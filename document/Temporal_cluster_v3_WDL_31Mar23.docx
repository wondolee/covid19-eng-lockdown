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 xml:space="preserve">People's mobility changed substantially in response to COVID-19 </w:t>
        </w:r>
        <w:proofErr w:type="gramStart"/>
        <w:r w:rsidRPr="00005E6E">
          <w:t>pandemic</w:t>
        </w:r>
        <w:proofErr w:type="gramEnd"/>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 xml:space="preserve">V-shaped trend in mobility shows sharp decline but gradual return over </w:t>
        </w:r>
        <w:proofErr w:type="gramStart"/>
        <w:r w:rsidRPr="00005E6E">
          <w:t>time</w:t>
        </w:r>
        <w:proofErr w:type="gramEnd"/>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t>
      </w:r>
      <w:proofErr w:type="gramStart"/>
      <w:r w:rsidR="00DD1B16" w:rsidRPr="00005E6E">
        <w:t>was</w:t>
      </w:r>
      <w:proofErr w:type="gramEnd"/>
      <w:r w:rsidR="00DD1B16" w:rsidRPr="00005E6E">
        <w:t xml:space="preserve">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 xml:space="preserve">working from home or </w:t>
        </w:r>
        <w:proofErr w:type="spellStart"/>
        <w:r w:rsidR="007B5830" w:rsidRPr="00005E6E">
          <w:t>homeschooling</w:t>
        </w:r>
      </w:ins>
      <w:proofErr w:type="spellEnd"/>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w:t>
        </w:r>
        <w:r w:rsidR="00C1521F" w:rsidRPr="00005E6E">
          <w:lastRenderedPageBreak/>
          <w:t>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proofErr w:type="gramStart"/>
      <w:r w:rsidR="00803625" w:rsidRPr="00005E6E">
        <w:t>ways</w:t>
      </w:r>
      <w:r w:rsidR="008E0F5A" w:rsidRPr="00005E6E">
        <w:t>;</w:t>
      </w:r>
      <w:proofErr w:type="gramEnd"/>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 xml:space="preserve">pandemic </w:t>
      </w:r>
      <w:proofErr w:type="gramStart"/>
      <w:r w:rsidR="002E1E2A" w:rsidRPr="00005E6E">
        <w:t>stages</w:t>
      </w:r>
      <w:r w:rsidR="00BE6299" w:rsidRPr="00005E6E">
        <w:t xml:space="preserve">, </w:t>
      </w:r>
      <w:r w:rsidR="002E1E2A" w:rsidRPr="00005E6E">
        <w:t>and</w:t>
      </w:r>
      <w:proofErr w:type="gramEnd"/>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lastRenderedPageBreak/>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xml:space="preserve">. This approach has been </w:t>
      </w:r>
      <w:r w:rsidR="00492C28" w:rsidRPr="00005E6E">
        <w:lastRenderedPageBreak/>
        <w:t>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5D3D9477"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EE77C4" w:rsidRPr="00005E6E">
        <w:t xml:space="preserve">Table </w:t>
      </w:r>
      <w:r w:rsidR="00EE77C4">
        <w:t>3</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w:t>
      </w:r>
      <w:proofErr w:type="gramStart"/>
      <w:r w:rsidR="00210A31" w:rsidRPr="00005E6E">
        <w:t>in a given</w:t>
      </w:r>
      <w:proofErr w:type="gramEnd"/>
      <w:r w:rsidR="00210A31" w:rsidRPr="00005E6E">
        <w:t xml:space="preserve">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w:t>
      </w:r>
      <w:proofErr w:type="gramStart"/>
      <w:r w:rsidR="003E75A8" w:rsidRPr="00005E6E">
        <w:t xml:space="preserve">In order </w:t>
      </w:r>
      <w:r w:rsidR="009A03FF" w:rsidRPr="00005E6E">
        <w:t>to</w:t>
      </w:r>
      <w:proofErr w:type="gramEnd"/>
      <w:r w:rsidR="009A03FF" w:rsidRPr="00005E6E">
        <w:t xml:space="preserve">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 xml:space="preserve">the validation of </w:t>
      </w:r>
      <w:r w:rsidR="00D462A8" w:rsidRPr="00005E6E">
        <w:lastRenderedPageBreak/>
        <w:t>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w:t>
      </w:r>
      <w:proofErr w:type="gramStart"/>
      <w:r w:rsidR="00D22631" w:rsidRPr="00005E6E">
        <w:t>i.e.</w:t>
      </w:r>
      <w:proofErr w:type="gramEnd"/>
      <w:r w:rsidR="00D22631" w:rsidRPr="00005E6E">
        <w:t xml:space="preserv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t>Classification model</w:t>
      </w:r>
    </w:p>
    <w:p w14:paraId="10FCF0DB" w14:textId="543F7DB0" w:rsidR="00A30556" w:rsidRPr="00005E6E" w:rsidRDefault="00A30556" w:rsidP="000F3486">
      <w:r w:rsidRPr="00005E6E">
        <w:t xml:space="preserve">A penalised regression model is </w:t>
      </w:r>
      <w:proofErr w:type="gramStart"/>
      <w:r w:rsidRPr="00005E6E">
        <w:t>similar to</w:t>
      </w:r>
      <w:proofErr w:type="gramEnd"/>
      <w:r w:rsidRPr="00005E6E">
        <w:t xml:space="preserve">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 xml:space="preserve">he penalised likelihood function is given </w:t>
      </w:r>
      <w:proofErr w:type="gramStart"/>
      <w:r w:rsidR="00DA6750" w:rsidRPr="00005E6E">
        <w:t>by</w:t>
      </w:r>
      <w:proofErr w:type="gramEnd"/>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1 regularisation te</w:t>
      </w:r>
      <w:proofErr w:type="spellStart"/>
      <w:r w:rsidR="007A3FD8" w:rsidRPr="00005E6E">
        <w:t>chnique</w:t>
      </w:r>
      <w:proofErr w:type="spellEnd"/>
      <w:r w:rsidR="007A3FD8" w:rsidRPr="00005E6E">
        <w:t xml:space="preserv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proofErr w:type="gramStart"/>
      <w:r w:rsidR="00BC1D8E" w:rsidRPr="00005E6E">
        <w:t>)</w:t>
      </w:r>
      <w:r w:rsidR="00BB31E2" w:rsidRPr="00005E6E">
        <w:t xml:space="preserve">, </w:t>
      </w:r>
      <w:r w:rsidR="00F81C99" w:rsidRPr="00005E6E">
        <w:t>and</w:t>
      </w:r>
      <w:proofErr w:type="gramEnd"/>
      <w:r w:rsidR="00F81C99" w:rsidRPr="00005E6E">
        <w:t xml:space="preserve">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w:t>
      </w:r>
      <w:proofErr w:type="gramStart"/>
      <w:r w:rsidR="00EB6C2E" w:rsidRPr="00005E6E">
        <w:t>by</w:t>
      </w:r>
      <w:proofErr w:type="gramEnd"/>
      <w:r w:rsidR="00EB6C2E" w:rsidRPr="00005E6E">
        <w:t xml:space="preserve">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59711787"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other studies</w:t>
      </w:r>
      <w:r w:rsidR="00EE77C4" w:rsidRPr="00EE77C4">
        <w:rPr>
          <w:rFonts w:hint="eastAsia"/>
        </w:rPr>
        <w:t>.</w:t>
      </w:r>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25"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26" w:author="Won Do Lee" w:date="2023-01-17T22:27:00Z">
        <w:r w:rsidR="00A93152" w:rsidRPr="00005E6E">
          <w:t>ned</w:t>
        </w:r>
      </w:ins>
      <w:r w:rsidR="00DB19F8" w:rsidRPr="00005E6E">
        <w:t xml:space="preserve"> the mass </w:t>
      </w:r>
      <w:r w:rsidR="00DB19F8" w:rsidRPr="00005E6E">
        <w:lastRenderedPageBreak/>
        <w:t>gatherings and all unnecessary social contact</w:t>
      </w:r>
      <w:del w:id="527"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28"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29"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30" w:author="Won Do Lee" w:date="2023-01-17T22:27:00Z">
        <w:r w:rsidR="00A93152" w:rsidRPr="00005E6E">
          <w:t xml:space="preserve">mobility levels gradually </w:t>
        </w:r>
      </w:ins>
      <w:ins w:id="531" w:author="Won Do Lee" w:date="2023-01-17T22:30:00Z">
        <w:r w:rsidR="00A93152" w:rsidRPr="00005E6E">
          <w:t>return</w:t>
        </w:r>
      </w:ins>
      <w:ins w:id="532" w:author="Won Do Lee" w:date="2023-01-17T22:29:00Z">
        <w:r w:rsidR="00A93152" w:rsidRPr="00005E6E">
          <w:t xml:space="preserve"> to normal</w:t>
        </w:r>
      </w:ins>
      <w:ins w:id="533" w:author="Won Do Lee" w:date="2023-01-17T22:30:00Z">
        <w:r w:rsidR="00A93152" w:rsidRPr="00005E6E">
          <w:t>,</w:t>
        </w:r>
      </w:ins>
      <w:ins w:id="534"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35" w:author="Won Do Lee" w:date="2023-01-17T22:31:00Z">
        <w:r w:rsidR="00FC2C57" w:rsidRPr="00005E6E" w:rsidDel="00A93152">
          <w:delText xml:space="preserve">has </w:delText>
        </w:r>
      </w:del>
      <w:ins w:id="536" w:author="Won Do Lee" w:date="2023-01-17T22:31:00Z">
        <w:r w:rsidR="00A93152" w:rsidRPr="00005E6E">
          <w:t>ha</w:t>
        </w:r>
      </w:ins>
      <w:ins w:id="537" w:author="Won Do Lee" w:date="2023-01-17T22:32:00Z">
        <w:r w:rsidR="00A93152" w:rsidRPr="00005E6E">
          <w:t>s</w:t>
        </w:r>
      </w:ins>
      <w:ins w:id="538" w:author="Won Do Lee" w:date="2023-01-17T22:31:00Z">
        <w:r w:rsidR="00A93152" w:rsidRPr="00005E6E">
          <w:t xml:space="preserve"> changed people’s mobility</w:t>
        </w:r>
      </w:ins>
      <w:del w:id="539" w:author="Won Do Lee" w:date="2023-01-17T22:30:00Z">
        <w:r w:rsidR="00FC2C57" w:rsidRPr="00005E6E" w:rsidDel="00A93152">
          <w:delText xml:space="preserve">certainly </w:delText>
        </w:r>
      </w:del>
      <w:del w:id="540"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41" w:author="Won Do Lee" w:date="2023-01-17T22:30:00Z">
        <w:r w:rsidR="002F31D1" w:rsidRPr="00005E6E" w:rsidDel="00A93152">
          <w:delText xml:space="preserve">in the </w:delText>
        </w:r>
      </w:del>
      <w:del w:id="542"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43"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44" w:author="Won Do Lee" w:date="2023-01-17T22:32:00Z">
        <w:r w:rsidR="00A93152" w:rsidRPr="00005E6E">
          <w:t xml:space="preserve">assess the </w:t>
        </w:r>
      </w:ins>
      <w:ins w:id="545" w:author="Won Do Lee" w:date="2023-01-19T23:16:00Z">
        <w:r w:rsidR="00C025AD" w:rsidRPr="00005E6E">
          <w:t xml:space="preserve">effectiveness </w:t>
        </w:r>
      </w:ins>
      <w:ins w:id="546" w:author="Won Do Lee" w:date="2023-01-17T22:32:00Z">
        <w:r w:rsidR="00A93152" w:rsidRPr="00005E6E">
          <w:t xml:space="preserve">of implemented policies </w:t>
        </w:r>
      </w:ins>
      <w:ins w:id="547" w:author="Won Do Lee" w:date="2023-01-17T22:33:00Z">
        <w:r w:rsidR="00A93152" w:rsidRPr="00005E6E">
          <w:t xml:space="preserve">in </w:t>
        </w:r>
      </w:ins>
      <w:ins w:id="548"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49" w:author="Won Do Lee" w:date="2023-01-13T00:06:00Z">
        <w:r w:rsidR="00110D6E" w:rsidRPr="00005E6E" w:rsidDel="006A48DE">
          <w:delText xml:space="preserve">the </w:delText>
        </w:r>
      </w:del>
      <w:ins w:id="550" w:author="Won Do Lee" w:date="2023-01-13T00:05:00Z">
        <w:r w:rsidR="006A48DE" w:rsidRPr="00005E6E">
          <w:t xml:space="preserve">trajectories of </w:t>
        </w:r>
      </w:ins>
      <w:del w:id="551" w:author="Won Do Lee" w:date="2023-01-13T00:06:00Z">
        <w:r w:rsidR="006E47F9" w:rsidRPr="00005E6E" w:rsidDel="006A48DE">
          <w:delText>evolution of mobility levels</w:delText>
        </w:r>
      </w:del>
      <w:ins w:id="552" w:author="Won Do Lee" w:date="2023-01-13T00:06:00Z">
        <w:r w:rsidR="006A48DE" w:rsidRPr="00005E6E">
          <w:t xml:space="preserve">mobility </w:t>
        </w:r>
      </w:ins>
      <w:ins w:id="553" w:author="Won Do Lee" w:date="2023-01-17T22:33:00Z">
        <w:r w:rsidR="00A93152" w:rsidRPr="00005E6E">
          <w:t xml:space="preserve">that </w:t>
        </w:r>
      </w:ins>
      <w:del w:id="554"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55" w:name="OLE_LINK3"/>
      <w:r w:rsidR="00E10B0B" w:rsidRPr="00005E6E">
        <w:t>strongly depend on</w:t>
      </w:r>
      <w:r w:rsidR="004E6D07" w:rsidRPr="00005E6E">
        <w:t xml:space="preserve"> </w:t>
      </w:r>
      <w:bookmarkEnd w:id="555"/>
      <w:del w:id="556" w:author="Won Do Lee" w:date="2023-01-17T22:33:00Z">
        <w:r w:rsidR="00A73534" w:rsidRPr="00005E6E" w:rsidDel="00A93152">
          <w:delText xml:space="preserve">the </w:delText>
        </w:r>
      </w:del>
      <w:r w:rsidR="000A52A3" w:rsidRPr="00005E6E">
        <w:t xml:space="preserve">socioeconomic </w:t>
      </w:r>
      <w:del w:id="557" w:author="Won Do Lee" w:date="2023-01-19T23:20:00Z">
        <w:r w:rsidR="000A52A3" w:rsidRPr="00005E6E" w:rsidDel="001E7E1F">
          <w:delText>and demographic factors</w:delText>
        </w:r>
      </w:del>
      <w:ins w:id="558" w:author="Won Do Lee" w:date="2023-01-19T23:20:00Z">
        <w:r w:rsidR="001E7E1F" w:rsidRPr="00005E6E">
          <w:t>ch</w:t>
        </w:r>
      </w:ins>
      <w:ins w:id="559" w:author="Won Do Lee" w:date="2023-01-19T23:22:00Z">
        <w:r w:rsidR="001E7E1F" w:rsidRPr="00005E6E">
          <w:t>a</w:t>
        </w:r>
      </w:ins>
      <w:ins w:id="560"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4912A213" w:rsidR="00027C49" w:rsidRPr="00005E6E" w:rsidRDefault="00FE3D1A" w:rsidP="000F3486">
      <w:pPr>
        <w:pStyle w:val="Caption"/>
      </w:pPr>
      <w:bookmarkStart w:id="561" w:name="_Ref80970016"/>
      <w:r w:rsidRPr="00005E6E">
        <w:t xml:space="preserve">Figure </w:t>
      </w:r>
      <w:fldSimple w:instr=" SEQ Figure \* ARABIC ">
        <w:r w:rsidR="00DB30E5" w:rsidRPr="00005E6E">
          <w:t>1</w:t>
        </w:r>
      </w:fldSimple>
      <w:bookmarkEnd w:id="561"/>
      <w:r w:rsidR="007D764E" w:rsidRPr="00005E6E">
        <w:t xml:space="preserve">. </w:t>
      </w:r>
      <w:ins w:id="562" w:author="Won Do Lee" w:date="2023-01-13T00:10:00Z">
        <w:r w:rsidR="006A48DE" w:rsidRPr="00005E6E">
          <w:t xml:space="preserve">Changes in </w:t>
        </w:r>
      </w:ins>
      <w:ins w:id="563" w:author="Won Do Lee" w:date="2023-01-17T21:41:00Z">
        <w:r w:rsidR="003A4303" w:rsidRPr="00005E6E">
          <w:t>(</w:t>
        </w:r>
      </w:ins>
      <w:ins w:id="564" w:author="Won Do Lee" w:date="2023-01-13T00:10:00Z">
        <w:r w:rsidR="006A48DE" w:rsidRPr="00005E6E">
          <w:t>the average levels of</w:t>
        </w:r>
      </w:ins>
      <w:ins w:id="565" w:author="Won Do Lee" w:date="2023-01-17T21:41:00Z">
        <w:r w:rsidR="003A4303" w:rsidRPr="00005E6E">
          <w:t>)</w:t>
        </w:r>
      </w:ins>
      <w:ins w:id="566" w:author="Won Do Lee" w:date="2023-01-13T00:10:00Z">
        <w:r w:rsidR="006A48DE" w:rsidRPr="00005E6E">
          <w:t xml:space="preserve"> </w:t>
        </w:r>
      </w:ins>
      <w:del w:id="567"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68" w:author="Won Do Lee" w:date="2023-01-13T00:07:00Z">
        <w:r w:rsidR="007D764E" w:rsidRPr="00005E6E" w:rsidDel="006A48DE">
          <w:delText xml:space="preserve">levels </w:delText>
        </w:r>
      </w:del>
      <w:del w:id="569" w:author="Won Do Lee" w:date="2023-01-13T00:08:00Z">
        <w:r w:rsidR="008B54EA" w:rsidRPr="00005E6E" w:rsidDel="006A48DE">
          <w:delText xml:space="preserve">over time </w:delText>
        </w:r>
        <w:r w:rsidR="007D764E" w:rsidRPr="00005E6E" w:rsidDel="006A48DE">
          <w:delText>in England.</w:delText>
        </w:r>
      </w:del>
      <w:ins w:id="570" w:author="Won Do Lee" w:date="2023-01-13T00:10:00Z">
        <w:r w:rsidR="006A48DE" w:rsidRPr="00005E6E">
          <w:t>m</w:t>
        </w:r>
      </w:ins>
      <w:ins w:id="571" w:author="Won Do Lee" w:date="2023-01-13T00:08:00Z">
        <w:r w:rsidR="006A48DE" w:rsidRPr="00005E6E">
          <w:t>obility</w:t>
        </w:r>
      </w:ins>
      <w:ins w:id="572" w:author="Won Do Lee" w:date="2023-01-13T00:10:00Z">
        <w:r w:rsidR="006A48DE" w:rsidRPr="00005E6E">
          <w:t xml:space="preserve"> across England</w:t>
        </w:r>
      </w:ins>
      <w:ins w:id="573" w:author="Won Do Lee" w:date="2023-01-13T00:08:00Z">
        <w:r w:rsidR="006A48DE" w:rsidRPr="00005E6E">
          <w:t xml:space="preserve"> in </w:t>
        </w:r>
      </w:ins>
      <w:ins w:id="574"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75" w:author="Won Do Lee" w:date="2023-01-13T00:11:00Z">
        <w:r w:rsidR="006A48DE" w:rsidRPr="00005E6E">
          <w:rPr>
            <w:sz w:val="20"/>
            <w:szCs w:val="20"/>
          </w:rPr>
          <w:t xml:space="preserve">the </w:t>
        </w:r>
      </w:ins>
      <w:del w:id="576" w:author="Won Do Lee" w:date="2023-01-13T00:11:00Z">
        <w:r w:rsidR="00D119EB" w:rsidRPr="00005E6E" w:rsidDel="006A48DE">
          <w:rPr>
            <w:sz w:val="20"/>
            <w:szCs w:val="20"/>
          </w:rPr>
          <w:delText xml:space="preserve">temporal </w:delText>
        </w:r>
      </w:del>
      <w:r w:rsidR="00D119EB" w:rsidRPr="00005E6E">
        <w:rPr>
          <w:sz w:val="20"/>
          <w:szCs w:val="20"/>
        </w:rPr>
        <w:t>trend</w:t>
      </w:r>
      <w:ins w:id="577" w:author="Won Do Lee" w:date="2023-01-13T00:11:00Z">
        <w:r w:rsidR="006A48DE" w:rsidRPr="00005E6E">
          <w:rPr>
            <w:sz w:val="20"/>
            <w:szCs w:val="20"/>
          </w:rPr>
          <w:t xml:space="preserve"> </w:t>
        </w:r>
      </w:ins>
      <w:ins w:id="578" w:author="Won Do Lee" w:date="2023-01-17T22:33:00Z">
        <w:r w:rsidR="00A93152" w:rsidRPr="00005E6E">
          <w:rPr>
            <w:sz w:val="20"/>
            <w:szCs w:val="20"/>
          </w:rPr>
          <w:t>in mobility</w:t>
        </w:r>
      </w:ins>
      <w:ins w:id="579" w:author="Won Do Lee" w:date="2023-01-13T00:11:00Z">
        <w:r w:rsidR="006A48DE" w:rsidRPr="00005E6E">
          <w:rPr>
            <w:sz w:val="20"/>
            <w:szCs w:val="20"/>
          </w:rPr>
          <w:t xml:space="preserve"> over time</w:t>
        </w:r>
      </w:ins>
      <w:r w:rsidR="00D119EB" w:rsidRPr="00005E6E">
        <w:rPr>
          <w:sz w:val="20"/>
          <w:szCs w:val="20"/>
        </w:rPr>
        <w:t xml:space="preserve"> </w:t>
      </w:r>
      <w:ins w:id="580"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81"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82"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83" w:author="Won Do Lee" w:date="2023-01-13T00:06:00Z">
        <w:r w:rsidR="006A48DE" w:rsidRPr="00005E6E">
          <w:t xml:space="preserve">Trajectories of mobility </w:t>
        </w:r>
      </w:ins>
      <w:del w:id="584" w:author="Won Do Lee" w:date="2023-01-13T00:19:00Z">
        <w:r w:rsidR="00AC3844" w:rsidRPr="00005E6E" w:rsidDel="00FC3526">
          <w:delText xml:space="preserve"> </w:delText>
        </w:r>
      </w:del>
      <w:del w:id="585" w:author="Won Do Lee" w:date="2023-01-17T21:42:00Z">
        <w:r w:rsidR="00D03F18" w:rsidRPr="00005E6E" w:rsidDel="003A4303">
          <w:delText>during lockdown</w:delText>
        </w:r>
      </w:del>
      <w:ins w:id="586" w:author="Won Do Lee" w:date="2023-01-17T21:42:00Z">
        <w:r w:rsidR="003A4303" w:rsidRPr="00005E6E">
          <w:t>in lockdown phases</w:t>
        </w:r>
      </w:ins>
    </w:p>
    <w:p w14:paraId="22ED0674" w14:textId="000D2740" w:rsidR="004C6564" w:rsidRPr="00005E6E" w:rsidRDefault="00B66688" w:rsidP="000F3486">
      <w:del w:id="587" w:author="Won Do Lee" w:date="2023-01-17T21:45:00Z">
        <w:r w:rsidRPr="00005E6E" w:rsidDel="003A4303">
          <w:rPr>
            <w:rFonts w:eastAsia="맑은 고딕"/>
          </w:rPr>
          <w:delText xml:space="preserve">Time-series clustering analysis </w:delText>
        </w:r>
      </w:del>
      <w:ins w:id="588"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589" w:author="Won Do Lee" w:date="2023-01-17T21:45:00Z">
        <w:r w:rsidR="00616230" w:rsidRPr="00005E6E" w:rsidDel="003A4303">
          <w:rPr>
            <w:rFonts w:eastAsia="맑은 고딕"/>
          </w:rPr>
          <w:delText xml:space="preserve">was </w:delText>
        </w:r>
      </w:del>
      <w:del w:id="590" w:author="Won Do Lee" w:date="2023-01-13T00:19:00Z">
        <w:r w:rsidR="00033EB4" w:rsidRPr="00005E6E" w:rsidDel="00FC3526">
          <w:rPr>
            <w:rFonts w:eastAsia="맑은 고딕"/>
          </w:rPr>
          <w:delText xml:space="preserve">suggested </w:delText>
        </w:r>
      </w:del>
      <w:del w:id="591"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592" w:author="Won Do Lee" w:date="2023-01-17T21:45:00Z">
        <w:r w:rsidR="003A4303" w:rsidRPr="00005E6E">
          <w:rPr>
            <w:rFonts w:eastAsia="맑은 고딕"/>
          </w:rPr>
          <w:t>has been identified by employing time-series clustering analysis</w:t>
        </w:r>
      </w:ins>
      <w:ins w:id="593" w:author="Won Do Lee" w:date="2023-01-17T21:46:00Z">
        <w:r w:rsidR="003A4303" w:rsidRPr="00005E6E">
          <w:rPr>
            <w:rFonts w:eastAsia="맑은 고딕"/>
          </w:rPr>
          <w:t>.</w:t>
        </w:r>
      </w:ins>
      <w:ins w:id="594"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595" w:author="Won Do Lee" w:date="2023-01-17T22:34:00Z">
        <w:r w:rsidR="00A93152" w:rsidRPr="00005E6E">
          <w:rPr>
            <w:rFonts w:eastAsia="맑은 고딕"/>
          </w:rPr>
          <w:t>us</w:t>
        </w:r>
      </w:ins>
      <w:ins w:id="596" w:author="Won Do Lee" w:date="2023-01-17T21:48:00Z">
        <w:r w:rsidR="003A4303" w:rsidRPr="00005E6E">
          <w:rPr>
            <w:rFonts w:eastAsia="맑은 고딕"/>
          </w:rPr>
          <w:t>ing e</w:t>
        </w:r>
      </w:ins>
      <w:del w:id="597"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598" w:author="Won Do Lee" w:date="2023-01-17T21:46:00Z">
        <w:r w:rsidR="00EF0E3B" w:rsidRPr="00005E6E" w:rsidDel="003A4303">
          <w:rPr>
            <w:rFonts w:eastAsia="맑은 고딕"/>
          </w:rPr>
          <w:delText>.</w:delText>
        </w:r>
      </w:del>
      <w:ins w:id="599" w:author="Won Do Lee" w:date="2023-01-17T21:46:00Z">
        <w:r w:rsidR="003A4303" w:rsidRPr="00005E6E">
          <w:rPr>
            <w:rFonts w:eastAsia="맑은 고딕"/>
          </w:rPr>
          <w:t>ight agglomerative hierarchical clustering algorithms</w:t>
        </w:r>
      </w:ins>
      <w:ins w:id="600" w:author="Won Do Lee" w:date="2023-01-17T21:47:00Z">
        <w:r w:rsidR="003A4303" w:rsidRPr="00005E6E">
          <w:rPr>
            <w:rStyle w:val="FootnoteReference"/>
          </w:rPr>
          <w:footnoteReference w:id="8"/>
        </w:r>
      </w:ins>
      <w:del w:id="601" w:author="Won Do Lee" w:date="2023-01-17T21:48:00Z">
        <w:r w:rsidR="00EF0E3B" w:rsidRPr="00005E6E" w:rsidDel="003A4303">
          <w:rPr>
            <w:rFonts w:eastAsia="맑은 고딕"/>
          </w:rPr>
          <w:delText xml:space="preserve"> </w:delText>
        </w:r>
      </w:del>
      <w:del w:id="602"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03" w:author="Won Do Lee" w:date="2023-01-17T21:46:00Z">
        <w:r w:rsidR="00FA79FA" w:rsidRPr="00005E6E" w:rsidDel="003A4303">
          <w:rPr>
            <w:rFonts w:eastAsia="맑은 고딕"/>
          </w:rPr>
          <w:delText xml:space="preserve">tested </w:delText>
        </w:r>
      </w:del>
      <w:del w:id="604"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05"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06"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08" w:author="Won Do Lee" w:date="2023-01-17T22:34:00Z">
        <w:r w:rsidR="007066B2" w:rsidRPr="00005E6E" w:rsidDel="00A93152">
          <w:rPr>
            <w:rFonts w:eastAsia="맑은 고딕"/>
          </w:rPr>
          <w:delText xml:space="preserve">have </w:delText>
        </w:r>
      </w:del>
      <w:ins w:id="609" w:author="Won Do Lee" w:date="2023-01-17T22:34:00Z">
        <w:r w:rsidR="00A93152" w:rsidRPr="00005E6E">
          <w:rPr>
            <w:rFonts w:eastAsia="맑은 고딕"/>
          </w:rPr>
          <w:t xml:space="preserve">has </w:t>
        </w:r>
      </w:ins>
      <w:r w:rsidR="00FA79FA" w:rsidRPr="00005E6E">
        <w:rPr>
          <w:rFonts w:eastAsia="맑은 고딕"/>
        </w:rPr>
        <w:lastRenderedPageBreak/>
        <w:t xml:space="preserve">been </w:t>
      </w:r>
      <w:ins w:id="610" w:author="Won Do Lee" w:date="2023-01-17T21:48:00Z">
        <w:r w:rsidR="003A4303" w:rsidRPr="00005E6E">
          <w:rPr>
            <w:rFonts w:eastAsia="맑은 고딕"/>
          </w:rPr>
          <w:t xml:space="preserve">selected </w:t>
        </w:r>
      </w:ins>
      <w:del w:id="611"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12" w:author="Won Do Lee" w:date="2023-01-17T21:48:00Z">
        <w:r w:rsidR="003A4303" w:rsidRPr="00005E6E">
          <w:rPr>
            <w:rFonts w:eastAsia="맑은 고딕"/>
          </w:rPr>
          <w:t xml:space="preserve">levels of performance, i.e., </w:t>
        </w:r>
      </w:ins>
      <w:del w:id="613"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14"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15"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16"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Caption"/>
      </w:pPr>
      <w:bookmarkStart w:id="617" w:name="_Ref80806617"/>
      <w:bookmarkStart w:id="618" w:name="_Ref80806614"/>
      <w:r w:rsidRPr="00005E6E">
        <w:t xml:space="preserve">Figure </w:t>
      </w:r>
      <w:fldSimple w:instr=" SEQ Figure \* ARABIC ">
        <w:r w:rsidR="00DB30E5" w:rsidRPr="00005E6E">
          <w:t>2</w:t>
        </w:r>
      </w:fldSimple>
      <w:bookmarkEnd w:id="617"/>
      <w:r w:rsidRPr="00005E6E">
        <w:t xml:space="preserve">. </w:t>
      </w:r>
      <w:r w:rsidR="00766098" w:rsidRPr="00005E6E">
        <w:t>Variation</w:t>
      </w:r>
      <w:ins w:id="619"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18"/>
      <w:r w:rsidRPr="00005E6E">
        <w:t xml:space="preserve"> </w:t>
      </w:r>
    </w:p>
    <w:p w14:paraId="1355C5CC" w14:textId="77777777" w:rsidR="008B7BF7" w:rsidRPr="00005E6E" w:rsidRDefault="008B7BF7" w:rsidP="000F3486"/>
    <w:p w14:paraId="1809C842" w14:textId="275AA8F1"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20"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21" w:author="Won Do Lee" w:date="2023-01-19T23:17:00Z">
        <w:r w:rsidR="00C025AD" w:rsidRPr="00005E6E">
          <w:t xml:space="preserve"> trajectories</w:t>
        </w:r>
      </w:ins>
      <w:r w:rsidR="005C10ED" w:rsidRPr="00005E6E">
        <w:t xml:space="preserve"> </w:t>
      </w:r>
      <w:ins w:id="622" w:author="Won Do Lee" w:date="2023-01-19T23:17:00Z">
        <w:r w:rsidR="00C025AD" w:rsidRPr="00005E6E">
          <w:t xml:space="preserve">of mobility </w:t>
        </w:r>
      </w:ins>
      <w:del w:id="623" w:author="Won Do Lee" w:date="2023-01-19T23:16:00Z">
        <w:r w:rsidR="005C10ED" w:rsidRPr="00005E6E" w:rsidDel="00C025AD">
          <w:delText>reduction</w:delText>
        </w:r>
        <w:r w:rsidR="007C556F" w:rsidRPr="00005E6E" w:rsidDel="00C025AD">
          <w:delText xml:space="preserve"> </w:delText>
        </w:r>
      </w:del>
      <w:del w:id="624" w:author="Won Do Lee" w:date="2023-01-19T23:17:00Z">
        <w:r w:rsidR="00DF3537" w:rsidRPr="00005E6E" w:rsidDel="00C025AD">
          <w:delText>under</w:delText>
        </w:r>
        <w:r w:rsidR="000C1A3D" w:rsidRPr="00005E6E" w:rsidDel="00C025AD">
          <w:delText xml:space="preserve"> the lockdow</w:delText>
        </w:r>
      </w:del>
      <w:ins w:id="625" w:author="Won Do Lee" w:date="2023-01-19T23:17:00Z">
        <w:r w:rsidR="00C025AD" w:rsidRPr="00005E6E">
          <w:t>in lockdown phase</w:t>
        </w:r>
      </w:ins>
      <w:del w:id="626" w:author="Won Do Lee" w:date="2023-01-19T23:17:00Z">
        <w:r w:rsidR="000C1A3D" w:rsidRPr="00005E6E" w:rsidDel="00C025AD">
          <w:delText>n</w:delText>
        </w:r>
      </w:del>
      <w:r w:rsidR="000C1A3D" w:rsidRPr="00005E6E">
        <w:t>.</w:t>
      </w:r>
      <w:del w:id="627" w:author="Won Do Lee" w:date="2023-01-19T23:17:00Z">
        <w:r w:rsidR="000C1A3D" w:rsidRPr="00005E6E" w:rsidDel="00C025AD">
          <w:delText xml:space="preserve"> </w:delText>
        </w:r>
      </w:del>
      <w:del w:id="628"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29" w:author="Won Do Lee" w:date="2023-01-19T23:17:00Z">
        <w:r w:rsidR="00C025AD" w:rsidRPr="00005E6E">
          <w:t xml:space="preserve"> It was </w:t>
        </w:r>
      </w:ins>
      <w:del w:id="630" w:author="Won Do Lee" w:date="2023-01-13T00:21:00Z">
        <w:r w:rsidR="005C10ED" w:rsidRPr="00005E6E" w:rsidDel="00FC3526">
          <w:delText xml:space="preserve"> </w:delText>
        </w:r>
      </w:del>
      <w:del w:id="631" w:author="Won Do Lee" w:date="2023-01-19T23:17:00Z">
        <w:r w:rsidR="005C10ED" w:rsidRPr="00005E6E" w:rsidDel="00C025AD">
          <w:delText>during lockdown</w:delText>
        </w:r>
        <w:r w:rsidR="00AF0FD1" w:rsidRPr="00005E6E" w:rsidDel="00C025AD">
          <w:delText xml:space="preserve"> </w:delText>
        </w:r>
      </w:del>
      <w:bookmarkStart w:id="632" w:name="OLE_LINK2"/>
      <w:del w:id="633"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32"/>
      <w:r w:rsidR="00FD4FA6" w:rsidRPr="00005E6E">
        <w:t>in the timestamps</w:t>
      </w:r>
      <w:r w:rsidR="000C62EC" w:rsidRPr="00005E6E">
        <w:t xml:space="preserve"> </w:t>
      </w:r>
      <w:r w:rsidR="005B2678" w:rsidRPr="00005E6E">
        <w:t xml:space="preserve">of </w:t>
      </w:r>
      <w:commentRangeStart w:id="634"/>
      <w:r w:rsidR="005B2678" w:rsidRPr="00005E6E">
        <w:t>generated</w:t>
      </w:r>
      <w:r w:rsidR="000C62EC" w:rsidRPr="00005E6E">
        <w:t xml:space="preserve"> clusters</w:t>
      </w:r>
      <w:r w:rsidR="00D62420" w:rsidRPr="00005E6E">
        <w:t xml:space="preserve"> </w:t>
      </w:r>
      <w:commentRangeEnd w:id="634"/>
      <w:r w:rsidR="008E4BBE">
        <w:rPr>
          <w:rStyle w:val="CommentReference"/>
        </w:rPr>
        <w:commentReference w:id="634"/>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EE77C4" w:rsidRPr="00005E6E">
        <w:t xml:space="preserve">Table </w:t>
      </w:r>
      <w:r w:rsidR="00EE77C4">
        <w:t>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35"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13FBBA24"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36"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37"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38"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39"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w:t>
      </w:r>
      <w:r w:rsidR="006F3D9C">
        <w:rPr>
          <w:iCs/>
          <w:color w:val="000000"/>
        </w:rPr>
        <w:t>G4</w:t>
      </w:r>
      <w:r w:rsidR="008D7BBA" w:rsidRPr="00005E6E">
        <w:rPr>
          <w:iCs/>
          <w:color w:val="000000"/>
        </w:rPr>
        <w:t xml:space="preserve"> </w:t>
      </w:r>
      <w:r w:rsidR="00BF1233" w:rsidRPr="00005E6E">
        <w:rPr>
          <w:iCs/>
          <w:color w:val="000000"/>
        </w:rPr>
        <w:t xml:space="preserve">relative </w:t>
      </w:r>
      <w:r w:rsidR="008D7BBA" w:rsidRPr="00005E6E">
        <w:rPr>
          <w:iCs/>
          <w:color w:val="000000"/>
        </w:rPr>
        <w:t xml:space="preserve">to </w:t>
      </w:r>
      <w:r w:rsidR="006F3D9C">
        <w:rPr>
          <w:iCs/>
          <w:color w:val="000000"/>
        </w:rPr>
        <w:t>G1</w:t>
      </w:r>
      <w:r w:rsidR="008D7BBA" w:rsidRPr="00005E6E">
        <w:rPr>
          <w:iCs/>
          <w:color w:val="000000"/>
        </w:rPr>
        <w:t>.</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6F3D9C">
        <w:t>G4</w:t>
      </w:r>
      <w:r w:rsidR="00084437" w:rsidRPr="00005E6E">
        <w:t xml:space="preserve"> </w:t>
      </w:r>
      <w:r w:rsidR="00182C9E" w:rsidRPr="00005E6E">
        <w:t>ha</w:t>
      </w:r>
      <w:r w:rsidR="003E28A1" w:rsidRPr="00005E6E">
        <w:t>s</w:t>
      </w:r>
      <w:r w:rsidR="00182C9E" w:rsidRPr="00005E6E">
        <w:t xml:space="preserve"> shown</w:t>
      </w:r>
      <w:r w:rsidR="00084437" w:rsidRPr="00005E6E">
        <w:t xml:space="preserve"> the </w:t>
      </w:r>
      <w:r w:rsidR="00092717" w:rsidRPr="00005E6E">
        <w:lastRenderedPageBreak/>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40" w:author="Won Do Lee" w:date="2023-01-17T22:35:00Z">
        <w:r w:rsidR="0091676F" w:rsidRPr="00005E6E" w:rsidDel="00B97F5A">
          <w:delText xml:space="preserve">as </w:delText>
        </w:r>
      </w:del>
      <w:ins w:id="641"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w:t>
      </w:r>
      <w:r w:rsidR="006F3D9C">
        <w:t>G1</w:t>
      </w:r>
      <w:r w:rsidR="007D2D3E" w:rsidRPr="00005E6E">
        <w:t xml:space="preserve">. </w:t>
      </w:r>
    </w:p>
    <w:p w14:paraId="55DBEF88" w14:textId="5B8A8831"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42" w:author="Won Do Lee" w:date="2023-01-13T00:21:00Z">
        <w:r w:rsidR="00FC3526" w:rsidRPr="00005E6E">
          <w:t>group he</w:t>
        </w:r>
      </w:ins>
      <w:ins w:id="643" w:author="Won Do Lee" w:date="2023-01-13T00:22:00Z">
        <w:r w:rsidR="00FC3526" w:rsidRPr="00005E6E">
          <w:t xml:space="preserve">terogeneity in </w:t>
        </w:r>
      </w:ins>
      <w:del w:id="644"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45" w:author="Won Do Lee" w:date="2023-01-13T00:22:00Z">
        <w:r w:rsidR="00FD2B92" w:rsidRPr="00005E6E" w:rsidDel="00FC3526">
          <w:delText>reduction</w:delText>
        </w:r>
        <w:r w:rsidR="008E04E2" w:rsidRPr="00005E6E" w:rsidDel="00FC3526">
          <w:delText xml:space="preserve"> </w:delText>
        </w:r>
      </w:del>
      <w:ins w:id="646"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47"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48"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6F3D9C">
        <w:t>G1</w:t>
      </w:r>
      <w:r w:rsidR="005304B0" w:rsidRPr="00005E6E">
        <w:t xml:space="preserve">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EE77C4">
        <w:t xml:space="preserve"> </w:t>
      </w:r>
      <w:r w:rsidR="00EE77C4">
        <w:rPr>
          <w:rFonts w:hint="eastAsia"/>
        </w:rPr>
        <w:t>(see</w:t>
      </w:r>
      <w:r w:rsidR="00EE77C4">
        <w:t xml:space="preserve"> </w:t>
      </w:r>
      <w:r w:rsidR="00EE77C4">
        <w:fldChar w:fldCharType="begin"/>
      </w:r>
      <w:r w:rsidR="00EE77C4">
        <w:instrText xml:space="preserve"> REF _Ref131109280 \h  \* MERGEFORMAT </w:instrText>
      </w:r>
      <w:r w:rsidR="00EE77C4">
        <w:fldChar w:fldCharType="separate"/>
      </w:r>
      <w:r w:rsidR="00EE77C4">
        <w:t>Table 2</w:t>
      </w:r>
      <w:r w:rsidR="00EE77C4">
        <w:fldChar w:fldCharType="end"/>
      </w:r>
      <w:r w:rsidR="00EE77C4">
        <w:rPr>
          <w:rFonts w:hint="eastAsia"/>
        </w:rPr>
        <w:t>)</w:t>
      </w:r>
      <w:r w:rsidR="002B639E" w:rsidRPr="00005E6E">
        <w:t xml:space="preserve">. </w:t>
      </w:r>
      <w:r w:rsidR="00836D97" w:rsidRPr="00005E6E">
        <w:t>In</w:t>
      </w:r>
      <w:r w:rsidR="00015739" w:rsidRPr="00005E6E">
        <w:t xml:space="preserve"> contrast</w:t>
      </w:r>
      <w:r w:rsidR="00836D97" w:rsidRPr="00005E6E">
        <w:t xml:space="preserve">, </w:t>
      </w:r>
      <w:r w:rsidR="006F3D9C">
        <w:t>G4</w:t>
      </w:r>
      <w:r w:rsidR="00935C9D" w:rsidRPr="00005E6E">
        <w:t xml:space="preserve">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proofErr w:type="gramStart"/>
      <w:r w:rsidR="00F903EC" w:rsidRPr="00005E6E">
        <w:t>North West</w:t>
      </w:r>
      <w:proofErr w:type="gramEnd"/>
      <w:r w:rsidR="00AC2225" w:rsidRPr="00005E6E">
        <w:t xml:space="preserve"> and Yorkshire and The Humber</w:t>
      </w:r>
      <w:r w:rsidR="00C26FF1" w:rsidRPr="00005E6E">
        <w:t xml:space="preserve">. </w:t>
      </w:r>
      <w:r w:rsidR="00D93E73" w:rsidRPr="00005E6E">
        <w:t>In general</w:t>
      </w:r>
      <w:r w:rsidR="00EE77C4">
        <w:rPr>
          <w:rFonts w:hint="eastAsia"/>
        </w:rPr>
        <w:t>,</w:t>
      </w:r>
      <w:r w:rsidR="00C26FF1" w:rsidRPr="00005E6E">
        <w:t xml:space="preserve"> </w:t>
      </w:r>
      <w:r w:rsidR="006F3D9C">
        <w:t>G2</w:t>
      </w:r>
      <w:r w:rsidR="00C26FF1" w:rsidRPr="00005E6E">
        <w:t xml:space="preserve"> </w:t>
      </w:r>
      <w:r w:rsidR="00B4190C" w:rsidRPr="00005E6E">
        <w:t xml:space="preserve">(96 LTLAs) </w:t>
      </w:r>
      <w:r w:rsidR="00EE77C4">
        <w:rPr>
          <w:rFonts w:hint="eastAsia"/>
        </w:rPr>
        <w:t>and</w:t>
      </w:r>
      <w:r w:rsidR="00EE77C4">
        <w:t xml:space="preserve"> G3</w:t>
      </w:r>
      <w:r w:rsidR="00EE77C4" w:rsidRPr="00005E6E">
        <w:t xml:space="preserve"> (105 LTLAs) </w:t>
      </w:r>
      <w:r w:rsidR="00C26FF1" w:rsidRPr="00005E6E">
        <w:t>represent</w:t>
      </w:r>
      <w:del w:id="649" w:author="Won Do Lee" w:date="2023-01-17T22:35:00Z">
        <w:r w:rsidR="00C26FF1" w:rsidRPr="00005E6E" w:rsidDel="00B97F5A">
          <w:delText>s</w:delText>
        </w:r>
      </w:del>
      <w:r w:rsidR="00C26FF1" w:rsidRPr="00005E6E">
        <w:t xml:space="preserve"> </w:t>
      </w:r>
      <w:proofErr w:type="gramStart"/>
      <w:r w:rsidR="00A11B34" w:rsidRPr="00005E6E">
        <w:t xml:space="preserve">the </w:t>
      </w:r>
      <w:r w:rsidR="00C26FF1" w:rsidRPr="00005E6E">
        <w:t>majority of</w:t>
      </w:r>
      <w:proofErr w:type="gramEnd"/>
      <w:r w:rsidR="00C26FF1" w:rsidRPr="00005E6E">
        <w:t xml:space="preserve"> the clusters</w:t>
      </w:r>
      <w:r w:rsidR="00B4190C" w:rsidRPr="00005E6E">
        <w:t xml:space="preserve">. </w:t>
      </w:r>
      <w:r w:rsidR="006F3D9C">
        <w:t>G3</w:t>
      </w:r>
      <w:r w:rsidR="00B4190C" w:rsidRPr="00005E6E">
        <w:t xml:space="preserve"> </w:t>
      </w:r>
      <w:r w:rsidR="00A11B34" w:rsidRPr="00005E6E">
        <w:t>resembles</w:t>
      </w:r>
      <w:r w:rsidR="006E6B27" w:rsidRPr="00005E6E">
        <w:t xml:space="preserve"> </w:t>
      </w:r>
      <w:r w:rsidR="006F3D9C">
        <w:t>G4</w:t>
      </w:r>
      <w:r w:rsidR="00D93E73" w:rsidRPr="00005E6E">
        <w:t>, with</w:t>
      </w:r>
      <w:r w:rsidR="006E6B27" w:rsidRPr="00005E6E">
        <w:t xml:space="preserve"> </w:t>
      </w:r>
      <w:del w:id="650" w:author="Won Do Lee" w:date="2023-01-17T22:35:00Z">
        <w:r w:rsidR="00A11B34" w:rsidRPr="00005E6E" w:rsidDel="00B97F5A">
          <w:delText xml:space="preserve">the </w:delText>
        </w:r>
      </w:del>
      <w:r w:rsidR="006E6B27" w:rsidRPr="00005E6E">
        <w:t xml:space="preserve">abundant clinical capacity (hospitals) and allowed premises (parks) in </w:t>
      </w:r>
      <w:proofErr w:type="gramStart"/>
      <w:r w:rsidR="00F903EC" w:rsidRPr="00005E6E">
        <w:t>North West</w:t>
      </w:r>
      <w:proofErr w:type="gramEnd"/>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6F3D9C">
        <w:t>G2</w:t>
      </w:r>
      <w:r w:rsidR="00B4190C" w:rsidRPr="00005E6E">
        <w:t xml:space="preserve"> </w:t>
      </w:r>
      <w:r w:rsidR="00A733A9" w:rsidRPr="00005E6E">
        <w:t>is more h</w:t>
      </w:r>
      <w:r w:rsidR="0081114E" w:rsidRPr="00005E6E">
        <w:t xml:space="preserve">omogenous </w:t>
      </w:r>
      <w:r w:rsidR="00A733A9" w:rsidRPr="00005E6E">
        <w:t xml:space="preserve">to </w:t>
      </w:r>
      <w:r w:rsidR="006F3D9C">
        <w:t>G1</w:t>
      </w:r>
      <w:r w:rsidR="00A733A9" w:rsidRPr="00005E6E">
        <w:t xml:space="preserve">, </w:t>
      </w:r>
      <w:proofErr w:type="gramStart"/>
      <w:r w:rsidR="00D93E73" w:rsidRPr="00005E6E">
        <w:t xml:space="preserve">fairly </w:t>
      </w:r>
      <w:r w:rsidR="00A733A9" w:rsidRPr="00005E6E">
        <w:t>affluent</w:t>
      </w:r>
      <w:proofErr w:type="gramEnd"/>
      <w:r w:rsidR="0081114E" w:rsidRPr="00005E6E">
        <w:t xml:space="preserve"> local authorities in Outer London and Southern England</w:t>
      </w:r>
      <w:commentRangeStart w:id="651"/>
      <w:commentRangeEnd w:id="651"/>
      <w:r w:rsidR="0081114E" w:rsidRPr="00005E6E">
        <w:commentReference w:id="651"/>
      </w:r>
      <w:commentRangeStart w:id="652"/>
      <w:commentRangeEnd w:id="652"/>
      <w:r w:rsidR="0081114E" w:rsidRPr="00005E6E">
        <w:commentReference w:id="652"/>
      </w:r>
      <w:r w:rsidR="00A733A9" w:rsidRPr="00005E6E">
        <w:t xml:space="preserve">. Descriptive statistics </w:t>
      </w:r>
      <w:del w:id="653"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54" w:author="Won Do Lee" w:date="2023-01-19T23:21:00Z">
        <w:r w:rsidR="001E7E1F" w:rsidRPr="00005E6E">
          <w:t xml:space="preserve">showed </w:t>
        </w:r>
      </w:ins>
      <w:ins w:id="655" w:author="Won Do Lee" w:date="2023-01-19T23:22:00Z">
        <w:r w:rsidR="001E7E1F" w:rsidRPr="00005E6E">
          <w:t xml:space="preserve">that </w:t>
        </w:r>
      </w:ins>
      <w:del w:id="656"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57" w:author="Won Do Lee" w:date="2023-01-19T23:21:00Z">
        <w:r w:rsidR="001E7E1F" w:rsidRPr="00005E6E">
          <w:t>l</w:t>
        </w:r>
      </w:ins>
      <w:del w:id="658" w:author="Won Do Lee" w:date="2023-01-17T22:36:00Z">
        <w:r w:rsidR="00A733A9" w:rsidRPr="00005E6E" w:rsidDel="00B97F5A">
          <w:delText>or</w:delText>
        </w:r>
      </w:del>
      <w:ins w:id="659" w:author="Won Do Lee" w:date="2023-01-17T22:36:00Z">
        <w:r w:rsidR="00B97F5A" w:rsidRPr="00005E6E">
          <w:t xml:space="preserve">ocal socioeconomic </w:t>
        </w:r>
      </w:ins>
      <w:ins w:id="660" w:author="Won Do Lee" w:date="2023-01-19T23:21:00Z">
        <w:r w:rsidR="001E7E1F" w:rsidRPr="00005E6E">
          <w:t>characteristics</w:t>
        </w:r>
      </w:ins>
      <w:ins w:id="661" w:author="Won Do Lee" w:date="2023-01-19T23:20:00Z">
        <w:r w:rsidR="001E7E1F" w:rsidRPr="00005E6E">
          <w:t xml:space="preserve"> </w:t>
        </w:r>
      </w:ins>
      <w:ins w:id="662" w:author="Won Do Lee" w:date="2023-01-19T23:21:00Z">
        <w:r w:rsidR="001E7E1F" w:rsidRPr="00005E6E">
          <w:t>differed</w:t>
        </w:r>
      </w:ins>
      <w:ins w:id="663" w:author="Won Do Lee" w:date="2023-01-19T23:20:00Z">
        <w:r w:rsidR="001E7E1F" w:rsidRPr="00005E6E">
          <w:t xml:space="preserve"> </w:t>
        </w:r>
      </w:ins>
      <w:del w:id="664"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EE77C4" w:rsidRPr="00005E6E">
        <w:t xml:space="preserve">Table </w:t>
      </w:r>
      <w:r w:rsidR="00EE77C4">
        <w:t>3</w:t>
      </w:r>
      <w:r w:rsidR="006336B2" w:rsidRPr="00005E6E">
        <w:fldChar w:fldCharType="end"/>
      </w:r>
      <w:r w:rsidR="00A733A9" w:rsidRPr="00005E6E">
        <w:t>).</w:t>
      </w:r>
    </w:p>
    <w:p w14:paraId="38320C75" w14:textId="2DC17CFD"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65"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66"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ins w:id="667" w:author="Won Do Lee" w:date="2023-01-17T22:36:00Z">
        <w:r w:rsidR="00B97F5A" w:rsidRPr="00005E6E">
          <w:t xml:space="preserve">that </w:t>
        </w:r>
      </w:ins>
      <w:r w:rsidR="009B3839" w:rsidRPr="00005E6E">
        <w:t>the lowest mobility reduction before the lockdown</w:t>
      </w:r>
      <w:del w:id="668"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69"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05910915" w:rsidR="00AE40C9" w:rsidRPr="00005E6E" w:rsidRDefault="00AE40C9" w:rsidP="000F3486">
      <w:pPr>
        <w:pStyle w:val="Caption"/>
        <w:keepNext/>
      </w:pPr>
      <w:bookmarkStart w:id="670" w:name="_Ref81157865"/>
      <w:bookmarkStart w:id="671" w:name="_Ref81167577"/>
      <w:bookmarkStart w:id="672" w:name="_Hlk71705036"/>
      <w:r w:rsidRPr="00005E6E">
        <w:t xml:space="preserve">Table </w:t>
      </w:r>
      <w:fldSimple w:instr=" SEQ Table \* ARABIC ">
        <w:r w:rsidR="00EE77C4">
          <w:rPr>
            <w:noProof/>
          </w:rPr>
          <w:t>1</w:t>
        </w:r>
      </w:fldSimple>
      <w:bookmarkEnd w:id="670"/>
      <w:r w:rsidRPr="00005E6E">
        <w:t xml:space="preserve">. </w:t>
      </w:r>
      <w:bookmarkStart w:id="673" w:name="_Hlk125059417"/>
      <w:r w:rsidR="00730525" w:rsidRPr="00005E6E">
        <w:t xml:space="preserve">Characteristics </w:t>
      </w:r>
      <w:r w:rsidRPr="00005E6E">
        <w:t xml:space="preserve">of </w:t>
      </w:r>
      <w:r w:rsidR="00730525" w:rsidRPr="00005E6E">
        <w:t>change in mobility</w:t>
      </w:r>
      <w:del w:id="674" w:author="Won Do Lee" w:date="2023-01-19T22:22:00Z">
        <w:r w:rsidR="00730525" w:rsidRPr="00005E6E" w:rsidDel="002C7497">
          <w:delText xml:space="preserve"> levels</w:delText>
        </w:r>
      </w:del>
      <w:r w:rsidRPr="00005E6E">
        <w:t xml:space="preserve"> during lockdown by clusters</w:t>
      </w:r>
      <w:r w:rsidR="00B97F5A" w:rsidRPr="00005E6E">
        <w:t>.</w:t>
      </w:r>
      <w:bookmarkEnd w:id="671"/>
      <w:bookmarkEnd w:id="673"/>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72"/>
    </w:tbl>
    <w:p w14:paraId="2428A799" w14:textId="77777777" w:rsidR="00AA6C6F" w:rsidRPr="00005E6E" w:rsidRDefault="00AA6C6F" w:rsidP="000F3486"/>
    <w:p w14:paraId="2262F961" w14:textId="171A7628" w:rsidR="008B7BF7" w:rsidRPr="00005E6E" w:rsidRDefault="00A60868" w:rsidP="000F3486">
      <w:r>
        <w:rPr>
          <w:noProof/>
          <w:lang w:eastAsia="en-GB"/>
        </w:rPr>
        <w:lastRenderedPageBreak/>
        <w:drawing>
          <wp:inline distT="0" distB="0" distL="0" distR="0" wp14:anchorId="2C59ACD3" wp14:editId="32F5B481">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4A05C4F8" w14:textId="6E5CBC06" w:rsidR="008B7BF7" w:rsidRPr="00005E6E" w:rsidRDefault="008B7BF7" w:rsidP="000F3486">
      <w:pPr>
        <w:pStyle w:val="Caption"/>
      </w:pPr>
      <w:bookmarkStart w:id="675" w:name="_Ref81133981"/>
      <w:r w:rsidRPr="00005E6E">
        <w:t xml:space="preserve">Figure </w:t>
      </w:r>
      <w:fldSimple w:instr=" SEQ Figure \* ARABIC ">
        <w:r w:rsidR="00DB30E5" w:rsidRPr="00005E6E">
          <w:t>3</w:t>
        </w:r>
      </w:fldSimple>
      <w:bookmarkEnd w:id="675"/>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FD5B892" w:rsidR="00C915CC"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5169D5D" w14:textId="77777777" w:rsidR="00D16F7E" w:rsidRPr="00005E6E" w:rsidRDefault="00D16F7E" w:rsidP="000F3486">
      <w:pPr>
        <w:rPr>
          <w:sz w:val="20"/>
          <w:szCs w:val="20"/>
        </w:rPr>
      </w:pPr>
    </w:p>
    <w:p w14:paraId="76F52612" w14:textId="77777777" w:rsidR="003E14FC" w:rsidRPr="00005E6E" w:rsidRDefault="003E14FC" w:rsidP="000F3486">
      <w:pPr>
        <w:rPr>
          <w:sz w:val="20"/>
          <w:szCs w:val="20"/>
        </w:rPr>
      </w:pPr>
    </w:p>
    <w:p w14:paraId="07BA7E76" w14:textId="17531F22" w:rsidR="008B7BF7" w:rsidRPr="00005E6E" w:rsidRDefault="00A60868" w:rsidP="000F3486">
      <w:pPr>
        <w:pStyle w:val="Caption"/>
      </w:pPr>
      <w:r>
        <w:rPr>
          <w:noProof/>
        </w:rPr>
        <w:drawing>
          <wp:inline distT="0" distB="0" distL="0" distR="0" wp14:anchorId="2038ADD8" wp14:editId="746D11DC">
            <wp:extent cx="5724525" cy="2862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62580"/>
                    </a:xfrm>
                    <a:prstGeom prst="rect">
                      <a:avLst/>
                    </a:prstGeom>
                    <a:noFill/>
                    <a:ln>
                      <a:noFill/>
                    </a:ln>
                  </pic:spPr>
                </pic:pic>
              </a:graphicData>
            </a:graphic>
          </wp:inline>
        </w:drawing>
      </w:r>
    </w:p>
    <w:p w14:paraId="1892304A" w14:textId="7256648A" w:rsidR="008B7BF7" w:rsidRPr="00005E6E" w:rsidRDefault="008B7BF7" w:rsidP="000F3486">
      <w:pPr>
        <w:pStyle w:val="Caption"/>
      </w:pPr>
      <w:bookmarkStart w:id="676" w:name="_Ref81127049"/>
      <w:r w:rsidRPr="00005E6E">
        <w:t xml:space="preserve">Figure </w:t>
      </w:r>
      <w:fldSimple w:instr=" SEQ Figure \* ARABIC ">
        <w:r w:rsidR="00DB30E5" w:rsidRPr="00005E6E">
          <w:t>4</w:t>
        </w:r>
      </w:fldSimple>
      <w:bookmarkEnd w:id="676"/>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70BACF45" w:rsidR="00661E3D" w:rsidRPr="00005E6E" w:rsidRDefault="00A60868" w:rsidP="000F3486">
      <w:pPr>
        <w:pStyle w:val="Caption"/>
      </w:pPr>
      <w:bookmarkStart w:id="677" w:name="_Ref62944237"/>
      <w:r>
        <w:rPr>
          <w:noProof/>
          <w:lang w:eastAsia="en-GB"/>
        </w:rPr>
        <w:lastRenderedPageBreak/>
        <w:drawing>
          <wp:inline distT="0" distB="0" distL="0" distR="0" wp14:anchorId="49A9BC7D" wp14:editId="04B6B7E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5B012BA" w14:textId="7EBBE0E8" w:rsidR="00661E3D" w:rsidRPr="00005E6E" w:rsidRDefault="00661E3D" w:rsidP="000F3486">
      <w:pPr>
        <w:pStyle w:val="Caption"/>
      </w:pPr>
      <w:bookmarkStart w:id="678" w:name="_Ref63168568"/>
      <w:r w:rsidRPr="00005E6E">
        <w:t xml:space="preserve">Figure </w:t>
      </w:r>
      <w:fldSimple w:instr=" SEQ Figure \* ARABIC ">
        <w:r w:rsidR="005C656C" w:rsidRPr="00005E6E">
          <w:t>5</w:t>
        </w:r>
      </w:fldSimple>
      <w:bookmarkEnd w:id="677"/>
      <w:bookmarkEnd w:id="678"/>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79" w:name="_Ref62956146"/>
    </w:p>
    <w:p w14:paraId="4DD42D33" w14:textId="64101D43" w:rsidR="00D63C57" w:rsidRDefault="00D63C57" w:rsidP="000F3486"/>
    <w:p w14:paraId="1694EEEB" w14:textId="5678300A" w:rsidR="00EE77C4" w:rsidRPr="00EE77C4" w:rsidRDefault="00EE77C4" w:rsidP="00EE77C4">
      <w:pPr>
        <w:pStyle w:val="Caption"/>
        <w:keepNext/>
      </w:pPr>
      <w:bookmarkStart w:id="680" w:name="_Ref131109280"/>
      <w:r>
        <w:t xml:space="preserve">Table </w:t>
      </w:r>
      <w:fldSimple w:instr=" SEQ Table \* ARABIC ">
        <w:r>
          <w:t>2</w:t>
        </w:r>
      </w:fldSimple>
      <w:bookmarkEnd w:id="680"/>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TableGridLight"/>
        <w:tblW w:w="5000" w:type="pct"/>
        <w:tblLook w:val="04A0" w:firstRow="1" w:lastRow="0" w:firstColumn="1" w:lastColumn="0" w:noHBand="0" w:noVBand="1"/>
      </w:tblPr>
      <w:tblGrid>
        <w:gridCol w:w="3554"/>
        <w:gridCol w:w="1368"/>
        <w:gridCol w:w="1368"/>
        <w:gridCol w:w="1368"/>
        <w:gridCol w:w="1368"/>
      </w:tblGrid>
      <w:tr w:rsidR="0058519B" w:rsidRPr="0058519B" w14:paraId="3D3BC5F5" w14:textId="77777777" w:rsidTr="00EE77C4">
        <w:trPr>
          <w:trHeight w:val="285"/>
        </w:trPr>
        <w:tc>
          <w:tcPr>
            <w:tcW w:w="1968"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EE77C4">
        <w:trPr>
          <w:trHeight w:val="285"/>
        </w:trPr>
        <w:tc>
          <w:tcPr>
            <w:tcW w:w="1968"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East</w:t>
            </w:r>
            <w:proofErr w:type="gramEnd"/>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EE77C4">
        <w:trPr>
          <w:trHeight w:val="285"/>
        </w:trPr>
        <w:tc>
          <w:tcPr>
            <w:tcW w:w="1968"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West</w:t>
            </w:r>
            <w:proofErr w:type="gramEnd"/>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EE77C4">
        <w:trPr>
          <w:trHeight w:val="285"/>
        </w:trPr>
        <w:tc>
          <w:tcPr>
            <w:tcW w:w="1968"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EE77C4">
        <w:trPr>
          <w:trHeight w:val="285"/>
        </w:trPr>
        <w:tc>
          <w:tcPr>
            <w:tcW w:w="1968"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EE77C4">
        <w:trPr>
          <w:trHeight w:val="285"/>
        </w:trPr>
        <w:tc>
          <w:tcPr>
            <w:tcW w:w="1968"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EE77C4">
        <w:trPr>
          <w:trHeight w:val="285"/>
        </w:trPr>
        <w:tc>
          <w:tcPr>
            <w:tcW w:w="1968"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EE77C4">
        <w:trPr>
          <w:trHeight w:val="285"/>
        </w:trPr>
        <w:tc>
          <w:tcPr>
            <w:tcW w:w="1968"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EE77C4">
        <w:trPr>
          <w:trHeight w:val="285"/>
        </w:trPr>
        <w:tc>
          <w:tcPr>
            <w:tcW w:w="1968"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South East</w:t>
            </w:r>
            <w:proofErr w:type="gramEnd"/>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EE77C4">
        <w:trPr>
          <w:trHeight w:val="285"/>
        </w:trPr>
        <w:tc>
          <w:tcPr>
            <w:tcW w:w="1968"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South West</w:t>
            </w:r>
            <w:proofErr w:type="gramEnd"/>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del w:id="681" w:author="Won Do Lee" w:date="2023-01-19T23:18:00Z">
        <w:r w:rsidRPr="00005E6E" w:rsidDel="001E7E1F">
          <w:lastRenderedPageBreak/>
          <w:delText>D</w:delText>
        </w:r>
        <w:r w:rsidR="00DE6674" w:rsidRPr="00005E6E" w:rsidDel="001E7E1F">
          <w:delText xml:space="preserve">isparities </w:delText>
        </w:r>
      </w:del>
      <w:ins w:id="682" w:author="Won Do Lee" w:date="2023-01-19T23:18:00Z">
        <w:r w:rsidR="001E7E1F" w:rsidRPr="00005E6E">
          <w:t xml:space="preserve">Differences </w:t>
        </w:r>
      </w:ins>
      <w:r w:rsidR="00982E86" w:rsidRPr="00005E6E">
        <w:t xml:space="preserve">in </w:t>
      </w:r>
      <w:del w:id="683" w:author="Won Do Lee" w:date="2023-01-19T23:18:00Z">
        <w:r w:rsidR="00982E86" w:rsidRPr="00005E6E" w:rsidDel="001E7E1F">
          <w:delText>the</w:delText>
        </w:r>
        <w:r w:rsidR="001B3FDD" w:rsidRPr="00005E6E" w:rsidDel="001E7E1F">
          <w:delText xml:space="preserve"> effects of</w:delText>
        </w:r>
      </w:del>
      <w:ins w:id="684" w:author="Won Do Lee" w:date="2023-01-19T23:18:00Z">
        <w:r w:rsidR="001E7E1F" w:rsidRPr="00005E6E">
          <w:t>the association with</w:t>
        </w:r>
      </w:ins>
      <w:r w:rsidR="001B3FDD" w:rsidRPr="00005E6E">
        <w:t xml:space="preserve"> socioeconomic </w:t>
      </w:r>
      <w:ins w:id="685" w:author="Won Do Lee" w:date="2023-01-19T23:21:00Z">
        <w:r w:rsidR="001E7E1F" w:rsidRPr="00005E6E">
          <w:t>ch</w:t>
        </w:r>
      </w:ins>
      <w:ins w:id="686" w:author="Won Do Lee" w:date="2023-01-19T23:22:00Z">
        <w:r w:rsidR="001E7E1F" w:rsidRPr="00005E6E">
          <w:t>a</w:t>
        </w:r>
      </w:ins>
      <w:ins w:id="687" w:author="Won Do Lee" w:date="2023-01-19T23:21:00Z">
        <w:r w:rsidR="001E7E1F" w:rsidRPr="00005E6E">
          <w:t>racteristics</w:t>
        </w:r>
      </w:ins>
      <w:del w:id="688"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689" w:author="Won Do Lee" w:date="2023-01-19T23:22:00Z">
        <w:r w:rsidR="00CA6D6B" w:rsidRPr="00005E6E" w:rsidDel="001E7E1F">
          <w:delText>and demographic factors</w:delText>
        </w:r>
      </w:del>
      <w:ins w:id="690"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691" w:author="Won Do Lee" w:date="2023-01-19T23:22:00Z">
        <w:r w:rsidR="00C622D5" w:rsidRPr="00005E6E" w:rsidDel="001E7E1F">
          <w:delText xml:space="preserve"> and demographic factors</w:delText>
        </w:r>
      </w:del>
      <w:ins w:id="692" w:author="Won Do Lee" w:date="2023-01-19T23:22:00Z">
        <w:r w:rsidR="001E7E1F" w:rsidRPr="00005E6E">
          <w:t xml:space="preserve"> ch</w:t>
        </w:r>
      </w:ins>
      <w:ins w:id="693" w:author="Won Do Lee" w:date="2023-01-19T23:23:00Z">
        <w:r w:rsidR="001E7E1F" w:rsidRPr="00005E6E">
          <w:t>a</w:t>
        </w:r>
      </w:ins>
      <w:ins w:id="694" w:author="Won Do Lee" w:date="2023-01-19T23:22:00Z">
        <w:r w:rsidR="001E7E1F" w:rsidRPr="00005E6E">
          <w:t>racteristics</w:t>
        </w:r>
      </w:ins>
      <w:r w:rsidR="00C622D5" w:rsidRPr="00005E6E">
        <w:t xml:space="preserve"> </w:t>
      </w:r>
      <w:r w:rsidR="00B03CE9" w:rsidRPr="00005E6E">
        <w:t xml:space="preserve">might be irrelevant to explain </w:t>
      </w:r>
      <w:del w:id="695" w:author="Won Do Lee" w:date="2023-01-19T23:23:00Z">
        <w:r w:rsidR="00B03CE9" w:rsidRPr="00005E6E" w:rsidDel="001E7E1F">
          <w:delText xml:space="preserve">and </w:delText>
        </w:r>
        <w:r w:rsidR="00E64906" w:rsidRPr="00005E6E" w:rsidDel="001E7E1F">
          <w:delText xml:space="preserve">interpret </w:delText>
        </w:r>
      </w:del>
      <w:ins w:id="696" w:author="Won Do Lee" w:date="2023-01-19T23:23:00Z">
        <w:r w:rsidR="001E7E1F" w:rsidRPr="00005E6E">
          <w:t xml:space="preserve">that interpreting </w:t>
        </w:r>
      </w:ins>
      <w:del w:id="697" w:author="Won Do Lee" w:date="2023-01-19T23:23:00Z">
        <w:r w:rsidR="00B03CE9" w:rsidRPr="00005E6E" w:rsidDel="001E7E1F">
          <w:delText xml:space="preserve">the patterns </w:delText>
        </w:r>
        <w:r w:rsidR="00EB04A4" w:rsidRPr="00005E6E" w:rsidDel="001E7E1F">
          <w:delText xml:space="preserve">of </w:delText>
        </w:r>
      </w:del>
      <w:del w:id="698"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699" w:author="Won Do Lee" w:date="2023-01-13T00:12:00Z">
        <w:r w:rsidR="006A48DE" w:rsidRPr="00005E6E">
          <w:t xml:space="preserve">trajectories of mobility </w:t>
        </w:r>
      </w:ins>
      <w:ins w:id="700"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701" w:author="Won Do Lee" w:date="2023-01-19T23:23:00Z">
        <w:r w:rsidR="000E24B0" w:rsidRPr="00005E6E" w:rsidDel="001E7E1F">
          <w:delText xml:space="preserve">, </w:delText>
        </w:r>
        <w:r w:rsidR="00E154AB" w:rsidRPr="00005E6E" w:rsidDel="001E7E1F">
          <w:delText>a</w:delText>
        </w:r>
      </w:del>
      <w:ins w:id="702"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0FA0DFC9"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03" w:author="Won Do Lee" w:date="2023-01-19T23:23:00Z">
        <w:r w:rsidR="005210A2" w:rsidRPr="00005E6E" w:rsidDel="001E7E1F">
          <w:delText>were</w:delText>
        </w:r>
        <w:r w:rsidR="001F752D" w:rsidRPr="00005E6E" w:rsidDel="001E7E1F">
          <w:delText xml:space="preserve"> remaining</w:delText>
        </w:r>
      </w:del>
      <w:ins w:id="704"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r w:rsidR="009650BE" w:rsidRPr="00005E6E">
        <w:t xml:space="preserve"> and </w:t>
      </w:r>
      <w:r w:rsidR="006F3D9C">
        <w:t>G2</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r w:rsidR="006F3D9C">
        <w:t>G</w:t>
      </w:r>
      <w:r w:rsidR="00EE77C4">
        <w:rPr>
          <w:rFonts w:hint="eastAsia"/>
        </w:rPr>
        <w:t>3</w:t>
      </w:r>
      <w:r w:rsidR="00D84B30" w:rsidRPr="00005E6E">
        <w:t xml:space="preserve"> and </w:t>
      </w:r>
      <w:r w:rsidR="006F3D9C">
        <w:t>G</w:t>
      </w:r>
      <w:r w:rsidR="00EE77C4">
        <w:rPr>
          <w:rFonts w:hint="eastAsia"/>
        </w:rPr>
        <w:t>4</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6F3D9C">
        <w:t>G</w:t>
      </w:r>
      <w:r w:rsidR="00EE77C4">
        <w:rPr>
          <w:rFonts w:hint="eastAsia"/>
        </w:rPr>
        <w:t>2</w:t>
      </w:r>
      <w:r w:rsidR="00EE77C4">
        <w:t xml:space="preserve"> </w:t>
      </w:r>
      <w:r w:rsidR="00113AEF" w:rsidRPr="00005E6E">
        <w:t xml:space="preserve">and </w:t>
      </w:r>
      <w:r w:rsidR="006F3D9C">
        <w:t>G</w:t>
      </w:r>
      <w:r w:rsidR="00EE77C4">
        <w:rPr>
          <w:rFonts w:hint="eastAsia"/>
        </w:rPr>
        <w:t>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r w:rsidR="00C7047E" w:rsidRPr="00005E6E">
        <w:t xml:space="preserve"> and </w:t>
      </w:r>
      <w:r w:rsidR="006F3D9C">
        <w:t>G</w:t>
      </w:r>
      <w:r w:rsidR="00EE77C4">
        <w:rPr>
          <w:rFonts w:hint="eastAsia"/>
        </w:rPr>
        <w:t>3</w:t>
      </w:r>
      <w:r w:rsidR="00C7047E" w:rsidRPr="00005E6E">
        <w:t>.</w:t>
      </w:r>
    </w:p>
    <w:p w14:paraId="6DAFD419" w14:textId="12A71404"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00EE77C4" w:rsidRPr="00005E6E">
        <w:t xml:space="preserve">Table </w:t>
      </w:r>
      <w:r w:rsidR="00EE77C4">
        <w:t>4</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05"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w:t>
      </w:r>
      <w:r w:rsidR="006F3D9C">
        <w:t>G4</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w:t>
      </w:r>
      <w:r w:rsidR="006F3D9C">
        <w:t>G1</w:t>
      </w:r>
      <w:r w:rsidR="00B5206D" w:rsidRPr="00005E6E">
        <w:t xml:space="preserve"> </w:t>
      </w:r>
      <w:r w:rsidR="00387354" w:rsidRPr="00005E6E">
        <w:t xml:space="preserve">was </w:t>
      </w:r>
      <w:r w:rsidR="007B45C7" w:rsidRPr="00005E6E">
        <w:t xml:space="preserve">more likely </w:t>
      </w:r>
      <w:r w:rsidR="00DC27C6" w:rsidRPr="00005E6E">
        <w:t>located in the local authoritie</w:t>
      </w:r>
      <w:ins w:id="706" w:author="Won Do Lee" w:date="2023-01-19T23:24:00Z">
        <w:r w:rsidR="001E7E1F" w:rsidRPr="00005E6E">
          <w:t xml:space="preserve">s; </w:t>
        </w:r>
      </w:ins>
      <w:del w:id="707"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w:t>
      </w:r>
      <w:r w:rsidR="006F3D9C">
        <w:t>G3</w:t>
      </w:r>
      <w:r w:rsidR="008830D0" w:rsidRPr="00005E6E">
        <w:t>. At the same time,</w:t>
      </w:r>
      <w:r w:rsidR="007F0367" w:rsidRPr="00005E6E">
        <w:t xml:space="preserve"> </w:t>
      </w:r>
      <w:r w:rsidR="006F3D9C">
        <w:t>G2</w:t>
      </w:r>
      <w:r w:rsidR="00B22222" w:rsidRPr="00005E6E">
        <w:t xml:space="preserve"> </w:t>
      </w:r>
      <w:r w:rsidR="008C5621" w:rsidRPr="00005E6E">
        <w:t>was</w:t>
      </w:r>
      <w:r w:rsidR="00B22222" w:rsidRPr="00005E6E">
        <w:t xml:space="preserve"> </w:t>
      </w:r>
      <w:r w:rsidR="00237117" w:rsidRPr="00005E6E">
        <w:t>more likely located in local authorities</w:t>
      </w:r>
      <w:ins w:id="708" w:author="Won Do Lee" w:date="2023-01-19T23:24:00Z">
        <w:r w:rsidR="001E7E1F" w:rsidRPr="00005E6E">
          <w:t xml:space="preserve">; </w:t>
        </w:r>
      </w:ins>
      <w:del w:id="709"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CDBABC1" w14:textId="1B4C707F" w:rsidR="00825DC4" w:rsidRPr="00005E6E" w:rsidRDefault="006F3D9C" w:rsidP="000F3486">
      <w:pPr>
        <w:pStyle w:val="ListParagraph"/>
        <w:numPr>
          <w:ilvl w:val="0"/>
          <w:numId w:val="43"/>
        </w:numPr>
      </w:pPr>
      <w:r>
        <w:lastRenderedPageBreak/>
        <w:t>G1</w:t>
      </w:r>
      <w:r w:rsidR="00825DC4" w:rsidRPr="00005E6E">
        <w:t xml:space="preserve">: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40767A5" w:rsidR="00A342F8" w:rsidRDefault="006F3D9C" w:rsidP="000F3486">
      <w:pPr>
        <w:pStyle w:val="ListParagraph"/>
        <w:numPr>
          <w:ilvl w:val="0"/>
          <w:numId w:val="43"/>
        </w:numPr>
      </w:pPr>
      <w:r>
        <w:t>G2</w:t>
      </w:r>
      <w:r w:rsidR="00825DC4" w:rsidRPr="00005E6E">
        <w:t xml:space="preserve">: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4C40E9D3" w14:textId="77777777" w:rsidR="00EE77C4" w:rsidRPr="00005E6E" w:rsidRDefault="00EE77C4" w:rsidP="00EE77C4">
      <w:pPr>
        <w:pStyle w:val="ListParagraph"/>
        <w:numPr>
          <w:ilvl w:val="0"/>
          <w:numId w:val="43"/>
        </w:numPr>
        <w:spacing w:after="160"/>
      </w:pPr>
      <w:r>
        <w:t>G3</w:t>
      </w:r>
      <w:r w:rsidRPr="00005E6E">
        <w:t>: Share of medium-income households (0.38), social grade C1 (0.25), high-income households (0.23), more than three bedrooms in the house (0.25), households with one vehicle (0.04), and self-employed workers (0.02).</w:t>
      </w:r>
    </w:p>
    <w:p w14:paraId="6B1FF377" w14:textId="3D2B25DC" w:rsidR="00EE77C4" w:rsidRPr="00005E6E" w:rsidRDefault="00EE77C4" w:rsidP="00EE77C4">
      <w:pPr>
        <w:pStyle w:val="ListParagraph"/>
        <w:numPr>
          <w:ilvl w:val="0"/>
          <w:numId w:val="43"/>
        </w:numPr>
        <w:spacing w:after="160"/>
      </w:pPr>
      <w:r>
        <w:t>G4</w:t>
      </w:r>
      <w:r w:rsidRPr="00005E6E">
        <w:t>: Share of households with more than three vehicles (0.64), self-employed workers (0.26), more than three bedrooms in the house (0.23), cumulative COVID-19 mortality rates before lockdown (0.20), and percentage Black Caribbean (0.19).</w:t>
      </w:r>
    </w:p>
    <w:p w14:paraId="6662E6D7" w14:textId="77777777" w:rsidR="00BD6353" w:rsidRPr="00005E6E" w:rsidRDefault="00BD6353" w:rsidP="000F3486"/>
    <w:p w14:paraId="5F79D9ED" w14:textId="72279A41" w:rsidR="00DB30E5" w:rsidRPr="00005E6E" w:rsidRDefault="000953A1" w:rsidP="000F3486">
      <w:pPr>
        <w:keepNext/>
      </w:pPr>
      <w:r>
        <w:rPr>
          <w:noProof/>
        </w:rPr>
        <w:drawing>
          <wp:inline distT="0" distB="0" distL="0" distR="0" wp14:anchorId="7455B0DD" wp14:editId="166EF4DD">
            <wp:extent cx="5727700" cy="5727700"/>
            <wp:effectExtent l="0" t="0" r="6350" b="635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1F8A6D8A" w14:textId="2D8F5BF4" w:rsidR="00825DC4" w:rsidRPr="00005E6E" w:rsidRDefault="00DB30E5" w:rsidP="000F3486">
      <w:pPr>
        <w:pStyle w:val="Caption"/>
      </w:pPr>
      <w:bookmarkStart w:id="710" w:name="_Ref81242261"/>
      <w:r w:rsidRPr="00005E6E">
        <w:t xml:space="preserve">Figure </w:t>
      </w:r>
      <w:fldSimple w:instr=" SEQ Figure \* ARABIC ">
        <w:r w:rsidR="006E2E4C" w:rsidRPr="00005E6E">
          <w:t>6</w:t>
        </w:r>
      </w:fldSimple>
      <w:bookmarkEnd w:id="710"/>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6B45D132" w:rsidR="00CC08A1" w:rsidRPr="00005E6E" w:rsidRDefault="000953A1" w:rsidP="000F3486">
      <w:pPr>
        <w:keepNext/>
      </w:pPr>
      <w:r>
        <w:rPr>
          <w:noProof/>
          <w:lang w:eastAsia="en-GB"/>
        </w:rPr>
        <w:drawing>
          <wp:inline distT="0" distB="0" distL="0" distR="0" wp14:anchorId="1B940048" wp14:editId="70774E24">
            <wp:extent cx="5727700" cy="5727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71D8DDDC" w14:textId="22960CB8" w:rsidR="006A4090" w:rsidRPr="00005E6E" w:rsidRDefault="00DB30E5" w:rsidP="000F3486">
      <w:pPr>
        <w:pStyle w:val="Caption"/>
      </w:pPr>
      <w:bookmarkStart w:id="711" w:name="_Ref81245493"/>
      <w:r w:rsidRPr="00005E6E">
        <w:t xml:space="preserve">Figure </w:t>
      </w:r>
      <w:fldSimple w:instr=" SEQ Figure \* ARABIC ">
        <w:r w:rsidRPr="00005E6E">
          <w:t>7</w:t>
        </w:r>
      </w:fldSimple>
      <w:bookmarkEnd w:id="711"/>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156FE961" w:rsidR="00661E3D" w:rsidRPr="00005E6E" w:rsidRDefault="00661E3D" w:rsidP="000F3486">
      <w:pPr>
        <w:pStyle w:val="Caption"/>
      </w:pPr>
      <w:bookmarkStart w:id="712" w:name="_Ref65028141"/>
      <w:bookmarkStart w:id="713" w:name="_Ref63169718"/>
      <w:r w:rsidRPr="00005E6E">
        <w:lastRenderedPageBreak/>
        <w:t xml:space="preserve">Table </w:t>
      </w:r>
      <w:fldSimple w:instr=" SEQ Table \* ARABIC ">
        <w:r w:rsidR="00EE77C4">
          <w:rPr>
            <w:noProof/>
          </w:rPr>
          <w:t>3</w:t>
        </w:r>
      </w:fldSimple>
      <w:bookmarkEnd w:id="712"/>
      <w:r w:rsidRPr="00005E6E">
        <w:t xml:space="preserve">. Descriptive statistics of </w:t>
      </w:r>
      <w:r w:rsidR="006F4D48" w:rsidRPr="00005E6E">
        <w:t xml:space="preserve">socioeconomic </w:t>
      </w:r>
      <w:del w:id="714" w:author="Won Do Lee" w:date="2023-01-19T23:22:00Z">
        <w:r w:rsidR="006F4D48" w:rsidRPr="00005E6E" w:rsidDel="001E7E1F">
          <w:delText>and demographic factors</w:delText>
        </w:r>
      </w:del>
      <w:ins w:id="715"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E7451A"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E7451A" w:rsidRPr="00005E6E" w:rsidRDefault="00E7451A" w:rsidP="00E7451A">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0F745B56"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G1</w:t>
            </w:r>
          </w:p>
        </w:tc>
        <w:tc>
          <w:tcPr>
            <w:tcW w:w="1290" w:type="dxa"/>
            <w:tcBorders>
              <w:top w:val="single" w:sz="12" w:space="0" w:color="auto"/>
            </w:tcBorders>
            <w:shd w:val="clear" w:color="auto" w:fill="A5A5A5" w:themeFill="accent3"/>
            <w:noWrap/>
            <w:hideMark/>
          </w:tcPr>
          <w:p w14:paraId="3ED7D81D" w14:textId="2F33CAA7"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G2</w:t>
            </w:r>
          </w:p>
        </w:tc>
        <w:tc>
          <w:tcPr>
            <w:tcW w:w="1290" w:type="dxa"/>
            <w:tcBorders>
              <w:top w:val="single" w:sz="12" w:space="0" w:color="auto"/>
            </w:tcBorders>
            <w:shd w:val="clear" w:color="auto" w:fill="A5A5A5" w:themeFill="accent3"/>
            <w:noWrap/>
            <w:hideMark/>
          </w:tcPr>
          <w:p w14:paraId="798A9671" w14:textId="18C048F8"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0344D4A4"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 level</w:t>
            </w:r>
          </w:p>
        </w:tc>
      </w:tr>
      <w:tr w:rsidR="00E7451A"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E7451A" w:rsidRPr="00005E6E" w:rsidRDefault="00E7451A" w:rsidP="00E7451A">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E7451A" w:rsidRPr="00005E6E" w14:paraId="66EFD5C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vAlign w:val="center"/>
            <w:hideMark/>
          </w:tcPr>
          <w:p w14:paraId="606B5096" w14:textId="45F7B0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tcBorders>
            <w:noWrap/>
            <w:vAlign w:val="center"/>
            <w:hideMark/>
          </w:tcPr>
          <w:p w14:paraId="0FFF77F7" w14:textId="5665D6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0.16 (0.02)</w:t>
            </w:r>
          </w:p>
        </w:tc>
        <w:tc>
          <w:tcPr>
            <w:tcW w:w="1290" w:type="dxa"/>
            <w:tcBorders>
              <w:top w:val="single" w:sz="12" w:space="0" w:color="auto"/>
            </w:tcBorders>
            <w:noWrap/>
            <w:vAlign w:val="center"/>
            <w:hideMark/>
          </w:tcPr>
          <w:p w14:paraId="56AA00AB" w14:textId="0BC04E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right w:val="double" w:sz="4" w:space="0" w:color="auto"/>
            </w:tcBorders>
            <w:noWrap/>
            <w:vAlign w:val="center"/>
            <w:hideMark/>
          </w:tcPr>
          <w:p w14:paraId="52E873F7" w14:textId="266F15A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0.19 (0.03)</w:t>
            </w:r>
          </w:p>
        </w:tc>
        <w:tc>
          <w:tcPr>
            <w:tcW w:w="1290" w:type="dxa"/>
            <w:tcBorders>
              <w:top w:val="single" w:sz="12" w:space="0" w:color="auto"/>
              <w:left w:val="double" w:sz="4" w:space="0" w:color="auto"/>
              <w:right w:val="nil"/>
            </w:tcBorders>
            <w:noWrap/>
            <w:hideMark/>
          </w:tcPr>
          <w:p w14:paraId="3AB5AE6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E7451A" w:rsidRPr="00005E6E" w14:paraId="0050EC9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AE8D0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15F0C4EA" w14:textId="5E8B08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(0.02)</w:t>
            </w:r>
          </w:p>
        </w:tc>
        <w:tc>
          <w:tcPr>
            <w:tcW w:w="1290" w:type="dxa"/>
            <w:noWrap/>
            <w:vAlign w:val="center"/>
            <w:hideMark/>
          </w:tcPr>
          <w:p w14:paraId="50BF0EBD" w14:textId="21DE766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noWrap/>
            <w:vAlign w:val="center"/>
            <w:hideMark/>
          </w:tcPr>
          <w:p w14:paraId="4CA5384F" w14:textId="667FCB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(0.02)</w:t>
            </w:r>
          </w:p>
        </w:tc>
        <w:tc>
          <w:tcPr>
            <w:tcW w:w="1290" w:type="dxa"/>
            <w:tcBorders>
              <w:right w:val="double" w:sz="4" w:space="0" w:color="auto"/>
            </w:tcBorders>
            <w:noWrap/>
            <w:vAlign w:val="center"/>
            <w:hideMark/>
          </w:tcPr>
          <w:p w14:paraId="796E0BC2" w14:textId="389BD71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tcBorders>
              <w:left w:val="double" w:sz="4" w:space="0" w:color="auto"/>
              <w:right w:val="nil"/>
            </w:tcBorders>
            <w:noWrap/>
            <w:hideMark/>
          </w:tcPr>
          <w:p w14:paraId="0DC6023F"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E7451A" w:rsidRPr="00005E6E" w14:paraId="4F1300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5A2364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0B7902E8" w14:textId="2C518FD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(0.07)</w:t>
            </w:r>
          </w:p>
        </w:tc>
        <w:tc>
          <w:tcPr>
            <w:tcW w:w="1290" w:type="dxa"/>
            <w:noWrap/>
            <w:vAlign w:val="center"/>
            <w:hideMark/>
          </w:tcPr>
          <w:p w14:paraId="3C713055" w14:textId="70703D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 xml:space="preserve">0.17 (0.05) </w:t>
            </w:r>
          </w:p>
        </w:tc>
        <w:tc>
          <w:tcPr>
            <w:tcW w:w="1290" w:type="dxa"/>
            <w:noWrap/>
            <w:vAlign w:val="center"/>
            <w:hideMark/>
          </w:tcPr>
          <w:p w14:paraId="5D58139B" w14:textId="70A764C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(0.05)</w:t>
            </w:r>
          </w:p>
        </w:tc>
        <w:tc>
          <w:tcPr>
            <w:tcW w:w="1290" w:type="dxa"/>
            <w:tcBorders>
              <w:right w:val="double" w:sz="4" w:space="0" w:color="auto"/>
            </w:tcBorders>
            <w:noWrap/>
            <w:vAlign w:val="center"/>
            <w:hideMark/>
          </w:tcPr>
          <w:p w14:paraId="16F4FC46" w14:textId="6C519B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0.14 (0.04)</w:t>
            </w:r>
          </w:p>
        </w:tc>
        <w:tc>
          <w:tcPr>
            <w:tcW w:w="1290" w:type="dxa"/>
            <w:tcBorders>
              <w:left w:val="double" w:sz="4" w:space="0" w:color="auto"/>
              <w:right w:val="nil"/>
            </w:tcBorders>
            <w:noWrap/>
            <w:hideMark/>
          </w:tcPr>
          <w:p w14:paraId="4F7ED08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E7451A" w:rsidRPr="00005E6E" w14:paraId="688865CD"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5A8E41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vAlign w:val="center"/>
            <w:hideMark/>
          </w:tcPr>
          <w:p w14:paraId="6EC3B145" w14:textId="6A7F5D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(0.05)</w:t>
            </w:r>
          </w:p>
        </w:tc>
        <w:tc>
          <w:tcPr>
            <w:tcW w:w="1290" w:type="dxa"/>
            <w:noWrap/>
            <w:vAlign w:val="center"/>
            <w:hideMark/>
          </w:tcPr>
          <w:p w14:paraId="6474A35E" w14:textId="7B1201E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(0.04)</w:t>
            </w:r>
          </w:p>
        </w:tc>
        <w:tc>
          <w:tcPr>
            <w:tcW w:w="1290" w:type="dxa"/>
            <w:noWrap/>
            <w:vAlign w:val="center"/>
            <w:hideMark/>
          </w:tcPr>
          <w:p w14:paraId="69AC3E5D" w14:textId="5211D62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(0.04)</w:t>
            </w:r>
          </w:p>
        </w:tc>
        <w:tc>
          <w:tcPr>
            <w:tcW w:w="1290" w:type="dxa"/>
            <w:tcBorders>
              <w:right w:val="double" w:sz="4" w:space="0" w:color="auto"/>
            </w:tcBorders>
            <w:noWrap/>
            <w:vAlign w:val="center"/>
            <w:hideMark/>
          </w:tcPr>
          <w:p w14:paraId="0FE1613C" w14:textId="748927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0.25 (0.05)</w:t>
            </w:r>
          </w:p>
        </w:tc>
        <w:tc>
          <w:tcPr>
            <w:tcW w:w="1290" w:type="dxa"/>
            <w:tcBorders>
              <w:left w:val="double" w:sz="4" w:space="0" w:color="auto"/>
              <w:right w:val="nil"/>
            </w:tcBorders>
            <w:noWrap/>
            <w:hideMark/>
          </w:tcPr>
          <w:p w14:paraId="545C006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E7451A" w:rsidRPr="00005E6E" w14:paraId="4BA17AE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7F5640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vAlign w:val="center"/>
            <w:hideMark/>
          </w:tcPr>
          <w:p w14:paraId="23B2332C" w14:textId="58D4703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0.11 (0.12)</w:t>
            </w:r>
          </w:p>
        </w:tc>
        <w:tc>
          <w:tcPr>
            <w:tcW w:w="1290" w:type="dxa"/>
            <w:noWrap/>
            <w:vAlign w:val="center"/>
            <w:hideMark/>
          </w:tcPr>
          <w:p w14:paraId="0661D277" w14:textId="32D0B91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0.07 (0.07)</w:t>
            </w:r>
          </w:p>
        </w:tc>
        <w:tc>
          <w:tcPr>
            <w:tcW w:w="1290" w:type="dxa"/>
            <w:noWrap/>
            <w:vAlign w:val="center"/>
            <w:hideMark/>
          </w:tcPr>
          <w:p w14:paraId="71D3CA89" w14:textId="06AF17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0.04 (0.04)</w:t>
            </w:r>
          </w:p>
        </w:tc>
        <w:tc>
          <w:tcPr>
            <w:tcW w:w="1290" w:type="dxa"/>
            <w:tcBorders>
              <w:right w:val="double" w:sz="4" w:space="0" w:color="auto"/>
            </w:tcBorders>
            <w:noWrap/>
            <w:vAlign w:val="center"/>
            <w:hideMark/>
          </w:tcPr>
          <w:p w14:paraId="650DE985" w14:textId="5D586E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(0.05)</w:t>
            </w:r>
          </w:p>
        </w:tc>
        <w:tc>
          <w:tcPr>
            <w:tcW w:w="1290" w:type="dxa"/>
            <w:tcBorders>
              <w:left w:val="double" w:sz="4" w:space="0" w:color="auto"/>
              <w:right w:val="nil"/>
            </w:tcBorders>
            <w:noWrap/>
            <w:hideMark/>
          </w:tcPr>
          <w:p w14:paraId="61C487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E7451A" w:rsidRPr="00005E6E" w14:paraId="2362605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8FAC5F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t>
            </w:r>
            <w:proofErr w:type="gramStart"/>
            <w:r w:rsidRPr="00005E6E">
              <w:rPr>
                <w:rFonts w:eastAsia="Times New Roman"/>
                <w:color w:val="000000"/>
                <w:sz w:val="18"/>
                <w:szCs w:val="18"/>
              </w:rPr>
              <w:t>upper</w:t>
            </w:r>
            <w:proofErr w:type="gramEnd"/>
            <w:r w:rsidRPr="00005E6E">
              <w:rPr>
                <w:rFonts w:eastAsia="Times New Roman"/>
                <w:color w:val="000000"/>
                <w:sz w:val="18"/>
                <w:szCs w:val="18"/>
              </w:rPr>
              <w:t xml:space="preserve"> middle class)</w:t>
            </w:r>
          </w:p>
        </w:tc>
        <w:tc>
          <w:tcPr>
            <w:tcW w:w="1289" w:type="dxa"/>
            <w:noWrap/>
            <w:vAlign w:val="center"/>
            <w:hideMark/>
          </w:tcPr>
          <w:p w14:paraId="388FF38B" w14:textId="26DA65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0.37 (0.07)</w:t>
            </w:r>
          </w:p>
        </w:tc>
        <w:tc>
          <w:tcPr>
            <w:tcW w:w="1290" w:type="dxa"/>
            <w:noWrap/>
            <w:vAlign w:val="center"/>
            <w:hideMark/>
          </w:tcPr>
          <w:p w14:paraId="057EE874" w14:textId="570DA7A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0.35 (0.07)</w:t>
            </w:r>
          </w:p>
        </w:tc>
        <w:tc>
          <w:tcPr>
            <w:tcW w:w="1290" w:type="dxa"/>
            <w:noWrap/>
            <w:vAlign w:val="center"/>
            <w:hideMark/>
          </w:tcPr>
          <w:p w14:paraId="70A84C28" w14:textId="3D5A048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 (0.06)</w:t>
            </w:r>
          </w:p>
        </w:tc>
        <w:tc>
          <w:tcPr>
            <w:tcW w:w="1290" w:type="dxa"/>
            <w:tcBorders>
              <w:right w:val="double" w:sz="4" w:space="0" w:color="auto"/>
            </w:tcBorders>
            <w:noWrap/>
            <w:vAlign w:val="center"/>
            <w:hideMark/>
          </w:tcPr>
          <w:p w14:paraId="037E8635" w14:textId="563728A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(0.05)</w:t>
            </w:r>
          </w:p>
        </w:tc>
        <w:tc>
          <w:tcPr>
            <w:tcW w:w="1290" w:type="dxa"/>
            <w:tcBorders>
              <w:left w:val="double" w:sz="4" w:space="0" w:color="auto"/>
              <w:right w:val="nil"/>
            </w:tcBorders>
            <w:noWrap/>
            <w:hideMark/>
          </w:tcPr>
          <w:p w14:paraId="27EF537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E7451A" w:rsidRPr="00005E6E" w14:paraId="3D5D349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2B9813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w:t>
            </w:r>
            <w:proofErr w:type="gramStart"/>
            <w:r w:rsidRPr="00005E6E">
              <w:rPr>
                <w:rFonts w:eastAsia="Times New Roman"/>
                <w:b/>
                <w:bCs/>
                <w:color w:val="000000"/>
                <w:sz w:val="18"/>
                <w:szCs w:val="18"/>
              </w:rPr>
              <w:t>lower</w:t>
            </w:r>
            <w:proofErr w:type="gramEnd"/>
            <w:r w:rsidRPr="00005E6E">
              <w:rPr>
                <w:rFonts w:eastAsia="Times New Roman"/>
                <w:b/>
                <w:bCs/>
                <w:color w:val="000000"/>
                <w:sz w:val="18"/>
                <w:szCs w:val="18"/>
              </w:rPr>
              <w:t xml:space="preserve"> middle class)</w:t>
            </w:r>
          </w:p>
        </w:tc>
        <w:tc>
          <w:tcPr>
            <w:tcW w:w="1289" w:type="dxa"/>
            <w:noWrap/>
            <w:vAlign w:val="center"/>
            <w:hideMark/>
          </w:tcPr>
          <w:p w14:paraId="20C57D31" w14:textId="33C5E15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(0.04)</w:t>
            </w:r>
          </w:p>
        </w:tc>
        <w:tc>
          <w:tcPr>
            <w:tcW w:w="1290" w:type="dxa"/>
            <w:noWrap/>
            <w:vAlign w:val="center"/>
            <w:hideMark/>
          </w:tcPr>
          <w:p w14:paraId="53608E0D" w14:textId="7DFBE6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(0.03)</w:t>
            </w:r>
          </w:p>
        </w:tc>
        <w:tc>
          <w:tcPr>
            <w:tcW w:w="1290" w:type="dxa"/>
            <w:noWrap/>
            <w:vAlign w:val="center"/>
            <w:hideMark/>
          </w:tcPr>
          <w:p w14:paraId="3A366CFA" w14:textId="7B2350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(0.03)</w:t>
            </w:r>
          </w:p>
        </w:tc>
        <w:tc>
          <w:tcPr>
            <w:tcW w:w="1290" w:type="dxa"/>
            <w:tcBorders>
              <w:right w:val="double" w:sz="4" w:space="0" w:color="auto"/>
            </w:tcBorders>
            <w:noWrap/>
            <w:vAlign w:val="center"/>
            <w:hideMark/>
          </w:tcPr>
          <w:p w14:paraId="54FF8E02" w14:textId="7873D3C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(0.03)</w:t>
            </w:r>
          </w:p>
        </w:tc>
        <w:tc>
          <w:tcPr>
            <w:tcW w:w="1290" w:type="dxa"/>
            <w:tcBorders>
              <w:left w:val="double" w:sz="4" w:space="0" w:color="auto"/>
              <w:right w:val="nil"/>
            </w:tcBorders>
            <w:noWrap/>
            <w:hideMark/>
          </w:tcPr>
          <w:p w14:paraId="6AF7BEB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E7451A" w:rsidRPr="00005E6E" w14:paraId="0A83404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0F8028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t>
            </w:r>
            <w:proofErr w:type="gramStart"/>
            <w:r w:rsidRPr="00005E6E">
              <w:rPr>
                <w:rFonts w:eastAsia="Times New Roman"/>
                <w:color w:val="000000"/>
                <w:sz w:val="18"/>
                <w:szCs w:val="18"/>
              </w:rPr>
              <w:t>skilled</w:t>
            </w:r>
            <w:proofErr w:type="gramEnd"/>
            <w:r w:rsidRPr="00005E6E">
              <w:rPr>
                <w:rFonts w:eastAsia="Times New Roman"/>
                <w:color w:val="000000"/>
                <w:sz w:val="18"/>
                <w:szCs w:val="18"/>
              </w:rPr>
              <w:t xml:space="preserve"> working class)</w:t>
            </w:r>
          </w:p>
        </w:tc>
        <w:tc>
          <w:tcPr>
            <w:tcW w:w="1289" w:type="dxa"/>
            <w:noWrap/>
            <w:vAlign w:val="center"/>
            <w:hideMark/>
          </w:tcPr>
          <w:p w14:paraId="059FE7BD" w14:textId="37E4DB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(0.05)</w:t>
            </w:r>
          </w:p>
        </w:tc>
        <w:tc>
          <w:tcPr>
            <w:tcW w:w="1290" w:type="dxa"/>
            <w:noWrap/>
            <w:vAlign w:val="center"/>
            <w:hideMark/>
          </w:tcPr>
          <w:p w14:paraId="6289DE41" w14:textId="1A34DAD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 (0.04)</w:t>
            </w:r>
          </w:p>
        </w:tc>
        <w:tc>
          <w:tcPr>
            <w:tcW w:w="1290" w:type="dxa"/>
            <w:noWrap/>
            <w:vAlign w:val="center"/>
            <w:hideMark/>
          </w:tcPr>
          <w:p w14:paraId="5E203DFA" w14:textId="040A1B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0.23 (0.03)</w:t>
            </w:r>
          </w:p>
        </w:tc>
        <w:tc>
          <w:tcPr>
            <w:tcW w:w="1290" w:type="dxa"/>
            <w:tcBorders>
              <w:right w:val="double" w:sz="4" w:space="0" w:color="auto"/>
            </w:tcBorders>
            <w:noWrap/>
            <w:vAlign w:val="center"/>
            <w:hideMark/>
          </w:tcPr>
          <w:p w14:paraId="15F67BE9" w14:textId="0A382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(0.03)</w:t>
            </w:r>
          </w:p>
        </w:tc>
        <w:tc>
          <w:tcPr>
            <w:tcW w:w="1290" w:type="dxa"/>
            <w:tcBorders>
              <w:left w:val="double" w:sz="4" w:space="0" w:color="auto"/>
              <w:right w:val="nil"/>
            </w:tcBorders>
            <w:noWrap/>
            <w:hideMark/>
          </w:tcPr>
          <w:p w14:paraId="2BFC563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E7451A" w:rsidRPr="00005E6E" w14:paraId="5F006B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1F9DD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vAlign w:val="center"/>
            <w:hideMark/>
          </w:tcPr>
          <w:p w14:paraId="60F9BE62" w14:textId="4073F25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680992F6" w14:textId="215180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5257CDA5" w14:textId="2E79AD3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0.16 (0.04)</w:t>
            </w:r>
          </w:p>
        </w:tc>
        <w:tc>
          <w:tcPr>
            <w:tcW w:w="1290" w:type="dxa"/>
            <w:tcBorders>
              <w:right w:val="double" w:sz="4" w:space="0" w:color="auto"/>
            </w:tcBorders>
            <w:noWrap/>
            <w:vAlign w:val="center"/>
            <w:hideMark/>
          </w:tcPr>
          <w:p w14:paraId="0D790A76" w14:textId="6D0D7DD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0.19 (0.05)</w:t>
            </w:r>
          </w:p>
        </w:tc>
        <w:tc>
          <w:tcPr>
            <w:tcW w:w="1290" w:type="dxa"/>
            <w:tcBorders>
              <w:left w:val="double" w:sz="4" w:space="0" w:color="auto"/>
              <w:right w:val="nil"/>
            </w:tcBorders>
            <w:noWrap/>
            <w:hideMark/>
          </w:tcPr>
          <w:p w14:paraId="77930A5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E7451A" w:rsidRPr="00005E6E" w14:paraId="656187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43D7E1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vAlign w:val="center"/>
            <w:hideMark/>
          </w:tcPr>
          <w:p w14:paraId="7A052364" w14:textId="342A70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(0.09)</w:t>
            </w:r>
          </w:p>
        </w:tc>
        <w:tc>
          <w:tcPr>
            <w:tcW w:w="1290" w:type="dxa"/>
            <w:noWrap/>
            <w:vAlign w:val="center"/>
            <w:hideMark/>
          </w:tcPr>
          <w:p w14:paraId="322BAFEF" w14:textId="2E62F4B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(0.06)</w:t>
            </w:r>
          </w:p>
        </w:tc>
        <w:tc>
          <w:tcPr>
            <w:tcW w:w="1290" w:type="dxa"/>
            <w:noWrap/>
            <w:vAlign w:val="center"/>
            <w:hideMark/>
          </w:tcPr>
          <w:p w14:paraId="5109405C" w14:textId="1DAE967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(0.05)</w:t>
            </w:r>
          </w:p>
        </w:tc>
        <w:tc>
          <w:tcPr>
            <w:tcW w:w="1290" w:type="dxa"/>
            <w:tcBorders>
              <w:right w:val="double" w:sz="4" w:space="0" w:color="auto"/>
            </w:tcBorders>
            <w:noWrap/>
            <w:vAlign w:val="center"/>
            <w:hideMark/>
          </w:tcPr>
          <w:p w14:paraId="6AF6EFC6" w14:textId="7586A67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0.18 (0.06)</w:t>
            </w:r>
          </w:p>
        </w:tc>
        <w:tc>
          <w:tcPr>
            <w:tcW w:w="1290" w:type="dxa"/>
            <w:tcBorders>
              <w:left w:val="double" w:sz="4" w:space="0" w:color="auto"/>
              <w:right w:val="nil"/>
            </w:tcBorders>
            <w:noWrap/>
            <w:hideMark/>
          </w:tcPr>
          <w:p w14:paraId="1E595D6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E7451A" w:rsidRPr="00005E6E" w14:paraId="4102B5F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vAlign w:val="center"/>
            <w:hideMark/>
          </w:tcPr>
          <w:p w14:paraId="7D8EDAF3" w14:textId="778FFE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0.56 (0.15)</w:t>
            </w:r>
          </w:p>
        </w:tc>
        <w:tc>
          <w:tcPr>
            <w:tcW w:w="1290" w:type="dxa"/>
            <w:tcBorders>
              <w:bottom w:val="single" w:sz="4" w:space="0" w:color="auto"/>
            </w:tcBorders>
            <w:noWrap/>
            <w:vAlign w:val="center"/>
            <w:hideMark/>
          </w:tcPr>
          <w:p w14:paraId="6C72900A" w14:textId="3CE4078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0.63 (0.07)</w:t>
            </w:r>
          </w:p>
        </w:tc>
        <w:tc>
          <w:tcPr>
            <w:tcW w:w="1290" w:type="dxa"/>
            <w:tcBorders>
              <w:bottom w:val="single" w:sz="4" w:space="0" w:color="auto"/>
            </w:tcBorders>
            <w:noWrap/>
            <w:vAlign w:val="center"/>
            <w:hideMark/>
          </w:tcPr>
          <w:p w14:paraId="020CC1E7" w14:textId="4B01984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0.65 (0.06)</w:t>
            </w:r>
          </w:p>
        </w:tc>
        <w:tc>
          <w:tcPr>
            <w:tcW w:w="1290" w:type="dxa"/>
            <w:tcBorders>
              <w:bottom w:val="single" w:sz="4" w:space="0" w:color="auto"/>
              <w:right w:val="double" w:sz="4" w:space="0" w:color="auto"/>
            </w:tcBorders>
            <w:noWrap/>
            <w:vAlign w:val="center"/>
            <w:hideMark/>
          </w:tcPr>
          <w:p w14:paraId="3E776E8B" w14:textId="0CB09B0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 (0.06)</w:t>
            </w:r>
          </w:p>
        </w:tc>
        <w:tc>
          <w:tcPr>
            <w:tcW w:w="1290" w:type="dxa"/>
            <w:tcBorders>
              <w:left w:val="double" w:sz="4" w:space="0" w:color="auto"/>
              <w:bottom w:val="single" w:sz="4" w:space="0" w:color="auto"/>
              <w:right w:val="nil"/>
            </w:tcBorders>
            <w:noWrap/>
            <w:hideMark/>
          </w:tcPr>
          <w:p w14:paraId="06D8AA1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E7451A" w:rsidRPr="00005E6E" w14:paraId="6FFA928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vAlign w:val="center"/>
            <w:hideMark/>
          </w:tcPr>
          <w:p w14:paraId="0EB3A6C7" w14:textId="072C71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tcBorders>
              <w:top w:val="single" w:sz="4" w:space="0" w:color="auto"/>
            </w:tcBorders>
            <w:noWrap/>
            <w:vAlign w:val="center"/>
            <w:hideMark/>
          </w:tcPr>
          <w:p w14:paraId="1D11DCB0" w14:textId="376896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tcBorders>
            <w:noWrap/>
            <w:vAlign w:val="center"/>
            <w:hideMark/>
          </w:tcPr>
          <w:p w14:paraId="514C0ED9" w14:textId="306F4C7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right w:val="double" w:sz="4" w:space="0" w:color="auto"/>
            </w:tcBorders>
            <w:noWrap/>
            <w:vAlign w:val="center"/>
            <w:hideMark/>
          </w:tcPr>
          <w:p w14:paraId="6DE27C89" w14:textId="4AC167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68853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4E582E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vAlign w:val="center"/>
            <w:hideMark/>
          </w:tcPr>
          <w:p w14:paraId="71CB8847" w14:textId="51DCF48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(0.19)</w:t>
            </w:r>
          </w:p>
        </w:tc>
        <w:tc>
          <w:tcPr>
            <w:tcW w:w="1290" w:type="dxa"/>
            <w:noWrap/>
            <w:vAlign w:val="center"/>
            <w:hideMark/>
          </w:tcPr>
          <w:p w14:paraId="28380DA5" w14:textId="5A19A81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(0.08)</w:t>
            </w:r>
          </w:p>
        </w:tc>
        <w:tc>
          <w:tcPr>
            <w:tcW w:w="1290" w:type="dxa"/>
            <w:noWrap/>
            <w:vAlign w:val="center"/>
            <w:hideMark/>
          </w:tcPr>
          <w:p w14:paraId="0970448B" w14:textId="48903E1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(0.07)</w:t>
            </w:r>
          </w:p>
        </w:tc>
        <w:tc>
          <w:tcPr>
            <w:tcW w:w="1290" w:type="dxa"/>
            <w:tcBorders>
              <w:right w:val="double" w:sz="4" w:space="0" w:color="auto"/>
            </w:tcBorders>
            <w:noWrap/>
            <w:vAlign w:val="center"/>
            <w:hideMark/>
          </w:tcPr>
          <w:p w14:paraId="3302348E" w14:textId="6A5B7C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(0.07)</w:t>
            </w:r>
          </w:p>
        </w:tc>
        <w:tc>
          <w:tcPr>
            <w:tcW w:w="1290" w:type="dxa"/>
            <w:tcBorders>
              <w:left w:val="double" w:sz="4" w:space="0" w:color="auto"/>
              <w:right w:val="nil"/>
            </w:tcBorders>
            <w:noWrap/>
            <w:hideMark/>
          </w:tcPr>
          <w:p w14:paraId="76A6FDE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E7451A" w:rsidRPr="00005E6E" w14:paraId="718A354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EBAEA4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vAlign w:val="center"/>
            <w:hideMark/>
          </w:tcPr>
          <w:p w14:paraId="67FAEEB7" w14:textId="233DF10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 (0.04)</w:t>
            </w:r>
          </w:p>
        </w:tc>
        <w:tc>
          <w:tcPr>
            <w:tcW w:w="1290" w:type="dxa"/>
            <w:noWrap/>
            <w:vAlign w:val="center"/>
            <w:hideMark/>
          </w:tcPr>
          <w:p w14:paraId="20A4CF21" w14:textId="4978DAD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(0.03)</w:t>
            </w:r>
          </w:p>
        </w:tc>
        <w:tc>
          <w:tcPr>
            <w:tcW w:w="1290" w:type="dxa"/>
            <w:noWrap/>
            <w:vAlign w:val="center"/>
            <w:hideMark/>
          </w:tcPr>
          <w:p w14:paraId="6DAAE6FF" w14:textId="2D0D40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(0.02)</w:t>
            </w:r>
          </w:p>
        </w:tc>
        <w:tc>
          <w:tcPr>
            <w:tcW w:w="1290" w:type="dxa"/>
            <w:tcBorders>
              <w:right w:val="double" w:sz="4" w:space="0" w:color="auto"/>
            </w:tcBorders>
            <w:noWrap/>
            <w:vAlign w:val="center"/>
            <w:hideMark/>
          </w:tcPr>
          <w:p w14:paraId="506CC5D0" w14:textId="4E4A96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0.44 (0.02)</w:t>
            </w:r>
          </w:p>
        </w:tc>
        <w:tc>
          <w:tcPr>
            <w:tcW w:w="1290" w:type="dxa"/>
            <w:tcBorders>
              <w:left w:val="double" w:sz="4" w:space="0" w:color="auto"/>
              <w:right w:val="nil"/>
            </w:tcBorders>
            <w:noWrap/>
            <w:hideMark/>
          </w:tcPr>
          <w:p w14:paraId="77ED9C1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E7451A" w:rsidRPr="00005E6E" w14:paraId="2009A5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E432D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vAlign w:val="center"/>
            <w:hideMark/>
          </w:tcPr>
          <w:p w14:paraId="3300BD8C" w14:textId="49EAD10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(0.12)</w:t>
            </w:r>
          </w:p>
        </w:tc>
        <w:tc>
          <w:tcPr>
            <w:tcW w:w="1290" w:type="dxa"/>
            <w:noWrap/>
            <w:vAlign w:val="center"/>
            <w:hideMark/>
          </w:tcPr>
          <w:p w14:paraId="3E7472FC" w14:textId="3189F4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0.29 (0.07)</w:t>
            </w:r>
          </w:p>
        </w:tc>
        <w:tc>
          <w:tcPr>
            <w:tcW w:w="1290" w:type="dxa"/>
            <w:noWrap/>
            <w:vAlign w:val="center"/>
            <w:hideMark/>
          </w:tcPr>
          <w:p w14:paraId="146C0032" w14:textId="27085ED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(0.05)</w:t>
            </w:r>
          </w:p>
        </w:tc>
        <w:tc>
          <w:tcPr>
            <w:tcW w:w="1290" w:type="dxa"/>
            <w:tcBorders>
              <w:right w:val="double" w:sz="4" w:space="0" w:color="auto"/>
            </w:tcBorders>
            <w:noWrap/>
            <w:vAlign w:val="center"/>
            <w:hideMark/>
          </w:tcPr>
          <w:p w14:paraId="0E503F0E" w14:textId="15074F9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(0.05)</w:t>
            </w:r>
          </w:p>
        </w:tc>
        <w:tc>
          <w:tcPr>
            <w:tcW w:w="1290" w:type="dxa"/>
            <w:tcBorders>
              <w:left w:val="double" w:sz="4" w:space="0" w:color="auto"/>
              <w:right w:val="nil"/>
            </w:tcBorders>
            <w:noWrap/>
            <w:hideMark/>
          </w:tcPr>
          <w:p w14:paraId="378FBB1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E7451A" w:rsidRPr="00005E6E" w14:paraId="411FB61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CBC68A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vAlign w:val="center"/>
            <w:hideMark/>
          </w:tcPr>
          <w:p w14:paraId="43B37CE9" w14:textId="0B74BC3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57CBC518" w14:textId="7DABD1E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(0.01)</w:t>
            </w:r>
          </w:p>
        </w:tc>
        <w:tc>
          <w:tcPr>
            <w:tcW w:w="1290" w:type="dxa"/>
            <w:noWrap/>
            <w:vAlign w:val="center"/>
            <w:hideMark/>
          </w:tcPr>
          <w:p w14:paraId="3F552161" w14:textId="139E1F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(0.01)</w:t>
            </w:r>
          </w:p>
        </w:tc>
        <w:tc>
          <w:tcPr>
            <w:tcW w:w="1290" w:type="dxa"/>
            <w:tcBorders>
              <w:right w:val="double" w:sz="4" w:space="0" w:color="auto"/>
            </w:tcBorders>
            <w:noWrap/>
            <w:vAlign w:val="center"/>
            <w:hideMark/>
          </w:tcPr>
          <w:p w14:paraId="3FEE6326" w14:textId="777A64E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75E8BA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E7451A" w:rsidRPr="00005E6E" w14:paraId="760C1331"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hideMark/>
          </w:tcPr>
          <w:p w14:paraId="36DB49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vAlign w:val="center"/>
            <w:hideMark/>
          </w:tcPr>
          <w:p w14:paraId="28E17088" w14:textId="295B292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0.33 (0.2)</w:t>
            </w:r>
          </w:p>
        </w:tc>
        <w:tc>
          <w:tcPr>
            <w:tcW w:w="1290" w:type="dxa"/>
            <w:noWrap/>
            <w:vAlign w:val="center"/>
            <w:hideMark/>
          </w:tcPr>
          <w:p w14:paraId="6BA6ECE4" w14:textId="000580C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0.27 (0.11)</w:t>
            </w:r>
          </w:p>
        </w:tc>
        <w:tc>
          <w:tcPr>
            <w:tcW w:w="1290" w:type="dxa"/>
            <w:noWrap/>
            <w:vAlign w:val="center"/>
            <w:hideMark/>
          </w:tcPr>
          <w:p w14:paraId="7DDADEB6" w14:textId="4CE143E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0.29 (0.16)</w:t>
            </w:r>
          </w:p>
        </w:tc>
        <w:tc>
          <w:tcPr>
            <w:tcW w:w="1290" w:type="dxa"/>
            <w:tcBorders>
              <w:right w:val="double" w:sz="4" w:space="0" w:color="auto"/>
            </w:tcBorders>
            <w:noWrap/>
            <w:vAlign w:val="center"/>
            <w:hideMark/>
          </w:tcPr>
          <w:p w14:paraId="509EDDEF" w14:textId="1F69725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0.26 (0.15)</w:t>
            </w:r>
          </w:p>
        </w:tc>
        <w:tc>
          <w:tcPr>
            <w:tcW w:w="1290" w:type="dxa"/>
            <w:tcBorders>
              <w:left w:val="double" w:sz="4" w:space="0" w:color="auto"/>
              <w:right w:val="nil"/>
            </w:tcBorders>
            <w:noWrap/>
            <w:hideMark/>
          </w:tcPr>
          <w:p w14:paraId="79B4F05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E7451A" w:rsidRPr="00005E6E" w14:paraId="31FC18E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vAlign w:val="center"/>
            <w:hideMark/>
          </w:tcPr>
          <w:p w14:paraId="496381E9" w14:textId="2DF4746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25.5 (10.95)</w:t>
            </w:r>
          </w:p>
        </w:tc>
        <w:tc>
          <w:tcPr>
            <w:tcW w:w="1290" w:type="dxa"/>
            <w:tcBorders>
              <w:bottom w:val="single" w:sz="4" w:space="0" w:color="auto"/>
            </w:tcBorders>
            <w:noWrap/>
            <w:vAlign w:val="center"/>
            <w:hideMark/>
          </w:tcPr>
          <w:p w14:paraId="097B9BCB" w14:textId="31504C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22.87 (10.32)</w:t>
            </w:r>
          </w:p>
        </w:tc>
        <w:tc>
          <w:tcPr>
            <w:tcW w:w="1290" w:type="dxa"/>
            <w:tcBorders>
              <w:bottom w:val="single" w:sz="4" w:space="0" w:color="auto"/>
            </w:tcBorders>
            <w:noWrap/>
            <w:vAlign w:val="center"/>
            <w:hideMark/>
          </w:tcPr>
          <w:p w14:paraId="66146D8C" w14:textId="6C97A4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22.89 (11.82)</w:t>
            </w:r>
          </w:p>
        </w:tc>
        <w:tc>
          <w:tcPr>
            <w:tcW w:w="1290" w:type="dxa"/>
            <w:tcBorders>
              <w:bottom w:val="single" w:sz="4" w:space="0" w:color="auto"/>
              <w:right w:val="double" w:sz="4" w:space="0" w:color="auto"/>
            </w:tcBorders>
            <w:noWrap/>
            <w:vAlign w:val="center"/>
            <w:hideMark/>
          </w:tcPr>
          <w:p w14:paraId="38BB738B" w14:textId="0EBE2E1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21.61 (10.54)</w:t>
            </w:r>
          </w:p>
        </w:tc>
        <w:tc>
          <w:tcPr>
            <w:tcW w:w="1290" w:type="dxa"/>
            <w:tcBorders>
              <w:left w:val="double" w:sz="4" w:space="0" w:color="auto"/>
              <w:bottom w:val="single" w:sz="4" w:space="0" w:color="auto"/>
              <w:right w:val="nil"/>
            </w:tcBorders>
            <w:noWrap/>
            <w:hideMark/>
          </w:tcPr>
          <w:p w14:paraId="0A4C739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E7451A" w:rsidRPr="00005E6E" w14:paraId="48D30E0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vAlign w:val="center"/>
            <w:hideMark/>
          </w:tcPr>
          <w:p w14:paraId="2193BAC7" w14:textId="1A954A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0.13 (0.03)</w:t>
            </w:r>
          </w:p>
        </w:tc>
        <w:tc>
          <w:tcPr>
            <w:tcW w:w="1290" w:type="dxa"/>
            <w:tcBorders>
              <w:top w:val="single" w:sz="4" w:space="0" w:color="auto"/>
            </w:tcBorders>
            <w:noWrap/>
            <w:vAlign w:val="center"/>
            <w:hideMark/>
          </w:tcPr>
          <w:p w14:paraId="3B711A18" w14:textId="01DF4A2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(0.01)</w:t>
            </w:r>
          </w:p>
        </w:tc>
        <w:tc>
          <w:tcPr>
            <w:tcW w:w="1290" w:type="dxa"/>
            <w:tcBorders>
              <w:top w:val="single" w:sz="4" w:space="0" w:color="auto"/>
            </w:tcBorders>
            <w:noWrap/>
            <w:vAlign w:val="center"/>
            <w:hideMark/>
          </w:tcPr>
          <w:p w14:paraId="7D02CE3A" w14:textId="220532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(0.01)</w:t>
            </w:r>
          </w:p>
        </w:tc>
        <w:tc>
          <w:tcPr>
            <w:tcW w:w="1290" w:type="dxa"/>
            <w:tcBorders>
              <w:top w:val="single" w:sz="4" w:space="0" w:color="auto"/>
              <w:right w:val="double" w:sz="4" w:space="0" w:color="auto"/>
            </w:tcBorders>
            <w:noWrap/>
            <w:vAlign w:val="center"/>
            <w:hideMark/>
          </w:tcPr>
          <w:p w14:paraId="6FAE7A28" w14:textId="6ABA78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E7451A" w:rsidRPr="00005E6E" w14:paraId="136FCE9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6656A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vAlign w:val="center"/>
            <w:hideMark/>
          </w:tcPr>
          <w:p w14:paraId="16C8618B" w14:textId="5DE76C9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(0.04)</w:t>
            </w:r>
          </w:p>
        </w:tc>
        <w:tc>
          <w:tcPr>
            <w:tcW w:w="1290" w:type="dxa"/>
            <w:noWrap/>
            <w:vAlign w:val="center"/>
            <w:hideMark/>
          </w:tcPr>
          <w:p w14:paraId="2052BD2E" w14:textId="3C192EA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0.4 (0.04)</w:t>
            </w:r>
          </w:p>
        </w:tc>
        <w:tc>
          <w:tcPr>
            <w:tcW w:w="1290" w:type="dxa"/>
            <w:noWrap/>
            <w:vAlign w:val="center"/>
            <w:hideMark/>
          </w:tcPr>
          <w:p w14:paraId="21306395" w14:textId="5FE121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(0.03)</w:t>
            </w:r>
          </w:p>
        </w:tc>
        <w:tc>
          <w:tcPr>
            <w:tcW w:w="1290" w:type="dxa"/>
            <w:tcBorders>
              <w:right w:val="double" w:sz="4" w:space="0" w:color="auto"/>
            </w:tcBorders>
            <w:noWrap/>
            <w:vAlign w:val="center"/>
            <w:hideMark/>
          </w:tcPr>
          <w:p w14:paraId="586904BF" w14:textId="21325F2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0.38 (0.04)</w:t>
            </w:r>
          </w:p>
        </w:tc>
        <w:tc>
          <w:tcPr>
            <w:tcW w:w="1290" w:type="dxa"/>
            <w:tcBorders>
              <w:left w:val="double" w:sz="4" w:space="0" w:color="auto"/>
              <w:right w:val="nil"/>
            </w:tcBorders>
            <w:noWrap/>
            <w:hideMark/>
          </w:tcPr>
          <w:p w14:paraId="4FE8076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E7451A" w:rsidRPr="00005E6E" w14:paraId="52DD522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 population aged 16-74</w:t>
            </w:r>
          </w:p>
        </w:tc>
        <w:tc>
          <w:tcPr>
            <w:tcW w:w="1289" w:type="dxa"/>
            <w:tcBorders>
              <w:bottom w:val="single" w:sz="4" w:space="0" w:color="auto"/>
            </w:tcBorders>
            <w:noWrap/>
            <w:vAlign w:val="center"/>
            <w:hideMark/>
          </w:tcPr>
          <w:p w14:paraId="07F86741" w14:textId="70934F4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0.13 (0.02)</w:t>
            </w:r>
          </w:p>
        </w:tc>
        <w:tc>
          <w:tcPr>
            <w:tcW w:w="1290" w:type="dxa"/>
            <w:tcBorders>
              <w:bottom w:val="single" w:sz="4" w:space="0" w:color="auto"/>
            </w:tcBorders>
            <w:noWrap/>
            <w:vAlign w:val="center"/>
            <w:hideMark/>
          </w:tcPr>
          <w:p w14:paraId="5F9DD040" w14:textId="21CDFF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0.11 (0.02)</w:t>
            </w:r>
          </w:p>
        </w:tc>
        <w:tc>
          <w:tcPr>
            <w:tcW w:w="1290" w:type="dxa"/>
            <w:tcBorders>
              <w:bottom w:val="single" w:sz="4" w:space="0" w:color="auto"/>
            </w:tcBorders>
            <w:noWrap/>
            <w:vAlign w:val="center"/>
            <w:hideMark/>
          </w:tcPr>
          <w:p w14:paraId="444B0476" w14:textId="2497CC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 (0.02)</w:t>
            </w:r>
          </w:p>
        </w:tc>
        <w:tc>
          <w:tcPr>
            <w:tcW w:w="1290" w:type="dxa"/>
            <w:tcBorders>
              <w:bottom w:val="single" w:sz="4" w:space="0" w:color="auto"/>
              <w:right w:val="double" w:sz="4" w:space="0" w:color="auto"/>
            </w:tcBorders>
            <w:noWrap/>
            <w:vAlign w:val="center"/>
            <w:hideMark/>
          </w:tcPr>
          <w:p w14:paraId="0CF6FB36" w14:textId="01B612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0.08 (0.02)</w:t>
            </w:r>
          </w:p>
        </w:tc>
        <w:tc>
          <w:tcPr>
            <w:tcW w:w="1290" w:type="dxa"/>
            <w:tcBorders>
              <w:left w:val="double" w:sz="4" w:space="0" w:color="auto"/>
              <w:bottom w:val="single" w:sz="4" w:space="0" w:color="auto"/>
              <w:right w:val="nil"/>
            </w:tcBorders>
            <w:noWrap/>
            <w:hideMark/>
          </w:tcPr>
          <w:p w14:paraId="7A10000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E7451A" w:rsidRPr="00005E6E" w14:paraId="1175BD4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E7451A" w:rsidRPr="00005E6E" w:rsidRDefault="00E7451A" w:rsidP="00E7451A">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vAlign w:val="center"/>
            <w:hideMark/>
          </w:tcPr>
          <w:p w14:paraId="472145C4" w14:textId="243BBF0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(0.02)</w:t>
            </w:r>
          </w:p>
        </w:tc>
        <w:tc>
          <w:tcPr>
            <w:tcW w:w="1290" w:type="dxa"/>
            <w:tcBorders>
              <w:top w:val="single" w:sz="4" w:space="0" w:color="auto"/>
            </w:tcBorders>
            <w:noWrap/>
            <w:vAlign w:val="center"/>
            <w:hideMark/>
          </w:tcPr>
          <w:p w14:paraId="627E48FE" w14:textId="7FD3179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(0.03)</w:t>
            </w:r>
          </w:p>
        </w:tc>
        <w:tc>
          <w:tcPr>
            <w:tcW w:w="1290" w:type="dxa"/>
            <w:tcBorders>
              <w:top w:val="single" w:sz="4" w:space="0" w:color="auto"/>
            </w:tcBorders>
            <w:noWrap/>
            <w:vAlign w:val="center"/>
            <w:hideMark/>
          </w:tcPr>
          <w:p w14:paraId="21C31B7B" w14:textId="0923B4A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0.81 (0.03)</w:t>
            </w:r>
          </w:p>
        </w:tc>
        <w:tc>
          <w:tcPr>
            <w:tcW w:w="1290" w:type="dxa"/>
            <w:tcBorders>
              <w:top w:val="single" w:sz="4" w:space="0" w:color="auto"/>
              <w:right w:val="double" w:sz="4" w:space="0" w:color="auto"/>
            </w:tcBorders>
            <w:noWrap/>
            <w:vAlign w:val="center"/>
            <w:hideMark/>
          </w:tcPr>
          <w:p w14:paraId="5502040A" w14:textId="07F05F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0.8 (0.03)</w:t>
            </w:r>
          </w:p>
        </w:tc>
        <w:tc>
          <w:tcPr>
            <w:tcW w:w="1290" w:type="dxa"/>
            <w:tcBorders>
              <w:top w:val="single" w:sz="4" w:space="0" w:color="auto"/>
              <w:left w:val="double" w:sz="4" w:space="0" w:color="auto"/>
              <w:right w:val="nil"/>
            </w:tcBorders>
            <w:noWrap/>
            <w:hideMark/>
          </w:tcPr>
          <w:p w14:paraId="4961E2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E7451A" w:rsidRPr="00005E6E" w14:paraId="3847F56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6E5B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vAlign w:val="center"/>
            <w:hideMark/>
          </w:tcPr>
          <w:p w14:paraId="2BB1EC0B" w14:textId="6936099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63B93F48" w14:textId="0D3FCA0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54BD8C77" w14:textId="53B222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(0.02)</w:t>
            </w:r>
          </w:p>
        </w:tc>
        <w:tc>
          <w:tcPr>
            <w:tcW w:w="1290" w:type="dxa"/>
            <w:tcBorders>
              <w:right w:val="double" w:sz="4" w:space="0" w:color="auto"/>
            </w:tcBorders>
            <w:noWrap/>
            <w:vAlign w:val="center"/>
            <w:hideMark/>
          </w:tcPr>
          <w:p w14:paraId="06C28CDF" w14:textId="3661389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(0.02)</w:t>
            </w:r>
          </w:p>
        </w:tc>
        <w:tc>
          <w:tcPr>
            <w:tcW w:w="1290" w:type="dxa"/>
            <w:tcBorders>
              <w:left w:val="double" w:sz="4" w:space="0" w:color="auto"/>
              <w:right w:val="nil"/>
            </w:tcBorders>
            <w:noWrap/>
            <w:hideMark/>
          </w:tcPr>
          <w:p w14:paraId="70A3001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E7451A" w:rsidRPr="00005E6E" w14:paraId="6CE3883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vAlign w:val="center"/>
            <w:hideMark/>
          </w:tcPr>
          <w:p w14:paraId="0B6990EB" w14:textId="05AF96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BE93167" w14:textId="61117B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C1938CC" w14:textId="560333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right w:val="double" w:sz="4" w:space="0" w:color="auto"/>
            </w:tcBorders>
            <w:noWrap/>
            <w:vAlign w:val="center"/>
            <w:hideMark/>
          </w:tcPr>
          <w:p w14:paraId="1EA4D808" w14:textId="03DD767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(0.01)</w:t>
            </w:r>
          </w:p>
        </w:tc>
        <w:tc>
          <w:tcPr>
            <w:tcW w:w="1290" w:type="dxa"/>
            <w:tcBorders>
              <w:left w:val="double" w:sz="4" w:space="0" w:color="auto"/>
              <w:bottom w:val="single" w:sz="4" w:space="0" w:color="auto"/>
              <w:right w:val="nil"/>
            </w:tcBorders>
            <w:noWrap/>
            <w:hideMark/>
          </w:tcPr>
          <w:p w14:paraId="3500705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E7451A" w:rsidRPr="00005E6E" w14:paraId="11D8E59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Perceived risk of COVID-19 </w:t>
            </w:r>
          </w:p>
        </w:tc>
        <w:tc>
          <w:tcPr>
            <w:tcW w:w="1986" w:type="dxa"/>
            <w:tcBorders>
              <w:top w:val="single" w:sz="4" w:space="0" w:color="auto"/>
            </w:tcBorders>
            <w:noWrap/>
            <w:hideMark/>
          </w:tcPr>
          <w:p w14:paraId="233CD4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w:t>
            </w:r>
            <w:proofErr w:type="gramStart"/>
            <w:r w:rsidRPr="00005E6E">
              <w:rPr>
                <w:rFonts w:eastAsia="Times New Roman"/>
                <w:b/>
                <w:bCs/>
                <w:color w:val="000000"/>
                <w:sz w:val="18"/>
                <w:szCs w:val="18"/>
              </w:rPr>
              <w:t>cases</w:t>
            </w:r>
            <w:proofErr w:type="gramEnd"/>
          </w:p>
          <w:p w14:paraId="6FA79335" w14:textId="44F6428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vAlign w:val="center"/>
            <w:hideMark/>
          </w:tcPr>
          <w:p w14:paraId="0AC7510B" w14:textId="3E502F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24.6 (19.65)</w:t>
            </w:r>
          </w:p>
        </w:tc>
        <w:tc>
          <w:tcPr>
            <w:tcW w:w="1290" w:type="dxa"/>
            <w:tcBorders>
              <w:top w:val="single" w:sz="4" w:space="0" w:color="auto"/>
            </w:tcBorders>
            <w:noWrap/>
            <w:vAlign w:val="center"/>
            <w:hideMark/>
          </w:tcPr>
          <w:p w14:paraId="1B7CBEFB" w14:textId="0811C1A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15.72 (12.14)</w:t>
            </w:r>
          </w:p>
        </w:tc>
        <w:tc>
          <w:tcPr>
            <w:tcW w:w="1290" w:type="dxa"/>
            <w:tcBorders>
              <w:top w:val="single" w:sz="4" w:space="0" w:color="auto"/>
            </w:tcBorders>
            <w:noWrap/>
            <w:vAlign w:val="center"/>
            <w:hideMark/>
          </w:tcPr>
          <w:p w14:paraId="1BB76E90" w14:textId="73BBDA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11.29 (7.04)</w:t>
            </w:r>
          </w:p>
        </w:tc>
        <w:tc>
          <w:tcPr>
            <w:tcW w:w="1290" w:type="dxa"/>
            <w:tcBorders>
              <w:top w:val="single" w:sz="4" w:space="0" w:color="auto"/>
              <w:right w:val="double" w:sz="4" w:space="0" w:color="auto"/>
            </w:tcBorders>
            <w:noWrap/>
            <w:vAlign w:val="center"/>
            <w:hideMark/>
          </w:tcPr>
          <w:p w14:paraId="671959CF" w14:textId="332A792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9.49 (8.57)</w:t>
            </w:r>
          </w:p>
        </w:tc>
        <w:tc>
          <w:tcPr>
            <w:tcW w:w="1290" w:type="dxa"/>
            <w:tcBorders>
              <w:top w:val="single" w:sz="4" w:space="0" w:color="auto"/>
              <w:left w:val="double" w:sz="4" w:space="0" w:color="auto"/>
              <w:right w:val="nil"/>
            </w:tcBorders>
            <w:noWrap/>
            <w:hideMark/>
          </w:tcPr>
          <w:p w14:paraId="52974FB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E7451A" w:rsidRPr="00005E6E" w14:paraId="51B9A8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E7451A" w:rsidRPr="00005E6E" w:rsidRDefault="00E7451A" w:rsidP="00E7451A">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w:t>
            </w:r>
            <w:proofErr w:type="gramStart"/>
            <w:r w:rsidRPr="00005E6E">
              <w:rPr>
                <w:rFonts w:eastAsia="Times New Roman"/>
                <w:b/>
                <w:bCs/>
                <w:color w:val="000000"/>
                <w:sz w:val="18"/>
                <w:szCs w:val="18"/>
              </w:rPr>
              <w:t>deaths</w:t>
            </w:r>
            <w:proofErr w:type="gramEnd"/>
            <w:r w:rsidRPr="00005E6E">
              <w:rPr>
                <w:rFonts w:eastAsia="Times New Roman"/>
                <w:b/>
                <w:bCs/>
                <w:color w:val="000000"/>
                <w:sz w:val="18"/>
                <w:szCs w:val="18"/>
              </w:rPr>
              <w:t xml:space="preserve"> </w:t>
            </w:r>
          </w:p>
          <w:p w14:paraId="67CC4005" w14:textId="0E6354C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vAlign w:val="center"/>
            <w:hideMark/>
          </w:tcPr>
          <w:p w14:paraId="21C0EABE" w14:textId="6308FB7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1.83 (1.87)</w:t>
            </w:r>
          </w:p>
        </w:tc>
        <w:tc>
          <w:tcPr>
            <w:tcW w:w="1290" w:type="dxa"/>
            <w:tcBorders>
              <w:bottom w:val="single" w:sz="4" w:space="0" w:color="auto"/>
            </w:tcBorders>
            <w:noWrap/>
            <w:vAlign w:val="center"/>
            <w:hideMark/>
          </w:tcPr>
          <w:p w14:paraId="00FA3639" w14:textId="36D6E8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1.25 (1.44)</w:t>
            </w:r>
          </w:p>
        </w:tc>
        <w:tc>
          <w:tcPr>
            <w:tcW w:w="1290" w:type="dxa"/>
            <w:tcBorders>
              <w:bottom w:val="single" w:sz="4" w:space="0" w:color="auto"/>
            </w:tcBorders>
            <w:noWrap/>
            <w:vAlign w:val="center"/>
            <w:hideMark/>
          </w:tcPr>
          <w:p w14:paraId="19FEC8DB" w14:textId="4797C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0.93 (1.26)</w:t>
            </w:r>
          </w:p>
        </w:tc>
        <w:tc>
          <w:tcPr>
            <w:tcW w:w="1290" w:type="dxa"/>
            <w:tcBorders>
              <w:bottom w:val="single" w:sz="4" w:space="0" w:color="auto"/>
              <w:right w:val="double" w:sz="4" w:space="0" w:color="auto"/>
            </w:tcBorders>
            <w:noWrap/>
            <w:vAlign w:val="center"/>
            <w:hideMark/>
          </w:tcPr>
          <w:p w14:paraId="5E6C2A1D" w14:textId="72426F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0.61 (0.81)</w:t>
            </w:r>
          </w:p>
        </w:tc>
        <w:tc>
          <w:tcPr>
            <w:tcW w:w="1290" w:type="dxa"/>
            <w:tcBorders>
              <w:left w:val="double" w:sz="4" w:space="0" w:color="auto"/>
              <w:bottom w:val="single" w:sz="4" w:space="0" w:color="auto"/>
              <w:right w:val="nil"/>
            </w:tcBorders>
            <w:noWrap/>
            <w:hideMark/>
          </w:tcPr>
          <w:p w14:paraId="7698747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E7451A" w:rsidRPr="00005E6E" w14:paraId="281DA10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E7451A" w:rsidRPr="00005E6E" w:rsidRDefault="00E7451A" w:rsidP="00E7451A">
            <w:pPr>
              <w:widowControl/>
              <w:wordWrap/>
              <w:autoSpaceDE/>
              <w:autoSpaceDN/>
              <w:rPr>
                <w:rFonts w:eastAsia="Times New Roman"/>
                <w:color w:val="000000"/>
              </w:rPr>
            </w:pPr>
            <w:r w:rsidRPr="00005E6E">
              <w:rPr>
                <w:rFonts w:eastAsia="Times New Roman"/>
                <w:color w:val="000000"/>
              </w:rPr>
              <w:t>Ethnic composition</w:t>
            </w:r>
          </w:p>
        </w:tc>
        <w:tc>
          <w:tcPr>
            <w:tcW w:w="1986" w:type="dxa"/>
            <w:tcBorders>
              <w:top w:val="single" w:sz="4" w:space="0" w:color="auto"/>
            </w:tcBorders>
            <w:hideMark/>
          </w:tcPr>
          <w:p w14:paraId="294DEE7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vAlign w:val="center"/>
            <w:hideMark/>
          </w:tcPr>
          <w:p w14:paraId="0DB8A255" w14:textId="141B1C0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0.82 (0.2)</w:t>
            </w:r>
          </w:p>
        </w:tc>
        <w:tc>
          <w:tcPr>
            <w:tcW w:w="1290" w:type="dxa"/>
            <w:tcBorders>
              <w:top w:val="single" w:sz="4" w:space="0" w:color="auto"/>
            </w:tcBorders>
            <w:noWrap/>
            <w:vAlign w:val="center"/>
            <w:hideMark/>
          </w:tcPr>
          <w:p w14:paraId="7F38560A" w14:textId="0F15C94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0.88 (0.14)</w:t>
            </w:r>
          </w:p>
        </w:tc>
        <w:tc>
          <w:tcPr>
            <w:tcW w:w="1290" w:type="dxa"/>
            <w:tcBorders>
              <w:top w:val="single" w:sz="4" w:space="0" w:color="auto"/>
            </w:tcBorders>
            <w:noWrap/>
            <w:vAlign w:val="center"/>
            <w:hideMark/>
          </w:tcPr>
          <w:p w14:paraId="2F49C28F" w14:textId="7805B0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0.93 (0.08)</w:t>
            </w:r>
          </w:p>
        </w:tc>
        <w:tc>
          <w:tcPr>
            <w:tcW w:w="1290" w:type="dxa"/>
            <w:tcBorders>
              <w:top w:val="single" w:sz="4" w:space="0" w:color="auto"/>
              <w:right w:val="double" w:sz="4" w:space="0" w:color="auto"/>
            </w:tcBorders>
            <w:noWrap/>
            <w:vAlign w:val="center"/>
            <w:hideMark/>
          </w:tcPr>
          <w:p w14:paraId="3BB9A46B" w14:textId="346BE8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0.9 (0.09)</w:t>
            </w:r>
          </w:p>
        </w:tc>
        <w:tc>
          <w:tcPr>
            <w:tcW w:w="1290" w:type="dxa"/>
            <w:tcBorders>
              <w:top w:val="single" w:sz="4" w:space="0" w:color="auto"/>
              <w:left w:val="double" w:sz="4" w:space="0" w:color="auto"/>
              <w:right w:val="nil"/>
            </w:tcBorders>
            <w:noWrap/>
            <w:hideMark/>
          </w:tcPr>
          <w:p w14:paraId="5BE566C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E7451A" w:rsidRPr="00005E6E" w14:paraId="1585D11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E7451A" w:rsidRPr="00005E6E" w:rsidRDefault="00E7451A" w:rsidP="00E7451A">
            <w:pPr>
              <w:widowControl/>
              <w:wordWrap/>
              <w:autoSpaceDE/>
              <w:autoSpaceDN/>
              <w:rPr>
                <w:rFonts w:eastAsia="Times New Roman"/>
                <w:color w:val="000000"/>
              </w:rPr>
            </w:pPr>
          </w:p>
        </w:tc>
        <w:tc>
          <w:tcPr>
            <w:tcW w:w="1986" w:type="dxa"/>
            <w:hideMark/>
          </w:tcPr>
          <w:p w14:paraId="07EA01F8" w14:textId="0097D1C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 groups</w:t>
            </w:r>
          </w:p>
        </w:tc>
        <w:tc>
          <w:tcPr>
            <w:tcW w:w="3548" w:type="dxa"/>
            <w:noWrap/>
            <w:hideMark/>
          </w:tcPr>
          <w:p w14:paraId="7926EE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Mixed (joint) and</w:t>
            </w:r>
          </w:p>
          <w:p w14:paraId="375A41B0" w14:textId="066018D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vAlign w:val="center"/>
            <w:hideMark/>
          </w:tcPr>
          <w:p w14:paraId="1C96D86D" w14:textId="4B3DF87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(0.02)</w:t>
            </w:r>
          </w:p>
        </w:tc>
        <w:tc>
          <w:tcPr>
            <w:tcW w:w="1290" w:type="dxa"/>
            <w:noWrap/>
            <w:vAlign w:val="center"/>
            <w:hideMark/>
          </w:tcPr>
          <w:p w14:paraId="61F99F1E" w14:textId="0175E1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(0.01)</w:t>
            </w:r>
          </w:p>
        </w:tc>
        <w:tc>
          <w:tcPr>
            <w:tcW w:w="1290" w:type="dxa"/>
            <w:noWrap/>
            <w:vAlign w:val="center"/>
            <w:hideMark/>
          </w:tcPr>
          <w:p w14:paraId="405A33B7" w14:textId="74698E7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right w:val="double" w:sz="4" w:space="0" w:color="auto"/>
            </w:tcBorders>
            <w:noWrap/>
            <w:vAlign w:val="center"/>
            <w:hideMark/>
          </w:tcPr>
          <w:p w14:paraId="5F7EC9F2" w14:textId="422D5E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(0.01)</w:t>
            </w:r>
          </w:p>
        </w:tc>
        <w:tc>
          <w:tcPr>
            <w:tcW w:w="1290" w:type="dxa"/>
            <w:tcBorders>
              <w:left w:val="double" w:sz="4" w:space="0" w:color="auto"/>
              <w:right w:val="nil"/>
            </w:tcBorders>
            <w:noWrap/>
            <w:hideMark/>
          </w:tcPr>
          <w:p w14:paraId="1E163A4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7451A" w:rsidRPr="00005E6E" w14:paraId="4CF28E4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E7451A" w:rsidRPr="00005E6E" w:rsidRDefault="00E7451A" w:rsidP="00E7451A">
            <w:pPr>
              <w:widowControl/>
              <w:wordWrap/>
              <w:autoSpaceDE/>
              <w:autoSpaceDN/>
              <w:rPr>
                <w:rFonts w:eastAsia="Times New Roman"/>
                <w:color w:val="000000"/>
              </w:rPr>
            </w:pPr>
          </w:p>
        </w:tc>
        <w:tc>
          <w:tcPr>
            <w:tcW w:w="1986" w:type="dxa"/>
            <w:hideMark/>
          </w:tcPr>
          <w:p w14:paraId="2D88C3A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vAlign w:val="center"/>
            <w:hideMark/>
          </w:tcPr>
          <w:p w14:paraId="5CB18D27" w14:textId="5863767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(0.05)</w:t>
            </w:r>
          </w:p>
        </w:tc>
        <w:tc>
          <w:tcPr>
            <w:tcW w:w="1290" w:type="dxa"/>
            <w:noWrap/>
            <w:vAlign w:val="center"/>
            <w:hideMark/>
          </w:tcPr>
          <w:p w14:paraId="2280E637" w14:textId="0DEFDC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(0.04)</w:t>
            </w:r>
          </w:p>
        </w:tc>
        <w:tc>
          <w:tcPr>
            <w:tcW w:w="1290" w:type="dxa"/>
            <w:noWrap/>
            <w:vAlign w:val="center"/>
            <w:hideMark/>
          </w:tcPr>
          <w:p w14:paraId="460C85AD" w14:textId="03A1C13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(0.03)</w:t>
            </w:r>
          </w:p>
        </w:tc>
        <w:tc>
          <w:tcPr>
            <w:tcW w:w="1290" w:type="dxa"/>
            <w:tcBorders>
              <w:right w:val="double" w:sz="4" w:space="0" w:color="auto"/>
            </w:tcBorders>
            <w:noWrap/>
            <w:vAlign w:val="center"/>
            <w:hideMark/>
          </w:tcPr>
          <w:p w14:paraId="69711271" w14:textId="3D1AE0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31DD55A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7451A" w:rsidRPr="00005E6E" w14:paraId="0E57312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E7451A" w:rsidRPr="00005E6E" w:rsidRDefault="00E7451A" w:rsidP="00E7451A">
            <w:pPr>
              <w:widowControl/>
              <w:wordWrap/>
              <w:autoSpaceDE/>
              <w:autoSpaceDN/>
              <w:rPr>
                <w:rFonts w:eastAsia="Times New Roman"/>
                <w:color w:val="000000"/>
              </w:rPr>
            </w:pPr>
          </w:p>
        </w:tc>
        <w:tc>
          <w:tcPr>
            <w:tcW w:w="1986" w:type="dxa"/>
            <w:hideMark/>
          </w:tcPr>
          <w:p w14:paraId="3435918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vAlign w:val="center"/>
            <w:hideMark/>
          </w:tcPr>
          <w:p w14:paraId="41E0CD9F" w14:textId="6EECF27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(0.02)</w:t>
            </w:r>
          </w:p>
        </w:tc>
        <w:tc>
          <w:tcPr>
            <w:tcW w:w="1290" w:type="dxa"/>
            <w:noWrap/>
            <w:vAlign w:val="center"/>
            <w:hideMark/>
          </w:tcPr>
          <w:p w14:paraId="683D2639" w14:textId="2FCDC5D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noWrap/>
            <w:vAlign w:val="center"/>
            <w:hideMark/>
          </w:tcPr>
          <w:p w14:paraId="0CF05444" w14:textId="7E6C02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tcBorders>
              <w:right w:val="double" w:sz="4" w:space="0" w:color="auto"/>
            </w:tcBorders>
            <w:noWrap/>
            <w:vAlign w:val="center"/>
            <w:hideMark/>
          </w:tcPr>
          <w:p w14:paraId="7ADD7C55" w14:textId="0ECE68E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1DF7BB9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7451A" w:rsidRPr="00005E6E" w14:paraId="10F4DC8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E7451A" w:rsidRPr="00005E6E" w:rsidRDefault="00E7451A" w:rsidP="00E7451A">
            <w:pPr>
              <w:widowControl/>
              <w:wordWrap/>
              <w:autoSpaceDE/>
              <w:autoSpaceDN/>
              <w:rPr>
                <w:rFonts w:eastAsia="Times New Roman"/>
                <w:color w:val="000000"/>
              </w:rPr>
            </w:pPr>
          </w:p>
        </w:tc>
        <w:tc>
          <w:tcPr>
            <w:tcW w:w="1986" w:type="dxa"/>
            <w:hideMark/>
          </w:tcPr>
          <w:p w14:paraId="5609966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vAlign w:val="center"/>
            <w:hideMark/>
          </w:tcPr>
          <w:p w14:paraId="336C55A8" w14:textId="27BDA4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(0.05)</w:t>
            </w:r>
          </w:p>
        </w:tc>
        <w:tc>
          <w:tcPr>
            <w:tcW w:w="1290" w:type="dxa"/>
            <w:noWrap/>
            <w:vAlign w:val="center"/>
            <w:hideMark/>
          </w:tcPr>
          <w:p w14:paraId="5E1EE266" w14:textId="12A1A3A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61E0511F" w14:textId="0216180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75950BF1" w14:textId="7A20D96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71F81C27"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677E78E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E7451A" w:rsidRPr="00005E6E" w:rsidRDefault="00E7451A" w:rsidP="00E7451A">
            <w:pPr>
              <w:widowControl/>
              <w:wordWrap/>
              <w:autoSpaceDE/>
              <w:autoSpaceDN/>
              <w:rPr>
                <w:rFonts w:eastAsia="Times New Roman"/>
                <w:color w:val="000000"/>
              </w:rPr>
            </w:pPr>
          </w:p>
        </w:tc>
        <w:tc>
          <w:tcPr>
            <w:tcW w:w="1986" w:type="dxa"/>
            <w:hideMark/>
          </w:tcPr>
          <w:p w14:paraId="79765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vAlign w:val="center"/>
            <w:hideMark/>
          </w:tcPr>
          <w:p w14:paraId="68156013" w14:textId="41ABA98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noWrap/>
            <w:vAlign w:val="center"/>
            <w:hideMark/>
          </w:tcPr>
          <w:p w14:paraId="1713A002" w14:textId="2B8A843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w:t>
            </w:r>
          </w:p>
        </w:tc>
        <w:tc>
          <w:tcPr>
            <w:tcW w:w="1290" w:type="dxa"/>
            <w:noWrap/>
            <w:vAlign w:val="center"/>
            <w:hideMark/>
          </w:tcPr>
          <w:p w14:paraId="66EE1DCD" w14:textId="60D14C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right w:val="double" w:sz="4" w:space="0" w:color="auto"/>
            </w:tcBorders>
            <w:noWrap/>
            <w:vAlign w:val="center"/>
            <w:hideMark/>
          </w:tcPr>
          <w:p w14:paraId="57FA40B3" w14:textId="0065A6F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690FD3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E7451A" w:rsidRPr="00005E6E" w14:paraId="58285B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E7451A" w:rsidRPr="00005E6E" w:rsidRDefault="00E7451A" w:rsidP="00E7451A">
            <w:pPr>
              <w:widowControl/>
              <w:wordWrap/>
              <w:autoSpaceDE/>
              <w:autoSpaceDN/>
              <w:rPr>
                <w:rFonts w:eastAsia="Times New Roman"/>
                <w:color w:val="000000"/>
              </w:rPr>
            </w:pPr>
          </w:p>
        </w:tc>
        <w:tc>
          <w:tcPr>
            <w:tcW w:w="1986" w:type="dxa"/>
            <w:hideMark/>
          </w:tcPr>
          <w:p w14:paraId="1205983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vAlign w:val="center"/>
            <w:hideMark/>
          </w:tcPr>
          <w:p w14:paraId="41B9AA06" w14:textId="09B5BB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0ABC7BE1" w14:textId="6502A2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7BE91617" w14:textId="31384AA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380168C4" w14:textId="0FE01B2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291CFD2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012A81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E7451A" w:rsidRPr="00005E6E" w:rsidRDefault="00E7451A" w:rsidP="00E7451A">
            <w:pPr>
              <w:widowControl/>
              <w:wordWrap/>
              <w:autoSpaceDE/>
              <w:autoSpaceDN/>
              <w:rPr>
                <w:rFonts w:eastAsia="Times New Roman"/>
                <w:color w:val="000000"/>
              </w:rPr>
            </w:pPr>
          </w:p>
        </w:tc>
        <w:tc>
          <w:tcPr>
            <w:tcW w:w="1986" w:type="dxa"/>
            <w:hideMark/>
          </w:tcPr>
          <w:p w14:paraId="011F8E4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vAlign w:val="center"/>
            <w:hideMark/>
          </w:tcPr>
          <w:p w14:paraId="05AE690F" w14:textId="4910A56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noWrap/>
            <w:vAlign w:val="center"/>
            <w:hideMark/>
          </w:tcPr>
          <w:p w14:paraId="0F0115CB" w14:textId="79C293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37ADC475" w14:textId="657B4A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20568513" w14:textId="66CF9F6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23BED7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0BEAF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E7451A" w:rsidRPr="00005E6E" w:rsidRDefault="00E7451A" w:rsidP="00E7451A">
            <w:pPr>
              <w:widowControl/>
              <w:wordWrap/>
              <w:autoSpaceDE/>
              <w:autoSpaceDN/>
              <w:rPr>
                <w:rFonts w:eastAsia="Times New Roman"/>
                <w:color w:val="000000"/>
              </w:rPr>
            </w:pPr>
          </w:p>
        </w:tc>
        <w:tc>
          <w:tcPr>
            <w:tcW w:w="1986" w:type="dxa"/>
            <w:hideMark/>
          </w:tcPr>
          <w:p w14:paraId="5E56B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vAlign w:val="center"/>
            <w:hideMark/>
          </w:tcPr>
          <w:p w14:paraId="3C2B54B1" w14:textId="34A922D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655CD7ED" w14:textId="41E1BE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(0.02)</w:t>
            </w:r>
          </w:p>
        </w:tc>
        <w:tc>
          <w:tcPr>
            <w:tcW w:w="1290" w:type="dxa"/>
            <w:noWrap/>
            <w:vAlign w:val="center"/>
            <w:hideMark/>
          </w:tcPr>
          <w:p w14:paraId="35D47FD5" w14:textId="2EAD599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3438D4F6" w14:textId="4965C73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034EBF4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D5328B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E7451A" w:rsidRPr="00005E6E" w:rsidRDefault="00E7451A" w:rsidP="00E7451A">
            <w:pPr>
              <w:widowControl/>
              <w:wordWrap/>
              <w:autoSpaceDE/>
              <w:autoSpaceDN/>
              <w:rPr>
                <w:rFonts w:eastAsia="Times New Roman"/>
                <w:color w:val="000000"/>
              </w:rPr>
            </w:pPr>
          </w:p>
        </w:tc>
        <w:tc>
          <w:tcPr>
            <w:tcW w:w="1986" w:type="dxa"/>
            <w:hideMark/>
          </w:tcPr>
          <w:p w14:paraId="63C04D9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vAlign w:val="center"/>
            <w:hideMark/>
          </w:tcPr>
          <w:p w14:paraId="75C34A73" w14:textId="6A93DE4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noWrap/>
            <w:vAlign w:val="center"/>
            <w:hideMark/>
          </w:tcPr>
          <w:p w14:paraId="600C1702" w14:textId="536CB62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4ADBA408" w14:textId="72E931F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right w:val="double" w:sz="4" w:space="0" w:color="auto"/>
            </w:tcBorders>
            <w:noWrap/>
            <w:vAlign w:val="center"/>
            <w:hideMark/>
          </w:tcPr>
          <w:p w14:paraId="6730ADDB" w14:textId="37FE1B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left w:val="double" w:sz="4" w:space="0" w:color="auto"/>
              <w:right w:val="nil"/>
            </w:tcBorders>
            <w:noWrap/>
            <w:hideMark/>
          </w:tcPr>
          <w:p w14:paraId="518A9A6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E7451A" w:rsidRPr="00005E6E" w14:paraId="55A8A27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E7451A" w:rsidRPr="00005E6E" w:rsidRDefault="00E7451A" w:rsidP="00E7451A">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vAlign w:val="center"/>
            <w:hideMark/>
          </w:tcPr>
          <w:p w14:paraId="1C9845EE" w14:textId="0C9710B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(0.02)</w:t>
            </w:r>
          </w:p>
        </w:tc>
        <w:tc>
          <w:tcPr>
            <w:tcW w:w="1290" w:type="dxa"/>
            <w:tcBorders>
              <w:bottom w:val="single" w:sz="12" w:space="0" w:color="auto"/>
            </w:tcBorders>
            <w:noWrap/>
            <w:vAlign w:val="center"/>
            <w:hideMark/>
          </w:tcPr>
          <w:p w14:paraId="18BF839F" w14:textId="758601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bottom w:val="single" w:sz="12" w:space="0" w:color="auto"/>
            </w:tcBorders>
            <w:noWrap/>
            <w:vAlign w:val="center"/>
            <w:hideMark/>
          </w:tcPr>
          <w:p w14:paraId="06291B2B" w14:textId="37503F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bottom w:val="single" w:sz="12" w:space="0" w:color="auto"/>
              <w:right w:val="double" w:sz="4" w:space="0" w:color="auto"/>
            </w:tcBorders>
            <w:noWrap/>
            <w:vAlign w:val="center"/>
            <w:hideMark/>
          </w:tcPr>
          <w:p w14:paraId="72040122" w14:textId="2B12315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089940CE" w:rsidR="00661E3D" w:rsidRPr="00005E6E" w:rsidRDefault="00661E3D" w:rsidP="000F3486">
      <w:pPr>
        <w:pStyle w:val="Caption"/>
      </w:pPr>
      <w:bookmarkStart w:id="716" w:name="_Ref81242131"/>
      <w:r w:rsidRPr="00005E6E">
        <w:lastRenderedPageBreak/>
        <w:t xml:space="preserve">Table </w:t>
      </w:r>
      <w:fldSimple w:instr=" SEQ Table \* ARABIC ">
        <w:r w:rsidR="00EE77C4">
          <w:rPr>
            <w:noProof/>
          </w:rPr>
          <w:t>4</w:t>
        </w:r>
      </w:fldSimple>
      <w:bookmarkEnd w:id="713"/>
      <w:bookmarkEnd w:id="716"/>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5000" w:type="pct"/>
        <w:tblLook w:val="04A0" w:firstRow="1" w:lastRow="0" w:firstColumn="1" w:lastColumn="0" w:noHBand="0" w:noVBand="1"/>
      </w:tblPr>
      <w:tblGrid>
        <w:gridCol w:w="2643"/>
        <w:gridCol w:w="3699"/>
        <w:gridCol w:w="4821"/>
        <w:gridCol w:w="698"/>
        <w:gridCol w:w="698"/>
        <w:gridCol w:w="698"/>
        <w:gridCol w:w="701"/>
      </w:tblGrid>
      <w:tr w:rsidR="00AF0DB9" w:rsidRPr="00005E6E" w14:paraId="1A5EE789" w14:textId="77777777" w:rsidTr="00E7451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1726" w:type="pct"/>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250" w:type="pct"/>
            <w:tcBorders>
              <w:top w:val="single" w:sz="12" w:space="0" w:color="auto"/>
              <w:bottom w:val="single" w:sz="12" w:space="0" w:color="auto"/>
            </w:tcBorders>
            <w:shd w:val="clear" w:color="auto" w:fill="A5A5A5" w:themeFill="accent3"/>
            <w:noWrap/>
            <w:hideMark/>
          </w:tcPr>
          <w:p w14:paraId="47E69198" w14:textId="2F61F0D2" w:rsidR="00AF0DB9" w:rsidRPr="00E7451A" w:rsidRDefault="006F3D9C"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sz w:val="20"/>
                <w:szCs w:val="20"/>
              </w:rPr>
              <w:t>G</w:t>
            </w:r>
            <w:r w:rsidR="00E7451A" w:rsidRPr="00E7451A">
              <w:rPr>
                <w:rFonts w:eastAsia="Times New Roman" w:hint="eastAsia"/>
                <w:sz w:val="20"/>
                <w:szCs w:val="20"/>
              </w:rPr>
              <w:t>1</w:t>
            </w:r>
          </w:p>
        </w:tc>
        <w:tc>
          <w:tcPr>
            <w:tcW w:w="250" w:type="pct"/>
            <w:tcBorders>
              <w:top w:val="single" w:sz="12" w:space="0" w:color="auto"/>
              <w:bottom w:val="single" w:sz="12" w:space="0" w:color="auto"/>
            </w:tcBorders>
            <w:shd w:val="clear" w:color="auto" w:fill="A5A5A5" w:themeFill="accent3"/>
            <w:noWrap/>
            <w:hideMark/>
          </w:tcPr>
          <w:p w14:paraId="736C4D3B" w14:textId="578B4026"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G2</w:t>
            </w:r>
          </w:p>
        </w:tc>
        <w:tc>
          <w:tcPr>
            <w:tcW w:w="250" w:type="pct"/>
            <w:tcBorders>
              <w:top w:val="single" w:sz="12" w:space="0" w:color="auto"/>
              <w:bottom w:val="single" w:sz="12" w:space="0" w:color="auto"/>
            </w:tcBorders>
            <w:shd w:val="clear" w:color="auto" w:fill="A5A5A5" w:themeFill="accent3"/>
            <w:noWrap/>
            <w:hideMark/>
          </w:tcPr>
          <w:p w14:paraId="1CDBC88C" w14:textId="21B4A46D"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G3</w:t>
            </w:r>
          </w:p>
        </w:tc>
        <w:tc>
          <w:tcPr>
            <w:tcW w:w="250" w:type="pct"/>
            <w:tcBorders>
              <w:top w:val="single" w:sz="12" w:space="0" w:color="auto"/>
              <w:bottom w:val="single" w:sz="12" w:space="0" w:color="auto"/>
              <w:right w:val="nil"/>
            </w:tcBorders>
            <w:shd w:val="clear" w:color="auto" w:fill="A5A5A5" w:themeFill="accent3"/>
            <w:noWrap/>
            <w:hideMark/>
          </w:tcPr>
          <w:p w14:paraId="36A95CEE" w14:textId="13E3FBB4"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G4</w:t>
            </w:r>
          </w:p>
        </w:tc>
      </w:tr>
      <w:tr w:rsidR="00E7451A" w:rsidRPr="00005E6E" w14:paraId="59D0D681"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3999" w:type="pct"/>
            <w:gridSpan w:val="3"/>
            <w:tcBorders>
              <w:top w:val="single" w:sz="12" w:space="0" w:color="auto"/>
              <w:left w:val="nil"/>
              <w:bottom w:val="single" w:sz="4" w:space="0" w:color="999999" w:themeColor="text1" w:themeTint="66"/>
            </w:tcBorders>
            <w:noWrap/>
            <w:hideMark/>
          </w:tcPr>
          <w:p w14:paraId="2F5A6D62" w14:textId="20562658" w:rsidR="00E7451A" w:rsidRPr="00005E6E" w:rsidRDefault="00E7451A" w:rsidP="00E7451A">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250" w:type="pct"/>
            <w:tcBorders>
              <w:top w:val="single" w:sz="12" w:space="0" w:color="auto"/>
              <w:bottom w:val="single" w:sz="4" w:space="0" w:color="999999" w:themeColor="text1" w:themeTint="66"/>
            </w:tcBorders>
            <w:noWrap/>
            <w:vAlign w:val="center"/>
          </w:tcPr>
          <w:p w14:paraId="3B230A64" w14:textId="0A8D6FB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-0.59</w:t>
            </w:r>
          </w:p>
        </w:tc>
        <w:tc>
          <w:tcPr>
            <w:tcW w:w="250" w:type="pct"/>
            <w:tcBorders>
              <w:top w:val="single" w:sz="12" w:space="0" w:color="auto"/>
              <w:bottom w:val="single" w:sz="4" w:space="0" w:color="999999" w:themeColor="text1" w:themeTint="66"/>
            </w:tcBorders>
            <w:noWrap/>
            <w:vAlign w:val="center"/>
          </w:tcPr>
          <w:p w14:paraId="4A52643C" w14:textId="6F039FE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0.41</w:t>
            </w:r>
          </w:p>
        </w:tc>
        <w:tc>
          <w:tcPr>
            <w:tcW w:w="250" w:type="pct"/>
            <w:tcBorders>
              <w:top w:val="single" w:sz="12" w:space="0" w:color="auto"/>
              <w:bottom w:val="single" w:sz="4" w:space="0" w:color="999999" w:themeColor="text1" w:themeTint="66"/>
            </w:tcBorders>
            <w:noWrap/>
            <w:vAlign w:val="center"/>
          </w:tcPr>
          <w:p w14:paraId="55DC3DB1" w14:textId="791AA51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0.53</w:t>
            </w:r>
          </w:p>
        </w:tc>
        <w:tc>
          <w:tcPr>
            <w:tcW w:w="250" w:type="pct"/>
            <w:tcBorders>
              <w:top w:val="single" w:sz="12" w:space="0" w:color="auto"/>
              <w:bottom w:val="single" w:sz="4" w:space="0" w:color="999999" w:themeColor="text1" w:themeTint="66"/>
              <w:right w:val="nil"/>
            </w:tcBorders>
            <w:noWrap/>
            <w:vAlign w:val="center"/>
          </w:tcPr>
          <w:p w14:paraId="7D379EB7" w14:textId="0E3BDEC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-0.34</w:t>
            </w:r>
          </w:p>
        </w:tc>
      </w:tr>
      <w:tr w:rsidR="00E7451A" w:rsidRPr="00005E6E" w14:paraId="7CA0CDC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left w:val="nil"/>
            </w:tcBorders>
            <w:noWrap/>
            <w:hideMark/>
          </w:tcPr>
          <w:p w14:paraId="3BC1EECD"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1325" w:type="pct"/>
            <w:vMerge w:val="restart"/>
            <w:noWrap/>
            <w:hideMark/>
          </w:tcPr>
          <w:p w14:paraId="19F3037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1726" w:type="pct"/>
            <w:noWrap/>
            <w:hideMark/>
          </w:tcPr>
          <w:p w14:paraId="43A79753" w14:textId="2E2E7EC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the lowest household </w:t>
            </w:r>
          </w:p>
          <w:p w14:paraId="1AD7DF25" w14:textId="2D648723"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tcPr>
          <w:p w14:paraId="669840CB" w14:textId="39DB9F3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79FA87FB" w14:textId="397880C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B3F9907" w14:textId="5EF17D8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1DE6A4C" w14:textId="7168999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E7451A" w:rsidRPr="00005E6E" w14:paraId="2B2AC149"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00277E6"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39BE861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160499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vAlign w:val="center"/>
          </w:tcPr>
          <w:p w14:paraId="63579A5B" w14:textId="54D882D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noWrap/>
          </w:tcPr>
          <w:p w14:paraId="32C9908B" w14:textId="111FE48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79BAE528" w14:textId="0F8F87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0.38</w:t>
            </w:r>
          </w:p>
        </w:tc>
        <w:tc>
          <w:tcPr>
            <w:tcW w:w="250" w:type="pct"/>
            <w:tcBorders>
              <w:right w:val="nil"/>
            </w:tcBorders>
            <w:noWrap/>
          </w:tcPr>
          <w:p w14:paraId="11F6265F" w14:textId="103D06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2637A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2245DEE5"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6D84B4B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2A3C9FE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250" w:type="pct"/>
            <w:noWrap/>
            <w:vAlign w:val="center"/>
          </w:tcPr>
          <w:p w14:paraId="2A6F397C" w14:textId="10396F8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c>
          <w:tcPr>
            <w:tcW w:w="250" w:type="pct"/>
            <w:noWrap/>
            <w:vAlign w:val="center"/>
          </w:tcPr>
          <w:p w14:paraId="07FD241D" w14:textId="0677B4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0.47</w:t>
            </w:r>
          </w:p>
        </w:tc>
        <w:tc>
          <w:tcPr>
            <w:tcW w:w="250" w:type="pct"/>
            <w:noWrap/>
            <w:vAlign w:val="center"/>
          </w:tcPr>
          <w:p w14:paraId="155F2CC0" w14:textId="3943512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c>
          <w:tcPr>
            <w:tcW w:w="250" w:type="pct"/>
            <w:tcBorders>
              <w:right w:val="nil"/>
            </w:tcBorders>
            <w:noWrap/>
            <w:vAlign w:val="center"/>
          </w:tcPr>
          <w:p w14:paraId="7F448EC6" w14:textId="668D3DB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65FB0D0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931763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09908AC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1726" w:type="pct"/>
            <w:noWrap/>
            <w:hideMark/>
          </w:tcPr>
          <w:p w14:paraId="0927A3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250" w:type="pct"/>
            <w:noWrap/>
          </w:tcPr>
          <w:p w14:paraId="50C28300" w14:textId="5385EC6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12866F3" w14:textId="53C9F69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w:t>
            </w:r>
          </w:p>
        </w:tc>
        <w:tc>
          <w:tcPr>
            <w:tcW w:w="250" w:type="pct"/>
            <w:noWrap/>
          </w:tcPr>
          <w:p w14:paraId="16024ADA" w14:textId="0606D9C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0FE471D" w14:textId="4FDD5A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r>
      <w:tr w:rsidR="00E7451A" w:rsidRPr="00005E6E" w14:paraId="0849DFC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6B2FE28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2711D0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1726" w:type="pct"/>
            <w:noWrap/>
            <w:hideMark/>
          </w:tcPr>
          <w:p w14:paraId="7174A90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250" w:type="pct"/>
            <w:noWrap/>
          </w:tcPr>
          <w:p w14:paraId="23845DF0" w14:textId="79EA497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28147A42" w14:textId="2C126E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34A3070D" w14:textId="5A30491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0.25</w:t>
            </w:r>
          </w:p>
        </w:tc>
        <w:tc>
          <w:tcPr>
            <w:tcW w:w="250" w:type="pct"/>
            <w:tcBorders>
              <w:right w:val="nil"/>
            </w:tcBorders>
            <w:noWrap/>
          </w:tcPr>
          <w:p w14:paraId="6D5245BA" w14:textId="0971DD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1C287CD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51A2AF6"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27EEE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1726" w:type="pct"/>
            <w:tcBorders>
              <w:bottom w:val="single" w:sz="4" w:space="0" w:color="auto"/>
            </w:tcBorders>
            <w:noWrap/>
            <w:hideMark/>
          </w:tcPr>
          <w:p w14:paraId="7D159B9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250" w:type="pct"/>
            <w:tcBorders>
              <w:bottom w:val="single" w:sz="4" w:space="0" w:color="auto"/>
            </w:tcBorders>
            <w:noWrap/>
          </w:tcPr>
          <w:p w14:paraId="4FB29195" w14:textId="70518D7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vAlign w:val="center"/>
          </w:tcPr>
          <w:p w14:paraId="1087F08D" w14:textId="03ACC56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bottom w:val="single" w:sz="4" w:space="0" w:color="auto"/>
            </w:tcBorders>
            <w:noWrap/>
          </w:tcPr>
          <w:p w14:paraId="4A240885" w14:textId="161CE81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6367B21A" w14:textId="6E0089A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61DC9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84A2570"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1325" w:type="pct"/>
            <w:vMerge w:val="restart"/>
            <w:tcBorders>
              <w:top w:val="single" w:sz="4" w:space="0" w:color="auto"/>
            </w:tcBorders>
            <w:noWrap/>
            <w:hideMark/>
          </w:tcPr>
          <w:p w14:paraId="2F8B1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1726" w:type="pct"/>
            <w:tcBorders>
              <w:top w:val="single" w:sz="4" w:space="0" w:color="auto"/>
            </w:tcBorders>
            <w:noWrap/>
            <w:hideMark/>
          </w:tcPr>
          <w:p w14:paraId="053116F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250" w:type="pct"/>
            <w:tcBorders>
              <w:top w:val="single" w:sz="4" w:space="0" w:color="auto"/>
            </w:tcBorders>
            <w:noWrap/>
            <w:vAlign w:val="center"/>
          </w:tcPr>
          <w:p w14:paraId="474A359A" w14:textId="25ACC61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-0.35</w:t>
            </w:r>
          </w:p>
        </w:tc>
        <w:tc>
          <w:tcPr>
            <w:tcW w:w="250" w:type="pct"/>
            <w:tcBorders>
              <w:top w:val="single" w:sz="4" w:space="0" w:color="auto"/>
            </w:tcBorders>
            <w:noWrap/>
            <w:vAlign w:val="center"/>
          </w:tcPr>
          <w:p w14:paraId="04F7402C" w14:textId="70377F9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tcBorders>
            <w:noWrap/>
            <w:vAlign w:val="center"/>
          </w:tcPr>
          <w:p w14:paraId="1C6588B1" w14:textId="1C27E3D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right w:val="nil"/>
            </w:tcBorders>
            <w:noWrap/>
            <w:vAlign w:val="center"/>
          </w:tcPr>
          <w:p w14:paraId="7E39A452" w14:textId="415D346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0.18</w:t>
            </w:r>
          </w:p>
        </w:tc>
      </w:tr>
      <w:tr w:rsidR="00E7451A" w:rsidRPr="00005E6E" w14:paraId="286076D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9578D67"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vMerge/>
            <w:noWrap/>
            <w:hideMark/>
          </w:tcPr>
          <w:p w14:paraId="6ED8836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726" w:type="pct"/>
            <w:noWrap/>
            <w:hideMark/>
          </w:tcPr>
          <w:p w14:paraId="03350DB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250" w:type="pct"/>
            <w:noWrap/>
          </w:tcPr>
          <w:p w14:paraId="255BC122" w14:textId="2FAF55B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4C0CE9CE" w14:textId="747722B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0.39</w:t>
            </w:r>
          </w:p>
        </w:tc>
        <w:tc>
          <w:tcPr>
            <w:tcW w:w="250" w:type="pct"/>
            <w:noWrap/>
          </w:tcPr>
          <w:p w14:paraId="26725403" w14:textId="197BC8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0B0DB835" w14:textId="3CBE568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-0.64</w:t>
            </w:r>
          </w:p>
        </w:tc>
      </w:tr>
      <w:tr w:rsidR="00E7451A" w:rsidRPr="00005E6E" w14:paraId="3FEFEB5F"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7BACDD3"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tcBorders>
              <w:bottom w:val="single" w:sz="4" w:space="0" w:color="auto"/>
            </w:tcBorders>
            <w:noWrap/>
            <w:hideMark/>
          </w:tcPr>
          <w:p w14:paraId="7476DD5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1726" w:type="pct"/>
            <w:tcBorders>
              <w:bottom w:val="single" w:sz="4" w:space="0" w:color="auto"/>
            </w:tcBorders>
            <w:noWrap/>
            <w:hideMark/>
          </w:tcPr>
          <w:p w14:paraId="0F16033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250" w:type="pct"/>
            <w:tcBorders>
              <w:bottom w:val="single" w:sz="4" w:space="0" w:color="auto"/>
            </w:tcBorders>
            <w:noWrap/>
            <w:vAlign w:val="center"/>
          </w:tcPr>
          <w:p w14:paraId="5A86EA4A" w14:textId="6D0A6EF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0.07</w:t>
            </w:r>
          </w:p>
        </w:tc>
        <w:tc>
          <w:tcPr>
            <w:tcW w:w="250" w:type="pct"/>
            <w:tcBorders>
              <w:bottom w:val="single" w:sz="4" w:space="0" w:color="auto"/>
            </w:tcBorders>
            <w:noWrap/>
            <w:vAlign w:val="center"/>
          </w:tcPr>
          <w:p w14:paraId="04D6FC64" w14:textId="4450694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-0.15</w:t>
            </w:r>
          </w:p>
        </w:tc>
        <w:tc>
          <w:tcPr>
            <w:tcW w:w="250" w:type="pct"/>
            <w:tcBorders>
              <w:bottom w:val="single" w:sz="4" w:space="0" w:color="auto"/>
            </w:tcBorders>
            <w:noWrap/>
          </w:tcPr>
          <w:p w14:paraId="469D4432" w14:textId="5BE3976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1A4E1107" w14:textId="4533C5E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46128FEC"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nil"/>
              <w:bottom w:val="single" w:sz="4" w:space="0" w:color="auto"/>
            </w:tcBorders>
            <w:noWrap/>
            <w:hideMark/>
          </w:tcPr>
          <w:p w14:paraId="72256D55"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1325" w:type="pct"/>
            <w:tcBorders>
              <w:top w:val="single" w:sz="4" w:space="0" w:color="auto"/>
              <w:bottom w:val="single" w:sz="4" w:space="0" w:color="auto"/>
            </w:tcBorders>
            <w:noWrap/>
            <w:hideMark/>
          </w:tcPr>
          <w:p w14:paraId="20E03D3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1726" w:type="pct"/>
            <w:tcBorders>
              <w:top w:val="single" w:sz="4" w:space="0" w:color="auto"/>
              <w:bottom w:val="single" w:sz="4" w:space="0" w:color="auto"/>
            </w:tcBorders>
            <w:noWrap/>
            <w:hideMark/>
          </w:tcPr>
          <w:p w14:paraId="771E64F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250" w:type="pct"/>
            <w:tcBorders>
              <w:top w:val="single" w:sz="4" w:space="0" w:color="auto"/>
              <w:bottom w:val="single" w:sz="4" w:space="0" w:color="auto"/>
            </w:tcBorders>
            <w:noWrap/>
            <w:vAlign w:val="center"/>
          </w:tcPr>
          <w:p w14:paraId="64E23088" w14:textId="6E3CCC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0.71</w:t>
            </w:r>
          </w:p>
        </w:tc>
        <w:tc>
          <w:tcPr>
            <w:tcW w:w="250" w:type="pct"/>
            <w:tcBorders>
              <w:top w:val="single" w:sz="4" w:space="0" w:color="auto"/>
              <w:bottom w:val="single" w:sz="4" w:space="0" w:color="auto"/>
            </w:tcBorders>
            <w:noWrap/>
            <w:vAlign w:val="center"/>
          </w:tcPr>
          <w:p w14:paraId="546CB895" w14:textId="2D7CFA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tcBorders>
            <w:noWrap/>
            <w:vAlign w:val="center"/>
          </w:tcPr>
          <w:p w14:paraId="69F20A89" w14:textId="2E9D11C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right w:val="nil"/>
            </w:tcBorders>
            <w:noWrap/>
            <w:vAlign w:val="center"/>
          </w:tcPr>
          <w:p w14:paraId="058B24E1" w14:textId="5ABF08C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-0.26</w:t>
            </w:r>
          </w:p>
        </w:tc>
      </w:tr>
      <w:tr w:rsidR="00E7451A" w:rsidRPr="00005E6E" w14:paraId="3DA6FB5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12835D0" w14:textId="3DC1E21F"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1325" w:type="pct"/>
            <w:tcBorders>
              <w:top w:val="single" w:sz="4" w:space="0" w:color="auto"/>
            </w:tcBorders>
            <w:noWrap/>
            <w:hideMark/>
          </w:tcPr>
          <w:p w14:paraId="0EA547A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1726" w:type="pct"/>
            <w:tcBorders>
              <w:top w:val="single" w:sz="4" w:space="0" w:color="auto"/>
            </w:tcBorders>
            <w:noWrap/>
            <w:hideMark/>
          </w:tcPr>
          <w:p w14:paraId="74A2C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Cumulative COVID-19 reported cases per </w:t>
            </w:r>
            <w:proofErr w:type="gramStart"/>
            <w:r w:rsidRPr="00005E6E">
              <w:rPr>
                <w:rFonts w:eastAsia="Times New Roman"/>
                <w:color w:val="000000"/>
                <w:sz w:val="20"/>
                <w:szCs w:val="20"/>
              </w:rPr>
              <w:t>100,000</w:t>
            </w:r>
            <w:proofErr w:type="gramEnd"/>
            <w:r w:rsidRPr="00005E6E">
              <w:rPr>
                <w:rFonts w:eastAsia="Times New Roman"/>
                <w:color w:val="000000"/>
                <w:sz w:val="20"/>
                <w:szCs w:val="20"/>
              </w:rPr>
              <w:t xml:space="preserve"> </w:t>
            </w:r>
          </w:p>
          <w:p w14:paraId="75BB8CE3" w14:textId="38DE776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top w:val="single" w:sz="4" w:space="0" w:color="auto"/>
            </w:tcBorders>
            <w:noWrap/>
            <w:vAlign w:val="center"/>
          </w:tcPr>
          <w:p w14:paraId="3718E6E3" w14:textId="6DBFC6A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0.24</w:t>
            </w:r>
          </w:p>
        </w:tc>
        <w:tc>
          <w:tcPr>
            <w:tcW w:w="250" w:type="pct"/>
            <w:tcBorders>
              <w:top w:val="single" w:sz="4" w:space="0" w:color="auto"/>
            </w:tcBorders>
            <w:noWrap/>
          </w:tcPr>
          <w:p w14:paraId="515E6735" w14:textId="7135D0A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2DAA46CE" w14:textId="3891C55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786B0B8C" w14:textId="4B4DA4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r>
      <w:tr w:rsidR="00E7451A" w:rsidRPr="00005E6E" w14:paraId="14C6CB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4A04E749"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3929BB9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1726" w:type="pct"/>
            <w:tcBorders>
              <w:bottom w:val="single" w:sz="4" w:space="0" w:color="auto"/>
            </w:tcBorders>
            <w:noWrap/>
            <w:hideMark/>
          </w:tcPr>
          <w:p w14:paraId="3EBF3A4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Cumulative COVID-19 reported deaths per </w:t>
            </w:r>
            <w:proofErr w:type="gramStart"/>
            <w:r w:rsidRPr="00005E6E">
              <w:rPr>
                <w:rFonts w:eastAsia="Times New Roman"/>
                <w:color w:val="000000"/>
                <w:sz w:val="20"/>
                <w:szCs w:val="20"/>
              </w:rPr>
              <w:t>100,000</w:t>
            </w:r>
            <w:proofErr w:type="gramEnd"/>
          </w:p>
          <w:p w14:paraId="110DF15D" w14:textId="3C82FE8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bottom w:val="single" w:sz="4" w:space="0" w:color="auto"/>
            </w:tcBorders>
            <w:noWrap/>
          </w:tcPr>
          <w:p w14:paraId="5EF13308" w14:textId="7CA6FE8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663FA73A" w14:textId="2D7FD8E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32FF366F" w14:textId="1CB1485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vAlign w:val="center"/>
          </w:tcPr>
          <w:p w14:paraId="03D81C6A" w14:textId="58305E4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w:t>
            </w:r>
          </w:p>
        </w:tc>
      </w:tr>
      <w:tr w:rsidR="00E7451A" w:rsidRPr="00005E6E" w14:paraId="2B3C018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29688292"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1325" w:type="pct"/>
            <w:tcBorders>
              <w:top w:val="single" w:sz="4" w:space="0" w:color="auto"/>
            </w:tcBorders>
            <w:noWrap/>
            <w:hideMark/>
          </w:tcPr>
          <w:p w14:paraId="2965F481" w14:textId="090FACA4"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1726" w:type="pct"/>
            <w:tcBorders>
              <w:top w:val="single" w:sz="4" w:space="0" w:color="auto"/>
            </w:tcBorders>
            <w:noWrap/>
            <w:hideMark/>
          </w:tcPr>
          <w:p w14:paraId="4761CE0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250" w:type="pct"/>
            <w:tcBorders>
              <w:top w:val="single" w:sz="4" w:space="0" w:color="auto"/>
            </w:tcBorders>
            <w:noWrap/>
            <w:vAlign w:val="center"/>
          </w:tcPr>
          <w:p w14:paraId="0E2ADD16" w14:textId="529DF0F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tcBorders>
              <w:top w:val="single" w:sz="4" w:space="0" w:color="auto"/>
            </w:tcBorders>
            <w:noWrap/>
          </w:tcPr>
          <w:p w14:paraId="1D703AFC" w14:textId="1031CA1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75938C8B" w14:textId="6121803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388396C6" w14:textId="5D414F0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r>
      <w:tr w:rsidR="00E7451A" w:rsidRPr="00005E6E" w14:paraId="11916D63"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813321E" w14:textId="77777777" w:rsidR="00E7451A" w:rsidRPr="00005E6E" w:rsidRDefault="00E7451A" w:rsidP="00E7451A">
            <w:pPr>
              <w:widowControl/>
              <w:wordWrap/>
              <w:autoSpaceDE/>
              <w:autoSpaceDN/>
              <w:rPr>
                <w:rFonts w:eastAsia="Times New Roman"/>
                <w:sz w:val="20"/>
                <w:szCs w:val="20"/>
              </w:rPr>
            </w:pPr>
          </w:p>
        </w:tc>
        <w:tc>
          <w:tcPr>
            <w:tcW w:w="1325" w:type="pct"/>
            <w:noWrap/>
            <w:hideMark/>
          </w:tcPr>
          <w:p w14:paraId="53768AD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1726" w:type="pct"/>
            <w:noWrap/>
            <w:hideMark/>
          </w:tcPr>
          <w:p w14:paraId="05B8D05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250" w:type="pct"/>
            <w:noWrap/>
          </w:tcPr>
          <w:p w14:paraId="1E1E6876" w14:textId="2D8148C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0F9A4732" w14:textId="53D1216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c>
          <w:tcPr>
            <w:tcW w:w="250" w:type="pct"/>
            <w:noWrap/>
            <w:vAlign w:val="center"/>
          </w:tcPr>
          <w:p w14:paraId="2CA9F1DA" w14:textId="18FC42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c>
          <w:tcPr>
            <w:tcW w:w="250" w:type="pct"/>
            <w:tcBorders>
              <w:right w:val="nil"/>
            </w:tcBorders>
            <w:noWrap/>
          </w:tcPr>
          <w:p w14:paraId="0EB003E0" w14:textId="208EB05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39A9855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131E2D9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07C8677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1726" w:type="pct"/>
            <w:noWrap/>
            <w:hideMark/>
          </w:tcPr>
          <w:p w14:paraId="2E35A64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250" w:type="pct"/>
            <w:noWrap/>
          </w:tcPr>
          <w:p w14:paraId="5B39DE05" w14:textId="1D0FBC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6073DEE" w14:textId="7FC5B566"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0.43</w:t>
            </w:r>
          </w:p>
        </w:tc>
        <w:tc>
          <w:tcPr>
            <w:tcW w:w="250" w:type="pct"/>
            <w:noWrap/>
          </w:tcPr>
          <w:p w14:paraId="6EDFC4AD" w14:textId="5ECCFC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tcPr>
          <w:p w14:paraId="19890C4C" w14:textId="79042F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FE7CA5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76E451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1C5E147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1726" w:type="pct"/>
            <w:noWrap/>
            <w:hideMark/>
          </w:tcPr>
          <w:p w14:paraId="60441C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250" w:type="pct"/>
            <w:noWrap/>
            <w:vAlign w:val="center"/>
          </w:tcPr>
          <w:p w14:paraId="300663B2" w14:textId="3095EC7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0.09</w:t>
            </w:r>
          </w:p>
        </w:tc>
        <w:tc>
          <w:tcPr>
            <w:tcW w:w="250" w:type="pct"/>
            <w:noWrap/>
          </w:tcPr>
          <w:p w14:paraId="002B6D8C" w14:textId="029D63E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D164B16" w14:textId="6B0D6FA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B4B3972" w14:textId="7D80328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04F16EE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double" w:sz="4" w:space="0" w:color="auto"/>
            </w:tcBorders>
            <w:noWrap/>
            <w:hideMark/>
          </w:tcPr>
          <w:p w14:paraId="4A4961AA" w14:textId="77777777" w:rsidR="00E7451A" w:rsidRPr="00005E6E" w:rsidRDefault="00E7451A" w:rsidP="00E7451A">
            <w:pPr>
              <w:widowControl/>
              <w:wordWrap/>
              <w:autoSpaceDE/>
              <w:autoSpaceDN/>
              <w:rPr>
                <w:rFonts w:eastAsia="Times New Roman"/>
                <w:sz w:val="20"/>
                <w:szCs w:val="20"/>
              </w:rPr>
            </w:pPr>
          </w:p>
        </w:tc>
        <w:tc>
          <w:tcPr>
            <w:tcW w:w="1325" w:type="pct"/>
            <w:tcBorders>
              <w:bottom w:val="double" w:sz="4" w:space="0" w:color="auto"/>
            </w:tcBorders>
            <w:noWrap/>
            <w:hideMark/>
          </w:tcPr>
          <w:p w14:paraId="7C34813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1726" w:type="pct"/>
            <w:tcBorders>
              <w:bottom w:val="double" w:sz="4" w:space="0" w:color="auto"/>
            </w:tcBorders>
            <w:noWrap/>
            <w:hideMark/>
          </w:tcPr>
          <w:p w14:paraId="054EC9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250" w:type="pct"/>
            <w:tcBorders>
              <w:bottom w:val="double" w:sz="4" w:space="0" w:color="auto"/>
            </w:tcBorders>
            <w:noWrap/>
            <w:vAlign w:val="center"/>
          </w:tcPr>
          <w:p w14:paraId="3A9F3E7E" w14:textId="3A1E667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0.12</w:t>
            </w:r>
          </w:p>
        </w:tc>
        <w:tc>
          <w:tcPr>
            <w:tcW w:w="250" w:type="pct"/>
            <w:tcBorders>
              <w:bottom w:val="double" w:sz="4" w:space="0" w:color="auto"/>
            </w:tcBorders>
            <w:noWrap/>
          </w:tcPr>
          <w:p w14:paraId="0A2D3CE5" w14:textId="3B4EAB5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tcBorders>
            <w:noWrap/>
          </w:tcPr>
          <w:p w14:paraId="0485DDDC" w14:textId="541011F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right w:val="nil"/>
            </w:tcBorders>
            <w:noWrap/>
            <w:vAlign w:val="center"/>
          </w:tcPr>
          <w:p w14:paraId="1E9CEB09" w14:textId="078DA65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CE6A7F" w:rsidRPr="00005E6E" w14:paraId="526D63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008854A1" w:rsidRPr="00005E6E">
              <w:rPr>
                <w:rFonts w:eastAsia="Times New Roman"/>
                <w:b w:val="0"/>
                <w:bCs w:val="0"/>
                <w:color w:val="000000"/>
                <w:sz w:val="20"/>
                <w:szCs w:val="20"/>
              </w:rPr>
              <w:t xml:space="preserve"> (Akaike's Information Corrected Criterion)</w:t>
            </w:r>
          </w:p>
        </w:tc>
        <w:tc>
          <w:tcPr>
            <w:tcW w:w="2728" w:type="pct"/>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2728" w:type="pct"/>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79"/>
    <w:p w14:paraId="6B2B9433" w14:textId="27E6D759" w:rsidR="00E15888" w:rsidRPr="00005E6E" w:rsidRDefault="00E15888" w:rsidP="000F3486">
      <w:pPr>
        <w:pStyle w:val="Heading1"/>
      </w:pPr>
      <w:commentRangeStart w:id="717"/>
      <w:r w:rsidRPr="00005E6E">
        <w:lastRenderedPageBreak/>
        <w:t>Discussion</w:t>
      </w:r>
      <w:commentRangeEnd w:id="717"/>
      <w:r w:rsidR="00005E6E" w:rsidRPr="00005E6E">
        <w:rPr>
          <w:rStyle w:val="CommentReference"/>
          <w:rFonts w:eastAsiaTheme="minorEastAsia"/>
          <w:b w:val="0"/>
          <w:bCs w:val="0"/>
        </w:rPr>
        <w:commentReference w:id="717"/>
      </w:r>
    </w:p>
    <w:p w14:paraId="7B31E9D8" w14:textId="244A46C4" w:rsidR="00523E11" w:rsidRPr="00005E6E" w:rsidRDefault="00554EB6" w:rsidP="000F3486">
      <w:pPr>
        <w:spacing w:after="240"/>
      </w:pPr>
      <w:del w:id="718" w:author="Won Do Lee" w:date="2023-01-19T23:25:00Z">
        <w:r w:rsidRPr="00005E6E" w:rsidDel="001E7E1F">
          <w:delText>Each day, people make new decisions</w:delText>
        </w:r>
      </w:del>
      <w:ins w:id="719" w:author="Won Do Lee" w:date="2023-01-19T23:25:00Z">
        <w:r w:rsidR="001E7E1F" w:rsidRPr="00005E6E">
          <w:t xml:space="preserve">People make </w:t>
        </w:r>
      </w:ins>
      <w:ins w:id="720" w:author="Won Do Lee" w:date="2023-01-19T23:27:00Z">
        <w:r w:rsidR="001E7E1F" w:rsidRPr="00005E6E">
          <w:t>new daily</w:t>
        </w:r>
      </w:ins>
      <w:ins w:id="721" w:author="Won Do Lee" w:date="2023-01-19T23:25:00Z">
        <w:r w:rsidR="001E7E1F" w:rsidRPr="00005E6E">
          <w:t xml:space="preserve"> decisions</w:t>
        </w:r>
      </w:ins>
      <w:r w:rsidRPr="00005E6E">
        <w:t xml:space="preserve">, </w:t>
      </w:r>
      <w:ins w:id="722" w:author="Won Do Lee" w:date="2023-01-19T23:25:00Z">
        <w:r w:rsidR="001E7E1F" w:rsidRPr="00005E6E">
          <w:t xml:space="preserve">which </w:t>
        </w:r>
      </w:ins>
      <w:ins w:id="723" w:author="Won Do Lee" w:date="2023-01-19T23:27:00Z">
        <w:r w:rsidR="001E7E1F" w:rsidRPr="00005E6E">
          <w:t>are</w:t>
        </w:r>
      </w:ins>
      <w:ins w:id="724" w:author="Won Do Lee" w:date="2023-01-19T23:25:00Z">
        <w:r w:rsidR="001E7E1F" w:rsidRPr="00005E6E">
          <w:t xml:space="preserve"> </w:t>
        </w:r>
      </w:ins>
      <w:del w:id="725" w:author="Won Do Lee" w:date="2023-01-19T23:24:00Z">
        <w:r w:rsidRPr="00005E6E" w:rsidDel="001E7E1F">
          <w:delText xml:space="preserve">and it </w:delText>
        </w:r>
      </w:del>
      <w:del w:id="726" w:author="Won Do Lee" w:date="2023-01-17T21:50:00Z">
        <w:r w:rsidRPr="00005E6E" w:rsidDel="003A4303">
          <w:delText>translated into</w:delText>
        </w:r>
      </w:del>
      <w:ins w:id="727" w:author="Won Do Lee" w:date="2023-01-19T23:24:00Z">
        <w:r w:rsidR="001E7E1F" w:rsidRPr="00005E6E">
          <w:t>rende</w:t>
        </w:r>
      </w:ins>
      <w:ins w:id="728" w:author="Won Do Lee" w:date="2023-01-19T23:25:00Z">
        <w:r w:rsidR="001E7E1F" w:rsidRPr="00005E6E">
          <w:t xml:space="preserve">red </w:t>
        </w:r>
      </w:ins>
      <w:ins w:id="729" w:author="Won Do Lee" w:date="2023-01-17T21:50:00Z">
        <w:r w:rsidR="003A4303" w:rsidRPr="00005E6E">
          <w:t>into</w:t>
        </w:r>
      </w:ins>
      <w:r w:rsidRPr="00005E6E">
        <w:t xml:space="preserve"> their mobility </w:t>
      </w:r>
      <w:del w:id="730" w:author="Won Do Lee" w:date="2023-01-17T21:50:00Z">
        <w:r w:rsidRPr="00005E6E" w:rsidDel="003A4303">
          <w:delText xml:space="preserve">behaviour </w:delText>
        </w:r>
      </w:del>
      <w:ins w:id="731" w:author="Won Do Lee" w:date="2023-01-17T21:50:00Z">
        <w:r w:rsidR="003A4303" w:rsidRPr="00005E6E">
          <w:t>behaviours</w:t>
        </w:r>
      </w:ins>
      <w:ins w:id="732" w:author="Won Do Lee" w:date="2023-01-20T00:08:00Z">
        <w:r w:rsidR="006079DB">
          <w:t xml:space="preserve">, travelling </w:t>
        </w:r>
      </w:ins>
      <w:ins w:id="733" w:author="Won Do Lee" w:date="2023-01-20T00:09:00Z">
        <w:r w:rsidR="006079DB">
          <w:t>between locations</w:t>
        </w:r>
      </w:ins>
      <w:ins w:id="734" w:author="Won Do Lee" w:date="2023-01-17T21:51:00Z">
        <w:r w:rsidR="003A4303" w:rsidRPr="00005E6E">
          <w:t xml:space="preserve"> </w:t>
        </w:r>
      </w:ins>
      <w:del w:id="735" w:author="Won Do Lee" w:date="2023-01-17T21:51:00Z">
        <w:r w:rsidRPr="00005E6E" w:rsidDel="003A4303">
          <w:delText xml:space="preserve">to move </w:delText>
        </w:r>
      </w:del>
      <w:del w:id="736" w:author="Won Do Lee" w:date="2023-01-19T23:26:00Z">
        <w:r w:rsidRPr="00005E6E" w:rsidDel="001E7E1F">
          <w:delText>from place to place</w:delText>
        </w:r>
      </w:del>
      <w:ins w:id="737" w:author="Won Do Lee" w:date="2023-01-19T23:26:00Z">
        <w:r w:rsidR="001E7E1F" w:rsidRPr="00005E6E">
          <w:t>to carry</w:t>
        </w:r>
      </w:ins>
      <w:del w:id="738"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39" w:author="Won Do Lee" w:date="2023-01-19T23:27:00Z">
        <w:r w:rsidRPr="00005E6E" w:rsidDel="001E7E1F">
          <w:delText xml:space="preserve">motivated </w:delText>
        </w:r>
      </w:del>
      <w:ins w:id="740"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41" w:author="Won Do Lee" w:date="2023-01-19T23:27:00Z">
        <w:r w:rsidR="00D47AD1" w:rsidRPr="00005E6E" w:rsidDel="001E7E1F">
          <w:delText xml:space="preserve">been </w:delText>
        </w:r>
      </w:del>
      <w:r w:rsidR="00D47AD1" w:rsidRPr="00005E6E">
        <w:t xml:space="preserve">forced </w:t>
      </w:r>
      <w:ins w:id="742"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43" w:author="Won Do Lee" w:date="2023-01-17T21:51:00Z">
        <w:r w:rsidR="00D47AD1" w:rsidRPr="00005E6E" w:rsidDel="000F3486">
          <w:delText>work-</w:delText>
        </w:r>
      </w:del>
      <w:ins w:id="744" w:author="Won Do Lee" w:date="2023-01-17T21:51:00Z">
        <w:r w:rsidR="000F3486" w:rsidRPr="00005E6E">
          <w:t xml:space="preserve">working </w:t>
        </w:r>
      </w:ins>
      <w:r w:rsidR="00D47AD1" w:rsidRPr="00005E6E">
        <w:t>from</w:t>
      </w:r>
      <w:ins w:id="745" w:author="Won Do Lee" w:date="2023-01-17T21:51:00Z">
        <w:r w:rsidR="000F3486" w:rsidRPr="00005E6E">
          <w:t xml:space="preserve"> </w:t>
        </w:r>
      </w:ins>
      <w:del w:id="746" w:author="Won Do Lee" w:date="2023-01-17T21:51:00Z">
        <w:r w:rsidR="00D47AD1" w:rsidRPr="00005E6E" w:rsidDel="000F3486">
          <w:delText>-</w:delText>
        </w:r>
      </w:del>
      <w:r w:rsidR="00D47AD1" w:rsidRPr="00005E6E">
        <w:t xml:space="preserve">home </w:t>
      </w:r>
      <w:del w:id="747" w:author="Won Do Lee" w:date="2023-01-17T21:51:00Z">
        <w:r w:rsidR="00D47AD1" w:rsidRPr="00005E6E" w:rsidDel="000F3486">
          <w:delText>setting and parents</w:delText>
        </w:r>
      </w:del>
      <w:ins w:id="748" w:author="Won Do Lee" w:date="2023-01-17T21:51:00Z">
        <w:r w:rsidR="000F3486" w:rsidRPr="00005E6E">
          <w:t>and</w:t>
        </w:r>
      </w:ins>
      <w:r w:rsidR="00D47AD1" w:rsidRPr="00005E6E">
        <w:t xml:space="preserve"> </w:t>
      </w:r>
      <w:proofErr w:type="spellStart"/>
      <w:r w:rsidR="00D47AD1" w:rsidRPr="00005E6E">
        <w:t>home</w:t>
      </w:r>
      <w:del w:id="749" w:author="Won Do Lee" w:date="2023-01-17T21:52:00Z">
        <w:r w:rsidR="00D47AD1" w:rsidRPr="00005E6E" w:rsidDel="000F3486">
          <w:delText>-</w:delText>
        </w:r>
      </w:del>
      <w:r w:rsidR="00D47AD1" w:rsidRPr="00005E6E">
        <w:t>schooling</w:t>
      </w:r>
      <w:proofErr w:type="spellEnd"/>
      <w:r w:rsidR="00D47AD1" w:rsidRPr="00005E6E">
        <w:t xml:space="preserve"> during waves of infection and government-mandated stay-at-home orders, lockdowns and social distancing, and longer-term impacts likely to outlast the COVID-19 pandemic. People </w:t>
      </w:r>
      <w:del w:id="750" w:author="Won Do Lee" w:date="2023-01-19T23:28:00Z">
        <w:r w:rsidR="00D47AD1" w:rsidRPr="00005E6E" w:rsidDel="001E7E1F">
          <w:delText xml:space="preserve">start </w:delText>
        </w:r>
      </w:del>
      <w:ins w:id="751" w:author="Won Do Lee" w:date="2023-01-19T23:28:00Z">
        <w:r w:rsidR="001E7E1F" w:rsidRPr="00005E6E">
          <w:t xml:space="preserve">have started </w:t>
        </w:r>
      </w:ins>
      <w:r w:rsidR="00D47AD1" w:rsidRPr="00005E6E">
        <w:t>to see</w:t>
      </w:r>
      <w:del w:id="752" w:author="Won Do Lee" w:date="2023-01-19T23:28:00Z">
        <w:r w:rsidR="00D47AD1" w:rsidRPr="00005E6E" w:rsidDel="001E7E1F">
          <w:delText xml:space="preserve"> a</w:delText>
        </w:r>
      </w:del>
      <w:r w:rsidR="00D47AD1" w:rsidRPr="00005E6E">
        <w:t xml:space="preserve"> new way</w:t>
      </w:r>
      <w:ins w:id="753" w:author="Won Do Lee" w:date="2023-01-19T23:28:00Z">
        <w:r w:rsidR="001E7E1F" w:rsidRPr="00005E6E">
          <w:t>s</w:t>
        </w:r>
      </w:ins>
      <w:r w:rsidR="00D47AD1" w:rsidRPr="00005E6E">
        <w:t xml:space="preserve"> to restore </w:t>
      </w:r>
      <w:del w:id="754"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55" w:author="Won Do Lee" w:date="2023-01-17T21:52:00Z">
        <w:r w:rsidR="00601895" w:rsidRPr="00005E6E" w:rsidDel="000F3486">
          <w:delText xml:space="preserve">explored </w:delText>
        </w:r>
      </w:del>
      <w:ins w:id="756" w:author="Won Do Lee" w:date="2023-01-17T21:52:00Z">
        <w:r w:rsidR="000F3486" w:rsidRPr="00005E6E">
          <w:t xml:space="preserve">examined </w:t>
        </w:r>
      </w:ins>
      <w:del w:id="757" w:author="Won Do Lee" w:date="2023-01-17T21:52:00Z">
        <w:r w:rsidR="009A6D3E" w:rsidRPr="00005E6E" w:rsidDel="000F3486">
          <w:delText xml:space="preserve">the </w:delText>
        </w:r>
        <w:r w:rsidR="00B81916" w:rsidRPr="00005E6E" w:rsidDel="000F3486">
          <w:delText>change</w:delText>
        </w:r>
      </w:del>
      <w:ins w:id="758" w:author="Won Do Lee" w:date="2023-01-17T21:52:00Z">
        <w:r w:rsidR="000F3486" w:rsidRPr="00005E6E">
          <w:t>changes</w:t>
        </w:r>
      </w:ins>
      <w:r w:rsidR="00B81916" w:rsidRPr="00005E6E">
        <w:t xml:space="preserve"> in mobility </w:t>
      </w:r>
      <w:del w:id="759" w:author="Won Do Lee" w:date="2023-01-17T21:52:00Z">
        <w:r w:rsidR="00B81916" w:rsidRPr="00005E6E" w:rsidDel="000F3486">
          <w:delText xml:space="preserve">levels </w:delText>
        </w:r>
      </w:del>
      <w:r w:rsidR="00B81916" w:rsidRPr="00005E6E">
        <w:t>over time</w:t>
      </w:r>
      <w:r w:rsidR="00364A96" w:rsidRPr="00005E6E">
        <w:t xml:space="preserve"> </w:t>
      </w:r>
      <w:del w:id="760"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61" w:author="Won Do Lee" w:date="2023-01-19T23:29:00Z">
        <w:r w:rsidR="001E7E1F" w:rsidRPr="00005E6E">
          <w:t>,</w:t>
        </w:r>
      </w:ins>
      <w:del w:id="762" w:author="Won Do Lee" w:date="2023-01-19T23:28:00Z">
        <w:r w:rsidR="002B1570" w:rsidRPr="00005E6E" w:rsidDel="001E7E1F">
          <w:delText xml:space="preserve"> </w:delText>
        </w:r>
      </w:del>
      <w:ins w:id="763" w:author="Won Do Lee" w:date="2023-01-19T23:28:00Z">
        <w:r w:rsidR="001E7E1F" w:rsidRPr="00005E6E">
          <w:t xml:space="preserve"> and </w:t>
        </w:r>
      </w:ins>
      <w:ins w:id="764" w:author="Won Do Lee" w:date="2023-01-20T00:10:00Z">
        <w:r w:rsidR="00981959">
          <w:t xml:space="preserve">then we </w:t>
        </w:r>
      </w:ins>
      <w:del w:id="765"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66" w:author="Won Do Lee" w:date="2023-01-17T21:53:00Z">
        <w:r w:rsidR="00E015DC" w:rsidRPr="00005E6E" w:rsidDel="000F3486">
          <w:delText xml:space="preserve">demonstrated </w:delText>
        </w:r>
      </w:del>
      <w:ins w:id="767" w:author="Won Do Lee" w:date="2023-01-19T23:28:00Z">
        <w:r w:rsidR="001E7E1F" w:rsidRPr="00005E6E">
          <w:t>demonstrate</w:t>
        </w:r>
      </w:ins>
      <w:ins w:id="768" w:author="Won Do Lee" w:date="2023-01-20T00:10:00Z">
        <w:r w:rsidR="00981959">
          <w:t>d</w:t>
        </w:r>
      </w:ins>
      <w:ins w:id="769" w:author="Won Do Lee" w:date="2023-01-20T00:12:00Z">
        <w:r w:rsidR="00D86553">
          <w:t xml:space="preserve"> </w:t>
        </w:r>
      </w:ins>
      <w:ins w:id="770" w:author="Won Do Lee" w:date="2023-01-20T00:13:00Z">
        <w:r w:rsidR="00D86553">
          <w:t xml:space="preserve">different </w:t>
        </w:r>
      </w:ins>
      <w:ins w:id="771" w:author="Won Do Lee" w:date="2023-01-20T00:10:00Z">
        <w:r w:rsidR="00981959">
          <w:t>trajectories of mobility</w:t>
        </w:r>
      </w:ins>
      <w:ins w:id="772" w:author="Won Do Lee" w:date="2023-01-20T00:11:00Z">
        <w:r w:rsidR="00AD4E1F">
          <w:t xml:space="preserve"> </w:t>
        </w:r>
      </w:ins>
      <w:del w:id="773"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74" w:author="Won Do Lee" w:date="2023-01-20T00:11:00Z">
        <w:r w:rsidR="00AD4E1F">
          <w:t xml:space="preserve"> </w:t>
        </w:r>
      </w:ins>
      <w:ins w:id="775" w:author="Won Do Lee" w:date="2023-01-20T00:12:00Z">
        <w:r w:rsidR="00D86553">
          <w:t>using</w:t>
        </w:r>
      </w:ins>
      <w:r w:rsidR="009A6D3E" w:rsidRPr="00005E6E">
        <w:t xml:space="preserve"> </w:t>
      </w:r>
      <w:del w:id="776"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77" w:author="Won Do Lee" w:date="2023-01-19T23:30:00Z">
        <w:r w:rsidR="001E7E1F" w:rsidRPr="00005E6E">
          <w:t>. We q</w:t>
        </w:r>
      </w:ins>
      <w:ins w:id="778" w:author="Won Do Lee" w:date="2023-01-19T23:29:00Z">
        <w:r w:rsidR="001E7E1F" w:rsidRPr="00005E6E">
          <w:t>uantif</w:t>
        </w:r>
      </w:ins>
      <w:ins w:id="779" w:author="Won Do Lee" w:date="2023-01-19T23:30:00Z">
        <w:r w:rsidR="001E7E1F" w:rsidRPr="00005E6E">
          <w:t xml:space="preserve">ied </w:t>
        </w:r>
      </w:ins>
      <w:del w:id="780" w:author="Won Do Lee" w:date="2023-01-17T21:54:00Z">
        <w:r w:rsidR="009A6D3E" w:rsidRPr="00005E6E" w:rsidDel="000F3486">
          <w:delText>.</w:delText>
        </w:r>
      </w:del>
      <w:del w:id="781" w:author="Won Do Lee" w:date="2023-01-17T21:53:00Z">
        <w:r w:rsidR="009A6D3E" w:rsidRPr="00005E6E" w:rsidDel="000F3486">
          <w:delText xml:space="preserve"> </w:delText>
        </w:r>
      </w:del>
      <w:ins w:id="782" w:author="Won Do Lee" w:date="2023-01-17T21:53:00Z">
        <w:r w:rsidR="000F3486" w:rsidRPr="00005E6E">
          <w:t>similar</w:t>
        </w:r>
      </w:ins>
      <w:ins w:id="783" w:author="Won Do Lee" w:date="2023-01-17T21:54:00Z">
        <w:r w:rsidR="000F3486" w:rsidRPr="00005E6E">
          <w:t xml:space="preserve">ities </w:t>
        </w:r>
      </w:ins>
      <w:ins w:id="784" w:author="Won Do Lee" w:date="2023-01-19T23:30:00Z">
        <w:r w:rsidR="001E7E1F" w:rsidRPr="00005E6E">
          <w:t xml:space="preserve">according </w:t>
        </w:r>
      </w:ins>
      <w:ins w:id="785" w:author="Won Do Lee" w:date="2023-01-20T00:13:00Z">
        <w:r w:rsidR="00D86553">
          <w:t>to changes in mobility</w:t>
        </w:r>
      </w:ins>
      <w:del w:id="786"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787" w:author="Won Do Lee" w:date="2023-01-17T21:54:00Z">
        <w:r w:rsidR="004E2CBD" w:rsidRPr="00005E6E" w:rsidDel="000F3486">
          <w:delText xml:space="preserve">similar </w:delText>
        </w:r>
      </w:del>
      <w:del w:id="788"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789" w:author="Won Do Lee" w:date="2023-01-19T23:30:00Z">
        <w:r w:rsidR="00B81916" w:rsidRPr="00005E6E" w:rsidDel="001E7E1F">
          <w:delText xml:space="preserve">reduction </w:delText>
        </w:r>
      </w:del>
      <w:del w:id="790" w:author="Won Do Lee" w:date="2023-01-20T00:14:00Z">
        <w:r w:rsidR="007715CB" w:rsidRPr="00005E6E" w:rsidDel="00D86553">
          <w:delText>unde</w:delText>
        </w:r>
      </w:del>
      <w:ins w:id="791" w:author="Won Do Lee" w:date="2023-01-20T00:14:00Z">
        <w:r w:rsidR="00D86553">
          <w:t>throughout</w:t>
        </w:r>
      </w:ins>
      <w:del w:id="792" w:author="Won Do Lee" w:date="2023-01-20T00:14:00Z">
        <w:r w:rsidR="007715CB" w:rsidRPr="00005E6E" w:rsidDel="00D86553">
          <w:delText>r</w:delText>
        </w:r>
      </w:del>
      <w:ins w:id="793" w:author="Won Do Lee" w:date="2023-01-17T21:55:00Z">
        <w:r w:rsidR="000F3486" w:rsidRPr="00005E6E">
          <w:t xml:space="preserve"> the initial phases </w:t>
        </w:r>
      </w:ins>
      <w:ins w:id="794" w:author="Won Do Lee" w:date="2023-01-19T23:30:00Z">
        <w:r w:rsidR="001E7E1F" w:rsidRPr="00005E6E">
          <w:t>of</w:t>
        </w:r>
      </w:ins>
      <w:ins w:id="795" w:author="Won Do Lee" w:date="2023-01-17T21:55:00Z">
        <w:r w:rsidR="000F3486" w:rsidRPr="00005E6E">
          <w:t xml:space="preserve"> </w:t>
        </w:r>
      </w:ins>
      <w:ins w:id="796" w:author="Won Do Lee" w:date="2023-01-19T23:30:00Z">
        <w:r w:rsidR="001E7E1F" w:rsidRPr="00005E6E">
          <w:t xml:space="preserve">the </w:t>
        </w:r>
      </w:ins>
      <w:ins w:id="797" w:author="Won Do Lee" w:date="2023-01-17T21:55:00Z">
        <w:r w:rsidR="000F3486" w:rsidRPr="00005E6E">
          <w:t>lockdown</w:t>
        </w:r>
      </w:ins>
      <w:ins w:id="798" w:author="Won Do Lee" w:date="2023-01-19T23:32:00Z">
        <w:r w:rsidR="001E7E1F" w:rsidRPr="00005E6E">
          <w:t xml:space="preserve"> </w:t>
        </w:r>
      </w:ins>
      <w:ins w:id="799" w:author="Won Do Lee" w:date="2023-01-20T00:13:00Z">
        <w:r w:rsidR="00D86553">
          <w:t>by</w:t>
        </w:r>
      </w:ins>
      <w:ins w:id="800" w:author="Won Do Lee" w:date="2023-01-19T23:32:00Z">
        <w:r w:rsidR="001E7E1F" w:rsidRPr="00005E6E">
          <w:t xml:space="preserve"> </w:t>
        </w:r>
      </w:ins>
      <w:del w:id="801" w:author="Won Do Lee" w:date="2023-01-17T21:55:00Z">
        <w:r w:rsidR="007715CB" w:rsidRPr="00005E6E" w:rsidDel="000F3486">
          <w:delText xml:space="preserve"> the lockdown</w:delText>
        </w:r>
      </w:del>
      <w:del w:id="802"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03"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04" w:author="Won Do Lee" w:date="2023-01-20T00:15:00Z">
        <w:r w:rsidR="00BC38F6" w:rsidRPr="00005E6E" w:rsidDel="00D86553">
          <w:delText>characteristic</w:delText>
        </w:r>
      </w:del>
      <w:del w:id="805" w:author="Won Do Lee" w:date="2023-01-19T23:33:00Z">
        <w:r w:rsidR="00BC38F6" w:rsidRPr="00005E6E" w:rsidDel="001E7E1F">
          <w:delText>s</w:delText>
        </w:r>
      </w:del>
      <w:del w:id="806"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07" w:author="Won Do Lee" w:date="2023-01-19T23:31:00Z">
        <w:r w:rsidR="00C87B9E" w:rsidRPr="00005E6E" w:rsidDel="001E7E1F">
          <w:delText>mobility changes</w:delText>
        </w:r>
      </w:del>
      <w:ins w:id="808" w:author="Won Do Lee" w:date="2023-01-20T00:15:00Z">
        <w:r w:rsidR="00D86553">
          <w:t>mobility metric.</w:t>
        </w:r>
      </w:ins>
      <w:del w:id="809" w:author="Won Do Lee" w:date="2023-01-20T00:15:00Z">
        <w:r w:rsidR="00C87B9E" w:rsidRPr="00005E6E" w:rsidDel="00D86553">
          <w:delText xml:space="preserve"> </w:delText>
        </w:r>
      </w:del>
      <w:del w:id="810" w:author="Won Do Lee" w:date="2023-01-20T00:13:00Z">
        <w:r w:rsidR="00C87B9E" w:rsidRPr="00005E6E" w:rsidDel="00D86553">
          <w:delText>over time</w:delText>
        </w:r>
      </w:del>
      <w:ins w:id="811" w:author="Won Do Lee" w:date="2023-01-19T23:32:00Z">
        <w:r w:rsidR="001E7E1F" w:rsidRPr="00005E6E">
          <w:t xml:space="preserve"> </w:t>
        </w:r>
      </w:ins>
      <w:del w:id="812" w:author="Won Do Lee" w:date="2023-01-19T23:32:00Z">
        <w:r w:rsidR="00044418" w:rsidRPr="00005E6E" w:rsidDel="001E7E1F">
          <w:delText xml:space="preserve">, </w:delText>
        </w:r>
      </w:del>
      <w:ins w:id="813" w:author="Won Do Lee" w:date="2023-01-19T23:32:00Z">
        <w:r w:rsidR="001E7E1F" w:rsidRPr="00005E6E">
          <w:t>It allows us to demonstrate</w:t>
        </w:r>
      </w:ins>
      <w:del w:id="814"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15"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16" w:author="Won Do Lee" w:date="2023-01-19T23:33:00Z">
        <w:r w:rsidR="001E7E1F" w:rsidRPr="00005E6E">
          <w:t>examining spatio-temporal mobility patterns</w:t>
        </w:r>
      </w:ins>
      <w:del w:id="817"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18"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19" w:author="Won Do Lee" w:date="2023-01-13T00:12:00Z">
        <w:r w:rsidR="006A48DE" w:rsidRPr="00005E6E">
          <w:t xml:space="preserve">trajectories of mobility </w:t>
        </w:r>
      </w:ins>
      <w:del w:id="820"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21" w:author="Won Do Lee" w:date="2023-01-19T23:33:00Z">
        <w:r w:rsidR="00562230" w:rsidRPr="00005E6E" w:rsidDel="001E7E1F">
          <w:delText xml:space="preserve">the </w:delText>
        </w:r>
      </w:del>
      <w:r w:rsidR="00562230" w:rsidRPr="00005E6E">
        <w:t xml:space="preserve">socioeconomic </w:t>
      </w:r>
      <w:del w:id="822" w:author="Won Do Lee" w:date="2023-01-19T23:34:00Z">
        <w:r w:rsidR="00562230" w:rsidRPr="00005E6E" w:rsidDel="001E7E1F">
          <w:delText>and demographic factor</w:delText>
        </w:r>
        <w:r w:rsidR="00E7196A" w:rsidRPr="00005E6E" w:rsidDel="001E7E1F">
          <w:delText>s</w:delText>
        </w:r>
      </w:del>
      <w:ins w:id="823"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24" w:author="Won Do Lee" w:date="2023-01-19T23:34:00Z">
        <w:r w:rsidRPr="00005E6E" w:rsidDel="001E7E1F">
          <w:delText>the reduction in mobility</w:delText>
        </w:r>
      </w:del>
      <w:ins w:id="825"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26"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27"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28" w:author="Won Do Lee" w:date="2023-01-19T23:35:00Z">
        <w:r w:rsidR="001E7E1F" w:rsidRPr="00005E6E">
          <w:t xml:space="preserve"> they</w:t>
        </w:r>
      </w:ins>
      <w:r w:rsidR="00756D31" w:rsidRPr="00005E6E">
        <w:t xml:space="preserve"> </w:t>
      </w:r>
      <w:del w:id="829"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30"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31"/>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31"/>
      <w:r w:rsidR="00554EB6" w:rsidRPr="00005E6E">
        <w:rPr>
          <w:rStyle w:val="CommentReference"/>
        </w:rPr>
        <w:commentReference w:id="831"/>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32" w:author="Won Do Lee" w:date="2023-01-13T00:22:00Z">
        <w:r w:rsidR="00A277AD" w:rsidRPr="00005E6E" w:rsidDel="00FC3526">
          <w:delText xml:space="preserve">reductions </w:delText>
        </w:r>
      </w:del>
      <w:ins w:id="833"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34"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35" w:author="Won Do Lee" w:date="2023-01-13T00:13:00Z">
        <w:r w:rsidR="006A48DE" w:rsidRPr="00005E6E">
          <w:t>trajectories of mobility</w:t>
        </w:r>
      </w:ins>
      <w:ins w:id="836" w:author="Won Do Lee" w:date="2023-01-13T00:14:00Z">
        <w:r w:rsidR="006A48DE" w:rsidRPr="00005E6E">
          <w:t xml:space="preserve"> </w:t>
        </w:r>
      </w:ins>
      <w:del w:id="837" w:author="Won Do Lee" w:date="2023-01-13T00:14:00Z">
        <w:r w:rsidR="009A0AA3" w:rsidRPr="00005E6E" w:rsidDel="006A48DE">
          <w:delText xml:space="preserve">. It is </w:delText>
        </w:r>
      </w:del>
      <w:del w:id="838" w:author="Won Do Lee" w:date="2023-01-13T00:13:00Z">
        <w:r w:rsidR="005B3324" w:rsidRPr="00005E6E" w:rsidDel="006A48DE">
          <w:delText>explicitly linked to</w:delText>
        </w:r>
      </w:del>
      <w:ins w:id="839"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40" w:author="Won Do Lee" w:date="2023-01-17T21:57:00Z">
        <w:r w:rsidR="000F3486" w:rsidRPr="00005E6E">
          <w:t xml:space="preserve">employing longitudinal </w:t>
        </w:r>
        <w:proofErr w:type="gramStart"/>
        <w:r w:rsidR="000F3486" w:rsidRPr="00005E6E">
          <w:t>perspective  to</w:t>
        </w:r>
        <w:proofErr w:type="gramEnd"/>
        <w:r w:rsidR="000F3486" w:rsidRPr="00005E6E">
          <w:t xml:space="preserve"> explore </w:t>
        </w:r>
      </w:ins>
      <w:del w:id="841" w:author="Won Do Lee" w:date="2023-01-17T21:57:00Z">
        <w:r w:rsidR="00322A3A" w:rsidRPr="00005E6E" w:rsidDel="000F3486">
          <w:delText>the monitoring of</w:delText>
        </w:r>
      </w:del>
      <w:ins w:id="842" w:author="Won Do Lee" w:date="2023-01-17T21:57:00Z">
        <w:r w:rsidR="000F3486" w:rsidRPr="00005E6E">
          <w:t xml:space="preserve">changes in mobility by </w:t>
        </w:r>
      </w:ins>
      <w:del w:id="843"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44" w:author="Won Do Lee" w:date="2023-01-17T21:57:00Z">
        <w:r w:rsidR="000F3486" w:rsidRPr="00005E6E">
          <w:t>And then,</w:t>
        </w:r>
      </w:ins>
      <w:ins w:id="845"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46"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47"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48" w:author="Won Do Lee" w:date="2023-01-13T00:23:00Z">
        <w:r w:rsidR="00FC3526" w:rsidRPr="00005E6E">
          <w:t xml:space="preserve">been </w:t>
        </w:r>
      </w:ins>
      <w:r w:rsidR="000408E3" w:rsidRPr="00005E6E">
        <w:t>changed</w:t>
      </w:r>
      <w:ins w:id="849" w:author="Won Do Lee" w:date="2023-01-13T00:23:00Z">
        <w:r w:rsidR="00FC3526" w:rsidRPr="00005E6E">
          <w:t xml:space="preserve">, </w:t>
        </w:r>
      </w:ins>
      <w:del w:id="850" w:author="Won Do Lee" w:date="2023-01-13T00:23:00Z">
        <w:r w:rsidR="000408E3" w:rsidRPr="00005E6E" w:rsidDel="00FC3526">
          <w:delText xml:space="preserve"> </w:delText>
        </w:r>
      </w:del>
      <w:ins w:id="851" w:author="Won Do Lee" w:date="2023-01-13T00:23:00Z">
        <w:r w:rsidR="00FC3526" w:rsidRPr="00005E6E">
          <w:t xml:space="preserve">and it </w:t>
        </w:r>
      </w:ins>
      <w:del w:id="852" w:author="Won Do Lee" w:date="2023-01-13T00:23:00Z">
        <w:r w:rsidR="00DB7238" w:rsidRPr="00005E6E" w:rsidDel="00FC3526">
          <w:delText xml:space="preserve">can </w:delText>
        </w:r>
      </w:del>
      <w:ins w:id="853" w:author="Won Do Lee" w:date="2023-01-13T00:23:00Z">
        <w:r w:rsidR="00FC3526" w:rsidRPr="00005E6E">
          <w:t xml:space="preserve">could be the clear </w:t>
        </w:r>
      </w:ins>
      <w:ins w:id="854" w:author="Won Do Lee" w:date="2023-01-13T00:24:00Z">
        <w:r w:rsidR="00FC3526" w:rsidRPr="00005E6E">
          <w:t xml:space="preserve">evidence </w:t>
        </w:r>
      </w:ins>
      <w:del w:id="855" w:author="Won Do Lee" w:date="2023-01-13T00:23:00Z">
        <w:r w:rsidR="00DB7238" w:rsidRPr="00005E6E" w:rsidDel="00FC3526">
          <w:delText>be established as</w:delText>
        </w:r>
      </w:del>
      <w:del w:id="856"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57" w:author="Won Do Lee" w:date="2023-01-13T00:24:00Z">
        <w:r w:rsidR="0062663A" w:rsidRPr="00005E6E" w:rsidDel="00FC3526">
          <w:delText>Lockdown easing</w:delText>
        </w:r>
      </w:del>
      <w:ins w:id="858"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59" w:author="Won Do Lee" w:date="2023-01-13T00:14:00Z">
        <w:r w:rsidR="006A48DE" w:rsidRPr="00005E6E">
          <w:t xml:space="preserve">Group heterogeneity in </w:t>
        </w:r>
      </w:ins>
      <w:del w:id="860" w:author="Won Do Lee" w:date="2023-01-13T00:14:00Z">
        <w:r w:rsidR="00987FE0" w:rsidRPr="00005E6E" w:rsidDel="006A48DE">
          <w:delText xml:space="preserve">Heterogeneous </w:delText>
        </w:r>
        <w:r w:rsidR="001A0222" w:rsidRPr="00005E6E" w:rsidDel="006A48DE">
          <w:delText>evolution of change in mobility levels</w:delText>
        </w:r>
      </w:del>
      <w:ins w:id="861"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 xml:space="preserve">in </w:t>
      </w:r>
      <w:proofErr w:type="gramStart"/>
      <w:r w:rsidR="00937F6C" w:rsidRPr="00005E6E">
        <w:t>North West</w:t>
      </w:r>
      <w:proofErr w:type="gramEnd"/>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62" w:author="Won Do Lee" w:date="2023-01-13T00:14:00Z">
        <w:r w:rsidR="00A425EC" w:rsidRPr="00005E6E" w:rsidDel="006A48DE">
          <w:delText>evolution of mobility levels</w:delText>
        </w:r>
      </w:del>
      <w:ins w:id="863" w:author="Won Do Lee" w:date="2023-01-13T00:16:00Z">
        <w:r w:rsidR="003C0780" w:rsidRPr="00005E6E">
          <w:t xml:space="preserve">temporal evolution of mobility level </w:t>
        </w:r>
      </w:ins>
      <w:del w:id="864" w:author="Won Do Lee" w:date="2023-01-13T00:16:00Z">
        <w:r w:rsidR="00E71460" w:rsidRPr="00005E6E" w:rsidDel="003C0780">
          <w:delText xml:space="preserve"> </w:delText>
        </w:r>
      </w:del>
      <w:r w:rsidR="00E71460" w:rsidRPr="00005E6E">
        <w:t xml:space="preserve">in </w:t>
      </w:r>
      <w:del w:id="865" w:author="Won Do Lee" w:date="2023-01-13T00:16:00Z">
        <w:r w:rsidR="00E71460" w:rsidRPr="00005E6E" w:rsidDel="003C0780">
          <w:delText xml:space="preserve">a </w:delText>
        </w:r>
      </w:del>
      <w:r w:rsidR="00E71460" w:rsidRPr="00005E6E">
        <w:t>pandemic</w:t>
      </w:r>
      <w:ins w:id="866"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proofErr w:type="gramStart"/>
      <w:r w:rsidR="00D450D0" w:rsidRPr="00005E6E">
        <w:t>employment</w:t>
      </w:r>
      <w:proofErr w:type="gramEnd"/>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67"/>
      <w:r w:rsidR="00F257F7" w:rsidRPr="00005E6E">
        <w:t>selected</w:t>
      </w:r>
      <w:commentRangeEnd w:id="867"/>
      <w:r w:rsidR="00005E6E" w:rsidRPr="00005E6E">
        <w:rPr>
          <w:rStyle w:val="CommentReference"/>
        </w:rPr>
        <w:commentReference w:id="867"/>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634" w:author="Won Do Lee [2]" w:date="2023-03-31T13:39:00Z" w:initials="WDL">
    <w:p w14:paraId="6DED515A" w14:textId="77777777" w:rsidR="00123DB7" w:rsidRDefault="008E4BBE">
      <w:pPr>
        <w:pStyle w:val="CommentText"/>
      </w:pPr>
      <w:r>
        <w:rPr>
          <w:rStyle w:val="CommentReference"/>
        </w:rPr>
        <w:annotationRef/>
      </w:r>
      <w:r w:rsidR="00123DB7">
        <w:t xml:space="preserve">Characteristic for the temporal pattern </w:t>
      </w:r>
    </w:p>
    <w:p w14:paraId="4456E8B3" w14:textId="77777777" w:rsidR="00123DB7" w:rsidRDefault="00123DB7">
      <w:pPr>
        <w:pStyle w:val="CommentText"/>
      </w:pPr>
      <w:r>
        <w:t>e.g., pace of reduction - extent of reduction - pace of bounce back</w:t>
      </w:r>
    </w:p>
    <w:p w14:paraId="5529F05F" w14:textId="77777777" w:rsidR="00123DB7" w:rsidRDefault="00123DB7">
      <w:pPr>
        <w:pStyle w:val="CommentText"/>
      </w:pPr>
    </w:p>
    <w:p w14:paraId="44F74214" w14:textId="77777777" w:rsidR="00123DB7" w:rsidRDefault="00123DB7">
      <w:pPr>
        <w:pStyle w:val="CommentText"/>
      </w:pPr>
    </w:p>
    <w:p w14:paraId="5CAEE3BD" w14:textId="77777777" w:rsidR="00123DB7" w:rsidRDefault="00123DB7">
      <w:pPr>
        <w:pStyle w:val="CommentText"/>
      </w:pPr>
      <w:r>
        <w:t>Here is the average of mobility reduction between clusters over time</w:t>
      </w:r>
    </w:p>
    <w:p w14:paraId="3C63A7C5" w14:textId="77777777" w:rsidR="00123DB7" w:rsidRDefault="00123DB7">
      <w:pPr>
        <w:pStyle w:val="CommentText"/>
      </w:pPr>
    </w:p>
    <w:p w14:paraId="56280FCD" w14:textId="77777777" w:rsidR="00123DB7" w:rsidRDefault="00123DB7">
      <w:pPr>
        <w:pStyle w:val="CommentText"/>
      </w:pPr>
      <w:r>
        <w:t xml:space="preserve">     mar apr  may  jun </w:t>
      </w:r>
    </w:p>
    <w:p w14:paraId="59F30024" w14:textId="77777777" w:rsidR="00123DB7" w:rsidRDefault="00123DB7">
      <w:pPr>
        <w:pStyle w:val="CommentText"/>
      </w:pPr>
      <w:r>
        <w:t xml:space="preserve">G1: -59, -79, -68, -53 </w:t>
      </w:r>
    </w:p>
    <w:p w14:paraId="5A5948A8" w14:textId="77777777" w:rsidR="00123DB7" w:rsidRDefault="00123DB7">
      <w:pPr>
        <w:pStyle w:val="CommentText"/>
      </w:pPr>
      <w:r>
        <w:t>G2: -53, -71, -59, -42</w:t>
      </w:r>
    </w:p>
    <w:p w14:paraId="2E453E3B" w14:textId="77777777" w:rsidR="00123DB7" w:rsidRDefault="00123DB7">
      <w:pPr>
        <w:pStyle w:val="CommentText"/>
      </w:pPr>
      <w:r>
        <w:t>G3: -43, -61, -46, -33</w:t>
      </w:r>
    </w:p>
    <w:p w14:paraId="3171382C" w14:textId="77777777" w:rsidR="00123DB7" w:rsidRDefault="00123DB7">
      <w:pPr>
        <w:pStyle w:val="CommentText"/>
      </w:pPr>
      <w:r>
        <w:t>G4: -35, -50, -35, -23</w:t>
      </w:r>
    </w:p>
    <w:p w14:paraId="5F84C88C" w14:textId="77777777" w:rsidR="00123DB7" w:rsidRDefault="00123DB7">
      <w:pPr>
        <w:pStyle w:val="CommentText"/>
      </w:pPr>
      <w:r>
        <w:t>Nat: -48, -65, -52, -38</w:t>
      </w:r>
    </w:p>
    <w:p w14:paraId="040E9787" w14:textId="77777777" w:rsidR="00123DB7" w:rsidRDefault="00123DB7">
      <w:pPr>
        <w:pStyle w:val="CommentText"/>
      </w:pPr>
    </w:p>
    <w:p w14:paraId="3ED7C267" w14:textId="77777777" w:rsidR="00123DB7" w:rsidRDefault="00123DB7">
      <w:pPr>
        <w:pStyle w:val="CommentText"/>
      </w:pPr>
      <w:r>
        <w:t>G1: fast-large-slow (FLS)</w:t>
      </w:r>
    </w:p>
    <w:p w14:paraId="7649B145" w14:textId="77777777" w:rsidR="00123DB7" w:rsidRDefault="00123DB7">
      <w:pPr>
        <w:pStyle w:val="CommentText"/>
      </w:pPr>
      <w:r>
        <w:t>G2: fast-moderate-moderate (FMM)</w:t>
      </w:r>
    </w:p>
    <w:p w14:paraId="0422ABB1" w14:textId="77777777" w:rsidR="00123DB7" w:rsidRDefault="00123DB7">
      <w:pPr>
        <w:pStyle w:val="CommentText"/>
      </w:pPr>
      <w:r>
        <w:t>G3: moderate-moderate-moderate (MMM) - similar to national average</w:t>
      </w:r>
    </w:p>
    <w:p w14:paraId="394877E9" w14:textId="77777777" w:rsidR="00123DB7" w:rsidRDefault="00123DB7" w:rsidP="00DA3483">
      <w:pPr>
        <w:pStyle w:val="CommentText"/>
      </w:pPr>
      <w:r>
        <w:t>G4: slow-small-fast (SSF)</w:t>
      </w:r>
    </w:p>
  </w:comment>
  <w:comment w:id="651" w:author="Matthias Qian" w:date="2021-03-12T11:12:00Z" w:initials="MQ">
    <w:p w14:paraId="433DEC95" w14:textId="360A2AF8"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52"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717" w:author="Won Do Lee" w:date="2023-01-19T23:36:00Z" w:initials="WDL">
    <w:p w14:paraId="26A3E5C3" w14:textId="77777777" w:rsidR="00005E6E" w:rsidRDefault="00005E6E" w:rsidP="00453277">
      <w:pPr>
        <w:pStyle w:val="CommentText"/>
      </w:pPr>
      <w:r>
        <w:rPr>
          <w:rStyle w:val="CommentReference"/>
        </w:rPr>
        <w:annotationRef/>
      </w:r>
      <w:r>
        <w:rPr>
          <w:lang w:val="en-US"/>
        </w:rPr>
        <w:t>The discussion of mobility resilience to COVID-19 would be updated.</w:t>
      </w:r>
    </w:p>
  </w:comment>
  <w:comment w:id="831"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67"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394877E9"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D16102" w16cex:dateUtc="2023-03-31T04:39: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394877E9" w16cid:durableId="27D16102"/>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EB8CD" w14:textId="77777777" w:rsidR="004C0A10" w:rsidRDefault="004C0A10" w:rsidP="00DD1B16">
      <w:r>
        <w:separator/>
      </w:r>
    </w:p>
  </w:endnote>
  <w:endnote w:type="continuationSeparator" w:id="0">
    <w:p w14:paraId="60BFA19A" w14:textId="77777777" w:rsidR="004C0A10" w:rsidRDefault="004C0A10" w:rsidP="00DD1B16">
      <w:r>
        <w:continuationSeparator/>
      </w:r>
    </w:p>
  </w:endnote>
  <w:endnote w:type="continuationNotice" w:id="1">
    <w:p w14:paraId="5E2276E3" w14:textId="77777777" w:rsidR="004C0A10" w:rsidRDefault="004C0A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DB953" w14:textId="77777777" w:rsidR="004C0A10" w:rsidRDefault="004C0A10" w:rsidP="00DD1B16">
      <w:r>
        <w:separator/>
      </w:r>
    </w:p>
  </w:footnote>
  <w:footnote w:type="continuationSeparator" w:id="0">
    <w:p w14:paraId="70ED8CEE" w14:textId="77777777" w:rsidR="004C0A10" w:rsidRDefault="004C0A10" w:rsidP="00DD1B16">
      <w:r>
        <w:continuationSeparator/>
      </w:r>
    </w:p>
  </w:footnote>
  <w:footnote w:type="continuationNotice" w:id="1">
    <w:p w14:paraId="32458CA5" w14:textId="77777777" w:rsidR="004C0A10" w:rsidRDefault="004C0A10">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w:t>
      </w:r>
      <w:proofErr w:type="gramStart"/>
      <w:r w:rsidRPr="003C0DA9">
        <w:t>),  McQuitty’s</w:t>
      </w:r>
      <w:proofErr w:type="gramEnd"/>
      <w:r w:rsidRPr="003C0DA9">
        <w:t xml:space="preserve">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07"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11541759">
    <w:abstractNumId w:val="8"/>
  </w:num>
  <w:num w:numId="2" w16cid:durableId="1888951141">
    <w:abstractNumId w:val="3"/>
  </w:num>
  <w:num w:numId="3" w16cid:durableId="1288582416">
    <w:abstractNumId w:val="25"/>
  </w:num>
  <w:num w:numId="4" w16cid:durableId="119348588">
    <w:abstractNumId w:val="11"/>
  </w:num>
  <w:num w:numId="5" w16cid:durableId="1856921592">
    <w:abstractNumId w:val="27"/>
  </w:num>
  <w:num w:numId="6" w16cid:durableId="8727349">
    <w:abstractNumId w:val="18"/>
  </w:num>
  <w:num w:numId="7" w16cid:durableId="1155298017">
    <w:abstractNumId w:val="0"/>
  </w:num>
  <w:num w:numId="8" w16cid:durableId="492182978">
    <w:abstractNumId w:val="2"/>
  </w:num>
  <w:num w:numId="9" w16cid:durableId="1417436492">
    <w:abstractNumId w:val="0"/>
    <w:lvlOverride w:ilvl="0">
      <w:startOverride w:val="1"/>
    </w:lvlOverride>
  </w:num>
  <w:num w:numId="10" w16cid:durableId="1644695395">
    <w:abstractNumId w:val="10"/>
  </w:num>
  <w:num w:numId="11" w16cid:durableId="1176264708">
    <w:abstractNumId w:val="7"/>
  </w:num>
  <w:num w:numId="12" w16cid:durableId="562182145">
    <w:abstractNumId w:val="4"/>
  </w:num>
  <w:num w:numId="13" w16cid:durableId="1816289787">
    <w:abstractNumId w:val="31"/>
  </w:num>
  <w:num w:numId="14" w16cid:durableId="97137569">
    <w:abstractNumId w:val="6"/>
  </w:num>
  <w:num w:numId="15" w16cid:durableId="1756708350">
    <w:abstractNumId w:val="34"/>
  </w:num>
  <w:num w:numId="16" w16cid:durableId="1034189028">
    <w:abstractNumId w:val="16"/>
  </w:num>
  <w:num w:numId="17" w16cid:durableId="487945147">
    <w:abstractNumId w:val="17"/>
  </w:num>
  <w:num w:numId="18" w16cid:durableId="1199585244">
    <w:abstractNumId w:val="5"/>
  </w:num>
  <w:num w:numId="19" w16cid:durableId="874269944">
    <w:abstractNumId w:val="22"/>
  </w:num>
  <w:num w:numId="20" w16cid:durableId="417941598">
    <w:abstractNumId w:val="35"/>
  </w:num>
  <w:num w:numId="21" w16cid:durableId="1535192519">
    <w:abstractNumId w:val="28"/>
  </w:num>
  <w:num w:numId="22" w16cid:durableId="915475541">
    <w:abstractNumId w:val="20"/>
  </w:num>
  <w:num w:numId="23" w16cid:durableId="774129347">
    <w:abstractNumId w:val="13"/>
  </w:num>
  <w:num w:numId="24" w16cid:durableId="1587881154">
    <w:abstractNumId w:val="29"/>
  </w:num>
  <w:num w:numId="25" w16cid:durableId="731930303">
    <w:abstractNumId w:val="1"/>
  </w:num>
  <w:num w:numId="26" w16cid:durableId="1999768296">
    <w:abstractNumId w:val="24"/>
  </w:num>
  <w:num w:numId="27" w16cid:durableId="1770782807">
    <w:abstractNumId w:val="9"/>
  </w:num>
  <w:num w:numId="28" w16cid:durableId="1618294359">
    <w:abstractNumId w:val="9"/>
    <w:lvlOverride w:ilvl="0">
      <w:startOverride w:val="1"/>
    </w:lvlOverride>
  </w:num>
  <w:num w:numId="29" w16cid:durableId="506748243">
    <w:abstractNumId w:val="9"/>
    <w:lvlOverride w:ilvl="0">
      <w:startOverride w:val="1"/>
    </w:lvlOverride>
  </w:num>
  <w:num w:numId="30" w16cid:durableId="459300363">
    <w:abstractNumId w:val="9"/>
    <w:lvlOverride w:ilvl="0">
      <w:startOverride w:val="1"/>
    </w:lvlOverride>
  </w:num>
  <w:num w:numId="31" w16cid:durableId="556208489">
    <w:abstractNumId w:val="39"/>
  </w:num>
  <w:num w:numId="32" w16cid:durableId="618948437">
    <w:abstractNumId w:val="15"/>
  </w:num>
  <w:num w:numId="33" w16cid:durableId="2080596241">
    <w:abstractNumId w:val="26"/>
  </w:num>
  <w:num w:numId="34" w16cid:durableId="1163812003">
    <w:abstractNumId w:val="12"/>
  </w:num>
  <w:num w:numId="35" w16cid:durableId="269555700">
    <w:abstractNumId w:val="39"/>
  </w:num>
  <w:num w:numId="36" w16cid:durableId="625310527">
    <w:abstractNumId w:val="39"/>
  </w:num>
  <w:num w:numId="37" w16cid:durableId="120076793">
    <w:abstractNumId w:val="39"/>
  </w:num>
  <w:num w:numId="38" w16cid:durableId="1396050528">
    <w:abstractNumId w:val="39"/>
  </w:num>
  <w:num w:numId="39" w16cid:durableId="358316771">
    <w:abstractNumId w:val="39"/>
  </w:num>
  <w:num w:numId="40" w16cid:durableId="1251886020">
    <w:abstractNumId w:val="39"/>
    <w:lvlOverride w:ilvl="0">
      <w:startOverride w:val="1"/>
    </w:lvlOverride>
  </w:num>
  <w:num w:numId="41" w16cid:durableId="1997688158">
    <w:abstractNumId w:val="14"/>
  </w:num>
  <w:num w:numId="42" w16cid:durableId="77017739">
    <w:abstractNumId w:val="30"/>
  </w:num>
  <w:num w:numId="43" w16cid:durableId="802696230">
    <w:abstractNumId w:val="36"/>
  </w:num>
  <w:num w:numId="44" w16cid:durableId="555552860">
    <w:abstractNumId w:val="21"/>
  </w:num>
  <w:num w:numId="45" w16cid:durableId="756563141">
    <w:abstractNumId w:val="19"/>
  </w:num>
  <w:num w:numId="46" w16cid:durableId="1244609474">
    <w:abstractNumId w:val="33"/>
  </w:num>
  <w:num w:numId="47" w16cid:durableId="1325207693">
    <w:abstractNumId w:val="39"/>
  </w:num>
  <w:num w:numId="48" w16cid:durableId="1826581376">
    <w:abstractNumId w:val="38"/>
  </w:num>
  <w:num w:numId="49" w16cid:durableId="251743559">
    <w:abstractNumId w:val="37"/>
  </w:num>
  <w:num w:numId="50" w16cid:durableId="1926955379">
    <w:abstractNumId w:val="32"/>
  </w:num>
  <w:num w:numId="51" w16cid:durableId="221599793">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tawFAKKaDjk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7D33F-9D28-4A8A-8A96-AB945C70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26</Pages>
  <Words>50316</Words>
  <Characters>286805</Characters>
  <Application>Microsoft Office Word</Application>
  <DocSecurity>0</DocSecurity>
  <Lines>2390</Lines>
  <Paragraphs>672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336449</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5</cp:revision>
  <dcterms:created xsi:type="dcterms:W3CDTF">2023-03-31T04:26:00Z</dcterms:created>
  <dcterms:modified xsi:type="dcterms:W3CDTF">2023-03-31T05:12:00Z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