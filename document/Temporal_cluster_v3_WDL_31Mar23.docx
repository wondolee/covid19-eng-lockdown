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A5950" w14:textId="68C2E5C7" w:rsidR="00F04757" w:rsidRPr="00005E6E" w:rsidRDefault="00F04757" w:rsidP="000F3486">
      <w:pPr>
        <w:pStyle w:val="af3"/>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a5"/>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a5"/>
        </w:rPr>
        <w:footnoteReference w:id="3"/>
      </w:r>
      <w:r w:rsidRPr="00005E6E">
        <w:t xml:space="preserve"> (</w:t>
      </w:r>
      <w:hyperlink r:id="rId11" w:history="1">
        <w:r w:rsidRPr="00005E6E">
          <w:rPr>
            <w:rStyle w:val="a3"/>
          </w:rPr>
          <w:t>wondo.lee@ouce.ox.ac.uk</w:t>
        </w:r>
      </w:hyperlink>
      <w:r w:rsidRPr="00005E6E">
        <w:t>)</w:t>
      </w:r>
      <w:r w:rsidR="00C328D6" w:rsidRPr="00005E6E">
        <w:t xml:space="preserve">, </w:t>
      </w:r>
      <w:r w:rsidRPr="00005E6E">
        <w:t>Matthias Qian</w:t>
      </w:r>
      <w:r w:rsidR="00C328D6" w:rsidRPr="00005E6E">
        <w:rPr>
          <w:rStyle w:val="a5"/>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1"/>
      </w:pPr>
      <w:r w:rsidRPr="00005E6E">
        <w:t>Highlights</w:t>
      </w:r>
    </w:p>
    <w:p w14:paraId="59304985" w14:textId="7617EA6A" w:rsidR="002353B1" w:rsidRPr="00005E6E" w:rsidRDefault="002353B1" w:rsidP="002353B1">
      <w:pPr>
        <w:pStyle w:val="a6"/>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a6"/>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a6"/>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a6"/>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a6"/>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a6"/>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a6"/>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ac"/>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ac"/>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ac"/>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 xml:space="preserve">working from home or </w:t>
        </w:r>
        <w:proofErr w:type="spellStart"/>
        <w:r w:rsidR="007B5830" w:rsidRPr="00005E6E">
          <w:t>homeschooling</w:t>
        </w:r>
      </w:ins>
      <w:proofErr w:type="spellEnd"/>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lastRenderedPageBreak/>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a6"/>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a6"/>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a6"/>
        <w:numPr>
          <w:ilvl w:val="0"/>
          <w:numId w:val="50"/>
        </w:numPr>
        <w:rPr>
          <w:ins w:id="295" w:author="Won Do Lee" w:date="2023-01-15T23:10:00Z"/>
        </w:rPr>
      </w:pPr>
    </w:p>
    <w:p w14:paraId="45147D13" w14:textId="4F4D4962" w:rsidR="0030248F" w:rsidRPr="00005E6E" w:rsidDel="008D18A3" w:rsidRDefault="00442A4C" w:rsidP="000F3486">
      <w:pPr>
        <w:pStyle w:val="a6"/>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ac"/>
        </w:rPr>
        <w:commentReference w:id="275"/>
      </w:r>
    </w:p>
    <w:p w14:paraId="0A223DDD" w14:textId="77777777" w:rsidR="008D18A3" w:rsidRPr="00005E6E" w:rsidRDefault="008D18A3" w:rsidP="00B97F5A">
      <w:pPr>
        <w:pStyle w:val="a6"/>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ac"/>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a5"/>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ac"/>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a5"/>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w:t>
      </w:r>
      <w:r w:rsidR="00E07993" w:rsidRPr="00005E6E">
        <w:lastRenderedPageBreak/>
        <w:t xml:space="preserve">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a5"/>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af0"/>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652E4E"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m:t>
                        </m:r>
                        <m:r>
                          <w:rPr>
                            <w:rFonts w:ascii="Cambria Math" w:hAnsi="Cambria Math"/>
                          </w:rPr>
                          <m: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r>
                                      <w:rPr>
                                        <w:rFonts w:ascii="Cambria Math" w:hAnsi="Cambria Math"/>
                                      </w:rPr>
                                      <m:t>,</m:t>
                                    </m:r>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0E902586"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547E5C" w:rsidRPr="00005E6E">
        <w:t xml:space="preserve">Table </w:t>
      </w:r>
      <w:r w:rsidR="00547E5C">
        <w:t>3</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w:t>
        </w:r>
        <w:r w:rsidR="000A0377">
          <w:lastRenderedPageBreak/>
          <w:t>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652E4E"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a</m:t>
                    </m:r>
                    <m:r>
                      <w:rPr>
                        <w:rFonts w:ascii="Cambria Math" w:hAnsi="Cambria Math"/>
                      </w:rPr>
                      <m:t>(</m:t>
                    </m:r>
                    <m:r>
                      <w:rPr>
                        <w:rFonts w:ascii="Cambria Math" w:hAnsi="Cambria Math"/>
                      </w:rPr>
                      <m:t>l</m:t>
                    </m:r>
                    <m:r>
                      <w:rPr>
                        <w:rFonts w:ascii="Cambria Math" w:hAnsi="Cambria Math"/>
                      </w:rPr>
                      <m:t>)</m:t>
                    </m:r>
                  </m:num>
                  <m:den>
                    <m:r>
                      <m:rPr>
                        <m:sty m:val="p"/>
                      </m:rPr>
                      <w:rPr>
                        <w:rFonts w:ascii="Cambria Math" w:hAnsi="Cambria Math"/>
                      </w:rPr>
                      <m:t>max⁡</m:t>
                    </m:r>
                    <m:r>
                      <w:rPr>
                        <w:rFonts w:ascii="Cambria Math" w:hAnsi="Cambria Math"/>
                      </w:rPr>
                      <m:t>{</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3"/>
        <w:spacing w:after="240"/>
      </w:pPr>
      <w:r w:rsidRPr="00005E6E">
        <w:lastRenderedPageBreak/>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652E4E"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652E4E"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num>
                    <m:den>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 xml:space="preserve">1, 2,…, </m:t>
                  </m:r>
                  <m:r>
                    <w:rPr>
                      <w:rFonts w:ascii="Cambria Math" w:hAnsi="Cambria Math"/>
                    </w:rPr>
                    <m:t>K</m:t>
                  </m:r>
                  <m:r>
                    <w:rPr>
                      <w:rFonts w:ascii="Cambria Math" w:hAnsi="Cambria Math"/>
                    </w:rPr>
                    <m:t>-</m:t>
                  </m:r>
                  <m:r>
                    <w:rPr>
                      <w:rFonts w:ascii="Cambria Math" w:hAnsi="Cambria Math"/>
                    </w:rPr>
                    <m:t>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652E4E" w:rsidP="000F3486">
            <w:pPr>
              <w:jc w:val="center"/>
            </w:pPr>
            <m:oMathPara>
              <m:oMath>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652E4E"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6CD02206"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547E5C" w:rsidRPr="00005E6E">
        <w:t xml:space="preserve">Figure </w:t>
      </w:r>
      <w:r w:rsidR="00547E5C">
        <w:t>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547E5C" w:rsidRPr="00005E6E">
        <w:t xml:space="preserve">Figure </w:t>
      </w:r>
      <w:r w:rsidR="00547E5C">
        <w:t>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5"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6" w:author="Won Do Lee" w:date="2023-01-17T22:27:00Z">
        <w:r w:rsidR="00A93152" w:rsidRPr="00005E6E">
          <w:t>ned</w:t>
        </w:r>
      </w:ins>
      <w:r w:rsidR="00DB19F8" w:rsidRPr="00005E6E">
        <w:t xml:space="preserve"> the mass gatherings and all unnecessary social contact</w:t>
      </w:r>
      <w:del w:id="527"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28"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29"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0" w:author="Won Do Lee" w:date="2023-01-17T22:27:00Z">
        <w:r w:rsidR="00A93152" w:rsidRPr="00005E6E">
          <w:t xml:space="preserve">mobility levels gradually </w:t>
        </w:r>
      </w:ins>
      <w:ins w:id="531" w:author="Won Do Lee" w:date="2023-01-17T22:30:00Z">
        <w:r w:rsidR="00A93152" w:rsidRPr="00005E6E">
          <w:t>return</w:t>
        </w:r>
      </w:ins>
      <w:ins w:id="532" w:author="Won Do Lee" w:date="2023-01-17T22:29:00Z">
        <w:r w:rsidR="00A93152" w:rsidRPr="00005E6E">
          <w:t xml:space="preserve"> to normal</w:t>
        </w:r>
      </w:ins>
      <w:ins w:id="533" w:author="Won Do Lee" w:date="2023-01-17T22:30:00Z">
        <w:r w:rsidR="00A93152" w:rsidRPr="00005E6E">
          <w:t>,</w:t>
        </w:r>
      </w:ins>
      <w:ins w:id="534"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5" w:author="Won Do Lee" w:date="2023-01-17T22:31:00Z">
        <w:r w:rsidR="00FC2C57" w:rsidRPr="00005E6E" w:rsidDel="00A93152">
          <w:delText xml:space="preserve">has </w:delText>
        </w:r>
      </w:del>
      <w:ins w:id="536" w:author="Won Do Lee" w:date="2023-01-17T22:31:00Z">
        <w:r w:rsidR="00A93152" w:rsidRPr="00005E6E">
          <w:t>ha</w:t>
        </w:r>
      </w:ins>
      <w:ins w:id="537" w:author="Won Do Lee" w:date="2023-01-17T22:32:00Z">
        <w:r w:rsidR="00A93152" w:rsidRPr="00005E6E">
          <w:t>s</w:t>
        </w:r>
      </w:ins>
      <w:ins w:id="538" w:author="Won Do Lee" w:date="2023-01-17T22:31:00Z">
        <w:r w:rsidR="00A93152" w:rsidRPr="00005E6E">
          <w:t xml:space="preserve"> changed people’s mobility</w:t>
        </w:r>
      </w:ins>
      <w:del w:id="539" w:author="Won Do Lee" w:date="2023-01-17T22:30:00Z">
        <w:r w:rsidR="00FC2C57" w:rsidRPr="00005E6E" w:rsidDel="00A93152">
          <w:delText xml:space="preserve">certainly </w:delText>
        </w:r>
      </w:del>
      <w:del w:id="540"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1" w:author="Won Do Lee" w:date="2023-01-17T22:30:00Z">
        <w:r w:rsidR="002F31D1" w:rsidRPr="00005E6E" w:rsidDel="00A93152">
          <w:delText xml:space="preserve">in the </w:delText>
        </w:r>
      </w:del>
      <w:del w:id="542"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3"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4" w:author="Won Do Lee" w:date="2023-01-17T22:32:00Z">
        <w:r w:rsidR="00A93152" w:rsidRPr="00005E6E">
          <w:t xml:space="preserve">assess the </w:t>
        </w:r>
      </w:ins>
      <w:ins w:id="545" w:author="Won Do Lee" w:date="2023-01-19T23:16:00Z">
        <w:r w:rsidR="00C025AD" w:rsidRPr="00005E6E">
          <w:t xml:space="preserve">effectiveness </w:t>
        </w:r>
      </w:ins>
      <w:ins w:id="546" w:author="Won Do Lee" w:date="2023-01-17T22:32:00Z">
        <w:r w:rsidR="00A93152" w:rsidRPr="00005E6E">
          <w:t xml:space="preserve">of implemented policies </w:t>
        </w:r>
      </w:ins>
      <w:ins w:id="547" w:author="Won Do Lee" w:date="2023-01-17T22:33:00Z">
        <w:r w:rsidR="00A93152" w:rsidRPr="00005E6E">
          <w:t xml:space="preserve">in </w:t>
        </w:r>
      </w:ins>
      <w:ins w:id="548"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49" w:author="Won Do Lee" w:date="2023-01-13T00:06:00Z">
        <w:r w:rsidR="00110D6E" w:rsidRPr="00005E6E" w:rsidDel="006A48DE">
          <w:delText xml:space="preserve">the </w:delText>
        </w:r>
      </w:del>
      <w:ins w:id="550" w:author="Won Do Lee" w:date="2023-01-13T00:05:00Z">
        <w:r w:rsidR="006A48DE" w:rsidRPr="00005E6E">
          <w:t xml:space="preserve">trajectories of </w:t>
        </w:r>
      </w:ins>
      <w:del w:id="551" w:author="Won Do Lee" w:date="2023-01-13T00:06:00Z">
        <w:r w:rsidR="006E47F9" w:rsidRPr="00005E6E" w:rsidDel="006A48DE">
          <w:delText>evolution of mobility levels</w:delText>
        </w:r>
      </w:del>
      <w:ins w:id="552" w:author="Won Do Lee" w:date="2023-01-13T00:06:00Z">
        <w:r w:rsidR="006A48DE" w:rsidRPr="00005E6E">
          <w:t xml:space="preserve">mobility </w:t>
        </w:r>
      </w:ins>
      <w:ins w:id="553" w:author="Won Do Lee" w:date="2023-01-17T22:33:00Z">
        <w:r w:rsidR="00A93152" w:rsidRPr="00005E6E">
          <w:t xml:space="preserve">that </w:t>
        </w:r>
      </w:ins>
      <w:del w:id="554"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5" w:name="OLE_LINK3"/>
      <w:r w:rsidR="00E10B0B" w:rsidRPr="00005E6E">
        <w:t>strongly depend on</w:t>
      </w:r>
      <w:r w:rsidR="004E6D07" w:rsidRPr="00005E6E">
        <w:t xml:space="preserve"> </w:t>
      </w:r>
      <w:bookmarkEnd w:id="555"/>
      <w:del w:id="556" w:author="Won Do Lee" w:date="2023-01-17T22:33:00Z">
        <w:r w:rsidR="00A73534" w:rsidRPr="00005E6E" w:rsidDel="00A93152">
          <w:delText xml:space="preserve">the </w:delText>
        </w:r>
      </w:del>
      <w:r w:rsidR="000A52A3" w:rsidRPr="00005E6E">
        <w:t xml:space="preserve">socioeconomic </w:t>
      </w:r>
      <w:del w:id="557" w:author="Won Do Lee" w:date="2023-01-19T23:20:00Z">
        <w:r w:rsidR="000A52A3" w:rsidRPr="00005E6E" w:rsidDel="001E7E1F">
          <w:delText>and demographic factors</w:delText>
        </w:r>
      </w:del>
      <w:ins w:id="558" w:author="Won Do Lee" w:date="2023-01-19T23:20:00Z">
        <w:r w:rsidR="001E7E1F" w:rsidRPr="00005E6E">
          <w:t>ch</w:t>
        </w:r>
      </w:ins>
      <w:ins w:id="559" w:author="Won Do Lee" w:date="2023-01-19T23:22:00Z">
        <w:r w:rsidR="001E7E1F" w:rsidRPr="00005E6E">
          <w:t>a</w:t>
        </w:r>
      </w:ins>
      <w:ins w:id="560"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lastRenderedPageBreak/>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1D080E07" w:rsidR="00027C49" w:rsidRPr="00005E6E" w:rsidRDefault="00FE3D1A" w:rsidP="000F3486">
      <w:pPr>
        <w:pStyle w:val="a9"/>
      </w:pPr>
      <w:bookmarkStart w:id="561" w:name="_Ref80970016"/>
      <w:r w:rsidRPr="00005E6E">
        <w:t xml:space="preserve">Figure </w:t>
      </w:r>
      <w:r w:rsidR="00652E4E">
        <w:fldChar w:fldCharType="begin"/>
      </w:r>
      <w:r w:rsidR="00652E4E">
        <w:instrText xml:space="preserve"> SEQ Figure \* ARABIC </w:instrText>
      </w:r>
      <w:r w:rsidR="00652E4E">
        <w:fldChar w:fldCharType="separate"/>
      </w:r>
      <w:r w:rsidR="00547E5C">
        <w:rPr>
          <w:noProof/>
        </w:rPr>
        <w:t>1</w:t>
      </w:r>
      <w:r w:rsidR="00652E4E">
        <w:fldChar w:fldCharType="end"/>
      </w:r>
      <w:bookmarkEnd w:id="561"/>
      <w:r w:rsidR="007D764E" w:rsidRPr="00005E6E">
        <w:t xml:space="preserve">. </w:t>
      </w:r>
      <w:ins w:id="562" w:author="Won Do Lee" w:date="2023-01-13T00:10:00Z">
        <w:r w:rsidR="006A48DE" w:rsidRPr="00005E6E">
          <w:t xml:space="preserve">Changes in </w:t>
        </w:r>
      </w:ins>
      <w:ins w:id="563" w:author="Won Do Lee" w:date="2023-01-17T21:41:00Z">
        <w:r w:rsidR="003A4303" w:rsidRPr="00005E6E">
          <w:t>(</w:t>
        </w:r>
      </w:ins>
      <w:ins w:id="564" w:author="Won Do Lee" w:date="2023-01-13T00:10:00Z">
        <w:r w:rsidR="006A48DE" w:rsidRPr="00005E6E">
          <w:t>the average levels of</w:t>
        </w:r>
      </w:ins>
      <w:ins w:id="565" w:author="Won Do Lee" w:date="2023-01-17T21:41:00Z">
        <w:r w:rsidR="003A4303" w:rsidRPr="00005E6E">
          <w:t>)</w:t>
        </w:r>
      </w:ins>
      <w:ins w:id="566" w:author="Won Do Lee" w:date="2023-01-13T00:10:00Z">
        <w:r w:rsidR="006A48DE" w:rsidRPr="00005E6E">
          <w:t xml:space="preserve"> </w:t>
        </w:r>
      </w:ins>
      <w:del w:id="567"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68" w:author="Won Do Lee" w:date="2023-01-13T00:07:00Z">
        <w:r w:rsidR="007D764E" w:rsidRPr="00005E6E" w:rsidDel="006A48DE">
          <w:delText xml:space="preserve">levels </w:delText>
        </w:r>
      </w:del>
      <w:del w:id="569" w:author="Won Do Lee" w:date="2023-01-13T00:08:00Z">
        <w:r w:rsidR="008B54EA" w:rsidRPr="00005E6E" w:rsidDel="006A48DE">
          <w:delText xml:space="preserve">over time </w:delText>
        </w:r>
        <w:r w:rsidR="007D764E" w:rsidRPr="00005E6E" w:rsidDel="006A48DE">
          <w:delText>in England.</w:delText>
        </w:r>
      </w:del>
      <w:ins w:id="570" w:author="Won Do Lee" w:date="2023-01-13T00:10:00Z">
        <w:r w:rsidR="006A48DE" w:rsidRPr="00005E6E">
          <w:t>m</w:t>
        </w:r>
      </w:ins>
      <w:ins w:id="571" w:author="Won Do Lee" w:date="2023-01-13T00:08:00Z">
        <w:r w:rsidR="006A48DE" w:rsidRPr="00005E6E">
          <w:t>obility</w:t>
        </w:r>
      </w:ins>
      <w:ins w:id="572" w:author="Won Do Lee" w:date="2023-01-13T00:10:00Z">
        <w:r w:rsidR="006A48DE" w:rsidRPr="00005E6E">
          <w:t xml:space="preserve"> across England</w:t>
        </w:r>
      </w:ins>
      <w:ins w:id="573" w:author="Won Do Lee" w:date="2023-01-13T00:08:00Z">
        <w:r w:rsidR="006A48DE" w:rsidRPr="00005E6E">
          <w:t xml:space="preserve"> in </w:t>
        </w:r>
      </w:ins>
      <w:ins w:id="574"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5" w:author="Won Do Lee" w:date="2023-01-13T00:11:00Z">
        <w:r w:rsidR="006A48DE" w:rsidRPr="00005E6E">
          <w:rPr>
            <w:sz w:val="20"/>
            <w:szCs w:val="20"/>
          </w:rPr>
          <w:t xml:space="preserve">the </w:t>
        </w:r>
      </w:ins>
      <w:del w:id="576" w:author="Won Do Lee" w:date="2023-01-13T00:11:00Z">
        <w:r w:rsidR="00D119EB" w:rsidRPr="00005E6E" w:rsidDel="006A48DE">
          <w:rPr>
            <w:sz w:val="20"/>
            <w:szCs w:val="20"/>
          </w:rPr>
          <w:delText xml:space="preserve">temporal </w:delText>
        </w:r>
      </w:del>
      <w:r w:rsidR="00D119EB" w:rsidRPr="00005E6E">
        <w:rPr>
          <w:sz w:val="20"/>
          <w:szCs w:val="20"/>
        </w:rPr>
        <w:t>trend</w:t>
      </w:r>
      <w:ins w:id="577" w:author="Won Do Lee" w:date="2023-01-13T00:11:00Z">
        <w:r w:rsidR="006A48DE" w:rsidRPr="00005E6E">
          <w:rPr>
            <w:sz w:val="20"/>
            <w:szCs w:val="20"/>
          </w:rPr>
          <w:t xml:space="preserve"> </w:t>
        </w:r>
      </w:ins>
      <w:ins w:id="578" w:author="Won Do Lee" w:date="2023-01-17T22:33:00Z">
        <w:r w:rsidR="00A93152" w:rsidRPr="00005E6E">
          <w:rPr>
            <w:sz w:val="20"/>
            <w:szCs w:val="20"/>
          </w:rPr>
          <w:t>in mobility</w:t>
        </w:r>
      </w:ins>
      <w:ins w:id="579" w:author="Won Do Lee" w:date="2023-01-13T00:11:00Z">
        <w:r w:rsidR="006A48DE" w:rsidRPr="00005E6E">
          <w:rPr>
            <w:sz w:val="20"/>
            <w:szCs w:val="20"/>
          </w:rPr>
          <w:t xml:space="preserve"> over time</w:t>
        </w:r>
      </w:ins>
      <w:r w:rsidR="00D119EB" w:rsidRPr="00005E6E">
        <w:rPr>
          <w:sz w:val="20"/>
          <w:szCs w:val="20"/>
        </w:rPr>
        <w:t xml:space="preserve"> </w:t>
      </w:r>
      <w:ins w:id="580"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1"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2"/>
      </w:pPr>
      <w:del w:id="582"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3" w:author="Won Do Lee" w:date="2023-01-13T00:06:00Z">
        <w:r w:rsidR="006A48DE" w:rsidRPr="00005E6E">
          <w:t xml:space="preserve">Trajectories of mobility </w:t>
        </w:r>
      </w:ins>
      <w:del w:id="584" w:author="Won Do Lee" w:date="2023-01-13T00:19:00Z">
        <w:r w:rsidR="00AC3844" w:rsidRPr="00005E6E" w:rsidDel="00FC3526">
          <w:delText xml:space="preserve"> </w:delText>
        </w:r>
      </w:del>
      <w:del w:id="585" w:author="Won Do Lee" w:date="2023-01-17T21:42:00Z">
        <w:r w:rsidR="00D03F18" w:rsidRPr="00005E6E" w:rsidDel="003A4303">
          <w:delText>during lockdown</w:delText>
        </w:r>
      </w:del>
      <w:ins w:id="586" w:author="Won Do Lee" w:date="2023-01-17T21:42:00Z">
        <w:r w:rsidR="003A4303" w:rsidRPr="00005E6E">
          <w:t>in lockdown phases</w:t>
        </w:r>
      </w:ins>
    </w:p>
    <w:p w14:paraId="22ED0674" w14:textId="2CE3E86A" w:rsidR="004C6564" w:rsidRPr="00005E6E" w:rsidRDefault="00B66688" w:rsidP="000F3486">
      <w:del w:id="587" w:author="Won Do Lee" w:date="2023-01-17T21:45:00Z">
        <w:r w:rsidRPr="00005E6E" w:rsidDel="003A4303">
          <w:rPr>
            <w:rFonts w:eastAsia="맑은 고딕"/>
          </w:rPr>
          <w:delText xml:space="preserve">Time-series clustering analysis </w:delText>
        </w:r>
      </w:del>
      <w:ins w:id="588"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89" w:author="Won Do Lee" w:date="2023-01-17T21:45:00Z">
        <w:r w:rsidR="00616230" w:rsidRPr="00005E6E" w:rsidDel="003A4303">
          <w:rPr>
            <w:rFonts w:eastAsia="맑은 고딕"/>
          </w:rPr>
          <w:delText xml:space="preserve">was </w:delText>
        </w:r>
      </w:del>
      <w:del w:id="590" w:author="Won Do Lee" w:date="2023-01-13T00:19:00Z">
        <w:r w:rsidR="00033EB4" w:rsidRPr="00005E6E" w:rsidDel="00FC3526">
          <w:rPr>
            <w:rFonts w:eastAsia="맑은 고딕"/>
          </w:rPr>
          <w:delText xml:space="preserve">suggested </w:delText>
        </w:r>
      </w:del>
      <w:del w:id="591"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2" w:author="Won Do Lee" w:date="2023-01-17T21:45:00Z">
        <w:r w:rsidR="003A4303" w:rsidRPr="00005E6E">
          <w:rPr>
            <w:rFonts w:eastAsia="맑은 고딕"/>
          </w:rPr>
          <w:t>has been identified by employing time-series clustering analysis</w:t>
        </w:r>
      </w:ins>
      <w:ins w:id="593" w:author="Won Do Lee" w:date="2023-01-17T21:46:00Z">
        <w:r w:rsidR="003A4303" w:rsidRPr="00005E6E">
          <w:rPr>
            <w:rFonts w:eastAsia="맑은 고딕"/>
          </w:rPr>
          <w:t>.</w:t>
        </w:r>
      </w:ins>
      <w:ins w:id="594"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5" w:author="Won Do Lee" w:date="2023-01-17T22:34:00Z">
        <w:r w:rsidR="00A93152" w:rsidRPr="00005E6E">
          <w:rPr>
            <w:rFonts w:eastAsia="맑은 고딕"/>
          </w:rPr>
          <w:t>us</w:t>
        </w:r>
      </w:ins>
      <w:ins w:id="596" w:author="Won Do Lee" w:date="2023-01-17T21:48:00Z">
        <w:r w:rsidR="003A4303" w:rsidRPr="00005E6E">
          <w:rPr>
            <w:rFonts w:eastAsia="맑은 고딕"/>
          </w:rPr>
          <w:t>ing e</w:t>
        </w:r>
      </w:ins>
      <w:del w:id="597"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598" w:author="Won Do Lee" w:date="2023-01-17T21:46:00Z">
        <w:r w:rsidR="00EF0E3B" w:rsidRPr="00005E6E" w:rsidDel="003A4303">
          <w:rPr>
            <w:rFonts w:eastAsia="맑은 고딕"/>
          </w:rPr>
          <w:delText>.</w:delText>
        </w:r>
      </w:del>
      <w:ins w:id="599" w:author="Won Do Lee" w:date="2023-01-17T21:46:00Z">
        <w:r w:rsidR="003A4303" w:rsidRPr="00005E6E">
          <w:rPr>
            <w:rFonts w:eastAsia="맑은 고딕"/>
          </w:rPr>
          <w:t>ight agglomerative hierarchical clustering algorithms</w:t>
        </w:r>
      </w:ins>
      <w:ins w:id="600" w:author="Won Do Lee" w:date="2023-01-17T21:47:00Z">
        <w:r w:rsidR="003A4303" w:rsidRPr="00005E6E">
          <w:rPr>
            <w:rStyle w:val="a5"/>
          </w:rPr>
          <w:footnoteReference w:id="8"/>
        </w:r>
      </w:ins>
      <w:del w:id="601" w:author="Won Do Lee" w:date="2023-01-17T21:48:00Z">
        <w:r w:rsidR="00EF0E3B" w:rsidRPr="00005E6E" w:rsidDel="003A4303">
          <w:rPr>
            <w:rFonts w:eastAsia="맑은 고딕"/>
          </w:rPr>
          <w:delText xml:space="preserve"> </w:delText>
        </w:r>
      </w:del>
      <w:del w:id="602"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3" w:author="Won Do Lee" w:date="2023-01-17T21:46:00Z">
        <w:r w:rsidR="00FA79FA" w:rsidRPr="00005E6E" w:rsidDel="003A4303">
          <w:rPr>
            <w:rFonts w:eastAsia="맑은 고딕"/>
          </w:rPr>
          <w:delText xml:space="preserve">tested </w:delText>
        </w:r>
      </w:del>
      <w:del w:id="604"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5"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6" w:author="Won Do Lee" w:date="2023-01-17T21:47:00Z">
        <w:r w:rsidR="003C0DA9" w:rsidRPr="00005E6E" w:rsidDel="003A4303">
          <w:rPr>
            <w:rStyle w:val="a5"/>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08" w:author="Won Do Lee" w:date="2023-01-17T22:34:00Z">
        <w:r w:rsidR="007066B2" w:rsidRPr="00005E6E" w:rsidDel="00A93152">
          <w:rPr>
            <w:rFonts w:eastAsia="맑은 고딕"/>
          </w:rPr>
          <w:delText xml:space="preserve">have </w:delText>
        </w:r>
      </w:del>
      <w:ins w:id="609" w:author="Won Do Lee" w:date="2023-01-17T22:34:00Z">
        <w:r w:rsidR="00A93152" w:rsidRPr="00005E6E">
          <w:rPr>
            <w:rFonts w:eastAsia="맑은 고딕"/>
          </w:rPr>
          <w:t xml:space="preserve">has </w:t>
        </w:r>
      </w:ins>
      <w:r w:rsidR="00FA79FA" w:rsidRPr="00005E6E">
        <w:rPr>
          <w:rFonts w:eastAsia="맑은 고딕"/>
        </w:rPr>
        <w:t xml:space="preserve">been </w:t>
      </w:r>
      <w:ins w:id="610" w:author="Won Do Lee" w:date="2023-01-17T21:48:00Z">
        <w:r w:rsidR="003A4303" w:rsidRPr="00005E6E">
          <w:rPr>
            <w:rFonts w:eastAsia="맑은 고딕"/>
          </w:rPr>
          <w:t xml:space="preserve">selected </w:t>
        </w:r>
      </w:ins>
      <w:del w:id="611"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2" w:author="Won Do Lee" w:date="2023-01-17T21:48:00Z">
        <w:r w:rsidR="003A4303" w:rsidRPr="00005E6E">
          <w:rPr>
            <w:rFonts w:eastAsia="맑은 고딕"/>
          </w:rPr>
          <w:t xml:space="preserve">levels of performance, i.e., </w:t>
        </w:r>
      </w:ins>
      <w:del w:id="613"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547E5C" w:rsidRPr="00005E6E">
        <w:t xml:space="preserve">Figure </w:t>
      </w:r>
      <w:r w:rsidR="00547E5C">
        <w:t>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4"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5"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6"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992D06">
        <w:rPr>
          <w:rFonts w:eastAsia="맑은 고딕"/>
        </w:rPr>
        <w:fldChar w:fldCharType="begin"/>
      </w:r>
      <w:r w:rsidR="00992D06">
        <w:rPr>
          <w:rFonts w:eastAsia="맑은 고딕"/>
        </w:rPr>
        <w:instrText xml:space="preserve"> REF _Ref80806617 \h </w:instrText>
      </w:r>
      <w:r w:rsidR="00992D06">
        <w:rPr>
          <w:rFonts w:eastAsia="맑은 고딕"/>
        </w:rPr>
      </w:r>
      <w:r w:rsidR="00992D06">
        <w:rPr>
          <w:rFonts w:eastAsia="맑은 고딕"/>
        </w:rPr>
        <w:fldChar w:fldCharType="separate"/>
      </w:r>
      <w:r w:rsidR="00992D06" w:rsidRPr="00005E6E">
        <w:t xml:space="preserve">Figure </w:t>
      </w:r>
      <w:r w:rsidR="00992D06">
        <w:rPr>
          <w:noProof/>
        </w:rPr>
        <w:t>2</w:t>
      </w:r>
      <w:r w:rsidR="00992D06">
        <w:rPr>
          <w:rFonts w:eastAsia="맑은 고딕"/>
        </w:rPr>
        <w:fldChar w:fldCharType="end"/>
      </w:r>
      <w:r w:rsidR="00992D06">
        <w:rPr>
          <w:rFonts w:eastAsia="맑은 고딕"/>
        </w:rPr>
        <w:t xml:space="preserve"> presents</w:t>
      </w:r>
      <w:bookmarkStart w:id="617" w:name="_GoBack"/>
      <w:bookmarkEnd w:id="617"/>
      <w:r w:rsidR="00992D06">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547E5C">
        <w:rPr>
          <w:rFonts w:eastAsia="맑은 고딕"/>
        </w:rPr>
        <w:fldChar w:fldCharType="separate"/>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lastRenderedPageBreak/>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3DBEC83F" w:rsidR="008B7BF7" w:rsidRPr="00005E6E" w:rsidRDefault="008B7BF7" w:rsidP="000F3486">
      <w:pPr>
        <w:pStyle w:val="a9"/>
      </w:pPr>
      <w:bookmarkStart w:id="618" w:name="_Ref80806617"/>
      <w:bookmarkStart w:id="619" w:name="_Ref80806614"/>
      <w:r w:rsidRPr="00005E6E">
        <w:t xml:space="preserve">Figure </w:t>
      </w:r>
      <w:r w:rsidR="00652E4E">
        <w:fldChar w:fldCharType="begin"/>
      </w:r>
      <w:r w:rsidR="00652E4E">
        <w:instrText xml:space="preserve"> SEQ Figure \* ARABIC </w:instrText>
      </w:r>
      <w:r w:rsidR="00652E4E">
        <w:fldChar w:fldCharType="separate"/>
      </w:r>
      <w:r w:rsidR="00547E5C">
        <w:rPr>
          <w:noProof/>
        </w:rPr>
        <w:t>2</w:t>
      </w:r>
      <w:r w:rsidR="00652E4E">
        <w:fldChar w:fldCharType="end"/>
      </w:r>
      <w:bookmarkEnd w:id="618"/>
      <w:r w:rsidRPr="00005E6E">
        <w:t xml:space="preserve">. </w:t>
      </w:r>
      <w:r w:rsidR="00766098" w:rsidRPr="00005E6E">
        <w:t>Variation</w:t>
      </w:r>
      <w:ins w:id="620"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19"/>
      <w:r w:rsidRPr="00005E6E">
        <w:t xml:space="preserve"> </w:t>
      </w:r>
    </w:p>
    <w:p w14:paraId="1355C5CC" w14:textId="77777777" w:rsidR="008B7BF7" w:rsidRPr="00005E6E" w:rsidRDefault="008B7BF7" w:rsidP="000F3486"/>
    <w:p w14:paraId="1809C842" w14:textId="0578FBFA"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547E5C" w:rsidRPr="00005E6E">
        <w:t xml:space="preserve">Figure </w:t>
      </w:r>
      <w:r w:rsidR="00547E5C">
        <w:t>3</w:t>
      </w:r>
      <w:r w:rsidR="00DB6DFF" w:rsidRPr="00005E6E">
        <w:fldChar w:fldCharType="end"/>
      </w:r>
      <w:r w:rsidR="00992D06">
        <w:t xml:space="preserve"> and </w:t>
      </w:r>
      <w:r w:rsidR="00024124" w:rsidRPr="00005E6E">
        <w:fldChar w:fldCharType="begin"/>
      </w:r>
      <w:r w:rsidR="00024124" w:rsidRPr="00005E6E">
        <w:instrText xml:space="preserve"> REF _Ref81127049 \h </w:instrText>
      </w:r>
      <w:r w:rsidR="00B82758" w:rsidRPr="00005E6E">
        <w:instrText xml:space="preserve"> \* MERGEFORMAT </w:instrText>
      </w:r>
      <w:r w:rsidR="00547E5C">
        <w:fldChar w:fldCharType="separate"/>
      </w:r>
      <w:r w:rsidR="00547E5C" w:rsidRPr="00005E6E">
        <w:t xml:space="preserve">Figure </w:t>
      </w:r>
      <w:r w:rsidR="00547E5C">
        <w:rPr>
          <w:noProof/>
        </w:rPr>
        <w:t>4</w: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1"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2" w:author="Won Do Lee" w:date="2023-01-19T23:17:00Z">
        <w:r w:rsidR="00C025AD" w:rsidRPr="00005E6E">
          <w:t xml:space="preserve"> trajectories</w:t>
        </w:r>
      </w:ins>
      <w:r w:rsidR="005C10ED" w:rsidRPr="00005E6E">
        <w:t xml:space="preserve"> </w:t>
      </w:r>
      <w:ins w:id="623" w:author="Won Do Lee" w:date="2023-01-19T23:17:00Z">
        <w:r w:rsidR="00C025AD" w:rsidRPr="00005E6E">
          <w:t xml:space="preserve">of mobility </w:t>
        </w:r>
      </w:ins>
      <w:del w:id="624" w:author="Won Do Lee" w:date="2023-01-19T23:16:00Z">
        <w:r w:rsidR="005C10ED" w:rsidRPr="00005E6E" w:rsidDel="00C025AD">
          <w:delText>reduction</w:delText>
        </w:r>
        <w:r w:rsidR="007C556F" w:rsidRPr="00005E6E" w:rsidDel="00C025AD">
          <w:delText xml:space="preserve"> </w:delText>
        </w:r>
      </w:del>
      <w:del w:id="625" w:author="Won Do Lee" w:date="2023-01-19T23:17:00Z">
        <w:r w:rsidR="00DF3537" w:rsidRPr="00005E6E" w:rsidDel="00C025AD">
          <w:delText>under</w:delText>
        </w:r>
        <w:r w:rsidR="000C1A3D" w:rsidRPr="00005E6E" w:rsidDel="00C025AD">
          <w:delText xml:space="preserve"> the lockdow</w:delText>
        </w:r>
      </w:del>
      <w:ins w:id="626" w:author="Won Do Lee" w:date="2023-01-19T23:17:00Z">
        <w:r w:rsidR="00C025AD" w:rsidRPr="00005E6E">
          <w:t>in lockdown phase</w:t>
        </w:r>
      </w:ins>
      <w:del w:id="627" w:author="Won Do Lee" w:date="2023-01-19T23:17:00Z">
        <w:r w:rsidR="000C1A3D" w:rsidRPr="00005E6E" w:rsidDel="00C025AD">
          <w:delText>n</w:delText>
        </w:r>
      </w:del>
      <w:r w:rsidR="000C1A3D" w:rsidRPr="00005E6E">
        <w:t>.</w:t>
      </w:r>
      <w:del w:id="628" w:author="Won Do Lee" w:date="2023-01-19T23:17:00Z">
        <w:r w:rsidR="000C1A3D" w:rsidRPr="00005E6E" w:rsidDel="00C025AD">
          <w:delText xml:space="preserve"> </w:delText>
        </w:r>
      </w:del>
      <w:del w:id="629"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30" w:author="Won Do Lee" w:date="2023-01-19T23:17:00Z">
        <w:r w:rsidR="00C025AD" w:rsidRPr="00005E6E">
          <w:t xml:space="preserve"> It was </w:t>
        </w:r>
      </w:ins>
      <w:del w:id="631" w:author="Won Do Lee" w:date="2023-01-13T00:21:00Z">
        <w:r w:rsidR="005C10ED" w:rsidRPr="00005E6E" w:rsidDel="00FC3526">
          <w:delText xml:space="preserve"> </w:delText>
        </w:r>
      </w:del>
      <w:del w:id="632" w:author="Won Do Lee" w:date="2023-01-19T23:17:00Z">
        <w:r w:rsidR="005C10ED" w:rsidRPr="00005E6E" w:rsidDel="00C025AD">
          <w:delText>during lockdown</w:delText>
        </w:r>
        <w:r w:rsidR="00AF0FD1" w:rsidRPr="00005E6E" w:rsidDel="00C025AD">
          <w:delText xml:space="preserve"> </w:delText>
        </w:r>
      </w:del>
      <w:bookmarkStart w:id="633" w:name="OLE_LINK2"/>
      <w:del w:id="634"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3"/>
      <w:r w:rsidR="00FD4FA6" w:rsidRPr="00005E6E">
        <w:t>in the timestamps</w:t>
      </w:r>
      <w:r w:rsidR="000C62EC" w:rsidRPr="00005E6E">
        <w:t xml:space="preserve"> </w:t>
      </w:r>
      <w:r w:rsidR="005B2678" w:rsidRPr="00005E6E">
        <w:t xml:space="preserve">of </w:t>
      </w:r>
      <w:commentRangeStart w:id="635"/>
      <w:r w:rsidR="005B2678" w:rsidRPr="00005E6E">
        <w:t>generated</w:t>
      </w:r>
      <w:r w:rsidR="000C62EC" w:rsidRPr="00005E6E">
        <w:t xml:space="preserve"> clusters</w:t>
      </w:r>
      <w:r w:rsidR="00D62420" w:rsidRPr="00005E6E">
        <w:t xml:space="preserve"> </w:t>
      </w:r>
      <w:commentRangeEnd w:id="635"/>
      <w:r w:rsidR="008E4BBE">
        <w:rPr>
          <w:rStyle w:val="ac"/>
        </w:rPr>
        <w:commentReference w:id="635"/>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547E5C" w:rsidRPr="00005E6E">
        <w:t xml:space="preserve">Figure </w:t>
      </w:r>
      <w:r w:rsidR="00547E5C">
        <w:t>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547E5C" w:rsidRPr="00005E6E">
        <w:t xml:space="preserve">Table </w:t>
      </w:r>
      <w:r w:rsidR="00547E5C">
        <w:t>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36"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58105B06"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37"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38"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39"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40"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00547E5C">
        <w:fldChar w:fldCharType="separate"/>
      </w:r>
      <w:r w:rsidR="00547E5C" w:rsidRPr="00005E6E">
        <w:t xml:space="preserve">Table </w:t>
      </w:r>
      <w:r w:rsidR="00547E5C">
        <w:rPr>
          <w:noProof/>
        </w:rPr>
        <w:t>1</w:t>
      </w:r>
      <w:r w:rsidR="00547E5C" w:rsidRPr="00005E6E">
        <w:rPr>
          <w:noProof/>
        </w:rPr>
        <w:t>.</w:t>
      </w:r>
      <w:r w:rsidR="00547E5C" w:rsidRPr="00005E6E">
        <w:t xml:space="preserve"> Characteristics of change in mobility during lockdown by clusters.</w:t>
      </w:r>
      <w:r w:rsidRPr="00005E6E">
        <w:fldChar w:fldCharType="end"/>
      </w:r>
      <w:r w:rsidR="00547E5C">
        <w:t xml:space="preserve"> </w:t>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41" w:author="Won Do Lee" w:date="2023-01-17T22:35:00Z">
        <w:r w:rsidR="0091676F" w:rsidRPr="00005E6E" w:rsidDel="00B97F5A">
          <w:delText xml:space="preserve">as </w:delText>
        </w:r>
      </w:del>
      <w:ins w:id="642"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p>
    <w:p w14:paraId="55DBEF88" w14:textId="59393344"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43" w:author="Won Do Lee" w:date="2023-01-13T00:21:00Z">
        <w:r w:rsidR="00FC3526" w:rsidRPr="00005E6E">
          <w:t>group he</w:t>
        </w:r>
      </w:ins>
      <w:ins w:id="644" w:author="Won Do Lee" w:date="2023-01-13T00:22:00Z">
        <w:r w:rsidR="00FC3526" w:rsidRPr="00005E6E">
          <w:t xml:space="preserve">terogeneity in </w:t>
        </w:r>
      </w:ins>
      <w:del w:id="645"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46" w:author="Won Do Lee" w:date="2023-01-13T00:22:00Z">
        <w:r w:rsidR="00FD2B92" w:rsidRPr="00005E6E" w:rsidDel="00FC3526">
          <w:delText>reduction</w:delText>
        </w:r>
        <w:r w:rsidR="008E04E2" w:rsidRPr="00005E6E" w:rsidDel="00FC3526">
          <w:delText xml:space="preserve"> </w:delText>
        </w:r>
      </w:del>
      <w:ins w:id="647"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47E5C" w:rsidRPr="00005E6E">
        <w:t xml:space="preserve">Figure </w:t>
      </w:r>
      <w:r w:rsidR="00547E5C">
        <w:t>5</w:t>
      </w:r>
      <w:r w:rsidR="005C656C" w:rsidRPr="00005E6E">
        <w:fldChar w:fldCharType="end"/>
      </w:r>
      <w:r w:rsidR="005C656C" w:rsidRPr="00005E6E">
        <w:t xml:space="preserve"> </w:t>
      </w:r>
      <w:del w:id="648"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49"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lastRenderedPageBreak/>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 MERGEFORMAT </w:instrText>
      </w:r>
      <w:r w:rsidR="00EE77C4">
        <w:fldChar w:fldCharType="separate"/>
      </w:r>
      <w:r w:rsidR="00547E5C">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G3</w:t>
      </w:r>
      <w:r w:rsidR="00EE77C4" w:rsidRPr="00005E6E">
        <w:t xml:space="preserve"> (105 LTLAs) </w:t>
      </w:r>
      <w:r w:rsidR="00C26FF1" w:rsidRPr="00005E6E">
        <w:t>represent</w:t>
      </w:r>
      <w:del w:id="650"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51"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r w:rsidR="00D93E73" w:rsidRPr="00005E6E">
        <w:t xml:space="preserve">fairly </w:t>
      </w:r>
      <w:r w:rsidR="00A733A9" w:rsidRPr="00005E6E">
        <w:t>affluent</w:t>
      </w:r>
      <w:r w:rsidR="0081114E" w:rsidRPr="00005E6E">
        <w:t xml:space="preserve"> local authorities in Outer London and Southern England</w:t>
      </w:r>
      <w:commentRangeStart w:id="652"/>
      <w:commentRangeEnd w:id="652"/>
      <w:r w:rsidR="0081114E" w:rsidRPr="00005E6E">
        <w:commentReference w:id="652"/>
      </w:r>
      <w:commentRangeStart w:id="653"/>
      <w:commentRangeEnd w:id="653"/>
      <w:r w:rsidR="0081114E" w:rsidRPr="00005E6E">
        <w:commentReference w:id="653"/>
      </w:r>
      <w:r w:rsidR="00A733A9" w:rsidRPr="00005E6E">
        <w:t xml:space="preserve">. Descriptive statistics </w:t>
      </w:r>
      <w:del w:id="654"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55" w:author="Won Do Lee" w:date="2023-01-19T23:21:00Z">
        <w:r w:rsidR="001E7E1F" w:rsidRPr="00005E6E">
          <w:t xml:space="preserve">showed </w:t>
        </w:r>
      </w:ins>
      <w:ins w:id="656" w:author="Won Do Lee" w:date="2023-01-19T23:22:00Z">
        <w:r w:rsidR="001E7E1F" w:rsidRPr="00005E6E">
          <w:t xml:space="preserve">that </w:t>
        </w:r>
      </w:ins>
      <w:del w:id="657"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58" w:author="Won Do Lee" w:date="2023-01-19T23:21:00Z">
        <w:r w:rsidR="001E7E1F" w:rsidRPr="00005E6E">
          <w:t>l</w:t>
        </w:r>
      </w:ins>
      <w:del w:id="659" w:author="Won Do Lee" w:date="2023-01-17T22:36:00Z">
        <w:r w:rsidR="00A733A9" w:rsidRPr="00005E6E" w:rsidDel="00B97F5A">
          <w:delText>or</w:delText>
        </w:r>
      </w:del>
      <w:ins w:id="660" w:author="Won Do Lee" w:date="2023-01-17T22:36:00Z">
        <w:r w:rsidR="00B97F5A" w:rsidRPr="00005E6E">
          <w:t xml:space="preserve">ocal socioeconomic </w:t>
        </w:r>
      </w:ins>
      <w:ins w:id="661" w:author="Won Do Lee" w:date="2023-01-19T23:21:00Z">
        <w:r w:rsidR="001E7E1F" w:rsidRPr="00005E6E">
          <w:t>characteristics</w:t>
        </w:r>
      </w:ins>
      <w:ins w:id="662" w:author="Won Do Lee" w:date="2023-01-19T23:20:00Z">
        <w:r w:rsidR="001E7E1F" w:rsidRPr="00005E6E">
          <w:t xml:space="preserve"> </w:t>
        </w:r>
      </w:ins>
      <w:ins w:id="663" w:author="Won Do Lee" w:date="2023-01-19T23:21:00Z">
        <w:r w:rsidR="001E7E1F" w:rsidRPr="00005E6E">
          <w:t>differed</w:t>
        </w:r>
      </w:ins>
      <w:ins w:id="664" w:author="Won Do Lee" w:date="2023-01-19T23:20:00Z">
        <w:r w:rsidR="001E7E1F" w:rsidRPr="00005E6E">
          <w:t xml:space="preserve"> </w:t>
        </w:r>
      </w:ins>
      <w:del w:id="665"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547E5C" w:rsidRPr="00005E6E">
        <w:t xml:space="preserve">Table </w:t>
      </w:r>
      <w:r w:rsidR="00547E5C">
        <w:t>3</w:t>
      </w:r>
      <w:r w:rsidR="006336B2" w:rsidRPr="00005E6E">
        <w:fldChar w:fldCharType="end"/>
      </w:r>
      <w:r w:rsidR="00A733A9" w:rsidRPr="00005E6E">
        <w:t>).</w:t>
      </w:r>
    </w:p>
    <w:p w14:paraId="38320C75" w14:textId="752B430B"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66"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67"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47E5C" w:rsidRPr="00005E6E">
        <w:t xml:space="preserve">Figure </w:t>
      </w:r>
      <w:r w:rsidR="00547E5C">
        <w:t>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47E5C" w:rsidRPr="00005E6E">
        <w:t xml:space="preserve">Figure </w:t>
      </w:r>
      <w:r w:rsidR="00547E5C">
        <w:t>4</w:t>
      </w:r>
      <w:r w:rsidR="00583E35" w:rsidRPr="00005E6E">
        <w:fldChar w:fldCharType="end"/>
      </w:r>
      <w:r w:rsidR="00877F4C" w:rsidRPr="00005E6E">
        <w:t xml:space="preserve">. </w:t>
      </w:r>
      <w:r w:rsidR="005A2158" w:rsidRPr="00005E6E">
        <w:t>Also, w</w:t>
      </w:r>
      <w:r w:rsidR="009B3839" w:rsidRPr="00005E6E">
        <w:t xml:space="preserve">e revealed </w:t>
      </w:r>
      <w:ins w:id="668" w:author="Won Do Lee" w:date="2023-01-17T22:36:00Z">
        <w:r w:rsidR="00B97F5A" w:rsidRPr="00005E6E">
          <w:t xml:space="preserve">that </w:t>
        </w:r>
      </w:ins>
      <w:r w:rsidR="009B3839" w:rsidRPr="00005E6E">
        <w:t>the lowest mobility reduction before the lockdown</w:t>
      </w:r>
      <w:del w:id="669"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70"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213BD71C" w:rsidR="00AE40C9" w:rsidRPr="00005E6E" w:rsidRDefault="00AE40C9" w:rsidP="000F3486">
      <w:pPr>
        <w:pStyle w:val="a9"/>
        <w:keepNext/>
      </w:pPr>
      <w:bookmarkStart w:id="671" w:name="_Ref81157865"/>
      <w:bookmarkStart w:id="672" w:name="_Ref81167577"/>
      <w:bookmarkStart w:id="673" w:name="_Hlk71705036"/>
      <w:r w:rsidRPr="00005E6E">
        <w:t xml:space="preserve">Table </w:t>
      </w:r>
      <w:r w:rsidR="00652E4E">
        <w:fldChar w:fldCharType="begin"/>
      </w:r>
      <w:r w:rsidR="00652E4E">
        <w:instrText xml:space="preserve"> SEQ Table \* ARABIC </w:instrText>
      </w:r>
      <w:r w:rsidR="00652E4E">
        <w:fldChar w:fldCharType="separate"/>
      </w:r>
      <w:r w:rsidR="00547E5C">
        <w:rPr>
          <w:noProof/>
        </w:rPr>
        <w:t>1</w:t>
      </w:r>
      <w:r w:rsidR="00652E4E">
        <w:rPr>
          <w:noProof/>
        </w:rPr>
        <w:fldChar w:fldCharType="end"/>
      </w:r>
      <w:bookmarkEnd w:id="671"/>
      <w:r w:rsidRPr="00005E6E">
        <w:t xml:space="preserve">. </w:t>
      </w:r>
      <w:bookmarkStart w:id="674" w:name="_Hlk125059417"/>
      <w:r w:rsidR="00730525" w:rsidRPr="00005E6E">
        <w:t xml:space="preserve">Characteristics </w:t>
      </w:r>
      <w:r w:rsidRPr="00005E6E">
        <w:t xml:space="preserve">of </w:t>
      </w:r>
      <w:r w:rsidR="00730525" w:rsidRPr="00005E6E">
        <w:t>change in mobility</w:t>
      </w:r>
      <w:del w:id="675" w:author="Won Do Lee" w:date="2023-01-19T22:22:00Z">
        <w:r w:rsidR="00730525" w:rsidRPr="00005E6E" w:rsidDel="002C7497">
          <w:delText xml:space="preserve"> levels</w:delText>
        </w:r>
      </w:del>
      <w:r w:rsidRPr="00005E6E">
        <w:t xml:space="preserve"> during lockdown by clusters</w:t>
      </w:r>
      <w:r w:rsidR="00B97F5A" w:rsidRPr="00005E6E">
        <w:t>.</w:t>
      </w:r>
      <w:bookmarkEnd w:id="672"/>
      <w:bookmarkEnd w:id="674"/>
    </w:p>
    <w:tbl>
      <w:tblPr>
        <w:tblStyle w:val="10"/>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73"/>
    </w:tbl>
    <w:p w14:paraId="2428A799" w14:textId="77777777" w:rsidR="00AA6C6F" w:rsidRPr="00005E6E" w:rsidRDefault="00AA6C6F"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32B06324" w:rsidR="008B7BF7" w:rsidRPr="00005E6E" w:rsidRDefault="008B7BF7" w:rsidP="000F3486">
      <w:pPr>
        <w:pStyle w:val="a9"/>
      </w:pPr>
      <w:bookmarkStart w:id="676" w:name="_Ref81133981"/>
      <w:r w:rsidRPr="00005E6E">
        <w:t xml:space="preserve">Figure </w:t>
      </w:r>
      <w:r w:rsidR="00652E4E">
        <w:fldChar w:fldCharType="begin"/>
      </w:r>
      <w:r w:rsidR="00652E4E">
        <w:instrText xml:space="preserve"> SEQ Figure \* ARABIC </w:instrText>
      </w:r>
      <w:r w:rsidR="00652E4E">
        <w:fldChar w:fldCharType="separate"/>
      </w:r>
      <w:r w:rsidR="00547E5C">
        <w:rPr>
          <w:noProof/>
        </w:rPr>
        <w:t>3</w:t>
      </w:r>
      <w:r w:rsidR="00652E4E">
        <w:fldChar w:fldCharType="end"/>
      </w:r>
      <w:bookmarkEnd w:id="676"/>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a9"/>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32CBDF1D" w:rsidR="008B7BF7" w:rsidRPr="00005E6E" w:rsidRDefault="008B7BF7" w:rsidP="000F3486">
      <w:pPr>
        <w:pStyle w:val="a9"/>
      </w:pPr>
      <w:bookmarkStart w:id="677" w:name="_Ref81127049"/>
      <w:r w:rsidRPr="00005E6E">
        <w:t xml:space="preserve">Figure </w:t>
      </w:r>
      <w:r w:rsidR="00652E4E">
        <w:fldChar w:fldCharType="begin"/>
      </w:r>
      <w:r w:rsidR="00652E4E">
        <w:instrText xml:space="preserve"> SEQ Figure \* ARABIC </w:instrText>
      </w:r>
      <w:r w:rsidR="00652E4E">
        <w:fldChar w:fldCharType="separate"/>
      </w:r>
      <w:r w:rsidR="00547E5C">
        <w:rPr>
          <w:noProof/>
        </w:rPr>
        <w:t>4</w:t>
      </w:r>
      <w:r w:rsidR="00652E4E">
        <w:fldChar w:fldCharType="end"/>
      </w:r>
      <w:bookmarkEnd w:id="677"/>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a9"/>
      </w:pPr>
      <w:bookmarkStart w:id="678"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32D6DF52" w:rsidR="00661E3D" w:rsidRPr="00005E6E" w:rsidRDefault="00661E3D" w:rsidP="000F3486">
      <w:pPr>
        <w:pStyle w:val="a9"/>
      </w:pPr>
      <w:bookmarkStart w:id="679" w:name="_Ref63168568"/>
      <w:r w:rsidRPr="00005E6E">
        <w:t xml:space="preserve">Figure </w:t>
      </w:r>
      <w:r w:rsidR="00652E4E">
        <w:fldChar w:fldCharType="begin"/>
      </w:r>
      <w:r w:rsidR="00652E4E">
        <w:instrText xml:space="preserve"> SEQ Figure \* ARABIC </w:instrText>
      </w:r>
      <w:r w:rsidR="00652E4E">
        <w:fldChar w:fldCharType="separate"/>
      </w:r>
      <w:r w:rsidR="00547E5C">
        <w:rPr>
          <w:noProof/>
        </w:rPr>
        <w:t>5</w:t>
      </w:r>
      <w:r w:rsidR="00652E4E">
        <w:fldChar w:fldCharType="end"/>
      </w:r>
      <w:bookmarkEnd w:id="678"/>
      <w:bookmarkEnd w:id="679"/>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80" w:name="_Ref62956146"/>
    </w:p>
    <w:p w14:paraId="4DD42D33" w14:textId="64101D43" w:rsidR="00D63C57" w:rsidRDefault="00D63C57" w:rsidP="000F3486"/>
    <w:p w14:paraId="1694EEEB" w14:textId="6E41AFE2" w:rsidR="00EE77C4" w:rsidRPr="00EE77C4" w:rsidRDefault="00EE77C4" w:rsidP="00EE77C4">
      <w:pPr>
        <w:pStyle w:val="a9"/>
        <w:keepNext/>
      </w:pPr>
      <w:bookmarkStart w:id="681" w:name="_Ref131109280"/>
      <w:r>
        <w:t xml:space="preserve">Table </w:t>
      </w:r>
      <w:r w:rsidR="00652E4E">
        <w:fldChar w:fldCharType="begin"/>
      </w:r>
      <w:r w:rsidR="00652E4E">
        <w:instrText xml:space="preserve"> SEQ Table \* ARABIC </w:instrText>
      </w:r>
      <w:r w:rsidR="00652E4E">
        <w:fldChar w:fldCharType="separate"/>
      </w:r>
      <w:r w:rsidR="00547E5C">
        <w:rPr>
          <w:noProof/>
        </w:rPr>
        <w:t>2</w:t>
      </w:r>
      <w:r w:rsidR="00652E4E">
        <w:fldChar w:fldCharType="end"/>
      </w:r>
      <w:bookmarkEnd w:id="681"/>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af8"/>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2"/>
      </w:pPr>
      <w:del w:id="682" w:author="Won Do Lee" w:date="2023-01-19T23:18:00Z">
        <w:r w:rsidRPr="00005E6E" w:rsidDel="001E7E1F">
          <w:lastRenderedPageBreak/>
          <w:delText>D</w:delText>
        </w:r>
        <w:r w:rsidR="00DE6674" w:rsidRPr="00005E6E" w:rsidDel="001E7E1F">
          <w:delText xml:space="preserve">isparities </w:delText>
        </w:r>
      </w:del>
      <w:ins w:id="683" w:author="Won Do Lee" w:date="2023-01-19T23:18:00Z">
        <w:r w:rsidR="001E7E1F" w:rsidRPr="00005E6E">
          <w:t xml:space="preserve">Differences </w:t>
        </w:r>
      </w:ins>
      <w:r w:rsidR="00982E86" w:rsidRPr="00005E6E">
        <w:t xml:space="preserve">in </w:t>
      </w:r>
      <w:del w:id="684" w:author="Won Do Lee" w:date="2023-01-19T23:18:00Z">
        <w:r w:rsidR="00982E86" w:rsidRPr="00005E6E" w:rsidDel="001E7E1F">
          <w:delText>the</w:delText>
        </w:r>
        <w:r w:rsidR="001B3FDD" w:rsidRPr="00005E6E" w:rsidDel="001E7E1F">
          <w:delText xml:space="preserve"> effects of</w:delText>
        </w:r>
      </w:del>
      <w:ins w:id="685" w:author="Won Do Lee" w:date="2023-01-19T23:18:00Z">
        <w:r w:rsidR="001E7E1F" w:rsidRPr="00005E6E">
          <w:t>the association with</w:t>
        </w:r>
      </w:ins>
      <w:r w:rsidR="001B3FDD" w:rsidRPr="00005E6E">
        <w:t xml:space="preserve"> socioeconomic </w:t>
      </w:r>
      <w:ins w:id="686" w:author="Won Do Lee" w:date="2023-01-19T23:21:00Z">
        <w:r w:rsidR="001E7E1F" w:rsidRPr="00005E6E">
          <w:t>ch</w:t>
        </w:r>
      </w:ins>
      <w:ins w:id="687" w:author="Won Do Lee" w:date="2023-01-19T23:22:00Z">
        <w:r w:rsidR="001E7E1F" w:rsidRPr="00005E6E">
          <w:t>a</w:t>
        </w:r>
      </w:ins>
      <w:ins w:id="688" w:author="Won Do Lee" w:date="2023-01-19T23:21:00Z">
        <w:r w:rsidR="001E7E1F" w:rsidRPr="00005E6E">
          <w:t>racteristics</w:t>
        </w:r>
      </w:ins>
      <w:del w:id="689"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690" w:author="Won Do Lee" w:date="2023-01-19T23:22:00Z">
        <w:r w:rsidR="00CA6D6B" w:rsidRPr="00005E6E" w:rsidDel="001E7E1F">
          <w:delText>and demographic factors</w:delText>
        </w:r>
      </w:del>
      <w:ins w:id="691"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692" w:author="Won Do Lee" w:date="2023-01-19T23:22:00Z">
        <w:r w:rsidR="00C622D5" w:rsidRPr="00005E6E" w:rsidDel="001E7E1F">
          <w:delText xml:space="preserve"> and demographic factors</w:delText>
        </w:r>
      </w:del>
      <w:ins w:id="693" w:author="Won Do Lee" w:date="2023-01-19T23:22:00Z">
        <w:r w:rsidR="001E7E1F" w:rsidRPr="00005E6E">
          <w:t xml:space="preserve"> ch</w:t>
        </w:r>
      </w:ins>
      <w:ins w:id="694" w:author="Won Do Lee" w:date="2023-01-19T23:23:00Z">
        <w:r w:rsidR="001E7E1F" w:rsidRPr="00005E6E">
          <w:t>a</w:t>
        </w:r>
      </w:ins>
      <w:ins w:id="695" w:author="Won Do Lee" w:date="2023-01-19T23:22:00Z">
        <w:r w:rsidR="001E7E1F" w:rsidRPr="00005E6E">
          <w:t>racteristics</w:t>
        </w:r>
      </w:ins>
      <w:r w:rsidR="00C622D5" w:rsidRPr="00005E6E">
        <w:t xml:space="preserve"> </w:t>
      </w:r>
      <w:r w:rsidR="00B03CE9" w:rsidRPr="00005E6E">
        <w:t xml:space="preserve">might be irrelevant to explain </w:t>
      </w:r>
      <w:del w:id="696" w:author="Won Do Lee" w:date="2023-01-19T23:23:00Z">
        <w:r w:rsidR="00B03CE9" w:rsidRPr="00005E6E" w:rsidDel="001E7E1F">
          <w:delText xml:space="preserve">and </w:delText>
        </w:r>
        <w:r w:rsidR="00E64906" w:rsidRPr="00005E6E" w:rsidDel="001E7E1F">
          <w:delText xml:space="preserve">interpret </w:delText>
        </w:r>
      </w:del>
      <w:ins w:id="697" w:author="Won Do Lee" w:date="2023-01-19T23:23:00Z">
        <w:r w:rsidR="001E7E1F" w:rsidRPr="00005E6E">
          <w:t xml:space="preserve">that interpreting </w:t>
        </w:r>
      </w:ins>
      <w:del w:id="698" w:author="Won Do Lee" w:date="2023-01-19T23:23:00Z">
        <w:r w:rsidR="00B03CE9" w:rsidRPr="00005E6E" w:rsidDel="001E7E1F">
          <w:delText xml:space="preserve">the patterns </w:delText>
        </w:r>
        <w:r w:rsidR="00EB04A4" w:rsidRPr="00005E6E" w:rsidDel="001E7E1F">
          <w:delText xml:space="preserve">of </w:delText>
        </w:r>
      </w:del>
      <w:del w:id="699"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00" w:author="Won Do Lee" w:date="2023-01-13T00:12:00Z">
        <w:r w:rsidR="006A48DE" w:rsidRPr="00005E6E">
          <w:t xml:space="preserve">trajectories of mobility </w:t>
        </w:r>
      </w:ins>
      <w:ins w:id="701"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02" w:author="Won Do Lee" w:date="2023-01-19T23:23:00Z">
        <w:r w:rsidR="000E24B0" w:rsidRPr="00005E6E" w:rsidDel="001E7E1F">
          <w:delText xml:space="preserve">, </w:delText>
        </w:r>
        <w:r w:rsidR="00E154AB" w:rsidRPr="00005E6E" w:rsidDel="001E7E1F">
          <w:delText>a</w:delText>
        </w:r>
      </w:del>
      <w:ins w:id="703"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5A777765"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04" w:author="Won Do Lee" w:date="2023-01-19T23:23:00Z">
        <w:r w:rsidR="005210A2" w:rsidRPr="00005E6E" w:rsidDel="001E7E1F">
          <w:delText>were</w:delText>
        </w:r>
        <w:r w:rsidR="001F752D" w:rsidRPr="00005E6E" w:rsidDel="001E7E1F">
          <w:delText xml:space="preserve"> remaining</w:delText>
        </w:r>
      </w:del>
      <w:ins w:id="705"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547E5C" w:rsidRPr="00005E6E">
        <w:t xml:space="preserve">Figure </w:t>
      </w:r>
      <w:r w:rsidR="00547E5C">
        <w:t>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r w:rsidR="009650BE" w:rsidRPr="00005E6E">
        <w:t xml:space="preserve"> and </w:t>
      </w:r>
      <w:r w:rsidR="006F3D9C">
        <w:t>G2</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r w:rsidR="006F3D9C">
        <w:t>G</w:t>
      </w:r>
      <w:r w:rsidR="00EE77C4">
        <w:rPr>
          <w:rFonts w:hint="eastAsia"/>
        </w:rPr>
        <w:t>3</w:t>
      </w:r>
      <w:r w:rsidR="00D84B30" w:rsidRPr="00005E6E">
        <w:t xml:space="preserve"> and </w:t>
      </w:r>
      <w:r w:rsidR="006F3D9C">
        <w:t>G</w:t>
      </w:r>
      <w:r w:rsidR="00EE77C4">
        <w:rPr>
          <w:rFonts w:hint="eastAsia"/>
        </w:rPr>
        <w:t>4</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6F3D9C">
        <w:t>G</w:t>
      </w:r>
      <w:r w:rsidR="00EE77C4">
        <w:rPr>
          <w:rFonts w:hint="eastAsia"/>
        </w:rPr>
        <w:t>2</w:t>
      </w:r>
      <w:r w:rsidR="00EE77C4">
        <w:t xml:space="preserve"> </w:t>
      </w:r>
      <w:r w:rsidR="00113AEF" w:rsidRPr="00005E6E">
        <w:t xml:space="preserve">and </w:t>
      </w:r>
      <w:r w:rsidR="006F3D9C">
        <w:t>G</w:t>
      </w:r>
      <w:r w:rsidR="00EE77C4">
        <w:rPr>
          <w:rFonts w:hint="eastAsia"/>
        </w:rPr>
        <w:t>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r w:rsidR="00C7047E" w:rsidRPr="00005E6E">
        <w:t xml:space="preserve"> and </w:t>
      </w:r>
      <w:r w:rsidR="006F3D9C">
        <w:t>G</w:t>
      </w:r>
      <w:r w:rsidR="00EE77C4">
        <w:rPr>
          <w:rFonts w:hint="eastAsia"/>
        </w:rPr>
        <w:t>3</w:t>
      </w:r>
      <w:r w:rsidR="00C7047E" w:rsidRPr="00005E6E">
        <w:t>.</w:t>
      </w:r>
    </w:p>
    <w:p w14:paraId="6DAFD419" w14:textId="13825541"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00547E5C" w:rsidRPr="00005E6E">
        <w:t xml:space="preserve">Table </w:t>
      </w:r>
      <w:r w:rsidR="00547E5C">
        <w:t>4</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06"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6F3D9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w:t>
      </w:r>
      <w:r w:rsidR="006F3D9C">
        <w:t>G1</w:t>
      </w:r>
      <w:r w:rsidR="00B5206D" w:rsidRPr="00005E6E">
        <w:t xml:space="preserve"> </w:t>
      </w:r>
      <w:r w:rsidR="00387354" w:rsidRPr="00005E6E">
        <w:t xml:space="preserve">was </w:t>
      </w:r>
      <w:r w:rsidR="007B45C7" w:rsidRPr="00005E6E">
        <w:t xml:space="preserve">more likely </w:t>
      </w:r>
      <w:r w:rsidR="00DC27C6" w:rsidRPr="00005E6E">
        <w:t>located in the local authoritie</w:t>
      </w:r>
      <w:ins w:id="707" w:author="Won Do Lee" w:date="2023-01-19T23:24:00Z">
        <w:r w:rsidR="001E7E1F" w:rsidRPr="00005E6E">
          <w:t xml:space="preserve">s; </w:t>
        </w:r>
      </w:ins>
      <w:del w:id="708"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w:t>
      </w:r>
      <w:r w:rsidR="006F3D9C">
        <w:t>G3</w:t>
      </w:r>
      <w:r w:rsidR="008830D0" w:rsidRPr="00005E6E">
        <w:t>. At the same time,</w:t>
      </w:r>
      <w:r w:rsidR="007F0367" w:rsidRPr="00005E6E">
        <w:t xml:space="preserve"> </w:t>
      </w:r>
      <w:r w:rsidR="006F3D9C">
        <w:t>G2</w:t>
      </w:r>
      <w:r w:rsidR="00B22222" w:rsidRPr="00005E6E">
        <w:t xml:space="preserve"> </w:t>
      </w:r>
      <w:r w:rsidR="008C5621" w:rsidRPr="00005E6E">
        <w:t>was</w:t>
      </w:r>
      <w:r w:rsidR="00B22222" w:rsidRPr="00005E6E">
        <w:t xml:space="preserve"> </w:t>
      </w:r>
      <w:r w:rsidR="00237117" w:rsidRPr="00005E6E">
        <w:t>more likely located in local authorities</w:t>
      </w:r>
      <w:ins w:id="709" w:author="Won Do Lee" w:date="2023-01-19T23:24:00Z">
        <w:r w:rsidR="001E7E1F" w:rsidRPr="00005E6E">
          <w:t xml:space="preserve">; </w:t>
        </w:r>
      </w:ins>
      <w:del w:id="710"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37DD8FE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547E5C" w:rsidRPr="00005E6E">
        <w:t xml:space="preserve">Figure </w:t>
      </w:r>
      <w:r w:rsidR="00547E5C">
        <w:t>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 xml:space="preserve">op 5 </w:t>
      </w:r>
      <w:r w:rsidR="002C639D" w:rsidRPr="00005E6E">
        <w:lastRenderedPageBreak/>
        <w:t>features for each cluster are described as follows:</w:t>
      </w:r>
    </w:p>
    <w:p w14:paraId="3CDBABC1" w14:textId="1B4C707F" w:rsidR="00825DC4" w:rsidRPr="00005E6E" w:rsidRDefault="006F3D9C" w:rsidP="000F3486">
      <w:pPr>
        <w:pStyle w:val="a6"/>
        <w:numPr>
          <w:ilvl w:val="0"/>
          <w:numId w:val="43"/>
        </w:numPr>
      </w:pPr>
      <w:r>
        <w:t>G1</w:t>
      </w:r>
      <w:r w:rsidR="00825DC4" w:rsidRPr="00005E6E">
        <w:t xml:space="preserve">: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40767A5" w:rsidR="00A342F8" w:rsidRDefault="006F3D9C" w:rsidP="000F3486">
      <w:pPr>
        <w:pStyle w:val="a6"/>
        <w:numPr>
          <w:ilvl w:val="0"/>
          <w:numId w:val="43"/>
        </w:numPr>
      </w:pPr>
      <w:r>
        <w:t>G2</w:t>
      </w:r>
      <w:r w:rsidR="00825DC4" w:rsidRPr="00005E6E">
        <w:t xml:space="preserve">: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4C40E9D3" w14:textId="77777777" w:rsidR="00EE77C4" w:rsidRPr="00005E6E" w:rsidRDefault="00EE77C4" w:rsidP="00EE77C4">
      <w:pPr>
        <w:pStyle w:val="a6"/>
        <w:numPr>
          <w:ilvl w:val="0"/>
          <w:numId w:val="43"/>
        </w:numPr>
        <w:spacing w:after="160"/>
      </w:pPr>
      <w:r>
        <w:t>G3</w:t>
      </w:r>
      <w:r w:rsidRPr="00005E6E">
        <w:t>: Share of medium-income households (0.38), social grade C1 (0.25), high-income households (0.23), more than three bedrooms in the house (0.25), households with one vehicle (0.04), and self-employed workers (0.02).</w:t>
      </w:r>
    </w:p>
    <w:p w14:paraId="6B1FF377" w14:textId="3D2B25DC" w:rsidR="00EE77C4" w:rsidRPr="00005E6E" w:rsidRDefault="00EE77C4" w:rsidP="00EE77C4">
      <w:pPr>
        <w:pStyle w:val="a6"/>
        <w:numPr>
          <w:ilvl w:val="0"/>
          <w:numId w:val="43"/>
        </w:numPr>
        <w:spacing w:after="160"/>
      </w:pPr>
      <w:r>
        <w:t>G4</w:t>
      </w:r>
      <w:r w:rsidRPr="00005E6E">
        <w:t>: Share of households with more than three vehicles (0.64), self-employed workers (0.26), more than three bedrooms in the house (0.23), cumulative COVID-19 mortality rates before lockdown (0.20), and percentage Black Caribbean (0.19).</w:t>
      </w:r>
    </w:p>
    <w:p w14:paraId="6662E6D7" w14:textId="77777777" w:rsidR="00BD6353" w:rsidRPr="00005E6E" w:rsidRDefault="00BD6353" w:rsidP="000F3486"/>
    <w:p w14:paraId="5F79D9ED" w14:textId="72279A41" w:rsidR="00DB30E5" w:rsidRPr="00005E6E" w:rsidRDefault="000953A1" w:rsidP="000F3486">
      <w:pPr>
        <w:keepNext/>
      </w:pPr>
      <w:r>
        <w:rPr>
          <w:noProof/>
        </w:rPr>
        <w:lastRenderedPageBreak/>
        <w:drawing>
          <wp:inline distT="0" distB="0" distL="0" distR="0" wp14:anchorId="7455B0DD" wp14:editId="166EF4DD">
            <wp:extent cx="5727700" cy="5727700"/>
            <wp:effectExtent l="0" t="0" r="6350" b="635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1F8A6D8A" w14:textId="0EA6CB53" w:rsidR="00825DC4" w:rsidRPr="00005E6E" w:rsidRDefault="00DB30E5" w:rsidP="000F3486">
      <w:pPr>
        <w:pStyle w:val="a9"/>
      </w:pPr>
      <w:bookmarkStart w:id="711" w:name="_Ref81242261"/>
      <w:r w:rsidRPr="00005E6E">
        <w:t xml:space="preserve">Figure </w:t>
      </w:r>
      <w:r w:rsidR="00652E4E">
        <w:fldChar w:fldCharType="begin"/>
      </w:r>
      <w:r w:rsidR="00652E4E">
        <w:instrText xml:space="preserve"> SEQ Figure \* ARABIC </w:instrText>
      </w:r>
      <w:r w:rsidR="00652E4E">
        <w:fldChar w:fldCharType="separate"/>
      </w:r>
      <w:r w:rsidR="00547E5C">
        <w:rPr>
          <w:noProof/>
        </w:rPr>
        <w:t>6</w:t>
      </w:r>
      <w:r w:rsidR="00652E4E">
        <w:fldChar w:fldCharType="end"/>
      </w:r>
      <w:bookmarkEnd w:id="711"/>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6B45D132" w:rsidR="00CC08A1" w:rsidRPr="00005E6E" w:rsidRDefault="000953A1" w:rsidP="000F3486">
      <w:pPr>
        <w:keepNext/>
      </w:pPr>
      <w:r>
        <w:rPr>
          <w:noProof/>
          <w:lang w:eastAsia="en-GB"/>
        </w:rPr>
        <w:lastRenderedPageBreak/>
        <w:drawing>
          <wp:inline distT="0" distB="0" distL="0" distR="0" wp14:anchorId="1B940048" wp14:editId="70774E24">
            <wp:extent cx="5727700" cy="5727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71D8DDDC" w14:textId="14398395" w:rsidR="006A4090" w:rsidRPr="00005E6E" w:rsidRDefault="00DB30E5" w:rsidP="000F3486">
      <w:pPr>
        <w:pStyle w:val="a9"/>
      </w:pPr>
      <w:bookmarkStart w:id="712" w:name="_Ref81245493"/>
      <w:r w:rsidRPr="00005E6E">
        <w:t xml:space="preserve">Figure </w:t>
      </w:r>
      <w:r w:rsidR="00652E4E">
        <w:fldChar w:fldCharType="begin"/>
      </w:r>
      <w:r w:rsidR="00652E4E">
        <w:instrText xml:space="preserve"> SEQ Figure \* ARABIC </w:instrText>
      </w:r>
      <w:r w:rsidR="00652E4E">
        <w:fldChar w:fldCharType="separate"/>
      </w:r>
      <w:r w:rsidR="00547E5C">
        <w:rPr>
          <w:noProof/>
        </w:rPr>
        <w:t>7</w:t>
      </w:r>
      <w:r w:rsidR="00652E4E">
        <w:fldChar w:fldCharType="end"/>
      </w:r>
      <w:bookmarkEnd w:id="712"/>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2"/>
          <w:type w:val="continuous"/>
          <w:pgSz w:w="11906" w:h="16838"/>
          <w:pgMar w:top="1701" w:right="1440" w:bottom="1440" w:left="1440" w:header="851" w:footer="992" w:gutter="0"/>
          <w:lnNumType w:countBy="1"/>
          <w:cols w:space="425"/>
          <w:docGrid w:linePitch="360"/>
        </w:sectPr>
      </w:pPr>
    </w:p>
    <w:p w14:paraId="5DECF12B" w14:textId="22D19729" w:rsidR="00661E3D" w:rsidRPr="00005E6E" w:rsidRDefault="00661E3D" w:rsidP="000F3486">
      <w:pPr>
        <w:pStyle w:val="a9"/>
      </w:pPr>
      <w:bookmarkStart w:id="713" w:name="_Ref65028141"/>
      <w:bookmarkStart w:id="714" w:name="_Ref63169718"/>
      <w:r w:rsidRPr="00005E6E">
        <w:lastRenderedPageBreak/>
        <w:t xml:space="preserve">Table </w:t>
      </w:r>
      <w:r w:rsidR="00652E4E">
        <w:fldChar w:fldCharType="begin"/>
      </w:r>
      <w:r w:rsidR="00652E4E">
        <w:instrText xml:space="preserve"> SEQ Table \* ARABIC </w:instrText>
      </w:r>
      <w:r w:rsidR="00652E4E">
        <w:fldChar w:fldCharType="separate"/>
      </w:r>
      <w:r w:rsidR="00547E5C">
        <w:rPr>
          <w:noProof/>
        </w:rPr>
        <w:t>3</w:t>
      </w:r>
      <w:r w:rsidR="00652E4E">
        <w:rPr>
          <w:noProof/>
        </w:rPr>
        <w:fldChar w:fldCharType="end"/>
      </w:r>
      <w:bookmarkEnd w:id="713"/>
      <w:r w:rsidRPr="00005E6E">
        <w:t xml:space="preserve">. Descriptive statistics of </w:t>
      </w:r>
      <w:r w:rsidR="006F4D48" w:rsidRPr="00005E6E">
        <w:t xml:space="preserve">socioeconomic </w:t>
      </w:r>
      <w:del w:id="715" w:author="Won Do Lee" w:date="2023-01-19T23:22:00Z">
        <w:r w:rsidR="006F4D48" w:rsidRPr="00005E6E" w:rsidDel="001E7E1F">
          <w:delText>and demographic factors</w:delText>
        </w:r>
      </w:del>
      <w:ins w:id="716"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10"/>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E7451A"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E7451A" w:rsidRPr="00005E6E" w:rsidRDefault="00E7451A" w:rsidP="00E7451A">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0F745B56"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G1</w:t>
            </w:r>
          </w:p>
        </w:tc>
        <w:tc>
          <w:tcPr>
            <w:tcW w:w="1290" w:type="dxa"/>
            <w:tcBorders>
              <w:top w:val="single" w:sz="12" w:space="0" w:color="auto"/>
            </w:tcBorders>
            <w:shd w:val="clear" w:color="auto" w:fill="A5A5A5" w:themeFill="accent3"/>
            <w:noWrap/>
            <w:hideMark/>
          </w:tcPr>
          <w:p w14:paraId="3ED7D81D" w14:textId="2F33CAA7"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G2</w:t>
            </w:r>
          </w:p>
        </w:tc>
        <w:tc>
          <w:tcPr>
            <w:tcW w:w="1290" w:type="dxa"/>
            <w:tcBorders>
              <w:top w:val="single" w:sz="12" w:space="0" w:color="auto"/>
            </w:tcBorders>
            <w:shd w:val="clear" w:color="auto" w:fill="A5A5A5" w:themeFill="accent3"/>
            <w:noWrap/>
            <w:hideMark/>
          </w:tcPr>
          <w:p w14:paraId="798A9671" w14:textId="18C048F8"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0344D4A4"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 level</w:t>
            </w:r>
          </w:p>
        </w:tc>
      </w:tr>
      <w:tr w:rsidR="00E7451A"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E7451A" w:rsidRPr="00005E6E" w:rsidRDefault="00E7451A" w:rsidP="00E7451A">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E7451A" w:rsidRPr="00005E6E" w14:paraId="66EFD5C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vAlign w:val="center"/>
            <w:hideMark/>
          </w:tcPr>
          <w:p w14:paraId="606B5096" w14:textId="45F7B0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tcBorders>
            <w:noWrap/>
            <w:vAlign w:val="center"/>
            <w:hideMark/>
          </w:tcPr>
          <w:p w14:paraId="0FFF77F7" w14:textId="5665D6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0.16 (0.02)</w:t>
            </w:r>
          </w:p>
        </w:tc>
        <w:tc>
          <w:tcPr>
            <w:tcW w:w="1290" w:type="dxa"/>
            <w:tcBorders>
              <w:top w:val="single" w:sz="12" w:space="0" w:color="auto"/>
            </w:tcBorders>
            <w:noWrap/>
            <w:vAlign w:val="center"/>
            <w:hideMark/>
          </w:tcPr>
          <w:p w14:paraId="56AA00AB" w14:textId="0BC04E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right w:val="double" w:sz="4" w:space="0" w:color="auto"/>
            </w:tcBorders>
            <w:noWrap/>
            <w:vAlign w:val="center"/>
            <w:hideMark/>
          </w:tcPr>
          <w:p w14:paraId="52E873F7" w14:textId="266F15A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0.19 (0.03)</w:t>
            </w:r>
          </w:p>
        </w:tc>
        <w:tc>
          <w:tcPr>
            <w:tcW w:w="1290" w:type="dxa"/>
            <w:tcBorders>
              <w:top w:val="single" w:sz="12" w:space="0" w:color="auto"/>
              <w:left w:val="double" w:sz="4" w:space="0" w:color="auto"/>
              <w:right w:val="nil"/>
            </w:tcBorders>
            <w:noWrap/>
            <w:hideMark/>
          </w:tcPr>
          <w:p w14:paraId="3AB5AE6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E7451A" w:rsidRPr="00005E6E" w14:paraId="0050EC9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AE8D0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15F0C4EA" w14:textId="5E8B08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(0.02)</w:t>
            </w:r>
          </w:p>
        </w:tc>
        <w:tc>
          <w:tcPr>
            <w:tcW w:w="1290" w:type="dxa"/>
            <w:noWrap/>
            <w:vAlign w:val="center"/>
            <w:hideMark/>
          </w:tcPr>
          <w:p w14:paraId="50BF0EBD" w14:textId="21DE766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noWrap/>
            <w:vAlign w:val="center"/>
            <w:hideMark/>
          </w:tcPr>
          <w:p w14:paraId="4CA5384F" w14:textId="667FCB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(0.02)</w:t>
            </w:r>
          </w:p>
        </w:tc>
        <w:tc>
          <w:tcPr>
            <w:tcW w:w="1290" w:type="dxa"/>
            <w:tcBorders>
              <w:right w:val="double" w:sz="4" w:space="0" w:color="auto"/>
            </w:tcBorders>
            <w:noWrap/>
            <w:vAlign w:val="center"/>
            <w:hideMark/>
          </w:tcPr>
          <w:p w14:paraId="796E0BC2" w14:textId="389BD71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tcBorders>
              <w:left w:val="double" w:sz="4" w:space="0" w:color="auto"/>
              <w:right w:val="nil"/>
            </w:tcBorders>
            <w:noWrap/>
            <w:hideMark/>
          </w:tcPr>
          <w:p w14:paraId="0DC6023F"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E7451A" w:rsidRPr="00005E6E" w14:paraId="4F1300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5A2364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0B7902E8" w14:textId="2C518FD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(0.07)</w:t>
            </w:r>
          </w:p>
        </w:tc>
        <w:tc>
          <w:tcPr>
            <w:tcW w:w="1290" w:type="dxa"/>
            <w:noWrap/>
            <w:vAlign w:val="center"/>
            <w:hideMark/>
          </w:tcPr>
          <w:p w14:paraId="3C713055" w14:textId="70703D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 xml:space="preserve">0.17 (0.05) </w:t>
            </w:r>
          </w:p>
        </w:tc>
        <w:tc>
          <w:tcPr>
            <w:tcW w:w="1290" w:type="dxa"/>
            <w:noWrap/>
            <w:vAlign w:val="center"/>
            <w:hideMark/>
          </w:tcPr>
          <w:p w14:paraId="5D58139B" w14:textId="70A764C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(0.05)</w:t>
            </w:r>
          </w:p>
        </w:tc>
        <w:tc>
          <w:tcPr>
            <w:tcW w:w="1290" w:type="dxa"/>
            <w:tcBorders>
              <w:right w:val="double" w:sz="4" w:space="0" w:color="auto"/>
            </w:tcBorders>
            <w:noWrap/>
            <w:vAlign w:val="center"/>
            <w:hideMark/>
          </w:tcPr>
          <w:p w14:paraId="16F4FC46" w14:textId="6C519B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0.14 (0.04)</w:t>
            </w:r>
          </w:p>
        </w:tc>
        <w:tc>
          <w:tcPr>
            <w:tcW w:w="1290" w:type="dxa"/>
            <w:tcBorders>
              <w:left w:val="double" w:sz="4" w:space="0" w:color="auto"/>
              <w:right w:val="nil"/>
            </w:tcBorders>
            <w:noWrap/>
            <w:hideMark/>
          </w:tcPr>
          <w:p w14:paraId="4F7ED08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E7451A" w:rsidRPr="00005E6E" w14:paraId="688865CD"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5A8E41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vAlign w:val="center"/>
            <w:hideMark/>
          </w:tcPr>
          <w:p w14:paraId="6EC3B145" w14:textId="6A7F5D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(0.05)</w:t>
            </w:r>
          </w:p>
        </w:tc>
        <w:tc>
          <w:tcPr>
            <w:tcW w:w="1290" w:type="dxa"/>
            <w:noWrap/>
            <w:vAlign w:val="center"/>
            <w:hideMark/>
          </w:tcPr>
          <w:p w14:paraId="6474A35E" w14:textId="7B1201E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(0.04)</w:t>
            </w:r>
          </w:p>
        </w:tc>
        <w:tc>
          <w:tcPr>
            <w:tcW w:w="1290" w:type="dxa"/>
            <w:noWrap/>
            <w:vAlign w:val="center"/>
            <w:hideMark/>
          </w:tcPr>
          <w:p w14:paraId="69AC3E5D" w14:textId="5211D62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(0.04)</w:t>
            </w:r>
          </w:p>
        </w:tc>
        <w:tc>
          <w:tcPr>
            <w:tcW w:w="1290" w:type="dxa"/>
            <w:tcBorders>
              <w:right w:val="double" w:sz="4" w:space="0" w:color="auto"/>
            </w:tcBorders>
            <w:noWrap/>
            <w:vAlign w:val="center"/>
            <w:hideMark/>
          </w:tcPr>
          <w:p w14:paraId="0FE1613C" w14:textId="748927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0.25 (0.05)</w:t>
            </w:r>
          </w:p>
        </w:tc>
        <w:tc>
          <w:tcPr>
            <w:tcW w:w="1290" w:type="dxa"/>
            <w:tcBorders>
              <w:left w:val="double" w:sz="4" w:space="0" w:color="auto"/>
              <w:right w:val="nil"/>
            </w:tcBorders>
            <w:noWrap/>
            <w:hideMark/>
          </w:tcPr>
          <w:p w14:paraId="545C006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E7451A" w:rsidRPr="00005E6E" w14:paraId="4BA17AE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7F5640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vAlign w:val="center"/>
            <w:hideMark/>
          </w:tcPr>
          <w:p w14:paraId="23B2332C" w14:textId="58D4703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0.11 (0.12)</w:t>
            </w:r>
          </w:p>
        </w:tc>
        <w:tc>
          <w:tcPr>
            <w:tcW w:w="1290" w:type="dxa"/>
            <w:noWrap/>
            <w:vAlign w:val="center"/>
            <w:hideMark/>
          </w:tcPr>
          <w:p w14:paraId="0661D277" w14:textId="32D0B91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0.07 (0.07)</w:t>
            </w:r>
          </w:p>
        </w:tc>
        <w:tc>
          <w:tcPr>
            <w:tcW w:w="1290" w:type="dxa"/>
            <w:noWrap/>
            <w:vAlign w:val="center"/>
            <w:hideMark/>
          </w:tcPr>
          <w:p w14:paraId="71D3CA89" w14:textId="06AF17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0.04 (0.04)</w:t>
            </w:r>
          </w:p>
        </w:tc>
        <w:tc>
          <w:tcPr>
            <w:tcW w:w="1290" w:type="dxa"/>
            <w:tcBorders>
              <w:right w:val="double" w:sz="4" w:space="0" w:color="auto"/>
            </w:tcBorders>
            <w:noWrap/>
            <w:vAlign w:val="center"/>
            <w:hideMark/>
          </w:tcPr>
          <w:p w14:paraId="650DE985" w14:textId="5D586E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(0.05)</w:t>
            </w:r>
          </w:p>
        </w:tc>
        <w:tc>
          <w:tcPr>
            <w:tcW w:w="1290" w:type="dxa"/>
            <w:tcBorders>
              <w:left w:val="double" w:sz="4" w:space="0" w:color="auto"/>
              <w:right w:val="nil"/>
            </w:tcBorders>
            <w:noWrap/>
            <w:hideMark/>
          </w:tcPr>
          <w:p w14:paraId="61C487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E7451A" w:rsidRPr="00005E6E" w14:paraId="2362605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8FAC5F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vAlign w:val="center"/>
            <w:hideMark/>
          </w:tcPr>
          <w:p w14:paraId="388FF38B" w14:textId="26DA65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0.37 (0.07)</w:t>
            </w:r>
          </w:p>
        </w:tc>
        <w:tc>
          <w:tcPr>
            <w:tcW w:w="1290" w:type="dxa"/>
            <w:noWrap/>
            <w:vAlign w:val="center"/>
            <w:hideMark/>
          </w:tcPr>
          <w:p w14:paraId="057EE874" w14:textId="570DA7A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0.35 (0.07)</w:t>
            </w:r>
          </w:p>
        </w:tc>
        <w:tc>
          <w:tcPr>
            <w:tcW w:w="1290" w:type="dxa"/>
            <w:noWrap/>
            <w:vAlign w:val="center"/>
            <w:hideMark/>
          </w:tcPr>
          <w:p w14:paraId="70A84C28" w14:textId="3D5A048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 (0.06)</w:t>
            </w:r>
          </w:p>
        </w:tc>
        <w:tc>
          <w:tcPr>
            <w:tcW w:w="1290" w:type="dxa"/>
            <w:tcBorders>
              <w:right w:val="double" w:sz="4" w:space="0" w:color="auto"/>
            </w:tcBorders>
            <w:noWrap/>
            <w:vAlign w:val="center"/>
            <w:hideMark/>
          </w:tcPr>
          <w:p w14:paraId="037E8635" w14:textId="563728A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(0.05)</w:t>
            </w:r>
          </w:p>
        </w:tc>
        <w:tc>
          <w:tcPr>
            <w:tcW w:w="1290" w:type="dxa"/>
            <w:tcBorders>
              <w:left w:val="double" w:sz="4" w:space="0" w:color="auto"/>
              <w:right w:val="nil"/>
            </w:tcBorders>
            <w:noWrap/>
            <w:hideMark/>
          </w:tcPr>
          <w:p w14:paraId="27EF537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E7451A" w:rsidRPr="00005E6E" w14:paraId="3D5D349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2B9813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vAlign w:val="center"/>
            <w:hideMark/>
          </w:tcPr>
          <w:p w14:paraId="20C57D31" w14:textId="33C5E15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(0.04)</w:t>
            </w:r>
          </w:p>
        </w:tc>
        <w:tc>
          <w:tcPr>
            <w:tcW w:w="1290" w:type="dxa"/>
            <w:noWrap/>
            <w:vAlign w:val="center"/>
            <w:hideMark/>
          </w:tcPr>
          <w:p w14:paraId="53608E0D" w14:textId="7DFBE6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(0.03)</w:t>
            </w:r>
          </w:p>
        </w:tc>
        <w:tc>
          <w:tcPr>
            <w:tcW w:w="1290" w:type="dxa"/>
            <w:noWrap/>
            <w:vAlign w:val="center"/>
            <w:hideMark/>
          </w:tcPr>
          <w:p w14:paraId="3A366CFA" w14:textId="7B2350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(0.03)</w:t>
            </w:r>
          </w:p>
        </w:tc>
        <w:tc>
          <w:tcPr>
            <w:tcW w:w="1290" w:type="dxa"/>
            <w:tcBorders>
              <w:right w:val="double" w:sz="4" w:space="0" w:color="auto"/>
            </w:tcBorders>
            <w:noWrap/>
            <w:vAlign w:val="center"/>
            <w:hideMark/>
          </w:tcPr>
          <w:p w14:paraId="54FF8E02" w14:textId="7873D3C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(0.03)</w:t>
            </w:r>
          </w:p>
        </w:tc>
        <w:tc>
          <w:tcPr>
            <w:tcW w:w="1290" w:type="dxa"/>
            <w:tcBorders>
              <w:left w:val="double" w:sz="4" w:space="0" w:color="auto"/>
              <w:right w:val="nil"/>
            </w:tcBorders>
            <w:noWrap/>
            <w:hideMark/>
          </w:tcPr>
          <w:p w14:paraId="6AF7BEB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E7451A" w:rsidRPr="00005E6E" w14:paraId="0A83404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0F8028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vAlign w:val="center"/>
            <w:hideMark/>
          </w:tcPr>
          <w:p w14:paraId="059FE7BD" w14:textId="37E4DB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(0.05)</w:t>
            </w:r>
          </w:p>
        </w:tc>
        <w:tc>
          <w:tcPr>
            <w:tcW w:w="1290" w:type="dxa"/>
            <w:noWrap/>
            <w:vAlign w:val="center"/>
            <w:hideMark/>
          </w:tcPr>
          <w:p w14:paraId="6289DE41" w14:textId="1A34DAD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 (0.04)</w:t>
            </w:r>
          </w:p>
        </w:tc>
        <w:tc>
          <w:tcPr>
            <w:tcW w:w="1290" w:type="dxa"/>
            <w:noWrap/>
            <w:vAlign w:val="center"/>
            <w:hideMark/>
          </w:tcPr>
          <w:p w14:paraId="5E203DFA" w14:textId="040A1B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0.23 (0.03)</w:t>
            </w:r>
          </w:p>
        </w:tc>
        <w:tc>
          <w:tcPr>
            <w:tcW w:w="1290" w:type="dxa"/>
            <w:tcBorders>
              <w:right w:val="double" w:sz="4" w:space="0" w:color="auto"/>
            </w:tcBorders>
            <w:noWrap/>
            <w:vAlign w:val="center"/>
            <w:hideMark/>
          </w:tcPr>
          <w:p w14:paraId="15F67BE9" w14:textId="0A382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(0.03)</w:t>
            </w:r>
          </w:p>
        </w:tc>
        <w:tc>
          <w:tcPr>
            <w:tcW w:w="1290" w:type="dxa"/>
            <w:tcBorders>
              <w:left w:val="double" w:sz="4" w:space="0" w:color="auto"/>
              <w:right w:val="nil"/>
            </w:tcBorders>
            <w:noWrap/>
            <w:hideMark/>
          </w:tcPr>
          <w:p w14:paraId="2BFC563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E7451A" w:rsidRPr="00005E6E" w14:paraId="5F006B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1F9DD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vAlign w:val="center"/>
            <w:hideMark/>
          </w:tcPr>
          <w:p w14:paraId="60F9BE62" w14:textId="4073F25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680992F6" w14:textId="215180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5257CDA5" w14:textId="2E79AD3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0.16 (0.04)</w:t>
            </w:r>
          </w:p>
        </w:tc>
        <w:tc>
          <w:tcPr>
            <w:tcW w:w="1290" w:type="dxa"/>
            <w:tcBorders>
              <w:right w:val="double" w:sz="4" w:space="0" w:color="auto"/>
            </w:tcBorders>
            <w:noWrap/>
            <w:vAlign w:val="center"/>
            <w:hideMark/>
          </w:tcPr>
          <w:p w14:paraId="0D790A76" w14:textId="6D0D7DD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0.19 (0.05)</w:t>
            </w:r>
          </w:p>
        </w:tc>
        <w:tc>
          <w:tcPr>
            <w:tcW w:w="1290" w:type="dxa"/>
            <w:tcBorders>
              <w:left w:val="double" w:sz="4" w:space="0" w:color="auto"/>
              <w:right w:val="nil"/>
            </w:tcBorders>
            <w:noWrap/>
            <w:hideMark/>
          </w:tcPr>
          <w:p w14:paraId="77930A5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E7451A" w:rsidRPr="00005E6E" w14:paraId="656187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43D7E1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vAlign w:val="center"/>
            <w:hideMark/>
          </w:tcPr>
          <w:p w14:paraId="7A052364" w14:textId="342A70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(0.09)</w:t>
            </w:r>
          </w:p>
        </w:tc>
        <w:tc>
          <w:tcPr>
            <w:tcW w:w="1290" w:type="dxa"/>
            <w:noWrap/>
            <w:vAlign w:val="center"/>
            <w:hideMark/>
          </w:tcPr>
          <w:p w14:paraId="322BAFEF" w14:textId="2E62F4B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(0.06)</w:t>
            </w:r>
          </w:p>
        </w:tc>
        <w:tc>
          <w:tcPr>
            <w:tcW w:w="1290" w:type="dxa"/>
            <w:noWrap/>
            <w:vAlign w:val="center"/>
            <w:hideMark/>
          </w:tcPr>
          <w:p w14:paraId="5109405C" w14:textId="1DAE967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(0.05)</w:t>
            </w:r>
          </w:p>
        </w:tc>
        <w:tc>
          <w:tcPr>
            <w:tcW w:w="1290" w:type="dxa"/>
            <w:tcBorders>
              <w:right w:val="double" w:sz="4" w:space="0" w:color="auto"/>
            </w:tcBorders>
            <w:noWrap/>
            <w:vAlign w:val="center"/>
            <w:hideMark/>
          </w:tcPr>
          <w:p w14:paraId="6AF6EFC6" w14:textId="7586A67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0.18 (0.06)</w:t>
            </w:r>
          </w:p>
        </w:tc>
        <w:tc>
          <w:tcPr>
            <w:tcW w:w="1290" w:type="dxa"/>
            <w:tcBorders>
              <w:left w:val="double" w:sz="4" w:space="0" w:color="auto"/>
              <w:right w:val="nil"/>
            </w:tcBorders>
            <w:noWrap/>
            <w:hideMark/>
          </w:tcPr>
          <w:p w14:paraId="1E595D6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E7451A" w:rsidRPr="00005E6E" w14:paraId="4102B5F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vAlign w:val="center"/>
            <w:hideMark/>
          </w:tcPr>
          <w:p w14:paraId="7D8EDAF3" w14:textId="778FFE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0.56 (0.15)</w:t>
            </w:r>
          </w:p>
        </w:tc>
        <w:tc>
          <w:tcPr>
            <w:tcW w:w="1290" w:type="dxa"/>
            <w:tcBorders>
              <w:bottom w:val="single" w:sz="4" w:space="0" w:color="auto"/>
            </w:tcBorders>
            <w:noWrap/>
            <w:vAlign w:val="center"/>
            <w:hideMark/>
          </w:tcPr>
          <w:p w14:paraId="6C72900A" w14:textId="3CE4078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0.63 (0.07)</w:t>
            </w:r>
          </w:p>
        </w:tc>
        <w:tc>
          <w:tcPr>
            <w:tcW w:w="1290" w:type="dxa"/>
            <w:tcBorders>
              <w:bottom w:val="single" w:sz="4" w:space="0" w:color="auto"/>
            </w:tcBorders>
            <w:noWrap/>
            <w:vAlign w:val="center"/>
            <w:hideMark/>
          </w:tcPr>
          <w:p w14:paraId="020CC1E7" w14:textId="4B01984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0.65 (0.06)</w:t>
            </w:r>
          </w:p>
        </w:tc>
        <w:tc>
          <w:tcPr>
            <w:tcW w:w="1290" w:type="dxa"/>
            <w:tcBorders>
              <w:bottom w:val="single" w:sz="4" w:space="0" w:color="auto"/>
              <w:right w:val="double" w:sz="4" w:space="0" w:color="auto"/>
            </w:tcBorders>
            <w:noWrap/>
            <w:vAlign w:val="center"/>
            <w:hideMark/>
          </w:tcPr>
          <w:p w14:paraId="3E776E8B" w14:textId="0CB09B0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 (0.06)</w:t>
            </w:r>
          </w:p>
        </w:tc>
        <w:tc>
          <w:tcPr>
            <w:tcW w:w="1290" w:type="dxa"/>
            <w:tcBorders>
              <w:left w:val="double" w:sz="4" w:space="0" w:color="auto"/>
              <w:bottom w:val="single" w:sz="4" w:space="0" w:color="auto"/>
              <w:right w:val="nil"/>
            </w:tcBorders>
            <w:noWrap/>
            <w:hideMark/>
          </w:tcPr>
          <w:p w14:paraId="06D8AA1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E7451A" w:rsidRPr="00005E6E" w14:paraId="6FFA928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vAlign w:val="center"/>
            <w:hideMark/>
          </w:tcPr>
          <w:p w14:paraId="0EB3A6C7" w14:textId="072C71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tcBorders>
              <w:top w:val="single" w:sz="4" w:space="0" w:color="auto"/>
            </w:tcBorders>
            <w:noWrap/>
            <w:vAlign w:val="center"/>
            <w:hideMark/>
          </w:tcPr>
          <w:p w14:paraId="1D11DCB0" w14:textId="376896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tcBorders>
            <w:noWrap/>
            <w:vAlign w:val="center"/>
            <w:hideMark/>
          </w:tcPr>
          <w:p w14:paraId="514C0ED9" w14:textId="306F4C7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right w:val="double" w:sz="4" w:space="0" w:color="auto"/>
            </w:tcBorders>
            <w:noWrap/>
            <w:vAlign w:val="center"/>
            <w:hideMark/>
          </w:tcPr>
          <w:p w14:paraId="6DE27C89" w14:textId="4AC167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68853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4E582E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vAlign w:val="center"/>
            <w:hideMark/>
          </w:tcPr>
          <w:p w14:paraId="71CB8847" w14:textId="51DCF48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(0.19)</w:t>
            </w:r>
          </w:p>
        </w:tc>
        <w:tc>
          <w:tcPr>
            <w:tcW w:w="1290" w:type="dxa"/>
            <w:noWrap/>
            <w:vAlign w:val="center"/>
            <w:hideMark/>
          </w:tcPr>
          <w:p w14:paraId="28380DA5" w14:textId="5A19A81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(0.08)</w:t>
            </w:r>
          </w:p>
        </w:tc>
        <w:tc>
          <w:tcPr>
            <w:tcW w:w="1290" w:type="dxa"/>
            <w:noWrap/>
            <w:vAlign w:val="center"/>
            <w:hideMark/>
          </w:tcPr>
          <w:p w14:paraId="0970448B" w14:textId="48903E1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(0.07)</w:t>
            </w:r>
          </w:p>
        </w:tc>
        <w:tc>
          <w:tcPr>
            <w:tcW w:w="1290" w:type="dxa"/>
            <w:tcBorders>
              <w:right w:val="double" w:sz="4" w:space="0" w:color="auto"/>
            </w:tcBorders>
            <w:noWrap/>
            <w:vAlign w:val="center"/>
            <w:hideMark/>
          </w:tcPr>
          <w:p w14:paraId="3302348E" w14:textId="6A5B7C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(0.07)</w:t>
            </w:r>
          </w:p>
        </w:tc>
        <w:tc>
          <w:tcPr>
            <w:tcW w:w="1290" w:type="dxa"/>
            <w:tcBorders>
              <w:left w:val="double" w:sz="4" w:space="0" w:color="auto"/>
              <w:right w:val="nil"/>
            </w:tcBorders>
            <w:noWrap/>
            <w:hideMark/>
          </w:tcPr>
          <w:p w14:paraId="76A6FDE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E7451A" w:rsidRPr="00005E6E" w14:paraId="718A354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EBAEA4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vAlign w:val="center"/>
            <w:hideMark/>
          </w:tcPr>
          <w:p w14:paraId="67FAEEB7" w14:textId="233DF10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 (0.04)</w:t>
            </w:r>
          </w:p>
        </w:tc>
        <w:tc>
          <w:tcPr>
            <w:tcW w:w="1290" w:type="dxa"/>
            <w:noWrap/>
            <w:vAlign w:val="center"/>
            <w:hideMark/>
          </w:tcPr>
          <w:p w14:paraId="20A4CF21" w14:textId="4978DAD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(0.03)</w:t>
            </w:r>
          </w:p>
        </w:tc>
        <w:tc>
          <w:tcPr>
            <w:tcW w:w="1290" w:type="dxa"/>
            <w:noWrap/>
            <w:vAlign w:val="center"/>
            <w:hideMark/>
          </w:tcPr>
          <w:p w14:paraId="6DAAE6FF" w14:textId="2D0D40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(0.02)</w:t>
            </w:r>
          </w:p>
        </w:tc>
        <w:tc>
          <w:tcPr>
            <w:tcW w:w="1290" w:type="dxa"/>
            <w:tcBorders>
              <w:right w:val="double" w:sz="4" w:space="0" w:color="auto"/>
            </w:tcBorders>
            <w:noWrap/>
            <w:vAlign w:val="center"/>
            <w:hideMark/>
          </w:tcPr>
          <w:p w14:paraId="506CC5D0" w14:textId="4E4A96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0.44 (0.02)</w:t>
            </w:r>
          </w:p>
        </w:tc>
        <w:tc>
          <w:tcPr>
            <w:tcW w:w="1290" w:type="dxa"/>
            <w:tcBorders>
              <w:left w:val="double" w:sz="4" w:space="0" w:color="auto"/>
              <w:right w:val="nil"/>
            </w:tcBorders>
            <w:noWrap/>
            <w:hideMark/>
          </w:tcPr>
          <w:p w14:paraId="77ED9C1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E7451A" w:rsidRPr="00005E6E" w14:paraId="2009A5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E432D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vAlign w:val="center"/>
            <w:hideMark/>
          </w:tcPr>
          <w:p w14:paraId="3300BD8C" w14:textId="49EAD10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(0.12)</w:t>
            </w:r>
          </w:p>
        </w:tc>
        <w:tc>
          <w:tcPr>
            <w:tcW w:w="1290" w:type="dxa"/>
            <w:noWrap/>
            <w:vAlign w:val="center"/>
            <w:hideMark/>
          </w:tcPr>
          <w:p w14:paraId="3E7472FC" w14:textId="3189F4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0.29 (0.07)</w:t>
            </w:r>
          </w:p>
        </w:tc>
        <w:tc>
          <w:tcPr>
            <w:tcW w:w="1290" w:type="dxa"/>
            <w:noWrap/>
            <w:vAlign w:val="center"/>
            <w:hideMark/>
          </w:tcPr>
          <w:p w14:paraId="146C0032" w14:textId="27085ED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(0.05)</w:t>
            </w:r>
          </w:p>
        </w:tc>
        <w:tc>
          <w:tcPr>
            <w:tcW w:w="1290" w:type="dxa"/>
            <w:tcBorders>
              <w:right w:val="double" w:sz="4" w:space="0" w:color="auto"/>
            </w:tcBorders>
            <w:noWrap/>
            <w:vAlign w:val="center"/>
            <w:hideMark/>
          </w:tcPr>
          <w:p w14:paraId="0E503F0E" w14:textId="15074F9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(0.05)</w:t>
            </w:r>
          </w:p>
        </w:tc>
        <w:tc>
          <w:tcPr>
            <w:tcW w:w="1290" w:type="dxa"/>
            <w:tcBorders>
              <w:left w:val="double" w:sz="4" w:space="0" w:color="auto"/>
              <w:right w:val="nil"/>
            </w:tcBorders>
            <w:noWrap/>
            <w:hideMark/>
          </w:tcPr>
          <w:p w14:paraId="378FBB1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E7451A" w:rsidRPr="00005E6E" w14:paraId="411FB61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CBC68A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vAlign w:val="center"/>
            <w:hideMark/>
          </w:tcPr>
          <w:p w14:paraId="43B37CE9" w14:textId="0B74BC3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57CBC518" w14:textId="7DABD1E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(0.01)</w:t>
            </w:r>
          </w:p>
        </w:tc>
        <w:tc>
          <w:tcPr>
            <w:tcW w:w="1290" w:type="dxa"/>
            <w:noWrap/>
            <w:vAlign w:val="center"/>
            <w:hideMark/>
          </w:tcPr>
          <w:p w14:paraId="3F552161" w14:textId="139E1F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(0.01)</w:t>
            </w:r>
          </w:p>
        </w:tc>
        <w:tc>
          <w:tcPr>
            <w:tcW w:w="1290" w:type="dxa"/>
            <w:tcBorders>
              <w:right w:val="double" w:sz="4" w:space="0" w:color="auto"/>
            </w:tcBorders>
            <w:noWrap/>
            <w:vAlign w:val="center"/>
            <w:hideMark/>
          </w:tcPr>
          <w:p w14:paraId="3FEE6326" w14:textId="777A64E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75E8BA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E7451A" w:rsidRPr="00005E6E" w14:paraId="760C1331"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hideMark/>
          </w:tcPr>
          <w:p w14:paraId="36DB49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vAlign w:val="center"/>
            <w:hideMark/>
          </w:tcPr>
          <w:p w14:paraId="28E17088" w14:textId="295B292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0.33 (0.2)</w:t>
            </w:r>
          </w:p>
        </w:tc>
        <w:tc>
          <w:tcPr>
            <w:tcW w:w="1290" w:type="dxa"/>
            <w:noWrap/>
            <w:vAlign w:val="center"/>
            <w:hideMark/>
          </w:tcPr>
          <w:p w14:paraId="6BA6ECE4" w14:textId="000580C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0.27 (0.11)</w:t>
            </w:r>
          </w:p>
        </w:tc>
        <w:tc>
          <w:tcPr>
            <w:tcW w:w="1290" w:type="dxa"/>
            <w:noWrap/>
            <w:vAlign w:val="center"/>
            <w:hideMark/>
          </w:tcPr>
          <w:p w14:paraId="7DDADEB6" w14:textId="4CE143E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0.29 (0.16)</w:t>
            </w:r>
          </w:p>
        </w:tc>
        <w:tc>
          <w:tcPr>
            <w:tcW w:w="1290" w:type="dxa"/>
            <w:tcBorders>
              <w:right w:val="double" w:sz="4" w:space="0" w:color="auto"/>
            </w:tcBorders>
            <w:noWrap/>
            <w:vAlign w:val="center"/>
            <w:hideMark/>
          </w:tcPr>
          <w:p w14:paraId="509EDDEF" w14:textId="1F69725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0.26 (0.15)</w:t>
            </w:r>
          </w:p>
        </w:tc>
        <w:tc>
          <w:tcPr>
            <w:tcW w:w="1290" w:type="dxa"/>
            <w:tcBorders>
              <w:left w:val="double" w:sz="4" w:space="0" w:color="auto"/>
              <w:right w:val="nil"/>
            </w:tcBorders>
            <w:noWrap/>
            <w:hideMark/>
          </w:tcPr>
          <w:p w14:paraId="79B4F05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E7451A" w:rsidRPr="00005E6E" w14:paraId="31FC18E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vAlign w:val="center"/>
            <w:hideMark/>
          </w:tcPr>
          <w:p w14:paraId="496381E9" w14:textId="2DF4746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25.5 (10.95)</w:t>
            </w:r>
          </w:p>
        </w:tc>
        <w:tc>
          <w:tcPr>
            <w:tcW w:w="1290" w:type="dxa"/>
            <w:tcBorders>
              <w:bottom w:val="single" w:sz="4" w:space="0" w:color="auto"/>
            </w:tcBorders>
            <w:noWrap/>
            <w:vAlign w:val="center"/>
            <w:hideMark/>
          </w:tcPr>
          <w:p w14:paraId="097B9BCB" w14:textId="31504C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22.87 (10.32)</w:t>
            </w:r>
          </w:p>
        </w:tc>
        <w:tc>
          <w:tcPr>
            <w:tcW w:w="1290" w:type="dxa"/>
            <w:tcBorders>
              <w:bottom w:val="single" w:sz="4" w:space="0" w:color="auto"/>
            </w:tcBorders>
            <w:noWrap/>
            <w:vAlign w:val="center"/>
            <w:hideMark/>
          </w:tcPr>
          <w:p w14:paraId="66146D8C" w14:textId="6C97A4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22.89 (11.82)</w:t>
            </w:r>
          </w:p>
        </w:tc>
        <w:tc>
          <w:tcPr>
            <w:tcW w:w="1290" w:type="dxa"/>
            <w:tcBorders>
              <w:bottom w:val="single" w:sz="4" w:space="0" w:color="auto"/>
              <w:right w:val="double" w:sz="4" w:space="0" w:color="auto"/>
            </w:tcBorders>
            <w:noWrap/>
            <w:vAlign w:val="center"/>
            <w:hideMark/>
          </w:tcPr>
          <w:p w14:paraId="38BB738B" w14:textId="0EBE2E1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21.61 (10.54)</w:t>
            </w:r>
          </w:p>
        </w:tc>
        <w:tc>
          <w:tcPr>
            <w:tcW w:w="1290" w:type="dxa"/>
            <w:tcBorders>
              <w:left w:val="double" w:sz="4" w:space="0" w:color="auto"/>
              <w:bottom w:val="single" w:sz="4" w:space="0" w:color="auto"/>
              <w:right w:val="nil"/>
            </w:tcBorders>
            <w:noWrap/>
            <w:hideMark/>
          </w:tcPr>
          <w:p w14:paraId="0A4C739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E7451A" w:rsidRPr="00005E6E" w14:paraId="48D30E0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vAlign w:val="center"/>
            <w:hideMark/>
          </w:tcPr>
          <w:p w14:paraId="2193BAC7" w14:textId="1A954A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0.13 (0.03)</w:t>
            </w:r>
          </w:p>
        </w:tc>
        <w:tc>
          <w:tcPr>
            <w:tcW w:w="1290" w:type="dxa"/>
            <w:tcBorders>
              <w:top w:val="single" w:sz="4" w:space="0" w:color="auto"/>
            </w:tcBorders>
            <w:noWrap/>
            <w:vAlign w:val="center"/>
            <w:hideMark/>
          </w:tcPr>
          <w:p w14:paraId="3B711A18" w14:textId="01DF4A2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(0.01)</w:t>
            </w:r>
          </w:p>
        </w:tc>
        <w:tc>
          <w:tcPr>
            <w:tcW w:w="1290" w:type="dxa"/>
            <w:tcBorders>
              <w:top w:val="single" w:sz="4" w:space="0" w:color="auto"/>
            </w:tcBorders>
            <w:noWrap/>
            <w:vAlign w:val="center"/>
            <w:hideMark/>
          </w:tcPr>
          <w:p w14:paraId="7D02CE3A" w14:textId="220532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(0.01)</w:t>
            </w:r>
          </w:p>
        </w:tc>
        <w:tc>
          <w:tcPr>
            <w:tcW w:w="1290" w:type="dxa"/>
            <w:tcBorders>
              <w:top w:val="single" w:sz="4" w:space="0" w:color="auto"/>
              <w:right w:val="double" w:sz="4" w:space="0" w:color="auto"/>
            </w:tcBorders>
            <w:noWrap/>
            <w:vAlign w:val="center"/>
            <w:hideMark/>
          </w:tcPr>
          <w:p w14:paraId="6FAE7A28" w14:textId="6ABA78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E7451A" w:rsidRPr="00005E6E" w14:paraId="136FCE9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6656A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vAlign w:val="center"/>
            <w:hideMark/>
          </w:tcPr>
          <w:p w14:paraId="16C8618B" w14:textId="5DE76C9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(0.04)</w:t>
            </w:r>
          </w:p>
        </w:tc>
        <w:tc>
          <w:tcPr>
            <w:tcW w:w="1290" w:type="dxa"/>
            <w:noWrap/>
            <w:vAlign w:val="center"/>
            <w:hideMark/>
          </w:tcPr>
          <w:p w14:paraId="2052BD2E" w14:textId="3C192EA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0.4 (0.04)</w:t>
            </w:r>
          </w:p>
        </w:tc>
        <w:tc>
          <w:tcPr>
            <w:tcW w:w="1290" w:type="dxa"/>
            <w:noWrap/>
            <w:vAlign w:val="center"/>
            <w:hideMark/>
          </w:tcPr>
          <w:p w14:paraId="21306395" w14:textId="5FE121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(0.03)</w:t>
            </w:r>
          </w:p>
        </w:tc>
        <w:tc>
          <w:tcPr>
            <w:tcW w:w="1290" w:type="dxa"/>
            <w:tcBorders>
              <w:right w:val="double" w:sz="4" w:space="0" w:color="auto"/>
            </w:tcBorders>
            <w:noWrap/>
            <w:vAlign w:val="center"/>
            <w:hideMark/>
          </w:tcPr>
          <w:p w14:paraId="586904BF" w14:textId="21325F2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0.38 (0.04)</w:t>
            </w:r>
          </w:p>
        </w:tc>
        <w:tc>
          <w:tcPr>
            <w:tcW w:w="1290" w:type="dxa"/>
            <w:tcBorders>
              <w:left w:val="double" w:sz="4" w:space="0" w:color="auto"/>
              <w:right w:val="nil"/>
            </w:tcBorders>
            <w:noWrap/>
            <w:hideMark/>
          </w:tcPr>
          <w:p w14:paraId="4FE8076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E7451A" w:rsidRPr="00005E6E" w14:paraId="52DD522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 population aged 16-74</w:t>
            </w:r>
          </w:p>
        </w:tc>
        <w:tc>
          <w:tcPr>
            <w:tcW w:w="1289" w:type="dxa"/>
            <w:tcBorders>
              <w:bottom w:val="single" w:sz="4" w:space="0" w:color="auto"/>
            </w:tcBorders>
            <w:noWrap/>
            <w:vAlign w:val="center"/>
            <w:hideMark/>
          </w:tcPr>
          <w:p w14:paraId="07F86741" w14:textId="70934F4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0.13 (0.02)</w:t>
            </w:r>
          </w:p>
        </w:tc>
        <w:tc>
          <w:tcPr>
            <w:tcW w:w="1290" w:type="dxa"/>
            <w:tcBorders>
              <w:bottom w:val="single" w:sz="4" w:space="0" w:color="auto"/>
            </w:tcBorders>
            <w:noWrap/>
            <w:vAlign w:val="center"/>
            <w:hideMark/>
          </w:tcPr>
          <w:p w14:paraId="5F9DD040" w14:textId="21CDFF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0.11 (0.02)</w:t>
            </w:r>
          </w:p>
        </w:tc>
        <w:tc>
          <w:tcPr>
            <w:tcW w:w="1290" w:type="dxa"/>
            <w:tcBorders>
              <w:bottom w:val="single" w:sz="4" w:space="0" w:color="auto"/>
            </w:tcBorders>
            <w:noWrap/>
            <w:vAlign w:val="center"/>
            <w:hideMark/>
          </w:tcPr>
          <w:p w14:paraId="444B0476" w14:textId="2497CC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 (0.02)</w:t>
            </w:r>
          </w:p>
        </w:tc>
        <w:tc>
          <w:tcPr>
            <w:tcW w:w="1290" w:type="dxa"/>
            <w:tcBorders>
              <w:bottom w:val="single" w:sz="4" w:space="0" w:color="auto"/>
              <w:right w:val="double" w:sz="4" w:space="0" w:color="auto"/>
            </w:tcBorders>
            <w:noWrap/>
            <w:vAlign w:val="center"/>
            <w:hideMark/>
          </w:tcPr>
          <w:p w14:paraId="0CF6FB36" w14:textId="01B612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0.08 (0.02)</w:t>
            </w:r>
          </w:p>
        </w:tc>
        <w:tc>
          <w:tcPr>
            <w:tcW w:w="1290" w:type="dxa"/>
            <w:tcBorders>
              <w:left w:val="double" w:sz="4" w:space="0" w:color="auto"/>
              <w:bottom w:val="single" w:sz="4" w:space="0" w:color="auto"/>
              <w:right w:val="nil"/>
            </w:tcBorders>
            <w:noWrap/>
            <w:hideMark/>
          </w:tcPr>
          <w:p w14:paraId="7A10000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E7451A" w:rsidRPr="00005E6E" w14:paraId="1175BD4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E7451A" w:rsidRPr="00005E6E" w:rsidRDefault="00E7451A" w:rsidP="00E7451A">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vAlign w:val="center"/>
            <w:hideMark/>
          </w:tcPr>
          <w:p w14:paraId="472145C4" w14:textId="243BBF0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(0.02)</w:t>
            </w:r>
          </w:p>
        </w:tc>
        <w:tc>
          <w:tcPr>
            <w:tcW w:w="1290" w:type="dxa"/>
            <w:tcBorders>
              <w:top w:val="single" w:sz="4" w:space="0" w:color="auto"/>
            </w:tcBorders>
            <w:noWrap/>
            <w:vAlign w:val="center"/>
            <w:hideMark/>
          </w:tcPr>
          <w:p w14:paraId="627E48FE" w14:textId="7FD3179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(0.03)</w:t>
            </w:r>
          </w:p>
        </w:tc>
        <w:tc>
          <w:tcPr>
            <w:tcW w:w="1290" w:type="dxa"/>
            <w:tcBorders>
              <w:top w:val="single" w:sz="4" w:space="0" w:color="auto"/>
            </w:tcBorders>
            <w:noWrap/>
            <w:vAlign w:val="center"/>
            <w:hideMark/>
          </w:tcPr>
          <w:p w14:paraId="21C31B7B" w14:textId="0923B4A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0.81 (0.03)</w:t>
            </w:r>
          </w:p>
        </w:tc>
        <w:tc>
          <w:tcPr>
            <w:tcW w:w="1290" w:type="dxa"/>
            <w:tcBorders>
              <w:top w:val="single" w:sz="4" w:space="0" w:color="auto"/>
              <w:right w:val="double" w:sz="4" w:space="0" w:color="auto"/>
            </w:tcBorders>
            <w:noWrap/>
            <w:vAlign w:val="center"/>
            <w:hideMark/>
          </w:tcPr>
          <w:p w14:paraId="5502040A" w14:textId="07F05F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0.8 (0.03)</w:t>
            </w:r>
          </w:p>
        </w:tc>
        <w:tc>
          <w:tcPr>
            <w:tcW w:w="1290" w:type="dxa"/>
            <w:tcBorders>
              <w:top w:val="single" w:sz="4" w:space="0" w:color="auto"/>
              <w:left w:val="double" w:sz="4" w:space="0" w:color="auto"/>
              <w:right w:val="nil"/>
            </w:tcBorders>
            <w:noWrap/>
            <w:hideMark/>
          </w:tcPr>
          <w:p w14:paraId="4961E2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E7451A" w:rsidRPr="00005E6E" w14:paraId="3847F56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6E5B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vAlign w:val="center"/>
            <w:hideMark/>
          </w:tcPr>
          <w:p w14:paraId="2BB1EC0B" w14:textId="6936099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63B93F48" w14:textId="0D3FCA0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54BD8C77" w14:textId="53B222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(0.02)</w:t>
            </w:r>
          </w:p>
        </w:tc>
        <w:tc>
          <w:tcPr>
            <w:tcW w:w="1290" w:type="dxa"/>
            <w:tcBorders>
              <w:right w:val="double" w:sz="4" w:space="0" w:color="auto"/>
            </w:tcBorders>
            <w:noWrap/>
            <w:vAlign w:val="center"/>
            <w:hideMark/>
          </w:tcPr>
          <w:p w14:paraId="06C28CDF" w14:textId="3661389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(0.02)</w:t>
            </w:r>
          </w:p>
        </w:tc>
        <w:tc>
          <w:tcPr>
            <w:tcW w:w="1290" w:type="dxa"/>
            <w:tcBorders>
              <w:left w:val="double" w:sz="4" w:space="0" w:color="auto"/>
              <w:right w:val="nil"/>
            </w:tcBorders>
            <w:noWrap/>
            <w:hideMark/>
          </w:tcPr>
          <w:p w14:paraId="70A3001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E7451A" w:rsidRPr="00005E6E" w14:paraId="6CE3883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vAlign w:val="center"/>
            <w:hideMark/>
          </w:tcPr>
          <w:p w14:paraId="0B6990EB" w14:textId="05AF96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BE93167" w14:textId="61117B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C1938CC" w14:textId="560333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right w:val="double" w:sz="4" w:space="0" w:color="auto"/>
            </w:tcBorders>
            <w:noWrap/>
            <w:vAlign w:val="center"/>
            <w:hideMark/>
          </w:tcPr>
          <w:p w14:paraId="1EA4D808" w14:textId="03DD767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(0.01)</w:t>
            </w:r>
          </w:p>
        </w:tc>
        <w:tc>
          <w:tcPr>
            <w:tcW w:w="1290" w:type="dxa"/>
            <w:tcBorders>
              <w:left w:val="double" w:sz="4" w:space="0" w:color="auto"/>
              <w:bottom w:val="single" w:sz="4" w:space="0" w:color="auto"/>
              <w:right w:val="nil"/>
            </w:tcBorders>
            <w:noWrap/>
            <w:hideMark/>
          </w:tcPr>
          <w:p w14:paraId="3500705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E7451A" w:rsidRPr="00005E6E" w14:paraId="11D8E59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Perceived risk of COVID-19 </w:t>
            </w:r>
          </w:p>
        </w:tc>
        <w:tc>
          <w:tcPr>
            <w:tcW w:w="1986" w:type="dxa"/>
            <w:tcBorders>
              <w:top w:val="single" w:sz="4" w:space="0" w:color="auto"/>
            </w:tcBorders>
            <w:noWrap/>
            <w:hideMark/>
          </w:tcPr>
          <w:p w14:paraId="233CD4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vAlign w:val="center"/>
            <w:hideMark/>
          </w:tcPr>
          <w:p w14:paraId="0AC7510B" w14:textId="3E502F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24.6 (19.65)</w:t>
            </w:r>
          </w:p>
        </w:tc>
        <w:tc>
          <w:tcPr>
            <w:tcW w:w="1290" w:type="dxa"/>
            <w:tcBorders>
              <w:top w:val="single" w:sz="4" w:space="0" w:color="auto"/>
            </w:tcBorders>
            <w:noWrap/>
            <w:vAlign w:val="center"/>
            <w:hideMark/>
          </w:tcPr>
          <w:p w14:paraId="1B7CBEFB" w14:textId="0811C1A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15.72 (12.14)</w:t>
            </w:r>
          </w:p>
        </w:tc>
        <w:tc>
          <w:tcPr>
            <w:tcW w:w="1290" w:type="dxa"/>
            <w:tcBorders>
              <w:top w:val="single" w:sz="4" w:space="0" w:color="auto"/>
            </w:tcBorders>
            <w:noWrap/>
            <w:vAlign w:val="center"/>
            <w:hideMark/>
          </w:tcPr>
          <w:p w14:paraId="1BB76E90" w14:textId="73BBDA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11.29 (7.04)</w:t>
            </w:r>
          </w:p>
        </w:tc>
        <w:tc>
          <w:tcPr>
            <w:tcW w:w="1290" w:type="dxa"/>
            <w:tcBorders>
              <w:top w:val="single" w:sz="4" w:space="0" w:color="auto"/>
              <w:right w:val="double" w:sz="4" w:space="0" w:color="auto"/>
            </w:tcBorders>
            <w:noWrap/>
            <w:vAlign w:val="center"/>
            <w:hideMark/>
          </w:tcPr>
          <w:p w14:paraId="671959CF" w14:textId="332A792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9.49 (8.57)</w:t>
            </w:r>
          </w:p>
        </w:tc>
        <w:tc>
          <w:tcPr>
            <w:tcW w:w="1290" w:type="dxa"/>
            <w:tcBorders>
              <w:top w:val="single" w:sz="4" w:space="0" w:color="auto"/>
              <w:left w:val="double" w:sz="4" w:space="0" w:color="auto"/>
              <w:right w:val="nil"/>
            </w:tcBorders>
            <w:noWrap/>
            <w:hideMark/>
          </w:tcPr>
          <w:p w14:paraId="52974FB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E7451A" w:rsidRPr="00005E6E" w14:paraId="51B9A8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E7451A" w:rsidRPr="00005E6E" w:rsidRDefault="00E7451A" w:rsidP="00E7451A">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vAlign w:val="center"/>
            <w:hideMark/>
          </w:tcPr>
          <w:p w14:paraId="21C0EABE" w14:textId="6308FB7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1.83 (1.87)</w:t>
            </w:r>
          </w:p>
        </w:tc>
        <w:tc>
          <w:tcPr>
            <w:tcW w:w="1290" w:type="dxa"/>
            <w:tcBorders>
              <w:bottom w:val="single" w:sz="4" w:space="0" w:color="auto"/>
            </w:tcBorders>
            <w:noWrap/>
            <w:vAlign w:val="center"/>
            <w:hideMark/>
          </w:tcPr>
          <w:p w14:paraId="00FA3639" w14:textId="36D6E8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1.25 (1.44)</w:t>
            </w:r>
          </w:p>
        </w:tc>
        <w:tc>
          <w:tcPr>
            <w:tcW w:w="1290" w:type="dxa"/>
            <w:tcBorders>
              <w:bottom w:val="single" w:sz="4" w:space="0" w:color="auto"/>
            </w:tcBorders>
            <w:noWrap/>
            <w:vAlign w:val="center"/>
            <w:hideMark/>
          </w:tcPr>
          <w:p w14:paraId="19FEC8DB" w14:textId="4797C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0.93 (1.26)</w:t>
            </w:r>
          </w:p>
        </w:tc>
        <w:tc>
          <w:tcPr>
            <w:tcW w:w="1290" w:type="dxa"/>
            <w:tcBorders>
              <w:bottom w:val="single" w:sz="4" w:space="0" w:color="auto"/>
              <w:right w:val="double" w:sz="4" w:space="0" w:color="auto"/>
            </w:tcBorders>
            <w:noWrap/>
            <w:vAlign w:val="center"/>
            <w:hideMark/>
          </w:tcPr>
          <w:p w14:paraId="5E6C2A1D" w14:textId="72426F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0.61 (0.81)</w:t>
            </w:r>
          </w:p>
        </w:tc>
        <w:tc>
          <w:tcPr>
            <w:tcW w:w="1290" w:type="dxa"/>
            <w:tcBorders>
              <w:left w:val="double" w:sz="4" w:space="0" w:color="auto"/>
              <w:bottom w:val="single" w:sz="4" w:space="0" w:color="auto"/>
              <w:right w:val="nil"/>
            </w:tcBorders>
            <w:noWrap/>
            <w:hideMark/>
          </w:tcPr>
          <w:p w14:paraId="7698747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E7451A" w:rsidRPr="00005E6E" w14:paraId="281DA10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E7451A" w:rsidRPr="00005E6E" w:rsidRDefault="00E7451A" w:rsidP="00E7451A">
            <w:pPr>
              <w:widowControl/>
              <w:wordWrap/>
              <w:autoSpaceDE/>
              <w:autoSpaceDN/>
              <w:rPr>
                <w:rFonts w:eastAsia="Times New Roman"/>
                <w:color w:val="000000"/>
              </w:rPr>
            </w:pPr>
            <w:r w:rsidRPr="00005E6E">
              <w:rPr>
                <w:rFonts w:eastAsia="Times New Roman"/>
                <w:color w:val="000000"/>
              </w:rPr>
              <w:t>Ethnic composition</w:t>
            </w:r>
          </w:p>
        </w:tc>
        <w:tc>
          <w:tcPr>
            <w:tcW w:w="1986" w:type="dxa"/>
            <w:tcBorders>
              <w:top w:val="single" w:sz="4" w:space="0" w:color="auto"/>
            </w:tcBorders>
            <w:hideMark/>
          </w:tcPr>
          <w:p w14:paraId="294DEE7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vAlign w:val="center"/>
            <w:hideMark/>
          </w:tcPr>
          <w:p w14:paraId="0DB8A255" w14:textId="141B1C0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0.82 (0.2)</w:t>
            </w:r>
          </w:p>
        </w:tc>
        <w:tc>
          <w:tcPr>
            <w:tcW w:w="1290" w:type="dxa"/>
            <w:tcBorders>
              <w:top w:val="single" w:sz="4" w:space="0" w:color="auto"/>
            </w:tcBorders>
            <w:noWrap/>
            <w:vAlign w:val="center"/>
            <w:hideMark/>
          </w:tcPr>
          <w:p w14:paraId="7F38560A" w14:textId="0F15C94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0.88 (0.14)</w:t>
            </w:r>
          </w:p>
        </w:tc>
        <w:tc>
          <w:tcPr>
            <w:tcW w:w="1290" w:type="dxa"/>
            <w:tcBorders>
              <w:top w:val="single" w:sz="4" w:space="0" w:color="auto"/>
            </w:tcBorders>
            <w:noWrap/>
            <w:vAlign w:val="center"/>
            <w:hideMark/>
          </w:tcPr>
          <w:p w14:paraId="2F49C28F" w14:textId="7805B0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0.93 (0.08)</w:t>
            </w:r>
          </w:p>
        </w:tc>
        <w:tc>
          <w:tcPr>
            <w:tcW w:w="1290" w:type="dxa"/>
            <w:tcBorders>
              <w:top w:val="single" w:sz="4" w:space="0" w:color="auto"/>
              <w:right w:val="double" w:sz="4" w:space="0" w:color="auto"/>
            </w:tcBorders>
            <w:noWrap/>
            <w:vAlign w:val="center"/>
            <w:hideMark/>
          </w:tcPr>
          <w:p w14:paraId="3BB9A46B" w14:textId="346BE8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0.9 (0.09)</w:t>
            </w:r>
          </w:p>
        </w:tc>
        <w:tc>
          <w:tcPr>
            <w:tcW w:w="1290" w:type="dxa"/>
            <w:tcBorders>
              <w:top w:val="single" w:sz="4" w:space="0" w:color="auto"/>
              <w:left w:val="double" w:sz="4" w:space="0" w:color="auto"/>
              <w:right w:val="nil"/>
            </w:tcBorders>
            <w:noWrap/>
            <w:hideMark/>
          </w:tcPr>
          <w:p w14:paraId="5BE566C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E7451A" w:rsidRPr="00005E6E" w14:paraId="1585D11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E7451A" w:rsidRPr="00005E6E" w:rsidRDefault="00E7451A" w:rsidP="00E7451A">
            <w:pPr>
              <w:widowControl/>
              <w:wordWrap/>
              <w:autoSpaceDE/>
              <w:autoSpaceDN/>
              <w:rPr>
                <w:rFonts w:eastAsia="Times New Roman"/>
                <w:color w:val="000000"/>
              </w:rPr>
            </w:pPr>
          </w:p>
        </w:tc>
        <w:tc>
          <w:tcPr>
            <w:tcW w:w="1986" w:type="dxa"/>
            <w:hideMark/>
          </w:tcPr>
          <w:p w14:paraId="07EA01F8" w14:textId="0097D1C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 groups</w:t>
            </w:r>
          </w:p>
        </w:tc>
        <w:tc>
          <w:tcPr>
            <w:tcW w:w="3548" w:type="dxa"/>
            <w:noWrap/>
            <w:hideMark/>
          </w:tcPr>
          <w:p w14:paraId="7926EE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Mixed (joint) and</w:t>
            </w:r>
          </w:p>
          <w:p w14:paraId="375A41B0" w14:textId="066018D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vAlign w:val="center"/>
            <w:hideMark/>
          </w:tcPr>
          <w:p w14:paraId="1C96D86D" w14:textId="4B3DF87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(0.02)</w:t>
            </w:r>
          </w:p>
        </w:tc>
        <w:tc>
          <w:tcPr>
            <w:tcW w:w="1290" w:type="dxa"/>
            <w:noWrap/>
            <w:vAlign w:val="center"/>
            <w:hideMark/>
          </w:tcPr>
          <w:p w14:paraId="61F99F1E" w14:textId="0175E1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(0.01)</w:t>
            </w:r>
          </w:p>
        </w:tc>
        <w:tc>
          <w:tcPr>
            <w:tcW w:w="1290" w:type="dxa"/>
            <w:noWrap/>
            <w:vAlign w:val="center"/>
            <w:hideMark/>
          </w:tcPr>
          <w:p w14:paraId="405A33B7" w14:textId="74698E7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right w:val="double" w:sz="4" w:space="0" w:color="auto"/>
            </w:tcBorders>
            <w:noWrap/>
            <w:vAlign w:val="center"/>
            <w:hideMark/>
          </w:tcPr>
          <w:p w14:paraId="5F7EC9F2" w14:textId="422D5E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(0.01)</w:t>
            </w:r>
          </w:p>
        </w:tc>
        <w:tc>
          <w:tcPr>
            <w:tcW w:w="1290" w:type="dxa"/>
            <w:tcBorders>
              <w:left w:val="double" w:sz="4" w:space="0" w:color="auto"/>
              <w:right w:val="nil"/>
            </w:tcBorders>
            <w:noWrap/>
            <w:hideMark/>
          </w:tcPr>
          <w:p w14:paraId="1E163A4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7451A" w:rsidRPr="00005E6E" w14:paraId="4CF28E4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E7451A" w:rsidRPr="00005E6E" w:rsidRDefault="00E7451A" w:rsidP="00E7451A">
            <w:pPr>
              <w:widowControl/>
              <w:wordWrap/>
              <w:autoSpaceDE/>
              <w:autoSpaceDN/>
              <w:rPr>
                <w:rFonts w:eastAsia="Times New Roman"/>
                <w:color w:val="000000"/>
              </w:rPr>
            </w:pPr>
          </w:p>
        </w:tc>
        <w:tc>
          <w:tcPr>
            <w:tcW w:w="1986" w:type="dxa"/>
            <w:hideMark/>
          </w:tcPr>
          <w:p w14:paraId="2D88C3A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vAlign w:val="center"/>
            <w:hideMark/>
          </w:tcPr>
          <w:p w14:paraId="5CB18D27" w14:textId="5863767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(0.05)</w:t>
            </w:r>
          </w:p>
        </w:tc>
        <w:tc>
          <w:tcPr>
            <w:tcW w:w="1290" w:type="dxa"/>
            <w:noWrap/>
            <w:vAlign w:val="center"/>
            <w:hideMark/>
          </w:tcPr>
          <w:p w14:paraId="2280E637" w14:textId="0DEFDC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(0.04)</w:t>
            </w:r>
          </w:p>
        </w:tc>
        <w:tc>
          <w:tcPr>
            <w:tcW w:w="1290" w:type="dxa"/>
            <w:noWrap/>
            <w:vAlign w:val="center"/>
            <w:hideMark/>
          </w:tcPr>
          <w:p w14:paraId="460C85AD" w14:textId="03A1C13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(0.03)</w:t>
            </w:r>
          </w:p>
        </w:tc>
        <w:tc>
          <w:tcPr>
            <w:tcW w:w="1290" w:type="dxa"/>
            <w:tcBorders>
              <w:right w:val="double" w:sz="4" w:space="0" w:color="auto"/>
            </w:tcBorders>
            <w:noWrap/>
            <w:vAlign w:val="center"/>
            <w:hideMark/>
          </w:tcPr>
          <w:p w14:paraId="69711271" w14:textId="3D1AE0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31DD55A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7451A" w:rsidRPr="00005E6E" w14:paraId="0E57312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E7451A" w:rsidRPr="00005E6E" w:rsidRDefault="00E7451A" w:rsidP="00E7451A">
            <w:pPr>
              <w:widowControl/>
              <w:wordWrap/>
              <w:autoSpaceDE/>
              <w:autoSpaceDN/>
              <w:rPr>
                <w:rFonts w:eastAsia="Times New Roman"/>
                <w:color w:val="000000"/>
              </w:rPr>
            </w:pPr>
          </w:p>
        </w:tc>
        <w:tc>
          <w:tcPr>
            <w:tcW w:w="1986" w:type="dxa"/>
            <w:hideMark/>
          </w:tcPr>
          <w:p w14:paraId="3435918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vAlign w:val="center"/>
            <w:hideMark/>
          </w:tcPr>
          <w:p w14:paraId="41E0CD9F" w14:textId="6EECF27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(0.02)</w:t>
            </w:r>
          </w:p>
        </w:tc>
        <w:tc>
          <w:tcPr>
            <w:tcW w:w="1290" w:type="dxa"/>
            <w:noWrap/>
            <w:vAlign w:val="center"/>
            <w:hideMark/>
          </w:tcPr>
          <w:p w14:paraId="683D2639" w14:textId="2FCDC5D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noWrap/>
            <w:vAlign w:val="center"/>
            <w:hideMark/>
          </w:tcPr>
          <w:p w14:paraId="0CF05444" w14:textId="7E6C02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tcBorders>
              <w:right w:val="double" w:sz="4" w:space="0" w:color="auto"/>
            </w:tcBorders>
            <w:noWrap/>
            <w:vAlign w:val="center"/>
            <w:hideMark/>
          </w:tcPr>
          <w:p w14:paraId="7ADD7C55" w14:textId="0ECE68E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1DF7BB9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7451A" w:rsidRPr="00005E6E" w14:paraId="10F4DC8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E7451A" w:rsidRPr="00005E6E" w:rsidRDefault="00E7451A" w:rsidP="00E7451A">
            <w:pPr>
              <w:widowControl/>
              <w:wordWrap/>
              <w:autoSpaceDE/>
              <w:autoSpaceDN/>
              <w:rPr>
                <w:rFonts w:eastAsia="Times New Roman"/>
                <w:color w:val="000000"/>
              </w:rPr>
            </w:pPr>
          </w:p>
        </w:tc>
        <w:tc>
          <w:tcPr>
            <w:tcW w:w="1986" w:type="dxa"/>
            <w:hideMark/>
          </w:tcPr>
          <w:p w14:paraId="5609966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vAlign w:val="center"/>
            <w:hideMark/>
          </w:tcPr>
          <w:p w14:paraId="336C55A8" w14:textId="27BDA4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(0.05)</w:t>
            </w:r>
          </w:p>
        </w:tc>
        <w:tc>
          <w:tcPr>
            <w:tcW w:w="1290" w:type="dxa"/>
            <w:noWrap/>
            <w:vAlign w:val="center"/>
            <w:hideMark/>
          </w:tcPr>
          <w:p w14:paraId="5E1EE266" w14:textId="12A1A3A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61E0511F" w14:textId="0216180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75950BF1" w14:textId="7A20D96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71F81C27"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677E78E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E7451A" w:rsidRPr="00005E6E" w:rsidRDefault="00E7451A" w:rsidP="00E7451A">
            <w:pPr>
              <w:widowControl/>
              <w:wordWrap/>
              <w:autoSpaceDE/>
              <w:autoSpaceDN/>
              <w:rPr>
                <w:rFonts w:eastAsia="Times New Roman"/>
                <w:color w:val="000000"/>
              </w:rPr>
            </w:pPr>
          </w:p>
        </w:tc>
        <w:tc>
          <w:tcPr>
            <w:tcW w:w="1986" w:type="dxa"/>
            <w:hideMark/>
          </w:tcPr>
          <w:p w14:paraId="79765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vAlign w:val="center"/>
            <w:hideMark/>
          </w:tcPr>
          <w:p w14:paraId="68156013" w14:textId="41ABA98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noWrap/>
            <w:vAlign w:val="center"/>
            <w:hideMark/>
          </w:tcPr>
          <w:p w14:paraId="1713A002" w14:textId="2B8A843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w:t>
            </w:r>
          </w:p>
        </w:tc>
        <w:tc>
          <w:tcPr>
            <w:tcW w:w="1290" w:type="dxa"/>
            <w:noWrap/>
            <w:vAlign w:val="center"/>
            <w:hideMark/>
          </w:tcPr>
          <w:p w14:paraId="66EE1DCD" w14:textId="60D14C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right w:val="double" w:sz="4" w:space="0" w:color="auto"/>
            </w:tcBorders>
            <w:noWrap/>
            <w:vAlign w:val="center"/>
            <w:hideMark/>
          </w:tcPr>
          <w:p w14:paraId="57FA40B3" w14:textId="0065A6F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690FD3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E7451A" w:rsidRPr="00005E6E" w14:paraId="58285B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E7451A" w:rsidRPr="00005E6E" w:rsidRDefault="00E7451A" w:rsidP="00E7451A">
            <w:pPr>
              <w:widowControl/>
              <w:wordWrap/>
              <w:autoSpaceDE/>
              <w:autoSpaceDN/>
              <w:rPr>
                <w:rFonts w:eastAsia="Times New Roman"/>
                <w:color w:val="000000"/>
              </w:rPr>
            </w:pPr>
          </w:p>
        </w:tc>
        <w:tc>
          <w:tcPr>
            <w:tcW w:w="1986" w:type="dxa"/>
            <w:hideMark/>
          </w:tcPr>
          <w:p w14:paraId="1205983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vAlign w:val="center"/>
            <w:hideMark/>
          </w:tcPr>
          <w:p w14:paraId="41B9AA06" w14:textId="09B5BB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0ABC7BE1" w14:textId="6502A2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7BE91617" w14:textId="31384AA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380168C4" w14:textId="0FE01B2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291CFD2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012A81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E7451A" w:rsidRPr="00005E6E" w:rsidRDefault="00E7451A" w:rsidP="00E7451A">
            <w:pPr>
              <w:widowControl/>
              <w:wordWrap/>
              <w:autoSpaceDE/>
              <w:autoSpaceDN/>
              <w:rPr>
                <w:rFonts w:eastAsia="Times New Roman"/>
                <w:color w:val="000000"/>
              </w:rPr>
            </w:pPr>
          </w:p>
        </w:tc>
        <w:tc>
          <w:tcPr>
            <w:tcW w:w="1986" w:type="dxa"/>
            <w:hideMark/>
          </w:tcPr>
          <w:p w14:paraId="011F8E4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vAlign w:val="center"/>
            <w:hideMark/>
          </w:tcPr>
          <w:p w14:paraId="05AE690F" w14:textId="4910A56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noWrap/>
            <w:vAlign w:val="center"/>
            <w:hideMark/>
          </w:tcPr>
          <w:p w14:paraId="0F0115CB" w14:textId="79C293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37ADC475" w14:textId="657B4A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20568513" w14:textId="66CF9F6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23BED7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0BEAF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E7451A" w:rsidRPr="00005E6E" w:rsidRDefault="00E7451A" w:rsidP="00E7451A">
            <w:pPr>
              <w:widowControl/>
              <w:wordWrap/>
              <w:autoSpaceDE/>
              <w:autoSpaceDN/>
              <w:rPr>
                <w:rFonts w:eastAsia="Times New Roman"/>
                <w:color w:val="000000"/>
              </w:rPr>
            </w:pPr>
          </w:p>
        </w:tc>
        <w:tc>
          <w:tcPr>
            <w:tcW w:w="1986" w:type="dxa"/>
            <w:hideMark/>
          </w:tcPr>
          <w:p w14:paraId="5E56B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vAlign w:val="center"/>
            <w:hideMark/>
          </w:tcPr>
          <w:p w14:paraId="3C2B54B1" w14:textId="34A922D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655CD7ED" w14:textId="41E1BE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(0.02)</w:t>
            </w:r>
          </w:p>
        </w:tc>
        <w:tc>
          <w:tcPr>
            <w:tcW w:w="1290" w:type="dxa"/>
            <w:noWrap/>
            <w:vAlign w:val="center"/>
            <w:hideMark/>
          </w:tcPr>
          <w:p w14:paraId="35D47FD5" w14:textId="2EAD599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3438D4F6" w14:textId="4965C73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034EBF4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D5328B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E7451A" w:rsidRPr="00005E6E" w:rsidRDefault="00E7451A" w:rsidP="00E7451A">
            <w:pPr>
              <w:widowControl/>
              <w:wordWrap/>
              <w:autoSpaceDE/>
              <w:autoSpaceDN/>
              <w:rPr>
                <w:rFonts w:eastAsia="Times New Roman"/>
                <w:color w:val="000000"/>
              </w:rPr>
            </w:pPr>
          </w:p>
        </w:tc>
        <w:tc>
          <w:tcPr>
            <w:tcW w:w="1986" w:type="dxa"/>
            <w:hideMark/>
          </w:tcPr>
          <w:p w14:paraId="63C04D9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vAlign w:val="center"/>
            <w:hideMark/>
          </w:tcPr>
          <w:p w14:paraId="75C34A73" w14:textId="6A93DE4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noWrap/>
            <w:vAlign w:val="center"/>
            <w:hideMark/>
          </w:tcPr>
          <w:p w14:paraId="600C1702" w14:textId="536CB62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4ADBA408" w14:textId="72E931F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right w:val="double" w:sz="4" w:space="0" w:color="auto"/>
            </w:tcBorders>
            <w:noWrap/>
            <w:vAlign w:val="center"/>
            <w:hideMark/>
          </w:tcPr>
          <w:p w14:paraId="6730ADDB" w14:textId="37FE1B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left w:val="double" w:sz="4" w:space="0" w:color="auto"/>
              <w:right w:val="nil"/>
            </w:tcBorders>
            <w:noWrap/>
            <w:hideMark/>
          </w:tcPr>
          <w:p w14:paraId="518A9A6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E7451A" w:rsidRPr="00005E6E" w14:paraId="55A8A27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E7451A" w:rsidRPr="00005E6E" w:rsidRDefault="00E7451A" w:rsidP="00E7451A">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vAlign w:val="center"/>
            <w:hideMark/>
          </w:tcPr>
          <w:p w14:paraId="1C9845EE" w14:textId="0C9710B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(0.02)</w:t>
            </w:r>
          </w:p>
        </w:tc>
        <w:tc>
          <w:tcPr>
            <w:tcW w:w="1290" w:type="dxa"/>
            <w:tcBorders>
              <w:bottom w:val="single" w:sz="12" w:space="0" w:color="auto"/>
            </w:tcBorders>
            <w:noWrap/>
            <w:vAlign w:val="center"/>
            <w:hideMark/>
          </w:tcPr>
          <w:p w14:paraId="18BF839F" w14:textId="758601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bottom w:val="single" w:sz="12" w:space="0" w:color="auto"/>
            </w:tcBorders>
            <w:noWrap/>
            <w:vAlign w:val="center"/>
            <w:hideMark/>
          </w:tcPr>
          <w:p w14:paraId="06291B2B" w14:textId="37503F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bottom w:val="single" w:sz="12" w:space="0" w:color="auto"/>
              <w:right w:val="double" w:sz="4" w:space="0" w:color="auto"/>
            </w:tcBorders>
            <w:noWrap/>
            <w:vAlign w:val="center"/>
            <w:hideMark/>
          </w:tcPr>
          <w:p w14:paraId="72040122" w14:textId="2B12315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a9"/>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CDA9D67" w:rsidR="00661E3D" w:rsidRPr="00005E6E" w:rsidRDefault="00661E3D" w:rsidP="000F3486">
      <w:pPr>
        <w:pStyle w:val="a9"/>
      </w:pPr>
      <w:bookmarkStart w:id="717" w:name="_Ref81242131"/>
      <w:r w:rsidRPr="00005E6E">
        <w:lastRenderedPageBreak/>
        <w:t xml:space="preserve">Table </w:t>
      </w:r>
      <w:r w:rsidR="00652E4E">
        <w:fldChar w:fldCharType="begin"/>
      </w:r>
      <w:r w:rsidR="00652E4E">
        <w:instrText xml:space="preserve"> SEQ Table \* ARABIC </w:instrText>
      </w:r>
      <w:r w:rsidR="00652E4E">
        <w:fldChar w:fldCharType="separate"/>
      </w:r>
      <w:r w:rsidR="00547E5C">
        <w:rPr>
          <w:noProof/>
        </w:rPr>
        <w:t>4</w:t>
      </w:r>
      <w:r w:rsidR="00652E4E">
        <w:rPr>
          <w:noProof/>
        </w:rPr>
        <w:fldChar w:fldCharType="end"/>
      </w:r>
      <w:bookmarkEnd w:id="714"/>
      <w:bookmarkEnd w:id="717"/>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10"/>
        <w:tblW w:w="5000" w:type="pct"/>
        <w:tblLook w:val="04A0" w:firstRow="1" w:lastRow="0" w:firstColumn="1" w:lastColumn="0" w:noHBand="0" w:noVBand="1"/>
      </w:tblPr>
      <w:tblGrid>
        <w:gridCol w:w="2643"/>
        <w:gridCol w:w="3699"/>
        <w:gridCol w:w="4821"/>
        <w:gridCol w:w="698"/>
        <w:gridCol w:w="698"/>
        <w:gridCol w:w="698"/>
        <w:gridCol w:w="701"/>
      </w:tblGrid>
      <w:tr w:rsidR="00AF0DB9" w:rsidRPr="00005E6E" w14:paraId="1A5EE789" w14:textId="77777777" w:rsidTr="00E7451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1726" w:type="pct"/>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250" w:type="pct"/>
            <w:tcBorders>
              <w:top w:val="single" w:sz="12" w:space="0" w:color="auto"/>
              <w:bottom w:val="single" w:sz="12" w:space="0" w:color="auto"/>
            </w:tcBorders>
            <w:shd w:val="clear" w:color="auto" w:fill="A5A5A5" w:themeFill="accent3"/>
            <w:noWrap/>
            <w:hideMark/>
          </w:tcPr>
          <w:p w14:paraId="47E69198" w14:textId="2F61F0D2" w:rsidR="00AF0DB9" w:rsidRPr="00E7451A" w:rsidRDefault="006F3D9C"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sz w:val="20"/>
                <w:szCs w:val="20"/>
              </w:rPr>
              <w:t>G</w:t>
            </w:r>
            <w:r w:rsidR="00E7451A" w:rsidRPr="00E7451A">
              <w:rPr>
                <w:rFonts w:eastAsia="Times New Roman" w:hint="eastAsia"/>
                <w:sz w:val="20"/>
                <w:szCs w:val="20"/>
              </w:rPr>
              <w:t>1</w:t>
            </w:r>
          </w:p>
        </w:tc>
        <w:tc>
          <w:tcPr>
            <w:tcW w:w="250" w:type="pct"/>
            <w:tcBorders>
              <w:top w:val="single" w:sz="12" w:space="0" w:color="auto"/>
              <w:bottom w:val="single" w:sz="12" w:space="0" w:color="auto"/>
            </w:tcBorders>
            <w:shd w:val="clear" w:color="auto" w:fill="A5A5A5" w:themeFill="accent3"/>
            <w:noWrap/>
            <w:hideMark/>
          </w:tcPr>
          <w:p w14:paraId="736C4D3B" w14:textId="578B4026"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G2</w:t>
            </w:r>
          </w:p>
        </w:tc>
        <w:tc>
          <w:tcPr>
            <w:tcW w:w="250" w:type="pct"/>
            <w:tcBorders>
              <w:top w:val="single" w:sz="12" w:space="0" w:color="auto"/>
              <w:bottom w:val="single" w:sz="12" w:space="0" w:color="auto"/>
            </w:tcBorders>
            <w:shd w:val="clear" w:color="auto" w:fill="A5A5A5" w:themeFill="accent3"/>
            <w:noWrap/>
            <w:hideMark/>
          </w:tcPr>
          <w:p w14:paraId="1CDBC88C" w14:textId="21B4A46D"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G3</w:t>
            </w:r>
          </w:p>
        </w:tc>
        <w:tc>
          <w:tcPr>
            <w:tcW w:w="250" w:type="pct"/>
            <w:tcBorders>
              <w:top w:val="single" w:sz="12" w:space="0" w:color="auto"/>
              <w:bottom w:val="single" w:sz="12" w:space="0" w:color="auto"/>
              <w:right w:val="nil"/>
            </w:tcBorders>
            <w:shd w:val="clear" w:color="auto" w:fill="A5A5A5" w:themeFill="accent3"/>
            <w:noWrap/>
            <w:hideMark/>
          </w:tcPr>
          <w:p w14:paraId="36A95CEE" w14:textId="13E3FBB4"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G4</w:t>
            </w:r>
          </w:p>
        </w:tc>
      </w:tr>
      <w:tr w:rsidR="00E7451A" w:rsidRPr="00005E6E" w14:paraId="59D0D681"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3999" w:type="pct"/>
            <w:gridSpan w:val="3"/>
            <w:tcBorders>
              <w:top w:val="single" w:sz="12" w:space="0" w:color="auto"/>
              <w:left w:val="nil"/>
              <w:bottom w:val="single" w:sz="4" w:space="0" w:color="999999" w:themeColor="text1" w:themeTint="66"/>
            </w:tcBorders>
            <w:noWrap/>
            <w:hideMark/>
          </w:tcPr>
          <w:p w14:paraId="2F5A6D62" w14:textId="20562658" w:rsidR="00E7451A" w:rsidRPr="00005E6E" w:rsidRDefault="00E7451A" w:rsidP="00E7451A">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250" w:type="pct"/>
            <w:tcBorders>
              <w:top w:val="single" w:sz="12" w:space="0" w:color="auto"/>
              <w:bottom w:val="single" w:sz="4" w:space="0" w:color="999999" w:themeColor="text1" w:themeTint="66"/>
            </w:tcBorders>
            <w:noWrap/>
            <w:vAlign w:val="center"/>
          </w:tcPr>
          <w:p w14:paraId="3B230A64" w14:textId="0A8D6FB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-0.59</w:t>
            </w:r>
          </w:p>
        </w:tc>
        <w:tc>
          <w:tcPr>
            <w:tcW w:w="250" w:type="pct"/>
            <w:tcBorders>
              <w:top w:val="single" w:sz="12" w:space="0" w:color="auto"/>
              <w:bottom w:val="single" w:sz="4" w:space="0" w:color="999999" w:themeColor="text1" w:themeTint="66"/>
            </w:tcBorders>
            <w:noWrap/>
            <w:vAlign w:val="center"/>
          </w:tcPr>
          <w:p w14:paraId="4A52643C" w14:textId="6F039FE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0.41</w:t>
            </w:r>
          </w:p>
        </w:tc>
        <w:tc>
          <w:tcPr>
            <w:tcW w:w="250" w:type="pct"/>
            <w:tcBorders>
              <w:top w:val="single" w:sz="12" w:space="0" w:color="auto"/>
              <w:bottom w:val="single" w:sz="4" w:space="0" w:color="999999" w:themeColor="text1" w:themeTint="66"/>
            </w:tcBorders>
            <w:noWrap/>
            <w:vAlign w:val="center"/>
          </w:tcPr>
          <w:p w14:paraId="55DC3DB1" w14:textId="791AA51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0.53</w:t>
            </w:r>
          </w:p>
        </w:tc>
        <w:tc>
          <w:tcPr>
            <w:tcW w:w="250" w:type="pct"/>
            <w:tcBorders>
              <w:top w:val="single" w:sz="12" w:space="0" w:color="auto"/>
              <w:bottom w:val="single" w:sz="4" w:space="0" w:color="999999" w:themeColor="text1" w:themeTint="66"/>
              <w:right w:val="nil"/>
            </w:tcBorders>
            <w:noWrap/>
            <w:vAlign w:val="center"/>
          </w:tcPr>
          <w:p w14:paraId="7D379EB7" w14:textId="0E3BDEC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-0.34</w:t>
            </w:r>
          </w:p>
        </w:tc>
      </w:tr>
      <w:tr w:rsidR="00E7451A" w:rsidRPr="00005E6E" w14:paraId="7CA0CDC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left w:val="nil"/>
            </w:tcBorders>
            <w:noWrap/>
            <w:hideMark/>
          </w:tcPr>
          <w:p w14:paraId="3BC1EECD"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1325" w:type="pct"/>
            <w:vMerge w:val="restart"/>
            <w:noWrap/>
            <w:hideMark/>
          </w:tcPr>
          <w:p w14:paraId="19F3037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1726" w:type="pct"/>
            <w:noWrap/>
            <w:hideMark/>
          </w:tcPr>
          <w:p w14:paraId="43A79753" w14:textId="2E2E7EC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the lowest household </w:t>
            </w:r>
          </w:p>
          <w:p w14:paraId="1AD7DF25" w14:textId="2D648723"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669840CB" w14:textId="39DB9F3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79FA87FB" w14:textId="397880C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B3F9907" w14:textId="5EF17D8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1DE6A4C" w14:textId="7168999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E7451A" w:rsidRPr="00005E6E" w14:paraId="2B2AC149"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00277E6"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39BE861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160499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vAlign w:val="center"/>
          </w:tcPr>
          <w:p w14:paraId="63579A5B" w14:textId="54D882D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noWrap/>
          </w:tcPr>
          <w:p w14:paraId="32C9908B" w14:textId="111FE48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79BAE528" w14:textId="0F8F87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0.38</w:t>
            </w:r>
          </w:p>
        </w:tc>
        <w:tc>
          <w:tcPr>
            <w:tcW w:w="250" w:type="pct"/>
            <w:tcBorders>
              <w:right w:val="nil"/>
            </w:tcBorders>
            <w:noWrap/>
          </w:tcPr>
          <w:p w14:paraId="11F6265F" w14:textId="103D06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2637A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2245DEE5"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6D84B4B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2A3C9FE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250" w:type="pct"/>
            <w:noWrap/>
            <w:vAlign w:val="center"/>
          </w:tcPr>
          <w:p w14:paraId="2A6F397C" w14:textId="10396F8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c>
          <w:tcPr>
            <w:tcW w:w="250" w:type="pct"/>
            <w:noWrap/>
            <w:vAlign w:val="center"/>
          </w:tcPr>
          <w:p w14:paraId="07FD241D" w14:textId="0677B4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0.47</w:t>
            </w:r>
          </w:p>
        </w:tc>
        <w:tc>
          <w:tcPr>
            <w:tcW w:w="250" w:type="pct"/>
            <w:noWrap/>
            <w:vAlign w:val="center"/>
          </w:tcPr>
          <w:p w14:paraId="155F2CC0" w14:textId="3943512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c>
          <w:tcPr>
            <w:tcW w:w="250" w:type="pct"/>
            <w:tcBorders>
              <w:right w:val="nil"/>
            </w:tcBorders>
            <w:noWrap/>
            <w:vAlign w:val="center"/>
          </w:tcPr>
          <w:p w14:paraId="7F448EC6" w14:textId="668D3DB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65FB0D0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931763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09908AC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1726" w:type="pct"/>
            <w:noWrap/>
            <w:hideMark/>
          </w:tcPr>
          <w:p w14:paraId="0927A3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250" w:type="pct"/>
            <w:noWrap/>
          </w:tcPr>
          <w:p w14:paraId="50C28300" w14:textId="5385EC6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12866F3" w14:textId="53C9F69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w:t>
            </w:r>
          </w:p>
        </w:tc>
        <w:tc>
          <w:tcPr>
            <w:tcW w:w="250" w:type="pct"/>
            <w:noWrap/>
          </w:tcPr>
          <w:p w14:paraId="16024ADA" w14:textId="0606D9C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0FE471D" w14:textId="4FDD5A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r>
      <w:tr w:rsidR="00E7451A" w:rsidRPr="00005E6E" w14:paraId="0849DFC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6B2FE28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2711D0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1726" w:type="pct"/>
            <w:noWrap/>
            <w:hideMark/>
          </w:tcPr>
          <w:p w14:paraId="7174A90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250" w:type="pct"/>
            <w:noWrap/>
          </w:tcPr>
          <w:p w14:paraId="23845DF0" w14:textId="79EA497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28147A42" w14:textId="2C126E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34A3070D" w14:textId="5A30491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0.25</w:t>
            </w:r>
          </w:p>
        </w:tc>
        <w:tc>
          <w:tcPr>
            <w:tcW w:w="250" w:type="pct"/>
            <w:tcBorders>
              <w:right w:val="nil"/>
            </w:tcBorders>
            <w:noWrap/>
          </w:tcPr>
          <w:p w14:paraId="6D5245BA" w14:textId="0971DD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1C287CD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51A2AF6"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27EEE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1726" w:type="pct"/>
            <w:tcBorders>
              <w:bottom w:val="single" w:sz="4" w:space="0" w:color="auto"/>
            </w:tcBorders>
            <w:noWrap/>
            <w:hideMark/>
          </w:tcPr>
          <w:p w14:paraId="7D159B9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250" w:type="pct"/>
            <w:tcBorders>
              <w:bottom w:val="single" w:sz="4" w:space="0" w:color="auto"/>
            </w:tcBorders>
            <w:noWrap/>
          </w:tcPr>
          <w:p w14:paraId="4FB29195" w14:textId="70518D7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vAlign w:val="center"/>
          </w:tcPr>
          <w:p w14:paraId="1087F08D" w14:textId="03ACC56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bottom w:val="single" w:sz="4" w:space="0" w:color="auto"/>
            </w:tcBorders>
            <w:noWrap/>
          </w:tcPr>
          <w:p w14:paraId="4A240885" w14:textId="161CE81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6367B21A" w14:textId="6E0089A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61DC9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84A2570"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1325" w:type="pct"/>
            <w:vMerge w:val="restart"/>
            <w:tcBorders>
              <w:top w:val="single" w:sz="4" w:space="0" w:color="auto"/>
            </w:tcBorders>
            <w:noWrap/>
            <w:hideMark/>
          </w:tcPr>
          <w:p w14:paraId="2F8B1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1726" w:type="pct"/>
            <w:tcBorders>
              <w:top w:val="single" w:sz="4" w:space="0" w:color="auto"/>
            </w:tcBorders>
            <w:noWrap/>
            <w:hideMark/>
          </w:tcPr>
          <w:p w14:paraId="053116F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250" w:type="pct"/>
            <w:tcBorders>
              <w:top w:val="single" w:sz="4" w:space="0" w:color="auto"/>
            </w:tcBorders>
            <w:noWrap/>
            <w:vAlign w:val="center"/>
          </w:tcPr>
          <w:p w14:paraId="474A359A" w14:textId="25ACC61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-0.35</w:t>
            </w:r>
          </w:p>
        </w:tc>
        <w:tc>
          <w:tcPr>
            <w:tcW w:w="250" w:type="pct"/>
            <w:tcBorders>
              <w:top w:val="single" w:sz="4" w:space="0" w:color="auto"/>
            </w:tcBorders>
            <w:noWrap/>
            <w:vAlign w:val="center"/>
          </w:tcPr>
          <w:p w14:paraId="04F7402C" w14:textId="70377F9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tcBorders>
            <w:noWrap/>
            <w:vAlign w:val="center"/>
          </w:tcPr>
          <w:p w14:paraId="1C6588B1" w14:textId="1C27E3D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right w:val="nil"/>
            </w:tcBorders>
            <w:noWrap/>
            <w:vAlign w:val="center"/>
          </w:tcPr>
          <w:p w14:paraId="7E39A452" w14:textId="415D346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0.18</w:t>
            </w:r>
          </w:p>
        </w:tc>
      </w:tr>
      <w:tr w:rsidR="00E7451A" w:rsidRPr="00005E6E" w14:paraId="286076D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9578D67"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vMerge/>
            <w:noWrap/>
            <w:hideMark/>
          </w:tcPr>
          <w:p w14:paraId="6ED8836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726" w:type="pct"/>
            <w:noWrap/>
            <w:hideMark/>
          </w:tcPr>
          <w:p w14:paraId="03350DB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250" w:type="pct"/>
            <w:noWrap/>
          </w:tcPr>
          <w:p w14:paraId="255BC122" w14:textId="2FAF55B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4C0CE9CE" w14:textId="747722B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0.39</w:t>
            </w:r>
          </w:p>
        </w:tc>
        <w:tc>
          <w:tcPr>
            <w:tcW w:w="250" w:type="pct"/>
            <w:noWrap/>
          </w:tcPr>
          <w:p w14:paraId="26725403" w14:textId="197BC8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0B0DB835" w14:textId="3CBE568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-0.64</w:t>
            </w:r>
          </w:p>
        </w:tc>
      </w:tr>
      <w:tr w:rsidR="00E7451A" w:rsidRPr="00005E6E" w14:paraId="3FEFEB5F"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7BACDD3"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tcBorders>
              <w:bottom w:val="single" w:sz="4" w:space="0" w:color="auto"/>
            </w:tcBorders>
            <w:noWrap/>
            <w:hideMark/>
          </w:tcPr>
          <w:p w14:paraId="7476DD5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1726" w:type="pct"/>
            <w:tcBorders>
              <w:bottom w:val="single" w:sz="4" w:space="0" w:color="auto"/>
            </w:tcBorders>
            <w:noWrap/>
            <w:hideMark/>
          </w:tcPr>
          <w:p w14:paraId="0F16033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250" w:type="pct"/>
            <w:tcBorders>
              <w:bottom w:val="single" w:sz="4" w:space="0" w:color="auto"/>
            </w:tcBorders>
            <w:noWrap/>
            <w:vAlign w:val="center"/>
          </w:tcPr>
          <w:p w14:paraId="5A86EA4A" w14:textId="6D0A6EF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0.07</w:t>
            </w:r>
          </w:p>
        </w:tc>
        <w:tc>
          <w:tcPr>
            <w:tcW w:w="250" w:type="pct"/>
            <w:tcBorders>
              <w:bottom w:val="single" w:sz="4" w:space="0" w:color="auto"/>
            </w:tcBorders>
            <w:noWrap/>
            <w:vAlign w:val="center"/>
          </w:tcPr>
          <w:p w14:paraId="04D6FC64" w14:textId="4450694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-0.15</w:t>
            </w:r>
          </w:p>
        </w:tc>
        <w:tc>
          <w:tcPr>
            <w:tcW w:w="250" w:type="pct"/>
            <w:tcBorders>
              <w:bottom w:val="single" w:sz="4" w:space="0" w:color="auto"/>
            </w:tcBorders>
            <w:noWrap/>
          </w:tcPr>
          <w:p w14:paraId="469D4432" w14:textId="5BE3976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1A4E1107" w14:textId="4533C5E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46128FEC"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nil"/>
              <w:bottom w:val="single" w:sz="4" w:space="0" w:color="auto"/>
            </w:tcBorders>
            <w:noWrap/>
            <w:hideMark/>
          </w:tcPr>
          <w:p w14:paraId="72256D55"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1325" w:type="pct"/>
            <w:tcBorders>
              <w:top w:val="single" w:sz="4" w:space="0" w:color="auto"/>
              <w:bottom w:val="single" w:sz="4" w:space="0" w:color="auto"/>
            </w:tcBorders>
            <w:noWrap/>
            <w:hideMark/>
          </w:tcPr>
          <w:p w14:paraId="20E03D3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1726" w:type="pct"/>
            <w:tcBorders>
              <w:top w:val="single" w:sz="4" w:space="0" w:color="auto"/>
              <w:bottom w:val="single" w:sz="4" w:space="0" w:color="auto"/>
            </w:tcBorders>
            <w:noWrap/>
            <w:hideMark/>
          </w:tcPr>
          <w:p w14:paraId="771E64F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250" w:type="pct"/>
            <w:tcBorders>
              <w:top w:val="single" w:sz="4" w:space="0" w:color="auto"/>
              <w:bottom w:val="single" w:sz="4" w:space="0" w:color="auto"/>
            </w:tcBorders>
            <w:noWrap/>
            <w:vAlign w:val="center"/>
          </w:tcPr>
          <w:p w14:paraId="64E23088" w14:textId="6E3CCC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0.71</w:t>
            </w:r>
          </w:p>
        </w:tc>
        <w:tc>
          <w:tcPr>
            <w:tcW w:w="250" w:type="pct"/>
            <w:tcBorders>
              <w:top w:val="single" w:sz="4" w:space="0" w:color="auto"/>
              <w:bottom w:val="single" w:sz="4" w:space="0" w:color="auto"/>
            </w:tcBorders>
            <w:noWrap/>
            <w:vAlign w:val="center"/>
          </w:tcPr>
          <w:p w14:paraId="546CB895" w14:textId="2D7CFA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tcBorders>
            <w:noWrap/>
            <w:vAlign w:val="center"/>
          </w:tcPr>
          <w:p w14:paraId="69F20A89" w14:textId="2E9D11C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right w:val="nil"/>
            </w:tcBorders>
            <w:noWrap/>
            <w:vAlign w:val="center"/>
          </w:tcPr>
          <w:p w14:paraId="058B24E1" w14:textId="5ABF08C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-0.26</w:t>
            </w:r>
          </w:p>
        </w:tc>
      </w:tr>
      <w:tr w:rsidR="00E7451A" w:rsidRPr="00005E6E" w14:paraId="3DA6FB5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12835D0" w14:textId="3DC1E21F"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1325" w:type="pct"/>
            <w:tcBorders>
              <w:top w:val="single" w:sz="4" w:space="0" w:color="auto"/>
            </w:tcBorders>
            <w:noWrap/>
            <w:hideMark/>
          </w:tcPr>
          <w:p w14:paraId="0EA547A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1726" w:type="pct"/>
            <w:tcBorders>
              <w:top w:val="single" w:sz="4" w:space="0" w:color="auto"/>
            </w:tcBorders>
            <w:noWrap/>
            <w:hideMark/>
          </w:tcPr>
          <w:p w14:paraId="74A2C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cases per 100,000 </w:t>
            </w:r>
          </w:p>
          <w:p w14:paraId="75BB8CE3" w14:textId="38DE776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top w:val="single" w:sz="4" w:space="0" w:color="auto"/>
            </w:tcBorders>
            <w:noWrap/>
            <w:vAlign w:val="center"/>
          </w:tcPr>
          <w:p w14:paraId="3718E6E3" w14:textId="6DBFC6A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0.24</w:t>
            </w:r>
          </w:p>
        </w:tc>
        <w:tc>
          <w:tcPr>
            <w:tcW w:w="250" w:type="pct"/>
            <w:tcBorders>
              <w:top w:val="single" w:sz="4" w:space="0" w:color="auto"/>
            </w:tcBorders>
            <w:noWrap/>
          </w:tcPr>
          <w:p w14:paraId="515E6735" w14:textId="7135D0A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2DAA46CE" w14:textId="3891C55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786B0B8C" w14:textId="4B4DA4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r>
      <w:tr w:rsidR="00E7451A" w:rsidRPr="00005E6E" w14:paraId="14C6CB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4A04E749"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3929BB9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1726" w:type="pct"/>
            <w:tcBorders>
              <w:bottom w:val="single" w:sz="4" w:space="0" w:color="auto"/>
            </w:tcBorders>
            <w:noWrap/>
            <w:hideMark/>
          </w:tcPr>
          <w:p w14:paraId="3EBF3A4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bottom w:val="single" w:sz="4" w:space="0" w:color="auto"/>
            </w:tcBorders>
            <w:noWrap/>
          </w:tcPr>
          <w:p w14:paraId="5EF13308" w14:textId="7CA6FE8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663FA73A" w14:textId="2D7FD8E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32FF366F" w14:textId="1CB1485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vAlign w:val="center"/>
          </w:tcPr>
          <w:p w14:paraId="03D81C6A" w14:textId="58305E4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w:t>
            </w:r>
          </w:p>
        </w:tc>
      </w:tr>
      <w:tr w:rsidR="00E7451A" w:rsidRPr="00005E6E" w14:paraId="2B3C018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29688292"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1325" w:type="pct"/>
            <w:tcBorders>
              <w:top w:val="single" w:sz="4" w:space="0" w:color="auto"/>
            </w:tcBorders>
            <w:noWrap/>
            <w:hideMark/>
          </w:tcPr>
          <w:p w14:paraId="2965F481" w14:textId="090FACA4"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1726" w:type="pct"/>
            <w:tcBorders>
              <w:top w:val="single" w:sz="4" w:space="0" w:color="auto"/>
            </w:tcBorders>
            <w:noWrap/>
            <w:hideMark/>
          </w:tcPr>
          <w:p w14:paraId="4761CE0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250" w:type="pct"/>
            <w:tcBorders>
              <w:top w:val="single" w:sz="4" w:space="0" w:color="auto"/>
            </w:tcBorders>
            <w:noWrap/>
            <w:vAlign w:val="center"/>
          </w:tcPr>
          <w:p w14:paraId="0E2ADD16" w14:textId="529DF0F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tcBorders>
              <w:top w:val="single" w:sz="4" w:space="0" w:color="auto"/>
            </w:tcBorders>
            <w:noWrap/>
          </w:tcPr>
          <w:p w14:paraId="1D703AFC" w14:textId="1031CA1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75938C8B" w14:textId="6121803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388396C6" w14:textId="5D414F0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r>
      <w:tr w:rsidR="00E7451A" w:rsidRPr="00005E6E" w14:paraId="11916D63"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813321E" w14:textId="77777777" w:rsidR="00E7451A" w:rsidRPr="00005E6E" w:rsidRDefault="00E7451A" w:rsidP="00E7451A">
            <w:pPr>
              <w:widowControl/>
              <w:wordWrap/>
              <w:autoSpaceDE/>
              <w:autoSpaceDN/>
              <w:rPr>
                <w:rFonts w:eastAsia="Times New Roman"/>
                <w:sz w:val="20"/>
                <w:szCs w:val="20"/>
              </w:rPr>
            </w:pPr>
          </w:p>
        </w:tc>
        <w:tc>
          <w:tcPr>
            <w:tcW w:w="1325" w:type="pct"/>
            <w:noWrap/>
            <w:hideMark/>
          </w:tcPr>
          <w:p w14:paraId="53768AD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1726" w:type="pct"/>
            <w:noWrap/>
            <w:hideMark/>
          </w:tcPr>
          <w:p w14:paraId="05B8D05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250" w:type="pct"/>
            <w:noWrap/>
          </w:tcPr>
          <w:p w14:paraId="1E1E6876" w14:textId="2D8148C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0F9A4732" w14:textId="53D1216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c>
          <w:tcPr>
            <w:tcW w:w="250" w:type="pct"/>
            <w:noWrap/>
            <w:vAlign w:val="center"/>
          </w:tcPr>
          <w:p w14:paraId="2CA9F1DA" w14:textId="18FC42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c>
          <w:tcPr>
            <w:tcW w:w="250" w:type="pct"/>
            <w:tcBorders>
              <w:right w:val="nil"/>
            </w:tcBorders>
            <w:noWrap/>
          </w:tcPr>
          <w:p w14:paraId="0EB003E0" w14:textId="208EB05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39A9855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131E2D9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07C8677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1726" w:type="pct"/>
            <w:noWrap/>
            <w:hideMark/>
          </w:tcPr>
          <w:p w14:paraId="2E35A64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250" w:type="pct"/>
            <w:noWrap/>
          </w:tcPr>
          <w:p w14:paraId="5B39DE05" w14:textId="1D0FBC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6073DEE" w14:textId="7FC5B566"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0.43</w:t>
            </w:r>
          </w:p>
        </w:tc>
        <w:tc>
          <w:tcPr>
            <w:tcW w:w="250" w:type="pct"/>
            <w:noWrap/>
          </w:tcPr>
          <w:p w14:paraId="6EDFC4AD" w14:textId="5ECCFC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tcPr>
          <w:p w14:paraId="19890C4C" w14:textId="79042F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FE7CA5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76E451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1C5E147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1726" w:type="pct"/>
            <w:noWrap/>
            <w:hideMark/>
          </w:tcPr>
          <w:p w14:paraId="60441C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250" w:type="pct"/>
            <w:noWrap/>
            <w:vAlign w:val="center"/>
          </w:tcPr>
          <w:p w14:paraId="300663B2" w14:textId="3095EC7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0.09</w:t>
            </w:r>
          </w:p>
        </w:tc>
        <w:tc>
          <w:tcPr>
            <w:tcW w:w="250" w:type="pct"/>
            <w:noWrap/>
          </w:tcPr>
          <w:p w14:paraId="002B6D8C" w14:textId="029D63E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D164B16" w14:textId="6B0D6FA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B4B3972" w14:textId="7D80328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04F16EE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double" w:sz="4" w:space="0" w:color="auto"/>
            </w:tcBorders>
            <w:noWrap/>
            <w:hideMark/>
          </w:tcPr>
          <w:p w14:paraId="4A4961AA" w14:textId="77777777" w:rsidR="00E7451A" w:rsidRPr="00005E6E" w:rsidRDefault="00E7451A" w:rsidP="00E7451A">
            <w:pPr>
              <w:widowControl/>
              <w:wordWrap/>
              <w:autoSpaceDE/>
              <w:autoSpaceDN/>
              <w:rPr>
                <w:rFonts w:eastAsia="Times New Roman"/>
                <w:sz w:val="20"/>
                <w:szCs w:val="20"/>
              </w:rPr>
            </w:pPr>
          </w:p>
        </w:tc>
        <w:tc>
          <w:tcPr>
            <w:tcW w:w="1325" w:type="pct"/>
            <w:tcBorders>
              <w:bottom w:val="double" w:sz="4" w:space="0" w:color="auto"/>
            </w:tcBorders>
            <w:noWrap/>
            <w:hideMark/>
          </w:tcPr>
          <w:p w14:paraId="7C34813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1726" w:type="pct"/>
            <w:tcBorders>
              <w:bottom w:val="double" w:sz="4" w:space="0" w:color="auto"/>
            </w:tcBorders>
            <w:noWrap/>
            <w:hideMark/>
          </w:tcPr>
          <w:p w14:paraId="054EC9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250" w:type="pct"/>
            <w:tcBorders>
              <w:bottom w:val="double" w:sz="4" w:space="0" w:color="auto"/>
            </w:tcBorders>
            <w:noWrap/>
            <w:vAlign w:val="center"/>
          </w:tcPr>
          <w:p w14:paraId="3A9F3E7E" w14:textId="3A1E667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0.12</w:t>
            </w:r>
          </w:p>
        </w:tc>
        <w:tc>
          <w:tcPr>
            <w:tcW w:w="250" w:type="pct"/>
            <w:tcBorders>
              <w:bottom w:val="double" w:sz="4" w:space="0" w:color="auto"/>
            </w:tcBorders>
            <w:noWrap/>
          </w:tcPr>
          <w:p w14:paraId="0A2D3CE5" w14:textId="3B4EAB5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tcBorders>
            <w:noWrap/>
          </w:tcPr>
          <w:p w14:paraId="0485DDDC" w14:textId="541011F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right w:val="nil"/>
            </w:tcBorders>
            <w:noWrap/>
            <w:vAlign w:val="center"/>
          </w:tcPr>
          <w:p w14:paraId="1E9CEB09" w14:textId="078DA65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CE6A7F" w:rsidRPr="00005E6E" w14:paraId="526D63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2728" w:type="pct"/>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2728" w:type="pct"/>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a6"/>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80"/>
    <w:p w14:paraId="6B2B9433" w14:textId="27E6D759" w:rsidR="00E15888" w:rsidRPr="00005E6E" w:rsidRDefault="00E15888" w:rsidP="000F3486">
      <w:pPr>
        <w:pStyle w:val="1"/>
      </w:pPr>
      <w:commentRangeStart w:id="718"/>
      <w:r w:rsidRPr="00005E6E">
        <w:lastRenderedPageBreak/>
        <w:t>Discussion</w:t>
      </w:r>
      <w:commentRangeEnd w:id="718"/>
      <w:r w:rsidR="00005E6E" w:rsidRPr="00005E6E">
        <w:rPr>
          <w:rStyle w:val="ac"/>
          <w:rFonts w:eastAsiaTheme="minorEastAsia"/>
          <w:b w:val="0"/>
          <w:bCs w:val="0"/>
        </w:rPr>
        <w:commentReference w:id="718"/>
      </w:r>
    </w:p>
    <w:p w14:paraId="7B31E9D8" w14:textId="244A46C4" w:rsidR="00523E11" w:rsidRPr="00005E6E" w:rsidRDefault="00554EB6" w:rsidP="000F3486">
      <w:pPr>
        <w:spacing w:after="240"/>
      </w:pPr>
      <w:del w:id="719" w:author="Won Do Lee" w:date="2023-01-19T23:25:00Z">
        <w:r w:rsidRPr="00005E6E" w:rsidDel="001E7E1F">
          <w:delText>Each day, people make new decisions</w:delText>
        </w:r>
      </w:del>
      <w:ins w:id="720" w:author="Won Do Lee" w:date="2023-01-19T23:25:00Z">
        <w:r w:rsidR="001E7E1F" w:rsidRPr="00005E6E">
          <w:t xml:space="preserve">People make </w:t>
        </w:r>
      </w:ins>
      <w:ins w:id="721" w:author="Won Do Lee" w:date="2023-01-19T23:27:00Z">
        <w:r w:rsidR="001E7E1F" w:rsidRPr="00005E6E">
          <w:t>new daily</w:t>
        </w:r>
      </w:ins>
      <w:ins w:id="722" w:author="Won Do Lee" w:date="2023-01-19T23:25:00Z">
        <w:r w:rsidR="001E7E1F" w:rsidRPr="00005E6E">
          <w:t xml:space="preserve"> decisions</w:t>
        </w:r>
      </w:ins>
      <w:r w:rsidRPr="00005E6E">
        <w:t xml:space="preserve">, </w:t>
      </w:r>
      <w:ins w:id="723" w:author="Won Do Lee" w:date="2023-01-19T23:25:00Z">
        <w:r w:rsidR="001E7E1F" w:rsidRPr="00005E6E">
          <w:t xml:space="preserve">which </w:t>
        </w:r>
      </w:ins>
      <w:ins w:id="724" w:author="Won Do Lee" w:date="2023-01-19T23:27:00Z">
        <w:r w:rsidR="001E7E1F" w:rsidRPr="00005E6E">
          <w:t>are</w:t>
        </w:r>
      </w:ins>
      <w:ins w:id="725" w:author="Won Do Lee" w:date="2023-01-19T23:25:00Z">
        <w:r w:rsidR="001E7E1F" w:rsidRPr="00005E6E">
          <w:t xml:space="preserve"> </w:t>
        </w:r>
      </w:ins>
      <w:del w:id="726" w:author="Won Do Lee" w:date="2023-01-19T23:24:00Z">
        <w:r w:rsidRPr="00005E6E" w:rsidDel="001E7E1F">
          <w:delText xml:space="preserve">and it </w:delText>
        </w:r>
      </w:del>
      <w:del w:id="727" w:author="Won Do Lee" w:date="2023-01-17T21:50:00Z">
        <w:r w:rsidRPr="00005E6E" w:rsidDel="003A4303">
          <w:delText>translated into</w:delText>
        </w:r>
      </w:del>
      <w:ins w:id="728" w:author="Won Do Lee" w:date="2023-01-19T23:24:00Z">
        <w:r w:rsidR="001E7E1F" w:rsidRPr="00005E6E">
          <w:t>rende</w:t>
        </w:r>
      </w:ins>
      <w:ins w:id="729" w:author="Won Do Lee" w:date="2023-01-19T23:25:00Z">
        <w:r w:rsidR="001E7E1F" w:rsidRPr="00005E6E">
          <w:t xml:space="preserve">red </w:t>
        </w:r>
      </w:ins>
      <w:ins w:id="730" w:author="Won Do Lee" w:date="2023-01-17T21:50:00Z">
        <w:r w:rsidR="003A4303" w:rsidRPr="00005E6E">
          <w:t>into</w:t>
        </w:r>
      </w:ins>
      <w:r w:rsidRPr="00005E6E">
        <w:t xml:space="preserve"> their mobility </w:t>
      </w:r>
      <w:del w:id="731" w:author="Won Do Lee" w:date="2023-01-17T21:50:00Z">
        <w:r w:rsidRPr="00005E6E" w:rsidDel="003A4303">
          <w:delText xml:space="preserve">behaviour </w:delText>
        </w:r>
      </w:del>
      <w:ins w:id="732" w:author="Won Do Lee" w:date="2023-01-17T21:50:00Z">
        <w:r w:rsidR="003A4303" w:rsidRPr="00005E6E">
          <w:t>behaviours</w:t>
        </w:r>
      </w:ins>
      <w:ins w:id="733" w:author="Won Do Lee" w:date="2023-01-20T00:08:00Z">
        <w:r w:rsidR="006079DB">
          <w:t xml:space="preserve">, travelling </w:t>
        </w:r>
      </w:ins>
      <w:ins w:id="734" w:author="Won Do Lee" w:date="2023-01-20T00:09:00Z">
        <w:r w:rsidR="006079DB">
          <w:t>between locations</w:t>
        </w:r>
      </w:ins>
      <w:ins w:id="735" w:author="Won Do Lee" w:date="2023-01-17T21:51:00Z">
        <w:r w:rsidR="003A4303" w:rsidRPr="00005E6E">
          <w:t xml:space="preserve"> </w:t>
        </w:r>
      </w:ins>
      <w:del w:id="736" w:author="Won Do Lee" w:date="2023-01-17T21:51:00Z">
        <w:r w:rsidRPr="00005E6E" w:rsidDel="003A4303">
          <w:delText xml:space="preserve">to move </w:delText>
        </w:r>
      </w:del>
      <w:del w:id="737" w:author="Won Do Lee" w:date="2023-01-19T23:26:00Z">
        <w:r w:rsidRPr="00005E6E" w:rsidDel="001E7E1F">
          <w:delText>from place to place</w:delText>
        </w:r>
      </w:del>
      <w:ins w:id="738" w:author="Won Do Lee" w:date="2023-01-19T23:26:00Z">
        <w:r w:rsidR="001E7E1F" w:rsidRPr="00005E6E">
          <w:t>to carry</w:t>
        </w:r>
      </w:ins>
      <w:del w:id="739"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40" w:author="Won Do Lee" w:date="2023-01-19T23:27:00Z">
        <w:r w:rsidRPr="00005E6E" w:rsidDel="001E7E1F">
          <w:delText xml:space="preserve">motivated </w:delText>
        </w:r>
      </w:del>
      <w:ins w:id="741"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42" w:author="Won Do Lee" w:date="2023-01-19T23:27:00Z">
        <w:r w:rsidR="00D47AD1" w:rsidRPr="00005E6E" w:rsidDel="001E7E1F">
          <w:delText xml:space="preserve">been </w:delText>
        </w:r>
      </w:del>
      <w:r w:rsidR="00D47AD1" w:rsidRPr="00005E6E">
        <w:t xml:space="preserve">forced </w:t>
      </w:r>
      <w:ins w:id="743"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44" w:author="Won Do Lee" w:date="2023-01-17T21:51:00Z">
        <w:r w:rsidR="00D47AD1" w:rsidRPr="00005E6E" w:rsidDel="000F3486">
          <w:delText>work-</w:delText>
        </w:r>
      </w:del>
      <w:ins w:id="745" w:author="Won Do Lee" w:date="2023-01-17T21:51:00Z">
        <w:r w:rsidR="000F3486" w:rsidRPr="00005E6E">
          <w:t xml:space="preserve">working </w:t>
        </w:r>
      </w:ins>
      <w:r w:rsidR="00D47AD1" w:rsidRPr="00005E6E">
        <w:t>from</w:t>
      </w:r>
      <w:ins w:id="746" w:author="Won Do Lee" w:date="2023-01-17T21:51:00Z">
        <w:r w:rsidR="000F3486" w:rsidRPr="00005E6E">
          <w:t xml:space="preserve"> </w:t>
        </w:r>
      </w:ins>
      <w:del w:id="747" w:author="Won Do Lee" w:date="2023-01-17T21:51:00Z">
        <w:r w:rsidR="00D47AD1" w:rsidRPr="00005E6E" w:rsidDel="000F3486">
          <w:delText>-</w:delText>
        </w:r>
      </w:del>
      <w:r w:rsidR="00D47AD1" w:rsidRPr="00005E6E">
        <w:t xml:space="preserve">home </w:t>
      </w:r>
      <w:del w:id="748" w:author="Won Do Lee" w:date="2023-01-17T21:51:00Z">
        <w:r w:rsidR="00D47AD1" w:rsidRPr="00005E6E" w:rsidDel="000F3486">
          <w:delText>setting and parents</w:delText>
        </w:r>
      </w:del>
      <w:ins w:id="749" w:author="Won Do Lee" w:date="2023-01-17T21:51:00Z">
        <w:r w:rsidR="000F3486" w:rsidRPr="00005E6E">
          <w:t>and</w:t>
        </w:r>
      </w:ins>
      <w:r w:rsidR="00D47AD1" w:rsidRPr="00005E6E">
        <w:t xml:space="preserve"> </w:t>
      </w:r>
      <w:proofErr w:type="spellStart"/>
      <w:r w:rsidR="00D47AD1" w:rsidRPr="00005E6E">
        <w:t>home</w:t>
      </w:r>
      <w:del w:id="750" w:author="Won Do Lee" w:date="2023-01-17T21:52:00Z">
        <w:r w:rsidR="00D47AD1" w:rsidRPr="00005E6E" w:rsidDel="000F3486">
          <w:delText>-</w:delText>
        </w:r>
      </w:del>
      <w:r w:rsidR="00D47AD1" w:rsidRPr="00005E6E">
        <w:t>schooling</w:t>
      </w:r>
      <w:proofErr w:type="spellEnd"/>
      <w:r w:rsidR="00D47AD1" w:rsidRPr="00005E6E">
        <w:t xml:space="preserve"> during waves of infection and government-mandated stay-at-home orders, lockdowns and social distancing, and longer-term impacts likely to outlast the COVID-19 pandemic. People </w:t>
      </w:r>
      <w:del w:id="751" w:author="Won Do Lee" w:date="2023-01-19T23:28:00Z">
        <w:r w:rsidR="00D47AD1" w:rsidRPr="00005E6E" w:rsidDel="001E7E1F">
          <w:delText xml:space="preserve">start </w:delText>
        </w:r>
      </w:del>
      <w:ins w:id="752" w:author="Won Do Lee" w:date="2023-01-19T23:28:00Z">
        <w:r w:rsidR="001E7E1F" w:rsidRPr="00005E6E">
          <w:t xml:space="preserve">have started </w:t>
        </w:r>
      </w:ins>
      <w:r w:rsidR="00D47AD1" w:rsidRPr="00005E6E">
        <w:t>to see</w:t>
      </w:r>
      <w:del w:id="753" w:author="Won Do Lee" w:date="2023-01-19T23:28:00Z">
        <w:r w:rsidR="00D47AD1" w:rsidRPr="00005E6E" w:rsidDel="001E7E1F">
          <w:delText xml:space="preserve"> a</w:delText>
        </w:r>
      </w:del>
      <w:r w:rsidR="00D47AD1" w:rsidRPr="00005E6E">
        <w:t xml:space="preserve"> new way</w:t>
      </w:r>
      <w:ins w:id="754" w:author="Won Do Lee" w:date="2023-01-19T23:28:00Z">
        <w:r w:rsidR="001E7E1F" w:rsidRPr="00005E6E">
          <w:t>s</w:t>
        </w:r>
      </w:ins>
      <w:r w:rsidR="00D47AD1" w:rsidRPr="00005E6E">
        <w:t xml:space="preserve"> to restore </w:t>
      </w:r>
      <w:del w:id="755"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56" w:author="Won Do Lee" w:date="2023-01-17T21:52:00Z">
        <w:r w:rsidR="00601895" w:rsidRPr="00005E6E" w:rsidDel="000F3486">
          <w:delText xml:space="preserve">explored </w:delText>
        </w:r>
      </w:del>
      <w:ins w:id="757" w:author="Won Do Lee" w:date="2023-01-17T21:52:00Z">
        <w:r w:rsidR="000F3486" w:rsidRPr="00005E6E">
          <w:t xml:space="preserve">examined </w:t>
        </w:r>
      </w:ins>
      <w:del w:id="758" w:author="Won Do Lee" w:date="2023-01-17T21:52:00Z">
        <w:r w:rsidR="009A6D3E" w:rsidRPr="00005E6E" w:rsidDel="000F3486">
          <w:delText xml:space="preserve">the </w:delText>
        </w:r>
        <w:r w:rsidR="00B81916" w:rsidRPr="00005E6E" w:rsidDel="000F3486">
          <w:delText>change</w:delText>
        </w:r>
      </w:del>
      <w:ins w:id="759" w:author="Won Do Lee" w:date="2023-01-17T21:52:00Z">
        <w:r w:rsidR="000F3486" w:rsidRPr="00005E6E">
          <w:t>changes</w:t>
        </w:r>
      </w:ins>
      <w:r w:rsidR="00B81916" w:rsidRPr="00005E6E">
        <w:t xml:space="preserve"> in mobility </w:t>
      </w:r>
      <w:del w:id="760" w:author="Won Do Lee" w:date="2023-01-17T21:52:00Z">
        <w:r w:rsidR="00B81916" w:rsidRPr="00005E6E" w:rsidDel="000F3486">
          <w:delText xml:space="preserve">levels </w:delText>
        </w:r>
      </w:del>
      <w:r w:rsidR="00B81916" w:rsidRPr="00005E6E">
        <w:t>over time</w:t>
      </w:r>
      <w:r w:rsidR="00364A96" w:rsidRPr="00005E6E">
        <w:t xml:space="preserve"> </w:t>
      </w:r>
      <w:del w:id="761"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62" w:author="Won Do Lee" w:date="2023-01-19T23:29:00Z">
        <w:r w:rsidR="001E7E1F" w:rsidRPr="00005E6E">
          <w:t>,</w:t>
        </w:r>
      </w:ins>
      <w:del w:id="763" w:author="Won Do Lee" w:date="2023-01-19T23:28:00Z">
        <w:r w:rsidR="002B1570" w:rsidRPr="00005E6E" w:rsidDel="001E7E1F">
          <w:delText xml:space="preserve"> </w:delText>
        </w:r>
      </w:del>
      <w:ins w:id="764" w:author="Won Do Lee" w:date="2023-01-19T23:28:00Z">
        <w:r w:rsidR="001E7E1F" w:rsidRPr="00005E6E">
          <w:t xml:space="preserve"> and </w:t>
        </w:r>
      </w:ins>
      <w:ins w:id="765" w:author="Won Do Lee" w:date="2023-01-20T00:10:00Z">
        <w:r w:rsidR="00981959">
          <w:t xml:space="preserve">then we </w:t>
        </w:r>
      </w:ins>
      <w:del w:id="766"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67" w:author="Won Do Lee" w:date="2023-01-17T21:53:00Z">
        <w:r w:rsidR="00E015DC" w:rsidRPr="00005E6E" w:rsidDel="000F3486">
          <w:delText xml:space="preserve">demonstrated </w:delText>
        </w:r>
      </w:del>
      <w:ins w:id="768" w:author="Won Do Lee" w:date="2023-01-19T23:28:00Z">
        <w:r w:rsidR="001E7E1F" w:rsidRPr="00005E6E">
          <w:t>demonstrate</w:t>
        </w:r>
      </w:ins>
      <w:ins w:id="769" w:author="Won Do Lee" w:date="2023-01-20T00:10:00Z">
        <w:r w:rsidR="00981959">
          <w:t>d</w:t>
        </w:r>
      </w:ins>
      <w:ins w:id="770" w:author="Won Do Lee" w:date="2023-01-20T00:12:00Z">
        <w:r w:rsidR="00D86553">
          <w:t xml:space="preserve"> </w:t>
        </w:r>
      </w:ins>
      <w:ins w:id="771" w:author="Won Do Lee" w:date="2023-01-20T00:13:00Z">
        <w:r w:rsidR="00D86553">
          <w:t xml:space="preserve">different </w:t>
        </w:r>
      </w:ins>
      <w:ins w:id="772" w:author="Won Do Lee" w:date="2023-01-20T00:10:00Z">
        <w:r w:rsidR="00981959">
          <w:t>trajectories of mobility</w:t>
        </w:r>
      </w:ins>
      <w:ins w:id="773" w:author="Won Do Lee" w:date="2023-01-20T00:11:00Z">
        <w:r w:rsidR="00AD4E1F">
          <w:t xml:space="preserve"> </w:t>
        </w:r>
      </w:ins>
      <w:del w:id="774"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75" w:author="Won Do Lee" w:date="2023-01-20T00:11:00Z">
        <w:r w:rsidR="00AD4E1F">
          <w:t xml:space="preserve"> </w:t>
        </w:r>
      </w:ins>
      <w:ins w:id="776" w:author="Won Do Lee" w:date="2023-01-20T00:12:00Z">
        <w:r w:rsidR="00D86553">
          <w:t>using</w:t>
        </w:r>
      </w:ins>
      <w:r w:rsidR="009A6D3E" w:rsidRPr="00005E6E">
        <w:t xml:space="preserve"> </w:t>
      </w:r>
      <w:del w:id="777"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78" w:author="Won Do Lee" w:date="2023-01-19T23:30:00Z">
        <w:r w:rsidR="001E7E1F" w:rsidRPr="00005E6E">
          <w:t>. We q</w:t>
        </w:r>
      </w:ins>
      <w:ins w:id="779" w:author="Won Do Lee" w:date="2023-01-19T23:29:00Z">
        <w:r w:rsidR="001E7E1F" w:rsidRPr="00005E6E">
          <w:t>uantif</w:t>
        </w:r>
      </w:ins>
      <w:ins w:id="780" w:author="Won Do Lee" w:date="2023-01-19T23:30:00Z">
        <w:r w:rsidR="001E7E1F" w:rsidRPr="00005E6E">
          <w:t xml:space="preserve">ied </w:t>
        </w:r>
      </w:ins>
      <w:del w:id="781" w:author="Won Do Lee" w:date="2023-01-17T21:54:00Z">
        <w:r w:rsidR="009A6D3E" w:rsidRPr="00005E6E" w:rsidDel="000F3486">
          <w:delText>.</w:delText>
        </w:r>
      </w:del>
      <w:del w:id="782" w:author="Won Do Lee" w:date="2023-01-17T21:53:00Z">
        <w:r w:rsidR="009A6D3E" w:rsidRPr="00005E6E" w:rsidDel="000F3486">
          <w:delText xml:space="preserve"> </w:delText>
        </w:r>
      </w:del>
      <w:ins w:id="783" w:author="Won Do Lee" w:date="2023-01-17T21:53:00Z">
        <w:r w:rsidR="000F3486" w:rsidRPr="00005E6E">
          <w:t>similar</w:t>
        </w:r>
      </w:ins>
      <w:ins w:id="784" w:author="Won Do Lee" w:date="2023-01-17T21:54:00Z">
        <w:r w:rsidR="000F3486" w:rsidRPr="00005E6E">
          <w:t xml:space="preserve">ities </w:t>
        </w:r>
      </w:ins>
      <w:ins w:id="785" w:author="Won Do Lee" w:date="2023-01-19T23:30:00Z">
        <w:r w:rsidR="001E7E1F" w:rsidRPr="00005E6E">
          <w:t xml:space="preserve">according </w:t>
        </w:r>
      </w:ins>
      <w:ins w:id="786" w:author="Won Do Lee" w:date="2023-01-20T00:13:00Z">
        <w:r w:rsidR="00D86553">
          <w:t>to changes in mobility</w:t>
        </w:r>
      </w:ins>
      <w:del w:id="787"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788" w:author="Won Do Lee" w:date="2023-01-17T21:54:00Z">
        <w:r w:rsidR="004E2CBD" w:rsidRPr="00005E6E" w:rsidDel="000F3486">
          <w:delText xml:space="preserve">similar </w:delText>
        </w:r>
      </w:del>
      <w:del w:id="789"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790" w:author="Won Do Lee" w:date="2023-01-19T23:30:00Z">
        <w:r w:rsidR="00B81916" w:rsidRPr="00005E6E" w:rsidDel="001E7E1F">
          <w:delText xml:space="preserve">reduction </w:delText>
        </w:r>
      </w:del>
      <w:del w:id="791" w:author="Won Do Lee" w:date="2023-01-20T00:14:00Z">
        <w:r w:rsidR="007715CB" w:rsidRPr="00005E6E" w:rsidDel="00D86553">
          <w:delText>unde</w:delText>
        </w:r>
      </w:del>
      <w:ins w:id="792" w:author="Won Do Lee" w:date="2023-01-20T00:14:00Z">
        <w:r w:rsidR="00D86553">
          <w:t>throughout</w:t>
        </w:r>
      </w:ins>
      <w:del w:id="793" w:author="Won Do Lee" w:date="2023-01-20T00:14:00Z">
        <w:r w:rsidR="007715CB" w:rsidRPr="00005E6E" w:rsidDel="00D86553">
          <w:delText>r</w:delText>
        </w:r>
      </w:del>
      <w:ins w:id="794" w:author="Won Do Lee" w:date="2023-01-17T21:55:00Z">
        <w:r w:rsidR="000F3486" w:rsidRPr="00005E6E">
          <w:t xml:space="preserve"> the initial phases </w:t>
        </w:r>
      </w:ins>
      <w:ins w:id="795" w:author="Won Do Lee" w:date="2023-01-19T23:30:00Z">
        <w:r w:rsidR="001E7E1F" w:rsidRPr="00005E6E">
          <w:t>of</w:t>
        </w:r>
      </w:ins>
      <w:ins w:id="796" w:author="Won Do Lee" w:date="2023-01-17T21:55:00Z">
        <w:r w:rsidR="000F3486" w:rsidRPr="00005E6E">
          <w:t xml:space="preserve"> </w:t>
        </w:r>
      </w:ins>
      <w:ins w:id="797" w:author="Won Do Lee" w:date="2023-01-19T23:30:00Z">
        <w:r w:rsidR="001E7E1F" w:rsidRPr="00005E6E">
          <w:t xml:space="preserve">the </w:t>
        </w:r>
      </w:ins>
      <w:ins w:id="798" w:author="Won Do Lee" w:date="2023-01-17T21:55:00Z">
        <w:r w:rsidR="000F3486" w:rsidRPr="00005E6E">
          <w:t>lockdown</w:t>
        </w:r>
      </w:ins>
      <w:ins w:id="799" w:author="Won Do Lee" w:date="2023-01-19T23:32:00Z">
        <w:r w:rsidR="001E7E1F" w:rsidRPr="00005E6E">
          <w:t xml:space="preserve"> </w:t>
        </w:r>
      </w:ins>
      <w:ins w:id="800" w:author="Won Do Lee" w:date="2023-01-20T00:13:00Z">
        <w:r w:rsidR="00D86553">
          <w:t>by</w:t>
        </w:r>
      </w:ins>
      <w:ins w:id="801" w:author="Won Do Lee" w:date="2023-01-19T23:32:00Z">
        <w:r w:rsidR="001E7E1F" w:rsidRPr="00005E6E">
          <w:t xml:space="preserve"> </w:t>
        </w:r>
      </w:ins>
      <w:del w:id="802" w:author="Won Do Lee" w:date="2023-01-17T21:55:00Z">
        <w:r w:rsidR="007715CB" w:rsidRPr="00005E6E" w:rsidDel="000F3486">
          <w:delText xml:space="preserve"> the lockdown</w:delText>
        </w:r>
      </w:del>
      <w:del w:id="803"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04"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05" w:author="Won Do Lee" w:date="2023-01-20T00:15:00Z">
        <w:r w:rsidR="00BC38F6" w:rsidRPr="00005E6E" w:rsidDel="00D86553">
          <w:delText>characteristic</w:delText>
        </w:r>
      </w:del>
      <w:del w:id="806" w:author="Won Do Lee" w:date="2023-01-19T23:33:00Z">
        <w:r w:rsidR="00BC38F6" w:rsidRPr="00005E6E" w:rsidDel="001E7E1F">
          <w:delText>s</w:delText>
        </w:r>
      </w:del>
      <w:del w:id="807"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08" w:author="Won Do Lee" w:date="2023-01-19T23:31:00Z">
        <w:r w:rsidR="00C87B9E" w:rsidRPr="00005E6E" w:rsidDel="001E7E1F">
          <w:delText>mobility changes</w:delText>
        </w:r>
      </w:del>
      <w:ins w:id="809" w:author="Won Do Lee" w:date="2023-01-20T00:15:00Z">
        <w:r w:rsidR="00D86553">
          <w:t>mobility metric.</w:t>
        </w:r>
      </w:ins>
      <w:del w:id="810" w:author="Won Do Lee" w:date="2023-01-20T00:15:00Z">
        <w:r w:rsidR="00C87B9E" w:rsidRPr="00005E6E" w:rsidDel="00D86553">
          <w:delText xml:space="preserve"> </w:delText>
        </w:r>
      </w:del>
      <w:del w:id="811" w:author="Won Do Lee" w:date="2023-01-20T00:13:00Z">
        <w:r w:rsidR="00C87B9E" w:rsidRPr="00005E6E" w:rsidDel="00D86553">
          <w:delText>over time</w:delText>
        </w:r>
      </w:del>
      <w:ins w:id="812" w:author="Won Do Lee" w:date="2023-01-19T23:32:00Z">
        <w:r w:rsidR="001E7E1F" w:rsidRPr="00005E6E">
          <w:t xml:space="preserve"> </w:t>
        </w:r>
      </w:ins>
      <w:del w:id="813" w:author="Won Do Lee" w:date="2023-01-19T23:32:00Z">
        <w:r w:rsidR="00044418" w:rsidRPr="00005E6E" w:rsidDel="001E7E1F">
          <w:delText xml:space="preserve">, </w:delText>
        </w:r>
      </w:del>
      <w:ins w:id="814" w:author="Won Do Lee" w:date="2023-01-19T23:32:00Z">
        <w:r w:rsidR="001E7E1F" w:rsidRPr="00005E6E">
          <w:t>It allows us to demonstrate</w:t>
        </w:r>
      </w:ins>
      <w:del w:id="815"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16"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17" w:author="Won Do Lee" w:date="2023-01-19T23:33:00Z">
        <w:r w:rsidR="001E7E1F" w:rsidRPr="00005E6E">
          <w:t>examining spatio-temporal mobility patterns</w:t>
        </w:r>
      </w:ins>
      <w:del w:id="818"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19"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20" w:author="Won Do Lee" w:date="2023-01-13T00:12:00Z">
        <w:r w:rsidR="006A48DE" w:rsidRPr="00005E6E">
          <w:t xml:space="preserve">trajectories of mobility </w:t>
        </w:r>
      </w:ins>
      <w:del w:id="821"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22" w:author="Won Do Lee" w:date="2023-01-19T23:33:00Z">
        <w:r w:rsidR="00562230" w:rsidRPr="00005E6E" w:rsidDel="001E7E1F">
          <w:delText xml:space="preserve">the </w:delText>
        </w:r>
      </w:del>
      <w:r w:rsidR="00562230" w:rsidRPr="00005E6E">
        <w:t xml:space="preserve">socioeconomic </w:t>
      </w:r>
      <w:del w:id="823" w:author="Won Do Lee" w:date="2023-01-19T23:34:00Z">
        <w:r w:rsidR="00562230" w:rsidRPr="00005E6E" w:rsidDel="001E7E1F">
          <w:delText>and demographic factor</w:delText>
        </w:r>
        <w:r w:rsidR="00E7196A" w:rsidRPr="00005E6E" w:rsidDel="001E7E1F">
          <w:delText>s</w:delText>
        </w:r>
      </w:del>
      <w:ins w:id="824"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25" w:author="Won Do Lee" w:date="2023-01-19T23:34:00Z">
        <w:r w:rsidRPr="00005E6E" w:rsidDel="001E7E1F">
          <w:delText>the reduction in mobility</w:delText>
        </w:r>
      </w:del>
      <w:ins w:id="826"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27"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28"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29" w:author="Won Do Lee" w:date="2023-01-19T23:35:00Z">
        <w:r w:rsidR="001E7E1F" w:rsidRPr="00005E6E">
          <w:t xml:space="preserve"> they</w:t>
        </w:r>
      </w:ins>
      <w:r w:rsidR="00756D31" w:rsidRPr="00005E6E">
        <w:t xml:space="preserve"> </w:t>
      </w:r>
      <w:del w:id="830"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31"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32"/>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32"/>
      <w:r w:rsidR="00554EB6" w:rsidRPr="00005E6E">
        <w:rPr>
          <w:rStyle w:val="ac"/>
        </w:rPr>
        <w:commentReference w:id="832"/>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33" w:author="Won Do Lee" w:date="2023-01-13T00:22:00Z">
        <w:r w:rsidR="00A277AD" w:rsidRPr="00005E6E" w:rsidDel="00FC3526">
          <w:delText xml:space="preserve">reductions </w:delText>
        </w:r>
      </w:del>
      <w:ins w:id="834"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35"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36" w:author="Won Do Lee" w:date="2023-01-13T00:13:00Z">
        <w:r w:rsidR="006A48DE" w:rsidRPr="00005E6E">
          <w:t>trajectories of mobility</w:t>
        </w:r>
      </w:ins>
      <w:ins w:id="837" w:author="Won Do Lee" w:date="2023-01-13T00:14:00Z">
        <w:r w:rsidR="006A48DE" w:rsidRPr="00005E6E">
          <w:t xml:space="preserve"> </w:t>
        </w:r>
      </w:ins>
      <w:del w:id="838" w:author="Won Do Lee" w:date="2023-01-13T00:14:00Z">
        <w:r w:rsidR="009A0AA3" w:rsidRPr="00005E6E" w:rsidDel="006A48DE">
          <w:delText xml:space="preserve">. It is </w:delText>
        </w:r>
      </w:del>
      <w:del w:id="839" w:author="Won Do Lee" w:date="2023-01-13T00:13:00Z">
        <w:r w:rsidR="005B3324" w:rsidRPr="00005E6E" w:rsidDel="006A48DE">
          <w:delText>explicitly linked to</w:delText>
        </w:r>
      </w:del>
      <w:ins w:id="840"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41" w:author="Won Do Lee" w:date="2023-01-17T21:57:00Z">
        <w:r w:rsidR="000F3486" w:rsidRPr="00005E6E">
          <w:t xml:space="preserve">employing longitudinal </w:t>
        </w:r>
        <w:proofErr w:type="gramStart"/>
        <w:r w:rsidR="000F3486" w:rsidRPr="00005E6E">
          <w:t>perspective  to</w:t>
        </w:r>
        <w:proofErr w:type="gramEnd"/>
        <w:r w:rsidR="000F3486" w:rsidRPr="00005E6E">
          <w:t xml:space="preserve"> explore </w:t>
        </w:r>
      </w:ins>
      <w:del w:id="842" w:author="Won Do Lee" w:date="2023-01-17T21:57:00Z">
        <w:r w:rsidR="00322A3A" w:rsidRPr="00005E6E" w:rsidDel="000F3486">
          <w:delText>the monitoring of</w:delText>
        </w:r>
      </w:del>
      <w:ins w:id="843" w:author="Won Do Lee" w:date="2023-01-17T21:57:00Z">
        <w:r w:rsidR="000F3486" w:rsidRPr="00005E6E">
          <w:t xml:space="preserve">changes in mobility by </w:t>
        </w:r>
      </w:ins>
      <w:del w:id="844"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45" w:author="Won Do Lee" w:date="2023-01-17T21:57:00Z">
        <w:r w:rsidR="000F3486" w:rsidRPr="00005E6E">
          <w:t>And then,</w:t>
        </w:r>
      </w:ins>
      <w:ins w:id="846"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47"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48"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49" w:author="Won Do Lee" w:date="2023-01-13T00:23:00Z">
        <w:r w:rsidR="00FC3526" w:rsidRPr="00005E6E">
          <w:t xml:space="preserve">been </w:t>
        </w:r>
      </w:ins>
      <w:r w:rsidR="000408E3" w:rsidRPr="00005E6E">
        <w:t>changed</w:t>
      </w:r>
      <w:ins w:id="850" w:author="Won Do Lee" w:date="2023-01-13T00:23:00Z">
        <w:r w:rsidR="00FC3526" w:rsidRPr="00005E6E">
          <w:t xml:space="preserve">, </w:t>
        </w:r>
      </w:ins>
      <w:del w:id="851" w:author="Won Do Lee" w:date="2023-01-13T00:23:00Z">
        <w:r w:rsidR="000408E3" w:rsidRPr="00005E6E" w:rsidDel="00FC3526">
          <w:delText xml:space="preserve"> </w:delText>
        </w:r>
      </w:del>
      <w:ins w:id="852" w:author="Won Do Lee" w:date="2023-01-13T00:23:00Z">
        <w:r w:rsidR="00FC3526" w:rsidRPr="00005E6E">
          <w:t xml:space="preserve">and it </w:t>
        </w:r>
      </w:ins>
      <w:del w:id="853" w:author="Won Do Lee" w:date="2023-01-13T00:23:00Z">
        <w:r w:rsidR="00DB7238" w:rsidRPr="00005E6E" w:rsidDel="00FC3526">
          <w:delText xml:space="preserve">can </w:delText>
        </w:r>
      </w:del>
      <w:ins w:id="854" w:author="Won Do Lee" w:date="2023-01-13T00:23:00Z">
        <w:r w:rsidR="00FC3526" w:rsidRPr="00005E6E">
          <w:t xml:space="preserve">could be the clear </w:t>
        </w:r>
      </w:ins>
      <w:ins w:id="855" w:author="Won Do Lee" w:date="2023-01-13T00:24:00Z">
        <w:r w:rsidR="00FC3526" w:rsidRPr="00005E6E">
          <w:t xml:space="preserve">evidence </w:t>
        </w:r>
      </w:ins>
      <w:del w:id="856" w:author="Won Do Lee" w:date="2023-01-13T00:23:00Z">
        <w:r w:rsidR="00DB7238" w:rsidRPr="00005E6E" w:rsidDel="00FC3526">
          <w:delText>be established as</w:delText>
        </w:r>
      </w:del>
      <w:del w:id="857"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58" w:author="Won Do Lee" w:date="2023-01-13T00:24:00Z">
        <w:r w:rsidR="0062663A" w:rsidRPr="00005E6E" w:rsidDel="00FC3526">
          <w:delText>Lockdown easing</w:delText>
        </w:r>
      </w:del>
      <w:ins w:id="859"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60" w:author="Won Do Lee" w:date="2023-01-13T00:14:00Z">
        <w:r w:rsidR="006A48DE" w:rsidRPr="00005E6E">
          <w:t xml:space="preserve">Group heterogeneity in </w:t>
        </w:r>
      </w:ins>
      <w:del w:id="861" w:author="Won Do Lee" w:date="2023-01-13T00:14:00Z">
        <w:r w:rsidR="00987FE0" w:rsidRPr="00005E6E" w:rsidDel="006A48DE">
          <w:delText xml:space="preserve">Heterogeneous </w:delText>
        </w:r>
        <w:r w:rsidR="001A0222" w:rsidRPr="00005E6E" w:rsidDel="006A48DE">
          <w:delText>evolution of change in mobility levels</w:delText>
        </w:r>
      </w:del>
      <w:ins w:id="862"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63" w:author="Won Do Lee" w:date="2023-01-13T00:14:00Z">
        <w:r w:rsidR="00A425EC" w:rsidRPr="00005E6E" w:rsidDel="006A48DE">
          <w:delText>evolution of mobility levels</w:delText>
        </w:r>
      </w:del>
      <w:ins w:id="864" w:author="Won Do Lee" w:date="2023-01-13T00:16:00Z">
        <w:r w:rsidR="003C0780" w:rsidRPr="00005E6E">
          <w:t xml:space="preserve">temporal evolution of mobility level </w:t>
        </w:r>
      </w:ins>
      <w:del w:id="865" w:author="Won Do Lee" w:date="2023-01-13T00:16:00Z">
        <w:r w:rsidR="00E71460" w:rsidRPr="00005E6E" w:rsidDel="003C0780">
          <w:delText xml:space="preserve"> </w:delText>
        </w:r>
      </w:del>
      <w:r w:rsidR="00E71460" w:rsidRPr="00005E6E">
        <w:t xml:space="preserve">in </w:t>
      </w:r>
      <w:del w:id="866" w:author="Won Do Lee" w:date="2023-01-13T00:16:00Z">
        <w:r w:rsidR="00E71460" w:rsidRPr="00005E6E" w:rsidDel="003C0780">
          <w:delText xml:space="preserve">a </w:delText>
        </w:r>
      </w:del>
      <w:r w:rsidR="00E71460" w:rsidRPr="00005E6E">
        <w:t>pandemic</w:t>
      </w:r>
      <w:ins w:id="867"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68"/>
      <w:r w:rsidR="00F257F7" w:rsidRPr="00005E6E">
        <w:t>selected</w:t>
      </w:r>
      <w:commentRangeEnd w:id="868"/>
      <w:r w:rsidR="00005E6E" w:rsidRPr="00005E6E">
        <w:rPr>
          <w:rStyle w:val="ac"/>
        </w:rPr>
        <w:commentReference w:id="868"/>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3" w:history="1">
        <w:r w:rsidR="00DD08F7" w:rsidRPr="00005E6E">
          <w:rPr>
            <w:rStyle w:val="a3"/>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Matthias Qian" w:date="2021-03-12T10:59:00Z" w:initials="MQ">
    <w:p w14:paraId="35416395" w14:textId="7B4AF606" w:rsidR="00CE5B75" w:rsidRDefault="00CE5B75" w:rsidP="00DA7915">
      <w:pPr>
        <w:pStyle w:val="ad"/>
      </w:pPr>
      <w:r>
        <w:rPr>
          <w:rStyle w:val="ac"/>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ad"/>
      </w:pPr>
      <w:r>
        <w:rPr>
          <w:rStyle w:val="ac"/>
        </w:rPr>
        <w:annotationRef/>
      </w:r>
      <w:r>
        <w:rPr>
          <w:rStyle w:val="ac"/>
        </w:rPr>
        <w:t xml:space="preserve">It also significant variables to influence the choice of behavioural response (i.e. mobility reduction over lockdown), yet the former variables seemed to be more </w:t>
      </w:r>
      <w:r w:rsidRPr="009D78D5">
        <w:rPr>
          <w:rStyle w:val="ac"/>
        </w:rPr>
        <w:t>substantial</w:t>
      </w:r>
      <w:r>
        <w:rPr>
          <w:rStyle w:val="ac"/>
        </w:rPr>
        <w:t xml:space="preserve"> from the MNL model estimation results.</w:t>
      </w:r>
    </w:p>
  </w:comment>
  <w:comment w:id="75" w:author="Won Do Lee" w:date="2023-01-17T23:01:00Z" w:initials="WDL">
    <w:p w14:paraId="109C8C5D" w14:textId="77777777" w:rsidR="00C025AD" w:rsidRDefault="0054616D" w:rsidP="002B0917">
      <w:pPr>
        <w:pStyle w:val="ad"/>
      </w:pPr>
      <w:r>
        <w:rPr>
          <w:rStyle w:val="ac"/>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ad"/>
      </w:pPr>
      <w:r>
        <w:rPr>
          <w:rStyle w:val="ac"/>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ad"/>
      </w:pPr>
      <w:r>
        <w:rPr>
          <w:rStyle w:val="ac"/>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ad"/>
      </w:pPr>
      <w:r>
        <w:rPr>
          <w:rStyle w:val="ac"/>
        </w:rPr>
        <w:annotationRef/>
      </w:r>
      <w:r>
        <w:t>V-shaped</w:t>
      </w:r>
    </w:p>
    <w:p w14:paraId="0D56AC95" w14:textId="77777777" w:rsidR="0054616D" w:rsidRDefault="0054616D">
      <w:pPr>
        <w:pStyle w:val="ad"/>
      </w:pPr>
      <w:r>
        <w:t>Resilience</w:t>
      </w:r>
    </w:p>
    <w:p w14:paraId="06731C60" w14:textId="77777777" w:rsidR="0054616D" w:rsidRDefault="0054616D" w:rsidP="005A6336">
      <w:pPr>
        <w:pStyle w:val="ad"/>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ad"/>
      </w:pPr>
      <w:r>
        <w:rPr>
          <w:rStyle w:val="ac"/>
        </w:rPr>
        <w:annotationRef/>
      </w:r>
      <w:r>
        <w:rPr>
          <w:lang w:val="en-US"/>
        </w:rPr>
        <w:t>Can be removed</w:t>
      </w:r>
    </w:p>
  </w:comment>
  <w:comment w:id="419" w:author="Won Do Lee" w:date="2023-01-19T22:58:00Z" w:initials="WDL">
    <w:p w14:paraId="711FEE4B" w14:textId="77777777" w:rsidR="00C025AD" w:rsidRDefault="00C025AD" w:rsidP="00CE2BE8">
      <w:pPr>
        <w:pStyle w:val="ad"/>
      </w:pPr>
      <w:r>
        <w:rPr>
          <w:rStyle w:val="ac"/>
        </w:rPr>
        <w:annotationRef/>
      </w:r>
      <w:r>
        <w:rPr>
          <w:lang w:val="en-US"/>
        </w:rPr>
        <w:t>Minimise the sharing information about data</w:t>
      </w:r>
    </w:p>
  </w:comment>
  <w:comment w:id="635" w:author="Won Do Lee [2]" w:date="2023-03-31T13:39:00Z" w:initials="WDL">
    <w:p w14:paraId="6DED515A" w14:textId="77777777" w:rsidR="00123DB7" w:rsidRDefault="008E4BBE">
      <w:pPr>
        <w:pStyle w:val="ad"/>
      </w:pPr>
      <w:r>
        <w:rPr>
          <w:rStyle w:val="ac"/>
        </w:rPr>
        <w:annotationRef/>
      </w:r>
      <w:r w:rsidR="00123DB7">
        <w:t xml:space="preserve">Characteristic for the temporal pattern </w:t>
      </w:r>
    </w:p>
    <w:p w14:paraId="4456E8B3" w14:textId="77777777" w:rsidR="00123DB7" w:rsidRDefault="00123DB7">
      <w:pPr>
        <w:pStyle w:val="ad"/>
      </w:pPr>
      <w:r>
        <w:t>e.g., pace of reduction - extent of reduction - pace of bounce back</w:t>
      </w:r>
    </w:p>
    <w:p w14:paraId="5529F05F" w14:textId="77777777" w:rsidR="00123DB7" w:rsidRDefault="00123DB7">
      <w:pPr>
        <w:pStyle w:val="ad"/>
      </w:pPr>
    </w:p>
    <w:p w14:paraId="44F74214" w14:textId="77777777" w:rsidR="00123DB7" w:rsidRDefault="00123DB7">
      <w:pPr>
        <w:pStyle w:val="ad"/>
      </w:pPr>
    </w:p>
    <w:p w14:paraId="5CAEE3BD" w14:textId="77777777" w:rsidR="00123DB7" w:rsidRDefault="00123DB7">
      <w:pPr>
        <w:pStyle w:val="ad"/>
      </w:pPr>
      <w:r>
        <w:t>Here is the average of mobility reduction between clusters over time</w:t>
      </w:r>
    </w:p>
    <w:p w14:paraId="3C63A7C5" w14:textId="77777777" w:rsidR="00123DB7" w:rsidRDefault="00123DB7">
      <w:pPr>
        <w:pStyle w:val="ad"/>
      </w:pPr>
    </w:p>
    <w:p w14:paraId="56280FCD" w14:textId="77777777" w:rsidR="00123DB7" w:rsidRDefault="00123DB7">
      <w:pPr>
        <w:pStyle w:val="ad"/>
      </w:pPr>
      <w:r>
        <w:t xml:space="preserve">     mar apr  may  jun </w:t>
      </w:r>
    </w:p>
    <w:p w14:paraId="59F30024" w14:textId="77777777" w:rsidR="00123DB7" w:rsidRDefault="00123DB7">
      <w:pPr>
        <w:pStyle w:val="ad"/>
      </w:pPr>
      <w:r>
        <w:t xml:space="preserve">G1: -59, -79, -68, -53 </w:t>
      </w:r>
    </w:p>
    <w:p w14:paraId="5A5948A8" w14:textId="77777777" w:rsidR="00123DB7" w:rsidRDefault="00123DB7">
      <w:pPr>
        <w:pStyle w:val="ad"/>
      </w:pPr>
      <w:r>
        <w:t>G2: -53, -71, -59, -42</w:t>
      </w:r>
    </w:p>
    <w:p w14:paraId="2E453E3B" w14:textId="77777777" w:rsidR="00123DB7" w:rsidRDefault="00123DB7">
      <w:pPr>
        <w:pStyle w:val="ad"/>
      </w:pPr>
      <w:r>
        <w:t>G3: -43, -61, -46, -33</w:t>
      </w:r>
    </w:p>
    <w:p w14:paraId="3171382C" w14:textId="77777777" w:rsidR="00123DB7" w:rsidRDefault="00123DB7">
      <w:pPr>
        <w:pStyle w:val="ad"/>
      </w:pPr>
      <w:r>
        <w:t>G4: -35, -50, -35, -23</w:t>
      </w:r>
    </w:p>
    <w:p w14:paraId="5F84C88C" w14:textId="77777777" w:rsidR="00123DB7" w:rsidRDefault="00123DB7">
      <w:pPr>
        <w:pStyle w:val="ad"/>
      </w:pPr>
      <w:r>
        <w:t>Nat: -48, -65, -52, -38</w:t>
      </w:r>
    </w:p>
    <w:p w14:paraId="040E9787" w14:textId="77777777" w:rsidR="00123DB7" w:rsidRDefault="00123DB7">
      <w:pPr>
        <w:pStyle w:val="ad"/>
      </w:pPr>
    </w:p>
    <w:p w14:paraId="3ED7C267" w14:textId="77777777" w:rsidR="00123DB7" w:rsidRDefault="00123DB7">
      <w:pPr>
        <w:pStyle w:val="ad"/>
      </w:pPr>
      <w:r>
        <w:t>G1: fast-large-slow (FLS)</w:t>
      </w:r>
    </w:p>
    <w:p w14:paraId="7649B145" w14:textId="77777777" w:rsidR="00123DB7" w:rsidRDefault="00123DB7">
      <w:pPr>
        <w:pStyle w:val="ad"/>
      </w:pPr>
      <w:r>
        <w:t>G2: fast-moderate-moderate (FMM)</w:t>
      </w:r>
    </w:p>
    <w:p w14:paraId="0422ABB1" w14:textId="77777777" w:rsidR="00123DB7" w:rsidRDefault="00123DB7">
      <w:pPr>
        <w:pStyle w:val="ad"/>
      </w:pPr>
      <w:r>
        <w:t>G3: moderate-moderate-moderate (MMM) - similar to national average</w:t>
      </w:r>
    </w:p>
    <w:p w14:paraId="394877E9" w14:textId="77777777" w:rsidR="00123DB7" w:rsidRDefault="00123DB7" w:rsidP="00DA3483">
      <w:pPr>
        <w:pStyle w:val="ad"/>
      </w:pPr>
      <w:r>
        <w:t>G4: slow-small-fast (SSF)</w:t>
      </w:r>
    </w:p>
  </w:comment>
  <w:comment w:id="652" w:author="Matthias Qian" w:date="2021-03-12T11:12:00Z" w:initials="MQ">
    <w:p w14:paraId="433DEC95" w14:textId="360A2AF8" w:rsidR="00CE5B75" w:rsidRDefault="00CE5B75" w:rsidP="0081114E">
      <w:pPr>
        <w:pStyle w:val="ad"/>
      </w:pPr>
      <w:r>
        <w:rPr>
          <w:rStyle w:val="ac"/>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ad"/>
      </w:pPr>
    </w:p>
    <w:p w14:paraId="450911B5" w14:textId="77777777" w:rsidR="00CE5B75" w:rsidRDefault="00CE5B75" w:rsidP="0081114E">
      <w:pPr>
        <w:pStyle w:val="ad"/>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ad"/>
      </w:pPr>
    </w:p>
    <w:p w14:paraId="7CA382E1" w14:textId="77777777" w:rsidR="00CE5B75" w:rsidRDefault="00CE5B75" w:rsidP="0081114E">
      <w:pPr>
        <w:pStyle w:val="ad"/>
      </w:pPr>
      <w:r>
        <w:t xml:space="preserve">May be reducing the characteristics into two dimensions with </w:t>
      </w:r>
    </w:p>
    <w:p w14:paraId="27E0E4D4" w14:textId="77777777" w:rsidR="00CE5B75" w:rsidRDefault="00CE5B75" w:rsidP="0081114E">
      <w:pPr>
        <w:pStyle w:val="ad"/>
      </w:pPr>
    </w:p>
    <w:p w14:paraId="79B772DA" w14:textId="77777777" w:rsidR="00CE5B75" w:rsidRDefault="00CE5B75" w:rsidP="0081114E">
      <w:pPr>
        <w:pStyle w:val="ad"/>
        <w:numPr>
          <w:ilvl w:val="0"/>
          <w:numId w:val="23"/>
        </w:numPr>
      </w:pPr>
      <w:r>
        <w:t xml:space="preserve"> Low income / disadvantaged (high / low)</w:t>
      </w:r>
    </w:p>
    <w:p w14:paraId="0DBE0D3C" w14:textId="77777777" w:rsidR="00CE5B75" w:rsidRDefault="00CE5B75" w:rsidP="0081114E">
      <w:pPr>
        <w:pStyle w:val="ad"/>
        <w:numPr>
          <w:ilvl w:val="0"/>
          <w:numId w:val="23"/>
        </w:numPr>
      </w:pPr>
      <w:r>
        <w:t xml:space="preserve"> Diversity / (high / low)</w:t>
      </w:r>
    </w:p>
    <w:p w14:paraId="4F0E69F9" w14:textId="77777777" w:rsidR="00CE5B75" w:rsidRDefault="00CE5B75" w:rsidP="0081114E">
      <w:pPr>
        <w:pStyle w:val="ad"/>
      </w:pPr>
    </w:p>
    <w:p w14:paraId="7704519E" w14:textId="77777777" w:rsidR="00CE5B75" w:rsidRDefault="00CE5B75" w:rsidP="0081114E">
      <w:pPr>
        <w:pStyle w:val="ad"/>
      </w:pPr>
      <w:r>
        <w:t xml:space="preserve">Or </w:t>
      </w:r>
    </w:p>
    <w:p w14:paraId="7BBC0445" w14:textId="77777777" w:rsidR="00CE5B75" w:rsidRDefault="00CE5B75" w:rsidP="0081114E">
      <w:pPr>
        <w:pStyle w:val="ad"/>
      </w:pPr>
    </w:p>
    <w:p w14:paraId="76FCBE3A" w14:textId="77777777" w:rsidR="00CE5B75" w:rsidRDefault="00CE5B75" w:rsidP="0081114E">
      <w:pPr>
        <w:pStyle w:val="ad"/>
        <w:numPr>
          <w:ilvl w:val="0"/>
          <w:numId w:val="24"/>
        </w:numPr>
      </w:pPr>
      <w:r>
        <w:t xml:space="preserve"> Low income / disadvantaged (high / low)</w:t>
      </w:r>
    </w:p>
    <w:p w14:paraId="591ABE51" w14:textId="77777777" w:rsidR="00CE5B75" w:rsidRDefault="00CE5B75" w:rsidP="0081114E">
      <w:pPr>
        <w:pStyle w:val="ad"/>
        <w:numPr>
          <w:ilvl w:val="0"/>
          <w:numId w:val="24"/>
        </w:numPr>
      </w:pPr>
      <w:r>
        <w:t xml:space="preserve"> Health characteristics (high / low)</w:t>
      </w:r>
    </w:p>
    <w:p w14:paraId="7203FE04" w14:textId="77777777" w:rsidR="00CE5B75" w:rsidRDefault="00CE5B75" w:rsidP="0081114E">
      <w:pPr>
        <w:pStyle w:val="ad"/>
      </w:pPr>
    </w:p>
    <w:p w14:paraId="1E34E26E" w14:textId="77777777" w:rsidR="00CE5B75" w:rsidRDefault="00CE5B75" w:rsidP="0081114E">
      <w:pPr>
        <w:pStyle w:val="ad"/>
      </w:pPr>
      <w:r>
        <w:t>could create a 2x2 matrix, to characterise the local authorities?</w:t>
      </w:r>
    </w:p>
    <w:p w14:paraId="6DDF5CEA" w14:textId="77777777" w:rsidR="00CE5B75" w:rsidRDefault="00CE5B75" w:rsidP="0081114E">
      <w:pPr>
        <w:pStyle w:val="ad"/>
      </w:pPr>
    </w:p>
    <w:p w14:paraId="2CFC7DBC" w14:textId="77777777" w:rsidR="00CE5B75" w:rsidRDefault="00CE5B75" w:rsidP="0081114E">
      <w:pPr>
        <w:pStyle w:val="ad"/>
      </w:pPr>
      <w:r>
        <w:t>The urban / rural divide also seems important (which you cover with population density).</w:t>
      </w:r>
    </w:p>
  </w:comment>
  <w:comment w:id="653" w:author="Tim Schwanen" w:date="2021-03-14T15:56:00Z" w:initials="DTS">
    <w:p w14:paraId="6D707188" w14:textId="77777777" w:rsidR="00CE5B75" w:rsidRPr="00A662A8" w:rsidRDefault="00CE5B75" w:rsidP="0081114E">
      <w:pPr>
        <w:pStyle w:val="ad"/>
        <w:rPr>
          <w:b/>
        </w:rPr>
      </w:pPr>
      <w:r>
        <w:rPr>
          <w:rStyle w:val="ac"/>
        </w:rPr>
        <w:annotationRef/>
      </w:r>
      <w:r w:rsidRPr="00A662A8">
        <w:rPr>
          <w:b/>
        </w:rPr>
        <w:t>See above – I would characterise the clusters in terms of the temporal evolution of mobility levels because is that what you have measured and clustered them on</w:t>
      </w:r>
    </w:p>
  </w:comment>
  <w:comment w:id="718" w:author="Won Do Lee" w:date="2023-01-19T23:36:00Z" w:initials="WDL">
    <w:p w14:paraId="26A3E5C3" w14:textId="77777777" w:rsidR="00005E6E" w:rsidRDefault="00005E6E" w:rsidP="00453277">
      <w:pPr>
        <w:pStyle w:val="ad"/>
      </w:pPr>
      <w:r>
        <w:rPr>
          <w:rStyle w:val="ac"/>
        </w:rPr>
        <w:annotationRef/>
      </w:r>
      <w:r>
        <w:rPr>
          <w:lang w:val="en-US"/>
        </w:rPr>
        <w:t>The discussion of mobility resilience to COVID-19 would be updated.</w:t>
      </w:r>
    </w:p>
  </w:comment>
  <w:comment w:id="832" w:author="Tim Schwanen" w:date="2021-03-14T16:07:00Z" w:initials="DTS">
    <w:p w14:paraId="33933D1E" w14:textId="7890D0D3" w:rsidR="00CE5B75" w:rsidRDefault="00CE5B75" w:rsidP="00554EB6">
      <w:pPr>
        <w:pStyle w:val="ad"/>
      </w:pPr>
      <w:r>
        <w:rPr>
          <w:rStyle w:val="ac"/>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68" w:author="Won Do Lee" w:date="2023-01-19T23:37:00Z" w:initials="WDL">
    <w:p w14:paraId="7B69394D" w14:textId="77777777" w:rsidR="00005E6E" w:rsidRDefault="00005E6E" w:rsidP="00D20707">
      <w:pPr>
        <w:pStyle w:val="ad"/>
      </w:pPr>
      <w:r>
        <w:rPr>
          <w:rStyle w:val="ac"/>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394877E9"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D16102" w16cex:dateUtc="2023-03-31T04:39: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394877E9" w16cid:durableId="27D16102"/>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E2337" w14:textId="77777777" w:rsidR="00652E4E" w:rsidRDefault="00652E4E" w:rsidP="00DD1B16">
      <w:r>
        <w:separator/>
      </w:r>
    </w:p>
  </w:endnote>
  <w:endnote w:type="continuationSeparator" w:id="0">
    <w:p w14:paraId="5BCEF14A" w14:textId="77777777" w:rsidR="00652E4E" w:rsidRDefault="00652E4E" w:rsidP="00DD1B16">
      <w:r>
        <w:continuationSeparator/>
      </w:r>
    </w:p>
  </w:endnote>
  <w:endnote w:type="continuationNotice" w:id="1">
    <w:p w14:paraId="2F165A88" w14:textId="77777777" w:rsidR="00652E4E" w:rsidRDefault="00652E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035B3" w14:textId="77777777" w:rsidR="00652E4E" w:rsidRDefault="00652E4E" w:rsidP="00DD1B16">
      <w:r>
        <w:separator/>
      </w:r>
    </w:p>
  </w:footnote>
  <w:footnote w:type="continuationSeparator" w:id="0">
    <w:p w14:paraId="5AA6A34F" w14:textId="77777777" w:rsidR="00652E4E" w:rsidRDefault="00652E4E" w:rsidP="00DD1B16">
      <w:r>
        <w:continuationSeparator/>
      </w:r>
    </w:p>
  </w:footnote>
  <w:footnote w:type="continuationNotice" w:id="1">
    <w:p w14:paraId="6E635F6C" w14:textId="77777777" w:rsidR="00652E4E" w:rsidRDefault="00652E4E">
      <w:pPr>
        <w:spacing w:line="240" w:lineRule="auto"/>
      </w:pPr>
    </w:p>
  </w:footnote>
  <w:footnote w:id="2">
    <w:p w14:paraId="2F48F72F" w14:textId="4730F554" w:rsidR="00CE5B75" w:rsidRPr="00D760C8" w:rsidRDefault="00CE5B75" w:rsidP="0029587C">
      <w:pPr>
        <w:pStyle w:val="a4"/>
      </w:pPr>
      <w:r w:rsidRPr="00D760C8">
        <w:rPr>
          <w:rStyle w:val="a5"/>
        </w:rPr>
        <w:footnoteRef/>
      </w:r>
      <w:r w:rsidRPr="00D760C8">
        <w:t xml:space="preserve"> Paper prepared for submission to the</w:t>
      </w:r>
      <w:r>
        <w:t xml:space="preserve"> </w:t>
      </w:r>
      <w:hyperlink r:id="rId1" w:history="1">
        <w:r w:rsidRPr="00ED0EA2">
          <w:rPr>
            <w:rStyle w:val="a3"/>
            <w:i/>
            <w:iCs/>
          </w:rPr>
          <w:t>Journal of Sustainable Cities and Society.</w:t>
        </w:r>
      </w:hyperlink>
    </w:p>
  </w:footnote>
  <w:footnote w:id="3">
    <w:p w14:paraId="0A22252C" w14:textId="1BF36136" w:rsidR="00CE5B75" w:rsidRPr="00F3058A" w:rsidRDefault="00CE5B75">
      <w:pPr>
        <w:pStyle w:val="a4"/>
      </w:pPr>
      <w:r>
        <w:rPr>
          <w:rStyle w:val="a5"/>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a4"/>
      </w:pPr>
      <w:r w:rsidRPr="00D760C8">
        <w:rPr>
          <w:rStyle w:val="a5"/>
        </w:rPr>
        <w:footnoteRef/>
      </w:r>
      <w:r w:rsidRPr="00D760C8">
        <w:t xml:space="preserve"> Saïd Business School, University of Oxford.</w:t>
      </w:r>
    </w:p>
  </w:footnote>
  <w:footnote w:id="5">
    <w:p w14:paraId="569F9DEB" w14:textId="56B8D79A" w:rsidR="00CE5B75" w:rsidRPr="00E27C5A" w:rsidRDefault="00CE5B75" w:rsidP="00801282">
      <w:pPr>
        <w:pStyle w:val="a4"/>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a4"/>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a4"/>
        <w:spacing w:line="276" w:lineRule="auto"/>
        <w:jc w:val="both"/>
        <w:rPr>
          <w:rFonts w:ascii="Arial" w:hAnsi="Arial" w:cs="Arial"/>
        </w:rPr>
      </w:pPr>
      <w:r w:rsidRPr="006B33CA">
        <w:rPr>
          <w:rStyle w:val="a5"/>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a4"/>
        <w:rPr>
          <w:color w:val="000000" w:themeColor="text1"/>
        </w:rPr>
      </w:pPr>
      <w:r w:rsidRPr="003C0DA9">
        <w:rPr>
          <w:rStyle w:val="a5"/>
        </w:rPr>
        <w:footnoteRef/>
      </w:r>
      <w:r w:rsidRPr="003C0DA9">
        <w:t xml:space="preserve"> Nearest-neighbour or Single-linkage Method ("single"), Furthest-neighbour or Complete-linkage Method ("complete"), Average-linkage Method ("average"</w:t>
      </w:r>
      <w:proofErr w:type="gramStart"/>
      <w:r w:rsidRPr="003C0DA9">
        <w:t xml:space="preserve">),  </w:t>
      </w:r>
      <w:proofErr w:type="spellStart"/>
      <w:r w:rsidRPr="003C0DA9">
        <w:t>McQuitty’s</w:t>
      </w:r>
      <w:proofErr w:type="spellEnd"/>
      <w:proofErr w:type="gram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a4"/>
        <w:rPr>
          <w:del w:id="607"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3"/>
  </w:num>
  <w:num w:numId="3">
    <w:abstractNumId w:val="25"/>
  </w:num>
  <w:num w:numId="4">
    <w:abstractNumId w:val="11"/>
  </w:num>
  <w:num w:numId="5">
    <w:abstractNumId w:val="27"/>
  </w:num>
  <w:num w:numId="6">
    <w:abstractNumId w:val="18"/>
  </w:num>
  <w:num w:numId="7">
    <w:abstractNumId w:val="0"/>
  </w:num>
  <w:num w:numId="8">
    <w:abstractNumId w:val="2"/>
  </w:num>
  <w:num w:numId="9">
    <w:abstractNumId w:val="0"/>
    <w:lvlOverride w:ilvl="0">
      <w:startOverride w:val="1"/>
    </w:lvlOverride>
  </w:num>
  <w:num w:numId="10">
    <w:abstractNumId w:val="10"/>
  </w:num>
  <w:num w:numId="11">
    <w:abstractNumId w:val="7"/>
  </w:num>
  <w:num w:numId="12">
    <w:abstractNumId w:val="4"/>
  </w:num>
  <w:num w:numId="13">
    <w:abstractNumId w:val="31"/>
  </w:num>
  <w:num w:numId="14">
    <w:abstractNumId w:val="6"/>
  </w:num>
  <w:num w:numId="15">
    <w:abstractNumId w:val="34"/>
  </w:num>
  <w:num w:numId="16">
    <w:abstractNumId w:val="16"/>
  </w:num>
  <w:num w:numId="17">
    <w:abstractNumId w:val="17"/>
  </w:num>
  <w:num w:numId="18">
    <w:abstractNumId w:val="5"/>
  </w:num>
  <w:num w:numId="19">
    <w:abstractNumId w:val="22"/>
  </w:num>
  <w:num w:numId="20">
    <w:abstractNumId w:val="35"/>
  </w:num>
  <w:num w:numId="21">
    <w:abstractNumId w:val="28"/>
  </w:num>
  <w:num w:numId="22">
    <w:abstractNumId w:val="20"/>
  </w:num>
  <w:num w:numId="23">
    <w:abstractNumId w:val="13"/>
  </w:num>
  <w:num w:numId="24">
    <w:abstractNumId w:val="29"/>
  </w:num>
  <w:num w:numId="25">
    <w:abstractNumId w:val="1"/>
  </w:num>
  <w:num w:numId="26">
    <w:abstractNumId w:val="24"/>
  </w:num>
  <w:num w:numId="27">
    <w:abstractNumId w:val="9"/>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39"/>
  </w:num>
  <w:num w:numId="32">
    <w:abstractNumId w:val="15"/>
  </w:num>
  <w:num w:numId="33">
    <w:abstractNumId w:val="26"/>
  </w:num>
  <w:num w:numId="34">
    <w:abstractNumId w:val="12"/>
  </w:num>
  <w:num w:numId="35">
    <w:abstractNumId w:val="39"/>
  </w:num>
  <w:num w:numId="36">
    <w:abstractNumId w:val="39"/>
  </w:num>
  <w:num w:numId="37">
    <w:abstractNumId w:val="39"/>
  </w:num>
  <w:num w:numId="38">
    <w:abstractNumId w:val="39"/>
  </w:num>
  <w:num w:numId="39">
    <w:abstractNumId w:val="39"/>
  </w:num>
  <w:num w:numId="40">
    <w:abstractNumId w:val="39"/>
    <w:lvlOverride w:ilvl="0">
      <w:startOverride w:val="1"/>
    </w:lvlOverride>
  </w:num>
  <w:num w:numId="41">
    <w:abstractNumId w:val="14"/>
  </w:num>
  <w:num w:numId="42">
    <w:abstractNumId w:val="30"/>
  </w:num>
  <w:num w:numId="43">
    <w:abstractNumId w:val="36"/>
  </w:num>
  <w:num w:numId="44">
    <w:abstractNumId w:val="21"/>
  </w:num>
  <w:num w:numId="45">
    <w:abstractNumId w:val="19"/>
  </w:num>
  <w:num w:numId="46">
    <w:abstractNumId w:val="33"/>
  </w:num>
  <w:num w:numId="47">
    <w:abstractNumId w:val="39"/>
  </w:num>
  <w:num w:numId="48">
    <w:abstractNumId w:val="38"/>
  </w:num>
  <w:num w:numId="49">
    <w:abstractNumId w:val="37"/>
  </w:num>
  <w:num w:numId="50">
    <w:abstractNumId w:val="32"/>
  </w:num>
  <w:num w:numId="51">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gFALKfiuo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after="0" w:line="276" w:lineRule="auto"/>
    </w:pPr>
    <w:rPr>
      <w:rFonts w:ascii="Calibri" w:hAnsi="Calibri" w:cs="Calibri"/>
    </w:rPr>
  </w:style>
  <w:style w:type="paragraph" w:styleId="1">
    <w:name w:val="heading 1"/>
    <w:basedOn w:val="a"/>
    <w:next w:val="a"/>
    <w:link w:val="1Char"/>
    <w:uiPriority w:val="9"/>
    <w:qFormat/>
    <w:rsid w:val="00855FBD"/>
    <w:pPr>
      <w:keepNext/>
      <w:keepLines/>
      <w:outlineLvl w:val="0"/>
    </w:pPr>
    <w:rPr>
      <w:rFonts w:eastAsiaTheme="majorEastAsia"/>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31"/>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55FBD"/>
    <w:rPr>
      <w:rFonts w:ascii="Calibri" w:eastAsiaTheme="majorEastAsia" w:hAnsi="Calibri" w:cs="Calibri"/>
      <w:b/>
      <w:bCs/>
      <w:sz w:val="36"/>
      <w:szCs w:val="36"/>
    </w:rPr>
  </w:style>
  <w:style w:type="character" w:styleId="a3">
    <w:name w:val="Hyperlink"/>
    <w:basedOn w:val="a0"/>
    <w:uiPriority w:val="99"/>
    <w:unhideWhenUsed/>
    <w:rsid w:val="00F04757"/>
    <w:rPr>
      <w:color w:val="0563C1" w:themeColor="hyperlink"/>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basedOn w:val="a0"/>
    <w:link w:val="a4"/>
    <w:uiPriority w:val="99"/>
    <w:rsid w:val="00F04757"/>
    <w:rPr>
      <w:rFonts w:ascii="Calibri" w:hAnsi="Calibri" w:cs="Calibri"/>
      <w:sz w:val="20"/>
      <w:szCs w:val="20"/>
    </w:rPr>
  </w:style>
  <w:style w:type="character" w:styleId="a5">
    <w:name w:val="footnote reference"/>
    <w:basedOn w:val="a0"/>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basedOn w:val="a0"/>
    <w:link w:val="2"/>
    <w:uiPriority w:val="9"/>
    <w:rsid w:val="00D57877"/>
    <w:rPr>
      <w:rFonts w:ascii="Calibri" w:eastAsiaTheme="majorEastAsia" w:hAnsi="Calibri" w:cs="Calibri"/>
      <w:b/>
      <w:bCs/>
      <w:i/>
      <w:iCs/>
      <w:sz w:val="32"/>
      <w:szCs w:val="32"/>
    </w:rPr>
  </w:style>
  <w:style w:type="character" w:customStyle="1" w:styleId="3Char">
    <w:name w:val="제목 3 Char"/>
    <w:basedOn w:val="a0"/>
    <w:link w:val="3"/>
    <w:uiPriority w:val="9"/>
    <w:rsid w:val="002E485B"/>
    <w:rPr>
      <w:rFonts w:ascii="Calibri" w:eastAsiaTheme="majorEastAsia"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spacing w:after="0" w:line="240" w:lineRule="auto"/>
    </w:pPr>
  </w:style>
  <w:style w:type="character" w:styleId="ab">
    <w:name w:val="endnote reference"/>
    <w:basedOn w:val="a0"/>
    <w:uiPriority w:val="99"/>
    <w:semiHidden/>
    <w:unhideWhenUsed/>
    <w:rsid w:val="00500665"/>
    <w:rPr>
      <w:vertAlign w:val="superscript"/>
    </w:rPr>
  </w:style>
  <w:style w:type="character" w:styleId="ac">
    <w:name w:val="annotation reference"/>
    <w:basedOn w:val="a0"/>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basedOn w:val="a0"/>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basedOn w:val="Char2"/>
    <w:link w:val="ae"/>
    <w:uiPriority w:val="99"/>
    <w:semiHidden/>
    <w:rsid w:val="00834826"/>
    <w:rPr>
      <w:rFonts w:ascii="Calibri" w:hAnsi="Calibri" w:cs="Calibri"/>
      <w:b/>
      <w:bCs/>
      <w:sz w:val="20"/>
      <w:szCs w:val="20"/>
    </w:rPr>
  </w:style>
  <w:style w:type="character" w:styleId="af">
    <w:name w:val="Placeholder Text"/>
    <w:basedOn w:val="a0"/>
    <w:uiPriority w:val="99"/>
    <w:semiHidden/>
    <w:rsid w:val="000661B3"/>
    <w:rPr>
      <w:color w:val="808080"/>
    </w:rPr>
  </w:style>
  <w:style w:type="table" w:styleId="af0">
    <w:name w:val="Table Grid"/>
    <w:basedOn w:val="a1"/>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pPr>
      <w:spacing w:after="0" w:line="240" w:lineRule="auto"/>
    </w:pPr>
    <w:rPr>
      <w:rFonts w:ascii="Calibri" w:hAnsi="Calibri" w:cs="Calibri"/>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basedOn w:val="a0"/>
    <w:link w:val="af3"/>
    <w:uiPriority w:val="10"/>
    <w:rsid w:val="00855FBD"/>
    <w:rPr>
      <w:rFonts w:ascii="Calibri" w:eastAsiaTheme="majorEastAsia" w:hAnsi="Calibri" w:cs="Calibri"/>
      <w:b/>
      <w:bCs/>
      <w:sz w:val="40"/>
      <w:szCs w:val="40"/>
    </w:rPr>
  </w:style>
  <w:style w:type="character" w:customStyle="1" w:styleId="UnresolvedMention1">
    <w:name w:val="Unresolved Mention1"/>
    <w:basedOn w:val="a0"/>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a0"/>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basedOn w:val="a0"/>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basedOn w:val="Char5"/>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af5">
    <w:name w:val="FollowedHyperlink"/>
    <w:basedOn w:val="a0"/>
    <w:uiPriority w:val="99"/>
    <w:semiHidden/>
    <w:unhideWhenUsed/>
    <w:rsid w:val="00E8129F"/>
    <w:rPr>
      <w:color w:val="954F72" w:themeColor="followedHyperlink"/>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basedOn w:val="a0"/>
    <w:link w:val="af6"/>
    <w:uiPriority w:val="99"/>
    <w:semiHidden/>
    <w:rsid w:val="00CE5B75"/>
    <w:rPr>
      <w:rFonts w:ascii="Segoe UI" w:hAnsi="Segoe UI" w:cs="Segoe UI"/>
      <w:sz w:val="18"/>
      <w:szCs w:val="18"/>
    </w:rPr>
  </w:style>
  <w:style w:type="character" w:styleId="af7">
    <w:name w:val="Unresolved Mention"/>
    <w:basedOn w:val="a0"/>
    <w:uiPriority w:val="99"/>
    <w:semiHidden/>
    <w:unhideWhenUsed/>
    <w:rsid w:val="00F54DF4"/>
    <w:rPr>
      <w:color w:val="605E5C"/>
      <w:shd w:val="clear" w:color="auto" w:fill="E1DFDD"/>
    </w:rPr>
  </w:style>
  <w:style w:type="table" w:styleId="af8">
    <w:name w:val="Grid Table Light"/>
    <w:basedOn w:val="a1"/>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github.com/wondolee/covid19-eng-lockdown"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4.xml><?xml version="1.0" encoding="utf-8"?>
<ds:datastoreItem xmlns:ds="http://schemas.openxmlformats.org/officeDocument/2006/customXml" ds:itemID="{BECF9591-E735-4043-B889-8D516A61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30</Pages>
  <Words>50336</Words>
  <Characters>286921</Characters>
  <Application>Microsoft Office Word</Application>
  <DocSecurity>0</DocSecurity>
  <Lines>2391</Lines>
  <Paragraphs>673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336584</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7</cp:revision>
  <cp:lastPrinted>2023-06-21T23:06:00Z</cp:lastPrinted>
  <dcterms:created xsi:type="dcterms:W3CDTF">2023-03-31T04:26:00Z</dcterms:created>
  <dcterms:modified xsi:type="dcterms:W3CDTF">2023-06-21T23:07:00Z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