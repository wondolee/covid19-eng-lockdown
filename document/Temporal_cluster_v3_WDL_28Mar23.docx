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w:t>
        </w:r>
        <w:r w:rsidR="00C1521F" w:rsidRPr="00005E6E">
          <w:lastRenderedPageBreak/>
          <w:t>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(Beria &amp; Lunkar, 2021; Schlosser et al., 2020; Xiong, Hu, Yang, Luo, et 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lastRenderedPageBreak/>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xml:space="preserve">. This approach has been </w:t>
      </w:r>
      <w:r w:rsidR="00492C28" w:rsidRPr="00005E6E">
        <w:lastRenderedPageBreak/>
        <w:t>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37A53A5C"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F324D2" w:rsidRPr="00005E6E">
        <w:t>Table 2</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 xml:space="preserve">the validation of </w:t>
      </w:r>
      <w:r w:rsidR="00D462A8" w:rsidRPr="00005E6E">
        <w:lastRenderedPageBreak/>
        <w:t>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Heading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0C26A835"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8D7A01" w:rsidRPr="00005E6E">
        <w:t>Figure 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05520B" w:rsidRPr="00005E6E">
        <w:t>Figure 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 xml:space="preserve">other studies </w:t>
      </w:r>
      <w:del w:id="525" w:author="Won Do Lee" w:date="2023-01-19T23:14:00Z">
        <w:r w:rsidR="00660715" w:rsidRPr="00005E6E" w:rsidDel="00C025AD">
          <w:rPr>
            <w:color w:val="FF0000"/>
            <w:rPrChange w:id="526" w:author="Won Do Lee" w:date="2023-01-19T23:14:00Z">
              <w:rPr/>
            </w:rPrChange>
          </w:rPr>
          <w:delText>us</w:delText>
        </w:r>
        <w:r w:rsidR="00BE755E" w:rsidRPr="00005E6E" w:rsidDel="00C025AD">
          <w:rPr>
            <w:color w:val="FF0000"/>
            <w:rPrChange w:id="527" w:author="Won Do Lee" w:date="2023-01-19T23:14:00Z">
              <w:rPr/>
            </w:rPrChange>
          </w:rPr>
          <w:delText xml:space="preserve">ing </w:delText>
        </w:r>
        <w:r w:rsidR="000D670A" w:rsidRPr="00005E6E" w:rsidDel="00C025AD">
          <w:rPr>
            <w:color w:val="FF0000"/>
            <w:rPrChange w:id="528" w:author="Won Do Lee" w:date="2023-01-19T23:14:00Z">
              <w:rPr/>
            </w:rPrChange>
          </w:rPr>
          <w:delText xml:space="preserve">open-source mobility data </w:delText>
        </w:r>
        <w:r w:rsidR="000D670A" w:rsidRPr="00005E6E" w:rsidDel="00C025AD">
          <w:rPr>
            <w:color w:val="FF0000"/>
            <w:rPrChange w:id="529" w:author="Won Do Lee" w:date="2023-01-19T23:14:00Z">
              <w:rPr/>
            </w:rPrChange>
          </w:rPr>
          <w:fldChar w:fldCharType="begin" w:fldLock="1"/>
        </w:r>
        <w:r w:rsidR="005F18C0" w:rsidRPr="00005E6E" w:rsidDel="00C025AD">
          <w:rPr>
            <w:color w:val="FF0000"/>
            <w:rPrChange w:id="530" w:author="Won Do Lee" w:date="2023-01-19T23:14:00Z">
              <w:rPr/>
            </w:rPrChange>
          </w:rPr>
          <w:delInstrText>ADDIN CSL_CITATION {"citationItems":[{"id":"ITEM-1","itemData":{"URL":"https://www.apple.com/covid19/mobility","accessed":{"date-parts":[["2020","10","14"]]},"author":[{"dropping-particle":"","family":"Apple Inc","given":"","non-dropping-particle":"","parse-names":false,"suffix":""}],"id":"ITEM-1","issued":{"date-parts":[["2020"]]},"title":"Apple COVID-19 Mobility Trends Reports","type":"webpage"},"uris":["http://www.mendeley.com/documents/?uuid=2a72eeb3-69f6-4d48-b8a5-67230e2d34e8"]},{"id":"ITEM-2","itemData":{"URL":"https://www.google.com/covid19/mobility/","accessed":{"date-parts":[["2020","10","14"]]},"author":[{"dropping-particle":"","family":"Google LLC","given":"","non-dropping-particle":"","parse-names":false,"suffix":""}],"id":"ITEM-2","issued":{"date-parts":[["2020"]]},"title":"Google COVID-19 Community Mobility Reports","type":"webpage"},"uris":["http://www.mendeley.com/documents/?uuid=9397b8b2-9e12-4f7a-9cde-091574431694"]}],"mendeley":{"formattedCitation":"(Apple Inc, 2020; Google LLC, 2020)","plainTextFormattedCitation":"(Apple Inc, 2020; Google LLC, 2020)","previouslyFormattedCitation":"(Apple Inc, 2020; Google LLC, 2020)"},"properties":{"noteIndex":0},"schema":"https://github.com/citation-style-language/schema/raw/master/csl-citation.json"}</w:delInstrText>
        </w:r>
        <w:r w:rsidR="000D670A" w:rsidRPr="00005E6E" w:rsidDel="00C025AD">
          <w:rPr>
            <w:color w:val="FF0000"/>
            <w:rPrChange w:id="531" w:author="Won Do Lee" w:date="2023-01-19T23:14:00Z">
              <w:rPr/>
            </w:rPrChange>
          </w:rPr>
          <w:fldChar w:fldCharType="separate"/>
        </w:r>
        <w:r w:rsidR="000D670A" w:rsidRPr="00005E6E" w:rsidDel="00C025AD">
          <w:rPr>
            <w:color w:val="FF0000"/>
            <w:rPrChange w:id="532" w:author="Won Do Lee" w:date="2023-01-19T23:14:00Z">
              <w:rPr>
                <w:noProof/>
              </w:rPr>
            </w:rPrChange>
          </w:rPr>
          <w:delText>(Apple Inc, 2020; Google LLC, 2020)</w:delText>
        </w:r>
        <w:r w:rsidR="000D670A" w:rsidRPr="00005E6E" w:rsidDel="00C025AD">
          <w:rPr>
            <w:color w:val="FF0000"/>
            <w:rPrChange w:id="533" w:author="Won Do Lee" w:date="2023-01-19T23:14:00Z">
              <w:rPr/>
            </w:rPrChange>
          </w:rPr>
          <w:fldChar w:fldCharType="end"/>
        </w:r>
        <w:r w:rsidR="000D670A" w:rsidRPr="00005E6E" w:rsidDel="00C025AD">
          <w:rPr>
            <w:color w:val="FF0000"/>
            <w:rPrChange w:id="534" w:author="Won Do Lee" w:date="2023-01-19T23:14:00Z">
              <w:rPr/>
            </w:rPrChange>
          </w:rPr>
          <w:delText xml:space="preserve">. </w:delText>
        </w:r>
      </w:del>
      <w:ins w:id="535" w:author="Won Do Lee" w:date="2023-01-19T23:14:00Z">
        <w:r w:rsidR="00C025AD" w:rsidRPr="00005E6E">
          <w:rPr>
            <w:color w:val="FF0000"/>
            <w:rPrChange w:id="536" w:author="Won Do Lee" w:date="2023-01-19T23:14:00Z">
              <w:rPr/>
            </w:rPrChange>
          </w:rPr>
          <w:t>(</w:t>
        </w:r>
        <w:commentRangeStart w:id="537"/>
        <w:r w:rsidR="00C025AD" w:rsidRPr="00005E6E">
          <w:rPr>
            <w:color w:val="FF0000"/>
            <w:rPrChange w:id="538" w:author="Won Do Lee" w:date="2023-01-19T23:14:00Z">
              <w:rPr/>
            </w:rPrChange>
          </w:rPr>
          <w:t>XXX</w:t>
        </w:r>
      </w:ins>
      <w:commentRangeEnd w:id="537"/>
      <w:ins w:id="539" w:author="Won Do Lee" w:date="2023-01-19T23:16:00Z">
        <w:r w:rsidR="00C025AD" w:rsidRPr="00005E6E">
          <w:rPr>
            <w:rStyle w:val="CommentReference"/>
          </w:rPr>
          <w:commentReference w:id="537"/>
        </w:r>
      </w:ins>
      <w:ins w:id="540" w:author="Won Do Lee" w:date="2023-01-19T23:14:00Z">
        <w:r w:rsidR="00C025AD" w:rsidRPr="00005E6E">
          <w:rPr>
            <w:color w:val="FF0000"/>
          </w:rPr>
          <w:t>)</w:t>
        </w:r>
      </w:ins>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41"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42" w:author="Won Do Lee" w:date="2023-01-17T22:27:00Z">
        <w:r w:rsidR="00A93152" w:rsidRPr="00005E6E">
          <w:t>ned</w:t>
        </w:r>
      </w:ins>
      <w:r w:rsidR="00DB19F8" w:rsidRPr="00005E6E">
        <w:t xml:space="preserve"> the mass </w:t>
      </w:r>
      <w:r w:rsidR="00DB19F8" w:rsidRPr="00005E6E">
        <w:lastRenderedPageBreak/>
        <w:t>gatherings and all unnecessary social contact</w:t>
      </w:r>
      <w:del w:id="543"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44"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45"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46" w:author="Won Do Lee" w:date="2023-01-17T22:27:00Z">
        <w:r w:rsidR="00A93152" w:rsidRPr="00005E6E">
          <w:t xml:space="preserve">mobility levels gradually </w:t>
        </w:r>
      </w:ins>
      <w:ins w:id="547" w:author="Won Do Lee" w:date="2023-01-17T22:30:00Z">
        <w:r w:rsidR="00A93152" w:rsidRPr="00005E6E">
          <w:t>return</w:t>
        </w:r>
      </w:ins>
      <w:ins w:id="548" w:author="Won Do Lee" w:date="2023-01-17T22:29:00Z">
        <w:r w:rsidR="00A93152" w:rsidRPr="00005E6E">
          <w:t xml:space="preserve"> to normal</w:t>
        </w:r>
      </w:ins>
      <w:ins w:id="549" w:author="Won Do Lee" w:date="2023-01-17T22:30:00Z">
        <w:r w:rsidR="00A93152" w:rsidRPr="00005E6E">
          <w:t>,</w:t>
        </w:r>
      </w:ins>
      <w:ins w:id="550"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51" w:author="Won Do Lee" w:date="2023-01-17T22:31:00Z">
        <w:r w:rsidR="00FC2C57" w:rsidRPr="00005E6E" w:rsidDel="00A93152">
          <w:delText xml:space="preserve">has </w:delText>
        </w:r>
      </w:del>
      <w:ins w:id="552" w:author="Won Do Lee" w:date="2023-01-17T22:31:00Z">
        <w:r w:rsidR="00A93152" w:rsidRPr="00005E6E">
          <w:t>ha</w:t>
        </w:r>
      </w:ins>
      <w:ins w:id="553" w:author="Won Do Lee" w:date="2023-01-17T22:32:00Z">
        <w:r w:rsidR="00A93152" w:rsidRPr="00005E6E">
          <w:t>s</w:t>
        </w:r>
      </w:ins>
      <w:ins w:id="554" w:author="Won Do Lee" w:date="2023-01-17T22:31:00Z">
        <w:r w:rsidR="00A93152" w:rsidRPr="00005E6E">
          <w:t xml:space="preserve"> changed people’s mobility</w:t>
        </w:r>
      </w:ins>
      <w:del w:id="555" w:author="Won Do Lee" w:date="2023-01-17T22:30:00Z">
        <w:r w:rsidR="00FC2C57" w:rsidRPr="00005E6E" w:rsidDel="00A93152">
          <w:delText xml:space="preserve">certainly </w:delText>
        </w:r>
      </w:del>
      <w:del w:id="556"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57" w:author="Won Do Lee" w:date="2023-01-17T22:30:00Z">
        <w:r w:rsidR="002F31D1" w:rsidRPr="00005E6E" w:rsidDel="00A93152">
          <w:delText xml:space="preserve">in the </w:delText>
        </w:r>
      </w:del>
      <w:del w:id="558"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59"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60" w:author="Won Do Lee" w:date="2023-01-17T22:32:00Z">
        <w:r w:rsidR="00A93152" w:rsidRPr="00005E6E">
          <w:t xml:space="preserve">assess the </w:t>
        </w:r>
      </w:ins>
      <w:ins w:id="561" w:author="Won Do Lee" w:date="2023-01-19T23:16:00Z">
        <w:r w:rsidR="00C025AD" w:rsidRPr="00005E6E">
          <w:t xml:space="preserve">effectiveness </w:t>
        </w:r>
      </w:ins>
      <w:ins w:id="562" w:author="Won Do Lee" w:date="2023-01-17T22:32:00Z">
        <w:r w:rsidR="00A93152" w:rsidRPr="00005E6E">
          <w:t xml:space="preserve">of implemented policies </w:t>
        </w:r>
      </w:ins>
      <w:ins w:id="563" w:author="Won Do Lee" w:date="2023-01-17T22:33:00Z">
        <w:r w:rsidR="00A93152" w:rsidRPr="00005E6E">
          <w:t xml:space="preserve">in </w:t>
        </w:r>
      </w:ins>
      <w:ins w:id="564"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65" w:author="Won Do Lee" w:date="2023-01-13T00:06:00Z">
        <w:r w:rsidR="00110D6E" w:rsidRPr="00005E6E" w:rsidDel="006A48DE">
          <w:delText xml:space="preserve">the </w:delText>
        </w:r>
      </w:del>
      <w:ins w:id="566" w:author="Won Do Lee" w:date="2023-01-13T00:05:00Z">
        <w:r w:rsidR="006A48DE" w:rsidRPr="00005E6E">
          <w:t xml:space="preserve">trajectories of </w:t>
        </w:r>
      </w:ins>
      <w:del w:id="567" w:author="Won Do Lee" w:date="2023-01-13T00:06:00Z">
        <w:r w:rsidR="006E47F9" w:rsidRPr="00005E6E" w:rsidDel="006A48DE">
          <w:delText>evolution of mobility levels</w:delText>
        </w:r>
      </w:del>
      <w:ins w:id="568" w:author="Won Do Lee" w:date="2023-01-13T00:06:00Z">
        <w:r w:rsidR="006A48DE" w:rsidRPr="00005E6E">
          <w:t xml:space="preserve">mobility </w:t>
        </w:r>
      </w:ins>
      <w:ins w:id="569" w:author="Won Do Lee" w:date="2023-01-17T22:33:00Z">
        <w:r w:rsidR="00A93152" w:rsidRPr="00005E6E">
          <w:t xml:space="preserve">that </w:t>
        </w:r>
      </w:ins>
      <w:del w:id="570"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71" w:name="OLE_LINK3"/>
      <w:r w:rsidR="00E10B0B" w:rsidRPr="00005E6E">
        <w:t>strongly depend on</w:t>
      </w:r>
      <w:r w:rsidR="004E6D07" w:rsidRPr="00005E6E">
        <w:t xml:space="preserve"> </w:t>
      </w:r>
      <w:bookmarkEnd w:id="571"/>
      <w:del w:id="572" w:author="Won Do Lee" w:date="2023-01-17T22:33:00Z">
        <w:r w:rsidR="00A73534" w:rsidRPr="00005E6E" w:rsidDel="00A93152">
          <w:delText xml:space="preserve">the </w:delText>
        </w:r>
      </w:del>
      <w:r w:rsidR="000A52A3" w:rsidRPr="00005E6E">
        <w:t xml:space="preserve">socioeconomic </w:t>
      </w:r>
      <w:del w:id="573" w:author="Won Do Lee" w:date="2023-01-19T23:20:00Z">
        <w:r w:rsidR="000A52A3" w:rsidRPr="00005E6E" w:rsidDel="001E7E1F">
          <w:delText>and demographic factors</w:delText>
        </w:r>
      </w:del>
      <w:ins w:id="574" w:author="Won Do Lee" w:date="2023-01-19T23:20:00Z">
        <w:r w:rsidR="001E7E1F" w:rsidRPr="00005E6E">
          <w:t>ch</w:t>
        </w:r>
      </w:ins>
      <w:ins w:id="575" w:author="Won Do Lee" w:date="2023-01-19T23:22:00Z">
        <w:r w:rsidR="001E7E1F" w:rsidRPr="00005E6E">
          <w:t>a</w:t>
        </w:r>
      </w:ins>
      <w:ins w:id="576"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4912A213" w:rsidR="00027C49" w:rsidRPr="00005E6E" w:rsidRDefault="00FE3D1A" w:rsidP="000F3486">
      <w:pPr>
        <w:pStyle w:val="Caption"/>
      </w:pPr>
      <w:bookmarkStart w:id="577" w:name="_Ref80970016"/>
      <w:r w:rsidRPr="00005E6E">
        <w:t xml:space="preserve">Figure </w:t>
      </w:r>
      <w:fldSimple w:instr=" SEQ Figure \* ARABIC ">
        <w:r w:rsidR="00DB30E5" w:rsidRPr="00005E6E">
          <w:t>1</w:t>
        </w:r>
      </w:fldSimple>
      <w:bookmarkEnd w:id="577"/>
      <w:r w:rsidR="007D764E" w:rsidRPr="00005E6E">
        <w:t xml:space="preserve">. </w:t>
      </w:r>
      <w:ins w:id="578" w:author="Won Do Lee" w:date="2023-01-13T00:10:00Z">
        <w:r w:rsidR="006A48DE" w:rsidRPr="00005E6E">
          <w:t xml:space="preserve">Changes in </w:t>
        </w:r>
      </w:ins>
      <w:ins w:id="579" w:author="Won Do Lee" w:date="2023-01-17T21:41:00Z">
        <w:r w:rsidR="003A4303" w:rsidRPr="00005E6E">
          <w:t>(</w:t>
        </w:r>
      </w:ins>
      <w:ins w:id="580" w:author="Won Do Lee" w:date="2023-01-13T00:10:00Z">
        <w:r w:rsidR="006A48DE" w:rsidRPr="00005E6E">
          <w:t>the average levels of</w:t>
        </w:r>
      </w:ins>
      <w:ins w:id="581" w:author="Won Do Lee" w:date="2023-01-17T21:41:00Z">
        <w:r w:rsidR="003A4303" w:rsidRPr="00005E6E">
          <w:t>)</w:t>
        </w:r>
      </w:ins>
      <w:ins w:id="582" w:author="Won Do Lee" w:date="2023-01-13T00:10:00Z">
        <w:r w:rsidR="006A48DE" w:rsidRPr="00005E6E">
          <w:t xml:space="preserve"> </w:t>
        </w:r>
      </w:ins>
      <w:del w:id="583"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84" w:author="Won Do Lee" w:date="2023-01-13T00:07:00Z">
        <w:r w:rsidR="007D764E" w:rsidRPr="00005E6E" w:rsidDel="006A48DE">
          <w:delText xml:space="preserve">levels </w:delText>
        </w:r>
      </w:del>
      <w:del w:id="585" w:author="Won Do Lee" w:date="2023-01-13T00:08:00Z">
        <w:r w:rsidR="008B54EA" w:rsidRPr="00005E6E" w:rsidDel="006A48DE">
          <w:delText xml:space="preserve">over time </w:delText>
        </w:r>
        <w:r w:rsidR="007D764E" w:rsidRPr="00005E6E" w:rsidDel="006A48DE">
          <w:delText>in England.</w:delText>
        </w:r>
      </w:del>
      <w:ins w:id="586" w:author="Won Do Lee" w:date="2023-01-13T00:10:00Z">
        <w:r w:rsidR="006A48DE" w:rsidRPr="00005E6E">
          <w:t>m</w:t>
        </w:r>
      </w:ins>
      <w:ins w:id="587" w:author="Won Do Lee" w:date="2023-01-13T00:08:00Z">
        <w:r w:rsidR="006A48DE" w:rsidRPr="00005E6E">
          <w:t>obility</w:t>
        </w:r>
      </w:ins>
      <w:ins w:id="588" w:author="Won Do Lee" w:date="2023-01-13T00:10:00Z">
        <w:r w:rsidR="006A48DE" w:rsidRPr="00005E6E">
          <w:t xml:space="preserve"> across England</w:t>
        </w:r>
      </w:ins>
      <w:ins w:id="589" w:author="Won Do Lee" w:date="2023-01-13T00:08:00Z">
        <w:r w:rsidR="006A48DE" w:rsidRPr="00005E6E">
          <w:t xml:space="preserve"> in </w:t>
        </w:r>
      </w:ins>
      <w:ins w:id="590"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91" w:author="Won Do Lee" w:date="2023-01-13T00:11:00Z">
        <w:r w:rsidR="006A48DE" w:rsidRPr="00005E6E">
          <w:rPr>
            <w:sz w:val="20"/>
            <w:szCs w:val="20"/>
          </w:rPr>
          <w:t xml:space="preserve">the </w:t>
        </w:r>
      </w:ins>
      <w:del w:id="592" w:author="Won Do Lee" w:date="2023-01-13T00:11:00Z">
        <w:r w:rsidR="00D119EB" w:rsidRPr="00005E6E" w:rsidDel="006A48DE">
          <w:rPr>
            <w:sz w:val="20"/>
            <w:szCs w:val="20"/>
          </w:rPr>
          <w:delText xml:space="preserve">temporal </w:delText>
        </w:r>
      </w:del>
      <w:r w:rsidR="00D119EB" w:rsidRPr="00005E6E">
        <w:rPr>
          <w:sz w:val="20"/>
          <w:szCs w:val="20"/>
        </w:rPr>
        <w:t>trend</w:t>
      </w:r>
      <w:ins w:id="593" w:author="Won Do Lee" w:date="2023-01-13T00:11:00Z">
        <w:r w:rsidR="006A48DE" w:rsidRPr="00005E6E">
          <w:rPr>
            <w:sz w:val="20"/>
            <w:szCs w:val="20"/>
          </w:rPr>
          <w:t xml:space="preserve"> </w:t>
        </w:r>
      </w:ins>
      <w:ins w:id="594" w:author="Won Do Lee" w:date="2023-01-17T22:33:00Z">
        <w:r w:rsidR="00A93152" w:rsidRPr="00005E6E">
          <w:rPr>
            <w:sz w:val="20"/>
            <w:szCs w:val="20"/>
          </w:rPr>
          <w:t>in mobility</w:t>
        </w:r>
      </w:ins>
      <w:ins w:id="595" w:author="Won Do Lee" w:date="2023-01-13T00:11:00Z">
        <w:r w:rsidR="006A48DE" w:rsidRPr="00005E6E">
          <w:rPr>
            <w:sz w:val="20"/>
            <w:szCs w:val="20"/>
          </w:rPr>
          <w:t xml:space="preserve"> over time</w:t>
        </w:r>
      </w:ins>
      <w:r w:rsidR="00D119EB" w:rsidRPr="00005E6E">
        <w:rPr>
          <w:sz w:val="20"/>
          <w:szCs w:val="20"/>
        </w:rPr>
        <w:t xml:space="preserve"> </w:t>
      </w:r>
      <w:ins w:id="596"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97"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98"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99" w:author="Won Do Lee" w:date="2023-01-13T00:06:00Z">
        <w:r w:rsidR="006A48DE" w:rsidRPr="00005E6E">
          <w:t xml:space="preserve">Trajectories of mobility </w:t>
        </w:r>
      </w:ins>
      <w:del w:id="600" w:author="Won Do Lee" w:date="2023-01-13T00:19:00Z">
        <w:r w:rsidR="00AC3844" w:rsidRPr="00005E6E" w:rsidDel="00FC3526">
          <w:delText xml:space="preserve"> </w:delText>
        </w:r>
      </w:del>
      <w:del w:id="601" w:author="Won Do Lee" w:date="2023-01-17T21:42:00Z">
        <w:r w:rsidR="00D03F18" w:rsidRPr="00005E6E" w:rsidDel="003A4303">
          <w:delText>during lockdown</w:delText>
        </w:r>
      </w:del>
      <w:ins w:id="602" w:author="Won Do Lee" w:date="2023-01-17T21:42:00Z">
        <w:r w:rsidR="003A4303" w:rsidRPr="00005E6E">
          <w:t>in lockdown phases</w:t>
        </w:r>
      </w:ins>
    </w:p>
    <w:p w14:paraId="22ED0674" w14:textId="000D2740" w:rsidR="004C6564" w:rsidRPr="00005E6E" w:rsidRDefault="00B66688" w:rsidP="000F3486">
      <w:del w:id="603" w:author="Won Do Lee" w:date="2023-01-17T21:45:00Z">
        <w:r w:rsidRPr="00005E6E" w:rsidDel="003A4303">
          <w:rPr>
            <w:rFonts w:eastAsia="맑은 고딕"/>
          </w:rPr>
          <w:delText xml:space="preserve">Time-series clustering analysis </w:delText>
        </w:r>
      </w:del>
      <w:ins w:id="604"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605" w:author="Won Do Lee" w:date="2023-01-17T21:45:00Z">
        <w:r w:rsidR="00616230" w:rsidRPr="00005E6E" w:rsidDel="003A4303">
          <w:rPr>
            <w:rFonts w:eastAsia="맑은 고딕"/>
          </w:rPr>
          <w:delText xml:space="preserve">was </w:delText>
        </w:r>
      </w:del>
      <w:del w:id="606" w:author="Won Do Lee" w:date="2023-01-13T00:19:00Z">
        <w:r w:rsidR="00033EB4" w:rsidRPr="00005E6E" w:rsidDel="00FC3526">
          <w:rPr>
            <w:rFonts w:eastAsia="맑은 고딕"/>
          </w:rPr>
          <w:delText xml:space="preserve">suggested </w:delText>
        </w:r>
      </w:del>
      <w:del w:id="607"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608" w:author="Won Do Lee" w:date="2023-01-17T21:45:00Z">
        <w:r w:rsidR="003A4303" w:rsidRPr="00005E6E">
          <w:rPr>
            <w:rFonts w:eastAsia="맑은 고딕"/>
          </w:rPr>
          <w:t>has been identified by employing time-series clustering analysis</w:t>
        </w:r>
      </w:ins>
      <w:ins w:id="609" w:author="Won Do Lee" w:date="2023-01-17T21:46:00Z">
        <w:r w:rsidR="003A4303" w:rsidRPr="00005E6E">
          <w:rPr>
            <w:rFonts w:eastAsia="맑은 고딕"/>
          </w:rPr>
          <w:t>.</w:t>
        </w:r>
      </w:ins>
      <w:ins w:id="610"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611" w:author="Won Do Lee" w:date="2023-01-17T22:34:00Z">
        <w:r w:rsidR="00A93152" w:rsidRPr="00005E6E">
          <w:rPr>
            <w:rFonts w:eastAsia="맑은 고딕"/>
          </w:rPr>
          <w:t>us</w:t>
        </w:r>
      </w:ins>
      <w:ins w:id="612" w:author="Won Do Lee" w:date="2023-01-17T21:48:00Z">
        <w:r w:rsidR="003A4303" w:rsidRPr="00005E6E">
          <w:rPr>
            <w:rFonts w:eastAsia="맑은 고딕"/>
          </w:rPr>
          <w:t>ing e</w:t>
        </w:r>
      </w:ins>
      <w:del w:id="613"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614" w:author="Won Do Lee" w:date="2023-01-17T21:46:00Z">
        <w:r w:rsidR="00EF0E3B" w:rsidRPr="00005E6E" w:rsidDel="003A4303">
          <w:rPr>
            <w:rFonts w:eastAsia="맑은 고딕"/>
          </w:rPr>
          <w:delText>.</w:delText>
        </w:r>
      </w:del>
      <w:ins w:id="615" w:author="Won Do Lee" w:date="2023-01-17T21:46:00Z">
        <w:r w:rsidR="003A4303" w:rsidRPr="00005E6E">
          <w:rPr>
            <w:rFonts w:eastAsia="맑은 고딕"/>
          </w:rPr>
          <w:t>ight agglomerative hierarchical clustering algorithms</w:t>
        </w:r>
      </w:ins>
      <w:ins w:id="616" w:author="Won Do Lee" w:date="2023-01-17T21:47:00Z">
        <w:r w:rsidR="003A4303" w:rsidRPr="00005E6E">
          <w:rPr>
            <w:rStyle w:val="FootnoteReference"/>
          </w:rPr>
          <w:footnoteReference w:id="8"/>
        </w:r>
      </w:ins>
      <w:del w:id="617" w:author="Won Do Lee" w:date="2023-01-17T21:48:00Z">
        <w:r w:rsidR="00EF0E3B" w:rsidRPr="00005E6E" w:rsidDel="003A4303">
          <w:rPr>
            <w:rFonts w:eastAsia="맑은 고딕"/>
          </w:rPr>
          <w:delText xml:space="preserve"> </w:delText>
        </w:r>
      </w:del>
      <w:del w:id="618"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19" w:author="Won Do Lee" w:date="2023-01-17T21:46:00Z">
        <w:r w:rsidR="00FA79FA" w:rsidRPr="00005E6E" w:rsidDel="003A4303">
          <w:rPr>
            <w:rFonts w:eastAsia="맑은 고딕"/>
          </w:rPr>
          <w:delText xml:space="preserve">tested </w:delText>
        </w:r>
      </w:del>
      <w:del w:id="620"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21"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22"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24" w:author="Won Do Lee" w:date="2023-01-17T22:34:00Z">
        <w:r w:rsidR="007066B2" w:rsidRPr="00005E6E" w:rsidDel="00A93152">
          <w:rPr>
            <w:rFonts w:eastAsia="맑은 고딕"/>
          </w:rPr>
          <w:delText xml:space="preserve">have </w:delText>
        </w:r>
      </w:del>
      <w:ins w:id="625" w:author="Won Do Lee" w:date="2023-01-17T22:34:00Z">
        <w:r w:rsidR="00A93152" w:rsidRPr="00005E6E">
          <w:rPr>
            <w:rFonts w:eastAsia="맑은 고딕"/>
          </w:rPr>
          <w:t xml:space="preserve">has </w:t>
        </w:r>
      </w:ins>
      <w:r w:rsidR="00FA79FA" w:rsidRPr="00005E6E">
        <w:rPr>
          <w:rFonts w:eastAsia="맑은 고딕"/>
        </w:rPr>
        <w:lastRenderedPageBreak/>
        <w:t xml:space="preserve">been </w:t>
      </w:r>
      <w:ins w:id="626" w:author="Won Do Lee" w:date="2023-01-17T21:48:00Z">
        <w:r w:rsidR="003A4303" w:rsidRPr="00005E6E">
          <w:rPr>
            <w:rFonts w:eastAsia="맑은 고딕"/>
          </w:rPr>
          <w:t xml:space="preserve">selected </w:t>
        </w:r>
      </w:ins>
      <w:del w:id="627"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28" w:author="Won Do Lee" w:date="2023-01-17T21:48:00Z">
        <w:r w:rsidR="003A4303" w:rsidRPr="00005E6E">
          <w:rPr>
            <w:rFonts w:eastAsia="맑은 고딕"/>
          </w:rPr>
          <w:t xml:space="preserve">levels of performance, i.e., </w:t>
        </w:r>
      </w:ins>
      <w:del w:id="629"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11794E" w:rsidRPr="00005E6E">
        <w:rPr>
          <w:rFonts w:eastAsia="맑은 고딕"/>
        </w:rPr>
        <w:fldChar w:fldCharType="separate"/>
      </w:r>
      <w:r w:rsidR="00C915CC" w:rsidRPr="00005E6E">
        <w:t>Figure 2</w:t>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30"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31"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32"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4DF6557B" w:rsidR="008B7BF7" w:rsidRPr="00005E6E" w:rsidRDefault="008B7BF7" w:rsidP="000F3486">
      <w:pPr>
        <w:pStyle w:val="Caption"/>
      </w:pPr>
      <w:bookmarkStart w:id="633" w:name="_Ref80806617"/>
      <w:bookmarkStart w:id="634" w:name="_Ref80806614"/>
      <w:r w:rsidRPr="00005E6E">
        <w:t xml:space="preserve">Figure </w:t>
      </w:r>
      <w:fldSimple w:instr=" SEQ Figure \* ARABIC ">
        <w:r w:rsidR="00DB30E5" w:rsidRPr="00005E6E">
          <w:t>2</w:t>
        </w:r>
      </w:fldSimple>
      <w:bookmarkEnd w:id="633"/>
      <w:r w:rsidRPr="00005E6E">
        <w:t xml:space="preserve">. </w:t>
      </w:r>
      <w:r w:rsidR="00766098" w:rsidRPr="00005E6E">
        <w:t>Variation</w:t>
      </w:r>
      <w:ins w:id="635"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34"/>
      <w:r w:rsidRPr="00005E6E">
        <w:t xml:space="preserve"> </w:t>
      </w:r>
    </w:p>
    <w:p w14:paraId="1355C5CC" w14:textId="77777777" w:rsidR="008B7BF7" w:rsidRPr="00005E6E" w:rsidRDefault="008B7BF7" w:rsidP="000F3486"/>
    <w:p w14:paraId="1809C842" w14:textId="2C4E9740"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DB6DFF" w:rsidRPr="00005E6E">
        <w:t>Figure 3</w:t>
      </w:r>
      <w:r w:rsidR="00DB6DFF" w:rsidRPr="00005E6E">
        <w:fldChar w:fldCharType="end"/>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36"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37" w:author="Won Do Lee" w:date="2023-01-19T23:17:00Z">
        <w:r w:rsidR="00C025AD" w:rsidRPr="00005E6E">
          <w:t xml:space="preserve"> trajectories</w:t>
        </w:r>
      </w:ins>
      <w:r w:rsidR="005C10ED" w:rsidRPr="00005E6E">
        <w:t xml:space="preserve"> </w:t>
      </w:r>
      <w:ins w:id="638" w:author="Won Do Lee" w:date="2023-01-19T23:17:00Z">
        <w:r w:rsidR="00C025AD" w:rsidRPr="00005E6E">
          <w:t xml:space="preserve">of mobility </w:t>
        </w:r>
      </w:ins>
      <w:del w:id="639" w:author="Won Do Lee" w:date="2023-01-19T23:16:00Z">
        <w:r w:rsidR="005C10ED" w:rsidRPr="00005E6E" w:rsidDel="00C025AD">
          <w:delText>reduction</w:delText>
        </w:r>
        <w:r w:rsidR="007C556F" w:rsidRPr="00005E6E" w:rsidDel="00C025AD">
          <w:delText xml:space="preserve"> </w:delText>
        </w:r>
      </w:del>
      <w:del w:id="640" w:author="Won Do Lee" w:date="2023-01-19T23:17:00Z">
        <w:r w:rsidR="00DF3537" w:rsidRPr="00005E6E" w:rsidDel="00C025AD">
          <w:delText>under</w:delText>
        </w:r>
        <w:r w:rsidR="000C1A3D" w:rsidRPr="00005E6E" w:rsidDel="00C025AD">
          <w:delText xml:space="preserve"> the lockdow</w:delText>
        </w:r>
      </w:del>
      <w:ins w:id="641" w:author="Won Do Lee" w:date="2023-01-19T23:17:00Z">
        <w:r w:rsidR="00C025AD" w:rsidRPr="00005E6E">
          <w:t>in lockdown phase</w:t>
        </w:r>
      </w:ins>
      <w:del w:id="642" w:author="Won Do Lee" w:date="2023-01-19T23:17:00Z">
        <w:r w:rsidR="000C1A3D" w:rsidRPr="00005E6E" w:rsidDel="00C025AD">
          <w:delText>n</w:delText>
        </w:r>
      </w:del>
      <w:r w:rsidR="000C1A3D" w:rsidRPr="00005E6E">
        <w:t>.</w:t>
      </w:r>
      <w:del w:id="643" w:author="Won Do Lee" w:date="2023-01-19T23:17:00Z">
        <w:r w:rsidR="000C1A3D" w:rsidRPr="00005E6E" w:rsidDel="00C025AD">
          <w:delText xml:space="preserve"> </w:delText>
        </w:r>
      </w:del>
      <w:del w:id="644"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45" w:author="Won Do Lee" w:date="2023-01-19T23:17:00Z">
        <w:r w:rsidR="00C025AD" w:rsidRPr="00005E6E">
          <w:t xml:space="preserve"> It was </w:t>
        </w:r>
      </w:ins>
      <w:del w:id="646" w:author="Won Do Lee" w:date="2023-01-13T00:21:00Z">
        <w:r w:rsidR="005C10ED" w:rsidRPr="00005E6E" w:rsidDel="00FC3526">
          <w:delText xml:space="preserve"> </w:delText>
        </w:r>
      </w:del>
      <w:del w:id="647" w:author="Won Do Lee" w:date="2023-01-19T23:17:00Z">
        <w:r w:rsidR="005C10ED" w:rsidRPr="00005E6E" w:rsidDel="00C025AD">
          <w:delText>during lockdown</w:delText>
        </w:r>
        <w:r w:rsidR="00AF0FD1" w:rsidRPr="00005E6E" w:rsidDel="00C025AD">
          <w:delText xml:space="preserve"> </w:delText>
        </w:r>
      </w:del>
      <w:bookmarkStart w:id="648" w:name="OLE_LINK2"/>
      <w:del w:id="649"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48"/>
      <w:r w:rsidR="00FD4FA6" w:rsidRPr="00005E6E">
        <w:t>in the timestamps</w:t>
      </w:r>
      <w:r w:rsidR="000C62EC" w:rsidRPr="00005E6E">
        <w:t xml:space="preserve"> </w:t>
      </w:r>
      <w:r w:rsidR="005B2678" w:rsidRPr="00005E6E">
        <w:t>of generated</w:t>
      </w:r>
      <w:r w:rsidR="000C62EC" w:rsidRPr="00005E6E">
        <w:t xml:space="preserve"> clusters</w:t>
      </w:r>
      <w:r w:rsidR="00D62420" w:rsidRPr="00005E6E">
        <w:t xml:space="preserve"> </w:t>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B23365" w:rsidRPr="00005E6E">
        <w:t>Figure 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224FEF" w:rsidRPr="00005E6E">
        <w:t>Table 1</w:t>
      </w:r>
      <w:r w:rsidR="00224FEF" w:rsidRPr="00005E6E">
        <w:fldChar w:fldCharType="end"/>
      </w:r>
      <w:r w:rsidR="00224FEF" w:rsidRPr="00005E6E">
        <w:t xml:space="preserve"> </w:t>
      </w:r>
      <w:r w:rsidR="005A33B7" w:rsidRPr="00005E6E">
        <w:t>presents</w:t>
      </w:r>
      <w:r w:rsidR="00035407" w:rsidRPr="00005E6E">
        <w:t xml:space="preserve"> the </w:t>
      </w:r>
      <w:r w:rsidR="00224FEF" w:rsidRPr="00005E6E">
        <w:t>characteristics of change in mobility</w:t>
      </w:r>
      <w:r w:rsidR="00E55B94" w:rsidRPr="00005E6E">
        <w:t xml:space="preserve"> </w:t>
      </w:r>
      <w:del w:id="650" w:author="Won Do Lee" w:date="2023-01-19T23:17:00Z">
        <w:r w:rsidR="00E55B94" w:rsidRPr="00005E6E" w:rsidDel="001E7E1F">
          <w:delText xml:space="preserve">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170E7C8C" w:rsidR="00ED430D" w:rsidRPr="00005E6E" w:rsidRDefault="00CB03B1" w:rsidP="000F3486">
      <w:pPr>
        <w:spacing w:after="240"/>
        <w:rPr>
          <w:iCs/>
          <w:color w:val="000000"/>
        </w:rPr>
      </w:pPr>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min</m:t>
            </m:r>
          </m:sub>
        </m:sSub>
      </m:oMath>
      <w:r w:rsidR="00F35FA3" w:rsidRPr="00005E6E">
        <w:rPr>
          <w:iCs/>
          <w:color w:val="000000"/>
        </w:rPr>
        <w:t xml:space="preserve"> 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51"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52"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53"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R</m:t>
            </m:r>
          </m:e>
          <m:sub>
            <m:r>
              <w:rPr>
                <w:rFonts w:ascii="Cambria Math" w:eastAsia="Times New Roman" w:hAnsi="Cambria Math"/>
                <w:color w:val="000000"/>
              </w:rPr>
              <m:t>max</m:t>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54" w:author="Won Do Lee" w:date="2023-01-17T22:35:00Z">
        <w:r w:rsidR="00B97F5A" w:rsidRPr="00005E6E">
          <w:rPr>
            <w:iCs/>
            <w:color w:val="000000"/>
          </w:rPr>
          <w:t xml:space="preserve">the </w:t>
        </w:r>
      </w:ins>
      <w:r w:rsidR="00F66843" w:rsidRPr="00005E6E">
        <w:rPr>
          <w:iCs/>
          <w:color w:val="000000"/>
        </w:rPr>
        <w:t>lockdown</w:t>
      </w:r>
      <w:r w:rsidR="00962A18"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t=0</m:t>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cluster 1 </w:t>
      </w:r>
      <w:r w:rsidR="00BF1233" w:rsidRPr="00005E6E">
        <w:rPr>
          <w:iCs/>
          <w:color w:val="000000"/>
        </w:rPr>
        <w:t xml:space="preserve">relative </w:t>
      </w:r>
      <w:r w:rsidR="008D7BBA" w:rsidRPr="00005E6E">
        <w:rPr>
          <w:iCs/>
          <w:color w:val="000000"/>
        </w:rPr>
        <w:t>to cluster 3.</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end"/>
      </w:r>
      <w:r w:rsidR="00224FEF" w:rsidRPr="00005E6E">
        <w:t xml:space="preserve">Second, </w:t>
      </w:r>
      <w:r w:rsidR="00084437" w:rsidRPr="00005E6E">
        <w:t xml:space="preserve">cluster 1 </w:t>
      </w:r>
      <w:r w:rsidR="00182C9E" w:rsidRPr="00005E6E">
        <w:t>ha</w:t>
      </w:r>
      <w:r w:rsidR="003E28A1" w:rsidRPr="00005E6E">
        <w:t>s</w:t>
      </w:r>
      <w:r w:rsidR="00182C9E" w:rsidRPr="00005E6E">
        <w:t xml:space="preserve"> </w:t>
      </w:r>
      <w:r w:rsidR="00182C9E" w:rsidRPr="00005E6E">
        <w:lastRenderedPageBreak/>
        <w:t>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55" w:author="Won Do Lee" w:date="2023-01-17T22:35:00Z">
        <w:r w:rsidR="0091676F" w:rsidRPr="00005E6E" w:rsidDel="00B97F5A">
          <w:delText xml:space="preserve">as </w:delText>
        </w:r>
      </w:del>
      <w:ins w:id="656"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cluster 3. </w:t>
      </w:r>
    </w:p>
    <w:p w14:paraId="55DBEF88" w14:textId="73532F2C"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57" w:author="Won Do Lee" w:date="2023-01-13T00:21:00Z">
        <w:r w:rsidR="00FC3526" w:rsidRPr="00005E6E">
          <w:t>group he</w:t>
        </w:r>
      </w:ins>
      <w:ins w:id="658" w:author="Won Do Lee" w:date="2023-01-13T00:22:00Z">
        <w:r w:rsidR="00FC3526" w:rsidRPr="00005E6E">
          <w:t xml:space="preserve">terogeneity in </w:t>
        </w:r>
      </w:ins>
      <w:del w:id="659"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60" w:author="Won Do Lee" w:date="2023-01-13T00:22:00Z">
        <w:r w:rsidR="00FD2B92" w:rsidRPr="00005E6E" w:rsidDel="00FC3526">
          <w:delText>reduction</w:delText>
        </w:r>
        <w:r w:rsidR="008E04E2" w:rsidRPr="00005E6E" w:rsidDel="00FC3526">
          <w:delText xml:space="preserve"> </w:delText>
        </w:r>
      </w:del>
      <w:ins w:id="661"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C656C" w:rsidRPr="00005E6E">
        <w:t>Figure 5</w:t>
      </w:r>
      <w:r w:rsidR="005C656C" w:rsidRPr="00005E6E">
        <w:fldChar w:fldCharType="end"/>
      </w:r>
      <w:r w:rsidR="005C656C" w:rsidRPr="00005E6E">
        <w:t xml:space="preserve"> </w:t>
      </w:r>
      <w:del w:id="662"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63"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5304B0" w:rsidRPr="00005E6E">
        <w:t xml:space="preserve">Cluster 3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t>m</w:t>
      </w:r>
      <w:r w:rsidR="000557DC" w:rsidRPr="00005E6E">
        <w:t>ain</w:t>
      </w:r>
      <w:r w:rsidR="005E498A" w:rsidRPr="00005E6E">
        <w:t xml:space="preserve">ly </w:t>
      </w:r>
      <w:r w:rsidR="00D51C51" w:rsidRPr="00005E6E">
        <w:t xml:space="preserve">distributed over </w:t>
      </w:r>
      <w:r w:rsidR="008757A3" w:rsidRPr="00005E6E">
        <w:t>Inner London</w:t>
      </w:r>
      <w:r w:rsidR="002B639E" w:rsidRPr="00005E6E">
        <w:t xml:space="preserve">. </w:t>
      </w:r>
      <w:r w:rsidR="00836D97" w:rsidRPr="00005E6E">
        <w:t>In</w:t>
      </w:r>
      <w:r w:rsidR="00015739" w:rsidRPr="00005E6E">
        <w:t xml:space="preserve"> contrast</w:t>
      </w:r>
      <w:r w:rsidR="00836D97" w:rsidRPr="00005E6E">
        <w:t xml:space="preserve">, </w:t>
      </w:r>
      <w:r w:rsidR="00935C9D" w:rsidRPr="00005E6E">
        <w:t xml:space="preserve">cluster 1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C26FF1" w:rsidRPr="00005E6E">
        <w:t>, c</w:t>
      </w:r>
      <w:r w:rsidR="006E6B27" w:rsidRPr="00005E6E">
        <w:t xml:space="preserve">luster 2 </w:t>
      </w:r>
      <w:r w:rsidR="00B4190C" w:rsidRPr="00005E6E">
        <w:t xml:space="preserve">(105 LTLAs) </w:t>
      </w:r>
      <w:r w:rsidR="00C26FF1" w:rsidRPr="00005E6E">
        <w:t xml:space="preserve">and cluster 4 </w:t>
      </w:r>
      <w:r w:rsidR="00B4190C" w:rsidRPr="00005E6E">
        <w:t xml:space="preserve">(96 LTLAs) </w:t>
      </w:r>
      <w:r w:rsidR="00C26FF1" w:rsidRPr="00005E6E">
        <w:t>represent</w:t>
      </w:r>
      <w:del w:id="664" w:author="Won Do Lee" w:date="2023-01-17T22:35:00Z">
        <w:r w:rsidR="00C26FF1" w:rsidRPr="00005E6E" w:rsidDel="00B97F5A">
          <w:delText>s</w:delText>
        </w:r>
      </w:del>
      <w:r w:rsidR="00C26FF1" w:rsidRPr="00005E6E">
        <w:t xml:space="preserve"> </w:t>
      </w:r>
      <w:r w:rsidR="00A11B34" w:rsidRPr="00005E6E">
        <w:t xml:space="preserve">the </w:t>
      </w:r>
      <w:r w:rsidR="00C26FF1" w:rsidRPr="00005E6E">
        <w:t>majority of the clusters</w:t>
      </w:r>
      <w:r w:rsidR="00B4190C" w:rsidRPr="00005E6E">
        <w:t xml:space="preserve">. Cluster 2 </w:t>
      </w:r>
      <w:r w:rsidR="00A11B34" w:rsidRPr="00005E6E">
        <w:t>resembles</w:t>
      </w:r>
      <w:r w:rsidR="006E6B27" w:rsidRPr="00005E6E">
        <w:t xml:space="preserve"> cluster 1</w:t>
      </w:r>
      <w:r w:rsidR="00D93E73" w:rsidRPr="00005E6E">
        <w:t>, with</w:t>
      </w:r>
      <w:r w:rsidR="006E6B27" w:rsidRPr="00005E6E">
        <w:t xml:space="preserve"> </w:t>
      </w:r>
      <w:del w:id="665"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B4190C" w:rsidRPr="00005E6E">
        <w:t xml:space="preserve">cluster 4 </w:t>
      </w:r>
      <w:r w:rsidR="00A733A9" w:rsidRPr="00005E6E">
        <w:t>is more h</w:t>
      </w:r>
      <w:r w:rsidR="0081114E" w:rsidRPr="00005E6E">
        <w:t xml:space="preserve">omogenous </w:t>
      </w:r>
      <w:r w:rsidR="00A733A9" w:rsidRPr="00005E6E">
        <w:t xml:space="preserve">to cluster 3, </w:t>
      </w:r>
      <w:r w:rsidR="00D93E73" w:rsidRPr="00005E6E">
        <w:t xml:space="preserve">fairly </w:t>
      </w:r>
      <w:r w:rsidR="00A733A9" w:rsidRPr="00005E6E">
        <w:t>affluent</w:t>
      </w:r>
      <w:r w:rsidR="0081114E" w:rsidRPr="00005E6E">
        <w:t xml:space="preserve"> local authorities in Outer London and Southern England</w:t>
      </w:r>
      <w:commentRangeStart w:id="666"/>
      <w:commentRangeEnd w:id="666"/>
      <w:r w:rsidR="0081114E" w:rsidRPr="00005E6E">
        <w:commentReference w:id="666"/>
      </w:r>
      <w:commentRangeStart w:id="667"/>
      <w:commentRangeEnd w:id="667"/>
      <w:r w:rsidR="0081114E" w:rsidRPr="00005E6E">
        <w:commentReference w:id="667"/>
      </w:r>
      <w:r w:rsidR="00A733A9" w:rsidRPr="00005E6E">
        <w:t xml:space="preserve">. Descriptive statistics </w:t>
      </w:r>
      <w:del w:id="668"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69" w:author="Won Do Lee" w:date="2023-01-19T23:21:00Z">
        <w:r w:rsidR="001E7E1F" w:rsidRPr="00005E6E">
          <w:t xml:space="preserve">showed </w:t>
        </w:r>
      </w:ins>
      <w:ins w:id="670" w:author="Won Do Lee" w:date="2023-01-19T23:22:00Z">
        <w:r w:rsidR="001E7E1F" w:rsidRPr="00005E6E">
          <w:t xml:space="preserve">that </w:t>
        </w:r>
      </w:ins>
      <w:del w:id="671"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72" w:author="Won Do Lee" w:date="2023-01-19T23:21:00Z">
        <w:r w:rsidR="001E7E1F" w:rsidRPr="00005E6E">
          <w:t>l</w:t>
        </w:r>
      </w:ins>
      <w:del w:id="673" w:author="Won Do Lee" w:date="2023-01-17T22:36:00Z">
        <w:r w:rsidR="00A733A9" w:rsidRPr="00005E6E" w:rsidDel="00B97F5A">
          <w:delText>or</w:delText>
        </w:r>
      </w:del>
      <w:ins w:id="674" w:author="Won Do Lee" w:date="2023-01-17T22:36:00Z">
        <w:r w:rsidR="00B97F5A" w:rsidRPr="00005E6E">
          <w:t xml:space="preserve">ocal socioeconomic </w:t>
        </w:r>
      </w:ins>
      <w:ins w:id="675" w:author="Won Do Lee" w:date="2023-01-19T23:21:00Z">
        <w:r w:rsidR="001E7E1F" w:rsidRPr="00005E6E">
          <w:t>characteristics</w:t>
        </w:r>
      </w:ins>
      <w:ins w:id="676" w:author="Won Do Lee" w:date="2023-01-19T23:20:00Z">
        <w:r w:rsidR="001E7E1F" w:rsidRPr="00005E6E">
          <w:t xml:space="preserve"> </w:t>
        </w:r>
      </w:ins>
      <w:ins w:id="677" w:author="Won Do Lee" w:date="2023-01-19T23:21:00Z">
        <w:r w:rsidR="001E7E1F" w:rsidRPr="00005E6E">
          <w:t>differed</w:t>
        </w:r>
      </w:ins>
      <w:ins w:id="678" w:author="Won Do Lee" w:date="2023-01-19T23:20:00Z">
        <w:r w:rsidR="001E7E1F" w:rsidRPr="00005E6E">
          <w:t xml:space="preserve"> </w:t>
        </w:r>
      </w:ins>
      <w:del w:id="679"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6336B2" w:rsidRPr="00005E6E">
        <w:t>Table 2</w:t>
      </w:r>
      <w:r w:rsidR="006336B2" w:rsidRPr="00005E6E">
        <w:fldChar w:fldCharType="end"/>
      </w:r>
      <w:r w:rsidR="00A733A9" w:rsidRPr="00005E6E">
        <w:t>).</w:t>
      </w:r>
    </w:p>
    <w:p w14:paraId="38320C75" w14:textId="2DC17CFD"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80"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81"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83E35" w:rsidRPr="00005E6E">
        <w:t>Figure 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83E35" w:rsidRPr="00005E6E">
        <w:t>Figure 4</w:t>
      </w:r>
      <w:r w:rsidR="00583E35" w:rsidRPr="00005E6E">
        <w:fldChar w:fldCharType="end"/>
      </w:r>
      <w:r w:rsidR="00877F4C" w:rsidRPr="00005E6E">
        <w:t xml:space="preserve">. </w:t>
      </w:r>
      <w:r w:rsidR="005A2158" w:rsidRPr="00005E6E">
        <w:t>Also, w</w:t>
      </w:r>
      <w:r w:rsidR="009B3839" w:rsidRPr="00005E6E">
        <w:t xml:space="preserve">e revealed </w:t>
      </w:r>
      <w:ins w:id="682" w:author="Won Do Lee" w:date="2023-01-17T22:36:00Z">
        <w:r w:rsidR="00B97F5A" w:rsidRPr="00005E6E">
          <w:t xml:space="preserve">that </w:t>
        </w:r>
      </w:ins>
      <w:r w:rsidR="009B3839" w:rsidRPr="00005E6E">
        <w:t>the lowest mobility reduction before the lockdown</w:t>
      </w:r>
      <w:del w:id="683"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84"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03C7A6FE" w:rsidR="00AE40C9" w:rsidRPr="00005E6E" w:rsidRDefault="00AE40C9" w:rsidP="000F3486">
      <w:pPr>
        <w:pStyle w:val="Caption"/>
        <w:keepNext/>
      </w:pPr>
      <w:bookmarkStart w:id="685" w:name="_Ref81157865"/>
      <w:bookmarkStart w:id="686" w:name="_Ref81167577"/>
      <w:bookmarkStart w:id="687" w:name="_Hlk71705036"/>
      <w:r w:rsidRPr="00005E6E">
        <w:t xml:space="preserve">Table </w:t>
      </w:r>
      <w:fldSimple w:instr=" SEQ Table \* ARABIC ">
        <w:r w:rsidRPr="00005E6E">
          <w:t>1</w:t>
        </w:r>
      </w:fldSimple>
      <w:bookmarkEnd w:id="685"/>
      <w:r w:rsidRPr="00005E6E">
        <w:t xml:space="preserve">. </w:t>
      </w:r>
      <w:bookmarkStart w:id="688" w:name="_Hlk125059417"/>
      <w:r w:rsidR="00730525" w:rsidRPr="00005E6E">
        <w:t xml:space="preserve">Characteristics </w:t>
      </w:r>
      <w:r w:rsidRPr="00005E6E">
        <w:t xml:space="preserve">of </w:t>
      </w:r>
      <w:r w:rsidR="00730525" w:rsidRPr="00005E6E">
        <w:t>change in mobility</w:t>
      </w:r>
      <w:del w:id="689" w:author="Won Do Lee" w:date="2023-01-19T22:22:00Z">
        <w:r w:rsidR="00730525" w:rsidRPr="00005E6E" w:rsidDel="002C7497">
          <w:delText xml:space="preserve"> levels</w:delText>
        </w:r>
      </w:del>
      <w:r w:rsidRPr="00005E6E">
        <w:t xml:space="preserve"> during lockdown by clusters</w:t>
      </w:r>
      <w:r w:rsidR="00B97F5A" w:rsidRPr="00005E6E">
        <w:t>.</w:t>
      </w:r>
      <w:bookmarkEnd w:id="686"/>
      <w:bookmarkEnd w:id="688"/>
    </w:p>
    <w:tbl>
      <w:tblPr>
        <w:tblStyle w:val="GridTable1Light"/>
        <w:tblW w:w="0" w:type="auto"/>
        <w:tblLook w:val="04A0" w:firstRow="1" w:lastRow="0" w:firstColumn="1" w:lastColumn="0" w:noHBand="0" w:noVBand="1"/>
      </w:tblPr>
      <w:tblGrid>
        <w:gridCol w:w="3750"/>
        <w:gridCol w:w="974"/>
        <w:gridCol w:w="974"/>
        <w:gridCol w:w="1065"/>
        <w:gridCol w:w="974"/>
        <w:gridCol w:w="1252"/>
      </w:tblGrid>
      <w:tr w:rsidR="00CA60E3" w:rsidRPr="00005E6E" w14:paraId="53812418" w14:textId="77777777" w:rsidTr="00CA60E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nil"/>
              <w:bottom w:val="single" w:sz="12" w:space="0" w:color="auto"/>
            </w:tcBorders>
            <w:shd w:val="clear" w:color="auto" w:fill="A5A5A5" w:themeFill="accent3"/>
            <w:noWrap/>
            <w:hideMark/>
          </w:tcPr>
          <w:p w14:paraId="01599BBE" w14:textId="77777777" w:rsidR="00CA60E3" w:rsidRPr="00005E6E" w:rsidRDefault="00CA60E3" w:rsidP="00CA60E3">
            <w:pPr>
              <w:widowControl/>
              <w:wordWrap/>
              <w:autoSpaceDE/>
              <w:autoSpaceDN/>
              <w:rPr>
                <w:rFonts w:eastAsia="Times New Roman"/>
                <w:color w:val="000000"/>
                <w:sz w:val="20"/>
                <w:szCs w:val="20"/>
              </w:rPr>
            </w:pPr>
            <w:r w:rsidRPr="00005E6E">
              <w:rPr>
                <w:rFonts w:eastAsia="Times New Roman" w:cs="Times New Roman"/>
                <w:color w:val="000000"/>
                <w:sz w:val="20"/>
                <w:szCs w:val="20"/>
              </w:rPr>
              <w:t>Characteristics</w:t>
            </w:r>
          </w:p>
        </w:tc>
        <w:tc>
          <w:tcPr>
            <w:tcW w:w="0" w:type="auto"/>
            <w:tcBorders>
              <w:top w:val="single" w:sz="12" w:space="0" w:color="auto"/>
              <w:bottom w:val="single" w:sz="12" w:space="0" w:color="auto"/>
            </w:tcBorders>
            <w:shd w:val="clear" w:color="auto" w:fill="A5A5A5" w:themeFill="accent3"/>
          </w:tcPr>
          <w:p w14:paraId="46EFE744" w14:textId="70D92D0F"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1</w:t>
            </w:r>
          </w:p>
          <w:p w14:paraId="6373CE7C" w14:textId="7C8806B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(45 LTLAs)</w:t>
            </w:r>
          </w:p>
        </w:tc>
        <w:tc>
          <w:tcPr>
            <w:tcW w:w="0" w:type="auto"/>
            <w:tcBorders>
              <w:top w:val="single" w:sz="12" w:space="0" w:color="auto"/>
              <w:bottom w:val="single" w:sz="12" w:space="0" w:color="auto"/>
            </w:tcBorders>
            <w:shd w:val="clear" w:color="auto" w:fill="A5A5A5" w:themeFill="accent3"/>
          </w:tcPr>
          <w:p w14:paraId="0975E98E" w14:textId="2E4432D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2</w:t>
            </w:r>
          </w:p>
          <w:p w14:paraId="6CC55AC3" w14:textId="0B8DAF0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(96 LTLAs)</w:t>
            </w:r>
          </w:p>
        </w:tc>
        <w:tc>
          <w:tcPr>
            <w:tcW w:w="0" w:type="auto"/>
            <w:tcBorders>
              <w:top w:val="single" w:sz="12" w:space="0" w:color="auto"/>
              <w:bottom w:val="single" w:sz="12" w:space="0" w:color="auto"/>
            </w:tcBorders>
            <w:shd w:val="clear" w:color="auto" w:fill="A5A5A5" w:themeFill="accent3"/>
            <w:noWrap/>
            <w:hideMark/>
          </w:tcPr>
          <w:p w14:paraId="256FDDA2" w14:textId="1FB669B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3</w:t>
            </w:r>
          </w:p>
          <w:p w14:paraId="73779760" w14:textId="5011ADF5"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(105 LTLAs)</w:t>
            </w:r>
          </w:p>
        </w:tc>
        <w:tc>
          <w:tcPr>
            <w:tcW w:w="0" w:type="auto"/>
            <w:tcBorders>
              <w:top w:val="single" w:sz="12" w:space="0" w:color="auto"/>
              <w:bottom w:val="single" w:sz="12" w:space="0" w:color="auto"/>
            </w:tcBorders>
            <w:shd w:val="clear" w:color="auto" w:fill="A5A5A5" w:themeFill="accent3"/>
          </w:tcPr>
          <w:p w14:paraId="356DF925" w14:textId="3AF80E2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05E6E">
              <w:rPr>
                <w:sz w:val="18"/>
                <w:szCs w:val="18"/>
              </w:rPr>
              <w:t>G</w:t>
            </w:r>
            <w:r>
              <w:rPr>
                <w:rFonts w:hint="eastAsia"/>
                <w:sz w:val="18"/>
                <w:szCs w:val="18"/>
              </w:rPr>
              <w:t>4</w:t>
            </w:r>
          </w:p>
          <w:p w14:paraId="24B24CE9" w14:textId="56FBDCA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rFonts w:eastAsia="Times New Roman"/>
                <w:sz w:val="18"/>
                <w:szCs w:val="18"/>
              </w:rPr>
              <w:t>(69 LTLAs)</w:t>
            </w:r>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02B2CE4"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National level</w:t>
            </w:r>
          </w:p>
          <w:p w14:paraId="4157771B" w14:textId="107FDD50"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(315 LTLAs)</w:t>
            </w:r>
          </w:p>
        </w:tc>
      </w:tr>
      <w:tr w:rsidR="00CA60E3" w:rsidRPr="00005E6E" w14:paraId="31628A3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tcBorders>
            <w:noWrap/>
            <w:hideMark/>
          </w:tcPr>
          <w:p w14:paraId="3A33A786" w14:textId="464241BB"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first day of lockdown</w:t>
            </w:r>
          </w:p>
          <w:p w14:paraId="6AAE93AC" w14:textId="77A7BE2E" w:rsidR="00CA60E3" w:rsidRPr="00005E6E" w:rsidRDefault="00CA60E3" w:rsidP="00CA60E3">
            <w:pPr>
              <w:widowControl/>
              <w:wordWrap/>
              <w:autoSpaceDE/>
              <w:autoSpaceDN/>
              <w:rPr>
                <w:rFonts w:eastAsia="Times New Roman"/>
                <w:b w:val="0"/>
                <w:bCs w:val="0"/>
                <w:i/>
                <w:iCs/>
                <w:color w:val="000000"/>
                <w:sz w:val="20"/>
                <w:szCs w:val="20"/>
              </w:rPr>
            </w:pPr>
            <w:r w:rsidRPr="00005E6E">
              <w:rPr>
                <w:rFonts w:eastAsia="Times New Roman"/>
                <w:b w:val="0"/>
                <w:bCs w:val="0"/>
                <w:color w:val="000000"/>
                <w:sz w:val="20"/>
                <w:szCs w:val="20"/>
              </w:rPr>
              <w:t xml:space="preserve"> </w:t>
            </w: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p>
        </w:tc>
        <w:tc>
          <w:tcPr>
            <w:tcW w:w="0" w:type="auto"/>
            <w:tcBorders>
              <w:top w:val="single" w:sz="4" w:space="0" w:color="auto"/>
            </w:tcBorders>
          </w:tcPr>
          <w:p w14:paraId="7D410253" w14:textId="55813D9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-67.1%</w:t>
            </w:r>
          </w:p>
        </w:tc>
        <w:tc>
          <w:tcPr>
            <w:tcW w:w="0" w:type="auto"/>
            <w:tcBorders>
              <w:top w:val="single" w:sz="4" w:space="0" w:color="auto"/>
            </w:tcBorders>
          </w:tcPr>
          <w:p w14:paraId="420326FC" w14:textId="5A25C3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-57.7%</w:t>
            </w:r>
          </w:p>
        </w:tc>
        <w:tc>
          <w:tcPr>
            <w:tcW w:w="0" w:type="auto"/>
            <w:tcBorders>
              <w:top w:val="single" w:sz="4" w:space="0" w:color="auto"/>
            </w:tcBorders>
            <w:noWrap/>
            <w:hideMark/>
          </w:tcPr>
          <w:p w14:paraId="0A0903D5"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-44.2%</w:t>
            </w:r>
          </w:p>
        </w:tc>
        <w:tc>
          <w:tcPr>
            <w:tcW w:w="0" w:type="auto"/>
            <w:tcBorders>
              <w:top w:val="single" w:sz="4" w:space="0" w:color="auto"/>
            </w:tcBorders>
          </w:tcPr>
          <w:p w14:paraId="334A64AB" w14:textId="174DC9B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-36.2%</w:t>
            </w:r>
          </w:p>
        </w:tc>
        <w:tc>
          <w:tcPr>
            <w:tcW w:w="0" w:type="auto"/>
            <w:tcBorders>
              <w:top w:val="single" w:sz="4" w:space="0" w:color="auto"/>
              <w:left w:val="double" w:sz="4" w:space="0" w:color="auto"/>
              <w:right w:val="nil"/>
            </w:tcBorders>
            <w:noWrap/>
            <w:hideMark/>
          </w:tcPr>
          <w:p w14:paraId="67FB5E6E" w14:textId="77E477F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-47.7%</w:t>
            </w:r>
          </w:p>
        </w:tc>
      </w:tr>
      <w:tr w:rsidR="00CA60E3" w:rsidRPr="00005E6E" w14:paraId="7A1EE8B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2C5C2051"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Minimum level of mobility</w:t>
            </w:r>
          </w:p>
          <w:p w14:paraId="655084D6" w14:textId="3CA84CE1"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p w14:paraId="5D04F589" w14:textId="77777777" w:rsidR="00CA60E3" w:rsidRPr="00005E6E" w:rsidRDefault="00CA60E3" w:rsidP="00CA60E3">
            <w:pPr>
              <w:widowControl/>
              <w:wordWrap/>
              <w:autoSpaceDE/>
              <w:autoSpaceDN/>
              <w:rPr>
                <w:rFonts w:eastAsia="Times New Roman"/>
                <w:b w:val="0"/>
                <w:bCs w:val="0"/>
                <w:color w:val="000000"/>
                <w:sz w:val="20"/>
                <w:szCs w:val="20"/>
              </w:rPr>
            </w:pPr>
          </w:p>
        </w:tc>
        <w:tc>
          <w:tcPr>
            <w:tcW w:w="0" w:type="auto"/>
          </w:tcPr>
          <w:p w14:paraId="7F201FFB" w14:textId="75CC84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-88.5%</w:t>
            </w:r>
          </w:p>
        </w:tc>
        <w:tc>
          <w:tcPr>
            <w:tcW w:w="0" w:type="auto"/>
          </w:tcPr>
          <w:p w14:paraId="0E77E20A" w14:textId="4202AD8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-82.6%</w:t>
            </w:r>
          </w:p>
        </w:tc>
        <w:tc>
          <w:tcPr>
            <w:tcW w:w="0" w:type="auto"/>
            <w:noWrap/>
            <w:hideMark/>
          </w:tcPr>
          <w:p w14:paraId="677B4BD3"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-75.4%</w:t>
            </w:r>
          </w:p>
        </w:tc>
        <w:tc>
          <w:tcPr>
            <w:tcW w:w="0" w:type="auto"/>
          </w:tcPr>
          <w:p w14:paraId="782AECE5" w14:textId="1E3F53E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-67.3%</w:t>
            </w:r>
          </w:p>
        </w:tc>
        <w:tc>
          <w:tcPr>
            <w:tcW w:w="0" w:type="auto"/>
            <w:tcBorders>
              <w:left w:val="double" w:sz="4" w:space="0" w:color="auto"/>
              <w:right w:val="nil"/>
            </w:tcBorders>
            <w:noWrap/>
            <w:hideMark/>
          </w:tcPr>
          <w:p w14:paraId="3860F189" w14:textId="5BB16B46"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-78.4%</w:t>
            </w:r>
          </w:p>
        </w:tc>
      </w:tr>
      <w:tr w:rsidR="00CA60E3" w:rsidRPr="00005E6E" w14:paraId="23784AA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0ED19290"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Maximum reduction</w:t>
            </w:r>
          </w:p>
          <w:p w14:paraId="18F06413" w14:textId="61DFAF1F"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max</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0589CB13" w14:textId="7BC9292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21.4%</w:t>
            </w:r>
          </w:p>
        </w:tc>
        <w:tc>
          <w:tcPr>
            <w:tcW w:w="0" w:type="auto"/>
          </w:tcPr>
          <w:p w14:paraId="124043E3" w14:textId="6F3DA8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24.9%</w:t>
            </w:r>
          </w:p>
        </w:tc>
        <w:tc>
          <w:tcPr>
            <w:tcW w:w="0" w:type="auto"/>
            <w:noWrap/>
            <w:hideMark/>
          </w:tcPr>
          <w:p w14:paraId="69B9D3CC"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31.2%</w:t>
            </w:r>
          </w:p>
        </w:tc>
        <w:tc>
          <w:tcPr>
            <w:tcW w:w="0" w:type="auto"/>
          </w:tcPr>
          <w:p w14:paraId="1CFA279E" w14:textId="7E82C57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31.1%</w:t>
            </w:r>
          </w:p>
        </w:tc>
        <w:tc>
          <w:tcPr>
            <w:tcW w:w="0" w:type="auto"/>
            <w:tcBorders>
              <w:left w:val="double" w:sz="4" w:space="0" w:color="auto"/>
              <w:right w:val="nil"/>
            </w:tcBorders>
            <w:noWrap/>
            <w:hideMark/>
          </w:tcPr>
          <w:p w14:paraId="52ABCA2F" w14:textId="3937E1B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30.7%</w:t>
            </w:r>
          </w:p>
        </w:tc>
      </w:tr>
      <w:tr w:rsidR="00CA60E3" w:rsidRPr="00005E6E" w14:paraId="05455E3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58D50A36" w14:textId="6839BD0F"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last day of lockdown</w:t>
            </w:r>
          </w:p>
          <w:p w14:paraId="7FF5AB21" w14:textId="74B45D17"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30D3FBF8" w14:textId="2B78C16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-75.0%</w:t>
            </w:r>
          </w:p>
        </w:tc>
        <w:tc>
          <w:tcPr>
            <w:tcW w:w="0" w:type="auto"/>
          </w:tcPr>
          <w:p w14:paraId="4F762838" w14:textId="529F861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-64.7%</w:t>
            </w:r>
          </w:p>
        </w:tc>
        <w:tc>
          <w:tcPr>
            <w:tcW w:w="0" w:type="auto"/>
            <w:noWrap/>
            <w:hideMark/>
          </w:tcPr>
          <w:p w14:paraId="07B86A57"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-51.8%</w:t>
            </w:r>
          </w:p>
        </w:tc>
        <w:tc>
          <w:tcPr>
            <w:tcW w:w="0" w:type="auto"/>
          </w:tcPr>
          <w:p w14:paraId="6A6ACD69" w14:textId="79DF674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-40.0%</w:t>
            </w:r>
          </w:p>
        </w:tc>
        <w:tc>
          <w:tcPr>
            <w:tcW w:w="0" w:type="auto"/>
            <w:tcBorders>
              <w:left w:val="double" w:sz="4" w:space="0" w:color="auto"/>
              <w:right w:val="nil"/>
            </w:tcBorders>
            <w:noWrap/>
            <w:hideMark/>
          </w:tcPr>
          <w:p w14:paraId="7F589B29" w14:textId="62346ADB"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-57.1%</w:t>
            </w:r>
          </w:p>
        </w:tc>
      </w:tr>
      <w:tr w:rsidR="00CA60E3" w:rsidRPr="00005E6E" w14:paraId="3D7E2FD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4" w:space="0" w:color="999999" w:themeColor="text1" w:themeTint="66"/>
            </w:tcBorders>
            <w:noWrap/>
            <w:hideMark/>
          </w:tcPr>
          <w:p w14:paraId="513C5A97"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recovery</w:t>
            </w:r>
          </w:p>
          <w:p w14:paraId="136C414E" w14:textId="11D2AA15"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B</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4" w:space="0" w:color="999999" w:themeColor="text1" w:themeTint="66"/>
            </w:tcBorders>
          </w:tcPr>
          <w:p w14:paraId="0F38D72A" w14:textId="4CE7469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15.3%</w:t>
            </w:r>
          </w:p>
        </w:tc>
        <w:tc>
          <w:tcPr>
            <w:tcW w:w="0" w:type="auto"/>
            <w:tcBorders>
              <w:bottom w:val="single" w:sz="4" w:space="0" w:color="999999" w:themeColor="text1" w:themeTint="66"/>
            </w:tcBorders>
          </w:tcPr>
          <w:p w14:paraId="12A32547" w14:textId="5F8BF7D4"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21.7%</w:t>
            </w:r>
          </w:p>
        </w:tc>
        <w:tc>
          <w:tcPr>
            <w:tcW w:w="0" w:type="auto"/>
            <w:tcBorders>
              <w:bottom w:val="single" w:sz="4" w:space="0" w:color="999999" w:themeColor="text1" w:themeTint="66"/>
            </w:tcBorders>
            <w:noWrap/>
            <w:hideMark/>
          </w:tcPr>
          <w:p w14:paraId="3B34CE91"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31.3%</w:t>
            </w:r>
          </w:p>
        </w:tc>
        <w:tc>
          <w:tcPr>
            <w:tcW w:w="0" w:type="auto"/>
            <w:tcBorders>
              <w:bottom w:val="single" w:sz="4" w:space="0" w:color="999999" w:themeColor="text1" w:themeTint="66"/>
            </w:tcBorders>
          </w:tcPr>
          <w:p w14:paraId="0E707981" w14:textId="0A8A46B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40.6%</w:t>
            </w:r>
          </w:p>
        </w:tc>
        <w:tc>
          <w:tcPr>
            <w:tcW w:w="0" w:type="auto"/>
            <w:tcBorders>
              <w:left w:val="double" w:sz="4" w:space="0" w:color="auto"/>
              <w:bottom w:val="single" w:sz="4" w:space="0" w:color="999999" w:themeColor="text1" w:themeTint="66"/>
              <w:right w:val="nil"/>
            </w:tcBorders>
            <w:noWrap/>
            <w:hideMark/>
          </w:tcPr>
          <w:p w14:paraId="2229ED38" w14:textId="25CC103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27.2%</w:t>
            </w:r>
          </w:p>
        </w:tc>
      </w:tr>
      <w:tr w:rsidR="00CA60E3" w:rsidRPr="00005E6E" w14:paraId="2C296704"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12" w:space="0" w:color="auto"/>
            </w:tcBorders>
            <w:noWrap/>
            <w:hideMark/>
          </w:tcPr>
          <w:p w14:paraId="2CFE5BA5"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Net reduction in mobility</w:t>
            </w:r>
          </w:p>
          <w:p w14:paraId="350E8B2E" w14:textId="3CCE2FEE"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net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12" w:space="0" w:color="auto"/>
            </w:tcBorders>
          </w:tcPr>
          <w:p w14:paraId="1AF5B8F2" w14:textId="17AF6C3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11.8%</w:t>
            </w:r>
          </w:p>
        </w:tc>
        <w:tc>
          <w:tcPr>
            <w:tcW w:w="0" w:type="auto"/>
            <w:tcBorders>
              <w:bottom w:val="single" w:sz="12" w:space="0" w:color="auto"/>
            </w:tcBorders>
          </w:tcPr>
          <w:p w14:paraId="5FC4D7EE" w14:textId="3FD7388C"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12.2%</w:t>
            </w:r>
          </w:p>
        </w:tc>
        <w:tc>
          <w:tcPr>
            <w:tcW w:w="0" w:type="auto"/>
            <w:tcBorders>
              <w:bottom w:val="single" w:sz="12" w:space="0" w:color="auto"/>
            </w:tcBorders>
            <w:noWrap/>
            <w:hideMark/>
          </w:tcPr>
          <w:p w14:paraId="7713B858"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17.2%</w:t>
            </w:r>
          </w:p>
        </w:tc>
        <w:tc>
          <w:tcPr>
            <w:tcW w:w="0" w:type="auto"/>
            <w:tcBorders>
              <w:bottom w:val="single" w:sz="12" w:space="0" w:color="auto"/>
            </w:tcBorders>
          </w:tcPr>
          <w:p w14:paraId="5F20524D" w14:textId="75C8BE2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10.4%</w:t>
            </w:r>
          </w:p>
        </w:tc>
        <w:tc>
          <w:tcPr>
            <w:tcW w:w="0" w:type="auto"/>
            <w:tcBorders>
              <w:left w:val="double" w:sz="4" w:space="0" w:color="auto"/>
              <w:bottom w:val="single" w:sz="12" w:space="0" w:color="auto"/>
              <w:right w:val="nil"/>
            </w:tcBorders>
            <w:noWrap/>
            <w:hideMark/>
          </w:tcPr>
          <w:p w14:paraId="11921482" w14:textId="75884410"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19.6%</w:t>
            </w:r>
          </w:p>
        </w:tc>
      </w:tr>
      <w:bookmarkEnd w:id="687"/>
    </w:tbl>
    <w:p w14:paraId="2428A799" w14:textId="77777777" w:rsidR="00AA6C6F" w:rsidRPr="00005E6E" w:rsidRDefault="00AA6C6F" w:rsidP="000F3486"/>
    <w:p w14:paraId="2262F961" w14:textId="0F19DB59" w:rsidR="008B7BF7" w:rsidRPr="00005E6E" w:rsidRDefault="00CA60E3" w:rsidP="000F3486">
      <w:r>
        <w:rPr>
          <w:noProof/>
          <w:lang w:eastAsia="en-GB"/>
        </w:rPr>
        <w:lastRenderedPageBreak/>
        <w:drawing>
          <wp:inline distT="0" distB="0" distL="0" distR="0" wp14:anchorId="69F6B8DF" wp14:editId="3A55F80D">
            <wp:extent cx="5724525" cy="38150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4A05C4F8" w14:textId="6E5CBC06" w:rsidR="008B7BF7" w:rsidRPr="00005E6E" w:rsidRDefault="008B7BF7" w:rsidP="000F3486">
      <w:pPr>
        <w:pStyle w:val="Caption"/>
      </w:pPr>
      <w:bookmarkStart w:id="690" w:name="_Ref81133981"/>
      <w:r w:rsidRPr="00005E6E">
        <w:t xml:space="preserve">Figure </w:t>
      </w:r>
      <w:fldSimple w:instr=" SEQ Figure \* ARABIC ">
        <w:r w:rsidR="00DB30E5" w:rsidRPr="00005E6E">
          <w:t>3</w:t>
        </w:r>
      </w:fldSimple>
      <w:bookmarkEnd w:id="690"/>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3859A5B0" w:rsidR="00C915CC" w:rsidRPr="00005E6E"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6F52612" w14:textId="77777777" w:rsidR="003E14FC" w:rsidRPr="00005E6E" w:rsidRDefault="003E14FC" w:rsidP="000F3486">
      <w:pPr>
        <w:rPr>
          <w:sz w:val="20"/>
          <w:szCs w:val="20"/>
        </w:rPr>
      </w:pPr>
    </w:p>
    <w:p w14:paraId="07BA7E76" w14:textId="01CB4C63" w:rsidR="008B7BF7" w:rsidRPr="00005E6E" w:rsidRDefault="00F23E4B" w:rsidP="000F3486">
      <w:pPr>
        <w:pStyle w:val="Caption"/>
      </w:pPr>
      <w:r w:rsidRPr="00005E6E">
        <w:rPr>
          <w:noProof/>
          <w:lang w:eastAsia="en-GB"/>
        </w:rPr>
        <w:drawing>
          <wp:inline distT="0" distB="0" distL="0" distR="0" wp14:anchorId="4BF36102" wp14:editId="295DA3F1">
            <wp:extent cx="5725160" cy="38144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814445"/>
                    </a:xfrm>
                    <a:prstGeom prst="rect">
                      <a:avLst/>
                    </a:prstGeom>
                    <a:noFill/>
                    <a:ln>
                      <a:noFill/>
                    </a:ln>
                  </pic:spPr>
                </pic:pic>
              </a:graphicData>
            </a:graphic>
          </wp:inline>
        </w:drawing>
      </w:r>
    </w:p>
    <w:p w14:paraId="1892304A" w14:textId="7256648A" w:rsidR="008B7BF7" w:rsidRPr="00005E6E" w:rsidRDefault="008B7BF7" w:rsidP="000F3486">
      <w:pPr>
        <w:pStyle w:val="Caption"/>
      </w:pPr>
      <w:bookmarkStart w:id="691" w:name="_Ref81127049"/>
      <w:r w:rsidRPr="00005E6E">
        <w:lastRenderedPageBreak/>
        <w:t xml:space="preserve">Figure </w:t>
      </w:r>
      <w:fldSimple w:instr=" SEQ Figure \* ARABIC ">
        <w:r w:rsidR="00DB30E5" w:rsidRPr="00005E6E">
          <w:t>4</w:t>
        </w:r>
      </w:fldSimple>
      <w:bookmarkEnd w:id="691"/>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45F315BB" w:rsidR="00661E3D" w:rsidRPr="00005E6E" w:rsidRDefault="00FA504F" w:rsidP="000F3486">
      <w:pPr>
        <w:pStyle w:val="Caption"/>
      </w:pPr>
      <w:bookmarkStart w:id="692" w:name="_Ref62944237"/>
      <w:r>
        <w:rPr>
          <w:noProof/>
          <w:lang w:eastAsia="en-GB"/>
        </w:rPr>
        <w:drawing>
          <wp:inline distT="0" distB="0" distL="0" distR="0" wp14:anchorId="3A78359D" wp14:editId="4BA2F739">
            <wp:extent cx="5729605" cy="572960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9605" cy="5729605"/>
                    </a:xfrm>
                    <a:prstGeom prst="rect">
                      <a:avLst/>
                    </a:prstGeom>
                    <a:noFill/>
                    <a:ln>
                      <a:noFill/>
                    </a:ln>
                  </pic:spPr>
                </pic:pic>
              </a:graphicData>
            </a:graphic>
          </wp:inline>
        </w:drawing>
      </w:r>
    </w:p>
    <w:p w14:paraId="45B012BA" w14:textId="7EBBE0E8" w:rsidR="00661E3D" w:rsidRPr="00005E6E" w:rsidRDefault="00661E3D" w:rsidP="000F3486">
      <w:pPr>
        <w:pStyle w:val="Caption"/>
      </w:pPr>
      <w:bookmarkStart w:id="693" w:name="_Ref63168568"/>
      <w:r w:rsidRPr="00005E6E">
        <w:t xml:space="preserve">Figure </w:t>
      </w:r>
      <w:fldSimple w:instr=" SEQ Figure \* ARABIC ">
        <w:r w:rsidR="005C656C" w:rsidRPr="00005E6E">
          <w:t>5</w:t>
        </w:r>
      </w:fldSimple>
      <w:bookmarkEnd w:id="692"/>
      <w:bookmarkEnd w:id="693"/>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694" w:name="_Ref62956146"/>
    </w:p>
    <w:p w14:paraId="4DD42D33" w14:textId="64101D43" w:rsidR="00D63C57" w:rsidRDefault="00D63C57" w:rsidP="000F3486"/>
    <w:p w14:paraId="593F8F0C" w14:textId="121B2556" w:rsidR="0047596D" w:rsidRPr="0047596D" w:rsidRDefault="0047596D" w:rsidP="000F3486">
      <w:pPr>
        <w:rPr>
          <w:b/>
          <w:bCs/>
        </w:rPr>
      </w:pPr>
      <w:r>
        <w:rPr>
          <w:rFonts w:hint="eastAsia"/>
          <w:b/>
          <w:bCs/>
        </w:rPr>
        <w:t>Share</w:t>
      </w:r>
      <w:r>
        <w:rPr>
          <w:b/>
          <w:bCs/>
        </w:rPr>
        <w:t xml:space="preserve"> </w:t>
      </w:r>
      <w:r>
        <w:rPr>
          <w:rFonts w:hint="eastAsia"/>
          <w:b/>
          <w:bCs/>
        </w:rPr>
        <w:t>of</w:t>
      </w:r>
      <w:r>
        <w:rPr>
          <w:b/>
          <w:bCs/>
        </w:rPr>
        <w:t xml:space="preserve"> </w:t>
      </w:r>
      <w:r w:rsidRPr="0047596D">
        <w:rPr>
          <w:rFonts w:hint="eastAsia"/>
          <w:b/>
          <w:bCs/>
        </w:rPr>
        <w:t>clusters</w:t>
      </w:r>
      <w:r w:rsidRPr="0047596D">
        <w:rPr>
          <w:b/>
          <w:bCs/>
        </w:rPr>
        <w:t xml:space="preserve"> </w:t>
      </w:r>
      <w:r>
        <w:rPr>
          <w:rFonts w:hint="eastAsia"/>
          <w:b/>
          <w:bCs/>
        </w:rPr>
        <w:t>across</w:t>
      </w:r>
      <w:r w:rsidRPr="0047596D">
        <w:rPr>
          <w:b/>
          <w:bCs/>
        </w:rPr>
        <w:t xml:space="preserve"> </w:t>
      </w:r>
      <w:r w:rsidRPr="0047596D">
        <w:rPr>
          <w:rFonts w:hint="eastAsia"/>
          <w:b/>
          <w:bCs/>
        </w:rPr>
        <w:t>regions</w:t>
      </w:r>
      <w:r w:rsidRPr="0047596D">
        <w:rPr>
          <w:b/>
          <w:bCs/>
        </w:rPr>
        <w:t xml:space="preserve"> </w:t>
      </w:r>
      <w:r w:rsidRPr="0047596D">
        <w:rPr>
          <w:rFonts w:hint="eastAsia"/>
          <w:b/>
          <w:bCs/>
        </w:rPr>
        <w:t>in</w:t>
      </w:r>
      <w:r w:rsidRPr="0047596D">
        <w:rPr>
          <w:b/>
          <w:bCs/>
        </w:rPr>
        <w:t xml:space="preserve"> </w:t>
      </w:r>
      <w:r w:rsidRPr="0047596D">
        <w:rPr>
          <w:rFonts w:hint="eastAsia"/>
          <w:b/>
          <w:bCs/>
        </w:rPr>
        <w:t>England</w:t>
      </w:r>
    </w:p>
    <w:tbl>
      <w:tblPr>
        <w:tblStyle w:val="TableGridLight"/>
        <w:tblW w:w="5000" w:type="pct"/>
        <w:tblLook w:val="04A0" w:firstRow="1" w:lastRow="0" w:firstColumn="1" w:lastColumn="0" w:noHBand="0" w:noVBand="1"/>
      </w:tblPr>
      <w:tblGrid>
        <w:gridCol w:w="3552"/>
        <w:gridCol w:w="1369"/>
        <w:gridCol w:w="1369"/>
        <w:gridCol w:w="1368"/>
        <w:gridCol w:w="1368"/>
      </w:tblGrid>
      <w:tr w:rsidR="0058519B" w:rsidRPr="0058519B" w14:paraId="3D3BC5F5" w14:textId="77777777" w:rsidTr="0058519B">
        <w:trPr>
          <w:trHeight w:val="285"/>
        </w:trPr>
        <w:tc>
          <w:tcPr>
            <w:tcW w:w="1967" w:type="pct"/>
            <w:tcBorders>
              <w:top w:val="single" w:sz="12" w:space="0" w:color="auto"/>
              <w:left w:val="nil"/>
              <w:bottom w:val="single" w:sz="12" w:space="0" w:color="auto"/>
            </w:tcBorders>
            <w:shd w:val="clear" w:color="auto" w:fill="A5A5A5" w:themeFill="accent3"/>
            <w:noWrap/>
          </w:tcPr>
          <w:p w14:paraId="20FCEB42" w14:textId="68F5EF7C" w:rsidR="0058519B" w:rsidRPr="0058519B" w:rsidRDefault="0058519B" w:rsidP="0058519B">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21D9FA6D" w14:textId="43349A3F" w:rsidR="0058519B" w:rsidRPr="0058519B" w:rsidRDefault="0058519B" w:rsidP="0058519B">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68EAF5" w14:textId="54C733A9" w:rsidR="0058519B" w:rsidRPr="0058519B" w:rsidRDefault="0058519B" w:rsidP="0058519B">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4E0A9E28" w14:textId="09F30AB4" w:rsidR="0058519B" w:rsidRPr="0058519B" w:rsidRDefault="0058519B" w:rsidP="0058519B">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0862469E" w14:textId="13E5BB3E" w:rsidR="0058519B" w:rsidRPr="0058519B" w:rsidRDefault="0058519B" w:rsidP="0058519B">
            <w:pPr>
              <w:widowControl/>
              <w:wordWrap/>
              <w:autoSpaceDE/>
              <w:autoSpaceDN/>
              <w:ind w:right="110"/>
              <w:jc w:val="center"/>
              <w:rPr>
                <w:rFonts w:eastAsia="Times New Roman"/>
                <w:b/>
                <w:bCs/>
                <w:color w:val="000000"/>
              </w:rPr>
            </w:pPr>
            <w:r w:rsidRPr="0058519B">
              <w:rPr>
                <w:b/>
                <w:bCs/>
                <w:color w:val="000000"/>
              </w:rPr>
              <w:t>G4</w:t>
            </w:r>
          </w:p>
        </w:tc>
      </w:tr>
      <w:tr w:rsidR="0058519B" w:rsidRPr="0058519B" w14:paraId="5C6C0173" w14:textId="77777777" w:rsidTr="0058519B">
        <w:trPr>
          <w:trHeight w:val="285"/>
        </w:trPr>
        <w:tc>
          <w:tcPr>
            <w:tcW w:w="1967" w:type="pct"/>
            <w:tcBorders>
              <w:top w:val="single" w:sz="12" w:space="0" w:color="auto"/>
              <w:left w:val="nil"/>
            </w:tcBorders>
            <w:noWrap/>
            <w:hideMark/>
          </w:tcPr>
          <w:p w14:paraId="783F834C"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North East</w:t>
            </w:r>
            <w:proofErr w:type="gramEnd"/>
          </w:p>
        </w:tc>
        <w:tc>
          <w:tcPr>
            <w:tcW w:w="758" w:type="pct"/>
            <w:tcBorders>
              <w:top w:val="single" w:sz="12" w:space="0" w:color="auto"/>
            </w:tcBorders>
            <w:noWrap/>
            <w:hideMark/>
          </w:tcPr>
          <w:p w14:paraId="379CFBF0" w14:textId="77777777" w:rsidR="0058519B" w:rsidRPr="0058519B" w:rsidRDefault="0058519B" w:rsidP="0058519B">
            <w:pPr>
              <w:widowControl/>
              <w:wordWrap/>
              <w:autoSpaceDE/>
              <w:autoSpaceDN/>
              <w:rPr>
                <w:rFonts w:eastAsia="Times New Roman"/>
                <w:color w:val="000000"/>
              </w:rPr>
            </w:pPr>
          </w:p>
        </w:tc>
        <w:tc>
          <w:tcPr>
            <w:tcW w:w="758" w:type="pct"/>
            <w:tcBorders>
              <w:top w:val="single" w:sz="12" w:space="0" w:color="auto"/>
            </w:tcBorders>
            <w:noWrap/>
            <w:hideMark/>
          </w:tcPr>
          <w:p w14:paraId="1C79ED72" w14:textId="77777777" w:rsidR="0058519B" w:rsidRPr="0058519B" w:rsidRDefault="0058519B" w:rsidP="0058519B">
            <w:pPr>
              <w:widowControl/>
              <w:wordWrap/>
              <w:autoSpaceDE/>
              <w:autoSpaceDN/>
              <w:jc w:val="right"/>
              <w:rPr>
                <w:rFonts w:eastAsia="Times New Roman"/>
              </w:rPr>
            </w:pPr>
          </w:p>
        </w:tc>
        <w:tc>
          <w:tcPr>
            <w:tcW w:w="758" w:type="pct"/>
            <w:tcBorders>
              <w:top w:val="single" w:sz="12" w:space="0" w:color="auto"/>
            </w:tcBorders>
            <w:noWrap/>
            <w:hideMark/>
          </w:tcPr>
          <w:p w14:paraId="0C96FE4B"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17A6287D"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r>
      <w:tr w:rsidR="0058519B" w:rsidRPr="0058519B" w14:paraId="4B9CB3F4" w14:textId="77777777" w:rsidTr="0058519B">
        <w:trPr>
          <w:trHeight w:val="285"/>
        </w:trPr>
        <w:tc>
          <w:tcPr>
            <w:tcW w:w="1967" w:type="pct"/>
            <w:tcBorders>
              <w:left w:val="nil"/>
            </w:tcBorders>
            <w:noWrap/>
            <w:hideMark/>
          </w:tcPr>
          <w:p w14:paraId="368081E7"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North West</w:t>
            </w:r>
            <w:proofErr w:type="gramEnd"/>
          </w:p>
        </w:tc>
        <w:tc>
          <w:tcPr>
            <w:tcW w:w="758" w:type="pct"/>
            <w:noWrap/>
            <w:hideMark/>
          </w:tcPr>
          <w:p w14:paraId="7B044EA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6F4B929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44D220"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083DF2E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(33%)</w:t>
            </w:r>
          </w:p>
        </w:tc>
      </w:tr>
      <w:tr w:rsidR="0058519B" w:rsidRPr="0058519B" w14:paraId="59820785" w14:textId="77777777" w:rsidTr="0058519B">
        <w:trPr>
          <w:trHeight w:val="285"/>
        </w:trPr>
        <w:tc>
          <w:tcPr>
            <w:tcW w:w="1967" w:type="pct"/>
            <w:tcBorders>
              <w:left w:val="nil"/>
            </w:tcBorders>
            <w:noWrap/>
            <w:hideMark/>
          </w:tcPr>
          <w:p w14:paraId="55B073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6D434A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498462D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76D00F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270081D8"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14 (67%)</w:t>
            </w:r>
          </w:p>
        </w:tc>
      </w:tr>
      <w:tr w:rsidR="0058519B" w:rsidRPr="0058519B" w14:paraId="2D4480D2" w14:textId="77777777" w:rsidTr="0058519B">
        <w:trPr>
          <w:trHeight w:val="285"/>
        </w:trPr>
        <w:tc>
          <w:tcPr>
            <w:tcW w:w="1967" w:type="pct"/>
            <w:tcBorders>
              <w:left w:val="nil"/>
            </w:tcBorders>
            <w:noWrap/>
            <w:hideMark/>
          </w:tcPr>
          <w:p w14:paraId="6C67612A"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55077F05"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1BA0B8E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FE2912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31E806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(30%)</w:t>
            </w:r>
          </w:p>
        </w:tc>
      </w:tr>
      <w:tr w:rsidR="0058519B" w:rsidRPr="0058519B" w14:paraId="16FD0318" w14:textId="77777777" w:rsidTr="0058519B">
        <w:trPr>
          <w:trHeight w:val="285"/>
        </w:trPr>
        <w:tc>
          <w:tcPr>
            <w:tcW w:w="1967" w:type="pct"/>
            <w:tcBorders>
              <w:left w:val="nil"/>
            </w:tcBorders>
            <w:noWrap/>
            <w:hideMark/>
          </w:tcPr>
          <w:p w14:paraId="380EBB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2833551B"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5454BD2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1E8906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61F88B18"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(13%)</w:t>
            </w:r>
          </w:p>
        </w:tc>
      </w:tr>
      <w:tr w:rsidR="0058519B" w:rsidRPr="0058519B" w14:paraId="3F9A4723" w14:textId="77777777" w:rsidTr="0058519B">
        <w:trPr>
          <w:trHeight w:val="285"/>
        </w:trPr>
        <w:tc>
          <w:tcPr>
            <w:tcW w:w="1967" w:type="pct"/>
            <w:tcBorders>
              <w:left w:val="nil"/>
            </w:tcBorders>
            <w:noWrap/>
            <w:hideMark/>
          </w:tcPr>
          <w:p w14:paraId="036C6E5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71D2939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3673FAD7"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1A6AE9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129D823E"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5 (11%)</w:t>
            </w:r>
          </w:p>
        </w:tc>
      </w:tr>
      <w:tr w:rsidR="0058519B" w:rsidRPr="0058519B" w14:paraId="424EF33A" w14:textId="77777777" w:rsidTr="0058519B">
        <w:trPr>
          <w:trHeight w:val="285"/>
        </w:trPr>
        <w:tc>
          <w:tcPr>
            <w:tcW w:w="1967" w:type="pct"/>
            <w:tcBorders>
              <w:left w:val="nil"/>
            </w:tcBorders>
            <w:noWrap/>
            <w:hideMark/>
          </w:tcPr>
          <w:p w14:paraId="1CA7CF8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6CD212C9"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52279C8F"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54ADF7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0F857D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 xml:space="preserve"> (0%)</w:t>
            </w:r>
          </w:p>
        </w:tc>
      </w:tr>
      <w:tr w:rsidR="0058519B" w:rsidRPr="0058519B" w14:paraId="3DC89CC2" w14:textId="77777777" w:rsidTr="0058519B">
        <w:trPr>
          <w:trHeight w:val="285"/>
        </w:trPr>
        <w:tc>
          <w:tcPr>
            <w:tcW w:w="1967" w:type="pct"/>
            <w:tcBorders>
              <w:left w:val="nil"/>
              <w:bottom w:val="single" w:sz="4" w:space="0" w:color="BFBFBF" w:themeColor="background1" w:themeShade="BF"/>
            </w:tcBorders>
            <w:noWrap/>
            <w:hideMark/>
          </w:tcPr>
          <w:p w14:paraId="69D5D847"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lastRenderedPageBreak/>
              <w:t>South East</w:t>
            </w:r>
            <w:proofErr w:type="gramEnd"/>
          </w:p>
        </w:tc>
        <w:tc>
          <w:tcPr>
            <w:tcW w:w="758" w:type="pct"/>
            <w:tcBorders>
              <w:bottom w:val="single" w:sz="4" w:space="0" w:color="BFBFBF" w:themeColor="background1" w:themeShade="BF"/>
            </w:tcBorders>
            <w:noWrap/>
            <w:hideMark/>
          </w:tcPr>
          <w:p w14:paraId="4BD6FE5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11E78A8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7AB9FE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4C60EF4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7 (10%)</w:t>
            </w:r>
          </w:p>
        </w:tc>
      </w:tr>
      <w:tr w:rsidR="0058519B" w:rsidRPr="0058519B" w14:paraId="6C6B24FE" w14:textId="77777777" w:rsidTr="0058519B">
        <w:trPr>
          <w:trHeight w:val="285"/>
        </w:trPr>
        <w:tc>
          <w:tcPr>
            <w:tcW w:w="1967" w:type="pct"/>
            <w:tcBorders>
              <w:left w:val="nil"/>
              <w:bottom w:val="single" w:sz="12" w:space="0" w:color="auto"/>
            </w:tcBorders>
            <w:noWrap/>
            <w:hideMark/>
          </w:tcPr>
          <w:p w14:paraId="5432A521"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South West</w:t>
            </w:r>
            <w:proofErr w:type="gramEnd"/>
          </w:p>
        </w:tc>
        <w:tc>
          <w:tcPr>
            <w:tcW w:w="758" w:type="pct"/>
            <w:tcBorders>
              <w:bottom w:val="single" w:sz="12" w:space="0" w:color="auto"/>
            </w:tcBorders>
            <w:noWrap/>
            <w:hideMark/>
          </w:tcPr>
          <w:p w14:paraId="35F5B6F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2E79ACC7"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0CE60FDC"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0FB1BE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(28%)</w:t>
            </w:r>
          </w:p>
        </w:tc>
      </w:tr>
    </w:tbl>
    <w:p w14:paraId="3D3A9618" w14:textId="77777777" w:rsidR="0058519B" w:rsidRPr="00005E6E" w:rsidRDefault="0058519B" w:rsidP="000F3486"/>
    <w:p w14:paraId="25731580" w14:textId="71C16FE6" w:rsidR="00661E3D" w:rsidRPr="00005E6E" w:rsidRDefault="00E23DA1" w:rsidP="000F3486">
      <w:pPr>
        <w:pStyle w:val="Heading2"/>
      </w:pPr>
      <w:del w:id="695" w:author="Won Do Lee" w:date="2023-01-19T23:18:00Z">
        <w:r w:rsidRPr="00005E6E" w:rsidDel="001E7E1F">
          <w:delText>D</w:delText>
        </w:r>
        <w:r w:rsidR="00DE6674" w:rsidRPr="00005E6E" w:rsidDel="001E7E1F">
          <w:delText xml:space="preserve">isparities </w:delText>
        </w:r>
      </w:del>
      <w:ins w:id="696" w:author="Won Do Lee" w:date="2023-01-19T23:18:00Z">
        <w:r w:rsidR="001E7E1F" w:rsidRPr="00005E6E">
          <w:t xml:space="preserve">Differences </w:t>
        </w:r>
      </w:ins>
      <w:r w:rsidR="00982E86" w:rsidRPr="00005E6E">
        <w:t xml:space="preserve">in </w:t>
      </w:r>
      <w:del w:id="697" w:author="Won Do Lee" w:date="2023-01-19T23:18:00Z">
        <w:r w:rsidR="00982E86" w:rsidRPr="00005E6E" w:rsidDel="001E7E1F">
          <w:delText>the</w:delText>
        </w:r>
        <w:r w:rsidR="001B3FDD" w:rsidRPr="00005E6E" w:rsidDel="001E7E1F">
          <w:delText xml:space="preserve"> effects of</w:delText>
        </w:r>
      </w:del>
      <w:ins w:id="698" w:author="Won Do Lee" w:date="2023-01-19T23:18:00Z">
        <w:r w:rsidR="001E7E1F" w:rsidRPr="00005E6E">
          <w:t>the association with</w:t>
        </w:r>
      </w:ins>
      <w:r w:rsidR="001B3FDD" w:rsidRPr="00005E6E">
        <w:t xml:space="preserve"> socioeconomic </w:t>
      </w:r>
      <w:ins w:id="699" w:author="Won Do Lee" w:date="2023-01-19T23:21:00Z">
        <w:r w:rsidR="001E7E1F" w:rsidRPr="00005E6E">
          <w:t>ch</w:t>
        </w:r>
      </w:ins>
      <w:ins w:id="700" w:author="Won Do Lee" w:date="2023-01-19T23:22:00Z">
        <w:r w:rsidR="001E7E1F" w:rsidRPr="00005E6E">
          <w:t>a</w:t>
        </w:r>
      </w:ins>
      <w:ins w:id="701" w:author="Won Do Lee" w:date="2023-01-19T23:21:00Z">
        <w:r w:rsidR="001E7E1F" w:rsidRPr="00005E6E">
          <w:t>racteristics</w:t>
        </w:r>
      </w:ins>
      <w:del w:id="702" w:author="Won Do Lee" w:date="2023-01-19T23:18:00Z">
        <w:r w:rsidR="001B3FDD" w:rsidRPr="00005E6E" w:rsidDel="001E7E1F">
          <w:delText>and demographic factors</w:delText>
        </w:r>
        <w:r w:rsidR="00982E86" w:rsidRPr="00005E6E" w:rsidDel="001E7E1F">
          <w:delText xml:space="preserve"> </w:delText>
        </w:r>
      </w:del>
    </w:p>
    <w:p w14:paraId="65DCCEC5" w14:textId="39C090B1"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703" w:author="Won Do Lee" w:date="2023-01-19T23:22:00Z">
        <w:r w:rsidR="00CA6D6B" w:rsidRPr="00005E6E" w:rsidDel="001E7E1F">
          <w:delText>and demographic factors</w:delText>
        </w:r>
      </w:del>
      <w:ins w:id="704"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705" w:author="Won Do Lee" w:date="2023-01-19T23:22:00Z">
        <w:r w:rsidR="00C622D5" w:rsidRPr="00005E6E" w:rsidDel="001E7E1F">
          <w:delText xml:space="preserve"> and demographic factors</w:delText>
        </w:r>
      </w:del>
      <w:ins w:id="706" w:author="Won Do Lee" w:date="2023-01-19T23:22:00Z">
        <w:r w:rsidR="001E7E1F" w:rsidRPr="00005E6E">
          <w:t xml:space="preserve"> ch</w:t>
        </w:r>
      </w:ins>
      <w:ins w:id="707" w:author="Won Do Lee" w:date="2023-01-19T23:23:00Z">
        <w:r w:rsidR="001E7E1F" w:rsidRPr="00005E6E">
          <w:t>a</w:t>
        </w:r>
      </w:ins>
      <w:ins w:id="708" w:author="Won Do Lee" w:date="2023-01-19T23:22:00Z">
        <w:r w:rsidR="001E7E1F" w:rsidRPr="00005E6E">
          <w:t>racteristics</w:t>
        </w:r>
      </w:ins>
      <w:r w:rsidR="00C622D5" w:rsidRPr="00005E6E">
        <w:t xml:space="preserve"> </w:t>
      </w:r>
      <w:r w:rsidR="00B03CE9" w:rsidRPr="00005E6E">
        <w:t xml:space="preserve">might be irrelevant to explain </w:t>
      </w:r>
      <w:del w:id="709" w:author="Won Do Lee" w:date="2023-01-19T23:23:00Z">
        <w:r w:rsidR="00B03CE9" w:rsidRPr="00005E6E" w:rsidDel="001E7E1F">
          <w:delText xml:space="preserve">and </w:delText>
        </w:r>
        <w:r w:rsidR="00E64906" w:rsidRPr="00005E6E" w:rsidDel="001E7E1F">
          <w:delText xml:space="preserve">interpret </w:delText>
        </w:r>
      </w:del>
      <w:ins w:id="710" w:author="Won Do Lee" w:date="2023-01-19T23:23:00Z">
        <w:r w:rsidR="001E7E1F" w:rsidRPr="00005E6E">
          <w:t xml:space="preserve">that interpreting </w:t>
        </w:r>
      </w:ins>
      <w:del w:id="711" w:author="Won Do Lee" w:date="2023-01-19T23:23:00Z">
        <w:r w:rsidR="00B03CE9" w:rsidRPr="00005E6E" w:rsidDel="001E7E1F">
          <w:delText xml:space="preserve">the patterns </w:delText>
        </w:r>
        <w:r w:rsidR="00EB04A4" w:rsidRPr="00005E6E" w:rsidDel="001E7E1F">
          <w:delText xml:space="preserve">of </w:delText>
        </w:r>
      </w:del>
      <w:del w:id="712"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713" w:author="Won Do Lee" w:date="2023-01-13T00:12:00Z">
        <w:r w:rsidR="006A48DE" w:rsidRPr="00005E6E">
          <w:t xml:space="preserve">trajectories of mobility </w:t>
        </w:r>
      </w:ins>
      <w:ins w:id="714"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715" w:author="Won Do Lee" w:date="2023-01-19T23:23:00Z">
        <w:r w:rsidR="000E24B0" w:rsidRPr="00005E6E" w:rsidDel="001E7E1F">
          <w:delText xml:space="preserve">, </w:delText>
        </w:r>
        <w:r w:rsidR="00E154AB" w:rsidRPr="00005E6E" w:rsidDel="001E7E1F">
          <w:delText>a</w:delText>
        </w:r>
      </w:del>
      <w:ins w:id="716"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Thus, </w:t>
      </w:r>
      <w:r w:rsidR="007A3AE2" w:rsidRPr="00005E6E">
        <w:t xml:space="preserve">the </w:t>
      </w:r>
      <w:r w:rsidR="000E24B0" w:rsidRPr="00005E6E">
        <w:t xml:space="preserve">relative </w:t>
      </w:r>
      <w:r w:rsidR="007E53A8" w:rsidRPr="00005E6E">
        <w:t>feature importance</w:t>
      </w:r>
      <w:r w:rsidR="000E24B0" w:rsidRPr="00005E6E">
        <w:t xml:space="preserve"> </w:t>
      </w:r>
      <w:r w:rsidR="005874DE" w:rsidRPr="00005E6E">
        <w:t xml:space="preserve">(RF) </w:t>
      </w:r>
      <w:r w:rsidR="00F809AE" w:rsidRPr="00005E6E">
        <w:t>can be used</w:t>
      </w:r>
      <w:r w:rsidR="00DB1024" w:rsidRPr="00005E6E">
        <w:t xml:space="preserve"> </w:t>
      </w:r>
      <w:r w:rsidR="000E24B0" w:rsidRPr="00005E6E">
        <w:t xml:space="preserve">to </w:t>
      </w:r>
      <w:r w:rsidR="00E927A1" w:rsidRPr="00005E6E">
        <w:t xml:space="preserve">rank the importance of </w:t>
      </w:r>
      <w:r w:rsidR="00E154AB" w:rsidRPr="00005E6E">
        <w:t xml:space="preserve">selected </w:t>
      </w:r>
      <w:r w:rsidR="00EF75DF" w:rsidRPr="00005E6E">
        <w:t xml:space="preserve">features </w:t>
      </w:r>
      <w:r w:rsidR="00D379ED" w:rsidRPr="00005E6E">
        <w:t>according to</w:t>
      </w:r>
      <w:r w:rsidR="00E927A1" w:rsidRPr="00005E6E">
        <w:t xml:space="preserve"> their magnitude of </w:t>
      </w:r>
      <w:r w:rsidR="00EF75DF" w:rsidRPr="00005E6E">
        <w:t xml:space="preserve">MLR LASSO </w:t>
      </w:r>
      <w:r w:rsidR="00E927A1" w:rsidRPr="00005E6E">
        <w:t>resulting coefficients</w:t>
      </w:r>
      <w:r w:rsidR="007A3AE2" w:rsidRPr="00005E6E">
        <w:t>, and it</w:t>
      </w:r>
      <w:r w:rsidR="000E24B0" w:rsidRPr="00005E6E">
        <w:t xml:space="preserve"> gave each feature a rank from 0 to 1</w:t>
      </w:r>
      <w:r w:rsidR="00EF75DF" w:rsidRPr="00005E6E">
        <w:t xml:space="preserve"> to estimate </w:t>
      </w:r>
      <w:r w:rsidR="00E866CD" w:rsidRPr="00005E6E">
        <w:t xml:space="preserve">using </w:t>
      </w:r>
      <w:r w:rsidR="00E866CD" w:rsidRPr="00005E6E">
        <w:rPr>
          <w:i/>
          <w:iCs/>
        </w:rPr>
        <w:t xml:space="preserve">caret </w:t>
      </w:r>
      <w:r w:rsidR="00E866CD" w:rsidRPr="00005E6E">
        <w:t xml:space="preserve">package for R </w:t>
      </w:r>
      <w:r w:rsidR="00E866CD" w:rsidRPr="00005E6E">
        <w:fldChar w:fldCharType="begin" w:fldLock="1"/>
      </w:r>
      <w:r w:rsidR="00E866CD" w:rsidRPr="00005E6E">
        <w: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instrText>
      </w:r>
      <w:r w:rsidR="00E866CD" w:rsidRPr="00005E6E">
        <w:fldChar w:fldCharType="separate"/>
      </w:r>
      <w:r w:rsidR="00E866CD" w:rsidRPr="00005E6E">
        <w:t>(Kuhn, 2008)</w:t>
      </w:r>
      <w:r w:rsidR="00E866CD" w:rsidRPr="00005E6E">
        <w:fldChar w:fldCharType="end"/>
      </w:r>
      <w:r w:rsidR="00E866CD" w:rsidRPr="00005E6E">
        <w:t>.</w:t>
      </w:r>
    </w:p>
    <w:p w14:paraId="2CE89090" w14:textId="61D4A70F"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717" w:author="Won Do Lee" w:date="2023-01-19T23:23:00Z">
        <w:r w:rsidR="005210A2" w:rsidRPr="00005E6E" w:rsidDel="001E7E1F">
          <w:delText>were</w:delText>
        </w:r>
        <w:r w:rsidR="001F752D" w:rsidRPr="00005E6E" w:rsidDel="001E7E1F">
          <w:delText xml:space="preserve"> remaining</w:delText>
        </w:r>
      </w:del>
      <w:ins w:id="718"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DB1024" w:rsidRPr="00005E6E">
        <w:t>Figure 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in cluster 3 and cluster 4</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cluster 1 and cluster 2</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113AEF" w:rsidRPr="00005E6E">
        <w:t>cluster 1 and cluster 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in cluster 2 and cluster 3.</w:t>
      </w:r>
    </w:p>
    <w:p w14:paraId="6DAFD419" w14:textId="35725C66"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Pr="00005E6E">
        <w:t>Table 3</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719"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cluster 1</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cluster 3 </w:t>
      </w:r>
      <w:r w:rsidR="00387354" w:rsidRPr="00005E6E">
        <w:t xml:space="preserve">was </w:t>
      </w:r>
      <w:r w:rsidR="007B45C7" w:rsidRPr="00005E6E">
        <w:t xml:space="preserve">more likely </w:t>
      </w:r>
      <w:r w:rsidR="00DC27C6" w:rsidRPr="00005E6E">
        <w:t>located in the local authoritie</w:t>
      </w:r>
      <w:ins w:id="720" w:author="Won Do Lee" w:date="2023-01-19T23:24:00Z">
        <w:r w:rsidR="001E7E1F" w:rsidRPr="00005E6E">
          <w:t xml:space="preserve">s; </w:t>
        </w:r>
      </w:ins>
      <w:del w:id="721" w:author="Won Do Lee" w:date="2023-01-19T23:24:00Z">
        <w:r w:rsidR="00DC27C6" w:rsidRPr="00005E6E" w:rsidDel="001E7E1F">
          <w:delText>s</w:delText>
        </w:r>
      </w:del>
      <w:r w:rsidR="00DC27C6" w:rsidRPr="00005E6E">
        <w:t xml:space="preserve"> </w:t>
      </w:r>
      <w:r w:rsidR="00C15921" w:rsidRPr="00005E6E">
        <w:t>the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cluster </w:t>
      </w:r>
      <w:r w:rsidR="007F0367" w:rsidRPr="00005E6E">
        <w:t>2</w:t>
      </w:r>
      <w:r w:rsidR="008830D0" w:rsidRPr="00005E6E">
        <w:t>. At the same time,</w:t>
      </w:r>
      <w:r w:rsidR="007F0367" w:rsidRPr="00005E6E">
        <w:t xml:space="preserve"> </w:t>
      </w:r>
      <w:r w:rsidR="00CD7182" w:rsidRPr="00005E6E">
        <w:t>c</w:t>
      </w:r>
      <w:r w:rsidR="00B22222" w:rsidRPr="00005E6E">
        <w:t xml:space="preserve">luster </w:t>
      </w:r>
      <w:r w:rsidR="007F0367" w:rsidRPr="00005E6E">
        <w:t>4</w:t>
      </w:r>
      <w:r w:rsidR="00B22222" w:rsidRPr="00005E6E">
        <w:t xml:space="preserve"> </w:t>
      </w:r>
      <w:r w:rsidR="008C5621" w:rsidRPr="00005E6E">
        <w:t>was</w:t>
      </w:r>
      <w:r w:rsidR="00B22222" w:rsidRPr="00005E6E">
        <w:t xml:space="preserve"> </w:t>
      </w:r>
      <w:r w:rsidR="00237117" w:rsidRPr="00005E6E">
        <w:t>more likely located in local authorities</w:t>
      </w:r>
      <w:ins w:id="722" w:author="Won Do Lee" w:date="2023-01-19T23:24:00Z">
        <w:r w:rsidR="001E7E1F" w:rsidRPr="00005E6E">
          <w:t xml:space="preserve">; </w:t>
        </w:r>
      </w:ins>
      <w:del w:id="723"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7FDB204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CC4495" w:rsidRPr="00005E6E">
        <w:t>Figure 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w:t>
      </w:r>
      <w:r w:rsidR="002440B7" w:rsidRPr="00005E6E">
        <w:lastRenderedPageBreak/>
        <w:t xml:space="preserve">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op 5 features for each cluster are described as follows:</w:t>
      </w:r>
    </w:p>
    <w:p w14:paraId="3984AE15" w14:textId="73D192E6" w:rsidR="00825DC4" w:rsidRPr="00005E6E" w:rsidRDefault="002C639D" w:rsidP="000F3486">
      <w:pPr>
        <w:pStyle w:val="ListParagraph"/>
        <w:numPr>
          <w:ilvl w:val="0"/>
          <w:numId w:val="43"/>
        </w:numPr>
        <w:spacing w:after="160"/>
      </w:pPr>
      <w:r w:rsidRPr="00005E6E">
        <w:t xml:space="preserve">Cluster </w:t>
      </w:r>
      <w:r w:rsidR="00825DC4" w:rsidRPr="00005E6E">
        <w:t>1:</w:t>
      </w:r>
      <w:r w:rsidRPr="00005E6E">
        <w:t xml:space="preserve"> </w:t>
      </w:r>
      <w:r w:rsidR="00EF1AE7" w:rsidRPr="00005E6E">
        <w:t>S</w:t>
      </w:r>
      <w:r w:rsidRPr="00005E6E">
        <w:t xml:space="preserve">hare of </w:t>
      </w:r>
      <w:r w:rsidR="00DA1328" w:rsidRPr="00005E6E">
        <w:t>households with more than three vehicles</w:t>
      </w:r>
      <w:r w:rsidR="003A03B0" w:rsidRPr="00005E6E">
        <w:t xml:space="preserve"> (0.64)</w:t>
      </w:r>
      <w:r w:rsidR="00825DC4" w:rsidRPr="00005E6E">
        <w:t xml:space="preserve">, </w:t>
      </w:r>
      <w:r w:rsidRPr="00005E6E">
        <w:t>s</w:t>
      </w:r>
      <w:r w:rsidR="00825DC4" w:rsidRPr="00005E6E">
        <w:t>elf-employed</w:t>
      </w:r>
      <w:r w:rsidR="003A03B0" w:rsidRPr="00005E6E">
        <w:t xml:space="preserve"> </w:t>
      </w:r>
      <w:r w:rsidRPr="00005E6E">
        <w:t xml:space="preserve">workers </w:t>
      </w:r>
      <w:r w:rsidR="003A03B0" w:rsidRPr="00005E6E">
        <w:t>(0.26)</w:t>
      </w:r>
      <w:r w:rsidR="00825DC4" w:rsidRPr="00005E6E">
        <w:t xml:space="preserve">, </w:t>
      </w:r>
      <w:r w:rsidR="003A03B0" w:rsidRPr="00005E6E">
        <w:t xml:space="preserve">more than </w:t>
      </w:r>
      <w:r w:rsidRPr="00005E6E">
        <w:t xml:space="preserve">three </w:t>
      </w:r>
      <w:r w:rsidR="003A03B0" w:rsidRPr="00005E6E">
        <w:t>bedrooms</w:t>
      </w:r>
      <w:r w:rsidRPr="00005E6E">
        <w:t xml:space="preserve"> in the house</w:t>
      </w:r>
      <w:r w:rsidR="003A03B0" w:rsidRPr="00005E6E">
        <w:t xml:space="preserve"> (0.23)</w:t>
      </w:r>
      <w:r w:rsidR="00825DC4" w:rsidRPr="00005E6E">
        <w:t xml:space="preserve">, </w:t>
      </w:r>
      <w:r w:rsidRPr="00005E6E">
        <w:t>c</w:t>
      </w:r>
      <w:r w:rsidR="00825DC4" w:rsidRPr="00005E6E">
        <w:t>umulative COVID-19 mortality rates before lockdown</w:t>
      </w:r>
      <w:r w:rsidR="003A03B0" w:rsidRPr="00005E6E">
        <w:t xml:space="preserve"> (0.20)</w:t>
      </w:r>
      <w:r w:rsidR="00825DC4" w:rsidRPr="00005E6E">
        <w:t xml:space="preserve">, and </w:t>
      </w:r>
      <w:r w:rsidR="00EF1AE7" w:rsidRPr="00005E6E">
        <w:t xml:space="preserve">percentage Black </w:t>
      </w:r>
      <w:r w:rsidR="00825DC4" w:rsidRPr="00005E6E">
        <w:t>Caribbean</w:t>
      </w:r>
      <w:r w:rsidR="003A03B0" w:rsidRPr="00005E6E">
        <w:t xml:space="preserve"> (0.19)</w:t>
      </w:r>
      <w:r w:rsidR="00825DC4" w:rsidRPr="00005E6E">
        <w:t>.</w:t>
      </w:r>
    </w:p>
    <w:p w14:paraId="32172463" w14:textId="13BA7223" w:rsidR="00825DC4" w:rsidRPr="00005E6E" w:rsidRDefault="002C639D" w:rsidP="000F3486">
      <w:pPr>
        <w:pStyle w:val="ListParagraph"/>
        <w:numPr>
          <w:ilvl w:val="0"/>
          <w:numId w:val="43"/>
        </w:numPr>
        <w:spacing w:after="160"/>
      </w:pPr>
      <w:r w:rsidRPr="00005E6E">
        <w:t xml:space="preserve">Cluster </w:t>
      </w:r>
      <w:r w:rsidR="00825DC4" w:rsidRPr="00005E6E">
        <w:t xml:space="preserve">2: </w:t>
      </w:r>
      <w:r w:rsidR="00EF1AE7" w:rsidRPr="00005E6E">
        <w:t>Share of medium-</w:t>
      </w:r>
      <w:r w:rsidR="00825DC4" w:rsidRPr="00005E6E">
        <w:t xml:space="preserve">income </w:t>
      </w:r>
      <w:r w:rsidR="00EF1AE7" w:rsidRPr="00005E6E">
        <w:t>households</w:t>
      </w:r>
      <w:r w:rsidR="003A03B0" w:rsidRPr="00005E6E">
        <w:t xml:space="preserve"> (0.38)</w:t>
      </w:r>
      <w:r w:rsidR="00825DC4" w:rsidRPr="00005E6E">
        <w:t xml:space="preserve">, </w:t>
      </w:r>
      <w:r w:rsidR="00EF1AE7" w:rsidRPr="00005E6E">
        <w:t>social grade C1</w:t>
      </w:r>
      <w:r w:rsidR="003A03B0" w:rsidRPr="00005E6E">
        <w:t xml:space="preserve"> (0.25), </w:t>
      </w:r>
      <w:r w:rsidR="00EF1AE7" w:rsidRPr="00005E6E">
        <w:t>high-income</w:t>
      </w:r>
      <w:r w:rsidR="003A03B0" w:rsidRPr="00005E6E">
        <w:t xml:space="preserve"> </w:t>
      </w:r>
      <w:r w:rsidR="00EF1AE7" w:rsidRPr="00005E6E">
        <w:t xml:space="preserve">households </w:t>
      </w:r>
      <w:r w:rsidR="006B6968" w:rsidRPr="00005E6E">
        <w:t xml:space="preserve">(0.23), </w:t>
      </w:r>
      <w:r w:rsidR="00825DC4" w:rsidRPr="00005E6E">
        <w:t xml:space="preserve">more than </w:t>
      </w:r>
      <w:r w:rsidR="00EF1AE7" w:rsidRPr="00005E6E">
        <w:t>three</w:t>
      </w:r>
      <w:r w:rsidR="00825DC4" w:rsidRPr="00005E6E">
        <w:t xml:space="preserve"> bedrooms</w:t>
      </w:r>
      <w:r w:rsidR="00EF1AE7" w:rsidRPr="00005E6E">
        <w:t xml:space="preserve"> in the house (</w:t>
      </w:r>
      <w:r w:rsidR="00FD1CCB" w:rsidRPr="00005E6E">
        <w:t>0.25)</w:t>
      </w:r>
      <w:r w:rsidR="00825DC4" w:rsidRPr="00005E6E">
        <w:t xml:space="preserve">, </w:t>
      </w:r>
      <w:r w:rsidR="00FD1CCB" w:rsidRPr="00005E6E">
        <w:t>households with one vehicle</w:t>
      </w:r>
      <w:r w:rsidR="00A9545C" w:rsidRPr="00005E6E">
        <w:t xml:space="preserve"> (0.04)</w:t>
      </w:r>
      <w:r w:rsidR="00825DC4" w:rsidRPr="00005E6E">
        <w:t xml:space="preserve">, and </w:t>
      </w:r>
      <w:r w:rsidR="00FD1CCB" w:rsidRPr="00005E6E">
        <w:t>self-employed workers</w:t>
      </w:r>
      <w:r w:rsidR="00A9545C" w:rsidRPr="00005E6E">
        <w:t xml:space="preserve"> (0.02)</w:t>
      </w:r>
      <w:r w:rsidR="00825DC4" w:rsidRPr="00005E6E">
        <w:t>.</w:t>
      </w:r>
    </w:p>
    <w:p w14:paraId="3CDBABC1" w14:textId="25F5E9CC" w:rsidR="00825DC4" w:rsidRPr="00005E6E" w:rsidRDefault="002C639D" w:rsidP="000F3486">
      <w:pPr>
        <w:pStyle w:val="ListParagraph"/>
        <w:numPr>
          <w:ilvl w:val="0"/>
          <w:numId w:val="43"/>
        </w:numPr>
      </w:pPr>
      <w:r w:rsidRPr="00005E6E">
        <w:t xml:space="preserve">Cluster </w:t>
      </w:r>
      <w:r w:rsidR="00825DC4" w:rsidRPr="00005E6E">
        <w:t xml:space="preserve">3: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t xml:space="preserve">percentage </w:t>
      </w:r>
      <w:r w:rsidR="00825DC4" w:rsidRPr="00005E6E">
        <w:t>Other Black</w:t>
      </w:r>
      <w:r w:rsidR="00A9545C" w:rsidRPr="00005E6E">
        <w:t xml:space="preserve"> (0.12)</w:t>
      </w:r>
      <w:r w:rsidR="00825DC4" w:rsidRPr="00005E6E">
        <w:t>.</w:t>
      </w:r>
    </w:p>
    <w:p w14:paraId="3C51D4BB" w14:textId="4ACBD607" w:rsidR="00A342F8" w:rsidRPr="00005E6E" w:rsidRDefault="002C639D" w:rsidP="000F3486">
      <w:pPr>
        <w:pStyle w:val="ListParagraph"/>
        <w:numPr>
          <w:ilvl w:val="0"/>
          <w:numId w:val="43"/>
        </w:numPr>
      </w:pPr>
      <w:r w:rsidRPr="00005E6E">
        <w:t xml:space="preserve">Cluster </w:t>
      </w:r>
      <w:r w:rsidR="00825DC4" w:rsidRPr="00005E6E">
        <w:t xml:space="preserve">4: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6662E6D7" w14:textId="77777777" w:rsidR="00BD6353" w:rsidRPr="00005E6E" w:rsidRDefault="00BD6353" w:rsidP="000F3486"/>
    <w:p w14:paraId="5F79D9ED" w14:textId="03B5F7A0" w:rsidR="00DB30E5" w:rsidRPr="00005E6E" w:rsidRDefault="00707427" w:rsidP="000F3486">
      <w:pPr>
        <w:keepNext/>
      </w:pPr>
      <w:r w:rsidRPr="00005E6E">
        <w:rPr>
          <w:noProof/>
          <w:lang w:eastAsia="en-GB"/>
        </w:rPr>
        <w:lastRenderedPageBreak/>
        <w:drawing>
          <wp:inline distT="0" distB="0" distL="0" distR="0" wp14:anchorId="1733AE67" wp14:editId="5B87CC50">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F8A6D8A" w14:textId="2D8F5BF4" w:rsidR="00825DC4" w:rsidRPr="00005E6E" w:rsidRDefault="00DB30E5" w:rsidP="000F3486">
      <w:pPr>
        <w:pStyle w:val="Caption"/>
      </w:pPr>
      <w:bookmarkStart w:id="724" w:name="_Ref81242261"/>
      <w:r w:rsidRPr="00005E6E">
        <w:t xml:space="preserve">Figure </w:t>
      </w:r>
      <w:fldSimple w:instr=" SEQ Figure \* ARABIC ">
        <w:r w:rsidR="006E2E4C" w:rsidRPr="00005E6E">
          <w:t>6</w:t>
        </w:r>
      </w:fldSimple>
      <w:bookmarkEnd w:id="724"/>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2318B776" w:rsidR="00CC08A1" w:rsidRPr="00005E6E" w:rsidRDefault="00707427" w:rsidP="000F3486">
      <w:pPr>
        <w:keepNext/>
      </w:pPr>
      <w:r w:rsidRPr="00005E6E">
        <w:rPr>
          <w:noProof/>
          <w:lang w:eastAsia="en-GB"/>
        </w:rPr>
        <w:lastRenderedPageBreak/>
        <w:drawing>
          <wp:inline distT="0" distB="0" distL="0" distR="0" wp14:anchorId="220E9A7B" wp14:editId="70485CB0">
            <wp:extent cx="573405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71D8DDDC" w14:textId="22960CB8" w:rsidR="006A4090" w:rsidRPr="00005E6E" w:rsidRDefault="00DB30E5" w:rsidP="000F3486">
      <w:pPr>
        <w:pStyle w:val="Caption"/>
      </w:pPr>
      <w:bookmarkStart w:id="725" w:name="_Ref81245493"/>
      <w:r w:rsidRPr="00005E6E">
        <w:t xml:space="preserve">Figure </w:t>
      </w:r>
      <w:fldSimple w:instr=" SEQ Figure \* ARABIC ">
        <w:r w:rsidRPr="00005E6E">
          <w:t>7</w:t>
        </w:r>
      </w:fldSimple>
      <w:bookmarkEnd w:id="725"/>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3"/>
          <w:type w:val="continuous"/>
          <w:pgSz w:w="11906" w:h="16838"/>
          <w:pgMar w:top="1701" w:right="1440" w:bottom="1440" w:left="1440" w:header="851" w:footer="992" w:gutter="0"/>
          <w:lnNumType w:countBy="1"/>
          <w:cols w:space="425"/>
          <w:docGrid w:linePitch="360"/>
        </w:sectPr>
      </w:pPr>
    </w:p>
    <w:p w14:paraId="5DECF12B" w14:textId="14170A2E" w:rsidR="00661E3D" w:rsidRPr="00005E6E" w:rsidRDefault="00661E3D" w:rsidP="000F3486">
      <w:pPr>
        <w:pStyle w:val="Caption"/>
      </w:pPr>
      <w:bookmarkStart w:id="726" w:name="_Ref65028141"/>
      <w:bookmarkStart w:id="727" w:name="_Ref63169718"/>
      <w:r w:rsidRPr="00005E6E">
        <w:lastRenderedPageBreak/>
        <w:t xml:space="preserve">Table </w:t>
      </w:r>
      <w:fldSimple w:instr=" SEQ Table \* ARABIC ">
        <w:r w:rsidR="00E866CD" w:rsidRPr="00005E6E">
          <w:t>2</w:t>
        </w:r>
      </w:fldSimple>
      <w:bookmarkEnd w:id="726"/>
      <w:r w:rsidRPr="00005E6E">
        <w:t xml:space="preserve">. Descriptive statistics of </w:t>
      </w:r>
      <w:r w:rsidR="006F4D48" w:rsidRPr="00005E6E">
        <w:t xml:space="preserve">socioeconomic </w:t>
      </w:r>
      <w:del w:id="728" w:author="Won Do Lee" w:date="2023-01-19T23:22:00Z">
        <w:r w:rsidR="006F4D48" w:rsidRPr="00005E6E" w:rsidDel="001E7E1F">
          <w:delText>and demographic factors</w:delText>
        </w:r>
      </w:del>
      <w:ins w:id="729"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553B96" w:rsidRPr="00005E6E" w14:paraId="0AD2398B" w14:textId="77777777" w:rsidTr="00553B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0F8EE81B" w14:textId="5CF6241D" w:rsidR="00BC29F0" w:rsidRPr="00005E6E" w:rsidRDefault="000170F4"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289" w:type="dxa"/>
            <w:tcBorders>
              <w:top w:val="single" w:sz="12" w:space="0" w:color="auto"/>
            </w:tcBorders>
            <w:shd w:val="clear" w:color="auto" w:fill="A5A5A5" w:themeFill="accent3"/>
            <w:noWrap/>
            <w:hideMark/>
          </w:tcPr>
          <w:p w14:paraId="786B137F" w14:textId="79A2AD6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1</w:t>
            </w:r>
          </w:p>
        </w:tc>
        <w:tc>
          <w:tcPr>
            <w:tcW w:w="1290" w:type="dxa"/>
            <w:tcBorders>
              <w:top w:val="single" w:sz="12" w:space="0" w:color="auto"/>
            </w:tcBorders>
            <w:shd w:val="clear" w:color="auto" w:fill="A5A5A5" w:themeFill="accent3"/>
            <w:noWrap/>
            <w:hideMark/>
          </w:tcPr>
          <w:p w14:paraId="3ED7D81D" w14:textId="7089E6BF"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2</w:t>
            </w:r>
          </w:p>
        </w:tc>
        <w:tc>
          <w:tcPr>
            <w:tcW w:w="1290" w:type="dxa"/>
            <w:tcBorders>
              <w:top w:val="single" w:sz="12" w:space="0" w:color="auto"/>
            </w:tcBorders>
            <w:shd w:val="clear" w:color="auto" w:fill="A5A5A5" w:themeFill="accent3"/>
            <w:noWrap/>
            <w:hideMark/>
          </w:tcPr>
          <w:p w14:paraId="798A9671" w14:textId="0E0822E2"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3</w:t>
            </w:r>
          </w:p>
        </w:tc>
        <w:tc>
          <w:tcPr>
            <w:tcW w:w="1290" w:type="dxa"/>
            <w:tcBorders>
              <w:top w:val="single" w:sz="12" w:space="0" w:color="auto"/>
              <w:right w:val="double" w:sz="4" w:space="0" w:color="auto"/>
            </w:tcBorders>
            <w:shd w:val="clear" w:color="auto" w:fill="A5A5A5" w:themeFill="accent3"/>
            <w:noWrap/>
            <w:hideMark/>
          </w:tcPr>
          <w:p w14:paraId="54BA58F2" w14:textId="64ABEEE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4</w:t>
            </w:r>
          </w:p>
        </w:tc>
        <w:tc>
          <w:tcPr>
            <w:tcW w:w="1290" w:type="dxa"/>
            <w:tcBorders>
              <w:top w:val="single" w:sz="12" w:space="0" w:color="auto"/>
              <w:left w:val="double" w:sz="4" w:space="0" w:color="auto"/>
              <w:right w:val="nil"/>
            </w:tcBorders>
            <w:shd w:val="clear" w:color="auto" w:fill="A5A5A5" w:themeFill="accent3"/>
            <w:noWrap/>
            <w:hideMark/>
          </w:tcPr>
          <w:p w14:paraId="0BF32B56" w14:textId="2B9547D2" w:rsidR="000170F4" w:rsidRPr="00005E6E" w:rsidRDefault="000170F4"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w:t>
            </w:r>
            <w:r w:rsidR="00EC0E49" w:rsidRPr="00005E6E">
              <w:rPr>
                <w:rFonts w:eastAsia="Times New Roman"/>
                <w:color w:val="000000"/>
              </w:rPr>
              <w:t xml:space="preserve"> level</w:t>
            </w:r>
          </w:p>
        </w:tc>
      </w:tr>
      <w:tr w:rsidR="00553B96" w:rsidRPr="00005E6E" w14:paraId="690B94D5"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0170F4" w:rsidRPr="00005E6E" w:rsidRDefault="000170F4" w:rsidP="000F3486">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2AD8AAC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51C0289"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2E9A19BD"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68DA24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13BA0F18" w14:textId="37365B4E" w:rsidR="000170F4" w:rsidRPr="00005E6E" w:rsidRDefault="008D47B3"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717DE3" w:rsidRPr="00005E6E" w14:paraId="66EFD5C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7C598BC3"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Socioeconomic </w:t>
            </w:r>
          </w:p>
        </w:tc>
        <w:tc>
          <w:tcPr>
            <w:tcW w:w="1986" w:type="dxa"/>
            <w:vMerge w:val="restart"/>
            <w:tcBorders>
              <w:top w:val="single" w:sz="12" w:space="0" w:color="auto"/>
            </w:tcBorders>
            <w:noWrap/>
            <w:hideMark/>
          </w:tcPr>
          <w:p w14:paraId="1253B69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548" w:type="dxa"/>
            <w:tcBorders>
              <w:top w:val="single" w:sz="12" w:space="0" w:color="auto"/>
            </w:tcBorders>
            <w:noWrap/>
            <w:hideMark/>
          </w:tcPr>
          <w:p w14:paraId="4FFDC03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tcBorders>
              <w:top w:val="single" w:sz="12" w:space="0" w:color="auto"/>
            </w:tcBorders>
            <w:noWrap/>
            <w:hideMark/>
          </w:tcPr>
          <w:p w14:paraId="606B509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(0.03)</w:t>
            </w:r>
          </w:p>
        </w:tc>
        <w:tc>
          <w:tcPr>
            <w:tcW w:w="1290" w:type="dxa"/>
            <w:tcBorders>
              <w:top w:val="single" w:sz="12" w:space="0" w:color="auto"/>
            </w:tcBorders>
            <w:noWrap/>
            <w:hideMark/>
          </w:tcPr>
          <w:p w14:paraId="0FFF77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tcBorders>
            <w:noWrap/>
            <w:hideMark/>
          </w:tcPr>
          <w:p w14:paraId="56AA00A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right w:val="double" w:sz="4" w:space="0" w:color="auto"/>
            </w:tcBorders>
            <w:noWrap/>
            <w:hideMark/>
          </w:tcPr>
          <w:p w14:paraId="52E873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0.16 (0.02)</w:t>
            </w:r>
          </w:p>
        </w:tc>
        <w:tc>
          <w:tcPr>
            <w:tcW w:w="1290" w:type="dxa"/>
            <w:tcBorders>
              <w:top w:val="single" w:sz="12" w:space="0" w:color="auto"/>
              <w:left w:val="double" w:sz="4" w:space="0" w:color="auto"/>
              <w:right w:val="nil"/>
            </w:tcBorders>
            <w:noWrap/>
            <w:hideMark/>
          </w:tcPr>
          <w:p w14:paraId="3AB5AE6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717DE3" w:rsidRPr="00005E6E" w14:paraId="0050EC9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9E8BD3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AE8D0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059466"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15F0C4E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noWrap/>
            <w:hideMark/>
          </w:tcPr>
          <w:p w14:paraId="50BF0E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(0.02)</w:t>
            </w:r>
          </w:p>
        </w:tc>
        <w:tc>
          <w:tcPr>
            <w:tcW w:w="1290" w:type="dxa"/>
            <w:noWrap/>
            <w:hideMark/>
          </w:tcPr>
          <w:p w14:paraId="4CA5384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(0.02)</w:t>
            </w:r>
          </w:p>
        </w:tc>
        <w:tc>
          <w:tcPr>
            <w:tcW w:w="1290" w:type="dxa"/>
            <w:tcBorders>
              <w:right w:val="double" w:sz="4" w:space="0" w:color="auto"/>
            </w:tcBorders>
            <w:noWrap/>
            <w:hideMark/>
          </w:tcPr>
          <w:p w14:paraId="796E0BC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tcBorders>
              <w:left w:val="double" w:sz="4" w:space="0" w:color="auto"/>
              <w:right w:val="nil"/>
            </w:tcBorders>
            <w:noWrap/>
            <w:hideMark/>
          </w:tcPr>
          <w:p w14:paraId="0DC6023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717DE3" w:rsidRPr="00005E6E" w14:paraId="4F1300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918EE3"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5A2364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944623A"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0B7902E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0.14 (0.04)</w:t>
            </w:r>
          </w:p>
        </w:tc>
        <w:tc>
          <w:tcPr>
            <w:tcW w:w="1290" w:type="dxa"/>
            <w:noWrap/>
            <w:hideMark/>
          </w:tcPr>
          <w:p w14:paraId="3C7130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(0.05)</w:t>
            </w:r>
          </w:p>
        </w:tc>
        <w:tc>
          <w:tcPr>
            <w:tcW w:w="1290" w:type="dxa"/>
            <w:noWrap/>
            <w:hideMark/>
          </w:tcPr>
          <w:p w14:paraId="5D58139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(0.07)</w:t>
            </w:r>
          </w:p>
        </w:tc>
        <w:tc>
          <w:tcPr>
            <w:tcW w:w="1290" w:type="dxa"/>
            <w:tcBorders>
              <w:right w:val="double" w:sz="4" w:space="0" w:color="auto"/>
            </w:tcBorders>
            <w:noWrap/>
            <w:hideMark/>
          </w:tcPr>
          <w:p w14:paraId="16F4FC46" w14:textId="14522A91"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0.17 (0.05) </w:t>
            </w:r>
          </w:p>
        </w:tc>
        <w:tc>
          <w:tcPr>
            <w:tcW w:w="1290" w:type="dxa"/>
            <w:tcBorders>
              <w:left w:val="double" w:sz="4" w:space="0" w:color="auto"/>
              <w:right w:val="nil"/>
            </w:tcBorders>
            <w:noWrap/>
            <w:hideMark/>
          </w:tcPr>
          <w:p w14:paraId="4F7ED0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717DE3" w:rsidRPr="00005E6E" w14:paraId="688865CD"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F68663"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5A8E41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548" w:type="dxa"/>
            <w:noWrap/>
            <w:hideMark/>
          </w:tcPr>
          <w:p w14:paraId="1E6A4AC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289" w:type="dxa"/>
            <w:noWrap/>
            <w:hideMark/>
          </w:tcPr>
          <w:p w14:paraId="6EC3B14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0.25 (0.05)</w:t>
            </w:r>
          </w:p>
        </w:tc>
        <w:tc>
          <w:tcPr>
            <w:tcW w:w="1290" w:type="dxa"/>
            <w:noWrap/>
            <w:hideMark/>
          </w:tcPr>
          <w:p w14:paraId="6474A3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(0.04)</w:t>
            </w:r>
          </w:p>
        </w:tc>
        <w:tc>
          <w:tcPr>
            <w:tcW w:w="1290" w:type="dxa"/>
            <w:noWrap/>
            <w:hideMark/>
          </w:tcPr>
          <w:p w14:paraId="69AC3E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tcBorders>
              <w:right w:val="double" w:sz="4" w:space="0" w:color="auto"/>
            </w:tcBorders>
            <w:noWrap/>
            <w:hideMark/>
          </w:tcPr>
          <w:p w14:paraId="0FE1613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c>
          <w:tcPr>
            <w:tcW w:w="1290" w:type="dxa"/>
            <w:tcBorders>
              <w:left w:val="double" w:sz="4" w:space="0" w:color="auto"/>
              <w:right w:val="nil"/>
            </w:tcBorders>
            <w:noWrap/>
            <w:hideMark/>
          </w:tcPr>
          <w:p w14:paraId="545C006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717DE3" w:rsidRPr="00005E6E" w14:paraId="4BA17AE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3B6696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7F5640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C0B972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289" w:type="dxa"/>
            <w:noWrap/>
            <w:hideMark/>
          </w:tcPr>
          <w:p w14:paraId="23B2332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(0.05)</w:t>
            </w:r>
          </w:p>
        </w:tc>
        <w:tc>
          <w:tcPr>
            <w:tcW w:w="1290" w:type="dxa"/>
            <w:noWrap/>
            <w:hideMark/>
          </w:tcPr>
          <w:p w14:paraId="0661D2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0.04 (0.04)</w:t>
            </w:r>
          </w:p>
        </w:tc>
        <w:tc>
          <w:tcPr>
            <w:tcW w:w="1290" w:type="dxa"/>
            <w:noWrap/>
            <w:hideMark/>
          </w:tcPr>
          <w:p w14:paraId="71D3CA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0.11 (0.12)</w:t>
            </w:r>
          </w:p>
        </w:tc>
        <w:tc>
          <w:tcPr>
            <w:tcW w:w="1290" w:type="dxa"/>
            <w:tcBorders>
              <w:right w:val="double" w:sz="4" w:space="0" w:color="auto"/>
            </w:tcBorders>
            <w:noWrap/>
            <w:hideMark/>
          </w:tcPr>
          <w:p w14:paraId="650DE98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0.07 (0.07)</w:t>
            </w:r>
          </w:p>
        </w:tc>
        <w:tc>
          <w:tcPr>
            <w:tcW w:w="1290" w:type="dxa"/>
            <w:tcBorders>
              <w:left w:val="double" w:sz="4" w:space="0" w:color="auto"/>
              <w:right w:val="nil"/>
            </w:tcBorders>
            <w:noWrap/>
            <w:hideMark/>
          </w:tcPr>
          <w:p w14:paraId="61C487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717DE3" w:rsidRPr="00005E6E" w14:paraId="2362605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CF4DE24"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8FAC5F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548" w:type="dxa"/>
            <w:noWrap/>
            <w:hideMark/>
          </w:tcPr>
          <w:p w14:paraId="010F5EA8"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(upper middle class)</w:t>
            </w:r>
          </w:p>
        </w:tc>
        <w:tc>
          <w:tcPr>
            <w:tcW w:w="1289" w:type="dxa"/>
            <w:noWrap/>
            <w:hideMark/>
          </w:tcPr>
          <w:p w14:paraId="388FF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(0.05)</w:t>
            </w:r>
          </w:p>
        </w:tc>
        <w:tc>
          <w:tcPr>
            <w:tcW w:w="1290" w:type="dxa"/>
            <w:noWrap/>
            <w:hideMark/>
          </w:tcPr>
          <w:p w14:paraId="057EE87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 (0.06)</w:t>
            </w:r>
          </w:p>
        </w:tc>
        <w:tc>
          <w:tcPr>
            <w:tcW w:w="1290" w:type="dxa"/>
            <w:noWrap/>
            <w:hideMark/>
          </w:tcPr>
          <w:p w14:paraId="70A84C2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0.37 (0.07)</w:t>
            </w:r>
          </w:p>
        </w:tc>
        <w:tc>
          <w:tcPr>
            <w:tcW w:w="1290" w:type="dxa"/>
            <w:tcBorders>
              <w:right w:val="double" w:sz="4" w:space="0" w:color="auto"/>
            </w:tcBorders>
            <w:noWrap/>
            <w:hideMark/>
          </w:tcPr>
          <w:p w14:paraId="037E863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0.35 (0.07)</w:t>
            </w:r>
          </w:p>
        </w:tc>
        <w:tc>
          <w:tcPr>
            <w:tcW w:w="1290" w:type="dxa"/>
            <w:tcBorders>
              <w:left w:val="double" w:sz="4" w:space="0" w:color="auto"/>
              <w:right w:val="nil"/>
            </w:tcBorders>
            <w:noWrap/>
            <w:hideMark/>
          </w:tcPr>
          <w:p w14:paraId="27EF53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717DE3" w:rsidRPr="00005E6E" w14:paraId="3D5D349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015B39C"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2B9813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A4634D1"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(lower middle class)</w:t>
            </w:r>
          </w:p>
        </w:tc>
        <w:tc>
          <w:tcPr>
            <w:tcW w:w="1289" w:type="dxa"/>
            <w:noWrap/>
            <w:hideMark/>
          </w:tcPr>
          <w:p w14:paraId="20C57D3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(0.03)</w:t>
            </w:r>
          </w:p>
        </w:tc>
        <w:tc>
          <w:tcPr>
            <w:tcW w:w="1290" w:type="dxa"/>
            <w:noWrap/>
            <w:hideMark/>
          </w:tcPr>
          <w:p w14:paraId="53608E0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c>
          <w:tcPr>
            <w:tcW w:w="1290" w:type="dxa"/>
            <w:noWrap/>
            <w:hideMark/>
          </w:tcPr>
          <w:p w14:paraId="3A366C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(0.04)</w:t>
            </w:r>
          </w:p>
        </w:tc>
        <w:tc>
          <w:tcPr>
            <w:tcW w:w="1290" w:type="dxa"/>
            <w:tcBorders>
              <w:right w:val="double" w:sz="4" w:space="0" w:color="auto"/>
            </w:tcBorders>
            <w:noWrap/>
            <w:hideMark/>
          </w:tcPr>
          <w:p w14:paraId="54FF8E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(0.03)</w:t>
            </w:r>
          </w:p>
        </w:tc>
        <w:tc>
          <w:tcPr>
            <w:tcW w:w="1290" w:type="dxa"/>
            <w:tcBorders>
              <w:left w:val="double" w:sz="4" w:space="0" w:color="auto"/>
              <w:right w:val="nil"/>
            </w:tcBorders>
            <w:noWrap/>
            <w:hideMark/>
          </w:tcPr>
          <w:p w14:paraId="6AF7BEB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717DE3" w:rsidRPr="00005E6E" w14:paraId="0A83404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B7A6A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0F8028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CCD835B"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(skilled working class)</w:t>
            </w:r>
          </w:p>
        </w:tc>
        <w:tc>
          <w:tcPr>
            <w:tcW w:w="1289" w:type="dxa"/>
            <w:noWrap/>
            <w:hideMark/>
          </w:tcPr>
          <w:p w14:paraId="059FE7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6289D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5E203D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(0.05)</w:t>
            </w:r>
          </w:p>
        </w:tc>
        <w:tc>
          <w:tcPr>
            <w:tcW w:w="1290" w:type="dxa"/>
            <w:tcBorders>
              <w:right w:val="double" w:sz="4" w:space="0" w:color="auto"/>
            </w:tcBorders>
            <w:noWrap/>
            <w:hideMark/>
          </w:tcPr>
          <w:p w14:paraId="15F67B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 (0.04)</w:t>
            </w:r>
          </w:p>
        </w:tc>
        <w:tc>
          <w:tcPr>
            <w:tcW w:w="1290" w:type="dxa"/>
            <w:tcBorders>
              <w:left w:val="double" w:sz="4" w:space="0" w:color="auto"/>
              <w:right w:val="nil"/>
            </w:tcBorders>
            <w:noWrap/>
            <w:hideMark/>
          </w:tcPr>
          <w:p w14:paraId="2BFC563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717DE3" w:rsidRPr="00005E6E" w14:paraId="5F006B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84609FB"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1F9DD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6667B5F0"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289" w:type="dxa"/>
            <w:noWrap/>
            <w:hideMark/>
          </w:tcPr>
          <w:p w14:paraId="60F9BE6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noWrap/>
            <w:hideMark/>
          </w:tcPr>
          <w:p w14:paraId="680992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(0.04)</w:t>
            </w:r>
          </w:p>
        </w:tc>
        <w:tc>
          <w:tcPr>
            <w:tcW w:w="1290" w:type="dxa"/>
            <w:noWrap/>
            <w:hideMark/>
          </w:tcPr>
          <w:p w14:paraId="5257C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right w:val="double" w:sz="4" w:space="0" w:color="auto"/>
            </w:tcBorders>
            <w:noWrap/>
            <w:hideMark/>
          </w:tcPr>
          <w:p w14:paraId="0D790A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left w:val="double" w:sz="4" w:space="0" w:color="auto"/>
              <w:right w:val="nil"/>
            </w:tcBorders>
            <w:noWrap/>
            <w:hideMark/>
          </w:tcPr>
          <w:p w14:paraId="77930A5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717DE3" w:rsidRPr="00005E6E" w14:paraId="656187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E21055F"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43D7E1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548" w:type="dxa"/>
            <w:noWrap/>
            <w:hideMark/>
          </w:tcPr>
          <w:p w14:paraId="4BEA63D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289" w:type="dxa"/>
            <w:noWrap/>
            <w:hideMark/>
          </w:tcPr>
          <w:p w14:paraId="7A05236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(0.06)</w:t>
            </w:r>
          </w:p>
        </w:tc>
        <w:tc>
          <w:tcPr>
            <w:tcW w:w="1290" w:type="dxa"/>
            <w:noWrap/>
            <w:hideMark/>
          </w:tcPr>
          <w:p w14:paraId="322BAF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(0.05)</w:t>
            </w:r>
          </w:p>
        </w:tc>
        <w:tc>
          <w:tcPr>
            <w:tcW w:w="1290" w:type="dxa"/>
            <w:noWrap/>
            <w:hideMark/>
          </w:tcPr>
          <w:p w14:paraId="5109405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(0.09)</w:t>
            </w:r>
          </w:p>
        </w:tc>
        <w:tc>
          <w:tcPr>
            <w:tcW w:w="1290" w:type="dxa"/>
            <w:tcBorders>
              <w:right w:val="double" w:sz="4" w:space="0" w:color="auto"/>
            </w:tcBorders>
            <w:noWrap/>
            <w:hideMark/>
          </w:tcPr>
          <w:p w14:paraId="6AF6EFC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(0.06)</w:t>
            </w:r>
          </w:p>
        </w:tc>
        <w:tc>
          <w:tcPr>
            <w:tcW w:w="1290" w:type="dxa"/>
            <w:tcBorders>
              <w:left w:val="double" w:sz="4" w:space="0" w:color="auto"/>
              <w:right w:val="nil"/>
            </w:tcBorders>
            <w:noWrap/>
            <w:hideMark/>
          </w:tcPr>
          <w:p w14:paraId="1E595D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717DE3" w:rsidRPr="00005E6E" w14:paraId="4102B5F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99035A4"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C66B5E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6B5D839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289" w:type="dxa"/>
            <w:tcBorders>
              <w:bottom w:val="single" w:sz="4" w:space="0" w:color="auto"/>
            </w:tcBorders>
            <w:noWrap/>
            <w:hideMark/>
          </w:tcPr>
          <w:p w14:paraId="7D8EDAF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 (0.06)</w:t>
            </w:r>
          </w:p>
        </w:tc>
        <w:tc>
          <w:tcPr>
            <w:tcW w:w="1290" w:type="dxa"/>
            <w:tcBorders>
              <w:bottom w:val="single" w:sz="4" w:space="0" w:color="auto"/>
            </w:tcBorders>
            <w:noWrap/>
            <w:hideMark/>
          </w:tcPr>
          <w:p w14:paraId="6C7290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0.65 (0.06)</w:t>
            </w:r>
          </w:p>
        </w:tc>
        <w:tc>
          <w:tcPr>
            <w:tcW w:w="1290" w:type="dxa"/>
            <w:tcBorders>
              <w:bottom w:val="single" w:sz="4" w:space="0" w:color="auto"/>
            </w:tcBorders>
            <w:noWrap/>
            <w:hideMark/>
          </w:tcPr>
          <w:p w14:paraId="020CC1E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0.56 (0.15)</w:t>
            </w:r>
          </w:p>
        </w:tc>
        <w:tc>
          <w:tcPr>
            <w:tcW w:w="1290" w:type="dxa"/>
            <w:tcBorders>
              <w:bottom w:val="single" w:sz="4" w:space="0" w:color="auto"/>
              <w:right w:val="double" w:sz="4" w:space="0" w:color="auto"/>
            </w:tcBorders>
            <w:noWrap/>
            <w:hideMark/>
          </w:tcPr>
          <w:p w14:paraId="3E776E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0.63 (0.07)</w:t>
            </w:r>
          </w:p>
        </w:tc>
        <w:tc>
          <w:tcPr>
            <w:tcW w:w="1290" w:type="dxa"/>
            <w:tcBorders>
              <w:left w:val="double" w:sz="4" w:space="0" w:color="auto"/>
              <w:bottom w:val="single" w:sz="4" w:space="0" w:color="auto"/>
              <w:right w:val="nil"/>
            </w:tcBorders>
            <w:noWrap/>
            <w:hideMark/>
          </w:tcPr>
          <w:p w14:paraId="06D8AA1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717DE3" w:rsidRPr="00005E6E" w14:paraId="6FFA928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00B6447"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Accessibility</w:t>
            </w:r>
          </w:p>
        </w:tc>
        <w:tc>
          <w:tcPr>
            <w:tcW w:w="1986" w:type="dxa"/>
            <w:tcBorders>
              <w:top w:val="single" w:sz="4" w:space="0" w:color="auto"/>
            </w:tcBorders>
            <w:noWrap/>
            <w:hideMark/>
          </w:tcPr>
          <w:p w14:paraId="7012BD5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548" w:type="dxa"/>
            <w:tcBorders>
              <w:top w:val="single" w:sz="4" w:space="0" w:color="auto"/>
            </w:tcBorders>
            <w:noWrap/>
            <w:hideMark/>
          </w:tcPr>
          <w:p w14:paraId="1F43B5E1" w14:textId="77777777" w:rsidR="00C5068C"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289" w:type="dxa"/>
            <w:tcBorders>
              <w:top w:val="single" w:sz="4" w:space="0" w:color="auto"/>
            </w:tcBorders>
            <w:noWrap/>
            <w:hideMark/>
          </w:tcPr>
          <w:p w14:paraId="0EB3A6C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1D11DC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514C0ED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top w:val="single" w:sz="4" w:space="0" w:color="auto"/>
              <w:right w:val="double" w:sz="4" w:space="0" w:color="auto"/>
            </w:tcBorders>
            <w:noWrap/>
            <w:hideMark/>
          </w:tcPr>
          <w:p w14:paraId="6DE27C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left w:val="double" w:sz="4" w:space="0" w:color="auto"/>
              <w:right w:val="nil"/>
            </w:tcBorders>
            <w:noWrap/>
            <w:hideMark/>
          </w:tcPr>
          <w:p w14:paraId="24D08E9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68853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AD3A81E"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4E582E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548" w:type="dxa"/>
            <w:noWrap/>
            <w:hideMark/>
          </w:tcPr>
          <w:p w14:paraId="13DBC97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289" w:type="dxa"/>
            <w:noWrap/>
            <w:hideMark/>
          </w:tcPr>
          <w:p w14:paraId="71CB884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c>
          <w:tcPr>
            <w:tcW w:w="1290" w:type="dxa"/>
            <w:noWrap/>
            <w:hideMark/>
          </w:tcPr>
          <w:p w14:paraId="28380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(0.07)</w:t>
            </w:r>
          </w:p>
        </w:tc>
        <w:tc>
          <w:tcPr>
            <w:tcW w:w="1290" w:type="dxa"/>
            <w:noWrap/>
            <w:hideMark/>
          </w:tcPr>
          <w:p w14:paraId="097044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(0.19)</w:t>
            </w:r>
          </w:p>
        </w:tc>
        <w:tc>
          <w:tcPr>
            <w:tcW w:w="1290" w:type="dxa"/>
            <w:tcBorders>
              <w:right w:val="double" w:sz="4" w:space="0" w:color="auto"/>
            </w:tcBorders>
            <w:noWrap/>
            <w:hideMark/>
          </w:tcPr>
          <w:p w14:paraId="3302348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(0.08)</w:t>
            </w:r>
          </w:p>
        </w:tc>
        <w:tc>
          <w:tcPr>
            <w:tcW w:w="1290" w:type="dxa"/>
            <w:tcBorders>
              <w:left w:val="double" w:sz="4" w:space="0" w:color="auto"/>
              <w:right w:val="nil"/>
            </w:tcBorders>
            <w:noWrap/>
            <w:hideMark/>
          </w:tcPr>
          <w:p w14:paraId="76A6FD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717DE3" w:rsidRPr="00005E6E" w14:paraId="718A354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CAEB8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EBAEA4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3BA2A7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289" w:type="dxa"/>
            <w:noWrap/>
            <w:hideMark/>
          </w:tcPr>
          <w:p w14:paraId="67FAEE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0.44 (0.02)</w:t>
            </w:r>
          </w:p>
        </w:tc>
        <w:tc>
          <w:tcPr>
            <w:tcW w:w="1290" w:type="dxa"/>
            <w:noWrap/>
            <w:hideMark/>
          </w:tcPr>
          <w:p w14:paraId="20A4CF2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(0.02)</w:t>
            </w:r>
          </w:p>
        </w:tc>
        <w:tc>
          <w:tcPr>
            <w:tcW w:w="1290" w:type="dxa"/>
            <w:noWrap/>
            <w:hideMark/>
          </w:tcPr>
          <w:p w14:paraId="6DAAE6F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 (0.04)</w:t>
            </w:r>
          </w:p>
        </w:tc>
        <w:tc>
          <w:tcPr>
            <w:tcW w:w="1290" w:type="dxa"/>
            <w:tcBorders>
              <w:right w:val="double" w:sz="4" w:space="0" w:color="auto"/>
            </w:tcBorders>
            <w:noWrap/>
            <w:hideMark/>
          </w:tcPr>
          <w:p w14:paraId="506CC5D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c>
          <w:tcPr>
            <w:tcW w:w="1290" w:type="dxa"/>
            <w:tcBorders>
              <w:left w:val="double" w:sz="4" w:space="0" w:color="auto"/>
              <w:right w:val="nil"/>
            </w:tcBorders>
            <w:noWrap/>
            <w:hideMark/>
          </w:tcPr>
          <w:p w14:paraId="77ED9C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717DE3" w:rsidRPr="00005E6E" w14:paraId="2009A5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E2A1E95"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E432D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D7F2D7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289" w:type="dxa"/>
            <w:noWrap/>
            <w:hideMark/>
          </w:tcPr>
          <w:p w14:paraId="3300B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(0.05)</w:t>
            </w:r>
          </w:p>
        </w:tc>
        <w:tc>
          <w:tcPr>
            <w:tcW w:w="1290" w:type="dxa"/>
            <w:noWrap/>
            <w:hideMark/>
          </w:tcPr>
          <w:p w14:paraId="3E7472F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(0.05)</w:t>
            </w:r>
          </w:p>
        </w:tc>
        <w:tc>
          <w:tcPr>
            <w:tcW w:w="1290" w:type="dxa"/>
            <w:noWrap/>
            <w:hideMark/>
          </w:tcPr>
          <w:p w14:paraId="146C003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(0.12)</w:t>
            </w:r>
          </w:p>
        </w:tc>
        <w:tc>
          <w:tcPr>
            <w:tcW w:w="1290" w:type="dxa"/>
            <w:tcBorders>
              <w:right w:val="double" w:sz="4" w:space="0" w:color="auto"/>
            </w:tcBorders>
            <w:noWrap/>
            <w:hideMark/>
          </w:tcPr>
          <w:p w14:paraId="0E503F0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0.29 (0.07)</w:t>
            </w:r>
          </w:p>
        </w:tc>
        <w:tc>
          <w:tcPr>
            <w:tcW w:w="1290" w:type="dxa"/>
            <w:tcBorders>
              <w:left w:val="double" w:sz="4" w:space="0" w:color="auto"/>
              <w:right w:val="nil"/>
            </w:tcBorders>
            <w:noWrap/>
            <w:hideMark/>
          </w:tcPr>
          <w:p w14:paraId="378FBB1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717DE3" w:rsidRPr="00005E6E" w14:paraId="411FB61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0E681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CBC68A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3072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289" w:type="dxa"/>
            <w:noWrap/>
            <w:hideMark/>
          </w:tcPr>
          <w:p w14:paraId="43B37C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57CBC5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c>
          <w:tcPr>
            <w:tcW w:w="1290" w:type="dxa"/>
            <w:noWrap/>
            <w:hideMark/>
          </w:tcPr>
          <w:p w14:paraId="3F55216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right w:val="double" w:sz="4" w:space="0" w:color="auto"/>
            </w:tcBorders>
            <w:noWrap/>
            <w:hideMark/>
          </w:tcPr>
          <w:p w14:paraId="3FEE63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(0.01)</w:t>
            </w:r>
          </w:p>
        </w:tc>
        <w:tc>
          <w:tcPr>
            <w:tcW w:w="1290" w:type="dxa"/>
            <w:tcBorders>
              <w:left w:val="double" w:sz="4" w:space="0" w:color="auto"/>
              <w:right w:val="nil"/>
            </w:tcBorders>
            <w:noWrap/>
            <w:hideMark/>
          </w:tcPr>
          <w:p w14:paraId="375E8BA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717DE3" w:rsidRPr="00005E6E" w14:paraId="760C1331"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899944D"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hideMark/>
          </w:tcPr>
          <w:p w14:paraId="36DB49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548" w:type="dxa"/>
            <w:noWrap/>
            <w:hideMark/>
          </w:tcPr>
          <w:p w14:paraId="15924EB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289" w:type="dxa"/>
            <w:noWrap/>
            <w:hideMark/>
          </w:tcPr>
          <w:p w14:paraId="28E1708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0.26 (0.15)</w:t>
            </w:r>
          </w:p>
        </w:tc>
        <w:tc>
          <w:tcPr>
            <w:tcW w:w="1290" w:type="dxa"/>
            <w:noWrap/>
            <w:hideMark/>
          </w:tcPr>
          <w:p w14:paraId="6BA6ECE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0.29 (0.16)</w:t>
            </w:r>
          </w:p>
        </w:tc>
        <w:tc>
          <w:tcPr>
            <w:tcW w:w="1290" w:type="dxa"/>
            <w:noWrap/>
            <w:hideMark/>
          </w:tcPr>
          <w:p w14:paraId="7DDADEB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0.33 (0.2)</w:t>
            </w:r>
          </w:p>
        </w:tc>
        <w:tc>
          <w:tcPr>
            <w:tcW w:w="1290" w:type="dxa"/>
            <w:tcBorders>
              <w:right w:val="double" w:sz="4" w:space="0" w:color="auto"/>
            </w:tcBorders>
            <w:noWrap/>
            <w:hideMark/>
          </w:tcPr>
          <w:p w14:paraId="509EDD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0.27 (0.11)</w:t>
            </w:r>
          </w:p>
        </w:tc>
        <w:tc>
          <w:tcPr>
            <w:tcW w:w="1290" w:type="dxa"/>
            <w:tcBorders>
              <w:left w:val="double" w:sz="4" w:space="0" w:color="auto"/>
              <w:right w:val="nil"/>
            </w:tcBorders>
            <w:noWrap/>
            <w:hideMark/>
          </w:tcPr>
          <w:p w14:paraId="79B4F0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717DE3" w:rsidRPr="00005E6E" w14:paraId="31FC18E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26882C50"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118C4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3E40720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289" w:type="dxa"/>
            <w:tcBorders>
              <w:bottom w:val="single" w:sz="4" w:space="0" w:color="auto"/>
            </w:tcBorders>
            <w:noWrap/>
            <w:hideMark/>
          </w:tcPr>
          <w:p w14:paraId="496381E9" w14:textId="780ED314"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21.61</w:t>
            </w:r>
            <w:r w:rsidR="0053498B" w:rsidRPr="00005E6E">
              <w:rPr>
                <w:rFonts w:eastAsia="Times New Roman"/>
                <w:color w:val="000000"/>
                <w:sz w:val="18"/>
                <w:szCs w:val="18"/>
              </w:rPr>
              <w:t xml:space="preserve"> </w:t>
            </w:r>
            <w:r w:rsidRPr="00005E6E">
              <w:rPr>
                <w:rFonts w:eastAsia="Times New Roman"/>
                <w:color w:val="000000"/>
                <w:sz w:val="18"/>
                <w:szCs w:val="18"/>
              </w:rPr>
              <w:t>(10.54)</w:t>
            </w:r>
          </w:p>
        </w:tc>
        <w:tc>
          <w:tcPr>
            <w:tcW w:w="1290" w:type="dxa"/>
            <w:tcBorders>
              <w:bottom w:val="single" w:sz="4" w:space="0" w:color="auto"/>
            </w:tcBorders>
            <w:noWrap/>
            <w:hideMark/>
          </w:tcPr>
          <w:p w14:paraId="097B9B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22.89 (11.82)</w:t>
            </w:r>
          </w:p>
        </w:tc>
        <w:tc>
          <w:tcPr>
            <w:tcW w:w="1290" w:type="dxa"/>
            <w:tcBorders>
              <w:bottom w:val="single" w:sz="4" w:space="0" w:color="auto"/>
            </w:tcBorders>
            <w:noWrap/>
            <w:hideMark/>
          </w:tcPr>
          <w:p w14:paraId="66146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25.5 (10.95)</w:t>
            </w:r>
          </w:p>
        </w:tc>
        <w:tc>
          <w:tcPr>
            <w:tcW w:w="1290" w:type="dxa"/>
            <w:tcBorders>
              <w:bottom w:val="single" w:sz="4" w:space="0" w:color="auto"/>
              <w:right w:val="double" w:sz="4" w:space="0" w:color="auto"/>
            </w:tcBorders>
            <w:noWrap/>
            <w:hideMark/>
          </w:tcPr>
          <w:p w14:paraId="38BB7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22.87 (10.32)</w:t>
            </w:r>
          </w:p>
        </w:tc>
        <w:tc>
          <w:tcPr>
            <w:tcW w:w="1290" w:type="dxa"/>
            <w:tcBorders>
              <w:left w:val="double" w:sz="4" w:space="0" w:color="auto"/>
              <w:bottom w:val="single" w:sz="4" w:space="0" w:color="auto"/>
              <w:right w:val="nil"/>
            </w:tcBorders>
            <w:noWrap/>
            <w:hideMark/>
          </w:tcPr>
          <w:p w14:paraId="0A4C739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FD03A0" w:rsidRPr="00005E6E" w14:paraId="48D30E0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F53A7EA" w14:textId="77777777" w:rsidR="00717915" w:rsidRPr="00005E6E" w:rsidRDefault="00717915" w:rsidP="000F3486">
            <w:pPr>
              <w:widowControl/>
              <w:wordWrap/>
              <w:autoSpaceDE/>
              <w:autoSpaceDN/>
              <w:rPr>
                <w:rFonts w:eastAsia="Times New Roman"/>
                <w:color w:val="000000"/>
              </w:rPr>
            </w:pPr>
            <w:r w:rsidRPr="00005E6E">
              <w:rPr>
                <w:rFonts w:eastAsia="Times New Roman"/>
                <w:color w:val="000000"/>
              </w:rPr>
              <w:t>Activity commitment</w:t>
            </w:r>
          </w:p>
        </w:tc>
        <w:tc>
          <w:tcPr>
            <w:tcW w:w="1986" w:type="dxa"/>
            <w:vMerge w:val="restart"/>
            <w:tcBorders>
              <w:top w:val="single" w:sz="4" w:space="0" w:color="auto"/>
            </w:tcBorders>
            <w:noWrap/>
            <w:hideMark/>
          </w:tcPr>
          <w:p w14:paraId="375D819E"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548" w:type="dxa"/>
            <w:tcBorders>
              <w:top w:val="single" w:sz="4" w:space="0" w:color="auto"/>
            </w:tcBorders>
            <w:noWrap/>
            <w:hideMark/>
          </w:tcPr>
          <w:p w14:paraId="666B5A82"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tcBorders>
              <w:top w:val="single" w:sz="4" w:space="0" w:color="auto"/>
            </w:tcBorders>
            <w:noWrap/>
            <w:hideMark/>
          </w:tcPr>
          <w:p w14:paraId="2193BAC7"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tcBorders>
            <w:noWrap/>
            <w:hideMark/>
          </w:tcPr>
          <w:p w14:paraId="3B711A1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(0.01)</w:t>
            </w:r>
          </w:p>
        </w:tc>
        <w:tc>
          <w:tcPr>
            <w:tcW w:w="1290" w:type="dxa"/>
            <w:tcBorders>
              <w:top w:val="single" w:sz="4" w:space="0" w:color="auto"/>
            </w:tcBorders>
            <w:noWrap/>
            <w:hideMark/>
          </w:tcPr>
          <w:p w14:paraId="7D02CE3A"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(0.03)</w:t>
            </w:r>
          </w:p>
        </w:tc>
        <w:tc>
          <w:tcPr>
            <w:tcW w:w="1290" w:type="dxa"/>
            <w:tcBorders>
              <w:top w:val="single" w:sz="4" w:space="0" w:color="auto"/>
              <w:right w:val="double" w:sz="4" w:space="0" w:color="auto"/>
            </w:tcBorders>
            <w:noWrap/>
            <w:hideMark/>
          </w:tcPr>
          <w:p w14:paraId="6FAE7A2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left w:val="double" w:sz="4" w:space="0" w:color="auto"/>
              <w:right w:val="nil"/>
            </w:tcBorders>
            <w:noWrap/>
            <w:hideMark/>
          </w:tcPr>
          <w:p w14:paraId="139150BD"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FD03A0" w:rsidRPr="00005E6E" w14:paraId="136FCE9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95BEB7A" w14:textId="77777777" w:rsidR="00717915" w:rsidRPr="00005E6E" w:rsidRDefault="00717915" w:rsidP="000F3486">
            <w:pPr>
              <w:widowControl/>
              <w:wordWrap/>
              <w:autoSpaceDE/>
              <w:autoSpaceDN/>
              <w:rPr>
                <w:rFonts w:eastAsia="Times New Roman"/>
                <w:b w:val="0"/>
                <w:bCs w:val="0"/>
                <w:color w:val="000000"/>
              </w:rPr>
            </w:pPr>
          </w:p>
        </w:tc>
        <w:tc>
          <w:tcPr>
            <w:tcW w:w="1986" w:type="dxa"/>
            <w:vMerge/>
            <w:hideMark/>
          </w:tcPr>
          <w:p w14:paraId="16656AE9"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27D1508"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noWrap/>
            <w:hideMark/>
          </w:tcPr>
          <w:p w14:paraId="16C8618B"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0.38 (0.04)</w:t>
            </w:r>
          </w:p>
        </w:tc>
        <w:tc>
          <w:tcPr>
            <w:tcW w:w="1290" w:type="dxa"/>
            <w:noWrap/>
            <w:hideMark/>
          </w:tcPr>
          <w:p w14:paraId="2052BD2E"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(0.03)</w:t>
            </w:r>
          </w:p>
        </w:tc>
        <w:tc>
          <w:tcPr>
            <w:tcW w:w="1290" w:type="dxa"/>
            <w:noWrap/>
            <w:hideMark/>
          </w:tcPr>
          <w:p w14:paraId="21306395"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c>
          <w:tcPr>
            <w:tcW w:w="1290" w:type="dxa"/>
            <w:tcBorders>
              <w:right w:val="double" w:sz="4" w:space="0" w:color="auto"/>
            </w:tcBorders>
            <w:noWrap/>
            <w:hideMark/>
          </w:tcPr>
          <w:p w14:paraId="586904BF"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0.4 (0.04)</w:t>
            </w:r>
          </w:p>
        </w:tc>
        <w:tc>
          <w:tcPr>
            <w:tcW w:w="1290" w:type="dxa"/>
            <w:tcBorders>
              <w:left w:val="double" w:sz="4" w:space="0" w:color="auto"/>
              <w:right w:val="nil"/>
            </w:tcBorders>
            <w:noWrap/>
            <w:hideMark/>
          </w:tcPr>
          <w:p w14:paraId="4FE80760"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FD03A0" w:rsidRPr="00005E6E" w14:paraId="52DD522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C2AE67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4D80EF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07C0D8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w:t>
            </w:r>
            <w:r w:rsidR="00717915" w:rsidRPr="00005E6E">
              <w:rPr>
                <w:rFonts w:eastAsia="Times New Roman"/>
                <w:b/>
                <w:bCs/>
                <w:color w:val="000000"/>
                <w:sz w:val="18"/>
                <w:szCs w:val="18"/>
              </w:rPr>
              <w:t xml:space="preserve"> </w:t>
            </w:r>
            <w:r w:rsidRPr="00005E6E">
              <w:rPr>
                <w:rFonts w:eastAsia="Times New Roman"/>
                <w:b/>
                <w:bCs/>
                <w:color w:val="000000"/>
                <w:sz w:val="18"/>
                <w:szCs w:val="18"/>
              </w:rPr>
              <w:t>population aged 16-74</w:t>
            </w:r>
          </w:p>
        </w:tc>
        <w:tc>
          <w:tcPr>
            <w:tcW w:w="1289" w:type="dxa"/>
            <w:tcBorders>
              <w:bottom w:val="single" w:sz="4" w:space="0" w:color="auto"/>
            </w:tcBorders>
            <w:noWrap/>
            <w:hideMark/>
          </w:tcPr>
          <w:p w14:paraId="07F867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0.08 (0.02)</w:t>
            </w:r>
          </w:p>
        </w:tc>
        <w:tc>
          <w:tcPr>
            <w:tcW w:w="1290" w:type="dxa"/>
            <w:tcBorders>
              <w:bottom w:val="single" w:sz="4" w:space="0" w:color="auto"/>
            </w:tcBorders>
            <w:noWrap/>
            <w:hideMark/>
          </w:tcPr>
          <w:p w14:paraId="5F9DD04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(0.02)</w:t>
            </w:r>
          </w:p>
        </w:tc>
        <w:tc>
          <w:tcPr>
            <w:tcW w:w="1290" w:type="dxa"/>
            <w:tcBorders>
              <w:bottom w:val="single" w:sz="4" w:space="0" w:color="auto"/>
            </w:tcBorders>
            <w:noWrap/>
            <w:hideMark/>
          </w:tcPr>
          <w:p w14:paraId="444B04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0.13 (0.02)</w:t>
            </w:r>
          </w:p>
        </w:tc>
        <w:tc>
          <w:tcPr>
            <w:tcW w:w="1290" w:type="dxa"/>
            <w:tcBorders>
              <w:bottom w:val="single" w:sz="4" w:space="0" w:color="auto"/>
              <w:right w:val="double" w:sz="4" w:space="0" w:color="auto"/>
            </w:tcBorders>
            <w:noWrap/>
            <w:hideMark/>
          </w:tcPr>
          <w:p w14:paraId="0CF6FB3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0.11 (0.02)</w:t>
            </w:r>
          </w:p>
        </w:tc>
        <w:tc>
          <w:tcPr>
            <w:tcW w:w="1290" w:type="dxa"/>
            <w:tcBorders>
              <w:left w:val="double" w:sz="4" w:space="0" w:color="auto"/>
              <w:bottom w:val="single" w:sz="4" w:space="0" w:color="auto"/>
              <w:right w:val="nil"/>
            </w:tcBorders>
            <w:noWrap/>
            <w:hideMark/>
          </w:tcPr>
          <w:p w14:paraId="7A100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717DE3" w:rsidRPr="00005E6E" w14:paraId="1175BD4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0FB8A584" w14:textId="77777777" w:rsidR="000170F4" w:rsidRPr="00005E6E" w:rsidRDefault="000170F4" w:rsidP="000F3486">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1986" w:type="dxa"/>
            <w:vMerge w:val="restart"/>
            <w:tcBorders>
              <w:top w:val="single" w:sz="4" w:space="0" w:color="auto"/>
            </w:tcBorders>
            <w:hideMark/>
          </w:tcPr>
          <w:p w14:paraId="39B27DE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548" w:type="dxa"/>
            <w:tcBorders>
              <w:top w:val="single" w:sz="4" w:space="0" w:color="auto"/>
            </w:tcBorders>
            <w:noWrap/>
            <w:hideMark/>
          </w:tcPr>
          <w:p w14:paraId="0F944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289" w:type="dxa"/>
            <w:tcBorders>
              <w:top w:val="single" w:sz="4" w:space="0" w:color="auto"/>
            </w:tcBorders>
            <w:noWrap/>
            <w:hideMark/>
          </w:tcPr>
          <w:p w14:paraId="472145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 (0.03)</w:t>
            </w:r>
          </w:p>
        </w:tc>
        <w:tc>
          <w:tcPr>
            <w:tcW w:w="1290" w:type="dxa"/>
            <w:tcBorders>
              <w:top w:val="single" w:sz="4" w:space="0" w:color="auto"/>
            </w:tcBorders>
            <w:noWrap/>
            <w:hideMark/>
          </w:tcPr>
          <w:p w14:paraId="627E48F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0.81 (0.03)</w:t>
            </w:r>
          </w:p>
        </w:tc>
        <w:tc>
          <w:tcPr>
            <w:tcW w:w="1290" w:type="dxa"/>
            <w:tcBorders>
              <w:top w:val="single" w:sz="4" w:space="0" w:color="auto"/>
            </w:tcBorders>
            <w:noWrap/>
            <w:hideMark/>
          </w:tcPr>
          <w:p w14:paraId="21C31B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(0.02)</w:t>
            </w:r>
          </w:p>
        </w:tc>
        <w:tc>
          <w:tcPr>
            <w:tcW w:w="1290" w:type="dxa"/>
            <w:tcBorders>
              <w:top w:val="single" w:sz="4" w:space="0" w:color="auto"/>
              <w:right w:val="double" w:sz="4" w:space="0" w:color="auto"/>
            </w:tcBorders>
            <w:noWrap/>
            <w:hideMark/>
          </w:tcPr>
          <w:p w14:paraId="550204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(0.03)</w:t>
            </w:r>
          </w:p>
        </w:tc>
        <w:tc>
          <w:tcPr>
            <w:tcW w:w="1290" w:type="dxa"/>
            <w:tcBorders>
              <w:top w:val="single" w:sz="4" w:space="0" w:color="auto"/>
              <w:left w:val="double" w:sz="4" w:space="0" w:color="auto"/>
              <w:right w:val="nil"/>
            </w:tcBorders>
            <w:noWrap/>
            <w:hideMark/>
          </w:tcPr>
          <w:p w14:paraId="4961E2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717DE3" w:rsidRPr="00005E6E" w14:paraId="3847F56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88EC7F"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6E5B1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4CA307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289" w:type="dxa"/>
            <w:noWrap/>
            <w:hideMark/>
          </w:tcPr>
          <w:p w14:paraId="2BB1EC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63B93F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54BD8C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right w:val="double" w:sz="4" w:space="0" w:color="auto"/>
            </w:tcBorders>
            <w:noWrap/>
            <w:hideMark/>
          </w:tcPr>
          <w:p w14:paraId="06C28CD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left w:val="double" w:sz="4" w:space="0" w:color="auto"/>
              <w:right w:val="nil"/>
            </w:tcBorders>
            <w:noWrap/>
            <w:hideMark/>
          </w:tcPr>
          <w:p w14:paraId="70A3001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717DE3" w:rsidRPr="00005E6E" w14:paraId="6CE3883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B9D87E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257327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4DB09C5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289" w:type="dxa"/>
            <w:tcBorders>
              <w:bottom w:val="single" w:sz="4" w:space="0" w:color="auto"/>
            </w:tcBorders>
            <w:noWrap/>
            <w:hideMark/>
          </w:tcPr>
          <w:p w14:paraId="0B6990E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(0.01)</w:t>
            </w:r>
          </w:p>
        </w:tc>
        <w:tc>
          <w:tcPr>
            <w:tcW w:w="1290" w:type="dxa"/>
            <w:tcBorders>
              <w:bottom w:val="single" w:sz="4" w:space="0" w:color="auto"/>
            </w:tcBorders>
            <w:noWrap/>
            <w:hideMark/>
          </w:tcPr>
          <w:p w14:paraId="6BE9316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tcBorders>
            <w:noWrap/>
            <w:hideMark/>
          </w:tcPr>
          <w:p w14:paraId="6C1938C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right w:val="double" w:sz="4" w:space="0" w:color="auto"/>
            </w:tcBorders>
            <w:noWrap/>
            <w:hideMark/>
          </w:tcPr>
          <w:p w14:paraId="1EA4D8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left w:val="double" w:sz="4" w:space="0" w:color="auto"/>
              <w:bottom w:val="single" w:sz="4" w:space="0" w:color="auto"/>
              <w:right w:val="nil"/>
            </w:tcBorders>
            <w:noWrap/>
            <w:hideMark/>
          </w:tcPr>
          <w:p w14:paraId="350070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717DE3" w:rsidRPr="00005E6E" w14:paraId="11D8E59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FEE4793" w14:textId="345C43B6" w:rsidR="000170F4" w:rsidRPr="00005E6E" w:rsidRDefault="00C5068C" w:rsidP="000F3486">
            <w:pPr>
              <w:widowControl/>
              <w:wordWrap/>
              <w:autoSpaceDE/>
              <w:autoSpaceDN/>
              <w:rPr>
                <w:rFonts w:eastAsia="Times New Roman"/>
                <w:color w:val="000000"/>
              </w:rPr>
            </w:pPr>
            <w:r w:rsidRPr="00005E6E">
              <w:rPr>
                <w:rFonts w:eastAsia="Times New Roman"/>
                <w:color w:val="000000"/>
              </w:rPr>
              <w:t xml:space="preserve">Perceived </w:t>
            </w:r>
            <w:r w:rsidR="00717DE3" w:rsidRPr="00005E6E">
              <w:rPr>
                <w:rFonts w:eastAsia="Times New Roman"/>
                <w:color w:val="000000"/>
              </w:rPr>
              <w:t xml:space="preserve">risk of </w:t>
            </w:r>
            <w:r w:rsidR="000170F4" w:rsidRPr="00005E6E">
              <w:rPr>
                <w:rFonts w:eastAsia="Times New Roman"/>
                <w:color w:val="000000"/>
              </w:rPr>
              <w:t>COVID-</w:t>
            </w:r>
            <w:r w:rsidRPr="00005E6E">
              <w:rPr>
                <w:rFonts w:eastAsia="Times New Roman"/>
                <w:color w:val="000000"/>
              </w:rPr>
              <w:t xml:space="preserve">19 </w:t>
            </w:r>
          </w:p>
        </w:tc>
        <w:tc>
          <w:tcPr>
            <w:tcW w:w="1986" w:type="dxa"/>
            <w:tcBorders>
              <w:top w:val="single" w:sz="4" w:space="0" w:color="auto"/>
            </w:tcBorders>
            <w:noWrap/>
            <w:hideMark/>
          </w:tcPr>
          <w:p w14:paraId="233CD4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548" w:type="dxa"/>
            <w:tcBorders>
              <w:top w:val="single" w:sz="4" w:space="0" w:color="auto"/>
            </w:tcBorders>
            <w:noWrap/>
            <w:hideMark/>
          </w:tcPr>
          <w:p w14:paraId="7FF8729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Cumulative COVID-19 reported cases</w:t>
            </w:r>
          </w:p>
          <w:p w14:paraId="6FA79335" w14:textId="44F6428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top w:val="single" w:sz="4" w:space="0" w:color="auto"/>
            </w:tcBorders>
            <w:noWrap/>
            <w:hideMark/>
          </w:tcPr>
          <w:p w14:paraId="0AC751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9.49 (8.57)</w:t>
            </w:r>
          </w:p>
        </w:tc>
        <w:tc>
          <w:tcPr>
            <w:tcW w:w="1290" w:type="dxa"/>
            <w:tcBorders>
              <w:top w:val="single" w:sz="4" w:space="0" w:color="auto"/>
            </w:tcBorders>
            <w:noWrap/>
            <w:hideMark/>
          </w:tcPr>
          <w:p w14:paraId="1B7CBEF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11.29 (7.04)</w:t>
            </w:r>
          </w:p>
        </w:tc>
        <w:tc>
          <w:tcPr>
            <w:tcW w:w="1290" w:type="dxa"/>
            <w:tcBorders>
              <w:top w:val="single" w:sz="4" w:space="0" w:color="auto"/>
            </w:tcBorders>
            <w:noWrap/>
            <w:hideMark/>
          </w:tcPr>
          <w:p w14:paraId="1BB76E9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24.6 (19.65)</w:t>
            </w:r>
          </w:p>
        </w:tc>
        <w:tc>
          <w:tcPr>
            <w:tcW w:w="1290" w:type="dxa"/>
            <w:tcBorders>
              <w:top w:val="single" w:sz="4" w:space="0" w:color="auto"/>
              <w:right w:val="double" w:sz="4" w:space="0" w:color="auto"/>
            </w:tcBorders>
            <w:noWrap/>
            <w:hideMark/>
          </w:tcPr>
          <w:p w14:paraId="671959C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15.72 (12.14)</w:t>
            </w:r>
          </w:p>
        </w:tc>
        <w:tc>
          <w:tcPr>
            <w:tcW w:w="1290" w:type="dxa"/>
            <w:tcBorders>
              <w:top w:val="single" w:sz="4" w:space="0" w:color="auto"/>
              <w:left w:val="double" w:sz="4" w:space="0" w:color="auto"/>
              <w:right w:val="nil"/>
            </w:tcBorders>
            <w:noWrap/>
            <w:hideMark/>
          </w:tcPr>
          <w:p w14:paraId="52974F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717DE3" w:rsidRPr="00005E6E" w14:paraId="51B9A8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8EC6C61" w14:textId="77777777" w:rsidR="000170F4" w:rsidRPr="00005E6E" w:rsidRDefault="000170F4" w:rsidP="000F3486">
            <w:pPr>
              <w:widowControl/>
              <w:wordWrap/>
              <w:autoSpaceDE/>
              <w:autoSpaceDN/>
              <w:rPr>
                <w:rFonts w:eastAsia="Times New Roman"/>
                <w:b w:val="0"/>
                <w:bCs w:val="0"/>
                <w:color w:val="000000"/>
              </w:rPr>
            </w:pPr>
          </w:p>
        </w:tc>
        <w:tc>
          <w:tcPr>
            <w:tcW w:w="1986" w:type="dxa"/>
            <w:tcBorders>
              <w:bottom w:val="single" w:sz="4" w:space="0" w:color="auto"/>
            </w:tcBorders>
            <w:noWrap/>
            <w:hideMark/>
          </w:tcPr>
          <w:p w14:paraId="3106AA9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548" w:type="dxa"/>
            <w:tcBorders>
              <w:bottom w:val="single" w:sz="4" w:space="0" w:color="auto"/>
            </w:tcBorders>
            <w:noWrap/>
            <w:hideMark/>
          </w:tcPr>
          <w:p w14:paraId="43AA02D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deaths </w:t>
            </w:r>
          </w:p>
          <w:p w14:paraId="67CC4005" w14:textId="0E6354C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bottom w:val="single" w:sz="4" w:space="0" w:color="auto"/>
            </w:tcBorders>
            <w:noWrap/>
            <w:hideMark/>
          </w:tcPr>
          <w:p w14:paraId="21C0EAB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0.61 (0.81)</w:t>
            </w:r>
          </w:p>
        </w:tc>
        <w:tc>
          <w:tcPr>
            <w:tcW w:w="1290" w:type="dxa"/>
            <w:tcBorders>
              <w:bottom w:val="single" w:sz="4" w:space="0" w:color="auto"/>
            </w:tcBorders>
            <w:noWrap/>
            <w:hideMark/>
          </w:tcPr>
          <w:p w14:paraId="00FA3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0.93 (1.26)</w:t>
            </w:r>
          </w:p>
        </w:tc>
        <w:tc>
          <w:tcPr>
            <w:tcW w:w="1290" w:type="dxa"/>
            <w:tcBorders>
              <w:bottom w:val="single" w:sz="4" w:space="0" w:color="auto"/>
            </w:tcBorders>
            <w:noWrap/>
            <w:hideMark/>
          </w:tcPr>
          <w:p w14:paraId="19FEC8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1.83 (1.87)</w:t>
            </w:r>
          </w:p>
        </w:tc>
        <w:tc>
          <w:tcPr>
            <w:tcW w:w="1290" w:type="dxa"/>
            <w:tcBorders>
              <w:bottom w:val="single" w:sz="4" w:space="0" w:color="auto"/>
              <w:right w:val="double" w:sz="4" w:space="0" w:color="auto"/>
            </w:tcBorders>
            <w:noWrap/>
            <w:hideMark/>
          </w:tcPr>
          <w:p w14:paraId="5E6C2A1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1.25 (1.44)</w:t>
            </w:r>
          </w:p>
        </w:tc>
        <w:tc>
          <w:tcPr>
            <w:tcW w:w="1290" w:type="dxa"/>
            <w:tcBorders>
              <w:left w:val="double" w:sz="4" w:space="0" w:color="auto"/>
              <w:bottom w:val="single" w:sz="4" w:space="0" w:color="auto"/>
              <w:right w:val="nil"/>
            </w:tcBorders>
            <w:noWrap/>
            <w:hideMark/>
          </w:tcPr>
          <w:p w14:paraId="7698747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717DE3" w:rsidRPr="00005E6E" w14:paraId="281DA10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5A7DDB2B" w14:textId="4BA1F253"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Ethnic </w:t>
            </w:r>
            <w:r w:rsidR="008D47B3" w:rsidRPr="00005E6E">
              <w:rPr>
                <w:rFonts w:eastAsia="Times New Roman"/>
                <w:color w:val="000000"/>
              </w:rPr>
              <w:t>composition</w:t>
            </w:r>
          </w:p>
        </w:tc>
        <w:tc>
          <w:tcPr>
            <w:tcW w:w="1986" w:type="dxa"/>
            <w:tcBorders>
              <w:top w:val="single" w:sz="4" w:space="0" w:color="auto"/>
            </w:tcBorders>
            <w:hideMark/>
          </w:tcPr>
          <w:p w14:paraId="294DEE7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548" w:type="dxa"/>
            <w:tcBorders>
              <w:top w:val="single" w:sz="4" w:space="0" w:color="auto"/>
            </w:tcBorders>
            <w:noWrap/>
            <w:hideMark/>
          </w:tcPr>
          <w:p w14:paraId="3CE911EB"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289" w:type="dxa"/>
            <w:tcBorders>
              <w:top w:val="single" w:sz="4" w:space="0" w:color="auto"/>
            </w:tcBorders>
            <w:noWrap/>
            <w:hideMark/>
          </w:tcPr>
          <w:p w14:paraId="0DB8A2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 (0.09)</w:t>
            </w:r>
          </w:p>
        </w:tc>
        <w:tc>
          <w:tcPr>
            <w:tcW w:w="1290" w:type="dxa"/>
            <w:tcBorders>
              <w:top w:val="single" w:sz="4" w:space="0" w:color="auto"/>
            </w:tcBorders>
            <w:noWrap/>
            <w:hideMark/>
          </w:tcPr>
          <w:p w14:paraId="7F3856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0.93 (0.08)</w:t>
            </w:r>
          </w:p>
        </w:tc>
        <w:tc>
          <w:tcPr>
            <w:tcW w:w="1290" w:type="dxa"/>
            <w:tcBorders>
              <w:top w:val="single" w:sz="4" w:space="0" w:color="auto"/>
            </w:tcBorders>
            <w:noWrap/>
            <w:hideMark/>
          </w:tcPr>
          <w:p w14:paraId="2F49C28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(0.2)</w:t>
            </w:r>
          </w:p>
        </w:tc>
        <w:tc>
          <w:tcPr>
            <w:tcW w:w="1290" w:type="dxa"/>
            <w:tcBorders>
              <w:top w:val="single" w:sz="4" w:space="0" w:color="auto"/>
              <w:right w:val="double" w:sz="4" w:space="0" w:color="auto"/>
            </w:tcBorders>
            <w:noWrap/>
            <w:hideMark/>
          </w:tcPr>
          <w:p w14:paraId="3BB9A4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0.88 (0.14)</w:t>
            </w:r>
          </w:p>
        </w:tc>
        <w:tc>
          <w:tcPr>
            <w:tcW w:w="1290" w:type="dxa"/>
            <w:tcBorders>
              <w:top w:val="single" w:sz="4" w:space="0" w:color="auto"/>
              <w:left w:val="double" w:sz="4" w:space="0" w:color="auto"/>
              <w:right w:val="nil"/>
            </w:tcBorders>
            <w:noWrap/>
            <w:hideMark/>
          </w:tcPr>
          <w:p w14:paraId="5BE566C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BC29F0" w:rsidRPr="00005E6E" w14:paraId="1585D11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D70510" w14:textId="77777777" w:rsidR="000170F4" w:rsidRPr="00005E6E" w:rsidRDefault="000170F4" w:rsidP="000F3486">
            <w:pPr>
              <w:widowControl/>
              <w:wordWrap/>
              <w:autoSpaceDE/>
              <w:autoSpaceDN/>
              <w:rPr>
                <w:rFonts w:eastAsia="Times New Roman"/>
                <w:color w:val="000000"/>
              </w:rPr>
            </w:pPr>
          </w:p>
        </w:tc>
        <w:tc>
          <w:tcPr>
            <w:tcW w:w="1986" w:type="dxa"/>
            <w:hideMark/>
          </w:tcPr>
          <w:p w14:paraId="07EA01F8" w14:textId="0097D1C0"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w:t>
            </w:r>
            <w:r w:rsidR="00D07F2F" w:rsidRPr="00005E6E">
              <w:rPr>
                <w:rFonts w:eastAsia="Times New Roman"/>
                <w:color w:val="000000"/>
                <w:sz w:val="18"/>
                <w:szCs w:val="18"/>
              </w:rPr>
              <w:t xml:space="preserve"> groups</w:t>
            </w:r>
          </w:p>
        </w:tc>
        <w:tc>
          <w:tcPr>
            <w:tcW w:w="3548" w:type="dxa"/>
            <w:noWrap/>
            <w:hideMark/>
          </w:tcPr>
          <w:p w14:paraId="7926EEDE"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Mixed (joint) </w:t>
            </w:r>
            <w:r w:rsidR="0053498B" w:rsidRPr="00005E6E">
              <w:rPr>
                <w:rFonts w:eastAsia="Times New Roman"/>
                <w:color w:val="000000"/>
                <w:sz w:val="18"/>
                <w:szCs w:val="18"/>
              </w:rPr>
              <w:t>and</w:t>
            </w:r>
          </w:p>
          <w:p w14:paraId="375A41B0" w14:textId="066018DF" w:rsidR="000170F4"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289" w:type="dxa"/>
            <w:noWrap/>
            <w:hideMark/>
          </w:tcPr>
          <w:p w14:paraId="1C96D8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noWrap/>
            <w:hideMark/>
          </w:tcPr>
          <w:p w14:paraId="61F99F1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405A33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(0.02)</w:t>
            </w:r>
          </w:p>
        </w:tc>
        <w:tc>
          <w:tcPr>
            <w:tcW w:w="1290" w:type="dxa"/>
            <w:tcBorders>
              <w:right w:val="double" w:sz="4" w:space="0" w:color="auto"/>
            </w:tcBorders>
            <w:noWrap/>
            <w:hideMark/>
          </w:tcPr>
          <w:p w14:paraId="5F7EC9F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tcBorders>
              <w:left w:val="double" w:sz="4" w:space="0" w:color="auto"/>
              <w:right w:val="nil"/>
            </w:tcBorders>
            <w:noWrap/>
            <w:hideMark/>
          </w:tcPr>
          <w:p w14:paraId="1E163A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EC0E49" w:rsidRPr="00005E6E" w14:paraId="4CF28E4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ADEDCD" w14:textId="77777777" w:rsidR="000170F4" w:rsidRPr="00005E6E" w:rsidRDefault="000170F4" w:rsidP="000F3486">
            <w:pPr>
              <w:widowControl/>
              <w:wordWrap/>
              <w:autoSpaceDE/>
              <w:autoSpaceDN/>
              <w:rPr>
                <w:rFonts w:eastAsia="Times New Roman"/>
                <w:color w:val="000000"/>
              </w:rPr>
            </w:pPr>
          </w:p>
        </w:tc>
        <w:tc>
          <w:tcPr>
            <w:tcW w:w="1986" w:type="dxa"/>
            <w:hideMark/>
          </w:tcPr>
          <w:p w14:paraId="2D88C3A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548" w:type="dxa"/>
            <w:noWrap/>
            <w:hideMark/>
          </w:tcPr>
          <w:p w14:paraId="72C723B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289" w:type="dxa"/>
            <w:noWrap/>
            <w:hideMark/>
          </w:tcPr>
          <w:p w14:paraId="5CB18D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2280E63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(0.03)</w:t>
            </w:r>
          </w:p>
        </w:tc>
        <w:tc>
          <w:tcPr>
            <w:tcW w:w="1290" w:type="dxa"/>
            <w:noWrap/>
            <w:hideMark/>
          </w:tcPr>
          <w:p w14:paraId="460C85A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(0.05)</w:t>
            </w:r>
          </w:p>
        </w:tc>
        <w:tc>
          <w:tcPr>
            <w:tcW w:w="1290" w:type="dxa"/>
            <w:tcBorders>
              <w:right w:val="double" w:sz="4" w:space="0" w:color="auto"/>
            </w:tcBorders>
            <w:noWrap/>
            <w:hideMark/>
          </w:tcPr>
          <w:p w14:paraId="6971127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tcBorders>
              <w:left w:val="double" w:sz="4" w:space="0" w:color="auto"/>
              <w:right w:val="nil"/>
            </w:tcBorders>
            <w:noWrap/>
            <w:hideMark/>
          </w:tcPr>
          <w:p w14:paraId="31DD55A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EC0E49" w:rsidRPr="00005E6E" w14:paraId="0E57312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1643D9" w14:textId="77777777" w:rsidR="000170F4" w:rsidRPr="00005E6E" w:rsidRDefault="000170F4" w:rsidP="000F3486">
            <w:pPr>
              <w:widowControl/>
              <w:wordWrap/>
              <w:autoSpaceDE/>
              <w:autoSpaceDN/>
              <w:rPr>
                <w:rFonts w:eastAsia="Times New Roman"/>
                <w:color w:val="000000"/>
              </w:rPr>
            </w:pPr>
          </w:p>
        </w:tc>
        <w:tc>
          <w:tcPr>
            <w:tcW w:w="1986" w:type="dxa"/>
            <w:hideMark/>
          </w:tcPr>
          <w:p w14:paraId="3435918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548" w:type="dxa"/>
            <w:noWrap/>
            <w:hideMark/>
          </w:tcPr>
          <w:p w14:paraId="061DD77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289" w:type="dxa"/>
            <w:noWrap/>
            <w:hideMark/>
          </w:tcPr>
          <w:p w14:paraId="41E0CD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683D2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noWrap/>
            <w:hideMark/>
          </w:tcPr>
          <w:p w14:paraId="0CF0544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(0.02)</w:t>
            </w:r>
          </w:p>
        </w:tc>
        <w:tc>
          <w:tcPr>
            <w:tcW w:w="1290" w:type="dxa"/>
            <w:tcBorders>
              <w:right w:val="double" w:sz="4" w:space="0" w:color="auto"/>
            </w:tcBorders>
            <w:noWrap/>
            <w:hideMark/>
          </w:tcPr>
          <w:p w14:paraId="7ADD7C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tcBorders>
              <w:left w:val="double" w:sz="4" w:space="0" w:color="auto"/>
              <w:right w:val="nil"/>
            </w:tcBorders>
            <w:noWrap/>
            <w:hideMark/>
          </w:tcPr>
          <w:p w14:paraId="1DF7BB9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EC0E49" w:rsidRPr="00005E6E" w14:paraId="10F4DC8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3015AEA" w14:textId="77777777" w:rsidR="000170F4" w:rsidRPr="00005E6E" w:rsidRDefault="000170F4" w:rsidP="000F3486">
            <w:pPr>
              <w:widowControl/>
              <w:wordWrap/>
              <w:autoSpaceDE/>
              <w:autoSpaceDN/>
              <w:rPr>
                <w:rFonts w:eastAsia="Times New Roman"/>
                <w:color w:val="000000"/>
              </w:rPr>
            </w:pPr>
          </w:p>
        </w:tc>
        <w:tc>
          <w:tcPr>
            <w:tcW w:w="1986" w:type="dxa"/>
            <w:hideMark/>
          </w:tcPr>
          <w:p w14:paraId="5609966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548" w:type="dxa"/>
            <w:noWrap/>
            <w:hideMark/>
          </w:tcPr>
          <w:p w14:paraId="48DBCDA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289" w:type="dxa"/>
            <w:noWrap/>
            <w:hideMark/>
          </w:tcPr>
          <w:p w14:paraId="336C55A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5E1EE26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1E0511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(0.05)</w:t>
            </w:r>
          </w:p>
        </w:tc>
        <w:tc>
          <w:tcPr>
            <w:tcW w:w="1290" w:type="dxa"/>
            <w:tcBorders>
              <w:right w:val="double" w:sz="4" w:space="0" w:color="auto"/>
            </w:tcBorders>
            <w:noWrap/>
            <w:hideMark/>
          </w:tcPr>
          <w:p w14:paraId="75950BF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71F81C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677E78E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5AC2E3B" w14:textId="77777777" w:rsidR="000170F4" w:rsidRPr="00005E6E" w:rsidRDefault="000170F4" w:rsidP="000F3486">
            <w:pPr>
              <w:widowControl/>
              <w:wordWrap/>
              <w:autoSpaceDE/>
              <w:autoSpaceDN/>
              <w:rPr>
                <w:rFonts w:eastAsia="Times New Roman"/>
                <w:color w:val="000000"/>
              </w:rPr>
            </w:pPr>
          </w:p>
        </w:tc>
        <w:tc>
          <w:tcPr>
            <w:tcW w:w="1986" w:type="dxa"/>
            <w:hideMark/>
          </w:tcPr>
          <w:p w14:paraId="79765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548" w:type="dxa"/>
            <w:noWrap/>
            <w:hideMark/>
          </w:tcPr>
          <w:p w14:paraId="4CA16E6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289" w:type="dxa"/>
            <w:noWrap/>
            <w:hideMark/>
          </w:tcPr>
          <w:p w14:paraId="681560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1713A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noWrap/>
            <w:hideMark/>
          </w:tcPr>
          <w:p w14:paraId="66EE1DC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right w:val="double" w:sz="4" w:space="0" w:color="auto"/>
            </w:tcBorders>
            <w:noWrap/>
            <w:hideMark/>
          </w:tcPr>
          <w:p w14:paraId="57FA40B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w:t>
            </w:r>
          </w:p>
        </w:tc>
        <w:tc>
          <w:tcPr>
            <w:tcW w:w="1290" w:type="dxa"/>
            <w:tcBorders>
              <w:left w:val="double" w:sz="4" w:space="0" w:color="auto"/>
              <w:right w:val="nil"/>
            </w:tcBorders>
            <w:noWrap/>
            <w:hideMark/>
          </w:tcPr>
          <w:p w14:paraId="3690FD3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717DE3" w:rsidRPr="00005E6E" w14:paraId="58285B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169958" w14:textId="77777777" w:rsidR="000170F4" w:rsidRPr="00005E6E" w:rsidRDefault="000170F4" w:rsidP="000F3486">
            <w:pPr>
              <w:widowControl/>
              <w:wordWrap/>
              <w:autoSpaceDE/>
              <w:autoSpaceDN/>
              <w:rPr>
                <w:rFonts w:eastAsia="Times New Roman"/>
                <w:color w:val="000000"/>
              </w:rPr>
            </w:pPr>
          </w:p>
        </w:tc>
        <w:tc>
          <w:tcPr>
            <w:tcW w:w="1986" w:type="dxa"/>
            <w:hideMark/>
          </w:tcPr>
          <w:p w14:paraId="1205983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548" w:type="dxa"/>
            <w:noWrap/>
            <w:hideMark/>
          </w:tcPr>
          <w:p w14:paraId="7BAD484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289" w:type="dxa"/>
            <w:noWrap/>
            <w:hideMark/>
          </w:tcPr>
          <w:p w14:paraId="41B9AA0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ABC7BE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7BE9161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80168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left w:val="double" w:sz="4" w:space="0" w:color="auto"/>
              <w:right w:val="nil"/>
            </w:tcBorders>
            <w:noWrap/>
            <w:hideMark/>
          </w:tcPr>
          <w:p w14:paraId="291CFD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012A81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46FB33" w14:textId="77777777" w:rsidR="000170F4" w:rsidRPr="00005E6E" w:rsidRDefault="000170F4" w:rsidP="000F3486">
            <w:pPr>
              <w:widowControl/>
              <w:wordWrap/>
              <w:autoSpaceDE/>
              <w:autoSpaceDN/>
              <w:rPr>
                <w:rFonts w:eastAsia="Times New Roman"/>
                <w:color w:val="000000"/>
              </w:rPr>
            </w:pPr>
          </w:p>
        </w:tc>
        <w:tc>
          <w:tcPr>
            <w:tcW w:w="1986" w:type="dxa"/>
            <w:hideMark/>
          </w:tcPr>
          <w:p w14:paraId="011F8E4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548" w:type="dxa"/>
            <w:noWrap/>
            <w:hideMark/>
          </w:tcPr>
          <w:p w14:paraId="32A1D67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289" w:type="dxa"/>
            <w:noWrap/>
            <w:hideMark/>
          </w:tcPr>
          <w:p w14:paraId="05AE690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F0115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37ADC47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right w:val="double" w:sz="4" w:space="0" w:color="auto"/>
            </w:tcBorders>
            <w:noWrap/>
            <w:hideMark/>
          </w:tcPr>
          <w:p w14:paraId="205685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left w:val="double" w:sz="4" w:space="0" w:color="auto"/>
              <w:right w:val="nil"/>
            </w:tcBorders>
            <w:noWrap/>
            <w:hideMark/>
          </w:tcPr>
          <w:p w14:paraId="323BED7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0BEAF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C7E987" w14:textId="77777777" w:rsidR="000170F4" w:rsidRPr="00005E6E" w:rsidRDefault="000170F4" w:rsidP="000F3486">
            <w:pPr>
              <w:widowControl/>
              <w:wordWrap/>
              <w:autoSpaceDE/>
              <w:autoSpaceDN/>
              <w:rPr>
                <w:rFonts w:eastAsia="Times New Roman"/>
                <w:color w:val="000000"/>
              </w:rPr>
            </w:pPr>
          </w:p>
        </w:tc>
        <w:tc>
          <w:tcPr>
            <w:tcW w:w="1986" w:type="dxa"/>
            <w:hideMark/>
          </w:tcPr>
          <w:p w14:paraId="5E56B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548" w:type="dxa"/>
            <w:noWrap/>
            <w:hideMark/>
          </w:tcPr>
          <w:p w14:paraId="3EFAF23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289" w:type="dxa"/>
            <w:noWrap/>
            <w:hideMark/>
          </w:tcPr>
          <w:p w14:paraId="3C2B54B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55CD7E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35D47FD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438D4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c>
          <w:tcPr>
            <w:tcW w:w="1290" w:type="dxa"/>
            <w:tcBorders>
              <w:left w:val="double" w:sz="4" w:space="0" w:color="auto"/>
              <w:right w:val="nil"/>
            </w:tcBorders>
            <w:noWrap/>
            <w:hideMark/>
          </w:tcPr>
          <w:p w14:paraId="034EBF4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D5328B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7410097" w14:textId="77777777" w:rsidR="000170F4" w:rsidRPr="00005E6E" w:rsidRDefault="000170F4" w:rsidP="000F3486">
            <w:pPr>
              <w:widowControl/>
              <w:wordWrap/>
              <w:autoSpaceDE/>
              <w:autoSpaceDN/>
              <w:rPr>
                <w:rFonts w:eastAsia="Times New Roman"/>
                <w:color w:val="000000"/>
              </w:rPr>
            </w:pPr>
          </w:p>
        </w:tc>
        <w:tc>
          <w:tcPr>
            <w:tcW w:w="1986" w:type="dxa"/>
            <w:hideMark/>
          </w:tcPr>
          <w:p w14:paraId="63C04D9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548" w:type="dxa"/>
            <w:noWrap/>
            <w:hideMark/>
          </w:tcPr>
          <w:p w14:paraId="636D5E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289" w:type="dxa"/>
            <w:noWrap/>
            <w:hideMark/>
          </w:tcPr>
          <w:p w14:paraId="75C34A7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600C17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4ADBA4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right w:val="double" w:sz="4" w:space="0" w:color="auto"/>
            </w:tcBorders>
            <w:noWrap/>
            <w:hideMark/>
          </w:tcPr>
          <w:p w14:paraId="6730AD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518A9A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717DE3" w:rsidRPr="00005E6E" w14:paraId="55A8A27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0A4D6AD1" w14:textId="77777777" w:rsidR="000170F4" w:rsidRPr="00005E6E" w:rsidRDefault="000170F4" w:rsidP="000F3486">
            <w:pPr>
              <w:widowControl/>
              <w:wordWrap/>
              <w:autoSpaceDE/>
              <w:autoSpaceDN/>
              <w:rPr>
                <w:rFonts w:eastAsia="Times New Roman"/>
                <w:color w:val="000000"/>
              </w:rPr>
            </w:pPr>
          </w:p>
        </w:tc>
        <w:tc>
          <w:tcPr>
            <w:tcW w:w="1986" w:type="dxa"/>
            <w:tcBorders>
              <w:bottom w:val="single" w:sz="12" w:space="0" w:color="auto"/>
            </w:tcBorders>
            <w:hideMark/>
          </w:tcPr>
          <w:p w14:paraId="57079D3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548" w:type="dxa"/>
            <w:tcBorders>
              <w:bottom w:val="single" w:sz="12" w:space="0" w:color="auto"/>
            </w:tcBorders>
            <w:noWrap/>
            <w:hideMark/>
          </w:tcPr>
          <w:p w14:paraId="5A26C67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289" w:type="dxa"/>
            <w:tcBorders>
              <w:bottom w:val="single" w:sz="12" w:space="0" w:color="auto"/>
            </w:tcBorders>
            <w:noWrap/>
            <w:hideMark/>
          </w:tcPr>
          <w:p w14:paraId="1C9845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bottom w:val="single" w:sz="12" w:space="0" w:color="auto"/>
            </w:tcBorders>
            <w:noWrap/>
            <w:hideMark/>
          </w:tcPr>
          <w:p w14:paraId="18BF83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tcBorders>
              <w:bottom w:val="single" w:sz="12" w:space="0" w:color="auto"/>
            </w:tcBorders>
            <w:noWrap/>
            <w:hideMark/>
          </w:tcPr>
          <w:p w14:paraId="06291B2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(0.02)</w:t>
            </w:r>
          </w:p>
        </w:tc>
        <w:tc>
          <w:tcPr>
            <w:tcW w:w="1290" w:type="dxa"/>
            <w:tcBorders>
              <w:bottom w:val="single" w:sz="12" w:space="0" w:color="auto"/>
              <w:right w:val="double" w:sz="4" w:space="0" w:color="auto"/>
            </w:tcBorders>
            <w:noWrap/>
            <w:hideMark/>
          </w:tcPr>
          <w:p w14:paraId="7204012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left w:val="double" w:sz="4" w:space="0" w:color="auto"/>
              <w:bottom w:val="single" w:sz="12" w:space="0" w:color="auto"/>
              <w:right w:val="nil"/>
            </w:tcBorders>
            <w:noWrap/>
            <w:hideMark/>
          </w:tcPr>
          <w:p w14:paraId="1EAC5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08C5956E" w14:textId="42B6D9C5" w:rsidR="00661E3D" w:rsidRPr="00005E6E" w:rsidRDefault="00661E3D" w:rsidP="000F3486">
      <w:pPr>
        <w:pStyle w:val="Caption"/>
      </w:pPr>
      <w:bookmarkStart w:id="730" w:name="_Ref81242131"/>
      <w:r w:rsidRPr="00005E6E">
        <w:lastRenderedPageBreak/>
        <w:t xml:space="preserve">Table </w:t>
      </w:r>
      <w:fldSimple w:instr=" SEQ Table \* ARABIC ">
        <w:r w:rsidRPr="00005E6E">
          <w:t>3</w:t>
        </w:r>
      </w:fldSimple>
      <w:bookmarkEnd w:id="727"/>
      <w:bookmarkEnd w:id="730"/>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GridTable1Light"/>
        <w:tblW w:w="0" w:type="auto"/>
        <w:tblLook w:val="04A0" w:firstRow="1" w:lastRow="0" w:firstColumn="1" w:lastColumn="0" w:noHBand="0" w:noVBand="1"/>
      </w:tblPr>
      <w:tblGrid>
        <w:gridCol w:w="2391"/>
        <w:gridCol w:w="3345"/>
        <w:gridCol w:w="4358"/>
        <w:gridCol w:w="946"/>
        <w:gridCol w:w="946"/>
        <w:gridCol w:w="946"/>
        <w:gridCol w:w="946"/>
      </w:tblGrid>
      <w:tr w:rsidR="00AF0DB9" w:rsidRPr="00005E6E" w14:paraId="1A5EE789" w14:textId="77777777" w:rsidTr="00C8268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12" w:space="0" w:color="auto"/>
              <w:left w:val="nil"/>
              <w:bottom w:val="single" w:sz="12" w:space="0" w:color="auto"/>
            </w:tcBorders>
            <w:shd w:val="clear" w:color="auto" w:fill="A5A5A5" w:themeFill="accent3"/>
            <w:noWrap/>
            <w:hideMark/>
          </w:tcPr>
          <w:p w14:paraId="022AC8B0" w14:textId="078EF972" w:rsidR="00AF0DB9" w:rsidRPr="00005E6E" w:rsidRDefault="00AF0DB9" w:rsidP="000F3486">
            <w:pPr>
              <w:widowControl/>
              <w:wordWrap/>
              <w:autoSpaceDE/>
              <w:autoSpaceDN/>
              <w:rPr>
                <w:rFonts w:eastAsia="Times New Roman"/>
                <w:sz w:val="20"/>
                <w:szCs w:val="20"/>
              </w:rPr>
            </w:pPr>
            <w:r w:rsidRPr="00005E6E">
              <w:rPr>
                <w:rFonts w:eastAsia="Times New Roman"/>
                <w:sz w:val="20"/>
                <w:szCs w:val="20"/>
              </w:rPr>
              <w:t>Domains</w:t>
            </w:r>
          </w:p>
        </w:tc>
        <w:tc>
          <w:tcPr>
            <w:tcW w:w="0" w:type="auto"/>
            <w:tcBorders>
              <w:top w:val="single" w:sz="12" w:space="0" w:color="auto"/>
              <w:bottom w:val="single" w:sz="12" w:space="0" w:color="auto"/>
            </w:tcBorders>
            <w:shd w:val="clear" w:color="auto" w:fill="A5A5A5" w:themeFill="accent3"/>
            <w:noWrap/>
            <w:hideMark/>
          </w:tcPr>
          <w:p w14:paraId="3E61C59B" w14:textId="0C985BDE" w:rsidR="00AF0DB9" w:rsidRPr="00005E6E" w:rsidRDefault="00AF0DB9"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0" w:type="auto"/>
            <w:tcBorders>
              <w:top w:val="single" w:sz="12" w:space="0" w:color="auto"/>
              <w:bottom w:val="single" w:sz="12" w:space="0" w:color="auto"/>
            </w:tcBorders>
            <w:shd w:val="clear" w:color="auto" w:fill="A5A5A5" w:themeFill="accent3"/>
            <w:noWrap/>
            <w:hideMark/>
          </w:tcPr>
          <w:p w14:paraId="47E69198" w14:textId="55EEFE8C"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1</w:t>
            </w:r>
          </w:p>
        </w:tc>
        <w:tc>
          <w:tcPr>
            <w:tcW w:w="0" w:type="auto"/>
            <w:tcBorders>
              <w:top w:val="single" w:sz="12" w:space="0" w:color="auto"/>
              <w:bottom w:val="single" w:sz="12" w:space="0" w:color="auto"/>
            </w:tcBorders>
            <w:shd w:val="clear" w:color="auto" w:fill="A5A5A5" w:themeFill="accent3"/>
            <w:noWrap/>
            <w:hideMark/>
          </w:tcPr>
          <w:p w14:paraId="736C4D3B" w14:textId="66FE433E"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2</w:t>
            </w:r>
          </w:p>
        </w:tc>
        <w:tc>
          <w:tcPr>
            <w:tcW w:w="0" w:type="auto"/>
            <w:tcBorders>
              <w:top w:val="single" w:sz="12" w:space="0" w:color="auto"/>
              <w:bottom w:val="single" w:sz="12" w:space="0" w:color="auto"/>
            </w:tcBorders>
            <w:shd w:val="clear" w:color="auto" w:fill="A5A5A5" w:themeFill="accent3"/>
            <w:noWrap/>
            <w:hideMark/>
          </w:tcPr>
          <w:p w14:paraId="1CDBC88C" w14:textId="4FF0356D"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3</w:t>
            </w:r>
          </w:p>
        </w:tc>
        <w:tc>
          <w:tcPr>
            <w:tcW w:w="0" w:type="auto"/>
            <w:tcBorders>
              <w:top w:val="single" w:sz="12" w:space="0" w:color="auto"/>
              <w:bottom w:val="single" w:sz="12" w:space="0" w:color="auto"/>
              <w:right w:val="nil"/>
            </w:tcBorders>
            <w:shd w:val="clear" w:color="auto" w:fill="A5A5A5" w:themeFill="accent3"/>
            <w:noWrap/>
            <w:hideMark/>
          </w:tcPr>
          <w:p w14:paraId="36A95CEE" w14:textId="7282C6CB"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4</w:t>
            </w:r>
          </w:p>
        </w:tc>
      </w:tr>
      <w:tr w:rsidR="00CE6A7F" w:rsidRPr="00005E6E" w14:paraId="59D0D681"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12" w:space="0" w:color="auto"/>
              <w:left w:val="nil"/>
              <w:bottom w:val="single" w:sz="4" w:space="0" w:color="999999" w:themeColor="text1" w:themeTint="66"/>
            </w:tcBorders>
            <w:noWrap/>
            <w:hideMark/>
          </w:tcPr>
          <w:p w14:paraId="2F5A6D62" w14:textId="20562658" w:rsidR="00CE6A7F" w:rsidRPr="00005E6E" w:rsidRDefault="00CE6A7F" w:rsidP="000F3486">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0" w:type="auto"/>
            <w:tcBorders>
              <w:top w:val="single" w:sz="12" w:space="0" w:color="auto"/>
              <w:bottom w:val="single" w:sz="4" w:space="0" w:color="999999" w:themeColor="text1" w:themeTint="66"/>
            </w:tcBorders>
            <w:noWrap/>
            <w:hideMark/>
          </w:tcPr>
          <w:p w14:paraId="3B230A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-0.34</w:t>
            </w:r>
          </w:p>
        </w:tc>
        <w:tc>
          <w:tcPr>
            <w:tcW w:w="0" w:type="auto"/>
            <w:tcBorders>
              <w:top w:val="single" w:sz="12" w:space="0" w:color="auto"/>
              <w:bottom w:val="single" w:sz="4" w:space="0" w:color="999999" w:themeColor="text1" w:themeTint="66"/>
            </w:tcBorders>
            <w:noWrap/>
            <w:hideMark/>
          </w:tcPr>
          <w:p w14:paraId="4A52643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0.53</w:t>
            </w:r>
          </w:p>
        </w:tc>
        <w:tc>
          <w:tcPr>
            <w:tcW w:w="0" w:type="auto"/>
            <w:tcBorders>
              <w:top w:val="single" w:sz="12" w:space="0" w:color="auto"/>
              <w:bottom w:val="single" w:sz="4" w:space="0" w:color="999999" w:themeColor="text1" w:themeTint="66"/>
            </w:tcBorders>
            <w:noWrap/>
            <w:hideMark/>
          </w:tcPr>
          <w:p w14:paraId="55DC3D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-0.59</w:t>
            </w:r>
          </w:p>
        </w:tc>
        <w:tc>
          <w:tcPr>
            <w:tcW w:w="0" w:type="auto"/>
            <w:tcBorders>
              <w:top w:val="single" w:sz="12" w:space="0" w:color="auto"/>
              <w:bottom w:val="single" w:sz="4" w:space="0" w:color="999999" w:themeColor="text1" w:themeTint="66"/>
              <w:right w:val="nil"/>
            </w:tcBorders>
            <w:noWrap/>
            <w:hideMark/>
          </w:tcPr>
          <w:p w14:paraId="7D379EB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0.41</w:t>
            </w:r>
          </w:p>
        </w:tc>
      </w:tr>
      <w:tr w:rsidR="00CE6A7F" w:rsidRPr="00005E6E" w14:paraId="7CA0CDC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nil"/>
            </w:tcBorders>
            <w:noWrap/>
            <w:hideMark/>
          </w:tcPr>
          <w:p w14:paraId="3BC1EECD"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0" w:type="auto"/>
            <w:vMerge w:val="restart"/>
            <w:noWrap/>
            <w:hideMark/>
          </w:tcPr>
          <w:p w14:paraId="19F30372"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0" w:type="auto"/>
            <w:noWrap/>
            <w:hideMark/>
          </w:tcPr>
          <w:p w14:paraId="43A79753" w14:textId="2E2E7ECC"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w:t>
            </w:r>
            <w:r w:rsidR="002813E2" w:rsidRPr="00005E6E">
              <w:rPr>
                <w:rFonts w:eastAsia="Times New Roman"/>
                <w:color w:val="000000"/>
                <w:sz w:val="20"/>
                <w:szCs w:val="20"/>
              </w:rPr>
              <w:t xml:space="preserve">the </w:t>
            </w:r>
            <w:r w:rsidRPr="00005E6E">
              <w:rPr>
                <w:rFonts w:eastAsia="Times New Roman"/>
                <w:color w:val="000000"/>
                <w:sz w:val="20"/>
                <w:szCs w:val="20"/>
              </w:rPr>
              <w:t xml:space="preserve">lowest household </w:t>
            </w:r>
          </w:p>
          <w:p w14:paraId="1AD7DF25" w14:textId="2D648723"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69840C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noWrap/>
            <w:hideMark/>
          </w:tcPr>
          <w:p w14:paraId="79FA87F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B3F99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1DE6A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2AC149"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00277E6"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39BE861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4993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3579A5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32C990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0.38</w:t>
            </w:r>
          </w:p>
        </w:tc>
        <w:tc>
          <w:tcPr>
            <w:tcW w:w="0" w:type="auto"/>
            <w:noWrap/>
            <w:hideMark/>
          </w:tcPr>
          <w:p w14:paraId="79BAE52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right w:val="nil"/>
            </w:tcBorders>
            <w:noWrap/>
            <w:hideMark/>
          </w:tcPr>
          <w:p w14:paraId="11F6265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2637A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2245DEE5"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6D84B4B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A3C9FE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0" w:type="auto"/>
            <w:noWrap/>
            <w:hideMark/>
          </w:tcPr>
          <w:p w14:paraId="2A6F397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7FD24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155F2CC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tcBorders>
              <w:right w:val="nil"/>
            </w:tcBorders>
            <w:noWrap/>
            <w:hideMark/>
          </w:tcPr>
          <w:p w14:paraId="7F448E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0.47</w:t>
            </w:r>
          </w:p>
        </w:tc>
      </w:tr>
      <w:tr w:rsidR="00CE6A7F" w:rsidRPr="00005E6E" w14:paraId="65FB0D0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931763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09908AC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0" w:type="auto"/>
            <w:noWrap/>
            <w:hideMark/>
          </w:tcPr>
          <w:p w14:paraId="0927A3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0" w:type="auto"/>
            <w:noWrap/>
            <w:hideMark/>
          </w:tcPr>
          <w:p w14:paraId="50C2830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512866F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24A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0FE47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0.30</w:t>
            </w:r>
          </w:p>
        </w:tc>
      </w:tr>
      <w:tr w:rsidR="00CE6A7F" w:rsidRPr="00005E6E" w14:paraId="0849DFC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6B2FE28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2711D06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0" w:type="auto"/>
            <w:noWrap/>
            <w:hideMark/>
          </w:tcPr>
          <w:p w14:paraId="7174A90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0" w:type="auto"/>
            <w:noWrap/>
            <w:hideMark/>
          </w:tcPr>
          <w:p w14:paraId="23845DF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8147A4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0.25</w:t>
            </w:r>
          </w:p>
        </w:tc>
        <w:tc>
          <w:tcPr>
            <w:tcW w:w="0" w:type="auto"/>
            <w:noWrap/>
            <w:hideMark/>
          </w:tcPr>
          <w:p w14:paraId="34A3070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6D5245B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1C287CD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51A2AF6"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27EEE12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0" w:type="auto"/>
            <w:tcBorders>
              <w:bottom w:val="single" w:sz="4" w:space="0" w:color="auto"/>
            </w:tcBorders>
            <w:noWrap/>
            <w:hideMark/>
          </w:tcPr>
          <w:p w14:paraId="7D159B9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0" w:type="auto"/>
            <w:tcBorders>
              <w:bottom w:val="single" w:sz="4" w:space="0" w:color="auto"/>
            </w:tcBorders>
            <w:noWrap/>
            <w:hideMark/>
          </w:tcPr>
          <w:p w14:paraId="4FB291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1087F08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A24088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6367B21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0461DC9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84A2570"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0" w:type="auto"/>
            <w:vMerge w:val="restart"/>
            <w:tcBorders>
              <w:top w:val="single" w:sz="4" w:space="0" w:color="auto"/>
            </w:tcBorders>
            <w:noWrap/>
            <w:hideMark/>
          </w:tcPr>
          <w:p w14:paraId="2F8B11A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0" w:type="auto"/>
            <w:tcBorders>
              <w:top w:val="single" w:sz="4" w:space="0" w:color="auto"/>
            </w:tcBorders>
            <w:noWrap/>
            <w:hideMark/>
          </w:tcPr>
          <w:p w14:paraId="053116F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0" w:type="auto"/>
            <w:tcBorders>
              <w:top w:val="single" w:sz="4" w:space="0" w:color="auto"/>
            </w:tcBorders>
            <w:noWrap/>
            <w:hideMark/>
          </w:tcPr>
          <w:p w14:paraId="474A359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0.18</w:t>
            </w:r>
          </w:p>
        </w:tc>
        <w:tc>
          <w:tcPr>
            <w:tcW w:w="0" w:type="auto"/>
            <w:tcBorders>
              <w:top w:val="single" w:sz="4" w:space="0" w:color="auto"/>
            </w:tcBorders>
            <w:noWrap/>
            <w:hideMark/>
          </w:tcPr>
          <w:p w14:paraId="04F7402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c>
          <w:tcPr>
            <w:tcW w:w="0" w:type="auto"/>
            <w:tcBorders>
              <w:top w:val="single" w:sz="4" w:space="0" w:color="auto"/>
            </w:tcBorders>
            <w:noWrap/>
            <w:hideMark/>
          </w:tcPr>
          <w:p w14:paraId="1C6588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-0.35</w:t>
            </w:r>
          </w:p>
        </w:tc>
        <w:tc>
          <w:tcPr>
            <w:tcW w:w="0" w:type="auto"/>
            <w:tcBorders>
              <w:top w:val="single" w:sz="4" w:space="0" w:color="auto"/>
              <w:right w:val="nil"/>
            </w:tcBorders>
            <w:noWrap/>
            <w:hideMark/>
          </w:tcPr>
          <w:p w14:paraId="7E39A45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r>
      <w:tr w:rsidR="00CE6A7F" w:rsidRPr="00005E6E" w14:paraId="286076D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9578D67"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vMerge/>
            <w:noWrap/>
            <w:hideMark/>
          </w:tcPr>
          <w:p w14:paraId="6ED8836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03350DB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0" w:type="auto"/>
            <w:noWrap/>
            <w:hideMark/>
          </w:tcPr>
          <w:p w14:paraId="255BC12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-0.64</w:t>
            </w:r>
          </w:p>
        </w:tc>
        <w:tc>
          <w:tcPr>
            <w:tcW w:w="0" w:type="auto"/>
            <w:noWrap/>
            <w:hideMark/>
          </w:tcPr>
          <w:p w14:paraId="4C0CE9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672540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0B0DB8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0.39</w:t>
            </w:r>
          </w:p>
        </w:tc>
      </w:tr>
      <w:tr w:rsidR="00CE6A7F" w:rsidRPr="00005E6E" w14:paraId="3FEFEB5F"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7BACDD3"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tcBorders>
              <w:bottom w:val="single" w:sz="4" w:space="0" w:color="auto"/>
            </w:tcBorders>
            <w:noWrap/>
            <w:hideMark/>
          </w:tcPr>
          <w:p w14:paraId="7476DD5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0" w:type="auto"/>
            <w:tcBorders>
              <w:bottom w:val="single" w:sz="4" w:space="0" w:color="auto"/>
            </w:tcBorders>
            <w:noWrap/>
            <w:hideMark/>
          </w:tcPr>
          <w:p w14:paraId="0F16033D"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0" w:type="auto"/>
            <w:tcBorders>
              <w:bottom w:val="single" w:sz="4" w:space="0" w:color="auto"/>
            </w:tcBorders>
            <w:noWrap/>
            <w:hideMark/>
          </w:tcPr>
          <w:p w14:paraId="5A86EA4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04D6FC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69D44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0.07</w:t>
            </w:r>
          </w:p>
        </w:tc>
        <w:tc>
          <w:tcPr>
            <w:tcW w:w="0" w:type="auto"/>
            <w:tcBorders>
              <w:bottom w:val="single" w:sz="4" w:space="0" w:color="auto"/>
              <w:right w:val="nil"/>
            </w:tcBorders>
            <w:noWrap/>
            <w:hideMark/>
          </w:tcPr>
          <w:p w14:paraId="1A4E11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-0.15</w:t>
            </w:r>
          </w:p>
        </w:tc>
      </w:tr>
      <w:tr w:rsidR="00CE6A7F" w:rsidRPr="00005E6E" w14:paraId="46128FEC"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single" w:sz="4" w:space="0" w:color="auto"/>
            </w:tcBorders>
            <w:noWrap/>
            <w:hideMark/>
          </w:tcPr>
          <w:p w14:paraId="72256D55"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0" w:type="auto"/>
            <w:tcBorders>
              <w:top w:val="single" w:sz="4" w:space="0" w:color="auto"/>
              <w:bottom w:val="single" w:sz="4" w:space="0" w:color="auto"/>
            </w:tcBorders>
            <w:noWrap/>
            <w:hideMark/>
          </w:tcPr>
          <w:p w14:paraId="20E03D3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0" w:type="auto"/>
            <w:tcBorders>
              <w:top w:val="single" w:sz="4" w:space="0" w:color="auto"/>
              <w:bottom w:val="single" w:sz="4" w:space="0" w:color="auto"/>
            </w:tcBorders>
            <w:noWrap/>
            <w:hideMark/>
          </w:tcPr>
          <w:p w14:paraId="771E64F3"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0" w:type="auto"/>
            <w:tcBorders>
              <w:top w:val="single" w:sz="4" w:space="0" w:color="auto"/>
              <w:bottom w:val="single" w:sz="4" w:space="0" w:color="auto"/>
            </w:tcBorders>
            <w:noWrap/>
            <w:hideMark/>
          </w:tcPr>
          <w:p w14:paraId="64E2308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-0.26</w:t>
            </w:r>
          </w:p>
        </w:tc>
        <w:tc>
          <w:tcPr>
            <w:tcW w:w="0" w:type="auto"/>
            <w:tcBorders>
              <w:top w:val="single" w:sz="4" w:space="0" w:color="auto"/>
              <w:bottom w:val="single" w:sz="4" w:space="0" w:color="auto"/>
            </w:tcBorders>
            <w:noWrap/>
            <w:hideMark/>
          </w:tcPr>
          <w:p w14:paraId="546CB8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c>
          <w:tcPr>
            <w:tcW w:w="0" w:type="auto"/>
            <w:tcBorders>
              <w:top w:val="single" w:sz="4" w:space="0" w:color="auto"/>
              <w:bottom w:val="single" w:sz="4" w:space="0" w:color="auto"/>
            </w:tcBorders>
            <w:noWrap/>
            <w:hideMark/>
          </w:tcPr>
          <w:p w14:paraId="69F20A8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0.71</w:t>
            </w:r>
          </w:p>
        </w:tc>
        <w:tc>
          <w:tcPr>
            <w:tcW w:w="0" w:type="auto"/>
            <w:tcBorders>
              <w:top w:val="single" w:sz="4" w:space="0" w:color="auto"/>
              <w:bottom w:val="single" w:sz="4" w:space="0" w:color="auto"/>
              <w:right w:val="nil"/>
            </w:tcBorders>
            <w:noWrap/>
            <w:hideMark/>
          </w:tcPr>
          <w:p w14:paraId="058B24E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3DA6FB5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12835D0" w14:textId="3DC1E21F" w:rsidR="00CE6A7F" w:rsidRPr="00005E6E" w:rsidRDefault="00717DE3"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0" w:type="auto"/>
            <w:tcBorders>
              <w:top w:val="single" w:sz="4" w:space="0" w:color="auto"/>
            </w:tcBorders>
            <w:noWrap/>
            <w:hideMark/>
          </w:tcPr>
          <w:p w14:paraId="0EA547A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0" w:type="auto"/>
            <w:tcBorders>
              <w:top w:val="single" w:sz="4" w:space="0" w:color="auto"/>
            </w:tcBorders>
            <w:noWrap/>
            <w:hideMark/>
          </w:tcPr>
          <w:p w14:paraId="74A2C1A8"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cases per 100,000</w:t>
            </w:r>
            <w:r w:rsidR="006519B1" w:rsidRPr="00005E6E">
              <w:rPr>
                <w:rFonts w:eastAsia="Times New Roman"/>
                <w:color w:val="000000"/>
                <w:sz w:val="20"/>
                <w:szCs w:val="20"/>
              </w:rPr>
              <w:t xml:space="preserve"> </w:t>
            </w:r>
          </w:p>
          <w:p w14:paraId="75BB8CE3" w14:textId="38DE776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top w:val="single" w:sz="4" w:space="0" w:color="auto"/>
            </w:tcBorders>
            <w:noWrap/>
            <w:hideMark/>
          </w:tcPr>
          <w:p w14:paraId="3718E6E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tcBorders>
              <w:top w:val="single" w:sz="4" w:space="0" w:color="auto"/>
            </w:tcBorders>
            <w:noWrap/>
            <w:hideMark/>
          </w:tcPr>
          <w:p w14:paraId="515E67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2DAA46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0.24</w:t>
            </w:r>
          </w:p>
        </w:tc>
        <w:tc>
          <w:tcPr>
            <w:tcW w:w="0" w:type="auto"/>
            <w:tcBorders>
              <w:top w:val="single" w:sz="4" w:space="0" w:color="auto"/>
              <w:right w:val="nil"/>
            </w:tcBorders>
            <w:noWrap/>
            <w:hideMark/>
          </w:tcPr>
          <w:p w14:paraId="786B0B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4C6CB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4A04E749"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3929BB9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0" w:type="auto"/>
            <w:tcBorders>
              <w:bottom w:val="single" w:sz="4" w:space="0" w:color="auto"/>
            </w:tcBorders>
            <w:noWrap/>
            <w:hideMark/>
          </w:tcPr>
          <w:p w14:paraId="3EBF3A45"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deaths per 100,000</w:t>
            </w:r>
          </w:p>
          <w:p w14:paraId="110DF15D" w14:textId="3C82FE80"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bottom w:val="single" w:sz="4" w:space="0" w:color="auto"/>
            </w:tcBorders>
            <w:noWrap/>
            <w:hideMark/>
          </w:tcPr>
          <w:p w14:paraId="5EF1330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-0.20</w:t>
            </w:r>
          </w:p>
        </w:tc>
        <w:tc>
          <w:tcPr>
            <w:tcW w:w="0" w:type="auto"/>
            <w:tcBorders>
              <w:bottom w:val="single" w:sz="4" w:space="0" w:color="auto"/>
            </w:tcBorders>
            <w:noWrap/>
            <w:hideMark/>
          </w:tcPr>
          <w:p w14:paraId="663FA73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32FF366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03D81C6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3C018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29688292"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0" w:type="auto"/>
            <w:tcBorders>
              <w:top w:val="single" w:sz="4" w:space="0" w:color="auto"/>
            </w:tcBorders>
            <w:noWrap/>
            <w:hideMark/>
          </w:tcPr>
          <w:p w14:paraId="2965F481" w14:textId="090FACA4"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0" w:type="auto"/>
            <w:tcBorders>
              <w:top w:val="single" w:sz="4" w:space="0" w:color="auto"/>
            </w:tcBorders>
            <w:noWrap/>
            <w:hideMark/>
          </w:tcPr>
          <w:p w14:paraId="4761CE0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0" w:type="auto"/>
            <w:tcBorders>
              <w:top w:val="single" w:sz="4" w:space="0" w:color="auto"/>
            </w:tcBorders>
            <w:noWrap/>
            <w:hideMark/>
          </w:tcPr>
          <w:p w14:paraId="0E2ADD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c>
          <w:tcPr>
            <w:tcW w:w="0" w:type="auto"/>
            <w:tcBorders>
              <w:top w:val="single" w:sz="4" w:space="0" w:color="auto"/>
            </w:tcBorders>
            <w:noWrap/>
            <w:hideMark/>
          </w:tcPr>
          <w:p w14:paraId="1D703AF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75938C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top w:val="single" w:sz="4" w:space="0" w:color="auto"/>
              <w:right w:val="nil"/>
            </w:tcBorders>
            <w:noWrap/>
            <w:hideMark/>
          </w:tcPr>
          <w:p w14:paraId="388396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1916D63"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813321E" w14:textId="77777777" w:rsidR="00CE6A7F" w:rsidRPr="00005E6E" w:rsidRDefault="00CE6A7F" w:rsidP="000F3486">
            <w:pPr>
              <w:widowControl/>
              <w:wordWrap/>
              <w:autoSpaceDE/>
              <w:autoSpaceDN/>
              <w:rPr>
                <w:rFonts w:eastAsia="Times New Roman"/>
                <w:sz w:val="20"/>
                <w:szCs w:val="20"/>
              </w:rPr>
            </w:pPr>
          </w:p>
        </w:tc>
        <w:tc>
          <w:tcPr>
            <w:tcW w:w="0" w:type="auto"/>
            <w:noWrap/>
            <w:hideMark/>
          </w:tcPr>
          <w:p w14:paraId="53768AD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0" w:type="auto"/>
            <w:noWrap/>
            <w:hideMark/>
          </w:tcPr>
          <w:p w14:paraId="05B8D05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0" w:type="auto"/>
            <w:noWrap/>
            <w:hideMark/>
          </w:tcPr>
          <w:p w14:paraId="1E1E687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0F9A47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noWrap/>
            <w:hideMark/>
          </w:tcPr>
          <w:p w14:paraId="2CA9F1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0EB003E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r>
      <w:tr w:rsidR="00CE6A7F" w:rsidRPr="00005E6E" w14:paraId="39A9855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131E2D9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07C8677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0" w:type="auto"/>
            <w:noWrap/>
            <w:hideMark/>
          </w:tcPr>
          <w:p w14:paraId="2E35A64F"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0" w:type="auto"/>
            <w:noWrap/>
            <w:hideMark/>
          </w:tcPr>
          <w:p w14:paraId="5B39DE0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56073DE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6EDFC4A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19890C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0.43</w:t>
            </w:r>
          </w:p>
        </w:tc>
      </w:tr>
      <w:tr w:rsidR="00CE6A7F" w:rsidRPr="00005E6E" w14:paraId="0FE7CA5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76E451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1C5E1479"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0" w:type="auto"/>
            <w:noWrap/>
            <w:hideMark/>
          </w:tcPr>
          <w:p w14:paraId="60441C8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0" w:type="auto"/>
            <w:noWrap/>
            <w:hideMark/>
          </w:tcPr>
          <w:p w14:paraId="300663B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02B6D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D164B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0.09</w:t>
            </w:r>
          </w:p>
        </w:tc>
        <w:tc>
          <w:tcPr>
            <w:tcW w:w="0" w:type="auto"/>
            <w:tcBorders>
              <w:right w:val="nil"/>
            </w:tcBorders>
            <w:noWrap/>
            <w:hideMark/>
          </w:tcPr>
          <w:p w14:paraId="7B4B397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F16EE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double" w:sz="4" w:space="0" w:color="auto"/>
            </w:tcBorders>
            <w:noWrap/>
            <w:hideMark/>
          </w:tcPr>
          <w:p w14:paraId="4A4961AA" w14:textId="77777777" w:rsidR="00CE6A7F" w:rsidRPr="00005E6E" w:rsidRDefault="00CE6A7F" w:rsidP="000F3486">
            <w:pPr>
              <w:widowControl/>
              <w:wordWrap/>
              <w:autoSpaceDE/>
              <w:autoSpaceDN/>
              <w:rPr>
                <w:rFonts w:eastAsia="Times New Roman"/>
                <w:sz w:val="20"/>
                <w:szCs w:val="20"/>
              </w:rPr>
            </w:pPr>
          </w:p>
        </w:tc>
        <w:tc>
          <w:tcPr>
            <w:tcW w:w="0" w:type="auto"/>
            <w:tcBorders>
              <w:bottom w:val="double" w:sz="4" w:space="0" w:color="auto"/>
            </w:tcBorders>
            <w:noWrap/>
            <w:hideMark/>
          </w:tcPr>
          <w:p w14:paraId="7C34813C"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0" w:type="auto"/>
            <w:tcBorders>
              <w:bottom w:val="double" w:sz="4" w:space="0" w:color="auto"/>
            </w:tcBorders>
            <w:noWrap/>
            <w:hideMark/>
          </w:tcPr>
          <w:p w14:paraId="054EC9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0" w:type="auto"/>
            <w:tcBorders>
              <w:bottom w:val="double" w:sz="4" w:space="0" w:color="auto"/>
            </w:tcBorders>
            <w:noWrap/>
            <w:hideMark/>
          </w:tcPr>
          <w:p w14:paraId="3A9F3E7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tcBorders>
              <w:bottom w:val="double" w:sz="4" w:space="0" w:color="auto"/>
            </w:tcBorders>
            <w:noWrap/>
            <w:hideMark/>
          </w:tcPr>
          <w:p w14:paraId="0A2D3CE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double" w:sz="4" w:space="0" w:color="auto"/>
            </w:tcBorders>
            <w:noWrap/>
            <w:hideMark/>
          </w:tcPr>
          <w:p w14:paraId="0485DDD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0.12</w:t>
            </w:r>
          </w:p>
        </w:tc>
        <w:tc>
          <w:tcPr>
            <w:tcW w:w="0" w:type="auto"/>
            <w:tcBorders>
              <w:bottom w:val="double" w:sz="4" w:space="0" w:color="auto"/>
              <w:right w:val="nil"/>
            </w:tcBorders>
            <w:noWrap/>
            <w:hideMark/>
          </w:tcPr>
          <w:p w14:paraId="1E9CEB0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526D63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7"/>
            <w:tcBorders>
              <w:top w:val="double" w:sz="4" w:space="0" w:color="auto"/>
              <w:left w:val="nil"/>
              <w:right w:val="nil"/>
            </w:tcBorders>
            <w:noWrap/>
            <w:hideMark/>
          </w:tcPr>
          <w:p w14:paraId="091053D9" w14:textId="2B48D844" w:rsidR="00CE6A7F" w:rsidRPr="00005E6E" w:rsidRDefault="00CE6A7F" w:rsidP="000F3486">
            <w:pPr>
              <w:widowControl/>
              <w:wordWrap/>
              <w:autoSpaceDE/>
              <w:autoSpaceDN/>
              <w:rPr>
                <w:rFonts w:eastAsia="Times New Roman"/>
                <w:sz w:val="20"/>
                <w:szCs w:val="20"/>
              </w:rPr>
            </w:pPr>
            <w:r w:rsidRPr="00005E6E">
              <w:rPr>
                <w:rFonts w:eastAsia="Times New Roman"/>
                <w:color w:val="000000"/>
                <w:sz w:val="20"/>
                <w:szCs w:val="20"/>
              </w:rPr>
              <w:t>Model criteria information</w:t>
            </w:r>
          </w:p>
        </w:tc>
      </w:tr>
      <w:tr w:rsidR="00CE6A7F" w:rsidRPr="00005E6E" w14:paraId="101ECDB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4" w:space="0" w:color="999999" w:themeColor="text1" w:themeTint="66"/>
            </w:tcBorders>
            <w:noWrap/>
            <w:hideMark/>
          </w:tcPr>
          <w:p w14:paraId="7DC3636E" w14:textId="62AA2802" w:rsidR="00CE6A7F" w:rsidRPr="00005E6E" w:rsidRDefault="00CE6A7F" w:rsidP="000F3486">
            <w:pPr>
              <w:widowControl/>
              <w:wordWrap/>
              <w:autoSpaceDE/>
              <w:autoSpaceDN/>
              <w:rPr>
                <w:rFonts w:eastAsia="Times New Roman"/>
                <w:b w:val="0"/>
                <w:bCs w:val="0"/>
                <w:color w:val="000000"/>
                <w:sz w:val="20"/>
                <w:szCs w:val="20"/>
              </w:rPr>
            </w:pPr>
            <w:proofErr w:type="spellStart"/>
            <w:r w:rsidRPr="00005E6E">
              <w:rPr>
                <w:rFonts w:eastAsia="Times New Roman"/>
                <w:b w:val="0"/>
                <w:bCs w:val="0"/>
                <w:color w:val="000000"/>
                <w:sz w:val="20"/>
                <w:szCs w:val="20"/>
              </w:rPr>
              <w:t>AICc</w:t>
            </w:r>
            <w:proofErr w:type="spellEnd"/>
            <w:r w:rsidR="008854A1" w:rsidRPr="00005E6E">
              <w:rPr>
                <w:rFonts w:eastAsia="Times New Roman"/>
                <w:b w:val="0"/>
                <w:bCs w:val="0"/>
                <w:color w:val="000000"/>
                <w:sz w:val="20"/>
                <w:szCs w:val="20"/>
              </w:rPr>
              <w:t xml:space="preserve"> (Akaike's Information Corrected Criterion)</w:t>
            </w:r>
          </w:p>
        </w:tc>
        <w:tc>
          <w:tcPr>
            <w:tcW w:w="0" w:type="auto"/>
            <w:gridSpan w:val="5"/>
            <w:tcBorders>
              <w:bottom w:val="single" w:sz="4" w:space="0" w:color="999999" w:themeColor="text1" w:themeTint="66"/>
              <w:right w:val="nil"/>
            </w:tcBorders>
            <w:noWrap/>
            <w:hideMark/>
          </w:tcPr>
          <w:p w14:paraId="5B7AC685" w14:textId="3AD655CC"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-222.91</w:t>
            </w:r>
          </w:p>
        </w:tc>
      </w:tr>
      <w:tr w:rsidR="00CE6A7F" w:rsidRPr="00005E6E" w14:paraId="08E6F01A"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12" w:space="0" w:color="auto"/>
            </w:tcBorders>
            <w:noWrap/>
            <w:hideMark/>
          </w:tcPr>
          <w:p w14:paraId="1CA2FBF3" w14:textId="3ECAC4B4"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w:t>
            </w:r>
            <w:r w:rsidR="008854A1" w:rsidRPr="00005E6E">
              <w:rPr>
                <w:rFonts w:eastAsia="Times New Roman"/>
                <w:b w:val="0"/>
                <w:bCs w:val="0"/>
                <w:color w:val="000000"/>
                <w:sz w:val="20"/>
                <w:szCs w:val="20"/>
              </w:rPr>
              <w:t xml:space="preserve"> (Bayesian information criterion)</w:t>
            </w:r>
          </w:p>
        </w:tc>
        <w:tc>
          <w:tcPr>
            <w:tcW w:w="0" w:type="auto"/>
            <w:gridSpan w:val="5"/>
            <w:tcBorders>
              <w:bottom w:val="single" w:sz="12" w:space="0" w:color="auto"/>
              <w:right w:val="nil"/>
            </w:tcBorders>
            <w:noWrap/>
            <w:hideMark/>
          </w:tcPr>
          <w:p w14:paraId="33E5908B" w14:textId="2A6C2F96"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694"/>
    <w:p w14:paraId="6B2B9433" w14:textId="27E6D759" w:rsidR="00E15888" w:rsidRPr="00005E6E" w:rsidRDefault="00E15888" w:rsidP="000F3486">
      <w:pPr>
        <w:pStyle w:val="Heading1"/>
      </w:pPr>
      <w:commentRangeStart w:id="731"/>
      <w:r w:rsidRPr="00005E6E">
        <w:lastRenderedPageBreak/>
        <w:t>Discussion</w:t>
      </w:r>
      <w:commentRangeEnd w:id="731"/>
      <w:r w:rsidR="00005E6E" w:rsidRPr="00005E6E">
        <w:rPr>
          <w:rStyle w:val="CommentReference"/>
          <w:rFonts w:eastAsiaTheme="minorEastAsia"/>
          <w:b w:val="0"/>
          <w:bCs w:val="0"/>
        </w:rPr>
        <w:commentReference w:id="731"/>
      </w:r>
    </w:p>
    <w:p w14:paraId="7B31E9D8" w14:textId="244A46C4" w:rsidR="00523E11" w:rsidRPr="00005E6E" w:rsidRDefault="00554EB6" w:rsidP="000F3486">
      <w:pPr>
        <w:spacing w:after="240"/>
      </w:pPr>
      <w:del w:id="732" w:author="Won Do Lee" w:date="2023-01-19T23:25:00Z">
        <w:r w:rsidRPr="00005E6E" w:rsidDel="001E7E1F">
          <w:delText>Each day, people make new decisions</w:delText>
        </w:r>
      </w:del>
      <w:ins w:id="733" w:author="Won Do Lee" w:date="2023-01-19T23:25:00Z">
        <w:r w:rsidR="001E7E1F" w:rsidRPr="00005E6E">
          <w:t xml:space="preserve">People make </w:t>
        </w:r>
      </w:ins>
      <w:ins w:id="734" w:author="Won Do Lee" w:date="2023-01-19T23:27:00Z">
        <w:r w:rsidR="001E7E1F" w:rsidRPr="00005E6E">
          <w:t>new daily</w:t>
        </w:r>
      </w:ins>
      <w:ins w:id="735" w:author="Won Do Lee" w:date="2023-01-19T23:25:00Z">
        <w:r w:rsidR="001E7E1F" w:rsidRPr="00005E6E">
          <w:t xml:space="preserve"> decisions</w:t>
        </w:r>
      </w:ins>
      <w:r w:rsidRPr="00005E6E">
        <w:t xml:space="preserve">, </w:t>
      </w:r>
      <w:ins w:id="736" w:author="Won Do Lee" w:date="2023-01-19T23:25:00Z">
        <w:r w:rsidR="001E7E1F" w:rsidRPr="00005E6E">
          <w:t xml:space="preserve">which </w:t>
        </w:r>
      </w:ins>
      <w:ins w:id="737" w:author="Won Do Lee" w:date="2023-01-19T23:27:00Z">
        <w:r w:rsidR="001E7E1F" w:rsidRPr="00005E6E">
          <w:t>are</w:t>
        </w:r>
      </w:ins>
      <w:ins w:id="738" w:author="Won Do Lee" w:date="2023-01-19T23:25:00Z">
        <w:r w:rsidR="001E7E1F" w:rsidRPr="00005E6E">
          <w:t xml:space="preserve"> </w:t>
        </w:r>
      </w:ins>
      <w:del w:id="739" w:author="Won Do Lee" w:date="2023-01-19T23:24:00Z">
        <w:r w:rsidRPr="00005E6E" w:rsidDel="001E7E1F">
          <w:delText xml:space="preserve">and it </w:delText>
        </w:r>
      </w:del>
      <w:del w:id="740" w:author="Won Do Lee" w:date="2023-01-17T21:50:00Z">
        <w:r w:rsidRPr="00005E6E" w:rsidDel="003A4303">
          <w:delText>translated into</w:delText>
        </w:r>
      </w:del>
      <w:ins w:id="741" w:author="Won Do Lee" w:date="2023-01-19T23:24:00Z">
        <w:r w:rsidR="001E7E1F" w:rsidRPr="00005E6E">
          <w:t>rende</w:t>
        </w:r>
      </w:ins>
      <w:ins w:id="742" w:author="Won Do Lee" w:date="2023-01-19T23:25:00Z">
        <w:r w:rsidR="001E7E1F" w:rsidRPr="00005E6E">
          <w:t xml:space="preserve">red </w:t>
        </w:r>
      </w:ins>
      <w:ins w:id="743" w:author="Won Do Lee" w:date="2023-01-17T21:50:00Z">
        <w:r w:rsidR="003A4303" w:rsidRPr="00005E6E">
          <w:t>into</w:t>
        </w:r>
      </w:ins>
      <w:r w:rsidRPr="00005E6E">
        <w:t xml:space="preserve"> their mobility </w:t>
      </w:r>
      <w:del w:id="744" w:author="Won Do Lee" w:date="2023-01-17T21:50:00Z">
        <w:r w:rsidRPr="00005E6E" w:rsidDel="003A4303">
          <w:delText xml:space="preserve">behaviour </w:delText>
        </w:r>
      </w:del>
      <w:ins w:id="745" w:author="Won Do Lee" w:date="2023-01-17T21:50:00Z">
        <w:r w:rsidR="003A4303" w:rsidRPr="00005E6E">
          <w:t>behaviours</w:t>
        </w:r>
      </w:ins>
      <w:ins w:id="746" w:author="Won Do Lee" w:date="2023-01-20T00:08:00Z">
        <w:r w:rsidR="006079DB">
          <w:t xml:space="preserve">, travelling </w:t>
        </w:r>
      </w:ins>
      <w:ins w:id="747" w:author="Won Do Lee" w:date="2023-01-20T00:09:00Z">
        <w:r w:rsidR="006079DB">
          <w:t>between locations</w:t>
        </w:r>
      </w:ins>
      <w:ins w:id="748" w:author="Won Do Lee" w:date="2023-01-17T21:51:00Z">
        <w:r w:rsidR="003A4303" w:rsidRPr="00005E6E">
          <w:t xml:space="preserve"> </w:t>
        </w:r>
      </w:ins>
      <w:del w:id="749" w:author="Won Do Lee" w:date="2023-01-17T21:51:00Z">
        <w:r w:rsidRPr="00005E6E" w:rsidDel="003A4303">
          <w:delText xml:space="preserve">to move </w:delText>
        </w:r>
      </w:del>
      <w:del w:id="750" w:author="Won Do Lee" w:date="2023-01-19T23:26:00Z">
        <w:r w:rsidRPr="00005E6E" w:rsidDel="001E7E1F">
          <w:delText>from place to place</w:delText>
        </w:r>
      </w:del>
      <w:ins w:id="751" w:author="Won Do Lee" w:date="2023-01-19T23:26:00Z">
        <w:r w:rsidR="001E7E1F" w:rsidRPr="00005E6E">
          <w:t>to carry</w:t>
        </w:r>
      </w:ins>
      <w:del w:id="752"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753" w:author="Won Do Lee" w:date="2023-01-19T23:27:00Z">
        <w:r w:rsidRPr="00005E6E" w:rsidDel="001E7E1F">
          <w:delText xml:space="preserve">motivated </w:delText>
        </w:r>
      </w:del>
      <w:ins w:id="754"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755" w:author="Won Do Lee" w:date="2023-01-19T23:27:00Z">
        <w:r w:rsidR="00D47AD1" w:rsidRPr="00005E6E" w:rsidDel="001E7E1F">
          <w:delText xml:space="preserve">been </w:delText>
        </w:r>
      </w:del>
      <w:r w:rsidR="00D47AD1" w:rsidRPr="00005E6E">
        <w:t xml:space="preserve">forced </w:t>
      </w:r>
      <w:ins w:id="756"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757" w:author="Won Do Lee" w:date="2023-01-17T21:51:00Z">
        <w:r w:rsidR="00D47AD1" w:rsidRPr="00005E6E" w:rsidDel="000F3486">
          <w:delText>work-</w:delText>
        </w:r>
      </w:del>
      <w:ins w:id="758" w:author="Won Do Lee" w:date="2023-01-17T21:51:00Z">
        <w:r w:rsidR="000F3486" w:rsidRPr="00005E6E">
          <w:t xml:space="preserve">working </w:t>
        </w:r>
      </w:ins>
      <w:r w:rsidR="00D47AD1" w:rsidRPr="00005E6E">
        <w:t>from</w:t>
      </w:r>
      <w:ins w:id="759" w:author="Won Do Lee" w:date="2023-01-17T21:51:00Z">
        <w:r w:rsidR="000F3486" w:rsidRPr="00005E6E">
          <w:t xml:space="preserve"> </w:t>
        </w:r>
      </w:ins>
      <w:del w:id="760" w:author="Won Do Lee" w:date="2023-01-17T21:51:00Z">
        <w:r w:rsidR="00D47AD1" w:rsidRPr="00005E6E" w:rsidDel="000F3486">
          <w:delText>-</w:delText>
        </w:r>
      </w:del>
      <w:r w:rsidR="00D47AD1" w:rsidRPr="00005E6E">
        <w:t xml:space="preserve">home </w:t>
      </w:r>
      <w:del w:id="761" w:author="Won Do Lee" w:date="2023-01-17T21:51:00Z">
        <w:r w:rsidR="00D47AD1" w:rsidRPr="00005E6E" w:rsidDel="000F3486">
          <w:delText>setting and parents</w:delText>
        </w:r>
      </w:del>
      <w:ins w:id="762" w:author="Won Do Lee" w:date="2023-01-17T21:51:00Z">
        <w:r w:rsidR="000F3486" w:rsidRPr="00005E6E">
          <w:t>and</w:t>
        </w:r>
      </w:ins>
      <w:r w:rsidR="00D47AD1" w:rsidRPr="00005E6E">
        <w:t xml:space="preserve"> home</w:t>
      </w:r>
      <w:del w:id="763"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764" w:author="Won Do Lee" w:date="2023-01-19T23:28:00Z">
        <w:r w:rsidR="00D47AD1" w:rsidRPr="00005E6E" w:rsidDel="001E7E1F">
          <w:delText xml:space="preserve">start </w:delText>
        </w:r>
      </w:del>
      <w:ins w:id="765" w:author="Won Do Lee" w:date="2023-01-19T23:28:00Z">
        <w:r w:rsidR="001E7E1F" w:rsidRPr="00005E6E">
          <w:t xml:space="preserve">have started </w:t>
        </w:r>
      </w:ins>
      <w:r w:rsidR="00D47AD1" w:rsidRPr="00005E6E">
        <w:t>to see</w:t>
      </w:r>
      <w:del w:id="766" w:author="Won Do Lee" w:date="2023-01-19T23:28:00Z">
        <w:r w:rsidR="00D47AD1" w:rsidRPr="00005E6E" w:rsidDel="001E7E1F">
          <w:delText xml:space="preserve"> a</w:delText>
        </w:r>
      </w:del>
      <w:r w:rsidR="00D47AD1" w:rsidRPr="00005E6E">
        <w:t xml:space="preserve"> new way</w:t>
      </w:r>
      <w:ins w:id="767" w:author="Won Do Lee" w:date="2023-01-19T23:28:00Z">
        <w:r w:rsidR="001E7E1F" w:rsidRPr="00005E6E">
          <w:t>s</w:t>
        </w:r>
      </w:ins>
      <w:r w:rsidR="00D47AD1" w:rsidRPr="00005E6E">
        <w:t xml:space="preserve"> to restore </w:t>
      </w:r>
      <w:del w:id="768"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769" w:author="Won Do Lee" w:date="2023-01-17T21:52:00Z">
        <w:r w:rsidR="00601895" w:rsidRPr="00005E6E" w:rsidDel="000F3486">
          <w:delText xml:space="preserve">explored </w:delText>
        </w:r>
      </w:del>
      <w:ins w:id="770" w:author="Won Do Lee" w:date="2023-01-17T21:52:00Z">
        <w:r w:rsidR="000F3486" w:rsidRPr="00005E6E">
          <w:t xml:space="preserve">examined </w:t>
        </w:r>
      </w:ins>
      <w:del w:id="771" w:author="Won Do Lee" w:date="2023-01-17T21:52:00Z">
        <w:r w:rsidR="009A6D3E" w:rsidRPr="00005E6E" w:rsidDel="000F3486">
          <w:delText xml:space="preserve">the </w:delText>
        </w:r>
        <w:r w:rsidR="00B81916" w:rsidRPr="00005E6E" w:rsidDel="000F3486">
          <w:delText>change</w:delText>
        </w:r>
      </w:del>
      <w:ins w:id="772" w:author="Won Do Lee" w:date="2023-01-17T21:52:00Z">
        <w:r w:rsidR="000F3486" w:rsidRPr="00005E6E">
          <w:t>changes</w:t>
        </w:r>
      </w:ins>
      <w:r w:rsidR="00B81916" w:rsidRPr="00005E6E">
        <w:t xml:space="preserve"> in mobility </w:t>
      </w:r>
      <w:del w:id="773" w:author="Won Do Lee" w:date="2023-01-17T21:52:00Z">
        <w:r w:rsidR="00B81916" w:rsidRPr="00005E6E" w:rsidDel="000F3486">
          <w:delText xml:space="preserve">levels </w:delText>
        </w:r>
      </w:del>
      <w:r w:rsidR="00B81916" w:rsidRPr="00005E6E">
        <w:t>over time</w:t>
      </w:r>
      <w:r w:rsidR="00364A96" w:rsidRPr="00005E6E">
        <w:t xml:space="preserve"> </w:t>
      </w:r>
      <w:del w:id="774"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775" w:author="Won Do Lee" w:date="2023-01-19T23:29:00Z">
        <w:r w:rsidR="001E7E1F" w:rsidRPr="00005E6E">
          <w:t>,</w:t>
        </w:r>
      </w:ins>
      <w:del w:id="776" w:author="Won Do Lee" w:date="2023-01-19T23:28:00Z">
        <w:r w:rsidR="002B1570" w:rsidRPr="00005E6E" w:rsidDel="001E7E1F">
          <w:delText xml:space="preserve"> </w:delText>
        </w:r>
      </w:del>
      <w:ins w:id="777" w:author="Won Do Lee" w:date="2023-01-19T23:28:00Z">
        <w:r w:rsidR="001E7E1F" w:rsidRPr="00005E6E">
          <w:t xml:space="preserve"> and </w:t>
        </w:r>
      </w:ins>
      <w:ins w:id="778" w:author="Won Do Lee" w:date="2023-01-20T00:10:00Z">
        <w:r w:rsidR="00981959">
          <w:t xml:space="preserve">then we </w:t>
        </w:r>
      </w:ins>
      <w:del w:id="779"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780" w:author="Won Do Lee" w:date="2023-01-17T21:53:00Z">
        <w:r w:rsidR="00E015DC" w:rsidRPr="00005E6E" w:rsidDel="000F3486">
          <w:delText xml:space="preserve">demonstrated </w:delText>
        </w:r>
      </w:del>
      <w:ins w:id="781" w:author="Won Do Lee" w:date="2023-01-19T23:28:00Z">
        <w:r w:rsidR="001E7E1F" w:rsidRPr="00005E6E">
          <w:t>demonstrate</w:t>
        </w:r>
      </w:ins>
      <w:ins w:id="782" w:author="Won Do Lee" w:date="2023-01-20T00:10:00Z">
        <w:r w:rsidR="00981959">
          <w:t>d</w:t>
        </w:r>
      </w:ins>
      <w:ins w:id="783" w:author="Won Do Lee" w:date="2023-01-20T00:12:00Z">
        <w:r w:rsidR="00D86553">
          <w:t xml:space="preserve"> </w:t>
        </w:r>
      </w:ins>
      <w:ins w:id="784" w:author="Won Do Lee" w:date="2023-01-20T00:13:00Z">
        <w:r w:rsidR="00D86553">
          <w:t xml:space="preserve">different </w:t>
        </w:r>
      </w:ins>
      <w:ins w:id="785" w:author="Won Do Lee" w:date="2023-01-20T00:10:00Z">
        <w:r w:rsidR="00981959">
          <w:t>trajectories of mobility</w:t>
        </w:r>
      </w:ins>
      <w:ins w:id="786" w:author="Won Do Lee" w:date="2023-01-20T00:11:00Z">
        <w:r w:rsidR="00AD4E1F">
          <w:t xml:space="preserve"> </w:t>
        </w:r>
      </w:ins>
      <w:del w:id="787"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788" w:author="Won Do Lee" w:date="2023-01-20T00:11:00Z">
        <w:r w:rsidR="00AD4E1F">
          <w:t xml:space="preserve"> </w:t>
        </w:r>
      </w:ins>
      <w:ins w:id="789" w:author="Won Do Lee" w:date="2023-01-20T00:12:00Z">
        <w:r w:rsidR="00D86553">
          <w:t>using</w:t>
        </w:r>
      </w:ins>
      <w:r w:rsidR="009A6D3E" w:rsidRPr="00005E6E">
        <w:t xml:space="preserve"> </w:t>
      </w:r>
      <w:del w:id="790"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791" w:author="Won Do Lee" w:date="2023-01-19T23:30:00Z">
        <w:r w:rsidR="001E7E1F" w:rsidRPr="00005E6E">
          <w:t>. We q</w:t>
        </w:r>
      </w:ins>
      <w:ins w:id="792" w:author="Won Do Lee" w:date="2023-01-19T23:29:00Z">
        <w:r w:rsidR="001E7E1F" w:rsidRPr="00005E6E">
          <w:t>uantif</w:t>
        </w:r>
      </w:ins>
      <w:ins w:id="793" w:author="Won Do Lee" w:date="2023-01-19T23:30:00Z">
        <w:r w:rsidR="001E7E1F" w:rsidRPr="00005E6E">
          <w:t xml:space="preserve">ied </w:t>
        </w:r>
      </w:ins>
      <w:del w:id="794" w:author="Won Do Lee" w:date="2023-01-17T21:54:00Z">
        <w:r w:rsidR="009A6D3E" w:rsidRPr="00005E6E" w:rsidDel="000F3486">
          <w:delText>.</w:delText>
        </w:r>
      </w:del>
      <w:del w:id="795" w:author="Won Do Lee" w:date="2023-01-17T21:53:00Z">
        <w:r w:rsidR="009A6D3E" w:rsidRPr="00005E6E" w:rsidDel="000F3486">
          <w:delText xml:space="preserve"> </w:delText>
        </w:r>
      </w:del>
      <w:ins w:id="796" w:author="Won Do Lee" w:date="2023-01-17T21:53:00Z">
        <w:r w:rsidR="000F3486" w:rsidRPr="00005E6E">
          <w:t>similar</w:t>
        </w:r>
      </w:ins>
      <w:ins w:id="797" w:author="Won Do Lee" w:date="2023-01-17T21:54:00Z">
        <w:r w:rsidR="000F3486" w:rsidRPr="00005E6E">
          <w:t xml:space="preserve">ities </w:t>
        </w:r>
      </w:ins>
      <w:ins w:id="798" w:author="Won Do Lee" w:date="2023-01-19T23:30:00Z">
        <w:r w:rsidR="001E7E1F" w:rsidRPr="00005E6E">
          <w:t xml:space="preserve">according </w:t>
        </w:r>
      </w:ins>
      <w:ins w:id="799" w:author="Won Do Lee" w:date="2023-01-20T00:13:00Z">
        <w:r w:rsidR="00D86553">
          <w:t>to changes in mobility</w:t>
        </w:r>
      </w:ins>
      <w:del w:id="800"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801" w:author="Won Do Lee" w:date="2023-01-17T21:54:00Z">
        <w:r w:rsidR="004E2CBD" w:rsidRPr="00005E6E" w:rsidDel="000F3486">
          <w:delText xml:space="preserve">similar </w:delText>
        </w:r>
      </w:del>
      <w:del w:id="802"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803" w:author="Won Do Lee" w:date="2023-01-19T23:30:00Z">
        <w:r w:rsidR="00B81916" w:rsidRPr="00005E6E" w:rsidDel="001E7E1F">
          <w:delText xml:space="preserve">reduction </w:delText>
        </w:r>
      </w:del>
      <w:del w:id="804" w:author="Won Do Lee" w:date="2023-01-20T00:14:00Z">
        <w:r w:rsidR="007715CB" w:rsidRPr="00005E6E" w:rsidDel="00D86553">
          <w:delText>unde</w:delText>
        </w:r>
      </w:del>
      <w:ins w:id="805" w:author="Won Do Lee" w:date="2023-01-20T00:14:00Z">
        <w:r w:rsidR="00D86553">
          <w:t>throughout</w:t>
        </w:r>
      </w:ins>
      <w:del w:id="806" w:author="Won Do Lee" w:date="2023-01-20T00:14:00Z">
        <w:r w:rsidR="007715CB" w:rsidRPr="00005E6E" w:rsidDel="00D86553">
          <w:delText>r</w:delText>
        </w:r>
      </w:del>
      <w:ins w:id="807" w:author="Won Do Lee" w:date="2023-01-17T21:55:00Z">
        <w:r w:rsidR="000F3486" w:rsidRPr="00005E6E">
          <w:t xml:space="preserve"> the initial phases </w:t>
        </w:r>
      </w:ins>
      <w:ins w:id="808" w:author="Won Do Lee" w:date="2023-01-19T23:30:00Z">
        <w:r w:rsidR="001E7E1F" w:rsidRPr="00005E6E">
          <w:t>of</w:t>
        </w:r>
      </w:ins>
      <w:ins w:id="809" w:author="Won Do Lee" w:date="2023-01-17T21:55:00Z">
        <w:r w:rsidR="000F3486" w:rsidRPr="00005E6E">
          <w:t xml:space="preserve"> </w:t>
        </w:r>
      </w:ins>
      <w:ins w:id="810" w:author="Won Do Lee" w:date="2023-01-19T23:30:00Z">
        <w:r w:rsidR="001E7E1F" w:rsidRPr="00005E6E">
          <w:t xml:space="preserve">the </w:t>
        </w:r>
      </w:ins>
      <w:ins w:id="811" w:author="Won Do Lee" w:date="2023-01-17T21:55:00Z">
        <w:r w:rsidR="000F3486" w:rsidRPr="00005E6E">
          <w:t>lockdown</w:t>
        </w:r>
      </w:ins>
      <w:ins w:id="812" w:author="Won Do Lee" w:date="2023-01-19T23:32:00Z">
        <w:r w:rsidR="001E7E1F" w:rsidRPr="00005E6E">
          <w:t xml:space="preserve"> </w:t>
        </w:r>
      </w:ins>
      <w:ins w:id="813" w:author="Won Do Lee" w:date="2023-01-20T00:13:00Z">
        <w:r w:rsidR="00D86553">
          <w:t>by</w:t>
        </w:r>
      </w:ins>
      <w:ins w:id="814" w:author="Won Do Lee" w:date="2023-01-19T23:32:00Z">
        <w:r w:rsidR="001E7E1F" w:rsidRPr="00005E6E">
          <w:t xml:space="preserve"> </w:t>
        </w:r>
      </w:ins>
      <w:del w:id="815" w:author="Won Do Lee" w:date="2023-01-17T21:55:00Z">
        <w:r w:rsidR="007715CB" w:rsidRPr="00005E6E" w:rsidDel="000F3486">
          <w:delText xml:space="preserve"> the lockdown</w:delText>
        </w:r>
      </w:del>
      <w:del w:id="816"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817"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818" w:author="Won Do Lee" w:date="2023-01-20T00:15:00Z">
        <w:r w:rsidR="00BC38F6" w:rsidRPr="00005E6E" w:rsidDel="00D86553">
          <w:delText>characteristic</w:delText>
        </w:r>
      </w:del>
      <w:del w:id="819" w:author="Won Do Lee" w:date="2023-01-19T23:33:00Z">
        <w:r w:rsidR="00BC38F6" w:rsidRPr="00005E6E" w:rsidDel="001E7E1F">
          <w:delText>s</w:delText>
        </w:r>
      </w:del>
      <w:del w:id="820"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821" w:author="Won Do Lee" w:date="2023-01-19T23:31:00Z">
        <w:r w:rsidR="00C87B9E" w:rsidRPr="00005E6E" w:rsidDel="001E7E1F">
          <w:delText>mobility changes</w:delText>
        </w:r>
      </w:del>
      <w:ins w:id="822" w:author="Won Do Lee" w:date="2023-01-20T00:15:00Z">
        <w:r w:rsidR="00D86553">
          <w:t>mobility metric.</w:t>
        </w:r>
      </w:ins>
      <w:del w:id="823" w:author="Won Do Lee" w:date="2023-01-20T00:15:00Z">
        <w:r w:rsidR="00C87B9E" w:rsidRPr="00005E6E" w:rsidDel="00D86553">
          <w:delText xml:space="preserve"> </w:delText>
        </w:r>
      </w:del>
      <w:del w:id="824" w:author="Won Do Lee" w:date="2023-01-20T00:13:00Z">
        <w:r w:rsidR="00C87B9E" w:rsidRPr="00005E6E" w:rsidDel="00D86553">
          <w:delText>over time</w:delText>
        </w:r>
      </w:del>
      <w:ins w:id="825" w:author="Won Do Lee" w:date="2023-01-19T23:32:00Z">
        <w:r w:rsidR="001E7E1F" w:rsidRPr="00005E6E">
          <w:t xml:space="preserve"> </w:t>
        </w:r>
      </w:ins>
      <w:del w:id="826" w:author="Won Do Lee" w:date="2023-01-19T23:32:00Z">
        <w:r w:rsidR="00044418" w:rsidRPr="00005E6E" w:rsidDel="001E7E1F">
          <w:delText xml:space="preserve">, </w:delText>
        </w:r>
      </w:del>
      <w:ins w:id="827" w:author="Won Do Lee" w:date="2023-01-19T23:32:00Z">
        <w:r w:rsidR="001E7E1F" w:rsidRPr="00005E6E">
          <w:t>It allows us to demonstrate</w:t>
        </w:r>
      </w:ins>
      <w:del w:id="828"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829"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830" w:author="Won Do Lee" w:date="2023-01-19T23:33:00Z">
        <w:r w:rsidR="001E7E1F" w:rsidRPr="00005E6E">
          <w:t>examining spatio-temporal mobility patterns</w:t>
        </w:r>
      </w:ins>
      <w:del w:id="831"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832"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833" w:author="Won Do Lee" w:date="2023-01-13T00:12:00Z">
        <w:r w:rsidR="006A48DE" w:rsidRPr="00005E6E">
          <w:t xml:space="preserve">trajectories of mobility </w:t>
        </w:r>
      </w:ins>
      <w:del w:id="834"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835" w:author="Won Do Lee" w:date="2023-01-19T23:33:00Z">
        <w:r w:rsidR="00562230" w:rsidRPr="00005E6E" w:rsidDel="001E7E1F">
          <w:delText xml:space="preserve">the </w:delText>
        </w:r>
      </w:del>
      <w:r w:rsidR="00562230" w:rsidRPr="00005E6E">
        <w:t xml:space="preserve">socioeconomic </w:t>
      </w:r>
      <w:del w:id="836" w:author="Won Do Lee" w:date="2023-01-19T23:34:00Z">
        <w:r w:rsidR="00562230" w:rsidRPr="00005E6E" w:rsidDel="001E7E1F">
          <w:delText>and demographic factor</w:delText>
        </w:r>
        <w:r w:rsidR="00E7196A" w:rsidRPr="00005E6E" w:rsidDel="001E7E1F">
          <w:delText>s</w:delText>
        </w:r>
      </w:del>
      <w:ins w:id="837"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838" w:author="Won Do Lee" w:date="2023-01-19T23:34:00Z">
        <w:r w:rsidRPr="00005E6E" w:rsidDel="001E7E1F">
          <w:delText>the reduction in mobility</w:delText>
        </w:r>
      </w:del>
      <w:ins w:id="839"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840"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841"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842" w:author="Won Do Lee" w:date="2023-01-19T23:35:00Z">
        <w:r w:rsidR="001E7E1F" w:rsidRPr="00005E6E">
          <w:t xml:space="preserve"> they</w:t>
        </w:r>
      </w:ins>
      <w:r w:rsidR="00756D31" w:rsidRPr="00005E6E">
        <w:t xml:space="preserve"> </w:t>
      </w:r>
      <w:del w:id="843"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844"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845"/>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845"/>
      <w:r w:rsidR="00554EB6" w:rsidRPr="00005E6E">
        <w:rPr>
          <w:rStyle w:val="CommentReference"/>
        </w:rPr>
        <w:commentReference w:id="845"/>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 xml:space="preserve">19 </w:t>
      </w:r>
      <w:r w:rsidR="005C4D23" w:rsidRPr="00005E6E">
        <w:lastRenderedPageBreak/>
        <w:t>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846" w:author="Won Do Lee" w:date="2023-01-13T00:22:00Z">
        <w:r w:rsidR="00A277AD" w:rsidRPr="00005E6E" w:rsidDel="00FC3526">
          <w:delText xml:space="preserve">reductions </w:delText>
        </w:r>
      </w:del>
      <w:ins w:id="847"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848"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849" w:author="Won Do Lee" w:date="2023-01-13T00:13:00Z">
        <w:r w:rsidR="006A48DE" w:rsidRPr="00005E6E">
          <w:t>trajectories of mobility</w:t>
        </w:r>
      </w:ins>
      <w:ins w:id="850" w:author="Won Do Lee" w:date="2023-01-13T00:14:00Z">
        <w:r w:rsidR="006A48DE" w:rsidRPr="00005E6E">
          <w:t xml:space="preserve"> </w:t>
        </w:r>
      </w:ins>
      <w:del w:id="851" w:author="Won Do Lee" w:date="2023-01-13T00:14:00Z">
        <w:r w:rsidR="009A0AA3" w:rsidRPr="00005E6E" w:rsidDel="006A48DE">
          <w:delText xml:space="preserve">. It is </w:delText>
        </w:r>
      </w:del>
      <w:del w:id="852" w:author="Won Do Lee" w:date="2023-01-13T00:13:00Z">
        <w:r w:rsidR="005B3324" w:rsidRPr="00005E6E" w:rsidDel="006A48DE">
          <w:delText>explicitly linked to</w:delText>
        </w:r>
      </w:del>
      <w:ins w:id="853"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854" w:author="Won Do Lee" w:date="2023-01-17T21:57:00Z">
        <w:r w:rsidR="000F3486" w:rsidRPr="00005E6E">
          <w:t xml:space="preserve">employing longitudinal perspective  to explore </w:t>
        </w:r>
      </w:ins>
      <w:del w:id="855" w:author="Won Do Lee" w:date="2023-01-17T21:57:00Z">
        <w:r w:rsidR="00322A3A" w:rsidRPr="00005E6E" w:rsidDel="000F3486">
          <w:delText>the monitoring of</w:delText>
        </w:r>
      </w:del>
      <w:ins w:id="856" w:author="Won Do Lee" w:date="2023-01-17T21:57:00Z">
        <w:r w:rsidR="000F3486" w:rsidRPr="00005E6E">
          <w:t xml:space="preserve">changes in mobility by </w:t>
        </w:r>
      </w:ins>
      <w:del w:id="857"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858" w:author="Won Do Lee" w:date="2023-01-17T21:57:00Z">
        <w:r w:rsidR="000F3486" w:rsidRPr="00005E6E">
          <w:t>And then,</w:t>
        </w:r>
      </w:ins>
      <w:ins w:id="859"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860"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861"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862" w:author="Won Do Lee" w:date="2023-01-13T00:23:00Z">
        <w:r w:rsidR="00FC3526" w:rsidRPr="00005E6E">
          <w:t xml:space="preserve">been </w:t>
        </w:r>
      </w:ins>
      <w:r w:rsidR="000408E3" w:rsidRPr="00005E6E">
        <w:t>changed</w:t>
      </w:r>
      <w:ins w:id="863" w:author="Won Do Lee" w:date="2023-01-13T00:23:00Z">
        <w:r w:rsidR="00FC3526" w:rsidRPr="00005E6E">
          <w:t xml:space="preserve">, </w:t>
        </w:r>
      </w:ins>
      <w:del w:id="864" w:author="Won Do Lee" w:date="2023-01-13T00:23:00Z">
        <w:r w:rsidR="000408E3" w:rsidRPr="00005E6E" w:rsidDel="00FC3526">
          <w:delText xml:space="preserve"> </w:delText>
        </w:r>
      </w:del>
      <w:ins w:id="865" w:author="Won Do Lee" w:date="2023-01-13T00:23:00Z">
        <w:r w:rsidR="00FC3526" w:rsidRPr="00005E6E">
          <w:t xml:space="preserve">and it </w:t>
        </w:r>
      </w:ins>
      <w:del w:id="866" w:author="Won Do Lee" w:date="2023-01-13T00:23:00Z">
        <w:r w:rsidR="00DB7238" w:rsidRPr="00005E6E" w:rsidDel="00FC3526">
          <w:delText xml:space="preserve">can </w:delText>
        </w:r>
      </w:del>
      <w:ins w:id="867" w:author="Won Do Lee" w:date="2023-01-13T00:23:00Z">
        <w:r w:rsidR="00FC3526" w:rsidRPr="00005E6E">
          <w:t xml:space="preserve">could be the clear </w:t>
        </w:r>
      </w:ins>
      <w:ins w:id="868" w:author="Won Do Lee" w:date="2023-01-13T00:24:00Z">
        <w:r w:rsidR="00FC3526" w:rsidRPr="00005E6E">
          <w:t xml:space="preserve">evidence </w:t>
        </w:r>
      </w:ins>
      <w:del w:id="869" w:author="Won Do Lee" w:date="2023-01-13T00:23:00Z">
        <w:r w:rsidR="00DB7238" w:rsidRPr="00005E6E" w:rsidDel="00FC3526">
          <w:delText>be established as</w:delText>
        </w:r>
      </w:del>
      <w:del w:id="870"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871" w:author="Won Do Lee" w:date="2023-01-13T00:24:00Z">
        <w:r w:rsidR="0062663A" w:rsidRPr="00005E6E" w:rsidDel="00FC3526">
          <w:delText>Lockdown easing</w:delText>
        </w:r>
      </w:del>
      <w:ins w:id="872"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873" w:author="Won Do Lee" w:date="2023-01-13T00:14:00Z">
        <w:r w:rsidR="006A48DE" w:rsidRPr="00005E6E">
          <w:t xml:space="preserve">Group heterogeneity in </w:t>
        </w:r>
      </w:ins>
      <w:del w:id="874" w:author="Won Do Lee" w:date="2023-01-13T00:14:00Z">
        <w:r w:rsidR="00987FE0" w:rsidRPr="00005E6E" w:rsidDel="006A48DE">
          <w:delText xml:space="preserve">Heterogeneous </w:delText>
        </w:r>
        <w:r w:rsidR="001A0222" w:rsidRPr="00005E6E" w:rsidDel="006A48DE">
          <w:delText>evolution of change in mobility levels</w:delText>
        </w:r>
      </w:del>
      <w:ins w:id="875"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e lived in 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876" w:author="Won Do Lee" w:date="2023-01-13T00:14:00Z">
        <w:r w:rsidR="00A425EC" w:rsidRPr="00005E6E" w:rsidDel="006A48DE">
          <w:delText>evolution of mobility levels</w:delText>
        </w:r>
      </w:del>
      <w:ins w:id="877" w:author="Won Do Lee" w:date="2023-01-13T00:16:00Z">
        <w:r w:rsidR="003C0780" w:rsidRPr="00005E6E">
          <w:t xml:space="preserve">temporal evolution of mobility level </w:t>
        </w:r>
      </w:ins>
      <w:del w:id="878" w:author="Won Do Lee" w:date="2023-01-13T00:16:00Z">
        <w:r w:rsidR="00E71460" w:rsidRPr="00005E6E" w:rsidDel="003C0780">
          <w:delText xml:space="preserve"> </w:delText>
        </w:r>
      </w:del>
      <w:r w:rsidR="00E71460" w:rsidRPr="00005E6E">
        <w:t xml:space="preserve">in </w:t>
      </w:r>
      <w:del w:id="879" w:author="Won Do Lee" w:date="2023-01-13T00:16:00Z">
        <w:r w:rsidR="00E71460" w:rsidRPr="00005E6E" w:rsidDel="003C0780">
          <w:delText xml:space="preserve">a </w:delText>
        </w:r>
      </w:del>
      <w:r w:rsidR="00E71460" w:rsidRPr="00005E6E">
        <w:t>pandemic</w:t>
      </w:r>
      <w:ins w:id="880"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881"/>
      <w:r w:rsidR="00F257F7" w:rsidRPr="00005E6E">
        <w:t>selected</w:t>
      </w:r>
      <w:commentRangeEnd w:id="881"/>
      <w:r w:rsidR="00005E6E" w:rsidRPr="00005E6E">
        <w:rPr>
          <w:rStyle w:val="CommentReference"/>
        </w:rPr>
        <w:commentReference w:id="881"/>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4"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537" w:author="Won Do Lee" w:date="2023-01-19T23:16:00Z" w:initials="WDL">
    <w:p w14:paraId="561D8ABB" w14:textId="77777777" w:rsidR="00C025AD" w:rsidRDefault="00C025AD" w:rsidP="00400ED7">
      <w:pPr>
        <w:pStyle w:val="CommentText"/>
      </w:pPr>
      <w:r>
        <w:rPr>
          <w:rStyle w:val="CommentReference"/>
        </w:rPr>
        <w:annotationRef/>
      </w:r>
      <w:r>
        <w:rPr>
          <w:lang w:val="en-US"/>
        </w:rPr>
        <w:t>Updating the citation with related studies to address "V-shaped mobility trend'</w:t>
      </w:r>
    </w:p>
  </w:comment>
  <w:comment w:id="666" w:author="Matthias Qian" w:date="2021-03-12T11:12:00Z" w:initials="MQ">
    <w:p w14:paraId="433DEC95" w14:textId="1AC07C3D"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67"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731" w:author="Won Do Lee" w:date="2023-01-19T23:36:00Z" w:initials="WDL">
    <w:p w14:paraId="26A3E5C3" w14:textId="77777777" w:rsidR="00005E6E" w:rsidRDefault="00005E6E" w:rsidP="00453277">
      <w:pPr>
        <w:pStyle w:val="CommentText"/>
      </w:pPr>
      <w:r>
        <w:rPr>
          <w:rStyle w:val="CommentReference"/>
        </w:rPr>
        <w:annotationRef/>
      </w:r>
      <w:r>
        <w:rPr>
          <w:lang w:val="en-US"/>
        </w:rPr>
        <w:t>The discussion of mobility resilience to COVID-19 would be updated.</w:t>
      </w:r>
    </w:p>
  </w:comment>
  <w:comment w:id="845"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881"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561D8ABB" w15:done="0"/>
  <w15:commentEx w15:paraId="2CFC7DBC" w15:done="1"/>
  <w15:commentEx w15:paraId="6D707188" w15:paraIdParent="2CFC7DBC" w15:done="1"/>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744DBB" w16cex:dateUtc="2023-01-19T14:16:00Z"/>
  <w16cex:commentExtensible w16cex:durableId="24D730C1" w16cex:dateUtc="2021-03-12T11:12: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561D8ABB" w16cid:durableId="27744DBB"/>
  <w16cid:commentId w16cid:paraId="2CFC7DBC" w16cid:durableId="24D730C1"/>
  <w16cid:commentId w16cid:paraId="6D707188" w16cid:durableId="24D730C0"/>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A8ED7" w14:textId="77777777" w:rsidR="00CD7A0C" w:rsidRDefault="00CD7A0C" w:rsidP="00DD1B16">
      <w:r>
        <w:separator/>
      </w:r>
    </w:p>
  </w:endnote>
  <w:endnote w:type="continuationSeparator" w:id="0">
    <w:p w14:paraId="128DA382" w14:textId="77777777" w:rsidR="00CD7A0C" w:rsidRDefault="00CD7A0C" w:rsidP="00DD1B16">
      <w:r>
        <w:continuationSeparator/>
      </w:r>
    </w:p>
  </w:endnote>
  <w:endnote w:type="continuationNotice" w:id="1">
    <w:p w14:paraId="7C2CFC94" w14:textId="77777777" w:rsidR="00CD7A0C" w:rsidRDefault="00CD7A0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F36C" w14:textId="77777777" w:rsidR="00CD7A0C" w:rsidRDefault="00CD7A0C" w:rsidP="00DD1B16">
      <w:r>
        <w:separator/>
      </w:r>
    </w:p>
  </w:footnote>
  <w:footnote w:type="continuationSeparator" w:id="0">
    <w:p w14:paraId="3DEB1073" w14:textId="77777777" w:rsidR="00CD7A0C" w:rsidRDefault="00CD7A0C" w:rsidP="00DD1B16">
      <w:r>
        <w:continuationSeparator/>
      </w:r>
    </w:p>
  </w:footnote>
  <w:footnote w:type="continuationNotice" w:id="1">
    <w:p w14:paraId="041415A3" w14:textId="77777777" w:rsidR="00CD7A0C" w:rsidRDefault="00CD7A0C">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  McQuitty’s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CE5B75" w:rsidRPr="00692AC3" w:rsidDel="003A4303" w:rsidRDefault="00CE5B75" w:rsidP="003C0DA9">
      <w:pPr>
        <w:pStyle w:val="FootnoteText"/>
        <w:rPr>
          <w:del w:id="623"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11541759">
    <w:abstractNumId w:val="8"/>
  </w:num>
  <w:num w:numId="2" w16cid:durableId="1888951141">
    <w:abstractNumId w:val="3"/>
  </w:num>
  <w:num w:numId="3" w16cid:durableId="1288582416">
    <w:abstractNumId w:val="25"/>
  </w:num>
  <w:num w:numId="4" w16cid:durableId="119348588">
    <w:abstractNumId w:val="11"/>
  </w:num>
  <w:num w:numId="5" w16cid:durableId="1856921592">
    <w:abstractNumId w:val="27"/>
  </w:num>
  <w:num w:numId="6" w16cid:durableId="8727349">
    <w:abstractNumId w:val="18"/>
  </w:num>
  <w:num w:numId="7" w16cid:durableId="1155298017">
    <w:abstractNumId w:val="0"/>
  </w:num>
  <w:num w:numId="8" w16cid:durableId="492182978">
    <w:abstractNumId w:val="2"/>
  </w:num>
  <w:num w:numId="9" w16cid:durableId="1417436492">
    <w:abstractNumId w:val="0"/>
    <w:lvlOverride w:ilvl="0">
      <w:startOverride w:val="1"/>
    </w:lvlOverride>
  </w:num>
  <w:num w:numId="10" w16cid:durableId="1644695395">
    <w:abstractNumId w:val="10"/>
  </w:num>
  <w:num w:numId="11" w16cid:durableId="1176264708">
    <w:abstractNumId w:val="7"/>
  </w:num>
  <w:num w:numId="12" w16cid:durableId="562182145">
    <w:abstractNumId w:val="4"/>
  </w:num>
  <w:num w:numId="13" w16cid:durableId="1816289787">
    <w:abstractNumId w:val="31"/>
  </w:num>
  <w:num w:numId="14" w16cid:durableId="97137569">
    <w:abstractNumId w:val="6"/>
  </w:num>
  <w:num w:numId="15" w16cid:durableId="1756708350">
    <w:abstractNumId w:val="34"/>
  </w:num>
  <w:num w:numId="16" w16cid:durableId="1034189028">
    <w:abstractNumId w:val="16"/>
  </w:num>
  <w:num w:numId="17" w16cid:durableId="487945147">
    <w:abstractNumId w:val="17"/>
  </w:num>
  <w:num w:numId="18" w16cid:durableId="1199585244">
    <w:abstractNumId w:val="5"/>
  </w:num>
  <w:num w:numId="19" w16cid:durableId="874269944">
    <w:abstractNumId w:val="22"/>
  </w:num>
  <w:num w:numId="20" w16cid:durableId="417941598">
    <w:abstractNumId w:val="35"/>
  </w:num>
  <w:num w:numId="21" w16cid:durableId="1535192519">
    <w:abstractNumId w:val="28"/>
  </w:num>
  <w:num w:numId="22" w16cid:durableId="915475541">
    <w:abstractNumId w:val="20"/>
  </w:num>
  <w:num w:numId="23" w16cid:durableId="774129347">
    <w:abstractNumId w:val="13"/>
  </w:num>
  <w:num w:numId="24" w16cid:durableId="1587881154">
    <w:abstractNumId w:val="29"/>
  </w:num>
  <w:num w:numId="25" w16cid:durableId="731930303">
    <w:abstractNumId w:val="1"/>
  </w:num>
  <w:num w:numId="26" w16cid:durableId="1999768296">
    <w:abstractNumId w:val="24"/>
  </w:num>
  <w:num w:numId="27" w16cid:durableId="1770782807">
    <w:abstractNumId w:val="9"/>
  </w:num>
  <w:num w:numId="28" w16cid:durableId="1618294359">
    <w:abstractNumId w:val="9"/>
    <w:lvlOverride w:ilvl="0">
      <w:startOverride w:val="1"/>
    </w:lvlOverride>
  </w:num>
  <w:num w:numId="29" w16cid:durableId="506748243">
    <w:abstractNumId w:val="9"/>
    <w:lvlOverride w:ilvl="0">
      <w:startOverride w:val="1"/>
    </w:lvlOverride>
  </w:num>
  <w:num w:numId="30" w16cid:durableId="459300363">
    <w:abstractNumId w:val="9"/>
    <w:lvlOverride w:ilvl="0">
      <w:startOverride w:val="1"/>
    </w:lvlOverride>
  </w:num>
  <w:num w:numId="31" w16cid:durableId="556208489">
    <w:abstractNumId w:val="39"/>
  </w:num>
  <w:num w:numId="32" w16cid:durableId="618948437">
    <w:abstractNumId w:val="15"/>
  </w:num>
  <w:num w:numId="33" w16cid:durableId="2080596241">
    <w:abstractNumId w:val="26"/>
  </w:num>
  <w:num w:numId="34" w16cid:durableId="1163812003">
    <w:abstractNumId w:val="12"/>
  </w:num>
  <w:num w:numId="35" w16cid:durableId="269555700">
    <w:abstractNumId w:val="39"/>
  </w:num>
  <w:num w:numId="36" w16cid:durableId="625310527">
    <w:abstractNumId w:val="39"/>
  </w:num>
  <w:num w:numId="37" w16cid:durableId="120076793">
    <w:abstractNumId w:val="39"/>
  </w:num>
  <w:num w:numId="38" w16cid:durableId="1396050528">
    <w:abstractNumId w:val="39"/>
  </w:num>
  <w:num w:numId="39" w16cid:durableId="358316771">
    <w:abstractNumId w:val="39"/>
  </w:num>
  <w:num w:numId="40" w16cid:durableId="1251886020">
    <w:abstractNumId w:val="39"/>
    <w:lvlOverride w:ilvl="0">
      <w:startOverride w:val="1"/>
    </w:lvlOverride>
  </w:num>
  <w:num w:numId="41" w16cid:durableId="1997688158">
    <w:abstractNumId w:val="14"/>
  </w:num>
  <w:num w:numId="42" w16cid:durableId="77017739">
    <w:abstractNumId w:val="30"/>
  </w:num>
  <w:num w:numId="43" w16cid:durableId="802696230">
    <w:abstractNumId w:val="36"/>
  </w:num>
  <w:num w:numId="44" w16cid:durableId="555552860">
    <w:abstractNumId w:val="21"/>
  </w:num>
  <w:num w:numId="45" w16cid:durableId="756563141">
    <w:abstractNumId w:val="19"/>
  </w:num>
  <w:num w:numId="46" w16cid:durableId="1244609474">
    <w:abstractNumId w:val="33"/>
  </w:num>
  <w:num w:numId="47" w16cid:durableId="1325207693">
    <w:abstractNumId w:val="39"/>
  </w:num>
  <w:num w:numId="48" w16cid:durableId="1826581376">
    <w:abstractNumId w:val="38"/>
  </w:num>
  <w:num w:numId="49" w16cid:durableId="251743559">
    <w:abstractNumId w:val="37"/>
  </w:num>
  <w:num w:numId="50" w16cid:durableId="1926955379">
    <w:abstractNumId w:val="32"/>
  </w:num>
  <w:num w:numId="51" w16cid:durableId="221599793">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NasFAG2Glr4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hyperlink" Target="https://github.com/wondolee/covid19-eng-lockdown"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4.xml><?xml version="1.0" encoding="utf-8"?>
<ds:datastoreItem xmlns:ds="http://schemas.openxmlformats.org/officeDocument/2006/customXml" ds:itemID="{8407D33F-9D28-4A8A-8A96-AB945C707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50537</Words>
  <Characters>288067</Characters>
  <Application>Microsoft Office Word</Application>
  <DocSecurity>0</DocSecurity>
  <Lines>2400</Lines>
  <Paragraphs>675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337929</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2</cp:revision>
  <dcterms:created xsi:type="dcterms:W3CDTF">2023-03-29T07:00:00Z</dcterms:created>
  <dcterms:modified xsi:type="dcterms:W3CDTF">2023-03-29T07:00:00Z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http://www.zotero.org/styles/social-science-and-medicine</vt:lpwstr>
  </property>
  <property fmtid="{D5CDD505-2E9C-101B-9397-08002B2CF9AE}" pid="19" name="Mendeley Recent Style Name 8_1">
    <vt:lpwstr>Social Science &amp; Medicine</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