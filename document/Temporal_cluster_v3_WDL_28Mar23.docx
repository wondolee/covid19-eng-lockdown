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005E6E"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CommentReference"/>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FootnoteReference"/>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70E7C8C"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cluster 1 </w:t>
      </w:r>
      <w:r w:rsidR="00BF1233" w:rsidRPr="00005E6E">
        <w:rPr>
          <w:iCs/>
          <w:color w:val="000000"/>
        </w:rPr>
        <w:t xml:space="preserve">relative </w:t>
      </w:r>
      <w:r w:rsidR="008D7BBA" w:rsidRPr="00005E6E">
        <w:rPr>
          <w:iCs/>
          <w:color w:val="000000"/>
        </w:rPr>
        <w:t>to cluster 3.</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084437" w:rsidRPr="00005E6E">
        <w:t xml:space="preserve">cluster 1 </w:t>
      </w:r>
      <w:r w:rsidR="00182C9E" w:rsidRPr="00005E6E">
        <w:t>ha</w:t>
      </w:r>
      <w:r w:rsidR="003E28A1" w:rsidRPr="00005E6E">
        <w:t>s</w:t>
      </w:r>
      <w:r w:rsidR="00182C9E" w:rsidRPr="00005E6E">
        <w:t xml:space="preserve"> </w:t>
      </w:r>
      <w:r w:rsidR="00182C9E" w:rsidRPr="00005E6E">
        <w:lastRenderedPageBreak/>
        <w:t>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cluster 3. </w:t>
      </w:r>
    </w:p>
    <w:p w14:paraId="55DBEF88" w14:textId="73532F2C"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5304B0" w:rsidRPr="00005E6E">
        <w:t xml:space="preserve">Cluster 3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935C9D" w:rsidRPr="00005E6E">
        <w:t xml:space="preserve">cluster 1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c</w:t>
      </w:r>
      <w:r w:rsidR="006E6B27" w:rsidRPr="00005E6E">
        <w:t xml:space="preserve">luster 2 </w:t>
      </w:r>
      <w:r w:rsidR="00B4190C" w:rsidRPr="00005E6E">
        <w:t xml:space="preserve">(105 LTLAs) </w:t>
      </w:r>
      <w:r w:rsidR="00C26FF1" w:rsidRPr="00005E6E">
        <w:t xml:space="preserve">and cluster 4 </w:t>
      </w:r>
      <w:r w:rsidR="00B4190C" w:rsidRPr="00005E6E">
        <w:t xml:space="preserve">(96 LTLAs) </w:t>
      </w:r>
      <w:r w:rsidR="00C26FF1" w:rsidRPr="00005E6E">
        <w:t>represent</w:t>
      </w:r>
      <w:del w:id="664"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Cluster 2 </w:t>
      </w:r>
      <w:r w:rsidR="00A11B34" w:rsidRPr="00005E6E">
        <w:t>resembles</w:t>
      </w:r>
      <w:r w:rsidR="006E6B27" w:rsidRPr="00005E6E">
        <w:t xml:space="preserve"> cluster 1</w:t>
      </w:r>
      <w:r w:rsidR="00D93E73" w:rsidRPr="00005E6E">
        <w:t>, with</w:t>
      </w:r>
      <w:r w:rsidR="006E6B27" w:rsidRPr="00005E6E">
        <w:t xml:space="preserve"> </w:t>
      </w:r>
      <w:del w:id="665"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B4190C" w:rsidRPr="00005E6E">
        <w:t xml:space="preserve">cluster 4 </w:t>
      </w:r>
      <w:r w:rsidR="00A733A9" w:rsidRPr="00005E6E">
        <w:t>is more h</w:t>
      </w:r>
      <w:r w:rsidR="0081114E" w:rsidRPr="00005E6E">
        <w:t xml:space="preserve">omogenous </w:t>
      </w:r>
      <w:r w:rsidR="00A733A9" w:rsidRPr="00005E6E">
        <w:t xml:space="preserve">to cluster 3, </w:t>
      </w:r>
      <w:r w:rsidR="00D93E73" w:rsidRPr="00005E6E">
        <w:t xml:space="preserve">fairly </w:t>
      </w:r>
      <w:r w:rsidR="00A733A9" w:rsidRPr="00005E6E">
        <w:t>affluent</w:t>
      </w:r>
      <w:r w:rsidR="0081114E" w:rsidRPr="00005E6E">
        <w:t xml:space="preserve"> local authorities in Outer London and Southern England</w:t>
      </w:r>
      <w:commentRangeStart w:id="666"/>
      <w:commentRangeEnd w:id="666"/>
      <w:r w:rsidR="0081114E" w:rsidRPr="00005E6E">
        <w:commentReference w:id="666"/>
      </w:r>
      <w:commentRangeStart w:id="667"/>
      <w:commentRangeEnd w:id="667"/>
      <w:r w:rsidR="0081114E" w:rsidRPr="00005E6E">
        <w:commentReference w:id="667"/>
      </w:r>
      <w:r w:rsidR="00A733A9" w:rsidRPr="00005E6E">
        <w:t xml:space="preserve">. Descriptive statistics </w:t>
      </w:r>
      <w:del w:id="668"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9" w:author="Won Do Lee" w:date="2023-01-19T23:21:00Z">
        <w:r w:rsidR="001E7E1F" w:rsidRPr="00005E6E">
          <w:t xml:space="preserve">showed </w:t>
        </w:r>
      </w:ins>
      <w:ins w:id="670" w:author="Won Do Lee" w:date="2023-01-19T23:22:00Z">
        <w:r w:rsidR="001E7E1F" w:rsidRPr="00005E6E">
          <w:t xml:space="preserve">that </w:t>
        </w:r>
      </w:ins>
      <w:del w:id="671"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2" w:author="Won Do Lee" w:date="2023-01-19T23:21:00Z">
        <w:r w:rsidR="001E7E1F" w:rsidRPr="00005E6E">
          <w:t>l</w:t>
        </w:r>
      </w:ins>
      <w:del w:id="673" w:author="Won Do Lee" w:date="2023-01-17T22:36:00Z">
        <w:r w:rsidR="00A733A9" w:rsidRPr="00005E6E" w:rsidDel="00B97F5A">
          <w:delText>or</w:delText>
        </w:r>
      </w:del>
      <w:ins w:id="674" w:author="Won Do Lee" w:date="2023-01-17T22:36:00Z">
        <w:r w:rsidR="00B97F5A" w:rsidRPr="00005E6E">
          <w:t xml:space="preserve">ocal socioeconomic </w:t>
        </w:r>
      </w:ins>
      <w:ins w:id="675" w:author="Won Do Lee" w:date="2023-01-19T23:21:00Z">
        <w:r w:rsidR="001E7E1F" w:rsidRPr="00005E6E">
          <w:t>characteristics</w:t>
        </w:r>
      </w:ins>
      <w:ins w:id="676" w:author="Won Do Lee" w:date="2023-01-19T23:20:00Z">
        <w:r w:rsidR="001E7E1F" w:rsidRPr="00005E6E">
          <w:t xml:space="preserve"> </w:t>
        </w:r>
      </w:ins>
      <w:ins w:id="677" w:author="Won Do Lee" w:date="2023-01-19T23:21:00Z">
        <w:r w:rsidR="001E7E1F" w:rsidRPr="00005E6E">
          <w:t>differed</w:t>
        </w:r>
      </w:ins>
      <w:ins w:id="678" w:author="Won Do Lee" w:date="2023-01-19T23:20:00Z">
        <w:r w:rsidR="001E7E1F" w:rsidRPr="00005E6E">
          <w:t xml:space="preserve"> </w:t>
        </w:r>
      </w:ins>
      <w:del w:id="679"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0"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1"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82" w:author="Won Do Lee" w:date="2023-01-17T22:36:00Z">
        <w:r w:rsidR="00B97F5A" w:rsidRPr="00005E6E">
          <w:t xml:space="preserve">that </w:t>
        </w:r>
      </w:ins>
      <w:r w:rsidR="009B3839" w:rsidRPr="00005E6E">
        <w:t>the lowest mobility reduction before the lockdown</w:t>
      </w:r>
      <w:del w:id="683"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4"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3C7A6FE" w:rsidR="00AE40C9" w:rsidRPr="00005E6E" w:rsidRDefault="00AE40C9" w:rsidP="000F3486">
      <w:pPr>
        <w:pStyle w:val="Caption"/>
        <w:keepNext/>
      </w:pPr>
      <w:bookmarkStart w:id="685" w:name="_Ref81157865"/>
      <w:bookmarkStart w:id="686" w:name="_Ref81167577"/>
      <w:bookmarkStart w:id="687" w:name="_Hlk71705036"/>
      <w:r w:rsidRPr="00005E6E">
        <w:t xml:space="preserve">Table </w:t>
      </w:r>
      <w:fldSimple w:instr=" SEQ Table \* ARABIC ">
        <w:r w:rsidRPr="00005E6E">
          <w:t>1</w:t>
        </w:r>
      </w:fldSimple>
      <w:bookmarkEnd w:id="685"/>
      <w:r w:rsidRPr="00005E6E">
        <w:t xml:space="preserve">. </w:t>
      </w:r>
      <w:bookmarkStart w:id="688" w:name="_Hlk125059417"/>
      <w:r w:rsidR="00730525" w:rsidRPr="00005E6E">
        <w:t xml:space="preserve">Characteristics </w:t>
      </w:r>
      <w:r w:rsidRPr="00005E6E">
        <w:t xml:space="preserve">of </w:t>
      </w:r>
      <w:r w:rsidR="00730525" w:rsidRPr="00005E6E">
        <w:t>change in mobility</w:t>
      </w:r>
      <w:del w:id="689" w:author="Won Do Lee" w:date="2023-01-19T22:22:00Z">
        <w:r w:rsidR="00730525" w:rsidRPr="00005E6E" w:rsidDel="002C7497">
          <w:delText xml:space="preserve"> levels</w:delText>
        </w:r>
      </w:del>
      <w:r w:rsidRPr="00005E6E">
        <w:t xml:space="preserve"> during lockdown by clusters</w:t>
      </w:r>
      <w:r w:rsidR="00B97F5A" w:rsidRPr="00005E6E">
        <w:t>.</w:t>
      </w:r>
      <w:bookmarkEnd w:id="686"/>
      <w:bookmarkEnd w:id="688"/>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87"/>
    </w:tbl>
    <w:p w14:paraId="2428A799" w14:textId="77777777" w:rsidR="00AA6C6F" w:rsidRPr="00005E6E" w:rsidRDefault="00AA6C6F" w:rsidP="000F3486"/>
    <w:p w14:paraId="2262F961" w14:textId="0F19DB59" w:rsidR="008B7BF7" w:rsidRPr="00005E6E" w:rsidRDefault="00CA60E3" w:rsidP="000F3486">
      <w:r>
        <w:rPr>
          <w:noProof/>
          <w:lang w:eastAsia="en-GB"/>
        </w:rPr>
        <w:lastRenderedPageBreak/>
        <w:drawing>
          <wp:inline distT="0" distB="0" distL="0" distR="0" wp14:anchorId="69F6B8DF" wp14:editId="3A55F80D">
            <wp:extent cx="5724525" cy="3815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90" w:name="_Ref81133981"/>
      <w:r w:rsidRPr="00005E6E">
        <w:t xml:space="preserve">Figure </w:t>
      </w:r>
      <w:fldSimple w:instr=" SEQ Figure \* ARABIC ">
        <w:r w:rsidR="00DB30E5" w:rsidRPr="00005E6E">
          <w:t>3</w:t>
        </w:r>
      </w:fldSimple>
      <w:bookmarkEnd w:id="690"/>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3859A5B0" w:rsidR="00C915CC" w:rsidRPr="00005E6E"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6F52612" w14:textId="77777777" w:rsidR="003E14FC" w:rsidRPr="00005E6E" w:rsidRDefault="003E14FC" w:rsidP="000F3486">
      <w:pPr>
        <w:rPr>
          <w:sz w:val="20"/>
          <w:szCs w:val="20"/>
        </w:rPr>
      </w:pPr>
    </w:p>
    <w:p w14:paraId="07BA7E76" w14:textId="01CB4C63" w:rsidR="008B7BF7" w:rsidRPr="00005E6E" w:rsidRDefault="00F23E4B" w:rsidP="000F3486">
      <w:pPr>
        <w:pStyle w:val="Caption"/>
      </w:pPr>
      <w:r w:rsidRPr="00005E6E">
        <w:rPr>
          <w:noProof/>
          <w:lang w:eastAsia="en-GB"/>
        </w:rPr>
        <w:drawing>
          <wp:inline distT="0" distB="0" distL="0" distR="0" wp14:anchorId="4BF36102" wp14:editId="295DA3F1">
            <wp:extent cx="5725160" cy="3814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814445"/>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91" w:name="_Ref81127049"/>
      <w:r w:rsidRPr="00005E6E">
        <w:lastRenderedPageBreak/>
        <w:t xml:space="preserve">Figure </w:t>
      </w:r>
      <w:fldSimple w:instr=" SEQ Figure \* ARABIC ">
        <w:r w:rsidR="00DB30E5" w:rsidRPr="00005E6E">
          <w:t>4</w:t>
        </w:r>
      </w:fldSimple>
      <w:bookmarkEnd w:id="691"/>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1A39FC02" w:rsidR="00661E3D" w:rsidRPr="00005E6E" w:rsidRDefault="00CA60E3" w:rsidP="000F3486">
      <w:pPr>
        <w:pStyle w:val="Caption"/>
      </w:pPr>
      <w:bookmarkStart w:id="692" w:name="_Ref62944237"/>
      <w:r>
        <w:rPr>
          <w:noProof/>
          <w:lang w:eastAsia="en-GB"/>
        </w:rPr>
        <w:drawing>
          <wp:inline distT="0" distB="0" distL="0" distR="0" wp14:anchorId="734E7917" wp14:editId="1BD01ECA">
            <wp:extent cx="5729605" cy="5729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93" w:name="_Ref63168568"/>
      <w:r w:rsidRPr="00005E6E">
        <w:t xml:space="preserve">Figure </w:t>
      </w:r>
      <w:fldSimple w:instr=" SEQ Figure \* ARABIC ">
        <w:r w:rsidR="005C656C" w:rsidRPr="00005E6E">
          <w:t>5</w:t>
        </w:r>
      </w:fldSimple>
      <w:bookmarkEnd w:id="692"/>
      <w:bookmarkEnd w:id="693"/>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94" w:name="_Ref62956146"/>
    </w:p>
    <w:p w14:paraId="4DD42D33" w14:textId="77777777" w:rsidR="00D63C57" w:rsidRPr="00005E6E" w:rsidRDefault="00D63C57" w:rsidP="000F3486"/>
    <w:p w14:paraId="25731580" w14:textId="71C16FE6" w:rsidR="00661E3D" w:rsidRPr="00005E6E" w:rsidRDefault="00E23DA1" w:rsidP="000F3486">
      <w:pPr>
        <w:pStyle w:val="Heading2"/>
      </w:pPr>
      <w:del w:id="695" w:author="Won Do Lee" w:date="2023-01-19T23:18:00Z">
        <w:r w:rsidRPr="00005E6E" w:rsidDel="001E7E1F">
          <w:delText>D</w:delText>
        </w:r>
        <w:r w:rsidR="00DE6674" w:rsidRPr="00005E6E" w:rsidDel="001E7E1F">
          <w:delText xml:space="preserve">isparities </w:delText>
        </w:r>
      </w:del>
      <w:ins w:id="696" w:author="Won Do Lee" w:date="2023-01-19T23:18:00Z">
        <w:r w:rsidR="001E7E1F" w:rsidRPr="00005E6E">
          <w:t xml:space="preserve">Differences </w:t>
        </w:r>
      </w:ins>
      <w:r w:rsidR="00982E86" w:rsidRPr="00005E6E">
        <w:t xml:space="preserve">in </w:t>
      </w:r>
      <w:del w:id="697" w:author="Won Do Lee" w:date="2023-01-19T23:18:00Z">
        <w:r w:rsidR="00982E86" w:rsidRPr="00005E6E" w:rsidDel="001E7E1F">
          <w:delText>the</w:delText>
        </w:r>
        <w:r w:rsidR="001B3FDD" w:rsidRPr="00005E6E" w:rsidDel="001E7E1F">
          <w:delText xml:space="preserve"> effects of</w:delText>
        </w:r>
      </w:del>
      <w:ins w:id="698" w:author="Won Do Lee" w:date="2023-01-19T23:18:00Z">
        <w:r w:rsidR="001E7E1F" w:rsidRPr="00005E6E">
          <w:t>the association with</w:t>
        </w:r>
      </w:ins>
      <w:r w:rsidR="001B3FDD" w:rsidRPr="00005E6E">
        <w:t xml:space="preserve"> socioeconomic </w:t>
      </w:r>
      <w:ins w:id="699" w:author="Won Do Lee" w:date="2023-01-19T23:21:00Z">
        <w:r w:rsidR="001E7E1F" w:rsidRPr="00005E6E">
          <w:t>ch</w:t>
        </w:r>
      </w:ins>
      <w:ins w:id="700" w:author="Won Do Lee" w:date="2023-01-19T23:22:00Z">
        <w:r w:rsidR="001E7E1F" w:rsidRPr="00005E6E">
          <w:t>a</w:t>
        </w:r>
      </w:ins>
      <w:ins w:id="701" w:author="Won Do Lee" w:date="2023-01-19T23:21:00Z">
        <w:r w:rsidR="001E7E1F" w:rsidRPr="00005E6E">
          <w:t>racteristics</w:t>
        </w:r>
      </w:ins>
      <w:del w:id="702"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703" w:author="Won Do Lee" w:date="2023-01-19T23:22:00Z">
        <w:r w:rsidR="00CA6D6B" w:rsidRPr="00005E6E" w:rsidDel="001E7E1F">
          <w:delText>and demographic factors</w:delText>
        </w:r>
      </w:del>
      <w:ins w:id="70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705" w:author="Won Do Lee" w:date="2023-01-19T23:22:00Z">
        <w:r w:rsidR="00C622D5" w:rsidRPr="00005E6E" w:rsidDel="001E7E1F">
          <w:delText xml:space="preserve"> and demographic factors</w:delText>
        </w:r>
      </w:del>
      <w:ins w:id="706" w:author="Won Do Lee" w:date="2023-01-19T23:22:00Z">
        <w:r w:rsidR="001E7E1F" w:rsidRPr="00005E6E">
          <w:t xml:space="preserve"> ch</w:t>
        </w:r>
      </w:ins>
      <w:ins w:id="707" w:author="Won Do Lee" w:date="2023-01-19T23:23:00Z">
        <w:r w:rsidR="001E7E1F" w:rsidRPr="00005E6E">
          <w:t>a</w:t>
        </w:r>
      </w:ins>
      <w:ins w:id="708" w:author="Won Do Lee" w:date="2023-01-19T23:22:00Z">
        <w:r w:rsidR="001E7E1F" w:rsidRPr="00005E6E">
          <w:t>racteristics</w:t>
        </w:r>
      </w:ins>
      <w:r w:rsidR="00C622D5" w:rsidRPr="00005E6E">
        <w:t xml:space="preserve"> </w:t>
      </w:r>
      <w:r w:rsidR="00B03CE9" w:rsidRPr="00005E6E">
        <w:t xml:space="preserve">might be irrelevant to explain </w:t>
      </w:r>
      <w:del w:id="709" w:author="Won Do Lee" w:date="2023-01-19T23:23:00Z">
        <w:r w:rsidR="00B03CE9" w:rsidRPr="00005E6E" w:rsidDel="001E7E1F">
          <w:delText xml:space="preserve">and </w:delText>
        </w:r>
        <w:r w:rsidR="00E64906" w:rsidRPr="00005E6E" w:rsidDel="001E7E1F">
          <w:delText xml:space="preserve">interpret </w:delText>
        </w:r>
      </w:del>
      <w:ins w:id="710" w:author="Won Do Lee" w:date="2023-01-19T23:23:00Z">
        <w:r w:rsidR="001E7E1F" w:rsidRPr="00005E6E">
          <w:t xml:space="preserve">that interpreting </w:t>
        </w:r>
      </w:ins>
      <w:del w:id="711" w:author="Won Do Lee" w:date="2023-01-19T23:23:00Z">
        <w:r w:rsidR="00B03CE9" w:rsidRPr="00005E6E" w:rsidDel="001E7E1F">
          <w:delText xml:space="preserve">the patterns </w:delText>
        </w:r>
        <w:r w:rsidR="00EB04A4" w:rsidRPr="00005E6E" w:rsidDel="001E7E1F">
          <w:delText xml:space="preserve">of </w:delText>
        </w:r>
      </w:del>
      <w:del w:id="71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13" w:author="Won Do Lee" w:date="2023-01-13T00:12:00Z">
        <w:r w:rsidR="006A48DE" w:rsidRPr="00005E6E">
          <w:t xml:space="preserve">trajectories of mobility </w:t>
        </w:r>
      </w:ins>
      <w:ins w:id="71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w:t>
      </w:r>
      <w:r w:rsidR="00DB1024" w:rsidRPr="00005E6E">
        <w:lastRenderedPageBreak/>
        <w:t>variables</w:t>
      </w:r>
      <w:del w:id="715" w:author="Won Do Lee" w:date="2023-01-19T23:23:00Z">
        <w:r w:rsidR="000E24B0" w:rsidRPr="00005E6E" w:rsidDel="001E7E1F">
          <w:delText xml:space="preserve">, </w:delText>
        </w:r>
        <w:r w:rsidR="00E154AB" w:rsidRPr="00005E6E" w:rsidDel="001E7E1F">
          <w:delText>a</w:delText>
        </w:r>
      </w:del>
      <w:ins w:id="71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61D4A70F"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17" w:author="Won Do Lee" w:date="2023-01-19T23:23:00Z">
        <w:r w:rsidR="005210A2" w:rsidRPr="00005E6E" w:rsidDel="001E7E1F">
          <w:delText>were</w:delText>
        </w:r>
        <w:r w:rsidR="001F752D" w:rsidRPr="00005E6E" w:rsidDel="001E7E1F">
          <w:delText xml:space="preserve"> remaining</w:delText>
        </w:r>
      </w:del>
      <w:ins w:id="71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in cluster 3 and cluster 4</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cluster 1 and cluster 2</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13AEF" w:rsidRPr="00005E6E">
        <w:t>cluster 1 and cluster 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in cluster 2 and cluster 3.</w:t>
      </w:r>
    </w:p>
    <w:p w14:paraId="6DAFD419" w14:textId="35725C66"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1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cluster 1</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cluster 3 </w:t>
      </w:r>
      <w:r w:rsidR="00387354" w:rsidRPr="00005E6E">
        <w:t xml:space="preserve">was </w:t>
      </w:r>
      <w:r w:rsidR="007B45C7" w:rsidRPr="00005E6E">
        <w:t xml:space="preserve">more likely </w:t>
      </w:r>
      <w:r w:rsidR="00DC27C6" w:rsidRPr="00005E6E">
        <w:t>located in the local authoritie</w:t>
      </w:r>
      <w:ins w:id="720" w:author="Won Do Lee" w:date="2023-01-19T23:24:00Z">
        <w:r w:rsidR="001E7E1F" w:rsidRPr="00005E6E">
          <w:t xml:space="preserve">s; </w:t>
        </w:r>
      </w:ins>
      <w:del w:id="721"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cluster </w:t>
      </w:r>
      <w:r w:rsidR="007F0367" w:rsidRPr="00005E6E">
        <w:t>2</w:t>
      </w:r>
      <w:r w:rsidR="008830D0" w:rsidRPr="00005E6E">
        <w:t>. At the same time,</w:t>
      </w:r>
      <w:r w:rsidR="007F0367" w:rsidRPr="00005E6E">
        <w:t xml:space="preserve"> </w:t>
      </w:r>
      <w:r w:rsidR="00CD7182" w:rsidRPr="00005E6E">
        <w:t>c</w:t>
      </w:r>
      <w:r w:rsidR="00B22222" w:rsidRPr="00005E6E">
        <w:t xml:space="preserve">luster </w:t>
      </w:r>
      <w:r w:rsidR="007F0367" w:rsidRPr="00005E6E">
        <w:t>4</w:t>
      </w:r>
      <w:r w:rsidR="00B22222" w:rsidRPr="00005E6E">
        <w:t xml:space="preserve"> </w:t>
      </w:r>
      <w:r w:rsidR="008C5621" w:rsidRPr="00005E6E">
        <w:t>was</w:t>
      </w:r>
      <w:r w:rsidR="00B22222" w:rsidRPr="00005E6E">
        <w:t xml:space="preserve"> </w:t>
      </w:r>
      <w:r w:rsidR="00237117" w:rsidRPr="00005E6E">
        <w:t>more likely located in local authorities</w:t>
      </w:r>
      <w:ins w:id="722" w:author="Won Do Lee" w:date="2023-01-19T23:24:00Z">
        <w:r w:rsidR="001E7E1F" w:rsidRPr="00005E6E">
          <w:t xml:space="preserve">; </w:t>
        </w:r>
      </w:ins>
      <w:del w:id="72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73D192E6" w:rsidR="00825DC4" w:rsidRPr="00005E6E" w:rsidRDefault="002C639D" w:rsidP="000F3486">
      <w:pPr>
        <w:pStyle w:val="ListParagraph"/>
        <w:numPr>
          <w:ilvl w:val="0"/>
          <w:numId w:val="43"/>
        </w:numPr>
        <w:spacing w:after="160"/>
      </w:pPr>
      <w:r w:rsidRPr="00005E6E">
        <w:t xml:space="preserve">Cluster </w:t>
      </w:r>
      <w:r w:rsidR="00825DC4" w:rsidRPr="00005E6E">
        <w:t>1:</w:t>
      </w:r>
      <w:r w:rsidRPr="00005E6E">
        <w:t xml:space="preserve"> </w:t>
      </w:r>
      <w:r w:rsidR="00EF1AE7" w:rsidRPr="00005E6E">
        <w:t>S</w:t>
      </w:r>
      <w:r w:rsidRPr="00005E6E">
        <w:t xml:space="preserve">hare of </w:t>
      </w:r>
      <w:r w:rsidR="00DA1328" w:rsidRPr="00005E6E">
        <w:t>households with more than three vehicles</w:t>
      </w:r>
      <w:r w:rsidR="003A03B0" w:rsidRPr="00005E6E">
        <w:t xml:space="preserve"> (0.64)</w:t>
      </w:r>
      <w:r w:rsidR="00825DC4" w:rsidRPr="00005E6E">
        <w:t xml:space="preserve">, </w:t>
      </w:r>
      <w:r w:rsidRPr="00005E6E">
        <w:t>s</w:t>
      </w:r>
      <w:r w:rsidR="00825DC4" w:rsidRPr="00005E6E">
        <w:t>elf-employed</w:t>
      </w:r>
      <w:r w:rsidR="003A03B0" w:rsidRPr="00005E6E">
        <w:t xml:space="preserve"> </w:t>
      </w:r>
      <w:r w:rsidRPr="00005E6E">
        <w:t xml:space="preserve">workers </w:t>
      </w:r>
      <w:r w:rsidR="003A03B0" w:rsidRPr="00005E6E">
        <w:t>(0.26)</w:t>
      </w:r>
      <w:r w:rsidR="00825DC4" w:rsidRPr="00005E6E">
        <w:t xml:space="preserve">, </w:t>
      </w:r>
      <w:r w:rsidR="003A03B0" w:rsidRPr="00005E6E">
        <w:t xml:space="preserve">more than </w:t>
      </w:r>
      <w:r w:rsidRPr="00005E6E">
        <w:t xml:space="preserve">three </w:t>
      </w:r>
      <w:r w:rsidR="003A03B0" w:rsidRPr="00005E6E">
        <w:t>bedrooms</w:t>
      </w:r>
      <w:r w:rsidRPr="00005E6E">
        <w:t xml:space="preserve"> in the house</w:t>
      </w:r>
      <w:r w:rsidR="003A03B0" w:rsidRPr="00005E6E">
        <w:t xml:space="preserve"> (0.23)</w:t>
      </w:r>
      <w:r w:rsidR="00825DC4" w:rsidRPr="00005E6E">
        <w:t xml:space="preserve">, </w:t>
      </w:r>
      <w:r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13BA7223" w:rsidR="00825DC4" w:rsidRPr="00005E6E" w:rsidRDefault="002C639D" w:rsidP="000F3486">
      <w:pPr>
        <w:pStyle w:val="ListParagraph"/>
        <w:numPr>
          <w:ilvl w:val="0"/>
          <w:numId w:val="43"/>
        </w:numPr>
        <w:spacing w:after="160"/>
      </w:pPr>
      <w:r w:rsidRPr="00005E6E">
        <w:t xml:space="preserve">Cluster </w:t>
      </w:r>
      <w:r w:rsidR="00825DC4" w:rsidRPr="00005E6E">
        <w:t xml:space="preserve">2: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25F5E9CC" w:rsidR="00825DC4" w:rsidRPr="00005E6E" w:rsidRDefault="002C639D" w:rsidP="000F3486">
      <w:pPr>
        <w:pStyle w:val="ListParagraph"/>
        <w:numPr>
          <w:ilvl w:val="0"/>
          <w:numId w:val="43"/>
        </w:numPr>
      </w:pPr>
      <w:r w:rsidRPr="00005E6E">
        <w:t xml:space="preserve">Cluster </w:t>
      </w:r>
      <w:r w:rsidR="00825DC4" w:rsidRPr="00005E6E">
        <w:t xml:space="preserve">3: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ACBD607" w:rsidR="00A342F8" w:rsidRPr="00005E6E" w:rsidRDefault="002C639D" w:rsidP="000F3486">
      <w:pPr>
        <w:pStyle w:val="ListParagraph"/>
        <w:numPr>
          <w:ilvl w:val="0"/>
          <w:numId w:val="43"/>
        </w:numPr>
      </w:pPr>
      <w:r w:rsidRPr="00005E6E">
        <w:t xml:space="preserve">Cluster </w:t>
      </w:r>
      <w:r w:rsidR="00825DC4" w:rsidRPr="00005E6E">
        <w:t xml:space="preserve">4: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lastRenderedPageBreak/>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24" w:name="_Ref81242261"/>
      <w:r w:rsidRPr="00005E6E">
        <w:t xml:space="preserve">Figure </w:t>
      </w:r>
      <w:fldSimple w:instr=" SEQ Figure \* ARABIC ">
        <w:r w:rsidR="006E2E4C" w:rsidRPr="00005E6E">
          <w:t>6</w:t>
        </w:r>
      </w:fldSimple>
      <w:bookmarkEnd w:id="72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lastRenderedPageBreak/>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25" w:name="_Ref81245493"/>
      <w:r w:rsidRPr="00005E6E">
        <w:t xml:space="preserve">Figure </w:t>
      </w:r>
      <w:fldSimple w:instr=" SEQ Figure \* ARABIC ">
        <w:r w:rsidRPr="00005E6E">
          <w:t>7</w:t>
        </w:r>
      </w:fldSimple>
      <w:bookmarkEnd w:id="72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Caption"/>
      </w:pPr>
      <w:bookmarkStart w:id="726" w:name="_Ref65028141"/>
      <w:bookmarkStart w:id="727" w:name="_Ref63169718"/>
      <w:r w:rsidRPr="00005E6E">
        <w:lastRenderedPageBreak/>
        <w:t xml:space="preserve">Table </w:t>
      </w:r>
      <w:fldSimple w:instr=" SEQ Table \* ARABIC ">
        <w:r w:rsidR="00E866CD" w:rsidRPr="00005E6E">
          <w:t>2</w:t>
        </w:r>
      </w:fldSimple>
      <w:bookmarkEnd w:id="726"/>
      <w:r w:rsidRPr="00005E6E">
        <w:t xml:space="preserve">. Descriptive statistics of </w:t>
      </w:r>
      <w:r w:rsidR="006F4D48" w:rsidRPr="00005E6E">
        <w:t xml:space="preserve">socioeconomic </w:t>
      </w:r>
      <w:del w:id="728" w:author="Won Do Lee" w:date="2023-01-19T23:22:00Z">
        <w:r w:rsidR="006F4D48" w:rsidRPr="00005E6E" w:rsidDel="001E7E1F">
          <w:delText>and demographic factors</w:delText>
        </w:r>
      </w:del>
      <w:ins w:id="72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553B96"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BC29F0" w:rsidRPr="00005E6E" w:rsidRDefault="000170F4"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79A2AD6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1</w:t>
            </w:r>
          </w:p>
        </w:tc>
        <w:tc>
          <w:tcPr>
            <w:tcW w:w="1290" w:type="dxa"/>
            <w:tcBorders>
              <w:top w:val="single" w:sz="12" w:space="0" w:color="auto"/>
            </w:tcBorders>
            <w:shd w:val="clear" w:color="auto" w:fill="A5A5A5" w:themeFill="accent3"/>
            <w:noWrap/>
            <w:hideMark/>
          </w:tcPr>
          <w:p w14:paraId="3ED7D81D" w14:textId="7089E6BF"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2</w:t>
            </w:r>
          </w:p>
        </w:tc>
        <w:tc>
          <w:tcPr>
            <w:tcW w:w="1290" w:type="dxa"/>
            <w:tcBorders>
              <w:top w:val="single" w:sz="12" w:space="0" w:color="auto"/>
            </w:tcBorders>
            <w:shd w:val="clear" w:color="auto" w:fill="A5A5A5" w:themeFill="accent3"/>
            <w:noWrap/>
            <w:hideMark/>
          </w:tcPr>
          <w:p w14:paraId="798A9671" w14:textId="0E0822E2"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64ABEEE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0170F4" w:rsidRPr="00005E6E" w:rsidRDefault="000170F4"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w:t>
            </w:r>
            <w:r w:rsidR="00EC0E49" w:rsidRPr="00005E6E">
              <w:rPr>
                <w:rFonts w:eastAsia="Times New Roman"/>
                <w:color w:val="000000"/>
              </w:rPr>
              <w:t xml:space="preserve"> level</w:t>
            </w:r>
          </w:p>
        </w:tc>
      </w:tr>
      <w:tr w:rsidR="00553B96"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0170F4" w:rsidRPr="00005E6E" w:rsidRDefault="000170F4" w:rsidP="000F3486">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0170F4" w:rsidRPr="00005E6E" w:rsidRDefault="008D47B3"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717DE3" w:rsidRPr="00005E6E" w14:paraId="66EFD5C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hideMark/>
          </w:tcPr>
          <w:p w14:paraId="606B509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290" w:type="dxa"/>
            <w:tcBorders>
              <w:top w:val="single" w:sz="12" w:space="0" w:color="auto"/>
            </w:tcBorders>
            <w:noWrap/>
            <w:hideMark/>
          </w:tcPr>
          <w:p w14:paraId="0FFF77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tcBorders>
            <w:noWrap/>
            <w:hideMark/>
          </w:tcPr>
          <w:p w14:paraId="56AA00A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right w:val="double" w:sz="4" w:space="0" w:color="auto"/>
            </w:tcBorders>
            <w:noWrap/>
            <w:hideMark/>
          </w:tcPr>
          <w:p w14:paraId="52E873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290" w:type="dxa"/>
            <w:tcBorders>
              <w:top w:val="single" w:sz="12" w:space="0" w:color="auto"/>
              <w:left w:val="double" w:sz="4" w:space="0" w:color="auto"/>
              <w:right w:val="nil"/>
            </w:tcBorders>
            <w:noWrap/>
            <w:hideMark/>
          </w:tcPr>
          <w:p w14:paraId="3AB5AE6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717DE3" w:rsidRPr="00005E6E" w14:paraId="0050EC9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AE8D0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15F0C4E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noWrap/>
            <w:hideMark/>
          </w:tcPr>
          <w:p w14:paraId="50BF0E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290" w:type="dxa"/>
            <w:noWrap/>
            <w:hideMark/>
          </w:tcPr>
          <w:p w14:paraId="4CA5384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290" w:type="dxa"/>
            <w:tcBorders>
              <w:right w:val="double" w:sz="4" w:space="0" w:color="auto"/>
            </w:tcBorders>
            <w:noWrap/>
            <w:hideMark/>
          </w:tcPr>
          <w:p w14:paraId="796E0BC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tcBorders>
              <w:left w:val="double" w:sz="4" w:space="0" w:color="auto"/>
              <w:right w:val="nil"/>
            </w:tcBorders>
            <w:noWrap/>
            <w:hideMark/>
          </w:tcPr>
          <w:p w14:paraId="0DC6023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717DE3" w:rsidRPr="00005E6E" w14:paraId="4F1300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5A2364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0B7902E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290" w:type="dxa"/>
            <w:noWrap/>
            <w:hideMark/>
          </w:tcPr>
          <w:p w14:paraId="3C7130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290" w:type="dxa"/>
            <w:noWrap/>
            <w:hideMark/>
          </w:tcPr>
          <w:p w14:paraId="5D58139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290" w:type="dxa"/>
            <w:tcBorders>
              <w:right w:val="double" w:sz="4" w:space="0" w:color="auto"/>
            </w:tcBorders>
            <w:noWrap/>
            <w:hideMark/>
          </w:tcPr>
          <w:p w14:paraId="16F4FC46" w14:textId="14522A91"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290" w:type="dxa"/>
            <w:tcBorders>
              <w:left w:val="double" w:sz="4" w:space="0" w:color="auto"/>
              <w:right w:val="nil"/>
            </w:tcBorders>
            <w:noWrap/>
            <w:hideMark/>
          </w:tcPr>
          <w:p w14:paraId="4F7ED0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717DE3" w:rsidRPr="00005E6E" w14:paraId="688865CD"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5A8E41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hideMark/>
          </w:tcPr>
          <w:p w14:paraId="6EC3B14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290" w:type="dxa"/>
            <w:noWrap/>
            <w:hideMark/>
          </w:tcPr>
          <w:p w14:paraId="6474A3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290" w:type="dxa"/>
            <w:noWrap/>
            <w:hideMark/>
          </w:tcPr>
          <w:p w14:paraId="69AC3E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tcBorders>
              <w:right w:val="double" w:sz="4" w:space="0" w:color="auto"/>
            </w:tcBorders>
            <w:noWrap/>
            <w:hideMark/>
          </w:tcPr>
          <w:p w14:paraId="0FE1613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290" w:type="dxa"/>
            <w:tcBorders>
              <w:left w:val="double" w:sz="4" w:space="0" w:color="auto"/>
              <w:right w:val="nil"/>
            </w:tcBorders>
            <w:noWrap/>
            <w:hideMark/>
          </w:tcPr>
          <w:p w14:paraId="545C006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717DE3" w:rsidRPr="00005E6E" w14:paraId="4BA17AE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7F5640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hideMark/>
          </w:tcPr>
          <w:p w14:paraId="23B2332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290" w:type="dxa"/>
            <w:noWrap/>
            <w:hideMark/>
          </w:tcPr>
          <w:p w14:paraId="0661D2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290" w:type="dxa"/>
            <w:noWrap/>
            <w:hideMark/>
          </w:tcPr>
          <w:p w14:paraId="71D3CA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290" w:type="dxa"/>
            <w:tcBorders>
              <w:right w:val="double" w:sz="4" w:space="0" w:color="auto"/>
            </w:tcBorders>
            <w:noWrap/>
            <w:hideMark/>
          </w:tcPr>
          <w:p w14:paraId="650DE98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290" w:type="dxa"/>
            <w:tcBorders>
              <w:left w:val="double" w:sz="4" w:space="0" w:color="auto"/>
              <w:right w:val="nil"/>
            </w:tcBorders>
            <w:noWrap/>
            <w:hideMark/>
          </w:tcPr>
          <w:p w14:paraId="61C487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717DE3" w:rsidRPr="00005E6E" w14:paraId="2362605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8FAC5F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hideMark/>
          </w:tcPr>
          <w:p w14:paraId="388FF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290" w:type="dxa"/>
            <w:noWrap/>
            <w:hideMark/>
          </w:tcPr>
          <w:p w14:paraId="057EE87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290" w:type="dxa"/>
            <w:noWrap/>
            <w:hideMark/>
          </w:tcPr>
          <w:p w14:paraId="70A84C2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290" w:type="dxa"/>
            <w:tcBorders>
              <w:right w:val="double" w:sz="4" w:space="0" w:color="auto"/>
            </w:tcBorders>
            <w:noWrap/>
            <w:hideMark/>
          </w:tcPr>
          <w:p w14:paraId="037E863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290" w:type="dxa"/>
            <w:tcBorders>
              <w:left w:val="double" w:sz="4" w:space="0" w:color="auto"/>
              <w:right w:val="nil"/>
            </w:tcBorders>
            <w:noWrap/>
            <w:hideMark/>
          </w:tcPr>
          <w:p w14:paraId="27EF53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717DE3" w:rsidRPr="00005E6E" w14:paraId="3D5D349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2B9813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hideMark/>
          </w:tcPr>
          <w:p w14:paraId="20C57D3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290" w:type="dxa"/>
            <w:noWrap/>
            <w:hideMark/>
          </w:tcPr>
          <w:p w14:paraId="53608E0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290" w:type="dxa"/>
            <w:noWrap/>
            <w:hideMark/>
          </w:tcPr>
          <w:p w14:paraId="3A366C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290" w:type="dxa"/>
            <w:tcBorders>
              <w:right w:val="double" w:sz="4" w:space="0" w:color="auto"/>
            </w:tcBorders>
            <w:noWrap/>
            <w:hideMark/>
          </w:tcPr>
          <w:p w14:paraId="54FF8E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290" w:type="dxa"/>
            <w:tcBorders>
              <w:left w:val="double" w:sz="4" w:space="0" w:color="auto"/>
              <w:right w:val="nil"/>
            </w:tcBorders>
            <w:noWrap/>
            <w:hideMark/>
          </w:tcPr>
          <w:p w14:paraId="6AF7BEB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717DE3" w:rsidRPr="00005E6E" w14:paraId="0A83404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0F8028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hideMark/>
          </w:tcPr>
          <w:p w14:paraId="059FE7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6289D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5E203D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290" w:type="dxa"/>
            <w:tcBorders>
              <w:right w:val="double" w:sz="4" w:space="0" w:color="auto"/>
            </w:tcBorders>
            <w:noWrap/>
            <w:hideMark/>
          </w:tcPr>
          <w:p w14:paraId="15F67B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290" w:type="dxa"/>
            <w:tcBorders>
              <w:left w:val="double" w:sz="4" w:space="0" w:color="auto"/>
              <w:right w:val="nil"/>
            </w:tcBorders>
            <w:noWrap/>
            <w:hideMark/>
          </w:tcPr>
          <w:p w14:paraId="2BFC563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717DE3" w:rsidRPr="00005E6E" w14:paraId="5F006B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1F9DD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hideMark/>
          </w:tcPr>
          <w:p w14:paraId="60F9BE6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noWrap/>
            <w:hideMark/>
          </w:tcPr>
          <w:p w14:paraId="680992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290" w:type="dxa"/>
            <w:noWrap/>
            <w:hideMark/>
          </w:tcPr>
          <w:p w14:paraId="5257C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right w:val="double" w:sz="4" w:space="0" w:color="auto"/>
            </w:tcBorders>
            <w:noWrap/>
            <w:hideMark/>
          </w:tcPr>
          <w:p w14:paraId="0D790A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left w:val="double" w:sz="4" w:space="0" w:color="auto"/>
              <w:right w:val="nil"/>
            </w:tcBorders>
            <w:noWrap/>
            <w:hideMark/>
          </w:tcPr>
          <w:p w14:paraId="77930A5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717DE3" w:rsidRPr="00005E6E" w14:paraId="656187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43D7E1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hideMark/>
          </w:tcPr>
          <w:p w14:paraId="7A05236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290" w:type="dxa"/>
            <w:noWrap/>
            <w:hideMark/>
          </w:tcPr>
          <w:p w14:paraId="322BAF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290" w:type="dxa"/>
            <w:noWrap/>
            <w:hideMark/>
          </w:tcPr>
          <w:p w14:paraId="5109405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290" w:type="dxa"/>
            <w:tcBorders>
              <w:right w:val="double" w:sz="4" w:space="0" w:color="auto"/>
            </w:tcBorders>
            <w:noWrap/>
            <w:hideMark/>
          </w:tcPr>
          <w:p w14:paraId="6AF6EFC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290" w:type="dxa"/>
            <w:tcBorders>
              <w:left w:val="double" w:sz="4" w:space="0" w:color="auto"/>
              <w:right w:val="nil"/>
            </w:tcBorders>
            <w:noWrap/>
            <w:hideMark/>
          </w:tcPr>
          <w:p w14:paraId="1E595D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717DE3" w:rsidRPr="00005E6E" w14:paraId="4102B5F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hideMark/>
          </w:tcPr>
          <w:p w14:paraId="7D8EDAF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290" w:type="dxa"/>
            <w:tcBorders>
              <w:bottom w:val="single" w:sz="4" w:space="0" w:color="auto"/>
            </w:tcBorders>
            <w:noWrap/>
            <w:hideMark/>
          </w:tcPr>
          <w:p w14:paraId="6C7290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290" w:type="dxa"/>
            <w:tcBorders>
              <w:bottom w:val="single" w:sz="4" w:space="0" w:color="auto"/>
            </w:tcBorders>
            <w:noWrap/>
            <w:hideMark/>
          </w:tcPr>
          <w:p w14:paraId="020CC1E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290" w:type="dxa"/>
            <w:tcBorders>
              <w:bottom w:val="single" w:sz="4" w:space="0" w:color="auto"/>
              <w:right w:val="double" w:sz="4" w:space="0" w:color="auto"/>
            </w:tcBorders>
            <w:noWrap/>
            <w:hideMark/>
          </w:tcPr>
          <w:p w14:paraId="3E776E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290" w:type="dxa"/>
            <w:tcBorders>
              <w:left w:val="double" w:sz="4" w:space="0" w:color="auto"/>
              <w:bottom w:val="single" w:sz="4" w:space="0" w:color="auto"/>
              <w:right w:val="nil"/>
            </w:tcBorders>
            <w:noWrap/>
            <w:hideMark/>
          </w:tcPr>
          <w:p w14:paraId="06D8AA1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717DE3" w:rsidRPr="00005E6E" w14:paraId="6FFA928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C5068C"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hideMark/>
          </w:tcPr>
          <w:p w14:paraId="0EB3A6C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1D11DC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514C0ED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top w:val="single" w:sz="4" w:space="0" w:color="auto"/>
              <w:right w:val="double" w:sz="4" w:space="0" w:color="auto"/>
            </w:tcBorders>
            <w:noWrap/>
            <w:hideMark/>
          </w:tcPr>
          <w:p w14:paraId="6DE27C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68853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4E582E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hideMark/>
          </w:tcPr>
          <w:p w14:paraId="71CB884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290" w:type="dxa"/>
            <w:noWrap/>
            <w:hideMark/>
          </w:tcPr>
          <w:p w14:paraId="28380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290" w:type="dxa"/>
            <w:noWrap/>
            <w:hideMark/>
          </w:tcPr>
          <w:p w14:paraId="097044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290" w:type="dxa"/>
            <w:tcBorders>
              <w:right w:val="double" w:sz="4" w:space="0" w:color="auto"/>
            </w:tcBorders>
            <w:noWrap/>
            <w:hideMark/>
          </w:tcPr>
          <w:p w14:paraId="3302348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290" w:type="dxa"/>
            <w:tcBorders>
              <w:left w:val="double" w:sz="4" w:space="0" w:color="auto"/>
              <w:right w:val="nil"/>
            </w:tcBorders>
            <w:noWrap/>
            <w:hideMark/>
          </w:tcPr>
          <w:p w14:paraId="76A6FD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717DE3" w:rsidRPr="00005E6E" w14:paraId="718A354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EBAEA4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hideMark/>
          </w:tcPr>
          <w:p w14:paraId="67FAEE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290" w:type="dxa"/>
            <w:noWrap/>
            <w:hideMark/>
          </w:tcPr>
          <w:p w14:paraId="20A4CF2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290" w:type="dxa"/>
            <w:noWrap/>
            <w:hideMark/>
          </w:tcPr>
          <w:p w14:paraId="6DAAE6F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290" w:type="dxa"/>
            <w:tcBorders>
              <w:right w:val="double" w:sz="4" w:space="0" w:color="auto"/>
            </w:tcBorders>
            <w:noWrap/>
            <w:hideMark/>
          </w:tcPr>
          <w:p w14:paraId="506CC5D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290" w:type="dxa"/>
            <w:tcBorders>
              <w:left w:val="double" w:sz="4" w:space="0" w:color="auto"/>
              <w:right w:val="nil"/>
            </w:tcBorders>
            <w:noWrap/>
            <w:hideMark/>
          </w:tcPr>
          <w:p w14:paraId="77ED9C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717DE3" w:rsidRPr="00005E6E" w14:paraId="2009A5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E432D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hideMark/>
          </w:tcPr>
          <w:p w14:paraId="3300B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290" w:type="dxa"/>
            <w:noWrap/>
            <w:hideMark/>
          </w:tcPr>
          <w:p w14:paraId="3E7472F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290" w:type="dxa"/>
            <w:noWrap/>
            <w:hideMark/>
          </w:tcPr>
          <w:p w14:paraId="146C003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290" w:type="dxa"/>
            <w:tcBorders>
              <w:right w:val="double" w:sz="4" w:space="0" w:color="auto"/>
            </w:tcBorders>
            <w:noWrap/>
            <w:hideMark/>
          </w:tcPr>
          <w:p w14:paraId="0E503F0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290" w:type="dxa"/>
            <w:tcBorders>
              <w:left w:val="double" w:sz="4" w:space="0" w:color="auto"/>
              <w:right w:val="nil"/>
            </w:tcBorders>
            <w:noWrap/>
            <w:hideMark/>
          </w:tcPr>
          <w:p w14:paraId="378FBB1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717DE3" w:rsidRPr="00005E6E" w14:paraId="411FB61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CBC68A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hideMark/>
          </w:tcPr>
          <w:p w14:paraId="43B37C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57CBC5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290" w:type="dxa"/>
            <w:noWrap/>
            <w:hideMark/>
          </w:tcPr>
          <w:p w14:paraId="3F55216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right w:val="double" w:sz="4" w:space="0" w:color="auto"/>
            </w:tcBorders>
            <w:noWrap/>
            <w:hideMark/>
          </w:tcPr>
          <w:p w14:paraId="3FEE63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290" w:type="dxa"/>
            <w:tcBorders>
              <w:left w:val="double" w:sz="4" w:space="0" w:color="auto"/>
              <w:right w:val="nil"/>
            </w:tcBorders>
            <w:noWrap/>
            <w:hideMark/>
          </w:tcPr>
          <w:p w14:paraId="375E8BA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717DE3" w:rsidRPr="00005E6E" w14:paraId="760C1331"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hideMark/>
          </w:tcPr>
          <w:p w14:paraId="36DB49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hideMark/>
          </w:tcPr>
          <w:p w14:paraId="28E1708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290" w:type="dxa"/>
            <w:noWrap/>
            <w:hideMark/>
          </w:tcPr>
          <w:p w14:paraId="6BA6ECE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290" w:type="dxa"/>
            <w:noWrap/>
            <w:hideMark/>
          </w:tcPr>
          <w:p w14:paraId="7DDADEB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290" w:type="dxa"/>
            <w:tcBorders>
              <w:right w:val="double" w:sz="4" w:space="0" w:color="auto"/>
            </w:tcBorders>
            <w:noWrap/>
            <w:hideMark/>
          </w:tcPr>
          <w:p w14:paraId="509EDD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290" w:type="dxa"/>
            <w:tcBorders>
              <w:left w:val="double" w:sz="4" w:space="0" w:color="auto"/>
              <w:right w:val="nil"/>
            </w:tcBorders>
            <w:noWrap/>
            <w:hideMark/>
          </w:tcPr>
          <w:p w14:paraId="79B4F0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717DE3" w:rsidRPr="00005E6E" w14:paraId="31FC18E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hideMark/>
          </w:tcPr>
          <w:p w14:paraId="496381E9" w14:textId="780ED314"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w:t>
            </w:r>
            <w:r w:rsidR="0053498B" w:rsidRPr="00005E6E">
              <w:rPr>
                <w:rFonts w:eastAsia="Times New Roman"/>
                <w:color w:val="000000"/>
                <w:sz w:val="18"/>
                <w:szCs w:val="18"/>
              </w:rPr>
              <w:t xml:space="preserve"> </w:t>
            </w:r>
            <w:r w:rsidRPr="00005E6E">
              <w:rPr>
                <w:rFonts w:eastAsia="Times New Roman"/>
                <w:color w:val="000000"/>
                <w:sz w:val="18"/>
                <w:szCs w:val="18"/>
              </w:rPr>
              <w:t>(10.54)</w:t>
            </w:r>
          </w:p>
        </w:tc>
        <w:tc>
          <w:tcPr>
            <w:tcW w:w="1290" w:type="dxa"/>
            <w:tcBorders>
              <w:bottom w:val="single" w:sz="4" w:space="0" w:color="auto"/>
            </w:tcBorders>
            <w:noWrap/>
            <w:hideMark/>
          </w:tcPr>
          <w:p w14:paraId="097B9B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290" w:type="dxa"/>
            <w:tcBorders>
              <w:bottom w:val="single" w:sz="4" w:space="0" w:color="auto"/>
            </w:tcBorders>
            <w:noWrap/>
            <w:hideMark/>
          </w:tcPr>
          <w:p w14:paraId="66146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290" w:type="dxa"/>
            <w:tcBorders>
              <w:bottom w:val="single" w:sz="4" w:space="0" w:color="auto"/>
              <w:right w:val="double" w:sz="4" w:space="0" w:color="auto"/>
            </w:tcBorders>
            <w:noWrap/>
            <w:hideMark/>
          </w:tcPr>
          <w:p w14:paraId="38BB7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290" w:type="dxa"/>
            <w:tcBorders>
              <w:left w:val="double" w:sz="4" w:space="0" w:color="auto"/>
              <w:bottom w:val="single" w:sz="4" w:space="0" w:color="auto"/>
              <w:right w:val="nil"/>
            </w:tcBorders>
            <w:noWrap/>
            <w:hideMark/>
          </w:tcPr>
          <w:p w14:paraId="0A4C739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FD03A0" w:rsidRPr="00005E6E" w14:paraId="48D30E0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717915" w:rsidRPr="00005E6E" w:rsidRDefault="00717915" w:rsidP="000F3486">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hideMark/>
          </w:tcPr>
          <w:p w14:paraId="2193BAC7"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tcBorders>
            <w:noWrap/>
            <w:hideMark/>
          </w:tcPr>
          <w:p w14:paraId="3B711A1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290" w:type="dxa"/>
            <w:tcBorders>
              <w:top w:val="single" w:sz="4" w:space="0" w:color="auto"/>
            </w:tcBorders>
            <w:noWrap/>
            <w:hideMark/>
          </w:tcPr>
          <w:p w14:paraId="7D02CE3A"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290" w:type="dxa"/>
            <w:tcBorders>
              <w:top w:val="single" w:sz="4" w:space="0" w:color="auto"/>
              <w:right w:val="double" w:sz="4" w:space="0" w:color="auto"/>
            </w:tcBorders>
            <w:noWrap/>
            <w:hideMark/>
          </w:tcPr>
          <w:p w14:paraId="6FAE7A2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FD03A0" w:rsidRPr="00005E6E" w14:paraId="136FCE9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717915" w:rsidRPr="00005E6E" w:rsidRDefault="00717915" w:rsidP="000F3486">
            <w:pPr>
              <w:widowControl/>
              <w:wordWrap/>
              <w:autoSpaceDE/>
              <w:autoSpaceDN/>
              <w:rPr>
                <w:rFonts w:eastAsia="Times New Roman"/>
                <w:b w:val="0"/>
                <w:bCs w:val="0"/>
                <w:color w:val="000000"/>
              </w:rPr>
            </w:pPr>
          </w:p>
        </w:tc>
        <w:tc>
          <w:tcPr>
            <w:tcW w:w="1986" w:type="dxa"/>
            <w:vMerge/>
            <w:hideMark/>
          </w:tcPr>
          <w:p w14:paraId="16656AE9"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hideMark/>
          </w:tcPr>
          <w:p w14:paraId="16C8618B"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290" w:type="dxa"/>
            <w:noWrap/>
            <w:hideMark/>
          </w:tcPr>
          <w:p w14:paraId="2052BD2E"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290" w:type="dxa"/>
            <w:noWrap/>
            <w:hideMark/>
          </w:tcPr>
          <w:p w14:paraId="21306395"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290" w:type="dxa"/>
            <w:tcBorders>
              <w:right w:val="double" w:sz="4" w:space="0" w:color="auto"/>
            </w:tcBorders>
            <w:noWrap/>
            <w:hideMark/>
          </w:tcPr>
          <w:p w14:paraId="586904BF"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290" w:type="dxa"/>
            <w:tcBorders>
              <w:left w:val="double" w:sz="4" w:space="0" w:color="auto"/>
              <w:right w:val="nil"/>
            </w:tcBorders>
            <w:noWrap/>
            <w:hideMark/>
          </w:tcPr>
          <w:p w14:paraId="4FE80760"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FD03A0" w:rsidRPr="00005E6E" w14:paraId="52DD522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w:t>
            </w:r>
            <w:r w:rsidR="00717915" w:rsidRPr="00005E6E">
              <w:rPr>
                <w:rFonts w:eastAsia="Times New Roman"/>
                <w:b/>
                <w:bCs/>
                <w:color w:val="000000"/>
                <w:sz w:val="18"/>
                <w:szCs w:val="18"/>
              </w:rPr>
              <w:t xml:space="preserve"> </w:t>
            </w:r>
            <w:r w:rsidRPr="00005E6E">
              <w:rPr>
                <w:rFonts w:eastAsia="Times New Roman"/>
                <w:b/>
                <w:bCs/>
                <w:color w:val="000000"/>
                <w:sz w:val="18"/>
                <w:szCs w:val="18"/>
              </w:rPr>
              <w:t>population aged 16-74</w:t>
            </w:r>
          </w:p>
        </w:tc>
        <w:tc>
          <w:tcPr>
            <w:tcW w:w="1289" w:type="dxa"/>
            <w:tcBorders>
              <w:bottom w:val="single" w:sz="4" w:space="0" w:color="auto"/>
            </w:tcBorders>
            <w:noWrap/>
            <w:hideMark/>
          </w:tcPr>
          <w:p w14:paraId="07F867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290" w:type="dxa"/>
            <w:tcBorders>
              <w:bottom w:val="single" w:sz="4" w:space="0" w:color="auto"/>
            </w:tcBorders>
            <w:noWrap/>
            <w:hideMark/>
          </w:tcPr>
          <w:p w14:paraId="5F9DD04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290" w:type="dxa"/>
            <w:tcBorders>
              <w:bottom w:val="single" w:sz="4" w:space="0" w:color="auto"/>
            </w:tcBorders>
            <w:noWrap/>
            <w:hideMark/>
          </w:tcPr>
          <w:p w14:paraId="444B04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290" w:type="dxa"/>
            <w:tcBorders>
              <w:bottom w:val="single" w:sz="4" w:space="0" w:color="auto"/>
              <w:right w:val="double" w:sz="4" w:space="0" w:color="auto"/>
            </w:tcBorders>
            <w:noWrap/>
            <w:hideMark/>
          </w:tcPr>
          <w:p w14:paraId="0CF6FB3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290" w:type="dxa"/>
            <w:tcBorders>
              <w:left w:val="double" w:sz="4" w:space="0" w:color="auto"/>
              <w:bottom w:val="single" w:sz="4" w:space="0" w:color="auto"/>
              <w:right w:val="nil"/>
            </w:tcBorders>
            <w:noWrap/>
            <w:hideMark/>
          </w:tcPr>
          <w:p w14:paraId="7A100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717DE3" w:rsidRPr="00005E6E" w14:paraId="1175BD4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0170F4" w:rsidRPr="00005E6E" w:rsidRDefault="000170F4" w:rsidP="000F3486">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472145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290" w:type="dxa"/>
            <w:tcBorders>
              <w:top w:val="single" w:sz="4" w:space="0" w:color="auto"/>
            </w:tcBorders>
            <w:noWrap/>
            <w:hideMark/>
          </w:tcPr>
          <w:p w14:paraId="627E48F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290" w:type="dxa"/>
            <w:tcBorders>
              <w:top w:val="single" w:sz="4" w:space="0" w:color="auto"/>
            </w:tcBorders>
            <w:noWrap/>
            <w:hideMark/>
          </w:tcPr>
          <w:p w14:paraId="21C31B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290" w:type="dxa"/>
            <w:tcBorders>
              <w:top w:val="single" w:sz="4" w:space="0" w:color="auto"/>
              <w:right w:val="double" w:sz="4" w:space="0" w:color="auto"/>
            </w:tcBorders>
            <w:noWrap/>
            <w:hideMark/>
          </w:tcPr>
          <w:p w14:paraId="550204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290" w:type="dxa"/>
            <w:tcBorders>
              <w:top w:val="single" w:sz="4" w:space="0" w:color="auto"/>
              <w:left w:val="double" w:sz="4" w:space="0" w:color="auto"/>
              <w:right w:val="nil"/>
            </w:tcBorders>
            <w:noWrap/>
            <w:hideMark/>
          </w:tcPr>
          <w:p w14:paraId="4961E2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717DE3" w:rsidRPr="00005E6E" w14:paraId="3847F56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6E5B1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hideMark/>
          </w:tcPr>
          <w:p w14:paraId="2BB1EC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63B93F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54BD8C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right w:val="double" w:sz="4" w:space="0" w:color="auto"/>
            </w:tcBorders>
            <w:noWrap/>
            <w:hideMark/>
          </w:tcPr>
          <w:p w14:paraId="06C28CD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left w:val="double" w:sz="4" w:space="0" w:color="auto"/>
              <w:right w:val="nil"/>
            </w:tcBorders>
            <w:noWrap/>
            <w:hideMark/>
          </w:tcPr>
          <w:p w14:paraId="70A3001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717DE3" w:rsidRPr="00005E6E" w14:paraId="6CE3883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0B6990E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290" w:type="dxa"/>
            <w:tcBorders>
              <w:bottom w:val="single" w:sz="4" w:space="0" w:color="auto"/>
            </w:tcBorders>
            <w:noWrap/>
            <w:hideMark/>
          </w:tcPr>
          <w:p w14:paraId="6BE9316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tcBorders>
            <w:noWrap/>
            <w:hideMark/>
          </w:tcPr>
          <w:p w14:paraId="6C1938C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right w:val="double" w:sz="4" w:space="0" w:color="auto"/>
            </w:tcBorders>
            <w:noWrap/>
            <w:hideMark/>
          </w:tcPr>
          <w:p w14:paraId="1EA4D8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left w:val="double" w:sz="4" w:space="0" w:color="auto"/>
              <w:bottom w:val="single" w:sz="4" w:space="0" w:color="auto"/>
              <w:right w:val="nil"/>
            </w:tcBorders>
            <w:noWrap/>
            <w:hideMark/>
          </w:tcPr>
          <w:p w14:paraId="350070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717DE3" w:rsidRPr="00005E6E" w14:paraId="11D8E59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0170F4" w:rsidRPr="00005E6E" w:rsidRDefault="00C5068C" w:rsidP="000F3486">
            <w:pPr>
              <w:widowControl/>
              <w:wordWrap/>
              <w:autoSpaceDE/>
              <w:autoSpaceDN/>
              <w:rPr>
                <w:rFonts w:eastAsia="Times New Roman"/>
                <w:color w:val="000000"/>
              </w:rPr>
            </w:pPr>
            <w:r w:rsidRPr="00005E6E">
              <w:rPr>
                <w:rFonts w:eastAsia="Times New Roman"/>
                <w:color w:val="000000"/>
              </w:rPr>
              <w:t xml:space="preserve">Perceived </w:t>
            </w:r>
            <w:r w:rsidR="00717DE3" w:rsidRPr="00005E6E">
              <w:rPr>
                <w:rFonts w:eastAsia="Times New Roman"/>
                <w:color w:val="000000"/>
              </w:rPr>
              <w:t xml:space="preserve">risk of </w:t>
            </w:r>
            <w:r w:rsidR="000170F4" w:rsidRPr="00005E6E">
              <w:rPr>
                <w:rFonts w:eastAsia="Times New Roman"/>
                <w:color w:val="000000"/>
              </w:rPr>
              <w:t>COVID-</w:t>
            </w:r>
            <w:r w:rsidRPr="00005E6E">
              <w:rPr>
                <w:rFonts w:eastAsia="Times New Roman"/>
                <w:color w:val="000000"/>
              </w:rPr>
              <w:t xml:space="preserve">19 </w:t>
            </w:r>
          </w:p>
        </w:tc>
        <w:tc>
          <w:tcPr>
            <w:tcW w:w="1986" w:type="dxa"/>
            <w:tcBorders>
              <w:top w:val="single" w:sz="4" w:space="0" w:color="auto"/>
            </w:tcBorders>
            <w:noWrap/>
            <w:hideMark/>
          </w:tcPr>
          <w:p w14:paraId="233CD4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hideMark/>
          </w:tcPr>
          <w:p w14:paraId="0AC751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290" w:type="dxa"/>
            <w:tcBorders>
              <w:top w:val="single" w:sz="4" w:space="0" w:color="auto"/>
            </w:tcBorders>
            <w:noWrap/>
            <w:hideMark/>
          </w:tcPr>
          <w:p w14:paraId="1B7CBEF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290" w:type="dxa"/>
            <w:tcBorders>
              <w:top w:val="single" w:sz="4" w:space="0" w:color="auto"/>
            </w:tcBorders>
            <w:noWrap/>
            <w:hideMark/>
          </w:tcPr>
          <w:p w14:paraId="1BB76E9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290" w:type="dxa"/>
            <w:tcBorders>
              <w:top w:val="single" w:sz="4" w:space="0" w:color="auto"/>
              <w:right w:val="double" w:sz="4" w:space="0" w:color="auto"/>
            </w:tcBorders>
            <w:noWrap/>
            <w:hideMark/>
          </w:tcPr>
          <w:p w14:paraId="671959C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290" w:type="dxa"/>
            <w:tcBorders>
              <w:top w:val="single" w:sz="4" w:space="0" w:color="auto"/>
              <w:left w:val="double" w:sz="4" w:space="0" w:color="auto"/>
              <w:right w:val="nil"/>
            </w:tcBorders>
            <w:noWrap/>
            <w:hideMark/>
          </w:tcPr>
          <w:p w14:paraId="52974F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717DE3" w:rsidRPr="00005E6E" w14:paraId="51B9A8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0170F4" w:rsidRPr="00005E6E" w:rsidRDefault="000170F4" w:rsidP="000F3486">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hideMark/>
          </w:tcPr>
          <w:p w14:paraId="21C0EAB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290" w:type="dxa"/>
            <w:tcBorders>
              <w:bottom w:val="single" w:sz="4" w:space="0" w:color="auto"/>
            </w:tcBorders>
            <w:noWrap/>
            <w:hideMark/>
          </w:tcPr>
          <w:p w14:paraId="00FA3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290" w:type="dxa"/>
            <w:tcBorders>
              <w:bottom w:val="single" w:sz="4" w:space="0" w:color="auto"/>
            </w:tcBorders>
            <w:noWrap/>
            <w:hideMark/>
          </w:tcPr>
          <w:p w14:paraId="19FEC8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290" w:type="dxa"/>
            <w:tcBorders>
              <w:bottom w:val="single" w:sz="4" w:space="0" w:color="auto"/>
              <w:right w:val="double" w:sz="4" w:space="0" w:color="auto"/>
            </w:tcBorders>
            <w:noWrap/>
            <w:hideMark/>
          </w:tcPr>
          <w:p w14:paraId="5E6C2A1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290" w:type="dxa"/>
            <w:tcBorders>
              <w:left w:val="double" w:sz="4" w:space="0" w:color="auto"/>
              <w:bottom w:val="single" w:sz="4" w:space="0" w:color="auto"/>
              <w:right w:val="nil"/>
            </w:tcBorders>
            <w:noWrap/>
            <w:hideMark/>
          </w:tcPr>
          <w:p w14:paraId="7698747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717DE3" w:rsidRPr="00005E6E" w14:paraId="281DA10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Ethnic </w:t>
            </w:r>
            <w:r w:rsidR="008D47B3" w:rsidRPr="00005E6E">
              <w:rPr>
                <w:rFonts w:eastAsia="Times New Roman"/>
                <w:color w:val="000000"/>
              </w:rPr>
              <w:t>composition</w:t>
            </w:r>
          </w:p>
        </w:tc>
        <w:tc>
          <w:tcPr>
            <w:tcW w:w="1986" w:type="dxa"/>
            <w:tcBorders>
              <w:top w:val="single" w:sz="4" w:space="0" w:color="auto"/>
            </w:tcBorders>
            <w:hideMark/>
          </w:tcPr>
          <w:p w14:paraId="294DEE7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hideMark/>
          </w:tcPr>
          <w:p w14:paraId="0DB8A2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290" w:type="dxa"/>
            <w:tcBorders>
              <w:top w:val="single" w:sz="4" w:space="0" w:color="auto"/>
            </w:tcBorders>
            <w:noWrap/>
            <w:hideMark/>
          </w:tcPr>
          <w:p w14:paraId="7F3856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290" w:type="dxa"/>
            <w:tcBorders>
              <w:top w:val="single" w:sz="4" w:space="0" w:color="auto"/>
            </w:tcBorders>
            <w:noWrap/>
            <w:hideMark/>
          </w:tcPr>
          <w:p w14:paraId="2F49C28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290" w:type="dxa"/>
            <w:tcBorders>
              <w:top w:val="single" w:sz="4" w:space="0" w:color="auto"/>
              <w:right w:val="double" w:sz="4" w:space="0" w:color="auto"/>
            </w:tcBorders>
            <w:noWrap/>
            <w:hideMark/>
          </w:tcPr>
          <w:p w14:paraId="3BB9A4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290" w:type="dxa"/>
            <w:tcBorders>
              <w:top w:val="single" w:sz="4" w:space="0" w:color="auto"/>
              <w:left w:val="double" w:sz="4" w:space="0" w:color="auto"/>
              <w:right w:val="nil"/>
            </w:tcBorders>
            <w:noWrap/>
            <w:hideMark/>
          </w:tcPr>
          <w:p w14:paraId="5BE566C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BC29F0" w:rsidRPr="00005E6E" w14:paraId="1585D11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0170F4" w:rsidRPr="00005E6E" w:rsidRDefault="000170F4" w:rsidP="000F3486">
            <w:pPr>
              <w:widowControl/>
              <w:wordWrap/>
              <w:autoSpaceDE/>
              <w:autoSpaceDN/>
              <w:rPr>
                <w:rFonts w:eastAsia="Times New Roman"/>
                <w:color w:val="000000"/>
              </w:rPr>
            </w:pPr>
          </w:p>
        </w:tc>
        <w:tc>
          <w:tcPr>
            <w:tcW w:w="1986" w:type="dxa"/>
            <w:hideMark/>
          </w:tcPr>
          <w:p w14:paraId="07EA01F8" w14:textId="0097D1C0"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w:t>
            </w:r>
            <w:r w:rsidR="00D07F2F" w:rsidRPr="00005E6E">
              <w:rPr>
                <w:rFonts w:eastAsia="Times New Roman"/>
                <w:color w:val="000000"/>
                <w:sz w:val="18"/>
                <w:szCs w:val="18"/>
              </w:rPr>
              <w:t xml:space="preserve"> groups</w:t>
            </w:r>
          </w:p>
        </w:tc>
        <w:tc>
          <w:tcPr>
            <w:tcW w:w="3548" w:type="dxa"/>
            <w:noWrap/>
            <w:hideMark/>
          </w:tcPr>
          <w:p w14:paraId="7926EEDE"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Mixed (joint) </w:t>
            </w:r>
            <w:r w:rsidR="0053498B" w:rsidRPr="00005E6E">
              <w:rPr>
                <w:rFonts w:eastAsia="Times New Roman"/>
                <w:color w:val="000000"/>
                <w:sz w:val="18"/>
                <w:szCs w:val="18"/>
              </w:rPr>
              <w:t>and</w:t>
            </w:r>
          </w:p>
          <w:p w14:paraId="375A41B0" w14:textId="066018DF" w:rsidR="000170F4"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hideMark/>
          </w:tcPr>
          <w:p w14:paraId="1C96D8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noWrap/>
            <w:hideMark/>
          </w:tcPr>
          <w:p w14:paraId="61F99F1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405A33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290" w:type="dxa"/>
            <w:tcBorders>
              <w:right w:val="double" w:sz="4" w:space="0" w:color="auto"/>
            </w:tcBorders>
            <w:noWrap/>
            <w:hideMark/>
          </w:tcPr>
          <w:p w14:paraId="5F7EC9F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tcBorders>
              <w:left w:val="double" w:sz="4" w:space="0" w:color="auto"/>
              <w:right w:val="nil"/>
            </w:tcBorders>
            <w:noWrap/>
            <w:hideMark/>
          </w:tcPr>
          <w:p w14:paraId="1E163A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C0E49" w:rsidRPr="00005E6E" w14:paraId="4CF28E4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0170F4" w:rsidRPr="00005E6E" w:rsidRDefault="000170F4" w:rsidP="000F3486">
            <w:pPr>
              <w:widowControl/>
              <w:wordWrap/>
              <w:autoSpaceDE/>
              <w:autoSpaceDN/>
              <w:rPr>
                <w:rFonts w:eastAsia="Times New Roman"/>
                <w:color w:val="000000"/>
              </w:rPr>
            </w:pPr>
          </w:p>
        </w:tc>
        <w:tc>
          <w:tcPr>
            <w:tcW w:w="1986" w:type="dxa"/>
            <w:hideMark/>
          </w:tcPr>
          <w:p w14:paraId="2D88C3A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hideMark/>
          </w:tcPr>
          <w:p w14:paraId="5CB18D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2280E63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290" w:type="dxa"/>
            <w:noWrap/>
            <w:hideMark/>
          </w:tcPr>
          <w:p w14:paraId="460C85A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290" w:type="dxa"/>
            <w:tcBorders>
              <w:right w:val="double" w:sz="4" w:space="0" w:color="auto"/>
            </w:tcBorders>
            <w:noWrap/>
            <w:hideMark/>
          </w:tcPr>
          <w:p w14:paraId="6971127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tcBorders>
              <w:left w:val="double" w:sz="4" w:space="0" w:color="auto"/>
              <w:right w:val="nil"/>
            </w:tcBorders>
            <w:noWrap/>
            <w:hideMark/>
          </w:tcPr>
          <w:p w14:paraId="31DD55A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C0E49" w:rsidRPr="00005E6E" w14:paraId="0E57312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0170F4" w:rsidRPr="00005E6E" w:rsidRDefault="000170F4" w:rsidP="000F3486">
            <w:pPr>
              <w:widowControl/>
              <w:wordWrap/>
              <w:autoSpaceDE/>
              <w:autoSpaceDN/>
              <w:rPr>
                <w:rFonts w:eastAsia="Times New Roman"/>
                <w:color w:val="000000"/>
              </w:rPr>
            </w:pPr>
          </w:p>
        </w:tc>
        <w:tc>
          <w:tcPr>
            <w:tcW w:w="1986" w:type="dxa"/>
            <w:hideMark/>
          </w:tcPr>
          <w:p w14:paraId="3435918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hideMark/>
          </w:tcPr>
          <w:p w14:paraId="41E0CD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683D2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noWrap/>
            <w:hideMark/>
          </w:tcPr>
          <w:p w14:paraId="0CF0544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290" w:type="dxa"/>
            <w:tcBorders>
              <w:right w:val="double" w:sz="4" w:space="0" w:color="auto"/>
            </w:tcBorders>
            <w:noWrap/>
            <w:hideMark/>
          </w:tcPr>
          <w:p w14:paraId="7ADD7C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tcBorders>
              <w:left w:val="double" w:sz="4" w:space="0" w:color="auto"/>
              <w:right w:val="nil"/>
            </w:tcBorders>
            <w:noWrap/>
            <w:hideMark/>
          </w:tcPr>
          <w:p w14:paraId="1DF7BB9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C0E49" w:rsidRPr="00005E6E" w14:paraId="10F4DC8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0170F4" w:rsidRPr="00005E6E" w:rsidRDefault="000170F4" w:rsidP="000F3486">
            <w:pPr>
              <w:widowControl/>
              <w:wordWrap/>
              <w:autoSpaceDE/>
              <w:autoSpaceDN/>
              <w:rPr>
                <w:rFonts w:eastAsia="Times New Roman"/>
                <w:color w:val="000000"/>
              </w:rPr>
            </w:pPr>
          </w:p>
        </w:tc>
        <w:tc>
          <w:tcPr>
            <w:tcW w:w="1986" w:type="dxa"/>
            <w:hideMark/>
          </w:tcPr>
          <w:p w14:paraId="5609966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hideMark/>
          </w:tcPr>
          <w:p w14:paraId="336C55A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5E1EE26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1E0511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290" w:type="dxa"/>
            <w:tcBorders>
              <w:right w:val="double" w:sz="4" w:space="0" w:color="auto"/>
            </w:tcBorders>
            <w:noWrap/>
            <w:hideMark/>
          </w:tcPr>
          <w:p w14:paraId="75950BF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71F81C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677E78E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0170F4" w:rsidRPr="00005E6E" w:rsidRDefault="000170F4" w:rsidP="000F3486">
            <w:pPr>
              <w:widowControl/>
              <w:wordWrap/>
              <w:autoSpaceDE/>
              <w:autoSpaceDN/>
              <w:rPr>
                <w:rFonts w:eastAsia="Times New Roman"/>
                <w:color w:val="000000"/>
              </w:rPr>
            </w:pPr>
          </w:p>
        </w:tc>
        <w:tc>
          <w:tcPr>
            <w:tcW w:w="1986" w:type="dxa"/>
            <w:hideMark/>
          </w:tcPr>
          <w:p w14:paraId="79765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hideMark/>
          </w:tcPr>
          <w:p w14:paraId="681560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1713A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noWrap/>
            <w:hideMark/>
          </w:tcPr>
          <w:p w14:paraId="66EE1DC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right w:val="double" w:sz="4" w:space="0" w:color="auto"/>
            </w:tcBorders>
            <w:noWrap/>
            <w:hideMark/>
          </w:tcPr>
          <w:p w14:paraId="57FA40B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290" w:type="dxa"/>
            <w:tcBorders>
              <w:left w:val="double" w:sz="4" w:space="0" w:color="auto"/>
              <w:right w:val="nil"/>
            </w:tcBorders>
            <w:noWrap/>
            <w:hideMark/>
          </w:tcPr>
          <w:p w14:paraId="3690FD3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717DE3" w:rsidRPr="00005E6E" w14:paraId="58285B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0170F4" w:rsidRPr="00005E6E" w:rsidRDefault="000170F4" w:rsidP="000F3486">
            <w:pPr>
              <w:widowControl/>
              <w:wordWrap/>
              <w:autoSpaceDE/>
              <w:autoSpaceDN/>
              <w:rPr>
                <w:rFonts w:eastAsia="Times New Roman"/>
                <w:color w:val="000000"/>
              </w:rPr>
            </w:pPr>
          </w:p>
        </w:tc>
        <w:tc>
          <w:tcPr>
            <w:tcW w:w="1986" w:type="dxa"/>
            <w:hideMark/>
          </w:tcPr>
          <w:p w14:paraId="1205983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hideMark/>
          </w:tcPr>
          <w:p w14:paraId="41B9AA0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ABC7BE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7BE9161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80168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left w:val="double" w:sz="4" w:space="0" w:color="auto"/>
              <w:right w:val="nil"/>
            </w:tcBorders>
            <w:noWrap/>
            <w:hideMark/>
          </w:tcPr>
          <w:p w14:paraId="291CFD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012A81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0170F4" w:rsidRPr="00005E6E" w:rsidRDefault="000170F4" w:rsidP="000F3486">
            <w:pPr>
              <w:widowControl/>
              <w:wordWrap/>
              <w:autoSpaceDE/>
              <w:autoSpaceDN/>
              <w:rPr>
                <w:rFonts w:eastAsia="Times New Roman"/>
                <w:color w:val="000000"/>
              </w:rPr>
            </w:pPr>
          </w:p>
        </w:tc>
        <w:tc>
          <w:tcPr>
            <w:tcW w:w="1986" w:type="dxa"/>
            <w:hideMark/>
          </w:tcPr>
          <w:p w14:paraId="011F8E4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hideMark/>
          </w:tcPr>
          <w:p w14:paraId="05AE690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F0115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37ADC47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right w:val="double" w:sz="4" w:space="0" w:color="auto"/>
            </w:tcBorders>
            <w:noWrap/>
            <w:hideMark/>
          </w:tcPr>
          <w:p w14:paraId="205685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left w:val="double" w:sz="4" w:space="0" w:color="auto"/>
              <w:right w:val="nil"/>
            </w:tcBorders>
            <w:noWrap/>
            <w:hideMark/>
          </w:tcPr>
          <w:p w14:paraId="323BED7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0BEAF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0170F4" w:rsidRPr="00005E6E" w:rsidRDefault="000170F4" w:rsidP="000F3486">
            <w:pPr>
              <w:widowControl/>
              <w:wordWrap/>
              <w:autoSpaceDE/>
              <w:autoSpaceDN/>
              <w:rPr>
                <w:rFonts w:eastAsia="Times New Roman"/>
                <w:color w:val="000000"/>
              </w:rPr>
            </w:pPr>
          </w:p>
        </w:tc>
        <w:tc>
          <w:tcPr>
            <w:tcW w:w="1986" w:type="dxa"/>
            <w:hideMark/>
          </w:tcPr>
          <w:p w14:paraId="5E56B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hideMark/>
          </w:tcPr>
          <w:p w14:paraId="3C2B54B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55CD7E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35D47FD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438D4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290" w:type="dxa"/>
            <w:tcBorders>
              <w:left w:val="double" w:sz="4" w:space="0" w:color="auto"/>
              <w:right w:val="nil"/>
            </w:tcBorders>
            <w:noWrap/>
            <w:hideMark/>
          </w:tcPr>
          <w:p w14:paraId="034EBF4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D5328B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0170F4" w:rsidRPr="00005E6E" w:rsidRDefault="000170F4" w:rsidP="000F3486">
            <w:pPr>
              <w:widowControl/>
              <w:wordWrap/>
              <w:autoSpaceDE/>
              <w:autoSpaceDN/>
              <w:rPr>
                <w:rFonts w:eastAsia="Times New Roman"/>
                <w:color w:val="000000"/>
              </w:rPr>
            </w:pPr>
          </w:p>
        </w:tc>
        <w:tc>
          <w:tcPr>
            <w:tcW w:w="1986" w:type="dxa"/>
            <w:hideMark/>
          </w:tcPr>
          <w:p w14:paraId="63C04D9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hideMark/>
          </w:tcPr>
          <w:p w14:paraId="75C34A7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600C17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4ADBA4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right w:val="double" w:sz="4" w:space="0" w:color="auto"/>
            </w:tcBorders>
            <w:noWrap/>
            <w:hideMark/>
          </w:tcPr>
          <w:p w14:paraId="6730AD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518A9A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717DE3" w:rsidRPr="00005E6E" w14:paraId="55A8A27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0170F4" w:rsidRPr="00005E6E" w:rsidRDefault="000170F4" w:rsidP="000F3486">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hideMark/>
          </w:tcPr>
          <w:p w14:paraId="1C9845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bottom w:val="single" w:sz="12" w:space="0" w:color="auto"/>
            </w:tcBorders>
            <w:noWrap/>
            <w:hideMark/>
          </w:tcPr>
          <w:p w14:paraId="18BF83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tcBorders>
              <w:bottom w:val="single" w:sz="12" w:space="0" w:color="auto"/>
            </w:tcBorders>
            <w:noWrap/>
            <w:hideMark/>
          </w:tcPr>
          <w:p w14:paraId="06291B2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290" w:type="dxa"/>
            <w:tcBorders>
              <w:bottom w:val="single" w:sz="12" w:space="0" w:color="auto"/>
              <w:right w:val="double" w:sz="4" w:space="0" w:color="auto"/>
            </w:tcBorders>
            <w:noWrap/>
            <w:hideMark/>
          </w:tcPr>
          <w:p w14:paraId="7204012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2B6D9C5" w:rsidR="00661E3D" w:rsidRPr="00005E6E" w:rsidRDefault="00661E3D" w:rsidP="000F3486">
      <w:pPr>
        <w:pStyle w:val="Caption"/>
      </w:pPr>
      <w:bookmarkStart w:id="730" w:name="_Ref81242131"/>
      <w:r w:rsidRPr="00005E6E">
        <w:lastRenderedPageBreak/>
        <w:t xml:space="preserve">Table </w:t>
      </w:r>
      <w:fldSimple w:instr=" SEQ Table \* ARABIC ">
        <w:r w:rsidRPr="00005E6E">
          <w:t>3</w:t>
        </w:r>
      </w:fldSimple>
      <w:bookmarkEnd w:id="727"/>
      <w:bookmarkEnd w:id="73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0" w:type="auto"/>
        <w:tblLook w:val="04A0" w:firstRow="1" w:lastRow="0" w:firstColumn="1" w:lastColumn="0" w:noHBand="0" w:noVBand="1"/>
      </w:tblPr>
      <w:tblGrid>
        <w:gridCol w:w="2391"/>
        <w:gridCol w:w="3345"/>
        <w:gridCol w:w="4358"/>
        <w:gridCol w:w="946"/>
        <w:gridCol w:w="946"/>
        <w:gridCol w:w="946"/>
        <w:gridCol w:w="946"/>
      </w:tblGrid>
      <w:tr w:rsidR="00AF0DB9" w:rsidRPr="00005E6E" w14:paraId="1A5EE789" w14:textId="77777777" w:rsidTr="00C8268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0" w:type="auto"/>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0" w:type="auto"/>
            <w:tcBorders>
              <w:top w:val="single" w:sz="12" w:space="0" w:color="auto"/>
              <w:bottom w:val="single" w:sz="12" w:space="0" w:color="auto"/>
            </w:tcBorders>
            <w:shd w:val="clear" w:color="auto" w:fill="A5A5A5" w:themeFill="accent3"/>
            <w:noWrap/>
            <w:hideMark/>
          </w:tcPr>
          <w:p w14:paraId="47E69198" w14:textId="55EEFE8C"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1</w:t>
            </w:r>
          </w:p>
        </w:tc>
        <w:tc>
          <w:tcPr>
            <w:tcW w:w="0" w:type="auto"/>
            <w:tcBorders>
              <w:top w:val="single" w:sz="12" w:space="0" w:color="auto"/>
              <w:bottom w:val="single" w:sz="12" w:space="0" w:color="auto"/>
            </w:tcBorders>
            <w:shd w:val="clear" w:color="auto" w:fill="A5A5A5" w:themeFill="accent3"/>
            <w:noWrap/>
            <w:hideMark/>
          </w:tcPr>
          <w:p w14:paraId="736C4D3B" w14:textId="66FE433E"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2</w:t>
            </w:r>
          </w:p>
        </w:tc>
        <w:tc>
          <w:tcPr>
            <w:tcW w:w="0" w:type="auto"/>
            <w:tcBorders>
              <w:top w:val="single" w:sz="12" w:space="0" w:color="auto"/>
              <w:bottom w:val="single" w:sz="12" w:space="0" w:color="auto"/>
            </w:tcBorders>
            <w:shd w:val="clear" w:color="auto" w:fill="A5A5A5" w:themeFill="accent3"/>
            <w:noWrap/>
            <w:hideMark/>
          </w:tcPr>
          <w:p w14:paraId="1CDBC88C" w14:textId="4FF0356D"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3</w:t>
            </w:r>
          </w:p>
        </w:tc>
        <w:tc>
          <w:tcPr>
            <w:tcW w:w="0" w:type="auto"/>
            <w:tcBorders>
              <w:top w:val="single" w:sz="12" w:space="0" w:color="auto"/>
              <w:bottom w:val="single" w:sz="12" w:space="0" w:color="auto"/>
              <w:right w:val="nil"/>
            </w:tcBorders>
            <w:shd w:val="clear" w:color="auto" w:fill="A5A5A5" w:themeFill="accent3"/>
            <w:noWrap/>
            <w:hideMark/>
          </w:tcPr>
          <w:p w14:paraId="36A95CEE" w14:textId="7282C6CB"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4</w:t>
            </w:r>
          </w:p>
        </w:tc>
      </w:tr>
      <w:tr w:rsidR="00CE6A7F" w:rsidRPr="00005E6E" w14:paraId="59D0D681"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12" w:space="0" w:color="auto"/>
              <w:left w:val="nil"/>
              <w:bottom w:val="single" w:sz="4" w:space="0" w:color="999999" w:themeColor="text1" w:themeTint="66"/>
            </w:tcBorders>
            <w:noWrap/>
            <w:hideMark/>
          </w:tcPr>
          <w:p w14:paraId="2F5A6D62" w14:textId="20562658" w:rsidR="00CE6A7F" w:rsidRPr="00005E6E" w:rsidRDefault="00CE6A7F" w:rsidP="000F3486">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0" w:type="auto"/>
            <w:tcBorders>
              <w:top w:val="single" w:sz="12" w:space="0" w:color="auto"/>
              <w:bottom w:val="single" w:sz="4" w:space="0" w:color="999999" w:themeColor="text1" w:themeTint="66"/>
            </w:tcBorders>
            <w:noWrap/>
            <w:hideMark/>
          </w:tcPr>
          <w:p w14:paraId="3B230A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c>
          <w:tcPr>
            <w:tcW w:w="0" w:type="auto"/>
            <w:tcBorders>
              <w:top w:val="single" w:sz="12" w:space="0" w:color="auto"/>
              <w:bottom w:val="single" w:sz="4" w:space="0" w:color="999999" w:themeColor="text1" w:themeTint="66"/>
            </w:tcBorders>
            <w:noWrap/>
            <w:hideMark/>
          </w:tcPr>
          <w:p w14:paraId="4A52643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0" w:type="auto"/>
            <w:tcBorders>
              <w:top w:val="single" w:sz="12" w:space="0" w:color="auto"/>
              <w:bottom w:val="single" w:sz="4" w:space="0" w:color="999999" w:themeColor="text1" w:themeTint="66"/>
            </w:tcBorders>
            <w:noWrap/>
            <w:hideMark/>
          </w:tcPr>
          <w:p w14:paraId="55DC3D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0" w:type="auto"/>
            <w:tcBorders>
              <w:top w:val="single" w:sz="12" w:space="0" w:color="auto"/>
              <w:bottom w:val="single" w:sz="4" w:space="0" w:color="999999" w:themeColor="text1" w:themeTint="66"/>
              <w:right w:val="nil"/>
            </w:tcBorders>
            <w:noWrap/>
            <w:hideMark/>
          </w:tcPr>
          <w:p w14:paraId="7D379EB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r>
      <w:tr w:rsidR="00CE6A7F" w:rsidRPr="00005E6E" w14:paraId="7CA0CDC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il"/>
            </w:tcBorders>
            <w:noWrap/>
            <w:hideMark/>
          </w:tcPr>
          <w:p w14:paraId="3BC1EECD"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0" w:type="auto"/>
            <w:vMerge w:val="restart"/>
            <w:noWrap/>
            <w:hideMark/>
          </w:tcPr>
          <w:p w14:paraId="19F30372"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0" w:type="auto"/>
            <w:noWrap/>
            <w:hideMark/>
          </w:tcPr>
          <w:p w14:paraId="43A79753" w14:textId="2E2E7ECC"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w:t>
            </w:r>
            <w:r w:rsidR="002813E2" w:rsidRPr="00005E6E">
              <w:rPr>
                <w:rFonts w:eastAsia="Times New Roman"/>
                <w:color w:val="000000"/>
                <w:sz w:val="20"/>
                <w:szCs w:val="20"/>
              </w:rPr>
              <w:t xml:space="preserve">the </w:t>
            </w:r>
            <w:r w:rsidRPr="00005E6E">
              <w:rPr>
                <w:rFonts w:eastAsia="Times New Roman"/>
                <w:color w:val="000000"/>
                <w:sz w:val="20"/>
                <w:szCs w:val="20"/>
              </w:rPr>
              <w:t xml:space="preserve">lowest household </w:t>
            </w:r>
          </w:p>
          <w:p w14:paraId="1AD7DF25" w14:textId="2D648723"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69840C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noWrap/>
            <w:hideMark/>
          </w:tcPr>
          <w:p w14:paraId="79FA87F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B3F99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1DE6A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2AC149"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00277E6"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39BE861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4993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3579A5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32C990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0" w:type="auto"/>
            <w:noWrap/>
            <w:hideMark/>
          </w:tcPr>
          <w:p w14:paraId="79BAE52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right w:val="nil"/>
            </w:tcBorders>
            <w:noWrap/>
            <w:hideMark/>
          </w:tcPr>
          <w:p w14:paraId="11F6265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2637A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2245DEE5"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6D84B4B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A3C9FE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0" w:type="auto"/>
            <w:noWrap/>
            <w:hideMark/>
          </w:tcPr>
          <w:p w14:paraId="2A6F397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7FD24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155F2CC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tcBorders>
              <w:right w:val="nil"/>
            </w:tcBorders>
            <w:noWrap/>
            <w:hideMark/>
          </w:tcPr>
          <w:p w14:paraId="7F448E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0.47</w:t>
            </w:r>
          </w:p>
        </w:tc>
      </w:tr>
      <w:tr w:rsidR="00CE6A7F" w:rsidRPr="00005E6E" w14:paraId="65FB0D0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931763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09908AC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0" w:type="auto"/>
            <w:noWrap/>
            <w:hideMark/>
          </w:tcPr>
          <w:p w14:paraId="0927A3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0" w:type="auto"/>
            <w:noWrap/>
            <w:hideMark/>
          </w:tcPr>
          <w:p w14:paraId="50C2830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512866F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24A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0FE47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0.30</w:t>
            </w:r>
          </w:p>
        </w:tc>
      </w:tr>
      <w:tr w:rsidR="00CE6A7F" w:rsidRPr="00005E6E" w14:paraId="0849DFC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6B2FE28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2711D06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0" w:type="auto"/>
            <w:noWrap/>
            <w:hideMark/>
          </w:tcPr>
          <w:p w14:paraId="7174A90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0" w:type="auto"/>
            <w:noWrap/>
            <w:hideMark/>
          </w:tcPr>
          <w:p w14:paraId="23845DF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8147A4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0" w:type="auto"/>
            <w:noWrap/>
            <w:hideMark/>
          </w:tcPr>
          <w:p w14:paraId="34A3070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6D5245B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1C287CD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51A2AF6"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27EEE12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0" w:type="auto"/>
            <w:tcBorders>
              <w:bottom w:val="single" w:sz="4" w:space="0" w:color="auto"/>
            </w:tcBorders>
            <w:noWrap/>
            <w:hideMark/>
          </w:tcPr>
          <w:p w14:paraId="7D159B9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0" w:type="auto"/>
            <w:tcBorders>
              <w:bottom w:val="single" w:sz="4" w:space="0" w:color="auto"/>
            </w:tcBorders>
            <w:noWrap/>
            <w:hideMark/>
          </w:tcPr>
          <w:p w14:paraId="4FB291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1087F08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A24088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6367B21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0461DC9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84A2570"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0" w:type="auto"/>
            <w:vMerge w:val="restart"/>
            <w:tcBorders>
              <w:top w:val="single" w:sz="4" w:space="0" w:color="auto"/>
            </w:tcBorders>
            <w:noWrap/>
            <w:hideMark/>
          </w:tcPr>
          <w:p w14:paraId="2F8B11A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0" w:type="auto"/>
            <w:tcBorders>
              <w:top w:val="single" w:sz="4" w:space="0" w:color="auto"/>
            </w:tcBorders>
            <w:noWrap/>
            <w:hideMark/>
          </w:tcPr>
          <w:p w14:paraId="053116F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0" w:type="auto"/>
            <w:tcBorders>
              <w:top w:val="single" w:sz="4" w:space="0" w:color="auto"/>
            </w:tcBorders>
            <w:noWrap/>
            <w:hideMark/>
          </w:tcPr>
          <w:p w14:paraId="474A359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c>
          <w:tcPr>
            <w:tcW w:w="0" w:type="auto"/>
            <w:tcBorders>
              <w:top w:val="single" w:sz="4" w:space="0" w:color="auto"/>
            </w:tcBorders>
            <w:noWrap/>
            <w:hideMark/>
          </w:tcPr>
          <w:p w14:paraId="04F7402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0" w:type="auto"/>
            <w:tcBorders>
              <w:top w:val="single" w:sz="4" w:space="0" w:color="auto"/>
            </w:tcBorders>
            <w:noWrap/>
            <w:hideMark/>
          </w:tcPr>
          <w:p w14:paraId="1C6588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-0.35</w:t>
            </w:r>
          </w:p>
        </w:tc>
        <w:tc>
          <w:tcPr>
            <w:tcW w:w="0" w:type="auto"/>
            <w:tcBorders>
              <w:top w:val="single" w:sz="4" w:space="0" w:color="auto"/>
              <w:right w:val="nil"/>
            </w:tcBorders>
            <w:noWrap/>
            <w:hideMark/>
          </w:tcPr>
          <w:p w14:paraId="7E39A45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r>
      <w:tr w:rsidR="00CE6A7F" w:rsidRPr="00005E6E" w14:paraId="286076D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9578D67"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vMerge/>
            <w:noWrap/>
            <w:hideMark/>
          </w:tcPr>
          <w:p w14:paraId="6ED8836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03350DB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0" w:type="auto"/>
            <w:noWrap/>
            <w:hideMark/>
          </w:tcPr>
          <w:p w14:paraId="255BC12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c>
          <w:tcPr>
            <w:tcW w:w="0" w:type="auto"/>
            <w:noWrap/>
            <w:hideMark/>
          </w:tcPr>
          <w:p w14:paraId="4C0CE9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672540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0B0DB8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0.39</w:t>
            </w:r>
          </w:p>
        </w:tc>
      </w:tr>
      <w:tr w:rsidR="00CE6A7F" w:rsidRPr="00005E6E" w14:paraId="3FEFEB5F"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7BACDD3"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tcBorders>
              <w:bottom w:val="single" w:sz="4" w:space="0" w:color="auto"/>
            </w:tcBorders>
            <w:noWrap/>
            <w:hideMark/>
          </w:tcPr>
          <w:p w14:paraId="7476DD5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0" w:type="auto"/>
            <w:tcBorders>
              <w:bottom w:val="single" w:sz="4" w:space="0" w:color="auto"/>
            </w:tcBorders>
            <w:noWrap/>
            <w:hideMark/>
          </w:tcPr>
          <w:p w14:paraId="0F16033D"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0" w:type="auto"/>
            <w:tcBorders>
              <w:bottom w:val="single" w:sz="4" w:space="0" w:color="auto"/>
            </w:tcBorders>
            <w:noWrap/>
            <w:hideMark/>
          </w:tcPr>
          <w:p w14:paraId="5A86EA4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04D6FC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69D44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0.07</w:t>
            </w:r>
          </w:p>
        </w:tc>
        <w:tc>
          <w:tcPr>
            <w:tcW w:w="0" w:type="auto"/>
            <w:tcBorders>
              <w:bottom w:val="single" w:sz="4" w:space="0" w:color="auto"/>
              <w:right w:val="nil"/>
            </w:tcBorders>
            <w:noWrap/>
            <w:hideMark/>
          </w:tcPr>
          <w:p w14:paraId="1A4E11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-0.15</w:t>
            </w:r>
          </w:p>
        </w:tc>
      </w:tr>
      <w:tr w:rsidR="00CE6A7F" w:rsidRPr="00005E6E" w14:paraId="46128FEC"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single" w:sz="4" w:space="0" w:color="auto"/>
            </w:tcBorders>
            <w:noWrap/>
            <w:hideMark/>
          </w:tcPr>
          <w:p w14:paraId="72256D55"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0" w:type="auto"/>
            <w:tcBorders>
              <w:top w:val="single" w:sz="4" w:space="0" w:color="auto"/>
              <w:bottom w:val="single" w:sz="4" w:space="0" w:color="auto"/>
            </w:tcBorders>
            <w:noWrap/>
            <w:hideMark/>
          </w:tcPr>
          <w:p w14:paraId="20E03D3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0" w:type="auto"/>
            <w:tcBorders>
              <w:top w:val="single" w:sz="4" w:space="0" w:color="auto"/>
              <w:bottom w:val="single" w:sz="4" w:space="0" w:color="auto"/>
            </w:tcBorders>
            <w:noWrap/>
            <w:hideMark/>
          </w:tcPr>
          <w:p w14:paraId="771E64F3"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0" w:type="auto"/>
            <w:tcBorders>
              <w:top w:val="single" w:sz="4" w:space="0" w:color="auto"/>
              <w:bottom w:val="single" w:sz="4" w:space="0" w:color="auto"/>
            </w:tcBorders>
            <w:noWrap/>
            <w:hideMark/>
          </w:tcPr>
          <w:p w14:paraId="64E2308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c>
          <w:tcPr>
            <w:tcW w:w="0" w:type="auto"/>
            <w:tcBorders>
              <w:top w:val="single" w:sz="4" w:space="0" w:color="auto"/>
              <w:bottom w:val="single" w:sz="4" w:space="0" w:color="auto"/>
            </w:tcBorders>
            <w:noWrap/>
            <w:hideMark/>
          </w:tcPr>
          <w:p w14:paraId="546CB8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0" w:type="auto"/>
            <w:tcBorders>
              <w:top w:val="single" w:sz="4" w:space="0" w:color="auto"/>
              <w:bottom w:val="single" w:sz="4" w:space="0" w:color="auto"/>
            </w:tcBorders>
            <w:noWrap/>
            <w:hideMark/>
          </w:tcPr>
          <w:p w14:paraId="69F20A8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0.71</w:t>
            </w:r>
          </w:p>
        </w:tc>
        <w:tc>
          <w:tcPr>
            <w:tcW w:w="0" w:type="auto"/>
            <w:tcBorders>
              <w:top w:val="single" w:sz="4" w:space="0" w:color="auto"/>
              <w:bottom w:val="single" w:sz="4" w:space="0" w:color="auto"/>
              <w:right w:val="nil"/>
            </w:tcBorders>
            <w:noWrap/>
            <w:hideMark/>
          </w:tcPr>
          <w:p w14:paraId="058B24E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3DA6FB5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12835D0" w14:textId="3DC1E21F" w:rsidR="00CE6A7F" w:rsidRPr="00005E6E" w:rsidRDefault="00717DE3"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0" w:type="auto"/>
            <w:tcBorders>
              <w:top w:val="single" w:sz="4" w:space="0" w:color="auto"/>
            </w:tcBorders>
            <w:noWrap/>
            <w:hideMark/>
          </w:tcPr>
          <w:p w14:paraId="0EA547A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0" w:type="auto"/>
            <w:tcBorders>
              <w:top w:val="single" w:sz="4" w:space="0" w:color="auto"/>
            </w:tcBorders>
            <w:noWrap/>
            <w:hideMark/>
          </w:tcPr>
          <w:p w14:paraId="74A2C1A8"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cases per 100,000</w:t>
            </w:r>
            <w:r w:rsidR="006519B1" w:rsidRPr="00005E6E">
              <w:rPr>
                <w:rFonts w:eastAsia="Times New Roman"/>
                <w:color w:val="000000"/>
                <w:sz w:val="20"/>
                <w:szCs w:val="20"/>
              </w:rPr>
              <w:t xml:space="preserve"> </w:t>
            </w:r>
          </w:p>
          <w:p w14:paraId="75BB8CE3" w14:textId="38DE776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top w:val="single" w:sz="4" w:space="0" w:color="auto"/>
            </w:tcBorders>
            <w:noWrap/>
            <w:hideMark/>
          </w:tcPr>
          <w:p w14:paraId="3718E6E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tcBorders>
              <w:top w:val="single" w:sz="4" w:space="0" w:color="auto"/>
            </w:tcBorders>
            <w:noWrap/>
            <w:hideMark/>
          </w:tcPr>
          <w:p w14:paraId="515E67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2DAA46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0.24</w:t>
            </w:r>
          </w:p>
        </w:tc>
        <w:tc>
          <w:tcPr>
            <w:tcW w:w="0" w:type="auto"/>
            <w:tcBorders>
              <w:top w:val="single" w:sz="4" w:space="0" w:color="auto"/>
              <w:right w:val="nil"/>
            </w:tcBorders>
            <w:noWrap/>
            <w:hideMark/>
          </w:tcPr>
          <w:p w14:paraId="786B0B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4C6CB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4A04E749"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3929BB9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0" w:type="auto"/>
            <w:tcBorders>
              <w:bottom w:val="single" w:sz="4" w:space="0" w:color="auto"/>
            </w:tcBorders>
            <w:noWrap/>
            <w:hideMark/>
          </w:tcPr>
          <w:p w14:paraId="3EBF3A45"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bottom w:val="single" w:sz="4" w:space="0" w:color="auto"/>
            </w:tcBorders>
            <w:noWrap/>
            <w:hideMark/>
          </w:tcPr>
          <w:p w14:paraId="5EF1330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-0.20</w:t>
            </w:r>
          </w:p>
        </w:tc>
        <w:tc>
          <w:tcPr>
            <w:tcW w:w="0" w:type="auto"/>
            <w:tcBorders>
              <w:bottom w:val="single" w:sz="4" w:space="0" w:color="auto"/>
            </w:tcBorders>
            <w:noWrap/>
            <w:hideMark/>
          </w:tcPr>
          <w:p w14:paraId="663FA73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32FF366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03D81C6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3C018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29688292"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0" w:type="auto"/>
            <w:tcBorders>
              <w:top w:val="single" w:sz="4" w:space="0" w:color="auto"/>
            </w:tcBorders>
            <w:noWrap/>
            <w:hideMark/>
          </w:tcPr>
          <w:p w14:paraId="2965F481" w14:textId="090FACA4"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0" w:type="auto"/>
            <w:tcBorders>
              <w:top w:val="single" w:sz="4" w:space="0" w:color="auto"/>
            </w:tcBorders>
            <w:noWrap/>
            <w:hideMark/>
          </w:tcPr>
          <w:p w14:paraId="4761CE0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0" w:type="auto"/>
            <w:tcBorders>
              <w:top w:val="single" w:sz="4" w:space="0" w:color="auto"/>
            </w:tcBorders>
            <w:noWrap/>
            <w:hideMark/>
          </w:tcPr>
          <w:p w14:paraId="0E2ADD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c>
          <w:tcPr>
            <w:tcW w:w="0" w:type="auto"/>
            <w:tcBorders>
              <w:top w:val="single" w:sz="4" w:space="0" w:color="auto"/>
            </w:tcBorders>
            <w:noWrap/>
            <w:hideMark/>
          </w:tcPr>
          <w:p w14:paraId="1D703AF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75938C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top w:val="single" w:sz="4" w:space="0" w:color="auto"/>
              <w:right w:val="nil"/>
            </w:tcBorders>
            <w:noWrap/>
            <w:hideMark/>
          </w:tcPr>
          <w:p w14:paraId="388396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1916D63"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813321E" w14:textId="77777777" w:rsidR="00CE6A7F" w:rsidRPr="00005E6E" w:rsidRDefault="00CE6A7F" w:rsidP="000F3486">
            <w:pPr>
              <w:widowControl/>
              <w:wordWrap/>
              <w:autoSpaceDE/>
              <w:autoSpaceDN/>
              <w:rPr>
                <w:rFonts w:eastAsia="Times New Roman"/>
                <w:sz w:val="20"/>
                <w:szCs w:val="20"/>
              </w:rPr>
            </w:pPr>
          </w:p>
        </w:tc>
        <w:tc>
          <w:tcPr>
            <w:tcW w:w="0" w:type="auto"/>
            <w:noWrap/>
            <w:hideMark/>
          </w:tcPr>
          <w:p w14:paraId="53768AD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0" w:type="auto"/>
            <w:noWrap/>
            <w:hideMark/>
          </w:tcPr>
          <w:p w14:paraId="05B8D05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0" w:type="auto"/>
            <w:noWrap/>
            <w:hideMark/>
          </w:tcPr>
          <w:p w14:paraId="1E1E687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0F9A47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noWrap/>
            <w:hideMark/>
          </w:tcPr>
          <w:p w14:paraId="2CA9F1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0EB003E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CE6A7F" w:rsidRPr="00005E6E" w14:paraId="39A9855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131E2D9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07C8677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0" w:type="auto"/>
            <w:noWrap/>
            <w:hideMark/>
          </w:tcPr>
          <w:p w14:paraId="2E35A64F"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0" w:type="auto"/>
            <w:noWrap/>
            <w:hideMark/>
          </w:tcPr>
          <w:p w14:paraId="5B39DE0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56073DE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6EDFC4A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19890C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0.43</w:t>
            </w:r>
          </w:p>
        </w:tc>
      </w:tr>
      <w:tr w:rsidR="00CE6A7F" w:rsidRPr="00005E6E" w14:paraId="0FE7CA5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76E451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1C5E1479"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0" w:type="auto"/>
            <w:noWrap/>
            <w:hideMark/>
          </w:tcPr>
          <w:p w14:paraId="60441C8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0" w:type="auto"/>
            <w:noWrap/>
            <w:hideMark/>
          </w:tcPr>
          <w:p w14:paraId="300663B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02B6D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D164B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0.09</w:t>
            </w:r>
          </w:p>
        </w:tc>
        <w:tc>
          <w:tcPr>
            <w:tcW w:w="0" w:type="auto"/>
            <w:tcBorders>
              <w:right w:val="nil"/>
            </w:tcBorders>
            <w:noWrap/>
            <w:hideMark/>
          </w:tcPr>
          <w:p w14:paraId="7B4B397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F16EE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double" w:sz="4" w:space="0" w:color="auto"/>
            </w:tcBorders>
            <w:noWrap/>
            <w:hideMark/>
          </w:tcPr>
          <w:p w14:paraId="4A4961AA" w14:textId="77777777" w:rsidR="00CE6A7F" w:rsidRPr="00005E6E" w:rsidRDefault="00CE6A7F" w:rsidP="000F3486">
            <w:pPr>
              <w:widowControl/>
              <w:wordWrap/>
              <w:autoSpaceDE/>
              <w:autoSpaceDN/>
              <w:rPr>
                <w:rFonts w:eastAsia="Times New Roman"/>
                <w:sz w:val="20"/>
                <w:szCs w:val="20"/>
              </w:rPr>
            </w:pPr>
          </w:p>
        </w:tc>
        <w:tc>
          <w:tcPr>
            <w:tcW w:w="0" w:type="auto"/>
            <w:tcBorders>
              <w:bottom w:val="double" w:sz="4" w:space="0" w:color="auto"/>
            </w:tcBorders>
            <w:noWrap/>
            <w:hideMark/>
          </w:tcPr>
          <w:p w14:paraId="7C34813C"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0" w:type="auto"/>
            <w:tcBorders>
              <w:bottom w:val="double" w:sz="4" w:space="0" w:color="auto"/>
            </w:tcBorders>
            <w:noWrap/>
            <w:hideMark/>
          </w:tcPr>
          <w:p w14:paraId="054EC9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0" w:type="auto"/>
            <w:tcBorders>
              <w:bottom w:val="double" w:sz="4" w:space="0" w:color="auto"/>
            </w:tcBorders>
            <w:noWrap/>
            <w:hideMark/>
          </w:tcPr>
          <w:p w14:paraId="3A9F3E7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tcBorders>
              <w:bottom w:val="double" w:sz="4" w:space="0" w:color="auto"/>
            </w:tcBorders>
            <w:noWrap/>
            <w:hideMark/>
          </w:tcPr>
          <w:p w14:paraId="0A2D3CE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double" w:sz="4" w:space="0" w:color="auto"/>
            </w:tcBorders>
            <w:noWrap/>
            <w:hideMark/>
          </w:tcPr>
          <w:p w14:paraId="0485DDD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0.12</w:t>
            </w:r>
          </w:p>
        </w:tc>
        <w:tc>
          <w:tcPr>
            <w:tcW w:w="0" w:type="auto"/>
            <w:tcBorders>
              <w:bottom w:val="double" w:sz="4" w:space="0" w:color="auto"/>
              <w:right w:val="nil"/>
            </w:tcBorders>
            <w:noWrap/>
            <w:hideMark/>
          </w:tcPr>
          <w:p w14:paraId="1E9CEB0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526D63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0" w:type="auto"/>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0" w:type="auto"/>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94"/>
    <w:p w14:paraId="6B2B9433" w14:textId="27E6D759" w:rsidR="00E15888" w:rsidRPr="00005E6E" w:rsidRDefault="00E15888" w:rsidP="000F3486">
      <w:pPr>
        <w:pStyle w:val="Heading1"/>
      </w:pPr>
      <w:commentRangeStart w:id="731"/>
      <w:r w:rsidRPr="00005E6E">
        <w:lastRenderedPageBreak/>
        <w:t>Discussion</w:t>
      </w:r>
      <w:commentRangeEnd w:id="731"/>
      <w:r w:rsidR="00005E6E" w:rsidRPr="00005E6E">
        <w:rPr>
          <w:rStyle w:val="CommentReference"/>
          <w:rFonts w:eastAsiaTheme="minorEastAsia"/>
          <w:b w:val="0"/>
          <w:bCs w:val="0"/>
        </w:rPr>
        <w:commentReference w:id="731"/>
      </w:r>
    </w:p>
    <w:p w14:paraId="7B31E9D8" w14:textId="244A46C4" w:rsidR="00523E11" w:rsidRPr="00005E6E" w:rsidRDefault="00554EB6" w:rsidP="000F3486">
      <w:pPr>
        <w:spacing w:after="240"/>
      </w:pPr>
      <w:del w:id="732" w:author="Won Do Lee" w:date="2023-01-19T23:25:00Z">
        <w:r w:rsidRPr="00005E6E" w:rsidDel="001E7E1F">
          <w:delText>Each day, people make new decisions</w:delText>
        </w:r>
      </w:del>
      <w:ins w:id="733" w:author="Won Do Lee" w:date="2023-01-19T23:25:00Z">
        <w:r w:rsidR="001E7E1F" w:rsidRPr="00005E6E">
          <w:t xml:space="preserve">People make </w:t>
        </w:r>
      </w:ins>
      <w:ins w:id="734" w:author="Won Do Lee" w:date="2023-01-19T23:27:00Z">
        <w:r w:rsidR="001E7E1F" w:rsidRPr="00005E6E">
          <w:t>new daily</w:t>
        </w:r>
      </w:ins>
      <w:ins w:id="735" w:author="Won Do Lee" w:date="2023-01-19T23:25:00Z">
        <w:r w:rsidR="001E7E1F" w:rsidRPr="00005E6E">
          <w:t xml:space="preserve"> decisions</w:t>
        </w:r>
      </w:ins>
      <w:r w:rsidRPr="00005E6E">
        <w:t xml:space="preserve">, </w:t>
      </w:r>
      <w:ins w:id="736" w:author="Won Do Lee" w:date="2023-01-19T23:25:00Z">
        <w:r w:rsidR="001E7E1F" w:rsidRPr="00005E6E">
          <w:t xml:space="preserve">which </w:t>
        </w:r>
      </w:ins>
      <w:ins w:id="737" w:author="Won Do Lee" w:date="2023-01-19T23:27:00Z">
        <w:r w:rsidR="001E7E1F" w:rsidRPr="00005E6E">
          <w:t>are</w:t>
        </w:r>
      </w:ins>
      <w:ins w:id="738" w:author="Won Do Lee" w:date="2023-01-19T23:25:00Z">
        <w:r w:rsidR="001E7E1F" w:rsidRPr="00005E6E">
          <w:t xml:space="preserve"> </w:t>
        </w:r>
      </w:ins>
      <w:del w:id="739" w:author="Won Do Lee" w:date="2023-01-19T23:24:00Z">
        <w:r w:rsidRPr="00005E6E" w:rsidDel="001E7E1F">
          <w:delText xml:space="preserve">and it </w:delText>
        </w:r>
      </w:del>
      <w:del w:id="740" w:author="Won Do Lee" w:date="2023-01-17T21:50:00Z">
        <w:r w:rsidRPr="00005E6E" w:rsidDel="003A4303">
          <w:delText>translated into</w:delText>
        </w:r>
      </w:del>
      <w:ins w:id="741" w:author="Won Do Lee" w:date="2023-01-19T23:24:00Z">
        <w:r w:rsidR="001E7E1F" w:rsidRPr="00005E6E">
          <w:t>rende</w:t>
        </w:r>
      </w:ins>
      <w:ins w:id="742" w:author="Won Do Lee" w:date="2023-01-19T23:25:00Z">
        <w:r w:rsidR="001E7E1F" w:rsidRPr="00005E6E">
          <w:t xml:space="preserve">red </w:t>
        </w:r>
      </w:ins>
      <w:ins w:id="743" w:author="Won Do Lee" w:date="2023-01-17T21:50:00Z">
        <w:r w:rsidR="003A4303" w:rsidRPr="00005E6E">
          <w:t>into</w:t>
        </w:r>
      </w:ins>
      <w:r w:rsidRPr="00005E6E">
        <w:t xml:space="preserve"> their mobility </w:t>
      </w:r>
      <w:del w:id="744" w:author="Won Do Lee" w:date="2023-01-17T21:50:00Z">
        <w:r w:rsidRPr="00005E6E" w:rsidDel="003A4303">
          <w:delText xml:space="preserve">behaviour </w:delText>
        </w:r>
      </w:del>
      <w:ins w:id="745" w:author="Won Do Lee" w:date="2023-01-17T21:50:00Z">
        <w:r w:rsidR="003A4303" w:rsidRPr="00005E6E">
          <w:t>behaviours</w:t>
        </w:r>
      </w:ins>
      <w:ins w:id="746" w:author="Won Do Lee" w:date="2023-01-20T00:08:00Z">
        <w:r w:rsidR="006079DB">
          <w:t xml:space="preserve">, travelling </w:t>
        </w:r>
      </w:ins>
      <w:ins w:id="747" w:author="Won Do Lee" w:date="2023-01-20T00:09:00Z">
        <w:r w:rsidR="006079DB">
          <w:t>between locations</w:t>
        </w:r>
      </w:ins>
      <w:ins w:id="748" w:author="Won Do Lee" w:date="2023-01-17T21:51:00Z">
        <w:r w:rsidR="003A4303" w:rsidRPr="00005E6E">
          <w:t xml:space="preserve"> </w:t>
        </w:r>
      </w:ins>
      <w:del w:id="749" w:author="Won Do Lee" w:date="2023-01-17T21:51:00Z">
        <w:r w:rsidRPr="00005E6E" w:rsidDel="003A4303">
          <w:delText xml:space="preserve">to move </w:delText>
        </w:r>
      </w:del>
      <w:del w:id="750" w:author="Won Do Lee" w:date="2023-01-19T23:26:00Z">
        <w:r w:rsidRPr="00005E6E" w:rsidDel="001E7E1F">
          <w:delText>from place to place</w:delText>
        </w:r>
      </w:del>
      <w:ins w:id="751" w:author="Won Do Lee" w:date="2023-01-19T23:26:00Z">
        <w:r w:rsidR="001E7E1F" w:rsidRPr="00005E6E">
          <w:t>to carry</w:t>
        </w:r>
      </w:ins>
      <w:del w:id="75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53" w:author="Won Do Lee" w:date="2023-01-19T23:27:00Z">
        <w:r w:rsidRPr="00005E6E" w:rsidDel="001E7E1F">
          <w:delText xml:space="preserve">motivated </w:delText>
        </w:r>
      </w:del>
      <w:ins w:id="75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55" w:author="Won Do Lee" w:date="2023-01-19T23:27:00Z">
        <w:r w:rsidR="00D47AD1" w:rsidRPr="00005E6E" w:rsidDel="001E7E1F">
          <w:delText xml:space="preserve">been </w:delText>
        </w:r>
      </w:del>
      <w:r w:rsidR="00D47AD1" w:rsidRPr="00005E6E">
        <w:t xml:space="preserve">forced </w:t>
      </w:r>
      <w:ins w:id="75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57" w:author="Won Do Lee" w:date="2023-01-17T21:51:00Z">
        <w:r w:rsidR="00D47AD1" w:rsidRPr="00005E6E" w:rsidDel="000F3486">
          <w:delText>work-</w:delText>
        </w:r>
      </w:del>
      <w:ins w:id="758" w:author="Won Do Lee" w:date="2023-01-17T21:51:00Z">
        <w:r w:rsidR="000F3486" w:rsidRPr="00005E6E">
          <w:t xml:space="preserve">working </w:t>
        </w:r>
      </w:ins>
      <w:r w:rsidR="00D47AD1" w:rsidRPr="00005E6E">
        <w:t>from</w:t>
      </w:r>
      <w:ins w:id="759" w:author="Won Do Lee" w:date="2023-01-17T21:51:00Z">
        <w:r w:rsidR="000F3486" w:rsidRPr="00005E6E">
          <w:t xml:space="preserve"> </w:t>
        </w:r>
      </w:ins>
      <w:del w:id="760" w:author="Won Do Lee" w:date="2023-01-17T21:51:00Z">
        <w:r w:rsidR="00D47AD1" w:rsidRPr="00005E6E" w:rsidDel="000F3486">
          <w:delText>-</w:delText>
        </w:r>
      </w:del>
      <w:r w:rsidR="00D47AD1" w:rsidRPr="00005E6E">
        <w:t xml:space="preserve">home </w:t>
      </w:r>
      <w:del w:id="761" w:author="Won Do Lee" w:date="2023-01-17T21:51:00Z">
        <w:r w:rsidR="00D47AD1" w:rsidRPr="00005E6E" w:rsidDel="000F3486">
          <w:delText>setting and parents</w:delText>
        </w:r>
      </w:del>
      <w:ins w:id="762" w:author="Won Do Lee" w:date="2023-01-17T21:51:00Z">
        <w:r w:rsidR="000F3486" w:rsidRPr="00005E6E">
          <w:t>and</w:t>
        </w:r>
      </w:ins>
      <w:r w:rsidR="00D47AD1" w:rsidRPr="00005E6E">
        <w:t xml:space="preserve"> home</w:t>
      </w:r>
      <w:del w:id="76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64" w:author="Won Do Lee" w:date="2023-01-19T23:28:00Z">
        <w:r w:rsidR="00D47AD1" w:rsidRPr="00005E6E" w:rsidDel="001E7E1F">
          <w:delText xml:space="preserve">start </w:delText>
        </w:r>
      </w:del>
      <w:ins w:id="765" w:author="Won Do Lee" w:date="2023-01-19T23:28:00Z">
        <w:r w:rsidR="001E7E1F" w:rsidRPr="00005E6E">
          <w:t xml:space="preserve">have started </w:t>
        </w:r>
      </w:ins>
      <w:r w:rsidR="00D47AD1" w:rsidRPr="00005E6E">
        <w:t>to see</w:t>
      </w:r>
      <w:del w:id="766" w:author="Won Do Lee" w:date="2023-01-19T23:28:00Z">
        <w:r w:rsidR="00D47AD1" w:rsidRPr="00005E6E" w:rsidDel="001E7E1F">
          <w:delText xml:space="preserve"> a</w:delText>
        </w:r>
      </w:del>
      <w:r w:rsidR="00D47AD1" w:rsidRPr="00005E6E">
        <w:t xml:space="preserve"> new way</w:t>
      </w:r>
      <w:ins w:id="767" w:author="Won Do Lee" w:date="2023-01-19T23:28:00Z">
        <w:r w:rsidR="001E7E1F" w:rsidRPr="00005E6E">
          <w:t>s</w:t>
        </w:r>
      </w:ins>
      <w:r w:rsidR="00D47AD1" w:rsidRPr="00005E6E">
        <w:t xml:space="preserve"> to restore </w:t>
      </w:r>
      <w:del w:id="76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69" w:author="Won Do Lee" w:date="2023-01-17T21:52:00Z">
        <w:r w:rsidR="00601895" w:rsidRPr="00005E6E" w:rsidDel="000F3486">
          <w:delText xml:space="preserve">explored </w:delText>
        </w:r>
      </w:del>
      <w:ins w:id="770" w:author="Won Do Lee" w:date="2023-01-17T21:52:00Z">
        <w:r w:rsidR="000F3486" w:rsidRPr="00005E6E">
          <w:t xml:space="preserve">examined </w:t>
        </w:r>
      </w:ins>
      <w:del w:id="771" w:author="Won Do Lee" w:date="2023-01-17T21:52:00Z">
        <w:r w:rsidR="009A6D3E" w:rsidRPr="00005E6E" w:rsidDel="000F3486">
          <w:delText xml:space="preserve">the </w:delText>
        </w:r>
        <w:r w:rsidR="00B81916" w:rsidRPr="00005E6E" w:rsidDel="000F3486">
          <w:delText>change</w:delText>
        </w:r>
      </w:del>
      <w:ins w:id="772" w:author="Won Do Lee" w:date="2023-01-17T21:52:00Z">
        <w:r w:rsidR="000F3486" w:rsidRPr="00005E6E">
          <w:t>changes</w:t>
        </w:r>
      </w:ins>
      <w:r w:rsidR="00B81916" w:rsidRPr="00005E6E">
        <w:t xml:space="preserve"> in mobility </w:t>
      </w:r>
      <w:del w:id="773" w:author="Won Do Lee" w:date="2023-01-17T21:52:00Z">
        <w:r w:rsidR="00B81916" w:rsidRPr="00005E6E" w:rsidDel="000F3486">
          <w:delText xml:space="preserve">levels </w:delText>
        </w:r>
      </w:del>
      <w:r w:rsidR="00B81916" w:rsidRPr="00005E6E">
        <w:t>over time</w:t>
      </w:r>
      <w:r w:rsidR="00364A96" w:rsidRPr="00005E6E">
        <w:t xml:space="preserve"> </w:t>
      </w:r>
      <w:del w:id="77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75" w:author="Won Do Lee" w:date="2023-01-19T23:29:00Z">
        <w:r w:rsidR="001E7E1F" w:rsidRPr="00005E6E">
          <w:t>,</w:t>
        </w:r>
      </w:ins>
      <w:del w:id="776" w:author="Won Do Lee" w:date="2023-01-19T23:28:00Z">
        <w:r w:rsidR="002B1570" w:rsidRPr="00005E6E" w:rsidDel="001E7E1F">
          <w:delText xml:space="preserve"> </w:delText>
        </w:r>
      </w:del>
      <w:ins w:id="777" w:author="Won Do Lee" w:date="2023-01-19T23:28:00Z">
        <w:r w:rsidR="001E7E1F" w:rsidRPr="00005E6E">
          <w:t xml:space="preserve"> and </w:t>
        </w:r>
      </w:ins>
      <w:ins w:id="778" w:author="Won Do Lee" w:date="2023-01-20T00:10:00Z">
        <w:r w:rsidR="00981959">
          <w:t xml:space="preserve">then we </w:t>
        </w:r>
      </w:ins>
      <w:del w:id="77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80" w:author="Won Do Lee" w:date="2023-01-17T21:53:00Z">
        <w:r w:rsidR="00E015DC" w:rsidRPr="00005E6E" w:rsidDel="000F3486">
          <w:delText xml:space="preserve">demonstrated </w:delText>
        </w:r>
      </w:del>
      <w:ins w:id="781" w:author="Won Do Lee" w:date="2023-01-19T23:28:00Z">
        <w:r w:rsidR="001E7E1F" w:rsidRPr="00005E6E">
          <w:t>demonstrate</w:t>
        </w:r>
      </w:ins>
      <w:ins w:id="782" w:author="Won Do Lee" w:date="2023-01-20T00:10:00Z">
        <w:r w:rsidR="00981959">
          <w:t>d</w:t>
        </w:r>
      </w:ins>
      <w:ins w:id="783" w:author="Won Do Lee" w:date="2023-01-20T00:12:00Z">
        <w:r w:rsidR="00D86553">
          <w:t xml:space="preserve"> </w:t>
        </w:r>
      </w:ins>
      <w:ins w:id="784" w:author="Won Do Lee" w:date="2023-01-20T00:13:00Z">
        <w:r w:rsidR="00D86553">
          <w:t xml:space="preserve">different </w:t>
        </w:r>
      </w:ins>
      <w:ins w:id="785" w:author="Won Do Lee" w:date="2023-01-20T00:10:00Z">
        <w:r w:rsidR="00981959">
          <w:t>trajectories of mobility</w:t>
        </w:r>
      </w:ins>
      <w:ins w:id="786" w:author="Won Do Lee" w:date="2023-01-20T00:11:00Z">
        <w:r w:rsidR="00AD4E1F">
          <w:t xml:space="preserve"> </w:t>
        </w:r>
      </w:ins>
      <w:del w:id="78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88" w:author="Won Do Lee" w:date="2023-01-20T00:11:00Z">
        <w:r w:rsidR="00AD4E1F">
          <w:t xml:space="preserve"> </w:t>
        </w:r>
      </w:ins>
      <w:ins w:id="789" w:author="Won Do Lee" w:date="2023-01-20T00:12:00Z">
        <w:r w:rsidR="00D86553">
          <w:t>using</w:t>
        </w:r>
      </w:ins>
      <w:r w:rsidR="009A6D3E" w:rsidRPr="00005E6E">
        <w:t xml:space="preserve"> </w:t>
      </w:r>
      <w:del w:id="79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91" w:author="Won Do Lee" w:date="2023-01-19T23:30:00Z">
        <w:r w:rsidR="001E7E1F" w:rsidRPr="00005E6E">
          <w:t>. We q</w:t>
        </w:r>
      </w:ins>
      <w:ins w:id="792" w:author="Won Do Lee" w:date="2023-01-19T23:29:00Z">
        <w:r w:rsidR="001E7E1F" w:rsidRPr="00005E6E">
          <w:t>uantif</w:t>
        </w:r>
      </w:ins>
      <w:ins w:id="793" w:author="Won Do Lee" w:date="2023-01-19T23:30:00Z">
        <w:r w:rsidR="001E7E1F" w:rsidRPr="00005E6E">
          <w:t xml:space="preserve">ied </w:t>
        </w:r>
      </w:ins>
      <w:del w:id="794" w:author="Won Do Lee" w:date="2023-01-17T21:54:00Z">
        <w:r w:rsidR="009A6D3E" w:rsidRPr="00005E6E" w:rsidDel="000F3486">
          <w:delText>.</w:delText>
        </w:r>
      </w:del>
      <w:del w:id="795" w:author="Won Do Lee" w:date="2023-01-17T21:53:00Z">
        <w:r w:rsidR="009A6D3E" w:rsidRPr="00005E6E" w:rsidDel="000F3486">
          <w:delText xml:space="preserve"> </w:delText>
        </w:r>
      </w:del>
      <w:ins w:id="796" w:author="Won Do Lee" w:date="2023-01-17T21:53:00Z">
        <w:r w:rsidR="000F3486" w:rsidRPr="00005E6E">
          <w:t>similar</w:t>
        </w:r>
      </w:ins>
      <w:ins w:id="797" w:author="Won Do Lee" w:date="2023-01-17T21:54:00Z">
        <w:r w:rsidR="000F3486" w:rsidRPr="00005E6E">
          <w:t xml:space="preserve">ities </w:t>
        </w:r>
      </w:ins>
      <w:ins w:id="798" w:author="Won Do Lee" w:date="2023-01-19T23:30:00Z">
        <w:r w:rsidR="001E7E1F" w:rsidRPr="00005E6E">
          <w:t xml:space="preserve">according </w:t>
        </w:r>
      </w:ins>
      <w:ins w:id="799" w:author="Won Do Lee" w:date="2023-01-20T00:13:00Z">
        <w:r w:rsidR="00D86553">
          <w:t>to changes in mobility</w:t>
        </w:r>
      </w:ins>
      <w:del w:id="80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801" w:author="Won Do Lee" w:date="2023-01-17T21:54:00Z">
        <w:r w:rsidR="004E2CBD" w:rsidRPr="00005E6E" w:rsidDel="000F3486">
          <w:delText xml:space="preserve">similar </w:delText>
        </w:r>
      </w:del>
      <w:del w:id="80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803" w:author="Won Do Lee" w:date="2023-01-19T23:30:00Z">
        <w:r w:rsidR="00B81916" w:rsidRPr="00005E6E" w:rsidDel="001E7E1F">
          <w:delText xml:space="preserve">reduction </w:delText>
        </w:r>
      </w:del>
      <w:del w:id="804" w:author="Won Do Lee" w:date="2023-01-20T00:14:00Z">
        <w:r w:rsidR="007715CB" w:rsidRPr="00005E6E" w:rsidDel="00D86553">
          <w:delText>unde</w:delText>
        </w:r>
      </w:del>
      <w:ins w:id="805" w:author="Won Do Lee" w:date="2023-01-20T00:14:00Z">
        <w:r w:rsidR="00D86553">
          <w:t>throughout</w:t>
        </w:r>
      </w:ins>
      <w:del w:id="806" w:author="Won Do Lee" w:date="2023-01-20T00:14:00Z">
        <w:r w:rsidR="007715CB" w:rsidRPr="00005E6E" w:rsidDel="00D86553">
          <w:delText>r</w:delText>
        </w:r>
      </w:del>
      <w:ins w:id="807" w:author="Won Do Lee" w:date="2023-01-17T21:55:00Z">
        <w:r w:rsidR="000F3486" w:rsidRPr="00005E6E">
          <w:t xml:space="preserve"> the initial phases </w:t>
        </w:r>
      </w:ins>
      <w:ins w:id="808" w:author="Won Do Lee" w:date="2023-01-19T23:30:00Z">
        <w:r w:rsidR="001E7E1F" w:rsidRPr="00005E6E">
          <w:t>of</w:t>
        </w:r>
      </w:ins>
      <w:ins w:id="809" w:author="Won Do Lee" w:date="2023-01-17T21:55:00Z">
        <w:r w:rsidR="000F3486" w:rsidRPr="00005E6E">
          <w:t xml:space="preserve"> </w:t>
        </w:r>
      </w:ins>
      <w:ins w:id="810" w:author="Won Do Lee" w:date="2023-01-19T23:30:00Z">
        <w:r w:rsidR="001E7E1F" w:rsidRPr="00005E6E">
          <w:t xml:space="preserve">the </w:t>
        </w:r>
      </w:ins>
      <w:ins w:id="811" w:author="Won Do Lee" w:date="2023-01-17T21:55:00Z">
        <w:r w:rsidR="000F3486" w:rsidRPr="00005E6E">
          <w:t>lockdown</w:t>
        </w:r>
      </w:ins>
      <w:ins w:id="812" w:author="Won Do Lee" w:date="2023-01-19T23:32:00Z">
        <w:r w:rsidR="001E7E1F" w:rsidRPr="00005E6E">
          <w:t xml:space="preserve"> </w:t>
        </w:r>
      </w:ins>
      <w:ins w:id="813" w:author="Won Do Lee" w:date="2023-01-20T00:13:00Z">
        <w:r w:rsidR="00D86553">
          <w:t>by</w:t>
        </w:r>
      </w:ins>
      <w:ins w:id="814" w:author="Won Do Lee" w:date="2023-01-19T23:32:00Z">
        <w:r w:rsidR="001E7E1F" w:rsidRPr="00005E6E">
          <w:t xml:space="preserve"> </w:t>
        </w:r>
      </w:ins>
      <w:del w:id="815" w:author="Won Do Lee" w:date="2023-01-17T21:55:00Z">
        <w:r w:rsidR="007715CB" w:rsidRPr="00005E6E" w:rsidDel="000F3486">
          <w:delText xml:space="preserve"> the lockdown</w:delText>
        </w:r>
      </w:del>
      <w:del w:id="81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1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18" w:author="Won Do Lee" w:date="2023-01-20T00:15:00Z">
        <w:r w:rsidR="00BC38F6" w:rsidRPr="00005E6E" w:rsidDel="00D86553">
          <w:delText>characteristic</w:delText>
        </w:r>
      </w:del>
      <w:del w:id="819" w:author="Won Do Lee" w:date="2023-01-19T23:33:00Z">
        <w:r w:rsidR="00BC38F6" w:rsidRPr="00005E6E" w:rsidDel="001E7E1F">
          <w:delText>s</w:delText>
        </w:r>
      </w:del>
      <w:del w:id="82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21" w:author="Won Do Lee" w:date="2023-01-19T23:31:00Z">
        <w:r w:rsidR="00C87B9E" w:rsidRPr="00005E6E" w:rsidDel="001E7E1F">
          <w:delText>mobility changes</w:delText>
        </w:r>
      </w:del>
      <w:ins w:id="822" w:author="Won Do Lee" w:date="2023-01-20T00:15:00Z">
        <w:r w:rsidR="00D86553">
          <w:t>mobility metric.</w:t>
        </w:r>
      </w:ins>
      <w:del w:id="823" w:author="Won Do Lee" w:date="2023-01-20T00:15:00Z">
        <w:r w:rsidR="00C87B9E" w:rsidRPr="00005E6E" w:rsidDel="00D86553">
          <w:delText xml:space="preserve"> </w:delText>
        </w:r>
      </w:del>
      <w:del w:id="824" w:author="Won Do Lee" w:date="2023-01-20T00:13:00Z">
        <w:r w:rsidR="00C87B9E" w:rsidRPr="00005E6E" w:rsidDel="00D86553">
          <w:delText>over time</w:delText>
        </w:r>
      </w:del>
      <w:ins w:id="825" w:author="Won Do Lee" w:date="2023-01-19T23:32:00Z">
        <w:r w:rsidR="001E7E1F" w:rsidRPr="00005E6E">
          <w:t xml:space="preserve"> </w:t>
        </w:r>
      </w:ins>
      <w:del w:id="826" w:author="Won Do Lee" w:date="2023-01-19T23:32:00Z">
        <w:r w:rsidR="00044418" w:rsidRPr="00005E6E" w:rsidDel="001E7E1F">
          <w:delText xml:space="preserve">, </w:delText>
        </w:r>
      </w:del>
      <w:ins w:id="827" w:author="Won Do Lee" w:date="2023-01-19T23:32:00Z">
        <w:r w:rsidR="001E7E1F" w:rsidRPr="00005E6E">
          <w:t>It allows us to demonstrate</w:t>
        </w:r>
      </w:ins>
      <w:del w:id="82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2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30" w:author="Won Do Lee" w:date="2023-01-19T23:33:00Z">
        <w:r w:rsidR="001E7E1F" w:rsidRPr="00005E6E">
          <w:t>examining spatio-temporal mobility patterns</w:t>
        </w:r>
      </w:ins>
      <w:del w:id="83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3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33" w:author="Won Do Lee" w:date="2023-01-13T00:12:00Z">
        <w:r w:rsidR="006A48DE" w:rsidRPr="00005E6E">
          <w:t xml:space="preserve">trajectories of mobility </w:t>
        </w:r>
      </w:ins>
      <w:del w:id="83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35" w:author="Won Do Lee" w:date="2023-01-19T23:33:00Z">
        <w:r w:rsidR="00562230" w:rsidRPr="00005E6E" w:rsidDel="001E7E1F">
          <w:delText xml:space="preserve">the </w:delText>
        </w:r>
      </w:del>
      <w:r w:rsidR="00562230" w:rsidRPr="00005E6E">
        <w:t xml:space="preserve">socioeconomic </w:t>
      </w:r>
      <w:del w:id="836" w:author="Won Do Lee" w:date="2023-01-19T23:34:00Z">
        <w:r w:rsidR="00562230" w:rsidRPr="00005E6E" w:rsidDel="001E7E1F">
          <w:delText>and demographic factor</w:delText>
        </w:r>
        <w:r w:rsidR="00E7196A" w:rsidRPr="00005E6E" w:rsidDel="001E7E1F">
          <w:delText>s</w:delText>
        </w:r>
      </w:del>
      <w:ins w:id="83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38" w:author="Won Do Lee" w:date="2023-01-19T23:34:00Z">
        <w:r w:rsidRPr="00005E6E" w:rsidDel="001E7E1F">
          <w:delText>the reduction in mobility</w:delText>
        </w:r>
      </w:del>
      <w:ins w:id="83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4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4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42" w:author="Won Do Lee" w:date="2023-01-19T23:35:00Z">
        <w:r w:rsidR="001E7E1F" w:rsidRPr="00005E6E">
          <w:t xml:space="preserve"> they</w:t>
        </w:r>
      </w:ins>
      <w:r w:rsidR="00756D31" w:rsidRPr="00005E6E">
        <w:t xml:space="preserve"> </w:t>
      </w:r>
      <w:del w:id="84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4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4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45"/>
      <w:r w:rsidR="00554EB6" w:rsidRPr="00005E6E">
        <w:rPr>
          <w:rStyle w:val="CommentReference"/>
        </w:rPr>
        <w:commentReference w:id="84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46" w:author="Won Do Lee" w:date="2023-01-13T00:22:00Z">
        <w:r w:rsidR="00A277AD" w:rsidRPr="00005E6E" w:rsidDel="00FC3526">
          <w:delText xml:space="preserve">reductions </w:delText>
        </w:r>
      </w:del>
      <w:ins w:id="84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4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49" w:author="Won Do Lee" w:date="2023-01-13T00:13:00Z">
        <w:r w:rsidR="006A48DE" w:rsidRPr="00005E6E">
          <w:t>trajectories of mobility</w:t>
        </w:r>
      </w:ins>
      <w:ins w:id="850" w:author="Won Do Lee" w:date="2023-01-13T00:14:00Z">
        <w:r w:rsidR="006A48DE" w:rsidRPr="00005E6E">
          <w:t xml:space="preserve"> </w:t>
        </w:r>
      </w:ins>
      <w:del w:id="851" w:author="Won Do Lee" w:date="2023-01-13T00:14:00Z">
        <w:r w:rsidR="009A0AA3" w:rsidRPr="00005E6E" w:rsidDel="006A48DE">
          <w:delText xml:space="preserve">. It is </w:delText>
        </w:r>
      </w:del>
      <w:del w:id="852" w:author="Won Do Lee" w:date="2023-01-13T00:13:00Z">
        <w:r w:rsidR="005B3324" w:rsidRPr="00005E6E" w:rsidDel="006A48DE">
          <w:delText>explicitly linked to</w:delText>
        </w:r>
      </w:del>
      <w:ins w:id="85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54" w:author="Won Do Lee" w:date="2023-01-17T21:57:00Z">
        <w:r w:rsidR="000F3486" w:rsidRPr="00005E6E">
          <w:t xml:space="preserve">employing longitudinal perspective  to explore </w:t>
        </w:r>
      </w:ins>
      <w:del w:id="855" w:author="Won Do Lee" w:date="2023-01-17T21:57:00Z">
        <w:r w:rsidR="00322A3A" w:rsidRPr="00005E6E" w:rsidDel="000F3486">
          <w:delText>the monitoring of</w:delText>
        </w:r>
      </w:del>
      <w:ins w:id="856" w:author="Won Do Lee" w:date="2023-01-17T21:57:00Z">
        <w:r w:rsidR="000F3486" w:rsidRPr="00005E6E">
          <w:t xml:space="preserve">changes in mobility by </w:t>
        </w:r>
      </w:ins>
      <w:del w:id="85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58" w:author="Won Do Lee" w:date="2023-01-17T21:57:00Z">
        <w:r w:rsidR="000F3486" w:rsidRPr="00005E6E">
          <w:t>And then,</w:t>
        </w:r>
      </w:ins>
      <w:ins w:id="85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6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6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62" w:author="Won Do Lee" w:date="2023-01-13T00:23:00Z">
        <w:r w:rsidR="00FC3526" w:rsidRPr="00005E6E">
          <w:t xml:space="preserve">been </w:t>
        </w:r>
      </w:ins>
      <w:r w:rsidR="000408E3" w:rsidRPr="00005E6E">
        <w:t>changed</w:t>
      </w:r>
      <w:ins w:id="863" w:author="Won Do Lee" w:date="2023-01-13T00:23:00Z">
        <w:r w:rsidR="00FC3526" w:rsidRPr="00005E6E">
          <w:t xml:space="preserve">, </w:t>
        </w:r>
      </w:ins>
      <w:del w:id="864" w:author="Won Do Lee" w:date="2023-01-13T00:23:00Z">
        <w:r w:rsidR="000408E3" w:rsidRPr="00005E6E" w:rsidDel="00FC3526">
          <w:delText xml:space="preserve"> </w:delText>
        </w:r>
      </w:del>
      <w:ins w:id="865" w:author="Won Do Lee" w:date="2023-01-13T00:23:00Z">
        <w:r w:rsidR="00FC3526" w:rsidRPr="00005E6E">
          <w:t xml:space="preserve">and it </w:t>
        </w:r>
      </w:ins>
      <w:del w:id="866" w:author="Won Do Lee" w:date="2023-01-13T00:23:00Z">
        <w:r w:rsidR="00DB7238" w:rsidRPr="00005E6E" w:rsidDel="00FC3526">
          <w:delText xml:space="preserve">can </w:delText>
        </w:r>
      </w:del>
      <w:ins w:id="867" w:author="Won Do Lee" w:date="2023-01-13T00:23:00Z">
        <w:r w:rsidR="00FC3526" w:rsidRPr="00005E6E">
          <w:t xml:space="preserve">could be the clear </w:t>
        </w:r>
      </w:ins>
      <w:ins w:id="868" w:author="Won Do Lee" w:date="2023-01-13T00:24:00Z">
        <w:r w:rsidR="00FC3526" w:rsidRPr="00005E6E">
          <w:t xml:space="preserve">evidence </w:t>
        </w:r>
      </w:ins>
      <w:del w:id="869" w:author="Won Do Lee" w:date="2023-01-13T00:23:00Z">
        <w:r w:rsidR="00DB7238" w:rsidRPr="00005E6E" w:rsidDel="00FC3526">
          <w:delText>be established as</w:delText>
        </w:r>
      </w:del>
      <w:del w:id="87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71" w:author="Won Do Lee" w:date="2023-01-13T00:24:00Z">
        <w:r w:rsidR="0062663A" w:rsidRPr="00005E6E" w:rsidDel="00FC3526">
          <w:delText>Lockdown easing</w:delText>
        </w:r>
      </w:del>
      <w:ins w:id="87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73" w:author="Won Do Lee" w:date="2023-01-13T00:14:00Z">
        <w:r w:rsidR="006A48DE" w:rsidRPr="00005E6E">
          <w:t xml:space="preserve">Group heterogeneity in </w:t>
        </w:r>
      </w:ins>
      <w:del w:id="874" w:author="Won Do Lee" w:date="2023-01-13T00:14:00Z">
        <w:r w:rsidR="00987FE0" w:rsidRPr="00005E6E" w:rsidDel="006A48DE">
          <w:delText xml:space="preserve">Heterogeneous </w:delText>
        </w:r>
        <w:r w:rsidR="001A0222" w:rsidRPr="00005E6E" w:rsidDel="006A48DE">
          <w:delText>evolution of change in mobility levels</w:delText>
        </w:r>
      </w:del>
      <w:ins w:id="87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76" w:author="Won Do Lee" w:date="2023-01-13T00:14:00Z">
        <w:r w:rsidR="00A425EC" w:rsidRPr="00005E6E" w:rsidDel="006A48DE">
          <w:delText>evolution of mobility levels</w:delText>
        </w:r>
      </w:del>
      <w:ins w:id="877" w:author="Won Do Lee" w:date="2023-01-13T00:16:00Z">
        <w:r w:rsidR="003C0780" w:rsidRPr="00005E6E">
          <w:t xml:space="preserve">temporal evolution of mobility level </w:t>
        </w:r>
      </w:ins>
      <w:del w:id="878" w:author="Won Do Lee" w:date="2023-01-13T00:16:00Z">
        <w:r w:rsidR="00E71460" w:rsidRPr="00005E6E" w:rsidDel="003C0780">
          <w:delText xml:space="preserve"> </w:delText>
        </w:r>
      </w:del>
      <w:r w:rsidR="00E71460" w:rsidRPr="00005E6E">
        <w:t xml:space="preserve">in </w:t>
      </w:r>
      <w:del w:id="879" w:author="Won Do Lee" w:date="2023-01-13T00:16:00Z">
        <w:r w:rsidR="00E71460" w:rsidRPr="00005E6E" w:rsidDel="003C0780">
          <w:delText xml:space="preserve">a </w:delText>
        </w:r>
      </w:del>
      <w:r w:rsidR="00E71460" w:rsidRPr="00005E6E">
        <w:t>pandemic</w:t>
      </w:r>
      <w:ins w:id="88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81"/>
      <w:r w:rsidR="00F257F7" w:rsidRPr="00005E6E">
        <w:t>selected</w:t>
      </w:r>
      <w:commentRangeEnd w:id="881"/>
      <w:r w:rsidR="00005E6E" w:rsidRPr="00005E6E">
        <w:rPr>
          <w:rStyle w:val="CommentReference"/>
        </w:rPr>
        <w:commentReference w:id="88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537" w:author="Won Do Lee" w:date="2023-01-19T23:16:00Z" w:initials="WDL">
    <w:p w14:paraId="561D8ABB" w14:textId="77777777" w:rsidR="00C025AD" w:rsidRDefault="00C025AD" w:rsidP="00400ED7">
      <w:pPr>
        <w:pStyle w:val="CommentText"/>
      </w:pPr>
      <w:r>
        <w:rPr>
          <w:rStyle w:val="CommentReference"/>
        </w:rPr>
        <w:annotationRef/>
      </w:r>
      <w:r>
        <w:rPr>
          <w:lang w:val="en-US"/>
        </w:rPr>
        <w:t>Updating the citation with related studies to address "V-shaped mobility trend'</w:t>
      </w:r>
    </w:p>
  </w:comment>
  <w:comment w:id="666"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7"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31"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45"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81"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B5739" w14:textId="77777777" w:rsidR="004D7465" w:rsidRDefault="004D7465" w:rsidP="00DD1B16">
      <w:r>
        <w:separator/>
      </w:r>
    </w:p>
  </w:endnote>
  <w:endnote w:type="continuationSeparator" w:id="0">
    <w:p w14:paraId="2AFDB1DC" w14:textId="77777777" w:rsidR="004D7465" w:rsidRDefault="004D7465" w:rsidP="00DD1B16">
      <w:r>
        <w:continuationSeparator/>
      </w:r>
    </w:p>
  </w:endnote>
  <w:endnote w:type="continuationNotice" w:id="1">
    <w:p w14:paraId="633EF5AF" w14:textId="77777777" w:rsidR="004D7465" w:rsidRDefault="004D74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D468D" w14:textId="77777777" w:rsidR="004D7465" w:rsidRDefault="004D7465" w:rsidP="00DD1B16">
      <w:r>
        <w:separator/>
      </w:r>
    </w:p>
  </w:footnote>
  <w:footnote w:type="continuationSeparator" w:id="0">
    <w:p w14:paraId="62F19CA1" w14:textId="77777777" w:rsidR="004D7465" w:rsidRDefault="004D7465" w:rsidP="00DD1B16">
      <w:r>
        <w:continuationSeparator/>
      </w:r>
    </w:p>
  </w:footnote>
  <w:footnote w:type="continuationNotice" w:id="1">
    <w:p w14:paraId="6A106457" w14:textId="77777777" w:rsidR="004D7465" w:rsidRDefault="004D7465">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kFAO/koIw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customXml/itemProps2.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0CB28F-C1F2-4405-9EB2-02AAC9FF2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26</Pages>
  <Words>50465</Words>
  <Characters>287653</Characters>
  <Application>Microsoft Office Word</Application>
  <DocSecurity>0</DocSecurity>
  <Lines>2397</Lines>
  <Paragraphs>674</Paragraphs>
  <ScaleCrop>false</ScaleCrop>
  <HeadingPairs>
    <vt:vector size="6" baseType="variant">
      <vt:variant>
        <vt:lpstr>Title</vt:lpstr>
      </vt:variant>
      <vt:variant>
        <vt:i4>1</vt:i4>
      </vt:variant>
      <vt:variant>
        <vt:lpstr>Headings</vt:lpstr>
      </vt:variant>
      <vt:variant>
        <vt:i4>6</vt:i4>
      </vt:variant>
      <vt:variant>
        <vt:lpstr>제목</vt:lpstr>
      </vt:variant>
      <vt:variant>
        <vt:i4>1</vt:i4>
      </vt:variant>
    </vt:vector>
  </HeadingPairs>
  <TitlesOfParts>
    <vt:vector size="8" baseType="lpstr">
      <vt:lpstr/>
      <vt:lpstr>Trajectories of mobility reduction during England's first national COVID-19 lock</vt:lpstr>
      <vt:lpstr>Authors</vt:lpstr>
      <vt:lpstr>Highlights</vt:lpstr>
      <vt:lpstr>Abstracts</vt:lpstr>
      <vt:lpstr>Introduction</vt:lpstr>
      <vt:lpstr>Literature review</vt:lpstr>
      <vt:lpstr/>
    </vt:vector>
  </TitlesOfParts>
  <Company/>
  <LinksUpToDate>false</LinksUpToDate>
  <CharactersWithSpaces>337444</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17</cp:revision>
  <dcterms:created xsi:type="dcterms:W3CDTF">2023-01-19T14:39:00Z</dcterms:created>
  <dcterms:modified xsi:type="dcterms:W3CDTF">2023-03-28T06:07:00Z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http://www.zotero.org/styles/social-science-and-medicine</vt:lpwstr>
  </property>
  <property fmtid="{D5CDD505-2E9C-101B-9397-08002B2CF9AE}" pid="19" name="Mendeley Recent Style Name 8_1">
    <vt:lpwstr>Social Science &amp; Medicine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