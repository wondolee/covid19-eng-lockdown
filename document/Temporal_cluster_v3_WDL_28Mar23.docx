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A5950" w14:textId="68C2E5C7" w:rsidR="00F04757" w:rsidRPr="00005E6E" w:rsidRDefault="00F04757" w:rsidP="000F3486">
      <w:pPr>
        <w:pStyle w:val="af3"/>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a5"/>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a5"/>
        </w:rPr>
        <w:footnoteReference w:id="3"/>
      </w:r>
      <w:r w:rsidRPr="00005E6E">
        <w:t xml:space="preserve"> (</w:t>
      </w:r>
      <w:hyperlink r:id="rId11" w:history="1">
        <w:r w:rsidRPr="00005E6E">
          <w:rPr>
            <w:rStyle w:val="a3"/>
          </w:rPr>
          <w:t>wondo.lee@ouce.ox.ac.uk</w:t>
        </w:r>
      </w:hyperlink>
      <w:r w:rsidRPr="00005E6E">
        <w:t>)</w:t>
      </w:r>
      <w:r w:rsidR="00C328D6" w:rsidRPr="00005E6E">
        <w:t xml:space="preserve">, </w:t>
      </w:r>
      <w:r w:rsidRPr="00005E6E">
        <w:t>Matthias Qian</w:t>
      </w:r>
      <w:r w:rsidR="00C328D6" w:rsidRPr="00005E6E">
        <w:rPr>
          <w:rStyle w:val="a5"/>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1"/>
      </w:pPr>
      <w:r w:rsidRPr="00005E6E">
        <w:t>Highlights</w:t>
      </w:r>
    </w:p>
    <w:p w14:paraId="59304985" w14:textId="7617EA6A" w:rsidR="002353B1" w:rsidRPr="00005E6E" w:rsidRDefault="002353B1" w:rsidP="002353B1">
      <w:pPr>
        <w:pStyle w:val="a6"/>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a6"/>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a6"/>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a6"/>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a6"/>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a6"/>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a6"/>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ac"/>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ac"/>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ac"/>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lastRenderedPageBreak/>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a6"/>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a6"/>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a6"/>
        <w:numPr>
          <w:ilvl w:val="0"/>
          <w:numId w:val="50"/>
        </w:numPr>
        <w:rPr>
          <w:ins w:id="295" w:author="Won Do Lee" w:date="2023-01-15T23:10:00Z"/>
        </w:rPr>
      </w:pPr>
    </w:p>
    <w:p w14:paraId="45147D13" w14:textId="4F4D4962" w:rsidR="0030248F" w:rsidRPr="00005E6E" w:rsidDel="008D18A3" w:rsidRDefault="00442A4C" w:rsidP="000F3486">
      <w:pPr>
        <w:pStyle w:val="a6"/>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ac"/>
        </w:rPr>
        <w:commentReference w:id="275"/>
      </w:r>
    </w:p>
    <w:p w14:paraId="0A223DDD" w14:textId="77777777" w:rsidR="008D18A3" w:rsidRPr="00005E6E" w:rsidRDefault="008D18A3" w:rsidP="00B97F5A">
      <w:pPr>
        <w:pStyle w:val="a6"/>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ac"/>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a5"/>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ac"/>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a5"/>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w:t>
      </w:r>
      <w:r w:rsidR="00E07993" w:rsidRPr="00005E6E">
        <w:lastRenderedPageBreak/>
        <w:t xml:space="preserve">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a5"/>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af0"/>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1741FC"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w:t>
        </w:r>
        <w:r w:rsidR="000A0377">
          <w:lastRenderedPageBreak/>
          <w:t>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1741FC"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3"/>
        <w:spacing w:after="240"/>
      </w:pPr>
      <w:r w:rsidRPr="00005E6E">
        <w:lastRenderedPageBreak/>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1741FC"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1741FC"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1741FC"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af0"/>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1741FC"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005E6E"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ac"/>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lastRenderedPageBreak/>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a9"/>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a5"/>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a5"/>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lastRenderedPageBreak/>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a9"/>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677FF974"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1741F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1741F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1741F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1741FC">
        <w:t>G1</w:t>
      </w:r>
      <w:r w:rsidR="007D2D3E" w:rsidRPr="00005E6E">
        <w:t xml:space="preserve">. </w:t>
      </w:r>
    </w:p>
    <w:p w14:paraId="55DBEF88" w14:textId="4B321853"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1741F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1741F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w:t>
      </w:r>
      <w:r w:rsidR="00AC2225" w:rsidRPr="00005E6E">
        <w:lastRenderedPageBreak/>
        <w:t xml:space="preserve">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xml:space="preserve">, </w:t>
      </w:r>
      <w:r w:rsidR="001741FC">
        <w:t>G2</w:t>
      </w:r>
      <w:r w:rsidR="001741FC" w:rsidRPr="00005E6E">
        <w:t xml:space="preserve"> (96 LTLAs) </w:t>
      </w:r>
      <w:r w:rsidR="001741FC">
        <w:t>and G3</w:t>
      </w:r>
      <w:r w:rsidR="006E6B27" w:rsidRPr="00005E6E">
        <w:t xml:space="preserve"> </w:t>
      </w:r>
      <w:r w:rsidR="00B4190C" w:rsidRPr="00005E6E">
        <w:t xml:space="preserve">(105 LTLAs) </w:t>
      </w:r>
      <w:r w:rsidR="00C26FF1" w:rsidRPr="00005E6E">
        <w:t xml:space="preserve">represent </w:t>
      </w:r>
      <w:r w:rsidR="00A11B34" w:rsidRPr="00005E6E">
        <w:t xml:space="preserve">the </w:t>
      </w:r>
      <w:r w:rsidR="00C26FF1" w:rsidRPr="00005E6E">
        <w:t>majority of the clusters</w:t>
      </w:r>
      <w:r w:rsidR="00B4190C" w:rsidRPr="00005E6E">
        <w:t xml:space="preserve">. </w:t>
      </w:r>
      <w:r w:rsidR="001741FC">
        <w:t>G3</w:t>
      </w:r>
      <w:r w:rsidR="00B4190C" w:rsidRPr="00005E6E">
        <w:t xml:space="preserve"> </w:t>
      </w:r>
      <w:r w:rsidR="00A11B34" w:rsidRPr="00005E6E">
        <w:t>resembles</w:t>
      </w:r>
      <w:r w:rsidR="006E6B27" w:rsidRPr="00005E6E">
        <w:t xml:space="preserve"> </w:t>
      </w:r>
      <w:r w:rsidR="001741FC">
        <w:t>G4</w:t>
      </w:r>
      <w:r w:rsidR="00D93E73" w:rsidRPr="00005E6E">
        <w:t>, with</w:t>
      </w:r>
      <w:r w:rsidR="006E6B27" w:rsidRPr="00005E6E">
        <w:t xml:space="preserve"> 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1741FC">
        <w:t>G2</w:t>
      </w:r>
      <w:r w:rsidR="00B4190C" w:rsidRPr="00005E6E">
        <w:t xml:space="preserve"> </w:t>
      </w:r>
      <w:r w:rsidR="00A733A9" w:rsidRPr="00005E6E">
        <w:t>is more h</w:t>
      </w:r>
      <w:r w:rsidR="0081114E" w:rsidRPr="00005E6E">
        <w:t xml:space="preserve">omogenous </w:t>
      </w:r>
      <w:r w:rsidR="00A733A9" w:rsidRPr="00005E6E">
        <w:t xml:space="preserve">to </w:t>
      </w:r>
      <w:r w:rsidR="001741FC">
        <w:t>G1</w:t>
      </w:r>
      <w:r w:rsidR="00A733A9" w:rsidRPr="00005E6E">
        <w:t xml:space="preserve">, </w:t>
      </w:r>
      <w:r w:rsidR="00D93E73" w:rsidRPr="00005E6E">
        <w:t xml:space="preserve">fairly </w:t>
      </w:r>
      <w:r w:rsidR="00A733A9" w:rsidRPr="00005E6E">
        <w:t>affluent</w:t>
      </w:r>
      <w:r w:rsidR="0081114E" w:rsidRPr="00005E6E">
        <w:t xml:space="preserve"> local authorities in Outer London and Southern England</w:t>
      </w:r>
      <w:commentRangeStart w:id="664"/>
      <w:commentRangeEnd w:id="664"/>
      <w:r w:rsidR="0081114E" w:rsidRPr="00005E6E">
        <w:commentReference w:id="664"/>
      </w:r>
      <w:commentRangeStart w:id="665"/>
      <w:commentRangeEnd w:id="665"/>
      <w:r w:rsidR="0081114E" w:rsidRPr="00005E6E">
        <w:commentReference w:id="665"/>
      </w:r>
      <w:r w:rsidR="00A733A9" w:rsidRPr="00005E6E">
        <w:t xml:space="preserve">. Descriptive statistics </w:t>
      </w:r>
      <w:r w:rsidR="001E7E1F" w:rsidRPr="00005E6E">
        <w:t>showed that l</w:t>
      </w:r>
      <w:r w:rsidR="00B97F5A" w:rsidRPr="00005E6E">
        <w:t xml:space="preserve">ocal socioeconomic </w:t>
      </w:r>
      <w:r w:rsidR="001E7E1F" w:rsidRPr="00005E6E">
        <w:t xml:space="preserve">characteristics differed </w:t>
      </w:r>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73296BC"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66"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67"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r w:rsidR="00B97F5A" w:rsidRPr="00005E6E">
        <w:t xml:space="preserve">that </w:t>
      </w:r>
      <w:r w:rsidR="009B3839" w:rsidRPr="00005E6E">
        <w:t>the lowest mobility reduction before the lockdown</w:t>
      </w:r>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r w:rsidR="00B97F5A" w:rsidRPr="00005E6E">
        <w:t xml:space="preserve">were </w:t>
      </w:r>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5B33805C" w:rsidR="00AE40C9" w:rsidRPr="00005E6E" w:rsidRDefault="00AE40C9" w:rsidP="000F3486">
      <w:pPr>
        <w:pStyle w:val="a9"/>
        <w:keepNext/>
      </w:pPr>
      <w:bookmarkStart w:id="668" w:name="_Ref81157865"/>
      <w:bookmarkStart w:id="669" w:name="_Ref81167577"/>
      <w:bookmarkStart w:id="670" w:name="_Hlk71705036"/>
      <w:r w:rsidRPr="00005E6E">
        <w:t xml:space="preserve">Table </w:t>
      </w:r>
      <w:fldSimple w:instr=" SEQ Table \* ARABIC ">
        <w:r w:rsidRPr="00005E6E">
          <w:t>1</w:t>
        </w:r>
      </w:fldSimple>
      <w:bookmarkEnd w:id="668"/>
      <w:r w:rsidRPr="00005E6E">
        <w:t xml:space="preserve">. </w:t>
      </w:r>
      <w:bookmarkStart w:id="671" w:name="_Hlk125059417"/>
      <w:r w:rsidR="00730525" w:rsidRPr="00005E6E">
        <w:t xml:space="preserve">Characteristics </w:t>
      </w:r>
      <w:r w:rsidRPr="00005E6E">
        <w:t xml:space="preserve">of </w:t>
      </w:r>
      <w:r w:rsidR="00730525" w:rsidRPr="00005E6E">
        <w:t>change in mobility</w:t>
      </w:r>
      <w:r w:rsidRPr="00005E6E">
        <w:t xml:space="preserve"> during lockdown by </w:t>
      </w:r>
      <w:commentRangeStart w:id="672"/>
      <w:r w:rsidRPr="00005E6E">
        <w:t>clusters</w:t>
      </w:r>
      <w:commentRangeEnd w:id="672"/>
      <w:r w:rsidR="00F67B75">
        <w:rPr>
          <w:rStyle w:val="ac"/>
          <w:b w:val="0"/>
          <w:bCs w:val="0"/>
        </w:rPr>
        <w:commentReference w:id="672"/>
      </w:r>
      <w:r w:rsidR="00B97F5A" w:rsidRPr="00005E6E">
        <w:t>.</w:t>
      </w:r>
      <w:bookmarkEnd w:id="669"/>
      <w:bookmarkEnd w:id="671"/>
    </w:p>
    <w:tbl>
      <w:tblPr>
        <w:tblStyle w:val="10"/>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70"/>
    </w:tbl>
    <w:p w14:paraId="2428A799" w14:textId="77777777" w:rsidR="00AA6C6F" w:rsidRPr="00005E6E" w:rsidRDefault="00AA6C6F" w:rsidP="000F3486"/>
    <w:p w14:paraId="2262F961" w14:textId="0F19DB59" w:rsidR="008B7BF7" w:rsidRPr="00005E6E" w:rsidRDefault="00CA60E3" w:rsidP="000F3486">
      <w:r>
        <w:rPr>
          <w:noProof/>
          <w:lang w:eastAsia="en-GB"/>
        </w:rPr>
        <w:lastRenderedPageBreak/>
        <w:drawing>
          <wp:inline distT="0" distB="0" distL="0" distR="0" wp14:anchorId="69F6B8DF" wp14:editId="3A55F80D">
            <wp:extent cx="5724525" cy="3815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4A05C4F8" w14:textId="6E5CBC06" w:rsidR="008B7BF7" w:rsidRPr="00005E6E" w:rsidRDefault="008B7BF7" w:rsidP="000F3486">
      <w:pPr>
        <w:pStyle w:val="a9"/>
      </w:pPr>
      <w:bookmarkStart w:id="674" w:name="_Ref81133981"/>
      <w:r w:rsidRPr="00005E6E">
        <w:t xml:space="preserve">Figure </w:t>
      </w:r>
      <w:fldSimple w:instr=" SEQ Figure \* ARABIC ">
        <w:r w:rsidR="00DB30E5" w:rsidRPr="00005E6E">
          <w:t>3</w:t>
        </w:r>
      </w:fldSimple>
      <w:bookmarkEnd w:id="674"/>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3859A5B0" w:rsidR="00C915CC" w:rsidRPr="00005E6E"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6F52612" w14:textId="77777777" w:rsidR="003E14FC" w:rsidRPr="00005E6E" w:rsidRDefault="003E14FC" w:rsidP="000F3486">
      <w:pPr>
        <w:rPr>
          <w:sz w:val="20"/>
          <w:szCs w:val="20"/>
        </w:rPr>
      </w:pPr>
    </w:p>
    <w:p w14:paraId="07BA7E76" w14:textId="01CB4C63" w:rsidR="008B7BF7" w:rsidRPr="00005E6E" w:rsidRDefault="00F23E4B" w:rsidP="000F3486">
      <w:pPr>
        <w:pStyle w:val="a9"/>
      </w:pPr>
      <w:r w:rsidRPr="00005E6E">
        <w:rPr>
          <w:noProof/>
          <w:lang w:eastAsia="en-GB"/>
        </w:rPr>
        <w:drawing>
          <wp:inline distT="0" distB="0" distL="0" distR="0" wp14:anchorId="4BF36102" wp14:editId="295DA3F1">
            <wp:extent cx="5725160" cy="3814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814445"/>
                    </a:xfrm>
                    <a:prstGeom prst="rect">
                      <a:avLst/>
                    </a:prstGeom>
                    <a:noFill/>
                    <a:ln>
                      <a:noFill/>
                    </a:ln>
                  </pic:spPr>
                </pic:pic>
              </a:graphicData>
            </a:graphic>
          </wp:inline>
        </w:drawing>
      </w:r>
    </w:p>
    <w:p w14:paraId="1892304A" w14:textId="7256648A" w:rsidR="008B7BF7" w:rsidRPr="00005E6E" w:rsidRDefault="008B7BF7" w:rsidP="000F3486">
      <w:pPr>
        <w:pStyle w:val="a9"/>
      </w:pPr>
      <w:bookmarkStart w:id="675" w:name="_Ref81127049"/>
      <w:r w:rsidRPr="00005E6E">
        <w:lastRenderedPageBreak/>
        <w:t xml:space="preserve">Figure </w:t>
      </w:r>
      <w:fldSimple w:instr=" SEQ Figure \* ARABIC ">
        <w:r w:rsidR="00DB30E5" w:rsidRPr="00005E6E">
          <w:t>4</w:t>
        </w:r>
      </w:fldSimple>
      <w:bookmarkEnd w:id="675"/>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1A39FC02" w:rsidR="00661E3D" w:rsidRPr="00005E6E" w:rsidRDefault="00CA60E3" w:rsidP="000F3486">
      <w:pPr>
        <w:pStyle w:val="a9"/>
      </w:pPr>
      <w:bookmarkStart w:id="676" w:name="_Ref62944237"/>
      <w:r>
        <w:rPr>
          <w:noProof/>
          <w:lang w:eastAsia="en-GB"/>
        </w:rPr>
        <w:drawing>
          <wp:inline distT="0" distB="0" distL="0" distR="0" wp14:anchorId="734E7917" wp14:editId="1BD01ECA">
            <wp:extent cx="5729605" cy="5729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45B012BA" w14:textId="7EBBE0E8" w:rsidR="00661E3D" w:rsidRPr="00005E6E" w:rsidRDefault="00661E3D" w:rsidP="000F3486">
      <w:pPr>
        <w:pStyle w:val="a9"/>
      </w:pPr>
      <w:bookmarkStart w:id="677" w:name="_Ref63168568"/>
      <w:r w:rsidRPr="00005E6E">
        <w:t xml:space="preserve">Figure </w:t>
      </w:r>
      <w:fldSimple w:instr=" SEQ Figure \* ARABIC ">
        <w:r w:rsidR="005C656C" w:rsidRPr="00005E6E">
          <w:t>5</w:t>
        </w:r>
      </w:fldSimple>
      <w:bookmarkEnd w:id="676"/>
      <w:bookmarkEnd w:id="677"/>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78" w:name="_Ref62956146"/>
    </w:p>
    <w:p w14:paraId="4DD42D33" w14:textId="77777777" w:rsidR="00D63C57" w:rsidRPr="00005E6E" w:rsidRDefault="00D63C57" w:rsidP="000F3486"/>
    <w:p w14:paraId="25731580" w14:textId="71C16FE6" w:rsidR="00661E3D" w:rsidRPr="00005E6E" w:rsidRDefault="00E23DA1" w:rsidP="000F3486">
      <w:pPr>
        <w:pStyle w:val="2"/>
      </w:pPr>
      <w:del w:id="679" w:author="Won Do Lee" w:date="2023-01-19T23:18:00Z">
        <w:r w:rsidRPr="00005E6E" w:rsidDel="001E7E1F">
          <w:delText>D</w:delText>
        </w:r>
        <w:r w:rsidR="00DE6674" w:rsidRPr="00005E6E" w:rsidDel="001E7E1F">
          <w:delText xml:space="preserve">isparities </w:delText>
        </w:r>
      </w:del>
      <w:ins w:id="680" w:author="Won Do Lee" w:date="2023-01-19T23:18:00Z">
        <w:r w:rsidR="001E7E1F" w:rsidRPr="00005E6E">
          <w:t xml:space="preserve">Differences </w:t>
        </w:r>
      </w:ins>
      <w:r w:rsidR="00982E86" w:rsidRPr="00005E6E">
        <w:t xml:space="preserve">in </w:t>
      </w:r>
      <w:del w:id="681" w:author="Won Do Lee" w:date="2023-01-19T23:18:00Z">
        <w:r w:rsidR="00982E86" w:rsidRPr="00005E6E" w:rsidDel="001E7E1F">
          <w:delText>the</w:delText>
        </w:r>
        <w:r w:rsidR="001B3FDD" w:rsidRPr="00005E6E" w:rsidDel="001E7E1F">
          <w:delText xml:space="preserve"> effects of</w:delText>
        </w:r>
      </w:del>
      <w:ins w:id="682" w:author="Won Do Lee" w:date="2023-01-19T23:18:00Z">
        <w:r w:rsidR="001E7E1F" w:rsidRPr="00005E6E">
          <w:t>the association with</w:t>
        </w:r>
      </w:ins>
      <w:r w:rsidR="001B3FDD" w:rsidRPr="00005E6E">
        <w:t xml:space="preserve"> socioeconomic </w:t>
      </w:r>
      <w:ins w:id="683" w:author="Won Do Lee" w:date="2023-01-19T23:21:00Z">
        <w:r w:rsidR="001E7E1F" w:rsidRPr="00005E6E">
          <w:t>ch</w:t>
        </w:r>
      </w:ins>
      <w:ins w:id="684" w:author="Won Do Lee" w:date="2023-01-19T23:22:00Z">
        <w:r w:rsidR="001E7E1F" w:rsidRPr="00005E6E">
          <w:t>a</w:t>
        </w:r>
      </w:ins>
      <w:ins w:id="685" w:author="Won Do Lee" w:date="2023-01-19T23:21:00Z">
        <w:r w:rsidR="001E7E1F" w:rsidRPr="00005E6E">
          <w:t>racteristics</w:t>
        </w:r>
      </w:ins>
      <w:del w:id="686"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687" w:author="Won Do Lee" w:date="2023-01-19T23:22:00Z">
        <w:r w:rsidR="00CA6D6B" w:rsidRPr="00005E6E" w:rsidDel="001E7E1F">
          <w:delText>and demographic factors</w:delText>
        </w:r>
      </w:del>
      <w:ins w:id="688"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689" w:author="Won Do Lee" w:date="2023-01-19T23:22:00Z">
        <w:r w:rsidR="00C622D5" w:rsidRPr="00005E6E" w:rsidDel="001E7E1F">
          <w:delText xml:space="preserve"> and demographic factors</w:delText>
        </w:r>
      </w:del>
      <w:ins w:id="690" w:author="Won Do Lee" w:date="2023-01-19T23:22:00Z">
        <w:r w:rsidR="001E7E1F" w:rsidRPr="00005E6E">
          <w:t xml:space="preserve"> ch</w:t>
        </w:r>
      </w:ins>
      <w:ins w:id="691" w:author="Won Do Lee" w:date="2023-01-19T23:23:00Z">
        <w:r w:rsidR="001E7E1F" w:rsidRPr="00005E6E">
          <w:t>a</w:t>
        </w:r>
      </w:ins>
      <w:ins w:id="692" w:author="Won Do Lee" w:date="2023-01-19T23:22:00Z">
        <w:r w:rsidR="001E7E1F" w:rsidRPr="00005E6E">
          <w:t>racteristics</w:t>
        </w:r>
      </w:ins>
      <w:r w:rsidR="00C622D5" w:rsidRPr="00005E6E">
        <w:t xml:space="preserve"> </w:t>
      </w:r>
      <w:r w:rsidR="00B03CE9" w:rsidRPr="00005E6E">
        <w:t xml:space="preserve">might be irrelevant to explain </w:t>
      </w:r>
      <w:del w:id="693" w:author="Won Do Lee" w:date="2023-01-19T23:23:00Z">
        <w:r w:rsidR="00B03CE9" w:rsidRPr="00005E6E" w:rsidDel="001E7E1F">
          <w:delText xml:space="preserve">and </w:delText>
        </w:r>
        <w:r w:rsidR="00E64906" w:rsidRPr="00005E6E" w:rsidDel="001E7E1F">
          <w:delText xml:space="preserve">interpret </w:delText>
        </w:r>
      </w:del>
      <w:ins w:id="694" w:author="Won Do Lee" w:date="2023-01-19T23:23:00Z">
        <w:r w:rsidR="001E7E1F" w:rsidRPr="00005E6E">
          <w:t xml:space="preserve">that interpreting </w:t>
        </w:r>
      </w:ins>
      <w:del w:id="695" w:author="Won Do Lee" w:date="2023-01-19T23:23:00Z">
        <w:r w:rsidR="00B03CE9" w:rsidRPr="00005E6E" w:rsidDel="001E7E1F">
          <w:delText xml:space="preserve">the patterns </w:delText>
        </w:r>
        <w:r w:rsidR="00EB04A4" w:rsidRPr="00005E6E" w:rsidDel="001E7E1F">
          <w:delText xml:space="preserve">of </w:delText>
        </w:r>
      </w:del>
      <w:del w:id="696"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697" w:author="Won Do Lee" w:date="2023-01-13T00:12:00Z">
        <w:r w:rsidR="006A48DE" w:rsidRPr="00005E6E">
          <w:t xml:space="preserve">trajectories of mobility </w:t>
        </w:r>
      </w:ins>
      <w:ins w:id="698" w:author="Won Do Lee" w:date="2023-01-17T22:39:00Z">
        <w:r w:rsidR="00142FBF" w:rsidRPr="00005E6E">
          <w:t>over time</w:t>
        </w:r>
      </w:ins>
      <w:r w:rsidR="00C622D5" w:rsidRPr="00005E6E">
        <w:t xml:space="preserve">. It </w:t>
      </w:r>
      <w:r w:rsidR="004E5EA0" w:rsidRPr="00005E6E">
        <w:t xml:space="preserve">also </w:t>
      </w:r>
      <w:r w:rsidR="004F6656" w:rsidRPr="00005E6E">
        <w:lastRenderedPageBreak/>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699" w:author="Won Do Lee" w:date="2023-01-19T23:23:00Z">
        <w:r w:rsidR="000E24B0" w:rsidRPr="00005E6E" w:rsidDel="001E7E1F">
          <w:delText xml:space="preserve">, </w:delText>
        </w:r>
        <w:r w:rsidR="00E154AB" w:rsidRPr="00005E6E" w:rsidDel="001E7E1F">
          <w:delText>a</w:delText>
        </w:r>
      </w:del>
      <w:ins w:id="700"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543E8383"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01" w:author="Won Do Lee" w:date="2023-01-19T23:23:00Z">
        <w:r w:rsidR="005210A2" w:rsidRPr="00005E6E" w:rsidDel="001E7E1F">
          <w:delText>were</w:delText>
        </w:r>
        <w:r w:rsidR="001F752D" w:rsidRPr="00005E6E" w:rsidDel="001E7E1F">
          <w:delText xml:space="preserve"> remaining</w:delText>
        </w:r>
      </w:del>
      <w:ins w:id="702"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1741FC">
        <w:t>G1</w:t>
      </w:r>
      <w:r w:rsidR="009650BE" w:rsidRPr="00005E6E">
        <w:t xml:space="preserve"> and </w:t>
      </w:r>
      <w:r w:rsidR="001741FC">
        <w:t>G2</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r w:rsidR="001741FC">
        <w:t>G3</w:t>
      </w:r>
      <w:r w:rsidR="00D84B30" w:rsidRPr="00005E6E">
        <w:t xml:space="preserve"> and </w:t>
      </w:r>
      <w:r w:rsidR="001741FC">
        <w:t>G4</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741FC">
        <w:t>G2</w:t>
      </w:r>
      <w:r w:rsidR="00113AEF" w:rsidRPr="00005E6E">
        <w:t xml:space="preserve"> and </w:t>
      </w:r>
      <w:r w:rsidR="001741FC">
        <w:t>G4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1741FC">
        <w:t>G1</w:t>
      </w:r>
      <w:r w:rsidR="00C7047E" w:rsidRPr="00005E6E">
        <w:t xml:space="preserve"> and </w:t>
      </w:r>
      <w:r w:rsidR="001741FC">
        <w:t>G3</w:t>
      </w:r>
      <w:r w:rsidR="00C7047E" w:rsidRPr="00005E6E">
        <w:t>.</w:t>
      </w:r>
    </w:p>
    <w:p w14:paraId="6DAFD419" w14:textId="47D7EE8F"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03"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1741F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w:t>
      </w:r>
      <w:r w:rsidR="001741FC">
        <w:t>G1</w:t>
      </w:r>
      <w:r w:rsidR="00B5206D" w:rsidRPr="00005E6E">
        <w:t xml:space="preserve"> </w:t>
      </w:r>
      <w:r w:rsidR="00387354" w:rsidRPr="00005E6E">
        <w:t xml:space="preserve">was </w:t>
      </w:r>
      <w:r w:rsidR="007B45C7" w:rsidRPr="00005E6E">
        <w:t xml:space="preserve">more likely </w:t>
      </w:r>
      <w:r w:rsidR="00DC27C6" w:rsidRPr="00005E6E">
        <w:t xml:space="preserve">located in the local </w:t>
      </w:r>
      <w:r w:rsidR="001741FC" w:rsidRPr="00005E6E">
        <w:t>authorities; the</w:t>
      </w:r>
      <w:r w:rsidR="00C15921" w:rsidRPr="00005E6E">
        <w:t xml:space="preserv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w:t>
      </w:r>
      <w:r w:rsidR="001741FC">
        <w:t>G3</w:t>
      </w:r>
      <w:r w:rsidR="008830D0" w:rsidRPr="00005E6E">
        <w:t>. At the same time,</w:t>
      </w:r>
      <w:r w:rsidR="007F0367" w:rsidRPr="00005E6E">
        <w:t xml:space="preserve"> </w:t>
      </w:r>
      <w:r w:rsidR="001741FC">
        <w:t>G2</w:t>
      </w:r>
      <w:r w:rsidR="00B22222" w:rsidRPr="00005E6E">
        <w:t xml:space="preserve"> </w:t>
      </w:r>
      <w:r w:rsidR="008C5621" w:rsidRPr="00005E6E">
        <w:t>was</w:t>
      </w:r>
      <w:r w:rsidR="00B22222" w:rsidRPr="00005E6E">
        <w:t xml:space="preserve"> </w:t>
      </w:r>
      <w:r w:rsidR="00237117" w:rsidRPr="00005E6E">
        <w:t>more likely located in local authorities</w:t>
      </w:r>
      <w:r w:rsidR="001E7E1F" w:rsidRPr="00005E6E">
        <w:t xml:space="preserve">; </w:t>
      </w:r>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6F7D91D4" w:rsidR="00825DC4" w:rsidRPr="00005E6E" w:rsidRDefault="001741FC" w:rsidP="000F3486">
      <w:pPr>
        <w:pStyle w:val="a6"/>
        <w:numPr>
          <w:ilvl w:val="0"/>
          <w:numId w:val="43"/>
        </w:numPr>
        <w:spacing w:after="160"/>
      </w:pPr>
      <w:r>
        <w:t>G4</w:t>
      </w:r>
      <w:r w:rsidR="00825DC4" w:rsidRPr="00005E6E">
        <w:t>:</w:t>
      </w:r>
      <w:r w:rsidR="002C639D" w:rsidRPr="00005E6E">
        <w:t xml:space="preserve"> </w:t>
      </w:r>
      <w:r w:rsidR="00EF1AE7" w:rsidRPr="00005E6E">
        <w:t>S</w:t>
      </w:r>
      <w:r w:rsidR="002C639D" w:rsidRPr="00005E6E">
        <w:t xml:space="preserve">hare of </w:t>
      </w:r>
      <w:r w:rsidR="00DA1328" w:rsidRPr="00005E6E">
        <w:t>households with more than three vehicles</w:t>
      </w:r>
      <w:r w:rsidR="003A03B0" w:rsidRPr="00005E6E">
        <w:t xml:space="preserve"> (0.64)</w:t>
      </w:r>
      <w:r w:rsidR="00825DC4" w:rsidRPr="00005E6E">
        <w:t xml:space="preserve">, </w:t>
      </w:r>
      <w:r w:rsidR="002C639D" w:rsidRPr="00005E6E">
        <w:t>s</w:t>
      </w:r>
      <w:r w:rsidR="00825DC4" w:rsidRPr="00005E6E">
        <w:t>elf-employed</w:t>
      </w:r>
      <w:r w:rsidR="003A03B0" w:rsidRPr="00005E6E">
        <w:t xml:space="preserve"> </w:t>
      </w:r>
      <w:r w:rsidR="002C639D" w:rsidRPr="00005E6E">
        <w:t xml:space="preserve">workers </w:t>
      </w:r>
      <w:r w:rsidR="003A03B0" w:rsidRPr="00005E6E">
        <w:t>(0.26)</w:t>
      </w:r>
      <w:r w:rsidR="00825DC4" w:rsidRPr="00005E6E">
        <w:t xml:space="preserve">, </w:t>
      </w:r>
      <w:r w:rsidR="003A03B0" w:rsidRPr="00005E6E">
        <w:t xml:space="preserve">more than </w:t>
      </w:r>
      <w:r w:rsidR="002C639D" w:rsidRPr="00005E6E">
        <w:t xml:space="preserve">three </w:t>
      </w:r>
      <w:r w:rsidR="003A03B0" w:rsidRPr="00005E6E">
        <w:t>bedrooms</w:t>
      </w:r>
      <w:r w:rsidR="002C639D" w:rsidRPr="00005E6E">
        <w:t xml:space="preserve"> in the house</w:t>
      </w:r>
      <w:r w:rsidR="003A03B0" w:rsidRPr="00005E6E">
        <w:t xml:space="preserve"> (0.23)</w:t>
      </w:r>
      <w:r w:rsidR="00825DC4" w:rsidRPr="00005E6E">
        <w:t xml:space="preserve">, </w:t>
      </w:r>
      <w:r w:rsidR="002C639D"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41668E36" w:rsidR="00825DC4" w:rsidRPr="00005E6E" w:rsidRDefault="001741FC" w:rsidP="000F3486">
      <w:pPr>
        <w:pStyle w:val="a6"/>
        <w:numPr>
          <w:ilvl w:val="0"/>
          <w:numId w:val="43"/>
        </w:numPr>
        <w:spacing w:after="160"/>
      </w:pPr>
      <w:r>
        <w:t>G3</w:t>
      </w:r>
      <w:r w:rsidR="00825DC4" w:rsidRPr="00005E6E">
        <w:t xml:space="preserve">: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4645BB7C" w:rsidR="00825DC4" w:rsidRPr="00005E6E" w:rsidRDefault="001741FC" w:rsidP="000F3486">
      <w:pPr>
        <w:pStyle w:val="a6"/>
        <w:numPr>
          <w:ilvl w:val="0"/>
          <w:numId w:val="43"/>
        </w:numPr>
      </w:pPr>
      <w:r>
        <w:t>G1</w:t>
      </w:r>
      <w:r w:rsidR="00825DC4" w:rsidRPr="00005E6E">
        <w:t xml:space="preserve">: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lastRenderedPageBreak/>
        <w:t xml:space="preserve">percentage </w:t>
      </w:r>
      <w:r w:rsidR="00825DC4" w:rsidRPr="00005E6E">
        <w:t>Other Black</w:t>
      </w:r>
      <w:r w:rsidR="00A9545C" w:rsidRPr="00005E6E">
        <w:t xml:space="preserve"> (0.12)</w:t>
      </w:r>
      <w:r w:rsidR="00825DC4" w:rsidRPr="00005E6E">
        <w:t>.</w:t>
      </w:r>
    </w:p>
    <w:p w14:paraId="3C51D4BB" w14:textId="65F8D69F" w:rsidR="00A342F8" w:rsidRPr="00005E6E" w:rsidRDefault="001741FC" w:rsidP="000F3486">
      <w:pPr>
        <w:pStyle w:val="a6"/>
        <w:numPr>
          <w:ilvl w:val="0"/>
          <w:numId w:val="43"/>
        </w:numPr>
      </w:pPr>
      <w:r>
        <w:t>G2</w:t>
      </w:r>
      <w:r w:rsidR="00825DC4" w:rsidRPr="00005E6E">
        <w:t xml:space="preserve">: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a9"/>
      </w:pPr>
      <w:bookmarkStart w:id="704" w:name="_Ref81242261"/>
      <w:r w:rsidRPr="00005E6E">
        <w:t xml:space="preserve">Figure </w:t>
      </w:r>
      <w:fldSimple w:instr=" SEQ Figure \* ARABIC ">
        <w:r w:rsidR="006E2E4C" w:rsidRPr="00005E6E">
          <w:t>6</w:t>
        </w:r>
      </w:fldSimple>
      <w:bookmarkEnd w:id="70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lastRenderedPageBreak/>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a9"/>
      </w:pPr>
      <w:bookmarkStart w:id="705" w:name="_Ref81245493"/>
      <w:r w:rsidRPr="00005E6E">
        <w:t xml:space="preserve">Figure </w:t>
      </w:r>
      <w:fldSimple w:instr=" SEQ Figure \* ARABIC ">
        <w:r w:rsidRPr="00005E6E">
          <w:t>7</w:t>
        </w:r>
      </w:fldSimple>
      <w:bookmarkEnd w:id="70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2"/>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a9"/>
      </w:pPr>
      <w:bookmarkStart w:id="706" w:name="_Ref65028141"/>
      <w:bookmarkStart w:id="707" w:name="_Ref63169718"/>
      <w:r w:rsidRPr="00005E6E">
        <w:lastRenderedPageBreak/>
        <w:t xml:space="preserve">Table </w:t>
      </w:r>
      <w:fldSimple w:instr=" SEQ Table \* ARABIC ">
        <w:r w:rsidR="00E866CD" w:rsidRPr="00005E6E">
          <w:t>2</w:t>
        </w:r>
      </w:fldSimple>
      <w:bookmarkEnd w:id="706"/>
      <w:r w:rsidRPr="00005E6E">
        <w:t xml:space="preserve">. Descriptive statistics of </w:t>
      </w:r>
      <w:r w:rsidR="006F4D48" w:rsidRPr="00005E6E">
        <w:t xml:space="preserve">socioeconomic </w:t>
      </w:r>
      <w:del w:id="708" w:author="Won Do Lee" w:date="2023-01-19T23:22:00Z">
        <w:r w:rsidR="006F4D48" w:rsidRPr="00005E6E" w:rsidDel="001E7E1F">
          <w:delText>and demographic factors</w:delText>
        </w:r>
      </w:del>
      <w:ins w:id="70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10"/>
        <w:tblW w:w="0" w:type="auto"/>
        <w:tblLayout w:type="fixed"/>
        <w:tblLook w:val="04A0" w:firstRow="1" w:lastRow="0" w:firstColumn="1" w:lastColumn="0" w:noHBand="0" w:noVBand="1"/>
      </w:tblPr>
      <w:tblGrid>
        <w:gridCol w:w="2658"/>
        <w:gridCol w:w="2195"/>
        <w:gridCol w:w="3485"/>
        <w:gridCol w:w="1034"/>
        <w:gridCol w:w="1034"/>
        <w:gridCol w:w="1034"/>
        <w:gridCol w:w="1035"/>
        <w:gridCol w:w="1483"/>
      </w:tblGrid>
      <w:tr w:rsidR="001741FC" w:rsidRPr="00005E6E" w14:paraId="0AD2398B" w14:textId="77777777" w:rsidTr="00BA0F25">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853"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1741FC" w:rsidRPr="00005E6E" w:rsidRDefault="001741FC" w:rsidP="001741FC">
            <w:pPr>
              <w:widowControl/>
              <w:wordWrap/>
              <w:autoSpaceDE/>
              <w:autoSpaceDN/>
              <w:rPr>
                <w:rFonts w:eastAsia="Times New Roman"/>
                <w:color w:val="000000"/>
              </w:rPr>
            </w:pPr>
            <w:r w:rsidRPr="00005E6E">
              <w:rPr>
                <w:rFonts w:eastAsia="Times New Roman"/>
                <w:color w:val="000000"/>
              </w:rPr>
              <w:t>Domains</w:t>
            </w:r>
          </w:p>
        </w:tc>
        <w:tc>
          <w:tcPr>
            <w:tcW w:w="3485" w:type="dxa"/>
            <w:vMerge w:val="restart"/>
            <w:tcBorders>
              <w:top w:val="single" w:sz="12" w:space="0" w:color="auto"/>
            </w:tcBorders>
            <w:shd w:val="clear" w:color="auto" w:fill="A5A5A5" w:themeFill="accent3"/>
            <w:noWrap/>
            <w:hideMark/>
          </w:tcPr>
          <w:p w14:paraId="0F8EE81B" w14:textId="5CF6241D" w:rsidR="001741FC" w:rsidRPr="00005E6E" w:rsidRDefault="001741FC" w:rsidP="001741FC">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034" w:type="dxa"/>
            <w:tcBorders>
              <w:top w:val="single" w:sz="12" w:space="0" w:color="auto"/>
            </w:tcBorders>
            <w:shd w:val="clear" w:color="auto" w:fill="A5A5A5" w:themeFill="accent3"/>
            <w:noWrap/>
            <w:hideMark/>
          </w:tcPr>
          <w:p w14:paraId="798A9671" w14:textId="4C8338BA" w:rsidR="001741FC" w:rsidRPr="00005E6E" w:rsidRDefault="001741FC" w:rsidP="001741F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G1</w:t>
            </w:r>
          </w:p>
        </w:tc>
        <w:tc>
          <w:tcPr>
            <w:tcW w:w="1034" w:type="dxa"/>
            <w:tcBorders>
              <w:top w:val="single" w:sz="12" w:space="0" w:color="auto"/>
            </w:tcBorders>
            <w:shd w:val="clear" w:color="auto" w:fill="A5A5A5" w:themeFill="accent3"/>
          </w:tcPr>
          <w:p w14:paraId="7E89E3AD" w14:textId="3B1E5831" w:rsidR="001741FC" w:rsidRDefault="001741FC" w:rsidP="001741F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G2</w:t>
            </w:r>
          </w:p>
        </w:tc>
        <w:tc>
          <w:tcPr>
            <w:tcW w:w="1034" w:type="dxa"/>
            <w:tcBorders>
              <w:top w:val="single" w:sz="12" w:space="0" w:color="auto"/>
            </w:tcBorders>
            <w:shd w:val="clear" w:color="auto" w:fill="A5A5A5" w:themeFill="accent3"/>
          </w:tcPr>
          <w:p w14:paraId="62D01728" w14:textId="0144EF32" w:rsidR="001741FC" w:rsidRDefault="001741FC" w:rsidP="001741F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G3</w:t>
            </w:r>
          </w:p>
        </w:tc>
        <w:tc>
          <w:tcPr>
            <w:tcW w:w="1035" w:type="dxa"/>
            <w:tcBorders>
              <w:top w:val="single" w:sz="12" w:space="0" w:color="auto"/>
            </w:tcBorders>
            <w:shd w:val="clear" w:color="auto" w:fill="A5A5A5" w:themeFill="accent3"/>
          </w:tcPr>
          <w:p w14:paraId="7DB8E4EB" w14:textId="2711881C" w:rsidR="001741FC" w:rsidRDefault="001741FC" w:rsidP="001741F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G4</w:t>
            </w:r>
          </w:p>
        </w:tc>
        <w:tc>
          <w:tcPr>
            <w:tcW w:w="1483" w:type="dxa"/>
            <w:tcBorders>
              <w:top w:val="single" w:sz="12" w:space="0" w:color="auto"/>
              <w:left w:val="double" w:sz="4" w:space="0" w:color="auto"/>
              <w:right w:val="nil"/>
            </w:tcBorders>
            <w:shd w:val="clear" w:color="auto" w:fill="A5A5A5" w:themeFill="accent3"/>
            <w:noWrap/>
            <w:hideMark/>
          </w:tcPr>
          <w:p w14:paraId="0BF32B56" w14:textId="2B9547D2" w:rsidR="001741FC" w:rsidRPr="00005E6E" w:rsidRDefault="001741FC" w:rsidP="001741F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 level</w:t>
            </w:r>
          </w:p>
        </w:tc>
      </w:tr>
      <w:tr w:rsidR="001741FC" w:rsidRPr="00005E6E" w14:paraId="690B94D5"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4853"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1741FC" w:rsidRPr="00005E6E" w:rsidRDefault="001741FC" w:rsidP="001741FC">
            <w:pPr>
              <w:widowControl/>
              <w:wordWrap/>
              <w:autoSpaceDE/>
              <w:autoSpaceDN/>
              <w:rPr>
                <w:rFonts w:eastAsia="Times New Roman"/>
                <w:color w:val="000000"/>
              </w:rPr>
            </w:pPr>
          </w:p>
        </w:tc>
        <w:tc>
          <w:tcPr>
            <w:tcW w:w="3485" w:type="dxa"/>
            <w:vMerge/>
            <w:tcBorders>
              <w:top w:val="single" w:sz="12" w:space="0" w:color="666666" w:themeColor="text1" w:themeTint="99"/>
              <w:bottom w:val="single" w:sz="12" w:space="0" w:color="auto"/>
            </w:tcBorders>
            <w:shd w:val="clear" w:color="auto" w:fill="A5A5A5" w:themeFill="accent3"/>
            <w:hideMark/>
          </w:tcPr>
          <w:p w14:paraId="2AD8AAC5"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034" w:type="dxa"/>
            <w:tcBorders>
              <w:top w:val="single" w:sz="12" w:space="0" w:color="666666" w:themeColor="text1" w:themeTint="99"/>
              <w:bottom w:val="single" w:sz="12" w:space="0" w:color="auto"/>
            </w:tcBorders>
            <w:shd w:val="clear" w:color="auto" w:fill="A5A5A5" w:themeFill="accent3"/>
            <w:noWrap/>
            <w:hideMark/>
          </w:tcPr>
          <w:p w14:paraId="68DA2493" w14:textId="77777777" w:rsidR="001741FC" w:rsidRPr="00005E6E" w:rsidRDefault="001741FC" w:rsidP="001741FC">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034" w:type="dxa"/>
            <w:tcBorders>
              <w:top w:val="single" w:sz="12" w:space="0" w:color="666666" w:themeColor="text1" w:themeTint="99"/>
              <w:bottom w:val="single" w:sz="12" w:space="0" w:color="auto"/>
            </w:tcBorders>
            <w:shd w:val="clear" w:color="auto" w:fill="A5A5A5" w:themeFill="accent3"/>
          </w:tcPr>
          <w:p w14:paraId="44AB07EA" w14:textId="162A23CC" w:rsidR="001741FC" w:rsidRPr="00005E6E" w:rsidRDefault="001741FC" w:rsidP="001741FC">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034" w:type="dxa"/>
            <w:tcBorders>
              <w:top w:val="single" w:sz="12" w:space="0" w:color="666666" w:themeColor="text1" w:themeTint="99"/>
              <w:bottom w:val="single" w:sz="12" w:space="0" w:color="auto"/>
            </w:tcBorders>
            <w:shd w:val="clear" w:color="auto" w:fill="A5A5A5" w:themeFill="accent3"/>
          </w:tcPr>
          <w:p w14:paraId="1DFE8290" w14:textId="4C98EF49" w:rsidR="001741FC" w:rsidRPr="00005E6E" w:rsidRDefault="001741FC" w:rsidP="001741FC">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035" w:type="dxa"/>
            <w:tcBorders>
              <w:top w:val="single" w:sz="12" w:space="0" w:color="666666" w:themeColor="text1" w:themeTint="99"/>
              <w:bottom w:val="single" w:sz="12" w:space="0" w:color="auto"/>
            </w:tcBorders>
            <w:shd w:val="clear" w:color="auto" w:fill="A5A5A5" w:themeFill="accent3"/>
          </w:tcPr>
          <w:p w14:paraId="771BEF0A" w14:textId="669F6420" w:rsidR="001741FC" w:rsidRPr="00005E6E" w:rsidRDefault="001741FC" w:rsidP="001741FC">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483"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1741FC" w:rsidRPr="00005E6E" w:rsidRDefault="001741FC" w:rsidP="001741FC">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1741FC" w:rsidRPr="00005E6E" w14:paraId="66EFD5C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12" w:space="0" w:color="auto"/>
              <w:left w:val="nil"/>
            </w:tcBorders>
            <w:noWrap/>
            <w:hideMark/>
          </w:tcPr>
          <w:p w14:paraId="7C598BC3" w14:textId="77777777" w:rsidR="001741FC" w:rsidRPr="00005E6E" w:rsidRDefault="001741FC" w:rsidP="001741FC">
            <w:pPr>
              <w:widowControl/>
              <w:wordWrap/>
              <w:autoSpaceDE/>
              <w:autoSpaceDN/>
              <w:rPr>
                <w:rFonts w:eastAsia="Times New Roman"/>
                <w:color w:val="000000"/>
              </w:rPr>
            </w:pPr>
            <w:r w:rsidRPr="00005E6E">
              <w:rPr>
                <w:rFonts w:eastAsia="Times New Roman"/>
                <w:color w:val="000000"/>
              </w:rPr>
              <w:t xml:space="preserve">Socioeconomic </w:t>
            </w:r>
          </w:p>
        </w:tc>
        <w:tc>
          <w:tcPr>
            <w:tcW w:w="2195" w:type="dxa"/>
            <w:vMerge w:val="restart"/>
            <w:tcBorders>
              <w:top w:val="single" w:sz="12" w:space="0" w:color="auto"/>
            </w:tcBorders>
            <w:noWrap/>
            <w:hideMark/>
          </w:tcPr>
          <w:p w14:paraId="1253B69F"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485" w:type="dxa"/>
            <w:tcBorders>
              <w:top w:val="single" w:sz="12" w:space="0" w:color="auto"/>
            </w:tcBorders>
            <w:noWrap/>
            <w:hideMark/>
          </w:tcPr>
          <w:p w14:paraId="4FFDC03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034" w:type="dxa"/>
            <w:tcBorders>
              <w:top w:val="single" w:sz="12" w:space="0" w:color="auto"/>
            </w:tcBorders>
          </w:tcPr>
          <w:p w14:paraId="022EDBB4" w14:textId="69AC145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034" w:type="dxa"/>
            <w:tcBorders>
              <w:top w:val="single" w:sz="12" w:space="0" w:color="auto"/>
            </w:tcBorders>
          </w:tcPr>
          <w:p w14:paraId="00F391A8" w14:textId="22209E1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034" w:type="dxa"/>
            <w:tcBorders>
              <w:top w:val="single" w:sz="12" w:space="0" w:color="auto"/>
            </w:tcBorders>
          </w:tcPr>
          <w:p w14:paraId="0A175FCD" w14:textId="0BD1042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035" w:type="dxa"/>
            <w:tcBorders>
              <w:top w:val="single" w:sz="12" w:space="0" w:color="auto"/>
            </w:tcBorders>
            <w:noWrap/>
            <w:hideMark/>
          </w:tcPr>
          <w:p w14:paraId="56AA00AB" w14:textId="05AE484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483" w:type="dxa"/>
            <w:tcBorders>
              <w:top w:val="single" w:sz="12" w:space="0" w:color="auto"/>
              <w:left w:val="double" w:sz="4" w:space="0" w:color="auto"/>
              <w:right w:val="nil"/>
            </w:tcBorders>
            <w:noWrap/>
            <w:hideMark/>
          </w:tcPr>
          <w:p w14:paraId="3AB5AE63"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1741FC" w:rsidRPr="00005E6E" w14:paraId="0050EC9A"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19E8BD30"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10AE8D04"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3A059466"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034" w:type="dxa"/>
          </w:tcPr>
          <w:p w14:paraId="0EFD4C4F" w14:textId="09950F2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034" w:type="dxa"/>
          </w:tcPr>
          <w:p w14:paraId="59CDEA7B" w14:textId="585E6E4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034" w:type="dxa"/>
          </w:tcPr>
          <w:p w14:paraId="7D32B0F8" w14:textId="6C9A296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035" w:type="dxa"/>
            <w:noWrap/>
            <w:hideMark/>
          </w:tcPr>
          <w:p w14:paraId="4CA5384F" w14:textId="3DC3020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483" w:type="dxa"/>
            <w:tcBorders>
              <w:left w:val="double" w:sz="4" w:space="0" w:color="auto"/>
              <w:right w:val="nil"/>
            </w:tcBorders>
            <w:noWrap/>
            <w:hideMark/>
          </w:tcPr>
          <w:p w14:paraId="0DC6023F"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1741FC" w:rsidRPr="00005E6E" w14:paraId="4F130012"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3B918EE3"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5A23641F"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5944623A"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034" w:type="dxa"/>
          </w:tcPr>
          <w:p w14:paraId="13B26449" w14:textId="3673BBF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034" w:type="dxa"/>
          </w:tcPr>
          <w:p w14:paraId="3B923650" w14:textId="39B8F53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034" w:type="dxa"/>
          </w:tcPr>
          <w:p w14:paraId="74F6A20C" w14:textId="71336CA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035" w:type="dxa"/>
            <w:noWrap/>
            <w:hideMark/>
          </w:tcPr>
          <w:p w14:paraId="5D58139B" w14:textId="1CBC0AC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483" w:type="dxa"/>
            <w:tcBorders>
              <w:left w:val="double" w:sz="4" w:space="0" w:color="auto"/>
              <w:right w:val="nil"/>
            </w:tcBorders>
            <w:noWrap/>
            <w:hideMark/>
          </w:tcPr>
          <w:p w14:paraId="4F7ED089"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1741FC" w:rsidRPr="00005E6E" w14:paraId="688865CD"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26F68663" w14:textId="77777777" w:rsidR="001741FC" w:rsidRPr="00005E6E" w:rsidRDefault="001741FC" w:rsidP="001741FC">
            <w:pPr>
              <w:widowControl/>
              <w:wordWrap/>
              <w:autoSpaceDE/>
              <w:autoSpaceDN/>
              <w:rPr>
                <w:rFonts w:eastAsia="Times New Roman"/>
                <w:b w:val="0"/>
                <w:bCs w:val="0"/>
                <w:color w:val="000000"/>
              </w:rPr>
            </w:pPr>
          </w:p>
        </w:tc>
        <w:tc>
          <w:tcPr>
            <w:tcW w:w="2195" w:type="dxa"/>
            <w:vMerge w:val="restart"/>
            <w:noWrap/>
            <w:hideMark/>
          </w:tcPr>
          <w:p w14:paraId="5A8E414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485" w:type="dxa"/>
            <w:noWrap/>
            <w:hideMark/>
          </w:tcPr>
          <w:p w14:paraId="1E6A4AC9"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034" w:type="dxa"/>
          </w:tcPr>
          <w:p w14:paraId="3F637AD4" w14:textId="10FFAAC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034" w:type="dxa"/>
          </w:tcPr>
          <w:p w14:paraId="23562298" w14:textId="07A499B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034" w:type="dxa"/>
          </w:tcPr>
          <w:p w14:paraId="6C544542" w14:textId="5CDCDFE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035" w:type="dxa"/>
            <w:noWrap/>
            <w:hideMark/>
          </w:tcPr>
          <w:p w14:paraId="69AC3E5D" w14:textId="34B3AF2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483" w:type="dxa"/>
            <w:tcBorders>
              <w:left w:val="double" w:sz="4" w:space="0" w:color="auto"/>
              <w:right w:val="nil"/>
            </w:tcBorders>
            <w:noWrap/>
            <w:hideMark/>
          </w:tcPr>
          <w:p w14:paraId="545C0068"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1741FC" w:rsidRPr="00005E6E" w14:paraId="4BA17AE7"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53B66960"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17F5640A"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3C0B9725"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034" w:type="dxa"/>
          </w:tcPr>
          <w:p w14:paraId="581D5B0C" w14:textId="3B488F2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034" w:type="dxa"/>
          </w:tcPr>
          <w:p w14:paraId="717C6454" w14:textId="50A9238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034" w:type="dxa"/>
          </w:tcPr>
          <w:p w14:paraId="1854D7AA" w14:textId="208727B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035" w:type="dxa"/>
            <w:noWrap/>
            <w:hideMark/>
          </w:tcPr>
          <w:p w14:paraId="71D3CA89" w14:textId="77F1F51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483" w:type="dxa"/>
            <w:tcBorders>
              <w:left w:val="double" w:sz="4" w:space="0" w:color="auto"/>
              <w:right w:val="nil"/>
            </w:tcBorders>
            <w:noWrap/>
            <w:hideMark/>
          </w:tcPr>
          <w:p w14:paraId="61C487FA"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1741FC" w:rsidRPr="00005E6E" w14:paraId="23626050"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0CF4DE24" w14:textId="77777777" w:rsidR="001741FC" w:rsidRPr="00005E6E" w:rsidRDefault="001741FC" w:rsidP="001741FC">
            <w:pPr>
              <w:widowControl/>
              <w:wordWrap/>
              <w:autoSpaceDE/>
              <w:autoSpaceDN/>
              <w:rPr>
                <w:rFonts w:eastAsia="Times New Roman"/>
                <w:b w:val="0"/>
                <w:bCs w:val="0"/>
                <w:color w:val="000000"/>
              </w:rPr>
            </w:pPr>
          </w:p>
        </w:tc>
        <w:tc>
          <w:tcPr>
            <w:tcW w:w="2195" w:type="dxa"/>
            <w:vMerge w:val="restart"/>
            <w:noWrap/>
            <w:hideMark/>
          </w:tcPr>
          <w:p w14:paraId="28FAC5F9"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485" w:type="dxa"/>
            <w:noWrap/>
            <w:hideMark/>
          </w:tcPr>
          <w:p w14:paraId="010F5EA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034" w:type="dxa"/>
          </w:tcPr>
          <w:p w14:paraId="5BB39DCB" w14:textId="69A7CD3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034" w:type="dxa"/>
          </w:tcPr>
          <w:p w14:paraId="4C982231" w14:textId="03C487B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034" w:type="dxa"/>
          </w:tcPr>
          <w:p w14:paraId="4BA058F3" w14:textId="7C0A8BA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035" w:type="dxa"/>
            <w:noWrap/>
            <w:hideMark/>
          </w:tcPr>
          <w:p w14:paraId="70A84C28" w14:textId="09E259E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483" w:type="dxa"/>
            <w:tcBorders>
              <w:left w:val="double" w:sz="4" w:space="0" w:color="auto"/>
              <w:right w:val="nil"/>
            </w:tcBorders>
            <w:noWrap/>
            <w:hideMark/>
          </w:tcPr>
          <w:p w14:paraId="27EF537B"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1741FC" w:rsidRPr="00005E6E" w14:paraId="3D5D3499"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1015B39C"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2B98134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7A4634D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034" w:type="dxa"/>
          </w:tcPr>
          <w:p w14:paraId="26BA8321" w14:textId="657883D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034" w:type="dxa"/>
          </w:tcPr>
          <w:p w14:paraId="4647A1FB" w14:textId="2596A47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034" w:type="dxa"/>
          </w:tcPr>
          <w:p w14:paraId="33D574A0" w14:textId="3B9CD4D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035" w:type="dxa"/>
            <w:noWrap/>
            <w:hideMark/>
          </w:tcPr>
          <w:p w14:paraId="3A366CFA" w14:textId="61812E2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483" w:type="dxa"/>
            <w:tcBorders>
              <w:left w:val="double" w:sz="4" w:space="0" w:color="auto"/>
              <w:right w:val="nil"/>
            </w:tcBorders>
            <w:noWrap/>
            <w:hideMark/>
          </w:tcPr>
          <w:p w14:paraId="6AF7BEBC"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1741FC" w:rsidRPr="00005E6E" w14:paraId="0A83404A"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3BB7A6A0"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0F80283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7CCD835B"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034" w:type="dxa"/>
          </w:tcPr>
          <w:p w14:paraId="685E2531" w14:textId="5B67505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034" w:type="dxa"/>
          </w:tcPr>
          <w:p w14:paraId="26671B8A" w14:textId="1F3012D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034" w:type="dxa"/>
          </w:tcPr>
          <w:p w14:paraId="43F29279" w14:textId="0A9E457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035" w:type="dxa"/>
            <w:noWrap/>
            <w:hideMark/>
          </w:tcPr>
          <w:p w14:paraId="5E203DFA" w14:textId="1EE7F6C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483" w:type="dxa"/>
            <w:tcBorders>
              <w:left w:val="double" w:sz="4" w:space="0" w:color="auto"/>
              <w:right w:val="nil"/>
            </w:tcBorders>
            <w:noWrap/>
            <w:hideMark/>
          </w:tcPr>
          <w:p w14:paraId="2BFC5630"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1741FC" w:rsidRPr="00005E6E" w14:paraId="5F006B4B"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684609FB"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61F9DDBD"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6667B5F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034" w:type="dxa"/>
          </w:tcPr>
          <w:p w14:paraId="0272976C" w14:textId="2581BCA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034" w:type="dxa"/>
          </w:tcPr>
          <w:p w14:paraId="5750EE0A" w14:textId="124EAE8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034" w:type="dxa"/>
          </w:tcPr>
          <w:p w14:paraId="6A3E082E" w14:textId="74DB249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035" w:type="dxa"/>
            <w:noWrap/>
            <w:hideMark/>
          </w:tcPr>
          <w:p w14:paraId="5257CDA5" w14:textId="4BE9FA8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483" w:type="dxa"/>
            <w:tcBorders>
              <w:left w:val="double" w:sz="4" w:space="0" w:color="auto"/>
              <w:right w:val="nil"/>
            </w:tcBorders>
            <w:noWrap/>
            <w:hideMark/>
          </w:tcPr>
          <w:p w14:paraId="77930A56"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1741FC" w:rsidRPr="00005E6E" w14:paraId="6561874B"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2E21055F" w14:textId="77777777" w:rsidR="001741FC" w:rsidRPr="00005E6E" w:rsidRDefault="001741FC" w:rsidP="001741FC">
            <w:pPr>
              <w:widowControl/>
              <w:wordWrap/>
              <w:autoSpaceDE/>
              <w:autoSpaceDN/>
              <w:rPr>
                <w:rFonts w:eastAsia="Times New Roman"/>
                <w:b w:val="0"/>
                <w:bCs w:val="0"/>
                <w:color w:val="000000"/>
              </w:rPr>
            </w:pPr>
          </w:p>
        </w:tc>
        <w:tc>
          <w:tcPr>
            <w:tcW w:w="2195" w:type="dxa"/>
            <w:vMerge w:val="restart"/>
            <w:noWrap/>
            <w:hideMark/>
          </w:tcPr>
          <w:p w14:paraId="43D7E14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485" w:type="dxa"/>
            <w:noWrap/>
            <w:hideMark/>
          </w:tcPr>
          <w:p w14:paraId="4BEA63D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034" w:type="dxa"/>
          </w:tcPr>
          <w:p w14:paraId="6C1BC6FF" w14:textId="7D2FEC9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034" w:type="dxa"/>
          </w:tcPr>
          <w:p w14:paraId="71813E7B" w14:textId="6F891E6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034" w:type="dxa"/>
          </w:tcPr>
          <w:p w14:paraId="0EB3BA2C" w14:textId="1617B09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035" w:type="dxa"/>
            <w:noWrap/>
            <w:hideMark/>
          </w:tcPr>
          <w:p w14:paraId="5109405C" w14:textId="68CCAA7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483" w:type="dxa"/>
            <w:tcBorders>
              <w:left w:val="double" w:sz="4" w:space="0" w:color="auto"/>
              <w:right w:val="nil"/>
            </w:tcBorders>
            <w:noWrap/>
            <w:hideMark/>
          </w:tcPr>
          <w:p w14:paraId="1E595D6B"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1741FC" w:rsidRPr="00005E6E" w14:paraId="4102B5F6"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4" w:space="0" w:color="auto"/>
            </w:tcBorders>
            <w:hideMark/>
          </w:tcPr>
          <w:p w14:paraId="699035A4" w14:textId="77777777" w:rsidR="001741FC" w:rsidRPr="00005E6E" w:rsidRDefault="001741FC" w:rsidP="001741FC">
            <w:pPr>
              <w:widowControl/>
              <w:wordWrap/>
              <w:autoSpaceDE/>
              <w:autoSpaceDN/>
              <w:rPr>
                <w:rFonts w:eastAsia="Times New Roman"/>
                <w:b w:val="0"/>
                <w:bCs w:val="0"/>
                <w:color w:val="000000"/>
              </w:rPr>
            </w:pPr>
          </w:p>
        </w:tc>
        <w:tc>
          <w:tcPr>
            <w:tcW w:w="2195" w:type="dxa"/>
            <w:vMerge/>
            <w:tcBorders>
              <w:bottom w:val="single" w:sz="4" w:space="0" w:color="auto"/>
            </w:tcBorders>
            <w:hideMark/>
          </w:tcPr>
          <w:p w14:paraId="5C66B5E9"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tcBorders>
              <w:bottom w:val="single" w:sz="4" w:space="0" w:color="auto"/>
            </w:tcBorders>
            <w:noWrap/>
            <w:hideMark/>
          </w:tcPr>
          <w:p w14:paraId="6B5D839C"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034" w:type="dxa"/>
            <w:tcBorders>
              <w:bottom w:val="single" w:sz="4" w:space="0" w:color="auto"/>
            </w:tcBorders>
          </w:tcPr>
          <w:p w14:paraId="324F5553" w14:textId="32957D4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034" w:type="dxa"/>
            <w:tcBorders>
              <w:bottom w:val="single" w:sz="4" w:space="0" w:color="auto"/>
            </w:tcBorders>
          </w:tcPr>
          <w:p w14:paraId="66B28DBC" w14:textId="7A60D85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034" w:type="dxa"/>
            <w:tcBorders>
              <w:bottom w:val="single" w:sz="4" w:space="0" w:color="auto"/>
            </w:tcBorders>
          </w:tcPr>
          <w:p w14:paraId="5201EEE6" w14:textId="25DD59F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035" w:type="dxa"/>
            <w:tcBorders>
              <w:bottom w:val="single" w:sz="4" w:space="0" w:color="auto"/>
            </w:tcBorders>
            <w:noWrap/>
            <w:hideMark/>
          </w:tcPr>
          <w:p w14:paraId="020CC1E7" w14:textId="1FF9ECE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483" w:type="dxa"/>
            <w:tcBorders>
              <w:left w:val="double" w:sz="4" w:space="0" w:color="auto"/>
              <w:bottom w:val="single" w:sz="4" w:space="0" w:color="auto"/>
              <w:right w:val="nil"/>
            </w:tcBorders>
            <w:noWrap/>
            <w:hideMark/>
          </w:tcPr>
          <w:p w14:paraId="06D8AA1C"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1741FC" w:rsidRPr="00005E6E" w14:paraId="6FFA9283"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4" w:space="0" w:color="auto"/>
              <w:left w:val="nil"/>
            </w:tcBorders>
            <w:noWrap/>
            <w:hideMark/>
          </w:tcPr>
          <w:p w14:paraId="200B6447" w14:textId="77777777" w:rsidR="001741FC" w:rsidRPr="00005E6E" w:rsidRDefault="001741FC" w:rsidP="001741FC">
            <w:pPr>
              <w:widowControl/>
              <w:wordWrap/>
              <w:autoSpaceDE/>
              <w:autoSpaceDN/>
              <w:rPr>
                <w:rFonts w:eastAsia="Times New Roman"/>
                <w:color w:val="000000"/>
              </w:rPr>
            </w:pPr>
            <w:r w:rsidRPr="00005E6E">
              <w:rPr>
                <w:rFonts w:eastAsia="Times New Roman"/>
                <w:color w:val="000000"/>
              </w:rPr>
              <w:t>Accessibility</w:t>
            </w:r>
          </w:p>
        </w:tc>
        <w:tc>
          <w:tcPr>
            <w:tcW w:w="2195" w:type="dxa"/>
            <w:tcBorders>
              <w:top w:val="single" w:sz="4" w:space="0" w:color="auto"/>
            </w:tcBorders>
            <w:noWrap/>
            <w:hideMark/>
          </w:tcPr>
          <w:p w14:paraId="7012BD53"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485" w:type="dxa"/>
            <w:tcBorders>
              <w:top w:val="single" w:sz="4" w:space="0" w:color="auto"/>
            </w:tcBorders>
            <w:noWrap/>
            <w:hideMark/>
          </w:tcPr>
          <w:p w14:paraId="1F43B5E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034" w:type="dxa"/>
            <w:tcBorders>
              <w:top w:val="single" w:sz="4" w:space="0" w:color="auto"/>
            </w:tcBorders>
          </w:tcPr>
          <w:p w14:paraId="30D3147E" w14:textId="2BF508C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4" w:type="dxa"/>
            <w:tcBorders>
              <w:top w:val="single" w:sz="4" w:space="0" w:color="auto"/>
            </w:tcBorders>
          </w:tcPr>
          <w:p w14:paraId="3C095B21" w14:textId="705984C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4" w:type="dxa"/>
            <w:tcBorders>
              <w:top w:val="single" w:sz="4" w:space="0" w:color="auto"/>
            </w:tcBorders>
          </w:tcPr>
          <w:p w14:paraId="62BD48AC" w14:textId="37D0D71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5" w:type="dxa"/>
            <w:tcBorders>
              <w:top w:val="single" w:sz="4" w:space="0" w:color="auto"/>
            </w:tcBorders>
            <w:noWrap/>
            <w:hideMark/>
          </w:tcPr>
          <w:p w14:paraId="514C0ED9" w14:textId="2F36C20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483" w:type="dxa"/>
            <w:tcBorders>
              <w:top w:val="single" w:sz="4" w:space="0" w:color="auto"/>
              <w:left w:val="double" w:sz="4" w:space="0" w:color="auto"/>
              <w:right w:val="nil"/>
            </w:tcBorders>
            <w:noWrap/>
            <w:hideMark/>
          </w:tcPr>
          <w:p w14:paraId="24D08E94"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1741FC" w:rsidRPr="00005E6E" w14:paraId="7F688533"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7AD3A81E" w14:textId="77777777" w:rsidR="001741FC" w:rsidRPr="00005E6E" w:rsidRDefault="001741FC" w:rsidP="001741FC">
            <w:pPr>
              <w:widowControl/>
              <w:wordWrap/>
              <w:autoSpaceDE/>
              <w:autoSpaceDN/>
              <w:rPr>
                <w:rFonts w:eastAsia="Times New Roman"/>
                <w:b w:val="0"/>
                <w:bCs w:val="0"/>
                <w:color w:val="000000"/>
              </w:rPr>
            </w:pPr>
          </w:p>
        </w:tc>
        <w:tc>
          <w:tcPr>
            <w:tcW w:w="2195" w:type="dxa"/>
            <w:vMerge w:val="restart"/>
            <w:noWrap/>
            <w:hideMark/>
          </w:tcPr>
          <w:p w14:paraId="24E582E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485" w:type="dxa"/>
            <w:noWrap/>
            <w:hideMark/>
          </w:tcPr>
          <w:p w14:paraId="13DBC97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034" w:type="dxa"/>
          </w:tcPr>
          <w:p w14:paraId="4063C8DF" w14:textId="725DB1C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034" w:type="dxa"/>
          </w:tcPr>
          <w:p w14:paraId="06CDF75D" w14:textId="3546F4F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034" w:type="dxa"/>
          </w:tcPr>
          <w:p w14:paraId="34CE79FA" w14:textId="61D81A9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035" w:type="dxa"/>
            <w:noWrap/>
            <w:hideMark/>
          </w:tcPr>
          <w:p w14:paraId="0970448B" w14:textId="1299E40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483" w:type="dxa"/>
            <w:tcBorders>
              <w:left w:val="double" w:sz="4" w:space="0" w:color="auto"/>
              <w:right w:val="nil"/>
            </w:tcBorders>
            <w:noWrap/>
            <w:hideMark/>
          </w:tcPr>
          <w:p w14:paraId="76A6FDEE"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1741FC" w:rsidRPr="00005E6E" w14:paraId="718A3542"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67CAEB8A"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6EBAEA44"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13BA2A7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034" w:type="dxa"/>
          </w:tcPr>
          <w:p w14:paraId="486C3BE8" w14:textId="0F79D4B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034" w:type="dxa"/>
          </w:tcPr>
          <w:p w14:paraId="15B21CEA" w14:textId="7E31B17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034" w:type="dxa"/>
          </w:tcPr>
          <w:p w14:paraId="1C63E83F" w14:textId="3A81FF0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035" w:type="dxa"/>
            <w:noWrap/>
            <w:hideMark/>
          </w:tcPr>
          <w:p w14:paraId="6DAAE6FF" w14:textId="702A289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483" w:type="dxa"/>
            <w:tcBorders>
              <w:left w:val="double" w:sz="4" w:space="0" w:color="auto"/>
              <w:right w:val="nil"/>
            </w:tcBorders>
            <w:noWrap/>
            <w:hideMark/>
          </w:tcPr>
          <w:p w14:paraId="77ED9C18"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1741FC" w:rsidRPr="00005E6E" w14:paraId="2009A512"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5E2A1E95"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10E432D7"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1D7F2D7C"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034" w:type="dxa"/>
          </w:tcPr>
          <w:p w14:paraId="54DFC101" w14:textId="4FE25DF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034" w:type="dxa"/>
          </w:tcPr>
          <w:p w14:paraId="7FFE40BB" w14:textId="5372832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034" w:type="dxa"/>
          </w:tcPr>
          <w:p w14:paraId="6413D0F8" w14:textId="2820C0E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035" w:type="dxa"/>
            <w:noWrap/>
            <w:hideMark/>
          </w:tcPr>
          <w:p w14:paraId="146C0032" w14:textId="3FD1862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483" w:type="dxa"/>
            <w:tcBorders>
              <w:left w:val="double" w:sz="4" w:space="0" w:color="auto"/>
              <w:right w:val="nil"/>
            </w:tcBorders>
            <w:noWrap/>
            <w:hideMark/>
          </w:tcPr>
          <w:p w14:paraId="378FBB1A"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1741FC" w:rsidRPr="00005E6E" w14:paraId="411FB618"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2D0E681A"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1CBC68A4"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03072217"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034" w:type="dxa"/>
          </w:tcPr>
          <w:p w14:paraId="31F61A2F" w14:textId="3A3B1B9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034" w:type="dxa"/>
          </w:tcPr>
          <w:p w14:paraId="022B1092" w14:textId="6B1EC72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034" w:type="dxa"/>
          </w:tcPr>
          <w:p w14:paraId="4D1FC72B" w14:textId="0B94205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5" w:type="dxa"/>
            <w:noWrap/>
            <w:hideMark/>
          </w:tcPr>
          <w:p w14:paraId="3F552161" w14:textId="6744954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483" w:type="dxa"/>
            <w:tcBorders>
              <w:left w:val="double" w:sz="4" w:space="0" w:color="auto"/>
              <w:right w:val="nil"/>
            </w:tcBorders>
            <w:noWrap/>
            <w:hideMark/>
          </w:tcPr>
          <w:p w14:paraId="375E8BA3"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1741FC" w:rsidRPr="00005E6E" w14:paraId="760C1331"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7899944D" w14:textId="77777777" w:rsidR="001741FC" w:rsidRPr="00005E6E" w:rsidRDefault="001741FC" w:rsidP="001741FC">
            <w:pPr>
              <w:widowControl/>
              <w:wordWrap/>
              <w:autoSpaceDE/>
              <w:autoSpaceDN/>
              <w:rPr>
                <w:rFonts w:eastAsia="Times New Roman"/>
                <w:b w:val="0"/>
                <w:bCs w:val="0"/>
                <w:color w:val="000000"/>
              </w:rPr>
            </w:pPr>
          </w:p>
        </w:tc>
        <w:tc>
          <w:tcPr>
            <w:tcW w:w="2195" w:type="dxa"/>
            <w:vMerge w:val="restart"/>
            <w:hideMark/>
          </w:tcPr>
          <w:p w14:paraId="36DB492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485" w:type="dxa"/>
            <w:noWrap/>
            <w:hideMark/>
          </w:tcPr>
          <w:p w14:paraId="15924EB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034" w:type="dxa"/>
          </w:tcPr>
          <w:p w14:paraId="3401FF76" w14:textId="089DD09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034" w:type="dxa"/>
          </w:tcPr>
          <w:p w14:paraId="087B7FCB" w14:textId="16CC499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034" w:type="dxa"/>
          </w:tcPr>
          <w:p w14:paraId="4B717AEB" w14:textId="4CA9E16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035" w:type="dxa"/>
            <w:noWrap/>
            <w:hideMark/>
          </w:tcPr>
          <w:p w14:paraId="7DDADEB6" w14:textId="5728988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483" w:type="dxa"/>
            <w:tcBorders>
              <w:left w:val="double" w:sz="4" w:space="0" w:color="auto"/>
              <w:right w:val="nil"/>
            </w:tcBorders>
            <w:noWrap/>
            <w:hideMark/>
          </w:tcPr>
          <w:p w14:paraId="79B4F05D"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1741FC" w:rsidRPr="00005E6E" w14:paraId="31FC18E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4" w:space="0" w:color="auto"/>
            </w:tcBorders>
            <w:hideMark/>
          </w:tcPr>
          <w:p w14:paraId="26882C50" w14:textId="77777777" w:rsidR="001741FC" w:rsidRPr="00005E6E" w:rsidRDefault="001741FC" w:rsidP="001741FC">
            <w:pPr>
              <w:widowControl/>
              <w:wordWrap/>
              <w:autoSpaceDE/>
              <w:autoSpaceDN/>
              <w:rPr>
                <w:rFonts w:eastAsia="Times New Roman"/>
                <w:b w:val="0"/>
                <w:bCs w:val="0"/>
                <w:color w:val="000000"/>
              </w:rPr>
            </w:pPr>
          </w:p>
        </w:tc>
        <w:tc>
          <w:tcPr>
            <w:tcW w:w="2195" w:type="dxa"/>
            <w:vMerge/>
            <w:tcBorders>
              <w:bottom w:val="single" w:sz="4" w:space="0" w:color="auto"/>
            </w:tcBorders>
            <w:hideMark/>
          </w:tcPr>
          <w:p w14:paraId="5118C4BD"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tcBorders>
              <w:bottom w:val="single" w:sz="4" w:space="0" w:color="auto"/>
            </w:tcBorders>
            <w:noWrap/>
            <w:hideMark/>
          </w:tcPr>
          <w:p w14:paraId="3E40720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034" w:type="dxa"/>
            <w:tcBorders>
              <w:bottom w:val="single" w:sz="4" w:space="0" w:color="auto"/>
            </w:tcBorders>
          </w:tcPr>
          <w:p w14:paraId="0AB42DEA" w14:textId="2958D45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034" w:type="dxa"/>
            <w:tcBorders>
              <w:bottom w:val="single" w:sz="4" w:space="0" w:color="auto"/>
            </w:tcBorders>
          </w:tcPr>
          <w:p w14:paraId="779D502B" w14:textId="3630E97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034" w:type="dxa"/>
            <w:tcBorders>
              <w:bottom w:val="single" w:sz="4" w:space="0" w:color="auto"/>
            </w:tcBorders>
          </w:tcPr>
          <w:p w14:paraId="271F2196" w14:textId="2C391BE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 (10.54)</w:t>
            </w:r>
          </w:p>
        </w:tc>
        <w:tc>
          <w:tcPr>
            <w:tcW w:w="1035" w:type="dxa"/>
            <w:tcBorders>
              <w:bottom w:val="single" w:sz="4" w:space="0" w:color="auto"/>
            </w:tcBorders>
            <w:noWrap/>
            <w:hideMark/>
          </w:tcPr>
          <w:p w14:paraId="66146D8C" w14:textId="5B85627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483" w:type="dxa"/>
            <w:tcBorders>
              <w:left w:val="double" w:sz="4" w:space="0" w:color="auto"/>
              <w:bottom w:val="single" w:sz="4" w:space="0" w:color="auto"/>
              <w:right w:val="nil"/>
            </w:tcBorders>
            <w:noWrap/>
            <w:hideMark/>
          </w:tcPr>
          <w:p w14:paraId="0A4C739E"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1741FC" w:rsidRPr="00005E6E" w14:paraId="48D30E0B"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4" w:space="0" w:color="auto"/>
              <w:left w:val="nil"/>
            </w:tcBorders>
            <w:noWrap/>
            <w:hideMark/>
          </w:tcPr>
          <w:p w14:paraId="2F53A7EA" w14:textId="77777777" w:rsidR="001741FC" w:rsidRPr="00005E6E" w:rsidRDefault="001741FC" w:rsidP="001741FC">
            <w:pPr>
              <w:widowControl/>
              <w:wordWrap/>
              <w:autoSpaceDE/>
              <w:autoSpaceDN/>
              <w:rPr>
                <w:rFonts w:eastAsia="Times New Roman"/>
                <w:color w:val="000000"/>
              </w:rPr>
            </w:pPr>
            <w:r w:rsidRPr="00005E6E">
              <w:rPr>
                <w:rFonts w:eastAsia="Times New Roman"/>
                <w:color w:val="000000"/>
              </w:rPr>
              <w:t>Activity commitment</w:t>
            </w:r>
          </w:p>
        </w:tc>
        <w:tc>
          <w:tcPr>
            <w:tcW w:w="2195" w:type="dxa"/>
            <w:vMerge w:val="restart"/>
            <w:tcBorders>
              <w:top w:val="single" w:sz="4" w:space="0" w:color="auto"/>
            </w:tcBorders>
            <w:noWrap/>
            <w:hideMark/>
          </w:tcPr>
          <w:p w14:paraId="375D819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485" w:type="dxa"/>
            <w:tcBorders>
              <w:top w:val="single" w:sz="4" w:space="0" w:color="auto"/>
            </w:tcBorders>
            <w:noWrap/>
            <w:hideMark/>
          </w:tcPr>
          <w:p w14:paraId="666B5A82"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lastRenderedPageBreak/>
              <w:t>in the resident population aged 16-74</w:t>
            </w:r>
          </w:p>
        </w:tc>
        <w:tc>
          <w:tcPr>
            <w:tcW w:w="1034" w:type="dxa"/>
            <w:tcBorders>
              <w:top w:val="single" w:sz="4" w:space="0" w:color="auto"/>
            </w:tcBorders>
          </w:tcPr>
          <w:p w14:paraId="15050FE8" w14:textId="4FD6645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lastRenderedPageBreak/>
              <w:t>0.14 (0.01)</w:t>
            </w:r>
          </w:p>
        </w:tc>
        <w:tc>
          <w:tcPr>
            <w:tcW w:w="1034" w:type="dxa"/>
            <w:tcBorders>
              <w:top w:val="single" w:sz="4" w:space="0" w:color="auto"/>
            </w:tcBorders>
          </w:tcPr>
          <w:p w14:paraId="119F1886" w14:textId="0D798DD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034" w:type="dxa"/>
            <w:tcBorders>
              <w:top w:val="single" w:sz="4" w:space="0" w:color="auto"/>
            </w:tcBorders>
          </w:tcPr>
          <w:p w14:paraId="01D139A2" w14:textId="25F09E4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035" w:type="dxa"/>
            <w:tcBorders>
              <w:top w:val="single" w:sz="4" w:space="0" w:color="auto"/>
            </w:tcBorders>
            <w:noWrap/>
            <w:hideMark/>
          </w:tcPr>
          <w:p w14:paraId="7D02CE3A" w14:textId="70582D5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483" w:type="dxa"/>
            <w:tcBorders>
              <w:top w:val="single" w:sz="4" w:space="0" w:color="auto"/>
              <w:left w:val="double" w:sz="4" w:space="0" w:color="auto"/>
              <w:right w:val="nil"/>
            </w:tcBorders>
            <w:noWrap/>
            <w:hideMark/>
          </w:tcPr>
          <w:p w14:paraId="139150BD"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1741FC" w:rsidRPr="00005E6E" w14:paraId="136FCE9C"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395BEB7A"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16656AE9"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127D150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034" w:type="dxa"/>
          </w:tcPr>
          <w:p w14:paraId="7859C0E6" w14:textId="6ED3746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034" w:type="dxa"/>
          </w:tcPr>
          <w:p w14:paraId="08A6152D" w14:textId="0B43448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034" w:type="dxa"/>
          </w:tcPr>
          <w:p w14:paraId="5D6F98AD" w14:textId="1AF4BB1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035" w:type="dxa"/>
            <w:noWrap/>
            <w:hideMark/>
          </w:tcPr>
          <w:p w14:paraId="21306395" w14:textId="529C9E3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483" w:type="dxa"/>
            <w:tcBorders>
              <w:left w:val="double" w:sz="4" w:space="0" w:color="auto"/>
              <w:right w:val="nil"/>
            </w:tcBorders>
            <w:noWrap/>
            <w:hideMark/>
          </w:tcPr>
          <w:p w14:paraId="4FE80760"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1741FC" w:rsidRPr="00005E6E" w14:paraId="52DD522C"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4" w:space="0" w:color="auto"/>
            </w:tcBorders>
            <w:hideMark/>
          </w:tcPr>
          <w:p w14:paraId="6C2AE675" w14:textId="77777777" w:rsidR="001741FC" w:rsidRPr="00005E6E" w:rsidRDefault="001741FC" w:rsidP="001741FC">
            <w:pPr>
              <w:widowControl/>
              <w:wordWrap/>
              <w:autoSpaceDE/>
              <w:autoSpaceDN/>
              <w:rPr>
                <w:rFonts w:eastAsia="Times New Roman"/>
                <w:b w:val="0"/>
                <w:bCs w:val="0"/>
                <w:color w:val="000000"/>
              </w:rPr>
            </w:pPr>
          </w:p>
        </w:tc>
        <w:tc>
          <w:tcPr>
            <w:tcW w:w="2195" w:type="dxa"/>
            <w:vMerge/>
            <w:tcBorders>
              <w:bottom w:val="single" w:sz="4" w:space="0" w:color="auto"/>
            </w:tcBorders>
            <w:hideMark/>
          </w:tcPr>
          <w:p w14:paraId="44D80EFD"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tcBorders>
              <w:bottom w:val="single" w:sz="4" w:space="0" w:color="auto"/>
            </w:tcBorders>
            <w:noWrap/>
            <w:hideMark/>
          </w:tcPr>
          <w:p w14:paraId="507C0D8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 population aged 16-74</w:t>
            </w:r>
          </w:p>
        </w:tc>
        <w:tc>
          <w:tcPr>
            <w:tcW w:w="1034" w:type="dxa"/>
            <w:tcBorders>
              <w:bottom w:val="single" w:sz="4" w:space="0" w:color="auto"/>
            </w:tcBorders>
          </w:tcPr>
          <w:p w14:paraId="089A5B9B" w14:textId="412592B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034" w:type="dxa"/>
            <w:tcBorders>
              <w:bottom w:val="single" w:sz="4" w:space="0" w:color="auto"/>
            </w:tcBorders>
          </w:tcPr>
          <w:p w14:paraId="6A0076C2" w14:textId="2EA7C2B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034" w:type="dxa"/>
            <w:tcBorders>
              <w:bottom w:val="single" w:sz="4" w:space="0" w:color="auto"/>
            </w:tcBorders>
          </w:tcPr>
          <w:p w14:paraId="61ED524E" w14:textId="39BA757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035" w:type="dxa"/>
            <w:tcBorders>
              <w:bottom w:val="single" w:sz="4" w:space="0" w:color="auto"/>
            </w:tcBorders>
            <w:noWrap/>
            <w:hideMark/>
          </w:tcPr>
          <w:p w14:paraId="444B0476" w14:textId="1D4101C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483" w:type="dxa"/>
            <w:tcBorders>
              <w:left w:val="double" w:sz="4" w:space="0" w:color="auto"/>
              <w:bottom w:val="single" w:sz="4" w:space="0" w:color="auto"/>
              <w:right w:val="nil"/>
            </w:tcBorders>
            <w:noWrap/>
            <w:hideMark/>
          </w:tcPr>
          <w:p w14:paraId="7A100002"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1741FC" w:rsidRPr="00005E6E" w14:paraId="1175BD4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4" w:space="0" w:color="auto"/>
              <w:left w:val="nil"/>
            </w:tcBorders>
            <w:noWrap/>
            <w:hideMark/>
          </w:tcPr>
          <w:p w14:paraId="0FB8A584" w14:textId="77777777" w:rsidR="001741FC" w:rsidRPr="00005E6E" w:rsidRDefault="001741FC" w:rsidP="001741FC">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2195" w:type="dxa"/>
            <w:vMerge w:val="restart"/>
            <w:tcBorders>
              <w:top w:val="single" w:sz="4" w:space="0" w:color="auto"/>
            </w:tcBorders>
            <w:hideMark/>
          </w:tcPr>
          <w:p w14:paraId="39B27DE3"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485" w:type="dxa"/>
            <w:tcBorders>
              <w:top w:val="single" w:sz="4" w:space="0" w:color="auto"/>
            </w:tcBorders>
            <w:noWrap/>
            <w:hideMark/>
          </w:tcPr>
          <w:p w14:paraId="0F944B8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034" w:type="dxa"/>
            <w:tcBorders>
              <w:top w:val="single" w:sz="4" w:space="0" w:color="auto"/>
            </w:tcBorders>
          </w:tcPr>
          <w:p w14:paraId="68B511F5" w14:textId="597A8E0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034" w:type="dxa"/>
            <w:tcBorders>
              <w:top w:val="single" w:sz="4" w:space="0" w:color="auto"/>
            </w:tcBorders>
          </w:tcPr>
          <w:p w14:paraId="5068997B" w14:textId="74E57C4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034" w:type="dxa"/>
            <w:tcBorders>
              <w:top w:val="single" w:sz="4" w:space="0" w:color="auto"/>
            </w:tcBorders>
          </w:tcPr>
          <w:p w14:paraId="61B48D59" w14:textId="413A1A3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035" w:type="dxa"/>
            <w:tcBorders>
              <w:top w:val="single" w:sz="4" w:space="0" w:color="auto"/>
            </w:tcBorders>
            <w:noWrap/>
            <w:hideMark/>
          </w:tcPr>
          <w:p w14:paraId="21C31B7B" w14:textId="687B6A9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483" w:type="dxa"/>
            <w:tcBorders>
              <w:top w:val="single" w:sz="4" w:space="0" w:color="auto"/>
              <w:left w:val="double" w:sz="4" w:space="0" w:color="auto"/>
              <w:right w:val="nil"/>
            </w:tcBorders>
            <w:noWrap/>
            <w:hideMark/>
          </w:tcPr>
          <w:p w14:paraId="4961E2FA"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1741FC" w:rsidRPr="00005E6E" w14:paraId="3847F562"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7388EC7F" w14:textId="77777777" w:rsidR="001741FC" w:rsidRPr="00005E6E" w:rsidRDefault="001741FC" w:rsidP="001741FC">
            <w:pPr>
              <w:widowControl/>
              <w:wordWrap/>
              <w:autoSpaceDE/>
              <w:autoSpaceDN/>
              <w:rPr>
                <w:rFonts w:eastAsia="Times New Roman"/>
                <w:b w:val="0"/>
                <w:bCs w:val="0"/>
                <w:color w:val="000000"/>
              </w:rPr>
            </w:pPr>
          </w:p>
        </w:tc>
        <w:tc>
          <w:tcPr>
            <w:tcW w:w="2195" w:type="dxa"/>
            <w:vMerge/>
            <w:hideMark/>
          </w:tcPr>
          <w:p w14:paraId="66E5B12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noWrap/>
            <w:hideMark/>
          </w:tcPr>
          <w:p w14:paraId="14CA3076"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034" w:type="dxa"/>
          </w:tcPr>
          <w:p w14:paraId="6AB0345A" w14:textId="4DA8C0E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034" w:type="dxa"/>
          </w:tcPr>
          <w:p w14:paraId="1E7F359E" w14:textId="22DDD0E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034" w:type="dxa"/>
          </w:tcPr>
          <w:p w14:paraId="1191B51C" w14:textId="6D0CC01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035" w:type="dxa"/>
            <w:noWrap/>
            <w:hideMark/>
          </w:tcPr>
          <w:p w14:paraId="54BD8C77" w14:textId="669F8A8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483" w:type="dxa"/>
            <w:tcBorders>
              <w:left w:val="double" w:sz="4" w:space="0" w:color="auto"/>
              <w:right w:val="nil"/>
            </w:tcBorders>
            <w:noWrap/>
            <w:hideMark/>
          </w:tcPr>
          <w:p w14:paraId="70A3001B"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1741FC" w:rsidRPr="00005E6E" w14:paraId="6CE3883C"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4" w:space="0" w:color="auto"/>
            </w:tcBorders>
            <w:hideMark/>
          </w:tcPr>
          <w:p w14:paraId="3B9D87E5" w14:textId="77777777" w:rsidR="001741FC" w:rsidRPr="00005E6E" w:rsidRDefault="001741FC" w:rsidP="001741FC">
            <w:pPr>
              <w:widowControl/>
              <w:wordWrap/>
              <w:autoSpaceDE/>
              <w:autoSpaceDN/>
              <w:rPr>
                <w:rFonts w:eastAsia="Times New Roman"/>
                <w:b w:val="0"/>
                <w:bCs w:val="0"/>
                <w:color w:val="000000"/>
              </w:rPr>
            </w:pPr>
          </w:p>
        </w:tc>
        <w:tc>
          <w:tcPr>
            <w:tcW w:w="2195" w:type="dxa"/>
            <w:vMerge/>
            <w:tcBorders>
              <w:bottom w:val="single" w:sz="4" w:space="0" w:color="auto"/>
            </w:tcBorders>
            <w:hideMark/>
          </w:tcPr>
          <w:p w14:paraId="2573271F"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485" w:type="dxa"/>
            <w:tcBorders>
              <w:bottom w:val="single" w:sz="4" w:space="0" w:color="auto"/>
            </w:tcBorders>
            <w:noWrap/>
            <w:hideMark/>
          </w:tcPr>
          <w:p w14:paraId="4DB09C5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034" w:type="dxa"/>
            <w:tcBorders>
              <w:bottom w:val="single" w:sz="4" w:space="0" w:color="auto"/>
            </w:tcBorders>
          </w:tcPr>
          <w:p w14:paraId="09074853" w14:textId="5DFCFD2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034" w:type="dxa"/>
            <w:tcBorders>
              <w:bottom w:val="single" w:sz="4" w:space="0" w:color="auto"/>
            </w:tcBorders>
          </w:tcPr>
          <w:p w14:paraId="482A9791" w14:textId="32A382A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034" w:type="dxa"/>
            <w:tcBorders>
              <w:bottom w:val="single" w:sz="4" w:space="0" w:color="auto"/>
            </w:tcBorders>
          </w:tcPr>
          <w:p w14:paraId="5C6013B0" w14:textId="1D31315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035" w:type="dxa"/>
            <w:tcBorders>
              <w:bottom w:val="single" w:sz="4" w:space="0" w:color="auto"/>
            </w:tcBorders>
            <w:noWrap/>
            <w:hideMark/>
          </w:tcPr>
          <w:p w14:paraId="6C1938CC" w14:textId="1DDDADC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483" w:type="dxa"/>
            <w:tcBorders>
              <w:left w:val="double" w:sz="4" w:space="0" w:color="auto"/>
              <w:bottom w:val="single" w:sz="4" w:space="0" w:color="auto"/>
              <w:right w:val="nil"/>
            </w:tcBorders>
            <w:noWrap/>
            <w:hideMark/>
          </w:tcPr>
          <w:p w14:paraId="3500705E"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1741FC" w:rsidRPr="00005E6E" w14:paraId="11D8E596"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4" w:space="0" w:color="auto"/>
              <w:left w:val="nil"/>
            </w:tcBorders>
            <w:noWrap/>
            <w:hideMark/>
          </w:tcPr>
          <w:p w14:paraId="6FEE4793" w14:textId="345C43B6" w:rsidR="001741FC" w:rsidRPr="00005E6E" w:rsidRDefault="001741FC" w:rsidP="001741FC">
            <w:pPr>
              <w:widowControl/>
              <w:wordWrap/>
              <w:autoSpaceDE/>
              <w:autoSpaceDN/>
              <w:rPr>
                <w:rFonts w:eastAsia="Times New Roman"/>
                <w:color w:val="000000"/>
              </w:rPr>
            </w:pPr>
            <w:r w:rsidRPr="00005E6E">
              <w:rPr>
                <w:rFonts w:eastAsia="Times New Roman"/>
                <w:color w:val="000000"/>
              </w:rPr>
              <w:t xml:space="preserve">Perceived risk of COVID-19 </w:t>
            </w:r>
          </w:p>
        </w:tc>
        <w:tc>
          <w:tcPr>
            <w:tcW w:w="2195" w:type="dxa"/>
            <w:tcBorders>
              <w:top w:val="single" w:sz="4" w:space="0" w:color="auto"/>
            </w:tcBorders>
            <w:noWrap/>
            <w:hideMark/>
          </w:tcPr>
          <w:p w14:paraId="233CD44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485" w:type="dxa"/>
            <w:tcBorders>
              <w:top w:val="single" w:sz="4" w:space="0" w:color="auto"/>
            </w:tcBorders>
            <w:noWrap/>
            <w:hideMark/>
          </w:tcPr>
          <w:p w14:paraId="7FF8729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034" w:type="dxa"/>
            <w:tcBorders>
              <w:top w:val="single" w:sz="4" w:space="0" w:color="auto"/>
            </w:tcBorders>
          </w:tcPr>
          <w:p w14:paraId="5EB40183" w14:textId="4D89044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034" w:type="dxa"/>
            <w:tcBorders>
              <w:top w:val="single" w:sz="4" w:space="0" w:color="auto"/>
            </w:tcBorders>
          </w:tcPr>
          <w:p w14:paraId="5EAD7471" w14:textId="45D954D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034" w:type="dxa"/>
            <w:tcBorders>
              <w:top w:val="single" w:sz="4" w:space="0" w:color="auto"/>
            </w:tcBorders>
          </w:tcPr>
          <w:p w14:paraId="71D6F01A" w14:textId="033E45C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035" w:type="dxa"/>
            <w:tcBorders>
              <w:top w:val="single" w:sz="4" w:space="0" w:color="auto"/>
            </w:tcBorders>
            <w:noWrap/>
            <w:hideMark/>
          </w:tcPr>
          <w:p w14:paraId="1BB76E90" w14:textId="6CE03ED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483" w:type="dxa"/>
            <w:tcBorders>
              <w:top w:val="single" w:sz="4" w:space="0" w:color="auto"/>
              <w:left w:val="double" w:sz="4" w:space="0" w:color="auto"/>
              <w:right w:val="nil"/>
            </w:tcBorders>
            <w:noWrap/>
            <w:hideMark/>
          </w:tcPr>
          <w:p w14:paraId="52974FB0"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1741FC" w:rsidRPr="00005E6E" w14:paraId="51B9A86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4" w:space="0" w:color="auto"/>
            </w:tcBorders>
            <w:hideMark/>
          </w:tcPr>
          <w:p w14:paraId="48EC6C61" w14:textId="77777777" w:rsidR="001741FC" w:rsidRPr="00005E6E" w:rsidRDefault="001741FC" w:rsidP="001741FC">
            <w:pPr>
              <w:widowControl/>
              <w:wordWrap/>
              <w:autoSpaceDE/>
              <w:autoSpaceDN/>
              <w:rPr>
                <w:rFonts w:eastAsia="Times New Roman"/>
                <w:b w:val="0"/>
                <w:bCs w:val="0"/>
                <w:color w:val="000000"/>
              </w:rPr>
            </w:pPr>
          </w:p>
        </w:tc>
        <w:tc>
          <w:tcPr>
            <w:tcW w:w="2195" w:type="dxa"/>
            <w:tcBorders>
              <w:bottom w:val="single" w:sz="4" w:space="0" w:color="auto"/>
            </w:tcBorders>
            <w:noWrap/>
            <w:hideMark/>
          </w:tcPr>
          <w:p w14:paraId="3106AA9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485" w:type="dxa"/>
            <w:tcBorders>
              <w:bottom w:val="single" w:sz="4" w:space="0" w:color="auto"/>
            </w:tcBorders>
            <w:noWrap/>
            <w:hideMark/>
          </w:tcPr>
          <w:p w14:paraId="43AA02D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034" w:type="dxa"/>
            <w:tcBorders>
              <w:bottom w:val="single" w:sz="4" w:space="0" w:color="auto"/>
            </w:tcBorders>
          </w:tcPr>
          <w:p w14:paraId="47324626" w14:textId="1C7617B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034" w:type="dxa"/>
            <w:tcBorders>
              <w:bottom w:val="single" w:sz="4" w:space="0" w:color="auto"/>
            </w:tcBorders>
          </w:tcPr>
          <w:p w14:paraId="50F21F18" w14:textId="3D98406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034" w:type="dxa"/>
            <w:tcBorders>
              <w:bottom w:val="single" w:sz="4" w:space="0" w:color="auto"/>
            </w:tcBorders>
          </w:tcPr>
          <w:p w14:paraId="12BAD8BF" w14:textId="07068F4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035" w:type="dxa"/>
            <w:tcBorders>
              <w:bottom w:val="single" w:sz="4" w:space="0" w:color="auto"/>
            </w:tcBorders>
            <w:noWrap/>
            <w:hideMark/>
          </w:tcPr>
          <w:p w14:paraId="19FEC8DB" w14:textId="5DC6125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483" w:type="dxa"/>
            <w:tcBorders>
              <w:left w:val="double" w:sz="4" w:space="0" w:color="auto"/>
              <w:bottom w:val="single" w:sz="4" w:space="0" w:color="auto"/>
              <w:right w:val="nil"/>
            </w:tcBorders>
            <w:noWrap/>
            <w:hideMark/>
          </w:tcPr>
          <w:p w14:paraId="7698747C"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1741FC" w:rsidRPr="00005E6E" w14:paraId="281DA109"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val="restart"/>
            <w:tcBorders>
              <w:top w:val="single" w:sz="4" w:space="0" w:color="auto"/>
              <w:left w:val="nil"/>
            </w:tcBorders>
            <w:hideMark/>
          </w:tcPr>
          <w:p w14:paraId="5A7DDB2B" w14:textId="4BA1F253" w:rsidR="001741FC" w:rsidRPr="00005E6E" w:rsidRDefault="001741FC" w:rsidP="001741FC">
            <w:pPr>
              <w:widowControl/>
              <w:wordWrap/>
              <w:autoSpaceDE/>
              <w:autoSpaceDN/>
              <w:rPr>
                <w:rFonts w:eastAsia="Times New Roman"/>
                <w:color w:val="000000"/>
              </w:rPr>
            </w:pPr>
            <w:r w:rsidRPr="00005E6E">
              <w:rPr>
                <w:rFonts w:eastAsia="Times New Roman"/>
                <w:color w:val="000000"/>
              </w:rPr>
              <w:t>Ethnic composition</w:t>
            </w:r>
          </w:p>
        </w:tc>
        <w:tc>
          <w:tcPr>
            <w:tcW w:w="2195" w:type="dxa"/>
            <w:tcBorders>
              <w:top w:val="single" w:sz="4" w:space="0" w:color="auto"/>
            </w:tcBorders>
            <w:hideMark/>
          </w:tcPr>
          <w:p w14:paraId="294DEE7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485" w:type="dxa"/>
            <w:tcBorders>
              <w:top w:val="single" w:sz="4" w:space="0" w:color="auto"/>
            </w:tcBorders>
            <w:noWrap/>
            <w:hideMark/>
          </w:tcPr>
          <w:p w14:paraId="3CE911EB"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034" w:type="dxa"/>
            <w:tcBorders>
              <w:top w:val="single" w:sz="4" w:space="0" w:color="auto"/>
            </w:tcBorders>
          </w:tcPr>
          <w:p w14:paraId="721224EF" w14:textId="7977E3D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034" w:type="dxa"/>
            <w:tcBorders>
              <w:top w:val="single" w:sz="4" w:space="0" w:color="auto"/>
            </w:tcBorders>
          </w:tcPr>
          <w:p w14:paraId="53B401B6" w14:textId="14EA8A4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034" w:type="dxa"/>
            <w:tcBorders>
              <w:top w:val="single" w:sz="4" w:space="0" w:color="auto"/>
            </w:tcBorders>
          </w:tcPr>
          <w:p w14:paraId="68EFF8CF" w14:textId="21B23C1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035" w:type="dxa"/>
            <w:tcBorders>
              <w:top w:val="single" w:sz="4" w:space="0" w:color="auto"/>
            </w:tcBorders>
            <w:noWrap/>
            <w:hideMark/>
          </w:tcPr>
          <w:p w14:paraId="2F49C28F" w14:textId="2519C6E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483" w:type="dxa"/>
            <w:tcBorders>
              <w:top w:val="single" w:sz="4" w:space="0" w:color="auto"/>
              <w:left w:val="double" w:sz="4" w:space="0" w:color="auto"/>
              <w:right w:val="nil"/>
            </w:tcBorders>
            <w:noWrap/>
            <w:hideMark/>
          </w:tcPr>
          <w:p w14:paraId="5BE566C0"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1741FC" w:rsidRPr="00005E6E" w14:paraId="1585D116"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44D70510" w14:textId="77777777" w:rsidR="001741FC" w:rsidRPr="00005E6E" w:rsidRDefault="001741FC" w:rsidP="001741FC">
            <w:pPr>
              <w:widowControl/>
              <w:wordWrap/>
              <w:autoSpaceDE/>
              <w:autoSpaceDN/>
              <w:rPr>
                <w:rFonts w:eastAsia="Times New Roman"/>
                <w:color w:val="000000"/>
              </w:rPr>
            </w:pPr>
          </w:p>
        </w:tc>
        <w:tc>
          <w:tcPr>
            <w:tcW w:w="2195" w:type="dxa"/>
            <w:hideMark/>
          </w:tcPr>
          <w:p w14:paraId="07EA01F8" w14:textId="0097D1C0"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 groups</w:t>
            </w:r>
          </w:p>
        </w:tc>
        <w:tc>
          <w:tcPr>
            <w:tcW w:w="3485" w:type="dxa"/>
            <w:noWrap/>
            <w:hideMark/>
          </w:tcPr>
          <w:p w14:paraId="7926EED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Mixed (joint) and</w:t>
            </w:r>
          </w:p>
          <w:p w14:paraId="375A41B0" w14:textId="066018DF"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034" w:type="dxa"/>
          </w:tcPr>
          <w:p w14:paraId="0BA20F4B" w14:textId="076BFF8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034" w:type="dxa"/>
          </w:tcPr>
          <w:p w14:paraId="4B423FB9" w14:textId="04C792C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034" w:type="dxa"/>
          </w:tcPr>
          <w:p w14:paraId="17853F2C" w14:textId="4DB7B41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035" w:type="dxa"/>
            <w:noWrap/>
            <w:hideMark/>
          </w:tcPr>
          <w:p w14:paraId="405A33B7" w14:textId="5929113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483" w:type="dxa"/>
            <w:tcBorders>
              <w:left w:val="double" w:sz="4" w:space="0" w:color="auto"/>
              <w:right w:val="nil"/>
            </w:tcBorders>
            <w:noWrap/>
            <w:hideMark/>
          </w:tcPr>
          <w:p w14:paraId="1E163A48"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1741FC" w:rsidRPr="00005E6E" w14:paraId="4CF28E48"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6AADEDCD" w14:textId="77777777" w:rsidR="001741FC" w:rsidRPr="00005E6E" w:rsidRDefault="001741FC" w:rsidP="001741FC">
            <w:pPr>
              <w:widowControl/>
              <w:wordWrap/>
              <w:autoSpaceDE/>
              <w:autoSpaceDN/>
              <w:rPr>
                <w:rFonts w:eastAsia="Times New Roman"/>
                <w:color w:val="000000"/>
              </w:rPr>
            </w:pPr>
          </w:p>
        </w:tc>
        <w:tc>
          <w:tcPr>
            <w:tcW w:w="2195" w:type="dxa"/>
            <w:hideMark/>
          </w:tcPr>
          <w:p w14:paraId="2D88C3AA"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485" w:type="dxa"/>
            <w:noWrap/>
            <w:hideMark/>
          </w:tcPr>
          <w:p w14:paraId="72C723B3"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034" w:type="dxa"/>
          </w:tcPr>
          <w:p w14:paraId="79C596A0" w14:textId="5536AAD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034" w:type="dxa"/>
          </w:tcPr>
          <w:p w14:paraId="0282D53D" w14:textId="775571C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034" w:type="dxa"/>
          </w:tcPr>
          <w:p w14:paraId="29413590" w14:textId="1B8458A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035" w:type="dxa"/>
            <w:noWrap/>
            <w:hideMark/>
          </w:tcPr>
          <w:p w14:paraId="460C85AD" w14:textId="6DD5419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483" w:type="dxa"/>
            <w:tcBorders>
              <w:left w:val="double" w:sz="4" w:space="0" w:color="auto"/>
              <w:right w:val="nil"/>
            </w:tcBorders>
            <w:noWrap/>
            <w:hideMark/>
          </w:tcPr>
          <w:p w14:paraId="31DD55AA"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1741FC" w:rsidRPr="00005E6E" w14:paraId="0E57312A"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1F1643D9" w14:textId="77777777" w:rsidR="001741FC" w:rsidRPr="00005E6E" w:rsidRDefault="001741FC" w:rsidP="001741FC">
            <w:pPr>
              <w:widowControl/>
              <w:wordWrap/>
              <w:autoSpaceDE/>
              <w:autoSpaceDN/>
              <w:rPr>
                <w:rFonts w:eastAsia="Times New Roman"/>
                <w:color w:val="000000"/>
              </w:rPr>
            </w:pPr>
          </w:p>
        </w:tc>
        <w:tc>
          <w:tcPr>
            <w:tcW w:w="2195" w:type="dxa"/>
            <w:hideMark/>
          </w:tcPr>
          <w:p w14:paraId="3435918F"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485" w:type="dxa"/>
            <w:noWrap/>
            <w:hideMark/>
          </w:tcPr>
          <w:p w14:paraId="061DD77F"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034" w:type="dxa"/>
          </w:tcPr>
          <w:p w14:paraId="5876F7DA" w14:textId="2D45014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034" w:type="dxa"/>
          </w:tcPr>
          <w:p w14:paraId="2999E6AB" w14:textId="23FA57E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034" w:type="dxa"/>
          </w:tcPr>
          <w:p w14:paraId="23EC177C" w14:textId="3F4966FE"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035" w:type="dxa"/>
            <w:noWrap/>
            <w:hideMark/>
          </w:tcPr>
          <w:p w14:paraId="0CF05444" w14:textId="45B09FB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483" w:type="dxa"/>
            <w:tcBorders>
              <w:left w:val="double" w:sz="4" w:space="0" w:color="auto"/>
              <w:right w:val="nil"/>
            </w:tcBorders>
            <w:noWrap/>
            <w:hideMark/>
          </w:tcPr>
          <w:p w14:paraId="1DF7BB99"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1741FC" w:rsidRPr="00005E6E" w14:paraId="10F4DC87"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33015AEA" w14:textId="77777777" w:rsidR="001741FC" w:rsidRPr="00005E6E" w:rsidRDefault="001741FC" w:rsidP="001741FC">
            <w:pPr>
              <w:widowControl/>
              <w:wordWrap/>
              <w:autoSpaceDE/>
              <w:autoSpaceDN/>
              <w:rPr>
                <w:rFonts w:eastAsia="Times New Roman"/>
                <w:color w:val="000000"/>
              </w:rPr>
            </w:pPr>
          </w:p>
        </w:tc>
        <w:tc>
          <w:tcPr>
            <w:tcW w:w="2195" w:type="dxa"/>
            <w:hideMark/>
          </w:tcPr>
          <w:p w14:paraId="56099667"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485" w:type="dxa"/>
            <w:noWrap/>
            <w:hideMark/>
          </w:tcPr>
          <w:p w14:paraId="48DBCDA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034" w:type="dxa"/>
          </w:tcPr>
          <w:p w14:paraId="52CFE022" w14:textId="4B4ECE5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4" w:type="dxa"/>
          </w:tcPr>
          <w:p w14:paraId="0F04CE38" w14:textId="560A06F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4" w:type="dxa"/>
          </w:tcPr>
          <w:p w14:paraId="45339598" w14:textId="7E00E8D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5" w:type="dxa"/>
            <w:noWrap/>
            <w:hideMark/>
          </w:tcPr>
          <w:p w14:paraId="61E0511F" w14:textId="334DA80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483" w:type="dxa"/>
            <w:tcBorders>
              <w:left w:val="double" w:sz="4" w:space="0" w:color="auto"/>
              <w:right w:val="nil"/>
            </w:tcBorders>
            <w:noWrap/>
            <w:hideMark/>
          </w:tcPr>
          <w:p w14:paraId="71F81C27"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1741FC" w:rsidRPr="00005E6E" w14:paraId="677E78E0"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45AC2E3B" w14:textId="77777777" w:rsidR="001741FC" w:rsidRPr="00005E6E" w:rsidRDefault="001741FC" w:rsidP="001741FC">
            <w:pPr>
              <w:widowControl/>
              <w:wordWrap/>
              <w:autoSpaceDE/>
              <w:autoSpaceDN/>
              <w:rPr>
                <w:rFonts w:eastAsia="Times New Roman"/>
                <w:color w:val="000000"/>
              </w:rPr>
            </w:pPr>
          </w:p>
        </w:tc>
        <w:tc>
          <w:tcPr>
            <w:tcW w:w="2195" w:type="dxa"/>
            <w:hideMark/>
          </w:tcPr>
          <w:p w14:paraId="79765B81"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485" w:type="dxa"/>
            <w:noWrap/>
            <w:hideMark/>
          </w:tcPr>
          <w:p w14:paraId="4CA16E6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034" w:type="dxa"/>
          </w:tcPr>
          <w:p w14:paraId="3A9736E4" w14:textId="294EDFB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034" w:type="dxa"/>
          </w:tcPr>
          <w:p w14:paraId="1AA5B3C7" w14:textId="59B9FC5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034" w:type="dxa"/>
          </w:tcPr>
          <w:p w14:paraId="53C6E962" w14:textId="03F0DC98"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035" w:type="dxa"/>
            <w:noWrap/>
            <w:hideMark/>
          </w:tcPr>
          <w:p w14:paraId="66EE1DCD" w14:textId="66FEB086"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483" w:type="dxa"/>
            <w:tcBorders>
              <w:left w:val="double" w:sz="4" w:space="0" w:color="auto"/>
              <w:right w:val="nil"/>
            </w:tcBorders>
            <w:noWrap/>
            <w:hideMark/>
          </w:tcPr>
          <w:p w14:paraId="3690FD34"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1741FC" w:rsidRPr="00005E6E" w14:paraId="58285B6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24169958" w14:textId="77777777" w:rsidR="001741FC" w:rsidRPr="00005E6E" w:rsidRDefault="001741FC" w:rsidP="001741FC">
            <w:pPr>
              <w:widowControl/>
              <w:wordWrap/>
              <w:autoSpaceDE/>
              <w:autoSpaceDN/>
              <w:rPr>
                <w:rFonts w:eastAsia="Times New Roman"/>
                <w:color w:val="000000"/>
              </w:rPr>
            </w:pPr>
          </w:p>
        </w:tc>
        <w:tc>
          <w:tcPr>
            <w:tcW w:w="2195" w:type="dxa"/>
            <w:hideMark/>
          </w:tcPr>
          <w:p w14:paraId="12059838"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485" w:type="dxa"/>
            <w:noWrap/>
            <w:hideMark/>
          </w:tcPr>
          <w:p w14:paraId="7BAD484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034" w:type="dxa"/>
          </w:tcPr>
          <w:p w14:paraId="64D75B5E" w14:textId="51E9FA0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034" w:type="dxa"/>
          </w:tcPr>
          <w:p w14:paraId="17563658" w14:textId="4F132BF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4" w:type="dxa"/>
          </w:tcPr>
          <w:p w14:paraId="035E6E73" w14:textId="4A4B631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5" w:type="dxa"/>
            <w:noWrap/>
            <w:hideMark/>
          </w:tcPr>
          <w:p w14:paraId="7BE91617" w14:textId="10F4333D"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483" w:type="dxa"/>
            <w:tcBorders>
              <w:left w:val="double" w:sz="4" w:space="0" w:color="auto"/>
              <w:right w:val="nil"/>
            </w:tcBorders>
            <w:noWrap/>
            <w:hideMark/>
          </w:tcPr>
          <w:p w14:paraId="291CFD26"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1741FC" w:rsidRPr="00005E6E" w14:paraId="4012A81B"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1F46FB33" w14:textId="77777777" w:rsidR="001741FC" w:rsidRPr="00005E6E" w:rsidRDefault="001741FC" w:rsidP="001741FC">
            <w:pPr>
              <w:widowControl/>
              <w:wordWrap/>
              <w:autoSpaceDE/>
              <w:autoSpaceDN/>
              <w:rPr>
                <w:rFonts w:eastAsia="Times New Roman"/>
                <w:color w:val="000000"/>
              </w:rPr>
            </w:pPr>
          </w:p>
        </w:tc>
        <w:tc>
          <w:tcPr>
            <w:tcW w:w="2195" w:type="dxa"/>
            <w:hideMark/>
          </w:tcPr>
          <w:p w14:paraId="011F8E46"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485" w:type="dxa"/>
            <w:noWrap/>
            <w:hideMark/>
          </w:tcPr>
          <w:p w14:paraId="32A1D67E"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034" w:type="dxa"/>
          </w:tcPr>
          <w:p w14:paraId="05B7CAB2" w14:textId="1828AF8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034" w:type="dxa"/>
          </w:tcPr>
          <w:p w14:paraId="11075E96" w14:textId="2D8A74B4"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4" w:type="dxa"/>
          </w:tcPr>
          <w:p w14:paraId="557178C9" w14:textId="4925928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035" w:type="dxa"/>
            <w:noWrap/>
            <w:hideMark/>
          </w:tcPr>
          <w:p w14:paraId="37ADC475" w14:textId="58BFE99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483" w:type="dxa"/>
            <w:tcBorders>
              <w:left w:val="double" w:sz="4" w:space="0" w:color="auto"/>
              <w:right w:val="nil"/>
            </w:tcBorders>
            <w:noWrap/>
            <w:hideMark/>
          </w:tcPr>
          <w:p w14:paraId="323BED7D"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1741FC" w:rsidRPr="00005E6E" w14:paraId="7F0BEAF0"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26C7E987" w14:textId="77777777" w:rsidR="001741FC" w:rsidRPr="00005E6E" w:rsidRDefault="001741FC" w:rsidP="001741FC">
            <w:pPr>
              <w:widowControl/>
              <w:wordWrap/>
              <w:autoSpaceDE/>
              <w:autoSpaceDN/>
              <w:rPr>
                <w:rFonts w:eastAsia="Times New Roman"/>
                <w:color w:val="000000"/>
              </w:rPr>
            </w:pPr>
          </w:p>
        </w:tc>
        <w:tc>
          <w:tcPr>
            <w:tcW w:w="2195" w:type="dxa"/>
            <w:hideMark/>
          </w:tcPr>
          <w:p w14:paraId="5E56B217"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485" w:type="dxa"/>
            <w:noWrap/>
            <w:hideMark/>
          </w:tcPr>
          <w:p w14:paraId="3EFAF239"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034" w:type="dxa"/>
          </w:tcPr>
          <w:p w14:paraId="33EA526F" w14:textId="6BE2027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034" w:type="dxa"/>
          </w:tcPr>
          <w:p w14:paraId="1FE4ADA2" w14:textId="33ABEC4B"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4" w:type="dxa"/>
          </w:tcPr>
          <w:p w14:paraId="3CE4A9A1" w14:textId="4173BDE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5" w:type="dxa"/>
            <w:noWrap/>
            <w:hideMark/>
          </w:tcPr>
          <w:p w14:paraId="35D47FD5" w14:textId="7D338790"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483" w:type="dxa"/>
            <w:tcBorders>
              <w:left w:val="double" w:sz="4" w:space="0" w:color="auto"/>
              <w:right w:val="nil"/>
            </w:tcBorders>
            <w:noWrap/>
            <w:hideMark/>
          </w:tcPr>
          <w:p w14:paraId="034EBF42"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1741FC" w:rsidRPr="00005E6E" w14:paraId="4D5328B4"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tcBorders>
            <w:hideMark/>
          </w:tcPr>
          <w:p w14:paraId="07410097" w14:textId="77777777" w:rsidR="001741FC" w:rsidRPr="00005E6E" w:rsidRDefault="001741FC" w:rsidP="001741FC">
            <w:pPr>
              <w:widowControl/>
              <w:wordWrap/>
              <w:autoSpaceDE/>
              <w:autoSpaceDN/>
              <w:rPr>
                <w:rFonts w:eastAsia="Times New Roman"/>
                <w:color w:val="000000"/>
              </w:rPr>
            </w:pPr>
          </w:p>
        </w:tc>
        <w:tc>
          <w:tcPr>
            <w:tcW w:w="2195" w:type="dxa"/>
            <w:hideMark/>
          </w:tcPr>
          <w:p w14:paraId="63C04D96"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485" w:type="dxa"/>
            <w:noWrap/>
            <w:hideMark/>
          </w:tcPr>
          <w:p w14:paraId="636D5E30"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034" w:type="dxa"/>
          </w:tcPr>
          <w:p w14:paraId="412EF38A" w14:textId="58847853"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034" w:type="dxa"/>
          </w:tcPr>
          <w:p w14:paraId="65FA4E69" w14:textId="6594B6FC"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034" w:type="dxa"/>
          </w:tcPr>
          <w:p w14:paraId="2DBDD67F" w14:textId="10484359"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035" w:type="dxa"/>
            <w:noWrap/>
            <w:hideMark/>
          </w:tcPr>
          <w:p w14:paraId="4ADBA408" w14:textId="2B4C6B51"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483" w:type="dxa"/>
            <w:tcBorders>
              <w:left w:val="double" w:sz="4" w:space="0" w:color="auto"/>
              <w:right w:val="nil"/>
            </w:tcBorders>
            <w:noWrap/>
            <w:hideMark/>
          </w:tcPr>
          <w:p w14:paraId="518A9A6D"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1741FC" w:rsidRPr="00005E6E" w14:paraId="55A8A27A" w14:textId="77777777" w:rsidTr="00BA0F25">
        <w:trPr>
          <w:trHeight w:val="170"/>
        </w:trPr>
        <w:tc>
          <w:tcPr>
            <w:cnfStyle w:val="001000000000" w:firstRow="0" w:lastRow="0" w:firstColumn="1" w:lastColumn="0" w:oddVBand="0" w:evenVBand="0" w:oddHBand="0" w:evenHBand="0" w:firstRowFirstColumn="0" w:firstRowLastColumn="0" w:lastRowFirstColumn="0" w:lastRowLastColumn="0"/>
            <w:tcW w:w="2658" w:type="dxa"/>
            <w:vMerge/>
            <w:tcBorders>
              <w:left w:val="nil"/>
              <w:bottom w:val="single" w:sz="12" w:space="0" w:color="auto"/>
            </w:tcBorders>
            <w:hideMark/>
          </w:tcPr>
          <w:p w14:paraId="0A4D6AD1" w14:textId="77777777" w:rsidR="001741FC" w:rsidRPr="00005E6E" w:rsidRDefault="001741FC" w:rsidP="001741FC">
            <w:pPr>
              <w:widowControl/>
              <w:wordWrap/>
              <w:autoSpaceDE/>
              <w:autoSpaceDN/>
              <w:rPr>
                <w:rFonts w:eastAsia="Times New Roman"/>
                <w:color w:val="000000"/>
              </w:rPr>
            </w:pPr>
          </w:p>
        </w:tc>
        <w:tc>
          <w:tcPr>
            <w:tcW w:w="2195" w:type="dxa"/>
            <w:tcBorders>
              <w:bottom w:val="single" w:sz="12" w:space="0" w:color="auto"/>
            </w:tcBorders>
            <w:hideMark/>
          </w:tcPr>
          <w:p w14:paraId="57079D34"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485" w:type="dxa"/>
            <w:tcBorders>
              <w:bottom w:val="single" w:sz="12" w:space="0" w:color="auto"/>
            </w:tcBorders>
            <w:noWrap/>
            <w:hideMark/>
          </w:tcPr>
          <w:p w14:paraId="5A26C674" w14:textId="77777777" w:rsidR="001741FC" w:rsidRPr="00005E6E" w:rsidRDefault="001741FC" w:rsidP="001741FC">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034" w:type="dxa"/>
            <w:tcBorders>
              <w:bottom w:val="single" w:sz="12" w:space="0" w:color="auto"/>
            </w:tcBorders>
          </w:tcPr>
          <w:p w14:paraId="13100AC1" w14:textId="6D08E8E2"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034" w:type="dxa"/>
            <w:tcBorders>
              <w:bottom w:val="single" w:sz="12" w:space="0" w:color="auto"/>
            </w:tcBorders>
          </w:tcPr>
          <w:p w14:paraId="43C9DD75" w14:textId="153CD52A"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034" w:type="dxa"/>
            <w:tcBorders>
              <w:bottom w:val="single" w:sz="12" w:space="0" w:color="auto"/>
            </w:tcBorders>
          </w:tcPr>
          <w:p w14:paraId="6B12D8AE" w14:textId="3F4C624F"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035" w:type="dxa"/>
            <w:tcBorders>
              <w:bottom w:val="single" w:sz="12" w:space="0" w:color="auto"/>
            </w:tcBorders>
            <w:noWrap/>
            <w:hideMark/>
          </w:tcPr>
          <w:p w14:paraId="06291B2B" w14:textId="66DA9855"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483" w:type="dxa"/>
            <w:tcBorders>
              <w:left w:val="double" w:sz="4" w:space="0" w:color="auto"/>
              <w:bottom w:val="single" w:sz="12" w:space="0" w:color="auto"/>
              <w:right w:val="nil"/>
            </w:tcBorders>
            <w:noWrap/>
            <w:hideMark/>
          </w:tcPr>
          <w:p w14:paraId="1EAC5E41" w14:textId="77777777" w:rsidR="001741FC" w:rsidRPr="00005E6E" w:rsidRDefault="001741FC" w:rsidP="001741FC">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a9"/>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7B41925B" w14:textId="0231A113" w:rsidR="00BA0F25" w:rsidRDefault="00BA0F25" w:rsidP="000F3486">
      <w:pPr>
        <w:pStyle w:val="a9"/>
      </w:pPr>
      <w:bookmarkStart w:id="710" w:name="_Ref81242131"/>
    </w:p>
    <w:p w14:paraId="44FD0EA0" w14:textId="3B26D6DC" w:rsidR="00BA0F25" w:rsidRDefault="00BA0F25" w:rsidP="00BA0F25"/>
    <w:p w14:paraId="5C0D9262" w14:textId="0FB598FD" w:rsidR="00BA0F25" w:rsidRDefault="00BA0F25" w:rsidP="00BA0F25"/>
    <w:p w14:paraId="44BADE27" w14:textId="4FE95981" w:rsidR="00BA0F25" w:rsidRDefault="00BA0F25" w:rsidP="00BA0F25"/>
    <w:p w14:paraId="461B93D0" w14:textId="2B026642" w:rsidR="00BA0F25" w:rsidRDefault="00BA0F25" w:rsidP="00BA0F25"/>
    <w:p w14:paraId="1619C7B3" w14:textId="77777777" w:rsidR="00BA0F25" w:rsidRPr="00BA0F25" w:rsidRDefault="00BA0F25" w:rsidP="00BA0F25">
      <w:pPr>
        <w:rPr>
          <w:rFonts w:hint="eastAsia"/>
        </w:rPr>
      </w:pPr>
    </w:p>
    <w:p w14:paraId="6C9493C9" w14:textId="1D9897E9" w:rsidR="00BA0F25" w:rsidRPr="00BA0F25" w:rsidRDefault="00661E3D" w:rsidP="00BA0F25">
      <w:pPr>
        <w:pStyle w:val="a9"/>
        <w:rPr>
          <w:rFonts w:hint="eastAsia"/>
        </w:rPr>
      </w:pPr>
      <w:r w:rsidRPr="00005E6E">
        <w:lastRenderedPageBreak/>
        <w:t xml:space="preserve">Table </w:t>
      </w:r>
      <w:fldSimple w:instr=" SEQ Table \* ARABIC ">
        <w:r w:rsidRPr="00005E6E">
          <w:t>3</w:t>
        </w:r>
      </w:fldSimple>
      <w:bookmarkEnd w:id="707"/>
      <w:bookmarkEnd w:id="71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10"/>
        <w:tblW w:w="5000" w:type="pct"/>
        <w:tblLook w:val="04A0" w:firstRow="1" w:lastRow="0" w:firstColumn="1" w:lastColumn="0" w:noHBand="0" w:noVBand="1"/>
      </w:tblPr>
      <w:tblGrid>
        <w:gridCol w:w="2643"/>
        <w:gridCol w:w="3699"/>
        <w:gridCol w:w="4821"/>
        <w:gridCol w:w="698"/>
        <w:gridCol w:w="698"/>
        <w:gridCol w:w="698"/>
        <w:gridCol w:w="701"/>
      </w:tblGrid>
      <w:tr w:rsidR="00BA0F25" w:rsidRPr="00005E6E" w14:paraId="1A5EE789" w14:textId="52A6E892" w:rsidTr="00BA0F2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top w:val="single" w:sz="12" w:space="0" w:color="auto"/>
              <w:left w:val="nil"/>
              <w:bottom w:val="single" w:sz="12" w:space="0" w:color="auto"/>
            </w:tcBorders>
            <w:shd w:val="clear" w:color="auto" w:fill="A5A5A5" w:themeFill="accent3"/>
            <w:noWrap/>
            <w:hideMark/>
          </w:tcPr>
          <w:p w14:paraId="022AC8B0" w14:textId="078EF972" w:rsidR="00BA0F25" w:rsidRPr="00005E6E" w:rsidRDefault="00BA0F25" w:rsidP="00BA0F25">
            <w:pPr>
              <w:widowControl/>
              <w:wordWrap/>
              <w:autoSpaceDE/>
              <w:autoSpaceDN/>
              <w:rPr>
                <w:rFonts w:eastAsia="Times New Roman"/>
                <w:sz w:val="20"/>
                <w:szCs w:val="20"/>
              </w:rPr>
            </w:pPr>
            <w:r w:rsidRPr="00005E6E">
              <w:rPr>
                <w:rFonts w:eastAsia="Times New Roman"/>
                <w:sz w:val="20"/>
                <w:szCs w:val="20"/>
              </w:rPr>
              <w:t>Domains</w:t>
            </w:r>
          </w:p>
        </w:tc>
        <w:tc>
          <w:tcPr>
            <w:tcW w:w="1726" w:type="pct"/>
            <w:tcBorders>
              <w:top w:val="single" w:sz="12" w:space="0" w:color="auto"/>
              <w:bottom w:val="single" w:sz="12" w:space="0" w:color="auto"/>
            </w:tcBorders>
            <w:shd w:val="clear" w:color="auto" w:fill="A5A5A5" w:themeFill="accent3"/>
            <w:noWrap/>
            <w:hideMark/>
          </w:tcPr>
          <w:p w14:paraId="3E61C59B" w14:textId="0C985BDE" w:rsidR="00BA0F25" w:rsidRPr="00005E6E" w:rsidRDefault="00BA0F25" w:rsidP="00BA0F25">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250" w:type="pct"/>
            <w:tcBorders>
              <w:top w:val="single" w:sz="12" w:space="0" w:color="auto"/>
              <w:bottom w:val="single" w:sz="12" w:space="0" w:color="auto"/>
            </w:tcBorders>
            <w:shd w:val="clear" w:color="auto" w:fill="A5A5A5" w:themeFill="accent3"/>
            <w:noWrap/>
            <w:hideMark/>
          </w:tcPr>
          <w:p w14:paraId="1CDBC88C" w14:textId="5A046567" w:rsidR="00BA0F25" w:rsidRPr="00005E6E" w:rsidRDefault="00BA0F25" w:rsidP="00BA0F25">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G1</w:t>
            </w:r>
          </w:p>
        </w:tc>
        <w:tc>
          <w:tcPr>
            <w:tcW w:w="250" w:type="pct"/>
            <w:tcBorders>
              <w:top w:val="single" w:sz="12" w:space="0" w:color="auto"/>
              <w:bottom w:val="single" w:sz="12" w:space="0" w:color="auto"/>
              <w:right w:val="nil"/>
            </w:tcBorders>
            <w:shd w:val="clear" w:color="auto" w:fill="A5A5A5" w:themeFill="accent3"/>
            <w:noWrap/>
            <w:hideMark/>
          </w:tcPr>
          <w:p w14:paraId="36A95CEE" w14:textId="5C27AA96" w:rsidR="00BA0F25" w:rsidRPr="00005E6E" w:rsidRDefault="00BA0F25" w:rsidP="00BA0F25">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G2</w:t>
            </w:r>
          </w:p>
        </w:tc>
        <w:tc>
          <w:tcPr>
            <w:tcW w:w="250" w:type="pct"/>
            <w:tcBorders>
              <w:top w:val="single" w:sz="12" w:space="0" w:color="auto"/>
              <w:bottom w:val="single" w:sz="12" w:space="0" w:color="auto"/>
              <w:right w:val="nil"/>
            </w:tcBorders>
            <w:shd w:val="clear" w:color="auto" w:fill="A5A5A5" w:themeFill="accent3"/>
          </w:tcPr>
          <w:p w14:paraId="768C25E6" w14:textId="6796663B" w:rsidR="00BA0F25" w:rsidRDefault="00BA0F25" w:rsidP="00BA0F25">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G3</w:t>
            </w:r>
          </w:p>
        </w:tc>
        <w:tc>
          <w:tcPr>
            <w:tcW w:w="250" w:type="pct"/>
            <w:tcBorders>
              <w:top w:val="single" w:sz="12" w:space="0" w:color="auto"/>
              <w:bottom w:val="single" w:sz="12" w:space="0" w:color="auto"/>
              <w:right w:val="nil"/>
            </w:tcBorders>
            <w:shd w:val="clear" w:color="auto" w:fill="A5A5A5" w:themeFill="accent3"/>
          </w:tcPr>
          <w:p w14:paraId="68350F9D" w14:textId="2D67A8FD" w:rsidR="00BA0F25" w:rsidRPr="00BA0F25" w:rsidRDefault="00BA0F25" w:rsidP="00BA0F25">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hint="eastAsia"/>
                <w:color w:val="000000"/>
                <w:sz w:val="20"/>
                <w:szCs w:val="20"/>
              </w:rPr>
            </w:pPr>
            <w:r>
              <w:rPr>
                <w:rFonts w:hint="eastAsia"/>
                <w:color w:val="000000"/>
                <w:sz w:val="20"/>
                <w:szCs w:val="20"/>
              </w:rPr>
              <w:t>G</w:t>
            </w:r>
            <w:r>
              <w:rPr>
                <w:color w:val="000000"/>
                <w:sz w:val="20"/>
                <w:szCs w:val="20"/>
              </w:rPr>
              <w:t>4</w:t>
            </w:r>
          </w:p>
        </w:tc>
      </w:tr>
      <w:tr w:rsidR="00BA0F25" w:rsidRPr="00005E6E" w14:paraId="59D0D681" w14:textId="56A4ED6C" w:rsidTr="00BA0F25">
        <w:trPr>
          <w:trHeight w:val="20"/>
        </w:trPr>
        <w:tc>
          <w:tcPr>
            <w:cnfStyle w:val="001000000000" w:firstRow="0" w:lastRow="0" w:firstColumn="1" w:lastColumn="0" w:oddVBand="0" w:evenVBand="0" w:oddHBand="0" w:evenHBand="0" w:firstRowFirstColumn="0" w:firstRowLastColumn="0" w:lastRowFirstColumn="0" w:lastRowLastColumn="0"/>
            <w:tcW w:w="3999" w:type="pct"/>
            <w:gridSpan w:val="3"/>
            <w:tcBorders>
              <w:top w:val="single" w:sz="12" w:space="0" w:color="auto"/>
              <w:left w:val="nil"/>
              <w:bottom w:val="single" w:sz="4" w:space="0" w:color="999999" w:themeColor="text1" w:themeTint="66"/>
            </w:tcBorders>
            <w:noWrap/>
            <w:hideMark/>
          </w:tcPr>
          <w:p w14:paraId="2F5A6D62" w14:textId="20562658" w:rsidR="00BA0F25" w:rsidRPr="00005E6E" w:rsidRDefault="00BA0F25" w:rsidP="00BA0F25">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250" w:type="pct"/>
            <w:tcBorders>
              <w:top w:val="single" w:sz="12" w:space="0" w:color="auto"/>
              <w:bottom w:val="single" w:sz="4" w:space="0" w:color="999999" w:themeColor="text1" w:themeTint="66"/>
            </w:tcBorders>
            <w:noWrap/>
          </w:tcPr>
          <w:p w14:paraId="55DC3DB1"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250" w:type="pct"/>
            <w:tcBorders>
              <w:top w:val="single" w:sz="12" w:space="0" w:color="auto"/>
              <w:bottom w:val="single" w:sz="4" w:space="0" w:color="999999" w:themeColor="text1" w:themeTint="66"/>
              <w:right w:val="nil"/>
            </w:tcBorders>
            <w:noWrap/>
            <w:hideMark/>
          </w:tcPr>
          <w:p w14:paraId="7D379EB7"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c>
          <w:tcPr>
            <w:tcW w:w="250" w:type="pct"/>
            <w:tcBorders>
              <w:top w:val="single" w:sz="12" w:space="0" w:color="auto"/>
              <w:bottom w:val="single" w:sz="4" w:space="0" w:color="999999" w:themeColor="text1" w:themeTint="66"/>
              <w:right w:val="nil"/>
            </w:tcBorders>
          </w:tcPr>
          <w:p w14:paraId="2AD9E9EA" w14:textId="48F5F755"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250" w:type="pct"/>
            <w:tcBorders>
              <w:top w:val="single" w:sz="12" w:space="0" w:color="auto"/>
              <w:bottom w:val="single" w:sz="4" w:space="0" w:color="999999" w:themeColor="text1" w:themeTint="66"/>
              <w:right w:val="nil"/>
            </w:tcBorders>
          </w:tcPr>
          <w:p w14:paraId="10353DF3" w14:textId="7A61B57D"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r>
      <w:tr w:rsidR="00BA0F25" w:rsidRPr="00005E6E" w14:paraId="7CA0CDC2" w14:textId="65965477"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left w:val="nil"/>
            </w:tcBorders>
            <w:noWrap/>
            <w:hideMark/>
          </w:tcPr>
          <w:p w14:paraId="3BC1EECD" w14:textId="77777777"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1325" w:type="pct"/>
            <w:vMerge w:val="restart"/>
            <w:noWrap/>
            <w:hideMark/>
          </w:tcPr>
          <w:p w14:paraId="19F30372"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1726" w:type="pct"/>
            <w:noWrap/>
            <w:hideMark/>
          </w:tcPr>
          <w:p w14:paraId="43A79753" w14:textId="2E2E7ECC"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the lowest household </w:t>
            </w:r>
          </w:p>
          <w:p w14:paraId="1AD7DF25" w14:textId="2D648723"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1B3F9907"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noWrap/>
            <w:hideMark/>
          </w:tcPr>
          <w:p w14:paraId="71DE6A4C"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tcPr>
          <w:p w14:paraId="75294C9B"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tcPr>
          <w:p w14:paraId="5333341E" w14:textId="564128D4"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0.03</w:t>
            </w:r>
          </w:p>
        </w:tc>
      </w:tr>
      <w:tr w:rsidR="00BA0F25" w:rsidRPr="00005E6E" w14:paraId="2B2AC149" w14:textId="6E634966"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00277E6" w14:textId="77777777" w:rsidR="00BA0F25" w:rsidRPr="00005E6E" w:rsidRDefault="00BA0F25" w:rsidP="00BA0F25">
            <w:pPr>
              <w:widowControl/>
              <w:wordWrap/>
              <w:autoSpaceDE/>
              <w:autoSpaceDN/>
              <w:rPr>
                <w:rFonts w:eastAsia="Times New Roman"/>
                <w:b w:val="0"/>
                <w:bCs w:val="0"/>
                <w:sz w:val="20"/>
                <w:szCs w:val="20"/>
              </w:rPr>
            </w:pPr>
          </w:p>
        </w:tc>
        <w:tc>
          <w:tcPr>
            <w:tcW w:w="1325" w:type="pct"/>
            <w:vMerge/>
            <w:hideMark/>
          </w:tcPr>
          <w:p w14:paraId="39BE861A"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16049930"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79BAE528" w14:textId="66AB0E9D"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250" w:type="pct"/>
            <w:tcBorders>
              <w:right w:val="nil"/>
            </w:tcBorders>
            <w:noWrap/>
            <w:hideMark/>
          </w:tcPr>
          <w:p w14:paraId="11F6265F" w14:textId="0FDCD88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250" w:type="pct"/>
            <w:tcBorders>
              <w:right w:val="nil"/>
            </w:tcBorders>
          </w:tcPr>
          <w:p w14:paraId="03F00E0D" w14:textId="5276CAC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250" w:type="pct"/>
            <w:tcBorders>
              <w:right w:val="nil"/>
            </w:tcBorders>
          </w:tcPr>
          <w:p w14:paraId="7203BA79"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042637A5" w14:textId="1415ADDE"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2245DEE5" w14:textId="77777777" w:rsidR="00BA0F25" w:rsidRPr="00005E6E" w:rsidRDefault="00BA0F25" w:rsidP="00BA0F25">
            <w:pPr>
              <w:widowControl/>
              <w:wordWrap/>
              <w:autoSpaceDE/>
              <w:autoSpaceDN/>
              <w:rPr>
                <w:rFonts w:eastAsia="Times New Roman"/>
                <w:b w:val="0"/>
                <w:bCs w:val="0"/>
                <w:sz w:val="20"/>
                <w:szCs w:val="20"/>
              </w:rPr>
            </w:pPr>
          </w:p>
        </w:tc>
        <w:tc>
          <w:tcPr>
            <w:tcW w:w="1325" w:type="pct"/>
            <w:vMerge/>
            <w:hideMark/>
          </w:tcPr>
          <w:p w14:paraId="6D84B4B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2A3C9FE6"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250" w:type="pct"/>
            <w:noWrap/>
          </w:tcPr>
          <w:p w14:paraId="155F2CC0" w14:textId="36321693"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250" w:type="pct"/>
            <w:tcBorders>
              <w:right w:val="nil"/>
            </w:tcBorders>
            <w:noWrap/>
            <w:hideMark/>
          </w:tcPr>
          <w:p w14:paraId="7F448EC6" w14:textId="0148CDFE"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250" w:type="pct"/>
            <w:tcBorders>
              <w:right w:val="nil"/>
            </w:tcBorders>
          </w:tcPr>
          <w:p w14:paraId="5FF5A109" w14:textId="324DFE2C"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250" w:type="pct"/>
            <w:tcBorders>
              <w:right w:val="nil"/>
            </w:tcBorders>
          </w:tcPr>
          <w:p w14:paraId="1EBBE582" w14:textId="1CC82223"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r>
      <w:tr w:rsidR="00BA0F25" w:rsidRPr="00005E6E" w14:paraId="65FB0D08" w14:textId="2960671F"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9317634" w14:textId="77777777" w:rsidR="00BA0F25" w:rsidRPr="00005E6E" w:rsidRDefault="00BA0F25" w:rsidP="00BA0F25">
            <w:pPr>
              <w:widowControl/>
              <w:wordWrap/>
              <w:autoSpaceDE/>
              <w:autoSpaceDN/>
              <w:jc w:val="right"/>
              <w:rPr>
                <w:rFonts w:eastAsia="Times New Roman"/>
                <w:b w:val="0"/>
                <w:bCs w:val="0"/>
                <w:color w:val="000000"/>
                <w:sz w:val="20"/>
                <w:szCs w:val="20"/>
              </w:rPr>
            </w:pPr>
          </w:p>
        </w:tc>
        <w:tc>
          <w:tcPr>
            <w:tcW w:w="1325" w:type="pct"/>
            <w:noWrap/>
            <w:hideMark/>
          </w:tcPr>
          <w:p w14:paraId="09908AC0"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1726" w:type="pct"/>
            <w:noWrap/>
            <w:hideMark/>
          </w:tcPr>
          <w:p w14:paraId="0927A3C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250" w:type="pct"/>
            <w:noWrap/>
          </w:tcPr>
          <w:p w14:paraId="16024ADA"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noWrap/>
            <w:hideMark/>
          </w:tcPr>
          <w:p w14:paraId="70FE471D" w14:textId="61133C4C"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59A3926B"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7260E142" w14:textId="44D25961"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r>
      <w:tr w:rsidR="00BA0F25" w:rsidRPr="00005E6E" w14:paraId="0849DFC5" w14:textId="09AE8862"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6B2FE284" w14:textId="77777777" w:rsidR="00BA0F25" w:rsidRPr="00005E6E" w:rsidRDefault="00BA0F25" w:rsidP="00BA0F25">
            <w:pPr>
              <w:widowControl/>
              <w:wordWrap/>
              <w:autoSpaceDE/>
              <w:autoSpaceDN/>
              <w:jc w:val="right"/>
              <w:rPr>
                <w:rFonts w:eastAsia="Times New Roman"/>
                <w:b w:val="0"/>
                <w:bCs w:val="0"/>
                <w:color w:val="000000"/>
                <w:sz w:val="20"/>
                <w:szCs w:val="20"/>
              </w:rPr>
            </w:pPr>
          </w:p>
        </w:tc>
        <w:tc>
          <w:tcPr>
            <w:tcW w:w="1325" w:type="pct"/>
            <w:noWrap/>
            <w:hideMark/>
          </w:tcPr>
          <w:p w14:paraId="2711D066"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1726" w:type="pct"/>
            <w:noWrap/>
            <w:hideMark/>
          </w:tcPr>
          <w:p w14:paraId="7174A900"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250" w:type="pct"/>
            <w:noWrap/>
          </w:tcPr>
          <w:p w14:paraId="34A3070D" w14:textId="3A98C3E5"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250" w:type="pct"/>
            <w:tcBorders>
              <w:right w:val="nil"/>
            </w:tcBorders>
            <w:noWrap/>
            <w:hideMark/>
          </w:tcPr>
          <w:p w14:paraId="6D5245BA" w14:textId="39FD2433"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0.25</w:t>
            </w:r>
          </w:p>
        </w:tc>
        <w:tc>
          <w:tcPr>
            <w:tcW w:w="250" w:type="pct"/>
            <w:tcBorders>
              <w:right w:val="nil"/>
            </w:tcBorders>
          </w:tcPr>
          <w:p w14:paraId="550FDE3F" w14:textId="751CBB91"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0.25</w:t>
            </w:r>
          </w:p>
        </w:tc>
        <w:tc>
          <w:tcPr>
            <w:tcW w:w="250" w:type="pct"/>
            <w:tcBorders>
              <w:right w:val="nil"/>
            </w:tcBorders>
          </w:tcPr>
          <w:p w14:paraId="07B2BE32"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1C287CD8" w14:textId="6F37262E"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51A2AF6" w14:textId="77777777" w:rsidR="00BA0F25" w:rsidRPr="00005E6E" w:rsidRDefault="00BA0F25" w:rsidP="00BA0F25">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27EEE128"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1726" w:type="pct"/>
            <w:tcBorders>
              <w:bottom w:val="single" w:sz="4" w:space="0" w:color="auto"/>
            </w:tcBorders>
            <w:noWrap/>
            <w:hideMark/>
          </w:tcPr>
          <w:p w14:paraId="7D159B9A"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250" w:type="pct"/>
            <w:tcBorders>
              <w:bottom w:val="single" w:sz="4" w:space="0" w:color="auto"/>
            </w:tcBorders>
            <w:noWrap/>
          </w:tcPr>
          <w:p w14:paraId="4A240885"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bottom w:val="single" w:sz="4" w:space="0" w:color="auto"/>
              <w:right w:val="nil"/>
            </w:tcBorders>
            <w:noWrap/>
            <w:hideMark/>
          </w:tcPr>
          <w:p w14:paraId="6367B21A" w14:textId="3F628FBF"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single" w:sz="4" w:space="0" w:color="auto"/>
              <w:right w:val="nil"/>
            </w:tcBorders>
          </w:tcPr>
          <w:p w14:paraId="668FBF19"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single" w:sz="4" w:space="0" w:color="auto"/>
              <w:right w:val="nil"/>
            </w:tcBorders>
          </w:tcPr>
          <w:p w14:paraId="31C09E62"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0461DC92" w14:textId="4588F031"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84A2570" w14:textId="77777777"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1325" w:type="pct"/>
            <w:vMerge w:val="restart"/>
            <w:tcBorders>
              <w:top w:val="single" w:sz="4" w:space="0" w:color="auto"/>
            </w:tcBorders>
            <w:noWrap/>
            <w:hideMark/>
          </w:tcPr>
          <w:p w14:paraId="2F8B11A8"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1726" w:type="pct"/>
            <w:tcBorders>
              <w:top w:val="single" w:sz="4" w:space="0" w:color="auto"/>
            </w:tcBorders>
            <w:noWrap/>
            <w:hideMark/>
          </w:tcPr>
          <w:p w14:paraId="053116F4"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250" w:type="pct"/>
            <w:tcBorders>
              <w:top w:val="single" w:sz="4" w:space="0" w:color="auto"/>
            </w:tcBorders>
            <w:noWrap/>
          </w:tcPr>
          <w:p w14:paraId="1C6588B1" w14:textId="3F89A07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250" w:type="pct"/>
            <w:tcBorders>
              <w:top w:val="single" w:sz="4" w:space="0" w:color="auto"/>
              <w:right w:val="nil"/>
            </w:tcBorders>
            <w:noWrap/>
            <w:hideMark/>
          </w:tcPr>
          <w:p w14:paraId="7E39A452" w14:textId="56CA6481"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250" w:type="pct"/>
            <w:tcBorders>
              <w:top w:val="single" w:sz="4" w:space="0" w:color="auto"/>
              <w:right w:val="nil"/>
            </w:tcBorders>
          </w:tcPr>
          <w:p w14:paraId="1244F4C4" w14:textId="6A54A4DB"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250" w:type="pct"/>
            <w:tcBorders>
              <w:top w:val="single" w:sz="4" w:space="0" w:color="auto"/>
              <w:right w:val="nil"/>
            </w:tcBorders>
          </w:tcPr>
          <w:p w14:paraId="3173526E" w14:textId="54BBAEB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r>
      <w:tr w:rsidR="00BA0F25" w:rsidRPr="00005E6E" w14:paraId="286076D0" w14:textId="302E1C81"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9578D67" w14:textId="77777777" w:rsidR="00BA0F25" w:rsidRPr="00005E6E" w:rsidRDefault="00BA0F25" w:rsidP="00BA0F25">
            <w:pPr>
              <w:widowControl/>
              <w:wordWrap/>
              <w:autoSpaceDE/>
              <w:autoSpaceDN/>
              <w:jc w:val="right"/>
              <w:rPr>
                <w:rFonts w:eastAsia="Times New Roman"/>
                <w:b w:val="0"/>
                <w:bCs w:val="0"/>
                <w:color w:val="000000"/>
                <w:sz w:val="20"/>
                <w:szCs w:val="20"/>
              </w:rPr>
            </w:pPr>
          </w:p>
        </w:tc>
        <w:tc>
          <w:tcPr>
            <w:tcW w:w="1325" w:type="pct"/>
            <w:vMerge/>
            <w:noWrap/>
            <w:hideMark/>
          </w:tcPr>
          <w:p w14:paraId="6ED88361"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726" w:type="pct"/>
            <w:noWrap/>
            <w:hideMark/>
          </w:tcPr>
          <w:p w14:paraId="03350DB6"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250" w:type="pct"/>
            <w:noWrap/>
          </w:tcPr>
          <w:p w14:paraId="26725403"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noWrap/>
            <w:hideMark/>
          </w:tcPr>
          <w:p w14:paraId="0B0DB835" w14:textId="2D7E905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06AD6881"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740852D5" w14:textId="3F2A591B"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r>
      <w:tr w:rsidR="00BA0F25" w:rsidRPr="00005E6E" w14:paraId="3FEFEB5F" w14:textId="7E5EAAA3"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7BACDD3" w14:textId="77777777" w:rsidR="00BA0F25" w:rsidRPr="00005E6E" w:rsidRDefault="00BA0F25" w:rsidP="00BA0F25">
            <w:pPr>
              <w:widowControl/>
              <w:wordWrap/>
              <w:autoSpaceDE/>
              <w:autoSpaceDN/>
              <w:jc w:val="right"/>
              <w:rPr>
                <w:rFonts w:eastAsia="Times New Roman"/>
                <w:b w:val="0"/>
                <w:bCs w:val="0"/>
                <w:color w:val="000000"/>
                <w:sz w:val="20"/>
                <w:szCs w:val="20"/>
              </w:rPr>
            </w:pPr>
          </w:p>
        </w:tc>
        <w:tc>
          <w:tcPr>
            <w:tcW w:w="1325" w:type="pct"/>
            <w:tcBorders>
              <w:bottom w:val="single" w:sz="4" w:space="0" w:color="auto"/>
            </w:tcBorders>
            <w:noWrap/>
            <w:hideMark/>
          </w:tcPr>
          <w:p w14:paraId="7476DD5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1726" w:type="pct"/>
            <w:tcBorders>
              <w:bottom w:val="single" w:sz="4" w:space="0" w:color="auto"/>
            </w:tcBorders>
            <w:noWrap/>
            <w:hideMark/>
          </w:tcPr>
          <w:p w14:paraId="0F16033D"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250" w:type="pct"/>
            <w:tcBorders>
              <w:bottom w:val="single" w:sz="4" w:space="0" w:color="auto"/>
            </w:tcBorders>
            <w:noWrap/>
          </w:tcPr>
          <w:p w14:paraId="469D4432" w14:textId="1DDDADCE"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single" w:sz="4" w:space="0" w:color="auto"/>
              <w:right w:val="nil"/>
            </w:tcBorders>
            <w:noWrap/>
            <w:hideMark/>
          </w:tcPr>
          <w:p w14:paraId="1A4E1107" w14:textId="6B742D8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single" w:sz="4" w:space="0" w:color="auto"/>
              <w:right w:val="nil"/>
            </w:tcBorders>
          </w:tcPr>
          <w:p w14:paraId="134E661B"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single" w:sz="4" w:space="0" w:color="auto"/>
              <w:right w:val="nil"/>
            </w:tcBorders>
          </w:tcPr>
          <w:p w14:paraId="10C539C3"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46128FEC" w14:textId="79459BC5"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nil"/>
              <w:bottom w:val="single" w:sz="4" w:space="0" w:color="auto"/>
            </w:tcBorders>
            <w:noWrap/>
            <w:hideMark/>
          </w:tcPr>
          <w:p w14:paraId="72256D55" w14:textId="77777777"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1325" w:type="pct"/>
            <w:tcBorders>
              <w:top w:val="single" w:sz="4" w:space="0" w:color="auto"/>
              <w:bottom w:val="single" w:sz="4" w:space="0" w:color="auto"/>
            </w:tcBorders>
            <w:noWrap/>
            <w:hideMark/>
          </w:tcPr>
          <w:p w14:paraId="20E03D3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1726" w:type="pct"/>
            <w:tcBorders>
              <w:top w:val="single" w:sz="4" w:space="0" w:color="auto"/>
              <w:bottom w:val="single" w:sz="4" w:space="0" w:color="auto"/>
            </w:tcBorders>
            <w:noWrap/>
            <w:hideMark/>
          </w:tcPr>
          <w:p w14:paraId="771E64F3"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250" w:type="pct"/>
            <w:tcBorders>
              <w:top w:val="single" w:sz="4" w:space="0" w:color="auto"/>
              <w:bottom w:val="single" w:sz="4" w:space="0" w:color="auto"/>
            </w:tcBorders>
            <w:noWrap/>
          </w:tcPr>
          <w:p w14:paraId="69F20A89" w14:textId="212AC48E"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250" w:type="pct"/>
            <w:tcBorders>
              <w:top w:val="single" w:sz="4" w:space="0" w:color="auto"/>
              <w:bottom w:val="single" w:sz="4" w:space="0" w:color="auto"/>
              <w:right w:val="nil"/>
            </w:tcBorders>
            <w:noWrap/>
            <w:hideMark/>
          </w:tcPr>
          <w:p w14:paraId="058B24E1" w14:textId="125F6E19"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250" w:type="pct"/>
            <w:tcBorders>
              <w:top w:val="single" w:sz="4" w:space="0" w:color="auto"/>
              <w:bottom w:val="single" w:sz="4" w:space="0" w:color="auto"/>
              <w:right w:val="nil"/>
            </w:tcBorders>
          </w:tcPr>
          <w:p w14:paraId="145CCD6A" w14:textId="4C455713"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250" w:type="pct"/>
            <w:tcBorders>
              <w:top w:val="single" w:sz="4" w:space="0" w:color="auto"/>
              <w:bottom w:val="single" w:sz="4" w:space="0" w:color="auto"/>
              <w:right w:val="nil"/>
            </w:tcBorders>
          </w:tcPr>
          <w:p w14:paraId="7E75BBAA" w14:textId="56A9243E"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r>
      <w:tr w:rsidR="00BA0F25" w:rsidRPr="00005E6E" w14:paraId="3DA6FB56" w14:textId="05AD6691"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12835D0" w14:textId="3DC1E21F"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1325" w:type="pct"/>
            <w:tcBorders>
              <w:top w:val="single" w:sz="4" w:space="0" w:color="auto"/>
            </w:tcBorders>
            <w:noWrap/>
            <w:hideMark/>
          </w:tcPr>
          <w:p w14:paraId="0EA547AE"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1726" w:type="pct"/>
            <w:tcBorders>
              <w:top w:val="single" w:sz="4" w:space="0" w:color="auto"/>
            </w:tcBorders>
            <w:noWrap/>
            <w:hideMark/>
          </w:tcPr>
          <w:p w14:paraId="74A2C1A8"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cases per 100,000 </w:t>
            </w:r>
          </w:p>
          <w:p w14:paraId="75BB8CE3" w14:textId="38DE776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top w:val="single" w:sz="4" w:space="0" w:color="auto"/>
            </w:tcBorders>
            <w:noWrap/>
          </w:tcPr>
          <w:p w14:paraId="2DAA46CE" w14:textId="00C33CED"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noWrap/>
            <w:hideMark/>
          </w:tcPr>
          <w:p w14:paraId="786B0B8C"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tcPr>
          <w:p w14:paraId="25AF2DCF"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tcPr>
          <w:p w14:paraId="68447B40" w14:textId="31E04AA5"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r>
      <w:tr w:rsidR="00BA0F25" w:rsidRPr="00005E6E" w14:paraId="14C6CB0E" w14:textId="26393765"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4A04E749" w14:textId="77777777" w:rsidR="00BA0F25" w:rsidRPr="00005E6E" w:rsidRDefault="00BA0F25" w:rsidP="00BA0F25">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3929BB94"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1726" w:type="pct"/>
            <w:tcBorders>
              <w:bottom w:val="single" w:sz="4" w:space="0" w:color="auto"/>
            </w:tcBorders>
            <w:noWrap/>
            <w:hideMark/>
          </w:tcPr>
          <w:p w14:paraId="3EBF3A4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bottom w:val="single" w:sz="4" w:space="0" w:color="auto"/>
            </w:tcBorders>
            <w:noWrap/>
          </w:tcPr>
          <w:p w14:paraId="32FF366F"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bottom w:val="single" w:sz="4" w:space="0" w:color="auto"/>
              <w:right w:val="nil"/>
            </w:tcBorders>
            <w:noWrap/>
            <w:hideMark/>
          </w:tcPr>
          <w:p w14:paraId="03D81C6A"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bottom w:val="single" w:sz="4" w:space="0" w:color="auto"/>
              <w:right w:val="nil"/>
            </w:tcBorders>
          </w:tcPr>
          <w:p w14:paraId="75E52277"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bottom w:val="single" w:sz="4" w:space="0" w:color="auto"/>
              <w:right w:val="nil"/>
            </w:tcBorders>
          </w:tcPr>
          <w:p w14:paraId="7C0EDBCE" w14:textId="049C79E8"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-0.20</w:t>
            </w:r>
          </w:p>
        </w:tc>
      </w:tr>
      <w:tr w:rsidR="00BA0F25" w:rsidRPr="00005E6E" w14:paraId="2B3C0186" w14:textId="61135DED"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29688292" w14:textId="77777777"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1325" w:type="pct"/>
            <w:tcBorders>
              <w:top w:val="single" w:sz="4" w:space="0" w:color="auto"/>
            </w:tcBorders>
            <w:noWrap/>
            <w:hideMark/>
          </w:tcPr>
          <w:p w14:paraId="2965F481" w14:textId="090FACA4"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1726" w:type="pct"/>
            <w:tcBorders>
              <w:top w:val="single" w:sz="4" w:space="0" w:color="auto"/>
            </w:tcBorders>
            <w:noWrap/>
            <w:hideMark/>
          </w:tcPr>
          <w:p w14:paraId="4761CE0E"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250" w:type="pct"/>
            <w:tcBorders>
              <w:top w:val="single" w:sz="4" w:space="0" w:color="auto"/>
            </w:tcBorders>
            <w:noWrap/>
          </w:tcPr>
          <w:p w14:paraId="75938C8B" w14:textId="5D05128F"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noWrap/>
            <w:hideMark/>
          </w:tcPr>
          <w:p w14:paraId="388396C6"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tcPr>
          <w:p w14:paraId="1EE2AA40"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top w:val="single" w:sz="4" w:space="0" w:color="auto"/>
              <w:right w:val="nil"/>
            </w:tcBorders>
          </w:tcPr>
          <w:p w14:paraId="3F07431C" w14:textId="01FD6438"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BA0F25" w:rsidRPr="00005E6E" w14:paraId="11916D63" w14:textId="14A6663C"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813321E" w14:textId="77777777" w:rsidR="00BA0F25" w:rsidRPr="00005E6E" w:rsidRDefault="00BA0F25" w:rsidP="00BA0F25">
            <w:pPr>
              <w:widowControl/>
              <w:wordWrap/>
              <w:autoSpaceDE/>
              <w:autoSpaceDN/>
              <w:rPr>
                <w:rFonts w:eastAsia="Times New Roman"/>
                <w:sz w:val="20"/>
                <w:szCs w:val="20"/>
              </w:rPr>
            </w:pPr>
          </w:p>
        </w:tc>
        <w:tc>
          <w:tcPr>
            <w:tcW w:w="1325" w:type="pct"/>
            <w:noWrap/>
            <w:hideMark/>
          </w:tcPr>
          <w:p w14:paraId="53768AD4"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1726" w:type="pct"/>
            <w:noWrap/>
            <w:hideMark/>
          </w:tcPr>
          <w:p w14:paraId="05B8D05E"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250" w:type="pct"/>
            <w:noWrap/>
          </w:tcPr>
          <w:p w14:paraId="2CA9F1DA" w14:textId="26A5D63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250" w:type="pct"/>
            <w:tcBorders>
              <w:right w:val="nil"/>
            </w:tcBorders>
            <w:noWrap/>
            <w:hideMark/>
          </w:tcPr>
          <w:p w14:paraId="0EB003E0" w14:textId="54C92082"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250" w:type="pct"/>
            <w:tcBorders>
              <w:right w:val="nil"/>
            </w:tcBorders>
          </w:tcPr>
          <w:p w14:paraId="30F5F361" w14:textId="1B2A54DD"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250" w:type="pct"/>
            <w:tcBorders>
              <w:right w:val="nil"/>
            </w:tcBorders>
          </w:tcPr>
          <w:p w14:paraId="4EACD633"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39A9855E" w14:textId="57A24A87"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131E2D9C" w14:textId="77777777" w:rsidR="00BA0F25" w:rsidRPr="00005E6E" w:rsidRDefault="00BA0F25" w:rsidP="00BA0F25">
            <w:pPr>
              <w:widowControl/>
              <w:wordWrap/>
              <w:autoSpaceDE/>
              <w:autoSpaceDN/>
              <w:jc w:val="right"/>
              <w:rPr>
                <w:rFonts w:eastAsia="Times New Roman"/>
                <w:color w:val="000000"/>
                <w:sz w:val="20"/>
                <w:szCs w:val="20"/>
              </w:rPr>
            </w:pPr>
          </w:p>
        </w:tc>
        <w:tc>
          <w:tcPr>
            <w:tcW w:w="1325" w:type="pct"/>
            <w:noWrap/>
            <w:hideMark/>
          </w:tcPr>
          <w:p w14:paraId="07C8677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1726" w:type="pct"/>
            <w:noWrap/>
            <w:hideMark/>
          </w:tcPr>
          <w:p w14:paraId="2E35A64F"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250" w:type="pct"/>
            <w:noWrap/>
          </w:tcPr>
          <w:p w14:paraId="6EDFC4AD"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250" w:type="pct"/>
            <w:tcBorders>
              <w:right w:val="nil"/>
            </w:tcBorders>
            <w:noWrap/>
            <w:hideMark/>
          </w:tcPr>
          <w:p w14:paraId="19890C4C" w14:textId="42F0F836"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54633387"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0811FB62"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BA0F25" w:rsidRPr="00005E6E" w14:paraId="0FE7CA52" w14:textId="34E58604"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76E451C" w14:textId="77777777" w:rsidR="00BA0F25" w:rsidRPr="00005E6E" w:rsidRDefault="00BA0F25" w:rsidP="00BA0F25">
            <w:pPr>
              <w:widowControl/>
              <w:wordWrap/>
              <w:autoSpaceDE/>
              <w:autoSpaceDN/>
              <w:jc w:val="right"/>
              <w:rPr>
                <w:rFonts w:eastAsia="Times New Roman"/>
                <w:color w:val="000000"/>
                <w:sz w:val="20"/>
                <w:szCs w:val="20"/>
              </w:rPr>
            </w:pPr>
          </w:p>
        </w:tc>
        <w:tc>
          <w:tcPr>
            <w:tcW w:w="1325" w:type="pct"/>
            <w:noWrap/>
            <w:hideMark/>
          </w:tcPr>
          <w:p w14:paraId="1C5E1479"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1726" w:type="pct"/>
            <w:noWrap/>
            <w:hideMark/>
          </w:tcPr>
          <w:p w14:paraId="60441C81"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250" w:type="pct"/>
            <w:noWrap/>
          </w:tcPr>
          <w:p w14:paraId="1D164B16" w14:textId="4317A7E3"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noWrap/>
            <w:hideMark/>
          </w:tcPr>
          <w:p w14:paraId="7B4B3972"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6B0B3AE4"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right w:val="nil"/>
            </w:tcBorders>
          </w:tcPr>
          <w:p w14:paraId="64530FC2" w14:textId="70FA6EE4"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r>
      <w:tr w:rsidR="00BA0F25" w:rsidRPr="00005E6E" w14:paraId="04F16EE5" w14:textId="61906A2E" w:rsidTr="00BA0F25">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double" w:sz="4" w:space="0" w:color="auto"/>
            </w:tcBorders>
            <w:noWrap/>
            <w:hideMark/>
          </w:tcPr>
          <w:p w14:paraId="4A4961AA" w14:textId="77777777" w:rsidR="00BA0F25" w:rsidRPr="00005E6E" w:rsidRDefault="00BA0F25" w:rsidP="00BA0F25">
            <w:pPr>
              <w:widowControl/>
              <w:wordWrap/>
              <w:autoSpaceDE/>
              <w:autoSpaceDN/>
              <w:rPr>
                <w:rFonts w:eastAsia="Times New Roman"/>
                <w:sz w:val="20"/>
                <w:szCs w:val="20"/>
              </w:rPr>
            </w:pPr>
          </w:p>
        </w:tc>
        <w:tc>
          <w:tcPr>
            <w:tcW w:w="1325" w:type="pct"/>
            <w:tcBorders>
              <w:bottom w:val="double" w:sz="4" w:space="0" w:color="auto"/>
            </w:tcBorders>
            <w:noWrap/>
            <w:hideMark/>
          </w:tcPr>
          <w:p w14:paraId="7C34813C"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1726" w:type="pct"/>
            <w:tcBorders>
              <w:bottom w:val="double" w:sz="4" w:space="0" w:color="auto"/>
            </w:tcBorders>
            <w:noWrap/>
            <w:hideMark/>
          </w:tcPr>
          <w:p w14:paraId="054EC9C5" w14:textId="77777777" w:rsidR="00BA0F25" w:rsidRPr="00005E6E" w:rsidRDefault="00BA0F25" w:rsidP="00BA0F25">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250" w:type="pct"/>
            <w:tcBorders>
              <w:bottom w:val="double" w:sz="4" w:space="0" w:color="auto"/>
            </w:tcBorders>
            <w:noWrap/>
          </w:tcPr>
          <w:p w14:paraId="0485DDDC" w14:textId="7D909A3C"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double" w:sz="4" w:space="0" w:color="auto"/>
              <w:right w:val="nil"/>
            </w:tcBorders>
            <w:noWrap/>
            <w:hideMark/>
          </w:tcPr>
          <w:p w14:paraId="1E9CEB09"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double" w:sz="4" w:space="0" w:color="auto"/>
              <w:right w:val="nil"/>
            </w:tcBorders>
          </w:tcPr>
          <w:p w14:paraId="15DC3D2D" w14:textId="77777777"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250" w:type="pct"/>
            <w:tcBorders>
              <w:bottom w:val="double" w:sz="4" w:space="0" w:color="auto"/>
              <w:right w:val="nil"/>
            </w:tcBorders>
          </w:tcPr>
          <w:p w14:paraId="7C464558" w14:textId="527D03A9"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r>
      <w:tr w:rsidR="00BA0F25" w:rsidRPr="00005E6E" w14:paraId="526D630E" w14:textId="2EDF2A9E" w:rsidTr="00BA0F25">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4272CDBC" w14:textId="4C6C2859" w:rsidR="00BA0F25" w:rsidRPr="00005E6E" w:rsidRDefault="00BA0F25" w:rsidP="00BA0F25">
            <w:pPr>
              <w:widowControl/>
              <w:wordWrap/>
              <w:autoSpaceDE/>
              <w:autoSpaceDN/>
              <w:rPr>
                <w:rFonts w:eastAsia="Times New Roman"/>
                <w:color w:val="000000"/>
                <w:sz w:val="20"/>
                <w:szCs w:val="20"/>
              </w:rPr>
            </w:pPr>
            <w:r w:rsidRPr="00005E6E">
              <w:rPr>
                <w:rFonts w:eastAsia="Times New Roman"/>
                <w:color w:val="000000"/>
                <w:sz w:val="20"/>
                <w:szCs w:val="20"/>
              </w:rPr>
              <w:t>Model criteria information</w:t>
            </w:r>
          </w:p>
        </w:tc>
      </w:tr>
      <w:tr w:rsidR="00BA0F25" w:rsidRPr="00005E6E" w14:paraId="101ECDB0" w14:textId="494B7312" w:rsidTr="00BA0F25">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4" w:space="0" w:color="999999" w:themeColor="text1" w:themeTint="66"/>
            </w:tcBorders>
            <w:noWrap/>
            <w:hideMark/>
          </w:tcPr>
          <w:p w14:paraId="7DC3636E" w14:textId="62AA2802" w:rsidR="00BA0F25" w:rsidRPr="00005E6E" w:rsidRDefault="00BA0F25" w:rsidP="00BA0F25">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Pr="00005E6E">
              <w:rPr>
                <w:rFonts w:eastAsia="Times New Roman"/>
                <w:b w:val="0"/>
                <w:bCs w:val="0"/>
                <w:color w:val="000000"/>
                <w:sz w:val="20"/>
                <w:szCs w:val="20"/>
              </w:rPr>
              <w:t xml:space="preserve"> (Akaike's Information Corrected Criterion)</w:t>
            </w:r>
          </w:p>
        </w:tc>
        <w:tc>
          <w:tcPr>
            <w:tcW w:w="2728" w:type="pct"/>
            <w:gridSpan w:val="5"/>
            <w:tcBorders>
              <w:bottom w:val="single" w:sz="4" w:space="0" w:color="999999" w:themeColor="text1" w:themeTint="66"/>
              <w:right w:val="nil"/>
            </w:tcBorders>
            <w:noWrap/>
            <w:hideMark/>
          </w:tcPr>
          <w:p w14:paraId="6E8A6835" w14:textId="2D404ECB"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-222.91</w:t>
            </w:r>
          </w:p>
        </w:tc>
      </w:tr>
      <w:tr w:rsidR="00BA0F25" w:rsidRPr="00005E6E" w14:paraId="08E6F01A" w14:textId="4ECC9DF5" w:rsidTr="00BA0F25">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12" w:space="0" w:color="auto"/>
            </w:tcBorders>
            <w:noWrap/>
            <w:hideMark/>
          </w:tcPr>
          <w:p w14:paraId="1CA2FBF3" w14:textId="3ECAC4B4" w:rsidR="00BA0F25" w:rsidRPr="00005E6E" w:rsidRDefault="00BA0F25" w:rsidP="00BA0F25">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 (Bayesian information criterion)</w:t>
            </w:r>
          </w:p>
        </w:tc>
        <w:tc>
          <w:tcPr>
            <w:tcW w:w="2728" w:type="pct"/>
            <w:gridSpan w:val="5"/>
            <w:tcBorders>
              <w:bottom w:val="single" w:sz="12" w:space="0" w:color="auto"/>
              <w:right w:val="nil"/>
            </w:tcBorders>
            <w:noWrap/>
            <w:hideMark/>
          </w:tcPr>
          <w:p w14:paraId="1AD49EA4" w14:textId="3E70A980" w:rsidR="00BA0F25" w:rsidRPr="00005E6E" w:rsidRDefault="00BA0F25" w:rsidP="00BA0F25">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a6"/>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78"/>
    <w:p w14:paraId="6B2B9433" w14:textId="27E6D759" w:rsidR="00E15888" w:rsidRPr="00005E6E" w:rsidRDefault="00E15888" w:rsidP="000F3486">
      <w:pPr>
        <w:pStyle w:val="1"/>
      </w:pPr>
      <w:commentRangeStart w:id="711"/>
      <w:r w:rsidRPr="00005E6E">
        <w:lastRenderedPageBreak/>
        <w:t>Discussion</w:t>
      </w:r>
      <w:commentRangeEnd w:id="711"/>
      <w:r w:rsidR="00005E6E" w:rsidRPr="00005E6E">
        <w:rPr>
          <w:rStyle w:val="ac"/>
          <w:rFonts w:eastAsiaTheme="minorEastAsia"/>
          <w:b w:val="0"/>
          <w:bCs w:val="0"/>
        </w:rPr>
        <w:commentReference w:id="711"/>
      </w:r>
    </w:p>
    <w:p w14:paraId="7B31E9D8" w14:textId="244A46C4" w:rsidR="00523E11" w:rsidRPr="00005E6E" w:rsidRDefault="00554EB6" w:rsidP="000F3486">
      <w:pPr>
        <w:spacing w:after="240"/>
      </w:pPr>
      <w:del w:id="712" w:author="Won Do Lee" w:date="2023-01-19T23:25:00Z">
        <w:r w:rsidRPr="00005E6E" w:rsidDel="001E7E1F">
          <w:delText>Each day, people make new decisions</w:delText>
        </w:r>
      </w:del>
      <w:ins w:id="713" w:author="Won Do Lee" w:date="2023-01-19T23:25:00Z">
        <w:r w:rsidR="001E7E1F" w:rsidRPr="00005E6E">
          <w:t xml:space="preserve">People make </w:t>
        </w:r>
      </w:ins>
      <w:ins w:id="714" w:author="Won Do Lee" w:date="2023-01-19T23:27:00Z">
        <w:r w:rsidR="001E7E1F" w:rsidRPr="00005E6E">
          <w:t>new daily</w:t>
        </w:r>
      </w:ins>
      <w:ins w:id="715" w:author="Won Do Lee" w:date="2023-01-19T23:25:00Z">
        <w:r w:rsidR="001E7E1F" w:rsidRPr="00005E6E">
          <w:t xml:space="preserve"> decisions</w:t>
        </w:r>
      </w:ins>
      <w:r w:rsidRPr="00005E6E">
        <w:t xml:space="preserve">, </w:t>
      </w:r>
      <w:ins w:id="716" w:author="Won Do Lee" w:date="2023-01-19T23:25:00Z">
        <w:r w:rsidR="001E7E1F" w:rsidRPr="00005E6E">
          <w:t xml:space="preserve">which </w:t>
        </w:r>
      </w:ins>
      <w:ins w:id="717" w:author="Won Do Lee" w:date="2023-01-19T23:27:00Z">
        <w:r w:rsidR="001E7E1F" w:rsidRPr="00005E6E">
          <w:t>are</w:t>
        </w:r>
      </w:ins>
      <w:ins w:id="718" w:author="Won Do Lee" w:date="2023-01-19T23:25:00Z">
        <w:r w:rsidR="001E7E1F" w:rsidRPr="00005E6E">
          <w:t xml:space="preserve"> </w:t>
        </w:r>
      </w:ins>
      <w:del w:id="719" w:author="Won Do Lee" w:date="2023-01-19T23:24:00Z">
        <w:r w:rsidRPr="00005E6E" w:rsidDel="001E7E1F">
          <w:delText xml:space="preserve">and it </w:delText>
        </w:r>
      </w:del>
      <w:del w:id="720" w:author="Won Do Lee" w:date="2023-01-17T21:50:00Z">
        <w:r w:rsidRPr="00005E6E" w:rsidDel="003A4303">
          <w:delText>translated into</w:delText>
        </w:r>
      </w:del>
      <w:ins w:id="721" w:author="Won Do Lee" w:date="2023-01-19T23:24:00Z">
        <w:r w:rsidR="001E7E1F" w:rsidRPr="00005E6E">
          <w:t>rende</w:t>
        </w:r>
      </w:ins>
      <w:ins w:id="722" w:author="Won Do Lee" w:date="2023-01-19T23:25:00Z">
        <w:r w:rsidR="001E7E1F" w:rsidRPr="00005E6E">
          <w:t xml:space="preserve">red </w:t>
        </w:r>
      </w:ins>
      <w:ins w:id="723" w:author="Won Do Lee" w:date="2023-01-17T21:50:00Z">
        <w:r w:rsidR="003A4303" w:rsidRPr="00005E6E">
          <w:t>into</w:t>
        </w:r>
      </w:ins>
      <w:r w:rsidRPr="00005E6E">
        <w:t xml:space="preserve"> their mobility </w:t>
      </w:r>
      <w:del w:id="724" w:author="Won Do Lee" w:date="2023-01-17T21:50:00Z">
        <w:r w:rsidRPr="00005E6E" w:rsidDel="003A4303">
          <w:delText xml:space="preserve">behaviour </w:delText>
        </w:r>
      </w:del>
      <w:ins w:id="725" w:author="Won Do Lee" w:date="2023-01-17T21:50:00Z">
        <w:r w:rsidR="003A4303" w:rsidRPr="00005E6E">
          <w:t>behaviours</w:t>
        </w:r>
      </w:ins>
      <w:ins w:id="726" w:author="Won Do Lee" w:date="2023-01-20T00:08:00Z">
        <w:r w:rsidR="006079DB">
          <w:t xml:space="preserve">, travelling </w:t>
        </w:r>
      </w:ins>
      <w:ins w:id="727" w:author="Won Do Lee" w:date="2023-01-20T00:09:00Z">
        <w:r w:rsidR="006079DB">
          <w:t>between locations</w:t>
        </w:r>
      </w:ins>
      <w:ins w:id="728" w:author="Won Do Lee" w:date="2023-01-17T21:51:00Z">
        <w:r w:rsidR="003A4303" w:rsidRPr="00005E6E">
          <w:t xml:space="preserve"> </w:t>
        </w:r>
      </w:ins>
      <w:del w:id="729" w:author="Won Do Lee" w:date="2023-01-17T21:51:00Z">
        <w:r w:rsidRPr="00005E6E" w:rsidDel="003A4303">
          <w:delText xml:space="preserve">to move </w:delText>
        </w:r>
      </w:del>
      <w:del w:id="730" w:author="Won Do Lee" w:date="2023-01-19T23:26:00Z">
        <w:r w:rsidRPr="00005E6E" w:rsidDel="001E7E1F">
          <w:delText>from place to place</w:delText>
        </w:r>
      </w:del>
      <w:ins w:id="731" w:author="Won Do Lee" w:date="2023-01-19T23:26:00Z">
        <w:r w:rsidR="001E7E1F" w:rsidRPr="00005E6E">
          <w:t>to carry</w:t>
        </w:r>
      </w:ins>
      <w:del w:id="73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33" w:author="Won Do Lee" w:date="2023-01-19T23:27:00Z">
        <w:r w:rsidRPr="00005E6E" w:rsidDel="001E7E1F">
          <w:delText xml:space="preserve">motivated </w:delText>
        </w:r>
      </w:del>
      <w:ins w:id="73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35" w:author="Won Do Lee" w:date="2023-01-19T23:27:00Z">
        <w:r w:rsidR="00D47AD1" w:rsidRPr="00005E6E" w:rsidDel="001E7E1F">
          <w:delText xml:space="preserve">been </w:delText>
        </w:r>
      </w:del>
      <w:r w:rsidR="00D47AD1" w:rsidRPr="00005E6E">
        <w:t xml:space="preserve">forced </w:t>
      </w:r>
      <w:ins w:id="73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37" w:author="Won Do Lee" w:date="2023-01-17T21:51:00Z">
        <w:r w:rsidR="00D47AD1" w:rsidRPr="00005E6E" w:rsidDel="000F3486">
          <w:delText>work-</w:delText>
        </w:r>
      </w:del>
      <w:ins w:id="738" w:author="Won Do Lee" w:date="2023-01-17T21:51:00Z">
        <w:r w:rsidR="000F3486" w:rsidRPr="00005E6E">
          <w:t xml:space="preserve">working </w:t>
        </w:r>
      </w:ins>
      <w:r w:rsidR="00D47AD1" w:rsidRPr="00005E6E">
        <w:t>from</w:t>
      </w:r>
      <w:ins w:id="739" w:author="Won Do Lee" w:date="2023-01-17T21:51:00Z">
        <w:r w:rsidR="000F3486" w:rsidRPr="00005E6E">
          <w:t xml:space="preserve"> </w:t>
        </w:r>
      </w:ins>
      <w:del w:id="740" w:author="Won Do Lee" w:date="2023-01-17T21:51:00Z">
        <w:r w:rsidR="00D47AD1" w:rsidRPr="00005E6E" w:rsidDel="000F3486">
          <w:delText>-</w:delText>
        </w:r>
      </w:del>
      <w:r w:rsidR="00D47AD1" w:rsidRPr="00005E6E">
        <w:t xml:space="preserve">home </w:t>
      </w:r>
      <w:del w:id="741" w:author="Won Do Lee" w:date="2023-01-17T21:51:00Z">
        <w:r w:rsidR="00D47AD1" w:rsidRPr="00005E6E" w:rsidDel="000F3486">
          <w:delText>setting and parents</w:delText>
        </w:r>
      </w:del>
      <w:ins w:id="742" w:author="Won Do Lee" w:date="2023-01-17T21:51:00Z">
        <w:r w:rsidR="000F3486" w:rsidRPr="00005E6E">
          <w:t>and</w:t>
        </w:r>
      </w:ins>
      <w:r w:rsidR="00D47AD1" w:rsidRPr="00005E6E">
        <w:t xml:space="preserve"> home</w:t>
      </w:r>
      <w:del w:id="74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44" w:author="Won Do Lee" w:date="2023-01-19T23:28:00Z">
        <w:r w:rsidR="00D47AD1" w:rsidRPr="00005E6E" w:rsidDel="001E7E1F">
          <w:delText xml:space="preserve">start </w:delText>
        </w:r>
      </w:del>
      <w:ins w:id="745" w:author="Won Do Lee" w:date="2023-01-19T23:28:00Z">
        <w:r w:rsidR="001E7E1F" w:rsidRPr="00005E6E">
          <w:t xml:space="preserve">have started </w:t>
        </w:r>
      </w:ins>
      <w:r w:rsidR="00D47AD1" w:rsidRPr="00005E6E">
        <w:t>to see</w:t>
      </w:r>
      <w:del w:id="746" w:author="Won Do Lee" w:date="2023-01-19T23:28:00Z">
        <w:r w:rsidR="00D47AD1" w:rsidRPr="00005E6E" w:rsidDel="001E7E1F">
          <w:delText xml:space="preserve"> a</w:delText>
        </w:r>
      </w:del>
      <w:r w:rsidR="00D47AD1" w:rsidRPr="00005E6E">
        <w:t xml:space="preserve"> new way</w:t>
      </w:r>
      <w:ins w:id="747" w:author="Won Do Lee" w:date="2023-01-19T23:28:00Z">
        <w:r w:rsidR="001E7E1F" w:rsidRPr="00005E6E">
          <w:t>s</w:t>
        </w:r>
      </w:ins>
      <w:r w:rsidR="00D47AD1" w:rsidRPr="00005E6E">
        <w:t xml:space="preserve"> to restore </w:t>
      </w:r>
      <w:del w:id="74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49" w:author="Won Do Lee" w:date="2023-01-17T21:52:00Z">
        <w:r w:rsidR="00601895" w:rsidRPr="00005E6E" w:rsidDel="000F3486">
          <w:delText xml:space="preserve">explored </w:delText>
        </w:r>
      </w:del>
      <w:ins w:id="750" w:author="Won Do Lee" w:date="2023-01-17T21:52:00Z">
        <w:r w:rsidR="000F3486" w:rsidRPr="00005E6E">
          <w:t xml:space="preserve">examined </w:t>
        </w:r>
      </w:ins>
      <w:del w:id="751" w:author="Won Do Lee" w:date="2023-01-17T21:52:00Z">
        <w:r w:rsidR="009A6D3E" w:rsidRPr="00005E6E" w:rsidDel="000F3486">
          <w:delText xml:space="preserve">the </w:delText>
        </w:r>
        <w:r w:rsidR="00B81916" w:rsidRPr="00005E6E" w:rsidDel="000F3486">
          <w:delText>change</w:delText>
        </w:r>
      </w:del>
      <w:ins w:id="752" w:author="Won Do Lee" w:date="2023-01-17T21:52:00Z">
        <w:r w:rsidR="000F3486" w:rsidRPr="00005E6E">
          <w:t>changes</w:t>
        </w:r>
      </w:ins>
      <w:r w:rsidR="00B81916" w:rsidRPr="00005E6E">
        <w:t xml:space="preserve"> in mobility </w:t>
      </w:r>
      <w:del w:id="753" w:author="Won Do Lee" w:date="2023-01-17T21:52:00Z">
        <w:r w:rsidR="00B81916" w:rsidRPr="00005E6E" w:rsidDel="000F3486">
          <w:delText xml:space="preserve">levels </w:delText>
        </w:r>
      </w:del>
      <w:r w:rsidR="00B81916" w:rsidRPr="00005E6E">
        <w:t>over time</w:t>
      </w:r>
      <w:r w:rsidR="00364A96" w:rsidRPr="00005E6E">
        <w:t xml:space="preserve"> </w:t>
      </w:r>
      <w:del w:id="75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55" w:author="Won Do Lee" w:date="2023-01-19T23:29:00Z">
        <w:r w:rsidR="001E7E1F" w:rsidRPr="00005E6E">
          <w:t>,</w:t>
        </w:r>
      </w:ins>
      <w:del w:id="756" w:author="Won Do Lee" w:date="2023-01-19T23:28:00Z">
        <w:r w:rsidR="002B1570" w:rsidRPr="00005E6E" w:rsidDel="001E7E1F">
          <w:delText xml:space="preserve"> </w:delText>
        </w:r>
      </w:del>
      <w:ins w:id="757" w:author="Won Do Lee" w:date="2023-01-19T23:28:00Z">
        <w:r w:rsidR="001E7E1F" w:rsidRPr="00005E6E">
          <w:t xml:space="preserve"> and </w:t>
        </w:r>
      </w:ins>
      <w:ins w:id="758" w:author="Won Do Lee" w:date="2023-01-20T00:10:00Z">
        <w:r w:rsidR="00981959">
          <w:t xml:space="preserve">then we </w:t>
        </w:r>
      </w:ins>
      <w:del w:id="75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60" w:author="Won Do Lee" w:date="2023-01-17T21:53:00Z">
        <w:r w:rsidR="00E015DC" w:rsidRPr="00005E6E" w:rsidDel="000F3486">
          <w:delText xml:space="preserve">demonstrated </w:delText>
        </w:r>
      </w:del>
      <w:ins w:id="761" w:author="Won Do Lee" w:date="2023-01-19T23:28:00Z">
        <w:r w:rsidR="001E7E1F" w:rsidRPr="00005E6E">
          <w:t>demonstrate</w:t>
        </w:r>
      </w:ins>
      <w:ins w:id="762" w:author="Won Do Lee" w:date="2023-01-20T00:10:00Z">
        <w:r w:rsidR="00981959">
          <w:t>d</w:t>
        </w:r>
      </w:ins>
      <w:ins w:id="763" w:author="Won Do Lee" w:date="2023-01-20T00:12:00Z">
        <w:r w:rsidR="00D86553">
          <w:t xml:space="preserve"> </w:t>
        </w:r>
      </w:ins>
      <w:ins w:id="764" w:author="Won Do Lee" w:date="2023-01-20T00:13:00Z">
        <w:r w:rsidR="00D86553">
          <w:t xml:space="preserve">different </w:t>
        </w:r>
      </w:ins>
      <w:ins w:id="765" w:author="Won Do Lee" w:date="2023-01-20T00:10:00Z">
        <w:r w:rsidR="00981959">
          <w:t>trajectories of mobility</w:t>
        </w:r>
      </w:ins>
      <w:ins w:id="766" w:author="Won Do Lee" w:date="2023-01-20T00:11:00Z">
        <w:r w:rsidR="00AD4E1F">
          <w:t xml:space="preserve"> </w:t>
        </w:r>
      </w:ins>
      <w:del w:id="76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68" w:author="Won Do Lee" w:date="2023-01-20T00:11:00Z">
        <w:r w:rsidR="00AD4E1F">
          <w:t xml:space="preserve"> </w:t>
        </w:r>
      </w:ins>
      <w:ins w:id="769" w:author="Won Do Lee" w:date="2023-01-20T00:12:00Z">
        <w:r w:rsidR="00D86553">
          <w:t>using</w:t>
        </w:r>
      </w:ins>
      <w:r w:rsidR="009A6D3E" w:rsidRPr="00005E6E">
        <w:t xml:space="preserve"> </w:t>
      </w:r>
      <w:del w:id="77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71" w:author="Won Do Lee" w:date="2023-01-19T23:30:00Z">
        <w:r w:rsidR="001E7E1F" w:rsidRPr="00005E6E">
          <w:t>. We q</w:t>
        </w:r>
      </w:ins>
      <w:ins w:id="772" w:author="Won Do Lee" w:date="2023-01-19T23:29:00Z">
        <w:r w:rsidR="001E7E1F" w:rsidRPr="00005E6E">
          <w:t>uantif</w:t>
        </w:r>
      </w:ins>
      <w:ins w:id="773" w:author="Won Do Lee" w:date="2023-01-19T23:30:00Z">
        <w:r w:rsidR="001E7E1F" w:rsidRPr="00005E6E">
          <w:t xml:space="preserve">ied </w:t>
        </w:r>
      </w:ins>
      <w:del w:id="774" w:author="Won Do Lee" w:date="2023-01-17T21:54:00Z">
        <w:r w:rsidR="009A6D3E" w:rsidRPr="00005E6E" w:rsidDel="000F3486">
          <w:delText>.</w:delText>
        </w:r>
      </w:del>
      <w:del w:id="775" w:author="Won Do Lee" w:date="2023-01-17T21:53:00Z">
        <w:r w:rsidR="009A6D3E" w:rsidRPr="00005E6E" w:rsidDel="000F3486">
          <w:delText xml:space="preserve"> </w:delText>
        </w:r>
      </w:del>
      <w:ins w:id="776" w:author="Won Do Lee" w:date="2023-01-17T21:53:00Z">
        <w:r w:rsidR="000F3486" w:rsidRPr="00005E6E">
          <w:t>similar</w:t>
        </w:r>
      </w:ins>
      <w:ins w:id="777" w:author="Won Do Lee" w:date="2023-01-17T21:54:00Z">
        <w:r w:rsidR="000F3486" w:rsidRPr="00005E6E">
          <w:t xml:space="preserve">ities </w:t>
        </w:r>
      </w:ins>
      <w:ins w:id="778" w:author="Won Do Lee" w:date="2023-01-19T23:30:00Z">
        <w:r w:rsidR="001E7E1F" w:rsidRPr="00005E6E">
          <w:t xml:space="preserve">according </w:t>
        </w:r>
      </w:ins>
      <w:ins w:id="779" w:author="Won Do Lee" w:date="2023-01-20T00:13:00Z">
        <w:r w:rsidR="00D86553">
          <w:t>to changes in mobility</w:t>
        </w:r>
      </w:ins>
      <w:del w:id="78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781" w:author="Won Do Lee" w:date="2023-01-17T21:54:00Z">
        <w:r w:rsidR="004E2CBD" w:rsidRPr="00005E6E" w:rsidDel="000F3486">
          <w:delText xml:space="preserve">similar </w:delText>
        </w:r>
      </w:del>
      <w:del w:id="78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783" w:author="Won Do Lee" w:date="2023-01-19T23:30:00Z">
        <w:r w:rsidR="00B81916" w:rsidRPr="00005E6E" w:rsidDel="001E7E1F">
          <w:delText xml:space="preserve">reduction </w:delText>
        </w:r>
      </w:del>
      <w:del w:id="784" w:author="Won Do Lee" w:date="2023-01-20T00:14:00Z">
        <w:r w:rsidR="007715CB" w:rsidRPr="00005E6E" w:rsidDel="00D86553">
          <w:delText>unde</w:delText>
        </w:r>
      </w:del>
      <w:ins w:id="785" w:author="Won Do Lee" w:date="2023-01-20T00:14:00Z">
        <w:r w:rsidR="00D86553">
          <w:t>throughout</w:t>
        </w:r>
      </w:ins>
      <w:del w:id="786" w:author="Won Do Lee" w:date="2023-01-20T00:14:00Z">
        <w:r w:rsidR="007715CB" w:rsidRPr="00005E6E" w:rsidDel="00D86553">
          <w:delText>r</w:delText>
        </w:r>
      </w:del>
      <w:ins w:id="787" w:author="Won Do Lee" w:date="2023-01-17T21:55:00Z">
        <w:r w:rsidR="000F3486" w:rsidRPr="00005E6E">
          <w:t xml:space="preserve"> the initial phases </w:t>
        </w:r>
      </w:ins>
      <w:ins w:id="788" w:author="Won Do Lee" w:date="2023-01-19T23:30:00Z">
        <w:r w:rsidR="001E7E1F" w:rsidRPr="00005E6E">
          <w:t>of</w:t>
        </w:r>
      </w:ins>
      <w:ins w:id="789" w:author="Won Do Lee" w:date="2023-01-17T21:55:00Z">
        <w:r w:rsidR="000F3486" w:rsidRPr="00005E6E">
          <w:t xml:space="preserve"> </w:t>
        </w:r>
      </w:ins>
      <w:ins w:id="790" w:author="Won Do Lee" w:date="2023-01-19T23:30:00Z">
        <w:r w:rsidR="001E7E1F" w:rsidRPr="00005E6E">
          <w:t xml:space="preserve">the </w:t>
        </w:r>
      </w:ins>
      <w:ins w:id="791" w:author="Won Do Lee" w:date="2023-01-17T21:55:00Z">
        <w:r w:rsidR="000F3486" w:rsidRPr="00005E6E">
          <w:t>lockdown</w:t>
        </w:r>
      </w:ins>
      <w:ins w:id="792" w:author="Won Do Lee" w:date="2023-01-19T23:32:00Z">
        <w:r w:rsidR="001E7E1F" w:rsidRPr="00005E6E">
          <w:t xml:space="preserve"> </w:t>
        </w:r>
      </w:ins>
      <w:ins w:id="793" w:author="Won Do Lee" w:date="2023-01-20T00:13:00Z">
        <w:r w:rsidR="00D86553">
          <w:t>by</w:t>
        </w:r>
      </w:ins>
      <w:ins w:id="794" w:author="Won Do Lee" w:date="2023-01-19T23:32:00Z">
        <w:r w:rsidR="001E7E1F" w:rsidRPr="00005E6E">
          <w:t xml:space="preserve"> </w:t>
        </w:r>
      </w:ins>
      <w:del w:id="795" w:author="Won Do Lee" w:date="2023-01-17T21:55:00Z">
        <w:r w:rsidR="007715CB" w:rsidRPr="00005E6E" w:rsidDel="000F3486">
          <w:delText xml:space="preserve"> the lockdown</w:delText>
        </w:r>
      </w:del>
      <w:del w:id="79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79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798" w:author="Won Do Lee" w:date="2023-01-20T00:15:00Z">
        <w:r w:rsidR="00BC38F6" w:rsidRPr="00005E6E" w:rsidDel="00D86553">
          <w:delText>characteristic</w:delText>
        </w:r>
      </w:del>
      <w:del w:id="799" w:author="Won Do Lee" w:date="2023-01-19T23:33:00Z">
        <w:r w:rsidR="00BC38F6" w:rsidRPr="00005E6E" w:rsidDel="001E7E1F">
          <w:delText>s</w:delText>
        </w:r>
      </w:del>
      <w:del w:id="80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01" w:author="Won Do Lee" w:date="2023-01-19T23:31:00Z">
        <w:r w:rsidR="00C87B9E" w:rsidRPr="00005E6E" w:rsidDel="001E7E1F">
          <w:delText>mobility changes</w:delText>
        </w:r>
      </w:del>
      <w:ins w:id="802" w:author="Won Do Lee" w:date="2023-01-20T00:15:00Z">
        <w:r w:rsidR="00D86553">
          <w:t>mobility metric.</w:t>
        </w:r>
      </w:ins>
      <w:del w:id="803" w:author="Won Do Lee" w:date="2023-01-20T00:15:00Z">
        <w:r w:rsidR="00C87B9E" w:rsidRPr="00005E6E" w:rsidDel="00D86553">
          <w:delText xml:space="preserve"> </w:delText>
        </w:r>
      </w:del>
      <w:del w:id="804" w:author="Won Do Lee" w:date="2023-01-20T00:13:00Z">
        <w:r w:rsidR="00C87B9E" w:rsidRPr="00005E6E" w:rsidDel="00D86553">
          <w:delText>over time</w:delText>
        </w:r>
      </w:del>
      <w:ins w:id="805" w:author="Won Do Lee" w:date="2023-01-19T23:32:00Z">
        <w:r w:rsidR="001E7E1F" w:rsidRPr="00005E6E">
          <w:t xml:space="preserve"> </w:t>
        </w:r>
      </w:ins>
      <w:del w:id="806" w:author="Won Do Lee" w:date="2023-01-19T23:32:00Z">
        <w:r w:rsidR="00044418" w:rsidRPr="00005E6E" w:rsidDel="001E7E1F">
          <w:delText xml:space="preserve">, </w:delText>
        </w:r>
      </w:del>
      <w:ins w:id="807" w:author="Won Do Lee" w:date="2023-01-19T23:32:00Z">
        <w:r w:rsidR="001E7E1F" w:rsidRPr="00005E6E">
          <w:t>It allows us to demonstrate</w:t>
        </w:r>
      </w:ins>
      <w:del w:id="80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0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10" w:author="Won Do Lee" w:date="2023-01-19T23:33:00Z">
        <w:r w:rsidR="001E7E1F" w:rsidRPr="00005E6E">
          <w:t>examining spatio-temporal mobility patterns</w:t>
        </w:r>
      </w:ins>
      <w:del w:id="81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1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13" w:author="Won Do Lee" w:date="2023-01-13T00:12:00Z">
        <w:r w:rsidR="006A48DE" w:rsidRPr="00005E6E">
          <w:t xml:space="preserve">trajectories of mobility </w:t>
        </w:r>
      </w:ins>
      <w:del w:id="81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15" w:author="Won Do Lee" w:date="2023-01-19T23:33:00Z">
        <w:r w:rsidR="00562230" w:rsidRPr="00005E6E" w:rsidDel="001E7E1F">
          <w:delText xml:space="preserve">the </w:delText>
        </w:r>
      </w:del>
      <w:r w:rsidR="00562230" w:rsidRPr="00005E6E">
        <w:t xml:space="preserve">socioeconomic </w:t>
      </w:r>
      <w:del w:id="816" w:author="Won Do Lee" w:date="2023-01-19T23:34:00Z">
        <w:r w:rsidR="00562230" w:rsidRPr="00005E6E" w:rsidDel="001E7E1F">
          <w:delText>and demographic factor</w:delText>
        </w:r>
        <w:r w:rsidR="00E7196A" w:rsidRPr="00005E6E" w:rsidDel="001E7E1F">
          <w:delText>s</w:delText>
        </w:r>
      </w:del>
      <w:ins w:id="81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18" w:author="Won Do Lee" w:date="2023-01-19T23:34:00Z">
        <w:r w:rsidRPr="00005E6E" w:rsidDel="001E7E1F">
          <w:delText>the reduction in mobility</w:delText>
        </w:r>
      </w:del>
      <w:ins w:id="81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2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2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22" w:author="Won Do Lee" w:date="2023-01-19T23:35:00Z">
        <w:r w:rsidR="001E7E1F" w:rsidRPr="00005E6E">
          <w:t xml:space="preserve"> they</w:t>
        </w:r>
      </w:ins>
      <w:r w:rsidR="00756D31" w:rsidRPr="00005E6E">
        <w:t xml:space="preserve"> </w:t>
      </w:r>
      <w:del w:id="82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2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2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25"/>
      <w:r w:rsidR="00554EB6" w:rsidRPr="00005E6E">
        <w:rPr>
          <w:rStyle w:val="ac"/>
        </w:rPr>
        <w:commentReference w:id="82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26" w:author="Won Do Lee" w:date="2023-01-13T00:22:00Z">
        <w:r w:rsidR="00A277AD" w:rsidRPr="00005E6E" w:rsidDel="00FC3526">
          <w:delText xml:space="preserve">reductions </w:delText>
        </w:r>
      </w:del>
      <w:ins w:id="82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2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29" w:author="Won Do Lee" w:date="2023-01-13T00:13:00Z">
        <w:r w:rsidR="006A48DE" w:rsidRPr="00005E6E">
          <w:t>trajectories of mobility</w:t>
        </w:r>
      </w:ins>
      <w:ins w:id="830" w:author="Won Do Lee" w:date="2023-01-13T00:14:00Z">
        <w:r w:rsidR="006A48DE" w:rsidRPr="00005E6E">
          <w:t xml:space="preserve"> </w:t>
        </w:r>
      </w:ins>
      <w:del w:id="831" w:author="Won Do Lee" w:date="2023-01-13T00:14:00Z">
        <w:r w:rsidR="009A0AA3" w:rsidRPr="00005E6E" w:rsidDel="006A48DE">
          <w:delText xml:space="preserve">. It is </w:delText>
        </w:r>
      </w:del>
      <w:del w:id="832" w:author="Won Do Lee" w:date="2023-01-13T00:13:00Z">
        <w:r w:rsidR="005B3324" w:rsidRPr="00005E6E" w:rsidDel="006A48DE">
          <w:delText>explicitly linked to</w:delText>
        </w:r>
      </w:del>
      <w:ins w:id="83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34" w:author="Won Do Lee" w:date="2023-01-17T21:57:00Z">
        <w:r w:rsidR="000F3486" w:rsidRPr="00005E6E">
          <w:t xml:space="preserve">employing longitudinal perspective  to explore </w:t>
        </w:r>
      </w:ins>
      <w:del w:id="835" w:author="Won Do Lee" w:date="2023-01-17T21:57:00Z">
        <w:r w:rsidR="00322A3A" w:rsidRPr="00005E6E" w:rsidDel="000F3486">
          <w:delText>the monitoring of</w:delText>
        </w:r>
      </w:del>
      <w:ins w:id="836" w:author="Won Do Lee" w:date="2023-01-17T21:57:00Z">
        <w:r w:rsidR="000F3486" w:rsidRPr="00005E6E">
          <w:t xml:space="preserve">changes in mobility by </w:t>
        </w:r>
      </w:ins>
      <w:del w:id="83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38" w:author="Won Do Lee" w:date="2023-01-17T21:57:00Z">
        <w:r w:rsidR="000F3486" w:rsidRPr="00005E6E">
          <w:t>And then,</w:t>
        </w:r>
      </w:ins>
      <w:ins w:id="83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4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4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42" w:author="Won Do Lee" w:date="2023-01-13T00:23:00Z">
        <w:r w:rsidR="00FC3526" w:rsidRPr="00005E6E">
          <w:t xml:space="preserve">been </w:t>
        </w:r>
      </w:ins>
      <w:r w:rsidR="000408E3" w:rsidRPr="00005E6E">
        <w:t>changed</w:t>
      </w:r>
      <w:ins w:id="843" w:author="Won Do Lee" w:date="2023-01-13T00:23:00Z">
        <w:r w:rsidR="00FC3526" w:rsidRPr="00005E6E">
          <w:t xml:space="preserve">, </w:t>
        </w:r>
      </w:ins>
      <w:del w:id="844" w:author="Won Do Lee" w:date="2023-01-13T00:23:00Z">
        <w:r w:rsidR="000408E3" w:rsidRPr="00005E6E" w:rsidDel="00FC3526">
          <w:delText xml:space="preserve"> </w:delText>
        </w:r>
      </w:del>
      <w:ins w:id="845" w:author="Won Do Lee" w:date="2023-01-13T00:23:00Z">
        <w:r w:rsidR="00FC3526" w:rsidRPr="00005E6E">
          <w:t xml:space="preserve">and it </w:t>
        </w:r>
      </w:ins>
      <w:del w:id="846" w:author="Won Do Lee" w:date="2023-01-13T00:23:00Z">
        <w:r w:rsidR="00DB7238" w:rsidRPr="00005E6E" w:rsidDel="00FC3526">
          <w:delText xml:space="preserve">can </w:delText>
        </w:r>
      </w:del>
      <w:ins w:id="847" w:author="Won Do Lee" w:date="2023-01-13T00:23:00Z">
        <w:r w:rsidR="00FC3526" w:rsidRPr="00005E6E">
          <w:t xml:space="preserve">could be the clear </w:t>
        </w:r>
      </w:ins>
      <w:ins w:id="848" w:author="Won Do Lee" w:date="2023-01-13T00:24:00Z">
        <w:r w:rsidR="00FC3526" w:rsidRPr="00005E6E">
          <w:t xml:space="preserve">evidence </w:t>
        </w:r>
      </w:ins>
      <w:del w:id="849" w:author="Won Do Lee" w:date="2023-01-13T00:23:00Z">
        <w:r w:rsidR="00DB7238" w:rsidRPr="00005E6E" w:rsidDel="00FC3526">
          <w:delText>be established as</w:delText>
        </w:r>
      </w:del>
      <w:del w:id="85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51" w:author="Won Do Lee" w:date="2023-01-13T00:24:00Z">
        <w:r w:rsidR="0062663A" w:rsidRPr="00005E6E" w:rsidDel="00FC3526">
          <w:delText>Lockdown easing</w:delText>
        </w:r>
      </w:del>
      <w:ins w:id="85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53" w:author="Won Do Lee" w:date="2023-01-13T00:14:00Z">
        <w:r w:rsidR="006A48DE" w:rsidRPr="00005E6E">
          <w:t xml:space="preserve">Group heterogeneity in </w:t>
        </w:r>
      </w:ins>
      <w:del w:id="854" w:author="Won Do Lee" w:date="2023-01-13T00:14:00Z">
        <w:r w:rsidR="00987FE0" w:rsidRPr="00005E6E" w:rsidDel="006A48DE">
          <w:delText xml:space="preserve">Heterogeneous </w:delText>
        </w:r>
        <w:r w:rsidR="001A0222" w:rsidRPr="00005E6E" w:rsidDel="006A48DE">
          <w:delText>evolution of change in mobility levels</w:delText>
        </w:r>
      </w:del>
      <w:ins w:id="85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56" w:author="Won Do Lee" w:date="2023-01-13T00:14:00Z">
        <w:r w:rsidR="00A425EC" w:rsidRPr="00005E6E" w:rsidDel="006A48DE">
          <w:delText>evolution of mobility levels</w:delText>
        </w:r>
      </w:del>
      <w:ins w:id="857" w:author="Won Do Lee" w:date="2023-01-13T00:16:00Z">
        <w:r w:rsidR="003C0780" w:rsidRPr="00005E6E">
          <w:t xml:space="preserve">temporal evolution of mobility level </w:t>
        </w:r>
      </w:ins>
      <w:del w:id="858" w:author="Won Do Lee" w:date="2023-01-13T00:16:00Z">
        <w:r w:rsidR="00E71460" w:rsidRPr="00005E6E" w:rsidDel="003C0780">
          <w:delText xml:space="preserve"> </w:delText>
        </w:r>
      </w:del>
      <w:r w:rsidR="00E71460" w:rsidRPr="00005E6E">
        <w:t xml:space="preserve">in </w:t>
      </w:r>
      <w:del w:id="859" w:author="Won Do Lee" w:date="2023-01-13T00:16:00Z">
        <w:r w:rsidR="00E71460" w:rsidRPr="00005E6E" w:rsidDel="003C0780">
          <w:delText xml:space="preserve">a </w:delText>
        </w:r>
      </w:del>
      <w:r w:rsidR="00E71460" w:rsidRPr="00005E6E">
        <w:t>pandemic</w:t>
      </w:r>
      <w:ins w:id="86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61"/>
      <w:r w:rsidR="00F257F7" w:rsidRPr="00005E6E">
        <w:t>selected</w:t>
      </w:r>
      <w:commentRangeEnd w:id="861"/>
      <w:r w:rsidR="00005E6E" w:rsidRPr="00005E6E">
        <w:rPr>
          <w:rStyle w:val="ac"/>
        </w:rPr>
        <w:commentReference w:id="86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3" w:history="1">
        <w:r w:rsidR="00DD08F7" w:rsidRPr="00005E6E">
          <w:rPr>
            <w:rStyle w:val="a3"/>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Matthias Qian" w:date="2021-03-12T10:59:00Z" w:initials="MQ">
    <w:p w14:paraId="35416395" w14:textId="7B4AF606" w:rsidR="001741FC" w:rsidRDefault="001741FC" w:rsidP="00DA7915">
      <w:pPr>
        <w:pStyle w:val="ad"/>
      </w:pPr>
      <w:r>
        <w:rPr>
          <w:rStyle w:val="ac"/>
        </w:rPr>
        <w:annotationRef/>
      </w:r>
      <w:r>
        <w:t>Does this mean that ethnic/racial make-up of population and health-related neighbourhood features are relevant or not?</w:t>
      </w:r>
    </w:p>
  </w:comment>
  <w:comment w:id="71" w:author="Won Do Lee" w:date="2021-03-12T21:22:00Z" w:initials="WDL">
    <w:p w14:paraId="1DE6937D" w14:textId="0B84B323" w:rsidR="001741FC" w:rsidRDefault="001741FC">
      <w:pPr>
        <w:pStyle w:val="ad"/>
      </w:pPr>
      <w:r>
        <w:rPr>
          <w:rStyle w:val="ac"/>
        </w:rPr>
        <w:annotationRef/>
      </w:r>
      <w:r>
        <w:rPr>
          <w:rStyle w:val="ac"/>
        </w:rPr>
        <w:t xml:space="preserve">It also significant variables to influence the choice of behavioural response (i.e. mobility reduction over lockdown), yet the former variables seemed to be more </w:t>
      </w:r>
      <w:r w:rsidRPr="009D78D5">
        <w:rPr>
          <w:rStyle w:val="ac"/>
        </w:rPr>
        <w:t>substantial</w:t>
      </w:r>
      <w:r>
        <w:rPr>
          <w:rStyle w:val="ac"/>
        </w:rPr>
        <w:t xml:space="preserve"> from the MNL model estimation results.</w:t>
      </w:r>
    </w:p>
  </w:comment>
  <w:comment w:id="75" w:author="Won Do Lee" w:date="2023-01-17T23:01:00Z" w:initials="WDL">
    <w:p w14:paraId="109C8C5D" w14:textId="77777777" w:rsidR="001741FC" w:rsidRDefault="001741FC" w:rsidP="001741FC">
      <w:pPr>
        <w:pStyle w:val="ad"/>
      </w:pPr>
      <w:r>
        <w:rPr>
          <w:rStyle w:val="ac"/>
        </w:rPr>
        <w:annotationRef/>
      </w:r>
      <w:r>
        <w:t>Here, it would be vital to address how and why to assess mobility resilience to COVID-19 with what it means</w:t>
      </w:r>
    </w:p>
  </w:comment>
  <w:comment w:id="76" w:author="Won Do Lee" w:date="2023-01-15T22:48:00Z" w:initials="WDL">
    <w:p w14:paraId="48BBC810" w14:textId="643B6181" w:rsidR="001741FC" w:rsidRDefault="001741FC" w:rsidP="001741FC">
      <w:pPr>
        <w:pStyle w:val="ad"/>
      </w:pPr>
      <w:r>
        <w:rPr>
          <w:rStyle w:val="ac"/>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1741FC" w:rsidRDefault="001741FC" w:rsidP="001741FC">
      <w:pPr>
        <w:pStyle w:val="ad"/>
      </w:pPr>
      <w:r>
        <w:rPr>
          <w:rStyle w:val="ac"/>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1741FC" w:rsidRDefault="001741FC">
      <w:pPr>
        <w:pStyle w:val="ad"/>
      </w:pPr>
      <w:r>
        <w:rPr>
          <w:rStyle w:val="ac"/>
        </w:rPr>
        <w:annotationRef/>
      </w:r>
      <w:r>
        <w:t>V-shaped</w:t>
      </w:r>
    </w:p>
    <w:p w14:paraId="0D56AC95" w14:textId="77777777" w:rsidR="001741FC" w:rsidRDefault="001741FC">
      <w:pPr>
        <w:pStyle w:val="ad"/>
      </w:pPr>
      <w:r>
        <w:t>Resilience</w:t>
      </w:r>
    </w:p>
    <w:p w14:paraId="06731C60" w14:textId="77777777" w:rsidR="001741FC" w:rsidRDefault="001741FC" w:rsidP="001741FC">
      <w:pPr>
        <w:pStyle w:val="ad"/>
      </w:pPr>
      <w:r>
        <w:t>Yes, helps to explain the relationship between trajectories of mobility and socioeconomic inequalities</w:t>
      </w:r>
    </w:p>
  </w:comment>
  <w:comment w:id="345" w:author="Won Do Lee" w:date="2023-01-17T23:32:00Z" w:initials="WDL">
    <w:p w14:paraId="792719D8" w14:textId="77777777" w:rsidR="001741FC" w:rsidRDefault="001741FC" w:rsidP="001741FC">
      <w:pPr>
        <w:pStyle w:val="ad"/>
      </w:pPr>
      <w:r>
        <w:rPr>
          <w:rStyle w:val="ac"/>
        </w:rPr>
        <w:annotationRef/>
      </w:r>
      <w:r>
        <w:rPr>
          <w:lang w:val="en-US"/>
        </w:rPr>
        <w:t>Can be removed</w:t>
      </w:r>
    </w:p>
  </w:comment>
  <w:comment w:id="419" w:author="Won Do Lee" w:date="2023-01-19T22:58:00Z" w:initials="WDL">
    <w:p w14:paraId="711FEE4B" w14:textId="77777777" w:rsidR="001741FC" w:rsidRDefault="001741FC" w:rsidP="001741FC">
      <w:pPr>
        <w:pStyle w:val="ad"/>
      </w:pPr>
      <w:r>
        <w:rPr>
          <w:rStyle w:val="ac"/>
        </w:rPr>
        <w:annotationRef/>
      </w:r>
      <w:r>
        <w:rPr>
          <w:lang w:val="en-US"/>
        </w:rPr>
        <w:t>Minimise the sharing information about data</w:t>
      </w:r>
    </w:p>
  </w:comment>
  <w:comment w:id="537" w:author="Won Do Lee" w:date="2023-01-19T23:16:00Z" w:initials="WDL">
    <w:p w14:paraId="561D8ABB" w14:textId="77777777" w:rsidR="001741FC" w:rsidRDefault="001741FC" w:rsidP="001741FC">
      <w:pPr>
        <w:pStyle w:val="ad"/>
      </w:pPr>
      <w:r>
        <w:rPr>
          <w:rStyle w:val="ac"/>
        </w:rPr>
        <w:annotationRef/>
      </w:r>
      <w:r>
        <w:rPr>
          <w:lang w:val="en-US"/>
        </w:rPr>
        <w:t>Updating the citation with related studies to address "V-shaped mobility trend'</w:t>
      </w:r>
    </w:p>
  </w:comment>
  <w:comment w:id="664" w:author="Matthias Qian" w:date="2021-03-12T11:12:00Z" w:initials="MQ">
    <w:p w14:paraId="433DEC95" w14:textId="1AC07C3D" w:rsidR="001741FC" w:rsidRDefault="001741FC" w:rsidP="0081114E">
      <w:pPr>
        <w:pStyle w:val="ad"/>
      </w:pPr>
      <w:r>
        <w:rPr>
          <w:rStyle w:val="ac"/>
        </w:rPr>
        <w:annotationRef/>
      </w:r>
      <w:r>
        <w:t xml:space="preserve">I like that you attempt the characterisation of the four clusters. I’d leave out the geographical references in the short description of the clusters. </w:t>
      </w:r>
    </w:p>
    <w:p w14:paraId="39A9E027" w14:textId="77777777" w:rsidR="001741FC" w:rsidRDefault="001741FC" w:rsidP="0081114E">
      <w:pPr>
        <w:pStyle w:val="ad"/>
      </w:pPr>
    </w:p>
    <w:p w14:paraId="450911B5" w14:textId="77777777" w:rsidR="001741FC" w:rsidRDefault="001741FC" w:rsidP="0081114E">
      <w:pPr>
        <w:pStyle w:val="ad"/>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1741FC" w:rsidRDefault="001741FC" w:rsidP="0081114E">
      <w:pPr>
        <w:pStyle w:val="ad"/>
      </w:pPr>
    </w:p>
    <w:p w14:paraId="7CA382E1" w14:textId="77777777" w:rsidR="001741FC" w:rsidRDefault="001741FC" w:rsidP="0081114E">
      <w:pPr>
        <w:pStyle w:val="ad"/>
      </w:pPr>
      <w:r>
        <w:t xml:space="preserve">May be reducing the characteristics into two dimensions with </w:t>
      </w:r>
    </w:p>
    <w:p w14:paraId="27E0E4D4" w14:textId="77777777" w:rsidR="001741FC" w:rsidRDefault="001741FC" w:rsidP="0081114E">
      <w:pPr>
        <w:pStyle w:val="ad"/>
      </w:pPr>
    </w:p>
    <w:p w14:paraId="79B772DA" w14:textId="77777777" w:rsidR="001741FC" w:rsidRDefault="001741FC" w:rsidP="0081114E">
      <w:pPr>
        <w:pStyle w:val="ad"/>
        <w:numPr>
          <w:ilvl w:val="0"/>
          <w:numId w:val="23"/>
        </w:numPr>
      </w:pPr>
      <w:r>
        <w:t xml:space="preserve"> Low income / disadvantaged (high / low)</w:t>
      </w:r>
    </w:p>
    <w:p w14:paraId="0DBE0D3C" w14:textId="77777777" w:rsidR="001741FC" w:rsidRDefault="001741FC" w:rsidP="0081114E">
      <w:pPr>
        <w:pStyle w:val="ad"/>
        <w:numPr>
          <w:ilvl w:val="0"/>
          <w:numId w:val="23"/>
        </w:numPr>
      </w:pPr>
      <w:r>
        <w:t xml:space="preserve"> Diversity / (high / low)</w:t>
      </w:r>
    </w:p>
    <w:p w14:paraId="4F0E69F9" w14:textId="77777777" w:rsidR="001741FC" w:rsidRDefault="001741FC" w:rsidP="0081114E">
      <w:pPr>
        <w:pStyle w:val="ad"/>
      </w:pPr>
    </w:p>
    <w:p w14:paraId="7704519E" w14:textId="77777777" w:rsidR="001741FC" w:rsidRDefault="001741FC" w:rsidP="0081114E">
      <w:pPr>
        <w:pStyle w:val="ad"/>
      </w:pPr>
      <w:r>
        <w:t xml:space="preserve">Or </w:t>
      </w:r>
    </w:p>
    <w:p w14:paraId="7BBC0445" w14:textId="77777777" w:rsidR="001741FC" w:rsidRDefault="001741FC" w:rsidP="0081114E">
      <w:pPr>
        <w:pStyle w:val="ad"/>
      </w:pPr>
    </w:p>
    <w:p w14:paraId="76FCBE3A" w14:textId="77777777" w:rsidR="001741FC" w:rsidRDefault="001741FC" w:rsidP="0081114E">
      <w:pPr>
        <w:pStyle w:val="ad"/>
        <w:numPr>
          <w:ilvl w:val="0"/>
          <w:numId w:val="24"/>
        </w:numPr>
      </w:pPr>
      <w:r>
        <w:t xml:space="preserve"> Low income / disadvantaged (high / low)</w:t>
      </w:r>
    </w:p>
    <w:p w14:paraId="591ABE51" w14:textId="77777777" w:rsidR="001741FC" w:rsidRDefault="001741FC" w:rsidP="0081114E">
      <w:pPr>
        <w:pStyle w:val="ad"/>
        <w:numPr>
          <w:ilvl w:val="0"/>
          <w:numId w:val="24"/>
        </w:numPr>
      </w:pPr>
      <w:r>
        <w:t xml:space="preserve"> Health characteristics (high / low)</w:t>
      </w:r>
    </w:p>
    <w:p w14:paraId="7203FE04" w14:textId="77777777" w:rsidR="001741FC" w:rsidRDefault="001741FC" w:rsidP="0081114E">
      <w:pPr>
        <w:pStyle w:val="ad"/>
      </w:pPr>
    </w:p>
    <w:p w14:paraId="1E34E26E" w14:textId="77777777" w:rsidR="001741FC" w:rsidRDefault="001741FC" w:rsidP="0081114E">
      <w:pPr>
        <w:pStyle w:val="ad"/>
      </w:pPr>
      <w:r>
        <w:t>could create a 2x2 matrix, to characterise the local authorities?</w:t>
      </w:r>
    </w:p>
    <w:p w14:paraId="6DDF5CEA" w14:textId="77777777" w:rsidR="001741FC" w:rsidRDefault="001741FC" w:rsidP="0081114E">
      <w:pPr>
        <w:pStyle w:val="ad"/>
      </w:pPr>
    </w:p>
    <w:p w14:paraId="2CFC7DBC" w14:textId="77777777" w:rsidR="001741FC" w:rsidRDefault="001741FC" w:rsidP="0081114E">
      <w:pPr>
        <w:pStyle w:val="ad"/>
      </w:pPr>
      <w:r>
        <w:t>The urban / rural divide also seems important (which you cover with population density).</w:t>
      </w:r>
    </w:p>
  </w:comment>
  <w:comment w:id="665" w:author="Tim Schwanen" w:date="2021-03-14T15:56:00Z" w:initials="DTS">
    <w:p w14:paraId="6D707188" w14:textId="77777777" w:rsidR="001741FC" w:rsidRPr="00A662A8" w:rsidRDefault="001741FC" w:rsidP="0081114E">
      <w:pPr>
        <w:pStyle w:val="ad"/>
        <w:rPr>
          <w:b/>
        </w:rPr>
      </w:pPr>
      <w:r>
        <w:rPr>
          <w:rStyle w:val="ac"/>
        </w:rPr>
        <w:annotationRef/>
      </w:r>
      <w:r w:rsidRPr="00A662A8">
        <w:rPr>
          <w:b/>
        </w:rPr>
        <w:t>See above – I would characterise the clusters in terms of the temporal evolution of mobility levels because is that what you have measured and clustered them on</w:t>
      </w:r>
    </w:p>
  </w:comment>
  <w:comment w:id="672" w:author="Won Do Lee" w:date="2023-03-28T15:42:00Z" w:initials="WDL">
    <w:p w14:paraId="6BCB1586" w14:textId="77777777" w:rsidR="00F67B75" w:rsidRDefault="00F67B75">
      <w:pPr>
        <w:pStyle w:val="ad"/>
      </w:pPr>
      <w:r>
        <w:rPr>
          <w:rStyle w:val="ac"/>
        </w:rPr>
        <w:annotationRef/>
      </w:r>
      <w:r>
        <w:t xml:space="preserve">Characterisation of trajectories of mobilities among the clusters in combination with their pace of reduction </w:t>
      </w:r>
      <w:r w:rsidR="00B526A3">
        <w:t>–</w:t>
      </w:r>
      <w:r>
        <w:t xml:space="preserve"> </w:t>
      </w:r>
      <w:r w:rsidR="00B526A3">
        <w:t>extent of reduction – pace of bounce-back</w:t>
      </w:r>
    </w:p>
    <w:p w14:paraId="658909A3" w14:textId="77777777" w:rsidR="00B526A3" w:rsidRDefault="00B526A3">
      <w:pPr>
        <w:pStyle w:val="ad"/>
      </w:pPr>
    </w:p>
    <w:p w14:paraId="023F9D7E" w14:textId="68F0B5DB" w:rsidR="00B526A3" w:rsidRDefault="00B526A3">
      <w:pPr>
        <w:pStyle w:val="ad"/>
      </w:pPr>
      <w:r>
        <w:rPr>
          <w:rFonts w:hint="eastAsia"/>
        </w:rPr>
        <w:t>G</w:t>
      </w:r>
      <w:r>
        <w:t>1: fast-large-slow (FLS)</w:t>
      </w:r>
    </w:p>
    <w:p w14:paraId="6EEA43E8" w14:textId="77777777" w:rsidR="00B526A3" w:rsidRDefault="00B526A3">
      <w:pPr>
        <w:pStyle w:val="ad"/>
      </w:pPr>
    </w:p>
    <w:p w14:paraId="6634A957" w14:textId="6F970DAF" w:rsidR="00B526A3" w:rsidRDefault="00B526A3">
      <w:pPr>
        <w:pStyle w:val="ad"/>
      </w:pPr>
      <w:r>
        <w:rPr>
          <w:rFonts w:hint="eastAsia"/>
        </w:rPr>
        <w:t>G</w:t>
      </w:r>
      <w:r>
        <w:t>2: fast-large-moderate (FMM)</w:t>
      </w:r>
    </w:p>
    <w:p w14:paraId="0DD3757A" w14:textId="77777777" w:rsidR="00B526A3" w:rsidRPr="00B526A3" w:rsidRDefault="00B526A3">
      <w:pPr>
        <w:pStyle w:val="ad"/>
      </w:pPr>
    </w:p>
    <w:p w14:paraId="501E7109" w14:textId="43AC0E79" w:rsidR="00B526A3" w:rsidRDefault="00B526A3">
      <w:pPr>
        <w:pStyle w:val="ad"/>
      </w:pPr>
      <w:r>
        <w:rPr>
          <w:rFonts w:hint="eastAsia"/>
        </w:rPr>
        <w:t>G</w:t>
      </w:r>
      <w:r>
        <w:t>3: moderate-moderate-moderate (MMM)</w:t>
      </w:r>
      <w:bookmarkStart w:id="673" w:name="_GoBack"/>
      <w:bookmarkEnd w:id="673"/>
    </w:p>
    <w:p w14:paraId="1C4C3952" w14:textId="77777777" w:rsidR="00B526A3" w:rsidRPr="00B526A3" w:rsidRDefault="00B526A3">
      <w:pPr>
        <w:pStyle w:val="ad"/>
      </w:pPr>
    </w:p>
    <w:p w14:paraId="387B3175" w14:textId="3E5DFCEC" w:rsidR="00B526A3" w:rsidRPr="00B526A3" w:rsidRDefault="00B526A3">
      <w:pPr>
        <w:pStyle w:val="ad"/>
        <w:rPr>
          <w:rFonts w:hint="eastAsia"/>
        </w:rPr>
      </w:pPr>
      <w:r>
        <w:rPr>
          <w:rFonts w:hint="eastAsia"/>
        </w:rPr>
        <w:t>G</w:t>
      </w:r>
      <w:r>
        <w:t>4: slow-small-fast (SMF)</w:t>
      </w:r>
    </w:p>
  </w:comment>
  <w:comment w:id="711" w:author="Won Do Lee" w:date="2023-01-19T23:36:00Z" w:initials="WDL">
    <w:p w14:paraId="26A3E5C3" w14:textId="77777777" w:rsidR="001741FC" w:rsidRDefault="001741FC" w:rsidP="001741FC">
      <w:pPr>
        <w:pStyle w:val="ad"/>
      </w:pPr>
      <w:r>
        <w:rPr>
          <w:rStyle w:val="ac"/>
        </w:rPr>
        <w:annotationRef/>
      </w:r>
      <w:r>
        <w:rPr>
          <w:lang w:val="en-US"/>
        </w:rPr>
        <w:t>The discussion of mobility resilience to COVID-19 would be updated.</w:t>
      </w:r>
    </w:p>
  </w:comment>
  <w:comment w:id="825" w:author="Tim Schwanen" w:date="2021-03-14T16:07:00Z" w:initials="DTS">
    <w:p w14:paraId="33933D1E" w14:textId="7890D0D3" w:rsidR="001741FC" w:rsidRDefault="001741FC" w:rsidP="00554EB6">
      <w:pPr>
        <w:pStyle w:val="ad"/>
      </w:pPr>
      <w:r>
        <w:rPr>
          <w:rStyle w:val="ac"/>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61" w:author="Won Do Lee" w:date="2023-01-19T23:37:00Z" w:initials="WDL">
    <w:p w14:paraId="7B69394D" w14:textId="77777777" w:rsidR="001741FC" w:rsidRDefault="001741FC" w:rsidP="001741FC">
      <w:pPr>
        <w:pStyle w:val="ad"/>
      </w:pPr>
      <w:r>
        <w:rPr>
          <w:rStyle w:val="ac"/>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387B3175" w15:done="0"/>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387B3175" w16cid:durableId="27CD8967"/>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80F93" w14:textId="77777777" w:rsidR="001155D4" w:rsidRDefault="001155D4" w:rsidP="00DD1B16">
      <w:r>
        <w:separator/>
      </w:r>
    </w:p>
  </w:endnote>
  <w:endnote w:type="continuationSeparator" w:id="0">
    <w:p w14:paraId="597A08F9" w14:textId="77777777" w:rsidR="001155D4" w:rsidRDefault="001155D4" w:rsidP="00DD1B16">
      <w:r>
        <w:continuationSeparator/>
      </w:r>
    </w:p>
  </w:endnote>
  <w:endnote w:type="continuationNotice" w:id="1">
    <w:p w14:paraId="3FF51765" w14:textId="77777777" w:rsidR="001155D4" w:rsidRDefault="001155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EF7D8" w14:textId="77777777" w:rsidR="001155D4" w:rsidRDefault="001155D4" w:rsidP="00DD1B16">
      <w:r>
        <w:separator/>
      </w:r>
    </w:p>
  </w:footnote>
  <w:footnote w:type="continuationSeparator" w:id="0">
    <w:p w14:paraId="3264C1ED" w14:textId="77777777" w:rsidR="001155D4" w:rsidRDefault="001155D4" w:rsidP="00DD1B16">
      <w:r>
        <w:continuationSeparator/>
      </w:r>
    </w:p>
  </w:footnote>
  <w:footnote w:type="continuationNotice" w:id="1">
    <w:p w14:paraId="18776569" w14:textId="77777777" w:rsidR="001155D4" w:rsidRDefault="001155D4">
      <w:pPr>
        <w:spacing w:line="240" w:lineRule="auto"/>
      </w:pPr>
    </w:p>
  </w:footnote>
  <w:footnote w:id="2">
    <w:p w14:paraId="2F48F72F" w14:textId="4730F554" w:rsidR="001741FC" w:rsidRPr="00D760C8" w:rsidRDefault="001741FC" w:rsidP="0029587C">
      <w:pPr>
        <w:pStyle w:val="a4"/>
      </w:pPr>
      <w:r w:rsidRPr="00D760C8">
        <w:rPr>
          <w:rStyle w:val="a5"/>
        </w:rPr>
        <w:footnoteRef/>
      </w:r>
      <w:r w:rsidRPr="00D760C8">
        <w:t xml:space="preserve"> Paper prepared for submission to the</w:t>
      </w:r>
      <w:r>
        <w:t xml:space="preserve"> </w:t>
      </w:r>
      <w:hyperlink r:id="rId1" w:history="1">
        <w:r w:rsidRPr="00ED0EA2">
          <w:rPr>
            <w:rStyle w:val="a3"/>
            <w:i/>
            <w:iCs/>
          </w:rPr>
          <w:t>Journal of Sustainable Cities and Society.</w:t>
        </w:r>
      </w:hyperlink>
    </w:p>
  </w:footnote>
  <w:footnote w:id="3">
    <w:p w14:paraId="0A22252C" w14:textId="1BF36136" w:rsidR="001741FC" w:rsidRPr="00F3058A" w:rsidRDefault="001741FC">
      <w:pPr>
        <w:pStyle w:val="a4"/>
      </w:pPr>
      <w:r>
        <w:rPr>
          <w:rStyle w:val="a5"/>
        </w:rPr>
        <w:footnoteRef/>
      </w:r>
      <w:r>
        <w:t xml:space="preserve"> </w:t>
      </w:r>
      <w:r w:rsidRPr="00F3058A">
        <w:t>Transport Studies Unit, School of Geography and the Environment, University of Oxford.</w:t>
      </w:r>
    </w:p>
  </w:footnote>
  <w:footnote w:id="4">
    <w:p w14:paraId="31CE2CA0" w14:textId="337AA58B" w:rsidR="001741FC" w:rsidRPr="00D760C8" w:rsidRDefault="001741FC">
      <w:pPr>
        <w:pStyle w:val="a4"/>
      </w:pPr>
      <w:r w:rsidRPr="00D760C8">
        <w:rPr>
          <w:rStyle w:val="a5"/>
        </w:rPr>
        <w:footnoteRef/>
      </w:r>
      <w:r w:rsidRPr="00D760C8">
        <w:t xml:space="preserve"> Saïd Business School, University of Oxford.</w:t>
      </w:r>
    </w:p>
  </w:footnote>
  <w:footnote w:id="5">
    <w:p w14:paraId="569F9DEB" w14:textId="56B8D79A" w:rsidR="001741FC" w:rsidRPr="00E27C5A" w:rsidRDefault="001741FC" w:rsidP="00801282">
      <w:pPr>
        <w:pStyle w:val="a4"/>
        <w:spacing w:line="276" w:lineRule="auto"/>
        <w:jc w:val="both"/>
      </w:pPr>
      <w:r w:rsidRPr="00801282">
        <w:footnoteRef/>
      </w:r>
      <w:r>
        <w:t xml:space="preserve"> </w:t>
      </w:r>
      <w:ins w:id="408" w:author="Won Do Lee" w:date="2023-01-15T23:35:00Z">
        <w:r>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t xml:space="preserve"> </w:t>
        </w:r>
      </w:ins>
      <w:ins w:id="412" w:author="Won Do Lee" w:date="2023-01-15T23:36:00Z">
        <w:r>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t xml:space="preserve"> compan</w:t>
        </w:r>
      </w:ins>
      <w:ins w:id="417" w:author="Won Do Lee" w:date="2023-01-15T23:36:00Z">
        <w:r>
          <w:t>y</w:t>
        </w:r>
      </w:ins>
      <w:del w:id="418" w:author="Won Do Lee" w:date="2023-01-15T23:35:00Z">
        <w:r w:rsidRPr="00C41DA2" w:rsidDel="00E76D99">
          <w:delText>provide</w:delText>
        </w:r>
      </w:del>
      <w:r w:rsidRPr="00C41DA2">
        <w:t>.</w:t>
      </w:r>
    </w:p>
  </w:footnote>
  <w:footnote w:id="6">
    <w:p w14:paraId="56D65A73" w14:textId="586DCED7" w:rsidR="001741FC" w:rsidRPr="00CA0981" w:rsidRDefault="001741FC" w:rsidP="00E27C5A">
      <w:pPr>
        <w:pStyle w:val="a4"/>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1741FC" w:rsidRPr="00CC51B4" w:rsidRDefault="001741FC" w:rsidP="00E27C5A">
      <w:pPr>
        <w:pStyle w:val="a4"/>
        <w:spacing w:line="276" w:lineRule="auto"/>
        <w:jc w:val="both"/>
        <w:rPr>
          <w:rFonts w:ascii="Arial" w:hAnsi="Arial" w:cs="Arial"/>
        </w:rPr>
      </w:pPr>
      <w:r w:rsidRPr="006B33CA">
        <w:rPr>
          <w:rStyle w:val="a5"/>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1741FC" w:rsidRPr="00692AC3" w:rsidRDefault="001741FC" w:rsidP="003A4303">
      <w:pPr>
        <w:pStyle w:val="a4"/>
        <w:rPr>
          <w:color w:val="000000" w:themeColor="text1"/>
        </w:rPr>
      </w:pPr>
      <w:r w:rsidRPr="003C0DA9">
        <w:rPr>
          <w:rStyle w:val="a5"/>
        </w:rPr>
        <w:footnoteRef/>
      </w:r>
      <w:r w:rsidRPr="003C0DA9">
        <w:t xml:space="preserve"> Nearest-neighbour or Single-linkage Method ("single"), Furthest-neighbour or Complete-linkage Method ("complete"), Average-linkage Method ("average"),  </w:t>
      </w:r>
      <w:proofErr w:type="spellStart"/>
      <w:r w:rsidRPr="003C0DA9">
        <w:t>McQuitty’s</w:t>
      </w:r>
      <w:proofErr w:type="spell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1741FC" w:rsidRPr="00692AC3" w:rsidDel="003A4303" w:rsidRDefault="001741FC" w:rsidP="003C0DA9">
      <w:pPr>
        <w:pStyle w:val="a4"/>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C9E2" w14:textId="2C9FF9C3" w:rsidR="001741FC" w:rsidRDefault="001741FC"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3"/>
  </w:num>
  <w:num w:numId="3">
    <w:abstractNumId w:val="25"/>
  </w:num>
  <w:num w:numId="4">
    <w:abstractNumId w:val="11"/>
  </w:num>
  <w:num w:numId="5">
    <w:abstractNumId w:val="27"/>
  </w:num>
  <w:num w:numId="6">
    <w:abstractNumId w:val="18"/>
  </w:num>
  <w:num w:numId="7">
    <w:abstractNumId w:val="0"/>
  </w:num>
  <w:num w:numId="8">
    <w:abstractNumId w:val="2"/>
  </w:num>
  <w:num w:numId="9">
    <w:abstractNumId w:val="0"/>
    <w:lvlOverride w:ilvl="0">
      <w:startOverride w:val="1"/>
    </w:lvlOverride>
  </w:num>
  <w:num w:numId="10">
    <w:abstractNumId w:val="10"/>
  </w:num>
  <w:num w:numId="11">
    <w:abstractNumId w:val="7"/>
  </w:num>
  <w:num w:numId="12">
    <w:abstractNumId w:val="4"/>
  </w:num>
  <w:num w:numId="13">
    <w:abstractNumId w:val="31"/>
  </w:num>
  <w:num w:numId="14">
    <w:abstractNumId w:val="6"/>
  </w:num>
  <w:num w:numId="15">
    <w:abstractNumId w:val="34"/>
  </w:num>
  <w:num w:numId="16">
    <w:abstractNumId w:val="16"/>
  </w:num>
  <w:num w:numId="17">
    <w:abstractNumId w:val="17"/>
  </w:num>
  <w:num w:numId="18">
    <w:abstractNumId w:val="5"/>
  </w:num>
  <w:num w:numId="19">
    <w:abstractNumId w:val="22"/>
  </w:num>
  <w:num w:numId="20">
    <w:abstractNumId w:val="35"/>
  </w:num>
  <w:num w:numId="21">
    <w:abstractNumId w:val="28"/>
  </w:num>
  <w:num w:numId="22">
    <w:abstractNumId w:val="20"/>
  </w:num>
  <w:num w:numId="23">
    <w:abstractNumId w:val="13"/>
  </w:num>
  <w:num w:numId="24">
    <w:abstractNumId w:val="29"/>
  </w:num>
  <w:num w:numId="25">
    <w:abstractNumId w:val="1"/>
  </w:num>
  <w:num w:numId="26">
    <w:abstractNumId w:val="24"/>
  </w:num>
  <w:num w:numId="27">
    <w:abstractNumId w:val="9"/>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39"/>
  </w:num>
  <w:num w:numId="32">
    <w:abstractNumId w:val="15"/>
  </w:num>
  <w:num w:numId="33">
    <w:abstractNumId w:val="26"/>
  </w:num>
  <w:num w:numId="34">
    <w:abstractNumId w:val="12"/>
  </w:num>
  <w:num w:numId="35">
    <w:abstractNumId w:val="39"/>
  </w:num>
  <w:num w:numId="36">
    <w:abstractNumId w:val="39"/>
  </w:num>
  <w:num w:numId="37">
    <w:abstractNumId w:val="39"/>
  </w:num>
  <w:num w:numId="38">
    <w:abstractNumId w:val="39"/>
  </w:num>
  <w:num w:numId="39">
    <w:abstractNumId w:val="39"/>
  </w:num>
  <w:num w:numId="40">
    <w:abstractNumId w:val="39"/>
    <w:lvlOverride w:ilvl="0">
      <w:startOverride w:val="1"/>
    </w:lvlOverride>
  </w:num>
  <w:num w:numId="41">
    <w:abstractNumId w:val="14"/>
  </w:num>
  <w:num w:numId="42">
    <w:abstractNumId w:val="30"/>
  </w:num>
  <w:num w:numId="43">
    <w:abstractNumId w:val="36"/>
  </w:num>
  <w:num w:numId="44">
    <w:abstractNumId w:val="21"/>
  </w:num>
  <w:num w:numId="45">
    <w:abstractNumId w:val="19"/>
  </w:num>
  <w:num w:numId="46">
    <w:abstractNumId w:val="33"/>
  </w:num>
  <w:num w:numId="47">
    <w:abstractNumId w:val="39"/>
  </w:num>
  <w:num w:numId="48">
    <w:abstractNumId w:val="38"/>
  </w:num>
  <w:num w:numId="49">
    <w:abstractNumId w:val="37"/>
  </w:num>
  <w:num w:numId="50">
    <w:abstractNumId w:val="32"/>
  </w:num>
  <w:num w:numId="51">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0FAK7Vu5U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5D4"/>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1FC"/>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02"/>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0534"/>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1A6D"/>
    <w:rsid w:val="00B5206D"/>
    <w:rsid w:val="00B526A3"/>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0F25"/>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67B75"/>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after="0" w:line="276" w:lineRule="auto"/>
    </w:pPr>
    <w:rPr>
      <w:rFonts w:ascii="Calibri" w:hAnsi="Calibri" w:cs="Calibri"/>
    </w:rPr>
  </w:style>
  <w:style w:type="paragraph" w:styleId="1">
    <w:name w:val="heading 1"/>
    <w:basedOn w:val="a"/>
    <w:next w:val="a"/>
    <w:link w:val="1Char"/>
    <w:uiPriority w:val="9"/>
    <w:qFormat/>
    <w:rsid w:val="00855FBD"/>
    <w:pPr>
      <w:keepNext/>
      <w:keepLines/>
      <w:outlineLvl w:val="0"/>
    </w:pPr>
    <w:rPr>
      <w:rFonts w:eastAsiaTheme="majorEastAsia"/>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31"/>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55FBD"/>
    <w:rPr>
      <w:rFonts w:ascii="Calibri" w:eastAsiaTheme="majorEastAsia" w:hAnsi="Calibri" w:cs="Calibri"/>
      <w:b/>
      <w:bCs/>
      <w:sz w:val="36"/>
      <w:szCs w:val="36"/>
    </w:rPr>
  </w:style>
  <w:style w:type="character" w:styleId="a3">
    <w:name w:val="Hyperlink"/>
    <w:basedOn w:val="a0"/>
    <w:uiPriority w:val="99"/>
    <w:unhideWhenUsed/>
    <w:rsid w:val="00F04757"/>
    <w:rPr>
      <w:color w:val="0563C1" w:themeColor="hyperlink"/>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basedOn w:val="a0"/>
    <w:link w:val="a4"/>
    <w:uiPriority w:val="99"/>
    <w:rsid w:val="00F04757"/>
    <w:rPr>
      <w:rFonts w:ascii="Calibri" w:hAnsi="Calibri" w:cs="Calibri"/>
      <w:sz w:val="20"/>
      <w:szCs w:val="20"/>
    </w:rPr>
  </w:style>
  <w:style w:type="character" w:styleId="a5">
    <w:name w:val="footnote reference"/>
    <w:basedOn w:val="a0"/>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basedOn w:val="a0"/>
    <w:link w:val="2"/>
    <w:uiPriority w:val="9"/>
    <w:rsid w:val="00D57877"/>
    <w:rPr>
      <w:rFonts w:ascii="Calibri" w:eastAsiaTheme="majorEastAsia" w:hAnsi="Calibri" w:cs="Calibri"/>
      <w:b/>
      <w:bCs/>
      <w:i/>
      <w:iCs/>
      <w:sz w:val="32"/>
      <w:szCs w:val="32"/>
    </w:rPr>
  </w:style>
  <w:style w:type="character" w:customStyle="1" w:styleId="3Char">
    <w:name w:val="제목 3 Char"/>
    <w:basedOn w:val="a0"/>
    <w:link w:val="3"/>
    <w:uiPriority w:val="9"/>
    <w:rsid w:val="002E485B"/>
    <w:rPr>
      <w:rFonts w:ascii="Calibri" w:eastAsiaTheme="majorEastAsia"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spacing w:after="0" w:line="240" w:lineRule="auto"/>
    </w:pPr>
  </w:style>
  <w:style w:type="character" w:styleId="ab">
    <w:name w:val="endnote reference"/>
    <w:basedOn w:val="a0"/>
    <w:uiPriority w:val="99"/>
    <w:semiHidden/>
    <w:unhideWhenUsed/>
    <w:rsid w:val="00500665"/>
    <w:rPr>
      <w:vertAlign w:val="superscript"/>
    </w:rPr>
  </w:style>
  <w:style w:type="character" w:styleId="ac">
    <w:name w:val="annotation reference"/>
    <w:basedOn w:val="a0"/>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basedOn w:val="a0"/>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basedOn w:val="Char2"/>
    <w:link w:val="ae"/>
    <w:uiPriority w:val="99"/>
    <w:semiHidden/>
    <w:rsid w:val="00834826"/>
    <w:rPr>
      <w:rFonts w:ascii="Calibri" w:hAnsi="Calibri" w:cs="Calibri"/>
      <w:b/>
      <w:bCs/>
      <w:sz w:val="20"/>
      <w:szCs w:val="20"/>
    </w:rPr>
  </w:style>
  <w:style w:type="character" w:styleId="af">
    <w:name w:val="Placeholder Text"/>
    <w:basedOn w:val="a0"/>
    <w:uiPriority w:val="99"/>
    <w:semiHidden/>
    <w:rsid w:val="000661B3"/>
    <w:rPr>
      <w:color w:val="808080"/>
    </w:rPr>
  </w:style>
  <w:style w:type="table" w:styleId="af0">
    <w:name w:val="Table Grid"/>
    <w:basedOn w:val="a1"/>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pPr>
      <w:spacing w:after="0" w:line="240" w:lineRule="auto"/>
    </w:pPr>
    <w:rPr>
      <w:rFonts w:ascii="Calibri" w:hAnsi="Calibri" w:cs="Calibri"/>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basedOn w:val="a0"/>
    <w:link w:val="af3"/>
    <w:uiPriority w:val="10"/>
    <w:rsid w:val="00855FBD"/>
    <w:rPr>
      <w:rFonts w:ascii="Calibri" w:eastAsiaTheme="majorEastAsia" w:hAnsi="Calibri" w:cs="Calibri"/>
      <w:b/>
      <w:bCs/>
      <w:sz w:val="40"/>
      <w:szCs w:val="40"/>
    </w:rPr>
  </w:style>
  <w:style w:type="character" w:customStyle="1" w:styleId="UnresolvedMention1">
    <w:name w:val="Unresolved Mention1"/>
    <w:basedOn w:val="a0"/>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a0"/>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basedOn w:val="a0"/>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basedOn w:val="Char5"/>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af5">
    <w:name w:val="FollowedHyperlink"/>
    <w:basedOn w:val="a0"/>
    <w:uiPriority w:val="99"/>
    <w:semiHidden/>
    <w:unhideWhenUsed/>
    <w:rsid w:val="00E8129F"/>
    <w:rPr>
      <w:color w:val="954F72" w:themeColor="followedHyperlink"/>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basedOn w:val="a0"/>
    <w:link w:val="af6"/>
    <w:uiPriority w:val="99"/>
    <w:semiHidden/>
    <w:rsid w:val="00CE5B75"/>
    <w:rPr>
      <w:rFonts w:ascii="Segoe UI" w:hAnsi="Segoe UI" w:cs="Segoe UI"/>
      <w:sz w:val="18"/>
      <w:szCs w:val="18"/>
    </w:rPr>
  </w:style>
  <w:style w:type="character" w:styleId="af7">
    <w:name w:val="Unresolved Mention"/>
    <w:basedOn w:val="a0"/>
    <w:uiPriority w:val="99"/>
    <w:semiHidden/>
    <w:unhideWhenUsed/>
    <w:rsid w:val="00F54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github.com/wondolee/covid19-eng-lockdown" TargetMode="Externa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3.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950EB5-0C19-4555-88E5-3BAA0FC9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29</Pages>
  <Words>50409</Words>
  <Characters>287337</Characters>
  <Application>Microsoft Office Word</Application>
  <DocSecurity>0</DocSecurity>
  <Lines>2394</Lines>
  <Paragraphs>674</Paragraphs>
  <ScaleCrop>false</ScaleCrop>
  <HeadingPairs>
    <vt:vector size="6" baseType="variant">
      <vt:variant>
        <vt:lpstr>제목</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Trajectories of mobility reduction during England's first national COVID-19 lock</vt:lpstr>
      <vt:lpstr>Authors</vt:lpstr>
      <vt:lpstr>Highlights</vt:lpstr>
      <vt:lpstr>Abstracts</vt:lpstr>
      <vt:lpstr>Introduction</vt:lpstr>
      <vt:lpstr>Literature review</vt:lpstr>
    </vt:vector>
  </TitlesOfParts>
  <Company/>
  <LinksUpToDate>false</LinksUpToDate>
  <CharactersWithSpaces>337072</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23</cp:revision>
  <dcterms:created xsi:type="dcterms:W3CDTF">2023-01-19T14:39:00Z</dcterms:created>
  <dcterms:modified xsi:type="dcterms:W3CDTF">2023-03-28T06:51:00Z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