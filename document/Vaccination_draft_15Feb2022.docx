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E4648" w14:textId="77777777" w:rsidR="00F67E5C" w:rsidRPr="00F01693" w:rsidRDefault="00F67E5C" w:rsidP="00F01693">
      <w:pPr>
        <w:pStyle w:val="Title"/>
        <w:spacing w:line="276" w:lineRule="auto"/>
        <w:rPr>
          <w:rFonts w:ascii="Calibri" w:hAnsi="Calibri" w:cs="Calibri"/>
          <w:b/>
          <w:bCs/>
          <w:sz w:val="40"/>
          <w:szCs w:val="40"/>
        </w:rPr>
      </w:pPr>
      <w:bookmarkStart w:id="0" w:name="_Ref91545296"/>
      <w:r w:rsidRPr="00F01693">
        <w:rPr>
          <w:rFonts w:ascii="Calibri" w:hAnsi="Calibri" w:cs="Calibri"/>
          <w:b/>
          <w:bCs/>
          <w:sz w:val="40"/>
          <w:szCs w:val="40"/>
        </w:rPr>
        <w:t>Does accessibility to vaccination centres influencing vaccine uptake?</w:t>
      </w:r>
      <w:r w:rsidR="0066328C" w:rsidRPr="00F01693">
        <w:rPr>
          <w:rStyle w:val="FootnoteReference"/>
          <w:rFonts w:ascii="Calibri" w:hAnsi="Calibri" w:cs="Calibri"/>
          <w:b/>
          <w:bCs/>
          <w:sz w:val="40"/>
          <w:szCs w:val="40"/>
        </w:rPr>
        <w:footnoteReference w:id="2"/>
      </w:r>
    </w:p>
    <w:p w14:paraId="381B178A" w14:textId="77777777" w:rsidR="00425060" w:rsidRPr="00F01693" w:rsidRDefault="00425060" w:rsidP="00F01693"/>
    <w:p w14:paraId="0262EBBE" w14:textId="77777777" w:rsidR="00F27645" w:rsidRPr="00F01693" w:rsidRDefault="00F27645" w:rsidP="00F01693">
      <w:pPr>
        <w:pStyle w:val="Heading1"/>
        <w:numPr>
          <w:ilvl w:val="0"/>
          <w:numId w:val="0"/>
        </w:numPr>
        <w:ind w:left="360" w:hanging="360"/>
      </w:pPr>
      <w:r w:rsidRPr="00F01693">
        <w:t>Authors</w:t>
      </w:r>
    </w:p>
    <w:p w14:paraId="27FA8D00" w14:textId="77777777" w:rsidR="00425060" w:rsidRPr="00F01693" w:rsidRDefault="00386FF8" w:rsidP="00F01693">
      <w:r w:rsidRPr="00F01693">
        <w:t>Won Do Lee</w:t>
      </w:r>
      <w:r w:rsidR="007C4873" w:rsidRPr="00F01693">
        <w:rPr>
          <w:vertAlign w:val="superscript"/>
        </w:rPr>
        <w:t>2</w:t>
      </w:r>
      <w:r w:rsidRPr="00F01693">
        <w:t xml:space="preserve">, </w:t>
      </w:r>
      <w:r w:rsidR="00E66350" w:rsidRPr="00F01693">
        <w:t>Hannah Budnitz</w:t>
      </w:r>
      <w:r w:rsidR="007C4873" w:rsidRPr="00F01693">
        <w:rPr>
          <w:rStyle w:val="FootnoteReference"/>
        </w:rPr>
        <w:footnoteReference w:id="3"/>
      </w:r>
      <w:r w:rsidR="007C4873" w:rsidRPr="00F01693">
        <w:rPr>
          <w:rStyle w:val="FootnoteReference"/>
        </w:rPr>
        <w:footnoteReference w:id="4"/>
      </w:r>
      <w:r w:rsidR="00E66350" w:rsidRPr="00F01693">
        <w:t>, and Tim Schwanen</w:t>
      </w:r>
      <w:r w:rsidR="007C4873" w:rsidRPr="00F01693">
        <w:rPr>
          <w:vertAlign w:val="superscript"/>
        </w:rPr>
        <w:t>2</w:t>
      </w:r>
    </w:p>
    <w:p w14:paraId="51FFFC96" w14:textId="77777777" w:rsidR="00C610D6" w:rsidRPr="00F01693" w:rsidRDefault="00C610D6" w:rsidP="00F01693"/>
    <w:p w14:paraId="6489F130" w14:textId="77777777" w:rsidR="00C610D6" w:rsidRPr="00F01693" w:rsidRDefault="00C610D6" w:rsidP="00F01693"/>
    <w:p w14:paraId="1AF6B174" w14:textId="77777777" w:rsidR="00C610D6" w:rsidRPr="00F01693" w:rsidRDefault="00C610D6" w:rsidP="00F01693">
      <w:pPr>
        <w:pStyle w:val="Heading1"/>
        <w:numPr>
          <w:ilvl w:val="0"/>
          <w:numId w:val="0"/>
        </w:numPr>
        <w:ind w:left="360" w:hanging="360"/>
      </w:pPr>
      <w:r w:rsidRPr="00F01693">
        <w:t>Abstract</w:t>
      </w:r>
    </w:p>
    <w:p w14:paraId="05028204" w14:textId="7BBA1C67" w:rsidR="00F67E5C" w:rsidRPr="00F01693" w:rsidRDefault="00546544" w:rsidP="00F01693">
      <w:r w:rsidRPr="00F01693">
        <w:t xml:space="preserve">In this study, we consider the number of mass vaccination centres in England accessible by car and by public transport according to the neighbourhoods where people live, and whether this influences vaccination rates among adults between the ages of 25 and 50 years. </w:t>
      </w:r>
      <w:r w:rsidR="00C6623F" w:rsidRPr="00F01693">
        <w:t>We account for both spatial variation in neighbourhood characteristics that contribute to vaccine hesitancy, such as income and education levels, as well as the likelihood of spatial dependency – that people in neighbouring areas are more likely to have similar vaccination rates. We therefore identify where lower rates of vaccination are more likely due to socio-demographic characteristics and vaccine hesitancy, and where they are due to poor accessibility by car or public transport. Our conclusions suggest that vaccine delivery and uptake has been influenced by assumptions of automobility – that vaccination services will be accessed by car. This has implications for the equity of vaccination services, particularly where there are more households without a car.</w:t>
      </w:r>
    </w:p>
    <w:p w14:paraId="4C4282E2" w14:textId="77777777" w:rsidR="00C610D6" w:rsidRPr="00F01693" w:rsidRDefault="00C610D6" w:rsidP="00F01693"/>
    <w:p w14:paraId="65C0CB13" w14:textId="77777777" w:rsidR="00996BDA" w:rsidRPr="00F01693" w:rsidRDefault="00996BDA" w:rsidP="00F01693">
      <w:pPr>
        <w:pStyle w:val="Heading1"/>
      </w:pPr>
      <w:r w:rsidRPr="00F01693">
        <w:t>Introduction</w:t>
      </w:r>
      <w:bookmarkEnd w:id="0"/>
    </w:p>
    <w:p w14:paraId="303B8A78" w14:textId="177E7880" w:rsidR="4D54B08A" w:rsidRPr="00F01693" w:rsidRDefault="391FCAB1" w:rsidP="00F01693">
      <w:r w:rsidRPr="00F01693">
        <w:t xml:space="preserve">The UK was the first country to administer a COVID-19 vaccine after emergency approval on 8 December 2020, and </w:t>
      </w:r>
      <w:r w:rsidR="75E4B09C" w:rsidRPr="00F01693">
        <w:t xml:space="preserve">the country’s vaccination programme was considered a </w:t>
      </w:r>
      <w:r w:rsidR="16987555" w:rsidRPr="00F01693">
        <w:t>front runner globally early in 2021</w:t>
      </w:r>
      <w:r w:rsidR="595BBFC3" w:rsidRPr="00F01693">
        <w:t xml:space="preserve"> </w:t>
      </w:r>
      <w:r w:rsidR="595BBFC3" w:rsidRPr="00F01693">
        <w:rPr>
          <w:noProof/>
        </w:rPr>
        <w:t>(Baraniuk, 2021)</w:t>
      </w:r>
      <w:r w:rsidR="595BBFC3" w:rsidRPr="00F01693">
        <w:t xml:space="preserve">. </w:t>
      </w:r>
      <w:r w:rsidR="39651274" w:rsidRPr="00F01693">
        <w:t>T</w:t>
      </w:r>
      <w:r w:rsidR="2639B0AC" w:rsidRPr="00F01693">
        <w:t>he roll-out met successive targets</w:t>
      </w:r>
      <w:r w:rsidR="4D87D6E6" w:rsidRPr="00F01693">
        <w:t xml:space="preserve"> of</w:t>
      </w:r>
      <w:r w:rsidR="2639B0AC" w:rsidRPr="00F01693">
        <w:t xml:space="preserve"> not only offering vaccines to priority groups, </w:t>
      </w:r>
      <w:r w:rsidR="599CEA3E" w:rsidRPr="00F01693">
        <w:t>including health and care workers, the population over 50, and those with underlying conditions</w:t>
      </w:r>
      <w:r w:rsidR="009C32EF" w:rsidRPr="00F01693">
        <w:t xml:space="preserve"> in ‘Phase 1’</w:t>
      </w:r>
      <w:r w:rsidR="599CEA3E" w:rsidRPr="00F01693">
        <w:t xml:space="preserve">, </w:t>
      </w:r>
      <w:r w:rsidR="2639B0AC" w:rsidRPr="00F01693">
        <w:t xml:space="preserve">but also achieving </w:t>
      </w:r>
      <w:r w:rsidR="7C1659C0" w:rsidRPr="00F01693">
        <w:t>vaccination</w:t>
      </w:r>
      <w:r w:rsidR="2639B0AC" w:rsidRPr="00F01693">
        <w:t xml:space="preserve"> rates of over </w:t>
      </w:r>
      <w:r w:rsidR="76C2408F" w:rsidRPr="00F01693">
        <w:t>90%</w:t>
      </w:r>
      <w:r w:rsidR="026EB801" w:rsidRPr="00F01693">
        <w:t xml:space="preserve"> in these more vulnerable populations </w:t>
      </w:r>
      <w:r w:rsidR="009A725E" w:rsidRPr="00F01693">
        <w:rPr>
          <w:noProof/>
        </w:rPr>
        <w:t>(Department of Health and Social Care, 2021a)</w:t>
      </w:r>
      <w:r w:rsidR="6CF92EFC" w:rsidRPr="00F01693">
        <w:t>.</w:t>
      </w:r>
      <w:r w:rsidR="1646ABFD" w:rsidRPr="00F01693">
        <w:t xml:space="preserve"> </w:t>
      </w:r>
      <w:r w:rsidR="1ADCDBBE" w:rsidRPr="00F01693">
        <w:t xml:space="preserve">However, this level of </w:t>
      </w:r>
      <w:r w:rsidR="4CFAB2FA" w:rsidRPr="00F01693">
        <w:t>up</w:t>
      </w:r>
      <w:r w:rsidR="1ADCDBBE" w:rsidRPr="00F01693">
        <w:t xml:space="preserve">take was not maintained </w:t>
      </w:r>
      <w:r w:rsidR="034A5D58" w:rsidRPr="00F01693">
        <w:t xml:space="preserve">among </w:t>
      </w:r>
      <w:r w:rsidR="3B78A4AB" w:rsidRPr="00F01693">
        <w:t>adults under 50</w:t>
      </w:r>
      <w:r w:rsidR="034A5D58" w:rsidRPr="00F01693">
        <w:t>, with first dose vaccination rates plateauing at lower percentages for each subsequent age bracket</w:t>
      </w:r>
      <w:r w:rsidR="18CD40A9" w:rsidRPr="00F01693">
        <w:t>.</w:t>
      </w:r>
      <w:r w:rsidR="3B78A4AB" w:rsidRPr="00F01693">
        <w:t xml:space="preserve"> </w:t>
      </w:r>
      <w:r w:rsidR="4C34F263" w:rsidRPr="00F01693">
        <w:t>Whilst vaccine hesitancy is known to increase among young</w:t>
      </w:r>
      <w:r w:rsidR="375426DA" w:rsidRPr="00F01693">
        <w:t>er age groups</w:t>
      </w:r>
      <w:r w:rsidR="00C538C1" w:rsidRPr="00F01693">
        <w:t xml:space="preserve"> who are less at risk of severe disease from COVID-19</w:t>
      </w:r>
      <w:r w:rsidR="5B6B7527" w:rsidRPr="00F01693">
        <w:t xml:space="preserve"> </w:t>
      </w:r>
      <w:r w:rsidR="5566C75A" w:rsidRPr="00F01693">
        <w:rPr>
          <w:noProof/>
        </w:rPr>
        <w:t>(Office for National Statistics, 2021)</w:t>
      </w:r>
      <w:r w:rsidR="375426DA" w:rsidRPr="00F01693">
        <w:t xml:space="preserve">, we consider in this paper whether </w:t>
      </w:r>
      <w:r w:rsidR="006B7AD4" w:rsidRPr="00F01693">
        <w:t>spatial</w:t>
      </w:r>
      <w:r w:rsidR="00A431E3" w:rsidRPr="00F01693">
        <w:t xml:space="preserve"> </w:t>
      </w:r>
      <w:r w:rsidR="375426DA" w:rsidRPr="00F01693">
        <w:t>access</w:t>
      </w:r>
      <w:r w:rsidR="006B7AD4" w:rsidRPr="00F01693">
        <w:t>i</w:t>
      </w:r>
      <w:r w:rsidR="00A431E3" w:rsidRPr="00F01693">
        <w:t>bility</w:t>
      </w:r>
      <w:r w:rsidR="375426DA" w:rsidRPr="00F01693">
        <w:t xml:space="preserve"> to the </w:t>
      </w:r>
      <w:r w:rsidR="7E49EFF7" w:rsidRPr="00F01693">
        <w:t xml:space="preserve">mass </w:t>
      </w:r>
      <w:r w:rsidR="375426DA" w:rsidRPr="00F01693">
        <w:t>vacc</w:t>
      </w:r>
      <w:r w:rsidR="6D81405D" w:rsidRPr="00F01693">
        <w:t xml:space="preserve">ination sites also influenced the </w:t>
      </w:r>
      <w:r w:rsidR="1AC519C8" w:rsidRPr="00F01693">
        <w:t>rate of vaccination</w:t>
      </w:r>
      <w:r w:rsidR="6D81405D" w:rsidRPr="00F01693">
        <w:t xml:space="preserve"> in adults under 50.</w:t>
      </w:r>
    </w:p>
    <w:p w14:paraId="773BED04" w14:textId="77777777" w:rsidR="00D93B47" w:rsidRPr="00F01693" w:rsidRDefault="00D93B47" w:rsidP="00F01693"/>
    <w:p w14:paraId="5100A0F9" w14:textId="69E197A5" w:rsidR="4D54B08A" w:rsidRPr="00F01693" w:rsidRDefault="1036BEF2" w:rsidP="00F01693">
      <w:r w:rsidRPr="00F01693">
        <w:t xml:space="preserve">The volume and diversity of locations where vaccines </w:t>
      </w:r>
      <w:r w:rsidR="1FCCB7E7" w:rsidRPr="00F01693">
        <w:t xml:space="preserve">are </w:t>
      </w:r>
      <w:r w:rsidR="6545A031" w:rsidRPr="00F01693">
        <w:t>administered, or the ‘mixed model’ of vaccination si</w:t>
      </w:r>
      <w:r w:rsidR="65456FA0" w:rsidRPr="00F01693">
        <w:t xml:space="preserve">tes </w:t>
      </w:r>
      <w:r w:rsidR="0DCC83D7" w:rsidRPr="00F01693">
        <w:t>that respond to the needs of different communities</w:t>
      </w:r>
      <w:r w:rsidR="5CB9E863" w:rsidRPr="00F01693">
        <w:t>,</w:t>
      </w:r>
      <w:r w:rsidR="51C3A018" w:rsidRPr="00F01693">
        <w:t xml:space="preserve"> was hailed as one of the </w:t>
      </w:r>
      <w:r w:rsidR="51C3A018" w:rsidRPr="00F01693">
        <w:lastRenderedPageBreak/>
        <w:t>success factors in the rollout in the UK</w:t>
      </w:r>
      <w:r w:rsidR="63C9F937" w:rsidRPr="00F01693">
        <w:t xml:space="preserve"> </w:t>
      </w:r>
      <w:r w:rsidR="0414F51C" w:rsidRPr="00F01693">
        <w:rPr>
          <w:noProof/>
        </w:rPr>
        <w:t>(Department of Health and Social Care, 2021b, p. 31)</w:t>
      </w:r>
      <w:r w:rsidR="1139006C" w:rsidRPr="00F01693">
        <w:t>.</w:t>
      </w:r>
      <w:r w:rsidR="184BD3AA" w:rsidRPr="00F01693">
        <w:t xml:space="preserve"> </w:t>
      </w:r>
      <w:r w:rsidR="5E2347AE" w:rsidRPr="00F01693">
        <w:t>Vaccines were delivered at hos</w:t>
      </w:r>
      <w:r w:rsidR="3145B6A2" w:rsidRPr="00F01693">
        <w:t xml:space="preserve">pital hubs, local vaccination services in primary care surgeries and community pharmacies, </w:t>
      </w:r>
      <w:r w:rsidR="003B21A9" w:rsidRPr="00F01693">
        <w:t>as well as</w:t>
      </w:r>
      <w:r w:rsidR="3145B6A2" w:rsidRPr="00F01693">
        <w:t xml:space="preserve"> </w:t>
      </w:r>
      <w:r w:rsidR="00935DE5" w:rsidRPr="00F01693">
        <w:t>mass</w:t>
      </w:r>
      <w:r w:rsidR="3145B6A2" w:rsidRPr="00F01693">
        <w:t xml:space="preserve"> vaccination centres</w:t>
      </w:r>
      <w:r w:rsidR="1D7174C4" w:rsidRPr="00F01693">
        <w:t xml:space="preserve"> </w:t>
      </w:r>
      <w:r w:rsidR="1BAAA4C0" w:rsidRPr="00F01693">
        <w:t xml:space="preserve">set up in places such as </w:t>
      </w:r>
      <w:r w:rsidR="31EF8F4C" w:rsidRPr="00F01693">
        <w:t>sports venues</w:t>
      </w:r>
      <w:r w:rsidR="1BAAA4C0" w:rsidRPr="00F01693">
        <w:t xml:space="preserve"> and conference centres, </w:t>
      </w:r>
      <w:r w:rsidR="1613787F" w:rsidRPr="00F01693">
        <w:t>with the aim of ensuring that no one lived more than 10 miles from a vaccination site.</w:t>
      </w:r>
      <w:r w:rsidR="1170940D" w:rsidRPr="00F01693">
        <w:t xml:space="preserve"> </w:t>
      </w:r>
      <w:r w:rsidR="7996F5C8" w:rsidRPr="00F01693">
        <w:t>As set out in the UK’s Vaccine Delivery Plan, h</w:t>
      </w:r>
      <w:r w:rsidR="1170940D" w:rsidRPr="00F01693">
        <w:t>ospital hubs and local vaccination services were primarily aimed at the priority groups</w:t>
      </w:r>
      <w:r w:rsidR="21158A16" w:rsidRPr="00F01693">
        <w:t>, especially those</w:t>
      </w:r>
      <w:r w:rsidR="264D1AA9" w:rsidRPr="00F01693">
        <w:t xml:space="preserve"> </w:t>
      </w:r>
      <w:r w:rsidR="534530C7" w:rsidRPr="00F01693">
        <w:t>who</w:t>
      </w:r>
      <w:r w:rsidR="2724042D" w:rsidRPr="00F01693">
        <w:t xml:space="preserve"> work in health and social care</w:t>
      </w:r>
      <w:r w:rsidR="4055F221" w:rsidRPr="00F01693">
        <w:t xml:space="preserve"> </w:t>
      </w:r>
      <w:r w:rsidR="1CF90615" w:rsidRPr="00F01693">
        <w:t xml:space="preserve">or </w:t>
      </w:r>
      <w:r w:rsidR="539EAD06" w:rsidRPr="00F01693">
        <w:t xml:space="preserve">were deemed high risk due to age </w:t>
      </w:r>
      <w:r w:rsidR="52E74B1D" w:rsidRPr="00F01693">
        <w:t>or</w:t>
      </w:r>
      <w:r w:rsidR="1CF90615" w:rsidRPr="00F01693">
        <w:t xml:space="preserve"> underlying medical conditions</w:t>
      </w:r>
      <w:r w:rsidR="066CF8C5" w:rsidRPr="00F01693">
        <w:t>. M</w:t>
      </w:r>
      <w:r w:rsidR="684236B4" w:rsidRPr="00F01693">
        <w:t xml:space="preserve">obile vaccination was reserved for those in the most remote parts of the country or in targeted groups, such as </w:t>
      </w:r>
      <w:r w:rsidR="74577A9D" w:rsidRPr="00F01693">
        <w:t>prisoners and care home residents, although this was kept under review in case communities with low vaccination and h</w:t>
      </w:r>
      <w:r w:rsidR="6E49D5E9" w:rsidRPr="00F01693">
        <w:t>igh case rates needed additional support</w:t>
      </w:r>
      <w:r w:rsidR="1A08582C" w:rsidRPr="00F01693">
        <w:t>.</w:t>
      </w:r>
      <w:r w:rsidR="00F44E53" w:rsidRPr="00F01693">
        <w:t xml:space="preserve"> </w:t>
      </w:r>
      <w:r w:rsidR="009A725E" w:rsidRPr="00F01693">
        <w:rPr>
          <w:noProof/>
        </w:rPr>
        <w:t>(Department of Health and Social Care, 2021b)</w:t>
      </w:r>
    </w:p>
    <w:p w14:paraId="202C474D" w14:textId="77777777" w:rsidR="4D54B08A" w:rsidRPr="00F01693" w:rsidRDefault="4D54B08A" w:rsidP="00F01693"/>
    <w:p w14:paraId="5DB81C74" w14:textId="565AF46A" w:rsidR="003B21A9" w:rsidRPr="00F01693" w:rsidRDefault="00340515" w:rsidP="00F01693">
      <w:r w:rsidRPr="00F01693">
        <w:t>Mass</w:t>
      </w:r>
      <w:r w:rsidR="3662F51B" w:rsidRPr="00F01693">
        <w:t xml:space="preserve"> vaccination centres</w:t>
      </w:r>
      <w:r w:rsidR="68ECFB57" w:rsidRPr="00F01693">
        <w:t>, with slots made available through the online booking service,</w:t>
      </w:r>
      <w:r w:rsidR="3662F51B" w:rsidRPr="00F01693">
        <w:t xml:space="preserve"> </w:t>
      </w:r>
      <w:r w:rsidR="00EC69E1" w:rsidRPr="00F01693">
        <w:t>were opened in February 2021, during Phase 1. However, they became</w:t>
      </w:r>
      <w:r w:rsidR="3662F51B" w:rsidRPr="00F01693">
        <w:t xml:space="preserve"> the primary option for the </w:t>
      </w:r>
      <w:r w:rsidR="6F133AD9" w:rsidRPr="00F01693">
        <w:t>majority of adults under 50 as the UK</w:t>
      </w:r>
      <w:r w:rsidR="676DF1DD" w:rsidRPr="00F01693">
        <w:t xml:space="preserve"> moved into ‘Phase 2’ of</w:t>
      </w:r>
      <w:r w:rsidR="4248AFA3" w:rsidRPr="00F01693">
        <w:t xml:space="preserve"> the vaccination programme </w:t>
      </w:r>
      <w:r w:rsidR="009A725E" w:rsidRPr="00F01693">
        <w:rPr>
          <w:noProof/>
        </w:rPr>
        <w:t>(Department of Health and Social Care, 2021a)</w:t>
      </w:r>
      <w:r w:rsidR="6F133AD9" w:rsidRPr="00F01693">
        <w:t>.</w:t>
      </w:r>
      <w:r w:rsidR="5B3FC84A" w:rsidRPr="00F01693">
        <w:t xml:space="preserve"> </w:t>
      </w:r>
      <w:r w:rsidR="55D531A0" w:rsidRPr="00F01693">
        <w:t>The Vaccine Delivery Plan promised that</w:t>
      </w:r>
      <w:r w:rsidR="3662F51B" w:rsidRPr="00F01693">
        <w:t xml:space="preserve"> </w:t>
      </w:r>
      <w:r w:rsidR="5B3FC84A" w:rsidRPr="00F01693">
        <w:t xml:space="preserve">no one </w:t>
      </w:r>
      <w:r w:rsidR="6B83E933" w:rsidRPr="00F01693">
        <w:t>should</w:t>
      </w:r>
      <w:r w:rsidR="5B3FC84A" w:rsidRPr="00F01693">
        <w:t xml:space="preserve"> </w:t>
      </w:r>
      <w:r w:rsidR="6CF9A596" w:rsidRPr="00F01693">
        <w:t>live</w:t>
      </w:r>
      <w:r w:rsidR="5B3FC84A" w:rsidRPr="00F01693">
        <w:t xml:space="preserve"> more than 10 miles from such a vaccination centre, </w:t>
      </w:r>
      <w:r w:rsidR="1C95AEED" w:rsidRPr="00F01693">
        <w:t>except for the most remote locations</w:t>
      </w:r>
      <w:r w:rsidR="5B3FC84A" w:rsidRPr="00F01693">
        <w:t xml:space="preserve">, </w:t>
      </w:r>
      <w:r w:rsidR="02DB9ABE" w:rsidRPr="00F01693">
        <w:t xml:space="preserve">but </w:t>
      </w:r>
      <w:r w:rsidR="5B3FC84A" w:rsidRPr="00F01693">
        <w:t>this distance was calculated as a radius</w:t>
      </w:r>
      <w:r w:rsidR="21045ED2" w:rsidRPr="00F01693">
        <w:t xml:space="preserve"> around the centre</w:t>
      </w:r>
      <w:r w:rsidR="4994531E" w:rsidRPr="00F01693">
        <w:t>.</w:t>
      </w:r>
      <w:r w:rsidR="21045ED2" w:rsidRPr="00F01693">
        <w:t xml:space="preserve"> </w:t>
      </w:r>
      <w:r w:rsidR="3DC76E76" w:rsidRPr="00F01693">
        <w:t xml:space="preserve">There was </w:t>
      </w:r>
      <w:r w:rsidR="425FDE20" w:rsidRPr="00F01693">
        <w:t>no</w:t>
      </w:r>
      <w:r w:rsidR="21045ED2" w:rsidRPr="00F01693">
        <w:t xml:space="preserve"> </w:t>
      </w:r>
      <w:r w:rsidR="7605BD43" w:rsidRPr="00F01693">
        <w:t xml:space="preserve">formal </w:t>
      </w:r>
      <w:r w:rsidR="21045ED2" w:rsidRPr="00F01693">
        <w:t>consider</w:t>
      </w:r>
      <w:r w:rsidR="40CE5807" w:rsidRPr="00F01693">
        <w:t xml:space="preserve">ation </w:t>
      </w:r>
      <w:r w:rsidR="62DD29AC" w:rsidRPr="00F01693">
        <w:t>of</w:t>
      </w:r>
      <w:r w:rsidR="21045ED2" w:rsidRPr="00F01693">
        <w:t xml:space="preserve"> the </w:t>
      </w:r>
      <w:r w:rsidR="00591F3E" w:rsidRPr="00F01693">
        <w:t xml:space="preserve">travel time by </w:t>
      </w:r>
      <w:r w:rsidR="21045ED2" w:rsidRPr="00F01693">
        <w:t xml:space="preserve">road or public transport </w:t>
      </w:r>
      <w:r w:rsidR="00591F3E" w:rsidRPr="00F01693">
        <w:t xml:space="preserve">routes </w:t>
      </w:r>
      <w:r w:rsidR="21045ED2" w:rsidRPr="00F01693">
        <w:t>to the location</w:t>
      </w:r>
      <w:r w:rsidR="00591F3E" w:rsidRPr="00F01693">
        <w:t>, or what in transport studies would be termed the ‘</w:t>
      </w:r>
      <w:r w:rsidR="4A1218EA" w:rsidRPr="00F01693">
        <w:t>place-based accessibility</w:t>
      </w:r>
      <w:r w:rsidR="00591F3E" w:rsidRPr="00F01693">
        <w:t>’ of the sites</w:t>
      </w:r>
      <w:r w:rsidR="4A1218EA" w:rsidRPr="00F01693">
        <w:t xml:space="preserve">. </w:t>
      </w:r>
      <w:r w:rsidR="667FB27E" w:rsidRPr="00F01693">
        <w:t xml:space="preserve">There was </w:t>
      </w:r>
      <w:r w:rsidR="6C99D7C0" w:rsidRPr="00F01693">
        <w:t>also little</w:t>
      </w:r>
      <w:r w:rsidR="667FB27E" w:rsidRPr="00F01693">
        <w:t xml:space="preserve"> </w:t>
      </w:r>
      <w:r w:rsidR="020377C1" w:rsidRPr="00F01693">
        <w:t xml:space="preserve">acknowledgement </w:t>
      </w:r>
      <w:r w:rsidR="04FF5F61" w:rsidRPr="00F01693">
        <w:t>of</w:t>
      </w:r>
      <w:r w:rsidR="667FB27E" w:rsidRPr="00F01693">
        <w:t xml:space="preserve"> </w:t>
      </w:r>
      <w:r w:rsidRPr="00F01693">
        <w:t xml:space="preserve">‘people-based accessibility’ – the </w:t>
      </w:r>
      <w:r w:rsidR="667FB27E" w:rsidRPr="00F01693">
        <w:t>space-time constraints faced by individuals</w:t>
      </w:r>
      <w:r w:rsidR="00591F3E" w:rsidRPr="00F01693">
        <w:t xml:space="preserve"> seeking to be vaccinated</w:t>
      </w:r>
      <w:r w:rsidR="146825EB" w:rsidRPr="00F01693">
        <w:t xml:space="preserve">, </w:t>
      </w:r>
      <w:r w:rsidR="382D31D5" w:rsidRPr="00F01693">
        <w:t>including</w:t>
      </w:r>
      <w:r w:rsidR="146825EB" w:rsidRPr="00F01693">
        <w:t xml:space="preserve"> </w:t>
      </w:r>
      <w:r w:rsidRPr="00F01693">
        <w:t xml:space="preserve">personal capabilities to use particular types of transport (e.g. ability to drive / owning a car) or </w:t>
      </w:r>
      <w:r w:rsidR="7F4ED065" w:rsidRPr="00F01693">
        <w:t>fixed activities such as full-time work</w:t>
      </w:r>
      <w:r w:rsidR="490F3536" w:rsidRPr="00F01693">
        <w:t xml:space="preserve"> </w:t>
      </w:r>
      <w:r w:rsidR="00D30077" w:rsidRPr="00F01693">
        <w:rPr>
          <w:noProof/>
        </w:rPr>
        <w:t>(Neutens et al., 2010b)</w:t>
      </w:r>
      <w:r w:rsidR="00BA3D1F" w:rsidRPr="00F01693">
        <w:t>.</w:t>
      </w:r>
      <w:r w:rsidR="7C7DC9B5" w:rsidRPr="00F01693">
        <w:t xml:space="preserve"> The only concession</w:t>
      </w:r>
      <w:r w:rsidR="00A24D56" w:rsidRPr="00F01693">
        <w:t>s</w:t>
      </w:r>
      <w:r w:rsidR="7C7DC9B5" w:rsidRPr="00F01693">
        <w:t xml:space="preserve"> to this w</w:t>
      </w:r>
      <w:r w:rsidR="00A24D56" w:rsidRPr="00F01693">
        <w:t>ere</w:t>
      </w:r>
      <w:r w:rsidR="7C7DC9B5" w:rsidRPr="00F01693">
        <w:t xml:space="preserve"> that the large vaccination centres </w:t>
      </w:r>
      <w:r w:rsidR="034A92E2" w:rsidRPr="00F01693">
        <w:t>offered extended hours</w:t>
      </w:r>
      <w:r w:rsidR="00A24D56" w:rsidRPr="00F01693">
        <w:t xml:space="preserve"> </w:t>
      </w:r>
      <w:r w:rsidR="009A725E" w:rsidRPr="00F01693">
        <w:rPr>
          <w:noProof/>
        </w:rPr>
        <w:t>(Department of Health and Social Care, 2021b)</w:t>
      </w:r>
      <w:r w:rsidR="00A24D56" w:rsidRPr="00F01693">
        <w:t>, and individuals were not limited to appointments only within a catchment, but could seek availability at more accessible times of day further afield</w:t>
      </w:r>
      <w:r w:rsidR="00F44E53" w:rsidRPr="00F01693">
        <w:t>.</w:t>
      </w:r>
      <w:r w:rsidR="0415E905" w:rsidRPr="00F01693">
        <w:t xml:space="preserve"> </w:t>
      </w:r>
      <w:r w:rsidR="00A24D56" w:rsidRPr="00F01693">
        <w:t>And yet, e</w:t>
      </w:r>
      <w:r w:rsidR="003B21A9" w:rsidRPr="00F01693">
        <w:t>ven before the</w:t>
      </w:r>
      <w:r w:rsidR="00591F3E" w:rsidRPr="00F01693">
        <w:t xml:space="preserve"> general population</w:t>
      </w:r>
      <w:r w:rsidR="003B21A9" w:rsidRPr="00F01693">
        <w:t xml:space="preserve"> under 50 were invited to book a vaccination appointment, the government thanked transport operators for putting on extra services to vaccination sites </w:t>
      </w:r>
      <w:r w:rsidR="00783494" w:rsidRPr="00F01693">
        <w:rPr>
          <w:noProof/>
        </w:rPr>
        <w:t>(Department for Transport, 2021)</w:t>
      </w:r>
      <w:r w:rsidR="003B21A9" w:rsidRPr="00F01693">
        <w:t xml:space="preserve"> – </w:t>
      </w:r>
      <w:r w:rsidR="00A36F92" w:rsidRPr="00F01693">
        <w:t>recognising</w:t>
      </w:r>
      <w:r w:rsidR="003B21A9" w:rsidRPr="00F01693">
        <w:t xml:space="preserve"> that </w:t>
      </w:r>
      <w:r w:rsidR="00591F3E" w:rsidRPr="00F01693">
        <w:t xml:space="preserve">mass vaccination </w:t>
      </w:r>
      <w:r w:rsidRPr="00F01693">
        <w:t>centres</w:t>
      </w:r>
      <w:r w:rsidR="003B21A9" w:rsidRPr="00F01693">
        <w:t xml:space="preserve"> were not always easily accessible</w:t>
      </w:r>
      <w:r w:rsidR="41FC87BF" w:rsidRPr="00F01693">
        <w:t xml:space="preserve"> to nearby populations</w:t>
      </w:r>
      <w:r w:rsidR="0098CD6C" w:rsidRPr="00F01693">
        <w:t>, especially to those w</w:t>
      </w:r>
      <w:r w:rsidR="7D0BDBB9" w:rsidRPr="00F01693">
        <w:t>ithout access to a car</w:t>
      </w:r>
      <w:r w:rsidR="0098CD6C" w:rsidRPr="00F01693">
        <w:t>.</w:t>
      </w:r>
    </w:p>
    <w:p w14:paraId="7B2872EA" w14:textId="77777777" w:rsidR="003B21A9" w:rsidRPr="00F01693" w:rsidRDefault="003B21A9" w:rsidP="00F01693"/>
    <w:p w14:paraId="59CD86F9" w14:textId="04D3F3FC" w:rsidR="4D54B08A" w:rsidRPr="00F01693" w:rsidRDefault="003B21A9" w:rsidP="00F01693">
      <w:r w:rsidRPr="00F01693">
        <w:t xml:space="preserve">Therefore, </w:t>
      </w:r>
      <w:r w:rsidR="0415E905" w:rsidRPr="00F01693">
        <w:t xml:space="preserve">we consider the actual accessibility of </w:t>
      </w:r>
      <w:r w:rsidRPr="00F01693">
        <w:t>mass</w:t>
      </w:r>
      <w:r w:rsidR="0415E905" w:rsidRPr="00F01693">
        <w:t xml:space="preserve"> vaccination centres</w:t>
      </w:r>
      <w:r w:rsidRPr="00F01693">
        <w:t xml:space="preserve"> in England</w:t>
      </w:r>
      <w:r w:rsidR="0415E905" w:rsidRPr="00F01693">
        <w:t xml:space="preserve"> </w:t>
      </w:r>
      <w:r w:rsidR="64936D80" w:rsidRPr="00F01693">
        <w:t xml:space="preserve">by car and by public transport </w:t>
      </w:r>
      <w:r w:rsidRPr="00F01693">
        <w:t xml:space="preserve">according </w:t>
      </w:r>
      <w:r w:rsidR="64936D80" w:rsidRPr="00F01693">
        <w:t xml:space="preserve">to the neighbourhoods where </w:t>
      </w:r>
      <w:r w:rsidR="00546A04" w:rsidRPr="00F01693">
        <w:t>people</w:t>
      </w:r>
      <w:r w:rsidR="64936D80" w:rsidRPr="00F01693">
        <w:t xml:space="preserve"> live, and whether </w:t>
      </w:r>
      <w:r w:rsidR="7F78584B" w:rsidRPr="00F01693">
        <w:t>this influences vaccination rates</w:t>
      </w:r>
      <w:r w:rsidR="006B7AD4" w:rsidRPr="00F01693">
        <w:t xml:space="preserve"> among adults between the ages of 25 and 50 years</w:t>
      </w:r>
      <w:r w:rsidR="64936D80" w:rsidRPr="00F01693">
        <w:t xml:space="preserve">. </w:t>
      </w:r>
      <w:r w:rsidR="00FB5287" w:rsidRPr="00F01693">
        <w:t>This</w:t>
      </w:r>
      <w:r w:rsidR="009A47CF" w:rsidRPr="00F01693">
        <w:t xml:space="preserve"> build</w:t>
      </w:r>
      <w:r w:rsidR="00FB5287" w:rsidRPr="00F01693">
        <w:t>s</w:t>
      </w:r>
      <w:r w:rsidR="009A47CF" w:rsidRPr="00F01693">
        <w:t xml:space="preserve"> on the work by Duffy et al. </w:t>
      </w:r>
      <w:r w:rsidR="009A47CF" w:rsidRPr="00F01693">
        <w:rPr>
          <w:noProof/>
        </w:rPr>
        <w:t>(2022)</w:t>
      </w:r>
      <w:r w:rsidR="009A47CF" w:rsidRPr="00F01693">
        <w:t xml:space="preserve">, who use descriptive statistics to highlight inequity in access without considering </w:t>
      </w:r>
      <w:r w:rsidR="00546A04" w:rsidRPr="00F01693">
        <w:t>how</w:t>
      </w:r>
      <w:r w:rsidR="009A47CF" w:rsidRPr="00F01693">
        <w:t xml:space="preserve"> this correlates with vaccination uptake. </w:t>
      </w:r>
      <w:r w:rsidR="00FB5287" w:rsidRPr="00F01693">
        <w:t>We consider the development of more sophisticated methods for</w:t>
      </w:r>
      <w:r w:rsidR="009A47CF" w:rsidRPr="00F01693">
        <w:t xml:space="preserve"> measur</w:t>
      </w:r>
      <w:r w:rsidR="00FB5287" w:rsidRPr="00F01693">
        <w:t>ing</w:t>
      </w:r>
      <w:r w:rsidR="009A47CF" w:rsidRPr="00F01693">
        <w:t xml:space="preserve"> </w:t>
      </w:r>
      <w:r w:rsidR="00546A04" w:rsidRPr="00F01693">
        <w:t>people-based</w:t>
      </w:r>
      <w:r w:rsidR="009A47CF" w:rsidRPr="00F01693">
        <w:t xml:space="preserve"> accessibility to healthcare facilities </w:t>
      </w:r>
      <w:r w:rsidR="009A47CF" w:rsidRPr="00F01693">
        <w:rPr>
          <w:noProof/>
        </w:rPr>
        <w:t>(Lee and Miller, 2020, 2019; Ryan and Pereira, 2021)</w:t>
      </w:r>
      <w:r w:rsidR="009A47CF" w:rsidRPr="00F01693">
        <w:t xml:space="preserve">, </w:t>
      </w:r>
      <w:r w:rsidR="000A66DE" w:rsidRPr="00F01693">
        <w:t>which we</w:t>
      </w:r>
      <w:r w:rsidR="009A47CF" w:rsidRPr="00F01693">
        <w:t xml:space="preserve"> can then combine with vaccination rate outcomes. </w:t>
      </w:r>
      <w:r w:rsidR="409D7ADD" w:rsidRPr="00F01693">
        <w:t xml:space="preserve">We also </w:t>
      </w:r>
      <w:r w:rsidR="000A66DE" w:rsidRPr="00F01693">
        <w:t>include</w:t>
      </w:r>
      <w:r w:rsidR="409D7ADD" w:rsidRPr="00F01693">
        <w:t xml:space="preserve"> </w:t>
      </w:r>
      <w:r w:rsidR="000A66DE" w:rsidRPr="00F01693">
        <w:t xml:space="preserve">variables </w:t>
      </w:r>
      <w:r w:rsidR="00546A04" w:rsidRPr="00F01693">
        <w:t>for every neighbourhood in the UK reflecting levels of</w:t>
      </w:r>
      <w:r w:rsidR="2CC39146" w:rsidRPr="00F01693">
        <w:t xml:space="preserve"> car ownership </w:t>
      </w:r>
      <w:r w:rsidR="00340515" w:rsidRPr="00F01693">
        <w:t xml:space="preserve">and </w:t>
      </w:r>
      <w:r w:rsidR="00706322" w:rsidRPr="00F01693">
        <w:t>of</w:t>
      </w:r>
      <w:r w:rsidR="533CB3F3" w:rsidRPr="00F01693">
        <w:t xml:space="preserve"> part-time </w:t>
      </w:r>
      <w:r w:rsidR="00546A04" w:rsidRPr="00F01693">
        <w:t xml:space="preserve">(temporally flexible) </w:t>
      </w:r>
      <w:r w:rsidR="533CB3F3" w:rsidRPr="00F01693">
        <w:t>work</w:t>
      </w:r>
      <w:r w:rsidR="00546A04" w:rsidRPr="00F01693">
        <w:t xml:space="preserve"> alongside other</w:t>
      </w:r>
      <w:r w:rsidR="00ED76C9" w:rsidRPr="00F01693">
        <w:t xml:space="preserve"> socio-demographic </w:t>
      </w:r>
      <w:r w:rsidR="00546A04" w:rsidRPr="00F01693">
        <w:t>characteristics</w:t>
      </w:r>
      <w:r w:rsidR="00ED76C9" w:rsidRPr="00F01693">
        <w:t xml:space="preserve"> </w:t>
      </w:r>
      <w:r w:rsidR="00546A04" w:rsidRPr="00F01693">
        <w:t>associated with vaccine hesitancy</w:t>
      </w:r>
      <w:r w:rsidR="1A5C8CB7" w:rsidRPr="00F01693">
        <w:t>.</w:t>
      </w:r>
      <w:r w:rsidR="54C67229" w:rsidRPr="00F01693">
        <w:t xml:space="preserve"> </w:t>
      </w:r>
      <w:r w:rsidR="00546A04" w:rsidRPr="00F01693">
        <w:t>We use methods</w:t>
      </w:r>
      <w:r w:rsidR="00443B6B" w:rsidRPr="00F01693">
        <w:t xml:space="preserve"> </w:t>
      </w:r>
      <w:r w:rsidR="00ED76C9" w:rsidRPr="00F01693">
        <w:t xml:space="preserve">that account for both the spatial heterogeneity in accessibility to vaccination services and the spatial correlation between geographically neighbouring locations that are home to similar population groups. </w:t>
      </w:r>
      <w:r w:rsidR="00496F15" w:rsidRPr="00F01693">
        <w:t>Finally, we</w:t>
      </w:r>
      <w:r w:rsidR="00ED76C9" w:rsidRPr="00F01693">
        <w:t xml:space="preserve"> draw conclusions about </w:t>
      </w:r>
      <w:r w:rsidR="242CD1F1" w:rsidRPr="00F01693">
        <w:t>the extent to which accessibility ha</w:t>
      </w:r>
      <w:r w:rsidR="00496F15" w:rsidRPr="00F01693">
        <w:t xml:space="preserve">s </w:t>
      </w:r>
      <w:r w:rsidR="242CD1F1" w:rsidRPr="00F01693">
        <w:t>played a role in the spatial variation of vaccination rates</w:t>
      </w:r>
      <w:r w:rsidR="00ED76C9" w:rsidRPr="00F01693">
        <w:t>.</w:t>
      </w:r>
      <w:r w:rsidR="242CD1F1" w:rsidRPr="00F01693">
        <w:t xml:space="preserve"> </w:t>
      </w:r>
    </w:p>
    <w:p w14:paraId="3CBFE3FC" w14:textId="77777777" w:rsidR="17286718" w:rsidRPr="00F01693" w:rsidRDefault="17286718" w:rsidP="00F01693"/>
    <w:p w14:paraId="289A191C" w14:textId="77777777" w:rsidR="00996BDA" w:rsidRPr="00F01693" w:rsidRDefault="00530680" w:rsidP="00F01693">
      <w:pPr>
        <w:pStyle w:val="Heading1"/>
      </w:pPr>
      <w:bookmarkStart w:id="1" w:name="_Ref93646344"/>
      <w:r w:rsidRPr="00F01693">
        <w:t>Literature Review</w:t>
      </w:r>
      <w:bookmarkEnd w:id="1"/>
    </w:p>
    <w:p w14:paraId="3AC2037D" w14:textId="77777777" w:rsidR="00326590" w:rsidRPr="00F01693" w:rsidRDefault="00326590" w:rsidP="00F01693">
      <w:pPr>
        <w:pStyle w:val="Heading2"/>
      </w:pPr>
      <w:r w:rsidRPr="00F01693">
        <w:t xml:space="preserve">Factors </w:t>
      </w:r>
      <w:r w:rsidR="00536CA6" w:rsidRPr="00F01693">
        <w:t>influencing vaccine uptake</w:t>
      </w:r>
    </w:p>
    <w:p w14:paraId="400CB4B7" w14:textId="30E2D1AC" w:rsidR="00B76C1F" w:rsidRPr="00F01693" w:rsidRDefault="3F022EF3" w:rsidP="00F01693">
      <w:r w:rsidRPr="00F01693">
        <w:t>As the COVID-19 pandemic continue</w:t>
      </w:r>
      <w:r w:rsidR="00563A83" w:rsidRPr="00F01693">
        <w:t>d</w:t>
      </w:r>
      <w:r w:rsidRPr="00F01693">
        <w:t xml:space="preserve"> to cause disruption and severe disease </w:t>
      </w:r>
      <w:r w:rsidR="005B20CA" w:rsidRPr="00F01693">
        <w:t xml:space="preserve">throughout 2021 </w:t>
      </w:r>
      <w:r w:rsidRPr="00F01693">
        <w:t xml:space="preserve">despite the widespread availability of effective vaccines in countries like the UK, </w:t>
      </w:r>
      <w:r w:rsidR="207E6B51" w:rsidRPr="00F01693">
        <w:t>public health research has turned to investigating</w:t>
      </w:r>
      <w:r w:rsidR="3EDD15C2" w:rsidRPr="00F01693">
        <w:t xml:space="preserve"> </w:t>
      </w:r>
      <w:r w:rsidR="207E6B51" w:rsidRPr="00F01693">
        <w:t xml:space="preserve">the predictors of </w:t>
      </w:r>
      <w:r w:rsidR="3EDD15C2" w:rsidRPr="00F01693">
        <w:t>vaccine hesitancy and resistance.</w:t>
      </w:r>
      <w:r w:rsidR="207E6B51" w:rsidRPr="00F01693">
        <w:t xml:space="preserve"> One review paper of 35 studies from across Europe </w:t>
      </w:r>
      <w:r w:rsidR="43E5F1E3" w:rsidRPr="00F01693">
        <w:t>describes</w:t>
      </w:r>
      <w:r w:rsidR="207E6B51" w:rsidRPr="00F01693">
        <w:t xml:space="preserve"> </w:t>
      </w:r>
      <w:r w:rsidR="005B20CA" w:rsidRPr="00F01693">
        <w:t>how,</w:t>
      </w:r>
      <w:r w:rsidR="207E6B51" w:rsidRPr="00F01693">
        <w:t xml:space="preserve"> </w:t>
      </w:r>
      <w:r w:rsidR="005B20CA" w:rsidRPr="00F01693">
        <w:t xml:space="preserve">of various </w:t>
      </w:r>
      <w:r w:rsidR="207E6B51" w:rsidRPr="00F01693">
        <w:t xml:space="preserve">socio-demographic factors, such as income, education, </w:t>
      </w:r>
      <w:r w:rsidR="005B20CA" w:rsidRPr="00F01693">
        <w:t xml:space="preserve">and </w:t>
      </w:r>
      <w:r w:rsidR="207E6B51" w:rsidRPr="00F01693">
        <w:t>religion</w:t>
      </w:r>
      <w:r w:rsidR="005B20CA" w:rsidRPr="00F01693">
        <w:t>, vaccine uptake for seasonal influenzas was lower in immigrants (those with a different country of birth) and in more deprived areas</w:t>
      </w:r>
      <w:r w:rsidR="005B20CA" w:rsidRPr="00F01693">
        <w:rPr>
          <w:noProof/>
        </w:rPr>
        <w:t xml:space="preserve"> </w:t>
      </w:r>
      <w:r w:rsidR="207E6B51" w:rsidRPr="00F01693">
        <w:rPr>
          <w:noProof/>
        </w:rPr>
        <w:t>(Jain et al., 2017)</w:t>
      </w:r>
      <w:r w:rsidR="207E6B51" w:rsidRPr="00F01693">
        <w:t xml:space="preserve">. Likewise, recent research on COVID-19 vaccine uptake in the UK has </w:t>
      </w:r>
      <w:r w:rsidR="0B715AD0" w:rsidRPr="00F01693">
        <w:t>highlighted the differences between socio-demographic groups, with vaccine hesitancy higher amongst younger age groups, those on lower incomes and with less education, those identifying as female</w:t>
      </w:r>
      <w:r w:rsidR="6785861F" w:rsidRPr="00F01693">
        <w:t>,</w:t>
      </w:r>
      <w:r w:rsidR="0B715AD0" w:rsidRPr="00F01693">
        <w:t xml:space="preserve"> and many minority ethnic groups</w:t>
      </w:r>
      <w:r w:rsidR="6C62F198" w:rsidRPr="00F01693">
        <w:t xml:space="preserve"> </w:t>
      </w:r>
      <w:r w:rsidR="20DFBD4E" w:rsidRPr="00F01693">
        <w:rPr>
          <w:noProof/>
        </w:rPr>
        <w:t>(Freeman et al., 2020; Paul et al., 2021; Robertson et al., 2021)</w:t>
      </w:r>
      <w:r w:rsidR="0B715AD0" w:rsidRPr="00F01693">
        <w:t>.</w:t>
      </w:r>
      <w:r w:rsidR="2AA0686C" w:rsidRPr="00F01693">
        <w:t xml:space="preserve"> The causes of hesitancy among minority groups has generated particular interest, with large surveys that have tried to reveal variation in levels of trust and receipt of misinformation </w:t>
      </w:r>
      <w:r w:rsidR="005B20CA" w:rsidRPr="00F01693">
        <w:t xml:space="preserve">for different </w:t>
      </w:r>
      <w:r w:rsidR="00FB7FC4" w:rsidRPr="00F01693">
        <w:t>socio-demographic groups</w:t>
      </w:r>
      <w:r w:rsidR="2AA0686C" w:rsidRPr="00F01693">
        <w:t xml:space="preserve"> </w:t>
      </w:r>
      <w:r w:rsidR="20DFBD4E" w:rsidRPr="00F01693">
        <w:rPr>
          <w:noProof/>
        </w:rPr>
        <w:t>(Freeman et al., 2020; Robertson et al., 2021; Woolf et al., 2021)</w:t>
      </w:r>
      <w:r w:rsidR="2AA0686C" w:rsidRPr="00F01693">
        <w:t xml:space="preserve">. Other highlighted predictors included </w:t>
      </w:r>
      <w:r w:rsidR="00DB7E34" w:rsidRPr="00F01693">
        <w:t xml:space="preserve">pregnancy and </w:t>
      </w:r>
      <w:r w:rsidR="2AA0686C" w:rsidRPr="00F01693">
        <w:t xml:space="preserve">previous lack of influenza </w:t>
      </w:r>
      <w:r w:rsidR="114053B9" w:rsidRPr="00F01693">
        <w:t xml:space="preserve">vaccine uptake </w:t>
      </w:r>
      <w:r w:rsidR="0F41F312" w:rsidRPr="00F01693">
        <w:rPr>
          <w:noProof/>
        </w:rPr>
        <w:t>(Paul et al., 2021; Robertson et al., 2021)</w:t>
      </w:r>
      <w:r w:rsidR="35273518" w:rsidRPr="00F01693">
        <w:t>.</w:t>
      </w:r>
    </w:p>
    <w:p w14:paraId="427DB64F" w14:textId="77777777" w:rsidR="006844DD" w:rsidRPr="00F01693" w:rsidRDefault="006844DD" w:rsidP="00F01693"/>
    <w:p w14:paraId="64C55D4A" w14:textId="5EAE9ABF" w:rsidR="009A47CF" w:rsidRPr="00F01693" w:rsidRDefault="006844DD" w:rsidP="00F01693">
      <w:r w:rsidRPr="00F01693">
        <w:t xml:space="preserve">There are spatial patterns </w:t>
      </w:r>
      <w:r w:rsidR="00DB7E34" w:rsidRPr="00F01693">
        <w:t>to</w:t>
      </w:r>
      <w:r w:rsidRPr="00F01693">
        <w:t xml:space="preserve"> </w:t>
      </w:r>
      <w:r w:rsidR="4C37BD4D" w:rsidRPr="00F01693">
        <w:t>many of these factors of vaccine hesitancy and resistance</w:t>
      </w:r>
      <w:r w:rsidR="4059EB12" w:rsidRPr="00F01693">
        <w:t>.</w:t>
      </w:r>
      <w:r w:rsidRPr="00F01693">
        <w:t xml:space="preserve"> Ethnic minorities, those on lower incomes or those with more education are often clustered geographically in particular neighbourhoods. </w:t>
      </w:r>
      <w:r w:rsidR="007A0B86" w:rsidRPr="00F01693">
        <w:t>Neighbourhoods</w:t>
      </w:r>
      <w:r w:rsidRPr="00F01693">
        <w:t xml:space="preserve"> can also have disparate age profiles, </w:t>
      </w:r>
      <w:r w:rsidR="007A0B86" w:rsidRPr="00F01693">
        <w:t xml:space="preserve">and </w:t>
      </w:r>
      <w:r w:rsidR="7A06704B" w:rsidRPr="00F01693">
        <w:t>cities tend to have younger populations than more rural areas</w:t>
      </w:r>
      <w:r w:rsidR="007A0B86" w:rsidRPr="00F01693">
        <w:t>. L</w:t>
      </w:r>
      <w:r w:rsidR="003E7778" w:rsidRPr="00F01693">
        <w:t xml:space="preserve">ocal social networks can </w:t>
      </w:r>
      <w:r w:rsidR="007A0B86" w:rsidRPr="00F01693">
        <w:t>also</w:t>
      </w:r>
      <w:r w:rsidR="003E7778" w:rsidRPr="00F01693">
        <w:t xml:space="preserve"> reinforce attitudes, </w:t>
      </w:r>
      <w:r w:rsidR="00B834D6" w:rsidRPr="00F01693">
        <w:t>e.g.,</w:t>
      </w:r>
      <w:r w:rsidR="003E7778" w:rsidRPr="00F01693">
        <w:t xml:space="preserve"> of trust or mistrust</w:t>
      </w:r>
      <w:r w:rsidR="007A0B86" w:rsidRPr="00F01693">
        <w:t xml:space="preserve"> in health services</w:t>
      </w:r>
      <w:r w:rsidR="003E7778" w:rsidRPr="00F01693">
        <w:t xml:space="preserve">. Therefore, many of the findings of the selection of public health studies on vaccine hesitancy discussed above could manifest as spatial differences in vaccination rates. However, as Paul et al. </w:t>
      </w:r>
      <w:r w:rsidR="00F8743D" w:rsidRPr="00F01693">
        <w:rPr>
          <w:noProof/>
        </w:rPr>
        <w:t>(2021)</w:t>
      </w:r>
      <w:r w:rsidR="003E7778" w:rsidRPr="00F01693">
        <w:t xml:space="preserve"> note, a lack of practical accessibility to the vaccine may prevent some who want to be vaccinated from </w:t>
      </w:r>
      <w:r w:rsidR="5A9A0935" w:rsidRPr="00F01693">
        <w:t>following through, independent of other reasons for avoiding vaccination</w:t>
      </w:r>
      <w:r w:rsidR="25322FD4" w:rsidRPr="00F01693">
        <w:t>.</w:t>
      </w:r>
      <w:r w:rsidR="003E7778" w:rsidRPr="00F01693">
        <w:t xml:space="preserve"> Furthermore, healthcare workers participating in the qualitative portion of one study noted that the equity with which vaccines are delivered is important in building trust in the vaccine in certain communities </w:t>
      </w:r>
      <w:r w:rsidR="00F8743D" w:rsidRPr="00F01693">
        <w:rPr>
          <w:noProof/>
        </w:rPr>
        <w:t>(Woolf et al., 2021)</w:t>
      </w:r>
      <w:r w:rsidR="003E7778" w:rsidRPr="00F01693">
        <w:t>.</w:t>
      </w:r>
      <w:r w:rsidR="006C4AE6" w:rsidRPr="00F01693">
        <w:t xml:space="preserve"> Thus, it is important to understand t</w:t>
      </w:r>
      <w:r w:rsidR="003E7778" w:rsidRPr="00F01693">
        <w:t xml:space="preserve">he impact on vaccine uptake of </w:t>
      </w:r>
      <w:r w:rsidR="006C4AE6" w:rsidRPr="00F01693">
        <w:t xml:space="preserve">intersecting barriers of </w:t>
      </w:r>
      <w:r w:rsidR="003E7778" w:rsidRPr="00F01693">
        <w:t>spatial accessibility</w:t>
      </w:r>
      <w:r w:rsidR="006C4AE6" w:rsidRPr="00F01693">
        <w:t xml:space="preserve"> and the </w:t>
      </w:r>
      <w:r w:rsidR="00FB7FC4" w:rsidRPr="00F01693">
        <w:t xml:space="preserve">economic and </w:t>
      </w:r>
      <w:r w:rsidR="006C4AE6" w:rsidRPr="00F01693">
        <w:t>socio-</w:t>
      </w:r>
      <w:r w:rsidR="00FB7FC4" w:rsidRPr="00F01693">
        <w:t xml:space="preserve">demographic </w:t>
      </w:r>
      <w:r w:rsidR="006C4AE6" w:rsidRPr="00F01693">
        <w:t>characteristics of a neighbourhood</w:t>
      </w:r>
      <w:r w:rsidR="00FB7FC4" w:rsidRPr="00F01693">
        <w:t xml:space="preserve"> </w:t>
      </w:r>
      <w:r w:rsidR="00F8743D" w:rsidRPr="00F01693">
        <w:rPr>
          <w:noProof/>
        </w:rPr>
        <w:t>(Whitehead et al., 2021)</w:t>
      </w:r>
      <w:r w:rsidR="006C4AE6" w:rsidRPr="00F01693">
        <w:t xml:space="preserve">. </w:t>
      </w:r>
      <w:r w:rsidR="009A47CF" w:rsidRPr="00F01693">
        <w:t xml:space="preserve">Equity in access to healthcare is a multidimensional concept that includes assessing the affordability, appropriateness and acceptability of the health service available, as well as its geographic accessibility </w:t>
      </w:r>
      <w:r w:rsidR="009A47CF" w:rsidRPr="00F01693">
        <w:rPr>
          <w:noProof/>
        </w:rPr>
        <w:t>(Neutens, 2015)</w:t>
      </w:r>
      <w:r w:rsidR="009A47CF" w:rsidRPr="00F01693">
        <w:t xml:space="preserve">. </w:t>
      </w:r>
      <w:r w:rsidR="006C4AE6" w:rsidRPr="00F01693">
        <w:t>Our study aims to do this by addressing multiple variables known to influence vaccination rates, alongside key measures of accessibility to vaccination sites.</w:t>
      </w:r>
    </w:p>
    <w:p w14:paraId="6A6DFFC3" w14:textId="77777777" w:rsidR="00434010" w:rsidRPr="00F01693" w:rsidRDefault="00434010" w:rsidP="00F01693"/>
    <w:p w14:paraId="18F9BFB9" w14:textId="77777777" w:rsidR="00536CA6" w:rsidRPr="00F01693" w:rsidRDefault="00536CA6" w:rsidP="00F01693">
      <w:pPr>
        <w:pStyle w:val="Heading2"/>
      </w:pPr>
      <w:r w:rsidRPr="00F01693">
        <w:t>Measuring accessibility to COVID-19 vaccination services</w:t>
      </w:r>
    </w:p>
    <w:p w14:paraId="403CD48E" w14:textId="12962B4D" w:rsidR="009764FA" w:rsidRPr="00F01693" w:rsidRDefault="4993F841" w:rsidP="00F01693">
      <w:r w:rsidRPr="00F01693">
        <w:t>T</w:t>
      </w:r>
      <w:r w:rsidR="6CF5875C" w:rsidRPr="00F01693">
        <w:t>ransport research has developed</w:t>
      </w:r>
      <w:r w:rsidR="1554F43F" w:rsidRPr="00F01693">
        <w:t xml:space="preserve"> many </w:t>
      </w:r>
      <w:r w:rsidR="5A583588" w:rsidRPr="00F01693">
        <w:t xml:space="preserve">ways to measure </w:t>
      </w:r>
      <w:r w:rsidR="070D4D86" w:rsidRPr="00F01693">
        <w:t xml:space="preserve">geographic </w:t>
      </w:r>
      <w:r w:rsidR="5A583588" w:rsidRPr="00F01693">
        <w:t>accessibility, incorporating different aspects of travel time and distance by different modes, expected delays (</w:t>
      </w:r>
      <w:r w:rsidR="7EF649AE" w:rsidRPr="00F01693">
        <w:t>e.g.,</w:t>
      </w:r>
      <w:r w:rsidR="5A583588" w:rsidRPr="00F01693">
        <w:t xml:space="preserve"> to change mode or to account for congestion), and </w:t>
      </w:r>
      <w:r w:rsidR="37F8172A" w:rsidRPr="00F01693">
        <w:t xml:space="preserve">temporal or spatial </w:t>
      </w:r>
      <w:r w:rsidR="5A583588" w:rsidRPr="00F01693">
        <w:t xml:space="preserve">thresholds for the inclusion of opportunities as accessible to </w:t>
      </w:r>
      <w:r w:rsidR="3E37D8AA" w:rsidRPr="00F01693">
        <w:t xml:space="preserve">a given </w:t>
      </w:r>
      <w:r w:rsidR="67340706" w:rsidRPr="00F01693">
        <w:t>population</w:t>
      </w:r>
      <w:r w:rsidR="00991A08" w:rsidRPr="00F01693">
        <w:t xml:space="preserve"> </w:t>
      </w:r>
      <w:r w:rsidR="00991A08" w:rsidRPr="00F01693">
        <w:rPr>
          <w:noProof/>
        </w:rPr>
        <w:t>(Geurs and van Wee, 2004)</w:t>
      </w:r>
      <w:r w:rsidR="67340706" w:rsidRPr="00F01693">
        <w:t xml:space="preserve">. </w:t>
      </w:r>
      <w:r w:rsidR="4D3908AA" w:rsidRPr="00F01693">
        <w:t xml:space="preserve">Various approaches </w:t>
      </w:r>
      <w:r w:rsidR="67340706" w:rsidRPr="00F01693">
        <w:t>also</w:t>
      </w:r>
      <w:r w:rsidR="5A583588" w:rsidRPr="00F01693">
        <w:t xml:space="preserve"> account for fixed barriers, such as individuals not having access to a car or a lack of public transport services</w:t>
      </w:r>
      <w:r w:rsidR="60C8B91F" w:rsidRPr="00F01693">
        <w:t>, particularly</w:t>
      </w:r>
      <w:r w:rsidR="4F81B49C" w:rsidRPr="00F01693">
        <w:t xml:space="preserve"> </w:t>
      </w:r>
      <w:r w:rsidR="64177AAC" w:rsidRPr="00F01693">
        <w:t>in</w:t>
      </w:r>
      <w:r w:rsidR="60C8B91F" w:rsidRPr="00F01693">
        <w:t xml:space="preserve"> </w:t>
      </w:r>
      <w:r w:rsidR="1F961A31" w:rsidRPr="00F01693">
        <w:t xml:space="preserve">rural and </w:t>
      </w:r>
      <w:r w:rsidR="26DDBA88" w:rsidRPr="00F01693">
        <w:t>remote</w:t>
      </w:r>
      <w:r w:rsidR="60C8B91F" w:rsidRPr="00F01693">
        <w:t xml:space="preserve"> areas </w:t>
      </w:r>
      <w:r w:rsidR="38ED6B12" w:rsidRPr="00F01693">
        <w:rPr>
          <w:noProof/>
        </w:rPr>
        <w:t>(Shah et al., 2017)</w:t>
      </w:r>
      <w:r w:rsidR="5A583588" w:rsidRPr="00F01693">
        <w:t xml:space="preserve">. </w:t>
      </w:r>
      <w:r w:rsidR="0851BD15" w:rsidRPr="00F01693">
        <w:t xml:space="preserve">Fundamentally, accessibility is a function of utility – the presence and attractiveness of </w:t>
      </w:r>
      <w:r w:rsidR="35B0085C" w:rsidRPr="00F01693">
        <w:t>necessary or desired activities, goods and services weighed against the cost in time or distance of travelling to them.</w:t>
      </w:r>
      <w:r w:rsidR="67340706" w:rsidRPr="00F01693">
        <w:t xml:space="preserve"> </w:t>
      </w:r>
      <w:proofErr w:type="spellStart"/>
      <w:r w:rsidR="2D88C81A" w:rsidRPr="00F01693">
        <w:t>Neutens</w:t>
      </w:r>
      <w:proofErr w:type="spellEnd"/>
      <w:r w:rsidR="2D88C81A" w:rsidRPr="00F01693">
        <w:t xml:space="preserve"> et al. </w:t>
      </w:r>
      <w:r w:rsidR="00D30077" w:rsidRPr="00F01693">
        <w:rPr>
          <w:noProof/>
        </w:rPr>
        <w:t>(2010b)</w:t>
      </w:r>
      <w:r w:rsidR="2D88C81A" w:rsidRPr="00F01693">
        <w:t xml:space="preserve"> </w:t>
      </w:r>
      <w:r w:rsidR="6C80D319" w:rsidRPr="00F01693">
        <w:t xml:space="preserve">describes </w:t>
      </w:r>
      <w:r w:rsidR="2D88C81A" w:rsidRPr="00F01693">
        <w:t>two broad categories of accessibility</w:t>
      </w:r>
      <w:r w:rsidR="606AB064" w:rsidRPr="00F01693">
        <w:t xml:space="preserve"> measurements</w:t>
      </w:r>
      <w:r w:rsidR="6414509F" w:rsidRPr="00F01693">
        <w:t>:</w:t>
      </w:r>
      <w:r w:rsidR="606AB064" w:rsidRPr="00F01693">
        <w:t xml:space="preserve"> </w:t>
      </w:r>
      <w:r w:rsidR="2D88C81A" w:rsidRPr="00F01693">
        <w:t>place-based and people-based</w:t>
      </w:r>
      <w:r w:rsidR="332BA9B6" w:rsidRPr="00F01693">
        <w:t>;</w:t>
      </w:r>
      <w:r w:rsidR="2D88C81A" w:rsidRPr="00F01693">
        <w:t xml:space="preserve"> and </w:t>
      </w:r>
      <w:r w:rsidR="4AD79FB9" w:rsidRPr="00F01693">
        <w:t>empirically compares four of the former and six of the latter to evaluate their effectiveness at capturing heterogeneity in access to public</w:t>
      </w:r>
      <w:r w:rsidR="4CA00CED" w:rsidRPr="00F01693">
        <w:t xml:space="preserve"> services. They conclude that people-based measures</w:t>
      </w:r>
      <w:r w:rsidR="28109A41" w:rsidRPr="00F01693">
        <w:t xml:space="preserve"> </w:t>
      </w:r>
      <w:r w:rsidR="6EA312A5" w:rsidRPr="00F01693">
        <w:t xml:space="preserve">are more </w:t>
      </w:r>
      <w:r w:rsidR="04533308" w:rsidRPr="00F01693">
        <w:t xml:space="preserve">effective at recognising whether a service is equally accessible to different groups </w:t>
      </w:r>
      <w:r w:rsidR="182F6098" w:rsidRPr="00F01693">
        <w:t>within the population</w:t>
      </w:r>
      <w:r w:rsidR="18DCFE24" w:rsidRPr="00F01693">
        <w:t xml:space="preserve"> </w:t>
      </w:r>
      <w:r w:rsidR="006758E1" w:rsidRPr="00F01693">
        <w:t>and</w:t>
      </w:r>
      <w:r w:rsidR="18DCFE24" w:rsidRPr="00F01693">
        <w:t xml:space="preserve"> </w:t>
      </w:r>
      <w:r w:rsidR="0CA6888A" w:rsidRPr="00F01693">
        <w:t>the influence of personal characteristics</w:t>
      </w:r>
      <w:r w:rsidR="64999244" w:rsidRPr="00F01693">
        <w:t xml:space="preserve"> on spa</w:t>
      </w:r>
      <w:r w:rsidR="00991A08" w:rsidRPr="00F01693">
        <w:t>ce</w:t>
      </w:r>
      <w:r w:rsidR="64999244" w:rsidRPr="00F01693">
        <w:t>-time constraints</w:t>
      </w:r>
      <w:r w:rsidR="00C85756" w:rsidRPr="00F01693">
        <w:t xml:space="preserve"> </w:t>
      </w:r>
      <w:r w:rsidR="00552EB2" w:rsidRPr="00F01693">
        <w:rPr>
          <w:noProof/>
        </w:rPr>
        <w:t>(Neutens et al., 2010a, 2010b)</w:t>
      </w:r>
      <w:r w:rsidR="009253FF" w:rsidRPr="00F01693">
        <w:t xml:space="preserve"> </w:t>
      </w:r>
    </w:p>
    <w:p w14:paraId="78B315D6" w14:textId="77777777" w:rsidR="4DBE8B32" w:rsidRPr="00F01693" w:rsidRDefault="4DBE8B32" w:rsidP="00F01693"/>
    <w:p w14:paraId="6DC5B44B" w14:textId="277439D6" w:rsidR="00930095" w:rsidRPr="00F01693" w:rsidRDefault="431CAF2F" w:rsidP="00F01693">
      <w:r w:rsidRPr="00F01693">
        <w:t>We identified</w:t>
      </w:r>
      <w:r w:rsidR="3639F8FF" w:rsidRPr="00F01693">
        <w:t xml:space="preserve"> </w:t>
      </w:r>
      <w:r w:rsidR="6A72CB4B" w:rsidRPr="00F01693">
        <w:t xml:space="preserve">two </w:t>
      </w:r>
      <w:r w:rsidR="4ECA66D3" w:rsidRPr="00F01693">
        <w:t xml:space="preserve">people-based measures </w:t>
      </w:r>
      <w:r w:rsidR="00B007CA" w:rsidRPr="00F01693">
        <w:t>as relevant to our study</w:t>
      </w:r>
      <w:r w:rsidR="478C74CF" w:rsidRPr="00F01693">
        <w:t>.</w:t>
      </w:r>
      <w:r w:rsidR="520A32DB" w:rsidRPr="00F01693">
        <w:t xml:space="preserve"> </w:t>
      </w:r>
      <w:r w:rsidR="3DE821C2" w:rsidRPr="00F01693">
        <w:t>C</w:t>
      </w:r>
      <w:r w:rsidR="72CFE0FF" w:rsidRPr="00F01693">
        <w:t>umulative</w:t>
      </w:r>
      <w:r w:rsidR="1CB4D8B1" w:rsidRPr="00F01693">
        <w:t xml:space="preserve"> opportunity measure (CUM) quantifies the number </w:t>
      </w:r>
      <w:r w:rsidR="77ABC0D2" w:rsidRPr="00F01693">
        <w:t>of</w:t>
      </w:r>
      <w:r w:rsidR="1CB4D8B1" w:rsidRPr="00F01693">
        <w:t xml:space="preserve"> opportunities within a specified travel time or distance </w:t>
      </w:r>
      <w:r w:rsidR="00FB7FC4" w:rsidRPr="00F01693">
        <w:t xml:space="preserve">threshold </w:t>
      </w:r>
      <w:r w:rsidR="00D30077" w:rsidRPr="00F01693">
        <w:rPr>
          <w:noProof/>
        </w:rPr>
        <w:t>(Neutens et al., 2010b)</w:t>
      </w:r>
      <w:r w:rsidR="00FB7FC4" w:rsidRPr="00F01693">
        <w:rPr>
          <w:noProof/>
        </w:rPr>
        <w:t>. It</w:t>
      </w:r>
      <w:r w:rsidR="6F0A4B02" w:rsidRPr="00F01693">
        <w:t xml:space="preserve"> has been </w:t>
      </w:r>
      <w:r w:rsidR="00B007CA" w:rsidRPr="00F01693">
        <w:t>used to</w:t>
      </w:r>
      <w:r w:rsidR="7B2BD8F1" w:rsidRPr="00F01693">
        <w:t xml:space="preserve"> evaluat</w:t>
      </w:r>
      <w:r w:rsidR="00B007CA" w:rsidRPr="00F01693">
        <w:t>e</w:t>
      </w:r>
      <w:r w:rsidR="7B2BD8F1" w:rsidRPr="00F01693">
        <w:t xml:space="preserve"> the </w:t>
      </w:r>
      <w:r w:rsidR="114179ED" w:rsidRPr="00F01693">
        <w:t>equity</w:t>
      </w:r>
      <w:r w:rsidR="6EE1F1A9" w:rsidRPr="00F01693">
        <w:t xml:space="preserve"> </w:t>
      </w:r>
      <w:r w:rsidR="18C20B00" w:rsidRPr="00F01693">
        <w:t>of</w:t>
      </w:r>
      <w:r w:rsidR="6EE1F1A9" w:rsidRPr="00F01693">
        <w:t xml:space="preserve"> access to healthcare facilities</w:t>
      </w:r>
      <w:r w:rsidR="00B007CA" w:rsidRPr="00F01693">
        <w:t xml:space="preserve"> in a number of studies</w:t>
      </w:r>
      <w:r w:rsidR="47257C68" w:rsidRPr="00F01693">
        <w:t xml:space="preserve"> </w:t>
      </w:r>
      <w:r w:rsidR="6C791567" w:rsidRPr="00F01693">
        <w:rPr>
          <w:noProof/>
        </w:rPr>
        <w:t>(Apparicio et al., 2008; Haynes et al., 2003; Paez et al., 2010)</w:t>
      </w:r>
      <w:r w:rsidR="78D65D78" w:rsidRPr="00F01693">
        <w:t xml:space="preserve"> </w:t>
      </w:r>
      <w:r w:rsidR="6F459E3D" w:rsidRPr="00F01693">
        <w:t xml:space="preserve">because </w:t>
      </w:r>
      <w:r w:rsidR="78D65D78" w:rsidRPr="00F01693">
        <w:t>it</w:t>
      </w:r>
      <w:r w:rsidR="0AB82AE4" w:rsidRPr="00F01693">
        <w:t xml:space="preserve"> is </w:t>
      </w:r>
      <w:r w:rsidR="1C735A3F" w:rsidRPr="00F01693">
        <w:t>simpler</w:t>
      </w:r>
      <w:r w:rsidR="6EE1F1A9" w:rsidRPr="00F01693">
        <w:t xml:space="preserve"> </w:t>
      </w:r>
      <w:r w:rsidR="1E6E3ACA" w:rsidRPr="00F01693">
        <w:t>t</w:t>
      </w:r>
      <w:r w:rsidR="1CB4D8B1" w:rsidRPr="00F01693">
        <w:t xml:space="preserve">o </w:t>
      </w:r>
      <w:r w:rsidR="00B007CA" w:rsidRPr="00F01693">
        <w:t>calculate</w:t>
      </w:r>
      <w:r w:rsidR="1CB4D8B1" w:rsidRPr="00F01693">
        <w:t xml:space="preserve">, interpret and communicate </w:t>
      </w:r>
      <w:r w:rsidR="1CB4D8B1" w:rsidRPr="00F01693">
        <w:rPr>
          <w:noProof/>
        </w:rPr>
        <w:t>(Boisjoly and El-Geneidy, 2017)</w:t>
      </w:r>
      <w:r w:rsidR="1CB4D8B1" w:rsidRPr="00F01693">
        <w:t>.</w:t>
      </w:r>
      <w:r w:rsidR="00D20A45" w:rsidRPr="00F01693">
        <w:t xml:space="preserve"> </w:t>
      </w:r>
      <w:r w:rsidR="50D338A8" w:rsidRPr="00F01693">
        <w:t>The two-step floating catchment area (2SFCA) method</w:t>
      </w:r>
      <w:r w:rsidR="7925FE27" w:rsidRPr="00F01693">
        <w:t xml:space="preserve"> has </w:t>
      </w:r>
      <w:r w:rsidR="7824F5AB" w:rsidRPr="00F01693">
        <w:t>also</w:t>
      </w:r>
      <w:r w:rsidR="1932214C" w:rsidRPr="00F01693">
        <w:t xml:space="preserve"> been used in </w:t>
      </w:r>
      <w:r w:rsidR="0F850F21" w:rsidRPr="00F01693">
        <w:t xml:space="preserve">healthcare </w:t>
      </w:r>
      <w:r w:rsidR="1932214C" w:rsidRPr="00F01693">
        <w:t>accessibility studies</w:t>
      </w:r>
      <w:r w:rsidR="00DC033A" w:rsidRPr="00F01693">
        <w:t>, and first</w:t>
      </w:r>
      <w:r w:rsidR="4EB4CAF1" w:rsidRPr="00F01693">
        <w:t xml:space="preserve"> estimate</w:t>
      </w:r>
      <w:r w:rsidR="00DC033A" w:rsidRPr="00F01693">
        <w:t>s</w:t>
      </w:r>
      <w:r w:rsidR="4EB4CAF1" w:rsidRPr="00F01693">
        <w:t xml:space="preserve"> </w:t>
      </w:r>
      <w:r w:rsidR="1BB2C896" w:rsidRPr="00F01693">
        <w:t xml:space="preserve">provider-to-population ratios </w:t>
      </w:r>
      <w:r w:rsidR="00DC033A" w:rsidRPr="00F01693">
        <w:t xml:space="preserve">or supply, and then in the second step </w:t>
      </w:r>
      <w:r w:rsidR="60534805" w:rsidRPr="00F01693">
        <w:t>calculat</w:t>
      </w:r>
      <w:r w:rsidR="00DC033A" w:rsidRPr="00F01693">
        <w:t>es the total supply</w:t>
      </w:r>
      <w:r w:rsidR="4B93EAC0" w:rsidRPr="00F01693">
        <w:t xml:space="preserve"> </w:t>
      </w:r>
      <w:r w:rsidR="40ABBB75" w:rsidRPr="00F01693">
        <w:t>within</w:t>
      </w:r>
      <w:r w:rsidR="4B93EAC0" w:rsidRPr="00F01693">
        <w:t xml:space="preserve"> a threshold travel time</w:t>
      </w:r>
      <w:r w:rsidR="003175CE" w:rsidRPr="00F01693">
        <w:t xml:space="preserve"> </w:t>
      </w:r>
      <w:r w:rsidR="006758E1" w:rsidRPr="00F01693">
        <w:t>from</w:t>
      </w:r>
      <w:r w:rsidR="00DC033A" w:rsidRPr="00F01693">
        <w:t xml:space="preserve"> the residential location or source of demand </w:t>
      </w:r>
      <w:r w:rsidR="003175CE" w:rsidRPr="00F01693">
        <w:rPr>
          <w:noProof/>
        </w:rPr>
        <w:t>(Luo and Wang, 2003)</w:t>
      </w:r>
      <w:r w:rsidR="4B70EE5C" w:rsidRPr="00F01693">
        <w:t>.</w:t>
      </w:r>
      <w:r w:rsidR="00D20A45" w:rsidRPr="00F01693">
        <w:t xml:space="preserve"> </w:t>
      </w:r>
      <w:r w:rsidR="7951D864" w:rsidRPr="00F01693">
        <w:t>Pereira</w:t>
      </w:r>
      <w:r w:rsidR="25367B2E" w:rsidRPr="00F01693">
        <w:t xml:space="preserve"> et al.</w:t>
      </w:r>
      <w:r w:rsidR="7951D864" w:rsidRPr="00F01693">
        <w:t xml:space="preserve"> </w:t>
      </w:r>
      <w:r w:rsidR="7951D864" w:rsidRPr="00F01693">
        <w:rPr>
          <w:noProof/>
        </w:rPr>
        <w:t>(2021)</w:t>
      </w:r>
      <w:r w:rsidR="7951D864" w:rsidRPr="00F01693">
        <w:t xml:space="preserve"> </w:t>
      </w:r>
      <w:r w:rsidR="00123015" w:rsidRPr="00F01693">
        <w:t>f</w:t>
      </w:r>
      <w:r w:rsidR="25367B2E" w:rsidRPr="00F01693">
        <w:t xml:space="preserve">urther </w:t>
      </w:r>
      <w:r w:rsidR="4A4441B2" w:rsidRPr="00F01693">
        <w:t xml:space="preserve">extended </w:t>
      </w:r>
      <w:r w:rsidR="6502D4F6" w:rsidRPr="00F01693">
        <w:t xml:space="preserve">this method </w:t>
      </w:r>
      <w:r w:rsidR="4F852E74" w:rsidRPr="00F01693">
        <w:t xml:space="preserve">to </w:t>
      </w:r>
      <w:r w:rsidR="22F5B2D3" w:rsidRPr="00F01693">
        <w:t xml:space="preserve">incorporate </w:t>
      </w:r>
      <w:r w:rsidR="0CEAB12C" w:rsidRPr="00F01693">
        <w:t>a</w:t>
      </w:r>
      <w:r w:rsidR="7611C0E7" w:rsidRPr="00F01693">
        <w:t>n</w:t>
      </w:r>
      <w:r w:rsidR="4F852E74" w:rsidRPr="00F01693">
        <w:t xml:space="preserve"> </w:t>
      </w:r>
      <w:r w:rsidR="6502D4F6" w:rsidRPr="00F01693">
        <w:t>indicato</w:t>
      </w:r>
      <w:r w:rsidR="1F6DB30E" w:rsidRPr="00F01693">
        <w:t>r</w:t>
      </w:r>
      <w:r w:rsidR="4F852E74" w:rsidRPr="00F01693">
        <w:t xml:space="preserve"> </w:t>
      </w:r>
      <w:r w:rsidR="2724EF4C" w:rsidRPr="00F01693">
        <w:t xml:space="preserve">that </w:t>
      </w:r>
      <w:r w:rsidR="4F852E74" w:rsidRPr="00F01693">
        <w:t xml:space="preserve">accounts for </w:t>
      </w:r>
      <w:r w:rsidR="5907D145" w:rsidRPr="00F01693">
        <w:t xml:space="preserve">and balances </w:t>
      </w:r>
      <w:r w:rsidR="475207F7" w:rsidRPr="00F01693">
        <w:t>healthcare system capacity</w:t>
      </w:r>
      <w:r w:rsidR="2174C783" w:rsidRPr="00F01693">
        <w:t xml:space="preserve">, whilst Kang et al. </w:t>
      </w:r>
      <w:r w:rsidR="2174C783" w:rsidRPr="00F01693">
        <w:rPr>
          <w:noProof/>
        </w:rPr>
        <w:t>(2020)</w:t>
      </w:r>
      <w:r w:rsidR="5461A635" w:rsidRPr="00F01693">
        <w:t xml:space="preserve"> </w:t>
      </w:r>
      <w:r w:rsidR="0382B765" w:rsidRPr="00F01693">
        <w:t xml:space="preserve">added </w:t>
      </w:r>
      <w:r w:rsidR="5461A635" w:rsidRPr="00F01693">
        <w:t>congestion effects</w:t>
      </w:r>
      <w:r w:rsidR="001ACB90" w:rsidRPr="00F01693">
        <w:t>.</w:t>
      </w:r>
      <w:r w:rsidR="5B135F67" w:rsidRPr="00F01693">
        <w:t xml:space="preserve"> </w:t>
      </w:r>
      <w:r w:rsidR="2A7F0E40" w:rsidRPr="00F01693">
        <w:t xml:space="preserve">Chen et al. </w:t>
      </w:r>
      <w:r w:rsidR="2A7F0E40" w:rsidRPr="00F01693">
        <w:rPr>
          <w:noProof/>
        </w:rPr>
        <w:t>(2020)</w:t>
      </w:r>
      <w:r w:rsidR="2A7F0E40" w:rsidRPr="00F01693">
        <w:t xml:space="preserve"> </w:t>
      </w:r>
      <w:r w:rsidR="15780A55" w:rsidRPr="00F01693">
        <w:t>proposed a</w:t>
      </w:r>
      <w:r w:rsidR="2A7F0E40" w:rsidRPr="00F01693">
        <w:t xml:space="preserve"> reliability-based </w:t>
      </w:r>
      <w:r w:rsidR="4F06DA94" w:rsidRPr="00F01693">
        <w:t xml:space="preserve">2SFCA method </w:t>
      </w:r>
      <w:r w:rsidR="20558011" w:rsidRPr="00F01693">
        <w:t xml:space="preserve">combining </w:t>
      </w:r>
      <w:r w:rsidR="2A7F0E40" w:rsidRPr="00F01693">
        <w:t xml:space="preserve">various space-time constraints </w:t>
      </w:r>
      <w:r w:rsidR="4F06DA94" w:rsidRPr="00F01693">
        <w:t xml:space="preserve">and </w:t>
      </w:r>
      <w:r w:rsidR="2A7F0E40" w:rsidRPr="00F01693">
        <w:t xml:space="preserve">travel time </w:t>
      </w:r>
      <w:r w:rsidR="00FE25E9" w:rsidRPr="00F01693">
        <w:t>u</w:t>
      </w:r>
      <w:r w:rsidR="2A7F0E40" w:rsidRPr="00F01693">
        <w:t>ncertainty</w:t>
      </w:r>
      <w:r w:rsidR="4F06DA94" w:rsidRPr="00F01693">
        <w:t>.</w:t>
      </w:r>
    </w:p>
    <w:p w14:paraId="226E8DF8" w14:textId="06491560" w:rsidR="00FB7FC4" w:rsidRPr="00F01693" w:rsidRDefault="00FB7FC4" w:rsidP="00F01693"/>
    <w:p w14:paraId="7B49EADA" w14:textId="68F50EF6" w:rsidR="006A528D" w:rsidRDefault="476CA315" w:rsidP="00F01693">
      <w:pPr>
        <w:rPr>
          <w:color w:val="FF0000"/>
        </w:rPr>
      </w:pPr>
      <w:r w:rsidRPr="00F01693">
        <w:t>The 2SFCA method has been popular</w:t>
      </w:r>
      <w:r w:rsidR="00B007CA" w:rsidRPr="00F01693">
        <w:t xml:space="preserve"> among</w:t>
      </w:r>
      <w:r w:rsidR="00A23E48" w:rsidRPr="00F01693">
        <w:t xml:space="preserve"> </w:t>
      </w:r>
      <w:r w:rsidR="00E55119" w:rsidRPr="00F01693">
        <w:t xml:space="preserve">studies </w:t>
      </w:r>
      <w:r w:rsidR="2D25AC12" w:rsidRPr="00F01693">
        <w:t>undertaken during the pandemic</w:t>
      </w:r>
      <w:r w:rsidRPr="00F01693">
        <w:t xml:space="preserve">, including one study that </w:t>
      </w:r>
      <w:r w:rsidR="00A23E48" w:rsidRPr="00F01693">
        <w:t>investigate</w:t>
      </w:r>
      <w:r w:rsidR="00B007CA" w:rsidRPr="00F01693">
        <w:t>s</w:t>
      </w:r>
      <w:r w:rsidR="00A23E48" w:rsidRPr="00F01693">
        <w:t xml:space="preserve"> the relationship </w:t>
      </w:r>
      <w:r w:rsidR="00B007CA" w:rsidRPr="00F01693">
        <w:t>between</w:t>
      </w:r>
      <w:r w:rsidR="00A23E48" w:rsidRPr="00F01693">
        <w:t xml:space="preserve"> vaccine uptake and </w:t>
      </w:r>
      <w:r w:rsidR="00E55119" w:rsidRPr="00F01693">
        <w:t>access to COVID-19 vaccination services</w:t>
      </w:r>
      <w:r w:rsidR="00B47B03" w:rsidRPr="00F01693">
        <w:t xml:space="preserve"> in Iran</w:t>
      </w:r>
      <w:r w:rsidR="00E55119" w:rsidRPr="00F01693">
        <w:t xml:space="preserve"> </w:t>
      </w:r>
      <w:r w:rsidR="00E55119" w:rsidRPr="00F01693">
        <w:rPr>
          <w:noProof/>
        </w:rPr>
        <w:t>(Mohammadi et al., 2021)</w:t>
      </w:r>
      <w:r w:rsidR="006758E1" w:rsidRPr="00F01693">
        <w:rPr>
          <w:noProof/>
        </w:rPr>
        <w:t>.</w:t>
      </w:r>
      <w:r w:rsidR="006A528D" w:rsidRPr="00F01693">
        <w:t xml:space="preserve"> </w:t>
      </w:r>
      <w:r w:rsidR="006758E1" w:rsidRPr="00F01693">
        <w:t>Other relevant studies</w:t>
      </w:r>
      <w:r w:rsidR="00B007CA" w:rsidRPr="00F01693">
        <w:t xml:space="preserve"> include an investigation into the</w:t>
      </w:r>
      <w:r w:rsidR="1D216C14" w:rsidRPr="00F01693">
        <w:t xml:space="preserve"> spatial accessibility </w:t>
      </w:r>
      <w:r w:rsidR="00B007CA" w:rsidRPr="00F01693">
        <w:t>of</w:t>
      </w:r>
      <w:r w:rsidR="1D216C14" w:rsidRPr="00F01693">
        <w:t xml:space="preserve"> </w:t>
      </w:r>
      <w:r w:rsidR="00EA1E29" w:rsidRPr="00F01693">
        <w:t>intensive care unit (ICU) beds</w:t>
      </w:r>
      <w:r w:rsidR="1D216C14" w:rsidRPr="00F01693">
        <w:t xml:space="preserve"> in Florida, USA</w:t>
      </w:r>
      <w:r w:rsidR="009C31F3" w:rsidRPr="00F01693">
        <w:t xml:space="preserve"> </w:t>
      </w:r>
      <w:r w:rsidR="009C31F3" w:rsidRPr="00F01693">
        <w:rPr>
          <w:noProof/>
        </w:rPr>
        <w:t>(Ghorbanzadeh et al., 2021)</w:t>
      </w:r>
      <w:r w:rsidR="1D216C14" w:rsidRPr="00F01693">
        <w:t>,</w:t>
      </w:r>
      <w:r w:rsidR="3DCEF97B" w:rsidRPr="00F01693">
        <w:t xml:space="preserve"> </w:t>
      </w:r>
      <w:r w:rsidR="55DCBCA5" w:rsidRPr="00F01693">
        <w:t>across Europe</w:t>
      </w:r>
      <w:r w:rsidR="0014375E" w:rsidRPr="00F01693">
        <w:t xml:space="preserve"> </w:t>
      </w:r>
      <w:r w:rsidR="00970F6B" w:rsidRPr="00F01693">
        <w:rPr>
          <w:noProof/>
        </w:rPr>
        <w:t>(Bauer et al., 2020)</w:t>
      </w:r>
      <w:r w:rsidR="55DCBCA5" w:rsidRPr="00F01693">
        <w:t xml:space="preserve">, and </w:t>
      </w:r>
      <w:r w:rsidR="00B007CA" w:rsidRPr="00F01693">
        <w:t>of</w:t>
      </w:r>
      <w:r w:rsidR="55DCBCA5" w:rsidRPr="00F01693">
        <w:t xml:space="preserve"> other </w:t>
      </w:r>
      <w:r w:rsidR="003045E3" w:rsidRPr="00F01693">
        <w:t xml:space="preserve">hospitalisation </w:t>
      </w:r>
      <w:r w:rsidR="55DCBCA5" w:rsidRPr="00F01693">
        <w:t>services or supplies in</w:t>
      </w:r>
      <w:r w:rsidR="59172464" w:rsidRPr="00F01693">
        <w:t xml:space="preserve"> </w:t>
      </w:r>
      <w:r w:rsidR="00D011E6" w:rsidRPr="00F01693">
        <w:t xml:space="preserve">Brazil </w:t>
      </w:r>
      <w:r w:rsidR="00D011E6" w:rsidRPr="00F01693">
        <w:rPr>
          <w:noProof/>
        </w:rPr>
        <w:t>(Pereira et al., 2021)</w:t>
      </w:r>
      <w:r w:rsidR="00676C63" w:rsidRPr="00F01693">
        <w:t xml:space="preserve"> and Chicago, USA </w:t>
      </w:r>
      <w:r w:rsidR="00676C63" w:rsidRPr="00F01693">
        <w:rPr>
          <w:noProof/>
        </w:rPr>
        <w:t>(Kang et al., 2020)</w:t>
      </w:r>
      <w:r w:rsidR="59172464" w:rsidRPr="00F01693">
        <w:t xml:space="preserve">. </w:t>
      </w:r>
      <w:r w:rsidR="7B4FD4ED" w:rsidRPr="00F01693">
        <w:t>Efforts</w:t>
      </w:r>
      <w:r w:rsidR="1AE107DD" w:rsidRPr="00F01693">
        <w:t xml:space="preserve"> </w:t>
      </w:r>
      <w:r w:rsidR="00DC338E" w:rsidRPr="00F01693">
        <w:t xml:space="preserve">have been made </w:t>
      </w:r>
      <w:r w:rsidR="5312D15C" w:rsidRPr="00F01693">
        <w:t xml:space="preserve">in these studies </w:t>
      </w:r>
      <w:r w:rsidR="00DC338E" w:rsidRPr="00F01693">
        <w:t xml:space="preserve">to </w:t>
      </w:r>
      <w:r w:rsidR="1AE107DD" w:rsidRPr="00F01693">
        <w:t>identify where vulnerable populations</w:t>
      </w:r>
      <w:r w:rsidR="4F845F5B" w:rsidRPr="00F01693">
        <w:t xml:space="preserve"> would benefit from improved access to the services</w:t>
      </w:r>
      <w:r w:rsidR="00485E4E" w:rsidRPr="00F01693">
        <w:t xml:space="preserve"> within (delineated) catchment boundaries</w:t>
      </w:r>
      <w:r w:rsidR="1AE107DD" w:rsidRPr="00F01693">
        <w:t>, including the elderly</w:t>
      </w:r>
      <w:r w:rsidR="4E1462CB" w:rsidRPr="00F01693">
        <w:t xml:space="preserve"> and those with disabilities.</w:t>
      </w:r>
      <w:r w:rsidR="00B007CA" w:rsidRPr="00F01693">
        <w:t xml:space="preserve"> We believe it is useful to use this method to assess the role of accessibility in vaccination uptake because </w:t>
      </w:r>
      <w:r w:rsidR="000570BB" w:rsidRPr="00F01693">
        <w:t xml:space="preserve">it allows us to </w:t>
      </w:r>
      <w:r w:rsidR="49959338" w:rsidRPr="00F01693">
        <w:t>consider not only supply of vaccination services, but also multiple factors or covariates that influence demand</w:t>
      </w:r>
      <w:r w:rsidR="638D12FB" w:rsidRPr="00F01693">
        <w:t xml:space="preserve">, </w:t>
      </w:r>
      <w:r w:rsidR="0EE2E5D5" w:rsidRPr="00F01693">
        <w:t>including</w:t>
      </w:r>
      <w:r w:rsidR="638D12FB" w:rsidRPr="00F01693">
        <w:t xml:space="preserve"> socio-demographics</w:t>
      </w:r>
      <w:r w:rsidR="000570BB" w:rsidRPr="00F01693">
        <w:t xml:space="preserve"> that often have their own spatial patterns</w:t>
      </w:r>
      <w:r w:rsidR="08BF58DB" w:rsidRPr="00F01693">
        <w:t xml:space="preserve"> and unevenness</w:t>
      </w:r>
      <w:r w:rsidR="465DF276" w:rsidRPr="00F01693">
        <w:t xml:space="preserve"> </w:t>
      </w:r>
      <w:r w:rsidR="465DF276" w:rsidRPr="00F01693">
        <w:rPr>
          <w:noProof/>
        </w:rPr>
        <w:t>(Pereira et al., 2021)</w:t>
      </w:r>
      <w:r w:rsidR="000570BB" w:rsidRPr="00F01693">
        <w:t>.</w:t>
      </w:r>
      <w:r w:rsidR="00DB37D4" w:rsidRPr="00F01693">
        <w:t xml:space="preserve"> However, </w:t>
      </w:r>
      <w:r w:rsidR="006758E1" w:rsidRPr="00F01693">
        <w:t xml:space="preserve">first we use CUM </w:t>
      </w:r>
      <w:r w:rsidR="00DB37D4" w:rsidRPr="00F01693">
        <w:t xml:space="preserve">to </w:t>
      </w:r>
      <w:r w:rsidR="00A019FC" w:rsidRPr="00F01693">
        <w:t xml:space="preserve">both </w:t>
      </w:r>
      <w:r w:rsidR="00DB37D4" w:rsidRPr="00F01693">
        <w:t xml:space="preserve">identify significant covariates, and also </w:t>
      </w:r>
      <w:r w:rsidR="00A019FC" w:rsidRPr="00F01693">
        <w:t xml:space="preserve">to </w:t>
      </w:r>
      <w:r w:rsidR="00DB37D4" w:rsidRPr="00F01693">
        <w:t>set the thresholds for travel time and</w:t>
      </w:r>
      <w:r w:rsidR="00A019FC" w:rsidRPr="00F01693">
        <w:t xml:space="preserve"> </w:t>
      </w:r>
      <w:r w:rsidR="00BB4503" w:rsidRPr="00F01693">
        <w:t xml:space="preserve">weights for </w:t>
      </w:r>
      <w:r w:rsidR="00DB37D4" w:rsidRPr="00F01693">
        <w:t>accessibility measures</w:t>
      </w:r>
      <w:r w:rsidR="00A019FC" w:rsidRPr="00F01693">
        <w:t xml:space="preserve"> </w:t>
      </w:r>
      <w:r w:rsidR="00DB37D4" w:rsidRPr="00F01693">
        <w:t xml:space="preserve">within the 2SFCA method. </w:t>
      </w:r>
      <w:r w:rsidR="006758E1" w:rsidRPr="00F01693">
        <w:t>This gives us</w:t>
      </w:r>
      <w:r w:rsidRPr="00F01693">
        <w:t xml:space="preserve"> a clearer picture of</w:t>
      </w:r>
      <w:r w:rsidR="00DB37D4" w:rsidRPr="00F01693">
        <w:t xml:space="preserve"> the interpersonal differences in </w:t>
      </w:r>
      <w:r w:rsidR="00BB4503" w:rsidRPr="00F01693">
        <w:t>travel time</w:t>
      </w:r>
      <w:r w:rsidR="006758E1" w:rsidRPr="00F01693">
        <w:t>s</w:t>
      </w:r>
      <w:r w:rsidR="00BB4503" w:rsidRPr="00F01693">
        <w:t xml:space="preserve"> and the value and choice of different opportunities,</w:t>
      </w:r>
      <w:r w:rsidR="00DB37D4" w:rsidRPr="00F01693">
        <w:t xml:space="preserve"> yield</w:t>
      </w:r>
      <w:r w:rsidR="645999E8" w:rsidRPr="00F01693">
        <w:t>ing</w:t>
      </w:r>
      <w:r w:rsidR="00DB37D4" w:rsidRPr="00F01693">
        <w:t xml:space="preserve"> a more conservative indicator of the equity of vaccination </w:t>
      </w:r>
      <w:r w:rsidR="006758E1" w:rsidRPr="00F01693">
        <w:t>accessibility</w:t>
      </w:r>
      <w:r w:rsidR="00DB37D4" w:rsidRPr="00F01693">
        <w:t xml:space="preserve"> in our model </w:t>
      </w:r>
      <w:r w:rsidR="007F5E06" w:rsidRPr="00F01693">
        <w:rPr>
          <w:noProof/>
        </w:rPr>
        <w:t>(Neutens et al., 2010b)</w:t>
      </w:r>
      <w:r w:rsidR="00DB37D4" w:rsidRPr="00F01693">
        <w:t>.</w:t>
      </w:r>
      <w:r w:rsidR="007F5E06" w:rsidRPr="00F01693">
        <w:rPr>
          <w:color w:val="FF0000"/>
        </w:rPr>
        <w:t xml:space="preserve"> </w:t>
      </w:r>
    </w:p>
    <w:p w14:paraId="1C4BE2F0" w14:textId="77777777" w:rsidR="00046D89" w:rsidRPr="00F01693" w:rsidRDefault="00046D89" w:rsidP="00F01693">
      <w:pPr>
        <w:rPr>
          <w:color w:val="FF0000"/>
        </w:rPr>
      </w:pPr>
    </w:p>
    <w:p w14:paraId="5DC3AE5F" w14:textId="77777777" w:rsidR="00E27B46" w:rsidRPr="00F01693" w:rsidRDefault="00E27B46" w:rsidP="00F01693">
      <w:pPr>
        <w:rPr>
          <w:color w:val="FF0000"/>
        </w:rPr>
      </w:pPr>
    </w:p>
    <w:p w14:paraId="3705520C" w14:textId="77777777" w:rsidR="30AC5F86" w:rsidRPr="00F01693" w:rsidRDefault="30AC5F86" w:rsidP="00F01693">
      <w:pPr>
        <w:pStyle w:val="Heading1"/>
      </w:pPr>
      <w:r w:rsidRPr="00F01693">
        <w:t>Data &amp; Method</w:t>
      </w:r>
    </w:p>
    <w:p w14:paraId="62296089" w14:textId="77777777" w:rsidR="0C5CFBD2" w:rsidRPr="00F01693" w:rsidRDefault="009D4F40" w:rsidP="00F01693">
      <w:pPr>
        <w:pStyle w:val="Heading2"/>
      </w:pPr>
      <w:bookmarkStart w:id="2" w:name="_Ref92549899"/>
      <w:r w:rsidRPr="00F01693">
        <w:t>Data and variables</w:t>
      </w:r>
      <w:bookmarkEnd w:id="2"/>
    </w:p>
    <w:p w14:paraId="6869613A" w14:textId="4F7038F0" w:rsidR="00150F8A" w:rsidRPr="00F01693" w:rsidRDefault="30899F65" w:rsidP="00F01693">
      <w:r w:rsidRPr="00F01693">
        <w:t xml:space="preserve">The data on vaccine uptake was taken from NHS </w:t>
      </w:r>
      <w:r w:rsidR="2B800F42" w:rsidRPr="00F01693">
        <w:t>(National Health Service)</w:t>
      </w:r>
      <w:r w:rsidRPr="00F01693">
        <w:t xml:space="preserve"> England</w:t>
      </w:r>
      <w:r w:rsidR="004F03C6" w:rsidRPr="00F01693">
        <w:rPr>
          <w:rStyle w:val="FootnoteReference"/>
        </w:rPr>
        <w:footnoteReference w:id="5"/>
      </w:r>
      <w:r w:rsidRPr="00F01693">
        <w:t xml:space="preserve">, who have kept a rolling tally of first, second, and </w:t>
      </w:r>
      <w:r w:rsidR="617B0BD1" w:rsidRPr="00F01693">
        <w:t xml:space="preserve">more recently </w:t>
      </w:r>
      <w:r w:rsidRPr="00F01693">
        <w:t xml:space="preserve">third or booster doses. </w:t>
      </w:r>
      <w:r w:rsidR="4BA8C8E6" w:rsidRPr="00F01693">
        <w:t xml:space="preserve">The NHS is a centralised, public medical care system, which keeps records of all vaccination and medical data, </w:t>
      </w:r>
      <w:r w:rsidR="489AD1F6" w:rsidRPr="00F01693">
        <w:t xml:space="preserve">making it a reliable and comprehensive data source. </w:t>
      </w:r>
      <w:r w:rsidR="56A878C0" w:rsidRPr="00F01693">
        <w:t xml:space="preserve">The operations of the NHS are, however devolved, and vaccination roll-out was accelerated in </w:t>
      </w:r>
      <w:r w:rsidR="006758E1" w:rsidRPr="00F01693">
        <w:t>Scotland and Wales</w:t>
      </w:r>
      <w:r w:rsidR="56A878C0" w:rsidRPr="00F01693">
        <w:t>, so only England is used for analysis. Our data is</w:t>
      </w:r>
      <w:r w:rsidR="30BEDC06" w:rsidRPr="00F01693">
        <w:t xml:space="preserve"> a</w:t>
      </w:r>
      <w:r w:rsidR="2F3945D9" w:rsidRPr="00F01693">
        <w:t xml:space="preserve"> cross-section of the cumulative uptake </w:t>
      </w:r>
      <w:r w:rsidR="7E335C6B" w:rsidRPr="00F01693">
        <w:t xml:space="preserve">of first doses </w:t>
      </w:r>
      <w:r w:rsidR="63A6EE0E" w:rsidRPr="00F01693">
        <w:t>from the data released on 24 June 2021</w:t>
      </w:r>
      <w:r w:rsidR="3C72C04F" w:rsidRPr="00F01693">
        <w:t xml:space="preserve"> for England</w:t>
      </w:r>
      <w:r w:rsidR="63A6EE0E" w:rsidRPr="00F01693">
        <w:t xml:space="preserve">. This date was chosen because it </w:t>
      </w:r>
      <w:r w:rsidR="2CFC927A" w:rsidRPr="00F01693">
        <w:t xml:space="preserve">was the last data release </w:t>
      </w:r>
      <w:r w:rsidR="0250C8BD" w:rsidRPr="00F01693">
        <w:t>preced</w:t>
      </w:r>
      <w:r w:rsidR="1242DD65" w:rsidRPr="00F01693">
        <w:t>ing</w:t>
      </w:r>
      <w:r w:rsidR="0250C8BD" w:rsidRPr="00F01693">
        <w:t xml:space="preserve"> the introduction of walk-in vaccination sites</w:t>
      </w:r>
      <w:r w:rsidR="7280ED90" w:rsidRPr="00F01693">
        <w:t xml:space="preserve"> </w:t>
      </w:r>
      <w:r w:rsidR="27516AD2" w:rsidRPr="00F01693">
        <w:rPr>
          <w:noProof/>
        </w:rPr>
        <w:t>(NHS Digital, 2021)</w:t>
      </w:r>
      <w:r w:rsidR="003EADEF" w:rsidRPr="00F01693">
        <w:t>. Prior to this point, vaccinations</w:t>
      </w:r>
      <w:r w:rsidR="0250C8BD" w:rsidRPr="00F01693">
        <w:t xml:space="preserve"> were </w:t>
      </w:r>
      <w:r w:rsidR="003EADEF" w:rsidRPr="00F01693">
        <w:t xml:space="preserve">booked in advance, mainly through the </w:t>
      </w:r>
      <w:r w:rsidR="23661864" w:rsidRPr="00F01693">
        <w:t xml:space="preserve">NHS online interface, which offered </w:t>
      </w:r>
      <w:r w:rsidR="00A030A4" w:rsidRPr="00F01693">
        <w:t>vaccination services</w:t>
      </w:r>
      <w:r w:rsidR="23661864" w:rsidRPr="00F01693">
        <w:t xml:space="preserve"> by distance </w:t>
      </w:r>
      <w:r w:rsidR="220E79A2" w:rsidRPr="00F01693">
        <w:t>in a straight line</w:t>
      </w:r>
      <w:r w:rsidR="23661864" w:rsidRPr="00F01693">
        <w:t xml:space="preserve"> to home postcode.</w:t>
      </w:r>
      <w:r w:rsidR="4CB06B0F" w:rsidRPr="00F01693">
        <w:t xml:space="preserve"> Those booking their vaccination in this manner were not constrained to choose the nearest opportunity, but coul</w:t>
      </w:r>
      <w:r w:rsidR="105913C2" w:rsidRPr="00F01693">
        <w:t xml:space="preserve">d scroll through </w:t>
      </w:r>
      <w:r w:rsidR="4CB06B0F" w:rsidRPr="00F01693">
        <w:t xml:space="preserve">multiple options </w:t>
      </w:r>
      <w:r w:rsidR="7DA982B7" w:rsidRPr="00F01693">
        <w:t>ordered by distance from their home</w:t>
      </w:r>
      <w:r w:rsidR="4CB06B0F" w:rsidRPr="00F01693">
        <w:t xml:space="preserve">. In other words, </w:t>
      </w:r>
      <w:r w:rsidR="4B4D982C" w:rsidRPr="00F01693">
        <w:t>vaccination appointments were not limited to those within designated catchment</w:t>
      </w:r>
      <w:r w:rsidR="4CB06B0F" w:rsidRPr="00F01693">
        <w:t xml:space="preserve"> areas</w:t>
      </w:r>
      <w:r w:rsidR="4C3D988F" w:rsidRPr="00F01693">
        <w:t>, but could be chosen</w:t>
      </w:r>
      <w:r w:rsidR="4AD79F24" w:rsidRPr="00F01693">
        <w:t xml:space="preserve"> from further down the list</w:t>
      </w:r>
      <w:r w:rsidR="4C3D988F" w:rsidRPr="00F01693">
        <w:t xml:space="preserve"> </w:t>
      </w:r>
      <w:r w:rsidR="006758E1" w:rsidRPr="00F01693">
        <w:t>according to</w:t>
      </w:r>
      <w:r w:rsidR="4CB06B0F" w:rsidRPr="00F01693">
        <w:t xml:space="preserve"> avai</w:t>
      </w:r>
      <w:r w:rsidR="7A7D5412" w:rsidRPr="00F01693">
        <w:t>lable</w:t>
      </w:r>
      <w:r w:rsidR="4CB06B0F" w:rsidRPr="00F01693">
        <w:t xml:space="preserve"> capacity at a given day and time.</w:t>
      </w:r>
      <w:r w:rsidR="23661864" w:rsidRPr="00F01693">
        <w:t xml:space="preserve"> </w:t>
      </w:r>
      <w:r w:rsidR="005FB855" w:rsidRPr="00F01693">
        <w:t>Thus, local knowledge of the spatial and temporal accessibility of a given site to the home location or another fixed activity loc</w:t>
      </w:r>
      <w:r w:rsidR="210D45BC" w:rsidRPr="00F01693">
        <w:t>ation, such as work, may have been applied, but cannot be measured by our analysis</w:t>
      </w:r>
      <w:r w:rsidR="00CD1EC4" w:rsidRPr="00F01693">
        <w:t>.</w:t>
      </w:r>
      <w:r w:rsidR="006758E1" w:rsidRPr="00F01693">
        <w:t xml:space="preserve"> Instead, we assess the</w:t>
      </w:r>
      <w:r w:rsidR="00CD1EC4" w:rsidRPr="00F01693">
        <w:t xml:space="preserve"> number of </w:t>
      </w:r>
      <w:r w:rsidR="006758E1" w:rsidRPr="00F01693">
        <w:t xml:space="preserve">mass </w:t>
      </w:r>
      <w:r w:rsidR="00CD1EC4" w:rsidRPr="00F01693">
        <w:t xml:space="preserve">vaccination </w:t>
      </w:r>
      <w:r w:rsidR="006758E1" w:rsidRPr="00F01693">
        <w:t>centres</w:t>
      </w:r>
      <w:r w:rsidR="00CD1EC4" w:rsidRPr="00F01693">
        <w:t xml:space="preserve"> within a travel time threshold rather than travel time to the nearest </w:t>
      </w:r>
      <w:r w:rsidR="006758E1" w:rsidRPr="00F01693">
        <w:t>one</w:t>
      </w:r>
      <w:r w:rsidR="210D45BC" w:rsidRPr="00F01693">
        <w:t>.</w:t>
      </w:r>
    </w:p>
    <w:p w14:paraId="2DC3D8C5" w14:textId="77777777" w:rsidR="00150F8A" w:rsidRPr="00F01693" w:rsidRDefault="00150F8A" w:rsidP="00F01693"/>
    <w:p w14:paraId="4D5FCA38" w14:textId="69F9FDC7" w:rsidR="00150F8A" w:rsidRPr="00F01693" w:rsidRDefault="00150F8A" w:rsidP="00F01693">
      <w:r w:rsidRPr="00F01693">
        <w:fldChar w:fldCharType="begin" w:fldLock="1"/>
      </w:r>
      <w:r w:rsidRPr="00F01693">
        <w:instrText xml:space="preserve"> REF _Ref91111325 \h  \* MERGEFORMAT </w:instrText>
      </w:r>
      <w:r w:rsidRPr="00F01693">
        <w:fldChar w:fldCharType="separate"/>
      </w:r>
      <w:r w:rsidR="099BAEE5" w:rsidRPr="00F01693">
        <w:t xml:space="preserve">Figure </w:t>
      </w:r>
      <w:r w:rsidR="099BAEE5" w:rsidRPr="00F01693">
        <w:rPr>
          <w:noProof/>
        </w:rPr>
        <w:t>1</w:t>
      </w:r>
      <w:r w:rsidRPr="00F01693">
        <w:fldChar w:fldCharType="end"/>
      </w:r>
      <w:r w:rsidR="099BAEE5" w:rsidRPr="00F01693">
        <w:t xml:space="preserve"> </w:t>
      </w:r>
      <w:r w:rsidR="0DCA9B2C" w:rsidRPr="00F01693">
        <w:t xml:space="preserve">depicts the vaccination rates by age in three bands, bisected by the date of our dataset. </w:t>
      </w:r>
      <w:r w:rsidR="75DCEE46" w:rsidRPr="00F01693">
        <w:t>Th</w:t>
      </w:r>
      <w:r w:rsidR="0EE59FD4" w:rsidRPr="00F01693">
        <w:t>e youngest adults</w:t>
      </w:r>
      <w:r w:rsidR="75DCEE46" w:rsidRPr="00F01693">
        <w:t xml:space="preserve"> without pre-existing medical conditions or jobs in health and social care were only invited to be vaccinated </w:t>
      </w:r>
      <w:r w:rsidR="61E4E091" w:rsidRPr="00F01693">
        <w:t>from 18 June, so our data does not capture the bulk of the</w:t>
      </w:r>
      <w:r w:rsidR="006758E1" w:rsidRPr="00F01693">
        <w:t>ir</w:t>
      </w:r>
      <w:r w:rsidR="61E4E091" w:rsidRPr="00F01693">
        <w:t xml:space="preserve"> acceleration in uptake</w:t>
      </w:r>
      <w:r w:rsidR="006758E1" w:rsidRPr="00F01693">
        <w:t>, and we exclude</w:t>
      </w:r>
      <w:r w:rsidR="61E4E091" w:rsidRPr="00F01693">
        <w:t xml:space="preserve"> those under 25 </w:t>
      </w:r>
      <w:r w:rsidR="605A38FF" w:rsidRPr="00F01693">
        <w:t>from the analysis.</w:t>
      </w:r>
      <w:r w:rsidR="06FEA7C3" w:rsidRPr="00F01693">
        <w:t xml:space="preserve"> </w:t>
      </w:r>
      <w:r w:rsidR="009C32EF" w:rsidRPr="00F01693">
        <w:t xml:space="preserve">The start and end dates of Phase 1 (Jan to 13 Apr 2021) and Phase 2 (April to October 2021) of the COVID-19 vaccination roll-out are also shown in </w:t>
      </w:r>
      <w:r w:rsidR="009C32EF" w:rsidRPr="00F01693">
        <w:fldChar w:fldCharType="begin" w:fldLock="1"/>
      </w:r>
      <w:r w:rsidR="009C32EF" w:rsidRPr="00F01693">
        <w:instrText xml:space="preserve"> REF _Ref93359560 \h  \* MERGEFORMAT </w:instrText>
      </w:r>
      <w:r w:rsidR="009C32EF" w:rsidRPr="00F01693">
        <w:fldChar w:fldCharType="separate"/>
      </w:r>
      <w:r w:rsidR="009C32EF" w:rsidRPr="00F01693">
        <w:t xml:space="preserve">Figure </w:t>
      </w:r>
      <w:r w:rsidR="009C32EF" w:rsidRPr="00F01693">
        <w:rPr>
          <w:noProof/>
        </w:rPr>
        <w:t>1</w:t>
      </w:r>
      <w:r w:rsidR="009C32EF" w:rsidRPr="00F01693">
        <w:fldChar w:fldCharType="end"/>
      </w:r>
      <w:r w:rsidR="009C32EF" w:rsidRPr="00F01693">
        <w:fldChar w:fldCharType="begin" w:fldLock="1"/>
      </w:r>
      <w:r w:rsidR="009C32EF" w:rsidRPr="00F01693">
        <w:instrText xml:space="preserve"> REF _Ref91111325 \h  \* MERGEFORMAT </w:instrText>
      </w:r>
      <w:r w:rsidR="009C32EF" w:rsidRPr="00F01693">
        <w:fldChar w:fldCharType="end"/>
      </w:r>
      <w:r w:rsidR="009C32EF" w:rsidRPr="00F01693">
        <w:t xml:space="preserve">, </w:t>
      </w:r>
      <w:r w:rsidR="009C32EF" w:rsidRPr="00F01693">
        <w:rPr>
          <w:noProof/>
        </w:rPr>
        <w:t>which thus</w:t>
      </w:r>
      <w:r w:rsidR="009C32EF" w:rsidRPr="00F01693">
        <w:t xml:space="preserve"> presents not only the percentage of adults in successive age groups who received their vaccine before Phase 2, but also the acceleration in the vaccination rate following each invitation to a new age range.</w:t>
      </w:r>
      <w:r w:rsidR="06FEA7C3" w:rsidRPr="00F01693">
        <w:t xml:space="preserve"> </w:t>
      </w:r>
      <w:r w:rsidR="009C32EF" w:rsidRPr="00F01693">
        <w:t xml:space="preserve">Since </w:t>
      </w:r>
      <w:r w:rsidR="06FEA7C3" w:rsidRPr="00F01693">
        <w:t xml:space="preserve">Phase 1 </w:t>
      </w:r>
      <w:r w:rsidR="009C32EF" w:rsidRPr="00F01693">
        <w:t>included</w:t>
      </w:r>
      <w:r w:rsidR="06FEA7C3" w:rsidRPr="00F01693">
        <w:t xml:space="preserve"> health and social care workers</w:t>
      </w:r>
      <w:r w:rsidR="009C32EF" w:rsidRPr="00F01693">
        <w:t xml:space="preserve"> and</w:t>
      </w:r>
      <w:r w:rsidR="06FEA7C3" w:rsidRPr="00F01693">
        <w:t xml:space="preserve"> those with underlying medical conditions, a proportion of adults in every age group were offered the vaccine </w:t>
      </w:r>
      <w:r w:rsidR="009C32EF" w:rsidRPr="00F01693">
        <w:t xml:space="preserve">before this acceleration. </w:t>
      </w:r>
      <w:r w:rsidR="6DC2C20B" w:rsidRPr="00F01693">
        <w:rPr>
          <w:noProof/>
        </w:rPr>
        <w:t>(Department of Health and Social Care, 2021c)</w:t>
      </w:r>
      <w:r w:rsidR="06FEA7C3" w:rsidRPr="00F01693">
        <w:t xml:space="preserve">. </w:t>
      </w:r>
    </w:p>
    <w:p w14:paraId="6EDD9936" w14:textId="77777777" w:rsidR="509B0920" w:rsidRPr="00F01693" w:rsidRDefault="509B0920" w:rsidP="00F01693"/>
    <w:p w14:paraId="464BA8C6" w14:textId="77777777" w:rsidR="007E518D" w:rsidRPr="00F01693" w:rsidRDefault="007E518D" w:rsidP="00F01693">
      <w:pPr>
        <w:jc w:val="center"/>
        <w:rPr>
          <w:b/>
          <w:bCs/>
        </w:rPr>
      </w:pPr>
      <w:r w:rsidRPr="00F01693">
        <w:rPr>
          <w:b/>
          <w:bCs/>
        </w:rPr>
        <w:t xml:space="preserve">[Insert </w:t>
      </w:r>
      <w:r w:rsidRPr="00F01693">
        <w:rPr>
          <w:b/>
          <w:bCs/>
        </w:rPr>
        <w:fldChar w:fldCharType="begin" w:fldLock="1"/>
      </w:r>
      <w:r w:rsidRPr="00F01693">
        <w:rPr>
          <w:b/>
          <w:bCs/>
        </w:rPr>
        <w:instrText xml:space="preserve"> REF _Ref91111325 \h  \* MERGEFORMAT </w:instrText>
      </w:r>
      <w:r w:rsidRPr="00F01693">
        <w:rPr>
          <w:b/>
          <w:bCs/>
        </w:rPr>
      </w:r>
      <w:r w:rsidRPr="00F01693">
        <w:rPr>
          <w:b/>
          <w:bCs/>
        </w:rPr>
        <w:fldChar w:fldCharType="separate"/>
      </w:r>
      <w:r w:rsidRPr="00F01693">
        <w:rPr>
          <w:b/>
          <w:bCs/>
        </w:rPr>
        <w:t xml:space="preserve">Figure </w:t>
      </w:r>
      <w:r w:rsidRPr="00F01693">
        <w:rPr>
          <w:b/>
          <w:bCs/>
          <w:noProof/>
        </w:rPr>
        <w:t>1</w:t>
      </w:r>
      <w:r w:rsidRPr="00F01693">
        <w:rPr>
          <w:b/>
          <w:bCs/>
        </w:rPr>
        <w:fldChar w:fldCharType="end"/>
      </w:r>
      <w:r w:rsidRPr="00F01693">
        <w:rPr>
          <w:b/>
          <w:bCs/>
        </w:rPr>
        <w:t xml:space="preserve"> here]</w:t>
      </w:r>
    </w:p>
    <w:p w14:paraId="5F968D05" w14:textId="77777777" w:rsidR="509B0920" w:rsidRPr="00F01693" w:rsidRDefault="509B0920" w:rsidP="00F01693"/>
    <w:p w14:paraId="2DACD188" w14:textId="6055CA5C" w:rsidR="00A711B5" w:rsidRPr="00F01693" w:rsidRDefault="04767A59" w:rsidP="00F01693">
      <w:r w:rsidRPr="00F01693">
        <w:t xml:space="preserve">It is those </w:t>
      </w:r>
      <w:r w:rsidR="009C32EF" w:rsidRPr="00F01693">
        <w:t xml:space="preserve">under 50 </w:t>
      </w:r>
      <w:r w:rsidRPr="00F01693">
        <w:t>booking their vaccines after this inflection in the graph</w:t>
      </w:r>
      <w:r w:rsidR="00EF26FE" w:rsidRPr="00F01693">
        <w:t xml:space="preserve"> </w:t>
      </w:r>
      <w:r w:rsidRPr="00F01693">
        <w:t xml:space="preserve">that are most likely to be offered mass vaccination site options, and that are most likely to be affected by the spatial accessibility of these sites. As the majority of 25- to 50-year-olds in England are in this category up until the end of June, these are the ages chosen for analysis. </w:t>
      </w:r>
      <w:r w:rsidR="00EF26FE" w:rsidRPr="00F01693">
        <w:fldChar w:fldCharType="begin" w:fldLock="1"/>
      </w:r>
      <w:r w:rsidR="00EF26FE" w:rsidRPr="00F01693">
        <w:instrText xml:space="preserve"> REF _Ref93353334 \h </w:instrText>
      </w:r>
      <w:r w:rsidR="000B077D" w:rsidRPr="00F01693">
        <w:instrText xml:space="preserve"> \* MERGEFORMAT </w:instrText>
      </w:r>
      <w:r w:rsidR="00EF26FE" w:rsidRPr="00F01693">
        <w:fldChar w:fldCharType="separate"/>
      </w:r>
      <w:r w:rsidR="00EF26FE" w:rsidRPr="00F01693">
        <w:t xml:space="preserve">Figure </w:t>
      </w:r>
      <w:r w:rsidR="00EF26FE" w:rsidRPr="00F01693">
        <w:rPr>
          <w:noProof/>
        </w:rPr>
        <w:t>2</w:t>
      </w:r>
      <w:r w:rsidR="00EF26FE" w:rsidRPr="00F01693">
        <w:fldChar w:fldCharType="end"/>
      </w:r>
      <w:r w:rsidRPr="00F01693">
        <w:t xml:space="preserve"> shows the </w:t>
      </w:r>
      <w:r w:rsidR="28CD3829" w:rsidRPr="00F01693">
        <w:t>date each subsequent age group</w:t>
      </w:r>
      <w:r w:rsidR="3F1CD52B" w:rsidRPr="00F01693">
        <w:t xml:space="preserve"> </w:t>
      </w:r>
      <w:r w:rsidR="28CD3829" w:rsidRPr="00F01693">
        <w:t xml:space="preserve">received their invitation </w:t>
      </w:r>
      <w:r w:rsidR="0077EFFA" w:rsidRPr="00F01693">
        <w:t>to make a vaccination appointment</w:t>
      </w:r>
      <w:r w:rsidR="28CD3829" w:rsidRPr="00F01693">
        <w:t xml:space="preserve"> as lines bisecting the vaccination rate of </w:t>
      </w:r>
      <w:r w:rsidR="5E0B3DCC" w:rsidRPr="00F01693">
        <w:t xml:space="preserve">each </w:t>
      </w:r>
      <w:r w:rsidR="11A21AFC" w:rsidRPr="00F01693">
        <w:t>age band</w:t>
      </w:r>
      <w:r w:rsidR="28CD3829" w:rsidRPr="00F01693">
        <w:t>.</w:t>
      </w:r>
      <w:r w:rsidR="4A9664CB" w:rsidRPr="00F01693">
        <w:t xml:space="preserve"> The inflection is much greater among the age groups in Phase 2</w:t>
      </w:r>
      <w:r w:rsidR="59057BDD" w:rsidRPr="00F01693">
        <w:t xml:space="preserve"> compared to the ones in Phase 1, despite </w:t>
      </w:r>
      <w:r w:rsidR="00CD1EC4" w:rsidRPr="00F01693">
        <w:t>inconsistency</w:t>
      </w:r>
      <w:r w:rsidR="5C9E33ED" w:rsidRPr="00F01693">
        <w:t xml:space="preserve"> in </w:t>
      </w:r>
      <w:r w:rsidR="00CD1EC4" w:rsidRPr="00F01693">
        <w:t>the time between</w:t>
      </w:r>
      <w:r w:rsidR="5C9E33ED" w:rsidRPr="00F01693">
        <w:t xml:space="preserve"> and number of years included in each invitation. T</w:t>
      </w:r>
      <w:r w:rsidR="59057BDD" w:rsidRPr="00F01693">
        <w:t xml:space="preserve">here are </w:t>
      </w:r>
      <w:r w:rsidR="42E34B98" w:rsidRPr="00F01693">
        <w:t xml:space="preserve">also </w:t>
      </w:r>
      <w:r w:rsidR="59057BDD" w:rsidRPr="00F01693">
        <w:t xml:space="preserve">ever fewer who were vaccinated prior to </w:t>
      </w:r>
      <w:r w:rsidR="2A937F80" w:rsidRPr="00F01693">
        <w:t>receiving their invitation</w:t>
      </w:r>
      <w:r w:rsidR="50E192AA" w:rsidRPr="00F01693">
        <w:t xml:space="preserve">, the vaccination rate is not as </w:t>
      </w:r>
      <w:r w:rsidR="00D03ABA" w:rsidRPr="00F01693">
        <w:t>rapid,</w:t>
      </w:r>
      <w:r w:rsidR="50E192AA" w:rsidRPr="00F01693">
        <w:t xml:space="preserve"> and it plateaus sooner with each age group</w:t>
      </w:r>
      <w:r w:rsidR="59057BDD" w:rsidRPr="00F01693">
        <w:t>.</w:t>
      </w:r>
      <w:r w:rsidR="41C70632" w:rsidRPr="00F01693">
        <w:t xml:space="preserve"> Part of this pattern will be a product of age and other factors influencing vaccine hesitancy, but we also hypothesise that part will be a product of poor</w:t>
      </w:r>
      <w:r w:rsidR="68EF55D4" w:rsidRPr="00F01693">
        <w:t xml:space="preserve"> accessibility.</w:t>
      </w:r>
      <w:r w:rsidR="59057BDD" w:rsidRPr="00F01693">
        <w:t xml:space="preserve"> </w:t>
      </w:r>
    </w:p>
    <w:p w14:paraId="59EF2AA4" w14:textId="77777777" w:rsidR="00A711B5" w:rsidRPr="00F01693" w:rsidRDefault="00A711B5" w:rsidP="00F01693"/>
    <w:p w14:paraId="4743C66C" w14:textId="77777777" w:rsidR="00A711B5" w:rsidRPr="00F01693" w:rsidRDefault="312ECA5E" w:rsidP="00F01693">
      <w:pPr>
        <w:jc w:val="center"/>
        <w:rPr>
          <w:b/>
          <w:bCs/>
        </w:rPr>
      </w:pPr>
      <w:r w:rsidRPr="00F01693">
        <w:rPr>
          <w:b/>
          <w:bCs/>
        </w:rPr>
        <w:t xml:space="preserve">[Insert </w:t>
      </w:r>
      <w:r w:rsidR="009E47AF" w:rsidRPr="00F01693">
        <w:rPr>
          <w:b/>
          <w:bCs/>
        </w:rPr>
        <w:fldChar w:fldCharType="begin" w:fldLock="1"/>
      </w:r>
      <w:r w:rsidR="009E47AF" w:rsidRPr="00F01693">
        <w:rPr>
          <w:b/>
          <w:bCs/>
        </w:rPr>
        <w:instrText xml:space="preserve"> REF _Ref93353334 \h  \* MERGEFORMAT </w:instrText>
      </w:r>
      <w:r w:rsidR="009E47AF" w:rsidRPr="00F01693">
        <w:rPr>
          <w:b/>
          <w:bCs/>
        </w:rPr>
      </w:r>
      <w:r w:rsidR="009E47AF" w:rsidRPr="00F01693">
        <w:rPr>
          <w:b/>
          <w:bCs/>
        </w:rPr>
        <w:fldChar w:fldCharType="separate"/>
      </w:r>
      <w:r w:rsidR="00E67627" w:rsidRPr="00F01693">
        <w:rPr>
          <w:b/>
          <w:bCs/>
        </w:rPr>
        <w:t xml:space="preserve">Figure </w:t>
      </w:r>
      <w:r w:rsidR="00E67627" w:rsidRPr="00F01693">
        <w:rPr>
          <w:b/>
          <w:bCs/>
          <w:noProof/>
        </w:rPr>
        <w:t>2</w:t>
      </w:r>
      <w:r w:rsidR="009E47AF" w:rsidRPr="00F01693">
        <w:rPr>
          <w:b/>
          <w:bCs/>
        </w:rPr>
        <w:fldChar w:fldCharType="end"/>
      </w:r>
      <w:r w:rsidRPr="00F01693">
        <w:rPr>
          <w:b/>
          <w:bCs/>
        </w:rPr>
        <w:t xml:space="preserve"> here]</w:t>
      </w:r>
    </w:p>
    <w:p w14:paraId="0E1FE5D8" w14:textId="77777777" w:rsidR="00A711B5" w:rsidRPr="00F01693" w:rsidRDefault="4AF8870D" w:rsidP="00F01693">
      <w:r w:rsidRPr="00F01693">
        <w:rPr>
          <w:rFonts w:eastAsia="Times New Roman"/>
          <w:color w:val="000000"/>
        </w:rPr>
        <w:t xml:space="preserve"> </w:t>
      </w:r>
      <w:r w:rsidRPr="00F01693">
        <w:rPr>
          <w:rFonts w:eastAsia="Calibri"/>
        </w:rPr>
        <w:t xml:space="preserve"> </w:t>
      </w:r>
      <w:r w:rsidRPr="00F01693">
        <w:rPr>
          <w:rFonts w:eastAsia="Times New Roman"/>
          <w:color w:val="000000"/>
        </w:rPr>
        <w:t xml:space="preserve"> </w:t>
      </w:r>
      <w:r w:rsidRPr="00F01693">
        <w:rPr>
          <w:rFonts w:eastAsia="Calibri"/>
        </w:rPr>
        <w:t xml:space="preserve"> </w:t>
      </w:r>
      <w:r w:rsidRPr="00F01693">
        <w:rPr>
          <w:rFonts w:eastAsia="Times New Roman"/>
          <w:color w:val="000000"/>
        </w:rPr>
        <w:t xml:space="preserve"> </w:t>
      </w:r>
      <w:r w:rsidRPr="00F01693">
        <w:rPr>
          <w:rFonts w:eastAsia="Calibri"/>
        </w:rPr>
        <w:t xml:space="preserve"> </w:t>
      </w:r>
    </w:p>
    <w:p w14:paraId="78C14351" w14:textId="77777777" w:rsidR="00D638BD" w:rsidRPr="00F01693" w:rsidRDefault="00D638BD" w:rsidP="00F01693">
      <w:pPr>
        <w:pStyle w:val="Heading2"/>
      </w:pPr>
      <w:r w:rsidRPr="00F01693">
        <w:t>Measuring accessibility</w:t>
      </w:r>
    </w:p>
    <w:p w14:paraId="29406EF1" w14:textId="1C2536F5" w:rsidR="00737981" w:rsidRPr="00F01693" w:rsidRDefault="552CC8E6" w:rsidP="00F01693">
      <w:r w:rsidRPr="00F01693">
        <w:t>W</w:t>
      </w:r>
      <w:r w:rsidR="009C7C03" w:rsidRPr="00F01693">
        <w:t>e</w:t>
      </w:r>
      <w:r w:rsidR="00D638BD" w:rsidRPr="00F01693">
        <w:t xml:space="preserve"> </w:t>
      </w:r>
      <w:r w:rsidR="51F86933" w:rsidRPr="00F01693">
        <w:t xml:space="preserve">begin by </w:t>
      </w:r>
      <w:r w:rsidR="00D638BD" w:rsidRPr="00F01693">
        <w:t>measur</w:t>
      </w:r>
      <w:r w:rsidR="49751628" w:rsidRPr="00F01693">
        <w:t>ing</w:t>
      </w:r>
      <w:r w:rsidR="00D638BD" w:rsidRPr="00F01693">
        <w:t xml:space="preserve"> the accessibility to</w:t>
      </w:r>
      <w:r w:rsidR="70163C38" w:rsidRPr="00F01693">
        <w:t xml:space="preserve"> mass</w:t>
      </w:r>
      <w:r w:rsidR="00D638BD" w:rsidRPr="00F01693">
        <w:t xml:space="preserve"> vaccination </w:t>
      </w:r>
      <w:r w:rsidR="0CE6E592" w:rsidRPr="00F01693">
        <w:t>centres in England</w:t>
      </w:r>
      <w:r w:rsidR="00D638BD" w:rsidRPr="00F01693">
        <w:t xml:space="preserve"> using </w:t>
      </w:r>
      <w:r w:rsidR="37D710E4" w:rsidRPr="00F01693">
        <w:t xml:space="preserve">the </w:t>
      </w:r>
      <w:r w:rsidR="00D638BD" w:rsidRPr="00F01693">
        <w:t xml:space="preserve">CUM approach </w:t>
      </w:r>
      <w:r w:rsidR="00EB25D2" w:rsidRPr="00F01693">
        <w:t xml:space="preserve">in a manner </w:t>
      </w:r>
      <w:r w:rsidR="000001DF" w:rsidRPr="00F01693">
        <w:t xml:space="preserve">that </w:t>
      </w:r>
      <w:r w:rsidR="005F0714" w:rsidRPr="00F01693">
        <w:t>considers</w:t>
      </w:r>
      <w:r w:rsidR="00C53BA9" w:rsidRPr="00F01693">
        <w:t xml:space="preserve"> </w:t>
      </w:r>
      <w:r w:rsidR="005F0714" w:rsidRPr="00F01693">
        <w:t xml:space="preserve">the </w:t>
      </w:r>
      <w:r w:rsidR="00C53BA9" w:rsidRPr="00F01693">
        <w:t xml:space="preserve">temporal variation of accessibility inequity over the course of the day </w:t>
      </w:r>
      <w:r w:rsidR="00C53BA9" w:rsidRPr="00F01693">
        <w:rPr>
          <w:noProof/>
        </w:rPr>
        <w:t>(Chen et al., 2020)</w:t>
      </w:r>
      <w:r w:rsidR="00C53BA9" w:rsidRPr="00F01693">
        <w:t xml:space="preserve">. </w:t>
      </w:r>
      <w:r w:rsidR="00003ED3" w:rsidRPr="00F01693">
        <w:t>This is similar to the analysis done by Duffy</w:t>
      </w:r>
      <w:r w:rsidR="00737981" w:rsidRPr="00F01693">
        <w:t xml:space="preserve"> et al. (2022), who identify the travel times to the five closest vaccination sites</w:t>
      </w:r>
      <w:r w:rsidR="00FE25E9" w:rsidRPr="00F01693">
        <w:t>, but w</w:t>
      </w:r>
      <w:r w:rsidR="66FFCAE1" w:rsidRPr="00F01693">
        <w:t xml:space="preserve">e </w:t>
      </w:r>
      <w:r w:rsidR="00FE25E9" w:rsidRPr="00F01693">
        <w:t>instead assess the number of vaccination sites within a certain temporal threshold by car and by public transport. To do this, we use</w:t>
      </w:r>
      <w:r w:rsidR="66FFCAE1" w:rsidRPr="00F01693">
        <w:t xml:space="preserve"> the spatial unit of Middle layer Super Output Areas (MSOA</w:t>
      </w:r>
      <w:r w:rsidR="6F1B62FC" w:rsidRPr="00F01693">
        <w:t>)</w:t>
      </w:r>
      <w:r w:rsidR="00605CDF" w:rsidRPr="00F01693">
        <w:rPr>
          <w:rStyle w:val="FootnoteReference"/>
        </w:rPr>
        <w:footnoteReference w:id="6"/>
      </w:r>
      <w:r w:rsidR="00FE25E9" w:rsidRPr="00F01693">
        <w:t xml:space="preserve">, which are designed for neighbourhood level analysis of areas between 2,000 and 6,000 households by </w:t>
      </w:r>
      <w:r w:rsidR="00E1F4A1" w:rsidRPr="00F01693">
        <w:t xml:space="preserve">the Office of National Statistics </w:t>
      </w:r>
      <w:r w:rsidR="00605CDF" w:rsidRPr="00F01693">
        <w:rPr>
          <w:noProof/>
        </w:rPr>
        <w:t>(Office for National Statistics, 2021)</w:t>
      </w:r>
      <w:r w:rsidR="00FE25E9" w:rsidRPr="00F01693">
        <w:t xml:space="preserve">. </w:t>
      </w:r>
      <w:r w:rsidR="005819B2" w:rsidRPr="00F01693">
        <w:t xml:space="preserve">We </w:t>
      </w:r>
      <w:r w:rsidR="63D39C3C" w:rsidRPr="00F01693">
        <w:t xml:space="preserve">calculated the </w:t>
      </w:r>
      <w:r w:rsidR="4ABF93A8" w:rsidRPr="00F01693">
        <w:t xml:space="preserve">mean, median and standard deviation of travel times from the centroid of each of the 6,791 MSOAs in England </w:t>
      </w:r>
      <w:r w:rsidR="00A44FBB" w:rsidRPr="00F01693">
        <w:t xml:space="preserve">to </w:t>
      </w:r>
      <w:r w:rsidR="00FE25E9" w:rsidRPr="00F01693">
        <w:t>estimate access to vaccination services for our target group of adults aged 25-50 according to the neighbourhood where they live.</w:t>
      </w:r>
      <w:r w:rsidR="13D35570" w:rsidRPr="00F01693">
        <w:t xml:space="preserve"> </w:t>
      </w:r>
      <w:r w:rsidR="00673EDC" w:rsidRPr="00F01693">
        <w:t xml:space="preserve">Only weekday travel is considered for accessibility by car. </w:t>
      </w:r>
      <w:r w:rsidR="13D35570" w:rsidRPr="00F01693">
        <w:t xml:space="preserve">For </w:t>
      </w:r>
      <w:r w:rsidR="00673EDC" w:rsidRPr="00F01693">
        <w:t>public transport accessibility</w:t>
      </w:r>
      <w:r w:rsidR="4B4E6211" w:rsidRPr="00F01693">
        <w:t>, we considered travelling at</w:t>
      </w:r>
      <w:r w:rsidR="00D638BD" w:rsidRPr="00F01693">
        <w:t xml:space="preserve"> </w:t>
      </w:r>
      <w:r w:rsidR="004C7687" w:rsidRPr="00F01693">
        <w:t>different</w:t>
      </w:r>
      <w:r w:rsidR="501BE28B" w:rsidRPr="00F01693">
        <w:t xml:space="preserve"> times of day and on the weekend as well as a weekday</w:t>
      </w:r>
      <w:r w:rsidR="00C53EDB" w:rsidRPr="00F01693">
        <w:t xml:space="preserve"> (see</w:t>
      </w:r>
      <w:r w:rsidR="501BE28B" w:rsidRPr="00F01693">
        <w:t xml:space="preserve"> Appendix A</w:t>
      </w:r>
      <w:r w:rsidR="00C53EDB" w:rsidRPr="00F01693">
        <w:t>), as weekday travel is subject to greater time constraints for most working people than weekend travel, but there are often fewer public transport services on the weekend. We also</w:t>
      </w:r>
      <w:r w:rsidR="501BE28B" w:rsidRPr="00F01693">
        <w:t xml:space="preserve"> </w:t>
      </w:r>
      <w:r w:rsidR="4F60A1EC" w:rsidRPr="00F01693">
        <w:t>assumed</w:t>
      </w:r>
      <w:r w:rsidR="00357223" w:rsidRPr="00F01693">
        <w:t xml:space="preserve"> </w:t>
      </w:r>
      <w:r w:rsidR="005819B2" w:rsidRPr="00F01693">
        <w:t xml:space="preserve">a </w:t>
      </w:r>
      <w:r w:rsidR="00D638BD" w:rsidRPr="00F01693">
        <w:t>maximum of 1,000m walking distance to access/egress public transport.</w:t>
      </w:r>
      <w:r w:rsidR="00737981" w:rsidRPr="00F01693">
        <w:t xml:space="preserve"> </w:t>
      </w:r>
      <w:r w:rsidR="009A650E" w:rsidRPr="00F01693">
        <w:t>This is</w:t>
      </w:r>
      <w:r w:rsidR="00AB17E0" w:rsidRPr="00F01693">
        <w:t xml:space="preserve"> over twice the distance </w:t>
      </w:r>
      <w:r w:rsidR="00C53EDB" w:rsidRPr="00F01693">
        <w:t xml:space="preserve">often deemed acceptable </w:t>
      </w:r>
      <w:r w:rsidR="00AB17E0" w:rsidRPr="00F01693">
        <w:t xml:space="preserve">for regular access to </w:t>
      </w:r>
      <w:r w:rsidR="00C53EDB" w:rsidRPr="00F01693">
        <w:t>urban public transport</w:t>
      </w:r>
      <w:r w:rsidR="00AB17E0" w:rsidRPr="00F01693">
        <w:t xml:space="preserve">, but </w:t>
      </w:r>
      <w:r w:rsidR="00C53EDB" w:rsidRPr="00F01693">
        <w:t>enables our modelling to account for the longer travel times and transfers in more peripheral or rural locations that those keen to seek vaccination might experience</w:t>
      </w:r>
      <w:r w:rsidR="00AB17E0" w:rsidRPr="00F01693">
        <w:t xml:space="preserve"> </w:t>
      </w:r>
      <w:r w:rsidR="00C53EDB" w:rsidRPr="00F01693">
        <w:t>(</w:t>
      </w:r>
      <w:proofErr w:type="spellStart"/>
      <w:r w:rsidR="00C53EDB" w:rsidRPr="00F01693">
        <w:t>Kujala</w:t>
      </w:r>
      <w:proofErr w:type="spellEnd"/>
      <w:r w:rsidR="00C53EDB" w:rsidRPr="00F01693">
        <w:t xml:space="preserve"> et al., 2018</w:t>
      </w:r>
      <w:r w:rsidR="00AB17E0" w:rsidRPr="00F01693">
        <w:t xml:space="preserve">). </w:t>
      </w:r>
    </w:p>
    <w:p w14:paraId="27ECD869" w14:textId="77777777" w:rsidR="00737981" w:rsidRPr="00F01693" w:rsidRDefault="00737981" w:rsidP="00F01693"/>
    <w:p w14:paraId="44370B36" w14:textId="40483269" w:rsidR="00D638BD" w:rsidRPr="00F01693" w:rsidRDefault="00737981" w:rsidP="00F01693">
      <w:r w:rsidRPr="00F01693">
        <w:t>Although the mean and median travel times</w:t>
      </w:r>
      <w:r w:rsidR="00404284" w:rsidRPr="00F01693">
        <w:t xml:space="preserve"> </w:t>
      </w:r>
      <w:r w:rsidRPr="00F01693">
        <w:t xml:space="preserve">are much lower, we chose </w:t>
      </w:r>
      <w:r w:rsidR="00A81565" w:rsidRPr="00F01693">
        <w:t xml:space="preserve">the </w:t>
      </w:r>
      <w:r w:rsidRPr="00F01693">
        <w:t xml:space="preserve">number of mass vaccination centres within 45 minutes by car to take forward to the spatial regression modelling. We did this to reflect the choice </w:t>
      </w:r>
      <w:r w:rsidR="00F90630" w:rsidRPr="00F01693">
        <w:t>available on</w:t>
      </w:r>
      <w:r w:rsidRPr="00F01693">
        <w:t xml:space="preserve"> the NHS England online booking system, which </w:t>
      </w:r>
      <w:r w:rsidR="00F90630" w:rsidRPr="00F01693">
        <w:t>offered</w:t>
      </w:r>
      <w:r w:rsidRPr="00F01693">
        <w:t xml:space="preserve"> ever </w:t>
      </w:r>
      <w:r w:rsidR="00F96FA3" w:rsidRPr="00F01693">
        <w:t>more distant</w:t>
      </w:r>
      <w:r w:rsidRPr="00F01693">
        <w:t xml:space="preserve"> vaccination sites depending upon a</w:t>
      </w:r>
      <w:r w:rsidR="00F90630" w:rsidRPr="00F01693">
        <w:t>ppointment demand and</w:t>
      </w:r>
      <w:r w:rsidRPr="00F01693">
        <w:t xml:space="preserve"> capacity.</w:t>
      </w:r>
      <w:r w:rsidR="00404284" w:rsidRPr="00F01693">
        <w:t xml:space="preserve"> Furthermore, a blog by an NHS Operations Director</w:t>
      </w:r>
      <w:r w:rsidR="00673EDC" w:rsidRPr="00F01693">
        <w:rPr>
          <w:rStyle w:val="FootnoteReference"/>
        </w:rPr>
        <w:footnoteReference w:id="7"/>
      </w:r>
      <w:r w:rsidR="00404284" w:rsidRPr="00F01693">
        <w:t xml:space="preserve"> revealed that vaccine invitation letters were sent to reflect capacity at centres within a 45</w:t>
      </w:r>
      <w:r w:rsidR="007C3461" w:rsidRPr="00F01693">
        <w:t>-</w:t>
      </w:r>
      <w:r w:rsidR="00404284" w:rsidRPr="00F01693">
        <w:t>minute drive of the postcodes of those invited. For public transport, we chose the number of vaccination centres within 60 minutes</w:t>
      </w:r>
      <w:r w:rsidR="00F90630" w:rsidRPr="00F01693">
        <w:t>’</w:t>
      </w:r>
      <w:r w:rsidR="00404284" w:rsidRPr="00F01693">
        <w:t xml:space="preserve"> </w:t>
      </w:r>
      <w:r w:rsidR="005D2482" w:rsidRPr="00F01693">
        <w:t>travel</w:t>
      </w:r>
      <w:r w:rsidR="0021398C" w:rsidRPr="00F01693">
        <w:t>, including access, egress and waiting time,</w:t>
      </w:r>
      <w:r w:rsidR="005D2482" w:rsidRPr="00F01693">
        <w:t xml:space="preserve"> </w:t>
      </w:r>
      <w:r w:rsidR="00404284" w:rsidRPr="00F01693">
        <w:t>at noon on a Tuesday</w:t>
      </w:r>
      <w:r w:rsidR="005D2482" w:rsidRPr="00F01693">
        <w:t>, although again, the mean and median travel time to the nearest vaccination centre was lower</w:t>
      </w:r>
      <w:r w:rsidR="00404284" w:rsidRPr="00F01693">
        <w:t xml:space="preserve">. </w:t>
      </w:r>
      <w:r w:rsidR="0021398C" w:rsidRPr="00F01693">
        <w:t>Indeed, Duffy et al. (2022) estimate that over 97% of the population do live within an hour’s travel time of a vaccination centre by public transport</w:t>
      </w:r>
      <w:r w:rsidR="00751423" w:rsidRPr="00F01693">
        <w:t>.</w:t>
      </w:r>
      <w:r w:rsidR="00566BB4" w:rsidRPr="00F01693">
        <w:t xml:space="preserve"> H</w:t>
      </w:r>
      <w:r w:rsidR="00751423" w:rsidRPr="00F01693">
        <w:t xml:space="preserve">owever, we aimed to be conservative with our </w:t>
      </w:r>
      <w:r w:rsidR="00566BB4" w:rsidRPr="00F01693">
        <w:t>modelling</w:t>
      </w:r>
      <w:r w:rsidR="00751423" w:rsidRPr="00F01693">
        <w:t>. Our</w:t>
      </w:r>
      <w:r w:rsidR="005D2482" w:rsidRPr="00F01693">
        <w:t xml:space="preserve"> travel times were </w:t>
      </w:r>
      <w:r w:rsidR="00D638BD" w:rsidRPr="00F01693">
        <w:t xml:space="preserve">based on </w:t>
      </w:r>
      <w:r w:rsidR="00F662A9" w:rsidRPr="00F01693">
        <w:t>Open Trip Planner data</w:t>
      </w:r>
      <w:r w:rsidR="005D2482" w:rsidRPr="00F01693">
        <w:t xml:space="preserve"> o</w:t>
      </w:r>
      <w:r w:rsidR="00F662A9" w:rsidRPr="00F01693">
        <w:t>n</w:t>
      </w:r>
      <w:r w:rsidR="00D638BD" w:rsidRPr="00F01693">
        <w:t xml:space="preserve"> public transport schedules</w:t>
      </w:r>
      <w:r w:rsidR="00F662A9" w:rsidRPr="00F01693">
        <w:t>,</w:t>
      </w:r>
      <w:r w:rsidR="00D638BD" w:rsidRPr="00F01693">
        <w:t xml:space="preserve"> OpenStreetMap© data </w:t>
      </w:r>
      <w:r w:rsidR="00F662A9" w:rsidRPr="00F01693">
        <w:t>on</w:t>
      </w:r>
      <w:r w:rsidR="00D638BD" w:rsidRPr="00F01693">
        <w:t xml:space="preserve"> routing</w:t>
      </w:r>
      <w:r w:rsidR="00F662A9" w:rsidRPr="00F01693">
        <w:t>,</w:t>
      </w:r>
      <w:r w:rsidR="00D638BD" w:rsidRPr="00F01693">
        <w:t xml:space="preserve"> and </w:t>
      </w:r>
      <w:r w:rsidR="002A512E" w:rsidRPr="00F01693">
        <w:t xml:space="preserve">transport </w:t>
      </w:r>
      <w:r w:rsidR="00D638BD" w:rsidRPr="00F01693">
        <w:t xml:space="preserve">network </w:t>
      </w:r>
      <w:r w:rsidR="002A512E" w:rsidRPr="00F01693">
        <w:t xml:space="preserve">accounts </w:t>
      </w:r>
      <w:r w:rsidR="005D2482" w:rsidRPr="00F01693">
        <w:t>fr</w:t>
      </w:r>
      <w:r w:rsidR="0055658D" w:rsidRPr="00F01693">
        <w:t>om</w:t>
      </w:r>
      <w:r w:rsidR="00D638BD" w:rsidRPr="00F01693">
        <w:t xml:space="preserve"> General Transit Feed Specification feeds. </w:t>
      </w:r>
      <w:r w:rsidR="003F2B7B" w:rsidRPr="00F01693">
        <w:t xml:space="preserve"> </w:t>
      </w:r>
      <w:r w:rsidR="00F53C0F" w:rsidRPr="00F01693">
        <w:fldChar w:fldCharType="begin" w:fldLock="1"/>
      </w:r>
      <w:r w:rsidRPr="00F01693">
        <w:instrText xml:space="preserve">“While people might be asked to drive up to 45 minutes each way to one of a series of large regional vaccination centres, they could wait for a more local appointment if needed (Department of Health and Social Care, 2021b).”  </w:instrText>
      </w:r>
    </w:p>
    <w:p w14:paraId="0EB5F302" w14:textId="77777777" w:rsidR="00D638BD" w:rsidRPr="00F01693" w:rsidRDefault="00D638BD" w:rsidP="00F01693"/>
    <w:p w14:paraId="753845C7" w14:textId="2D75DBE2" w:rsidR="00D638BD" w:rsidRPr="00F01693" w:rsidRDefault="00F53C0F" w:rsidP="00F01693">
      <w:pPr>
        <w:rPr>
          <w:strike/>
        </w:rPr>
      </w:pPr>
      <w:r w:rsidRPr="00F01693">
        <w:instrText xml:space="preserve"> REF _Ref89899282 \h </w:instrText>
      </w:r>
      <w:r w:rsidR="000B077D" w:rsidRPr="00F01693">
        <w:instrText xml:space="preserve"> \* MERGEFORMAT </w:instrText>
      </w:r>
      <w:r w:rsidRPr="00F01693">
        <w:fldChar w:fldCharType="separate"/>
      </w:r>
      <w:r w:rsidR="0039208D" w:rsidRPr="00F01693">
        <w:rPr>
          <w:rFonts w:ascii="맑은 고딕" w:hAnsi="맑은 고딕" w:cs="맑은 고딕"/>
        </w:rPr>
        <w:t>￼</w:t>
      </w:r>
      <w:r w:rsidR="0039208D" w:rsidRPr="00F01693">
        <w:rPr>
          <w:rFonts w:ascii="맑은 고딕" w:hAnsi="맑은 고딕" w:cs="맑은 고딕"/>
          <w:noProof/>
        </w:rPr>
        <w:t>￼</w:t>
      </w:r>
      <w:r w:rsidRPr="00F01693">
        <w:fldChar w:fldCharType="end"/>
      </w:r>
      <w:r w:rsidR="0014576B" w:rsidRPr="00F01693">
        <w:fldChar w:fldCharType="begin"/>
      </w:r>
      <w:r w:rsidR="0014576B" w:rsidRPr="00F01693">
        <w:instrText xml:space="preserve"> REF _Ref89899282 \h </w:instrText>
      </w:r>
      <w:r w:rsidR="00D92897" w:rsidRPr="00F01693">
        <w:instrText xml:space="preserve"> \* MERGEFORMAT </w:instrText>
      </w:r>
      <w:r w:rsidR="0014576B" w:rsidRPr="00F01693">
        <w:fldChar w:fldCharType="separate"/>
      </w:r>
      <w:r w:rsidR="0014576B" w:rsidRPr="00F01693">
        <w:t xml:space="preserve">Figure </w:t>
      </w:r>
      <w:r w:rsidR="0014576B" w:rsidRPr="00F01693">
        <w:rPr>
          <w:noProof/>
        </w:rPr>
        <w:t>3</w:t>
      </w:r>
      <w:r w:rsidR="0014576B" w:rsidRPr="00F01693">
        <w:fldChar w:fldCharType="end"/>
      </w:r>
      <w:r w:rsidR="0014576B" w:rsidRPr="00F01693">
        <w:t xml:space="preserve"> </w:t>
      </w:r>
      <w:r w:rsidR="00D638BD" w:rsidRPr="00F01693">
        <w:t>shows isochrone map</w:t>
      </w:r>
      <w:r w:rsidR="023AEC42" w:rsidRPr="00F01693">
        <w:t>s</w:t>
      </w:r>
      <w:r w:rsidR="005D2482" w:rsidRPr="00F01693">
        <w:t xml:space="preserve"> of the MSOAs with</w:t>
      </w:r>
      <w:r w:rsidR="0055658D" w:rsidRPr="00F01693">
        <w:t>i</w:t>
      </w:r>
      <w:r w:rsidR="005D2482" w:rsidRPr="00F01693">
        <w:t>n the travel time thresholds of</w:t>
      </w:r>
      <w:r w:rsidR="00D638BD" w:rsidRPr="00F01693">
        <w:t xml:space="preserve"> 45 min</w:t>
      </w:r>
      <w:r w:rsidR="005D2482" w:rsidRPr="00F01693">
        <w:t>utes</w:t>
      </w:r>
      <w:r w:rsidR="00D638BD" w:rsidRPr="00F01693">
        <w:t xml:space="preserve"> </w:t>
      </w:r>
      <w:r w:rsidR="005D2482" w:rsidRPr="00F01693">
        <w:t>by</w:t>
      </w:r>
      <w:r w:rsidR="00D638BD" w:rsidRPr="00F01693">
        <w:t xml:space="preserve"> car and 60 min</w:t>
      </w:r>
      <w:r w:rsidR="005D2482" w:rsidRPr="00F01693">
        <w:t>utes</w:t>
      </w:r>
      <w:r w:rsidR="00D638BD" w:rsidRPr="00F01693">
        <w:t xml:space="preserve"> for public transportation</w:t>
      </w:r>
      <w:r w:rsidR="0014576B" w:rsidRPr="00F01693">
        <w:t>.</w:t>
      </w:r>
    </w:p>
    <w:p w14:paraId="0AD9CA06" w14:textId="77777777" w:rsidR="00A711B5" w:rsidRPr="00F01693" w:rsidRDefault="00A711B5" w:rsidP="00F01693"/>
    <w:p w14:paraId="6027FCDA" w14:textId="77777777" w:rsidR="0039208D" w:rsidRPr="00F01693" w:rsidRDefault="0039208D" w:rsidP="00F01693">
      <w:pPr>
        <w:jc w:val="center"/>
        <w:rPr>
          <w:b/>
          <w:bCs/>
        </w:rPr>
      </w:pPr>
      <w:r w:rsidRPr="00F01693">
        <w:rPr>
          <w:b/>
          <w:bCs/>
        </w:rPr>
        <w:t xml:space="preserve">[Insert </w:t>
      </w:r>
      <w:r w:rsidRPr="00F01693">
        <w:rPr>
          <w:b/>
          <w:bCs/>
        </w:rPr>
        <w:fldChar w:fldCharType="begin" w:fldLock="1"/>
      </w:r>
      <w:r w:rsidRPr="00F01693">
        <w:rPr>
          <w:b/>
          <w:bCs/>
        </w:rPr>
        <w:instrText xml:space="preserve"> REF _Ref89899282 \h  \* MERGEFORMAT </w:instrText>
      </w:r>
      <w:r w:rsidRPr="00F01693">
        <w:rPr>
          <w:b/>
          <w:bCs/>
        </w:rPr>
      </w:r>
      <w:r w:rsidRPr="00F01693">
        <w:rPr>
          <w:b/>
          <w:bCs/>
        </w:rPr>
        <w:fldChar w:fldCharType="separate"/>
      </w:r>
      <w:r w:rsidRPr="00F01693">
        <w:rPr>
          <w:b/>
          <w:bCs/>
        </w:rPr>
        <w:t xml:space="preserve">Figure </w:t>
      </w:r>
      <w:r w:rsidRPr="00F01693">
        <w:rPr>
          <w:b/>
          <w:bCs/>
          <w:noProof/>
        </w:rPr>
        <w:t>3</w:t>
      </w:r>
      <w:r w:rsidRPr="00F01693">
        <w:rPr>
          <w:b/>
          <w:bCs/>
        </w:rPr>
        <w:fldChar w:fldCharType="end"/>
      </w:r>
      <w:r w:rsidRPr="00F01693">
        <w:rPr>
          <w:b/>
          <w:bCs/>
        </w:rPr>
        <w:t xml:space="preserve"> here]</w:t>
      </w:r>
    </w:p>
    <w:p w14:paraId="791C2BA1" w14:textId="77777777" w:rsidR="0039208D" w:rsidRPr="00F01693" w:rsidRDefault="0039208D" w:rsidP="00F01693"/>
    <w:p w14:paraId="48C2CA08" w14:textId="77777777" w:rsidR="009D4F40" w:rsidRPr="00F01693" w:rsidRDefault="00FC01E0" w:rsidP="00F01693">
      <w:pPr>
        <w:pStyle w:val="Heading2"/>
      </w:pPr>
      <w:r w:rsidRPr="00F01693">
        <w:t>Modelling</w:t>
      </w:r>
    </w:p>
    <w:p w14:paraId="10D8EFA4" w14:textId="202D0373" w:rsidR="00911041" w:rsidRPr="00F01693" w:rsidRDefault="00BB7988" w:rsidP="00F01693">
      <w:r w:rsidRPr="00F01693">
        <w:t xml:space="preserve">In order to assess </w:t>
      </w:r>
      <w:r w:rsidR="005C78CA" w:rsidRPr="00F01693">
        <w:t xml:space="preserve">the </w:t>
      </w:r>
      <w:r w:rsidR="00115D49" w:rsidRPr="00F01693">
        <w:t>impact of</w:t>
      </w:r>
      <w:r w:rsidRPr="00F01693">
        <w:t xml:space="preserve"> socio-demographic factors</w:t>
      </w:r>
      <w:r w:rsidR="005F389A" w:rsidRPr="00F01693">
        <w:t xml:space="preserve"> alongside </w:t>
      </w:r>
      <w:r w:rsidRPr="00F01693">
        <w:t xml:space="preserve">accessibility to vaccination services, </w:t>
      </w:r>
      <w:r w:rsidR="00115D49" w:rsidRPr="00F01693">
        <w:t>we</w:t>
      </w:r>
      <w:r w:rsidRPr="00F01693">
        <w:t xml:space="preserve"> </w:t>
      </w:r>
      <w:r w:rsidR="001A46F9" w:rsidRPr="00F01693">
        <w:t xml:space="preserve">employ </w:t>
      </w:r>
      <w:r w:rsidRPr="00F01693">
        <w:t xml:space="preserve">a </w:t>
      </w:r>
      <w:r w:rsidR="00345DBF" w:rsidRPr="00F01693">
        <w:t>negative binomial regression model</w:t>
      </w:r>
      <w:r w:rsidR="001A46F9" w:rsidRPr="00F01693">
        <w:t xml:space="preserve">ling </w:t>
      </w:r>
      <w:r w:rsidR="00C51C01" w:rsidRPr="00F01693">
        <w:t xml:space="preserve">(NBM) </w:t>
      </w:r>
      <w:r w:rsidR="001A46F9" w:rsidRPr="00F01693">
        <w:t>approach</w:t>
      </w:r>
      <w:r w:rsidR="00CC664A" w:rsidRPr="00F01693">
        <w:t>, which is considered more robust than OLS for dependent variables</w:t>
      </w:r>
      <w:r w:rsidR="00223563" w:rsidRPr="00F01693">
        <w:t xml:space="preserve"> which are count-based</w:t>
      </w:r>
      <w:r w:rsidR="00CC664A" w:rsidRPr="00F01693">
        <w:t xml:space="preserve"> (non-negative integers) such as first vaccine doses administered</w:t>
      </w:r>
      <w:r w:rsidR="00F3650E" w:rsidRPr="00F01693">
        <w:t>.</w:t>
      </w:r>
      <w:r w:rsidR="00CC664A" w:rsidRPr="00F01693">
        <w:t xml:space="preserve"> NBM also controls for unobserved heterogeneity in the dependent variable and any over-dispersion, or greater than expected variance, that may exist. </w:t>
      </w:r>
      <w:r w:rsidR="00F3650E" w:rsidRPr="00F01693">
        <w:t xml:space="preserve"> </w:t>
      </w:r>
      <w:r w:rsidR="008959C7" w:rsidRPr="00F01693">
        <w:t>W</w:t>
      </w:r>
      <w:r w:rsidR="00CC664A" w:rsidRPr="00F01693">
        <w:t>e also include</w:t>
      </w:r>
      <w:r w:rsidR="00F93014" w:rsidRPr="00F01693">
        <w:t xml:space="preserve"> spatial lag effec</w:t>
      </w:r>
      <w:r w:rsidR="00F77472" w:rsidRPr="00F01693">
        <w:t>ts in the dependent variable</w:t>
      </w:r>
      <w:r w:rsidR="00911041" w:rsidRPr="00F01693">
        <w:t>, or in other words account for the likelihood that vaccination rates will be similar or correlate in neighbouring spatial areas independent of other explanatory variables</w:t>
      </w:r>
      <w:r w:rsidR="00727569" w:rsidRPr="00F01693">
        <w:t xml:space="preserve">. </w:t>
      </w:r>
      <w:r w:rsidR="00911041" w:rsidRPr="00F01693">
        <w:t>Spatial lag effects also help address modifiable areal unit bias, as any spatial unit used for analysis will have boundaries that are arbitrary in some way in how they aggregate and divide the population</w:t>
      </w:r>
      <w:r w:rsidR="00B01892" w:rsidRPr="00F01693">
        <w:t xml:space="preserve"> and </w:t>
      </w:r>
      <w:r w:rsidR="007C53B0" w:rsidRPr="00F01693">
        <w:t>how measured characteristics spill across boundaries</w:t>
      </w:r>
      <w:r w:rsidR="00911041" w:rsidRPr="00F01693">
        <w:t xml:space="preserve">. </w:t>
      </w:r>
    </w:p>
    <w:p w14:paraId="3304671B" w14:textId="77777777" w:rsidR="00911041" w:rsidRPr="00F01693" w:rsidRDefault="00911041" w:rsidP="00F01693">
      <w:pPr>
        <w:widowControl/>
        <w:wordWrap/>
        <w:adjustRightInd w:val="0"/>
      </w:pPr>
    </w:p>
    <w:p w14:paraId="73CD6933" w14:textId="6D6E140F" w:rsidR="000E299A" w:rsidRPr="00F01693" w:rsidRDefault="006905BA" w:rsidP="00F01693">
      <w:pPr>
        <w:widowControl/>
        <w:wordWrap/>
        <w:adjustRightInd w:val="0"/>
      </w:pPr>
      <w:r w:rsidRPr="00F01693">
        <w:t>As a first step, a</w:t>
      </w:r>
      <w:r w:rsidR="00BB7988" w:rsidRPr="00F01693">
        <w:t xml:space="preserve"> global </w:t>
      </w:r>
      <w:r w:rsidR="006060A9" w:rsidRPr="00F01693">
        <w:t>NBM</w:t>
      </w:r>
      <w:r w:rsidR="00BB7988" w:rsidRPr="00F01693">
        <w:t xml:space="preserve"> </w:t>
      </w:r>
      <w:r w:rsidR="000733A4" w:rsidRPr="00F01693">
        <w:t xml:space="preserve">was deployed to identify significant </w:t>
      </w:r>
      <w:r w:rsidR="00727569" w:rsidRPr="00F01693">
        <w:t>covariates</w:t>
      </w:r>
      <w:r w:rsidR="000733A4" w:rsidRPr="00F01693">
        <w:t xml:space="preserve"> </w:t>
      </w:r>
      <w:r w:rsidR="00727569" w:rsidRPr="00F01693">
        <w:t>and test for spatial autocorrelation</w:t>
      </w:r>
      <w:r w:rsidR="00096C7D" w:rsidRPr="00F01693">
        <w:t xml:space="preserve"> </w:t>
      </w:r>
      <w:r w:rsidR="002A512E" w:rsidRPr="00F01693">
        <w:t xml:space="preserve">in </w:t>
      </w:r>
      <w:r w:rsidR="00727569" w:rsidRPr="00F01693">
        <w:t>residuals</w:t>
      </w:r>
      <w:r w:rsidR="00D40C24" w:rsidRPr="00F01693">
        <w:t xml:space="preserve">. </w:t>
      </w:r>
      <w:r w:rsidR="009F5366" w:rsidRPr="00F01693">
        <w:t>It can</w:t>
      </w:r>
      <w:r w:rsidR="00DE5214" w:rsidRPr="00F01693">
        <w:t xml:space="preserve"> be expressed as:</w:t>
      </w:r>
    </w:p>
    <w:p w14:paraId="2A49B0A1" w14:textId="77777777" w:rsidR="000E299A" w:rsidRPr="00F01693" w:rsidRDefault="000E299A" w:rsidP="00F01693"/>
    <w:tbl>
      <w:tblPr>
        <w:tblW w:w="5000" w:type="pct"/>
        <w:tblLook w:val="04A0" w:firstRow="1" w:lastRow="0" w:firstColumn="1" w:lastColumn="0" w:noHBand="0" w:noVBand="1"/>
      </w:tblPr>
      <w:tblGrid>
        <w:gridCol w:w="7807"/>
        <w:gridCol w:w="1219"/>
      </w:tblGrid>
      <w:tr w:rsidR="000E299A" w:rsidRPr="00F01693" w14:paraId="077C5054" w14:textId="77777777" w:rsidTr="00402169">
        <w:tc>
          <w:tcPr>
            <w:tcW w:w="4325" w:type="pct"/>
            <w:shd w:val="clear" w:color="auto" w:fill="auto"/>
          </w:tcPr>
          <w:p w14:paraId="6809E7ED" w14:textId="361E4829" w:rsidR="000E299A" w:rsidRPr="00F01693" w:rsidRDefault="00000000" w:rsidP="00F01693">
            <w:pPr>
              <w:jc w:val="center"/>
              <w:rPr>
                <w:b/>
                <w:bCs/>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NB</m:t>
                </m:r>
                <m:d>
                  <m:dPr>
                    <m:ctrlPr>
                      <w:rPr>
                        <w:rFonts w:ascii="Cambria Math" w:hAnsi="Cambria Math"/>
                        <w:i/>
                      </w:rPr>
                    </m:ctrlPr>
                  </m:dPr>
                  <m:e>
                    <m:func>
                      <m:funcPr>
                        <m:ctrlPr>
                          <w:rPr>
                            <w:rFonts w:ascii="Cambria Math" w:hAnsi="Cambria Math"/>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Pop</m:t>
                            </m:r>
                          </m:e>
                          <m:sub>
                            <m:r>
                              <w:rPr>
                                <w:rFonts w:ascii="Cambria Math" w:hAnsi="Cambria Math"/>
                              </w:rPr>
                              <m:t>i</m:t>
                            </m:r>
                          </m:sub>
                        </m:sSub>
                      </m:e>
                    </m:func>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e>
                </m:d>
              </m:oMath>
            </m:oMathPara>
          </w:p>
        </w:tc>
        <w:tc>
          <w:tcPr>
            <w:tcW w:w="675" w:type="pct"/>
            <w:shd w:val="clear" w:color="auto" w:fill="auto"/>
          </w:tcPr>
          <w:p w14:paraId="5F136E53" w14:textId="77777777" w:rsidR="000E299A" w:rsidRPr="00F01693" w:rsidRDefault="000E299A" w:rsidP="00F01693">
            <w:pPr>
              <w:keepNext/>
              <w:jc w:val="center"/>
            </w:pPr>
            <w:bookmarkStart w:id="3" w:name="_Ref93413646"/>
            <w:r w:rsidRPr="00F01693">
              <w:t>(</w:t>
            </w:r>
            <w:r w:rsidRPr="00F01693">
              <w:fldChar w:fldCharType="begin"/>
            </w:r>
            <w:r w:rsidRPr="00F01693">
              <w:instrText>SEQ Equation \* ARABIC</w:instrText>
            </w:r>
            <w:r w:rsidRPr="00F01693">
              <w:fldChar w:fldCharType="separate"/>
            </w:r>
            <w:r w:rsidR="00761662" w:rsidRPr="00F01693">
              <w:rPr>
                <w:noProof/>
              </w:rPr>
              <w:t>1</w:t>
            </w:r>
            <w:r w:rsidRPr="00F01693">
              <w:fldChar w:fldCharType="end"/>
            </w:r>
            <w:bookmarkEnd w:id="3"/>
            <w:r w:rsidRPr="00F01693">
              <w:t>)</w:t>
            </w:r>
          </w:p>
        </w:tc>
      </w:tr>
    </w:tbl>
    <w:p w14:paraId="472268C1" w14:textId="77777777" w:rsidR="00AC06D5" w:rsidRPr="00F01693" w:rsidRDefault="00AC06D5" w:rsidP="00F01693"/>
    <w:p w14:paraId="0E197D79" w14:textId="4EA5769E" w:rsidR="00743FE0" w:rsidRPr="00F01693" w:rsidRDefault="007B192E" w:rsidP="00F01693">
      <w:r w:rsidRPr="00F01693">
        <w:t>w</w:t>
      </w:r>
      <w:r w:rsidR="00743FE0" w:rsidRPr="00F01693">
        <w:t xml:space="preserve">here,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743FE0" w:rsidRPr="00F01693">
        <w:t xml:space="preserve"> is </w:t>
      </w:r>
      <w:r w:rsidR="006B38EF" w:rsidRPr="00F01693">
        <w:t xml:space="preserve">number of </w:t>
      </w:r>
      <w:r w:rsidR="00743FE0" w:rsidRPr="00F01693">
        <w:t xml:space="preserve">people who </w:t>
      </w:r>
      <w:r w:rsidR="006D495A" w:rsidRPr="00F01693">
        <w:t>received</w:t>
      </w:r>
      <w:r w:rsidR="00743FE0" w:rsidRPr="00F01693">
        <w:t xml:space="preserve"> first dose</w:t>
      </w:r>
      <w:r w:rsidR="006D495A" w:rsidRPr="00F01693">
        <w:t xml:space="preserve"> of COVID-19</w:t>
      </w:r>
      <w:r w:rsidR="00743FE0" w:rsidRPr="00F01693">
        <w:t xml:space="preserve"> vaccine, </w:t>
      </w:r>
      <m:oMath>
        <m:sSub>
          <m:sSubPr>
            <m:ctrlPr>
              <w:rPr>
                <w:rFonts w:ascii="Cambria Math" w:hAnsi="Cambria Math"/>
                <w:i/>
              </w:rPr>
            </m:ctrlPr>
          </m:sSubPr>
          <m:e>
            <m:r>
              <w:rPr>
                <w:rFonts w:ascii="Cambria Math" w:hAnsi="Cambria Math"/>
              </w:rPr>
              <m:t>Pop</m:t>
            </m:r>
          </m:e>
          <m:sub>
            <m:r>
              <w:rPr>
                <w:rFonts w:ascii="Cambria Math" w:hAnsi="Cambria Math"/>
              </w:rPr>
              <m:t>i</m:t>
            </m:r>
          </m:sub>
        </m:sSub>
      </m:oMath>
      <w:r w:rsidR="00743FE0" w:rsidRPr="00F01693">
        <w:t xml:space="preserve"> is (estimated) resident population </w:t>
      </w:r>
      <w:r w:rsidR="00AA5AC0" w:rsidRPr="00F01693">
        <w:t xml:space="preserve">offset, </w:t>
      </w:r>
      <w:r w:rsidR="00743FE0" w:rsidRPr="00F01693">
        <w:t xml:space="preserve">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43FE0" w:rsidRPr="00F01693">
        <w:t xml:space="preserve"> is a vector of covariates </w:t>
      </w:r>
      <w:r w:rsidR="00986C4B" w:rsidRPr="00F01693">
        <w:t xml:space="preserve">at the </w:t>
      </w:r>
      <w:r w:rsidR="00743FE0" w:rsidRPr="00F01693">
        <w:t xml:space="preserve">MSOA level in England </w:t>
      </w:r>
      <w:r w:rsidR="0047438D" w:rsidRPr="00F01693">
        <w:t>(</w:t>
      </w:r>
      <m:oMath>
        <m:r>
          <w:rPr>
            <w:rFonts w:ascii="Cambria Math" w:hAnsi="Cambria Math"/>
          </w:rPr>
          <m:t>i=1,…, 6791)</m:t>
        </m:r>
      </m:oMath>
      <w:r w:rsidR="0047438D" w:rsidRPr="00F01693">
        <w:t xml:space="preserve">. </w:t>
      </w:r>
      <w:r w:rsidR="00B1054C" w:rsidRPr="00F01693">
        <w:t xml:space="preserve">Thus, </w:t>
      </w:r>
      <m:oMath>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oMath>
      <w:r w:rsidR="00196569" w:rsidRPr="00F01693">
        <w:t xml:space="preserve"> yields </w:t>
      </w:r>
      <w:r w:rsidR="004F0F07" w:rsidRPr="00F01693">
        <w:t xml:space="preserve">first dose </w:t>
      </w:r>
      <w:r w:rsidR="00A20618" w:rsidRPr="00F01693">
        <w:t>vaccine uptake</w:t>
      </w:r>
      <w:r w:rsidR="004F0F07" w:rsidRPr="00F01693">
        <w:t xml:space="preserve"> </w:t>
      </w:r>
      <w:r w:rsidR="006C7520" w:rsidRPr="00F01693">
        <w:t xml:space="preserve">derived from a 1-unit change </w:t>
      </w:r>
      <w:r w:rsidR="004E2490" w:rsidRPr="00F01693">
        <w:t>from</w:t>
      </w:r>
      <w:r w:rsidR="006C7520" w:rsidRPr="00F01693">
        <w:t xml:space="preserve"> </w:t>
      </w:r>
      <m:oMath>
        <m:r>
          <w:rPr>
            <w:rFonts w:ascii="Cambria Math" w:hAnsi="Cambria Math"/>
          </w:rPr>
          <m:t>X</m:t>
        </m:r>
      </m:oMath>
      <w:r w:rsidR="00B1054C" w:rsidRPr="00F01693">
        <w:t xml:space="preserve"> </w:t>
      </w:r>
      <w:r w:rsidR="006B7192" w:rsidRPr="00F01693">
        <w:t xml:space="preserve">in a given </w:t>
      </w:r>
      <w:r w:rsidR="006E0B74" w:rsidRPr="00F01693">
        <w:t xml:space="preserve">area. </w:t>
      </w:r>
      <w:r w:rsidR="00402169" w:rsidRPr="00F01693">
        <w:fldChar w:fldCharType="begin"/>
      </w:r>
      <w:r w:rsidR="00402169" w:rsidRPr="00F01693">
        <w:instrText xml:space="preserve"> QUOTE </w:instrText>
      </w:r>
      <w:r w:rsidR="00392796" w:rsidRPr="00F01693">
        <w:rPr>
          <w:position w:val="-9"/>
        </w:rPr>
        <w:pict w14:anchorId="51593A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pt;height:15.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allowPNG/&gt;&lt;w:savePreviewPicture/&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docVars&gt;&lt;w:docVar w:name=&quot;__Grammarly_42____i&quot; w:val=&quot;H4sIAAAAAAAEAKtWckksSQxILCpxzi/NK1GyMqwFAAEhoTITAAAA&quot;/&gt;&lt;w:docVar w:name=&quot;__Grammarly_42___1&quot; w:val=&quot;H4sIAAAAAAAEAKtWcslP9kxRslIyNDayMDEzMzQyMjUxtDA3MzJS0lEKTi0uzszPAykwtqwFAKnQulwtAAAA&quot;/&gt;&lt;/w:docVars&gt;&lt;wsp:rsids&gt;&lt;wsp:rsidRoot wsp:val=&quot;00046CE5&quot;/&gt;&lt;wsp:rsid wsp:val=&quot;000001DF&quot;/&gt;&lt;wsp:rsid wsp:val=&quot;000002A7&quot;/&gt;&lt;wsp:rsid wsp:val=&quot;00001460&quot;/&gt;&lt;wsp:rsid wsp:val=&quot;0000155B&quot;/&gt;&lt;wsp:rsid wsp:val=&quot;00003ED3&quot;/&gt;&lt;wsp:rsid wsp:val=&quot;00004826&quot;/&gt;&lt;wsp:rsid wsp:val=&quot;000048B5&quot;/&gt;&lt;wsp:rsid wsp:val=&quot;000049D7&quot;/&gt;&lt;wsp:rsid wsp:val=&quot;00005BA4&quot;/&gt;&lt;wsp:rsid wsp:val=&quot;00005BD8&quot;/&gt;&lt;wsp:rsid wsp:val=&quot;00005DB4&quot;/&gt;&lt;wsp:rsid wsp:val=&quot;00006473&quot;/&gt;&lt;wsp:rsid wsp:val=&quot;00007079&quot;/&gt;&lt;wsp:rsid wsp:val=&quot;000072FF&quot;/&gt;&lt;wsp:rsid wsp:val=&quot;00007E04&quot;/&gt;&lt;wsp:rsid wsp:val=&quot;0000E4D6&quot;/&gt;&lt;wsp:rsid wsp:val=&quot;000102EB&quot;/&gt;&lt;wsp:rsid wsp:val=&quot;000104CC&quot;/&gt;&lt;wsp:rsid wsp:val=&quot;0001116A&quot;/&gt;&lt;wsp:rsid wsp:val=&quot;00012181&quot;/&gt;&lt;wsp:rsid wsp:val=&quot;000128C2&quot;/&gt;&lt;wsp:rsid wsp:val=&quot;00013609&quot;/&gt;&lt;wsp:rsid wsp:val=&quot;000140A3&quot;/&gt;&lt;wsp:rsid wsp:val=&quot;00015EA2&quot;/&gt;&lt;wsp:rsid wsp:val=&quot;000161E4&quot;/&gt;&lt;wsp:rsid wsp:val=&quot;000164B5&quot;/&gt;&lt;wsp:rsid wsp:val=&quot;0001655A&quot;/&gt;&lt;wsp:rsid wsp:val=&quot;00016BF0&quot;/&gt;&lt;wsp:rsid wsp:val=&quot;0001777F&quot;/&gt;&lt;wsp:rsid wsp:val=&quot;00017EB1&quot;/&gt;&lt;wsp:rsid wsp:val=&quot;000218FF&quot;/&gt;&lt;wsp:rsid wsp:val=&quot;00021EE8&quot;/&gt;&lt;wsp:rsid wsp:val=&quot;000221D2&quot;/&gt;&lt;wsp:rsid wsp:val=&quot;00022EB5&quot;/&gt;&lt;wsp:rsid wsp:val=&quot;000232C5&quot;/&gt;&lt;wsp:rsid wsp:val=&quot;000232EF&quot;/&gt;&lt;wsp:rsid wsp:val=&quot;00025A56&quot;/&gt;&lt;wsp:rsid wsp:val=&quot;00026410&quot;/&gt;&lt;wsp:rsid wsp:val=&quot;00026BFC&quot;/&gt;&lt;wsp:rsid wsp:val=&quot;00026C68&quot;/&gt;&lt;wsp:rsid wsp:val=&quot;00026DE0&quot;/&gt;&lt;wsp:rsid wsp:val=&quot;00027139&quot;/&gt;&lt;wsp:rsid wsp:val=&quot;000278DE&quot;/&gt;&lt;wsp:rsid wsp:val=&quot;00031B38&quot;/&gt;&lt;wsp:rsid wsp:val=&quot;000322EC&quot;/&gt;&lt;wsp:rsid wsp:val=&quot;000324DF&quot;/&gt;&lt;wsp:rsid wsp:val=&quot;00033536&quot;/&gt;&lt;wsp:rsid wsp:val=&quot;00034D1C&quot;/&gt;&lt;wsp:rsid wsp:val=&quot;00034DFC&quot;/&gt;&lt;wsp:rsid wsp:val=&quot;000357DF&quot;/&gt;&lt;wsp:rsid wsp:val=&quot;00036B08&quot;/&gt;&lt;wsp:rsid wsp:val=&quot;00036D05&quot;/&gt;&lt;wsp:rsid wsp:val=&quot;0003723A&quot;/&gt;&lt;wsp:rsid wsp:val=&quot;00037739&quot;/&gt;&lt;wsp:rsid wsp:val=&quot;00039C30&quot;/&gt;&lt;wsp:rsid wsp:val=&quot;00043EA1&quot;/&gt;&lt;wsp:rsid wsp:val=&quot;0004471D&quot;/&gt;&lt;wsp:rsid wsp:val=&quot;00044D86&quot;/&gt;&lt;wsp:rsid wsp:val=&quot;0004664C&quot;/&gt;&lt;wsp:rsid wsp:val=&quot;00046CE5&quot;/&gt;&lt;wsp:rsid wsp:val=&quot;00047116&quot;/&gt;&lt;wsp:rsid wsp:val=&quot;000512F9&quot;/&gt;&lt;wsp:rsid wsp:val=&quot;00051B14&quot;/&gt;&lt;wsp:rsid wsp:val=&quot;0005238E&quot;/&gt;&lt;wsp:rsid wsp:val=&quot;0005307F&quot;/&gt;&lt;wsp:rsid wsp:val=&quot;00053D9F&quot;/&gt;&lt;wsp:rsid wsp:val=&quot;000570BB&quot;/&gt;&lt;wsp:rsid wsp:val=&quot;00057125&quot;/&gt;&lt;wsp:rsid wsp:val=&quot;000571AC&quot;/&gt;&lt;wsp:rsid wsp:val=&quot;00057CE5&quot;/&gt;&lt;wsp:rsid wsp:val=&quot;000604BE&quot;/&gt;&lt;wsp:rsid wsp:val=&quot;000611AB&quot;/&gt;&lt;wsp:rsid wsp:val=&quot;00061BDF&quot;/&gt;&lt;wsp:rsid wsp:val=&quot;0006316C&quot;/&gt;&lt;wsp:rsid wsp:val=&quot;00063686&quot;/&gt;&lt;wsp:rsid wsp:val=&quot;00064626&quot;/&gt;&lt;wsp:rsid wsp:val=&quot;00064640&quot;/&gt;&lt;wsp:rsid wsp:val=&quot;000649D5&quot;/&gt;&lt;wsp:rsid wsp:val=&quot;00064AAB&quot;/&gt;&lt;wsp:rsid wsp:val=&quot;00065861&quot;/&gt;&lt;wsp:rsid wsp:val=&quot;00066296&quot;/&gt;&lt;wsp:rsid wsp:val=&quot;00067299&quot;/&gt;&lt;wsp:rsid wsp:val=&quot;00067CBF&quot;/&gt;&lt;wsp:rsid wsp:val=&quot;0007018C&quot;/&gt;&lt;wsp:rsid wsp:val=&quot;00070863&quot;/&gt;&lt;wsp:rsid wsp:val=&quot;00071011&quot;/&gt;&lt;wsp:rsid wsp:val=&quot;00073124&quot;/&gt;&lt;wsp:rsid wsp:val=&quot;0007326D&quot;/&gt;&lt;wsp:rsid wsp:val=&quot;000733A4&quot;/&gt;&lt;wsp:rsid wsp:val=&quot;0008217B&quot;/&gt;&lt;wsp:rsid wsp:val=&quot;00082F05&quot;/&gt;&lt;wsp:rsid wsp:val=&quot;0008314E&quot;/&gt;&lt;wsp:rsid wsp:val=&quot;00083906&quot;/&gt;&lt;wsp:rsid wsp:val=&quot;00084C33&quot;/&gt;&lt;wsp:rsid wsp:val=&quot;0008608D&quot;/&gt;&lt;wsp:rsid wsp:val=&quot;000868EE&quot;/&gt;&lt;wsp:rsid wsp:val=&quot;00086EAA&quot;/&gt;&lt;wsp:rsid wsp:val=&quot;00086FD2&quot;/&gt;&lt;wsp:rsid wsp:val=&quot;000915C5&quot;/&gt;&lt;wsp:rsid wsp:val=&quot;0009171E&quot;/&gt;&lt;wsp:rsid wsp:val=&quot;00091F68&quot;/&gt;&lt;wsp:rsid wsp:val=&quot;00092F05&quot;/&gt;&lt;wsp:rsid wsp:val=&quot;0009308F&quot;/&gt;&lt;wsp:rsid wsp:val=&quot;00093D99&quot;/&gt;&lt;wsp:rsid wsp:val=&quot;00094278&quot;/&gt;&lt;wsp:rsid wsp:val=&quot;00094BCD&quot;/&gt;&lt;wsp:rsid wsp:val=&quot;00094D2B&quot;/&gt;&lt;wsp:rsid wsp:val=&quot;000965BD&quot;/&gt;&lt;wsp:rsid wsp:val=&quot;00096AEB&quot;/&gt;&lt;wsp:rsid wsp:val=&quot;00096C7D&quot;/&gt;&lt;wsp:rsid wsp:val=&quot;000A0097&quot;/&gt;&lt;wsp:rsid wsp:val=&quot;000A01F2&quot;/&gt;&lt;wsp:rsid wsp:val=&quot;000A0656&quot;/&gt;&lt;wsp:rsid wsp:val=&quot;000A1139&quot;/&gt;&lt;wsp:rsid wsp:val=&quot;000A1E65&quot;/&gt;&lt;wsp:rsid wsp:val=&quot;000A5700&quot;/&gt;&lt;wsp:rsid wsp:val=&quot;000A5F4E&quot;/&gt;&lt;wsp:rsid wsp:val=&quot;000A6249&quot;/&gt;&lt;wsp:rsid wsp:val=&quot;000A65D0&quot;/&gt;&lt;wsp:rsid wsp:val=&quot;000A6E48&quot;/&gt;&lt;wsp:rsid wsp:val=&quot;000A7358&quot;/&gt;&lt;wsp:rsid wsp:val=&quot;000B0332&quot;/&gt;&lt;wsp:rsid wsp:val=&quot;000B03A0&quot;/&gt;&lt;wsp:rsid wsp:val=&quot;000B051E&quot;/&gt;&lt;wsp:rsid wsp:val=&quot;000B077D&quot;/&gt;&lt;wsp:rsid wsp:val=&quot;000B092B&quot;/&gt;&lt;wsp:rsid wsp:val=&quot;000B0B0C&quot;/&gt;&lt;wsp:rsid wsp:val=&quot;000B0CF6&quot;/&gt;&lt;wsp:rsid wsp:val=&quot;000B12E2&quot;/&gt;&lt;wsp:rsid wsp:val=&quot;000B137A&quot;/&gt;&lt;wsp:rsid wsp:val=&quot;000B2CE3&quot;/&gt;&lt;wsp:rsid wsp:val=&quot;000B53C8&quot;/&gt;&lt;wsp:rsid wsp:val=&quot;000B5BD7&quot;/&gt;&lt;wsp:rsid wsp:val=&quot;000B6F1C&quot;/&gt;&lt;wsp:rsid wsp:val=&quot;000B7585&quot;/&gt;&lt;wsp:rsid wsp:val=&quot;000C04AE&quot;/&gt;&lt;wsp:rsid wsp:val=&quot;000C0A12&quot;/&gt;&lt;wsp:rsid wsp:val=&quot;000C0DDB&quot;/&gt;&lt;wsp:rsid wsp:val=&quot;000C176B&quot;/&gt;&lt;wsp:rsid wsp:val=&quot;000C1949&quot;/&gt;&lt;wsp:rsid wsp:val=&quot;000C1C59&quot;/&gt;&lt;wsp:rsid wsp:val=&quot;000C2BBA&quot;/&gt;&lt;wsp:rsid wsp:val=&quot;000C317B&quot;/&gt;&lt;wsp:rsid wsp:val=&quot;000C3917&quot;/&gt;&lt;wsp:rsid wsp:val=&quot;000C65CE&quot;/&gt;&lt;wsp:rsid wsp:val=&quot;000C7D59&quot;/&gt;&lt;wsp:rsid wsp:val=&quot;000D0998&quot;/&gt;&lt;wsp:rsid wsp:val=&quot;000D1D73&quot;/&gt;&lt;wsp:rsid wsp:val=&quot;000D2446&quot;/&gt;&lt;wsp:rsid wsp:val=&quot;000D5CE2&quot;/&gt;&lt;wsp:rsid wsp:val=&quot;000D5F3C&quot;/&gt;&lt;wsp:rsid wsp:val=&quot;000D6BDE&quot;/&gt;&lt;wsp:rsid wsp:val=&quot;000D7EFB&quot;/&gt;&lt;wsp:rsid wsp:val=&quot;000E0A63&quot;/&gt;&lt;wsp:rsid wsp:val=&quot;000E1FEA&quot;/&gt;&lt;wsp:rsid wsp:val=&quot;000E299A&quot;/&gt;&lt;wsp:rsid wsp:val=&quot;000E34A2&quot;/&gt;&lt;wsp:rsid wsp:val=&quot;000E3C4D&quot;/&gt;&lt;wsp:rsid wsp:val=&quot;000E421A&quot;/&gt;&lt;wsp:rsid wsp:val=&quot;000E4224&quot;/&gt;&lt;wsp:rsid wsp:val=&quot;000E4587&quot;/&gt;&lt;wsp:rsid wsp:val=&quot;000E4AAD&quot;/&gt;&lt;wsp:rsid wsp:val=&quot;000E5E74&quot;/&gt;&lt;wsp:rsid wsp:val=&quot;000E666F&quot;/&gt;&lt;wsp:rsid wsp:val=&quot;000E6742&quot;/&gt;&lt;wsp:rsid wsp:val=&quot;000E69ED&quot;/&gt;&lt;wsp:rsid wsp:val=&quot;000E705C&quot;/&gt;&lt;wsp:rsid wsp:val=&quot;000F00E6&quot;/&gt;&lt;wsp:rsid wsp:val=&quot;000F06E6&quot;/&gt;&lt;wsp:rsid wsp:val=&quot;000F16E6&quot;/&gt;&lt;wsp:rsid wsp:val=&quot;000F1836&quot;/&gt;&lt;wsp:rsid wsp:val=&quot;000F1FF8&quot;/&gt;&lt;wsp:rsid wsp:val=&quot;000F221B&quot;/&gt;&lt;wsp:rsid wsp:val=&quot;000F2A3D&quot;/&gt;&lt;wsp:rsid wsp:val=&quot;000F2ADA&quot;/&gt;&lt;wsp:rsid wsp:val=&quot;000F2B8B&quot;/&gt;&lt;wsp:rsid wsp:val=&quot;000F3869&quot;/&gt;&lt;wsp:rsid wsp:val=&quot;000F527A&quot;/&gt;&lt;wsp:rsid wsp:val=&quot;000F5796&quot;/&gt;&lt;wsp:rsid wsp:val=&quot;000F5D81&quot;/&gt;&lt;wsp:rsid wsp:val=&quot;000F67D9&quot;/&gt;&lt;wsp:rsid wsp:val=&quot;000F6BF5&quot;/&gt;&lt;wsp:rsid wsp:val=&quot;000F714F&quot;/&gt;&lt;wsp:rsid wsp:val=&quot;000F771B&quot;/&gt;&lt;wsp:rsid wsp:val=&quot;000F7ADF&quot;/&gt;&lt;wsp:rsid wsp:val=&quot;000F7E61&quot;/&gt;&lt;wsp:rsid wsp:val=&quot;000F7F9B&quot;/&gt;&lt;wsp:rsid wsp:val=&quot;001004BA&quot;/&gt;&lt;wsp:rsid wsp:val=&quot;0010113C&quot;/&gt;&lt;wsp:rsid wsp:val=&quot;0010146B&quot;/&gt;&lt;wsp:rsid wsp:val=&quot;00102558&quot;/&gt;&lt;wsp:rsid wsp:val=&quot;00102F19&quot;/&gt;&lt;wsp:rsid wsp:val=&quot;00103DDE&quot;/&gt;&lt;wsp:rsid wsp:val=&quot;001046B9&quot;/&gt;&lt;wsp:rsid wsp:val=&quot;0010593A&quot;/&gt;&lt;wsp:rsid wsp:val=&quot;001062BB&quot;/&gt;&lt;wsp:rsid wsp:val=&quot;001062E3&quot;/&gt;&lt;wsp:rsid wsp:val=&quot;00111699&quot;/&gt;&lt;wsp:rsid wsp:val=&quot;00111EC5&quot;/&gt;&lt;wsp:rsid wsp:val=&quot;001120E1&quot;/&gt;&lt;wsp:rsid wsp:val=&quot;00112B80&quot;/&gt;&lt;wsp:rsid wsp:val=&quot;001130AA&quot;/&gt;&lt;wsp:rsid wsp:val=&quot;0011666A&quot;/&gt;&lt;wsp:rsid wsp:val=&quot;00116E99&quot;/&gt;&lt;wsp:rsid wsp:val=&quot;001170EE&quot;/&gt;&lt;wsp:rsid wsp:val=&quot;00117230&quot;/&gt;&lt;wsp:rsid wsp:val=&quot;00117298&quot;/&gt;&lt;wsp:rsid wsp:val=&quot;001178B4&quot;/&gt;&lt;wsp:rsid wsp:val=&quot;00117C52&quot;/&gt;&lt;wsp:rsid wsp:val=&quot;00117CEE&quot;/&gt;&lt;wsp:rsid wsp:val=&quot;0012092E&quot;/&gt;&lt;wsp:rsid wsp:val=&quot;001218D1&quot;/&gt;&lt;wsp:rsid wsp:val=&quot;001224BA&quot;/&gt;&lt;wsp:rsid wsp:val=&quot;00123015&quot;/&gt;&lt;wsp:rsid wsp:val=&quot;00126EFF&quot;/&gt;&lt;wsp:rsid wsp:val=&quot;0013168A&quot;/&gt;&lt;wsp:rsid wsp:val=&quot;00131A53&quot;/&gt;&lt;wsp:rsid wsp:val=&quot;00131D8B&quot;/&gt;&lt;wsp:rsid wsp:val=&quot;00132B49&quot;/&gt;&lt;wsp:rsid wsp:val=&quot;00134FF0&quot;/&gt;&lt;wsp:rsid wsp:val=&quot;00141068&quot;/&gt;&lt;wsp:rsid wsp:val=&quot;0014375E&quot;/&gt;&lt;wsp:rsid wsp:val=&quot;00143DF0&quot;/&gt;&lt;wsp:rsid wsp:val=&quot;0014442A&quot;/&gt;&lt;wsp:rsid wsp:val=&quot;001445DC&quot;/&gt;&lt;wsp:rsid wsp:val=&quot;00144BB9&quot;/&gt;&lt;wsp:rsid wsp:val=&quot;001452F5&quot;/&gt;&lt;wsp:rsid wsp:val=&quot;0014576B&quot;/&gt;&lt;wsp:rsid wsp:val=&quot;00147366&quot;/&gt;&lt;wsp:rsid wsp:val=&quot;00150F8A&quot;/&gt;&lt;wsp:rsid wsp:val=&quot;00150FEA&quot;/&gt;&lt;wsp:rsid wsp:val=&quot;0015257E&quot;/&gt;&lt;wsp:rsid wsp:val=&quot;00152B00&quot;/&gt;&lt;wsp:rsid wsp:val=&quot;001535DC&quot;/&gt;&lt;wsp:rsid wsp:val=&quot;00153897&quot;/&gt;&lt;wsp:rsid wsp:val=&quot;00153C49&quot;/&gt;&lt;wsp:rsid wsp:val=&quot;0015496C&quot;/&gt;&lt;wsp:rsid wsp:val=&quot;001551D7&quot;/&gt;&lt;wsp:rsid wsp:val=&quot;001567B0&quot;/&gt;&lt;wsp:rsid wsp:val=&quot;0016070A&quot;/&gt;&lt;wsp:rsid wsp:val=&quot;001614AD&quot;/&gt;&lt;wsp:rsid wsp:val=&quot;0016157A&quot;/&gt;&lt;wsp:rsid wsp:val=&quot;001615B2&quot;/&gt;&lt;wsp:rsid wsp:val=&quot;00161A69&quot;/&gt;&lt;wsp:rsid wsp:val=&quot;00161F94&quot;/&gt;&lt;wsp:rsid wsp:val=&quot;00162227&quot;/&gt;&lt;wsp:rsid wsp:val=&quot;00162633&quot;/&gt;&lt;wsp:rsid wsp:val=&quot;00166A6D&quot;/&gt;&lt;wsp:rsid wsp:val=&quot;00166CAB&quot;/&gt;&lt;wsp:rsid wsp:val=&quot;00166E73&quot;/&gt;&lt;wsp:rsid wsp:val=&quot;001672BE&quot;/&gt;&lt;wsp:rsid wsp:val=&quot;00167B24&quot;/&gt;&lt;wsp:rsid wsp:val=&quot;001700B2&quot;/&gt;&lt;wsp:rsid wsp:val=&quot;0017046A&quot;/&gt;&lt;wsp:rsid wsp:val=&quot;00170C39&quot;/&gt;&lt;wsp:rsid wsp:val=&quot;00171F3D&quot;/&gt;&lt;wsp:rsid wsp:val=&quot;00172B34&quot;/&gt;&lt;wsp:rsid wsp:val=&quot;0017462A&quot;/&gt;&lt;wsp:rsid wsp:val=&quot;00174F39&quot;/&gt;&lt;wsp:rsid wsp:val=&quot;0017583C&quot;/&gt;&lt;wsp:rsid wsp:val=&quot;0017658C&quot;/&gt;&lt;wsp:rsid wsp:val=&quot;00177183&quot;/&gt;&lt;wsp:rsid wsp:val=&quot;00177467&quot;/&gt;&lt;wsp:rsid wsp:val=&quot;0018106C&quot;/&gt;&lt;wsp:rsid wsp:val=&quot;00181230&quot;/&gt;&lt;wsp:rsid wsp:val=&quot;001817CD&quot;/&gt;&lt;wsp:rsid wsp:val=&quot;001831F8&quot;/&gt;&lt;wsp:rsid wsp:val=&quot;0018359A&quot;/&gt;&lt;wsp:rsid wsp:val=&quot;0018360D&quot;/&gt;&lt;wsp:rsid wsp:val=&quot;001842FE&quot;/&gt;&lt;wsp:rsid wsp:val=&quot;00184B5D&quot;/&gt;&lt;wsp:rsid wsp:val=&quot;0018604A&quot;/&gt;&lt;wsp:rsid wsp:val=&quot;00191174&quot;/&gt;&lt;wsp:rsid wsp:val=&quot;00192463&quot;/&gt;&lt;wsp:rsid wsp:val=&quot;00192A79&quot;/&gt;&lt;wsp:rsid wsp:val=&quot;00194D45&quot;/&gt;&lt;wsp:rsid wsp:val=&quot;00194E22&quot;/&gt;&lt;wsp:rsid wsp:val=&quot;001954C9&quot;/&gt;&lt;wsp:rsid wsp:val=&quot;00195DCA&quot;/&gt;&lt;wsp:rsid wsp:val=&quot;00195F6E&quot;/&gt;&lt;wsp:rsid wsp:val=&quot;00196569&quot;/&gt;&lt;wsp:rsid wsp:val=&quot;00197BE4&quot;/&gt;&lt;wsp:rsid wsp:val=&quot;001A0056&quot;/&gt;&lt;wsp:rsid wsp:val=&quot;001A0184&quot;/&gt;&lt;wsp:rsid wsp:val=&quot;001A03C2&quot;/&gt;&lt;wsp:rsid wsp:val=&quot;001A3481&quot;/&gt;&lt;wsp:rsid wsp:val=&quot;001A3FD9&quot;/&gt;&lt;wsp:rsid wsp:val=&quot;001A46F9&quot;/&gt;&lt;wsp:rsid wsp:val=&quot;001A4B94&quot;/&gt;&lt;wsp:rsid wsp:val=&quot;001A57A6&quot;/&gt;&lt;wsp:rsid wsp:val=&quot;001A6BC9&quot;/&gt;&lt;wsp:rsid wsp:val=&quot;001A7A1C&quot;/&gt;&lt;wsp:rsid wsp:val=&quot;001ACB90&quot;/&gt;&lt;wsp:rsid wsp:val=&quot;001B0871&quot;/&gt;&lt;wsp:rsid wsp:val=&quot;001B1C4C&quot;/&gt;&lt;wsp:rsid wsp:val=&quot;001B2A62&quot;/&gt;&lt;wsp:rsid wsp:val=&quot;001B3760&quot;/&gt;&lt;wsp:rsid wsp:val=&quot;001B441F&quot;/&gt;&lt;wsp:rsid wsp:val=&quot;001B4B0F&quot;/&gt;&lt;wsp:rsid wsp:val=&quot;001B6791&quot;/&gt;&lt;wsp:rsid wsp:val=&quot;001B7BE3&quot;/&gt;&lt;wsp:rsid wsp:val=&quot;001B7F9F&quot;/&gt;&lt;wsp:rsid wsp:val=&quot;001BFB26&quot;/&gt;&lt;wsp:rsid wsp:val=&quot;001C073F&quot;/&gt;&lt;wsp:rsid wsp:val=&quot;001C0B8A&quot;/&gt;&lt;wsp:rsid wsp:val=&quot;001C2188&quot;/&gt;&lt;wsp:rsid wsp:val=&quot;001C3537&quot;/&gt;&lt;wsp:rsid wsp:val=&quot;001C59B4&quot;/&gt;&lt;wsp:rsid wsp:val=&quot;001C6463&quot;/&gt;&lt;wsp:rsid wsp:val=&quot;001C737E&quot;/&gt;&lt;wsp:rsid wsp:val=&quot;001D0626&quot;/&gt;&lt;wsp:rsid wsp:val=&quot;001D1D1D&quot;/&gt;&lt;wsp:rsid wsp:val=&quot;001D1DE5&quot;/&gt;&lt;wsp:rsid wsp:val=&quot;001D2746&quot;/&gt;&lt;wsp:rsid wsp:val=&quot;001D5A15&quot;/&gt;&lt;wsp:rsid wsp:val=&quot;001D5E38&quot;/&gt;&lt;wsp:rsid wsp:val=&quot;001D6D30&quot;/&gt;&lt;wsp:rsid wsp:val=&quot;001D6F2B&quot;/&gt;&lt;wsp:rsid wsp:val=&quot;001D7604&quot;/&gt;&lt;wsp:rsid wsp:val=&quot;001E02DB&quot;/&gt;&lt;wsp:rsid wsp:val=&quot;001E1EAD&quot;/&gt;&lt;wsp:rsid wsp:val=&quot;001E2494&quot;/&gt;&lt;wsp:rsid wsp:val=&quot;001E2802&quot;/&gt;&lt;wsp:rsid wsp:val=&quot;001E306B&quot;/&gt;&lt;wsp:rsid wsp:val=&quot;001E33D4&quot;/&gt;&lt;wsp:rsid wsp:val=&quot;001E49DC&quot;/&gt;&lt;wsp:rsid wsp:val=&quot;001E4C13&quot;/&gt;&lt;wsp:rsid wsp:val=&quot;001E51F7&quot;/&gt;&lt;wsp:rsid wsp:val=&quot;001E53A8&quot;/&gt;&lt;wsp:rsid wsp:val=&quot;001E67E7&quot;/&gt;&lt;wsp:rsid wsp:val=&quot;001E7381&quot;/&gt;&lt;wsp:rsid wsp:val=&quot;001F0335&quot;/&gt;&lt;wsp:rsid wsp:val=&quot;001F042E&quot;/&gt;&lt;wsp:rsid wsp:val=&quot;001F0EE4&quot;/&gt;&lt;wsp:rsid wsp:val=&quot;001F123C&quot;/&gt;&lt;wsp:rsid wsp:val=&quot;001F1421&quot;/&gt;&lt;wsp:rsid wsp:val=&quot;001F23D7&quot;/&gt;&lt;wsp:rsid wsp:val=&quot;001F341A&quot;/&gt;&lt;wsp:rsid wsp:val=&quot;001F5B65&quot;/&gt;&lt;wsp:rsid wsp:val=&quot;001F5C6B&quot;/&gt;&lt;wsp:rsid wsp:val=&quot;001F7010&quot;/&gt;&lt;wsp:rsid wsp:val=&quot;001F7BC9&quot;/&gt;&lt;wsp:rsid wsp:val=&quot;00200F02&quot;/&gt;&lt;wsp:rsid wsp:val=&quot;002011F3&quot;/&gt;&lt;wsp:rsid wsp:val=&quot;002012AF&quot;/&gt;&lt;wsp:rsid wsp:val=&quot;00201646&quot;/&gt;&lt;wsp:rsid wsp:val=&quot;00202110&quot;/&gt;&lt;wsp:rsid wsp:val=&quot;0020296A&quot;/&gt;&lt;wsp:rsid wsp:val=&quot;00203824&quot;/&gt;&lt;wsp:rsid wsp:val=&quot;00204728&quot;/&gt;&lt;wsp:rsid wsp:val=&quot;00204921&quot;/&gt;&lt;wsp:rsid wsp:val=&quot;00205FD4&quot;/&gt;&lt;wsp:rsid wsp:val=&quot;00207B0C&quot;/&gt;&lt;wsp:rsid wsp:val=&quot;00207C68&quot;/&gt;&lt;wsp:rsid wsp:val=&quot;00211D78&quot;/&gt;&lt;wsp:rsid wsp:val=&quot;00211DDA&quot;/&gt;&lt;wsp:rsid wsp:val=&quot;0021208B&quot;/&gt;&lt;wsp:rsid wsp:val=&quot;002129B2&quot;/&gt;&lt;wsp:rsid wsp:val=&quot;0021315B&quot;/&gt;&lt;wsp:rsid wsp:val=&quot;0021331D&quot;/&gt;&lt;wsp:rsid wsp:val=&quot;002135AC&quot;/&gt;&lt;wsp:rsid wsp:val=&quot;002141FE&quot;/&gt;&lt;wsp:rsid wsp:val=&quot;00216438&quot;/&gt;&lt;wsp:rsid wsp:val=&quot;00216A42&quot;/&gt;&lt;wsp:rsid wsp:val=&quot;002200F8&quot;/&gt;&lt;wsp:rsid wsp:val=&quot;002217CB&quot;/&gt;&lt;wsp:rsid wsp:val=&quot;00222047&quot;/&gt;&lt;wsp:rsid wsp:val=&quot;002221F8&quot;/&gt;&lt;wsp:rsid wsp:val=&quot;00222689&quot;/&gt;&lt;wsp:rsid wsp:val=&quot;0022303F&quot;/&gt;&lt;wsp:rsid wsp:val=&quot;00225448&quot;/&gt;&lt;wsp:rsid wsp:val=&quot;00225576&quot;/&gt;&lt;wsp:rsid wsp:val=&quot;00226BD5&quot;/&gt;&lt;wsp:rsid wsp:val=&quot;00226FFF&quot;/&gt;&lt;wsp:rsid wsp:val=&quot;0022778D&quot;/&gt;&lt;wsp:rsid wsp:val=&quot;0023134D&quot;/&gt;&lt;wsp:rsid wsp:val=&quot;0023197A&quot;/&gt;&lt;wsp:rsid wsp:val=&quot;00234838&quot;/&gt;&lt;wsp:rsid wsp:val=&quot;00236119&quot;/&gt;&lt;wsp:rsid wsp:val=&quot;00237AB1&quot;/&gt;&lt;wsp:rsid wsp:val=&quot;00237B29&quot;/&gt;&lt;wsp:rsid wsp:val=&quot;00240079&quot;/&gt;&lt;wsp:rsid wsp:val=&quot;00240A2A&quot;/&gt;&lt;wsp:rsid wsp:val=&quot;00240ADF&quot;/&gt;&lt;wsp:rsid wsp:val=&quot;00241550&quot;/&gt;&lt;wsp:rsid wsp:val=&quot;00241638&quot;/&gt;&lt;wsp:rsid wsp:val=&quot;0024194D&quot;/&gt;&lt;wsp:rsid wsp:val=&quot;00243E48&quot;/&gt;&lt;wsp:rsid wsp:val=&quot;0024413F&quot;/&gt;&lt;wsp:rsid wsp:val=&quot;00244212&quot;/&gt;&lt;wsp:rsid wsp:val=&quot;002442C5&quot;/&gt;&lt;wsp:rsid wsp:val=&quot;00245562&quot;/&gt;&lt;wsp:rsid wsp:val=&quot;00246F17&quot;/&gt;&lt;wsp:rsid wsp:val=&quot;00247B9A&quot;/&gt;&lt;wsp:rsid wsp:val=&quot;00250439&quot;/&gt;&lt;wsp:rsid wsp:val=&quot;00252C8F&quot;/&gt;&lt;wsp:rsid wsp:val=&quot;00253BBC&quot;/&gt;&lt;wsp:rsid wsp:val=&quot;00253E48&quot;/&gt;&lt;wsp:rsid wsp:val=&quot;0025594F&quot;/&gt;&lt;wsp:rsid wsp:val=&quot;00255F9C&quot;/&gt;&lt;wsp:rsid wsp:val=&quot;002561C2&quot;/&gt;&lt;wsp:rsid wsp:val=&quot;00256673&quot;/&gt;&lt;wsp:rsid wsp:val=&quot;00256816&quot;/&gt;&lt;wsp:rsid wsp:val=&quot;00256A21&quot;/&gt;&lt;wsp:rsid wsp:val=&quot;00261AA4&quot;/&gt;&lt;wsp:rsid wsp:val=&quot;002631C5&quot;/&gt;&lt;wsp:rsid wsp:val=&quot;00263CFD&quot;/&gt;&lt;wsp:rsid wsp:val=&quot;0026430B&quot;/&gt;&lt;wsp:rsid wsp:val=&quot;00264AD3&quot;/&gt;&lt;wsp:rsid wsp:val=&quot;00264D10&quot;/&gt;&lt;wsp:rsid wsp:val=&quot;002657CC&quot;/&gt;&lt;wsp:rsid wsp:val=&quot;00265B16&quot;/&gt;&lt;wsp:rsid wsp:val=&quot;00265E13&quot;/&gt;&lt;wsp:rsid wsp:val=&quot;00265E88&quot;/&gt;&lt;wsp:rsid wsp:val=&quot;00266E80&quot;/&gt;&lt;wsp:rsid wsp:val=&quot;00271CD8&quot;/&gt;&lt;wsp:rsid wsp:val=&quot;002724A8&quot;/&gt;&lt;wsp:rsid wsp:val=&quot;002724BA&quot;/&gt;&lt;wsp:rsid wsp:val=&quot;00273438&quot;/&gt;&lt;wsp:rsid wsp:val=&quot;002740CD&quot;/&gt;&lt;wsp:rsid wsp:val=&quot;00275AFD&quot;/&gt;&lt;wsp:rsid wsp:val=&quot;00276831&quot;/&gt;&lt;wsp:rsid wsp:val=&quot;00276F00&quot;/&gt;&lt;wsp:rsid wsp:val=&quot;00277D36&quot;/&gt;&lt;wsp:rsid wsp:val=&quot;00277ED3&quot;/&gt;&lt;wsp:rsid wsp:val=&quot;002821FC&quot;/&gt;&lt;wsp:rsid wsp:val=&quot;00282839&quot;/&gt;&lt;wsp:rsid wsp:val=&quot;00283CDA&quot;/&gt;&lt;wsp:rsid wsp:val=&quot;002860A4&quot;/&gt;&lt;wsp:rsid wsp:val=&quot;00292400&quot;/&gt;&lt;wsp:rsid wsp:val=&quot;002934BD&quot;/&gt;&lt;wsp:rsid wsp:val=&quot;002937A9&quot;/&gt;&lt;wsp:rsid wsp:val=&quot;002937C3&quot;/&gt;&lt;wsp:rsid wsp:val=&quot;00293896&quot;/&gt;&lt;wsp:rsid wsp:val=&quot;0029424F&quot;/&gt;&lt;wsp:rsid wsp:val=&quot;00294287&quot;/&gt;&lt;wsp:rsid wsp:val=&quot;00294355&quot;/&gt;&lt;wsp:rsid wsp:val=&quot;00295129&quot;/&gt;&lt;wsp:rsid wsp:val=&quot;00295857&quot;/&gt;&lt;wsp:rsid wsp:val=&quot;0029585E&quot;/&gt;&lt;wsp:rsid wsp:val=&quot;0029589F&quot;/&gt;&lt;wsp:rsid wsp:val=&quot;002967B0&quot;/&gt;&lt;wsp:rsid wsp:val=&quot;002A1398&quot;/&gt;&lt;wsp:rsid wsp:val=&quot;002A2611&quot;/&gt;&lt;wsp:rsid wsp:val=&quot;002A3329&quot;/&gt;&lt;wsp:rsid wsp:val=&quot;002A440C&quot;/&gt;&lt;wsp:rsid wsp:val=&quot;002A512E&quot;/&gt;&lt;wsp:rsid wsp:val=&quot;002A5FC5&quot;/&gt;&lt;wsp:rsid wsp:val=&quot;002A729A&quot;/&gt;&lt;wsp:rsid wsp:val=&quot;002B18FF&quot;/&gt;&lt;wsp:rsid wsp:val=&quot;002B199F&quot;/&gt;&lt;wsp:rsid wsp:val=&quot;002B20AA&quot;/&gt;&lt;wsp:rsid wsp:val=&quot;002B378A&quot;/&gt;&lt;wsp:rsid wsp:val=&quot;002B4403&quot;/&gt;&lt;wsp:rsid wsp:val=&quot;002B4C8D&quot;/&gt;&lt;wsp:rsid wsp:val=&quot;002B5587&quot;/&gt;&lt;wsp:rsid wsp:val=&quot;002B5A2D&quot;/&gt;&lt;wsp:rsid wsp:val=&quot;002B6134&quot;/&gt;&lt;wsp:rsid wsp:val=&quot;002B6194&quot;/&gt;&lt;wsp:rsid wsp:val=&quot;002B61CB&quot;/&gt;&lt;wsp:rsid wsp:val=&quot;002B6C6B&quot;/&gt;&lt;wsp:rsid wsp:val=&quot;002B6F28&quot;/&gt;&lt;wsp:rsid wsp:val=&quot;002B7571&quot;/&gt;&lt;wsp:rsid wsp:val=&quot;002B75D6&quot;/&gt;&lt;wsp:rsid wsp:val=&quot;002C04F1&quot;/&gt;&lt;wsp:rsid wsp:val=&quot;002C1057&quot;/&gt;&lt;wsp:rsid wsp:val=&quot;002C2B6F&quot;/&gt;&lt;wsp:rsid wsp:val=&quot;002C3734&quot;/&gt;&lt;wsp:rsid wsp:val=&quot;002C574E&quot;/&gt;&lt;wsp:rsid wsp:val=&quot;002C5BE6&quot;/&gt;&lt;wsp:rsid wsp:val=&quot;002C7C5B&quot;/&gt;&lt;wsp:rsid wsp:val=&quot;002D0258&quot;/&gt;&lt;wsp:rsid wsp:val=&quot;002D0EB2&quot;/&gt;&lt;wsp:rsid wsp:val=&quot;002D1D05&quot;/&gt;&lt;wsp:rsid wsp:val=&quot;002D27F7&quot;/&gt;&lt;wsp:rsid wsp:val=&quot;002D289C&quot;/&gt;&lt;wsp:rsid wsp:val=&quot;002D2DBA&quot;/&gt;&lt;wsp:rsid wsp:val=&quot;002D3BDF&quot;/&gt;&lt;wsp:rsid wsp:val=&quot;002D3D7F&quot;/&gt;&lt;wsp:rsid wsp:val=&quot;002D42C2&quot;/&gt;&lt;wsp:rsid wsp:val=&quot;002D486E&quot;/&gt;&lt;wsp:rsid wsp:val=&quot;002D499C&quot;/&gt;&lt;wsp:rsid wsp:val=&quot;002D5169&quot;/&gt;&lt;wsp:rsid wsp:val=&quot;002D5343&quot;/&gt;&lt;wsp:rsid wsp:val=&quot;002D5A17&quot;/&gt;&lt;wsp:rsid wsp:val=&quot;002D7B93&quot;/&gt;&lt;wsp:rsid wsp:val=&quot;002E05C6&quot;/&gt;&lt;wsp:rsid wsp:val=&quot;002E17A6&quot;/&gt;&lt;wsp:rsid wsp:val=&quot;002E3199&quot;/&gt;&lt;wsp:rsid wsp:val=&quot;002E54D9&quot;/&gt;&lt;wsp:rsid wsp:val=&quot;002F07AF&quot;/&gt;&lt;wsp:rsid wsp:val=&quot;002F3464&quot;/&gt;&lt;wsp:rsid wsp:val=&quot;002F34BB&quot;/&gt;&lt;wsp:rsid wsp:val=&quot;002F3C97&quot;/&gt;&lt;wsp:rsid wsp:val=&quot;002F57A4&quot;/&gt;&lt;wsp:rsid wsp:val=&quot;002F6558&quot;/&gt;&lt;wsp:rsid wsp:val=&quot;002F7CD7&quot;/&gt;&lt;wsp:rsid wsp:val=&quot;002F7FCE&quot;/&gt;&lt;wsp:rsid wsp:val=&quot;003013B4&quot;/&gt;&lt;wsp:rsid wsp:val=&quot;00301B1A&quot;/&gt;&lt;wsp:rsid wsp:val=&quot;003035B7&quot;/&gt;&lt;wsp:rsid wsp:val=&quot;00303CFE&quot;/&gt;&lt;wsp:rsid wsp:val=&quot;0030456F&quot;/&gt;&lt;wsp:rsid wsp:val=&quot;003045E3&quot;/&gt;&lt;wsp:rsid wsp:val=&quot;0030546F&quot;/&gt;&lt;wsp:rsid wsp:val=&quot;00305D8B&quot;/&gt;&lt;wsp:rsid wsp:val=&quot;00305FCC&quot;/&gt;&lt;wsp:rsid wsp:val=&quot;003066E8&quot;/&gt;&lt;wsp:rsid wsp:val=&quot;00307E60&quot;/&gt;&lt;wsp:rsid wsp:val=&quot;00310BBB&quot;/&gt;&lt;wsp:rsid wsp:val=&quot;00311101&quot;/&gt;&lt;wsp:rsid wsp:val=&quot;0031317A&quot;/&gt;&lt;wsp:rsid wsp:val=&quot;00313926&quot;/&gt;&lt;wsp:rsid wsp:val=&quot;00313952&quot;/&gt;&lt;wsp:rsid wsp:val=&quot;003142E1&quot;/&gt;&lt;wsp:rsid wsp:val=&quot;00315FF7&quot;/&gt;&lt;wsp:rsid wsp:val=&quot;003175CE&quot;/&gt;&lt;wsp:rsid wsp:val=&quot;00317CFE&quot;/&gt;&lt;wsp:rsid wsp:val=&quot;00320972&quot;/&gt;&lt;wsp:rsid wsp:val=&quot;00321390&quot;/&gt;&lt;wsp:rsid wsp:val=&quot;0032161A&quot;/&gt;&lt;wsp:rsid wsp:val=&quot;00321CF9&quot;/&gt;&lt;wsp:rsid wsp:val=&quot;00322107&quot;/&gt;&lt;wsp:rsid wsp:val=&quot;003239A0&quot;/&gt;&lt;wsp:rsid wsp:val=&quot;00323F02&quot;/&gt;&lt;wsp:rsid wsp:val=&quot;00325716&quot;/&gt;&lt;wsp:rsid wsp:val=&quot;00326362&quot;/&gt;&lt;wsp:rsid wsp:val=&quot;00326590&quot;/&gt;&lt;wsp:rsid wsp:val=&quot;00326B5D&quot;/&gt;&lt;wsp:rsid wsp:val=&quot;0032712E&quot;/&gt;&lt;wsp:rsid wsp:val=&quot;0033191A&quot;/&gt;&lt;wsp:rsid wsp:val=&quot;00331EF5&quot;/&gt;&lt;wsp:rsid wsp:val=&quot;00332430&quot;/&gt;&lt;wsp:rsid wsp:val=&quot;00333118&quot;/&gt;&lt;wsp:rsid wsp:val=&quot;00333511&quot;/&gt;&lt;wsp:rsid wsp:val=&quot;00333694&quot;/&gt;&lt;wsp:rsid wsp:val=&quot;00333F1E&quot;/&gt;&lt;wsp:rsid wsp:val=&quot;00336ADB&quot;/&gt;&lt;wsp:rsid wsp:val=&quot;0033782C&quot;/&gt;&lt;wsp:rsid wsp:val=&quot;00337C84&quot;/&gt;&lt;wsp:rsid wsp:val=&quot;0034049C&quot;/&gt;&lt;wsp:rsid wsp:val=&quot;0034163B&quot;/&gt;&lt;wsp:rsid wsp:val=&quot;00341AF2&quot;/&gt;&lt;wsp:rsid wsp:val=&quot;00343C4C&quot;/&gt;&lt;wsp:rsid wsp:val=&quot;00344A7F&quot;/&gt;&lt;wsp:rsid wsp:val=&quot;00345DBF&quot;/&gt;&lt;wsp:rsid wsp:val=&quot;003469C0&quot;/&gt;&lt;wsp:rsid wsp:val=&quot;00346EFE&quot;/&gt;&lt;wsp:rsid wsp:val=&quot;003502EC&quot;/&gt;&lt;wsp:rsid wsp:val=&quot;00350D8B&quot;/&gt;&lt;wsp:rsid wsp:val=&quot;00350E4F&quot;/&gt;&lt;wsp:rsid wsp:val=&quot;0035202A&quot;/&gt;&lt;wsp:rsid wsp:val=&quot;00353041&quot;/&gt;&lt;wsp:rsid wsp:val=&quot;0035311A&quot;/&gt;&lt;wsp:rsid wsp:val=&quot;0035394D&quot;/&gt;&lt;wsp:rsid wsp:val=&quot;00353C6B&quot;/&gt;&lt;wsp:rsid wsp:val=&quot;00353CA2&quot;/&gt;&lt;wsp:rsid wsp:val=&quot;00353CD0&quot;/&gt;&lt;wsp:rsid wsp:val=&quot;00355262&quot;/&gt;&lt;wsp:rsid wsp:val=&quot;00355DF7&quot;/&gt;&lt;wsp:rsid wsp:val=&quot;00355F5F&quot;/&gt;&lt;wsp:rsid wsp:val=&quot;003569FD&quot;/&gt;&lt;wsp:rsid wsp:val=&quot;00357223&quot;/&gt;&lt;wsp:rsid wsp:val=&quot;003576AA&quot;/&gt;&lt;wsp:rsid wsp:val=&quot;00364C49&quot;/&gt;&lt;wsp:rsid wsp:val=&quot;00365AC1&quot;/&gt;&lt;wsp:rsid wsp:val=&quot;00366BEE&quot;/&gt;&lt;wsp:rsid wsp:val=&quot;00370013&quot;/&gt;&lt;wsp:rsid wsp:val=&quot;0037011B&quot;/&gt;&lt;wsp:rsid wsp:val=&quot;00370795&quot;/&gt;&lt;wsp:rsid wsp:val=&quot;00372009&quot;/&gt;&lt;wsp:rsid wsp:val=&quot;0037237A&quot;/&gt;&lt;wsp:rsid wsp:val=&quot;003726A5&quot;/&gt;&lt;wsp:rsid wsp:val=&quot;00372AF2&quot;/&gt;&lt;wsp:rsid wsp:val=&quot;00374844&quot;/&gt;&lt;wsp:rsid wsp:val=&quot;00376603&quot;/&gt;&lt;wsp:rsid wsp:val=&quot;003771D8&quot;/&gt;&lt;wsp:rsid wsp:val=&quot;00377319&quot;/&gt;&lt;wsp:rsid wsp:val=&quot;00381219&quot;/&gt;&lt;wsp:rsid wsp:val=&quot;003817ED&quot;/&gt;&lt;wsp:rsid wsp:val=&quot;0038382D&quot;/&gt;&lt;wsp:rsid wsp:val=&quot;0038460A&quot;/&gt;&lt;wsp:rsid wsp:val=&quot;00384FFB&quot;/&gt;&lt;wsp:rsid wsp:val=&quot;00385518&quot;/&gt;&lt;wsp:rsid wsp:val=&quot;00386FF8&quot;/&gt;&lt;wsp:rsid wsp:val=&quot;00387067&quot;/&gt;&lt;wsp:rsid wsp:val=&quot;003875A5&quot;/&gt;&lt;wsp:rsid wsp:val=&quot;003879F3&quot;/&gt;&lt;wsp:rsid wsp:val=&quot;00387A32&quot;/&gt;&lt;wsp:rsid wsp:val=&quot;003904BB&quot;/&gt;&lt;wsp:rsid wsp:val=&quot;003909D1&quot;/&gt;&lt;wsp:rsid wsp:val=&quot;00390AE6&quot;/&gt;&lt;wsp:rsid wsp:val=&quot;00390D47&quot;/&gt;&lt;wsp:rsid wsp:val=&quot;003913CC&quot;/&gt;&lt;wsp:rsid wsp:val=&quot;0039208D&quot;/&gt;&lt;wsp:rsid wsp:val=&quot;0039284A&quot;/&gt;&lt;wsp:rsid wsp:val=&quot;003928E1&quot;/&gt;&lt;wsp:rsid wsp:val=&quot;00392A7C&quot;/&gt;&lt;wsp:rsid wsp:val=&quot;00393305&quot;/&gt;&lt;wsp:rsid wsp:val=&quot;003933F8&quot;/&gt;&lt;wsp:rsid wsp:val=&quot;003937E4&quot;/&gt;&lt;wsp:rsid wsp:val=&quot;00394669&quot;/&gt;&lt;wsp:rsid wsp:val=&quot;00394838&quot;/&gt;&lt;wsp:rsid wsp:val=&quot;00395B68&quot;/&gt;&lt;wsp:rsid wsp:val=&quot;00395C4D&quot;/&gt;&lt;wsp:rsid wsp:val=&quot;00397A39&quot;/&gt;&lt;wsp:rsid wsp:val=&quot;003A0A22&quot;/&gt;&lt;wsp:rsid wsp:val=&quot;003A0D34&quot;/&gt;&lt;wsp:rsid wsp:val=&quot;003A0DD4&quot;/&gt;&lt;wsp:rsid wsp:val=&quot;003A1B5E&quot;/&gt;&lt;wsp:rsid wsp:val=&quot;003A29DE&quot;/&gt;&lt;wsp:rsid wsp:val=&quot;003A45E3&quot;/&gt;&lt;wsp:rsid wsp:val=&quot;003A7F68&quot;/&gt;&lt;wsp:rsid wsp:val=&quot;003B01CF&quot;/&gt;&lt;wsp:rsid wsp:val=&quot;003B117C&quot;/&gt;&lt;wsp:rsid wsp:val=&quot;003B149E&quot;/&gt;&lt;wsp:rsid wsp:val=&quot;003B21A9&quot;/&gt;&lt;wsp:rsid wsp:val=&quot;003B2EC4&quot;/&gt;&lt;wsp:rsid wsp:val=&quot;003B35F5&quot;/&gt;&lt;wsp:rsid wsp:val=&quot;003B4C33&quot;/&gt;&lt;wsp:rsid wsp:val=&quot;003B5114&quot;/&gt;&lt;wsp:rsid wsp:val=&quot;003B61F2&quot;/&gt;&lt;wsp:rsid wsp:val=&quot;003B62AA&quot;/&gt;&lt;wsp:rsid wsp:val=&quot;003B6A25&quot;/&gt;&lt;wsp:rsid wsp:val=&quot;003C13B1&quot;/&gt;&lt;wsp:rsid wsp:val=&quot;003C25BB&quot;/&gt;&lt;wsp:rsid wsp:val=&quot;003C3F48&quot;/&gt;&lt;wsp:rsid wsp:val=&quot;003C43A6&quot;/&gt;&lt;wsp:rsid wsp:val=&quot;003C4710&quot;/&gt;&lt;wsp:rsid wsp:val=&quot;003C56A5&quot;/&gt;&lt;wsp:rsid wsp:val=&quot;003C5ADB&quot;/&gt;&lt;wsp:rsid wsp:val=&quot;003C5B0E&quot;/&gt;&lt;wsp:rsid wsp:val=&quot;003C5C1D&quot;/&gt;&lt;wsp:rsid wsp:val=&quot;003C6580&quot;/&gt;&lt;wsp:rsid wsp:val=&quot;003D116D&quot;/&gt;&lt;wsp:rsid wsp:val=&quot;003D1621&quot;/&gt;&lt;wsp:rsid wsp:val=&quot;003D1A65&quot;/&gt;&lt;wsp:rsid wsp:val=&quot;003D2003&quot;/&gt;&lt;wsp:rsid wsp:val=&quot;003D38CC&quot;/&gt;&lt;wsp:rsid wsp:val=&quot;003D472F&quot;/&gt;&lt;wsp:rsid wsp:val=&quot;003D50E1&quot;/&gt;&lt;wsp:rsid wsp:val=&quot;003D57D9&quot;/&gt;&lt;wsp:rsid wsp:val=&quot;003D79C6&quot;/&gt;&lt;wsp:rsid wsp:val=&quot;003E0059&quot;/&gt;&lt;wsp:rsid wsp:val=&quot;003E04F3&quot;/&gt;&lt;wsp:rsid wsp:val=&quot;003E0B7B&quot;/&gt;&lt;wsp:rsid wsp:val=&quot;003E121C&quot;/&gt;&lt;wsp:rsid wsp:val=&quot;003E383B&quot;/&gt;&lt;wsp:rsid wsp:val=&quot;003E3AE7&quot;/&gt;&lt;wsp:rsid wsp:val=&quot;003E5040&quot;/&gt;&lt;wsp:rsid wsp:val=&quot;003E54DC&quot;/&gt;&lt;wsp:rsid wsp:val=&quot;003E58B3&quot;/&gt;&lt;wsp:rsid wsp:val=&quot;003E73CD&quot;/&gt;&lt;wsp:rsid wsp:val=&quot;003E7778&quot;/&gt;&lt;wsp:rsid wsp:val=&quot;003EADEF&quot;/&gt;&lt;wsp:rsid wsp:val=&quot;003F0001&quot;/&gt;&lt;wsp:rsid wsp:val=&quot;003F2121&quot;/&gt;&lt;wsp:rsid wsp:val=&quot;003F254D&quot;/&gt;&lt;wsp:rsid wsp:val=&quot;003F2B7B&quot;/&gt;&lt;wsp:rsid wsp:val=&quot;003F5F45&quot;/&gt;&lt;wsp:rsid wsp:val=&quot;003F662A&quot;/&gt;&lt;wsp:rsid wsp:val=&quot;003F6ABF&quot;/&gt;&lt;wsp:rsid wsp:val=&quot;003F745B&quot;/&gt;&lt;wsp:rsid wsp:val=&quot;003F798B&quot;/&gt;&lt;wsp:rsid wsp:val=&quot;003F7A40&quot;/&gt;&lt;wsp:rsid wsp:val=&quot;0040106A&quot;/&gt;&lt;wsp:rsid wsp:val=&quot;004017CF&quot;/&gt;&lt;wsp:rsid wsp:val=&quot;00401DE6&quot;/&gt;&lt;wsp:rsid wsp:val=&quot;00401F24&quot;/&gt;&lt;wsp:rsid wsp:val=&quot;00402169&quot;/&gt;&lt;wsp:rsid wsp:val=&quot;00403AC2&quot;/&gt;&lt;wsp:rsid wsp:val=&quot;00404284&quot;/&gt;&lt;wsp:rsid wsp:val=&quot;004046CA&quot;/&gt;&lt;wsp:rsid wsp:val=&quot;004049A4&quot;/&gt;&lt;wsp:rsid wsp:val=&quot;00406426&quot;/&gt;&lt;wsp:rsid wsp:val=&quot;004079BF&quot;/&gt;&lt;wsp:rsid wsp:val=&quot;00407DAC&quot;/&gt;&lt;wsp:rsid wsp:val=&quot;004119A6&quot;/&gt;&lt;wsp:rsid wsp:val=&quot;00411A8B&quot;/&gt;&lt;wsp:rsid wsp:val=&quot;00411E91&quot;/&gt;&lt;wsp:rsid wsp:val=&quot;004126C8&quot;/&gt;&lt;wsp:rsid wsp:val=&quot;00412AAA&quot;/&gt;&lt;wsp:rsid wsp:val=&quot;00414663&quot;/&gt;&lt;wsp:rsid wsp:val=&quot;00415D32&quot;/&gt;&lt;wsp:rsid wsp:val=&quot;00417165&quot;/&gt;&lt;wsp:rsid wsp:val=&quot;004173CD&quot;/&gt;&lt;wsp:rsid wsp:val=&quot;0041751B&quot;/&gt;&lt;wsp:rsid wsp:val=&quot;004175C5&quot;/&gt;&lt;wsp:rsid wsp:val=&quot;004176D8&quot;/&gt;&lt;wsp:rsid wsp:val=&quot;00417E90&quot;/&gt;&lt;wsp:rsid wsp:val=&quot;004213D7&quot;/&gt;&lt;wsp:rsid wsp:val=&quot;00421FA3&quot;/&gt;&lt;wsp:rsid wsp:val=&quot;00422A42&quot;/&gt;&lt;wsp:rsid wsp:val=&quot;00422BEF&quot;/&gt;&lt;wsp:rsid wsp:val=&quot;00423AD7&quot;/&gt;&lt;wsp:rsid wsp:val=&quot;00423BFB&quot;/&gt;&lt;wsp:rsid wsp:val=&quot;00424AC8&quot;/&gt;&lt;wsp:rsid wsp:val=&quot;00425060&quot;/&gt;&lt;wsp:rsid wsp:val=&quot;004253B8&quot;/&gt;&lt;wsp:rsid wsp:val=&quot;00426605&quot;/&gt;&lt;wsp:rsid wsp:val=&quot;00427F59&quot;/&gt;&lt;wsp:rsid wsp:val=&quot;00431C9B&quot;/&gt;&lt;wsp:rsid wsp:val=&quot;00432CA7&quot;/&gt;&lt;wsp:rsid wsp:val=&quot;00433170&quot;/&gt;&lt;wsp:rsid wsp:val=&quot;004336DF&quot;/&gt;&lt;wsp:rsid wsp:val=&quot;00434010&quot;/&gt;&lt;wsp:rsid wsp:val=&quot;00434123&quot;/&gt;&lt;wsp:rsid wsp:val=&quot;004346CA&quot;/&gt;&lt;wsp:rsid wsp:val=&quot;004359EF&quot;/&gt;&lt;wsp:rsid wsp:val=&quot;00435F1C&quot;/&gt;&lt;wsp:rsid wsp:val=&quot;0043622C&quot;/&gt;&lt;wsp:rsid wsp:val=&quot;00436A47&quot;/&gt;&lt;wsp:rsid wsp:val=&quot;00437A75&quot;/&gt;&lt;wsp:rsid wsp:val=&quot;00441245&quot;/&gt;&lt;wsp:rsid wsp:val=&quot;0044185F&quot;/&gt;&lt;wsp:rsid wsp:val=&quot;00441E4C&quot;/&gt;&lt;wsp:rsid wsp:val=&quot;00441E65&quot;/&gt;&lt;wsp:rsid wsp:val=&quot;00442458&quot;/&gt;&lt;wsp:rsid wsp:val=&quot;00442D45&quot;/&gt;&lt;wsp:rsid wsp:val=&quot;004431CE&quot;/&gt;&lt;wsp:rsid wsp:val=&quot;00443393&quot;/&gt;&lt;wsp:rsid wsp:val=&quot;00443B6B&quot;/&gt;&lt;wsp:rsid wsp:val=&quot;00444813&quot;/&gt;&lt;wsp:rsid wsp:val=&quot;00444836&quot;/&gt;&lt;wsp:rsid wsp:val=&quot;00444D13&quot;/&gt;&lt;wsp:rsid wsp:val=&quot;00447B1C&quot;/&gt;&lt;wsp:rsid wsp:val=&quot;004505E1&quot;/&gt;&lt;wsp:rsid wsp:val=&quot;00450D96&quot;/&gt;&lt;wsp:rsid wsp:val=&quot;004519CF&quot;/&gt;&lt;wsp:rsid wsp:val=&quot;0045234B&quot;/&gt;&lt;wsp:rsid wsp:val=&quot;004526FB&quot;/&gt;&lt;wsp:rsid wsp:val=&quot;00453692&quot;/&gt;&lt;wsp:rsid wsp:val=&quot;00455044&quot;/&gt;&lt;wsp:rsid wsp:val=&quot;00455571&quot;/&gt;&lt;wsp:rsid wsp:val=&quot;00456C59&quot;/&gt;&lt;wsp:rsid wsp:val=&quot;00456F02&quot;/&gt;&lt;wsp:rsid wsp:val=&quot;0046215A&quot;/&gt;&lt;wsp:rsid wsp:val=&quot;00462814&quot;/&gt;&lt;wsp:rsid wsp:val=&quot;00463818&quot;/&gt;&lt;wsp:rsid wsp:val=&quot;004639C4&quot;/&gt;&lt;wsp:rsid wsp:val=&quot;004639E7&quot;/&gt;&lt;wsp:rsid wsp:val=&quot;00465841&quot;/&gt;&lt;wsp:rsid wsp:val=&quot;00465D31&quot;/&gt;&lt;wsp:rsid wsp:val=&quot;004664E7&quot;/&gt;&lt;wsp:rsid wsp:val=&quot;00466E39&quot;/&gt;&lt;wsp:rsid wsp:val=&quot;00467A0C&quot;/&gt;&lt;wsp:rsid wsp:val=&quot;004701FC&quot;/&gt;&lt;wsp:rsid wsp:val=&quot;00470ED1&quot;/&gt;&lt;wsp:rsid wsp:val=&quot;00470F05&quot;/&gt;&lt;wsp:rsid wsp:val=&quot;0047119D&quot;/&gt;&lt;wsp:rsid wsp:val=&quot;00472A92&quot;/&gt;&lt;wsp:rsid wsp:val=&quot;00475813&quot;/&gt;&lt;wsp:rsid wsp:val=&quot;004763DB&quot;/&gt;&lt;wsp:rsid wsp:val=&quot;004772B8&quot;/&gt;&lt;wsp:rsid wsp:val=&quot;00480111&quot;/&gt;&lt;wsp:rsid wsp:val=&quot;00481610&quot;/&gt;&lt;wsp:rsid wsp:val=&quot;0048224A&quot;/&gt;&lt;wsp:rsid wsp:val=&quot;00482B32&quot;/&gt;&lt;wsp:rsid wsp:val=&quot;00485C43&quot;/&gt;&lt;wsp:rsid wsp:val=&quot;00485E4E&quot;/&gt;&lt;wsp:rsid wsp:val=&quot;00486B9D&quot;/&gt;&lt;wsp:rsid wsp:val=&quot;00487096&quot;/&gt;&lt;wsp:rsid wsp:val=&quot;00487BB8&quot;/&gt;&lt;wsp:rsid wsp:val=&quot;00490E36&quot;/&gt;&lt;wsp:rsid wsp:val=&quot;00490E71&quot;/&gt;&lt;wsp:rsid wsp:val=&quot;004919A2&quot;/&gt;&lt;wsp:rsid wsp:val=&quot;00491BB0&quot;/&gt;&lt;wsp:rsid wsp:val=&quot;00491DA5&quot;/&gt;&lt;wsp:rsid wsp:val=&quot;00492000&quot;/&gt;&lt;wsp:rsid wsp:val=&quot;0049293E&quot;/&gt;&lt;wsp:rsid wsp:val=&quot;00493EBC&quot;/&gt;&lt;wsp:rsid wsp:val=&quot;00494908&quot;/&gt;&lt;wsp:rsid wsp:val=&quot;00494FCD&quot;/&gt;&lt;wsp:rsid wsp:val=&quot;004950EC&quot;/&gt;&lt;wsp:rsid wsp:val=&quot;00495580&quot;/&gt;&lt;wsp:rsid wsp:val=&quot;00497CB7&quot;/&gt;&lt;wsp:rsid wsp:val=&quot;00497CD1&quot;/&gt;&lt;wsp:rsid wsp:val=&quot;004A0D24&quot;/&gt;&lt;wsp:rsid wsp:val=&quot;004A1D03&quot;/&gt;&lt;wsp:rsid wsp:val=&quot;004A24FD&quot;/&gt;&lt;wsp:rsid wsp:val=&quot;004A3B42&quot;/&gt;&lt;wsp:rsid wsp:val=&quot;004A41AA&quot;/&gt;&lt;wsp:rsid wsp:val=&quot;004A6B32&quot;/&gt;&lt;wsp:rsid wsp:val=&quot;004A7E47&quot;/&gt;&lt;wsp:rsid wsp:val=&quot;004B1512&quot;/&gt;&lt;wsp:rsid wsp:val=&quot;004B425A&quot;/&gt;&lt;wsp:rsid wsp:val=&quot;004B546C&quot;/&gt;&lt;wsp:rsid wsp:val=&quot;004B598B&quot;/&gt;&lt;wsp:rsid wsp:val=&quot;004B674B&quot;/&gt;&lt;wsp:rsid wsp:val=&quot;004B7024&quot;/&gt;&lt;wsp:rsid wsp:val=&quot;004B7879&quot;/&gt;&lt;wsp:rsid wsp:val=&quot;004C0082&quot;/&gt;&lt;wsp:rsid wsp:val=&quot;004C1014&quot;/&gt;&lt;wsp:rsid wsp:val=&quot;004C1BE8&quot;/&gt;&lt;wsp:rsid wsp:val=&quot;004C1F50&quot;/&gt;&lt;wsp:rsid wsp:val=&quot;004C2646&quot;/&gt;&lt;wsp:rsid wsp:val=&quot;004C2F85&quot;/&gt;&lt;wsp:rsid wsp:val=&quot;004C5033&quot;/&gt;&lt;wsp:rsid wsp:val=&quot;004C588E&quot;/&gt;&lt;wsp:rsid wsp:val=&quot;004C5B7C&quot;/&gt;&lt;wsp:rsid wsp:val=&quot;004C5EB8&quot;/&gt;&lt;wsp:rsid wsp:val=&quot;004C6D75&quot;/&gt;&lt;wsp:rsid wsp:val=&quot;004C7687&quot;/&gt;&lt;wsp:rsid wsp:val=&quot;004D1528&quot;/&gt;&lt;wsp:rsid wsp:val=&quot;004D17BD&quot;/&gt;&lt;wsp:rsid wsp:val=&quot;004D27E8&quot;/&gt;&lt;wsp:rsid wsp:val=&quot;004D2E46&quot;/&gt;&lt;wsp:rsid wsp:val=&quot;004D4FC4&quot;/&gt;&lt;wsp:rsid wsp:val=&quot;004D51D8&quot;/&gt;&lt;wsp:rsid wsp:val=&quot;004D5439&quot;/&gt;&lt;wsp:rsid wsp:val=&quot;004D61F9&quot;/&gt;&lt;wsp:rsid wsp:val=&quot;004D642B&quot;/&gt;&lt;wsp:rsid wsp:val=&quot;004D6B1C&quot;/&gt;&lt;wsp:rsid wsp:val=&quot;004D717F&quot;/&gt;&lt;wsp:rsid wsp:val=&quot;004E0355&quot;/&gt;&lt;wsp:rsid wsp:val=&quot;004E0506&quot;/&gt;&lt;wsp:rsid wsp:val=&quot;004E1F1A&quot;/&gt;&lt;wsp:rsid wsp:val=&quot;004E2490&quot;/&gt;&lt;wsp:rsid wsp:val=&quot;004E352F&quot;/&gt;&lt;wsp:rsid wsp:val=&quot;004E382E&quot;/&gt;&lt;wsp:rsid wsp:val=&quot;004E4D46&quot;/&gt;&lt;wsp:rsid wsp:val=&quot;004E5DFB&quot;/&gt;&lt;wsp:rsid wsp:val=&quot;004E6167&quot;/&gt;&lt;wsp:rsid wsp:val=&quot;004E7C9C&quot;/&gt;&lt;wsp:rsid wsp:val=&quot;004F03C6&quot;/&gt;&lt;wsp:rsid wsp:val=&quot;004F0B25&quot;/&gt;&lt;wsp:rsid wsp:val=&quot;004F0F07&quot;/&gt;&lt;wsp:rsid wsp:val=&quot;004F145A&quot;/&gt;&lt;wsp:rsid wsp:val=&quot;004F1F83&quot;/&gt;&lt;wsp:rsid wsp:val=&quot;004F2D2E&quot;/&gt;&lt;wsp:rsid wsp:val=&quot;004F35F4&quot;/&gt;&lt;wsp:rsid wsp:val=&quot;004F4A13&quot;/&gt;&lt;wsp:rsid wsp:val=&quot;004F5A52&quot;/&gt;&lt;wsp:rsid wsp:val=&quot;004F5E19&quot;/&gt;&lt;wsp:rsid wsp:val=&quot;004F651D&quot;/&gt;&lt;wsp:rsid wsp:val=&quot;004F7649&quot;/&gt;&lt;wsp:rsid wsp:val=&quot;004F765E&quot;/&gt;&lt;wsp:rsid wsp:val=&quot;00500169&quot;/&gt;&lt;wsp:rsid wsp:val=&quot;005014C3&quot;/&gt;&lt;wsp:rsid wsp:val=&quot;00503357&quot;/&gt;&lt;wsp:rsid wsp:val=&quot;00503969&quot;/&gt;&lt;wsp:rsid wsp:val=&quot;00503F68&quot;/&gt;&lt;wsp:rsid wsp:val=&quot;00504A89&quot;/&gt;&lt;wsp:rsid wsp:val=&quot;00504EDE&quot;/&gt;&lt;wsp:rsid wsp:val=&quot;005060C3&quot;/&gt;&lt;wsp:rsid wsp:val=&quot;00506588&quot;/&gt;&lt;wsp:rsid wsp:val=&quot;005077E4&quot;/&gt;&lt;wsp:rsid wsp:val=&quot;00507D55&quot;/&gt;&lt;wsp:rsid wsp:val=&quot;0051024A&quot;/&gt;&lt;wsp:rsid wsp:val=&quot;0051057A&quot;/&gt;&lt;wsp:rsid wsp:val=&quot;00511785&quot;/&gt;&lt;wsp:rsid wsp:val=&quot;005144C2&quot;/&gt;&lt;wsp:rsid wsp:val=&quot;0051551E&quot;/&gt;&lt;wsp:rsid wsp:val=&quot;005237BA&quot;/&gt;&lt;wsp:rsid wsp:val=&quot;00523BE9&quot;/&gt;&lt;wsp:rsid wsp:val=&quot;00523FD1&quot;/&gt;&lt;wsp:rsid wsp:val=&quot;0052490C&quot;/&gt;&lt;wsp:rsid wsp:val=&quot;00527DD2&quot;/&gt;&lt;wsp:rsid wsp:val=&quot;00530680&quot;/&gt;&lt;wsp:rsid wsp:val=&quot;0053115D&quot;/&gt;&lt;wsp:rsid wsp:val=&quot;00532AD2&quot;/&gt;&lt;wsp:rsid wsp:val=&quot;00532C13&quot;/&gt;&lt;wsp:rsid wsp:val=&quot;00532E03&quot;/&gt;&lt;wsp:rsid wsp:val=&quot;00533587&quot;/&gt;&lt;wsp:rsid wsp:val=&quot;00533A6D&quot;/&gt;&lt;wsp:rsid wsp:val=&quot;00535853&quot;/&gt;&lt;wsp:rsid wsp:val=&quot;00536CA6&quot;/&gt;&lt;wsp:rsid wsp:val=&quot;00537E99&quot;/&gt;&lt;wsp:rsid wsp:val=&quot;005410C6&quot;/&gt;&lt;wsp:rsid wsp:val=&quot;005420D7&quot;/&gt;&lt;wsp:rsid wsp:val=&quot;00542C73&quot;/&gt;&lt;wsp:rsid wsp:val=&quot;00544E17&quot;/&gt;&lt;wsp:rsid wsp:val=&quot;00544FBE&quot;/&gt;&lt;wsp:rsid wsp:val=&quot;005462D6&quot;/&gt;&lt;wsp:rsid wsp:val=&quot;00547FAC&quot;/&gt;&lt;wsp:rsid wsp:val=&quot;00552DE5&quot;/&gt;&lt;wsp:rsid wsp:val=&quot;00552EB2&quot;/&gt;&lt;wsp:rsid wsp:val=&quot;00554BB5&quot;/&gt;&lt;wsp:rsid wsp:val=&quot;00554D8A&quot;/&gt;&lt;wsp:rsid wsp:val=&quot;00555335&quot;/&gt;&lt;wsp:rsid wsp:val=&quot;00556239&quot;/&gt;&lt;wsp:rsid wsp:val=&quot;0055658D&quot;/&gt;&lt;wsp:rsid wsp:val=&quot;005608D8&quot;/&gt;&lt;wsp:rsid wsp:val=&quot;00560984&quot;/&gt;&lt;wsp:rsid wsp:val=&quot;00560F67&quot;/&gt;&lt;wsp:rsid wsp:val=&quot;00561E9C&quot;/&gt;&lt;wsp:rsid wsp:val=&quot;005620F2&quot;/&gt;&lt;wsp:rsid wsp:val=&quot;00563F1C&quot;/&gt;&lt;wsp:rsid wsp:val=&quot;00564F81&quot;/&gt;&lt;wsp:rsid wsp:val=&quot;005718D7&quot;/&gt;&lt;wsp:rsid wsp:val=&quot;00571D57&quot;/&gt;&lt;wsp:rsid wsp:val=&quot;0057222F&quot;/&gt;&lt;wsp:rsid wsp:val=&quot;00572BB2&quot;/&gt;&lt;wsp:rsid wsp:val=&quot;0057621F&quot;/&gt;&lt;wsp:rsid wsp:val=&quot;00576632&quot;/&gt;&lt;wsp:rsid wsp:val=&quot;005819B2&quot;/&gt;&lt;wsp:rsid wsp:val=&quot;00581C82&quot;/&gt;&lt;wsp:rsid wsp:val=&quot;00581DEB&quot;/&gt;&lt;wsp:rsid wsp:val=&quot;00582089&quot;/&gt;&lt;wsp:rsid wsp:val=&quot;005827BD&quot;/&gt;&lt;wsp:rsid wsp:val=&quot;00583B2D&quot;/&gt;&lt;wsp:rsid wsp:val=&quot;005857B0&quot;/&gt;&lt;wsp:rsid wsp:val=&quot;00585B7F&quot;/&gt;&lt;wsp:rsid wsp:val=&quot;00585E06&quot;/&gt;&lt;wsp:rsid wsp:val=&quot;00586386&quot;/&gt;&lt;wsp:rsid wsp:val=&quot;0058647A&quot;/&gt;&lt;wsp:rsid wsp:val=&quot;005865AC&quot;/&gt;&lt;wsp:rsid wsp:val=&quot;00590321&quot;/&gt;&lt;wsp:rsid wsp:val=&quot;0059068D&quot;/&gt;&lt;wsp:rsid wsp:val=&quot;00590990&quot;/&gt;&lt;wsp:rsid wsp:val=&quot;005910D8&quot;/&gt;&lt;wsp:rsid wsp:val=&quot;00591F3E&quot;/&gt;&lt;wsp:rsid wsp:val=&quot;00592121&quot;/&gt;&lt;wsp:rsid wsp:val=&quot;0059387C&quot;/&gt;&lt;wsp:rsid wsp:val=&quot;0059501B&quot;/&gt;&lt;wsp:rsid wsp:val=&quot;0059545B&quot;/&gt;&lt;wsp:rsid wsp:val=&quot;005A2560&quot;/&gt;&lt;wsp:rsid wsp:val=&quot;005A3607&quot;/&gt;&lt;wsp:rsid wsp:val=&quot;005A4426&quot;/&gt;&lt;wsp:rsid wsp:val=&quot;005A589A&quot;/&gt;&lt;wsp:rsid wsp:val=&quot;005B0598&quot;/&gt;&lt;wsp:rsid wsp:val=&quot;005B2A92&quot;/&gt;&lt;wsp:rsid wsp:val=&quot;005B310E&quot;/&gt;&lt;wsp:rsid wsp:val=&quot;005B35E8&quot;/&gt;&lt;wsp:rsid wsp:val=&quot;005B3C74&quot;/&gt;&lt;wsp:rsid wsp:val=&quot;005B472F&quot;/&gt;&lt;wsp:rsid wsp:val=&quot;005B4930&quot;/&gt;&lt;wsp:rsid wsp:val=&quot;005B4F4D&quot;/&gt;&lt;wsp:rsid wsp:val=&quot;005B79B2&quot;/&gt;&lt;wsp:rsid wsp:val=&quot;005B7D0F&quot;/&gt;&lt;wsp:rsid wsp:val=&quot;005C0CAD&quot;/&gt;&lt;wsp:rsid wsp:val=&quot;005C0D62&quot;/&gt;&lt;wsp:rsid wsp:val=&quot;005C1886&quot;/&gt;&lt;wsp:rsid wsp:val=&quot;005C1DB7&quot;/&gt;&lt;wsp:rsid wsp:val=&quot;005C34F8&quot;/&gt;&lt;wsp:rsid wsp:val=&quot;005C41A4&quot;/&gt;&lt;wsp:rsid wsp:val=&quot;005C424F&quot;/&gt;&lt;wsp:rsid wsp:val=&quot;005C4989&quot;/&gt;&lt;wsp:rsid wsp:val=&quot;005C4B8A&quot;/&gt;&lt;wsp:rsid wsp:val=&quot;005C7616&quot;/&gt;&lt;wsp:rsid wsp:val=&quot;005C78CA&quot;/&gt;&lt;wsp:rsid wsp:val=&quot;005D0954&quot;/&gt;&lt;wsp:rsid wsp:val=&quot;005D0A4F&quot;/&gt;&lt;wsp:rsid wsp:val=&quot;005D0DF2&quot;/&gt;&lt;wsp:rsid wsp:val=&quot;005D1890&quot;/&gt;&lt;wsp:rsid wsp:val=&quot;005D2482&quot;/&gt;&lt;wsp:rsid wsp:val=&quot;005D5784&quot;/&gt;&lt;wsp:rsid wsp:val=&quot;005D6B9D&quot;/&gt;&lt;wsp:rsid wsp:val=&quot;005D701A&quot;/&gt;&lt;wsp:rsid wsp:val=&quot;005E13BA&quot;/&gt;&lt;wsp:rsid wsp:val=&quot;005E2581&quot;/&gt;&lt;wsp:rsid wsp:val=&quot;005E3282&quot;/&gt;&lt;wsp:rsid wsp:val=&quot;005E355C&quot;/&gt;&lt;wsp:rsid wsp:val=&quot;005E45CD&quot;/&gt;&lt;wsp:rsid wsp:val=&quot;005E50E5&quot;/&gt;&lt;wsp:rsid wsp:val=&quot;005E5239&quot;/&gt;&lt;wsp:rsid wsp:val=&quot;005E7F57&quot;/&gt;&lt;wsp:rsid wsp:val=&quot;005F031E&quot;/&gt;&lt;wsp:rsid wsp:val=&quot;005F0714&quot;/&gt;&lt;wsp:rsid wsp:val=&quot;005F389A&quot;/&gt;&lt;wsp:rsid wsp:val=&quot;005F3BB5&quot;/&gt;&lt;wsp:rsid wsp:val=&quot;005F45B3&quot;/&gt;&lt;wsp:rsid wsp:val=&quot;005F47F6&quot;/&gt;&lt;wsp:rsid wsp:val=&quot;005F5B5E&quot;/&gt;&lt;wsp:rsid wsp:val=&quot;005F7528&quot;/&gt;&lt;wsp:rsid wsp:val=&quot;005F7973&quot;/&gt;&lt;wsp:rsid wsp:val=&quot;005FB855&quot;/&gt;&lt;wsp:rsid wsp:val=&quot;006003DC&quot;/&gt;&lt;wsp:rsid wsp:val=&quot;00600632&quot;/&gt;&lt;wsp:rsid wsp:val=&quot;0060070D&quot;/&gt;&lt;wsp:rsid wsp:val=&quot;00600DD1&quot;/&gt;&lt;wsp:rsid wsp:val=&quot;00601A94&quot;/&gt;&lt;wsp:rsid wsp:val=&quot;00603518&quot;/&gt;&lt;wsp:rsid wsp:val=&quot;00604217&quot;/&gt;&lt;wsp:rsid wsp:val=&quot;00605BA0&quot;/&gt;&lt;wsp:rsid wsp:val=&quot;00605CDF&quot;/&gt;&lt;wsp:rsid wsp:val=&quot;006060A9&quot;/&gt;&lt;wsp:rsid wsp:val=&quot;00607E88&quot;/&gt;&lt;wsp:rsid wsp:val=&quot;0060F02E&quot;/&gt;&lt;wsp:rsid wsp:val=&quot;00611591&quot;/&gt;&lt;wsp:rsid wsp:val=&quot;00612140&quot;/&gt;&lt;wsp:rsid wsp:val=&quot;00613240&quot;/&gt;&lt;wsp:rsid wsp:val=&quot;00614ABD&quot;/&gt;&lt;wsp:rsid wsp:val=&quot;00615505&quot;/&gt;&lt;wsp:rsid wsp:val=&quot;0061673D&quot;/&gt;&lt;wsp:rsid wsp:val=&quot;00620A85&quot;/&gt;&lt;wsp:rsid wsp:val=&quot;00620BC4&quot;/&gt;&lt;wsp:rsid wsp:val=&quot;00620BD8&quot;/&gt;&lt;wsp:rsid wsp:val=&quot;0062127F&quot;/&gt;&lt;wsp:rsid wsp:val=&quot;006241E4&quot;/&gt;&lt;wsp:rsid wsp:val=&quot;00624A9E&quot;/&gt;&lt;wsp:rsid wsp:val=&quot;00624ADE&quot;/&gt;&lt;wsp:rsid wsp:val=&quot;00625B26&quot;/&gt;&lt;wsp:rsid wsp:val=&quot;00627A13&quot;/&gt;&lt;wsp:rsid wsp:val=&quot;00627C86&quot;/&gt;&lt;wsp:rsid wsp:val=&quot;00631891&quot;/&gt;&lt;wsp:rsid wsp:val=&quot;00632EFB&quot;/&gt;&lt;wsp:rsid wsp:val=&quot;00633A91&quot;/&gt;&lt;wsp:rsid wsp:val=&quot;00634A89&quot;/&gt;&lt;wsp:rsid wsp:val=&quot;0063500C&quot;/&gt;&lt;wsp:rsid wsp:val=&quot;00636780&quot;/&gt;&lt;wsp:rsid wsp:val=&quot;00636D82&quot;/&gt;&lt;wsp:rsid wsp:val=&quot;006375A4&quot;/&gt;&lt;wsp:rsid wsp:val=&quot;006378CD&quot;/&gt;&lt;wsp:rsid wsp:val=&quot;0064039B&quot;/&gt;&lt;wsp:rsid wsp:val=&quot;00641AC9&quot;/&gt;&lt;wsp:rsid wsp:val=&quot;006423B0&quot;/&gt;&lt;wsp:rsid wsp:val=&quot;00642AB3&quot;/&gt;&lt;wsp:rsid wsp:val=&quot;00642FAE&quot;/&gt;&lt;wsp:rsid wsp:val=&quot;00643FD7&quot;/&gt;&lt;wsp:rsid wsp:val=&quot;00644D02&quot;/&gt;&lt;wsp:rsid wsp:val=&quot;00645588&quot;/&gt;&lt;wsp:rsid wsp:val=&quot;006479B4&quot;/&gt;&lt;wsp:rsid wsp:val=&quot;006507B2&quot;/&gt;&lt;wsp:rsid wsp:val=&quot;00650D4B&quot;/&gt;&lt;wsp:rsid wsp:val=&quot;00650E21&quot;/&gt;&lt;wsp:rsid wsp:val=&quot;006515C4&quot;/&gt;&lt;wsp:rsid wsp:val=&quot;00653016&quot;/&gt;&lt;wsp:rsid wsp:val=&quot;00653941&quot;/&gt;&lt;wsp:rsid wsp:val=&quot;00653B4A&quot;/&gt;&lt;wsp:rsid wsp:val=&quot;0065555F&quot;/&gt;&lt;wsp:rsid wsp:val=&quot;0065639E&quot;/&gt;&lt;wsp:rsid wsp:val=&quot;006571EF&quot;/&gt;&lt;wsp:rsid wsp:val=&quot;0065753F&quot;/&gt;&lt;wsp:rsid wsp:val=&quot;0066003F&quot;/&gt;&lt;wsp:rsid wsp:val=&quot;0066044F&quot;/&gt;&lt;wsp:rsid wsp:val=&quot;00660B9C&quot;/&gt;&lt;wsp:rsid wsp:val=&quot;006617B5&quot;/&gt;&lt;wsp:rsid wsp:val=&quot;00661D27&quot;/&gt;&lt;wsp:rsid wsp:val=&quot;00662905&quot;/&gt;&lt;wsp:rsid wsp:val=&quot;0066328C&quot;/&gt;&lt;wsp:rsid wsp:val=&quot;00663B50&quot;/&gt;&lt;wsp:rsid wsp:val=&quot;006647A4&quot;/&gt;&lt;wsp:rsid wsp:val=&quot;006652CB&quot;/&gt;&lt;wsp:rsid wsp:val=&quot;00665B19&quot;/&gt;&lt;wsp:rsid wsp:val=&quot;00666EB9&quot;/&gt;&lt;wsp:rsid wsp:val=&quot;00670343&quot;/&gt;&lt;wsp:rsid wsp:val=&quot;006710B2&quot;/&gt;&lt;wsp:rsid wsp:val=&quot;0067119D&quot;/&gt;&lt;wsp:rsid wsp:val=&quot;0067206E&quot;/&gt;&lt;wsp:rsid wsp:val=&quot;00672CFE&quot;/&gt;&lt;wsp:rsid wsp:val=&quot;0067326E&quot;/&gt;&lt;wsp:rsid wsp:val=&quot;00673BBC&quot;/&gt;&lt;wsp:rsid wsp:val=&quot;00673D7E&quot;/&gt;&lt;wsp:rsid wsp:val=&quot;00673EDC&quot;/&gt;&lt;wsp:rsid wsp:val=&quot;00674236&quot;/&gt;&lt;wsp:rsid wsp:val=&quot;0067443F&quot;/&gt;&lt;wsp:rsid wsp:val=&quot;00674C9F&quot;/&gt;&lt;wsp:rsid wsp:val=&quot;00675F3E&quot;/&gt;&lt;wsp:rsid wsp:val=&quot;0067623C&quot;/&gt;&lt;wsp:rsid wsp:val=&quot;00676C63&quot;/&gt;&lt;wsp:rsid wsp:val=&quot;0068020C&quot;/&gt;&lt;wsp:rsid wsp:val=&quot;006818D6&quot;/&gt;&lt;wsp:rsid wsp:val=&quot;006823C7&quot;/&gt;&lt;wsp:rsid wsp:val=&quot;0068242C&quot;/&gt;&lt;wsp:rsid wsp:val=&quot;006830EF&quot;/&gt;&lt;wsp:rsid wsp:val=&quot;006844DD&quot;/&gt;&lt;wsp:rsid wsp:val=&quot;0068599E&quot;/&gt;&lt;wsp:rsid wsp:val=&quot;00686525&quot;/&gt;&lt;wsp:rsid wsp:val=&quot;00686667&quot;/&gt;&lt;wsp:rsid wsp:val=&quot;00686D05&quot;/&gt;&lt;wsp:rsid wsp:val=&quot;006905BA&quot;/&gt;&lt;wsp:rsid wsp:val=&quot;00691387&quot;/&gt;&lt;wsp:rsid wsp:val=&quot;006924A1&quot;/&gt;&lt;wsp:rsid wsp:val=&quot;00692AF4&quot;/&gt;&lt;wsp:rsid wsp:val=&quot;00694400&quot;/&gt;&lt;wsp:rsid wsp:val=&quot;00694BD3&quot;/&gt;&lt;wsp:rsid wsp:val=&quot;00694F22&quot;/&gt;&lt;wsp:rsid wsp:val=&quot;006959AB&quot;/&gt;&lt;wsp:rsid wsp:val=&quot;00695F1E&quot;/&gt;&lt;wsp:rsid wsp:val=&quot;006960DB&quot;/&gt;&lt;wsp:rsid wsp:val=&quot;0069618C&quot;/&gt;&lt;wsp:rsid wsp:val=&quot;006A3450&quot;/&gt;&lt;wsp:rsid wsp:val=&quot;006A44FB&quot;/&gt;&lt;wsp:rsid wsp:val=&quot;006A498C&quot;/&gt;&lt;wsp:rsid wsp:val=&quot;006A528D&quot;/&gt;&lt;wsp:rsid wsp:val=&quot;006A53AE&quot;/&gt;&lt;wsp:rsid wsp:val=&quot;006A53F4&quot;/&gt;&lt;wsp:rsid wsp:val=&quot;006A57E7&quot;/&gt;&lt;wsp:rsid wsp:val=&quot;006A5CD1&quot;/&gt;&lt;wsp:rsid wsp:val=&quot;006A659A&quot;/&gt;&lt;wsp:rsid wsp:val=&quot;006B0AE0&quot;/&gt;&lt;wsp:rsid wsp:val=&quot;006B168B&quot;/&gt;&lt;wsp:rsid wsp:val=&quot;006B307E&quot;/&gt;&lt;wsp:rsid wsp:val=&quot;006B38EF&quot;/&gt;&lt;wsp:rsid wsp:val=&quot;006B39A3&quot;/&gt;&lt;wsp:rsid wsp:val=&quot;006B3FA4&quot;/&gt;&lt;wsp:rsid wsp:val=&quot;006B4DD2&quot;/&gt;&lt;wsp:rsid wsp:val=&quot;006B5F14&quot;/&gt;&lt;wsp:rsid wsp:val=&quot;006B629C&quot;/&gt;&lt;wsp:rsid wsp:val=&quot;006B68F0&quot;/&gt;&lt;wsp:rsid wsp:val=&quot;006B6FA6&quot;/&gt;&lt;wsp:rsid wsp:val=&quot;006B7192&quot;/&gt;&lt;wsp:rsid wsp:val=&quot;006B729F&quot;/&gt;&lt;wsp:rsid wsp:val=&quot;006B78AF&quot;/&gt;&lt;wsp:rsid wsp:val=&quot;006B7AD4&quot;/&gt;&lt;wsp:rsid wsp:val=&quot;006B7F82&quot;/&gt;&lt;wsp:rsid wsp:val=&quot;006C1A58&quot;/&gt;&lt;wsp:rsid wsp:val=&quot;006C23CB&quot;/&gt;&lt;wsp:rsid wsp:val=&quot;006C4AE6&quot;/&gt;&lt;wsp:rsid wsp:val=&quot;006C5E1D&quot;/&gt;&lt;wsp:rsid wsp:val=&quot;006C5EC5&quot;/&gt;&lt;wsp:rsid wsp:val=&quot;006C5F13&quot;/&gt;&lt;wsp:rsid wsp:val=&quot;006C7439&quot;/&gt;&lt;wsp:rsid wsp:val=&quot;006C7520&quot;/&gt;&lt;wsp:rsid wsp:val=&quot;006D02A6&quot;/&gt;&lt;wsp:rsid wsp:val=&quot;006D1528&quot;/&gt;&lt;wsp:rsid wsp:val=&quot;006D156F&quot;/&gt;&lt;wsp:rsid wsp:val=&quot;006D1A3D&quot;/&gt;&lt;wsp:rsid wsp:val=&quot;006D3FD4&quot;/&gt;&lt;wsp:rsid wsp:val=&quot;006D44E7&quot;/&gt;&lt;wsp:rsid wsp:val=&quot;006D459C&quot;/&gt;&lt;wsp:rsid wsp:val=&quot;006D495A&quot;/&gt;&lt;wsp:rsid wsp:val=&quot;006D5994&quot;/&gt;&lt;wsp:rsid wsp:val=&quot;006D5B9F&quot;/&gt;&lt;wsp:rsid wsp:val=&quot;006D75F4&quot;/&gt;&lt;wsp:rsid wsp:val=&quot;006D7B63&quot;/&gt;&lt;wsp:rsid wsp:val=&quot;006E02F5&quot;/&gt;&lt;wsp:rsid wsp:val=&quot;006E0B74&quot;/&gt;&lt;wsp:rsid wsp:val=&quot;006E185E&quot;/&gt;&lt;wsp:rsid wsp:val=&quot;006E19A1&quot;/&gt;&lt;wsp:rsid wsp:val=&quot;006E1BF5&quot;/&gt;&lt;wsp:rsid wsp:val=&quot;006E1CA3&quot;/&gt;&lt;wsp:rsid wsp:val=&quot;006E203A&quot;/&gt;&lt;wsp:rsid wsp:val=&quot;006E3833&quot;/&gt;&lt;wsp:rsid wsp:val=&quot;006E42E4&quot;/&gt;&lt;wsp:rsid wsp:val=&quot;006E5246&quot;/&gt;&lt;wsp:rsid wsp:val=&quot;006E5252&quot;/&gt;&lt;wsp:rsid wsp:val=&quot;006E76A1&quot;/&gt;&lt;wsp:rsid wsp:val=&quot;006E7916&quot;/&gt;&lt;wsp:rsid wsp:val=&quot;006F0286&quot;/&gt;&lt;wsp:rsid wsp:val=&quot;006F0C9F&quot;/&gt;&lt;wsp:rsid wsp:val=&quot;006F20FD&quot;/&gt;&lt;wsp:rsid wsp:val=&quot;006F4728&quot;/&gt;&lt;wsp:rsid wsp:val=&quot;006F6C2B&quot;/&gt;&lt;wsp:rsid wsp:val=&quot;006F6DCE&quot;/&gt;&lt;wsp:rsid wsp:val=&quot;006F772C&quot;/&gt;&lt;wsp:rsid wsp:val=&quot;006F7DC2&quot;/&gt;&lt;wsp:rsid wsp:val=&quot;00700212&quot;/&gt;&lt;wsp:rsid wsp:val=&quot;00700966&quot;/&gt;&lt;wsp:rsid wsp:val=&quot;00701136&quot;/&gt;&lt;wsp:rsid wsp:val=&quot;007011D7&quot;/&gt;&lt;wsp:rsid wsp:val=&quot;0070194D&quot;/&gt;&lt;wsp:rsid wsp:val=&quot;0070279B&quot;/&gt;&lt;wsp:rsid wsp:val=&quot;0070351A&quot;/&gt;&lt;wsp:rsid wsp:val=&quot;00706322&quot;/&gt;&lt;wsp:rsid wsp:val=&quot;00706F11&quot;/&gt;&lt;wsp:rsid wsp:val=&quot;007073D6&quot;/&gt;&lt;wsp:rsid wsp:val=&quot;00707827&quot;/&gt;&lt;wsp:rsid wsp:val=&quot;00710886&quot;/&gt;&lt;wsp:rsid wsp:val=&quot;007114CF&quot;/&gt;&lt;wsp:rsid wsp:val=&quot;007115BE&quot;/&gt;&lt;wsp:rsid wsp:val=&quot;00711CEA&quot;/&gt;&lt;wsp:rsid wsp:val=&quot;00712A1E&quot;/&gt;&lt;wsp:rsid wsp:val=&quot;00714398&quot;/&gt;&lt;wsp:rsid wsp:val=&quot;007165D5&quot;/&gt;&lt;wsp:rsid wsp:val=&quot;00716A3E&quot;/&gt;&lt;wsp:rsid wsp:val=&quot;00717798&quot;/&gt;&lt;wsp:rsid wsp:val=&quot;007200A1&quot;/&gt;&lt;wsp:rsid wsp:val=&quot;00720357&quot;/&gt;&lt;wsp:rsid wsp:val=&quot;007209E3&quot;/&gt;&lt;wsp:rsid wsp:val=&quot;007211DF&quot;/&gt;&lt;wsp:rsid wsp:val=&quot;00722978&quot;/&gt;&lt;wsp:rsid wsp:val=&quot;00723161&quot;/&gt;&lt;wsp:rsid wsp:val=&quot;00723B96&quot;/&gt;&lt;wsp:rsid wsp:val=&quot;00724DEF&quot;/&gt;&lt;wsp:rsid wsp:val=&quot;00724F81&quot;/&gt;&lt;wsp:rsid wsp:val=&quot;0072591D&quot;/&gt;&lt;wsp:rsid wsp:val=&quot;00725ED0&quot;/&gt;&lt;wsp:rsid wsp:val=&quot;00726298&quot;/&gt;&lt;wsp:rsid wsp:val=&quot;007273AE&quot;/&gt;&lt;wsp:rsid wsp:val=&quot;00727569&quot;/&gt;&lt;wsp:rsid wsp:val=&quot;00727A53&quot;/&gt;&lt;wsp:rsid wsp:val=&quot;007308B5&quot;/&gt;&lt;wsp:rsid wsp:val=&quot;00730E1F&quot;/&gt;&lt;wsp:rsid wsp:val=&quot;00730F60&quot;/&gt;&lt;wsp:rsid wsp:val=&quot;00731029&quot;/&gt;&lt;wsp:rsid wsp:val=&quot;0073117F&quot;/&gt;&lt;wsp:rsid wsp:val=&quot;007314ED&quot;/&gt;&lt;wsp:rsid wsp:val=&quot;00731DAF&quot;/&gt;&lt;wsp:rsid wsp:val=&quot;007325B7&quot;/&gt;&lt;wsp:rsid wsp:val=&quot;00733CF6&quot;/&gt;&lt;wsp:rsid wsp:val=&quot;007348BF&quot;/&gt;&lt;wsp:rsid wsp:val=&quot;00734E55&quot;/&gt;&lt;wsp:rsid wsp:val=&quot;00736288&quot;/&gt;&lt;wsp:rsid wsp:val=&quot;00736BE6&quot;/&gt;&lt;wsp:rsid wsp:val=&quot;00737981&quot;/&gt;&lt;wsp:rsid wsp:val=&quot;00740995&quot;/&gt;&lt;wsp:rsid wsp:val=&quot;007417D3&quot;/&gt;&lt;wsp:rsid wsp:val=&quot;007426D3&quot;/&gt;&lt;wsp:rsid wsp:val=&quot;00742E97&quot;/&gt;&lt;wsp:rsid wsp:val=&quot;00743FE0&quot;/&gt;&lt;wsp:rsid wsp:val=&quot;00744EE0&quot;/&gt;&lt;wsp:rsid wsp:val=&quot;007468C7&quot;/&gt;&lt;wsp:rsid wsp:val=&quot;00750EE3&quot;/&gt;&lt;wsp:rsid wsp:val=&quot;007510E7&quot;/&gt;&lt;wsp:rsid wsp:val=&quot;00751F3F&quot;/&gt;&lt;wsp:rsid wsp:val=&quot;00752FB6&quot;/&gt;&lt;wsp:rsid wsp:val=&quot;00753294&quot;/&gt;&lt;wsp:rsid wsp:val=&quot;00753549&quot;/&gt;&lt;wsp:rsid wsp:val=&quot;007536EF&quot;/&gt;&lt;wsp:rsid wsp:val=&quot;00753BCA&quot;/&gt;&lt;wsp:rsid wsp:val=&quot;00754245&quot;/&gt;&lt;wsp:rsid wsp:val=&quot;007563BD&quot;/&gt;&lt;wsp:rsid wsp:val=&quot;007566F2&quot;/&gt;&lt;wsp:rsid wsp:val=&quot;00756B77&quot;/&gt;&lt;wsp:rsid wsp:val=&quot;00756EB1&quot;/&gt;&lt;wsp:rsid wsp:val=&quot;0076091E&quot;/&gt;&lt;wsp:rsid wsp:val=&quot;00760E72&quot;/&gt;&lt;wsp:rsid wsp:val=&quot;0076141A&quot;/&gt;&lt;wsp:rsid wsp:val=&quot;00761662&quot;/&gt;&lt;wsp:rsid wsp:val=&quot;00762A9D&quot;/&gt;&lt;wsp:rsid wsp:val=&quot;00764669&quot;/&gt;&lt;wsp:rsid wsp:val=&quot;00765116&quot;/&gt;&lt;wsp:rsid wsp:val=&quot;007667AD&quot;/&gt;&lt;wsp:rsid wsp:val=&quot;00766F79&quot;/&gt;&lt;wsp:rsid wsp:val=&quot;0076706E&quot;/&gt;&lt;wsp:rsid wsp:val=&quot;007671CF&quot;/&gt;&lt;wsp:rsid wsp:val=&quot;007676C3&quot;/&gt;&lt;wsp:rsid wsp:val=&quot;00770BE8&quot;/&gt;&lt;wsp:rsid wsp:val=&quot;00770C24&quot;/&gt;&lt;wsp:rsid wsp:val=&quot;00770F15&quot;/&gt;&lt;wsp:rsid wsp:val=&quot;00771A9A&quot;/&gt;&lt;wsp:rsid wsp:val=&quot;00771E1F&quot;/&gt;&lt;wsp:rsid wsp:val=&quot;007723E7&quot;/&gt;&lt;wsp:rsid wsp:val=&quot;0077305C&quot;/&gt;&lt;wsp:rsid wsp:val=&quot;007735AB&quot;/&gt;&lt;wsp:rsid wsp:val=&quot;007738E3&quot;/&gt;&lt;wsp:rsid wsp:val=&quot;00773AC7&quot;/&gt;&lt;wsp:rsid wsp:val=&quot;007758C6&quot;/&gt;&lt;wsp:rsid wsp:val=&quot;007769AA&quot;/&gt;&lt;wsp:rsid wsp:val=&quot;0077EFFA&quot;/&gt;&lt;wsp:rsid wsp:val=&quot;007808D2&quot;/&gt;&lt;wsp:rsid wsp:val=&quot;00781408&quot;/&gt;&lt;wsp:rsid wsp:val=&quot;00781A6B&quot;/&gt;&lt;wsp:rsid wsp:val=&quot;00781D26&quot;/&gt;&lt;wsp:rsid wsp:val=&quot;00781D57&quot;/&gt;&lt;wsp:rsid wsp:val=&quot;0078338A&quot;/&gt;&lt;wsp:rsid wsp:val=&quot;00783494&quot;/&gt;&lt;wsp:rsid wsp:val=&quot;00784064&quot;/&gt;&lt;wsp:rsid wsp:val=&quot;007846CE&quot;/&gt;&lt;wsp:rsid wsp:val=&quot;00785423&quot;/&gt;&lt;wsp:rsid wsp:val=&quot;007871BA&quot;/&gt;&lt;wsp:rsid wsp:val=&quot;00791DBB&quot;/&gt;&lt;wsp:rsid wsp:val=&quot;00792DE8&quot;/&gt;&lt;wsp:rsid wsp:val=&quot;00793695&quot;/&gt;&lt;wsp:rsid wsp:val=&quot;00794D6A&quot;/&gt;&lt;wsp:rsid wsp:val=&quot;00795BE4&quot;/&gt;&lt;wsp:rsid wsp:val=&quot;00797371&quot;/&gt;&lt;wsp:rsid wsp:val=&quot;007974E5&quot;/&gt;&lt;wsp:rsid wsp:val=&quot;00797877&quot;/&gt;&lt;wsp:rsid wsp:val=&quot;00797F42&quot;/&gt;&lt;wsp:rsid wsp:val=&quot;007A0B86&quot;/&gt;&lt;wsp:rsid wsp:val=&quot;007A2CE9&quot;/&gt;&lt;wsp:rsid wsp:val=&quot;007A333C&quot;/&gt;&lt;wsp:rsid wsp:val=&quot;007A3587&quot;/&gt;&lt;wsp:rsid wsp:val=&quot;007A4A94&quot;/&gt;&lt;wsp:rsid wsp:val=&quot;007A4CDD&quot;/&gt;&lt;wsp:rsid wsp:val=&quot;007A53E9&quot;/&gt;&lt;wsp:rsid wsp:val=&quot;007A6F71&quot;/&gt;&lt;wsp:rsid wsp:val=&quot;007B00D6&quot;/&gt;&lt;wsp:rsid wsp:val=&quot;007B0610&quot;/&gt;&lt;wsp:rsid wsp:val=&quot;007B06DE&quot;/&gt;&lt;wsp:rsid wsp:val=&quot;007B112C&quot;/&gt;&lt;wsp:rsid wsp:val=&quot;007B192E&quot;/&gt;&lt;wsp:rsid wsp:val=&quot;007B1F6D&quot;/&gt;&lt;wsp:rsid wsp:val=&quot;007B232F&quot;/&gt;&lt;wsp:rsid wsp:val=&quot;007B3813&quot;/&gt;&lt;wsp:rsid wsp:val=&quot;007B5231&quot;/&gt;&lt;wsp:rsid wsp:val=&quot;007B5719&quot;/&gt;&lt;wsp:rsid wsp:val=&quot;007B6D0E&quot;/&gt;&lt;wsp:rsid wsp:val=&quot;007B6E11&quot;/&gt;&lt;wsp:rsid wsp:val=&quot;007B6EB6&quot;/&gt;&lt;wsp:rsid wsp:val=&quot;007C0A68&quot;/&gt;&lt;wsp:rsid wsp:val=&quot;007C0AA8&quot;/&gt;&lt;wsp:rsid wsp:val=&quot;007C27AA&quot;/&gt;&lt;wsp:rsid wsp:val=&quot;007C3461&quot;/&gt;&lt;wsp:rsid wsp:val=&quot;007C3F23&quot;/&gt;&lt;wsp:rsid wsp:val=&quot;007C441B&quot;/&gt;&lt;wsp:rsid wsp:val=&quot;007C4873&quot;/&gt;&lt;wsp:rsid wsp:val=&quot;007C773F&quot;/&gt;&lt;wsp:rsid wsp:val=&quot;007D027D&quot;/&gt;&lt;wsp:rsid wsp:val=&quot;007D13F7&quot;/&gt;&lt;wsp:rsid wsp:val=&quot;007D1815&quot;/&gt;&lt;wsp:rsid wsp:val=&quot;007D1BF8&quot;/&gt;&lt;wsp:rsid wsp:val=&quot;007D27DC&quot;/&gt;&lt;wsp:rsid wsp:val=&quot;007D2A66&quot;/&gt;&lt;wsp:rsid wsp:val=&quot;007D61BC&quot;/&gt;&lt;wsp:rsid wsp:val=&quot;007D6FC0&quot;/&gt;&lt;wsp:rsid wsp:val=&quot;007D7B25&quot;/&gt;&lt;wsp:rsid wsp:val=&quot;007DB92A&quot;/&gt;&lt;wsp:rsid wsp:val=&quot;007E1965&quot;/&gt;&lt;wsp:rsid wsp:val=&quot;007E1CA5&quot;/&gt;&lt;wsp:rsid wsp:val=&quot;007E2610&quot;/&gt;&lt;wsp:rsid wsp:val=&quot;007E2A78&quot;/&gt;&lt;wsp:rsid wsp:val=&quot;007E2FE5&quot;/&gt;&lt;wsp:rsid wsp:val=&quot;007E422B&quot;/&gt;&lt;wsp:rsid wsp:val=&quot;007E4891&quot;/&gt;&lt;wsp:rsid wsp:val=&quot;007E518D&quot;/&gt;&lt;wsp:rsid wsp:val=&quot;007E5BE4&quot;/&gt;&lt;wsp:rsid wsp:val=&quot;007E63B2&quot;/&gt;&lt;wsp:rsid wsp:val=&quot;007E6FD6&quot;/&gt;&lt;wsp:rsid wsp:val=&quot;007EA3E6&quot;/&gt;&lt;wsp:rsid wsp:val=&quot;007F01DE&quot;/&gt;&lt;wsp:rsid wsp:val=&quot;007F0B7A&quot;/&gt;&lt;wsp:rsid wsp:val=&quot;007F1D1C&quot;/&gt;&lt;wsp:rsid wsp:val=&quot;007F217C&quot;/&gt;&lt;wsp:rsid wsp:val=&quot;007F2C55&quot;/&gt;&lt;wsp:rsid wsp:val=&quot;007F39C5&quot;/&gt;&lt;wsp:rsid wsp:val=&quot;007F436D&quot;/&gt;&lt;wsp:rsid wsp:val=&quot;007F4794&quot;/&gt;&lt;wsp:rsid wsp:val=&quot;007F5ACF&quot;/&gt;&lt;wsp:rsid wsp:val=&quot;007F5E06&quot;/&gt;&lt;wsp:rsid wsp:val=&quot;007F5E19&quot;/&gt;&lt;wsp:rsid wsp:val=&quot;007F6D9D&quot;/&gt;&lt;wsp:rsid wsp:val=&quot;007F7FBB&quot;/&gt;&lt;wsp:rsid wsp:val=&quot;008030BF&quot;/&gt;&lt;wsp:rsid wsp:val=&quot;008032A3&quot;/&gt;&lt;wsp:rsid wsp:val=&quot;00803AAD&quot;/&gt;&lt;wsp:rsid wsp:val=&quot;00805223&quot;/&gt;&lt;wsp:rsid wsp:val=&quot;00805260&quot;/&gt;&lt;wsp:rsid wsp:val=&quot;00806C91&quot;/&gt;&lt;wsp:rsid wsp:val=&quot;008071B9&quot;/&gt;&lt;wsp:rsid wsp:val=&quot;008074A3&quot;/&gt;&lt;wsp:rsid wsp:val=&quot;00810A07&quot;/&gt;&lt;wsp:rsid wsp:val=&quot;00813528&quot;/&gt;&lt;wsp:rsid wsp:val=&quot;00813AD2&quot;/&gt;&lt;wsp:rsid wsp:val=&quot;00813E7E&quot;/&gt;&lt;wsp:rsid wsp:val=&quot;008148C4&quot;/&gt;&lt;wsp:rsid wsp:val=&quot;00814D6D&quot;/&gt;&lt;wsp:rsid wsp:val=&quot;00815F23&quot;/&gt;&lt;wsp:rsid wsp:val=&quot;0081721C&quot;/&gt;&lt;wsp:rsid wsp:val=&quot;00817DFB&quot;/&gt;&lt;wsp:rsid wsp:val=&quot;00820017&quot;/&gt;&lt;wsp:rsid wsp:val=&quot;008209CE&quot;/&gt;&lt;wsp:rsid wsp:val=&quot;008209E9&quot;/&gt;&lt;wsp:rsid wsp:val=&quot;00822BEA&quot;/&gt;&lt;wsp:rsid wsp:val=&quot;00824086&quot;/&gt;&lt;wsp:rsid wsp:val=&quot;008242EB&quot;/&gt;&lt;wsp:rsid wsp:val=&quot;00824321&quot;/&gt;&lt;wsp:rsid wsp:val=&quot;00824A4D&quot;/&gt;&lt;wsp:rsid wsp:val=&quot;00825371&quot;/&gt;&lt;wsp:rsid wsp:val=&quot;00826245&quot;/&gt;&lt;wsp:rsid wsp:val=&quot;0082631E&quot;/&gt;&lt;wsp:rsid wsp:val=&quot;00826449&quot;/&gt;&lt;wsp:rsid wsp:val=&quot;00826472&quot;/&gt;&lt;wsp:rsid wsp:val=&quot;00826C3F&quot;/&gt;&lt;wsp:rsid wsp:val=&quot;00826D49&quot;/&gt;&lt;wsp:rsid wsp:val=&quot;00827DC3&quot;/&gt;&lt;wsp:rsid wsp:val=&quot;00827EDA&quot;/&gt;&lt;wsp:rsid wsp:val=&quot;008302BC&quot;/&gt;&lt;wsp:rsid wsp:val=&quot;00831660&quot;/&gt;&lt;wsp:rsid wsp:val=&quot;008324FB&quot;/&gt;&lt;wsp:rsid wsp:val=&quot;00833144&quot;/&gt;&lt;wsp:rsid wsp:val=&quot;008342B7&quot;/&gt;&lt;wsp:rsid wsp:val=&quot;00835AF4&quot;/&gt;&lt;wsp:rsid wsp:val=&quot;00835D7F&quot;/&gt;&lt;wsp:rsid wsp:val=&quot;0084175D&quot;/&gt;&lt;wsp:rsid wsp:val=&quot;00841B26&quot;/&gt;&lt;wsp:rsid wsp:val=&quot;0084377A&quot;/&gt;&lt;wsp:rsid wsp:val=&quot;0084476D&quot;/&gt;&lt;wsp:rsid wsp:val=&quot;0084583E&quot;/&gt;&lt;wsp:rsid wsp:val=&quot;00845A90&quot;/&gt;&lt;wsp:rsid wsp:val=&quot;00851310&quot;/&gt;&lt;wsp:rsid wsp:val=&quot;00851B2B&quot;/&gt;&lt;wsp:rsid wsp:val=&quot;00852919&quot;/&gt;&lt;wsp:rsid wsp:val=&quot;00852D09&quot;/&gt;&lt;wsp:rsid wsp:val=&quot;00853F4F&quot;/&gt;&lt;wsp:rsid wsp:val=&quot;00855A27&quot;/&gt;&lt;wsp:rsid wsp:val=&quot;00856801&quot;/&gt;&lt;wsp:rsid wsp:val=&quot;008571DA&quot;/&gt;&lt;wsp:rsid wsp:val=&quot;00860E5C&quot;/&gt;&lt;wsp:rsid wsp:val=&quot;00860F89&quot;/&gt;&lt;wsp:rsid wsp:val=&quot;0086133C&quot;/&gt;&lt;wsp:rsid wsp:val=&quot;00862E48&quot;/&gt;&lt;wsp:rsid wsp:val=&quot;00863A7A&quot;/&gt;&lt;wsp:rsid wsp:val=&quot;00863C7A&quot;/&gt;&lt;wsp:rsid wsp:val=&quot;00864424&quot;/&gt;&lt;wsp:rsid wsp:val=&quot;00864890&quot;/&gt;&lt;wsp:rsid wsp:val=&quot;0086698E&quot;/&gt;&lt;wsp:rsid wsp:val=&quot;0087043F&quot;/&gt;&lt;wsp:rsid wsp:val=&quot;00871B73&quot;/&gt;&lt;wsp:rsid wsp:val=&quot;00872BE1&quot;/&gt;&lt;wsp:rsid wsp:val=&quot;00873506&quot;/&gt;&lt;wsp:rsid wsp:val=&quot;00873926&quot;/&gt;&lt;wsp:rsid wsp:val=&quot;0087428F&quot;/&gt;&lt;wsp:rsid wsp:val=&quot;008746D8&quot;/&gt;&lt;wsp:rsid wsp:val=&quot;008747DF&quot;/&gt;&lt;wsp:rsid wsp:val=&quot;00874F4C&quot;/&gt;&lt;wsp:rsid wsp:val=&quot;00877004&quot;/&gt;&lt;wsp:rsid wsp:val=&quot;008771D6&quot;/&gt;&lt;wsp:rsid wsp:val=&quot;008773F7&quot;/&gt;&lt;wsp:rsid wsp:val=&quot;00880223&quot;/&gt;&lt;wsp:rsid wsp:val=&quot;00881BA2&quot;/&gt;&lt;wsp:rsid wsp:val=&quot;00881D27&quot;/&gt;&lt;wsp:rsid wsp:val=&quot;0088254E&quot;/&gt;&lt;wsp:rsid wsp:val=&quot;008834E3&quot;/&gt;&lt;wsp:rsid wsp:val=&quot;00885240&quot;/&gt;&lt;wsp:rsid wsp:val=&quot;00885341&quot;/&gt;&lt;wsp:rsid wsp:val=&quot;00885F99&quot;/&gt;&lt;wsp:rsid wsp:val=&quot;008862EF&quot;/&gt;&lt;wsp:rsid wsp:val=&quot;00886576&quot;/&gt;&lt;wsp:rsid wsp:val=&quot;00886849&quot;/&gt;&lt;wsp:rsid wsp:val=&quot;0088726C&quot;/&gt;&lt;wsp:rsid wsp:val=&quot;008874F2&quot;/&gt;&lt;wsp:rsid wsp:val=&quot;00887935&quot;/&gt;&lt;wsp:rsid wsp:val=&quot;00887B65&quot;/&gt;&lt;wsp:rsid wsp:val=&quot;00890FBE&quot;/&gt;&lt;wsp:rsid wsp:val=&quot;00891454&quot;/&gt;&lt;wsp:rsid wsp:val=&quot;00891D8F&quot;/&gt;&lt;wsp:rsid wsp:val=&quot;00893751&quot;/&gt;&lt;wsp:rsid wsp:val=&quot;0089502C&quot;/&gt;&lt;wsp:rsid wsp:val=&quot;008957D5&quot;/&gt;&lt;wsp:rsid wsp:val=&quot;00895A2C&quot;/&gt;&lt;wsp:rsid wsp:val=&quot;00895D29&quot;/&gt;&lt;wsp:rsid wsp:val=&quot;00895E33&quot;/&gt;&lt;wsp:rsid wsp:val=&quot;0089675D&quot;/&gt;&lt;wsp:rsid wsp:val=&quot;0089691B&quot;/&gt;&lt;wsp:rsid wsp:val=&quot;00896BA4&quot;/&gt;&lt;wsp:rsid wsp:val=&quot;00896FA1&quot;/&gt;&lt;wsp:rsid wsp:val=&quot;008A0BCA&quot;/&gt;&lt;wsp:rsid wsp:val=&quot;008A1237&quot;/&gt;&lt;wsp:rsid wsp:val=&quot;008A266F&quot;/&gt;&lt;wsp:rsid wsp:val=&quot;008A2835&quot;/&gt;&lt;wsp:rsid wsp:val=&quot;008A29AC&quot;/&gt;&lt;wsp:rsid wsp:val=&quot;008A29CC&quot;/&gt;&lt;wsp:rsid wsp:val=&quot;008A3965&quot;/&gt;&lt;wsp:rsid wsp:val=&quot;008A435F&quot;/&gt;&lt;wsp:rsid wsp:val=&quot;008A455D&quot;/&gt;&lt;wsp:rsid wsp:val=&quot;008A4788&quot;/&gt;&lt;wsp:rsid wsp:val=&quot;008A484F&quot;/&gt;&lt;wsp:rsid wsp:val=&quot;008A4F3E&quot;/&gt;&lt;wsp:rsid wsp:val=&quot;008A6FAF&quot;/&gt;&lt;wsp:rsid wsp:val=&quot;008A7024&quot;/&gt;&lt;wsp:rsid wsp:val=&quot;008A7872&quot;/&gt;&lt;wsp:rsid wsp:val=&quot;008A7922&quot;/&gt;&lt;wsp:rsid wsp:val=&quot;008B3F67&quot;/&gt;&lt;wsp:rsid wsp:val=&quot;008B4B04&quot;/&gt;&lt;wsp:rsid wsp:val=&quot;008B5ADB&quot;/&gt;&lt;wsp:rsid wsp:val=&quot;008B5EF4&quot;/&gt;&lt;wsp:rsid wsp:val=&quot;008C0E58&quot;/&gt;&lt;wsp:rsid wsp:val=&quot;008C28A4&quot;/&gt;&lt;wsp:rsid wsp:val=&quot;008C2FA6&quot;/&gt;&lt;wsp:rsid wsp:val=&quot;008C3F80&quot;/&gt;&lt;wsp:rsid wsp:val=&quot;008C4586&quot;/&gt;&lt;wsp:rsid wsp:val=&quot;008C47BD&quot;/&gt;&lt;wsp:rsid wsp:val=&quot;008C6536&quot;/&gt;&lt;wsp:rsid wsp:val=&quot;008C6B12&quot;/&gt;&lt;wsp:rsid wsp:val=&quot;008C7656&quot;/&gt;&lt;wsp:rsid wsp:val=&quot;008D04B1&quot;/&gt;&lt;wsp:rsid wsp:val=&quot;008D2C14&quot;/&gt;&lt;wsp:rsid wsp:val=&quot;008D3C76&quot;/&gt;&lt;wsp:rsid wsp:val=&quot;008D48C1&quot;/&gt;&lt;wsp:rsid wsp:val=&quot;008D49C5&quot;/&gt;&lt;wsp:rsid wsp:val=&quot;008D559E&quot;/&gt;&lt;wsp:rsid wsp:val=&quot;008D609D&quot;/&gt;&lt;wsp:rsid wsp:val=&quot;008D6627&quot;/&gt;&lt;wsp:rsid wsp:val=&quot;008D67F4&quot;/&gt;&lt;wsp:rsid wsp:val=&quot;008E1161&quot;/&gt;&lt;wsp:rsid wsp:val=&quot;008E1F20&quot;/&gt;&lt;wsp:rsid wsp:val=&quot;008E1FE2&quot;/&gt;&lt;wsp:rsid wsp:val=&quot;008E2E15&quot;/&gt;&lt;wsp:rsid wsp:val=&quot;008E3058&quot;/&gt;&lt;wsp:rsid wsp:val=&quot;008E3990&quot;/&gt;&lt;wsp:rsid wsp:val=&quot;008E652D&quot;/&gt;&lt;wsp:rsid wsp:val=&quot;008E76D7&quot;/&gt;&lt;wsp:rsid wsp:val=&quot;008F03DF&quot;/&gt;&lt;wsp:rsid wsp:val=&quot;008F0AC8&quot;/&gt;&lt;wsp:rsid wsp:val=&quot;008F1065&quot;/&gt;&lt;wsp:rsid wsp:val=&quot;008F132E&quot;/&gt;&lt;wsp:rsid wsp:val=&quot;008F13B5&quot;/&gt;&lt;wsp:rsid wsp:val=&quot;008F2C19&quot;/&gt;&lt;wsp:rsid wsp:val=&quot;008F3BBA&quot;/&gt;&lt;wsp:rsid wsp:val=&quot;008F4E6C&quot;/&gt;&lt;wsp:rsid wsp:val=&quot;008F5BDB&quot;/&gt;&lt;wsp:rsid wsp:val=&quot;008F6377&quot;/&gt;&lt;wsp:rsid wsp:val=&quot;008F676A&quot;/&gt;&lt;wsp:rsid wsp:val=&quot;008F6AB1&quot;/&gt;&lt;wsp:rsid wsp:val=&quot;008F6DFC&quot;/&gt;&lt;wsp:rsid wsp:val=&quot;008F71B5&quot;/&gt;&lt;wsp:rsid wsp:val=&quot;00900A13&quot;/&gt;&lt;wsp:rsid wsp:val=&quot;00905051&quot;/&gt;&lt;wsp:rsid wsp:val=&quot;00905C82&quot;/&gt;&lt;wsp:rsid wsp:val=&quot;00905D81&quot;/&gt;&lt;wsp:rsid wsp:val=&quot;009065BE&quot;/&gt;&lt;wsp:rsid wsp:val=&quot;00910177&quot;/&gt;&lt;wsp:rsid wsp:val=&quot;0091040C&quot;/&gt;&lt;wsp:rsid wsp:val=&quot;009109B4&quot;/&gt;&lt;wsp:rsid wsp:val=&quot;00910C25&quot;/&gt;&lt;wsp:rsid wsp:val=&quot;009115FF&quot;/&gt;&lt;wsp:rsid wsp:val=&quot;00911AB1&quot;/&gt;&lt;wsp:rsid wsp:val=&quot;00911AEB&quot;/&gt;&lt;wsp:rsid wsp:val=&quot;00911EE9&quot;/&gt;&lt;wsp:rsid wsp:val=&quot;00912286&quot;/&gt;&lt;wsp:rsid wsp:val=&quot;00915A5F&quot;/&gt;&lt;wsp:rsid wsp:val=&quot;00915B26&quot;/&gt;&lt;wsp:rsid wsp:val=&quot;00915DE4&quot;/&gt;&lt;wsp:rsid wsp:val=&quot;00916B41&quot;/&gt;&lt;wsp:rsid wsp:val=&quot;00916D36&quot;/&gt;&lt;wsp:rsid wsp:val=&quot;00916DF6&quot;/&gt;&lt;wsp:rsid wsp:val=&quot;009171BC&quot;/&gt;&lt;wsp:rsid wsp:val=&quot;00917E89&quot;/&gt;&lt;wsp:rsid wsp:val=&quot;00920AB2&quot;/&gt;&lt;wsp:rsid wsp:val=&quot;00920E05&quot;/&gt;&lt;wsp:rsid wsp:val=&quot;0092101F&quot;/&gt;&lt;wsp:rsid wsp:val=&quot;0092120B&quot;/&gt;&lt;wsp:rsid wsp:val=&quot;009215B7&quot;/&gt;&lt;wsp:rsid wsp:val=&quot;0092186B&quot;/&gt;&lt;wsp:rsid wsp:val=&quot;009226F7&quot;/&gt;&lt;wsp:rsid wsp:val=&quot;00924E43&quot;/&gt;&lt;wsp:rsid wsp:val=&quot;009253FF&quot;/&gt;&lt;wsp:rsid wsp:val=&quot;0092604F&quot;/&gt;&lt;wsp:rsid wsp:val=&quot;00926E9B&quot;/&gt;&lt;wsp:rsid wsp:val=&quot;00927B9B&quot;/&gt;&lt;wsp:rsid wsp:val=&quot;00930095&quot;/&gt;&lt;wsp:rsid wsp:val=&quot;00930F78&quot;/&gt;&lt;wsp:rsid wsp:val=&quot;00931AB2&quot;/&gt;&lt;wsp:rsid wsp:val=&quot;009323DE&quot;/&gt;&lt;wsp:rsid wsp:val=&quot;00933374&quot;/&gt;&lt;wsp:rsid wsp:val=&quot;00933A19&quot;/&gt;&lt;wsp:rsid wsp:val=&quot;00935F38&quot;/&gt;&lt;wsp:rsid wsp:val=&quot;00936A5D&quot;/&gt;&lt;wsp:rsid wsp:val=&quot;00936D43&quot;/&gt;&lt;wsp:rsid wsp:val=&quot;0093774E&quot;/&gt;&lt;wsp:rsid wsp:val=&quot;0094296F&quot;/&gt;&lt;wsp:rsid wsp:val=&quot;009429EE&quot;/&gt;&lt;wsp:rsid wsp:val=&quot;00942D1A&quot;/&gt;&lt;wsp:rsid wsp:val=&quot;00944473&quot;/&gt;&lt;wsp:rsid wsp:val=&quot;00944C73&quot;/&gt;&lt;wsp:rsid wsp:val=&quot;0094663C&quot;/&gt;&lt;wsp:rsid wsp:val=&quot;00946DF6&quot;/&gt;&lt;wsp:rsid wsp:val=&quot;0094728E&quot;/&gt;&lt;wsp:rsid wsp:val=&quot;0095085F&quot;/&gt;&lt;wsp:rsid wsp:val=&quot;009512E1&quot;/&gt;&lt;wsp:rsid wsp:val=&quot;00951F3B&quot;/&gt;&lt;wsp:rsid wsp:val=&quot;00952A71&quot;/&gt;&lt;wsp:rsid wsp:val=&quot;0095313C&quot;/&gt;&lt;wsp:rsid wsp:val=&quot;009539C1&quot;/&gt;&lt;wsp:rsid wsp:val=&quot;00953E2B&quot;/&gt;&lt;wsp:rsid wsp:val=&quot;00955656&quot;/&gt;&lt;wsp:rsid wsp:val=&quot;009558A2&quot;/&gt;&lt;wsp:rsid wsp:val=&quot;00955CFE&quot;/&gt;&lt;wsp:rsid wsp:val=&quot;009569F7&quot;/&gt;&lt;wsp:rsid wsp:val=&quot;009573C3&quot;/&gt;&lt;wsp:rsid wsp:val=&quot;0095787C&quot;/&gt;&lt;wsp:rsid wsp:val=&quot;00961141&quot;/&gt;&lt;wsp:rsid wsp:val=&quot;009623DD&quot;/&gt;&lt;wsp:rsid wsp:val=&quot;009636E0&quot;/&gt;&lt;wsp:rsid wsp:val=&quot;00964CE9&quot;/&gt;&lt;wsp:rsid wsp:val=&quot;00965F22&quot;/&gt;&lt;wsp:rsid wsp:val=&quot;00967C00&quot;/&gt;&lt;wsp:rsid wsp:val=&quot;0097022C&quot;/&gt;&lt;wsp:rsid wsp:val=&quot;00970742&quot;/&gt;&lt;wsp:rsid wsp:val=&quot;00970F6B&quot;/&gt;&lt;wsp:rsid wsp:val=&quot;00971A6D&quot;/&gt;&lt;wsp:rsid wsp:val=&quot;009722C3&quot;/&gt;&lt;wsp:rsid wsp:val=&quot;0097297F&quot;/&gt;&lt;wsp:rsid wsp:val=&quot;00973ED3&quot;/&gt;&lt;wsp:rsid wsp:val=&quot;00974AF2&quot;/&gt;&lt;wsp:rsid wsp:val=&quot;009764FA&quot;/&gt;&lt;wsp:rsid wsp:val=&quot;0097662D&quot;/&gt;&lt;wsp:rsid wsp:val=&quot;009766CF&quot;/&gt;&lt;wsp:rsid wsp:val=&quot;009770D3&quot;/&gt;&lt;wsp:rsid wsp:val=&quot;00977ACF&quot;/&gt;&lt;wsp:rsid wsp:val=&quot;00977C94&quot;/&gt;&lt;wsp:rsid wsp:val=&quot;009804D4&quot;/&gt;&lt;wsp:rsid wsp:val=&quot;009808BB&quot;/&gt;&lt;wsp:rsid wsp:val=&quot;00982E1C&quot;/&gt;&lt;wsp:rsid wsp:val=&quot;00983A90&quot;/&gt;&lt;wsp:rsid wsp:val=&quot;00986A78&quot;/&gt;&lt;wsp:rsid wsp:val=&quot;00986C4B&quot;/&gt;&lt;wsp:rsid wsp:val=&quot;00986DA9&quot;/&gt;&lt;wsp:rsid wsp:val=&quot;0098CD6C&quot;/&gt;&lt;wsp:rsid wsp:val=&quot;00991A08&quot;/&gt;&lt;wsp:rsid wsp:val=&quot;0099203C&quot;/&gt;&lt;wsp:rsid wsp:val=&quot;00993190&quot;/&gt;&lt;wsp:rsid wsp:val=&quot;00994533&quot;/&gt;&lt;wsp:rsid wsp:val=&quot;00994FE2&quot;/&gt;&lt;wsp:rsid wsp:val=&quot;00995FD0&quot;/&gt;&lt;wsp:rsid wsp:val=&quot;00996BDA&quot;/&gt;&lt;wsp:rsid wsp:val=&quot;009972DA&quot;/&gt;&lt;wsp:rsid wsp:val=&quot;009A1D5E&quot;/&gt;&lt;wsp:rsid wsp:val=&quot;009A1EED&quot;/&gt;&lt;wsp:rsid wsp:val=&quot;009A2BD3&quot;/&gt;&lt;wsp:rsid wsp:val=&quot;009A2DDC&quot;/&gt;&lt;wsp:rsid wsp:val=&quot;009A308D&quot;/&gt;&lt;wsp:rsid wsp:val=&quot;009A5653&quot;/&gt;&lt;wsp:rsid wsp:val=&quot;009A5FDF&quot;/&gt;&lt;wsp:rsid wsp:val=&quot;009A6142&quot;/&gt;&lt;wsp:rsid wsp:val=&quot;009A725E&quot;/&gt;&lt;wsp:rsid wsp:val=&quot;009A7884&quot;/&gt;&lt;wsp:rsid wsp:val=&quot;009B0853&quot;/&gt;&lt;wsp:rsid wsp:val=&quot;009B0E09&quot;/&gt;&lt;wsp:rsid wsp:val=&quot;009B10C6&quot;/&gt;&lt;wsp:rsid wsp:val=&quot;009B3A40&quot;/&gt;&lt;wsp:rsid wsp:val=&quot;009B3CB6&quot;/&gt;&lt;wsp:rsid wsp:val=&quot;009B4054&quot;/&gt;&lt;wsp:rsid wsp:val=&quot;009B4164&quot;/&gt;&lt;wsp:rsid wsp:val=&quot;009B4884&quot;/&gt;&lt;wsp:rsid wsp:val=&quot;009B5F4E&quot;/&gt;&lt;wsp:rsid wsp:val=&quot;009B69F5&quot;/&gt;&lt;wsp:rsid wsp:val=&quot;009B6F26&quot;/&gt;&lt;wsp:rsid wsp:val=&quot;009B7963&quot;/&gt;&lt;wsp:rsid wsp:val=&quot;009C0930&quot;/&gt;&lt;wsp:rsid wsp:val=&quot;009C13FA&quot;/&gt;&lt;wsp:rsid wsp:val=&quot;009C31F3&quot;/&gt;&lt;wsp:rsid wsp:val=&quot;009C4813&quot;/&gt;&lt;wsp:rsid wsp:val=&quot;009C51AC&quot;/&gt;&lt;wsp:rsid wsp:val=&quot;009C5F1D&quot;/&gt;&lt;wsp:rsid wsp:val=&quot;009C5F41&quot;/&gt;&lt;wsp:rsid wsp:val=&quot;009C648B&quot;/&gt;&lt;wsp:rsid wsp:val=&quot;009C655D&quot;/&gt;&lt;wsp:rsid wsp:val=&quot;009C6A7A&quot;/&gt;&lt;wsp:rsid wsp:val=&quot;009C7616&quot;/&gt;&lt;wsp:rsid wsp:val=&quot;009C7C03&quot;/&gt;&lt;wsp:rsid wsp:val=&quot;009D01EB&quot;/&gt;&lt;wsp:rsid wsp:val=&quot;009D0C84&quot;/&gt;&lt;wsp:rsid wsp:val=&quot;009D2607&quot;/&gt;&lt;wsp:rsid wsp:val=&quot;009D304B&quot;/&gt;&lt;wsp:rsid wsp:val=&quot;009D4560&quot;/&gt;&lt;wsp:rsid wsp:val=&quot;009D4C81&quot;/&gt;&lt;wsp:rsid wsp:val=&quot;009D4C97&quot;/&gt;&lt;wsp:rsid wsp:val=&quot;009D4F40&quot;/&gt;&lt;wsp:rsid wsp:val=&quot;009D5ABB&quot;/&gt;&lt;wsp:rsid wsp:val=&quot;009D5AD3&quot;/&gt;&lt;wsp:rsid wsp:val=&quot;009D62D2&quot;/&gt;&lt;wsp:rsid wsp:val=&quot;009D69A4&quot;/&gt;&lt;wsp:rsid wsp:val=&quot;009E1007&quot;/&gt;&lt;wsp:rsid wsp:val=&quot;009E1D7A&quot;/&gt;&lt;wsp:rsid wsp:val=&quot;009E2547&quot;/&gt;&lt;wsp:rsid wsp:val=&quot;009E2C14&quot;/&gt;&lt;wsp:rsid wsp:val=&quot;009E3937&quot;/&gt;&lt;wsp:rsid wsp:val=&quot;009E4302&quot;/&gt;&lt;wsp:rsid wsp:val=&quot;009E47AF&quot;/&gt;&lt;wsp:rsid wsp:val=&quot;009E59D4&quot;/&gt;&lt;wsp:rsid wsp:val=&quot;009E7F67&quot;/&gt;&lt;wsp:rsid wsp:val=&quot;009F0E4A&quot;/&gt;&lt;wsp:rsid wsp:val=&quot;009F0EBC&quot;/&gt;&lt;wsp:rsid wsp:val=&quot;009F2570&quot;/&gt;&lt;wsp:rsid wsp:val=&quot;009F4FA9&quot;/&gt;&lt;wsp:rsid wsp:val=&quot;009F5366&quot;/&gt;&lt;wsp:rsid wsp:val=&quot;00A00BA3&quot;/&gt;&lt;wsp:rsid wsp:val=&quot;00A00F3E&quot;/&gt;&lt;wsp:rsid wsp:val=&quot;00A0146C&quot;/&gt;&lt;wsp:rsid wsp:val=&quot;00A019FC&quot;/&gt;&lt;wsp:rsid wsp:val=&quot;00A01A88&quot;/&gt;&lt;wsp:rsid wsp:val=&quot;00A039BF&quot;/&gt;&lt;wsp:rsid wsp:val=&quot;00A03E2D&quot;/&gt;&lt;wsp:rsid wsp:val=&quot;00A0419F&quot;/&gt;&lt;wsp:rsid wsp:val=&quot;00A04952&quot;/&gt;&lt;wsp:rsid wsp:val=&quot;00A04CC2&quot;/&gt;&lt;wsp:rsid wsp:val=&quot;00A05CB7&quot;/&gt;&lt;wsp:rsid wsp:val=&quot;00A07038&quot;/&gt;&lt;wsp:rsid wsp:val=&quot;00A0796B&quot;/&gt;&lt;wsp:rsid wsp:val=&quot;00A10DBC&quot;/&gt;&lt;wsp:rsid wsp:val=&quot;00A119AD&quot;/&gt;&lt;wsp:rsid wsp:val=&quot;00A11CD3&quot;/&gt;&lt;wsp:rsid wsp:val=&quot;00A121CB&quot;/&gt;&lt;wsp:rsid wsp:val=&quot;00A12C9E&quot;/&gt;&lt;wsp:rsid wsp:val=&quot;00A12CB7&quot;/&gt;&lt;wsp:rsid wsp:val=&quot;00A13094&quot;/&gt;&lt;wsp:rsid wsp:val=&quot;00A136BC&quot;/&gt;&lt;wsp:rsid wsp:val=&quot;00A138EC&quot;/&gt;&lt;wsp:rsid wsp:val=&quot;00A145A0&quot;/&gt;&lt;wsp:rsid wsp:val=&quot;00A1461E&quot;/&gt;&lt;wsp:rsid wsp:val=&quot;00A146FE&quot;/&gt;&lt;wsp:rsid wsp:val=&quot;00A15869&quot;/&gt;&lt;wsp:rsid wsp:val=&quot;00A16364&quot;/&gt;&lt;wsp:rsid wsp:val=&quot;00A20618&quot;/&gt;&lt;wsp:rsid wsp:val=&quot;00A21FC8&quot;/&gt;&lt;wsp:rsid wsp:val=&quot;00A23E48&quot;/&gt;&lt;wsp:rsid wsp:val=&quot;00A246B5&quot;/&gt;&lt;wsp:rsid wsp:val=&quot;00A24D56&quot;/&gt;&lt;wsp:rsid wsp:val=&quot;00A2587B&quot;/&gt;&lt;wsp:rsid wsp:val=&quot;00A30A20&quot;/&gt;&lt;wsp:rsid wsp:val=&quot;00A3185B&quot;/&gt;&lt;wsp:rsid wsp:val=&quot;00A319D9&quot;/&gt;&lt;wsp:rsid wsp:val=&quot;00A3266E&quot;/&gt;&lt;wsp:rsid wsp:val=&quot;00A32923&quot;/&gt;&lt;wsp:rsid wsp:val=&quot;00A33CD2&quot;/&gt;&lt;wsp:rsid wsp:val=&quot;00A3556F&quot;/&gt;&lt;wsp:rsid wsp:val=&quot;00A3576B&quot;/&gt;&lt;wsp:rsid wsp:val=&quot;00A40239&quot;/&gt;&lt;wsp:rsid wsp:val=&quot;00A411F4&quot;/&gt;&lt;wsp:rsid wsp:val=&quot;00A413A0&quot;/&gt;&lt;wsp:rsid wsp:val=&quot;00A4158F&quot;/&gt;&lt;wsp:rsid wsp:val=&quot;00A429D5&quot;/&gt;&lt;wsp:rsid wsp:val=&quot;00A431E3&quot;/&gt;&lt;wsp:rsid wsp:val=&quot;00A431F0&quot;/&gt;&lt;wsp:rsid wsp:val=&quot;00A44D9A&quot;/&gt;&lt;wsp:rsid wsp:val=&quot;00A44FBB&quot;/&gt;&lt;wsp:rsid wsp:val=&quot;00A4688E&quot;/&gt;&lt;wsp:rsid wsp:val=&quot;00A468E5&quot;/&gt;&lt;wsp:rsid wsp:val=&quot;00A46941&quot;/&gt;&lt;wsp:rsid wsp:val=&quot;00A46BD9&quot;/&gt;&lt;wsp:rsid wsp:val=&quot;00A47179&quot;/&gt;&lt;wsp:rsid wsp:val=&quot;00A5379F&quot;/&gt;&lt;wsp:rsid wsp:val=&quot;00A54161&quot;/&gt;&lt;wsp:rsid wsp:val=&quot;00A54F82&quot;/&gt;&lt;wsp:rsid wsp:val=&quot;00A567ED&quot;/&gt;&lt;wsp:rsid wsp:val=&quot;00A571F1&quot;/&gt;&lt;wsp:rsid wsp:val=&quot;00A610D2&quot;/&gt;&lt;wsp:rsid wsp:val=&quot;00A61A24&quot;/&gt;&lt;wsp:rsid wsp:val=&quot;00A622A7&quot;/&gt;&lt;wsp:rsid wsp:val=&quot;00A62591&quot;/&gt;&lt;wsp:rsid wsp:val=&quot;00A62E8C&quot;/&gt;&lt;wsp:rsid wsp:val=&quot;00A632DA&quot;/&gt;&lt;wsp:rsid wsp:val=&quot;00A63CAE&quot;/&gt;&lt;wsp:rsid wsp:val=&quot;00A66E8A&quot;/&gt;&lt;wsp:rsid wsp:val=&quot;00A67706&quot;/&gt;&lt;wsp:rsid wsp:val=&quot;00A7013A&quot;/&gt;&lt;wsp:rsid wsp:val=&quot;00A711B5&quot;/&gt;&lt;wsp:rsid wsp:val=&quot;00A71317&quot;/&gt;&lt;wsp:rsid wsp:val=&quot;00A7182B&quot;/&gt;&lt;wsp:rsid wsp:val=&quot;00A71A6B&quot;/&gt;&lt;wsp:rsid wsp:val=&quot;00A71AA8&quot;/&gt;&lt;wsp:rsid wsp:val=&quot;00A73495&quot;/&gt;&lt;wsp:rsid wsp:val=&quot;00A75017&quot;/&gt;&lt;wsp:rsid wsp:val=&quot;00A7606F&quot;/&gt;&lt;wsp:rsid wsp:val=&quot;00A760A0&quot;/&gt;&lt;wsp:rsid wsp:val=&quot;00A7638E&quot;/&gt;&lt;wsp:rsid wsp:val=&quot;00A77329&quot;/&gt;&lt;wsp:rsid wsp:val=&quot;00A777E4&quot;/&gt;&lt;wsp:rsid wsp:val=&quot;00A77D65&quot;/&gt;&lt;wsp:rsid wsp:val=&quot;00A77DA3&quot;/&gt;&lt;wsp:rsid wsp:val=&quot;00A80A53&quot;/&gt;&lt;wsp:rsid wsp:val=&quot;00A81565&quot;/&gt;&lt;wsp:rsid wsp:val=&quot;00A816C7&quot;/&gt;&lt;wsp:rsid wsp:val=&quot;00A8197E&quot;/&gt;&lt;wsp:rsid wsp:val=&quot;00A81B17&quot;/&gt;&lt;wsp:rsid wsp:val=&quot;00A82DCF&quot;/&gt;&lt;wsp:rsid wsp:val=&quot;00A8351F&quot;/&gt;&lt;wsp:rsid wsp:val=&quot;00A83A3F&quot;/&gt;&lt;wsp:rsid wsp:val=&quot;00A83DC7&quot;/&gt;&lt;wsp:rsid wsp:val=&quot;00A85B9D&quot;/&gt;&lt;wsp:rsid wsp:val=&quot;00A86B29&quot;/&gt;&lt;wsp:rsid wsp:val=&quot;00A86BEE&quot;/&gt;&lt;wsp:rsid wsp:val=&quot;00A86CFD&quot;/&gt;&lt;wsp:rsid wsp:val=&quot;00A90952&quot;/&gt;&lt;wsp:rsid wsp:val=&quot;00A9127B&quot;/&gt;&lt;wsp:rsid wsp:val=&quot;00A935A9&quot;/&gt;&lt;wsp:rsid wsp:val=&quot;00A93728&quot;/&gt;&lt;wsp:rsid wsp:val=&quot;00A94424&quot;/&gt;&lt;wsp:rsid wsp:val=&quot;00A95C4D&quot;/&gt;&lt;wsp:rsid wsp:val=&quot;00AA0755&quot;/&gt;&lt;wsp:rsid wsp:val=&quot;00AA321E&quot;/&gt;&lt;wsp:rsid wsp:val=&quot;00AA459E&quot;/&gt;&lt;wsp:rsid wsp:val=&quot;00AA4858&quot;/&gt;&lt;wsp:rsid wsp:val=&quot;00AA53AD&quot;/&gt;&lt;wsp:rsid wsp:val=&quot;00AA5A54&quot;/&gt;&lt;wsp:rsid wsp:val=&quot;00AA5ABE&quot;/&gt;&lt;wsp:rsid wsp:val=&quot;00AA5AC0&quot;/&gt;&lt;wsp:rsid wsp:val=&quot;00AA7FDD&quot;/&gt;&lt;wsp:rsid wsp:val=&quot;00AAC1E1&quot;/&gt;&lt;wsp:rsid wsp:val=&quot;00AB02B8&quot;/&gt;&lt;wsp:rsid wsp:val=&quot;00AB0A6D&quot;/&gt;&lt;wsp:rsid wsp:val=&quot;00AB13F3&quot;/&gt;&lt;wsp:rsid wsp:val=&quot;00AB4353&quot;/&gt;&lt;wsp:rsid wsp:val=&quot;00AB46CE&quot;/&gt;&lt;wsp:rsid wsp:val=&quot;00AB46E4&quot;/&gt;&lt;wsp:rsid wsp:val=&quot;00AB516D&quot;/&gt;&lt;wsp:rsid wsp:val=&quot;00AB5A88&quot;/&gt;&lt;wsp:rsid wsp:val=&quot;00AB5AD5&quot;/&gt;&lt;wsp:rsid wsp:val=&quot;00AB62C0&quot;/&gt;&lt;wsp:rsid wsp:val=&quot;00AB6FA2&quot;/&gt;&lt;wsp:rsid wsp:val=&quot;00AC06D5&quot;/&gt;&lt;wsp:rsid wsp:val=&quot;00AC08D3&quot;/&gt;&lt;wsp:rsid wsp:val=&quot;00AC0AA2&quot;/&gt;&lt;wsp:rsid wsp:val=&quot;00AC155A&quot;/&gt;&lt;wsp:rsid wsp:val=&quot;00AC2589&quot;/&gt;&lt;wsp:rsid wsp:val=&quot;00AC29CD&quot;/&gt;&lt;wsp:rsid wsp:val=&quot;00AC384C&quot;/&gt;&lt;wsp:rsid wsp:val=&quot;00AC389F&quot;/&gt;&lt;wsp:rsid wsp:val=&quot;00AC391F&quot;/&gt;&lt;wsp:rsid wsp:val=&quot;00AC3C1D&quot;/&gt;&lt;wsp:rsid wsp:val=&quot;00AC3F3D&quot;/&gt;&lt;wsp:rsid wsp:val=&quot;00AD08E1&quot;/&gt;&lt;wsp:rsid wsp:val=&quot;00AD1011&quot;/&gt;&lt;wsp:rsid wsp:val=&quot;00AD1A80&quot;/&gt;&lt;wsp:rsid wsp:val=&quot;00AD365F&quot;/&gt;&lt;wsp:rsid wsp:val=&quot;00AD3CB6&quot;/&gt;&lt;wsp:rsid wsp:val=&quot;00AD4832&quot;/&gt;&lt;wsp:rsid wsp:val=&quot;00AD4FA3&quot;/&gt;&lt;wsp:rsid wsp:val=&quot;00AD6215&quot;/&gt;&lt;wsp:rsid wsp:val=&quot;00AD7AE8&quot;/&gt;&lt;wsp:rsid wsp:val=&quot;00AE0D1D&quot;/&gt;&lt;wsp:rsid wsp:val=&quot;00AE1311&quot;/&gt;&lt;wsp:rsid wsp:val=&quot;00AE1AF9&quot;/&gt;&lt;wsp:rsid wsp:val=&quot;00AE254E&quot;/&gt;&lt;wsp:rsid wsp:val=&quot;00AE2E49&quot;/&gt;&lt;wsp:rsid wsp:val=&quot;00AE3F5B&quot;/&gt;&lt;wsp:rsid wsp:val=&quot;00AE4213&quot;/&gt;&lt;wsp:rsid wsp:val=&quot;00AE4708&quot;/&gt;&lt;wsp:rsid wsp:val=&quot;00AE5E1C&quot;/&gt;&lt;wsp:rsid wsp:val=&quot;00AE718E&quot;/&gt;&lt;wsp:rsid wsp:val=&quot;00AF0812&quot;/&gt;&lt;wsp:rsid wsp:val=&quot;00AF2175&quot;/&gt;&lt;wsp:rsid wsp:val=&quot;00AF2434&quot;/&gt;&lt;wsp:rsid wsp:val=&quot;00AF28FA&quot;/&gt;&lt;wsp:rsid wsp:val=&quot;00AF359C&quot;/&gt;&lt;wsp:rsid wsp:val=&quot;00AF4332&quot;/&gt;&lt;wsp:rsid wsp:val=&quot;00AF5632&quot;/&gt;&lt;wsp:rsid wsp:val=&quot;00AF7005&quot;/&gt;&lt;wsp:rsid wsp:val=&quot;00AF76B1&quot;/&gt;&lt;wsp:rsid wsp:val=&quot;00B007CA&quot;/&gt;&lt;wsp:rsid wsp:val=&quot;00B00A1D&quot;/&gt;&lt;wsp:rsid wsp:val=&quot;00B019B7&quot;/&gt;&lt;wsp:rsid wsp:val=&quot;00B01C48&quot;/&gt;&lt;wsp:rsid wsp:val=&quot;00B02922&quot;/&gt;&lt;wsp:rsid wsp:val=&quot;00B0330C&quot;/&gt;&lt;wsp:rsid wsp:val=&quot;00B05F95&quot;/&gt;&lt;wsp:rsid wsp:val=&quot;00B067E6&quot;/&gt;&lt;wsp:rsid wsp:val=&quot;00B06FB8&quot;/&gt;&lt;wsp:rsid wsp:val=&quot;00B07772&quot;/&gt;&lt;wsp:rsid wsp:val=&quot;00B1054C&quot;/&gt;&lt;wsp:rsid wsp:val=&quot;00B106AF&quot;/&gt;&lt;wsp:rsid wsp:val=&quot;00B10843&quot;/&gt;&lt;wsp:rsid wsp:val=&quot;00B1088B&quot;/&gt;&lt;wsp:rsid wsp:val=&quot;00B133EC&quot;/&gt;&lt;wsp:rsid wsp:val=&quot;00B13AA3&quot;/&gt;&lt;wsp:rsid wsp:val=&quot;00B13FCD&quot;/&gt;&lt;wsp:rsid wsp:val=&quot;00B14390&quot;/&gt;&lt;wsp:rsid wsp:val=&quot;00B147F0&quot;/&gt;&lt;wsp:rsid wsp:val=&quot;00B14FD1&quot;/&gt;&lt;wsp:rsid wsp:val=&quot;00B1674C&quot;/&gt;&lt;wsp:rsid wsp:val=&quot;00B174B3&quot;/&gt;&lt;wsp:rsid wsp:val=&quot;00B178AF&quot;/&gt;&lt;wsp:rsid wsp:val=&quot;00B221CC&quot;/&gt;&lt;wsp:rsid wsp:val=&quot;00B2299E&quot;/&gt;&lt;wsp:rsid wsp:val=&quot;00B22A48&quot;/&gt;&lt;wsp:rsid wsp:val=&quot;00B2307C&quot;/&gt;&lt;wsp:rsid wsp:val=&quot;00B231A3&quot;/&gt;&lt;wsp:rsid wsp:val=&quot;00B2481E&quot;/&gt;&lt;wsp:rsid wsp:val=&quot;00B26107&quot;/&gt;&lt;wsp:rsid wsp:val=&quot;00B264C3&quot;/&gt;&lt;wsp:rsid wsp:val=&quot;00B26CE9&quot;/&gt;&lt;wsp:rsid wsp:val=&quot;00B26F9C&quot;/&gt;&lt;wsp:rsid wsp:val=&quot;00B274A6&quot;/&gt;&lt;wsp:rsid wsp:val=&quot;00B2760C&quot;/&gt;&lt;wsp:rsid wsp:val=&quot;00B276AD&quot;/&gt;&lt;wsp:rsid wsp:val=&quot;00B30052&quot;/&gt;&lt;wsp:rsid wsp:val=&quot;00B30053&quot;/&gt;&lt;wsp:rsid wsp:val=&quot;00B32398&quot;/&gt;&lt;wsp:rsid wsp:val=&quot;00B35373&quot;/&gt;&lt;wsp:rsid wsp:val=&quot;00B357A7&quot;/&gt;&lt;wsp:rsid wsp:val=&quot;00B37AD2&quot;/&gt;&lt;wsp:rsid wsp:val=&quot;00B40606&quot;/&gt;&lt;wsp:rsid wsp:val=&quot;00B41C6E&quot;/&gt;&lt;wsp:rsid wsp:val=&quot;00B41DF5&quot;/&gt;&lt;wsp:rsid wsp:val=&quot;00B4235E&quot;/&gt;&lt;wsp:rsid wsp:val=&quot;00B43515&quot;/&gt;&lt;wsp:rsid wsp:val=&quot;00B44175&quot;/&gt;&lt;wsp:rsid wsp:val=&quot;00B45C9B&quot;/&gt;&lt;wsp:rsid wsp:val=&quot;00B46072&quot;/&gt;&lt;wsp:rsid wsp:val=&quot;00B46510&quot;/&gt;&lt;wsp:rsid wsp:val=&quot;00B4673D&quot;/&gt;&lt;wsp:rsid wsp:val=&quot;00B4680A&quot;/&gt;&lt;wsp:rsid wsp:val=&quot;00B472EB&quot;/&gt;&lt;wsp:rsid wsp:val=&quot;00B47B03&quot;/&gt;&lt;wsp:rsid wsp:val=&quot;00B51B3C&quot;/&gt;&lt;wsp:rsid wsp:val=&quot;00B51E68&quot;/&gt;&lt;wsp:rsid wsp:val=&quot;00B51FB3&quot;/&gt;&lt;wsp:rsid wsp:val=&quot;00B5282E&quot;/&gt;&lt;wsp:rsid wsp:val=&quot;00B53554&quot;/&gt;&lt;wsp:rsid wsp:val=&quot;00B538CF&quot;/&gt;&lt;wsp:rsid wsp:val=&quot;00B53E5F&quot;/&gt;&lt;wsp:rsid wsp:val=&quot;00B53ED8&quot;/&gt;&lt;wsp:rsid wsp:val=&quot;00B54A66&quot;/&gt;&lt;wsp:rsid wsp:val=&quot;00B56691&quot;/&gt;&lt;wsp:rsid wsp:val=&quot;00B56D2F&quot;/&gt;&lt;wsp:rsid wsp:val=&quot;00B57610&quot;/&gt;&lt;wsp:rsid wsp:val=&quot;00B622C1&quot;/&gt;&lt;wsp:rsid wsp:val=&quot;00B634A0&quot;/&gt;&lt;wsp:rsid wsp:val=&quot;00B64BC4&quot;/&gt;&lt;wsp:rsid wsp:val=&quot;00B65BE4&quot;/&gt;&lt;wsp:rsid wsp:val=&quot;00B67332&quot;/&gt;&lt;wsp:rsid wsp:val=&quot;00B70F45&quot;/&gt;&lt;wsp:rsid wsp:val=&quot;00B713E7&quot;/&gt;&lt;wsp:rsid wsp:val=&quot;00B71EC9&quot;/&gt;&lt;wsp:rsid wsp:val=&quot;00B72797&quot;/&gt;&lt;wsp:rsid wsp:val=&quot;00B7368C&quot;/&gt;&lt;wsp:rsid wsp:val=&quot;00B7548C&quot;/&gt;&lt;wsp:rsid wsp:val=&quot;00B75836&quot;/&gt;&lt;wsp:rsid wsp:val=&quot;00B7609D&quot;/&gt;&lt;wsp:rsid wsp:val=&quot;00B767A3&quot;/&gt;&lt;wsp:rsid wsp:val=&quot;00B76C1F&quot;/&gt;&lt;wsp:rsid wsp:val=&quot;00B77677&quot;/&gt;&lt;wsp:rsid wsp:val=&quot;00B777D1&quot;/&gt;&lt;wsp:rsid wsp:val=&quot;00B7785A&quot;/&gt;&lt;wsp:rsid wsp:val=&quot;00B81017&quot;/&gt;&lt;wsp:rsid wsp:val=&quot;00B81A37&quot;/&gt;&lt;wsp:rsid wsp:val=&quot;00B82DDA&quot;/&gt;&lt;wsp:rsid wsp:val=&quot;00B83126&quot;/&gt;&lt;wsp:rsid wsp:val=&quot;00B8312E&quot;/&gt;&lt;wsp:rsid wsp:val=&quot;00B834D6&quot;/&gt;&lt;wsp:rsid wsp:val=&quot;00B83861&quot;/&gt;&lt;wsp:rsid wsp:val=&quot;00B84049&quot;/&gt;&lt;wsp:rsid wsp:val=&quot;00B84837&quot;/&gt;&lt;wsp:rsid wsp:val=&quot;00B85764&quot;/&gt;&lt;wsp:rsid wsp:val=&quot;00B85794&quot;/&gt;&lt;wsp:rsid wsp:val=&quot;00B866AD&quot;/&gt;&lt;wsp:rsid wsp:val=&quot;00B86D50&quot;/&gt;&lt;wsp:rsid wsp:val=&quot;00B86F5C&quot;/&gt;&lt;wsp:rsid wsp:val=&quot;00B913E3&quot;/&gt;&lt;wsp:rsid wsp:val=&quot;00B9308F&quot;/&gt;&lt;wsp:rsid wsp:val=&quot;00B934BC&quot;/&gt;&lt;wsp:rsid wsp:val=&quot;00B941ED&quot;/&gt;&lt;wsp:rsid wsp:val=&quot;00B945B6&quot;/&gt;&lt;wsp:rsid wsp:val=&quot;00B951FB&quot;/&gt;&lt;wsp:rsid wsp:val=&quot;00B9580A&quot;/&gt;&lt;wsp:rsid wsp:val=&quot;00B95E9E&quot;/&gt;&lt;wsp:rsid wsp:val=&quot;00B963D6&quot;/&gt;&lt;wsp:rsid wsp:val=&quot;00B965D2&quot;/&gt;&lt;wsp:rsid wsp:val=&quot;00B966F2&quot;/&gt;&lt;wsp:rsid wsp:val=&quot;00B97116&quot;/&gt;&lt;wsp:rsid wsp:val=&quot;00B97976&quot;/&gt;&lt;wsp:rsid wsp:val=&quot;00B9E4BF&quot;/&gt;&lt;wsp:rsid wsp:val=&quot;00BA0CE8&quot;/&gt;&lt;wsp:rsid wsp:val=&quot;00BA1427&quot;/&gt;&lt;wsp:rsid wsp:val=&quot;00BA15AE&quot;/&gt;&lt;wsp:rsid wsp:val=&quot;00BA1B0B&quot;/&gt;&lt;wsp:rsid wsp:val=&quot;00BA227B&quot;/&gt;&lt;wsp:rsid wsp:val=&quot;00BA2D2E&quot;/&gt;&lt;wsp:rsid wsp:val=&quot;00BA3056&quot;/&gt;&lt;wsp:rsid wsp:val=&quot;00BA3D1F&quot;/&gt;&lt;wsp:rsid wsp:val=&quot;00BA4216&quot;/&gt;&lt;wsp:rsid wsp:val=&quot;00BA42A3&quot;/&gt;&lt;wsp:rsid wsp:val=&quot;00BA4495&quot;/&gt;&lt;wsp:rsid wsp:val=&quot;00BA5E7F&quot;/&gt;&lt;wsp:rsid wsp:val=&quot;00BB2217&quot;/&gt;&lt;wsp:rsid wsp:val=&quot;00BB2557&quot;/&gt;&lt;wsp:rsid wsp:val=&quot;00BB4165&quot;/&gt;&lt;wsp:rsid wsp:val=&quot;00BB42EB&quot;/&gt;&lt;wsp:rsid wsp:val=&quot;00BB4503&quot;/&gt;&lt;wsp:rsid wsp:val=&quot;00BB4C32&quot;/&gt;&lt;wsp:rsid wsp:val=&quot;00BB5146&quot;/&gt;&lt;wsp:rsid wsp:val=&quot;00BB6ACB&quot;/&gt;&lt;wsp:rsid wsp:val=&quot;00BB6CB0&quot;/&gt;&lt;wsp:rsid wsp:val=&quot;00BB6D78&quot;/&gt;&lt;wsp:rsid wsp:val=&quot;00BB7988&quot;/&gt;&lt;wsp:rsid wsp:val=&quot;00BB7E59&quot;/&gt;&lt;wsp:rsid wsp:val=&quot;00BC1B49&quot;/&gt;&lt;wsp:rsid wsp:val=&quot;00BC253E&quot;/&gt;&lt;wsp:rsid wsp:val=&quot;00BC2889&quot;/&gt;&lt;wsp:rsid wsp:val=&quot;00BC3173&quot;/&gt;&lt;wsp:rsid wsp:val=&quot;00BC3443&quot;/&gt;&lt;wsp:rsid wsp:val=&quot;00BC41DB&quot;/&gt;&lt;wsp:rsid wsp:val=&quot;00BC5991&quot;/&gt;&lt;wsp:rsid wsp:val=&quot;00BC62F9&quot;/&gt;&lt;wsp:rsid wsp:val=&quot;00BC67BD&quot;/&gt;&lt;wsp:rsid wsp:val=&quot;00BC73A3&quot;/&gt;&lt;wsp:rsid wsp:val=&quot;00BC76CA&quot;/&gt;&lt;wsp:rsid wsp:val=&quot;00BC7BBB&quot;/&gt;&lt;wsp:rsid wsp:val=&quot;00BD054D&quot;/&gt;&lt;wsp:rsid wsp:val=&quot;00BD2766&quot;/&gt;&lt;wsp:rsid wsp:val=&quot;00BD3FEA&quot;/&gt;&lt;wsp:rsid wsp:val=&quot;00BD4417&quot;/&gt;&lt;wsp:rsid wsp:val=&quot;00BD49BE&quot;/&gt;&lt;wsp:rsid wsp:val=&quot;00BD539E&quot;/&gt;&lt;wsp:rsid wsp:val=&quot;00BD551F&quot;/&gt;&lt;wsp:rsid wsp:val=&quot;00BD6556&quot;/&gt;&lt;wsp:rsid wsp:val=&quot;00BD6613&quot;/&gt;&lt;wsp:rsid wsp:val=&quot;00BD66D4&quot;/&gt;&lt;wsp:rsid wsp:val=&quot;00BD67A5&quot;/&gt;&lt;wsp:rsid wsp:val=&quot;00BD6ED1&quot;/&gt;&lt;wsp:rsid wsp:val=&quot;00BE18BB&quot;/&gt;&lt;wsp:rsid wsp:val=&quot;00BE1A1D&quot;/&gt;&lt;wsp:rsid wsp:val=&quot;00BE2431&quot;/&gt;&lt;wsp:rsid wsp:val=&quot;00BE260E&quot;/&gt;&lt;wsp:rsid wsp:val=&quot;00BE3212&quot;/&gt;&lt;wsp:rsid wsp:val=&quot;00BE3D81&quot;/&gt;&lt;wsp:rsid wsp:val=&quot;00BE4364&quot;/&gt;&lt;wsp:rsid wsp:val=&quot;00BE452D&quot;/&gt;&lt;wsp:rsid wsp:val=&quot;00BE4A40&quot;/&gt;&lt;wsp:rsid wsp:val=&quot;00BE6A4D&quot;/&gt;&lt;wsp:rsid wsp:val=&quot;00BE7D9E&quot;/&gt;&lt;wsp:rsid wsp:val=&quot;00BF05BD&quot;/&gt;&lt;wsp:rsid wsp:val=&quot;00BF0C68&quot;/&gt;&lt;wsp:rsid wsp:val=&quot;00BF21E3&quot;/&gt;&lt;wsp:rsid wsp:val=&quot;00BF2490&quot;/&gt;&lt;wsp:rsid wsp:val=&quot;00BF2769&quot;/&gt;&lt;wsp:rsid wsp:val=&quot;00BF3227&quot;/&gt;&lt;wsp:rsid wsp:val=&quot;00BF4646&quot;/&gt;&lt;wsp:rsid wsp:val=&quot;00BF5728&quot;/&gt;&lt;wsp:rsid wsp:val=&quot;00BF5EAB&quot;/&gt;&lt;wsp:rsid wsp:val=&quot;00BF63BE&quot;/&gt;&lt;wsp:rsid wsp:val=&quot;00C00452&quot;/&gt;&lt;wsp:rsid wsp:val=&quot;00C031CA&quot;/&gt;&lt;wsp:rsid wsp:val=&quot;00C03C82&quot;/&gt;&lt;wsp:rsid wsp:val=&quot;00C04A2A&quot;/&gt;&lt;wsp:rsid wsp:val=&quot;00C05A4D&quot;/&gt;&lt;wsp:rsid wsp:val=&quot;00C05C70&quot;/&gt;&lt;wsp:rsid wsp:val=&quot;00C05CEB&quot;/&gt;&lt;wsp:rsid wsp:val=&quot;00C069E2&quot;/&gt;&lt;wsp:rsid wsp:val=&quot;00C06E7B&quot;/&gt;&lt;wsp:rsid wsp:val=&quot;00C0783F&quot;/&gt;&lt;wsp:rsid wsp:val=&quot;00C07B3A&quot;/&gt;&lt;wsp:rsid wsp:val=&quot;00C10A3F&quot;/&gt;&lt;wsp:rsid wsp:val=&quot;00C11148&quot;/&gt;&lt;wsp:rsid wsp:val=&quot;00C11FFF&quot;/&gt;&lt;wsp:rsid wsp:val=&quot;00C12CB9&quot;/&gt;&lt;wsp:rsid wsp:val=&quot;00C14EA7&quot;/&gt;&lt;wsp:rsid wsp:val=&quot;00C15327&quot;/&gt;&lt;wsp:rsid wsp:val=&quot;00C156C1&quot;/&gt;&lt;wsp:rsid wsp:val=&quot;00C163C7&quot;/&gt;&lt;wsp:rsid wsp:val=&quot;00C20652&quot;/&gt;&lt;wsp:rsid wsp:val=&quot;00C230E7&quot;/&gt;&lt;wsp:rsid wsp:val=&quot;00C234D4&quot;/&gt;&lt;wsp:rsid wsp:val=&quot;00C23626&quot;/&gt;&lt;wsp:rsid wsp:val=&quot;00C242AC&quot;/&gt;&lt;wsp:rsid wsp:val=&quot;00C2448A&quot;/&gt;&lt;wsp:rsid wsp:val=&quot;00C24631&quot;/&gt;&lt;wsp:rsid wsp:val=&quot;00C25F6B&quot;/&gt;&lt;wsp:rsid wsp:val=&quot;00C26D2A&quot;/&gt;&lt;wsp:rsid wsp:val=&quot;00C26F5D&quot;/&gt;&lt;wsp:rsid wsp:val=&quot;00C27245&quot;/&gt;&lt;wsp:rsid wsp:val=&quot;00C27C6B&quot;/&gt;&lt;wsp:rsid wsp:val=&quot;00C3034C&quot;/&gt;&lt;wsp:rsid wsp:val=&quot;00C3066E&quot;/&gt;&lt;wsp:rsid wsp:val=&quot;00C30714&quot;/&gt;&lt;wsp:rsid wsp:val=&quot;00C3135A&quot;/&gt;&lt;wsp:rsid wsp:val=&quot;00C339D7&quot;/&gt;&lt;wsp:rsid wsp:val=&quot;00C33B8B&quot;/&gt;&lt;wsp:rsid wsp:val=&quot;00C33E6E&quot;/&gt;&lt;wsp:rsid wsp:val=&quot;00C36C08&quot;/&gt;&lt;wsp:rsid wsp:val=&quot;00C3756F&quot;/&gt;&lt;wsp:rsid wsp:val=&quot;00C377C2&quot;/&gt;&lt;wsp:rsid wsp:val=&quot;00C40524&quot;/&gt;&lt;wsp:rsid wsp:val=&quot;00C4112E&quot;/&gt;&lt;wsp:rsid wsp:val=&quot;00C41744&quot;/&gt;&lt;wsp:rsid wsp:val=&quot;00C42F2E&quot;/&gt;&lt;wsp:rsid wsp:val=&quot;00C436F9&quot;/&gt;&lt;wsp:rsid wsp:val=&quot;00C43782&quot;/&gt;&lt;wsp:rsid wsp:val=&quot;00C4382E&quot;/&gt;&lt;wsp:rsid wsp:val=&quot;00C439BC&quot;/&gt;&lt;wsp:rsid wsp:val=&quot;00C44613&quot;/&gt;&lt;wsp:rsid wsp:val=&quot;00C4504E&quot;/&gt;&lt;wsp:rsid wsp:val=&quot;00C455CF&quot;/&gt;&lt;wsp:rsid wsp:val=&quot;00C45F7A&quot;/&gt;&lt;wsp:rsid wsp:val=&quot;00C50660&quot;/&gt;&lt;wsp:rsid wsp:val=&quot;00C51C01&quot;/&gt;&lt;wsp:rsid wsp:val=&quot;00C51E46&quot;/&gt;&lt;wsp:rsid wsp:val=&quot;00C52454&quot;/&gt;&lt;wsp:rsid wsp:val=&quot;00C52637&quot;/&gt;&lt;wsp:rsid wsp:val=&quot;00C52B84&quot;/&gt;&lt;wsp:rsid wsp:val=&quot;00C53601&quot;/&gt;&lt;wsp:rsid wsp:val=&quot;00C538C1&quot;/&gt;&lt;wsp:rsid wsp:val=&quot;00C53BA9&quot;/&gt;&lt;wsp:rsid wsp:val=&quot;00C541CF&quot;/&gt;&lt;wsp:rsid wsp:val=&quot;00C544B7&quot;/&gt;&lt;wsp:rsid wsp:val=&quot;00C5463E&quot;/&gt;&lt;wsp:rsid wsp:val=&quot;00C55417&quot;/&gt;&lt;wsp:rsid wsp:val=&quot;00C5678C&quot;/&gt;&lt;wsp:rsid wsp:val=&quot;00C56827&quot;/&gt;&lt;wsp:rsid wsp:val=&quot;00C60108&quot;/&gt;&lt;wsp:rsid wsp:val=&quot;00C610D6&quot;/&gt;&lt;wsp:rsid wsp:val=&quot;00C619B2&quot;/&gt;&lt;wsp:rsid wsp:val=&quot;00C62447&quot;/&gt;&lt;wsp:rsid wsp:val=&quot;00C636FE&quot;/&gt;&lt;wsp:rsid wsp:val=&quot;00C63CD4&quot;/&gt;&lt;wsp:rsid wsp:val=&quot;00C6418D&quot;/&gt;&lt;wsp:rsid wsp:val=&quot;00C649D9&quot;/&gt;&lt;wsp:rsid wsp:val=&quot;00C64BB6&quot;/&gt;&lt;wsp:rsid wsp:val=&quot;00C64CC3&quot;/&gt;&lt;wsp:rsid wsp:val=&quot;00C651BD&quot;/&gt;&lt;wsp:rsid wsp:val=&quot;00C66E07&quot;/&gt;&lt;wsp:rsid wsp:val=&quot;00C6775B&quot;/&gt;&lt;wsp:rsid wsp:val=&quot;00C67849&quot;/&gt;&lt;wsp:rsid wsp:val=&quot;00C6BE51&quot;/&gt;&lt;wsp:rsid wsp:val=&quot;00C70572&quot;/&gt;&lt;wsp:rsid wsp:val=&quot;00C70972&quot;/&gt;&lt;wsp:rsid wsp:val=&quot;00C71107&quot;/&gt;&lt;wsp:rsid wsp:val=&quot;00C71111&quot;/&gt;&lt;wsp:rsid wsp:val=&quot;00C72E3D&quot;/&gt;&lt;wsp:rsid wsp:val=&quot;00C7383E&quot;/&gt;&lt;wsp:rsid wsp:val=&quot;00C73F47&quot;/&gt;&lt;wsp:rsid wsp:val=&quot;00C743B5&quot;/&gt;&lt;wsp:rsid wsp:val=&quot;00C744B6&quot;/&gt;&lt;wsp:rsid wsp:val=&quot;00C74DED&quot;/&gt;&lt;wsp:rsid wsp:val=&quot;00C754F1&quot;/&gt;&lt;wsp:rsid wsp:val=&quot;00C75992&quot;/&gt;&lt;wsp:rsid wsp:val=&quot;00C76751&quot;/&gt;&lt;wsp:rsid wsp:val=&quot;00C7683D&quot;/&gt;&lt;wsp:rsid wsp:val=&quot;00C803D2&quot;/&gt;&lt;wsp:rsid wsp:val=&quot;00C806C8&quot;/&gt;&lt;wsp:rsid wsp:val=&quot;00C823E7&quot;/&gt;&lt;wsp:rsid wsp:val=&quot;00C8450F&quot;/&gt;&lt;wsp:rsid wsp:val=&quot;00C84A45&quot;/&gt;&lt;wsp:rsid wsp:val=&quot;00C85756&quot;/&gt;&lt;wsp:rsid wsp:val=&quot;00C858E9&quot;/&gt;&lt;wsp:rsid wsp:val=&quot;00C86B05&quot;/&gt;&lt;wsp:rsid wsp:val=&quot;00C8728E&quot;/&gt;&lt;wsp:rsid wsp:val=&quot;00C90B1A&quot;/&gt;&lt;wsp:rsid wsp:val=&quot;00C9147C&quot;/&gt;&lt;wsp:rsid wsp:val=&quot;00C923E8&quot;/&gt;&lt;wsp:rsid wsp:val=&quot;00C950FF&quot;/&gt;&lt;wsp:rsid wsp:val=&quot;00C962DC&quot;/&gt;&lt;wsp:rsid wsp:val=&quot;00C96328&quot;/&gt;&lt;wsp:rsid wsp:val=&quot;00C97621&quot;/&gt;&lt;wsp:rsid wsp:val=&quot;00CA029C&quot;/&gt;&lt;wsp:rsid wsp:val=&quot;00CA0421&quot;/&gt;&lt;wsp:rsid wsp:val=&quot;00CA1CDF&quot;/&gt;&lt;wsp:rsid wsp:val=&quot;00CA23C1&quot;/&gt;&lt;wsp:rsid wsp:val=&quot;00CA407A&quot;/&gt;&lt;wsp:rsid wsp:val=&quot;00CA4178&quot;/&gt;&lt;wsp:rsid wsp:val=&quot;00CA4B7B&quot;/&gt;&lt;wsp:rsid wsp:val=&quot;00CA5056&quot;/&gt;&lt;wsp:rsid wsp:val=&quot;00CA569C&quot;/&gt;&lt;wsp:rsid wsp:val=&quot;00CA7885&quot;/&gt;&lt;wsp:rsid wsp:val=&quot;00CA7C58&quot;/&gt;&lt;wsp:rsid wsp:val=&quot;00CB0A8C&quot;/&gt;&lt;wsp:rsid wsp:val=&quot;00CB1282&quot;/&gt;&lt;wsp:rsid wsp:val=&quot;00CB3748&quot;/&gt;&lt;wsp:rsid wsp:val=&quot;00CB3A7F&quot;/&gt;&lt;wsp:rsid wsp:val=&quot;00CB50CC&quot;/&gt;&lt;wsp:rsid wsp:val=&quot;00CB50DB&quot;/&gt;&lt;wsp:rsid wsp:val=&quot;00CB5706&quot;/&gt;&lt;wsp:rsid wsp:val=&quot;00CB5B5C&quot;/&gt;&lt;wsp:rsid wsp:val=&quot;00CB5F01&quot;/&gt;&lt;wsp:rsid wsp:val=&quot;00CB73E6&quot;/&gt;&lt;wsp:rsid wsp:val=&quot;00CC03E3&quot;/&gt;&lt;wsp:rsid wsp:val=&quot;00CC396C&quot;/&gt;&lt;wsp:rsid wsp:val=&quot;00CC3EF4&quot;/&gt;&lt;wsp:rsid wsp:val=&quot;00CC4B01&quot;/&gt;&lt;wsp:rsid wsp:val=&quot;00CC4D82&quot;/&gt;&lt;wsp:rsid wsp:val=&quot;00CC5974&quot;/&gt;&lt;wsp:rsid wsp:val=&quot;00CC5CB9&quot;/&gt;&lt;wsp:rsid wsp:val=&quot;00CC655F&quot;/&gt;&lt;wsp:rsid wsp:val=&quot;00CC6679&quot;/&gt;&lt;wsp:rsid wsp:val=&quot;00CC723E&quot;/&gt;&lt;wsp:rsid wsp:val=&quot;00CC7B6C&quot;/&gt;&lt;wsp:rsid wsp:val=&quot;00CD08F7&quot;/&gt;&lt;wsp:rsid wsp:val=&quot;00CD111F&quot;/&gt;&lt;wsp:rsid wsp:val=&quot;00CD1DFD&quot;/&gt;&lt;wsp:rsid wsp:val=&quot;00CD1EC4&quot;/&gt;&lt;wsp:rsid wsp:val=&quot;00CD215A&quot;/&gt;&lt;wsp:rsid wsp:val=&quot;00CD303B&quot;/&gt;&lt;wsp:rsid wsp:val=&quot;00CD3C78&quot;/&gt;&lt;wsp:rsid wsp:val=&quot;00CD51DB&quot;/&gt;&lt;wsp:rsid wsp:val=&quot;00CD5FD4&quot;/&gt;&lt;wsp:rsid wsp:val=&quot;00CD61E3&quot;/&gt;&lt;wsp:rsid wsp:val=&quot;00CD6589&quot;/&gt;&lt;wsp:rsid wsp:val=&quot;00CD698F&quot;/&gt;&lt;wsp:rsid wsp:val=&quot;00CE0084&quot;/&gt;&lt;wsp:rsid wsp:val=&quot;00CE0105&quot;/&gt;&lt;wsp:rsid wsp:val=&quot;00CE12DD&quot;/&gt;&lt;wsp:rsid wsp:val=&quot;00CE2CD5&quot;/&gt;&lt;wsp:rsid wsp:val=&quot;00CE2E38&quot;/&gt;&lt;wsp:rsid wsp:val=&quot;00CE3317&quot;/&gt;&lt;wsp:rsid wsp:val=&quot;00CE559B&quot;/&gt;&lt;wsp:rsid wsp:val=&quot;00CE6A2E&quot;/&gt;&lt;wsp:rsid wsp:val=&quot;00CE7FDA&quot;/&gt;&lt;wsp:rsid wsp:val=&quot;00CF0422&quot;/&gt;&lt;wsp:rsid wsp:val=&quot;00CF1B24&quot;/&gt;&lt;wsp:rsid wsp:val=&quot;00CF247C&quot;/&gt;&lt;wsp:rsid wsp:val=&quot;00CF2FE2&quot;/&gt;&lt;wsp:rsid wsp:val=&quot;00CF30D5&quot;/&gt;&lt;wsp:rsid wsp:val=&quot;00CF4100&quot;/&gt;&lt;wsp:rsid wsp:val=&quot;00CF731E&quot;/&gt;&lt;wsp:rsid wsp:val=&quot;00D0059D&quot;/&gt;&lt;wsp:rsid wsp:val=&quot;00D00D36&quot;/&gt;&lt;wsp:rsid wsp:val=&quot;00D011E6&quot;/&gt;&lt;wsp:rsid wsp:val=&quot;00D01292&quot;/&gt;&lt;wsp:rsid wsp:val=&quot;00D013AB&quot;/&gt;&lt;wsp:rsid wsp:val=&quot;00D02C4D&quot;/&gt;&lt;wsp:rsid wsp:val=&quot;00D038EB&quot;/&gt;&lt;wsp:rsid wsp:val=&quot;00D03ABA&quot;/&gt;&lt;wsp:rsid wsp:val=&quot;00D0456E&quot;/&gt;&lt;wsp:rsid wsp:val=&quot;00D0482B&quot;/&gt;&lt;wsp:rsid wsp:val=&quot;00D064AE&quot;/&gt;&lt;wsp:rsid wsp:val=&quot;00D06B1A&quot;/&gt;&lt;wsp:rsid wsp:val=&quot;00D07151&quot;/&gt;&lt;wsp:rsid wsp:val=&quot;00D1053D&quot;/&gt;&lt;wsp:rsid wsp:val=&quot;00D10D03&quot;/&gt;&lt;wsp:rsid wsp:val=&quot;00D110BD&quot;/&gt;&lt;wsp:rsid wsp:val=&quot;00D123E9&quot;/&gt;&lt;wsp:rsid wsp:val=&quot;00D127CF&quot;/&gt;&lt;wsp:rsid wsp:val=&quot;00D12DB7&quot;/&gt;&lt;wsp:rsid wsp:val=&quot;00D13A5D&quot;/&gt;&lt;wsp:rsid wsp:val=&quot;00D14013&quot;/&gt;&lt;wsp:rsid wsp:val=&quot;00D14191&quot;/&gt;&lt;wsp:rsid wsp:val=&quot;00D1484C&quot;/&gt;&lt;wsp:rsid wsp:val=&quot;00D15327&quot;/&gt;&lt;wsp:rsid wsp:val=&quot;00D15786&quot;/&gt;&lt;wsp:rsid wsp:val=&quot;00D16259&quot;/&gt;&lt;wsp:rsid wsp:val=&quot;00D1631F&quot;/&gt;&lt;wsp:rsid wsp:val=&quot;00D17573&quot;/&gt;&lt;wsp:rsid wsp:val=&quot;00D17957&quot;/&gt;&lt;wsp:rsid wsp:val=&quot;00D2030C&quot;/&gt;&lt;wsp:rsid wsp:val=&quot;00D20763&quot;/&gt;&lt;wsp:rsid wsp:val=&quot;00D20966&quot;/&gt;&lt;wsp:rsid wsp:val=&quot;00D20A45&quot;/&gt;&lt;wsp:rsid wsp:val=&quot;00D2167B&quot;/&gt;&lt;wsp:rsid wsp:val=&quot;00D2249B&quot;/&gt;&lt;wsp:rsid wsp:val=&quot;00D229F3&quot;/&gt;&lt;wsp:rsid wsp:val=&quot;00D2323A&quot;/&gt;&lt;wsp:rsid wsp:val=&quot;00D236B0&quot;/&gt;&lt;wsp:rsid wsp:val=&quot;00D236B7&quot;/&gt;&lt;wsp:rsid wsp:val=&quot;00D24BB9&quot;/&gt;&lt;wsp:rsid wsp:val=&quot;00D2617A&quot;/&gt;&lt;wsp:rsid wsp:val=&quot;00D267EF&quot;/&gt;&lt;wsp:rsid wsp:val=&quot;00D30041&quot;/&gt;&lt;wsp:rsid wsp:val=&quot;00D30077&quot;/&gt;&lt;wsp:rsid wsp:val=&quot;00D313D7&quot;/&gt;&lt;wsp:rsid wsp:val=&quot;00D31BD4&quot;/&gt;&lt;wsp:rsid wsp:val=&quot;00D3506E&quot;/&gt;&lt;wsp:rsid wsp:val=&quot;00D3553D&quot;/&gt;&lt;wsp:rsid wsp:val=&quot;00D35C88&quot;/&gt;&lt;wsp:rsid wsp:val=&quot;00D36E4F&quot;/&gt;&lt;wsp:rsid wsp:val=&quot;00D37327&quot;/&gt;&lt;wsp:rsid wsp:val=&quot;00D40C24&quot;/&gt;&lt;wsp:rsid wsp:val=&quot;00D42ABF&quot;/&gt;&lt;wsp:rsid wsp:val=&quot;00D43BA2&quot;/&gt;&lt;wsp:rsid wsp:val=&quot;00D447C4&quot;/&gt;&lt;wsp:rsid wsp:val=&quot;00D454BF&quot;/&gt;&lt;wsp:rsid wsp:val=&quot;00D45728&quot;/&gt;&lt;wsp:rsid wsp:val=&quot;00D46356&quot;/&gt;&lt;wsp:rsid wsp:val=&quot;00D4772E&quot;/&gt;&lt;wsp:rsid wsp:val=&quot;00D501C2&quot;/&gt;&lt;wsp:rsid wsp:val=&quot;00D52035&quot;/&gt;&lt;wsp:rsid wsp:val=&quot;00D522DE&quot;/&gt;&lt;wsp:rsid wsp:val=&quot;00D55766&quot;/&gt;&lt;wsp:rsid wsp:val=&quot;00D5588B&quot;/&gt;&lt;wsp:rsid wsp:val=&quot;00D55B7E&quot;/&gt;&lt;wsp:rsid wsp:val=&quot;00D56F68&quot;/&gt;&lt;wsp:rsid wsp:val=&quot;00D5712C&quot;/&gt;&lt;wsp:rsid wsp:val=&quot;00D60D4A&quot;/&gt;&lt;wsp:rsid wsp:val=&quot;00D611DF&quot;/&gt;&lt;wsp:rsid wsp:val=&quot;00D61315&quot;/&gt;&lt;wsp:rsid wsp:val=&quot;00D6256F&quot;/&gt;&lt;wsp:rsid wsp:val=&quot;00D62CD2&quot;/&gt;&lt;wsp:rsid wsp:val=&quot;00D63358&quot;/&gt;&lt;wsp:rsid wsp:val=&quot;00D638BD&quot;/&gt;&lt;wsp:rsid wsp:val=&quot;00D6445E&quot;/&gt;&lt;wsp:rsid wsp:val=&quot;00D649DE&quot;/&gt;&lt;wsp:rsid wsp:val=&quot;00D651A8&quot;/&gt;&lt;wsp:rsid wsp:val=&quot;00D655E5&quot;/&gt;&lt;wsp:rsid wsp:val=&quot;00D65D51&quot;/&gt;&lt;wsp:rsid wsp:val=&quot;00D676D5&quot;/&gt;&lt;wsp:rsid wsp:val=&quot;00D70B0B&quot;/&gt;&lt;wsp:rsid wsp:val=&quot;00D71386&quot;/&gt;&lt;wsp:rsid wsp:val=&quot;00D713D7&quot;/&gt;&lt;wsp:rsid wsp:val=&quot;00D71F67&quot;/&gt;&lt;wsp:rsid wsp:val=&quot;00D7261C&quot;/&gt;&lt;wsp:rsid wsp:val=&quot;00D72C03&quot;/&gt;&lt;wsp:rsid wsp:val=&quot;00D74554&quot;/&gt;&lt;wsp:rsid wsp:val=&quot;00D76035&quot;/&gt;&lt;wsp:rsid wsp:val=&quot;00D762B6&quot;/&gt;&lt;wsp:rsid wsp:val=&quot;00D77443&quot;/&gt;&lt;wsp:rsid wsp:val=&quot;00D77726&quot;/&gt;&lt;wsp:rsid wsp:val=&quot;00D77DDC&quot;/&gt;&lt;wsp:rsid wsp:val=&quot;00D77ED7&quot;/&gt;&lt;wsp:rsid wsp:val=&quot;00D8273D&quot;/&gt;&lt;wsp:rsid wsp:val=&quot;00D82D1C&quot;/&gt;&lt;wsp:rsid wsp:val=&quot;00D83199&quot;/&gt;&lt;wsp:rsid wsp:val=&quot;00D851FC&quot;/&gt;&lt;wsp:rsid wsp:val=&quot;00D85A51&quot;/&gt;&lt;wsp:rsid wsp:val=&quot;00D85D78&quot;/&gt;&lt;wsp:rsid wsp:val=&quot;00D90237&quot;/&gt;&lt;wsp:rsid wsp:val=&quot;00D90552&quot;/&gt;&lt;wsp:rsid wsp:val=&quot;00D906C3&quot;/&gt;&lt;wsp:rsid wsp:val=&quot;00D9073E&quot;/&gt;&lt;wsp:rsid wsp:val=&quot;00D9148A&quot;/&gt;&lt;wsp:rsid wsp:val=&quot;00D927E1&quot;/&gt;&lt;wsp:rsid wsp:val=&quot;00D93B47&quot;/&gt;&lt;wsp:rsid wsp:val=&quot;00D95C60&quot;/&gt;&lt;wsp:rsid wsp:val=&quot;00D964D4&quot;/&gt;&lt;wsp:rsid wsp:val=&quot;00D97F3E&quot;/&gt;&lt;wsp:rsid wsp:val=&quot;00DA0F6B&quot;/&gt;&lt;wsp:rsid wsp:val=&quot;00DA1F2A&quot;/&gt;&lt;wsp:rsid wsp:val=&quot;00DA3EE7&quot;/&gt;&lt;wsp:rsid wsp:val=&quot;00DA6027&quot;/&gt;&lt;wsp:rsid wsp:val=&quot;00DA6429&quot;/&gt;&lt;wsp:rsid wsp:val=&quot;00DA6C37&quot;/&gt;&lt;wsp:rsid wsp:val=&quot;00DA722C&quot;/&gt;&lt;wsp:rsid wsp:val=&quot;00DA7450&quot;/&gt;&lt;wsp:rsid wsp:val=&quot;00DA7D96&quot;/&gt;&lt;wsp:rsid wsp:val=&quot;00DB09A1&quot;/&gt;&lt;wsp:rsid wsp:val=&quot;00DB0AF0&quot;/&gt;&lt;wsp:rsid wsp:val=&quot;00DB2721&quot;/&gt;&lt;wsp:rsid wsp:val=&quot;00DB2946&quot;/&gt;&lt;wsp:rsid wsp:val=&quot;00DB2AD4&quot;/&gt;&lt;wsp:rsid wsp:val=&quot;00DB34D8&quot;/&gt;&lt;wsp:rsid wsp:val=&quot;00DB37D4&quot;/&gt;&lt;wsp:rsid wsp:val=&quot;00DB4D72&quot;/&gt;&lt;wsp:rsid wsp:val=&quot;00DB5D44&quot;/&gt;&lt;wsp:rsid wsp:val=&quot;00DB6D4F&quot;/&gt;&lt;wsp:rsid wsp:val=&quot;00DB71C1&quot;/&gt;&lt;wsp:rsid wsp:val=&quot;00DB727D&quot;/&gt;&lt;wsp:rsid wsp:val=&quot;00DB7E34&quot;/&gt;&lt;wsp:rsid wsp:val=&quot;00DC047B&quot;/&gt;&lt;wsp:rsid wsp:val=&quot;00DC0982&quot;/&gt;&lt;wsp:rsid wsp:val=&quot;00DC1CE3&quot;/&gt;&lt;wsp:rsid wsp:val=&quot;00DC2898&quot;/&gt;&lt;wsp:rsid wsp:val=&quot;00DC2996&quot;/&gt;&lt;wsp:rsid wsp:val=&quot;00DC338E&quot;/&gt;&lt;wsp:rsid wsp:val=&quot;00DC4C21&quot;/&gt;&lt;wsp:rsid wsp:val=&quot;00DC5526&quot;/&gt;&lt;wsp:rsid wsp:val=&quot;00DC5692&quot;/&gt;&lt;wsp:rsid wsp:val=&quot;00DC5E2D&quot;/&gt;&lt;wsp:rsid wsp:val=&quot;00DC6A30&quot;/&gt;&lt;wsp:rsid wsp:val=&quot;00DC7B6F&quot;/&gt;&lt;wsp:rsid wsp:val=&quot;00DC7C36&quot;/&gt;&lt;wsp:rsid wsp:val=&quot;00DD1D75&quot;/&gt;&lt;wsp:rsid wsp:val=&quot;00DD1E8A&quot;/&gt;&lt;wsp:rsid wsp:val=&quot;00DD468F&quot;/&gt;&lt;wsp:rsid wsp:val=&quot;00DD4CC8&quot;/&gt;&lt;wsp:rsid wsp:val=&quot;00DE04DA&quot;/&gt;&lt;wsp:rsid wsp:val=&quot;00DE1ED1&quot;/&gt;&lt;wsp:rsid wsp:val=&quot;00DE21E8&quot;/&gt;&lt;wsp:rsid wsp:val=&quot;00DE2EFE&quot;/&gt;&lt;wsp:rsid wsp:val=&quot;00DE3104&quot;/&gt;&lt;wsp:rsid wsp:val=&quot;00DE3FAF&quot;/&gt;&lt;wsp:rsid wsp:val=&quot;00DE40DE&quot;/&gt;&lt;wsp:rsid wsp:val=&quot;00DE5214&quot;/&gt;&lt;wsp:rsid wsp:val=&quot;00DE5F12&quot;/&gt;&lt;wsp:rsid wsp:val=&quot;00DE6EAF&quot;/&gt;&lt;wsp:rsid wsp:val=&quot;00DF057B&quot;/&gt;&lt;wsp:rsid wsp:val=&quot;00DF0AC8&quot;/&gt;&lt;wsp:rsid wsp:val=&quot;00DF0F90&quot;/&gt;&lt;wsp:rsid wsp:val=&quot;00DF2783&quot;/&gt;&lt;wsp:rsid wsp:val=&quot;00DF3299&quot;/&gt;&lt;wsp:rsid wsp:val=&quot;00DF3F9F&quot;/&gt;&lt;wsp:rsid wsp:val=&quot;00DF413A&quot;/&gt;&lt;wsp:rsid wsp:val=&quot;00DF4145&quot;/&gt;&lt;wsp:rsid wsp:val=&quot;00DF45BD&quot;/&gt;&lt;wsp:rsid wsp:val=&quot;00DF5963&quot;/&gt;&lt;wsp:rsid wsp:val=&quot;00DF6B2E&quot;/&gt;&lt;wsp:rsid wsp:val=&quot;00DF75A6&quot;/&gt;&lt;wsp:rsid wsp:val=&quot;00E02481&quot;/&gt;&lt;wsp:rsid wsp:val=&quot;00E02AAB&quot;/&gt;&lt;wsp:rsid wsp:val=&quot;00E02F5E&quot;/&gt;&lt;wsp:rsid wsp:val=&quot;00E02FED&quot;/&gt;&lt;wsp:rsid wsp:val=&quot;00E035B7&quot;/&gt;&lt;wsp:rsid wsp:val=&quot;00E044F4&quot;/&gt;&lt;wsp:rsid wsp:val=&quot;00E04B7D&quot;/&gt;&lt;wsp:rsid wsp:val=&quot;00E07D2F&quot;/&gt;&lt;wsp:rsid wsp:val=&quot;00E118E6&quot;/&gt;&lt;wsp:rsid wsp:val=&quot;00E12CAB&quot;/&gt;&lt;wsp:rsid wsp:val=&quot;00E159CC&quot;/&gt;&lt;wsp:rsid wsp:val=&quot;00E15E4C&quot;/&gt;&lt;wsp:rsid wsp:val=&quot;00E17870&quot;/&gt;&lt;wsp:rsid wsp:val=&quot;00E1F4A1&quot;/&gt;&lt;wsp:rsid wsp:val=&quot;00E22C0D&quot;/&gt;&lt;wsp:rsid wsp:val=&quot;00E25177&quot;/&gt;&lt;wsp:rsid wsp:val=&quot;00E27B46&quot;/&gt;&lt;wsp:rsid wsp:val=&quot;00E27EA3&quot;/&gt;&lt;wsp:rsid wsp:val=&quot;00E310F3&quot;/&gt;&lt;wsp:rsid wsp:val=&quot;00E31917&quot;/&gt;&lt;wsp:rsid wsp:val=&quot;00E3351E&quot;/&gt;&lt;wsp:rsid wsp:val=&quot;00E336FF&quot;/&gt;&lt;wsp:rsid wsp:val=&quot;00E33A68&quot;/&gt;&lt;wsp:rsid wsp:val=&quot;00E33F10&quot;/&gt;&lt;wsp:rsid wsp:val=&quot;00E3498A&quot;/&gt;&lt;wsp:rsid wsp:val=&quot;00E355D9&quot;/&gt;&lt;wsp:rsid wsp:val=&quot;00E360C8&quot;/&gt;&lt;wsp:rsid wsp:val=&quot;00E3641E&quot;/&gt;&lt;wsp:rsid wsp:val=&quot;00E37186&quot;/&gt;&lt;wsp:rsid wsp:val=&quot;00E3BF84&quot;/&gt;&lt;wsp:rsid wsp:val=&quot;00E40C73&quot;/&gt;&lt;wsp:rsid wsp:val=&quot;00E410BD&quot;/&gt;&lt;wsp:rsid wsp:val=&quot;00E41CC1&quot;/&gt;&lt;wsp:rsid wsp:val=&quot;00E42169&quot;/&gt;&lt;wsp:rsid wsp:val=&quot;00E43C46&quot;/&gt;&lt;wsp:rsid wsp:val=&quot;00E44595&quot;/&gt;&lt;wsp:rsid wsp:val=&quot;00E45CE2&quot;/&gt;&lt;wsp:rsid wsp:val=&quot;00E46316&quot;/&gt;&lt;wsp:rsid wsp:val=&quot;00E47A00&quot;/&gt;&lt;wsp:rsid wsp:val=&quot;00E47F5D&quot;/&gt;&lt;wsp:rsid wsp:val=&quot;00E5050A&quot;/&gt;&lt;wsp:rsid wsp:val=&quot;00E52427&quot;/&gt;&lt;wsp:rsid wsp:val=&quot;00E5348B&quot;/&gt;&lt;wsp:rsid wsp:val=&quot;00E537A1&quot;/&gt;&lt;wsp:rsid wsp:val=&quot;00E53F2A&quot;/&gt;&lt;wsp:rsid wsp:val=&quot;00E54C46&quot;/&gt;&lt;wsp:rsid wsp:val=&quot;00E5510B&quot;/&gt;&lt;wsp:rsid wsp:val=&quot;00E55119&quot;/&gt;&lt;wsp:rsid wsp:val=&quot;00E551EE&quot;/&gt;&lt;wsp:rsid wsp:val=&quot;00E552D1&quot;/&gt;&lt;wsp:rsid wsp:val=&quot;00E567BF&quot;/&gt;&lt;wsp:rsid wsp:val=&quot;00E56B4D&quot;/&gt;&lt;wsp:rsid wsp:val=&quot;00E573C4&quot;/&gt;&lt;wsp:rsid wsp:val=&quot;00E57E34&quot;/&gt;&lt;wsp:rsid wsp:val=&quot;00E60184&quot;/&gt;&lt;wsp:rsid wsp:val=&quot;00E60A52&quot;/&gt;&lt;wsp:rsid wsp:val=&quot;00E60D94&quot;/&gt;&lt;wsp:rsid wsp:val=&quot;00E617B0&quot;/&gt;&lt;wsp:rsid wsp:val=&quot;00E61A96&quot;/&gt;&lt;wsp:rsid wsp:val=&quot;00E61F5C&quot;/&gt;&lt;wsp:rsid wsp:val=&quot;00E62172&quot;/&gt;&lt;wsp:rsid wsp:val=&quot;00E624A9&quot;/&gt;&lt;wsp:rsid wsp:val=&quot;00E629FA&quot;/&gt;&lt;wsp:rsid wsp:val=&quot;00E64641&quot;/&gt;&lt;wsp:rsid wsp:val=&quot;00E66350&quot;/&gt;&lt;wsp:rsid wsp:val=&quot;00E675B1&quot;/&gt;&lt;wsp:rsid wsp:val=&quot;00E67627&quot;/&gt;&lt;wsp:rsid wsp:val=&quot;00E708E3&quot;/&gt;&lt;wsp:rsid wsp:val=&quot;00E70DA8&quot;/&gt;&lt;wsp:rsid wsp:val=&quot;00E719A1&quot;/&gt;&lt;wsp:rsid wsp:val=&quot;00E73799&quot;/&gt;&lt;wsp:rsid wsp:val=&quot;00E73813&quot;/&gt;&lt;wsp:rsid wsp:val=&quot;00E7399C&quot;/&gt;&lt;wsp:rsid wsp:val=&quot;00E73C86&quot;/&gt;&lt;wsp:rsid wsp:val=&quot;00E74E67&quot;/&gt;&lt;wsp:rsid wsp:val=&quot;00E74E68&quot;/&gt;&lt;wsp:rsid wsp:val=&quot;00E76911&quot;/&gt;&lt;wsp:rsid wsp:val=&quot;00E77157&quot;/&gt;&lt;wsp:rsid wsp:val=&quot;00E80EB7&quot;/&gt;&lt;wsp:rsid wsp:val=&quot;00E811DD&quot;/&gt;&lt;wsp:rsid wsp:val=&quot;00E81529&quot;/&gt;&lt;wsp:rsid wsp:val=&quot;00E84D39&quot;/&gt;&lt;wsp:rsid wsp:val=&quot;00E85539&quot;/&gt;&lt;wsp:rsid wsp:val=&quot;00E85C87&quot;/&gt;&lt;wsp:rsid wsp:val=&quot;00E85DB1&quot;/&gt;&lt;wsp:rsid wsp:val=&quot;00E87E7C&quot;/&gt;&lt;wsp:rsid wsp:val=&quot;00E904C7&quot;/&gt;&lt;wsp:rsid wsp:val=&quot;00E91A1F&quot;/&gt;&lt;wsp:rsid wsp:val=&quot;00E91E8C&quot;/&gt;&lt;wsp:rsid wsp:val=&quot;00E9270F&quot;/&gt;&lt;wsp:rsid wsp:val=&quot;00E92CDD&quot;/&gt;&lt;wsp:rsid wsp:val=&quot;00E93079&quot;/&gt;&lt;wsp:rsid wsp:val=&quot;00E9355D&quot;/&gt;&lt;wsp:rsid wsp:val=&quot;00E93958&quot;/&gt;&lt;wsp:rsid wsp:val=&quot;00E93A8F&quot;/&gt;&lt;wsp:rsid wsp:val=&quot;00E93F4C&quot;/&gt;&lt;wsp:rsid wsp:val=&quot;00E94D94&quot;/&gt;&lt;wsp:rsid wsp:val=&quot;00E94ED9&quot;/&gt;&lt;wsp:rsid wsp:val=&quot;00E95592&quot;/&gt;&lt;wsp:rsid wsp:val=&quot;00E955D6&quot;/&gt;&lt;wsp:rsid wsp:val=&quot;00E95990&quot;/&gt;&lt;wsp:rsid wsp:val=&quot;00E968C0&quot;/&gt;&lt;wsp:rsid wsp:val=&quot;00E96CD2&quot;/&gt;&lt;wsp:rsid wsp:val=&quot;00E96DD8&quot;/&gt;&lt;wsp:rsid wsp:val=&quot;00EA1E29&quot;/&gt;&lt;wsp:rsid wsp:val=&quot;00EA3610&quot;/&gt;&lt;wsp:rsid wsp:val=&quot;00EA396E&quot;/&gt;&lt;wsp:rsid wsp:val=&quot;00EA4ABD&quot;/&gt;&lt;wsp:rsid wsp:val=&quot;00EA4B8E&quot;/&gt;&lt;wsp:rsid wsp:val=&quot;00EA5405&quot;/&gt;&lt;wsp:rsid wsp:val=&quot;00EA60F5&quot;/&gt;&lt;wsp:rsid wsp:val=&quot;00EA7296&quot;/&gt;&lt;wsp:rsid wsp:val=&quot;00EB085A&quot;/&gt;&lt;wsp:rsid wsp:val=&quot;00EB1A32&quot;/&gt;&lt;wsp:rsid wsp:val=&quot;00EB25D2&quot;/&gt;&lt;wsp:rsid wsp:val=&quot;00EB33DE&quot;/&gt;&lt;wsp:rsid wsp:val=&quot;00EB3A33&quot;/&gt;&lt;wsp:rsid wsp:val=&quot;00EB4697&quot;/&gt;&lt;wsp:rsid wsp:val=&quot;00EB4FFC&quot;/&gt;&lt;wsp:rsid wsp:val=&quot;00EB607F&quot;/&gt;&lt;wsp:rsid wsp:val=&quot;00EC0EFF&quot;/&gt;&lt;wsp:rsid wsp:val=&quot;00EC3C72&quot;/&gt;&lt;wsp:rsid wsp:val=&quot;00EC5D7B&quot;/&gt;&lt;wsp:rsid wsp:val=&quot;00EC5FBC&quot;/&gt;&lt;wsp:rsid wsp:val=&quot;00EC6B70&quot;/&gt;&lt;wsp:rsid wsp:val=&quot;00ED00DA&quot;/&gt;&lt;wsp:rsid wsp:val=&quot;00ED2731&quot;/&gt;&lt;wsp:rsid wsp:val=&quot;00ED2C15&quot;/&gt;&lt;wsp:rsid wsp:val=&quot;00ED3647&quot;/&gt;&lt;wsp:rsid wsp:val=&quot;00ED3A07&quot;/&gt;&lt;wsp:rsid wsp:val=&quot;00ED459F&quot;/&gt;&lt;wsp:rsid wsp:val=&quot;00ED5E2D&quot;/&gt;&lt;wsp:rsid wsp:val=&quot;00ED6037&quot;/&gt;&lt;wsp:rsid wsp:val=&quot;00ED662E&quot;/&gt;&lt;wsp:rsid wsp:val=&quot;00ED76C9&quot;/&gt;&lt;wsp:rsid wsp:val=&quot;00EE4DB3&quot;/&gt;&lt;wsp:rsid wsp:val=&quot;00EE5280&quot;/&gt;&lt;wsp:rsid wsp:val=&quot;00EE5A45&quot;/&gt;&lt;wsp:rsid wsp:val=&quot;00EE6957&quot;/&gt;&lt;wsp:rsid wsp:val=&quot;00EE759A&quot;/&gt;&lt;wsp:rsid wsp:val=&quot;00EE7B2D&quot;/&gt;&lt;wsp:rsid wsp:val=&quot;00EF0028&quot;/&gt;&lt;wsp:rsid wsp:val=&quot;00EF0064&quot;/&gt;&lt;wsp:rsid wsp:val=&quot;00EF0B80&quot;/&gt;&lt;wsp:rsid wsp:val=&quot;00EF121E&quot;/&gt;&lt;wsp:rsid wsp:val=&quot;00EF13EF&quot;/&gt;&lt;wsp:rsid wsp:val=&quot;00EF19F6&quot;/&gt;&lt;wsp:rsid wsp:val=&quot;00EF2421&quot;/&gt;&lt;wsp:rsid wsp:val=&quot;00EF26FE&quot;/&gt;&lt;wsp:rsid wsp:val=&quot;00EF2C13&quot;/&gt;&lt;wsp:rsid wsp:val=&quot;00EF34CD&quot;/&gt;&lt;wsp:rsid wsp:val=&quot;00EF437C&quot;/&gt;&lt;wsp:rsid wsp:val=&quot;00EF4642&quot;/&gt;&lt;wsp:rsid wsp:val=&quot;00EF4747&quot;/&gt;&lt;wsp:rsid wsp:val=&quot;00EF6E22&quot;/&gt;&lt;wsp:rsid wsp:val=&quot;00EF7F01&quot;/&gt;&lt;wsp:rsid wsp:val=&quot;00EFF561&quot;/&gt;&lt;wsp:rsid wsp:val=&quot;00F0078D&quot;/&gt;&lt;wsp:rsid wsp:val=&quot;00F01877&quot;/&gt;&lt;wsp:rsid wsp:val=&quot;00F020A9&quot;/&gt;&lt;wsp:rsid wsp:val=&quot;00F033AC&quot;/&gt;&lt;wsp:rsid wsp:val=&quot;00F0532D&quot;/&gt;&lt;wsp:rsid wsp:val=&quot;00F05C05&quot;/&gt;&lt;wsp:rsid wsp:val=&quot;00F06377&quot;/&gt;&lt;wsp:rsid wsp:val=&quot;00F0665F&quot;/&gt;&lt;wsp:rsid wsp:val=&quot;00F076B3&quot;/&gt;&lt;wsp:rsid wsp:val=&quot;00F07846&quot;/&gt;&lt;wsp:rsid wsp:val=&quot;00F07A77&quot;/&gt;&lt;wsp:rsid wsp:val=&quot;00F07F7A&quot;/&gt;&lt;wsp:rsid wsp:val=&quot;00F10A68&quot;/&gt;&lt;wsp:rsid wsp:val=&quot;00F11018&quot;/&gt;&lt;wsp:rsid wsp:val=&quot;00F115A6&quot;/&gt;&lt;wsp:rsid wsp:val=&quot;00F11995&quot;/&gt;&lt;wsp:rsid wsp:val=&quot;00F119FB&quot;/&gt;&lt;wsp:rsid wsp:val=&quot;00F1262A&quot;/&gt;&lt;wsp:rsid wsp:val=&quot;00F12DDA&quot;/&gt;&lt;wsp:rsid wsp:val=&quot;00F147DE&quot;/&gt;&lt;wsp:rsid wsp:val=&quot;00F1561F&quot;/&gt;&lt;wsp:rsid wsp:val=&quot;00F15921&quot;/&gt;&lt;wsp:rsid wsp:val=&quot;00F15F56&quot;/&gt;&lt;wsp:rsid wsp:val=&quot;00F166F6&quot;/&gt;&lt;wsp:rsid wsp:val=&quot;00F20103&quot;/&gt;&lt;wsp:rsid wsp:val=&quot;00F20483&quot;/&gt;&lt;wsp:rsid wsp:val=&quot;00F208E0&quot;/&gt;&lt;wsp:rsid wsp:val=&quot;00F209FB&quot;/&gt;&lt;wsp:rsid wsp:val=&quot;00F21816&quot;/&gt;&lt;wsp:rsid wsp:val=&quot;00F223E4&quot;/&gt;&lt;wsp:rsid wsp:val=&quot;00F2461E&quot;/&gt;&lt;wsp:rsid wsp:val=&quot;00F24A10&quot;/&gt;&lt;wsp:rsid wsp:val=&quot;00F25EE8&quot;/&gt;&lt;wsp:rsid wsp:val=&quot;00F26DD0&quot;/&gt;&lt;wsp:rsid wsp:val=&quot;00F272B6&quot;/&gt;&lt;wsp:rsid wsp:val=&quot;00F27645&quot;/&gt;&lt;wsp:rsid wsp:val=&quot;00F302B1&quot;/&gt;&lt;wsp:rsid wsp:val=&quot;00F30AD2&quot;/&gt;&lt;wsp:rsid wsp:val=&quot;00F3108F&quot;/&gt;&lt;wsp:rsid wsp:val=&quot;00F31DF1&quot;/&gt;&lt;wsp:rsid wsp:val=&quot;00F33E42&quot;/&gt;&lt;wsp:rsid wsp:val=&quot;00F3513C&quot;/&gt;&lt;wsp:rsid wsp:val=&quot;00F35D56&quot;/&gt;&lt;wsp:rsid wsp:val=&quot;00F35FCA&quot;/&gt;&lt;wsp:rsid wsp:val=&quot;00F36790&quot;/&gt;&lt;wsp:rsid wsp:val=&quot;00F36797&quot;/&gt;&lt;wsp:rsid wsp:val=&quot;00F374A5&quot;/&gt;&lt;wsp:rsid wsp:val=&quot;00F4135D&quot;/&gt;&lt;wsp:rsid wsp:val=&quot;00F416E8&quot;/&gt;&lt;wsp:rsid wsp:val=&quot;00F42509&quot;/&gt;&lt;wsp:rsid wsp:val=&quot;00F42F17&quot;/&gt;&lt;wsp:rsid wsp:val=&quot;00F44E53&quot;/&gt;&lt;wsp:rsid wsp:val=&quot;00F45B5A&quot;/&gt;&lt;wsp:rsid wsp:val=&quot;00F47A73&quot;/&gt;&lt;wsp:rsid wsp:val=&quot;00F5216A&quot;/&gt;&lt;wsp:rsid wsp:val=&quot;00F52B14&quot;/&gt;&lt;wsp:rsid wsp:val=&quot;00F52F02&quot;/&gt;&lt;wsp:rsid wsp:val=&quot;00F53C0F&quot;/&gt;&lt;wsp:rsid wsp:val=&quot;00F53DA2&quot;/&gt;&lt;wsp:rsid wsp:val=&quot;00F54A20&quot;/&gt;&lt;wsp:rsid wsp:val=&quot;00F55BD4&quot;/&gt;&lt;wsp:rsid wsp:val=&quot;00F60717&quot;/&gt;&lt;wsp:rsid wsp:val=&quot;00F60B16&quot;/&gt;&lt;wsp:rsid wsp:val=&quot;00F61AAA&quot;/&gt;&lt;wsp:rsid wsp:val=&quot;00F61B02&quot;/&gt;&lt;wsp:rsid wsp:val=&quot;00F625C5&quot;/&gt;&lt;wsp:rsid wsp:val=&quot;00F62970&quot;/&gt;&lt;wsp:rsid wsp:val=&quot;00F63B48&quot;/&gt;&lt;wsp:rsid wsp:val=&quot;00F64298&quot;/&gt;&lt;wsp:rsid wsp:val=&quot;00F6479D&quot;/&gt;&lt;wsp:rsid wsp:val=&quot;00F6496E&quot;/&gt;&lt;wsp:rsid wsp:val=&quot;00F6551A&quot;/&gt;&lt;wsp:rsid wsp:val=&quot;00F65653&quot;/&gt;&lt;wsp:rsid wsp:val=&quot;00F662A9&quot;/&gt;&lt;wsp:rsid wsp:val=&quot;00F668F3&quot;/&gt;&lt;wsp:rsid wsp:val=&quot;00F66A83&quot;/&gt;&lt;wsp:rsid wsp:val=&quot;00F67390&quot;/&gt;&lt;wsp:rsid wsp:val=&quot;00F67913&quot;/&gt;&lt;wsp:rsid wsp:val=&quot;00F67E5C&quot;/&gt;&lt;wsp:rsid wsp:val=&quot;00F70833&quot;/&gt;&lt;wsp:rsid wsp:val=&quot;00F70997&quot;/&gt;&lt;wsp:rsid wsp:val=&quot;00F710B2&quot;/&gt;&lt;wsp:rsid wsp:val=&quot;00F73ED1&quot;/&gt;&lt;wsp:rsid wsp:val=&quot;00F74C07&quot;/&gt;&lt;wsp:rsid wsp:val=&quot;00F752DD&quot;/&gt;&lt;wsp:rsid wsp:val=&quot;00F759B0&quot;/&gt;&lt;wsp:rsid wsp:val=&quot;00F77435&quot;/&gt;&lt;wsp:rsid wsp:val=&quot;00F77472&quot;/&gt;&lt;wsp:rsid wsp:val=&quot;00F8039C&quot;/&gt;&lt;wsp:rsid wsp:val=&quot;00F80747&quot;/&gt;&lt;wsp:rsid wsp:val=&quot;00F80877&quot;/&gt;&lt;wsp:rsid wsp:val=&quot;00F80A05&quot;/&gt;&lt;wsp:rsid wsp:val=&quot;00F81C45&quot;/&gt;&lt;wsp:rsid wsp:val=&quot;00F82040&quot;/&gt;&lt;wsp:rsid wsp:val=&quot;00F82505&quot;/&gt;&lt;wsp:rsid wsp:val=&quot;00F8277C&quot;/&gt;&lt;wsp:rsid wsp:val=&quot;00F82C80&quot;/&gt;&lt;wsp:rsid wsp:val=&quot;00F82DDB&quot;/&gt;&lt;wsp:rsid wsp:val=&quot;00F8405C&quot;/&gt;&lt;wsp:rsid wsp:val=&quot;00F842CD&quot;/&gt;&lt;wsp:rsid wsp:val=&quot;00F85BB4&quot;/&gt;&lt;wsp:rsid wsp:val=&quot;00F8743D&quot;/&gt;&lt;wsp:rsid wsp:val=&quot;00F8790A&quot;/&gt;&lt;wsp:rsid wsp:val=&quot;00F90630&quot;/&gt;&lt;wsp:rsid wsp:val=&quot;00F90A3B&quot;/&gt;&lt;wsp:rsid wsp:val=&quot;00F91E66&quot;/&gt;&lt;wsp:rsid wsp:val=&quot;00F92ED8&quot;/&gt;&lt;wsp:rsid wsp:val=&quot;00F93014&quot;/&gt;&lt;wsp:rsid wsp:val=&quot;00F944C2&quot;/&gt;&lt;wsp:rsid wsp:val=&quot;00F94CAD&quot;/&gt;&lt;wsp:rsid wsp:val=&quot;00F951FF&quot;/&gt;&lt;wsp:rsid wsp:val=&quot;00F9579F&quot;/&gt;&lt;wsp:rsid wsp:val=&quot;00F95BAD&quot;/&gt;&lt;wsp:rsid wsp:val=&quot;00F9606B&quot;/&gt;&lt;wsp:rsid wsp:val=&quot;00F96CCD&quot;/&gt;&lt;wsp:rsid wsp:val=&quot;00F96FA3&quot;/&gt;&lt;wsp:rsid wsp:val=&quot;00F97FE8&quot;/&gt;&lt;wsp:rsid wsp:val=&quot;00FA01FC&quot;/&gt;&lt;wsp:rsid wsp:val=&quot;00FA0B06&quot;/&gt;&lt;wsp:rsid wsp:val=&quot;00FA0C0A&quot;/&gt;&lt;wsp:rsid wsp:val=&quot;00FA127F&quot;/&gt;&lt;wsp:rsid wsp:val=&quot;00FA146D&quot;/&gt;&lt;wsp:rsid wsp:val=&quot;00FA166C&quot;/&gt;&lt;wsp:rsid wsp:val=&quot;00FA2741&quot;/&gt;&lt;wsp:rsid wsp:val=&quot;00FA2A07&quot;/&gt;&lt;wsp:rsid wsp:val=&quot;00FA2D2B&quot;/&gt;&lt;wsp:rsid wsp:val=&quot;00FA2FC3&quot;/&gt;&lt;wsp:rsid wsp:val=&quot;00FA374E&quot;/&gt;&lt;wsp:rsid wsp:val=&quot;00FA3EB3&quot;/&gt;&lt;wsp:rsid wsp:val=&quot;00FA7250&quot;/&gt;&lt;wsp:rsid wsp:val=&quot;00FA7690&quot;/&gt;&lt;wsp:rsid wsp:val=&quot;00FB0565&quot;/&gt;&lt;wsp:rsid wsp:val=&quot;00FB0E81&quot;/&gt;&lt;wsp:rsid wsp:val=&quot;00FB21B1&quot;/&gt;&lt;wsp:rsid wsp:val=&quot;00FB243F&quot;/&gt;&lt;wsp:rsid wsp:val=&quot;00FB37DE&quot;/&gt;&lt;wsp:rsid wsp:val=&quot;00FB3DF2&quot;/&gt;&lt;wsp:rsid wsp:val=&quot;00FB4AD8&quot;/&gt;&lt;wsp:rsid wsp:val=&quot;00FB4D4B&quot;/&gt;&lt;wsp:rsid wsp:val=&quot;00FB66B6&quot;/&gt;&lt;wsp:rsid wsp:val=&quot;00FB701F&quot;/&gt;&lt;wsp:rsid wsp:val=&quot;00FC01E0&quot;/&gt;&lt;wsp:rsid wsp:val=&quot;00FC0C56&quot;/&gt;&lt;wsp:rsid wsp:val=&quot;00FC1070&quot;/&gt;&lt;wsp:rsid wsp:val=&quot;00FC1A54&quot;/&gt;&lt;wsp:rsid wsp:val=&quot;00FC1B63&quot;/&gt;&lt;wsp:rsid wsp:val=&quot;00FC1C0A&quot;/&gt;&lt;wsp:rsid wsp:val=&quot;00FC34BC&quot;/&gt;&lt;wsp:rsid wsp:val=&quot;00FC4BD5&quot;/&gt;&lt;wsp:rsid wsp:val=&quot;00FC5252&quot;/&gt;&lt;wsp:rsid wsp:val=&quot;00FC6003&quot;/&gt;&lt;wsp:rsid wsp:val=&quot;00FC687F&quot;/&gt;&lt;wsp:rsid wsp:val=&quot;00FC6A59&quot;/&gt;&lt;wsp:rsid wsp:val=&quot;00FC6EE4&quot;/&gt;&lt;wsp:rsid wsp:val=&quot;00FC754F&quot;/&gt;&lt;wsp:rsid wsp:val=&quot;00FC77CD&quot;/&gt;&lt;wsp:rsid wsp:val=&quot;00FC7EAB&quot;/&gt;&lt;wsp:rsid wsp:val=&quot;00FC9BC1&quot;/&gt;&lt;wsp:rsid wsp:val=&quot;00FD11EA&quot;/&gt;&lt;wsp:rsid wsp:val=&quot;00FD22EF&quot;/&gt;&lt;wsp:rsid wsp:val=&quot;00FD2C87&quot;/&gt;&lt;wsp:rsid wsp:val=&quot;00FD3A16&quot;/&gt;&lt;wsp:rsid wsp:val=&quot;00FD3A65&quot;/&gt;&lt;wsp:rsid wsp:val=&quot;00FD3D61&quot;/&gt;&lt;wsp:rsid wsp:val=&quot;00FD3E02&quot;/&gt;&lt;wsp:rsid wsp:val=&quot;00FD41F4&quot;/&gt;&lt;wsp:rsid wsp:val=&quot;00FD43A1&quot;/&gt;&lt;wsp:rsid wsp:val=&quot;00FD7128&quot;/&gt;&lt;wsp:rsid wsp:val=&quot;00FD71C6&quot;/&gt;&lt;wsp:rsid wsp:val=&quot;00FE0691&quot;/&gt;&lt;wsp:rsid wsp:val=&quot;00FE0DA4&quot;/&gt;&lt;wsp:rsid wsp:val=&quot;00FE1003&quot;/&gt;&lt;wsp:rsid wsp:val=&quot;00FE1048&quot;/&gt;&lt;wsp:rsid wsp:val=&quot;00FE25E9&quot;/&gt;&lt;wsp:rsid wsp:val=&quot;00FE26B7&quot;/&gt;&lt;wsp:rsid wsp:val=&quot;00FE2D23&quot;/&gt;&lt;wsp:rsid wsp:val=&quot;00FE4300&quot;/&gt;&lt;wsp:rsid wsp:val=&quot;00FF1895&quot;/&gt;&lt;wsp:rsid wsp:val=&quot;00FF2928&quot;/&gt;&lt;wsp:rsid wsp:val=&quot;00FF2D27&quot;/&gt;&lt;wsp:rsid wsp:val=&quot;00FF350E&quot;/&gt;&lt;wsp:rsid wsp:val=&quot;00FF537E&quot;/&gt;&lt;wsp:rsid wsp:val=&quot;00FF5469&quot;/&gt;&lt;wsp:rsid wsp:val=&quot;00FF5C2F&quot;/&gt;&lt;wsp:rsid wsp:val=&quot;010450B9&quot;/&gt;&lt;wsp:rsid wsp:val=&quot;0121F4B1&quot;/&gt;&lt;wsp:rsid wsp:val=&quot;0129B13E&quot;/&gt;&lt;wsp:rsid wsp:val=&quot;013069D8&quot;/&gt;&lt;wsp:rsid wsp:val=&quot;0130A030&quot;/&gt;&lt;wsp:rsid wsp:val=&quot;0149DD76&quot;/&gt;&lt;wsp:rsid wsp:val=&quot;014E73CF&quot;/&gt;&lt;wsp:rsid wsp:val=&quot;0151A258&quot;/&gt;&lt;wsp:rsid wsp:val=&quot;015751FD&quot;/&gt;&lt;wsp:rsid wsp:val=&quot;017206AB&quot;/&gt;&lt;wsp:rsid wsp:val=&quot;0173B414&quot;/&gt;&lt;wsp:rsid wsp:val=&quot;01A53B1C&quot;/&gt;&lt;wsp:rsid wsp:val=&quot;01B0B684&quot;/&gt;&lt;wsp:rsid wsp:val=&quot;01BE0DFA&quot;/&gt;&lt;wsp:rsid wsp:val=&quot;01C6BEC3&quot;/&gt;&lt;wsp:rsid wsp:val=&quot;01CDCDDA&quot;/&gt;&lt;wsp:rsid wsp:val=&quot;01CF05AC&quot;/&gt;&lt;wsp:rsid wsp:val=&quot;01D2D207&quot;/&gt;&lt;wsp:rsid wsp:val=&quot;01DD512C&quot;/&gt;&lt;wsp:rsid wsp:val=&quot;01DF1299&quot;/&gt;&lt;wsp:rsid wsp:val=&quot;01F10CE4&quot;/&gt;&lt;wsp:rsid wsp:val=&quot;01FFAB17&quot;/&gt;&lt;wsp:rsid wsp:val=&quot;020377C1&quot;/&gt;&lt;wsp:rsid wsp:val=&quot;0204A70A&quot;/&gt;&lt;wsp:rsid wsp:val=&quot;02288726&quot;/&gt;&lt;wsp:rsid wsp:val=&quot;0232D5C7&quot;/&gt;&lt;wsp:rsid wsp:val=&quot;023AEC42&quot;/&gt;&lt;wsp:rsid wsp:val=&quot;0250C8BD&quot;/&gt;&lt;wsp:rsid wsp:val=&quot;0269054A&quot;/&gt;&lt;wsp:rsid wsp:val=&quot;026C41D9&quot;/&gt;&lt;wsp:rsid wsp:val=&quot;026E7A1F&quot;/&gt;&lt;wsp:rsid wsp:val=&quot;026EB801&quot;/&gt;&lt;wsp:rsid wsp:val=&quot;0284574A&quot;/&gt;&lt;wsp:rsid wsp:val=&quot;028AD715&quot;/&gt;&lt;wsp:rsid wsp:val=&quot;0290CF77&quot;/&gt;&lt;wsp:rsid wsp:val=&quot;02C1E40D&quot;/&gt;&lt;wsp:rsid wsp:val=&quot;02C64415&quot;/&gt;&lt;wsp:rsid wsp:val=&quot;02CC7091&quot;/&gt;&lt;wsp:rsid wsp:val=&quot;02DAADA5&quot;/&gt;&lt;wsp:rsid wsp:val=&quot;02DB9ABE&quot;/&gt;&lt;wsp:rsid wsp:val=&quot;02E7B47A&quot;/&gt;&lt;wsp:rsid wsp:val=&quot;02F7AE3B&quot;/&gt;&lt;wsp:rsid wsp:val=&quot;02FD793E&quot;/&gt;&lt;wsp:rsid wsp:val=&quot;02FE0D7C&quot;/&gt;&lt;wsp:rsid wsp:val=&quot;030AF376&quot;/&gt;&lt;wsp:rsid wsp:val=&quot;030BB258&quot;/&gt;&lt;wsp:rsid wsp:val=&quot;03110D71&quot;/&gt;&lt;wsp:rsid wsp:val=&quot;031B9AE3&quot;/&gt;&lt;wsp:rsid wsp:val=&quot;03219A4F&quot;/&gt;&lt;wsp:rsid wsp:val=&quot;032E108F&quot;/&gt;&lt;wsp:rsid wsp:val=&quot;0333C313&quot;/&gt;&lt;wsp:rsid wsp:val=&quot;033B3CF2&quot;/&gt;&lt;wsp:rsid wsp:val=&quot;034679DA&quot;/&gt;&lt;wsp:rsid wsp:val=&quot;0348F9E3&quot;/&gt;&lt;wsp:rsid wsp:val=&quot;034A5D58&quot;/&gt;&lt;wsp:rsid wsp:val=&quot;034A92E2&quot;/&gt;&lt;wsp:rsid wsp:val=&quot;034D2B4E&quot;/&gt;&lt;wsp:rsid wsp:val=&quot;03540F36&quot;/&gt;&lt;wsp:rsid wsp:val=&quot;03813F84&quot;/&gt;&lt;wsp:rsid wsp:val=&quot;0382B765&quot;/&gt;&lt;wsp:rsid wsp:val=&quot;03864673&quot;/&gt;&lt;wsp:rsid wsp:val=&quot;038A2FB6&quot;/&gt;&lt;wsp:rsid wsp:val=&quot;038E88F9&quot;/&gt;&lt;wsp:rsid wsp:val=&quot;03A13BF0&quot;/&gt;&lt;wsp:rsid wsp:val=&quot;03AA09D5&quot;/&gt;&lt;wsp:rsid wsp:val=&quot;03B108A6&quot;/&gt;&lt;wsp:rsid wsp:val=&quot;03C36422&quot;/&gt;&lt;wsp:rsid wsp:val=&quot;040C6E0A&quot;/&gt;&lt;wsp:rsid wsp:val=&quot;040DF0F2&quot;/&gt;&lt;wsp:rsid wsp:val=&quot;0411DB7A&quot;/&gt;&lt;wsp:rsid wsp:val=&quot;0414F51C&quot;/&gt;&lt;wsp:rsid wsp:val=&quot;0415E905&quot;/&gt;&lt;wsp:rsid wsp:val=&quot;0422801A&quot;/&gt;&lt;wsp:rsid wsp:val=&quot;042301AC&quot;/&gt;&lt;wsp:rsid wsp:val=&quot;042977F3&quot;/&gt;&lt;wsp:rsid wsp:val=&quot;04300181&quot;/&gt;&lt;wsp:rsid wsp:val=&quot;043A16F6&quot;/&gt;&lt;wsp:rsid wsp:val=&quot;0440F1DA&quot;/&gt;&lt;wsp:rsid wsp:val=&quot;0445745A&quot;/&gt;&lt;wsp:rsid wsp:val=&quot;04470636&quot;/&gt;&lt;wsp:rsid wsp:val=&quot;04533308&quot;/&gt;&lt;wsp:rsid wsp:val=&quot;045706AF&quot;/&gt;&lt;wsp:rsid wsp:val=&quot;045EEE69&quot;/&gt;&lt;wsp:rsid wsp:val=&quot;046669CA&quot;/&gt;&lt;wsp:rsid wsp:val=&quot;04767A59&quot;/&gt;&lt;wsp:rsid wsp:val=&quot;047C5C0D&quot;/&gt;&lt;wsp:rsid wsp:val=&quot;048923BF&quot;/&gt;&lt;wsp:rsid wsp:val=&quot;04999548&quot;/&gt;&lt;wsp:rsid wsp:val=&quot;049A6C41&quot;/&gt;&lt;wsp:rsid wsp:val=&quot;049AE75C&quot;/&gt;&lt;wsp:rsid wsp:val=&quot;04B22FCE&quot;/&gt;&lt;wsp:rsid wsp:val=&quot;04C4BD78&quot;/&gt;&lt;wsp:rsid wsp:val=&quot;04C7D96A&quot;/&gt;&lt;wsp:rsid wsp:val=&quot;04CB058B&quot;/&gt;&lt;wsp:rsid wsp:val=&quot;04CF3098&quot;/&gt;&lt;wsp:rsid wsp:val=&quot;04E24A3B&quot;/&gt;&lt;wsp:rsid wsp:val=&quot;04E27679&quot;/&gt;&lt;wsp:rsid wsp:val=&quot;04E4F962&quot;/&gt;&lt;wsp:rsid wsp:val=&quot;04F0D409&quot;/&gt;&lt;wsp:rsid wsp:val=&quot;04F811BF&quot;/&gt;&lt;wsp:rsid wsp:val=&quot;04FF5F61&quot;/&gt;&lt;wsp:rsid wsp:val=&quot;0506F173&quot;/&gt;&lt;wsp:rsid wsp:val=&quot;0508993A&quot;/&gt;&lt;wsp:rsid wsp:val=&quot;0515FA07&quot;/&gt;&lt;wsp:rsid wsp:val=&quot;0519B562&quot;/&gt;&lt;wsp:rsid wsp:val=&quot;0531FCEC&quot;/&gt;&lt;wsp:rsid wsp:val=&quot;0532155F&quot;/&gt;&lt;wsp:rsid wsp:val=&quot;0532D398&quot;/&gt;&lt;wsp:rsid wsp:val=&quot;053AF140&quot;/&gt;&lt;wsp:rsid wsp:val=&quot;05594855&quot;/&gt;&lt;wsp:rsid wsp:val=&quot;05603446&quot;/&gt;&lt;wsp:rsid wsp:val=&quot;0578D6AC&quot;/&gt;&lt;wsp:rsid wsp:val=&quot;0593B074&quot;/&gt;&lt;wsp:rsid wsp:val=&quot;05954721&quot;/&gt;&lt;wsp:rsid wsp:val=&quot;05A0BB7D&quot;/&gt;&lt;wsp:rsid wsp:val=&quot;05B6EC67&quot;/&gt;&lt;wsp:rsid wsp:val=&quot;05BBBB1D&quot;/&gt;&lt;wsp:rsid wsp:val=&quot;05BFA8C1&quot;/&gt;&lt;wsp:rsid wsp:val=&quot;05DDE616&quot;/&gt;&lt;wsp:rsid wsp:val=&quot;05F4B49F&quot;/&gt;&lt;wsp:rsid wsp:val=&quot;060C7C48&quot;/&gt;&lt;wsp:rsid wsp:val=&quot;060D12B3&quot;/&gt;&lt;wsp:rsid wsp:val=&quot;06149287&quot;/&gt;&lt;wsp:rsid wsp:val=&quot;061E03B4&quot;/&gt;&lt;wsp:rsid wsp:val=&quot;06325F6A&quot;/&gt;&lt;wsp:rsid wsp:val=&quot;0637E0FD&quot;/&gt;&lt;wsp:rsid wsp:val=&quot;063B0C54&quot;/&gt;&lt;wsp:rsid wsp:val=&quot;066CF8C5&quot;/&gt;&lt;wsp:rsid wsp:val=&quot;066D9A34&quot;/&gt;&lt;wsp:rsid wsp:val=&quot;0674E067&quot;/&gt;&lt;wsp:rsid wsp:val=&quot;0683A95F&quot;/&gt;&lt;wsp:rsid wsp:val=&quot;06866140&quot;/&gt;&lt;wsp:rsid wsp:val=&quot;069D9677&quot;/&gt;&lt;wsp:rsid wsp:val=&quot;06AAA77A&quot;/&gt;&lt;wsp:rsid wsp:val=&quot;06BAD446&quot;/&gt;&lt;wsp:rsid wsp:val=&quot;06BCF16E&quot;/&gt;&lt;wsp:rsid wsp:val=&quot;06D3389C&quot;/&gt;&lt;wsp:rsid wsp:val=&quot;06E1D762&quot;/&gt;&lt;wsp:rsid wsp:val=&quot;06E46FA3&quot;/&gt;&lt;wsp:rsid wsp:val=&quot;06F1DB64&quot;/&gt;&lt;wsp:rsid wsp:val=&quot;06F92628&quot;/&gt;&lt;wsp:rsid wsp:val=&quot;06F94E72&quot;/&gt;&lt;wsp:rsid wsp:val=&quot;06FEA7C3&quot;/&gt;&lt;wsp:rsid wsp:val=&quot;0703982D&quot;/&gt;&lt;wsp:rsid wsp:val=&quot;070D4D86&quot;/&gt;&lt;wsp:rsid wsp:val=&quot;0717FCBA&quot;/&gt;&lt;wsp:rsid wsp:val=&quot;072ACFC2&quot;/&gt;&lt;wsp:rsid wsp:val=&quot;07363F2B&quot;/&gt;&lt;wsp:rsid wsp:val=&quot;0743BFFF&quot;/&gt;&lt;wsp:rsid wsp:val=&quot;0745E7DA&quot;/&gt;&lt;wsp:rsid wsp:val=&quot;074D5479&quot;/&gt;&lt;wsp:rsid wsp:val=&quot;075832D6&quot;/&gt;&lt;wsp:rsid wsp:val=&quot;075AA26E&quot;/&gt;&lt;wsp:rsid wsp:val=&quot;0766D372&quot;/&gt;&lt;wsp:rsid wsp:val=&quot;077A2BFF&quot;/&gt;&lt;wsp:rsid wsp:val=&quot;077A98C1&quot;/&gt;&lt;wsp:rsid wsp:val=&quot;077FDC19&quot;/&gt;&lt;wsp:rsid wsp:val=&quot;0784F861&quot;/&gt;&lt;wsp:rsid wsp:val=&quot;07890ADB&quot;/&gt;&lt;wsp:rsid wsp:val=&quot;079FE1B4&quot;/&gt;&lt;wsp:rsid wsp:val=&quot;07B65E54&quot;/&gt;&lt;wsp:rsid wsp:val=&quot;07CFC2E7&quot;/&gt;&lt;wsp:rsid wsp:val=&quot;07DA092C&quot;/&gt;&lt;wsp:rsid wsp:val=&quot;07DBD4E3&quot;/&gt;&lt;wsp:rsid wsp:val=&quot;07DC3A85&quot;/&gt;&lt;wsp:rsid wsp:val=&quot;07FF895A&quot;/&gt;&lt;wsp:rsid wsp:val=&quot;08008133&quot;/&gt;&lt;wsp:rsid wsp:val=&quot;0808B889&quot;/&gt;&lt;wsp:rsid wsp:val=&quot;080E5933&quot;/&gt;&lt;wsp:rsid wsp:val=&quot;080F3BC6&quot;/&gt;&lt;wsp:rsid wsp:val=&quot;081C9A24&quot;/&gt;&lt;wsp:rsid wsp:val=&quot;081F3386&quot;/&gt;&lt;wsp:rsid wsp:val=&quot;08223236&quot;/&gt;&lt;wsp:rsid wsp:val=&quot;08296A5B&quot;/&gt;&lt;wsp:rsid wsp:val=&quot;0845623A&quot;/&gt;&lt;wsp:rsid wsp:val=&quot;08467FBB&quot;/&gt;&lt;wsp:rsid wsp:val=&quot;084ADC1C&quot;/&gt;&lt;wsp:rsid wsp:val=&quot;0851BD15&quot;/&gt;&lt;wsp:rsid wsp:val=&quot;0853F072&quot;/&gt;&lt;wsp:rsid wsp:val=&quot;0854D757&quot;/&gt;&lt;wsp:rsid wsp:val=&quot;08607F0C&quot;/&gt;&lt;wsp:rsid wsp:val=&quot;086673B5&quot;/&gt;&lt;wsp:rsid wsp:val=&quot;0872E391&quot;/&gt;&lt;wsp:rsid wsp:val=&quot;0886B405&quot;/&gt;&lt;wsp:rsid wsp:val=&quot;08972F86&quot;/&gt;&lt;wsp:rsid wsp:val=&quot;08AEA4A6&quot;/&gt;&lt;wsp:rsid wsp:val=&quot;08AF6CC3&quot;/&gt;&lt;wsp:rsid wsp:val=&quot;08B24194&quot;/&gt;&lt;wsp:rsid wsp:val=&quot;08BB2A4B&quot;/&gt;&lt;wsp:rsid wsp:val=&quot;08BC6C8A&quot;/&gt;&lt;wsp:rsid wsp:val=&quot;08BF58DB&quot;/&gt;&lt;wsp:rsid wsp:val=&quot;08CBCF8D&quot;/&gt;&lt;wsp:rsid wsp:val=&quot;08D49EC5&quot;/&gt;&lt;wsp:rsid wsp:val=&quot;08FA2A55&quot;/&gt;&lt;wsp:rsid wsp:val=&quot;091052A4&quot;/&gt;&lt;wsp:rsid wsp:val=&quot;0911C0CA&quot;/&gt;&lt;wsp:rsid wsp:val=&quot;0926CD8F&quot;/&gt;&lt;wsp:rsid wsp:val=&quot;092AC66D&quot;/&gt;&lt;wsp:rsid wsp:val=&quot;092B5E25&quot;/&gt;&lt;wsp:rsid wsp:val=&quot;0945AD32&quot;/&gt;&lt;wsp:rsid wsp:val=&quot;094F6E1A&quot;/&gt;&lt;wsp:rsid wsp:val=&quot;0951D881&quot;/&gt;&lt;wsp:rsid wsp:val=&quot;0953CC14&quot;/&gt;&lt;wsp:rsid wsp:val=&quot;09711BD4&quot;/&gt;&lt;wsp:rsid wsp:val=&quot;09712228&quot;/&gt;&lt;wsp:rsid wsp:val=&quot;097B9DE6&quot;/&gt;&lt;wsp:rsid wsp:val=&quot;097EC881&quot;/&gt;&lt;wsp:rsid wsp:val=&quot;09858040&quot;/&gt;&lt;wsp:rsid wsp:val=&quot;099205D9&quot;/&gt;&lt;wsp:rsid wsp:val=&quot;099BAEE5&quot;/&gt;&lt;wsp:rsid wsp:val=&quot;09B1DF94&quot;/&gt;&lt;wsp:rsid wsp:val=&quot;09B94100&quot;/&gt;&lt;wsp:rsid wsp:val=&quot;09BAB864&quot;/&gt;&lt;wsp:rsid wsp:val=&quot;09BC73CD&quot;/&gt;&lt;wsp:rsid wsp:val=&quot;09C76CA4&quot;/&gt;&lt;wsp:rsid wsp:val=&quot;09C91FDF&quot;/&gt;&lt;wsp:rsid wsp:val=&quot;09C990AD&quot;/&gt;&lt;wsp:rsid wsp:val=&quot;09CAB5DA&quot;/&gt;&lt;wsp:rsid wsp:val=&quot;09D2F0DE&quot;/&gt;&lt;wsp:rsid wsp:val=&quot;09DA6296&quot;/&gt;&lt;wsp:rsid wsp:val=&quot;09DCB4FC&quot;/&gt;&lt;wsp:rsid wsp:val=&quot;09FB9ED5&quot;/&gt;&lt;wsp:rsid wsp:val=&quot;0A000233&quot;/&gt;&lt;wsp:rsid wsp:val=&quot;0A0FCEEB&quot;/&gt;&lt;wsp:rsid wsp:val=&quot;0A1E51EC&quot;/&gt;&lt;wsp:rsid wsp:val=&quot;0A217F3A&quot;/&gt;&lt;wsp:rsid wsp:val=&quot;0A234281&quot;/&gt;&lt;wsp:rsid wsp:val=&quot;0A24B78F&quot;/&gt;&lt;wsp:rsid wsp:val=&quot;0A2BC8D7&quot;/&gt;&lt;wsp:rsid wsp:val=&quot;0A2C732A&quot;/&gt;&lt;wsp:rsid wsp:val=&quot;0A2CF4FD&quot;/&gt;&lt;wsp:rsid wsp:val=&quot;0A33AAC1&quot;/&gt;&lt;wsp:rsid wsp:val=&quot;0A53AE70&quot;/&gt;&lt;wsp:rsid wsp:val=&quot;0A5722BF&quot;/&gt;&lt;wsp:rsid wsp:val=&quot;0A57CF80&quot;/&gt;&lt;wsp:rsid wsp:val=&quot;0A638ED1&quot;/&gt;&lt;wsp:rsid wsp:val=&quot;0A6692FF&quot;/&gt;&lt;wsp:rsid wsp:val=&quot;0A67EDFB&quot;/&gt;&lt;wsp:rsid wsp:val=&quot;0A74C12D&quot;/&gt;&lt;wsp:rsid wsp:val=&quot;0A770094&quot;/&gt;&lt;wsp:rsid wsp:val=&quot;0A956B67&quot;/&gt;&lt;wsp:rsid wsp:val=&quot;0A96762D&quot;/&gt;&lt;wsp:rsid wsp:val=&quot;0AA50202&quot;/&gt;&lt;wsp:rsid wsp:val=&quot;0AB82AE4&quot;/&gt;&lt;wsp:rsid wsp:val=&quot;0AB8C452&quot;/&gt;&lt;wsp:rsid wsp:val=&quot;0AC78424&quot;/&gt;&lt;wsp:rsid wsp:val=&quot;0AD06F1F&quot;/&gt;&lt;wsp:rsid wsp:val=&quot;0AD4C671&quot;/&gt;&lt;wsp:rsid wsp:val=&quot;0ADE9B2F&quot;/&gt;&lt;wsp:rsid wsp:val=&quot;0AEB0365&quot;/&gt;&lt;wsp:rsid wsp:val=&quot;0B04B9BF&quot;/&gt;&lt;wsp:rsid wsp:val=&quot;0B05F37F&quot;/&gt;&lt;wsp:rsid wsp:val=&quot;0B0C3D7B&quot;/&gt;&lt;wsp:rsid wsp:val=&quot;0B1C114A&quot;/&gt;&lt;wsp:rsid wsp:val=&quot;0B201A15&quot;/&gt;&lt;wsp:rsid wsp:val=&quot;0B211EB2&quot;/&gt;&lt;wsp:rsid wsp:val=&quot;0B238B16&quot;/&gt;&lt;wsp:rsid wsp:val=&quot;0B23F91B&quot;/&gt;&lt;wsp:rsid wsp:val=&quot;0B2907A6&quot;/&gt;&lt;wsp:rsid wsp:val=&quot;0B32D086&quot;/&gt;&lt;wsp:rsid wsp:val=&quot;0B44120B&quot;/&gt;&lt;wsp:rsid wsp:val=&quot;0B5BAF19&quot;/&gt;&lt;wsp:rsid wsp:val=&quot;0B715AD0&quot;/&gt;&lt;wsp:rsid wsp:val=&quot;0B720AB8&quot;/&gt;&lt;wsp:rsid wsp:val=&quot;0B7632F7&quot;/&gt;&lt;wsp:rsid wsp:val=&quot;0B8D3B30&quot;/&gt;&lt;wsp:rsid wsp:val=&quot;0BA000CE&quot;/&gt;&lt;wsp:rsid wsp:val=&quot;0BA2FABF&quot;/&gt;&lt;wsp:rsid wsp:val=&quot;0BAFD7E2&quot;/&gt;&lt;wsp:rsid wsp:val=&quot;0BD18863&quot;/&gt;&lt;wsp:rsid wsp:val=&quot;0BD4109F&quot;/&gt;&lt;wsp:rsid wsp:val=&quot;0BE314B9&quot;/&gt;&lt;wsp:rsid wsp:val=&quot;0BEB6048&quot;/&gt;&lt;wsp:rsid wsp:val=&quot;0BEC0D65&quot;/&gt;&lt;wsp:rsid wsp:val=&quot;0BF05876&quot;/&gt;&lt;wsp:rsid wsp:val=&quot;0C080E1E&quot;/&gt;&lt;wsp:rsid wsp:val=&quot;0C167B31&quot;/&gt;&lt;wsp:rsid wsp:val=&quot;0C2E1391&quot;/&gt;&lt;wsp:rsid wsp:val=&quot;0C305DB3&quot;/&gt;&lt;wsp:rsid wsp:val=&quot;0C481AC2&quot;/&gt;&lt;wsp:rsid wsp:val=&quot;0C5CFBD2&quot;/&gt;&lt;wsp:rsid wsp:val=&quot;0C7EA6A7&quot;/&gt;&lt;wsp:rsid wsp:val=&quot;0C8F7012&quot;/&gt;&lt;wsp:rsid wsp:val=&quot;0CA24B00&quot;/&gt;&lt;wsp:rsid wsp:val=&quot;0CA32A0C&quot;/&gt;&lt;wsp:rsid wsp:val=&quot;0CA6888A&quot;/&gt;&lt;wsp:rsid wsp:val=&quot;0CB96353&quot;/&gt;&lt;wsp:rsid wsp:val=&quot;0CD782CE&quot;/&gt;&lt;wsp:rsid wsp:val=&quot;0CE4E65F&quot;/&gt;&lt;wsp:rsid wsp:val=&quot;0CE6E592&quot;/&gt;&lt;wsp:rsid wsp:val=&quot;0CEAB12C&quot;/&gt;&lt;wsp:rsid wsp:val=&quot;0CEC3B21&quot;/&gt;&lt;wsp:rsid wsp:val=&quot;0CED5ABB&quot;/&gt;&lt;wsp:rsid wsp:val=&quot;0D008CC6&quot;/&gt;&lt;wsp:rsid wsp:val=&quot;0D0577CC&quot;/&gt;&lt;wsp:rsid wsp:val=&quot;0D1B86D9&quot;/&gt;&lt;wsp:rsid wsp:val=&quot;0D361F4A&quot;/&gt;&lt;wsp:rsid wsp:val=&quot;0D37BBF1&quot;/&gt;&lt;wsp:rsid wsp:val=&quot;0D4C2ADA&quot;/&gt;&lt;wsp:rsid wsp:val=&quot;0D4D94F0&quot;/&gt;&lt;wsp:rsid wsp:val=&quot;0D4F3728&quot;/&gt;&lt;wsp:rsid wsp:val=&quot;0D4F9C9F&quot;/&gt;&lt;wsp:rsid wsp:val=&quot;0D5263C5&quot;/&gt;&lt;wsp:rsid wsp:val=&quot;0D5BA78C&quot;/&gt;&lt;wsp:rsid wsp:val=&quot;0D642F05&quot;/&gt;&lt;wsp:rsid wsp:val=&quot;0D69FAA4&quot;/&gt;&lt;wsp:rsid wsp:val=&quot;0D897BF5&quot;/&gt;&lt;wsp:rsid wsp:val=&quot;0D8A4C48&quot;/&gt;&lt;wsp:rsid wsp:val=&quot;0D9950B2&quot;/&gt;&lt;wsp:rsid wsp:val=&quot;0DAA1A65&quot;/&gt;&lt;wsp:rsid wsp:val=&quot;0DAD4AF7&quot;/&gt;&lt;wsp:rsid wsp:val=&quot;0DB8C220&quot;/&gt;&lt;wsp:rsid wsp:val=&quot;0DC3E9CF&quot;/&gt;&lt;wsp:rsid wsp:val=&quot;0DC419A7&quot;/&gt;&lt;wsp:rsid wsp:val=&quot;0DCA9B2C&quot;/&gt;&lt;wsp:rsid wsp:val=&quot;0DCC83D7&quot;/&gt;&lt;wsp:rsid wsp:val=&quot;0DF1E57F&quot;/&gt;&lt;wsp:rsid wsp:val=&quot;0DF87171&quot;/&gt;&lt;wsp:rsid wsp:val=&quot;0DFB7B23&quot;/&gt;&lt;wsp:rsid wsp:val=&quot;0DFD1394&quot;/&gt;&lt;wsp:rsid wsp:val=&quot;0E032B1B&quot;/&gt;&lt;wsp:rsid wsp:val=&quot;0E078139&quot;/&gt;&lt;wsp:rsid wsp:val=&quot;0E0F9545&quot;/&gt;&lt;wsp:rsid wsp:val=&quot;0E10EEDB&quot;/&gt;&lt;wsp:rsid wsp:val=&quot;0E23A8D5&quot;/&gt;&lt;wsp:rsid wsp:val=&quot;0E2A1E68&quot;/&gt;&lt;wsp:rsid wsp:val=&quot;0E41EDAE&quot;/&gt;&lt;wsp:rsid wsp:val=&quot;0E432DEA&quot;/&gt;&lt;wsp:rsid wsp:val=&quot;0E50DBED&quot;/&gt;&lt;wsp:rsid wsp:val=&quot;0E593E46&quot;/&gt;&lt;wsp:rsid wsp:val=&quot;0E71EDC6&quot;/&gt;&lt;wsp:rsid wsp:val=&quot;0E7464C6&quot;/&gt;&lt;wsp:rsid wsp:val=&quot;0E7F86E0&quot;/&gt;&lt;wsp:rsid wsp:val=&quot;0E8A9501&quot;/&gt;&lt;wsp:rsid wsp:val=&quot;0E8C7B8C&quot;/&gt;&lt;wsp:rsid wsp:val=&quot;0EA4268D&quot;/&gt;&lt;wsp:rsid wsp:val=&quot;0EB9A84D&quot;/&gt;&lt;wsp:rsid wsp:val=&quot;0EBB374D&quot;/&gt;&lt;wsp:rsid wsp:val=&quot;0EC094DF&quot;/&gt;&lt;wsp:rsid wsp:val=&quot;0EC4EA40&quot;/&gt;&lt;wsp:rsid wsp:val=&quot;0ED3776E&quot;/&gt;&lt;wsp:rsid wsp:val=&quot;0ED67168&quot;/&gt;&lt;wsp:rsid wsp:val=&quot;0ED76942&quot;/&gt;&lt;wsp:rsid wsp:val=&quot;0EDF6981&quot;/&gt;&lt;wsp:rsid wsp:val=&quot;0EE2E5D5&quot;/&gt;&lt;wsp:rsid wsp:val=&quot;0EE51088&quot;/&gt;&lt;wsp:rsid wsp:val=&quot;0EE59FD4&quot;/&gt;&lt;wsp:rsid wsp:val=&quot;0EF8574A&quot;/&gt;&lt;wsp:rsid wsp:val=&quot;0EFA1DE5&quot;/&gt;&lt;wsp:rsid wsp:val=&quot;0F001519&quot;/&gt;&lt;wsp:rsid wsp:val=&quot;0F0330B7&quot;/&gt;&lt;wsp:rsid wsp:val=&quot;0F05AC7B&quot;/&gt;&lt;wsp:rsid wsp:val=&quot;0F12BF41&quot;/&gt;&lt;wsp:rsid wsp:val=&quot;0F20D484&quot;/&gt;&lt;wsp:rsid wsp:val=&quot;0F2F02BA&quot;/&gt;&lt;wsp:rsid wsp:val=&quot;0F41F312&quot;/&gt;&lt;wsp:rsid wsp:val=&quot;0F4F4780&quot;/&gt;&lt;wsp:rsid wsp:val=&quot;0F65DA7F&quot;/&gt;&lt;wsp:rsid wsp:val=&quot;0F75D7A7&quot;/&gt;&lt;wsp:rsid wsp:val=&quot;0F850F21&quot;/&gt;&lt;wsp:rsid wsp:val=&quot;0F865FFF&quot;/&gt;&lt;wsp:rsid wsp:val=&quot;0F92E011&quot;/&gt;&lt;wsp:rsid wsp:val=&quot;0F98E265&quot;/&gt;&lt;wsp:rsid wsp:val=&quot;0F99C4EF&quot;/&gt;&lt;wsp:rsid wsp:val=&quot;0FA704F0&quot;/&gt;&lt;wsp:rsid wsp:val=&quot;0FAA74D7&quot;/&gt;&lt;wsp:rsid wsp:val=&quot;0FB2C609&quot;/&gt;&lt;wsp:rsid wsp:val=&quot;0FCAA606&quot;/&gt;&lt;wsp:rsid wsp:val=&quot;0FD6681C&quot;/&gt;&lt;wsp:rsid wsp:val=&quot;0FD7B88C&quot;/&gt;&lt;wsp:rsid wsp:val=&quot;0FEBAD20&quot;/&gt;&lt;wsp:rsid wsp:val=&quot;0FED712E&quot;/&gt;&lt;wsp:rsid wsp:val=&quot;0FF08511&quot;/&gt;&lt;wsp:rsid wsp:val=&quot;0FF4BFFF&quot;/&gt;&lt;wsp:rsid wsp:val=&quot;0FFE94AE&quot;/&gt;&lt;wsp:rsid wsp:val=&quot;100340EB&quot;/&gt;&lt;wsp:rsid wsp:val=&quot;100C5C66&quot;/&gt;&lt;wsp:rsid wsp:val=&quot;10103527&quot;/&gt;&lt;wsp:rsid wsp:val=&quot;1027087C&quot;/&gt;&lt;wsp:rsid wsp:val=&quot;102CC4E9&quot;/&gt;&lt;wsp:rsid wsp:val=&quot;1031D56D&quot;/&gt;&lt;wsp:rsid wsp:val=&quot;1036BEF2&quot;/&gt;&lt;wsp:rsid wsp:val=&quot;105189C0&quot;/&gt;&lt;wsp:rsid wsp:val=&quot;105913C2&quot;/&gt;&lt;wsp:rsid wsp:val=&quot;107E4C26&quot;/&gt;&lt;wsp:rsid wsp:val=&quot;108E8EBC&quot;/&gt;&lt;wsp:rsid wsp:val=&quot;10918166&quot;/&gt;&lt;wsp:rsid wsp:val=&quot;109DF415&quot;/&gt;&lt;wsp:rsid wsp:val=&quot;10A2E088&quot;/&gt;&lt;wsp:rsid wsp:val=&quot;10AB1C83&quot;/&gt;&lt;wsp:rsid wsp:val=&quot;10B7F6A4&quot;/&gt;&lt;wsp:rsid wsp:val=&quot;10BABD56&quot;/&gt;&lt;wsp:rsid wsp:val=&quot;10C8D5E7&quot;/&gt;&lt;wsp:rsid wsp:val=&quot;10D77977&quot;/&gt;&lt;wsp:rsid wsp:val=&quot;10DDAD45&quot;/&gt;&lt;wsp:rsid wsp:val=&quot;10FBB693&quot;/&gt;&lt;wsp:rsid wsp:val=&quot;10FE75DA&quot;/&gt;&lt;wsp:rsid wsp:val=&quot;110184B4&quot;/&gt;&lt;wsp:rsid wsp:val=&quot;1101C47D&quot;/&gt;&lt;wsp:rsid wsp:val=&quot;1106784D&quot;/&gt;&lt;wsp:rsid wsp:val=&quot;1139006C&quot;/&gt;&lt;wsp:rsid wsp:val=&quot;114053B9&quot;/&gt;&lt;wsp:rsid wsp:val=&quot;114179ED&quot;/&gt;&lt;wsp:rsid wsp:val=&quot;1147A886&quot;/&gt;&lt;wsp:rsid wsp:val=&quot;114EBCDA&quot;/&gt;&lt;wsp:rsid wsp:val=&quot;1152CA51&quot;/&gt;&lt;wsp:rsid wsp:val=&quot;115AB760&quot;/&gt;&lt;wsp:rsid wsp:val=&quot;116A273F&quot;/&gt;&lt;wsp:rsid wsp:val=&quot;1170940D&quot;/&gt;&lt;wsp:rsid wsp:val=&quot;1179F9AD&quot;/&gt;&lt;wsp:rsid wsp:val=&quot;117AC36F&quot;/&gt;&lt;wsp:rsid wsp:val=&quot;1183740E&quot;/&gt;&lt;wsp:rsid wsp:val=&quot;119A650F&quot;/&gt;&lt;wsp:rsid wsp:val=&quot;119C77B1&quot;/&gt;&lt;wsp:rsid wsp:val=&quot;11A21AFC&quot;/&gt;&lt;wsp:rsid wsp:val=&quot;11A8475A&quot;/&gt;&lt;wsp:rsid wsp:val=&quot;11AC0588&quot;/&gt;&lt;wsp:rsid wsp:val=&quot;11AF94B1&quot;/&gt;&lt;wsp:rsid wsp:val=&quot;11B37A4A&quot;/&gt;&lt;wsp:rsid wsp:val=&quot;11BC9A5F&quot;/&gt;&lt;wsp:rsid wsp:val=&quot;11C4EB91&quot;/&gt;&lt;wsp:rsid wsp:val=&quot;11D43F8C&quot;/&gt;&lt;wsp:rsid wsp:val=&quot;11D7A47D&quot;/&gt;&lt;wsp:rsid wsp:val=&quot;11DC1F4A&quot;/&gt;&lt;wsp:rsid wsp:val=&quot;11E89B8E&quot;/&gt;&lt;wsp:rsid wsp:val=&quot;11EA55A1&quot;/&gt;&lt;wsp:rsid wsp:val=&quot;11F00AF0&quot;/&gt;&lt;wsp:rsid wsp:val=&quot;120AE29B&quot;/&gt;&lt;wsp:rsid wsp:val=&quot;120FDAC8&quot;/&gt;&lt;wsp:rsid wsp:val=&quot;12138A5A&quot;/&gt;&lt;wsp:rsid wsp:val=&quot;12159432&quot;/&gt;&lt;wsp:rsid wsp:val=&quot;121B47F8&quot;/&gt;&lt;wsp:rsid wsp:val=&quot;121D27C4&quot;/&gt;&lt;wsp:rsid wsp:val=&quot;12264D1E&quot;/&gt;&lt;wsp:rsid wsp:val=&quot;122963D1&quot;/&gt;&lt;wsp:rsid wsp:val=&quot;123ECD95&quot;/&gt;&lt;wsp:rsid wsp:val=&quot;1242DD65&quot;/&gt;&lt;wsp:rsid wsp:val=&quot;1245EE8E&quot;/&gt;&lt;wsp:rsid wsp:val=&quot;1263412C&quot;/&gt;&lt;wsp:rsid wsp:val=&quot;12658F8B&quot;/&gt;&lt;wsp:rsid wsp:val=&quot;1270D22A&quot;/&gt;&lt;wsp:rsid wsp:val=&quot;127634F8&quot;/&gt;&lt;wsp:rsid wsp:val=&quot;1285B25E&quot;/&gt;&lt;wsp:rsid wsp:val=&quot;1294BF17&quot;/&gt;&lt;wsp:rsid wsp:val=&quot;12B075E0&quot;/&gt;&lt;wsp:rsid wsp:val=&quot;12B1CCEC&quot;/&gt;&lt;wsp:rsid wsp:val=&quot;12B3225B&quot;/&gt;&lt;wsp:rsid wsp:val=&quot;12DD1E1E&quot;/&gt;&lt;wsp:rsid wsp:val=&quot;12E78003&quot;/&gt;&lt;wsp:rsid wsp:val=&quot;1305F41A&quot;/&gt;&lt;wsp:rsid wsp:val=&quot;132A01FF&quot;/&gt;&lt;wsp:rsid wsp:val=&quot;13353F66&quot;/&gt;&lt;wsp:rsid wsp:val=&quot;1338DED7&quot;/&gt;&lt;wsp:rsid wsp:val=&quot;133DF3A7&quot;/&gt;&lt;wsp:rsid wsp:val=&quot;136AA973&quot;/&gt;&lt;wsp:rsid wsp:val=&quot;1370D161&quot;/&gt;&lt;wsp:rsid wsp:val=&quot;1377EFAB&quot;/&gt;&lt;wsp:rsid wsp:val=&quot;137AE06E&quot;/&gt;&lt;wsp:rsid wsp:val=&quot;13C144D1&quot;/&gt;&lt;wsp:rsid wsp:val=&quot;13C1CE03&quot;/&gt;&lt;wsp:rsid wsp:val=&quot;13CFBFA0&quot;/&gt;&lt;wsp:rsid wsp:val=&quot;13D35570&quot;/&gt;&lt;wsp:rsid wsp:val=&quot;13E88430&quot;/&gt;&lt;wsp:rsid wsp:val=&quot;13F19272&quot;/&gt;&lt;wsp:rsid wsp:val=&quot;13F96E80&quot;/&gt;&lt;wsp:rsid wsp:val=&quot;13F971DA&quot;/&gt;&lt;wsp:rsid wsp:val=&quot;14044506&quot;/&gt;&lt;wsp:rsid wsp:val=&quot;140959C8&quot;/&gt;&lt;wsp:rsid wsp:val=&quot;140A1284&quot;/&gt;&lt;wsp:rsid wsp:val=&quot;140A2432&quot;/&gt;&lt;wsp:rsid wsp:val=&quot;1412AF24&quot;/&gt;&lt;wsp:rsid wsp:val=&quot;14141F17&quot;/&gt;&lt;wsp:rsid wsp:val=&quot;1418AE5E&quot;/&gt;&lt;wsp:rsid wsp:val=&quot;141BE150&quot;/&gt;&lt;wsp:rsid wsp:val=&quot;141C8891&quot;/&gt;&lt;wsp:rsid wsp:val=&quot;14232550&quot;/&gt;&lt;wsp:rsid wsp:val=&quot;1427450D&quot;/&gt;&lt;wsp:rsid wsp:val=&quot;142B8BD5&quot;/&gt;&lt;wsp:rsid wsp:val=&quot;14308F78&quot;/&gt;&lt;wsp:rsid wsp:val=&quot;1439C442&quot;/&gt;&lt;wsp:rsid wsp:val=&quot;143CE616&quot;/&gt;&lt;wsp:rsid wsp:val=&quot;146825EB&quot;/&gt;&lt;wsp:rsid wsp:val=&quot;146D5DCB&quot;/&gt;&lt;wsp:rsid wsp:val=&quot;1482C941&quot;/&gt;&lt;wsp:rsid wsp:val=&quot;148405FE&quot;/&gt;&lt;wsp:rsid wsp:val=&quot;148DCF42&quot;/&gt;&lt;wsp:rsid wsp:val=&quot;149216DC&quot;/&gt;&lt;wsp:rsid wsp:val=&quot;149A71F3&quot;/&gt;&lt;wsp:rsid wsp:val=&quot;149C5544&quot;/&gt;&lt;wsp:rsid wsp:val=&quot;149ED12B&quot;/&gt;&lt;wsp:rsid wsp:val=&quot;14A32BFF&quot;/&gt;&lt;wsp:rsid wsp:val=&quot;14A3613C&quot;/&gt;&lt;wsp:rsid wsp:val=&quot;14A7BC4E&quot;/&gt;&lt;wsp:rsid wsp:val=&quot;14A9D93F&quot;/&gt;&lt;wsp:rsid wsp:val=&quot;14AECBE7&quot;/&gt;&lt;wsp:rsid wsp:val=&quot;14C14D19&quot;/&gt;&lt;wsp:rsid wsp:val=&quot;14D6392B&quot;/&gt;&lt;wsp:rsid wsp:val=&quot;14D717D6&quot;/&gt;&lt;wsp:rsid wsp:val=&quot;14E35A59&quot;/&gt;&lt;wsp:rsid wsp:val=&quot;150338C6&quot;/&gt;&lt;wsp:rsid wsp:val=&quot;150AA2F2&quot;/&gt;&lt;wsp:rsid wsp:val=&quot;150DA6A5&quot;/&gt;&lt;wsp:rsid wsp:val=&quot;1510B88A&quot;/&gt;&lt;wsp:rsid wsp:val=&quot;15122C75&quot;/&gt;&lt;wsp:rsid wsp:val=&quot;151FA016&quot;/&gt;&lt;wsp:rsid wsp:val=&quot;1524C061&quot;/&gt;&lt;wsp:rsid wsp:val=&quot;1553A6BD&quot;/&gt;&lt;wsp:rsid wsp:val=&quot;1554F43F&quot;/&gt;&lt;wsp:rsid wsp:val=&quot;1566AB7D&quot;/&gt;&lt;wsp:rsid wsp:val=&quot;15715B3D&quot;/&gt;&lt;wsp:rsid wsp:val=&quot;15780A55&quot;/&gt;&lt;wsp:rsid wsp:val=&quot;157DD876&quot;/&gt;&lt;wsp:rsid wsp:val=&quot;15925CB9&quot;/&gt;&lt;wsp:rsid wsp:val=&quot;15937C72&quot;/&gt;&lt;wsp:rsid wsp:val=&quot;1595AB20&quot;/&gt;&lt;wsp:rsid wsp:val=&quot;1596D54C&quot;/&gt;&lt;wsp:rsid wsp:val=&quot;1597BAFC&quot;/&gt;&lt;wsp:rsid wsp:val=&quot;159926A5&quot;/&gt;&lt;wsp:rsid wsp:val=&quot;15A02818&quot;/&gt;&lt;wsp:rsid wsp:val=&quot;15AD0AB3&quot;/&gt;&lt;wsp:rsid wsp:val=&quot;15B769DA&quot;/&gt;&lt;wsp:rsid wsp:val=&quot;15BBB3F8&quot;/&gt;&lt;wsp:rsid wsp:val=&quot;15ED2E69&quot;/&gt;&lt;wsp:rsid wsp:val=&quot;15EF4F7C&quot;/&gt;&lt;wsp:rsid wsp:val=&quot;160F15A2&quot;/&gt;&lt;wsp:rsid wsp:val=&quot;160FE214&quot;/&gt;&lt;wsp:rsid wsp:val=&quot;1613787F&quot;/&gt;&lt;wsp:rsid wsp:val=&quot;16288B42&quot;/&gt;&lt;wsp:rsid wsp:val=&quot;16429F88&quot;/&gt;&lt;wsp:rsid wsp:val=&quot;1646ABFD&quot;/&gt;&lt;wsp:rsid wsp:val=&quot;16551867&quot;/&gt;&lt;wsp:rsid wsp:val=&quot;167803A0&quot;/&gt;&lt;wsp:rsid wsp:val=&quot;16788FF5&quot;/&gt;&lt;wsp:rsid wsp:val=&quot;167A273C&quot;/&gt;&lt;wsp:rsid wsp:val=&quot;168003F1&quot;/&gt;&lt;wsp:rsid wsp:val=&quot;16847971&quot;/&gt;&lt;wsp:rsid wsp:val=&quot;168E9537&quot;/&gt;&lt;wsp:rsid wsp:val=&quot;16952BE3&quot;/&gt;&lt;wsp:rsid wsp:val=&quot;16987555&quot;/&gt;&lt;wsp:rsid wsp:val=&quot;169E1000&quot;/&gt;&lt;wsp:rsid wsp:val=&quot;16A25596&quot;/&gt;&lt;wsp:rsid wsp:val=&quot;16A4ECFF&quot;/&gt;&lt;wsp:rsid wsp:val=&quot;16A75313&quot;/&gt;&lt;wsp:rsid wsp:val=&quot;16B8E59E&quot;/&gt;&lt;wsp:rsid wsp:val=&quot;16BAAE82&quot;/&gt;&lt;wsp:rsid wsp:val=&quot;16C6E4E3&quot;/&gt;&lt;wsp:rsid wsp:val=&quot;16CD3B63&quot;/&gt;&lt;wsp:rsid wsp:val=&quot;16D6A3E3&quot;/&gt;&lt;wsp:rsid wsp:val=&quot;16E0C9C8&quot;/&gt;&lt;wsp:rsid wsp:val=&quot;16E9E3EE&quot;/&gt;&lt;wsp:rsid wsp:val=&quot;16EF69D6&quot;/&gt;&lt;wsp:rsid wsp:val=&quot;170830EC&quot;/&gt;&lt;wsp:rsid wsp:val=&quot;170A83F6&quot;/&gt;&lt;wsp:rsid wsp:val=&quot;170B1B6E&quot;/&gt;&lt;wsp:rsid wsp:val=&quot;170D1CB2&quot;/&gt;&lt;wsp:rsid wsp:val=&quot;171CF474&quot;/&gt;&lt;wsp:rsid wsp:val=&quot;171D9367&quot;/&gt;&lt;wsp:rsid wsp:val=&quot;17286718&quot;/&gt;&lt;wsp:rsid wsp:val=&quot;172DFEA7&quot;/&gt;&lt;wsp:rsid wsp:val=&quot;172ECE1D&quot;/&gt;&lt;wsp:rsid wsp:val=&quot;172FB384&quot;/&gt;&lt;wsp:rsid wsp:val=&quot;1746F65A&quot;/&gt;&lt;wsp:rsid wsp:val=&quot;174D6CD3&quot;/&gt;&lt;wsp:rsid wsp:val=&quot;175918CE&quot;/&gt;&lt;wsp:rsid wsp:val=&quot;175AC612&quot;/&gt;&lt;wsp:rsid wsp:val=&quot;1777E4E0&quot;/&gt;&lt;wsp:rsid wsp:val=&quot;1781A7F3&quot;/&gt;&lt;wsp:rsid wsp:val=&quot;1792AE69&quot;/&gt;&lt;wsp:rsid wsp:val=&quot;179F538A&quot;/&gt;&lt;wsp:rsid wsp:val=&quot;17B0FA64&quot;/&gt;&lt;wsp:rsid wsp:val=&quot;17B3839E&quot;/&gt;&lt;wsp:rsid wsp:val=&quot;17BAFBBD&quot;/&gt;&lt;wsp:rsid wsp:val=&quot;17C13C85&quot;/&gt;&lt;wsp:rsid wsp:val=&quot;17CF8FE1&quot;/&gt;&lt;wsp:rsid wsp:val=&quot;17E827D2&quot;/&gt;&lt;wsp:rsid wsp:val=&quot;17E986DE&quot;/&gt;&lt;wsp:rsid wsp:val=&quot;17ED46DD&quot;/&gt;&lt;wsp:rsid wsp:val=&quot;180701DD&quot;/&gt;&lt;wsp:rsid wsp:val=&quot;180CE3A9&quot;/&gt;&lt;wsp:rsid wsp:val=&quot;1818FE18&quot;/&gt;&lt;wsp:rsid wsp:val=&quot;181963BB&quot;/&gt;&lt;wsp:rsid wsp:val=&quot;181DDEF5&quot;/&gt;&lt;wsp:rsid wsp:val=&quot;1824414E&quot;/&gt;&lt;wsp:rsid wsp:val=&quot;18289478&quot;/&gt;&lt;wsp:rsid wsp:val=&quot;182F6098&quot;/&gt;&lt;wsp:rsid wsp:val=&quot;18324510&quot;/&gt;&lt;wsp:rsid wsp:val=&quot;1842B62E&quot;/&gt;&lt;wsp:rsid wsp:val=&quot;184BD3AA&quot;/&gt;&lt;wsp:rsid wsp:val=&quot;184F15F3&quot;/&gt;&lt;wsp:rsid wsp:val=&quot;18564904&quot;/&gt;&lt;wsp:rsid wsp:val=&quot;1858993A&quot;/&gt;&lt;wsp:rsid wsp:val=&quot;1859FB7D&quot;/&gt;&lt;wsp:rsid wsp:val=&quot;185F1802&quot;/&gt;&lt;wsp:rsid wsp:val=&quot;18621993&quot;/&gt;&lt;wsp:rsid wsp:val=&quot;18712897&quot;/&gt;&lt;wsp:rsid wsp:val=&quot;1891138C&quot;/&gt;&lt;wsp:rsid wsp:val=&quot;18AF2654&quot;/&gt;&lt;wsp:rsid wsp:val=&quot;18B6F7B6&quot;/&gt;&lt;wsp:rsid wsp:val=&quot;18BF7815&quot;/&gt;&lt;wsp:rsid wsp:val=&quot;18C20B00&quot;/&gt;&lt;wsp:rsid wsp:val=&quot;18C92BDE&quot;/&gt;&lt;wsp:rsid wsp:val=&quot;18CD40A9&quot;/&gt;&lt;wsp:rsid wsp:val=&quot;18D1D0D6&quot;/&gt;&lt;wsp:rsid wsp:val=&quot;18DCFE24&quot;/&gt;&lt;wsp:rsid wsp:val=&quot;18EB1065&quot;/&gt;&lt;wsp:rsid wsp:val=&quot;18F14ACD&quot;/&gt;&lt;wsp:rsid wsp:val=&quot;18F82567&quot;/&gt;&lt;wsp:rsid wsp:val=&quot;18FEED7D&quot;/&gt;&lt;wsp:rsid wsp:val=&quot;190E4DBD&quot;/&gt;&lt;wsp:rsid wsp:val=&quot;19121487&quot;/&gt;&lt;wsp:rsid wsp:val=&quot;191827DA&quot;/&gt;&lt;wsp:rsid wsp:val=&quot;1918FD29&quot;/&gt;&lt;wsp:rsid wsp:val=&quot;19224A80&quot;/&gt;&lt;wsp:rsid wsp:val=&quot;1932214C&quot;/&gt;&lt;wsp:rsid wsp:val=&quot;194164D6&quot;/&gt;&lt;wsp:rsid wsp:val=&quot;194C5FA2&quot;/&gt;&lt;wsp:rsid wsp:val=&quot;194E8AB1&quot;/&gt;&lt;wsp:rsid wsp:val=&quot;194F53FF&quot;/&gt;&lt;wsp:rsid wsp:val=&quot;1958D450&quot;/&gt;&lt;wsp:rsid wsp:val=&quot;197E01EF&quot;/&gt;&lt;wsp:rsid wsp:val=&quot;198A3D39&quot;/&gt;&lt;wsp:rsid wsp:val=&quot;19A12DAC&quot;/&gt;&lt;wsp:rsid wsp:val=&quot;19A8B40A&quot;/&gt;&lt;wsp:rsid wsp:val=&quot;19AB3C7C&quot;/&gt;&lt;wsp:rsid wsp:val=&quot;19AE3B9D&quot;/&gt;&lt;wsp:rsid wsp:val=&quot;19C98617&quot;/&gt;&lt;wsp:rsid wsp:val=&quot;19DED358&quot;/&gt;&lt;wsp:rsid wsp:val=&quot;19EAE617&quot;/&gt;&lt;wsp:rsid wsp:val=&quot;1A08582C&quot;/&gt;&lt;wsp:rsid wsp:val=&quot;1A097072&quot;/&gt;&lt;wsp:rsid wsp:val=&quot;1A2A6000&quot;/&gt;&lt;wsp:rsid wsp:val=&quot;1A2BF7BB&quot;/&gt;&lt;wsp:rsid wsp:val=&quot;1A2F039A&quot;/&gt;&lt;wsp:rsid wsp:val=&quot;1A327F89&quot;/&gt;&lt;wsp:rsid wsp:val=&quot;1A3C0B2F&quot;/&gt;&lt;wsp:rsid wsp:val=&quot;1A413172&quot;/&gt;&lt;wsp:rsid wsp:val=&quot;1A41802B&quot;/&gt;&lt;wsp:rsid wsp:val=&quot;1A52E500&quot;/&gt;&lt;wsp:rsid wsp:val=&quot;1A59FE12&quot;/&gt;&lt;wsp:rsid wsp:val=&quot;1A5C8CB7&quot;/&gt;&lt;wsp:rsid wsp:val=&quot;1A64FC3F&quot;/&gt;&lt;wsp:rsid wsp:val=&quot;1A6518E5&quot;/&gt;&lt;wsp:rsid wsp:val=&quot;1A7FE0C3&quot;/&gt;&lt;wsp:rsid wsp:val=&quot;1A81F0A8&quot;/&gt;&lt;wsp:rsid wsp:val=&quot;1A8BF382&quot;/&gt;&lt;wsp:rsid wsp:val=&quot;1A9B3CD6&quot;/&gt;&lt;wsp:rsid wsp:val=&quot;1A9BE4AD&quot;/&gt;&lt;wsp:rsid wsp:val=&quot;1AB012F1&quot;/&gt;&lt;wsp:rsid wsp:val=&quot;1ABABE27&quot;/&gt;&lt;wsp:rsid wsp:val=&quot;1AC4B604&quot;/&gt;&lt;wsp:rsid wsp:val=&quot;1AC4C0F5&quot;/&gt;&lt;wsp:rsid wsp:val=&quot;1AC519C8&quot;/&gt;&lt;wsp:rsid wsp:val=&quot;1AC6813A&quot;/&gt;&lt;wsp:rsid wsp:val=&quot;1AC91513&quot;/&gt;&lt;wsp:rsid wsp:val=&quot;1AD9BB49&quot;/&gt;&lt;wsp:rsid wsp:val=&quot;1ADCDBBE&quot;/&gt;&lt;wsp:rsid wsp:val=&quot;1AE107DD&quot;/&gt;&lt;wsp:rsid wsp:val=&quot;1AEC447F&quot;/&gt;&lt;wsp:rsid wsp:val=&quot;1AF3908A&quot;/&gt;&lt;wsp:rsid wsp:val=&quot;1AFAB8B0&quot;/&gt;&lt;wsp:rsid wsp:val=&quot;1AFB8718&quot;/&gt;&lt;wsp:rsid wsp:val=&quot;1B055D59&quot;/&gt;&lt;wsp:rsid wsp:val=&quot;1B2C4594&quot;/&gt;&lt;wsp:rsid wsp:val=&quot;1B470CDD&quot;/&gt;&lt;wsp:rsid wsp:val=&quot;1B4B0CF6&quot;/&gt;&lt;wsp:rsid wsp:val=&quot;1B4C0118&quot;/&gt;&lt;wsp:rsid wsp:val=&quot;1B546CDD&quot;/&gt;&lt;wsp:rsid wsp:val=&quot;1B70050C&quot;/&gt;&lt;wsp:rsid wsp:val=&quot;1B830190&quot;/&gt;&lt;wsp:rsid wsp:val=&quot;1B84C7DF&quot;/&gt;&lt;wsp:rsid wsp:val=&quot;1B877582&quot;/&gt;&lt;wsp:rsid wsp:val=&quot;1B944447&quot;/&gt;&lt;wsp:rsid wsp:val=&quot;1BA0D097&quot;/&gt;&lt;wsp:rsid wsp:val=&quot;1BAA7732&quot;/&gt;&lt;wsp:rsid wsp:val=&quot;1BAAA4C0&quot;/&gt;&lt;wsp:rsid wsp:val=&quot;1BB2C896&quot;/&gt;&lt;wsp:rsid wsp:val=&quot;1BC9ACEC&quot;/&gt;&lt;wsp:rsid wsp:val=&quot;1BCC62B4&quot;/&gt;&lt;wsp:rsid wsp:val=&quot;1BD4A68A&quot;/&gt;&lt;wsp:rsid wsp:val=&quot;1BE37A27&quot;/&gt;&lt;wsp:rsid wsp:val=&quot;1BE6D6AE&quot;/&gt;&lt;wsp:rsid wsp:val=&quot;1BE9C993&quot;/&gt;&lt;wsp:rsid wsp:val=&quot;1C015C91&quot;/&gt;&lt;wsp:rsid wsp:val=&quot;1C1C001E&quot;/&gt;&lt;wsp:rsid wsp:val=&quot;1C1E8157&quot;/&gt;&lt;wsp:rsid wsp:val=&quot;1C1F28A7&quot;/&gt;&lt;wsp:rsid wsp:val=&quot;1C414D7D&quot;/&gt;&lt;wsp:rsid wsp:val=&quot;1C430C71&quot;/&gt;&lt;wsp:rsid wsp:val=&quot;1C64713A&quot;/&gt;&lt;wsp:rsid wsp:val=&quot;1C6CB88D&quot;/&gt;&lt;wsp:rsid wsp:val=&quot;1C6D0316&quot;/&gt;&lt;wsp:rsid wsp:val=&quot;1C735A3F&quot;/&gt;&lt;wsp:rsid wsp:val=&quot;1C840064&quot;/&gt;&lt;wsp:rsid wsp:val=&quot;1C9594DA&quot;/&gt;&lt;wsp:rsid wsp:val=&quot;1C95AEED&quot;/&gt;&lt;wsp:rsid wsp:val=&quot;1C975779&quot;/&gt;&lt;wsp:rsid wsp:val=&quot;1C9F47CD&quot;/&gt;&lt;wsp:rsid wsp:val=&quot;1CB4D8B1&quot;/&gt;&lt;wsp:rsid wsp:val=&quot;1CE5F263&quot;/&gt;&lt;wsp:rsid wsp:val=&quot;1CF90615&quot;/&gt;&lt;wsp:rsid wsp:val=&quot;1CFBC247&quot;/&gt;&lt;wsp:rsid wsp:val=&quot;1D0BC280&quot;/&gt;&lt;wsp:rsid wsp:val=&quot;1D0E2FF3&quot;/&gt;&lt;wsp:rsid wsp:val=&quot;1D16E46B&quot;/&gt;&lt;wsp:rsid wsp:val=&quot;1D216C14&quot;/&gt;&lt;wsp:rsid wsp:val=&quot;1D300CC8&quot;/&gt;&lt;wsp:rsid wsp:val=&quot;1D32B5F0&quot;/&gt;&lt;wsp:rsid wsp:val=&quot;1D3A028A&quot;/&gt;&lt;wsp:rsid wsp:val=&quot;1D4A3C78&quot;/&gt;&lt;wsp:rsid wsp:val=&quot;1D50DCEC&quot;/&gt;&lt;wsp:rsid wsp:val=&quot;1D5DBB11&quot;/&gt;&lt;wsp:rsid wsp:val=&quot;1D5EAE2E&quot;/&gt;&lt;wsp:rsid wsp:val=&quot;1D6B29F0&quot;/&gt;&lt;wsp:rsid wsp:val=&quot;1D70F8BE&quot;/&gt;&lt;wsp:rsid wsp:val=&quot;1D7174C4&quot;/&gt;&lt;wsp:rsid wsp:val=&quot;1D8754F8&quot;/&gt;&lt;wsp:rsid wsp:val=&quot;1D9C9D01&quot;/&gt;&lt;wsp:rsid wsp:val=&quot;1DA541F9&quot;/&gt;&lt;wsp:rsid wsp:val=&quot;1DB0DA96&quot;/&gt;&lt;wsp:rsid wsp:val=&quot;1DC227C6&quot;/&gt;&lt;wsp:rsid wsp:val=&quot;1DD74D4E&quot;/&gt;&lt;wsp:rsid wsp:val=&quot;1DDDA60F&quot;/&gt;&lt;wsp:rsid wsp:val=&quot;1DE00327&quot;/&gt;&lt;wsp:rsid wsp:val=&quot;1DE0AF27&quot;/&gt;&lt;wsp:rsid wsp:val=&quot;1DECACE9&quot;/&gt;&lt;wsp:rsid wsp:val=&quot;1E11C701&quot;/&gt;&lt;wsp:rsid wsp:val=&quot;1E23A6E5&quot;/&gt;&lt;wsp:rsid wsp:val=&quot;1E281B35&quot;/&gt;&lt;wsp:rsid wsp:val=&quot;1E3489A8&quot;/&gt;&lt;wsp:rsid wsp:val=&quot;1E3D6F1D&quot;/&gt;&lt;wsp:rsid wsp:val=&quot;1E645FF3&quot;/&gt;&lt;wsp:rsid wsp:val=&quot;1E67EC37&quot;/&gt;&lt;wsp:rsid wsp:val=&quot;1E6B9EB7&quot;/&gt;&lt;wsp:rsid wsp:val=&quot;1E6E3ACA&quot;/&gt;&lt;wsp:rsid wsp:val=&quot;1E7276B3&quot;/&gt;&lt;wsp:rsid wsp:val=&quot;1E7F4AA8&quot;/&gt;&lt;wsp:rsid wsp:val=&quot;1E8995FA&quot;/&gt;&lt;wsp:rsid wsp:val=&quot;1E8F102E&quot;/&gt;&lt;wsp:rsid wsp:val=&quot;1EA5324D&quot;/&gt;&lt;wsp:rsid wsp:val=&quot;1EA77C0A&quot;/&gt;&lt;wsp:rsid wsp:val=&quot;1EAAE261&quot;/&gt;&lt;wsp:rsid wsp:val=&quot;1EB1E7E4&quot;/&gt;&lt;wsp:rsid wsp:val=&quot;1EB2651F&quot;/&gt;&lt;wsp:rsid wsp:val=&quot;1EBCEEE5&quot;/&gt;&lt;wsp:rsid wsp:val=&quot;1EBD3CA0&quot;/&gt;&lt;wsp:rsid wsp:val=&quot;1EC3C239&quot;/&gt;&lt;wsp:rsid wsp:val=&quot;1EC3F783&quot;/&gt;&lt;wsp:rsid wsp:val=&quot;1ECCFD2F&quot;/&gt;&lt;wsp:rsid wsp:val=&quot;1ECE8DF8&quot;/&gt;&lt;wsp:rsid wsp:val=&quot;1ED378F3&quot;/&gt;&lt;wsp:rsid wsp:val=&quot;1ED8F4A2&quot;/&gt;&lt;wsp:rsid wsp:val=&quot;1EDE2540&quot;/&gt;&lt;wsp:rsid wsp:val=&quot;1EDED4CE&quot;/&gt;&lt;wsp:rsid wsp:val=&quot;1EE095E6&quot;/&gt;&lt;wsp:rsid wsp:val=&quot;1EE564A2&quot;/&gt;&lt;wsp:rsid wsp:val=&quot;1EEC7E80&quot;/&gt;&lt;wsp:rsid wsp:val=&quot;1EEEB2EE&quot;/&gt;&lt;wsp:rsid wsp:val=&quot;1EFFE081&quot;/&gt;&lt;wsp:rsid wsp:val=&quot;1F1A58C1&quot;/&gt;&lt;wsp:rsid wsp:val=&quot;1F236542&quot;/&gt;&lt;wsp:rsid wsp:val=&quot;1F24C28C&quot;/&gt;&lt;wsp:rsid wsp:val=&quot;1F26E188&quot;/&gt;&lt;wsp:rsid wsp:val=&quot;1F453086&quot;/&gt;&lt;wsp:rsid wsp:val=&quot;1F5BB0DF&quot;/&gt;&lt;wsp:rsid wsp:val=&quot;1F6B16A6&quot;/&gt;&lt;wsp:rsid wsp:val=&quot;1F6DB30E&quot;/&gt;&lt;wsp:rsid wsp:val=&quot;1F7B1045&quot;/&gt;&lt;wsp:rsid wsp:val=&quot;1F8C67B3&quot;/&gt;&lt;wsp:rsid wsp:val=&quot;1F961A31&quot;/&gt;&lt;wsp:rsid wsp:val=&quot;1F9B2303&quot;/&gt;&lt;wsp:rsid wsp:val=&quot;1FA67F9F&quot;/&gt;&lt;wsp:rsid wsp:val=&quot;1FC5828D&quot;/&gt;&lt;wsp:rsid wsp:val=&quot;1FC6B6B4&quot;/&gt;&lt;wsp:rsid wsp:val=&quot;1FCCB7E7&quot;/&gt;&lt;wsp:rsid wsp:val=&quot;1FD016AC&quot;/&gt;&lt;wsp:rsid wsp:val=&quot;1FEB6B14&quot;/&gt;&lt;wsp:rsid wsp:val=&quot;1FFB4CC5&quot;/&gt;&lt;wsp:rsid wsp:val=&quot;1FFD1995&quot;/&gt;&lt;wsp:rsid wsp:val=&quot;200D1774&quot;/&gt;&lt;wsp:rsid wsp:val=&quot;2017F58E&quot;/&gt;&lt;wsp:rsid wsp:val=&quot;201AADF7&quot;/&gt;&lt;wsp:rsid wsp:val=&quot;201C2C32&quot;/&gt;&lt;wsp:rsid wsp:val=&quot;2027F0EC&quot;/&gt;&lt;wsp:rsid wsp:val=&quot;204E852D&quot;/&gt;&lt;wsp:rsid wsp:val=&quot;20558011&quot;/&gt;&lt;wsp:rsid wsp:val=&quot;20571426&quot;/&gt;&lt;wsp:rsid wsp:val=&quot;20578821&quot;/&gt;&lt;wsp:rsid wsp:val=&quot;20582343&quot;/&gt;&lt;wsp:rsid wsp:val=&quot;2064D711&quot;/&gt;&lt;wsp:rsid wsp:val=&quot;206881B5&quot;/&gt;&lt;wsp:rsid wsp:val=&quot;206BD3F4&quot;/&gt;&lt;wsp:rsid wsp:val=&quot;2076865A&quot;/&gt;&lt;wsp:rsid wsp:val=&quot;207E6B51&quot;/&gt;&lt;wsp:rsid wsp:val=&quot;207E93B5&quot;/&gt;&lt;wsp:rsid wsp:val=&quot;20846EFA&quot;/&gt;&lt;wsp:rsid wsp:val=&quot;20AA75D0&quot;/&gt;&lt;wsp:rsid wsp:val=&quot;20AAF760&quot;/&gt;&lt;wsp:rsid wsp:val=&quot;20B5BEE2&quot;/&gt;&lt;wsp:rsid wsp:val=&quot;20B631D8&quot;/&gt;&lt;wsp:rsid wsp:val=&quot;20B9F4CC&quot;/&gt;&lt;wsp:rsid wsp:val=&quot;20C3BA5E&quot;/&gt;&lt;wsp:rsid wsp:val=&quot;20D4418C&quot;/&gt;&lt;wsp:rsid wsp:val=&quot;20DFBD4E&quot;/&gt;&lt;wsp:rsid wsp:val=&quot;20EF73FC&quot;/&gt;&lt;wsp:rsid wsp:val=&quot;20F3C623&quot;/&gt;&lt;wsp:rsid wsp:val=&quot;20FD1BC1&quot;/&gt;&lt;wsp:rsid wsp:val=&quot;21045ED2&quot;/&gt;&lt;wsp:rsid wsp:val=&quot;2107D3A0&quot;/&gt;&lt;wsp:rsid wsp:val=&quot;210D45BC&quot;/&gt;&lt;wsp:rsid wsp:val=&quot;21104E38&quot;/&gt;&lt;wsp:rsid wsp:val=&quot;2110E64E&quot;/&gt;&lt;wsp:rsid wsp:val=&quot;21158A16&quot;/&gt;&lt;wsp:rsid wsp:val=&quot;214554A9&quot;/&gt;&lt;wsp:rsid wsp:val=&quot;214F27F2&quot;/&gt;&lt;wsp:rsid wsp:val=&quot;2152C5A6&quot;/&gt;&lt;wsp:rsid wsp:val=&quot;2156EB0A&quot;/&gt;&lt;wsp:rsid wsp:val=&quot;2158F9BA&quot;/&gt;&lt;wsp:rsid wsp:val=&quot;21599C96&quot;/&gt;&lt;wsp:rsid wsp:val=&quot;215E241A&quot;/&gt;&lt;wsp:rsid wsp:val=&quot;21606511&quot;/&gt;&lt;wsp:rsid wsp:val=&quot;216BC77D&quot;/&gt;&lt;wsp:rsid wsp:val=&quot;21720A73&quot;/&gt;&lt;wsp:rsid wsp:val=&quot;2174C783&quot;/&gt;&lt;wsp:rsid wsp:val=&quot;21A85E8F&quot;/&gt;&lt;wsp:rsid wsp:val=&quot;21B65CD1&quot;/&gt;&lt;wsp:rsid wsp:val=&quot;21BFCA60&quot;/&gt;&lt;wsp:rsid wsp:val=&quot;21C7D1AE&quot;/&gt;&lt;wsp:rsid wsp:val=&quot;21D65F0E&quot;/&gt;&lt;wsp:rsid wsp:val=&quot;21DB76F9&quot;/&gt;&lt;wsp:rsid wsp:val=&quot;21E2FCE1&quot;/&gt;&lt;wsp:rsid wsp:val=&quot;21EA5D6E&quot;/&gt;&lt;wsp:rsid wsp:val=&quot;21EB5E43&quot;/&gt;&lt;wsp:rsid wsp:val=&quot;21F4F301&quot;/&gt;&lt;wsp:rsid wsp:val=&quot;21F935CF&quot;/&gt;&lt;wsp:rsid wsp:val=&quot;2201D0D2&quot;/&gt;&lt;wsp:rsid wsp:val=&quot;2209978A&quot;/&gt;&lt;wsp:rsid wsp:val=&quot;220DC55D&quot;/&gt;&lt;wsp:rsid wsp:val=&quot;220E33FB&quot;/&gt;&lt;wsp:rsid wsp:val=&quot;220E79A2&quot;/&gt;&lt;wsp:rsid wsp:val=&quot;2211136B&quot;/&gt;&lt;wsp:rsid wsp:val=&quot;221BF468&quot;/&gt;&lt;wsp:rsid wsp:val=&quot;22389768&quot;/&gt;&lt;wsp:rsid wsp:val=&quot;2254C80F&quot;/&gt;&lt;wsp:rsid wsp:val=&quot;22620488&quot;/&gt;&lt;wsp:rsid wsp:val=&quot;22834A90&quot;/&gt;&lt;wsp:rsid wsp:val=&quot;22931B19&quot;/&gt;&lt;wsp:rsid wsp:val=&quot;22A52ECB&quot;/&gt;&lt;wsp:rsid wsp:val=&quot;22C6762C&quot;/&gt;&lt;wsp:rsid wsp:val=&quot;22DC449A&quot;/&gt;&lt;wsp:rsid wsp:val=&quot;22F5B2D3&quot;/&gt;&lt;wsp:rsid wsp:val=&quot;22F88F99&quot;/&gt;&lt;wsp:rsid wsp:val=&quot;2305F755&quot;/&gt;&lt;wsp:rsid wsp:val=&quot;2308781B&quot;/&gt;&lt;wsp:rsid wsp:val=&quot;231AB9A9&quot;/&gt;&lt;wsp:rsid wsp:val=&quot;233E4605&quot;/&gt;&lt;wsp:rsid wsp:val=&quot;2344A736&quot;/&gt;&lt;wsp:rsid wsp:val=&quot;2359748D&quot;/&gt;&lt;wsp:rsid wsp:val=&quot;23632F12&quot;/&gt;&lt;wsp:rsid wsp:val=&quot;23661864&quot;/&gt;&lt;wsp:rsid wsp:val=&quot;2369CDD0&quot;/&gt;&lt;wsp:rsid wsp:val=&quot;2370DD7C&quot;/&gt;&lt;wsp:rsid wsp:val=&quot;23743B5D&quot;/&gt;&lt;wsp:rsid wsp:val=&quot;237F4ED2&quot;/&gt;&lt;wsp:rsid wsp:val=&quot;238283D8&quot;/&gt;&lt;wsp:rsid wsp:val=&quot;23883E5D&quot;/&gt;&lt;wsp:rsid wsp:val=&quot;2389AE43&quot;/&gt;&lt;wsp:rsid wsp:val=&quot;238CA269&quot;/&gt;&lt;wsp:rsid wsp:val=&quot;2394DB3A&quot;/&gt;&lt;wsp:rsid wsp:val=&quot;239BF0B3&quot;/&gt;&lt;wsp:rsid wsp:val=&quot;23B70081&quot;/&gt;&lt;wsp:rsid wsp:val=&quot;23B8D5C5&quot;/&gt;&lt;wsp:rsid wsp:val=&quot;23C03222&quot;/&gt;&lt;wsp:rsid wsp:val=&quot;23CA4A02&quot;/&gt;&lt;wsp:rsid wsp:val=&quot;23D537A1&quot;/&gt;&lt;wsp:rsid wsp:val=&quot;23D7B10D&quot;/&gt;&lt;wsp:rsid wsp:val=&quot;23DFA757&quot;/&gt;&lt;wsp:rsid wsp:val=&quot;23E3C712&quot;/&gt;&lt;wsp:rsid wsp:val=&quot;23EA76D3&quot;/&gt;&lt;wsp:rsid wsp:val=&quot;23EF3C0C&quot;/&gt;&lt;wsp:rsid wsp:val=&quot;23EFD3C5&quot;/&gt;&lt;wsp:rsid wsp:val=&quot;23F60B1C&quot;/&gt;&lt;wsp:rsid wsp:val=&quot;23FECCC2&quot;/&gt;&lt;wsp:rsid wsp:val=&quot;24014443&quot;/&gt;&lt;wsp:rsid wsp:val=&quot;2404A029&quot;/&gt;&lt;wsp:rsid wsp:val=&quot;240F46C2&quot;/&gt;&lt;wsp:rsid wsp:val=&quot;242CD1F1&quot;/&gt;&lt;wsp:rsid wsp:val=&quot;242E0E26&quot;/&gt;&lt;wsp:rsid wsp:val=&quot;2430C216&quot;/&gt;&lt;wsp:rsid wsp:val=&quot;24337F8E&quot;/&gt;&lt;wsp:rsid wsp:val=&quot;2434024F&quot;/&gt;&lt;wsp:rsid wsp:val=&quot;24382754&quot;/&gt;&lt;wsp:rsid wsp:val=&quot;2447639A&quot;/&gt;&lt;wsp:rsid wsp:val=&quot;2455A33D&quot;/&gt;&lt;wsp:rsid wsp:val=&quot;245D4367&quot;/&gt;&lt;wsp:rsid wsp:val=&quot;24770C1D&quot;/&gt;&lt;wsp:rsid wsp:val=&quot;2479F0C2&quot;/&gt;&lt;wsp:rsid wsp:val=&quot;24845699&quot;/&gt;&lt;wsp:rsid wsp:val=&quot;2494C961&quot;/&gt;&lt;wsp:rsid wsp:val=&quot;2496C609&quot;/&gt;&lt;wsp:rsid wsp:val=&quot;249C01B6&quot;/&gt;&lt;wsp:rsid wsp:val=&quot;24A66570&quot;/&gt;&lt;wsp:rsid wsp:val=&quot;24A70584&quot;/&gt;&lt;wsp:rsid wsp:val=&quot;24C79D24&quot;/&gt;&lt;wsp:rsid wsp:val=&quot;24CCA111&quot;/&gt;&lt;wsp:rsid wsp:val=&quot;24D1BC84&quot;/&gt;&lt;wsp:rsid wsp:val=&quot;24DF11E9&quot;/&gt;&lt;wsp:rsid wsp:val=&quot;24E9276B&quot;/&gt;&lt;wsp:rsid wsp:val=&quot;24FCAFE9&quot;/&gt;&lt;wsp:rsid wsp:val=&quot;2501A9B1&quot;/&gt;&lt;wsp:rsid wsp:val=&quot;25059E31&quot;/&gt;&lt;wsp:rsid wsp:val=&quot;2505C0E1&quot;/&gt;&lt;wsp:rsid wsp:val=&quot;25161E6F&quot;/&gt;&lt;wsp:rsid wsp:val=&quot;2519982A&quot;/&gt;&lt;wsp:rsid wsp:val=&quot;25311F67&quot;/&gt;&lt;wsp:rsid wsp:val=&quot;25322FD4&quot;/&gt;&lt;wsp:rsid wsp:val=&quot;25367B2E&quot;/&gt;&lt;wsp:rsid wsp:val=&quot;253C2DCA&quot;/&gt;&lt;wsp:rsid wsp:val=&quot;253CA854&quot;/&gt;&lt;wsp:rsid wsp:val=&quot;2547A957&quot;/&gt;&lt;wsp:rsid wsp:val=&quot;25517000&quot;/&gt;&lt;wsp:rsid wsp:val=&quot;25584C43&quot;/&gt;&lt;wsp:rsid wsp:val=&quot;255E4066&quot;/&gt;&lt;wsp:rsid wsp:val=&quot;25641465&quot;/&gt;&lt;wsp:rsid wsp:val=&quot;2573A491&quot;/&gt;&lt;wsp:rsid wsp:val=&quot;257A9D2D&quot;/&gt;&lt;wsp:rsid wsp:val=&quot;257F372D&quot;/&gt;&lt;wsp:rsid wsp:val=&quot;258687DF&quot;/&gt;&lt;wsp:rsid wsp:val=&quot;258B800D&quot;/&gt;&lt;wsp:rsid wsp:val=&quot;2590DEDF&quot;/&gt;&lt;wsp:rsid wsp:val=&quot;25953300&quot;/&gt;&lt;wsp:rsid wsp:val=&quot;25ACBC2C&quot;/&gt;&lt;wsp:rsid wsp:val=&quot;25DF4376&quot;/&gt;&lt;wsp:rsid wsp:val=&quot;25E5DD03&quot;/&gt;&lt;wsp:rsid wsp:val=&quot;2606692B&quot;/&gt;&lt;wsp:rsid wsp:val=&quot;2608E537&quot;/&gt;&lt;wsp:rsid wsp:val=&quot;2612B4C3&quot;/&gt;&lt;wsp:rsid wsp:val=&quot;2615C123&quot;/&gt;&lt;wsp:rsid wsp:val=&quot;26188E48&quot;/&gt;&lt;wsp:rsid wsp:val=&quot;2631926F&quot;/&gt;&lt;wsp:rsid wsp:val=&quot;2639B0AC&quot;/&gt;&lt;wsp:rsid wsp:val=&quot;264D1AA9&quot;/&gt;&lt;wsp:rsid wsp:val=&quot;26514127&quot;/&gt;&lt;wsp:rsid wsp:val=&quot;265212AD&quot;/&gt;&lt;wsp:rsid wsp:val=&quot;265352D1&quot;/&gt;&lt;wsp:rsid wsp:val=&quot;2655BAAD&quot;/&gt;&lt;wsp:rsid wsp:val=&quot;26605A40&quot;/&gt;&lt;wsp:rsid wsp:val=&quot;2664603B&quot;/&gt;&lt;wsp:rsid wsp:val=&quot;266BF2CF&quot;/&gt;&lt;wsp:rsid wsp:val=&quot;267F09D1&quot;/&gt;&lt;wsp:rsid wsp:val=&quot;26800474&quot;/&gt;&lt;wsp:rsid wsp:val=&quot;268D2666&quot;/&gt;&lt;wsp:rsid wsp:val=&quot;26910C3D&quot;/&gt;&lt;wsp:rsid wsp:val=&quot;2691555B&quot;/&gt;&lt;wsp:rsid wsp:val=&quot;2691F485&quot;/&gt;&lt;wsp:rsid wsp:val=&quot;26A3C083&quot;/&gt;&lt;wsp:rsid wsp:val=&quot;26BDC6B1&quot;/&gt;&lt;wsp:rsid wsp:val=&quot;26C73A2F&quot;/&gt;&lt;wsp:rsid wsp:val=&quot;26C9A266&quot;/&gt;&lt;wsp:rsid wsp:val=&quot;26CD4F08&quot;/&gt;&lt;wsp:rsid wsp:val=&quot;26D6F6EE&quot;/&gt;&lt;wsp:rsid wsp:val=&quot;26DDBA88&quot;/&gt;&lt;wsp:rsid wsp:val=&quot;26E7A7B9&quot;/&gt;&lt;wsp:rsid wsp:val=&quot;26F07687&quot;/&gt;&lt;wsp:rsid wsp:val=&quot;26F64DC8&quot;/&gt;&lt;wsp:rsid wsp:val=&quot;26FDDC08&quot;/&gt;&lt;wsp:rsid wsp:val=&quot;2716DEE5&quot;/&gt;&lt;wsp:rsid wsp:val=&quot;27176E96&quot;/&gt;&lt;wsp:rsid wsp:val=&quot;2724042D&quot;/&gt;&lt;wsp:rsid wsp:val=&quot;2724EF4C&quot;/&gt;&lt;wsp:rsid wsp:val=&quot;27254BB7&quot;/&gt;&lt;wsp:rsid wsp:val=&quot;272DCB42&quot;/&gt;&lt;wsp:rsid wsp:val=&quot;273C901C&quot;/&gt;&lt;wsp:rsid wsp:val=&quot;273CFC36&quot;/&gt;&lt;wsp:rsid wsp:val=&quot;27461D5E&quot;/&gt;&lt;wsp:rsid wsp:val=&quot;274C0B09&quot;/&gt;&lt;wsp:rsid wsp:val=&quot;27516AD2&quot;/&gt;&lt;wsp:rsid wsp:val=&quot;276B8962&quot;/&gt;&lt;wsp:rsid wsp:val=&quot;277C3E6B&quot;/&gt;&lt;wsp:rsid wsp:val=&quot;277EA951&quot;/&gt;&lt;wsp:rsid wsp:val=&quot;278327C2&quot;/&gt;&lt;wsp:rsid wsp:val=&quot;2798AEF7&quot;/&gt;&lt;wsp:rsid wsp:val=&quot;27995F7C&quot;/&gt;&lt;wsp:rsid wsp:val=&quot;27A20663&quot;/&gt;&lt;wsp:rsid wsp:val=&quot;27A2398C&quot;/&gt;&lt;wsp:rsid wsp:val=&quot;27AC0604&quot;/&gt;&lt;wsp:rsid wsp:val=&quot;27AFB5BD&quot;/&gt;&lt;wsp:rsid wsp:val=&quot;27B114DA&quot;/&gt;&lt;wsp:rsid wsp:val=&quot;27B2F0E8&quot;/&gt;&lt;wsp:rsid wsp:val=&quot;27FA4637&quot;/&gt;&lt;wsp:rsid wsp:val=&quot;280A58B8&quot;/&gt;&lt;wsp:rsid wsp:val=&quot;28109A41&quot;/&gt;&lt;wsp:rsid wsp:val=&quot;283720E5&quot;/&gt;&lt;wsp:rsid wsp:val=&quot;283846C5&quot;/&gt;&lt;wsp:rsid wsp:val=&quot;283E5B22&quot;/&gt;&lt;wsp:rsid wsp:val=&quot;28504627&quot;/&gt;&lt;wsp:rsid wsp:val=&quot;2853F23B&quot;/&gt;&lt;wsp:rsid wsp:val=&quot;2861CC50&quot;/&gt;&lt;wsp:rsid wsp:val=&quot;2876D039&quot;/&gt;&lt;wsp:rsid wsp:val=&quot;287B9010&quot;/&gt;&lt;wsp:rsid wsp:val=&quot;288910C2&quot;/&gt;&lt;wsp:rsid wsp:val=&quot;288C46E8&quot;/&gt;&lt;wsp:rsid wsp:val=&quot;28A8F111&quot;/&gt;&lt;wsp:rsid wsp:val=&quot;28AD59ED&quot;/&gt;&lt;wsp:rsid wsp:val=&quot;28B062E9&quot;/&gt;&lt;wsp:rsid wsp:val=&quot;28B7C0F6&quot;/&gt;&lt;wsp:rsid wsp:val=&quot;28C44FBF&quot;/&gt;&lt;wsp:rsid wsp:val=&quot;28CBA0BF&quot;/&gt;&lt;wsp:rsid wsp:val=&quot;28CD1B80&quot;/&gt;&lt;wsp:rsid wsp:val=&quot;28CD3829&quot;/&gt;&lt;wsp:rsid wsp:val=&quot;28E3646A&quot;/&gt;&lt;wsp:rsid wsp:val=&quot;28F2911E&quot;/&gt;&lt;wsp:rsid wsp:val=&quot;291734F7&quot;/&gt;&lt;wsp:rsid wsp:val=&quot;29236BBB&quot;/&gt;&lt;wsp:rsid wsp:val=&quot;292E5382&quot;/&gt;&lt;wsp:rsid wsp:val=&quot;29391DA4&quot;/&gt;&lt;wsp:rsid wsp:val=&quot;29394325&quot;/&gt;&lt;wsp:rsid wsp:val=&quot;293A8B97&quot;/&gt;&lt;wsp:rsid wsp:val=&quot;295870CD&quot;/&gt;&lt;wsp:rsid wsp:val=&quot;2962F1F8&quot;/&gt;&lt;wsp:rsid wsp:val=&quot;296613B8&quot;/&gt;&lt;wsp:rsid wsp:val=&quot;297DDCBE&quot;/&gt;&lt;wsp:rsid wsp:val=&quot;2984EC73&quot;/&gt;&lt;wsp:rsid wsp:val=&quot;298C261F&quot;/&gt;&lt;wsp:rsid wsp:val=&quot;2993EBA5&quot;/&gt;&lt;wsp:rsid wsp:val=&quot;299964C3&quot;/&gt;&lt;wsp:rsid wsp:val=&quot;29AA7AB9&quot;/&gt;&lt;wsp:rsid wsp:val=&quot;29B56518&quot;/&gt;&lt;wsp:rsid wsp:val=&quot;29BF93D4&quot;/&gt;&lt;wsp:rsid wsp:val=&quot;29C6C55A&quot;/&gt;&lt;wsp:rsid wsp:val=&quot;29D90F54&quot;/&gt;&lt;wsp:rsid wsp:val=&quot;29F50CC7&quot;/&gt;&lt;wsp:rsid wsp:val=&quot;29F8BF29&quot;/&gt;&lt;wsp:rsid wsp:val=&quot;2A04749C&quot;/&gt;&lt;wsp:rsid wsp:val=&quot;2A165FB0&quot;/&gt;&lt;wsp:rsid wsp:val=&quot;2A2B0223&quot;/&gt;&lt;wsp:rsid wsp:val=&quot;2A4B4716&quot;/&gt;&lt;wsp:rsid wsp:val=&quot;2A56768C&quot;/&gt;&lt;wsp:rsid wsp:val=&quot;2A5CA4F8&quot;/&gt;&lt;wsp:rsid wsp:val=&quot;2A66F3A3&quot;/&gt;&lt;wsp:rsid wsp:val=&quot;2A6E08C2&quot;/&gt;&lt;wsp:rsid wsp:val=&quot;2A6FCC41&quot;/&gt;&lt;wsp:rsid wsp:val=&quot;2A75316E&quot;/&gt;&lt;wsp:rsid wsp:val=&quot;2A79F5F3&quot;/&gt;&lt;wsp:rsid wsp:val=&quot;2A7F0E40&quot;/&gt;&lt;wsp:rsid wsp:val=&quot;2A8B5C39&quot;/&gt;&lt;wsp:rsid wsp:val=&quot;2A937F80&quot;/&gt;&lt;wsp:rsid wsp:val=&quot;2AA0686C&quot;/&gt;&lt;wsp:rsid wsp:val=&quot;2AACE6B1&quot;/&gt;&lt;wsp:rsid wsp:val=&quot;2AD2D434&quot;/&gt;&lt;wsp:rsid wsp:val=&quot;2AF547FD&quot;/&gt;&lt;wsp:rsid wsp:val=&quot;2AF85B47&quot;/&gt;&lt;wsp:rsid wsp:val=&quot;2AFEDF42&quot;/&gt;&lt;wsp:rsid wsp:val=&quot;2B0D95C3&quot;/&gt;&lt;wsp:rsid wsp:val=&quot;2B0DD31C&quot;/&gt;&lt;wsp:rsid wsp:val=&quot;2B21D4D0&quot;/&gt;&lt;wsp:rsid wsp:val=&quot;2B350D16&quot;/&gt;&lt;wsp:rsid wsp:val=&quot;2B3B0221&quot;/&gt;&lt;wsp:rsid wsp:val=&quot;2B49C182&quot;/&gt;&lt;wsp:rsid wsp:val=&quot;2B77E14F&quot;/&gt;&lt;wsp:rsid wsp:val=&quot;2B800F42&quot;/&gt;&lt;wsp:rsid wsp:val=&quot;2B9D0F89&quot;/&gt;&lt;wsp:rsid wsp:val=&quot;2BAC9EA7&quot;/&gt;&lt;wsp:rsid wsp:val=&quot;2BB0C7CA&quot;/&gt;&lt;wsp:rsid wsp:val=&quot;2BC4C728&quot;/&gt;&lt;wsp:rsid wsp:val=&quot;2BC88871&quot;/&gt;&lt;wsp:rsid wsp:val=&quot;2BCAED78&quot;/&gt;&lt;wsp:rsid wsp:val=&quot;2BCF1C96&quot;/&gt;&lt;wsp:rsid wsp:val=&quot;2BDB1972&quot;/&gt;&lt;wsp:rsid wsp:val=&quot;2BE4A74A&quot;/&gt;&lt;wsp:rsid wsp:val=&quot;2C0038E7&quot;/&gt;&lt;wsp:rsid wsp:val=&quot;2C00E2B6&quot;/&gt;&lt;wsp:rsid wsp:val=&quot;2C068E24&quot;/&gt;&lt;wsp:rsid wsp:val=&quot;2C07A6E9&quot;/&gt;&lt;wsp:rsid wsp:val=&quot;2C098F16&quot;/&gt;&lt;wsp:rsid wsp:val=&quot;2C1DEF37&quot;/&gt;&lt;wsp:rsid wsp:val=&quot;2C24FE5D&quot;/&gt;&lt;wsp:rsid wsp:val=&quot;2C2F9291&quot;/&gt;&lt;wsp:rsid wsp:val=&quot;2C4E2D20&quot;/&gt;&lt;wsp:rsid wsp:val=&quot;2C658523&quot;/&gt;&lt;wsp:rsid wsp:val=&quot;2C75AAAF&quot;/&gt;&lt;wsp:rsid wsp:val=&quot;2C828363&quot;/&gt;&lt;wsp:rsid wsp:val=&quot;2C91DBE6&quot;/&gt;&lt;wsp:rsid wsp:val=&quot;2CA504A6&quot;/&gt;&lt;wsp:rsid wsp:val=&quot;2CA537D1&quot;/&gt;&lt;wsp:rsid wsp:val=&quot;2CAA4D6D&quot;/&gt;&lt;wsp:rsid wsp:val=&quot;2CC39146&quot;/&gt;&lt;wsp:rsid wsp:val=&quot;2CC7D2A6&quot;/&gt;&lt;wsp:rsid wsp:val=&quot;2CE4134B&quot;/&gt;&lt;wsp:rsid wsp:val=&quot;2CF76CE3&quot;/&gt;&lt;wsp:rsid wsp:val=&quot;2CFC927A&quot;/&gt;&lt;wsp:rsid wsp:val=&quot;2D1D26BF&quot;/&gt;&lt;wsp:rsid wsp:val=&quot;2D25AC12&quot;/&gt;&lt;wsp:rsid wsp:val=&quot;2D2A74E5&quot;/&gt;&lt;wsp:rsid wsp:val=&quot;2D2E4E4C&quot;/&gt;&lt;wsp:rsid wsp:val=&quot;2D34F5BB&quot;/&gt;&lt;wsp:rsid wsp:val=&quot;2D6517D0&quot;/&gt;&lt;wsp:rsid wsp:val=&quot;2D66802F&quot;/&gt;&lt;wsp:rsid wsp:val=&quot;2D6765DF&quot;/&gt;&lt;wsp:rsid wsp:val=&quot;2D695A2F&quot;/&gt;&lt;wsp:rsid wsp:val=&quot;2D6A0EFF&quot;/&gt;&lt;wsp:rsid wsp:val=&quot;2D6B3E98&quot;/&gt;&lt;wsp:rsid wsp:val=&quot;2D6B9639&quot;/&gt;&lt;wsp:rsid wsp:val=&quot;2D706DA5&quot;/&gt;&lt;wsp:rsid wsp:val=&quot;2D78E930&quot;/&gt;&lt;wsp:rsid wsp:val=&quot;2D88C81A&quot;/&gt;&lt;wsp:rsid wsp:val=&quot;2D8ADBD0&quot;/&gt;&lt;wsp:rsid wsp:val=&quot;2DAE9B72&quot;/&gt;&lt;wsp:rsid wsp:val=&quot;2DAF8276&quot;/&gt;&lt;wsp:rsid wsp:val=&quot;2DAFC6AF&quot;/&gt;&lt;wsp:rsid wsp:val=&quot;2DD27FA1&quot;/&gt;&lt;wsp:rsid wsp:val=&quot;2DD95805&quot;/&gt;&lt;wsp:rsid wsp:val=&quot;2DDF768F&quot;/&gt;&lt;wsp:rsid wsp:val=&quot;2DE9E448&quot;/&gt;&lt;wsp:rsid wsp:val=&quot;2DEE92F5&quot;/&gt;&lt;wsp:rsid wsp:val=&quot;2E018FEF&quot;/&gt;&lt;wsp:rsid wsp:val=&quot;2E0F59E6&quot;/&gt;&lt;wsp:rsid wsp:val=&quot;2E149DA7&quot;/&gt;&lt;wsp:rsid wsp:val=&quot;2E20D308&quot;/&gt;&lt;wsp:rsid wsp:val=&quot;2E228881&quot;/&gt;&lt;wsp:rsid wsp:val=&quot;2E2D7B25&quot;/&gt;&lt;wsp:rsid wsp:val=&quot;2E42D6B0&quot;/&gt;&lt;wsp:rsid wsp:val=&quot;2E494A66&quot;/&gt;&lt;wsp:rsid wsp:val=&quot;2E5A7528&quot;/&gt;&lt;wsp:rsid wsp:val=&quot;2E65B3CC&quot;/&gt;&lt;wsp:rsid wsp:val=&quot;2E6AB6CF&quot;/&gt;&lt;wsp:rsid wsp:val=&quot;2E815189&quot;/&gt;&lt;wsp:rsid wsp:val=&quot;2E9EF453&quot;/&gt;&lt;wsp:rsid wsp:val=&quot;2EAF97B2&quot;/&gt;&lt;wsp:rsid wsp:val=&quot;2EB90B4F&quot;/&gt;&lt;wsp:rsid wsp:val=&quot;2EC669A3&quot;/&gt;&lt;wsp:rsid wsp:val=&quot;2ECDA754&quot;/&gt;&lt;wsp:rsid wsp:val=&quot;2ED21DC4&quot;/&gt;&lt;wsp:rsid wsp:val=&quot;2ED23D8A&quot;/&gt;&lt;wsp:rsid wsp:val=&quot;2EE148C9&quot;/&gt;&lt;wsp:rsid wsp:val=&quot;2EECE15E&quot;/&gt;&lt;wsp:rsid wsp:val=&quot;2EF6B862&quot;/&gt;&lt;wsp:rsid wsp:val=&quot;2F0F4782&quot;/&gt;&lt;wsp:rsid wsp:val=&quot;2F22BF5D&quot;/&gt;&lt;wsp:rsid wsp:val=&quot;2F275C72&quot;/&gt;&lt;wsp:rsid wsp:val=&quot;2F2A589C&quot;/&gt;&lt;wsp:rsid wsp:val=&quot;2F35501B&quot;/&gt;&lt;wsp:rsid wsp:val=&quot;2F3945D9&quot;/&gt;&lt;wsp:rsid wsp:val=&quot;2F5A2503&quot;/&gt;&lt;wsp:rsid wsp:val=&quot;2F5F1677&quot;/&gt;&lt;wsp:rsid wsp:val=&quot;2F60B83E&quot;/&gt;&lt;wsp:rsid wsp:val=&quot;2F65615B&quot;/&gt;&lt;wsp:rsid wsp:val=&quot;2F669719&quot;/&gt;&lt;wsp:rsid wsp:val=&quot;2F703541&quot;/&gt;&lt;wsp:rsid wsp:val=&quot;2F8A0229&quot;/&gt;&lt;wsp:rsid wsp:val=&quot;2F986DBC&quot;/&gt;&lt;wsp:rsid wsp:val=&quot;2F9B0251&quot;/&gt;&lt;wsp:rsid wsp:val=&quot;2FA0DFDC&quot;/&gt;&lt;wsp:rsid wsp:val=&quot;2FAA7A19&quot;/&gt;&lt;wsp:rsid wsp:val=&quot;2FBF4C58&quot;/&gt;&lt;wsp:rsid wsp:val=&quot;2FC7E911&quot;/&gt;&lt;wsp:rsid wsp:val=&quot;2FD029DC&quot;/&gt;&lt;wsp:rsid wsp:val=&quot;2FE791DE&quot;/&gt;&lt;wsp:rsid wsp:val=&quot;2FE95AA0&quot;/&gt;&lt;wsp:rsid wsp:val=&quot;2FF36EF2&quot;/&gt;&lt;wsp:rsid wsp:val=&quot;3010BB8F&quot;/&gt;&lt;wsp:rsid wsp:val=&quot;3019FAD4&quot;/&gt;&lt;wsp:rsid wsp:val=&quot;302A304D&quot;/&gt;&lt;wsp:rsid wsp:val=&quot;30376E23&quot;/&gt;&lt;wsp:rsid wsp:val=&quot;3039D2EA&quot;/&gt;&lt;wsp:rsid wsp:val=&quot;30496D07&quot;/&gt;&lt;wsp:rsid wsp:val=&quot;3064B0D7&quot;/&gt;&lt;wsp:rsid wsp:val=&quot;306E8420&quot;/&gt;&lt;wsp:rsid wsp:val=&quot;30721D20&quot;/&gt;&lt;wsp:rsid wsp:val=&quot;30764D18&quot;/&gt;&lt;wsp:rsid wsp:val=&quot;307912F5&quot;/&gt;&lt;wsp:rsid wsp:val=&quot;30899F65&quot;/&gt;&lt;wsp:rsid wsp:val=&quot;30966F3E&quot;/&gt;&lt;wsp:rsid wsp:val=&quot;30975BC2&quot;/&gt;&lt;wsp:rsid wsp:val=&quot;30A2AEC9&quot;/&gt;&lt;wsp:rsid wsp:val=&quot;30AC5F86&quot;/&gt;&lt;wsp:rsid wsp:val=&quot;30AF2CFB&quot;/&gt;&lt;wsp:rsid wsp:val=&quot;30B617EB&quot;/&gt;&lt;wsp:rsid wsp:val=&quot;30B6C16B&quot;/&gt;&lt;wsp:rsid wsp:val=&quot;30BEDC06&quot;/&gt;&lt;wsp:rsid wsp:val=&quot;30C19E09&quot;/&gt;&lt;wsp:rsid wsp:val=&quot;30C926F4&quot;/&gt;&lt;wsp:rsid wsp:val=&quot;30CBC0B1&quot;/&gt;&lt;wsp:rsid wsp:val=&quot;30CC1A4C&quot;/&gt;&lt;wsp:rsid wsp:val=&quot;31008247&quot;/&gt;&lt;wsp:rsid wsp:val=&quot;3102B81A&quot;/&gt;&lt;wsp:rsid wsp:val=&quot;31070069&quot;/&gt;&lt;wsp:rsid wsp:val=&quot;31100062&quot;/&gt;&lt;wsp:rsid wsp:val=&quot;311E9B37&quot;/&gt;&lt;wsp:rsid wsp:val=&quot;3120B0F6&quot;/&gt;&lt;wsp:rsid wsp:val=&quot;312CCB94&quot;/&gt;&lt;wsp:rsid wsp:val=&quot;312ECA5E&quot;/&gt;&lt;wsp:rsid wsp:val=&quot;3132B8E0&quot;/&gt;&lt;wsp:rsid wsp:val=&quot;3136E8FB&quot;/&gt;&lt;wsp:rsid wsp:val=&quot;3145B6A2&quot;/&gt;&lt;wsp:rsid wsp:val=&quot;314C36B5&quot;/&gt;&lt;wsp:rsid wsp:val=&quot;31580DA1&quot;/&gt;&lt;wsp:rsid wsp:val=&quot;315873CA&quot;/&gt;&lt;wsp:rsid wsp:val=&quot;31621B43&quot;/&gt;&lt;wsp:rsid wsp:val=&quot;317F3EB4&quot;/&gt;&lt;wsp:rsid wsp:val=&quot;31849D02&quot;/&gt;&lt;wsp:rsid wsp:val=&quot;31C6ED79&quot;/&gt;&lt;wsp:rsid wsp:val=&quot;31CB4A18&quot;/&gt;&lt;wsp:rsid wsp:val=&quot;31CC150B&quot;/&gt;&lt;wsp:rsid wsp:val=&quot;31DF2D33&quot;/&gt;&lt;wsp:rsid wsp:val=&quot;31E53D68&quot;/&gt;&lt;wsp:rsid wsp:val=&quot;31E6764F&quot;/&gt;&lt;wsp:rsid wsp:val=&quot;31EF8F4C&quot;/&gt;&lt;wsp:rsid wsp:val=&quot;31FE7D80&quot;/&gt;&lt;wsp:rsid wsp:val=&quot;3204B2EA&quot;/&gt;&lt;wsp:rsid wsp:val=&quot;320881F3&quot;/&gt;&lt;wsp:rsid wsp:val=&quot;320AB5D4&quot;/&gt;&lt;wsp:rsid wsp:val=&quot;3210EC07&quot;/&gt;&lt;wsp:rsid wsp:val=&quot;32240D9E&quot;/&gt;&lt;wsp:rsid wsp:val=&quot;32267BF3&quot;/&gt;&lt;wsp:rsid wsp:val=&quot;322F1ED5&quot;/&gt;&lt;wsp:rsid wsp:val=&quot;32310175&quot;/&gt;&lt;wsp:rsid wsp:val=&quot;32563261&quot;/&gt;&lt;wsp:rsid wsp:val=&quot;325B86FC&quot;/&gt;&lt;wsp:rsid wsp:val=&quot;32635CB9&quot;/&gt;&lt;wsp:rsid wsp:val=&quot;32637ADB&quot;/&gt;&lt;wsp:rsid wsp:val=&quot;326C3AF0&quot;/&gt;&lt;wsp:rsid wsp:val=&quot;326F9EBB&quot;/&gt;&lt;wsp:rsid wsp:val=&quot;32A1E962&quot;/&gt;&lt;wsp:rsid wsp:val=&quot;32B16746&quot;/&gt;&lt;wsp:rsid wsp:val=&quot;32B23B50&quot;/&gt;&lt;wsp:rsid wsp:val=&quot;32B82641&quot;/&gt;&lt;wsp:rsid wsp:val=&quot;32C218C6&quot;/&gt;&lt;wsp:rsid wsp:val=&quot;32C3E174&quot;/&gt;&lt;wsp:rsid wsp:val=&quot;32C4600B&quot;/&gt;&lt;wsp:rsid wsp:val=&quot;32D781F6&quot;/&gt;&lt;wsp:rsid wsp:val=&quot;32DA034C&quot;/&gt;&lt;wsp:rsid wsp:val=&quot;32E0CAEE&quot;/&gt;&lt;wsp:rsid wsp:val=&quot;32EE2B0F&quot;/&gt;&lt;wsp:rsid wsp:val=&quot;32F11DDA&quot;/&gt;&lt;wsp:rsid wsp:val=&quot;32F3B2D0&quot;/&gt;&lt;wsp:rsid wsp:val=&quot;32F541DC&quot;/&gt;&lt;wsp:rsid wsp:val=&quot;32F6102F&quot;/&gt;&lt;wsp:rsid wsp:val=&quot;32F71142&quot;/&gt;&lt;wsp:rsid wsp:val=&quot;32FA57BF&quot;/&gt;&lt;wsp:rsid wsp:val=&quot;33034879&quot;/&gt;&lt;wsp:rsid wsp:val=&quot;33126453&quot;/&gt;&lt;wsp:rsid wsp:val=&quot;3318E073&quot;/&gt;&lt;wsp:rsid wsp:val=&quot;332854FA&quot;/&gt;&lt;wsp:rsid wsp:val=&quot;332BA9B6&quot;/&gt;&lt;wsp:rsid wsp:val=&quot;33330EB2&quot;/&gt;&lt;wsp:rsid wsp:val=&quot;33422D7F&quot;/&gt;&lt;wsp:rsid wsp:val=&quot;3349BAFF&quot;/&gt;&lt;wsp:rsid wsp:val=&quot;334EA2B1&quot;/&gt;&lt;wsp:rsid wsp:val=&quot;335A2045&quot;/&gt;&lt;wsp:rsid wsp:val=&quot;335CD98C&quot;/&gt;&lt;wsp:rsid wsp:val=&quot;3362BDDA&quot;/&gt;&lt;wsp:rsid wsp:val=&quot;336B533B&quot;/&gt;&lt;wsp:rsid wsp:val=&quot;3370291A&quot;/&gt;&lt;wsp:rsid wsp:val=&quot;33703012&quot;/&gt;&lt;wsp:rsid wsp:val=&quot;3370EE9D&quot;/&gt;&lt;wsp:rsid wsp:val=&quot;33792476&quot;/&gt;&lt;wsp:rsid wsp:val=&quot;338EB1EE&quot;/&gt;&lt;wsp:rsid wsp:val=&quot;339C5199&quot;/&gt;&lt;wsp:rsid wsp:val=&quot;339D4A46&quot;/&gt;&lt;wsp:rsid wsp:val=&quot;33A9BE4C&quot;/&gt;&lt;wsp:rsid wsp:val=&quot;33B86E6C&quot;/&gt;&lt;wsp:rsid wsp:val=&quot;33EB2948&quot;/&gt;&lt;wsp:rsid wsp:val=&quot;33FFB5B8&quot;/&gt;&lt;wsp:rsid wsp:val=&quot;340086BF&quot;/&gt;&lt;wsp:rsid wsp:val=&quot;340FD379&quot;/&gt;&lt;wsp:rsid wsp:val=&quot;3429EFD5&quot;/&gt;&lt;wsp:rsid wsp:val=&quot;3457F7D7&quot;/&gt;&lt;wsp:rsid wsp:val=&quot;345B542B&quot;/&gt;&lt;wsp:rsid wsp:val=&quot;3462AF77&quot;/&gt;&lt;wsp:rsid wsp:val=&quot;346B6D54&quot;/&gt;&lt;wsp:rsid wsp:val=&quot;34718779&quot;/&gt;&lt;wsp:rsid wsp:val=&quot;347931EE&quot;/&gt;&lt;wsp:rsid wsp:val=&quot;3496264B&quot;/&gt;&lt;wsp:rsid wsp:val=&quot;34CF20FC&quot;/&gt;&lt;wsp:rsid wsp:val=&quot;34DDE599&quot;/&gt;&lt;wsp:rsid wsp:val=&quot;34EC1980&quot;/&gt;&lt;wsp:rsid wsp:val=&quot;350DC37E&quot;/&gt;&lt;wsp:rsid wsp:val=&quot;3519AAE9&quot;/&gt;&lt;wsp:rsid wsp:val=&quot;35234715&quot;/&gt;&lt;wsp:rsid wsp:val=&quot;35273518&quot;/&gt;&lt;wsp:rsid wsp:val=&quot;3530EF26&quot;/&gt;&lt;wsp:rsid wsp:val=&quot;3549203B&quot;/&gt;&lt;wsp:rsid wsp:val=&quot;354C3B5F&quot;/&gt;&lt;wsp:rsid wsp:val=&quot;355A86D9&quot;/&gt;&lt;wsp:rsid wsp:val=&quot;355B4D7A&quot;/&gt;&lt;wsp:rsid wsp:val=&quot;355C813C&quot;/&gt;&lt;wsp:rsid wsp:val=&quot;3580D904&quot;/&gt;&lt;wsp:rsid wsp:val=&quot;3589F323&quot;/&gt;&lt;wsp:rsid wsp:val=&quot;35912AF6&quot;/&gt;&lt;wsp:rsid wsp:val=&quot;359B27E5&quot;/&gt;&lt;wsp:rsid wsp:val=&quot;359C7640&quot;/&gt;&lt;wsp:rsid wsp:val=&quot;35AC97D9&quot;/&gt;&lt;wsp:rsid wsp:val=&quot;35B0085C&quot;/&gt;&lt;wsp:rsid wsp:val=&quot;35BEB08D&quot;/&gt;&lt;wsp:rsid wsp:val=&quot;35C5C036&quot;/&gt;&lt;wsp:rsid wsp:val=&quot;35CE7C60&quot;/&gt;&lt;wsp:rsid wsp:val=&quot;35D326DB&quot;/&gt;&lt;wsp:rsid wsp:val=&quot;35D71000&quot;/&gt;&lt;wsp:rsid wsp:val=&quot;35DC2511&quot;/&gt;&lt;wsp:rsid wsp:val=&quot;35DEAD83&quot;/&gt;&lt;wsp:rsid wsp:val=&quot;35E2D870&quot;/&gt;&lt;wsp:rsid wsp:val=&quot;3607C2BF&quot;/&gt;&lt;wsp:rsid wsp:val=&quot;36190F2C&quot;/&gt;&lt;wsp:rsid wsp:val=&quot;361A9AF4&quot;/&gt;&lt;wsp:rsid wsp:val=&quot;3620712C&quot;/&gt;&lt;wsp:rsid wsp:val=&quot;3631F6AC&quot;/&gt;&lt;wsp:rsid wsp:val=&quot;3639F8FF&quot;/&gt;&lt;wsp:rsid wsp:val=&quot;3643EFC9&quot;/&gt;&lt;wsp:rsid wsp:val=&quot;36614D92&quot;/&gt;&lt;wsp:rsid wsp:val=&quot;3662F51B&quot;/&gt;&lt;wsp:rsid wsp:val=&quot;367DD204&quot;/&gt;&lt;wsp:rsid wsp:val=&quot;367E7754&quot;/&gt;&lt;wsp:rsid wsp:val=&quot;3686316B&quot;/&gt;&lt;wsp:rsid wsp:val=&quot;368653B2&quot;/&gt;&lt;wsp:rsid wsp:val=&quot;36B21534&quot;/&gt;&lt;wsp:rsid wsp:val=&quot;36B810CB&quot;/&gt;&lt;wsp:rsid wsp:val=&quot;36C19F02&quot;/&gt;&lt;wsp:rsid wsp:val=&quot;36C62558&quot;/&gt;&lt;wsp:rsid wsp:val=&quot;36D730B1&quot;/&gt;&lt;wsp:rsid wsp:val=&quot;36E155EF&quot;/&gt;&lt;wsp:rsid wsp:val=&quot;36FB9A48&quot;/&gt;&lt;wsp:rsid wsp:val=&quot;370E87D7&quot;/&gt;&lt;wsp:rsid wsp:val=&quot;370FB627&quot;/&gt;&lt;wsp:rsid wsp:val=&quot;37104FE8&quot;/&gt;&lt;wsp:rsid wsp:val=&quot;371189C8&quot;/&gt;&lt;wsp:rsid wsp:val=&quot;3712FAA5&quot;/&gt;&lt;wsp:rsid wsp:val=&quot;37135237&quot;/&gt;&lt;wsp:rsid wsp:val=&quot;3718316B&quot;/&gt;&lt;wsp:rsid wsp:val=&quot;3740DF36&quot;/&gt;&lt;wsp:rsid wsp:val=&quot;37471BC6&quot;/&gt;&lt;wsp:rsid wsp:val=&quot;37501116&quot;/&gt;&lt;wsp:rsid wsp:val=&quot;375426DA&quot;/&gt;&lt;wsp:rsid wsp:val=&quot;37619097&quot;/&gt;&lt;wsp:rsid wsp:val=&quot;3762F9C9&quot;/&gt;&lt;wsp:rsid wsp:val=&quot;376ACB05&quot;/&gt;&lt;wsp:rsid wsp:val=&quot;3772A109&quot;/&gt;&lt;wsp:rsid wsp:val=&quot;377B2B01&quot;/&gt;&lt;wsp:rsid wsp:val=&quot;37941B36&quot;/&gt;&lt;wsp:rsid wsp:val=&quot;37A27C13&quot;/&gt;&lt;wsp:rsid wsp:val=&quot;37B4090D&quot;/&gt;&lt;wsp:rsid wsp:val=&quot;37BCC593&quot;/&gt;&lt;wsp:rsid wsp:val=&quot;37BF2801&quot;/&gt;&lt;wsp:rsid wsp:val=&quot;37D710E4&quot;/&gt;&lt;wsp:rsid wsp:val=&quot;37F18325&quot;/&gt;&lt;wsp:rsid wsp:val=&quot;37F8172A&quot;/&gt;&lt;wsp:rsid wsp:val=&quot;380A3FE6&quot;/&gt;&lt;wsp:rsid wsp:val=&quot;380B3FFD&quot;/&gt;&lt;wsp:rsid wsp:val=&quot;3823BA42&quot;/&gt;&lt;wsp:rsid wsp:val=&quot;382D31D5&quot;/&gt;&lt;wsp:rsid wsp:val=&quot;383F60BC&quot;/&gt;&lt;wsp:rsid wsp:val=&quot;387FB28C&quot;/&gt;&lt;wsp:rsid wsp:val=&quot;387FD77D&quot;/&gt;&lt;wsp:rsid wsp:val=&quot;3891DFDC&quot;/&gt;&lt;wsp:rsid wsp:val=&quot;38AAB380&quot;/&gt;&lt;wsp:rsid wsp:val=&quot;38ADFE55&quot;/&gt;&lt;wsp:rsid wsp:val=&quot;38AE30BF&quot;/&gt;&lt;wsp:rsid wsp:val=&quot;38D6FCB3&quot;/&gt;&lt;wsp:rsid wsp:val=&quot;38E24367&quot;/&gt;&lt;wsp:rsid wsp:val=&quot;38ED6B12&quot;/&gt;&lt;wsp:rsid wsp:val=&quot;38FB6378&quot;/&gt;&lt;wsp:rsid wsp:val=&quot;38FBAC8B&quot;/&gt;&lt;wsp:rsid wsp:val=&quot;390626A1&quot;/&gt;&lt;wsp:rsid wsp:val=&quot;391491FB&quot;/&gt;&lt;wsp:rsid wsp:val=&quot;39164E45&quot;/&gt;&lt;wsp:rsid wsp:val=&quot;391FCAB1&quot;/&gt;&lt;wsp:rsid wsp:val=&quot;3934BD0B&quot;/&gt;&lt;wsp:rsid wsp:val=&quot;393EDE77&quot;/&gt;&lt;wsp:rsid wsp:val=&quot;394944D0&quot;/&gt;&lt;wsp:rsid wsp:val=&quot;395C57D2&quot;/&gt;&lt;wsp:rsid wsp:val=&quot;39651274&quot;/&gt;&lt;wsp:rsid wsp:val=&quot;3966EC74&quot;/&gt;&lt;wsp:rsid wsp:val=&quot;3968F3F3&quot;/&gt;&lt;wsp:rsid wsp:val=&quot;3972423F&quot;/&gt;&lt;wsp:rsid wsp:val=&quot;3972EDAF&quot;/&gt;&lt;wsp:rsid wsp:val=&quot;39B61816&quot;/&gt;&lt;wsp:rsid wsp:val=&quot;39B872DC&quot;/&gt;&lt;wsp:rsid wsp:val=&quot;39BFA048&quot;/&gt;&lt;wsp:rsid wsp:val=&quot;39C79B0E&quot;/&gt;&lt;wsp:rsid wsp:val=&quot;39EA0E14&quot;/&gt;&lt;wsp:rsid wsp:val=&quot;39EA9AA9&quot;/&gt;&lt;wsp:rsid wsp:val=&quot;39EC852D&quot;/&gt;&lt;wsp:rsid wsp:val=&quot;39FE15DE&quot;/&gt;&lt;wsp:rsid wsp:val=&quot;3A03E3CE&quot;/&gt;&lt;wsp:rsid wsp:val=&quot;3A0B73FD&quot;/&gt;&lt;wsp:rsid wsp:val=&quot;3A0ECDC8&quot;/&gt;&lt;wsp:rsid wsp:val=&quot;3A165F93&quot;/&gt;&lt;wsp:rsid wsp:val=&quot;3A1E1636&quot;/&gt;&lt;wsp:rsid wsp:val=&quot;3A4022DC&quot;/&gt;&lt;wsp:rsid wsp:val=&quot;3A447254&quot;/&gt;&lt;wsp:rsid wsp:val=&quot;3A58E104&quot;/&gt;&lt;wsp:rsid wsp:val=&quot;3A67BE48&quot;/&gt;&lt;wsp:rsid wsp:val=&quot;3A71D9A9&quot;/&gt;&lt;wsp:rsid wsp:val=&quot;3A78FDC9&quot;/&gt;&lt;wsp:rsid wsp:val=&quot;3A8A8BDF&quot;/&gt;&lt;wsp:rsid wsp:val=&quot;3A8F1698&quot;/&gt;&lt;wsp:rsid wsp:val=&quot;3A92364A&quot;/&gt;&lt;wsp:rsid wsp:val=&quot;3A9D2DAB&quot;/&gt;&lt;wsp:rsid wsp:val=&quot;3AA697FE&quot;/&gt;&lt;wsp:rsid wsp:val=&quot;3AAA41CB&quot;/&gt;&lt;wsp:rsid wsp:val=&quot;3AB98DE6&quot;/&gt;&lt;wsp:rsid wsp:val=&quot;3AD08F04&quot;/&gt;&lt;wsp:rsid wsp:val=&quot;3AD852F2&quot;/&gt;&lt;wsp:rsid wsp:val=&quot;3AFAD5A1&quot;/&gt;&lt;wsp:rsid wsp:val=&quot;3B040A72&quot;/&gt;&lt;wsp:rsid wsp:val=&quot;3B0B2536&quot;/&gt;&lt;wsp:rsid wsp:val=&quot;3B21BAD2&quot;/&gt;&lt;wsp:rsid wsp:val=&quot;3B25EFC2&quot;/&gt;&lt;wsp:rsid wsp:val=&quot;3B28E1E2&quot;/&gt;&lt;wsp:rsid wsp:val=&quot;3B573CAF&quot;/&gt;&lt;wsp:rsid wsp:val=&quot;3B5E6278&quot;/&gt;&lt;wsp:rsid wsp:val=&quot;3B78A4AB&quot;/&gt;&lt;wsp:rsid wsp:val=&quot;3B7D5939&quot;/&gt;&lt;wsp:rsid wsp:val=&quot;3B7EC31A&quot;/&gt;&lt;wsp:rsid wsp:val=&quot;3B8BADF6&quot;/&gt;&lt;wsp:rsid wsp:val=&quot;3BA8D8A3&quot;/&gt;&lt;wsp:rsid wsp:val=&quot;3BAB9770&quot;/&gt;&lt;wsp:rsid wsp:val=&quot;3BCA98AE&quot;/&gt;&lt;wsp:rsid wsp:val=&quot;3BCF38BC&quot;/&gt;&lt;wsp:rsid wsp:val=&quot;3BD13DDB&quot;/&gt;&lt;wsp:rsid wsp:val=&quot;3BD78CD7&quot;/&gt;&lt;wsp:rsid wsp:val=&quot;3BEF122D&quot;/&gt;&lt;wsp:rsid wsp:val=&quot;3BF896EC&quot;/&gt;&lt;wsp:rsid wsp:val=&quot;3BF9FBCB&quot;/&gt;&lt;wsp:rsid wsp:val=&quot;3C00EE61&quot;/&gt;&lt;wsp:rsid wsp:val=&quot;3C134CC7&quot;/&gt;&lt;wsp:rsid wsp:val=&quot;3C185E58&quot;/&gt;&lt;wsp:rsid wsp:val=&quot;3C4B614F&quot;/&gt;&lt;wsp:rsid wsp:val=&quot;3C54BC60&quot;/&gt;&lt;wsp:rsid wsp:val=&quot;3C677D10&quot;/&gt;&lt;wsp:rsid wsp:val=&quot;3C72C04F&quot;/&gt;&lt;wsp:rsid wsp:val=&quot;3C86575E&quot;/&gt;&lt;wsp:rsid wsp:val=&quot;3C8CDDF9&quot;/&gt;&lt;wsp:rsid wsp:val=&quot;3C9C968E&quot;/&gt;&lt;wsp:rsid wsp:val=&quot;3CA2D5AC&quot;/&gt;&lt;wsp:rsid wsp:val=&quot;3CAF55BE&quot;/&gt;&lt;wsp:rsid wsp:val=&quot;3CB178BD&quot;/&gt;&lt;wsp:rsid wsp:val=&quot;3CB22E6A&quot;/&gt;&lt;wsp:rsid wsp:val=&quot;3CBDF456&quot;/&gt;&lt;wsp:rsid wsp:val=&quot;3CD870C7&quot;/&gt;&lt;wsp:rsid wsp:val=&quot;3CDFE246&quot;/&gt;&lt;wsp:rsid wsp:val=&quot;3CED3705&quot;/&gt;&lt;wsp:rsid wsp:val=&quot;3D11556B&quot;/&gt;&lt;wsp:rsid wsp:val=&quot;3D16FCA6&quot;/&gt;&lt;wsp:rsid wsp:val=&quot;3D20A6E5&quot;/&gt;&lt;wsp:rsid wsp:val=&quot;3D25C250&quot;/&gt;&lt;wsp:rsid wsp:val=&quot;3D334F4F&quot;/&gt;&lt;wsp:rsid wsp:val=&quot;3D373D50&quot;/&gt;&lt;wsp:rsid wsp:val=&quot;3D436B53&quot;/&gt;&lt;wsp:rsid wsp:val=&quot;3D51CD02&quot;/&gt;&lt;wsp:rsid wsp:val=&quot;3D5CAB14&quot;/&gt;&lt;wsp:rsid wsp:val=&quot;3D689E03&quot;/&gt;&lt;wsp:rsid wsp:val=&quot;3D707565&quot;/&gt;&lt;wsp:rsid wsp:val=&quot;3D793332&quot;/&gt;&lt;wsp:rsid wsp:val=&quot;3D7F916C&quot;/&gt;&lt;wsp:rsid wsp:val=&quot;3D805F49&quot;/&gt;&lt;wsp:rsid wsp:val=&quot;3D86894D&quot;/&gt;&lt;wsp:rsid wsp:val=&quot;3D87FE86&quot;/&gt;&lt;wsp:rsid wsp:val=&quot;3D97ACAA&quot;/&gt;&lt;wsp:rsid wsp:val=&quot;3DB0AE79&quot;/&gt;&lt;wsp:rsid wsp:val=&quot;3DBE845B&quot;/&gt;&lt;wsp:rsid wsp:val=&quot;3DC76E76&quot;/&gt;&lt;wsp:rsid wsp:val=&quot;3DCEF97B&quot;/&gt;&lt;wsp:rsid wsp:val=&quot;3DE821C2&quot;/&gt;&lt;wsp:rsid wsp:val=&quot;3DE9BF68&quot;/&gt;&lt;wsp:rsid wsp:val=&quot;3E073F7E&quot;/&gt;&lt;wsp:rsid wsp:val=&quot;3E0840EA&quot;/&gt;&lt;wsp:rsid wsp:val=&quot;3E0C3B95&quot;/&gt;&lt;wsp:rsid wsp:val=&quot;3E10988C&quot;/&gt;&lt;wsp:rsid wsp:val=&quot;3E124F9A&quot;/&gt;&lt;wsp:rsid wsp:val=&quot;3E1D2E98&quot;/&gt;&lt;wsp:rsid wsp:val=&quot;3E285B5D&quot;/&gt;&lt;wsp:rsid wsp:val=&quot;3E2F85F0&quot;/&gt;&lt;wsp:rsid wsp:val=&quot;3E37D8AA&quot;/&gt;&lt;wsp:rsid wsp:val=&quot;3E398A3B&quot;/&gt;&lt;wsp:rsid wsp:val=&quot;3E3B3626&quot;/&gt;&lt;wsp:rsid wsp:val=&quot;3E3D0891&quot;/&gt;&lt;wsp:rsid wsp:val=&quot;3E4E0D59&quot;/&gt;&lt;wsp:rsid wsp:val=&quot;3E569F7A&quot;/&gt;&lt;wsp:rsid wsp:val=&quot;3E652209&quot;/&gt;&lt;wsp:rsid wsp:val=&quot;3E6D8567&quot;/&gt;&lt;wsp:rsid wsp:val=&quot;3E824E3A&quot;/&gt;&lt;wsp:rsid wsp:val=&quot;3E898939&quot;/&gt;&lt;wsp:rsid wsp:val=&quot;3E8B859E&quot;/&gt;&lt;wsp:rsid wsp:val=&quot;3E96A5FB&quot;/&gt;&lt;wsp:rsid wsp:val=&quot;3EA4E85D&quot;/&gt;&lt;wsp:rsid wsp:val=&quot;3EA5CA07&quot;/&gt;&lt;wsp:rsid wsp:val=&quot;3EB83558&quot;/&gt;&lt;wsp:rsid wsp:val=&quot;3EBF300A&quot;/&gt;&lt;wsp:rsid wsp:val=&quot;3EC293F4&quot;/&gt;&lt;wsp:rsid wsp:val=&quot;3EC4D545&quot;/&gt;&lt;wsp:rsid wsp:val=&quot;3EDC7219&quot;/&gt;&lt;wsp:rsid wsp:val=&quot;3EDD15C2&quot;/&gt;&lt;wsp:rsid wsp:val=&quot;3EDF239B&quot;/&gt;&lt;wsp:rsid wsp:val=&quot;3EE51106&quot;/&gt;&lt;wsp:rsid wsp:val=&quot;3EF3FB6B&quot;/&gt;&lt;wsp:rsid wsp:val=&quot;3F022EF3&quot;/&gt;&lt;wsp:rsid wsp:val=&quot;3F0BBDDF&quot;/&gt;&lt;wsp:rsid wsp:val=&quot;3F1CD52B&quot;/&gt;&lt;wsp:rsid wsp:val=&quot;3F22070E&quot;/&gt;&lt;wsp:rsid wsp:val=&quot;3F29705D&quot;/&gt;&lt;wsp:rsid wsp:val=&quot;3F2DDA27&quot;/&gt;&lt;wsp:rsid wsp:val=&quot;3F65203E&quot;/&gt;&lt;wsp:rsid wsp:val=&quot;3F65F247&quot;/&gt;&lt;wsp:rsid wsp:val=&quot;3F78DFB8&quot;/&gt;&lt;wsp:rsid wsp:val=&quot;3F8CB2C3&quot;/&gt;&lt;wsp:rsid wsp:val=&quot;3F8D080C&quot;/&gt;&lt;wsp:rsid wsp:val=&quot;3FA7E946&quot;/&gt;&lt;wsp:rsid wsp:val=&quot;3FB7222A&quot;/&gt;&lt;wsp:rsid wsp:val=&quot;3FBDB666&quot;/&gt;&lt;wsp:rsid wsp:val=&quot;3FC4A810&quot;/&gt;&lt;wsp:rsid wsp:val=&quot;3FC7B685&quot;/&gt;&lt;wsp:rsid wsp:val=&quot;3FD2EE8A&quot;/&gt;&lt;wsp:rsid wsp:val=&quot;3FE11F1C&quot;/&gt;&lt;wsp:rsid wsp:val=&quot;4003AAB2&quot;/&gt;&lt;wsp:rsid wsp:val=&quot;40047225&quot;/&gt;&lt;wsp:rsid wsp:val=&quot;40068CC4&quot;/&gt;&lt;wsp:rsid wsp:val=&quot;400ECBF3&quot;/&gt;&lt;wsp:rsid wsp:val=&quot;40174385&quot;/&gt;&lt;wsp:rsid wsp:val=&quot;402E3172&quot;/&gt;&lt;wsp:rsid wsp:val=&quot;40402B5B&quot;/&gt;&lt;wsp:rsid wsp:val=&quot;4055F221&quot;/&gt;&lt;wsp:rsid wsp:val=&quot;4059EB12&quot;/&gt;&lt;wsp:rsid wsp:val=&quot;409D7ADD&quot;/&gt;&lt;wsp:rsid wsp:val=&quot;40ABBB75&quot;/&gt;&lt;wsp:rsid wsp:val=&quot;40AD59E9&quot;/&gt;&lt;wsp:rsid wsp:val=&quot;40B54760&quot;/&gt;&lt;wsp:rsid wsp:val=&quot;40BADC08&quot;/&gt;&lt;wsp:rsid wsp:val=&quot;40C71000&quot;/&gt;&lt;wsp:rsid wsp:val=&quot;40CE5807&quot;/&gt;&lt;wsp:rsid wsp:val=&quot;40D90AD0&quot;/&gt;&lt;wsp:rsid wsp:val=&quot;40D951BD&quot;/&gt;&lt;wsp:rsid wsp:val=&quot;40DAE098&quot;/&gt;&lt;wsp:rsid wsp:val=&quot;40DD4EC6&quot;/&gt;&lt;wsp:rsid wsp:val=&quot;40E329D4&quot;/&gt;&lt;wsp:rsid wsp:val=&quot;40F79D6F&quot;/&gt;&lt;wsp:rsid wsp:val=&quot;41228F1A&quot;/&gt;&lt;wsp:rsid wsp:val=&quot;4126C53E&quot;/&gt;&lt;wsp:rsid wsp:val=&quot;41465D96&quot;/&gt;&lt;wsp:rsid wsp:val=&quot;4146D983&quot;/&gt;&lt;wsp:rsid wsp:val=&quot;41541A3C&quot;/&gt;&lt;wsp:rsid wsp:val=&quot;41546936&quot;/&gt;&lt;wsp:rsid wsp:val=&quot;4170AF09&quot;/&gt;&lt;wsp:rsid wsp:val=&quot;41756398&quot;/&gt;&lt;wsp:rsid wsp:val=&quot;417892B1&quot;/&gt;&lt;wsp:rsid wsp:val=&quot;4185AE1B&quot;/&gt;&lt;wsp:rsid wsp:val=&quot;4187DC22&quot;/&gt;&lt;wsp:rsid wsp:val=&quot;419E8E00&quot;/&gt;&lt;wsp:rsid wsp:val=&quot;41A03462&quot;/&gt;&lt;wsp:rsid wsp:val=&quot;41B35038&quot;/&gt;&lt;wsp:rsid wsp:val=&quot;41B96F63&quot;/&gt;&lt;wsp:rsid wsp:val=&quot;41C70632&quot;/&gt;&lt;wsp:rsid wsp:val=&quot;41C857F8&quot;/&gt;&lt;wsp:rsid wsp:val=&quot;41C86D4C&quot;/&gt;&lt;wsp:rsid wsp:val=&quot;41D15B1E&quot;/&gt;&lt;wsp:rsid wsp:val=&quot;41D5FCC6&quot;/&gt;&lt;wsp:rsid wsp:val=&quot;41DFA5FA&quot;/&gt;&lt;wsp:rsid wsp:val=&quot;41F1058D&quot;/&gt;&lt;wsp:rsid wsp:val=&quot;41F2AD2C&quot;/&gt;&lt;wsp:rsid wsp:val=&quot;41FC87BF&quot;/&gt;&lt;wsp:rsid wsp:val=&quot;42074097&quot;/&gt;&lt;wsp:rsid wsp:val=&quot;4209D73A&quot;/&gt;&lt;wsp:rsid wsp:val=&quot;4212ACEE&quot;/&gt;&lt;wsp:rsid wsp:val=&quot;4223BF26&quot;/&gt;&lt;wsp:rsid wsp:val=&quot;423904E1&quot;/&gt;&lt;wsp:rsid wsp:val=&quot;4241A118&quot;/&gt;&lt;wsp:rsid wsp:val=&quot;4248AFA3&quot;/&gt;&lt;wsp:rsid wsp:val=&quot;4250E165&quot;/&gt;&lt;wsp:rsid wsp:val=&quot;42528F17&quot;/&gt;&lt;wsp:rsid wsp:val=&quot;42595088&quot;/&gt;&lt;wsp:rsid wsp:val=&quot;425FDE20&quot;/&gt;&lt;wsp:rsid wsp:val=&quot;4261201D&quot;/&gt;&lt;wsp:rsid wsp:val=&quot;427B56AB&quot;/&gt;&lt;wsp:rsid wsp:val=&quot;428F1733&quot;/&gt;&lt;wsp:rsid wsp:val=&quot;42906558&quot;/&gt;&lt;wsp:rsid wsp:val=&quot;42988186&quot;/&gt;&lt;wsp:rsid wsp:val=&quot;42AAFF62&quot;/&gt;&lt;wsp:rsid wsp:val=&quot;42ADD1C1&quot;/&gt;&lt;wsp:rsid wsp:val=&quot;42B99E49&quot;/&gt;&lt;wsp:rsid wsp:val=&quot;42D02989&quot;/&gt;&lt;wsp:rsid wsp:val=&quot;42D5FBC8&quot;/&gt;&lt;wsp:rsid wsp:val=&quot;42E34B98&quot;/&gt;&lt;wsp:rsid wsp:val=&quot;42E8BEA0&quot;/&gt;&lt;wsp:rsid wsp:val=&quot;42F573C9&quot;/&gt;&lt;wsp:rsid wsp:val=&quot;4304099D&quot;/&gt;&lt;wsp:rsid wsp:val=&quot;430A67F5&quot;/&gt;&lt;wsp:rsid wsp:val=&quot;4317C2AF&quot;/&gt;&lt;wsp:rsid wsp:val=&quot;431CAF2F&quot;/&gt;&lt;wsp:rsid wsp:val=&quot;43217E7C&quot;/&gt;&lt;wsp:rsid wsp:val=&quot;4323310C&quot;/&gt;&lt;wsp:rsid wsp:val=&quot;4326A5B5&quot;/&gt;&lt;wsp:rsid wsp:val=&quot;432DE30F&quot;/&gt;&lt;wsp:rsid wsp:val=&quot;4333B072&quot;/&gt;&lt;wsp:rsid wsp:val=&quot;433B1B2B&quot;/&gt;&lt;wsp:rsid wsp:val=&quot;4344F317&quot;/&gt;&lt;wsp:rsid wsp:val=&quot;4346DC01&quot;/&gt;&lt;wsp:rsid wsp:val=&quot;434FDCE2&quot;/&gt;&lt;wsp:rsid wsp:val=&quot;43502256&quot;/&gt;&lt;wsp:rsid wsp:val=&quot;435875F9&quot;/&gt;&lt;wsp:rsid wsp:val=&quot;4359E2F8&quot;/&gt;&lt;wsp:rsid wsp:val=&quot;435C7889&quot;/&gt;&lt;wsp:rsid wsp:val=&quot;436A5D79&quot;/&gt;&lt;wsp:rsid wsp:val=&quot;43710797&quot;/&gt;&lt;wsp:rsid wsp:val=&quot;4371CD7E&quot;/&gt;&lt;wsp:rsid wsp:val=&quot;4372EDB3&quot;/&gt;&lt;wsp:rsid wsp:val=&quot;437674BA&quot;/&gt;&lt;wsp:rsid wsp:val=&quot;438BB3F0&quot;/&gt;&lt;wsp:rsid wsp:val=&quot;43944A59&quot;/&gt;&lt;wsp:rsid wsp:val=&quot;439D9487&quot;/&gt;&lt;wsp:rsid wsp:val=&quot;43A45579&quot;/&gt;&lt;wsp:rsid wsp:val=&quot;43AF77E1&quot;/&gt;&lt;wsp:rsid wsp:val=&quot;43BD603B&quot;/&gt;&lt;wsp:rsid wsp:val=&quot;43C0CD4C&quot;/&gt;&lt;wsp:rsid wsp:val=&quot;43CA0E0B&quot;/&gt;&lt;wsp:rsid wsp:val=&quot;43CC6A2E&quot;/&gt;&lt;wsp:rsid wsp:val=&quot;43D0C358&quot;/&gt;&lt;wsp:rsid wsp:val=&quot;43D41360&quot;/&gt;&lt;wsp:rsid wsp:val=&quot;43DF3595&quot;/&gt;&lt;wsp:rsid wsp:val=&quot;43E066C9&quot;/&gt;&lt;wsp:rsid wsp:val=&quot;43E5F1E3&quot;/&gt;&lt;wsp:rsid wsp:val=&quot;43EA7EA7&quot;/&gt;&lt;wsp:rsid wsp:val=&quot;44021198&quot;/&gt;&lt;wsp:rsid wsp:val=&quot;4417E119&quot;/&gt;&lt;wsp:rsid wsp:val=&quot;441836C4&quot;/&gt;&lt;wsp:rsid wsp:val=&quot;4432FC58&quot;/&gt;&lt;wsp:rsid wsp:val=&quot;44342F62&quot;/&gt;&lt;wsp:rsid wsp:val=&quot;4434CAC9&quot;/&gt;&lt;wsp:rsid wsp:val=&quot;443D69B8&quot;/&gt;&lt;wsp:rsid wsp:val=&quot;44494434&quot;/&gt;&lt;wsp:rsid wsp:val=&quot;44515246&quot;/&gt;&lt;wsp:rsid wsp:val=&quot;4464A006&quot;/&gt;&lt;wsp:rsid wsp:val=&quot;4466CD26&quot;/&gt;&lt;wsp:rsid wsp:val=&quot;446DCB14&quot;/&gt;&lt;wsp:rsid wsp:val=&quot;44822731&quot;/&gt;&lt;wsp:rsid wsp:val=&quot;4488F72F&quot;/&gt;&lt;wsp:rsid wsp:val=&quot;4489C3F9&quot;/&gt;&lt;wsp:rsid wsp:val=&quot;4494F59F&quot;/&gt;&lt;wsp:rsid wsp:val=&quot;44A414B1&quot;/&gt;&lt;wsp:rsid wsp:val=&quot;44E9D8B4&quot;/&gt;&lt;wsp:rsid wsp:val=&quot;44ED8616&quot;/&gt;&lt;wsp:rsid wsp:val=&quot;44F0D1C9&quot;/&gt;&lt;wsp:rsid wsp:val=&quot;44F848EA&quot;/&gt;&lt;wsp:rsid wsp:val=&quot;44FC7D60&quot;/&gt;&lt;wsp:rsid wsp:val=&quot;45098276&quot;/&gt;&lt;wsp:rsid wsp:val=&quot;451A9B5E&quot;/&gt;&lt;wsp:rsid wsp:val=&quot;45238D64&quot;/&gt;&lt;wsp:rsid wsp:val=&quot;453FB9EA&quot;/&gt;&lt;wsp:rsid wsp:val=&quot;454256C8&quot;/&gt;&lt;wsp:rsid wsp:val=&quot;4548BA7E&quot;/&gt;&lt;wsp:rsid wsp:val=&quot;454A0115&quot;/&gt;&lt;wsp:rsid wsp:val=&quot;454CFAEE&quot;/&gt;&lt;wsp:rsid wsp:val=&quot;45562F5A&quot;/&gt;&lt;wsp:rsid wsp:val=&quot;455DFC5B&quot;/&gt;&lt;wsp:rsid wsp:val=&quot;45701AA4&quot;/&gt;&lt;wsp:rsid wsp:val=&quot;45837BDB&quot;/&gt;&lt;wsp:rsid wsp:val=&quot;458D5B6E&quot;/&gt;&lt;wsp:rsid wsp:val=&quot;459138FB&quot;/&gt;&lt;wsp:rsid wsp:val=&quot;459167FC&quot;/&gt;&lt;wsp:rsid wsp:val=&quot;4592B3FB&quot;/&gt;&lt;wsp:rsid wsp:val=&quot;459A8123&quot;/&gt;&lt;wsp:rsid wsp:val=&quot;45A07234&quot;/&gt;&lt;wsp:rsid wsp:val=&quot;45AA5592&quot;/&gt;&lt;wsp:rsid wsp:val=&quot;45B97F52&quot;/&gt;&lt;wsp:rsid wsp:val=&quot;45C5BE61&quot;/&gt;&lt;wsp:rsid wsp:val=&quot;45DBBB25&quot;/&gt;&lt;wsp:rsid wsp:val=&quot;45FD9315&quot;/&gt;&lt;wsp:rsid wsp:val=&quot;46058A51&quot;/&gt;&lt;wsp:rsid wsp:val=&quot;460A7196&quot;/&gt;&lt;wsp:rsid wsp:val=&quot;460D9C8A&quot;/&gt;&lt;wsp:rsid wsp:val=&quot;4628E05A&quot;/&gt;&lt;wsp:rsid wsp:val=&quot;462A057E&quot;/&gt;&lt;wsp:rsid wsp:val=&quot;4634AFDD&quot;/&gt;&lt;wsp:rsid wsp:val=&quot;464583D8&quot;/&gt;&lt;wsp:rsid wsp:val=&quot;465043B7&quot;/&gt;&lt;wsp:rsid wsp:val=&quot;46520F05&quot;/&gt;&lt;wsp:rsid wsp:val=&quot;46586C7D&quot;/&gt;&lt;wsp:rsid wsp:val=&quot;465DF276&quot;/&gt;&lt;wsp:rsid wsp:val=&quot;46A4CC41&quot;/&gt;&lt;wsp:rsid wsp:val=&quot;46AB6DAB&quot;/&gt;&lt;wsp:rsid wsp:val=&quot;46C28446&quot;/&gt;&lt;wsp:rsid wsp:val=&quot;46C4C8DD&quot;/&gt;&lt;wsp:rsid wsp:val=&quot;46CE49AE&quot;/&gt;&lt;wsp:rsid wsp:val=&quot;46DF7F46&quot;/&gt;&lt;wsp:rsid wsp:val=&quot;46EB17FE&quot;/&gt;&lt;wsp:rsid wsp:val=&quot;46F09670&quot;/&gt;&lt;wsp:rsid wsp:val=&quot;46F3A60E&quot;/&gt;&lt;wsp:rsid wsp:val=&quot;4700F210&quot;/&gt;&lt;wsp:rsid wsp:val=&quot;47156AC1&quot;/&gt;&lt;wsp:rsid wsp:val=&quot;471996ED&quot;/&gt;&lt;wsp:rsid wsp:val=&quot;47257C68&quot;/&gt;&lt;wsp:rsid wsp:val=&quot;472E73CC&quot;/&gt;&lt;wsp:rsid wsp:val=&quot;47365184&quot;/&gt;&lt;wsp:rsid wsp:val=&quot;473AD547&quot;/&gt;&lt;wsp:rsid wsp:val=&quot;473F5209&quot;/&gt;&lt;wsp:rsid wsp:val=&quot;475207F7&quot;/&gt;&lt;wsp:rsid wsp:val=&quot;475451F4&quot;/&gt;&lt;wsp:rsid wsp:val=&quot;475F2351&quot;/&gt;&lt;wsp:rsid wsp:val=&quot;476BF2A9&quot;/&gt;&lt;wsp:rsid wsp:val=&quot;476CA315&quot;/&gt;&lt;wsp:rsid wsp:val=&quot;4778E45E&quot;/&gt;&lt;wsp:rsid wsp:val=&quot;477D516D&quot;/&gt;&lt;wsp:rsid wsp:val=&quot;47837DE9&quot;/&gt;&lt;wsp:rsid wsp:val=&quot;478C74CF&quot;/&gt;&lt;wsp:rsid wsp:val=&quot;47996376&quot;/&gt;&lt;wsp:rsid wsp:val=&quot;47A03990&quot;/&gt;&lt;wsp:rsid wsp:val=&quot;47AD4162&quot;/&gt;&lt;wsp:rsid wsp:val=&quot;47B6A7AD&quot;/&gt;&lt;wsp:rsid wsp:val=&quot;47BAB5E0&quot;/&gt;&lt;wsp:rsid wsp:val=&quot;47C0DF06&quot;/&gt;&lt;wsp:rsid wsp:val=&quot;47CF6B4D&quot;/&gt;&lt;wsp:rsid wsp:val=&quot;47E2FDCC&quot;/&gt;&lt;wsp:rsid wsp:val=&quot;47E6BD8E&quot;/&gt;&lt;wsp:rsid wsp:val=&quot;47EEC471&quot;/&gt;&lt;wsp:rsid wsp:val=&quot;47F6BDB2&quot;/&gt;&lt;wsp:rsid wsp:val=&quot;47F8B145&quot;/&gt;&lt;wsp:rsid wsp:val=&quot;47FDAC90&quot;/&gt;&lt;wsp:rsid wsp:val=&quot;47FE4E28&quot;/&gt;&lt;wsp:rsid wsp:val=&quot;4800A6FD&quot;/&gt;&lt;wsp:rsid wsp:val=&quot;4810D898&quot;/&gt;&lt;wsp:rsid wsp:val=&quot;4818D418&quot;/&gt;&lt;wsp:rsid wsp:val=&quot;481FFECE&quot;/&gt;&lt;wsp:rsid wsp:val=&quot;4835938D&quot;/&gt;&lt;wsp:rsid wsp:val=&quot;4838601A&quot;/&gt;&lt;wsp:rsid wsp:val=&quot;483B127E&quot;/&gt;&lt;wsp:rsid wsp:val=&quot;4845A219&quot;/&gt;&lt;wsp:rsid wsp:val=&quot;484D6F83&quot;/&gt;&lt;wsp:rsid wsp:val=&quot;484D8E27&quot;/&gt;&lt;wsp:rsid wsp:val=&quot;4851402B&quot;/&gt;&lt;wsp:rsid wsp:val=&quot;4856B24E&quot;/&gt;&lt;wsp:rsid wsp:val=&quot;489AD1F6&quot;/&gt;&lt;wsp:rsid wsp:val=&quot;48A6F46E&quot;/&gt;&lt;wsp:rsid wsp:val=&quot;48B9E6DE&quot;/&gt;&lt;wsp:rsid wsp:val=&quot;48BD5C66&quot;/&gt;&lt;wsp:rsid wsp:val=&quot;48C7C7B6&quot;/&gt;&lt;wsp:rsid wsp:val=&quot;48CCB334&quot;/&gt;&lt;wsp:rsid wsp:val=&quot;48D582BB&quot;/&gt;&lt;wsp:rsid wsp:val=&quot;48EF253D&quot;/&gt;&lt;wsp:rsid wsp:val=&quot;48F24C39&quot;/&gt;&lt;wsp:rsid wsp:val=&quot;48FA87AF&quot;/&gt;&lt;wsp:rsid wsp:val=&quot;48FBE08F&quot;/&gt;&lt;wsp:rsid wsp:val=&quot;48FD5472&quot;/&gt;&lt;wsp:rsid wsp:val=&quot;48FE58B7&quot;/&gt;&lt;wsp:rsid wsp:val=&quot;4902E91A&quot;/&gt;&lt;wsp:rsid wsp:val=&quot;49038246&quot;/&gt;&lt;wsp:rsid wsp:val=&quot;4907A03A&quot;/&gt;&lt;wsp:rsid wsp:val=&quot;490F3536&quot;/&gt;&lt;wsp:rsid wsp:val=&quot;49126874&quot;/&gt;&lt;wsp:rsid wsp:val=&quot;49178452&quot;/&gt;&lt;wsp:rsid wsp:val=&quot;491DD060&quot;/&gt;&lt;wsp:rsid wsp:val=&quot;4926ED5D&quot;/&gt;&lt;wsp:rsid wsp:val=&quot;492A5CA5&quot;/&gt;&lt;wsp:rsid wsp:val=&quot;492FBEA2&quot;/&gt;&lt;wsp:rsid wsp:val=&quot;4931D723&quot;/&gt;&lt;wsp:rsid wsp:val=&quot;49363B28&quot;/&gt;&lt;wsp:rsid wsp:val=&quot;493DC266&quot;/&gt;&lt;wsp:rsid wsp:val=&quot;495488BC&quot;/&gt;&lt;wsp:rsid wsp:val=&quot;495B8CA1&quot;/&gt;&lt;wsp:rsid wsp:val=&quot;49751628&quot;/&gt;&lt;wsp:rsid wsp:val=&quot;49860829&quot;/&gt;&lt;wsp:rsid wsp:val=&quot;498DC2DE&quot;/&gt;&lt;wsp:rsid wsp:val=&quot;4993F841&quot;/&gt;&lt;wsp:rsid wsp:val=&quot;4994531E&quot;/&gt;&lt;wsp:rsid wsp:val=&quot;49946753&quot;/&gt;&lt;wsp:rsid wsp:val=&quot;49959338&quot;/&gt;&lt;wsp:rsid wsp:val=&quot;49AAEEC7&quot;/&gt;&lt;wsp:rsid wsp:val=&quot;49FAD5B9&quot;/&gt;&lt;wsp:rsid wsp:val=&quot;4A02837B&quot;/&gt;&lt;wsp:rsid wsp:val=&quot;4A1218EA&quot;/&gt;&lt;wsp:rsid wsp:val=&quot;4A26EA5B&quot;/&gt;&lt;wsp:rsid wsp:val=&quot;4A282172&quot;/&gt;&lt;wsp:rsid wsp:val=&quot;4A28ABC5&quot;/&gt;&lt;wsp:rsid wsp:val=&quot;4A385246&quot;/&gt;&lt;wsp:rsid wsp:val=&quot;4A3D1DC1&quot;/&gt;&lt;wsp:rsid wsp:val=&quot;4A41F710&quot;/&gt;&lt;wsp:rsid wsp:val=&quot;4A4441B2&quot;/&gt;&lt;wsp:rsid wsp:val=&quot;4A44EC17&quot;/&gt;&lt;wsp:rsid wsp:val=&quot;4A462FF6&quot;/&gt;&lt;wsp:rsid wsp:val=&quot;4A4DD5B7&quot;/&gt;&lt;wsp:rsid wsp:val=&quot;4A502F66&quot;/&gt;&lt;wsp:rsid wsp:val=&quot;4A57ECE6&quot;/&gt;&lt;wsp:rsid wsp:val=&quot;4A75B224&quot;/&gt;&lt;wsp:rsid wsp:val=&quot;4A769022&quot;/&gt;&lt;wsp:rsid wsp:val=&quot;4A8B43BA&quot;/&gt;&lt;wsp:rsid wsp:val=&quot;4A95DA1A&quot;/&gt;&lt;wsp:rsid wsp:val=&quot;4A9664CB&quot;/&gt;&lt;wsp:rsid wsp:val=&quot;4A9C3127&quot;/&gt;&lt;wsp:rsid wsp:val=&quot;4AB47F27&quot;/&gt;&lt;wsp:rsid wsp:val=&quot;4ABA2A21&quot;/&gt;&lt;wsp:rsid wsp:val=&quot;4ABF93A8&quot;/&gt;&lt;wsp:rsid wsp:val=&quot;4AD4C078&quot;/&gt;&lt;wsp:rsid wsp:val=&quot;4AD79F24&quot;/&gt;&lt;wsp:rsid wsp:val=&quot;4AD79FB9&quot;/&gt;&lt;wsp:rsid wsp:val=&quot;4AF8870D&quot;/&gt;&lt;wsp:rsid wsp:val=&quot;4B075DC7&quot;/&gt;&lt;wsp:rsid wsp:val=&quot;4B1A0695&quot;/&gt;&lt;wsp:rsid wsp:val=&quot;4B23249E&quot;/&gt;&lt;wsp:rsid wsp:val=&quot;4B3847BF&quot;/&gt;&lt;wsp:rsid wsp:val=&quot;4B4790EC&quot;/&gt;&lt;wsp:rsid wsp:val=&quot;4B4D982C&quot;/&gt;&lt;wsp:rsid wsp:val=&quot;4B4E6211&quot;/&gt;&lt;wsp:rsid wsp:val=&quot;4B613D05&quot;/&gt;&lt;wsp:rsid wsp:val=&quot;4B70EE5C&quot;/&gt;&lt;wsp:rsid wsp:val=&quot;4B7BE029&quot;/&gt;&lt;wsp:rsid wsp:val=&quot;4B812DAF&quot;/&gt;&lt;wsp:rsid wsp:val=&quot;4B93EAC0&quot;/&gt;&lt;wsp:rsid wsp:val=&quot;4B984399&quot;/&gt;&lt;wsp:rsid wsp:val=&quot;4BA8C8E6&quot;/&gt;&lt;wsp:rsid wsp:val=&quot;4BBDA343&quot;/&gt;&lt;wsp:rsid wsp:val=&quot;4BC0AE8F&quot;/&gt;&lt;wsp:rsid wsp:val=&quot;4BD8B072&quot;/&gt;&lt;wsp:rsid wsp:val=&quot;4BE0BC78&quot;/&gt;&lt;wsp:rsid wsp:val=&quot;4BE9107A&quot;/&gt;&lt;wsp:rsid wsp:val=&quot;4BF2BD5F&quot;/&gt;&lt;wsp:rsid wsp:val=&quot;4C0D237D&quot;/&gt;&lt;wsp:rsid wsp:val=&quot;4C0D5F38&quot;/&gt;&lt;wsp:rsid wsp:val=&quot;4C221EFE&quot;/&gt;&lt;wsp:rsid wsp:val=&quot;4C2AFDBB&quot;/&gt;&lt;wsp:rsid wsp:val=&quot;4C2CCF03&quot;/&gt;&lt;wsp:rsid wsp:val=&quot;4C2FE13F&quot;/&gt;&lt;wsp:rsid wsp:val=&quot;4C34F263&quot;/&gt;&lt;wsp:rsid wsp:val=&quot;4C37BD4D&quot;/&gt;&lt;wsp:rsid wsp:val=&quot;4C3D988F&quot;/&gt;&lt;wsp:rsid wsp:val=&quot;4C3F71D1&quot;/&gt;&lt;wsp:rsid wsp:val=&quot;4C50C7DC&quot;/&gt;&lt;wsp:rsid wsp:val=&quot;4C512132&quot;/&gt;&lt;wsp:rsid wsp:val=&quot;4C5A7D17&quot;/&gt;&lt;wsp:rsid wsp:val=&quot;4C6977E5&quot;/&gt;&lt;wsp:rsid wsp:val=&quot;4C70DB94&quot;/&gt;&lt;wsp:rsid wsp:val=&quot;4C789288&quot;/&gt;&lt;wsp:rsid wsp:val=&quot;4C8DE614&quot;/&gt;&lt;wsp:rsid wsp:val=&quot;4C8E805A&quot;/&gt;&lt;wsp:rsid wsp:val=&quot;4C97437B&quot;/&gt;&lt;wsp:rsid wsp:val=&quot;4C9EF6E2&quot;/&gt;&lt;wsp:rsid wsp:val=&quot;4CA00CED&quot;/&gt;&lt;wsp:rsid wsp:val=&quot;4CA2D491&quot;/&gt;&lt;wsp:rsid wsp:val=&quot;4CA36609&quot;/&gt;&lt;wsp:rsid wsp:val=&quot;4CB06B0F&quot;/&gt;&lt;wsp:rsid wsp:val=&quot;4CBC1554&quot;/&gt;&lt;wsp:rsid wsp:val=&quot;4CBEE778&quot;/&gt;&lt;wsp:rsid wsp:val=&quot;4CCB6CE4&quot;/&gt;&lt;wsp:rsid wsp:val=&quot;4CDA71E5&quot;/&gt;&lt;wsp:rsid wsp:val=&quot;4CDCDBFC&quot;/&gt;&lt;wsp:rsid wsp:val=&quot;4CE17ACC&quot;/&gt;&lt;wsp:rsid wsp:val=&quot;4CEC453B&quot;/&gt;&lt;wsp:rsid wsp:val=&quot;4CEC6A07&quot;/&gt;&lt;wsp:rsid wsp:val=&quot;4CF304C9&quot;/&gt;&lt;wsp:rsid wsp:val=&quot;4CF41693&quot;/&gt;&lt;wsp:rsid wsp:val=&quot;4CFA046F&quot;/&gt;&lt;wsp:rsid wsp:val=&quot;4CFAB2FA&quot;/&gt;&lt;wsp:rsid wsp:val=&quot;4D112E12&quot;/&gt;&lt;wsp:rsid wsp:val=&quot;4D11E3A8&quot;/&gt;&lt;wsp:rsid wsp:val=&quot;4D1583C4&quot;/&gt;&lt;wsp:rsid wsp:val=&quot;4D1D56E6&quot;/&gt;&lt;wsp:rsid wsp:val=&quot;4D24FEB1&quot;/&gt;&lt;wsp:rsid wsp:val=&quot;4D36B636&quot;/&gt;&lt;wsp:rsid wsp:val=&quot;4D37A0CA&quot;/&gt;&lt;wsp:rsid wsp:val=&quot;4D3908AA&quot;/&gt;&lt;wsp:rsid wsp:val=&quot;4D3F4597&quot;/&gt;&lt;wsp:rsid wsp:val=&quot;4D42D854&quot;/&gt;&lt;wsp:rsid wsp:val=&quot;4D4A12A5&quot;/&gt;&lt;wsp:rsid wsp:val=&quot;4D531900&quot;/&gt;&lt;wsp:rsid wsp:val=&quot;4D54B08A&quot;/&gt;&lt;wsp:rsid wsp:val=&quot;4D5DB73F&quot;/&gt;&lt;wsp:rsid wsp:val=&quot;4D715034&quot;/&gt;&lt;wsp:rsid wsp:val=&quot;4D87D6E6&quot;/&gt;&lt;wsp:rsid wsp:val=&quot;4D8D03CB&quot;/&gt;&lt;wsp:rsid wsp:val=&quot;4D8E8DC0&quot;/&gt;&lt;wsp:rsid wsp:val=&quot;4D9427AA&quot;/&gt;&lt;wsp:rsid wsp:val=&quot;4D99323C&quot;/&gt;&lt;wsp:rsid wsp:val=&quot;4DA271FE&quot;/&gt;&lt;wsp:rsid wsp:val=&quot;4DA2A4EC&quot;/&gt;&lt;wsp:rsid wsp:val=&quot;4DA2A6D1&quot;/&gt;&lt;wsp:rsid wsp:val=&quot;4DA4FA4A&quot;/&gt;&lt;wsp:rsid wsp:val=&quot;4DBE8B32&quot;/&gt;&lt;wsp:rsid wsp:val=&quot;4DCE2D7A&quot;/&gt;&lt;wsp:rsid wsp:val=&quot;4DD02EE6&quot;/&gt;&lt;wsp:rsid wsp:val=&quot;4DFE69E0&quot;/&gt;&lt;wsp:rsid wsp:val=&quot;4E1462CB&quot;/&gt;&lt;wsp:rsid wsp:val=&quot;4E2776F1&quot;/&gt;&lt;wsp:rsid wsp:val=&quot;4E29B675&quot;/&gt;&lt;wsp:rsid wsp:val=&quot;4E2E773A&quot;/&gt;&lt;wsp:rsid wsp:val=&quot;4E3BAF0F&quot;/&gt;&lt;wsp:rsid wsp:val=&quot;4E463973&quot;/&gt;&lt;wsp:rsid wsp:val=&quot;4E46B059&quot;/&gt;&lt;wsp:rsid wsp:val=&quot;4E46EDA2&quot;/&gt;&lt;wsp:rsid wsp:val=&quot;4E47B6FC&quot;/&gt;&lt;wsp:rsid wsp:val=&quot;4E4A3BB2&quot;/&gt;&lt;wsp:rsid wsp:val=&quot;4E4AE413&quot;/&gt;&lt;wsp:rsid wsp:val=&quot;4E4D1A9C&quot;/&gt;&lt;wsp:rsid wsp:val=&quot;4E725778&quot;/&gt;&lt;wsp:rsid wsp:val=&quot;4E7C9B64&quot;/&gt;&lt;wsp:rsid wsp:val=&quot;4E7F770E&quot;/&gt;&lt;wsp:rsid wsp:val=&quot;4E8FA606&quot;/&gt;&lt;wsp:rsid wsp:val=&quot;4E97C78D&quot;/&gt;&lt;wsp:rsid wsp:val=&quot;4EB4CAF1&quot;/&gt;&lt;wsp:rsid wsp:val=&quot;4EB6F9B1&quot;/&gt;&lt;wsp:rsid wsp:val=&quot;4EBB7178&quot;/&gt;&lt;wsp:rsid wsp:val=&quot;4EC6E58A&quot;/&gt;&lt;wsp:rsid wsp:val=&quot;4ECA66D3&quot;/&gt;&lt;wsp:rsid wsp:val=&quot;4EEA56FA&quot;/&gt;&lt;wsp:rsid wsp:val=&quot;4EF8A382&quot;/&gt;&lt;wsp:rsid wsp:val=&quot;4EFDF8F3&quot;/&gt;&lt;wsp:rsid wsp:val=&quot;4F06DA94&quot;/&gt;&lt;wsp:rsid wsp:val=&quot;4F107A94&quot;/&gt;&lt;wsp:rsid wsp:val=&quot;4F24DC9C&quot;/&gt;&lt;wsp:rsid wsp:val=&quot;4F2F8027&quot;/&gt;&lt;wsp:rsid wsp:val=&quot;4F406EF8&quot;/&gt;&lt;wsp:rsid wsp:val=&quot;4F439F34&quot;/&gt;&lt;wsp:rsid wsp:val=&quot;4F4E9855&quot;/&gt;&lt;wsp:rsid wsp:val=&quot;4F4EE5BE&quot;/&gt;&lt;wsp:rsid wsp:val=&quot;4F5A2985&quot;/&gt;&lt;wsp:rsid wsp:val=&quot;4F60A1EC&quot;/&gt;&lt;wsp:rsid wsp:val=&quot;4F625CEA&quot;/&gt;&lt;wsp:rsid wsp:val=&quot;4F67A986&quot;/&gt;&lt;wsp:rsid wsp:val=&quot;4F708035&quot;/&gt;&lt;wsp:rsid wsp:val=&quot;4F7190C5&quot;/&gt;&lt;wsp:rsid wsp:val=&quot;4F759E0A&quot;/&gt;&lt;wsp:rsid wsp:val=&quot;4F7A2883&quot;/&gt;&lt;wsp:rsid wsp:val=&quot;4F81B49C&quot;/&gt;&lt;wsp:rsid wsp:val=&quot;4F845F5B&quot;/&gt;&lt;wsp:rsid wsp:val=&quot;4F852E74&quot;/&gt;&lt;wsp:rsid wsp:val=&quot;4F97B069&quot;/&gt;&lt;wsp:rsid wsp:val=&quot;4F9D5CCF&quot;/&gt;&lt;wsp:rsid wsp:val=&quot;4FA35ABD&quot;/&gt;&lt;wsp:rsid wsp:val=&quot;4FA8E0C2&quot;/&gt;&lt;wsp:rsid wsp:val=&quot;4FB7273C&quot;/&gt;&lt;wsp:rsid wsp:val=&quot;4FC4D9D8&quot;/&gt;&lt;wsp:rsid wsp:val=&quot;4FC6865B&quot;/&gt;&lt;wsp:rsid wsp:val=&quot;4FCCB0E1&quot;/&gt;&lt;wsp:rsid wsp:val=&quot;4FD039B1&quot;/&gt;&lt;wsp:rsid wsp:val=&quot;4FD2AC7E&quot;/&gt;&lt;wsp:rsid wsp:val=&quot;4FD697A4&quot;/&gt;&lt;wsp:rsid wsp:val=&quot;4FE60C13&quot;/&gt;&lt;wsp:rsid wsp:val=&quot;4FEA74C5&quot;/&gt;&lt;wsp:rsid wsp:val=&quot;4FED4BE8&quot;/&gt;&lt;wsp:rsid wsp:val=&quot;4FF3D968&quot;/&gt;&lt;wsp:rsid wsp:val=&quot;4FF7BD30&quot;/&gt;&lt;wsp:rsid wsp:val=&quot;4FFE744F&quot;/&gt;&lt;wsp:rsid wsp:val=&quot;50092E64&quot;/&gt;&lt;wsp:rsid wsp:val=&quot;500C7EB0&quot;/&gt;&lt;wsp:rsid wsp:val=&quot;50102A31&quot;/&gt;&lt;wsp:rsid wsp:val=&quot;501BE28B&quot;/&gt;&lt;wsp:rsid wsp:val=&quot;50214B62&quot;/&gt;&lt;wsp:rsid wsp:val=&quot;5029907C&quot;/&gt;&lt;wsp:rsid wsp:val=&quot;5044387F&quot;/&gt;&lt;wsp:rsid wsp:val=&quot;50723AB5&quot;/&gt;&lt;wsp:rsid wsp:val=&quot;507276EC&quot;/&gt;&lt;wsp:rsid wsp:val=&quot;507A7916&quot;/&gt;&lt;wsp:rsid wsp:val=&quot;509B0920&quot;/&gt;&lt;wsp:rsid wsp:val=&quot;50A38A01&quot;/&gt;&lt;wsp:rsid wsp:val=&quot;50AECF86&quot;/&gt;&lt;wsp:rsid wsp:val=&quot;50B5349A&quot;/&gt;&lt;wsp:rsid wsp:val=&quot;50C36532&quot;/&gt;&lt;wsp:rsid wsp:val=&quot;50D338A8&quot;/&gt;&lt;wsp:rsid wsp:val=&quot;50D4F30B&quot;/&gt;&lt;wsp:rsid wsp:val=&quot;50DAC358&quot;/&gt;&lt;wsp:rsid wsp:val=&quot;50E192AA&quot;/&gt;&lt;wsp:rsid wsp:val=&quot;511A2A19&quot;/&gt;&lt;wsp:rsid wsp:val=&quot;5130864D&quot;/&gt;&lt;wsp:rsid wsp:val=&quot;5134BD3A&quot;/&gt;&lt;wsp:rsid wsp:val=&quot;513C84A4&quot;/&gt;&lt;wsp:rsid wsp:val=&quot;51493BD5&quot;/&gt;&lt;wsp:rsid wsp:val=&quot;515993D1&quot;/&gt;&lt;wsp:rsid wsp:val=&quot;515C405F&quot;/&gt;&lt;wsp:rsid wsp:val=&quot;51698F49&quot;/&gt;&lt;wsp:rsid wsp:val=&quot;517378A7&quot;/&gt;&lt;wsp:rsid wsp:val=&quot;517D63B9&quot;/&gt;&lt;wsp:rsid wsp:val=&quot;518F8716&quot;/&gt;&lt;wsp:rsid wsp:val=&quot;5192F65E&quot;/&gt;&lt;wsp:rsid wsp:val=&quot;5194A210&quot;/&gt;&lt;wsp:rsid wsp:val=&quot;51A3EE3A&quot;/&gt;&lt;wsp:rsid wsp:val=&quot;51B14D62&quot;/&gt;&lt;wsp:rsid wsp:val=&quot;51B35336&quot;/&gt;&lt;wsp:rsid wsp:val=&quot;51C3A018&quot;/&gt;&lt;wsp:rsid wsp:val=&quot;51CD6C8F&quot;/&gt;&lt;wsp:rsid wsp:val=&quot;51D48C85&quot;/&gt;&lt;wsp:rsid wsp:val=&quot;51DDC5F3&quot;/&gt;&lt;wsp:rsid wsp:val=&quot;51E1A4A0&quot;/&gt;&lt;wsp:rsid wsp:val=&quot;51E60599&quot;/&gt;&lt;wsp:rsid wsp:val=&quot;51E7E662&quot;/&gt;&lt;wsp:rsid wsp:val=&quot;51EAD5A7&quot;/&gt;&lt;wsp:rsid wsp:val=&quot;51EC9C34&quot;/&gt;&lt;wsp:rsid wsp:val=&quot;51F030FA&quot;/&gt;&lt;wsp:rsid wsp:val=&quot;51F86933&quot;/&gt;&lt;wsp:rsid wsp:val=&quot;520A32DB&quot;/&gt;&lt;wsp:rsid wsp:val=&quot;520A7C04&quot;/&gt;&lt;wsp:rsid wsp:val=&quot;522AE1FD&quot;/&gt;&lt;wsp:rsid wsp:val=&quot;52368F0D&quot;/&gt;&lt;wsp:rsid wsp:val=&quot;5252ABF5&quot;/&gt;&lt;wsp:rsid wsp:val=&quot;5257EB82&quot;/&gt;&lt;wsp:rsid wsp:val=&quot;526C94D5&quot;/&gt;&lt;wsp:rsid wsp:val=&quot;527A75AD&quot;/&gt;&lt;wsp:rsid wsp:val=&quot;527C262D&quot;/&gt;&lt;wsp:rsid wsp:val=&quot;5294C249&quot;/&gt;&lt;wsp:rsid wsp:val=&quot;529E461B&quot;/&gt;&lt;wsp:rsid wsp:val=&quot;52A908B0&quot;/&gt;&lt;wsp:rsid wsp:val=&quot;52B84A02&quot;/&gt;&lt;wsp:rsid wsp:val=&quot;52C872CE&quot;/&gt;&lt;wsp:rsid wsp:val=&quot;52E74B1D&quot;/&gt;&lt;wsp:rsid wsp:val=&quot;52F542DA&quot;/&gt;&lt;wsp:rsid wsp:val=&quot;52F8BD65&quot;/&gt;&lt;wsp:rsid wsp:val=&quot;53047F48&quot;/&gt;&lt;wsp:rsid wsp:val=&quot;5312D15C&quot;/&gt;&lt;wsp:rsid wsp:val=&quot;5314C72D&quot;/&gt;&lt;wsp:rsid wsp:val=&quot;53180A16&quot;/&gt;&lt;wsp:rsid wsp:val=&quot;531BFBE8&quot;/&gt;&lt;wsp:rsid wsp:val=&quot;531D432F&quot;/&gt;&lt;wsp:rsid wsp:val=&quot;532164C8&quot;/&gt;&lt;wsp:rsid wsp:val=&quot;532A6521&quot;/&gt;&lt;wsp:rsid wsp:val=&quot;532B5777&quot;/&gt;&lt;wsp:rsid wsp:val=&quot;532EF0D2&quot;/&gt;&lt;wsp:rsid wsp:val=&quot;533A17E1&quot;/&gt;&lt;wsp:rsid wsp:val=&quot;533CB3F3&quot;/&gt;&lt;wsp:rsid wsp:val=&quot;5341F8DE&quot;/&gt;&lt;wsp:rsid wsp:val=&quot;534530C7&quot;/&gt;&lt;wsp:rsid wsp:val=&quot;534B472A&quot;/&gt;&lt;wsp:rsid wsp:val=&quot;53500C87&quot;/&gt;&lt;wsp:rsid wsp:val=&quot;535431AC&quot;/&gt;&lt;wsp:rsid wsp:val=&quot;535C78A2&quot;/&gt;&lt;wsp:rsid wsp:val=&quot;5363BE2B&quot;/&gt;&lt;wsp:rsid wsp:val=&quot;538EFB38&quot;/&gt;&lt;wsp:rsid wsp:val=&quot;5396DA86&quot;/&gt;&lt;wsp:rsid wsp:val=&quot;539EAD06&quot;/&gt;&lt;wsp:rsid wsp:val=&quot;53A29468&quot;/&gt;&lt;wsp:rsid wsp:val=&quot;53B9AF64&quot;/&gt;&lt;wsp:rsid wsp:val=&quot;53CA78CE&quot;/&gt;&lt;wsp:rsid wsp:val=&quot;53D967CB&quot;/&gt;&lt;wsp:rsid wsp:val=&quot;53D9A14C&quot;/&gt;&lt;wsp:rsid wsp:val=&quot;53DEE515&quot;/&gt;&lt;wsp:rsid wsp:val=&quot;53F35498&quot;/&gt;&lt;wsp:rsid wsp:val=&quot;53FDCF44&quot;/&gt;&lt;wsp:rsid wsp:val=&quot;5402BD77&quot;/&gt;&lt;wsp:rsid wsp:val=&quot;54096CD8&quot;/&gt;&lt;wsp:rsid wsp:val=&quot;540D1FF9&quot;/&gt;&lt;wsp:rsid wsp:val=&quot;540D64F2&quot;/&gt;&lt;wsp:rsid wsp:val=&quot;54101326&quot;/&gt;&lt;wsp:rsid wsp:val=&quot;541BCF53&quot;/&gt;&lt;wsp:rsid wsp:val=&quot;541CC212&quot;/&gt;&lt;wsp:rsid wsp:val=&quot;541DF43A&quot;/&gt;&lt;wsp:rsid wsp:val=&quot;542BCFC9&quot;/&gt;&lt;wsp:rsid wsp:val=&quot;543092AA&quot;/&gt;&lt;wsp:rsid wsp:val=&quot;54328C69&quot;/&gt;&lt;wsp:rsid wsp:val=&quot;543B6F43&quot;/&gt;&lt;wsp:rsid wsp:val=&quot;543B7E59&quot;/&gt;&lt;wsp:rsid wsp:val=&quot;5446E534&quot;/&gt;&lt;wsp:rsid wsp:val=&quot;544BC021&quot;/&gt;&lt;wsp:rsid wsp:val=&quot;544BE5E8&quot;/&gt;&lt;wsp:rsid wsp:val=&quot;5461A635&quot;/&gt;&lt;wsp:rsid wsp:val=&quot;546231FE&quot;/&gt;&lt;wsp:rsid wsp:val=&quot;5469A873&quot;/&gt;&lt;wsp:rsid wsp:val=&quot;547053A6&quot;/&gt;&lt;wsp:rsid wsp:val=&quot;54718198&quot;/&gt;&lt;wsp:rsid wsp:val=&quot;54718D8A&quot;/&gt;&lt;wsp:rsid wsp:val=&quot;548F0E13&quot;/&gt;&lt;wsp:rsid wsp:val=&quot;54964390&quot;/&gt;&lt;wsp:rsid wsp:val=&quot;549C8543&quot;/&gt;&lt;wsp:rsid wsp:val=&quot;54A379A4&quot;/&gt;&lt;wsp:rsid wsp:val=&quot;54B13CED&quot;/&gt;&lt;wsp:rsid wsp:val=&quot;54B32D1B&quot;/&gt;&lt;wsp:rsid wsp:val=&quot;54C5224B&quot;/&gt;&lt;wsp:rsid wsp:val=&quot;54C67229&quot;/&gt;&lt;wsp:rsid wsp:val=&quot;54CAC8F6&quot;/&gt;&lt;wsp:rsid wsp:val=&quot;54E7178B&quot;/&gt;&lt;wsp:rsid wsp:val=&quot;54F4D21B&quot;/&gt;&lt;wsp:rsid wsp:val=&quot;5502E0B1&quot;/&gt;&lt;wsp:rsid wsp:val=&quot;550C50F9&quot;/&gt;&lt;wsp:rsid wsp:val=&quot;5517A9A2&quot;/&gt;&lt;wsp:rsid wsp:val=&quot;552CC8E6&quot;/&gt;&lt;wsp:rsid wsp:val=&quot;5531A9AE&quot;/&gt;&lt;wsp:rsid wsp:val=&quot;5556FE8B&quot;/&gt;&lt;wsp:rsid wsp:val=&quot;5566C75A&quot;/&gt;&lt;wsp:rsid wsp:val=&quot;556F9C6D&quot;/&gt;&lt;wsp:rsid wsp:val=&quot;5570279A&quot;/&gt;&lt;wsp:rsid wsp:val=&quot;55B3AA1A&quot;/&gt;&lt;wsp:rsid wsp:val=&quot;55C9868A&quot;/&gt;&lt;wsp:rsid wsp:val=&quot;55D531A0&quot;/&gt;&lt;wsp:rsid wsp:val=&quot;55DCBCA5&quot;/&gt;&lt;wsp:rsid wsp:val=&quot;55DE4A61&quot;/&gt;&lt;wsp:rsid wsp:val=&quot;55E2F739&quot;/&gt;&lt;wsp:rsid wsp:val=&quot;55F3B258&quot;/&gt;&lt;wsp:rsid wsp:val=&quot;560BF13F&quot;/&gt;&lt;wsp:rsid wsp:val=&quot;560D5DEB&quot;/&gt;&lt;wsp:rsid wsp:val=&quot;56151C72&quot;/&gt;&lt;wsp:rsid wsp:val=&quot;561530D9&quot;/&gt;&lt;wsp:rsid wsp:val=&quot;561BEB84&quot;/&gt;&lt;wsp:rsid wsp:val=&quot;562223A3&quot;/&gt;&lt;wsp:rsid wsp:val=&quot;56295DD8&quot;/&gt;&lt;wsp:rsid wsp:val=&quot;565271D5&quot;/&gt;&lt;wsp:rsid wsp:val=&quot;565BB86F&quot;/&gt;&lt;wsp:rsid wsp:val=&quot;56612144&quot;/&gt;&lt;wsp:rsid wsp:val=&quot;5661A8D5&quot;/&gt;&lt;wsp:rsid wsp:val=&quot;56628EDB&quot;/&gt;&lt;wsp:rsid wsp:val=&quot;56653698&quot;/&gt;&lt;wsp:rsid wsp:val=&quot;56676B6D&quot;/&gt;&lt;wsp:rsid wsp:val=&quot;56789E04&quot;/&gt;&lt;wsp:rsid wsp:val=&quot;567DAEA9&quot;/&gt;&lt;wsp:rsid wsp:val=&quot;56A834C1&quot;/&gt;&lt;wsp:rsid wsp:val=&quot;56A878C0&quot;/&gt;&lt;wsp:rsid wsp:val=&quot;56A8CEBA&quot;/&gt;&lt;wsp:rsid wsp:val=&quot;56CECA7E&quot;/&gt;&lt;wsp:rsid wsp:val=&quot;56DCDE90&quot;/&gt;&lt;wsp:rsid wsp:val=&quot;56E112C6&quot;/&gt;&lt;wsp:rsid wsp:val=&quot;56E3DFE5&quot;/&gt;&lt;wsp:rsid wsp:val=&quot;56EB1734&quot;/&gt;&lt;wsp:rsid wsp:val=&quot;56F1F38E&quot;/&gt;&lt;wsp:rsid wsp:val=&quot;56FFD359&quot;/&gt;&lt;wsp:rsid wsp:val=&quot;5703DF16&quot;/&gt;&lt;wsp:rsid wsp:val=&quot;5711C028&quot;/&gt;&lt;wsp:rsid wsp:val=&quot;571F5932&quot;/&gt;&lt;wsp:rsid wsp:val=&quot;572C78EF&quot;/&gt;&lt;wsp:rsid wsp:val=&quot;574F3D85&quot;/&gt;&lt;wsp:rsid wsp:val=&quot;575EBB0E&quot;/&gt;&lt;wsp:rsid wsp:val=&quot;57686FF3&quot;/&gt;&lt;wsp:rsid wsp:val=&quot;57757A59&quot;/&gt;&lt;wsp:rsid wsp:val=&quot;578C3486&quot;/&gt;&lt;wsp:rsid wsp:val=&quot;57A92E4C&quot;/&gt;&lt;wsp:rsid wsp:val=&quot;57CF32C3&quot;/&gt;&lt;wsp:rsid wsp:val=&quot;57D2953C&quot;/&gt;&lt;wsp:rsid wsp:val=&quot;57DF2ABC&quot;/&gt;&lt;wsp:rsid wsp:val=&quot;57E3C5BE&quot;/&gt;&lt;wsp:rsid wsp:val=&quot;58083DF6&quot;/&gt;&lt;wsp:rsid wsp:val=&quot;581FF7F5&quot;/&gt;&lt;wsp:rsid wsp:val=&quot;58262C48&quot;/&gt;&lt;wsp:rsid wsp:val=&quot;5847C882&quot;/&gt;&lt;wsp:rsid wsp:val=&quot;58589ECE&quot;/&gt;&lt;wsp:rsid wsp:val=&quot;585AB342&quot;/&gt;&lt;wsp:rsid wsp:val=&quot;586E3DED&quot;/&gt;&lt;wsp:rsid wsp:val=&quot;5875A7EA&quot;/&gt;&lt;wsp:rsid wsp:val=&quot;58858AFB&quot;/&gt;&lt;wsp:rsid wsp:val=&quot;589D5292&quot;/&gt;&lt;wsp:rsid wsp:val=&quot;58A9F040&quot;/&gt;&lt;wsp:rsid wsp:val=&quot;58AA22C1&quot;/&gt;&lt;wsp:rsid wsp:val=&quot;58B1EDA4&quot;/&gt;&lt;wsp:rsid wsp:val=&quot;58B3177B&quot;/&gt;&lt;wsp:rsid wsp:val=&quot;58B47C6A&quot;/&gt;&lt;wsp:rsid wsp:val=&quot;58C45BAE&quot;/&gt;&lt;wsp:rsid wsp:val=&quot;58D4A937&quot;/&gt;&lt;wsp:rsid wsp:val=&quot;58E3F5B5&quot;/&gt;&lt;wsp:rsid wsp:val=&quot;58EB38A2&quot;/&gt;&lt;wsp:rsid wsp:val=&quot;58FAFA24&quot;/&gt;&lt;wsp:rsid wsp:val=&quot;59057BDD&quot;/&gt;&lt;wsp:rsid wsp:val=&quot;5907D145&quot;/&gt;&lt;wsp:rsid wsp:val=&quot;59172464&quot;/&gt;&lt;wsp:rsid wsp:val=&quot;5924E7A1&quot;/&gt;&lt;wsp:rsid wsp:val=&quot;593476BF&quot;/&gt;&lt;wsp:rsid wsp:val=&quot;5946226D&quot;/&gt;&lt;wsp:rsid wsp:val=&quot;5947D67D&quot;/&gt;&lt;wsp:rsid wsp:val=&quot;594A263F&quot;/&gt;&lt;wsp:rsid wsp:val=&quot;594B5C01&quot;/&gt;&lt;wsp:rsid wsp:val=&quot;5959C314&quot;/&gt;&lt;wsp:rsid wsp:val=&quot;595BBFC3&quot;/&gt;&lt;wsp:rsid wsp:val=&quot;5968EC15&quot;/&gt;&lt;wsp:rsid wsp:val=&quot;596D507B&quot;/&gt;&lt;wsp:rsid wsp:val=&quot;598DEFF6&quot;/&gt;&lt;wsp:rsid wsp:val=&quot;5991BCEB&quot;/&gt;&lt;wsp:rsid wsp:val=&quot;5994FABC&quot;/&gt;&lt;wsp:rsid wsp:val=&quot;599CEA3E&quot;/&gt;&lt;wsp:rsid wsp:val=&quot;59A16051&quot;/&gt;&lt;wsp:rsid wsp:val=&quot;59A4AAEA&quot;/&gt;&lt;wsp:rsid wsp:val=&quot;59A70E69&quot;/&gt;&lt;wsp:rsid wsp:val=&quot;59B24E2D&quot;/&gt;&lt;wsp:rsid wsp:val=&quot;59B3B408&quot;/&gt;&lt;wsp:rsid wsp:val=&quot;59B9A7B4&quot;/&gt;&lt;wsp:rsid wsp:val=&quot;59BDEE3B&quot;/&gt;&lt;wsp:rsid wsp:val=&quot;59C6BF96&quot;/&gt;&lt;wsp:rsid wsp:val=&quot;59D62DCD&quot;/&gt;&lt;wsp:rsid wsp:val=&quot;59DA4CE4&quot;/&gt;&lt;wsp:rsid wsp:val=&quot;59DD6157&quot;/&gt;&lt;wsp:rsid wsp:val=&quot;59DD6C97&quot;/&gt;&lt;wsp:rsid wsp:val=&quot;59E27197&quot;/&gt;&lt;wsp:rsid wsp:val=&quot;59E8232C&quot;/&gt;&lt;wsp:rsid wsp:val=&quot;59EB51BB&quot;/&gt;&lt;wsp:rsid wsp:val=&quot;59F72BDB&quot;/&gt;&lt;wsp:rsid wsp:val=&quot;59F865A1&quot;/&gt;&lt;wsp:rsid wsp:val=&quot;5A065FCB&quot;/&gt;&lt;wsp:rsid wsp:val=&quot;5A0A2B1B&quot;/&gt;&lt;wsp:rsid wsp:val=&quot;5A2045C8&quot;/&gt;&lt;wsp:rsid wsp:val=&quot;5A338D2C&quot;/&gt;&lt;wsp:rsid wsp:val=&quot;5A4F0723&quot;/&gt;&lt;wsp:rsid wsp:val=&quot;5A583588&quot;/&gt;&lt;wsp:rsid wsp:val=&quot;5A5961EE&quot;/&gt;&lt;wsp:rsid wsp:val=&quot;5A6549D1&quot;/&gt;&lt;wsp:rsid wsp:val=&quot;5A6E4286&quot;/&gt;&lt;wsp:rsid wsp:val=&quot;5A83B87D&quot;/&gt;&lt;wsp:rsid wsp:val=&quot;5A88392D&quot;/&gt;&lt;wsp:rsid wsp:val=&quot;5A8928FA&quot;/&gt;&lt;wsp:rsid wsp:val=&quot;5A9A0935&quot;/&gt;&lt;wsp:rsid wsp:val=&quot;5AB43353&quot;/&gt;&lt;wsp:rsid wsp:val=&quot;5AC9C542&quot;/&gt;&lt;wsp:rsid wsp:val=&quot;5AD62191&quot;/&gt;&lt;wsp:rsid wsp:val=&quot;5AE68B6F&quot;/&gt;&lt;wsp:rsid wsp:val=&quot;5AEDFC44&quot;/&gt;&lt;wsp:rsid wsp:val=&quot;5B0F439A&quot;/&gt;&lt;wsp:rsid wsp:val=&quot;5B135F67&quot;/&gt;&lt;wsp:rsid wsp:val=&quot;5B192863&quot;/&gt;&lt;wsp:rsid wsp:val=&quot;5B21C804&quot;/&gt;&lt;wsp:rsid wsp:val=&quot;5B2623A5&quot;/&gt;&lt;wsp:rsid wsp:val=&quot;5B2D96D9&quot;/&gt;&lt;wsp:rsid wsp:val=&quot;5B3FC84A&quot;/&gt;&lt;wsp:rsid wsp:val=&quot;5B56590F&quot;/&gt;&lt;wsp:rsid wsp:val=&quot;5B57F0F1&quot;/&gt;&lt;wsp:rsid wsp:val=&quot;5B5D4591&quot;/&gt;&lt;wsp:rsid wsp:val=&quot;5B5F0ECB&quot;/&gt;&lt;wsp:rsid wsp:val=&quot;5B62117C&quot;/&gt;&lt;wsp:rsid wsp:val=&quot;5B6B7527&quot;/&gt;&lt;wsp:rsid wsp:val=&quot;5B87A683&quot;/&gt;&lt;wsp:rsid wsp:val=&quot;5BAD54D6&quot;/&gt;&lt;wsp:rsid wsp:val=&quot;5BBB0A39&quot;/&gt;&lt;wsp:rsid wsp:val=&quot;5BD4F354&quot;/&gt;&lt;wsp:rsid wsp:val=&quot;5BDB4FF8&quot;/&gt;&lt;wsp:rsid wsp:val=&quot;5BDC2313&quot;/&gt;&lt;wsp:rsid wsp:val=&quot;5BE7C04B&quot;/&gt;&lt;wsp:rsid wsp:val=&quot;5BE9D987&quot;/&gt;&lt;wsp:rsid wsp:val=&quot;5BF65892&quot;/&gt;&lt;wsp:rsid wsp:val=&quot;5BF6C5E6&quot;/&gt;&lt;wsp:rsid wsp:val=&quot;5BF9783D&quot;/&gt;&lt;wsp:rsid wsp:val=&quot;5C0F4EFB&quot;/&gt;&lt;wsp:rsid wsp:val=&quot;5C13A1DC&quot;/&gt;&lt;wsp:rsid wsp:val=&quot;5C27589F&quot;/&gt;&lt;wsp:rsid wsp:val=&quot;5C30F77F&quot;/&gt;&lt;wsp:rsid wsp:val=&quot;5C33B4E2&quot;/&gt;&lt;wsp:rsid wsp:val=&quot;5C3E0FD1&quot;/&gt;&lt;wsp:rsid wsp:val=&quot;5C4C805E&quot;/&gt;&lt;wsp:rsid wsp:val=&quot;5C51FB65&quot;/&gt;&lt;wsp:rsid wsp:val=&quot;5C70CBB4&quot;/&gt;&lt;wsp:rsid wsp:val=&quot;5C9E33ED&quot;/&gt;&lt;wsp:rsid wsp:val=&quot;5CAB69A4&quot;/&gt;&lt;wsp:rsid wsp:val=&quot;5CB239CB&quot;/&gt;&lt;wsp:rsid wsp:val=&quot;5CB6332E&quot;/&gt;&lt;wsp:rsid wsp:val=&quot;5CB8CD81&quot;/&gt;&lt;wsp:rsid wsp:val=&quot;5CB9E863&quot;/&gt;&lt;wsp:rsid wsp:val=&quot;5CBA9173&quot;/&gt;&lt;wsp:rsid wsp:val=&quot;5CC3AF91&quot;/&gt;&lt;wsp:rsid wsp:val=&quot;5CC4E9F8&quot;/&gt;&lt;wsp:rsid wsp:val=&quot;5CC5EBBF&quot;/&gt;&lt;wsp:rsid wsp:val=&quot;5CDD5F16&quot;/&gt;&lt;wsp:rsid wsp:val=&quot;5CEE1BC7&quot;/&gt;&lt;wsp:rsid wsp:val=&quot;5D10D22D&quot;/&gt;&lt;wsp:rsid wsp:val=&quot;5D21AAA8&quot;/&gt;&lt;wsp:rsid wsp:val=&quot;5D26B7D9&quot;/&gt;&lt;wsp:rsid wsp:val=&quot;5D2E3F41&quot;/&gt;&lt;wsp:rsid wsp:val=&quot;5D306379&quot;/&gt;&lt;wsp:rsid wsp:val=&quot;5D3852CD&quot;/&gt;&lt;wsp:rsid wsp:val=&quot;5D40DEE0&quot;/&gt;&lt;wsp:rsid wsp:val=&quot;5D4EFF1F&quot;/&gt;&lt;wsp:rsid wsp:val=&quot;5D7A159F&quot;/&gt;&lt;wsp:rsid wsp:val=&quot;5D8D5AE5&quot;/&gt;&lt;wsp:rsid wsp:val=&quot;5DAC164D&quot;/&gt;&lt;wsp:rsid wsp:val=&quot;5DACA83A&quot;/&gt;&lt;wsp:rsid wsp:val=&quot;5DACFC30&quot;/&gt;&lt;wsp:rsid wsp:val=&quot;5DB4298A&quot;/&gt;&lt;wsp:rsid wsp:val=&quot;5DB903C1&quot;/&gt;&lt;wsp:rsid wsp:val=&quot;5DC3A458&quot;/&gt;&lt;wsp:rsid wsp:val=&quot;5DC99928&quot;/&gt;&lt;wsp:rsid wsp:val=&quot;5DE720A6&quot;/&gt;&lt;wsp:rsid wsp:val=&quot;5DEA15B7&quot;/&gt;&lt;wsp:rsid wsp:val=&quot;5E00D783&quot;/&gt;&lt;wsp:rsid wsp:val=&quot;5E063F12&quot;/&gt;&lt;wsp:rsid wsp:val=&quot;5E0B3DCC&quot;/&gt;&lt;wsp:rsid wsp:val=&quot;5E169075&quot;/&gt;&lt;wsp:rsid wsp:val=&quot;5E20EC1A&quot;/&gt;&lt;wsp:rsid wsp:val=&quot;5E215608&quot;/&gt;&lt;wsp:rsid wsp:val=&quot;5E2347AE&quot;/&gt;&lt;wsp:rsid wsp:val=&quot;5E24373C&quot;/&gt;&lt;wsp:rsid wsp:val=&quot;5E444175&quot;/&gt;&lt;wsp:rsid wsp:val=&quot;5E44FB5C&quot;/&gt;&lt;wsp:rsid wsp:val=&quot;5E70E52B&quot;/&gt;&lt;wsp:rsid wsp:val=&quot;5E89F24B&quot;/&gt;&lt;wsp:rsid wsp:val=&quot;5E8F67D0&quot;/&gt;&lt;wsp:rsid wsp:val=&quot;5EA5AB5F&quot;/&gt;&lt;wsp:rsid wsp:val=&quot;5EAF9F17&quot;/&gt;&lt;wsp:rsid wsp:val=&quot;5EB3ADCE&quot;/&gt;&lt;wsp:rsid wsp:val=&quot;5EB4CCE5&quot;/&gt;&lt;wsp:rsid wsp:val=&quot;5ECA9CFE&quot;/&gt;&lt;wsp:rsid wsp:val=&quot;5ECCD61D&quot;/&gt;&lt;wsp:rsid wsp:val=&quot;5EDA2121&quot;/&gt;&lt;wsp:rsid wsp:val=&quot;5F000967&quot;/&gt;&lt;wsp:rsid wsp:val=&quot;5F0257B0&quot;/&gt;&lt;wsp:rsid wsp:val=&quot;5F035872&quot;/&gt;&lt;wsp:rsid wsp:val=&quot;5F0588FC&quot;/&gt;&lt;wsp:rsid wsp:val=&quot;5F188640&quot;/&gt;&lt;wsp:rsid wsp:val=&quot;5F19C7D7&quot;/&gt;&lt;wsp:rsid wsp:val=&quot;5F1B2B36&quot;/&gt;&lt;wsp:rsid wsp:val=&quot;5F253C3F&quot;/&gt;&lt;wsp:rsid wsp:val=&quot;5F2B85A3&quot;/&gt;&lt;wsp:rsid wsp:val=&quot;5F355FD3&quot;/&gt;&lt;wsp:rsid wsp:val=&quot;5F3E0317&quot;/&gt;&lt;wsp:rsid wsp:val=&quot;5F3EA5FD&quot;/&gt;&lt;wsp:rsid wsp:val=&quot;5F5A16BC&quot;/&gt;&lt;wsp:rsid wsp:val=&quot;5F718FC6&quot;/&gt;&lt;wsp:rsid wsp:val=&quot;5F741006&quot;/&gt;&lt;wsp:rsid wsp:val=&quot;5F76C133&quot;/&gt;&lt;wsp:rsid wsp:val=&quot;5F7969F4&quot;/&gt;&lt;wsp:rsid wsp:val=&quot;5F869B45&quot;/&gt;&lt;wsp:rsid wsp:val=&quot;5F8833D9&quot;/&gt;&lt;wsp:rsid wsp:val=&quot;5F899C27&quot;/&gt;&lt;wsp:rsid wsp:val=&quot;5F8AA746&quot;/&gt;&lt;wsp:rsid wsp:val=&quot;5F8C12BD&quot;/&gt;&lt;wsp:rsid wsp:val=&quot;5F940BB0&quot;/&gt;&lt;wsp:rsid wsp:val=&quot;5F9515DE&quot;/&gt;&lt;wsp:rsid wsp:val=&quot;5F9B0D23&quot;/&gt;&lt;wsp:rsid wsp:val=&quot;5F9DE780&quot;/&gt;&lt;wsp:rsid wsp:val=&quot;5FAB507C&quot;/&gt;&lt;wsp:rsid wsp:val=&quot;5FB36B45&quot;/&gt;&lt;wsp:rsid wsp:val=&quot;5FE763D0&quot;/&gt;&lt;wsp:rsid wsp:val=&quot;5FF98C62&quot;/&gt;&lt;wsp:rsid wsp:val=&quot;5FFE69D5&quot;/&gt;&lt;wsp:rsid wsp:val=&quot;6007D723&quot;/&gt;&lt;wsp:rsid wsp:val=&quot;6015DF26&quot;/&gt;&lt;wsp:rsid wsp:val=&quot;60213443&quot;/&gt;&lt;wsp:rsid wsp:val=&quot;60534805&quot;/&gt;&lt;wsp:rsid wsp:val=&quot;6054089D&quot;/&gt;&lt;wsp:rsid wsp:val=&quot;605A38FF&quot;/&gt;&lt;wsp:rsid wsp:val=&quot;605E589B&quot;/&gt;&lt;wsp:rsid wsp:val=&quot;606249CF&quot;/&gt;&lt;wsp:rsid wsp:val=&quot;606AB064&quot;/&gt;&lt;wsp:rsid wsp:val=&quot;608BADB7&quot;/&gt;&lt;wsp:rsid wsp:val=&quot;608FD379&quot;/&gt;&lt;wsp:rsid wsp:val=&quot;60916271&quot;/&gt;&lt;wsp:rsid wsp:val=&quot;6099DC62&quot;/&gt;&lt;wsp:rsid wsp:val=&quot;609A2390&quot;/&gt;&lt;wsp:rsid wsp:val=&quot;60AD691A&quot;/&gt;&lt;wsp:rsid wsp:val=&quot;60B0B959&quot;/&gt;&lt;wsp:rsid wsp:val=&quot;60B59838&quot;/&gt;&lt;wsp:rsid wsp:val=&quot;60BC3994&quot;/&gt;&lt;wsp:rsid wsp:val=&quot;60C86E86&quot;/&gt;&lt;wsp:rsid wsp:val=&quot;60C8B91F&quot;/&gt;&lt;wsp:rsid wsp:val=&quot;60CDAA16&quot;/&gt;&lt;wsp:rsid wsp:val=&quot;60D339C0&quot;/&gt;&lt;wsp:rsid wsp:val=&quot;60D8F17E&quot;/&gt;&lt;wsp:rsid wsp:val=&quot;60D9FB41&quot;/&gt;&lt;wsp:rsid wsp:val=&quot;60EA4ED7&quot;/&gt;&lt;wsp:rsid wsp:val=&quot;60F5E71D&quot;/&gt;&lt;wsp:rsid wsp:val=&quot;6106698F&quot;/&gt;&lt;wsp:rsid wsp:val=&quot;61096360&quot;/&gt;&lt;wsp:rsid wsp:val=&quot;61130D22&quot;/&gt;&lt;wsp:rsid wsp:val=&quot;611BC462&quot;/&gt;&lt;wsp:rsid wsp:val=&quot;612EA4B8&quot;/&gt;&lt;wsp:rsid wsp:val=&quot;6144D4B9&quot;/&gt;&lt;wsp:rsid wsp:val=&quot;61480F64&quot;/&gt;&lt;wsp:rsid wsp:val=&quot;615064D6&quot;/&gt;&lt;wsp:rsid wsp:val=&quot;6151B7E1&quot;/&gt;&lt;wsp:rsid wsp:val=&quot;6156C434&quot;/&gt;&lt;wsp:rsid wsp:val=&quot;616BD753&quot;/&gt;&lt;wsp:rsid wsp:val=&quot;617B0BD1&quot;/&gt;&lt;wsp:rsid wsp:val=&quot;617B1187&quot;/&gt;&lt;wsp:rsid wsp:val=&quot;619707E5&quot;/&gt;&lt;wsp:rsid wsp:val=&quot;619E4ABD&quot;/&gt;&lt;wsp:rsid wsp:val=&quot;61AE4C69&quot;/&gt;&lt;wsp:rsid wsp:val=&quot;61D9F2CE&quot;/&gt;&lt;wsp:rsid wsp:val=&quot;61DF7624&quot;/&gt;&lt;wsp:rsid wsp:val=&quot;61E4E091&quot;/&gt;&lt;wsp:rsid wsp:val=&quot;61EEA432&quot;/&gt;&lt;wsp:rsid wsp:val=&quot;61F62285&quot;/&gt;&lt;wsp:rsid wsp:val=&quot;61F8F3F7&quot;/&gt;&lt;wsp:rsid wsp:val=&quot;6222B11D&quot;/&gt;&lt;wsp:rsid wsp:val=&quot;6234D1D6&quot;/&gt;&lt;wsp:rsid wsp:val=&quot;62465C4D&quot;/&gt;&lt;wsp:rsid wsp:val=&quot;6259E902&quot;/&gt;&lt;wsp:rsid wsp:val=&quot;62632665&quot;/&gt;&lt;wsp:rsid wsp:val=&quot;6275E55F&quot;/&gt;&lt;wsp:rsid wsp:val=&quot;627F259B&quot;/&gt;&lt;wsp:rsid wsp:val=&quot;62B25BA1&quot;/&gt;&lt;wsp:rsid wsp:val=&quot;62C13CE9&quot;/&gt;&lt;wsp:rsid wsp:val=&quot;62DD29AC&quot;/&gt;&lt;wsp:rsid wsp:val=&quot;62E2D029&quot;/&gt;&lt;wsp:rsid wsp:val=&quot;62F8DB63&quot;/&gt;&lt;wsp:rsid wsp:val=&quot;62F9DBA9&quot;/&gt;&lt;wsp:rsid wsp:val=&quot;62FA276D&quot;/&gt;&lt;wsp:rsid wsp:val=&quot;63012D22&quot;/&gt;&lt;wsp:rsid wsp:val=&quot;63116583&quot;/&gt;&lt;wsp:rsid wsp:val=&quot;631C51BF&quot;/&gt;&lt;wsp:rsid wsp:val=&quot;6321F755&quot;/&gt;&lt;wsp:rsid wsp:val=&quot;634847D7&quot;/&gt;&lt;wsp:rsid wsp:val=&quot;63503CF8&quot;/&gt;&lt;wsp:rsid wsp:val=&quot;63552FF9&quot;/&gt;&lt;wsp:rsid wsp:val=&quot;635AB8E7&quot;/&gt;&lt;wsp:rsid wsp:val=&quot;635D636E&quot;/&gt;&lt;wsp:rsid wsp:val=&quot;6381B6CC&quot;/&gt;&lt;wsp:rsid wsp:val=&quot;638D12FB&quot;/&gt;&lt;wsp:rsid wsp:val=&quot;63A30D7D&quot;/&gt;&lt;wsp:rsid wsp:val=&quot;63A6EE0E&quot;/&gt;&lt;wsp:rsid wsp:val=&quot;63B159EC&quot;/&gt;&lt;wsp:rsid wsp:val=&quot;63B25F40&quot;/&gt;&lt;wsp:rsid wsp:val=&quot;63B463C5&quot;/&gt;&lt;wsp:rsid wsp:val=&quot;63B55B6B&quot;/&gt;&lt;wsp:rsid wsp:val=&quot;63B90356&quot;/&gt;&lt;wsp:rsid wsp:val=&quot;63C81715&quot;/&gt;&lt;wsp:rsid wsp:val=&quot;63C9F937&quot;/&gt;&lt;wsp:rsid wsp:val=&quot;63CCD47D&quot;/&gt;&lt;wsp:rsid wsp:val=&quot;63D2D9B5&quot;/&gt;&lt;wsp:rsid wsp:val=&quot;63D39C3C&quot;/&gt;&lt;wsp:rsid wsp:val=&quot;63DB5E56&quot;/&gt;&lt;wsp:rsid wsp:val=&quot;63E27D1E&quot;/&gt;&lt;wsp:rsid wsp:val=&quot;63E61223&quot;/&gt;&lt;wsp:rsid wsp:val=&quot;63FEF6C6&quot;/&gt;&lt;wsp:rsid wsp:val=&quot;6414509F&quot;/&gt;&lt;wsp:rsid wsp:val=&quot;64177AAC&quot;/&gt;&lt;wsp:rsid wsp:val=&quot;641937A5&quot;/&gt;&lt;wsp:rsid wsp:val=&quot;641BE094&quot;/&gt;&lt;wsp:rsid wsp:val=&quot;6427D403&quot;/&gt;&lt;wsp:rsid wsp:val=&quot;6429B8FF&quot;/&gt;&lt;wsp:rsid wsp:val=&quot;642C9B45&quot;/&gt;&lt;wsp:rsid wsp:val=&quot;643BDF42&quot;/&gt;&lt;wsp:rsid wsp:val=&quot;644966CF&quot;/&gt;&lt;wsp:rsid wsp:val=&quot;6449C01A&quot;/&gt;&lt;wsp:rsid wsp:val=&quot;644B1595&quot;/&gt;&lt;wsp:rsid wsp:val=&quot;645999E8&quot;/&gt;&lt;wsp:rsid wsp:val=&quot;645EC164&quot;/&gt;&lt;wsp:rsid wsp:val=&quot;646D9C2C&quot;/&gt;&lt;wsp:rsid wsp:val=&quot;646ED40E&quot;/&gt;&lt;wsp:rsid wsp:val=&quot;6475ED7B&quot;/&gt;&lt;wsp:rsid wsp:val=&quot;64845752&quot;/&gt;&lt;wsp:rsid wsp:val=&quot;6492D0DA&quot;/&gt;&lt;wsp:rsid wsp:val=&quot;64936D80&quot;/&gt;&lt;wsp:rsid wsp:val=&quot;64999244&quot;/&gt;&lt;wsp:rsid wsp:val=&quot;64AEB9EA&quot;/&gt;&lt;wsp:rsid wsp:val=&quot;64C1C5C1&quot;/&gt;&lt;wsp:rsid wsp:val=&quot;64C3D3E7&quot;/&gt;&lt;wsp:rsid wsp:val=&quot;64C7B069&quot;/&gt;&lt;wsp:rsid wsp:val=&quot;64D53A69&quot;/&gt;&lt;wsp:rsid wsp:val=&quot;64DB52C5&quot;/&gt;&lt;wsp:rsid wsp:val=&quot;64E179E3&quot;/&gt;&lt;wsp:rsid wsp:val=&quot;64EDA600&quot;/&gt;&lt;wsp:rsid wsp:val=&quot;6502D4F6&quot;/&gt;&lt;wsp:rsid wsp:val=&quot;65201782&quot;/&gt;&lt;wsp:rsid wsp:val=&quot;65336C81&quot;/&gt;&lt;wsp:rsid wsp:val=&quot;65381F36&quot;/&gt;&lt;wsp:rsid wsp:val=&quot;6541DEC2&quot;/&gt;&lt;wsp:rsid wsp:val=&quot;65451901&quot;/&gt;&lt;wsp:rsid wsp:val=&quot;65456FA0&quot;/&gt;&lt;wsp:rsid wsp:val=&quot;6545A031&quot;/&gt;&lt;wsp:rsid wsp:val=&quot;654768D1&quot;/&gt;&lt;wsp:rsid wsp:val=&quot;654A56DA&quot;/&gt;&lt;wsp:rsid wsp:val=&quot;6568A4DE&quot;/&gt;&lt;wsp:rsid wsp:val=&quot;65781C74&quot;/&gt;&lt;wsp:rsid wsp:val=&quot;65826F64&quot;/&gt;&lt;wsp:rsid wsp:val=&quot;65B1955D&quot;/&gt;&lt;wsp:rsid wsp:val=&quot;65B2F332&quot;/&gt;&lt;wsp:rsid wsp:val=&quot;65F8DDAB&quot;/&gt;&lt;wsp:rsid wsp:val=&quot;6612A6D0&quot;/&gt;&lt;wsp:rsid wsp:val=&quot;66156731&quot;/&gt;&lt;wsp:rsid wsp:val=&quot;6638B710&quot;/&gt;&lt;wsp:rsid wsp:val=&quot;664BAC18&quot;/&gt;&lt;wsp:rsid wsp:val=&quot;6669A9DF&quot;/&gt;&lt;wsp:rsid wsp:val=&quot;667B78E1&quot;/&gt;&lt;wsp:rsid wsp:val=&quot;667FB27E&quot;/&gt;&lt;wsp:rsid wsp:val=&quot;66850F83&quot;/&gt;&lt;wsp:rsid wsp:val=&quot;66A139FF&quot;/&gt;&lt;wsp:rsid wsp:val=&quot;66A89A43&quot;/&gt;&lt;wsp:rsid wsp:val=&quot;66C79556&quot;/&gt;&lt;wsp:rsid wsp:val=&quot;66C9C1AB&quot;/&gt;&lt;wsp:rsid wsp:val=&quot;66E4306D&quot;/&gt;&lt;wsp:rsid wsp:val=&quot;66F3114F&quot;/&gt;&lt;wsp:rsid wsp:val=&quot;66F571CD&quot;/&gt;&lt;wsp:rsid wsp:val=&quot;66F76A11&quot;/&gt;&lt;wsp:rsid wsp:val=&quot;66FF37CD&quot;/&gt;&lt;wsp:rsid wsp:val=&quot;66FFCAE1&quot;/&gt;&lt;wsp:rsid wsp:val=&quot;67006042&quot;/&gt;&lt;wsp:rsid wsp:val=&quot;67087ED0&quot;/&gt;&lt;wsp:rsid wsp:val=&quot;671E0772&quot;/&gt;&lt;wsp:rsid wsp:val=&quot;671E9A17&quot;/&gt;&lt;wsp:rsid wsp:val=&quot;6731D2EE&quot;/&gt;&lt;wsp:rsid wsp:val=&quot;67340706&quot;/&gt;&lt;wsp:rsid wsp:val=&quot;673B6DCE&quot;/&gt;&lt;wsp:rsid wsp:val=&quot;674A2028&quot;/&gt;&lt;wsp:rsid wsp:val=&quot;674A8449&quot;/&gt;&lt;wsp:rsid wsp:val=&quot;674DD4EB&quot;/&gt;&lt;wsp:rsid wsp:val=&quot;67529A27&quot;/&gt;&lt;wsp:rsid wsp:val=&quot;67538156&quot;/&gt;&lt;wsp:rsid wsp:val=&quot;67566DAE&quot;/&gt;&lt;wsp:rsid wsp:val=&quot;675779E8&quot;/&gt;&lt;wsp:rsid wsp:val=&quot;676DF1DD&quot;/&gt;&lt;wsp:rsid wsp:val=&quot;677D4FE0&quot;/&gt;&lt;wsp:rsid wsp:val=&quot;67845634&quot;/&gt;&lt;wsp:rsid wsp:val=&quot;6785861F&quot;/&gt;&lt;wsp:rsid wsp:val=&quot;6787D7B4&quot;/&gt;&lt;wsp:rsid wsp:val=&quot;67880BDE&quot;/&gt;&lt;wsp:rsid wsp:val=&quot;678E23C2&quot;/&gt;&lt;wsp:rsid wsp:val=&quot;679076C6&quot;/&gt;&lt;wsp:rsid wsp:val=&quot;67B0D577&quot;/&gt;&lt;wsp:rsid wsp:val=&quot;67C479A8&quot;/&gt;&lt;wsp:rsid wsp:val=&quot;67C850F6&quot;/&gt;&lt;wsp:rsid wsp:val=&quot;67CA7B18&quot;/&gt;&lt;wsp:rsid wsp:val=&quot;67DC0133&quot;/&gt;&lt;wsp:rsid wsp:val=&quot;67E8EE9B&quot;/&gt;&lt;wsp:rsid wsp:val=&quot;67E9A21E&quot;/&gt;&lt;wsp:rsid wsp:val=&quot;67F4FECC&quot;/&gt;&lt;wsp:rsid wsp:val=&quot;68015E5E&quot;/&gt;&lt;wsp:rsid wsp:val=&quot;68034FBD&quot;/&gt;&lt;wsp:rsid wsp:val=&quot;680F9295&quot;/&gt;&lt;wsp:rsid wsp:val=&quot;68161DCB&quot;/&gt;&lt;wsp:rsid wsp:val=&quot;6826B1B1&quot;/&gt;&lt;wsp:rsid wsp:val=&quot;6827E340&quot;/&gt;&lt;wsp:rsid wsp:val=&quot;6837B875&quot;/&gt;&lt;wsp:rsid wsp:val=&quot;6837EE16&quot;/&gt;&lt;wsp:rsid wsp:val=&quot;68382B29&quot;/&gt;&lt;wsp:rsid wsp:val=&quot;683E49F4&quot;/&gt;&lt;wsp:rsid wsp:val=&quot;68409484&quot;/&gt;&lt;wsp:rsid wsp:val=&quot;684236B4&quot;/&gt;&lt;wsp:rsid wsp:val=&quot;684B4869&quot;/&gt;&lt;wsp:rsid wsp:val=&quot;6866230D&quot;/&gt;&lt;wsp:rsid wsp:val=&quot;68A045A0&quot;/&gt;&lt;wsp:rsid wsp:val=&quot;68B7D924&quot;/&gt;&lt;wsp:rsid wsp:val=&quot;68B7E09E&quot;/&gt;&lt;wsp:rsid wsp:val=&quot;68CE42A9&quot;/&gt;&lt;wsp:rsid wsp:val=&quot;68D66B69&quot;/&gt;&lt;wsp:rsid wsp:val=&quot;68ECFB57&quot;/&gt;&lt;wsp:rsid wsp:val=&quot;68EF55D4&quot;/&gt;&lt;wsp:rsid wsp:val=&quot;68F60C30&quot;/&gt;&lt;wsp:rsid wsp:val=&quot;68F85317&quot;/&gt;&lt;wsp:rsid wsp:val=&quot;69114D46&quot;/&gt;&lt;wsp:rsid wsp:val=&quot;69143C0A&quot;/&gt;&lt;wsp:rsid wsp:val=&quot;692053DA&quot;/&gt;&lt;wsp:rsid wsp:val=&quot;69420CE4&quot;/&gt;&lt;wsp:rsid wsp:val=&quot;6948ADBC&quot;/&gt;&lt;wsp:rsid wsp:val=&quot;694F1660&quot;/&gt;&lt;wsp:rsid wsp:val=&quot;69612175&quot;/&gt;&lt;wsp:rsid wsp:val=&quot;698BF11D&quot;/&gt;&lt;wsp:rsid wsp:val=&quot;69A36077&quot;/&gt;&lt;wsp:rsid wsp:val=&quot;69A58B84&quot;/&gt;&lt;wsp:rsid wsp:val=&quot;69AF2636&quot;/&gt;&lt;wsp:rsid wsp:val=&quot;69B859F2&quot;/&gt;&lt;wsp:rsid wsp:val=&quot;69C91D6A&quot;/&gt;&lt;wsp:rsid wsp:val=&quot;69CE1B2D&quot;/&gt;&lt;wsp:rsid wsp:val=&quot;69E36D5B&quot;/&gt;&lt;wsp:rsid wsp:val=&quot;69FC4BA9&quot;/&gt;&lt;wsp:rsid wsp:val=&quot;6A061F63&quot;/&gt;&lt;wsp:rsid wsp:val=&quot;6A2294A9&quot;/&gt;&lt;wsp:rsid wsp:val=&quot;6A25D980&quot;/&gt;&lt;wsp:rsid wsp:val=&quot;6A273909&quot;/&gt;&lt;wsp:rsid wsp:val=&quot;6A294793&quot;/&gt;&lt;wsp:rsid wsp:val=&quot;6A38A927&quot;/&gt;&lt;wsp:rsid wsp:val=&quot;6A3AA697&quot;/&gt;&lt;wsp:rsid wsp:val=&quot;6A3BB3FB&quot;/&gt;&lt;wsp:rsid wsp:val=&quot;6A54B197&quot;/&gt;&lt;wsp:rsid wsp:val=&quot;6A5C4413&quot;/&gt;&lt;wsp:rsid wsp:val=&quot;6A5E0E15&quot;/&gt;&lt;wsp:rsid wsp:val=&quot;6A60D67A&quot;/&gt;&lt;wsp:rsid wsp:val=&quot;6A72CB4B&quot;/&gt;&lt;wsp:rsid wsp:val=&quot;6A773672&quot;/&gt;&lt;wsp:rsid wsp:val=&quot;6A7DDA8B&quot;/&gt;&lt;wsp:rsid wsp:val=&quot;6A80C5C7&quot;/&gt;&lt;wsp:rsid wsp:val=&quot;6A9C42D4&quot;/&gt;&lt;wsp:rsid wsp:val=&quot;6AA34D5B&quot;/&gt;&lt;wsp:rsid wsp:val=&quot;6AC282BB&quot;/&gt;&lt;wsp:rsid wsp:val=&quot;6AC61532&quot;/&gt;&lt;wsp:rsid wsp:val=&quot;6ACB1D93&quot;/&gt;&lt;wsp:rsid wsp:val=&quot;6ACD1A3C&quot;/&gt;&lt;wsp:rsid wsp:val=&quot;6ACE0F3B&quot;/&gt;&lt;wsp:rsid wsp:val=&quot;6ACEB865&quot;/&gt;&lt;wsp:rsid wsp:val=&quot;6AD250CE&quot;/&gt;&lt;wsp:rsid wsp:val=&quot;6AE5A4E8&quot;/&gt;&lt;wsp:rsid wsp:val=&quot;6AF030EE&quot;/&gt;&lt;wsp:rsid wsp:val=&quot;6AFDA67A&quot;/&gt;&lt;wsp:rsid wsp:val=&quot;6B026827&quot;/&gt;&lt;wsp:rsid wsp:val=&quot;6B22CB2A&quot;/&gt;&lt;wsp:rsid wsp:val=&quot;6B23EFBB&quot;/&gt;&lt;wsp:rsid wsp:val=&quot;6B2AFAA4&quot;/&gt;&lt;wsp:rsid wsp:val=&quot;6B2FE3A5&quot;/&gt;&lt;wsp:rsid wsp:val=&quot;6B3D8605&quot;/&gt;&lt;wsp:rsid wsp:val=&quot;6B42BFF9&quot;/&gt;&lt;wsp:rsid wsp:val=&quot;6B47AA41&quot;/&gt;&lt;wsp:rsid wsp:val=&quot;6B485F0B&quot;/&gt;&lt;wsp:rsid wsp:val=&quot;6B5DC526&quot;/&gt;&lt;wsp:rsid wsp:val=&quot;6B6A869C&quot;/&gt;&lt;wsp:rsid wsp:val=&quot;6B833A60&quot;/&gt;&lt;wsp:rsid wsp:val=&quot;6B83E933&quot;/&gt;&lt;wsp:rsid wsp:val=&quot;6B8A2D1C&quot;/&gt;&lt;wsp:rsid wsp:val=&quot;6BA565C4&quot;/&gt;&lt;wsp:rsid wsp:val=&quot;6BC34DCF&quot;/&gt;&lt;wsp:rsid wsp:val=&quot;6BCB49C3&quot;/&gt;&lt;wsp:rsid wsp:val=&quot;6BCEC331&quot;/&gt;&lt;wsp:rsid wsp:val=&quot;6BD676F8&quot;/&gt;&lt;wsp:rsid wsp:val=&quot;6BD80A34&quot;/&gt;&lt;wsp:rsid wsp:val=&quot;6BF7CB57&quot;/&gt;&lt;wsp:rsid wsp:val=&quot;6BFAACE9&quot;/&gt;&lt;wsp:rsid wsp:val=&quot;6C055437&quot;/&gt;&lt;wsp:rsid wsp:val=&quot;6C1DB24B&quot;/&gt;&lt;wsp:rsid wsp:val=&quot;6C1DB4EC&quot;/&gt;&lt;wsp:rsid wsp:val=&quot;6C378952&quot;/&gt;&lt;wsp:rsid wsp:val=&quot;6C3794DD&quot;/&gt;&lt;wsp:rsid wsp:val=&quot;6C44FCB5&quot;/&gt;&lt;wsp:rsid wsp:val=&quot;6C48EE08&quot;/&gt;&lt;wsp:rsid wsp:val=&quot;6C617401&quot;/&gt;&lt;wsp:rsid wsp:val=&quot;6C62F198&quot;/&gt;&lt;wsp:rsid wsp:val=&quot;6C6726D9&quot;/&gt;&lt;wsp:rsid wsp:val=&quot;6C6A7B21&quot;/&gt;&lt;wsp:rsid wsp:val=&quot;6C791567&quot;/&gt;&lt;wsp:rsid wsp:val=&quot;6C80D319&quot;/&gt;&lt;wsp:rsid wsp:val=&quot;6C8DC627&quot;/&gt;&lt;wsp:rsid wsp:val=&quot;6C99D7C0&quot;/&gt;&lt;wsp:rsid wsp:val=&quot;6CB5B20D&quot;/&gt;&lt;wsp:rsid wsp:val=&quot;6CC9DB12&quot;/&gt;&lt;wsp:rsid wsp:val=&quot;6CE2AF35&quot;/&gt;&lt;wsp:rsid wsp:val=&quot;6CEDA169&quot;/&gt;&lt;wsp:rsid wsp:val=&quot;6CF4397C&quot;/&gt;&lt;wsp:rsid wsp:val=&quot;6CF5875C&quot;/&gt;&lt;wsp:rsid wsp:val=&quot;6CF92EFC&quot;/&gt;&lt;wsp:rsid wsp:val=&quot;6CF9A596&quot;/&gt;&lt;wsp:rsid wsp:val=&quot;6D23A33F&quot;/&gt;&lt;wsp:rsid wsp:val=&quot;6D291110&quot;/&gt;&lt;wsp:rsid wsp:val=&quot;6D2F7CCE&quot;/&gt;&lt;wsp:rsid wsp:val=&quot;6D43EC7E&quot;/&gt;&lt;wsp:rsid wsp:val=&quot;6D498901&quot;/&gt;&lt;wsp:rsid wsp:val=&quot;6D56A89B&quot;/&gt;&lt;wsp:rsid wsp:val=&quot;6D5931EE&quot;/&gt;&lt;wsp:rsid wsp:val=&quot;6D730DAC&quot;/&gt;&lt;wsp:rsid wsp:val=&quot;6D81405D&quot;/&gt;&lt;wsp:rsid wsp:val=&quot;6D8B134D&quot;/&gt;&lt;wsp:rsid wsp:val=&quot;6D947C4D&quot;/&gt;&lt;wsp:rsid wsp:val=&quot;6DB8EA7B&quot;/&gt;&lt;wsp:rsid wsp:val=&quot;6DBF4428&quot;/&gt;&lt;wsp:rsid wsp:val=&quot;6DC2C20B&quot;/&gt;&lt;wsp:rsid wsp:val=&quot;6DC76B51&quot;/&gt;&lt;wsp:rsid wsp:val=&quot;6DCB801E&quot;/&gt;&lt;wsp:rsid wsp:val=&quot;6DDB6195&quot;/&gt;&lt;wsp:rsid wsp:val=&quot;6DDF6789&quot;/&gt;&lt;wsp:rsid wsp:val=&quot;6DE13FD4&quot;/&gt;&lt;wsp:rsid wsp:val=&quot;6E06CAE9&quot;/&gt;&lt;wsp:rsid wsp:val=&quot;6E0C7A0B&quot;/&gt;&lt;wsp:rsid wsp:val=&quot;6E119F60&quot;/&gt;&lt;wsp:rsid wsp:val=&quot;6E1846C9&quot;/&gt;&lt;wsp:rsid wsp:val=&quot;6E274C2D&quot;/&gt;&lt;wsp:rsid wsp:val=&quot;6E3DB2B6&quot;/&gt;&lt;wsp:rsid wsp:val=&quot;6E49D5E9&quot;/&gt;&lt;wsp:rsid wsp:val=&quot;6E4BD401&quot;/&gt;&lt;wsp:rsid wsp:val=&quot;6E51A3D0&quot;/&gt;&lt;wsp:rsid wsp:val=&quot;6E51AF0C&quot;/&gt;&lt;wsp:rsid wsp:val=&quot;6E584671&quot;/&gt;&lt;wsp:rsid wsp:val=&quot;6E675196&quot;/&gt;&lt;wsp:rsid wsp:val=&quot;6E76CBDA&quot;/&gt;&lt;wsp:rsid wsp:val=&quot;6E7FE7CA&quot;/&gt;&lt;wsp:rsid wsp:val=&quot;6E817552&quot;/&gt;&lt;wsp:rsid wsp:val=&quot;6E8B666E&quot;/&gt;&lt;wsp:rsid wsp:val=&quot;6EA312A5&quot;/&gt;&lt;wsp:rsid wsp:val=&quot;6EA58E84&quot;/&gt;&lt;wsp:rsid wsp:val=&quot;6EA93A9C&quot;/&gt;&lt;wsp:rsid wsp:val=&quot;6EAB932F&quot;/&gt;&lt;wsp:rsid wsp:val=&quot;6EB50EEF&quot;/&gt;&lt;wsp:rsid wsp:val=&quot;6ECD035E&quot;/&gt;&lt;wsp:rsid wsp:val=&quot;6ECDFF7D&quot;/&gt;&lt;wsp:rsid wsp:val=&quot;6EE1F1A9&quot;/&gt;&lt;wsp:rsid wsp:val=&quot;6EE3F614&quot;/&gt;&lt;wsp:rsid wsp:val=&quot;6EEF7C74&quot;/&gt;&lt;wsp:rsid wsp:val=&quot;6F02FB69&quot;/&gt;&lt;wsp:rsid wsp:val=&quot;6F0A4B02&quot;/&gt;&lt;wsp:rsid wsp:val=&quot;6F133AD9&quot;/&gt;&lt;wsp:rsid wsp:val=&quot;6F15EBC4&quot;/&gt;&lt;wsp:rsid wsp:val=&quot;6F1B62FC&quot;/&gt;&lt;wsp:rsid wsp:val=&quot;6F1E1AB7&quot;/&gt;&lt;wsp:rsid wsp:val=&quot;6F37D927&quot;/&gt;&lt;wsp:rsid wsp:val=&quot;6F3CA92E&quot;/&gt;&lt;wsp:rsid wsp:val=&quot;6F3DC1E3&quot;/&gt;&lt;wsp:rsid wsp:val=&quot;6F459E3D&quot;/&gt;&lt;wsp:rsid wsp:val=&quot;6F580A44&quot;/&gt;&lt;wsp:rsid wsp:val=&quot;6F6DE78E&quot;/&gt;&lt;wsp:rsid wsp:val=&quot;6F7115B8&quot;/&gt;&lt;wsp:rsid wsp:val=&quot;6F76BE7E&quot;/&gt;&lt;wsp:rsid wsp:val=&quot;6F84FEC8&quot;/&gt;&lt;wsp:rsid wsp:val=&quot;6F8BF9DA&quot;/&gt;&lt;wsp:rsid wsp:val=&quot;6F8C0E1A&quot;/&gt;&lt;wsp:rsid wsp:val=&quot;6F912D8F&quot;/&gt;&lt;wsp:rsid wsp:val=&quot;6FA0D5C1&quot;/&gt;&lt;wsp:rsid wsp:val=&quot;6FB04ED3&quot;/&gt;&lt;wsp:rsid wsp:val=&quot;6FC9A3F8&quot;/&gt;&lt;wsp:rsid wsp:val=&quot;6FD0602B&quot;/&gt;&lt;wsp:rsid wsp:val=&quot;6FE2C89B&quot;/&gt;&lt;wsp:rsid wsp:val=&quot;7009EB68&quot;/&gt;&lt;wsp:rsid wsp:val=&quot;70112BB5&quot;/&gt;&lt;wsp:rsid wsp:val=&quot;70163C38&quot;/&gt;&lt;wsp:rsid wsp:val=&quot;7027D61B&quot;/&gt;&lt;wsp:rsid wsp:val=&quot;70345839&quot;/&gt;&lt;wsp:rsid wsp:val=&quot;7035319B&quot;/&gt;&lt;wsp:rsid wsp:val=&quot;7037CCAE&quot;/&gt;&lt;wsp:rsid wsp:val=&quot;70421F70&quot;/&gt;&lt;wsp:rsid wsp:val=&quot;7046FA88&quot;/&gt;&lt;wsp:rsid wsp:val=&quot;70477BE2&quot;/&gt;&lt;wsp:rsid wsp:val=&quot;704C2632&quot;/&gt;&lt;wsp:rsid wsp:val=&quot;704D2DFD&quot;/&gt;&lt;wsp:rsid wsp:val=&quot;70503319&quot;/&gt;&lt;wsp:rsid wsp:val=&quot;70578E50&quot;/&gt;&lt;wsp:rsid wsp:val=&quot;706403B1&quot;/&gt;&lt;wsp:rsid wsp:val=&quot;706840DC&quot;/&gt;&lt;wsp:rsid wsp:val=&quot;706DABEA&quot;/&gt;&lt;wsp:rsid wsp:val=&quot;706F7D0C&quot;/&gt;&lt;wsp:rsid wsp:val=&quot;707B467C&quot;/&gt;&lt;wsp:rsid wsp:val=&quot;708607CD&quot;/&gt;&lt;wsp:rsid wsp:val=&quot;709987D7&quot;/&gt;&lt;wsp:rsid wsp:val=&quot;70B816A4&quot;/&gt;&lt;wsp:rsid wsp:val=&quot;70BC6B37&quot;/&gt;&lt;wsp:rsid wsp:val=&quot;70BDB798&quot;/&gt;&lt;wsp:rsid wsp:val=&quot;70D3A988&quot;/&gt;&lt;wsp:rsid wsp:val=&quot;70D6E3D3&quot;/&gt;&lt;wsp:rsid wsp:val=&quot;70DB935D&quot;/&gt;&lt;wsp:rsid wsp:val=&quot;70FACED6&quot;/&gt;&lt;wsp:rsid wsp:val=&quot;70FF0C13&quot;/&gt;&lt;wsp:rsid wsp:val=&quot;710A9E69&quot;/&gt;&lt;wsp:rsid wsp:val=&quot;710F61E0&quot;/&gt;&lt;wsp:rsid wsp:val=&quot;71128EDF&quot;/&gt;&lt;wsp:rsid wsp:val=&quot;71139C41&quot;/&gt;&lt;wsp:rsid wsp:val=&quot;711A8892&quot;/&gt;&lt;wsp:rsid wsp:val=&quot;71213CCE&quot;/&gt;&lt;wsp:rsid wsp:val=&quot;71297CB9&quot;/&gt;&lt;wsp:rsid wsp:val=&quot;7134EB6D&quot;/&gt;&lt;wsp:rsid wsp:val=&quot;71391A01&quot;/&gt;&lt;wsp:rsid wsp:val=&quot;71511ECD&quot;/&gt;&lt;wsp:rsid wsp:val=&quot;71728BF9&quot;/&gt;&lt;wsp:rsid wsp:val=&quot;7178CD1E&quot;/&gt;&lt;wsp:rsid wsp:val=&quot;717FCA5C&quot;/&gt;&lt;wsp:rsid wsp:val=&quot;719B7FBC&quot;/&gt;&lt;wsp:rsid wsp:val=&quot;71B564A2&quot;/&gt;&lt;wsp:rsid wsp:val=&quot;71C35952&quot;/&gt;&lt;wsp:rsid wsp:val=&quot;71E18C62&quot;/&gt;&lt;wsp:rsid wsp:val=&quot;71E8C102&quot;/&gt;&lt;wsp:rsid wsp:val=&quot;71EC037A&quot;/&gt;&lt;wsp:rsid wsp:val=&quot;721A1571&quot;/&gt;&lt;wsp:rsid wsp:val=&quot;7235C5EA&quot;/&gt;&lt;wsp:rsid wsp:val=&quot;72368487&quot;/&gt;&lt;wsp:rsid wsp:val=&quot;7238ED18&quot;/&gt;&lt;wsp:rsid wsp:val=&quot;723C3BC7&quot;/&gt;&lt;wsp:rsid wsp:val=&quot;726884E8&quot;/&gt;&lt;wsp:rsid wsp:val=&quot;7271E43F&quot;/&gt;&lt;wsp:rsid wsp:val=&quot;7280ED90&quot;/&gt;&lt;wsp:rsid wsp:val=&quot;729B12AF&quot;/&gt;&lt;wsp:rsid wsp:val=&quot;729D59AC&quot;/&gt;&lt;wsp:rsid wsp:val=&quot;72A5EF9B&quot;/&gt;&lt;wsp:rsid wsp:val=&quot;72AC7B89&quot;/&gt;&lt;wsp:rsid wsp:val=&quot;72AFC8CE&quot;/&gt;&lt;wsp:rsid wsp:val=&quot;72B11C38&quot;/&gt;&lt;wsp:rsid wsp:val=&quot;72B658F3&quot;/&gt;&lt;wsp:rsid wsp:val=&quot;72C81D34&quot;/&gt;&lt;wsp:rsid wsp:val=&quot;72CFE0FF&quot;/&gt;&lt;wsp:rsid wsp:val=&quot;72DF4E39&quot;/&gt;&lt;wsp:rsid wsp:val=&quot;72ECA686&quot;/&gt;&lt;wsp:rsid wsp:val=&quot;72ECECDC&quot;/&gt;&lt;wsp:rsid wsp:val=&quot;73042269&quot;/&gt;&lt;wsp:rsid wsp:val=&quot;7311A4FB&quot;/&gt;&lt;wsp:rsid wsp:val=&quot;731A57D7&quot;/&gt;&lt;wsp:rsid wsp:val=&quot;7320042F&quot;/&gt;&lt;wsp:rsid wsp:val=&quot;732DCB51&quot;/&gt;&lt;wsp:rsid wsp:val=&quot;733CEAAB&quot;/&gt;&lt;wsp:rsid wsp:val=&quot;7349390D&quot;/&gt;&lt;wsp:rsid wsp:val=&quot;734C2198&quot;/&gt;&lt;wsp:rsid wsp:val=&quot;734E13E8&quot;/&gt;&lt;wsp:rsid wsp:val=&quot;73548D26&quot;/&gt;&lt;wsp:rsid wsp:val=&quot;73571103&quot;/&gt;&lt;wsp:rsid wsp:val=&quot;736AC7E3&quot;/&gt;&lt;wsp:rsid wsp:val=&quot;736CD879&quot;/&gt;&lt;wsp:rsid wsp:val=&quot;73736117&quot;/&gt;&lt;wsp:rsid wsp:val=&quot;73755A1E&quot;/&gt;&lt;wsp:rsid wsp:val=&quot;737854D7&quot;/&gt;&lt;wsp:rsid wsp:val=&quot;737A54F1&quot;/&gt;&lt;wsp:rsid wsp:val=&quot;739C7F98&quot;/&gt;&lt;wsp:rsid wsp:val=&quot;73B32E02&quot;/&gt;&lt;wsp:rsid wsp:val=&quot;73B6CA44&quot;/&gt;&lt;wsp:rsid wsp:val=&quot;73C220E1&quot;/&gt;&lt;wsp:rsid wsp:val=&quot;73C381FB&quot;/&gt;&lt;wsp:rsid wsp:val=&quot;73DAD804&quot;/&gt;&lt;wsp:rsid wsp:val=&quot;73DC9F53&quot;/&gt;&lt;wsp:rsid wsp:val=&quot;73E1C6E5&quot;/&gt;&lt;wsp:rsid wsp:val=&quot;73FF67D8&quot;/&gt;&lt;wsp:rsid wsp:val=&quot;7404F05B&quot;/&gt;&lt;wsp:rsid wsp:val=&quot;74073B67&quot;/&gt;&lt;wsp:rsid wsp:val=&quot;74142A76&quot;/&gt;&lt;wsp:rsid wsp:val=&quot;742B3548&quot;/&gt;&lt;wsp:rsid wsp:val=&quot;742F1539&quot;/&gt;&lt;wsp:rsid wsp:val=&quot;74489BD7&quot;/&gt;&lt;wsp:rsid wsp:val=&quot;74577A9D&quot;/&gt;&lt;wsp:rsid wsp:val=&quot;74697E7D&quot;/&gt;&lt;wsp:rsid wsp:val=&quot;746B4FA3&quot;/&gt;&lt;wsp:rsid wsp:val=&quot;748F7A64&quot;/&gt;&lt;wsp:rsid wsp:val=&quot;7491BECF&quot;/&gt;&lt;wsp:rsid wsp:val=&quot;74A5307C&quot;/&gt;&lt;wsp:rsid wsp:val=&quot;74C787F5&quot;/&gt;&lt;wsp:rsid wsp:val=&quot;74E01437&quot;/&gt;&lt;wsp:rsid wsp:val=&quot;74EB993D&quot;/&gt;&lt;wsp:rsid wsp:val=&quot;74ED45BF&quot;/&gt;&lt;wsp:rsid wsp:val=&quot;74ED48F7&quot;/&gt;&lt;wsp:rsid wsp:val=&quot;74F0CDA8&quot;/&gt;&lt;wsp:rsid wsp:val=&quot;74F41C2D&quot;/&gt;&lt;wsp:rsid wsp:val=&quot;75044007&quot;/&gt;&lt;wsp:rsid wsp:val=&quot;750C9EF4&quot;/&gt;&lt;wsp:rsid wsp:val=&quot;75123CB8&quot;/&gt;&lt;wsp:rsid wsp:val=&quot;7512DE4C&quot;/&gt;&lt;wsp:rsid wsp:val=&quot;751F84DB&quot;/&gt;&lt;wsp:rsid wsp:val=&quot;7531975E&quot;/&gt;&lt;wsp:rsid wsp:val=&quot;753358CB&quot;/&gt;&lt;wsp:rsid wsp:val=&quot;75366054&quot;/&gt;&lt;wsp:rsid wsp:val=&quot;753AB14B&quot;/&gt;&lt;wsp:rsid wsp:val=&quot;753D4574&quot;/&gt;&lt;wsp:rsid wsp:val=&quot;754657AB&quot;/&gt;&lt;wsp:rsid wsp:val=&quot;7546E581&quot;/&gt;&lt;wsp:rsid wsp:val=&quot;755FA7FA&quot;/&gt;&lt;wsp:rsid wsp:val=&quot;756906A9&quot;/&gt;&lt;wsp:rsid wsp:val=&quot;756CEC1D&quot;/&gt;&lt;wsp:rsid wsp:val=&quot;7571B166&quot;/&gt;&lt;wsp:rsid wsp:val=&quot;7573BFA0&quot;/&gt;&lt;wsp:rsid wsp:val=&quot;757D9746&quot;/&gt;&lt;wsp:rsid wsp:val=&quot;75828D5E&quot;/&gt;&lt;wsp:rsid wsp:val=&quot;758D5C3B&quot;/&gt;&lt;wsp:rsid wsp:val=&quot;75A8AE42&quot;/&gt;&lt;wsp:rsid wsp:val=&quot;75C21E1F&quot;/&gt;&lt;wsp:rsid wsp:val=&quot;75C9ED06&quot;/&gt;&lt;wsp:rsid wsp:val=&quot;75CB2BD0&quot;/&gt;&lt;wsp:rsid wsp:val=&quot;75DCEE46&quot;/&gt;&lt;wsp:rsid wsp:val=&quot;75E4B09C&quot;/&gt;&lt;wsp:rsid wsp:val=&quot;75F8E5E0&quot;/&gt;&lt;wsp:rsid wsp:val=&quot;76006D38&quot;/&gt;&lt;wsp:rsid wsp:val=&quot;7605BD43&quot;/&gt;&lt;wsp:rsid wsp:val=&quot;7611C0E7&quot;/&gt;&lt;wsp:rsid wsp:val=&quot;761412A2&quot;/&gt;&lt;wsp:rsid wsp:val=&quot;7645CCD9&quot;/&gt;&lt;wsp:rsid wsp:val=&quot;764D42E1&quot;/&gt;&lt;wsp:rsid wsp:val=&quot;7653D1A1&quot;/&gt;&lt;wsp:rsid wsp:val=&quot;7664BDFC&quot;/&gt;&lt;wsp:rsid wsp:val=&quot;7669DF78&quot;/&gt;&lt;wsp:rsid wsp:val=&quot;766AB65B&quot;/&gt;&lt;wsp:rsid wsp:val=&quot;7679EC5A&quot;/&gt;&lt;wsp:rsid wsp:val=&quot;76846F42&quot;/&gt;&lt;wsp:rsid wsp:val=&quot;76A2BA06&quot;/&gt;&lt;wsp:rsid wsp:val=&quot;76A3E970&quot;/&gt;&lt;wsp:rsid wsp:val=&quot;76A6843A&quot;/&gt;&lt;wsp:rsid wsp:val=&quot;76C2408F&quot;/&gt;&lt;wsp:rsid wsp:val=&quot;76C5C9D0&quot;/&gt;&lt;wsp:rsid wsp:val=&quot;76D220F6&quot;/&gt;&lt;wsp:rsid wsp:val=&quot;76EA5130&quot;/&gt;&lt;wsp:rsid wsp:val=&quot;76F515C2&quot;/&gt;&lt;wsp:rsid wsp:val=&quot;76FAA0EB&quot;/&gt;&lt;wsp:rsid wsp:val=&quot;770A2B5A&quot;/&gt;&lt;wsp:rsid wsp:val=&quot;770EC874&quot;/&gt;&lt;wsp:rsid wsp:val=&quot;77119309&quot;/&gt;&lt;wsp:rsid wsp:val=&quot;77184DE7&quot;/&gt;&lt;wsp:rsid wsp:val=&quot;771967A7&quot;/&gt;&lt;wsp:rsid wsp:val=&quot;77218540&quot;/&gt;&lt;wsp:rsid wsp:val=&quot;77246FEA&quot;/&gt;&lt;wsp:rsid wsp:val=&quot;77361D01&quot;/&gt;&lt;wsp:rsid wsp:val=&quot;77414CEB&quot;/&gt;&lt;wsp:rsid wsp:val=&quot;77447EA3&quot;/&gt;&lt;wsp:rsid wsp:val=&quot;775B3768&quot;/&gt;&lt;wsp:rsid wsp:val=&quot;7766FC31&quot;/&gt;&lt;wsp:rsid wsp:val=&quot;77741C91&quot;/&gt;&lt;wsp:rsid wsp:val=&quot;779AC0A4&quot;/&gt;&lt;wsp:rsid wsp:val=&quot;77A1F731&quot;/&gt;&lt;wsp:rsid wsp:val=&quot;77ABC0D2&quot;/&gt;&lt;wsp:rsid wsp:val=&quot;77C05ED4&quot;/&gt;&lt;wsp:rsid wsp:val=&quot;77C7360C&quot;/&gt;&lt;wsp:rsid wsp:val=&quot;77CA985D&quot;/&gt;&lt;wsp:rsid wsp:val=&quot;77D6C90E&quot;/&gt;&lt;wsp:rsid wsp:val=&quot;77E0A417&quot;/&gt;&lt;wsp:rsid wsp:val=&quot;77EDBE21&quot;/&gt;&lt;wsp:rsid wsp:val=&quot;7811906B&quot;/&gt;&lt;wsp:rsid wsp:val=&quot;78153C9A&quot;/&gt;&lt;wsp:rsid wsp:val=&quot;7824F5AB&quot;/&gt;&lt;wsp:rsid wsp:val=&quot;782F2195&quot;/&gt;&lt;wsp:rsid wsp:val=&quot;7833376D&quot;/&gt;&lt;wsp:rsid wsp:val=&quot;78453EA4&quot;/&gt;&lt;wsp:rsid wsp:val=&quot;787BFE64&quot;/&gt;&lt;wsp:rsid wsp:val=&quot;78864F6B&quot;/&gt;&lt;wsp:rsid wsp:val=&quot;78886C37&quot;/&gt;&lt;wsp:rsid wsp:val=&quot;78AAD630&quot;/&gt;&lt;wsp:rsid wsp:val=&quot;78AF23AB&quot;/&gt;&lt;wsp:rsid wsp:val=&quot;78B98784&quot;/&gt;&lt;wsp:rsid wsp:val=&quot;78BC9B39&quot;/&gt;&lt;wsp:rsid wsp:val=&quot;78C238DB&quot;/&gt;&lt;wsp:rsid wsp:val=&quot;78C69D7F&quot;/&gt;&lt;wsp:rsid wsp:val=&quot;78D65D78&quot;/&gt;&lt;wsp:rsid wsp:val=&quot;78DADE15&quot;/&gt;&lt;wsp:rsid wsp:val=&quot;78DBAC93&quot;/&gt;&lt;wsp:rsid wsp:val=&quot;78DEBB6D&quot;/&gt;&lt;wsp:rsid wsp:val=&quot;78E8D949&quot;/&gt;&lt;wsp:rsid wsp:val=&quot;78FBC3E8&quot;/&gt;&lt;wsp:rsid wsp:val=&quot;7912FC4A&quot;/&gt;&lt;wsp:rsid wsp:val=&quot;7918D4D0&quot;/&gt;&lt;wsp:rsid wsp:val=&quot;7919102F&quot;/&gt;&lt;wsp:rsid wsp:val=&quot;791AA285&quot;/&gt;&lt;wsp:rsid wsp:val=&quot;791C58B4&quot;/&gt;&lt;wsp:rsid wsp:val=&quot;791C6AB1&quot;/&gt;&lt;wsp:rsid wsp:val=&quot;79233338&quot;/&gt;&lt;wsp:rsid wsp:val=&quot;7925FE27&quot;/&gt;&lt;wsp:rsid wsp:val=&quot;792A56EC&quot;/&gt;&lt;wsp:rsid wsp:val=&quot;793AA372&quot;/&gt;&lt;wsp:rsid wsp:val=&quot;793CA353&quot;/&gt;&lt;wsp:rsid wsp:val=&quot;7940C9B7&quot;/&gt;&lt;wsp:rsid wsp:val=&quot;7951D864&quot;/&gt;&lt;wsp:rsid wsp:val=&quot;79600B6A&quot;/&gt;&lt;wsp:rsid wsp:val=&quot;796D9F18&quot;/&gt;&lt;wsp:rsid wsp:val=&quot;796ECBD4&quot;/&gt;&lt;wsp:rsid wsp:val=&quot;79758087&quot;/&gt;&lt;wsp:rsid wsp:val=&quot;7980DBF3&quot;/&gt;&lt;wsp:rsid wsp:val=&quot;79945AAB&quot;/&gt;&lt;wsp:rsid wsp:val=&quot;7996F5C8&quot;/&gt;&lt;wsp:rsid wsp:val=&quot;79A70FE0&quot;/&gt;&lt;wsp:rsid wsp:val=&quot;79B276CB&quot;/&gt;&lt;wsp:rsid wsp:val=&quot;79B31EC2&quot;/&gt;&lt;wsp:rsid wsp:val=&quot;79B3C3E1&quot;/&gt;&lt;wsp:rsid wsp:val=&quot;79C26E3B&quot;/&gt;&lt;wsp:rsid wsp:val=&quot;79CC2471&quot;/&gt;&lt;wsp:rsid wsp:val=&quot;79CDA579&quot;/&gt;&lt;wsp:rsid wsp:val=&quot;79D37ADD&quot;/&gt;&lt;wsp:rsid wsp:val=&quot;79DF86BD&quot;/&gt;&lt;wsp:rsid wsp:val=&quot;79E937F6&quot;/&gt;&lt;wsp:rsid wsp:val=&quot;79FA860A&quot;/&gt;&lt;wsp:rsid wsp:val=&quot;7A03928A&quot;/&gt;&lt;wsp:rsid wsp:val=&quot;7A06704B&quot;/&gt;&lt;wsp:rsid wsp:val=&quot;7A0D20F2&quot;/&gt;&lt;wsp:rsid wsp:val=&quot;7A13762C&quot;/&gt;&lt;wsp:rsid wsp:val=&quot;7A1785F3&quot;/&gt;&lt;wsp:rsid wsp:val=&quot;7A42B114&quot;/&gt;&lt;wsp:rsid wsp:val=&quot;7A519576&quot;/&gt;&lt;wsp:rsid wsp:val=&quot;7A526BB7&quot;/&gt;&lt;wsp:rsid wsp:val=&quot;7A7110B5&quot;/&gt;&lt;wsp:rsid wsp:val=&quot;7A71DEA6&quot;/&gt;&lt;wsp:rsid wsp:val=&quot;7A7431DF&quot;/&gt;&lt;wsp:rsid wsp:val=&quot;7A7D5412&quot;/&gt;&lt;wsp:rsid wsp:val=&quot;7A7F5CCF&quot;/&gt;&lt;wsp:rsid wsp:val=&quot;7A7FFDD6&quot;/&gt;&lt;wsp:rsid wsp:val=&quot;7A81CE92&quot;/&gt;&lt;wsp:rsid wsp:val=&quot;7A826848&quot;/&gt;&lt;wsp:rsid wsp:val=&quot;7A8D5A3C&quot;/&gt;&lt;wsp:rsid wsp:val=&quot;7A961A10&quot;/&gt;&lt;wsp:rsid wsp:val=&quot;7A98F683&quot;/&gt;&lt;wsp:rsid wsp:val=&quot;7A9DFA01&quot;/&gt;&lt;wsp:rsid wsp:val=&quot;7AAE38B9&quot;/&gt;&lt;wsp:rsid wsp:val=&quot;7AB63DBA&quot;/&gt;&lt;wsp:rsid wsp:val=&quot;7ADC0134&quot;/&gt;&lt;wsp:rsid wsp:val=&quot;7AEC1438&quot;/&gt;&lt;wsp:rsid wsp:val=&quot;7AEDDAFE&quot;/&gt;&lt;wsp:rsid wsp:val=&quot;7AFD1A0F&quot;/&gt;&lt;wsp:rsid wsp:val=&quot;7B032275&quot;/&gt;&lt;wsp:rsid wsp:val=&quot;7B13B7B0&quot;/&gt;&lt;wsp:rsid wsp:val=&quot;7B2BD8F1&quot;/&gt;&lt;wsp:rsid wsp:val=&quot;7B31E0BA&quot;/&gt;&lt;wsp:rsid wsp:val=&quot;7B323CE2&quot;/&gt;&lt;wsp:rsid wsp:val=&quot;7B3A6532&quot;/&gt;&lt;wsp:rsid wsp:val=&quot;7B3E1A30&quot;/&gt;&lt;wsp:rsid wsp:val=&quot;7B4FD4ED&quot;/&gt;&lt;wsp:rsid wsp:val=&quot;7B573F78&quot;/&gt;&lt;wsp:rsid wsp:val=&quot;7B5988EF&quot;/&gt;&lt;wsp:rsid wsp:val=&quot;7B5DBE91&quot;/&gt;&lt;wsp:rsid wsp:val=&quot;7B600F2C&quot;/&gt;&lt;wsp:rsid wsp:val=&quot;7B8C5DCD&quot;/&gt;&lt;wsp:rsid wsp:val=&quot;7B8D87C3&quot;/&gt;&lt;wsp:rsid wsp:val=&quot;7B9A8E25&quot;/&gt;&lt;wsp:rsid wsp:val=&quot;7BAB1913&quot;/&gt;&lt;wsp:rsid wsp:val=&quot;7BB6E3D2&quot;/&gt;&lt;wsp:rsid wsp:val=&quot;7BBF2216&quot;/&gt;&lt;wsp:rsid wsp:val=&quot;7BC7BDF1&quot;/&gt;&lt;wsp:rsid wsp:val=&quot;7BD3B06D&quot;/&gt;&lt;wsp:rsid wsp:val=&quot;7BD684B4&quot;/&gt;&lt;wsp:rsid wsp:val=&quot;7BE6844C&quot;/&gt;&lt;wsp:rsid wsp:val=&quot;7BEE64DA&quot;/&gt;&lt;wsp:rsid wsp:val=&quot;7BF30D0F&quot;/&gt;&lt;wsp:rsid wsp:val=&quot;7BFE145A&quot;/&gt;&lt;wsp:rsid wsp:val=&quot;7C0078AD&quot;/&gt;&lt;wsp:rsid wsp:val=&quot;7C0860DA&quot;/&gt;&lt;wsp:rsid wsp:val=&quot;7C1659C0&quot;/&gt;&lt;wsp:rsid wsp:val=&quot;7C17EFC6&quot;/&gt;&lt;wsp:rsid wsp:val=&quot;7C1DFC67&quot;/&gt;&lt;wsp:rsid wsp:val=&quot;7C203FBF&quot;/&gt;&lt;wsp:rsid wsp:val=&quot;7C3371D4&quot;/&gt;&lt;wsp:rsid wsp:val=&quot;7C4FF557&quot;/&gt;&lt;wsp:rsid wsp:val=&quot;7C509E04&quot;/&gt;&lt;wsp:rsid wsp:val=&quot;7C57C3E2&quot;/&gt;&lt;wsp:rsid wsp:val=&quot;7C77D195&quot;/&gt;&lt;wsp:rsid wsp:val=&quot;7C7DC9B5&quot;/&gt;&lt;wsp:rsid wsp:val=&quot;7C8F1B31&quot;/&gt;&lt;wsp:rsid wsp:val=&quot;7C9F1816&quot;/&gt;&lt;wsp:rsid wsp:val=&quot;7CB08430&quot;/&gt;&lt;wsp:rsid wsp:val=&quot;7CFBDF8D&quot;/&gt;&lt;wsp:rsid wsp:val=&quot;7D0BDBB9&quot;/&gt;&lt;wsp:rsid wsp:val=&quot;7D1E8DAF&quot;/&gt;&lt;wsp:rsid wsp:val=&quot;7D2CE450&quot;/&gt;&lt;wsp:rsid wsp:val=&quot;7D3C9B2C&quot;/&gt;&lt;wsp:rsid wsp:val=&quot;7D4A9C40&quot;/&gt;&lt;wsp:rsid wsp:val=&quot;7D4FF23A&quot;/&gt;&lt;wsp:rsid wsp:val=&quot;7D5262CC&quot;/&gt;&lt;wsp:rsid wsp:val=&quot;7D583742&quot;/&gt;&lt;wsp:rsid wsp:val=&quot;7D5D7BE9&quot;/&gt;&lt;wsp:rsid wsp:val=&quot;7D6948E5&quot;/&gt;&lt;wsp:rsid wsp:val=&quot;7D6F8EEC&quot;/&gt;&lt;wsp:rsid wsp:val=&quot;7D710CDE&quot;/&gt;&lt;wsp:rsid wsp:val=&quot;7D754302&quot;/&gt;&lt;wsp:rsid wsp:val=&quot;7D7FD9B7&quot;/&gt;&lt;wsp:rsid wsp:val=&quot;7D94A19C&quot;/&gt;&lt;wsp:rsid wsp:val=&quot;7D98860A&quot;/&gt;&lt;wsp:rsid wsp:val=&quot;7D98938A&quot;/&gt;&lt;wsp:rsid wsp:val=&quot;7D9CA957&quot;/&gt;&lt;wsp:rsid wsp:val=&quot;7DA194D5&quot;/&gt;&lt;wsp:rsid wsp:val=&quot;7DA982B7&quot;/&gt;&lt;wsp:rsid wsp:val=&quot;7DBCED97&quot;/&gt;&lt;wsp:rsid wsp:val=&quot;7DC4FAFE&quot;/&gt;&lt;wsp:rsid wsp:val=&quot;7DCCC457&quot;/&gt;&lt;wsp:rsid wsp:val=&quot;7DF00776&quot;/&gt;&lt;wsp:rsid wsp:val=&quot;7DF24353&quot;/&gt;&lt;wsp:rsid wsp:val=&quot;7DF255CA&quot;/&gt;&lt;wsp:rsid wsp:val=&quot;7DFB50F1&quot;/&gt;&lt;wsp:rsid wsp:val=&quot;7E032FBD&quot;/&gt;&lt;wsp:rsid wsp:val=&quot;7E0DAC36&quot;/&gt;&lt;wsp:rsid wsp:val=&quot;7E23B4FA&quot;/&gt;&lt;wsp:rsid wsp:val=&quot;7E335C6B&quot;/&gt;&lt;wsp:rsid wsp:val=&quot;7E48001C&quot;/&gt;&lt;wsp:rsid wsp:val=&quot;7E49EFF7&quot;/&gt;&lt;wsp:rsid wsp:val=&quot;7E4C3FBD&quot;/&gt;&lt;wsp:rsid wsp:val=&quot;7E4DC4F3&quot;/&gt;&lt;wsp:rsid wsp:val=&quot;7E565375&quot;/&gt;&lt;wsp:rsid wsp:val=&quot;7E59AA26&quot;/&gt;&lt;wsp:rsid wsp:val=&quot;7E677CF9&quot;/&gt;&lt;wsp:rsid wsp:val=&quot;7E703698&quot;/&gt;&lt;wsp:rsid wsp:val=&quot;7E789FD5&quot;/&gt;&lt;wsp:rsid wsp:val=&quot;7E7BC1B3&quot;/&gt;&lt;wsp:rsid wsp:val=&quot;7E7CED15&quot;/&gt;&lt;wsp:rsid wsp:val=&quot;7E7E543B&quot;/&gt;&lt;wsp:rsid wsp:val=&quot;7E97D745&quot;/&gt;&lt;wsp:rsid wsp:val=&quot;7E9E5722&quot;/&gt;&lt;wsp:rsid wsp:val=&quot;7E9EACB6&quot;/&gt;&lt;wsp:rsid wsp:val=&quot;7EBA3565&quot;/&gt;&lt;wsp:rsid wsp:val=&quot;7EC7CD82&quot;/&gt;&lt;wsp:rsid wsp:val=&quot;7ED9091F&quot;/&gt;&lt;wsp:rsid wsp:val=&quot;7EE17EA4&quot;/&gt;&lt;wsp:rsid wsp:val=&quot;7EE88F37&quot;/&gt;&lt;wsp:rsid wsp:val=&quot;7EF649AE&quot;/&gt;&lt;wsp:rsid wsp:val=&quot;7F07A755&quot;/&gt;&lt;wsp:rsid wsp:val=&quot;7F26059C&quot;/&gt;&lt;wsp:rsid wsp:val=&quot;7F2BEEFA&quot;/&gt;&lt;wsp:rsid wsp:val=&quot;7F30278B&quot;/&gt;&lt;wsp:rsid wsp:val=&quot;7F4ED065&quot;/&gt;&lt;wsp:rsid wsp:val=&quot;7F511F8A&quot;/&gt;&lt;wsp:rsid wsp:val=&quot;7F529BE0&quot;/&gt;&lt;wsp:rsid wsp:val=&quot;7F548A31&quot;/&gt;&lt;wsp:rsid wsp:val=&quot;7F58E5B9&quot;/&gt;&lt;wsp:rsid wsp:val=&quot;7F5CB20F&quot;/&gt;&lt;wsp:rsid wsp:val=&quot;7F60B018&quot;/&gt;&lt;wsp:rsid wsp:val=&quot;7F698B33&quot;/&gt;&lt;wsp:rsid wsp:val=&quot;7F782E40&quot;/&gt;&lt;wsp:rsid wsp:val=&quot;7F78584B&quot;/&gt;&lt;wsp:rsid wsp:val=&quot;7F8B31CC&quot;/&gt;&lt;wsp:rsid wsp:val=&quot;7F93FF58&quot;/&gt;&lt;wsp:rsid wsp:val=&quot;7F96507D&quot;/&gt;&lt;wsp:rsid wsp:val=&quot;7F9C4E5D&quot;/&gt;&lt;wsp:rsid wsp:val=&quot;7FBC8836&quot;/&gt;&lt;wsp:rsid wsp:val=&quot;7FBE889A&quot;/&gt;&lt;wsp:rsid wsp:val=&quot;7FCE6BFA&quot;/&gt;&lt;wsp:rsid wsp:val=&quot;7FD21ABC&quot;/&gt;&lt;wsp:rsid wsp:val=&quot;7FD8008F&quot;/&gt;&lt;wsp:rsid wsp:val=&quot;7FDA4F5C&quot;/&gt;&lt;wsp:rsid wsp:val=&quot;7FFD8CF1&quot;/&gt;&lt;/wsp:rsids&gt;&lt;/w:docPr&gt;&lt;w:body&gt;&lt;wx:sect&gt;&lt;w:p wsp:rsidR=&quot;00000000&quot; wsp:rsidRDefault=&quot;00166E73&quot; wsp:rsidP=&quot;00166E73&quot;&gt;&lt;m:oMathPara&gt;&lt;m:oMath&gt;&lt;m:r&gt;&lt;w:rPr&gt;&lt;w:rFonts w:ascii=&quot;Cambria Math&quot; w:h-ansi=&quot;Cambria Math&quot;/&gt;&lt;wx:font wx:val=&quot;Cambria Math&quot;/&gt;&lt;w:i/&gt;&lt;/w:rPr&gt;&lt;m:t&gt;NB&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lt;/m:t&gt;&lt;/m:r&gt;&lt;/m:e&gt;&lt;/m:d&gt;&lt;/m:oMath&gt;&lt;/m:oMathPara&gt;&lt;/w:p&gt;&lt;atw:sectPr wsp:rsidR=&quot;00000000&quot;&gt;&lt;w:pgSz w:w=&quot;12240&quot; w:h=&quot;15840&quot;/&gt;&lt;w:pgMar w:top=&quot;1701&quot; w:right=&quot;1440&quot; w:bottom=&quot;1440&quot; w:left=&quot;1440&quot; w:header=&quot;720&quot; w:footer=&quot;720&quot; w:gutter=&quot;0&quot;/&gt;&lt;w:cols w:space=&quot;720&quot;/&gt;&lt;/w:sectPr&gt;&lt;/wx:sect&gt;&lt;/w:body&gt;&lt;/w:wordDocument&gt;">
            <v:imagedata r:id="rId8" o:title="" chromakey="white"/>
          </v:shape>
        </w:pict>
      </w:r>
      <w:r w:rsidR="00402169" w:rsidRPr="00F01693">
        <w:instrText xml:space="preserve"> </w:instrText>
      </w:r>
      <w:r w:rsidR="00402169" w:rsidRPr="00F01693">
        <w:fldChar w:fldCharType="separate"/>
      </w:r>
      <w:r w:rsidR="00392796" w:rsidRPr="00F01693">
        <w:rPr>
          <w:position w:val="-9"/>
        </w:rPr>
        <w:pict w14:anchorId="4696F0BD">
          <v:shape id="_x0000_i1026" type="#_x0000_t75" style="width:41.3pt;height:15.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allowPNG/&gt;&lt;w:savePreviewPicture/&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docVars&gt;&lt;w:docVar w:name=&quot;__Grammarly_42____i&quot; w:val=&quot;H4sIAAAAAAAEAKtWckksSQxILCpxzi/NK1GyMqwFAAEhoTITAAAA&quot;/&gt;&lt;w:docVar w:name=&quot;__Grammarly_42___1&quot; w:val=&quot;H4sIAAAAAAAEAKtWcslP9kxRslIyNDayMDEzMzQyMjUxtDA3MzJS0lEKTi0uzszPAykwtqwFAKnQulwtAAAA&quot;/&gt;&lt;/w:docVars&gt;&lt;wsp:rsids&gt;&lt;wsp:rsidRoot wsp:val=&quot;00046CE5&quot;/&gt;&lt;wsp:rsid wsp:val=&quot;000001DF&quot;/&gt;&lt;wsp:rsid wsp:val=&quot;000002A7&quot;/&gt;&lt;wsp:rsid wsp:val=&quot;00001460&quot;/&gt;&lt;wsp:rsid wsp:val=&quot;0000155B&quot;/&gt;&lt;wsp:rsid wsp:val=&quot;00003ED3&quot;/&gt;&lt;wsp:rsid wsp:val=&quot;00004826&quot;/&gt;&lt;wsp:rsid wsp:val=&quot;000048B5&quot;/&gt;&lt;wsp:rsid wsp:val=&quot;000049D7&quot;/&gt;&lt;wsp:rsid wsp:val=&quot;00005BA4&quot;/&gt;&lt;wsp:rsid wsp:val=&quot;00005BD8&quot;/&gt;&lt;wsp:rsid wsp:val=&quot;00005DB4&quot;/&gt;&lt;wsp:rsid wsp:val=&quot;00006473&quot;/&gt;&lt;wsp:rsid wsp:val=&quot;00007079&quot;/&gt;&lt;wsp:rsid wsp:val=&quot;000072FF&quot;/&gt;&lt;wsp:rsid wsp:val=&quot;00007E04&quot;/&gt;&lt;wsp:rsid wsp:val=&quot;0000E4D6&quot;/&gt;&lt;wsp:rsid wsp:val=&quot;000102EB&quot;/&gt;&lt;wsp:rsid wsp:val=&quot;000104CC&quot;/&gt;&lt;wsp:rsid wsp:val=&quot;0001116A&quot;/&gt;&lt;wsp:rsid wsp:val=&quot;00012181&quot;/&gt;&lt;wsp:rsid wsp:val=&quot;000128C2&quot;/&gt;&lt;wsp:rsid wsp:val=&quot;00013609&quot;/&gt;&lt;wsp:rsid wsp:val=&quot;000140A3&quot;/&gt;&lt;wsp:rsid wsp:val=&quot;00015EA2&quot;/&gt;&lt;wsp:rsid wsp:val=&quot;000161E4&quot;/&gt;&lt;wsp:rsid wsp:val=&quot;000164B5&quot;/&gt;&lt;wsp:rsid wsp:val=&quot;0001655A&quot;/&gt;&lt;wsp:rsid wsp:val=&quot;00016BF0&quot;/&gt;&lt;wsp:rsid wsp:val=&quot;0001777F&quot;/&gt;&lt;wsp:rsid wsp:val=&quot;00017EB1&quot;/&gt;&lt;wsp:rsid wsp:val=&quot;000218FF&quot;/&gt;&lt;wsp:rsid wsp:val=&quot;00021EE8&quot;/&gt;&lt;wsp:rsid wsp:val=&quot;000221D2&quot;/&gt;&lt;wsp:rsid wsp:val=&quot;00022EB5&quot;/&gt;&lt;wsp:rsid wsp:val=&quot;000232C5&quot;/&gt;&lt;wsp:rsid wsp:val=&quot;000232EF&quot;/&gt;&lt;wsp:rsid wsp:val=&quot;00025A56&quot;/&gt;&lt;wsp:rsid wsp:val=&quot;00026410&quot;/&gt;&lt;wsp:rsid wsp:val=&quot;00026BFC&quot;/&gt;&lt;wsp:rsid wsp:val=&quot;00026C68&quot;/&gt;&lt;wsp:rsid wsp:val=&quot;00026DE0&quot;/&gt;&lt;wsp:rsid wsp:val=&quot;00027139&quot;/&gt;&lt;wsp:rsid wsp:val=&quot;000278DE&quot;/&gt;&lt;wsp:rsid wsp:val=&quot;00031B38&quot;/&gt;&lt;wsp:rsid wsp:val=&quot;000322EC&quot;/&gt;&lt;wsp:rsid wsp:val=&quot;000324DF&quot;/&gt;&lt;wsp:rsid wsp:val=&quot;00033536&quot;/&gt;&lt;wsp:rsid wsp:val=&quot;00034D1C&quot;/&gt;&lt;wsp:rsid wsp:val=&quot;00034DFC&quot;/&gt;&lt;wsp:rsid wsp:val=&quot;000357DF&quot;/&gt;&lt;wsp:rsid wsp:val=&quot;00036B08&quot;/&gt;&lt;wsp:rsid wsp:val=&quot;00036D05&quot;/&gt;&lt;wsp:rsid wsp:val=&quot;0003723A&quot;/&gt;&lt;wsp:rsid wsp:val=&quot;00037739&quot;/&gt;&lt;wsp:rsid wsp:val=&quot;00039C30&quot;/&gt;&lt;wsp:rsid wsp:val=&quot;00043EA1&quot;/&gt;&lt;wsp:rsid wsp:val=&quot;0004471D&quot;/&gt;&lt;wsp:rsid wsp:val=&quot;00044D86&quot;/&gt;&lt;wsp:rsid wsp:val=&quot;0004664C&quot;/&gt;&lt;wsp:rsid wsp:val=&quot;00046CE5&quot;/&gt;&lt;wsp:rsid wsp:val=&quot;00047116&quot;/&gt;&lt;wsp:rsid wsp:val=&quot;000512F9&quot;/&gt;&lt;wsp:rsid wsp:val=&quot;00051B14&quot;/&gt;&lt;wsp:rsid wsp:val=&quot;0005238E&quot;/&gt;&lt;wsp:rsid wsp:val=&quot;0005307F&quot;/&gt;&lt;wsp:rsid wsp:val=&quot;00053D9F&quot;/&gt;&lt;wsp:rsid wsp:val=&quot;000570BB&quot;/&gt;&lt;wsp:rsid wsp:val=&quot;00057125&quot;/&gt;&lt;wsp:rsid wsp:val=&quot;000571AC&quot;/&gt;&lt;wsp:rsid wsp:val=&quot;00057CE5&quot;/&gt;&lt;wsp:rsid wsp:val=&quot;000604BE&quot;/&gt;&lt;wsp:rsid wsp:val=&quot;000611AB&quot;/&gt;&lt;wsp:rsid wsp:val=&quot;00061BDF&quot;/&gt;&lt;wsp:rsid wsp:val=&quot;0006316C&quot;/&gt;&lt;wsp:rsid wsp:val=&quot;00063686&quot;/&gt;&lt;wsp:rsid wsp:val=&quot;00064626&quot;/&gt;&lt;wsp:rsid wsp:val=&quot;00064640&quot;/&gt;&lt;wsp:rsid wsp:val=&quot;000649D5&quot;/&gt;&lt;wsp:rsid wsp:val=&quot;00064AAB&quot;/&gt;&lt;wsp:rsid wsp:val=&quot;00065861&quot;/&gt;&lt;wsp:rsid wsp:val=&quot;00066296&quot;/&gt;&lt;wsp:rsid wsp:val=&quot;00067299&quot;/&gt;&lt;wsp:rsid wsp:val=&quot;00067CBF&quot;/&gt;&lt;wsp:rsid wsp:val=&quot;0007018C&quot;/&gt;&lt;wsp:rsid wsp:val=&quot;00070863&quot;/&gt;&lt;wsp:rsid wsp:val=&quot;00071011&quot;/&gt;&lt;wsp:rsid wsp:val=&quot;00073124&quot;/&gt;&lt;wsp:rsid wsp:val=&quot;0007326D&quot;/&gt;&lt;wsp:rsid wsp:val=&quot;000733A4&quot;/&gt;&lt;wsp:rsid wsp:val=&quot;0008217B&quot;/&gt;&lt;wsp:rsid wsp:val=&quot;00082F05&quot;/&gt;&lt;wsp:rsid wsp:val=&quot;0008314E&quot;/&gt;&lt;wsp:rsid wsp:val=&quot;00083906&quot;/&gt;&lt;wsp:rsid wsp:val=&quot;00084C33&quot;/&gt;&lt;wsp:rsid wsp:val=&quot;0008608D&quot;/&gt;&lt;wsp:rsid wsp:val=&quot;000868EE&quot;/&gt;&lt;wsp:rsid wsp:val=&quot;00086EAA&quot;/&gt;&lt;wsp:rsid wsp:val=&quot;00086FD2&quot;/&gt;&lt;wsp:rsid wsp:val=&quot;000915C5&quot;/&gt;&lt;wsp:rsid wsp:val=&quot;0009171E&quot;/&gt;&lt;wsp:rsid wsp:val=&quot;00091F68&quot;/&gt;&lt;wsp:rsid wsp:val=&quot;00092F05&quot;/&gt;&lt;wsp:rsid wsp:val=&quot;0009308F&quot;/&gt;&lt;wsp:rsid wsp:val=&quot;00093D99&quot;/&gt;&lt;wsp:rsid wsp:val=&quot;00094278&quot;/&gt;&lt;wsp:rsid wsp:val=&quot;00094BCD&quot;/&gt;&lt;wsp:rsid wsp:val=&quot;00094D2B&quot;/&gt;&lt;wsp:rsid wsp:val=&quot;000965BD&quot;/&gt;&lt;wsp:rsid wsp:val=&quot;00096AEB&quot;/&gt;&lt;wsp:rsid wsp:val=&quot;00096C7D&quot;/&gt;&lt;wsp:rsid wsp:val=&quot;000A0097&quot;/&gt;&lt;wsp:rsid wsp:val=&quot;000A01F2&quot;/&gt;&lt;wsp:rsid wsp:val=&quot;000A0656&quot;/&gt;&lt;wsp:rsid wsp:val=&quot;000A1139&quot;/&gt;&lt;wsp:rsid wsp:val=&quot;000A1E65&quot;/&gt;&lt;wsp:rsid wsp:val=&quot;000A5700&quot;/&gt;&lt;wsp:rsid wsp:val=&quot;000A5F4E&quot;/&gt;&lt;wsp:rsid wsp:val=&quot;000A6249&quot;/&gt;&lt;wsp:rsid wsp:val=&quot;000A65D0&quot;/&gt;&lt;wsp:rsid wsp:val=&quot;000A6E48&quot;/&gt;&lt;wsp:rsid wsp:val=&quot;000A7358&quot;/&gt;&lt;wsp:rsid wsp:val=&quot;000B0332&quot;/&gt;&lt;wsp:rsid wsp:val=&quot;000B03A0&quot;/&gt;&lt;wsp:rsid wsp:val=&quot;000B051E&quot;/&gt;&lt;wsp:rsid wsp:val=&quot;000B077D&quot;/&gt;&lt;wsp:rsid wsp:val=&quot;000B092B&quot;/&gt;&lt;wsp:rsid wsp:val=&quot;000B0B0C&quot;/&gt;&lt;wsp:rsid wsp:val=&quot;000B0CF6&quot;/&gt;&lt;wsp:rsid wsp:val=&quot;000B12E2&quot;/&gt;&lt;wsp:rsid wsp:val=&quot;000B137A&quot;/&gt;&lt;wsp:rsid wsp:val=&quot;000B2CE3&quot;/&gt;&lt;wsp:rsid wsp:val=&quot;000B53C8&quot;/&gt;&lt;wsp:rsid wsp:val=&quot;000B5BD7&quot;/&gt;&lt;wsp:rsid wsp:val=&quot;000B6F1C&quot;/&gt;&lt;wsp:rsid wsp:val=&quot;000B7585&quot;/&gt;&lt;wsp:rsid wsp:val=&quot;000C04AE&quot;/&gt;&lt;wsp:rsid wsp:val=&quot;000C0A12&quot;/&gt;&lt;wsp:rsid wsp:val=&quot;000C0DDB&quot;/&gt;&lt;wsp:rsid wsp:val=&quot;000C176B&quot;/&gt;&lt;wsp:rsid wsp:val=&quot;000C1949&quot;/&gt;&lt;wsp:rsid wsp:val=&quot;000C1C59&quot;/&gt;&lt;wsp:rsid wsp:val=&quot;000C2BBA&quot;/&gt;&lt;wsp:rsid wsp:val=&quot;000C317B&quot;/&gt;&lt;wsp:rsid wsp:val=&quot;000C3917&quot;/&gt;&lt;wsp:rsid wsp:val=&quot;000C65CE&quot;/&gt;&lt;wsp:rsid wsp:val=&quot;000C7D59&quot;/&gt;&lt;wsp:rsid wsp:val=&quot;000D0998&quot;/&gt;&lt;wsp:rsid wsp:val=&quot;000D1D73&quot;/&gt;&lt;wsp:rsid wsp:val=&quot;000D2446&quot;/&gt;&lt;wsp:rsid wsp:val=&quot;000D5CE2&quot;/&gt;&lt;wsp:rsid wsp:val=&quot;000D5F3C&quot;/&gt;&lt;wsp:rsid wsp:val=&quot;000D6BDE&quot;/&gt;&lt;wsp:rsid wsp:val=&quot;000D7EFB&quot;/&gt;&lt;wsp:rsid wsp:val=&quot;000E0A63&quot;/&gt;&lt;wsp:rsid wsp:val=&quot;000E1FEA&quot;/&gt;&lt;wsp:rsid wsp:val=&quot;000E299A&quot;/&gt;&lt;wsp:rsid wsp:val=&quot;000E34A2&quot;/&gt;&lt;wsp:rsid wsp:val=&quot;000E3C4D&quot;/&gt;&lt;wsp:rsid wsp:val=&quot;000E421A&quot;/&gt;&lt;wsp:rsid wsp:val=&quot;000E4224&quot;/&gt;&lt;wsp:rsid wsp:val=&quot;000E4587&quot;/&gt;&lt;wsp:rsid wsp:val=&quot;000E4AAD&quot;/&gt;&lt;wsp:rsid wsp:val=&quot;000E5E74&quot;/&gt;&lt;wsp:rsid wsp:val=&quot;000E666F&quot;/&gt;&lt;wsp:rsid wsp:val=&quot;000E6742&quot;/&gt;&lt;wsp:rsid wsp:val=&quot;000E69ED&quot;/&gt;&lt;wsp:rsid wsp:val=&quot;000E705C&quot;/&gt;&lt;wsp:rsid wsp:val=&quot;000F00E6&quot;/&gt;&lt;wsp:rsid wsp:val=&quot;000F06E6&quot;/&gt;&lt;wsp:rsid wsp:val=&quot;000F16E6&quot;/&gt;&lt;wsp:rsid wsp:val=&quot;000F1836&quot;/&gt;&lt;wsp:rsid wsp:val=&quot;000F1FF8&quot;/&gt;&lt;wsp:rsid wsp:val=&quot;000F221B&quot;/&gt;&lt;wsp:rsid wsp:val=&quot;000F2A3D&quot;/&gt;&lt;wsp:rsid wsp:val=&quot;000F2ADA&quot;/&gt;&lt;wsp:rsid wsp:val=&quot;000F2B8B&quot;/&gt;&lt;wsp:rsid wsp:val=&quot;000F3869&quot;/&gt;&lt;wsp:rsid wsp:val=&quot;000F527A&quot;/&gt;&lt;wsp:rsid wsp:val=&quot;000F5796&quot;/&gt;&lt;wsp:rsid wsp:val=&quot;000F5D81&quot;/&gt;&lt;wsp:rsid wsp:val=&quot;000F67D9&quot;/&gt;&lt;wsp:rsid wsp:val=&quot;000F6BF5&quot;/&gt;&lt;wsp:rsid wsp:val=&quot;000F714F&quot;/&gt;&lt;wsp:rsid wsp:val=&quot;000F771B&quot;/&gt;&lt;wsp:rsid wsp:val=&quot;000F7ADF&quot;/&gt;&lt;wsp:rsid wsp:val=&quot;000F7E61&quot;/&gt;&lt;wsp:rsid wsp:val=&quot;000F7F9B&quot;/&gt;&lt;wsp:rsid wsp:val=&quot;001004BA&quot;/&gt;&lt;wsp:rsid wsp:val=&quot;0010113C&quot;/&gt;&lt;wsp:rsid wsp:val=&quot;0010146B&quot;/&gt;&lt;wsp:rsid wsp:val=&quot;00102558&quot;/&gt;&lt;wsp:rsid wsp:val=&quot;00102F19&quot;/&gt;&lt;wsp:rsid wsp:val=&quot;00103DDE&quot;/&gt;&lt;wsp:rsid wsp:val=&quot;001046B9&quot;/&gt;&lt;wsp:rsid wsp:val=&quot;0010593A&quot;/&gt;&lt;wsp:rsid wsp:val=&quot;001062BB&quot;/&gt;&lt;wsp:rsid wsp:val=&quot;001062E3&quot;/&gt;&lt;wsp:rsid wsp:val=&quot;00111699&quot;/&gt;&lt;wsp:rsid wsp:val=&quot;00111EC5&quot;/&gt;&lt;wsp:rsid wsp:val=&quot;001120E1&quot;/&gt;&lt;wsp:rsid wsp:val=&quot;00112B80&quot;/&gt;&lt;wsp:rsid wsp:val=&quot;001130AA&quot;/&gt;&lt;wsp:rsid wsp:val=&quot;0011666A&quot;/&gt;&lt;wsp:rsid wsp:val=&quot;00116E99&quot;/&gt;&lt;wsp:rsid wsp:val=&quot;001170EE&quot;/&gt;&lt;wsp:rsid wsp:val=&quot;00117230&quot;/&gt;&lt;wsp:rsid wsp:val=&quot;00117298&quot;/&gt;&lt;wsp:rsid wsp:val=&quot;001178B4&quot;/&gt;&lt;wsp:rsid wsp:val=&quot;00117C52&quot;/&gt;&lt;wsp:rsid wsp:val=&quot;00117CEE&quot;/&gt;&lt;wsp:rsid wsp:val=&quot;0012092E&quot;/&gt;&lt;wsp:rsid wsp:val=&quot;001218D1&quot;/&gt;&lt;wsp:rsid wsp:val=&quot;001224BA&quot;/&gt;&lt;wsp:rsid wsp:val=&quot;00123015&quot;/&gt;&lt;wsp:rsid wsp:val=&quot;00126EFF&quot;/&gt;&lt;wsp:rsid wsp:val=&quot;0013168A&quot;/&gt;&lt;wsp:rsid wsp:val=&quot;00131A53&quot;/&gt;&lt;wsp:rsid wsp:val=&quot;00131D8B&quot;/&gt;&lt;wsp:rsid wsp:val=&quot;00132B49&quot;/&gt;&lt;wsp:rsid wsp:val=&quot;00134FF0&quot;/&gt;&lt;wsp:rsid wsp:val=&quot;00141068&quot;/&gt;&lt;wsp:rsid wsp:val=&quot;0014375E&quot;/&gt;&lt;wsp:rsid wsp:val=&quot;00143DF0&quot;/&gt;&lt;wsp:rsid wsp:val=&quot;0014442A&quot;/&gt;&lt;wsp:rsid wsp:val=&quot;001445DC&quot;/&gt;&lt;wsp:rsid wsp:val=&quot;00144BB9&quot;/&gt;&lt;wsp:rsid wsp:val=&quot;001452F5&quot;/&gt;&lt;wsp:rsid wsp:val=&quot;0014576B&quot;/&gt;&lt;wsp:rsid wsp:val=&quot;00147366&quot;/&gt;&lt;wsp:rsid wsp:val=&quot;00150F8A&quot;/&gt;&lt;wsp:rsid wsp:val=&quot;00150FEA&quot;/&gt;&lt;wsp:rsid wsp:val=&quot;0015257E&quot;/&gt;&lt;wsp:rsid wsp:val=&quot;00152B00&quot;/&gt;&lt;wsp:rsid wsp:val=&quot;001535DC&quot;/&gt;&lt;wsp:rsid wsp:val=&quot;00153897&quot;/&gt;&lt;wsp:rsid wsp:val=&quot;00153C49&quot;/&gt;&lt;wsp:rsid wsp:val=&quot;0015496C&quot;/&gt;&lt;wsp:rsid wsp:val=&quot;001551D7&quot;/&gt;&lt;wsp:rsid wsp:val=&quot;001567B0&quot;/&gt;&lt;wsp:rsid wsp:val=&quot;0016070A&quot;/&gt;&lt;wsp:rsid wsp:val=&quot;001614AD&quot;/&gt;&lt;wsp:rsid wsp:val=&quot;0016157A&quot;/&gt;&lt;wsp:rsid wsp:val=&quot;001615B2&quot;/&gt;&lt;wsp:rsid wsp:val=&quot;00161A69&quot;/&gt;&lt;wsp:rsid wsp:val=&quot;00161F94&quot;/&gt;&lt;wsp:rsid wsp:val=&quot;00162227&quot;/&gt;&lt;wsp:rsid wsp:val=&quot;00162633&quot;/&gt;&lt;wsp:rsid wsp:val=&quot;00166A6D&quot;/&gt;&lt;wsp:rsid wsp:val=&quot;00166CAB&quot;/&gt;&lt;wsp:rsid wsp:val=&quot;00166E73&quot;/&gt;&lt;wsp:rsid wsp:val=&quot;001672BE&quot;/&gt;&lt;wsp:rsid wsp:val=&quot;00167B24&quot;/&gt;&lt;wsp:rsid wsp:val=&quot;001700B2&quot;/&gt;&lt;wsp:rsid wsp:val=&quot;0017046A&quot;/&gt;&lt;wsp:rsid wsp:val=&quot;00170C39&quot;/&gt;&lt;wsp:rsid wsp:val=&quot;00171F3D&quot;/&gt;&lt;wsp:rsid wsp:val=&quot;00172B34&quot;/&gt;&lt;wsp:rsid wsp:val=&quot;0017462A&quot;/&gt;&lt;wsp:rsid wsp:val=&quot;00174F39&quot;/&gt;&lt;wsp:rsid wsp:val=&quot;0017583C&quot;/&gt;&lt;wsp:rsid wsp:val=&quot;0017658C&quot;/&gt;&lt;wsp:rsid wsp:val=&quot;00177183&quot;/&gt;&lt;wsp:rsid wsp:val=&quot;00177467&quot;/&gt;&lt;wsp:rsid wsp:val=&quot;0018106C&quot;/&gt;&lt;wsp:rsid wsp:val=&quot;00181230&quot;/&gt;&lt;wsp:rsid wsp:val=&quot;001817CD&quot;/&gt;&lt;wsp:rsid wsp:val=&quot;001831F8&quot;/&gt;&lt;wsp:rsid wsp:val=&quot;0018359A&quot;/&gt;&lt;wsp:rsid wsp:val=&quot;0018360D&quot;/&gt;&lt;wsp:rsid wsp:val=&quot;001842FE&quot;/&gt;&lt;wsp:rsid wsp:val=&quot;00184B5D&quot;/&gt;&lt;wsp:rsid wsp:val=&quot;0018604A&quot;/&gt;&lt;wsp:rsid wsp:val=&quot;00191174&quot;/&gt;&lt;wsp:rsid wsp:val=&quot;00192463&quot;/&gt;&lt;wsp:rsid wsp:val=&quot;00192A79&quot;/&gt;&lt;wsp:rsid wsp:val=&quot;00194D45&quot;/&gt;&lt;wsp:rsid wsp:val=&quot;00194E22&quot;/&gt;&lt;wsp:rsid wsp:val=&quot;001954C9&quot;/&gt;&lt;wsp:rsid wsp:val=&quot;00195DCA&quot;/&gt;&lt;wsp:rsid wsp:val=&quot;00195F6E&quot;/&gt;&lt;wsp:rsid wsp:val=&quot;00196569&quot;/&gt;&lt;wsp:rsid wsp:val=&quot;00197BE4&quot;/&gt;&lt;wsp:rsid wsp:val=&quot;001A0056&quot;/&gt;&lt;wsp:rsid wsp:val=&quot;001A0184&quot;/&gt;&lt;wsp:rsid wsp:val=&quot;001A03C2&quot;/&gt;&lt;wsp:rsid wsp:val=&quot;001A3481&quot;/&gt;&lt;wsp:rsid wsp:val=&quot;001A3FD9&quot;/&gt;&lt;wsp:rsid wsp:val=&quot;001A46F9&quot;/&gt;&lt;wsp:rsid wsp:val=&quot;001A4B94&quot;/&gt;&lt;wsp:rsid wsp:val=&quot;001A57A6&quot;/&gt;&lt;wsp:rsid wsp:val=&quot;001A6BC9&quot;/&gt;&lt;wsp:rsid wsp:val=&quot;001A7A1C&quot;/&gt;&lt;wsp:rsid wsp:val=&quot;001ACB90&quot;/&gt;&lt;wsp:rsid wsp:val=&quot;001B0871&quot;/&gt;&lt;wsp:rsid wsp:val=&quot;001B1C4C&quot;/&gt;&lt;wsp:rsid wsp:val=&quot;001B2A62&quot;/&gt;&lt;wsp:rsid wsp:val=&quot;001B3760&quot;/&gt;&lt;wsp:rsid wsp:val=&quot;001B441F&quot;/&gt;&lt;wsp:rsid wsp:val=&quot;001B4B0F&quot;/&gt;&lt;wsp:rsid wsp:val=&quot;001B6791&quot;/&gt;&lt;wsp:rsid wsp:val=&quot;001B7BE3&quot;/&gt;&lt;wsp:rsid wsp:val=&quot;001B7F9F&quot;/&gt;&lt;wsp:rsid wsp:val=&quot;001BFB26&quot;/&gt;&lt;wsp:rsid wsp:val=&quot;001C073F&quot;/&gt;&lt;wsp:rsid wsp:val=&quot;001C0B8A&quot;/&gt;&lt;wsp:rsid wsp:val=&quot;001C2188&quot;/&gt;&lt;wsp:rsid wsp:val=&quot;001C3537&quot;/&gt;&lt;wsp:rsid wsp:val=&quot;001C59B4&quot;/&gt;&lt;wsp:rsid wsp:val=&quot;001C6463&quot;/&gt;&lt;wsp:rsid wsp:val=&quot;001C737E&quot;/&gt;&lt;wsp:rsid wsp:val=&quot;001D0626&quot;/&gt;&lt;wsp:rsid wsp:val=&quot;001D1D1D&quot;/&gt;&lt;wsp:rsid wsp:val=&quot;001D1DE5&quot;/&gt;&lt;wsp:rsid wsp:val=&quot;001D2746&quot;/&gt;&lt;wsp:rsid wsp:val=&quot;001D5A15&quot;/&gt;&lt;wsp:rsid wsp:val=&quot;001D5E38&quot;/&gt;&lt;wsp:rsid wsp:val=&quot;001D6D30&quot;/&gt;&lt;wsp:rsid wsp:val=&quot;001D6F2B&quot;/&gt;&lt;wsp:rsid wsp:val=&quot;001D7604&quot;/&gt;&lt;wsp:rsid wsp:val=&quot;001E02DB&quot;/&gt;&lt;wsp:rsid wsp:val=&quot;001E1EAD&quot;/&gt;&lt;wsp:rsid wsp:val=&quot;001E2494&quot;/&gt;&lt;wsp:rsid wsp:val=&quot;001E2802&quot;/&gt;&lt;wsp:rsid wsp:val=&quot;001E306B&quot;/&gt;&lt;wsp:rsid wsp:val=&quot;001E33D4&quot;/&gt;&lt;wsp:rsid wsp:val=&quot;001E49DC&quot;/&gt;&lt;wsp:rsid wsp:val=&quot;001E4C13&quot;/&gt;&lt;wsp:rsid wsp:val=&quot;001E51F7&quot;/&gt;&lt;wsp:rsid wsp:val=&quot;001E53A8&quot;/&gt;&lt;wsp:rsid wsp:val=&quot;001E67E7&quot;/&gt;&lt;wsp:rsid wsp:val=&quot;001E7381&quot;/&gt;&lt;wsp:rsid wsp:val=&quot;001F0335&quot;/&gt;&lt;wsp:rsid wsp:val=&quot;001F042E&quot;/&gt;&lt;wsp:rsid wsp:val=&quot;001F0EE4&quot;/&gt;&lt;wsp:rsid wsp:val=&quot;001F123C&quot;/&gt;&lt;wsp:rsid wsp:val=&quot;001F1421&quot;/&gt;&lt;wsp:rsid wsp:val=&quot;001F23D7&quot;/&gt;&lt;wsp:rsid wsp:val=&quot;001F341A&quot;/&gt;&lt;wsp:rsid wsp:val=&quot;001F5B65&quot;/&gt;&lt;wsp:rsid wsp:val=&quot;001F5C6B&quot;/&gt;&lt;wsp:rsid wsp:val=&quot;001F7010&quot;/&gt;&lt;wsp:rsid wsp:val=&quot;001F7BC9&quot;/&gt;&lt;wsp:rsid wsp:val=&quot;00200F02&quot;/&gt;&lt;wsp:rsid wsp:val=&quot;002011F3&quot;/&gt;&lt;wsp:rsid wsp:val=&quot;002012AF&quot;/&gt;&lt;wsp:rsid wsp:val=&quot;00201646&quot;/&gt;&lt;wsp:rsid wsp:val=&quot;00202110&quot;/&gt;&lt;wsp:rsid wsp:val=&quot;0020296A&quot;/&gt;&lt;wsp:rsid wsp:val=&quot;00203824&quot;/&gt;&lt;wsp:rsid wsp:val=&quot;00204728&quot;/&gt;&lt;wsp:rsid wsp:val=&quot;00204921&quot;/&gt;&lt;wsp:rsid wsp:val=&quot;00205FD4&quot;/&gt;&lt;wsp:rsid wsp:val=&quot;00207B0C&quot;/&gt;&lt;wsp:rsid wsp:val=&quot;00207C68&quot;/&gt;&lt;wsp:rsid wsp:val=&quot;00211D78&quot;/&gt;&lt;wsp:rsid wsp:val=&quot;00211DDA&quot;/&gt;&lt;wsp:rsid wsp:val=&quot;0021208B&quot;/&gt;&lt;wsp:rsid wsp:val=&quot;002129B2&quot;/&gt;&lt;wsp:rsid wsp:val=&quot;0021315B&quot;/&gt;&lt;wsp:rsid wsp:val=&quot;0021331D&quot;/&gt;&lt;wsp:rsid wsp:val=&quot;002135AC&quot;/&gt;&lt;wsp:rsid wsp:val=&quot;002141FE&quot;/&gt;&lt;wsp:rsid wsp:val=&quot;00216438&quot;/&gt;&lt;wsp:rsid wsp:val=&quot;00216A42&quot;/&gt;&lt;wsp:rsid wsp:val=&quot;002200F8&quot;/&gt;&lt;wsp:rsid wsp:val=&quot;002217CB&quot;/&gt;&lt;wsp:rsid wsp:val=&quot;00222047&quot;/&gt;&lt;wsp:rsid wsp:val=&quot;002221F8&quot;/&gt;&lt;wsp:rsid wsp:val=&quot;00222689&quot;/&gt;&lt;wsp:rsid wsp:val=&quot;0022303F&quot;/&gt;&lt;wsp:rsid wsp:val=&quot;00225448&quot;/&gt;&lt;wsp:rsid wsp:val=&quot;00225576&quot;/&gt;&lt;wsp:rsid wsp:val=&quot;00226BD5&quot;/&gt;&lt;wsp:rsid wsp:val=&quot;00226FFF&quot;/&gt;&lt;wsp:rsid wsp:val=&quot;0022778D&quot;/&gt;&lt;wsp:rsid wsp:val=&quot;0023134D&quot;/&gt;&lt;wsp:rsid wsp:val=&quot;0023197A&quot;/&gt;&lt;wsp:rsid wsp:val=&quot;00234838&quot;/&gt;&lt;wsp:rsid wsp:val=&quot;00236119&quot;/&gt;&lt;wsp:rsid wsp:val=&quot;00237AB1&quot;/&gt;&lt;wsp:rsid wsp:val=&quot;00237B29&quot;/&gt;&lt;wsp:rsid wsp:val=&quot;00240079&quot;/&gt;&lt;wsp:rsid wsp:val=&quot;00240A2A&quot;/&gt;&lt;wsp:rsid wsp:val=&quot;00240ADF&quot;/&gt;&lt;wsp:rsid wsp:val=&quot;00241550&quot;/&gt;&lt;wsp:rsid wsp:val=&quot;00241638&quot;/&gt;&lt;wsp:rsid wsp:val=&quot;0024194D&quot;/&gt;&lt;wsp:rsid wsp:val=&quot;00243E48&quot;/&gt;&lt;wsp:rsid wsp:val=&quot;0024413F&quot;/&gt;&lt;wsp:rsid wsp:val=&quot;00244212&quot;/&gt;&lt;wsp:rsid wsp:val=&quot;002442C5&quot;/&gt;&lt;wsp:rsid wsp:val=&quot;00245562&quot;/&gt;&lt;wsp:rsid wsp:val=&quot;00246F17&quot;/&gt;&lt;wsp:rsid wsp:val=&quot;00247B9A&quot;/&gt;&lt;wsp:rsid wsp:val=&quot;00250439&quot;/&gt;&lt;wsp:rsid wsp:val=&quot;00252C8F&quot;/&gt;&lt;wsp:rsid wsp:val=&quot;00253BBC&quot;/&gt;&lt;wsp:rsid wsp:val=&quot;00253E48&quot;/&gt;&lt;wsp:rsid wsp:val=&quot;0025594F&quot;/&gt;&lt;wsp:rsid wsp:val=&quot;00255F9C&quot;/&gt;&lt;wsp:rsid wsp:val=&quot;002561C2&quot;/&gt;&lt;wsp:rsid wsp:val=&quot;00256673&quot;/&gt;&lt;wsp:rsid wsp:val=&quot;00256816&quot;/&gt;&lt;wsp:rsid wsp:val=&quot;00256A21&quot;/&gt;&lt;wsp:rsid wsp:val=&quot;00261AA4&quot;/&gt;&lt;wsp:rsid wsp:val=&quot;002631C5&quot;/&gt;&lt;wsp:rsid wsp:val=&quot;00263CFD&quot;/&gt;&lt;wsp:rsid wsp:val=&quot;0026430B&quot;/&gt;&lt;wsp:rsid wsp:val=&quot;00264AD3&quot;/&gt;&lt;wsp:rsid wsp:val=&quot;00264D10&quot;/&gt;&lt;wsp:rsid wsp:val=&quot;002657CC&quot;/&gt;&lt;wsp:rsid wsp:val=&quot;00265B16&quot;/&gt;&lt;wsp:rsid wsp:val=&quot;00265E13&quot;/&gt;&lt;wsp:rsid wsp:val=&quot;00265E88&quot;/&gt;&lt;wsp:rsid wsp:val=&quot;00266E80&quot;/&gt;&lt;wsp:rsid wsp:val=&quot;00271CD8&quot;/&gt;&lt;wsp:rsid wsp:val=&quot;002724A8&quot;/&gt;&lt;wsp:rsid wsp:val=&quot;002724BA&quot;/&gt;&lt;wsp:rsid wsp:val=&quot;00273438&quot;/&gt;&lt;wsp:rsid wsp:val=&quot;002740CD&quot;/&gt;&lt;wsp:rsid wsp:val=&quot;00275AFD&quot;/&gt;&lt;wsp:rsid wsp:val=&quot;00276831&quot;/&gt;&lt;wsp:rsid wsp:val=&quot;00276F00&quot;/&gt;&lt;wsp:rsid wsp:val=&quot;00277D36&quot;/&gt;&lt;wsp:rsid wsp:val=&quot;00277ED3&quot;/&gt;&lt;wsp:rsid wsp:val=&quot;002821FC&quot;/&gt;&lt;wsp:rsid wsp:val=&quot;00282839&quot;/&gt;&lt;wsp:rsid wsp:val=&quot;00283CDA&quot;/&gt;&lt;wsp:rsid wsp:val=&quot;002860A4&quot;/&gt;&lt;wsp:rsid wsp:val=&quot;00292400&quot;/&gt;&lt;wsp:rsid wsp:val=&quot;002934BD&quot;/&gt;&lt;wsp:rsid wsp:val=&quot;002937A9&quot;/&gt;&lt;wsp:rsid wsp:val=&quot;002937C3&quot;/&gt;&lt;wsp:rsid wsp:val=&quot;00293896&quot;/&gt;&lt;wsp:rsid wsp:val=&quot;0029424F&quot;/&gt;&lt;wsp:rsid wsp:val=&quot;00294287&quot;/&gt;&lt;wsp:rsid wsp:val=&quot;00294355&quot;/&gt;&lt;wsp:rsid wsp:val=&quot;00295129&quot;/&gt;&lt;wsp:rsid wsp:val=&quot;00295857&quot;/&gt;&lt;wsp:rsid wsp:val=&quot;0029585E&quot;/&gt;&lt;wsp:rsid wsp:val=&quot;0029589F&quot;/&gt;&lt;wsp:rsid wsp:val=&quot;002967B0&quot;/&gt;&lt;wsp:rsid wsp:val=&quot;002A1398&quot;/&gt;&lt;wsp:rsid wsp:val=&quot;002A2611&quot;/&gt;&lt;wsp:rsid wsp:val=&quot;002A3329&quot;/&gt;&lt;wsp:rsid wsp:val=&quot;002A440C&quot;/&gt;&lt;wsp:rsid wsp:val=&quot;002A512E&quot;/&gt;&lt;wsp:rsid wsp:val=&quot;002A5FC5&quot;/&gt;&lt;wsp:rsid wsp:val=&quot;002A729A&quot;/&gt;&lt;wsp:rsid wsp:val=&quot;002B18FF&quot;/&gt;&lt;wsp:rsid wsp:val=&quot;002B199F&quot;/&gt;&lt;wsp:rsid wsp:val=&quot;002B20AA&quot;/&gt;&lt;wsp:rsid wsp:val=&quot;002B378A&quot;/&gt;&lt;wsp:rsid wsp:val=&quot;002B4403&quot;/&gt;&lt;wsp:rsid wsp:val=&quot;002B4C8D&quot;/&gt;&lt;wsp:rsid wsp:val=&quot;002B5587&quot;/&gt;&lt;wsp:rsid wsp:val=&quot;002B5A2D&quot;/&gt;&lt;wsp:rsid wsp:val=&quot;002B6134&quot;/&gt;&lt;wsp:rsid wsp:val=&quot;002B6194&quot;/&gt;&lt;wsp:rsid wsp:val=&quot;002B61CB&quot;/&gt;&lt;wsp:rsid wsp:val=&quot;002B6C6B&quot;/&gt;&lt;wsp:rsid wsp:val=&quot;002B6F28&quot;/&gt;&lt;wsp:rsid wsp:val=&quot;002B7571&quot;/&gt;&lt;wsp:rsid wsp:val=&quot;002B75D6&quot;/&gt;&lt;wsp:rsid wsp:val=&quot;002C04F1&quot;/&gt;&lt;wsp:rsid wsp:val=&quot;002C1057&quot;/&gt;&lt;wsp:rsid wsp:val=&quot;002C2B6F&quot;/&gt;&lt;wsp:rsid wsp:val=&quot;002C3734&quot;/&gt;&lt;wsp:rsid wsp:val=&quot;002C574E&quot;/&gt;&lt;wsp:rsid wsp:val=&quot;002C5BE6&quot;/&gt;&lt;wsp:rsid wsp:val=&quot;002C7C5B&quot;/&gt;&lt;wsp:rsid wsp:val=&quot;002D0258&quot;/&gt;&lt;wsp:rsid wsp:val=&quot;002D0EB2&quot;/&gt;&lt;wsp:rsid wsp:val=&quot;002D1D05&quot;/&gt;&lt;wsp:rsid wsp:val=&quot;002D27F7&quot;/&gt;&lt;wsp:rsid wsp:val=&quot;002D289C&quot;/&gt;&lt;wsp:rsid wsp:val=&quot;002D2DBA&quot;/&gt;&lt;wsp:rsid wsp:val=&quot;002D3BDF&quot;/&gt;&lt;wsp:rsid wsp:val=&quot;002D3D7F&quot;/&gt;&lt;wsp:rsid wsp:val=&quot;002D42C2&quot;/&gt;&lt;wsp:rsid wsp:val=&quot;002D486E&quot;/&gt;&lt;wsp:rsid wsp:val=&quot;002D499C&quot;/&gt;&lt;wsp:rsid wsp:val=&quot;002D5169&quot;/&gt;&lt;wsp:rsid wsp:val=&quot;002D5343&quot;/&gt;&lt;wsp:rsid wsp:val=&quot;002D5A17&quot;/&gt;&lt;wsp:rsid wsp:val=&quot;002D7B93&quot;/&gt;&lt;wsp:rsid wsp:val=&quot;002E05C6&quot;/&gt;&lt;wsp:rsid wsp:val=&quot;002E17A6&quot;/&gt;&lt;wsp:rsid wsp:val=&quot;002E3199&quot;/&gt;&lt;wsp:rsid wsp:val=&quot;002E54D9&quot;/&gt;&lt;wsp:rsid wsp:val=&quot;002F07AF&quot;/&gt;&lt;wsp:rsid wsp:val=&quot;002F3464&quot;/&gt;&lt;wsp:rsid wsp:val=&quot;002F34BB&quot;/&gt;&lt;wsp:rsid wsp:val=&quot;002F3C97&quot;/&gt;&lt;wsp:rsid wsp:val=&quot;002F57A4&quot;/&gt;&lt;wsp:rsid wsp:val=&quot;002F6558&quot;/&gt;&lt;wsp:rsid wsp:val=&quot;002F7CD7&quot;/&gt;&lt;wsp:rsid wsp:val=&quot;002F7FCE&quot;/&gt;&lt;wsp:rsid wsp:val=&quot;003013B4&quot;/&gt;&lt;wsp:rsid wsp:val=&quot;00301B1A&quot;/&gt;&lt;wsp:rsid wsp:val=&quot;003035B7&quot;/&gt;&lt;wsp:rsid wsp:val=&quot;00303CFE&quot;/&gt;&lt;wsp:rsid wsp:val=&quot;0030456F&quot;/&gt;&lt;wsp:rsid wsp:val=&quot;003045E3&quot;/&gt;&lt;wsp:rsid wsp:val=&quot;0030546F&quot;/&gt;&lt;wsp:rsid wsp:val=&quot;00305D8B&quot;/&gt;&lt;wsp:rsid wsp:val=&quot;00305FCC&quot;/&gt;&lt;wsp:rsid wsp:val=&quot;003066E8&quot;/&gt;&lt;wsp:rsid wsp:val=&quot;00307E60&quot;/&gt;&lt;wsp:rsid wsp:val=&quot;00310BBB&quot;/&gt;&lt;wsp:rsid wsp:val=&quot;00311101&quot;/&gt;&lt;wsp:rsid wsp:val=&quot;0031317A&quot;/&gt;&lt;wsp:rsid wsp:val=&quot;00313926&quot;/&gt;&lt;wsp:rsid wsp:val=&quot;00313952&quot;/&gt;&lt;wsp:rsid wsp:val=&quot;003142E1&quot;/&gt;&lt;wsp:rsid wsp:val=&quot;00315FF7&quot;/&gt;&lt;wsp:rsid wsp:val=&quot;003175CE&quot;/&gt;&lt;wsp:rsid wsp:val=&quot;00317CFE&quot;/&gt;&lt;wsp:rsid wsp:val=&quot;00320972&quot;/&gt;&lt;wsp:rsid wsp:val=&quot;00321390&quot;/&gt;&lt;wsp:rsid wsp:val=&quot;0032161A&quot;/&gt;&lt;wsp:rsid wsp:val=&quot;00321CF9&quot;/&gt;&lt;wsp:rsid wsp:val=&quot;00322107&quot;/&gt;&lt;wsp:rsid wsp:val=&quot;003239A0&quot;/&gt;&lt;wsp:rsid wsp:val=&quot;00323F02&quot;/&gt;&lt;wsp:rsid wsp:val=&quot;00325716&quot;/&gt;&lt;wsp:rsid wsp:val=&quot;00326362&quot;/&gt;&lt;wsp:rsid wsp:val=&quot;00326590&quot;/&gt;&lt;wsp:rsid wsp:val=&quot;00326B5D&quot;/&gt;&lt;wsp:rsid wsp:val=&quot;0032712E&quot;/&gt;&lt;wsp:rsid wsp:val=&quot;0033191A&quot;/&gt;&lt;wsp:rsid wsp:val=&quot;00331EF5&quot;/&gt;&lt;wsp:rsid wsp:val=&quot;00332430&quot;/&gt;&lt;wsp:rsid wsp:val=&quot;00333118&quot;/&gt;&lt;wsp:rsid wsp:val=&quot;00333511&quot;/&gt;&lt;wsp:rsid wsp:val=&quot;00333694&quot;/&gt;&lt;wsp:rsid wsp:val=&quot;00333F1E&quot;/&gt;&lt;wsp:rsid wsp:val=&quot;00336ADB&quot;/&gt;&lt;wsp:rsid wsp:val=&quot;0033782C&quot;/&gt;&lt;wsp:rsid wsp:val=&quot;00337C84&quot;/&gt;&lt;wsp:rsid wsp:val=&quot;0034049C&quot;/&gt;&lt;wsp:rsid wsp:val=&quot;0034163B&quot;/&gt;&lt;wsp:rsid wsp:val=&quot;00341AF2&quot;/&gt;&lt;wsp:rsid wsp:val=&quot;00343C4C&quot;/&gt;&lt;wsp:rsid wsp:val=&quot;00344A7F&quot;/&gt;&lt;wsp:rsid wsp:val=&quot;00345DBF&quot;/&gt;&lt;wsp:rsid wsp:val=&quot;003469C0&quot;/&gt;&lt;wsp:rsid wsp:val=&quot;00346EFE&quot;/&gt;&lt;wsp:rsid wsp:val=&quot;003502EC&quot;/&gt;&lt;wsp:rsid wsp:val=&quot;00350D8B&quot;/&gt;&lt;wsp:rsid wsp:val=&quot;00350E4F&quot;/&gt;&lt;wsp:rsid wsp:val=&quot;0035202A&quot;/&gt;&lt;wsp:rsid wsp:val=&quot;00353041&quot;/&gt;&lt;wsp:rsid wsp:val=&quot;0035311A&quot;/&gt;&lt;wsp:rsid wsp:val=&quot;0035394D&quot;/&gt;&lt;wsp:rsid wsp:val=&quot;00353C6B&quot;/&gt;&lt;wsp:rsid wsp:val=&quot;00353CA2&quot;/&gt;&lt;wsp:rsid wsp:val=&quot;00353CD0&quot;/&gt;&lt;wsp:rsid wsp:val=&quot;00355262&quot;/&gt;&lt;wsp:rsid wsp:val=&quot;00355DF7&quot;/&gt;&lt;wsp:rsid wsp:val=&quot;00355F5F&quot;/&gt;&lt;wsp:rsid wsp:val=&quot;003569FD&quot;/&gt;&lt;wsp:rsid wsp:val=&quot;00357223&quot;/&gt;&lt;wsp:rsid wsp:val=&quot;003576AA&quot;/&gt;&lt;wsp:rsid wsp:val=&quot;00364C49&quot;/&gt;&lt;wsp:rsid wsp:val=&quot;00365AC1&quot;/&gt;&lt;wsp:rsid wsp:val=&quot;00366BEE&quot;/&gt;&lt;wsp:rsid wsp:val=&quot;00370013&quot;/&gt;&lt;wsp:rsid wsp:val=&quot;0037011B&quot;/&gt;&lt;wsp:rsid wsp:val=&quot;00370795&quot;/&gt;&lt;wsp:rsid wsp:val=&quot;00372009&quot;/&gt;&lt;wsp:rsid wsp:val=&quot;0037237A&quot;/&gt;&lt;wsp:rsid wsp:val=&quot;003726A5&quot;/&gt;&lt;wsp:rsid wsp:val=&quot;00372AF2&quot;/&gt;&lt;wsp:rsid wsp:val=&quot;00374844&quot;/&gt;&lt;wsp:rsid wsp:val=&quot;00376603&quot;/&gt;&lt;wsp:rsid wsp:val=&quot;003771D8&quot;/&gt;&lt;wsp:rsid wsp:val=&quot;00377319&quot;/&gt;&lt;wsp:rsid wsp:val=&quot;00381219&quot;/&gt;&lt;wsp:rsid wsp:val=&quot;003817ED&quot;/&gt;&lt;wsp:rsid wsp:val=&quot;0038382D&quot;/&gt;&lt;wsp:rsid wsp:val=&quot;0038460A&quot;/&gt;&lt;wsp:rsid wsp:val=&quot;00384FFB&quot;/&gt;&lt;wsp:rsid wsp:val=&quot;00385518&quot;/&gt;&lt;wsp:rsid wsp:val=&quot;00386FF8&quot;/&gt;&lt;wsp:rsid wsp:val=&quot;00387067&quot;/&gt;&lt;wsp:rsid wsp:val=&quot;003875A5&quot;/&gt;&lt;wsp:rsid wsp:val=&quot;003879F3&quot;/&gt;&lt;wsp:rsid wsp:val=&quot;00387A32&quot;/&gt;&lt;wsp:rsid wsp:val=&quot;003904BB&quot;/&gt;&lt;wsp:rsid wsp:val=&quot;003909D1&quot;/&gt;&lt;wsp:rsid wsp:val=&quot;00390AE6&quot;/&gt;&lt;wsp:rsid wsp:val=&quot;00390D47&quot;/&gt;&lt;wsp:rsid wsp:val=&quot;003913CC&quot;/&gt;&lt;wsp:rsid wsp:val=&quot;0039208D&quot;/&gt;&lt;wsp:rsid wsp:val=&quot;0039284A&quot;/&gt;&lt;wsp:rsid wsp:val=&quot;003928E1&quot;/&gt;&lt;wsp:rsid wsp:val=&quot;00392A7C&quot;/&gt;&lt;wsp:rsid wsp:val=&quot;00393305&quot;/&gt;&lt;wsp:rsid wsp:val=&quot;003933F8&quot;/&gt;&lt;wsp:rsid wsp:val=&quot;003937E4&quot;/&gt;&lt;wsp:rsid wsp:val=&quot;00394669&quot;/&gt;&lt;wsp:rsid wsp:val=&quot;00394838&quot;/&gt;&lt;wsp:rsid wsp:val=&quot;00395B68&quot;/&gt;&lt;wsp:rsid wsp:val=&quot;00395C4D&quot;/&gt;&lt;wsp:rsid wsp:val=&quot;00397A39&quot;/&gt;&lt;wsp:rsid wsp:val=&quot;003A0A22&quot;/&gt;&lt;wsp:rsid wsp:val=&quot;003A0D34&quot;/&gt;&lt;wsp:rsid wsp:val=&quot;003A0DD4&quot;/&gt;&lt;wsp:rsid wsp:val=&quot;003A1B5E&quot;/&gt;&lt;wsp:rsid wsp:val=&quot;003A29DE&quot;/&gt;&lt;wsp:rsid wsp:val=&quot;003A45E3&quot;/&gt;&lt;wsp:rsid wsp:val=&quot;003A7F68&quot;/&gt;&lt;wsp:rsid wsp:val=&quot;003B01CF&quot;/&gt;&lt;wsp:rsid wsp:val=&quot;003B117C&quot;/&gt;&lt;wsp:rsid wsp:val=&quot;003B149E&quot;/&gt;&lt;wsp:rsid wsp:val=&quot;003B21A9&quot;/&gt;&lt;wsp:rsid wsp:val=&quot;003B2EC4&quot;/&gt;&lt;wsp:rsid wsp:val=&quot;003B35F5&quot;/&gt;&lt;wsp:rsid wsp:val=&quot;003B4C33&quot;/&gt;&lt;wsp:rsid wsp:val=&quot;003B5114&quot;/&gt;&lt;wsp:rsid wsp:val=&quot;003B61F2&quot;/&gt;&lt;wsp:rsid wsp:val=&quot;003B62AA&quot;/&gt;&lt;wsp:rsid wsp:val=&quot;003B6A25&quot;/&gt;&lt;wsp:rsid wsp:val=&quot;003C13B1&quot;/&gt;&lt;wsp:rsid wsp:val=&quot;003C25BB&quot;/&gt;&lt;wsp:rsid wsp:val=&quot;003C3F48&quot;/&gt;&lt;wsp:rsid wsp:val=&quot;003C43A6&quot;/&gt;&lt;wsp:rsid wsp:val=&quot;003C4710&quot;/&gt;&lt;wsp:rsid wsp:val=&quot;003C56A5&quot;/&gt;&lt;wsp:rsid wsp:val=&quot;003C5ADB&quot;/&gt;&lt;wsp:rsid wsp:val=&quot;003C5B0E&quot;/&gt;&lt;wsp:rsid wsp:val=&quot;003C5C1D&quot;/&gt;&lt;wsp:rsid wsp:val=&quot;003C6580&quot;/&gt;&lt;wsp:rsid wsp:val=&quot;003D116D&quot;/&gt;&lt;wsp:rsid wsp:val=&quot;003D1621&quot;/&gt;&lt;wsp:rsid wsp:val=&quot;003D1A65&quot;/&gt;&lt;wsp:rsid wsp:val=&quot;003D2003&quot;/&gt;&lt;wsp:rsid wsp:val=&quot;003D38CC&quot;/&gt;&lt;wsp:rsid wsp:val=&quot;003D472F&quot;/&gt;&lt;wsp:rsid wsp:val=&quot;003D50E1&quot;/&gt;&lt;wsp:rsid wsp:val=&quot;003D57D9&quot;/&gt;&lt;wsp:rsid wsp:val=&quot;003D79C6&quot;/&gt;&lt;wsp:rsid wsp:val=&quot;003E0059&quot;/&gt;&lt;wsp:rsid wsp:val=&quot;003E04F3&quot;/&gt;&lt;wsp:rsid wsp:val=&quot;003E0B7B&quot;/&gt;&lt;wsp:rsid wsp:val=&quot;003E121C&quot;/&gt;&lt;wsp:rsid wsp:val=&quot;003E383B&quot;/&gt;&lt;wsp:rsid wsp:val=&quot;003E3AE7&quot;/&gt;&lt;wsp:rsid wsp:val=&quot;003E5040&quot;/&gt;&lt;wsp:rsid wsp:val=&quot;003E54DC&quot;/&gt;&lt;wsp:rsid wsp:val=&quot;003E58B3&quot;/&gt;&lt;wsp:rsid wsp:val=&quot;003E73CD&quot;/&gt;&lt;wsp:rsid wsp:val=&quot;003E7778&quot;/&gt;&lt;wsp:rsid wsp:val=&quot;003EADEF&quot;/&gt;&lt;wsp:rsid wsp:val=&quot;003F0001&quot;/&gt;&lt;wsp:rsid wsp:val=&quot;003F2121&quot;/&gt;&lt;wsp:rsid wsp:val=&quot;003F254D&quot;/&gt;&lt;wsp:rsid wsp:val=&quot;003F2B7B&quot;/&gt;&lt;wsp:rsid wsp:val=&quot;003F5F45&quot;/&gt;&lt;wsp:rsid wsp:val=&quot;003F662A&quot;/&gt;&lt;wsp:rsid wsp:val=&quot;003F6ABF&quot;/&gt;&lt;wsp:rsid wsp:val=&quot;003F745B&quot;/&gt;&lt;wsp:rsid wsp:val=&quot;003F798B&quot;/&gt;&lt;wsp:rsid wsp:val=&quot;003F7A40&quot;/&gt;&lt;wsp:rsid wsp:val=&quot;0040106A&quot;/&gt;&lt;wsp:rsid wsp:val=&quot;004017CF&quot;/&gt;&lt;wsp:rsid wsp:val=&quot;00401DE6&quot;/&gt;&lt;wsp:rsid wsp:val=&quot;00401F24&quot;/&gt;&lt;wsp:rsid wsp:val=&quot;00402169&quot;/&gt;&lt;wsp:rsid wsp:val=&quot;00403AC2&quot;/&gt;&lt;wsp:rsid wsp:val=&quot;00404284&quot;/&gt;&lt;wsp:rsid wsp:val=&quot;004046CA&quot;/&gt;&lt;wsp:rsid wsp:val=&quot;004049A4&quot;/&gt;&lt;wsp:rsid wsp:val=&quot;00406426&quot;/&gt;&lt;wsp:rsid wsp:val=&quot;004079BF&quot;/&gt;&lt;wsp:rsid wsp:val=&quot;00407DAC&quot;/&gt;&lt;wsp:rsid wsp:val=&quot;004119A6&quot;/&gt;&lt;wsp:rsid wsp:val=&quot;00411A8B&quot;/&gt;&lt;wsp:rsid wsp:val=&quot;00411E91&quot;/&gt;&lt;wsp:rsid wsp:val=&quot;004126C8&quot;/&gt;&lt;wsp:rsid wsp:val=&quot;00412AAA&quot;/&gt;&lt;wsp:rsid wsp:val=&quot;00414663&quot;/&gt;&lt;wsp:rsid wsp:val=&quot;00415D32&quot;/&gt;&lt;wsp:rsid wsp:val=&quot;00417165&quot;/&gt;&lt;wsp:rsid wsp:val=&quot;004173CD&quot;/&gt;&lt;wsp:rsid wsp:val=&quot;0041751B&quot;/&gt;&lt;wsp:rsid wsp:val=&quot;004175C5&quot;/&gt;&lt;wsp:rsid wsp:val=&quot;004176D8&quot;/&gt;&lt;wsp:rsid wsp:val=&quot;00417E90&quot;/&gt;&lt;wsp:rsid wsp:val=&quot;004213D7&quot;/&gt;&lt;wsp:rsid wsp:val=&quot;00421FA3&quot;/&gt;&lt;wsp:rsid wsp:val=&quot;00422A42&quot;/&gt;&lt;wsp:rsid wsp:val=&quot;00422BEF&quot;/&gt;&lt;wsp:rsid wsp:val=&quot;00423AD7&quot;/&gt;&lt;wsp:rsid wsp:val=&quot;00423BFB&quot;/&gt;&lt;wsp:rsid wsp:val=&quot;00424AC8&quot;/&gt;&lt;wsp:rsid wsp:val=&quot;00425060&quot;/&gt;&lt;wsp:rsid wsp:val=&quot;004253B8&quot;/&gt;&lt;wsp:rsid wsp:val=&quot;00426605&quot;/&gt;&lt;wsp:rsid wsp:val=&quot;00427F59&quot;/&gt;&lt;wsp:rsid wsp:val=&quot;00431C9B&quot;/&gt;&lt;wsp:rsid wsp:val=&quot;00432CA7&quot;/&gt;&lt;wsp:rsid wsp:val=&quot;00433170&quot;/&gt;&lt;wsp:rsid wsp:val=&quot;004336DF&quot;/&gt;&lt;wsp:rsid wsp:val=&quot;00434010&quot;/&gt;&lt;wsp:rsid wsp:val=&quot;00434123&quot;/&gt;&lt;wsp:rsid wsp:val=&quot;004346CA&quot;/&gt;&lt;wsp:rsid wsp:val=&quot;004359EF&quot;/&gt;&lt;wsp:rsid wsp:val=&quot;00435F1C&quot;/&gt;&lt;wsp:rsid wsp:val=&quot;0043622C&quot;/&gt;&lt;wsp:rsid wsp:val=&quot;00436A47&quot;/&gt;&lt;wsp:rsid wsp:val=&quot;00437A75&quot;/&gt;&lt;wsp:rsid wsp:val=&quot;00441245&quot;/&gt;&lt;wsp:rsid wsp:val=&quot;0044185F&quot;/&gt;&lt;wsp:rsid wsp:val=&quot;00441E4C&quot;/&gt;&lt;wsp:rsid wsp:val=&quot;00441E65&quot;/&gt;&lt;wsp:rsid wsp:val=&quot;00442458&quot;/&gt;&lt;wsp:rsid wsp:val=&quot;00442D45&quot;/&gt;&lt;wsp:rsid wsp:val=&quot;004431CE&quot;/&gt;&lt;wsp:rsid wsp:val=&quot;00443393&quot;/&gt;&lt;wsp:rsid wsp:val=&quot;00443B6B&quot;/&gt;&lt;wsp:rsid wsp:val=&quot;00444813&quot;/&gt;&lt;wsp:rsid wsp:val=&quot;00444836&quot;/&gt;&lt;wsp:rsid wsp:val=&quot;00444D13&quot;/&gt;&lt;wsp:rsid wsp:val=&quot;00447B1C&quot;/&gt;&lt;wsp:rsid wsp:val=&quot;004505E1&quot;/&gt;&lt;wsp:rsid wsp:val=&quot;00450D96&quot;/&gt;&lt;wsp:rsid wsp:val=&quot;004519CF&quot;/&gt;&lt;wsp:rsid wsp:val=&quot;0045234B&quot;/&gt;&lt;wsp:rsid wsp:val=&quot;004526FB&quot;/&gt;&lt;wsp:rsid wsp:val=&quot;00453692&quot;/&gt;&lt;wsp:rsid wsp:val=&quot;00455044&quot;/&gt;&lt;wsp:rsid wsp:val=&quot;00455571&quot;/&gt;&lt;wsp:rsid wsp:val=&quot;00456C59&quot;/&gt;&lt;wsp:rsid wsp:val=&quot;00456F02&quot;/&gt;&lt;wsp:rsid wsp:val=&quot;0046215A&quot;/&gt;&lt;wsp:rsid wsp:val=&quot;00462814&quot;/&gt;&lt;wsp:rsid wsp:val=&quot;00463818&quot;/&gt;&lt;wsp:rsid wsp:val=&quot;004639C4&quot;/&gt;&lt;wsp:rsid wsp:val=&quot;004639E7&quot;/&gt;&lt;wsp:rsid wsp:val=&quot;00465841&quot;/&gt;&lt;wsp:rsid wsp:val=&quot;00465D31&quot;/&gt;&lt;wsp:rsid wsp:val=&quot;004664E7&quot;/&gt;&lt;wsp:rsid wsp:val=&quot;00466E39&quot;/&gt;&lt;wsp:rsid wsp:val=&quot;00467A0C&quot;/&gt;&lt;wsp:rsid wsp:val=&quot;004701FC&quot;/&gt;&lt;wsp:rsid wsp:val=&quot;00470ED1&quot;/&gt;&lt;wsp:rsid wsp:val=&quot;00470F05&quot;/&gt;&lt;wsp:rsid wsp:val=&quot;0047119D&quot;/&gt;&lt;wsp:rsid wsp:val=&quot;00472A92&quot;/&gt;&lt;wsp:rsid wsp:val=&quot;00475813&quot;/&gt;&lt;wsp:rsid wsp:val=&quot;004763DB&quot;/&gt;&lt;wsp:rsid wsp:val=&quot;004772B8&quot;/&gt;&lt;wsp:rsid wsp:val=&quot;00480111&quot;/&gt;&lt;wsp:rsid wsp:val=&quot;00481610&quot;/&gt;&lt;wsp:rsid wsp:val=&quot;0048224A&quot;/&gt;&lt;wsp:rsid wsp:val=&quot;00482B32&quot;/&gt;&lt;wsp:rsid wsp:val=&quot;00485C43&quot;/&gt;&lt;wsp:rsid wsp:val=&quot;00485E4E&quot;/&gt;&lt;wsp:rsid wsp:val=&quot;00486B9D&quot;/&gt;&lt;wsp:rsid wsp:val=&quot;00487096&quot;/&gt;&lt;wsp:rsid wsp:val=&quot;00487BB8&quot;/&gt;&lt;wsp:rsid wsp:val=&quot;00490E36&quot;/&gt;&lt;wsp:rsid wsp:val=&quot;00490E71&quot;/&gt;&lt;wsp:rsid wsp:val=&quot;004919A2&quot;/&gt;&lt;wsp:rsid wsp:val=&quot;00491BB0&quot;/&gt;&lt;wsp:rsid wsp:val=&quot;00491DA5&quot;/&gt;&lt;wsp:rsid wsp:val=&quot;00492000&quot;/&gt;&lt;wsp:rsid wsp:val=&quot;0049293E&quot;/&gt;&lt;wsp:rsid wsp:val=&quot;00493EBC&quot;/&gt;&lt;wsp:rsid wsp:val=&quot;00494908&quot;/&gt;&lt;wsp:rsid wsp:val=&quot;00494FCD&quot;/&gt;&lt;wsp:rsid wsp:val=&quot;004950EC&quot;/&gt;&lt;wsp:rsid wsp:val=&quot;00495580&quot;/&gt;&lt;wsp:rsid wsp:val=&quot;00497CB7&quot;/&gt;&lt;wsp:rsid wsp:val=&quot;00497CD1&quot;/&gt;&lt;wsp:rsid wsp:val=&quot;004A0D24&quot;/&gt;&lt;wsp:rsid wsp:val=&quot;004A1D03&quot;/&gt;&lt;wsp:rsid wsp:val=&quot;004A24FD&quot;/&gt;&lt;wsp:rsid wsp:val=&quot;004A3B42&quot;/&gt;&lt;wsp:rsid wsp:val=&quot;004A41AA&quot;/&gt;&lt;wsp:rsid wsp:val=&quot;004A6B32&quot;/&gt;&lt;wsp:rsid wsp:val=&quot;004A7E47&quot;/&gt;&lt;wsp:rsid wsp:val=&quot;004B1512&quot;/&gt;&lt;wsp:rsid wsp:val=&quot;004B425A&quot;/&gt;&lt;wsp:rsid wsp:val=&quot;004B546C&quot;/&gt;&lt;wsp:rsid wsp:val=&quot;004B598B&quot;/&gt;&lt;wsp:rsid wsp:val=&quot;004B674B&quot;/&gt;&lt;wsp:rsid wsp:val=&quot;004B7024&quot;/&gt;&lt;wsp:rsid wsp:val=&quot;004B7879&quot;/&gt;&lt;wsp:rsid wsp:val=&quot;004C0082&quot;/&gt;&lt;wsp:rsid wsp:val=&quot;004C1014&quot;/&gt;&lt;wsp:rsid wsp:val=&quot;004C1BE8&quot;/&gt;&lt;wsp:rsid wsp:val=&quot;004C1F50&quot;/&gt;&lt;wsp:rsid wsp:val=&quot;004C2646&quot;/&gt;&lt;wsp:rsid wsp:val=&quot;004C2F85&quot;/&gt;&lt;wsp:rsid wsp:val=&quot;004C5033&quot;/&gt;&lt;wsp:rsid wsp:val=&quot;004C588E&quot;/&gt;&lt;wsp:rsid wsp:val=&quot;004C5B7C&quot;/&gt;&lt;wsp:rsid wsp:val=&quot;004C5EB8&quot;/&gt;&lt;wsp:rsid wsp:val=&quot;004C6D75&quot;/&gt;&lt;wsp:rsid wsp:val=&quot;004C7687&quot;/&gt;&lt;wsp:rsid wsp:val=&quot;004D1528&quot;/&gt;&lt;wsp:rsid wsp:val=&quot;004D17BD&quot;/&gt;&lt;wsp:rsid wsp:val=&quot;004D27E8&quot;/&gt;&lt;wsp:rsid wsp:val=&quot;004D2E46&quot;/&gt;&lt;wsp:rsid wsp:val=&quot;004D4FC4&quot;/&gt;&lt;wsp:rsid wsp:val=&quot;004D51D8&quot;/&gt;&lt;wsp:rsid wsp:val=&quot;004D5439&quot;/&gt;&lt;wsp:rsid wsp:val=&quot;004D61F9&quot;/&gt;&lt;wsp:rsid wsp:val=&quot;004D642B&quot;/&gt;&lt;wsp:rsid wsp:val=&quot;004D6B1C&quot;/&gt;&lt;wsp:rsid wsp:val=&quot;004D717F&quot;/&gt;&lt;wsp:rsid wsp:val=&quot;004E0355&quot;/&gt;&lt;wsp:rsid wsp:val=&quot;004E0506&quot;/&gt;&lt;wsp:rsid wsp:val=&quot;004E1F1A&quot;/&gt;&lt;wsp:rsid wsp:val=&quot;004E2490&quot;/&gt;&lt;wsp:rsid wsp:val=&quot;004E352F&quot;/&gt;&lt;wsp:rsid wsp:val=&quot;004E382E&quot;/&gt;&lt;wsp:rsid wsp:val=&quot;004E4D46&quot;/&gt;&lt;wsp:rsid wsp:val=&quot;004E5DFB&quot;/&gt;&lt;wsp:rsid wsp:val=&quot;004E6167&quot;/&gt;&lt;wsp:rsid wsp:val=&quot;004E7C9C&quot;/&gt;&lt;wsp:rsid wsp:val=&quot;004F03C6&quot;/&gt;&lt;wsp:rsid wsp:val=&quot;004F0B25&quot;/&gt;&lt;wsp:rsid wsp:val=&quot;004F0F07&quot;/&gt;&lt;wsp:rsid wsp:val=&quot;004F145A&quot;/&gt;&lt;wsp:rsid wsp:val=&quot;004F1F83&quot;/&gt;&lt;wsp:rsid wsp:val=&quot;004F2D2E&quot;/&gt;&lt;wsp:rsid wsp:val=&quot;004F35F4&quot;/&gt;&lt;wsp:rsid wsp:val=&quot;004F4A13&quot;/&gt;&lt;wsp:rsid wsp:val=&quot;004F5A52&quot;/&gt;&lt;wsp:rsid wsp:val=&quot;004F5E19&quot;/&gt;&lt;wsp:rsid wsp:val=&quot;004F651D&quot;/&gt;&lt;wsp:rsid wsp:val=&quot;004F7649&quot;/&gt;&lt;wsp:rsid wsp:val=&quot;004F765E&quot;/&gt;&lt;wsp:rsid wsp:val=&quot;00500169&quot;/&gt;&lt;wsp:rsid wsp:val=&quot;005014C3&quot;/&gt;&lt;wsp:rsid wsp:val=&quot;00503357&quot;/&gt;&lt;wsp:rsid wsp:val=&quot;00503969&quot;/&gt;&lt;wsp:rsid wsp:val=&quot;00503F68&quot;/&gt;&lt;wsp:rsid wsp:val=&quot;00504A89&quot;/&gt;&lt;wsp:rsid wsp:val=&quot;00504EDE&quot;/&gt;&lt;wsp:rsid wsp:val=&quot;005060C3&quot;/&gt;&lt;wsp:rsid wsp:val=&quot;00506588&quot;/&gt;&lt;wsp:rsid wsp:val=&quot;005077E4&quot;/&gt;&lt;wsp:rsid wsp:val=&quot;00507D55&quot;/&gt;&lt;wsp:rsid wsp:val=&quot;0051024A&quot;/&gt;&lt;wsp:rsid wsp:val=&quot;0051057A&quot;/&gt;&lt;wsp:rsid wsp:val=&quot;00511785&quot;/&gt;&lt;wsp:rsid wsp:val=&quot;005144C2&quot;/&gt;&lt;wsp:rsid wsp:val=&quot;0051551E&quot;/&gt;&lt;wsp:rsid wsp:val=&quot;005237BA&quot;/&gt;&lt;wsp:rsid wsp:val=&quot;00523BE9&quot;/&gt;&lt;wsp:rsid wsp:val=&quot;00523FD1&quot;/&gt;&lt;wsp:rsid wsp:val=&quot;0052490C&quot;/&gt;&lt;wsp:rsid wsp:val=&quot;00527DD2&quot;/&gt;&lt;wsp:rsid wsp:val=&quot;00530680&quot;/&gt;&lt;wsp:rsid wsp:val=&quot;0053115D&quot;/&gt;&lt;wsp:rsid wsp:val=&quot;00532AD2&quot;/&gt;&lt;wsp:rsid wsp:val=&quot;00532C13&quot;/&gt;&lt;wsp:rsid wsp:val=&quot;00532E03&quot;/&gt;&lt;wsp:rsid wsp:val=&quot;00533587&quot;/&gt;&lt;wsp:rsid wsp:val=&quot;00533A6D&quot;/&gt;&lt;wsp:rsid wsp:val=&quot;00535853&quot;/&gt;&lt;wsp:rsid wsp:val=&quot;00536CA6&quot;/&gt;&lt;wsp:rsid wsp:val=&quot;00537E99&quot;/&gt;&lt;wsp:rsid wsp:val=&quot;005410C6&quot;/&gt;&lt;wsp:rsid wsp:val=&quot;005420D7&quot;/&gt;&lt;wsp:rsid wsp:val=&quot;00542C73&quot;/&gt;&lt;wsp:rsid wsp:val=&quot;00544E17&quot;/&gt;&lt;wsp:rsid wsp:val=&quot;00544FBE&quot;/&gt;&lt;wsp:rsid wsp:val=&quot;005462D6&quot;/&gt;&lt;wsp:rsid wsp:val=&quot;00547FAC&quot;/&gt;&lt;wsp:rsid wsp:val=&quot;00552DE5&quot;/&gt;&lt;wsp:rsid wsp:val=&quot;00552EB2&quot;/&gt;&lt;wsp:rsid wsp:val=&quot;00554BB5&quot;/&gt;&lt;wsp:rsid wsp:val=&quot;00554D8A&quot;/&gt;&lt;wsp:rsid wsp:val=&quot;00555335&quot;/&gt;&lt;wsp:rsid wsp:val=&quot;00556239&quot;/&gt;&lt;wsp:rsid wsp:val=&quot;0055658D&quot;/&gt;&lt;wsp:rsid wsp:val=&quot;005608D8&quot;/&gt;&lt;wsp:rsid wsp:val=&quot;00560984&quot;/&gt;&lt;wsp:rsid wsp:val=&quot;00560F67&quot;/&gt;&lt;wsp:rsid wsp:val=&quot;00561E9C&quot;/&gt;&lt;wsp:rsid wsp:val=&quot;005620F2&quot;/&gt;&lt;wsp:rsid wsp:val=&quot;00563F1C&quot;/&gt;&lt;wsp:rsid wsp:val=&quot;00564F81&quot;/&gt;&lt;wsp:rsid wsp:val=&quot;005718D7&quot;/&gt;&lt;wsp:rsid wsp:val=&quot;00571D57&quot;/&gt;&lt;wsp:rsid wsp:val=&quot;0057222F&quot;/&gt;&lt;wsp:rsid wsp:val=&quot;00572BB2&quot;/&gt;&lt;wsp:rsid wsp:val=&quot;0057621F&quot;/&gt;&lt;wsp:rsid wsp:val=&quot;00576632&quot;/&gt;&lt;wsp:rsid wsp:val=&quot;005819B2&quot;/&gt;&lt;wsp:rsid wsp:val=&quot;00581C82&quot;/&gt;&lt;wsp:rsid wsp:val=&quot;00581DEB&quot;/&gt;&lt;wsp:rsid wsp:val=&quot;00582089&quot;/&gt;&lt;wsp:rsid wsp:val=&quot;005827BD&quot;/&gt;&lt;wsp:rsid wsp:val=&quot;00583B2D&quot;/&gt;&lt;wsp:rsid wsp:val=&quot;005857B0&quot;/&gt;&lt;wsp:rsid wsp:val=&quot;00585B7F&quot;/&gt;&lt;wsp:rsid wsp:val=&quot;00585E06&quot;/&gt;&lt;wsp:rsid wsp:val=&quot;00586386&quot;/&gt;&lt;wsp:rsid wsp:val=&quot;0058647A&quot;/&gt;&lt;wsp:rsid wsp:val=&quot;005865AC&quot;/&gt;&lt;wsp:rsid wsp:val=&quot;00590321&quot;/&gt;&lt;wsp:rsid wsp:val=&quot;0059068D&quot;/&gt;&lt;wsp:rsid wsp:val=&quot;00590990&quot;/&gt;&lt;wsp:rsid wsp:val=&quot;005910D8&quot;/&gt;&lt;wsp:rsid wsp:val=&quot;00591F3E&quot;/&gt;&lt;wsp:rsid wsp:val=&quot;00592121&quot;/&gt;&lt;wsp:rsid wsp:val=&quot;0059387C&quot;/&gt;&lt;wsp:rsid wsp:val=&quot;0059501B&quot;/&gt;&lt;wsp:rsid wsp:val=&quot;0059545B&quot;/&gt;&lt;wsp:rsid wsp:val=&quot;005A2560&quot;/&gt;&lt;wsp:rsid wsp:val=&quot;005A3607&quot;/&gt;&lt;wsp:rsid wsp:val=&quot;005A4426&quot;/&gt;&lt;wsp:rsid wsp:val=&quot;005A589A&quot;/&gt;&lt;wsp:rsid wsp:val=&quot;005B0598&quot;/&gt;&lt;wsp:rsid wsp:val=&quot;005B2A92&quot;/&gt;&lt;wsp:rsid wsp:val=&quot;005B310E&quot;/&gt;&lt;wsp:rsid wsp:val=&quot;005B35E8&quot;/&gt;&lt;wsp:rsid wsp:val=&quot;005B3C74&quot;/&gt;&lt;wsp:rsid wsp:val=&quot;005B472F&quot;/&gt;&lt;wsp:rsid wsp:val=&quot;005B4930&quot;/&gt;&lt;wsp:rsid wsp:val=&quot;005B4F4D&quot;/&gt;&lt;wsp:rsid wsp:val=&quot;005B79B2&quot;/&gt;&lt;wsp:rsid wsp:val=&quot;005B7D0F&quot;/&gt;&lt;wsp:rsid wsp:val=&quot;005C0CAD&quot;/&gt;&lt;wsp:rsid wsp:val=&quot;005C0D62&quot;/&gt;&lt;wsp:rsid wsp:val=&quot;005C1886&quot;/&gt;&lt;wsp:rsid wsp:val=&quot;005C1DB7&quot;/&gt;&lt;wsp:rsid wsp:val=&quot;005C34F8&quot;/&gt;&lt;wsp:rsid wsp:val=&quot;005C41A4&quot;/&gt;&lt;wsp:rsid wsp:val=&quot;005C424F&quot;/&gt;&lt;wsp:rsid wsp:val=&quot;005C4989&quot;/&gt;&lt;wsp:rsid wsp:val=&quot;005C4B8A&quot;/&gt;&lt;wsp:rsid wsp:val=&quot;005C7616&quot;/&gt;&lt;wsp:rsid wsp:val=&quot;005C78CA&quot;/&gt;&lt;wsp:rsid wsp:val=&quot;005D0954&quot;/&gt;&lt;wsp:rsid wsp:val=&quot;005D0A4F&quot;/&gt;&lt;wsp:rsid wsp:val=&quot;005D0DF2&quot;/&gt;&lt;wsp:rsid wsp:val=&quot;005D1890&quot;/&gt;&lt;wsp:rsid wsp:val=&quot;005D2482&quot;/&gt;&lt;wsp:rsid wsp:val=&quot;005D5784&quot;/&gt;&lt;wsp:rsid wsp:val=&quot;005D6B9D&quot;/&gt;&lt;wsp:rsid wsp:val=&quot;005D701A&quot;/&gt;&lt;wsp:rsid wsp:val=&quot;005E13BA&quot;/&gt;&lt;wsp:rsid wsp:val=&quot;005E2581&quot;/&gt;&lt;wsp:rsid wsp:val=&quot;005E3282&quot;/&gt;&lt;wsp:rsid wsp:val=&quot;005E355C&quot;/&gt;&lt;wsp:rsid wsp:val=&quot;005E45CD&quot;/&gt;&lt;wsp:rsid wsp:val=&quot;005E50E5&quot;/&gt;&lt;wsp:rsid wsp:val=&quot;005E5239&quot;/&gt;&lt;wsp:rsid wsp:val=&quot;005E7F57&quot;/&gt;&lt;wsp:rsid wsp:val=&quot;005F031E&quot;/&gt;&lt;wsp:rsid wsp:val=&quot;005F0714&quot;/&gt;&lt;wsp:rsid wsp:val=&quot;005F389A&quot;/&gt;&lt;wsp:rsid wsp:val=&quot;005F3BB5&quot;/&gt;&lt;wsp:rsid wsp:val=&quot;005F45B3&quot;/&gt;&lt;wsp:rsid wsp:val=&quot;005F47F6&quot;/&gt;&lt;wsp:rsid wsp:val=&quot;005F5B5E&quot;/&gt;&lt;wsp:rsid wsp:val=&quot;005F7528&quot;/&gt;&lt;wsp:rsid wsp:val=&quot;005F7973&quot;/&gt;&lt;wsp:rsid wsp:val=&quot;005FB855&quot;/&gt;&lt;wsp:rsid wsp:val=&quot;006003DC&quot;/&gt;&lt;wsp:rsid wsp:val=&quot;00600632&quot;/&gt;&lt;wsp:rsid wsp:val=&quot;0060070D&quot;/&gt;&lt;wsp:rsid wsp:val=&quot;00600DD1&quot;/&gt;&lt;wsp:rsid wsp:val=&quot;00601A94&quot;/&gt;&lt;wsp:rsid wsp:val=&quot;00603518&quot;/&gt;&lt;wsp:rsid wsp:val=&quot;00604217&quot;/&gt;&lt;wsp:rsid wsp:val=&quot;00605BA0&quot;/&gt;&lt;wsp:rsid wsp:val=&quot;00605CDF&quot;/&gt;&lt;wsp:rsid wsp:val=&quot;006060A9&quot;/&gt;&lt;wsp:rsid wsp:val=&quot;00607E88&quot;/&gt;&lt;wsp:rsid wsp:val=&quot;0060F02E&quot;/&gt;&lt;wsp:rsid wsp:val=&quot;00611591&quot;/&gt;&lt;wsp:rsid wsp:val=&quot;00612140&quot;/&gt;&lt;wsp:rsid wsp:val=&quot;00613240&quot;/&gt;&lt;wsp:rsid wsp:val=&quot;00614ABD&quot;/&gt;&lt;wsp:rsid wsp:val=&quot;00615505&quot;/&gt;&lt;wsp:rsid wsp:val=&quot;0061673D&quot;/&gt;&lt;wsp:rsid wsp:val=&quot;00620A85&quot;/&gt;&lt;wsp:rsid wsp:val=&quot;00620BC4&quot;/&gt;&lt;wsp:rsid wsp:val=&quot;00620BD8&quot;/&gt;&lt;wsp:rsid wsp:val=&quot;0062127F&quot;/&gt;&lt;wsp:rsid wsp:val=&quot;006241E4&quot;/&gt;&lt;wsp:rsid wsp:val=&quot;00624A9E&quot;/&gt;&lt;wsp:rsid wsp:val=&quot;00624ADE&quot;/&gt;&lt;wsp:rsid wsp:val=&quot;00625B26&quot;/&gt;&lt;wsp:rsid wsp:val=&quot;00627A13&quot;/&gt;&lt;wsp:rsid wsp:val=&quot;00627C86&quot;/&gt;&lt;wsp:rsid wsp:val=&quot;00631891&quot;/&gt;&lt;wsp:rsid wsp:val=&quot;00632EFB&quot;/&gt;&lt;wsp:rsid wsp:val=&quot;00633A91&quot;/&gt;&lt;wsp:rsid wsp:val=&quot;00634A89&quot;/&gt;&lt;wsp:rsid wsp:val=&quot;0063500C&quot;/&gt;&lt;wsp:rsid wsp:val=&quot;00636780&quot;/&gt;&lt;wsp:rsid wsp:val=&quot;00636D82&quot;/&gt;&lt;wsp:rsid wsp:val=&quot;006375A4&quot;/&gt;&lt;wsp:rsid wsp:val=&quot;006378CD&quot;/&gt;&lt;wsp:rsid wsp:val=&quot;0064039B&quot;/&gt;&lt;wsp:rsid wsp:val=&quot;00641AC9&quot;/&gt;&lt;wsp:rsid wsp:val=&quot;006423B0&quot;/&gt;&lt;wsp:rsid wsp:val=&quot;00642AB3&quot;/&gt;&lt;wsp:rsid wsp:val=&quot;00642FAE&quot;/&gt;&lt;wsp:rsid wsp:val=&quot;00643FD7&quot;/&gt;&lt;wsp:rsid wsp:val=&quot;00644D02&quot;/&gt;&lt;wsp:rsid wsp:val=&quot;00645588&quot;/&gt;&lt;wsp:rsid wsp:val=&quot;006479B4&quot;/&gt;&lt;wsp:rsid wsp:val=&quot;006507B2&quot;/&gt;&lt;wsp:rsid wsp:val=&quot;00650D4B&quot;/&gt;&lt;wsp:rsid wsp:val=&quot;00650E21&quot;/&gt;&lt;wsp:rsid wsp:val=&quot;006515C4&quot;/&gt;&lt;wsp:rsid wsp:val=&quot;00653016&quot;/&gt;&lt;wsp:rsid wsp:val=&quot;00653941&quot;/&gt;&lt;wsp:rsid wsp:val=&quot;00653B4A&quot;/&gt;&lt;wsp:rsid wsp:val=&quot;0065555F&quot;/&gt;&lt;wsp:rsid wsp:val=&quot;0065639E&quot;/&gt;&lt;wsp:rsid wsp:val=&quot;006571EF&quot;/&gt;&lt;wsp:rsid wsp:val=&quot;0065753F&quot;/&gt;&lt;wsp:rsid wsp:val=&quot;0066003F&quot;/&gt;&lt;wsp:rsid wsp:val=&quot;0066044F&quot;/&gt;&lt;wsp:rsid wsp:val=&quot;00660B9C&quot;/&gt;&lt;wsp:rsid wsp:val=&quot;006617B5&quot;/&gt;&lt;wsp:rsid wsp:val=&quot;00661D27&quot;/&gt;&lt;wsp:rsid wsp:val=&quot;00662905&quot;/&gt;&lt;wsp:rsid wsp:val=&quot;0066328C&quot;/&gt;&lt;wsp:rsid wsp:val=&quot;00663B50&quot;/&gt;&lt;wsp:rsid wsp:val=&quot;006647A4&quot;/&gt;&lt;wsp:rsid wsp:val=&quot;006652CB&quot;/&gt;&lt;wsp:rsid wsp:val=&quot;00665B19&quot;/&gt;&lt;wsp:rsid wsp:val=&quot;00666EB9&quot;/&gt;&lt;wsp:rsid wsp:val=&quot;00670343&quot;/&gt;&lt;wsp:rsid wsp:val=&quot;006710B2&quot;/&gt;&lt;wsp:rsid wsp:val=&quot;0067119D&quot;/&gt;&lt;wsp:rsid wsp:val=&quot;0067206E&quot;/&gt;&lt;wsp:rsid wsp:val=&quot;00672CFE&quot;/&gt;&lt;wsp:rsid wsp:val=&quot;0067326E&quot;/&gt;&lt;wsp:rsid wsp:val=&quot;00673BBC&quot;/&gt;&lt;wsp:rsid wsp:val=&quot;00673D7E&quot;/&gt;&lt;wsp:rsid wsp:val=&quot;00673EDC&quot;/&gt;&lt;wsp:rsid wsp:val=&quot;00674236&quot;/&gt;&lt;wsp:rsid wsp:val=&quot;0067443F&quot;/&gt;&lt;wsp:rsid wsp:val=&quot;00674C9F&quot;/&gt;&lt;wsp:rsid wsp:val=&quot;00675F3E&quot;/&gt;&lt;wsp:rsid wsp:val=&quot;0067623C&quot;/&gt;&lt;wsp:rsid wsp:val=&quot;00676C63&quot;/&gt;&lt;wsp:rsid wsp:val=&quot;0068020C&quot;/&gt;&lt;wsp:rsid wsp:val=&quot;006818D6&quot;/&gt;&lt;wsp:rsid wsp:val=&quot;006823C7&quot;/&gt;&lt;wsp:rsid wsp:val=&quot;0068242C&quot;/&gt;&lt;wsp:rsid wsp:val=&quot;006830EF&quot;/&gt;&lt;wsp:rsid wsp:val=&quot;006844DD&quot;/&gt;&lt;wsp:rsid wsp:val=&quot;0068599E&quot;/&gt;&lt;wsp:rsid wsp:val=&quot;00686525&quot;/&gt;&lt;wsp:rsid wsp:val=&quot;00686667&quot;/&gt;&lt;wsp:rsid wsp:val=&quot;00686D05&quot;/&gt;&lt;wsp:rsid wsp:val=&quot;006905BA&quot;/&gt;&lt;wsp:rsid wsp:val=&quot;00691387&quot;/&gt;&lt;wsp:rsid wsp:val=&quot;006924A1&quot;/&gt;&lt;wsp:rsid wsp:val=&quot;00692AF4&quot;/&gt;&lt;wsp:rsid wsp:val=&quot;00694400&quot;/&gt;&lt;wsp:rsid wsp:val=&quot;00694BD3&quot;/&gt;&lt;wsp:rsid wsp:val=&quot;00694F22&quot;/&gt;&lt;wsp:rsid wsp:val=&quot;006959AB&quot;/&gt;&lt;wsp:rsid wsp:val=&quot;00695F1E&quot;/&gt;&lt;wsp:rsid wsp:val=&quot;006960DB&quot;/&gt;&lt;wsp:rsid wsp:val=&quot;0069618C&quot;/&gt;&lt;wsp:rsid wsp:val=&quot;006A3450&quot;/&gt;&lt;wsp:rsid wsp:val=&quot;006A44FB&quot;/&gt;&lt;wsp:rsid wsp:val=&quot;006A498C&quot;/&gt;&lt;wsp:rsid wsp:val=&quot;006A528D&quot;/&gt;&lt;wsp:rsid wsp:val=&quot;006A53AE&quot;/&gt;&lt;wsp:rsid wsp:val=&quot;006A53F4&quot;/&gt;&lt;wsp:rsid wsp:val=&quot;006A57E7&quot;/&gt;&lt;wsp:rsid wsp:val=&quot;006A5CD1&quot;/&gt;&lt;wsp:rsid wsp:val=&quot;006A659A&quot;/&gt;&lt;wsp:rsid wsp:val=&quot;006B0AE0&quot;/&gt;&lt;wsp:rsid wsp:val=&quot;006B168B&quot;/&gt;&lt;wsp:rsid wsp:val=&quot;006B307E&quot;/&gt;&lt;wsp:rsid wsp:val=&quot;006B38EF&quot;/&gt;&lt;wsp:rsid wsp:val=&quot;006B39A3&quot;/&gt;&lt;wsp:rsid wsp:val=&quot;006B3FA4&quot;/&gt;&lt;wsp:rsid wsp:val=&quot;006B4DD2&quot;/&gt;&lt;wsp:rsid wsp:val=&quot;006B5F14&quot;/&gt;&lt;wsp:rsid wsp:val=&quot;006B629C&quot;/&gt;&lt;wsp:rsid wsp:val=&quot;006B68F0&quot;/&gt;&lt;wsp:rsid wsp:val=&quot;006B6FA6&quot;/&gt;&lt;wsp:rsid wsp:val=&quot;006B7192&quot;/&gt;&lt;wsp:rsid wsp:val=&quot;006B729F&quot;/&gt;&lt;wsp:rsid wsp:val=&quot;006B78AF&quot;/&gt;&lt;wsp:rsid wsp:val=&quot;006B7AD4&quot;/&gt;&lt;wsp:rsid wsp:val=&quot;006B7F82&quot;/&gt;&lt;wsp:rsid wsp:val=&quot;006C1A58&quot;/&gt;&lt;wsp:rsid wsp:val=&quot;006C23CB&quot;/&gt;&lt;wsp:rsid wsp:val=&quot;006C4AE6&quot;/&gt;&lt;wsp:rsid wsp:val=&quot;006C5E1D&quot;/&gt;&lt;wsp:rsid wsp:val=&quot;006C5EC5&quot;/&gt;&lt;wsp:rsid wsp:val=&quot;006C5F13&quot;/&gt;&lt;wsp:rsid wsp:val=&quot;006C7439&quot;/&gt;&lt;wsp:rsid wsp:val=&quot;006C7520&quot;/&gt;&lt;wsp:rsid wsp:val=&quot;006D02A6&quot;/&gt;&lt;wsp:rsid wsp:val=&quot;006D1528&quot;/&gt;&lt;wsp:rsid wsp:val=&quot;006D156F&quot;/&gt;&lt;wsp:rsid wsp:val=&quot;006D1A3D&quot;/&gt;&lt;wsp:rsid wsp:val=&quot;006D3FD4&quot;/&gt;&lt;wsp:rsid wsp:val=&quot;006D44E7&quot;/&gt;&lt;wsp:rsid wsp:val=&quot;006D459C&quot;/&gt;&lt;wsp:rsid wsp:val=&quot;006D495A&quot;/&gt;&lt;wsp:rsid wsp:val=&quot;006D5994&quot;/&gt;&lt;wsp:rsid wsp:val=&quot;006D5B9F&quot;/&gt;&lt;wsp:rsid wsp:val=&quot;006D75F4&quot;/&gt;&lt;wsp:rsid wsp:val=&quot;006D7B63&quot;/&gt;&lt;wsp:rsid wsp:val=&quot;006E02F5&quot;/&gt;&lt;wsp:rsid wsp:val=&quot;006E0B74&quot;/&gt;&lt;wsp:rsid wsp:val=&quot;006E185E&quot;/&gt;&lt;wsp:rsid wsp:val=&quot;006E19A1&quot;/&gt;&lt;wsp:rsid wsp:val=&quot;006E1BF5&quot;/&gt;&lt;wsp:rsid wsp:val=&quot;006E1CA3&quot;/&gt;&lt;wsp:rsid wsp:val=&quot;006E203A&quot;/&gt;&lt;wsp:rsid wsp:val=&quot;006E3833&quot;/&gt;&lt;wsp:rsid wsp:val=&quot;006E42E4&quot;/&gt;&lt;wsp:rsid wsp:val=&quot;006E5246&quot;/&gt;&lt;wsp:rsid wsp:val=&quot;006E5252&quot;/&gt;&lt;wsp:rsid wsp:val=&quot;006E76A1&quot;/&gt;&lt;wsp:rsid wsp:val=&quot;006E7916&quot;/&gt;&lt;wsp:rsid wsp:val=&quot;006F0286&quot;/&gt;&lt;wsp:rsid wsp:val=&quot;006F0C9F&quot;/&gt;&lt;wsp:rsid wsp:val=&quot;006F20FD&quot;/&gt;&lt;wsp:rsid wsp:val=&quot;006F4728&quot;/&gt;&lt;wsp:rsid wsp:val=&quot;006F6C2B&quot;/&gt;&lt;wsp:rsid wsp:val=&quot;006F6DCE&quot;/&gt;&lt;wsp:rsid wsp:val=&quot;006F772C&quot;/&gt;&lt;wsp:rsid wsp:val=&quot;006F7DC2&quot;/&gt;&lt;wsp:rsid wsp:val=&quot;00700212&quot;/&gt;&lt;wsp:rsid wsp:val=&quot;00700966&quot;/&gt;&lt;wsp:rsid wsp:val=&quot;00701136&quot;/&gt;&lt;wsp:rsid wsp:val=&quot;007011D7&quot;/&gt;&lt;wsp:rsid wsp:val=&quot;0070194D&quot;/&gt;&lt;wsp:rsid wsp:val=&quot;0070279B&quot;/&gt;&lt;wsp:rsid wsp:val=&quot;0070351A&quot;/&gt;&lt;wsp:rsid wsp:val=&quot;00706322&quot;/&gt;&lt;wsp:rsid wsp:val=&quot;00706F11&quot;/&gt;&lt;wsp:rsid wsp:val=&quot;007073D6&quot;/&gt;&lt;wsp:rsid wsp:val=&quot;00707827&quot;/&gt;&lt;wsp:rsid wsp:val=&quot;00710886&quot;/&gt;&lt;wsp:rsid wsp:val=&quot;007114CF&quot;/&gt;&lt;wsp:rsid wsp:val=&quot;007115BE&quot;/&gt;&lt;wsp:rsid wsp:val=&quot;00711CEA&quot;/&gt;&lt;wsp:rsid wsp:val=&quot;00712A1E&quot;/&gt;&lt;wsp:rsid wsp:val=&quot;00714398&quot;/&gt;&lt;wsp:rsid wsp:val=&quot;007165D5&quot;/&gt;&lt;wsp:rsid wsp:val=&quot;00716A3E&quot;/&gt;&lt;wsp:rsid wsp:val=&quot;00717798&quot;/&gt;&lt;wsp:rsid wsp:val=&quot;007200A1&quot;/&gt;&lt;wsp:rsid wsp:val=&quot;00720357&quot;/&gt;&lt;wsp:rsid wsp:val=&quot;007209E3&quot;/&gt;&lt;wsp:rsid wsp:val=&quot;007211DF&quot;/&gt;&lt;wsp:rsid wsp:val=&quot;00722978&quot;/&gt;&lt;wsp:rsid wsp:val=&quot;00723161&quot;/&gt;&lt;wsp:rsid wsp:val=&quot;00723B96&quot;/&gt;&lt;wsp:rsid wsp:val=&quot;00724DEF&quot;/&gt;&lt;wsp:rsid wsp:val=&quot;00724F81&quot;/&gt;&lt;wsp:rsid wsp:val=&quot;0072591D&quot;/&gt;&lt;wsp:rsid wsp:val=&quot;00725ED0&quot;/&gt;&lt;wsp:rsid wsp:val=&quot;00726298&quot;/&gt;&lt;wsp:rsid wsp:val=&quot;007273AE&quot;/&gt;&lt;wsp:rsid wsp:val=&quot;00727569&quot;/&gt;&lt;wsp:rsid wsp:val=&quot;00727A53&quot;/&gt;&lt;wsp:rsid wsp:val=&quot;007308B5&quot;/&gt;&lt;wsp:rsid wsp:val=&quot;00730E1F&quot;/&gt;&lt;wsp:rsid wsp:val=&quot;00730F60&quot;/&gt;&lt;wsp:rsid wsp:val=&quot;00731029&quot;/&gt;&lt;wsp:rsid wsp:val=&quot;0073117F&quot;/&gt;&lt;wsp:rsid wsp:val=&quot;007314ED&quot;/&gt;&lt;wsp:rsid wsp:val=&quot;00731DAF&quot;/&gt;&lt;wsp:rsid wsp:val=&quot;007325B7&quot;/&gt;&lt;wsp:rsid wsp:val=&quot;00733CF6&quot;/&gt;&lt;wsp:rsid wsp:val=&quot;007348BF&quot;/&gt;&lt;wsp:rsid wsp:val=&quot;00734E55&quot;/&gt;&lt;wsp:rsid wsp:val=&quot;00736288&quot;/&gt;&lt;wsp:rsid wsp:val=&quot;00736BE6&quot;/&gt;&lt;wsp:rsid wsp:val=&quot;00737981&quot;/&gt;&lt;wsp:rsid wsp:val=&quot;00740995&quot;/&gt;&lt;wsp:rsid wsp:val=&quot;007417D3&quot;/&gt;&lt;wsp:rsid wsp:val=&quot;007426D3&quot;/&gt;&lt;wsp:rsid wsp:val=&quot;00742E97&quot;/&gt;&lt;wsp:rsid wsp:val=&quot;00743FE0&quot;/&gt;&lt;wsp:rsid wsp:val=&quot;00744EE0&quot;/&gt;&lt;wsp:rsid wsp:val=&quot;007468C7&quot;/&gt;&lt;wsp:rsid wsp:val=&quot;00750EE3&quot;/&gt;&lt;wsp:rsid wsp:val=&quot;007510E7&quot;/&gt;&lt;wsp:rsid wsp:val=&quot;00751F3F&quot;/&gt;&lt;wsp:rsid wsp:val=&quot;00752FB6&quot;/&gt;&lt;wsp:rsid wsp:val=&quot;00753294&quot;/&gt;&lt;wsp:rsid wsp:val=&quot;00753549&quot;/&gt;&lt;wsp:rsid wsp:val=&quot;007536EF&quot;/&gt;&lt;wsp:rsid wsp:val=&quot;00753BCA&quot;/&gt;&lt;wsp:rsid wsp:val=&quot;00754245&quot;/&gt;&lt;wsp:rsid wsp:val=&quot;007563BD&quot;/&gt;&lt;wsp:rsid wsp:val=&quot;007566F2&quot;/&gt;&lt;wsp:rsid wsp:val=&quot;00756B77&quot;/&gt;&lt;wsp:rsid wsp:val=&quot;00756EB1&quot;/&gt;&lt;wsp:rsid wsp:val=&quot;0076091E&quot;/&gt;&lt;wsp:rsid wsp:val=&quot;00760E72&quot;/&gt;&lt;wsp:rsid wsp:val=&quot;0076141A&quot;/&gt;&lt;wsp:rsid wsp:val=&quot;00761662&quot;/&gt;&lt;wsp:rsid wsp:val=&quot;00762A9D&quot;/&gt;&lt;wsp:rsid wsp:val=&quot;00764669&quot;/&gt;&lt;wsp:rsid wsp:val=&quot;00765116&quot;/&gt;&lt;wsp:rsid wsp:val=&quot;007667AD&quot;/&gt;&lt;wsp:rsid wsp:val=&quot;00766F79&quot;/&gt;&lt;wsp:rsid wsp:val=&quot;0076706E&quot;/&gt;&lt;wsp:rsid wsp:val=&quot;007671CF&quot;/&gt;&lt;wsp:rsid wsp:val=&quot;007676C3&quot;/&gt;&lt;wsp:rsid wsp:val=&quot;00770BE8&quot;/&gt;&lt;wsp:rsid wsp:val=&quot;00770C24&quot;/&gt;&lt;wsp:rsid wsp:val=&quot;00770F15&quot;/&gt;&lt;wsp:rsid wsp:val=&quot;00771A9A&quot;/&gt;&lt;wsp:rsid wsp:val=&quot;00771E1F&quot;/&gt;&lt;wsp:rsid wsp:val=&quot;007723E7&quot;/&gt;&lt;wsp:rsid wsp:val=&quot;0077305C&quot;/&gt;&lt;wsp:rsid wsp:val=&quot;007735AB&quot;/&gt;&lt;wsp:rsid wsp:val=&quot;007738E3&quot;/&gt;&lt;wsp:rsid wsp:val=&quot;00773AC7&quot;/&gt;&lt;wsp:rsid wsp:val=&quot;007758C6&quot;/&gt;&lt;wsp:rsid wsp:val=&quot;007769AA&quot;/&gt;&lt;wsp:rsid wsp:val=&quot;0077EFFA&quot;/&gt;&lt;wsp:rsid wsp:val=&quot;007808D2&quot;/&gt;&lt;wsp:rsid wsp:val=&quot;00781408&quot;/&gt;&lt;wsp:rsid wsp:val=&quot;00781A6B&quot;/&gt;&lt;wsp:rsid wsp:val=&quot;00781D26&quot;/&gt;&lt;wsp:rsid wsp:val=&quot;00781D57&quot;/&gt;&lt;wsp:rsid wsp:val=&quot;0078338A&quot;/&gt;&lt;wsp:rsid wsp:val=&quot;00783494&quot;/&gt;&lt;wsp:rsid wsp:val=&quot;00784064&quot;/&gt;&lt;wsp:rsid wsp:val=&quot;007846CE&quot;/&gt;&lt;wsp:rsid wsp:val=&quot;00785423&quot;/&gt;&lt;wsp:rsid wsp:val=&quot;007871BA&quot;/&gt;&lt;wsp:rsid wsp:val=&quot;00791DBB&quot;/&gt;&lt;wsp:rsid wsp:val=&quot;00792DE8&quot;/&gt;&lt;wsp:rsid wsp:val=&quot;00793695&quot;/&gt;&lt;wsp:rsid wsp:val=&quot;00794D6A&quot;/&gt;&lt;wsp:rsid wsp:val=&quot;00795BE4&quot;/&gt;&lt;wsp:rsid wsp:val=&quot;00797371&quot;/&gt;&lt;wsp:rsid wsp:val=&quot;007974E5&quot;/&gt;&lt;wsp:rsid wsp:val=&quot;00797877&quot;/&gt;&lt;wsp:rsid wsp:val=&quot;00797F42&quot;/&gt;&lt;wsp:rsid wsp:val=&quot;007A0B86&quot;/&gt;&lt;wsp:rsid wsp:val=&quot;007A2CE9&quot;/&gt;&lt;wsp:rsid wsp:val=&quot;007A333C&quot;/&gt;&lt;wsp:rsid wsp:val=&quot;007A3587&quot;/&gt;&lt;wsp:rsid wsp:val=&quot;007A4A94&quot;/&gt;&lt;wsp:rsid wsp:val=&quot;007A4CDD&quot;/&gt;&lt;wsp:rsid wsp:val=&quot;007A53E9&quot;/&gt;&lt;wsp:rsid wsp:val=&quot;007A6F71&quot;/&gt;&lt;wsp:rsid wsp:val=&quot;007B00D6&quot;/&gt;&lt;wsp:rsid wsp:val=&quot;007B0610&quot;/&gt;&lt;wsp:rsid wsp:val=&quot;007B06DE&quot;/&gt;&lt;wsp:rsid wsp:val=&quot;007B112C&quot;/&gt;&lt;wsp:rsid wsp:val=&quot;007B192E&quot;/&gt;&lt;wsp:rsid wsp:val=&quot;007B1F6D&quot;/&gt;&lt;wsp:rsid wsp:val=&quot;007B232F&quot;/&gt;&lt;wsp:rsid wsp:val=&quot;007B3813&quot;/&gt;&lt;wsp:rsid wsp:val=&quot;007B5231&quot;/&gt;&lt;wsp:rsid wsp:val=&quot;007B5719&quot;/&gt;&lt;wsp:rsid wsp:val=&quot;007B6D0E&quot;/&gt;&lt;wsp:rsid wsp:val=&quot;007B6E11&quot;/&gt;&lt;wsp:rsid wsp:val=&quot;007B6EB6&quot;/&gt;&lt;wsp:rsid wsp:val=&quot;007C0A68&quot;/&gt;&lt;wsp:rsid wsp:val=&quot;007C0AA8&quot;/&gt;&lt;wsp:rsid wsp:val=&quot;007C27AA&quot;/&gt;&lt;wsp:rsid wsp:val=&quot;007C3461&quot;/&gt;&lt;wsp:rsid wsp:val=&quot;007C3F23&quot;/&gt;&lt;wsp:rsid wsp:val=&quot;007C441B&quot;/&gt;&lt;wsp:rsid wsp:val=&quot;007C4873&quot;/&gt;&lt;wsp:rsid wsp:val=&quot;007C773F&quot;/&gt;&lt;wsp:rsid wsp:val=&quot;007D027D&quot;/&gt;&lt;wsp:rsid wsp:val=&quot;007D13F7&quot;/&gt;&lt;wsp:rsid wsp:val=&quot;007D1815&quot;/&gt;&lt;wsp:rsid wsp:val=&quot;007D1BF8&quot;/&gt;&lt;wsp:rsid wsp:val=&quot;007D27DC&quot;/&gt;&lt;wsp:rsid wsp:val=&quot;007D2A66&quot;/&gt;&lt;wsp:rsid wsp:val=&quot;007D61BC&quot;/&gt;&lt;wsp:rsid wsp:val=&quot;007D6FC0&quot;/&gt;&lt;wsp:rsid wsp:val=&quot;007D7B25&quot;/&gt;&lt;wsp:rsid wsp:val=&quot;007DB92A&quot;/&gt;&lt;wsp:rsid wsp:val=&quot;007E1965&quot;/&gt;&lt;wsp:rsid wsp:val=&quot;007E1CA5&quot;/&gt;&lt;wsp:rsid wsp:val=&quot;007E2610&quot;/&gt;&lt;wsp:rsid wsp:val=&quot;007E2A78&quot;/&gt;&lt;wsp:rsid wsp:val=&quot;007E2FE5&quot;/&gt;&lt;wsp:rsid wsp:val=&quot;007E422B&quot;/&gt;&lt;wsp:rsid wsp:val=&quot;007E4891&quot;/&gt;&lt;wsp:rsid wsp:val=&quot;007E518D&quot;/&gt;&lt;wsp:rsid wsp:val=&quot;007E5BE4&quot;/&gt;&lt;wsp:rsid wsp:val=&quot;007E63B2&quot;/&gt;&lt;wsp:rsid wsp:val=&quot;007E6FD6&quot;/&gt;&lt;wsp:rsid wsp:val=&quot;007EA3E6&quot;/&gt;&lt;wsp:rsid wsp:val=&quot;007F01DE&quot;/&gt;&lt;wsp:rsid wsp:val=&quot;007F0B7A&quot;/&gt;&lt;wsp:rsid wsp:val=&quot;007F1D1C&quot;/&gt;&lt;wsp:rsid wsp:val=&quot;007F217C&quot;/&gt;&lt;wsp:rsid wsp:val=&quot;007F2C55&quot;/&gt;&lt;wsp:rsid wsp:val=&quot;007F39C5&quot;/&gt;&lt;wsp:rsid wsp:val=&quot;007F436D&quot;/&gt;&lt;wsp:rsid wsp:val=&quot;007F4794&quot;/&gt;&lt;wsp:rsid wsp:val=&quot;007F5ACF&quot;/&gt;&lt;wsp:rsid wsp:val=&quot;007F5E06&quot;/&gt;&lt;wsp:rsid wsp:val=&quot;007F5E19&quot;/&gt;&lt;wsp:rsid wsp:val=&quot;007F6D9D&quot;/&gt;&lt;wsp:rsid wsp:val=&quot;007F7FBB&quot;/&gt;&lt;wsp:rsid wsp:val=&quot;008030BF&quot;/&gt;&lt;wsp:rsid wsp:val=&quot;008032A3&quot;/&gt;&lt;wsp:rsid wsp:val=&quot;00803AAD&quot;/&gt;&lt;wsp:rsid wsp:val=&quot;00805223&quot;/&gt;&lt;wsp:rsid wsp:val=&quot;00805260&quot;/&gt;&lt;wsp:rsid wsp:val=&quot;00806C91&quot;/&gt;&lt;wsp:rsid wsp:val=&quot;008071B9&quot;/&gt;&lt;wsp:rsid wsp:val=&quot;008074A3&quot;/&gt;&lt;wsp:rsid wsp:val=&quot;00810A07&quot;/&gt;&lt;wsp:rsid wsp:val=&quot;00813528&quot;/&gt;&lt;wsp:rsid wsp:val=&quot;00813AD2&quot;/&gt;&lt;wsp:rsid wsp:val=&quot;00813E7E&quot;/&gt;&lt;wsp:rsid wsp:val=&quot;008148C4&quot;/&gt;&lt;wsp:rsid wsp:val=&quot;00814D6D&quot;/&gt;&lt;wsp:rsid wsp:val=&quot;00815F23&quot;/&gt;&lt;wsp:rsid wsp:val=&quot;0081721C&quot;/&gt;&lt;wsp:rsid wsp:val=&quot;00817DFB&quot;/&gt;&lt;wsp:rsid wsp:val=&quot;00820017&quot;/&gt;&lt;wsp:rsid wsp:val=&quot;008209CE&quot;/&gt;&lt;wsp:rsid wsp:val=&quot;008209E9&quot;/&gt;&lt;wsp:rsid wsp:val=&quot;00822BEA&quot;/&gt;&lt;wsp:rsid wsp:val=&quot;00824086&quot;/&gt;&lt;wsp:rsid wsp:val=&quot;008242EB&quot;/&gt;&lt;wsp:rsid wsp:val=&quot;00824321&quot;/&gt;&lt;wsp:rsid wsp:val=&quot;00824A4D&quot;/&gt;&lt;wsp:rsid wsp:val=&quot;00825371&quot;/&gt;&lt;wsp:rsid wsp:val=&quot;00826245&quot;/&gt;&lt;wsp:rsid wsp:val=&quot;0082631E&quot;/&gt;&lt;wsp:rsid wsp:val=&quot;00826449&quot;/&gt;&lt;wsp:rsid wsp:val=&quot;00826472&quot;/&gt;&lt;wsp:rsid wsp:val=&quot;00826C3F&quot;/&gt;&lt;wsp:rsid wsp:val=&quot;00826D49&quot;/&gt;&lt;wsp:rsid wsp:val=&quot;00827DC3&quot;/&gt;&lt;wsp:rsid wsp:val=&quot;00827EDA&quot;/&gt;&lt;wsp:rsid wsp:val=&quot;008302BC&quot;/&gt;&lt;wsp:rsid wsp:val=&quot;00831660&quot;/&gt;&lt;wsp:rsid wsp:val=&quot;008324FB&quot;/&gt;&lt;wsp:rsid wsp:val=&quot;00833144&quot;/&gt;&lt;wsp:rsid wsp:val=&quot;008342B7&quot;/&gt;&lt;wsp:rsid wsp:val=&quot;00835AF4&quot;/&gt;&lt;wsp:rsid wsp:val=&quot;00835D7F&quot;/&gt;&lt;wsp:rsid wsp:val=&quot;0084175D&quot;/&gt;&lt;wsp:rsid wsp:val=&quot;00841B26&quot;/&gt;&lt;wsp:rsid wsp:val=&quot;0084377A&quot;/&gt;&lt;wsp:rsid wsp:val=&quot;0084476D&quot;/&gt;&lt;wsp:rsid wsp:val=&quot;0084583E&quot;/&gt;&lt;wsp:rsid wsp:val=&quot;00845A90&quot;/&gt;&lt;wsp:rsid wsp:val=&quot;00851310&quot;/&gt;&lt;wsp:rsid wsp:val=&quot;00851B2B&quot;/&gt;&lt;wsp:rsid wsp:val=&quot;00852919&quot;/&gt;&lt;wsp:rsid wsp:val=&quot;00852D09&quot;/&gt;&lt;wsp:rsid wsp:val=&quot;00853F4F&quot;/&gt;&lt;wsp:rsid wsp:val=&quot;00855A27&quot;/&gt;&lt;wsp:rsid wsp:val=&quot;00856801&quot;/&gt;&lt;wsp:rsid wsp:val=&quot;008571DA&quot;/&gt;&lt;wsp:rsid wsp:val=&quot;00860E5C&quot;/&gt;&lt;wsp:rsid wsp:val=&quot;00860F89&quot;/&gt;&lt;wsp:rsid wsp:val=&quot;0086133C&quot;/&gt;&lt;wsp:rsid wsp:val=&quot;00862E48&quot;/&gt;&lt;wsp:rsid wsp:val=&quot;00863A7A&quot;/&gt;&lt;wsp:rsid wsp:val=&quot;00863C7A&quot;/&gt;&lt;wsp:rsid wsp:val=&quot;00864424&quot;/&gt;&lt;wsp:rsid wsp:val=&quot;00864890&quot;/&gt;&lt;wsp:rsid wsp:val=&quot;0086698E&quot;/&gt;&lt;wsp:rsid wsp:val=&quot;0087043F&quot;/&gt;&lt;wsp:rsid wsp:val=&quot;00871B73&quot;/&gt;&lt;wsp:rsid wsp:val=&quot;00872BE1&quot;/&gt;&lt;wsp:rsid wsp:val=&quot;00873506&quot;/&gt;&lt;wsp:rsid wsp:val=&quot;00873926&quot;/&gt;&lt;wsp:rsid wsp:val=&quot;0087428F&quot;/&gt;&lt;wsp:rsid wsp:val=&quot;008746D8&quot;/&gt;&lt;wsp:rsid wsp:val=&quot;008747DF&quot;/&gt;&lt;wsp:rsid wsp:val=&quot;00874F4C&quot;/&gt;&lt;wsp:rsid wsp:val=&quot;00877004&quot;/&gt;&lt;wsp:rsid wsp:val=&quot;008771D6&quot;/&gt;&lt;wsp:rsid wsp:val=&quot;008773F7&quot;/&gt;&lt;wsp:rsid wsp:val=&quot;00880223&quot;/&gt;&lt;wsp:rsid wsp:val=&quot;00881BA2&quot;/&gt;&lt;wsp:rsid wsp:val=&quot;00881D27&quot;/&gt;&lt;wsp:rsid wsp:val=&quot;0088254E&quot;/&gt;&lt;wsp:rsid wsp:val=&quot;008834E3&quot;/&gt;&lt;wsp:rsid wsp:val=&quot;00885240&quot;/&gt;&lt;wsp:rsid wsp:val=&quot;00885341&quot;/&gt;&lt;wsp:rsid wsp:val=&quot;00885F99&quot;/&gt;&lt;wsp:rsid wsp:val=&quot;008862EF&quot;/&gt;&lt;wsp:rsid wsp:val=&quot;00886576&quot;/&gt;&lt;wsp:rsid wsp:val=&quot;00886849&quot;/&gt;&lt;wsp:rsid wsp:val=&quot;0088726C&quot;/&gt;&lt;wsp:rsid wsp:val=&quot;008874F2&quot;/&gt;&lt;wsp:rsid wsp:val=&quot;00887935&quot;/&gt;&lt;wsp:rsid wsp:val=&quot;00887B65&quot;/&gt;&lt;wsp:rsid wsp:val=&quot;00890FBE&quot;/&gt;&lt;wsp:rsid wsp:val=&quot;00891454&quot;/&gt;&lt;wsp:rsid wsp:val=&quot;00891D8F&quot;/&gt;&lt;wsp:rsid wsp:val=&quot;00893751&quot;/&gt;&lt;wsp:rsid wsp:val=&quot;0089502C&quot;/&gt;&lt;wsp:rsid wsp:val=&quot;008957D5&quot;/&gt;&lt;wsp:rsid wsp:val=&quot;00895A2C&quot;/&gt;&lt;wsp:rsid wsp:val=&quot;00895D29&quot;/&gt;&lt;wsp:rsid wsp:val=&quot;00895E33&quot;/&gt;&lt;wsp:rsid wsp:val=&quot;0089675D&quot;/&gt;&lt;wsp:rsid wsp:val=&quot;0089691B&quot;/&gt;&lt;wsp:rsid wsp:val=&quot;00896BA4&quot;/&gt;&lt;wsp:rsid wsp:val=&quot;00896FA1&quot;/&gt;&lt;wsp:rsid wsp:val=&quot;008A0BCA&quot;/&gt;&lt;wsp:rsid wsp:val=&quot;008A1237&quot;/&gt;&lt;wsp:rsid wsp:val=&quot;008A266F&quot;/&gt;&lt;wsp:rsid wsp:val=&quot;008A2835&quot;/&gt;&lt;wsp:rsid wsp:val=&quot;008A29AC&quot;/&gt;&lt;wsp:rsid wsp:val=&quot;008A29CC&quot;/&gt;&lt;wsp:rsid wsp:val=&quot;008A3965&quot;/&gt;&lt;wsp:rsid wsp:val=&quot;008A435F&quot;/&gt;&lt;wsp:rsid wsp:val=&quot;008A455D&quot;/&gt;&lt;wsp:rsid wsp:val=&quot;008A4788&quot;/&gt;&lt;wsp:rsid wsp:val=&quot;008A484F&quot;/&gt;&lt;wsp:rsid wsp:val=&quot;008A4F3E&quot;/&gt;&lt;wsp:rsid wsp:val=&quot;008A6FAF&quot;/&gt;&lt;wsp:rsid wsp:val=&quot;008A7024&quot;/&gt;&lt;wsp:rsid wsp:val=&quot;008A7872&quot;/&gt;&lt;wsp:rsid wsp:val=&quot;008A7922&quot;/&gt;&lt;wsp:rsid wsp:val=&quot;008B3F67&quot;/&gt;&lt;wsp:rsid wsp:val=&quot;008B4B04&quot;/&gt;&lt;wsp:rsid wsp:val=&quot;008B5ADB&quot;/&gt;&lt;wsp:rsid wsp:val=&quot;008B5EF4&quot;/&gt;&lt;wsp:rsid wsp:val=&quot;008C0E58&quot;/&gt;&lt;wsp:rsid wsp:val=&quot;008C28A4&quot;/&gt;&lt;wsp:rsid wsp:val=&quot;008C2FA6&quot;/&gt;&lt;wsp:rsid wsp:val=&quot;008C3F80&quot;/&gt;&lt;wsp:rsid wsp:val=&quot;008C4586&quot;/&gt;&lt;wsp:rsid wsp:val=&quot;008C47BD&quot;/&gt;&lt;wsp:rsid wsp:val=&quot;008C6536&quot;/&gt;&lt;wsp:rsid wsp:val=&quot;008C6B12&quot;/&gt;&lt;wsp:rsid wsp:val=&quot;008C7656&quot;/&gt;&lt;wsp:rsid wsp:val=&quot;008D04B1&quot;/&gt;&lt;wsp:rsid wsp:val=&quot;008D2C14&quot;/&gt;&lt;wsp:rsid wsp:val=&quot;008D3C76&quot;/&gt;&lt;wsp:rsid wsp:val=&quot;008D48C1&quot;/&gt;&lt;wsp:rsid wsp:val=&quot;008D49C5&quot;/&gt;&lt;wsp:rsid wsp:val=&quot;008D559E&quot;/&gt;&lt;wsp:rsid wsp:val=&quot;008D609D&quot;/&gt;&lt;wsp:rsid wsp:val=&quot;008D6627&quot;/&gt;&lt;wsp:rsid wsp:val=&quot;008D67F4&quot;/&gt;&lt;wsp:rsid wsp:val=&quot;008E1161&quot;/&gt;&lt;wsp:rsid wsp:val=&quot;008E1F20&quot;/&gt;&lt;wsp:rsid wsp:val=&quot;008E1FE2&quot;/&gt;&lt;wsp:rsid wsp:val=&quot;008E2E15&quot;/&gt;&lt;wsp:rsid wsp:val=&quot;008E3058&quot;/&gt;&lt;wsp:rsid wsp:val=&quot;008E3990&quot;/&gt;&lt;wsp:rsid wsp:val=&quot;008E652D&quot;/&gt;&lt;wsp:rsid wsp:val=&quot;008E76D7&quot;/&gt;&lt;wsp:rsid wsp:val=&quot;008F03DF&quot;/&gt;&lt;wsp:rsid wsp:val=&quot;008F0AC8&quot;/&gt;&lt;wsp:rsid wsp:val=&quot;008F1065&quot;/&gt;&lt;wsp:rsid wsp:val=&quot;008F132E&quot;/&gt;&lt;wsp:rsid wsp:val=&quot;008F13B5&quot;/&gt;&lt;wsp:rsid wsp:val=&quot;008F2C19&quot;/&gt;&lt;wsp:rsid wsp:val=&quot;008F3BBA&quot;/&gt;&lt;wsp:rsid wsp:val=&quot;008F4E6C&quot;/&gt;&lt;wsp:rsid wsp:val=&quot;008F5BDB&quot;/&gt;&lt;wsp:rsid wsp:val=&quot;008F6377&quot;/&gt;&lt;wsp:rsid wsp:val=&quot;008F676A&quot;/&gt;&lt;wsp:rsid wsp:val=&quot;008F6AB1&quot;/&gt;&lt;wsp:rsid wsp:val=&quot;008F6DFC&quot;/&gt;&lt;wsp:rsid wsp:val=&quot;008F71B5&quot;/&gt;&lt;wsp:rsid wsp:val=&quot;00900A13&quot;/&gt;&lt;wsp:rsid wsp:val=&quot;00905051&quot;/&gt;&lt;wsp:rsid wsp:val=&quot;00905C82&quot;/&gt;&lt;wsp:rsid wsp:val=&quot;00905D81&quot;/&gt;&lt;wsp:rsid wsp:val=&quot;009065BE&quot;/&gt;&lt;wsp:rsid wsp:val=&quot;00910177&quot;/&gt;&lt;wsp:rsid wsp:val=&quot;0091040C&quot;/&gt;&lt;wsp:rsid wsp:val=&quot;009109B4&quot;/&gt;&lt;wsp:rsid wsp:val=&quot;00910C25&quot;/&gt;&lt;wsp:rsid wsp:val=&quot;009115FF&quot;/&gt;&lt;wsp:rsid wsp:val=&quot;00911AB1&quot;/&gt;&lt;wsp:rsid wsp:val=&quot;00911AEB&quot;/&gt;&lt;wsp:rsid wsp:val=&quot;00911EE9&quot;/&gt;&lt;wsp:rsid wsp:val=&quot;00912286&quot;/&gt;&lt;wsp:rsid wsp:val=&quot;00915A5F&quot;/&gt;&lt;wsp:rsid wsp:val=&quot;00915B26&quot;/&gt;&lt;wsp:rsid wsp:val=&quot;00915DE4&quot;/&gt;&lt;wsp:rsid wsp:val=&quot;00916B41&quot;/&gt;&lt;wsp:rsid wsp:val=&quot;00916D36&quot;/&gt;&lt;wsp:rsid wsp:val=&quot;00916DF6&quot;/&gt;&lt;wsp:rsid wsp:val=&quot;009171BC&quot;/&gt;&lt;wsp:rsid wsp:val=&quot;00917E89&quot;/&gt;&lt;wsp:rsid wsp:val=&quot;00920AB2&quot;/&gt;&lt;wsp:rsid wsp:val=&quot;00920E05&quot;/&gt;&lt;wsp:rsid wsp:val=&quot;0092101F&quot;/&gt;&lt;wsp:rsid wsp:val=&quot;0092120B&quot;/&gt;&lt;wsp:rsid wsp:val=&quot;009215B7&quot;/&gt;&lt;wsp:rsid wsp:val=&quot;0092186B&quot;/&gt;&lt;wsp:rsid wsp:val=&quot;009226F7&quot;/&gt;&lt;wsp:rsid wsp:val=&quot;00924E43&quot;/&gt;&lt;wsp:rsid wsp:val=&quot;009253FF&quot;/&gt;&lt;wsp:rsid wsp:val=&quot;0092604F&quot;/&gt;&lt;wsp:rsid wsp:val=&quot;00926E9B&quot;/&gt;&lt;wsp:rsid wsp:val=&quot;00927B9B&quot;/&gt;&lt;wsp:rsid wsp:val=&quot;00930095&quot;/&gt;&lt;wsp:rsid wsp:val=&quot;00930F78&quot;/&gt;&lt;wsp:rsid wsp:val=&quot;00931AB2&quot;/&gt;&lt;wsp:rsid wsp:val=&quot;009323DE&quot;/&gt;&lt;wsp:rsid wsp:val=&quot;00933374&quot;/&gt;&lt;wsp:rsid wsp:val=&quot;00933A19&quot;/&gt;&lt;wsp:rsid wsp:val=&quot;00935F38&quot;/&gt;&lt;wsp:rsid wsp:val=&quot;00936A5D&quot;/&gt;&lt;wsp:rsid wsp:val=&quot;00936D43&quot;/&gt;&lt;wsp:rsid wsp:val=&quot;0093774E&quot;/&gt;&lt;wsp:rsid wsp:val=&quot;0094296F&quot;/&gt;&lt;wsp:rsid wsp:val=&quot;009429EE&quot;/&gt;&lt;wsp:rsid wsp:val=&quot;00942D1A&quot;/&gt;&lt;wsp:rsid wsp:val=&quot;00944473&quot;/&gt;&lt;wsp:rsid wsp:val=&quot;00944C73&quot;/&gt;&lt;wsp:rsid wsp:val=&quot;0094663C&quot;/&gt;&lt;wsp:rsid wsp:val=&quot;00946DF6&quot;/&gt;&lt;wsp:rsid wsp:val=&quot;0094728E&quot;/&gt;&lt;wsp:rsid wsp:val=&quot;0095085F&quot;/&gt;&lt;wsp:rsid wsp:val=&quot;009512E1&quot;/&gt;&lt;wsp:rsid wsp:val=&quot;00951F3B&quot;/&gt;&lt;wsp:rsid wsp:val=&quot;00952A71&quot;/&gt;&lt;wsp:rsid wsp:val=&quot;0095313C&quot;/&gt;&lt;wsp:rsid wsp:val=&quot;009539C1&quot;/&gt;&lt;wsp:rsid wsp:val=&quot;00953E2B&quot;/&gt;&lt;wsp:rsid wsp:val=&quot;00955656&quot;/&gt;&lt;wsp:rsid wsp:val=&quot;009558A2&quot;/&gt;&lt;wsp:rsid wsp:val=&quot;00955CFE&quot;/&gt;&lt;wsp:rsid wsp:val=&quot;009569F7&quot;/&gt;&lt;wsp:rsid wsp:val=&quot;009573C3&quot;/&gt;&lt;wsp:rsid wsp:val=&quot;0095787C&quot;/&gt;&lt;wsp:rsid wsp:val=&quot;00961141&quot;/&gt;&lt;wsp:rsid wsp:val=&quot;009623DD&quot;/&gt;&lt;wsp:rsid wsp:val=&quot;009636E0&quot;/&gt;&lt;wsp:rsid wsp:val=&quot;00964CE9&quot;/&gt;&lt;wsp:rsid wsp:val=&quot;00965F22&quot;/&gt;&lt;wsp:rsid wsp:val=&quot;00967C00&quot;/&gt;&lt;wsp:rsid wsp:val=&quot;0097022C&quot;/&gt;&lt;wsp:rsid wsp:val=&quot;00970742&quot;/&gt;&lt;wsp:rsid wsp:val=&quot;00970F6B&quot;/&gt;&lt;wsp:rsid wsp:val=&quot;00971A6D&quot;/&gt;&lt;wsp:rsid wsp:val=&quot;009722C3&quot;/&gt;&lt;wsp:rsid wsp:val=&quot;0097297F&quot;/&gt;&lt;wsp:rsid wsp:val=&quot;00973ED3&quot;/&gt;&lt;wsp:rsid wsp:val=&quot;00974AF2&quot;/&gt;&lt;wsp:rsid wsp:val=&quot;009764FA&quot;/&gt;&lt;wsp:rsid wsp:val=&quot;0097662D&quot;/&gt;&lt;wsp:rsid wsp:val=&quot;009766CF&quot;/&gt;&lt;wsp:rsid wsp:val=&quot;009770D3&quot;/&gt;&lt;wsp:rsid wsp:val=&quot;00977ACF&quot;/&gt;&lt;wsp:rsid wsp:val=&quot;00977C94&quot;/&gt;&lt;wsp:rsid wsp:val=&quot;009804D4&quot;/&gt;&lt;wsp:rsid wsp:val=&quot;009808BB&quot;/&gt;&lt;wsp:rsid wsp:val=&quot;00982E1C&quot;/&gt;&lt;wsp:rsid wsp:val=&quot;00983A90&quot;/&gt;&lt;wsp:rsid wsp:val=&quot;00986A78&quot;/&gt;&lt;wsp:rsid wsp:val=&quot;00986C4B&quot;/&gt;&lt;wsp:rsid wsp:val=&quot;00986DA9&quot;/&gt;&lt;wsp:rsid wsp:val=&quot;0098CD6C&quot;/&gt;&lt;wsp:rsid wsp:val=&quot;00991A08&quot;/&gt;&lt;wsp:rsid wsp:val=&quot;0099203C&quot;/&gt;&lt;wsp:rsid wsp:val=&quot;00993190&quot;/&gt;&lt;wsp:rsid wsp:val=&quot;00994533&quot;/&gt;&lt;wsp:rsid wsp:val=&quot;00994FE2&quot;/&gt;&lt;wsp:rsid wsp:val=&quot;00995FD0&quot;/&gt;&lt;wsp:rsid wsp:val=&quot;00996BDA&quot;/&gt;&lt;wsp:rsid wsp:val=&quot;009972DA&quot;/&gt;&lt;wsp:rsid wsp:val=&quot;009A1D5E&quot;/&gt;&lt;wsp:rsid wsp:val=&quot;009A1EED&quot;/&gt;&lt;wsp:rsid wsp:val=&quot;009A2BD3&quot;/&gt;&lt;wsp:rsid wsp:val=&quot;009A2DDC&quot;/&gt;&lt;wsp:rsid wsp:val=&quot;009A308D&quot;/&gt;&lt;wsp:rsid wsp:val=&quot;009A5653&quot;/&gt;&lt;wsp:rsid wsp:val=&quot;009A5FDF&quot;/&gt;&lt;wsp:rsid wsp:val=&quot;009A6142&quot;/&gt;&lt;wsp:rsid wsp:val=&quot;009A725E&quot;/&gt;&lt;wsp:rsid wsp:val=&quot;009A7884&quot;/&gt;&lt;wsp:rsid wsp:val=&quot;009B0853&quot;/&gt;&lt;wsp:rsid wsp:val=&quot;009B0E09&quot;/&gt;&lt;wsp:rsid wsp:val=&quot;009B10C6&quot;/&gt;&lt;wsp:rsid wsp:val=&quot;009B3A40&quot;/&gt;&lt;wsp:rsid wsp:val=&quot;009B3CB6&quot;/&gt;&lt;wsp:rsid wsp:val=&quot;009B4054&quot;/&gt;&lt;wsp:rsid wsp:val=&quot;009B4164&quot;/&gt;&lt;wsp:rsid wsp:val=&quot;009B4884&quot;/&gt;&lt;wsp:rsid wsp:val=&quot;009B5F4E&quot;/&gt;&lt;wsp:rsid wsp:val=&quot;009B69F5&quot;/&gt;&lt;wsp:rsid wsp:val=&quot;009B6F26&quot;/&gt;&lt;wsp:rsid wsp:val=&quot;009B7963&quot;/&gt;&lt;wsp:rsid wsp:val=&quot;009C0930&quot;/&gt;&lt;wsp:rsid wsp:val=&quot;009C13FA&quot;/&gt;&lt;wsp:rsid wsp:val=&quot;009C31F3&quot;/&gt;&lt;wsp:rsid wsp:val=&quot;009C4813&quot;/&gt;&lt;wsp:rsid wsp:val=&quot;009C51AC&quot;/&gt;&lt;wsp:rsid wsp:val=&quot;009C5F1D&quot;/&gt;&lt;wsp:rsid wsp:val=&quot;009C5F41&quot;/&gt;&lt;wsp:rsid wsp:val=&quot;009C648B&quot;/&gt;&lt;wsp:rsid wsp:val=&quot;009C655D&quot;/&gt;&lt;wsp:rsid wsp:val=&quot;009C6A7A&quot;/&gt;&lt;wsp:rsid wsp:val=&quot;009C7616&quot;/&gt;&lt;wsp:rsid wsp:val=&quot;009C7C03&quot;/&gt;&lt;wsp:rsid wsp:val=&quot;009D01EB&quot;/&gt;&lt;wsp:rsid wsp:val=&quot;009D0C84&quot;/&gt;&lt;wsp:rsid wsp:val=&quot;009D2607&quot;/&gt;&lt;wsp:rsid wsp:val=&quot;009D304B&quot;/&gt;&lt;wsp:rsid wsp:val=&quot;009D4560&quot;/&gt;&lt;wsp:rsid wsp:val=&quot;009D4C81&quot;/&gt;&lt;wsp:rsid wsp:val=&quot;009D4C97&quot;/&gt;&lt;wsp:rsid wsp:val=&quot;009D4F40&quot;/&gt;&lt;wsp:rsid wsp:val=&quot;009D5ABB&quot;/&gt;&lt;wsp:rsid wsp:val=&quot;009D5AD3&quot;/&gt;&lt;wsp:rsid wsp:val=&quot;009D62D2&quot;/&gt;&lt;wsp:rsid wsp:val=&quot;009D69A4&quot;/&gt;&lt;wsp:rsid wsp:val=&quot;009E1007&quot;/&gt;&lt;wsp:rsid wsp:val=&quot;009E1D7A&quot;/&gt;&lt;wsp:rsid wsp:val=&quot;009E2547&quot;/&gt;&lt;wsp:rsid wsp:val=&quot;009E2C14&quot;/&gt;&lt;wsp:rsid wsp:val=&quot;009E3937&quot;/&gt;&lt;wsp:rsid wsp:val=&quot;009E4302&quot;/&gt;&lt;wsp:rsid wsp:val=&quot;009E47AF&quot;/&gt;&lt;wsp:rsid wsp:val=&quot;009E59D4&quot;/&gt;&lt;wsp:rsid wsp:val=&quot;009E7F67&quot;/&gt;&lt;wsp:rsid wsp:val=&quot;009F0E4A&quot;/&gt;&lt;wsp:rsid wsp:val=&quot;009F0EBC&quot;/&gt;&lt;wsp:rsid wsp:val=&quot;009F2570&quot;/&gt;&lt;wsp:rsid wsp:val=&quot;009F4FA9&quot;/&gt;&lt;wsp:rsid wsp:val=&quot;009F5366&quot;/&gt;&lt;wsp:rsid wsp:val=&quot;00A00BA3&quot;/&gt;&lt;wsp:rsid wsp:val=&quot;00A00F3E&quot;/&gt;&lt;wsp:rsid wsp:val=&quot;00A0146C&quot;/&gt;&lt;wsp:rsid wsp:val=&quot;00A019FC&quot;/&gt;&lt;wsp:rsid wsp:val=&quot;00A01A88&quot;/&gt;&lt;wsp:rsid wsp:val=&quot;00A039BF&quot;/&gt;&lt;wsp:rsid wsp:val=&quot;00A03E2D&quot;/&gt;&lt;wsp:rsid wsp:val=&quot;00A0419F&quot;/&gt;&lt;wsp:rsid wsp:val=&quot;00A04952&quot;/&gt;&lt;wsp:rsid wsp:val=&quot;00A04CC2&quot;/&gt;&lt;wsp:rsid wsp:val=&quot;00A05CB7&quot;/&gt;&lt;wsp:rsid wsp:val=&quot;00A07038&quot;/&gt;&lt;wsp:rsid wsp:val=&quot;00A0796B&quot;/&gt;&lt;wsp:rsid wsp:val=&quot;00A10DBC&quot;/&gt;&lt;wsp:rsid wsp:val=&quot;00A119AD&quot;/&gt;&lt;wsp:rsid wsp:val=&quot;00A11CD3&quot;/&gt;&lt;wsp:rsid wsp:val=&quot;00A121CB&quot;/&gt;&lt;wsp:rsid wsp:val=&quot;00A12C9E&quot;/&gt;&lt;wsp:rsid wsp:val=&quot;00A12CB7&quot;/&gt;&lt;wsp:rsid wsp:val=&quot;00A13094&quot;/&gt;&lt;wsp:rsid wsp:val=&quot;00A136BC&quot;/&gt;&lt;wsp:rsid wsp:val=&quot;00A138EC&quot;/&gt;&lt;wsp:rsid wsp:val=&quot;00A145A0&quot;/&gt;&lt;wsp:rsid wsp:val=&quot;00A1461E&quot;/&gt;&lt;wsp:rsid wsp:val=&quot;00A146FE&quot;/&gt;&lt;wsp:rsid wsp:val=&quot;00A15869&quot;/&gt;&lt;wsp:rsid wsp:val=&quot;00A16364&quot;/&gt;&lt;wsp:rsid wsp:val=&quot;00A20618&quot;/&gt;&lt;wsp:rsid wsp:val=&quot;00A21FC8&quot;/&gt;&lt;wsp:rsid wsp:val=&quot;00A23E48&quot;/&gt;&lt;wsp:rsid wsp:val=&quot;00A246B5&quot;/&gt;&lt;wsp:rsid wsp:val=&quot;00A24D56&quot;/&gt;&lt;wsp:rsid wsp:val=&quot;00A2587B&quot;/&gt;&lt;wsp:rsid wsp:val=&quot;00A30A20&quot;/&gt;&lt;wsp:rsid wsp:val=&quot;00A3185B&quot;/&gt;&lt;wsp:rsid wsp:val=&quot;00A319D9&quot;/&gt;&lt;wsp:rsid wsp:val=&quot;00A3266E&quot;/&gt;&lt;wsp:rsid wsp:val=&quot;00A32923&quot;/&gt;&lt;wsp:rsid wsp:val=&quot;00A33CD2&quot;/&gt;&lt;wsp:rsid wsp:val=&quot;00A3556F&quot;/&gt;&lt;wsp:rsid wsp:val=&quot;00A3576B&quot;/&gt;&lt;wsp:rsid wsp:val=&quot;00A40239&quot;/&gt;&lt;wsp:rsid wsp:val=&quot;00A411F4&quot;/&gt;&lt;wsp:rsid wsp:val=&quot;00A413A0&quot;/&gt;&lt;wsp:rsid wsp:val=&quot;00A4158F&quot;/&gt;&lt;wsp:rsid wsp:val=&quot;00A429D5&quot;/&gt;&lt;wsp:rsid wsp:val=&quot;00A431E3&quot;/&gt;&lt;wsp:rsid wsp:val=&quot;00A431F0&quot;/&gt;&lt;wsp:rsid wsp:val=&quot;00A44D9A&quot;/&gt;&lt;wsp:rsid wsp:val=&quot;00A44FBB&quot;/&gt;&lt;wsp:rsid wsp:val=&quot;00A4688E&quot;/&gt;&lt;wsp:rsid wsp:val=&quot;00A468E5&quot;/&gt;&lt;wsp:rsid wsp:val=&quot;00A46941&quot;/&gt;&lt;wsp:rsid wsp:val=&quot;00A46BD9&quot;/&gt;&lt;wsp:rsid wsp:val=&quot;00A47179&quot;/&gt;&lt;wsp:rsid wsp:val=&quot;00A5379F&quot;/&gt;&lt;wsp:rsid wsp:val=&quot;00A54161&quot;/&gt;&lt;wsp:rsid wsp:val=&quot;00A54F82&quot;/&gt;&lt;wsp:rsid wsp:val=&quot;00A567ED&quot;/&gt;&lt;wsp:rsid wsp:val=&quot;00A571F1&quot;/&gt;&lt;wsp:rsid wsp:val=&quot;00A610D2&quot;/&gt;&lt;wsp:rsid wsp:val=&quot;00A61A24&quot;/&gt;&lt;wsp:rsid wsp:val=&quot;00A622A7&quot;/&gt;&lt;wsp:rsid wsp:val=&quot;00A62591&quot;/&gt;&lt;wsp:rsid wsp:val=&quot;00A62E8C&quot;/&gt;&lt;wsp:rsid wsp:val=&quot;00A632DA&quot;/&gt;&lt;wsp:rsid wsp:val=&quot;00A63CAE&quot;/&gt;&lt;wsp:rsid wsp:val=&quot;00A66E8A&quot;/&gt;&lt;wsp:rsid wsp:val=&quot;00A67706&quot;/&gt;&lt;wsp:rsid wsp:val=&quot;00A7013A&quot;/&gt;&lt;wsp:rsid wsp:val=&quot;00A711B5&quot;/&gt;&lt;wsp:rsid wsp:val=&quot;00A71317&quot;/&gt;&lt;wsp:rsid wsp:val=&quot;00A7182B&quot;/&gt;&lt;wsp:rsid wsp:val=&quot;00A71A6B&quot;/&gt;&lt;wsp:rsid wsp:val=&quot;00A71AA8&quot;/&gt;&lt;wsp:rsid wsp:val=&quot;00A73495&quot;/&gt;&lt;wsp:rsid wsp:val=&quot;00A75017&quot;/&gt;&lt;wsp:rsid wsp:val=&quot;00A7606F&quot;/&gt;&lt;wsp:rsid wsp:val=&quot;00A760A0&quot;/&gt;&lt;wsp:rsid wsp:val=&quot;00A7638E&quot;/&gt;&lt;wsp:rsid wsp:val=&quot;00A77329&quot;/&gt;&lt;wsp:rsid wsp:val=&quot;00A777E4&quot;/&gt;&lt;wsp:rsid wsp:val=&quot;00A77D65&quot;/&gt;&lt;wsp:rsid wsp:val=&quot;00A77DA3&quot;/&gt;&lt;wsp:rsid wsp:val=&quot;00A80A53&quot;/&gt;&lt;wsp:rsid wsp:val=&quot;00A81565&quot;/&gt;&lt;wsp:rsid wsp:val=&quot;00A816C7&quot;/&gt;&lt;wsp:rsid wsp:val=&quot;00A8197E&quot;/&gt;&lt;wsp:rsid wsp:val=&quot;00A81B17&quot;/&gt;&lt;wsp:rsid wsp:val=&quot;00A82DCF&quot;/&gt;&lt;wsp:rsid wsp:val=&quot;00A8351F&quot;/&gt;&lt;wsp:rsid wsp:val=&quot;00A83A3F&quot;/&gt;&lt;wsp:rsid wsp:val=&quot;00A83DC7&quot;/&gt;&lt;wsp:rsid wsp:val=&quot;00A85B9D&quot;/&gt;&lt;wsp:rsid wsp:val=&quot;00A86B29&quot;/&gt;&lt;wsp:rsid wsp:val=&quot;00A86BEE&quot;/&gt;&lt;wsp:rsid wsp:val=&quot;00A86CFD&quot;/&gt;&lt;wsp:rsid wsp:val=&quot;00A90952&quot;/&gt;&lt;wsp:rsid wsp:val=&quot;00A9127B&quot;/&gt;&lt;wsp:rsid wsp:val=&quot;00A935A9&quot;/&gt;&lt;wsp:rsid wsp:val=&quot;00A93728&quot;/&gt;&lt;wsp:rsid wsp:val=&quot;00A94424&quot;/&gt;&lt;wsp:rsid wsp:val=&quot;00A95C4D&quot;/&gt;&lt;wsp:rsid wsp:val=&quot;00AA0755&quot;/&gt;&lt;wsp:rsid wsp:val=&quot;00AA321E&quot;/&gt;&lt;wsp:rsid wsp:val=&quot;00AA459E&quot;/&gt;&lt;wsp:rsid wsp:val=&quot;00AA4858&quot;/&gt;&lt;wsp:rsid wsp:val=&quot;00AA53AD&quot;/&gt;&lt;wsp:rsid wsp:val=&quot;00AA5A54&quot;/&gt;&lt;wsp:rsid wsp:val=&quot;00AA5ABE&quot;/&gt;&lt;wsp:rsid wsp:val=&quot;00AA5AC0&quot;/&gt;&lt;wsp:rsid wsp:val=&quot;00AA7FDD&quot;/&gt;&lt;wsp:rsid wsp:val=&quot;00AAC1E1&quot;/&gt;&lt;wsp:rsid wsp:val=&quot;00AB02B8&quot;/&gt;&lt;wsp:rsid wsp:val=&quot;00AB0A6D&quot;/&gt;&lt;wsp:rsid wsp:val=&quot;00AB13F3&quot;/&gt;&lt;wsp:rsid wsp:val=&quot;00AB4353&quot;/&gt;&lt;wsp:rsid wsp:val=&quot;00AB46CE&quot;/&gt;&lt;wsp:rsid wsp:val=&quot;00AB46E4&quot;/&gt;&lt;wsp:rsid wsp:val=&quot;00AB516D&quot;/&gt;&lt;wsp:rsid wsp:val=&quot;00AB5A88&quot;/&gt;&lt;wsp:rsid wsp:val=&quot;00AB5AD5&quot;/&gt;&lt;wsp:rsid wsp:val=&quot;00AB62C0&quot;/&gt;&lt;wsp:rsid wsp:val=&quot;00AB6FA2&quot;/&gt;&lt;wsp:rsid wsp:val=&quot;00AC06D5&quot;/&gt;&lt;wsp:rsid wsp:val=&quot;00AC08D3&quot;/&gt;&lt;wsp:rsid wsp:val=&quot;00AC0AA2&quot;/&gt;&lt;wsp:rsid wsp:val=&quot;00AC155A&quot;/&gt;&lt;wsp:rsid wsp:val=&quot;00AC2589&quot;/&gt;&lt;wsp:rsid wsp:val=&quot;00AC29CD&quot;/&gt;&lt;wsp:rsid wsp:val=&quot;00AC384C&quot;/&gt;&lt;wsp:rsid wsp:val=&quot;00AC389F&quot;/&gt;&lt;wsp:rsid wsp:val=&quot;00AC391F&quot;/&gt;&lt;wsp:rsid wsp:val=&quot;00AC3C1D&quot;/&gt;&lt;wsp:rsid wsp:val=&quot;00AC3F3D&quot;/&gt;&lt;wsp:rsid wsp:val=&quot;00AD08E1&quot;/&gt;&lt;wsp:rsid wsp:val=&quot;00AD1011&quot;/&gt;&lt;wsp:rsid wsp:val=&quot;00AD1A80&quot;/&gt;&lt;wsp:rsid wsp:val=&quot;00AD365F&quot;/&gt;&lt;wsp:rsid wsp:val=&quot;00AD3CB6&quot;/&gt;&lt;wsp:rsid wsp:val=&quot;00AD4832&quot;/&gt;&lt;wsp:rsid wsp:val=&quot;00AD4FA3&quot;/&gt;&lt;wsp:rsid wsp:val=&quot;00AD6215&quot;/&gt;&lt;wsp:rsid wsp:val=&quot;00AD7AE8&quot;/&gt;&lt;wsp:rsid wsp:val=&quot;00AE0D1D&quot;/&gt;&lt;wsp:rsid wsp:val=&quot;00AE1311&quot;/&gt;&lt;wsp:rsid wsp:val=&quot;00AE1AF9&quot;/&gt;&lt;wsp:rsid wsp:val=&quot;00AE254E&quot;/&gt;&lt;wsp:rsid wsp:val=&quot;00AE2E49&quot;/&gt;&lt;wsp:rsid wsp:val=&quot;00AE3F5B&quot;/&gt;&lt;wsp:rsid wsp:val=&quot;00AE4213&quot;/&gt;&lt;wsp:rsid wsp:val=&quot;00AE4708&quot;/&gt;&lt;wsp:rsid wsp:val=&quot;00AE5E1C&quot;/&gt;&lt;wsp:rsid wsp:val=&quot;00AE718E&quot;/&gt;&lt;wsp:rsid wsp:val=&quot;00AF0812&quot;/&gt;&lt;wsp:rsid wsp:val=&quot;00AF2175&quot;/&gt;&lt;wsp:rsid wsp:val=&quot;00AF2434&quot;/&gt;&lt;wsp:rsid wsp:val=&quot;00AF28FA&quot;/&gt;&lt;wsp:rsid wsp:val=&quot;00AF359C&quot;/&gt;&lt;wsp:rsid wsp:val=&quot;00AF4332&quot;/&gt;&lt;wsp:rsid wsp:val=&quot;00AF5632&quot;/&gt;&lt;wsp:rsid wsp:val=&quot;00AF7005&quot;/&gt;&lt;wsp:rsid wsp:val=&quot;00AF76B1&quot;/&gt;&lt;wsp:rsid wsp:val=&quot;00B007CA&quot;/&gt;&lt;wsp:rsid wsp:val=&quot;00B00A1D&quot;/&gt;&lt;wsp:rsid wsp:val=&quot;00B019B7&quot;/&gt;&lt;wsp:rsid wsp:val=&quot;00B01C48&quot;/&gt;&lt;wsp:rsid wsp:val=&quot;00B02922&quot;/&gt;&lt;wsp:rsid wsp:val=&quot;00B0330C&quot;/&gt;&lt;wsp:rsid wsp:val=&quot;00B05F95&quot;/&gt;&lt;wsp:rsid wsp:val=&quot;00B067E6&quot;/&gt;&lt;wsp:rsid wsp:val=&quot;00B06FB8&quot;/&gt;&lt;wsp:rsid wsp:val=&quot;00B07772&quot;/&gt;&lt;wsp:rsid wsp:val=&quot;00B1054C&quot;/&gt;&lt;wsp:rsid wsp:val=&quot;00B106AF&quot;/&gt;&lt;wsp:rsid wsp:val=&quot;00B10843&quot;/&gt;&lt;wsp:rsid wsp:val=&quot;00B1088B&quot;/&gt;&lt;wsp:rsid wsp:val=&quot;00B133EC&quot;/&gt;&lt;wsp:rsid wsp:val=&quot;00B13AA3&quot;/&gt;&lt;wsp:rsid wsp:val=&quot;00B13FCD&quot;/&gt;&lt;wsp:rsid wsp:val=&quot;00B14390&quot;/&gt;&lt;wsp:rsid wsp:val=&quot;00B147F0&quot;/&gt;&lt;wsp:rsid wsp:val=&quot;00B14FD1&quot;/&gt;&lt;wsp:rsid wsp:val=&quot;00B1674C&quot;/&gt;&lt;wsp:rsid wsp:val=&quot;00B174B3&quot;/&gt;&lt;wsp:rsid wsp:val=&quot;00B178AF&quot;/&gt;&lt;wsp:rsid wsp:val=&quot;00B221CC&quot;/&gt;&lt;wsp:rsid wsp:val=&quot;00B2299E&quot;/&gt;&lt;wsp:rsid wsp:val=&quot;00B22A48&quot;/&gt;&lt;wsp:rsid wsp:val=&quot;00B2307C&quot;/&gt;&lt;wsp:rsid wsp:val=&quot;00B231A3&quot;/&gt;&lt;wsp:rsid wsp:val=&quot;00B2481E&quot;/&gt;&lt;wsp:rsid wsp:val=&quot;00B26107&quot;/&gt;&lt;wsp:rsid wsp:val=&quot;00B264C3&quot;/&gt;&lt;wsp:rsid wsp:val=&quot;00B26CE9&quot;/&gt;&lt;wsp:rsid wsp:val=&quot;00B26F9C&quot;/&gt;&lt;wsp:rsid wsp:val=&quot;00B274A6&quot;/&gt;&lt;wsp:rsid wsp:val=&quot;00B2760C&quot;/&gt;&lt;wsp:rsid wsp:val=&quot;00B276AD&quot;/&gt;&lt;wsp:rsid wsp:val=&quot;00B30052&quot;/&gt;&lt;wsp:rsid wsp:val=&quot;00B30053&quot;/&gt;&lt;wsp:rsid wsp:val=&quot;00B32398&quot;/&gt;&lt;wsp:rsid wsp:val=&quot;00B35373&quot;/&gt;&lt;wsp:rsid wsp:val=&quot;00B357A7&quot;/&gt;&lt;wsp:rsid wsp:val=&quot;00B37AD2&quot;/&gt;&lt;wsp:rsid wsp:val=&quot;00B40606&quot;/&gt;&lt;wsp:rsid wsp:val=&quot;00B41C6E&quot;/&gt;&lt;wsp:rsid wsp:val=&quot;00B41DF5&quot;/&gt;&lt;wsp:rsid wsp:val=&quot;00B4235E&quot;/&gt;&lt;wsp:rsid wsp:val=&quot;00B43515&quot;/&gt;&lt;wsp:rsid wsp:val=&quot;00B44175&quot;/&gt;&lt;wsp:rsid wsp:val=&quot;00B45C9B&quot;/&gt;&lt;wsp:rsid wsp:val=&quot;00B46072&quot;/&gt;&lt;wsp:rsid wsp:val=&quot;00B46510&quot;/&gt;&lt;wsp:rsid wsp:val=&quot;00B4673D&quot;/&gt;&lt;wsp:rsid wsp:val=&quot;00B4680A&quot;/&gt;&lt;wsp:rsid wsp:val=&quot;00B472EB&quot;/&gt;&lt;wsp:rsid wsp:val=&quot;00B47B03&quot;/&gt;&lt;wsp:rsid wsp:val=&quot;00B51B3C&quot;/&gt;&lt;wsp:rsid wsp:val=&quot;00B51E68&quot;/&gt;&lt;wsp:rsid wsp:val=&quot;00B51FB3&quot;/&gt;&lt;wsp:rsid wsp:val=&quot;00B5282E&quot;/&gt;&lt;wsp:rsid wsp:val=&quot;00B53554&quot;/&gt;&lt;wsp:rsid wsp:val=&quot;00B538CF&quot;/&gt;&lt;wsp:rsid wsp:val=&quot;00B53E5F&quot;/&gt;&lt;wsp:rsid wsp:val=&quot;00B53ED8&quot;/&gt;&lt;wsp:rsid wsp:val=&quot;00B54A66&quot;/&gt;&lt;wsp:rsid wsp:val=&quot;00B56691&quot;/&gt;&lt;wsp:rsid wsp:val=&quot;00B56D2F&quot;/&gt;&lt;wsp:rsid wsp:val=&quot;00B57610&quot;/&gt;&lt;wsp:rsid wsp:val=&quot;00B622C1&quot;/&gt;&lt;wsp:rsid wsp:val=&quot;00B634A0&quot;/&gt;&lt;wsp:rsid wsp:val=&quot;00B64BC4&quot;/&gt;&lt;wsp:rsid wsp:val=&quot;00B65BE4&quot;/&gt;&lt;wsp:rsid wsp:val=&quot;00B67332&quot;/&gt;&lt;wsp:rsid wsp:val=&quot;00B70F45&quot;/&gt;&lt;wsp:rsid wsp:val=&quot;00B713E7&quot;/&gt;&lt;wsp:rsid wsp:val=&quot;00B71EC9&quot;/&gt;&lt;wsp:rsid wsp:val=&quot;00B72797&quot;/&gt;&lt;wsp:rsid wsp:val=&quot;00B7368C&quot;/&gt;&lt;wsp:rsid wsp:val=&quot;00B7548C&quot;/&gt;&lt;wsp:rsid wsp:val=&quot;00B75836&quot;/&gt;&lt;wsp:rsid wsp:val=&quot;00B7609D&quot;/&gt;&lt;wsp:rsid wsp:val=&quot;00B767A3&quot;/&gt;&lt;wsp:rsid wsp:val=&quot;00B76C1F&quot;/&gt;&lt;wsp:rsid wsp:val=&quot;00B77677&quot;/&gt;&lt;wsp:rsid wsp:val=&quot;00B777D1&quot;/&gt;&lt;wsp:rsid wsp:val=&quot;00B7785A&quot;/&gt;&lt;wsp:rsid wsp:val=&quot;00B81017&quot;/&gt;&lt;wsp:rsid wsp:val=&quot;00B81A37&quot;/&gt;&lt;wsp:rsid wsp:val=&quot;00B82DDA&quot;/&gt;&lt;wsp:rsid wsp:val=&quot;00B83126&quot;/&gt;&lt;wsp:rsid wsp:val=&quot;00B8312E&quot;/&gt;&lt;wsp:rsid wsp:val=&quot;00B834D6&quot;/&gt;&lt;wsp:rsid wsp:val=&quot;00B83861&quot;/&gt;&lt;wsp:rsid wsp:val=&quot;00B84049&quot;/&gt;&lt;wsp:rsid wsp:val=&quot;00B84837&quot;/&gt;&lt;wsp:rsid wsp:val=&quot;00B85764&quot;/&gt;&lt;wsp:rsid wsp:val=&quot;00B85794&quot;/&gt;&lt;wsp:rsid wsp:val=&quot;00B866AD&quot;/&gt;&lt;wsp:rsid wsp:val=&quot;00B86D50&quot;/&gt;&lt;wsp:rsid wsp:val=&quot;00B86F5C&quot;/&gt;&lt;wsp:rsid wsp:val=&quot;00B913E3&quot;/&gt;&lt;wsp:rsid wsp:val=&quot;00B9308F&quot;/&gt;&lt;wsp:rsid wsp:val=&quot;00B934BC&quot;/&gt;&lt;wsp:rsid wsp:val=&quot;00B941ED&quot;/&gt;&lt;wsp:rsid wsp:val=&quot;00B945B6&quot;/&gt;&lt;wsp:rsid wsp:val=&quot;00B951FB&quot;/&gt;&lt;wsp:rsid wsp:val=&quot;00B9580A&quot;/&gt;&lt;wsp:rsid wsp:val=&quot;00B95E9E&quot;/&gt;&lt;wsp:rsid wsp:val=&quot;00B963D6&quot;/&gt;&lt;wsp:rsid wsp:val=&quot;00B965D2&quot;/&gt;&lt;wsp:rsid wsp:val=&quot;00B966F2&quot;/&gt;&lt;wsp:rsid wsp:val=&quot;00B97116&quot;/&gt;&lt;wsp:rsid wsp:val=&quot;00B97976&quot;/&gt;&lt;wsp:rsid wsp:val=&quot;00B9E4BF&quot;/&gt;&lt;wsp:rsid wsp:val=&quot;00BA0CE8&quot;/&gt;&lt;wsp:rsid wsp:val=&quot;00BA1427&quot;/&gt;&lt;wsp:rsid wsp:val=&quot;00BA15AE&quot;/&gt;&lt;wsp:rsid wsp:val=&quot;00BA1B0B&quot;/&gt;&lt;wsp:rsid wsp:val=&quot;00BA227B&quot;/&gt;&lt;wsp:rsid wsp:val=&quot;00BA2D2E&quot;/&gt;&lt;wsp:rsid wsp:val=&quot;00BA3056&quot;/&gt;&lt;wsp:rsid wsp:val=&quot;00BA3D1F&quot;/&gt;&lt;wsp:rsid wsp:val=&quot;00BA4216&quot;/&gt;&lt;wsp:rsid wsp:val=&quot;00BA42A3&quot;/&gt;&lt;wsp:rsid wsp:val=&quot;00BA4495&quot;/&gt;&lt;wsp:rsid wsp:val=&quot;00BA5E7F&quot;/&gt;&lt;wsp:rsid wsp:val=&quot;00BB2217&quot;/&gt;&lt;wsp:rsid wsp:val=&quot;00BB2557&quot;/&gt;&lt;wsp:rsid wsp:val=&quot;00BB4165&quot;/&gt;&lt;wsp:rsid wsp:val=&quot;00BB42EB&quot;/&gt;&lt;wsp:rsid wsp:val=&quot;00BB4503&quot;/&gt;&lt;wsp:rsid wsp:val=&quot;00BB4C32&quot;/&gt;&lt;wsp:rsid wsp:val=&quot;00BB5146&quot;/&gt;&lt;wsp:rsid wsp:val=&quot;00BB6ACB&quot;/&gt;&lt;wsp:rsid wsp:val=&quot;00BB6CB0&quot;/&gt;&lt;wsp:rsid wsp:val=&quot;00BB6D78&quot;/&gt;&lt;wsp:rsid wsp:val=&quot;00BB7988&quot;/&gt;&lt;wsp:rsid wsp:val=&quot;00BB7E59&quot;/&gt;&lt;wsp:rsid wsp:val=&quot;00BC1B49&quot;/&gt;&lt;wsp:rsid wsp:val=&quot;00BC253E&quot;/&gt;&lt;wsp:rsid wsp:val=&quot;00BC2889&quot;/&gt;&lt;wsp:rsid wsp:val=&quot;00BC3173&quot;/&gt;&lt;wsp:rsid wsp:val=&quot;00BC3443&quot;/&gt;&lt;wsp:rsid wsp:val=&quot;00BC41DB&quot;/&gt;&lt;wsp:rsid wsp:val=&quot;00BC5991&quot;/&gt;&lt;wsp:rsid wsp:val=&quot;00BC62F9&quot;/&gt;&lt;wsp:rsid wsp:val=&quot;00BC67BD&quot;/&gt;&lt;wsp:rsid wsp:val=&quot;00BC73A3&quot;/&gt;&lt;wsp:rsid wsp:val=&quot;00BC76CA&quot;/&gt;&lt;wsp:rsid wsp:val=&quot;00BC7BBB&quot;/&gt;&lt;wsp:rsid wsp:val=&quot;00BD054D&quot;/&gt;&lt;wsp:rsid wsp:val=&quot;00BD2766&quot;/&gt;&lt;wsp:rsid wsp:val=&quot;00BD3FEA&quot;/&gt;&lt;wsp:rsid wsp:val=&quot;00BD4417&quot;/&gt;&lt;wsp:rsid wsp:val=&quot;00BD49BE&quot;/&gt;&lt;wsp:rsid wsp:val=&quot;00BD539E&quot;/&gt;&lt;wsp:rsid wsp:val=&quot;00BD551F&quot;/&gt;&lt;wsp:rsid wsp:val=&quot;00BD6556&quot;/&gt;&lt;wsp:rsid wsp:val=&quot;00BD6613&quot;/&gt;&lt;wsp:rsid wsp:val=&quot;00BD66D4&quot;/&gt;&lt;wsp:rsid wsp:val=&quot;00BD67A5&quot;/&gt;&lt;wsp:rsid wsp:val=&quot;00BD6ED1&quot;/&gt;&lt;wsp:rsid wsp:val=&quot;00BE18BB&quot;/&gt;&lt;wsp:rsid wsp:val=&quot;00BE1A1D&quot;/&gt;&lt;wsp:rsid wsp:val=&quot;00BE2431&quot;/&gt;&lt;wsp:rsid wsp:val=&quot;00BE260E&quot;/&gt;&lt;wsp:rsid wsp:val=&quot;00BE3212&quot;/&gt;&lt;wsp:rsid wsp:val=&quot;00BE3D81&quot;/&gt;&lt;wsp:rsid wsp:val=&quot;00BE4364&quot;/&gt;&lt;wsp:rsid wsp:val=&quot;00BE452D&quot;/&gt;&lt;wsp:rsid wsp:val=&quot;00BE4A40&quot;/&gt;&lt;wsp:rsid wsp:val=&quot;00BE6A4D&quot;/&gt;&lt;wsp:rsid wsp:val=&quot;00BE7D9E&quot;/&gt;&lt;wsp:rsid wsp:val=&quot;00BF05BD&quot;/&gt;&lt;wsp:rsid wsp:val=&quot;00BF0C68&quot;/&gt;&lt;wsp:rsid wsp:val=&quot;00BF21E3&quot;/&gt;&lt;wsp:rsid wsp:val=&quot;00BF2490&quot;/&gt;&lt;wsp:rsid wsp:val=&quot;00BF2769&quot;/&gt;&lt;wsp:rsid wsp:val=&quot;00BF3227&quot;/&gt;&lt;wsp:rsid wsp:val=&quot;00BF4646&quot;/&gt;&lt;wsp:rsid wsp:val=&quot;00BF5728&quot;/&gt;&lt;wsp:rsid wsp:val=&quot;00BF5EAB&quot;/&gt;&lt;wsp:rsid wsp:val=&quot;00BF63BE&quot;/&gt;&lt;wsp:rsid wsp:val=&quot;00C00452&quot;/&gt;&lt;wsp:rsid wsp:val=&quot;00C031CA&quot;/&gt;&lt;wsp:rsid wsp:val=&quot;00C03C82&quot;/&gt;&lt;wsp:rsid wsp:val=&quot;00C04A2A&quot;/&gt;&lt;wsp:rsid wsp:val=&quot;00C05A4D&quot;/&gt;&lt;wsp:rsid wsp:val=&quot;00C05C70&quot;/&gt;&lt;wsp:rsid wsp:val=&quot;00C05CEB&quot;/&gt;&lt;wsp:rsid wsp:val=&quot;00C069E2&quot;/&gt;&lt;wsp:rsid wsp:val=&quot;00C06E7B&quot;/&gt;&lt;wsp:rsid wsp:val=&quot;00C0783F&quot;/&gt;&lt;wsp:rsid wsp:val=&quot;00C07B3A&quot;/&gt;&lt;wsp:rsid wsp:val=&quot;00C10A3F&quot;/&gt;&lt;wsp:rsid wsp:val=&quot;00C11148&quot;/&gt;&lt;wsp:rsid wsp:val=&quot;00C11FFF&quot;/&gt;&lt;wsp:rsid wsp:val=&quot;00C12CB9&quot;/&gt;&lt;wsp:rsid wsp:val=&quot;00C14EA7&quot;/&gt;&lt;wsp:rsid wsp:val=&quot;00C15327&quot;/&gt;&lt;wsp:rsid wsp:val=&quot;00C156C1&quot;/&gt;&lt;wsp:rsid wsp:val=&quot;00C163C7&quot;/&gt;&lt;wsp:rsid wsp:val=&quot;00C20652&quot;/&gt;&lt;wsp:rsid wsp:val=&quot;00C230E7&quot;/&gt;&lt;wsp:rsid wsp:val=&quot;00C234D4&quot;/&gt;&lt;wsp:rsid wsp:val=&quot;00C23626&quot;/&gt;&lt;wsp:rsid wsp:val=&quot;00C242AC&quot;/&gt;&lt;wsp:rsid wsp:val=&quot;00C2448A&quot;/&gt;&lt;wsp:rsid wsp:val=&quot;00C24631&quot;/&gt;&lt;wsp:rsid wsp:val=&quot;00C25F6B&quot;/&gt;&lt;wsp:rsid wsp:val=&quot;00C26D2A&quot;/&gt;&lt;wsp:rsid wsp:val=&quot;00C26F5D&quot;/&gt;&lt;wsp:rsid wsp:val=&quot;00C27245&quot;/&gt;&lt;wsp:rsid wsp:val=&quot;00C27C6B&quot;/&gt;&lt;wsp:rsid wsp:val=&quot;00C3034C&quot;/&gt;&lt;wsp:rsid wsp:val=&quot;00C3066E&quot;/&gt;&lt;wsp:rsid wsp:val=&quot;00C30714&quot;/&gt;&lt;wsp:rsid wsp:val=&quot;00C3135A&quot;/&gt;&lt;wsp:rsid wsp:val=&quot;00C339D7&quot;/&gt;&lt;wsp:rsid wsp:val=&quot;00C33B8B&quot;/&gt;&lt;wsp:rsid wsp:val=&quot;00C33E6E&quot;/&gt;&lt;wsp:rsid wsp:val=&quot;00C36C08&quot;/&gt;&lt;wsp:rsid wsp:val=&quot;00C3756F&quot;/&gt;&lt;wsp:rsid wsp:val=&quot;00C377C2&quot;/&gt;&lt;wsp:rsid wsp:val=&quot;00C40524&quot;/&gt;&lt;wsp:rsid wsp:val=&quot;00C4112E&quot;/&gt;&lt;wsp:rsid wsp:val=&quot;00C41744&quot;/&gt;&lt;wsp:rsid wsp:val=&quot;00C42F2E&quot;/&gt;&lt;wsp:rsid wsp:val=&quot;00C436F9&quot;/&gt;&lt;wsp:rsid wsp:val=&quot;00C43782&quot;/&gt;&lt;wsp:rsid wsp:val=&quot;00C4382E&quot;/&gt;&lt;wsp:rsid wsp:val=&quot;00C439BC&quot;/&gt;&lt;wsp:rsid wsp:val=&quot;00C44613&quot;/&gt;&lt;wsp:rsid wsp:val=&quot;00C4504E&quot;/&gt;&lt;wsp:rsid wsp:val=&quot;00C455CF&quot;/&gt;&lt;wsp:rsid wsp:val=&quot;00C45F7A&quot;/&gt;&lt;wsp:rsid wsp:val=&quot;00C50660&quot;/&gt;&lt;wsp:rsid wsp:val=&quot;00C51C01&quot;/&gt;&lt;wsp:rsid wsp:val=&quot;00C51E46&quot;/&gt;&lt;wsp:rsid wsp:val=&quot;00C52454&quot;/&gt;&lt;wsp:rsid wsp:val=&quot;00C52637&quot;/&gt;&lt;wsp:rsid wsp:val=&quot;00C52B84&quot;/&gt;&lt;wsp:rsid wsp:val=&quot;00C53601&quot;/&gt;&lt;wsp:rsid wsp:val=&quot;00C538C1&quot;/&gt;&lt;wsp:rsid wsp:val=&quot;00C53BA9&quot;/&gt;&lt;wsp:rsid wsp:val=&quot;00C541CF&quot;/&gt;&lt;wsp:rsid wsp:val=&quot;00C544B7&quot;/&gt;&lt;wsp:rsid wsp:val=&quot;00C5463E&quot;/&gt;&lt;wsp:rsid wsp:val=&quot;00C55417&quot;/&gt;&lt;wsp:rsid wsp:val=&quot;00C5678C&quot;/&gt;&lt;wsp:rsid wsp:val=&quot;00C56827&quot;/&gt;&lt;wsp:rsid wsp:val=&quot;00C60108&quot;/&gt;&lt;wsp:rsid wsp:val=&quot;00C610D6&quot;/&gt;&lt;wsp:rsid wsp:val=&quot;00C619B2&quot;/&gt;&lt;wsp:rsid wsp:val=&quot;00C62447&quot;/&gt;&lt;wsp:rsid wsp:val=&quot;00C636FE&quot;/&gt;&lt;wsp:rsid wsp:val=&quot;00C63CD4&quot;/&gt;&lt;wsp:rsid wsp:val=&quot;00C6418D&quot;/&gt;&lt;wsp:rsid wsp:val=&quot;00C649D9&quot;/&gt;&lt;wsp:rsid wsp:val=&quot;00C64BB6&quot;/&gt;&lt;wsp:rsid wsp:val=&quot;00C64CC3&quot;/&gt;&lt;wsp:rsid wsp:val=&quot;00C651BD&quot;/&gt;&lt;wsp:rsid wsp:val=&quot;00C66E07&quot;/&gt;&lt;wsp:rsid wsp:val=&quot;00C6775B&quot;/&gt;&lt;wsp:rsid wsp:val=&quot;00C67849&quot;/&gt;&lt;wsp:rsid wsp:val=&quot;00C6BE51&quot;/&gt;&lt;wsp:rsid wsp:val=&quot;00C70572&quot;/&gt;&lt;wsp:rsid wsp:val=&quot;00C70972&quot;/&gt;&lt;wsp:rsid wsp:val=&quot;00C71107&quot;/&gt;&lt;wsp:rsid wsp:val=&quot;00C71111&quot;/&gt;&lt;wsp:rsid wsp:val=&quot;00C72E3D&quot;/&gt;&lt;wsp:rsid wsp:val=&quot;00C7383E&quot;/&gt;&lt;wsp:rsid wsp:val=&quot;00C73F47&quot;/&gt;&lt;wsp:rsid wsp:val=&quot;00C743B5&quot;/&gt;&lt;wsp:rsid wsp:val=&quot;00C744B6&quot;/&gt;&lt;wsp:rsid wsp:val=&quot;00C74DED&quot;/&gt;&lt;wsp:rsid wsp:val=&quot;00C754F1&quot;/&gt;&lt;wsp:rsid wsp:val=&quot;00C75992&quot;/&gt;&lt;wsp:rsid wsp:val=&quot;00C76751&quot;/&gt;&lt;wsp:rsid wsp:val=&quot;00C7683D&quot;/&gt;&lt;wsp:rsid wsp:val=&quot;00C803D2&quot;/&gt;&lt;wsp:rsid wsp:val=&quot;00C806C8&quot;/&gt;&lt;wsp:rsid wsp:val=&quot;00C823E7&quot;/&gt;&lt;wsp:rsid wsp:val=&quot;00C8450F&quot;/&gt;&lt;wsp:rsid wsp:val=&quot;00C84A45&quot;/&gt;&lt;wsp:rsid wsp:val=&quot;00C85756&quot;/&gt;&lt;wsp:rsid wsp:val=&quot;00C858E9&quot;/&gt;&lt;wsp:rsid wsp:val=&quot;00C86B05&quot;/&gt;&lt;wsp:rsid wsp:val=&quot;00C8728E&quot;/&gt;&lt;wsp:rsid wsp:val=&quot;00C90B1A&quot;/&gt;&lt;wsp:rsid wsp:val=&quot;00C9147C&quot;/&gt;&lt;wsp:rsid wsp:val=&quot;00C923E8&quot;/&gt;&lt;wsp:rsid wsp:val=&quot;00C950FF&quot;/&gt;&lt;wsp:rsid wsp:val=&quot;00C962DC&quot;/&gt;&lt;wsp:rsid wsp:val=&quot;00C96328&quot;/&gt;&lt;wsp:rsid wsp:val=&quot;00C97621&quot;/&gt;&lt;wsp:rsid wsp:val=&quot;00CA029C&quot;/&gt;&lt;wsp:rsid wsp:val=&quot;00CA0421&quot;/&gt;&lt;wsp:rsid wsp:val=&quot;00CA1CDF&quot;/&gt;&lt;wsp:rsid wsp:val=&quot;00CA23C1&quot;/&gt;&lt;wsp:rsid wsp:val=&quot;00CA407A&quot;/&gt;&lt;wsp:rsid wsp:val=&quot;00CA4178&quot;/&gt;&lt;wsp:rsid wsp:val=&quot;00CA4B7B&quot;/&gt;&lt;wsp:rsid wsp:val=&quot;00CA5056&quot;/&gt;&lt;wsp:rsid wsp:val=&quot;00CA569C&quot;/&gt;&lt;wsp:rsid wsp:val=&quot;00CA7885&quot;/&gt;&lt;wsp:rsid wsp:val=&quot;00CA7C58&quot;/&gt;&lt;wsp:rsid wsp:val=&quot;00CB0A8C&quot;/&gt;&lt;wsp:rsid wsp:val=&quot;00CB1282&quot;/&gt;&lt;wsp:rsid wsp:val=&quot;00CB3748&quot;/&gt;&lt;wsp:rsid wsp:val=&quot;00CB3A7F&quot;/&gt;&lt;wsp:rsid wsp:val=&quot;00CB50CC&quot;/&gt;&lt;wsp:rsid wsp:val=&quot;00CB50DB&quot;/&gt;&lt;wsp:rsid wsp:val=&quot;00CB5706&quot;/&gt;&lt;wsp:rsid wsp:val=&quot;00CB5B5C&quot;/&gt;&lt;wsp:rsid wsp:val=&quot;00CB5F01&quot;/&gt;&lt;wsp:rsid wsp:val=&quot;00CB73E6&quot;/&gt;&lt;wsp:rsid wsp:val=&quot;00CC03E3&quot;/&gt;&lt;wsp:rsid wsp:val=&quot;00CC396C&quot;/&gt;&lt;wsp:rsid wsp:val=&quot;00CC3EF4&quot;/&gt;&lt;wsp:rsid wsp:val=&quot;00CC4B01&quot;/&gt;&lt;wsp:rsid wsp:val=&quot;00CC4D82&quot;/&gt;&lt;wsp:rsid wsp:val=&quot;00CC5974&quot;/&gt;&lt;wsp:rsid wsp:val=&quot;00CC5CB9&quot;/&gt;&lt;wsp:rsid wsp:val=&quot;00CC655F&quot;/&gt;&lt;wsp:rsid wsp:val=&quot;00CC6679&quot;/&gt;&lt;wsp:rsid wsp:val=&quot;00CC723E&quot;/&gt;&lt;wsp:rsid wsp:val=&quot;00CC7B6C&quot;/&gt;&lt;wsp:rsid wsp:val=&quot;00CD08F7&quot;/&gt;&lt;wsp:rsid wsp:val=&quot;00CD111F&quot;/&gt;&lt;wsp:rsid wsp:val=&quot;00CD1DFD&quot;/&gt;&lt;wsp:rsid wsp:val=&quot;00CD1EC4&quot;/&gt;&lt;wsp:rsid wsp:val=&quot;00CD215A&quot;/&gt;&lt;wsp:rsid wsp:val=&quot;00CD303B&quot;/&gt;&lt;wsp:rsid wsp:val=&quot;00CD3C78&quot;/&gt;&lt;wsp:rsid wsp:val=&quot;00CD51DB&quot;/&gt;&lt;wsp:rsid wsp:val=&quot;00CD5FD4&quot;/&gt;&lt;wsp:rsid wsp:val=&quot;00CD61E3&quot;/&gt;&lt;wsp:rsid wsp:val=&quot;00CD6589&quot;/&gt;&lt;wsp:rsid wsp:val=&quot;00CD698F&quot;/&gt;&lt;wsp:rsid wsp:val=&quot;00CE0084&quot;/&gt;&lt;wsp:rsid wsp:val=&quot;00CE0105&quot;/&gt;&lt;wsp:rsid wsp:val=&quot;00CE12DD&quot;/&gt;&lt;wsp:rsid wsp:val=&quot;00CE2CD5&quot;/&gt;&lt;wsp:rsid wsp:val=&quot;00CE2E38&quot;/&gt;&lt;wsp:rsid wsp:val=&quot;00CE3317&quot;/&gt;&lt;wsp:rsid wsp:val=&quot;00CE559B&quot;/&gt;&lt;wsp:rsid wsp:val=&quot;00CE6A2E&quot;/&gt;&lt;wsp:rsid wsp:val=&quot;00CE7FDA&quot;/&gt;&lt;wsp:rsid wsp:val=&quot;00CF0422&quot;/&gt;&lt;wsp:rsid wsp:val=&quot;00CF1B24&quot;/&gt;&lt;wsp:rsid wsp:val=&quot;00CF247C&quot;/&gt;&lt;wsp:rsid wsp:val=&quot;00CF2FE2&quot;/&gt;&lt;wsp:rsid wsp:val=&quot;00CF30D5&quot;/&gt;&lt;wsp:rsid wsp:val=&quot;00CF4100&quot;/&gt;&lt;wsp:rsid wsp:val=&quot;00CF731E&quot;/&gt;&lt;wsp:rsid wsp:val=&quot;00D0059D&quot;/&gt;&lt;wsp:rsid wsp:val=&quot;00D00D36&quot;/&gt;&lt;wsp:rsid wsp:val=&quot;00D011E6&quot;/&gt;&lt;wsp:rsid wsp:val=&quot;00D01292&quot;/&gt;&lt;wsp:rsid wsp:val=&quot;00D013AB&quot;/&gt;&lt;wsp:rsid wsp:val=&quot;00D02C4D&quot;/&gt;&lt;wsp:rsid wsp:val=&quot;00D038EB&quot;/&gt;&lt;wsp:rsid wsp:val=&quot;00D03ABA&quot;/&gt;&lt;wsp:rsid wsp:val=&quot;00D0456E&quot;/&gt;&lt;wsp:rsid wsp:val=&quot;00D0482B&quot;/&gt;&lt;wsp:rsid wsp:val=&quot;00D064AE&quot;/&gt;&lt;wsp:rsid wsp:val=&quot;00D06B1A&quot;/&gt;&lt;wsp:rsid wsp:val=&quot;00D07151&quot;/&gt;&lt;wsp:rsid wsp:val=&quot;00D1053D&quot;/&gt;&lt;wsp:rsid wsp:val=&quot;00D10D03&quot;/&gt;&lt;wsp:rsid wsp:val=&quot;00D110BD&quot;/&gt;&lt;wsp:rsid wsp:val=&quot;00D123E9&quot;/&gt;&lt;wsp:rsid wsp:val=&quot;00D127CF&quot;/&gt;&lt;wsp:rsid wsp:val=&quot;00D12DB7&quot;/&gt;&lt;wsp:rsid wsp:val=&quot;00D13A5D&quot;/&gt;&lt;wsp:rsid wsp:val=&quot;00D14013&quot;/&gt;&lt;wsp:rsid wsp:val=&quot;00D14191&quot;/&gt;&lt;wsp:rsid wsp:val=&quot;00D1484C&quot;/&gt;&lt;wsp:rsid wsp:val=&quot;00D15327&quot;/&gt;&lt;wsp:rsid wsp:val=&quot;00D15786&quot;/&gt;&lt;wsp:rsid wsp:val=&quot;00D16259&quot;/&gt;&lt;wsp:rsid wsp:val=&quot;00D1631F&quot;/&gt;&lt;wsp:rsid wsp:val=&quot;00D17573&quot;/&gt;&lt;wsp:rsid wsp:val=&quot;00D17957&quot;/&gt;&lt;wsp:rsid wsp:val=&quot;00D2030C&quot;/&gt;&lt;wsp:rsid wsp:val=&quot;00D20763&quot;/&gt;&lt;wsp:rsid wsp:val=&quot;00D20966&quot;/&gt;&lt;wsp:rsid wsp:val=&quot;00D20A45&quot;/&gt;&lt;wsp:rsid wsp:val=&quot;00D2167B&quot;/&gt;&lt;wsp:rsid wsp:val=&quot;00D2249B&quot;/&gt;&lt;wsp:rsid wsp:val=&quot;00D229F3&quot;/&gt;&lt;wsp:rsid wsp:val=&quot;00D2323A&quot;/&gt;&lt;wsp:rsid wsp:val=&quot;00D236B0&quot;/&gt;&lt;wsp:rsid wsp:val=&quot;00D236B7&quot;/&gt;&lt;wsp:rsid wsp:val=&quot;00D24BB9&quot;/&gt;&lt;wsp:rsid wsp:val=&quot;00D2617A&quot;/&gt;&lt;wsp:rsid wsp:val=&quot;00D267EF&quot;/&gt;&lt;wsp:rsid wsp:val=&quot;00D30041&quot;/&gt;&lt;wsp:rsid wsp:val=&quot;00D30077&quot;/&gt;&lt;wsp:rsid wsp:val=&quot;00D313D7&quot;/&gt;&lt;wsp:rsid wsp:val=&quot;00D31BD4&quot;/&gt;&lt;wsp:rsid wsp:val=&quot;00D3506E&quot;/&gt;&lt;wsp:rsid wsp:val=&quot;00D3553D&quot;/&gt;&lt;wsp:rsid wsp:val=&quot;00D35C88&quot;/&gt;&lt;wsp:rsid wsp:val=&quot;00D36E4F&quot;/&gt;&lt;wsp:rsid wsp:val=&quot;00D37327&quot;/&gt;&lt;wsp:rsid wsp:val=&quot;00D40C24&quot;/&gt;&lt;wsp:rsid wsp:val=&quot;00D42ABF&quot;/&gt;&lt;wsp:rsid wsp:val=&quot;00D43BA2&quot;/&gt;&lt;wsp:rsid wsp:val=&quot;00D447C4&quot;/&gt;&lt;wsp:rsid wsp:val=&quot;00D454BF&quot;/&gt;&lt;wsp:rsid wsp:val=&quot;00D45728&quot;/&gt;&lt;wsp:rsid wsp:val=&quot;00D46356&quot;/&gt;&lt;wsp:rsid wsp:val=&quot;00D4772E&quot;/&gt;&lt;wsp:rsid wsp:val=&quot;00D501C2&quot;/&gt;&lt;wsp:rsid wsp:val=&quot;00D52035&quot;/&gt;&lt;wsp:rsid wsp:val=&quot;00D522DE&quot;/&gt;&lt;wsp:rsid wsp:val=&quot;00D55766&quot;/&gt;&lt;wsp:rsid wsp:val=&quot;00D5588B&quot;/&gt;&lt;wsp:rsid wsp:val=&quot;00D55B7E&quot;/&gt;&lt;wsp:rsid wsp:val=&quot;00D56F68&quot;/&gt;&lt;wsp:rsid wsp:val=&quot;00D5712C&quot;/&gt;&lt;wsp:rsid wsp:val=&quot;00D60D4A&quot;/&gt;&lt;wsp:rsid wsp:val=&quot;00D611DF&quot;/&gt;&lt;wsp:rsid wsp:val=&quot;00D61315&quot;/&gt;&lt;wsp:rsid wsp:val=&quot;00D6256F&quot;/&gt;&lt;wsp:rsid wsp:val=&quot;00D62CD2&quot;/&gt;&lt;wsp:rsid wsp:val=&quot;00D63358&quot;/&gt;&lt;wsp:rsid wsp:val=&quot;00D638BD&quot;/&gt;&lt;wsp:rsid wsp:val=&quot;00D6445E&quot;/&gt;&lt;wsp:rsid wsp:val=&quot;00D649DE&quot;/&gt;&lt;wsp:rsid wsp:val=&quot;00D651A8&quot;/&gt;&lt;wsp:rsid wsp:val=&quot;00D655E5&quot;/&gt;&lt;wsp:rsid wsp:val=&quot;00D65D51&quot;/&gt;&lt;wsp:rsid wsp:val=&quot;00D676D5&quot;/&gt;&lt;wsp:rsid wsp:val=&quot;00D70B0B&quot;/&gt;&lt;wsp:rsid wsp:val=&quot;00D71386&quot;/&gt;&lt;wsp:rsid wsp:val=&quot;00D713D7&quot;/&gt;&lt;wsp:rsid wsp:val=&quot;00D71F67&quot;/&gt;&lt;wsp:rsid wsp:val=&quot;00D7261C&quot;/&gt;&lt;wsp:rsid wsp:val=&quot;00D72C03&quot;/&gt;&lt;wsp:rsid wsp:val=&quot;00D74554&quot;/&gt;&lt;wsp:rsid wsp:val=&quot;00D76035&quot;/&gt;&lt;wsp:rsid wsp:val=&quot;00D762B6&quot;/&gt;&lt;wsp:rsid wsp:val=&quot;00D77443&quot;/&gt;&lt;wsp:rsid wsp:val=&quot;00D77726&quot;/&gt;&lt;wsp:rsid wsp:val=&quot;00D77DDC&quot;/&gt;&lt;wsp:rsid wsp:val=&quot;00D77ED7&quot;/&gt;&lt;wsp:rsid wsp:val=&quot;00D8273D&quot;/&gt;&lt;wsp:rsid wsp:val=&quot;00D82D1C&quot;/&gt;&lt;wsp:rsid wsp:val=&quot;00D83199&quot;/&gt;&lt;wsp:rsid wsp:val=&quot;00D851FC&quot;/&gt;&lt;wsp:rsid wsp:val=&quot;00D85A51&quot;/&gt;&lt;wsp:rsid wsp:val=&quot;00D85D78&quot;/&gt;&lt;wsp:rsid wsp:val=&quot;00D90237&quot;/&gt;&lt;wsp:rsid wsp:val=&quot;00D90552&quot;/&gt;&lt;wsp:rsid wsp:val=&quot;00D906C3&quot;/&gt;&lt;wsp:rsid wsp:val=&quot;00D9073E&quot;/&gt;&lt;wsp:rsid wsp:val=&quot;00D9148A&quot;/&gt;&lt;wsp:rsid wsp:val=&quot;00D927E1&quot;/&gt;&lt;wsp:rsid wsp:val=&quot;00D93B47&quot;/&gt;&lt;wsp:rsid wsp:val=&quot;00D95C60&quot;/&gt;&lt;wsp:rsid wsp:val=&quot;00D964D4&quot;/&gt;&lt;wsp:rsid wsp:val=&quot;00D97F3E&quot;/&gt;&lt;wsp:rsid wsp:val=&quot;00DA0F6B&quot;/&gt;&lt;wsp:rsid wsp:val=&quot;00DA1F2A&quot;/&gt;&lt;wsp:rsid wsp:val=&quot;00DA3EE7&quot;/&gt;&lt;wsp:rsid wsp:val=&quot;00DA6027&quot;/&gt;&lt;wsp:rsid wsp:val=&quot;00DA6429&quot;/&gt;&lt;wsp:rsid wsp:val=&quot;00DA6C37&quot;/&gt;&lt;wsp:rsid wsp:val=&quot;00DA722C&quot;/&gt;&lt;wsp:rsid wsp:val=&quot;00DA7450&quot;/&gt;&lt;wsp:rsid wsp:val=&quot;00DA7D96&quot;/&gt;&lt;wsp:rsid wsp:val=&quot;00DB09A1&quot;/&gt;&lt;wsp:rsid wsp:val=&quot;00DB0AF0&quot;/&gt;&lt;wsp:rsid wsp:val=&quot;00DB2721&quot;/&gt;&lt;wsp:rsid wsp:val=&quot;00DB2946&quot;/&gt;&lt;wsp:rsid wsp:val=&quot;00DB2AD4&quot;/&gt;&lt;wsp:rsid wsp:val=&quot;00DB34D8&quot;/&gt;&lt;wsp:rsid wsp:val=&quot;00DB37D4&quot;/&gt;&lt;wsp:rsid wsp:val=&quot;00DB4D72&quot;/&gt;&lt;wsp:rsid wsp:val=&quot;00DB5D44&quot;/&gt;&lt;wsp:rsid wsp:val=&quot;00DB6D4F&quot;/&gt;&lt;wsp:rsid wsp:val=&quot;00DB71C1&quot;/&gt;&lt;wsp:rsid wsp:val=&quot;00DB727D&quot;/&gt;&lt;wsp:rsid wsp:val=&quot;00DB7E34&quot;/&gt;&lt;wsp:rsid wsp:val=&quot;00DC047B&quot;/&gt;&lt;wsp:rsid wsp:val=&quot;00DC0982&quot;/&gt;&lt;wsp:rsid wsp:val=&quot;00DC1CE3&quot;/&gt;&lt;wsp:rsid wsp:val=&quot;00DC2898&quot;/&gt;&lt;wsp:rsid wsp:val=&quot;00DC2996&quot;/&gt;&lt;wsp:rsid wsp:val=&quot;00DC338E&quot;/&gt;&lt;wsp:rsid wsp:val=&quot;00DC4C21&quot;/&gt;&lt;wsp:rsid wsp:val=&quot;00DC5526&quot;/&gt;&lt;wsp:rsid wsp:val=&quot;00DC5692&quot;/&gt;&lt;wsp:rsid wsp:val=&quot;00DC5E2D&quot;/&gt;&lt;wsp:rsid wsp:val=&quot;00DC6A30&quot;/&gt;&lt;wsp:rsid wsp:val=&quot;00DC7B6F&quot;/&gt;&lt;wsp:rsid wsp:val=&quot;00DC7C36&quot;/&gt;&lt;wsp:rsid wsp:val=&quot;00DD1D75&quot;/&gt;&lt;wsp:rsid wsp:val=&quot;00DD1E8A&quot;/&gt;&lt;wsp:rsid wsp:val=&quot;00DD468F&quot;/&gt;&lt;wsp:rsid wsp:val=&quot;00DD4CC8&quot;/&gt;&lt;wsp:rsid wsp:val=&quot;00DE04DA&quot;/&gt;&lt;wsp:rsid wsp:val=&quot;00DE1ED1&quot;/&gt;&lt;wsp:rsid wsp:val=&quot;00DE21E8&quot;/&gt;&lt;wsp:rsid wsp:val=&quot;00DE2EFE&quot;/&gt;&lt;wsp:rsid wsp:val=&quot;00DE3104&quot;/&gt;&lt;wsp:rsid wsp:val=&quot;00DE3FAF&quot;/&gt;&lt;wsp:rsid wsp:val=&quot;00DE40DE&quot;/&gt;&lt;wsp:rsid wsp:val=&quot;00DE5214&quot;/&gt;&lt;wsp:rsid wsp:val=&quot;00DE5F12&quot;/&gt;&lt;wsp:rsid wsp:val=&quot;00DE6EAF&quot;/&gt;&lt;wsp:rsid wsp:val=&quot;00DF057B&quot;/&gt;&lt;wsp:rsid wsp:val=&quot;00DF0AC8&quot;/&gt;&lt;wsp:rsid wsp:val=&quot;00DF0F90&quot;/&gt;&lt;wsp:rsid wsp:val=&quot;00DF2783&quot;/&gt;&lt;wsp:rsid wsp:val=&quot;00DF3299&quot;/&gt;&lt;wsp:rsid wsp:val=&quot;00DF3F9F&quot;/&gt;&lt;wsp:rsid wsp:val=&quot;00DF413A&quot;/&gt;&lt;wsp:rsid wsp:val=&quot;00DF4145&quot;/&gt;&lt;wsp:rsid wsp:val=&quot;00DF45BD&quot;/&gt;&lt;wsp:rsid wsp:val=&quot;00DF5963&quot;/&gt;&lt;wsp:rsid wsp:val=&quot;00DF6B2E&quot;/&gt;&lt;wsp:rsid wsp:val=&quot;00DF75A6&quot;/&gt;&lt;wsp:rsid wsp:val=&quot;00E02481&quot;/&gt;&lt;wsp:rsid wsp:val=&quot;00E02AAB&quot;/&gt;&lt;wsp:rsid wsp:val=&quot;00E02F5E&quot;/&gt;&lt;wsp:rsid wsp:val=&quot;00E02FED&quot;/&gt;&lt;wsp:rsid wsp:val=&quot;00E035B7&quot;/&gt;&lt;wsp:rsid wsp:val=&quot;00E044F4&quot;/&gt;&lt;wsp:rsid wsp:val=&quot;00E04B7D&quot;/&gt;&lt;wsp:rsid wsp:val=&quot;00E07D2F&quot;/&gt;&lt;wsp:rsid wsp:val=&quot;00E118E6&quot;/&gt;&lt;wsp:rsid wsp:val=&quot;00E12CAB&quot;/&gt;&lt;wsp:rsid wsp:val=&quot;00E159CC&quot;/&gt;&lt;wsp:rsid wsp:val=&quot;00E15E4C&quot;/&gt;&lt;wsp:rsid wsp:val=&quot;00E17870&quot;/&gt;&lt;wsp:rsid wsp:val=&quot;00E1F4A1&quot;/&gt;&lt;wsp:rsid wsp:val=&quot;00E22C0D&quot;/&gt;&lt;wsp:rsid wsp:val=&quot;00E25177&quot;/&gt;&lt;wsp:rsid wsp:val=&quot;00E27B46&quot;/&gt;&lt;wsp:rsid wsp:val=&quot;00E27EA3&quot;/&gt;&lt;wsp:rsid wsp:val=&quot;00E310F3&quot;/&gt;&lt;wsp:rsid wsp:val=&quot;00E31917&quot;/&gt;&lt;wsp:rsid wsp:val=&quot;00E3351E&quot;/&gt;&lt;wsp:rsid wsp:val=&quot;00E336FF&quot;/&gt;&lt;wsp:rsid wsp:val=&quot;00E33A68&quot;/&gt;&lt;wsp:rsid wsp:val=&quot;00E33F10&quot;/&gt;&lt;wsp:rsid wsp:val=&quot;00E3498A&quot;/&gt;&lt;wsp:rsid wsp:val=&quot;00E355D9&quot;/&gt;&lt;wsp:rsid wsp:val=&quot;00E360C8&quot;/&gt;&lt;wsp:rsid wsp:val=&quot;00E3641E&quot;/&gt;&lt;wsp:rsid wsp:val=&quot;00E37186&quot;/&gt;&lt;wsp:rsid wsp:val=&quot;00E3BF84&quot;/&gt;&lt;wsp:rsid wsp:val=&quot;00E40C73&quot;/&gt;&lt;wsp:rsid wsp:val=&quot;00E410BD&quot;/&gt;&lt;wsp:rsid wsp:val=&quot;00E41CC1&quot;/&gt;&lt;wsp:rsid wsp:val=&quot;00E42169&quot;/&gt;&lt;wsp:rsid wsp:val=&quot;00E43C46&quot;/&gt;&lt;wsp:rsid wsp:val=&quot;00E44595&quot;/&gt;&lt;wsp:rsid wsp:val=&quot;00E45CE2&quot;/&gt;&lt;wsp:rsid wsp:val=&quot;00E46316&quot;/&gt;&lt;wsp:rsid wsp:val=&quot;00E47A00&quot;/&gt;&lt;wsp:rsid wsp:val=&quot;00E47F5D&quot;/&gt;&lt;wsp:rsid wsp:val=&quot;00E5050A&quot;/&gt;&lt;wsp:rsid wsp:val=&quot;00E52427&quot;/&gt;&lt;wsp:rsid wsp:val=&quot;00E5348B&quot;/&gt;&lt;wsp:rsid wsp:val=&quot;00E537A1&quot;/&gt;&lt;wsp:rsid wsp:val=&quot;00E53F2A&quot;/&gt;&lt;wsp:rsid wsp:val=&quot;00E54C46&quot;/&gt;&lt;wsp:rsid wsp:val=&quot;00E5510B&quot;/&gt;&lt;wsp:rsid wsp:val=&quot;00E55119&quot;/&gt;&lt;wsp:rsid wsp:val=&quot;00E551EE&quot;/&gt;&lt;wsp:rsid wsp:val=&quot;00E552D1&quot;/&gt;&lt;wsp:rsid wsp:val=&quot;00E567BF&quot;/&gt;&lt;wsp:rsid wsp:val=&quot;00E56B4D&quot;/&gt;&lt;wsp:rsid wsp:val=&quot;00E573C4&quot;/&gt;&lt;wsp:rsid wsp:val=&quot;00E57E34&quot;/&gt;&lt;wsp:rsid wsp:val=&quot;00E60184&quot;/&gt;&lt;wsp:rsid wsp:val=&quot;00E60A52&quot;/&gt;&lt;wsp:rsid wsp:val=&quot;00E60D94&quot;/&gt;&lt;wsp:rsid wsp:val=&quot;00E617B0&quot;/&gt;&lt;wsp:rsid wsp:val=&quot;00E61A96&quot;/&gt;&lt;wsp:rsid wsp:val=&quot;00E61F5C&quot;/&gt;&lt;wsp:rsid wsp:val=&quot;00E62172&quot;/&gt;&lt;wsp:rsid wsp:val=&quot;00E624A9&quot;/&gt;&lt;wsp:rsid wsp:val=&quot;00E629FA&quot;/&gt;&lt;wsp:rsid wsp:val=&quot;00E64641&quot;/&gt;&lt;wsp:rsid wsp:val=&quot;00E66350&quot;/&gt;&lt;wsp:rsid wsp:val=&quot;00E675B1&quot;/&gt;&lt;wsp:rsid wsp:val=&quot;00E67627&quot;/&gt;&lt;wsp:rsid wsp:val=&quot;00E708E3&quot;/&gt;&lt;wsp:rsid wsp:val=&quot;00E70DA8&quot;/&gt;&lt;wsp:rsid wsp:val=&quot;00E719A1&quot;/&gt;&lt;wsp:rsid wsp:val=&quot;00E73799&quot;/&gt;&lt;wsp:rsid wsp:val=&quot;00E73813&quot;/&gt;&lt;wsp:rsid wsp:val=&quot;00E7399C&quot;/&gt;&lt;wsp:rsid wsp:val=&quot;00E73C86&quot;/&gt;&lt;wsp:rsid wsp:val=&quot;00E74E67&quot;/&gt;&lt;wsp:rsid wsp:val=&quot;00E74E68&quot;/&gt;&lt;wsp:rsid wsp:val=&quot;00E76911&quot;/&gt;&lt;wsp:rsid wsp:val=&quot;00E77157&quot;/&gt;&lt;wsp:rsid wsp:val=&quot;00E80EB7&quot;/&gt;&lt;wsp:rsid wsp:val=&quot;00E811DD&quot;/&gt;&lt;wsp:rsid wsp:val=&quot;00E81529&quot;/&gt;&lt;wsp:rsid wsp:val=&quot;00E84D39&quot;/&gt;&lt;wsp:rsid wsp:val=&quot;00E85539&quot;/&gt;&lt;wsp:rsid wsp:val=&quot;00E85C87&quot;/&gt;&lt;wsp:rsid wsp:val=&quot;00E85DB1&quot;/&gt;&lt;wsp:rsid wsp:val=&quot;00E87E7C&quot;/&gt;&lt;wsp:rsid wsp:val=&quot;00E904C7&quot;/&gt;&lt;wsp:rsid wsp:val=&quot;00E91A1F&quot;/&gt;&lt;wsp:rsid wsp:val=&quot;00E91E8C&quot;/&gt;&lt;wsp:rsid wsp:val=&quot;00E9270F&quot;/&gt;&lt;wsp:rsid wsp:val=&quot;00E92CDD&quot;/&gt;&lt;wsp:rsid wsp:val=&quot;00E93079&quot;/&gt;&lt;wsp:rsid wsp:val=&quot;00E9355D&quot;/&gt;&lt;wsp:rsid wsp:val=&quot;00E93958&quot;/&gt;&lt;wsp:rsid wsp:val=&quot;00E93A8F&quot;/&gt;&lt;wsp:rsid wsp:val=&quot;00E93F4C&quot;/&gt;&lt;wsp:rsid wsp:val=&quot;00E94D94&quot;/&gt;&lt;wsp:rsid wsp:val=&quot;00E94ED9&quot;/&gt;&lt;wsp:rsid wsp:val=&quot;00E95592&quot;/&gt;&lt;wsp:rsid wsp:val=&quot;00E955D6&quot;/&gt;&lt;wsp:rsid wsp:val=&quot;00E95990&quot;/&gt;&lt;wsp:rsid wsp:val=&quot;00E968C0&quot;/&gt;&lt;wsp:rsid wsp:val=&quot;00E96CD2&quot;/&gt;&lt;wsp:rsid wsp:val=&quot;00E96DD8&quot;/&gt;&lt;wsp:rsid wsp:val=&quot;00EA1E29&quot;/&gt;&lt;wsp:rsid wsp:val=&quot;00EA3610&quot;/&gt;&lt;wsp:rsid wsp:val=&quot;00EA396E&quot;/&gt;&lt;wsp:rsid wsp:val=&quot;00EA4ABD&quot;/&gt;&lt;wsp:rsid wsp:val=&quot;00EA4B8E&quot;/&gt;&lt;wsp:rsid wsp:val=&quot;00EA5405&quot;/&gt;&lt;wsp:rsid wsp:val=&quot;00EA60F5&quot;/&gt;&lt;wsp:rsid wsp:val=&quot;00EA7296&quot;/&gt;&lt;wsp:rsid wsp:val=&quot;00EB085A&quot;/&gt;&lt;wsp:rsid wsp:val=&quot;00EB1A32&quot;/&gt;&lt;wsp:rsid wsp:val=&quot;00EB25D2&quot;/&gt;&lt;wsp:rsid wsp:val=&quot;00EB33DE&quot;/&gt;&lt;wsp:rsid wsp:val=&quot;00EB3A33&quot;/&gt;&lt;wsp:rsid wsp:val=&quot;00EB4697&quot;/&gt;&lt;wsp:rsid wsp:val=&quot;00EB4FFC&quot;/&gt;&lt;wsp:rsid wsp:val=&quot;00EB607F&quot;/&gt;&lt;wsp:rsid wsp:val=&quot;00EC0EFF&quot;/&gt;&lt;wsp:rsid wsp:val=&quot;00EC3C72&quot;/&gt;&lt;wsp:rsid wsp:val=&quot;00EC5D7B&quot;/&gt;&lt;wsp:rsid wsp:val=&quot;00EC5FBC&quot;/&gt;&lt;wsp:rsid wsp:val=&quot;00EC6B70&quot;/&gt;&lt;wsp:rsid wsp:val=&quot;00ED00DA&quot;/&gt;&lt;wsp:rsid wsp:val=&quot;00ED2731&quot;/&gt;&lt;wsp:rsid wsp:val=&quot;00ED2C15&quot;/&gt;&lt;wsp:rsid wsp:val=&quot;00ED3647&quot;/&gt;&lt;wsp:rsid wsp:val=&quot;00ED3A07&quot;/&gt;&lt;wsp:rsid wsp:val=&quot;00ED459F&quot;/&gt;&lt;wsp:rsid wsp:val=&quot;00ED5E2D&quot;/&gt;&lt;wsp:rsid wsp:val=&quot;00ED6037&quot;/&gt;&lt;wsp:rsid wsp:val=&quot;00ED662E&quot;/&gt;&lt;wsp:rsid wsp:val=&quot;00ED76C9&quot;/&gt;&lt;wsp:rsid wsp:val=&quot;00EE4DB3&quot;/&gt;&lt;wsp:rsid wsp:val=&quot;00EE5280&quot;/&gt;&lt;wsp:rsid wsp:val=&quot;00EE5A45&quot;/&gt;&lt;wsp:rsid wsp:val=&quot;00EE6957&quot;/&gt;&lt;wsp:rsid wsp:val=&quot;00EE759A&quot;/&gt;&lt;wsp:rsid wsp:val=&quot;00EE7B2D&quot;/&gt;&lt;wsp:rsid wsp:val=&quot;00EF0028&quot;/&gt;&lt;wsp:rsid wsp:val=&quot;00EF0064&quot;/&gt;&lt;wsp:rsid wsp:val=&quot;00EF0B80&quot;/&gt;&lt;wsp:rsid wsp:val=&quot;00EF121E&quot;/&gt;&lt;wsp:rsid wsp:val=&quot;00EF13EF&quot;/&gt;&lt;wsp:rsid wsp:val=&quot;00EF19F6&quot;/&gt;&lt;wsp:rsid wsp:val=&quot;00EF2421&quot;/&gt;&lt;wsp:rsid wsp:val=&quot;00EF26FE&quot;/&gt;&lt;wsp:rsid wsp:val=&quot;00EF2C13&quot;/&gt;&lt;wsp:rsid wsp:val=&quot;00EF34CD&quot;/&gt;&lt;wsp:rsid wsp:val=&quot;00EF437C&quot;/&gt;&lt;wsp:rsid wsp:val=&quot;00EF4642&quot;/&gt;&lt;wsp:rsid wsp:val=&quot;00EF4747&quot;/&gt;&lt;wsp:rsid wsp:val=&quot;00EF6E22&quot;/&gt;&lt;wsp:rsid wsp:val=&quot;00EF7F01&quot;/&gt;&lt;wsp:rsid wsp:val=&quot;00EFF561&quot;/&gt;&lt;wsp:rsid wsp:val=&quot;00F0078D&quot;/&gt;&lt;wsp:rsid wsp:val=&quot;00F01877&quot;/&gt;&lt;wsp:rsid wsp:val=&quot;00F020A9&quot;/&gt;&lt;wsp:rsid wsp:val=&quot;00F033AC&quot;/&gt;&lt;wsp:rsid wsp:val=&quot;00F0532D&quot;/&gt;&lt;wsp:rsid wsp:val=&quot;00F05C05&quot;/&gt;&lt;wsp:rsid wsp:val=&quot;00F06377&quot;/&gt;&lt;wsp:rsid wsp:val=&quot;00F0665F&quot;/&gt;&lt;wsp:rsid wsp:val=&quot;00F076B3&quot;/&gt;&lt;wsp:rsid wsp:val=&quot;00F07846&quot;/&gt;&lt;wsp:rsid wsp:val=&quot;00F07A77&quot;/&gt;&lt;wsp:rsid wsp:val=&quot;00F07F7A&quot;/&gt;&lt;wsp:rsid wsp:val=&quot;00F10A68&quot;/&gt;&lt;wsp:rsid wsp:val=&quot;00F11018&quot;/&gt;&lt;wsp:rsid wsp:val=&quot;00F115A6&quot;/&gt;&lt;wsp:rsid wsp:val=&quot;00F11995&quot;/&gt;&lt;wsp:rsid wsp:val=&quot;00F119FB&quot;/&gt;&lt;wsp:rsid wsp:val=&quot;00F1262A&quot;/&gt;&lt;wsp:rsid wsp:val=&quot;00F12DDA&quot;/&gt;&lt;wsp:rsid wsp:val=&quot;00F147DE&quot;/&gt;&lt;wsp:rsid wsp:val=&quot;00F1561F&quot;/&gt;&lt;wsp:rsid wsp:val=&quot;00F15921&quot;/&gt;&lt;wsp:rsid wsp:val=&quot;00F15F56&quot;/&gt;&lt;wsp:rsid wsp:val=&quot;00F166F6&quot;/&gt;&lt;wsp:rsid wsp:val=&quot;00F20103&quot;/&gt;&lt;wsp:rsid wsp:val=&quot;00F20483&quot;/&gt;&lt;wsp:rsid wsp:val=&quot;00F208E0&quot;/&gt;&lt;wsp:rsid wsp:val=&quot;00F209FB&quot;/&gt;&lt;wsp:rsid wsp:val=&quot;00F21816&quot;/&gt;&lt;wsp:rsid wsp:val=&quot;00F223E4&quot;/&gt;&lt;wsp:rsid wsp:val=&quot;00F2461E&quot;/&gt;&lt;wsp:rsid wsp:val=&quot;00F24A10&quot;/&gt;&lt;wsp:rsid wsp:val=&quot;00F25EE8&quot;/&gt;&lt;wsp:rsid wsp:val=&quot;00F26DD0&quot;/&gt;&lt;wsp:rsid wsp:val=&quot;00F272B6&quot;/&gt;&lt;wsp:rsid wsp:val=&quot;00F27645&quot;/&gt;&lt;wsp:rsid wsp:val=&quot;00F302B1&quot;/&gt;&lt;wsp:rsid wsp:val=&quot;00F30AD2&quot;/&gt;&lt;wsp:rsid wsp:val=&quot;00F3108F&quot;/&gt;&lt;wsp:rsid wsp:val=&quot;00F31DF1&quot;/&gt;&lt;wsp:rsid wsp:val=&quot;00F33E42&quot;/&gt;&lt;wsp:rsid wsp:val=&quot;00F3513C&quot;/&gt;&lt;wsp:rsid wsp:val=&quot;00F35D56&quot;/&gt;&lt;wsp:rsid wsp:val=&quot;00F35FCA&quot;/&gt;&lt;wsp:rsid wsp:val=&quot;00F36790&quot;/&gt;&lt;wsp:rsid wsp:val=&quot;00F36797&quot;/&gt;&lt;wsp:rsid wsp:val=&quot;00F374A5&quot;/&gt;&lt;wsp:rsid wsp:val=&quot;00F4135D&quot;/&gt;&lt;wsp:rsid wsp:val=&quot;00F416E8&quot;/&gt;&lt;wsp:rsid wsp:val=&quot;00F42509&quot;/&gt;&lt;wsp:rsid wsp:val=&quot;00F42F17&quot;/&gt;&lt;wsp:rsid wsp:val=&quot;00F44E53&quot;/&gt;&lt;wsp:rsid wsp:val=&quot;00F45B5A&quot;/&gt;&lt;wsp:rsid wsp:val=&quot;00F47A73&quot;/&gt;&lt;wsp:rsid wsp:val=&quot;00F5216A&quot;/&gt;&lt;wsp:rsid wsp:val=&quot;00F52B14&quot;/&gt;&lt;wsp:rsid wsp:val=&quot;00F52F02&quot;/&gt;&lt;wsp:rsid wsp:val=&quot;00F53C0F&quot;/&gt;&lt;wsp:rsid wsp:val=&quot;00F53DA2&quot;/&gt;&lt;wsp:rsid wsp:val=&quot;00F54A20&quot;/&gt;&lt;wsp:rsid wsp:val=&quot;00F55BD4&quot;/&gt;&lt;wsp:rsid wsp:val=&quot;00F60717&quot;/&gt;&lt;wsp:rsid wsp:val=&quot;00F60B16&quot;/&gt;&lt;wsp:rsid wsp:val=&quot;00F61AAA&quot;/&gt;&lt;wsp:rsid wsp:val=&quot;00F61B02&quot;/&gt;&lt;wsp:rsid wsp:val=&quot;00F625C5&quot;/&gt;&lt;wsp:rsid wsp:val=&quot;00F62970&quot;/&gt;&lt;wsp:rsid wsp:val=&quot;00F63B48&quot;/&gt;&lt;wsp:rsid wsp:val=&quot;00F64298&quot;/&gt;&lt;wsp:rsid wsp:val=&quot;00F6479D&quot;/&gt;&lt;wsp:rsid wsp:val=&quot;00F6496E&quot;/&gt;&lt;wsp:rsid wsp:val=&quot;00F6551A&quot;/&gt;&lt;wsp:rsid wsp:val=&quot;00F65653&quot;/&gt;&lt;wsp:rsid wsp:val=&quot;00F662A9&quot;/&gt;&lt;wsp:rsid wsp:val=&quot;00F668F3&quot;/&gt;&lt;wsp:rsid wsp:val=&quot;00F66A83&quot;/&gt;&lt;wsp:rsid wsp:val=&quot;00F67390&quot;/&gt;&lt;wsp:rsid wsp:val=&quot;00F67913&quot;/&gt;&lt;wsp:rsid wsp:val=&quot;00F67E5C&quot;/&gt;&lt;wsp:rsid wsp:val=&quot;00F70833&quot;/&gt;&lt;wsp:rsid wsp:val=&quot;00F70997&quot;/&gt;&lt;wsp:rsid wsp:val=&quot;00F710B2&quot;/&gt;&lt;wsp:rsid wsp:val=&quot;00F73ED1&quot;/&gt;&lt;wsp:rsid wsp:val=&quot;00F74C07&quot;/&gt;&lt;wsp:rsid wsp:val=&quot;00F752DD&quot;/&gt;&lt;wsp:rsid wsp:val=&quot;00F759B0&quot;/&gt;&lt;wsp:rsid wsp:val=&quot;00F77435&quot;/&gt;&lt;wsp:rsid wsp:val=&quot;00F77472&quot;/&gt;&lt;wsp:rsid wsp:val=&quot;00F8039C&quot;/&gt;&lt;wsp:rsid wsp:val=&quot;00F80747&quot;/&gt;&lt;wsp:rsid wsp:val=&quot;00F80877&quot;/&gt;&lt;wsp:rsid wsp:val=&quot;00F80A05&quot;/&gt;&lt;wsp:rsid wsp:val=&quot;00F81C45&quot;/&gt;&lt;wsp:rsid wsp:val=&quot;00F82040&quot;/&gt;&lt;wsp:rsid wsp:val=&quot;00F82505&quot;/&gt;&lt;wsp:rsid wsp:val=&quot;00F8277C&quot;/&gt;&lt;wsp:rsid wsp:val=&quot;00F82C80&quot;/&gt;&lt;wsp:rsid wsp:val=&quot;00F82DDB&quot;/&gt;&lt;wsp:rsid wsp:val=&quot;00F8405C&quot;/&gt;&lt;wsp:rsid wsp:val=&quot;00F842CD&quot;/&gt;&lt;wsp:rsid wsp:val=&quot;00F85BB4&quot;/&gt;&lt;wsp:rsid wsp:val=&quot;00F8743D&quot;/&gt;&lt;wsp:rsid wsp:val=&quot;00F8790A&quot;/&gt;&lt;wsp:rsid wsp:val=&quot;00F90630&quot;/&gt;&lt;wsp:rsid wsp:val=&quot;00F90A3B&quot;/&gt;&lt;wsp:rsid wsp:val=&quot;00F91E66&quot;/&gt;&lt;wsp:rsid wsp:val=&quot;00F92ED8&quot;/&gt;&lt;wsp:rsid wsp:val=&quot;00F93014&quot;/&gt;&lt;wsp:rsid wsp:val=&quot;00F944C2&quot;/&gt;&lt;wsp:rsid wsp:val=&quot;00F94CAD&quot;/&gt;&lt;wsp:rsid wsp:val=&quot;00F951FF&quot;/&gt;&lt;wsp:rsid wsp:val=&quot;00F9579F&quot;/&gt;&lt;wsp:rsid wsp:val=&quot;00F95BAD&quot;/&gt;&lt;wsp:rsid wsp:val=&quot;00F9606B&quot;/&gt;&lt;wsp:rsid wsp:val=&quot;00F96CCD&quot;/&gt;&lt;wsp:rsid wsp:val=&quot;00F96FA3&quot;/&gt;&lt;wsp:rsid wsp:val=&quot;00F97FE8&quot;/&gt;&lt;wsp:rsid wsp:val=&quot;00FA01FC&quot;/&gt;&lt;wsp:rsid wsp:val=&quot;00FA0B06&quot;/&gt;&lt;wsp:rsid wsp:val=&quot;00FA0C0A&quot;/&gt;&lt;wsp:rsid wsp:val=&quot;00FA127F&quot;/&gt;&lt;wsp:rsid wsp:val=&quot;00FA146D&quot;/&gt;&lt;wsp:rsid wsp:val=&quot;00FA166C&quot;/&gt;&lt;wsp:rsid wsp:val=&quot;00FA2741&quot;/&gt;&lt;wsp:rsid wsp:val=&quot;00FA2A07&quot;/&gt;&lt;wsp:rsid wsp:val=&quot;00FA2D2B&quot;/&gt;&lt;wsp:rsid wsp:val=&quot;00FA2FC3&quot;/&gt;&lt;wsp:rsid wsp:val=&quot;00FA374E&quot;/&gt;&lt;wsp:rsid wsp:val=&quot;00FA3EB3&quot;/&gt;&lt;wsp:rsid wsp:val=&quot;00FA7250&quot;/&gt;&lt;wsp:rsid wsp:val=&quot;00FA7690&quot;/&gt;&lt;wsp:rsid wsp:val=&quot;00FB0565&quot;/&gt;&lt;wsp:rsid wsp:val=&quot;00FB0E81&quot;/&gt;&lt;wsp:rsid wsp:val=&quot;00FB21B1&quot;/&gt;&lt;wsp:rsid wsp:val=&quot;00FB243F&quot;/&gt;&lt;wsp:rsid wsp:val=&quot;00FB37DE&quot;/&gt;&lt;wsp:rsid wsp:val=&quot;00FB3DF2&quot;/&gt;&lt;wsp:rsid wsp:val=&quot;00FB4AD8&quot;/&gt;&lt;wsp:rsid wsp:val=&quot;00FB4D4B&quot;/&gt;&lt;wsp:rsid wsp:val=&quot;00FB66B6&quot;/&gt;&lt;wsp:rsid wsp:val=&quot;00FB701F&quot;/&gt;&lt;wsp:rsid wsp:val=&quot;00FC01E0&quot;/&gt;&lt;wsp:rsid wsp:val=&quot;00FC0C56&quot;/&gt;&lt;wsp:rsid wsp:val=&quot;00FC1070&quot;/&gt;&lt;wsp:rsid wsp:val=&quot;00FC1A54&quot;/&gt;&lt;wsp:rsid wsp:val=&quot;00FC1B63&quot;/&gt;&lt;wsp:rsid wsp:val=&quot;00FC1C0A&quot;/&gt;&lt;wsp:rsid wsp:val=&quot;00FC34BC&quot;/&gt;&lt;wsp:rsid wsp:val=&quot;00FC4BD5&quot;/&gt;&lt;wsp:rsid wsp:val=&quot;00FC5252&quot;/&gt;&lt;wsp:rsid wsp:val=&quot;00FC6003&quot;/&gt;&lt;wsp:rsid wsp:val=&quot;00FC687F&quot;/&gt;&lt;wsp:rsid wsp:val=&quot;00FC6A59&quot;/&gt;&lt;wsp:rsid wsp:val=&quot;00FC6EE4&quot;/&gt;&lt;wsp:rsid wsp:val=&quot;00FC754F&quot;/&gt;&lt;wsp:rsid wsp:val=&quot;00FC77CD&quot;/&gt;&lt;wsp:rsid wsp:val=&quot;00FC7EAB&quot;/&gt;&lt;wsp:rsid wsp:val=&quot;00FC9BC1&quot;/&gt;&lt;wsp:rsid wsp:val=&quot;00FD11EA&quot;/&gt;&lt;wsp:rsid wsp:val=&quot;00FD22EF&quot;/&gt;&lt;wsp:rsid wsp:val=&quot;00FD2C87&quot;/&gt;&lt;wsp:rsid wsp:val=&quot;00FD3A16&quot;/&gt;&lt;wsp:rsid wsp:val=&quot;00FD3A65&quot;/&gt;&lt;wsp:rsid wsp:val=&quot;00FD3D61&quot;/&gt;&lt;wsp:rsid wsp:val=&quot;00FD3E02&quot;/&gt;&lt;wsp:rsid wsp:val=&quot;00FD41F4&quot;/&gt;&lt;wsp:rsid wsp:val=&quot;00FD43A1&quot;/&gt;&lt;wsp:rsid wsp:val=&quot;00FD7128&quot;/&gt;&lt;wsp:rsid wsp:val=&quot;00FD71C6&quot;/&gt;&lt;wsp:rsid wsp:val=&quot;00FE0691&quot;/&gt;&lt;wsp:rsid wsp:val=&quot;00FE0DA4&quot;/&gt;&lt;wsp:rsid wsp:val=&quot;00FE1003&quot;/&gt;&lt;wsp:rsid wsp:val=&quot;00FE1048&quot;/&gt;&lt;wsp:rsid wsp:val=&quot;00FE25E9&quot;/&gt;&lt;wsp:rsid wsp:val=&quot;00FE26B7&quot;/&gt;&lt;wsp:rsid wsp:val=&quot;00FE2D23&quot;/&gt;&lt;wsp:rsid wsp:val=&quot;00FE4300&quot;/&gt;&lt;wsp:rsid wsp:val=&quot;00FF1895&quot;/&gt;&lt;wsp:rsid wsp:val=&quot;00FF2928&quot;/&gt;&lt;wsp:rsid wsp:val=&quot;00FF2D27&quot;/&gt;&lt;wsp:rsid wsp:val=&quot;00FF350E&quot;/&gt;&lt;wsp:rsid wsp:val=&quot;00FF537E&quot;/&gt;&lt;wsp:rsid wsp:val=&quot;00FF5469&quot;/&gt;&lt;wsp:rsid wsp:val=&quot;00FF5C2F&quot;/&gt;&lt;wsp:rsid wsp:val=&quot;010450B9&quot;/&gt;&lt;wsp:rsid wsp:val=&quot;0121F4B1&quot;/&gt;&lt;wsp:rsid wsp:val=&quot;0129B13E&quot;/&gt;&lt;wsp:rsid wsp:val=&quot;013069D8&quot;/&gt;&lt;wsp:rsid wsp:val=&quot;0130A030&quot;/&gt;&lt;wsp:rsid wsp:val=&quot;0149DD76&quot;/&gt;&lt;wsp:rsid wsp:val=&quot;014E73CF&quot;/&gt;&lt;wsp:rsid wsp:val=&quot;0151A258&quot;/&gt;&lt;wsp:rsid wsp:val=&quot;015751FD&quot;/&gt;&lt;wsp:rsid wsp:val=&quot;017206AB&quot;/&gt;&lt;wsp:rsid wsp:val=&quot;0173B414&quot;/&gt;&lt;wsp:rsid wsp:val=&quot;01A53B1C&quot;/&gt;&lt;wsp:rsid wsp:val=&quot;01B0B684&quot;/&gt;&lt;wsp:rsid wsp:val=&quot;01BE0DFA&quot;/&gt;&lt;wsp:rsid wsp:val=&quot;01C6BEC3&quot;/&gt;&lt;wsp:rsid wsp:val=&quot;01CDCDDA&quot;/&gt;&lt;wsp:rsid wsp:val=&quot;01CF05AC&quot;/&gt;&lt;wsp:rsid wsp:val=&quot;01D2D207&quot;/&gt;&lt;wsp:rsid wsp:val=&quot;01DD512C&quot;/&gt;&lt;wsp:rsid wsp:val=&quot;01DF1299&quot;/&gt;&lt;wsp:rsid wsp:val=&quot;01F10CE4&quot;/&gt;&lt;wsp:rsid wsp:val=&quot;01FFAB17&quot;/&gt;&lt;wsp:rsid wsp:val=&quot;020377C1&quot;/&gt;&lt;wsp:rsid wsp:val=&quot;0204A70A&quot;/&gt;&lt;wsp:rsid wsp:val=&quot;02288726&quot;/&gt;&lt;wsp:rsid wsp:val=&quot;0232D5C7&quot;/&gt;&lt;wsp:rsid wsp:val=&quot;023AEC42&quot;/&gt;&lt;wsp:rsid wsp:val=&quot;0250C8BD&quot;/&gt;&lt;wsp:rsid wsp:val=&quot;0269054A&quot;/&gt;&lt;wsp:rsid wsp:val=&quot;026C41D9&quot;/&gt;&lt;wsp:rsid wsp:val=&quot;026E7A1F&quot;/&gt;&lt;wsp:rsid wsp:val=&quot;026EB801&quot;/&gt;&lt;wsp:rsid wsp:val=&quot;0284574A&quot;/&gt;&lt;wsp:rsid wsp:val=&quot;028AD715&quot;/&gt;&lt;wsp:rsid wsp:val=&quot;0290CF77&quot;/&gt;&lt;wsp:rsid wsp:val=&quot;02C1E40D&quot;/&gt;&lt;wsp:rsid wsp:val=&quot;02C64415&quot;/&gt;&lt;wsp:rsid wsp:val=&quot;02CC7091&quot;/&gt;&lt;wsp:rsid wsp:val=&quot;02DAADA5&quot;/&gt;&lt;wsp:rsid wsp:val=&quot;02DB9ABE&quot;/&gt;&lt;wsp:rsid wsp:val=&quot;02E7B47A&quot;/&gt;&lt;wsp:rsid wsp:val=&quot;02F7AE3B&quot;/&gt;&lt;wsp:rsid wsp:val=&quot;02FD793E&quot;/&gt;&lt;wsp:rsid wsp:val=&quot;02FE0D7C&quot;/&gt;&lt;wsp:rsid wsp:val=&quot;030AF376&quot;/&gt;&lt;wsp:rsid wsp:val=&quot;030BB258&quot;/&gt;&lt;wsp:rsid wsp:val=&quot;03110D71&quot;/&gt;&lt;wsp:rsid wsp:val=&quot;031B9AE3&quot;/&gt;&lt;wsp:rsid wsp:val=&quot;03219A4F&quot;/&gt;&lt;wsp:rsid wsp:val=&quot;032E108F&quot;/&gt;&lt;wsp:rsid wsp:val=&quot;0333C313&quot;/&gt;&lt;wsp:rsid wsp:val=&quot;033B3CF2&quot;/&gt;&lt;wsp:rsid wsp:val=&quot;034679DA&quot;/&gt;&lt;wsp:rsid wsp:val=&quot;0348F9E3&quot;/&gt;&lt;wsp:rsid wsp:val=&quot;034A5D58&quot;/&gt;&lt;wsp:rsid wsp:val=&quot;034A92E2&quot;/&gt;&lt;wsp:rsid wsp:val=&quot;034D2B4E&quot;/&gt;&lt;wsp:rsid wsp:val=&quot;03540F36&quot;/&gt;&lt;wsp:rsid wsp:val=&quot;03813F84&quot;/&gt;&lt;wsp:rsid wsp:val=&quot;0382B765&quot;/&gt;&lt;wsp:rsid wsp:val=&quot;03864673&quot;/&gt;&lt;wsp:rsid wsp:val=&quot;038A2FB6&quot;/&gt;&lt;wsp:rsid wsp:val=&quot;038E88F9&quot;/&gt;&lt;wsp:rsid wsp:val=&quot;03A13BF0&quot;/&gt;&lt;wsp:rsid wsp:val=&quot;03AA09D5&quot;/&gt;&lt;wsp:rsid wsp:val=&quot;03B108A6&quot;/&gt;&lt;wsp:rsid wsp:val=&quot;03C36422&quot;/&gt;&lt;wsp:rsid wsp:val=&quot;040C6E0A&quot;/&gt;&lt;wsp:rsid wsp:val=&quot;040DF0F2&quot;/&gt;&lt;wsp:rsid wsp:val=&quot;0411DB7A&quot;/&gt;&lt;wsp:rsid wsp:val=&quot;0414F51C&quot;/&gt;&lt;wsp:rsid wsp:val=&quot;0415E905&quot;/&gt;&lt;wsp:rsid wsp:val=&quot;0422801A&quot;/&gt;&lt;wsp:rsid wsp:val=&quot;042301AC&quot;/&gt;&lt;wsp:rsid wsp:val=&quot;042977F3&quot;/&gt;&lt;wsp:rsid wsp:val=&quot;04300181&quot;/&gt;&lt;wsp:rsid wsp:val=&quot;043A16F6&quot;/&gt;&lt;wsp:rsid wsp:val=&quot;0440F1DA&quot;/&gt;&lt;wsp:rsid wsp:val=&quot;0445745A&quot;/&gt;&lt;wsp:rsid wsp:val=&quot;04470636&quot;/&gt;&lt;wsp:rsid wsp:val=&quot;04533308&quot;/&gt;&lt;wsp:rsid wsp:val=&quot;045706AF&quot;/&gt;&lt;wsp:rsid wsp:val=&quot;045EEE69&quot;/&gt;&lt;wsp:rsid wsp:val=&quot;046669CA&quot;/&gt;&lt;wsp:rsid wsp:val=&quot;04767A59&quot;/&gt;&lt;wsp:rsid wsp:val=&quot;047C5C0D&quot;/&gt;&lt;wsp:rsid wsp:val=&quot;048923BF&quot;/&gt;&lt;wsp:rsid wsp:val=&quot;04999548&quot;/&gt;&lt;wsp:rsid wsp:val=&quot;049A6C41&quot;/&gt;&lt;wsp:rsid wsp:val=&quot;049AE75C&quot;/&gt;&lt;wsp:rsid wsp:val=&quot;04B22FCE&quot;/&gt;&lt;wsp:rsid wsp:val=&quot;04C4BD78&quot;/&gt;&lt;wsp:rsid wsp:val=&quot;04C7D96A&quot;/&gt;&lt;wsp:rsid wsp:val=&quot;04CB058B&quot;/&gt;&lt;wsp:rsid wsp:val=&quot;04CF3098&quot;/&gt;&lt;wsp:rsid wsp:val=&quot;04E24A3B&quot;/&gt;&lt;wsp:rsid wsp:val=&quot;04E27679&quot;/&gt;&lt;wsp:rsid wsp:val=&quot;04E4F962&quot;/&gt;&lt;wsp:rsid wsp:val=&quot;04F0D409&quot;/&gt;&lt;wsp:rsid wsp:val=&quot;04F811BF&quot;/&gt;&lt;wsp:rsid wsp:val=&quot;04FF5F61&quot;/&gt;&lt;wsp:rsid wsp:val=&quot;0506F173&quot;/&gt;&lt;wsp:rsid wsp:val=&quot;0508993A&quot;/&gt;&lt;wsp:rsid wsp:val=&quot;0515FA07&quot;/&gt;&lt;wsp:rsid wsp:val=&quot;0519B562&quot;/&gt;&lt;wsp:rsid wsp:val=&quot;0531FCEC&quot;/&gt;&lt;wsp:rsid wsp:val=&quot;0532155F&quot;/&gt;&lt;wsp:rsid wsp:val=&quot;0532D398&quot;/&gt;&lt;wsp:rsid wsp:val=&quot;053AF140&quot;/&gt;&lt;wsp:rsid wsp:val=&quot;05594855&quot;/&gt;&lt;wsp:rsid wsp:val=&quot;05603446&quot;/&gt;&lt;wsp:rsid wsp:val=&quot;0578D6AC&quot;/&gt;&lt;wsp:rsid wsp:val=&quot;0593B074&quot;/&gt;&lt;wsp:rsid wsp:val=&quot;05954721&quot;/&gt;&lt;wsp:rsid wsp:val=&quot;05A0BB7D&quot;/&gt;&lt;wsp:rsid wsp:val=&quot;05B6EC67&quot;/&gt;&lt;wsp:rsid wsp:val=&quot;05BBBB1D&quot;/&gt;&lt;wsp:rsid wsp:val=&quot;05BFA8C1&quot;/&gt;&lt;wsp:rsid wsp:val=&quot;05DDE616&quot;/&gt;&lt;wsp:rsid wsp:val=&quot;05F4B49F&quot;/&gt;&lt;wsp:rsid wsp:val=&quot;060C7C48&quot;/&gt;&lt;wsp:rsid wsp:val=&quot;060D12B3&quot;/&gt;&lt;wsp:rsid wsp:val=&quot;06149287&quot;/&gt;&lt;wsp:rsid wsp:val=&quot;061E03B4&quot;/&gt;&lt;wsp:rsid wsp:val=&quot;06325F6A&quot;/&gt;&lt;wsp:rsid wsp:val=&quot;0637E0FD&quot;/&gt;&lt;wsp:rsid wsp:val=&quot;063B0C54&quot;/&gt;&lt;wsp:rsid wsp:val=&quot;066CF8C5&quot;/&gt;&lt;wsp:rsid wsp:val=&quot;066D9A34&quot;/&gt;&lt;wsp:rsid wsp:val=&quot;0674E067&quot;/&gt;&lt;wsp:rsid wsp:val=&quot;0683A95F&quot;/&gt;&lt;wsp:rsid wsp:val=&quot;06866140&quot;/&gt;&lt;wsp:rsid wsp:val=&quot;069D9677&quot;/&gt;&lt;wsp:rsid wsp:val=&quot;06AAA77A&quot;/&gt;&lt;wsp:rsid wsp:val=&quot;06BAD446&quot;/&gt;&lt;wsp:rsid wsp:val=&quot;06BCF16E&quot;/&gt;&lt;wsp:rsid wsp:val=&quot;06D3389C&quot;/&gt;&lt;wsp:rsid wsp:val=&quot;06E1D762&quot;/&gt;&lt;wsp:rsid wsp:val=&quot;06E46FA3&quot;/&gt;&lt;wsp:rsid wsp:val=&quot;06F1DB64&quot;/&gt;&lt;wsp:rsid wsp:val=&quot;06F92628&quot;/&gt;&lt;wsp:rsid wsp:val=&quot;06F94E72&quot;/&gt;&lt;wsp:rsid wsp:val=&quot;06FEA7C3&quot;/&gt;&lt;wsp:rsid wsp:val=&quot;0703982D&quot;/&gt;&lt;wsp:rsid wsp:val=&quot;070D4D86&quot;/&gt;&lt;wsp:rsid wsp:val=&quot;0717FCBA&quot;/&gt;&lt;wsp:rsid wsp:val=&quot;072ACFC2&quot;/&gt;&lt;wsp:rsid wsp:val=&quot;07363F2B&quot;/&gt;&lt;wsp:rsid wsp:val=&quot;0743BFFF&quot;/&gt;&lt;wsp:rsid wsp:val=&quot;0745E7DA&quot;/&gt;&lt;wsp:rsid wsp:val=&quot;074D5479&quot;/&gt;&lt;wsp:rsid wsp:val=&quot;075832D6&quot;/&gt;&lt;wsp:rsid wsp:val=&quot;075AA26E&quot;/&gt;&lt;wsp:rsid wsp:val=&quot;0766D372&quot;/&gt;&lt;wsp:rsid wsp:val=&quot;077A2BFF&quot;/&gt;&lt;wsp:rsid wsp:val=&quot;077A98C1&quot;/&gt;&lt;wsp:rsid wsp:val=&quot;077FDC19&quot;/&gt;&lt;wsp:rsid wsp:val=&quot;0784F861&quot;/&gt;&lt;wsp:rsid wsp:val=&quot;07890ADB&quot;/&gt;&lt;wsp:rsid wsp:val=&quot;079FE1B4&quot;/&gt;&lt;wsp:rsid wsp:val=&quot;07B65E54&quot;/&gt;&lt;wsp:rsid wsp:val=&quot;07CFC2E7&quot;/&gt;&lt;wsp:rsid wsp:val=&quot;07DA092C&quot;/&gt;&lt;wsp:rsid wsp:val=&quot;07DBD4E3&quot;/&gt;&lt;wsp:rsid wsp:val=&quot;07DC3A85&quot;/&gt;&lt;wsp:rsid wsp:val=&quot;07FF895A&quot;/&gt;&lt;wsp:rsid wsp:val=&quot;08008133&quot;/&gt;&lt;wsp:rsid wsp:val=&quot;0808B889&quot;/&gt;&lt;wsp:rsid wsp:val=&quot;080E5933&quot;/&gt;&lt;wsp:rsid wsp:val=&quot;080F3BC6&quot;/&gt;&lt;wsp:rsid wsp:val=&quot;081C9A24&quot;/&gt;&lt;wsp:rsid wsp:val=&quot;081F3386&quot;/&gt;&lt;wsp:rsid wsp:val=&quot;08223236&quot;/&gt;&lt;wsp:rsid wsp:val=&quot;08296A5B&quot;/&gt;&lt;wsp:rsid wsp:val=&quot;0845623A&quot;/&gt;&lt;wsp:rsid wsp:val=&quot;08467FBB&quot;/&gt;&lt;wsp:rsid wsp:val=&quot;084ADC1C&quot;/&gt;&lt;wsp:rsid wsp:val=&quot;0851BD15&quot;/&gt;&lt;wsp:rsid wsp:val=&quot;0853F072&quot;/&gt;&lt;wsp:rsid wsp:val=&quot;0854D757&quot;/&gt;&lt;wsp:rsid wsp:val=&quot;08607F0C&quot;/&gt;&lt;wsp:rsid wsp:val=&quot;086673B5&quot;/&gt;&lt;wsp:rsid wsp:val=&quot;0872E391&quot;/&gt;&lt;wsp:rsid wsp:val=&quot;0886B405&quot;/&gt;&lt;wsp:rsid wsp:val=&quot;08972F86&quot;/&gt;&lt;wsp:rsid wsp:val=&quot;08AEA4A6&quot;/&gt;&lt;wsp:rsid wsp:val=&quot;08AF6CC3&quot;/&gt;&lt;wsp:rsid wsp:val=&quot;08B24194&quot;/&gt;&lt;wsp:rsid wsp:val=&quot;08BB2A4B&quot;/&gt;&lt;wsp:rsid wsp:val=&quot;08BC6C8A&quot;/&gt;&lt;wsp:rsid wsp:val=&quot;08BF58DB&quot;/&gt;&lt;wsp:rsid wsp:val=&quot;08CBCF8D&quot;/&gt;&lt;wsp:rsid wsp:val=&quot;08D49EC5&quot;/&gt;&lt;wsp:rsid wsp:val=&quot;08FA2A55&quot;/&gt;&lt;wsp:rsid wsp:val=&quot;091052A4&quot;/&gt;&lt;wsp:rsid wsp:val=&quot;0911C0CA&quot;/&gt;&lt;wsp:rsid wsp:val=&quot;0926CD8F&quot;/&gt;&lt;wsp:rsid wsp:val=&quot;092AC66D&quot;/&gt;&lt;wsp:rsid wsp:val=&quot;092B5E25&quot;/&gt;&lt;wsp:rsid wsp:val=&quot;0945AD32&quot;/&gt;&lt;wsp:rsid wsp:val=&quot;094F6E1A&quot;/&gt;&lt;wsp:rsid wsp:val=&quot;0951D881&quot;/&gt;&lt;wsp:rsid wsp:val=&quot;0953CC14&quot;/&gt;&lt;wsp:rsid wsp:val=&quot;09711BD4&quot;/&gt;&lt;wsp:rsid wsp:val=&quot;09712228&quot;/&gt;&lt;wsp:rsid wsp:val=&quot;097B9DE6&quot;/&gt;&lt;wsp:rsid wsp:val=&quot;097EC881&quot;/&gt;&lt;wsp:rsid wsp:val=&quot;09858040&quot;/&gt;&lt;wsp:rsid wsp:val=&quot;099205D9&quot;/&gt;&lt;wsp:rsid wsp:val=&quot;099BAEE5&quot;/&gt;&lt;wsp:rsid wsp:val=&quot;09B1DF94&quot;/&gt;&lt;wsp:rsid wsp:val=&quot;09B94100&quot;/&gt;&lt;wsp:rsid wsp:val=&quot;09BAB864&quot;/&gt;&lt;wsp:rsid wsp:val=&quot;09BC73CD&quot;/&gt;&lt;wsp:rsid wsp:val=&quot;09C76CA4&quot;/&gt;&lt;wsp:rsid wsp:val=&quot;09C91FDF&quot;/&gt;&lt;wsp:rsid wsp:val=&quot;09C990AD&quot;/&gt;&lt;wsp:rsid wsp:val=&quot;09CAB5DA&quot;/&gt;&lt;wsp:rsid wsp:val=&quot;09D2F0DE&quot;/&gt;&lt;wsp:rsid wsp:val=&quot;09DA6296&quot;/&gt;&lt;wsp:rsid wsp:val=&quot;09DCB4FC&quot;/&gt;&lt;wsp:rsid wsp:val=&quot;09FB9ED5&quot;/&gt;&lt;wsp:rsid wsp:val=&quot;0A000233&quot;/&gt;&lt;wsp:rsid wsp:val=&quot;0A0FCEEB&quot;/&gt;&lt;wsp:rsid wsp:val=&quot;0A1E51EC&quot;/&gt;&lt;wsp:rsid wsp:val=&quot;0A217F3A&quot;/&gt;&lt;wsp:rsid wsp:val=&quot;0A234281&quot;/&gt;&lt;wsp:rsid wsp:val=&quot;0A24B78F&quot;/&gt;&lt;wsp:rsid wsp:val=&quot;0A2BC8D7&quot;/&gt;&lt;wsp:rsid wsp:val=&quot;0A2C732A&quot;/&gt;&lt;wsp:rsid wsp:val=&quot;0A2CF4FD&quot;/&gt;&lt;wsp:rsid wsp:val=&quot;0A33AAC1&quot;/&gt;&lt;wsp:rsid wsp:val=&quot;0A53AE70&quot;/&gt;&lt;wsp:rsid wsp:val=&quot;0A5722BF&quot;/&gt;&lt;wsp:rsid wsp:val=&quot;0A57CF80&quot;/&gt;&lt;wsp:rsid wsp:val=&quot;0A638ED1&quot;/&gt;&lt;wsp:rsid wsp:val=&quot;0A6692FF&quot;/&gt;&lt;wsp:rsid wsp:val=&quot;0A67EDFB&quot;/&gt;&lt;wsp:rsid wsp:val=&quot;0A74C12D&quot;/&gt;&lt;wsp:rsid wsp:val=&quot;0A770094&quot;/&gt;&lt;wsp:rsid wsp:val=&quot;0A956B67&quot;/&gt;&lt;wsp:rsid wsp:val=&quot;0A96762D&quot;/&gt;&lt;wsp:rsid wsp:val=&quot;0AA50202&quot;/&gt;&lt;wsp:rsid wsp:val=&quot;0AB82AE4&quot;/&gt;&lt;wsp:rsid wsp:val=&quot;0AB8C452&quot;/&gt;&lt;wsp:rsid wsp:val=&quot;0AC78424&quot;/&gt;&lt;wsp:rsid wsp:val=&quot;0AD06F1F&quot;/&gt;&lt;wsp:rsid wsp:val=&quot;0AD4C671&quot;/&gt;&lt;wsp:rsid wsp:val=&quot;0ADE9B2F&quot;/&gt;&lt;wsp:rsid wsp:val=&quot;0AEB0365&quot;/&gt;&lt;wsp:rsid wsp:val=&quot;0B04B9BF&quot;/&gt;&lt;wsp:rsid wsp:val=&quot;0B05F37F&quot;/&gt;&lt;wsp:rsid wsp:val=&quot;0B0C3D7B&quot;/&gt;&lt;wsp:rsid wsp:val=&quot;0B1C114A&quot;/&gt;&lt;wsp:rsid wsp:val=&quot;0B201A15&quot;/&gt;&lt;wsp:rsid wsp:val=&quot;0B211EB2&quot;/&gt;&lt;wsp:rsid wsp:val=&quot;0B238B16&quot;/&gt;&lt;wsp:rsid wsp:val=&quot;0B23F91B&quot;/&gt;&lt;wsp:rsid wsp:val=&quot;0B2907A6&quot;/&gt;&lt;wsp:rsid wsp:val=&quot;0B32D086&quot;/&gt;&lt;wsp:rsid wsp:val=&quot;0B44120B&quot;/&gt;&lt;wsp:rsid wsp:val=&quot;0B5BAF19&quot;/&gt;&lt;wsp:rsid wsp:val=&quot;0B715AD0&quot;/&gt;&lt;wsp:rsid wsp:val=&quot;0B720AB8&quot;/&gt;&lt;wsp:rsid wsp:val=&quot;0B7632F7&quot;/&gt;&lt;wsp:rsid wsp:val=&quot;0B8D3B30&quot;/&gt;&lt;wsp:rsid wsp:val=&quot;0BA000CE&quot;/&gt;&lt;wsp:rsid wsp:val=&quot;0BA2FABF&quot;/&gt;&lt;wsp:rsid wsp:val=&quot;0BAFD7E2&quot;/&gt;&lt;wsp:rsid wsp:val=&quot;0BD18863&quot;/&gt;&lt;wsp:rsid wsp:val=&quot;0BD4109F&quot;/&gt;&lt;wsp:rsid wsp:val=&quot;0BE314B9&quot;/&gt;&lt;wsp:rsid wsp:val=&quot;0BEB6048&quot;/&gt;&lt;wsp:rsid wsp:val=&quot;0BEC0D65&quot;/&gt;&lt;wsp:rsid wsp:val=&quot;0BF05876&quot;/&gt;&lt;wsp:rsid wsp:val=&quot;0C080E1E&quot;/&gt;&lt;wsp:rsid wsp:val=&quot;0C167B31&quot;/&gt;&lt;wsp:rsid wsp:val=&quot;0C2E1391&quot;/&gt;&lt;wsp:rsid wsp:val=&quot;0C305DB3&quot;/&gt;&lt;wsp:rsid wsp:val=&quot;0C481AC2&quot;/&gt;&lt;wsp:rsid wsp:val=&quot;0C5CFBD2&quot;/&gt;&lt;wsp:rsid wsp:val=&quot;0C7EA6A7&quot;/&gt;&lt;wsp:rsid wsp:val=&quot;0C8F7012&quot;/&gt;&lt;wsp:rsid wsp:val=&quot;0CA24B00&quot;/&gt;&lt;wsp:rsid wsp:val=&quot;0CA32A0C&quot;/&gt;&lt;wsp:rsid wsp:val=&quot;0CA6888A&quot;/&gt;&lt;wsp:rsid wsp:val=&quot;0CB96353&quot;/&gt;&lt;wsp:rsid wsp:val=&quot;0CD782CE&quot;/&gt;&lt;wsp:rsid wsp:val=&quot;0CE4E65F&quot;/&gt;&lt;wsp:rsid wsp:val=&quot;0CE6E592&quot;/&gt;&lt;wsp:rsid wsp:val=&quot;0CEAB12C&quot;/&gt;&lt;wsp:rsid wsp:val=&quot;0CEC3B21&quot;/&gt;&lt;wsp:rsid wsp:val=&quot;0CED5ABB&quot;/&gt;&lt;wsp:rsid wsp:val=&quot;0D008CC6&quot;/&gt;&lt;wsp:rsid wsp:val=&quot;0D0577CC&quot;/&gt;&lt;wsp:rsid wsp:val=&quot;0D1B86D9&quot;/&gt;&lt;wsp:rsid wsp:val=&quot;0D361F4A&quot;/&gt;&lt;wsp:rsid wsp:val=&quot;0D37BBF1&quot;/&gt;&lt;wsp:rsid wsp:val=&quot;0D4C2ADA&quot;/&gt;&lt;wsp:rsid wsp:val=&quot;0D4D94F0&quot;/&gt;&lt;wsp:rsid wsp:val=&quot;0D4F3728&quot;/&gt;&lt;wsp:rsid wsp:val=&quot;0D4F9C9F&quot;/&gt;&lt;wsp:rsid wsp:val=&quot;0D5263C5&quot;/&gt;&lt;wsp:rsid wsp:val=&quot;0D5BA78C&quot;/&gt;&lt;wsp:rsid wsp:val=&quot;0D642F05&quot;/&gt;&lt;wsp:rsid wsp:val=&quot;0D69FAA4&quot;/&gt;&lt;wsp:rsid wsp:val=&quot;0D897BF5&quot;/&gt;&lt;wsp:rsid wsp:val=&quot;0D8A4C48&quot;/&gt;&lt;wsp:rsid wsp:val=&quot;0D9950B2&quot;/&gt;&lt;wsp:rsid wsp:val=&quot;0DAA1A65&quot;/&gt;&lt;wsp:rsid wsp:val=&quot;0DAD4AF7&quot;/&gt;&lt;wsp:rsid wsp:val=&quot;0DB8C220&quot;/&gt;&lt;wsp:rsid wsp:val=&quot;0DC3E9CF&quot;/&gt;&lt;wsp:rsid wsp:val=&quot;0DC419A7&quot;/&gt;&lt;wsp:rsid wsp:val=&quot;0DCA9B2C&quot;/&gt;&lt;wsp:rsid wsp:val=&quot;0DCC83D7&quot;/&gt;&lt;wsp:rsid wsp:val=&quot;0DF1E57F&quot;/&gt;&lt;wsp:rsid wsp:val=&quot;0DF87171&quot;/&gt;&lt;wsp:rsid wsp:val=&quot;0DFB7B23&quot;/&gt;&lt;wsp:rsid wsp:val=&quot;0DFD1394&quot;/&gt;&lt;wsp:rsid wsp:val=&quot;0E032B1B&quot;/&gt;&lt;wsp:rsid wsp:val=&quot;0E078139&quot;/&gt;&lt;wsp:rsid wsp:val=&quot;0E0F9545&quot;/&gt;&lt;wsp:rsid wsp:val=&quot;0E10EEDB&quot;/&gt;&lt;wsp:rsid wsp:val=&quot;0E23A8D5&quot;/&gt;&lt;wsp:rsid wsp:val=&quot;0E2A1E68&quot;/&gt;&lt;wsp:rsid wsp:val=&quot;0E41EDAE&quot;/&gt;&lt;wsp:rsid wsp:val=&quot;0E432DEA&quot;/&gt;&lt;wsp:rsid wsp:val=&quot;0E50DBED&quot;/&gt;&lt;wsp:rsid wsp:val=&quot;0E593E46&quot;/&gt;&lt;wsp:rsid wsp:val=&quot;0E71EDC6&quot;/&gt;&lt;wsp:rsid wsp:val=&quot;0E7464C6&quot;/&gt;&lt;wsp:rsid wsp:val=&quot;0E7F86E0&quot;/&gt;&lt;wsp:rsid wsp:val=&quot;0E8A9501&quot;/&gt;&lt;wsp:rsid wsp:val=&quot;0E8C7B8C&quot;/&gt;&lt;wsp:rsid wsp:val=&quot;0EA4268D&quot;/&gt;&lt;wsp:rsid wsp:val=&quot;0EB9A84D&quot;/&gt;&lt;wsp:rsid wsp:val=&quot;0EBB374D&quot;/&gt;&lt;wsp:rsid wsp:val=&quot;0EC094DF&quot;/&gt;&lt;wsp:rsid wsp:val=&quot;0EC4EA40&quot;/&gt;&lt;wsp:rsid wsp:val=&quot;0ED3776E&quot;/&gt;&lt;wsp:rsid wsp:val=&quot;0ED67168&quot;/&gt;&lt;wsp:rsid wsp:val=&quot;0ED76942&quot;/&gt;&lt;wsp:rsid wsp:val=&quot;0EDF6981&quot;/&gt;&lt;wsp:rsid wsp:val=&quot;0EE2E5D5&quot;/&gt;&lt;wsp:rsid wsp:val=&quot;0EE51088&quot;/&gt;&lt;wsp:rsid wsp:val=&quot;0EE59FD4&quot;/&gt;&lt;wsp:rsid wsp:val=&quot;0EF8574A&quot;/&gt;&lt;wsp:rsid wsp:val=&quot;0EFA1DE5&quot;/&gt;&lt;wsp:rsid wsp:val=&quot;0F001519&quot;/&gt;&lt;wsp:rsid wsp:val=&quot;0F0330B7&quot;/&gt;&lt;wsp:rsid wsp:val=&quot;0F05AC7B&quot;/&gt;&lt;wsp:rsid wsp:val=&quot;0F12BF41&quot;/&gt;&lt;wsp:rsid wsp:val=&quot;0F20D484&quot;/&gt;&lt;wsp:rsid wsp:val=&quot;0F2F02BA&quot;/&gt;&lt;wsp:rsid wsp:val=&quot;0F41F312&quot;/&gt;&lt;wsp:rsid wsp:val=&quot;0F4F4780&quot;/&gt;&lt;wsp:rsid wsp:val=&quot;0F65DA7F&quot;/&gt;&lt;wsp:rsid wsp:val=&quot;0F75D7A7&quot;/&gt;&lt;wsp:rsid wsp:val=&quot;0F850F21&quot;/&gt;&lt;wsp:rsid wsp:val=&quot;0F865FFF&quot;/&gt;&lt;wsp:rsid wsp:val=&quot;0F92E011&quot;/&gt;&lt;wsp:rsid wsp:val=&quot;0F98E265&quot;/&gt;&lt;wsp:rsid wsp:val=&quot;0F99C4EF&quot;/&gt;&lt;wsp:rsid wsp:val=&quot;0FA704F0&quot;/&gt;&lt;wsp:rsid wsp:val=&quot;0FAA74D7&quot;/&gt;&lt;wsp:rsid wsp:val=&quot;0FB2C609&quot;/&gt;&lt;wsp:rsid wsp:val=&quot;0FCAA606&quot;/&gt;&lt;wsp:rsid wsp:val=&quot;0FD6681C&quot;/&gt;&lt;wsp:rsid wsp:val=&quot;0FD7B88C&quot;/&gt;&lt;wsp:rsid wsp:val=&quot;0FEBAD20&quot;/&gt;&lt;wsp:rsid wsp:val=&quot;0FED712E&quot;/&gt;&lt;wsp:rsid wsp:val=&quot;0FF08511&quot;/&gt;&lt;wsp:rsid wsp:val=&quot;0FF4BFFF&quot;/&gt;&lt;wsp:rsid wsp:val=&quot;0FFE94AE&quot;/&gt;&lt;wsp:rsid wsp:val=&quot;100340EB&quot;/&gt;&lt;wsp:rsid wsp:val=&quot;100C5C66&quot;/&gt;&lt;wsp:rsid wsp:val=&quot;10103527&quot;/&gt;&lt;wsp:rsid wsp:val=&quot;1027087C&quot;/&gt;&lt;wsp:rsid wsp:val=&quot;102CC4E9&quot;/&gt;&lt;wsp:rsid wsp:val=&quot;1031D56D&quot;/&gt;&lt;wsp:rsid wsp:val=&quot;1036BEF2&quot;/&gt;&lt;wsp:rsid wsp:val=&quot;105189C0&quot;/&gt;&lt;wsp:rsid wsp:val=&quot;105913C2&quot;/&gt;&lt;wsp:rsid wsp:val=&quot;107E4C26&quot;/&gt;&lt;wsp:rsid wsp:val=&quot;108E8EBC&quot;/&gt;&lt;wsp:rsid wsp:val=&quot;10918166&quot;/&gt;&lt;wsp:rsid wsp:val=&quot;109DF415&quot;/&gt;&lt;wsp:rsid wsp:val=&quot;10A2E088&quot;/&gt;&lt;wsp:rsid wsp:val=&quot;10AB1C83&quot;/&gt;&lt;wsp:rsid wsp:val=&quot;10B7F6A4&quot;/&gt;&lt;wsp:rsid wsp:val=&quot;10BABD56&quot;/&gt;&lt;wsp:rsid wsp:val=&quot;10C8D5E7&quot;/&gt;&lt;wsp:rsid wsp:val=&quot;10D77977&quot;/&gt;&lt;wsp:rsid wsp:val=&quot;10DDAD45&quot;/&gt;&lt;wsp:rsid wsp:val=&quot;10FBB693&quot;/&gt;&lt;wsp:rsid wsp:val=&quot;10FE75DA&quot;/&gt;&lt;wsp:rsid wsp:val=&quot;110184B4&quot;/&gt;&lt;wsp:rsid wsp:val=&quot;1101C47D&quot;/&gt;&lt;wsp:rsid wsp:val=&quot;1106784D&quot;/&gt;&lt;wsp:rsid wsp:val=&quot;1139006C&quot;/&gt;&lt;wsp:rsid wsp:val=&quot;114053B9&quot;/&gt;&lt;wsp:rsid wsp:val=&quot;114179ED&quot;/&gt;&lt;wsp:rsid wsp:val=&quot;1147A886&quot;/&gt;&lt;wsp:rsid wsp:val=&quot;114EBCDA&quot;/&gt;&lt;wsp:rsid wsp:val=&quot;1152CA51&quot;/&gt;&lt;wsp:rsid wsp:val=&quot;115AB760&quot;/&gt;&lt;wsp:rsid wsp:val=&quot;116A273F&quot;/&gt;&lt;wsp:rsid wsp:val=&quot;1170940D&quot;/&gt;&lt;wsp:rsid wsp:val=&quot;1179F9AD&quot;/&gt;&lt;wsp:rsid wsp:val=&quot;117AC36F&quot;/&gt;&lt;wsp:rsid wsp:val=&quot;1183740E&quot;/&gt;&lt;wsp:rsid wsp:val=&quot;119A650F&quot;/&gt;&lt;wsp:rsid wsp:val=&quot;119C77B1&quot;/&gt;&lt;wsp:rsid wsp:val=&quot;11A21AFC&quot;/&gt;&lt;wsp:rsid wsp:val=&quot;11A8475A&quot;/&gt;&lt;wsp:rsid wsp:val=&quot;11AC0588&quot;/&gt;&lt;wsp:rsid wsp:val=&quot;11AF94B1&quot;/&gt;&lt;wsp:rsid wsp:val=&quot;11B37A4A&quot;/&gt;&lt;wsp:rsid wsp:val=&quot;11BC9A5F&quot;/&gt;&lt;wsp:rsid wsp:val=&quot;11C4EB91&quot;/&gt;&lt;wsp:rsid wsp:val=&quot;11D43F8C&quot;/&gt;&lt;wsp:rsid wsp:val=&quot;11D7A47D&quot;/&gt;&lt;wsp:rsid wsp:val=&quot;11DC1F4A&quot;/&gt;&lt;wsp:rsid wsp:val=&quot;11E89B8E&quot;/&gt;&lt;wsp:rsid wsp:val=&quot;11EA55A1&quot;/&gt;&lt;wsp:rsid wsp:val=&quot;11F00AF0&quot;/&gt;&lt;wsp:rsid wsp:val=&quot;120AE29B&quot;/&gt;&lt;wsp:rsid wsp:val=&quot;120FDAC8&quot;/&gt;&lt;wsp:rsid wsp:val=&quot;12138A5A&quot;/&gt;&lt;wsp:rsid wsp:val=&quot;12159432&quot;/&gt;&lt;wsp:rsid wsp:val=&quot;121B47F8&quot;/&gt;&lt;wsp:rsid wsp:val=&quot;121D27C4&quot;/&gt;&lt;wsp:rsid wsp:val=&quot;12264D1E&quot;/&gt;&lt;wsp:rsid wsp:val=&quot;122963D1&quot;/&gt;&lt;wsp:rsid wsp:val=&quot;123ECD95&quot;/&gt;&lt;wsp:rsid wsp:val=&quot;1242DD65&quot;/&gt;&lt;wsp:rsid wsp:val=&quot;1245EE8E&quot;/&gt;&lt;wsp:rsid wsp:val=&quot;1263412C&quot;/&gt;&lt;wsp:rsid wsp:val=&quot;12658F8B&quot;/&gt;&lt;wsp:rsid wsp:val=&quot;1270D22A&quot;/&gt;&lt;wsp:rsid wsp:val=&quot;127634F8&quot;/&gt;&lt;wsp:rsid wsp:val=&quot;1285B25E&quot;/&gt;&lt;wsp:rsid wsp:val=&quot;1294BF17&quot;/&gt;&lt;wsp:rsid wsp:val=&quot;12B075E0&quot;/&gt;&lt;wsp:rsid wsp:val=&quot;12B1CCEC&quot;/&gt;&lt;wsp:rsid wsp:val=&quot;12B3225B&quot;/&gt;&lt;wsp:rsid wsp:val=&quot;12DD1E1E&quot;/&gt;&lt;wsp:rsid wsp:val=&quot;12E78003&quot;/&gt;&lt;wsp:rsid wsp:val=&quot;1305F41A&quot;/&gt;&lt;wsp:rsid wsp:val=&quot;132A01FF&quot;/&gt;&lt;wsp:rsid wsp:val=&quot;13353F66&quot;/&gt;&lt;wsp:rsid wsp:val=&quot;1338DED7&quot;/&gt;&lt;wsp:rsid wsp:val=&quot;133DF3A7&quot;/&gt;&lt;wsp:rsid wsp:val=&quot;136AA973&quot;/&gt;&lt;wsp:rsid wsp:val=&quot;1370D161&quot;/&gt;&lt;wsp:rsid wsp:val=&quot;1377EFAB&quot;/&gt;&lt;wsp:rsid wsp:val=&quot;137AE06E&quot;/&gt;&lt;wsp:rsid wsp:val=&quot;13C144D1&quot;/&gt;&lt;wsp:rsid wsp:val=&quot;13C1CE03&quot;/&gt;&lt;wsp:rsid wsp:val=&quot;13CFBFA0&quot;/&gt;&lt;wsp:rsid wsp:val=&quot;13D35570&quot;/&gt;&lt;wsp:rsid wsp:val=&quot;13E88430&quot;/&gt;&lt;wsp:rsid wsp:val=&quot;13F19272&quot;/&gt;&lt;wsp:rsid wsp:val=&quot;13F96E80&quot;/&gt;&lt;wsp:rsid wsp:val=&quot;13F971DA&quot;/&gt;&lt;wsp:rsid wsp:val=&quot;14044506&quot;/&gt;&lt;wsp:rsid wsp:val=&quot;140959C8&quot;/&gt;&lt;wsp:rsid wsp:val=&quot;140A1284&quot;/&gt;&lt;wsp:rsid wsp:val=&quot;140A2432&quot;/&gt;&lt;wsp:rsid wsp:val=&quot;1412AF24&quot;/&gt;&lt;wsp:rsid wsp:val=&quot;14141F17&quot;/&gt;&lt;wsp:rsid wsp:val=&quot;1418AE5E&quot;/&gt;&lt;wsp:rsid wsp:val=&quot;141BE150&quot;/&gt;&lt;wsp:rsid wsp:val=&quot;141C8891&quot;/&gt;&lt;wsp:rsid wsp:val=&quot;14232550&quot;/&gt;&lt;wsp:rsid wsp:val=&quot;1427450D&quot;/&gt;&lt;wsp:rsid wsp:val=&quot;142B8BD5&quot;/&gt;&lt;wsp:rsid wsp:val=&quot;14308F78&quot;/&gt;&lt;wsp:rsid wsp:val=&quot;1439C442&quot;/&gt;&lt;wsp:rsid wsp:val=&quot;143CE616&quot;/&gt;&lt;wsp:rsid wsp:val=&quot;146825EB&quot;/&gt;&lt;wsp:rsid wsp:val=&quot;146D5DCB&quot;/&gt;&lt;wsp:rsid wsp:val=&quot;1482C941&quot;/&gt;&lt;wsp:rsid wsp:val=&quot;148405FE&quot;/&gt;&lt;wsp:rsid wsp:val=&quot;148DCF42&quot;/&gt;&lt;wsp:rsid wsp:val=&quot;149216DC&quot;/&gt;&lt;wsp:rsid wsp:val=&quot;149A71F3&quot;/&gt;&lt;wsp:rsid wsp:val=&quot;149C5544&quot;/&gt;&lt;wsp:rsid wsp:val=&quot;149ED12B&quot;/&gt;&lt;wsp:rsid wsp:val=&quot;14A32BFF&quot;/&gt;&lt;wsp:rsid wsp:val=&quot;14A3613C&quot;/&gt;&lt;wsp:rsid wsp:val=&quot;14A7BC4E&quot;/&gt;&lt;wsp:rsid wsp:val=&quot;14A9D93F&quot;/&gt;&lt;wsp:rsid wsp:val=&quot;14AECBE7&quot;/&gt;&lt;wsp:rsid wsp:val=&quot;14C14D19&quot;/&gt;&lt;wsp:rsid wsp:val=&quot;14D6392B&quot;/&gt;&lt;wsp:rsid wsp:val=&quot;14D717D6&quot;/&gt;&lt;wsp:rsid wsp:val=&quot;14E35A59&quot;/&gt;&lt;wsp:rsid wsp:val=&quot;150338C6&quot;/&gt;&lt;wsp:rsid wsp:val=&quot;150AA2F2&quot;/&gt;&lt;wsp:rsid wsp:val=&quot;150DA6A5&quot;/&gt;&lt;wsp:rsid wsp:val=&quot;1510B88A&quot;/&gt;&lt;wsp:rsid wsp:val=&quot;15122C75&quot;/&gt;&lt;wsp:rsid wsp:val=&quot;151FA016&quot;/&gt;&lt;wsp:rsid wsp:val=&quot;1524C061&quot;/&gt;&lt;wsp:rsid wsp:val=&quot;1553A6BD&quot;/&gt;&lt;wsp:rsid wsp:val=&quot;1554F43F&quot;/&gt;&lt;wsp:rsid wsp:val=&quot;1566AB7D&quot;/&gt;&lt;wsp:rsid wsp:val=&quot;15715B3D&quot;/&gt;&lt;wsp:rsid wsp:val=&quot;15780A55&quot;/&gt;&lt;wsp:rsid wsp:val=&quot;157DD876&quot;/&gt;&lt;wsp:rsid wsp:val=&quot;15925CB9&quot;/&gt;&lt;wsp:rsid wsp:val=&quot;15937C72&quot;/&gt;&lt;wsp:rsid wsp:val=&quot;1595AB20&quot;/&gt;&lt;wsp:rsid wsp:val=&quot;1596D54C&quot;/&gt;&lt;wsp:rsid wsp:val=&quot;1597BAFC&quot;/&gt;&lt;wsp:rsid wsp:val=&quot;159926A5&quot;/&gt;&lt;wsp:rsid wsp:val=&quot;15A02818&quot;/&gt;&lt;wsp:rsid wsp:val=&quot;15AD0AB3&quot;/&gt;&lt;wsp:rsid wsp:val=&quot;15B769DA&quot;/&gt;&lt;wsp:rsid wsp:val=&quot;15BBB3F8&quot;/&gt;&lt;wsp:rsid wsp:val=&quot;15ED2E69&quot;/&gt;&lt;wsp:rsid wsp:val=&quot;15EF4F7C&quot;/&gt;&lt;wsp:rsid wsp:val=&quot;160F15A2&quot;/&gt;&lt;wsp:rsid wsp:val=&quot;160FE214&quot;/&gt;&lt;wsp:rsid wsp:val=&quot;1613787F&quot;/&gt;&lt;wsp:rsid wsp:val=&quot;16288B42&quot;/&gt;&lt;wsp:rsid wsp:val=&quot;16429F88&quot;/&gt;&lt;wsp:rsid wsp:val=&quot;1646ABFD&quot;/&gt;&lt;wsp:rsid wsp:val=&quot;16551867&quot;/&gt;&lt;wsp:rsid wsp:val=&quot;167803A0&quot;/&gt;&lt;wsp:rsid wsp:val=&quot;16788FF5&quot;/&gt;&lt;wsp:rsid wsp:val=&quot;167A273C&quot;/&gt;&lt;wsp:rsid wsp:val=&quot;168003F1&quot;/&gt;&lt;wsp:rsid wsp:val=&quot;16847971&quot;/&gt;&lt;wsp:rsid wsp:val=&quot;168E9537&quot;/&gt;&lt;wsp:rsid wsp:val=&quot;16952BE3&quot;/&gt;&lt;wsp:rsid wsp:val=&quot;16987555&quot;/&gt;&lt;wsp:rsid wsp:val=&quot;169E1000&quot;/&gt;&lt;wsp:rsid wsp:val=&quot;16A25596&quot;/&gt;&lt;wsp:rsid wsp:val=&quot;16A4ECFF&quot;/&gt;&lt;wsp:rsid wsp:val=&quot;16A75313&quot;/&gt;&lt;wsp:rsid wsp:val=&quot;16B8E59E&quot;/&gt;&lt;wsp:rsid wsp:val=&quot;16BAAE82&quot;/&gt;&lt;wsp:rsid wsp:val=&quot;16C6E4E3&quot;/&gt;&lt;wsp:rsid wsp:val=&quot;16CD3B63&quot;/&gt;&lt;wsp:rsid wsp:val=&quot;16D6A3E3&quot;/&gt;&lt;wsp:rsid wsp:val=&quot;16E0C9C8&quot;/&gt;&lt;wsp:rsid wsp:val=&quot;16E9E3EE&quot;/&gt;&lt;wsp:rsid wsp:val=&quot;16EF69D6&quot;/&gt;&lt;wsp:rsid wsp:val=&quot;170830EC&quot;/&gt;&lt;wsp:rsid wsp:val=&quot;170A83F6&quot;/&gt;&lt;wsp:rsid wsp:val=&quot;170B1B6E&quot;/&gt;&lt;wsp:rsid wsp:val=&quot;170D1CB2&quot;/&gt;&lt;wsp:rsid wsp:val=&quot;171CF474&quot;/&gt;&lt;wsp:rsid wsp:val=&quot;171D9367&quot;/&gt;&lt;wsp:rsid wsp:val=&quot;17286718&quot;/&gt;&lt;wsp:rsid wsp:val=&quot;172DFEA7&quot;/&gt;&lt;wsp:rsid wsp:val=&quot;172ECE1D&quot;/&gt;&lt;wsp:rsid wsp:val=&quot;172FB384&quot;/&gt;&lt;wsp:rsid wsp:val=&quot;1746F65A&quot;/&gt;&lt;wsp:rsid wsp:val=&quot;174D6CD3&quot;/&gt;&lt;wsp:rsid wsp:val=&quot;175918CE&quot;/&gt;&lt;wsp:rsid wsp:val=&quot;175AC612&quot;/&gt;&lt;wsp:rsid wsp:val=&quot;1777E4E0&quot;/&gt;&lt;wsp:rsid wsp:val=&quot;1781A7F3&quot;/&gt;&lt;wsp:rsid wsp:val=&quot;1792AE69&quot;/&gt;&lt;wsp:rsid wsp:val=&quot;179F538A&quot;/&gt;&lt;wsp:rsid wsp:val=&quot;17B0FA64&quot;/&gt;&lt;wsp:rsid wsp:val=&quot;17B3839E&quot;/&gt;&lt;wsp:rsid wsp:val=&quot;17BAFBBD&quot;/&gt;&lt;wsp:rsid wsp:val=&quot;17C13C85&quot;/&gt;&lt;wsp:rsid wsp:val=&quot;17CF8FE1&quot;/&gt;&lt;wsp:rsid wsp:val=&quot;17E827D2&quot;/&gt;&lt;wsp:rsid wsp:val=&quot;17E986DE&quot;/&gt;&lt;wsp:rsid wsp:val=&quot;17ED46DD&quot;/&gt;&lt;wsp:rsid wsp:val=&quot;180701DD&quot;/&gt;&lt;wsp:rsid wsp:val=&quot;180CE3A9&quot;/&gt;&lt;wsp:rsid wsp:val=&quot;1818FE18&quot;/&gt;&lt;wsp:rsid wsp:val=&quot;181963BB&quot;/&gt;&lt;wsp:rsid wsp:val=&quot;181DDEF5&quot;/&gt;&lt;wsp:rsid wsp:val=&quot;1824414E&quot;/&gt;&lt;wsp:rsid wsp:val=&quot;18289478&quot;/&gt;&lt;wsp:rsid wsp:val=&quot;182F6098&quot;/&gt;&lt;wsp:rsid wsp:val=&quot;18324510&quot;/&gt;&lt;wsp:rsid wsp:val=&quot;1842B62E&quot;/&gt;&lt;wsp:rsid wsp:val=&quot;184BD3AA&quot;/&gt;&lt;wsp:rsid wsp:val=&quot;184F15F3&quot;/&gt;&lt;wsp:rsid wsp:val=&quot;18564904&quot;/&gt;&lt;wsp:rsid wsp:val=&quot;1858993A&quot;/&gt;&lt;wsp:rsid wsp:val=&quot;1859FB7D&quot;/&gt;&lt;wsp:rsid wsp:val=&quot;185F1802&quot;/&gt;&lt;wsp:rsid wsp:val=&quot;18621993&quot;/&gt;&lt;wsp:rsid wsp:val=&quot;18712897&quot;/&gt;&lt;wsp:rsid wsp:val=&quot;1891138C&quot;/&gt;&lt;wsp:rsid wsp:val=&quot;18AF2654&quot;/&gt;&lt;wsp:rsid wsp:val=&quot;18B6F7B6&quot;/&gt;&lt;wsp:rsid wsp:val=&quot;18BF7815&quot;/&gt;&lt;wsp:rsid wsp:val=&quot;18C20B00&quot;/&gt;&lt;wsp:rsid wsp:val=&quot;18C92BDE&quot;/&gt;&lt;wsp:rsid wsp:val=&quot;18CD40A9&quot;/&gt;&lt;wsp:rsid wsp:val=&quot;18D1D0D6&quot;/&gt;&lt;wsp:rsid wsp:val=&quot;18DCFE24&quot;/&gt;&lt;wsp:rsid wsp:val=&quot;18EB1065&quot;/&gt;&lt;wsp:rsid wsp:val=&quot;18F14ACD&quot;/&gt;&lt;wsp:rsid wsp:val=&quot;18F82567&quot;/&gt;&lt;wsp:rsid wsp:val=&quot;18FEED7D&quot;/&gt;&lt;wsp:rsid wsp:val=&quot;190E4DBD&quot;/&gt;&lt;wsp:rsid wsp:val=&quot;19121487&quot;/&gt;&lt;wsp:rsid wsp:val=&quot;191827DA&quot;/&gt;&lt;wsp:rsid wsp:val=&quot;1918FD29&quot;/&gt;&lt;wsp:rsid wsp:val=&quot;19224A80&quot;/&gt;&lt;wsp:rsid wsp:val=&quot;1932214C&quot;/&gt;&lt;wsp:rsid wsp:val=&quot;194164D6&quot;/&gt;&lt;wsp:rsid wsp:val=&quot;194C5FA2&quot;/&gt;&lt;wsp:rsid wsp:val=&quot;194E8AB1&quot;/&gt;&lt;wsp:rsid wsp:val=&quot;194F53FF&quot;/&gt;&lt;wsp:rsid wsp:val=&quot;1958D450&quot;/&gt;&lt;wsp:rsid wsp:val=&quot;197E01EF&quot;/&gt;&lt;wsp:rsid wsp:val=&quot;198A3D39&quot;/&gt;&lt;wsp:rsid wsp:val=&quot;19A12DAC&quot;/&gt;&lt;wsp:rsid wsp:val=&quot;19A8B40A&quot;/&gt;&lt;wsp:rsid wsp:val=&quot;19AB3C7C&quot;/&gt;&lt;wsp:rsid wsp:val=&quot;19AE3B9D&quot;/&gt;&lt;wsp:rsid wsp:val=&quot;19C98617&quot;/&gt;&lt;wsp:rsid wsp:val=&quot;19DED358&quot;/&gt;&lt;wsp:rsid wsp:val=&quot;19EAE617&quot;/&gt;&lt;wsp:rsid wsp:val=&quot;1A08582C&quot;/&gt;&lt;wsp:rsid wsp:val=&quot;1A097072&quot;/&gt;&lt;wsp:rsid wsp:val=&quot;1A2A6000&quot;/&gt;&lt;wsp:rsid wsp:val=&quot;1A2BF7BB&quot;/&gt;&lt;wsp:rsid wsp:val=&quot;1A2F039A&quot;/&gt;&lt;wsp:rsid wsp:val=&quot;1A327F89&quot;/&gt;&lt;wsp:rsid wsp:val=&quot;1A3C0B2F&quot;/&gt;&lt;wsp:rsid wsp:val=&quot;1A413172&quot;/&gt;&lt;wsp:rsid wsp:val=&quot;1A41802B&quot;/&gt;&lt;wsp:rsid wsp:val=&quot;1A52E500&quot;/&gt;&lt;wsp:rsid wsp:val=&quot;1A59FE12&quot;/&gt;&lt;wsp:rsid wsp:val=&quot;1A5C8CB7&quot;/&gt;&lt;wsp:rsid wsp:val=&quot;1A64FC3F&quot;/&gt;&lt;wsp:rsid wsp:val=&quot;1A6518E5&quot;/&gt;&lt;wsp:rsid wsp:val=&quot;1A7FE0C3&quot;/&gt;&lt;wsp:rsid wsp:val=&quot;1A81F0A8&quot;/&gt;&lt;wsp:rsid wsp:val=&quot;1A8BF382&quot;/&gt;&lt;wsp:rsid wsp:val=&quot;1A9B3CD6&quot;/&gt;&lt;wsp:rsid wsp:val=&quot;1A9BE4AD&quot;/&gt;&lt;wsp:rsid wsp:val=&quot;1AB012F1&quot;/&gt;&lt;wsp:rsid wsp:val=&quot;1ABABE27&quot;/&gt;&lt;wsp:rsid wsp:val=&quot;1AC4B604&quot;/&gt;&lt;wsp:rsid wsp:val=&quot;1AC4C0F5&quot;/&gt;&lt;wsp:rsid wsp:val=&quot;1AC519C8&quot;/&gt;&lt;wsp:rsid wsp:val=&quot;1AC6813A&quot;/&gt;&lt;wsp:rsid wsp:val=&quot;1AC91513&quot;/&gt;&lt;wsp:rsid wsp:val=&quot;1AD9BB49&quot;/&gt;&lt;wsp:rsid wsp:val=&quot;1ADCDBBE&quot;/&gt;&lt;wsp:rsid wsp:val=&quot;1AE107DD&quot;/&gt;&lt;wsp:rsid wsp:val=&quot;1AEC447F&quot;/&gt;&lt;wsp:rsid wsp:val=&quot;1AF3908A&quot;/&gt;&lt;wsp:rsid wsp:val=&quot;1AFAB8B0&quot;/&gt;&lt;wsp:rsid wsp:val=&quot;1AFB8718&quot;/&gt;&lt;wsp:rsid wsp:val=&quot;1B055D59&quot;/&gt;&lt;wsp:rsid wsp:val=&quot;1B2C4594&quot;/&gt;&lt;wsp:rsid wsp:val=&quot;1B470CDD&quot;/&gt;&lt;wsp:rsid wsp:val=&quot;1B4B0CF6&quot;/&gt;&lt;wsp:rsid wsp:val=&quot;1B4C0118&quot;/&gt;&lt;wsp:rsid wsp:val=&quot;1B546CDD&quot;/&gt;&lt;wsp:rsid wsp:val=&quot;1B70050C&quot;/&gt;&lt;wsp:rsid wsp:val=&quot;1B830190&quot;/&gt;&lt;wsp:rsid wsp:val=&quot;1B84C7DF&quot;/&gt;&lt;wsp:rsid wsp:val=&quot;1B877582&quot;/&gt;&lt;wsp:rsid wsp:val=&quot;1B944447&quot;/&gt;&lt;wsp:rsid wsp:val=&quot;1BA0D097&quot;/&gt;&lt;wsp:rsid wsp:val=&quot;1BAA7732&quot;/&gt;&lt;wsp:rsid wsp:val=&quot;1BAAA4C0&quot;/&gt;&lt;wsp:rsid wsp:val=&quot;1BB2C896&quot;/&gt;&lt;wsp:rsid wsp:val=&quot;1BC9ACEC&quot;/&gt;&lt;wsp:rsid wsp:val=&quot;1BCC62B4&quot;/&gt;&lt;wsp:rsid wsp:val=&quot;1BD4A68A&quot;/&gt;&lt;wsp:rsid wsp:val=&quot;1BE37A27&quot;/&gt;&lt;wsp:rsid wsp:val=&quot;1BE6D6AE&quot;/&gt;&lt;wsp:rsid wsp:val=&quot;1BE9C993&quot;/&gt;&lt;wsp:rsid wsp:val=&quot;1C015C91&quot;/&gt;&lt;wsp:rsid wsp:val=&quot;1C1C001E&quot;/&gt;&lt;wsp:rsid wsp:val=&quot;1C1E8157&quot;/&gt;&lt;wsp:rsid wsp:val=&quot;1C1F28A7&quot;/&gt;&lt;wsp:rsid wsp:val=&quot;1C414D7D&quot;/&gt;&lt;wsp:rsid wsp:val=&quot;1C430C71&quot;/&gt;&lt;wsp:rsid wsp:val=&quot;1C64713A&quot;/&gt;&lt;wsp:rsid wsp:val=&quot;1C6CB88D&quot;/&gt;&lt;wsp:rsid wsp:val=&quot;1C6D0316&quot;/&gt;&lt;wsp:rsid wsp:val=&quot;1C735A3F&quot;/&gt;&lt;wsp:rsid wsp:val=&quot;1C840064&quot;/&gt;&lt;wsp:rsid wsp:val=&quot;1C9594DA&quot;/&gt;&lt;wsp:rsid wsp:val=&quot;1C95AEED&quot;/&gt;&lt;wsp:rsid wsp:val=&quot;1C975779&quot;/&gt;&lt;wsp:rsid wsp:val=&quot;1C9F47CD&quot;/&gt;&lt;wsp:rsid wsp:val=&quot;1CB4D8B1&quot;/&gt;&lt;wsp:rsid wsp:val=&quot;1CE5F263&quot;/&gt;&lt;wsp:rsid wsp:val=&quot;1CF90615&quot;/&gt;&lt;wsp:rsid wsp:val=&quot;1CFBC247&quot;/&gt;&lt;wsp:rsid wsp:val=&quot;1D0BC280&quot;/&gt;&lt;wsp:rsid wsp:val=&quot;1D0E2FF3&quot;/&gt;&lt;wsp:rsid wsp:val=&quot;1D16E46B&quot;/&gt;&lt;wsp:rsid wsp:val=&quot;1D216C14&quot;/&gt;&lt;wsp:rsid wsp:val=&quot;1D300CC8&quot;/&gt;&lt;wsp:rsid wsp:val=&quot;1D32B5F0&quot;/&gt;&lt;wsp:rsid wsp:val=&quot;1D3A028A&quot;/&gt;&lt;wsp:rsid wsp:val=&quot;1D4A3C78&quot;/&gt;&lt;wsp:rsid wsp:val=&quot;1D50DCEC&quot;/&gt;&lt;wsp:rsid wsp:val=&quot;1D5DBB11&quot;/&gt;&lt;wsp:rsid wsp:val=&quot;1D5EAE2E&quot;/&gt;&lt;wsp:rsid wsp:val=&quot;1D6B29F0&quot;/&gt;&lt;wsp:rsid wsp:val=&quot;1D70F8BE&quot;/&gt;&lt;wsp:rsid wsp:val=&quot;1D7174C4&quot;/&gt;&lt;wsp:rsid wsp:val=&quot;1D8754F8&quot;/&gt;&lt;wsp:rsid wsp:val=&quot;1D9C9D01&quot;/&gt;&lt;wsp:rsid wsp:val=&quot;1DA541F9&quot;/&gt;&lt;wsp:rsid wsp:val=&quot;1DB0DA96&quot;/&gt;&lt;wsp:rsid wsp:val=&quot;1DC227C6&quot;/&gt;&lt;wsp:rsid wsp:val=&quot;1DD74D4E&quot;/&gt;&lt;wsp:rsid wsp:val=&quot;1DDDA60F&quot;/&gt;&lt;wsp:rsid wsp:val=&quot;1DE00327&quot;/&gt;&lt;wsp:rsid wsp:val=&quot;1DE0AF27&quot;/&gt;&lt;wsp:rsid wsp:val=&quot;1DECACE9&quot;/&gt;&lt;wsp:rsid wsp:val=&quot;1E11C701&quot;/&gt;&lt;wsp:rsid wsp:val=&quot;1E23A6E5&quot;/&gt;&lt;wsp:rsid wsp:val=&quot;1E281B35&quot;/&gt;&lt;wsp:rsid wsp:val=&quot;1E3489A8&quot;/&gt;&lt;wsp:rsid wsp:val=&quot;1E3D6F1D&quot;/&gt;&lt;wsp:rsid wsp:val=&quot;1E645FF3&quot;/&gt;&lt;wsp:rsid wsp:val=&quot;1E67EC37&quot;/&gt;&lt;wsp:rsid wsp:val=&quot;1E6B9EB7&quot;/&gt;&lt;wsp:rsid wsp:val=&quot;1E6E3ACA&quot;/&gt;&lt;wsp:rsid wsp:val=&quot;1E7276B3&quot;/&gt;&lt;wsp:rsid wsp:val=&quot;1E7F4AA8&quot;/&gt;&lt;wsp:rsid wsp:val=&quot;1E8995FA&quot;/&gt;&lt;wsp:rsid wsp:val=&quot;1E8F102E&quot;/&gt;&lt;wsp:rsid wsp:val=&quot;1EA5324D&quot;/&gt;&lt;wsp:rsid wsp:val=&quot;1EA77C0A&quot;/&gt;&lt;wsp:rsid wsp:val=&quot;1EAAE261&quot;/&gt;&lt;wsp:rsid wsp:val=&quot;1EB1E7E4&quot;/&gt;&lt;wsp:rsid wsp:val=&quot;1EB2651F&quot;/&gt;&lt;wsp:rsid wsp:val=&quot;1EBCEEE5&quot;/&gt;&lt;wsp:rsid wsp:val=&quot;1EBD3CA0&quot;/&gt;&lt;wsp:rsid wsp:val=&quot;1EC3C239&quot;/&gt;&lt;wsp:rsid wsp:val=&quot;1EC3F783&quot;/&gt;&lt;wsp:rsid wsp:val=&quot;1ECCFD2F&quot;/&gt;&lt;wsp:rsid wsp:val=&quot;1ECE8DF8&quot;/&gt;&lt;wsp:rsid wsp:val=&quot;1ED378F3&quot;/&gt;&lt;wsp:rsid wsp:val=&quot;1ED8F4A2&quot;/&gt;&lt;wsp:rsid wsp:val=&quot;1EDE2540&quot;/&gt;&lt;wsp:rsid wsp:val=&quot;1EDED4CE&quot;/&gt;&lt;wsp:rsid wsp:val=&quot;1EE095E6&quot;/&gt;&lt;wsp:rsid wsp:val=&quot;1EE564A2&quot;/&gt;&lt;wsp:rsid wsp:val=&quot;1EEC7E80&quot;/&gt;&lt;wsp:rsid wsp:val=&quot;1EEEB2EE&quot;/&gt;&lt;wsp:rsid wsp:val=&quot;1EFFE081&quot;/&gt;&lt;wsp:rsid wsp:val=&quot;1F1A58C1&quot;/&gt;&lt;wsp:rsid wsp:val=&quot;1F236542&quot;/&gt;&lt;wsp:rsid wsp:val=&quot;1F24C28C&quot;/&gt;&lt;wsp:rsid wsp:val=&quot;1F26E188&quot;/&gt;&lt;wsp:rsid wsp:val=&quot;1F453086&quot;/&gt;&lt;wsp:rsid wsp:val=&quot;1F5BB0DF&quot;/&gt;&lt;wsp:rsid wsp:val=&quot;1F6B16A6&quot;/&gt;&lt;wsp:rsid wsp:val=&quot;1F6DB30E&quot;/&gt;&lt;wsp:rsid wsp:val=&quot;1F7B1045&quot;/&gt;&lt;wsp:rsid wsp:val=&quot;1F8C67B3&quot;/&gt;&lt;wsp:rsid wsp:val=&quot;1F961A31&quot;/&gt;&lt;wsp:rsid wsp:val=&quot;1F9B2303&quot;/&gt;&lt;wsp:rsid wsp:val=&quot;1FA67F9F&quot;/&gt;&lt;wsp:rsid wsp:val=&quot;1FC5828D&quot;/&gt;&lt;wsp:rsid wsp:val=&quot;1FC6B6B4&quot;/&gt;&lt;wsp:rsid wsp:val=&quot;1FCCB7E7&quot;/&gt;&lt;wsp:rsid wsp:val=&quot;1FD016AC&quot;/&gt;&lt;wsp:rsid wsp:val=&quot;1FEB6B14&quot;/&gt;&lt;wsp:rsid wsp:val=&quot;1FFB4CC5&quot;/&gt;&lt;wsp:rsid wsp:val=&quot;1FFD1995&quot;/&gt;&lt;wsp:rsid wsp:val=&quot;200D1774&quot;/&gt;&lt;wsp:rsid wsp:val=&quot;2017F58E&quot;/&gt;&lt;wsp:rsid wsp:val=&quot;201AADF7&quot;/&gt;&lt;wsp:rsid wsp:val=&quot;201C2C32&quot;/&gt;&lt;wsp:rsid wsp:val=&quot;2027F0EC&quot;/&gt;&lt;wsp:rsid wsp:val=&quot;204E852D&quot;/&gt;&lt;wsp:rsid wsp:val=&quot;20558011&quot;/&gt;&lt;wsp:rsid wsp:val=&quot;20571426&quot;/&gt;&lt;wsp:rsid wsp:val=&quot;20578821&quot;/&gt;&lt;wsp:rsid wsp:val=&quot;20582343&quot;/&gt;&lt;wsp:rsid wsp:val=&quot;2064D711&quot;/&gt;&lt;wsp:rsid wsp:val=&quot;206881B5&quot;/&gt;&lt;wsp:rsid wsp:val=&quot;206BD3F4&quot;/&gt;&lt;wsp:rsid wsp:val=&quot;2076865A&quot;/&gt;&lt;wsp:rsid wsp:val=&quot;207E6B51&quot;/&gt;&lt;wsp:rsid wsp:val=&quot;207E93B5&quot;/&gt;&lt;wsp:rsid wsp:val=&quot;20846EFA&quot;/&gt;&lt;wsp:rsid wsp:val=&quot;20AA75D0&quot;/&gt;&lt;wsp:rsid wsp:val=&quot;20AAF760&quot;/&gt;&lt;wsp:rsid wsp:val=&quot;20B5BEE2&quot;/&gt;&lt;wsp:rsid wsp:val=&quot;20B631D8&quot;/&gt;&lt;wsp:rsid wsp:val=&quot;20B9F4CC&quot;/&gt;&lt;wsp:rsid wsp:val=&quot;20C3BA5E&quot;/&gt;&lt;wsp:rsid wsp:val=&quot;20D4418C&quot;/&gt;&lt;wsp:rsid wsp:val=&quot;20DFBD4E&quot;/&gt;&lt;wsp:rsid wsp:val=&quot;20EF73FC&quot;/&gt;&lt;wsp:rsid wsp:val=&quot;20F3C623&quot;/&gt;&lt;wsp:rsid wsp:val=&quot;20FD1BC1&quot;/&gt;&lt;wsp:rsid wsp:val=&quot;21045ED2&quot;/&gt;&lt;wsp:rsid wsp:val=&quot;2107D3A0&quot;/&gt;&lt;wsp:rsid wsp:val=&quot;210D45BC&quot;/&gt;&lt;wsp:rsid wsp:val=&quot;21104E38&quot;/&gt;&lt;wsp:rsid wsp:val=&quot;2110E64E&quot;/&gt;&lt;wsp:rsid wsp:val=&quot;21158A16&quot;/&gt;&lt;wsp:rsid wsp:val=&quot;214554A9&quot;/&gt;&lt;wsp:rsid wsp:val=&quot;214F27F2&quot;/&gt;&lt;wsp:rsid wsp:val=&quot;2152C5A6&quot;/&gt;&lt;wsp:rsid wsp:val=&quot;2156EB0A&quot;/&gt;&lt;wsp:rsid wsp:val=&quot;2158F9BA&quot;/&gt;&lt;wsp:rsid wsp:val=&quot;21599C96&quot;/&gt;&lt;wsp:rsid wsp:val=&quot;215E241A&quot;/&gt;&lt;wsp:rsid wsp:val=&quot;21606511&quot;/&gt;&lt;wsp:rsid wsp:val=&quot;216BC77D&quot;/&gt;&lt;wsp:rsid wsp:val=&quot;21720A73&quot;/&gt;&lt;wsp:rsid wsp:val=&quot;2174C783&quot;/&gt;&lt;wsp:rsid wsp:val=&quot;21A85E8F&quot;/&gt;&lt;wsp:rsid wsp:val=&quot;21B65CD1&quot;/&gt;&lt;wsp:rsid wsp:val=&quot;21BFCA60&quot;/&gt;&lt;wsp:rsid wsp:val=&quot;21C7D1AE&quot;/&gt;&lt;wsp:rsid wsp:val=&quot;21D65F0E&quot;/&gt;&lt;wsp:rsid wsp:val=&quot;21DB76F9&quot;/&gt;&lt;wsp:rsid wsp:val=&quot;21E2FCE1&quot;/&gt;&lt;wsp:rsid wsp:val=&quot;21EA5D6E&quot;/&gt;&lt;wsp:rsid wsp:val=&quot;21EB5E43&quot;/&gt;&lt;wsp:rsid wsp:val=&quot;21F4F301&quot;/&gt;&lt;wsp:rsid wsp:val=&quot;21F935CF&quot;/&gt;&lt;wsp:rsid wsp:val=&quot;2201D0D2&quot;/&gt;&lt;wsp:rsid wsp:val=&quot;2209978A&quot;/&gt;&lt;wsp:rsid wsp:val=&quot;220DC55D&quot;/&gt;&lt;wsp:rsid wsp:val=&quot;220E33FB&quot;/&gt;&lt;wsp:rsid wsp:val=&quot;220E79A2&quot;/&gt;&lt;wsp:rsid wsp:val=&quot;2211136B&quot;/&gt;&lt;wsp:rsid wsp:val=&quot;221BF468&quot;/&gt;&lt;wsp:rsid wsp:val=&quot;22389768&quot;/&gt;&lt;wsp:rsid wsp:val=&quot;2254C80F&quot;/&gt;&lt;wsp:rsid wsp:val=&quot;22620488&quot;/&gt;&lt;wsp:rsid wsp:val=&quot;22834A90&quot;/&gt;&lt;wsp:rsid wsp:val=&quot;22931B19&quot;/&gt;&lt;wsp:rsid wsp:val=&quot;22A52ECB&quot;/&gt;&lt;wsp:rsid wsp:val=&quot;22C6762C&quot;/&gt;&lt;wsp:rsid wsp:val=&quot;22DC449A&quot;/&gt;&lt;wsp:rsid wsp:val=&quot;22F5B2D3&quot;/&gt;&lt;wsp:rsid wsp:val=&quot;22F88F99&quot;/&gt;&lt;wsp:rsid wsp:val=&quot;2305F755&quot;/&gt;&lt;wsp:rsid wsp:val=&quot;2308781B&quot;/&gt;&lt;wsp:rsid wsp:val=&quot;231AB9A9&quot;/&gt;&lt;wsp:rsid wsp:val=&quot;233E4605&quot;/&gt;&lt;wsp:rsid wsp:val=&quot;2344A736&quot;/&gt;&lt;wsp:rsid wsp:val=&quot;2359748D&quot;/&gt;&lt;wsp:rsid wsp:val=&quot;23632F12&quot;/&gt;&lt;wsp:rsid wsp:val=&quot;23661864&quot;/&gt;&lt;wsp:rsid wsp:val=&quot;2369CDD0&quot;/&gt;&lt;wsp:rsid wsp:val=&quot;2370DD7C&quot;/&gt;&lt;wsp:rsid wsp:val=&quot;23743B5D&quot;/&gt;&lt;wsp:rsid wsp:val=&quot;237F4ED2&quot;/&gt;&lt;wsp:rsid wsp:val=&quot;238283D8&quot;/&gt;&lt;wsp:rsid wsp:val=&quot;23883E5D&quot;/&gt;&lt;wsp:rsid wsp:val=&quot;2389AE43&quot;/&gt;&lt;wsp:rsid wsp:val=&quot;238CA269&quot;/&gt;&lt;wsp:rsid wsp:val=&quot;2394DB3A&quot;/&gt;&lt;wsp:rsid wsp:val=&quot;239BF0B3&quot;/&gt;&lt;wsp:rsid wsp:val=&quot;23B70081&quot;/&gt;&lt;wsp:rsid wsp:val=&quot;23B8D5C5&quot;/&gt;&lt;wsp:rsid wsp:val=&quot;23C03222&quot;/&gt;&lt;wsp:rsid wsp:val=&quot;23CA4A02&quot;/&gt;&lt;wsp:rsid wsp:val=&quot;23D537A1&quot;/&gt;&lt;wsp:rsid wsp:val=&quot;23D7B10D&quot;/&gt;&lt;wsp:rsid wsp:val=&quot;23DFA757&quot;/&gt;&lt;wsp:rsid wsp:val=&quot;23E3C712&quot;/&gt;&lt;wsp:rsid wsp:val=&quot;23EA76D3&quot;/&gt;&lt;wsp:rsid wsp:val=&quot;23EF3C0C&quot;/&gt;&lt;wsp:rsid wsp:val=&quot;23EFD3C5&quot;/&gt;&lt;wsp:rsid wsp:val=&quot;23F60B1C&quot;/&gt;&lt;wsp:rsid wsp:val=&quot;23FECCC2&quot;/&gt;&lt;wsp:rsid wsp:val=&quot;24014443&quot;/&gt;&lt;wsp:rsid wsp:val=&quot;2404A029&quot;/&gt;&lt;wsp:rsid wsp:val=&quot;240F46C2&quot;/&gt;&lt;wsp:rsid wsp:val=&quot;242CD1F1&quot;/&gt;&lt;wsp:rsid wsp:val=&quot;242E0E26&quot;/&gt;&lt;wsp:rsid wsp:val=&quot;2430C216&quot;/&gt;&lt;wsp:rsid wsp:val=&quot;24337F8E&quot;/&gt;&lt;wsp:rsid wsp:val=&quot;2434024F&quot;/&gt;&lt;wsp:rsid wsp:val=&quot;24382754&quot;/&gt;&lt;wsp:rsid wsp:val=&quot;2447639A&quot;/&gt;&lt;wsp:rsid wsp:val=&quot;2455A33D&quot;/&gt;&lt;wsp:rsid wsp:val=&quot;245D4367&quot;/&gt;&lt;wsp:rsid wsp:val=&quot;24770C1D&quot;/&gt;&lt;wsp:rsid wsp:val=&quot;2479F0C2&quot;/&gt;&lt;wsp:rsid wsp:val=&quot;24845699&quot;/&gt;&lt;wsp:rsid wsp:val=&quot;2494C961&quot;/&gt;&lt;wsp:rsid wsp:val=&quot;2496C609&quot;/&gt;&lt;wsp:rsid wsp:val=&quot;249C01B6&quot;/&gt;&lt;wsp:rsid wsp:val=&quot;24A66570&quot;/&gt;&lt;wsp:rsid wsp:val=&quot;24A70584&quot;/&gt;&lt;wsp:rsid wsp:val=&quot;24C79D24&quot;/&gt;&lt;wsp:rsid wsp:val=&quot;24CCA111&quot;/&gt;&lt;wsp:rsid wsp:val=&quot;24D1BC84&quot;/&gt;&lt;wsp:rsid wsp:val=&quot;24DF11E9&quot;/&gt;&lt;wsp:rsid wsp:val=&quot;24E9276B&quot;/&gt;&lt;wsp:rsid wsp:val=&quot;24FCAFE9&quot;/&gt;&lt;wsp:rsid wsp:val=&quot;2501A9B1&quot;/&gt;&lt;wsp:rsid wsp:val=&quot;25059E31&quot;/&gt;&lt;wsp:rsid wsp:val=&quot;2505C0E1&quot;/&gt;&lt;wsp:rsid wsp:val=&quot;25161E6F&quot;/&gt;&lt;wsp:rsid wsp:val=&quot;2519982A&quot;/&gt;&lt;wsp:rsid wsp:val=&quot;25311F67&quot;/&gt;&lt;wsp:rsid wsp:val=&quot;25322FD4&quot;/&gt;&lt;wsp:rsid wsp:val=&quot;25367B2E&quot;/&gt;&lt;wsp:rsid wsp:val=&quot;253C2DCA&quot;/&gt;&lt;wsp:rsid wsp:val=&quot;253CA854&quot;/&gt;&lt;wsp:rsid wsp:val=&quot;2547A957&quot;/&gt;&lt;wsp:rsid wsp:val=&quot;25517000&quot;/&gt;&lt;wsp:rsid wsp:val=&quot;25584C43&quot;/&gt;&lt;wsp:rsid wsp:val=&quot;255E4066&quot;/&gt;&lt;wsp:rsid wsp:val=&quot;25641465&quot;/&gt;&lt;wsp:rsid wsp:val=&quot;2573A491&quot;/&gt;&lt;wsp:rsid wsp:val=&quot;257A9D2D&quot;/&gt;&lt;wsp:rsid wsp:val=&quot;257F372D&quot;/&gt;&lt;wsp:rsid wsp:val=&quot;258687DF&quot;/&gt;&lt;wsp:rsid wsp:val=&quot;258B800D&quot;/&gt;&lt;wsp:rsid wsp:val=&quot;2590DEDF&quot;/&gt;&lt;wsp:rsid wsp:val=&quot;25953300&quot;/&gt;&lt;wsp:rsid wsp:val=&quot;25ACBC2C&quot;/&gt;&lt;wsp:rsid wsp:val=&quot;25DF4376&quot;/&gt;&lt;wsp:rsid wsp:val=&quot;25E5DD03&quot;/&gt;&lt;wsp:rsid wsp:val=&quot;2606692B&quot;/&gt;&lt;wsp:rsid wsp:val=&quot;2608E537&quot;/&gt;&lt;wsp:rsid wsp:val=&quot;2612B4C3&quot;/&gt;&lt;wsp:rsid wsp:val=&quot;2615C123&quot;/&gt;&lt;wsp:rsid wsp:val=&quot;26188E48&quot;/&gt;&lt;wsp:rsid wsp:val=&quot;2631926F&quot;/&gt;&lt;wsp:rsid wsp:val=&quot;2639B0AC&quot;/&gt;&lt;wsp:rsid wsp:val=&quot;264D1AA9&quot;/&gt;&lt;wsp:rsid wsp:val=&quot;26514127&quot;/&gt;&lt;wsp:rsid wsp:val=&quot;265212AD&quot;/&gt;&lt;wsp:rsid wsp:val=&quot;265352D1&quot;/&gt;&lt;wsp:rsid wsp:val=&quot;2655BAAD&quot;/&gt;&lt;wsp:rsid wsp:val=&quot;26605A40&quot;/&gt;&lt;wsp:rsid wsp:val=&quot;2664603B&quot;/&gt;&lt;wsp:rsid wsp:val=&quot;266BF2CF&quot;/&gt;&lt;wsp:rsid wsp:val=&quot;267F09D1&quot;/&gt;&lt;wsp:rsid wsp:val=&quot;26800474&quot;/&gt;&lt;wsp:rsid wsp:val=&quot;268D2666&quot;/&gt;&lt;wsp:rsid wsp:val=&quot;26910C3D&quot;/&gt;&lt;wsp:rsid wsp:val=&quot;2691555B&quot;/&gt;&lt;wsp:rsid wsp:val=&quot;2691F485&quot;/&gt;&lt;wsp:rsid wsp:val=&quot;26A3C083&quot;/&gt;&lt;wsp:rsid wsp:val=&quot;26BDC6B1&quot;/&gt;&lt;wsp:rsid wsp:val=&quot;26C73A2F&quot;/&gt;&lt;wsp:rsid wsp:val=&quot;26C9A266&quot;/&gt;&lt;wsp:rsid wsp:val=&quot;26CD4F08&quot;/&gt;&lt;wsp:rsid wsp:val=&quot;26D6F6EE&quot;/&gt;&lt;wsp:rsid wsp:val=&quot;26DDBA88&quot;/&gt;&lt;wsp:rsid wsp:val=&quot;26E7A7B9&quot;/&gt;&lt;wsp:rsid wsp:val=&quot;26F07687&quot;/&gt;&lt;wsp:rsid wsp:val=&quot;26F64DC8&quot;/&gt;&lt;wsp:rsid wsp:val=&quot;26FDDC08&quot;/&gt;&lt;wsp:rsid wsp:val=&quot;2716DEE5&quot;/&gt;&lt;wsp:rsid wsp:val=&quot;27176E96&quot;/&gt;&lt;wsp:rsid wsp:val=&quot;2724042D&quot;/&gt;&lt;wsp:rsid wsp:val=&quot;2724EF4C&quot;/&gt;&lt;wsp:rsid wsp:val=&quot;27254BB7&quot;/&gt;&lt;wsp:rsid wsp:val=&quot;272DCB42&quot;/&gt;&lt;wsp:rsid wsp:val=&quot;273C901C&quot;/&gt;&lt;wsp:rsid wsp:val=&quot;273CFC36&quot;/&gt;&lt;wsp:rsid wsp:val=&quot;27461D5E&quot;/&gt;&lt;wsp:rsid wsp:val=&quot;274C0B09&quot;/&gt;&lt;wsp:rsid wsp:val=&quot;27516AD2&quot;/&gt;&lt;wsp:rsid wsp:val=&quot;276B8962&quot;/&gt;&lt;wsp:rsid wsp:val=&quot;277C3E6B&quot;/&gt;&lt;wsp:rsid wsp:val=&quot;277EA951&quot;/&gt;&lt;wsp:rsid wsp:val=&quot;278327C2&quot;/&gt;&lt;wsp:rsid wsp:val=&quot;2798AEF7&quot;/&gt;&lt;wsp:rsid wsp:val=&quot;27995F7C&quot;/&gt;&lt;wsp:rsid wsp:val=&quot;27A20663&quot;/&gt;&lt;wsp:rsid wsp:val=&quot;27A2398C&quot;/&gt;&lt;wsp:rsid wsp:val=&quot;27AC0604&quot;/&gt;&lt;wsp:rsid wsp:val=&quot;27AFB5BD&quot;/&gt;&lt;wsp:rsid wsp:val=&quot;27B114DA&quot;/&gt;&lt;wsp:rsid wsp:val=&quot;27B2F0E8&quot;/&gt;&lt;wsp:rsid wsp:val=&quot;27FA4637&quot;/&gt;&lt;wsp:rsid wsp:val=&quot;280A58B8&quot;/&gt;&lt;wsp:rsid wsp:val=&quot;28109A41&quot;/&gt;&lt;wsp:rsid wsp:val=&quot;283720E5&quot;/&gt;&lt;wsp:rsid wsp:val=&quot;283846C5&quot;/&gt;&lt;wsp:rsid wsp:val=&quot;283E5B22&quot;/&gt;&lt;wsp:rsid wsp:val=&quot;28504627&quot;/&gt;&lt;wsp:rsid wsp:val=&quot;2853F23B&quot;/&gt;&lt;wsp:rsid wsp:val=&quot;2861CC50&quot;/&gt;&lt;wsp:rsid wsp:val=&quot;2876D039&quot;/&gt;&lt;wsp:rsid wsp:val=&quot;287B9010&quot;/&gt;&lt;wsp:rsid wsp:val=&quot;288910C2&quot;/&gt;&lt;wsp:rsid wsp:val=&quot;288C46E8&quot;/&gt;&lt;wsp:rsid wsp:val=&quot;28A8F111&quot;/&gt;&lt;wsp:rsid wsp:val=&quot;28AD59ED&quot;/&gt;&lt;wsp:rsid wsp:val=&quot;28B062E9&quot;/&gt;&lt;wsp:rsid wsp:val=&quot;28B7C0F6&quot;/&gt;&lt;wsp:rsid wsp:val=&quot;28C44FBF&quot;/&gt;&lt;wsp:rsid wsp:val=&quot;28CBA0BF&quot;/&gt;&lt;wsp:rsid wsp:val=&quot;28CD1B80&quot;/&gt;&lt;wsp:rsid wsp:val=&quot;28CD3829&quot;/&gt;&lt;wsp:rsid wsp:val=&quot;28E3646A&quot;/&gt;&lt;wsp:rsid wsp:val=&quot;28F2911E&quot;/&gt;&lt;wsp:rsid wsp:val=&quot;291734F7&quot;/&gt;&lt;wsp:rsid wsp:val=&quot;29236BBB&quot;/&gt;&lt;wsp:rsid wsp:val=&quot;292E5382&quot;/&gt;&lt;wsp:rsid wsp:val=&quot;29391DA4&quot;/&gt;&lt;wsp:rsid wsp:val=&quot;29394325&quot;/&gt;&lt;wsp:rsid wsp:val=&quot;293A8B97&quot;/&gt;&lt;wsp:rsid wsp:val=&quot;295870CD&quot;/&gt;&lt;wsp:rsid wsp:val=&quot;2962F1F8&quot;/&gt;&lt;wsp:rsid wsp:val=&quot;296613B8&quot;/&gt;&lt;wsp:rsid wsp:val=&quot;297DDCBE&quot;/&gt;&lt;wsp:rsid wsp:val=&quot;2984EC73&quot;/&gt;&lt;wsp:rsid wsp:val=&quot;298C261F&quot;/&gt;&lt;wsp:rsid wsp:val=&quot;2993EBA5&quot;/&gt;&lt;wsp:rsid wsp:val=&quot;299964C3&quot;/&gt;&lt;wsp:rsid wsp:val=&quot;29AA7AB9&quot;/&gt;&lt;wsp:rsid wsp:val=&quot;29B56518&quot;/&gt;&lt;wsp:rsid wsp:val=&quot;29BF93D4&quot;/&gt;&lt;wsp:rsid wsp:val=&quot;29C6C55A&quot;/&gt;&lt;wsp:rsid wsp:val=&quot;29D90F54&quot;/&gt;&lt;wsp:rsid wsp:val=&quot;29F50CC7&quot;/&gt;&lt;wsp:rsid wsp:val=&quot;29F8BF29&quot;/&gt;&lt;wsp:rsid wsp:val=&quot;2A04749C&quot;/&gt;&lt;wsp:rsid wsp:val=&quot;2A165FB0&quot;/&gt;&lt;wsp:rsid wsp:val=&quot;2A2B0223&quot;/&gt;&lt;wsp:rsid wsp:val=&quot;2A4B4716&quot;/&gt;&lt;wsp:rsid wsp:val=&quot;2A56768C&quot;/&gt;&lt;wsp:rsid wsp:val=&quot;2A5CA4F8&quot;/&gt;&lt;wsp:rsid wsp:val=&quot;2A66F3A3&quot;/&gt;&lt;wsp:rsid wsp:val=&quot;2A6E08C2&quot;/&gt;&lt;wsp:rsid wsp:val=&quot;2A6FCC41&quot;/&gt;&lt;wsp:rsid wsp:val=&quot;2A75316E&quot;/&gt;&lt;wsp:rsid wsp:val=&quot;2A79F5F3&quot;/&gt;&lt;wsp:rsid wsp:val=&quot;2A7F0E40&quot;/&gt;&lt;wsp:rsid wsp:val=&quot;2A8B5C39&quot;/&gt;&lt;wsp:rsid wsp:val=&quot;2A937F80&quot;/&gt;&lt;wsp:rsid wsp:val=&quot;2AA0686C&quot;/&gt;&lt;wsp:rsid wsp:val=&quot;2AACE6B1&quot;/&gt;&lt;wsp:rsid wsp:val=&quot;2AD2D434&quot;/&gt;&lt;wsp:rsid wsp:val=&quot;2AF547FD&quot;/&gt;&lt;wsp:rsid wsp:val=&quot;2AF85B47&quot;/&gt;&lt;wsp:rsid wsp:val=&quot;2AFEDF42&quot;/&gt;&lt;wsp:rsid wsp:val=&quot;2B0D95C3&quot;/&gt;&lt;wsp:rsid wsp:val=&quot;2B0DD31C&quot;/&gt;&lt;wsp:rsid wsp:val=&quot;2B21D4D0&quot;/&gt;&lt;wsp:rsid wsp:val=&quot;2B350D16&quot;/&gt;&lt;wsp:rsid wsp:val=&quot;2B3B0221&quot;/&gt;&lt;wsp:rsid wsp:val=&quot;2B49C182&quot;/&gt;&lt;wsp:rsid wsp:val=&quot;2B77E14F&quot;/&gt;&lt;wsp:rsid wsp:val=&quot;2B800F42&quot;/&gt;&lt;wsp:rsid wsp:val=&quot;2B9D0F89&quot;/&gt;&lt;wsp:rsid wsp:val=&quot;2BAC9EA7&quot;/&gt;&lt;wsp:rsid wsp:val=&quot;2BB0C7CA&quot;/&gt;&lt;wsp:rsid wsp:val=&quot;2BC4C728&quot;/&gt;&lt;wsp:rsid wsp:val=&quot;2BC88871&quot;/&gt;&lt;wsp:rsid wsp:val=&quot;2BCAED78&quot;/&gt;&lt;wsp:rsid wsp:val=&quot;2BCF1C96&quot;/&gt;&lt;wsp:rsid wsp:val=&quot;2BDB1972&quot;/&gt;&lt;wsp:rsid wsp:val=&quot;2BE4A74A&quot;/&gt;&lt;wsp:rsid wsp:val=&quot;2C0038E7&quot;/&gt;&lt;wsp:rsid wsp:val=&quot;2C00E2B6&quot;/&gt;&lt;wsp:rsid wsp:val=&quot;2C068E24&quot;/&gt;&lt;wsp:rsid wsp:val=&quot;2C07A6E9&quot;/&gt;&lt;wsp:rsid wsp:val=&quot;2C098F16&quot;/&gt;&lt;wsp:rsid wsp:val=&quot;2C1DEF37&quot;/&gt;&lt;wsp:rsid wsp:val=&quot;2C24FE5D&quot;/&gt;&lt;wsp:rsid wsp:val=&quot;2C2F9291&quot;/&gt;&lt;wsp:rsid wsp:val=&quot;2C4E2D20&quot;/&gt;&lt;wsp:rsid wsp:val=&quot;2C658523&quot;/&gt;&lt;wsp:rsid wsp:val=&quot;2C75AAAF&quot;/&gt;&lt;wsp:rsid wsp:val=&quot;2C828363&quot;/&gt;&lt;wsp:rsid wsp:val=&quot;2C91DBE6&quot;/&gt;&lt;wsp:rsid wsp:val=&quot;2CA504A6&quot;/&gt;&lt;wsp:rsid wsp:val=&quot;2CA537D1&quot;/&gt;&lt;wsp:rsid wsp:val=&quot;2CAA4D6D&quot;/&gt;&lt;wsp:rsid wsp:val=&quot;2CC39146&quot;/&gt;&lt;wsp:rsid wsp:val=&quot;2CC7D2A6&quot;/&gt;&lt;wsp:rsid wsp:val=&quot;2CE4134B&quot;/&gt;&lt;wsp:rsid wsp:val=&quot;2CF76CE3&quot;/&gt;&lt;wsp:rsid wsp:val=&quot;2CFC927A&quot;/&gt;&lt;wsp:rsid wsp:val=&quot;2D1D26BF&quot;/&gt;&lt;wsp:rsid wsp:val=&quot;2D25AC12&quot;/&gt;&lt;wsp:rsid wsp:val=&quot;2D2A74E5&quot;/&gt;&lt;wsp:rsid wsp:val=&quot;2D2E4E4C&quot;/&gt;&lt;wsp:rsid wsp:val=&quot;2D34F5BB&quot;/&gt;&lt;wsp:rsid wsp:val=&quot;2D6517D0&quot;/&gt;&lt;wsp:rsid wsp:val=&quot;2D66802F&quot;/&gt;&lt;wsp:rsid wsp:val=&quot;2D6765DF&quot;/&gt;&lt;wsp:rsid wsp:val=&quot;2D695A2F&quot;/&gt;&lt;wsp:rsid wsp:val=&quot;2D6A0EFF&quot;/&gt;&lt;wsp:rsid wsp:val=&quot;2D6B3E98&quot;/&gt;&lt;wsp:rsid wsp:val=&quot;2D6B9639&quot;/&gt;&lt;wsp:rsid wsp:val=&quot;2D706DA5&quot;/&gt;&lt;wsp:rsid wsp:val=&quot;2D78E930&quot;/&gt;&lt;wsp:rsid wsp:val=&quot;2D88C81A&quot;/&gt;&lt;wsp:rsid wsp:val=&quot;2D8ADBD0&quot;/&gt;&lt;wsp:rsid wsp:val=&quot;2DAE9B72&quot;/&gt;&lt;wsp:rsid wsp:val=&quot;2DAF8276&quot;/&gt;&lt;wsp:rsid wsp:val=&quot;2DAFC6AF&quot;/&gt;&lt;wsp:rsid wsp:val=&quot;2DD27FA1&quot;/&gt;&lt;wsp:rsid wsp:val=&quot;2DD95805&quot;/&gt;&lt;wsp:rsid wsp:val=&quot;2DDF768F&quot;/&gt;&lt;wsp:rsid wsp:val=&quot;2DE9E448&quot;/&gt;&lt;wsp:rsid wsp:val=&quot;2DEE92F5&quot;/&gt;&lt;wsp:rsid wsp:val=&quot;2E018FEF&quot;/&gt;&lt;wsp:rsid wsp:val=&quot;2E0F59E6&quot;/&gt;&lt;wsp:rsid wsp:val=&quot;2E149DA7&quot;/&gt;&lt;wsp:rsid wsp:val=&quot;2E20D308&quot;/&gt;&lt;wsp:rsid wsp:val=&quot;2E228881&quot;/&gt;&lt;wsp:rsid wsp:val=&quot;2E2D7B25&quot;/&gt;&lt;wsp:rsid wsp:val=&quot;2E42D6B0&quot;/&gt;&lt;wsp:rsid wsp:val=&quot;2E494A66&quot;/&gt;&lt;wsp:rsid wsp:val=&quot;2E5A7528&quot;/&gt;&lt;wsp:rsid wsp:val=&quot;2E65B3CC&quot;/&gt;&lt;wsp:rsid wsp:val=&quot;2E6AB6CF&quot;/&gt;&lt;wsp:rsid wsp:val=&quot;2E815189&quot;/&gt;&lt;wsp:rsid wsp:val=&quot;2E9EF453&quot;/&gt;&lt;wsp:rsid wsp:val=&quot;2EAF97B2&quot;/&gt;&lt;wsp:rsid wsp:val=&quot;2EB90B4F&quot;/&gt;&lt;wsp:rsid wsp:val=&quot;2EC669A3&quot;/&gt;&lt;wsp:rsid wsp:val=&quot;2ECDA754&quot;/&gt;&lt;wsp:rsid wsp:val=&quot;2ED21DC4&quot;/&gt;&lt;wsp:rsid wsp:val=&quot;2ED23D8A&quot;/&gt;&lt;wsp:rsid wsp:val=&quot;2EE148C9&quot;/&gt;&lt;wsp:rsid wsp:val=&quot;2EECE15E&quot;/&gt;&lt;wsp:rsid wsp:val=&quot;2EF6B862&quot;/&gt;&lt;wsp:rsid wsp:val=&quot;2F0F4782&quot;/&gt;&lt;wsp:rsid wsp:val=&quot;2F22BF5D&quot;/&gt;&lt;wsp:rsid wsp:val=&quot;2F275C72&quot;/&gt;&lt;wsp:rsid wsp:val=&quot;2F2A589C&quot;/&gt;&lt;wsp:rsid wsp:val=&quot;2F35501B&quot;/&gt;&lt;wsp:rsid wsp:val=&quot;2F3945D9&quot;/&gt;&lt;wsp:rsid wsp:val=&quot;2F5A2503&quot;/&gt;&lt;wsp:rsid wsp:val=&quot;2F5F1677&quot;/&gt;&lt;wsp:rsid wsp:val=&quot;2F60B83E&quot;/&gt;&lt;wsp:rsid wsp:val=&quot;2F65615B&quot;/&gt;&lt;wsp:rsid wsp:val=&quot;2F669719&quot;/&gt;&lt;wsp:rsid wsp:val=&quot;2F703541&quot;/&gt;&lt;wsp:rsid wsp:val=&quot;2F8A0229&quot;/&gt;&lt;wsp:rsid wsp:val=&quot;2F986DBC&quot;/&gt;&lt;wsp:rsid wsp:val=&quot;2F9B0251&quot;/&gt;&lt;wsp:rsid wsp:val=&quot;2FA0DFDC&quot;/&gt;&lt;wsp:rsid wsp:val=&quot;2FAA7A19&quot;/&gt;&lt;wsp:rsid wsp:val=&quot;2FBF4C58&quot;/&gt;&lt;wsp:rsid wsp:val=&quot;2FC7E911&quot;/&gt;&lt;wsp:rsid wsp:val=&quot;2FD029DC&quot;/&gt;&lt;wsp:rsid wsp:val=&quot;2FE791DE&quot;/&gt;&lt;wsp:rsid wsp:val=&quot;2FE95AA0&quot;/&gt;&lt;wsp:rsid wsp:val=&quot;2FF36EF2&quot;/&gt;&lt;wsp:rsid wsp:val=&quot;3010BB8F&quot;/&gt;&lt;wsp:rsid wsp:val=&quot;3019FAD4&quot;/&gt;&lt;wsp:rsid wsp:val=&quot;302A304D&quot;/&gt;&lt;wsp:rsid wsp:val=&quot;30376E23&quot;/&gt;&lt;wsp:rsid wsp:val=&quot;3039D2EA&quot;/&gt;&lt;wsp:rsid wsp:val=&quot;30496D07&quot;/&gt;&lt;wsp:rsid wsp:val=&quot;3064B0D7&quot;/&gt;&lt;wsp:rsid wsp:val=&quot;306E8420&quot;/&gt;&lt;wsp:rsid wsp:val=&quot;30721D20&quot;/&gt;&lt;wsp:rsid wsp:val=&quot;30764D18&quot;/&gt;&lt;wsp:rsid wsp:val=&quot;307912F5&quot;/&gt;&lt;wsp:rsid wsp:val=&quot;30899F65&quot;/&gt;&lt;wsp:rsid wsp:val=&quot;30966F3E&quot;/&gt;&lt;wsp:rsid wsp:val=&quot;30975BC2&quot;/&gt;&lt;wsp:rsid wsp:val=&quot;30A2AEC9&quot;/&gt;&lt;wsp:rsid wsp:val=&quot;30AC5F86&quot;/&gt;&lt;wsp:rsid wsp:val=&quot;30AF2CFB&quot;/&gt;&lt;wsp:rsid wsp:val=&quot;30B617EB&quot;/&gt;&lt;wsp:rsid wsp:val=&quot;30B6C16B&quot;/&gt;&lt;wsp:rsid wsp:val=&quot;30BEDC06&quot;/&gt;&lt;wsp:rsid wsp:val=&quot;30C19E09&quot;/&gt;&lt;wsp:rsid wsp:val=&quot;30C926F4&quot;/&gt;&lt;wsp:rsid wsp:val=&quot;30CBC0B1&quot;/&gt;&lt;wsp:rsid wsp:val=&quot;30CC1A4C&quot;/&gt;&lt;wsp:rsid wsp:val=&quot;31008247&quot;/&gt;&lt;wsp:rsid wsp:val=&quot;3102B81A&quot;/&gt;&lt;wsp:rsid wsp:val=&quot;31070069&quot;/&gt;&lt;wsp:rsid wsp:val=&quot;31100062&quot;/&gt;&lt;wsp:rsid wsp:val=&quot;311E9B37&quot;/&gt;&lt;wsp:rsid wsp:val=&quot;3120B0F6&quot;/&gt;&lt;wsp:rsid wsp:val=&quot;312CCB94&quot;/&gt;&lt;wsp:rsid wsp:val=&quot;312ECA5E&quot;/&gt;&lt;wsp:rsid wsp:val=&quot;3132B8E0&quot;/&gt;&lt;wsp:rsid wsp:val=&quot;3136E8FB&quot;/&gt;&lt;wsp:rsid wsp:val=&quot;3145B6A2&quot;/&gt;&lt;wsp:rsid wsp:val=&quot;314C36B5&quot;/&gt;&lt;wsp:rsid wsp:val=&quot;31580DA1&quot;/&gt;&lt;wsp:rsid wsp:val=&quot;315873CA&quot;/&gt;&lt;wsp:rsid wsp:val=&quot;31621B43&quot;/&gt;&lt;wsp:rsid wsp:val=&quot;317F3EB4&quot;/&gt;&lt;wsp:rsid wsp:val=&quot;31849D02&quot;/&gt;&lt;wsp:rsid wsp:val=&quot;31C6ED79&quot;/&gt;&lt;wsp:rsid wsp:val=&quot;31CB4A18&quot;/&gt;&lt;wsp:rsid wsp:val=&quot;31CC150B&quot;/&gt;&lt;wsp:rsid wsp:val=&quot;31DF2D33&quot;/&gt;&lt;wsp:rsid wsp:val=&quot;31E53D68&quot;/&gt;&lt;wsp:rsid wsp:val=&quot;31E6764F&quot;/&gt;&lt;wsp:rsid wsp:val=&quot;31EF8F4C&quot;/&gt;&lt;wsp:rsid wsp:val=&quot;31FE7D80&quot;/&gt;&lt;wsp:rsid wsp:val=&quot;3204B2EA&quot;/&gt;&lt;wsp:rsid wsp:val=&quot;320881F3&quot;/&gt;&lt;wsp:rsid wsp:val=&quot;320AB5D4&quot;/&gt;&lt;wsp:rsid wsp:val=&quot;3210EC07&quot;/&gt;&lt;wsp:rsid wsp:val=&quot;32240D9E&quot;/&gt;&lt;wsp:rsid wsp:val=&quot;32267BF3&quot;/&gt;&lt;wsp:rsid wsp:val=&quot;322F1ED5&quot;/&gt;&lt;wsp:rsid wsp:val=&quot;32310175&quot;/&gt;&lt;wsp:rsid wsp:val=&quot;32563261&quot;/&gt;&lt;wsp:rsid wsp:val=&quot;325B86FC&quot;/&gt;&lt;wsp:rsid wsp:val=&quot;32635CB9&quot;/&gt;&lt;wsp:rsid wsp:val=&quot;32637ADB&quot;/&gt;&lt;wsp:rsid wsp:val=&quot;326C3AF0&quot;/&gt;&lt;wsp:rsid wsp:val=&quot;326F9EBB&quot;/&gt;&lt;wsp:rsid wsp:val=&quot;32A1E962&quot;/&gt;&lt;wsp:rsid wsp:val=&quot;32B16746&quot;/&gt;&lt;wsp:rsid wsp:val=&quot;32B23B50&quot;/&gt;&lt;wsp:rsid wsp:val=&quot;32B82641&quot;/&gt;&lt;wsp:rsid wsp:val=&quot;32C218C6&quot;/&gt;&lt;wsp:rsid wsp:val=&quot;32C3E174&quot;/&gt;&lt;wsp:rsid wsp:val=&quot;32C4600B&quot;/&gt;&lt;wsp:rsid wsp:val=&quot;32D781F6&quot;/&gt;&lt;wsp:rsid wsp:val=&quot;32DA034C&quot;/&gt;&lt;wsp:rsid wsp:val=&quot;32E0CAEE&quot;/&gt;&lt;wsp:rsid wsp:val=&quot;32EE2B0F&quot;/&gt;&lt;wsp:rsid wsp:val=&quot;32F11DDA&quot;/&gt;&lt;wsp:rsid wsp:val=&quot;32F3B2D0&quot;/&gt;&lt;wsp:rsid wsp:val=&quot;32F541DC&quot;/&gt;&lt;wsp:rsid wsp:val=&quot;32F6102F&quot;/&gt;&lt;wsp:rsid wsp:val=&quot;32F71142&quot;/&gt;&lt;wsp:rsid wsp:val=&quot;32FA57BF&quot;/&gt;&lt;wsp:rsid wsp:val=&quot;33034879&quot;/&gt;&lt;wsp:rsid wsp:val=&quot;33126453&quot;/&gt;&lt;wsp:rsid wsp:val=&quot;3318E073&quot;/&gt;&lt;wsp:rsid wsp:val=&quot;332854FA&quot;/&gt;&lt;wsp:rsid wsp:val=&quot;332BA9B6&quot;/&gt;&lt;wsp:rsid wsp:val=&quot;33330EB2&quot;/&gt;&lt;wsp:rsid wsp:val=&quot;33422D7F&quot;/&gt;&lt;wsp:rsid wsp:val=&quot;3349BAFF&quot;/&gt;&lt;wsp:rsid wsp:val=&quot;334EA2B1&quot;/&gt;&lt;wsp:rsid wsp:val=&quot;335A2045&quot;/&gt;&lt;wsp:rsid wsp:val=&quot;335CD98C&quot;/&gt;&lt;wsp:rsid wsp:val=&quot;3362BDDA&quot;/&gt;&lt;wsp:rsid wsp:val=&quot;336B533B&quot;/&gt;&lt;wsp:rsid wsp:val=&quot;3370291A&quot;/&gt;&lt;wsp:rsid wsp:val=&quot;33703012&quot;/&gt;&lt;wsp:rsid wsp:val=&quot;3370EE9D&quot;/&gt;&lt;wsp:rsid wsp:val=&quot;33792476&quot;/&gt;&lt;wsp:rsid wsp:val=&quot;338EB1EE&quot;/&gt;&lt;wsp:rsid wsp:val=&quot;339C5199&quot;/&gt;&lt;wsp:rsid wsp:val=&quot;339D4A46&quot;/&gt;&lt;wsp:rsid wsp:val=&quot;33A9BE4C&quot;/&gt;&lt;wsp:rsid wsp:val=&quot;33B86E6C&quot;/&gt;&lt;wsp:rsid wsp:val=&quot;33EB2948&quot;/&gt;&lt;wsp:rsid wsp:val=&quot;33FFB5B8&quot;/&gt;&lt;wsp:rsid wsp:val=&quot;340086BF&quot;/&gt;&lt;wsp:rsid wsp:val=&quot;340FD379&quot;/&gt;&lt;wsp:rsid wsp:val=&quot;3429EFD5&quot;/&gt;&lt;wsp:rsid wsp:val=&quot;3457F7D7&quot;/&gt;&lt;wsp:rsid wsp:val=&quot;345B542B&quot;/&gt;&lt;wsp:rsid wsp:val=&quot;3462AF77&quot;/&gt;&lt;wsp:rsid wsp:val=&quot;346B6D54&quot;/&gt;&lt;wsp:rsid wsp:val=&quot;34718779&quot;/&gt;&lt;wsp:rsid wsp:val=&quot;347931EE&quot;/&gt;&lt;wsp:rsid wsp:val=&quot;3496264B&quot;/&gt;&lt;wsp:rsid wsp:val=&quot;34CF20FC&quot;/&gt;&lt;wsp:rsid wsp:val=&quot;34DDE599&quot;/&gt;&lt;wsp:rsid wsp:val=&quot;34EC1980&quot;/&gt;&lt;wsp:rsid wsp:val=&quot;350DC37E&quot;/&gt;&lt;wsp:rsid wsp:val=&quot;3519AAE9&quot;/&gt;&lt;wsp:rsid wsp:val=&quot;35234715&quot;/&gt;&lt;wsp:rsid wsp:val=&quot;35273518&quot;/&gt;&lt;wsp:rsid wsp:val=&quot;3530EF26&quot;/&gt;&lt;wsp:rsid wsp:val=&quot;3549203B&quot;/&gt;&lt;wsp:rsid wsp:val=&quot;354C3B5F&quot;/&gt;&lt;wsp:rsid wsp:val=&quot;355A86D9&quot;/&gt;&lt;wsp:rsid wsp:val=&quot;355B4D7A&quot;/&gt;&lt;wsp:rsid wsp:val=&quot;355C813C&quot;/&gt;&lt;wsp:rsid wsp:val=&quot;3580D904&quot;/&gt;&lt;wsp:rsid wsp:val=&quot;3589F323&quot;/&gt;&lt;wsp:rsid wsp:val=&quot;35912AF6&quot;/&gt;&lt;wsp:rsid wsp:val=&quot;359B27E5&quot;/&gt;&lt;wsp:rsid wsp:val=&quot;359C7640&quot;/&gt;&lt;wsp:rsid wsp:val=&quot;35AC97D9&quot;/&gt;&lt;wsp:rsid wsp:val=&quot;35B0085C&quot;/&gt;&lt;wsp:rsid wsp:val=&quot;35BEB08D&quot;/&gt;&lt;wsp:rsid wsp:val=&quot;35C5C036&quot;/&gt;&lt;wsp:rsid wsp:val=&quot;35CE7C60&quot;/&gt;&lt;wsp:rsid wsp:val=&quot;35D326DB&quot;/&gt;&lt;wsp:rsid wsp:val=&quot;35D71000&quot;/&gt;&lt;wsp:rsid wsp:val=&quot;35DC2511&quot;/&gt;&lt;wsp:rsid wsp:val=&quot;35DEAD83&quot;/&gt;&lt;wsp:rsid wsp:val=&quot;35E2D870&quot;/&gt;&lt;wsp:rsid wsp:val=&quot;3607C2BF&quot;/&gt;&lt;wsp:rsid wsp:val=&quot;36190F2C&quot;/&gt;&lt;wsp:rsid wsp:val=&quot;361A9AF4&quot;/&gt;&lt;wsp:rsid wsp:val=&quot;3620712C&quot;/&gt;&lt;wsp:rsid wsp:val=&quot;3631F6AC&quot;/&gt;&lt;wsp:rsid wsp:val=&quot;3639F8FF&quot;/&gt;&lt;wsp:rsid wsp:val=&quot;3643EFC9&quot;/&gt;&lt;wsp:rsid wsp:val=&quot;36614D92&quot;/&gt;&lt;wsp:rsid wsp:val=&quot;3662F51B&quot;/&gt;&lt;wsp:rsid wsp:val=&quot;367DD204&quot;/&gt;&lt;wsp:rsid wsp:val=&quot;367E7754&quot;/&gt;&lt;wsp:rsid wsp:val=&quot;3686316B&quot;/&gt;&lt;wsp:rsid wsp:val=&quot;368653B2&quot;/&gt;&lt;wsp:rsid wsp:val=&quot;36B21534&quot;/&gt;&lt;wsp:rsid wsp:val=&quot;36B810CB&quot;/&gt;&lt;wsp:rsid wsp:val=&quot;36C19F02&quot;/&gt;&lt;wsp:rsid wsp:val=&quot;36C62558&quot;/&gt;&lt;wsp:rsid wsp:val=&quot;36D730B1&quot;/&gt;&lt;wsp:rsid wsp:val=&quot;36E155EF&quot;/&gt;&lt;wsp:rsid wsp:val=&quot;36FB9A48&quot;/&gt;&lt;wsp:rsid wsp:val=&quot;370E87D7&quot;/&gt;&lt;wsp:rsid wsp:val=&quot;370FB627&quot;/&gt;&lt;wsp:rsid wsp:val=&quot;37104FE8&quot;/&gt;&lt;wsp:rsid wsp:val=&quot;371189C8&quot;/&gt;&lt;wsp:rsid wsp:val=&quot;3712FAA5&quot;/&gt;&lt;wsp:rsid wsp:val=&quot;37135237&quot;/&gt;&lt;wsp:rsid wsp:val=&quot;3718316B&quot;/&gt;&lt;wsp:rsid wsp:val=&quot;3740DF36&quot;/&gt;&lt;wsp:rsid wsp:val=&quot;37471BC6&quot;/&gt;&lt;wsp:rsid wsp:val=&quot;37501116&quot;/&gt;&lt;wsp:rsid wsp:val=&quot;375426DA&quot;/&gt;&lt;wsp:rsid wsp:val=&quot;37619097&quot;/&gt;&lt;wsp:rsid wsp:val=&quot;3762F9C9&quot;/&gt;&lt;wsp:rsid wsp:val=&quot;376ACB05&quot;/&gt;&lt;wsp:rsid wsp:val=&quot;3772A109&quot;/&gt;&lt;wsp:rsid wsp:val=&quot;377B2B01&quot;/&gt;&lt;wsp:rsid wsp:val=&quot;37941B36&quot;/&gt;&lt;wsp:rsid wsp:val=&quot;37A27C13&quot;/&gt;&lt;wsp:rsid wsp:val=&quot;37B4090D&quot;/&gt;&lt;wsp:rsid wsp:val=&quot;37BCC593&quot;/&gt;&lt;wsp:rsid wsp:val=&quot;37BF2801&quot;/&gt;&lt;wsp:rsid wsp:val=&quot;37D710E4&quot;/&gt;&lt;wsp:rsid wsp:val=&quot;37F18325&quot;/&gt;&lt;wsp:rsid wsp:val=&quot;37F8172A&quot;/&gt;&lt;wsp:rsid wsp:val=&quot;380A3FE6&quot;/&gt;&lt;wsp:rsid wsp:val=&quot;380B3FFD&quot;/&gt;&lt;wsp:rsid wsp:val=&quot;3823BA42&quot;/&gt;&lt;wsp:rsid wsp:val=&quot;382D31D5&quot;/&gt;&lt;wsp:rsid wsp:val=&quot;383F60BC&quot;/&gt;&lt;wsp:rsid wsp:val=&quot;387FB28C&quot;/&gt;&lt;wsp:rsid wsp:val=&quot;387FD77D&quot;/&gt;&lt;wsp:rsid wsp:val=&quot;3891DFDC&quot;/&gt;&lt;wsp:rsid wsp:val=&quot;38AAB380&quot;/&gt;&lt;wsp:rsid wsp:val=&quot;38ADFE55&quot;/&gt;&lt;wsp:rsid wsp:val=&quot;38AE30BF&quot;/&gt;&lt;wsp:rsid wsp:val=&quot;38D6FCB3&quot;/&gt;&lt;wsp:rsid wsp:val=&quot;38E24367&quot;/&gt;&lt;wsp:rsid wsp:val=&quot;38ED6B12&quot;/&gt;&lt;wsp:rsid wsp:val=&quot;38FB6378&quot;/&gt;&lt;wsp:rsid wsp:val=&quot;38FBAC8B&quot;/&gt;&lt;wsp:rsid wsp:val=&quot;390626A1&quot;/&gt;&lt;wsp:rsid wsp:val=&quot;391491FB&quot;/&gt;&lt;wsp:rsid wsp:val=&quot;39164E45&quot;/&gt;&lt;wsp:rsid wsp:val=&quot;391FCAB1&quot;/&gt;&lt;wsp:rsid wsp:val=&quot;3934BD0B&quot;/&gt;&lt;wsp:rsid wsp:val=&quot;393EDE77&quot;/&gt;&lt;wsp:rsid wsp:val=&quot;394944D0&quot;/&gt;&lt;wsp:rsid wsp:val=&quot;395C57D2&quot;/&gt;&lt;wsp:rsid wsp:val=&quot;39651274&quot;/&gt;&lt;wsp:rsid wsp:val=&quot;3966EC74&quot;/&gt;&lt;wsp:rsid wsp:val=&quot;3968F3F3&quot;/&gt;&lt;wsp:rsid wsp:val=&quot;3972423F&quot;/&gt;&lt;wsp:rsid wsp:val=&quot;3972EDAF&quot;/&gt;&lt;wsp:rsid wsp:val=&quot;39B61816&quot;/&gt;&lt;wsp:rsid wsp:val=&quot;39B872DC&quot;/&gt;&lt;wsp:rsid wsp:val=&quot;39BFA048&quot;/&gt;&lt;wsp:rsid wsp:val=&quot;39C79B0E&quot;/&gt;&lt;wsp:rsid wsp:val=&quot;39EA0E14&quot;/&gt;&lt;wsp:rsid wsp:val=&quot;39EA9AA9&quot;/&gt;&lt;wsp:rsid wsp:val=&quot;39EC852D&quot;/&gt;&lt;wsp:rsid wsp:val=&quot;39FE15DE&quot;/&gt;&lt;wsp:rsid wsp:val=&quot;3A03E3CE&quot;/&gt;&lt;wsp:rsid wsp:val=&quot;3A0B73FD&quot;/&gt;&lt;wsp:rsid wsp:val=&quot;3A0ECDC8&quot;/&gt;&lt;wsp:rsid wsp:val=&quot;3A165F93&quot;/&gt;&lt;wsp:rsid wsp:val=&quot;3A1E1636&quot;/&gt;&lt;wsp:rsid wsp:val=&quot;3A4022DC&quot;/&gt;&lt;wsp:rsid wsp:val=&quot;3A447254&quot;/&gt;&lt;wsp:rsid wsp:val=&quot;3A58E104&quot;/&gt;&lt;wsp:rsid wsp:val=&quot;3A67BE48&quot;/&gt;&lt;wsp:rsid wsp:val=&quot;3A71D9A9&quot;/&gt;&lt;wsp:rsid wsp:val=&quot;3A78FDC9&quot;/&gt;&lt;wsp:rsid wsp:val=&quot;3A8A8BDF&quot;/&gt;&lt;wsp:rsid wsp:val=&quot;3A8F1698&quot;/&gt;&lt;wsp:rsid wsp:val=&quot;3A92364A&quot;/&gt;&lt;wsp:rsid wsp:val=&quot;3A9D2DAB&quot;/&gt;&lt;wsp:rsid wsp:val=&quot;3AA697FE&quot;/&gt;&lt;wsp:rsid wsp:val=&quot;3AAA41CB&quot;/&gt;&lt;wsp:rsid wsp:val=&quot;3AB98DE6&quot;/&gt;&lt;wsp:rsid wsp:val=&quot;3AD08F04&quot;/&gt;&lt;wsp:rsid wsp:val=&quot;3AD852F2&quot;/&gt;&lt;wsp:rsid wsp:val=&quot;3AFAD5A1&quot;/&gt;&lt;wsp:rsid wsp:val=&quot;3B040A72&quot;/&gt;&lt;wsp:rsid wsp:val=&quot;3B0B2536&quot;/&gt;&lt;wsp:rsid wsp:val=&quot;3B21BAD2&quot;/&gt;&lt;wsp:rsid wsp:val=&quot;3B25EFC2&quot;/&gt;&lt;wsp:rsid wsp:val=&quot;3B28E1E2&quot;/&gt;&lt;wsp:rsid wsp:val=&quot;3B573CAF&quot;/&gt;&lt;wsp:rsid wsp:val=&quot;3B5E6278&quot;/&gt;&lt;wsp:rsid wsp:val=&quot;3B78A4AB&quot;/&gt;&lt;wsp:rsid wsp:val=&quot;3B7D5939&quot;/&gt;&lt;wsp:rsid wsp:val=&quot;3B7EC31A&quot;/&gt;&lt;wsp:rsid wsp:val=&quot;3B8BADF6&quot;/&gt;&lt;wsp:rsid wsp:val=&quot;3BA8D8A3&quot;/&gt;&lt;wsp:rsid wsp:val=&quot;3BAB9770&quot;/&gt;&lt;wsp:rsid wsp:val=&quot;3BCA98AE&quot;/&gt;&lt;wsp:rsid wsp:val=&quot;3BCF38BC&quot;/&gt;&lt;wsp:rsid wsp:val=&quot;3BD13DDB&quot;/&gt;&lt;wsp:rsid wsp:val=&quot;3BD78CD7&quot;/&gt;&lt;wsp:rsid wsp:val=&quot;3BEF122D&quot;/&gt;&lt;wsp:rsid wsp:val=&quot;3BF896EC&quot;/&gt;&lt;wsp:rsid wsp:val=&quot;3BF9FBCB&quot;/&gt;&lt;wsp:rsid wsp:val=&quot;3C00EE61&quot;/&gt;&lt;wsp:rsid wsp:val=&quot;3C134CC7&quot;/&gt;&lt;wsp:rsid wsp:val=&quot;3C185E58&quot;/&gt;&lt;wsp:rsid wsp:val=&quot;3C4B614F&quot;/&gt;&lt;wsp:rsid wsp:val=&quot;3C54BC60&quot;/&gt;&lt;wsp:rsid wsp:val=&quot;3C677D10&quot;/&gt;&lt;wsp:rsid wsp:val=&quot;3C72C04F&quot;/&gt;&lt;wsp:rsid wsp:val=&quot;3C86575E&quot;/&gt;&lt;wsp:rsid wsp:val=&quot;3C8CDDF9&quot;/&gt;&lt;wsp:rsid wsp:val=&quot;3C9C968E&quot;/&gt;&lt;wsp:rsid wsp:val=&quot;3CA2D5AC&quot;/&gt;&lt;wsp:rsid wsp:val=&quot;3CAF55BE&quot;/&gt;&lt;wsp:rsid wsp:val=&quot;3CB178BD&quot;/&gt;&lt;wsp:rsid wsp:val=&quot;3CB22E6A&quot;/&gt;&lt;wsp:rsid wsp:val=&quot;3CBDF456&quot;/&gt;&lt;wsp:rsid wsp:val=&quot;3CD870C7&quot;/&gt;&lt;wsp:rsid wsp:val=&quot;3CDFE246&quot;/&gt;&lt;wsp:rsid wsp:val=&quot;3CED3705&quot;/&gt;&lt;wsp:rsid wsp:val=&quot;3D11556B&quot;/&gt;&lt;wsp:rsid wsp:val=&quot;3D16FCA6&quot;/&gt;&lt;wsp:rsid wsp:val=&quot;3D20A6E5&quot;/&gt;&lt;wsp:rsid wsp:val=&quot;3D25C250&quot;/&gt;&lt;wsp:rsid wsp:val=&quot;3D334F4F&quot;/&gt;&lt;wsp:rsid wsp:val=&quot;3D373D50&quot;/&gt;&lt;wsp:rsid wsp:val=&quot;3D436B53&quot;/&gt;&lt;wsp:rsid wsp:val=&quot;3D51CD02&quot;/&gt;&lt;wsp:rsid wsp:val=&quot;3D5CAB14&quot;/&gt;&lt;wsp:rsid wsp:val=&quot;3D689E03&quot;/&gt;&lt;wsp:rsid wsp:val=&quot;3D707565&quot;/&gt;&lt;wsp:rsid wsp:val=&quot;3D793332&quot;/&gt;&lt;wsp:rsid wsp:val=&quot;3D7F916C&quot;/&gt;&lt;wsp:rsid wsp:val=&quot;3D805F49&quot;/&gt;&lt;wsp:rsid wsp:val=&quot;3D86894D&quot;/&gt;&lt;wsp:rsid wsp:val=&quot;3D87FE86&quot;/&gt;&lt;wsp:rsid wsp:val=&quot;3D97ACAA&quot;/&gt;&lt;wsp:rsid wsp:val=&quot;3DB0AE79&quot;/&gt;&lt;wsp:rsid wsp:val=&quot;3DBE845B&quot;/&gt;&lt;wsp:rsid wsp:val=&quot;3DC76E76&quot;/&gt;&lt;wsp:rsid wsp:val=&quot;3DCEF97B&quot;/&gt;&lt;wsp:rsid wsp:val=&quot;3DE821C2&quot;/&gt;&lt;wsp:rsid wsp:val=&quot;3DE9BF68&quot;/&gt;&lt;wsp:rsid wsp:val=&quot;3E073F7E&quot;/&gt;&lt;wsp:rsid wsp:val=&quot;3E0840EA&quot;/&gt;&lt;wsp:rsid wsp:val=&quot;3E0C3B95&quot;/&gt;&lt;wsp:rsid wsp:val=&quot;3E10988C&quot;/&gt;&lt;wsp:rsid wsp:val=&quot;3E124F9A&quot;/&gt;&lt;wsp:rsid wsp:val=&quot;3E1D2E98&quot;/&gt;&lt;wsp:rsid wsp:val=&quot;3E285B5D&quot;/&gt;&lt;wsp:rsid wsp:val=&quot;3E2F85F0&quot;/&gt;&lt;wsp:rsid wsp:val=&quot;3E37D8AA&quot;/&gt;&lt;wsp:rsid wsp:val=&quot;3E398A3B&quot;/&gt;&lt;wsp:rsid wsp:val=&quot;3E3B3626&quot;/&gt;&lt;wsp:rsid wsp:val=&quot;3E3D0891&quot;/&gt;&lt;wsp:rsid wsp:val=&quot;3E4E0D59&quot;/&gt;&lt;wsp:rsid wsp:val=&quot;3E569F7A&quot;/&gt;&lt;wsp:rsid wsp:val=&quot;3E652209&quot;/&gt;&lt;wsp:rsid wsp:val=&quot;3E6D8567&quot;/&gt;&lt;wsp:rsid wsp:val=&quot;3E824E3A&quot;/&gt;&lt;wsp:rsid wsp:val=&quot;3E898939&quot;/&gt;&lt;wsp:rsid wsp:val=&quot;3E8B859E&quot;/&gt;&lt;wsp:rsid wsp:val=&quot;3E96A5FB&quot;/&gt;&lt;wsp:rsid wsp:val=&quot;3EA4E85D&quot;/&gt;&lt;wsp:rsid wsp:val=&quot;3EA5CA07&quot;/&gt;&lt;wsp:rsid wsp:val=&quot;3EB83558&quot;/&gt;&lt;wsp:rsid wsp:val=&quot;3EBF300A&quot;/&gt;&lt;wsp:rsid wsp:val=&quot;3EC293F4&quot;/&gt;&lt;wsp:rsid wsp:val=&quot;3EC4D545&quot;/&gt;&lt;wsp:rsid wsp:val=&quot;3EDC7219&quot;/&gt;&lt;wsp:rsid wsp:val=&quot;3EDD15C2&quot;/&gt;&lt;wsp:rsid wsp:val=&quot;3EDF239B&quot;/&gt;&lt;wsp:rsid wsp:val=&quot;3EE51106&quot;/&gt;&lt;wsp:rsid wsp:val=&quot;3EF3FB6B&quot;/&gt;&lt;wsp:rsid wsp:val=&quot;3F022EF3&quot;/&gt;&lt;wsp:rsid wsp:val=&quot;3F0BBDDF&quot;/&gt;&lt;wsp:rsid wsp:val=&quot;3F1CD52B&quot;/&gt;&lt;wsp:rsid wsp:val=&quot;3F22070E&quot;/&gt;&lt;wsp:rsid wsp:val=&quot;3F29705D&quot;/&gt;&lt;wsp:rsid wsp:val=&quot;3F2DDA27&quot;/&gt;&lt;wsp:rsid wsp:val=&quot;3F65203E&quot;/&gt;&lt;wsp:rsid wsp:val=&quot;3F65F247&quot;/&gt;&lt;wsp:rsid wsp:val=&quot;3F78DFB8&quot;/&gt;&lt;wsp:rsid wsp:val=&quot;3F8CB2C3&quot;/&gt;&lt;wsp:rsid wsp:val=&quot;3F8D080C&quot;/&gt;&lt;wsp:rsid wsp:val=&quot;3FA7E946&quot;/&gt;&lt;wsp:rsid wsp:val=&quot;3FB7222A&quot;/&gt;&lt;wsp:rsid wsp:val=&quot;3FBDB666&quot;/&gt;&lt;wsp:rsid wsp:val=&quot;3FC4A810&quot;/&gt;&lt;wsp:rsid wsp:val=&quot;3FC7B685&quot;/&gt;&lt;wsp:rsid wsp:val=&quot;3FD2EE8A&quot;/&gt;&lt;wsp:rsid wsp:val=&quot;3FE11F1C&quot;/&gt;&lt;wsp:rsid wsp:val=&quot;4003AAB2&quot;/&gt;&lt;wsp:rsid wsp:val=&quot;40047225&quot;/&gt;&lt;wsp:rsid wsp:val=&quot;40068CC4&quot;/&gt;&lt;wsp:rsid wsp:val=&quot;400ECBF3&quot;/&gt;&lt;wsp:rsid wsp:val=&quot;40174385&quot;/&gt;&lt;wsp:rsid wsp:val=&quot;402E3172&quot;/&gt;&lt;wsp:rsid wsp:val=&quot;40402B5B&quot;/&gt;&lt;wsp:rsid wsp:val=&quot;4055F221&quot;/&gt;&lt;wsp:rsid wsp:val=&quot;4059EB12&quot;/&gt;&lt;wsp:rsid wsp:val=&quot;409D7ADD&quot;/&gt;&lt;wsp:rsid wsp:val=&quot;40ABBB75&quot;/&gt;&lt;wsp:rsid wsp:val=&quot;40AD59E9&quot;/&gt;&lt;wsp:rsid wsp:val=&quot;40B54760&quot;/&gt;&lt;wsp:rsid wsp:val=&quot;40BADC08&quot;/&gt;&lt;wsp:rsid wsp:val=&quot;40C71000&quot;/&gt;&lt;wsp:rsid wsp:val=&quot;40CE5807&quot;/&gt;&lt;wsp:rsid wsp:val=&quot;40D90AD0&quot;/&gt;&lt;wsp:rsid wsp:val=&quot;40D951BD&quot;/&gt;&lt;wsp:rsid wsp:val=&quot;40DAE098&quot;/&gt;&lt;wsp:rsid wsp:val=&quot;40DD4EC6&quot;/&gt;&lt;wsp:rsid wsp:val=&quot;40E329D4&quot;/&gt;&lt;wsp:rsid wsp:val=&quot;40F79D6F&quot;/&gt;&lt;wsp:rsid wsp:val=&quot;41228F1A&quot;/&gt;&lt;wsp:rsid wsp:val=&quot;4126C53E&quot;/&gt;&lt;wsp:rsid wsp:val=&quot;41465D96&quot;/&gt;&lt;wsp:rsid wsp:val=&quot;4146D983&quot;/&gt;&lt;wsp:rsid wsp:val=&quot;41541A3C&quot;/&gt;&lt;wsp:rsid wsp:val=&quot;41546936&quot;/&gt;&lt;wsp:rsid wsp:val=&quot;4170AF09&quot;/&gt;&lt;wsp:rsid wsp:val=&quot;41756398&quot;/&gt;&lt;wsp:rsid wsp:val=&quot;417892B1&quot;/&gt;&lt;wsp:rsid wsp:val=&quot;4185AE1B&quot;/&gt;&lt;wsp:rsid wsp:val=&quot;4187DC22&quot;/&gt;&lt;wsp:rsid wsp:val=&quot;419E8E00&quot;/&gt;&lt;wsp:rsid wsp:val=&quot;41A03462&quot;/&gt;&lt;wsp:rsid wsp:val=&quot;41B35038&quot;/&gt;&lt;wsp:rsid wsp:val=&quot;41B96F63&quot;/&gt;&lt;wsp:rsid wsp:val=&quot;41C70632&quot;/&gt;&lt;wsp:rsid wsp:val=&quot;41C857F8&quot;/&gt;&lt;wsp:rsid wsp:val=&quot;41C86D4C&quot;/&gt;&lt;wsp:rsid wsp:val=&quot;41D15B1E&quot;/&gt;&lt;wsp:rsid wsp:val=&quot;41D5FCC6&quot;/&gt;&lt;wsp:rsid wsp:val=&quot;41DFA5FA&quot;/&gt;&lt;wsp:rsid wsp:val=&quot;41F1058D&quot;/&gt;&lt;wsp:rsid wsp:val=&quot;41F2AD2C&quot;/&gt;&lt;wsp:rsid wsp:val=&quot;41FC87BF&quot;/&gt;&lt;wsp:rsid wsp:val=&quot;42074097&quot;/&gt;&lt;wsp:rsid wsp:val=&quot;4209D73A&quot;/&gt;&lt;wsp:rsid wsp:val=&quot;4212ACEE&quot;/&gt;&lt;wsp:rsid wsp:val=&quot;4223BF26&quot;/&gt;&lt;wsp:rsid wsp:val=&quot;423904E1&quot;/&gt;&lt;wsp:rsid wsp:val=&quot;4241A118&quot;/&gt;&lt;wsp:rsid wsp:val=&quot;4248AFA3&quot;/&gt;&lt;wsp:rsid wsp:val=&quot;4250E165&quot;/&gt;&lt;wsp:rsid wsp:val=&quot;42528F17&quot;/&gt;&lt;wsp:rsid wsp:val=&quot;42595088&quot;/&gt;&lt;wsp:rsid wsp:val=&quot;425FDE20&quot;/&gt;&lt;wsp:rsid wsp:val=&quot;4261201D&quot;/&gt;&lt;wsp:rsid wsp:val=&quot;427B56AB&quot;/&gt;&lt;wsp:rsid wsp:val=&quot;428F1733&quot;/&gt;&lt;wsp:rsid wsp:val=&quot;42906558&quot;/&gt;&lt;wsp:rsid wsp:val=&quot;42988186&quot;/&gt;&lt;wsp:rsid wsp:val=&quot;42AAFF62&quot;/&gt;&lt;wsp:rsid wsp:val=&quot;42ADD1C1&quot;/&gt;&lt;wsp:rsid wsp:val=&quot;42B99E49&quot;/&gt;&lt;wsp:rsid wsp:val=&quot;42D02989&quot;/&gt;&lt;wsp:rsid wsp:val=&quot;42D5FBC8&quot;/&gt;&lt;wsp:rsid wsp:val=&quot;42E34B98&quot;/&gt;&lt;wsp:rsid wsp:val=&quot;42E8BEA0&quot;/&gt;&lt;wsp:rsid wsp:val=&quot;42F573C9&quot;/&gt;&lt;wsp:rsid wsp:val=&quot;4304099D&quot;/&gt;&lt;wsp:rsid wsp:val=&quot;430A67F5&quot;/&gt;&lt;wsp:rsid wsp:val=&quot;4317C2AF&quot;/&gt;&lt;wsp:rsid wsp:val=&quot;431CAF2F&quot;/&gt;&lt;wsp:rsid wsp:val=&quot;43217E7C&quot;/&gt;&lt;wsp:rsid wsp:val=&quot;4323310C&quot;/&gt;&lt;wsp:rsid wsp:val=&quot;4326A5B5&quot;/&gt;&lt;wsp:rsid wsp:val=&quot;432DE30F&quot;/&gt;&lt;wsp:rsid wsp:val=&quot;4333B072&quot;/&gt;&lt;wsp:rsid wsp:val=&quot;433B1B2B&quot;/&gt;&lt;wsp:rsid wsp:val=&quot;4344F317&quot;/&gt;&lt;wsp:rsid wsp:val=&quot;4346DC01&quot;/&gt;&lt;wsp:rsid wsp:val=&quot;434FDCE2&quot;/&gt;&lt;wsp:rsid wsp:val=&quot;43502256&quot;/&gt;&lt;wsp:rsid wsp:val=&quot;435875F9&quot;/&gt;&lt;wsp:rsid wsp:val=&quot;4359E2F8&quot;/&gt;&lt;wsp:rsid wsp:val=&quot;435C7889&quot;/&gt;&lt;wsp:rsid wsp:val=&quot;436A5D79&quot;/&gt;&lt;wsp:rsid wsp:val=&quot;43710797&quot;/&gt;&lt;wsp:rsid wsp:val=&quot;4371CD7E&quot;/&gt;&lt;wsp:rsid wsp:val=&quot;4372EDB3&quot;/&gt;&lt;wsp:rsid wsp:val=&quot;437674BA&quot;/&gt;&lt;wsp:rsid wsp:val=&quot;438BB3F0&quot;/&gt;&lt;wsp:rsid wsp:val=&quot;43944A59&quot;/&gt;&lt;wsp:rsid wsp:val=&quot;439D9487&quot;/&gt;&lt;wsp:rsid wsp:val=&quot;43A45579&quot;/&gt;&lt;wsp:rsid wsp:val=&quot;43AF77E1&quot;/&gt;&lt;wsp:rsid wsp:val=&quot;43BD603B&quot;/&gt;&lt;wsp:rsid wsp:val=&quot;43C0CD4C&quot;/&gt;&lt;wsp:rsid wsp:val=&quot;43CA0E0B&quot;/&gt;&lt;wsp:rsid wsp:val=&quot;43CC6A2E&quot;/&gt;&lt;wsp:rsid wsp:val=&quot;43D0C358&quot;/&gt;&lt;wsp:rsid wsp:val=&quot;43D41360&quot;/&gt;&lt;wsp:rsid wsp:val=&quot;43DF3595&quot;/&gt;&lt;wsp:rsid wsp:val=&quot;43E066C9&quot;/&gt;&lt;wsp:rsid wsp:val=&quot;43E5F1E3&quot;/&gt;&lt;wsp:rsid wsp:val=&quot;43EA7EA7&quot;/&gt;&lt;wsp:rsid wsp:val=&quot;44021198&quot;/&gt;&lt;wsp:rsid wsp:val=&quot;4417E119&quot;/&gt;&lt;wsp:rsid wsp:val=&quot;441836C4&quot;/&gt;&lt;wsp:rsid wsp:val=&quot;4432FC58&quot;/&gt;&lt;wsp:rsid wsp:val=&quot;44342F62&quot;/&gt;&lt;wsp:rsid wsp:val=&quot;4434CAC9&quot;/&gt;&lt;wsp:rsid wsp:val=&quot;443D69B8&quot;/&gt;&lt;wsp:rsid wsp:val=&quot;44494434&quot;/&gt;&lt;wsp:rsid wsp:val=&quot;44515246&quot;/&gt;&lt;wsp:rsid wsp:val=&quot;4464A006&quot;/&gt;&lt;wsp:rsid wsp:val=&quot;4466CD26&quot;/&gt;&lt;wsp:rsid wsp:val=&quot;446DCB14&quot;/&gt;&lt;wsp:rsid wsp:val=&quot;44822731&quot;/&gt;&lt;wsp:rsid wsp:val=&quot;4488F72F&quot;/&gt;&lt;wsp:rsid wsp:val=&quot;4489C3F9&quot;/&gt;&lt;wsp:rsid wsp:val=&quot;4494F59F&quot;/&gt;&lt;wsp:rsid wsp:val=&quot;44A414B1&quot;/&gt;&lt;wsp:rsid wsp:val=&quot;44E9D8B4&quot;/&gt;&lt;wsp:rsid wsp:val=&quot;44ED8616&quot;/&gt;&lt;wsp:rsid wsp:val=&quot;44F0D1C9&quot;/&gt;&lt;wsp:rsid wsp:val=&quot;44F848EA&quot;/&gt;&lt;wsp:rsid wsp:val=&quot;44FC7D60&quot;/&gt;&lt;wsp:rsid wsp:val=&quot;45098276&quot;/&gt;&lt;wsp:rsid wsp:val=&quot;451A9B5E&quot;/&gt;&lt;wsp:rsid wsp:val=&quot;45238D64&quot;/&gt;&lt;wsp:rsid wsp:val=&quot;453FB9EA&quot;/&gt;&lt;wsp:rsid wsp:val=&quot;454256C8&quot;/&gt;&lt;wsp:rsid wsp:val=&quot;4548BA7E&quot;/&gt;&lt;wsp:rsid wsp:val=&quot;454A0115&quot;/&gt;&lt;wsp:rsid wsp:val=&quot;454CFAEE&quot;/&gt;&lt;wsp:rsid wsp:val=&quot;45562F5A&quot;/&gt;&lt;wsp:rsid wsp:val=&quot;455DFC5B&quot;/&gt;&lt;wsp:rsid wsp:val=&quot;45701AA4&quot;/&gt;&lt;wsp:rsid wsp:val=&quot;45837BDB&quot;/&gt;&lt;wsp:rsid wsp:val=&quot;458D5B6E&quot;/&gt;&lt;wsp:rsid wsp:val=&quot;459138FB&quot;/&gt;&lt;wsp:rsid wsp:val=&quot;459167FC&quot;/&gt;&lt;wsp:rsid wsp:val=&quot;4592B3FB&quot;/&gt;&lt;wsp:rsid wsp:val=&quot;459A8123&quot;/&gt;&lt;wsp:rsid wsp:val=&quot;45A07234&quot;/&gt;&lt;wsp:rsid wsp:val=&quot;45AA5592&quot;/&gt;&lt;wsp:rsid wsp:val=&quot;45B97F52&quot;/&gt;&lt;wsp:rsid wsp:val=&quot;45C5BE61&quot;/&gt;&lt;wsp:rsid wsp:val=&quot;45DBBB25&quot;/&gt;&lt;wsp:rsid wsp:val=&quot;45FD9315&quot;/&gt;&lt;wsp:rsid wsp:val=&quot;46058A51&quot;/&gt;&lt;wsp:rsid wsp:val=&quot;460A7196&quot;/&gt;&lt;wsp:rsid wsp:val=&quot;460D9C8A&quot;/&gt;&lt;wsp:rsid wsp:val=&quot;4628E05A&quot;/&gt;&lt;wsp:rsid wsp:val=&quot;462A057E&quot;/&gt;&lt;wsp:rsid wsp:val=&quot;4634AFDD&quot;/&gt;&lt;wsp:rsid wsp:val=&quot;464583D8&quot;/&gt;&lt;wsp:rsid wsp:val=&quot;465043B7&quot;/&gt;&lt;wsp:rsid wsp:val=&quot;46520F05&quot;/&gt;&lt;wsp:rsid wsp:val=&quot;46586C7D&quot;/&gt;&lt;wsp:rsid wsp:val=&quot;465DF276&quot;/&gt;&lt;wsp:rsid wsp:val=&quot;46A4CC41&quot;/&gt;&lt;wsp:rsid wsp:val=&quot;46AB6DAB&quot;/&gt;&lt;wsp:rsid wsp:val=&quot;46C28446&quot;/&gt;&lt;wsp:rsid wsp:val=&quot;46C4C8DD&quot;/&gt;&lt;wsp:rsid wsp:val=&quot;46CE49AE&quot;/&gt;&lt;wsp:rsid wsp:val=&quot;46DF7F46&quot;/&gt;&lt;wsp:rsid wsp:val=&quot;46EB17FE&quot;/&gt;&lt;wsp:rsid wsp:val=&quot;46F09670&quot;/&gt;&lt;wsp:rsid wsp:val=&quot;46F3A60E&quot;/&gt;&lt;wsp:rsid wsp:val=&quot;4700F210&quot;/&gt;&lt;wsp:rsid wsp:val=&quot;47156AC1&quot;/&gt;&lt;wsp:rsid wsp:val=&quot;471996ED&quot;/&gt;&lt;wsp:rsid wsp:val=&quot;47257C68&quot;/&gt;&lt;wsp:rsid wsp:val=&quot;472E73CC&quot;/&gt;&lt;wsp:rsid wsp:val=&quot;47365184&quot;/&gt;&lt;wsp:rsid wsp:val=&quot;473AD547&quot;/&gt;&lt;wsp:rsid wsp:val=&quot;473F5209&quot;/&gt;&lt;wsp:rsid wsp:val=&quot;475207F7&quot;/&gt;&lt;wsp:rsid wsp:val=&quot;475451F4&quot;/&gt;&lt;wsp:rsid wsp:val=&quot;475F2351&quot;/&gt;&lt;wsp:rsid wsp:val=&quot;476BF2A9&quot;/&gt;&lt;wsp:rsid wsp:val=&quot;476CA315&quot;/&gt;&lt;wsp:rsid wsp:val=&quot;4778E45E&quot;/&gt;&lt;wsp:rsid wsp:val=&quot;477D516D&quot;/&gt;&lt;wsp:rsid wsp:val=&quot;47837DE9&quot;/&gt;&lt;wsp:rsid wsp:val=&quot;478C74CF&quot;/&gt;&lt;wsp:rsid wsp:val=&quot;47996376&quot;/&gt;&lt;wsp:rsid wsp:val=&quot;47A03990&quot;/&gt;&lt;wsp:rsid wsp:val=&quot;47AD4162&quot;/&gt;&lt;wsp:rsid wsp:val=&quot;47B6A7AD&quot;/&gt;&lt;wsp:rsid wsp:val=&quot;47BAB5E0&quot;/&gt;&lt;wsp:rsid wsp:val=&quot;47C0DF06&quot;/&gt;&lt;wsp:rsid wsp:val=&quot;47CF6B4D&quot;/&gt;&lt;wsp:rsid wsp:val=&quot;47E2FDCC&quot;/&gt;&lt;wsp:rsid wsp:val=&quot;47E6BD8E&quot;/&gt;&lt;wsp:rsid wsp:val=&quot;47EEC471&quot;/&gt;&lt;wsp:rsid wsp:val=&quot;47F6BDB2&quot;/&gt;&lt;wsp:rsid wsp:val=&quot;47F8B145&quot;/&gt;&lt;wsp:rsid wsp:val=&quot;47FDAC90&quot;/&gt;&lt;wsp:rsid wsp:val=&quot;47FE4E28&quot;/&gt;&lt;wsp:rsid wsp:val=&quot;4800A6FD&quot;/&gt;&lt;wsp:rsid wsp:val=&quot;4810D898&quot;/&gt;&lt;wsp:rsid wsp:val=&quot;4818D418&quot;/&gt;&lt;wsp:rsid wsp:val=&quot;481FFECE&quot;/&gt;&lt;wsp:rsid wsp:val=&quot;4835938D&quot;/&gt;&lt;wsp:rsid wsp:val=&quot;4838601A&quot;/&gt;&lt;wsp:rsid wsp:val=&quot;483B127E&quot;/&gt;&lt;wsp:rsid wsp:val=&quot;4845A219&quot;/&gt;&lt;wsp:rsid wsp:val=&quot;484D6F83&quot;/&gt;&lt;wsp:rsid wsp:val=&quot;484D8E27&quot;/&gt;&lt;wsp:rsid wsp:val=&quot;4851402B&quot;/&gt;&lt;wsp:rsid wsp:val=&quot;4856B24E&quot;/&gt;&lt;wsp:rsid wsp:val=&quot;489AD1F6&quot;/&gt;&lt;wsp:rsid wsp:val=&quot;48A6F46E&quot;/&gt;&lt;wsp:rsid wsp:val=&quot;48B9E6DE&quot;/&gt;&lt;wsp:rsid wsp:val=&quot;48BD5C66&quot;/&gt;&lt;wsp:rsid wsp:val=&quot;48C7C7B6&quot;/&gt;&lt;wsp:rsid wsp:val=&quot;48CCB334&quot;/&gt;&lt;wsp:rsid wsp:val=&quot;48D582BB&quot;/&gt;&lt;wsp:rsid wsp:val=&quot;48EF253D&quot;/&gt;&lt;wsp:rsid wsp:val=&quot;48F24C39&quot;/&gt;&lt;wsp:rsid wsp:val=&quot;48FA87AF&quot;/&gt;&lt;wsp:rsid wsp:val=&quot;48FBE08F&quot;/&gt;&lt;wsp:rsid wsp:val=&quot;48FD5472&quot;/&gt;&lt;wsp:rsid wsp:val=&quot;48FE58B7&quot;/&gt;&lt;wsp:rsid wsp:val=&quot;4902E91A&quot;/&gt;&lt;wsp:rsid wsp:val=&quot;49038246&quot;/&gt;&lt;wsp:rsid wsp:val=&quot;4907A03A&quot;/&gt;&lt;wsp:rsid wsp:val=&quot;490F3536&quot;/&gt;&lt;wsp:rsid wsp:val=&quot;49126874&quot;/&gt;&lt;wsp:rsid wsp:val=&quot;49178452&quot;/&gt;&lt;wsp:rsid wsp:val=&quot;491DD060&quot;/&gt;&lt;wsp:rsid wsp:val=&quot;4926ED5D&quot;/&gt;&lt;wsp:rsid wsp:val=&quot;492A5CA5&quot;/&gt;&lt;wsp:rsid wsp:val=&quot;492FBEA2&quot;/&gt;&lt;wsp:rsid wsp:val=&quot;4931D723&quot;/&gt;&lt;wsp:rsid wsp:val=&quot;49363B28&quot;/&gt;&lt;wsp:rsid wsp:val=&quot;493DC266&quot;/&gt;&lt;wsp:rsid wsp:val=&quot;495488BC&quot;/&gt;&lt;wsp:rsid wsp:val=&quot;495B8CA1&quot;/&gt;&lt;wsp:rsid wsp:val=&quot;49751628&quot;/&gt;&lt;wsp:rsid wsp:val=&quot;49860829&quot;/&gt;&lt;wsp:rsid wsp:val=&quot;498DC2DE&quot;/&gt;&lt;wsp:rsid wsp:val=&quot;4993F841&quot;/&gt;&lt;wsp:rsid wsp:val=&quot;4994531E&quot;/&gt;&lt;wsp:rsid wsp:val=&quot;49946753&quot;/&gt;&lt;wsp:rsid wsp:val=&quot;49959338&quot;/&gt;&lt;wsp:rsid wsp:val=&quot;49AAEEC7&quot;/&gt;&lt;wsp:rsid wsp:val=&quot;49FAD5B9&quot;/&gt;&lt;wsp:rsid wsp:val=&quot;4A02837B&quot;/&gt;&lt;wsp:rsid wsp:val=&quot;4A1218EA&quot;/&gt;&lt;wsp:rsid wsp:val=&quot;4A26EA5B&quot;/&gt;&lt;wsp:rsid wsp:val=&quot;4A282172&quot;/&gt;&lt;wsp:rsid wsp:val=&quot;4A28ABC5&quot;/&gt;&lt;wsp:rsid wsp:val=&quot;4A385246&quot;/&gt;&lt;wsp:rsid wsp:val=&quot;4A3D1DC1&quot;/&gt;&lt;wsp:rsid wsp:val=&quot;4A41F710&quot;/&gt;&lt;wsp:rsid wsp:val=&quot;4A4441B2&quot;/&gt;&lt;wsp:rsid wsp:val=&quot;4A44EC17&quot;/&gt;&lt;wsp:rsid wsp:val=&quot;4A462FF6&quot;/&gt;&lt;wsp:rsid wsp:val=&quot;4A4DD5B7&quot;/&gt;&lt;wsp:rsid wsp:val=&quot;4A502F66&quot;/&gt;&lt;wsp:rsid wsp:val=&quot;4A57ECE6&quot;/&gt;&lt;wsp:rsid wsp:val=&quot;4A75B224&quot;/&gt;&lt;wsp:rsid wsp:val=&quot;4A769022&quot;/&gt;&lt;wsp:rsid wsp:val=&quot;4A8B43BA&quot;/&gt;&lt;wsp:rsid wsp:val=&quot;4A95DA1A&quot;/&gt;&lt;wsp:rsid wsp:val=&quot;4A9664CB&quot;/&gt;&lt;wsp:rsid wsp:val=&quot;4A9C3127&quot;/&gt;&lt;wsp:rsid wsp:val=&quot;4AB47F27&quot;/&gt;&lt;wsp:rsid wsp:val=&quot;4ABA2A21&quot;/&gt;&lt;wsp:rsid wsp:val=&quot;4ABF93A8&quot;/&gt;&lt;wsp:rsid wsp:val=&quot;4AD4C078&quot;/&gt;&lt;wsp:rsid wsp:val=&quot;4AD79F24&quot;/&gt;&lt;wsp:rsid wsp:val=&quot;4AD79FB9&quot;/&gt;&lt;wsp:rsid wsp:val=&quot;4AF8870D&quot;/&gt;&lt;wsp:rsid wsp:val=&quot;4B075DC7&quot;/&gt;&lt;wsp:rsid wsp:val=&quot;4B1A0695&quot;/&gt;&lt;wsp:rsid wsp:val=&quot;4B23249E&quot;/&gt;&lt;wsp:rsid wsp:val=&quot;4B3847BF&quot;/&gt;&lt;wsp:rsid wsp:val=&quot;4B4790EC&quot;/&gt;&lt;wsp:rsid wsp:val=&quot;4B4D982C&quot;/&gt;&lt;wsp:rsid wsp:val=&quot;4B4E6211&quot;/&gt;&lt;wsp:rsid wsp:val=&quot;4B613D05&quot;/&gt;&lt;wsp:rsid wsp:val=&quot;4B70EE5C&quot;/&gt;&lt;wsp:rsid wsp:val=&quot;4B7BE029&quot;/&gt;&lt;wsp:rsid wsp:val=&quot;4B812DAF&quot;/&gt;&lt;wsp:rsid wsp:val=&quot;4B93EAC0&quot;/&gt;&lt;wsp:rsid wsp:val=&quot;4B984399&quot;/&gt;&lt;wsp:rsid wsp:val=&quot;4BA8C8E6&quot;/&gt;&lt;wsp:rsid wsp:val=&quot;4BBDA343&quot;/&gt;&lt;wsp:rsid wsp:val=&quot;4BC0AE8F&quot;/&gt;&lt;wsp:rsid wsp:val=&quot;4BD8B072&quot;/&gt;&lt;wsp:rsid wsp:val=&quot;4BE0BC78&quot;/&gt;&lt;wsp:rsid wsp:val=&quot;4BE9107A&quot;/&gt;&lt;wsp:rsid wsp:val=&quot;4BF2BD5F&quot;/&gt;&lt;wsp:rsid wsp:val=&quot;4C0D237D&quot;/&gt;&lt;wsp:rsid wsp:val=&quot;4C0D5F38&quot;/&gt;&lt;wsp:rsid wsp:val=&quot;4C221EFE&quot;/&gt;&lt;wsp:rsid wsp:val=&quot;4C2AFDBB&quot;/&gt;&lt;wsp:rsid wsp:val=&quot;4C2CCF03&quot;/&gt;&lt;wsp:rsid wsp:val=&quot;4C2FE13F&quot;/&gt;&lt;wsp:rsid wsp:val=&quot;4C34F263&quot;/&gt;&lt;wsp:rsid wsp:val=&quot;4C37BD4D&quot;/&gt;&lt;wsp:rsid wsp:val=&quot;4C3D988F&quot;/&gt;&lt;wsp:rsid wsp:val=&quot;4C3F71D1&quot;/&gt;&lt;wsp:rsid wsp:val=&quot;4C50C7DC&quot;/&gt;&lt;wsp:rsid wsp:val=&quot;4C512132&quot;/&gt;&lt;wsp:rsid wsp:val=&quot;4C5A7D17&quot;/&gt;&lt;wsp:rsid wsp:val=&quot;4C6977E5&quot;/&gt;&lt;wsp:rsid wsp:val=&quot;4C70DB94&quot;/&gt;&lt;wsp:rsid wsp:val=&quot;4C789288&quot;/&gt;&lt;wsp:rsid wsp:val=&quot;4C8DE614&quot;/&gt;&lt;wsp:rsid wsp:val=&quot;4C8E805A&quot;/&gt;&lt;wsp:rsid wsp:val=&quot;4C97437B&quot;/&gt;&lt;wsp:rsid wsp:val=&quot;4C9EF6E2&quot;/&gt;&lt;wsp:rsid wsp:val=&quot;4CA00CED&quot;/&gt;&lt;wsp:rsid wsp:val=&quot;4CA2D491&quot;/&gt;&lt;wsp:rsid wsp:val=&quot;4CA36609&quot;/&gt;&lt;wsp:rsid wsp:val=&quot;4CB06B0F&quot;/&gt;&lt;wsp:rsid wsp:val=&quot;4CBC1554&quot;/&gt;&lt;wsp:rsid wsp:val=&quot;4CBEE778&quot;/&gt;&lt;wsp:rsid wsp:val=&quot;4CCB6CE4&quot;/&gt;&lt;wsp:rsid wsp:val=&quot;4CDA71E5&quot;/&gt;&lt;wsp:rsid wsp:val=&quot;4CDCDBFC&quot;/&gt;&lt;wsp:rsid wsp:val=&quot;4CE17ACC&quot;/&gt;&lt;wsp:rsid wsp:val=&quot;4CEC453B&quot;/&gt;&lt;wsp:rsid wsp:val=&quot;4CEC6A07&quot;/&gt;&lt;wsp:rsid wsp:val=&quot;4CF304C9&quot;/&gt;&lt;wsp:rsid wsp:val=&quot;4CF41693&quot;/&gt;&lt;wsp:rsid wsp:val=&quot;4CFA046F&quot;/&gt;&lt;wsp:rsid wsp:val=&quot;4CFAB2FA&quot;/&gt;&lt;wsp:rsid wsp:val=&quot;4D112E12&quot;/&gt;&lt;wsp:rsid wsp:val=&quot;4D11E3A8&quot;/&gt;&lt;wsp:rsid wsp:val=&quot;4D1583C4&quot;/&gt;&lt;wsp:rsid wsp:val=&quot;4D1D56E6&quot;/&gt;&lt;wsp:rsid wsp:val=&quot;4D24FEB1&quot;/&gt;&lt;wsp:rsid wsp:val=&quot;4D36B636&quot;/&gt;&lt;wsp:rsid wsp:val=&quot;4D37A0CA&quot;/&gt;&lt;wsp:rsid wsp:val=&quot;4D3908AA&quot;/&gt;&lt;wsp:rsid wsp:val=&quot;4D3F4597&quot;/&gt;&lt;wsp:rsid wsp:val=&quot;4D42D854&quot;/&gt;&lt;wsp:rsid wsp:val=&quot;4D4A12A5&quot;/&gt;&lt;wsp:rsid wsp:val=&quot;4D531900&quot;/&gt;&lt;wsp:rsid wsp:val=&quot;4D54B08A&quot;/&gt;&lt;wsp:rsid wsp:val=&quot;4D5DB73F&quot;/&gt;&lt;wsp:rsid wsp:val=&quot;4D715034&quot;/&gt;&lt;wsp:rsid wsp:val=&quot;4D87D6E6&quot;/&gt;&lt;wsp:rsid wsp:val=&quot;4D8D03CB&quot;/&gt;&lt;wsp:rsid wsp:val=&quot;4D8E8DC0&quot;/&gt;&lt;wsp:rsid wsp:val=&quot;4D9427AA&quot;/&gt;&lt;wsp:rsid wsp:val=&quot;4D99323C&quot;/&gt;&lt;wsp:rsid wsp:val=&quot;4DA271FE&quot;/&gt;&lt;wsp:rsid wsp:val=&quot;4DA2A4EC&quot;/&gt;&lt;wsp:rsid wsp:val=&quot;4DA2A6D1&quot;/&gt;&lt;wsp:rsid wsp:val=&quot;4DA4FA4A&quot;/&gt;&lt;wsp:rsid wsp:val=&quot;4DBE8B32&quot;/&gt;&lt;wsp:rsid wsp:val=&quot;4DCE2D7A&quot;/&gt;&lt;wsp:rsid wsp:val=&quot;4DD02EE6&quot;/&gt;&lt;wsp:rsid wsp:val=&quot;4DFE69E0&quot;/&gt;&lt;wsp:rsid wsp:val=&quot;4E1462CB&quot;/&gt;&lt;wsp:rsid wsp:val=&quot;4E2776F1&quot;/&gt;&lt;wsp:rsid wsp:val=&quot;4E29B675&quot;/&gt;&lt;wsp:rsid wsp:val=&quot;4E2E773A&quot;/&gt;&lt;wsp:rsid wsp:val=&quot;4E3BAF0F&quot;/&gt;&lt;wsp:rsid wsp:val=&quot;4E463973&quot;/&gt;&lt;wsp:rsid wsp:val=&quot;4E46B059&quot;/&gt;&lt;wsp:rsid wsp:val=&quot;4E46EDA2&quot;/&gt;&lt;wsp:rsid wsp:val=&quot;4E47B6FC&quot;/&gt;&lt;wsp:rsid wsp:val=&quot;4E4A3BB2&quot;/&gt;&lt;wsp:rsid wsp:val=&quot;4E4AE413&quot;/&gt;&lt;wsp:rsid wsp:val=&quot;4E4D1A9C&quot;/&gt;&lt;wsp:rsid wsp:val=&quot;4E725778&quot;/&gt;&lt;wsp:rsid wsp:val=&quot;4E7C9B64&quot;/&gt;&lt;wsp:rsid wsp:val=&quot;4E7F770E&quot;/&gt;&lt;wsp:rsid wsp:val=&quot;4E8FA606&quot;/&gt;&lt;wsp:rsid wsp:val=&quot;4E97C78D&quot;/&gt;&lt;wsp:rsid wsp:val=&quot;4EB4CAF1&quot;/&gt;&lt;wsp:rsid wsp:val=&quot;4EB6F9B1&quot;/&gt;&lt;wsp:rsid wsp:val=&quot;4EBB7178&quot;/&gt;&lt;wsp:rsid wsp:val=&quot;4EC6E58A&quot;/&gt;&lt;wsp:rsid wsp:val=&quot;4ECA66D3&quot;/&gt;&lt;wsp:rsid wsp:val=&quot;4EEA56FA&quot;/&gt;&lt;wsp:rsid wsp:val=&quot;4EF8A382&quot;/&gt;&lt;wsp:rsid wsp:val=&quot;4EFDF8F3&quot;/&gt;&lt;wsp:rsid wsp:val=&quot;4F06DA94&quot;/&gt;&lt;wsp:rsid wsp:val=&quot;4F107A94&quot;/&gt;&lt;wsp:rsid wsp:val=&quot;4F24DC9C&quot;/&gt;&lt;wsp:rsid wsp:val=&quot;4F2F8027&quot;/&gt;&lt;wsp:rsid wsp:val=&quot;4F406EF8&quot;/&gt;&lt;wsp:rsid wsp:val=&quot;4F439F34&quot;/&gt;&lt;wsp:rsid wsp:val=&quot;4F4E9855&quot;/&gt;&lt;wsp:rsid wsp:val=&quot;4F4EE5BE&quot;/&gt;&lt;wsp:rsid wsp:val=&quot;4F5A2985&quot;/&gt;&lt;wsp:rsid wsp:val=&quot;4F60A1EC&quot;/&gt;&lt;wsp:rsid wsp:val=&quot;4F625CEA&quot;/&gt;&lt;wsp:rsid wsp:val=&quot;4F67A986&quot;/&gt;&lt;wsp:rsid wsp:val=&quot;4F708035&quot;/&gt;&lt;wsp:rsid wsp:val=&quot;4F7190C5&quot;/&gt;&lt;wsp:rsid wsp:val=&quot;4F759E0A&quot;/&gt;&lt;wsp:rsid wsp:val=&quot;4F7A2883&quot;/&gt;&lt;wsp:rsid wsp:val=&quot;4F81B49C&quot;/&gt;&lt;wsp:rsid wsp:val=&quot;4F845F5B&quot;/&gt;&lt;wsp:rsid wsp:val=&quot;4F852E74&quot;/&gt;&lt;wsp:rsid wsp:val=&quot;4F97B069&quot;/&gt;&lt;wsp:rsid wsp:val=&quot;4F9D5CCF&quot;/&gt;&lt;wsp:rsid wsp:val=&quot;4FA35ABD&quot;/&gt;&lt;wsp:rsid wsp:val=&quot;4FA8E0C2&quot;/&gt;&lt;wsp:rsid wsp:val=&quot;4FB7273C&quot;/&gt;&lt;wsp:rsid wsp:val=&quot;4FC4D9D8&quot;/&gt;&lt;wsp:rsid wsp:val=&quot;4FC6865B&quot;/&gt;&lt;wsp:rsid wsp:val=&quot;4FCCB0E1&quot;/&gt;&lt;wsp:rsid wsp:val=&quot;4FD039B1&quot;/&gt;&lt;wsp:rsid wsp:val=&quot;4FD2AC7E&quot;/&gt;&lt;wsp:rsid wsp:val=&quot;4FD697A4&quot;/&gt;&lt;wsp:rsid wsp:val=&quot;4FE60C13&quot;/&gt;&lt;wsp:rsid wsp:val=&quot;4FEA74C5&quot;/&gt;&lt;wsp:rsid wsp:val=&quot;4FED4BE8&quot;/&gt;&lt;wsp:rsid wsp:val=&quot;4FF3D968&quot;/&gt;&lt;wsp:rsid wsp:val=&quot;4FF7BD30&quot;/&gt;&lt;wsp:rsid wsp:val=&quot;4FFE744F&quot;/&gt;&lt;wsp:rsid wsp:val=&quot;50092E64&quot;/&gt;&lt;wsp:rsid wsp:val=&quot;500C7EB0&quot;/&gt;&lt;wsp:rsid wsp:val=&quot;50102A31&quot;/&gt;&lt;wsp:rsid wsp:val=&quot;501BE28B&quot;/&gt;&lt;wsp:rsid wsp:val=&quot;50214B62&quot;/&gt;&lt;wsp:rsid wsp:val=&quot;5029907C&quot;/&gt;&lt;wsp:rsid wsp:val=&quot;5044387F&quot;/&gt;&lt;wsp:rsid wsp:val=&quot;50723AB5&quot;/&gt;&lt;wsp:rsid wsp:val=&quot;507276EC&quot;/&gt;&lt;wsp:rsid wsp:val=&quot;507A7916&quot;/&gt;&lt;wsp:rsid wsp:val=&quot;509B0920&quot;/&gt;&lt;wsp:rsid wsp:val=&quot;50A38A01&quot;/&gt;&lt;wsp:rsid wsp:val=&quot;50AECF86&quot;/&gt;&lt;wsp:rsid wsp:val=&quot;50B5349A&quot;/&gt;&lt;wsp:rsid wsp:val=&quot;50C36532&quot;/&gt;&lt;wsp:rsid wsp:val=&quot;50D338A8&quot;/&gt;&lt;wsp:rsid wsp:val=&quot;50D4F30B&quot;/&gt;&lt;wsp:rsid wsp:val=&quot;50DAC358&quot;/&gt;&lt;wsp:rsid wsp:val=&quot;50E192AA&quot;/&gt;&lt;wsp:rsid wsp:val=&quot;511A2A19&quot;/&gt;&lt;wsp:rsid wsp:val=&quot;5130864D&quot;/&gt;&lt;wsp:rsid wsp:val=&quot;5134BD3A&quot;/&gt;&lt;wsp:rsid wsp:val=&quot;513C84A4&quot;/&gt;&lt;wsp:rsid wsp:val=&quot;51493BD5&quot;/&gt;&lt;wsp:rsid wsp:val=&quot;515993D1&quot;/&gt;&lt;wsp:rsid wsp:val=&quot;515C405F&quot;/&gt;&lt;wsp:rsid wsp:val=&quot;51698F49&quot;/&gt;&lt;wsp:rsid wsp:val=&quot;517378A7&quot;/&gt;&lt;wsp:rsid wsp:val=&quot;517D63B9&quot;/&gt;&lt;wsp:rsid wsp:val=&quot;518F8716&quot;/&gt;&lt;wsp:rsid wsp:val=&quot;5192F65E&quot;/&gt;&lt;wsp:rsid wsp:val=&quot;5194A210&quot;/&gt;&lt;wsp:rsid wsp:val=&quot;51A3EE3A&quot;/&gt;&lt;wsp:rsid wsp:val=&quot;51B14D62&quot;/&gt;&lt;wsp:rsid wsp:val=&quot;51B35336&quot;/&gt;&lt;wsp:rsid wsp:val=&quot;51C3A018&quot;/&gt;&lt;wsp:rsid wsp:val=&quot;51CD6C8F&quot;/&gt;&lt;wsp:rsid wsp:val=&quot;51D48C85&quot;/&gt;&lt;wsp:rsid wsp:val=&quot;51DDC5F3&quot;/&gt;&lt;wsp:rsid wsp:val=&quot;51E1A4A0&quot;/&gt;&lt;wsp:rsid wsp:val=&quot;51E60599&quot;/&gt;&lt;wsp:rsid wsp:val=&quot;51E7E662&quot;/&gt;&lt;wsp:rsid wsp:val=&quot;51EAD5A7&quot;/&gt;&lt;wsp:rsid wsp:val=&quot;51EC9C34&quot;/&gt;&lt;wsp:rsid wsp:val=&quot;51F030FA&quot;/&gt;&lt;wsp:rsid wsp:val=&quot;51F86933&quot;/&gt;&lt;wsp:rsid wsp:val=&quot;520A32DB&quot;/&gt;&lt;wsp:rsid wsp:val=&quot;520A7C04&quot;/&gt;&lt;wsp:rsid wsp:val=&quot;522AE1FD&quot;/&gt;&lt;wsp:rsid wsp:val=&quot;52368F0D&quot;/&gt;&lt;wsp:rsid wsp:val=&quot;5252ABF5&quot;/&gt;&lt;wsp:rsid wsp:val=&quot;5257EB82&quot;/&gt;&lt;wsp:rsid wsp:val=&quot;526C94D5&quot;/&gt;&lt;wsp:rsid wsp:val=&quot;527A75AD&quot;/&gt;&lt;wsp:rsid wsp:val=&quot;527C262D&quot;/&gt;&lt;wsp:rsid wsp:val=&quot;5294C249&quot;/&gt;&lt;wsp:rsid wsp:val=&quot;529E461B&quot;/&gt;&lt;wsp:rsid wsp:val=&quot;52A908B0&quot;/&gt;&lt;wsp:rsid wsp:val=&quot;52B84A02&quot;/&gt;&lt;wsp:rsid wsp:val=&quot;52C872CE&quot;/&gt;&lt;wsp:rsid wsp:val=&quot;52E74B1D&quot;/&gt;&lt;wsp:rsid wsp:val=&quot;52F542DA&quot;/&gt;&lt;wsp:rsid wsp:val=&quot;52F8BD65&quot;/&gt;&lt;wsp:rsid wsp:val=&quot;53047F48&quot;/&gt;&lt;wsp:rsid wsp:val=&quot;5312D15C&quot;/&gt;&lt;wsp:rsid wsp:val=&quot;5314C72D&quot;/&gt;&lt;wsp:rsid wsp:val=&quot;53180A16&quot;/&gt;&lt;wsp:rsid wsp:val=&quot;531BFBE8&quot;/&gt;&lt;wsp:rsid wsp:val=&quot;531D432F&quot;/&gt;&lt;wsp:rsid wsp:val=&quot;532164C8&quot;/&gt;&lt;wsp:rsid wsp:val=&quot;532A6521&quot;/&gt;&lt;wsp:rsid wsp:val=&quot;532B5777&quot;/&gt;&lt;wsp:rsid wsp:val=&quot;532EF0D2&quot;/&gt;&lt;wsp:rsid wsp:val=&quot;533A17E1&quot;/&gt;&lt;wsp:rsid wsp:val=&quot;533CB3F3&quot;/&gt;&lt;wsp:rsid wsp:val=&quot;5341F8DE&quot;/&gt;&lt;wsp:rsid wsp:val=&quot;534530C7&quot;/&gt;&lt;wsp:rsid wsp:val=&quot;534B472A&quot;/&gt;&lt;wsp:rsid wsp:val=&quot;53500C87&quot;/&gt;&lt;wsp:rsid wsp:val=&quot;535431AC&quot;/&gt;&lt;wsp:rsid wsp:val=&quot;535C78A2&quot;/&gt;&lt;wsp:rsid wsp:val=&quot;5363BE2B&quot;/&gt;&lt;wsp:rsid wsp:val=&quot;538EFB38&quot;/&gt;&lt;wsp:rsid wsp:val=&quot;5396DA86&quot;/&gt;&lt;wsp:rsid wsp:val=&quot;539EAD06&quot;/&gt;&lt;wsp:rsid wsp:val=&quot;53A29468&quot;/&gt;&lt;wsp:rsid wsp:val=&quot;53B9AF64&quot;/&gt;&lt;wsp:rsid wsp:val=&quot;53CA78CE&quot;/&gt;&lt;wsp:rsid wsp:val=&quot;53D967CB&quot;/&gt;&lt;wsp:rsid wsp:val=&quot;53D9A14C&quot;/&gt;&lt;wsp:rsid wsp:val=&quot;53DEE515&quot;/&gt;&lt;wsp:rsid wsp:val=&quot;53F35498&quot;/&gt;&lt;wsp:rsid wsp:val=&quot;53FDCF44&quot;/&gt;&lt;wsp:rsid wsp:val=&quot;5402BD77&quot;/&gt;&lt;wsp:rsid wsp:val=&quot;54096CD8&quot;/&gt;&lt;wsp:rsid wsp:val=&quot;540D1FF9&quot;/&gt;&lt;wsp:rsid wsp:val=&quot;540D64F2&quot;/&gt;&lt;wsp:rsid wsp:val=&quot;54101326&quot;/&gt;&lt;wsp:rsid wsp:val=&quot;541BCF53&quot;/&gt;&lt;wsp:rsid wsp:val=&quot;541CC212&quot;/&gt;&lt;wsp:rsid wsp:val=&quot;541DF43A&quot;/&gt;&lt;wsp:rsid wsp:val=&quot;542BCFC9&quot;/&gt;&lt;wsp:rsid wsp:val=&quot;543092AA&quot;/&gt;&lt;wsp:rsid wsp:val=&quot;54328C69&quot;/&gt;&lt;wsp:rsid wsp:val=&quot;543B6F43&quot;/&gt;&lt;wsp:rsid wsp:val=&quot;543B7E59&quot;/&gt;&lt;wsp:rsid wsp:val=&quot;5446E534&quot;/&gt;&lt;wsp:rsid wsp:val=&quot;544BC021&quot;/&gt;&lt;wsp:rsid wsp:val=&quot;544BE5E8&quot;/&gt;&lt;wsp:rsid wsp:val=&quot;5461A635&quot;/&gt;&lt;wsp:rsid wsp:val=&quot;546231FE&quot;/&gt;&lt;wsp:rsid wsp:val=&quot;5469A873&quot;/&gt;&lt;wsp:rsid wsp:val=&quot;547053A6&quot;/&gt;&lt;wsp:rsid wsp:val=&quot;54718198&quot;/&gt;&lt;wsp:rsid wsp:val=&quot;54718D8A&quot;/&gt;&lt;wsp:rsid wsp:val=&quot;548F0E13&quot;/&gt;&lt;wsp:rsid wsp:val=&quot;54964390&quot;/&gt;&lt;wsp:rsid wsp:val=&quot;549C8543&quot;/&gt;&lt;wsp:rsid wsp:val=&quot;54A379A4&quot;/&gt;&lt;wsp:rsid wsp:val=&quot;54B13CED&quot;/&gt;&lt;wsp:rsid wsp:val=&quot;54B32D1B&quot;/&gt;&lt;wsp:rsid wsp:val=&quot;54C5224B&quot;/&gt;&lt;wsp:rsid wsp:val=&quot;54C67229&quot;/&gt;&lt;wsp:rsid wsp:val=&quot;54CAC8F6&quot;/&gt;&lt;wsp:rsid wsp:val=&quot;54E7178B&quot;/&gt;&lt;wsp:rsid wsp:val=&quot;54F4D21B&quot;/&gt;&lt;wsp:rsid wsp:val=&quot;5502E0B1&quot;/&gt;&lt;wsp:rsid wsp:val=&quot;550C50F9&quot;/&gt;&lt;wsp:rsid wsp:val=&quot;5517A9A2&quot;/&gt;&lt;wsp:rsid wsp:val=&quot;552CC8E6&quot;/&gt;&lt;wsp:rsid wsp:val=&quot;5531A9AE&quot;/&gt;&lt;wsp:rsid wsp:val=&quot;5556FE8B&quot;/&gt;&lt;wsp:rsid wsp:val=&quot;5566C75A&quot;/&gt;&lt;wsp:rsid wsp:val=&quot;556F9C6D&quot;/&gt;&lt;wsp:rsid wsp:val=&quot;5570279A&quot;/&gt;&lt;wsp:rsid wsp:val=&quot;55B3AA1A&quot;/&gt;&lt;wsp:rsid wsp:val=&quot;55C9868A&quot;/&gt;&lt;wsp:rsid wsp:val=&quot;55D531A0&quot;/&gt;&lt;wsp:rsid wsp:val=&quot;55DCBCA5&quot;/&gt;&lt;wsp:rsid wsp:val=&quot;55DE4A61&quot;/&gt;&lt;wsp:rsid wsp:val=&quot;55E2F739&quot;/&gt;&lt;wsp:rsid wsp:val=&quot;55F3B258&quot;/&gt;&lt;wsp:rsid wsp:val=&quot;560BF13F&quot;/&gt;&lt;wsp:rsid wsp:val=&quot;560D5DEB&quot;/&gt;&lt;wsp:rsid wsp:val=&quot;56151C72&quot;/&gt;&lt;wsp:rsid wsp:val=&quot;561530D9&quot;/&gt;&lt;wsp:rsid wsp:val=&quot;561BEB84&quot;/&gt;&lt;wsp:rsid wsp:val=&quot;562223A3&quot;/&gt;&lt;wsp:rsid wsp:val=&quot;56295DD8&quot;/&gt;&lt;wsp:rsid wsp:val=&quot;565271D5&quot;/&gt;&lt;wsp:rsid wsp:val=&quot;565BB86F&quot;/&gt;&lt;wsp:rsid wsp:val=&quot;56612144&quot;/&gt;&lt;wsp:rsid wsp:val=&quot;5661A8D5&quot;/&gt;&lt;wsp:rsid wsp:val=&quot;56628EDB&quot;/&gt;&lt;wsp:rsid wsp:val=&quot;56653698&quot;/&gt;&lt;wsp:rsid wsp:val=&quot;56676B6D&quot;/&gt;&lt;wsp:rsid wsp:val=&quot;56789E04&quot;/&gt;&lt;wsp:rsid wsp:val=&quot;567DAEA9&quot;/&gt;&lt;wsp:rsid wsp:val=&quot;56A834C1&quot;/&gt;&lt;wsp:rsid wsp:val=&quot;56A878C0&quot;/&gt;&lt;wsp:rsid wsp:val=&quot;56A8CEBA&quot;/&gt;&lt;wsp:rsid wsp:val=&quot;56CECA7E&quot;/&gt;&lt;wsp:rsid wsp:val=&quot;56DCDE90&quot;/&gt;&lt;wsp:rsid wsp:val=&quot;56E112C6&quot;/&gt;&lt;wsp:rsid wsp:val=&quot;56E3DFE5&quot;/&gt;&lt;wsp:rsid wsp:val=&quot;56EB1734&quot;/&gt;&lt;wsp:rsid wsp:val=&quot;56F1F38E&quot;/&gt;&lt;wsp:rsid wsp:val=&quot;56FFD359&quot;/&gt;&lt;wsp:rsid wsp:val=&quot;5703DF16&quot;/&gt;&lt;wsp:rsid wsp:val=&quot;5711C028&quot;/&gt;&lt;wsp:rsid wsp:val=&quot;571F5932&quot;/&gt;&lt;wsp:rsid wsp:val=&quot;572C78EF&quot;/&gt;&lt;wsp:rsid wsp:val=&quot;574F3D85&quot;/&gt;&lt;wsp:rsid wsp:val=&quot;575EBB0E&quot;/&gt;&lt;wsp:rsid wsp:val=&quot;57686FF3&quot;/&gt;&lt;wsp:rsid wsp:val=&quot;57757A59&quot;/&gt;&lt;wsp:rsid wsp:val=&quot;578C3486&quot;/&gt;&lt;wsp:rsid wsp:val=&quot;57A92E4C&quot;/&gt;&lt;wsp:rsid wsp:val=&quot;57CF32C3&quot;/&gt;&lt;wsp:rsid wsp:val=&quot;57D2953C&quot;/&gt;&lt;wsp:rsid wsp:val=&quot;57DF2ABC&quot;/&gt;&lt;wsp:rsid wsp:val=&quot;57E3C5BE&quot;/&gt;&lt;wsp:rsid wsp:val=&quot;58083DF6&quot;/&gt;&lt;wsp:rsid wsp:val=&quot;581FF7F5&quot;/&gt;&lt;wsp:rsid wsp:val=&quot;58262C48&quot;/&gt;&lt;wsp:rsid wsp:val=&quot;5847C882&quot;/&gt;&lt;wsp:rsid wsp:val=&quot;58589ECE&quot;/&gt;&lt;wsp:rsid wsp:val=&quot;585AB342&quot;/&gt;&lt;wsp:rsid wsp:val=&quot;586E3DED&quot;/&gt;&lt;wsp:rsid wsp:val=&quot;5875A7EA&quot;/&gt;&lt;wsp:rsid wsp:val=&quot;58858AFB&quot;/&gt;&lt;wsp:rsid wsp:val=&quot;589D5292&quot;/&gt;&lt;wsp:rsid wsp:val=&quot;58A9F040&quot;/&gt;&lt;wsp:rsid wsp:val=&quot;58AA22C1&quot;/&gt;&lt;wsp:rsid wsp:val=&quot;58B1EDA4&quot;/&gt;&lt;wsp:rsid wsp:val=&quot;58B3177B&quot;/&gt;&lt;wsp:rsid wsp:val=&quot;58B47C6A&quot;/&gt;&lt;wsp:rsid wsp:val=&quot;58C45BAE&quot;/&gt;&lt;wsp:rsid wsp:val=&quot;58D4A937&quot;/&gt;&lt;wsp:rsid wsp:val=&quot;58E3F5B5&quot;/&gt;&lt;wsp:rsid wsp:val=&quot;58EB38A2&quot;/&gt;&lt;wsp:rsid wsp:val=&quot;58FAFA24&quot;/&gt;&lt;wsp:rsid wsp:val=&quot;59057BDD&quot;/&gt;&lt;wsp:rsid wsp:val=&quot;5907D145&quot;/&gt;&lt;wsp:rsid wsp:val=&quot;59172464&quot;/&gt;&lt;wsp:rsid wsp:val=&quot;5924E7A1&quot;/&gt;&lt;wsp:rsid wsp:val=&quot;593476BF&quot;/&gt;&lt;wsp:rsid wsp:val=&quot;5946226D&quot;/&gt;&lt;wsp:rsid wsp:val=&quot;5947D67D&quot;/&gt;&lt;wsp:rsid wsp:val=&quot;594A263F&quot;/&gt;&lt;wsp:rsid wsp:val=&quot;594B5C01&quot;/&gt;&lt;wsp:rsid wsp:val=&quot;5959C314&quot;/&gt;&lt;wsp:rsid wsp:val=&quot;595BBFC3&quot;/&gt;&lt;wsp:rsid wsp:val=&quot;5968EC15&quot;/&gt;&lt;wsp:rsid wsp:val=&quot;596D507B&quot;/&gt;&lt;wsp:rsid wsp:val=&quot;598DEFF6&quot;/&gt;&lt;wsp:rsid wsp:val=&quot;5991BCEB&quot;/&gt;&lt;wsp:rsid wsp:val=&quot;5994FABC&quot;/&gt;&lt;wsp:rsid wsp:val=&quot;599CEA3E&quot;/&gt;&lt;wsp:rsid wsp:val=&quot;59A16051&quot;/&gt;&lt;wsp:rsid wsp:val=&quot;59A4AAEA&quot;/&gt;&lt;wsp:rsid wsp:val=&quot;59A70E69&quot;/&gt;&lt;wsp:rsid wsp:val=&quot;59B24E2D&quot;/&gt;&lt;wsp:rsid wsp:val=&quot;59B3B408&quot;/&gt;&lt;wsp:rsid wsp:val=&quot;59B9A7B4&quot;/&gt;&lt;wsp:rsid wsp:val=&quot;59BDEE3B&quot;/&gt;&lt;wsp:rsid wsp:val=&quot;59C6BF96&quot;/&gt;&lt;wsp:rsid wsp:val=&quot;59D62DCD&quot;/&gt;&lt;wsp:rsid wsp:val=&quot;59DA4CE4&quot;/&gt;&lt;wsp:rsid wsp:val=&quot;59DD6157&quot;/&gt;&lt;wsp:rsid wsp:val=&quot;59DD6C97&quot;/&gt;&lt;wsp:rsid wsp:val=&quot;59E27197&quot;/&gt;&lt;wsp:rsid wsp:val=&quot;59E8232C&quot;/&gt;&lt;wsp:rsid wsp:val=&quot;59EB51BB&quot;/&gt;&lt;wsp:rsid wsp:val=&quot;59F72BDB&quot;/&gt;&lt;wsp:rsid wsp:val=&quot;59F865A1&quot;/&gt;&lt;wsp:rsid wsp:val=&quot;5A065FCB&quot;/&gt;&lt;wsp:rsid wsp:val=&quot;5A0A2B1B&quot;/&gt;&lt;wsp:rsid wsp:val=&quot;5A2045C8&quot;/&gt;&lt;wsp:rsid wsp:val=&quot;5A338D2C&quot;/&gt;&lt;wsp:rsid wsp:val=&quot;5A4F0723&quot;/&gt;&lt;wsp:rsid wsp:val=&quot;5A583588&quot;/&gt;&lt;wsp:rsid wsp:val=&quot;5A5961EE&quot;/&gt;&lt;wsp:rsid wsp:val=&quot;5A6549D1&quot;/&gt;&lt;wsp:rsid wsp:val=&quot;5A6E4286&quot;/&gt;&lt;wsp:rsid wsp:val=&quot;5A83B87D&quot;/&gt;&lt;wsp:rsid wsp:val=&quot;5A88392D&quot;/&gt;&lt;wsp:rsid wsp:val=&quot;5A8928FA&quot;/&gt;&lt;wsp:rsid wsp:val=&quot;5A9A0935&quot;/&gt;&lt;wsp:rsid wsp:val=&quot;5AB43353&quot;/&gt;&lt;wsp:rsid wsp:val=&quot;5AC9C542&quot;/&gt;&lt;wsp:rsid wsp:val=&quot;5AD62191&quot;/&gt;&lt;wsp:rsid wsp:val=&quot;5AE68B6F&quot;/&gt;&lt;wsp:rsid wsp:val=&quot;5AEDFC44&quot;/&gt;&lt;wsp:rsid wsp:val=&quot;5B0F439A&quot;/&gt;&lt;wsp:rsid wsp:val=&quot;5B135F67&quot;/&gt;&lt;wsp:rsid wsp:val=&quot;5B192863&quot;/&gt;&lt;wsp:rsid wsp:val=&quot;5B21C804&quot;/&gt;&lt;wsp:rsid wsp:val=&quot;5B2623A5&quot;/&gt;&lt;wsp:rsid wsp:val=&quot;5B2D96D9&quot;/&gt;&lt;wsp:rsid wsp:val=&quot;5B3FC84A&quot;/&gt;&lt;wsp:rsid wsp:val=&quot;5B56590F&quot;/&gt;&lt;wsp:rsid wsp:val=&quot;5B57F0F1&quot;/&gt;&lt;wsp:rsid wsp:val=&quot;5B5D4591&quot;/&gt;&lt;wsp:rsid wsp:val=&quot;5B5F0ECB&quot;/&gt;&lt;wsp:rsid wsp:val=&quot;5B62117C&quot;/&gt;&lt;wsp:rsid wsp:val=&quot;5B6B7527&quot;/&gt;&lt;wsp:rsid wsp:val=&quot;5B87A683&quot;/&gt;&lt;wsp:rsid wsp:val=&quot;5BAD54D6&quot;/&gt;&lt;wsp:rsid wsp:val=&quot;5BBB0A39&quot;/&gt;&lt;wsp:rsid wsp:val=&quot;5BD4F354&quot;/&gt;&lt;wsp:rsid wsp:val=&quot;5BDB4FF8&quot;/&gt;&lt;wsp:rsid wsp:val=&quot;5BDC2313&quot;/&gt;&lt;wsp:rsid wsp:val=&quot;5BE7C04B&quot;/&gt;&lt;wsp:rsid wsp:val=&quot;5BE9D987&quot;/&gt;&lt;wsp:rsid wsp:val=&quot;5BF65892&quot;/&gt;&lt;wsp:rsid wsp:val=&quot;5BF6C5E6&quot;/&gt;&lt;wsp:rsid wsp:val=&quot;5BF9783D&quot;/&gt;&lt;wsp:rsid wsp:val=&quot;5C0F4EFB&quot;/&gt;&lt;wsp:rsid wsp:val=&quot;5C13A1DC&quot;/&gt;&lt;wsp:rsid wsp:val=&quot;5C27589F&quot;/&gt;&lt;wsp:rsid wsp:val=&quot;5C30F77F&quot;/&gt;&lt;wsp:rsid wsp:val=&quot;5C33B4E2&quot;/&gt;&lt;wsp:rsid wsp:val=&quot;5C3E0FD1&quot;/&gt;&lt;wsp:rsid wsp:val=&quot;5C4C805E&quot;/&gt;&lt;wsp:rsid wsp:val=&quot;5C51FB65&quot;/&gt;&lt;wsp:rsid wsp:val=&quot;5C70CBB4&quot;/&gt;&lt;wsp:rsid wsp:val=&quot;5C9E33ED&quot;/&gt;&lt;wsp:rsid wsp:val=&quot;5CAB69A4&quot;/&gt;&lt;wsp:rsid wsp:val=&quot;5CB239CB&quot;/&gt;&lt;wsp:rsid wsp:val=&quot;5CB6332E&quot;/&gt;&lt;wsp:rsid wsp:val=&quot;5CB8CD81&quot;/&gt;&lt;wsp:rsid wsp:val=&quot;5CB9E863&quot;/&gt;&lt;wsp:rsid wsp:val=&quot;5CBA9173&quot;/&gt;&lt;wsp:rsid wsp:val=&quot;5CC3AF91&quot;/&gt;&lt;wsp:rsid wsp:val=&quot;5CC4E9F8&quot;/&gt;&lt;wsp:rsid wsp:val=&quot;5CC5EBBF&quot;/&gt;&lt;wsp:rsid wsp:val=&quot;5CDD5F16&quot;/&gt;&lt;wsp:rsid wsp:val=&quot;5CEE1BC7&quot;/&gt;&lt;wsp:rsid wsp:val=&quot;5D10D22D&quot;/&gt;&lt;wsp:rsid wsp:val=&quot;5D21AAA8&quot;/&gt;&lt;wsp:rsid wsp:val=&quot;5D26B7D9&quot;/&gt;&lt;wsp:rsid wsp:val=&quot;5D2E3F41&quot;/&gt;&lt;wsp:rsid wsp:val=&quot;5D306379&quot;/&gt;&lt;wsp:rsid wsp:val=&quot;5D3852CD&quot;/&gt;&lt;wsp:rsid wsp:val=&quot;5D40DEE0&quot;/&gt;&lt;wsp:rsid wsp:val=&quot;5D4EFF1F&quot;/&gt;&lt;wsp:rsid wsp:val=&quot;5D7A159F&quot;/&gt;&lt;wsp:rsid wsp:val=&quot;5D8D5AE5&quot;/&gt;&lt;wsp:rsid wsp:val=&quot;5DAC164D&quot;/&gt;&lt;wsp:rsid wsp:val=&quot;5DACA83A&quot;/&gt;&lt;wsp:rsid wsp:val=&quot;5DACFC30&quot;/&gt;&lt;wsp:rsid wsp:val=&quot;5DB4298A&quot;/&gt;&lt;wsp:rsid wsp:val=&quot;5DB903C1&quot;/&gt;&lt;wsp:rsid wsp:val=&quot;5DC3A458&quot;/&gt;&lt;wsp:rsid wsp:val=&quot;5DC99928&quot;/&gt;&lt;wsp:rsid wsp:val=&quot;5DE720A6&quot;/&gt;&lt;wsp:rsid wsp:val=&quot;5DEA15B7&quot;/&gt;&lt;wsp:rsid wsp:val=&quot;5E00D783&quot;/&gt;&lt;wsp:rsid wsp:val=&quot;5E063F12&quot;/&gt;&lt;wsp:rsid wsp:val=&quot;5E0B3DCC&quot;/&gt;&lt;wsp:rsid wsp:val=&quot;5E169075&quot;/&gt;&lt;wsp:rsid wsp:val=&quot;5E20EC1A&quot;/&gt;&lt;wsp:rsid wsp:val=&quot;5E215608&quot;/&gt;&lt;wsp:rsid wsp:val=&quot;5E2347AE&quot;/&gt;&lt;wsp:rsid wsp:val=&quot;5E24373C&quot;/&gt;&lt;wsp:rsid wsp:val=&quot;5E444175&quot;/&gt;&lt;wsp:rsid wsp:val=&quot;5E44FB5C&quot;/&gt;&lt;wsp:rsid wsp:val=&quot;5E70E52B&quot;/&gt;&lt;wsp:rsid wsp:val=&quot;5E89F24B&quot;/&gt;&lt;wsp:rsid wsp:val=&quot;5E8F67D0&quot;/&gt;&lt;wsp:rsid wsp:val=&quot;5EA5AB5F&quot;/&gt;&lt;wsp:rsid wsp:val=&quot;5EAF9F17&quot;/&gt;&lt;wsp:rsid wsp:val=&quot;5EB3ADCE&quot;/&gt;&lt;wsp:rsid wsp:val=&quot;5EB4CCE5&quot;/&gt;&lt;wsp:rsid wsp:val=&quot;5ECA9CFE&quot;/&gt;&lt;wsp:rsid wsp:val=&quot;5ECCD61D&quot;/&gt;&lt;wsp:rsid wsp:val=&quot;5EDA2121&quot;/&gt;&lt;wsp:rsid wsp:val=&quot;5F000967&quot;/&gt;&lt;wsp:rsid wsp:val=&quot;5F0257B0&quot;/&gt;&lt;wsp:rsid wsp:val=&quot;5F035872&quot;/&gt;&lt;wsp:rsid wsp:val=&quot;5F0588FC&quot;/&gt;&lt;wsp:rsid wsp:val=&quot;5F188640&quot;/&gt;&lt;wsp:rsid wsp:val=&quot;5F19C7D7&quot;/&gt;&lt;wsp:rsid wsp:val=&quot;5F1B2B36&quot;/&gt;&lt;wsp:rsid wsp:val=&quot;5F253C3F&quot;/&gt;&lt;wsp:rsid wsp:val=&quot;5F2B85A3&quot;/&gt;&lt;wsp:rsid wsp:val=&quot;5F355FD3&quot;/&gt;&lt;wsp:rsid wsp:val=&quot;5F3E0317&quot;/&gt;&lt;wsp:rsid wsp:val=&quot;5F3EA5FD&quot;/&gt;&lt;wsp:rsid wsp:val=&quot;5F5A16BC&quot;/&gt;&lt;wsp:rsid wsp:val=&quot;5F718FC6&quot;/&gt;&lt;wsp:rsid wsp:val=&quot;5F741006&quot;/&gt;&lt;wsp:rsid wsp:val=&quot;5F76C133&quot;/&gt;&lt;wsp:rsid wsp:val=&quot;5F7969F4&quot;/&gt;&lt;wsp:rsid wsp:val=&quot;5F869B45&quot;/&gt;&lt;wsp:rsid wsp:val=&quot;5F8833D9&quot;/&gt;&lt;wsp:rsid wsp:val=&quot;5F899C27&quot;/&gt;&lt;wsp:rsid wsp:val=&quot;5F8AA746&quot;/&gt;&lt;wsp:rsid wsp:val=&quot;5F8C12BD&quot;/&gt;&lt;wsp:rsid wsp:val=&quot;5F940BB0&quot;/&gt;&lt;wsp:rsid wsp:val=&quot;5F9515DE&quot;/&gt;&lt;wsp:rsid wsp:val=&quot;5F9B0D23&quot;/&gt;&lt;wsp:rsid wsp:val=&quot;5F9DE780&quot;/&gt;&lt;wsp:rsid wsp:val=&quot;5FAB507C&quot;/&gt;&lt;wsp:rsid wsp:val=&quot;5FB36B45&quot;/&gt;&lt;wsp:rsid wsp:val=&quot;5FE763D0&quot;/&gt;&lt;wsp:rsid wsp:val=&quot;5FF98C62&quot;/&gt;&lt;wsp:rsid wsp:val=&quot;5FFE69D5&quot;/&gt;&lt;wsp:rsid wsp:val=&quot;6007D723&quot;/&gt;&lt;wsp:rsid wsp:val=&quot;6015DF26&quot;/&gt;&lt;wsp:rsid wsp:val=&quot;60213443&quot;/&gt;&lt;wsp:rsid wsp:val=&quot;60534805&quot;/&gt;&lt;wsp:rsid wsp:val=&quot;6054089D&quot;/&gt;&lt;wsp:rsid wsp:val=&quot;605A38FF&quot;/&gt;&lt;wsp:rsid wsp:val=&quot;605E589B&quot;/&gt;&lt;wsp:rsid wsp:val=&quot;606249CF&quot;/&gt;&lt;wsp:rsid wsp:val=&quot;606AB064&quot;/&gt;&lt;wsp:rsid wsp:val=&quot;608BADB7&quot;/&gt;&lt;wsp:rsid wsp:val=&quot;608FD379&quot;/&gt;&lt;wsp:rsid wsp:val=&quot;60916271&quot;/&gt;&lt;wsp:rsid wsp:val=&quot;6099DC62&quot;/&gt;&lt;wsp:rsid wsp:val=&quot;609A2390&quot;/&gt;&lt;wsp:rsid wsp:val=&quot;60AD691A&quot;/&gt;&lt;wsp:rsid wsp:val=&quot;60B0B959&quot;/&gt;&lt;wsp:rsid wsp:val=&quot;60B59838&quot;/&gt;&lt;wsp:rsid wsp:val=&quot;60BC3994&quot;/&gt;&lt;wsp:rsid wsp:val=&quot;60C86E86&quot;/&gt;&lt;wsp:rsid wsp:val=&quot;60C8B91F&quot;/&gt;&lt;wsp:rsid wsp:val=&quot;60CDAA16&quot;/&gt;&lt;wsp:rsid wsp:val=&quot;60D339C0&quot;/&gt;&lt;wsp:rsid wsp:val=&quot;60D8F17E&quot;/&gt;&lt;wsp:rsid wsp:val=&quot;60D9FB41&quot;/&gt;&lt;wsp:rsid wsp:val=&quot;60EA4ED7&quot;/&gt;&lt;wsp:rsid wsp:val=&quot;60F5E71D&quot;/&gt;&lt;wsp:rsid wsp:val=&quot;6106698F&quot;/&gt;&lt;wsp:rsid wsp:val=&quot;61096360&quot;/&gt;&lt;wsp:rsid wsp:val=&quot;61130D22&quot;/&gt;&lt;wsp:rsid wsp:val=&quot;611BC462&quot;/&gt;&lt;wsp:rsid wsp:val=&quot;612EA4B8&quot;/&gt;&lt;wsp:rsid wsp:val=&quot;6144D4B9&quot;/&gt;&lt;wsp:rsid wsp:val=&quot;61480F64&quot;/&gt;&lt;wsp:rsid wsp:val=&quot;615064D6&quot;/&gt;&lt;wsp:rsid wsp:val=&quot;6151B7E1&quot;/&gt;&lt;wsp:rsid wsp:val=&quot;6156C434&quot;/&gt;&lt;wsp:rsid wsp:val=&quot;616BD753&quot;/&gt;&lt;wsp:rsid wsp:val=&quot;617B0BD1&quot;/&gt;&lt;wsp:rsid wsp:val=&quot;617B1187&quot;/&gt;&lt;wsp:rsid wsp:val=&quot;619707E5&quot;/&gt;&lt;wsp:rsid wsp:val=&quot;619E4ABD&quot;/&gt;&lt;wsp:rsid wsp:val=&quot;61AE4C69&quot;/&gt;&lt;wsp:rsid wsp:val=&quot;61D9F2CE&quot;/&gt;&lt;wsp:rsid wsp:val=&quot;61DF7624&quot;/&gt;&lt;wsp:rsid wsp:val=&quot;61E4E091&quot;/&gt;&lt;wsp:rsid wsp:val=&quot;61EEA432&quot;/&gt;&lt;wsp:rsid wsp:val=&quot;61F62285&quot;/&gt;&lt;wsp:rsid wsp:val=&quot;61F8F3F7&quot;/&gt;&lt;wsp:rsid wsp:val=&quot;6222B11D&quot;/&gt;&lt;wsp:rsid wsp:val=&quot;6234D1D6&quot;/&gt;&lt;wsp:rsid wsp:val=&quot;62465C4D&quot;/&gt;&lt;wsp:rsid wsp:val=&quot;6259E902&quot;/&gt;&lt;wsp:rsid wsp:val=&quot;62632665&quot;/&gt;&lt;wsp:rsid wsp:val=&quot;6275E55F&quot;/&gt;&lt;wsp:rsid wsp:val=&quot;627F259B&quot;/&gt;&lt;wsp:rsid wsp:val=&quot;62B25BA1&quot;/&gt;&lt;wsp:rsid wsp:val=&quot;62C13CE9&quot;/&gt;&lt;wsp:rsid wsp:val=&quot;62DD29AC&quot;/&gt;&lt;wsp:rsid wsp:val=&quot;62E2D029&quot;/&gt;&lt;wsp:rsid wsp:val=&quot;62F8DB63&quot;/&gt;&lt;wsp:rsid wsp:val=&quot;62F9DBA9&quot;/&gt;&lt;wsp:rsid wsp:val=&quot;62FA276D&quot;/&gt;&lt;wsp:rsid wsp:val=&quot;63012D22&quot;/&gt;&lt;wsp:rsid wsp:val=&quot;63116583&quot;/&gt;&lt;wsp:rsid wsp:val=&quot;631C51BF&quot;/&gt;&lt;wsp:rsid wsp:val=&quot;6321F755&quot;/&gt;&lt;wsp:rsid wsp:val=&quot;634847D7&quot;/&gt;&lt;wsp:rsid wsp:val=&quot;63503CF8&quot;/&gt;&lt;wsp:rsid wsp:val=&quot;63552FF9&quot;/&gt;&lt;wsp:rsid wsp:val=&quot;635AB8E7&quot;/&gt;&lt;wsp:rsid wsp:val=&quot;635D636E&quot;/&gt;&lt;wsp:rsid wsp:val=&quot;6381B6CC&quot;/&gt;&lt;wsp:rsid wsp:val=&quot;638D12FB&quot;/&gt;&lt;wsp:rsid wsp:val=&quot;63A30D7D&quot;/&gt;&lt;wsp:rsid wsp:val=&quot;63A6EE0E&quot;/&gt;&lt;wsp:rsid wsp:val=&quot;63B159EC&quot;/&gt;&lt;wsp:rsid wsp:val=&quot;63B25F40&quot;/&gt;&lt;wsp:rsid wsp:val=&quot;63B463C5&quot;/&gt;&lt;wsp:rsid wsp:val=&quot;63B55B6B&quot;/&gt;&lt;wsp:rsid wsp:val=&quot;63B90356&quot;/&gt;&lt;wsp:rsid wsp:val=&quot;63C81715&quot;/&gt;&lt;wsp:rsid wsp:val=&quot;63C9F937&quot;/&gt;&lt;wsp:rsid wsp:val=&quot;63CCD47D&quot;/&gt;&lt;wsp:rsid wsp:val=&quot;63D2D9B5&quot;/&gt;&lt;wsp:rsid wsp:val=&quot;63D39C3C&quot;/&gt;&lt;wsp:rsid wsp:val=&quot;63DB5E56&quot;/&gt;&lt;wsp:rsid wsp:val=&quot;63E27D1E&quot;/&gt;&lt;wsp:rsid wsp:val=&quot;63E61223&quot;/&gt;&lt;wsp:rsid wsp:val=&quot;63FEF6C6&quot;/&gt;&lt;wsp:rsid wsp:val=&quot;6414509F&quot;/&gt;&lt;wsp:rsid wsp:val=&quot;64177AAC&quot;/&gt;&lt;wsp:rsid wsp:val=&quot;641937A5&quot;/&gt;&lt;wsp:rsid wsp:val=&quot;641BE094&quot;/&gt;&lt;wsp:rsid wsp:val=&quot;6427D403&quot;/&gt;&lt;wsp:rsid wsp:val=&quot;6429B8FF&quot;/&gt;&lt;wsp:rsid wsp:val=&quot;642C9B45&quot;/&gt;&lt;wsp:rsid wsp:val=&quot;643BDF42&quot;/&gt;&lt;wsp:rsid wsp:val=&quot;644966CF&quot;/&gt;&lt;wsp:rsid wsp:val=&quot;6449C01A&quot;/&gt;&lt;wsp:rsid wsp:val=&quot;644B1595&quot;/&gt;&lt;wsp:rsid wsp:val=&quot;645999E8&quot;/&gt;&lt;wsp:rsid wsp:val=&quot;645EC164&quot;/&gt;&lt;wsp:rsid wsp:val=&quot;646D9C2C&quot;/&gt;&lt;wsp:rsid wsp:val=&quot;646ED40E&quot;/&gt;&lt;wsp:rsid wsp:val=&quot;6475ED7B&quot;/&gt;&lt;wsp:rsid wsp:val=&quot;64845752&quot;/&gt;&lt;wsp:rsid wsp:val=&quot;6492D0DA&quot;/&gt;&lt;wsp:rsid wsp:val=&quot;64936D80&quot;/&gt;&lt;wsp:rsid wsp:val=&quot;64999244&quot;/&gt;&lt;wsp:rsid wsp:val=&quot;64AEB9EA&quot;/&gt;&lt;wsp:rsid wsp:val=&quot;64C1C5C1&quot;/&gt;&lt;wsp:rsid wsp:val=&quot;64C3D3E7&quot;/&gt;&lt;wsp:rsid wsp:val=&quot;64C7B069&quot;/&gt;&lt;wsp:rsid wsp:val=&quot;64D53A69&quot;/&gt;&lt;wsp:rsid wsp:val=&quot;64DB52C5&quot;/&gt;&lt;wsp:rsid wsp:val=&quot;64E179E3&quot;/&gt;&lt;wsp:rsid wsp:val=&quot;64EDA600&quot;/&gt;&lt;wsp:rsid wsp:val=&quot;6502D4F6&quot;/&gt;&lt;wsp:rsid wsp:val=&quot;65201782&quot;/&gt;&lt;wsp:rsid wsp:val=&quot;65336C81&quot;/&gt;&lt;wsp:rsid wsp:val=&quot;65381F36&quot;/&gt;&lt;wsp:rsid wsp:val=&quot;6541DEC2&quot;/&gt;&lt;wsp:rsid wsp:val=&quot;65451901&quot;/&gt;&lt;wsp:rsid wsp:val=&quot;65456FA0&quot;/&gt;&lt;wsp:rsid wsp:val=&quot;6545A031&quot;/&gt;&lt;wsp:rsid wsp:val=&quot;654768D1&quot;/&gt;&lt;wsp:rsid wsp:val=&quot;654A56DA&quot;/&gt;&lt;wsp:rsid wsp:val=&quot;6568A4DE&quot;/&gt;&lt;wsp:rsid wsp:val=&quot;65781C74&quot;/&gt;&lt;wsp:rsid wsp:val=&quot;65826F64&quot;/&gt;&lt;wsp:rsid wsp:val=&quot;65B1955D&quot;/&gt;&lt;wsp:rsid wsp:val=&quot;65B2F332&quot;/&gt;&lt;wsp:rsid wsp:val=&quot;65F8DDAB&quot;/&gt;&lt;wsp:rsid wsp:val=&quot;6612A6D0&quot;/&gt;&lt;wsp:rsid wsp:val=&quot;66156731&quot;/&gt;&lt;wsp:rsid wsp:val=&quot;6638B710&quot;/&gt;&lt;wsp:rsid wsp:val=&quot;664BAC18&quot;/&gt;&lt;wsp:rsid wsp:val=&quot;6669A9DF&quot;/&gt;&lt;wsp:rsid wsp:val=&quot;667B78E1&quot;/&gt;&lt;wsp:rsid wsp:val=&quot;667FB27E&quot;/&gt;&lt;wsp:rsid wsp:val=&quot;66850F83&quot;/&gt;&lt;wsp:rsid wsp:val=&quot;66A139FF&quot;/&gt;&lt;wsp:rsid wsp:val=&quot;66A89A43&quot;/&gt;&lt;wsp:rsid wsp:val=&quot;66C79556&quot;/&gt;&lt;wsp:rsid wsp:val=&quot;66C9C1AB&quot;/&gt;&lt;wsp:rsid wsp:val=&quot;66E4306D&quot;/&gt;&lt;wsp:rsid wsp:val=&quot;66F3114F&quot;/&gt;&lt;wsp:rsid wsp:val=&quot;66F571CD&quot;/&gt;&lt;wsp:rsid wsp:val=&quot;66F76A11&quot;/&gt;&lt;wsp:rsid wsp:val=&quot;66FF37CD&quot;/&gt;&lt;wsp:rsid wsp:val=&quot;66FFCAE1&quot;/&gt;&lt;wsp:rsid wsp:val=&quot;67006042&quot;/&gt;&lt;wsp:rsid wsp:val=&quot;67087ED0&quot;/&gt;&lt;wsp:rsid wsp:val=&quot;671E0772&quot;/&gt;&lt;wsp:rsid wsp:val=&quot;671E9A17&quot;/&gt;&lt;wsp:rsid wsp:val=&quot;6731D2EE&quot;/&gt;&lt;wsp:rsid wsp:val=&quot;67340706&quot;/&gt;&lt;wsp:rsid wsp:val=&quot;673B6DCE&quot;/&gt;&lt;wsp:rsid wsp:val=&quot;674A2028&quot;/&gt;&lt;wsp:rsid wsp:val=&quot;674A8449&quot;/&gt;&lt;wsp:rsid wsp:val=&quot;674DD4EB&quot;/&gt;&lt;wsp:rsid wsp:val=&quot;67529A27&quot;/&gt;&lt;wsp:rsid wsp:val=&quot;67538156&quot;/&gt;&lt;wsp:rsid wsp:val=&quot;67566DAE&quot;/&gt;&lt;wsp:rsid wsp:val=&quot;675779E8&quot;/&gt;&lt;wsp:rsid wsp:val=&quot;676DF1DD&quot;/&gt;&lt;wsp:rsid wsp:val=&quot;677D4FE0&quot;/&gt;&lt;wsp:rsid wsp:val=&quot;67845634&quot;/&gt;&lt;wsp:rsid wsp:val=&quot;6785861F&quot;/&gt;&lt;wsp:rsid wsp:val=&quot;6787D7B4&quot;/&gt;&lt;wsp:rsid wsp:val=&quot;67880BDE&quot;/&gt;&lt;wsp:rsid wsp:val=&quot;678E23C2&quot;/&gt;&lt;wsp:rsid wsp:val=&quot;679076C6&quot;/&gt;&lt;wsp:rsid wsp:val=&quot;67B0D577&quot;/&gt;&lt;wsp:rsid wsp:val=&quot;67C479A8&quot;/&gt;&lt;wsp:rsid wsp:val=&quot;67C850F6&quot;/&gt;&lt;wsp:rsid wsp:val=&quot;67CA7B18&quot;/&gt;&lt;wsp:rsid wsp:val=&quot;67DC0133&quot;/&gt;&lt;wsp:rsid wsp:val=&quot;67E8EE9B&quot;/&gt;&lt;wsp:rsid wsp:val=&quot;67E9A21E&quot;/&gt;&lt;wsp:rsid wsp:val=&quot;67F4FECC&quot;/&gt;&lt;wsp:rsid wsp:val=&quot;68015E5E&quot;/&gt;&lt;wsp:rsid wsp:val=&quot;68034FBD&quot;/&gt;&lt;wsp:rsid wsp:val=&quot;680F9295&quot;/&gt;&lt;wsp:rsid wsp:val=&quot;68161DCB&quot;/&gt;&lt;wsp:rsid wsp:val=&quot;6826B1B1&quot;/&gt;&lt;wsp:rsid wsp:val=&quot;6827E340&quot;/&gt;&lt;wsp:rsid wsp:val=&quot;6837B875&quot;/&gt;&lt;wsp:rsid wsp:val=&quot;6837EE16&quot;/&gt;&lt;wsp:rsid wsp:val=&quot;68382B29&quot;/&gt;&lt;wsp:rsid wsp:val=&quot;683E49F4&quot;/&gt;&lt;wsp:rsid wsp:val=&quot;68409484&quot;/&gt;&lt;wsp:rsid wsp:val=&quot;684236B4&quot;/&gt;&lt;wsp:rsid wsp:val=&quot;684B4869&quot;/&gt;&lt;wsp:rsid wsp:val=&quot;6866230D&quot;/&gt;&lt;wsp:rsid wsp:val=&quot;68A045A0&quot;/&gt;&lt;wsp:rsid wsp:val=&quot;68B7D924&quot;/&gt;&lt;wsp:rsid wsp:val=&quot;68B7E09E&quot;/&gt;&lt;wsp:rsid wsp:val=&quot;68CE42A9&quot;/&gt;&lt;wsp:rsid wsp:val=&quot;68D66B69&quot;/&gt;&lt;wsp:rsid wsp:val=&quot;68ECFB57&quot;/&gt;&lt;wsp:rsid wsp:val=&quot;68EF55D4&quot;/&gt;&lt;wsp:rsid wsp:val=&quot;68F60C30&quot;/&gt;&lt;wsp:rsid wsp:val=&quot;68F85317&quot;/&gt;&lt;wsp:rsid wsp:val=&quot;69114D46&quot;/&gt;&lt;wsp:rsid wsp:val=&quot;69143C0A&quot;/&gt;&lt;wsp:rsid wsp:val=&quot;692053DA&quot;/&gt;&lt;wsp:rsid wsp:val=&quot;69420CE4&quot;/&gt;&lt;wsp:rsid wsp:val=&quot;6948ADBC&quot;/&gt;&lt;wsp:rsid wsp:val=&quot;694F1660&quot;/&gt;&lt;wsp:rsid wsp:val=&quot;69612175&quot;/&gt;&lt;wsp:rsid wsp:val=&quot;698BF11D&quot;/&gt;&lt;wsp:rsid wsp:val=&quot;69A36077&quot;/&gt;&lt;wsp:rsid wsp:val=&quot;69A58B84&quot;/&gt;&lt;wsp:rsid wsp:val=&quot;69AF2636&quot;/&gt;&lt;wsp:rsid wsp:val=&quot;69B859F2&quot;/&gt;&lt;wsp:rsid wsp:val=&quot;69C91D6A&quot;/&gt;&lt;wsp:rsid wsp:val=&quot;69CE1B2D&quot;/&gt;&lt;wsp:rsid wsp:val=&quot;69E36D5B&quot;/&gt;&lt;wsp:rsid wsp:val=&quot;69FC4BA9&quot;/&gt;&lt;wsp:rsid wsp:val=&quot;6A061F63&quot;/&gt;&lt;wsp:rsid wsp:val=&quot;6A2294A9&quot;/&gt;&lt;wsp:rsid wsp:val=&quot;6A25D980&quot;/&gt;&lt;wsp:rsid wsp:val=&quot;6A273909&quot;/&gt;&lt;wsp:rsid wsp:val=&quot;6A294793&quot;/&gt;&lt;wsp:rsid wsp:val=&quot;6A38A927&quot;/&gt;&lt;wsp:rsid wsp:val=&quot;6A3AA697&quot;/&gt;&lt;wsp:rsid wsp:val=&quot;6A3BB3FB&quot;/&gt;&lt;wsp:rsid wsp:val=&quot;6A54B197&quot;/&gt;&lt;wsp:rsid wsp:val=&quot;6A5C4413&quot;/&gt;&lt;wsp:rsid wsp:val=&quot;6A5E0E15&quot;/&gt;&lt;wsp:rsid wsp:val=&quot;6A60D67A&quot;/&gt;&lt;wsp:rsid wsp:val=&quot;6A72CB4B&quot;/&gt;&lt;wsp:rsid wsp:val=&quot;6A773672&quot;/&gt;&lt;wsp:rsid wsp:val=&quot;6A7DDA8B&quot;/&gt;&lt;wsp:rsid wsp:val=&quot;6A80C5C7&quot;/&gt;&lt;wsp:rsid wsp:val=&quot;6A9C42D4&quot;/&gt;&lt;wsp:rsid wsp:val=&quot;6AA34D5B&quot;/&gt;&lt;wsp:rsid wsp:val=&quot;6AC282BB&quot;/&gt;&lt;wsp:rsid wsp:val=&quot;6AC61532&quot;/&gt;&lt;wsp:rsid wsp:val=&quot;6ACB1D93&quot;/&gt;&lt;wsp:rsid wsp:val=&quot;6ACD1A3C&quot;/&gt;&lt;wsp:rsid wsp:val=&quot;6ACE0F3B&quot;/&gt;&lt;wsp:rsid wsp:val=&quot;6ACEB865&quot;/&gt;&lt;wsp:rsid wsp:val=&quot;6AD250CE&quot;/&gt;&lt;wsp:rsid wsp:val=&quot;6AE5A4E8&quot;/&gt;&lt;wsp:rsid wsp:val=&quot;6AF030EE&quot;/&gt;&lt;wsp:rsid wsp:val=&quot;6AFDA67A&quot;/&gt;&lt;wsp:rsid wsp:val=&quot;6B026827&quot;/&gt;&lt;wsp:rsid wsp:val=&quot;6B22CB2A&quot;/&gt;&lt;wsp:rsid wsp:val=&quot;6B23EFBB&quot;/&gt;&lt;wsp:rsid wsp:val=&quot;6B2AFAA4&quot;/&gt;&lt;wsp:rsid wsp:val=&quot;6B2FE3A5&quot;/&gt;&lt;wsp:rsid wsp:val=&quot;6B3D8605&quot;/&gt;&lt;wsp:rsid wsp:val=&quot;6B42BFF9&quot;/&gt;&lt;wsp:rsid wsp:val=&quot;6B47AA41&quot;/&gt;&lt;wsp:rsid wsp:val=&quot;6B485F0B&quot;/&gt;&lt;wsp:rsid wsp:val=&quot;6B5DC526&quot;/&gt;&lt;wsp:rsid wsp:val=&quot;6B6A869C&quot;/&gt;&lt;wsp:rsid wsp:val=&quot;6B833A60&quot;/&gt;&lt;wsp:rsid wsp:val=&quot;6B83E933&quot;/&gt;&lt;wsp:rsid wsp:val=&quot;6B8A2D1C&quot;/&gt;&lt;wsp:rsid wsp:val=&quot;6BA565C4&quot;/&gt;&lt;wsp:rsid wsp:val=&quot;6BC34DCF&quot;/&gt;&lt;wsp:rsid wsp:val=&quot;6BCB49C3&quot;/&gt;&lt;wsp:rsid wsp:val=&quot;6BCEC331&quot;/&gt;&lt;wsp:rsid wsp:val=&quot;6BD676F8&quot;/&gt;&lt;wsp:rsid wsp:val=&quot;6BD80A34&quot;/&gt;&lt;wsp:rsid wsp:val=&quot;6BF7CB57&quot;/&gt;&lt;wsp:rsid wsp:val=&quot;6BFAACE9&quot;/&gt;&lt;wsp:rsid wsp:val=&quot;6C055437&quot;/&gt;&lt;wsp:rsid wsp:val=&quot;6C1DB24B&quot;/&gt;&lt;wsp:rsid wsp:val=&quot;6C1DB4EC&quot;/&gt;&lt;wsp:rsid wsp:val=&quot;6C378952&quot;/&gt;&lt;wsp:rsid wsp:val=&quot;6C3794DD&quot;/&gt;&lt;wsp:rsid wsp:val=&quot;6C44FCB5&quot;/&gt;&lt;wsp:rsid wsp:val=&quot;6C48EE08&quot;/&gt;&lt;wsp:rsid wsp:val=&quot;6C617401&quot;/&gt;&lt;wsp:rsid wsp:val=&quot;6C62F198&quot;/&gt;&lt;wsp:rsid wsp:val=&quot;6C6726D9&quot;/&gt;&lt;wsp:rsid wsp:val=&quot;6C6A7B21&quot;/&gt;&lt;wsp:rsid wsp:val=&quot;6C791567&quot;/&gt;&lt;wsp:rsid wsp:val=&quot;6C80D319&quot;/&gt;&lt;wsp:rsid wsp:val=&quot;6C8DC627&quot;/&gt;&lt;wsp:rsid wsp:val=&quot;6C99D7C0&quot;/&gt;&lt;wsp:rsid wsp:val=&quot;6CB5B20D&quot;/&gt;&lt;wsp:rsid wsp:val=&quot;6CC9DB12&quot;/&gt;&lt;wsp:rsid wsp:val=&quot;6CE2AF35&quot;/&gt;&lt;wsp:rsid wsp:val=&quot;6CEDA169&quot;/&gt;&lt;wsp:rsid wsp:val=&quot;6CF4397C&quot;/&gt;&lt;wsp:rsid wsp:val=&quot;6CF5875C&quot;/&gt;&lt;wsp:rsid wsp:val=&quot;6CF92EFC&quot;/&gt;&lt;wsp:rsid wsp:val=&quot;6CF9A596&quot;/&gt;&lt;wsp:rsid wsp:val=&quot;6D23A33F&quot;/&gt;&lt;wsp:rsid wsp:val=&quot;6D291110&quot;/&gt;&lt;wsp:rsid wsp:val=&quot;6D2F7CCE&quot;/&gt;&lt;wsp:rsid wsp:val=&quot;6D43EC7E&quot;/&gt;&lt;wsp:rsid wsp:val=&quot;6D498901&quot;/&gt;&lt;wsp:rsid wsp:val=&quot;6D56A89B&quot;/&gt;&lt;wsp:rsid wsp:val=&quot;6D5931EE&quot;/&gt;&lt;wsp:rsid wsp:val=&quot;6D730DAC&quot;/&gt;&lt;wsp:rsid wsp:val=&quot;6D81405D&quot;/&gt;&lt;wsp:rsid wsp:val=&quot;6D8B134D&quot;/&gt;&lt;wsp:rsid wsp:val=&quot;6D947C4D&quot;/&gt;&lt;wsp:rsid wsp:val=&quot;6DB8EA7B&quot;/&gt;&lt;wsp:rsid wsp:val=&quot;6DBF4428&quot;/&gt;&lt;wsp:rsid wsp:val=&quot;6DC2C20B&quot;/&gt;&lt;wsp:rsid wsp:val=&quot;6DC76B51&quot;/&gt;&lt;wsp:rsid wsp:val=&quot;6DCB801E&quot;/&gt;&lt;wsp:rsid wsp:val=&quot;6DDB6195&quot;/&gt;&lt;wsp:rsid wsp:val=&quot;6DDF6789&quot;/&gt;&lt;wsp:rsid wsp:val=&quot;6DE13FD4&quot;/&gt;&lt;wsp:rsid wsp:val=&quot;6E06CAE9&quot;/&gt;&lt;wsp:rsid wsp:val=&quot;6E0C7A0B&quot;/&gt;&lt;wsp:rsid wsp:val=&quot;6E119F60&quot;/&gt;&lt;wsp:rsid wsp:val=&quot;6E1846C9&quot;/&gt;&lt;wsp:rsid wsp:val=&quot;6E274C2D&quot;/&gt;&lt;wsp:rsid wsp:val=&quot;6E3DB2B6&quot;/&gt;&lt;wsp:rsid wsp:val=&quot;6E49D5E9&quot;/&gt;&lt;wsp:rsid wsp:val=&quot;6E4BD401&quot;/&gt;&lt;wsp:rsid wsp:val=&quot;6E51A3D0&quot;/&gt;&lt;wsp:rsid wsp:val=&quot;6E51AF0C&quot;/&gt;&lt;wsp:rsid wsp:val=&quot;6E584671&quot;/&gt;&lt;wsp:rsid wsp:val=&quot;6E675196&quot;/&gt;&lt;wsp:rsid wsp:val=&quot;6E76CBDA&quot;/&gt;&lt;wsp:rsid wsp:val=&quot;6E7FE7CA&quot;/&gt;&lt;wsp:rsid wsp:val=&quot;6E817552&quot;/&gt;&lt;wsp:rsid wsp:val=&quot;6E8B666E&quot;/&gt;&lt;wsp:rsid wsp:val=&quot;6EA312A5&quot;/&gt;&lt;wsp:rsid wsp:val=&quot;6EA58E84&quot;/&gt;&lt;wsp:rsid wsp:val=&quot;6EA93A9C&quot;/&gt;&lt;wsp:rsid wsp:val=&quot;6EAB932F&quot;/&gt;&lt;wsp:rsid wsp:val=&quot;6EB50EEF&quot;/&gt;&lt;wsp:rsid wsp:val=&quot;6ECD035E&quot;/&gt;&lt;wsp:rsid wsp:val=&quot;6ECDFF7D&quot;/&gt;&lt;wsp:rsid wsp:val=&quot;6EE1F1A9&quot;/&gt;&lt;wsp:rsid wsp:val=&quot;6EE3F614&quot;/&gt;&lt;wsp:rsid wsp:val=&quot;6EEF7C74&quot;/&gt;&lt;wsp:rsid wsp:val=&quot;6F02FB69&quot;/&gt;&lt;wsp:rsid wsp:val=&quot;6F0A4B02&quot;/&gt;&lt;wsp:rsid wsp:val=&quot;6F133AD9&quot;/&gt;&lt;wsp:rsid wsp:val=&quot;6F15EBC4&quot;/&gt;&lt;wsp:rsid wsp:val=&quot;6F1B62FC&quot;/&gt;&lt;wsp:rsid wsp:val=&quot;6F1E1AB7&quot;/&gt;&lt;wsp:rsid wsp:val=&quot;6F37D927&quot;/&gt;&lt;wsp:rsid wsp:val=&quot;6F3CA92E&quot;/&gt;&lt;wsp:rsid wsp:val=&quot;6F3DC1E3&quot;/&gt;&lt;wsp:rsid wsp:val=&quot;6F459E3D&quot;/&gt;&lt;wsp:rsid wsp:val=&quot;6F580A44&quot;/&gt;&lt;wsp:rsid wsp:val=&quot;6F6DE78E&quot;/&gt;&lt;wsp:rsid wsp:val=&quot;6F7115B8&quot;/&gt;&lt;wsp:rsid wsp:val=&quot;6F76BE7E&quot;/&gt;&lt;wsp:rsid wsp:val=&quot;6F84FEC8&quot;/&gt;&lt;wsp:rsid wsp:val=&quot;6F8BF9DA&quot;/&gt;&lt;wsp:rsid wsp:val=&quot;6F8C0E1A&quot;/&gt;&lt;wsp:rsid wsp:val=&quot;6F912D8F&quot;/&gt;&lt;wsp:rsid wsp:val=&quot;6FA0D5C1&quot;/&gt;&lt;wsp:rsid wsp:val=&quot;6FB04ED3&quot;/&gt;&lt;wsp:rsid wsp:val=&quot;6FC9A3F8&quot;/&gt;&lt;wsp:rsid wsp:val=&quot;6FD0602B&quot;/&gt;&lt;wsp:rsid wsp:val=&quot;6FE2C89B&quot;/&gt;&lt;wsp:rsid wsp:val=&quot;7009EB68&quot;/&gt;&lt;wsp:rsid wsp:val=&quot;70112BB5&quot;/&gt;&lt;wsp:rsid wsp:val=&quot;70163C38&quot;/&gt;&lt;wsp:rsid wsp:val=&quot;7027D61B&quot;/&gt;&lt;wsp:rsid wsp:val=&quot;70345839&quot;/&gt;&lt;wsp:rsid wsp:val=&quot;7035319B&quot;/&gt;&lt;wsp:rsid wsp:val=&quot;7037CCAE&quot;/&gt;&lt;wsp:rsid wsp:val=&quot;70421F70&quot;/&gt;&lt;wsp:rsid wsp:val=&quot;7046FA88&quot;/&gt;&lt;wsp:rsid wsp:val=&quot;70477BE2&quot;/&gt;&lt;wsp:rsid wsp:val=&quot;704C2632&quot;/&gt;&lt;wsp:rsid wsp:val=&quot;704D2DFD&quot;/&gt;&lt;wsp:rsid wsp:val=&quot;70503319&quot;/&gt;&lt;wsp:rsid wsp:val=&quot;70578E50&quot;/&gt;&lt;wsp:rsid wsp:val=&quot;706403B1&quot;/&gt;&lt;wsp:rsid wsp:val=&quot;706840DC&quot;/&gt;&lt;wsp:rsid wsp:val=&quot;706DABEA&quot;/&gt;&lt;wsp:rsid wsp:val=&quot;706F7D0C&quot;/&gt;&lt;wsp:rsid wsp:val=&quot;707B467C&quot;/&gt;&lt;wsp:rsid wsp:val=&quot;708607CD&quot;/&gt;&lt;wsp:rsid wsp:val=&quot;709987D7&quot;/&gt;&lt;wsp:rsid wsp:val=&quot;70B816A4&quot;/&gt;&lt;wsp:rsid wsp:val=&quot;70BC6B37&quot;/&gt;&lt;wsp:rsid wsp:val=&quot;70BDB798&quot;/&gt;&lt;wsp:rsid wsp:val=&quot;70D3A988&quot;/&gt;&lt;wsp:rsid wsp:val=&quot;70D6E3D3&quot;/&gt;&lt;wsp:rsid wsp:val=&quot;70DB935D&quot;/&gt;&lt;wsp:rsid wsp:val=&quot;70FACED6&quot;/&gt;&lt;wsp:rsid wsp:val=&quot;70FF0C13&quot;/&gt;&lt;wsp:rsid wsp:val=&quot;710A9E69&quot;/&gt;&lt;wsp:rsid wsp:val=&quot;710F61E0&quot;/&gt;&lt;wsp:rsid wsp:val=&quot;71128EDF&quot;/&gt;&lt;wsp:rsid wsp:val=&quot;71139C41&quot;/&gt;&lt;wsp:rsid wsp:val=&quot;711A8892&quot;/&gt;&lt;wsp:rsid wsp:val=&quot;71213CCE&quot;/&gt;&lt;wsp:rsid wsp:val=&quot;71297CB9&quot;/&gt;&lt;wsp:rsid wsp:val=&quot;7134EB6D&quot;/&gt;&lt;wsp:rsid wsp:val=&quot;71391A01&quot;/&gt;&lt;wsp:rsid wsp:val=&quot;71511ECD&quot;/&gt;&lt;wsp:rsid wsp:val=&quot;71728BF9&quot;/&gt;&lt;wsp:rsid wsp:val=&quot;7178CD1E&quot;/&gt;&lt;wsp:rsid wsp:val=&quot;717FCA5C&quot;/&gt;&lt;wsp:rsid wsp:val=&quot;719B7FBC&quot;/&gt;&lt;wsp:rsid wsp:val=&quot;71B564A2&quot;/&gt;&lt;wsp:rsid wsp:val=&quot;71C35952&quot;/&gt;&lt;wsp:rsid wsp:val=&quot;71E18C62&quot;/&gt;&lt;wsp:rsid wsp:val=&quot;71E8C102&quot;/&gt;&lt;wsp:rsid wsp:val=&quot;71EC037A&quot;/&gt;&lt;wsp:rsid wsp:val=&quot;721A1571&quot;/&gt;&lt;wsp:rsid wsp:val=&quot;7235C5EA&quot;/&gt;&lt;wsp:rsid wsp:val=&quot;72368487&quot;/&gt;&lt;wsp:rsid wsp:val=&quot;7238ED18&quot;/&gt;&lt;wsp:rsid wsp:val=&quot;723C3BC7&quot;/&gt;&lt;wsp:rsid wsp:val=&quot;726884E8&quot;/&gt;&lt;wsp:rsid wsp:val=&quot;7271E43F&quot;/&gt;&lt;wsp:rsid wsp:val=&quot;7280ED90&quot;/&gt;&lt;wsp:rsid wsp:val=&quot;729B12AF&quot;/&gt;&lt;wsp:rsid wsp:val=&quot;729D59AC&quot;/&gt;&lt;wsp:rsid wsp:val=&quot;72A5EF9B&quot;/&gt;&lt;wsp:rsid wsp:val=&quot;72AC7B89&quot;/&gt;&lt;wsp:rsid wsp:val=&quot;72AFC8CE&quot;/&gt;&lt;wsp:rsid wsp:val=&quot;72B11C38&quot;/&gt;&lt;wsp:rsid wsp:val=&quot;72B658F3&quot;/&gt;&lt;wsp:rsid wsp:val=&quot;72C81D34&quot;/&gt;&lt;wsp:rsid wsp:val=&quot;72CFE0FF&quot;/&gt;&lt;wsp:rsid wsp:val=&quot;72DF4E39&quot;/&gt;&lt;wsp:rsid wsp:val=&quot;72ECA686&quot;/&gt;&lt;wsp:rsid wsp:val=&quot;72ECECDC&quot;/&gt;&lt;wsp:rsid wsp:val=&quot;73042269&quot;/&gt;&lt;wsp:rsid wsp:val=&quot;7311A4FB&quot;/&gt;&lt;wsp:rsid wsp:val=&quot;731A57D7&quot;/&gt;&lt;wsp:rsid wsp:val=&quot;7320042F&quot;/&gt;&lt;wsp:rsid wsp:val=&quot;732DCB51&quot;/&gt;&lt;wsp:rsid wsp:val=&quot;733CEAAB&quot;/&gt;&lt;wsp:rsid wsp:val=&quot;7349390D&quot;/&gt;&lt;wsp:rsid wsp:val=&quot;734C2198&quot;/&gt;&lt;wsp:rsid wsp:val=&quot;734E13E8&quot;/&gt;&lt;wsp:rsid wsp:val=&quot;73548D26&quot;/&gt;&lt;wsp:rsid wsp:val=&quot;73571103&quot;/&gt;&lt;wsp:rsid wsp:val=&quot;736AC7E3&quot;/&gt;&lt;wsp:rsid wsp:val=&quot;736CD879&quot;/&gt;&lt;wsp:rsid wsp:val=&quot;73736117&quot;/&gt;&lt;wsp:rsid wsp:val=&quot;73755A1E&quot;/&gt;&lt;wsp:rsid wsp:val=&quot;737854D7&quot;/&gt;&lt;wsp:rsid wsp:val=&quot;737A54F1&quot;/&gt;&lt;wsp:rsid wsp:val=&quot;739C7F98&quot;/&gt;&lt;wsp:rsid wsp:val=&quot;73B32E02&quot;/&gt;&lt;wsp:rsid wsp:val=&quot;73B6CA44&quot;/&gt;&lt;wsp:rsid wsp:val=&quot;73C220E1&quot;/&gt;&lt;wsp:rsid wsp:val=&quot;73C381FB&quot;/&gt;&lt;wsp:rsid wsp:val=&quot;73DAD804&quot;/&gt;&lt;wsp:rsid wsp:val=&quot;73DC9F53&quot;/&gt;&lt;wsp:rsid wsp:val=&quot;73E1C6E5&quot;/&gt;&lt;wsp:rsid wsp:val=&quot;73FF67D8&quot;/&gt;&lt;wsp:rsid wsp:val=&quot;7404F05B&quot;/&gt;&lt;wsp:rsid wsp:val=&quot;74073B67&quot;/&gt;&lt;wsp:rsid wsp:val=&quot;74142A76&quot;/&gt;&lt;wsp:rsid wsp:val=&quot;742B3548&quot;/&gt;&lt;wsp:rsid wsp:val=&quot;742F1539&quot;/&gt;&lt;wsp:rsid wsp:val=&quot;74489BD7&quot;/&gt;&lt;wsp:rsid wsp:val=&quot;74577A9D&quot;/&gt;&lt;wsp:rsid wsp:val=&quot;74697E7D&quot;/&gt;&lt;wsp:rsid wsp:val=&quot;746B4FA3&quot;/&gt;&lt;wsp:rsid wsp:val=&quot;748F7A64&quot;/&gt;&lt;wsp:rsid wsp:val=&quot;7491BECF&quot;/&gt;&lt;wsp:rsid wsp:val=&quot;74A5307C&quot;/&gt;&lt;wsp:rsid wsp:val=&quot;74C787F5&quot;/&gt;&lt;wsp:rsid wsp:val=&quot;74E01437&quot;/&gt;&lt;wsp:rsid wsp:val=&quot;74EB993D&quot;/&gt;&lt;wsp:rsid wsp:val=&quot;74ED45BF&quot;/&gt;&lt;wsp:rsid wsp:val=&quot;74ED48F7&quot;/&gt;&lt;wsp:rsid wsp:val=&quot;74F0CDA8&quot;/&gt;&lt;wsp:rsid wsp:val=&quot;74F41C2D&quot;/&gt;&lt;wsp:rsid wsp:val=&quot;75044007&quot;/&gt;&lt;wsp:rsid wsp:val=&quot;750C9EF4&quot;/&gt;&lt;wsp:rsid wsp:val=&quot;75123CB8&quot;/&gt;&lt;wsp:rsid wsp:val=&quot;7512DE4C&quot;/&gt;&lt;wsp:rsid wsp:val=&quot;751F84DB&quot;/&gt;&lt;wsp:rsid wsp:val=&quot;7531975E&quot;/&gt;&lt;wsp:rsid wsp:val=&quot;753358CB&quot;/&gt;&lt;wsp:rsid wsp:val=&quot;75366054&quot;/&gt;&lt;wsp:rsid wsp:val=&quot;753AB14B&quot;/&gt;&lt;wsp:rsid wsp:val=&quot;753D4574&quot;/&gt;&lt;wsp:rsid wsp:val=&quot;754657AB&quot;/&gt;&lt;wsp:rsid wsp:val=&quot;7546E581&quot;/&gt;&lt;wsp:rsid wsp:val=&quot;755FA7FA&quot;/&gt;&lt;wsp:rsid wsp:val=&quot;756906A9&quot;/&gt;&lt;wsp:rsid wsp:val=&quot;756CEC1D&quot;/&gt;&lt;wsp:rsid wsp:val=&quot;7571B166&quot;/&gt;&lt;wsp:rsid wsp:val=&quot;7573BFA0&quot;/&gt;&lt;wsp:rsid wsp:val=&quot;757D9746&quot;/&gt;&lt;wsp:rsid wsp:val=&quot;75828D5E&quot;/&gt;&lt;wsp:rsid wsp:val=&quot;758D5C3B&quot;/&gt;&lt;wsp:rsid wsp:val=&quot;75A8AE42&quot;/&gt;&lt;wsp:rsid wsp:val=&quot;75C21E1F&quot;/&gt;&lt;wsp:rsid wsp:val=&quot;75C9ED06&quot;/&gt;&lt;wsp:rsid wsp:val=&quot;75CB2BD0&quot;/&gt;&lt;wsp:rsid wsp:val=&quot;75DCEE46&quot;/&gt;&lt;wsp:rsid wsp:val=&quot;75E4B09C&quot;/&gt;&lt;wsp:rsid wsp:val=&quot;75F8E5E0&quot;/&gt;&lt;wsp:rsid wsp:val=&quot;76006D38&quot;/&gt;&lt;wsp:rsid wsp:val=&quot;7605BD43&quot;/&gt;&lt;wsp:rsid wsp:val=&quot;7611C0E7&quot;/&gt;&lt;wsp:rsid wsp:val=&quot;761412A2&quot;/&gt;&lt;wsp:rsid wsp:val=&quot;7645CCD9&quot;/&gt;&lt;wsp:rsid wsp:val=&quot;764D42E1&quot;/&gt;&lt;wsp:rsid wsp:val=&quot;7653D1A1&quot;/&gt;&lt;wsp:rsid wsp:val=&quot;7664BDFC&quot;/&gt;&lt;wsp:rsid wsp:val=&quot;7669DF78&quot;/&gt;&lt;wsp:rsid wsp:val=&quot;766AB65B&quot;/&gt;&lt;wsp:rsid wsp:val=&quot;7679EC5A&quot;/&gt;&lt;wsp:rsid wsp:val=&quot;76846F42&quot;/&gt;&lt;wsp:rsid wsp:val=&quot;76A2BA06&quot;/&gt;&lt;wsp:rsid wsp:val=&quot;76A3E970&quot;/&gt;&lt;wsp:rsid wsp:val=&quot;76A6843A&quot;/&gt;&lt;wsp:rsid wsp:val=&quot;76C2408F&quot;/&gt;&lt;wsp:rsid wsp:val=&quot;76C5C9D0&quot;/&gt;&lt;wsp:rsid wsp:val=&quot;76D220F6&quot;/&gt;&lt;wsp:rsid wsp:val=&quot;76EA5130&quot;/&gt;&lt;wsp:rsid wsp:val=&quot;76F515C2&quot;/&gt;&lt;wsp:rsid wsp:val=&quot;76FAA0EB&quot;/&gt;&lt;wsp:rsid wsp:val=&quot;770A2B5A&quot;/&gt;&lt;wsp:rsid wsp:val=&quot;770EC874&quot;/&gt;&lt;wsp:rsid wsp:val=&quot;77119309&quot;/&gt;&lt;wsp:rsid wsp:val=&quot;77184DE7&quot;/&gt;&lt;wsp:rsid wsp:val=&quot;771967A7&quot;/&gt;&lt;wsp:rsid wsp:val=&quot;77218540&quot;/&gt;&lt;wsp:rsid wsp:val=&quot;77246FEA&quot;/&gt;&lt;wsp:rsid wsp:val=&quot;77361D01&quot;/&gt;&lt;wsp:rsid wsp:val=&quot;77414CEB&quot;/&gt;&lt;wsp:rsid wsp:val=&quot;77447EA3&quot;/&gt;&lt;wsp:rsid wsp:val=&quot;775B3768&quot;/&gt;&lt;wsp:rsid wsp:val=&quot;7766FC31&quot;/&gt;&lt;wsp:rsid wsp:val=&quot;77741C91&quot;/&gt;&lt;wsp:rsid wsp:val=&quot;779AC0A4&quot;/&gt;&lt;wsp:rsid wsp:val=&quot;77A1F731&quot;/&gt;&lt;wsp:rsid wsp:val=&quot;77ABC0D2&quot;/&gt;&lt;wsp:rsid wsp:val=&quot;77C05ED4&quot;/&gt;&lt;wsp:rsid wsp:val=&quot;77C7360C&quot;/&gt;&lt;wsp:rsid wsp:val=&quot;77CA985D&quot;/&gt;&lt;wsp:rsid wsp:val=&quot;77D6C90E&quot;/&gt;&lt;wsp:rsid wsp:val=&quot;77E0A417&quot;/&gt;&lt;wsp:rsid wsp:val=&quot;77EDBE21&quot;/&gt;&lt;wsp:rsid wsp:val=&quot;7811906B&quot;/&gt;&lt;wsp:rsid wsp:val=&quot;78153C9A&quot;/&gt;&lt;wsp:rsid wsp:val=&quot;7824F5AB&quot;/&gt;&lt;wsp:rsid wsp:val=&quot;782F2195&quot;/&gt;&lt;wsp:rsid wsp:val=&quot;7833376D&quot;/&gt;&lt;wsp:rsid wsp:val=&quot;78453EA4&quot;/&gt;&lt;wsp:rsid wsp:val=&quot;787BFE64&quot;/&gt;&lt;wsp:rsid wsp:val=&quot;78864F6B&quot;/&gt;&lt;wsp:rsid wsp:val=&quot;78886C37&quot;/&gt;&lt;wsp:rsid wsp:val=&quot;78AAD630&quot;/&gt;&lt;wsp:rsid wsp:val=&quot;78AF23AB&quot;/&gt;&lt;wsp:rsid wsp:val=&quot;78B98784&quot;/&gt;&lt;wsp:rsid wsp:val=&quot;78BC9B39&quot;/&gt;&lt;wsp:rsid wsp:val=&quot;78C238DB&quot;/&gt;&lt;wsp:rsid wsp:val=&quot;78C69D7F&quot;/&gt;&lt;wsp:rsid wsp:val=&quot;78D65D78&quot;/&gt;&lt;wsp:rsid wsp:val=&quot;78DADE15&quot;/&gt;&lt;wsp:rsid wsp:val=&quot;78DBAC93&quot;/&gt;&lt;wsp:rsid wsp:val=&quot;78DEBB6D&quot;/&gt;&lt;wsp:rsid wsp:val=&quot;78E8D949&quot;/&gt;&lt;wsp:rsid wsp:val=&quot;78FBC3E8&quot;/&gt;&lt;wsp:rsid wsp:val=&quot;7912FC4A&quot;/&gt;&lt;wsp:rsid wsp:val=&quot;7918D4D0&quot;/&gt;&lt;wsp:rsid wsp:val=&quot;7919102F&quot;/&gt;&lt;wsp:rsid wsp:val=&quot;791AA285&quot;/&gt;&lt;wsp:rsid wsp:val=&quot;791C58B4&quot;/&gt;&lt;wsp:rsid wsp:val=&quot;791C6AB1&quot;/&gt;&lt;wsp:rsid wsp:val=&quot;79233338&quot;/&gt;&lt;wsp:rsid wsp:val=&quot;7925FE27&quot;/&gt;&lt;wsp:rsid wsp:val=&quot;792A56EC&quot;/&gt;&lt;wsp:rsid wsp:val=&quot;793AA372&quot;/&gt;&lt;wsp:rsid wsp:val=&quot;793CA353&quot;/&gt;&lt;wsp:rsid wsp:val=&quot;7940C9B7&quot;/&gt;&lt;wsp:rsid wsp:val=&quot;7951D864&quot;/&gt;&lt;wsp:rsid wsp:val=&quot;79600B6A&quot;/&gt;&lt;wsp:rsid wsp:val=&quot;796D9F18&quot;/&gt;&lt;wsp:rsid wsp:val=&quot;796ECBD4&quot;/&gt;&lt;wsp:rsid wsp:val=&quot;79758087&quot;/&gt;&lt;wsp:rsid wsp:val=&quot;7980DBF3&quot;/&gt;&lt;wsp:rsid wsp:val=&quot;79945AAB&quot;/&gt;&lt;wsp:rsid wsp:val=&quot;7996F5C8&quot;/&gt;&lt;wsp:rsid wsp:val=&quot;79A70FE0&quot;/&gt;&lt;wsp:rsid wsp:val=&quot;79B276CB&quot;/&gt;&lt;wsp:rsid wsp:val=&quot;79B31EC2&quot;/&gt;&lt;wsp:rsid wsp:val=&quot;79B3C3E1&quot;/&gt;&lt;wsp:rsid wsp:val=&quot;79C26E3B&quot;/&gt;&lt;wsp:rsid wsp:val=&quot;79CC2471&quot;/&gt;&lt;wsp:rsid wsp:val=&quot;79CDA579&quot;/&gt;&lt;wsp:rsid wsp:val=&quot;79D37ADD&quot;/&gt;&lt;wsp:rsid wsp:val=&quot;79DF86BD&quot;/&gt;&lt;wsp:rsid wsp:val=&quot;79E937F6&quot;/&gt;&lt;wsp:rsid wsp:val=&quot;79FA860A&quot;/&gt;&lt;wsp:rsid wsp:val=&quot;7A03928A&quot;/&gt;&lt;wsp:rsid wsp:val=&quot;7A06704B&quot;/&gt;&lt;wsp:rsid wsp:val=&quot;7A0D20F2&quot;/&gt;&lt;wsp:rsid wsp:val=&quot;7A13762C&quot;/&gt;&lt;wsp:rsid wsp:val=&quot;7A1785F3&quot;/&gt;&lt;wsp:rsid wsp:val=&quot;7A42B114&quot;/&gt;&lt;wsp:rsid wsp:val=&quot;7A519576&quot;/&gt;&lt;wsp:rsid wsp:val=&quot;7A526BB7&quot;/&gt;&lt;wsp:rsid wsp:val=&quot;7A7110B5&quot;/&gt;&lt;wsp:rsid wsp:val=&quot;7A71DEA6&quot;/&gt;&lt;wsp:rsid wsp:val=&quot;7A7431DF&quot;/&gt;&lt;wsp:rsid wsp:val=&quot;7A7D5412&quot;/&gt;&lt;wsp:rsid wsp:val=&quot;7A7F5CCF&quot;/&gt;&lt;wsp:rsid wsp:val=&quot;7A7FFDD6&quot;/&gt;&lt;wsp:rsid wsp:val=&quot;7A81CE92&quot;/&gt;&lt;wsp:rsid wsp:val=&quot;7A826848&quot;/&gt;&lt;wsp:rsid wsp:val=&quot;7A8D5A3C&quot;/&gt;&lt;wsp:rsid wsp:val=&quot;7A961A10&quot;/&gt;&lt;wsp:rsid wsp:val=&quot;7A98F683&quot;/&gt;&lt;wsp:rsid wsp:val=&quot;7A9DFA01&quot;/&gt;&lt;wsp:rsid wsp:val=&quot;7AAE38B9&quot;/&gt;&lt;wsp:rsid wsp:val=&quot;7AB63DBA&quot;/&gt;&lt;wsp:rsid wsp:val=&quot;7ADC0134&quot;/&gt;&lt;wsp:rsid wsp:val=&quot;7AEC1438&quot;/&gt;&lt;wsp:rsid wsp:val=&quot;7AEDDAFE&quot;/&gt;&lt;wsp:rsid wsp:val=&quot;7AFD1A0F&quot;/&gt;&lt;wsp:rsid wsp:val=&quot;7B032275&quot;/&gt;&lt;wsp:rsid wsp:val=&quot;7B13B7B0&quot;/&gt;&lt;wsp:rsid wsp:val=&quot;7B2BD8F1&quot;/&gt;&lt;wsp:rsid wsp:val=&quot;7B31E0BA&quot;/&gt;&lt;wsp:rsid wsp:val=&quot;7B323CE2&quot;/&gt;&lt;wsp:rsid wsp:val=&quot;7B3A6532&quot;/&gt;&lt;wsp:rsid wsp:val=&quot;7B3E1A30&quot;/&gt;&lt;wsp:rsid wsp:val=&quot;7B4FD4ED&quot;/&gt;&lt;wsp:rsid wsp:val=&quot;7B573F78&quot;/&gt;&lt;wsp:rsid wsp:val=&quot;7B5988EF&quot;/&gt;&lt;wsp:rsid wsp:val=&quot;7B5DBE91&quot;/&gt;&lt;wsp:rsid wsp:val=&quot;7B600F2C&quot;/&gt;&lt;wsp:rsid wsp:val=&quot;7B8C5DCD&quot;/&gt;&lt;wsp:rsid wsp:val=&quot;7B8D87C3&quot;/&gt;&lt;wsp:rsid wsp:val=&quot;7B9A8E25&quot;/&gt;&lt;wsp:rsid wsp:val=&quot;7BAB1913&quot;/&gt;&lt;wsp:rsid wsp:val=&quot;7BB6E3D2&quot;/&gt;&lt;wsp:rsid wsp:val=&quot;7BBF2216&quot;/&gt;&lt;wsp:rsid wsp:val=&quot;7BC7BDF1&quot;/&gt;&lt;wsp:rsid wsp:val=&quot;7BD3B06D&quot;/&gt;&lt;wsp:rsid wsp:val=&quot;7BD684B4&quot;/&gt;&lt;wsp:rsid wsp:val=&quot;7BE6844C&quot;/&gt;&lt;wsp:rsid wsp:val=&quot;7BEE64DA&quot;/&gt;&lt;wsp:rsid wsp:val=&quot;7BF30D0F&quot;/&gt;&lt;wsp:rsid wsp:val=&quot;7BFE145A&quot;/&gt;&lt;wsp:rsid wsp:val=&quot;7C0078AD&quot;/&gt;&lt;wsp:rsid wsp:val=&quot;7C0860DA&quot;/&gt;&lt;wsp:rsid wsp:val=&quot;7C1659C0&quot;/&gt;&lt;wsp:rsid wsp:val=&quot;7C17EFC6&quot;/&gt;&lt;wsp:rsid wsp:val=&quot;7C1DFC67&quot;/&gt;&lt;wsp:rsid wsp:val=&quot;7C203FBF&quot;/&gt;&lt;wsp:rsid wsp:val=&quot;7C3371D4&quot;/&gt;&lt;wsp:rsid wsp:val=&quot;7C4FF557&quot;/&gt;&lt;wsp:rsid wsp:val=&quot;7C509E04&quot;/&gt;&lt;wsp:rsid wsp:val=&quot;7C57C3E2&quot;/&gt;&lt;wsp:rsid wsp:val=&quot;7C77D195&quot;/&gt;&lt;wsp:rsid wsp:val=&quot;7C7DC9B5&quot;/&gt;&lt;wsp:rsid wsp:val=&quot;7C8F1B31&quot;/&gt;&lt;wsp:rsid wsp:val=&quot;7C9F1816&quot;/&gt;&lt;wsp:rsid wsp:val=&quot;7CB08430&quot;/&gt;&lt;wsp:rsid wsp:val=&quot;7CFBDF8D&quot;/&gt;&lt;wsp:rsid wsp:val=&quot;7D0BDBB9&quot;/&gt;&lt;wsp:rsid wsp:val=&quot;7D1E8DAF&quot;/&gt;&lt;wsp:rsid wsp:val=&quot;7D2CE450&quot;/&gt;&lt;wsp:rsid wsp:val=&quot;7D3C9B2C&quot;/&gt;&lt;wsp:rsid wsp:val=&quot;7D4A9C40&quot;/&gt;&lt;wsp:rsid wsp:val=&quot;7D4FF23A&quot;/&gt;&lt;wsp:rsid wsp:val=&quot;7D5262CC&quot;/&gt;&lt;wsp:rsid wsp:val=&quot;7D583742&quot;/&gt;&lt;wsp:rsid wsp:val=&quot;7D5D7BE9&quot;/&gt;&lt;wsp:rsid wsp:val=&quot;7D6948E5&quot;/&gt;&lt;wsp:rsid wsp:val=&quot;7D6F8EEC&quot;/&gt;&lt;wsp:rsid wsp:val=&quot;7D710CDE&quot;/&gt;&lt;wsp:rsid wsp:val=&quot;7D754302&quot;/&gt;&lt;wsp:rsid wsp:val=&quot;7D7FD9B7&quot;/&gt;&lt;wsp:rsid wsp:val=&quot;7D94A19C&quot;/&gt;&lt;wsp:rsid wsp:val=&quot;7D98860A&quot;/&gt;&lt;wsp:rsid wsp:val=&quot;7D98938A&quot;/&gt;&lt;wsp:rsid wsp:val=&quot;7D9CA957&quot;/&gt;&lt;wsp:rsid wsp:val=&quot;7DA194D5&quot;/&gt;&lt;wsp:rsid wsp:val=&quot;7DA982B7&quot;/&gt;&lt;wsp:rsid wsp:val=&quot;7DBCED97&quot;/&gt;&lt;wsp:rsid wsp:val=&quot;7DC4FAFE&quot;/&gt;&lt;wsp:rsid wsp:val=&quot;7DCCC457&quot;/&gt;&lt;wsp:rsid wsp:val=&quot;7DF00776&quot;/&gt;&lt;wsp:rsid wsp:val=&quot;7DF24353&quot;/&gt;&lt;wsp:rsid wsp:val=&quot;7DF255CA&quot;/&gt;&lt;wsp:rsid wsp:val=&quot;7DFB50F1&quot;/&gt;&lt;wsp:rsid wsp:val=&quot;7E032FBD&quot;/&gt;&lt;wsp:rsid wsp:val=&quot;7E0DAC36&quot;/&gt;&lt;wsp:rsid wsp:val=&quot;7E23B4FA&quot;/&gt;&lt;wsp:rsid wsp:val=&quot;7E335C6B&quot;/&gt;&lt;wsp:rsid wsp:val=&quot;7E48001C&quot;/&gt;&lt;wsp:rsid wsp:val=&quot;7E49EFF7&quot;/&gt;&lt;wsp:rsid wsp:val=&quot;7E4C3FBD&quot;/&gt;&lt;wsp:rsid wsp:val=&quot;7E4DC4F3&quot;/&gt;&lt;wsp:rsid wsp:val=&quot;7E565375&quot;/&gt;&lt;wsp:rsid wsp:val=&quot;7E59AA26&quot;/&gt;&lt;wsp:rsid wsp:val=&quot;7E677CF9&quot;/&gt;&lt;wsp:rsid wsp:val=&quot;7E703698&quot;/&gt;&lt;wsp:rsid wsp:val=&quot;7E789FD5&quot;/&gt;&lt;wsp:rsid wsp:val=&quot;7E7BC1B3&quot;/&gt;&lt;wsp:rsid wsp:val=&quot;7E7CED15&quot;/&gt;&lt;wsp:rsid wsp:val=&quot;7E7E543B&quot;/&gt;&lt;wsp:rsid wsp:val=&quot;7E97D745&quot;/&gt;&lt;wsp:rsid wsp:val=&quot;7E9E5722&quot;/&gt;&lt;wsp:rsid wsp:val=&quot;7E9EACB6&quot;/&gt;&lt;wsp:rsid wsp:val=&quot;7EBA3565&quot;/&gt;&lt;wsp:rsid wsp:val=&quot;7EC7CD82&quot;/&gt;&lt;wsp:rsid wsp:val=&quot;7ED9091F&quot;/&gt;&lt;wsp:rsid wsp:val=&quot;7EE17EA4&quot;/&gt;&lt;wsp:rsid wsp:val=&quot;7EE88F37&quot;/&gt;&lt;wsp:rsid wsp:val=&quot;7EF649AE&quot;/&gt;&lt;wsp:rsid wsp:val=&quot;7F07A755&quot;/&gt;&lt;wsp:rsid wsp:val=&quot;7F26059C&quot;/&gt;&lt;wsp:rsid wsp:val=&quot;7F2BEEFA&quot;/&gt;&lt;wsp:rsid wsp:val=&quot;7F30278B&quot;/&gt;&lt;wsp:rsid wsp:val=&quot;7F4ED065&quot;/&gt;&lt;wsp:rsid wsp:val=&quot;7F511F8A&quot;/&gt;&lt;wsp:rsid wsp:val=&quot;7F529BE0&quot;/&gt;&lt;wsp:rsid wsp:val=&quot;7F548A31&quot;/&gt;&lt;wsp:rsid wsp:val=&quot;7F58E5B9&quot;/&gt;&lt;wsp:rsid wsp:val=&quot;7F5CB20F&quot;/&gt;&lt;wsp:rsid wsp:val=&quot;7F60B018&quot;/&gt;&lt;wsp:rsid wsp:val=&quot;7F698B33&quot;/&gt;&lt;wsp:rsid wsp:val=&quot;7F782E40&quot;/&gt;&lt;wsp:rsid wsp:val=&quot;7F78584B&quot;/&gt;&lt;wsp:rsid wsp:val=&quot;7F8B31CC&quot;/&gt;&lt;wsp:rsid wsp:val=&quot;7F93FF58&quot;/&gt;&lt;wsp:rsid wsp:val=&quot;7F96507D&quot;/&gt;&lt;wsp:rsid wsp:val=&quot;7F9C4E5D&quot;/&gt;&lt;wsp:rsid wsp:val=&quot;7FBC8836&quot;/&gt;&lt;wsp:rsid wsp:val=&quot;7FBE889A&quot;/&gt;&lt;wsp:rsid wsp:val=&quot;7FCE6BFA&quot;/&gt;&lt;wsp:rsid wsp:val=&quot;7FD21ABC&quot;/&gt;&lt;wsp:rsid wsp:val=&quot;7FD8008F&quot;/&gt;&lt;wsp:rsid wsp:val=&quot;7FDA4F5C&quot;/&gt;&lt;wsp:rsid wsp:val=&quot;7FFD8CF1&quot;/&gt;&lt;/wsp:rsids&gt;&lt;/w:docPr&gt;&lt;w:body&gt;&lt;wx:sect&gt;&lt;w:p wsp:rsidR=&quot;00000000&quot; wsp:rsidRDefault=&quot;00166E73&quot; wsp:rsidP=&quot;00166E73&quot;&gt;&lt;m:oMathPara&gt;&lt;m:oMath&gt;&lt;m:r&gt;&lt;w:rPr&gt;&lt;w:rFonts w:ascii=&quot;Cambria Math&quot; w:h-ansi=&quot;Cambria Math&quot;/&gt;&lt;wx:font wx:val=&quot;Cambria Math&quot;/&gt;&lt;w:i/&gt;&lt;/w:rPr&gt;&lt;m:t&gt;NB&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lt;/m:t&gt;&lt;/m:r&gt;&lt;/m:e&gt;&lt;/m:d&gt;&lt;/m:oMath&gt;&lt;/m:oMathPara&gt;&lt;/w:p&gt;&lt;atw:sectPr wsp:rsidR=&quot;00000000&quot;&gt;&lt;w:pgSz w:w=&quot;12240&quot; w:h=&quot;15840&quot;/&gt;&lt;w:pgMar w:top=&quot;1701&quot; w:right=&quot;1440&quot; w:bottom=&quot;1440&quot; w:left=&quot;1440&quot; w:header=&quot;720&quot; w:footer=&quot;720&quot; w:gutter=&quot;0&quot;/&gt;&lt;w:cols w:space=&quot;720&quot;/&gt;&lt;/w:sectPr&gt;&lt;/wx:sect&gt;&lt;/w:body&gt;&lt;/w:wordDocument&gt;">
            <v:imagedata r:id="rId8" o:title="" chromakey="white"/>
          </v:shape>
        </w:pict>
      </w:r>
      <w:r w:rsidR="00402169" w:rsidRPr="00F01693">
        <w:fldChar w:fldCharType="end"/>
      </w:r>
      <w:r w:rsidR="007308B5" w:rsidRPr="00F01693">
        <w:t xml:space="preserve"> </w:t>
      </w:r>
      <w:r w:rsidR="00733CF6" w:rsidRPr="00F01693">
        <w:t>denote</w:t>
      </w:r>
      <w:r w:rsidR="007308B5" w:rsidRPr="00F01693">
        <w:t xml:space="preserve">s the negative binomial regression distribution with mean </w:t>
      </w:r>
      <m:oMath>
        <m:r>
          <w:rPr>
            <w:rFonts w:ascii="Cambria Math" w:hAnsi="Cambria Math"/>
          </w:rPr>
          <m:t>μ</m:t>
        </m:r>
      </m:oMath>
      <w:r w:rsidR="007308B5" w:rsidRPr="00F01693">
        <w:t xml:space="preserve"> and dispersion </w:t>
      </w:r>
      <m:oMath>
        <m:r>
          <w:rPr>
            <w:rFonts w:ascii="Cambria Math" w:hAnsi="Cambria Math"/>
          </w:rPr>
          <m:t>γ</m:t>
        </m:r>
      </m:oMath>
      <w:r w:rsidR="00BB17D7" w:rsidRPr="00F01693">
        <w:t xml:space="preserve">, </w:t>
      </w:r>
      <w:r w:rsidR="008959C7" w:rsidRPr="00F01693">
        <w:t>or</w:t>
      </w:r>
      <w:r w:rsidR="00BB17D7" w:rsidRPr="00F01693">
        <w:t xml:space="preserve"> how much predicted values fluctuate relative to </w:t>
      </w:r>
      <m:oMath>
        <m:r>
          <w:rPr>
            <w:rFonts w:ascii="Cambria Math" w:hAnsi="Cambria Math"/>
          </w:rPr>
          <m:t>μ</m:t>
        </m:r>
      </m:oMath>
      <w:r w:rsidR="00723C3C" w:rsidRPr="00F01693">
        <w:t>.</w:t>
      </w:r>
      <w:r w:rsidR="00BB17D7" w:rsidRPr="00F01693">
        <w:t xml:space="preserve"> </w:t>
      </w:r>
      <w:r w:rsidR="007F17FB" w:rsidRPr="00F01693">
        <w:t>We run the NBM four times: without and with accessibility measures, and without and with the spatial lag effects.</w:t>
      </w:r>
      <w:r w:rsidR="007C53B0" w:rsidRPr="00F01693">
        <w:t xml:space="preserve"> Moran’s coefficient is used to assess how well each of the four models account for spatial autocorrelation, and measure the residual spatial dependency.</w:t>
      </w:r>
    </w:p>
    <w:p w14:paraId="02EF37C5" w14:textId="77777777" w:rsidR="00743FE0" w:rsidRPr="00F01693" w:rsidRDefault="00743FE0" w:rsidP="00F01693"/>
    <w:p w14:paraId="2E3B2582" w14:textId="0D84787C" w:rsidR="00BB7988" w:rsidRPr="00F01693" w:rsidRDefault="009215B7" w:rsidP="00F01693">
      <w:r w:rsidRPr="00F01693">
        <w:t xml:space="preserve">We next </w:t>
      </w:r>
      <w:r w:rsidR="00456F02" w:rsidRPr="00F01693">
        <w:t>replicate</w:t>
      </w:r>
      <w:r w:rsidR="00CE559B" w:rsidRPr="00F01693">
        <w:t xml:space="preserve"> a spatial modelling approach </w:t>
      </w:r>
      <w:r w:rsidR="00FA2D2B" w:rsidRPr="00F01693">
        <w:t xml:space="preserve">that </w:t>
      </w:r>
      <w:r w:rsidR="003B6110" w:rsidRPr="00F01693">
        <w:t xml:space="preserve">simultaneously </w:t>
      </w:r>
      <w:r w:rsidR="00B83126" w:rsidRPr="00F01693">
        <w:t>estimate</w:t>
      </w:r>
      <w:r w:rsidR="00FA2D2B" w:rsidRPr="00F01693">
        <w:t>s</w:t>
      </w:r>
      <w:r w:rsidR="0038460A" w:rsidRPr="00F01693">
        <w:t xml:space="preserve"> </w:t>
      </w:r>
      <w:r w:rsidR="00B83126" w:rsidRPr="00F01693">
        <w:t xml:space="preserve">regression coefficients </w:t>
      </w:r>
      <w:r w:rsidR="00F90630" w:rsidRPr="00F01693">
        <w:t xml:space="preserve">and </w:t>
      </w:r>
      <w:r w:rsidR="00D013AB" w:rsidRPr="00F01693">
        <w:t>account</w:t>
      </w:r>
      <w:r w:rsidR="003B6110" w:rsidRPr="00F01693">
        <w:t>s</w:t>
      </w:r>
      <w:r w:rsidR="00D013AB" w:rsidRPr="00F01693">
        <w:t xml:space="preserve"> for </w:t>
      </w:r>
      <w:r w:rsidR="00E551EE" w:rsidRPr="00F01693">
        <w:t>patterns</w:t>
      </w:r>
      <w:r w:rsidR="00E37186" w:rsidRPr="00F01693">
        <w:t xml:space="preserve"> of </w:t>
      </w:r>
      <w:r w:rsidR="00DC7C36" w:rsidRPr="00F01693">
        <w:t xml:space="preserve">spatial dependence </w:t>
      </w:r>
      <w:r w:rsidR="00456F02" w:rsidRPr="00F01693">
        <w:t>(</w:t>
      </w:r>
      <w:proofErr w:type="spellStart"/>
      <w:r w:rsidR="00E37186" w:rsidRPr="00F01693">
        <w:t>S</w:t>
      </w:r>
      <w:r w:rsidR="00E37186" w:rsidRPr="00F01693">
        <w:rPr>
          <w:noProof/>
        </w:rPr>
        <w:t>ugasawa</w:t>
      </w:r>
      <w:proofErr w:type="spellEnd"/>
      <w:r w:rsidR="00E37186" w:rsidRPr="00F01693">
        <w:rPr>
          <w:noProof/>
        </w:rPr>
        <w:t xml:space="preserve"> and Murakami</w:t>
      </w:r>
      <w:r w:rsidR="00456F02" w:rsidRPr="00F01693">
        <w:rPr>
          <w:noProof/>
        </w:rPr>
        <w:t>,</w:t>
      </w:r>
      <w:r w:rsidR="00E37186" w:rsidRPr="00F01693">
        <w:rPr>
          <w:noProof/>
        </w:rPr>
        <w:t xml:space="preserve"> 2021)</w:t>
      </w:r>
      <w:r w:rsidR="00E54C46" w:rsidRPr="00F01693">
        <w:rPr>
          <w:rStyle w:val="FootnoteReference"/>
        </w:rPr>
        <w:footnoteReference w:id="8"/>
      </w:r>
      <w:r w:rsidR="00C90B1A" w:rsidRPr="00F01693">
        <w:rPr>
          <w:noProof/>
        </w:rPr>
        <w:t xml:space="preserve">. </w:t>
      </w:r>
      <w:r w:rsidR="00B1054C" w:rsidRPr="00F01693">
        <w:t>S</w:t>
      </w:r>
      <w:r w:rsidR="00160875" w:rsidRPr="00F01693">
        <w:t xml:space="preserve">patially clustered regression (SCR) and </w:t>
      </w:r>
      <w:r w:rsidR="00B1054C" w:rsidRPr="00F01693">
        <w:t xml:space="preserve">spatially fuzzy clustered regression </w:t>
      </w:r>
      <w:r w:rsidR="00392A7C" w:rsidRPr="00F01693">
        <w:t>(SFCR)</w:t>
      </w:r>
      <w:r w:rsidR="00BB7988" w:rsidRPr="00F01693">
        <w:t xml:space="preserve"> </w:t>
      </w:r>
      <w:r w:rsidR="004A54CE" w:rsidRPr="00F01693">
        <w:t xml:space="preserve">models capture complex spatial relationships </w:t>
      </w:r>
      <w:r w:rsidR="008959C7" w:rsidRPr="00F01693">
        <w:t>all</w:t>
      </w:r>
      <w:r w:rsidR="00C7566D" w:rsidRPr="00F01693">
        <w:t xml:space="preserve"> twelve significant covariates from the NBM to </w:t>
      </w:r>
      <w:r w:rsidR="008959C7" w:rsidRPr="00F01693">
        <w:t>estimate</w:t>
      </w:r>
      <w:r w:rsidR="00C7566D" w:rsidRPr="00F01693">
        <w:t xml:space="preserve"> clusters </w:t>
      </w:r>
      <w:r w:rsidR="003B6110" w:rsidRPr="00F01693">
        <w:t xml:space="preserve">of MSOAs </w:t>
      </w:r>
      <w:r w:rsidR="008959C7" w:rsidRPr="00F01693">
        <w:t xml:space="preserve">with </w:t>
      </w:r>
      <w:r w:rsidR="00C7566D" w:rsidRPr="00F01693">
        <w:t>single</w:t>
      </w:r>
      <w:r w:rsidR="008959C7" w:rsidRPr="00F01693">
        <w:t>, geographically smoothed</w:t>
      </w:r>
      <w:r w:rsidR="00C7566D" w:rsidRPr="00F01693">
        <w:t xml:space="preserve"> coefficients for each covariate for each of the clusters</w:t>
      </w:r>
      <w:r w:rsidR="00945C71" w:rsidRPr="00F01693">
        <w:t xml:space="preserve"> </w:t>
      </w:r>
      <w:r w:rsidR="00C7566D" w:rsidRPr="00F01693">
        <w:rPr>
          <w:noProof/>
        </w:rPr>
        <w:t>(Lee et al., 2021).</w:t>
      </w:r>
      <w:r w:rsidR="00742B5E" w:rsidRPr="00F01693">
        <w:t xml:space="preserve"> </w:t>
      </w:r>
      <w:r w:rsidR="008F6AB1" w:rsidRPr="00F01693">
        <w:t xml:space="preserve">This approach </w:t>
      </w:r>
      <w:r w:rsidR="003875A5" w:rsidRPr="00F01693">
        <w:t>assume</w:t>
      </w:r>
      <w:r w:rsidR="00C71107" w:rsidRPr="00F01693">
        <w:t xml:space="preserve">s that the </w:t>
      </w:r>
      <w:r w:rsidR="00BB7988" w:rsidRPr="00F01693">
        <w:t xml:space="preserve">geographically neighbouring locations are likely to belong to the same </w:t>
      </w:r>
      <w:r w:rsidR="001E51F7" w:rsidRPr="00F01693">
        <w:t>clusters</w:t>
      </w:r>
      <w:r w:rsidR="00DC7C36" w:rsidRPr="00F01693">
        <w:t xml:space="preserve">, </w:t>
      </w:r>
      <w:r w:rsidR="003B566D" w:rsidRPr="00F01693">
        <w:t>thus</w:t>
      </w:r>
      <w:r w:rsidR="00DC7C36" w:rsidRPr="00F01693">
        <w:t xml:space="preserve"> </w:t>
      </w:r>
      <w:r w:rsidR="00F416E8" w:rsidRPr="00F01693">
        <w:t>account</w:t>
      </w:r>
      <w:r w:rsidR="003B566D" w:rsidRPr="00F01693">
        <w:t>ing</w:t>
      </w:r>
      <w:r w:rsidR="00F416E8" w:rsidRPr="00F01693">
        <w:t xml:space="preserve"> for</w:t>
      </w:r>
      <w:r w:rsidR="00DC7C36" w:rsidRPr="00F01693">
        <w:t xml:space="preserve"> </w:t>
      </w:r>
      <w:r w:rsidR="003B566D" w:rsidRPr="00F01693">
        <w:t xml:space="preserve">the </w:t>
      </w:r>
      <w:r w:rsidR="00DC7C36" w:rsidRPr="00F01693">
        <w:t xml:space="preserve">spatial dependence </w:t>
      </w:r>
      <w:r w:rsidR="00A21CC8" w:rsidRPr="00F01693">
        <w:t>of first dose vaccination uptake across England in people aged 25-50</w:t>
      </w:r>
      <w:r w:rsidR="003B566D" w:rsidRPr="00F01693">
        <w:t>.</w:t>
      </w:r>
      <w:r w:rsidR="00A21CC8" w:rsidRPr="00F01693">
        <w:t xml:space="preserve"> </w:t>
      </w:r>
      <w:r w:rsidR="003B566D" w:rsidRPr="00F01693">
        <w:t>It also allows for both</w:t>
      </w:r>
      <w:r w:rsidR="00A21CC8" w:rsidRPr="00F01693">
        <w:t xml:space="preserve"> spatial heterogeneity in the relationship of socio-demographic factors and accessibility to vaccination services</w:t>
      </w:r>
      <w:r w:rsidR="003B566D" w:rsidRPr="00F01693">
        <w:t xml:space="preserve"> or</w:t>
      </w:r>
      <w:r w:rsidR="00F70CD5" w:rsidRPr="00F01693">
        <w:t xml:space="preserve"> cluster</w:t>
      </w:r>
      <w:r w:rsidR="003B566D" w:rsidRPr="00F01693">
        <w:t>ing</w:t>
      </w:r>
      <w:r w:rsidR="00F70CD5" w:rsidRPr="00F01693">
        <w:t xml:space="preserve"> if </w:t>
      </w:r>
      <w:r w:rsidR="003B566D" w:rsidRPr="00F01693">
        <w:t xml:space="preserve">MSOAs </w:t>
      </w:r>
      <w:r w:rsidR="00F70CD5" w:rsidRPr="00F01693">
        <w:t>are</w:t>
      </w:r>
      <w:r w:rsidR="00F416E8" w:rsidRPr="00F01693">
        <w:t xml:space="preserve"> similar statistically for other reasons</w:t>
      </w:r>
      <w:r w:rsidR="00BB7988" w:rsidRPr="00F01693">
        <w:t>.</w:t>
      </w:r>
      <w:r w:rsidR="00C7566D" w:rsidRPr="00F01693">
        <w:t xml:space="preserve"> </w:t>
      </w:r>
      <w:r w:rsidR="00945C71" w:rsidRPr="00F01693">
        <w:t>We estimate our</w:t>
      </w:r>
      <w:r w:rsidR="00C7566D" w:rsidRPr="00F01693">
        <w:t xml:space="preserve"> SFCR using </w:t>
      </w:r>
      <w:r w:rsidR="00D31BD4" w:rsidRPr="00F01693">
        <w:t xml:space="preserve">Equation </w:t>
      </w:r>
      <w:r w:rsidR="00D31BD4" w:rsidRPr="00F01693">
        <w:fldChar w:fldCharType="begin" w:fldLock="1"/>
      </w:r>
      <w:r w:rsidR="00D31BD4" w:rsidRPr="00F01693">
        <w:instrText xml:space="preserve"> REF _Ref93397725 \h </w:instrText>
      </w:r>
      <w:r w:rsidR="000B077D" w:rsidRPr="00F01693">
        <w:instrText xml:space="preserve"> \* MERGEFORMAT </w:instrText>
      </w:r>
      <w:r w:rsidR="00D31BD4" w:rsidRPr="00F01693">
        <w:fldChar w:fldCharType="separate"/>
      </w:r>
      <w:r w:rsidR="000E299A" w:rsidRPr="00F01693">
        <w:rPr>
          <w:noProof/>
        </w:rPr>
        <w:t>2</w:t>
      </w:r>
      <w:r w:rsidR="00D31BD4" w:rsidRPr="00F01693">
        <w:fldChar w:fldCharType="end"/>
      </w:r>
      <w:r w:rsidR="00DC7C36" w:rsidRPr="00F01693">
        <w:t>:</w:t>
      </w:r>
    </w:p>
    <w:p w14:paraId="2E1AB4C3" w14:textId="77777777" w:rsidR="00BB7988" w:rsidRPr="00F01693" w:rsidRDefault="00BB7988" w:rsidP="00F01693"/>
    <w:tbl>
      <w:tblPr>
        <w:tblW w:w="5000" w:type="pct"/>
        <w:tblLook w:val="04A0" w:firstRow="1" w:lastRow="0" w:firstColumn="1" w:lastColumn="0" w:noHBand="0" w:noVBand="1"/>
      </w:tblPr>
      <w:tblGrid>
        <w:gridCol w:w="7807"/>
        <w:gridCol w:w="1219"/>
      </w:tblGrid>
      <w:tr w:rsidR="00BB7988" w:rsidRPr="00F01693" w14:paraId="7807FF86" w14:textId="77777777" w:rsidTr="00402169">
        <w:tc>
          <w:tcPr>
            <w:tcW w:w="4325" w:type="pct"/>
            <w:shd w:val="clear" w:color="auto" w:fill="auto"/>
          </w:tcPr>
          <w:p w14:paraId="519560B9" w14:textId="77777777" w:rsidR="00BB7988" w:rsidRPr="00F01693" w:rsidRDefault="00392796" w:rsidP="00F01693">
            <w:pPr>
              <w:jc w:val="center"/>
              <w:rPr>
                <w:b/>
                <w:bCs/>
              </w:rPr>
            </w:pPr>
            <w:r w:rsidRPr="00F01693">
              <w:pict w14:anchorId="0045C2CF">
                <v:shape id="_x0000_i1027" type="#_x0000_t75" style="width:245.2pt;height:17.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allowPNG/&gt;&lt;w:savePreviewPicture/&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docVars&gt;&lt;w:docVar w:name=&quot;__Grammarly_42____i&quot; w:val=&quot;H4sIAAAAAAAEAKtWckksSQxILCpxzi/NK1GyMqwFAAEhoTITAAAA&quot;/&gt;&lt;w:docVar w:name=&quot;__Grammarly_42___1&quot; w:val=&quot;H4sIAAAAAAAEAKtWcslP9kxRslIyNDayMDEzMzQyMjUxtDA3MzJS0lEKTi0uzszPAykwtqwFAKnQulwtAAAA&quot;/&gt;&lt;/w:docVars&gt;&lt;wsp:rsids&gt;&lt;wsp:rsidRoot wsp:val=&quot;00046CE5&quot;/&gt;&lt;wsp:rsid wsp:val=&quot;000001DF&quot;/&gt;&lt;wsp:rsid wsp:val=&quot;000002A7&quot;/&gt;&lt;wsp:rsid wsp:val=&quot;00001460&quot;/&gt;&lt;wsp:rsid wsp:val=&quot;0000155B&quot;/&gt;&lt;wsp:rsid wsp:val=&quot;00003ED3&quot;/&gt;&lt;wsp:rsid wsp:val=&quot;00004826&quot;/&gt;&lt;wsp:rsid wsp:val=&quot;000048B5&quot;/&gt;&lt;wsp:rsid wsp:val=&quot;000049D7&quot;/&gt;&lt;wsp:rsid wsp:val=&quot;00005BA4&quot;/&gt;&lt;wsp:rsid wsp:val=&quot;00005BD8&quot;/&gt;&lt;wsp:rsid wsp:val=&quot;00005DB4&quot;/&gt;&lt;wsp:rsid wsp:val=&quot;00006473&quot;/&gt;&lt;wsp:rsid wsp:val=&quot;00007079&quot;/&gt;&lt;wsp:rsid wsp:val=&quot;000072FF&quot;/&gt;&lt;wsp:rsid wsp:val=&quot;00007E04&quot;/&gt;&lt;wsp:rsid wsp:val=&quot;0000E4D6&quot;/&gt;&lt;wsp:rsid wsp:val=&quot;000102EB&quot;/&gt;&lt;wsp:rsid wsp:val=&quot;000104CC&quot;/&gt;&lt;wsp:rsid wsp:val=&quot;0001116A&quot;/&gt;&lt;wsp:rsid wsp:val=&quot;00012181&quot;/&gt;&lt;wsp:rsid wsp:val=&quot;000128C2&quot;/&gt;&lt;wsp:rsid wsp:val=&quot;00013609&quot;/&gt;&lt;wsp:rsid wsp:val=&quot;000140A3&quot;/&gt;&lt;wsp:rsid wsp:val=&quot;00015EA2&quot;/&gt;&lt;wsp:rsid wsp:val=&quot;000161E4&quot;/&gt;&lt;wsp:rsid wsp:val=&quot;000164B5&quot;/&gt;&lt;wsp:rsid wsp:val=&quot;0001655A&quot;/&gt;&lt;wsp:rsid wsp:val=&quot;00016BF0&quot;/&gt;&lt;wsp:rsid wsp:val=&quot;0001777F&quot;/&gt;&lt;wsp:rsid wsp:val=&quot;00017EB1&quot;/&gt;&lt;wsp:rsid wsp:val=&quot;000218FF&quot;/&gt;&lt;wsp:rsid wsp:val=&quot;00021EE8&quot;/&gt;&lt;wsp:rsid wsp:val=&quot;000221D2&quot;/&gt;&lt;wsp:rsid wsp:val=&quot;00022EB5&quot;/&gt;&lt;wsp:rsid wsp:val=&quot;000232C5&quot;/&gt;&lt;wsp:rsid wsp:val=&quot;000232EF&quot;/&gt;&lt;wsp:rsid wsp:val=&quot;00025A56&quot;/&gt;&lt;wsp:rsid wsp:val=&quot;00026410&quot;/&gt;&lt;wsp:rsid wsp:val=&quot;00026BFC&quot;/&gt;&lt;wsp:rsid wsp:val=&quot;00026C68&quot;/&gt;&lt;wsp:rsid wsp:val=&quot;00026DE0&quot;/&gt;&lt;wsp:rsid wsp:val=&quot;00027139&quot;/&gt;&lt;wsp:rsid wsp:val=&quot;000278DE&quot;/&gt;&lt;wsp:rsid wsp:val=&quot;00031B38&quot;/&gt;&lt;wsp:rsid wsp:val=&quot;000322EC&quot;/&gt;&lt;wsp:rsid wsp:val=&quot;000324DF&quot;/&gt;&lt;wsp:rsid wsp:val=&quot;00033536&quot;/&gt;&lt;wsp:rsid wsp:val=&quot;00034D1C&quot;/&gt;&lt;wsp:rsid wsp:val=&quot;00034DFC&quot;/&gt;&lt;wsp:rsid wsp:val=&quot;000357DF&quot;/&gt;&lt;wsp:rsid wsp:val=&quot;00036B08&quot;/&gt;&lt;wsp:rsid wsp:val=&quot;00036D05&quot;/&gt;&lt;wsp:rsid wsp:val=&quot;0003723A&quot;/&gt;&lt;wsp:rsid wsp:val=&quot;00037739&quot;/&gt;&lt;wsp:rsid wsp:val=&quot;00039C30&quot;/&gt;&lt;wsp:rsid wsp:val=&quot;00043EA1&quot;/&gt;&lt;wsp:rsid wsp:val=&quot;0004471D&quot;/&gt;&lt;wsp:rsid wsp:val=&quot;00044D86&quot;/&gt;&lt;wsp:rsid wsp:val=&quot;0004664C&quot;/&gt;&lt;wsp:rsid wsp:val=&quot;00046CE5&quot;/&gt;&lt;wsp:rsid wsp:val=&quot;00047116&quot;/&gt;&lt;wsp:rsid wsp:val=&quot;000512F9&quot;/&gt;&lt;wsp:rsid wsp:val=&quot;00051B14&quot;/&gt;&lt;wsp:rsid wsp:val=&quot;0005238E&quot;/&gt;&lt;wsp:rsid wsp:val=&quot;0005307F&quot;/&gt;&lt;wsp:rsid wsp:val=&quot;00053D9F&quot;/&gt;&lt;wsp:rsid wsp:val=&quot;000570BB&quot;/&gt;&lt;wsp:rsid wsp:val=&quot;00057125&quot;/&gt;&lt;wsp:rsid wsp:val=&quot;000571AC&quot;/&gt;&lt;wsp:rsid wsp:val=&quot;00057CE5&quot;/&gt;&lt;wsp:rsid wsp:val=&quot;000604BE&quot;/&gt;&lt;wsp:rsid wsp:val=&quot;000611AB&quot;/&gt;&lt;wsp:rsid wsp:val=&quot;00061BDF&quot;/&gt;&lt;wsp:rsid wsp:val=&quot;0006316C&quot;/&gt;&lt;wsp:rsid wsp:val=&quot;00063686&quot;/&gt;&lt;wsp:rsid wsp:val=&quot;00064626&quot;/&gt;&lt;wsp:rsid wsp:val=&quot;00064640&quot;/&gt;&lt;wsp:rsid wsp:val=&quot;000649D5&quot;/&gt;&lt;wsp:rsid wsp:val=&quot;00064AAB&quot;/&gt;&lt;wsp:rsid wsp:val=&quot;00065861&quot;/&gt;&lt;wsp:rsid wsp:val=&quot;00066296&quot;/&gt;&lt;wsp:rsid wsp:val=&quot;00067299&quot;/&gt;&lt;wsp:rsid wsp:val=&quot;00067CBF&quot;/&gt;&lt;wsp:rsid wsp:val=&quot;0007018C&quot;/&gt;&lt;wsp:rsid wsp:val=&quot;00070863&quot;/&gt;&lt;wsp:rsid wsp:val=&quot;00071011&quot;/&gt;&lt;wsp:rsid wsp:val=&quot;00073124&quot;/&gt;&lt;wsp:rsid wsp:val=&quot;0007326D&quot;/&gt;&lt;wsp:rsid wsp:val=&quot;000733A4&quot;/&gt;&lt;wsp:rsid wsp:val=&quot;0008217B&quot;/&gt;&lt;wsp:rsid wsp:val=&quot;00082F05&quot;/&gt;&lt;wsp:rsid wsp:val=&quot;0008314E&quot;/&gt;&lt;wsp:rsid wsp:val=&quot;00083906&quot;/&gt;&lt;wsp:rsid wsp:val=&quot;00084C33&quot;/&gt;&lt;wsp:rsid wsp:val=&quot;0008608D&quot;/&gt;&lt;wsp:rsid wsp:val=&quot;000868EE&quot;/&gt;&lt;wsp:rsid wsp:val=&quot;00086EAA&quot;/&gt;&lt;wsp:rsid wsp:val=&quot;00086FD2&quot;/&gt;&lt;wsp:rsid wsp:val=&quot;000915C5&quot;/&gt;&lt;wsp:rsid wsp:val=&quot;0009171E&quot;/&gt;&lt;wsp:rsid wsp:val=&quot;00091F68&quot;/&gt;&lt;wsp:rsid wsp:val=&quot;00092F05&quot;/&gt;&lt;wsp:rsid wsp:val=&quot;0009308F&quot;/&gt;&lt;wsp:rsid wsp:val=&quot;00093D99&quot;/&gt;&lt;wsp:rsid wsp:val=&quot;00094278&quot;/&gt;&lt;wsp:rsid wsp:val=&quot;00094BCD&quot;/&gt;&lt;wsp:rsid wsp:val=&quot;00094D2B&quot;/&gt;&lt;wsp:rsid wsp:val=&quot;000965BD&quot;/&gt;&lt;wsp:rsid wsp:val=&quot;00096AEB&quot;/&gt;&lt;wsp:rsid wsp:val=&quot;00096C7D&quot;/&gt;&lt;wsp:rsid wsp:val=&quot;000A0097&quot;/&gt;&lt;wsp:rsid wsp:val=&quot;000A01F2&quot;/&gt;&lt;wsp:rsid wsp:val=&quot;000A0656&quot;/&gt;&lt;wsp:rsid wsp:val=&quot;000A1139&quot;/&gt;&lt;wsp:rsid wsp:val=&quot;000A1E65&quot;/&gt;&lt;wsp:rsid wsp:val=&quot;000A5700&quot;/&gt;&lt;wsp:rsid wsp:val=&quot;000A5F4E&quot;/&gt;&lt;wsp:rsid wsp:val=&quot;000A6249&quot;/&gt;&lt;wsp:rsid wsp:val=&quot;000A65D0&quot;/&gt;&lt;wsp:rsid wsp:val=&quot;000A6E48&quot;/&gt;&lt;wsp:rsid wsp:val=&quot;000A7358&quot;/&gt;&lt;wsp:rsid wsp:val=&quot;000B0332&quot;/&gt;&lt;wsp:rsid wsp:val=&quot;000B03A0&quot;/&gt;&lt;wsp:rsid wsp:val=&quot;000B051E&quot;/&gt;&lt;wsp:rsid wsp:val=&quot;000B077D&quot;/&gt;&lt;wsp:rsid wsp:val=&quot;000B092B&quot;/&gt;&lt;wsp:rsid wsp:val=&quot;000B0B0C&quot;/&gt;&lt;wsp:rsid wsp:val=&quot;000B0CF6&quot;/&gt;&lt;wsp:rsid wsp:val=&quot;000B12E2&quot;/&gt;&lt;wsp:rsid wsp:val=&quot;000B137A&quot;/&gt;&lt;wsp:rsid wsp:val=&quot;000B2CE3&quot;/&gt;&lt;wsp:rsid wsp:val=&quot;000B53C8&quot;/&gt;&lt;wsp:rsid wsp:val=&quot;000B5BD7&quot;/&gt;&lt;wsp:rsid wsp:val=&quot;000B6F1C&quot;/&gt;&lt;wsp:rsid wsp:val=&quot;000B7585&quot;/&gt;&lt;wsp:rsid wsp:val=&quot;000C04AE&quot;/&gt;&lt;wsp:rsid wsp:val=&quot;000C0A12&quot;/&gt;&lt;wsp:rsid wsp:val=&quot;000C0DDB&quot;/&gt;&lt;wsp:rsid wsp:val=&quot;000C176B&quot;/&gt;&lt;wsp:rsid wsp:val=&quot;000C1949&quot;/&gt;&lt;wsp:rsid wsp:val=&quot;000C1C59&quot;/&gt;&lt;wsp:rsid wsp:val=&quot;000C2BBA&quot;/&gt;&lt;wsp:rsid wsp:val=&quot;000C317B&quot;/&gt;&lt;wsp:rsid wsp:val=&quot;000C3917&quot;/&gt;&lt;wsp:rsid wsp:val=&quot;000C65CE&quot;/&gt;&lt;wsp:rsid wsp:val=&quot;000C7D59&quot;/&gt;&lt;wsp:rsid wsp:val=&quot;000D0998&quot;/&gt;&lt;wsp:rsid wsp:val=&quot;000D1D73&quot;/&gt;&lt;wsp:rsid wsp:val=&quot;000D2446&quot;/&gt;&lt;wsp:rsid wsp:val=&quot;000D5CE2&quot;/&gt;&lt;wsp:rsid wsp:val=&quot;000D5F3C&quot;/&gt;&lt;wsp:rsid wsp:val=&quot;000D6BDE&quot;/&gt;&lt;wsp:rsid wsp:val=&quot;000D7EFB&quot;/&gt;&lt;wsp:rsid wsp:val=&quot;000E0A63&quot;/&gt;&lt;wsp:rsid wsp:val=&quot;000E1FEA&quot;/&gt;&lt;wsp:rsid wsp:val=&quot;000E299A&quot;/&gt;&lt;wsp:rsid wsp:val=&quot;000E34A2&quot;/&gt;&lt;wsp:rsid wsp:val=&quot;000E3C4D&quot;/&gt;&lt;wsp:rsid wsp:val=&quot;000E421A&quot;/&gt;&lt;wsp:rsid wsp:val=&quot;000E4224&quot;/&gt;&lt;wsp:rsid wsp:val=&quot;000E4587&quot;/&gt;&lt;wsp:rsid wsp:val=&quot;000E4AAD&quot;/&gt;&lt;wsp:rsid wsp:val=&quot;000E5E74&quot;/&gt;&lt;wsp:rsid wsp:val=&quot;000E666F&quot;/&gt;&lt;wsp:rsid wsp:val=&quot;000E6742&quot;/&gt;&lt;wsp:rsid wsp:val=&quot;000E69ED&quot;/&gt;&lt;wsp:rsid wsp:val=&quot;000E705C&quot;/&gt;&lt;wsp:rsid wsp:val=&quot;000F00E6&quot;/&gt;&lt;wsp:rsid wsp:val=&quot;000F06E6&quot;/&gt;&lt;wsp:rsid wsp:val=&quot;000F16E6&quot;/&gt;&lt;wsp:rsid wsp:val=&quot;000F1836&quot;/&gt;&lt;wsp:rsid wsp:val=&quot;000F1FF8&quot;/&gt;&lt;wsp:rsid wsp:val=&quot;000F221B&quot;/&gt;&lt;wsp:rsid wsp:val=&quot;000F2A3D&quot;/&gt;&lt;wsp:rsid wsp:val=&quot;000F2ADA&quot;/&gt;&lt;wsp:rsid wsp:val=&quot;000F2B8B&quot;/&gt;&lt;wsp:rsid wsp:val=&quot;000F3869&quot;/&gt;&lt;wsp:rsid wsp:val=&quot;000F527A&quot;/&gt;&lt;wsp:rsid wsp:val=&quot;000F5796&quot;/&gt;&lt;wsp:rsid wsp:val=&quot;000F5D81&quot;/&gt;&lt;wsp:rsid wsp:val=&quot;000F67D9&quot;/&gt;&lt;wsp:rsid wsp:val=&quot;000F6BF5&quot;/&gt;&lt;wsp:rsid wsp:val=&quot;000F714F&quot;/&gt;&lt;wsp:rsid wsp:val=&quot;000F771B&quot;/&gt;&lt;wsp:rsid wsp:val=&quot;000F7ADF&quot;/&gt;&lt;wsp:rsid wsp:val=&quot;000F7E61&quot;/&gt;&lt;wsp:rsid wsp:val=&quot;000F7F9B&quot;/&gt;&lt;wsp:rsid wsp:val=&quot;001004BA&quot;/&gt;&lt;wsp:rsid wsp:val=&quot;0010113C&quot;/&gt;&lt;wsp:rsid wsp:val=&quot;0010146B&quot;/&gt;&lt;wsp:rsid wsp:val=&quot;00102558&quot;/&gt;&lt;wsp:rsid wsp:val=&quot;00102F19&quot;/&gt;&lt;wsp:rsid wsp:val=&quot;00103DDE&quot;/&gt;&lt;wsp:rsid wsp:val=&quot;001046B9&quot;/&gt;&lt;wsp:rsid wsp:val=&quot;0010593A&quot;/&gt;&lt;wsp:rsid wsp:val=&quot;001062BB&quot;/&gt;&lt;wsp:rsid wsp:val=&quot;001062E3&quot;/&gt;&lt;wsp:rsid wsp:val=&quot;00111699&quot;/&gt;&lt;wsp:rsid wsp:val=&quot;00111EC5&quot;/&gt;&lt;wsp:rsid wsp:val=&quot;001120E1&quot;/&gt;&lt;wsp:rsid wsp:val=&quot;00112B80&quot;/&gt;&lt;wsp:rsid wsp:val=&quot;001130AA&quot;/&gt;&lt;wsp:rsid wsp:val=&quot;0011666A&quot;/&gt;&lt;wsp:rsid wsp:val=&quot;00116E99&quot;/&gt;&lt;wsp:rsid wsp:val=&quot;001170EE&quot;/&gt;&lt;wsp:rsid wsp:val=&quot;00117230&quot;/&gt;&lt;wsp:rsid wsp:val=&quot;00117298&quot;/&gt;&lt;wsp:rsid wsp:val=&quot;001178B4&quot;/&gt;&lt;wsp:rsid wsp:val=&quot;00117C52&quot;/&gt;&lt;wsp:rsid wsp:val=&quot;00117CEE&quot;/&gt;&lt;wsp:rsid wsp:val=&quot;0012092E&quot;/&gt;&lt;wsp:rsid wsp:val=&quot;001218D1&quot;/&gt;&lt;wsp:rsid wsp:val=&quot;001224BA&quot;/&gt;&lt;wsp:rsid wsp:val=&quot;00123015&quot;/&gt;&lt;wsp:rsid wsp:val=&quot;00126EFF&quot;/&gt;&lt;wsp:rsid wsp:val=&quot;0013168A&quot;/&gt;&lt;wsp:rsid wsp:val=&quot;00131A53&quot;/&gt;&lt;wsp:rsid wsp:val=&quot;00131D8B&quot;/&gt;&lt;wsp:rsid wsp:val=&quot;00132B49&quot;/&gt;&lt;wsp:rsid wsp:val=&quot;00134FF0&quot;/&gt;&lt;wsp:rsid wsp:val=&quot;00141068&quot;/&gt;&lt;wsp:rsid wsp:val=&quot;0014375E&quot;/&gt;&lt;wsp:rsid wsp:val=&quot;00143DF0&quot;/&gt;&lt;wsp:rsid wsp:val=&quot;0014442A&quot;/&gt;&lt;wsp:rsid wsp:val=&quot;001445DC&quot;/&gt;&lt;wsp:rsid wsp:val=&quot;00144BB9&quot;/&gt;&lt;wsp:rsid wsp:val=&quot;001452F5&quot;/&gt;&lt;wsp:rsid wsp:val=&quot;0014576B&quot;/&gt;&lt;wsp:rsid wsp:val=&quot;00147366&quot;/&gt;&lt;wsp:rsid wsp:val=&quot;00150F8A&quot;/&gt;&lt;wsp:rsid wsp:val=&quot;00150FEA&quot;/&gt;&lt;wsp:rsid wsp:val=&quot;0015257E&quot;/&gt;&lt;wsp:rsid wsp:val=&quot;00152B00&quot;/&gt;&lt;wsp:rsid wsp:val=&quot;001535DC&quot;/&gt;&lt;wsp:rsid wsp:val=&quot;00153897&quot;/&gt;&lt;wsp:rsid wsp:val=&quot;00153C49&quot;/&gt;&lt;wsp:rsid wsp:val=&quot;0015496C&quot;/&gt;&lt;wsp:rsid wsp:val=&quot;001551D7&quot;/&gt;&lt;wsp:rsid wsp:val=&quot;001567B0&quot;/&gt;&lt;wsp:rsid wsp:val=&quot;0016070A&quot;/&gt;&lt;wsp:rsid wsp:val=&quot;001614AD&quot;/&gt;&lt;wsp:rsid wsp:val=&quot;0016157A&quot;/&gt;&lt;wsp:rsid wsp:val=&quot;001615B2&quot;/&gt;&lt;wsp:rsid wsp:val=&quot;00161A69&quot;/&gt;&lt;wsp:rsid wsp:val=&quot;00161F94&quot;/&gt;&lt;wsp:rsid wsp:val=&quot;00162227&quot;/&gt;&lt;wsp:rsid wsp:val=&quot;00162633&quot;/&gt;&lt;wsp:rsid wsp:val=&quot;00166A6D&quot;/&gt;&lt;wsp:rsid wsp:val=&quot;00166CAB&quot;/&gt;&lt;wsp:rsid wsp:val=&quot;001672BE&quot;/&gt;&lt;wsp:rsid wsp:val=&quot;00167B24&quot;/&gt;&lt;wsp:rsid wsp:val=&quot;001700B2&quot;/&gt;&lt;wsp:rsid wsp:val=&quot;0017046A&quot;/&gt;&lt;wsp:rsid wsp:val=&quot;00170C39&quot;/&gt;&lt;wsp:rsid wsp:val=&quot;00171F3D&quot;/&gt;&lt;wsp:rsid wsp:val=&quot;00172B34&quot;/&gt;&lt;wsp:rsid wsp:val=&quot;0017462A&quot;/&gt;&lt;wsp:rsid wsp:val=&quot;00174F39&quot;/&gt;&lt;wsp:rsid wsp:val=&quot;0017583C&quot;/&gt;&lt;wsp:rsid wsp:val=&quot;0017658C&quot;/&gt;&lt;wsp:rsid wsp:val=&quot;00177183&quot;/&gt;&lt;wsp:rsid wsp:val=&quot;00177467&quot;/&gt;&lt;wsp:rsid wsp:val=&quot;0018106C&quot;/&gt;&lt;wsp:rsid wsp:val=&quot;00181230&quot;/&gt;&lt;wsp:rsid wsp:val=&quot;001817CD&quot;/&gt;&lt;wsp:rsid wsp:val=&quot;001831F8&quot;/&gt;&lt;wsp:rsid wsp:val=&quot;0018359A&quot;/&gt;&lt;wsp:rsid wsp:val=&quot;0018360D&quot;/&gt;&lt;wsp:rsid wsp:val=&quot;001842FE&quot;/&gt;&lt;wsp:rsid wsp:val=&quot;00184B5D&quot;/&gt;&lt;wsp:rsid wsp:val=&quot;0018604A&quot;/&gt;&lt;wsp:rsid wsp:val=&quot;00191174&quot;/&gt;&lt;wsp:rsid wsp:val=&quot;00192463&quot;/&gt;&lt;wsp:rsid wsp:val=&quot;00192A79&quot;/&gt;&lt;wsp:rsid wsp:val=&quot;00194D45&quot;/&gt;&lt;wsp:rsid wsp:val=&quot;00194E22&quot;/&gt;&lt;wsp:rsid wsp:val=&quot;001954C9&quot;/&gt;&lt;wsp:rsid wsp:val=&quot;00195DCA&quot;/&gt;&lt;wsp:rsid wsp:val=&quot;00195F6E&quot;/&gt;&lt;wsp:rsid wsp:val=&quot;00196569&quot;/&gt;&lt;wsp:rsid wsp:val=&quot;00197BE4&quot;/&gt;&lt;wsp:rsid wsp:val=&quot;001A0056&quot;/&gt;&lt;wsp:rsid wsp:val=&quot;001A0184&quot;/&gt;&lt;wsp:rsid wsp:val=&quot;001A03C2&quot;/&gt;&lt;wsp:rsid wsp:val=&quot;001A3481&quot;/&gt;&lt;wsp:rsid wsp:val=&quot;001A3FD9&quot;/&gt;&lt;wsp:rsid wsp:val=&quot;001A46F9&quot;/&gt;&lt;wsp:rsid wsp:val=&quot;001A4B94&quot;/&gt;&lt;wsp:rsid wsp:val=&quot;001A57A6&quot;/&gt;&lt;wsp:rsid wsp:val=&quot;001A6BC9&quot;/&gt;&lt;wsp:rsid wsp:val=&quot;001A7A1C&quot;/&gt;&lt;wsp:rsid wsp:val=&quot;001ACB90&quot;/&gt;&lt;wsp:rsid wsp:val=&quot;001B0871&quot;/&gt;&lt;wsp:rsid wsp:val=&quot;001B1C4C&quot;/&gt;&lt;wsp:rsid wsp:val=&quot;001B2A62&quot;/&gt;&lt;wsp:rsid wsp:val=&quot;001B3760&quot;/&gt;&lt;wsp:rsid wsp:val=&quot;001B441F&quot;/&gt;&lt;wsp:rsid wsp:val=&quot;001B4B0F&quot;/&gt;&lt;wsp:rsid wsp:val=&quot;001B6791&quot;/&gt;&lt;wsp:rsid wsp:val=&quot;001B7BE3&quot;/&gt;&lt;wsp:rsid wsp:val=&quot;001B7F9F&quot;/&gt;&lt;wsp:rsid wsp:val=&quot;001BFB26&quot;/&gt;&lt;wsp:rsid wsp:val=&quot;001C073F&quot;/&gt;&lt;wsp:rsid wsp:val=&quot;001C0B8A&quot;/&gt;&lt;wsp:rsid wsp:val=&quot;001C2188&quot;/&gt;&lt;wsp:rsid wsp:val=&quot;001C3537&quot;/&gt;&lt;wsp:rsid wsp:val=&quot;001C59B4&quot;/&gt;&lt;wsp:rsid wsp:val=&quot;001C6463&quot;/&gt;&lt;wsp:rsid wsp:val=&quot;001C737E&quot;/&gt;&lt;wsp:rsid wsp:val=&quot;001D0626&quot;/&gt;&lt;wsp:rsid wsp:val=&quot;001D1D1D&quot;/&gt;&lt;wsp:rsid wsp:val=&quot;001D1DE5&quot;/&gt;&lt;wsp:rsid wsp:val=&quot;001D2746&quot;/&gt;&lt;wsp:rsid wsp:val=&quot;001D5A15&quot;/&gt;&lt;wsp:rsid wsp:val=&quot;001D5E38&quot;/&gt;&lt;wsp:rsid wsp:val=&quot;001D6D30&quot;/&gt;&lt;wsp:rsid wsp:val=&quot;001D6F2B&quot;/&gt;&lt;wsp:rsid wsp:val=&quot;001D7604&quot;/&gt;&lt;wsp:rsid wsp:val=&quot;001E02DB&quot;/&gt;&lt;wsp:rsid wsp:val=&quot;001E1EAD&quot;/&gt;&lt;wsp:rsid wsp:val=&quot;001E2494&quot;/&gt;&lt;wsp:rsid wsp:val=&quot;001E2802&quot;/&gt;&lt;wsp:rsid wsp:val=&quot;001E306B&quot;/&gt;&lt;wsp:rsid wsp:val=&quot;001E33D4&quot;/&gt;&lt;wsp:rsid wsp:val=&quot;001E49DC&quot;/&gt;&lt;wsp:rsid wsp:val=&quot;001E4C13&quot;/&gt;&lt;wsp:rsid wsp:val=&quot;001E51F7&quot;/&gt;&lt;wsp:rsid wsp:val=&quot;001E53A8&quot;/&gt;&lt;wsp:rsid wsp:val=&quot;001E67E7&quot;/&gt;&lt;wsp:rsid wsp:val=&quot;001E7381&quot;/&gt;&lt;wsp:rsid wsp:val=&quot;001F0335&quot;/&gt;&lt;wsp:rsid wsp:val=&quot;001F042E&quot;/&gt;&lt;wsp:rsid wsp:val=&quot;001F0EE4&quot;/&gt;&lt;wsp:rsid wsp:val=&quot;001F123C&quot;/&gt;&lt;wsp:rsid wsp:val=&quot;001F1421&quot;/&gt;&lt;wsp:rsid wsp:val=&quot;001F23D7&quot;/&gt;&lt;wsp:rsid wsp:val=&quot;001F341A&quot;/&gt;&lt;wsp:rsid wsp:val=&quot;001F5B65&quot;/&gt;&lt;wsp:rsid wsp:val=&quot;001F5C6B&quot;/&gt;&lt;wsp:rsid wsp:val=&quot;001F7010&quot;/&gt;&lt;wsp:rsid wsp:val=&quot;001F7BC9&quot;/&gt;&lt;wsp:rsid wsp:val=&quot;00200F02&quot;/&gt;&lt;wsp:rsid wsp:val=&quot;002011F3&quot;/&gt;&lt;wsp:rsid wsp:val=&quot;002012AF&quot;/&gt;&lt;wsp:rsid wsp:val=&quot;00201646&quot;/&gt;&lt;wsp:rsid wsp:val=&quot;00202110&quot;/&gt;&lt;wsp:rsid wsp:val=&quot;0020296A&quot;/&gt;&lt;wsp:rsid wsp:val=&quot;00203824&quot;/&gt;&lt;wsp:rsid wsp:val=&quot;00204728&quot;/&gt;&lt;wsp:rsid wsp:val=&quot;00204921&quot;/&gt;&lt;wsp:rsid wsp:val=&quot;00205FD4&quot;/&gt;&lt;wsp:rsid wsp:val=&quot;00207B0C&quot;/&gt;&lt;wsp:rsid wsp:val=&quot;00207C68&quot;/&gt;&lt;wsp:rsid wsp:val=&quot;00211D78&quot;/&gt;&lt;wsp:rsid wsp:val=&quot;00211DDA&quot;/&gt;&lt;wsp:rsid wsp:val=&quot;0021208B&quot;/&gt;&lt;wsp:rsid wsp:val=&quot;002129B2&quot;/&gt;&lt;wsp:rsid wsp:val=&quot;0021315B&quot;/&gt;&lt;wsp:rsid wsp:val=&quot;0021331D&quot;/&gt;&lt;wsp:rsid wsp:val=&quot;002135AC&quot;/&gt;&lt;wsp:rsid wsp:val=&quot;002141FE&quot;/&gt;&lt;wsp:rsid wsp:val=&quot;00216438&quot;/&gt;&lt;wsp:rsid wsp:val=&quot;00216A42&quot;/&gt;&lt;wsp:rsid wsp:val=&quot;002200F8&quot;/&gt;&lt;wsp:rsid wsp:val=&quot;002217CB&quot;/&gt;&lt;wsp:rsid wsp:val=&quot;00222047&quot;/&gt;&lt;wsp:rsid wsp:val=&quot;002221F8&quot;/&gt;&lt;wsp:rsid wsp:val=&quot;00222689&quot;/&gt;&lt;wsp:rsid wsp:val=&quot;0022303F&quot;/&gt;&lt;wsp:rsid wsp:val=&quot;00225448&quot;/&gt;&lt;wsp:rsid wsp:val=&quot;00225576&quot;/&gt;&lt;wsp:rsid wsp:val=&quot;00226BD5&quot;/&gt;&lt;wsp:rsid wsp:val=&quot;00226FFF&quot;/&gt;&lt;wsp:rsid wsp:val=&quot;0022778D&quot;/&gt;&lt;wsp:rsid wsp:val=&quot;0023134D&quot;/&gt;&lt;wsp:rsid wsp:val=&quot;0023197A&quot;/&gt;&lt;wsp:rsid wsp:val=&quot;00234838&quot;/&gt;&lt;wsp:rsid wsp:val=&quot;00236119&quot;/&gt;&lt;wsp:rsid wsp:val=&quot;00237AB1&quot;/&gt;&lt;wsp:rsid wsp:val=&quot;00237B29&quot;/&gt;&lt;wsp:rsid wsp:val=&quot;00240079&quot;/&gt;&lt;wsp:rsid wsp:val=&quot;00240A2A&quot;/&gt;&lt;wsp:rsid wsp:val=&quot;00240ADF&quot;/&gt;&lt;wsp:rsid wsp:val=&quot;00241550&quot;/&gt;&lt;wsp:rsid wsp:val=&quot;00241638&quot;/&gt;&lt;wsp:rsid wsp:val=&quot;0024194D&quot;/&gt;&lt;wsp:rsid wsp:val=&quot;00243E48&quot;/&gt;&lt;wsp:rsid wsp:val=&quot;0024413F&quot;/&gt;&lt;wsp:rsid wsp:val=&quot;00244212&quot;/&gt;&lt;wsp:rsid wsp:val=&quot;002442C5&quot;/&gt;&lt;wsp:rsid wsp:val=&quot;00245562&quot;/&gt;&lt;wsp:rsid wsp:val=&quot;00246F17&quot;/&gt;&lt;wsp:rsid wsp:val=&quot;00247B9A&quot;/&gt;&lt;wsp:rsid wsp:val=&quot;00250439&quot;/&gt;&lt;wsp:rsid wsp:val=&quot;00252C8F&quot;/&gt;&lt;wsp:rsid wsp:val=&quot;00253BBC&quot;/&gt;&lt;wsp:rsid wsp:val=&quot;00253E48&quot;/&gt;&lt;wsp:rsid wsp:val=&quot;0025594F&quot;/&gt;&lt;wsp:rsid wsp:val=&quot;00255F9C&quot;/&gt;&lt;wsp:rsid wsp:val=&quot;002561C2&quot;/&gt;&lt;wsp:rsid wsp:val=&quot;00256673&quot;/&gt;&lt;wsp:rsid wsp:val=&quot;00256816&quot;/&gt;&lt;wsp:rsid wsp:val=&quot;00256A21&quot;/&gt;&lt;wsp:rsid wsp:val=&quot;00261AA4&quot;/&gt;&lt;wsp:rsid wsp:val=&quot;002631C5&quot;/&gt;&lt;wsp:rsid wsp:val=&quot;00263CFD&quot;/&gt;&lt;wsp:rsid wsp:val=&quot;0026430B&quot;/&gt;&lt;wsp:rsid wsp:val=&quot;00264AD3&quot;/&gt;&lt;wsp:rsid wsp:val=&quot;00264D10&quot;/&gt;&lt;wsp:rsid wsp:val=&quot;002657CC&quot;/&gt;&lt;wsp:rsid wsp:val=&quot;00265B16&quot;/&gt;&lt;wsp:rsid wsp:val=&quot;00265E13&quot;/&gt;&lt;wsp:rsid wsp:val=&quot;00265E88&quot;/&gt;&lt;wsp:rsid wsp:val=&quot;00266E80&quot;/&gt;&lt;wsp:rsid wsp:val=&quot;00271CD8&quot;/&gt;&lt;wsp:rsid wsp:val=&quot;002724A8&quot;/&gt;&lt;wsp:rsid wsp:val=&quot;002724BA&quot;/&gt;&lt;wsp:rsid wsp:val=&quot;00273438&quot;/&gt;&lt;wsp:rsid wsp:val=&quot;002740CD&quot;/&gt;&lt;wsp:rsid wsp:val=&quot;00275AFD&quot;/&gt;&lt;wsp:rsid wsp:val=&quot;00276831&quot;/&gt;&lt;wsp:rsid wsp:val=&quot;00276F00&quot;/&gt;&lt;wsp:rsid wsp:val=&quot;00277D36&quot;/&gt;&lt;wsp:rsid wsp:val=&quot;00277ED3&quot;/&gt;&lt;wsp:rsid wsp:val=&quot;002821FC&quot;/&gt;&lt;wsp:rsid wsp:val=&quot;00282839&quot;/&gt;&lt;wsp:rsid wsp:val=&quot;00283CDA&quot;/&gt;&lt;wsp:rsid wsp:val=&quot;002860A4&quot;/&gt;&lt;wsp:rsid wsp:val=&quot;00292400&quot;/&gt;&lt;wsp:rsid wsp:val=&quot;002934BD&quot;/&gt;&lt;wsp:rsid wsp:val=&quot;002937A9&quot;/&gt;&lt;wsp:rsid wsp:val=&quot;002937C3&quot;/&gt;&lt;wsp:rsid wsp:val=&quot;00293896&quot;/&gt;&lt;wsp:rsid wsp:val=&quot;0029424F&quot;/&gt;&lt;wsp:rsid wsp:val=&quot;00294287&quot;/&gt;&lt;wsp:rsid wsp:val=&quot;00294355&quot;/&gt;&lt;wsp:rsid wsp:val=&quot;00295129&quot;/&gt;&lt;wsp:rsid wsp:val=&quot;00295857&quot;/&gt;&lt;wsp:rsid wsp:val=&quot;0029585E&quot;/&gt;&lt;wsp:rsid wsp:val=&quot;0029589F&quot;/&gt;&lt;wsp:rsid wsp:val=&quot;002967B0&quot;/&gt;&lt;wsp:rsid wsp:val=&quot;002A002C&quot;/&gt;&lt;wsp:rsid wsp:val=&quot;002A1398&quot;/&gt;&lt;wsp:rsid wsp:val=&quot;002A2611&quot;/&gt;&lt;wsp:rsid wsp:val=&quot;002A3329&quot;/&gt;&lt;wsp:rsid wsp:val=&quot;002A440C&quot;/&gt;&lt;wsp:rsid wsp:val=&quot;002A512E&quot;/&gt;&lt;wsp:rsid wsp:val=&quot;002A5FC5&quot;/&gt;&lt;wsp:rsid wsp:val=&quot;002A729A&quot;/&gt;&lt;wsp:rsid wsp:val=&quot;002B18FF&quot;/&gt;&lt;wsp:rsid wsp:val=&quot;002B199F&quot;/&gt;&lt;wsp:rsid wsp:val=&quot;002B20AA&quot;/&gt;&lt;wsp:rsid wsp:val=&quot;002B378A&quot;/&gt;&lt;wsp:rsid wsp:val=&quot;002B4403&quot;/&gt;&lt;wsp:rsid wsp:val=&quot;002B4C8D&quot;/&gt;&lt;wsp:rsid wsp:val=&quot;002B5587&quot;/&gt;&lt;wsp:rsid wsp:val=&quot;002B5A2D&quot;/&gt;&lt;wsp:rsid wsp:val=&quot;002B6134&quot;/&gt;&lt;wsp:rsid wsp:val=&quot;002B6194&quot;/&gt;&lt;wsp:rsid wsp:val=&quot;002B61CB&quot;/&gt;&lt;wsp:rsid wsp:val=&quot;002B6C6B&quot;/&gt;&lt;wsp:rsid wsp:val=&quot;002B6F28&quot;/&gt;&lt;wsp:rsid wsp:val=&quot;002B7571&quot;/&gt;&lt;wsp:rsid wsp:val=&quot;002B75D6&quot;/&gt;&lt;wsp:rsid wsp:val=&quot;002C04F1&quot;/&gt;&lt;wsp:rsid wsp:val=&quot;002C1057&quot;/&gt;&lt;wsp:rsid wsp:val=&quot;002C2B6F&quot;/&gt;&lt;wsp:rsid wsp:val=&quot;002C3734&quot;/&gt;&lt;wsp:rsid wsp:val=&quot;002C574E&quot;/&gt;&lt;wsp:rsid wsp:val=&quot;002C5BE6&quot;/&gt;&lt;wsp:rsid wsp:val=&quot;002C7C5B&quot;/&gt;&lt;wsp:rsid wsp:val=&quot;002D0258&quot;/&gt;&lt;wsp:rsid wsp:val=&quot;002D0EB2&quot;/&gt;&lt;wsp:rsid wsp:val=&quot;002D1D05&quot;/&gt;&lt;wsp:rsid wsp:val=&quot;002D27F7&quot;/&gt;&lt;wsp:rsid wsp:val=&quot;002D289C&quot;/&gt;&lt;wsp:rsid wsp:val=&quot;002D2DBA&quot;/&gt;&lt;wsp:rsid wsp:val=&quot;002D3BDF&quot;/&gt;&lt;wsp:rsid wsp:val=&quot;002D3D7F&quot;/&gt;&lt;wsp:rsid wsp:val=&quot;002D42C2&quot;/&gt;&lt;wsp:rsid wsp:val=&quot;002D486E&quot;/&gt;&lt;wsp:rsid wsp:val=&quot;002D499C&quot;/&gt;&lt;wsp:rsid wsp:val=&quot;002D5169&quot;/&gt;&lt;wsp:rsid wsp:val=&quot;002D5343&quot;/&gt;&lt;wsp:rsid wsp:val=&quot;002D5A17&quot;/&gt;&lt;wsp:rsid wsp:val=&quot;002D7B93&quot;/&gt;&lt;wsp:rsid wsp:val=&quot;002E05C6&quot;/&gt;&lt;wsp:rsid wsp:val=&quot;002E17A6&quot;/&gt;&lt;wsp:rsid wsp:val=&quot;002E3199&quot;/&gt;&lt;wsp:rsid wsp:val=&quot;002E54D9&quot;/&gt;&lt;wsp:rsid wsp:val=&quot;002F07AF&quot;/&gt;&lt;wsp:rsid wsp:val=&quot;002F3464&quot;/&gt;&lt;wsp:rsid wsp:val=&quot;002F34BB&quot;/&gt;&lt;wsp:rsid wsp:val=&quot;002F3C97&quot;/&gt;&lt;wsp:rsid wsp:val=&quot;002F57A4&quot;/&gt;&lt;wsp:rsid wsp:val=&quot;002F6558&quot;/&gt;&lt;wsp:rsid wsp:val=&quot;002F7CD7&quot;/&gt;&lt;wsp:rsid wsp:val=&quot;002F7FCE&quot;/&gt;&lt;wsp:rsid wsp:val=&quot;003013B4&quot;/&gt;&lt;wsp:rsid wsp:val=&quot;00301B1A&quot;/&gt;&lt;wsp:rsid wsp:val=&quot;003035B7&quot;/&gt;&lt;wsp:rsid wsp:val=&quot;00303CFE&quot;/&gt;&lt;wsp:rsid wsp:val=&quot;0030456F&quot;/&gt;&lt;wsp:rsid wsp:val=&quot;003045E3&quot;/&gt;&lt;wsp:rsid wsp:val=&quot;0030546F&quot;/&gt;&lt;wsp:rsid wsp:val=&quot;00305D8B&quot;/&gt;&lt;wsp:rsid wsp:val=&quot;00305FCC&quot;/&gt;&lt;wsp:rsid wsp:val=&quot;003066E8&quot;/&gt;&lt;wsp:rsid wsp:val=&quot;00307E60&quot;/&gt;&lt;wsp:rsid wsp:val=&quot;00310BBB&quot;/&gt;&lt;wsp:rsid wsp:val=&quot;00311101&quot;/&gt;&lt;wsp:rsid wsp:val=&quot;0031317A&quot;/&gt;&lt;wsp:rsid wsp:val=&quot;00313926&quot;/&gt;&lt;wsp:rsid wsp:val=&quot;00313952&quot;/&gt;&lt;wsp:rsid wsp:val=&quot;003142E1&quot;/&gt;&lt;wsp:rsid wsp:val=&quot;00315FF7&quot;/&gt;&lt;wsp:rsid wsp:val=&quot;003175CE&quot;/&gt;&lt;wsp:rsid wsp:val=&quot;00317CFE&quot;/&gt;&lt;wsp:rsid wsp:val=&quot;00320972&quot;/&gt;&lt;wsp:rsid wsp:val=&quot;00321390&quot;/&gt;&lt;wsp:rsid wsp:val=&quot;0032161A&quot;/&gt;&lt;wsp:rsid wsp:val=&quot;00321CF9&quot;/&gt;&lt;wsp:rsid wsp:val=&quot;00322107&quot;/&gt;&lt;wsp:rsid wsp:val=&quot;003239A0&quot;/&gt;&lt;wsp:rsid wsp:val=&quot;00323F02&quot;/&gt;&lt;wsp:rsid wsp:val=&quot;00325716&quot;/&gt;&lt;wsp:rsid wsp:val=&quot;00326362&quot;/&gt;&lt;wsp:rsid wsp:val=&quot;00326590&quot;/&gt;&lt;wsp:rsid wsp:val=&quot;00326B5D&quot;/&gt;&lt;wsp:rsid wsp:val=&quot;0032712E&quot;/&gt;&lt;wsp:rsid wsp:val=&quot;0033191A&quot;/&gt;&lt;wsp:rsid wsp:val=&quot;00331EF5&quot;/&gt;&lt;wsp:rsid wsp:val=&quot;00332430&quot;/&gt;&lt;wsp:rsid wsp:val=&quot;00333118&quot;/&gt;&lt;wsp:rsid wsp:val=&quot;00333511&quot;/&gt;&lt;wsp:rsid wsp:val=&quot;00333694&quot;/&gt;&lt;wsp:rsid wsp:val=&quot;00333F1E&quot;/&gt;&lt;wsp:rsid wsp:val=&quot;00336ADB&quot;/&gt;&lt;wsp:rsid wsp:val=&quot;0033782C&quot;/&gt;&lt;wsp:rsid wsp:val=&quot;00337C84&quot;/&gt;&lt;wsp:rsid wsp:val=&quot;0034049C&quot;/&gt;&lt;wsp:rsid wsp:val=&quot;0034163B&quot;/&gt;&lt;wsp:rsid wsp:val=&quot;00341AF2&quot;/&gt;&lt;wsp:rsid wsp:val=&quot;00343C4C&quot;/&gt;&lt;wsp:rsid wsp:val=&quot;00344A7F&quot;/&gt;&lt;wsp:rsid wsp:val=&quot;00345DBF&quot;/&gt;&lt;wsp:rsid wsp:val=&quot;003469C0&quot;/&gt;&lt;wsp:rsid wsp:val=&quot;00346EFE&quot;/&gt;&lt;wsp:rsid wsp:val=&quot;003502EC&quot;/&gt;&lt;wsp:rsid wsp:val=&quot;00350D8B&quot;/&gt;&lt;wsp:rsid wsp:val=&quot;00350E4F&quot;/&gt;&lt;wsp:rsid wsp:val=&quot;0035202A&quot;/&gt;&lt;wsp:rsid wsp:val=&quot;00353041&quot;/&gt;&lt;wsp:rsid wsp:val=&quot;0035311A&quot;/&gt;&lt;wsp:rsid wsp:val=&quot;0035394D&quot;/&gt;&lt;wsp:rsid wsp:val=&quot;00353C6B&quot;/&gt;&lt;wsp:rsid wsp:val=&quot;00353CA2&quot;/&gt;&lt;wsp:rsid wsp:val=&quot;00353CD0&quot;/&gt;&lt;wsp:rsid wsp:val=&quot;00355262&quot;/&gt;&lt;wsp:rsid wsp:val=&quot;00355DF7&quot;/&gt;&lt;wsp:rsid wsp:val=&quot;00355F5F&quot;/&gt;&lt;wsp:rsid wsp:val=&quot;003569FD&quot;/&gt;&lt;wsp:rsid wsp:val=&quot;00357223&quot;/&gt;&lt;wsp:rsid wsp:val=&quot;003576AA&quot;/&gt;&lt;wsp:rsid wsp:val=&quot;00364C49&quot;/&gt;&lt;wsp:rsid wsp:val=&quot;00365AC1&quot;/&gt;&lt;wsp:rsid wsp:val=&quot;00366BEE&quot;/&gt;&lt;wsp:rsid wsp:val=&quot;00370013&quot;/&gt;&lt;wsp:rsid wsp:val=&quot;0037011B&quot;/&gt;&lt;wsp:rsid wsp:val=&quot;00370795&quot;/&gt;&lt;wsp:rsid wsp:val=&quot;00372009&quot;/&gt;&lt;wsp:rsid wsp:val=&quot;0037237A&quot;/&gt;&lt;wsp:rsid wsp:val=&quot;003726A5&quot;/&gt;&lt;wsp:rsid wsp:val=&quot;00372AF2&quot;/&gt;&lt;wsp:rsid wsp:val=&quot;00374844&quot;/&gt;&lt;wsp:rsid wsp:val=&quot;00376603&quot;/&gt;&lt;wsp:rsid wsp:val=&quot;003771D8&quot;/&gt;&lt;wsp:rsid wsp:val=&quot;00377319&quot;/&gt;&lt;wsp:rsid wsp:val=&quot;00381219&quot;/&gt;&lt;wsp:rsid wsp:val=&quot;003817ED&quot;/&gt;&lt;wsp:rsid wsp:val=&quot;0038382D&quot;/&gt;&lt;wsp:rsid wsp:val=&quot;0038460A&quot;/&gt;&lt;wsp:rsid wsp:val=&quot;00384FFB&quot;/&gt;&lt;wsp:rsid wsp:val=&quot;00385518&quot;/&gt;&lt;wsp:rsid wsp:val=&quot;00386FF8&quot;/&gt;&lt;wsp:rsid wsp:val=&quot;00387067&quot;/&gt;&lt;wsp:rsid wsp:val=&quot;003875A5&quot;/&gt;&lt;wsp:rsid wsp:val=&quot;003879F3&quot;/&gt;&lt;wsp:rsid wsp:val=&quot;00387A32&quot;/&gt;&lt;wsp:rsid wsp:val=&quot;003904BB&quot;/&gt;&lt;wsp:rsid wsp:val=&quot;003909D1&quot;/&gt;&lt;wsp:rsid wsp:val=&quot;00390AE6&quot;/&gt;&lt;wsp:rsid wsp:val=&quot;00390D47&quot;/&gt;&lt;wsp:rsid wsp:val=&quot;003913CC&quot;/&gt;&lt;wsp:rsid wsp:val=&quot;0039208D&quot;/&gt;&lt;wsp:rsid wsp:val=&quot;0039284A&quot;/&gt;&lt;wsp:rsid wsp:val=&quot;003928E1&quot;/&gt;&lt;wsp:rsid wsp:val=&quot;00392A7C&quot;/&gt;&lt;wsp:rsid wsp:val=&quot;00393305&quot;/&gt;&lt;wsp:rsid wsp:val=&quot;003933F8&quot;/&gt;&lt;wsp:rsid wsp:val=&quot;003937E4&quot;/&gt;&lt;wsp:rsid wsp:val=&quot;00394669&quot;/&gt;&lt;wsp:rsid wsp:val=&quot;00394838&quot;/&gt;&lt;wsp:rsid wsp:val=&quot;00395B68&quot;/&gt;&lt;wsp:rsid wsp:val=&quot;00395C4D&quot;/&gt;&lt;wsp:rsid wsp:val=&quot;00397A39&quot;/&gt;&lt;wsp:rsid wsp:val=&quot;003A0A22&quot;/&gt;&lt;wsp:rsid wsp:val=&quot;003A0D34&quot;/&gt;&lt;wsp:rsid wsp:val=&quot;003A0DD4&quot;/&gt;&lt;wsp:rsid wsp:val=&quot;003A1B5E&quot;/&gt;&lt;wsp:rsid wsp:val=&quot;003A29DE&quot;/&gt;&lt;wsp:rsid wsp:val=&quot;003A45E3&quot;/&gt;&lt;wsp:rsid wsp:val=&quot;003A7F68&quot;/&gt;&lt;wsp:rsid wsp:val=&quot;003B01CF&quot;/&gt;&lt;wsp:rsid wsp:val=&quot;003B117C&quot;/&gt;&lt;wsp:rsid wsp:val=&quot;003B149E&quot;/&gt;&lt;wsp:rsid wsp:val=&quot;003B21A9&quot;/&gt;&lt;wsp:rsid wsp:val=&quot;003B2EC4&quot;/&gt;&lt;wsp:rsid wsp:val=&quot;003B35F5&quot;/&gt;&lt;wsp:rsid wsp:val=&quot;003B4C33&quot;/&gt;&lt;wsp:rsid wsp:val=&quot;003B5114&quot;/&gt;&lt;wsp:rsid wsp:val=&quot;003B61F2&quot;/&gt;&lt;wsp:rsid wsp:val=&quot;003B62AA&quot;/&gt;&lt;wsp:rsid wsp:val=&quot;003B6A25&quot;/&gt;&lt;wsp:rsid wsp:val=&quot;003C13B1&quot;/&gt;&lt;wsp:rsid wsp:val=&quot;003C25BB&quot;/&gt;&lt;wsp:rsid wsp:val=&quot;003C3F48&quot;/&gt;&lt;wsp:rsid wsp:val=&quot;003C43A6&quot;/&gt;&lt;wsp:rsid wsp:val=&quot;003C4710&quot;/&gt;&lt;wsp:rsid wsp:val=&quot;003C56A5&quot;/&gt;&lt;wsp:rsid wsp:val=&quot;003C5ADB&quot;/&gt;&lt;wsp:rsid wsp:val=&quot;003C5B0E&quot;/&gt;&lt;wsp:rsid wsp:val=&quot;003C5C1D&quot;/&gt;&lt;wsp:rsid wsp:val=&quot;003C6580&quot;/&gt;&lt;wsp:rsid wsp:val=&quot;003D116D&quot;/&gt;&lt;wsp:rsid wsp:val=&quot;003D1621&quot;/&gt;&lt;wsp:rsid wsp:val=&quot;003D1A65&quot;/&gt;&lt;wsp:rsid wsp:val=&quot;003D2003&quot;/&gt;&lt;wsp:rsid wsp:val=&quot;003D38CC&quot;/&gt;&lt;wsp:rsid wsp:val=&quot;003D472F&quot;/&gt;&lt;wsp:rsid wsp:val=&quot;003D50E1&quot;/&gt;&lt;wsp:rsid wsp:val=&quot;003D57D9&quot;/&gt;&lt;wsp:rsid wsp:val=&quot;003D79C6&quot;/&gt;&lt;wsp:rsid wsp:val=&quot;003E0059&quot;/&gt;&lt;wsp:rsid wsp:val=&quot;003E04F3&quot;/&gt;&lt;wsp:rsid wsp:val=&quot;003E0B7B&quot;/&gt;&lt;wsp:rsid wsp:val=&quot;003E121C&quot;/&gt;&lt;wsp:rsid wsp:val=&quot;003E383B&quot;/&gt;&lt;wsp:rsid wsp:val=&quot;003E3AE7&quot;/&gt;&lt;wsp:rsid wsp:val=&quot;003E5040&quot;/&gt;&lt;wsp:rsid wsp:val=&quot;003E54DC&quot;/&gt;&lt;wsp:rsid wsp:val=&quot;003E58B3&quot;/&gt;&lt;wsp:rsid wsp:val=&quot;003E73CD&quot;/&gt;&lt;wsp:rsid wsp:val=&quot;003E7778&quot;/&gt;&lt;wsp:rsid wsp:val=&quot;003EADEF&quot;/&gt;&lt;wsp:rsid wsp:val=&quot;003F0001&quot;/&gt;&lt;wsp:rsid wsp:val=&quot;003F2121&quot;/&gt;&lt;wsp:rsid wsp:val=&quot;003F254D&quot;/&gt;&lt;wsp:rsid wsp:val=&quot;003F2B7B&quot;/&gt;&lt;wsp:rsid wsp:val=&quot;003F5F45&quot;/&gt;&lt;wsp:rsid wsp:val=&quot;003F662A&quot;/&gt;&lt;wsp:rsid wsp:val=&quot;003F6ABF&quot;/&gt;&lt;wsp:rsid wsp:val=&quot;003F745B&quot;/&gt;&lt;wsp:rsid wsp:val=&quot;003F798B&quot;/&gt;&lt;wsp:rsid wsp:val=&quot;003F7A40&quot;/&gt;&lt;wsp:rsid wsp:val=&quot;0040106A&quot;/&gt;&lt;wsp:rsid wsp:val=&quot;004017CF&quot;/&gt;&lt;wsp:rsid wsp:val=&quot;00401DE6&quot;/&gt;&lt;wsp:rsid wsp:val=&quot;00401F24&quot;/&gt;&lt;wsp:rsid wsp:val=&quot;00402169&quot;/&gt;&lt;wsp:rsid wsp:val=&quot;00403AC2&quot;/&gt;&lt;wsp:rsid wsp:val=&quot;00404284&quot;/&gt;&lt;wsp:rsid wsp:val=&quot;004046CA&quot;/&gt;&lt;wsp:rsid wsp:val=&quot;004049A4&quot;/&gt;&lt;wsp:rsid wsp:val=&quot;00406426&quot;/&gt;&lt;wsp:rsid wsp:val=&quot;004079BF&quot;/&gt;&lt;wsp:rsid wsp:val=&quot;00407DAC&quot;/&gt;&lt;wsp:rsid wsp:val=&quot;004119A6&quot;/&gt;&lt;wsp:rsid wsp:val=&quot;00411A8B&quot;/&gt;&lt;wsp:rsid wsp:val=&quot;00411E91&quot;/&gt;&lt;wsp:rsid wsp:val=&quot;004126C8&quot;/&gt;&lt;wsp:rsid wsp:val=&quot;00412AAA&quot;/&gt;&lt;wsp:rsid wsp:val=&quot;00414663&quot;/&gt;&lt;wsp:rsid wsp:val=&quot;00415D32&quot;/&gt;&lt;wsp:rsid wsp:val=&quot;00417165&quot;/&gt;&lt;wsp:rsid wsp:val=&quot;004173CD&quot;/&gt;&lt;wsp:rsid wsp:val=&quot;0041751B&quot;/&gt;&lt;wsp:rsid wsp:val=&quot;004175C5&quot;/&gt;&lt;wsp:rsid wsp:val=&quot;004176D8&quot;/&gt;&lt;wsp:rsid wsp:val=&quot;00417E90&quot;/&gt;&lt;wsp:rsid wsp:val=&quot;004213D7&quot;/&gt;&lt;wsp:rsid wsp:val=&quot;00421FA3&quot;/&gt;&lt;wsp:rsid wsp:val=&quot;00422A42&quot;/&gt;&lt;wsp:rsid wsp:val=&quot;00422BEF&quot;/&gt;&lt;wsp:rsid wsp:val=&quot;00423AD7&quot;/&gt;&lt;wsp:rsid wsp:val=&quot;00423BFB&quot;/&gt;&lt;wsp:rsid wsp:val=&quot;00424AC8&quot;/&gt;&lt;wsp:rsid wsp:val=&quot;00425060&quot;/&gt;&lt;wsp:rsid wsp:val=&quot;004253B8&quot;/&gt;&lt;wsp:rsid wsp:val=&quot;00426605&quot;/&gt;&lt;wsp:rsid wsp:val=&quot;00427F59&quot;/&gt;&lt;wsp:rsid wsp:val=&quot;00431C9B&quot;/&gt;&lt;wsp:rsid wsp:val=&quot;00432CA7&quot;/&gt;&lt;wsp:rsid wsp:val=&quot;00433170&quot;/&gt;&lt;wsp:rsid wsp:val=&quot;004336DF&quot;/&gt;&lt;wsp:rsid wsp:val=&quot;00434010&quot;/&gt;&lt;wsp:rsid wsp:val=&quot;00434123&quot;/&gt;&lt;wsp:rsid wsp:val=&quot;004346CA&quot;/&gt;&lt;wsp:rsid wsp:val=&quot;004359EF&quot;/&gt;&lt;wsp:rsid wsp:val=&quot;00435F1C&quot;/&gt;&lt;wsp:rsid wsp:val=&quot;0043622C&quot;/&gt;&lt;wsp:rsid wsp:val=&quot;00436A47&quot;/&gt;&lt;wsp:rsid wsp:val=&quot;00437A75&quot;/&gt;&lt;wsp:rsid wsp:val=&quot;00441245&quot;/&gt;&lt;wsp:rsid wsp:val=&quot;0044185F&quot;/&gt;&lt;wsp:rsid wsp:val=&quot;00441E4C&quot;/&gt;&lt;wsp:rsid wsp:val=&quot;00441E65&quot;/&gt;&lt;wsp:rsid wsp:val=&quot;00442458&quot;/&gt;&lt;wsp:rsid wsp:val=&quot;00442D45&quot;/&gt;&lt;wsp:rsid wsp:val=&quot;004431CE&quot;/&gt;&lt;wsp:rsid wsp:val=&quot;00443393&quot;/&gt;&lt;wsp:rsid wsp:val=&quot;00443B6B&quot;/&gt;&lt;wsp:rsid wsp:val=&quot;00444813&quot;/&gt;&lt;wsp:rsid wsp:val=&quot;00444836&quot;/&gt;&lt;wsp:rsid wsp:val=&quot;00444D13&quot;/&gt;&lt;wsp:rsid wsp:val=&quot;00447B1C&quot;/&gt;&lt;wsp:rsid wsp:val=&quot;004505E1&quot;/&gt;&lt;wsp:rsid wsp:val=&quot;00450D96&quot;/&gt;&lt;wsp:rsid wsp:val=&quot;004519CF&quot;/&gt;&lt;wsp:rsid wsp:val=&quot;0045234B&quot;/&gt;&lt;wsp:rsid wsp:val=&quot;004526FB&quot;/&gt;&lt;wsp:rsid wsp:val=&quot;00453692&quot;/&gt;&lt;wsp:rsid wsp:val=&quot;00455044&quot;/&gt;&lt;wsp:rsid wsp:val=&quot;00455571&quot;/&gt;&lt;wsp:rsid wsp:val=&quot;00456C59&quot;/&gt;&lt;wsp:rsid wsp:val=&quot;00456F02&quot;/&gt;&lt;wsp:rsid wsp:val=&quot;0046215A&quot;/&gt;&lt;wsp:rsid wsp:val=&quot;00462814&quot;/&gt;&lt;wsp:rsid wsp:val=&quot;00463818&quot;/&gt;&lt;wsp:rsid wsp:val=&quot;004639C4&quot;/&gt;&lt;wsp:rsid wsp:val=&quot;004639E7&quot;/&gt;&lt;wsp:rsid wsp:val=&quot;00465841&quot;/&gt;&lt;wsp:rsid wsp:val=&quot;00465D31&quot;/&gt;&lt;wsp:rsid wsp:val=&quot;004664E7&quot;/&gt;&lt;wsp:rsid wsp:val=&quot;00466E39&quot;/&gt;&lt;wsp:rsid wsp:val=&quot;00467A0C&quot;/&gt;&lt;wsp:rsid wsp:val=&quot;004701FC&quot;/&gt;&lt;wsp:rsid wsp:val=&quot;00470ED1&quot;/&gt;&lt;wsp:rsid wsp:val=&quot;00470F05&quot;/&gt;&lt;wsp:rsid wsp:val=&quot;0047119D&quot;/&gt;&lt;wsp:rsid wsp:val=&quot;00472A92&quot;/&gt;&lt;wsp:rsid wsp:val=&quot;00475813&quot;/&gt;&lt;wsp:rsid wsp:val=&quot;004763DB&quot;/&gt;&lt;wsp:rsid wsp:val=&quot;004772B8&quot;/&gt;&lt;wsp:rsid wsp:val=&quot;00480111&quot;/&gt;&lt;wsp:rsid wsp:val=&quot;00481610&quot;/&gt;&lt;wsp:rsid wsp:val=&quot;0048224A&quot;/&gt;&lt;wsp:rsid wsp:val=&quot;00482B32&quot;/&gt;&lt;wsp:rsid wsp:val=&quot;00485C43&quot;/&gt;&lt;wsp:rsid wsp:val=&quot;00485E4E&quot;/&gt;&lt;wsp:rsid wsp:val=&quot;00486B9D&quot;/&gt;&lt;wsp:rsid wsp:val=&quot;00487096&quot;/&gt;&lt;wsp:rsid wsp:val=&quot;00487BB8&quot;/&gt;&lt;wsp:rsid wsp:val=&quot;00490E36&quot;/&gt;&lt;wsp:rsid wsp:val=&quot;00490E71&quot;/&gt;&lt;wsp:rsid wsp:val=&quot;004919A2&quot;/&gt;&lt;wsp:rsid wsp:val=&quot;00491BB0&quot;/&gt;&lt;wsp:rsid wsp:val=&quot;00491DA5&quot;/&gt;&lt;wsp:rsid wsp:val=&quot;00492000&quot;/&gt;&lt;wsp:rsid wsp:val=&quot;0049293E&quot;/&gt;&lt;wsp:rsid wsp:val=&quot;00493EBC&quot;/&gt;&lt;wsp:rsid wsp:val=&quot;00494908&quot;/&gt;&lt;wsp:rsid wsp:val=&quot;00494FCD&quot;/&gt;&lt;wsp:rsid wsp:val=&quot;004950EC&quot;/&gt;&lt;wsp:rsid wsp:val=&quot;00495580&quot;/&gt;&lt;wsp:rsid wsp:val=&quot;00497CB7&quot;/&gt;&lt;wsp:rsid wsp:val=&quot;00497CD1&quot;/&gt;&lt;wsp:rsid wsp:val=&quot;004A0D24&quot;/&gt;&lt;wsp:rsid wsp:val=&quot;004A1D03&quot;/&gt;&lt;wsp:rsid wsp:val=&quot;004A24FD&quot;/&gt;&lt;wsp:rsid wsp:val=&quot;004A3B42&quot;/&gt;&lt;wsp:rsid wsp:val=&quot;004A41AA&quot;/&gt;&lt;wsp:rsid wsp:val=&quot;004A6B32&quot;/&gt;&lt;wsp:rsid wsp:val=&quot;004A7E47&quot;/&gt;&lt;wsp:rsid wsp:val=&quot;004B1512&quot;/&gt;&lt;wsp:rsid wsp:val=&quot;004B425A&quot;/&gt;&lt;wsp:rsid wsp:val=&quot;004B546C&quot;/&gt;&lt;wsp:rsid wsp:val=&quot;004B598B&quot;/&gt;&lt;wsp:rsid wsp:val=&quot;004B674B&quot;/&gt;&lt;wsp:rsid wsp:val=&quot;004B7024&quot;/&gt;&lt;wsp:rsid wsp:val=&quot;004B7879&quot;/&gt;&lt;wsp:rsid wsp:val=&quot;004C0082&quot;/&gt;&lt;wsp:rsid wsp:val=&quot;004C1014&quot;/&gt;&lt;wsp:rsid wsp:val=&quot;004C1BE8&quot;/&gt;&lt;wsp:rsid wsp:val=&quot;004C1F50&quot;/&gt;&lt;wsp:rsid wsp:val=&quot;004C2646&quot;/&gt;&lt;wsp:rsid wsp:val=&quot;004C2F85&quot;/&gt;&lt;wsp:rsid wsp:val=&quot;004C5033&quot;/&gt;&lt;wsp:rsid wsp:val=&quot;004C588E&quot;/&gt;&lt;wsp:rsid wsp:val=&quot;004C5B7C&quot;/&gt;&lt;wsp:rsid wsp:val=&quot;004C5EB8&quot;/&gt;&lt;wsp:rsid wsp:val=&quot;004C6D75&quot;/&gt;&lt;wsp:rsid wsp:val=&quot;004C7687&quot;/&gt;&lt;wsp:rsid wsp:val=&quot;004D1528&quot;/&gt;&lt;wsp:rsid wsp:val=&quot;004D17BD&quot;/&gt;&lt;wsp:rsid wsp:val=&quot;004D27E8&quot;/&gt;&lt;wsp:rsid wsp:val=&quot;004D2E46&quot;/&gt;&lt;wsp:rsid wsp:val=&quot;004D4FC4&quot;/&gt;&lt;wsp:rsid wsp:val=&quot;004D51D8&quot;/&gt;&lt;wsp:rsid wsp:val=&quot;004D5439&quot;/&gt;&lt;wsp:rsid wsp:val=&quot;004D61F9&quot;/&gt;&lt;wsp:rsid wsp:val=&quot;004D642B&quot;/&gt;&lt;wsp:rsid wsp:val=&quot;004D6B1C&quot;/&gt;&lt;wsp:rsid wsp:val=&quot;004D717F&quot;/&gt;&lt;wsp:rsid wsp:val=&quot;004E0355&quot;/&gt;&lt;wsp:rsid wsp:val=&quot;004E0506&quot;/&gt;&lt;wsp:rsid wsp:val=&quot;004E1F1A&quot;/&gt;&lt;wsp:rsid wsp:val=&quot;004E2490&quot;/&gt;&lt;wsp:rsid wsp:val=&quot;004E352F&quot;/&gt;&lt;wsp:rsid wsp:val=&quot;004E382E&quot;/&gt;&lt;wsp:rsid wsp:val=&quot;004E4D46&quot;/&gt;&lt;wsp:rsid wsp:val=&quot;004E5DFB&quot;/&gt;&lt;wsp:rsid wsp:val=&quot;004E6167&quot;/&gt;&lt;wsp:rsid wsp:val=&quot;004E7C9C&quot;/&gt;&lt;wsp:rsid wsp:val=&quot;004F03C6&quot;/&gt;&lt;wsp:rsid wsp:val=&quot;004F0B25&quot;/&gt;&lt;wsp:rsid wsp:val=&quot;004F0F07&quot;/&gt;&lt;wsp:rsid wsp:val=&quot;004F145A&quot;/&gt;&lt;wsp:rsid wsp:val=&quot;004F1F83&quot;/&gt;&lt;wsp:rsid wsp:val=&quot;004F2D2E&quot;/&gt;&lt;wsp:rsid wsp:val=&quot;004F35F4&quot;/&gt;&lt;wsp:rsid wsp:val=&quot;004F4A13&quot;/&gt;&lt;wsp:rsid wsp:val=&quot;004F5A52&quot;/&gt;&lt;wsp:rsid wsp:val=&quot;004F5E19&quot;/&gt;&lt;wsp:rsid wsp:val=&quot;004F651D&quot;/&gt;&lt;wsp:rsid wsp:val=&quot;004F7649&quot;/&gt;&lt;wsp:rsid wsp:val=&quot;004F765E&quot;/&gt;&lt;wsp:rsid wsp:val=&quot;00500169&quot;/&gt;&lt;wsp:rsid wsp:val=&quot;005014C3&quot;/&gt;&lt;wsp:rsid wsp:val=&quot;00503357&quot;/&gt;&lt;wsp:rsid wsp:val=&quot;00503969&quot;/&gt;&lt;wsp:rsid wsp:val=&quot;00503F68&quot;/&gt;&lt;wsp:rsid wsp:val=&quot;00504A89&quot;/&gt;&lt;wsp:rsid wsp:val=&quot;00504EDE&quot;/&gt;&lt;wsp:rsid wsp:val=&quot;005060C3&quot;/&gt;&lt;wsp:rsid wsp:val=&quot;00506588&quot;/&gt;&lt;wsp:rsid wsp:val=&quot;005077E4&quot;/&gt;&lt;wsp:rsid wsp:val=&quot;00507D55&quot;/&gt;&lt;wsp:rsid wsp:val=&quot;0051024A&quot;/&gt;&lt;wsp:rsid wsp:val=&quot;0051057A&quot;/&gt;&lt;wsp:rsid wsp:val=&quot;00511785&quot;/&gt;&lt;wsp:rsid wsp:val=&quot;005144C2&quot;/&gt;&lt;wsp:rsid wsp:val=&quot;0051551E&quot;/&gt;&lt;wsp:rsid wsp:val=&quot;005237BA&quot;/&gt;&lt;wsp:rsid wsp:val=&quot;00523BE9&quot;/&gt;&lt;wsp:rsid wsp:val=&quot;00523FD1&quot;/&gt;&lt;wsp:rsid wsp:val=&quot;0052490C&quot;/&gt;&lt;wsp:rsid wsp:val=&quot;00527DD2&quot;/&gt;&lt;wsp:rsid wsp:val=&quot;00530680&quot;/&gt;&lt;wsp:rsid wsp:val=&quot;0053115D&quot;/&gt;&lt;wsp:rsid wsp:val=&quot;00532AD2&quot;/&gt;&lt;wsp:rsid wsp:val=&quot;00532C13&quot;/&gt;&lt;wsp:rsid wsp:val=&quot;00532E03&quot;/&gt;&lt;wsp:rsid wsp:val=&quot;00533587&quot;/&gt;&lt;wsp:rsid wsp:val=&quot;00533A6D&quot;/&gt;&lt;wsp:rsid wsp:val=&quot;00535853&quot;/&gt;&lt;wsp:rsid wsp:val=&quot;00536CA6&quot;/&gt;&lt;wsp:rsid wsp:val=&quot;00537E99&quot;/&gt;&lt;wsp:rsid wsp:val=&quot;005410C6&quot;/&gt;&lt;wsp:rsid wsp:val=&quot;005420D7&quot;/&gt;&lt;wsp:rsid wsp:val=&quot;00542C73&quot;/&gt;&lt;wsp:rsid wsp:val=&quot;00544E17&quot;/&gt;&lt;wsp:rsid wsp:val=&quot;00544FBE&quot;/&gt;&lt;wsp:rsid wsp:val=&quot;005462D6&quot;/&gt;&lt;wsp:rsid wsp:val=&quot;00547FAC&quot;/&gt;&lt;wsp:rsid wsp:val=&quot;00552DE5&quot;/&gt;&lt;wsp:rsid wsp:val=&quot;00552EB2&quot;/&gt;&lt;wsp:rsid wsp:val=&quot;00554BB5&quot;/&gt;&lt;wsp:rsid wsp:val=&quot;00554D8A&quot;/&gt;&lt;wsp:rsid wsp:val=&quot;00555335&quot;/&gt;&lt;wsp:rsid wsp:val=&quot;00556239&quot;/&gt;&lt;wsp:rsid wsp:val=&quot;0055658D&quot;/&gt;&lt;wsp:rsid wsp:val=&quot;005608D8&quot;/&gt;&lt;wsp:rsid wsp:val=&quot;00560984&quot;/&gt;&lt;wsp:rsid wsp:val=&quot;00560F67&quot;/&gt;&lt;wsp:rsid wsp:val=&quot;00561E9C&quot;/&gt;&lt;wsp:rsid wsp:val=&quot;005620F2&quot;/&gt;&lt;wsp:rsid wsp:val=&quot;00563F1C&quot;/&gt;&lt;wsp:rsid wsp:val=&quot;00564F81&quot;/&gt;&lt;wsp:rsid wsp:val=&quot;005718D7&quot;/&gt;&lt;wsp:rsid wsp:val=&quot;00571D57&quot;/&gt;&lt;wsp:rsid wsp:val=&quot;0057222F&quot;/&gt;&lt;wsp:rsid wsp:val=&quot;00572BB2&quot;/&gt;&lt;wsp:rsid wsp:val=&quot;0057621F&quot;/&gt;&lt;wsp:rsid wsp:val=&quot;00576632&quot;/&gt;&lt;wsp:rsid wsp:val=&quot;005819B2&quot;/&gt;&lt;wsp:rsid wsp:val=&quot;00581C82&quot;/&gt;&lt;wsp:rsid wsp:val=&quot;00581DEB&quot;/&gt;&lt;wsp:rsid wsp:val=&quot;00582089&quot;/&gt;&lt;wsp:rsid wsp:val=&quot;005827BD&quot;/&gt;&lt;wsp:rsid wsp:val=&quot;00583B2D&quot;/&gt;&lt;wsp:rsid wsp:val=&quot;005857B0&quot;/&gt;&lt;wsp:rsid wsp:val=&quot;00585B7F&quot;/&gt;&lt;wsp:rsid wsp:val=&quot;00585E06&quot;/&gt;&lt;wsp:rsid wsp:val=&quot;00586386&quot;/&gt;&lt;wsp:rsid wsp:val=&quot;0058647A&quot;/&gt;&lt;wsp:rsid wsp:val=&quot;005865AC&quot;/&gt;&lt;wsp:rsid wsp:val=&quot;00590321&quot;/&gt;&lt;wsp:rsid wsp:val=&quot;0059068D&quot;/&gt;&lt;wsp:rsid wsp:val=&quot;00590990&quot;/&gt;&lt;wsp:rsid wsp:val=&quot;005910D8&quot;/&gt;&lt;wsp:rsid wsp:val=&quot;00591F3E&quot;/&gt;&lt;wsp:rsid wsp:val=&quot;00592121&quot;/&gt;&lt;wsp:rsid wsp:val=&quot;0059387C&quot;/&gt;&lt;wsp:rsid wsp:val=&quot;0059501B&quot;/&gt;&lt;wsp:rsid wsp:val=&quot;0059545B&quot;/&gt;&lt;wsp:rsid wsp:val=&quot;005A2560&quot;/&gt;&lt;wsp:rsid wsp:val=&quot;005A3607&quot;/&gt;&lt;wsp:rsid wsp:val=&quot;005A4426&quot;/&gt;&lt;wsp:rsid wsp:val=&quot;005A589A&quot;/&gt;&lt;wsp:rsid wsp:val=&quot;005B0598&quot;/&gt;&lt;wsp:rsid wsp:val=&quot;005B2A92&quot;/&gt;&lt;wsp:rsid wsp:val=&quot;005B310E&quot;/&gt;&lt;wsp:rsid wsp:val=&quot;005B35E8&quot;/&gt;&lt;wsp:rsid wsp:val=&quot;005B3C74&quot;/&gt;&lt;wsp:rsid wsp:val=&quot;005B472F&quot;/&gt;&lt;wsp:rsid wsp:val=&quot;005B4930&quot;/&gt;&lt;wsp:rsid wsp:val=&quot;005B4F4D&quot;/&gt;&lt;wsp:rsid wsp:val=&quot;005B79B2&quot;/&gt;&lt;wsp:rsid wsp:val=&quot;005B7D0F&quot;/&gt;&lt;wsp:rsid wsp:val=&quot;005C0CAD&quot;/&gt;&lt;wsp:rsid wsp:val=&quot;005C0D62&quot;/&gt;&lt;wsp:rsid wsp:val=&quot;005C1886&quot;/&gt;&lt;wsp:rsid wsp:val=&quot;005C1DB7&quot;/&gt;&lt;wsp:rsid wsp:val=&quot;005C34F8&quot;/&gt;&lt;wsp:rsid wsp:val=&quot;005C41A4&quot;/&gt;&lt;wsp:rsid wsp:val=&quot;005C424F&quot;/&gt;&lt;wsp:rsid wsp:val=&quot;005C4989&quot;/&gt;&lt;wsp:rsid wsp:val=&quot;005C4B8A&quot;/&gt;&lt;wsp:rsid wsp:val=&quot;005C7616&quot;/&gt;&lt;wsp:rsid wsp:val=&quot;005C78CA&quot;/&gt;&lt;wsp:rsid wsp:val=&quot;005D0954&quot;/&gt;&lt;wsp:rsid wsp:val=&quot;005D0A4F&quot;/&gt;&lt;wsp:rsid wsp:val=&quot;005D0DF2&quot;/&gt;&lt;wsp:rsid wsp:val=&quot;005D1890&quot;/&gt;&lt;wsp:rsid wsp:val=&quot;005D2482&quot;/&gt;&lt;wsp:rsid wsp:val=&quot;005D5784&quot;/&gt;&lt;wsp:rsid wsp:val=&quot;005D6B9D&quot;/&gt;&lt;wsp:rsid wsp:val=&quot;005D701A&quot;/&gt;&lt;wsp:rsid wsp:val=&quot;005E13BA&quot;/&gt;&lt;wsp:rsid wsp:val=&quot;005E2581&quot;/&gt;&lt;wsp:rsid wsp:val=&quot;005E3282&quot;/&gt;&lt;wsp:rsid wsp:val=&quot;005E355C&quot;/&gt;&lt;wsp:rsid wsp:val=&quot;005E45CD&quot;/&gt;&lt;wsp:rsid wsp:val=&quot;005E50E5&quot;/&gt;&lt;wsp:rsid wsp:val=&quot;005E5239&quot;/&gt;&lt;wsp:rsid wsp:val=&quot;005E7F57&quot;/&gt;&lt;wsp:rsid wsp:val=&quot;005F031E&quot;/&gt;&lt;wsp:rsid wsp:val=&quot;005F0714&quot;/&gt;&lt;wsp:rsid wsp:val=&quot;005F389A&quot;/&gt;&lt;wsp:rsid wsp:val=&quot;005F3BB5&quot;/&gt;&lt;wsp:rsid wsp:val=&quot;005F45B3&quot;/&gt;&lt;wsp:rsid wsp:val=&quot;005F47F6&quot;/&gt;&lt;wsp:rsid wsp:val=&quot;005F5B5E&quot;/&gt;&lt;wsp:rsid wsp:val=&quot;005F7528&quot;/&gt;&lt;wsp:rsid wsp:val=&quot;005F7973&quot;/&gt;&lt;wsp:rsid wsp:val=&quot;005FB855&quot;/&gt;&lt;wsp:rsid wsp:val=&quot;006003DC&quot;/&gt;&lt;wsp:rsid wsp:val=&quot;00600632&quot;/&gt;&lt;wsp:rsid wsp:val=&quot;0060070D&quot;/&gt;&lt;wsp:rsid wsp:val=&quot;00600DD1&quot;/&gt;&lt;wsp:rsid wsp:val=&quot;00601A94&quot;/&gt;&lt;wsp:rsid wsp:val=&quot;00603518&quot;/&gt;&lt;wsp:rsid wsp:val=&quot;00604217&quot;/&gt;&lt;wsp:rsid wsp:val=&quot;00605BA0&quot;/&gt;&lt;wsp:rsid wsp:val=&quot;00605CDF&quot;/&gt;&lt;wsp:rsid wsp:val=&quot;006060A9&quot;/&gt;&lt;wsp:rsid wsp:val=&quot;00607E88&quot;/&gt;&lt;wsp:rsid wsp:val=&quot;0060F02E&quot;/&gt;&lt;wsp:rsid wsp:val=&quot;00611591&quot;/&gt;&lt;wsp:rsid wsp:val=&quot;00612140&quot;/&gt;&lt;wsp:rsid wsp:val=&quot;00613240&quot;/&gt;&lt;wsp:rsid wsp:val=&quot;00614ABD&quot;/&gt;&lt;wsp:rsid wsp:val=&quot;00615505&quot;/&gt;&lt;wsp:rsid wsp:val=&quot;0061673D&quot;/&gt;&lt;wsp:rsid wsp:val=&quot;00620A85&quot;/&gt;&lt;wsp:rsid wsp:val=&quot;00620BC4&quot;/&gt;&lt;wsp:rsid wsp:val=&quot;00620BD8&quot;/&gt;&lt;wsp:rsid wsp:val=&quot;0062127F&quot;/&gt;&lt;wsp:rsid wsp:val=&quot;006241E4&quot;/&gt;&lt;wsp:rsid wsp:val=&quot;00624A9E&quot;/&gt;&lt;wsp:rsid wsp:val=&quot;00624ADE&quot;/&gt;&lt;wsp:rsid wsp:val=&quot;00625B26&quot;/&gt;&lt;wsp:rsid wsp:val=&quot;00627A13&quot;/&gt;&lt;wsp:rsid wsp:val=&quot;00627C86&quot;/&gt;&lt;wsp:rsid wsp:val=&quot;00631891&quot;/&gt;&lt;wsp:rsid wsp:val=&quot;00632EFB&quot;/&gt;&lt;wsp:rsid wsp:val=&quot;00633A91&quot;/&gt;&lt;wsp:rsid wsp:val=&quot;00634A89&quot;/&gt;&lt;wsp:rsid wsp:val=&quot;0063500C&quot;/&gt;&lt;wsp:rsid wsp:val=&quot;00636780&quot;/&gt;&lt;wsp:rsid wsp:val=&quot;00636D82&quot;/&gt;&lt;wsp:rsid wsp:val=&quot;006375A4&quot;/&gt;&lt;wsp:rsid wsp:val=&quot;006378CD&quot;/&gt;&lt;wsp:rsid wsp:val=&quot;0064039B&quot;/&gt;&lt;wsp:rsid wsp:val=&quot;00641AC9&quot;/&gt;&lt;wsp:rsid wsp:val=&quot;006423B0&quot;/&gt;&lt;wsp:rsid wsp:val=&quot;00642AB3&quot;/&gt;&lt;wsp:rsid wsp:val=&quot;00642FAE&quot;/&gt;&lt;wsp:rsid wsp:val=&quot;00643FD7&quot;/&gt;&lt;wsp:rsid wsp:val=&quot;00644D02&quot;/&gt;&lt;wsp:rsid wsp:val=&quot;00645588&quot;/&gt;&lt;wsp:rsid wsp:val=&quot;006479B4&quot;/&gt;&lt;wsp:rsid wsp:val=&quot;006507B2&quot;/&gt;&lt;wsp:rsid wsp:val=&quot;00650D4B&quot;/&gt;&lt;wsp:rsid wsp:val=&quot;00650E21&quot;/&gt;&lt;wsp:rsid wsp:val=&quot;006515C4&quot;/&gt;&lt;wsp:rsid wsp:val=&quot;00653016&quot;/&gt;&lt;wsp:rsid wsp:val=&quot;00653941&quot;/&gt;&lt;wsp:rsid wsp:val=&quot;00653B4A&quot;/&gt;&lt;wsp:rsid wsp:val=&quot;0065555F&quot;/&gt;&lt;wsp:rsid wsp:val=&quot;0065639E&quot;/&gt;&lt;wsp:rsid wsp:val=&quot;006571EF&quot;/&gt;&lt;wsp:rsid wsp:val=&quot;0065753F&quot;/&gt;&lt;wsp:rsid wsp:val=&quot;0066003F&quot;/&gt;&lt;wsp:rsid wsp:val=&quot;0066044F&quot;/&gt;&lt;wsp:rsid wsp:val=&quot;00660B9C&quot;/&gt;&lt;wsp:rsid wsp:val=&quot;006617B5&quot;/&gt;&lt;wsp:rsid wsp:val=&quot;00661D27&quot;/&gt;&lt;wsp:rsid wsp:val=&quot;00662905&quot;/&gt;&lt;wsp:rsid wsp:val=&quot;0066328C&quot;/&gt;&lt;wsp:rsid wsp:val=&quot;00663B50&quot;/&gt;&lt;wsp:rsid wsp:val=&quot;006647A4&quot;/&gt;&lt;wsp:rsid wsp:val=&quot;006652CB&quot;/&gt;&lt;wsp:rsid wsp:val=&quot;00665B19&quot;/&gt;&lt;wsp:rsid wsp:val=&quot;00666EB9&quot;/&gt;&lt;wsp:rsid wsp:val=&quot;00670343&quot;/&gt;&lt;wsp:rsid wsp:val=&quot;006710B2&quot;/&gt;&lt;wsp:rsid wsp:val=&quot;0067119D&quot;/&gt;&lt;wsp:rsid wsp:val=&quot;0067206E&quot;/&gt;&lt;wsp:rsid wsp:val=&quot;00672CFE&quot;/&gt;&lt;wsp:rsid wsp:val=&quot;0067326E&quot;/&gt;&lt;wsp:rsid wsp:val=&quot;00673BBC&quot;/&gt;&lt;wsp:rsid wsp:val=&quot;00673D7E&quot;/&gt;&lt;wsp:rsid wsp:val=&quot;00673EDC&quot;/&gt;&lt;wsp:rsid wsp:val=&quot;00674236&quot;/&gt;&lt;wsp:rsid wsp:val=&quot;0067443F&quot;/&gt;&lt;wsp:rsid wsp:val=&quot;00674C9F&quot;/&gt;&lt;wsp:rsid wsp:val=&quot;00675F3E&quot;/&gt;&lt;wsp:rsid wsp:val=&quot;0067623C&quot;/&gt;&lt;wsp:rsid wsp:val=&quot;00676C63&quot;/&gt;&lt;wsp:rsid wsp:val=&quot;0068020C&quot;/&gt;&lt;wsp:rsid wsp:val=&quot;006818D6&quot;/&gt;&lt;wsp:rsid wsp:val=&quot;006823C7&quot;/&gt;&lt;wsp:rsid wsp:val=&quot;0068242C&quot;/&gt;&lt;wsp:rsid wsp:val=&quot;006830EF&quot;/&gt;&lt;wsp:rsid wsp:val=&quot;006844DD&quot;/&gt;&lt;wsp:rsid wsp:val=&quot;0068599E&quot;/&gt;&lt;wsp:rsid wsp:val=&quot;00686525&quot;/&gt;&lt;wsp:rsid wsp:val=&quot;00686667&quot;/&gt;&lt;wsp:rsid wsp:val=&quot;00686D05&quot;/&gt;&lt;wsp:rsid wsp:val=&quot;006905BA&quot;/&gt;&lt;wsp:rsid wsp:val=&quot;00691387&quot;/&gt;&lt;wsp:rsid wsp:val=&quot;006924A1&quot;/&gt;&lt;wsp:rsid wsp:val=&quot;00692AF4&quot;/&gt;&lt;wsp:rsid wsp:val=&quot;00694400&quot;/&gt;&lt;wsp:rsid wsp:val=&quot;00694BD3&quot;/&gt;&lt;wsp:rsid wsp:val=&quot;00694F22&quot;/&gt;&lt;wsp:rsid wsp:val=&quot;006959AB&quot;/&gt;&lt;wsp:rsid wsp:val=&quot;00695F1E&quot;/&gt;&lt;wsp:rsid wsp:val=&quot;006960DB&quot;/&gt;&lt;wsp:rsid wsp:val=&quot;0069618C&quot;/&gt;&lt;wsp:rsid wsp:val=&quot;006A3450&quot;/&gt;&lt;wsp:rsid wsp:val=&quot;006A44FB&quot;/&gt;&lt;wsp:rsid wsp:val=&quot;006A498C&quot;/&gt;&lt;wsp:rsid wsp:val=&quot;006A528D&quot;/&gt;&lt;wsp:rsid wsp:val=&quot;006A53AE&quot;/&gt;&lt;wsp:rsid wsp:val=&quot;006A53F4&quot;/&gt;&lt;wsp:rsid wsp:val=&quot;006A57E7&quot;/&gt;&lt;wsp:rsid wsp:val=&quot;006A5CD1&quot;/&gt;&lt;wsp:rsid wsp:val=&quot;006A659A&quot;/&gt;&lt;wsp:rsid wsp:val=&quot;006B0AE0&quot;/&gt;&lt;wsp:rsid wsp:val=&quot;006B168B&quot;/&gt;&lt;wsp:rsid wsp:val=&quot;006B307E&quot;/&gt;&lt;wsp:rsid wsp:val=&quot;006B38EF&quot;/&gt;&lt;wsp:rsid wsp:val=&quot;006B39A3&quot;/&gt;&lt;wsp:rsid wsp:val=&quot;006B3FA4&quot;/&gt;&lt;wsp:rsid wsp:val=&quot;006B4DD2&quot;/&gt;&lt;wsp:rsid wsp:val=&quot;006B5F14&quot;/&gt;&lt;wsp:rsid wsp:val=&quot;006B629C&quot;/&gt;&lt;wsp:rsid wsp:val=&quot;006B68F0&quot;/&gt;&lt;wsp:rsid wsp:val=&quot;006B6FA6&quot;/&gt;&lt;wsp:rsid wsp:val=&quot;006B7192&quot;/&gt;&lt;wsp:rsid wsp:val=&quot;006B729F&quot;/&gt;&lt;wsp:rsid wsp:val=&quot;006B78AF&quot;/&gt;&lt;wsp:rsid wsp:val=&quot;006B7AD4&quot;/&gt;&lt;wsp:rsid wsp:val=&quot;006B7F82&quot;/&gt;&lt;wsp:rsid wsp:val=&quot;006C1A58&quot;/&gt;&lt;wsp:rsid wsp:val=&quot;006C23CB&quot;/&gt;&lt;wsp:rsid wsp:val=&quot;006C4AE6&quot;/&gt;&lt;wsp:rsid wsp:val=&quot;006C5E1D&quot;/&gt;&lt;wsp:rsid wsp:val=&quot;006C5EC5&quot;/&gt;&lt;wsp:rsid wsp:val=&quot;006C5F13&quot;/&gt;&lt;wsp:rsid wsp:val=&quot;006C7439&quot;/&gt;&lt;wsp:rsid wsp:val=&quot;006C7520&quot;/&gt;&lt;wsp:rsid wsp:val=&quot;006D02A6&quot;/&gt;&lt;wsp:rsid wsp:val=&quot;006D1528&quot;/&gt;&lt;wsp:rsid wsp:val=&quot;006D156F&quot;/&gt;&lt;wsp:rsid wsp:val=&quot;006D1A3D&quot;/&gt;&lt;wsp:rsid wsp:val=&quot;006D3FD4&quot;/&gt;&lt;wsp:rsid wsp:val=&quot;006D44E7&quot;/&gt;&lt;wsp:rsid wsp:val=&quot;006D459C&quot;/&gt;&lt;wsp:rsid wsp:val=&quot;006D495A&quot;/&gt;&lt;wsp:rsid wsp:val=&quot;006D5994&quot;/&gt;&lt;wsp:rsid wsp:val=&quot;006D5B9F&quot;/&gt;&lt;wsp:rsid wsp:val=&quot;006D75F4&quot;/&gt;&lt;wsp:rsid wsp:val=&quot;006D7B63&quot;/&gt;&lt;wsp:rsid wsp:val=&quot;006E02F5&quot;/&gt;&lt;wsp:rsid wsp:val=&quot;006E0B74&quot;/&gt;&lt;wsp:rsid wsp:val=&quot;006E185E&quot;/&gt;&lt;wsp:rsid wsp:val=&quot;006E19A1&quot;/&gt;&lt;wsp:rsid wsp:val=&quot;006E1BF5&quot;/&gt;&lt;wsp:rsid wsp:val=&quot;006E1CA3&quot;/&gt;&lt;wsp:rsid wsp:val=&quot;006E203A&quot;/&gt;&lt;wsp:rsid wsp:val=&quot;006E3833&quot;/&gt;&lt;wsp:rsid wsp:val=&quot;006E42E4&quot;/&gt;&lt;wsp:rsid wsp:val=&quot;006E5246&quot;/&gt;&lt;wsp:rsid wsp:val=&quot;006E5252&quot;/&gt;&lt;wsp:rsid wsp:val=&quot;006E76A1&quot;/&gt;&lt;wsp:rsid wsp:val=&quot;006E7916&quot;/&gt;&lt;wsp:rsid wsp:val=&quot;006F0286&quot;/&gt;&lt;wsp:rsid wsp:val=&quot;006F0C9F&quot;/&gt;&lt;wsp:rsid wsp:val=&quot;006F20FD&quot;/&gt;&lt;wsp:rsid wsp:val=&quot;006F4728&quot;/&gt;&lt;wsp:rsid wsp:val=&quot;006F6C2B&quot;/&gt;&lt;wsp:rsid wsp:val=&quot;006F6DCE&quot;/&gt;&lt;wsp:rsid wsp:val=&quot;006F772C&quot;/&gt;&lt;wsp:rsid wsp:val=&quot;006F7DC2&quot;/&gt;&lt;wsp:rsid wsp:val=&quot;00700212&quot;/&gt;&lt;wsp:rsid wsp:val=&quot;00700966&quot;/&gt;&lt;wsp:rsid wsp:val=&quot;00701136&quot;/&gt;&lt;wsp:rsid wsp:val=&quot;007011D7&quot;/&gt;&lt;wsp:rsid wsp:val=&quot;0070194D&quot;/&gt;&lt;wsp:rsid wsp:val=&quot;0070279B&quot;/&gt;&lt;wsp:rsid wsp:val=&quot;0070351A&quot;/&gt;&lt;wsp:rsid wsp:val=&quot;00706322&quot;/&gt;&lt;wsp:rsid wsp:val=&quot;00706F11&quot;/&gt;&lt;wsp:rsid wsp:val=&quot;007073D6&quot;/&gt;&lt;wsp:rsid wsp:val=&quot;00707827&quot;/&gt;&lt;wsp:rsid wsp:val=&quot;00710886&quot;/&gt;&lt;wsp:rsid wsp:val=&quot;007114CF&quot;/&gt;&lt;wsp:rsid wsp:val=&quot;007115BE&quot;/&gt;&lt;wsp:rsid wsp:val=&quot;00711CEA&quot;/&gt;&lt;wsp:rsid wsp:val=&quot;00712A1E&quot;/&gt;&lt;wsp:rsid wsp:val=&quot;00714398&quot;/&gt;&lt;wsp:rsid wsp:val=&quot;007165D5&quot;/&gt;&lt;wsp:rsid wsp:val=&quot;00716A3E&quot;/&gt;&lt;wsp:rsid wsp:val=&quot;00717798&quot;/&gt;&lt;wsp:rsid wsp:val=&quot;007200A1&quot;/&gt;&lt;wsp:rsid wsp:val=&quot;00720357&quot;/&gt;&lt;wsp:rsid wsp:val=&quot;007209E3&quot;/&gt;&lt;wsp:rsid wsp:val=&quot;007211DF&quot;/&gt;&lt;wsp:rsid wsp:val=&quot;00722978&quot;/&gt;&lt;wsp:rsid wsp:val=&quot;00723161&quot;/&gt;&lt;wsp:rsid wsp:val=&quot;00723B96&quot;/&gt;&lt;wsp:rsid wsp:val=&quot;00724DEF&quot;/&gt;&lt;wsp:rsid wsp:val=&quot;00724F81&quot;/&gt;&lt;wsp:rsid wsp:val=&quot;0072591D&quot;/&gt;&lt;wsp:rsid wsp:val=&quot;00725ED0&quot;/&gt;&lt;wsp:rsid wsp:val=&quot;00726298&quot;/&gt;&lt;wsp:rsid wsp:val=&quot;007273AE&quot;/&gt;&lt;wsp:rsid wsp:val=&quot;00727569&quot;/&gt;&lt;wsp:rsid wsp:val=&quot;00727A53&quot;/&gt;&lt;wsp:rsid wsp:val=&quot;007308B5&quot;/&gt;&lt;wsp:rsid wsp:val=&quot;00730E1F&quot;/&gt;&lt;wsp:rsid wsp:val=&quot;00730F60&quot;/&gt;&lt;wsp:rsid wsp:val=&quot;00731029&quot;/&gt;&lt;wsp:rsid wsp:val=&quot;0073117F&quot;/&gt;&lt;wsp:rsid wsp:val=&quot;007314ED&quot;/&gt;&lt;wsp:rsid wsp:val=&quot;00731DAF&quot;/&gt;&lt;wsp:rsid wsp:val=&quot;007325B7&quot;/&gt;&lt;wsp:rsid wsp:val=&quot;00733CF6&quot;/&gt;&lt;wsp:rsid wsp:val=&quot;007348BF&quot;/&gt;&lt;wsp:rsid wsp:val=&quot;00734E55&quot;/&gt;&lt;wsp:rsid wsp:val=&quot;00736288&quot;/&gt;&lt;wsp:rsid wsp:val=&quot;00736BE6&quot;/&gt;&lt;wsp:rsid wsp:val=&quot;00737981&quot;/&gt;&lt;wsp:rsid wsp:val=&quot;00740995&quot;/&gt;&lt;wsp:rsid wsp:val=&quot;007417D3&quot;/&gt;&lt;wsp:rsid wsp:val=&quot;007426D3&quot;/&gt;&lt;wsp:rsid wsp:val=&quot;00742E97&quot;/&gt;&lt;wsp:rsid wsp:val=&quot;00743FE0&quot;/&gt;&lt;wsp:rsid wsp:val=&quot;00744EE0&quot;/&gt;&lt;wsp:rsid wsp:val=&quot;007468C7&quot;/&gt;&lt;wsp:rsid wsp:val=&quot;00750EE3&quot;/&gt;&lt;wsp:rsid wsp:val=&quot;007510E7&quot;/&gt;&lt;wsp:rsid wsp:val=&quot;00751F3F&quot;/&gt;&lt;wsp:rsid wsp:val=&quot;00752FB6&quot;/&gt;&lt;wsp:rsid wsp:val=&quot;00753294&quot;/&gt;&lt;wsp:rsid wsp:val=&quot;00753549&quot;/&gt;&lt;wsp:rsid wsp:val=&quot;007536EF&quot;/&gt;&lt;wsp:rsid wsp:val=&quot;00753BCA&quot;/&gt;&lt;wsp:rsid wsp:val=&quot;00754245&quot;/&gt;&lt;wsp:rsid wsp:val=&quot;007563BD&quot;/&gt;&lt;wsp:rsid wsp:val=&quot;007566F2&quot;/&gt;&lt;wsp:rsid wsp:val=&quot;00756B77&quot;/&gt;&lt;wsp:rsid wsp:val=&quot;00756EB1&quot;/&gt;&lt;wsp:rsid wsp:val=&quot;0076091E&quot;/&gt;&lt;wsp:rsid wsp:val=&quot;00760E72&quot;/&gt;&lt;wsp:rsid wsp:val=&quot;0076141A&quot;/&gt;&lt;wsp:rsid wsp:val=&quot;00761662&quot;/&gt;&lt;wsp:rsid wsp:val=&quot;00762A9D&quot;/&gt;&lt;wsp:rsid wsp:val=&quot;00764669&quot;/&gt;&lt;wsp:rsid wsp:val=&quot;00765116&quot;/&gt;&lt;wsp:rsid wsp:val=&quot;007667AD&quot;/&gt;&lt;wsp:rsid wsp:val=&quot;00766F79&quot;/&gt;&lt;wsp:rsid wsp:val=&quot;0076706E&quot;/&gt;&lt;wsp:rsid wsp:val=&quot;007671CF&quot;/&gt;&lt;wsp:rsid wsp:val=&quot;007676C3&quot;/&gt;&lt;wsp:rsid wsp:val=&quot;00770BE8&quot;/&gt;&lt;wsp:rsid wsp:val=&quot;00770C24&quot;/&gt;&lt;wsp:rsid wsp:val=&quot;00770F15&quot;/&gt;&lt;wsp:rsid wsp:val=&quot;00771A9A&quot;/&gt;&lt;wsp:rsid wsp:val=&quot;00771E1F&quot;/&gt;&lt;wsp:rsid wsp:val=&quot;007723E7&quot;/&gt;&lt;wsp:rsid wsp:val=&quot;0077305C&quot;/&gt;&lt;wsp:rsid wsp:val=&quot;007735AB&quot;/&gt;&lt;wsp:rsid wsp:val=&quot;007738E3&quot;/&gt;&lt;wsp:rsid wsp:val=&quot;00773AC7&quot;/&gt;&lt;wsp:rsid wsp:val=&quot;007758C6&quot;/&gt;&lt;wsp:rsid wsp:val=&quot;007769AA&quot;/&gt;&lt;wsp:rsid wsp:val=&quot;0077EFFA&quot;/&gt;&lt;wsp:rsid wsp:val=&quot;007808D2&quot;/&gt;&lt;wsp:rsid wsp:val=&quot;00781408&quot;/&gt;&lt;wsp:rsid wsp:val=&quot;00781A6B&quot;/&gt;&lt;wsp:rsid wsp:val=&quot;00781D26&quot;/&gt;&lt;wsp:rsid wsp:val=&quot;00781D57&quot;/&gt;&lt;wsp:rsid wsp:val=&quot;0078338A&quot;/&gt;&lt;wsp:rsid wsp:val=&quot;00783494&quot;/&gt;&lt;wsp:rsid wsp:val=&quot;00784064&quot;/&gt;&lt;wsp:rsid wsp:val=&quot;007846CE&quot;/&gt;&lt;wsp:rsid wsp:val=&quot;00785423&quot;/&gt;&lt;wsp:rsid wsp:val=&quot;007871BA&quot;/&gt;&lt;wsp:rsid wsp:val=&quot;00791DBB&quot;/&gt;&lt;wsp:rsid wsp:val=&quot;00792DE8&quot;/&gt;&lt;wsp:rsid wsp:val=&quot;00793695&quot;/&gt;&lt;wsp:rsid wsp:val=&quot;00794D6A&quot;/&gt;&lt;wsp:rsid wsp:val=&quot;00795BE4&quot;/&gt;&lt;wsp:rsid wsp:val=&quot;00797371&quot;/&gt;&lt;wsp:rsid wsp:val=&quot;007974E5&quot;/&gt;&lt;wsp:rsid wsp:val=&quot;00797877&quot;/&gt;&lt;wsp:rsid wsp:val=&quot;00797F42&quot;/&gt;&lt;wsp:rsid wsp:val=&quot;007A0B86&quot;/&gt;&lt;wsp:rsid wsp:val=&quot;007A2CE9&quot;/&gt;&lt;wsp:rsid wsp:val=&quot;007A333C&quot;/&gt;&lt;wsp:rsid wsp:val=&quot;007A3587&quot;/&gt;&lt;wsp:rsid wsp:val=&quot;007A4A94&quot;/&gt;&lt;wsp:rsid wsp:val=&quot;007A4CDD&quot;/&gt;&lt;wsp:rsid wsp:val=&quot;007A53E9&quot;/&gt;&lt;wsp:rsid wsp:val=&quot;007A6F71&quot;/&gt;&lt;wsp:rsid wsp:val=&quot;007B00D6&quot;/&gt;&lt;wsp:rsid wsp:val=&quot;007B0610&quot;/&gt;&lt;wsp:rsid wsp:val=&quot;007B06DE&quot;/&gt;&lt;wsp:rsid wsp:val=&quot;007B112C&quot;/&gt;&lt;wsp:rsid wsp:val=&quot;007B192E&quot;/&gt;&lt;wsp:rsid wsp:val=&quot;007B1F6D&quot;/&gt;&lt;wsp:rsid wsp:val=&quot;007B232F&quot;/&gt;&lt;wsp:rsid wsp:val=&quot;007B3813&quot;/&gt;&lt;wsp:rsid wsp:val=&quot;007B5231&quot;/&gt;&lt;wsp:rsid wsp:val=&quot;007B5719&quot;/&gt;&lt;wsp:rsid wsp:val=&quot;007B6D0E&quot;/&gt;&lt;wsp:rsid wsp:val=&quot;007B6E11&quot;/&gt;&lt;wsp:rsid wsp:val=&quot;007B6EB6&quot;/&gt;&lt;wsp:rsid wsp:val=&quot;007C0A68&quot;/&gt;&lt;wsp:rsid wsp:val=&quot;007C0AA8&quot;/&gt;&lt;wsp:rsid wsp:val=&quot;007C27AA&quot;/&gt;&lt;wsp:rsid wsp:val=&quot;007C3461&quot;/&gt;&lt;wsp:rsid wsp:val=&quot;007C3F23&quot;/&gt;&lt;wsp:rsid wsp:val=&quot;007C441B&quot;/&gt;&lt;wsp:rsid wsp:val=&quot;007C4873&quot;/&gt;&lt;wsp:rsid wsp:val=&quot;007C773F&quot;/&gt;&lt;wsp:rsid wsp:val=&quot;007D027D&quot;/&gt;&lt;wsp:rsid wsp:val=&quot;007D13F7&quot;/&gt;&lt;wsp:rsid wsp:val=&quot;007D1815&quot;/&gt;&lt;wsp:rsid wsp:val=&quot;007D1BF8&quot;/&gt;&lt;wsp:rsid wsp:val=&quot;007D27DC&quot;/&gt;&lt;wsp:rsid wsp:val=&quot;007D2A66&quot;/&gt;&lt;wsp:rsid wsp:val=&quot;007D61BC&quot;/&gt;&lt;wsp:rsid wsp:val=&quot;007D6FC0&quot;/&gt;&lt;wsp:rsid wsp:val=&quot;007D7B25&quot;/&gt;&lt;wsp:rsid wsp:val=&quot;007DB92A&quot;/&gt;&lt;wsp:rsid wsp:val=&quot;007E1965&quot;/&gt;&lt;wsp:rsid wsp:val=&quot;007E1CA5&quot;/&gt;&lt;wsp:rsid wsp:val=&quot;007E2610&quot;/&gt;&lt;wsp:rsid wsp:val=&quot;007E2A78&quot;/&gt;&lt;wsp:rsid wsp:val=&quot;007E2FE5&quot;/&gt;&lt;wsp:rsid wsp:val=&quot;007E422B&quot;/&gt;&lt;wsp:rsid wsp:val=&quot;007E4891&quot;/&gt;&lt;wsp:rsid wsp:val=&quot;007E518D&quot;/&gt;&lt;wsp:rsid wsp:val=&quot;007E5BE4&quot;/&gt;&lt;wsp:rsid wsp:val=&quot;007E63B2&quot;/&gt;&lt;wsp:rsid wsp:val=&quot;007E6FD6&quot;/&gt;&lt;wsp:rsid wsp:val=&quot;007EA3E6&quot;/&gt;&lt;wsp:rsid wsp:val=&quot;007F01DE&quot;/&gt;&lt;wsp:rsid wsp:val=&quot;007F0B7A&quot;/&gt;&lt;wsp:rsid wsp:val=&quot;007F1D1C&quot;/&gt;&lt;wsp:rsid wsp:val=&quot;007F217C&quot;/&gt;&lt;wsp:rsid wsp:val=&quot;007F2C55&quot;/&gt;&lt;wsp:rsid wsp:val=&quot;007F39C5&quot;/&gt;&lt;wsp:rsid wsp:val=&quot;007F436D&quot;/&gt;&lt;wsp:rsid wsp:val=&quot;007F4794&quot;/&gt;&lt;wsp:rsid wsp:val=&quot;007F5ACF&quot;/&gt;&lt;wsp:rsid wsp:val=&quot;007F5E06&quot;/&gt;&lt;wsp:rsid wsp:val=&quot;007F5E19&quot;/&gt;&lt;wsp:rsid wsp:val=&quot;007F6D9D&quot;/&gt;&lt;wsp:rsid wsp:val=&quot;007F7FBB&quot;/&gt;&lt;wsp:rsid wsp:val=&quot;008030BF&quot;/&gt;&lt;wsp:rsid wsp:val=&quot;008032A3&quot;/&gt;&lt;wsp:rsid wsp:val=&quot;00803AAD&quot;/&gt;&lt;wsp:rsid wsp:val=&quot;00805223&quot;/&gt;&lt;wsp:rsid wsp:val=&quot;00805260&quot;/&gt;&lt;wsp:rsid wsp:val=&quot;00806C91&quot;/&gt;&lt;wsp:rsid wsp:val=&quot;008071B9&quot;/&gt;&lt;wsp:rsid wsp:val=&quot;008074A3&quot;/&gt;&lt;wsp:rsid wsp:val=&quot;00810A07&quot;/&gt;&lt;wsp:rsid wsp:val=&quot;00813528&quot;/&gt;&lt;wsp:rsid wsp:val=&quot;00813AD2&quot;/&gt;&lt;wsp:rsid wsp:val=&quot;00813E7E&quot;/&gt;&lt;wsp:rsid wsp:val=&quot;008148C4&quot;/&gt;&lt;wsp:rsid wsp:val=&quot;00814D6D&quot;/&gt;&lt;wsp:rsid wsp:val=&quot;00815F23&quot;/&gt;&lt;wsp:rsid wsp:val=&quot;0081721C&quot;/&gt;&lt;wsp:rsid wsp:val=&quot;00817DFB&quot;/&gt;&lt;wsp:rsid wsp:val=&quot;00820017&quot;/&gt;&lt;wsp:rsid wsp:val=&quot;008209CE&quot;/&gt;&lt;wsp:rsid wsp:val=&quot;008209E9&quot;/&gt;&lt;wsp:rsid wsp:val=&quot;00822BEA&quot;/&gt;&lt;wsp:rsid wsp:val=&quot;00824086&quot;/&gt;&lt;wsp:rsid wsp:val=&quot;008242EB&quot;/&gt;&lt;wsp:rsid wsp:val=&quot;00824321&quot;/&gt;&lt;wsp:rsid wsp:val=&quot;00824A4D&quot;/&gt;&lt;wsp:rsid wsp:val=&quot;00825371&quot;/&gt;&lt;wsp:rsid wsp:val=&quot;00826245&quot;/&gt;&lt;wsp:rsid wsp:val=&quot;0082631E&quot;/&gt;&lt;wsp:rsid wsp:val=&quot;00826449&quot;/&gt;&lt;wsp:rsid wsp:val=&quot;00826472&quot;/&gt;&lt;wsp:rsid wsp:val=&quot;00826C3F&quot;/&gt;&lt;wsp:rsid wsp:val=&quot;00826D49&quot;/&gt;&lt;wsp:rsid wsp:val=&quot;00827DC3&quot;/&gt;&lt;wsp:rsid wsp:val=&quot;00827EDA&quot;/&gt;&lt;wsp:rsid wsp:val=&quot;008302BC&quot;/&gt;&lt;wsp:rsid wsp:val=&quot;00831660&quot;/&gt;&lt;wsp:rsid wsp:val=&quot;008324FB&quot;/&gt;&lt;wsp:rsid wsp:val=&quot;00833144&quot;/&gt;&lt;wsp:rsid wsp:val=&quot;008342B7&quot;/&gt;&lt;wsp:rsid wsp:val=&quot;00835AF4&quot;/&gt;&lt;wsp:rsid wsp:val=&quot;00835D7F&quot;/&gt;&lt;wsp:rsid wsp:val=&quot;0084175D&quot;/&gt;&lt;wsp:rsid wsp:val=&quot;00841B26&quot;/&gt;&lt;wsp:rsid wsp:val=&quot;0084377A&quot;/&gt;&lt;wsp:rsid wsp:val=&quot;0084476D&quot;/&gt;&lt;wsp:rsid wsp:val=&quot;0084583E&quot;/&gt;&lt;wsp:rsid wsp:val=&quot;00845A90&quot;/&gt;&lt;wsp:rsid wsp:val=&quot;00851310&quot;/&gt;&lt;wsp:rsid wsp:val=&quot;00851B2B&quot;/&gt;&lt;wsp:rsid wsp:val=&quot;00852919&quot;/&gt;&lt;wsp:rsid wsp:val=&quot;00852D09&quot;/&gt;&lt;wsp:rsid wsp:val=&quot;00853F4F&quot;/&gt;&lt;wsp:rsid wsp:val=&quot;00855A27&quot;/&gt;&lt;wsp:rsid wsp:val=&quot;00856801&quot;/&gt;&lt;wsp:rsid wsp:val=&quot;008571DA&quot;/&gt;&lt;wsp:rsid wsp:val=&quot;00860E5C&quot;/&gt;&lt;wsp:rsid wsp:val=&quot;00860F89&quot;/&gt;&lt;wsp:rsid wsp:val=&quot;0086133C&quot;/&gt;&lt;wsp:rsid wsp:val=&quot;00862E48&quot;/&gt;&lt;wsp:rsid wsp:val=&quot;00863A7A&quot;/&gt;&lt;wsp:rsid wsp:val=&quot;00863C7A&quot;/&gt;&lt;wsp:rsid wsp:val=&quot;00864424&quot;/&gt;&lt;wsp:rsid wsp:val=&quot;00864890&quot;/&gt;&lt;wsp:rsid wsp:val=&quot;0086698E&quot;/&gt;&lt;wsp:rsid wsp:val=&quot;0087043F&quot;/&gt;&lt;wsp:rsid wsp:val=&quot;00871B73&quot;/&gt;&lt;wsp:rsid wsp:val=&quot;00872BE1&quot;/&gt;&lt;wsp:rsid wsp:val=&quot;00873506&quot;/&gt;&lt;wsp:rsid wsp:val=&quot;00873926&quot;/&gt;&lt;wsp:rsid wsp:val=&quot;0087428F&quot;/&gt;&lt;wsp:rsid wsp:val=&quot;008746D8&quot;/&gt;&lt;wsp:rsid wsp:val=&quot;008747DF&quot;/&gt;&lt;wsp:rsid wsp:val=&quot;00874F4C&quot;/&gt;&lt;wsp:rsid wsp:val=&quot;00877004&quot;/&gt;&lt;wsp:rsid wsp:val=&quot;008771D6&quot;/&gt;&lt;wsp:rsid wsp:val=&quot;008773F7&quot;/&gt;&lt;wsp:rsid wsp:val=&quot;00880223&quot;/&gt;&lt;wsp:rsid wsp:val=&quot;00881BA2&quot;/&gt;&lt;wsp:rsid wsp:val=&quot;00881D27&quot;/&gt;&lt;wsp:rsid wsp:val=&quot;0088254E&quot;/&gt;&lt;wsp:rsid wsp:val=&quot;008834E3&quot;/&gt;&lt;wsp:rsid wsp:val=&quot;00885240&quot;/&gt;&lt;wsp:rsid wsp:val=&quot;00885341&quot;/&gt;&lt;wsp:rsid wsp:val=&quot;00885F99&quot;/&gt;&lt;wsp:rsid wsp:val=&quot;008862EF&quot;/&gt;&lt;wsp:rsid wsp:val=&quot;00886576&quot;/&gt;&lt;wsp:rsid wsp:val=&quot;00886849&quot;/&gt;&lt;wsp:rsid wsp:val=&quot;0088726C&quot;/&gt;&lt;wsp:rsid wsp:val=&quot;008874F2&quot;/&gt;&lt;wsp:rsid wsp:val=&quot;00887935&quot;/&gt;&lt;wsp:rsid wsp:val=&quot;00887B65&quot;/&gt;&lt;wsp:rsid wsp:val=&quot;00890FBE&quot;/&gt;&lt;wsp:rsid wsp:val=&quot;00891454&quot;/&gt;&lt;wsp:rsid wsp:val=&quot;00891D8F&quot;/&gt;&lt;wsp:rsid wsp:val=&quot;00893751&quot;/&gt;&lt;wsp:rsid wsp:val=&quot;0089502C&quot;/&gt;&lt;wsp:rsid wsp:val=&quot;008957D5&quot;/&gt;&lt;wsp:rsid wsp:val=&quot;00895A2C&quot;/&gt;&lt;wsp:rsid wsp:val=&quot;00895D29&quot;/&gt;&lt;wsp:rsid wsp:val=&quot;00895E33&quot;/&gt;&lt;wsp:rsid wsp:val=&quot;0089675D&quot;/&gt;&lt;wsp:rsid wsp:val=&quot;0089691B&quot;/&gt;&lt;wsp:rsid wsp:val=&quot;00896BA4&quot;/&gt;&lt;wsp:rsid wsp:val=&quot;00896FA1&quot;/&gt;&lt;wsp:rsid wsp:val=&quot;008A0BCA&quot;/&gt;&lt;wsp:rsid wsp:val=&quot;008A1237&quot;/&gt;&lt;wsp:rsid wsp:val=&quot;008A266F&quot;/&gt;&lt;wsp:rsid wsp:val=&quot;008A2835&quot;/&gt;&lt;wsp:rsid wsp:val=&quot;008A29AC&quot;/&gt;&lt;wsp:rsid wsp:val=&quot;008A29CC&quot;/&gt;&lt;wsp:rsid wsp:val=&quot;008A3965&quot;/&gt;&lt;wsp:rsid wsp:val=&quot;008A435F&quot;/&gt;&lt;wsp:rsid wsp:val=&quot;008A455D&quot;/&gt;&lt;wsp:rsid wsp:val=&quot;008A4788&quot;/&gt;&lt;wsp:rsid wsp:val=&quot;008A484F&quot;/&gt;&lt;wsp:rsid wsp:val=&quot;008A4F3E&quot;/&gt;&lt;wsp:rsid wsp:val=&quot;008A6FAF&quot;/&gt;&lt;wsp:rsid wsp:val=&quot;008A7024&quot;/&gt;&lt;wsp:rsid wsp:val=&quot;008A7872&quot;/&gt;&lt;wsp:rsid wsp:val=&quot;008A7922&quot;/&gt;&lt;wsp:rsid wsp:val=&quot;008B3F67&quot;/&gt;&lt;wsp:rsid wsp:val=&quot;008B4B04&quot;/&gt;&lt;wsp:rsid wsp:val=&quot;008B5ADB&quot;/&gt;&lt;wsp:rsid wsp:val=&quot;008B5EF4&quot;/&gt;&lt;wsp:rsid wsp:val=&quot;008C0E58&quot;/&gt;&lt;wsp:rsid wsp:val=&quot;008C28A4&quot;/&gt;&lt;wsp:rsid wsp:val=&quot;008C2FA6&quot;/&gt;&lt;wsp:rsid wsp:val=&quot;008C3F80&quot;/&gt;&lt;wsp:rsid wsp:val=&quot;008C4586&quot;/&gt;&lt;wsp:rsid wsp:val=&quot;008C47BD&quot;/&gt;&lt;wsp:rsid wsp:val=&quot;008C6536&quot;/&gt;&lt;wsp:rsid wsp:val=&quot;008C6B12&quot;/&gt;&lt;wsp:rsid wsp:val=&quot;008C7656&quot;/&gt;&lt;wsp:rsid wsp:val=&quot;008D04B1&quot;/&gt;&lt;wsp:rsid wsp:val=&quot;008D2C14&quot;/&gt;&lt;wsp:rsid wsp:val=&quot;008D3C76&quot;/&gt;&lt;wsp:rsid wsp:val=&quot;008D48C1&quot;/&gt;&lt;wsp:rsid wsp:val=&quot;008D49C5&quot;/&gt;&lt;wsp:rsid wsp:val=&quot;008D559E&quot;/&gt;&lt;wsp:rsid wsp:val=&quot;008D609D&quot;/&gt;&lt;wsp:rsid wsp:val=&quot;008D6627&quot;/&gt;&lt;wsp:rsid wsp:val=&quot;008D67F4&quot;/&gt;&lt;wsp:rsid wsp:val=&quot;008E1161&quot;/&gt;&lt;wsp:rsid wsp:val=&quot;008E1F20&quot;/&gt;&lt;wsp:rsid wsp:val=&quot;008E1FE2&quot;/&gt;&lt;wsp:rsid wsp:val=&quot;008E2E15&quot;/&gt;&lt;wsp:rsid wsp:val=&quot;008E3058&quot;/&gt;&lt;wsp:rsid wsp:val=&quot;008E3990&quot;/&gt;&lt;wsp:rsid wsp:val=&quot;008E652D&quot;/&gt;&lt;wsp:rsid wsp:val=&quot;008E76D7&quot;/&gt;&lt;wsp:rsid wsp:val=&quot;008F03DF&quot;/&gt;&lt;wsp:rsid wsp:val=&quot;008F0AC8&quot;/&gt;&lt;wsp:rsid wsp:val=&quot;008F1065&quot;/&gt;&lt;wsp:rsid wsp:val=&quot;008F132E&quot;/&gt;&lt;wsp:rsid wsp:val=&quot;008F13B5&quot;/&gt;&lt;wsp:rsid wsp:val=&quot;008F2C19&quot;/&gt;&lt;wsp:rsid wsp:val=&quot;008F3BBA&quot;/&gt;&lt;wsp:rsid wsp:val=&quot;008F4E6C&quot;/&gt;&lt;wsp:rsid wsp:val=&quot;008F5BDB&quot;/&gt;&lt;wsp:rsid wsp:val=&quot;008F6377&quot;/&gt;&lt;wsp:rsid wsp:val=&quot;008F676A&quot;/&gt;&lt;wsp:rsid wsp:val=&quot;008F6AB1&quot;/&gt;&lt;wsp:rsid wsp:val=&quot;008F6DFC&quot;/&gt;&lt;wsp:rsid wsp:val=&quot;008F71B5&quot;/&gt;&lt;wsp:rsid wsp:val=&quot;00900A13&quot;/&gt;&lt;wsp:rsid wsp:val=&quot;00905051&quot;/&gt;&lt;wsp:rsid wsp:val=&quot;00905C82&quot;/&gt;&lt;wsp:rsid wsp:val=&quot;00905D81&quot;/&gt;&lt;wsp:rsid wsp:val=&quot;009065BE&quot;/&gt;&lt;wsp:rsid wsp:val=&quot;00910177&quot;/&gt;&lt;wsp:rsid wsp:val=&quot;0091040C&quot;/&gt;&lt;wsp:rsid wsp:val=&quot;009109B4&quot;/&gt;&lt;wsp:rsid wsp:val=&quot;00910C25&quot;/&gt;&lt;wsp:rsid wsp:val=&quot;009115FF&quot;/&gt;&lt;wsp:rsid wsp:val=&quot;00911AB1&quot;/&gt;&lt;wsp:rsid wsp:val=&quot;00911AEB&quot;/&gt;&lt;wsp:rsid wsp:val=&quot;00911EE9&quot;/&gt;&lt;wsp:rsid wsp:val=&quot;00912286&quot;/&gt;&lt;wsp:rsid wsp:val=&quot;00915A5F&quot;/&gt;&lt;wsp:rsid wsp:val=&quot;00915B26&quot;/&gt;&lt;wsp:rsid wsp:val=&quot;00915DE4&quot;/&gt;&lt;wsp:rsid wsp:val=&quot;00916B41&quot;/&gt;&lt;wsp:rsid wsp:val=&quot;00916D36&quot;/&gt;&lt;wsp:rsid wsp:val=&quot;00916DF6&quot;/&gt;&lt;wsp:rsid wsp:val=&quot;009171BC&quot;/&gt;&lt;wsp:rsid wsp:val=&quot;00917E89&quot;/&gt;&lt;wsp:rsid wsp:val=&quot;00920AB2&quot;/&gt;&lt;wsp:rsid wsp:val=&quot;00920E05&quot;/&gt;&lt;wsp:rsid wsp:val=&quot;0092101F&quot;/&gt;&lt;wsp:rsid wsp:val=&quot;0092120B&quot;/&gt;&lt;wsp:rsid wsp:val=&quot;009215B7&quot;/&gt;&lt;wsp:rsid wsp:val=&quot;0092186B&quot;/&gt;&lt;wsp:rsid wsp:val=&quot;009226F7&quot;/&gt;&lt;wsp:rsid wsp:val=&quot;00924E43&quot;/&gt;&lt;wsp:rsid wsp:val=&quot;009253FF&quot;/&gt;&lt;wsp:rsid wsp:val=&quot;0092604F&quot;/&gt;&lt;wsp:rsid wsp:val=&quot;00926E9B&quot;/&gt;&lt;wsp:rsid wsp:val=&quot;00927B9B&quot;/&gt;&lt;wsp:rsid wsp:val=&quot;00930095&quot;/&gt;&lt;wsp:rsid wsp:val=&quot;00930F78&quot;/&gt;&lt;wsp:rsid wsp:val=&quot;00931AB2&quot;/&gt;&lt;wsp:rsid wsp:val=&quot;009323DE&quot;/&gt;&lt;wsp:rsid wsp:val=&quot;00933374&quot;/&gt;&lt;wsp:rsid wsp:val=&quot;00933A19&quot;/&gt;&lt;wsp:rsid wsp:val=&quot;00935F38&quot;/&gt;&lt;wsp:rsid wsp:val=&quot;00936A5D&quot;/&gt;&lt;wsp:rsid wsp:val=&quot;00936D43&quot;/&gt;&lt;wsp:rsid wsp:val=&quot;0093774E&quot;/&gt;&lt;wsp:rsid wsp:val=&quot;0094296F&quot;/&gt;&lt;wsp:rsid wsp:val=&quot;009429EE&quot;/&gt;&lt;wsp:rsid wsp:val=&quot;00942D1A&quot;/&gt;&lt;wsp:rsid wsp:val=&quot;00944473&quot;/&gt;&lt;wsp:rsid wsp:val=&quot;00944C73&quot;/&gt;&lt;wsp:rsid wsp:val=&quot;0094663C&quot;/&gt;&lt;wsp:rsid wsp:val=&quot;00946DF6&quot;/&gt;&lt;wsp:rsid wsp:val=&quot;0094728E&quot;/&gt;&lt;wsp:rsid wsp:val=&quot;0095085F&quot;/&gt;&lt;wsp:rsid wsp:val=&quot;009512E1&quot;/&gt;&lt;wsp:rsid wsp:val=&quot;00951F3B&quot;/&gt;&lt;wsp:rsid wsp:val=&quot;00952A71&quot;/&gt;&lt;wsp:rsid wsp:val=&quot;0095313C&quot;/&gt;&lt;wsp:rsid wsp:val=&quot;009539C1&quot;/&gt;&lt;wsp:rsid wsp:val=&quot;00953E2B&quot;/&gt;&lt;wsp:rsid wsp:val=&quot;00955656&quot;/&gt;&lt;wsp:rsid wsp:val=&quot;009558A2&quot;/&gt;&lt;wsp:rsid wsp:val=&quot;00955CFE&quot;/&gt;&lt;wsp:rsid wsp:val=&quot;009569F7&quot;/&gt;&lt;wsp:rsid wsp:val=&quot;009573C3&quot;/&gt;&lt;wsp:rsid wsp:val=&quot;0095787C&quot;/&gt;&lt;wsp:rsid wsp:val=&quot;00961141&quot;/&gt;&lt;wsp:rsid wsp:val=&quot;009623DD&quot;/&gt;&lt;wsp:rsid wsp:val=&quot;009636E0&quot;/&gt;&lt;wsp:rsid wsp:val=&quot;00964CE9&quot;/&gt;&lt;wsp:rsid wsp:val=&quot;00965F22&quot;/&gt;&lt;wsp:rsid wsp:val=&quot;00967C00&quot;/&gt;&lt;wsp:rsid wsp:val=&quot;0097022C&quot;/&gt;&lt;wsp:rsid wsp:val=&quot;00970742&quot;/&gt;&lt;wsp:rsid wsp:val=&quot;00970F6B&quot;/&gt;&lt;wsp:rsid wsp:val=&quot;00971A6D&quot;/&gt;&lt;wsp:rsid wsp:val=&quot;009722C3&quot;/&gt;&lt;wsp:rsid wsp:val=&quot;0097297F&quot;/&gt;&lt;wsp:rsid wsp:val=&quot;00973ED3&quot;/&gt;&lt;wsp:rsid wsp:val=&quot;00974AF2&quot;/&gt;&lt;wsp:rsid wsp:val=&quot;009764FA&quot;/&gt;&lt;wsp:rsid wsp:val=&quot;0097662D&quot;/&gt;&lt;wsp:rsid wsp:val=&quot;009766CF&quot;/&gt;&lt;wsp:rsid wsp:val=&quot;009770D3&quot;/&gt;&lt;wsp:rsid wsp:val=&quot;00977ACF&quot;/&gt;&lt;wsp:rsid wsp:val=&quot;00977C94&quot;/&gt;&lt;wsp:rsid wsp:val=&quot;009804D4&quot;/&gt;&lt;wsp:rsid wsp:val=&quot;009808BB&quot;/&gt;&lt;wsp:rsid wsp:val=&quot;00982E1C&quot;/&gt;&lt;wsp:rsid wsp:val=&quot;00983A90&quot;/&gt;&lt;wsp:rsid wsp:val=&quot;00986A78&quot;/&gt;&lt;wsp:rsid wsp:val=&quot;00986C4B&quot;/&gt;&lt;wsp:rsid wsp:val=&quot;00986DA9&quot;/&gt;&lt;wsp:rsid wsp:val=&quot;0098CD6C&quot;/&gt;&lt;wsp:rsid wsp:val=&quot;00991A08&quot;/&gt;&lt;wsp:rsid wsp:val=&quot;0099203C&quot;/&gt;&lt;wsp:rsid wsp:val=&quot;00993190&quot;/&gt;&lt;wsp:rsid wsp:val=&quot;00994533&quot;/&gt;&lt;wsp:rsid wsp:val=&quot;00994FE2&quot;/&gt;&lt;wsp:rsid wsp:val=&quot;00995FD0&quot;/&gt;&lt;wsp:rsid wsp:val=&quot;00996BDA&quot;/&gt;&lt;wsp:rsid wsp:val=&quot;009972DA&quot;/&gt;&lt;wsp:rsid wsp:val=&quot;009A1D5E&quot;/&gt;&lt;wsp:rsid wsp:val=&quot;009A1EED&quot;/&gt;&lt;wsp:rsid wsp:val=&quot;009A2BD3&quot;/&gt;&lt;wsp:rsid wsp:val=&quot;009A2DDC&quot;/&gt;&lt;wsp:rsid wsp:val=&quot;009A308D&quot;/&gt;&lt;wsp:rsid wsp:val=&quot;009A5653&quot;/&gt;&lt;wsp:rsid wsp:val=&quot;009A5FDF&quot;/&gt;&lt;wsp:rsid wsp:val=&quot;009A6142&quot;/&gt;&lt;wsp:rsid wsp:val=&quot;009A725E&quot;/&gt;&lt;wsp:rsid wsp:val=&quot;009A7884&quot;/&gt;&lt;wsp:rsid wsp:val=&quot;009B0853&quot;/&gt;&lt;wsp:rsid wsp:val=&quot;009B0E09&quot;/&gt;&lt;wsp:rsid wsp:val=&quot;009B10C6&quot;/&gt;&lt;wsp:rsid wsp:val=&quot;009B3A40&quot;/&gt;&lt;wsp:rsid wsp:val=&quot;009B3CB6&quot;/&gt;&lt;wsp:rsid wsp:val=&quot;009B4054&quot;/&gt;&lt;wsp:rsid wsp:val=&quot;009B4164&quot;/&gt;&lt;wsp:rsid wsp:val=&quot;009B4884&quot;/&gt;&lt;wsp:rsid wsp:val=&quot;009B5F4E&quot;/&gt;&lt;wsp:rsid wsp:val=&quot;009B69F5&quot;/&gt;&lt;wsp:rsid wsp:val=&quot;009B6F26&quot;/&gt;&lt;wsp:rsid wsp:val=&quot;009B7963&quot;/&gt;&lt;wsp:rsid wsp:val=&quot;009C0930&quot;/&gt;&lt;wsp:rsid wsp:val=&quot;009C13FA&quot;/&gt;&lt;wsp:rsid wsp:val=&quot;009C31F3&quot;/&gt;&lt;wsp:rsid wsp:val=&quot;009C4813&quot;/&gt;&lt;wsp:rsid wsp:val=&quot;009C51AC&quot;/&gt;&lt;wsp:rsid wsp:val=&quot;009C5F1D&quot;/&gt;&lt;wsp:rsid wsp:val=&quot;009C5F41&quot;/&gt;&lt;wsp:rsid wsp:val=&quot;009C648B&quot;/&gt;&lt;wsp:rsid wsp:val=&quot;009C655D&quot;/&gt;&lt;wsp:rsid wsp:val=&quot;009C6A7A&quot;/&gt;&lt;wsp:rsid wsp:val=&quot;009C7616&quot;/&gt;&lt;wsp:rsid wsp:val=&quot;009C7C03&quot;/&gt;&lt;wsp:rsid wsp:val=&quot;009D01EB&quot;/&gt;&lt;wsp:rsid wsp:val=&quot;009D0C84&quot;/&gt;&lt;wsp:rsid wsp:val=&quot;009D2607&quot;/&gt;&lt;wsp:rsid wsp:val=&quot;009D304B&quot;/&gt;&lt;wsp:rsid wsp:val=&quot;009D4560&quot;/&gt;&lt;wsp:rsid wsp:val=&quot;009D4C81&quot;/&gt;&lt;wsp:rsid wsp:val=&quot;009D4C97&quot;/&gt;&lt;wsp:rsid wsp:val=&quot;009D4F40&quot;/&gt;&lt;wsp:rsid wsp:val=&quot;009D5ABB&quot;/&gt;&lt;wsp:rsid wsp:val=&quot;009D5AD3&quot;/&gt;&lt;wsp:rsid wsp:val=&quot;009D62D2&quot;/&gt;&lt;wsp:rsid wsp:val=&quot;009D69A4&quot;/&gt;&lt;wsp:rsid wsp:val=&quot;009E1007&quot;/&gt;&lt;wsp:rsid wsp:val=&quot;009E1D7A&quot;/&gt;&lt;wsp:rsid wsp:val=&quot;009E2547&quot;/&gt;&lt;wsp:rsid wsp:val=&quot;009E2C14&quot;/&gt;&lt;wsp:rsid wsp:val=&quot;009E3937&quot;/&gt;&lt;wsp:rsid wsp:val=&quot;009E4302&quot;/&gt;&lt;wsp:rsid wsp:val=&quot;009E47AF&quot;/&gt;&lt;wsp:rsid wsp:val=&quot;009E59D4&quot;/&gt;&lt;wsp:rsid wsp:val=&quot;009E7F67&quot;/&gt;&lt;wsp:rsid wsp:val=&quot;009F0E4A&quot;/&gt;&lt;wsp:rsid wsp:val=&quot;009F0EBC&quot;/&gt;&lt;wsp:rsid wsp:val=&quot;009F2570&quot;/&gt;&lt;wsp:rsid wsp:val=&quot;009F4FA9&quot;/&gt;&lt;wsp:rsid wsp:val=&quot;009F5366&quot;/&gt;&lt;wsp:rsid wsp:val=&quot;00A00BA3&quot;/&gt;&lt;wsp:rsid wsp:val=&quot;00A00F3E&quot;/&gt;&lt;wsp:rsid wsp:val=&quot;00A0146C&quot;/&gt;&lt;wsp:rsid wsp:val=&quot;00A019FC&quot;/&gt;&lt;wsp:rsid wsp:val=&quot;00A01A88&quot;/&gt;&lt;wsp:rsid wsp:val=&quot;00A039BF&quot;/&gt;&lt;wsp:rsid wsp:val=&quot;00A03E2D&quot;/&gt;&lt;wsp:rsid wsp:val=&quot;00A0419F&quot;/&gt;&lt;wsp:rsid wsp:val=&quot;00A04952&quot;/&gt;&lt;wsp:rsid wsp:val=&quot;00A04CC2&quot;/&gt;&lt;wsp:rsid wsp:val=&quot;00A05CB7&quot;/&gt;&lt;wsp:rsid wsp:val=&quot;00A07038&quot;/&gt;&lt;wsp:rsid wsp:val=&quot;00A0796B&quot;/&gt;&lt;wsp:rsid wsp:val=&quot;00A10DBC&quot;/&gt;&lt;wsp:rsid wsp:val=&quot;00A119AD&quot;/&gt;&lt;wsp:rsid wsp:val=&quot;00A11CD3&quot;/&gt;&lt;wsp:rsid wsp:val=&quot;00A121CB&quot;/&gt;&lt;wsp:rsid wsp:val=&quot;00A12C9E&quot;/&gt;&lt;wsp:rsid wsp:val=&quot;00A12CB7&quot;/&gt;&lt;wsp:rsid wsp:val=&quot;00A13094&quot;/&gt;&lt;wsp:rsid wsp:val=&quot;00A136BC&quot;/&gt;&lt;wsp:rsid wsp:val=&quot;00A138EC&quot;/&gt;&lt;wsp:rsid wsp:val=&quot;00A145A0&quot;/&gt;&lt;wsp:rsid wsp:val=&quot;00A1461E&quot;/&gt;&lt;wsp:rsid wsp:val=&quot;00A146FE&quot;/&gt;&lt;wsp:rsid wsp:val=&quot;00A15869&quot;/&gt;&lt;wsp:rsid wsp:val=&quot;00A16364&quot;/&gt;&lt;wsp:rsid wsp:val=&quot;00A20618&quot;/&gt;&lt;wsp:rsid wsp:val=&quot;00A21FC8&quot;/&gt;&lt;wsp:rsid wsp:val=&quot;00A23E48&quot;/&gt;&lt;wsp:rsid wsp:val=&quot;00A246B5&quot;/&gt;&lt;wsp:rsid wsp:val=&quot;00A24D56&quot;/&gt;&lt;wsp:rsid wsp:val=&quot;00A2587B&quot;/&gt;&lt;wsp:rsid wsp:val=&quot;00A30A20&quot;/&gt;&lt;wsp:rsid wsp:val=&quot;00A3185B&quot;/&gt;&lt;wsp:rsid wsp:val=&quot;00A319D9&quot;/&gt;&lt;wsp:rsid wsp:val=&quot;00A3266E&quot;/&gt;&lt;wsp:rsid wsp:val=&quot;00A32923&quot;/&gt;&lt;wsp:rsid wsp:val=&quot;00A33CD2&quot;/&gt;&lt;wsp:rsid wsp:val=&quot;00A3556F&quot;/&gt;&lt;wsp:rsid wsp:val=&quot;00A3576B&quot;/&gt;&lt;wsp:rsid wsp:val=&quot;00A40239&quot;/&gt;&lt;wsp:rsid wsp:val=&quot;00A411F4&quot;/&gt;&lt;wsp:rsid wsp:val=&quot;00A413A0&quot;/&gt;&lt;wsp:rsid wsp:val=&quot;00A4158F&quot;/&gt;&lt;wsp:rsid wsp:val=&quot;00A429D5&quot;/&gt;&lt;wsp:rsid wsp:val=&quot;00A431E3&quot;/&gt;&lt;wsp:rsid wsp:val=&quot;00A431F0&quot;/&gt;&lt;wsp:rsid wsp:val=&quot;00A44D9A&quot;/&gt;&lt;wsp:rsid wsp:val=&quot;00A44FBB&quot;/&gt;&lt;wsp:rsid wsp:val=&quot;00A4688E&quot;/&gt;&lt;wsp:rsid wsp:val=&quot;00A468E5&quot;/&gt;&lt;wsp:rsid wsp:val=&quot;00A46941&quot;/&gt;&lt;wsp:rsid wsp:val=&quot;00A46BD9&quot;/&gt;&lt;wsp:rsid wsp:val=&quot;00A47179&quot;/&gt;&lt;wsp:rsid wsp:val=&quot;00A5379F&quot;/&gt;&lt;wsp:rsid wsp:val=&quot;00A54161&quot;/&gt;&lt;wsp:rsid wsp:val=&quot;00A54F82&quot;/&gt;&lt;wsp:rsid wsp:val=&quot;00A567ED&quot;/&gt;&lt;wsp:rsid wsp:val=&quot;00A571F1&quot;/&gt;&lt;wsp:rsid wsp:val=&quot;00A610D2&quot;/&gt;&lt;wsp:rsid wsp:val=&quot;00A61A24&quot;/&gt;&lt;wsp:rsid wsp:val=&quot;00A622A7&quot;/&gt;&lt;wsp:rsid wsp:val=&quot;00A62591&quot;/&gt;&lt;wsp:rsid wsp:val=&quot;00A62E8C&quot;/&gt;&lt;wsp:rsid wsp:val=&quot;00A632DA&quot;/&gt;&lt;wsp:rsid wsp:val=&quot;00A63CAE&quot;/&gt;&lt;wsp:rsid wsp:val=&quot;00A66E8A&quot;/&gt;&lt;wsp:rsid wsp:val=&quot;00A67706&quot;/&gt;&lt;wsp:rsid wsp:val=&quot;00A7013A&quot;/&gt;&lt;wsp:rsid wsp:val=&quot;00A711B5&quot;/&gt;&lt;wsp:rsid wsp:val=&quot;00A71317&quot;/&gt;&lt;wsp:rsid wsp:val=&quot;00A7182B&quot;/&gt;&lt;wsp:rsid wsp:val=&quot;00A71A6B&quot;/&gt;&lt;wsp:rsid wsp:val=&quot;00A71AA8&quot;/&gt;&lt;wsp:rsid wsp:val=&quot;00A73495&quot;/&gt;&lt;wsp:rsid wsp:val=&quot;00A75017&quot;/&gt;&lt;wsp:rsid wsp:val=&quot;00A7606F&quot;/&gt;&lt;wsp:rsid wsp:val=&quot;00A760A0&quot;/&gt;&lt;wsp:rsid wsp:val=&quot;00A7638E&quot;/&gt;&lt;wsp:rsid wsp:val=&quot;00A77329&quot;/&gt;&lt;wsp:rsid wsp:val=&quot;00A777E4&quot;/&gt;&lt;wsp:rsid wsp:val=&quot;00A77D65&quot;/&gt;&lt;wsp:rsid wsp:val=&quot;00A77DA3&quot;/&gt;&lt;wsp:rsid wsp:val=&quot;00A80A53&quot;/&gt;&lt;wsp:rsid wsp:val=&quot;00A81565&quot;/&gt;&lt;wsp:rsid wsp:val=&quot;00A816C7&quot;/&gt;&lt;wsp:rsid wsp:val=&quot;00A8197E&quot;/&gt;&lt;wsp:rsid wsp:val=&quot;00A81B17&quot;/&gt;&lt;wsp:rsid wsp:val=&quot;00A82DCF&quot;/&gt;&lt;wsp:rsid wsp:val=&quot;00A8351F&quot;/&gt;&lt;wsp:rsid wsp:val=&quot;00A83A3F&quot;/&gt;&lt;wsp:rsid wsp:val=&quot;00A83DC7&quot;/&gt;&lt;wsp:rsid wsp:val=&quot;00A85B9D&quot;/&gt;&lt;wsp:rsid wsp:val=&quot;00A86B29&quot;/&gt;&lt;wsp:rsid wsp:val=&quot;00A86BEE&quot;/&gt;&lt;wsp:rsid wsp:val=&quot;00A86CFD&quot;/&gt;&lt;wsp:rsid wsp:val=&quot;00A90952&quot;/&gt;&lt;wsp:rsid wsp:val=&quot;00A9127B&quot;/&gt;&lt;wsp:rsid wsp:val=&quot;00A935A9&quot;/&gt;&lt;wsp:rsid wsp:val=&quot;00A93728&quot;/&gt;&lt;wsp:rsid wsp:val=&quot;00A94424&quot;/&gt;&lt;wsp:rsid wsp:val=&quot;00A95C4D&quot;/&gt;&lt;wsp:rsid wsp:val=&quot;00AA0755&quot;/&gt;&lt;wsp:rsid wsp:val=&quot;00AA321E&quot;/&gt;&lt;wsp:rsid wsp:val=&quot;00AA459E&quot;/&gt;&lt;wsp:rsid wsp:val=&quot;00AA4858&quot;/&gt;&lt;wsp:rsid wsp:val=&quot;00AA53AD&quot;/&gt;&lt;wsp:rsid wsp:val=&quot;00AA5A54&quot;/&gt;&lt;wsp:rsid wsp:val=&quot;00AA5ABE&quot;/&gt;&lt;wsp:rsid wsp:val=&quot;00AA5AC0&quot;/&gt;&lt;wsp:rsid wsp:val=&quot;00AA7FDD&quot;/&gt;&lt;wsp:rsid wsp:val=&quot;00AAC1E1&quot;/&gt;&lt;wsp:rsid wsp:val=&quot;00AB02B8&quot;/&gt;&lt;wsp:rsid wsp:val=&quot;00AB0A6D&quot;/&gt;&lt;wsp:rsid wsp:val=&quot;00AB13F3&quot;/&gt;&lt;wsp:rsid wsp:val=&quot;00AB4353&quot;/&gt;&lt;wsp:rsid wsp:val=&quot;00AB46CE&quot;/&gt;&lt;wsp:rsid wsp:val=&quot;00AB46E4&quot;/&gt;&lt;wsp:rsid wsp:val=&quot;00AB516D&quot;/&gt;&lt;wsp:rsid wsp:val=&quot;00AB5A88&quot;/&gt;&lt;wsp:rsid wsp:val=&quot;00AB5AD5&quot;/&gt;&lt;wsp:rsid wsp:val=&quot;00AB62C0&quot;/&gt;&lt;wsp:rsid wsp:val=&quot;00AB6FA2&quot;/&gt;&lt;wsp:rsid wsp:val=&quot;00AC06D5&quot;/&gt;&lt;wsp:rsid wsp:val=&quot;00AC08D3&quot;/&gt;&lt;wsp:rsid wsp:val=&quot;00AC0AA2&quot;/&gt;&lt;wsp:rsid wsp:val=&quot;00AC155A&quot;/&gt;&lt;wsp:rsid wsp:val=&quot;00AC2589&quot;/&gt;&lt;wsp:rsid wsp:val=&quot;00AC29CD&quot;/&gt;&lt;wsp:rsid wsp:val=&quot;00AC384C&quot;/&gt;&lt;wsp:rsid wsp:val=&quot;00AC389F&quot;/&gt;&lt;wsp:rsid wsp:val=&quot;00AC391F&quot;/&gt;&lt;wsp:rsid wsp:val=&quot;00AC3C1D&quot;/&gt;&lt;wsp:rsid wsp:val=&quot;00AC3F3D&quot;/&gt;&lt;wsp:rsid wsp:val=&quot;00AD08E1&quot;/&gt;&lt;wsp:rsid wsp:val=&quot;00AD1011&quot;/&gt;&lt;wsp:rsid wsp:val=&quot;00AD1A80&quot;/&gt;&lt;wsp:rsid wsp:val=&quot;00AD365F&quot;/&gt;&lt;wsp:rsid wsp:val=&quot;00AD3CB6&quot;/&gt;&lt;wsp:rsid wsp:val=&quot;00AD4832&quot;/&gt;&lt;wsp:rsid wsp:val=&quot;00AD4FA3&quot;/&gt;&lt;wsp:rsid wsp:val=&quot;00AD6215&quot;/&gt;&lt;wsp:rsid wsp:val=&quot;00AD7AE8&quot;/&gt;&lt;wsp:rsid wsp:val=&quot;00AE0D1D&quot;/&gt;&lt;wsp:rsid wsp:val=&quot;00AE1311&quot;/&gt;&lt;wsp:rsid wsp:val=&quot;00AE1AF9&quot;/&gt;&lt;wsp:rsid wsp:val=&quot;00AE254E&quot;/&gt;&lt;wsp:rsid wsp:val=&quot;00AE2E49&quot;/&gt;&lt;wsp:rsid wsp:val=&quot;00AE3F5B&quot;/&gt;&lt;wsp:rsid wsp:val=&quot;00AE4213&quot;/&gt;&lt;wsp:rsid wsp:val=&quot;00AE4708&quot;/&gt;&lt;wsp:rsid wsp:val=&quot;00AE5E1C&quot;/&gt;&lt;wsp:rsid wsp:val=&quot;00AE718E&quot;/&gt;&lt;wsp:rsid wsp:val=&quot;00AF0812&quot;/&gt;&lt;wsp:rsid wsp:val=&quot;00AF2175&quot;/&gt;&lt;wsp:rsid wsp:val=&quot;00AF2434&quot;/&gt;&lt;wsp:rsid wsp:val=&quot;00AF28FA&quot;/&gt;&lt;wsp:rsid wsp:val=&quot;00AF359C&quot;/&gt;&lt;wsp:rsid wsp:val=&quot;00AF4332&quot;/&gt;&lt;wsp:rsid wsp:val=&quot;00AF5632&quot;/&gt;&lt;wsp:rsid wsp:val=&quot;00AF7005&quot;/&gt;&lt;wsp:rsid wsp:val=&quot;00AF76B1&quot;/&gt;&lt;wsp:rsid wsp:val=&quot;00B007CA&quot;/&gt;&lt;wsp:rsid wsp:val=&quot;00B00A1D&quot;/&gt;&lt;wsp:rsid wsp:val=&quot;00B019B7&quot;/&gt;&lt;wsp:rsid wsp:val=&quot;00B01C48&quot;/&gt;&lt;wsp:rsid wsp:val=&quot;00B02922&quot;/&gt;&lt;wsp:rsid wsp:val=&quot;00B0330C&quot;/&gt;&lt;wsp:rsid wsp:val=&quot;00B05F95&quot;/&gt;&lt;wsp:rsid wsp:val=&quot;00B067E6&quot;/&gt;&lt;wsp:rsid wsp:val=&quot;00B06FB8&quot;/&gt;&lt;wsp:rsid wsp:val=&quot;00B07772&quot;/&gt;&lt;wsp:rsid wsp:val=&quot;00B1054C&quot;/&gt;&lt;wsp:rsid wsp:val=&quot;00B106AF&quot;/&gt;&lt;wsp:rsid wsp:val=&quot;00B10843&quot;/&gt;&lt;wsp:rsid wsp:val=&quot;00B1088B&quot;/&gt;&lt;wsp:rsid wsp:val=&quot;00B133EC&quot;/&gt;&lt;wsp:rsid wsp:val=&quot;00B13AA3&quot;/&gt;&lt;wsp:rsid wsp:val=&quot;00B13FCD&quot;/&gt;&lt;wsp:rsid wsp:val=&quot;00B14390&quot;/&gt;&lt;wsp:rsid wsp:val=&quot;00B147F0&quot;/&gt;&lt;wsp:rsid wsp:val=&quot;00B14FD1&quot;/&gt;&lt;wsp:rsid wsp:val=&quot;00B1674C&quot;/&gt;&lt;wsp:rsid wsp:val=&quot;00B174B3&quot;/&gt;&lt;wsp:rsid wsp:val=&quot;00B178AF&quot;/&gt;&lt;wsp:rsid wsp:val=&quot;00B221CC&quot;/&gt;&lt;wsp:rsid wsp:val=&quot;00B2299E&quot;/&gt;&lt;wsp:rsid wsp:val=&quot;00B22A48&quot;/&gt;&lt;wsp:rsid wsp:val=&quot;00B2307C&quot;/&gt;&lt;wsp:rsid wsp:val=&quot;00B231A3&quot;/&gt;&lt;wsp:rsid wsp:val=&quot;00B2481E&quot;/&gt;&lt;wsp:rsid wsp:val=&quot;00B26107&quot;/&gt;&lt;wsp:rsid wsp:val=&quot;00B264C3&quot;/&gt;&lt;wsp:rsid wsp:val=&quot;00B26CE9&quot;/&gt;&lt;wsp:rsid wsp:val=&quot;00B26F9C&quot;/&gt;&lt;wsp:rsid wsp:val=&quot;00B274A6&quot;/&gt;&lt;wsp:rsid wsp:val=&quot;00B2760C&quot;/&gt;&lt;wsp:rsid wsp:val=&quot;00B276AD&quot;/&gt;&lt;wsp:rsid wsp:val=&quot;00B30052&quot;/&gt;&lt;wsp:rsid wsp:val=&quot;00B30053&quot;/&gt;&lt;wsp:rsid wsp:val=&quot;00B32398&quot;/&gt;&lt;wsp:rsid wsp:val=&quot;00B35373&quot;/&gt;&lt;wsp:rsid wsp:val=&quot;00B357A7&quot;/&gt;&lt;wsp:rsid wsp:val=&quot;00B37AD2&quot;/&gt;&lt;wsp:rsid wsp:val=&quot;00B40606&quot;/&gt;&lt;wsp:rsid wsp:val=&quot;00B41C6E&quot;/&gt;&lt;wsp:rsid wsp:val=&quot;00B41DF5&quot;/&gt;&lt;wsp:rsid wsp:val=&quot;00B4235E&quot;/&gt;&lt;wsp:rsid wsp:val=&quot;00B43515&quot;/&gt;&lt;wsp:rsid wsp:val=&quot;00B44175&quot;/&gt;&lt;wsp:rsid wsp:val=&quot;00B45C9B&quot;/&gt;&lt;wsp:rsid wsp:val=&quot;00B46072&quot;/&gt;&lt;wsp:rsid wsp:val=&quot;00B46510&quot;/&gt;&lt;wsp:rsid wsp:val=&quot;00B4673D&quot;/&gt;&lt;wsp:rsid wsp:val=&quot;00B4680A&quot;/&gt;&lt;wsp:rsid wsp:val=&quot;00B472EB&quot;/&gt;&lt;wsp:rsid wsp:val=&quot;00B47B03&quot;/&gt;&lt;wsp:rsid wsp:val=&quot;00B51B3C&quot;/&gt;&lt;wsp:rsid wsp:val=&quot;00B51E68&quot;/&gt;&lt;wsp:rsid wsp:val=&quot;00B51FB3&quot;/&gt;&lt;wsp:rsid wsp:val=&quot;00B5282E&quot;/&gt;&lt;wsp:rsid wsp:val=&quot;00B53554&quot;/&gt;&lt;wsp:rsid wsp:val=&quot;00B538CF&quot;/&gt;&lt;wsp:rsid wsp:val=&quot;00B53E5F&quot;/&gt;&lt;wsp:rsid wsp:val=&quot;00B53ED8&quot;/&gt;&lt;wsp:rsid wsp:val=&quot;00B54A66&quot;/&gt;&lt;wsp:rsid wsp:val=&quot;00B56691&quot;/&gt;&lt;wsp:rsid wsp:val=&quot;00B56D2F&quot;/&gt;&lt;wsp:rsid wsp:val=&quot;00B57610&quot;/&gt;&lt;wsp:rsid wsp:val=&quot;00B622C1&quot;/&gt;&lt;wsp:rsid wsp:val=&quot;00B634A0&quot;/&gt;&lt;wsp:rsid wsp:val=&quot;00B64BC4&quot;/&gt;&lt;wsp:rsid wsp:val=&quot;00B65BE4&quot;/&gt;&lt;wsp:rsid wsp:val=&quot;00B67332&quot;/&gt;&lt;wsp:rsid wsp:val=&quot;00B70F45&quot;/&gt;&lt;wsp:rsid wsp:val=&quot;00B713E7&quot;/&gt;&lt;wsp:rsid wsp:val=&quot;00B71EC9&quot;/&gt;&lt;wsp:rsid wsp:val=&quot;00B72797&quot;/&gt;&lt;wsp:rsid wsp:val=&quot;00B7368C&quot;/&gt;&lt;wsp:rsid wsp:val=&quot;00B7548C&quot;/&gt;&lt;wsp:rsid wsp:val=&quot;00B75836&quot;/&gt;&lt;wsp:rsid wsp:val=&quot;00B7609D&quot;/&gt;&lt;wsp:rsid wsp:val=&quot;00B767A3&quot;/&gt;&lt;wsp:rsid wsp:val=&quot;00B76C1F&quot;/&gt;&lt;wsp:rsid wsp:val=&quot;00B77677&quot;/&gt;&lt;wsp:rsid wsp:val=&quot;00B777D1&quot;/&gt;&lt;wsp:rsid wsp:val=&quot;00B7785A&quot;/&gt;&lt;wsp:rsid wsp:val=&quot;00B81017&quot;/&gt;&lt;wsp:rsid wsp:val=&quot;00B81A37&quot;/&gt;&lt;wsp:rsid wsp:val=&quot;00B82DDA&quot;/&gt;&lt;wsp:rsid wsp:val=&quot;00B83126&quot;/&gt;&lt;wsp:rsid wsp:val=&quot;00B8312E&quot;/&gt;&lt;wsp:rsid wsp:val=&quot;00B834D6&quot;/&gt;&lt;wsp:rsid wsp:val=&quot;00B83861&quot;/&gt;&lt;wsp:rsid wsp:val=&quot;00B84049&quot;/&gt;&lt;wsp:rsid wsp:val=&quot;00B84837&quot;/&gt;&lt;wsp:rsid wsp:val=&quot;00B85764&quot;/&gt;&lt;wsp:rsid wsp:val=&quot;00B85794&quot;/&gt;&lt;wsp:rsid wsp:val=&quot;00B866AD&quot;/&gt;&lt;wsp:rsid wsp:val=&quot;00B86D50&quot;/&gt;&lt;wsp:rsid wsp:val=&quot;00B86F5C&quot;/&gt;&lt;wsp:rsid wsp:val=&quot;00B913E3&quot;/&gt;&lt;wsp:rsid wsp:val=&quot;00B9308F&quot;/&gt;&lt;wsp:rsid wsp:val=&quot;00B934BC&quot;/&gt;&lt;wsp:rsid wsp:val=&quot;00B941ED&quot;/&gt;&lt;wsp:rsid wsp:val=&quot;00B945B6&quot;/&gt;&lt;wsp:rsid wsp:val=&quot;00B951FB&quot;/&gt;&lt;wsp:rsid wsp:val=&quot;00B9580A&quot;/&gt;&lt;wsp:rsid wsp:val=&quot;00B95E9E&quot;/&gt;&lt;wsp:rsid wsp:val=&quot;00B963D6&quot;/&gt;&lt;wsp:rsid wsp:val=&quot;00B965D2&quot;/&gt;&lt;wsp:rsid wsp:val=&quot;00B966F2&quot;/&gt;&lt;wsp:rsid wsp:val=&quot;00B97116&quot;/&gt;&lt;wsp:rsid wsp:val=&quot;00B97976&quot;/&gt;&lt;wsp:rsid wsp:val=&quot;00B9E4BF&quot;/&gt;&lt;wsp:rsid wsp:val=&quot;00BA0CE8&quot;/&gt;&lt;wsp:rsid wsp:val=&quot;00BA1427&quot;/&gt;&lt;wsp:rsid wsp:val=&quot;00BA15AE&quot;/&gt;&lt;wsp:rsid wsp:val=&quot;00BA1B0B&quot;/&gt;&lt;wsp:rsid wsp:val=&quot;00BA227B&quot;/&gt;&lt;wsp:rsid wsp:val=&quot;00BA2D2E&quot;/&gt;&lt;wsp:rsid wsp:val=&quot;00BA3056&quot;/&gt;&lt;wsp:rsid wsp:val=&quot;00BA3D1F&quot;/&gt;&lt;wsp:rsid wsp:val=&quot;00BA4216&quot;/&gt;&lt;wsp:rsid wsp:val=&quot;00BA42A3&quot;/&gt;&lt;wsp:rsid wsp:val=&quot;00BA4495&quot;/&gt;&lt;wsp:rsid wsp:val=&quot;00BA5E7F&quot;/&gt;&lt;wsp:rsid wsp:val=&quot;00BB2217&quot;/&gt;&lt;wsp:rsid wsp:val=&quot;00BB2557&quot;/&gt;&lt;wsp:rsid wsp:val=&quot;00BB4165&quot;/&gt;&lt;wsp:rsid wsp:val=&quot;00BB42EB&quot;/&gt;&lt;wsp:rsid wsp:val=&quot;00BB4503&quot;/&gt;&lt;wsp:rsid wsp:val=&quot;00BB4C32&quot;/&gt;&lt;wsp:rsid wsp:val=&quot;00BB5146&quot;/&gt;&lt;wsp:rsid wsp:val=&quot;00BB6ACB&quot;/&gt;&lt;wsp:rsid wsp:val=&quot;00BB6CB0&quot;/&gt;&lt;wsp:rsid wsp:val=&quot;00BB6D78&quot;/&gt;&lt;wsp:rsid wsp:val=&quot;00BB7988&quot;/&gt;&lt;wsp:rsid wsp:val=&quot;00BB7E59&quot;/&gt;&lt;wsp:rsid wsp:val=&quot;00BC1B49&quot;/&gt;&lt;wsp:rsid wsp:val=&quot;00BC253E&quot;/&gt;&lt;wsp:rsid wsp:val=&quot;00BC2889&quot;/&gt;&lt;wsp:rsid wsp:val=&quot;00BC3173&quot;/&gt;&lt;wsp:rsid wsp:val=&quot;00BC3443&quot;/&gt;&lt;wsp:rsid wsp:val=&quot;00BC41DB&quot;/&gt;&lt;wsp:rsid wsp:val=&quot;00BC5991&quot;/&gt;&lt;wsp:rsid wsp:val=&quot;00BC62F9&quot;/&gt;&lt;wsp:rsid wsp:val=&quot;00BC67BD&quot;/&gt;&lt;wsp:rsid wsp:val=&quot;00BC73A3&quot;/&gt;&lt;wsp:rsid wsp:val=&quot;00BC76CA&quot;/&gt;&lt;wsp:rsid wsp:val=&quot;00BC7BBB&quot;/&gt;&lt;wsp:rsid wsp:val=&quot;00BD054D&quot;/&gt;&lt;wsp:rsid wsp:val=&quot;00BD2766&quot;/&gt;&lt;wsp:rsid wsp:val=&quot;00BD3FEA&quot;/&gt;&lt;wsp:rsid wsp:val=&quot;00BD4417&quot;/&gt;&lt;wsp:rsid wsp:val=&quot;00BD49BE&quot;/&gt;&lt;wsp:rsid wsp:val=&quot;00BD539E&quot;/&gt;&lt;wsp:rsid wsp:val=&quot;00BD551F&quot;/&gt;&lt;wsp:rsid wsp:val=&quot;00BD6556&quot;/&gt;&lt;wsp:rsid wsp:val=&quot;00BD6613&quot;/&gt;&lt;wsp:rsid wsp:val=&quot;00BD66D4&quot;/&gt;&lt;wsp:rsid wsp:val=&quot;00BD67A5&quot;/&gt;&lt;wsp:rsid wsp:val=&quot;00BD6ED1&quot;/&gt;&lt;wsp:rsid wsp:val=&quot;00BE18BB&quot;/&gt;&lt;wsp:rsid wsp:val=&quot;00BE1A1D&quot;/&gt;&lt;wsp:rsid wsp:val=&quot;00BE2431&quot;/&gt;&lt;wsp:rsid wsp:val=&quot;00BE260E&quot;/&gt;&lt;wsp:rsid wsp:val=&quot;00BE3212&quot;/&gt;&lt;wsp:rsid wsp:val=&quot;00BE3D81&quot;/&gt;&lt;wsp:rsid wsp:val=&quot;00BE4364&quot;/&gt;&lt;wsp:rsid wsp:val=&quot;00BE452D&quot;/&gt;&lt;wsp:rsid wsp:val=&quot;00BE4A40&quot;/&gt;&lt;wsp:rsid wsp:val=&quot;00BE6A4D&quot;/&gt;&lt;wsp:rsid wsp:val=&quot;00BE7D9E&quot;/&gt;&lt;wsp:rsid wsp:val=&quot;00BF05BD&quot;/&gt;&lt;wsp:rsid wsp:val=&quot;00BF0C68&quot;/&gt;&lt;wsp:rsid wsp:val=&quot;00BF21E3&quot;/&gt;&lt;wsp:rsid wsp:val=&quot;00BF2490&quot;/&gt;&lt;wsp:rsid wsp:val=&quot;00BF2769&quot;/&gt;&lt;wsp:rsid wsp:val=&quot;00BF3227&quot;/&gt;&lt;wsp:rsid wsp:val=&quot;00BF4646&quot;/&gt;&lt;wsp:rsid wsp:val=&quot;00BF5728&quot;/&gt;&lt;wsp:rsid wsp:val=&quot;00BF5EAB&quot;/&gt;&lt;wsp:rsid wsp:val=&quot;00BF63BE&quot;/&gt;&lt;wsp:rsid wsp:val=&quot;00C00452&quot;/&gt;&lt;wsp:rsid wsp:val=&quot;00C031CA&quot;/&gt;&lt;wsp:rsid wsp:val=&quot;00C03C82&quot;/&gt;&lt;wsp:rsid wsp:val=&quot;00C04A2A&quot;/&gt;&lt;wsp:rsid wsp:val=&quot;00C05A4D&quot;/&gt;&lt;wsp:rsid wsp:val=&quot;00C05C70&quot;/&gt;&lt;wsp:rsid wsp:val=&quot;00C05CEB&quot;/&gt;&lt;wsp:rsid wsp:val=&quot;00C069E2&quot;/&gt;&lt;wsp:rsid wsp:val=&quot;00C06E7B&quot;/&gt;&lt;wsp:rsid wsp:val=&quot;00C0783F&quot;/&gt;&lt;wsp:rsid wsp:val=&quot;00C07B3A&quot;/&gt;&lt;wsp:rsid wsp:val=&quot;00C10A3F&quot;/&gt;&lt;wsp:rsid wsp:val=&quot;00C11148&quot;/&gt;&lt;wsp:rsid wsp:val=&quot;00C11FFF&quot;/&gt;&lt;wsp:rsid wsp:val=&quot;00C12CB9&quot;/&gt;&lt;wsp:rsid wsp:val=&quot;00C14EA7&quot;/&gt;&lt;wsp:rsid wsp:val=&quot;00C15327&quot;/&gt;&lt;wsp:rsid wsp:val=&quot;00C156C1&quot;/&gt;&lt;wsp:rsid wsp:val=&quot;00C163C7&quot;/&gt;&lt;wsp:rsid wsp:val=&quot;00C20652&quot;/&gt;&lt;wsp:rsid wsp:val=&quot;00C230E7&quot;/&gt;&lt;wsp:rsid wsp:val=&quot;00C234D4&quot;/&gt;&lt;wsp:rsid wsp:val=&quot;00C23626&quot;/&gt;&lt;wsp:rsid wsp:val=&quot;00C242AC&quot;/&gt;&lt;wsp:rsid wsp:val=&quot;00C2448A&quot;/&gt;&lt;wsp:rsid wsp:val=&quot;00C24631&quot;/&gt;&lt;wsp:rsid wsp:val=&quot;00C25F6B&quot;/&gt;&lt;wsp:rsid wsp:val=&quot;00C26D2A&quot;/&gt;&lt;wsp:rsid wsp:val=&quot;00C26F5D&quot;/&gt;&lt;wsp:rsid wsp:val=&quot;00C27245&quot;/&gt;&lt;wsp:rsid wsp:val=&quot;00C27C6B&quot;/&gt;&lt;wsp:rsid wsp:val=&quot;00C3034C&quot;/&gt;&lt;wsp:rsid wsp:val=&quot;00C3066E&quot;/&gt;&lt;wsp:rsid wsp:val=&quot;00C30714&quot;/&gt;&lt;wsp:rsid wsp:val=&quot;00C3135A&quot;/&gt;&lt;wsp:rsid wsp:val=&quot;00C339D7&quot;/&gt;&lt;wsp:rsid wsp:val=&quot;00C33B8B&quot;/&gt;&lt;wsp:rsid wsp:val=&quot;00C33E6E&quot;/&gt;&lt;wsp:rsid wsp:val=&quot;00C36C08&quot;/&gt;&lt;wsp:rsid wsp:val=&quot;00C3756F&quot;/&gt;&lt;wsp:rsid wsp:val=&quot;00C377C2&quot;/&gt;&lt;wsp:rsid wsp:val=&quot;00C40524&quot;/&gt;&lt;wsp:rsid wsp:val=&quot;00C4112E&quot;/&gt;&lt;wsp:rsid wsp:val=&quot;00C41744&quot;/&gt;&lt;wsp:rsid wsp:val=&quot;00C42F2E&quot;/&gt;&lt;wsp:rsid wsp:val=&quot;00C436F9&quot;/&gt;&lt;wsp:rsid wsp:val=&quot;00C43782&quot;/&gt;&lt;wsp:rsid wsp:val=&quot;00C4382E&quot;/&gt;&lt;wsp:rsid wsp:val=&quot;00C439BC&quot;/&gt;&lt;wsp:rsid wsp:val=&quot;00C44613&quot;/&gt;&lt;wsp:rsid wsp:val=&quot;00C4504E&quot;/&gt;&lt;wsp:rsid wsp:val=&quot;00C455CF&quot;/&gt;&lt;wsp:rsid wsp:val=&quot;00C45F7A&quot;/&gt;&lt;wsp:rsid wsp:val=&quot;00C50660&quot;/&gt;&lt;wsp:rsid wsp:val=&quot;00C51C01&quot;/&gt;&lt;wsp:rsid wsp:val=&quot;00C51E46&quot;/&gt;&lt;wsp:rsid wsp:val=&quot;00C52454&quot;/&gt;&lt;wsp:rsid wsp:val=&quot;00C52637&quot;/&gt;&lt;wsp:rsid wsp:val=&quot;00C52B84&quot;/&gt;&lt;wsp:rsid wsp:val=&quot;00C53601&quot;/&gt;&lt;wsp:rsid wsp:val=&quot;00C538C1&quot;/&gt;&lt;wsp:rsid wsp:val=&quot;00C53BA9&quot;/&gt;&lt;wsp:rsid wsp:val=&quot;00C541CF&quot;/&gt;&lt;wsp:rsid wsp:val=&quot;00C544B7&quot;/&gt;&lt;wsp:rsid wsp:val=&quot;00C5463E&quot;/&gt;&lt;wsp:rsid wsp:val=&quot;00C55417&quot;/&gt;&lt;wsp:rsid wsp:val=&quot;00C5678C&quot;/&gt;&lt;wsp:rsid wsp:val=&quot;00C56827&quot;/&gt;&lt;wsp:rsid wsp:val=&quot;00C60108&quot;/&gt;&lt;wsp:rsid wsp:val=&quot;00C610D6&quot;/&gt;&lt;wsp:rsid wsp:val=&quot;00C619B2&quot;/&gt;&lt;wsp:rsid wsp:val=&quot;00C62447&quot;/&gt;&lt;wsp:rsid wsp:val=&quot;00C636FE&quot;/&gt;&lt;wsp:rsid wsp:val=&quot;00C63CD4&quot;/&gt;&lt;wsp:rsid wsp:val=&quot;00C6418D&quot;/&gt;&lt;wsp:rsid wsp:val=&quot;00C649D9&quot;/&gt;&lt;wsp:rsid wsp:val=&quot;00C64BB6&quot;/&gt;&lt;wsp:rsid wsp:val=&quot;00C64CC3&quot;/&gt;&lt;wsp:rsid wsp:val=&quot;00C651BD&quot;/&gt;&lt;wsp:rsid wsp:val=&quot;00C66E07&quot;/&gt;&lt;wsp:rsid wsp:val=&quot;00C6775B&quot;/&gt;&lt;wsp:rsid wsp:val=&quot;00C67849&quot;/&gt;&lt;wsp:rsid wsp:val=&quot;00C6BE51&quot;/&gt;&lt;wsp:rsid wsp:val=&quot;00C70572&quot;/&gt;&lt;wsp:rsid wsp:val=&quot;00C70972&quot;/&gt;&lt;wsp:rsid wsp:val=&quot;00C71107&quot;/&gt;&lt;wsp:rsid wsp:val=&quot;00C71111&quot;/&gt;&lt;wsp:rsid wsp:val=&quot;00C72E3D&quot;/&gt;&lt;wsp:rsid wsp:val=&quot;00C7383E&quot;/&gt;&lt;wsp:rsid wsp:val=&quot;00C73F47&quot;/&gt;&lt;wsp:rsid wsp:val=&quot;00C743B5&quot;/&gt;&lt;wsp:rsid wsp:val=&quot;00C744B6&quot;/&gt;&lt;wsp:rsid wsp:val=&quot;00C74DED&quot;/&gt;&lt;wsp:rsid wsp:val=&quot;00C754F1&quot;/&gt;&lt;wsp:rsid wsp:val=&quot;00C75992&quot;/&gt;&lt;wsp:rsid wsp:val=&quot;00C76751&quot;/&gt;&lt;wsp:rsid wsp:val=&quot;00C7683D&quot;/&gt;&lt;wsp:rsid wsp:val=&quot;00C803D2&quot;/&gt;&lt;wsp:rsid wsp:val=&quot;00C806C8&quot;/&gt;&lt;wsp:rsid wsp:val=&quot;00C823E7&quot;/&gt;&lt;wsp:rsid wsp:val=&quot;00C8450F&quot;/&gt;&lt;wsp:rsid wsp:val=&quot;00C84A45&quot;/&gt;&lt;wsp:rsid wsp:val=&quot;00C85756&quot;/&gt;&lt;wsp:rsid wsp:val=&quot;00C858E9&quot;/&gt;&lt;wsp:rsid wsp:val=&quot;00C86B05&quot;/&gt;&lt;wsp:rsid wsp:val=&quot;00C8728E&quot;/&gt;&lt;wsp:rsid wsp:val=&quot;00C90B1A&quot;/&gt;&lt;wsp:rsid wsp:val=&quot;00C9147C&quot;/&gt;&lt;wsp:rsid wsp:val=&quot;00C923E8&quot;/&gt;&lt;wsp:rsid wsp:val=&quot;00C950FF&quot;/&gt;&lt;wsp:rsid wsp:val=&quot;00C962DC&quot;/&gt;&lt;wsp:rsid wsp:val=&quot;00C96328&quot;/&gt;&lt;wsp:rsid wsp:val=&quot;00C97621&quot;/&gt;&lt;wsp:rsid wsp:val=&quot;00CA029C&quot;/&gt;&lt;wsp:rsid wsp:val=&quot;00CA0421&quot;/&gt;&lt;wsp:rsid wsp:val=&quot;00CA1CDF&quot;/&gt;&lt;wsp:rsid wsp:val=&quot;00CA23C1&quot;/&gt;&lt;wsp:rsid wsp:val=&quot;00CA407A&quot;/&gt;&lt;wsp:rsid wsp:val=&quot;00CA4178&quot;/&gt;&lt;wsp:rsid wsp:val=&quot;00CA4B7B&quot;/&gt;&lt;wsp:rsid wsp:val=&quot;00CA5056&quot;/&gt;&lt;wsp:rsid wsp:val=&quot;00CA569C&quot;/&gt;&lt;wsp:rsid wsp:val=&quot;00CA7885&quot;/&gt;&lt;wsp:rsid wsp:val=&quot;00CA7C58&quot;/&gt;&lt;wsp:rsid wsp:val=&quot;00CB0A8C&quot;/&gt;&lt;wsp:rsid wsp:val=&quot;00CB1282&quot;/&gt;&lt;wsp:rsid wsp:val=&quot;00CB3748&quot;/&gt;&lt;wsp:rsid wsp:val=&quot;00CB3A7F&quot;/&gt;&lt;wsp:rsid wsp:val=&quot;00CB50CC&quot;/&gt;&lt;wsp:rsid wsp:val=&quot;00CB50DB&quot;/&gt;&lt;wsp:rsid wsp:val=&quot;00CB5706&quot;/&gt;&lt;wsp:rsid wsp:val=&quot;00CB5B5C&quot;/&gt;&lt;wsp:rsid wsp:val=&quot;00CB5F01&quot;/&gt;&lt;wsp:rsid wsp:val=&quot;00CB73E6&quot;/&gt;&lt;wsp:rsid wsp:val=&quot;00CC03E3&quot;/&gt;&lt;wsp:rsid wsp:val=&quot;00CC396C&quot;/&gt;&lt;wsp:rsid wsp:val=&quot;00CC3EF4&quot;/&gt;&lt;wsp:rsid wsp:val=&quot;00CC4B01&quot;/&gt;&lt;wsp:rsid wsp:val=&quot;00CC4D82&quot;/&gt;&lt;wsp:rsid wsp:val=&quot;00CC5974&quot;/&gt;&lt;wsp:rsid wsp:val=&quot;00CC5CB9&quot;/&gt;&lt;wsp:rsid wsp:val=&quot;00CC655F&quot;/&gt;&lt;wsp:rsid wsp:val=&quot;00CC6679&quot;/&gt;&lt;wsp:rsid wsp:val=&quot;00CC723E&quot;/&gt;&lt;wsp:rsid wsp:val=&quot;00CC7B6C&quot;/&gt;&lt;wsp:rsid wsp:val=&quot;00CD08F7&quot;/&gt;&lt;wsp:rsid wsp:val=&quot;00CD111F&quot;/&gt;&lt;wsp:rsid wsp:val=&quot;00CD1DFD&quot;/&gt;&lt;wsp:rsid wsp:val=&quot;00CD1EC4&quot;/&gt;&lt;wsp:rsid wsp:val=&quot;00CD215A&quot;/&gt;&lt;wsp:rsid wsp:val=&quot;00CD303B&quot;/&gt;&lt;wsp:rsid wsp:val=&quot;00CD3C78&quot;/&gt;&lt;wsp:rsid wsp:val=&quot;00CD51DB&quot;/&gt;&lt;wsp:rsid wsp:val=&quot;00CD5FD4&quot;/&gt;&lt;wsp:rsid wsp:val=&quot;00CD61E3&quot;/&gt;&lt;wsp:rsid wsp:val=&quot;00CD6589&quot;/&gt;&lt;wsp:rsid wsp:val=&quot;00CD698F&quot;/&gt;&lt;wsp:rsid wsp:val=&quot;00CE0084&quot;/&gt;&lt;wsp:rsid wsp:val=&quot;00CE0105&quot;/&gt;&lt;wsp:rsid wsp:val=&quot;00CE12DD&quot;/&gt;&lt;wsp:rsid wsp:val=&quot;00CE2CD5&quot;/&gt;&lt;wsp:rsid wsp:val=&quot;00CE2E38&quot;/&gt;&lt;wsp:rsid wsp:val=&quot;00CE3317&quot;/&gt;&lt;wsp:rsid wsp:val=&quot;00CE559B&quot;/&gt;&lt;wsp:rsid wsp:val=&quot;00CE6A2E&quot;/&gt;&lt;wsp:rsid wsp:val=&quot;00CE7FDA&quot;/&gt;&lt;wsp:rsid wsp:val=&quot;00CF0422&quot;/&gt;&lt;wsp:rsid wsp:val=&quot;00CF1B24&quot;/&gt;&lt;wsp:rsid wsp:val=&quot;00CF247C&quot;/&gt;&lt;wsp:rsid wsp:val=&quot;00CF2FE2&quot;/&gt;&lt;wsp:rsid wsp:val=&quot;00CF30D5&quot;/&gt;&lt;wsp:rsid wsp:val=&quot;00CF4100&quot;/&gt;&lt;wsp:rsid wsp:val=&quot;00CF731E&quot;/&gt;&lt;wsp:rsid wsp:val=&quot;00D0059D&quot;/&gt;&lt;wsp:rsid wsp:val=&quot;00D00D36&quot;/&gt;&lt;wsp:rsid wsp:val=&quot;00D011E6&quot;/&gt;&lt;wsp:rsid wsp:val=&quot;00D01292&quot;/&gt;&lt;wsp:rsid wsp:val=&quot;00D013AB&quot;/&gt;&lt;wsp:rsid wsp:val=&quot;00D02C4D&quot;/&gt;&lt;wsp:rsid wsp:val=&quot;00D038EB&quot;/&gt;&lt;wsp:rsid wsp:val=&quot;00D03ABA&quot;/&gt;&lt;wsp:rsid wsp:val=&quot;00D0456E&quot;/&gt;&lt;wsp:rsid wsp:val=&quot;00D0482B&quot;/&gt;&lt;wsp:rsid wsp:val=&quot;00D064AE&quot;/&gt;&lt;wsp:rsid wsp:val=&quot;00D06B1A&quot;/&gt;&lt;wsp:rsid wsp:val=&quot;00D07151&quot;/&gt;&lt;wsp:rsid wsp:val=&quot;00D1053D&quot;/&gt;&lt;wsp:rsid wsp:val=&quot;00D10D03&quot;/&gt;&lt;wsp:rsid wsp:val=&quot;00D110BD&quot;/&gt;&lt;wsp:rsid wsp:val=&quot;00D123E9&quot;/&gt;&lt;wsp:rsid wsp:val=&quot;00D127CF&quot;/&gt;&lt;wsp:rsid wsp:val=&quot;00D12DB7&quot;/&gt;&lt;wsp:rsid wsp:val=&quot;00D13A5D&quot;/&gt;&lt;wsp:rsid wsp:val=&quot;00D14013&quot;/&gt;&lt;wsp:rsid wsp:val=&quot;00D14191&quot;/&gt;&lt;wsp:rsid wsp:val=&quot;00D1484C&quot;/&gt;&lt;wsp:rsid wsp:val=&quot;00D15327&quot;/&gt;&lt;wsp:rsid wsp:val=&quot;00D15786&quot;/&gt;&lt;wsp:rsid wsp:val=&quot;00D16259&quot;/&gt;&lt;wsp:rsid wsp:val=&quot;00D1631F&quot;/&gt;&lt;wsp:rsid wsp:val=&quot;00D17573&quot;/&gt;&lt;wsp:rsid wsp:val=&quot;00D17957&quot;/&gt;&lt;wsp:rsid wsp:val=&quot;00D2030C&quot;/&gt;&lt;wsp:rsid wsp:val=&quot;00D20763&quot;/&gt;&lt;wsp:rsid wsp:val=&quot;00D20966&quot;/&gt;&lt;wsp:rsid wsp:val=&quot;00D20A45&quot;/&gt;&lt;wsp:rsid wsp:val=&quot;00D2167B&quot;/&gt;&lt;wsp:rsid wsp:val=&quot;00D2249B&quot;/&gt;&lt;wsp:rsid wsp:val=&quot;00D229F3&quot;/&gt;&lt;wsp:rsid wsp:val=&quot;00D2323A&quot;/&gt;&lt;wsp:rsid wsp:val=&quot;00D236B0&quot;/&gt;&lt;wsp:rsid wsp:val=&quot;00D236B7&quot;/&gt;&lt;wsp:rsid wsp:val=&quot;00D24BB9&quot;/&gt;&lt;wsp:rsid wsp:val=&quot;00D2617A&quot;/&gt;&lt;wsp:rsid wsp:val=&quot;00D267EF&quot;/&gt;&lt;wsp:rsid wsp:val=&quot;00D30041&quot;/&gt;&lt;wsp:rsid wsp:val=&quot;00D30077&quot;/&gt;&lt;wsp:rsid wsp:val=&quot;00D313D7&quot;/&gt;&lt;wsp:rsid wsp:val=&quot;00D31BD4&quot;/&gt;&lt;wsp:rsid wsp:val=&quot;00D3506E&quot;/&gt;&lt;wsp:rsid wsp:val=&quot;00D3553D&quot;/&gt;&lt;wsp:rsid wsp:val=&quot;00D35C88&quot;/&gt;&lt;wsp:rsid wsp:val=&quot;00D36E4F&quot;/&gt;&lt;wsp:rsid wsp:val=&quot;00D37327&quot;/&gt;&lt;wsp:rsid wsp:val=&quot;00D40C24&quot;/&gt;&lt;wsp:rsid wsp:val=&quot;00D42ABF&quot;/&gt;&lt;wsp:rsid wsp:val=&quot;00D43BA2&quot;/&gt;&lt;wsp:rsid wsp:val=&quot;00D447C4&quot;/&gt;&lt;wsp:rsid wsp:val=&quot;00D454BF&quot;/&gt;&lt;wsp:rsid wsp:val=&quot;00D45728&quot;/&gt;&lt;wsp:rsid wsp:val=&quot;00D46356&quot;/&gt;&lt;wsp:rsid wsp:val=&quot;00D4772E&quot;/&gt;&lt;wsp:rsid wsp:val=&quot;00D501C2&quot;/&gt;&lt;wsp:rsid wsp:val=&quot;00D52035&quot;/&gt;&lt;wsp:rsid wsp:val=&quot;00D522DE&quot;/&gt;&lt;wsp:rsid wsp:val=&quot;00D55766&quot;/&gt;&lt;wsp:rsid wsp:val=&quot;00D5588B&quot;/&gt;&lt;wsp:rsid wsp:val=&quot;00D55B7E&quot;/&gt;&lt;wsp:rsid wsp:val=&quot;00D56F68&quot;/&gt;&lt;wsp:rsid wsp:val=&quot;00D5712C&quot;/&gt;&lt;wsp:rsid wsp:val=&quot;00D60D4A&quot;/&gt;&lt;wsp:rsid wsp:val=&quot;00D611DF&quot;/&gt;&lt;wsp:rsid wsp:val=&quot;00D61315&quot;/&gt;&lt;wsp:rsid wsp:val=&quot;00D6256F&quot;/&gt;&lt;wsp:rsid wsp:val=&quot;00D62CD2&quot;/&gt;&lt;wsp:rsid wsp:val=&quot;00D63358&quot;/&gt;&lt;wsp:rsid wsp:val=&quot;00D638BD&quot;/&gt;&lt;wsp:rsid wsp:val=&quot;00D6445E&quot;/&gt;&lt;wsp:rsid wsp:val=&quot;00D649DE&quot;/&gt;&lt;wsp:rsid wsp:val=&quot;00D651A8&quot;/&gt;&lt;wsp:rsid wsp:val=&quot;00D655E5&quot;/&gt;&lt;wsp:rsid wsp:val=&quot;00D65D51&quot;/&gt;&lt;wsp:rsid wsp:val=&quot;00D676D5&quot;/&gt;&lt;wsp:rsid wsp:val=&quot;00D70B0B&quot;/&gt;&lt;wsp:rsid wsp:val=&quot;00D71386&quot;/&gt;&lt;wsp:rsid wsp:val=&quot;00D713D7&quot;/&gt;&lt;wsp:rsid wsp:val=&quot;00D71F67&quot;/&gt;&lt;wsp:rsid wsp:val=&quot;00D7261C&quot;/&gt;&lt;wsp:rsid wsp:val=&quot;00D72C03&quot;/&gt;&lt;wsp:rsid wsp:val=&quot;00D74554&quot;/&gt;&lt;wsp:rsid wsp:val=&quot;00D76035&quot;/&gt;&lt;wsp:rsid wsp:val=&quot;00D762B6&quot;/&gt;&lt;wsp:rsid wsp:val=&quot;00D77443&quot;/&gt;&lt;wsp:rsid wsp:val=&quot;00D77726&quot;/&gt;&lt;wsp:rsid wsp:val=&quot;00D77DDC&quot;/&gt;&lt;wsp:rsid wsp:val=&quot;00D77ED7&quot;/&gt;&lt;wsp:rsid wsp:val=&quot;00D8273D&quot;/&gt;&lt;wsp:rsid wsp:val=&quot;00D82D1C&quot;/&gt;&lt;wsp:rsid wsp:val=&quot;00D83199&quot;/&gt;&lt;wsp:rsid wsp:val=&quot;00D851FC&quot;/&gt;&lt;wsp:rsid wsp:val=&quot;00D85A51&quot;/&gt;&lt;wsp:rsid wsp:val=&quot;00D85D78&quot;/&gt;&lt;wsp:rsid wsp:val=&quot;00D90237&quot;/&gt;&lt;wsp:rsid wsp:val=&quot;00D90552&quot;/&gt;&lt;wsp:rsid wsp:val=&quot;00D906C3&quot;/&gt;&lt;wsp:rsid wsp:val=&quot;00D9073E&quot;/&gt;&lt;wsp:rsid wsp:val=&quot;00D9148A&quot;/&gt;&lt;wsp:rsid wsp:val=&quot;00D927E1&quot;/&gt;&lt;wsp:rsid wsp:val=&quot;00D93B47&quot;/&gt;&lt;wsp:rsid wsp:val=&quot;00D95C60&quot;/&gt;&lt;wsp:rsid wsp:val=&quot;00D964D4&quot;/&gt;&lt;wsp:rsid wsp:val=&quot;00D97F3E&quot;/&gt;&lt;wsp:rsid wsp:val=&quot;00DA0F6B&quot;/&gt;&lt;wsp:rsid wsp:val=&quot;00DA1F2A&quot;/&gt;&lt;wsp:rsid wsp:val=&quot;00DA3EE7&quot;/&gt;&lt;wsp:rsid wsp:val=&quot;00DA6027&quot;/&gt;&lt;wsp:rsid wsp:val=&quot;00DA6429&quot;/&gt;&lt;wsp:rsid wsp:val=&quot;00DA6C37&quot;/&gt;&lt;wsp:rsid wsp:val=&quot;00DA722C&quot;/&gt;&lt;wsp:rsid wsp:val=&quot;00DA7450&quot;/&gt;&lt;wsp:rsid wsp:val=&quot;00DA7D96&quot;/&gt;&lt;wsp:rsid wsp:val=&quot;00DB09A1&quot;/&gt;&lt;wsp:rsid wsp:val=&quot;00DB0AF0&quot;/&gt;&lt;wsp:rsid wsp:val=&quot;00DB2721&quot;/&gt;&lt;wsp:rsid wsp:val=&quot;00DB2946&quot;/&gt;&lt;wsp:rsid wsp:val=&quot;00DB2AD4&quot;/&gt;&lt;wsp:rsid wsp:val=&quot;00DB34D8&quot;/&gt;&lt;wsp:rsid wsp:val=&quot;00DB37D4&quot;/&gt;&lt;wsp:rsid wsp:val=&quot;00DB4D72&quot;/&gt;&lt;wsp:rsid wsp:val=&quot;00DB5D44&quot;/&gt;&lt;wsp:rsid wsp:val=&quot;00DB6D4F&quot;/&gt;&lt;wsp:rsid wsp:val=&quot;00DB71C1&quot;/&gt;&lt;wsp:rsid wsp:val=&quot;00DB727D&quot;/&gt;&lt;wsp:rsid wsp:val=&quot;00DB7E34&quot;/&gt;&lt;wsp:rsid wsp:val=&quot;00DC047B&quot;/&gt;&lt;wsp:rsid wsp:val=&quot;00DC0982&quot;/&gt;&lt;wsp:rsid wsp:val=&quot;00DC1CE3&quot;/&gt;&lt;wsp:rsid wsp:val=&quot;00DC2898&quot;/&gt;&lt;wsp:rsid wsp:val=&quot;00DC2996&quot;/&gt;&lt;wsp:rsid wsp:val=&quot;00DC338E&quot;/&gt;&lt;wsp:rsid wsp:val=&quot;00DC4C21&quot;/&gt;&lt;wsp:rsid wsp:val=&quot;00DC5526&quot;/&gt;&lt;wsp:rsid wsp:val=&quot;00DC5692&quot;/&gt;&lt;wsp:rsid wsp:val=&quot;00DC5E2D&quot;/&gt;&lt;wsp:rsid wsp:val=&quot;00DC6A30&quot;/&gt;&lt;wsp:rsid wsp:val=&quot;00DC7B6F&quot;/&gt;&lt;wsp:rsid wsp:val=&quot;00DC7C36&quot;/&gt;&lt;wsp:rsid wsp:val=&quot;00DD1D75&quot;/&gt;&lt;wsp:rsid wsp:val=&quot;00DD1E8A&quot;/&gt;&lt;wsp:rsid wsp:val=&quot;00DD468F&quot;/&gt;&lt;wsp:rsid wsp:val=&quot;00DD4CC8&quot;/&gt;&lt;wsp:rsid wsp:val=&quot;00DE04DA&quot;/&gt;&lt;wsp:rsid wsp:val=&quot;00DE1ED1&quot;/&gt;&lt;wsp:rsid wsp:val=&quot;00DE21E8&quot;/&gt;&lt;wsp:rsid wsp:val=&quot;00DE2EFE&quot;/&gt;&lt;wsp:rsid wsp:val=&quot;00DE3104&quot;/&gt;&lt;wsp:rsid wsp:val=&quot;00DE3FAF&quot;/&gt;&lt;wsp:rsid wsp:val=&quot;00DE40DE&quot;/&gt;&lt;wsp:rsid wsp:val=&quot;00DE5214&quot;/&gt;&lt;wsp:rsid wsp:val=&quot;00DE5F12&quot;/&gt;&lt;wsp:rsid wsp:val=&quot;00DE6EAF&quot;/&gt;&lt;wsp:rsid wsp:val=&quot;00DF057B&quot;/&gt;&lt;wsp:rsid wsp:val=&quot;00DF0AC8&quot;/&gt;&lt;wsp:rsid wsp:val=&quot;00DF0F90&quot;/&gt;&lt;wsp:rsid wsp:val=&quot;00DF2783&quot;/&gt;&lt;wsp:rsid wsp:val=&quot;00DF3299&quot;/&gt;&lt;wsp:rsid wsp:val=&quot;00DF3F9F&quot;/&gt;&lt;wsp:rsid wsp:val=&quot;00DF413A&quot;/&gt;&lt;wsp:rsid wsp:val=&quot;00DF4145&quot;/&gt;&lt;wsp:rsid wsp:val=&quot;00DF45BD&quot;/&gt;&lt;wsp:rsid wsp:val=&quot;00DF5963&quot;/&gt;&lt;wsp:rsid wsp:val=&quot;00DF6B2E&quot;/&gt;&lt;wsp:rsid wsp:val=&quot;00DF75A6&quot;/&gt;&lt;wsp:rsid wsp:val=&quot;00E02481&quot;/&gt;&lt;wsp:rsid wsp:val=&quot;00E02AAB&quot;/&gt;&lt;wsp:rsid wsp:val=&quot;00E02F5E&quot;/&gt;&lt;wsp:rsid wsp:val=&quot;00E02FED&quot;/&gt;&lt;wsp:rsid wsp:val=&quot;00E035B7&quot;/&gt;&lt;wsp:rsid wsp:val=&quot;00E044F4&quot;/&gt;&lt;wsp:rsid wsp:val=&quot;00E04B7D&quot;/&gt;&lt;wsp:rsid wsp:val=&quot;00E07D2F&quot;/&gt;&lt;wsp:rsid wsp:val=&quot;00E118E6&quot;/&gt;&lt;wsp:rsid wsp:val=&quot;00E12CAB&quot;/&gt;&lt;wsp:rsid wsp:val=&quot;00E159CC&quot;/&gt;&lt;wsp:rsid wsp:val=&quot;00E15E4C&quot;/&gt;&lt;wsp:rsid wsp:val=&quot;00E17870&quot;/&gt;&lt;wsp:rsid wsp:val=&quot;00E1F4A1&quot;/&gt;&lt;wsp:rsid wsp:val=&quot;00E22C0D&quot;/&gt;&lt;wsp:rsid wsp:val=&quot;00E25177&quot;/&gt;&lt;wsp:rsid wsp:val=&quot;00E27B46&quot;/&gt;&lt;wsp:rsid wsp:val=&quot;00E27EA3&quot;/&gt;&lt;wsp:rsid wsp:val=&quot;00E310F3&quot;/&gt;&lt;wsp:rsid wsp:val=&quot;00E31917&quot;/&gt;&lt;wsp:rsid wsp:val=&quot;00E3351E&quot;/&gt;&lt;wsp:rsid wsp:val=&quot;00E336FF&quot;/&gt;&lt;wsp:rsid wsp:val=&quot;00E33A68&quot;/&gt;&lt;wsp:rsid wsp:val=&quot;00E33F10&quot;/&gt;&lt;wsp:rsid wsp:val=&quot;00E3498A&quot;/&gt;&lt;wsp:rsid wsp:val=&quot;00E355D9&quot;/&gt;&lt;wsp:rsid wsp:val=&quot;00E360C8&quot;/&gt;&lt;wsp:rsid wsp:val=&quot;00E3641E&quot;/&gt;&lt;wsp:rsid wsp:val=&quot;00E37186&quot;/&gt;&lt;wsp:rsid wsp:val=&quot;00E3BF84&quot;/&gt;&lt;wsp:rsid wsp:val=&quot;00E40C73&quot;/&gt;&lt;wsp:rsid wsp:val=&quot;00E410BD&quot;/&gt;&lt;wsp:rsid wsp:val=&quot;00E41CC1&quot;/&gt;&lt;wsp:rsid wsp:val=&quot;00E42169&quot;/&gt;&lt;wsp:rsid wsp:val=&quot;00E43C46&quot;/&gt;&lt;wsp:rsid wsp:val=&quot;00E44595&quot;/&gt;&lt;wsp:rsid wsp:val=&quot;00E45CE2&quot;/&gt;&lt;wsp:rsid wsp:val=&quot;00E46316&quot;/&gt;&lt;wsp:rsid wsp:val=&quot;00E47A00&quot;/&gt;&lt;wsp:rsid wsp:val=&quot;00E47F5D&quot;/&gt;&lt;wsp:rsid wsp:val=&quot;00E5050A&quot;/&gt;&lt;wsp:rsid wsp:val=&quot;00E52427&quot;/&gt;&lt;wsp:rsid wsp:val=&quot;00E5348B&quot;/&gt;&lt;wsp:rsid wsp:val=&quot;00E537A1&quot;/&gt;&lt;wsp:rsid wsp:val=&quot;00E53F2A&quot;/&gt;&lt;wsp:rsid wsp:val=&quot;00E54C46&quot;/&gt;&lt;wsp:rsid wsp:val=&quot;00E5510B&quot;/&gt;&lt;wsp:rsid wsp:val=&quot;00E55119&quot;/&gt;&lt;wsp:rsid wsp:val=&quot;00E551EE&quot;/&gt;&lt;wsp:rsid wsp:val=&quot;00E552D1&quot;/&gt;&lt;wsp:rsid wsp:val=&quot;00E567BF&quot;/&gt;&lt;wsp:rsid wsp:val=&quot;00E56B4D&quot;/&gt;&lt;wsp:rsid wsp:val=&quot;00E573C4&quot;/&gt;&lt;wsp:rsid wsp:val=&quot;00E57E34&quot;/&gt;&lt;wsp:rsid wsp:val=&quot;00E60184&quot;/&gt;&lt;wsp:rsid wsp:val=&quot;00E60A52&quot;/&gt;&lt;wsp:rsid wsp:val=&quot;00E60D94&quot;/&gt;&lt;wsp:rsid wsp:val=&quot;00E617B0&quot;/&gt;&lt;wsp:rsid wsp:val=&quot;00E61A96&quot;/&gt;&lt;wsp:rsid wsp:val=&quot;00E61F5C&quot;/&gt;&lt;wsp:rsid wsp:val=&quot;00E62172&quot;/&gt;&lt;wsp:rsid wsp:val=&quot;00E624A9&quot;/&gt;&lt;wsp:rsid wsp:val=&quot;00E629FA&quot;/&gt;&lt;wsp:rsid wsp:val=&quot;00E64641&quot;/&gt;&lt;wsp:rsid wsp:val=&quot;00E66350&quot;/&gt;&lt;wsp:rsid wsp:val=&quot;00E675B1&quot;/&gt;&lt;wsp:rsid wsp:val=&quot;00E67627&quot;/&gt;&lt;wsp:rsid wsp:val=&quot;00E708E3&quot;/&gt;&lt;wsp:rsid wsp:val=&quot;00E70DA8&quot;/&gt;&lt;wsp:rsid wsp:val=&quot;00E719A1&quot;/&gt;&lt;wsp:rsid wsp:val=&quot;00E73799&quot;/&gt;&lt;wsp:rsid wsp:val=&quot;00E73813&quot;/&gt;&lt;wsp:rsid wsp:val=&quot;00E7399C&quot;/&gt;&lt;wsp:rsid wsp:val=&quot;00E73C86&quot;/&gt;&lt;wsp:rsid wsp:val=&quot;00E74E67&quot;/&gt;&lt;wsp:rsid wsp:val=&quot;00E74E68&quot;/&gt;&lt;wsp:rsid wsp:val=&quot;00E76911&quot;/&gt;&lt;wsp:rsid wsp:val=&quot;00E77157&quot;/&gt;&lt;wsp:rsid wsp:val=&quot;00E80EB7&quot;/&gt;&lt;wsp:rsid wsp:val=&quot;00E811DD&quot;/&gt;&lt;wsp:rsid wsp:val=&quot;00E81529&quot;/&gt;&lt;wsp:rsid wsp:val=&quot;00E84D39&quot;/&gt;&lt;wsp:rsid wsp:val=&quot;00E85539&quot;/&gt;&lt;wsp:rsid wsp:val=&quot;00E85C87&quot;/&gt;&lt;wsp:rsid wsp:val=&quot;00E85DB1&quot;/&gt;&lt;wsp:rsid wsp:val=&quot;00E87E7C&quot;/&gt;&lt;wsp:rsid wsp:val=&quot;00E904C7&quot;/&gt;&lt;wsp:rsid wsp:val=&quot;00E91A1F&quot;/&gt;&lt;wsp:rsid wsp:val=&quot;00E91E8C&quot;/&gt;&lt;wsp:rsid wsp:val=&quot;00E9270F&quot;/&gt;&lt;wsp:rsid wsp:val=&quot;00E92CDD&quot;/&gt;&lt;wsp:rsid wsp:val=&quot;00E93079&quot;/&gt;&lt;wsp:rsid wsp:val=&quot;00E9355D&quot;/&gt;&lt;wsp:rsid wsp:val=&quot;00E93958&quot;/&gt;&lt;wsp:rsid wsp:val=&quot;00E93A8F&quot;/&gt;&lt;wsp:rsid wsp:val=&quot;00E93F4C&quot;/&gt;&lt;wsp:rsid wsp:val=&quot;00E94D94&quot;/&gt;&lt;wsp:rsid wsp:val=&quot;00E94ED9&quot;/&gt;&lt;wsp:rsid wsp:val=&quot;00E95592&quot;/&gt;&lt;wsp:rsid wsp:val=&quot;00E955D6&quot;/&gt;&lt;wsp:rsid wsp:val=&quot;00E95990&quot;/&gt;&lt;wsp:rsid wsp:val=&quot;00E968C0&quot;/&gt;&lt;wsp:rsid wsp:val=&quot;00E96CD2&quot;/&gt;&lt;wsp:rsid wsp:val=&quot;00E96DD8&quot;/&gt;&lt;wsp:rsid wsp:val=&quot;00EA1E29&quot;/&gt;&lt;wsp:rsid wsp:val=&quot;00EA3610&quot;/&gt;&lt;wsp:rsid wsp:val=&quot;00EA396E&quot;/&gt;&lt;wsp:rsid wsp:val=&quot;00EA4ABD&quot;/&gt;&lt;wsp:rsid wsp:val=&quot;00EA4B8E&quot;/&gt;&lt;wsp:rsid wsp:val=&quot;00EA5405&quot;/&gt;&lt;wsp:rsid wsp:val=&quot;00EA60F5&quot;/&gt;&lt;wsp:rsid wsp:val=&quot;00EA7296&quot;/&gt;&lt;wsp:rsid wsp:val=&quot;00EB085A&quot;/&gt;&lt;wsp:rsid wsp:val=&quot;00EB1A32&quot;/&gt;&lt;wsp:rsid wsp:val=&quot;00EB25D2&quot;/&gt;&lt;wsp:rsid wsp:val=&quot;00EB33DE&quot;/&gt;&lt;wsp:rsid wsp:val=&quot;00EB3A33&quot;/&gt;&lt;wsp:rsid wsp:val=&quot;00EB4697&quot;/&gt;&lt;wsp:rsid wsp:val=&quot;00EB4FFC&quot;/&gt;&lt;wsp:rsid wsp:val=&quot;00EB607F&quot;/&gt;&lt;wsp:rsid wsp:val=&quot;00EC0EFF&quot;/&gt;&lt;wsp:rsid wsp:val=&quot;00EC3C72&quot;/&gt;&lt;wsp:rsid wsp:val=&quot;00EC5D7B&quot;/&gt;&lt;wsp:rsid wsp:val=&quot;00EC5FBC&quot;/&gt;&lt;wsp:rsid wsp:val=&quot;00EC6B70&quot;/&gt;&lt;wsp:rsid wsp:val=&quot;00ED00DA&quot;/&gt;&lt;wsp:rsid wsp:val=&quot;00ED2731&quot;/&gt;&lt;wsp:rsid wsp:val=&quot;00ED2C15&quot;/&gt;&lt;wsp:rsid wsp:val=&quot;00ED3647&quot;/&gt;&lt;wsp:rsid wsp:val=&quot;00ED3A07&quot;/&gt;&lt;wsp:rsid wsp:val=&quot;00ED459F&quot;/&gt;&lt;wsp:rsid wsp:val=&quot;00ED5E2D&quot;/&gt;&lt;wsp:rsid wsp:val=&quot;00ED6037&quot;/&gt;&lt;wsp:rsid wsp:val=&quot;00ED662E&quot;/&gt;&lt;wsp:rsid wsp:val=&quot;00ED76C9&quot;/&gt;&lt;wsp:rsid wsp:val=&quot;00EE4DB3&quot;/&gt;&lt;wsp:rsid wsp:val=&quot;00EE5280&quot;/&gt;&lt;wsp:rsid wsp:val=&quot;00EE5A45&quot;/&gt;&lt;wsp:rsid wsp:val=&quot;00EE6957&quot;/&gt;&lt;wsp:rsid wsp:val=&quot;00EE759A&quot;/&gt;&lt;wsp:rsid wsp:val=&quot;00EE7B2D&quot;/&gt;&lt;wsp:rsid wsp:val=&quot;00EF0028&quot;/&gt;&lt;wsp:rsid wsp:val=&quot;00EF0064&quot;/&gt;&lt;wsp:rsid wsp:val=&quot;00EF0B80&quot;/&gt;&lt;wsp:rsid wsp:val=&quot;00EF121E&quot;/&gt;&lt;wsp:rsid wsp:val=&quot;00EF13EF&quot;/&gt;&lt;wsp:rsid wsp:val=&quot;00EF19F6&quot;/&gt;&lt;wsp:rsid wsp:val=&quot;00EF2421&quot;/&gt;&lt;wsp:rsid wsp:val=&quot;00EF26FE&quot;/&gt;&lt;wsp:rsid wsp:val=&quot;00EF2C13&quot;/&gt;&lt;wsp:rsid wsp:val=&quot;00EF34CD&quot;/&gt;&lt;wsp:rsid wsp:val=&quot;00EF437C&quot;/&gt;&lt;wsp:rsid wsp:val=&quot;00EF4642&quot;/&gt;&lt;wsp:rsid wsp:val=&quot;00EF4747&quot;/&gt;&lt;wsp:rsid wsp:val=&quot;00EF6E22&quot;/&gt;&lt;wsp:rsid wsp:val=&quot;00EF7F01&quot;/&gt;&lt;wsp:rsid wsp:val=&quot;00EFF561&quot;/&gt;&lt;wsp:rsid wsp:val=&quot;00F0078D&quot;/&gt;&lt;wsp:rsid wsp:val=&quot;00F01877&quot;/&gt;&lt;wsp:rsid wsp:val=&quot;00F020A9&quot;/&gt;&lt;wsp:rsid wsp:val=&quot;00F033AC&quot;/&gt;&lt;wsp:rsid wsp:val=&quot;00F0532D&quot;/&gt;&lt;wsp:rsid wsp:val=&quot;00F05C05&quot;/&gt;&lt;wsp:rsid wsp:val=&quot;00F06377&quot;/&gt;&lt;wsp:rsid wsp:val=&quot;00F0665F&quot;/&gt;&lt;wsp:rsid wsp:val=&quot;00F076B3&quot;/&gt;&lt;wsp:rsid wsp:val=&quot;00F07846&quot;/&gt;&lt;wsp:rsid wsp:val=&quot;00F07A77&quot;/&gt;&lt;wsp:rsid wsp:val=&quot;00F07F7A&quot;/&gt;&lt;wsp:rsid wsp:val=&quot;00F10A68&quot;/&gt;&lt;wsp:rsid wsp:val=&quot;00F11018&quot;/&gt;&lt;wsp:rsid wsp:val=&quot;00F115A6&quot;/&gt;&lt;wsp:rsid wsp:val=&quot;00F11995&quot;/&gt;&lt;wsp:rsid wsp:val=&quot;00F119FB&quot;/&gt;&lt;wsp:rsid wsp:val=&quot;00F1262A&quot;/&gt;&lt;wsp:rsid wsp:val=&quot;00F12DDA&quot;/&gt;&lt;wsp:rsid wsp:val=&quot;00F147DE&quot;/&gt;&lt;wsp:rsid wsp:val=&quot;00F1561F&quot;/&gt;&lt;wsp:rsid wsp:val=&quot;00F15921&quot;/&gt;&lt;wsp:rsid wsp:val=&quot;00F15F56&quot;/&gt;&lt;wsp:rsid wsp:val=&quot;00F166F6&quot;/&gt;&lt;wsp:rsid wsp:val=&quot;00F20103&quot;/&gt;&lt;wsp:rsid wsp:val=&quot;00F20483&quot;/&gt;&lt;wsp:rsid wsp:val=&quot;00F208E0&quot;/&gt;&lt;wsp:rsid wsp:val=&quot;00F209FB&quot;/&gt;&lt;wsp:rsid wsp:val=&quot;00F21816&quot;/&gt;&lt;wsp:rsid wsp:val=&quot;00F223E4&quot;/&gt;&lt;wsp:rsid wsp:val=&quot;00F2461E&quot;/&gt;&lt;wsp:rsid wsp:val=&quot;00F24A10&quot;/&gt;&lt;wsp:rsid wsp:val=&quot;00F25EE8&quot;/&gt;&lt;wsp:rsid wsp:val=&quot;00F26DD0&quot;/&gt;&lt;wsp:rsid wsp:val=&quot;00F272B6&quot;/&gt;&lt;wsp:rsid wsp:val=&quot;00F27645&quot;/&gt;&lt;wsp:rsid wsp:val=&quot;00F302B1&quot;/&gt;&lt;wsp:rsid wsp:val=&quot;00F30AD2&quot;/&gt;&lt;wsp:rsid wsp:val=&quot;00F3108F&quot;/&gt;&lt;wsp:rsid wsp:val=&quot;00F31DF1&quot;/&gt;&lt;wsp:rsid wsp:val=&quot;00F33E42&quot;/&gt;&lt;wsp:rsid wsp:val=&quot;00F3513C&quot;/&gt;&lt;wsp:rsid wsp:val=&quot;00F35D56&quot;/&gt;&lt;wsp:rsid wsp:val=&quot;00F35FCA&quot;/&gt;&lt;wsp:rsid wsp:val=&quot;00F36790&quot;/&gt;&lt;wsp:rsid wsp:val=&quot;00F36797&quot;/&gt;&lt;wsp:rsid wsp:val=&quot;00F374A5&quot;/&gt;&lt;wsp:rsid wsp:val=&quot;00F4135D&quot;/&gt;&lt;wsp:rsid wsp:val=&quot;00F416E8&quot;/&gt;&lt;wsp:rsid wsp:val=&quot;00F42509&quot;/&gt;&lt;wsp:rsid wsp:val=&quot;00F42F17&quot;/&gt;&lt;wsp:rsid wsp:val=&quot;00F44E53&quot;/&gt;&lt;wsp:rsid wsp:val=&quot;00F45B5A&quot;/&gt;&lt;wsp:rsid wsp:val=&quot;00F47A73&quot;/&gt;&lt;wsp:rsid wsp:val=&quot;00F5216A&quot;/&gt;&lt;wsp:rsid wsp:val=&quot;00F52B14&quot;/&gt;&lt;wsp:rsid wsp:val=&quot;00F52F02&quot;/&gt;&lt;wsp:rsid wsp:val=&quot;00F53C0F&quot;/&gt;&lt;wsp:rsid wsp:val=&quot;00F53DA2&quot;/&gt;&lt;wsp:rsid wsp:val=&quot;00F54A20&quot;/&gt;&lt;wsp:rsid wsp:val=&quot;00F55BD4&quot;/&gt;&lt;wsp:rsid wsp:val=&quot;00F60717&quot;/&gt;&lt;wsp:rsid wsp:val=&quot;00F60B16&quot;/&gt;&lt;wsp:rsid wsp:val=&quot;00F61AAA&quot;/&gt;&lt;wsp:rsid wsp:val=&quot;00F61B02&quot;/&gt;&lt;wsp:rsid wsp:val=&quot;00F625C5&quot;/&gt;&lt;wsp:rsid wsp:val=&quot;00F62970&quot;/&gt;&lt;wsp:rsid wsp:val=&quot;00F63B48&quot;/&gt;&lt;wsp:rsid wsp:val=&quot;00F64298&quot;/&gt;&lt;wsp:rsid wsp:val=&quot;00F6479D&quot;/&gt;&lt;wsp:rsid wsp:val=&quot;00F6496E&quot;/&gt;&lt;wsp:rsid wsp:val=&quot;00F6551A&quot;/&gt;&lt;wsp:rsid wsp:val=&quot;00F65653&quot;/&gt;&lt;wsp:rsid wsp:val=&quot;00F662A9&quot;/&gt;&lt;wsp:rsid wsp:val=&quot;00F668F3&quot;/&gt;&lt;wsp:rsid wsp:val=&quot;00F66A83&quot;/&gt;&lt;wsp:rsid wsp:val=&quot;00F67390&quot;/&gt;&lt;wsp:rsid wsp:val=&quot;00F67913&quot;/&gt;&lt;wsp:rsid wsp:val=&quot;00F67E5C&quot;/&gt;&lt;wsp:rsid wsp:val=&quot;00F70833&quot;/&gt;&lt;wsp:rsid wsp:val=&quot;00F70997&quot;/&gt;&lt;wsp:rsid wsp:val=&quot;00F710B2&quot;/&gt;&lt;wsp:rsid wsp:val=&quot;00F73ED1&quot;/&gt;&lt;wsp:rsid wsp:val=&quot;00F74C07&quot;/&gt;&lt;wsp:rsid wsp:val=&quot;00F752DD&quot;/&gt;&lt;wsp:rsid wsp:val=&quot;00F759B0&quot;/&gt;&lt;wsp:rsid wsp:val=&quot;00F77435&quot;/&gt;&lt;wsp:rsid wsp:val=&quot;00F77472&quot;/&gt;&lt;wsp:rsid wsp:val=&quot;00F8039C&quot;/&gt;&lt;wsp:rsid wsp:val=&quot;00F80747&quot;/&gt;&lt;wsp:rsid wsp:val=&quot;00F80877&quot;/&gt;&lt;wsp:rsid wsp:val=&quot;00F80A05&quot;/&gt;&lt;wsp:rsid wsp:val=&quot;00F81C45&quot;/&gt;&lt;wsp:rsid wsp:val=&quot;00F82040&quot;/&gt;&lt;wsp:rsid wsp:val=&quot;00F82505&quot;/&gt;&lt;wsp:rsid wsp:val=&quot;00F8277C&quot;/&gt;&lt;wsp:rsid wsp:val=&quot;00F82C80&quot;/&gt;&lt;wsp:rsid wsp:val=&quot;00F82DDB&quot;/&gt;&lt;wsp:rsid wsp:val=&quot;00F8405C&quot;/&gt;&lt;wsp:rsid wsp:val=&quot;00F842CD&quot;/&gt;&lt;wsp:rsid wsp:val=&quot;00F85BB4&quot;/&gt;&lt;wsp:rsid wsp:val=&quot;00F8743D&quot;/&gt;&lt;wsp:rsid wsp:val=&quot;00F8790A&quot;/&gt;&lt;wsp:rsid wsp:val=&quot;00F90630&quot;/&gt;&lt;wsp:rsid wsp:val=&quot;00F90A3B&quot;/&gt;&lt;wsp:rsid wsp:val=&quot;00F91E66&quot;/&gt;&lt;wsp:rsid wsp:val=&quot;00F92ED8&quot;/&gt;&lt;wsp:rsid wsp:val=&quot;00F93014&quot;/&gt;&lt;wsp:rsid wsp:val=&quot;00F944C2&quot;/&gt;&lt;wsp:rsid wsp:val=&quot;00F94CAD&quot;/&gt;&lt;wsp:rsid wsp:val=&quot;00F951FF&quot;/&gt;&lt;wsp:rsid wsp:val=&quot;00F9579F&quot;/&gt;&lt;wsp:rsid wsp:val=&quot;00F95BAD&quot;/&gt;&lt;wsp:rsid wsp:val=&quot;00F9606B&quot;/&gt;&lt;wsp:rsid wsp:val=&quot;00F96CCD&quot;/&gt;&lt;wsp:rsid wsp:val=&quot;00F96FA3&quot;/&gt;&lt;wsp:rsid wsp:val=&quot;00F97FE8&quot;/&gt;&lt;wsp:rsid wsp:val=&quot;00FA01FC&quot;/&gt;&lt;wsp:rsid wsp:val=&quot;00FA0B06&quot;/&gt;&lt;wsp:rsid wsp:val=&quot;00FA0C0A&quot;/&gt;&lt;wsp:rsid wsp:val=&quot;00FA127F&quot;/&gt;&lt;wsp:rsid wsp:val=&quot;00FA146D&quot;/&gt;&lt;wsp:rsid wsp:val=&quot;00FA166C&quot;/&gt;&lt;wsp:rsid wsp:val=&quot;00FA2741&quot;/&gt;&lt;wsp:rsid wsp:val=&quot;00FA2A07&quot;/&gt;&lt;wsp:rsid wsp:val=&quot;00FA2D2B&quot;/&gt;&lt;wsp:rsid wsp:val=&quot;00FA2FC3&quot;/&gt;&lt;wsp:rsid wsp:val=&quot;00FA374E&quot;/&gt;&lt;wsp:rsid wsp:val=&quot;00FA3EB3&quot;/&gt;&lt;wsp:rsid wsp:val=&quot;00FA7250&quot;/&gt;&lt;wsp:rsid wsp:val=&quot;00FA7690&quot;/&gt;&lt;wsp:rsid wsp:val=&quot;00FB0565&quot;/&gt;&lt;wsp:rsid wsp:val=&quot;00FB0E81&quot;/&gt;&lt;wsp:rsid wsp:val=&quot;00FB21B1&quot;/&gt;&lt;wsp:rsid wsp:val=&quot;00FB243F&quot;/&gt;&lt;wsp:rsid wsp:val=&quot;00FB37DE&quot;/&gt;&lt;wsp:rsid wsp:val=&quot;00FB3DF2&quot;/&gt;&lt;wsp:rsid wsp:val=&quot;00FB4AD8&quot;/&gt;&lt;wsp:rsid wsp:val=&quot;00FB4D4B&quot;/&gt;&lt;wsp:rsid wsp:val=&quot;00FB66B6&quot;/&gt;&lt;wsp:rsid wsp:val=&quot;00FB701F&quot;/&gt;&lt;wsp:rsid wsp:val=&quot;00FC01E0&quot;/&gt;&lt;wsp:rsid wsp:val=&quot;00FC0C56&quot;/&gt;&lt;wsp:rsid wsp:val=&quot;00FC1070&quot;/&gt;&lt;wsp:rsid wsp:val=&quot;00FC1A54&quot;/&gt;&lt;wsp:rsid wsp:val=&quot;00FC1B63&quot;/&gt;&lt;wsp:rsid wsp:val=&quot;00FC1C0A&quot;/&gt;&lt;wsp:rsid wsp:val=&quot;00FC34BC&quot;/&gt;&lt;wsp:rsid wsp:val=&quot;00FC4BD5&quot;/&gt;&lt;wsp:rsid wsp:val=&quot;00FC5252&quot;/&gt;&lt;wsp:rsid wsp:val=&quot;00FC6003&quot;/&gt;&lt;wsp:rsid wsp:val=&quot;00FC687F&quot;/&gt;&lt;wsp:rsid wsp:val=&quot;00FC6A59&quot;/&gt;&lt;wsp:rsid wsp:val=&quot;00FC6EE4&quot;/&gt;&lt;wsp:rsid wsp:val=&quot;00FC754F&quot;/&gt;&lt;wsp:rsid wsp:val=&quot;00FC77CD&quot;/&gt;&lt;wsp:rsid wsp:val=&quot;00FC7EAB&quot;/&gt;&lt;wsp:rsid wsp:val=&quot;00FC9BC1&quot;/&gt;&lt;wsp:rsid wsp:val=&quot;00FD11EA&quot;/&gt;&lt;wsp:rsid wsp:val=&quot;00FD22EF&quot;/&gt;&lt;wsp:rsid wsp:val=&quot;00FD2C87&quot;/&gt;&lt;wsp:rsid wsp:val=&quot;00FD3A16&quot;/&gt;&lt;wsp:rsid wsp:val=&quot;00FD3A65&quot;/&gt;&lt;wsp:rsid wsp:val=&quot;00FD3D61&quot;/&gt;&lt;wsp:rsid wsp:val=&quot;00FD3E02&quot;/&gt;&lt;wsp:rsid wsp:val=&quot;00FD41F4&quot;/&gt;&lt;wsp:rsid wsp:val=&quot;00FD43A1&quot;/&gt;&lt;wsp:rsid wsp:val=&quot;00FD7128&quot;/&gt;&lt;wsp:rsid wsp:val=&quot;00FD71C6&quot;/&gt;&lt;wsp:rsid wsp:val=&quot;00FE0691&quot;/&gt;&lt;wsp:rsid wsp:val=&quot;00FE0DA4&quot;/&gt;&lt;wsp:rsid wsp:val=&quot;00FE1003&quot;/&gt;&lt;wsp:rsid wsp:val=&quot;00FE1048&quot;/&gt;&lt;wsp:rsid wsp:val=&quot;00FE25E9&quot;/&gt;&lt;wsp:rsid wsp:val=&quot;00FE26B7&quot;/&gt;&lt;wsp:rsid wsp:val=&quot;00FE2D23&quot;/&gt;&lt;wsp:rsid wsp:val=&quot;00FE4300&quot;/&gt;&lt;wsp:rsid wsp:val=&quot;00FF1895&quot;/&gt;&lt;wsp:rsid wsp:val=&quot;00FF2928&quot;/&gt;&lt;wsp:rsid wsp:val=&quot;00FF2D27&quot;/&gt;&lt;wsp:rsid wsp:val=&quot;00FF350E&quot;/&gt;&lt;wsp:rsid wsp:val=&quot;00FF537E&quot;/&gt;&lt;wsp:rsid wsp:val=&quot;00FF5469&quot;/&gt;&lt;wsp:rsid wsp:val=&quot;00FF5C2F&quot;/&gt;&lt;wsp:rsid wsp:val=&quot;010450B9&quot;/&gt;&lt;wsp:rsid wsp:val=&quot;0121F4B1&quot;/&gt;&lt;wsp:rsid wsp:val=&quot;0129B13E&quot;/&gt;&lt;wsp:rsid wsp:val=&quot;013069D8&quot;/&gt;&lt;wsp:rsid wsp:val=&quot;0130A030&quot;/&gt;&lt;wsp:rsid wsp:val=&quot;0149DD76&quot;/&gt;&lt;wsp:rsid wsp:val=&quot;014E73CF&quot;/&gt;&lt;wsp:rsid wsp:val=&quot;0151A258&quot;/&gt;&lt;wsp:rsid wsp:val=&quot;015751FD&quot;/&gt;&lt;wsp:rsid wsp:val=&quot;017206AB&quot;/&gt;&lt;wsp:rsid wsp:val=&quot;0173B414&quot;/&gt;&lt;wsp:rsid wsp:val=&quot;01A53B1C&quot;/&gt;&lt;wsp:rsid wsp:val=&quot;01B0B684&quot;/&gt;&lt;wsp:rsid wsp:val=&quot;01BE0DFA&quot;/&gt;&lt;wsp:rsid wsp:val=&quot;01C6BEC3&quot;/&gt;&lt;wsp:rsid wsp:val=&quot;01CDCDDA&quot;/&gt;&lt;wsp:rsid wsp:val=&quot;01CF05AC&quot;/&gt;&lt;wsp:rsid wsp:val=&quot;01D2D207&quot;/&gt;&lt;wsp:rsid wsp:val=&quot;01DD512C&quot;/&gt;&lt;wsp:rsid wsp:val=&quot;01DF1299&quot;/&gt;&lt;wsp:rsid wsp:val=&quot;01F10CE4&quot;/&gt;&lt;wsp:rsid wsp:val=&quot;01FFAB17&quot;/&gt;&lt;wsp:rsid wsp:val=&quot;020377C1&quot;/&gt;&lt;wsp:rsid wsp:val=&quot;0204A70A&quot;/&gt;&lt;wsp:rsid wsp:val=&quot;02288726&quot;/&gt;&lt;wsp:rsid wsp:val=&quot;0232D5C7&quot;/&gt;&lt;wsp:rsid wsp:val=&quot;023AEC42&quot;/&gt;&lt;wsp:rsid wsp:val=&quot;0250C8BD&quot;/&gt;&lt;wsp:rsid wsp:val=&quot;0269054A&quot;/&gt;&lt;wsp:rsid wsp:val=&quot;026C41D9&quot;/&gt;&lt;wsp:rsid wsp:val=&quot;026E7A1F&quot;/&gt;&lt;wsp:rsid wsp:val=&quot;026EB801&quot;/&gt;&lt;wsp:rsid wsp:val=&quot;0284574A&quot;/&gt;&lt;wsp:rsid wsp:val=&quot;028AD715&quot;/&gt;&lt;wsp:rsid wsp:val=&quot;0290CF77&quot;/&gt;&lt;wsp:rsid wsp:val=&quot;02C1E40D&quot;/&gt;&lt;wsp:rsid wsp:val=&quot;02C64415&quot;/&gt;&lt;wsp:rsid wsp:val=&quot;02CC7091&quot;/&gt;&lt;wsp:rsid wsp:val=&quot;02DAADA5&quot;/&gt;&lt;wsp:rsid wsp:val=&quot;02DB9ABE&quot;/&gt;&lt;wsp:rsid wsp:val=&quot;02E7B47A&quot;/&gt;&lt;wsp:rsid wsp:val=&quot;02F7AE3B&quot;/&gt;&lt;wsp:rsid wsp:val=&quot;02FD793E&quot;/&gt;&lt;wsp:rsid wsp:val=&quot;02FE0D7C&quot;/&gt;&lt;wsp:rsid wsp:val=&quot;030AF376&quot;/&gt;&lt;wsp:rsid wsp:val=&quot;030BB258&quot;/&gt;&lt;wsp:rsid wsp:val=&quot;03110D71&quot;/&gt;&lt;wsp:rsid wsp:val=&quot;031B9AE3&quot;/&gt;&lt;wsp:rsid wsp:val=&quot;03219A4F&quot;/&gt;&lt;wsp:rsid wsp:val=&quot;032E108F&quot;/&gt;&lt;wsp:rsid wsp:val=&quot;0333C313&quot;/&gt;&lt;wsp:rsid wsp:val=&quot;033B3CF2&quot;/&gt;&lt;wsp:rsid wsp:val=&quot;034679DA&quot;/&gt;&lt;wsp:rsid wsp:val=&quot;0348F9E3&quot;/&gt;&lt;wsp:rsid wsp:val=&quot;034A5D58&quot;/&gt;&lt;wsp:rsid wsp:val=&quot;034A92E2&quot;/&gt;&lt;wsp:rsid wsp:val=&quot;034D2B4E&quot;/&gt;&lt;wsp:rsid wsp:val=&quot;03540F36&quot;/&gt;&lt;wsp:rsid wsp:val=&quot;03813F84&quot;/&gt;&lt;wsp:rsid wsp:val=&quot;0382B765&quot;/&gt;&lt;wsp:rsid wsp:val=&quot;03864673&quot;/&gt;&lt;wsp:rsid wsp:val=&quot;038A2FB6&quot;/&gt;&lt;wsp:rsid wsp:val=&quot;038E88F9&quot;/&gt;&lt;wsp:rsid wsp:val=&quot;03A13BF0&quot;/&gt;&lt;wsp:rsid wsp:val=&quot;03AA09D5&quot;/&gt;&lt;wsp:rsid wsp:val=&quot;03B108A6&quot;/&gt;&lt;wsp:rsid wsp:val=&quot;03C36422&quot;/&gt;&lt;wsp:rsid wsp:val=&quot;040C6E0A&quot;/&gt;&lt;wsp:rsid wsp:val=&quot;040DF0F2&quot;/&gt;&lt;wsp:rsid wsp:val=&quot;0411DB7A&quot;/&gt;&lt;wsp:rsid wsp:val=&quot;0414F51C&quot;/&gt;&lt;wsp:rsid wsp:val=&quot;0415E905&quot;/&gt;&lt;wsp:rsid wsp:val=&quot;0422801A&quot;/&gt;&lt;wsp:rsid wsp:val=&quot;042301AC&quot;/&gt;&lt;wsp:rsid wsp:val=&quot;042977F3&quot;/&gt;&lt;wsp:rsid wsp:val=&quot;04300181&quot;/&gt;&lt;wsp:rsid wsp:val=&quot;043A16F6&quot;/&gt;&lt;wsp:rsid wsp:val=&quot;0440F1DA&quot;/&gt;&lt;wsp:rsid wsp:val=&quot;0445745A&quot;/&gt;&lt;wsp:rsid wsp:val=&quot;04470636&quot;/&gt;&lt;wsp:rsid wsp:val=&quot;04533308&quot;/&gt;&lt;wsp:rsid wsp:val=&quot;045706AF&quot;/&gt;&lt;wsp:rsid wsp:val=&quot;045EEE69&quot;/&gt;&lt;wsp:rsid wsp:val=&quot;046669CA&quot;/&gt;&lt;wsp:rsid wsp:val=&quot;04767A59&quot;/&gt;&lt;wsp:rsid wsp:val=&quot;047C5C0D&quot;/&gt;&lt;wsp:rsid wsp:val=&quot;048923BF&quot;/&gt;&lt;wsp:rsid wsp:val=&quot;04999548&quot;/&gt;&lt;wsp:rsid wsp:val=&quot;049A6C41&quot;/&gt;&lt;wsp:rsid wsp:val=&quot;049AE75C&quot;/&gt;&lt;wsp:rsid wsp:val=&quot;04B22FCE&quot;/&gt;&lt;wsp:rsid wsp:val=&quot;04C4BD78&quot;/&gt;&lt;wsp:rsid wsp:val=&quot;04C7D96A&quot;/&gt;&lt;wsp:rsid wsp:val=&quot;04CB058B&quot;/&gt;&lt;wsp:rsid wsp:val=&quot;04CF3098&quot;/&gt;&lt;wsp:rsid wsp:val=&quot;04E24A3B&quot;/&gt;&lt;wsp:rsid wsp:val=&quot;04E27679&quot;/&gt;&lt;wsp:rsid wsp:val=&quot;04E4F962&quot;/&gt;&lt;wsp:rsid wsp:val=&quot;04F0D409&quot;/&gt;&lt;wsp:rsid wsp:val=&quot;04F811BF&quot;/&gt;&lt;wsp:rsid wsp:val=&quot;04FF5F61&quot;/&gt;&lt;wsp:rsid wsp:val=&quot;0506F173&quot;/&gt;&lt;wsp:rsid wsp:val=&quot;0508993A&quot;/&gt;&lt;wsp:rsid wsp:val=&quot;0515FA07&quot;/&gt;&lt;wsp:rsid wsp:val=&quot;0519B562&quot;/&gt;&lt;wsp:rsid wsp:val=&quot;0531FCEC&quot;/&gt;&lt;wsp:rsid wsp:val=&quot;0532155F&quot;/&gt;&lt;wsp:rsid wsp:val=&quot;0532D398&quot;/&gt;&lt;wsp:rsid wsp:val=&quot;053AF140&quot;/&gt;&lt;wsp:rsid wsp:val=&quot;05594855&quot;/&gt;&lt;wsp:rsid wsp:val=&quot;05603446&quot;/&gt;&lt;wsp:rsid wsp:val=&quot;0578D6AC&quot;/&gt;&lt;wsp:rsid wsp:val=&quot;0593B074&quot;/&gt;&lt;wsp:rsid wsp:val=&quot;05954721&quot;/&gt;&lt;wsp:rsid wsp:val=&quot;05A0BB7D&quot;/&gt;&lt;wsp:rsid wsp:val=&quot;05B6EC67&quot;/&gt;&lt;wsp:rsid wsp:val=&quot;05BBBB1D&quot;/&gt;&lt;wsp:rsid wsp:val=&quot;05BFA8C1&quot;/&gt;&lt;wsp:rsid wsp:val=&quot;05DDE616&quot;/&gt;&lt;wsp:rsid wsp:val=&quot;05F4B49F&quot;/&gt;&lt;wsp:rsid wsp:val=&quot;060C7C48&quot;/&gt;&lt;wsp:rsid wsp:val=&quot;060D12B3&quot;/&gt;&lt;wsp:rsid wsp:val=&quot;06149287&quot;/&gt;&lt;wsp:rsid wsp:val=&quot;061E03B4&quot;/&gt;&lt;wsp:rsid wsp:val=&quot;06325F6A&quot;/&gt;&lt;wsp:rsid wsp:val=&quot;0637E0FD&quot;/&gt;&lt;wsp:rsid wsp:val=&quot;063B0C54&quot;/&gt;&lt;wsp:rsid wsp:val=&quot;066CF8C5&quot;/&gt;&lt;wsp:rsid wsp:val=&quot;066D9A34&quot;/&gt;&lt;wsp:rsid wsp:val=&quot;0674E067&quot;/&gt;&lt;wsp:rsid wsp:val=&quot;0683A95F&quot;/&gt;&lt;wsp:rsid wsp:val=&quot;06866140&quot;/&gt;&lt;wsp:rsid wsp:val=&quot;069D9677&quot;/&gt;&lt;wsp:rsid wsp:val=&quot;06AAA77A&quot;/&gt;&lt;wsp:rsid wsp:val=&quot;06BAD446&quot;/&gt;&lt;wsp:rsid wsp:val=&quot;06BCF16E&quot;/&gt;&lt;wsp:rsid wsp:val=&quot;06D3389C&quot;/&gt;&lt;wsp:rsid wsp:val=&quot;06E1D762&quot;/&gt;&lt;wsp:rsid wsp:val=&quot;06E46FA3&quot;/&gt;&lt;wsp:rsid wsp:val=&quot;06F1DB64&quot;/&gt;&lt;wsp:rsid wsp:val=&quot;06F92628&quot;/&gt;&lt;wsp:rsid wsp:val=&quot;06F94E72&quot;/&gt;&lt;wsp:rsid wsp:val=&quot;06FEA7C3&quot;/&gt;&lt;wsp:rsid wsp:val=&quot;0703982D&quot;/&gt;&lt;wsp:rsid wsp:val=&quot;070D4D86&quot;/&gt;&lt;wsp:rsid wsp:val=&quot;0717FCBA&quot;/&gt;&lt;wsp:rsid wsp:val=&quot;072ACFC2&quot;/&gt;&lt;wsp:rsid wsp:val=&quot;07363F2B&quot;/&gt;&lt;wsp:rsid wsp:val=&quot;0743BFFF&quot;/&gt;&lt;wsp:rsid wsp:val=&quot;0745E7DA&quot;/&gt;&lt;wsp:rsid wsp:val=&quot;074D5479&quot;/&gt;&lt;wsp:rsid wsp:val=&quot;075832D6&quot;/&gt;&lt;wsp:rsid wsp:val=&quot;075AA26E&quot;/&gt;&lt;wsp:rsid wsp:val=&quot;0766D372&quot;/&gt;&lt;wsp:rsid wsp:val=&quot;077A2BFF&quot;/&gt;&lt;wsp:rsid wsp:val=&quot;077A98C1&quot;/&gt;&lt;wsp:rsid wsp:val=&quot;077FDC19&quot;/&gt;&lt;wsp:rsid wsp:val=&quot;0784F861&quot;/&gt;&lt;wsp:rsid wsp:val=&quot;07890ADB&quot;/&gt;&lt;wsp:rsid wsp:val=&quot;079FE1B4&quot;/&gt;&lt;wsp:rsid wsp:val=&quot;07B65E54&quot;/&gt;&lt;wsp:rsid wsp:val=&quot;07CFC2E7&quot;/&gt;&lt;wsp:rsid wsp:val=&quot;07DA092C&quot;/&gt;&lt;wsp:rsid wsp:val=&quot;07DBD4E3&quot;/&gt;&lt;wsp:rsid wsp:val=&quot;07DC3A85&quot;/&gt;&lt;wsp:rsid wsp:val=&quot;07FF895A&quot;/&gt;&lt;wsp:rsid wsp:val=&quot;08008133&quot;/&gt;&lt;wsp:rsid wsp:val=&quot;0808B889&quot;/&gt;&lt;wsp:rsid wsp:val=&quot;080E5933&quot;/&gt;&lt;wsp:rsid wsp:val=&quot;080F3BC6&quot;/&gt;&lt;wsp:rsid wsp:val=&quot;081C9A24&quot;/&gt;&lt;wsp:rsid wsp:val=&quot;081F3386&quot;/&gt;&lt;wsp:rsid wsp:val=&quot;08223236&quot;/&gt;&lt;wsp:rsid wsp:val=&quot;08296A5B&quot;/&gt;&lt;wsp:rsid wsp:val=&quot;0845623A&quot;/&gt;&lt;wsp:rsid wsp:val=&quot;08467FBB&quot;/&gt;&lt;wsp:rsid wsp:val=&quot;084ADC1C&quot;/&gt;&lt;wsp:rsid wsp:val=&quot;0851BD15&quot;/&gt;&lt;wsp:rsid wsp:val=&quot;0853F072&quot;/&gt;&lt;wsp:rsid wsp:val=&quot;0854D757&quot;/&gt;&lt;wsp:rsid wsp:val=&quot;08607F0C&quot;/&gt;&lt;wsp:rsid wsp:val=&quot;086673B5&quot;/&gt;&lt;wsp:rsid wsp:val=&quot;0872E391&quot;/&gt;&lt;wsp:rsid wsp:val=&quot;0886B405&quot;/&gt;&lt;wsp:rsid wsp:val=&quot;08972F86&quot;/&gt;&lt;wsp:rsid wsp:val=&quot;08AEA4A6&quot;/&gt;&lt;wsp:rsid wsp:val=&quot;08AF6CC3&quot;/&gt;&lt;wsp:rsid wsp:val=&quot;08B24194&quot;/&gt;&lt;wsp:rsid wsp:val=&quot;08BB2A4B&quot;/&gt;&lt;wsp:rsid wsp:val=&quot;08BC6C8A&quot;/&gt;&lt;wsp:rsid wsp:val=&quot;08BF58DB&quot;/&gt;&lt;wsp:rsid wsp:val=&quot;08CBCF8D&quot;/&gt;&lt;wsp:rsid wsp:val=&quot;08D49EC5&quot;/&gt;&lt;wsp:rsid wsp:val=&quot;08FA2A55&quot;/&gt;&lt;wsp:rsid wsp:val=&quot;091052A4&quot;/&gt;&lt;wsp:rsid wsp:val=&quot;0911C0CA&quot;/&gt;&lt;wsp:rsid wsp:val=&quot;0926CD8F&quot;/&gt;&lt;wsp:rsid wsp:val=&quot;092AC66D&quot;/&gt;&lt;wsp:rsid wsp:val=&quot;092B5E25&quot;/&gt;&lt;wsp:rsid wsp:val=&quot;0945AD32&quot;/&gt;&lt;wsp:rsid wsp:val=&quot;094F6E1A&quot;/&gt;&lt;wsp:rsid wsp:val=&quot;0951D881&quot;/&gt;&lt;wsp:rsid wsp:val=&quot;0953CC14&quot;/&gt;&lt;wsp:rsid wsp:val=&quot;09711BD4&quot;/&gt;&lt;wsp:rsid wsp:val=&quot;09712228&quot;/&gt;&lt;wsp:rsid wsp:val=&quot;097B9DE6&quot;/&gt;&lt;wsp:rsid wsp:val=&quot;097EC881&quot;/&gt;&lt;wsp:rsid wsp:val=&quot;09858040&quot;/&gt;&lt;wsp:rsid wsp:val=&quot;099205D9&quot;/&gt;&lt;wsp:rsid wsp:val=&quot;099BAEE5&quot;/&gt;&lt;wsp:rsid wsp:val=&quot;09B1DF94&quot;/&gt;&lt;wsp:rsid wsp:val=&quot;09B94100&quot;/&gt;&lt;wsp:rsid wsp:val=&quot;09BAB864&quot;/&gt;&lt;wsp:rsid wsp:val=&quot;09BC73CD&quot;/&gt;&lt;wsp:rsid wsp:val=&quot;09C76CA4&quot;/&gt;&lt;wsp:rsid wsp:val=&quot;09C91FDF&quot;/&gt;&lt;wsp:rsid wsp:val=&quot;09C990AD&quot;/&gt;&lt;wsp:rsid wsp:val=&quot;09CAB5DA&quot;/&gt;&lt;wsp:rsid wsp:val=&quot;09D2F0DE&quot;/&gt;&lt;wsp:rsid wsp:val=&quot;09DA6296&quot;/&gt;&lt;wsp:rsid wsp:val=&quot;09DCB4FC&quot;/&gt;&lt;wsp:rsid wsp:val=&quot;09FB9ED5&quot;/&gt;&lt;wsp:rsid wsp:val=&quot;0A000233&quot;/&gt;&lt;wsp:rsid wsp:val=&quot;0A0FCEEB&quot;/&gt;&lt;wsp:rsid wsp:val=&quot;0A1E51EC&quot;/&gt;&lt;wsp:rsid wsp:val=&quot;0A217F3A&quot;/&gt;&lt;wsp:rsid wsp:val=&quot;0A234281&quot;/&gt;&lt;wsp:rsid wsp:val=&quot;0A24B78F&quot;/&gt;&lt;wsp:rsid wsp:val=&quot;0A2BC8D7&quot;/&gt;&lt;wsp:rsid wsp:val=&quot;0A2C732A&quot;/&gt;&lt;wsp:rsid wsp:val=&quot;0A2CF4FD&quot;/&gt;&lt;wsp:rsid wsp:val=&quot;0A33AAC1&quot;/&gt;&lt;wsp:rsid wsp:val=&quot;0A53AE70&quot;/&gt;&lt;wsp:rsid wsp:val=&quot;0A5722BF&quot;/&gt;&lt;wsp:rsid wsp:val=&quot;0A57CF80&quot;/&gt;&lt;wsp:rsid wsp:val=&quot;0A638ED1&quot;/&gt;&lt;wsp:rsid wsp:val=&quot;0A6692FF&quot;/&gt;&lt;wsp:rsid wsp:val=&quot;0A67EDFB&quot;/&gt;&lt;wsp:rsid wsp:val=&quot;0A74C12D&quot;/&gt;&lt;wsp:rsid wsp:val=&quot;0A770094&quot;/&gt;&lt;wsp:rsid wsp:val=&quot;0A956B67&quot;/&gt;&lt;wsp:rsid wsp:val=&quot;0A96762D&quot;/&gt;&lt;wsp:rsid wsp:val=&quot;0AA50202&quot;/&gt;&lt;wsp:rsid wsp:val=&quot;0AB82AE4&quot;/&gt;&lt;wsp:rsid wsp:val=&quot;0AB8C452&quot;/&gt;&lt;wsp:rsid wsp:val=&quot;0AC78424&quot;/&gt;&lt;wsp:rsid wsp:val=&quot;0AD06F1F&quot;/&gt;&lt;wsp:rsid wsp:val=&quot;0AD4C671&quot;/&gt;&lt;wsp:rsid wsp:val=&quot;0ADE9B2F&quot;/&gt;&lt;wsp:rsid wsp:val=&quot;0AEB0365&quot;/&gt;&lt;wsp:rsid wsp:val=&quot;0B04B9BF&quot;/&gt;&lt;wsp:rsid wsp:val=&quot;0B05F37F&quot;/&gt;&lt;wsp:rsid wsp:val=&quot;0B0C3D7B&quot;/&gt;&lt;wsp:rsid wsp:val=&quot;0B1C114A&quot;/&gt;&lt;wsp:rsid wsp:val=&quot;0B201A15&quot;/&gt;&lt;wsp:rsid wsp:val=&quot;0B211EB2&quot;/&gt;&lt;wsp:rsid wsp:val=&quot;0B238B16&quot;/&gt;&lt;wsp:rsid wsp:val=&quot;0B23F91B&quot;/&gt;&lt;wsp:rsid wsp:val=&quot;0B2907A6&quot;/&gt;&lt;wsp:rsid wsp:val=&quot;0B32D086&quot;/&gt;&lt;wsp:rsid wsp:val=&quot;0B44120B&quot;/&gt;&lt;wsp:rsid wsp:val=&quot;0B5BAF19&quot;/&gt;&lt;wsp:rsid wsp:val=&quot;0B715AD0&quot;/&gt;&lt;wsp:rsid wsp:val=&quot;0B720AB8&quot;/&gt;&lt;wsp:rsid wsp:val=&quot;0B7632F7&quot;/&gt;&lt;wsp:rsid wsp:val=&quot;0B8D3B30&quot;/&gt;&lt;wsp:rsid wsp:val=&quot;0BA000CE&quot;/&gt;&lt;wsp:rsid wsp:val=&quot;0BA2FABF&quot;/&gt;&lt;wsp:rsid wsp:val=&quot;0BAFD7E2&quot;/&gt;&lt;wsp:rsid wsp:val=&quot;0BD18863&quot;/&gt;&lt;wsp:rsid wsp:val=&quot;0BD4109F&quot;/&gt;&lt;wsp:rsid wsp:val=&quot;0BE314B9&quot;/&gt;&lt;wsp:rsid wsp:val=&quot;0BEB6048&quot;/&gt;&lt;wsp:rsid wsp:val=&quot;0BEC0D65&quot;/&gt;&lt;wsp:rsid wsp:val=&quot;0BF05876&quot;/&gt;&lt;wsp:rsid wsp:val=&quot;0C080E1E&quot;/&gt;&lt;wsp:rsid wsp:val=&quot;0C167B31&quot;/&gt;&lt;wsp:rsid wsp:val=&quot;0C2E1391&quot;/&gt;&lt;wsp:rsid wsp:val=&quot;0C305DB3&quot;/&gt;&lt;wsp:rsid wsp:val=&quot;0C481AC2&quot;/&gt;&lt;wsp:rsid wsp:val=&quot;0C5CFBD2&quot;/&gt;&lt;wsp:rsid wsp:val=&quot;0C7EA6A7&quot;/&gt;&lt;wsp:rsid wsp:val=&quot;0C8F7012&quot;/&gt;&lt;wsp:rsid wsp:val=&quot;0CA24B00&quot;/&gt;&lt;wsp:rsid wsp:val=&quot;0CA32A0C&quot;/&gt;&lt;wsp:rsid wsp:val=&quot;0CA6888A&quot;/&gt;&lt;wsp:rsid wsp:val=&quot;0CB96353&quot;/&gt;&lt;wsp:rsid wsp:val=&quot;0CD782CE&quot;/&gt;&lt;wsp:rsid wsp:val=&quot;0CE4E65F&quot;/&gt;&lt;wsp:rsid wsp:val=&quot;0CE6E592&quot;/&gt;&lt;wsp:rsid wsp:val=&quot;0CEAB12C&quot;/&gt;&lt;wsp:rsid wsp:val=&quot;0CEC3B21&quot;/&gt;&lt;wsp:rsid wsp:val=&quot;0CED5ABB&quot;/&gt;&lt;wsp:rsid wsp:val=&quot;0D008CC6&quot;/&gt;&lt;wsp:rsid wsp:val=&quot;0D0577CC&quot;/&gt;&lt;wsp:rsid wsp:val=&quot;0D1B86D9&quot;/&gt;&lt;wsp:rsid wsp:val=&quot;0D361F4A&quot;/&gt;&lt;wsp:rsid wsp:val=&quot;0D37BBF1&quot;/&gt;&lt;wsp:rsid wsp:val=&quot;0D4C2ADA&quot;/&gt;&lt;wsp:rsid wsp:val=&quot;0D4D94F0&quot;/&gt;&lt;wsp:rsid wsp:val=&quot;0D4F3728&quot;/&gt;&lt;wsp:rsid wsp:val=&quot;0D4F9C9F&quot;/&gt;&lt;wsp:rsid wsp:val=&quot;0D5263C5&quot;/&gt;&lt;wsp:rsid wsp:val=&quot;0D5BA78C&quot;/&gt;&lt;wsp:rsid wsp:val=&quot;0D642F05&quot;/&gt;&lt;wsp:rsid wsp:val=&quot;0D69FAA4&quot;/&gt;&lt;wsp:rsid wsp:val=&quot;0D897BF5&quot;/&gt;&lt;wsp:rsid wsp:val=&quot;0D8A4C48&quot;/&gt;&lt;wsp:rsid wsp:val=&quot;0D9950B2&quot;/&gt;&lt;wsp:rsid wsp:val=&quot;0DAA1A65&quot;/&gt;&lt;wsp:rsid wsp:val=&quot;0DAD4AF7&quot;/&gt;&lt;wsp:rsid wsp:val=&quot;0DB8C220&quot;/&gt;&lt;wsp:rsid wsp:val=&quot;0DC3E9CF&quot;/&gt;&lt;wsp:rsid wsp:val=&quot;0DC419A7&quot;/&gt;&lt;wsp:rsid wsp:val=&quot;0DCA9B2C&quot;/&gt;&lt;wsp:rsid wsp:val=&quot;0DCC83D7&quot;/&gt;&lt;wsp:rsid wsp:val=&quot;0DF1E57F&quot;/&gt;&lt;wsp:rsid wsp:val=&quot;0DF87171&quot;/&gt;&lt;wsp:rsid wsp:val=&quot;0DFB7B23&quot;/&gt;&lt;wsp:rsid wsp:val=&quot;0DFD1394&quot;/&gt;&lt;wsp:rsid wsp:val=&quot;0E032B1B&quot;/&gt;&lt;wsp:rsid wsp:val=&quot;0E078139&quot;/&gt;&lt;wsp:rsid wsp:val=&quot;0E0F9545&quot;/&gt;&lt;wsp:rsid wsp:val=&quot;0E10EEDB&quot;/&gt;&lt;wsp:rsid wsp:val=&quot;0E23A8D5&quot;/&gt;&lt;wsp:rsid wsp:val=&quot;0E2A1E68&quot;/&gt;&lt;wsp:rsid wsp:val=&quot;0E41EDAE&quot;/&gt;&lt;wsp:rsid wsp:val=&quot;0E432DEA&quot;/&gt;&lt;wsp:rsid wsp:val=&quot;0E50DBED&quot;/&gt;&lt;wsp:rsid wsp:val=&quot;0E593E46&quot;/&gt;&lt;wsp:rsid wsp:val=&quot;0E71EDC6&quot;/&gt;&lt;wsp:rsid wsp:val=&quot;0E7464C6&quot;/&gt;&lt;wsp:rsid wsp:val=&quot;0E7F86E0&quot;/&gt;&lt;wsp:rsid wsp:val=&quot;0E8A9501&quot;/&gt;&lt;wsp:rsid wsp:val=&quot;0E8C7B8C&quot;/&gt;&lt;wsp:rsid wsp:val=&quot;0EA4268D&quot;/&gt;&lt;wsp:rsid wsp:val=&quot;0EB9A84D&quot;/&gt;&lt;wsp:rsid wsp:val=&quot;0EBB374D&quot;/&gt;&lt;wsp:rsid wsp:val=&quot;0EC094DF&quot;/&gt;&lt;wsp:rsid wsp:val=&quot;0EC4EA40&quot;/&gt;&lt;wsp:rsid wsp:val=&quot;0ED3776E&quot;/&gt;&lt;wsp:rsid wsp:val=&quot;0ED67168&quot;/&gt;&lt;wsp:rsid wsp:val=&quot;0ED76942&quot;/&gt;&lt;wsp:rsid wsp:val=&quot;0EDF6981&quot;/&gt;&lt;wsp:rsid wsp:val=&quot;0EE2E5D5&quot;/&gt;&lt;wsp:rsid wsp:val=&quot;0EE51088&quot;/&gt;&lt;wsp:rsid wsp:val=&quot;0EE59FD4&quot;/&gt;&lt;wsp:rsid wsp:val=&quot;0EF8574A&quot;/&gt;&lt;wsp:rsid wsp:val=&quot;0EFA1DE5&quot;/&gt;&lt;wsp:rsid wsp:val=&quot;0F001519&quot;/&gt;&lt;wsp:rsid wsp:val=&quot;0F0330B7&quot;/&gt;&lt;wsp:rsid wsp:val=&quot;0F05AC7B&quot;/&gt;&lt;wsp:rsid wsp:val=&quot;0F12BF41&quot;/&gt;&lt;wsp:rsid wsp:val=&quot;0F20D484&quot;/&gt;&lt;wsp:rsid wsp:val=&quot;0F2F02BA&quot;/&gt;&lt;wsp:rsid wsp:val=&quot;0F41F312&quot;/&gt;&lt;wsp:rsid wsp:val=&quot;0F4F4780&quot;/&gt;&lt;wsp:rsid wsp:val=&quot;0F65DA7F&quot;/&gt;&lt;wsp:rsid wsp:val=&quot;0F75D7A7&quot;/&gt;&lt;wsp:rsid wsp:val=&quot;0F850F21&quot;/&gt;&lt;wsp:rsid wsp:val=&quot;0F865FFF&quot;/&gt;&lt;wsp:rsid wsp:val=&quot;0F92E011&quot;/&gt;&lt;wsp:rsid wsp:val=&quot;0F98E265&quot;/&gt;&lt;wsp:rsid wsp:val=&quot;0F99C4EF&quot;/&gt;&lt;wsp:rsid wsp:val=&quot;0FA704F0&quot;/&gt;&lt;wsp:rsid wsp:val=&quot;0FAA74D7&quot;/&gt;&lt;wsp:rsid wsp:val=&quot;0FB2C609&quot;/&gt;&lt;wsp:rsid wsp:val=&quot;0FCAA606&quot;/&gt;&lt;wsp:rsid wsp:val=&quot;0FD6681C&quot;/&gt;&lt;wsp:rsid wsp:val=&quot;0FD7B88C&quot;/&gt;&lt;wsp:rsid wsp:val=&quot;0FEBAD20&quot;/&gt;&lt;wsp:rsid wsp:val=&quot;0FED712E&quot;/&gt;&lt;wsp:rsid wsp:val=&quot;0FF08511&quot;/&gt;&lt;wsp:rsid wsp:val=&quot;0FF4BFFF&quot;/&gt;&lt;wsp:rsid wsp:val=&quot;0FFE94AE&quot;/&gt;&lt;wsp:rsid wsp:val=&quot;100340EB&quot;/&gt;&lt;wsp:rsid wsp:val=&quot;100C5C66&quot;/&gt;&lt;wsp:rsid wsp:val=&quot;10103527&quot;/&gt;&lt;wsp:rsid wsp:val=&quot;1027087C&quot;/&gt;&lt;wsp:rsid wsp:val=&quot;102CC4E9&quot;/&gt;&lt;wsp:rsid wsp:val=&quot;1031D56D&quot;/&gt;&lt;wsp:rsid wsp:val=&quot;1036BEF2&quot;/&gt;&lt;wsp:rsid wsp:val=&quot;105189C0&quot;/&gt;&lt;wsp:rsid wsp:val=&quot;105913C2&quot;/&gt;&lt;wsp:rsid wsp:val=&quot;107E4C26&quot;/&gt;&lt;wsp:rsid wsp:val=&quot;108E8EBC&quot;/&gt;&lt;wsp:rsid wsp:val=&quot;10918166&quot;/&gt;&lt;wsp:rsid wsp:val=&quot;109DF415&quot;/&gt;&lt;wsp:rsid wsp:val=&quot;10A2E088&quot;/&gt;&lt;wsp:rsid wsp:val=&quot;10AB1C83&quot;/&gt;&lt;wsp:rsid wsp:val=&quot;10B7F6A4&quot;/&gt;&lt;wsp:rsid wsp:val=&quot;10BABD56&quot;/&gt;&lt;wsp:rsid wsp:val=&quot;10C8D5E7&quot;/&gt;&lt;wsp:rsid wsp:val=&quot;10D77977&quot;/&gt;&lt;wsp:rsid wsp:val=&quot;10DDAD45&quot;/&gt;&lt;wsp:rsid wsp:val=&quot;10FBB693&quot;/&gt;&lt;wsp:rsid wsp:val=&quot;10FE75DA&quot;/&gt;&lt;wsp:rsid wsp:val=&quot;110184B4&quot;/&gt;&lt;wsp:rsid wsp:val=&quot;1101C47D&quot;/&gt;&lt;wsp:rsid wsp:val=&quot;1106784D&quot;/&gt;&lt;wsp:rsid wsp:val=&quot;1139006C&quot;/&gt;&lt;wsp:rsid wsp:val=&quot;114053B9&quot;/&gt;&lt;wsp:rsid wsp:val=&quot;114179ED&quot;/&gt;&lt;wsp:rsid wsp:val=&quot;1147A886&quot;/&gt;&lt;wsp:rsid wsp:val=&quot;114EBCDA&quot;/&gt;&lt;wsp:rsid wsp:val=&quot;1152CA51&quot;/&gt;&lt;wsp:rsid wsp:val=&quot;115AB760&quot;/&gt;&lt;wsp:rsid wsp:val=&quot;116A273F&quot;/&gt;&lt;wsp:rsid wsp:val=&quot;1170940D&quot;/&gt;&lt;wsp:rsid wsp:val=&quot;1179F9AD&quot;/&gt;&lt;wsp:rsid wsp:val=&quot;117AC36F&quot;/&gt;&lt;wsp:rsid wsp:val=&quot;1183740E&quot;/&gt;&lt;wsp:rsid wsp:val=&quot;119A650F&quot;/&gt;&lt;wsp:rsid wsp:val=&quot;119C77B1&quot;/&gt;&lt;wsp:rsid wsp:val=&quot;11A21AFC&quot;/&gt;&lt;wsp:rsid wsp:val=&quot;11A8475A&quot;/&gt;&lt;wsp:rsid wsp:val=&quot;11AC0588&quot;/&gt;&lt;wsp:rsid wsp:val=&quot;11AF94B1&quot;/&gt;&lt;wsp:rsid wsp:val=&quot;11B37A4A&quot;/&gt;&lt;wsp:rsid wsp:val=&quot;11BC9A5F&quot;/&gt;&lt;wsp:rsid wsp:val=&quot;11C4EB91&quot;/&gt;&lt;wsp:rsid wsp:val=&quot;11D43F8C&quot;/&gt;&lt;wsp:rsid wsp:val=&quot;11D7A47D&quot;/&gt;&lt;wsp:rsid wsp:val=&quot;11DC1F4A&quot;/&gt;&lt;wsp:rsid wsp:val=&quot;11E89B8E&quot;/&gt;&lt;wsp:rsid wsp:val=&quot;11EA55A1&quot;/&gt;&lt;wsp:rsid wsp:val=&quot;11F00AF0&quot;/&gt;&lt;wsp:rsid wsp:val=&quot;120AE29B&quot;/&gt;&lt;wsp:rsid wsp:val=&quot;120FDAC8&quot;/&gt;&lt;wsp:rsid wsp:val=&quot;12138A5A&quot;/&gt;&lt;wsp:rsid wsp:val=&quot;12159432&quot;/&gt;&lt;wsp:rsid wsp:val=&quot;121B47F8&quot;/&gt;&lt;wsp:rsid wsp:val=&quot;121D27C4&quot;/&gt;&lt;wsp:rsid wsp:val=&quot;12264D1E&quot;/&gt;&lt;wsp:rsid wsp:val=&quot;122963D1&quot;/&gt;&lt;wsp:rsid wsp:val=&quot;123ECD95&quot;/&gt;&lt;wsp:rsid wsp:val=&quot;1242DD65&quot;/&gt;&lt;wsp:rsid wsp:val=&quot;1245EE8E&quot;/&gt;&lt;wsp:rsid wsp:val=&quot;1263412C&quot;/&gt;&lt;wsp:rsid wsp:val=&quot;12658F8B&quot;/&gt;&lt;wsp:rsid wsp:val=&quot;1270D22A&quot;/&gt;&lt;wsp:rsid wsp:val=&quot;127634F8&quot;/&gt;&lt;wsp:rsid wsp:val=&quot;1285B25E&quot;/&gt;&lt;wsp:rsid wsp:val=&quot;1294BF17&quot;/&gt;&lt;wsp:rsid wsp:val=&quot;12B075E0&quot;/&gt;&lt;wsp:rsid wsp:val=&quot;12B1CCEC&quot;/&gt;&lt;wsp:rsid wsp:val=&quot;12B3225B&quot;/&gt;&lt;wsp:rsid wsp:val=&quot;12DD1E1E&quot;/&gt;&lt;wsp:rsid wsp:val=&quot;12E78003&quot;/&gt;&lt;wsp:rsid wsp:val=&quot;1305F41A&quot;/&gt;&lt;wsp:rsid wsp:val=&quot;132A01FF&quot;/&gt;&lt;wsp:rsid wsp:val=&quot;13353F66&quot;/&gt;&lt;wsp:rsid wsp:val=&quot;1338DED7&quot;/&gt;&lt;wsp:rsid wsp:val=&quot;133DF3A7&quot;/&gt;&lt;wsp:rsid wsp:val=&quot;136AA973&quot;/&gt;&lt;wsp:rsid wsp:val=&quot;1370D161&quot;/&gt;&lt;wsp:rsid wsp:val=&quot;1377EFAB&quot;/&gt;&lt;wsp:rsid wsp:val=&quot;137AE06E&quot;/&gt;&lt;wsp:rsid wsp:val=&quot;13C144D1&quot;/&gt;&lt;wsp:rsid wsp:val=&quot;13C1CE03&quot;/&gt;&lt;wsp:rsid wsp:val=&quot;13CFBFA0&quot;/&gt;&lt;wsp:rsid wsp:val=&quot;13D35570&quot;/&gt;&lt;wsp:rsid wsp:val=&quot;13E88430&quot;/&gt;&lt;wsp:rsid wsp:val=&quot;13F19272&quot;/&gt;&lt;wsp:rsid wsp:val=&quot;13F96E80&quot;/&gt;&lt;wsp:rsid wsp:val=&quot;13F971DA&quot;/&gt;&lt;wsp:rsid wsp:val=&quot;14044506&quot;/&gt;&lt;wsp:rsid wsp:val=&quot;140959C8&quot;/&gt;&lt;wsp:rsid wsp:val=&quot;140A1284&quot;/&gt;&lt;wsp:rsid wsp:val=&quot;140A2432&quot;/&gt;&lt;wsp:rsid wsp:val=&quot;1412AF24&quot;/&gt;&lt;wsp:rsid wsp:val=&quot;14141F17&quot;/&gt;&lt;wsp:rsid wsp:val=&quot;1418AE5E&quot;/&gt;&lt;wsp:rsid wsp:val=&quot;141BE150&quot;/&gt;&lt;wsp:rsid wsp:val=&quot;141C8891&quot;/&gt;&lt;wsp:rsid wsp:val=&quot;14232550&quot;/&gt;&lt;wsp:rsid wsp:val=&quot;1427450D&quot;/&gt;&lt;wsp:rsid wsp:val=&quot;142B8BD5&quot;/&gt;&lt;wsp:rsid wsp:val=&quot;14308F78&quot;/&gt;&lt;wsp:rsid wsp:val=&quot;1439C442&quot;/&gt;&lt;wsp:rsid wsp:val=&quot;143CE616&quot;/&gt;&lt;wsp:rsid wsp:val=&quot;146825EB&quot;/&gt;&lt;wsp:rsid wsp:val=&quot;146D5DCB&quot;/&gt;&lt;wsp:rsid wsp:val=&quot;1482C941&quot;/&gt;&lt;wsp:rsid wsp:val=&quot;148405FE&quot;/&gt;&lt;wsp:rsid wsp:val=&quot;148DCF42&quot;/&gt;&lt;wsp:rsid wsp:val=&quot;149216DC&quot;/&gt;&lt;wsp:rsid wsp:val=&quot;149A71F3&quot;/&gt;&lt;wsp:rsid wsp:val=&quot;149C5544&quot;/&gt;&lt;wsp:rsid wsp:val=&quot;149ED12B&quot;/&gt;&lt;wsp:rsid wsp:val=&quot;14A32BFF&quot;/&gt;&lt;wsp:rsid wsp:val=&quot;14A3613C&quot;/&gt;&lt;wsp:rsid wsp:val=&quot;14A7BC4E&quot;/&gt;&lt;wsp:rsid wsp:val=&quot;14A9D93F&quot;/&gt;&lt;wsp:rsid wsp:val=&quot;14AECBE7&quot;/&gt;&lt;wsp:rsid wsp:val=&quot;14C14D19&quot;/&gt;&lt;wsp:rsid wsp:val=&quot;14D6392B&quot;/&gt;&lt;wsp:rsid wsp:val=&quot;14D717D6&quot;/&gt;&lt;wsp:rsid wsp:val=&quot;14E35A59&quot;/&gt;&lt;wsp:rsid wsp:val=&quot;150338C6&quot;/&gt;&lt;wsp:rsid wsp:val=&quot;150AA2F2&quot;/&gt;&lt;wsp:rsid wsp:val=&quot;150DA6A5&quot;/&gt;&lt;wsp:rsid wsp:val=&quot;1510B88A&quot;/&gt;&lt;wsp:rsid wsp:val=&quot;15122C75&quot;/&gt;&lt;wsp:rsid wsp:val=&quot;151FA016&quot;/&gt;&lt;wsp:rsid wsp:val=&quot;1524C061&quot;/&gt;&lt;wsp:rsid wsp:val=&quot;1553A6BD&quot;/&gt;&lt;wsp:rsid wsp:val=&quot;1554F43F&quot;/&gt;&lt;wsp:rsid wsp:val=&quot;1566AB7D&quot;/&gt;&lt;wsp:rsid wsp:val=&quot;15715B3D&quot;/&gt;&lt;wsp:rsid wsp:val=&quot;15780A55&quot;/&gt;&lt;wsp:rsid wsp:val=&quot;157DD876&quot;/&gt;&lt;wsp:rsid wsp:val=&quot;15925CB9&quot;/&gt;&lt;wsp:rsid wsp:val=&quot;15937C72&quot;/&gt;&lt;wsp:rsid wsp:val=&quot;1595AB20&quot;/&gt;&lt;wsp:rsid wsp:val=&quot;1596D54C&quot;/&gt;&lt;wsp:rsid wsp:val=&quot;1597BAFC&quot;/&gt;&lt;wsp:rsid wsp:val=&quot;159926A5&quot;/&gt;&lt;wsp:rsid wsp:val=&quot;15A02818&quot;/&gt;&lt;wsp:rsid wsp:val=&quot;15AD0AB3&quot;/&gt;&lt;wsp:rsid wsp:val=&quot;15B769DA&quot;/&gt;&lt;wsp:rsid wsp:val=&quot;15BBB3F8&quot;/&gt;&lt;wsp:rsid wsp:val=&quot;15ED2E69&quot;/&gt;&lt;wsp:rsid wsp:val=&quot;15EF4F7C&quot;/&gt;&lt;wsp:rsid wsp:val=&quot;160F15A2&quot;/&gt;&lt;wsp:rsid wsp:val=&quot;160FE214&quot;/&gt;&lt;wsp:rsid wsp:val=&quot;1613787F&quot;/&gt;&lt;wsp:rsid wsp:val=&quot;16288B42&quot;/&gt;&lt;wsp:rsid wsp:val=&quot;16429F88&quot;/&gt;&lt;wsp:rsid wsp:val=&quot;1646ABFD&quot;/&gt;&lt;wsp:rsid wsp:val=&quot;16551867&quot;/&gt;&lt;wsp:rsid wsp:val=&quot;167803A0&quot;/&gt;&lt;wsp:rsid wsp:val=&quot;16788FF5&quot;/&gt;&lt;wsp:rsid wsp:val=&quot;167A273C&quot;/&gt;&lt;wsp:rsid wsp:val=&quot;168003F1&quot;/&gt;&lt;wsp:rsid wsp:val=&quot;16847971&quot;/&gt;&lt;wsp:rsid wsp:val=&quot;168E9537&quot;/&gt;&lt;wsp:rsid wsp:val=&quot;16952BE3&quot;/&gt;&lt;wsp:rsid wsp:val=&quot;16987555&quot;/&gt;&lt;wsp:rsid wsp:val=&quot;169E1000&quot;/&gt;&lt;wsp:rsid wsp:val=&quot;16A25596&quot;/&gt;&lt;wsp:rsid wsp:val=&quot;16A4ECFF&quot;/&gt;&lt;wsp:rsid wsp:val=&quot;16A75313&quot;/&gt;&lt;wsp:rsid wsp:val=&quot;16B8E59E&quot;/&gt;&lt;wsp:rsid wsp:val=&quot;16BAAE82&quot;/&gt;&lt;wsp:rsid wsp:val=&quot;16C6E4E3&quot;/&gt;&lt;wsp:rsid wsp:val=&quot;16CD3B63&quot;/&gt;&lt;wsp:rsid wsp:val=&quot;16D6A3E3&quot;/&gt;&lt;wsp:rsid wsp:val=&quot;16E0C9C8&quot;/&gt;&lt;wsp:rsid wsp:val=&quot;16E9E3EE&quot;/&gt;&lt;wsp:rsid wsp:val=&quot;16EF69D6&quot;/&gt;&lt;wsp:rsid wsp:val=&quot;170830EC&quot;/&gt;&lt;wsp:rsid wsp:val=&quot;170A83F6&quot;/&gt;&lt;wsp:rsid wsp:val=&quot;170B1B6E&quot;/&gt;&lt;wsp:rsid wsp:val=&quot;170D1CB2&quot;/&gt;&lt;wsp:rsid wsp:val=&quot;171CF474&quot;/&gt;&lt;wsp:rsid wsp:val=&quot;171D9367&quot;/&gt;&lt;wsp:rsid wsp:val=&quot;17286718&quot;/&gt;&lt;wsp:rsid wsp:val=&quot;172DFEA7&quot;/&gt;&lt;wsp:rsid wsp:val=&quot;172ECE1D&quot;/&gt;&lt;wsp:rsid wsp:val=&quot;172FB384&quot;/&gt;&lt;wsp:rsid wsp:val=&quot;1746F65A&quot;/&gt;&lt;wsp:rsid wsp:val=&quot;174D6CD3&quot;/&gt;&lt;wsp:rsid wsp:val=&quot;175918CE&quot;/&gt;&lt;wsp:rsid wsp:val=&quot;175AC612&quot;/&gt;&lt;wsp:rsid wsp:val=&quot;1777E4E0&quot;/&gt;&lt;wsp:rsid wsp:val=&quot;1781A7F3&quot;/&gt;&lt;wsp:rsid wsp:val=&quot;1792AE69&quot;/&gt;&lt;wsp:rsid wsp:val=&quot;179F538A&quot;/&gt;&lt;wsp:rsid wsp:val=&quot;17B0FA64&quot;/&gt;&lt;wsp:rsid wsp:val=&quot;17B3839E&quot;/&gt;&lt;wsp:rsid wsp:val=&quot;17BAFBBD&quot;/&gt;&lt;wsp:rsid wsp:val=&quot;17C13C85&quot;/&gt;&lt;wsp:rsid wsp:val=&quot;17CF8FE1&quot;/&gt;&lt;wsp:rsid wsp:val=&quot;17E827D2&quot;/&gt;&lt;wsp:rsid wsp:val=&quot;17E986DE&quot;/&gt;&lt;wsp:rsid wsp:val=&quot;17ED46DD&quot;/&gt;&lt;wsp:rsid wsp:val=&quot;180701DD&quot;/&gt;&lt;wsp:rsid wsp:val=&quot;180CE3A9&quot;/&gt;&lt;wsp:rsid wsp:val=&quot;1818FE18&quot;/&gt;&lt;wsp:rsid wsp:val=&quot;181963BB&quot;/&gt;&lt;wsp:rsid wsp:val=&quot;181DDEF5&quot;/&gt;&lt;wsp:rsid wsp:val=&quot;1824414E&quot;/&gt;&lt;wsp:rsid wsp:val=&quot;18289478&quot;/&gt;&lt;wsp:rsid wsp:val=&quot;182F6098&quot;/&gt;&lt;wsp:rsid wsp:val=&quot;18324510&quot;/&gt;&lt;wsp:rsid wsp:val=&quot;1842B62E&quot;/&gt;&lt;wsp:rsid wsp:val=&quot;184BD3AA&quot;/&gt;&lt;wsp:rsid wsp:val=&quot;184F15F3&quot;/&gt;&lt;wsp:rsid wsp:val=&quot;18564904&quot;/&gt;&lt;wsp:rsid wsp:val=&quot;1858993A&quot;/&gt;&lt;wsp:rsid wsp:val=&quot;1859FB7D&quot;/&gt;&lt;wsp:rsid wsp:val=&quot;185F1802&quot;/&gt;&lt;wsp:rsid wsp:val=&quot;18621993&quot;/&gt;&lt;wsp:rsid wsp:val=&quot;18712897&quot;/&gt;&lt;wsp:rsid wsp:val=&quot;1891138C&quot;/&gt;&lt;wsp:rsid wsp:val=&quot;18AF2654&quot;/&gt;&lt;wsp:rsid wsp:val=&quot;18B6F7B6&quot;/&gt;&lt;wsp:rsid wsp:val=&quot;18BF7815&quot;/&gt;&lt;wsp:rsid wsp:val=&quot;18C20B00&quot;/&gt;&lt;wsp:rsid wsp:val=&quot;18C92BDE&quot;/&gt;&lt;wsp:rsid wsp:val=&quot;18CD40A9&quot;/&gt;&lt;wsp:rsid wsp:val=&quot;18D1D0D6&quot;/&gt;&lt;wsp:rsid wsp:val=&quot;18DCFE24&quot;/&gt;&lt;wsp:rsid wsp:val=&quot;18EB1065&quot;/&gt;&lt;wsp:rsid wsp:val=&quot;18F14ACD&quot;/&gt;&lt;wsp:rsid wsp:val=&quot;18F82567&quot;/&gt;&lt;wsp:rsid wsp:val=&quot;18FEED7D&quot;/&gt;&lt;wsp:rsid wsp:val=&quot;190E4DBD&quot;/&gt;&lt;wsp:rsid wsp:val=&quot;19121487&quot;/&gt;&lt;wsp:rsid wsp:val=&quot;191827DA&quot;/&gt;&lt;wsp:rsid wsp:val=&quot;1918FD29&quot;/&gt;&lt;wsp:rsid wsp:val=&quot;19224A80&quot;/&gt;&lt;wsp:rsid wsp:val=&quot;1932214C&quot;/&gt;&lt;wsp:rsid wsp:val=&quot;194164D6&quot;/&gt;&lt;wsp:rsid wsp:val=&quot;194C5FA2&quot;/&gt;&lt;wsp:rsid wsp:val=&quot;194E8AB1&quot;/&gt;&lt;wsp:rsid wsp:val=&quot;194F53FF&quot;/&gt;&lt;wsp:rsid wsp:val=&quot;1958D450&quot;/&gt;&lt;wsp:rsid wsp:val=&quot;197E01EF&quot;/&gt;&lt;wsp:rsid wsp:val=&quot;198A3D39&quot;/&gt;&lt;wsp:rsid wsp:val=&quot;19A12DAC&quot;/&gt;&lt;wsp:rsid wsp:val=&quot;19A8B40A&quot;/&gt;&lt;wsp:rsid wsp:val=&quot;19AB3C7C&quot;/&gt;&lt;wsp:rsid wsp:val=&quot;19AE3B9D&quot;/&gt;&lt;wsp:rsid wsp:val=&quot;19C98617&quot;/&gt;&lt;wsp:rsid wsp:val=&quot;19DED358&quot;/&gt;&lt;wsp:rsid wsp:val=&quot;19EAE617&quot;/&gt;&lt;wsp:rsid wsp:val=&quot;1A08582C&quot;/&gt;&lt;wsp:rsid wsp:val=&quot;1A097072&quot;/&gt;&lt;wsp:rsid wsp:val=&quot;1A2A6000&quot;/&gt;&lt;wsp:rsid wsp:val=&quot;1A2BF7BB&quot;/&gt;&lt;wsp:rsid wsp:val=&quot;1A2F039A&quot;/&gt;&lt;wsp:rsid wsp:val=&quot;1A327F89&quot;/&gt;&lt;wsp:rsid wsp:val=&quot;1A3C0B2F&quot;/&gt;&lt;wsp:rsid wsp:val=&quot;1A413172&quot;/&gt;&lt;wsp:rsid wsp:val=&quot;1A41802B&quot;/&gt;&lt;wsp:rsid wsp:val=&quot;1A52E500&quot;/&gt;&lt;wsp:rsid wsp:val=&quot;1A59FE12&quot;/&gt;&lt;wsp:rsid wsp:val=&quot;1A5C8CB7&quot;/&gt;&lt;wsp:rsid wsp:val=&quot;1A64FC3F&quot;/&gt;&lt;wsp:rsid wsp:val=&quot;1A6518E5&quot;/&gt;&lt;wsp:rsid wsp:val=&quot;1A7FE0C3&quot;/&gt;&lt;wsp:rsid wsp:val=&quot;1A81F0A8&quot;/&gt;&lt;wsp:rsid wsp:val=&quot;1A8BF382&quot;/&gt;&lt;wsp:rsid wsp:val=&quot;1A9B3CD6&quot;/&gt;&lt;wsp:rsid wsp:val=&quot;1A9BE4AD&quot;/&gt;&lt;wsp:rsid wsp:val=&quot;1AB012F1&quot;/&gt;&lt;wsp:rsid wsp:val=&quot;1ABABE27&quot;/&gt;&lt;wsp:rsid wsp:val=&quot;1AC4B604&quot;/&gt;&lt;wsp:rsid wsp:val=&quot;1AC4C0F5&quot;/&gt;&lt;wsp:rsid wsp:val=&quot;1AC519C8&quot;/&gt;&lt;wsp:rsid wsp:val=&quot;1AC6813A&quot;/&gt;&lt;wsp:rsid wsp:val=&quot;1AC91513&quot;/&gt;&lt;wsp:rsid wsp:val=&quot;1AD9BB49&quot;/&gt;&lt;wsp:rsid wsp:val=&quot;1ADCDBBE&quot;/&gt;&lt;wsp:rsid wsp:val=&quot;1AE107DD&quot;/&gt;&lt;wsp:rsid wsp:val=&quot;1AEC447F&quot;/&gt;&lt;wsp:rsid wsp:val=&quot;1AF3908A&quot;/&gt;&lt;wsp:rsid wsp:val=&quot;1AFAB8B0&quot;/&gt;&lt;wsp:rsid wsp:val=&quot;1AFB8718&quot;/&gt;&lt;wsp:rsid wsp:val=&quot;1B055D59&quot;/&gt;&lt;wsp:rsid wsp:val=&quot;1B2C4594&quot;/&gt;&lt;wsp:rsid wsp:val=&quot;1B470CDD&quot;/&gt;&lt;wsp:rsid wsp:val=&quot;1B4B0CF6&quot;/&gt;&lt;wsp:rsid wsp:val=&quot;1B4C0118&quot;/&gt;&lt;wsp:rsid wsp:val=&quot;1B546CDD&quot;/&gt;&lt;wsp:rsid wsp:val=&quot;1B70050C&quot;/&gt;&lt;wsp:rsid wsp:val=&quot;1B830190&quot;/&gt;&lt;wsp:rsid wsp:val=&quot;1B84C7DF&quot;/&gt;&lt;wsp:rsid wsp:val=&quot;1B877582&quot;/&gt;&lt;wsp:rsid wsp:val=&quot;1B944447&quot;/&gt;&lt;wsp:rsid wsp:val=&quot;1BA0D097&quot;/&gt;&lt;wsp:rsid wsp:val=&quot;1BAA7732&quot;/&gt;&lt;wsp:rsid wsp:val=&quot;1BAAA4C0&quot;/&gt;&lt;wsp:rsid wsp:val=&quot;1BB2C896&quot;/&gt;&lt;wsp:rsid wsp:val=&quot;1BC9ACEC&quot;/&gt;&lt;wsp:rsid wsp:val=&quot;1BCC62B4&quot;/&gt;&lt;wsp:rsid wsp:val=&quot;1BD4A68A&quot;/&gt;&lt;wsp:rsid wsp:val=&quot;1BE37A27&quot;/&gt;&lt;wsp:rsid wsp:val=&quot;1BE6D6AE&quot;/&gt;&lt;wsp:rsid wsp:val=&quot;1BE9C993&quot;/&gt;&lt;wsp:rsid wsp:val=&quot;1C015C91&quot;/&gt;&lt;wsp:rsid wsp:val=&quot;1C1C001E&quot;/&gt;&lt;wsp:rsid wsp:val=&quot;1C1E8157&quot;/&gt;&lt;wsp:rsid wsp:val=&quot;1C1F28A7&quot;/&gt;&lt;wsp:rsid wsp:val=&quot;1C414D7D&quot;/&gt;&lt;wsp:rsid wsp:val=&quot;1C430C71&quot;/&gt;&lt;wsp:rsid wsp:val=&quot;1C64713A&quot;/&gt;&lt;wsp:rsid wsp:val=&quot;1C6CB88D&quot;/&gt;&lt;wsp:rsid wsp:val=&quot;1C6D0316&quot;/&gt;&lt;wsp:rsid wsp:val=&quot;1C735A3F&quot;/&gt;&lt;wsp:rsid wsp:val=&quot;1C840064&quot;/&gt;&lt;wsp:rsid wsp:val=&quot;1C9594DA&quot;/&gt;&lt;wsp:rsid wsp:val=&quot;1C95AEED&quot;/&gt;&lt;wsp:rsid wsp:val=&quot;1C975779&quot;/&gt;&lt;wsp:rsid wsp:val=&quot;1C9F47CD&quot;/&gt;&lt;wsp:rsid wsp:val=&quot;1CB4D8B1&quot;/&gt;&lt;wsp:rsid wsp:val=&quot;1CE5F263&quot;/&gt;&lt;wsp:rsid wsp:val=&quot;1CF90615&quot;/&gt;&lt;wsp:rsid wsp:val=&quot;1CFBC247&quot;/&gt;&lt;wsp:rsid wsp:val=&quot;1D0BC280&quot;/&gt;&lt;wsp:rsid wsp:val=&quot;1D0E2FF3&quot;/&gt;&lt;wsp:rsid wsp:val=&quot;1D16E46B&quot;/&gt;&lt;wsp:rsid wsp:val=&quot;1D216C14&quot;/&gt;&lt;wsp:rsid wsp:val=&quot;1D300CC8&quot;/&gt;&lt;wsp:rsid wsp:val=&quot;1D32B5F0&quot;/&gt;&lt;wsp:rsid wsp:val=&quot;1D3A028A&quot;/&gt;&lt;wsp:rsid wsp:val=&quot;1D4A3C78&quot;/&gt;&lt;wsp:rsid wsp:val=&quot;1D50DCEC&quot;/&gt;&lt;wsp:rsid wsp:val=&quot;1D5DBB11&quot;/&gt;&lt;wsp:rsid wsp:val=&quot;1D5EAE2E&quot;/&gt;&lt;wsp:rsid wsp:val=&quot;1D6B29F0&quot;/&gt;&lt;wsp:rsid wsp:val=&quot;1D70F8BE&quot;/&gt;&lt;wsp:rsid wsp:val=&quot;1D7174C4&quot;/&gt;&lt;wsp:rsid wsp:val=&quot;1D8754F8&quot;/&gt;&lt;wsp:rsid wsp:val=&quot;1D9C9D01&quot;/&gt;&lt;wsp:rsid wsp:val=&quot;1DA541F9&quot;/&gt;&lt;wsp:rsid wsp:val=&quot;1DB0DA96&quot;/&gt;&lt;wsp:rsid wsp:val=&quot;1DC227C6&quot;/&gt;&lt;wsp:rsid wsp:val=&quot;1DD74D4E&quot;/&gt;&lt;wsp:rsid wsp:val=&quot;1DDDA60F&quot;/&gt;&lt;wsp:rsid wsp:val=&quot;1DE00327&quot;/&gt;&lt;wsp:rsid wsp:val=&quot;1DE0AF27&quot;/&gt;&lt;wsp:rsid wsp:val=&quot;1DECACE9&quot;/&gt;&lt;wsp:rsid wsp:val=&quot;1E11C701&quot;/&gt;&lt;wsp:rsid wsp:val=&quot;1E23A6E5&quot;/&gt;&lt;wsp:rsid wsp:val=&quot;1E281B35&quot;/&gt;&lt;wsp:rsid wsp:val=&quot;1E3489A8&quot;/&gt;&lt;wsp:rsid wsp:val=&quot;1E3D6F1D&quot;/&gt;&lt;wsp:rsid wsp:val=&quot;1E645FF3&quot;/&gt;&lt;wsp:rsid wsp:val=&quot;1E67EC37&quot;/&gt;&lt;wsp:rsid wsp:val=&quot;1E6B9EB7&quot;/&gt;&lt;wsp:rsid wsp:val=&quot;1E6E3ACA&quot;/&gt;&lt;wsp:rsid wsp:val=&quot;1E7276B3&quot;/&gt;&lt;wsp:rsid wsp:val=&quot;1E7F4AA8&quot;/&gt;&lt;wsp:rsid wsp:val=&quot;1E8995FA&quot;/&gt;&lt;wsp:rsid wsp:val=&quot;1E8F102E&quot;/&gt;&lt;wsp:rsid wsp:val=&quot;1EA5324D&quot;/&gt;&lt;wsp:rsid wsp:val=&quot;1EA77C0A&quot;/&gt;&lt;wsp:rsid wsp:val=&quot;1EAAE261&quot;/&gt;&lt;wsp:rsid wsp:val=&quot;1EB1E7E4&quot;/&gt;&lt;wsp:rsid wsp:val=&quot;1EB2651F&quot;/&gt;&lt;wsp:rsid wsp:val=&quot;1EBCEEE5&quot;/&gt;&lt;wsp:rsid wsp:val=&quot;1EBD3CA0&quot;/&gt;&lt;wsp:rsid wsp:val=&quot;1EC3C239&quot;/&gt;&lt;wsp:rsid wsp:val=&quot;1EC3F783&quot;/&gt;&lt;wsp:rsid wsp:val=&quot;1ECCFD2F&quot;/&gt;&lt;wsp:rsid wsp:val=&quot;1ECE8DF8&quot;/&gt;&lt;wsp:rsid wsp:val=&quot;1ED378F3&quot;/&gt;&lt;wsp:rsid wsp:val=&quot;1ED8F4A2&quot;/&gt;&lt;wsp:rsid wsp:val=&quot;1EDE2540&quot;/&gt;&lt;wsp:rsid wsp:val=&quot;1EDED4CE&quot;/&gt;&lt;wsp:rsid wsp:val=&quot;1EE095E6&quot;/&gt;&lt;wsp:rsid wsp:val=&quot;1EE564A2&quot;/&gt;&lt;wsp:rsid wsp:val=&quot;1EEC7E80&quot;/&gt;&lt;wsp:rsid wsp:val=&quot;1EEEB2EE&quot;/&gt;&lt;wsp:rsid wsp:val=&quot;1EFFE081&quot;/&gt;&lt;wsp:rsid wsp:val=&quot;1F1A58C1&quot;/&gt;&lt;wsp:rsid wsp:val=&quot;1F236542&quot;/&gt;&lt;wsp:rsid wsp:val=&quot;1F24C28C&quot;/&gt;&lt;wsp:rsid wsp:val=&quot;1F26E188&quot;/&gt;&lt;wsp:rsid wsp:val=&quot;1F453086&quot;/&gt;&lt;wsp:rsid wsp:val=&quot;1F5BB0DF&quot;/&gt;&lt;wsp:rsid wsp:val=&quot;1F6B16A6&quot;/&gt;&lt;wsp:rsid wsp:val=&quot;1F6DB30E&quot;/&gt;&lt;wsp:rsid wsp:val=&quot;1F7B1045&quot;/&gt;&lt;wsp:rsid wsp:val=&quot;1F8C67B3&quot;/&gt;&lt;wsp:rsid wsp:val=&quot;1F961A31&quot;/&gt;&lt;wsp:rsid wsp:val=&quot;1F9B2303&quot;/&gt;&lt;wsp:rsid wsp:val=&quot;1FA67F9F&quot;/&gt;&lt;wsp:rsid wsp:val=&quot;1FC5828D&quot;/&gt;&lt;wsp:rsid wsp:val=&quot;1FC6B6B4&quot;/&gt;&lt;wsp:rsid wsp:val=&quot;1FCCB7E7&quot;/&gt;&lt;wsp:rsid wsp:val=&quot;1FD016AC&quot;/&gt;&lt;wsp:rsid wsp:val=&quot;1FEB6B14&quot;/&gt;&lt;wsp:rsid wsp:val=&quot;1FFB4CC5&quot;/&gt;&lt;wsp:rsid wsp:val=&quot;1FFD1995&quot;/&gt;&lt;wsp:rsid wsp:val=&quot;200D1774&quot;/&gt;&lt;wsp:rsid wsp:val=&quot;2017F58E&quot;/&gt;&lt;wsp:rsid wsp:val=&quot;201AADF7&quot;/&gt;&lt;wsp:rsid wsp:val=&quot;201C2C32&quot;/&gt;&lt;wsp:rsid wsp:val=&quot;2027F0EC&quot;/&gt;&lt;wsp:rsid wsp:val=&quot;204E852D&quot;/&gt;&lt;wsp:rsid wsp:val=&quot;20558011&quot;/&gt;&lt;wsp:rsid wsp:val=&quot;20571426&quot;/&gt;&lt;wsp:rsid wsp:val=&quot;20578821&quot;/&gt;&lt;wsp:rsid wsp:val=&quot;20582343&quot;/&gt;&lt;wsp:rsid wsp:val=&quot;2064D711&quot;/&gt;&lt;wsp:rsid wsp:val=&quot;206881B5&quot;/&gt;&lt;wsp:rsid wsp:val=&quot;206BD3F4&quot;/&gt;&lt;wsp:rsid wsp:val=&quot;2076865A&quot;/&gt;&lt;wsp:rsid wsp:val=&quot;207E6B51&quot;/&gt;&lt;wsp:rsid wsp:val=&quot;207E93B5&quot;/&gt;&lt;wsp:rsid wsp:val=&quot;20846EFA&quot;/&gt;&lt;wsp:rsid wsp:val=&quot;20AA75D0&quot;/&gt;&lt;wsp:rsid wsp:val=&quot;20AAF760&quot;/&gt;&lt;wsp:rsid wsp:val=&quot;20B5BEE2&quot;/&gt;&lt;wsp:rsid wsp:val=&quot;20B631D8&quot;/&gt;&lt;wsp:rsid wsp:val=&quot;20B9F4CC&quot;/&gt;&lt;wsp:rsid wsp:val=&quot;20C3BA5E&quot;/&gt;&lt;wsp:rsid wsp:val=&quot;20D4418C&quot;/&gt;&lt;wsp:rsid wsp:val=&quot;20DFBD4E&quot;/&gt;&lt;wsp:rsid wsp:val=&quot;20EF73FC&quot;/&gt;&lt;wsp:rsid wsp:val=&quot;20F3C623&quot;/&gt;&lt;wsp:rsid wsp:val=&quot;20FD1BC1&quot;/&gt;&lt;wsp:rsid wsp:val=&quot;21045ED2&quot;/&gt;&lt;wsp:rsid wsp:val=&quot;2107D3A0&quot;/&gt;&lt;wsp:rsid wsp:val=&quot;210D45BC&quot;/&gt;&lt;wsp:rsid wsp:val=&quot;21104E38&quot;/&gt;&lt;wsp:rsid wsp:val=&quot;2110E64E&quot;/&gt;&lt;wsp:rsid wsp:val=&quot;21158A16&quot;/&gt;&lt;wsp:rsid wsp:val=&quot;214554A9&quot;/&gt;&lt;wsp:rsid wsp:val=&quot;214F27F2&quot;/&gt;&lt;wsp:rsid wsp:val=&quot;2152C5A6&quot;/&gt;&lt;wsp:rsid wsp:val=&quot;2156EB0A&quot;/&gt;&lt;wsp:rsid wsp:val=&quot;2158F9BA&quot;/&gt;&lt;wsp:rsid wsp:val=&quot;21599C96&quot;/&gt;&lt;wsp:rsid wsp:val=&quot;215E241A&quot;/&gt;&lt;wsp:rsid wsp:val=&quot;21606511&quot;/&gt;&lt;wsp:rsid wsp:val=&quot;216BC77D&quot;/&gt;&lt;wsp:rsid wsp:val=&quot;21720A73&quot;/&gt;&lt;wsp:rsid wsp:val=&quot;2174C783&quot;/&gt;&lt;wsp:rsid wsp:val=&quot;21A85E8F&quot;/&gt;&lt;wsp:rsid wsp:val=&quot;21B65CD1&quot;/&gt;&lt;wsp:rsid wsp:val=&quot;21BFCA60&quot;/&gt;&lt;wsp:rsid wsp:val=&quot;21C7D1AE&quot;/&gt;&lt;wsp:rsid wsp:val=&quot;21D65F0E&quot;/&gt;&lt;wsp:rsid wsp:val=&quot;21DB76F9&quot;/&gt;&lt;wsp:rsid wsp:val=&quot;21E2FCE1&quot;/&gt;&lt;wsp:rsid wsp:val=&quot;21EA5D6E&quot;/&gt;&lt;wsp:rsid wsp:val=&quot;21EB5E43&quot;/&gt;&lt;wsp:rsid wsp:val=&quot;21F4F301&quot;/&gt;&lt;wsp:rsid wsp:val=&quot;21F935CF&quot;/&gt;&lt;wsp:rsid wsp:val=&quot;2201D0D2&quot;/&gt;&lt;wsp:rsid wsp:val=&quot;2209978A&quot;/&gt;&lt;wsp:rsid wsp:val=&quot;220DC55D&quot;/&gt;&lt;wsp:rsid wsp:val=&quot;220E33FB&quot;/&gt;&lt;wsp:rsid wsp:val=&quot;220E79A2&quot;/&gt;&lt;wsp:rsid wsp:val=&quot;2211136B&quot;/&gt;&lt;wsp:rsid wsp:val=&quot;221BF468&quot;/&gt;&lt;wsp:rsid wsp:val=&quot;22389768&quot;/&gt;&lt;wsp:rsid wsp:val=&quot;2254C80F&quot;/&gt;&lt;wsp:rsid wsp:val=&quot;22620488&quot;/&gt;&lt;wsp:rsid wsp:val=&quot;22834A90&quot;/&gt;&lt;wsp:rsid wsp:val=&quot;22931B19&quot;/&gt;&lt;wsp:rsid wsp:val=&quot;22A52ECB&quot;/&gt;&lt;wsp:rsid wsp:val=&quot;22C6762C&quot;/&gt;&lt;wsp:rsid wsp:val=&quot;22DC449A&quot;/&gt;&lt;wsp:rsid wsp:val=&quot;22F5B2D3&quot;/&gt;&lt;wsp:rsid wsp:val=&quot;22F88F99&quot;/&gt;&lt;wsp:rsid wsp:val=&quot;2305F755&quot;/&gt;&lt;wsp:rsid wsp:val=&quot;2308781B&quot;/&gt;&lt;wsp:rsid wsp:val=&quot;231AB9A9&quot;/&gt;&lt;wsp:rsid wsp:val=&quot;233E4605&quot;/&gt;&lt;wsp:rsid wsp:val=&quot;2344A736&quot;/&gt;&lt;wsp:rsid wsp:val=&quot;2359748D&quot;/&gt;&lt;wsp:rsid wsp:val=&quot;23632F12&quot;/&gt;&lt;wsp:rsid wsp:val=&quot;23661864&quot;/&gt;&lt;wsp:rsid wsp:val=&quot;2369CDD0&quot;/&gt;&lt;wsp:rsid wsp:val=&quot;2370DD7C&quot;/&gt;&lt;wsp:rsid wsp:val=&quot;23743B5D&quot;/&gt;&lt;wsp:rsid wsp:val=&quot;237F4ED2&quot;/&gt;&lt;wsp:rsid wsp:val=&quot;238283D8&quot;/&gt;&lt;wsp:rsid wsp:val=&quot;23883E5D&quot;/&gt;&lt;wsp:rsid wsp:val=&quot;2389AE43&quot;/&gt;&lt;wsp:rsid wsp:val=&quot;238CA269&quot;/&gt;&lt;wsp:rsid wsp:val=&quot;2394DB3A&quot;/&gt;&lt;wsp:rsid wsp:val=&quot;239BF0B3&quot;/&gt;&lt;wsp:rsid wsp:val=&quot;23B70081&quot;/&gt;&lt;wsp:rsid wsp:val=&quot;23B8D5C5&quot;/&gt;&lt;wsp:rsid wsp:val=&quot;23C03222&quot;/&gt;&lt;wsp:rsid wsp:val=&quot;23CA4A02&quot;/&gt;&lt;wsp:rsid wsp:val=&quot;23D537A1&quot;/&gt;&lt;wsp:rsid wsp:val=&quot;23D7B10D&quot;/&gt;&lt;wsp:rsid wsp:val=&quot;23DFA757&quot;/&gt;&lt;wsp:rsid wsp:val=&quot;23E3C712&quot;/&gt;&lt;wsp:rsid wsp:val=&quot;23EA76D3&quot;/&gt;&lt;wsp:rsid wsp:val=&quot;23EF3C0C&quot;/&gt;&lt;wsp:rsid wsp:val=&quot;23EFD3C5&quot;/&gt;&lt;wsp:rsid wsp:val=&quot;23F60B1C&quot;/&gt;&lt;wsp:rsid wsp:val=&quot;23FECCC2&quot;/&gt;&lt;wsp:rsid wsp:val=&quot;24014443&quot;/&gt;&lt;wsp:rsid wsp:val=&quot;2404A029&quot;/&gt;&lt;wsp:rsid wsp:val=&quot;240F46C2&quot;/&gt;&lt;wsp:rsid wsp:val=&quot;242CD1F1&quot;/&gt;&lt;wsp:rsid wsp:val=&quot;242E0E26&quot;/&gt;&lt;wsp:rsid wsp:val=&quot;2430C216&quot;/&gt;&lt;wsp:rsid wsp:val=&quot;24337F8E&quot;/&gt;&lt;wsp:rsid wsp:val=&quot;2434024F&quot;/&gt;&lt;wsp:rsid wsp:val=&quot;24382754&quot;/&gt;&lt;wsp:rsid wsp:val=&quot;2447639A&quot;/&gt;&lt;wsp:rsid wsp:val=&quot;2455A33D&quot;/&gt;&lt;wsp:rsid wsp:val=&quot;245D4367&quot;/&gt;&lt;wsp:rsid wsp:val=&quot;24770C1D&quot;/&gt;&lt;wsp:rsid wsp:val=&quot;2479F0C2&quot;/&gt;&lt;wsp:rsid wsp:val=&quot;24845699&quot;/&gt;&lt;wsp:rsid wsp:val=&quot;2494C961&quot;/&gt;&lt;wsp:rsid wsp:val=&quot;2496C609&quot;/&gt;&lt;wsp:rsid wsp:val=&quot;249C01B6&quot;/&gt;&lt;wsp:rsid wsp:val=&quot;24A66570&quot;/&gt;&lt;wsp:rsid wsp:val=&quot;24A70584&quot;/&gt;&lt;wsp:rsid wsp:val=&quot;24C79D24&quot;/&gt;&lt;wsp:rsid wsp:val=&quot;24CCA111&quot;/&gt;&lt;wsp:rsid wsp:val=&quot;24D1BC84&quot;/&gt;&lt;wsp:rsid wsp:val=&quot;24DF11E9&quot;/&gt;&lt;wsp:rsid wsp:val=&quot;24E9276B&quot;/&gt;&lt;wsp:rsid wsp:val=&quot;24FCAFE9&quot;/&gt;&lt;wsp:rsid wsp:val=&quot;2501A9B1&quot;/&gt;&lt;wsp:rsid wsp:val=&quot;25059E31&quot;/&gt;&lt;wsp:rsid wsp:val=&quot;2505C0E1&quot;/&gt;&lt;wsp:rsid wsp:val=&quot;25161E6F&quot;/&gt;&lt;wsp:rsid wsp:val=&quot;2519982A&quot;/&gt;&lt;wsp:rsid wsp:val=&quot;25311F67&quot;/&gt;&lt;wsp:rsid wsp:val=&quot;25322FD4&quot;/&gt;&lt;wsp:rsid wsp:val=&quot;25367B2E&quot;/&gt;&lt;wsp:rsid wsp:val=&quot;253C2DCA&quot;/&gt;&lt;wsp:rsid wsp:val=&quot;253CA854&quot;/&gt;&lt;wsp:rsid wsp:val=&quot;2547A957&quot;/&gt;&lt;wsp:rsid wsp:val=&quot;25517000&quot;/&gt;&lt;wsp:rsid wsp:val=&quot;25584C43&quot;/&gt;&lt;wsp:rsid wsp:val=&quot;255E4066&quot;/&gt;&lt;wsp:rsid wsp:val=&quot;25641465&quot;/&gt;&lt;wsp:rsid wsp:val=&quot;2573A491&quot;/&gt;&lt;wsp:rsid wsp:val=&quot;257A9D2D&quot;/&gt;&lt;wsp:rsid wsp:val=&quot;257F372D&quot;/&gt;&lt;wsp:rsid wsp:val=&quot;258687DF&quot;/&gt;&lt;wsp:rsid wsp:val=&quot;258B800D&quot;/&gt;&lt;wsp:rsid wsp:val=&quot;2590DEDF&quot;/&gt;&lt;wsp:rsid wsp:val=&quot;25953300&quot;/&gt;&lt;wsp:rsid wsp:val=&quot;25ACBC2C&quot;/&gt;&lt;wsp:rsid wsp:val=&quot;25DF4376&quot;/&gt;&lt;wsp:rsid wsp:val=&quot;25E5DD03&quot;/&gt;&lt;wsp:rsid wsp:val=&quot;2606692B&quot;/&gt;&lt;wsp:rsid wsp:val=&quot;2608E537&quot;/&gt;&lt;wsp:rsid wsp:val=&quot;2612B4C3&quot;/&gt;&lt;wsp:rsid wsp:val=&quot;2615C123&quot;/&gt;&lt;wsp:rsid wsp:val=&quot;26188E48&quot;/&gt;&lt;wsp:rsid wsp:val=&quot;2631926F&quot;/&gt;&lt;wsp:rsid wsp:val=&quot;2639B0AC&quot;/&gt;&lt;wsp:rsid wsp:val=&quot;264D1AA9&quot;/&gt;&lt;wsp:rsid wsp:val=&quot;26514127&quot;/&gt;&lt;wsp:rsid wsp:val=&quot;265212AD&quot;/&gt;&lt;wsp:rsid wsp:val=&quot;265352D1&quot;/&gt;&lt;wsp:rsid wsp:val=&quot;2655BAAD&quot;/&gt;&lt;wsp:rsid wsp:val=&quot;26605A40&quot;/&gt;&lt;wsp:rsid wsp:val=&quot;2664603B&quot;/&gt;&lt;wsp:rsid wsp:val=&quot;266BF2CF&quot;/&gt;&lt;wsp:rsid wsp:val=&quot;267F09D1&quot;/&gt;&lt;wsp:rsid wsp:val=&quot;26800474&quot;/&gt;&lt;wsp:rsid wsp:val=&quot;268D2666&quot;/&gt;&lt;wsp:rsid wsp:val=&quot;26910C3D&quot;/&gt;&lt;wsp:rsid wsp:val=&quot;2691555B&quot;/&gt;&lt;wsp:rsid wsp:val=&quot;2691F485&quot;/&gt;&lt;wsp:rsid wsp:val=&quot;26A3C083&quot;/&gt;&lt;wsp:rsid wsp:val=&quot;26BDC6B1&quot;/&gt;&lt;wsp:rsid wsp:val=&quot;26C73A2F&quot;/&gt;&lt;wsp:rsid wsp:val=&quot;26C9A266&quot;/&gt;&lt;wsp:rsid wsp:val=&quot;26CD4F08&quot;/&gt;&lt;wsp:rsid wsp:val=&quot;26D6F6EE&quot;/&gt;&lt;wsp:rsid wsp:val=&quot;26DDBA88&quot;/&gt;&lt;wsp:rsid wsp:val=&quot;26E7A7B9&quot;/&gt;&lt;wsp:rsid wsp:val=&quot;26F07687&quot;/&gt;&lt;wsp:rsid wsp:val=&quot;26F64DC8&quot;/&gt;&lt;wsp:rsid wsp:val=&quot;26FDDC08&quot;/&gt;&lt;wsp:rsid wsp:val=&quot;2716DEE5&quot;/&gt;&lt;wsp:rsid wsp:val=&quot;27176E96&quot;/&gt;&lt;wsp:rsid wsp:val=&quot;2724042D&quot;/&gt;&lt;wsp:rsid wsp:val=&quot;2724EF4C&quot;/&gt;&lt;wsp:rsid wsp:val=&quot;27254BB7&quot;/&gt;&lt;wsp:rsid wsp:val=&quot;272DCB42&quot;/&gt;&lt;wsp:rsid wsp:val=&quot;273C901C&quot;/&gt;&lt;wsp:rsid wsp:val=&quot;273CFC36&quot;/&gt;&lt;wsp:rsid wsp:val=&quot;27461D5E&quot;/&gt;&lt;wsp:rsid wsp:val=&quot;274C0B09&quot;/&gt;&lt;wsp:rsid wsp:val=&quot;27516AD2&quot;/&gt;&lt;wsp:rsid wsp:val=&quot;276B8962&quot;/&gt;&lt;wsp:rsid wsp:val=&quot;277C3E6B&quot;/&gt;&lt;wsp:rsid wsp:val=&quot;277EA951&quot;/&gt;&lt;wsp:rsid wsp:val=&quot;278327C2&quot;/&gt;&lt;wsp:rsid wsp:val=&quot;2798AEF7&quot;/&gt;&lt;wsp:rsid wsp:val=&quot;27995F7C&quot;/&gt;&lt;wsp:rsid wsp:val=&quot;27A20663&quot;/&gt;&lt;wsp:rsid wsp:val=&quot;27A2398C&quot;/&gt;&lt;wsp:rsid wsp:val=&quot;27AC0604&quot;/&gt;&lt;wsp:rsid wsp:val=&quot;27AFB5BD&quot;/&gt;&lt;wsp:rsid wsp:val=&quot;27B114DA&quot;/&gt;&lt;wsp:rsid wsp:val=&quot;27B2F0E8&quot;/&gt;&lt;wsp:rsid wsp:val=&quot;27FA4637&quot;/&gt;&lt;wsp:rsid wsp:val=&quot;280A58B8&quot;/&gt;&lt;wsp:rsid wsp:val=&quot;28109A41&quot;/&gt;&lt;wsp:rsid wsp:val=&quot;283720E5&quot;/&gt;&lt;wsp:rsid wsp:val=&quot;283846C5&quot;/&gt;&lt;wsp:rsid wsp:val=&quot;283E5B22&quot;/&gt;&lt;wsp:rsid wsp:val=&quot;28504627&quot;/&gt;&lt;wsp:rsid wsp:val=&quot;2853F23B&quot;/&gt;&lt;wsp:rsid wsp:val=&quot;2861CC50&quot;/&gt;&lt;wsp:rsid wsp:val=&quot;2876D039&quot;/&gt;&lt;wsp:rsid wsp:val=&quot;287B9010&quot;/&gt;&lt;wsp:rsid wsp:val=&quot;288910C2&quot;/&gt;&lt;wsp:rsid wsp:val=&quot;288C46E8&quot;/&gt;&lt;wsp:rsid wsp:val=&quot;28A8F111&quot;/&gt;&lt;wsp:rsid wsp:val=&quot;28AD59ED&quot;/&gt;&lt;wsp:rsid wsp:val=&quot;28B062E9&quot;/&gt;&lt;wsp:rsid wsp:val=&quot;28B7C0F6&quot;/&gt;&lt;wsp:rsid wsp:val=&quot;28C44FBF&quot;/&gt;&lt;wsp:rsid wsp:val=&quot;28CBA0BF&quot;/&gt;&lt;wsp:rsid wsp:val=&quot;28CD1B80&quot;/&gt;&lt;wsp:rsid wsp:val=&quot;28CD3829&quot;/&gt;&lt;wsp:rsid wsp:val=&quot;28E3646A&quot;/&gt;&lt;wsp:rsid wsp:val=&quot;28F2911E&quot;/&gt;&lt;wsp:rsid wsp:val=&quot;291734F7&quot;/&gt;&lt;wsp:rsid wsp:val=&quot;29236BBB&quot;/&gt;&lt;wsp:rsid wsp:val=&quot;292E5382&quot;/&gt;&lt;wsp:rsid wsp:val=&quot;29391DA4&quot;/&gt;&lt;wsp:rsid wsp:val=&quot;29394325&quot;/&gt;&lt;wsp:rsid wsp:val=&quot;293A8B97&quot;/&gt;&lt;wsp:rsid wsp:val=&quot;295870CD&quot;/&gt;&lt;wsp:rsid wsp:val=&quot;2962F1F8&quot;/&gt;&lt;wsp:rsid wsp:val=&quot;296613B8&quot;/&gt;&lt;wsp:rsid wsp:val=&quot;297DDCBE&quot;/&gt;&lt;wsp:rsid wsp:val=&quot;2984EC73&quot;/&gt;&lt;wsp:rsid wsp:val=&quot;298C261F&quot;/&gt;&lt;wsp:rsid wsp:val=&quot;2993EBA5&quot;/&gt;&lt;wsp:rsid wsp:val=&quot;299964C3&quot;/&gt;&lt;wsp:rsid wsp:val=&quot;29AA7AB9&quot;/&gt;&lt;wsp:rsid wsp:val=&quot;29B56518&quot;/&gt;&lt;wsp:rsid wsp:val=&quot;29BF93D4&quot;/&gt;&lt;wsp:rsid wsp:val=&quot;29C6C55A&quot;/&gt;&lt;wsp:rsid wsp:val=&quot;29D90F54&quot;/&gt;&lt;wsp:rsid wsp:val=&quot;29F50CC7&quot;/&gt;&lt;wsp:rsid wsp:val=&quot;29F8BF29&quot;/&gt;&lt;wsp:rsid wsp:val=&quot;2A04749C&quot;/&gt;&lt;wsp:rsid wsp:val=&quot;2A165FB0&quot;/&gt;&lt;wsp:rsid wsp:val=&quot;2A2B0223&quot;/&gt;&lt;wsp:rsid wsp:val=&quot;2A4B4716&quot;/&gt;&lt;wsp:rsid wsp:val=&quot;2A56768C&quot;/&gt;&lt;wsp:rsid wsp:val=&quot;2A5CA4F8&quot;/&gt;&lt;wsp:rsid wsp:val=&quot;2A66F3A3&quot;/&gt;&lt;wsp:rsid wsp:val=&quot;2A6E08C2&quot;/&gt;&lt;wsp:rsid wsp:val=&quot;2A6FCC41&quot;/&gt;&lt;wsp:rsid wsp:val=&quot;2A75316E&quot;/&gt;&lt;wsp:rsid wsp:val=&quot;2A79F5F3&quot;/&gt;&lt;wsp:rsid wsp:val=&quot;2A7F0E40&quot;/&gt;&lt;wsp:rsid wsp:val=&quot;2A8B5C39&quot;/&gt;&lt;wsp:rsid wsp:val=&quot;2A937F80&quot;/&gt;&lt;wsp:rsid wsp:val=&quot;2AA0686C&quot;/&gt;&lt;wsp:rsid wsp:val=&quot;2AACE6B1&quot;/&gt;&lt;wsp:rsid wsp:val=&quot;2AD2D434&quot;/&gt;&lt;wsp:rsid wsp:val=&quot;2AF547FD&quot;/&gt;&lt;wsp:rsid wsp:val=&quot;2AF85B47&quot;/&gt;&lt;wsp:rsid wsp:val=&quot;2AFEDF42&quot;/&gt;&lt;wsp:rsid wsp:val=&quot;2B0D95C3&quot;/&gt;&lt;wsp:rsid wsp:val=&quot;2B0DD31C&quot;/&gt;&lt;wsp:rsid wsp:val=&quot;2B21D4D0&quot;/&gt;&lt;wsp:rsid wsp:val=&quot;2B350D16&quot;/&gt;&lt;wsp:rsid wsp:val=&quot;2B3B0221&quot;/&gt;&lt;wsp:rsid wsp:val=&quot;2B49C182&quot;/&gt;&lt;wsp:rsid wsp:val=&quot;2B77E14F&quot;/&gt;&lt;wsp:rsid wsp:val=&quot;2B800F42&quot;/&gt;&lt;wsp:rsid wsp:val=&quot;2B9D0F89&quot;/&gt;&lt;wsp:rsid wsp:val=&quot;2BAC9EA7&quot;/&gt;&lt;wsp:rsid wsp:val=&quot;2BB0C7CA&quot;/&gt;&lt;wsp:rsid wsp:val=&quot;2BC4C728&quot;/&gt;&lt;wsp:rsid wsp:val=&quot;2BC88871&quot;/&gt;&lt;wsp:rsid wsp:val=&quot;2BCAED78&quot;/&gt;&lt;wsp:rsid wsp:val=&quot;2BCF1C96&quot;/&gt;&lt;wsp:rsid wsp:val=&quot;2BDB1972&quot;/&gt;&lt;wsp:rsid wsp:val=&quot;2BE4A74A&quot;/&gt;&lt;wsp:rsid wsp:val=&quot;2C0038E7&quot;/&gt;&lt;wsp:rsid wsp:val=&quot;2C00E2B6&quot;/&gt;&lt;wsp:rsid wsp:val=&quot;2C068E24&quot;/&gt;&lt;wsp:rsid wsp:val=&quot;2C07A6E9&quot;/&gt;&lt;wsp:rsid wsp:val=&quot;2C098F16&quot;/&gt;&lt;wsp:rsid wsp:val=&quot;2C1DEF37&quot;/&gt;&lt;wsp:rsid wsp:val=&quot;2C24FE5D&quot;/&gt;&lt;wsp:rsid wsp:val=&quot;2C2F9291&quot;/&gt;&lt;wsp:rsid wsp:val=&quot;2C4E2D20&quot;/&gt;&lt;wsp:rsid wsp:val=&quot;2C658523&quot;/&gt;&lt;wsp:rsid wsp:val=&quot;2C75AAAF&quot;/&gt;&lt;wsp:rsid wsp:val=&quot;2C828363&quot;/&gt;&lt;wsp:rsid wsp:val=&quot;2C91DBE6&quot;/&gt;&lt;wsp:rsid wsp:val=&quot;2CA504A6&quot;/&gt;&lt;wsp:rsid wsp:val=&quot;2CA537D1&quot;/&gt;&lt;wsp:rsid wsp:val=&quot;2CAA4D6D&quot;/&gt;&lt;wsp:rsid wsp:val=&quot;2CC39146&quot;/&gt;&lt;wsp:rsid wsp:val=&quot;2CC7D2A6&quot;/&gt;&lt;wsp:rsid wsp:val=&quot;2CE4134B&quot;/&gt;&lt;wsp:rsid wsp:val=&quot;2CF76CE3&quot;/&gt;&lt;wsp:rsid wsp:val=&quot;2CFC927A&quot;/&gt;&lt;wsp:rsid wsp:val=&quot;2D1D26BF&quot;/&gt;&lt;wsp:rsid wsp:val=&quot;2D25AC12&quot;/&gt;&lt;wsp:rsid wsp:val=&quot;2D2A74E5&quot;/&gt;&lt;wsp:rsid wsp:val=&quot;2D2E4E4C&quot;/&gt;&lt;wsp:rsid wsp:val=&quot;2D34F5BB&quot;/&gt;&lt;wsp:rsid wsp:val=&quot;2D6517D0&quot;/&gt;&lt;wsp:rsid wsp:val=&quot;2D66802F&quot;/&gt;&lt;wsp:rsid wsp:val=&quot;2D6765DF&quot;/&gt;&lt;wsp:rsid wsp:val=&quot;2D695A2F&quot;/&gt;&lt;wsp:rsid wsp:val=&quot;2D6A0EFF&quot;/&gt;&lt;wsp:rsid wsp:val=&quot;2D6B3E98&quot;/&gt;&lt;wsp:rsid wsp:val=&quot;2D6B9639&quot;/&gt;&lt;wsp:rsid wsp:val=&quot;2D706DA5&quot;/&gt;&lt;wsp:rsid wsp:val=&quot;2D78E930&quot;/&gt;&lt;wsp:rsid wsp:val=&quot;2D88C81A&quot;/&gt;&lt;wsp:rsid wsp:val=&quot;2D8ADBD0&quot;/&gt;&lt;wsp:rsid wsp:val=&quot;2DAE9B72&quot;/&gt;&lt;wsp:rsid wsp:val=&quot;2DAF8276&quot;/&gt;&lt;wsp:rsid wsp:val=&quot;2DAFC6AF&quot;/&gt;&lt;wsp:rsid wsp:val=&quot;2DD27FA1&quot;/&gt;&lt;wsp:rsid wsp:val=&quot;2DD95805&quot;/&gt;&lt;wsp:rsid wsp:val=&quot;2DDF768F&quot;/&gt;&lt;wsp:rsid wsp:val=&quot;2DE9E448&quot;/&gt;&lt;wsp:rsid wsp:val=&quot;2DEE92F5&quot;/&gt;&lt;wsp:rsid wsp:val=&quot;2E018FEF&quot;/&gt;&lt;wsp:rsid wsp:val=&quot;2E0F59E6&quot;/&gt;&lt;wsp:rsid wsp:val=&quot;2E149DA7&quot;/&gt;&lt;wsp:rsid wsp:val=&quot;2E20D308&quot;/&gt;&lt;wsp:rsid wsp:val=&quot;2E228881&quot;/&gt;&lt;wsp:rsid wsp:val=&quot;2E2D7B25&quot;/&gt;&lt;wsp:rsid wsp:val=&quot;2E42D6B0&quot;/&gt;&lt;wsp:rsid wsp:val=&quot;2E494A66&quot;/&gt;&lt;wsp:rsid wsp:val=&quot;2E5A7528&quot;/&gt;&lt;wsp:rsid wsp:val=&quot;2E65B3CC&quot;/&gt;&lt;wsp:rsid wsp:val=&quot;2E6AB6CF&quot;/&gt;&lt;wsp:rsid wsp:val=&quot;2E815189&quot;/&gt;&lt;wsp:rsid wsp:val=&quot;2E9EF453&quot;/&gt;&lt;wsp:rsid wsp:val=&quot;2EAF97B2&quot;/&gt;&lt;wsp:rsid wsp:val=&quot;2EB90B4F&quot;/&gt;&lt;wsp:rsid wsp:val=&quot;2EC669A3&quot;/&gt;&lt;wsp:rsid wsp:val=&quot;2ECDA754&quot;/&gt;&lt;wsp:rsid wsp:val=&quot;2ED21DC4&quot;/&gt;&lt;wsp:rsid wsp:val=&quot;2ED23D8A&quot;/&gt;&lt;wsp:rsid wsp:val=&quot;2EE148C9&quot;/&gt;&lt;wsp:rsid wsp:val=&quot;2EECE15E&quot;/&gt;&lt;wsp:rsid wsp:val=&quot;2EF6B862&quot;/&gt;&lt;wsp:rsid wsp:val=&quot;2F0F4782&quot;/&gt;&lt;wsp:rsid wsp:val=&quot;2F22BF5D&quot;/&gt;&lt;wsp:rsid wsp:val=&quot;2F275C72&quot;/&gt;&lt;wsp:rsid wsp:val=&quot;2F2A589C&quot;/&gt;&lt;wsp:rsid wsp:val=&quot;2F35501B&quot;/&gt;&lt;wsp:rsid wsp:val=&quot;2F3945D9&quot;/&gt;&lt;wsp:rsid wsp:val=&quot;2F5A2503&quot;/&gt;&lt;wsp:rsid wsp:val=&quot;2F5F1677&quot;/&gt;&lt;wsp:rsid wsp:val=&quot;2F60B83E&quot;/&gt;&lt;wsp:rsid wsp:val=&quot;2F65615B&quot;/&gt;&lt;wsp:rsid wsp:val=&quot;2F669719&quot;/&gt;&lt;wsp:rsid wsp:val=&quot;2F703541&quot;/&gt;&lt;wsp:rsid wsp:val=&quot;2F8A0229&quot;/&gt;&lt;wsp:rsid wsp:val=&quot;2F986DBC&quot;/&gt;&lt;wsp:rsid wsp:val=&quot;2F9B0251&quot;/&gt;&lt;wsp:rsid wsp:val=&quot;2FA0DFDC&quot;/&gt;&lt;wsp:rsid wsp:val=&quot;2FAA7A19&quot;/&gt;&lt;wsp:rsid wsp:val=&quot;2FBF4C58&quot;/&gt;&lt;wsp:rsid wsp:val=&quot;2FC7E911&quot;/&gt;&lt;wsp:rsid wsp:val=&quot;2FD029DC&quot;/&gt;&lt;wsp:rsid wsp:val=&quot;2FE791DE&quot;/&gt;&lt;wsp:rsid wsp:val=&quot;2FE95AA0&quot;/&gt;&lt;wsp:rsid wsp:val=&quot;2FF36EF2&quot;/&gt;&lt;wsp:rsid wsp:val=&quot;3010BB8F&quot;/&gt;&lt;wsp:rsid wsp:val=&quot;3019FAD4&quot;/&gt;&lt;wsp:rsid wsp:val=&quot;302A304D&quot;/&gt;&lt;wsp:rsid wsp:val=&quot;30376E23&quot;/&gt;&lt;wsp:rsid wsp:val=&quot;3039D2EA&quot;/&gt;&lt;wsp:rsid wsp:val=&quot;30496D07&quot;/&gt;&lt;wsp:rsid wsp:val=&quot;3064B0D7&quot;/&gt;&lt;wsp:rsid wsp:val=&quot;306E8420&quot;/&gt;&lt;wsp:rsid wsp:val=&quot;30721D20&quot;/&gt;&lt;wsp:rsid wsp:val=&quot;30764D18&quot;/&gt;&lt;wsp:rsid wsp:val=&quot;307912F5&quot;/&gt;&lt;wsp:rsid wsp:val=&quot;30899F65&quot;/&gt;&lt;wsp:rsid wsp:val=&quot;30966F3E&quot;/&gt;&lt;wsp:rsid wsp:val=&quot;30975BC2&quot;/&gt;&lt;wsp:rsid wsp:val=&quot;30A2AEC9&quot;/&gt;&lt;wsp:rsid wsp:val=&quot;30AC5F86&quot;/&gt;&lt;wsp:rsid wsp:val=&quot;30AF2CFB&quot;/&gt;&lt;wsp:rsid wsp:val=&quot;30B617EB&quot;/&gt;&lt;wsp:rsid wsp:val=&quot;30B6C16B&quot;/&gt;&lt;wsp:rsid wsp:val=&quot;30BEDC06&quot;/&gt;&lt;wsp:rsid wsp:val=&quot;30C19E09&quot;/&gt;&lt;wsp:rsid wsp:val=&quot;30C926F4&quot;/&gt;&lt;wsp:rsid wsp:val=&quot;30CBC0B1&quot;/&gt;&lt;wsp:rsid wsp:val=&quot;30CC1A4C&quot;/&gt;&lt;wsp:rsid wsp:val=&quot;31008247&quot;/&gt;&lt;wsp:rsid wsp:val=&quot;3102B81A&quot;/&gt;&lt;wsp:rsid wsp:val=&quot;31070069&quot;/&gt;&lt;wsp:rsid wsp:val=&quot;31100062&quot;/&gt;&lt;wsp:rsid wsp:val=&quot;311E9B37&quot;/&gt;&lt;wsp:rsid wsp:val=&quot;3120B0F6&quot;/&gt;&lt;wsp:rsid wsp:val=&quot;312CCB94&quot;/&gt;&lt;wsp:rsid wsp:val=&quot;312ECA5E&quot;/&gt;&lt;wsp:rsid wsp:val=&quot;3132B8E0&quot;/&gt;&lt;wsp:rsid wsp:val=&quot;3136E8FB&quot;/&gt;&lt;wsp:rsid wsp:val=&quot;3145B6A2&quot;/&gt;&lt;wsp:rsid wsp:val=&quot;314C36B5&quot;/&gt;&lt;wsp:rsid wsp:val=&quot;31580DA1&quot;/&gt;&lt;wsp:rsid wsp:val=&quot;315873CA&quot;/&gt;&lt;wsp:rsid wsp:val=&quot;31621B43&quot;/&gt;&lt;wsp:rsid wsp:val=&quot;317F3EB4&quot;/&gt;&lt;wsp:rsid wsp:val=&quot;31849D02&quot;/&gt;&lt;wsp:rsid wsp:val=&quot;31C6ED79&quot;/&gt;&lt;wsp:rsid wsp:val=&quot;31CB4A18&quot;/&gt;&lt;wsp:rsid wsp:val=&quot;31CC150B&quot;/&gt;&lt;wsp:rsid wsp:val=&quot;31DF2D33&quot;/&gt;&lt;wsp:rsid wsp:val=&quot;31E53D68&quot;/&gt;&lt;wsp:rsid wsp:val=&quot;31E6764F&quot;/&gt;&lt;wsp:rsid wsp:val=&quot;31EF8F4C&quot;/&gt;&lt;wsp:rsid wsp:val=&quot;31FE7D80&quot;/&gt;&lt;wsp:rsid wsp:val=&quot;3204B2EA&quot;/&gt;&lt;wsp:rsid wsp:val=&quot;320881F3&quot;/&gt;&lt;wsp:rsid wsp:val=&quot;320AB5D4&quot;/&gt;&lt;wsp:rsid wsp:val=&quot;3210EC07&quot;/&gt;&lt;wsp:rsid wsp:val=&quot;32240D9E&quot;/&gt;&lt;wsp:rsid wsp:val=&quot;32267BF3&quot;/&gt;&lt;wsp:rsid wsp:val=&quot;322F1ED5&quot;/&gt;&lt;wsp:rsid wsp:val=&quot;32310175&quot;/&gt;&lt;wsp:rsid wsp:val=&quot;32563261&quot;/&gt;&lt;wsp:rsid wsp:val=&quot;325B86FC&quot;/&gt;&lt;wsp:rsid wsp:val=&quot;32635CB9&quot;/&gt;&lt;wsp:rsid wsp:val=&quot;32637ADB&quot;/&gt;&lt;wsp:rsid wsp:val=&quot;326C3AF0&quot;/&gt;&lt;wsp:rsid wsp:val=&quot;326F9EBB&quot;/&gt;&lt;wsp:rsid wsp:val=&quot;32A1E962&quot;/&gt;&lt;wsp:rsid wsp:val=&quot;32B16746&quot;/&gt;&lt;wsp:rsid wsp:val=&quot;32B23B50&quot;/&gt;&lt;wsp:rsid wsp:val=&quot;32B82641&quot;/&gt;&lt;wsp:rsid wsp:val=&quot;32C218C6&quot;/&gt;&lt;wsp:rsid wsp:val=&quot;32C3E174&quot;/&gt;&lt;wsp:rsid wsp:val=&quot;32C4600B&quot;/&gt;&lt;wsp:rsid wsp:val=&quot;32D781F6&quot;/&gt;&lt;wsp:rsid wsp:val=&quot;32DA034C&quot;/&gt;&lt;wsp:rsid wsp:val=&quot;32E0CAEE&quot;/&gt;&lt;wsp:rsid wsp:val=&quot;32EE2B0F&quot;/&gt;&lt;wsp:rsid wsp:val=&quot;32F11DDA&quot;/&gt;&lt;wsp:rsid wsp:val=&quot;32F3B2D0&quot;/&gt;&lt;wsp:rsid wsp:val=&quot;32F541DC&quot;/&gt;&lt;wsp:rsid wsp:val=&quot;32F6102F&quot;/&gt;&lt;wsp:rsid wsp:val=&quot;32F71142&quot;/&gt;&lt;wsp:rsid wsp:val=&quot;32FA57BF&quot;/&gt;&lt;wsp:rsid wsp:val=&quot;33034879&quot;/&gt;&lt;wsp:rsid wsp:val=&quot;33126453&quot;/&gt;&lt;wsp:rsid wsp:val=&quot;3318E073&quot;/&gt;&lt;wsp:rsid wsp:val=&quot;332854FA&quot;/&gt;&lt;wsp:rsid wsp:val=&quot;332BA9B6&quot;/&gt;&lt;wsp:rsid wsp:val=&quot;33330EB2&quot;/&gt;&lt;wsp:rsid wsp:val=&quot;33422D7F&quot;/&gt;&lt;wsp:rsid wsp:val=&quot;3349BAFF&quot;/&gt;&lt;wsp:rsid wsp:val=&quot;334EA2B1&quot;/&gt;&lt;wsp:rsid wsp:val=&quot;335A2045&quot;/&gt;&lt;wsp:rsid wsp:val=&quot;335CD98C&quot;/&gt;&lt;wsp:rsid wsp:val=&quot;3362BDDA&quot;/&gt;&lt;wsp:rsid wsp:val=&quot;336B533B&quot;/&gt;&lt;wsp:rsid wsp:val=&quot;3370291A&quot;/&gt;&lt;wsp:rsid wsp:val=&quot;33703012&quot;/&gt;&lt;wsp:rsid wsp:val=&quot;3370EE9D&quot;/&gt;&lt;wsp:rsid wsp:val=&quot;33792476&quot;/&gt;&lt;wsp:rsid wsp:val=&quot;338EB1EE&quot;/&gt;&lt;wsp:rsid wsp:val=&quot;339C5199&quot;/&gt;&lt;wsp:rsid wsp:val=&quot;339D4A46&quot;/&gt;&lt;wsp:rsid wsp:val=&quot;33A9BE4C&quot;/&gt;&lt;wsp:rsid wsp:val=&quot;33B86E6C&quot;/&gt;&lt;wsp:rsid wsp:val=&quot;33EB2948&quot;/&gt;&lt;wsp:rsid wsp:val=&quot;33FFB5B8&quot;/&gt;&lt;wsp:rsid wsp:val=&quot;340086BF&quot;/&gt;&lt;wsp:rsid wsp:val=&quot;340FD379&quot;/&gt;&lt;wsp:rsid wsp:val=&quot;3429EFD5&quot;/&gt;&lt;wsp:rsid wsp:val=&quot;3457F7D7&quot;/&gt;&lt;wsp:rsid wsp:val=&quot;345B542B&quot;/&gt;&lt;wsp:rsid wsp:val=&quot;3462AF77&quot;/&gt;&lt;wsp:rsid wsp:val=&quot;346B6D54&quot;/&gt;&lt;wsp:rsid wsp:val=&quot;34718779&quot;/&gt;&lt;wsp:rsid wsp:val=&quot;347931EE&quot;/&gt;&lt;wsp:rsid wsp:val=&quot;3496264B&quot;/&gt;&lt;wsp:rsid wsp:val=&quot;34CF20FC&quot;/&gt;&lt;wsp:rsid wsp:val=&quot;34DDE599&quot;/&gt;&lt;wsp:rsid wsp:val=&quot;34EC1980&quot;/&gt;&lt;wsp:rsid wsp:val=&quot;350DC37E&quot;/&gt;&lt;wsp:rsid wsp:val=&quot;3519AAE9&quot;/&gt;&lt;wsp:rsid wsp:val=&quot;35234715&quot;/&gt;&lt;wsp:rsid wsp:val=&quot;35273518&quot;/&gt;&lt;wsp:rsid wsp:val=&quot;3530EF26&quot;/&gt;&lt;wsp:rsid wsp:val=&quot;3549203B&quot;/&gt;&lt;wsp:rsid wsp:val=&quot;354C3B5F&quot;/&gt;&lt;wsp:rsid wsp:val=&quot;355A86D9&quot;/&gt;&lt;wsp:rsid wsp:val=&quot;355B4D7A&quot;/&gt;&lt;wsp:rsid wsp:val=&quot;355C813C&quot;/&gt;&lt;wsp:rsid wsp:val=&quot;3580D904&quot;/&gt;&lt;wsp:rsid wsp:val=&quot;3589F323&quot;/&gt;&lt;wsp:rsid wsp:val=&quot;35912AF6&quot;/&gt;&lt;wsp:rsid wsp:val=&quot;359B27E5&quot;/&gt;&lt;wsp:rsid wsp:val=&quot;359C7640&quot;/&gt;&lt;wsp:rsid wsp:val=&quot;35AC97D9&quot;/&gt;&lt;wsp:rsid wsp:val=&quot;35B0085C&quot;/&gt;&lt;wsp:rsid wsp:val=&quot;35BEB08D&quot;/&gt;&lt;wsp:rsid wsp:val=&quot;35C5C036&quot;/&gt;&lt;wsp:rsid wsp:val=&quot;35CE7C60&quot;/&gt;&lt;wsp:rsid wsp:val=&quot;35D326DB&quot;/&gt;&lt;wsp:rsid wsp:val=&quot;35D71000&quot;/&gt;&lt;wsp:rsid wsp:val=&quot;35DC2511&quot;/&gt;&lt;wsp:rsid wsp:val=&quot;35DEAD83&quot;/&gt;&lt;wsp:rsid wsp:val=&quot;35E2D870&quot;/&gt;&lt;wsp:rsid wsp:val=&quot;3607C2BF&quot;/&gt;&lt;wsp:rsid wsp:val=&quot;36190F2C&quot;/&gt;&lt;wsp:rsid wsp:val=&quot;361A9AF4&quot;/&gt;&lt;wsp:rsid wsp:val=&quot;3620712C&quot;/&gt;&lt;wsp:rsid wsp:val=&quot;3631F6AC&quot;/&gt;&lt;wsp:rsid wsp:val=&quot;3639F8FF&quot;/&gt;&lt;wsp:rsid wsp:val=&quot;3643EFC9&quot;/&gt;&lt;wsp:rsid wsp:val=&quot;36614D92&quot;/&gt;&lt;wsp:rsid wsp:val=&quot;3662F51B&quot;/&gt;&lt;wsp:rsid wsp:val=&quot;367DD204&quot;/&gt;&lt;wsp:rsid wsp:val=&quot;367E7754&quot;/&gt;&lt;wsp:rsid wsp:val=&quot;3686316B&quot;/&gt;&lt;wsp:rsid wsp:val=&quot;368653B2&quot;/&gt;&lt;wsp:rsid wsp:val=&quot;36B21534&quot;/&gt;&lt;wsp:rsid wsp:val=&quot;36B810CB&quot;/&gt;&lt;wsp:rsid wsp:val=&quot;36C19F02&quot;/&gt;&lt;wsp:rsid wsp:val=&quot;36C62558&quot;/&gt;&lt;wsp:rsid wsp:val=&quot;36D730B1&quot;/&gt;&lt;wsp:rsid wsp:val=&quot;36E155EF&quot;/&gt;&lt;wsp:rsid wsp:val=&quot;36FB9A48&quot;/&gt;&lt;wsp:rsid wsp:val=&quot;370E87D7&quot;/&gt;&lt;wsp:rsid wsp:val=&quot;370FB627&quot;/&gt;&lt;wsp:rsid wsp:val=&quot;37104FE8&quot;/&gt;&lt;wsp:rsid wsp:val=&quot;371189C8&quot;/&gt;&lt;wsp:rsid wsp:val=&quot;3712FAA5&quot;/&gt;&lt;wsp:rsid wsp:val=&quot;37135237&quot;/&gt;&lt;wsp:rsid wsp:val=&quot;3718316B&quot;/&gt;&lt;wsp:rsid wsp:val=&quot;3740DF36&quot;/&gt;&lt;wsp:rsid wsp:val=&quot;37471BC6&quot;/&gt;&lt;wsp:rsid wsp:val=&quot;37501116&quot;/&gt;&lt;wsp:rsid wsp:val=&quot;375426DA&quot;/&gt;&lt;wsp:rsid wsp:val=&quot;37619097&quot;/&gt;&lt;wsp:rsid wsp:val=&quot;3762F9C9&quot;/&gt;&lt;wsp:rsid wsp:val=&quot;376ACB05&quot;/&gt;&lt;wsp:rsid wsp:val=&quot;3772A109&quot;/&gt;&lt;wsp:rsid wsp:val=&quot;377B2B01&quot;/&gt;&lt;wsp:rsid wsp:val=&quot;37941B36&quot;/&gt;&lt;wsp:rsid wsp:val=&quot;37A27C13&quot;/&gt;&lt;wsp:rsid wsp:val=&quot;37B4090D&quot;/&gt;&lt;wsp:rsid wsp:val=&quot;37BCC593&quot;/&gt;&lt;wsp:rsid wsp:val=&quot;37BF2801&quot;/&gt;&lt;wsp:rsid wsp:val=&quot;37D710E4&quot;/&gt;&lt;wsp:rsid wsp:val=&quot;37F18325&quot;/&gt;&lt;wsp:rsid wsp:val=&quot;37F8172A&quot;/&gt;&lt;wsp:rsid wsp:val=&quot;380A3FE6&quot;/&gt;&lt;wsp:rsid wsp:val=&quot;380B3FFD&quot;/&gt;&lt;wsp:rsid wsp:val=&quot;3823BA42&quot;/&gt;&lt;wsp:rsid wsp:val=&quot;382D31D5&quot;/&gt;&lt;wsp:rsid wsp:val=&quot;383F60BC&quot;/&gt;&lt;wsp:rsid wsp:val=&quot;387FB28C&quot;/&gt;&lt;wsp:rsid wsp:val=&quot;387FD77D&quot;/&gt;&lt;wsp:rsid wsp:val=&quot;3891DFDC&quot;/&gt;&lt;wsp:rsid wsp:val=&quot;38AAB380&quot;/&gt;&lt;wsp:rsid wsp:val=&quot;38ADFE55&quot;/&gt;&lt;wsp:rsid wsp:val=&quot;38AE30BF&quot;/&gt;&lt;wsp:rsid wsp:val=&quot;38D6FCB3&quot;/&gt;&lt;wsp:rsid wsp:val=&quot;38E24367&quot;/&gt;&lt;wsp:rsid wsp:val=&quot;38ED6B12&quot;/&gt;&lt;wsp:rsid wsp:val=&quot;38FB6378&quot;/&gt;&lt;wsp:rsid wsp:val=&quot;38FBAC8B&quot;/&gt;&lt;wsp:rsid wsp:val=&quot;390626A1&quot;/&gt;&lt;wsp:rsid wsp:val=&quot;391491FB&quot;/&gt;&lt;wsp:rsid wsp:val=&quot;39164E45&quot;/&gt;&lt;wsp:rsid wsp:val=&quot;391FCAB1&quot;/&gt;&lt;wsp:rsid wsp:val=&quot;3934BD0B&quot;/&gt;&lt;wsp:rsid wsp:val=&quot;393EDE77&quot;/&gt;&lt;wsp:rsid wsp:val=&quot;394944D0&quot;/&gt;&lt;wsp:rsid wsp:val=&quot;395C57D2&quot;/&gt;&lt;wsp:rsid wsp:val=&quot;39651274&quot;/&gt;&lt;wsp:rsid wsp:val=&quot;3966EC74&quot;/&gt;&lt;wsp:rsid wsp:val=&quot;3968F3F3&quot;/&gt;&lt;wsp:rsid wsp:val=&quot;3972423F&quot;/&gt;&lt;wsp:rsid wsp:val=&quot;3972EDAF&quot;/&gt;&lt;wsp:rsid wsp:val=&quot;39B61816&quot;/&gt;&lt;wsp:rsid wsp:val=&quot;39B872DC&quot;/&gt;&lt;wsp:rsid wsp:val=&quot;39BFA048&quot;/&gt;&lt;wsp:rsid wsp:val=&quot;39C79B0E&quot;/&gt;&lt;wsp:rsid wsp:val=&quot;39EA0E14&quot;/&gt;&lt;wsp:rsid wsp:val=&quot;39EA9AA9&quot;/&gt;&lt;wsp:rsid wsp:val=&quot;39EC852D&quot;/&gt;&lt;wsp:rsid wsp:val=&quot;39FE15DE&quot;/&gt;&lt;wsp:rsid wsp:val=&quot;3A03E3CE&quot;/&gt;&lt;wsp:rsid wsp:val=&quot;3A0B73FD&quot;/&gt;&lt;wsp:rsid wsp:val=&quot;3A0ECDC8&quot;/&gt;&lt;wsp:rsid wsp:val=&quot;3A165F93&quot;/&gt;&lt;wsp:rsid wsp:val=&quot;3A1E1636&quot;/&gt;&lt;wsp:rsid wsp:val=&quot;3A4022DC&quot;/&gt;&lt;wsp:rsid wsp:val=&quot;3A447254&quot;/&gt;&lt;wsp:rsid wsp:val=&quot;3A58E104&quot;/&gt;&lt;wsp:rsid wsp:val=&quot;3A67BE48&quot;/&gt;&lt;wsp:rsid wsp:val=&quot;3A71D9A9&quot;/&gt;&lt;wsp:rsid wsp:val=&quot;3A78FDC9&quot;/&gt;&lt;wsp:rsid wsp:val=&quot;3A8A8BDF&quot;/&gt;&lt;wsp:rsid wsp:val=&quot;3A8F1698&quot;/&gt;&lt;wsp:rsid wsp:val=&quot;3A92364A&quot;/&gt;&lt;wsp:rsid wsp:val=&quot;3A9D2DAB&quot;/&gt;&lt;wsp:rsid wsp:val=&quot;3AA697FE&quot;/&gt;&lt;wsp:rsid wsp:val=&quot;3AAA41CB&quot;/&gt;&lt;wsp:rsid wsp:val=&quot;3AB98DE6&quot;/&gt;&lt;wsp:rsid wsp:val=&quot;3AD08F04&quot;/&gt;&lt;wsp:rsid wsp:val=&quot;3AD852F2&quot;/&gt;&lt;wsp:rsid wsp:val=&quot;3AFAD5A1&quot;/&gt;&lt;wsp:rsid wsp:val=&quot;3B040A72&quot;/&gt;&lt;wsp:rsid wsp:val=&quot;3B0B2536&quot;/&gt;&lt;wsp:rsid wsp:val=&quot;3B21BAD2&quot;/&gt;&lt;wsp:rsid wsp:val=&quot;3B25EFC2&quot;/&gt;&lt;wsp:rsid wsp:val=&quot;3B28E1E2&quot;/&gt;&lt;wsp:rsid wsp:val=&quot;3B573CAF&quot;/&gt;&lt;wsp:rsid wsp:val=&quot;3B5E6278&quot;/&gt;&lt;wsp:rsid wsp:val=&quot;3B78A4AB&quot;/&gt;&lt;wsp:rsid wsp:val=&quot;3B7D5939&quot;/&gt;&lt;wsp:rsid wsp:val=&quot;3B7EC31A&quot;/&gt;&lt;wsp:rsid wsp:val=&quot;3B8BADF6&quot;/&gt;&lt;wsp:rsid wsp:val=&quot;3BA8D8A3&quot;/&gt;&lt;wsp:rsid wsp:val=&quot;3BAB9770&quot;/&gt;&lt;wsp:rsid wsp:val=&quot;3BCA98AE&quot;/&gt;&lt;wsp:rsid wsp:val=&quot;3BCF38BC&quot;/&gt;&lt;wsp:rsid wsp:val=&quot;3BD13DDB&quot;/&gt;&lt;wsp:rsid wsp:val=&quot;3BD78CD7&quot;/&gt;&lt;wsp:rsid wsp:val=&quot;3BEF122D&quot;/&gt;&lt;wsp:rsid wsp:val=&quot;3BF896EC&quot;/&gt;&lt;wsp:rsid wsp:val=&quot;3BF9FBCB&quot;/&gt;&lt;wsp:rsid wsp:val=&quot;3C00EE61&quot;/&gt;&lt;wsp:rsid wsp:val=&quot;3C134CC7&quot;/&gt;&lt;wsp:rsid wsp:val=&quot;3C185E58&quot;/&gt;&lt;wsp:rsid wsp:val=&quot;3C4B614F&quot;/&gt;&lt;wsp:rsid wsp:val=&quot;3C54BC60&quot;/&gt;&lt;wsp:rsid wsp:val=&quot;3C677D10&quot;/&gt;&lt;wsp:rsid wsp:val=&quot;3C72C04F&quot;/&gt;&lt;wsp:rsid wsp:val=&quot;3C86575E&quot;/&gt;&lt;wsp:rsid wsp:val=&quot;3C8CDDF9&quot;/&gt;&lt;wsp:rsid wsp:val=&quot;3C9C968E&quot;/&gt;&lt;wsp:rsid wsp:val=&quot;3CA2D5AC&quot;/&gt;&lt;wsp:rsid wsp:val=&quot;3CAF55BE&quot;/&gt;&lt;wsp:rsid wsp:val=&quot;3CB178BD&quot;/&gt;&lt;wsp:rsid wsp:val=&quot;3CB22E6A&quot;/&gt;&lt;wsp:rsid wsp:val=&quot;3CBDF456&quot;/&gt;&lt;wsp:rsid wsp:val=&quot;3CD870C7&quot;/&gt;&lt;wsp:rsid wsp:val=&quot;3CDFE246&quot;/&gt;&lt;wsp:rsid wsp:val=&quot;3CED3705&quot;/&gt;&lt;wsp:rsid wsp:val=&quot;3D11556B&quot;/&gt;&lt;wsp:rsid wsp:val=&quot;3D16FCA6&quot;/&gt;&lt;wsp:rsid wsp:val=&quot;3D20A6E5&quot;/&gt;&lt;wsp:rsid wsp:val=&quot;3D25C250&quot;/&gt;&lt;wsp:rsid wsp:val=&quot;3D334F4F&quot;/&gt;&lt;wsp:rsid wsp:val=&quot;3D373D50&quot;/&gt;&lt;wsp:rsid wsp:val=&quot;3D436B53&quot;/&gt;&lt;wsp:rsid wsp:val=&quot;3D51CD02&quot;/&gt;&lt;wsp:rsid wsp:val=&quot;3D5CAB14&quot;/&gt;&lt;wsp:rsid wsp:val=&quot;3D689E03&quot;/&gt;&lt;wsp:rsid wsp:val=&quot;3D707565&quot;/&gt;&lt;wsp:rsid wsp:val=&quot;3D793332&quot;/&gt;&lt;wsp:rsid wsp:val=&quot;3D7F916C&quot;/&gt;&lt;wsp:rsid wsp:val=&quot;3D805F49&quot;/&gt;&lt;wsp:rsid wsp:val=&quot;3D86894D&quot;/&gt;&lt;wsp:rsid wsp:val=&quot;3D87FE86&quot;/&gt;&lt;wsp:rsid wsp:val=&quot;3D97ACAA&quot;/&gt;&lt;wsp:rsid wsp:val=&quot;3DB0AE79&quot;/&gt;&lt;wsp:rsid wsp:val=&quot;3DBE845B&quot;/&gt;&lt;wsp:rsid wsp:val=&quot;3DC76E76&quot;/&gt;&lt;wsp:rsid wsp:val=&quot;3DCEF97B&quot;/&gt;&lt;wsp:rsid wsp:val=&quot;3DE821C2&quot;/&gt;&lt;wsp:rsid wsp:val=&quot;3DE9BF68&quot;/&gt;&lt;wsp:rsid wsp:val=&quot;3E073F7E&quot;/&gt;&lt;wsp:rsid wsp:val=&quot;3E0840EA&quot;/&gt;&lt;wsp:rsid wsp:val=&quot;3E0C3B95&quot;/&gt;&lt;wsp:rsid wsp:val=&quot;3E10988C&quot;/&gt;&lt;wsp:rsid wsp:val=&quot;3E124F9A&quot;/&gt;&lt;wsp:rsid wsp:val=&quot;3E1D2E98&quot;/&gt;&lt;wsp:rsid wsp:val=&quot;3E285B5D&quot;/&gt;&lt;wsp:rsid wsp:val=&quot;3E2F85F0&quot;/&gt;&lt;wsp:rsid wsp:val=&quot;3E37D8AA&quot;/&gt;&lt;wsp:rsid wsp:val=&quot;3E398A3B&quot;/&gt;&lt;wsp:rsid wsp:val=&quot;3E3B3626&quot;/&gt;&lt;wsp:rsid wsp:val=&quot;3E3D0891&quot;/&gt;&lt;wsp:rsid wsp:val=&quot;3E4E0D59&quot;/&gt;&lt;wsp:rsid wsp:val=&quot;3E569F7A&quot;/&gt;&lt;wsp:rsid wsp:val=&quot;3E652209&quot;/&gt;&lt;wsp:rsid wsp:val=&quot;3E6D8567&quot;/&gt;&lt;wsp:rsid wsp:val=&quot;3E824E3A&quot;/&gt;&lt;wsp:rsid wsp:val=&quot;3E898939&quot;/&gt;&lt;wsp:rsid wsp:val=&quot;3E8B859E&quot;/&gt;&lt;wsp:rsid wsp:val=&quot;3E96A5FB&quot;/&gt;&lt;wsp:rsid wsp:val=&quot;3EA4E85D&quot;/&gt;&lt;wsp:rsid wsp:val=&quot;3EA5CA07&quot;/&gt;&lt;wsp:rsid wsp:val=&quot;3EB83558&quot;/&gt;&lt;wsp:rsid wsp:val=&quot;3EBF300A&quot;/&gt;&lt;wsp:rsid wsp:val=&quot;3EC293F4&quot;/&gt;&lt;wsp:rsid wsp:val=&quot;3EC4D545&quot;/&gt;&lt;wsp:rsid wsp:val=&quot;3EDC7219&quot;/&gt;&lt;wsp:rsid wsp:val=&quot;3EDD15C2&quot;/&gt;&lt;wsp:rsid wsp:val=&quot;3EDF239B&quot;/&gt;&lt;wsp:rsid wsp:val=&quot;3EE51106&quot;/&gt;&lt;wsp:rsid wsp:val=&quot;3EF3FB6B&quot;/&gt;&lt;wsp:rsid wsp:val=&quot;3F022EF3&quot;/&gt;&lt;wsp:rsid wsp:val=&quot;3F0BBDDF&quot;/&gt;&lt;wsp:rsid wsp:val=&quot;3F1CD52B&quot;/&gt;&lt;wsp:rsid wsp:val=&quot;3F22070E&quot;/&gt;&lt;wsp:rsid wsp:val=&quot;3F29705D&quot;/&gt;&lt;wsp:rsid wsp:val=&quot;3F2DDA27&quot;/&gt;&lt;wsp:rsid wsp:val=&quot;3F65203E&quot;/&gt;&lt;wsp:rsid wsp:val=&quot;3F65F247&quot;/&gt;&lt;wsp:rsid wsp:val=&quot;3F78DFB8&quot;/&gt;&lt;wsp:rsid wsp:val=&quot;3F8CB2C3&quot;/&gt;&lt;wsp:rsid wsp:val=&quot;3F8D080C&quot;/&gt;&lt;wsp:rsid wsp:val=&quot;3FA7E946&quot;/&gt;&lt;wsp:rsid wsp:val=&quot;3FB7222A&quot;/&gt;&lt;wsp:rsid wsp:val=&quot;3FBDB666&quot;/&gt;&lt;wsp:rsid wsp:val=&quot;3FC4A810&quot;/&gt;&lt;wsp:rsid wsp:val=&quot;3FC7B685&quot;/&gt;&lt;wsp:rsid wsp:val=&quot;3FD2EE8A&quot;/&gt;&lt;wsp:rsid wsp:val=&quot;3FE11F1C&quot;/&gt;&lt;wsp:rsid wsp:val=&quot;4003AAB2&quot;/&gt;&lt;wsp:rsid wsp:val=&quot;40047225&quot;/&gt;&lt;wsp:rsid wsp:val=&quot;40068CC4&quot;/&gt;&lt;wsp:rsid wsp:val=&quot;400ECBF3&quot;/&gt;&lt;wsp:rsid wsp:val=&quot;40174385&quot;/&gt;&lt;wsp:rsid wsp:val=&quot;402E3172&quot;/&gt;&lt;wsp:rsid wsp:val=&quot;40402B5B&quot;/&gt;&lt;wsp:rsid wsp:val=&quot;4055F221&quot;/&gt;&lt;wsp:rsid wsp:val=&quot;4059EB12&quot;/&gt;&lt;wsp:rsid wsp:val=&quot;409D7ADD&quot;/&gt;&lt;wsp:rsid wsp:val=&quot;40ABBB75&quot;/&gt;&lt;wsp:rsid wsp:val=&quot;40AD59E9&quot;/&gt;&lt;wsp:rsid wsp:val=&quot;40B54760&quot;/&gt;&lt;wsp:rsid wsp:val=&quot;40BADC08&quot;/&gt;&lt;wsp:rsid wsp:val=&quot;40C71000&quot;/&gt;&lt;wsp:rsid wsp:val=&quot;40CE5807&quot;/&gt;&lt;wsp:rsid wsp:val=&quot;40D90AD0&quot;/&gt;&lt;wsp:rsid wsp:val=&quot;40D951BD&quot;/&gt;&lt;wsp:rsid wsp:val=&quot;40DAE098&quot;/&gt;&lt;wsp:rsid wsp:val=&quot;40DD4EC6&quot;/&gt;&lt;wsp:rsid wsp:val=&quot;40E329D4&quot;/&gt;&lt;wsp:rsid wsp:val=&quot;40F79D6F&quot;/&gt;&lt;wsp:rsid wsp:val=&quot;41228F1A&quot;/&gt;&lt;wsp:rsid wsp:val=&quot;4126C53E&quot;/&gt;&lt;wsp:rsid wsp:val=&quot;41465D96&quot;/&gt;&lt;wsp:rsid wsp:val=&quot;4146D983&quot;/&gt;&lt;wsp:rsid wsp:val=&quot;41541A3C&quot;/&gt;&lt;wsp:rsid wsp:val=&quot;41546936&quot;/&gt;&lt;wsp:rsid wsp:val=&quot;4170AF09&quot;/&gt;&lt;wsp:rsid wsp:val=&quot;41756398&quot;/&gt;&lt;wsp:rsid wsp:val=&quot;417892B1&quot;/&gt;&lt;wsp:rsid wsp:val=&quot;4185AE1B&quot;/&gt;&lt;wsp:rsid wsp:val=&quot;4187DC22&quot;/&gt;&lt;wsp:rsid wsp:val=&quot;419E8E00&quot;/&gt;&lt;wsp:rsid wsp:val=&quot;41A03462&quot;/&gt;&lt;wsp:rsid wsp:val=&quot;41B35038&quot;/&gt;&lt;wsp:rsid wsp:val=&quot;41B96F63&quot;/&gt;&lt;wsp:rsid wsp:val=&quot;41C70632&quot;/&gt;&lt;wsp:rsid wsp:val=&quot;41C857F8&quot;/&gt;&lt;wsp:rsid wsp:val=&quot;41C86D4C&quot;/&gt;&lt;wsp:rsid wsp:val=&quot;41D15B1E&quot;/&gt;&lt;wsp:rsid wsp:val=&quot;41D5FCC6&quot;/&gt;&lt;wsp:rsid wsp:val=&quot;41DFA5FA&quot;/&gt;&lt;wsp:rsid wsp:val=&quot;41F1058D&quot;/&gt;&lt;wsp:rsid wsp:val=&quot;41F2AD2C&quot;/&gt;&lt;wsp:rsid wsp:val=&quot;41FC87BF&quot;/&gt;&lt;wsp:rsid wsp:val=&quot;42074097&quot;/&gt;&lt;wsp:rsid wsp:val=&quot;4209D73A&quot;/&gt;&lt;wsp:rsid wsp:val=&quot;4212ACEE&quot;/&gt;&lt;wsp:rsid wsp:val=&quot;4223BF26&quot;/&gt;&lt;wsp:rsid wsp:val=&quot;423904E1&quot;/&gt;&lt;wsp:rsid wsp:val=&quot;4241A118&quot;/&gt;&lt;wsp:rsid wsp:val=&quot;4248AFA3&quot;/&gt;&lt;wsp:rsid wsp:val=&quot;4250E165&quot;/&gt;&lt;wsp:rsid wsp:val=&quot;42528F17&quot;/&gt;&lt;wsp:rsid wsp:val=&quot;42595088&quot;/&gt;&lt;wsp:rsid wsp:val=&quot;425FDE20&quot;/&gt;&lt;wsp:rsid wsp:val=&quot;4261201D&quot;/&gt;&lt;wsp:rsid wsp:val=&quot;427B56AB&quot;/&gt;&lt;wsp:rsid wsp:val=&quot;428F1733&quot;/&gt;&lt;wsp:rsid wsp:val=&quot;42906558&quot;/&gt;&lt;wsp:rsid wsp:val=&quot;42988186&quot;/&gt;&lt;wsp:rsid wsp:val=&quot;42AAFF62&quot;/&gt;&lt;wsp:rsid wsp:val=&quot;42ADD1C1&quot;/&gt;&lt;wsp:rsid wsp:val=&quot;42B99E49&quot;/&gt;&lt;wsp:rsid wsp:val=&quot;42D02989&quot;/&gt;&lt;wsp:rsid wsp:val=&quot;42D5FBC8&quot;/&gt;&lt;wsp:rsid wsp:val=&quot;42E34B98&quot;/&gt;&lt;wsp:rsid wsp:val=&quot;42E8BEA0&quot;/&gt;&lt;wsp:rsid wsp:val=&quot;42F573C9&quot;/&gt;&lt;wsp:rsid wsp:val=&quot;4304099D&quot;/&gt;&lt;wsp:rsid wsp:val=&quot;430A67F5&quot;/&gt;&lt;wsp:rsid wsp:val=&quot;4317C2AF&quot;/&gt;&lt;wsp:rsid wsp:val=&quot;431CAF2F&quot;/&gt;&lt;wsp:rsid wsp:val=&quot;43217E7C&quot;/&gt;&lt;wsp:rsid wsp:val=&quot;4323310C&quot;/&gt;&lt;wsp:rsid wsp:val=&quot;4326A5B5&quot;/&gt;&lt;wsp:rsid wsp:val=&quot;432DE30F&quot;/&gt;&lt;wsp:rsid wsp:val=&quot;4333B072&quot;/&gt;&lt;wsp:rsid wsp:val=&quot;433B1B2B&quot;/&gt;&lt;wsp:rsid wsp:val=&quot;4344F317&quot;/&gt;&lt;wsp:rsid wsp:val=&quot;4346DC01&quot;/&gt;&lt;wsp:rsid wsp:val=&quot;434FDCE2&quot;/&gt;&lt;wsp:rsid wsp:val=&quot;43502256&quot;/&gt;&lt;wsp:rsid wsp:val=&quot;435875F9&quot;/&gt;&lt;wsp:rsid wsp:val=&quot;4359E2F8&quot;/&gt;&lt;wsp:rsid wsp:val=&quot;435C7889&quot;/&gt;&lt;wsp:rsid wsp:val=&quot;436A5D79&quot;/&gt;&lt;wsp:rsid wsp:val=&quot;43710797&quot;/&gt;&lt;wsp:rsid wsp:val=&quot;4371CD7E&quot;/&gt;&lt;wsp:rsid wsp:val=&quot;4372EDB3&quot;/&gt;&lt;wsp:rsid wsp:val=&quot;437674BA&quot;/&gt;&lt;wsp:rsid wsp:val=&quot;438BB3F0&quot;/&gt;&lt;wsp:rsid wsp:val=&quot;43944A59&quot;/&gt;&lt;wsp:rsid wsp:val=&quot;439D9487&quot;/&gt;&lt;wsp:rsid wsp:val=&quot;43A45579&quot;/&gt;&lt;wsp:rsid wsp:val=&quot;43AF77E1&quot;/&gt;&lt;wsp:rsid wsp:val=&quot;43BD603B&quot;/&gt;&lt;wsp:rsid wsp:val=&quot;43C0CD4C&quot;/&gt;&lt;wsp:rsid wsp:val=&quot;43CA0E0B&quot;/&gt;&lt;wsp:rsid wsp:val=&quot;43CC6A2E&quot;/&gt;&lt;wsp:rsid wsp:val=&quot;43D0C358&quot;/&gt;&lt;wsp:rsid wsp:val=&quot;43D41360&quot;/&gt;&lt;wsp:rsid wsp:val=&quot;43DF3595&quot;/&gt;&lt;wsp:rsid wsp:val=&quot;43E066C9&quot;/&gt;&lt;wsp:rsid wsp:val=&quot;43E5F1E3&quot;/&gt;&lt;wsp:rsid wsp:val=&quot;43EA7EA7&quot;/&gt;&lt;wsp:rsid wsp:val=&quot;44021198&quot;/&gt;&lt;wsp:rsid wsp:val=&quot;4417E119&quot;/&gt;&lt;wsp:rsid wsp:val=&quot;441836C4&quot;/&gt;&lt;wsp:rsid wsp:val=&quot;4432FC58&quot;/&gt;&lt;wsp:rsid wsp:val=&quot;44342F62&quot;/&gt;&lt;wsp:rsid wsp:val=&quot;4434CAC9&quot;/&gt;&lt;wsp:rsid wsp:val=&quot;443D69B8&quot;/&gt;&lt;wsp:rsid wsp:val=&quot;44494434&quot;/&gt;&lt;wsp:rsid wsp:val=&quot;44515246&quot;/&gt;&lt;wsp:rsid wsp:val=&quot;4464A006&quot;/&gt;&lt;wsp:rsid wsp:val=&quot;4466CD26&quot;/&gt;&lt;wsp:rsid wsp:val=&quot;446DCB14&quot;/&gt;&lt;wsp:rsid wsp:val=&quot;44822731&quot;/&gt;&lt;wsp:rsid wsp:val=&quot;4488F72F&quot;/&gt;&lt;wsp:rsid wsp:val=&quot;4489C3F9&quot;/&gt;&lt;wsp:rsid wsp:val=&quot;4494F59F&quot;/&gt;&lt;wsp:rsid wsp:val=&quot;44A414B1&quot;/&gt;&lt;wsp:rsid wsp:val=&quot;44E9D8B4&quot;/&gt;&lt;wsp:rsid wsp:val=&quot;44ED8616&quot;/&gt;&lt;wsp:rsid wsp:val=&quot;44F0D1C9&quot;/&gt;&lt;wsp:rsid wsp:val=&quot;44F848EA&quot;/&gt;&lt;wsp:rsid wsp:val=&quot;44FC7D60&quot;/&gt;&lt;wsp:rsid wsp:val=&quot;45098276&quot;/&gt;&lt;wsp:rsid wsp:val=&quot;451A9B5E&quot;/&gt;&lt;wsp:rsid wsp:val=&quot;45238D64&quot;/&gt;&lt;wsp:rsid wsp:val=&quot;453FB9EA&quot;/&gt;&lt;wsp:rsid wsp:val=&quot;454256C8&quot;/&gt;&lt;wsp:rsid wsp:val=&quot;4548BA7E&quot;/&gt;&lt;wsp:rsid wsp:val=&quot;454A0115&quot;/&gt;&lt;wsp:rsid wsp:val=&quot;454CFAEE&quot;/&gt;&lt;wsp:rsid wsp:val=&quot;45562F5A&quot;/&gt;&lt;wsp:rsid wsp:val=&quot;455DFC5B&quot;/&gt;&lt;wsp:rsid wsp:val=&quot;45701AA4&quot;/&gt;&lt;wsp:rsid wsp:val=&quot;45837BDB&quot;/&gt;&lt;wsp:rsid wsp:val=&quot;458D5B6E&quot;/&gt;&lt;wsp:rsid wsp:val=&quot;459138FB&quot;/&gt;&lt;wsp:rsid wsp:val=&quot;459167FC&quot;/&gt;&lt;wsp:rsid wsp:val=&quot;4592B3FB&quot;/&gt;&lt;wsp:rsid wsp:val=&quot;459A8123&quot;/&gt;&lt;wsp:rsid wsp:val=&quot;45A07234&quot;/&gt;&lt;wsp:rsid wsp:val=&quot;45AA5592&quot;/&gt;&lt;wsp:rsid wsp:val=&quot;45B97F52&quot;/&gt;&lt;wsp:rsid wsp:val=&quot;45C5BE61&quot;/&gt;&lt;wsp:rsid wsp:val=&quot;45DBBB25&quot;/&gt;&lt;wsp:rsid wsp:val=&quot;45FD9315&quot;/&gt;&lt;wsp:rsid wsp:val=&quot;46058A51&quot;/&gt;&lt;wsp:rsid wsp:val=&quot;460A7196&quot;/&gt;&lt;wsp:rsid wsp:val=&quot;460D9C8A&quot;/&gt;&lt;wsp:rsid wsp:val=&quot;4628E05A&quot;/&gt;&lt;wsp:rsid wsp:val=&quot;462A057E&quot;/&gt;&lt;wsp:rsid wsp:val=&quot;4634AFDD&quot;/&gt;&lt;wsp:rsid wsp:val=&quot;464583D8&quot;/&gt;&lt;wsp:rsid wsp:val=&quot;465043B7&quot;/&gt;&lt;wsp:rsid wsp:val=&quot;46520F05&quot;/&gt;&lt;wsp:rsid wsp:val=&quot;46586C7D&quot;/&gt;&lt;wsp:rsid wsp:val=&quot;465DF276&quot;/&gt;&lt;wsp:rsid wsp:val=&quot;46A4CC41&quot;/&gt;&lt;wsp:rsid wsp:val=&quot;46AB6DAB&quot;/&gt;&lt;wsp:rsid wsp:val=&quot;46C28446&quot;/&gt;&lt;wsp:rsid wsp:val=&quot;46C4C8DD&quot;/&gt;&lt;wsp:rsid wsp:val=&quot;46CE49AE&quot;/&gt;&lt;wsp:rsid wsp:val=&quot;46DF7F46&quot;/&gt;&lt;wsp:rsid wsp:val=&quot;46EB17FE&quot;/&gt;&lt;wsp:rsid wsp:val=&quot;46F09670&quot;/&gt;&lt;wsp:rsid wsp:val=&quot;46F3A60E&quot;/&gt;&lt;wsp:rsid wsp:val=&quot;4700F210&quot;/&gt;&lt;wsp:rsid wsp:val=&quot;47156AC1&quot;/&gt;&lt;wsp:rsid wsp:val=&quot;471996ED&quot;/&gt;&lt;wsp:rsid wsp:val=&quot;47257C68&quot;/&gt;&lt;wsp:rsid wsp:val=&quot;472E73CC&quot;/&gt;&lt;wsp:rsid wsp:val=&quot;47365184&quot;/&gt;&lt;wsp:rsid wsp:val=&quot;473AD547&quot;/&gt;&lt;wsp:rsid wsp:val=&quot;473F5209&quot;/&gt;&lt;wsp:rsid wsp:val=&quot;475207F7&quot;/&gt;&lt;wsp:rsid wsp:val=&quot;475451F4&quot;/&gt;&lt;wsp:rsid wsp:val=&quot;475F2351&quot;/&gt;&lt;wsp:rsid wsp:val=&quot;476BF2A9&quot;/&gt;&lt;wsp:rsid wsp:val=&quot;476CA315&quot;/&gt;&lt;wsp:rsid wsp:val=&quot;4778E45E&quot;/&gt;&lt;wsp:rsid wsp:val=&quot;477D516D&quot;/&gt;&lt;wsp:rsid wsp:val=&quot;47837DE9&quot;/&gt;&lt;wsp:rsid wsp:val=&quot;478C74CF&quot;/&gt;&lt;wsp:rsid wsp:val=&quot;47996376&quot;/&gt;&lt;wsp:rsid wsp:val=&quot;47A03990&quot;/&gt;&lt;wsp:rsid wsp:val=&quot;47AD4162&quot;/&gt;&lt;wsp:rsid wsp:val=&quot;47B6A7AD&quot;/&gt;&lt;wsp:rsid wsp:val=&quot;47BAB5E0&quot;/&gt;&lt;wsp:rsid wsp:val=&quot;47C0DF06&quot;/&gt;&lt;wsp:rsid wsp:val=&quot;47CF6B4D&quot;/&gt;&lt;wsp:rsid wsp:val=&quot;47E2FDCC&quot;/&gt;&lt;wsp:rsid wsp:val=&quot;47E6BD8E&quot;/&gt;&lt;wsp:rsid wsp:val=&quot;47EEC471&quot;/&gt;&lt;wsp:rsid wsp:val=&quot;47F6BDB2&quot;/&gt;&lt;wsp:rsid wsp:val=&quot;47F8B145&quot;/&gt;&lt;wsp:rsid wsp:val=&quot;47FDAC90&quot;/&gt;&lt;wsp:rsid wsp:val=&quot;47FE4E28&quot;/&gt;&lt;wsp:rsid wsp:val=&quot;4800A6FD&quot;/&gt;&lt;wsp:rsid wsp:val=&quot;4810D898&quot;/&gt;&lt;wsp:rsid wsp:val=&quot;4818D418&quot;/&gt;&lt;wsp:rsid wsp:val=&quot;481FFECE&quot;/&gt;&lt;wsp:rsid wsp:val=&quot;4835938D&quot;/&gt;&lt;wsp:rsid wsp:val=&quot;4838601A&quot;/&gt;&lt;wsp:rsid wsp:val=&quot;483B127E&quot;/&gt;&lt;wsp:rsid wsp:val=&quot;4845A219&quot;/&gt;&lt;wsp:rsid wsp:val=&quot;484D6F83&quot;/&gt;&lt;wsp:rsid wsp:val=&quot;484D8E27&quot;/&gt;&lt;wsp:rsid wsp:val=&quot;4851402B&quot;/&gt;&lt;wsp:rsid wsp:val=&quot;4856B24E&quot;/&gt;&lt;wsp:rsid wsp:val=&quot;489AD1F6&quot;/&gt;&lt;wsp:rsid wsp:val=&quot;48A6F46E&quot;/&gt;&lt;wsp:rsid wsp:val=&quot;48B9E6DE&quot;/&gt;&lt;wsp:rsid wsp:val=&quot;48BD5C66&quot;/&gt;&lt;wsp:rsid wsp:val=&quot;48C7C7B6&quot;/&gt;&lt;wsp:rsid wsp:val=&quot;48CCB334&quot;/&gt;&lt;wsp:rsid wsp:val=&quot;48D582BB&quot;/&gt;&lt;wsp:rsid wsp:val=&quot;48EF253D&quot;/&gt;&lt;wsp:rsid wsp:val=&quot;48F24C39&quot;/&gt;&lt;wsp:rsid wsp:val=&quot;48FA87AF&quot;/&gt;&lt;wsp:rsid wsp:val=&quot;48FBE08F&quot;/&gt;&lt;wsp:rsid wsp:val=&quot;48FD5472&quot;/&gt;&lt;wsp:rsid wsp:val=&quot;48FE58B7&quot;/&gt;&lt;wsp:rsid wsp:val=&quot;4902E91A&quot;/&gt;&lt;wsp:rsid wsp:val=&quot;49038246&quot;/&gt;&lt;wsp:rsid wsp:val=&quot;4907A03A&quot;/&gt;&lt;wsp:rsid wsp:val=&quot;490F3536&quot;/&gt;&lt;wsp:rsid wsp:val=&quot;49126874&quot;/&gt;&lt;wsp:rsid wsp:val=&quot;49178452&quot;/&gt;&lt;wsp:rsid wsp:val=&quot;491DD060&quot;/&gt;&lt;wsp:rsid wsp:val=&quot;4926ED5D&quot;/&gt;&lt;wsp:rsid wsp:val=&quot;492A5CA5&quot;/&gt;&lt;wsp:rsid wsp:val=&quot;492FBEA2&quot;/&gt;&lt;wsp:rsid wsp:val=&quot;4931D723&quot;/&gt;&lt;wsp:rsid wsp:val=&quot;49363B28&quot;/&gt;&lt;wsp:rsid wsp:val=&quot;493DC266&quot;/&gt;&lt;wsp:rsid wsp:val=&quot;495488BC&quot;/&gt;&lt;wsp:rsid wsp:val=&quot;495B8CA1&quot;/&gt;&lt;wsp:rsid wsp:val=&quot;49751628&quot;/&gt;&lt;wsp:rsid wsp:val=&quot;49860829&quot;/&gt;&lt;wsp:rsid wsp:val=&quot;498DC2DE&quot;/&gt;&lt;wsp:rsid wsp:val=&quot;4993F841&quot;/&gt;&lt;wsp:rsid wsp:val=&quot;4994531E&quot;/&gt;&lt;wsp:rsid wsp:val=&quot;49946753&quot;/&gt;&lt;wsp:rsid wsp:val=&quot;49959338&quot;/&gt;&lt;wsp:rsid wsp:val=&quot;49AAEEC7&quot;/&gt;&lt;wsp:rsid wsp:val=&quot;49FAD5B9&quot;/&gt;&lt;wsp:rsid wsp:val=&quot;4A02837B&quot;/&gt;&lt;wsp:rsid wsp:val=&quot;4A1218EA&quot;/&gt;&lt;wsp:rsid wsp:val=&quot;4A26EA5B&quot;/&gt;&lt;wsp:rsid wsp:val=&quot;4A282172&quot;/&gt;&lt;wsp:rsid wsp:val=&quot;4A28ABC5&quot;/&gt;&lt;wsp:rsid wsp:val=&quot;4A385246&quot;/&gt;&lt;wsp:rsid wsp:val=&quot;4A3D1DC1&quot;/&gt;&lt;wsp:rsid wsp:val=&quot;4A41F710&quot;/&gt;&lt;wsp:rsid wsp:val=&quot;4A4441B2&quot;/&gt;&lt;wsp:rsid wsp:val=&quot;4A44EC17&quot;/&gt;&lt;wsp:rsid wsp:val=&quot;4A462FF6&quot;/&gt;&lt;wsp:rsid wsp:val=&quot;4A4DD5B7&quot;/&gt;&lt;wsp:rsid wsp:val=&quot;4A502F66&quot;/&gt;&lt;wsp:rsid wsp:val=&quot;4A57ECE6&quot;/&gt;&lt;wsp:rsid wsp:val=&quot;4A75B224&quot;/&gt;&lt;wsp:rsid wsp:val=&quot;4A769022&quot;/&gt;&lt;wsp:rsid wsp:val=&quot;4A8B43BA&quot;/&gt;&lt;wsp:rsid wsp:val=&quot;4A95DA1A&quot;/&gt;&lt;wsp:rsid wsp:val=&quot;4A9664CB&quot;/&gt;&lt;wsp:rsid wsp:val=&quot;4A9C3127&quot;/&gt;&lt;wsp:rsid wsp:val=&quot;4AB47F27&quot;/&gt;&lt;wsp:rsid wsp:val=&quot;4ABA2A21&quot;/&gt;&lt;wsp:rsid wsp:val=&quot;4ABF93A8&quot;/&gt;&lt;wsp:rsid wsp:val=&quot;4AD4C078&quot;/&gt;&lt;wsp:rsid wsp:val=&quot;4AD79F24&quot;/&gt;&lt;wsp:rsid wsp:val=&quot;4AD79FB9&quot;/&gt;&lt;wsp:rsid wsp:val=&quot;4AF8870D&quot;/&gt;&lt;wsp:rsid wsp:val=&quot;4B075DC7&quot;/&gt;&lt;wsp:rsid wsp:val=&quot;4B1A0695&quot;/&gt;&lt;wsp:rsid wsp:val=&quot;4B23249E&quot;/&gt;&lt;wsp:rsid wsp:val=&quot;4B3847BF&quot;/&gt;&lt;wsp:rsid wsp:val=&quot;4B4790EC&quot;/&gt;&lt;wsp:rsid wsp:val=&quot;4B4D982C&quot;/&gt;&lt;wsp:rsid wsp:val=&quot;4B4E6211&quot;/&gt;&lt;wsp:rsid wsp:val=&quot;4B613D05&quot;/&gt;&lt;wsp:rsid wsp:val=&quot;4B70EE5C&quot;/&gt;&lt;wsp:rsid wsp:val=&quot;4B7BE029&quot;/&gt;&lt;wsp:rsid wsp:val=&quot;4B812DAF&quot;/&gt;&lt;wsp:rsid wsp:val=&quot;4B93EAC0&quot;/&gt;&lt;wsp:rsid wsp:val=&quot;4B984399&quot;/&gt;&lt;wsp:rsid wsp:val=&quot;4BA8C8E6&quot;/&gt;&lt;wsp:rsid wsp:val=&quot;4BBDA343&quot;/&gt;&lt;wsp:rsid wsp:val=&quot;4BC0AE8F&quot;/&gt;&lt;wsp:rsid wsp:val=&quot;4BD8B072&quot;/&gt;&lt;wsp:rsid wsp:val=&quot;4BE0BC78&quot;/&gt;&lt;wsp:rsid wsp:val=&quot;4BE9107A&quot;/&gt;&lt;wsp:rsid wsp:val=&quot;4BF2BD5F&quot;/&gt;&lt;wsp:rsid wsp:val=&quot;4C0D237D&quot;/&gt;&lt;wsp:rsid wsp:val=&quot;4C0D5F38&quot;/&gt;&lt;wsp:rsid wsp:val=&quot;4C221EFE&quot;/&gt;&lt;wsp:rsid wsp:val=&quot;4C2AFDBB&quot;/&gt;&lt;wsp:rsid wsp:val=&quot;4C2CCF03&quot;/&gt;&lt;wsp:rsid wsp:val=&quot;4C2FE13F&quot;/&gt;&lt;wsp:rsid wsp:val=&quot;4C34F263&quot;/&gt;&lt;wsp:rsid wsp:val=&quot;4C37BD4D&quot;/&gt;&lt;wsp:rsid wsp:val=&quot;4C3D988F&quot;/&gt;&lt;wsp:rsid wsp:val=&quot;4C3F71D1&quot;/&gt;&lt;wsp:rsid wsp:val=&quot;4C50C7DC&quot;/&gt;&lt;wsp:rsid wsp:val=&quot;4C512132&quot;/&gt;&lt;wsp:rsid wsp:val=&quot;4C5A7D17&quot;/&gt;&lt;wsp:rsid wsp:val=&quot;4C6977E5&quot;/&gt;&lt;wsp:rsid wsp:val=&quot;4C70DB94&quot;/&gt;&lt;wsp:rsid wsp:val=&quot;4C789288&quot;/&gt;&lt;wsp:rsid wsp:val=&quot;4C8DE614&quot;/&gt;&lt;wsp:rsid wsp:val=&quot;4C8E805A&quot;/&gt;&lt;wsp:rsid wsp:val=&quot;4C97437B&quot;/&gt;&lt;wsp:rsid wsp:val=&quot;4C9EF6E2&quot;/&gt;&lt;wsp:rsid wsp:val=&quot;4CA00CED&quot;/&gt;&lt;wsp:rsid wsp:val=&quot;4CA2D491&quot;/&gt;&lt;wsp:rsid wsp:val=&quot;4CA36609&quot;/&gt;&lt;wsp:rsid wsp:val=&quot;4CB06B0F&quot;/&gt;&lt;wsp:rsid wsp:val=&quot;4CBC1554&quot;/&gt;&lt;wsp:rsid wsp:val=&quot;4CBEE778&quot;/&gt;&lt;wsp:rsid wsp:val=&quot;4CCB6CE4&quot;/&gt;&lt;wsp:rsid wsp:val=&quot;4CDA71E5&quot;/&gt;&lt;wsp:rsid wsp:val=&quot;4CDCDBFC&quot;/&gt;&lt;wsp:rsid wsp:val=&quot;4CE17ACC&quot;/&gt;&lt;wsp:rsid wsp:val=&quot;4CEC453B&quot;/&gt;&lt;wsp:rsid wsp:val=&quot;4CEC6A07&quot;/&gt;&lt;wsp:rsid wsp:val=&quot;4CF304C9&quot;/&gt;&lt;wsp:rsid wsp:val=&quot;4CF41693&quot;/&gt;&lt;wsp:rsid wsp:val=&quot;4CFA046F&quot;/&gt;&lt;wsp:rsid wsp:val=&quot;4CFAB2FA&quot;/&gt;&lt;wsp:rsid wsp:val=&quot;4D112E12&quot;/&gt;&lt;wsp:rsid wsp:val=&quot;4D11E3A8&quot;/&gt;&lt;wsp:rsid wsp:val=&quot;4D1583C4&quot;/&gt;&lt;wsp:rsid wsp:val=&quot;4D1D56E6&quot;/&gt;&lt;wsp:rsid wsp:val=&quot;4D24FEB1&quot;/&gt;&lt;wsp:rsid wsp:val=&quot;4D36B636&quot;/&gt;&lt;wsp:rsid wsp:val=&quot;4D37A0CA&quot;/&gt;&lt;wsp:rsid wsp:val=&quot;4D3908AA&quot;/&gt;&lt;wsp:rsid wsp:val=&quot;4D3F4597&quot;/&gt;&lt;wsp:rsid wsp:val=&quot;4D42D854&quot;/&gt;&lt;wsp:rsid wsp:val=&quot;4D4A12A5&quot;/&gt;&lt;wsp:rsid wsp:val=&quot;4D531900&quot;/&gt;&lt;wsp:rsid wsp:val=&quot;4D54B08A&quot;/&gt;&lt;wsp:rsid wsp:val=&quot;4D5DB73F&quot;/&gt;&lt;wsp:rsid wsp:val=&quot;4D715034&quot;/&gt;&lt;wsp:rsid wsp:val=&quot;4D87D6E6&quot;/&gt;&lt;wsp:rsid wsp:val=&quot;4D8D03CB&quot;/&gt;&lt;wsp:rsid wsp:val=&quot;4D8E8DC0&quot;/&gt;&lt;wsp:rsid wsp:val=&quot;4D9427AA&quot;/&gt;&lt;wsp:rsid wsp:val=&quot;4D99323C&quot;/&gt;&lt;wsp:rsid wsp:val=&quot;4DA271FE&quot;/&gt;&lt;wsp:rsid wsp:val=&quot;4DA2A4EC&quot;/&gt;&lt;wsp:rsid wsp:val=&quot;4DA2A6D1&quot;/&gt;&lt;wsp:rsid wsp:val=&quot;4DA4FA4A&quot;/&gt;&lt;wsp:rsid wsp:val=&quot;4DBE8B32&quot;/&gt;&lt;wsp:rsid wsp:val=&quot;4DCE2D7A&quot;/&gt;&lt;wsp:rsid wsp:val=&quot;4DD02EE6&quot;/&gt;&lt;wsp:rsid wsp:val=&quot;4DFE69E0&quot;/&gt;&lt;wsp:rsid wsp:val=&quot;4E1462CB&quot;/&gt;&lt;wsp:rsid wsp:val=&quot;4E2776F1&quot;/&gt;&lt;wsp:rsid wsp:val=&quot;4E29B675&quot;/&gt;&lt;wsp:rsid wsp:val=&quot;4E2E773A&quot;/&gt;&lt;wsp:rsid wsp:val=&quot;4E3BAF0F&quot;/&gt;&lt;wsp:rsid wsp:val=&quot;4E463973&quot;/&gt;&lt;wsp:rsid wsp:val=&quot;4E46B059&quot;/&gt;&lt;wsp:rsid wsp:val=&quot;4E46EDA2&quot;/&gt;&lt;wsp:rsid wsp:val=&quot;4E47B6FC&quot;/&gt;&lt;wsp:rsid wsp:val=&quot;4E4A3BB2&quot;/&gt;&lt;wsp:rsid wsp:val=&quot;4E4AE413&quot;/&gt;&lt;wsp:rsid wsp:val=&quot;4E4D1A9C&quot;/&gt;&lt;wsp:rsid wsp:val=&quot;4E725778&quot;/&gt;&lt;wsp:rsid wsp:val=&quot;4E7C9B64&quot;/&gt;&lt;wsp:rsid wsp:val=&quot;4E7F770E&quot;/&gt;&lt;wsp:rsid wsp:val=&quot;4E8FA606&quot;/&gt;&lt;wsp:rsid wsp:val=&quot;4E97C78D&quot;/&gt;&lt;wsp:rsid wsp:val=&quot;4EB4CAF1&quot;/&gt;&lt;wsp:rsid wsp:val=&quot;4EB6F9B1&quot;/&gt;&lt;wsp:rsid wsp:val=&quot;4EBB7178&quot;/&gt;&lt;wsp:rsid wsp:val=&quot;4EC6E58A&quot;/&gt;&lt;wsp:rsid wsp:val=&quot;4ECA66D3&quot;/&gt;&lt;wsp:rsid wsp:val=&quot;4EEA56FA&quot;/&gt;&lt;wsp:rsid wsp:val=&quot;4EF8A382&quot;/&gt;&lt;wsp:rsid wsp:val=&quot;4EFDF8F3&quot;/&gt;&lt;wsp:rsid wsp:val=&quot;4F06DA94&quot;/&gt;&lt;wsp:rsid wsp:val=&quot;4F107A94&quot;/&gt;&lt;wsp:rsid wsp:val=&quot;4F24DC9C&quot;/&gt;&lt;wsp:rsid wsp:val=&quot;4F2F8027&quot;/&gt;&lt;wsp:rsid wsp:val=&quot;4F406EF8&quot;/&gt;&lt;wsp:rsid wsp:val=&quot;4F439F34&quot;/&gt;&lt;wsp:rsid wsp:val=&quot;4F4E9855&quot;/&gt;&lt;wsp:rsid wsp:val=&quot;4F4EE5BE&quot;/&gt;&lt;wsp:rsid wsp:val=&quot;4F5A2985&quot;/&gt;&lt;wsp:rsid wsp:val=&quot;4F60A1EC&quot;/&gt;&lt;wsp:rsid wsp:val=&quot;4F625CEA&quot;/&gt;&lt;wsp:rsid wsp:val=&quot;4F67A986&quot;/&gt;&lt;wsp:rsid wsp:val=&quot;4F708035&quot;/&gt;&lt;wsp:rsid wsp:val=&quot;4F7190C5&quot;/&gt;&lt;wsp:rsid wsp:val=&quot;4F759E0A&quot;/&gt;&lt;wsp:rsid wsp:val=&quot;4F7A2883&quot;/&gt;&lt;wsp:rsid wsp:val=&quot;4F81B49C&quot;/&gt;&lt;wsp:rsid wsp:val=&quot;4F845F5B&quot;/&gt;&lt;wsp:rsid wsp:val=&quot;4F852E74&quot;/&gt;&lt;wsp:rsid wsp:val=&quot;4F97B069&quot;/&gt;&lt;wsp:rsid wsp:val=&quot;4F9D5CCF&quot;/&gt;&lt;wsp:rsid wsp:val=&quot;4FA35ABD&quot;/&gt;&lt;wsp:rsid wsp:val=&quot;4FA8E0C2&quot;/&gt;&lt;wsp:rsid wsp:val=&quot;4FB7273C&quot;/&gt;&lt;wsp:rsid wsp:val=&quot;4FC4D9D8&quot;/&gt;&lt;wsp:rsid wsp:val=&quot;4FC6865B&quot;/&gt;&lt;wsp:rsid wsp:val=&quot;4FCCB0E1&quot;/&gt;&lt;wsp:rsid wsp:val=&quot;4FD039B1&quot;/&gt;&lt;wsp:rsid wsp:val=&quot;4FD2AC7E&quot;/&gt;&lt;wsp:rsid wsp:val=&quot;4FD697A4&quot;/&gt;&lt;wsp:rsid wsp:val=&quot;4FE60C13&quot;/&gt;&lt;wsp:rsid wsp:val=&quot;4FEA74C5&quot;/&gt;&lt;wsp:rsid wsp:val=&quot;4FED4BE8&quot;/&gt;&lt;wsp:rsid wsp:val=&quot;4FF3D968&quot;/&gt;&lt;wsp:rsid wsp:val=&quot;4FF7BD30&quot;/&gt;&lt;wsp:rsid wsp:val=&quot;4FFE744F&quot;/&gt;&lt;wsp:rsid wsp:val=&quot;50092E64&quot;/&gt;&lt;wsp:rsid wsp:val=&quot;500C7EB0&quot;/&gt;&lt;wsp:rsid wsp:val=&quot;50102A31&quot;/&gt;&lt;wsp:rsid wsp:val=&quot;501BE28B&quot;/&gt;&lt;wsp:rsid wsp:val=&quot;50214B62&quot;/&gt;&lt;wsp:rsid wsp:val=&quot;5029907C&quot;/&gt;&lt;wsp:rsid wsp:val=&quot;5044387F&quot;/&gt;&lt;wsp:rsid wsp:val=&quot;50723AB5&quot;/&gt;&lt;wsp:rsid wsp:val=&quot;507276EC&quot;/&gt;&lt;wsp:rsid wsp:val=&quot;507A7916&quot;/&gt;&lt;wsp:rsid wsp:val=&quot;509B0920&quot;/&gt;&lt;wsp:rsid wsp:val=&quot;50A38A01&quot;/&gt;&lt;wsp:rsid wsp:val=&quot;50AECF86&quot;/&gt;&lt;wsp:rsid wsp:val=&quot;50B5349A&quot;/&gt;&lt;wsp:rsid wsp:val=&quot;50C36532&quot;/&gt;&lt;wsp:rsid wsp:val=&quot;50D338A8&quot;/&gt;&lt;wsp:rsid wsp:val=&quot;50D4F30B&quot;/&gt;&lt;wsp:rsid wsp:val=&quot;50DAC358&quot;/&gt;&lt;wsp:rsid wsp:val=&quot;50E192AA&quot;/&gt;&lt;wsp:rsid wsp:val=&quot;511A2A19&quot;/&gt;&lt;wsp:rsid wsp:val=&quot;5130864D&quot;/&gt;&lt;wsp:rsid wsp:val=&quot;5134BD3A&quot;/&gt;&lt;wsp:rsid wsp:val=&quot;513C84A4&quot;/&gt;&lt;wsp:rsid wsp:val=&quot;51493BD5&quot;/&gt;&lt;wsp:rsid wsp:val=&quot;515993D1&quot;/&gt;&lt;wsp:rsid wsp:val=&quot;515C405F&quot;/&gt;&lt;wsp:rsid wsp:val=&quot;51698F49&quot;/&gt;&lt;wsp:rsid wsp:val=&quot;517378A7&quot;/&gt;&lt;wsp:rsid wsp:val=&quot;517D63B9&quot;/&gt;&lt;wsp:rsid wsp:val=&quot;518F8716&quot;/&gt;&lt;wsp:rsid wsp:val=&quot;5192F65E&quot;/&gt;&lt;wsp:rsid wsp:val=&quot;5194A210&quot;/&gt;&lt;wsp:rsid wsp:val=&quot;51A3EE3A&quot;/&gt;&lt;wsp:rsid wsp:val=&quot;51B14D62&quot;/&gt;&lt;wsp:rsid wsp:val=&quot;51B35336&quot;/&gt;&lt;wsp:rsid wsp:val=&quot;51C3A018&quot;/&gt;&lt;wsp:rsid wsp:val=&quot;51CD6C8F&quot;/&gt;&lt;wsp:rsid wsp:val=&quot;51D48C85&quot;/&gt;&lt;wsp:rsid wsp:val=&quot;51DDC5F3&quot;/&gt;&lt;wsp:rsid wsp:val=&quot;51E1A4A0&quot;/&gt;&lt;wsp:rsid wsp:val=&quot;51E60599&quot;/&gt;&lt;wsp:rsid wsp:val=&quot;51E7E662&quot;/&gt;&lt;wsp:rsid wsp:val=&quot;51EAD5A7&quot;/&gt;&lt;wsp:rsid wsp:val=&quot;51EC9C34&quot;/&gt;&lt;wsp:rsid wsp:val=&quot;51F030FA&quot;/&gt;&lt;wsp:rsid wsp:val=&quot;51F86933&quot;/&gt;&lt;wsp:rsid wsp:val=&quot;520A32DB&quot;/&gt;&lt;wsp:rsid wsp:val=&quot;520A7C04&quot;/&gt;&lt;wsp:rsid wsp:val=&quot;522AE1FD&quot;/&gt;&lt;wsp:rsid wsp:val=&quot;52368F0D&quot;/&gt;&lt;wsp:rsid wsp:val=&quot;5252ABF5&quot;/&gt;&lt;wsp:rsid wsp:val=&quot;5257EB82&quot;/&gt;&lt;wsp:rsid wsp:val=&quot;526C94D5&quot;/&gt;&lt;wsp:rsid wsp:val=&quot;527A75AD&quot;/&gt;&lt;wsp:rsid wsp:val=&quot;527C262D&quot;/&gt;&lt;wsp:rsid wsp:val=&quot;5294C249&quot;/&gt;&lt;wsp:rsid wsp:val=&quot;529E461B&quot;/&gt;&lt;wsp:rsid wsp:val=&quot;52A908B0&quot;/&gt;&lt;wsp:rsid wsp:val=&quot;52B84A02&quot;/&gt;&lt;wsp:rsid wsp:val=&quot;52C872CE&quot;/&gt;&lt;wsp:rsid wsp:val=&quot;52E74B1D&quot;/&gt;&lt;wsp:rsid wsp:val=&quot;52F542DA&quot;/&gt;&lt;wsp:rsid wsp:val=&quot;52F8BD65&quot;/&gt;&lt;wsp:rsid wsp:val=&quot;53047F48&quot;/&gt;&lt;wsp:rsid wsp:val=&quot;5312D15C&quot;/&gt;&lt;wsp:rsid wsp:val=&quot;5314C72D&quot;/&gt;&lt;wsp:rsid wsp:val=&quot;53180A16&quot;/&gt;&lt;wsp:rsid wsp:val=&quot;531BFBE8&quot;/&gt;&lt;wsp:rsid wsp:val=&quot;531D432F&quot;/&gt;&lt;wsp:rsid wsp:val=&quot;532164C8&quot;/&gt;&lt;wsp:rsid wsp:val=&quot;532A6521&quot;/&gt;&lt;wsp:rsid wsp:val=&quot;532B5777&quot;/&gt;&lt;wsp:rsid wsp:val=&quot;532EF0D2&quot;/&gt;&lt;wsp:rsid wsp:val=&quot;533A17E1&quot;/&gt;&lt;wsp:rsid wsp:val=&quot;533CB3F3&quot;/&gt;&lt;wsp:rsid wsp:val=&quot;5341F8DE&quot;/&gt;&lt;wsp:rsid wsp:val=&quot;534530C7&quot;/&gt;&lt;wsp:rsid wsp:val=&quot;534B472A&quot;/&gt;&lt;wsp:rsid wsp:val=&quot;53500C87&quot;/&gt;&lt;wsp:rsid wsp:val=&quot;535431AC&quot;/&gt;&lt;wsp:rsid wsp:val=&quot;535C78A2&quot;/&gt;&lt;wsp:rsid wsp:val=&quot;5363BE2B&quot;/&gt;&lt;wsp:rsid wsp:val=&quot;538EFB38&quot;/&gt;&lt;wsp:rsid wsp:val=&quot;5396DA86&quot;/&gt;&lt;wsp:rsid wsp:val=&quot;539EAD06&quot;/&gt;&lt;wsp:rsid wsp:val=&quot;53A29468&quot;/&gt;&lt;wsp:rsid wsp:val=&quot;53B9AF64&quot;/&gt;&lt;wsp:rsid wsp:val=&quot;53CA78CE&quot;/&gt;&lt;wsp:rsid wsp:val=&quot;53D967CB&quot;/&gt;&lt;wsp:rsid wsp:val=&quot;53D9A14C&quot;/&gt;&lt;wsp:rsid wsp:val=&quot;53DEE515&quot;/&gt;&lt;wsp:rsid wsp:val=&quot;53F35498&quot;/&gt;&lt;wsp:rsid wsp:val=&quot;53FDCF44&quot;/&gt;&lt;wsp:rsid wsp:val=&quot;5402BD77&quot;/&gt;&lt;wsp:rsid wsp:val=&quot;54096CD8&quot;/&gt;&lt;wsp:rsid wsp:val=&quot;540D1FF9&quot;/&gt;&lt;wsp:rsid wsp:val=&quot;540D64F2&quot;/&gt;&lt;wsp:rsid wsp:val=&quot;54101326&quot;/&gt;&lt;wsp:rsid wsp:val=&quot;541BCF53&quot;/&gt;&lt;wsp:rsid wsp:val=&quot;541CC212&quot;/&gt;&lt;wsp:rsid wsp:val=&quot;541DF43A&quot;/&gt;&lt;wsp:rsid wsp:val=&quot;542BCFC9&quot;/&gt;&lt;wsp:rsid wsp:val=&quot;543092AA&quot;/&gt;&lt;wsp:rsid wsp:val=&quot;54328C69&quot;/&gt;&lt;wsp:rsid wsp:val=&quot;543B6F43&quot;/&gt;&lt;wsp:rsid wsp:val=&quot;543B7E59&quot;/&gt;&lt;wsp:rsid wsp:val=&quot;5446E534&quot;/&gt;&lt;wsp:rsid wsp:val=&quot;544BC021&quot;/&gt;&lt;wsp:rsid wsp:val=&quot;544BE5E8&quot;/&gt;&lt;wsp:rsid wsp:val=&quot;5461A635&quot;/&gt;&lt;wsp:rsid wsp:val=&quot;546231FE&quot;/&gt;&lt;wsp:rsid wsp:val=&quot;5469A873&quot;/&gt;&lt;wsp:rsid wsp:val=&quot;547053A6&quot;/&gt;&lt;wsp:rsid wsp:val=&quot;54718198&quot;/&gt;&lt;wsp:rsid wsp:val=&quot;54718D8A&quot;/&gt;&lt;wsp:rsid wsp:val=&quot;548F0E13&quot;/&gt;&lt;wsp:rsid wsp:val=&quot;54964390&quot;/&gt;&lt;wsp:rsid wsp:val=&quot;549C8543&quot;/&gt;&lt;wsp:rsid wsp:val=&quot;54A379A4&quot;/&gt;&lt;wsp:rsid wsp:val=&quot;54B13CED&quot;/&gt;&lt;wsp:rsid wsp:val=&quot;54B32D1B&quot;/&gt;&lt;wsp:rsid wsp:val=&quot;54C5224B&quot;/&gt;&lt;wsp:rsid wsp:val=&quot;54C67229&quot;/&gt;&lt;wsp:rsid wsp:val=&quot;54CAC8F6&quot;/&gt;&lt;wsp:rsid wsp:val=&quot;54E7178B&quot;/&gt;&lt;wsp:rsid wsp:val=&quot;54F4D21B&quot;/&gt;&lt;wsp:rsid wsp:val=&quot;5502E0B1&quot;/&gt;&lt;wsp:rsid wsp:val=&quot;550C50F9&quot;/&gt;&lt;wsp:rsid wsp:val=&quot;5517A9A2&quot;/&gt;&lt;wsp:rsid wsp:val=&quot;552CC8E6&quot;/&gt;&lt;wsp:rsid wsp:val=&quot;5531A9AE&quot;/&gt;&lt;wsp:rsid wsp:val=&quot;5556FE8B&quot;/&gt;&lt;wsp:rsid wsp:val=&quot;5566C75A&quot;/&gt;&lt;wsp:rsid wsp:val=&quot;556F9C6D&quot;/&gt;&lt;wsp:rsid wsp:val=&quot;5570279A&quot;/&gt;&lt;wsp:rsid wsp:val=&quot;55B3AA1A&quot;/&gt;&lt;wsp:rsid wsp:val=&quot;55C9868A&quot;/&gt;&lt;wsp:rsid wsp:val=&quot;55D531A0&quot;/&gt;&lt;wsp:rsid wsp:val=&quot;55DCBCA5&quot;/&gt;&lt;wsp:rsid wsp:val=&quot;55DE4A61&quot;/&gt;&lt;wsp:rsid wsp:val=&quot;55E2F739&quot;/&gt;&lt;wsp:rsid wsp:val=&quot;55F3B258&quot;/&gt;&lt;wsp:rsid wsp:val=&quot;560BF13F&quot;/&gt;&lt;wsp:rsid wsp:val=&quot;560D5DEB&quot;/&gt;&lt;wsp:rsid wsp:val=&quot;56151C72&quot;/&gt;&lt;wsp:rsid wsp:val=&quot;561530D9&quot;/&gt;&lt;wsp:rsid wsp:val=&quot;561BEB84&quot;/&gt;&lt;wsp:rsid wsp:val=&quot;562223A3&quot;/&gt;&lt;wsp:rsid wsp:val=&quot;56295DD8&quot;/&gt;&lt;wsp:rsid wsp:val=&quot;565271D5&quot;/&gt;&lt;wsp:rsid wsp:val=&quot;565BB86F&quot;/&gt;&lt;wsp:rsid wsp:val=&quot;56612144&quot;/&gt;&lt;wsp:rsid wsp:val=&quot;5661A8D5&quot;/&gt;&lt;wsp:rsid wsp:val=&quot;56628EDB&quot;/&gt;&lt;wsp:rsid wsp:val=&quot;56653698&quot;/&gt;&lt;wsp:rsid wsp:val=&quot;56676B6D&quot;/&gt;&lt;wsp:rsid wsp:val=&quot;56789E04&quot;/&gt;&lt;wsp:rsid wsp:val=&quot;567DAEA9&quot;/&gt;&lt;wsp:rsid wsp:val=&quot;56A834C1&quot;/&gt;&lt;wsp:rsid wsp:val=&quot;56A878C0&quot;/&gt;&lt;wsp:rsid wsp:val=&quot;56A8CEBA&quot;/&gt;&lt;wsp:rsid wsp:val=&quot;56CECA7E&quot;/&gt;&lt;wsp:rsid wsp:val=&quot;56DCDE90&quot;/&gt;&lt;wsp:rsid wsp:val=&quot;56E112C6&quot;/&gt;&lt;wsp:rsid wsp:val=&quot;56E3DFE5&quot;/&gt;&lt;wsp:rsid wsp:val=&quot;56EB1734&quot;/&gt;&lt;wsp:rsid wsp:val=&quot;56F1F38E&quot;/&gt;&lt;wsp:rsid wsp:val=&quot;56FFD359&quot;/&gt;&lt;wsp:rsid wsp:val=&quot;5703DF16&quot;/&gt;&lt;wsp:rsid wsp:val=&quot;5711C028&quot;/&gt;&lt;wsp:rsid wsp:val=&quot;571F5932&quot;/&gt;&lt;wsp:rsid wsp:val=&quot;572C78EF&quot;/&gt;&lt;wsp:rsid wsp:val=&quot;574F3D85&quot;/&gt;&lt;wsp:rsid wsp:val=&quot;575EBB0E&quot;/&gt;&lt;wsp:rsid wsp:val=&quot;57686FF3&quot;/&gt;&lt;wsp:rsid wsp:val=&quot;57757A59&quot;/&gt;&lt;wsp:rsid wsp:val=&quot;578C3486&quot;/&gt;&lt;wsp:rsid wsp:val=&quot;57A92E4C&quot;/&gt;&lt;wsp:rsid wsp:val=&quot;57CF32C3&quot;/&gt;&lt;wsp:rsid wsp:val=&quot;57D2953C&quot;/&gt;&lt;wsp:rsid wsp:val=&quot;57DF2ABC&quot;/&gt;&lt;wsp:rsid wsp:val=&quot;57E3C5BE&quot;/&gt;&lt;wsp:rsid wsp:val=&quot;58083DF6&quot;/&gt;&lt;wsp:rsid wsp:val=&quot;581FF7F5&quot;/&gt;&lt;wsp:rsid wsp:val=&quot;58262C48&quot;/&gt;&lt;wsp:rsid wsp:val=&quot;5847C882&quot;/&gt;&lt;wsp:rsid wsp:val=&quot;58589ECE&quot;/&gt;&lt;wsp:rsid wsp:val=&quot;585AB342&quot;/&gt;&lt;wsp:rsid wsp:val=&quot;586E3DED&quot;/&gt;&lt;wsp:rsid wsp:val=&quot;5875A7EA&quot;/&gt;&lt;wsp:rsid wsp:val=&quot;58858AFB&quot;/&gt;&lt;wsp:rsid wsp:val=&quot;589D5292&quot;/&gt;&lt;wsp:rsid wsp:val=&quot;58A9F040&quot;/&gt;&lt;wsp:rsid wsp:val=&quot;58AA22C1&quot;/&gt;&lt;wsp:rsid wsp:val=&quot;58B1EDA4&quot;/&gt;&lt;wsp:rsid wsp:val=&quot;58B3177B&quot;/&gt;&lt;wsp:rsid wsp:val=&quot;58B47C6A&quot;/&gt;&lt;wsp:rsid wsp:val=&quot;58C45BAE&quot;/&gt;&lt;wsp:rsid wsp:val=&quot;58D4A937&quot;/&gt;&lt;wsp:rsid wsp:val=&quot;58E3F5B5&quot;/&gt;&lt;wsp:rsid wsp:val=&quot;58EB38A2&quot;/&gt;&lt;wsp:rsid wsp:val=&quot;58FAFA24&quot;/&gt;&lt;wsp:rsid wsp:val=&quot;59057BDD&quot;/&gt;&lt;wsp:rsid wsp:val=&quot;5907D145&quot;/&gt;&lt;wsp:rsid wsp:val=&quot;59172464&quot;/&gt;&lt;wsp:rsid wsp:val=&quot;5924E7A1&quot;/&gt;&lt;wsp:rsid wsp:val=&quot;593476BF&quot;/&gt;&lt;wsp:rsid wsp:val=&quot;5946226D&quot;/&gt;&lt;wsp:rsid wsp:val=&quot;5947D67D&quot;/&gt;&lt;wsp:rsid wsp:val=&quot;594A263F&quot;/&gt;&lt;wsp:rsid wsp:val=&quot;594B5C01&quot;/&gt;&lt;wsp:rsid wsp:val=&quot;5959C314&quot;/&gt;&lt;wsp:rsid wsp:val=&quot;595BBFC3&quot;/&gt;&lt;wsp:rsid wsp:val=&quot;5968EC15&quot;/&gt;&lt;wsp:rsid wsp:val=&quot;596D507B&quot;/&gt;&lt;wsp:rsid wsp:val=&quot;598DEFF6&quot;/&gt;&lt;wsp:rsid wsp:val=&quot;5991BCEB&quot;/&gt;&lt;wsp:rsid wsp:val=&quot;5994FABC&quot;/&gt;&lt;wsp:rsid wsp:val=&quot;599CEA3E&quot;/&gt;&lt;wsp:rsid wsp:val=&quot;59A16051&quot;/&gt;&lt;wsp:rsid wsp:val=&quot;59A4AAEA&quot;/&gt;&lt;wsp:rsid wsp:val=&quot;59A70E69&quot;/&gt;&lt;wsp:rsid wsp:val=&quot;59B24E2D&quot;/&gt;&lt;wsp:rsid wsp:val=&quot;59B3B408&quot;/&gt;&lt;wsp:rsid wsp:val=&quot;59B9A7B4&quot;/&gt;&lt;wsp:rsid wsp:val=&quot;59BDEE3B&quot;/&gt;&lt;wsp:rsid wsp:val=&quot;59C6BF96&quot;/&gt;&lt;wsp:rsid wsp:val=&quot;59D62DCD&quot;/&gt;&lt;wsp:rsid wsp:val=&quot;59DA4CE4&quot;/&gt;&lt;wsp:rsid wsp:val=&quot;59DD6157&quot;/&gt;&lt;wsp:rsid wsp:val=&quot;59DD6C97&quot;/&gt;&lt;wsp:rsid wsp:val=&quot;59E27197&quot;/&gt;&lt;wsp:rsid wsp:val=&quot;59E8232C&quot;/&gt;&lt;wsp:rsid wsp:val=&quot;59EB51BB&quot;/&gt;&lt;wsp:rsid wsp:val=&quot;59F72BDB&quot;/&gt;&lt;wsp:rsid wsp:val=&quot;59F865A1&quot;/&gt;&lt;wsp:rsid wsp:val=&quot;5A065FCB&quot;/&gt;&lt;wsp:rsid wsp:val=&quot;5A0A2B1B&quot;/&gt;&lt;wsp:rsid wsp:val=&quot;5A2045C8&quot;/&gt;&lt;wsp:rsid wsp:val=&quot;5A338D2C&quot;/&gt;&lt;wsp:rsid wsp:val=&quot;5A4F0723&quot;/&gt;&lt;wsp:rsid wsp:val=&quot;5A583588&quot;/&gt;&lt;wsp:rsid wsp:val=&quot;5A5961EE&quot;/&gt;&lt;wsp:rsid wsp:val=&quot;5A6549D1&quot;/&gt;&lt;wsp:rsid wsp:val=&quot;5A6E4286&quot;/&gt;&lt;wsp:rsid wsp:val=&quot;5A83B87D&quot;/&gt;&lt;wsp:rsid wsp:val=&quot;5A88392D&quot;/&gt;&lt;wsp:rsid wsp:val=&quot;5A8928FA&quot;/&gt;&lt;wsp:rsid wsp:val=&quot;5A9A0935&quot;/&gt;&lt;wsp:rsid wsp:val=&quot;5AB43353&quot;/&gt;&lt;wsp:rsid wsp:val=&quot;5AC9C542&quot;/&gt;&lt;wsp:rsid wsp:val=&quot;5AD62191&quot;/&gt;&lt;wsp:rsid wsp:val=&quot;5AE68B6F&quot;/&gt;&lt;wsp:rsid wsp:val=&quot;5AEDFC44&quot;/&gt;&lt;wsp:rsid wsp:val=&quot;5B0F439A&quot;/&gt;&lt;wsp:rsid wsp:val=&quot;5B135F67&quot;/&gt;&lt;wsp:rsid wsp:val=&quot;5B192863&quot;/&gt;&lt;wsp:rsid wsp:val=&quot;5B21C804&quot;/&gt;&lt;wsp:rsid wsp:val=&quot;5B2623A5&quot;/&gt;&lt;wsp:rsid wsp:val=&quot;5B2D96D9&quot;/&gt;&lt;wsp:rsid wsp:val=&quot;5B3FC84A&quot;/&gt;&lt;wsp:rsid wsp:val=&quot;5B56590F&quot;/&gt;&lt;wsp:rsid wsp:val=&quot;5B57F0F1&quot;/&gt;&lt;wsp:rsid wsp:val=&quot;5B5D4591&quot;/&gt;&lt;wsp:rsid wsp:val=&quot;5B5F0ECB&quot;/&gt;&lt;wsp:rsid wsp:val=&quot;5B62117C&quot;/&gt;&lt;wsp:rsid wsp:val=&quot;5B6B7527&quot;/&gt;&lt;wsp:rsid wsp:val=&quot;5B87A683&quot;/&gt;&lt;wsp:rsid wsp:val=&quot;5BAD54D6&quot;/&gt;&lt;wsp:rsid wsp:val=&quot;5BBB0A39&quot;/&gt;&lt;wsp:rsid wsp:val=&quot;5BD4F354&quot;/&gt;&lt;wsp:rsid wsp:val=&quot;5BDB4FF8&quot;/&gt;&lt;wsp:rsid wsp:val=&quot;5BDC2313&quot;/&gt;&lt;wsp:rsid wsp:val=&quot;5BE7C04B&quot;/&gt;&lt;wsp:rsid wsp:val=&quot;5BE9D987&quot;/&gt;&lt;wsp:rsid wsp:val=&quot;5BF65892&quot;/&gt;&lt;wsp:rsid wsp:val=&quot;5BF6C5E6&quot;/&gt;&lt;wsp:rsid wsp:val=&quot;5BF9783D&quot;/&gt;&lt;wsp:rsid wsp:val=&quot;5C0F4EFB&quot;/&gt;&lt;wsp:rsid wsp:val=&quot;5C13A1DC&quot;/&gt;&lt;wsp:rsid wsp:val=&quot;5C27589F&quot;/&gt;&lt;wsp:rsid wsp:val=&quot;5C30F77F&quot;/&gt;&lt;wsp:rsid wsp:val=&quot;5C33B4E2&quot;/&gt;&lt;wsp:rsid wsp:val=&quot;5C3E0FD1&quot;/&gt;&lt;wsp:rsid wsp:val=&quot;5C4C805E&quot;/&gt;&lt;wsp:rsid wsp:val=&quot;5C51FB65&quot;/&gt;&lt;wsp:rsid wsp:val=&quot;5C70CBB4&quot;/&gt;&lt;wsp:rsid wsp:val=&quot;5C9E33ED&quot;/&gt;&lt;wsp:rsid wsp:val=&quot;5CAB69A4&quot;/&gt;&lt;wsp:rsid wsp:val=&quot;5CB239CB&quot;/&gt;&lt;wsp:rsid wsp:val=&quot;5CB6332E&quot;/&gt;&lt;wsp:rsid wsp:val=&quot;5CB8CD81&quot;/&gt;&lt;wsp:rsid wsp:val=&quot;5CB9E863&quot;/&gt;&lt;wsp:rsid wsp:val=&quot;5CBA9173&quot;/&gt;&lt;wsp:rsid wsp:val=&quot;5CC3AF91&quot;/&gt;&lt;wsp:rsid wsp:val=&quot;5CC4E9F8&quot;/&gt;&lt;wsp:rsid wsp:val=&quot;5CC5EBBF&quot;/&gt;&lt;wsp:rsid wsp:val=&quot;5CDD5F16&quot;/&gt;&lt;wsp:rsid wsp:val=&quot;5CEE1BC7&quot;/&gt;&lt;wsp:rsid wsp:val=&quot;5D10D22D&quot;/&gt;&lt;wsp:rsid wsp:val=&quot;5D21AAA8&quot;/&gt;&lt;wsp:rsid wsp:val=&quot;5D26B7D9&quot;/&gt;&lt;wsp:rsid wsp:val=&quot;5D2E3F41&quot;/&gt;&lt;wsp:rsid wsp:val=&quot;5D306379&quot;/&gt;&lt;wsp:rsid wsp:val=&quot;5D3852CD&quot;/&gt;&lt;wsp:rsid wsp:val=&quot;5D40DEE0&quot;/&gt;&lt;wsp:rsid wsp:val=&quot;5D4EFF1F&quot;/&gt;&lt;wsp:rsid wsp:val=&quot;5D7A159F&quot;/&gt;&lt;wsp:rsid wsp:val=&quot;5D8D5AE5&quot;/&gt;&lt;wsp:rsid wsp:val=&quot;5DAC164D&quot;/&gt;&lt;wsp:rsid wsp:val=&quot;5DACA83A&quot;/&gt;&lt;wsp:rsid wsp:val=&quot;5DACFC30&quot;/&gt;&lt;wsp:rsid wsp:val=&quot;5DB4298A&quot;/&gt;&lt;wsp:rsid wsp:val=&quot;5DB903C1&quot;/&gt;&lt;wsp:rsid wsp:val=&quot;5DC3A458&quot;/&gt;&lt;wsp:rsid wsp:val=&quot;5DC99928&quot;/&gt;&lt;wsp:rsid wsp:val=&quot;5DE720A6&quot;/&gt;&lt;wsp:rsid wsp:val=&quot;5DEA15B7&quot;/&gt;&lt;wsp:rsid wsp:val=&quot;5E00D783&quot;/&gt;&lt;wsp:rsid wsp:val=&quot;5E063F12&quot;/&gt;&lt;wsp:rsid wsp:val=&quot;5E0B3DCC&quot;/&gt;&lt;wsp:rsid wsp:val=&quot;5E169075&quot;/&gt;&lt;wsp:rsid wsp:val=&quot;5E20EC1A&quot;/&gt;&lt;wsp:rsid wsp:val=&quot;5E215608&quot;/&gt;&lt;wsp:rsid wsp:val=&quot;5E2347AE&quot;/&gt;&lt;wsp:rsid wsp:val=&quot;5E24373C&quot;/&gt;&lt;wsp:rsid wsp:val=&quot;5E444175&quot;/&gt;&lt;wsp:rsid wsp:val=&quot;5E44FB5C&quot;/&gt;&lt;wsp:rsid wsp:val=&quot;5E70E52B&quot;/&gt;&lt;wsp:rsid wsp:val=&quot;5E89F24B&quot;/&gt;&lt;wsp:rsid wsp:val=&quot;5E8F67D0&quot;/&gt;&lt;wsp:rsid wsp:val=&quot;5EA5AB5F&quot;/&gt;&lt;wsp:rsid wsp:val=&quot;5EAF9F17&quot;/&gt;&lt;wsp:rsid wsp:val=&quot;5EB3ADCE&quot;/&gt;&lt;wsp:rsid wsp:val=&quot;5EB4CCE5&quot;/&gt;&lt;wsp:rsid wsp:val=&quot;5ECA9CFE&quot;/&gt;&lt;wsp:rsid wsp:val=&quot;5ECCD61D&quot;/&gt;&lt;wsp:rsid wsp:val=&quot;5EDA2121&quot;/&gt;&lt;wsp:rsid wsp:val=&quot;5F000967&quot;/&gt;&lt;wsp:rsid wsp:val=&quot;5F0257B0&quot;/&gt;&lt;wsp:rsid wsp:val=&quot;5F035872&quot;/&gt;&lt;wsp:rsid wsp:val=&quot;5F0588FC&quot;/&gt;&lt;wsp:rsid wsp:val=&quot;5F188640&quot;/&gt;&lt;wsp:rsid wsp:val=&quot;5F19C7D7&quot;/&gt;&lt;wsp:rsid wsp:val=&quot;5F1B2B36&quot;/&gt;&lt;wsp:rsid wsp:val=&quot;5F253C3F&quot;/&gt;&lt;wsp:rsid wsp:val=&quot;5F2B85A3&quot;/&gt;&lt;wsp:rsid wsp:val=&quot;5F355FD3&quot;/&gt;&lt;wsp:rsid wsp:val=&quot;5F3E0317&quot;/&gt;&lt;wsp:rsid wsp:val=&quot;5F3EA5FD&quot;/&gt;&lt;wsp:rsid wsp:val=&quot;5F5A16BC&quot;/&gt;&lt;wsp:rsid wsp:val=&quot;5F718FC6&quot;/&gt;&lt;wsp:rsid wsp:val=&quot;5F741006&quot;/&gt;&lt;wsp:rsid wsp:val=&quot;5F76C133&quot;/&gt;&lt;wsp:rsid wsp:val=&quot;5F7969F4&quot;/&gt;&lt;wsp:rsid wsp:val=&quot;5F869B45&quot;/&gt;&lt;wsp:rsid wsp:val=&quot;5F8833D9&quot;/&gt;&lt;wsp:rsid wsp:val=&quot;5F899C27&quot;/&gt;&lt;wsp:rsid wsp:val=&quot;5F8AA746&quot;/&gt;&lt;wsp:rsid wsp:val=&quot;5F8C12BD&quot;/&gt;&lt;wsp:rsid wsp:val=&quot;5F940BB0&quot;/&gt;&lt;wsp:rsid wsp:val=&quot;5F9515DE&quot;/&gt;&lt;wsp:rsid wsp:val=&quot;5F9B0D23&quot;/&gt;&lt;wsp:rsid wsp:val=&quot;5F9DE780&quot;/&gt;&lt;wsp:rsid wsp:val=&quot;5FAB507C&quot;/&gt;&lt;wsp:rsid wsp:val=&quot;5FB36B45&quot;/&gt;&lt;wsp:rsid wsp:val=&quot;5FE763D0&quot;/&gt;&lt;wsp:rsid wsp:val=&quot;5FF98C62&quot;/&gt;&lt;wsp:rsid wsp:val=&quot;5FFE69D5&quot;/&gt;&lt;wsp:rsid wsp:val=&quot;6007D723&quot;/&gt;&lt;wsp:rsid wsp:val=&quot;6015DF26&quot;/&gt;&lt;wsp:rsid wsp:val=&quot;60213443&quot;/&gt;&lt;wsp:rsid wsp:val=&quot;60534805&quot;/&gt;&lt;wsp:rsid wsp:val=&quot;6054089D&quot;/&gt;&lt;wsp:rsid wsp:val=&quot;605A38FF&quot;/&gt;&lt;wsp:rsid wsp:val=&quot;605E589B&quot;/&gt;&lt;wsp:rsid wsp:val=&quot;606249CF&quot;/&gt;&lt;wsp:rsid wsp:val=&quot;606AB064&quot;/&gt;&lt;wsp:rsid wsp:val=&quot;608BADB7&quot;/&gt;&lt;wsp:rsid wsp:val=&quot;608FD379&quot;/&gt;&lt;wsp:rsid wsp:val=&quot;60916271&quot;/&gt;&lt;wsp:rsid wsp:val=&quot;6099DC62&quot;/&gt;&lt;wsp:rsid wsp:val=&quot;609A2390&quot;/&gt;&lt;wsp:rsid wsp:val=&quot;60AD691A&quot;/&gt;&lt;wsp:rsid wsp:val=&quot;60B0B959&quot;/&gt;&lt;wsp:rsid wsp:val=&quot;60B59838&quot;/&gt;&lt;wsp:rsid wsp:val=&quot;60BC3994&quot;/&gt;&lt;wsp:rsid wsp:val=&quot;60C86E86&quot;/&gt;&lt;wsp:rsid wsp:val=&quot;60C8B91F&quot;/&gt;&lt;wsp:rsid wsp:val=&quot;60CDAA16&quot;/&gt;&lt;wsp:rsid wsp:val=&quot;60D339C0&quot;/&gt;&lt;wsp:rsid wsp:val=&quot;60D8F17E&quot;/&gt;&lt;wsp:rsid wsp:val=&quot;60D9FB41&quot;/&gt;&lt;wsp:rsid wsp:val=&quot;60EA4ED7&quot;/&gt;&lt;wsp:rsid wsp:val=&quot;60F5E71D&quot;/&gt;&lt;wsp:rsid wsp:val=&quot;6106698F&quot;/&gt;&lt;wsp:rsid wsp:val=&quot;61096360&quot;/&gt;&lt;wsp:rsid wsp:val=&quot;61130D22&quot;/&gt;&lt;wsp:rsid wsp:val=&quot;611BC462&quot;/&gt;&lt;wsp:rsid wsp:val=&quot;612EA4B8&quot;/&gt;&lt;wsp:rsid wsp:val=&quot;6144D4B9&quot;/&gt;&lt;wsp:rsid wsp:val=&quot;61480F64&quot;/&gt;&lt;wsp:rsid wsp:val=&quot;615064D6&quot;/&gt;&lt;wsp:rsid wsp:val=&quot;6151B7E1&quot;/&gt;&lt;wsp:rsid wsp:val=&quot;6156C434&quot;/&gt;&lt;wsp:rsid wsp:val=&quot;616BD753&quot;/&gt;&lt;wsp:rsid wsp:val=&quot;617B0BD1&quot;/&gt;&lt;wsp:rsid wsp:val=&quot;617B1187&quot;/&gt;&lt;wsp:rsid wsp:val=&quot;619707E5&quot;/&gt;&lt;wsp:rsid wsp:val=&quot;619E4ABD&quot;/&gt;&lt;wsp:rsid wsp:val=&quot;61AE4C69&quot;/&gt;&lt;wsp:rsid wsp:val=&quot;61D9F2CE&quot;/&gt;&lt;wsp:rsid wsp:val=&quot;61DF7624&quot;/&gt;&lt;wsp:rsid wsp:val=&quot;61E4E091&quot;/&gt;&lt;wsp:rsid wsp:val=&quot;61EEA432&quot;/&gt;&lt;wsp:rsid wsp:val=&quot;61F62285&quot;/&gt;&lt;wsp:rsid wsp:val=&quot;61F8F3F7&quot;/&gt;&lt;wsp:rsid wsp:val=&quot;6222B11D&quot;/&gt;&lt;wsp:rsid wsp:val=&quot;6234D1D6&quot;/&gt;&lt;wsp:rsid wsp:val=&quot;62465C4D&quot;/&gt;&lt;wsp:rsid wsp:val=&quot;6259E902&quot;/&gt;&lt;wsp:rsid wsp:val=&quot;62632665&quot;/&gt;&lt;wsp:rsid wsp:val=&quot;6275E55F&quot;/&gt;&lt;wsp:rsid wsp:val=&quot;627F259B&quot;/&gt;&lt;wsp:rsid wsp:val=&quot;62B25BA1&quot;/&gt;&lt;wsp:rsid wsp:val=&quot;62C13CE9&quot;/&gt;&lt;wsp:rsid wsp:val=&quot;62DD29AC&quot;/&gt;&lt;wsp:rsid wsp:val=&quot;62E2D029&quot;/&gt;&lt;wsp:rsid wsp:val=&quot;62F8DB63&quot;/&gt;&lt;wsp:rsid wsp:val=&quot;62F9DBA9&quot;/&gt;&lt;wsp:rsid wsp:val=&quot;62FA276D&quot;/&gt;&lt;wsp:rsid wsp:val=&quot;63012D22&quot;/&gt;&lt;wsp:rsid wsp:val=&quot;63116583&quot;/&gt;&lt;wsp:rsid wsp:val=&quot;631C51BF&quot;/&gt;&lt;wsp:rsid wsp:val=&quot;6321F755&quot;/&gt;&lt;wsp:rsid wsp:val=&quot;634847D7&quot;/&gt;&lt;wsp:rsid wsp:val=&quot;63503CF8&quot;/&gt;&lt;wsp:rsid wsp:val=&quot;63552FF9&quot;/&gt;&lt;wsp:rsid wsp:val=&quot;635AB8E7&quot;/&gt;&lt;wsp:rsid wsp:val=&quot;635D636E&quot;/&gt;&lt;wsp:rsid wsp:val=&quot;6381B6CC&quot;/&gt;&lt;wsp:rsid wsp:val=&quot;638D12FB&quot;/&gt;&lt;wsp:rsid wsp:val=&quot;63A30D7D&quot;/&gt;&lt;wsp:rsid wsp:val=&quot;63A6EE0E&quot;/&gt;&lt;wsp:rsid wsp:val=&quot;63B159EC&quot;/&gt;&lt;wsp:rsid wsp:val=&quot;63B25F40&quot;/&gt;&lt;wsp:rsid wsp:val=&quot;63B463C5&quot;/&gt;&lt;wsp:rsid wsp:val=&quot;63B55B6B&quot;/&gt;&lt;wsp:rsid wsp:val=&quot;63B90356&quot;/&gt;&lt;wsp:rsid wsp:val=&quot;63C81715&quot;/&gt;&lt;wsp:rsid wsp:val=&quot;63C9F937&quot;/&gt;&lt;wsp:rsid wsp:val=&quot;63CCD47D&quot;/&gt;&lt;wsp:rsid wsp:val=&quot;63D2D9B5&quot;/&gt;&lt;wsp:rsid wsp:val=&quot;63D39C3C&quot;/&gt;&lt;wsp:rsid wsp:val=&quot;63DB5E56&quot;/&gt;&lt;wsp:rsid wsp:val=&quot;63E27D1E&quot;/&gt;&lt;wsp:rsid wsp:val=&quot;63E61223&quot;/&gt;&lt;wsp:rsid wsp:val=&quot;63FEF6C6&quot;/&gt;&lt;wsp:rsid wsp:val=&quot;6414509F&quot;/&gt;&lt;wsp:rsid wsp:val=&quot;64177AAC&quot;/&gt;&lt;wsp:rsid wsp:val=&quot;641937A5&quot;/&gt;&lt;wsp:rsid wsp:val=&quot;641BE094&quot;/&gt;&lt;wsp:rsid wsp:val=&quot;6427D403&quot;/&gt;&lt;wsp:rsid wsp:val=&quot;6429B8FF&quot;/&gt;&lt;wsp:rsid wsp:val=&quot;642C9B45&quot;/&gt;&lt;wsp:rsid wsp:val=&quot;643BDF42&quot;/&gt;&lt;wsp:rsid wsp:val=&quot;644966CF&quot;/&gt;&lt;wsp:rsid wsp:val=&quot;6449C01A&quot;/&gt;&lt;wsp:rsid wsp:val=&quot;644B1595&quot;/&gt;&lt;wsp:rsid wsp:val=&quot;645999E8&quot;/&gt;&lt;wsp:rsid wsp:val=&quot;645EC164&quot;/&gt;&lt;wsp:rsid wsp:val=&quot;646D9C2C&quot;/&gt;&lt;wsp:rsid wsp:val=&quot;646ED40E&quot;/&gt;&lt;wsp:rsid wsp:val=&quot;6475ED7B&quot;/&gt;&lt;wsp:rsid wsp:val=&quot;64845752&quot;/&gt;&lt;wsp:rsid wsp:val=&quot;6492D0DA&quot;/&gt;&lt;wsp:rsid wsp:val=&quot;64936D80&quot;/&gt;&lt;wsp:rsid wsp:val=&quot;64999244&quot;/&gt;&lt;wsp:rsid wsp:val=&quot;64AEB9EA&quot;/&gt;&lt;wsp:rsid wsp:val=&quot;64C1C5C1&quot;/&gt;&lt;wsp:rsid wsp:val=&quot;64C3D3E7&quot;/&gt;&lt;wsp:rsid wsp:val=&quot;64C7B069&quot;/&gt;&lt;wsp:rsid wsp:val=&quot;64D53A69&quot;/&gt;&lt;wsp:rsid wsp:val=&quot;64DB52C5&quot;/&gt;&lt;wsp:rsid wsp:val=&quot;64E179E3&quot;/&gt;&lt;wsp:rsid wsp:val=&quot;64EDA600&quot;/&gt;&lt;wsp:rsid wsp:val=&quot;6502D4F6&quot;/&gt;&lt;wsp:rsid wsp:val=&quot;65201782&quot;/&gt;&lt;wsp:rsid wsp:val=&quot;65336C81&quot;/&gt;&lt;wsp:rsid wsp:val=&quot;65381F36&quot;/&gt;&lt;wsp:rsid wsp:val=&quot;6541DEC2&quot;/&gt;&lt;wsp:rsid wsp:val=&quot;65451901&quot;/&gt;&lt;wsp:rsid wsp:val=&quot;65456FA0&quot;/&gt;&lt;wsp:rsid wsp:val=&quot;6545A031&quot;/&gt;&lt;wsp:rsid wsp:val=&quot;654768D1&quot;/&gt;&lt;wsp:rsid wsp:val=&quot;654A56DA&quot;/&gt;&lt;wsp:rsid wsp:val=&quot;6568A4DE&quot;/&gt;&lt;wsp:rsid wsp:val=&quot;65781C74&quot;/&gt;&lt;wsp:rsid wsp:val=&quot;65826F64&quot;/&gt;&lt;wsp:rsid wsp:val=&quot;65B1955D&quot;/&gt;&lt;wsp:rsid wsp:val=&quot;65B2F332&quot;/&gt;&lt;wsp:rsid wsp:val=&quot;65F8DDAB&quot;/&gt;&lt;wsp:rsid wsp:val=&quot;6612A6D0&quot;/&gt;&lt;wsp:rsid wsp:val=&quot;66156731&quot;/&gt;&lt;wsp:rsid wsp:val=&quot;6638B710&quot;/&gt;&lt;wsp:rsid wsp:val=&quot;664BAC18&quot;/&gt;&lt;wsp:rsid wsp:val=&quot;6669A9DF&quot;/&gt;&lt;wsp:rsid wsp:val=&quot;667B78E1&quot;/&gt;&lt;wsp:rsid wsp:val=&quot;667FB27E&quot;/&gt;&lt;wsp:rsid wsp:val=&quot;66850F83&quot;/&gt;&lt;wsp:rsid wsp:val=&quot;66A139FF&quot;/&gt;&lt;wsp:rsid wsp:val=&quot;66A89A43&quot;/&gt;&lt;wsp:rsid wsp:val=&quot;66C79556&quot;/&gt;&lt;wsp:rsid wsp:val=&quot;66C9C1AB&quot;/&gt;&lt;wsp:rsid wsp:val=&quot;66E4306D&quot;/&gt;&lt;wsp:rsid wsp:val=&quot;66F3114F&quot;/&gt;&lt;wsp:rsid wsp:val=&quot;66F571CD&quot;/&gt;&lt;wsp:rsid wsp:val=&quot;66F76A11&quot;/&gt;&lt;wsp:rsid wsp:val=&quot;66FF37CD&quot;/&gt;&lt;wsp:rsid wsp:val=&quot;66FFCAE1&quot;/&gt;&lt;wsp:rsid wsp:val=&quot;67006042&quot;/&gt;&lt;wsp:rsid wsp:val=&quot;67087ED0&quot;/&gt;&lt;wsp:rsid wsp:val=&quot;671E0772&quot;/&gt;&lt;wsp:rsid wsp:val=&quot;671E9A17&quot;/&gt;&lt;wsp:rsid wsp:val=&quot;6731D2EE&quot;/&gt;&lt;wsp:rsid wsp:val=&quot;67340706&quot;/&gt;&lt;wsp:rsid wsp:val=&quot;673B6DCE&quot;/&gt;&lt;wsp:rsid wsp:val=&quot;674A2028&quot;/&gt;&lt;wsp:rsid wsp:val=&quot;674A8449&quot;/&gt;&lt;wsp:rsid wsp:val=&quot;674DD4EB&quot;/&gt;&lt;wsp:rsid wsp:val=&quot;67529A27&quot;/&gt;&lt;wsp:rsid wsp:val=&quot;67538156&quot;/&gt;&lt;wsp:rsid wsp:val=&quot;67566DAE&quot;/&gt;&lt;wsp:rsid wsp:val=&quot;675779E8&quot;/&gt;&lt;wsp:rsid wsp:val=&quot;676DF1DD&quot;/&gt;&lt;wsp:rsid wsp:val=&quot;677D4FE0&quot;/&gt;&lt;wsp:rsid wsp:val=&quot;67845634&quot;/&gt;&lt;wsp:rsid wsp:val=&quot;6785861F&quot;/&gt;&lt;wsp:rsid wsp:val=&quot;6787D7B4&quot;/&gt;&lt;wsp:rsid wsp:val=&quot;67880BDE&quot;/&gt;&lt;wsp:rsid wsp:val=&quot;678E23C2&quot;/&gt;&lt;wsp:rsid wsp:val=&quot;679076C6&quot;/&gt;&lt;wsp:rsid wsp:val=&quot;67B0D577&quot;/&gt;&lt;wsp:rsid wsp:val=&quot;67C479A8&quot;/&gt;&lt;wsp:rsid wsp:val=&quot;67C850F6&quot;/&gt;&lt;wsp:rsid wsp:val=&quot;67CA7B18&quot;/&gt;&lt;wsp:rsid wsp:val=&quot;67DC0133&quot;/&gt;&lt;wsp:rsid wsp:val=&quot;67E8EE9B&quot;/&gt;&lt;wsp:rsid wsp:val=&quot;67E9A21E&quot;/&gt;&lt;wsp:rsid wsp:val=&quot;67F4FECC&quot;/&gt;&lt;wsp:rsid wsp:val=&quot;68015E5E&quot;/&gt;&lt;wsp:rsid wsp:val=&quot;68034FBD&quot;/&gt;&lt;wsp:rsid wsp:val=&quot;680F9295&quot;/&gt;&lt;wsp:rsid wsp:val=&quot;68161DCB&quot;/&gt;&lt;wsp:rsid wsp:val=&quot;6826B1B1&quot;/&gt;&lt;wsp:rsid wsp:val=&quot;6827E340&quot;/&gt;&lt;wsp:rsid wsp:val=&quot;6837B875&quot;/&gt;&lt;wsp:rsid wsp:val=&quot;6837EE16&quot;/&gt;&lt;wsp:rsid wsp:val=&quot;68382B29&quot;/&gt;&lt;wsp:rsid wsp:val=&quot;683E49F4&quot;/&gt;&lt;wsp:rsid wsp:val=&quot;68409484&quot;/&gt;&lt;wsp:rsid wsp:val=&quot;684236B4&quot;/&gt;&lt;wsp:rsid wsp:val=&quot;684B4869&quot;/&gt;&lt;wsp:rsid wsp:val=&quot;6866230D&quot;/&gt;&lt;wsp:rsid wsp:val=&quot;68A045A0&quot;/&gt;&lt;wsp:rsid wsp:val=&quot;68B7D924&quot;/&gt;&lt;wsp:rsid wsp:val=&quot;68B7E09E&quot;/&gt;&lt;wsp:rsid wsp:val=&quot;68CE42A9&quot;/&gt;&lt;wsp:rsid wsp:val=&quot;68D66B69&quot;/&gt;&lt;wsp:rsid wsp:val=&quot;68ECFB57&quot;/&gt;&lt;wsp:rsid wsp:val=&quot;68EF55D4&quot;/&gt;&lt;wsp:rsid wsp:val=&quot;68F60C30&quot;/&gt;&lt;wsp:rsid wsp:val=&quot;68F85317&quot;/&gt;&lt;wsp:rsid wsp:val=&quot;69114D46&quot;/&gt;&lt;wsp:rsid wsp:val=&quot;69143C0A&quot;/&gt;&lt;wsp:rsid wsp:val=&quot;692053DA&quot;/&gt;&lt;wsp:rsid wsp:val=&quot;69420CE4&quot;/&gt;&lt;wsp:rsid wsp:val=&quot;6948ADBC&quot;/&gt;&lt;wsp:rsid wsp:val=&quot;694F1660&quot;/&gt;&lt;wsp:rsid wsp:val=&quot;69612175&quot;/&gt;&lt;wsp:rsid wsp:val=&quot;698BF11D&quot;/&gt;&lt;wsp:rsid wsp:val=&quot;69A36077&quot;/&gt;&lt;wsp:rsid wsp:val=&quot;69A58B84&quot;/&gt;&lt;wsp:rsid wsp:val=&quot;69AF2636&quot;/&gt;&lt;wsp:rsid wsp:val=&quot;69B859F2&quot;/&gt;&lt;wsp:rsid wsp:val=&quot;69C91D6A&quot;/&gt;&lt;wsp:rsid wsp:val=&quot;69CE1B2D&quot;/&gt;&lt;wsp:rsid wsp:val=&quot;69E36D5B&quot;/&gt;&lt;wsp:rsid wsp:val=&quot;69FC4BA9&quot;/&gt;&lt;wsp:rsid wsp:val=&quot;6A061F63&quot;/&gt;&lt;wsp:rsid wsp:val=&quot;6A2294A9&quot;/&gt;&lt;wsp:rsid wsp:val=&quot;6A25D980&quot;/&gt;&lt;wsp:rsid wsp:val=&quot;6A273909&quot;/&gt;&lt;wsp:rsid wsp:val=&quot;6A294793&quot;/&gt;&lt;wsp:rsid wsp:val=&quot;6A38A927&quot;/&gt;&lt;wsp:rsid wsp:val=&quot;6A3AA697&quot;/&gt;&lt;wsp:rsid wsp:val=&quot;6A3BB3FB&quot;/&gt;&lt;wsp:rsid wsp:val=&quot;6A54B197&quot;/&gt;&lt;wsp:rsid wsp:val=&quot;6A5C4413&quot;/&gt;&lt;wsp:rsid wsp:val=&quot;6A5E0E15&quot;/&gt;&lt;wsp:rsid wsp:val=&quot;6A60D67A&quot;/&gt;&lt;wsp:rsid wsp:val=&quot;6A72CB4B&quot;/&gt;&lt;wsp:rsid wsp:val=&quot;6A773672&quot;/&gt;&lt;wsp:rsid wsp:val=&quot;6A7DDA8B&quot;/&gt;&lt;wsp:rsid wsp:val=&quot;6A80C5C7&quot;/&gt;&lt;wsp:rsid wsp:val=&quot;6A9C42D4&quot;/&gt;&lt;wsp:rsid wsp:val=&quot;6AA34D5B&quot;/&gt;&lt;wsp:rsid wsp:val=&quot;6AC282BB&quot;/&gt;&lt;wsp:rsid wsp:val=&quot;6AC61532&quot;/&gt;&lt;wsp:rsid wsp:val=&quot;6ACB1D93&quot;/&gt;&lt;wsp:rsid wsp:val=&quot;6ACD1A3C&quot;/&gt;&lt;wsp:rsid wsp:val=&quot;6ACE0F3B&quot;/&gt;&lt;wsp:rsid wsp:val=&quot;6ACEB865&quot;/&gt;&lt;wsp:rsid wsp:val=&quot;6AD250CE&quot;/&gt;&lt;wsp:rsid wsp:val=&quot;6AE5A4E8&quot;/&gt;&lt;wsp:rsid wsp:val=&quot;6AF030EE&quot;/&gt;&lt;wsp:rsid wsp:val=&quot;6AFDA67A&quot;/&gt;&lt;wsp:rsid wsp:val=&quot;6B026827&quot;/&gt;&lt;wsp:rsid wsp:val=&quot;6B22CB2A&quot;/&gt;&lt;wsp:rsid wsp:val=&quot;6B23EFBB&quot;/&gt;&lt;wsp:rsid wsp:val=&quot;6B2AFAA4&quot;/&gt;&lt;wsp:rsid wsp:val=&quot;6B2FE3A5&quot;/&gt;&lt;wsp:rsid wsp:val=&quot;6B3D8605&quot;/&gt;&lt;wsp:rsid wsp:val=&quot;6B42BFF9&quot;/&gt;&lt;wsp:rsid wsp:val=&quot;6B47AA41&quot;/&gt;&lt;wsp:rsid wsp:val=&quot;6B485F0B&quot;/&gt;&lt;wsp:rsid wsp:val=&quot;6B5DC526&quot;/&gt;&lt;wsp:rsid wsp:val=&quot;6B6A869C&quot;/&gt;&lt;wsp:rsid wsp:val=&quot;6B833A60&quot;/&gt;&lt;wsp:rsid wsp:val=&quot;6B83E933&quot;/&gt;&lt;wsp:rsid wsp:val=&quot;6B8A2D1C&quot;/&gt;&lt;wsp:rsid wsp:val=&quot;6BA565C4&quot;/&gt;&lt;wsp:rsid wsp:val=&quot;6BC34DCF&quot;/&gt;&lt;wsp:rsid wsp:val=&quot;6BCB49C3&quot;/&gt;&lt;wsp:rsid wsp:val=&quot;6BCEC331&quot;/&gt;&lt;wsp:rsid wsp:val=&quot;6BD676F8&quot;/&gt;&lt;wsp:rsid wsp:val=&quot;6BD80A34&quot;/&gt;&lt;wsp:rsid wsp:val=&quot;6BF7CB57&quot;/&gt;&lt;wsp:rsid wsp:val=&quot;6BFAACE9&quot;/&gt;&lt;wsp:rsid wsp:val=&quot;6C055437&quot;/&gt;&lt;wsp:rsid wsp:val=&quot;6C1DB24B&quot;/&gt;&lt;wsp:rsid wsp:val=&quot;6C1DB4EC&quot;/&gt;&lt;wsp:rsid wsp:val=&quot;6C378952&quot;/&gt;&lt;wsp:rsid wsp:val=&quot;6C3794DD&quot;/&gt;&lt;wsp:rsid wsp:val=&quot;6C44FCB5&quot;/&gt;&lt;wsp:rsid wsp:val=&quot;6C48EE08&quot;/&gt;&lt;wsp:rsid wsp:val=&quot;6C617401&quot;/&gt;&lt;wsp:rsid wsp:val=&quot;6C62F198&quot;/&gt;&lt;wsp:rsid wsp:val=&quot;6C6726D9&quot;/&gt;&lt;wsp:rsid wsp:val=&quot;6C6A7B21&quot;/&gt;&lt;wsp:rsid wsp:val=&quot;6C791567&quot;/&gt;&lt;wsp:rsid wsp:val=&quot;6C80D319&quot;/&gt;&lt;wsp:rsid wsp:val=&quot;6C8DC627&quot;/&gt;&lt;wsp:rsid wsp:val=&quot;6C99D7C0&quot;/&gt;&lt;wsp:rsid wsp:val=&quot;6CB5B20D&quot;/&gt;&lt;wsp:rsid wsp:val=&quot;6CC9DB12&quot;/&gt;&lt;wsp:rsid wsp:val=&quot;6CE2AF35&quot;/&gt;&lt;wsp:rsid wsp:val=&quot;6CEDA169&quot;/&gt;&lt;wsp:rsid wsp:val=&quot;6CF4397C&quot;/&gt;&lt;wsp:rsid wsp:val=&quot;6CF5875C&quot;/&gt;&lt;wsp:rsid wsp:val=&quot;6CF92EFC&quot;/&gt;&lt;wsp:rsid wsp:val=&quot;6CF9A596&quot;/&gt;&lt;wsp:rsid wsp:val=&quot;6D23A33F&quot;/&gt;&lt;wsp:rsid wsp:val=&quot;6D291110&quot;/&gt;&lt;wsp:rsid wsp:val=&quot;6D2F7CCE&quot;/&gt;&lt;wsp:rsid wsp:val=&quot;6D43EC7E&quot;/&gt;&lt;wsp:rsid wsp:val=&quot;6D498901&quot;/&gt;&lt;wsp:rsid wsp:val=&quot;6D56A89B&quot;/&gt;&lt;wsp:rsid wsp:val=&quot;6D5931EE&quot;/&gt;&lt;wsp:rsid wsp:val=&quot;6D730DAC&quot;/&gt;&lt;wsp:rsid wsp:val=&quot;6D81405D&quot;/&gt;&lt;wsp:rsid wsp:val=&quot;6D8B134D&quot;/&gt;&lt;wsp:rsid wsp:val=&quot;6D947C4D&quot;/&gt;&lt;wsp:rsid wsp:val=&quot;6DB8EA7B&quot;/&gt;&lt;wsp:rsid wsp:val=&quot;6DBF4428&quot;/&gt;&lt;wsp:rsid wsp:val=&quot;6DC2C20B&quot;/&gt;&lt;wsp:rsid wsp:val=&quot;6DC76B51&quot;/&gt;&lt;wsp:rsid wsp:val=&quot;6DCB801E&quot;/&gt;&lt;wsp:rsid wsp:val=&quot;6DDB6195&quot;/&gt;&lt;wsp:rsid wsp:val=&quot;6DDF6789&quot;/&gt;&lt;wsp:rsid wsp:val=&quot;6DE13FD4&quot;/&gt;&lt;wsp:rsid wsp:val=&quot;6E06CAE9&quot;/&gt;&lt;wsp:rsid wsp:val=&quot;6E0C7A0B&quot;/&gt;&lt;wsp:rsid wsp:val=&quot;6E119F60&quot;/&gt;&lt;wsp:rsid wsp:val=&quot;6E1846C9&quot;/&gt;&lt;wsp:rsid wsp:val=&quot;6E274C2D&quot;/&gt;&lt;wsp:rsid wsp:val=&quot;6E3DB2B6&quot;/&gt;&lt;wsp:rsid wsp:val=&quot;6E49D5E9&quot;/&gt;&lt;wsp:rsid wsp:val=&quot;6E4BD401&quot;/&gt;&lt;wsp:rsid wsp:val=&quot;6E51A3D0&quot;/&gt;&lt;wsp:rsid wsp:val=&quot;6E51AF0C&quot;/&gt;&lt;wsp:rsid wsp:val=&quot;6E584671&quot;/&gt;&lt;wsp:rsid wsp:val=&quot;6E675196&quot;/&gt;&lt;wsp:rsid wsp:val=&quot;6E76CBDA&quot;/&gt;&lt;wsp:rsid wsp:val=&quot;6E7FE7CA&quot;/&gt;&lt;wsp:rsid wsp:val=&quot;6E817552&quot;/&gt;&lt;wsp:rsid wsp:val=&quot;6E8B666E&quot;/&gt;&lt;wsp:rsid wsp:val=&quot;6EA312A5&quot;/&gt;&lt;wsp:rsid wsp:val=&quot;6EA58E84&quot;/&gt;&lt;wsp:rsid wsp:val=&quot;6EA93A9C&quot;/&gt;&lt;wsp:rsid wsp:val=&quot;6EAB932F&quot;/&gt;&lt;wsp:rsid wsp:val=&quot;6EB50EEF&quot;/&gt;&lt;wsp:rsid wsp:val=&quot;6ECD035E&quot;/&gt;&lt;wsp:rsid wsp:val=&quot;6ECDFF7D&quot;/&gt;&lt;wsp:rsid wsp:val=&quot;6EE1F1A9&quot;/&gt;&lt;wsp:rsid wsp:val=&quot;6EE3F614&quot;/&gt;&lt;wsp:rsid wsp:val=&quot;6EEF7C74&quot;/&gt;&lt;wsp:rsid wsp:val=&quot;6F02FB69&quot;/&gt;&lt;wsp:rsid wsp:val=&quot;6F0A4B02&quot;/&gt;&lt;wsp:rsid wsp:val=&quot;6F133AD9&quot;/&gt;&lt;wsp:rsid wsp:val=&quot;6F15EBC4&quot;/&gt;&lt;wsp:rsid wsp:val=&quot;6F1B62FC&quot;/&gt;&lt;wsp:rsid wsp:val=&quot;6F1E1AB7&quot;/&gt;&lt;wsp:rsid wsp:val=&quot;6F37D927&quot;/&gt;&lt;wsp:rsid wsp:val=&quot;6F3CA92E&quot;/&gt;&lt;wsp:rsid wsp:val=&quot;6F3DC1E3&quot;/&gt;&lt;wsp:rsid wsp:val=&quot;6F459E3D&quot;/&gt;&lt;wsp:rsid wsp:val=&quot;6F580A44&quot;/&gt;&lt;wsp:rsid wsp:val=&quot;6F6DE78E&quot;/&gt;&lt;wsp:rsid wsp:val=&quot;6F7115B8&quot;/&gt;&lt;wsp:rsid wsp:val=&quot;6F76BE7E&quot;/&gt;&lt;wsp:rsid wsp:val=&quot;6F84FEC8&quot;/&gt;&lt;wsp:rsid wsp:val=&quot;6F8BF9DA&quot;/&gt;&lt;wsp:rsid wsp:val=&quot;6F8C0E1A&quot;/&gt;&lt;wsp:rsid wsp:val=&quot;6F912D8F&quot;/&gt;&lt;wsp:rsid wsp:val=&quot;6FA0D5C1&quot;/&gt;&lt;wsp:rsid wsp:val=&quot;6FB04ED3&quot;/&gt;&lt;wsp:rsid wsp:val=&quot;6FC9A3F8&quot;/&gt;&lt;wsp:rsid wsp:val=&quot;6FD0602B&quot;/&gt;&lt;wsp:rsid wsp:val=&quot;6FE2C89B&quot;/&gt;&lt;wsp:rsid wsp:val=&quot;7009EB68&quot;/&gt;&lt;wsp:rsid wsp:val=&quot;70112BB5&quot;/&gt;&lt;wsp:rsid wsp:val=&quot;70163C38&quot;/&gt;&lt;wsp:rsid wsp:val=&quot;7027D61B&quot;/&gt;&lt;wsp:rsid wsp:val=&quot;70345839&quot;/&gt;&lt;wsp:rsid wsp:val=&quot;7035319B&quot;/&gt;&lt;wsp:rsid wsp:val=&quot;7037CCAE&quot;/&gt;&lt;wsp:rsid wsp:val=&quot;70421F70&quot;/&gt;&lt;wsp:rsid wsp:val=&quot;7046FA88&quot;/&gt;&lt;wsp:rsid wsp:val=&quot;70477BE2&quot;/&gt;&lt;wsp:rsid wsp:val=&quot;704C2632&quot;/&gt;&lt;wsp:rsid wsp:val=&quot;704D2DFD&quot;/&gt;&lt;wsp:rsid wsp:val=&quot;70503319&quot;/&gt;&lt;wsp:rsid wsp:val=&quot;70578E50&quot;/&gt;&lt;wsp:rsid wsp:val=&quot;706403B1&quot;/&gt;&lt;wsp:rsid wsp:val=&quot;706840DC&quot;/&gt;&lt;wsp:rsid wsp:val=&quot;706DABEA&quot;/&gt;&lt;wsp:rsid wsp:val=&quot;706F7D0C&quot;/&gt;&lt;wsp:rsid wsp:val=&quot;707B467C&quot;/&gt;&lt;wsp:rsid wsp:val=&quot;708607CD&quot;/&gt;&lt;wsp:rsid wsp:val=&quot;709987D7&quot;/&gt;&lt;wsp:rsid wsp:val=&quot;70B816A4&quot;/&gt;&lt;wsp:rsid wsp:val=&quot;70BC6B37&quot;/&gt;&lt;wsp:rsid wsp:val=&quot;70BDB798&quot;/&gt;&lt;wsp:rsid wsp:val=&quot;70D3A988&quot;/&gt;&lt;wsp:rsid wsp:val=&quot;70D6E3D3&quot;/&gt;&lt;wsp:rsid wsp:val=&quot;70DB935D&quot;/&gt;&lt;wsp:rsid wsp:val=&quot;70FACED6&quot;/&gt;&lt;wsp:rsid wsp:val=&quot;70FF0C13&quot;/&gt;&lt;wsp:rsid wsp:val=&quot;710A9E69&quot;/&gt;&lt;wsp:rsid wsp:val=&quot;710F61E0&quot;/&gt;&lt;wsp:rsid wsp:val=&quot;71128EDF&quot;/&gt;&lt;wsp:rsid wsp:val=&quot;71139C41&quot;/&gt;&lt;wsp:rsid wsp:val=&quot;711A8892&quot;/&gt;&lt;wsp:rsid wsp:val=&quot;71213CCE&quot;/&gt;&lt;wsp:rsid wsp:val=&quot;71297CB9&quot;/&gt;&lt;wsp:rsid wsp:val=&quot;7134EB6D&quot;/&gt;&lt;wsp:rsid wsp:val=&quot;71391A01&quot;/&gt;&lt;wsp:rsid wsp:val=&quot;71511ECD&quot;/&gt;&lt;wsp:rsid wsp:val=&quot;71728BF9&quot;/&gt;&lt;wsp:rsid wsp:val=&quot;7178CD1E&quot;/&gt;&lt;wsp:rsid wsp:val=&quot;717FCA5C&quot;/&gt;&lt;wsp:rsid wsp:val=&quot;719B7FBC&quot;/&gt;&lt;wsp:rsid wsp:val=&quot;71B564A2&quot;/&gt;&lt;wsp:rsid wsp:val=&quot;71C35952&quot;/&gt;&lt;wsp:rsid wsp:val=&quot;71E18C62&quot;/&gt;&lt;wsp:rsid wsp:val=&quot;71E8C102&quot;/&gt;&lt;wsp:rsid wsp:val=&quot;71EC037A&quot;/&gt;&lt;wsp:rsid wsp:val=&quot;721A1571&quot;/&gt;&lt;wsp:rsid wsp:val=&quot;7235C5EA&quot;/&gt;&lt;wsp:rsid wsp:val=&quot;72368487&quot;/&gt;&lt;wsp:rsid wsp:val=&quot;7238ED18&quot;/&gt;&lt;wsp:rsid wsp:val=&quot;723C3BC7&quot;/&gt;&lt;wsp:rsid wsp:val=&quot;726884E8&quot;/&gt;&lt;wsp:rsid wsp:val=&quot;7271E43F&quot;/&gt;&lt;wsp:rsid wsp:val=&quot;7280ED90&quot;/&gt;&lt;wsp:rsid wsp:val=&quot;729B12AF&quot;/&gt;&lt;wsp:rsid wsp:val=&quot;729D59AC&quot;/&gt;&lt;wsp:rsid wsp:val=&quot;72A5EF9B&quot;/&gt;&lt;wsp:rsid wsp:val=&quot;72AC7B89&quot;/&gt;&lt;wsp:rsid wsp:val=&quot;72AFC8CE&quot;/&gt;&lt;wsp:rsid wsp:val=&quot;72B11C38&quot;/&gt;&lt;wsp:rsid wsp:val=&quot;72B658F3&quot;/&gt;&lt;wsp:rsid wsp:val=&quot;72C81D34&quot;/&gt;&lt;wsp:rsid wsp:val=&quot;72CFE0FF&quot;/&gt;&lt;wsp:rsid wsp:val=&quot;72DF4E39&quot;/&gt;&lt;wsp:rsid wsp:val=&quot;72ECA686&quot;/&gt;&lt;wsp:rsid wsp:val=&quot;72ECECDC&quot;/&gt;&lt;wsp:rsid wsp:val=&quot;73042269&quot;/&gt;&lt;wsp:rsid wsp:val=&quot;7311A4FB&quot;/&gt;&lt;wsp:rsid wsp:val=&quot;731A57D7&quot;/&gt;&lt;wsp:rsid wsp:val=&quot;7320042F&quot;/&gt;&lt;wsp:rsid wsp:val=&quot;732DCB51&quot;/&gt;&lt;wsp:rsid wsp:val=&quot;733CEAAB&quot;/&gt;&lt;wsp:rsid wsp:val=&quot;7349390D&quot;/&gt;&lt;wsp:rsid wsp:val=&quot;734C2198&quot;/&gt;&lt;wsp:rsid wsp:val=&quot;734E13E8&quot;/&gt;&lt;wsp:rsid wsp:val=&quot;73548D26&quot;/&gt;&lt;wsp:rsid wsp:val=&quot;73571103&quot;/&gt;&lt;wsp:rsid wsp:val=&quot;736AC7E3&quot;/&gt;&lt;wsp:rsid wsp:val=&quot;736CD879&quot;/&gt;&lt;wsp:rsid wsp:val=&quot;73736117&quot;/&gt;&lt;wsp:rsid wsp:val=&quot;73755A1E&quot;/&gt;&lt;wsp:rsid wsp:val=&quot;737854D7&quot;/&gt;&lt;wsp:rsid wsp:val=&quot;737A54F1&quot;/&gt;&lt;wsp:rsid wsp:val=&quot;739C7F98&quot;/&gt;&lt;wsp:rsid wsp:val=&quot;73B32E02&quot;/&gt;&lt;wsp:rsid wsp:val=&quot;73B6CA44&quot;/&gt;&lt;wsp:rsid wsp:val=&quot;73C220E1&quot;/&gt;&lt;wsp:rsid wsp:val=&quot;73C381FB&quot;/&gt;&lt;wsp:rsid wsp:val=&quot;73DAD804&quot;/&gt;&lt;wsp:rsid wsp:val=&quot;73DC9F53&quot;/&gt;&lt;wsp:rsid wsp:val=&quot;73E1C6E5&quot;/&gt;&lt;wsp:rsid wsp:val=&quot;73FF67D8&quot;/&gt;&lt;wsp:rsid wsp:val=&quot;7404F05B&quot;/&gt;&lt;wsp:rsid wsp:val=&quot;74073B67&quot;/&gt;&lt;wsp:rsid wsp:val=&quot;74142A76&quot;/&gt;&lt;wsp:rsid wsp:val=&quot;742B3548&quot;/&gt;&lt;wsp:rsid wsp:val=&quot;742F1539&quot;/&gt;&lt;wsp:rsid wsp:val=&quot;74489BD7&quot;/&gt;&lt;wsp:rsid wsp:val=&quot;74577A9D&quot;/&gt;&lt;wsp:rsid wsp:val=&quot;74697E7D&quot;/&gt;&lt;wsp:rsid wsp:val=&quot;746B4FA3&quot;/&gt;&lt;wsp:rsid wsp:val=&quot;748F7A64&quot;/&gt;&lt;wsp:rsid wsp:val=&quot;7491BECF&quot;/&gt;&lt;wsp:rsid wsp:val=&quot;74A5307C&quot;/&gt;&lt;wsp:rsid wsp:val=&quot;74C787F5&quot;/&gt;&lt;wsp:rsid wsp:val=&quot;74E01437&quot;/&gt;&lt;wsp:rsid wsp:val=&quot;74EB993D&quot;/&gt;&lt;wsp:rsid wsp:val=&quot;74ED45BF&quot;/&gt;&lt;wsp:rsid wsp:val=&quot;74ED48F7&quot;/&gt;&lt;wsp:rsid wsp:val=&quot;74F0CDA8&quot;/&gt;&lt;wsp:rsid wsp:val=&quot;74F41C2D&quot;/&gt;&lt;wsp:rsid wsp:val=&quot;75044007&quot;/&gt;&lt;wsp:rsid wsp:val=&quot;750C9EF4&quot;/&gt;&lt;wsp:rsid wsp:val=&quot;75123CB8&quot;/&gt;&lt;wsp:rsid wsp:val=&quot;7512DE4C&quot;/&gt;&lt;wsp:rsid wsp:val=&quot;751F84DB&quot;/&gt;&lt;wsp:rsid wsp:val=&quot;7531975E&quot;/&gt;&lt;wsp:rsid wsp:val=&quot;753358CB&quot;/&gt;&lt;wsp:rsid wsp:val=&quot;75366054&quot;/&gt;&lt;wsp:rsid wsp:val=&quot;753AB14B&quot;/&gt;&lt;wsp:rsid wsp:val=&quot;753D4574&quot;/&gt;&lt;wsp:rsid wsp:val=&quot;754657AB&quot;/&gt;&lt;wsp:rsid wsp:val=&quot;7546E581&quot;/&gt;&lt;wsp:rsid wsp:val=&quot;755FA7FA&quot;/&gt;&lt;wsp:rsid wsp:val=&quot;756906A9&quot;/&gt;&lt;wsp:rsid wsp:val=&quot;756CEC1D&quot;/&gt;&lt;wsp:rsid wsp:val=&quot;7571B166&quot;/&gt;&lt;wsp:rsid wsp:val=&quot;7573BFA0&quot;/&gt;&lt;wsp:rsid wsp:val=&quot;757D9746&quot;/&gt;&lt;wsp:rsid wsp:val=&quot;75828D5E&quot;/&gt;&lt;wsp:rsid wsp:val=&quot;758D5C3B&quot;/&gt;&lt;wsp:rsid wsp:val=&quot;75A8AE42&quot;/&gt;&lt;wsp:rsid wsp:val=&quot;75C21E1F&quot;/&gt;&lt;wsp:rsid wsp:val=&quot;75C9ED06&quot;/&gt;&lt;wsp:rsid wsp:val=&quot;75CB2BD0&quot;/&gt;&lt;wsp:rsid wsp:val=&quot;75DCEE46&quot;/&gt;&lt;wsp:rsid wsp:val=&quot;75E4B09C&quot;/&gt;&lt;wsp:rsid wsp:val=&quot;75F8E5E0&quot;/&gt;&lt;wsp:rsid wsp:val=&quot;76006D38&quot;/&gt;&lt;wsp:rsid wsp:val=&quot;7605BD43&quot;/&gt;&lt;wsp:rsid wsp:val=&quot;7611C0E7&quot;/&gt;&lt;wsp:rsid wsp:val=&quot;761412A2&quot;/&gt;&lt;wsp:rsid wsp:val=&quot;7645CCD9&quot;/&gt;&lt;wsp:rsid wsp:val=&quot;764D42E1&quot;/&gt;&lt;wsp:rsid wsp:val=&quot;7653D1A1&quot;/&gt;&lt;wsp:rsid wsp:val=&quot;7664BDFC&quot;/&gt;&lt;wsp:rsid wsp:val=&quot;7669DF78&quot;/&gt;&lt;wsp:rsid wsp:val=&quot;766AB65B&quot;/&gt;&lt;wsp:rsid wsp:val=&quot;7679EC5A&quot;/&gt;&lt;wsp:rsid wsp:val=&quot;76846F42&quot;/&gt;&lt;wsp:rsid wsp:val=&quot;76A2BA06&quot;/&gt;&lt;wsp:rsid wsp:val=&quot;76A3E970&quot;/&gt;&lt;wsp:rsid wsp:val=&quot;76A6843A&quot;/&gt;&lt;wsp:rsid wsp:val=&quot;76C2408F&quot;/&gt;&lt;wsp:rsid wsp:val=&quot;76C5C9D0&quot;/&gt;&lt;wsp:rsid wsp:val=&quot;76D220F6&quot;/&gt;&lt;wsp:rsid wsp:val=&quot;76EA5130&quot;/&gt;&lt;wsp:rsid wsp:val=&quot;76F515C2&quot;/&gt;&lt;wsp:rsid wsp:val=&quot;76FAA0EB&quot;/&gt;&lt;wsp:rsid wsp:val=&quot;770A2B5A&quot;/&gt;&lt;wsp:rsid wsp:val=&quot;770EC874&quot;/&gt;&lt;wsp:rsid wsp:val=&quot;77119309&quot;/&gt;&lt;wsp:rsid wsp:val=&quot;77184DE7&quot;/&gt;&lt;wsp:rsid wsp:val=&quot;771967A7&quot;/&gt;&lt;wsp:rsid wsp:val=&quot;77218540&quot;/&gt;&lt;wsp:rsid wsp:val=&quot;77246FEA&quot;/&gt;&lt;wsp:rsid wsp:val=&quot;77361D01&quot;/&gt;&lt;wsp:rsid wsp:val=&quot;77414CEB&quot;/&gt;&lt;wsp:rsid wsp:val=&quot;77447EA3&quot;/&gt;&lt;wsp:rsid wsp:val=&quot;775B3768&quot;/&gt;&lt;wsp:rsid wsp:val=&quot;7766FC31&quot;/&gt;&lt;wsp:rsid wsp:val=&quot;77741C91&quot;/&gt;&lt;wsp:rsid wsp:val=&quot;779AC0A4&quot;/&gt;&lt;wsp:rsid wsp:val=&quot;77A1F731&quot;/&gt;&lt;wsp:rsid wsp:val=&quot;77ABC0D2&quot;/&gt;&lt;wsp:rsid wsp:val=&quot;77C05ED4&quot;/&gt;&lt;wsp:rsid wsp:val=&quot;77C7360C&quot;/&gt;&lt;wsp:rsid wsp:val=&quot;77CA985D&quot;/&gt;&lt;wsp:rsid wsp:val=&quot;77D6C90E&quot;/&gt;&lt;wsp:rsid wsp:val=&quot;77E0A417&quot;/&gt;&lt;wsp:rsid wsp:val=&quot;77EDBE21&quot;/&gt;&lt;wsp:rsid wsp:val=&quot;7811906B&quot;/&gt;&lt;wsp:rsid wsp:val=&quot;78153C9A&quot;/&gt;&lt;wsp:rsid wsp:val=&quot;7824F5AB&quot;/&gt;&lt;wsp:rsid wsp:val=&quot;782F2195&quot;/&gt;&lt;wsp:rsid wsp:val=&quot;7833376D&quot;/&gt;&lt;wsp:rsid wsp:val=&quot;78453EA4&quot;/&gt;&lt;wsp:rsid wsp:val=&quot;787BFE64&quot;/&gt;&lt;wsp:rsid wsp:val=&quot;78864F6B&quot;/&gt;&lt;wsp:rsid wsp:val=&quot;78886C37&quot;/&gt;&lt;wsp:rsid wsp:val=&quot;78AAD630&quot;/&gt;&lt;wsp:rsid wsp:val=&quot;78AF23AB&quot;/&gt;&lt;wsp:rsid wsp:val=&quot;78B98784&quot;/&gt;&lt;wsp:rsid wsp:val=&quot;78BC9B39&quot;/&gt;&lt;wsp:rsid wsp:val=&quot;78C238DB&quot;/&gt;&lt;wsp:rsid wsp:val=&quot;78C69D7F&quot;/&gt;&lt;wsp:rsid wsp:val=&quot;78D65D78&quot;/&gt;&lt;wsp:rsid wsp:val=&quot;78DADE15&quot;/&gt;&lt;wsp:rsid wsp:val=&quot;78DBAC93&quot;/&gt;&lt;wsp:rsid wsp:val=&quot;78DEBB6D&quot;/&gt;&lt;wsp:rsid wsp:val=&quot;78E8D949&quot;/&gt;&lt;wsp:rsid wsp:val=&quot;78FBC3E8&quot;/&gt;&lt;wsp:rsid wsp:val=&quot;7912FC4A&quot;/&gt;&lt;wsp:rsid wsp:val=&quot;7918D4D0&quot;/&gt;&lt;wsp:rsid wsp:val=&quot;7919102F&quot;/&gt;&lt;wsp:rsid wsp:val=&quot;791AA285&quot;/&gt;&lt;wsp:rsid wsp:val=&quot;791C58B4&quot;/&gt;&lt;wsp:rsid wsp:val=&quot;791C6AB1&quot;/&gt;&lt;wsp:rsid wsp:val=&quot;79233338&quot;/&gt;&lt;wsp:rsid wsp:val=&quot;7925FE27&quot;/&gt;&lt;wsp:rsid wsp:val=&quot;792A56EC&quot;/&gt;&lt;wsp:rsid wsp:val=&quot;793AA372&quot;/&gt;&lt;wsp:rsid wsp:val=&quot;793CA353&quot;/&gt;&lt;wsp:rsid wsp:val=&quot;7940C9B7&quot;/&gt;&lt;wsp:rsid wsp:val=&quot;7951D864&quot;/&gt;&lt;wsp:rsid wsp:val=&quot;79600B6A&quot;/&gt;&lt;wsp:rsid wsp:val=&quot;796D9F18&quot;/&gt;&lt;wsp:rsid wsp:val=&quot;796ECBD4&quot;/&gt;&lt;wsp:rsid wsp:val=&quot;79758087&quot;/&gt;&lt;wsp:rsid wsp:val=&quot;7980DBF3&quot;/&gt;&lt;wsp:rsid wsp:val=&quot;79945AAB&quot;/&gt;&lt;wsp:rsid wsp:val=&quot;7996F5C8&quot;/&gt;&lt;wsp:rsid wsp:val=&quot;79A70FE0&quot;/&gt;&lt;wsp:rsid wsp:val=&quot;79B276CB&quot;/&gt;&lt;wsp:rsid wsp:val=&quot;79B31EC2&quot;/&gt;&lt;wsp:rsid wsp:val=&quot;79B3C3E1&quot;/&gt;&lt;wsp:rsid wsp:val=&quot;79C26E3B&quot;/&gt;&lt;wsp:rsid wsp:val=&quot;79CC2471&quot;/&gt;&lt;wsp:rsid wsp:val=&quot;79CDA579&quot;/&gt;&lt;wsp:rsid wsp:val=&quot;79D37ADD&quot;/&gt;&lt;wsp:rsid wsp:val=&quot;79DF86BD&quot;/&gt;&lt;wsp:rsid wsp:val=&quot;79E937F6&quot;/&gt;&lt;wsp:rsid wsp:val=&quot;79FA860A&quot;/&gt;&lt;wsp:rsid wsp:val=&quot;7A03928A&quot;/&gt;&lt;wsp:rsid wsp:val=&quot;7A06704B&quot;/&gt;&lt;wsp:rsid wsp:val=&quot;7A0D20F2&quot;/&gt;&lt;wsp:rsid wsp:val=&quot;7A13762C&quot;/&gt;&lt;wsp:rsid wsp:val=&quot;7A1785F3&quot;/&gt;&lt;wsp:rsid wsp:val=&quot;7A42B114&quot;/&gt;&lt;wsp:rsid wsp:val=&quot;7A519576&quot;/&gt;&lt;wsp:rsid wsp:val=&quot;7A526BB7&quot;/&gt;&lt;wsp:rsid wsp:val=&quot;7A7110B5&quot;/&gt;&lt;wsp:rsid wsp:val=&quot;7A71DEA6&quot;/&gt;&lt;wsp:rsid wsp:val=&quot;7A7431DF&quot;/&gt;&lt;wsp:rsid wsp:val=&quot;7A7D5412&quot;/&gt;&lt;wsp:rsid wsp:val=&quot;7A7F5CCF&quot;/&gt;&lt;wsp:rsid wsp:val=&quot;7A7FFDD6&quot;/&gt;&lt;wsp:rsid wsp:val=&quot;7A81CE92&quot;/&gt;&lt;wsp:rsid wsp:val=&quot;7A826848&quot;/&gt;&lt;wsp:rsid wsp:val=&quot;7A8D5A3C&quot;/&gt;&lt;wsp:rsid wsp:val=&quot;7A961A10&quot;/&gt;&lt;wsp:rsid wsp:val=&quot;7A98F683&quot;/&gt;&lt;wsp:rsid wsp:val=&quot;7A9DFA01&quot;/&gt;&lt;wsp:rsid wsp:val=&quot;7AAE38B9&quot;/&gt;&lt;wsp:rsid wsp:val=&quot;7AB63DBA&quot;/&gt;&lt;wsp:rsid wsp:val=&quot;7ADC0134&quot;/&gt;&lt;wsp:rsid wsp:val=&quot;7AEC1438&quot;/&gt;&lt;wsp:rsid wsp:val=&quot;7AEDDAFE&quot;/&gt;&lt;wsp:rsid wsp:val=&quot;7AFD1A0F&quot;/&gt;&lt;wsp:rsid wsp:val=&quot;7B032275&quot;/&gt;&lt;wsp:rsid wsp:val=&quot;7B13B7B0&quot;/&gt;&lt;wsp:rsid wsp:val=&quot;7B2BD8F1&quot;/&gt;&lt;wsp:rsid wsp:val=&quot;7B31E0BA&quot;/&gt;&lt;wsp:rsid wsp:val=&quot;7B323CE2&quot;/&gt;&lt;wsp:rsid wsp:val=&quot;7B3A6532&quot;/&gt;&lt;wsp:rsid wsp:val=&quot;7B3E1A30&quot;/&gt;&lt;wsp:rsid wsp:val=&quot;7B4FD4ED&quot;/&gt;&lt;wsp:rsid wsp:val=&quot;7B573F78&quot;/&gt;&lt;wsp:rsid wsp:val=&quot;7B5988EF&quot;/&gt;&lt;wsp:rsid wsp:val=&quot;7B5DBE91&quot;/&gt;&lt;wsp:rsid wsp:val=&quot;7B600F2C&quot;/&gt;&lt;wsp:rsid wsp:val=&quot;7B8C5DCD&quot;/&gt;&lt;wsp:rsid wsp:val=&quot;7B8D87C3&quot;/&gt;&lt;wsp:rsid wsp:val=&quot;7B9A8E25&quot;/&gt;&lt;wsp:rsid wsp:val=&quot;7BAB1913&quot;/&gt;&lt;wsp:rsid wsp:val=&quot;7BB6E3D2&quot;/&gt;&lt;wsp:rsid wsp:val=&quot;7BBF2216&quot;/&gt;&lt;wsp:rsid wsp:val=&quot;7BC7BDF1&quot;/&gt;&lt;wsp:rsid wsp:val=&quot;7BD3B06D&quot;/&gt;&lt;wsp:rsid wsp:val=&quot;7BD684B4&quot;/&gt;&lt;wsp:rsid wsp:val=&quot;7BE6844C&quot;/&gt;&lt;wsp:rsid wsp:val=&quot;7BEE64DA&quot;/&gt;&lt;wsp:rsid wsp:val=&quot;7BF30D0F&quot;/&gt;&lt;wsp:rsid wsp:val=&quot;7BFE145A&quot;/&gt;&lt;wsp:rsid wsp:val=&quot;7C0078AD&quot;/&gt;&lt;wsp:rsid wsp:val=&quot;7C0860DA&quot;/&gt;&lt;wsp:rsid wsp:val=&quot;7C1659C0&quot;/&gt;&lt;wsp:rsid wsp:val=&quot;7C17EFC6&quot;/&gt;&lt;wsp:rsid wsp:val=&quot;7C1DFC67&quot;/&gt;&lt;wsp:rsid wsp:val=&quot;7C203FBF&quot;/&gt;&lt;wsp:rsid wsp:val=&quot;7C3371D4&quot;/&gt;&lt;wsp:rsid wsp:val=&quot;7C4FF557&quot;/&gt;&lt;wsp:rsid wsp:val=&quot;7C509E04&quot;/&gt;&lt;wsp:rsid wsp:val=&quot;7C57C3E2&quot;/&gt;&lt;wsp:rsid wsp:val=&quot;7C77D195&quot;/&gt;&lt;wsp:rsid wsp:val=&quot;7C7DC9B5&quot;/&gt;&lt;wsp:rsid wsp:val=&quot;7C8F1B31&quot;/&gt;&lt;wsp:rsid wsp:val=&quot;7C9F1816&quot;/&gt;&lt;wsp:rsid wsp:val=&quot;7CB08430&quot;/&gt;&lt;wsp:rsid wsp:val=&quot;7CFBDF8D&quot;/&gt;&lt;wsp:rsid wsp:val=&quot;7D0BDBB9&quot;/&gt;&lt;wsp:rsid wsp:val=&quot;7D1E8DAF&quot;/&gt;&lt;wsp:rsid wsp:val=&quot;7D2CE450&quot;/&gt;&lt;wsp:rsid wsp:val=&quot;7D3C9B2C&quot;/&gt;&lt;wsp:rsid wsp:val=&quot;7D4A9C40&quot;/&gt;&lt;wsp:rsid wsp:val=&quot;7D4FF23A&quot;/&gt;&lt;wsp:rsid wsp:val=&quot;7D5262CC&quot;/&gt;&lt;wsp:rsid wsp:val=&quot;7D583742&quot;/&gt;&lt;wsp:rsid wsp:val=&quot;7D5D7BE9&quot;/&gt;&lt;wsp:rsid wsp:val=&quot;7D6948E5&quot;/&gt;&lt;wsp:rsid wsp:val=&quot;7D6F8EEC&quot;/&gt;&lt;wsp:rsid wsp:val=&quot;7D710CDE&quot;/&gt;&lt;wsp:rsid wsp:val=&quot;7D754302&quot;/&gt;&lt;wsp:rsid wsp:val=&quot;7D7FD9B7&quot;/&gt;&lt;wsp:rsid wsp:val=&quot;7D94A19C&quot;/&gt;&lt;wsp:rsid wsp:val=&quot;7D98860A&quot;/&gt;&lt;wsp:rsid wsp:val=&quot;7D98938A&quot;/&gt;&lt;wsp:rsid wsp:val=&quot;7D9CA957&quot;/&gt;&lt;wsp:rsid wsp:val=&quot;7DA194D5&quot;/&gt;&lt;wsp:rsid wsp:val=&quot;7DA982B7&quot;/&gt;&lt;wsp:rsid wsp:val=&quot;7DBCED97&quot;/&gt;&lt;wsp:rsid wsp:val=&quot;7DC4FAFE&quot;/&gt;&lt;wsp:rsid wsp:val=&quot;7DCCC457&quot;/&gt;&lt;wsp:rsid wsp:val=&quot;7DF00776&quot;/&gt;&lt;wsp:rsid wsp:val=&quot;7DF24353&quot;/&gt;&lt;wsp:rsid wsp:val=&quot;7DF255CA&quot;/&gt;&lt;wsp:rsid wsp:val=&quot;7DFB50F1&quot;/&gt;&lt;wsp:rsid wsp:val=&quot;7E032FBD&quot;/&gt;&lt;wsp:rsid wsp:val=&quot;7E0DAC36&quot;/&gt;&lt;wsp:rsid wsp:val=&quot;7E23B4FA&quot;/&gt;&lt;wsp:rsid wsp:val=&quot;7E335C6B&quot;/&gt;&lt;wsp:rsid wsp:val=&quot;7E48001C&quot;/&gt;&lt;wsp:rsid wsp:val=&quot;7E49EFF7&quot;/&gt;&lt;wsp:rsid wsp:val=&quot;7E4C3FBD&quot;/&gt;&lt;wsp:rsid wsp:val=&quot;7E4DC4F3&quot;/&gt;&lt;wsp:rsid wsp:val=&quot;7E565375&quot;/&gt;&lt;wsp:rsid wsp:val=&quot;7E59AA26&quot;/&gt;&lt;wsp:rsid wsp:val=&quot;7E677CF9&quot;/&gt;&lt;wsp:rsid wsp:val=&quot;7E703698&quot;/&gt;&lt;wsp:rsid wsp:val=&quot;7E789FD5&quot;/&gt;&lt;wsp:rsid wsp:val=&quot;7E7BC1B3&quot;/&gt;&lt;wsp:rsid wsp:val=&quot;7E7CED15&quot;/&gt;&lt;wsp:rsid wsp:val=&quot;7E7E543B&quot;/&gt;&lt;wsp:rsid wsp:val=&quot;7E97D745&quot;/&gt;&lt;wsp:rsid wsp:val=&quot;7E9E5722&quot;/&gt;&lt;wsp:rsid wsp:val=&quot;7E9EACB6&quot;/&gt;&lt;wsp:rsid wsp:val=&quot;7EBA3565&quot;/&gt;&lt;wsp:rsid wsp:val=&quot;7EC7CD82&quot;/&gt;&lt;wsp:rsid wsp:val=&quot;7ED9091F&quot;/&gt;&lt;wsp:rsid wsp:val=&quot;7EE17EA4&quot;/&gt;&lt;wsp:rsid wsp:val=&quot;7EE88F37&quot;/&gt;&lt;wsp:rsid wsp:val=&quot;7EF649AE&quot;/&gt;&lt;wsp:rsid wsp:val=&quot;7F07A755&quot;/&gt;&lt;wsp:rsid wsp:val=&quot;7F26059C&quot;/&gt;&lt;wsp:rsid wsp:val=&quot;7F2BEEFA&quot;/&gt;&lt;wsp:rsid wsp:val=&quot;7F30278B&quot;/&gt;&lt;wsp:rsid wsp:val=&quot;7F4ED065&quot;/&gt;&lt;wsp:rsid wsp:val=&quot;7F511F8A&quot;/&gt;&lt;wsp:rsid wsp:val=&quot;7F529BE0&quot;/&gt;&lt;wsp:rsid wsp:val=&quot;7F548A31&quot;/&gt;&lt;wsp:rsid wsp:val=&quot;7F58E5B9&quot;/&gt;&lt;wsp:rsid wsp:val=&quot;7F5CB20F&quot;/&gt;&lt;wsp:rsid wsp:val=&quot;7F60B018&quot;/&gt;&lt;wsp:rsid wsp:val=&quot;7F698B33&quot;/&gt;&lt;wsp:rsid wsp:val=&quot;7F782E40&quot;/&gt;&lt;wsp:rsid wsp:val=&quot;7F78584B&quot;/&gt;&lt;wsp:rsid wsp:val=&quot;7F8B31CC&quot;/&gt;&lt;wsp:rsid wsp:val=&quot;7F93FF58&quot;/&gt;&lt;wsp:rsid wsp:val=&quot;7F96507D&quot;/&gt;&lt;wsp:rsid wsp:val=&quot;7F9C4E5D&quot;/&gt;&lt;wsp:rsid wsp:val=&quot;7FBC8836&quot;/&gt;&lt;wsp:rsid wsp:val=&quot;7FBE889A&quot;/&gt;&lt;wsp:rsid wsp:val=&quot;7FCE6BFA&quot;/&gt;&lt;wsp:rsid wsp:val=&quot;7FD21ABC&quot;/&gt;&lt;wsp:rsid wsp:val=&quot;7FD8008F&quot;/&gt;&lt;wsp:rsid wsp:val=&quot;7FDA4F5C&quot;/&gt;&lt;wsp:rsid wsp:val=&quot;7FFD8CF1&quot;/&gt;&lt;/wsp:rsids&gt;&lt;/w:docPr&gt;&lt;w:body&gt;&lt;wx:sect&gt;&lt;w:p wsp:rsidR=&quot;00000000&quot; wsp:rsidRPr=&quot;002A002C&quot; wsp:rsidRDefault=&quot;002A002C&quot; wsp:rsidP=&quot;002A002C&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y&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 NB&lt;/m:t&gt;&lt;/m:r&gt;&lt;m:d&gt;&lt;m:dPr&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m:rPr&gt;&lt;m:sty m:val=&quot;p&quot;/&gt;&lt;/m:rPr&gt;&lt;w:rPr&gt;&lt;w:rFonts w:ascii=&quot;Cambria Math&quot; w:h-ansi=&quot;Cambria Math&quot;/&gt;&lt;wx:font wx:val=&quot;Cambria Math&quot;/&gt;&lt;/w:rPr&gt;&lt;m:t&gt;log&lt;/m:t&gt;&lt;/m:r&gt;&lt;m:r&gt;&lt;w:rPr&gt;&lt;w:rFonts w:ascii=&quot;Cambria Math&quot; w:h-ansi=&quot;Cambria Math&quot;/&gt;&lt;wx:font wx:val=&quot;Cambria Math&quot;/&gt;&lt;w:i/&gt;&lt;/w:rPr&gt;&lt;m:t&gt;Pop&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lt;/m:t&gt;&lt;/m:r&gt;&lt;m:func&gt;&lt;m:funcPr&gt;&lt;m:ctrlPr&gt;&lt;w:rPr&gt;&lt;w:rFonts w:ascii=&quot;Cambria Math&quot; w:h-ansi=&quot;Cambria Math&quot;/&gt;&lt;wx:font wx:val=&quot;Cambria Math&quot;/&gt;&lt;/w:rPr&gt;&lt;/m:ctrlPr&gt;&lt;/m:funcPr&gt;&lt;m:fName&gt;&lt;m:r&gt;&lt;m:rPr&gt;&lt;m:sty m:val=&quot;p&quot;/&gt;&lt;/m:rPr&gt;&lt;w:rPr&gt;&lt;w:rFonts w:ascii=&quot;Cambria Math&quot; w:h-ansi=&quot;Cambria Math&quot;/&gt;&lt;wx:font wx:val=&quot;Cambria Math&quot;/&gt;&lt;/w:rPr&gt;&lt;m:t&gt;exp&lt;/m:t&gt;&lt;/m:r&gt;&lt;/m:fName&gt;&lt;m:e&gt;&lt;m:d&gt;&lt;m:dPr&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i&lt;/m:t&gt;&lt;/m:r&gt;&lt;/m:sub&gt;&lt;/m:sSub&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 &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lt;/m:t&gt;&lt;/m:r&gt;&lt;/m:e&gt;&lt;m:sub&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g&lt;/m:t&gt;&lt;/m:r&gt;&lt;/m:e&gt;&lt;m:sub&gt;&lt;m:r&gt;&lt;w:rPr&gt;&lt;w:rFonts w:ascii=&quot;Cambria Math&quot; w:h-ansi=&quot;Cambria Math&quot;/&gt;&lt;wx:font wx:val=&quot;Cambria Math&quot;/&gt;&lt;w:i/&gt;&lt;/w:rPr&gt;&lt;m:t&gt;i&lt;/m:t&gt;&lt;/m:r&gt;&lt;/m:sub&gt;&lt;/m:sSub&gt;&lt;/m:sub&gt;&lt;/m:sSub&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lt;/m:t&gt;&lt;/m:r&gt;&lt;/m:e&gt;&lt;/m:d&gt;&lt;/m:e&gt;&lt;/m:func&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v&lt;/m:t&gt;&lt;/m:r&gt;&lt;/m:e&gt;&lt;m:sub&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g&lt;/m:t&gt;&lt;/m:r&gt;&lt;/m:e&gt;&lt;m:sub&gt;&lt;m:r&gt;&lt;w:rPr&gt;&lt;w:rFonts w:ascii=&quot;Cambria Math&quot; w:h-ansi=&quot;Cambria Math&quot;/&gt;&lt;wx:font wx:val=&quot;Cambria Math&quot;/&gt;&lt;w:i/&gt;&lt;/w:rPr&gt;&lt;m:t&gt;i&lt;/m:t&gt;&lt;/m:r&gt;&lt;/m:sub&gt;&lt;/m:sSub&gt;&lt;/m:sub&gt;&lt;/m:sSub&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s&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lt;/m:t&gt;&lt;/m:r&gt;&lt;/m:e&gt;&lt;/m:d&gt;&lt;/m:oMath&gt;&lt;/m:oMathPara&gt;&lt;/w:p&gt;&lt;w:sectPr wsp:rsidR=&quot;00000000&quot; wsp:rsidRPr=&quot;002A002C&quot;&gt;&lt;w:pgSz w:w=&quot;12240&quot; w:h=&quot;15840&quot;/&gt;&lt;w:pgMar w:top=&quot;1701&quot; w:right=&quot;1440&quot; w:bottom=&quot;1440&quot; w:left=&quot;1440&quot; w:header=&quot;720&quot; w:footer=&quot;720&quot; w:gutter=&quot;0&quot;/&gt;&lt;w:cols w:space=&quot;720&quot;/&gt;&lt;/w:sectPr&gt;&lt;/wx:sect&gt;&lt;/w:body&gt;&lt;/w:wordDocument&gt;">
                  <v:imagedata r:id="rId9" o:title="" chromakey="white"/>
                </v:shape>
              </w:pict>
            </w:r>
          </w:p>
        </w:tc>
        <w:tc>
          <w:tcPr>
            <w:tcW w:w="675" w:type="pct"/>
            <w:shd w:val="clear" w:color="auto" w:fill="auto"/>
          </w:tcPr>
          <w:p w14:paraId="6AAC88C6" w14:textId="77777777" w:rsidR="00BB7988" w:rsidRPr="00F01693" w:rsidRDefault="00D31BD4" w:rsidP="00F01693">
            <w:pPr>
              <w:keepNext/>
              <w:jc w:val="center"/>
            </w:pPr>
            <w:bookmarkStart w:id="4" w:name="_Ref93397699"/>
            <w:bookmarkStart w:id="5" w:name="_Ref93397725"/>
            <w:r w:rsidRPr="00F01693">
              <w:t>(</w:t>
            </w:r>
            <w:r w:rsidRPr="00F01693">
              <w:fldChar w:fldCharType="begin"/>
            </w:r>
            <w:r w:rsidRPr="00F01693">
              <w:instrText>SEQ Equation \* ARABIC</w:instrText>
            </w:r>
            <w:r w:rsidRPr="00F01693">
              <w:fldChar w:fldCharType="separate"/>
            </w:r>
            <w:r w:rsidR="00761662" w:rsidRPr="00F01693">
              <w:rPr>
                <w:noProof/>
              </w:rPr>
              <w:t>2</w:t>
            </w:r>
            <w:r w:rsidRPr="00F01693">
              <w:fldChar w:fldCharType="end"/>
            </w:r>
            <w:bookmarkEnd w:id="4"/>
            <w:bookmarkEnd w:id="5"/>
            <w:r w:rsidRPr="00F01693">
              <w:t>)</w:t>
            </w:r>
          </w:p>
        </w:tc>
      </w:tr>
    </w:tbl>
    <w:p w14:paraId="65E2B196" w14:textId="77777777" w:rsidR="00D31BD4" w:rsidRPr="00F01693" w:rsidRDefault="00D31BD4" w:rsidP="00F01693"/>
    <w:p w14:paraId="44C3B5B6" w14:textId="6C30C52B" w:rsidR="00007079" w:rsidRPr="00F01693" w:rsidRDefault="00971A6D" w:rsidP="00F01693">
      <w:r w:rsidRPr="00F01693">
        <w:t>where</w:t>
      </w:r>
      <w:r w:rsidR="00BB7988" w:rsidRPr="00F01693">
        <w:t>,</w:t>
      </w:r>
      <w:r w:rsidR="00614ABD" w:rsidRPr="00F01693">
        <w:rPr>
          <w:i/>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BB7988" w:rsidRPr="00F01693">
        <w:t xml:space="preserve"> </w:t>
      </w:r>
      <w:r w:rsidR="00614ABD" w:rsidRPr="00F01693">
        <w:t xml:space="preserve">is a </w:t>
      </w:r>
      <w:r w:rsidR="00AA459E" w:rsidRPr="00F01693">
        <w:t>set of spatial data</w:t>
      </w:r>
      <w:r w:rsidR="0024194D" w:rsidRPr="00F01693">
        <w:t xml:space="preserve"> </w:t>
      </w:r>
      <w:r w:rsidR="00374844" w:rsidRPr="00F01693">
        <w:t>encompassing MSOA centroids</w:t>
      </w:r>
      <w:r w:rsidR="00AA459E" w:rsidRPr="00F01693">
        <w:t>,</w:t>
      </w:r>
      <w:r w:rsidR="000128C2" w:rsidRPr="00F01693">
        <w:t xml:space="preserve"> </w:t>
      </w:r>
      <w:r w:rsidR="00402169" w:rsidRPr="00F01693">
        <w:fldChar w:fldCharType="begin"/>
      </w:r>
      <w:r w:rsidR="00402169" w:rsidRPr="00F01693">
        <w:instrText xml:space="preserve"> QUOTE </w:instrText>
      </w:r>
      <w:r w:rsidR="00392796" w:rsidRPr="00F01693">
        <w:rPr>
          <w:position w:val="-12"/>
        </w:rPr>
        <w:pict w14:anchorId="0E0C5D14">
          <v:shape id="_x0000_i1028" type="#_x0000_t75" style="width:14.25pt;height: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allowPNG/&gt;&lt;w:savePreviewPicture/&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docVars&gt;&lt;w:docVar w:name=&quot;__Grammarly_42____i&quot; w:val=&quot;H4sIAAAAAAAEAKtWckksSQxILCpxzi/NK1GyMqwFAAEhoTITAAAA&quot;/&gt;&lt;w:docVar w:name=&quot;__Grammarly_42___1&quot; w:val=&quot;H4sIAAAAAAAEAKtWcslP9kxRslIyNDayMDEzMzQyMjUxtDA3MzJS0lEKTi0uzszPAykwtqwFAKnQulwtAAAA&quot;/&gt;&lt;/w:docVars&gt;&lt;wsp:rsids&gt;&lt;wsp:rsidRoot wsp:val=&quot;00046CE5&quot;/&gt;&lt;wsp:rsid wsp:val=&quot;000001DF&quot;/&gt;&lt;wsp:rsid wsp:val=&quot;000002A7&quot;/&gt;&lt;wsp:rsid wsp:val=&quot;00001460&quot;/&gt;&lt;wsp:rsid wsp:val=&quot;0000155B&quot;/&gt;&lt;wsp:rsid wsp:val=&quot;00003ED3&quot;/&gt;&lt;wsp:rsid wsp:val=&quot;00004826&quot;/&gt;&lt;wsp:rsid wsp:val=&quot;000048B5&quot;/&gt;&lt;wsp:rsid wsp:val=&quot;000049D7&quot;/&gt;&lt;wsp:rsid wsp:val=&quot;00005BA4&quot;/&gt;&lt;wsp:rsid wsp:val=&quot;00005BD8&quot;/&gt;&lt;wsp:rsid wsp:val=&quot;00005DB4&quot;/&gt;&lt;wsp:rsid wsp:val=&quot;00006473&quot;/&gt;&lt;wsp:rsid wsp:val=&quot;00007079&quot;/&gt;&lt;wsp:rsid wsp:val=&quot;000072FF&quot;/&gt;&lt;wsp:rsid wsp:val=&quot;00007E04&quot;/&gt;&lt;wsp:rsid wsp:val=&quot;0000E4D6&quot;/&gt;&lt;wsp:rsid wsp:val=&quot;000102EB&quot;/&gt;&lt;wsp:rsid wsp:val=&quot;000104CC&quot;/&gt;&lt;wsp:rsid wsp:val=&quot;0001116A&quot;/&gt;&lt;wsp:rsid wsp:val=&quot;00012181&quot;/&gt;&lt;wsp:rsid wsp:val=&quot;000128C2&quot;/&gt;&lt;wsp:rsid wsp:val=&quot;00013609&quot;/&gt;&lt;wsp:rsid wsp:val=&quot;000140A3&quot;/&gt;&lt;wsp:rsid wsp:val=&quot;00015EA2&quot;/&gt;&lt;wsp:rsid wsp:val=&quot;000161E4&quot;/&gt;&lt;wsp:rsid wsp:val=&quot;000164B5&quot;/&gt;&lt;wsp:rsid wsp:val=&quot;0001655A&quot;/&gt;&lt;wsp:rsid wsp:val=&quot;00016BF0&quot;/&gt;&lt;wsp:rsid wsp:val=&quot;0001777F&quot;/&gt;&lt;wsp:rsid wsp:val=&quot;00017EB1&quot;/&gt;&lt;wsp:rsid wsp:val=&quot;000218FF&quot;/&gt;&lt;wsp:rsid wsp:val=&quot;00021EE8&quot;/&gt;&lt;wsp:rsid wsp:val=&quot;000221D2&quot;/&gt;&lt;wsp:rsid wsp:val=&quot;00022EB5&quot;/&gt;&lt;wsp:rsid wsp:val=&quot;000232C5&quot;/&gt;&lt;wsp:rsid wsp:val=&quot;000232EF&quot;/&gt;&lt;wsp:rsid wsp:val=&quot;00025A56&quot;/&gt;&lt;wsp:rsid wsp:val=&quot;00026410&quot;/&gt;&lt;wsp:rsid wsp:val=&quot;00026BFC&quot;/&gt;&lt;wsp:rsid wsp:val=&quot;00026C68&quot;/&gt;&lt;wsp:rsid wsp:val=&quot;00026DE0&quot;/&gt;&lt;wsp:rsid wsp:val=&quot;00027139&quot;/&gt;&lt;wsp:rsid wsp:val=&quot;000278DE&quot;/&gt;&lt;wsp:rsid wsp:val=&quot;00031B38&quot;/&gt;&lt;wsp:rsid wsp:val=&quot;000322EC&quot;/&gt;&lt;wsp:rsid wsp:val=&quot;000324DF&quot;/&gt;&lt;wsp:rsid wsp:val=&quot;00033536&quot;/&gt;&lt;wsp:rsid wsp:val=&quot;00034D1C&quot;/&gt;&lt;wsp:rsid wsp:val=&quot;00034DFC&quot;/&gt;&lt;wsp:rsid wsp:val=&quot;000357DF&quot;/&gt;&lt;wsp:rsid wsp:val=&quot;00036B08&quot;/&gt;&lt;wsp:rsid wsp:val=&quot;00036D05&quot;/&gt;&lt;wsp:rsid wsp:val=&quot;0003723A&quot;/&gt;&lt;wsp:rsid wsp:val=&quot;00037739&quot;/&gt;&lt;wsp:rsid wsp:val=&quot;00039C30&quot;/&gt;&lt;wsp:rsid wsp:val=&quot;00043EA1&quot;/&gt;&lt;wsp:rsid wsp:val=&quot;0004471D&quot;/&gt;&lt;wsp:rsid wsp:val=&quot;00044D86&quot;/&gt;&lt;wsp:rsid wsp:val=&quot;0004664C&quot;/&gt;&lt;wsp:rsid wsp:val=&quot;00046CE5&quot;/&gt;&lt;wsp:rsid wsp:val=&quot;00047116&quot;/&gt;&lt;wsp:rsid wsp:val=&quot;000512F9&quot;/&gt;&lt;wsp:rsid wsp:val=&quot;00051B14&quot;/&gt;&lt;wsp:rsid wsp:val=&quot;0005238E&quot;/&gt;&lt;wsp:rsid wsp:val=&quot;0005307F&quot;/&gt;&lt;wsp:rsid wsp:val=&quot;00053D9F&quot;/&gt;&lt;wsp:rsid wsp:val=&quot;000570BB&quot;/&gt;&lt;wsp:rsid wsp:val=&quot;00057125&quot;/&gt;&lt;wsp:rsid wsp:val=&quot;000571AC&quot;/&gt;&lt;wsp:rsid wsp:val=&quot;00057CE5&quot;/&gt;&lt;wsp:rsid wsp:val=&quot;000604BE&quot;/&gt;&lt;wsp:rsid wsp:val=&quot;000611AB&quot;/&gt;&lt;wsp:rsid wsp:val=&quot;00061BDF&quot;/&gt;&lt;wsp:rsid wsp:val=&quot;0006316C&quot;/&gt;&lt;wsp:rsid wsp:val=&quot;00063686&quot;/&gt;&lt;wsp:rsid wsp:val=&quot;00064626&quot;/&gt;&lt;wsp:rsid wsp:val=&quot;00064640&quot;/&gt;&lt;wsp:rsid wsp:val=&quot;000649D5&quot;/&gt;&lt;wsp:rsid wsp:val=&quot;00064AAB&quot;/&gt;&lt;wsp:rsid wsp:val=&quot;00065861&quot;/&gt;&lt;wsp:rsid wsp:val=&quot;00066296&quot;/&gt;&lt;wsp:rsid wsp:val=&quot;00067299&quot;/&gt;&lt;wsp:rsid wsp:val=&quot;00067CBF&quot;/&gt;&lt;wsp:rsid wsp:val=&quot;0007018C&quot;/&gt;&lt;wsp:rsid wsp:val=&quot;00070863&quot;/&gt;&lt;wsp:rsid wsp:val=&quot;00071011&quot;/&gt;&lt;wsp:rsid wsp:val=&quot;00073124&quot;/&gt;&lt;wsp:rsid wsp:val=&quot;0007326D&quot;/&gt;&lt;wsp:rsid wsp:val=&quot;000733A4&quot;/&gt;&lt;wsp:rsid wsp:val=&quot;0008217B&quot;/&gt;&lt;wsp:rsid wsp:val=&quot;00082F05&quot;/&gt;&lt;wsp:rsid wsp:val=&quot;0008314E&quot;/&gt;&lt;wsp:rsid wsp:val=&quot;00083906&quot;/&gt;&lt;wsp:rsid wsp:val=&quot;00084C33&quot;/&gt;&lt;wsp:rsid wsp:val=&quot;0008608D&quot;/&gt;&lt;wsp:rsid wsp:val=&quot;000868EE&quot;/&gt;&lt;wsp:rsid wsp:val=&quot;00086EAA&quot;/&gt;&lt;wsp:rsid wsp:val=&quot;00086FD2&quot;/&gt;&lt;wsp:rsid wsp:val=&quot;000915C5&quot;/&gt;&lt;wsp:rsid wsp:val=&quot;0009171E&quot;/&gt;&lt;wsp:rsid wsp:val=&quot;00091F68&quot;/&gt;&lt;wsp:rsid wsp:val=&quot;00092F05&quot;/&gt;&lt;wsp:rsid wsp:val=&quot;0009308F&quot;/&gt;&lt;wsp:rsid wsp:val=&quot;00093D99&quot;/&gt;&lt;wsp:rsid wsp:val=&quot;00094278&quot;/&gt;&lt;wsp:rsid wsp:val=&quot;00094BCD&quot;/&gt;&lt;wsp:rsid wsp:val=&quot;00094D2B&quot;/&gt;&lt;wsp:rsid wsp:val=&quot;000965BD&quot;/&gt;&lt;wsp:rsid wsp:val=&quot;00096AEB&quot;/&gt;&lt;wsp:rsid wsp:val=&quot;00096C7D&quot;/&gt;&lt;wsp:rsid wsp:val=&quot;000A0097&quot;/&gt;&lt;wsp:rsid wsp:val=&quot;000A01F2&quot;/&gt;&lt;wsp:rsid wsp:val=&quot;000A0656&quot;/&gt;&lt;wsp:rsid wsp:val=&quot;000A1139&quot;/&gt;&lt;wsp:rsid wsp:val=&quot;000A1E65&quot;/&gt;&lt;wsp:rsid wsp:val=&quot;000A5700&quot;/&gt;&lt;wsp:rsid wsp:val=&quot;000A5F4E&quot;/&gt;&lt;wsp:rsid wsp:val=&quot;000A6249&quot;/&gt;&lt;wsp:rsid wsp:val=&quot;000A65D0&quot;/&gt;&lt;wsp:rsid wsp:val=&quot;000A6E48&quot;/&gt;&lt;wsp:rsid wsp:val=&quot;000A7358&quot;/&gt;&lt;wsp:rsid wsp:val=&quot;000B0332&quot;/&gt;&lt;wsp:rsid wsp:val=&quot;000B03A0&quot;/&gt;&lt;wsp:rsid wsp:val=&quot;000B051E&quot;/&gt;&lt;wsp:rsid wsp:val=&quot;000B077D&quot;/&gt;&lt;wsp:rsid wsp:val=&quot;000B092B&quot;/&gt;&lt;wsp:rsid wsp:val=&quot;000B0B0C&quot;/&gt;&lt;wsp:rsid wsp:val=&quot;000B0CF6&quot;/&gt;&lt;wsp:rsid wsp:val=&quot;000B12E2&quot;/&gt;&lt;wsp:rsid wsp:val=&quot;000B137A&quot;/&gt;&lt;wsp:rsid wsp:val=&quot;000B2CE3&quot;/&gt;&lt;wsp:rsid wsp:val=&quot;000B53C8&quot;/&gt;&lt;wsp:rsid wsp:val=&quot;000B5BD7&quot;/&gt;&lt;wsp:rsid wsp:val=&quot;000B6F1C&quot;/&gt;&lt;wsp:rsid wsp:val=&quot;000B7585&quot;/&gt;&lt;wsp:rsid wsp:val=&quot;000C04AE&quot;/&gt;&lt;wsp:rsid wsp:val=&quot;000C0A12&quot;/&gt;&lt;wsp:rsid wsp:val=&quot;000C0DDB&quot;/&gt;&lt;wsp:rsid wsp:val=&quot;000C176B&quot;/&gt;&lt;wsp:rsid wsp:val=&quot;000C1949&quot;/&gt;&lt;wsp:rsid wsp:val=&quot;000C1C59&quot;/&gt;&lt;wsp:rsid wsp:val=&quot;000C2BBA&quot;/&gt;&lt;wsp:rsid wsp:val=&quot;000C317B&quot;/&gt;&lt;wsp:rsid wsp:val=&quot;000C3917&quot;/&gt;&lt;wsp:rsid wsp:val=&quot;000C65CE&quot;/&gt;&lt;wsp:rsid wsp:val=&quot;000C7D59&quot;/&gt;&lt;wsp:rsid wsp:val=&quot;000D0998&quot;/&gt;&lt;wsp:rsid wsp:val=&quot;000D1D73&quot;/&gt;&lt;wsp:rsid wsp:val=&quot;000D2446&quot;/&gt;&lt;wsp:rsid wsp:val=&quot;000D5CE2&quot;/&gt;&lt;wsp:rsid wsp:val=&quot;000D5F3C&quot;/&gt;&lt;wsp:rsid wsp:val=&quot;000D6BDE&quot;/&gt;&lt;wsp:rsid wsp:val=&quot;000D7EFB&quot;/&gt;&lt;wsp:rsid wsp:val=&quot;000E0A63&quot;/&gt;&lt;wsp:rsid wsp:val=&quot;000E1FEA&quot;/&gt;&lt;wsp:rsid wsp:val=&quot;000E299A&quot;/&gt;&lt;wsp:rsid wsp:val=&quot;000E34A2&quot;/&gt;&lt;wsp:rsid wsp:val=&quot;000E3C4D&quot;/&gt;&lt;wsp:rsid wsp:val=&quot;000E421A&quot;/&gt;&lt;wsp:rsid wsp:val=&quot;000E4224&quot;/&gt;&lt;wsp:rsid wsp:val=&quot;000E4587&quot;/&gt;&lt;wsp:rsid wsp:val=&quot;000E4AAD&quot;/&gt;&lt;wsp:rsid wsp:val=&quot;000E5E74&quot;/&gt;&lt;wsp:rsid wsp:val=&quot;000E666F&quot;/&gt;&lt;wsp:rsid wsp:val=&quot;000E6742&quot;/&gt;&lt;wsp:rsid wsp:val=&quot;000E69ED&quot;/&gt;&lt;wsp:rsid wsp:val=&quot;000E705C&quot;/&gt;&lt;wsp:rsid wsp:val=&quot;000F00E6&quot;/&gt;&lt;wsp:rsid wsp:val=&quot;000F06E6&quot;/&gt;&lt;wsp:rsid wsp:val=&quot;000F16E6&quot;/&gt;&lt;wsp:rsid wsp:val=&quot;000F1836&quot;/&gt;&lt;wsp:rsid wsp:val=&quot;000F1FF8&quot;/&gt;&lt;wsp:rsid wsp:val=&quot;000F221B&quot;/&gt;&lt;wsp:rsid wsp:val=&quot;000F2A3D&quot;/&gt;&lt;wsp:rsid wsp:val=&quot;000F2ADA&quot;/&gt;&lt;wsp:rsid wsp:val=&quot;000F2B8B&quot;/&gt;&lt;wsp:rsid wsp:val=&quot;000F3869&quot;/&gt;&lt;wsp:rsid wsp:val=&quot;000F527A&quot;/&gt;&lt;wsp:rsid wsp:val=&quot;000F5796&quot;/&gt;&lt;wsp:rsid wsp:val=&quot;000F5D81&quot;/&gt;&lt;wsp:rsid wsp:val=&quot;000F67D9&quot;/&gt;&lt;wsp:rsid wsp:val=&quot;000F6BF5&quot;/&gt;&lt;wsp:rsid wsp:val=&quot;000F714F&quot;/&gt;&lt;wsp:rsid wsp:val=&quot;000F771B&quot;/&gt;&lt;wsp:rsid wsp:val=&quot;000F7ADF&quot;/&gt;&lt;wsp:rsid wsp:val=&quot;000F7E61&quot;/&gt;&lt;wsp:rsid wsp:val=&quot;000F7F9B&quot;/&gt;&lt;wsp:rsid wsp:val=&quot;001004BA&quot;/&gt;&lt;wsp:rsid wsp:val=&quot;0010113C&quot;/&gt;&lt;wsp:rsid wsp:val=&quot;0010146B&quot;/&gt;&lt;wsp:rsid wsp:val=&quot;00102558&quot;/&gt;&lt;wsp:rsid wsp:val=&quot;00102F19&quot;/&gt;&lt;wsp:rsid wsp:val=&quot;00103DDE&quot;/&gt;&lt;wsp:rsid wsp:val=&quot;001046B9&quot;/&gt;&lt;wsp:rsid wsp:val=&quot;0010593A&quot;/&gt;&lt;wsp:rsid wsp:val=&quot;001062BB&quot;/&gt;&lt;wsp:rsid wsp:val=&quot;001062E3&quot;/&gt;&lt;wsp:rsid wsp:val=&quot;00111699&quot;/&gt;&lt;wsp:rsid wsp:val=&quot;00111EC5&quot;/&gt;&lt;wsp:rsid wsp:val=&quot;001120E1&quot;/&gt;&lt;wsp:rsid wsp:val=&quot;00112B80&quot;/&gt;&lt;wsp:rsid wsp:val=&quot;001130AA&quot;/&gt;&lt;wsp:rsid wsp:val=&quot;0011666A&quot;/&gt;&lt;wsp:rsid wsp:val=&quot;00116E99&quot;/&gt;&lt;wsp:rsid wsp:val=&quot;001170EE&quot;/&gt;&lt;wsp:rsid wsp:val=&quot;00117230&quot;/&gt;&lt;wsp:rsid wsp:val=&quot;00117298&quot;/&gt;&lt;wsp:rsid wsp:val=&quot;001178B4&quot;/&gt;&lt;wsp:rsid wsp:val=&quot;00117C52&quot;/&gt;&lt;wsp:rsid wsp:val=&quot;00117CEE&quot;/&gt;&lt;wsp:rsid wsp:val=&quot;0012092E&quot;/&gt;&lt;wsp:rsid wsp:val=&quot;001218D1&quot;/&gt;&lt;wsp:rsid wsp:val=&quot;001224BA&quot;/&gt;&lt;wsp:rsid wsp:val=&quot;00123015&quot;/&gt;&lt;wsp:rsid wsp:val=&quot;00126EFF&quot;/&gt;&lt;wsp:rsid wsp:val=&quot;0013168A&quot;/&gt;&lt;wsp:rsid wsp:val=&quot;00131A53&quot;/&gt;&lt;wsp:rsid wsp:val=&quot;00131D8B&quot;/&gt;&lt;wsp:rsid wsp:val=&quot;00132B49&quot;/&gt;&lt;wsp:rsid wsp:val=&quot;00134FF0&quot;/&gt;&lt;wsp:rsid wsp:val=&quot;00141068&quot;/&gt;&lt;wsp:rsid wsp:val=&quot;0014375E&quot;/&gt;&lt;wsp:rsid wsp:val=&quot;00143DF0&quot;/&gt;&lt;wsp:rsid wsp:val=&quot;0014442A&quot;/&gt;&lt;wsp:rsid wsp:val=&quot;001445DC&quot;/&gt;&lt;wsp:rsid wsp:val=&quot;00144BB9&quot;/&gt;&lt;wsp:rsid wsp:val=&quot;001452F5&quot;/&gt;&lt;wsp:rsid wsp:val=&quot;0014576B&quot;/&gt;&lt;wsp:rsid wsp:val=&quot;00147366&quot;/&gt;&lt;wsp:rsid wsp:val=&quot;00150F8A&quot;/&gt;&lt;wsp:rsid wsp:val=&quot;00150FEA&quot;/&gt;&lt;wsp:rsid wsp:val=&quot;0015257E&quot;/&gt;&lt;wsp:rsid wsp:val=&quot;00152B00&quot;/&gt;&lt;wsp:rsid wsp:val=&quot;001535DC&quot;/&gt;&lt;wsp:rsid wsp:val=&quot;00153897&quot;/&gt;&lt;wsp:rsid wsp:val=&quot;00153C49&quot;/&gt;&lt;wsp:rsid wsp:val=&quot;0015496C&quot;/&gt;&lt;wsp:rsid wsp:val=&quot;001551D7&quot;/&gt;&lt;wsp:rsid wsp:val=&quot;001567B0&quot;/&gt;&lt;wsp:rsid wsp:val=&quot;0016070A&quot;/&gt;&lt;wsp:rsid wsp:val=&quot;001614AD&quot;/&gt;&lt;wsp:rsid wsp:val=&quot;0016157A&quot;/&gt;&lt;wsp:rsid wsp:val=&quot;001615B2&quot;/&gt;&lt;wsp:rsid wsp:val=&quot;00161A69&quot;/&gt;&lt;wsp:rsid wsp:val=&quot;00161F94&quot;/&gt;&lt;wsp:rsid wsp:val=&quot;00162227&quot;/&gt;&lt;wsp:rsid wsp:val=&quot;00162633&quot;/&gt;&lt;wsp:rsid wsp:val=&quot;00166A6D&quot;/&gt;&lt;wsp:rsid wsp:val=&quot;00166CAB&quot;/&gt;&lt;wsp:rsid wsp:val=&quot;001672BE&quot;/&gt;&lt;wsp:rsid wsp:val=&quot;00167B24&quot;/&gt;&lt;wsp:rsid wsp:val=&quot;001700B2&quot;/&gt;&lt;wsp:rsid wsp:val=&quot;0017046A&quot;/&gt;&lt;wsp:rsid wsp:val=&quot;00170C39&quot;/&gt;&lt;wsp:rsid wsp:val=&quot;00171F3D&quot;/&gt;&lt;wsp:rsid wsp:val=&quot;00172B34&quot;/&gt;&lt;wsp:rsid wsp:val=&quot;0017462A&quot;/&gt;&lt;wsp:rsid wsp:val=&quot;00174F39&quot;/&gt;&lt;wsp:rsid wsp:val=&quot;0017583C&quot;/&gt;&lt;wsp:rsid wsp:val=&quot;0017658C&quot;/&gt;&lt;wsp:rsid wsp:val=&quot;00177183&quot;/&gt;&lt;wsp:rsid wsp:val=&quot;00177467&quot;/&gt;&lt;wsp:rsid wsp:val=&quot;0018106C&quot;/&gt;&lt;wsp:rsid wsp:val=&quot;00181230&quot;/&gt;&lt;wsp:rsid wsp:val=&quot;001817CD&quot;/&gt;&lt;wsp:rsid wsp:val=&quot;001831F8&quot;/&gt;&lt;wsp:rsid wsp:val=&quot;0018359A&quot;/&gt;&lt;wsp:rsid wsp:val=&quot;0018360D&quot;/&gt;&lt;wsp:rsid wsp:val=&quot;001842FE&quot;/&gt;&lt;wsp:rsid wsp:val=&quot;00184B5D&quot;/&gt;&lt;wsp:rsid wsp:val=&quot;0018604A&quot;/&gt;&lt;wsp:rsid wsp:val=&quot;00191174&quot;/&gt;&lt;wsp:rsid wsp:val=&quot;00192463&quot;/&gt;&lt;wsp:rsid wsp:val=&quot;00192A79&quot;/&gt;&lt;wsp:rsid wsp:val=&quot;00194D45&quot;/&gt;&lt;wsp:rsid wsp:val=&quot;00194E22&quot;/&gt;&lt;wsp:rsid wsp:val=&quot;001954C9&quot;/&gt;&lt;wsp:rsid wsp:val=&quot;00195DCA&quot;/&gt;&lt;wsp:rsid wsp:val=&quot;00195F6E&quot;/&gt;&lt;wsp:rsid wsp:val=&quot;00196569&quot;/&gt;&lt;wsp:rsid wsp:val=&quot;00197BE4&quot;/&gt;&lt;wsp:rsid wsp:val=&quot;001A0056&quot;/&gt;&lt;wsp:rsid wsp:val=&quot;001A0184&quot;/&gt;&lt;wsp:rsid wsp:val=&quot;001A03C2&quot;/&gt;&lt;wsp:rsid wsp:val=&quot;001A3481&quot;/&gt;&lt;wsp:rsid wsp:val=&quot;001A3FD9&quot;/&gt;&lt;wsp:rsid wsp:val=&quot;001A46F9&quot;/&gt;&lt;wsp:rsid wsp:val=&quot;001A4B94&quot;/&gt;&lt;wsp:rsid wsp:val=&quot;001A57A6&quot;/&gt;&lt;wsp:rsid wsp:val=&quot;001A6BC9&quot;/&gt;&lt;wsp:rsid wsp:val=&quot;001A7A1C&quot;/&gt;&lt;wsp:rsid wsp:val=&quot;001ACB90&quot;/&gt;&lt;wsp:rsid wsp:val=&quot;001B0871&quot;/&gt;&lt;wsp:rsid wsp:val=&quot;001B1C4C&quot;/&gt;&lt;wsp:rsid wsp:val=&quot;001B2A62&quot;/&gt;&lt;wsp:rsid wsp:val=&quot;001B3760&quot;/&gt;&lt;wsp:rsid wsp:val=&quot;001B441F&quot;/&gt;&lt;wsp:rsid wsp:val=&quot;001B4B0F&quot;/&gt;&lt;wsp:rsid wsp:val=&quot;001B6791&quot;/&gt;&lt;wsp:rsid wsp:val=&quot;001B7BE3&quot;/&gt;&lt;wsp:rsid wsp:val=&quot;001B7F9F&quot;/&gt;&lt;wsp:rsid wsp:val=&quot;001BFB26&quot;/&gt;&lt;wsp:rsid wsp:val=&quot;001C073F&quot;/&gt;&lt;wsp:rsid wsp:val=&quot;001C0B8A&quot;/&gt;&lt;wsp:rsid wsp:val=&quot;001C2188&quot;/&gt;&lt;wsp:rsid wsp:val=&quot;001C3537&quot;/&gt;&lt;wsp:rsid wsp:val=&quot;001C59B4&quot;/&gt;&lt;wsp:rsid wsp:val=&quot;001C6463&quot;/&gt;&lt;wsp:rsid wsp:val=&quot;001C737E&quot;/&gt;&lt;wsp:rsid wsp:val=&quot;001D0626&quot;/&gt;&lt;wsp:rsid wsp:val=&quot;001D1D1D&quot;/&gt;&lt;wsp:rsid wsp:val=&quot;001D1DE5&quot;/&gt;&lt;wsp:rsid wsp:val=&quot;001D2746&quot;/&gt;&lt;wsp:rsid wsp:val=&quot;001D5A15&quot;/&gt;&lt;wsp:rsid wsp:val=&quot;001D5E38&quot;/&gt;&lt;wsp:rsid wsp:val=&quot;001D6D30&quot;/&gt;&lt;wsp:rsid wsp:val=&quot;001D6F2B&quot;/&gt;&lt;wsp:rsid wsp:val=&quot;001D7604&quot;/&gt;&lt;wsp:rsid wsp:val=&quot;001E02DB&quot;/&gt;&lt;wsp:rsid wsp:val=&quot;001E1EAD&quot;/&gt;&lt;wsp:rsid wsp:val=&quot;001E2494&quot;/&gt;&lt;wsp:rsid wsp:val=&quot;001E2802&quot;/&gt;&lt;wsp:rsid wsp:val=&quot;001E306B&quot;/&gt;&lt;wsp:rsid wsp:val=&quot;001E33D4&quot;/&gt;&lt;wsp:rsid wsp:val=&quot;001E49DC&quot;/&gt;&lt;wsp:rsid wsp:val=&quot;001E4C13&quot;/&gt;&lt;wsp:rsid wsp:val=&quot;001E51F7&quot;/&gt;&lt;wsp:rsid wsp:val=&quot;001E53A8&quot;/&gt;&lt;wsp:rsid wsp:val=&quot;001E67E7&quot;/&gt;&lt;wsp:rsid wsp:val=&quot;001E7381&quot;/&gt;&lt;wsp:rsid wsp:val=&quot;001F0335&quot;/&gt;&lt;wsp:rsid wsp:val=&quot;001F042E&quot;/&gt;&lt;wsp:rsid wsp:val=&quot;001F0EE4&quot;/&gt;&lt;wsp:rsid wsp:val=&quot;001F123C&quot;/&gt;&lt;wsp:rsid wsp:val=&quot;001F1421&quot;/&gt;&lt;wsp:rsid wsp:val=&quot;001F23D7&quot;/&gt;&lt;wsp:rsid wsp:val=&quot;001F341A&quot;/&gt;&lt;wsp:rsid wsp:val=&quot;001F5B65&quot;/&gt;&lt;wsp:rsid wsp:val=&quot;001F5C6B&quot;/&gt;&lt;wsp:rsid wsp:val=&quot;001F7010&quot;/&gt;&lt;wsp:rsid wsp:val=&quot;001F7BC9&quot;/&gt;&lt;wsp:rsid wsp:val=&quot;00200F02&quot;/&gt;&lt;wsp:rsid wsp:val=&quot;002011F3&quot;/&gt;&lt;wsp:rsid wsp:val=&quot;002012AF&quot;/&gt;&lt;wsp:rsid wsp:val=&quot;00201646&quot;/&gt;&lt;wsp:rsid wsp:val=&quot;00202110&quot;/&gt;&lt;wsp:rsid wsp:val=&quot;0020296A&quot;/&gt;&lt;wsp:rsid wsp:val=&quot;00203824&quot;/&gt;&lt;wsp:rsid wsp:val=&quot;00204728&quot;/&gt;&lt;wsp:rsid wsp:val=&quot;00204921&quot;/&gt;&lt;wsp:rsid wsp:val=&quot;00205FD4&quot;/&gt;&lt;wsp:rsid wsp:val=&quot;00207B0C&quot;/&gt;&lt;wsp:rsid wsp:val=&quot;00207C68&quot;/&gt;&lt;wsp:rsid wsp:val=&quot;00211D78&quot;/&gt;&lt;wsp:rsid wsp:val=&quot;00211DDA&quot;/&gt;&lt;wsp:rsid wsp:val=&quot;0021208B&quot;/&gt;&lt;wsp:rsid wsp:val=&quot;002129B2&quot;/&gt;&lt;wsp:rsid wsp:val=&quot;0021315B&quot;/&gt;&lt;wsp:rsid wsp:val=&quot;0021331D&quot;/&gt;&lt;wsp:rsid wsp:val=&quot;002135AC&quot;/&gt;&lt;wsp:rsid wsp:val=&quot;002141FE&quot;/&gt;&lt;wsp:rsid wsp:val=&quot;00216438&quot;/&gt;&lt;wsp:rsid wsp:val=&quot;00216A42&quot;/&gt;&lt;wsp:rsid wsp:val=&quot;002200F8&quot;/&gt;&lt;wsp:rsid wsp:val=&quot;002217CB&quot;/&gt;&lt;wsp:rsid wsp:val=&quot;00222047&quot;/&gt;&lt;wsp:rsid wsp:val=&quot;002221F8&quot;/&gt;&lt;wsp:rsid wsp:val=&quot;00222689&quot;/&gt;&lt;wsp:rsid wsp:val=&quot;0022303F&quot;/&gt;&lt;wsp:rsid wsp:val=&quot;00225448&quot;/&gt;&lt;wsp:rsid wsp:val=&quot;00225576&quot;/&gt;&lt;wsp:rsid wsp:val=&quot;00226BD5&quot;/&gt;&lt;wsp:rsid wsp:val=&quot;00226FFF&quot;/&gt;&lt;wsp:rsid wsp:val=&quot;0022778D&quot;/&gt;&lt;wsp:rsid wsp:val=&quot;0023134D&quot;/&gt;&lt;wsp:rsid wsp:val=&quot;0023197A&quot;/&gt;&lt;wsp:rsid wsp:val=&quot;00234838&quot;/&gt;&lt;wsp:rsid wsp:val=&quot;00236119&quot;/&gt;&lt;wsp:rsid wsp:val=&quot;00237AB1&quot;/&gt;&lt;wsp:rsid wsp:val=&quot;00237B29&quot;/&gt;&lt;wsp:rsid wsp:val=&quot;00240079&quot;/&gt;&lt;wsp:rsid wsp:val=&quot;00240A2A&quot;/&gt;&lt;wsp:rsid wsp:val=&quot;00240ADF&quot;/&gt;&lt;wsp:rsid wsp:val=&quot;00241550&quot;/&gt;&lt;wsp:rsid wsp:val=&quot;00241638&quot;/&gt;&lt;wsp:rsid wsp:val=&quot;0024194D&quot;/&gt;&lt;wsp:rsid wsp:val=&quot;00243E48&quot;/&gt;&lt;wsp:rsid wsp:val=&quot;0024413F&quot;/&gt;&lt;wsp:rsid wsp:val=&quot;00244212&quot;/&gt;&lt;wsp:rsid wsp:val=&quot;002442C5&quot;/&gt;&lt;wsp:rsid wsp:val=&quot;00245562&quot;/&gt;&lt;wsp:rsid wsp:val=&quot;00246F17&quot;/&gt;&lt;wsp:rsid wsp:val=&quot;00247B9A&quot;/&gt;&lt;wsp:rsid wsp:val=&quot;00250439&quot;/&gt;&lt;wsp:rsid wsp:val=&quot;00252C8F&quot;/&gt;&lt;wsp:rsid wsp:val=&quot;00253BBC&quot;/&gt;&lt;wsp:rsid wsp:val=&quot;00253E48&quot;/&gt;&lt;wsp:rsid wsp:val=&quot;0025594F&quot;/&gt;&lt;wsp:rsid wsp:val=&quot;00255F9C&quot;/&gt;&lt;wsp:rsid wsp:val=&quot;002561C2&quot;/&gt;&lt;wsp:rsid wsp:val=&quot;00256673&quot;/&gt;&lt;wsp:rsid wsp:val=&quot;00256816&quot;/&gt;&lt;wsp:rsid wsp:val=&quot;00256A21&quot;/&gt;&lt;wsp:rsid wsp:val=&quot;00261AA4&quot;/&gt;&lt;wsp:rsid wsp:val=&quot;002631C5&quot;/&gt;&lt;wsp:rsid wsp:val=&quot;00263CFD&quot;/&gt;&lt;wsp:rsid wsp:val=&quot;0026430B&quot;/&gt;&lt;wsp:rsid wsp:val=&quot;00264AD3&quot;/&gt;&lt;wsp:rsid wsp:val=&quot;00264D10&quot;/&gt;&lt;wsp:rsid wsp:val=&quot;002657CC&quot;/&gt;&lt;wsp:rsid wsp:val=&quot;00265B16&quot;/&gt;&lt;wsp:rsid wsp:val=&quot;00265E13&quot;/&gt;&lt;wsp:rsid wsp:val=&quot;00265E88&quot;/&gt;&lt;wsp:rsid wsp:val=&quot;00266E80&quot;/&gt;&lt;wsp:rsid wsp:val=&quot;00271CD8&quot;/&gt;&lt;wsp:rsid wsp:val=&quot;002724A8&quot;/&gt;&lt;wsp:rsid wsp:val=&quot;002724BA&quot;/&gt;&lt;wsp:rsid wsp:val=&quot;00273438&quot;/&gt;&lt;wsp:rsid wsp:val=&quot;002740CD&quot;/&gt;&lt;wsp:rsid wsp:val=&quot;00275AFD&quot;/&gt;&lt;wsp:rsid wsp:val=&quot;00276831&quot;/&gt;&lt;wsp:rsid wsp:val=&quot;00276F00&quot;/&gt;&lt;wsp:rsid wsp:val=&quot;00277D36&quot;/&gt;&lt;wsp:rsid wsp:val=&quot;00277ED3&quot;/&gt;&lt;wsp:rsid wsp:val=&quot;002821FC&quot;/&gt;&lt;wsp:rsid wsp:val=&quot;00282839&quot;/&gt;&lt;wsp:rsid wsp:val=&quot;00283CDA&quot;/&gt;&lt;wsp:rsid wsp:val=&quot;002860A4&quot;/&gt;&lt;wsp:rsid wsp:val=&quot;00292400&quot;/&gt;&lt;wsp:rsid wsp:val=&quot;002934BD&quot;/&gt;&lt;wsp:rsid wsp:val=&quot;002937A9&quot;/&gt;&lt;wsp:rsid wsp:val=&quot;002937C3&quot;/&gt;&lt;wsp:rsid wsp:val=&quot;00293896&quot;/&gt;&lt;wsp:rsid wsp:val=&quot;0029424F&quot;/&gt;&lt;wsp:rsid wsp:val=&quot;00294287&quot;/&gt;&lt;wsp:rsid wsp:val=&quot;00294355&quot;/&gt;&lt;wsp:rsid wsp:val=&quot;00295129&quot;/&gt;&lt;wsp:rsid wsp:val=&quot;00295857&quot;/&gt;&lt;wsp:rsid wsp:val=&quot;0029585E&quot;/&gt;&lt;wsp:rsid wsp:val=&quot;0029589F&quot;/&gt;&lt;wsp:rsid wsp:val=&quot;002967B0&quot;/&gt;&lt;wsp:rsid wsp:val=&quot;002A1398&quot;/&gt;&lt;wsp:rsid wsp:val=&quot;002A2611&quot;/&gt;&lt;wsp:rsid wsp:val=&quot;002A3329&quot;/&gt;&lt;wsp:rsid wsp:val=&quot;002A440C&quot;/&gt;&lt;wsp:rsid wsp:val=&quot;002A512E&quot;/&gt;&lt;wsp:rsid wsp:val=&quot;002A5FC5&quot;/&gt;&lt;wsp:rsid wsp:val=&quot;002A729A&quot;/&gt;&lt;wsp:rsid wsp:val=&quot;002B18FF&quot;/&gt;&lt;wsp:rsid wsp:val=&quot;002B199F&quot;/&gt;&lt;wsp:rsid wsp:val=&quot;002B20AA&quot;/&gt;&lt;wsp:rsid wsp:val=&quot;002B378A&quot;/&gt;&lt;wsp:rsid wsp:val=&quot;002B4403&quot;/&gt;&lt;wsp:rsid wsp:val=&quot;002B4C8D&quot;/&gt;&lt;wsp:rsid wsp:val=&quot;002B5587&quot;/&gt;&lt;wsp:rsid wsp:val=&quot;002B5A2D&quot;/&gt;&lt;wsp:rsid wsp:val=&quot;002B6134&quot;/&gt;&lt;wsp:rsid wsp:val=&quot;002B6194&quot;/&gt;&lt;wsp:rsid wsp:val=&quot;002B61CB&quot;/&gt;&lt;wsp:rsid wsp:val=&quot;002B6C6B&quot;/&gt;&lt;wsp:rsid wsp:val=&quot;002B6F28&quot;/&gt;&lt;wsp:rsid wsp:val=&quot;002B7571&quot;/&gt;&lt;wsp:rsid wsp:val=&quot;002B75D6&quot;/&gt;&lt;wsp:rsid wsp:val=&quot;002C04F1&quot;/&gt;&lt;wsp:rsid wsp:val=&quot;002C1057&quot;/&gt;&lt;wsp:rsid wsp:val=&quot;002C2B6F&quot;/&gt;&lt;wsp:rsid wsp:val=&quot;002C3734&quot;/&gt;&lt;wsp:rsid wsp:val=&quot;002C574E&quot;/&gt;&lt;wsp:rsid wsp:val=&quot;002C5BE6&quot;/&gt;&lt;wsp:rsid wsp:val=&quot;002C7C5B&quot;/&gt;&lt;wsp:rsid wsp:val=&quot;002D0258&quot;/&gt;&lt;wsp:rsid wsp:val=&quot;002D0EB2&quot;/&gt;&lt;wsp:rsid wsp:val=&quot;002D1D05&quot;/&gt;&lt;wsp:rsid wsp:val=&quot;002D27F7&quot;/&gt;&lt;wsp:rsid wsp:val=&quot;002D289C&quot;/&gt;&lt;wsp:rsid wsp:val=&quot;002D2DBA&quot;/&gt;&lt;wsp:rsid wsp:val=&quot;002D3BDF&quot;/&gt;&lt;wsp:rsid wsp:val=&quot;002D3D7F&quot;/&gt;&lt;wsp:rsid wsp:val=&quot;002D42C2&quot;/&gt;&lt;wsp:rsid wsp:val=&quot;002D486E&quot;/&gt;&lt;wsp:rsid wsp:val=&quot;002D499C&quot;/&gt;&lt;wsp:rsid wsp:val=&quot;002D5169&quot;/&gt;&lt;wsp:rsid wsp:val=&quot;002D5343&quot;/&gt;&lt;wsp:rsid wsp:val=&quot;002D5A17&quot;/&gt;&lt;wsp:rsid wsp:val=&quot;002D7B93&quot;/&gt;&lt;wsp:rsid wsp:val=&quot;002E05C6&quot;/&gt;&lt;wsp:rsid wsp:val=&quot;002E17A6&quot;/&gt;&lt;wsp:rsid wsp:val=&quot;002E3199&quot;/&gt;&lt;wsp:rsid wsp:val=&quot;002E54D9&quot;/&gt;&lt;wsp:rsid wsp:val=&quot;002F07AF&quot;/&gt;&lt;wsp:rsid wsp:val=&quot;002F3464&quot;/&gt;&lt;wsp:rsid wsp:val=&quot;002F34BB&quot;/&gt;&lt;wsp:rsid wsp:val=&quot;002F3C97&quot;/&gt;&lt;wsp:rsid wsp:val=&quot;002F57A4&quot;/&gt;&lt;wsp:rsid wsp:val=&quot;002F6558&quot;/&gt;&lt;wsp:rsid wsp:val=&quot;002F7CD7&quot;/&gt;&lt;wsp:rsid wsp:val=&quot;002F7FCE&quot;/&gt;&lt;wsp:rsid wsp:val=&quot;003013B4&quot;/&gt;&lt;wsp:rsid wsp:val=&quot;00301B1A&quot;/&gt;&lt;wsp:rsid wsp:val=&quot;003035B7&quot;/&gt;&lt;wsp:rsid wsp:val=&quot;00303CFE&quot;/&gt;&lt;wsp:rsid wsp:val=&quot;0030456F&quot;/&gt;&lt;wsp:rsid wsp:val=&quot;003045E3&quot;/&gt;&lt;wsp:rsid wsp:val=&quot;0030546F&quot;/&gt;&lt;wsp:rsid wsp:val=&quot;00305D8B&quot;/&gt;&lt;wsp:rsid wsp:val=&quot;00305FCC&quot;/&gt;&lt;wsp:rsid wsp:val=&quot;003066E8&quot;/&gt;&lt;wsp:rsid wsp:val=&quot;00307E60&quot;/&gt;&lt;wsp:rsid wsp:val=&quot;00310BBB&quot;/&gt;&lt;wsp:rsid wsp:val=&quot;00311101&quot;/&gt;&lt;wsp:rsid wsp:val=&quot;0031317A&quot;/&gt;&lt;wsp:rsid wsp:val=&quot;00313926&quot;/&gt;&lt;wsp:rsid wsp:val=&quot;00313952&quot;/&gt;&lt;wsp:rsid wsp:val=&quot;003142E1&quot;/&gt;&lt;wsp:rsid wsp:val=&quot;00315FF7&quot;/&gt;&lt;wsp:rsid wsp:val=&quot;003175CE&quot;/&gt;&lt;wsp:rsid wsp:val=&quot;00317CFE&quot;/&gt;&lt;wsp:rsid wsp:val=&quot;00320972&quot;/&gt;&lt;wsp:rsid wsp:val=&quot;00321390&quot;/&gt;&lt;wsp:rsid wsp:val=&quot;0032161A&quot;/&gt;&lt;wsp:rsid wsp:val=&quot;00321CF9&quot;/&gt;&lt;wsp:rsid wsp:val=&quot;00322107&quot;/&gt;&lt;wsp:rsid wsp:val=&quot;003239A0&quot;/&gt;&lt;wsp:rsid wsp:val=&quot;00323F02&quot;/&gt;&lt;wsp:rsid wsp:val=&quot;00325716&quot;/&gt;&lt;wsp:rsid wsp:val=&quot;00326362&quot;/&gt;&lt;wsp:rsid wsp:val=&quot;00326590&quot;/&gt;&lt;wsp:rsid wsp:val=&quot;00326B5D&quot;/&gt;&lt;wsp:rsid wsp:val=&quot;0032712E&quot;/&gt;&lt;wsp:rsid wsp:val=&quot;0033191A&quot;/&gt;&lt;wsp:rsid wsp:val=&quot;00331EF5&quot;/&gt;&lt;wsp:rsid wsp:val=&quot;00332430&quot;/&gt;&lt;wsp:rsid wsp:val=&quot;00333118&quot;/&gt;&lt;wsp:rsid wsp:val=&quot;00333511&quot;/&gt;&lt;wsp:rsid wsp:val=&quot;00333694&quot;/&gt;&lt;wsp:rsid wsp:val=&quot;00333F1E&quot;/&gt;&lt;wsp:rsid wsp:val=&quot;00336ADB&quot;/&gt;&lt;wsp:rsid wsp:val=&quot;0033782C&quot;/&gt;&lt;wsp:rsid wsp:val=&quot;00337C84&quot;/&gt;&lt;wsp:rsid wsp:val=&quot;0034049C&quot;/&gt;&lt;wsp:rsid wsp:val=&quot;0034163B&quot;/&gt;&lt;wsp:rsid wsp:val=&quot;00341AF2&quot;/&gt;&lt;wsp:rsid wsp:val=&quot;00343C4C&quot;/&gt;&lt;wsp:rsid wsp:val=&quot;00344A7F&quot;/&gt;&lt;wsp:rsid wsp:val=&quot;00345DBF&quot;/&gt;&lt;wsp:rsid wsp:val=&quot;003469C0&quot;/&gt;&lt;wsp:rsid wsp:val=&quot;00346EFE&quot;/&gt;&lt;wsp:rsid wsp:val=&quot;003502EC&quot;/&gt;&lt;wsp:rsid wsp:val=&quot;00350D8B&quot;/&gt;&lt;wsp:rsid wsp:val=&quot;00350E4F&quot;/&gt;&lt;wsp:rsid wsp:val=&quot;0035202A&quot;/&gt;&lt;wsp:rsid wsp:val=&quot;00353041&quot;/&gt;&lt;wsp:rsid wsp:val=&quot;0035311A&quot;/&gt;&lt;wsp:rsid wsp:val=&quot;0035394D&quot;/&gt;&lt;wsp:rsid wsp:val=&quot;00353C6B&quot;/&gt;&lt;wsp:rsid wsp:val=&quot;00353CA2&quot;/&gt;&lt;wsp:rsid wsp:val=&quot;00353CD0&quot;/&gt;&lt;wsp:rsid wsp:val=&quot;00355262&quot;/&gt;&lt;wsp:rsid wsp:val=&quot;00355DF7&quot;/&gt;&lt;wsp:rsid wsp:val=&quot;00355F5F&quot;/&gt;&lt;wsp:rsid wsp:val=&quot;003569FD&quot;/&gt;&lt;wsp:rsid wsp:val=&quot;00357223&quot;/&gt;&lt;wsp:rsid wsp:val=&quot;003576AA&quot;/&gt;&lt;wsp:rsid wsp:val=&quot;00364C49&quot;/&gt;&lt;wsp:rsid wsp:val=&quot;00365AC1&quot;/&gt;&lt;wsp:rsid wsp:val=&quot;00366BEE&quot;/&gt;&lt;wsp:rsid wsp:val=&quot;00370013&quot;/&gt;&lt;wsp:rsid wsp:val=&quot;0037011B&quot;/&gt;&lt;wsp:rsid wsp:val=&quot;00370795&quot;/&gt;&lt;wsp:rsid wsp:val=&quot;00372009&quot;/&gt;&lt;wsp:rsid wsp:val=&quot;0037237A&quot;/&gt;&lt;wsp:rsid wsp:val=&quot;003726A5&quot;/&gt;&lt;wsp:rsid wsp:val=&quot;00372AF2&quot;/&gt;&lt;wsp:rsid wsp:val=&quot;00374844&quot;/&gt;&lt;wsp:rsid wsp:val=&quot;00376603&quot;/&gt;&lt;wsp:rsid wsp:val=&quot;003771D8&quot;/&gt;&lt;wsp:rsid wsp:val=&quot;00377319&quot;/&gt;&lt;wsp:rsid wsp:val=&quot;00381219&quot;/&gt;&lt;wsp:rsid wsp:val=&quot;003817ED&quot;/&gt;&lt;wsp:rsid wsp:val=&quot;0038382D&quot;/&gt;&lt;wsp:rsid wsp:val=&quot;0038460A&quot;/&gt;&lt;wsp:rsid wsp:val=&quot;00384FFB&quot;/&gt;&lt;wsp:rsid wsp:val=&quot;00385518&quot;/&gt;&lt;wsp:rsid wsp:val=&quot;00386FF8&quot;/&gt;&lt;wsp:rsid wsp:val=&quot;00387067&quot;/&gt;&lt;wsp:rsid wsp:val=&quot;003875A5&quot;/&gt;&lt;wsp:rsid wsp:val=&quot;003879F3&quot;/&gt;&lt;wsp:rsid wsp:val=&quot;00387A32&quot;/&gt;&lt;wsp:rsid wsp:val=&quot;003904BB&quot;/&gt;&lt;wsp:rsid wsp:val=&quot;003909D1&quot;/&gt;&lt;wsp:rsid wsp:val=&quot;00390AE6&quot;/&gt;&lt;wsp:rsid wsp:val=&quot;00390D47&quot;/&gt;&lt;wsp:rsid wsp:val=&quot;003913CC&quot;/&gt;&lt;wsp:rsid wsp:val=&quot;0039208D&quot;/&gt;&lt;wsp:rsid wsp:val=&quot;0039284A&quot;/&gt;&lt;wsp:rsid wsp:val=&quot;003928E1&quot;/&gt;&lt;wsp:rsid wsp:val=&quot;00392A7C&quot;/&gt;&lt;wsp:rsid wsp:val=&quot;00393305&quot;/&gt;&lt;wsp:rsid wsp:val=&quot;003933F8&quot;/&gt;&lt;wsp:rsid wsp:val=&quot;003937E4&quot;/&gt;&lt;wsp:rsid wsp:val=&quot;00394669&quot;/&gt;&lt;wsp:rsid wsp:val=&quot;00394838&quot;/&gt;&lt;wsp:rsid wsp:val=&quot;00395B68&quot;/&gt;&lt;wsp:rsid wsp:val=&quot;00395C4D&quot;/&gt;&lt;wsp:rsid wsp:val=&quot;00397A39&quot;/&gt;&lt;wsp:rsid wsp:val=&quot;003A0A22&quot;/&gt;&lt;wsp:rsid wsp:val=&quot;003A0D34&quot;/&gt;&lt;wsp:rsid wsp:val=&quot;003A0DD4&quot;/&gt;&lt;wsp:rsid wsp:val=&quot;003A1B5E&quot;/&gt;&lt;wsp:rsid wsp:val=&quot;003A29DE&quot;/&gt;&lt;wsp:rsid wsp:val=&quot;003A45E3&quot;/&gt;&lt;wsp:rsid wsp:val=&quot;003A7F68&quot;/&gt;&lt;wsp:rsid wsp:val=&quot;003B01CF&quot;/&gt;&lt;wsp:rsid wsp:val=&quot;003B117C&quot;/&gt;&lt;wsp:rsid wsp:val=&quot;003B149E&quot;/&gt;&lt;wsp:rsid wsp:val=&quot;003B21A9&quot;/&gt;&lt;wsp:rsid wsp:val=&quot;003B2EC4&quot;/&gt;&lt;wsp:rsid wsp:val=&quot;003B35F5&quot;/&gt;&lt;wsp:rsid wsp:val=&quot;003B4C33&quot;/&gt;&lt;wsp:rsid wsp:val=&quot;003B5114&quot;/&gt;&lt;wsp:rsid wsp:val=&quot;003B61F2&quot;/&gt;&lt;wsp:rsid wsp:val=&quot;003B62AA&quot;/&gt;&lt;wsp:rsid wsp:val=&quot;003B6A25&quot;/&gt;&lt;wsp:rsid wsp:val=&quot;003C13B1&quot;/&gt;&lt;wsp:rsid wsp:val=&quot;003C25BB&quot;/&gt;&lt;wsp:rsid wsp:val=&quot;003C3F48&quot;/&gt;&lt;wsp:rsid wsp:val=&quot;003C43A6&quot;/&gt;&lt;wsp:rsid wsp:val=&quot;003C4710&quot;/&gt;&lt;wsp:rsid wsp:val=&quot;003C56A5&quot;/&gt;&lt;wsp:rsid wsp:val=&quot;003C5ADB&quot;/&gt;&lt;wsp:rsid wsp:val=&quot;003C5B0E&quot;/&gt;&lt;wsp:rsid wsp:val=&quot;003C5C1D&quot;/&gt;&lt;wsp:rsid wsp:val=&quot;003C6580&quot;/&gt;&lt;wsp:rsid wsp:val=&quot;003D116D&quot;/&gt;&lt;wsp:rsid wsp:val=&quot;003D1621&quot;/&gt;&lt;wsp:rsid wsp:val=&quot;003D1A65&quot;/&gt;&lt;wsp:rsid wsp:val=&quot;003D2003&quot;/&gt;&lt;wsp:rsid wsp:val=&quot;003D38CC&quot;/&gt;&lt;wsp:rsid wsp:val=&quot;003D472F&quot;/&gt;&lt;wsp:rsid wsp:val=&quot;003D50E1&quot;/&gt;&lt;wsp:rsid wsp:val=&quot;003D57D9&quot;/&gt;&lt;wsp:rsid wsp:val=&quot;003D79C6&quot;/&gt;&lt;wsp:rsid wsp:val=&quot;003E0059&quot;/&gt;&lt;wsp:rsid wsp:val=&quot;003E04F3&quot;/&gt;&lt;wsp:rsid wsp:val=&quot;003E0B7B&quot;/&gt;&lt;wsp:rsid wsp:val=&quot;003E121C&quot;/&gt;&lt;wsp:rsid wsp:val=&quot;003E383B&quot;/&gt;&lt;wsp:rsid wsp:val=&quot;003E3AE7&quot;/&gt;&lt;wsp:rsid wsp:val=&quot;003E5040&quot;/&gt;&lt;wsp:rsid wsp:val=&quot;003E54DC&quot;/&gt;&lt;wsp:rsid wsp:val=&quot;003E58B3&quot;/&gt;&lt;wsp:rsid wsp:val=&quot;003E73CD&quot;/&gt;&lt;wsp:rsid wsp:val=&quot;003E7778&quot;/&gt;&lt;wsp:rsid wsp:val=&quot;003EADEF&quot;/&gt;&lt;wsp:rsid wsp:val=&quot;003F0001&quot;/&gt;&lt;wsp:rsid wsp:val=&quot;003F2121&quot;/&gt;&lt;wsp:rsid wsp:val=&quot;003F254D&quot;/&gt;&lt;wsp:rsid wsp:val=&quot;003F2B7B&quot;/&gt;&lt;wsp:rsid wsp:val=&quot;003F5F45&quot;/&gt;&lt;wsp:rsid wsp:val=&quot;003F662A&quot;/&gt;&lt;wsp:rsid wsp:val=&quot;003F6ABF&quot;/&gt;&lt;wsp:rsid wsp:val=&quot;003F745B&quot;/&gt;&lt;wsp:rsid wsp:val=&quot;003F798B&quot;/&gt;&lt;wsp:rsid wsp:val=&quot;003F7A40&quot;/&gt;&lt;wsp:rsid wsp:val=&quot;0040106A&quot;/&gt;&lt;wsp:rsid wsp:val=&quot;004017CF&quot;/&gt;&lt;wsp:rsid wsp:val=&quot;00401DE6&quot;/&gt;&lt;wsp:rsid wsp:val=&quot;00401F24&quot;/&gt;&lt;wsp:rsid wsp:val=&quot;00402169&quot;/&gt;&lt;wsp:rsid wsp:val=&quot;00403AC2&quot;/&gt;&lt;wsp:rsid wsp:val=&quot;00404284&quot;/&gt;&lt;wsp:rsid wsp:val=&quot;004046CA&quot;/&gt;&lt;wsp:rsid wsp:val=&quot;004049A4&quot;/&gt;&lt;wsp:rsid wsp:val=&quot;00406426&quot;/&gt;&lt;wsp:rsid wsp:val=&quot;004079BF&quot;/&gt;&lt;wsp:rsid wsp:val=&quot;00407DAC&quot;/&gt;&lt;wsp:rsid wsp:val=&quot;004119A6&quot;/&gt;&lt;wsp:rsid wsp:val=&quot;00411A8B&quot;/&gt;&lt;wsp:rsid wsp:val=&quot;00411E91&quot;/&gt;&lt;wsp:rsid wsp:val=&quot;004126C8&quot;/&gt;&lt;wsp:rsid wsp:val=&quot;00412AAA&quot;/&gt;&lt;wsp:rsid wsp:val=&quot;00414663&quot;/&gt;&lt;wsp:rsid wsp:val=&quot;00415D32&quot;/&gt;&lt;wsp:rsid wsp:val=&quot;00417165&quot;/&gt;&lt;wsp:rsid wsp:val=&quot;004173CD&quot;/&gt;&lt;wsp:rsid wsp:val=&quot;0041751B&quot;/&gt;&lt;wsp:rsid wsp:val=&quot;004175C5&quot;/&gt;&lt;wsp:rsid wsp:val=&quot;004176D8&quot;/&gt;&lt;wsp:rsid wsp:val=&quot;00417E90&quot;/&gt;&lt;wsp:rsid wsp:val=&quot;004213D7&quot;/&gt;&lt;wsp:rsid wsp:val=&quot;00421FA3&quot;/&gt;&lt;wsp:rsid wsp:val=&quot;00422A42&quot;/&gt;&lt;wsp:rsid wsp:val=&quot;00422BEF&quot;/&gt;&lt;wsp:rsid wsp:val=&quot;00423AD7&quot;/&gt;&lt;wsp:rsid wsp:val=&quot;00423BFB&quot;/&gt;&lt;wsp:rsid wsp:val=&quot;00424AC8&quot;/&gt;&lt;wsp:rsid wsp:val=&quot;00425060&quot;/&gt;&lt;wsp:rsid wsp:val=&quot;004253B8&quot;/&gt;&lt;wsp:rsid wsp:val=&quot;00426605&quot;/&gt;&lt;wsp:rsid wsp:val=&quot;00427F59&quot;/&gt;&lt;wsp:rsid wsp:val=&quot;00431C9B&quot;/&gt;&lt;wsp:rsid wsp:val=&quot;00432CA7&quot;/&gt;&lt;wsp:rsid wsp:val=&quot;00433170&quot;/&gt;&lt;wsp:rsid wsp:val=&quot;004336DF&quot;/&gt;&lt;wsp:rsid wsp:val=&quot;00434010&quot;/&gt;&lt;wsp:rsid wsp:val=&quot;00434123&quot;/&gt;&lt;wsp:rsid wsp:val=&quot;004346CA&quot;/&gt;&lt;wsp:rsid wsp:val=&quot;004359EF&quot;/&gt;&lt;wsp:rsid wsp:val=&quot;00435F1C&quot;/&gt;&lt;wsp:rsid wsp:val=&quot;0043622C&quot;/&gt;&lt;wsp:rsid wsp:val=&quot;00436A47&quot;/&gt;&lt;wsp:rsid wsp:val=&quot;00437283&quot;/&gt;&lt;wsp:rsid wsp:val=&quot;00437A75&quot;/&gt;&lt;wsp:rsid wsp:val=&quot;00441245&quot;/&gt;&lt;wsp:rsid wsp:val=&quot;0044185F&quot;/&gt;&lt;wsp:rsid wsp:val=&quot;00441E4C&quot;/&gt;&lt;wsp:rsid wsp:val=&quot;00441E65&quot;/&gt;&lt;wsp:rsid wsp:val=&quot;00442458&quot;/&gt;&lt;wsp:rsid wsp:val=&quot;00442D45&quot;/&gt;&lt;wsp:rsid wsp:val=&quot;004431CE&quot;/&gt;&lt;wsp:rsid wsp:val=&quot;00443393&quot;/&gt;&lt;wsp:rsid wsp:val=&quot;00443B6B&quot;/&gt;&lt;wsp:rsid wsp:val=&quot;00444813&quot;/&gt;&lt;wsp:rsid wsp:val=&quot;00444836&quot;/&gt;&lt;wsp:rsid wsp:val=&quot;00444D13&quot;/&gt;&lt;wsp:rsid wsp:val=&quot;00447B1C&quot;/&gt;&lt;wsp:rsid wsp:val=&quot;004505E1&quot;/&gt;&lt;wsp:rsid wsp:val=&quot;00450D96&quot;/&gt;&lt;wsp:rsid wsp:val=&quot;004519CF&quot;/&gt;&lt;wsp:rsid wsp:val=&quot;0045234B&quot;/&gt;&lt;wsp:rsid wsp:val=&quot;004526FB&quot;/&gt;&lt;wsp:rsid wsp:val=&quot;00453692&quot;/&gt;&lt;wsp:rsid wsp:val=&quot;00455044&quot;/&gt;&lt;wsp:rsid wsp:val=&quot;00455571&quot;/&gt;&lt;wsp:rsid wsp:val=&quot;00456C59&quot;/&gt;&lt;wsp:rsid wsp:val=&quot;00456F02&quot;/&gt;&lt;wsp:rsid wsp:val=&quot;0046215A&quot;/&gt;&lt;wsp:rsid wsp:val=&quot;00462814&quot;/&gt;&lt;wsp:rsid wsp:val=&quot;00463818&quot;/&gt;&lt;wsp:rsid wsp:val=&quot;004639C4&quot;/&gt;&lt;wsp:rsid wsp:val=&quot;004639E7&quot;/&gt;&lt;wsp:rsid wsp:val=&quot;00465841&quot;/&gt;&lt;wsp:rsid wsp:val=&quot;00465D31&quot;/&gt;&lt;wsp:rsid wsp:val=&quot;004664E7&quot;/&gt;&lt;wsp:rsid wsp:val=&quot;00466E39&quot;/&gt;&lt;wsp:rsid wsp:val=&quot;00467A0C&quot;/&gt;&lt;wsp:rsid wsp:val=&quot;004701FC&quot;/&gt;&lt;wsp:rsid wsp:val=&quot;00470ED1&quot;/&gt;&lt;wsp:rsid wsp:val=&quot;00470F05&quot;/&gt;&lt;wsp:rsid wsp:val=&quot;0047119D&quot;/&gt;&lt;wsp:rsid wsp:val=&quot;00472A92&quot;/&gt;&lt;wsp:rsid wsp:val=&quot;00475813&quot;/&gt;&lt;wsp:rsid wsp:val=&quot;004763DB&quot;/&gt;&lt;wsp:rsid wsp:val=&quot;004772B8&quot;/&gt;&lt;wsp:rsid wsp:val=&quot;00480111&quot;/&gt;&lt;wsp:rsid wsp:val=&quot;00481610&quot;/&gt;&lt;wsp:rsid wsp:val=&quot;0048224A&quot;/&gt;&lt;wsp:rsid wsp:val=&quot;00482B32&quot;/&gt;&lt;wsp:rsid wsp:val=&quot;00485C43&quot;/&gt;&lt;wsp:rsid wsp:val=&quot;00485E4E&quot;/&gt;&lt;wsp:rsid wsp:val=&quot;00486B9D&quot;/&gt;&lt;wsp:rsid wsp:val=&quot;00487096&quot;/&gt;&lt;wsp:rsid wsp:val=&quot;00487BB8&quot;/&gt;&lt;wsp:rsid wsp:val=&quot;00490E36&quot;/&gt;&lt;wsp:rsid wsp:val=&quot;00490E71&quot;/&gt;&lt;wsp:rsid wsp:val=&quot;004919A2&quot;/&gt;&lt;wsp:rsid wsp:val=&quot;00491BB0&quot;/&gt;&lt;wsp:rsid wsp:val=&quot;00491DA5&quot;/&gt;&lt;wsp:rsid wsp:val=&quot;00492000&quot;/&gt;&lt;wsp:rsid wsp:val=&quot;0049293E&quot;/&gt;&lt;wsp:rsid wsp:val=&quot;00493EBC&quot;/&gt;&lt;wsp:rsid wsp:val=&quot;00494908&quot;/&gt;&lt;wsp:rsid wsp:val=&quot;00494FCD&quot;/&gt;&lt;wsp:rsid wsp:val=&quot;004950EC&quot;/&gt;&lt;wsp:rsid wsp:val=&quot;00495580&quot;/&gt;&lt;wsp:rsid wsp:val=&quot;00497CB7&quot;/&gt;&lt;wsp:rsid wsp:val=&quot;00497CD1&quot;/&gt;&lt;wsp:rsid wsp:val=&quot;004A0D24&quot;/&gt;&lt;wsp:rsid wsp:val=&quot;004A1D03&quot;/&gt;&lt;wsp:rsid wsp:val=&quot;004A24FD&quot;/&gt;&lt;wsp:rsid wsp:val=&quot;004A3B42&quot;/&gt;&lt;wsp:rsid wsp:val=&quot;004A41AA&quot;/&gt;&lt;wsp:rsid wsp:val=&quot;004A6B32&quot;/&gt;&lt;wsp:rsid wsp:val=&quot;004A7E47&quot;/&gt;&lt;wsp:rsid wsp:val=&quot;004B1512&quot;/&gt;&lt;wsp:rsid wsp:val=&quot;004B425A&quot;/&gt;&lt;wsp:rsid wsp:val=&quot;004B546C&quot;/&gt;&lt;wsp:rsid wsp:val=&quot;004B598B&quot;/&gt;&lt;wsp:rsid wsp:val=&quot;004B674B&quot;/&gt;&lt;wsp:rsid wsp:val=&quot;004B7024&quot;/&gt;&lt;wsp:rsid wsp:val=&quot;004B7879&quot;/&gt;&lt;wsp:rsid wsp:val=&quot;004C0082&quot;/&gt;&lt;wsp:rsid wsp:val=&quot;004C1014&quot;/&gt;&lt;wsp:rsid wsp:val=&quot;004C1BE8&quot;/&gt;&lt;wsp:rsid wsp:val=&quot;004C1F50&quot;/&gt;&lt;wsp:rsid wsp:val=&quot;004C2646&quot;/&gt;&lt;wsp:rsid wsp:val=&quot;004C2F85&quot;/&gt;&lt;wsp:rsid wsp:val=&quot;004C5033&quot;/&gt;&lt;wsp:rsid wsp:val=&quot;004C588E&quot;/&gt;&lt;wsp:rsid wsp:val=&quot;004C5B7C&quot;/&gt;&lt;wsp:rsid wsp:val=&quot;004C5EB8&quot;/&gt;&lt;wsp:rsid wsp:val=&quot;004C6D75&quot;/&gt;&lt;wsp:rsid wsp:val=&quot;004C7687&quot;/&gt;&lt;wsp:rsid wsp:val=&quot;004D1528&quot;/&gt;&lt;wsp:rsid wsp:val=&quot;004D17BD&quot;/&gt;&lt;wsp:rsid wsp:val=&quot;004D27E8&quot;/&gt;&lt;wsp:rsid wsp:val=&quot;004D2E46&quot;/&gt;&lt;wsp:rsid wsp:val=&quot;004D4FC4&quot;/&gt;&lt;wsp:rsid wsp:val=&quot;004D51D8&quot;/&gt;&lt;wsp:rsid wsp:val=&quot;004D5439&quot;/&gt;&lt;wsp:rsid wsp:val=&quot;004D61F9&quot;/&gt;&lt;wsp:rsid wsp:val=&quot;004D642B&quot;/&gt;&lt;wsp:rsid wsp:val=&quot;004D6B1C&quot;/&gt;&lt;wsp:rsid wsp:val=&quot;004D717F&quot;/&gt;&lt;wsp:rsid wsp:val=&quot;004E0355&quot;/&gt;&lt;wsp:rsid wsp:val=&quot;004E0506&quot;/&gt;&lt;wsp:rsid wsp:val=&quot;004E1F1A&quot;/&gt;&lt;wsp:rsid wsp:val=&quot;004E2490&quot;/&gt;&lt;wsp:rsid wsp:val=&quot;004E352F&quot;/&gt;&lt;wsp:rsid wsp:val=&quot;004E382E&quot;/&gt;&lt;wsp:rsid wsp:val=&quot;004E4D46&quot;/&gt;&lt;wsp:rsid wsp:val=&quot;004E5DFB&quot;/&gt;&lt;wsp:rsid wsp:val=&quot;004E6167&quot;/&gt;&lt;wsp:rsid wsp:val=&quot;004E7C9C&quot;/&gt;&lt;wsp:rsid wsp:val=&quot;004F03C6&quot;/&gt;&lt;wsp:rsid wsp:val=&quot;004F0B25&quot;/&gt;&lt;wsp:rsid wsp:val=&quot;004F0F07&quot;/&gt;&lt;wsp:rsid wsp:val=&quot;004F145A&quot;/&gt;&lt;wsp:rsid wsp:val=&quot;004F1F83&quot;/&gt;&lt;wsp:rsid wsp:val=&quot;004F2D2E&quot;/&gt;&lt;wsp:rsid wsp:val=&quot;004F35F4&quot;/&gt;&lt;wsp:rsid wsp:val=&quot;004F4A13&quot;/&gt;&lt;wsp:rsid wsp:val=&quot;004F5A52&quot;/&gt;&lt;wsp:rsid wsp:val=&quot;004F5E19&quot;/&gt;&lt;wsp:rsid wsp:val=&quot;004F651D&quot;/&gt;&lt;wsp:rsid wsp:val=&quot;004F7649&quot;/&gt;&lt;wsp:rsid wsp:val=&quot;004F765E&quot;/&gt;&lt;wsp:rsid wsp:val=&quot;00500169&quot;/&gt;&lt;wsp:rsid wsp:val=&quot;005014C3&quot;/&gt;&lt;wsp:rsid wsp:val=&quot;00503357&quot;/&gt;&lt;wsp:rsid wsp:val=&quot;00503969&quot;/&gt;&lt;wsp:rsid wsp:val=&quot;00503F68&quot;/&gt;&lt;wsp:rsid wsp:val=&quot;00504A89&quot;/&gt;&lt;wsp:rsid wsp:val=&quot;00504EDE&quot;/&gt;&lt;wsp:rsid wsp:val=&quot;005060C3&quot;/&gt;&lt;wsp:rsid wsp:val=&quot;00506588&quot;/&gt;&lt;wsp:rsid wsp:val=&quot;005077E4&quot;/&gt;&lt;wsp:rsid wsp:val=&quot;00507D55&quot;/&gt;&lt;wsp:rsid wsp:val=&quot;0051024A&quot;/&gt;&lt;wsp:rsid wsp:val=&quot;0051057A&quot;/&gt;&lt;wsp:rsid wsp:val=&quot;00511785&quot;/&gt;&lt;wsp:rsid wsp:val=&quot;005144C2&quot;/&gt;&lt;wsp:rsid wsp:val=&quot;0051551E&quot;/&gt;&lt;wsp:rsid wsp:val=&quot;005237BA&quot;/&gt;&lt;wsp:rsid wsp:val=&quot;00523BE9&quot;/&gt;&lt;wsp:rsid wsp:val=&quot;00523FD1&quot;/&gt;&lt;wsp:rsid wsp:val=&quot;0052490C&quot;/&gt;&lt;wsp:rsid wsp:val=&quot;00527DD2&quot;/&gt;&lt;wsp:rsid wsp:val=&quot;00530680&quot;/&gt;&lt;wsp:rsid wsp:val=&quot;0053115D&quot;/&gt;&lt;wsp:rsid wsp:val=&quot;00532AD2&quot;/&gt;&lt;wsp:rsid wsp:val=&quot;00532C13&quot;/&gt;&lt;wsp:rsid wsp:val=&quot;00532E03&quot;/&gt;&lt;wsp:rsid wsp:val=&quot;00533587&quot;/&gt;&lt;wsp:rsid wsp:val=&quot;00533A6D&quot;/&gt;&lt;wsp:rsid wsp:val=&quot;00535853&quot;/&gt;&lt;wsp:rsid wsp:val=&quot;00536CA6&quot;/&gt;&lt;wsp:rsid wsp:val=&quot;00537E99&quot;/&gt;&lt;wsp:rsid wsp:val=&quot;005410C6&quot;/&gt;&lt;wsp:rsid wsp:val=&quot;005420D7&quot;/&gt;&lt;wsp:rsid wsp:val=&quot;00542C73&quot;/&gt;&lt;wsp:rsid wsp:val=&quot;00544E17&quot;/&gt;&lt;wsp:rsid wsp:val=&quot;00544FBE&quot;/&gt;&lt;wsp:rsid wsp:val=&quot;005462D6&quot;/&gt;&lt;wsp:rsid wsp:val=&quot;00547FAC&quot;/&gt;&lt;wsp:rsid wsp:val=&quot;00552DE5&quot;/&gt;&lt;wsp:rsid wsp:val=&quot;00552EB2&quot;/&gt;&lt;wsp:rsid wsp:val=&quot;00554BB5&quot;/&gt;&lt;wsp:rsid wsp:val=&quot;00554D8A&quot;/&gt;&lt;wsp:rsid wsp:val=&quot;00555335&quot;/&gt;&lt;wsp:rsid wsp:val=&quot;00556239&quot;/&gt;&lt;wsp:rsid wsp:val=&quot;0055658D&quot;/&gt;&lt;wsp:rsid wsp:val=&quot;005608D8&quot;/&gt;&lt;wsp:rsid wsp:val=&quot;00560984&quot;/&gt;&lt;wsp:rsid wsp:val=&quot;00560F67&quot;/&gt;&lt;wsp:rsid wsp:val=&quot;00561E9C&quot;/&gt;&lt;wsp:rsid wsp:val=&quot;005620F2&quot;/&gt;&lt;wsp:rsid wsp:val=&quot;00563F1C&quot;/&gt;&lt;wsp:rsid wsp:val=&quot;00564F81&quot;/&gt;&lt;wsp:rsid wsp:val=&quot;005718D7&quot;/&gt;&lt;wsp:rsid wsp:val=&quot;00571D57&quot;/&gt;&lt;wsp:rsid wsp:val=&quot;0057222F&quot;/&gt;&lt;wsp:rsid wsp:val=&quot;00572BB2&quot;/&gt;&lt;wsp:rsid wsp:val=&quot;0057621F&quot;/&gt;&lt;wsp:rsid wsp:val=&quot;00576632&quot;/&gt;&lt;wsp:rsid wsp:val=&quot;005819B2&quot;/&gt;&lt;wsp:rsid wsp:val=&quot;00581C82&quot;/&gt;&lt;wsp:rsid wsp:val=&quot;00581DEB&quot;/&gt;&lt;wsp:rsid wsp:val=&quot;00582089&quot;/&gt;&lt;wsp:rsid wsp:val=&quot;005827BD&quot;/&gt;&lt;wsp:rsid wsp:val=&quot;00583B2D&quot;/&gt;&lt;wsp:rsid wsp:val=&quot;005857B0&quot;/&gt;&lt;wsp:rsid wsp:val=&quot;00585B7F&quot;/&gt;&lt;wsp:rsid wsp:val=&quot;00585E06&quot;/&gt;&lt;wsp:rsid wsp:val=&quot;00586386&quot;/&gt;&lt;wsp:rsid wsp:val=&quot;0058647A&quot;/&gt;&lt;wsp:rsid wsp:val=&quot;005865AC&quot;/&gt;&lt;wsp:rsid wsp:val=&quot;00590321&quot;/&gt;&lt;wsp:rsid wsp:val=&quot;0059068D&quot;/&gt;&lt;wsp:rsid wsp:val=&quot;00590990&quot;/&gt;&lt;wsp:rsid wsp:val=&quot;005910D8&quot;/&gt;&lt;wsp:rsid wsp:val=&quot;00591F3E&quot;/&gt;&lt;wsp:rsid wsp:val=&quot;00592121&quot;/&gt;&lt;wsp:rsid wsp:val=&quot;0059387C&quot;/&gt;&lt;wsp:rsid wsp:val=&quot;0059501B&quot;/&gt;&lt;wsp:rsid wsp:val=&quot;0059545B&quot;/&gt;&lt;wsp:rsid wsp:val=&quot;005A2560&quot;/&gt;&lt;wsp:rsid wsp:val=&quot;005A3607&quot;/&gt;&lt;wsp:rsid wsp:val=&quot;005A4426&quot;/&gt;&lt;wsp:rsid wsp:val=&quot;005A589A&quot;/&gt;&lt;wsp:rsid wsp:val=&quot;005B0598&quot;/&gt;&lt;wsp:rsid wsp:val=&quot;005B2A92&quot;/&gt;&lt;wsp:rsid wsp:val=&quot;005B310E&quot;/&gt;&lt;wsp:rsid wsp:val=&quot;005B35E8&quot;/&gt;&lt;wsp:rsid wsp:val=&quot;005B3C74&quot;/&gt;&lt;wsp:rsid wsp:val=&quot;005B472F&quot;/&gt;&lt;wsp:rsid wsp:val=&quot;005B4930&quot;/&gt;&lt;wsp:rsid wsp:val=&quot;005B4F4D&quot;/&gt;&lt;wsp:rsid wsp:val=&quot;005B79B2&quot;/&gt;&lt;wsp:rsid wsp:val=&quot;005B7D0F&quot;/&gt;&lt;wsp:rsid wsp:val=&quot;005C0CAD&quot;/&gt;&lt;wsp:rsid wsp:val=&quot;005C0D62&quot;/&gt;&lt;wsp:rsid wsp:val=&quot;005C1886&quot;/&gt;&lt;wsp:rsid wsp:val=&quot;005C1DB7&quot;/&gt;&lt;wsp:rsid wsp:val=&quot;005C34F8&quot;/&gt;&lt;wsp:rsid wsp:val=&quot;005C41A4&quot;/&gt;&lt;wsp:rsid wsp:val=&quot;005C424F&quot;/&gt;&lt;wsp:rsid wsp:val=&quot;005C4989&quot;/&gt;&lt;wsp:rsid wsp:val=&quot;005C4B8A&quot;/&gt;&lt;wsp:rsid wsp:val=&quot;005C7616&quot;/&gt;&lt;wsp:rsid wsp:val=&quot;005C78CA&quot;/&gt;&lt;wsp:rsid wsp:val=&quot;005D0954&quot;/&gt;&lt;wsp:rsid wsp:val=&quot;005D0A4F&quot;/&gt;&lt;wsp:rsid wsp:val=&quot;005D0DF2&quot;/&gt;&lt;wsp:rsid wsp:val=&quot;005D1890&quot;/&gt;&lt;wsp:rsid wsp:val=&quot;005D2482&quot;/&gt;&lt;wsp:rsid wsp:val=&quot;005D5784&quot;/&gt;&lt;wsp:rsid wsp:val=&quot;005D6B9D&quot;/&gt;&lt;wsp:rsid wsp:val=&quot;005D701A&quot;/&gt;&lt;wsp:rsid wsp:val=&quot;005E13BA&quot;/&gt;&lt;wsp:rsid wsp:val=&quot;005E2581&quot;/&gt;&lt;wsp:rsid wsp:val=&quot;005E3282&quot;/&gt;&lt;wsp:rsid wsp:val=&quot;005E355C&quot;/&gt;&lt;wsp:rsid wsp:val=&quot;005E45CD&quot;/&gt;&lt;wsp:rsid wsp:val=&quot;005E50E5&quot;/&gt;&lt;wsp:rsid wsp:val=&quot;005E5239&quot;/&gt;&lt;wsp:rsid wsp:val=&quot;005E7F57&quot;/&gt;&lt;wsp:rsid wsp:val=&quot;005F031E&quot;/&gt;&lt;wsp:rsid wsp:val=&quot;005F0714&quot;/&gt;&lt;wsp:rsid wsp:val=&quot;005F389A&quot;/&gt;&lt;wsp:rsid wsp:val=&quot;005F3BB5&quot;/&gt;&lt;wsp:rsid wsp:val=&quot;005F45B3&quot;/&gt;&lt;wsp:rsid wsp:val=&quot;005F47F6&quot;/&gt;&lt;wsp:rsid wsp:val=&quot;005F5B5E&quot;/&gt;&lt;wsp:rsid wsp:val=&quot;005F7528&quot;/&gt;&lt;wsp:rsid wsp:val=&quot;005F7973&quot;/&gt;&lt;wsp:rsid wsp:val=&quot;005FB855&quot;/&gt;&lt;wsp:rsid wsp:val=&quot;006003DC&quot;/&gt;&lt;wsp:rsid wsp:val=&quot;00600632&quot;/&gt;&lt;wsp:rsid wsp:val=&quot;0060070D&quot;/&gt;&lt;wsp:rsid wsp:val=&quot;00600DD1&quot;/&gt;&lt;wsp:rsid wsp:val=&quot;00601A94&quot;/&gt;&lt;wsp:rsid wsp:val=&quot;00603518&quot;/&gt;&lt;wsp:rsid wsp:val=&quot;00604217&quot;/&gt;&lt;wsp:rsid wsp:val=&quot;00605BA0&quot;/&gt;&lt;wsp:rsid wsp:val=&quot;00605CDF&quot;/&gt;&lt;wsp:rsid wsp:val=&quot;006060A9&quot;/&gt;&lt;wsp:rsid wsp:val=&quot;00607E88&quot;/&gt;&lt;wsp:rsid wsp:val=&quot;0060F02E&quot;/&gt;&lt;wsp:rsid wsp:val=&quot;00611591&quot;/&gt;&lt;wsp:rsid wsp:val=&quot;00612140&quot;/&gt;&lt;wsp:rsid wsp:val=&quot;00613240&quot;/&gt;&lt;wsp:rsid wsp:val=&quot;00614ABD&quot;/&gt;&lt;wsp:rsid wsp:val=&quot;00615505&quot;/&gt;&lt;wsp:rsid wsp:val=&quot;0061673D&quot;/&gt;&lt;wsp:rsid wsp:val=&quot;00620A85&quot;/&gt;&lt;wsp:rsid wsp:val=&quot;00620BC4&quot;/&gt;&lt;wsp:rsid wsp:val=&quot;00620BD8&quot;/&gt;&lt;wsp:rsid wsp:val=&quot;0062127F&quot;/&gt;&lt;wsp:rsid wsp:val=&quot;006241E4&quot;/&gt;&lt;wsp:rsid wsp:val=&quot;00624A9E&quot;/&gt;&lt;wsp:rsid wsp:val=&quot;00624ADE&quot;/&gt;&lt;wsp:rsid wsp:val=&quot;00625B26&quot;/&gt;&lt;wsp:rsid wsp:val=&quot;00627A13&quot;/&gt;&lt;wsp:rsid wsp:val=&quot;00627C86&quot;/&gt;&lt;wsp:rsid wsp:val=&quot;00631891&quot;/&gt;&lt;wsp:rsid wsp:val=&quot;00632EFB&quot;/&gt;&lt;wsp:rsid wsp:val=&quot;00633A91&quot;/&gt;&lt;wsp:rsid wsp:val=&quot;00634A89&quot;/&gt;&lt;wsp:rsid wsp:val=&quot;0063500C&quot;/&gt;&lt;wsp:rsid wsp:val=&quot;00636780&quot;/&gt;&lt;wsp:rsid wsp:val=&quot;00636D82&quot;/&gt;&lt;wsp:rsid wsp:val=&quot;006375A4&quot;/&gt;&lt;wsp:rsid wsp:val=&quot;006378CD&quot;/&gt;&lt;wsp:rsid wsp:val=&quot;0064039B&quot;/&gt;&lt;wsp:rsid wsp:val=&quot;00641AC9&quot;/&gt;&lt;wsp:rsid wsp:val=&quot;006423B0&quot;/&gt;&lt;wsp:rsid wsp:val=&quot;00642AB3&quot;/&gt;&lt;wsp:rsid wsp:val=&quot;00642FAE&quot;/&gt;&lt;wsp:rsid wsp:val=&quot;00643FD7&quot;/&gt;&lt;wsp:rsid wsp:val=&quot;00644D02&quot;/&gt;&lt;wsp:rsid wsp:val=&quot;00645588&quot;/&gt;&lt;wsp:rsid wsp:val=&quot;006479B4&quot;/&gt;&lt;wsp:rsid wsp:val=&quot;006507B2&quot;/&gt;&lt;wsp:rsid wsp:val=&quot;00650D4B&quot;/&gt;&lt;wsp:rsid wsp:val=&quot;00650E21&quot;/&gt;&lt;wsp:rsid wsp:val=&quot;006515C4&quot;/&gt;&lt;wsp:rsid wsp:val=&quot;00653016&quot;/&gt;&lt;wsp:rsid wsp:val=&quot;00653941&quot;/&gt;&lt;wsp:rsid wsp:val=&quot;00653B4A&quot;/&gt;&lt;wsp:rsid wsp:val=&quot;0065555F&quot;/&gt;&lt;wsp:rsid wsp:val=&quot;0065639E&quot;/&gt;&lt;wsp:rsid wsp:val=&quot;006571EF&quot;/&gt;&lt;wsp:rsid wsp:val=&quot;0065753F&quot;/&gt;&lt;wsp:rsid wsp:val=&quot;0066003F&quot;/&gt;&lt;wsp:rsid wsp:val=&quot;0066044F&quot;/&gt;&lt;wsp:rsid wsp:val=&quot;00660B9C&quot;/&gt;&lt;wsp:rsid wsp:val=&quot;006617B5&quot;/&gt;&lt;wsp:rsid wsp:val=&quot;00661D27&quot;/&gt;&lt;wsp:rsid wsp:val=&quot;00662905&quot;/&gt;&lt;wsp:rsid wsp:val=&quot;0066328C&quot;/&gt;&lt;wsp:rsid wsp:val=&quot;00663B50&quot;/&gt;&lt;wsp:rsid wsp:val=&quot;006647A4&quot;/&gt;&lt;wsp:rsid wsp:val=&quot;006652CB&quot;/&gt;&lt;wsp:rsid wsp:val=&quot;00665B19&quot;/&gt;&lt;wsp:rsid wsp:val=&quot;00666EB9&quot;/&gt;&lt;wsp:rsid wsp:val=&quot;00670343&quot;/&gt;&lt;wsp:rsid wsp:val=&quot;006710B2&quot;/&gt;&lt;wsp:rsid wsp:val=&quot;0067119D&quot;/&gt;&lt;wsp:rsid wsp:val=&quot;0067206E&quot;/&gt;&lt;wsp:rsid wsp:val=&quot;00672CFE&quot;/&gt;&lt;wsp:rsid wsp:val=&quot;0067326E&quot;/&gt;&lt;wsp:rsid wsp:val=&quot;00673BBC&quot;/&gt;&lt;wsp:rsid wsp:val=&quot;00673D7E&quot;/&gt;&lt;wsp:rsid wsp:val=&quot;00673EDC&quot;/&gt;&lt;wsp:rsid wsp:val=&quot;00674236&quot;/&gt;&lt;wsp:rsid wsp:val=&quot;0067443F&quot;/&gt;&lt;wsp:rsid wsp:val=&quot;00674C9F&quot;/&gt;&lt;wsp:rsid wsp:val=&quot;00675F3E&quot;/&gt;&lt;wsp:rsid wsp:val=&quot;0067623C&quot;/&gt;&lt;wsp:rsid wsp:val=&quot;00676C63&quot;/&gt;&lt;wsp:rsid wsp:val=&quot;0068020C&quot;/&gt;&lt;wsp:rsid wsp:val=&quot;006818D6&quot;/&gt;&lt;wsp:rsid wsp:val=&quot;006823C7&quot;/&gt;&lt;wsp:rsid wsp:val=&quot;0068242C&quot;/&gt;&lt;wsp:rsid wsp:val=&quot;006830EF&quot;/&gt;&lt;wsp:rsid wsp:val=&quot;006844DD&quot;/&gt;&lt;wsp:rsid wsp:val=&quot;0068599E&quot;/&gt;&lt;wsp:rsid wsp:val=&quot;00686525&quot;/&gt;&lt;wsp:rsid wsp:val=&quot;00686667&quot;/&gt;&lt;wsp:rsid wsp:val=&quot;00686D05&quot;/&gt;&lt;wsp:rsid wsp:val=&quot;006905BA&quot;/&gt;&lt;wsp:rsid wsp:val=&quot;00691387&quot;/&gt;&lt;wsp:rsid wsp:val=&quot;006924A1&quot;/&gt;&lt;wsp:rsid wsp:val=&quot;00692AF4&quot;/&gt;&lt;wsp:rsid wsp:val=&quot;00694400&quot;/&gt;&lt;wsp:rsid wsp:val=&quot;00694BD3&quot;/&gt;&lt;wsp:rsid wsp:val=&quot;00694F22&quot;/&gt;&lt;wsp:rsid wsp:val=&quot;006959AB&quot;/&gt;&lt;wsp:rsid wsp:val=&quot;00695F1E&quot;/&gt;&lt;wsp:rsid wsp:val=&quot;006960DB&quot;/&gt;&lt;wsp:rsid wsp:val=&quot;0069618C&quot;/&gt;&lt;wsp:rsid wsp:val=&quot;006A3450&quot;/&gt;&lt;wsp:rsid wsp:val=&quot;006A44FB&quot;/&gt;&lt;wsp:rsid wsp:val=&quot;006A498C&quot;/&gt;&lt;wsp:rsid wsp:val=&quot;006A528D&quot;/&gt;&lt;wsp:rsid wsp:val=&quot;006A53AE&quot;/&gt;&lt;wsp:rsid wsp:val=&quot;006A53F4&quot;/&gt;&lt;wsp:rsid wsp:val=&quot;006A57E7&quot;/&gt;&lt;wsp:rsid wsp:val=&quot;006A5CD1&quot;/&gt;&lt;wsp:rsid wsp:val=&quot;006A659A&quot;/&gt;&lt;wsp:rsid wsp:val=&quot;006B0AE0&quot;/&gt;&lt;wsp:rsid wsp:val=&quot;006B168B&quot;/&gt;&lt;wsp:rsid wsp:val=&quot;006B307E&quot;/&gt;&lt;wsp:rsid wsp:val=&quot;006B38EF&quot;/&gt;&lt;wsp:rsid wsp:val=&quot;006B39A3&quot;/&gt;&lt;wsp:rsid wsp:val=&quot;006B3FA4&quot;/&gt;&lt;wsp:rsid wsp:val=&quot;006B4DD2&quot;/&gt;&lt;wsp:rsid wsp:val=&quot;006B5F14&quot;/&gt;&lt;wsp:rsid wsp:val=&quot;006B629C&quot;/&gt;&lt;wsp:rsid wsp:val=&quot;006B68F0&quot;/&gt;&lt;wsp:rsid wsp:val=&quot;006B6FA6&quot;/&gt;&lt;wsp:rsid wsp:val=&quot;006B7192&quot;/&gt;&lt;wsp:rsid wsp:val=&quot;006B729F&quot;/&gt;&lt;wsp:rsid wsp:val=&quot;006B78AF&quot;/&gt;&lt;wsp:rsid wsp:val=&quot;006B7AD4&quot;/&gt;&lt;wsp:rsid wsp:val=&quot;006B7F82&quot;/&gt;&lt;wsp:rsid wsp:val=&quot;006C1A58&quot;/&gt;&lt;wsp:rsid wsp:val=&quot;006C23CB&quot;/&gt;&lt;wsp:rsid wsp:val=&quot;006C4AE6&quot;/&gt;&lt;wsp:rsid wsp:val=&quot;006C5E1D&quot;/&gt;&lt;wsp:rsid wsp:val=&quot;006C5EC5&quot;/&gt;&lt;wsp:rsid wsp:val=&quot;006C5F13&quot;/&gt;&lt;wsp:rsid wsp:val=&quot;006C7439&quot;/&gt;&lt;wsp:rsid wsp:val=&quot;006C7520&quot;/&gt;&lt;wsp:rsid wsp:val=&quot;006D02A6&quot;/&gt;&lt;wsp:rsid wsp:val=&quot;006D1528&quot;/&gt;&lt;wsp:rsid wsp:val=&quot;006D156F&quot;/&gt;&lt;wsp:rsid wsp:val=&quot;006D1A3D&quot;/&gt;&lt;wsp:rsid wsp:val=&quot;006D3FD4&quot;/&gt;&lt;wsp:rsid wsp:val=&quot;006D44E7&quot;/&gt;&lt;wsp:rsid wsp:val=&quot;006D459C&quot;/&gt;&lt;wsp:rsid wsp:val=&quot;006D495A&quot;/&gt;&lt;wsp:rsid wsp:val=&quot;006D5994&quot;/&gt;&lt;wsp:rsid wsp:val=&quot;006D5B9F&quot;/&gt;&lt;wsp:rsid wsp:val=&quot;006D75F4&quot;/&gt;&lt;wsp:rsid wsp:val=&quot;006D7B63&quot;/&gt;&lt;wsp:rsid wsp:val=&quot;006E02F5&quot;/&gt;&lt;wsp:rsid wsp:val=&quot;006E0B74&quot;/&gt;&lt;wsp:rsid wsp:val=&quot;006E185E&quot;/&gt;&lt;wsp:rsid wsp:val=&quot;006E19A1&quot;/&gt;&lt;wsp:rsid wsp:val=&quot;006E1BF5&quot;/&gt;&lt;wsp:rsid wsp:val=&quot;006E1CA3&quot;/&gt;&lt;wsp:rsid wsp:val=&quot;006E203A&quot;/&gt;&lt;wsp:rsid wsp:val=&quot;006E3833&quot;/&gt;&lt;wsp:rsid wsp:val=&quot;006E42E4&quot;/&gt;&lt;wsp:rsid wsp:val=&quot;006E5246&quot;/&gt;&lt;wsp:rsid wsp:val=&quot;006E5252&quot;/&gt;&lt;wsp:rsid wsp:val=&quot;006E76A1&quot;/&gt;&lt;wsp:rsid wsp:val=&quot;006E7916&quot;/&gt;&lt;wsp:rsid wsp:val=&quot;006F0286&quot;/&gt;&lt;wsp:rsid wsp:val=&quot;006F0C9F&quot;/&gt;&lt;wsp:rsid wsp:val=&quot;006F20FD&quot;/&gt;&lt;wsp:rsid wsp:val=&quot;006F4728&quot;/&gt;&lt;wsp:rsid wsp:val=&quot;006F6C2B&quot;/&gt;&lt;wsp:rsid wsp:val=&quot;006F6DCE&quot;/&gt;&lt;wsp:rsid wsp:val=&quot;006F772C&quot;/&gt;&lt;wsp:rsid wsp:val=&quot;006F7DC2&quot;/&gt;&lt;wsp:rsid wsp:val=&quot;00700212&quot;/&gt;&lt;wsp:rsid wsp:val=&quot;00700966&quot;/&gt;&lt;wsp:rsid wsp:val=&quot;00701136&quot;/&gt;&lt;wsp:rsid wsp:val=&quot;007011D7&quot;/&gt;&lt;wsp:rsid wsp:val=&quot;0070194D&quot;/&gt;&lt;wsp:rsid wsp:val=&quot;0070279B&quot;/&gt;&lt;wsp:rsid wsp:val=&quot;0070351A&quot;/&gt;&lt;wsp:rsid wsp:val=&quot;00706322&quot;/&gt;&lt;wsp:rsid wsp:val=&quot;00706F11&quot;/&gt;&lt;wsp:rsid wsp:val=&quot;007073D6&quot;/&gt;&lt;wsp:rsid wsp:val=&quot;00707827&quot;/&gt;&lt;wsp:rsid wsp:val=&quot;00710886&quot;/&gt;&lt;wsp:rsid wsp:val=&quot;007114CF&quot;/&gt;&lt;wsp:rsid wsp:val=&quot;007115BE&quot;/&gt;&lt;wsp:rsid wsp:val=&quot;00711CEA&quot;/&gt;&lt;wsp:rsid wsp:val=&quot;00712A1E&quot;/&gt;&lt;wsp:rsid wsp:val=&quot;00714398&quot;/&gt;&lt;wsp:rsid wsp:val=&quot;007165D5&quot;/&gt;&lt;wsp:rsid wsp:val=&quot;00716A3E&quot;/&gt;&lt;wsp:rsid wsp:val=&quot;00717798&quot;/&gt;&lt;wsp:rsid wsp:val=&quot;007200A1&quot;/&gt;&lt;wsp:rsid wsp:val=&quot;00720357&quot;/&gt;&lt;wsp:rsid wsp:val=&quot;007209E3&quot;/&gt;&lt;wsp:rsid wsp:val=&quot;007211DF&quot;/&gt;&lt;wsp:rsid wsp:val=&quot;00722978&quot;/&gt;&lt;wsp:rsid wsp:val=&quot;00723161&quot;/&gt;&lt;wsp:rsid wsp:val=&quot;00723B96&quot;/&gt;&lt;wsp:rsid wsp:val=&quot;00724DEF&quot;/&gt;&lt;wsp:rsid wsp:val=&quot;00724F81&quot;/&gt;&lt;wsp:rsid wsp:val=&quot;0072591D&quot;/&gt;&lt;wsp:rsid wsp:val=&quot;00725ED0&quot;/&gt;&lt;wsp:rsid wsp:val=&quot;00726298&quot;/&gt;&lt;wsp:rsid wsp:val=&quot;007273AE&quot;/&gt;&lt;wsp:rsid wsp:val=&quot;00727569&quot;/&gt;&lt;wsp:rsid wsp:val=&quot;00727A53&quot;/&gt;&lt;wsp:rsid wsp:val=&quot;007308B5&quot;/&gt;&lt;wsp:rsid wsp:val=&quot;00730E1F&quot;/&gt;&lt;wsp:rsid wsp:val=&quot;00730F60&quot;/&gt;&lt;wsp:rsid wsp:val=&quot;00731029&quot;/&gt;&lt;wsp:rsid wsp:val=&quot;0073117F&quot;/&gt;&lt;wsp:rsid wsp:val=&quot;007314ED&quot;/&gt;&lt;wsp:rsid wsp:val=&quot;00731DAF&quot;/&gt;&lt;wsp:rsid wsp:val=&quot;007325B7&quot;/&gt;&lt;wsp:rsid wsp:val=&quot;00733CF6&quot;/&gt;&lt;wsp:rsid wsp:val=&quot;007348BF&quot;/&gt;&lt;wsp:rsid wsp:val=&quot;00734E55&quot;/&gt;&lt;wsp:rsid wsp:val=&quot;00736288&quot;/&gt;&lt;wsp:rsid wsp:val=&quot;00736BE6&quot;/&gt;&lt;wsp:rsid wsp:val=&quot;00737981&quot;/&gt;&lt;wsp:rsid wsp:val=&quot;00740995&quot;/&gt;&lt;wsp:rsid wsp:val=&quot;007417D3&quot;/&gt;&lt;wsp:rsid wsp:val=&quot;007426D3&quot;/&gt;&lt;wsp:rsid wsp:val=&quot;00742E97&quot;/&gt;&lt;wsp:rsid wsp:val=&quot;00743FE0&quot;/&gt;&lt;wsp:rsid wsp:val=&quot;00744EE0&quot;/&gt;&lt;wsp:rsid wsp:val=&quot;007468C7&quot;/&gt;&lt;wsp:rsid wsp:val=&quot;00750EE3&quot;/&gt;&lt;wsp:rsid wsp:val=&quot;007510E7&quot;/&gt;&lt;wsp:rsid wsp:val=&quot;00751F3F&quot;/&gt;&lt;wsp:rsid wsp:val=&quot;00752FB6&quot;/&gt;&lt;wsp:rsid wsp:val=&quot;00753294&quot;/&gt;&lt;wsp:rsid wsp:val=&quot;00753549&quot;/&gt;&lt;wsp:rsid wsp:val=&quot;007536EF&quot;/&gt;&lt;wsp:rsid wsp:val=&quot;00753BCA&quot;/&gt;&lt;wsp:rsid wsp:val=&quot;00754245&quot;/&gt;&lt;wsp:rsid wsp:val=&quot;007563BD&quot;/&gt;&lt;wsp:rsid wsp:val=&quot;007566F2&quot;/&gt;&lt;wsp:rsid wsp:val=&quot;00756B77&quot;/&gt;&lt;wsp:rsid wsp:val=&quot;00756EB1&quot;/&gt;&lt;wsp:rsid wsp:val=&quot;0076091E&quot;/&gt;&lt;wsp:rsid wsp:val=&quot;00760E72&quot;/&gt;&lt;wsp:rsid wsp:val=&quot;0076141A&quot;/&gt;&lt;wsp:rsid wsp:val=&quot;00761662&quot;/&gt;&lt;wsp:rsid wsp:val=&quot;00762A9D&quot;/&gt;&lt;wsp:rsid wsp:val=&quot;00764669&quot;/&gt;&lt;wsp:rsid wsp:val=&quot;00765116&quot;/&gt;&lt;wsp:rsid wsp:val=&quot;007667AD&quot;/&gt;&lt;wsp:rsid wsp:val=&quot;00766F79&quot;/&gt;&lt;wsp:rsid wsp:val=&quot;0076706E&quot;/&gt;&lt;wsp:rsid wsp:val=&quot;007671CF&quot;/&gt;&lt;wsp:rsid wsp:val=&quot;007676C3&quot;/&gt;&lt;wsp:rsid wsp:val=&quot;00770BE8&quot;/&gt;&lt;wsp:rsid wsp:val=&quot;00770C24&quot;/&gt;&lt;wsp:rsid wsp:val=&quot;00770F15&quot;/&gt;&lt;wsp:rsid wsp:val=&quot;00771A9A&quot;/&gt;&lt;wsp:rsid wsp:val=&quot;00771E1F&quot;/&gt;&lt;wsp:rsid wsp:val=&quot;007723E7&quot;/&gt;&lt;wsp:rsid wsp:val=&quot;0077305C&quot;/&gt;&lt;wsp:rsid wsp:val=&quot;007735AB&quot;/&gt;&lt;wsp:rsid wsp:val=&quot;007738E3&quot;/&gt;&lt;wsp:rsid wsp:val=&quot;00773AC7&quot;/&gt;&lt;wsp:rsid wsp:val=&quot;007758C6&quot;/&gt;&lt;wsp:rsid wsp:val=&quot;007769AA&quot;/&gt;&lt;wsp:rsid wsp:val=&quot;0077EFFA&quot;/&gt;&lt;wsp:rsid wsp:val=&quot;007808D2&quot;/&gt;&lt;wsp:rsid wsp:val=&quot;00781408&quot;/&gt;&lt;wsp:rsid wsp:val=&quot;00781A6B&quot;/&gt;&lt;wsp:rsid wsp:val=&quot;00781D26&quot;/&gt;&lt;wsp:rsid wsp:val=&quot;00781D57&quot;/&gt;&lt;wsp:rsid wsp:val=&quot;0078338A&quot;/&gt;&lt;wsp:rsid wsp:val=&quot;00783494&quot;/&gt;&lt;wsp:rsid wsp:val=&quot;00784064&quot;/&gt;&lt;wsp:rsid wsp:val=&quot;007846CE&quot;/&gt;&lt;wsp:rsid wsp:val=&quot;00785423&quot;/&gt;&lt;wsp:rsid wsp:val=&quot;007871BA&quot;/&gt;&lt;wsp:rsid wsp:val=&quot;00791DBB&quot;/&gt;&lt;wsp:rsid wsp:val=&quot;00792DE8&quot;/&gt;&lt;wsp:rsid wsp:val=&quot;00793695&quot;/&gt;&lt;wsp:rsid wsp:val=&quot;00794D6A&quot;/&gt;&lt;wsp:rsid wsp:val=&quot;00795BE4&quot;/&gt;&lt;wsp:rsid wsp:val=&quot;00797371&quot;/&gt;&lt;wsp:rsid wsp:val=&quot;007974E5&quot;/&gt;&lt;wsp:rsid wsp:val=&quot;00797877&quot;/&gt;&lt;wsp:rsid wsp:val=&quot;00797F42&quot;/&gt;&lt;wsp:rsid wsp:val=&quot;007A0B86&quot;/&gt;&lt;wsp:rsid wsp:val=&quot;007A2CE9&quot;/&gt;&lt;wsp:rsid wsp:val=&quot;007A333C&quot;/&gt;&lt;wsp:rsid wsp:val=&quot;007A3587&quot;/&gt;&lt;wsp:rsid wsp:val=&quot;007A4A94&quot;/&gt;&lt;wsp:rsid wsp:val=&quot;007A4CDD&quot;/&gt;&lt;wsp:rsid wsp:val=&quot;007A53E9&quot;/&gt;&lt;wsp:rsid wsp:val=&quot;007A6F71&quot;/&gt;&lt;wsp:rsid wsp:val=&quot;007B00D6&quot;/&gt;&lt;wsp:rsid wsp:val=&quot;007B0610&quot;/&gt;&lt;wsp:rsid wsp:val=&quot;007B06DE&quot;/&gt;&lt;wsp:rsid wsp:val=&quot;007B112C&quot;/&gt;&lt;wsp:rsid wsp:val=&quot;007B192E&quot;/&gt;&lt;wsp:rsid wsp:val=&quot;007B1F6D&quot;/&gt;&lt;wsp:rsid wsp:val=&quot;007B232F&quot;/&gt;&lt;wsp:rsid wsp:val=&quot;007B3813&quot;/&gt;&lt;wsp:rsid wsp:val=&quot;007B5231&quot;/&gt;&lt;wsp:rsid wsp:val=&quot;007B5719&quot;/&gt;&lt;wsp:rsid wsp:val=&quot;007B6D0E&quot;/&gt;&lt;wsp:rsid wsp:val=&quot;007B6E11&quot;/&gt;&lt;wsp:rsid wsp:val=&quot;007B6EB6&quot;/&gt;&lt;wsp:rsid wsp:val=&quot;007C0A68&quot;/&gt;&lt;wsp:rsid wsp:val=&quot;007C0AA8&quot;/&gt;&lt;wsp:rsid wsp:val=&quot;007C27AA&quot;/&gt;&lt;wsp:rsid wsp:val=&quot;007C3461&quot;/&gt;&lt;wsp:rsid wsp:val=&quot;007C3F23&quot;/&gt;&lt;wsp:rsid wsp:val=&quot;007C441B&quot;/&gt;&lt;wsp:rsid wsp:val=&quot;007C4873&quot;/&gt;&lt;wsp:rsid wsp:val=&quot;007C773F&quot;/&gt;&lt;wsp:rsid wsp:val=&quot;007D027D&quot;/&gt;&lt;wsp:rsid wsp:val=&quot;007D13F7&quot;/&gt;&lt;wsp:rsid wsp:val=&quot;007D1815&quot;/&gt;&lt;wsp:rsid wsp:val=&quot;007D1BF8&quot;/&gt;&lt;wsp:rsid wsp:val=&quot;007D27DC&quot;/&gt;&lt;wsp:rsid wsp:val=&quot;007D2A66&quot;/&gt;&lt;wsp:rsid wsp:val=&quot;007D61BC&quot;/&gt;&lt;wsp:rsid wsp:val=&quot;007D6FC0&quot;/&gt;&lt;wsp:rsid wsp:val=&quot;007D7B25&quot;/&gt;&lt;wsp:rsid wsp:val=&quot;007DB92A&quot;/&gt;&lt;wsp:rsid wsp:val=&quot;007E1965&quot;/&gt;&lt;wsp:rsid wsp:val=&quot;007E1CA5&quot;/&gt;&lt;wsp:rsid wsp:val=&quot;007E2610&quot;/&gt;&lt;wsp:rsid wsp:val=&quot;007E2A78&quot;/&gt;&lt;wsp:rsid wsp:val=&quot;007E2FE5&quot;/&gt;&lt;wsp:rsid wsp:val=&quot;007E422B&quot;/&gt;&lt;wsp:rsid wsp:val=&quot;007E4891&quot;/&gt;&lt;wsp:rsid wsp:val=&quot;007E518D&quot;/&gt;&lt;wsp:rsid wsp:val=&quot;007E5BE4&quot;/&gt;&lt;wsp:rsid wsp:val=&quot;007E63B2&quot;/&gt;&lt;wsp:rsid wsp:val=&quot;007E6FD6&quot;/&gt;&lt;wsp:rsid wsp:val=&quot;007EA3E6&quot;/&gt;&lt;wsp:rsid wsp:val=&quot;007F01DE&quot;/&gt;&lt;wsp:rsid wsp:val=&quot;007F0B7A&quot;/&gt;&lt;wsp:rsid wsp:val=&quot;007F1D1C&quot;/&gt;&lt;wsp:rsid wsp:val=&quot;007F217C&quot;/&gt;&lt;wsp:rsid wsp:val=&quot;007F2C55&quot;/&gt;&lt;wsp:rsid wsp:val=&quot;007F39C5&quot;/&gt;&lt;wsp:rsid wsp:val=&quot;007F436D&quot;/&gt;&lt;wsp:rsid wsp:val=&quot;007F4794&quot;/&gt;&lt;wsp:rsid wsp:val=&quot;007F5ACF&quot;/&gt;&lt;wsp:rsid wsp:val=&quot;007F5E06&quot;/&gt;&lt;wsp:rsid wsp:val=&quot;007F5E19&quot;/&gt;&lt;wsp:rsid wsp:val=&quot;007F6D9D&quot;/&gt;&lt;wsp:rsid wsp:val=&quot;007F7FBB&quot;/&gt;&lt;wsp:rsid wsp:val=&quot;008030BF&quot;/&gt;&lt;wsp:rsid wsp:val=&quot;008032A3&quot;/&gt;&lt;wsp:rsid wsp:val=&quot;00803AAD&quot;/&gt;&lt;wsp:rsid wsp:val=&quot;00805223&quot;/&gt;&lt;wsp:rsid wsp:val=&quot;00805260&quot;/&gt;&lt;wsp:rsid wsp:val=&quot;00806C91&quot;/&gt;&lt;wsp:rsid wsp:val=&quot;008071B9&quot;/&gt;&lt;wsp:rsid wsp:val=&quot;008074A3&quot;/&gt;&lt;wsp:rsid wsp:val=&quot;00810A07&quot;/&gt;&lt;wsp:rsid wsp:val=&quot;00813528&quot;/&gt;&lt;wsp:rsid wsp:val=&quot;00813AD2&quot;/&gt;&lt;wsp:rsid wsp:val=&quot;00813E7E&quot;/&gt;&lt;wsp:rsid wsp:val=&quot;008148C4&quot;/&gt;&lt;wsp:rsid wsp:val=&quot;00814D6D&quot;/&gt;&lt;wsp:rsid wsp:val=&quot;00815F23&quot;/&gt;&lt;wsp:rsid wsp:val=&quot;0081721C&quot;/&gt;&lt;wsp:rsid wsp:val=&quot;00817DFB&quot;/&gt;&lt;wsp:rsid wsp:val=&quot;00820017&quot;/&gt;&lt;wsp:rsid wsp:val=&quot;008209CE&quot;/&gt;&lt;wsp:rsid wsp:val=&quot;008209E9&quot;/&gt;&lt;wsp:rsid wsp:val=&quot;00822BEA&quot;/&gt;&lt;wsp:rsid wsp:val=&quot;00824086&quot;/&gt;&lt;wsp:rsid wsp:val=&quot;008242EB&quot;/&gt;&lt;wsp:rsid wsp:val=&quot;00824321&quot;/&gt;&lt;wsp:rsid wsp:val=&quot;00824A4D&quot;/&gt;&lt;wsp:rsid wsp:val=&quot;00825371&quot;/&gt;&lt;wsp:rsid wsp:val=&quot;00826245&quot;/&gt;&lt;wsp:rsid wsp:val=&quot;0082631E&quot;/&gt;&lt;wsp:rsid wsp:val=&quot;00826449&quot;/&gt;&lt;wsp:rsid wsp:val=&quot;00826472&quot;/&gt;&lt;wsp:rsid wsp:val=&quot;00826C3F&quot;/&gt;&lt;wsp:rsid wsp:val=&quot;00826D49&quot;/&gt;&lt;wsp:rsid wsp:val=&quot;00827DC3&quot;/&gt;&lt;wsp:rsid wsp:val=&quot;00827EDA&quot;/&gt;&lt;wsp:rsid wsp:val=&quot;008302BC&quot;/&gt;&lt;wsp:rsid wsp:val=&quot;00831660&quot;/&gt;&lt;wsp:rsid wsp:val=&quot;008324FB&quot;/&gt;&lt;wsp:rsid wsp:val=&quot;00833144&quot;/&gt;&lt;wsp:rsid wsp:val=&quot;008342B7&quot;/&gt;&lt;wsp:rsid wsp:val=&quot;00835AF4&quot;/&gt;&lt;wsp:rsid wsp:val=&quot;00835D7F&quot;/&gt;&lt;wsp:rsid wsp:val=&quot;0084175D&quot;/&gt;&lt;wsp:rsid wsp:val=&quot;00841B26&quot;/&gt;&lt;wsp:rsid wsp:val=&quot;0084377A&quot;/&gt;&lt;wsp:rsid wsp:val=&quot;0084476D&quot;/&gt;&lt;wsp:rsid wsp:val=&quot;0084583E&quot;/&gt;&lt;wsp:rsid wsp:val=&quot;00845A90&quot;/&gt;&lt;wsp:rsid wsp:val=&quot;00851310&quot;/&gt;&lt;wsp:rsid wsp:val=&quot;00851B2B&quot;/&gt;&lt;wsp:rsid wsp:val=&quot;00852919&quot;/&gt;&lt;wsp:rsid wsp:val=&quot;00852D09&quot;/&gt;&lt;wsp:rsid wsp:val=&quot;00853F4F&quot;/&gt;&lt;wsp:rsid wsp:val=&quot;00855A27&quot;/&gt;&lt;wsp:rsid wsp:val=&quot;00856801&quot;/&gt;&lt;wsp:rsid wsp:val=&quot;008571DA&quot;/&gt;&lt;wsp:rsid wsp:val=&quot;00860E5C&quot;/&gt;&lt;wsp:rsid wsp:val=&quot;00860F89&quot;/&gt;&lt;wsp:rsid wsp:val=&quot;0086133C&quot;/&gt;&lt;wsp:rsid wsp:val=&quot;00862E48&quot;/&gt;&lt;wsp:rsid wsp:val=&quot;00863A7A&quot;/&gt;&lt;wsp:rsid wsp:val=&quot;00863C7A&quot;/&gt;&lt;wsp:rsid wsp:val=&quot;00864424&quot;/&gt;&lt;wsp:rsid wsp:val=&quot;00864890&quot;/&gt;&lt;wsp:rsid wsp:val=&quot;0086698E&quot;/&gt;&lt;wsp:rsid wsp:val=&quot;0087043F&quot;/&gt;&lt;wsp:rsid wsp:val=&quot;00871B73&quot;/&gt;&lt;wsp:rsid wsp:val=&quot;00872BE1&quot;/&gt;&lt;wsp:rsid wsp:val=&quot;00873506&quot;/&gt;&lt;wsp:rsid wsp:val=&quot;00873926&quot;/&gt;&lt;wsp:rsid wsp:val=&quot;0087428F&quot;/&gt;&lt;wsp:rsid wsp:val=&quot;008746D8&quot;/&gt;&lt;wsp:rsid wsp:val=&quot;008747DF&quot;/&gt;&lt;wsp:rsid wsp:val=&quot;00874F4C&quot;/&gt;&lt;wsp:rsid wsp:val=&quot;00877004&quot;/&gt;&lt;wsp:rsid wsp:val=&quot;008771D6&quot;/&gt;&lt;wsp:rsid wsp:val=&quot;008773F7&quot;/&gt;&lt;wsp:rsid wsp:val=&quot;00880223&quot;/&gt;&lt;wsp:rsid wsp:val=&quot;00881BA2&quot;/&gt;&lt;wsp:rsid wsp:val=&quot;00881D27&quot;/&gt;&lt;wsp:rsid wsp:val=&quot;0088254E&quot;/&gt;&lt;wsp:rsid wsp:val=&quot;008834E3&quot;/&gt;&lt;wsp:rsid wsp:val=&quot;00885240&quot;/&gt;&lt;wsp:rsid wsp:val=&quot;00885341&quot;/&gt;&lt;wsp:rsid wsp:val=&quot;00885F99&quot;/&gt;&lt;wsp:rsid wsp:val=&quot;008862EF&quot;/&gt;&lt;wsp:rsid wsp:val=&quot;00886576&quot;/&gt;&lt;wsp:rsid wsp:val=&quot;00886849&quot;/&gt;&lt;wsp:rsid wsp:val=&quot;0088726C&quot;/&gt;&lt;wsp:rsid wsp:val=&quot;008874F2&quot;/&gt;&lt;wsp:rsid wsp:val=&quot;00887935&quot;/&gt;&lt;wsp:rsid wsp:val=&quot;00887B65&quot;/&gt;&lt;wsp:rsid wsp:val=&quot;00890FBE&quot;/&gt;&lt;wsp:rsid wsp:val=&quot;00891454&quot;/&gt;&lt;wsp:rsid wsp:val=&quot;00891D8F&quot;/&gt;&lt;wsp:rsid wsp:val=&quot;00893751&quot;/&gt;&lt;wsp:rsid wsp:val=&quot;0089502C&quot;/&gt;&lt;wsp:rsid wsp:val=&quot;008957D5&quot;/&gt;&lt;wsp:rsid wsp:val=&quot;00895A2C&quot;/&gt;&lt;wsp:rsid wsp:val=&quot;00895D29&quot;/&gt;&lt;wsp:rsid wsp:val=&quot;00895E33&quot;/&gt;&lt;wsp:rsid wsp:val=&quot;0089675D&quot;/&gt;&lt;wsp:rsid wsp:val=&quot;0089691B&quot;/&gt;&lt;wsp:rsid wsp:val=&quot;00896BA4&quot;/&gt;&lt;wsp:rsid wsp:val=&quot;00896FA1&quot;/&gt;&lt;wsp:rsid wsp:val=&quot;008A0BCA&quot;/&gt;&lt;wsp:rsid wsp:val=&quot;008A1237&quot;/&gt;&lt;wsp:rsid wsp:val=&quot;008A266F&quot;/&gt;&lt;wsp:rsid wsp:val=&quot;008A2835&quot;/&gt;&lt;wsp:rsid wsp:val=&quot;008A29AC&quot;/&gt;&lt;wsp:rsid wsp:val=&quot;008A29CC&quot;/&gt;&lt;wsp:rsid wsp:val=&quot;008A3965&quot;/&gt;&lt;wsp:rsid wsp:val=&quot;008A435F&quot;/&gt;&lt;wsp:rsid wsp:val=&quot;008A455D&quot;/&gt;&lt;wsp:rsid wsp:val=&quot;008A4788&quot;/&gt;&lt;wsp:rsid wsp:val=&quot;008A484F&quot;/&gt;&lt;wsp:rsid wsp:val=&quot;008A4F3E&quot;/&gt;&lt;wsp:rsid wsp:val=&quot;008A6FAF&quot;/&gt;&lt;wsp:rsid wsp:val=&quot;008A7024&quot;/&gt;&lt;wsp:rsid wsp:val=&quot;008A7872&quot;/&gt;&lt;wsp:rsid wsp:val=&quot;008A7922&quot;/&gt;&lt;wsp:rsid wsp:val=&quot;008B3F67&quot;/&gt;&lt;wsp:rsid wsp:val=&quot;008B4B04&quot;/&gt;&lt;wsp:rsid wsp:val=&quot;008B5ADB&quot;/&gt;&lt;wsp:rsid wsp:val=&quot;008B5EF4&quot;/&gt;&lt;wsp:rsid wsp:val=&quot;008C0E58&quot;/&gt;&lt;wsp:rsid wsp:val=&quot;008C28A4&quot;/&gt;&lt;wsp:rsid wsp:val=&quot;008C2FA6&quot;/&gt;&lt;wsp:rsid wsp:val=&quot;008C3F80&quot;/&gt;&lt;wsp:rsid wsp:val=&quot;008C4586&quot;/&gt;&lt;wsp:rsid wsp:val=&quot;008C47BD&quot;/&gt;&lt;wsp:rsid wsp:val=&quot;008C6536&quot;/&gt;&lt;wsp:rsid wsp:val=&quot;008C6B12&quot;/&gt;&lt;wsp:rsid wsp:val=&quot;008C7656&quot;/&gt;&lt;wsp:rsid wsp:val=&quot;008D04B1&quot;/&gt;&lt;wsp:rsid wsp:val=&quot;008D2C14&quot;/&gt;&lt;wsp:rsid wsp:val=&quot;008D3C76&quot;/&gt;&lt;wsp:rsid wsp:val=&quot;008D48C1&quot;/&gt;&lt;wsp:rsid wsp:val=&quot;008D49C5&quot;/&gt;&lt;wsp:rsid wsp:val=&quot;008D559E&quot;/&gt;&lt;wsp:rsid wsp:val=&quot;008D609D&quot;/&gt;&lt;wsp:rsid wsp:val=&quot;008D6627&quot;/&gt;&lt;wsp:rsid wsp:val=&quot;008D67F4&quot;/&gt;&lt;wsp:rsid wsp:val=&quot;008E1161&quot;/&gt;&lt;wsp:rsid wsp:val=&quot;008E1F20&quot;/&gt;&lt;wsp:rsid wsp:val=&quot;008E1FE2&quot;/&gt;&lt;wsp:rsid wsp:val=&quot;008E2E15&quot;/&gt;&lt;wsp:rsid wsp:val=&quot;008E3058&quot;/&gt;&lt;wsp:rsid wsp:val=&quot;008E3990&quot;/&gt;&lt;wsp:rsid wsp:val=&quot;008E652D&quot;/&gt;&lt;wsp:rsid wsp:val=&quot;008E76D7&quot;/&gt;&lt;wsp:rsid wsp:val=&quot;008F03DF&quot;/&gt;&lt;wsp:rsid wsp:val=&quot;008F0AC8&quot;/&gt;&lt;wsp:rsid wsp:val=&quot;008F1065&quot;/&gt;&lt;wsp:rsid wsp:val=&quot;008F132E&quot;/&gt;&lt;wsp:rsid wsp:val=&quot;008F13B5&quot;/&gt;&lt;wsp:rsid wsp:val=&quot;008F2C19&quot;/&gt;&lt;wsp:rsid wsp:val=&quot;008F3BBA&quot;/&gt;&lt;wsp:rsid wsp:val=&quot;008F4E6C&quot;/&gt;&lt;wsp:rsid wsp:val=&quot;008F5BDB&quot;/&gt;&lt;wsp:rsid wsp:val=&quot;008F6377&quot;/&gt;&lt;wsp:rsid wsp:val=&quot;008F676A&quot;/&gt;&lt;wsp:rsid wsp:val=&quot;008F6AB1&quot;/&gt;&lt;wsp:rsid wsp:val=&quot;008F6DFC&quot;/&gt;&lt;wsp:rsid wsp:val=&quot;008F71B5&quot;/&gt;&lt;wsp:rsid wsp:val=&quot;00900A13&quot;/&gt;&lt;wsp:rsid wsp:val=&quot;00905051&quot;/&gt;&lt;wsp:rsid wsp:val=&quot;00905C82&quot;/&gt;&lt;wsp:rsid wsp:val=&quot;00905D81&quot;/&gt;&lt;wsp:rsid wsp:val=&quot;009065BE&quot;/&gt;&lt;wsp:rsid wsp:val=&quot;00910177&quot;/&gt;&lt;wsp:rsid wsp:val=&quot;0091040C&quot;/&gt;&lt;wsp:rsid wsp:val=&quot;009109B4&quot;/&gt;&lt;wsp:rsid wsp:val=&quot;00910C25&quot;/&gt;&lt;wsp:rsid wsp:val=&quot;009115FF&quot;/&gt;&lt;wsp:rsid wsp:val=&quot;00911AB1&quot;/&gt;&lt;wsp:rsid wsp:val=&quot;00911AEB&quot;/&gt;&lt;wsp:rsid wsp:val=&quot;00911EE9&quot;/&gt;&lt;wsp:rsid wsp:val=&quot;00912286&quot;/&gt;&lt;wsp:rsid wsp:val=&quot;00915A5F&quot;/&gt;&lt;wsp:rsid wsp:val=&quot;00915B26&quot;/&gt;&lt;wsp:rsid wsp:val=&quot;00915DE4&quot;/&gt;&lt;wsp:rsid wsp:val=&quot;00916B41&quot;/&gt;&lt;wsp:rsid wsp:val=&quot;00916D36&quot;/&gt;&lt;wsp:rsid wsp:val=&quot;00916DF6&quot;/&gt;&lt;wsp:rsid wsp:val=&quot;009171BC&quot;/&gt;&lt;wsp:rsid wsp:val=&quot;00917E89&quot;/&gt;&lt;wsp:rsid wsp:val=&quot;00920AB2&quot;/&gt;&lt;wsp:rsid wsp:val=&quot;00920E05&quot;/&gt;&lt;wsp:rsid wsp:val=&quot;0092101F&quot;/&gt;&lt;wsp:rsid wsp:val=&quot;0092120B&quot;/&gt;&lt;wsp:rsid wsp:val=&quot;009215B7&quot;/&gt;&lt;wsp:rsid wsp:val=&quot;0092186B&quot;/&gt;&lt;wsp:rsid wsp:val=&quot;009226F7&quot;/&gt;&lt;wsp:rsid wsp:val=&quot;00924E43&quot;/&gt;&lt;wsp:rsid wsp:val=&quot;009253FF&quot;/&gt;&lt;wsp:rsid wsp:val=&quot;0092604F&quot;/&gt;&lt;wsp:rsid wsp:val=&quot;00926E9B&quot;/&gt;&lt;wsp:rsid wsp:val=&quot;00927B9B&quot;/&gt;&lt;wsp:rsid wsp:val=&quot;00930095&quot;/&gt;&lt;wsp:rsid wsp:val=&quot;00930F78&quot;/&gt;&lt;wsp:rsid wsp:val=&quot;00931AB2&quot;/&gt;&lt;wsp:rsid wsp:val=&quot;009323DE&quot;/&gt;&lt;wsp:rsid wsp:val=&quot;00933374&quot;/&gt;&lt;wsp:rsid wsp:val=&quot;00933A19&quot;/&gt;&lt;wsp:rsid wsp:val=&quot;00935F38&quot;/&gt;&lt;wsp:rsid wsp:val=&quot;00936A5D&quot;/&gt;&lt;wsp:rsid wsp:val=&quot;00936D43&quot;/&gt;&lt;wsp:rsid wsp:val=&quot;0093774E&quot;/&gt;&lt;wsp:rsid wsp:val=&quot;0094296F&quot;/&gt;&lt;wsp:rsid wsp:val=&quot;009429EE&quot;/&gt;&lt;wsp:rsid wsp:val=&quot;00942D1A&quot;/&gt;&lt;wsp:rsid wsp:val=&quot;00944473&quot;/&gt;&lt;wsp:rsid wsp:val=&quot;00944C73&quot;/&gt;&lt;wsp:rsid wsp:val=&quot;0094663C&quot;/&gt;&lt;wsp:rsid wsp:val=&quot;00946DF6&quot;/&gt;&lt;wsp:rsid wsp:val=&quot;0094728E&quot;/&gt;&lt;wsp:rsid wsp:val=&quot;0095085F&quot;/&gt;&lt;wsp:rsid wsp:val=&quot;009512E1&quot;/&gt;&lt;wsp:rsid wsp:val=&quot;00951F3B&quot;/&gt;&lt;wsp:rsid wsp:val=&quot;00952A71&quot;/&gt;&lt;wsp:rsid wsp:val=&quot;0095313C&quot;/&gt;&lt;wsp:rsid wsp:val=&quot;009539C1&quot;/&gt;&lt;wsp:rsid wsp:val=&quot;00953E2B&quot;/&gt;&lt;wsp:rsid wsp:val=&quot;00955656&quot;/&gt;&lt;wsp:rsid wsp:val=&quot;009558A2&quot;/&gt;&lt;wsp:rsid wsp:val=&quot;00955CFE&quot;/&gt;&lt;wsp:rsid wsp:val=&quot;009569F7&quot;/&gt;&lt;wsp:rsid wsp:val=&quot;009573C3&quot;/&gt;&lt;wsp:rsid wsp:val=&quot;0095787C&quot;/&gt;&lt;wsp:rsid wsp:val=&quot;00961141&quot;/&gt;&lt;wsp:rsid wsp:val=&quot;009623DD&quot;/&gt;&lt;wsp:rsid wsp:val=&quot;009636E0&quot;/&gt;&lt;wsp:rsid wsp:val=&quot;00964CE9&quot;/&gt;&lt;wsp:rsid wsp:val=&quot;00965F22&quot;/&gt;&lt;wsp:rsid wsp:val=&quot;00967C00&quot;/&gt;&lt;wsp:rsid wsp:val=&quot;0097022C&quot;/&gt;&lt;wsp:rsid wsp:val=&quot;00970742&quot;/&gt;&lt;wsp:rsid wsp:val=&quot;00970F6B&quot;/&gt;&lt;wsp:rsid wsp:val=&quot;00971A6D&quot;/&gt;&lt;wsp:rsid wsp:val=&quot;009722C3&quot;/&gt;&lt;wsp:rsid wsp:val=&quot;0097297F&quot;/&gt;&lt;wsp:rsid wsp:val=&quot;00973ED3&quot;/&gt;&lt;wsp:rsid wsp:val=&quot;00974AF2&quot;/&gt;&lt;wsp:rsid wsp:val=&quot;009764FA&quot;/&gt;&lt;wsp:rsid wsp:val=&quot;0097662D&quot;/&gt;&lt;wsp:rsid wsp:val=&quot;009766CF&quot;/&gt;&lt;wsp:rsid wsp:val=&quot;009770D3&quot;/&gt;&lt;wsp:rsid wsp:val=&quot;00977ACF&quot;/&gt;&lt;wsp:rsid wsp:val=&quot;00977C94&quot;/&gt;&lt;wsp:rsid wsp:val=&quot;009804D4&quot;/&gt;&lt;wsp:rsid wsp:val=&quot;009808BB&quot;/&gt;&lt;wsp:rsid wsp:val=&quot;00982E1C&quot;/&gt;&lt;wsp:rsid wsp:val=&quot;00983A90&quot;/&gt;&lt;wsp:rsid wsp:val=&quot;00986A78&quot;/&gt;&lt;wsp:rsid wsp:val=&quot;00986C4B&quot;/&gt;&lt;wsp:rsid wsp:val=&quot;00986DA9&quot;/&gt;&lt;wsp:rsid wsp:val=&quot;0098CD6C&quot;/&gt;&lt;wsp:rsid wsp:val=&quot;00991A08&quot;/&gt;&lt;wsp:rsid wsp:val=&quot;0099203C&quot;/&gt;&lt;wsp:rsid wsp:val=&quot;00993190&quot;/&gt;&lt;wsp:rsid wsp:val=&quot;00994533&quot;/&gt;&lt;wsp:rsid wsp:val=&quot;00994FE2&quot;/&gt;&lt;wsp:rsid wsp:val=&quot;00995FD0&quot;/&gt;&lt;wsp:rsid wsp:val=&quot;00996BDA&quot;/&gt;&lt;wsp:rsid wsp:val=&quot;009972DA&quot;/&gt;&lt;wsp:rsid wsp:val=&quot;009A1D5E&quot;/&gt;&lt;wsp:rsid wsp:val=&quot;009A1EED&quot;/&gt;&lt;wsp:rsid wsp:val=&quot;009A2BD3&quot;/&gt;&lt;wsp:rsid wsp:val=&quot;009A2DDC&quot;/&gt;&lt;wsp:rsid wsp:val=&quot;009A308D&quot;/&gt;&lt;wsp:rsid wsp:val=&quot;009A5653&quot;/&gt;&lt;wsp:rsid wsp:val=&quot;009A5FDF&quot;/&gt;&lt;wsp:rsid wsp:val=&quot;009A6142&quot;/&gt;&lt;wsp:rsid wsp:val=&quot;009A725E&quot;/&gt;&lt;wsp:rsid wsp:val=&quot;009A7884&quot;/&gt;&lt;wsp:rsid wsp:val=&quot;009B0853&quot;/&gt;&lt;wsp:rsid wsp:val=&quot;009B0E09&quot;/&gt;&lt;wsp:rsid wsp:val=&quot;009B10C6&quot;/&gt;&lt;wsp:rsid wsp:val=&quot;009B3A40&quot;/&gt;&lt;wsp:rsid wsp:val=&quot;009B3CB6&quot;/&gt;&lt;wsp:rsid wsp:val=&quot;009B4054&quot;/&gt;&lt;wsp:rsid wsp:val=&quot;009B4164&quot;/&gt;&lt;wsp:rsid wsp:val=&quot;009B4884&quot;/&gt;&lt;wsp:rsid wsp:val=&quot;009B5F4E&quot;/&gt;&lt;wsp:rsid wsp:val=&quot;009B69F5&quot;/&gt;&lt;wsp:rsid wsp:val=&quot;009B6F26&quot;/&gt;&lt;wsp:rsid wsp:val=&quot;009B7963&quot;/&gt;&lt;wsp:rsid wsp:val=&quot;009C0930&quot;/&gt;&lt;wsp:rsid wsp:val=&quot;009C13FA&quot;/&gt;&lt;wsp:rsid wsp:val=&quot;009C31F3&quot;/&gt;&lt;wsp:rsid wsp:val=&quot;009C4813&quot;/&gt;&lt;wsp:rsid wsp:val=&quot;009C51AC&quot;/&gt;&lt;wsp:rsid wsp:val=&quot;009C5F1D&quot;/&gt;&lt;wsp:rsid wsp:val=&quot;009C5F41&quot;/&gt;&lt;wsp:rsid wsp:val=&quot;009C648B&quot;/&gt;&lt;wsp:rsid wsp:val=&quot;009C655D&quot;/&gt;&lt;wsp:rsid wsp:val=&quot;009C6A7A&quot;/&gt;&lt;wsp:rsid wsp:val=&quot;009C7616&quot;/&gt;&lt;wsp:rsid wsp:val=&quot;009C7C03&quot;/&gt;&lt;wsp:rsid wsp:val=&quot;009D01EB&quot;/&gt;&lt;wsp:rsid wsp:val=&quot;009D0C84&quot;/&gt;&lt;wsp:rsid wsp:val=&quot;009D2607&quot;/&gt;&lt;wsp:rsid wsp:val=&quot;009D304B&quot;/&gt;&lt;wsp:rsid wsp:val=&quot;009D4560&quot;/&gt;&lt;wsp:rsid wsp:val=&quot;009D4C81&quot;/&gt;&lt;wsp:rsid wsp:val=&quot;009D4C97&quot;/&gt;&lt;wsp:rsid wsp:val=&quot;009D4F40&quot;/&gt;&lt;wsp:rsid wsp:val=&quot;009D5ABB&quot;/&gt;&lt;wsp:rsid wsp:val=&quot;009D5AD3&quot;/&gt;&lt;wsp:rsid wsp:val=&quot;009D62D2&quot;/&gt;&lt;wsp:rsid wsp:val=&quot;009D69A4&quot;/&gt;&lt;wsp:rsid wsp:val=&quot;009E1007&quot;/&gt;&lt;wsp:rsid wsp:val=&quot;009E1D7A&quot;/&gt;&lt;wsp:rsid wsp:val=&quot;009E2547&quot;/&gt;&lt;wsp:rsid wsp:val=&quot;009E2C14&quot;/&gt;&lt;wsp:rsid wsp:val=&quot;009E3937&quot;/&gt;&lt;wsp:rsid wsp:val=&quot;009E4302&quot;/&gt;&lt;wsp:rsid wsp:val=&quot;009E47AF&quot;/&gt;&lt;wsp:rsid wsp:val=&quot;009E59D4&quot;/&gt;&lt;wsp:rsid wsp:val=&quot;009E7F67&quot;/&gt;&lt;wsp:rsid wsp:val=&quot;009F0E4A&quot;/&gt;&lt;wsp:rsid wsp:val=&quot;009F0EBC&quot;/&gt;&lt;wsp:rsid wsp:val=&quot;009F2570&quot;/&gt;&lt;wsp:rsid wsp:val=&quot;009F4FA9&quot;/&gt;&lt;wsp:rsid wsp:val=&quot;009F5366&quot;/&gt;&lt;wsp:rsid wsp:val=&quot;00A00BA3&quot;/&gt;&lt;wsp:rsid wsp:val=&quot;00A00F3E&quot;/&gt;&lt;wsp:rsid wsp:val=&quot;00A0146C&quot;/&gt;&lt;wsp:rsid wsp:val=&quot;00A019FC&quot;/&gt;&lt;wsp:rsid wsp:val=&quot;00A01A88&quot;/&gt;&lt;wsp:rsid wsp:val=&quot;00A039BF&quot;/&gt;&lt;wsp:rsid wsp:val=&quot;00A03E2D&quot;/&gt;&lt;wsp:rsid wsp:val=&quot;00A0419F&quot;/&gt;&lt;wsp:rsid wsp:val=&quot;00A04952&quot;/&gt;&lt;wsp:rsid wsp:val=&quot;00A04CC2&quot;/&gt;&lt;wsp:rsid wsp:val=&quot;00A05CB7&quot;/&gt;&lt;wsp:rsid wsp:val=&quot;00A07038&quot;/&gt;&lt;wsp:rsid wsp:val=&quot;00A0796B&quot;/&gt;&lt;wsp:rsid wsp:val=&quot;00A10DBC&quot;/&gt;&lt;wsp:rsid wsp:val=&quot;00A119AD&quot;/&gt;&lt;wsp:rsid wsp:val=&quot;00A11CD3&quot;/&gt;&lt;wsp:rsid wsp:val=&quot;00A121CB&quot;/&gt;&lt;wsp:rsid wsp:val=&quot;00A12C9E&quot;/&gt;&lt;wsp:rsid wsp:val=&quot;00A12CB7&quot;/&gt;&lt;wsp:rsid wsp:val=&quot;00A13094&quot;/&gt;&lt;wsp:rsid wsp:val=&quot;00A136BC&quot;/&gt;&lt;wsp:rsid wsp:val=&quot;00A138EC&quot;/&gt;&lt;wsp:rsid wsp:val=&quot;00A145A0&quot;/&gt;&lt;wsp:rsid wsp:val=&quot;00A1461E&quot;/&gt;&lt;wsp:rsid wsp:val=&quot;00A146FE&quot;/&gt;&lt;wsp:rsid wsp:val=&quot;00A15869&quot;/&gt;&lt;wsp:rsid wsp:val=&quot;00A16364&quot;/&gt;&lt;wsp:rsid wsp:val=&quot;00A20618&quot;/&gt;&lt;wsp:rsid wsp:val=&quot;00A21FC8&quot;/&gt;&lt;wsp:rsid wsp:val=&quot;00A23E48&quot;/&gt;&lt;wsp:rsid wsp:val=&quot;00A246B5&quot;/&gt;&lt;wsp:rsid wsp:val=&quot;00A24D56&quot;/&gt;&lt;wsp:rsid wsp:val=&quot;00A2587B&quot;/&gt;&lt;wsp:rsid wsp:val=&quot;00A30A20&quot;/&gt;&lt;wsp:rsid wsp:val=&quot;00A3185B&quot;/&gt;&lt;wsp:rsid wsp:val=&quot;00A319D9&quot;/&gt;&lt;wsp:rsid wsp:val=&quot;00A3266E&quot;/&gt;&lt;wsp:rsid wsp:val=&quot;00A32923&quot;/&gt;&lt;wsp:rsid wsp:val=&quot;00A33CD2&quot;/&gt;&lt;wsp:rsid wsp:val=&quot;00A3556F&quot;/&gt;&lt;wsp:rsid wsp:val=&quot;00A3576B&quot;/&gt;&lt;wsp:rsid wsp:val=&quot;00A40239&quot;/&gt;&lt;wsp:rsid wsp:val=&quot;00A411F4&quot;/&gt;&lt;wsp:rsid wsp:val=&quot;00A413A0&quot;/&gt;&lt;wsp:rsid wsp:val=&quot;00A4158F&quot;/&gt;&lt;wsp:rsid wsp:val=&quot;00A429D5&quot;/&gt;&lt;wsp:rsid wsp:val=&quot;00A431E3&quot;/&gt;&lt;wsp:rsid wsp:val=&quot;00A431F0&quot;/&gt;&lt;wsp:rsid wsp:val=&quot;00A44D9A&quot;/&gt;&lt;wsp:rsid wsp:val=&quot;00A44FBB&quot;/&gt;&lt;wsp:rsid wsp:val=&quot;00A4688E&quot;/&gt;&lt;wsp:rsid wsp:val=&quot;00A468E5&quot;/&gt;&lt;wsp:rsid wsp:val=&quot;00A46941&quot;/&gt;&lt;wsp:rsid wsp:val=&quot;00A46BD9&quot;/&gt;&lt;wsp:rsid wsp:val=&quot;00A47179&quot;/&gt;&lt;wsp:rsid wsp:val=&quot;00A5379F&quot;/&gt;&lt;wsp:rsid wsp:val=&quot;00A54161&quot;/&gt;&lt;wsp:rsid wsp:val=&quot;00A54F82&quot;/&gt;&lt;wsp:rsid wsp:val=&quot;00A567ED&quot;/&gt;&lt;wsp:rsid wsp:val=&quot;00A571F1&quot;/&gt;&lt;wsp:rsid wsp:val=&quot;00A610D2&quot;/&gt;&lt;wsp:rsid wsp:val=&quot;00A61A24&quot;/&gt;&lt;wsp:rsid wsp:val=&quot;00A622A7&quot;/&gt;&lt;wsp:rsid wsp:val=&quot;00A62591&quot;/&gt;&lt;wsp:rsid wsp:val=&quot;00A62E8C&quot;/&gt;&lt;wsp:rsid wsp:val=&quot;00A632DA&quot;/&gt;&lt;wsp:rsid wsp:val=&quot;00A63CAE&quot;/&gt;&lt;wsp:rsid wsp:val=&quot;00A66E8A&quot;/&gt;&lt;wsp:rsid wsp:val=&quot;00A67706&quot;/&gt;&lt;wsp:rsid wsp:val=&quot;00A7013A&quot;/&gt;&lt;wsp:rsid wsp:val=&quot;00A711B5&quot;/&gt;&lt;wsp:rsid wsp:val=&quot;00A71317&quot;/&gt;&lt;wsp:rsid wsp:val=&quot;00A7182B&quot;/&gt;&lt;wsp:rsid wsp:val=&quot;00A71A6B&quot;/&gt;&lt;wsp:rsid wsp:val=&quot;00A71AA8&quot;/&gt;&lt;wsp:rsid wsp:val=&quot;00A73495&quot;/&gt;&lt;wsp:rsid wsp:val=&quot;00A75017&quot;/&gt;&lt;wsp:rsid wsp:val=&quot;00A7606F&quot;/&gt;&lt;wsp:rsid wsp:val=&quot;00A760A0&quot;/&gt;&lt;wsp:rsid wsp:val=&quot;00A7638E&quot;/&gt;&lt;wsp:rsid wsp:val=&quot;00A77329&quot;/&gt;&lt;wsp:rsid wsp:val=&quot;00A777E4&quot;/&gt;&lt;wsp:rsid wsp:val=&quot;00A77D65&quot;/&gt;&lt;wsp:rsid wsp:val=&quot;00A77DA3&quot;/&gt;&lt;wsp:rsid wsp:val=&quot;00A80A53&quot;/&gt;&lt;wsp:rsid wsp:val=&quot;00A81565&quot;/&gt;&lt;wsp:rsid wsp:val=&quot;00A816C7&quot;/&gt;&lt;wsp:rsid wsp:val=&quot;00A8197E&quot;/&gt;&lt;wsp:rsid wsp:val=&quot;00A81B17&quot;/&gt;&lt;wsp:rsid wsp:val=&quot;00A82DCF&quot;/&gt;&lt;wsp:rsid wsp:val=&quot;00A8351F&quot;/&gt;&lt;wsp:rsid wsp:val=&quot;00A83A3F&quot;/&gt;&lt;wsp:rsid wsp:val=&quot;00A83DC7&quot;/&gt;&lt;wsp:rsid wsp:val=&quot;00A85B9D&quot;/&gt;&lt;wsp:rsid wsp:val=&quot;00A86B29&quot;/&gt;&lt;wsp:rsid wsp:val=&quot;00A86BEE&quot;/&gt;&lt;wsp:rsid wsp:val=&quot;00A86CFD&quot;/&gt;&lt;wsp:rsid wsp:val=&quot;00A90952&quot;/&gt;&lt;wsp:rsid wsp:val=&quot;00A9127B&quot;/&gt;&lt;wsp:rsid wsp:val=&quot;00A935A9&quot;/&gt;&lt;wsp:rsid wsp:val=&quot;00A93728&quot;/&gt;&lt;wsp:rsid wsp:val=&quot;00A94424&quot;/&gt;&lt;wsp:rsid wsp:val=&quot;00A95C4D&quot;/&gt;&lt;wsp:rsid wsp:val=&quot;00AA0755&quot;/&gt;&lt;wsp:rsid wsp:val=&quot;00AA321E&quot;/&gt;&lt;wsp:rsid wsp:val=&quot;00AA459E&quot;/&gt;&lt;wsp:rsid wsp:val=&quot;00AA4858&quot;/&gt;&lt;wsp:rsid wsp:val=&quot;00AA53AD&quot;/&gt;&lt;wsp:rsid wsp:val=&quot;00AA5A54&quot;/&gt;&lt;wsp:rsid wsp:val=&quot;00AA5ABE&quot;/&gt;&lt;wsp:rsid wsp:val=&quot;00AA5AC0&quot;/&gt;&lt;wsp:rsid wsp:val=&quot;00AA7FDD&quot;/&gt;&lt;wsp:rsid wsp:val=&quot;00AAC1E1&quot;/&gt;&lt;wsp:rsid wsp:val=&quot;00AB02B8&quot;/&gt;&lt;wsp:rsid wsp:val=&quot;00AB0A6D&quot;/&gt;&lt;wsp:rsid wsp:val=&quot;00AB13F3&quot;/&gt;&lt;wsp:rsid wsp:val=&quot;00AB4353&quot;/&gt;&lt;wsp:rsid wsp:val=&quot;00AB46CE&quot;/&gt;&lt;wsp:rsid wsp:val=&quot;00AB46E4&quot;/&gt;&lt;wsp:rsid wsp:val=&quot;00AB516D&quot;/&gt;&lt;wsp:rsid wsp:val=&quot;00AB5A88&quot;/&gt;&lt;wsp:rsid wsp:val=&quot;00AB5AD5&quot;/&gt;&lt;wsp:rsid wsp:val=&quot;00AB62C0&quot;/&gt;&lt;wsp:rsid wsp:val=&quot;00AB6FA2&quot;/&gt;&lt;wsp:rsid wsp:val=&quot;00AC06D5&quot;/&gt;&lt;wsp:rsid wsp:val=&quot;00AC08D3&quot;/&gt;&lt;wsp:rsid wsp:val=&quot;00AC0AA2&quot;/&gt;&lt;wsp:rsid wsp:val=&quot;00AC155A&quot;/&gt;&lt;wsp:rsid wsp:val=&quot;00AC2589&quot;/&gt;&lt;wsp:rsid wsp:val=&quot;00AC29CD&quot;/&gt;&lt;wsp:rsid wsp:val=&quot;00AC384C&quot;/&gt;&lt;wsp:rsid wsp:val=&quot;00AC389F&quot;/&gt;&lt;wsp:rsid wsp:val=&quot;00AC391F&quot;/&gt;&lt;wsp:rsid wsp:val=&quot;00AC3C1D&quot;/&gt;&lt;wsp:rsid wsp:val=&quot;00AC3F3D&quot;/&gt;&lt;wsp:rsid wsp:val=&quot;00AD08E1&quot;/&gt;&lt;wsp:rsid wsp:val=&quot;00AD1011&quot;/&gt;&lt;wsp:rsid wsp:val=&quot;00AD1A80&quot;/&gt;&lt;wsp:rsid wsp:val=&quot;00AD365F&quot;/&gt;&lt;wsp:rsid wsp:val=&quot;00AD3CB6&quot;/&gt;&lt;wsp:rsid wsp:val=&quot;00AD4832&quot;/&gt;&lt;wsp:rsid wsp:val=&quot;00AD4FA3&quot;/&gt;&lt;wsp:rsid wsp:val=&quot;00AD6215&quot;/&gt;&lt;wsp:rsid wsp:val=&quot;00AD7AE8&quot;/&gt;&lt;wsp:rsid wsp:val=&quot;00AE0D1D&quot;/&gt;&lt;wsp:rsid wsp:val=&quot;00AE1311&quot;/&gt;&lt;wsp:rsid wsp:val=&quot;00AE1AF9&quot;/&gt;&lt;wsp:rsid wsp:val=&quot;00AE254E&quot;/&gt;&lt;wsp:rsid wsp:val=&quot;00AE2E49&quot;/&gt;&lt;wsp:rsid wsp:val=&quot;00AE3F5B&quot;/&gt;&lt;wsp:rsid wsp:val=&quot;00AE4213&quot;/&gt;&lt;wsp:rsid wsp:val=&quot;00AE4708&quot;/&gt;&lt;wsp:rsid wsp:val=&quot;00AE5E1C&quot;/&gt;&lt;wsp:rsid wsp:val=&quot;00AE718E&quot;/&gt;&lt;wsp:rsid wsp:val=&quot;00AF0812&quot;/&gt;&lt;wsp:rsid wsp:val=&quot;00AF2175&quot;/&gt;&lt;wsp:rsid wsp:val=&quot;00AF2434&quot;/&gt;&lt;wsp:rsid wsp:val=&quot;00AF28FA&quot;/&gt;&lt;wsp:rsid wsp:val=&quot;00AF359C&quot;/&gt;&lt;wsp:rsid wsp:val=&quot;00AF4332&quot;/&gt;&lt;wsp:rsid wsp:val=&quot;00AF5632&quot;/&gt;&lt;wsp:rsid wsp:val=&quot;00AF7005&quot;/&gt;&lt;wsp:rsid wsp:val=&quot;00AF76B1&quot;/&gt;&lt;wsp:rsid wsp:val=&quot;00B007CA&quot;/&gt;&lt;wsp:rsid wsp:val=&quot;00B00A1D&quot;/&gt;&lt;wsp:rsid wsp:val=&quot;00B019B7&quot;/&gt;&lt;wsp:rsid wsp:val=&quot;00B01C48&quot;/&gt;&lt;wsp:rsid wsp:val=&quot;00B02922&quot;/&gt;&lt;wsp:rsid wsp:val=&quot;00B0330C&quot;/&gt;&lt;wsp:rsid wsp:val=&quot;00B05F95&quot;/&gt;&lt;wsp:rsid wsp:val=&quot;00B067E6&quot;/&gt;&lt;wsp:rsid wsp:val=&quot;00B06FB8&quot;/&gt;&lt;wsp:rsid wsp:val=&quot;00B07772&quot;/&gt;&lt;wsp:rsid wsp:val=&quot;00B1054C&quot;/&gt;&lt;wsp:rsid wsp:val=&quot;00B106AF&quot;/&gt;&lt;wsp:rsid wsp:val=&quot;00B10843&quot;/&gt;&lt;wsp:rsid wsp:val=&quot;00B1088B&quot;/&gt;&lt;wsp:rsid wsp:val=&quot;00B133EC&quot;/&gt;&lt;wsp:rsid wsp:val=&quot;00B13AA3&quot;/&gt;&lt;wsp:rsid wsp:val=&quot;00B13FCD&quot;/&gt;&lt;wsp:rsid wsp:val=&quot;00B14390&quot;/&gt;&lt;wsp:rsid wsp:val=&quot;00B147F0&quot;/&gt;&lt;wsp:rsid wsp:val=&quot;00B14FD1&quot;/&gt;&lt;wsp:rsid wsp:val=&quot;00B1674C&quot;/&gt;&lt;wsp:rsid wsp:val=&quot;00B174B3&quot;/&gt;&lt;wsp:rsid wsp:val=&quot;00B178AF&quot;/&gt;&lt;wsp:rsid wsp:val=&quot;00B221CC&quot;/&gt;&lt;wsp:rsid wsp:val=&quot;00B2299E&quot;/&gt;&lt;wsp:rsid wsp:val=&quot;00B22A48&quot;/&gt;&lt;wsp:rsid wsp:val=&quot;00B2307C&quot;/&gt;&lt;wsp:rsid wsp:val=&quot;00B231A3&quot;/&gt;&lt;wsp:rsid wsp:val=&quot;00B2481E&quot;/&gt;&lt;wsp:rsid wsp:val=&quot;00B26107&quot;/&gt;&lt;wsp:rsid wsp:val=&quot;00B264C3&quot;/&gt;&lt;wsp:rsid wsp:val=&quot;00B26CE9&quot;/&gt;&lt;wsp:rsid wsp:val=&quot;00B26F9C&quot;/&gt;&lt;wsp:rsid wsp:val=&quot;00B274A6&quot;/&gt;&lt;wsp:rsid wsp:val=&quot;00B2760C&quot;/&gt;&lt;wsp:rsid wsp:val=&quot;00B276AD&quot;/&gt;&lt;wsp:rsid wsp:val=&quot;00B30052&quot;/&gt;&lt;wsp:rsid wsp:val=&quot;00B30053&quot;/&gt;&lt;wsp:rsid wsp:val=&quot;00B32398&quot;/&gt;&lt;wsp:rsid wsp:val=&quot;00B35373&quot;/&gt;&lt;wsp:rsid wsp:val=&quot;00B357A7&quot;/&gt;&lt;wsp:rsid wsp:val=&quot;00B37AD2&quot;/&gt;&lt;wsp:rsid wsp:val=&quot;00B40606&quot;/&gt;&lt;wsp:rsid wsp:val=&quot;00B41C6E&quot;/&gt;&lt;wsp:rsid wsp:val=&quot;00B41DF5&quot;/&gt;&lt;wsp:rsid wsp:val=&quot;00B4235E&quot;/&gt;&lt;wsp:rsid wsp:val=&quot;00B43515&quot;/&gt;&lt;wsp:rsid wsp:val=&quot;00B44175&quot;/&gt;&lt;wsp:rsid wsp:val=&quot;00B45C9B&quot;/&gt;&lt;wsp:rsid wsp:val=&quot;00B46072&quot;/&gt;&lt;wsp:rsid wsp:val=&quot;00B46510&quot;/&gt;&lt;wsp:rsid wsp:val=&quot;00B4673D&quot;/&gt;&lt;wsp:rsid wsp:val=&quot;00B4680A&quot;/&gt;&lt;wsp:rsid wsp:val=&quot;00B472EB&quot;/&gt;&lt;wsp:rsid wsp:val=&quot;00B47B03&quot;/&gt;&lt;wsp:rsid wsp:val=&quot;00B51B3C&quot;/&gt;&lt;wsp:rsid wsp:val=&quot;00B51E68&quot;/&gt;&lt;wsp:rsid wsp:val=&quot;00B51FB3&quot;/&gt;&lt;wsp:rsid wsp:val=&quot;00B5282E&quot;/&gt;&lt;wsp:rsid wsp:val=&quot;00B53554&quot;/&gt;&lt;wsp:rsid wsp:val=&quot;00B538CF&quot;/&gt;&lt;wsp:rsid wsp:val=&quot;00B53E5F&quot;/&gt;&lt;wsp:rsid wsp:val=&quot;00B53ED8&quot;/&gt;&lt;wsp:rsid wsp:val=&quot;00B54A66&quot;/&gt;&lt;wsp:rsid wsp:val=&quot;00B56691&quot;/&gt;&lt;wsp:rsid wsp:val=&quot;00B56D2F&quot;/&gt;&lt;wsp:rsid wsp:val=&quot;00B57610&quot;/&gt;&lt;wsp:rsid wsp:val=&quot;00B622C1&quot;/&gt;&lt;wsp:rsid wsp:val=&quot;00B634A0&quot;/&gt;&lt;wsp:rsid wsp:val=&quot;00B64BC4&quot;/&gt;&lt;wsp:rsid wsp:val=&quot;00B65BE4&quot;/&gt;&lt;wsp:rsid wsp:val=&quot;00B67332&quot;/&gt;&lt;wsp:rsid wsp:val=&quot;00B70F45&quot;/&gt;&lt;wsp:rsid wsp:val=&quot;00B713E7&quot;/&gt;&lt;wsp:rsid wsp:val=&quot;00B71EC9&quot;/&gt;&lt;wsp:rsid wsp:val=&quot;00B72797&quot;/&gt;&lt;wsp:rsid wsp:val=&quot;00B7368C&quot;/&gt;&lt;wsp:rsid wsp:val=&quot;00B7548C&quot;/&gt;&lt;wsp:rsid wsp:val=&quot;00B75836&quot;/&gt;&lt;wsp:rsid wsp:val=&quot;00B7609D&quot;/&gt;&lt;wsp:rsid wsp:val=&quot;00B767A3&quot;/&gt;&lt;wsp:rsid wsp:val=&quot;00B76C1F&quot;/&gt;&lt;wsp:rsid wsp:val=&quot;00B77677&quot;/&gt;&lt;wsp:rsid wsp:val=&quot;00B777D1&quot;/&gt;&lt;wsp:rsid wsp:val=&quot;00B7785A&quot;/&gt;&lt;wsp:rsid wsp:val=&quot;00B81017&quot;/&gt;&lt;wsp:rsid wsp:val=&quot;00B81A37&quot;/&gt;&lt;wsp:rsid wsp:val=&quot;00B82DDA&quot;/&gt;&lt;wsp:rsid wsp:val=&quot;00B83126&quot;/&gt;&lt;wsp:rsid wsp:val=&quot;00B8312E&quot;/&gt;&lt;wsp:rsid wsp:val=&quot;00B834D6&quot;/&gt;&lt;wsp:rsid wsp:val=&quot;00B83861&quot;/&gt;&lt;wsp:rsid wsp:val=&quot;00B84049&quot;/&gt;&lt;wsp:rsid wsp:val=&quot;00B84837&quot;/&gt;&lt;wsp:rsid wsp:val=&quot;00B85764&quot;/&gt;&lt;wsp:rsid wsp:val=&quot;00B85794&quot;/&gt;&lt;wsp:rsid wsp:val=&quot;00B866AD&quot;/&gt;&lt;wsp:rsid wsp:val=&quot;00B86D50&quot;/&gt;&lt;wsp:rsid wsp:val=&quot;00B86F5C&quot;/&gt;&lt;wsp:rsid wsp:val=&quot;00B913E3&quot;/&gt;&lt;wsp:rsid wsp:val=&quot;00B9308F&quot;/&gt;&lt;wsp:rsid wsp:val=&quot;00B934BC&quot;/&gt;&lt;wsp:rsid wsp:val=&quot;00B941ED&quot;/&gt;&lt;wsp:rsid wsp:val=&quot;00B945B6&quot;/&gt;&lt;wsp:rsid wsp:val=&quot;00B951FB&quot;/&gt;&lt;wsp:rsid wsp:val=&quot;00B9580A&quot;/&gt;&lt;wsp:rsid wsp:val=&quot;00B95E9E&quot;/&gt;&lt;wsp:rsid wsp:val=&quot;00B963D6&quot;/&gt;&lt;wsp:rsid wsp:val=&quot;00B965D2&quot;/&gt;&lt;wsp:rsid wsp:val=&quot;00B966F2&quot;/&gt;&lt;wsp:rsid wsp:val=&quot;00B97116&quot;/&gt;&lt;wsp:rsid wsp:val=&quot;00B97976&quot;/&gt;&lt;wsp:rsid wsp:val=&quot;00B9E4BF&quot;/&gt;&lt;wsp:rsid wsp:val=&quot;00BA0CE8&quot;/&gt;&lt;wsp:rsid wsp:val=&quot;00BA1427&quot;/&gt;&lt;wsp:rsid wsp:val=&quot;00BA15AE&quot;/&gt;&lt;wsp:rsid wsp:val=&quot;00BA1B0B&quot;/&gt;&lt;wsp:rsid wsp:val=&quot;00BA227B&quot;/&gt;&lt;wsp:rsid wsp:val=&quot;00BA2D2E&quot;/&gt;&lt;wsp:rsid wsp:val=&quot;00BA3056&quot;/&gt;&lt;wsp:rsid wsp:val=&quot;00BA3D1F&quot;/&gt;&lt;wsp:rsid wsp:val=&quot;00BA4216&quot;/&gt;&lt;wsp:rsid wsp:val=&quot;00BA42A3&quot;/&gt;&lt;wsp:rsid wsp:val=&quot;00BA4495&quot;/&gt;&lt;wsp:rsid wsp:val=&quot;00BA5E7F&quot;/&gt;&lt;wsp:rsid wsp:val=&quot;00BB2217&quot;/&gt;&lt;wsp:rsid wsp:val=&quot;00BB2557&quot;/&gt;&lt;wsp:rsid wsp:val=&quot;00BB4165&quot;/&gt;&lt;wsp:rsid wsp:val=&quot;00BB42EB&quot;/&gt;&lt;wsp:rsid wsp:val=&quot;00BB4503&quot;/&gt;&lt;wsp:rsid wsp:val=&quot;00BB4C32&quot;/&gt;&lt;wsp:rsid wsp:val=&quot;00BB5146&quot;/&gt;&lt;wsp:rsid wsp:val=&quot;00BB6ACB&quot;/&gt;&lt;wsp:rsid wsp:val=&quot;00BB6CB0&quot;/&gt;&lt;wsp:rsid wsp:val=&quot;00BB6D78&quot;/&gt;&lt;wsp:rsid wsp:val=&quot;00BB7988&quot;/&gt;&lt;wsp:rsid wsp:val=&quot;00BB7E59&quot;/&gt;&lt;wsp:rsid wsp:val=&quot;00BC1B49&quot;/&gt;&lt;wsp:rsid wsp:val=&quot;00BC253E&quot;/&gt;&lt;wsp:rsid wsp:val=&quot;00BC2889&quot;/&gt;&lt;wsp:rsid wsp:val=&quot;00BC3173&quot;/&gt;&lt;wsp:rsid wsp:val=&quot;00BC3443&quot;/&gt;&lt;wsp:rsid wsp:val=&quot;00BC41DB&quot;/&gt;&lt;wsp:rsid wsp:val=&quot;00BC5991&quot;/&gt;&lt;wsp:rsid wsp:val=&quot;00BC62F9&quot;/&gt;&lt;wsp:rsid wsp:val=&quot;00BC67BD&quot;/&gt;&lt;wsp:rsid wsp:val=&quot;00BC73A3&quot;/&gt;&lt;wsp:rsid wsp:val=&quot;00BC76CA&quot;/&gt;&lt;wsp:rsid wsp:val=&quot;00BC7BBB&quot;/&gt;&lt;wsp:rsid wsp:val=&quot;00BD054D&quot;/&gt;&lt;wsp:rsid wsp:val=&quot;00BD2766&quot;/&gt;&lt;wsp:rsid wsp:val=&quot;00BD3FEA&quot;/&gt;&lt;wsp:rsid wsp:val=&quot;00BD4417&quot;/&gt;&lt;wsp:rsid wsp:val=&quot;00BD49BE&quot;/&gt;&lt;wsp:rsid wsp:val=&quot;00BD539E&quot;/&gt;&lt;wsp:rsid wsp:val=&quot;00BD551F&quot;/&gt;&lt;wsp:rsid wsp:val=&quot;00BD6556&quot;/&gt;&lt;wsp:rsid wsp:val=&quot;00BD6613&quot;/&gt;&lt;wsp:rsid wsp:val=&quot;00BD66D4&quot;/&gt;&lt;wsp:rsid wsp:val=&quot;00BD67A5&quot;/&gt;&lt;wsp:rsid wsp:val=&quot;00BD6ED1&quot;/&gt;&lt;wsp:rsid wsp:val=&quot;00BE18BB&quot;/&gt;&lt;wsp:rsid wsp:val=&quot;00BE1A1D&quot;/&gt;&lt;wsp:rsid wsp:val=&quot;00BE2431&quot;/&gt;&lt;wsp:rsid wsp:val=&quot;00BE260E&quot;/&gt;&lt;wsp:rsid wsp:val=&quot;00BE3212&quot;/&gt;&lt;wsp:rsid wsp:val=&quot;00BE3D81&quot;/&gt;&lt;wsp:rsid wsp:val=&quot;00BE4364&quot;/&gt;&lt;wsp:rsid wsp:val=&quot;00BE452D&quot;/&gt;&lt;wsp:rsid wsp:val=&quot;00BE4A40&quot;/&gt;&lt;wsp:rsid wsp:val=&quot;00BE6A4D&quot;/&gt;&lt;wsp:rsid wsp:val=&quot;00BE7D9E&quot;/&gt;&lt;wsp:rsid wsp:val=&quot;00BF05BD&quot;/&gt;&lt;wsp:rsid wsp:val=&quot;00BF0C68&quot;/&gt;&lt;wsp:rsid wsp:val=&quot;00BF21E3&quot;/&gt;&lt;wsp:rsid wsp:val=&quot;00BF2490&quot;/&gt;&lt;wsp:rsid wsp:val=&quot;00BF2769&quot;/&gt;&lt;wsp:rsid wsp:val=&quot;00BF3227&quot;/&gt;&lt;wsp:rsid wsp:val=&quot;00BF4646&quot;/&gt;&lt;wsp:rsid wsp:val=&quot;00BF5728&quot;/&gt;&lt;wsp:rsid wsp:val=&quot;00BF5EAB&quot;/&gt;&lt;wsp:rsid wsp:val=&quot;00BF63BE&quot;/&gt;&lt;wsp:rsid wsp:val=&quot;00C00452&quot;/&gt;&lt;wsp:rsid wsp:val=&quot;00C031CA&quot;/&gt;&lt;wsp:rsid wsp:val=&quot;00C03C82&quot;/&gt;&lt;wsp:rsid wsp:val=&quot;00C04A2A&quot;/&gt;&lt;wsp:rsid wsp:val=&quot;00C05A4D&quot;/&gt;&lt;wsp:rsid wsp:val=&quot;00C05C70&quot;/&gt;&lt;wsp:rsid wsp:val=&quot;00C05CEB&quot;/&gt;&lt;wsp:rsid wsp:val=&quot;00C069E2&quot;/&gt;&lt;wsp:rsid wsp:val=&quot;00C06E7B&quot;/&gt;&lt;wsp:rsid wsp:val=&quot;00C0783F&quot;/&gt;&lt;wsp:rsid wsp:val=&quot;00C07B3A&quot;/&gt;&lt;wsp:rsid wsp:val=&quot;00C10A3F&quot;/&gt;&lt;wsp:rsid wsp:val=&quot;00C11148&quot;/&gt;&lt;wsp:rsid wsp:val=&quot;00C11FFF&quot;/&gt;&lt;wsp:rsid wsp:val=&quot;00C12CB9&quot;/&gt;&lt;wsp:rsid wsp:val=&quot;00C14EA7&quot;/&gt;&lt;wsp:rsid wsp:val=&quot;00C15327&quot;/&gt;&lt;wsp:rsid wsp:val=&quot;00C156C1&quot;/&gt;&lt;wsp:rsid wsp:val=&quot;00C163C7&quot;/&gt;&lt;wsp:rsid wsp:val=&quot;00C20652&quot;/&gt;&lt;wsp:rsid wsp:val=&quot;00C230E7&quot;/&gt;&lt;wsp:rsid wsp:val=&quot;00C234D4&quot;/&gt;&lt;wsp:rsid wsp:val=&quot;00C23626&quot;/&gt;&lt;wsp:rsid wsp:val=&quot;00C242AC&quot;/&gt;&lt;wsp:rsid wsp:val=&quot;00C2448A&quot;/&gt;&lt;wsp:rsid wsp:val=&quot;00C24631&quot;/&gt;&lt;wsp:rsid wsp:val=&quot;00C25F6B&quot;/&gt;&lt;wsp:rsid wsp:val=&quot;00C26D2A&quot;/&gt;&lt;wsp:rsid wsp:val=&quot;00C26F5D&quot;/&gt;&lt;wsp:rsid wsp:val=&quot;00C27245&quot;/&gt;&lt;wsp:rsid wsp:val=&quot;00C27C6B&quot;/&gt;&lt;wsp:rsid wsp:val=&quot;00C3034C&quot;/&gt;&lt;wsp:rsid wsp:val=&quot;00C3066E&quot;/&gt;&lt;wsp:rsid wsp:val=&quot;00C30714&quot;/&gt;&lt;wsp:rsid wsp:val=&quot;00C3135A&quot;/&gt;&lt;wsp:rsid wsp:val=&quot;00C339D7&quot;/&gt;&lt;wsp:rsid wsp:val=&quot;00C33B8B&quot;/&gt;&lt;wsp:rsid wsp:val=&quot;00C33E6E&quot;/&gt;&lt;wsp:rsid wsp:val=&quot;00C36C08&quot;/&gt;&lt;wsp:rsid wsp:val=&quot;00C3756F&quot;/&gt;&lt;wsp:rsid wsp:val=&quot;00C377C2&quot;/&gt;&lt;wsp:rsid wsp:val=&quot;00C40524&quot;/&gt;&lt;wsp:rsid wsp:val=&quot;00C4112E&quot;/&gt;&lt;wsp:rsid wsp:val=&quot;00C41744&quot;/&gt;&lt;wsp:rsid wsp:val=&quot;00C42F2E&quot;/&gt;&lt;wsp:rsid wsp:val=&quot;00C436F9&quot;/&gt;&lt;wsp:rsid wsp:val=&quot;00C43782&quot;/&gt;&lt;wsp:rsid wsp:val=&quot;00C4382E&quot;/&gt;&lt;wsp:rsid wsp:val=&quot;00C439BC&quot;/&gt;&lt;wsp:rsid wsp:val=&quot;00C44613&quot;/&gt;&lt;wsp:rsid wsp:val=&quot;00C4504E&quot;/&gt;&lt;wsp:rsid wsp:val=&quot;00C455CF&quot;/&gt;&lt;wsp:rsid wsp:val=&quot;00C45F7A&quot;/&gt;&lt;wsp:rsid wsp:val=&quot;00C50660&quot;/&gt;&lt;wsp:rsid wsp:val=&quot;00C51C01&quot;/&gt;&lt;wsp:rsid wsp:val=&quot;00C51E46&quot;/&gt;&lt;wsp:rsid wsp:val=&quot;00C52454&quot;/&gt;&lt;wsp:rsid wsp:val=&quot;00C52637&quot;/&gt;&lt;wsp:rsid wsp:val=&quot;00C52B84&quot;/&gt;&lt;wsp:rsid wsp:val=&quot;00C53601&quot;/&gt;&lt;wsp:rsid wsp:val=&quot;00C538C1&quot;/&gt;&lt;wsp:rsid wsp:val=&quot;00C53BA9&quot;/&gt;&lt;wsp:rsid wsp:val=&quot;00C541CF&quot;/&gt;&lt;wsp:rsid wsp:val=&quot;00C544B7&quot;/&gt;&lt;wsp:rsid wsp:val=&quot;00C5463E&quot;/&gt;&lt;wsp:rsid wsp:val=&quot;00C55417&quot;/&gt;&lt;wsp:rsid wsp:val=&quot;00C5678C&quot;/&gt;&lt;wsp:rsid wsp:val=&quot;00C56827&quot;/&gt;&lt;wsp:rsid wsp:val=&quot;00C60108&quot;/&gt;&lt;wsp:rsid wsp:val=&quot;00C610D6&quot;/&gt;&lt;wsp:rsid wsp:val=&quot;00C619B2&quot;/&gt;&lt;wsp:rsid wsp:val=&quot;00C62447&quot;/&gt;&lt;wsp:rsid wsp:val=&quot;00C636FE&quot;/&gt;&lt;wsp:rsid wsp:val=&quot;00C63CD4&quot;/&gt;&lt;wsp:rsid wsp:val=&quot;00C6418D&quot;/&gt;&lt;wsp:rsid wsp:val=&quot;00C649D9&quot;/&gt;&lt;wsp:rsid wsp:val=&quot;00C64BB6&quot;/&gt;&lt;wsp:rsid wsp:val=&quot;00C64CC3&quot;/&gt;&lt;wsp:rsid wsp:val=&quot;00C651BD&quot;/&gt;&lt;wsp:rsid wsp:val=&quot;00C66E07&quot;/&gt;&lt;wsp:rsid wsp:val=&quot;00C6775B&quot;/&gt;&lt;wsp:rsid wsp:val=&quot;00C67849&quot;/&gt;&lt;wsp:rsid wsp:val=&quot;00C6BE51&quot;/&gt;&lt;wsp:rsid wsp:val=&quot;00C70572&quot;/&gt;&lt;wsp:rsid wsp:val=&quot;00C70972&quot;/&gt;&lt;wsp:rsid wsp:val=&quot;00C71107&quot;/&gt;&lt;wsp:rsid wsp:val=&quot;00C71111&quot;/&gt;&lt;wsp:rsid wsp:val=&quot;00C72E3D&quot;/&gt;&lt;wsp:rsid wsp:val=&quot;00C7383E&quot;/&gt;&lt;wsp:rsid wsp:val=&quot;00C73F47&quot;/&gt;&lt;wsp:rsid wsp:val=&quot;00C743B5&quot;/&gt;&lt;wsp:rsid wsp:val=&quot;00C744B6&quot;/&gt;&lt;wsp:rsid wsp:val=&quot;00C74DED&quot;/&gt;&lt;wsp:rsid wsp:val=&quot;00C754F1&quot;/&gt;&lt;wsp:rsid wsp:val=&quot;00C75992&quot;/&gt;&lt;wsp:rsid wsp:val=&quot;00C76751&quot;/&gt;&lt;wsp:rsid wsp:val=&quot;00C7683D&quot;/&gt;&lt;wsp:rsid wsp:val=&quot;00C803D2&quot;/&gt;&lt;wsp:rsid wsp:val=&quot;00C806C8&quot;/&gt;&lt;wsp:rsid wsp:val=&quot;00C823E7&quot;/&gt;&lt;wsp:rsid wsp:val=&quot;00C8450F&quot;/&gt;&lt;wsp:rsid wsp:val=&quot;00C84A45&quot;/&gt;&lt;wsp:rsid wsp:val=&quot;00C85756&quot;/&gt;&lt;wsp:rsid wsp:val=&quot;00C858E9&quot;/&gt;&lt;wsp:rsid wsp:val=&quot;00C86B05&quot;/&gt;&lt;wsp:rsid wsp:val=&quot;00C8728E&quot;/&gt;&lt;wsp:rsid wsp:val=&quot;00C90B1A&quot;/&gt;&lt;wsp:rsid wsp:val=&quot;00C9147C&quot;/&gt;&lt;wsp:rsid wsp:val=&quot;00C923E8&quot;/&gt;&lt;wsp:rsid wsp:val=&quot;00C950FF&quot;/&gt;&lt;wsp:rsid wsp:val=&quot;00C962DC&quot;/&gt;&lt;wsp:rsid wsp:val=&quot;00C96328&quot;/&gt;&lt;wsp:rsid wsp:val=&quot;00C97621&quot;/&gt;&lt;wsp:rsid wsp:val=&quot;00CA029C&quot;/&gt;&lt;wsp:rsid wsp:val=&quot;00CA0421&quot;/&gt;&lt;wsp:rsid wsp:val=&quot;00CA1CDF&quot;/&gt;&lt;wsp:rsid wsp:val=&quot;00CA23C1&quot;/&gt;&lt;wsp:rsid wsp:val=&quot;00CA407A&quot;/&gt;&lt;wsp:rsid wsp:val=&quot;00CA4178&quot;/&gt;&lt;wsp:rsid wsp:val=&quot;00CA4B7B&quot;/&gt;&lt;wsp:rsid wsp:val=&quot;00CA5056&quot;/&gt;&lt;wsp:rsid wsp:val=&quot;00CA569C&quot;/&gt;&lt;wsp:rsid wsp:val=&quot;00CA7885&quot;/&gt;&lt;wsp:rsid wsp:val=&quot;00CA7C58&quot;/&gt;&lt;wsp:rsid wsp:val=&quot;00CB0A8C&quot;/&gt;&lt;wsp:rsid wsp:val=&quot;00CB1282&quot;/&gt;&lt;wsp:rsid wsp:val=&quot;00CB3748&quot;/&gt;&lt;wsp:rsid wsp:val=&quot;00CB3A7F&quot;/&gt;&lt;wsp:rsid wsp:val=&quot;00CB50CC&quot;/&gt;&lt;wsp:rsid wsp:val=&quot;00CB50DB&quot;/&gt;&lt;wsp:rsid wsp:val=&quot;00CB5706&quot;/&gt;&lt;wsp:rsid wsp:val=&quot;00CB5B5C&quot;/&gt;&lt;wsp:rsid wsp:val=&quot;00CB5F01&quot;/&gt;&lt;wsp:rsid wsp:val=&quot;00CB73E6&quot;/&gt;&lt;wsp:rsid wsp:val=&quot;00CC03E3&quot;/&gt;&lt;wsp:rsid wsp:val=&quot;00CC396C&quot;/&gt;&lt;wsp:rsid wsp:val=&quot;00CC3EF4&quot;/&gt;&lt;wsp:rsid wsp:val=&quot;00CC4B01&quot;/&gt;&lt;wsp:rsid wsp:val=&quot;00CC4D82&quot;/&gt;&lt;wsp:rsid wsp:val=&quot;00CC5974&quot;/&gt;&lt;wsp:rsid wsp:val=&quot;00CC5CB9&quot;/&gt;&lt;wsp:rsid wsp:val=&quot;00CC655F&quot;/&gt;&lt;wsp:rsid wsp:val=&quot;00CC6679&quot;/&gt;&lt;wsp:rsid wsp:val=&quot;00CC723E&quot;/&gt;&lt;wsp:rsid wsp:val=&quot;00CC7B6C&quot;/&gt;&lt;wsp:rsid wsp:val=&quot;00CD08F7&quot;/&gt;&lt;wsp:rsid wsp:val=&quot;00CD111F&quot;/&gt;&lt;wsp:rsid wsp:val=&quot;00CD1DFD&quot;/&gt;&lt;wsp:rsid wsp:val=&quot;00CD1EC4&quot;/&gt;&lt;wsp:rsid wsp:val=&quot;00CD215A&quot;/&gt;&lt;wsp:rsid wsp:val=&quot;00CD303B&quot;/&gt;&lt;wsp:rsid wsp:val=&quot;00CD3C78&quot;/&gt;&lt;wsp:rsid wsp:val=&quot;00CD51DB&quot;/&gt;&lt;wsp:rsid wsp:val=&quot;00CD5FD4&quot;/&gt;&lt;wsp:rsid wsp:val=&quot;00CD61E3&quot;/&gt;&lt;wsp:rsid wsp:val=&quot;00CD6589&quot;/&gt;&lt;wsp:rsid wsp:val=&quot;00CD698F&quot;/&gt;&lt;wsp:rsid wsp:val=&quot;00CE0084&quot;/&gt;&lt;wsp:rsid wsp:val=&quot;00CE0105&quot;/&gt;&lt;wsp:rsid wsp:val=&quot;00CE12DD&quot;/&gt;&lt;wsp:rsid wsp:val=&quot;00CE2CD5&quot;/&gt;&lt;wsp:rsid wsp:val=&quot;00CE2E38&quot;/&gt;&lt;wsp:rsid wsp:val=&quot;00CE3317&quot;/&gt;&lt;wsp:rsid wsp:val=&quot;00CE559B&quot;/&gt;&lt;wsp:rsid wsp:val=&quot;00CE6A2E&quot;/&gt;&lt;wsp:rsid wsp:val=&quot;00CE7FDA&quot;/&gt;&lt;wsp:rsid wsp:val=&quot;00CF0422&quot;/&gt;&lt;wsp:rsid wsp:val=&quot;00CF1B24&quot;/&gt;&lt;wsp:rsid wsp:val=&quot;00CF247C&quot;/&gt;&lt;wsp:rsid wsp:val=&quot;00CF2FE2&quot;/&gt;&lt;wsp:rsid wsp:val=&quot;00CF30D5&quot;/&gt;&lt;wsp:rsid wsp:val=&quot;00CF4100&quot;/&gt;&lt;wsp:rsid wsp:val=&quot;00CF731E&quot;/&gt;&lt;wsp:rsid wsp:val=&quot;00D0059D&quot;/&gt;&lt;wsp:rsid wsp:val=&quot;00D00D36&quot;/&gt;&lt;wsp:rsid wsp:val=&quot;00D011E6&quot;/&gt;&lt;wsp:rsid wsp:val=&quot;00D01292&quot;/&gt;&lt;wsp:rsid wsp:val=&quot;00D013AB&quot;/&gt;&lt;wsp:rsid wsp:val=&quot;00D02C4D&quot;/&gt;&lt;wsp:rsid wsp:val=&quot;00D038EB&quot;/&gt;&lt;wsp:rsid wsp:val=&quot;00D03ABA&quot;/&gt;&lt;wsp:rsid wsp:val=&quot;00D0456E&quot;/&gt;&lt;wsp:rsid wsp:val=&quot;00D0482B&quot;/&gt;&lt;wsp:rsid wsp:val=&quot;00D064AE&quot;/&gt;&lt;wsp:rsid wsp:val=&quot;00D06B1A&quot;/&gt;&lt;wsp:rsid wsp:val=&quot;00D07151&quot;/&gt;&lt;wsp:rsid wsp:val=&quot;00D1053D&quot;/&gt;&lt;wsp:rsid wsp:val=&quot;00D10D03&quot;/&gt;&lt;wsp:rsid wsp:val=&quot;00D110BD&quot;/&gt;&lt;wsp:rsid wsp:val=&quot;00D123E9&quot;/&gt;&lt;wsp:rsid wsp:val=&quot;00D127CF&quot;/&gt;&lt;wsp:rsid wsp:val=&quot;00D12DB7&quot;/&gt;&lt;wsp:rsid wsp:val=&quot;00D13A5D&quot;/&gt;&lt;wsp:rsid wsp:val=&quot;00D14013&quot;/&gt;&lt;wsp:rsid wsp:val=&quot;00D14191&quot;/&gt;&lt;wsp:rsid wsp:val=&quot;00D1484C&quot;/&gt;&lt;wsp:rsid wsp:val=&quot;00D15327&quot;/&gt;&lt;wsp:rsid wsp:val=&quot;00D15786&quot;/&gt;&lt;wsp:rsid wsp:val=&quot;00D16259&quot;/&gt;&lt;wsp:rsid wsp:val=&quot;00D1631F&quot;/&gt;&lt;wsp:rsid wsp:val=&quot;00D17573&quot;/&gt;&lt;wsp:rsid wsp:val=&quot;00D17957&quot;/&gt;&lt;wsp:rsid wsp:val=&quot;00D2030C&quot;/&gt;&lt;wsp:rsid wsp:val=&quot;00D20763&quot;/&gt;&lt;wsp:rsid wsp:val=&quot;00D20966&quot;/&gt;&lt;wsp:rsid wsp:val=&quot;00D20A45&quot;/&gt;&lt;wsp:rsid wsp:val=&quot;00D2167B&quot;/&gt;&lt;wsp:rsid wsp:val=&quot;00D2249B&quot;/&gt;&lt;wsp:rsid wsp:val=&quot;00D229F3&quot;/&gt;&lt;wsp:rsid wsp:val=&quot;00D2323A&quot;/&gt;&lt;wsp:rsid wsp:val=&quot;00D236B0&quot;/&gt;&lt;wsp:rsid wsp:val=&quot;00D236B7&quot;/&gt;&lt;wsp:rsid wsp:val=&quot;00D24BB9&quot;/&gt;&lt;wsp:rsid wsp:val=&quot;00D2617A&quot;/&gt;&lt;wsp:rsid wsp:val=&quot;00D267EF&quot;/&gt;&lt;wsp:rsid wsp:val=&quot;00D30041&quot;/&gt;&lt;wsp:rsid wsp:val=&quot;00D30077&quot;/&gt;&lt;wsp:rsid wsp:val=&quot;00D313D7&quot;/&gt;&lt;wsp:rsid wsp:val=&quot;00D31BD4&quot;/&gt;&lt;wsp:rsid wsp:val=&quot;00D3506E&quot;/&gt;&lt;wsp:rsid wsp:val=&quot;00D3553D&quot;/&gt;&lt;wsp:rsid wsp:val=&quot;00D35C88&quot;/&gt;&lt;wsp:rsid wsp:val=&quot;00D36E4F&quot;/&gt;&lt;wsp:rsid wsp:val=&quot;00D37327&quot;/&gt;&lt;wsp:rsid wsp:val=&quot;00D40C24&quot;/&gt;&lt;wsp:rsid wsp:val=&quot;00D42ABF&quot;/&gt;&lt;wsp:rsid wsp:val=&quot;00D43BA2&quot;/&gt;&lt;wsp:rsid wsp:val=&quot;00D447C4&quot;/&gt;&lt;wsp:rsid wsp:val=&quot;00D454BF&quot;/&gt;&lt;wsp:rsid wsp:val=&quot;00D45728&quot;/&gt;&lt;wsp:rsid wsp:val=&quot;00D46356&quot;/&gt;&lt;wsp:rsid wsp:val=&quot;00D4772E&quot;/&gt;&lt;wsp:rsid wsp:val=&quot;00D501C2&quot;/&gt;&lt;wsp:rsid wsp:val=&quot;00D52035&quot;/&gt;&lt;wsp:rsid wsp:val=&quot;00D522DE&quot;/&gt;&lt;wsp:rsid wsp:val=&quot;00D55766&quot;/&gt;&lt;wsp:rsid wsp:val=&quot;00D5588B&quot;/&gt;&lt;wsp:rsid wsp:val=&quot;00D55B7E&quot;/&gt;&lt;wsp:rsid wsp:val=&quot;00D56F68&quot;/&gt;&lt;wsp:rsid wsp:val=&quot;00D5712C&quot;/&gt;&lt;wsp:rsid wsp:val=&quot;00D60D4A&quot;/&gt;&lt;wsp:rsid wsp:val=&quot;00D611DF&quot;/&gt;&lt;wsp:rsid wsp:val=&quot;00D61315&quot;/&gt;&lt;wsp:rsid wsp:val=&quot;00D6256F&quot;/&gt;&lt;wsp:rsid wsp:val=&quot;00D62CD2&quot;/&gt;&lt;wsp:rsid wsp:val=&quot;00D63358&quot;/&gt;&lt;wsp:rsid wsp:val=&quot;00D638BD&quot;/&gt;&lt;wsp:rsid wsp:val=&quot;00D6445E&quot;/&gt;&lt;wsp:rsid wsp:val=&quot;00D649DE&quot;/&gt;&lt;wsp:rsid wsp:val=&quot;00D651A8&quot;/&gt;&lt;wsp:rsid wsp:val=&quot;00D655E5&quot;/&gt;&lt;wsp:rsid wsp:val=&quot;00D65D51&quot;/&gt;&lt;wsp:rsid wsp:val=&quot;00D676D5&quot;/&gt;&lt;wsp:rsid wsp:val=&quot;00D70B0B&quot;/&gt;&lt;wsp:rsid wsp:val=&quot;00D71386&quot;/&gt;&lt;wsp:rsid wsp:val=&quot;00D713D7&quot;/&gt;&lt;wsp:rsid wsp:val=&quot;00D71F67&quot;/&gt;&lt;wsp:rsid wsp:val=&quot;00D7261C&quot;/&gt;&lt;wsp:rsid wsp:val=&quot;00D72C03&quot;/&gt;&lt;wsp:rsid wsp:val=&quot;00D74554&quot;/&gt;&lt;wsp:rsid wsp:val=&quot;00D76035&quot;/&gt;&lt;wsp:rsid wsp:val=&quot;00D762B6&quot;/&gt;&lt;wsp:rsid wsp:val=&quot;00D77443&quot;/&gt;&lt;wsp:rsid wsp:val=&quot;00D77726&quot;/&gt;&lt;wsp:rsid wsp:val=&quot;00D77DDC&quot;/&gt;&lt;wsp:rsid wsp:val=&quot;00D77ED7&quot;/&gt;&lt;wsp:rsid wsp:val=&quot;00D8273D&quot;/&gt;&lt;wsp:rsid wsp:val=&quot;00D82D1C&quot;/&gt;&lt;wsp:rsid wsp:val=&quot;00D83199&quot;/&gt;&lt;wsp:rsid wsp:val=&quot;00D851FC&quot;/&gt;&lt;wsp:rsid wsp:val=&quot;00D85A51&quot;/&gt;&lt;wsp:rsid wsp:val=&quot;00D85D78&quot;/&gt;&lt;wsp:rsid wsp:val=&quot;00D90237&quot;/&gt;&lt;wsp:rsid wsp:val=&quot;00D90552&quot;/&gt;&lt;wsp:rsid wsp:val=&quot;00D906C3&quot;/&gt;&lt;wsp:rsid wsp:val=&quot;00D9073E&quot;/&gt;&lt;wsp:rsid wsp:val=&quot;00D9148A&quot;/&gt;&lt;wsp:rsid wsp:val=&quot;00D927E1&quot;/&gt;&lt;wsp:rsid wsp:val=&quot;00D93B47&quot;/&gt;&lt;wsp:rsid wsp:val=&quot;00D95C60&quot;/&gt;&lt;wsp:rsid wsp:val=&quot;00D964D4&quot;/&gt;&lt;wsp:rsid wsp:val=&quot;00D97F3E&quot;/&gt;&lt;wsp:rsid wsp:val=&quot;00DA0F6B&quot;/&gt;&lt;wsp:rsid wsp:val=&quot;00DA1F2A&quot;/&gt;&lt;wsp:rsid wsp:val=&quot;00DA3EE7&quot;/&gt;&lt;wsp:rsid wsp:val=&quot;00DA6027&quot;/&gt;&lt;wsp:rsid wsp:val=&quot;00DA6429&quot;/&gt;&lt;wsp:rsid wsp:val=&quot;00DA6C37&quot;/&gt;&lt;wsp:rsid wsp:val=&quot;00DA722C&quot;/&gt;&lt;wsp:rsid wsp:val=&quot;00DA7450&quot;/&gt;&lt;wsp:rsid wsp:val=&quot;00DA7D96&quot;/&gt;&lt;wsp:rsid wsp:val=&quot;00DB09A1&quot;/&gt;&lt;wsp:rsid wsp:val=&quot;00DB0AF0&quot;/&gt;&lt;wsp:rsid wsp:val=&quot;00DB2721&quot;/&gt;&lt;wsp:rsid wsp:val=&quot;00DB2946&quot;/&gt;&lt;wsp:rsid wsp:val=&quot;00DB2AD4&quot;/&gt;&lt;wsp:rsid wsp:val=&quot;00DB34D8&quot;/&gt;&lt;wsp:rsid wsp:val=&quot;00DB37D4&quot;/&gt;&lt;wsp:rsid wsp:val=&quot;00DB4D72&quot;/&gt;&lt;wsp:rsid wsp:val=&quot;00DB5D44&quot;/&gt;&lt;wsp:rsid wsp:val=&quot;00DB6D4F&quot;/&gt;&lt;wsp:rsid wsp:val=&quot;00DB71C1&quot;/&gt;&lt;wsp:rsid wsp:val=&quot;00DB727D&quot;/&gt;&lt;wsp:rsid wsp:val=&quot;00DB7E34&quot;/&gt;&lt;wsp:rsid wsp:val=&quot;00DC047B&quot;/&gt;&lt;wsp:rsid wsp:val=&quot;00DC0982&quot;/&gt;&lt;wsp:rsid wsp:val=&quot;00DC1CE3&quot;/&gt;&lt;wsp:rsid wsp:val=&quot;00DC2898&quot;/&gt;&lt;wsp:rsid wsp:val=&quot;00DC2996&quot;/&gt;&lt;wsp:rsid wsp:val=&quot;00DC338E&quot;/&gt;&lt;wsp:rsid wsp:val=&quot;00DC4C21&quot;/&gt;&lt;wsp:rsid wsp:val=&quot;00DC5526&quot;/&gt;&lt;wsp:rsid wsp:val=&quot;00DC5692&quot;/&gt;&lt;wsp:rsid wsp:val=&quot;00DC5E2D&quot;/&gt;&lt;wsp:rsid wsp:val=&quot;00DC6A30&quot;/&gt;&lt;wsp:rsid wsp:val=&quot;00DC7B6F&quot;/&gt;&lt;wsp:rsid wsp:val=&quot;00DC7C36&quot;/&gt;&lt;wsp:rsid wsp:val=&quot;00DD1D75&quot;/&gt;&lt;wsp:rsid wsp:val=&quot;00DD1E8A&quot;/&gt;&lt;wsp:rsid wsp:val=&quot;00DD468F&quot;/&gt;&lt;wsp:rsid wsp:val=&quot;00DD4CC8&quot;/&gt;&lt;wsp:rsid wsp:val=&quot;00DE04DA&quot;/&gt;&lt;wsp:rsid wsp:val=&quot;00DE1ED1&quot;/&gt;&lt;wsp:rsid wsp:val=&quot;00DE21E8&quot;/&gt;&lt;wsp:rsid wsp:val=&quot;00DE2EFE&quot;/&gt;&lt;wsp:rsid wsp:val=&quot;00DE3104&quot;/&gt;&lt;wsp:rsid wsp:val=&quot;00DE3FAF&quot;/&gt;&lt;wsp:rsid wsp:val=&quot;00DE40DE&quot;/&gt;&lt;wsp:rsid wsp:val=&quot;00DE5214&quot;/&gt;&lt;wsp:rsid wsp:val=&quot;00DE5F12&quot;/&gt;&lt;wsp:rsid wsp:val=&quot;00DE6EAF&quot;/&gt;&lt;wsp:rsid wsp:val=&quot;00DF057B&quot;/&gt;&lt;wsp:rsid wsp:val=&quot;00DF0AC8&quot;/&gt;&lt;wsp:rsid wsp:val=&quot;00DF0F90&quot;/&gt;&lt;wsp:rsid wsp:val=&quot;00DF2783&quot;/&gt;&lt;wsp:rsid wsp:val=&quot;00DF3299&quot;/&gt;&lt;wsp:rsid wsp:val=&quot;00DF3F9F&quot;/&gt;&lt;wsp:rsid wsp:val=&quot;00DF413A&quot;/&gt;&lt;wsp:rsid wsp:val=&quot;00DF4145&quot;/&gt;&lt;wsp:rsid wsp:val=&quot;00DF45BD&quot;/&gt;&lt;wsp:rsid wsp:val=&quot;00DF5963&quot;/&gt;&lt;wsp:rsid wsp:val=&quot;00DF6B2E&quot;/&gt;&lt;wsp:rsid wsp:val=&quot;00DF75A6&quot;/&gt;&lt;wsp:rsid wsp:val=&quot;00E02481&quot;/&gt;&lt;wsp:rsid wsp:val=&quot;00E02AAB&quot;/&gt;&lt;wsp:rsid wsp:val=&quot;00E02F5E&quot;/&gt;&lt;wsp:rsid wsp:val=&quot;00E02FED&quot;/&gt;&lt;wsp:rsid wsp:val=&quot;00E035B7&quot;/&gt;&lt;wsp:rsid wsp:val=&quot;00E044F4&quot;/&gt;&lt;wsp:rsid wsp:val=&quot;00E04B7D&quot;/&gt;&lt;wsp:rsid wsp:val=&quot;00E07D2F&quot;/&gt;&lt;wsp:rsid wsp:val=&quot;00E118E6&quot;/&gt;&lt;wsp:rsid wsp:val=&quot;00E12CAB&quot;/&gt;&lt;wsp:rsid wsp:val=&quot;00E159CC&quot;/&gt;&lt;wsp:rsid wsp:val=&quot;00E15E4C&quot;/&gt;&lt;wsp:rsid wsp:val=&quot;00E17870&quot;/&gt;&lt;wsp:rsid wsp:val=&quot;00E1F4A1&quot;/&gt;&lt;wsp:rsid wsp:val=&quot;00E22C0D&quot;/&gt;&lt;wsp:rsid wsp:val=&quot;00E25177&quot;/&gt;&lt;wsp:rsid wsp:val=&quot;00E27B46&quot;/&gt;&lt;wsp:rsid wsp:val=&quot;00E27EA3&quot;/&gt;&lt;wsp:rsid wsp:val=&quot;00E310F3&quot;/&gt;&lt;wsp:rsid wsp:val=&quot;00E31917&quot;/&gt;&lt;wsp:rsid wsp:val=&quot;00E3351E&quot;/&gt;&lt;wsp:rsid wsp:val=&quot;00E336FF&quot;/&gt;&lt;wsp:rsid wsp:val=&quot;00E33A68&quot;/&gt;&lt;wsp:rsid wsp:val=&quot;00E33F10&quot;/&gt;&lt;wsp:rsid wsp:val=&quot;00E3498A&quot;/&gt;&lt;wsp:rsid wsp:val=&quot;00E355D9&quot;/&gt;&lt;wsp:rsid wsp:val=&quot;00E360C8&quot;/&gt;&lt;wsp:rsid wsp:val=&quot;00E3641E&quot;/&gt;&lt;wsp:rsid wsp:val=&quot;00E37186&quot;/&gt;&lt;wsp:rsid wsp:val=&quot;00E3BF84&quot;/&gt;&lt;wsp:rsid wsp:val=&quot;00E40C73&quot;/&gt;&lt;wsp:rsid wsp:val=&quot;00E410BD&quot;/&gt;&lt;wsp:rsid wsp:val=&quot;00E41CC1&quot;/&gt;&lt;wsp:rsid wsp:val=&quot;00E42169&quot;/&gt;&lt;wsp:rsid wsp:val=&quot;00E43C46&quot;/&gt;&lt;wsp:rsid wsp:val=&quot;00E44595&quot;/&gt;&lt;wsp:rsid wsp:val=&quot;00E45CE2&quot;/&gt;&lt;wsp:rsid wsp:val=&quot;00E46316&quot;/&gt;&lt;wsp:rsid wsp:val=&quot;00E47A00&quot;/&gt;&lt;wsp:rsid wsp:val=&quot;00E47F5D&quot;/&gt;&lt;wsp:rsid wsp:val=&quot;00E5050A&quot;/&gt;&lt;wsp:rsid wsp:val=&quot;00E52427&quot;/&gt;&lt;wsp:rsid wsp:val=&quot;00E5348B&quot;/&gt;&lt;wsp:rsid wsp:val=&quot;00E537A1&quot;/&gt;&lt;wsp:rsid wsp:val=&quot;00E53F2A&quot;/&gt;&lt;wsp:rsid wsp:val=&quot;00E54C46&quot;/&gt;&lt;wsp:rsid wsp:val=&quot;00E5510B&quot;/&gt;&lt;wsp:rsid wsp:val=&quot;00E55119&quot;/&gt;&lt;wsp:rsid wsp:val=&quot;00E551EE&quot;/&gt;&lt;wsp:rsid wsp:val=&quot;00E552D1&quot;/&gt;&lt;wsp:rsid wsp:val=&quot;00E567BF&quot;/&gt;&lt;wsp:rsid wsp:val=&quot;00E56B4D&quot;/&gt;&lt;wsp:rsid wsp:val=&quot;00E573C4&quot;/&gt;&lt;wsp:rsid wsp:val=&quot;00E57E34&quot;/&gt;&lt;wsp:rsid wsp:val=&quot;00E60184&quot;/&gt;&lt;wsp:rsid wsp:val=&quot;00E60A52&quot;/&gt;&lt;wsp:rsid wsp:val=&quot;00E60D94&quot;/&gt;&lt;wsp:rsid wsp:val=&quot;00E617B0&quot;/&gt;&lt;wsp:rsid wsp:val=&quot;00E61A96&quot;/&gt;&lt;wsp:rsid wsp:val=&quot;00E61F5C&quot;/&gt;&lt;wsp:rsid wsp:val=&quot;00E62172&quot;/&gt;&lt;wsp:rsid wsp:val=&quot;00E624A9&quot;/&gt;&lt;wsp:rsid wsp:val=&quot;00E629FA&quot;/&gt;&lt;wsp:rsid wsp:val=&quot;00E64641&quot;/&gt;&lt;wsp:rsid wsp:val=&quot;00E66350&quot;/&gt;&lt;wsp:rsid wsp:val=&quot;00E675B1&quot;/&gt;&lt;wsp:rsid wsp:val=&quot;00E67627&quot;/&gt;&lt;wsp:rsid wsp:val=&quot;00E708E3&quot;/&gt;&lt;wsp:rsid wsp:val=&quot;00E70DA8&quot;/&gt;&lt;wsp:rsid wsp:val=&quot;00E719A1&quot;/&gt;&lt;wsp:rsid wsp:val=&quot;00E73799&quot;/&gt;&lt;wsp:rsid wsp:val=&quot;00E73813&quot;/&gt;&lt;wsp:rsid wsp:val=&quot;00E7399C&quot;/&gt;&lt;wsp:rsid wsp:val=&quot;00E73C86&quot;/&gt;&lt;wsp:rsid wsp:val=&quot;00E74E67&quot;/&gt;&lt;wsp:rsid wsp:val=&quot;00E74E68&quot;/&gt;&lt;wsp:rsid wsp:val=&quot;00E76911&quot;/&gt;&lt;wsp:rsid wsp:val=&quot;00E77157&quot;/&gt;&lt;wsp:rsid wsp:val=&quot;00E80EB7&quot;/&gt;&lt;wsp:rsid wsp:val=&quot;00E811DD&quot;/&gt;&lt;wsp:rsid wsp:val=&quot;00E81529&quot;/&gt;&lt;wsp:rsid wsp:val=&quot;00E84D39&quot;/&gt;&lt;wsp:rsid wsp:val=&quot;00E85539&quot;/&gt;&lt;wsp:rsid wsp:val=&quot;00E85C87&quot;/&gt;&lt;wsp:rsid wsp:val=&quot;00E85DB1&quot;/&gt;&lt;wsp:rsid wsp:val=&quot;00E87E7C&quot;/&gt;&lt;wsp:rsid wsp:val=&quot;00E904C7&quot;/&gt;&lt;wsp:rsid wsp:val=&quot;00E91A1F&quot;/&gt;&lt;wsp:rsid wsp:val=&quot;00E91E8C&quot;/&gt;&lt;wsp:rsid wsp:val=&quot;00E9270F&quot;/&gt;&lt;wsp:rsid wsp:val=&quot;00E92CDD&quot;/&gt;&lt;wsp:rsid wsp:val=&quot;00E93079&quot;/&gt;&lt;wsp:rsid wsp:val=&quot;00E9355D&quot;/&gt;&lt;wsp:rsid wsp:val=&quot;00E93958&quot;/&gt;&lt;wsp:rsid wsp:val=&quot;00E93A8F&quot;/&gt;&lt;wsp:rsid wsp:val=&quot;00E93F4C&quot;/&gt;&lt;wsp:rsid wsp:val=&quot;00E94D94&quot;/&gt;&lt;wsp:rsid wsp:val=&quot;00E94ED9&quot;/&gt;&lt;wsp:rsid wsp:val=&quot;00E95592&quot;/&gt;&lt;wsp:rsid wsp:val=&quot;00E955D6&quot;/&gt;&lt;wsp:rsid wsp:val=&quot;00E95990&quot;/&gt;&lt;wsp:rsid wsp:val=&quot;00E968C0&quot;/&gt;&lt;wsp:rsid wsp:val=&quot;00E96CD2&quot;/&gt;&lt;wsp:rsid wsp:val=&quot;00E96DD8&quot;/&gt;&lt;wsp:rsid wsp:val=&quot;00EA1E29&quot;/&gt;&lt;wsp:rsid wsp:val=&quot;00EA3610&quot;/&gt;&lt;wsp:rsid wsp:val=&quot;00EA396E&quot;/&gt;&lt;wsp:rsid wsp:val=&quot;00EA4ABD&quot;/&gt;&lt;wsp:rsid wsp:val=&quot;00EA4B8E&quot;/&gt;&lt;wsp:rsid wsp:val=&quot;00EA5405&quot;/&gt;&lt;wsp:rsid wsp:val=&quot;00EA60F5&quot;/&gt;&lt;wsp:rsid wsp:val=&quot;00EA7296&quot;/&gt;&lt;wsp:rsid wsp:val=&quot;00EB085A&quot;/&gt;&lt;wsp:rsid wsp:val=&quot;00EB1A32&quot;/&gt;&lt;wsp:rsid wsp:val=&quot;00EB25D2&quot;/&gt;&lt;wsp:rsid wsp:val=&quot;00EB33DE&quot;/&gt;&lt;wsp:rsid wsp:val=&quot;00EB3A33&quot;/&gt;&lt;wsp:rsid wsp:val=&quot;00EB4697&quot;/&gt;&lt;wsp:rsid wsp:val=&quot;00EB4FFC&quot;/&gt;&lt;wsp:rsid wsp:val=&quot;00EB607F&quot;/&gt;&lt;wsp:rsid wsp:val=&quot;00EC0EFF&quot;/&gt;&lt;wsp:rsid wsp:val=&quot;00EC3C72&quot;/&gt;&lt;wsp:rsid wsp:val=&quot;00EC5D7B&quot;/&gt;&lt;wsp:rsid wsp:val=&quot;00EC5FBC&quot;/&gt;&lt;wsp:rsid wsp:val=&quot;00EC6B70&quot;/&gt;&lt;wsp:rsid wsp:val=&quot;00ED00DA&quot;/&gt;&lt;wsp:rsid wsp:val=&quot;00ED2731&quot;/&gt;&lt;wsp:rsid wsp:val=&quot;00ED2C15&quot;/&gt;&lt;wsp:rsid wsp:val=&quot;00ED3647&quot;/&gt;&lt;wsp:rsid wsp:val=&quot;00ED3A07&quot;/&gt;&lt;wsp:rsid wsp:val=&quot;00ED459F&quot;/&gt;&lt;wsp:rsid wsp:val=&quot;00ED5E2D&quot;/&gt;&lt;wsp:rsid wsp:val=&quot;00ED6037&quot;/&gt;&lt;wsp:rsid wsp:val=&quot;00ED662E&quot;/&gt;&lt;wsp:rsid wsp:val=&quot;00ED76C9&quot;/&gt;&lt;wsp:rsid wsp:val=&quot;00EE4DB3&quot;/&gt;&lt;wsp:rsid wsp:val=&quot;00EE5280&quot;/&gt;&lt;wsp:rsid wsp:val=&quot;00EE5A45&quot;/&gt;&lt;wsp:rsid wsp:val=&quot;00EE6957&quot;/&gt;&lt;wsp:rsid wsp:val=&quot;00EE759A&quot;/&gt;&lt;wsp:rsid wsp:val=&quot;00EE7B2D&quot;/&gt;&lt;wsp:rsid wsp:val=&quot;00EF0028&quot;/&gt;&lt;wsp:rsid wsp:val=&quot;00EF0064&quot;/&gt;&lt;wsp:rsid wsp:val=&quot;00EF0B80&quot;/&gt;&lt;wsp:rsid wsp:val=&quot;00EF121E&quot;/&gt;&lt;wsp:rsid wsp:val=&quot;00EF13EF&quot;/&gt;&lt;wsp:rsid wsp:val=&quot;00EF19F6&quot;/&gt;&lt;wsp:rsid wsp:val=&quot;00EF2421&quot;/&gt;&lt;wsp:rsid wsp:val=&quot;00EF26FE&quot;/&gt;&lt;wsp:rsid wsp:val=&quot;00EF2C13&quot;/&gt;&lt;wsp:rsid wsp:val=&quot;00EF34CD&quot;/&gt;&lt;wsp:rsid wsp:val=&quot;00EF437C&quot;/&gt;&lt;wsp:rsid wsp:val=&quot;00EF4642&quot;/&gt;&lt;wsp:rsid wsp:val=&quot;00EF4747&quot;/&gt;&lt;wsp:rsid wsp:val=&quot;00EF6E22&quot;/&gt;&lt;wsp:rsid wsp:val=&quot;00EF7F01&quot;/&gt;&lt;wsp:rsid wsp:val=&quot;00EFF561&quot;/&gt;&lt;wsp:rsid wsp:val=&quot;00F0078D&quot;/&gt;&lt;wsp:rsid wsp:val=&quot;00F01877&quot;/&gt;&lt;wsp:rsid wsp:val=&quot;00F020A9&quot;/&gt;&lt;wsp:rsid wsp:val=&quot;00F033AC&quot;/&gt;&lt;wsp:rsid wsp:val=&quot;00F0532D&quot;/&gt;&lt;wsp:rsid wsp:val=&quot;00F05C05&quot;/&gt;&lt;wsp:rsid wsp:val=&quot;00F06377&quot;/&gt;&lt;wsp:rsid wsp:val=&quot;00F0665F&quot;/&gt;&lt;wsp:rsid wsp:val=&quot;00F076B3&quot;/&gt;&lt;wsp:rsid wsp:val=&quot;00F07846&quot;/&gt;&lt;wsp:rsid wsp:val=&quot;00F07A77&quot;/&gt;&lt;wsp:rsid wsp:val=&quot;00F07F7A&quot;/&gt;&lt;wsp:rsid wsp:val=&quot;00F10A68&quot;/&gt;&lt;wsp:rsid wsp:val=&quot;00F11018&quot;/&gt;&lt;wsp:rsid wsp:val=&quot;00F115A6&quot;/&gt;&lt;wsp:rsid wsp:val=&quot;00F11995&quot;/&gt;&lt;wsp:rsid wsp:val=&quot;00F119FB&quot;/&gt;&lt;wsp:rsid wsp:val=&quot;00F1262A&quot;/&gt;&lt;wsp:rsid wsp:val=&quot;00F12DDA&quot;/&gt;&lt;wsp:rsid wsp:val=&quot;00F147DE&quot;/&gt;&lt;wsp:rsid wsp:val=&quot;00F1561F&quot;/&gt;&lt;wsp:rsid wsp:val=&quot;00F15921&quot;/&gt;&lt;wsp:rsid wsp:val=&quot;00F15F56&quot;/&gt;&lt;wsp:rsid wsp:val=&quot;00F166F6&quot;/&gt;&lt;wsp:rsid wsp:val=&quot;00F20103&quot;/&gt;&lt;wsp:rsid wsp:val=&quot;00F20483&quot;/&gt;&lt;wsp:rsid wsp:val=&quot;00F208E0&quot;/&gt;&lt;wsp:rsid wsp:val=&quot;00F209FB&quot;/&gt;&lt;wsp:rsid wsp:val=&quot;00F21816&quot;/&gt;&lt;wsp:rsid wsp:val=&quot;00F223E4&quot;/&gt;&lt;wsp:rsid wsp:val=&quot;00F2461E&quot;/&gt;&lt;wsp:rsid wsp:val=&quot;00F24A10&quot;/&gt;&lt;wsp:rsid wsp:val=&quot;00F25EE8&quot;/&gt;&lt;wsp:rsid wsp:val=&quot;00F26DD0&quot;/&gt;&lt;wsp:rsid wsp:val=&quot;00F272B6&quot;/&gt;&lt;wsp:rsid wsp:val=&quot;00F27645&quot;/&gt;&lt;wsp:rsid wsp:val=&quot;00F302B1&quot;/&gt;&lt;wsp:rsid wsp:val=&quot;00F30AD2&quot;/&gt;&lt;wsp:rsid wsp:val=&quot;00F3108F&quot;/&gt;&lt;wsp:rsid wsp:val=&quot;00F31DF1&quot;/&gt;&lt;wsp:rsid wsp:val=&quot;00F33E42&quot;/&gt;&lt;wsp:rsid wsp:val=&quot;00F3513C&quot;/&gt;&lt;wsp:rsid wsp:val=&quot;00F35D56&quot;/&gt;&lt;wsp:rsid wsp:val=&quot;00F35FCA&quot;/&gt;&lt;wsp:rsid wsp:val=&quot;00F36790&quot;/&gt;&lt;wsp:rsid wsp:val=&quot;00F36797&quot;/&gt;&lt;wsp:rsid wsp:val=&quot;00F374A5&quot;/&gt;&lt;wsp:rsid wsp:val=&quot;00F4135D&quot;/&gt;&lt;wsp:rsid wsp:val=&quot;00F416E8&quot;/&gt;&lt;wsp:rsid wsp:val=&quot;00F42509&quot;/&gt;&lt;wsp:rsid wsp:val=&quot;00F42F17&quot;/&gt;&lt;wsp:rsid wsp:val=&quot;00F44E53&quot;/&gt;&lt;wsp:rsid wsp:val=&quot;00F45B5A&quot;/&gt;&lt;wsp:rsid wsp:val=&quot;00F47A73&quot;/&gt;&lt;wsp:rsid wsp:val=&quot;00F5216A&quot;/&gt;&lt;wsp:rsid wsp:val=&quot;00F52B14&quot;/&gt;&lt;wsp:rsid wsp:val=&quot;00F52F02&quot;/&gt;&lt;wsp:rsid wsp:val=&quot;00F53C0F&quot;/&gt;&lt;wsp:rsid wsp:val=&quot;00F53DA2&quot;/&gt;&lt;wsp:rsid wsp:val=&quot;00F54A20&quot;/&gt;&lt;wsp:rsid wsp:val=&quot;00F55BD4&quot;/&gt;&lt;wsp:rsid wsp:val=&quot;00F60717&quot;/&gt;&lt;wsp:rsid wsp:val=&quot;00F60B16&quot;/&gt;&lt;wsp:rsid wsp:val=&quot;00F61AAA&quot;/&gt;&lt;wsp:rsid wsp:val=&quot;00F61B02&quot;/&gt;&lt;wsp:rsid wsp:val=&quot;00F625C5&quot;/&gt;&lt;wsp:rsid wsp:val=&quot;00F62970&quot;/&gt;&lt;wsp:rsid wsp:val=&quot;00F63B48&quot;/&gt;&lt;wsp:rsid wsp:val=&quot;00F64298&quot;/&gt;&lt;wsp:rsid wsp:val=&quot;00F6479D&quot;/&gt;&lt;wsp:rsid wsp:val=&quot;00F6496E&quot;/&gt;&lt;wsp:rsid wsp:val=&quot;00F6551A&quot;/&gt;&lt;wsp:rsid wsp:val=&quot;00F65653&quot;/&gt;&lt;wsp:rsid wsp:val=&quot;00F662A9&quot;/&gt;&lt;wsp:rsid wsp:val=&quot;00F668F3&quot;/&gt;&lt;wsp:rsid wsp:val=&quot;00F66A83&quot;/&gt;&lt;wsp:rsid wsp:val=&quot;00F67390&quot;/&gt;&lt;wsp:rsid wsp:val=&quot;00F67913&quot;/&gt;&lt;wsp:rsid wsp:val=&quot;00F67E5C&quot;/&gt;&lt;wsp:rsid wsp:val=&quot;00F70833&quot;/&gt;&lt;wsp:rsid wsp:val=&quot;00F70997&quot;/&gt;&lt;wsp:rsid wsp:val=&quot;00F710B2&quot;/&gt;&lt;wsp:rsid wsp:val=&quot;00F73ED1&quot;/&gt;&lt;wsp:rsid wsp:val=&quot;00F74C07&quot;/&gt;&lt;wsp:rsid wsp:val=&quot;00F752DD&quot;/&gt;&lt;wsp:rsid wsp:val=&quot;00F759B0&quot;/&gt;&lt;wsp:rsid wsp:val=&quot;00F77435&quot;/&gt;&lt;wsp:rsid wsp:val=&quot;00F77472&quot;/&gt;&lt;wsp:rsid wsp:val=&quot;00F8039C&quot;/&gt;&lt;wsp:rsid wsp:val=&quot;00F80747&quot;/&gt;&lt;wsp:rsid wsp:val=&quot;00F80877&quot;/&gt;&lt;wsp:rsid wsp:val=&quot;00F80A05&quot;/&gt;&lt;wsp:rsid wsp:val=&quot;00F81C45&quot;/&gt;&lt;wsp:rsid wsp:val=&quot;00F82040&quot;/&gt;&lt;wsp:rsid wsp:val=&quot;00F82505&quot;/&gt;&lt;wsp:rsid wsp:val=&quot;00F8277C&quot;/&gt;&lt;wsp:rsid wsp:val=&quot;00F82C80&quot;/&gt;&lt;wsp:rsid wsp:val=&quot;00F82DDB&quot;/&gt;&lt;wsp:rsid wsp:val=&quot;00F8405C&quot;/&gt;&lt;wsp:rsid wsp:val=&quot;00F842CD&quot;/&gt;&lt;wsp:rsid wsp:val=&quot;00F85BB4&quot;/&gt;&lt;wsp:rsid wsp:val=&quot;00F8743D&quot;/&gt;&lt;wsp:rsid wsp:val=&quot;00F8790A&quot;/&gt;&lt;wsp:rsid wsp:val=&quot;00F90630&quot;/&gt;&lt;wsp:rsid wsp:val=&quot;00F90A3B&quot;/&gt;&lt;wsp:rsid wsp:val=&quot;00F91E66&quot;/&gt;&lt;wsp:rsid wsp:val=&quot;00F92ED8&quot;/&gt;&lt;wsp:rsid wsp:val=&quot;00F93014&quot;/&gt;&lt;wsp:rsid wsp:val=&quot;00F944C2&quot;/&gt;&lt;wsp:rsid wsp:val=&quot;00F94CAD&quot;/&gt;&lt;wsp:rsid wsp:val=&quot;00F951FF&quot;/&gt;&lt;wsp:rsid wsp:val=&quot;00F9579F&quot;/&gt;&lt;wsp:rsid wsp:val=&quot;00F95BAD&quot;/&gt;&lt;wsp:rsid wsp:val=&quot;00F9606B&quot;/&gt;&lt;wsp:rsid wsp:val=&quot;00F96CCD&quot;/&gt;&lt;wsp:rsid wsp:val=&quot;00F96FA3&quot;/&gt;&lt;wsp:rsid wsp:val=&quot;00F97FE8&quot;/&gt;&lt;wsp:rsid wsp:val=&quot;00FA01FC&quot;/&gt;&lt;wsp:rsid wsp:val=&quot;00FA0B06&quot;/&gt;&lt;wsp:rsid wsp:val=&quot;00FA0C0A&quot;/&gt;&lt;wsp:rsid wsp:val=&quot;00FA127F&quot;/&gt;&lt;wsp:rsid wsp:val=&quot;00FA146D&quot;/&gt;&lt;wsp:rsid wsp:val=&quot;00FA166C&quot;/&gt;&lt;wsp:rsid wsp:val=&quot;00FA2741&quot;/&gt;&lt;wsp:rsid wsp:val=&quot;00FA2A07&quot;/&gt;&lt;wsp:rsid wsp:val=&quot;00FA2D2B&quot;/&gt;&lt;wsp:rsid wsp:val=&quot;00FA2FC3&quot;/&gt;&lt;wsp:rsid wsp:val=&quot;00FA374E&quot;/&gt;&lt;wsp:rsid wsp:val=&quot;00FA3EB3&quot;/&gt;&lt;wsp:rsid wsp:val=&quot;00FA7250&quot;/&gt;&lt;wsp:rsid wsp:val=&quot;00FA7690&quot;/&gt;&lt;wsp:rsid wsp:val=&quot;00FB0565&quot;/&gt;&lt;wsp:rsid wsp:val=&quot;00FB0E81&quot;/&gt;&lt;wsp:rsid wsp:val=&quot;00FB21B1&quot;/&gt;&lt;wsp:rsid wsp:val=&quot;00FB243F&quot;/&gt;&lt;wsp:rsid wsp:val=&quot;00FB37DE&quot;/&gt;&lt;wsp:rsid wsp:val=&quot;00FB3DF2&quot;/&gt;&lt;wsp:rsid wsp:val=&quot;00FB4AD8&quot;/&gt;&lt;wsp:rsid wsp:val=&quot;00FB4D4B&quot;/&gt;&lt;wsp:rsid wsp:val=&quot;00FB66B6&quot;/&gt;&lt;wsp:rsid wsp:val=&quot;00FB701F&quot;/&gt;&lt;wsp:rsid wsp:val=&quot;00FC01E0&quot;/&gt;&lt;wsp:rsid wsp:val=&quot;00FC0C56&quot;/&gt;&lt;wsp:rsid wsp:val=&quot;00FC1070&quot;/&gt;&lt;wsp:rsid wsp:val=&quot;00FC1A54&quot;/&gt;&lt;wsp:rsid wsp:val=&quot;00FC1B63&quot;/&gt;&lt;wsp:rsid wsp:val=&quot;00FC1C0A&quot;/&gt;&lt;wsp:rsid wsp:val=&quot;00FC34BC&quot;/&gt;&lt;wsp:rsid wsp:val=&quot;00FC4BD5&quot;/&gt;&lt;wsp:rsid wsp:val=&quot;00FC5252&quot;/&gt;&lt;wsp:rsid wsp:val=&quot;00FC6003&quot;/&gt;&lt;wsp:rsid wsp:val=&quot;00FC687F&quot;/&gt;&lt;wsp:rsid wsp:val=&quot;00FC6A59&quot;/&gt;&lt;wsp:rsid wsp:val=&quot;00FC6EE4&quot;/&gt;&lt;wsp:rsid wsp:val=&quot;00FC754F&quot;/&gt;&lt;wsp:rsid wsp:val=&quot;00FC77CD&quot;/&gt;&lt;wsp:rsid wsp:val=&quot;00FC7EAB&quot;/&gt;&lt;wsp:rsid wsp:val=&quot;00FC9BC1&quot;/&gt;&lt;wsp:rsid wsp:val=&quot;00FD11EA&quot;/&gt;&lt;wsp:rsid wsp:val=&quot;00FD22EF&quot;/&gt;&lt;wsp:rsid wsp:val=&quot;00FD2C87&quot;/&gt;&lt;wsp:rsid wsp:val=&quot;00FD3A16&quot;/&gt;&lt;wsp:rsid wsp:val=&quot;00FD3A65&quot;/&gt;&lt;wsp:rsid wsp:val=&quot;00FD3D61&quot;/&gt;&lt;wsp:rsid wsp:val=&quot;00FD3E02&quot;/&gt;&lt;wsp:rsid wsp:val=&quot;00FD41F4&quot;/&gt;&lt;wsp:rsid wsp:val=&quot;00FD43A1&quot;/&gt;&lt;wsp:rsid wsp:val=&quot;00FD7128&quot;/&gt;&lt;wsp:rsid wsp:val=&quot;00FD71C6&quot;/&gt;&lt;wsp:rsid wsp:val=&quot;00FE0691&quot;/&gt;&lt;wsp:rsid wsp:val=&quot;00FE0DA4&quot;/&gt;&lt;wsp:rsid wsp:val=&quot;00FE1003&quot;/&gt;&lt;wsp:rsid wsp:val=&quot;00FE1048&quot;/&gt;&lt;wsp:rsid wsp:val=&quot;00FE25E9&quot;/&gt;&lt;wsp:rsid wsp:val=&quot;00FE26B7&quot;/&gt;&lt;wsp:rsid wsp:val=&quot;00FE2D23&quot;/&gt;&lt;wsp:rsid wsp:val=&quot;00FE4300&quot;/&gt;&lt;wsp:rsid wsp:val=&quot;00FF1895&quot;/&gt;&lt;wsp:rsid wsp:val=&quot;00FF2928&quot;/&gt;&lt;wsp:rsid wsp:val=&quot;00FF2D27&quot;/&gt;&lt;wsp:rsid wsp:val=&quot;00FF350E&quot;/&gt;&lt;wsp:rsid wsp:val=&quot;00FF537E&quot;/&gt;&lt;wsp:rsid wsp:val=&quot;00FF5469&quot;/&gt;&lt;wsp:rsid wsp:val=&quot;00FF5C2F&quot;/&gt;&lt;wsp:rsid wsp:val=&quot;010450B9&quot;/&gt;&lt;wsp:rsid wsp:val=&quot;0121F4B1&quot;/&gt;&lt;wsp:rsid wsp:val=&quot;0129B13E&quot;/&gt;&lt;wsp:rsid wsp:val=&quot;013069D8&quot;/&gt;&lt;wsp:rsid wsp:val=&quot;0130A030&quot;/&gt;&lt;wsp:rsid wsp:val=&quot;0149DD76&quot;/&gt;&lt;wsp:rsid wsp:val=&quot;014E73CF&quot;/&gt;&lt;wsp:rsid wsp:val=&quot;0151A258&quot;/&gt;&lt;wsp:rsid wsp:val=&quot;015751FD&quot;/&gt;&lt;wsp:rsid wsp:val=&quot;017206AB&quot;/&gt;&lt;wsp:rsid wsp:val=&quot;0173B414&quot;/&gt;&lt;wsp:rsid wsp:val=&quot;01A53B1C&quot;/&gt;&lt;wsp:rsid wsp:val=&quot;01B0B684&quot;/&gt;&lt;wsp:rsid wsp:val=&quot;01BE0DFA&quot;/&gt;&lt;wsp:rsid wsp:val=&quot;01C6BEC3&quot;/&gt;&lt;wsp:rsid wsp:val=&quot;01CDCDDA&quot;/&gt;&lt;wsp:rsid wsp:val=&quot;01CF05AC&quot;/&gt;&lt;wsp:rsid wsp:val=&quot;01D2D207&quot;/&gt;&lt;wsp:rsid wsp:val=&quot;01DD512C&quot;/&gt;&lt;wsp:rsid wsp:val=&quot;01DF1299&quot;/&gt;&lt;wsp:rsid wsp:val=&quot;01F10CE4&quot;/&gt;&lt;wsp:rsid wsp:val=&quot;01FFAB17&quot;/&gt;&lt;wsp:rsid wsp:val=&quot;020377C1&quot;/&gt;&lt;wsp:rsid wsp:val=&quot;0204A70A&quot;/&gt;&lt;wsp:rsid wsp:val=&quot;02288726&quot;/&gt;&lt;wsp:rsid wsp:val=&quot;0232D5C7&quot;/&gt;&lt;wsp:rsid wsp:val=&quot;023AEC42&quot;/&gt;&lt;wsp:rsid wsp:val=&quot;0250C8BD&quot;/&gt;&lt;wsp:rsid wsp:val=&quot;0269054A&quot;/&gt;&lt;wsp:rsid wsp:val=&quot;026C41D9&quot;/&gt;&lt;wsp:rsid wsp:val=&quot;026E7A1F&quot;/&gt;&lt;wsp:rsid wsp:val=&quot;026EB801&quot;/&gt;&lt;wsp:rsid wsp:val=&quot;0284574A&quot;/&gt;&lt;wsp:rsid wsp:val=&quot;028AD715&quot;/&gt;&lt;wsp:rsid wsp:val=&quot;0290CF77&quot;/&gt;&lt;wsp:rsid wsp:val=&quot;02C1E40D&quot;/&gt;&lt;wsp:rsid wsp:val=&quot;02C64415&quot;/&gt;&lt;wsp:rsid wsp:val=&quot;02CC7091&quot;/&gt;&lt;wsp:rsid wsp:val=&quot;02DAADA5&quot;/&gt;&lt;wsp:rsid wsp:val=&quot;02DB9ABE&quot;/&gt;&lt;wsp:rsid wsp:val=&quot;02E7B47A&quot;/&gt;&lt;wsp:rsid wsp:val=&quot;02F7AE3B&quot;/&gt;&lt;wsp:rsid wsp:val=&quot;02FD793E&quot;/&gt;&lt;wsp:rsid wsp:val=&quot;02FE0D7C&quot;/&gt;&lt;wsp:rsid wsp:val=&quot;030AF376&quot;/&gt;&lt;wsp:rsid wsp:val=&quot;030BB258&quot;/&gt;&lt;wsp:rsid wsp:val=&quot;03110D71&quot;/&gt;&lt;wsp:rsid wsp:val=&quot;031B9AE3&quot;/&gt;&lt;wsp:rsid wsp:val=&quot;03219A4F&quot;/&gt;&lt;wsp:rsid wsp:val=&quot;032E108F&quot;/&gt;&lt;wsp:rsid wsp:val=&quot;0333C313&quot;/&gt;&lt;wsp:rsid wsp:val=&quot;033B3CF2&quot;/&gt;&lt;wsp:rsid wsp:val=&quot;034679DA&quot;/&gt;&lt;wsp:rsid wsp:val=&quot;0348F9E3&quot;/&gt;&lt;wsp:rsid wsp:val=&quot;034A5D58&quot;/&gt;&lt;wsp:rsid wsp:val=&quot;034A92E2&quot;/&gt;&lt;wsp:rsid wsp:val=&quot;034D2B4E&quot;/&gt;&lt;wsp:rsid wsp:val=&quot;03540F36&quot;/&gt;&lt;wsp:rsid wsp:val=&quot;03813F84&quot;/&gt;&lt;wsp:rsid wsp:val=&quot;0382B765&quot;/&gt;&lt;wsp:rsid wsp:val=&quot;03864673&quot;/&gt;&lt;wsp:rsid wsp:val=&quot;038A2FB6&quot;/&gt;&lt;wsp:rsid wsp:val=&quot;038E88F9&quot;/&gt;&lt;wsp:rsid wsp:val=&quot;03A13BF0&quot;/&gt;&lt;wsp:rsid wsp:val=&quot;03AA09D5&quot;/&gt;&lt;wsp:rsid wsp:val=&quot;03B108A6&quot;/&gt;&lt;wsp:rsid wsp:val=&quot;03C36422&quot;/&gt;&lt;wsp:rsid wsp:val=&quot;040C6E0A&quot;/&gt;&lt;wsp:rsid wsp:val=&quot;040DF0F2&quot;/&gt;&lt;wsp:rsid wsp:val=&quot;0411DB7A&quot;/&gt;&lt;wsp:rsid wsp:val=&quot;0414F51C&quot;/&gt;&lt;wsp:rsid wsp:val=&quot;0415E905&quot;/&gt;&lt;wsp:rsid wsp:val=&quot;0422801A&quot;/&gt;&lt;wsp:rsid wsp:val=&quot;042301AC&quot;/&gt;&lt;wsp:rsid wsp:val=&quot;042977F3&quot;/&gt;&lt;wsp:rsid wsp:val=&quot;04300181&quot;/&gt;&lt;wsp:rsid wsp:val=&quot;043A16F6&quot;/&gt;&lt;wsp:rsid wsp:val=&quot;0440F1DA&quot;/&gt;&lt;wsp:rsid wsp:val=&quot;0445745A&quot;/&gt;&lt;wsp:rsid wsp:val=&quot;04470636&quot;/&gt;&lt;wsp:rsid wsp:val=&quot;04533308&quot;/&gt;&lt;wsp:rsid wsp:val=&quot;045706AF&quot;/&gt;&lt;wsp:rsid wsp:val=&quot;045EEE69&quot;/&gt;&lt;wsp:rsid wsp:val=&quot;046669CA&quot;/&gt;&lt;wsp:rsid wsp:val=&quot;04767A59&quot;/&gt;&lt;wsp:rsid wsp:val=&quot;047C5C0D&quot;/&gt;&lt;wsp:rsid wsp:val=&quot;048923BF&quot;/&gt;&lt;wsp:rsid wsp:val=&quot;04999548&quot;/&gt;&lt;wsp:rsid wsp:val=&quot;049A6C41&quot;/&gt;&lt;wsp:rsid wsp:val=&quot;049AE75C&quot;/&gt;&lt;wsp:rsid wsp:val=&quot;04B22FCE&quot;/&gt;&lt;wsp:rsid wsp:val=&quot;04C4BD78&quot;/&gt;&lt;wsp:rsid wsp:val=&quot;04C7D96A&quot;/&gt;&lt;wsp:rsid wsp:val=&quot;04CB058B&quot;/&gt;&lt;wsp:rsid wsp:val=&quot;04CF3098&quot;/&gt;&lt;wsp:rsid wsp:val=&quot;04E24A3B&quot;/&gt;&lt;wsp:rsid wsp:val=&quot;04E27679&quot;/&gt;&lt;wsp:rsid wsp:val=&quot;04E4F962&quot;/&gt;&lt;wsp:rsid wsp:val=&quot;04F0D409&quot;/&gt;&lt;wsp:rsid wsp:val=&quot;04F811BF&quot;/&gt;&lt;wsp:rsid wsp:val=&quot;04FF5F61&quot;/&gt;&lt;wsp:rsid wsp:val=&quot;0506F173&quot;/&gt;&lt;wsp:rsid wsp:val=&quot;0508993A&quot;/&gt;&lt;wsp:rsid wsp:val=&quot;0515FA07&quot;/&gt;&lt;wsp:rsid wsp:val=&quot;0519B562&quot;/&gt;&lt;wsp:rsid wsp:val=&quot;0531FCEC&quot;/&gt;&lt;wsp:rsid wsp:val=&quot;0532155F&quot;/&gt;&lt;wsp:rsid wsp:val=&quot;0532D398&quot;/&gt;&lt;wsp:rsid wsp:val=&quot;053AF140&quot;/&gt;&lt;wsp:rsid wsp:val=&quot;05594855&quot;/&gt;&lt;wsp:rsid wsp:val=&quot;05603446&quot;/&gt;&lt;wsp:rsid wsp:val=&quot;0578D6AC&quot;/&gt;&lt;wsp:rsid wsp:val=&quot;0593B074&quot;/&gt;&lt;wsp:rsid wsp:val=&quot;05954721&quot;/&gt;&lt;wsp:rsid wsp:val=&quot;05A0BB7D&quot;/&gt;&lt;wsp:rsid wsp:val=&quot;05B6EC67&quot;/&gt;&lt;wsp:rsid wsp:val=&quot;05BBBB1D&quot;/&gt;&lt;wsp:rsid wsp:val=&quot;05BFA8C1&quot;/&gt;&lt;wsp:rsid wsp:val=&quot;05DDE616&quot;/&gt;&lt;wsp:rsid wsp:val=&quot;05F4B49F&quot;/&gt;&lt;wsp:rsid wsp:val=&quot;060C7C48&quot;/&gt;&lt;wsp:rsid wsp:val=&quot;060D12B3&quot;/&gt;&lt;wsp:rsid wsp:val=&quot;06149287&quot;/&gt;&lt;wsp:rsid wsp:val=&quot;061E03B4&quot;/&gt;&lt;wsp:rsid wsp:val=&quot;06325F6A&quot;/&gt;&lt;wsp:rsid wsp:val=&quot;0637E0FD&quot;/&gt;&lt;wsp:rsid wsp:val=&quot;063B0C54&quot;/&gt;&lt;wsp:rsid wsp:val=&quot;066CF8C5&quot;/&gt;&lt;wsp:rsid wsp:val=&quot;066D9A34&quot;/&gt;&lt;wsp:rsid wsp:val=&quot;0674E067&quot;/&gt;&lt;wsp:rsid wsp:val=&quot;0683A95F&quot;/&gt;&lt;wsp:rsid wsp:val=&quot;06866140&quot;/&gt;&lt;wsp:rsid wsp:val=&quot;069D9677&quot;/&gt;&lt;wsp:rsid wsp:val=&quot;06AAA77A&quot;/&gt;&lt;wsp:rsid wsp:val=&quot;06BAD446&quot;/&gt;&lt;wsp:rsid wsp:val=&quot;06BCF16E&quot;/&gt;&lt;wsp:rsid wsp:val=&quot;06D3389C&quot;/&gt;&lt;wsp:rsid wsp:val=&quot;06E1D762&quot;/&gt;&lt;wsp:rsid wsp:val=&quot;06E46FA3&quot;/&gt;&lt;wsp:rsid wsp:val=&quot;06F1DB64&quot;/&gt;&lt;wsp:rsid wsp:val=&quot;06F92628&quot;/&gt;&lt;wsp:rsid wsp:val=&quot;06F94E72&quot;/&gt;&lt;wsp:rsid wsp:val=&quot;06FEA7C3&quot;/&gt;&lt;wsp:rsid wsp:val=&quot;0703982D&quot;/&gt;&lt;wsp:rsid wsp:val=&quot;070D4D86&quot;/&gt;&lt;wsp:rsid wsp:val=&quot;0717FCBA&quot;/&gt;&lt;wsp:rsid wsp:val=&quot;072ACFC2&quot;/&gt;&lt;wsp:rsid wsp:val=&quot;07363F2B&quot;/&gt;&lt;wsp:rsid wsp:val=&quot;0743BFFF&quot;/&gt;&lt;wsp:rsid wsp:val=&quot;0745E7DA&quot;/&gt;&lt;wsp:rsid wsp:val=&quot;074D5479&quot;/&gt;&lt;wsp:rsid wsp:val=&quot;075832D6&quot;/&gt;&lt;wsp:rsid wsp:val=&quot;075AA26E&quot;/&gt;&lt;wsp:rsid wsp:val=&quot;0766D372&quot;/&gt;&lt;wsp:rsid wsp:val=&quot;077A2BFF&quot;/&gt;&lt;wsp:rsid wsp:val=&quot;077A98C1&quot;/&gt;&lt;wsp:rsid wsp:val=&quot;077FDC19&quot;/&gt;&lt;wsp:rsid wsp:val=&quot;0784F861&quot;/&gt;&lt;wsp:rsid wsp:val=&quot;07890ADB&quot;/&gt;&lt;wsp:rsid wsp:val=&quot;079FE1B4&quot;/&gt;&lt;wsp:rsid wsp:val=&quot;07B65E54&quot;/&gt;&lt;wsp:rsid wsp:val=&quot;07CFC2E7&quot;/&gt;&lt;wsp:rsid wsp:val=&quot;07DA092C&quot;/&gt;&lt;wsp:rsid wsp:val=&quot;07DBD4E3&quot;/&gt;&lt;wsp:rsid wsp:val=&quot;07DC3A85&quot;/&gt;&lt;wsp:rsid wsp:val=&quot;07FF895A&quot;/&gt;&lt;wsp:rsid wsp:val=&quot;08008133&quot;/&gt;&lt;wsp:rsid wsp:val=&quot;0808B889&quot;/&gt;&lt;wsp:rsid wsp:val=&quot;080E5933&quot;/&gt;&lt;wsp:rsid wsp:val=&quot;080F3BC6&quot;/&gt;&lt;wsp:rsid wsp:val=&quot;081C9A24&quot;/&gt;&lt;wsp:rsid wsp:val=&quot;081F3386&quot;/&gt;&lt;wsp:rsid wsp:val=&quot;08223236&quot;/&gt;&lt;wsp:rsid wsp:val=&quot;08296A5B&quot;/&gt;&lt;wsp:rsid wsp:val=&quot;0845623A&quot;/&gt;&lt;wsp:rsid wsp:val=&quot;08467FBB&quot;/&gt;&lt;wsp:rsid wsp:val=&quot;084ADC1C&quot;/&gt;&lt;wsp:rsid wsp:val=&quot;0851BD15&quot;/&gt;&lt;wsp:rsid wsp:val=&quot;0853F072&quot;/&gt;&lt;wsp:rsid wsp:val=&quot;0854D757&quot;/&gt;&lt;wsp:rsid wsp:val=&quot;08607F0C&quot;/&gt;&lt;wsp:rsid wsp:val=&quot;086673B5&quot;/&gt;&lt;wsp:rsid wsp:val=&quot;0872E391&quot;/&gt;&lt;wsp:rsid wsp:val=&quot;0886B405&quot;/&gt;&lt;wsp:rsid wsp:val=&quot;08972F86&quot;/&gt;&lt;wsp:rsid wsp:val=&quot;08AEA4A6&quot;/&gt;&lt;wsp:rsid wsp:val=&quot;08AF6CC3&quot;/&gt;&lt;wsp:rsid wsp:val=&quot;08B24194&quot;/&gt;&lt;wsp:rsid wsp:val=&quot;08BB2A4B&quot;/&gt;&lt;wsp:rsid wsp:val=&quot;08BC6C8A&quot;/&gt;&lt;wsp:rsid wsp:val=&quot;08BF58DB&quot;/&gt;&lt;wsp:rsid wsp:val=&quot;08CBCF8D&quot;/&gt;&lt;wsp:rsid wsp:val=&quot;08D49EC5&quot;/&gt;&lt;wsp:rsid wsp:val=&quot;08FA2A55&quot;/&gt;&lt;wsp:rsid wsp:val=&quot;091052A4&quot;/&gt;&lt;wsp:rsid wsp:val=&quot;0911C0CA&quot;/&gt;&lt;wsp:rsid wsp:val=&quot;0926CD8F&quot;/&gt;&lt;wsp:rsid wsp:val=&quot;092AC66D&quot;/&gt;&lt;wsp:rsid wsp:val=&quot;092B5E25&quot;/&gt;&lt;wsp:rsid wsp:val=&quot;0945AD32&quot;/&gt;&lt;wsp:rsid wsp:val=&quot;094F6E1A&quot;/&gt;&lt;wsp:rsid wsp:val=&quot;0951D881&quot;/&gt;&lt;wsp:rsid wsp:val=&quot;0953CC14&quot;/&gt;&lt;wsp:rsid wsp:val=&quot;09711BD4&quot;/&gt;&lt;wsp:rsid wsp:val=&quot;09712228&quot;/&gt;&lt;wsp:rsid wsp:val=&quot;097B9DE6&quot;/&gt;&lt;wsp:rsid wsp:val=&quot;097EC881&quot;/&gt;&lt;wsp:rsid wsp:val=&quot;09858040&quot;/&gt;&lt;wsp:rsid wsp:val=&quot;099205D9&quot;/&gt;&lt;wsp:rsid wsp:val=&quot;099BAEE5&quot;/&gt;&lt;wsp:rsid wsp:val=&quot;09B1DF94&quot;/&gt;&lt;wsp:rsid wsp:val=&quot;09B94100&quot;/&gt;&lt;wsp:rsid wsp:val=&quot;09BAB864&quot;/&gt;&lt;wsp:rsid wsp:val=&quot;09BC73CD&quot;/&gt;&lt;wsp:rsid wsp:val=&quot;09C76CA4&quot;/&gt;&lt;wsp:rsid wsp:val=&quot;09C91FDF&quot;/&gt;&lt;wsp:rsid wsp:val=&quot;09C990AD&quot;/&gt;&lt;wsp:rsid wsp:val=&quot;09CAB5DA&quot;/&gt;&lt;wsp:rsid wsp:val=&quot;09D2F0DE&quot;/&gt;&lt;wsp:rsid wsp:val=&quot;09DA6296&quot;/&gt;&lt;wsp:rsid wsp:val=&quot;09DCB4FC&quot;/&gt;&lt;wsp:rsid wsp:val=&quot;09FB9ED5&quot;/&gt;&lt;wsp:rsid wsp:val=&quot;0A000233&quot;/&gt;&lt;wsp:rsid wsp:val=&quot;0A0FCEEB&quot;/&gt;&lt;wsp:rsid wsp:val=&quot;0A1E51EC&quot;/&gt;&lt;wsp:rsid wsp:val=&quot;0A217F3A&quot;/&gt;&lt;wsp:rsid wsp:val=&quot;0A234281&quot;/&gt;&lt;wsp:rsid wsp:val=&quot;0A24B78F&quot;/&gt;&lt;wsp:rsid wsp:val=&quot;0A2BC8D7&quot;/&gt;&lt;wsp:rsid wsp:val=&quot;0A2C732A&quot;/&gt;&lt;wsp:rsid wsp:val=&quot;0A2CF4FD&quot;/&gt;&lt;wsp:rsid wsp:val=&quot;0A33AAC1&quot;/&gt;&lt;wsp:rsid wsp:val=&quot;0A53AE70&quot;/&gt;&lt;wsp:rsid wsp:val=&quot;0A5722BF&quot;/&gt;&lt;wsp:rsid wsp:val=&quot;0A57CF80&quot;/&gt;&lt;wsp:rsid wsp:val=&quot;0A638ED1&quot;/&gt;&lt;wsp:rsid wsp:val=&quot;0A6692FF&quot;/&gt;&lt;wsp:rsid wsp:val=&quot;0A67EDFB&quot;/&gt;&lt;wsp:rsid wsp:val=&quot;0A74C12D&quot;/&gt;&lt;wsp:rsid wsp:val=&quot;0A770094&quot;/&gt;&lt;wsp:rsid wsp:val=&quot;0A956B67&quot;/&gt;&lt;wsp:rsid wsp:val=&quot;0A96762D&quot;/&gt;&lt;wsp:rsid wsp:val=&quot;0AA50202&quot;/&gt;&lt;wsp:rsid wsp:val=&quot;0AB82AE4&quot;/&gt;&lt;wsp:rsid wsp:val=&quot;0AB8C452&quot;/&gt;&lt;wsp:rsid wsp:val=&quot;0AC78424&quot;/&gt;&lt;wsp:rsid wsp:val=&quot;0AD06F1F&quot;/&gt;&lt;wsp:rsid wsp:val=&quot;0AD4C671&quot;/&gt;&lt;wsp:rsid wsp:val=&quot;0ADE9B2F&quot;/&gt;&lt;wsp:rsid wsp:val=&quot;0AEB0365&quot;/&gt;&lt;wsp:rsid wsp:val=&quot;0B04B9BF&quot;/&gt;&lt;wsp:rsid wsp:val=&quot;0B05F37F&quot;/&gt;&lt;wsp:rsid wsp:val=&quot;0B0C3D7B&quot;/&gt;&lt;wsp:rsid wsp:val=&quot;0B1C114A&quot;/&gt;&lt;wsp:rsid wsp:val=&quot;0B201A15&quot;/&gt;&lt;wsp:rsid wsp:val=&quot;0B211EB2&quot;/&gt;&lt;wsp:rsid wsp:val=&quot;0B238B16&quot;/&gt;&lt;wsp:rsid wsp:val=&quot;0B23F91B&quot;/&gt;&lt;wsp:rsid wsp:val=&quot;0B2907A6&quot;/&gt;&lt;wsp:rsid wsp:val=&quot;0B32D086&quot;/&gt;&lt;wsp:rsid wsp:val=&quot;0B44120B&quot;/&gt;&lt;wsp:rsid wsp:val=&quot;0B5BAF19&quot;/&gt;&lt;wsp:rsid wsp:val=&quot;0B715AD0&quot;/&gt;&lt;wsp:rsid wsp:val=&quot;0B720AB8&quot;/&gt;&lt;wsp:rsid wsp:val=&quot;0B7632F7&quot;/&gt;&lt;wsp:rsid wsp:val=&quot;0B8D3B30&quot;/&gt;&lt;wsp:rsid wsp:val=&quot;0BA000CE&quot;/&gt;&lt;wsp:rsid wsp:val=&quot;0BA2FABF&quot;/&gt;&lt;wsp:rsid wsp:val=&quot;0BAFD7E2&quot;/&gt;&lt;wsp:rsid wsp:val=&quot;0BD18863&quot;/&gt;&lt;wsp:rsid wsp:val=&quot;0BD4109F&quot;/&gt;&lt;wsp:rsid wsp:val=&quot;0BE314B9&quot;/&gt;&lt;wsp:rsid wsp:val=&quot;0BEB6048&quot;/&gt;&lt;wsp:rsid wsp:val=&quot;0BEC0D65&quot;/&gt;&lt;wsp:rsid wsp:val=&quot;0BF05876&quot;/&gt;&lt;wsp:rsid wsp:val=&quot;0C080E1E&quot;/&gt;&lt;wsp:rsid wsp:val=&quot;0C167B31&quot;/&gt;&lt;wsp:rsid wsp:val=&quot;0C2E1391&quot;/&gt;&lt;wsp:rsid wsp:val=&quot;0C305DB3&quot;/&gt;&lt;wsp:rsid wsp:val=&quot;0C481AC2&quot;/&gt;&lt;wsp:rsid wsp:val=&quot;0C5CFBD2&quot;/&gt;&lt;wsp:rsid wsp:val=&quot;0C7EA6A7&quot;/&gt;&lt;wsp:rsid wsp:val=&quot;0C8F7012&quot;/&gt;&lt;wsp:rsid wsp:val=&quot;0CA24B00&quot;/&gt;&lt;wsp:rsid wsp:val=&quot;0CA32A0C&quot;/&gt;&lt;wsp:rsid wsp:val=&quot;0CA6888A&quot;/&gt;&lt;wsp:rsid wsp:val=&quot;0CB96353&quot;/&gt;&lt;wsp:rsid wsp:val=&quot;0CD782CE&quot;/&gt;&lt;wsp:rsid wsp:val=&quot;0CE4E65F&quot;/&gt;&lt;wsp:rsid wsp:val=&quot;0CE6E592&quot;/&gt;&lt;wsp:rsid wsp:val=&quot;0CEAB12C&quot;/&gt;&lt;wsp:rsid wsp:val=&quot;0CEC3B21&quot;/&gt;&lt;wsp:rsid wsp:val=&quot;0CED5ABB&quot;/&gt;&lt;wsp:rsid wsp:val=&quot;0D008CC6&quot;/&gt;&lt;wsp:rsid wsp:val=&quot;0D0577CC&quot;/&gt;&lt;wsp:rsid wsp:val=&quot;0D1B86D9&quot;/&gt;&lt;wsp:rsid wsp:val=&quot;0D361F4A&quot;/&gt;&lt;wsp:rsid wsp:val=&quot;0D37BBF1&quot;/&gt;&lt;wsp:rsid wsp:val=&quot;0D4C2ADA&quot;/&gt;&lt;wsp:rsid wsp:val=&quot;0D4D94F0&quot;/&gt;&lt;wsp:rsid wsp:val=&quot;0D4F3728&quot;/&gt;&lt;wsp:rsid wsp:val=&quot;0D4F9C9F&quot;/&gt;&lt;wsp:rsid wsp:val=&quot;0D5263C5&quot;/&gt;&lt;wsp:rsid wsp:val=&quot;0D5BA78C&quot;/&gt;&lt;wsp:rsid wsp:val=&quot;0D642F05&quot;/&gt;&lt;wsp:rsid wsp:val=&quot;0D69FAA4&quot;/&gt;&lt;wsp:rsid wsp:val=&quot;0D897BF5&quot;/&gt;&lt;wsp:rsid wsp:val=&quot;0D8A4C48&quot;/&gt;&lt;wsp:rsid wsp:val=&quot;0D9950B2&quot;/&gt;&lt;wsp:rsid wsp:val=&quot;0DAA1A65&quot;/&gt;&lt;wsp:rsid wsp:val=&quot;0DAD4AF7&quot;/&gt;&lt;wsp:rsid wsp:val=&quot;0DB8C220&quot;/&gt;&lt;wsp:rsid wsp:val=&quot;0DC3E9CF&quot;/&gt;&lt;wsp:rsid wsp:val=&quot;0DC419A7&quot;/&gt;&lt;wsp:rsid wsp:val=&quot;0DCA9B2C&quot;/&gt;&lt;wsp:rsid wsp:val=&quot;0DCC83D7&quot;/&gt;&lt;wsp:rsid wsp:val=&quot;0DF1E57F&quot;/&gt;&lt;wsp:rsid wsp:val=&quot;0DF87171&quot;/&gt;&lt;wsp:rsid wsp:val=&quot;0DFB7B23&quot;/&gt;&lt;wsp:rsid wsp:val=&quot;0DFD1394&quot;/&gt;&lt;wsp:rsid wsp:val=&quot;0E032B1B&quot;/&gt;&lt;wsp:rsid wsp:val=&quot;0E078139&quot;/&gt;&lt;wsp:rsid wsp:val=&quot;0E0F9545&quot;/&gt;&lt;wsp:rsid wsp:val=&quot;0E10EEDB&quot;/&gt;&lt;wsp:rsid wsp:val=&quot;0E23A8D5&quot;/&gt;&lt;wsp:rsid wsp:val=&quot;0E2A1E68&quot;/&gt;&lt;wsp:rsid wsp:val=&quot;0E41EDAE&quot;/&gt;&lt;wsp:rsid wsp:val=&quot;0E432DEA&quot;/&gt;&lt;wsp:rsid wsp:val=&quot;0E50DBED&quot;/&gt;&lt;wsp:rsid wsp:val=&quot;0E593E46&quot;/&gt;&lt;wsp:rsid wsp:val=&quot;0E71EDC6&quot;/&gt;&lt;wsp:rsid wsp:val=&quot;0E7464C6&quot;/&gt;&lt;wsp:rsid wsp:val=&quot;0E7F86E0&quot;/&gt;&lt;wsp:rsid wsp:val=&quot;0E8A9501&quot;/&gt;&lt;wsp:rsid wsp:val=&quot;0E8C7B8C&quot;/&gt;&lt;wsp:rsid wsp:val=&quot;0EA4268D&quot;/&gt;&lt;wsp:rsid wsp:val=&quot;0EB9A84D&quot;/&gt;&lt;wsp:rsid wsp:val=&quot;0EBB374D&quot;/&gt;&lt;wsp:rsid wsp:val=&quot;0EC094DF&quot;/&gt;&lt;wsp:rsid wsp:val=&quot;0EC4EA40&quot;/&gt;&lt;wsp:rsid wsp:val=&quot;0ED3776E&quot;/&gt;&lt;wsp:rsid wsp:val=&quot;0ED67168&quot;/&gt;&lt;wsp:rsid wsp:val=&quot;0ED76942&quot;/&gt;&lt;wsp:rsid wsp:val=&quot;0EDF6981&quot;/&gt;&lt;wsp:rsid wsp:val=&quot;0EE2E5D5&quot;/&gt;&lt;wsp:rsid wsp:val=&quot;0EE51088&quot;/&gt;&lt;wsp:rsid wsp:val=&quot;0EE59FD4&quot;/&gt;&lt;wsp:rsid wsp:val=&quot;0EF8574A&quot;/&gt;&lt;wsp:rsid wsp:val=&quot;0EFA1DE5&quot;/&gt;&lt;wsp:rsid wsp:val=&quot;0F001519&quot;/&gt;&lt;wsp:rsid wsp:val=&quot;0F0330B7&quot;/&gt;&lt;wsp:rsid wsp:val=&quot;0F05AC7B&quot;/&gt;&lt;wsp:rsid wsp:val=&quot;0F12BF41&quot;/&gt;&lt;wsp:rsid wsp:val=&quot;0F20D484&quot;/&gt;&lt;wsp:rsid wsp:val=&quot;0F2F02BA&quot;/&gt;&lt;wsp:rsid wsp:val=&quot;0F41F312&quot;/&gt;&lt;wsp:rsid wsp:val=&quot;0F4F4780&quot;/&gt;&lt;wsp:rsid wsp:val=&quot;0F65DA7F&quot;/&gt;&lt;wsp:rsid wsp:val=&quot;0F75D7A7&quot;/&gt;&lt;wsp:rsid wsp:val=&quot;0F850F21&quot;/&gt;&lt;wsp:rsid wsp:val=&quot;0F865FFF&quot;/&gt;&lt;wsp:rsid wsp:val=&quot;0F92E011&quot;/&gt;&lt;wsp:rsid wsp:val=&quot;0F98E265&quot;/&gt;&lt;wsp:rsid wsp:val=&quot;0F99C4EF&quot;/&gt;&lt;wsp:rsid wsp:val=&quot;0FA704F0&quot;/&gt;&lt;wsp:rsid wsp:val=&quot;0FAA74D7&quot;/&gt;&lt;wsp:rsid wsp:val=&quot;0FB2C609&quot;/&gt;&lt;wsp:rsid wsp:val=&quot;0FCAA606&quot;/&gt;&lt;wsp:rsid wsp:val=&quot;0FD6681C&quot;/&gt;&lt;wsp:rsid wsp:val=&quot;0FD7B88C&quot;/&gt;&lt;wsp:rsid wsp:val=&quot;0FEBAD20&quot;/&gt;&lt;wsp:rsid wsp:val=&quot;0FED712E&quot;/&gt;&lt;wsp:rsid wsp:val=&quot;0FF08511&quot;/&gt;&lt;wsp:rsid wsp:val=&quot;0FF4BFFF&quot;/&gt;&lt;wsp:rsid wsp:val=&quot;0FFE94AE&quot;/&gt;&lt;wsp:rsid wsp:val=&quot;100340EB&quot;/&gt;&lt;wsp:rsid wsp:val=&quot;100C5C66&quot;/&gt;&lt;wsp:rsid wsp:val=&quot;10103527&quot;/&gt;&lt;wsp:rsid wsp:val=&quot;1027087C&quot;/&gt;&lt;wsp:rsid wsp:val=&quot;102CC4E9&quot;/&gt;&lt;wsp:rsid wsp:val=&quot;1031D56D&quot;/&gt;&lt;wsp:rsid wsp:val=&quot;1036BEF2&quot;/&gt;&lt;wsp:rsid wsp:val=&quot;105189C0&quot;/&gt;&lt;wsp:rsid wsp:val=&quot;105913C2&quot;/&gt;&lt;wsp:rsid wsp:val=&quot;107E4C26&quot;/&gt;&lt;wsp:rsid wsp:val=&quot;108E8EBC&quot;/&gt;&lt;wsp:rsid wsp:val=&quot;10918166&quot;/&gt;&lt;wsp:rsid wsp:val=&quot;109DF415&quot;/&gt;&lt;wsp:rsid wsp:val=&quot;10A2E088&quot;/&gt;&lt;wsp:rsid wsp:val=&quot;10AB1C83&quot;/&gt;&lt;wsp:rsid wsp:val=&quot;10B7F6A4&quot;/&gt;&lt;wsp:rsid wsp:val=&quot;10BABD56&quot;/&gt;&lt;wsp:rsid wsp:val=&quot;10C8D5E7&quot;/&gt;&lt;wsp:rsid wsp:val=&quot;10D77977&quot;/&gt;&lt;wsp:rsid wsp:val=&quot;10DDAD45&quot;/&gt;&lt;wsp:rsid wsp:val=&quot;10FBB693&quot;/&gt;&lt;wsp:rsid wsp:val=&quot;10FE75DA&quot;/&gt;&lt;wsp:rsid wsp:val=&quot;110184B4&quot;/&gt;&lt;wsp:rsid wsp:val=&quot;1101C47D&quot;/&gt;&lt;wsp:rsid wsp:val=&quot;1106784D&quot;/&gt;&lt;wsp:rsid wsp:val=&quot;1139006C&quot;/&gt;&lt;wsp:rsid wsp:val=&quot;114053B9&quot;/&gt;&lt;wsp:rsid wsp:val=&quot;114179ED&quot;/&gt;&lt;wsp:rsid wsp:val=&quot;1147A886&quot;/&gt;&lt;wsp:rsid wsp:val=&quot;114EBCDA&quot;/&gt;&lt;wsp:rsid wsp:val=&quot;1152CA51&quot;/&gt;&lt;wsp:rsid wsp:val=&quot;115AB760&quot;/&gt;&lt;wsp:rsid wsp:val=&quot;116A273F&quot;/&gt;&lt;wsp:rsid wsp:val=&quot;1170940D&quot;/&gt;&lt;wsp:rsid wsp:val=&quot;1179F9AD&quot;/&gt;&lt;wsp:rsid wsp:val=&quot;117AC36F&quot;/&gt;&lt;wsp:rsid wsp:val=&quot;1183740E&quot;/&gt;&lt;wsp:rsid wsp:val=&quot;119A650F&quot;/&gt;&lt;wsp:rsid wsp:val=&quot;119C77B1&quot;/&gt;&lt;wsp:rsid wsp:val=&quot;11A21AFC&quot;/&gt;&lt;wsp:rsid wsp:val=&quot;11A8475A&quot;/&gt;&lt;wsp:rsid wsp:val=&quot;11AC0588&quot;/&gt;&lt;wsp:rsid wsp:val=&quot;11AF94B1&quot;/&gt;&lt;wsp:rsid wsp:val=&quot;11B37A4A&quot;/&gt;&lt;wsp:rsid wsp:val=&quot;11BC9A5F&quot;/&gt;&lt;wsp:rsid wsp:val=&quot;11C4EB91&quot;/&gt;&lt;wsp:rsid wsp:val=&quot;11D43F8C&quot;/&gt;&lt;wsp:rsid wsp:val=&quot;11D7A47D&quot;/&gt;&lt;wsp:rsid wsp:val=&quot;11DC1F4A&quot;/&gt;&lt;wsp:rsid wsp:val=&quot;11E89B8E&quot;/&gt;&lt;wsp:rsid wsp:val=&quot;11EA55A1&quot;/&gt;&lt;wsp:rsid wsp:val=&quot;11F00AF0&quot;/&gt;&lt;wsp:rsid wsp:val=&quot;120AE29B&quot;/&gt;&lt;wsp:rsid wsp:val=&quot;120FDAC8&quot;/&gt;&lt;wsp:rsid wsp:val=&quot;12138A5A&quot;/&gt;&lt;wsp:rsid wsp:val=&quot;12159432&quot;/&gt;&lt;wsp:rsid wsp:val=&quot;121B47F8&quot;/&gt;&lt;wsp:rsid wsp:val=&quot;121D27C4&quot;/&gt;&lt;wsp:rsid wsp:val=&quot;12264D1E&quot;/&gt;&lt;wsp:rsid wsp:val=&quot;122963D1&quot;/&gt;&lt;wsp:rsid wsp:val=&quot;123ECD95&quot;/&gt;&lt;wsp:rsid wsp:val=&quot;1242DD65&quot;/&gt;&lt;wsp:rsid wsp:val=&quot;1245EE8E&quot;/&gt;&lt;wsp:rsid wsp:val=&quot;1263412C&quot;/&gt;&lt;wsp:rsid wsp:val=&quot;12658F8B&quot;/&gt;&lt;wsp:rsid wsp:val=&quot;1270D22A&quot;/&gt;&lt;wsp:rsid wsp:val=&quot;127634F8&quot;/&gt;&lt;wsp:rsid wsp:val=&quot;1285B25E&quot;/&gt;&lt;wsp:rsid wsp:val=&quot;1294BF17&quot;/&gt;&lt;wsp:rsid wsp:val=&quot;12B075E0&quot;/&gt;&lt;wsp:rsid wsp:val=&quot;12B1CCEC&quot;/&gt;&lt;wsp:rsid wsp:val=&quot;12B3225B&quot;/&gt;&lt;wsp:rsid wsp:val=&quot;12DD1E1E&quot;/&gt;&lt;wsp:rsid wsp:val=&quot;12E78003&quot;/&gt;&lt;wsp:rsid wsp:val=&quot;1305F41A&quot;/&gt;&lt;wsp:rsid wsp:val=&quot;132A01FF&quot;/&gt;&lt;wsp:rsid wsp:val=&quot;13353F66&quot;/&gt;&lt;wsp:rsid wsp:val=&quot;1338DED7&quot;/&gt;&lt;wsp:rsid wsp:val=&quot;133DF3A7&quot;/&gt;&lt;wsp:rsid wsp:val=&quot;136AA973&quot;/&gt;&lt;wsp:rsid wsp:val=&quot;1370D161&quot;/&gt;&lt;wsp:rsid wsp:val=&quot;1377EFAB&quot;/&gt;&lt;wsp:rsid wsp:val=&quot;137AE06E&quot;/&gt;&lt;wsp:rsid wsp:val=&quot;13C144D1&quot;/&gt;&lt;wsp:rsid wsp:val=&quot;13C1CE03&quot;/&gt;&lt;wsp:rsid wsp:val=&quot;13CFBFA0&quot;/&gt;&lt;wsp:rsid wsp:val=&quot;13D35570&quot;/&gt;&lt;wsp:rsid wsp:val=&quot;13E88430&quot;/&gt;&lt;wsp:rsid wsp:val=&quot;13F19272&quot;/&gt;&lt;wsp:rsid wsp:val=&quot;13F96E80&quot;/&gt;&lt;wsp:rsid wsp:val=&quot;13F971DA&quot;/&gt;&lt;wsp:rsid wsp:val=&quot;14044506&quot;/&gt;&lt;wsp:rsid wsp:val=&quot;140959C8&quot;/&gt;&lt;wsp:rsid wsp:val=&quot;140A1284&quot;/&gt;&lt;wsp:rsid wsp:val=&quot;140A2432&quot;/&gt;&lt;wsp:rsid wsp:val=&quot;1412AF24&quot;/&gt;&lt;wsp:rsid wsp:val=&quot;14141F17&quot;/&gt;&lt;wsp:rsid wsp:val=&quot;1418AE5E&quot;/&gt;&lt;wsp:rsid wsp:val=&quot;141BE150&quot;/&gt;&lt;wsp:rsid wsp:val=&quot;141C8891&quot;/&gt;&lt;wsp:rsid wsp:val=&quot;14232550&quot;/&gt;&lt;wsp:rsid wsp:val=&quot;1427450D&quot;/&gt;&lt;wsp:rsid wsp:val=&quot;142B8BD5&quot;/&gt;&lt;wsp:rsid wsp:val=&quot;14308F78&quot;/&gt;&lt;wsp:rsid wsp:val=&quot;1439C442&quot;/&gt;&lt;wsp:rsid wsp:val=&quot;143CE616&quot;/&gt;&lt;wsp:rsid wsp:val=&quot;146825EB&quot;/&gt;&lt;wsp:rsid wsp:val=&quot;146D5DCB&quot;/&gt;&lt;wsp:rsid wsp:val=&quot;1482C941&quot;/&gt;&lt;wsp:rsid wsp:val=&quot;148405FE&quot;/&gt;&lt;wsp:rsid wsp:val=&quot;148DCF42&quot;/&gt;&lt;wsp:rsid wsp:val=&quot;149216DC&quot;/&gt;&lt;wsp:rsid wsp:val=&quot;149A71F3&quot;/&gt;&lt;wsp:rsid wsp:val=&quot;149C5544&quot;/&gt;&lt;wsp:rsid wsp:val=&quot;149ED12B&quot;/&gt;&lt;wsp:rsid wsp:val=&quot;14A32BFF&quot;/&gt;&lt;wsp:rsid wsp:val=&quot;14A3613C&quot;/&gt;&lt;wsp:rsid wsp:val=&quot;14A7BC4E&quot;/&gt;&lt;wsp:rsid wsp:val=&quot;14A9D93F&quot;/&gt;&lt;wsp:rsid wsp:val=&quot;14AECBE7&quot;/&gt;&lt;wsp:rsid wsp:val=&quot;14C14D19&quot;/&gt;&lt;wsp:rsid wsp:val=&quot;14D6392B&quot;/&gt;&lt;wsp:rsid wsp:val=&quot;14D717D6&quot;/&gt;&lt;wsp:rsid wsp:val=&quot;14E35A59&quot;/&gt;&lt;wsp:rsid wsp:val=&quot;150338C6&quot;/&gt;&lt;wsp:rsid wsp:val=&quot;150AA2F2&quot;/&gt;&lt;wsp:rsid wsp:val=&quot;150DA6A5&quot;/&gt;&lt;wsp:rsid wsp:val=&quot;1510B88A&quot;/&gt;&lt;wsp:rsid wsp:val=&quot;15122C75&quot;/&gt;&lt;wsp:rsid wsp:val=&quot;151FA016&quot;/&gt;&lt;wsp:rsid wsp:val=&quot;1524C061&quot;/&gt;&lt;wsp:rsid wsp:val=&quot;1553A6BD&quot;/&gt;&lt;wsp:rsid wsp:val=&quot;1554F43F&quot;/&gt;&lt;wsp:rsid wsp:val=&quot;1566AB7D&quot;/&gt;&lt;wsp:rsid wsp:val=&quot;15715B3D&quot;/&gt;&lt;wsp:rsid wsp:val=&quot;15780A55&quot;/&gt;&lt;wsp:rsid wsp:val=&quot;157DD876&quot;/&gt;&lt;wsp:rsid wsp:val=&quot;15925CB9&quot;/&gt;&lt;wsp:rsid wsp:val=&quot;15937C72&quot;/&gt;&lt;wsp:rsid wsp:val=&quot;1595AB20&quot;/&gt;&lt;wsp:rsid wsp:val=&quot;1596D54C&quot;/&gt;&lt;wsp:rsid wsp:val=&quot;1597BAFC&quot;/&gt;&lt;wsp:rsid wsp:val=&quot;159926A5&quot;/&gt;&lt;wsp:rsid wsp:val=&quot;15A02818&quot;/&gt;&lt;wsp:rsid wsp:val=&quot;15AD0AB3&quot;/&gt;&lt;wsp:rsid wsp:val=&quot;15B769DA&quot;/&gt;&lt;wsp:rsid wsp:val=&quot;15BBB3F8&quot;/&gt;&lt;wsp:rsid wsp:val=&quot;15ED2E69&quot;/&gt;&lt;wsp:rsid wsp:val=&quot;15EF4F7C&quot;/&gt;&lt;wsp:rsid wsp:val=&quot;160F15A2&quot;/&gt;&lt;wsp:rsid wsp:val=&quot;160FE214&quot;/&gt;&lt;wsp:rsid wsp:val=&quot;1613787F&quot;/&gt;&lt;wsp:rsid wsp:val=&quot;16288B42&quot;/&gt;&lt;wsp:rsid wsp:val=&quot;16429F88&quot;/&gt;&lt;wsp:rsid wsp:val=&quot;1646ABFD&quot;/&gt;&lt;wsp:rsid wsp:val=&quot;16551867&quot;/&gt;&lt;wsp:rsid wsp:val=&quot;167803A0&quot;/&gt;&lt;wsp:rsid wsp:val=&quot;16788FF5&quot;/&gt;&lt;wsp:rsid wsp:val=&quot;167A273C&quot;/&gt;&lt;wsp:rsid wsp:val=&quot;168003F1&quot;/&gt;&lt;wsp:rsid wsp:val=&quot;16847971&quot;/&gt;&lt;wsp:rsid wsp:val=&quot;168E9537&quot;/&gt;&lt;wsp:rsid wsp:val=&quot;16952BE3&quot;/&gt;&lt;wsp:rsid wsp:val=&quot;16987555&quot;/&gt;&lt;wsp:rsid wsp:val=&quot;169E1000&quot;/&gt;&lt;wsp:rsid wsp:val=&quot;16A25596&quot;/&gt;&lt;wsp:rsid wsp:val=&quot;16A4ECFF&quot;/&gt;&lt;wsp:rsid wsp:val=&quot;16A75313&quot;/&gt;&lt;wsp:rsid wsp:val=&quot;16B8E59E&quot;/&gt;&lt;wsp:rsid wsp:val=&quot;16BAAE82&quot;/&gt;&lt;wsp:rsid wsp:val=&quot;16C6E4E3&quot;/&gt;&lt;wsp:rsid wsp:val=&quot;16CD3B63&quot;/&gt;&lt;wsp:rsid wsp:val=&quot;16D6A3E3&quot;/&gt;&lt;wsp:rsid wsp:val=&quot;16E0C9C8&quot;/&gt;&lt;wsp:rsid wsp:val=&quot;16E9E3EE&quot;/&gt;&lt;wsp:rsid wsp:val=&quot;16EF69D6&quot;/&gt;&lt;wsp:rsid wsp:val=&quot;170830EC&quot;/&gt;&lt;wsp:rsid wsp:val=&quot;170A83F6&quot;/&gt;&lt;wsp:rsid wsp:val=&quot;170B1B6E&quot;/&gt;&lt;wsp:rsid wsp:val=&quot;170D1CB2&quot;/&gt;&lt;wsp:rsid wsp:val=&quot;171CF474&quot;/&gt;&lt;wsp:rsid wsp:val=&quot;171D9367&quot;/&gt;&lt;wsp:rsid wsp:val=&quot;17286718&quot;/&gt;&lt;wsp:rsid wsp:val=&quot;172DFEA7&quot;/&gt;&lt;wsp:rsid wsp:val=&quot;172ECE1D&quot;/&gt;&lt;wsp:rsid wsp:val=&quot;172FB384&quot;/&gt;&lt;wsp:rsid wsp:val=&quot;1746F65A&quot;/&gt;&lt;wsp:rsid wsp:val=&quot;174D6CD3&quot;/&gt;&lt;wsp:rsid wsp:val=&quot;175918CE&quot;/&gt;&lt;wsp:rsid wsp:val=&quot;175AC612&quot;/&gt;&lt;wsp:rsid wsp:val=&quot;1777E4E0&quot;/&gt;&lt;wsp:rsid wsp:val=&quot;1781A7F3&quot;/&gt;&lt;wsp:rsid wsp:val=&quot;1792AE69&quot;/&gt;&lt;wsp:rsid wsp:val=&quot;179F538A&quot;/&gt;&lt;wsp:rsid wsp:val=&quot;17B0FA64&quot;/&gt;&lt;wsp:rsid wsp:val=&quot;17B3839E&quot;/&gt;&lt;wsp:rsid wsp:val=&quot;17BAFBBD&quot;/&gt;&lt;wsp:rsid wsp:val=&quot;17C13C85&quot;/&gt;&lt;wsp:rsid wsp:val=&quot;17CF8FE1&quot;/&gt;&lt;wsp:rsid wsp:val=&quot;17E827D2&quot;/&gt;&lt;wsp:rsid wsp:val=&quot;17E986DE&quot;/&gt;&lt;wsp:rsid wsp:val=&quot;17ED46DD&quot;/&gt;&lt;wsp:rsid wsp:val=&quot;180701DD&quot;/&gt;&lt;wsp:rsid wsp:val=&quot;180CE3A9&quot;/&gt;&lt;wsp:rsid wsp:val=&quot;1818FE18&quot;/&gt;&lt;wsp:rsid wsp:val=&quot;181963BB&quot;/&gt;&lt;wsp:rsid wsp:val=&quot;181DDEF5&quot;/&gt;&lt;wsp:rsid wsp:val=&quot;1824414E&quot;/&gt;&lt;wsp:rsid wsp:val=&quot;18289478&quot;/&gt;&lt;wsp:rsid wsp:val=&quot;182F6098&quot;/&gt;&lt;wsp:rsid wsp:val=&quot;18324510&quot;/&gt;&lt;wsp:rsid wsp:val=&quot;1842B62E&quot;/&gt;&lt;wsp:rsid wsp:val=&quot;184BD3AA&quot;/&gt;&lt;wsp:rsid wsp:val=&quot;184F15F3&quot;/&gt;&lt;wsp:rsid wsp:val=&quot;18564904&quot;/&gt;&lt;wsp:rsid wsp:val=&quot;1858993A&quot;/&gt;&lt;wsp:rsid wsp:val=&quot;1859FB7D&quot;/&gt;&lt;wsp:rsid wsp:val=&quot;185F1802&quot;/&gt;&lt;wsp:rsid wsp:val=&quot;18621993&quot;/&gt;&lt;wsp:rsid wsp:val=&quot;18712897&quot;/&gt;&lt;wsp:rsid wsp:val=&quot;1891138C&quot;/&gt;&lt;wsp:rsid wsp:val=&quot;18AF2654&quot;/&gt;&lt;wsp:rsid wsp:val=&quot;18B6F7B6&quot;/&gt;&lt;wsp:rsid wsp:val=&quot;18BF7815&quot;/&gt;&lt;wsp:rsid wsp:val=&quot;18C20B00&quot;/&gt;&lt;wsp:rsid wsp:val=&quot;18C92BDE&quot;/&gt;&lt;wsp:rsid wsp:val=&quot;18CD40A9&quot;/&gt;&lt;wsp:rsid wsp:val=&quot;18D1D0D6&quot;/&gt;&lt;wsp:rsid wsp:val=&quot;18DCFE24&quot;/&gt;&lt;wsp:rsid wsp:val=&quot;18EB1065&quot;/&gt;&lt;wsp:rsid wsp:val=&quot;18F14ACD&quot;/&gt;&lt;wsp:rsid wsp:val=&quot;18F82567&quot;/&gt;&lt;wsp:rsid wsp:val=&quot;18FEED7D&quot;/&gt;&lt;wsp:rsid wsp:val=&quot;190E4DBD&quot;/&gt;&lt;wsp:rsid wsp:val=&quot;19121487&quot;/&gt;&lt;wsp:rsid wsp:val=&quot;191827DA&quot;/&gt;&lt;wsp:rsid wsp:val=&quot;1918FD29&quot;/&gt;&lt;wsp:rsid wsp:val=&quot;19224A80&quot;/&gt;&lt;wsp:rsid wsp:val=&quot;1932214C&quot;/&gt;&lt;wsp:rsid wsp:val=&quot;194164D6&quot;/&gt;&lt;wsp:rsid wsp:val=&quot;194C5FA2&quot;/&gt;&lt;wsp:rsid wsp:val=&quot;194E8AB1&quot;/&gt;&lt;wsp:rsid wsp:val=&quot;194F53FF&quot;/&gt;&lt;wsp:rsid wsp:val=&quot;1958D450&quot;/&gt;&lt;wsp:rsid wsp:val=&quot;197E01EF&quot;/&gt;&lt;wsp:rsid wsp:val=&quot;198A3D39&quot;/&gt;&lt;wsp:rsid wsp:val=&quot;19A12DAC&quot;/&gt;&lt;wsp:rsid wsp:val=&quot;19A8B40A&quot;/&gt;&lt;wsp:rsid wsp:val=&quot;19AB3C7C&quot;/&gt;&lt;wsp:rsid wsp:val=&quot;19AE3B9D&quot;/&gt;&lt;wsp:rsid wsp:val=&quot;19C98617&quot;/&gt;&lt;wsp:rsid wsp:val=&quot;19DED358&quot;/&gt;&lt;wsp:rsid wsp:val=&quot;19EAE617&quot;/&gt;&lt;wsp:rsid wsp:val=&quot;1A08582C&quot;/&gt;&lt;wsp:rsid wsp:val=&quot;1A097072&quot;/&gt;&lt;wsp:rsid wsp:val=&quot;1A2A6000&quot;/&gt;&lt;wsp:rsid wsp:val=&quot;1A2BF7BB&quot;/&gt;&lt;wsp:rsid wsp:val=&quot;1A2F039A&quot;/&gt;&lt;wsp:rsid wsp:val=&quot;1A327F89&quot;/&gt;&lt;wsp:rsid wsp:val=&quot;1A3C0B2F&quot;/&gt;&lt;wsp:rsid wsp:val=&quot;1A413172&quot;/&gt;&lt;wsp:rsid wsp:val=&quot;1A41802B&quot;/&gt;&lt;wsp:rsid wsp:val=&quot;1A52E500&quot;/&gt;&lt;wsp:rsid wsp:val=&quot;1A59FE12&quot;/&gt;&lt;wsp:rsid wsp:val=&quot;1A5C8CB7&quot;/&gt;&lt;wsp:rsid wsp:val=&quot;1A64FC3F&quot;/&gt;&lt;wsp:rsid wsp:val=&quot;1A6518E5&quot;/&gt;&lt;wsp:rsid wsp:val=&quot;1A7FE0C3&quot;/&gt;&lt;wsp:rsid wsp:val=&quot;1A81F0A8&quot;/&gt;&lt;wsp:rsid wsp:val=&quot;1A8BF382&quot;/&gt;&lt;wsp:rsid wsp:val=&quot;1A9B3CD6&quot;/&gt;&lt;wsp:rsid wsp:val=&quot;1A9BE4AD&quot;/&gt;&lt;wsp:rsid wsp:val=&quot;1AB012F1&quot;/&gt;&lt;wsp:rsid wsp:val=&quot;1ABABE27&quot;/&gt;&lt;wsp:rsid wsp:val=&quot;1AC4B604&quot;/&gt;&lt;wsp:rsid wsp:val=&quot;1AC4C0F5&quot;/&gt;&lt;wsp:rsid wsp:val=&quot;1AC519C8&quot;/&gt;&lt;wsp:rsid wsp:val=&quot;1AC6813A&quot;/&gt;&lt;wsp:rsid wsp:val=&quot;1AC91513&quot;/&gt;&lt;wsp:rsid wsp:val=&quot;1AD9BB49&quot;/&gt;&lt;wsp:rsid wsp:val=&quot;1ADCDBBE&quot;/&gt;&lt;wsp:rsid wsp:val=&quot;1AE107DD&quot;/&gt;&lt;wsp:rsid wsp:val=&quot;1AEC447F&quot;/&gt;&lt;wsp:rsid wsp:val=&quot;1AF3908A&quot;/&gt;&lt;wsp:rsid wsp:val=&quot;1AFAB8B0&quot;/&gt;&lt;wsp:rsid wsp:val=&quot;1AFB8718&quot;/&gt;&lt;wsp:rsid wsp:val=&quot;1B055D59&quot;/&gt;&lt;wsp:rsid wsp:val=&quot;1B2C4594&quot;/&gt;&lt;wsp:rsid wsp:val=&quot;1B470CDD&quot;/&gt;&lt;wsp:rsid wsp:val=&quot;1B4B0CF6&quot;/&gt;&lt;wsp:rsid wsp:val=&quot;1B4C0118&quot;/&gt;&lt;wsp:rsid wsp:val=&quot;1B546CDD&quot;/&gt;&lt;wsp:rsid wsp:val=&quot;1B70050C&quot;/&gt;&lt;wsp:rsid wsp:val=&quot;1B830190&quot;/&gt;&lt;wsp:rsid wsp:val=&quot;1B84C7DF&quot;/&gt;&lt;wsp:rsid wsp:val=&quot;1B877582&quot;/&gt;&lt;wsp:rsid wsp:val=&quot;1B944447&quot;/&gt;&lt;wsp:rsid wsp:val=&quot;1BA0D097&quot;/&gt;&lt;wsp:rsid wsp:val=&quot;1BAA7732&quot;/&gt;&lt;wsp:rsid wsp:val=&quot;1BAAA4C0&quot;/&gt;&lt;wsp:rsid wsp:val=&quot;1BB2C896&quot;/&gt;&lt;wsp:rsid wsp:val=&quot;1BC9ACEC&quot;/&gt;&lt;wsp:rsid wsp:val=&quot;1BCC62B4&quot;/&gt;&lt;wsp:rsid wsp:val=&quot;1BD4A68A&quot;/&gt;&lt;wsp:rsid wsp:val=&quot;1BE37A27&quot;/&gt;&lt;wsp:rsid wsp:val=&quot;1BE6D6AE&quot;/&gt;&lt;wsp:rsid wsp:val=&quot;1BE9C993&quot;/&gt;&lt;wsp:rsid wsp:val=&quot;1C015C91&quot;/&gt;&lt;wsp:rsid wsp:val=&quot;1C1C001E&quot;/&gt;&lt;wsp:rsid wsp:val=&quot;1C1E8157&quot;/&gt;&lt;wsp:rsid wsp:val=&quot;1C1F28A7&quot;/&gt;&lt;wsp:rsid wsp:val=&quot;1C414D7D&quot;/&gt;&lt;wsp:rsid wsp:val=&quot;1C430C71&quot;/&gt;&lt;wsp:rsid wsp:val=&quot;1C64713A&quot;/&gt;&lt;wsp:rsid wsp:val=&quot;1C6CB88D&quot;/&gt;&lt;wsp:rsid wsp:val=&quot;1C6D0316&quot;/&gt;&lt;wsp:rsid wsp:val=&quot;1C735A3F&quot;/&gt;&lt;wsp:rsid wsp:val=&quot;1C840064&quot;/&gt;&lt;wsp:rsid wsp:val=&quot;1C9594DA&quot;/&gt;&lt;wsp:rsid wsp:val=&quot;1C95AEED&quot;/&gt;&lt;wsp:rsid wsp:val=&quot;1C975779&quot;/&gt;&lt;wsp:rsid wsp:val=&quot;1C9F47CD&quot;/&gt;&lt;wsp:rsid wsp:val=&quot;1CB4D8B1&quot;/&gt;&lt;wsp:rsid wsp:val=&quot;1CE5F263&quot;/&gt;&lt;wsp:rsid wsp:val=&quot;1CF90615&quot;/&gt;&lt;wsp:rsid wsp:val=&quot;1CFBC247&quot;/&gt;&lt;wsp:rsid wsp:val=&quot;1D0BC280&quot;/&gt;&lt;wsp:rsid wsp:val=&quot;1D0E2FF3&quot;/&gt;&lt;wsp:rsid wsp:val=&quot;1D16E46B&quot;/&gt;&lt;wsp:rsid wsp:val=&quot;1D216C14&quot;/&gt;&lt;wsp:rsid wsp:val=&quot;1D300CC8&quot;/&gt;&lt;wsp:rsid wsp:val=&quot;1D32B5F0&quot;/&gt;&lt;wsp:rsid wsp:val=&quot;1D3A028A&quot;/&gt;&lt;wsp:rsid wsp:val=&quot;1D4A3C78&quot;/&gt;&lt;wsp:rsid wsp:val=&quot;1D50DCEC&quot;/&gt;&lt;wsp:rsid wsp:val=&quot;1D5DBB11&quot;/&gt;&lt;wsp:rsid wsp:val=&quot;1D5EAE2E&quot;/&gt;&lt;wsp:rsid wsp:val=&quot;1D6B29F0&quot;/&gt;&lt;wsp:rsid wsp:val=&quot;1D70F8BE&quot;/&gt;&lt;wsp:rsid wsp:val=&quot;1D7174C4&quot;/&gt;&lt;wsp:rsid wsp:val=&quot;1D8754F8&quot;/&gt;&lt;wsp:rsid wsp:val=&quot;1D9C9D01&quot;/&gt;&lt;wsp:rsid wsp:val=&quot;1DA541F9&quot;/&gt;&lt;wsp:rsid wsp:val=&quot;1DB0DA96&quot;/&gt;&lt;wsp:rsid wsp:val=&quot;1DC227C6&quot;/&gt;&lt;wsp:rsid wsp:val=&quot;1DD74D4E&quot;/&gt;&lt;wsp:rsid wsp:val=&quot;1DDDA60F&quot;/&gt;&lt;wsp:rsid wsp:val=&quot;1DE00327&quot;/&gt;&lt;wsp:rsid wsp:val=&quot;1DE0AF27&quot;/&gt;&lt;wsp:rsid wsp:val=&quot;1DECACE9&quot;/&gt;&lt;wsp:rsid wsp:val=&quot;1E11C701&quot;/&gt;&lt;wsp:rsid wsp:val=&quot;1E23A6E5&quot;/&gt;&lt;wsp:rsid wsp:val=&quot;1E281B35&quot;/&gt;&lt;wsp:rsid wsp:val=&quot;1E3489A8&quot;/&gt;&lt;wsp:rsid wsp:val=&quot;1E3D6F1D&quot;/&gt;&lt;wsp:rsid wsp:val=&quot;1E645FF3&quot;/&gt;&lt;wsp:rsid wsp:val=&quot;1E67EC37&quot;/&gt;&lt;wsp:rsid wsp:val=&quot;1E6B9EB7&quot;/&gt;&lt;wsp:rsid wsp:val=&quot;1E6E3ACA&quot;/&gt;&lt;wsp:rsid wsp:val=&quot;1E7276B3&quot;/&gt;&lt;wsp:rsid wsp:val=&quot;1E7F4AA8&quot;/&gt;&lt;wsp:rsid wsp:val=&quot;1E8995FA&quot;/&gt;&lt;wsp:rsid wsp:val=&quot;1E8F102E&quot;/&gt;&lt;wsp:rsid wsp:val=&quot;1EA5324D&quot;/&gt;&lt;wsp:rsid wsp:val=&quot;1EA77C0A&quot;/&gt;&lt;wsp:rsid wsp:val=&quot;1EAAE261&quot;/&gt;&lt;wsp:rsid wsp:val=&quot;1EB1E7E4&quot;/&gt;&lt;wsp:rsid wsp:val=&quot;1EB2651F&quot;/&gt;&lt;wsp:rsid wsp:val=&quot;1EBCEEE5&quot;/&gt;&lt;wsp:rsid wsp:val=&quot;1EBD3CA0&quot;/&gt;&lt;wsp:rsid wsp:val=&quot;1EC3C239&quot;/&gt;&lt;wsp:rsid wsp:val=&quot;1EC3F783&quot;/&gt;&lt;wsp:rsid wsp:val=&quot;1ECCFD2F&quot;/&gt;&lt;wsp:rsid wsp:val=&quot;1ECE8DF8&quot;/&gt;&lt;wsp:rsid wsp:val=&quot;1ED378F3&quot;/&gt;&lt;wsp:rsid wsp:val=&quot;1ED8F4A2&quot;/&gt;&lt;wsp:rsid wsp:val=&quot;1EDE2540&quot;/&gt;&lt;wsp:rsid wsp:val=&quot;1EDED4CE&quot;/&gt;&lt;wsp:rsid wsp:val=&quot;1EE095E6&quot;/&gt;&lt;wsp:rsid wsp:val=&quot;1EE564A2&quot;/&gt;&lt;wsp:rsid wsp:val=&quot;1EEC7E80&quot;/&gt;&lt;wsp:rsid wsp:val=&quot;1EEEB2EE&quot;/&gt;&lt;wsp:rsid wsp:val=&quot;1EFFE081&quot;/&gt;&lt;wsp:rsid wsp:val=&quot;1F1A58C1&quot;/&gt;&lt;wsp:rsid wsp:val=&quot;1F236542&quot;/&gt;&lt;wsp:rsid wsp:val=&quot;1F24C28C&quot;/&gt;&lt;wsp:rsid wsp:val=&quot;1F26E188&quot;/&gt;&lt;wsp:rsid wsp:val=&quot;1F453086&quot;/&gt;&lt;wsp:rsid wsp:val=&quot;1F5BB0DF&quot;/&gt;&lt;wsp:rsid wsp:val=&quot;1F6B16A6&quot;/&gt;&lt;wsp:rsid wsp:val=&quot;1F6DB30E&quot;/&gt;&lt;wsp:rsid wsp:val=&quot;1F7B1045&quot;/&gt;&lt;wsp:rsid wsp:val=&quot;1F8C67B3&quot;/&gt;&lt;wsp:rsid wsp:val=&quot;1F961A31&quot;/&gt;&lt;wsp:rsid wsp:val=&quot;1F9B2303&quot;/&gt;&lt;wsp:rsid wsp:val=&quot;1FA67F9F&quot;/&gt;&lt;wsp:rsid wsp:val=&quot;1FC5828D&quot;/&gt;&lt;wsp:rsid wsp:val=&quot;1FC6B6B4&quot;/&gt;&lt;wsp:rsid wsp:val=&quot;1FCCB7E7&quot;/&gt;&lt;wsp:rsid wsp:val=&quot;1FD016AC&quot;/&gt;&lt;wsp:rsid wsp:val=&quot;1FEB6B14&quot;/&gt;&lt;wsp:rsid wsp:val=&quot;1FFB4CC5&quot;/&gt;&lt;wsp:rsid wsp:val=&quot;1FFD1995&quot;/&gt;&lt;wsp:rsid wsp:val=&quot;200D1774&quot;/&gt;&lt;wsp:rsid wsp:val=&quot;2017F58E&quot;/&gt;&lt;wsp:rsid wsp:val=&quot;201AADF7&quot;/&gt;&lt;wsp:rsid wsp:val=&quot;201C2C32&quot;/&gt;&lt;wsp:rsid wsp:val=&quot;2027F0EC&quot;/&gt;&lt;wsp:rsid wsp:val=&quot;204E852D&quot;/&gt;&lt;wsp:rsid wsp:val=&quot;20558011&quot;/&gt;&lt;wsp:rsid wsp:val=&quot;20571426&quot;/&gt;&lt;wsp:rsid wsp:val=&quot;20578821&quot;/&gt;&lt;wsp:rsid wsp:val=&quot;20582343&quot;/&gt;&lt;wsp:rsid wsp:val=&quot;2064D711&quot;/&gt;&lt;wsp:rsid wsp:val=&quot;206881B5&quot;/&gt;&lt;wsp:rsid wsp:val=&quot;206BD3F4&quot;/&gt;&lt;wsp:rsid wsp:val=&quot;2076865A&quot;/&gt;&lt;wsp:rsid wsp:val=&quot;207E6B51&quot;/&gt;&lt;wsp:rsid wsp:val=&quot;207E93B5&quot;/&gt;&lt;wsp:rsid wsp:val=&quot;20846EFA&quot;/&gt;&lt;wsp:rsid wsp:val=&quot;20AA75D0&quot;/&gt;&lt;wsp:rsid wsp:val=&quot;20AAF760&quot;/&gt;&lt;wsp:rsid wsp:val=&quot;20B5BEE2&quot;/&gt;&lt;wsp:rsid wsp:val=&quot;20B631D8&quot;/&gt;&lt;wsp:rsid wsp:val=&quot;20B9F4CC&quot;/&gt;&lt;wsp:rsid wsp:val=&quot;20C3BA5E&quot;/&gt;&lt;wsp:rsid wsp:val=&quot;20D4418C&quot;/&gt;&lt;wsp:rsid wsp:val=&quot;20DFBD4E&quot;/&gt;&lt;wsp:rsid wsp:val=&quot;20EF73FC&quot;/&gt;&lt;wsp:rsid wsp:val=&quot;20F3C623&quot;/&gt;&lt;wsp:rsid wsp:val=&quot;20FD1BC1&quot;/&gt;&lt;wsp:rsid wsp:val=&quot;21045ED2&quot;/&gt;&lt;wsp:rsid wsp:val=&quot;2107D3A0&quot;/&gt;&lt;wsp:rsid wsp:val=&quot;210D45BC&quot;/&gt;&lt;wsp:rsid wsp:val=&quot;21104E38&quot;/&gt;&lt;wsp:rsid wsp:val=&quot;2110E64E&quot;/&gt;&lt;wsp:rsid wsp:val=&quot;21158A16&quot;/&gt;&lt;wsp:rsid wsp:val=&quot;214554A9&quot;/&gt;&lt;wsp:rsid wsp:val=&quot;214F27F2&quot;/&gt;&lt;wsp:rsid wsp:val=&quot;2152C5A6&quot;/&gt;&lt;wsp:rsid wsp:val=&quot;2156EB0A&quot;/&gt;&lt;wsp:rsid wsp:val=&quot;2158F9BA&quot;/&gt;&lt;wsp:rsid wsp:val=&quot;21599C96&quot;/&gt;&lt;wsp:rsid wsp:val=&quot;215E241A&quot;/&gt;&lt;wsp:rsid wsp:val=&quot;21606511&quot;/&gt;&lt;wsp:rsid wsp:val=&quot;216BC77D&quot;/&gt;&lt;wsp:rsid wsp:val=&quot;21720A73&quot;/&gt;&lt;wsp:rsid wsp:val=&quot;2174C783&quot;/&gt;&lt;wsp:rsid wsp:val=&quot;21A85E8F&quot;/&gt;&lt;wsp:rsid wsp:val=&quot;21B65CD1&quot;/&gt;&lt;wsp:rsid wsp:val=&quot;21BFCA60&quot;/&gt;&lt;wsp:rsid wsp:val=&quot;21C7D1AE&quot;/&gt;&lt;wsp:rsid wsp:val=&quot;21D65F0E&quot;/&gt;&lt;wsp:rsid wsp:val=&quot;21DB76F9&quot;/&gt;&lt;wsp:rsid wsp:val=&quot;21E2FCE1&quot;/&gt;&lt;wsp:rsid wsp:val=&quot;21EA5D6E&quot;/&gt;&lt;wsp:rsid wsp:val=&quot;21EB5E43&quot;/&gt;&lt;wsp:rsid wsp:val=&quot;21F4F301&quot;/&gt;&lt;wsp:rsid wsp:val=&quot;21F935CF&quot;/&gt;&lt;wsp:rsid wsp:val=&quot;2201D0D2&quot;/&gt;&lt;wsp:rsid wsp:val=&quot;2209978A&quot;/&gt;&lt;wsp:rsid wsp:val=&quot;220DC55D&quot;/&gt;&lt;wsp:rsid wsp:val=&quot;220E33FB&quot;/&gt;&lt;wsp:rsid wsp:val=&quot;220E79A2&quot;/&gt;&lt;wsp:rsid wsp:val=&quot;2211136B&quot;/&gt;&lt;wsp:rsid wsp:val=&quot;221BF468&quot;/&gt;&lt;wsp:rsid wsp:val=&quot;22389768&quot;/&gt;&lt;wsp:rsid wsp:val=&quot;2254C80F&quot;/&gt;&lt;wsp:rsid wsp:val=&quot;22620488&quot;/&gt;&lt;wsp:rsid wsp:val=&quot;22834A90&quot;/&gt;&lt;wsp:rsid wsp:val=&quot;22931B19&quot;/&gt;&lt;wsp:rsid wsp:val=&quot;22A52ECB&quot;/&gt;&lt;wsp:rsid wsp:val=&quot;22C6762C&quot;/&gt;&lt;wsp:rsid wsp:val=&quot;22DC449A&quot;/&gt;&lt;wsp:rsid wsp:val=&quot;22F5B2D3&quot;/&gt;&lt;wsp:rsid wsp:val=&quot;22F88F99&quot;/&gt;&lt;wsp:rsid wsp:val=&quot;2305F755&quot;/&gt;&lt;wsp:rsid wsp:val=&quot;2308781B&quot;/&gt;&lt;wsp:rsid wsp:val=&quot;231AB9A9&quot;/&gt;&lt;wsp:rsid wsp:val=&quot;233E4605&quot;/&gt;&lt;wsp:rsid wsp:val=&quot;2344A736&quot;/&gt;&lt;wsp:rsid wsp:val=&quot;2359748D&quot;/&gt;&lt;wsp:rsid wsp:val=&quot;23632F12&quot;/&gt;&lt;wsp:rsid wsp:val=&quot;23661864&quot;/&gt;&lt;wsp:rsid wsp:val=&quot;2369CDD0&quot;/&gt;&lt;wsp:rsid wsp:val=&quot;2370DD7C&quot;/&gt;&lt;wsp:rsid wsp:val=&quot;23743B5D&quot;/&gt;&lt;wsp:rsid wsp:val=&quot;237F4ED2&quot;/&gt;&lt;wsp:rsid wsp:val=&quot;238283D8&quot;/&gt;&lt;wsp:rsid wsp:val=&quot;23883E5D&quot;/&gt;&lt;wsp:rsid wsp:val=&quot;2389AE43&quot;/&gt;&lt;wsp:rsid wsp:val=&quot;238CA269&quot;/&gt;&lt;wsp:rsid wsp:val=&quot;2394DB3A&quot;/&gt;&lt;wsp:rsid wsp:val=&quot;239BF0B3&quot;/&gt;&lt;wsp:rsid wsp:val=&quot;23B70081&quot;/&gt;&lt;wsp:rsid wsp:val=&quot;23B8D5C5&quot;/&gt;&lt;wsp:rsid wsp:val=&quot;23C03222&quot;/&gt;&lt;wsp:rsid wsp:val=&quot;23CA4A02&quot;/&gt;&lt;wsp:rsid wsp:val=&quot;23D537A1&quot;/&gt;&lt;wsp:rsid wsp:val=&quot;23D7B10D&quot;/&gt;&lt;wsp:rsid wsp:val=&quot;23DFA757&quot;/&gt;&lt;wsp:rsid wsp:val=&quot;23E3C712&quot;/&gt;&lt;wsp:rsid wsp:val=&quot;23EA76D3&quot;/&gt;&lt;wsp:rsid wsp:val=&quot;23EF3C0C&quot;/&gt;&lt;wsp:rsid wsp:val=&quot;23EFD3C5&quot;/&gt;&lt;wsp:rsid wsp:val=&quot;23F60B1C&quot;/&gt;&lt;wsp:rsid wsp:val=&quot;23FECCC2&quot;/&gt;&lt;wsp:rsid wsp:val=&quot;24014443&quot;/&gt;&lt;wsp:rsid wsp:val=&quot;2404A029&quot;/&gt;&lt;wsp:rsid wsp:val=&quot;240F46C2&quot;/&gt;&lt;wsp:rsid wsp:val=&quot;242CD1F1&quot;/&gt;&lt;wsp:rsid wsp:val=&quot;242E0E26&quot;/&gt;&lt;wsp:rsid wsp:val=&quot;2430C216&quot;/&gt;&lt;wsp:rsid wsp:val=&quot;24337F8E&quot;/&gt;&lt;wsp:rsid wsp:val=&quot;2434024F&quot;/&gt;&lt;wsp:rsid wsp:val=&quot;24382754&quot;/&gt;&lt;wsp:rsid wsp:val=&quot;2447639A&quot;/&gt;&lt;wsp:rsid wsp:val=&quot;2455A33D&quot;/&gt;&lt;wsp:rsid wsp:val=&quot;245D4367&quot;/&gt;&lt;wsp:rsid wsp:val=&quot;24770C1D&quot;/&gt;&lt;wsp:rsid wsp:val=&quot;2479F0C2&quot;/&gt;&lt;wsp:rsid wsp:val=&quot;24845699&quot;/&gt;&lt;wsp:rsid wsp:val=&quot;2494C961&quot;/&gt;&lt;wsp:rsid wsp:val=&quot;2496C609&quot;/&gt;&lt;wsp:rsid wsp:val=&quot;249C01B6&quot;/&gt;&lt;wsp:rsid wsp:val=&quot;24A66570&quot;/&gt;&lt;wsp:rsid wsp:val=&quot;24A70584&quot;/&gt;&lt;wsp:rsid wsp:val=&quot;24C79D24&quot;/&gt;&lt;wsp:rsid wsp:val=&quot;24CCA111&quot;/&gt;&lt;wsp:rsid wsp:val=&quot;24D1BC84&quot;/&gt;&lt;wsp:rsid wsp:val=&quot;24DF11E9&quot;/&gt;&lt;wsp:rsid wsp:val=&quot;24E9276B&quot;/&gt;&lt;wsp:rsid wsp:val=&quot;24FCAFE9&quot;/&gt;&lt;wsp:rsid wsp:val=&quot;2501A9B1&quot;/&gt;&lt;wsp:rsid wsp:val=&quot;25059E31&quot;/&gt;&lt;wsp:rsid wsp:val=&quot;2505C0E1&quot;/&gt;&lt;wsp:rsid wsp:val=&quot;25161E6F&quot;/&gt;&lt;wsp:rsid wsp:val=&quot;2519982A&quot;/&gt;&lt;wsp:rsid wsp:val=&quot;25311F67&quot;/&gt;&lt;wsp:rsid wsp:val=&quot;25322FD4&quot;/&gt;&lt;wsp:rsid wsp:val=&quot;25367B2E&quot;/&gt;&lt;wsp:rsid wsp:val=&quot;253C2DCA&quot;/&gt;&lt;wsp:rsid wsp:val=&quot;253CA854&quot;/&gt;&lt;wsp:rsid wsp:val=&quot;2547A957&quot;/&gt;&lt;wsp:rsid wsp:val=&quot;25517000&quot;/&gt;&lt;wsp:rsid wsp:val=&quot;25584C43&quot;/&gt;&lt;wsp:rsid wsp:val=&quot;255E4066&quot;/&gt;&lt;wsp:rsid wsp:val=&quot;25641465&quot;/&gt;&lt;wsp:rsid wsp:val=&quot;2573A491&quot;/&gt;&lt;wsp:rsid wsp:val=&quot;257A9D2D&quot;/&gt;&lt;wsp:rsid wsp:val=&quot;257F372D&quot;/&gt;&lt;wsp:rsid wsp:val=&quot;258687DF&quot;/&gt;&lt;wsp:rsid wsp:val=&quot;258B800D&quot;/&gt;&lt;wsp:rsid wsp:val=&quot;2590DEDF&quot;/&gt;&lt;wsp:rsid wsp:val=&quot;25953300&quot;/&gt;&lt;wsp:rsid wsp:val=&quot;25ACBC2C&quot;/&gt;&lt;wsp:rsid wsp:val=&quot;25DF4376&quot;/&gt;&lt;wsp:rsid wsp:val=&quot;25E5DD03&quot;/&gt;&lt;wsp:rsid wsp:val=&quot;2606692B&quot;/&gt;&lt;wsp:rsid wsp:val=&quot;2608E537&quot;/&gt;&lt;wsp:rsid wsp:val=&quot;2612B4C3&quot;/&gt;&lt;wsp:rsid wsp:val=&quot;2615C123&quot;/&gt;&lt;wsp:rsid wsp:val=&quot;26188E48&quot;/&gt;&lt;wsp:rsid wsp:val=&quot;2631926F&quot;/&gt;&lt;wsp:rsid wsp:val=&quot;2639B0AC&quot;/&gt;&lt;wsp:rsid wsp:val=&quot;264D1AA9&quot;/&gt;&lt;wsp:rsid wsp:val=&quot;26514127&quot;/&gt;&lt;wsp:rsid wsp:val=&quot;265212AD&quot;/&gt;&lt;wsp:rsid wsp:val=&quot;265352D1&quot;/&gt;&lt;wsp:rsid wsp:val=&quot;2655BAAD&quot;/&gt;&lt;wsp:rsid wsp:val=&quot;26605A40&quot;/&gt;&lt;wsp:rsid wsp:val=&quot;2664603B&quot;/&gt;&lt;wsp:rsid wsp:val=&quot;266BF2CF&quot;/&gt;&lt;wsp:rsid wsp:val=&quot;267F09D1&quot;/&gt;&lt;wsp:rsid wsp:val=&quot;26800474&quot;/&gt;&lt;wsp:rsid wsp:val=&quot;268D2666&quot;/&gt;&lt;wsp:rsid wsp:val=&quot;26910C3D&quot;/&gt;&lt;wsp:rsid wsp:val=&quot;2691555B&quot;/&gt;&lt;wsp:rsid wsp:val=&quot;2691F485&quot;/&gt;&lt;wsp:rsid wsp:val=&quot;26A3C083&quot;/&gt;&lt;wsp:rsid wsp:val=&quot;26BDC6B1&quot;/&gt;&lt;wsp:rsid wsp:val=&quot;26C73A2F&quot;/&gt;&lt;wsp:rsid wsp:val=&quot;26C9A266&quot;/&gt;&lt;wsp:rsid wsp:val=&quot;26CD4F08&quot;/&gt;&lt;wsp:rsid wsp:val=&quot;26D6F6EE&quot;/&gt;&lt;wsp:rsid wsp:val=&quot;26DDBA88&quot;/&gt;&lt;wsp:rsid wsp:val=&quot;26E7A7B9&quot;/&gt;&lt;wsp:rsid wsp:val=&quot;26F07687&quot;/&gt;&lt;wsp:rsid wsp:val=&quot;26F64DC8&quot;/&gt;&lt;wsp:rsid wsp:val=&quot;26FDDC08&quot;/&gt;&lt;wsp:rsid wsp:val=&quot;2716DEE5&quot;/&gt;&lt;wsp:rsid wsp:val=&quot;27176E96&quot;/&gt;&lt;wsp:rsid wsp:val=&quot;2724042D&quot;/&gt;&lt;wsp:rsid wsp:val=&quot;2724EF4C&quot;/&gt;&lt;wsp:rsid wsp:val=&quot;27254BB7&quot;/&gt;&lt;wsp:rsid wsp:val=&quot;272DCB42&quot;/&gt;&lt;wsp:rsid wsp:val=&quot;273C901C&quot;/&gt;&lt;wsp:rsid wsp:val=&quot;273CFC36&quot;/&gt;&lt;wsp:rsid wsp:val=&quot;27461D5E&quot;/&gt;&lt;wsp:rsid wsp:val=&quot;274C0B09&quot;/&gt;&lt;wsp:rsid wsp:val=&quot;27516AD2&quot;/&gt;&lt;wsp:rsid wsp:val=&quot;276B8962&quot;/&gt;&lt;wsp:rsid wsp:val=&quot;277C3E6B&quot;/&gt;&lt;wsp:rsid wsp:val=&quot;277EA951&quot;/&gt;&lt;wsp:rsid wsp:val=&quot;278327C2&quot;/&gt;&lt;wsp:rsid wsp:val=&quot;2798AEF7&quot;/&gt;&lt;wsp:rsid wsp:val=&quot;27995F7C&quot;/&gt;&lt;wsp:rsid wsp:val=&quot;27A20663&quot;/&gt;&lt;wsp:rsid wsp:val=&quot;27A2398C&quot;/&gt;&lt;wsp:rsid wsp:val=&quot;27AC0604&quot;/&gt;&lt;wsp:rsid wsp:val=&quot;27AFB5BD&quot;/&gt;&lt;wsp:rsid wsp:val=&quot;27B114DA&quot;/&gt;&lt;wsp:rsid wsp:val=&quot;27B2F0E8&quot;/&gt;&lt;wsp:rsid wsp:val=&quot;27FA4637&quot;/&gt;&lt;wsp:rsid wsp:val=&quot;280A58B8&quot;/&gt;&lt;wsp:rsid wsp:val=&quot;28109A41&quot;/&gt;&lt;wsp:rsid wsp:val=&quot;283720E5&quot;/&gt;&lt;wsp:rsid wsp:val=&quot;283846C5&quot;/&gt;&lt;wsp:rsid wsp:val=&quot;283E5B22&quot;/&gt;&lt;wsp:rsid wsp:val=&quot;28504627&quot;/&gt;&lt;wsp:rsid wsp:val=&quot;2853F23B&quot;/&gt;&lt;wsp:rsid wsp:val=&quot;2861CC50&quot;/&gt;&lt;wsp:rsid wsp:val=&quot;2876D039&quot;/&gt;&lt;wsp:rsid wsp:val=&quot;287B9010&quot;/&gt;&lt;wsp:rsid wsp:val=&quot;288910C2&quot;/&gt;&lt;wsp:rsid wsp:val=&quot;288C46E8&quot;/&gt;&lt;wsp:rsid wsp:val=&quot;28A8F111&quot;/&gt;&lt;wsp:rsid wsp:val=&quot;28AD59ED&quot;/&gt;&lt;wsp:rsid wsp:val=&quot;28B062E9&quot;/&gt;&lt;wsp:rsid wsp:val=&quot;28B7C0F6&quot;/&gt;&lt;wsp:rsid wsp:val=&quot;28C44FBF&quot;/&gt;&lt;wsp:rsid wsp:val=&quot;28CBA0BF&quot;/&gt;&lt;wsp:rsid wsp:val=&quot;28CD1B80&quot;/&gt;&lt;wsp:rsid wsp:val=&quot;28CD3829&quot;/&gt;&lt;wsp:rsid wsp:val=&quot;28E3646A&quot;/&gt;&lt;wsp:rsid wsp:val=&quot;28F2911E&quot;/&gt;&lt;wsp:rsid wsp:val=&quot;291734F7&quot;/&gt;&lt;wsp:rsid wsp:val=&quot;29236BBB&quot;/&gt;&lt;wsp:rsid wsp:val=&quot;292E5382&quot;/&gt;&lt;wsp:rsid wsp:val=&quot;29391DA4&quot;/&gt;&lt;wsp:rsid wsp:val=&quot;29394325&quot;/&gt;&lt;wsp:rsid wsp:val=&quot;293A8B97&quot;/&gt;&lt;wsp:rsid wsp:val=&quot;295870CD&quot;/&gt;&lt;wsp:rsid wsp:val=&quot;2962F1F8&quot;/&gt;&lt;wsp:rsid wsp:val=&quot;296613B8&quot;/&gt;&lt;wsp:rsid wsp:val=&quot;297DDCBE&quot;/&gt;&lt;wsp:rsid wsp:val=&quot;2984EC73&quot;/&gt;&lt;wsp:rsid wsp:val=&quot;298C261F&quot;/&gt;&lt;wsp:rsid wsp:val=&quot;2993EBA5&quot;/&gt;&lt;wsp:rsid wsp:val=&quot;299964C3&quot;/&gt;&lt;wsp:rsid wsp:val=&quot;29AA7AB9&quot;/&gt;&lt;wsp:rsid wsp:val=&quot;29B56518&quot;/&gt;&lt;wsp:rsid wsp:val=&quot;29BF93D4&quot;/&gt;&lt;wsp:rsid wsp:val=&quot;29C6C55A&quot;/&gt;&lt;wsp:rsid wsp:val=&quot;29D90F54&quot;/&gt;&lt;wsp:rsid wsp:val=&quot;29F50CC7&quot;/&gt;&lt;wsp:rsid wsp:val=&quot;29F8BF29&quot;/&gt;&lt;wsp:rsid wsp:val=&quot;2A04749C&quot;/&gt;&lt;wsp:rsid wsp:val=&quot;2A165FB0&quot;/&gt;&lt;wsp:rsid wsp:val=&quot;2A2B0223&quot;/&gt;&lt;wsp:rsid wsp:val=&quot;2A4B4716&quot;/&gt;&lt;wsp:rsid wsp:val=&quot;2A56768C&quot;/&gt;&lt;wsp:rsid wsp:val=&quot;2A5CA4F8&quot;/&gt;&lt;wsp:rsid wsp:val=&quot;2A66F3A3&quot;/&gt;&lt;wsp:rsid wsp:val=&quot;2A6E08C2&quot;/&gt;&lt;wsp:rsid wsp:val=&quot;2A6FCC41&quot;/&gt;&lt;wsp:rsid wsp:val=&quot;2A75316E&quot;/&gt;&lt;wsp:rsid wsp:val=&quot;2A79F5F3&quot;/&gt;&lt;wsp:rsid wsp:val=&quot;2A7F0E40&quot;/&gt;&lt;wsp:rsid wsp:val=&quot;2A8B5C39&quot;/&gt;&lt;wsp:rsid wsp:val=&quot;2A937F80&quot;/&gt;&lt;wsp:rsid wsp:val=&quot;2AA0686C&quot;/&gt;&lt;wsp:rsid wsp:val=&quot;2AACE6B1&quot;/&gt;&lt;wsp:rsid wsp:val=&quot;2AD2D434&quot;/&gt;&lt;wsp:rsid wsp:val=&quot;2AF547FD&quot;/&gt;&lt;wsp:rsid wsp:val=&quot;2AF85B47&quot;/&gt;&lt;wsp:rsid wsp:val=&quot;2AFEDF42&quot;/&gt;&lt;wsp:rsid wsp:val=&quot;2B0D95C3&quot;/&gt;&lt;wsp:rsid wsp:val=&quot;2B0DD31C&quot;/&gt;&lt;wsp:rsid wsp:val=&quot;2B21D4D0&quot;/&gt;&lt;wsp:rsid wsp:val=&quot;2B350D16&quot;/&gt;&lt;wsp:rsid wsp:val=&quot;2B3B0221&quot;/&gt;&lt;wsp:rsid wsp:val=&quot;2B49C182&quot;/&gt;&lt;wsp:rsid wsp:val=&quot;2B77E14F&quot;/&gt;&lt;wsp:rsid wsp:val=&quot;2B800F42&quot;/&gt;&lt;wsp:rsid wsp:val=&quot;2B9D0F89&quot;/&gt;&lt;wsp:rsid wsp:val=&quot;2BAC9EA7&quot;/&gt;&lt;wsp:rsid wsp:val=&quot;2BB0C7CA&quot;/&gt;&lt;wsp:rsid wsp:val=&quot;2BC4C728&quot;/&gt;&lt;wsp:rsid wsp:val=&quot;2BC88871&quot;/&gt;&lt;wsp:rsid wsp:val=&quot;2BCAED78&quot;/&gt;&lt;wsp:rsid wsp:val=&quot;2BCF1C96&quot;/&gt;&lt;wsp:rsid wsp:val=&quot;2BDB1972&quot;/&gt;&lt;wsp:rsid wsp:val=&quot;2BE4A74A&quot;/&gt;&lt;wsp:rsid wsp:val=&quot;2C0038E7&quot;/&gt;&lt;wsp:rsid wsp:val=&quot;2C00E2B6&quot;/&gt;&lt;wsp:rsid wsp:val=&quot;2C068E24&quot;/&gt;&lt;wsp:rsid wsp:val=&quot;2C07A6E9&quot;/&gt;&lt;wsp:rsid wsp:val=&quot;2C098F16&quot;/&gt;&lt;wsp:rsid wsp:val=&quot;2C1DEF37&quot;/&gt;&lt;wsp:rsid wsp:val=&quot;2C24FE5D&quot;/&gt;&lt;wsp:rsid wsp:val=&quot;2C2F9291&quot;/&gt;&lt;wsp:rsid wsp:val=&quot;2C4E2D20&quot;/&gt;&lt;wsp:rsid wsp:val=&quot;2C658523&quot;/&gt;&lt;wsp:rsid wsp:val=&quot;2C75AAAF&quot;/&gt;&lt;wsp:rsid wsp:val=&quot;2C828363&quot;/&gt;&lt;wsp:rsid wsp:val=&quot;2C91DBE6&quot;/&gt;&lt;wsp:rsid wsp:val=&quot;2CA504A6&quot;/&gt;&lt;wsp:rsid wsp:val=&quot;2CA537D1&quot;/&gt;&lt;wsp:rsid wsp:val=&quot;2CAA4D6D&quot;/&gt;&lt;wsp:rsid wsp:val=&quot;2CC39146&quot;/&gt;&lt;wsp:rsid wsp:val=&quot;2CC7D2A6&quot;/&gt;&lt;wsp:rsid wsp:val=&quot;2CE4134B&quot;/&gt;&lt;wsp:rsid wsp:val=&quot;2CF76CE3&quot;/&gt;&lt;wsp:rsid wsp:val=&quot;2CFC927A&quot;/&gt;&lt;wsp:rsid wsp:val=&quot;2D1D26BF&quot;/&gt;&lt;wsp:rsid wsp:val=&quot;2D25AC12&quot;/&gt;&lt;wsp:rsid wsp:val=&quot;2D2A74E5&quot;/&gt;&lt;wsp:rsid wsp:val=&quot;2D2E4E4C&quot;/&gt;&lt;wsp:rsid wsp:val=&quot;2D34F5BB&quot;/&gt;&lt;wsp:rsid wsp:val=&quot;2D6517D0&quot;/&gt;&lt;wsp:rsid wsp:val=&quot;2D66802F&quot;/&gt;&lt;wsp:rsid wsp:val=&quot;2D6765DF&quot;/&gt;&lt;wsp:rsid wsp:val=&quot;2D695A2F&quot;/&gt;&lt;wsp:rsid wsp:val=&quot;2D6A0EFF&quot;/&gt;&lt;wsp:rsid wsp:val=&quot;2D6B3E98&quot;/&gt;&lt;wsp:rsid wsp:val=&quot;2D6B9639&quot;/&gt;&lt;wsp:rsid wsp:val=&quot;2D706DA5&quot;/&gt;&lt;wsp:rsid wsp:val=&quot;2D78E930&quot;/&gt;&lt;wsp:rsid wsp:val=&quot;2D88C81A&quot;/&gt;&lt;wsp:rsid wsp:val=&quot;2D8ADBD0&quot;/&gt;&lt;wsp:rsid wsp:val=&quot;2DAE9B72&quot;/&gt;&lt;wsp:rsid wsp:val=&quot;2DAF8276&quot;/&gt;&lt;wsp:rsid wsp:val=&quot;2DAFC6AF&quot;/&gt;&lt;wsp:rsid wsp:val=&quot;2DD27FA1&quot;/&gt;&lt;wsp:rsid wsp:val=&quot;2DD95805&quot;/&gt;&lt;wsp:rsid wsp:val=&quot;2DDF768F&quot;/&gt;&lt;wsp:rsid wsp:val=&quot;2DE9E448&quot;/&gt;&lt;wsp:rsid wsp:val=&quot;2DEE92F5&quot;/&gt;&lt;wsp:rsid wsp:val=&quot;2E018FEF&quot;/&gt;&lt;wsp:rsid wsp:val=&quot;2E0F59E6&quot;/&gt;&lt;wsp:rsid wsp:val=&quot;2E149DA7&quot;/&gt;&lt;wsp:rsid wsp:val=&quot;2E20D308&quot;/&gt;&lt;wsp:rsid wsp:val=&quot;2E228881&quot;/&gt;&lt;wsp:rsid wsp:val=&quot;2E2D7B25&quot;/&gt;&lt;wsp:rsid wsp:val=&quot;2E42D6B0&quot;/&gt;&lt;wsp:rsid wsp:val=&quot;2E494A66&quot;/&gt;&lt;wsp:rsid wsp:val=&quot;2E5A7528&quot;/&gt;&lt;wsp:rsid wsp:val=&quot;2E65B3CC&quot;/&gt;&lt;wsp:rsid wsp:val=&quot;2E6AB6CF&quot;/&gt;&lt;wsp:rsid wsp:val=&quot;2E815189&quot;/&gt;&lt;wsp:rsid wsp:val=&quot;2E9EF453&quot;/&gt;&lt;wsp:rsid wsp:val=&quot;2EAF97B2&quot;/&gt;&lt;wsp:rsid wsp:val=&quot;2EB90B4F&quot;/&gt;&lt;wsp:rsid wsp:val=&quot;2EC669A3&quot;/&gt;&lt;wsp:rsid wsp:val=&quot;2ECDA754&quot;/&gt;&lt;wsp:rsid wsp:val=&quot;2ED21DC4&quot;/&gt;&lt;wsp:rsid wsp:val=&quot;2ED23D8A&quot;/&gt;&lt;wsp:rsid wsp:val=&quot;2EE148C9&quot;/&gt;&lt;wsp:rsid wsp:val=&quot;2EECE15E&quot;/&gt;&lt;wsp:rsid wsp:val=&quot;2EF6B862&quot;/&gt;&lt;wsp:rsid wsp:val=&quot;2F0F4782&quot;/&gt;&lt;wsp:rsid wsp:val=&quot;2F22BF5D&quot;/&gt;&lt;wsp:rsid wsp:val=&quot;2F275C72&quot;/&gt;&lt;wsp:rsid wsp:val=&quot;2F2A589C&quot;/&gt;&lt;wsp:rsid wsp:val=&quot;2F35501B&quot;/&gt;&lt;wsp:rsid wsp:val=&quot;2F3945D9&quot;/&gt;&lt;wsp:rsid wsp:val=&quot;2F5A2503&quot;/&gt;&lt;wsp:rsid wsp:val=&quot;2F5F1677&quot;/&gt;&lt;wsp:rsid wsp:val=&quot;2F60B83E&quot;/&gt;&lt;wsp:rsid wsp:val=&quot;2F65615B&quot;/&gt;&lt;wsp:rsid wsp:val=&quot;2F669719&quot;/&gt;&lt;wsp:rsid wsp:val=&quot;2F703541&quot;/&gt;&lt;wsp:rsid wsp:val=&quot;2F8A0229&quot;/&gt;&lt;wsp:rsid wsp:val=&quot;2F986DBC&quot;/&gt;&lt;wsp:rsid wsp:val=&quot;2F9B0251&quot;/&gt;&lt;wsp:rsid wsp:val=&quot;2FA0DFDC&quot;/&gt;&lt;wsp:rsid wsp:val=&quot;2FAA7A19&quot;/&gt;&lt;wsp:rsid wsp:val=&quot;2FBF4C58&quot;/&gt;&lt;wsp:rsid wsp:val=&quot;2FC7E911&quot;/&gt;&lt;wsp:rsid wsp:val=&quot;2FD029DC&quot;/&gt;&lt;wsp:rsid wsp:val=&quot;2FE791DE&quot;/&gt;&lt;wsp:rsid wsp:val=&quot;2FE95AA0&quot;/&gt;&lt;wsp:rsid wsp:val=&quot;2FF36EF2&quot;/&gt;&lt;wsp:rsid wsp:val=&quot;3010BB8F&quot;/&gt;&lt;wsp:rsid wsp:val=&quot;3019FAD4&quot;/&gt;&lt;wsp:rsid wsp:val=&quot;302A304D&quot;/&gt;&lt;wsp:rsid wsp:val=&quot;30376E23&quot;/&gt;&lt;wsp:rsid wsp:val=&quot;3039D2EA&quot;/&gt;&lt;wsp:rsid wsp:val=&quot;30496D07&quot;/&gt;&lt;wsp:rsid wsp:val=&quot;3064B0D7&quot;/&gt;&lt;wsp:rsid wsp:val=&quot;306E8420&quot;/&gt;&lt;wsp:rsid wsp:val=&quot;30721D20&quot;/&gt;&lt;wsp:rsid wsp:val=&quot;30764D18&quot;/&gt;&lt;wsp:rsid wsp:val=&quot;307912F5&quot;/&gt;&lt;wsp:rsid wsp:val=&quot;30899F65&quot;/&gt;&lt;wsp:rsid wsp:val=&quot;30966F3E&quot;/&gt;&lt;wsp:rsid wsp:val=&quot;30975BC2&quot;/&gt;&lt;wsp:rsid wsp:val=&quot;30A2AEC9&quot;/&gt;&lt;wsp:rsid wsp:val=&quot;30AC5F86&quot;/&gt;&lt;wsp:rsid wsp:val=&quot;30AF2CFB&quot;/&gt;&lt;wsp:rsid wsp:val=&quot;30B617EB&quot;/&gt;&lt;wsp:rsid wsp:val=&quot;30B6C16B&quot;/&gt;&lt;wsp:rsid wsp:val=&quot;30BEDC06&quot;/&gt;&lt;wsp:rsid wsp:val=&quot;30C19E09&quot;/&gt;&lt;wsp:rsid wsp:val=&quot;30C926F4&quot;/&gt;&lt;wsp:rsid wsp:val=&quot;30CBC0B1&quot;/&gt;&lt;wsp:rsid wsp:val=&quot;30CC1A4C&quot;/&gt;&lt;wsp:rsid wsp:val=&quot;31008247&quot;/&gt;&lt;wsp:rsid wsp:val=&quot;3102B81A&quot;/&gt;&lt;wsp:rsid wsp:val=&quot;31070069&quot;/&gt;&lt;wsp:rsid wsp:val=&quot;31100062&quot;/&gt;&lt;wsp:rsid wsp:val=&quot;311E9B37&quot;/&gt;&lt;wsp:rsid wsp:val=&quot;3120B0F6&quot;/&gt;&lt;wsp:rsid wsp:val=&quot;312CCB94&quot;/&gt;&lt;wsp:rsid wsp:val=&quot;312ECA5E&quot;/&gt;&lt;wsp:rsid wsp:val=&quot;3132B8E0&quot;/&gt;&lt;wsp:rsid wsp:val=&quot;3136E8FB&quot;/&gt;&lt;wsp:rsid wsp:val=&quot;3145B6A2&quot;/&gt;&lt;wsp:rsid wsp:val=&quot;314C36B5&quot;/&gt;&lt;wsp:rsid wsp:val=&quot;31580DA1&quot;/&gt;&lt;wsp:rsid wsp:val=&quot;315873CA&quot;/&gt;&lt;wsp:rsid wsp:val=&quot;31621B43&quot;/&gt;&lt;wsp:rsid wsp:val=&quot;317F3EB4&quot;/&gt;&lt;wsp:rsid wsp:val=&quot;31849D02&quot;/&gt;&lt;wsp:rsid wsp:val=&quot;31C6ED79&quot;/&gt;&lt;wsp:rsid wsp:val=&quot;31CB4A18&quot;/&gt;&lt;wsp:rsid wsp:val=&quot;31CC150B&quot;/&gt;&lt;wsp:rsid wsp:val=&quot;31DF2D33&quot;/&gt;&lt;wsp:rsid wsp:val=&quot;31E53D68&quot;/&gt;&lt;wsp:rsid wsp:val=&quot;31E6764F&quot;/&gt;&lt;wsp:rsid wsp:val=&quot;31EF8F4C&quot;/&gt;&lt;wsp:rsid wsp:val=&quot;31FE7D80&quot;/&gt;&lt;wsp:rsid wsp:val=&quot;3204B2EA&quot;/&gt;&lt;wsp:rsid wsp:val=&quot;320881F3&quot;/&gt;&lt;wsp:rsid wsp:val=&quot;320AB5D4&quot;/&gt;&lt;wsp:rsid wsp:val=&quot;3210EC07&quot;/&gt;&lt;wsp:rsid wsp:val=&quot;32240D9E&quot;/&gt;&lt;wsp:rsid wsp:val=&quot;32267BF3&quot;/&gt;&lt;wsp:rsid wsp:val=&quot;322F1ED5&quot;/&gt;&lt;wsp:rsid wsp:val=&quot;32310175&quot;/&gt;&lt;wsp:rsid wsp:val=&quot;32563261&quot;/&gt;&lt;wsp:rsid wsp:val=&quot;325B86FC&quot;/&gt;&lt;wsp:rsid wsp:val=&quot;32635CB9&quot;/&gt;&lt;wsp:rsid wsp:val=&quot;32637ADB&quot;/&gt;&lt;wsp:rsid wsp:val=&quot;326C3AF0&quot;/&gt;&lt;wsp:rsid wsp:val=&quot;326F9EBB&quot;/&gt;&lt;wsp:rsid wsp:val=&quot;32A1E962&quot;/&gt;&lt;wsp:rsid wsp:val=&quot;32B16746&quot;/&gt;&lt;wsp:rsid wsp:val=&quot;32B23B50&quot;/&gt;&lt;wsp:rsid wsp:val=&quot;32B82641&quot;/&gt;&lt;wsp:rsid wsp:val=&quot;32C218C6&quot;/&gt;&lt;wsp:rsid wsp:val=&quot;32C3E174&quot;/&gt;&lt;wsp:rsid wsp:val=&quot;32C4600B&quot;/&gt;&lt;wsp:rsid wsp:val=&quot;32D781F6&quot;/&gt;&lt;wsp:rsid wsp:val=&quot;32DA034C&quot;/&gt;&lt;wsp:rsid wsp:val=&quot;32E0CAEE&quot;/&gt;&lt;wsp:rsid wsp:val=&quot;32EE2B0F&quot;/&gt;&lt;wsp:rsid wsp:val=&quot;32F11DDA&quot;/&gt;&lt;wsp:rsid wsp:val=&quot;32F3B2D0&quot;/&gt;&lt;wsp:rsid wsp:val=&quot;32F541DC&quot;/&gt;&lt;wsp:rsid wsp:val=&quot;32F6102F&quot;/&gt;&lt;wsp:rsid wsp:val=&quot;32F71142&quot;/&gt;&lt;wsp:rsid wsp:val=&quot;32FA57BF&quot;/&gt;&lt;wsp:rsid wsp:val=&quot;33034879&quot;/&gt;&lt;wsp:rsid wsp:val=&quot;33126453&quot;/&gt;&lt;wsp:rsid wsp:val=&quot;3318E073&quot;/&gt;&lt;wsp:rsid wsp:val=&quot;332854FA&quot;/&gt;&lt;wsp:rsid wsp:val=&quot;332BA9B6&quot;/&gt;&lt;wsp:rsid wsp:val=&quot;33330EB2&quot;/&gt;&lt;wsp:rsid wsp:val=&quot;33422D7F&quot;/&gt;&lt;wsp:rsid wsp:val=&quot;3349BAFF&quot;/&gt;&lt;wsp:rsid wsp:val=&quot;334EA2B1&quot;/&gt;&lt;wsp:rsid wsp:val=&quot;335A2045&quot;/&gt;&lt;wsp:rsid wsp:val=&quot;335CD98C&quot;/&gt;&lt;wsp:rsid wsp:val=&quot;3362BDDA&quot;/&gt;&lt;wsp:rsid wsp:val=&quot;336B533B&quot;/&gt;&lt;wsp:rsid wsp:val=&quot;3370291A&quot;/&gt;&lt;wsp:rsid wsp:val=&quot;33703012&quot;/&gt;&lt;wsp:rsid wsp:val=&quot;3370EE9D&quot;/&gt;&lt;wsp:rsid wsp:val=&quot;33792476&quot;/&gt;&lt;wsp:rsid wsp:val=&quot;338EB1EE&quot;/&gt;&lt;wsp:rsid wsp:val=&quot;339C5199&quot;/&gt;&lt;wsp:rsid wsp:val=&quot;339D4A46&quot;/&gt;&lt;wsp:rsid wsp:val=&quot;33A9BE4C&quot;/&gt;&lt;wsp:rsid wsp:val=&quot;33B86E6C&quot;/&gt;&lt;wsp:rsid wsp:val=&quot;33EB2948&quot;/&gt;&lt;wsp:rsid wsp:val=&quot;33FFB5B8&quot;/&gt;&lt;wsp:rsid wsp:val=&quot;340086BF&quot;/&gt;&lt;wsp:rsid wsp:val=&quot;340FD379&quot;/&gt;&lt;wsp:rsid wsp:val=&quot;3429EFD5&quot;/&gt;&lt;wsp:rsid wsp:val=&quot;3457F7D7&quot;/&gt;&lt;wsp:rsid wsp:val=&quot;345B542B&quot;/&gt;&lt;wsp:rsid wsp:val=&quot;3462AF77&quot;/&gt;&lt;wsp:rsid wsp:val=&quot;346B6D54&quot;/&gt;&lt;wsp:rsid wsp:val=&quot;34718779&quot;/&gt;&lt;wsp:rsid wsp:val=&quot;347931EE&quot;/&gt;&lt;wsp:rsid wsp:val=&quot;3496264B&quot;/&gt;&lt;wsp:rsid wsp:val=&quot;34CF20FC&quot;/&gt;&lt;wsp:rsid wsp:val=&quot;34DDE599&quot;/&gt;&lt;wsp:rsid wsp:val=&quot;34EC1980&quot;/&gt;&lt;wsp:rsid wsp:val=&quot;350DC37E&quot;/&gt;&lt;wsp:rsid wsp:val=&quot;3519AAE9&quot;/&gt;&lt;wsp:rsid wsp:val=&quot;35234715&quot;/&gt;&lt;wsp:rsid wsp:val=&quot;35273518&quot;/&gt;&lt;wsp:rsid wsp:val=&quot;3530EF26&quot;/&gt;&lt;wsp:rsid wsp:val=&quot;3549203B&quot;/&gt;&lt;wsp:rsid wsp:val=&quot;354C3B5F&quot;/&gt;&lt;wsp:rsid wsp:val=&quot;355A86D9&quot;/&gt;&lt;wsp:rsid wsp:val=&quot;355B4D7A&quot;/&gt;&lt;wsp:rsid wsp:val=&quot;355C813C&quot;/&gt;&lt;wsp:rsid wsp:val=&quot;3580D904&quot;/&gt;&lt;wsp:rsid wsp:val=&quot;3589F323&quot;/&gt;&lt;wsp:rsid wsp:val=&quot;35912AF6&quot;/&gt;&lt;wsp:rsid wsp:val=&quot;359B27E5&quot;/&gt;&lt;wsp:rsid wsp:val=&quot;359C7640&quot;/&gt;&lt;wsp:rsid wsp:val=&quot;35AC97D9&quot;/&gt;&lt;wsp:rsid wsp:val=&quot;35B0085C&quot;/&gt;&lt;wsp:rsid wsp:val=&quot;35BEB08D&quot;/&gt;&lt;wsp:rsid wsp:val=&quot;35C5C036&quot;/&gt;&lt;wsp:rsid wsp:val=&quot;35CE7C60&quot;/&gt;&lt;wsp:rsid wsp:val=&quot;35D326DB&quot;/&gt;&lt;wsp:rsid wsp:val=&quot;35D71000&quot;/&gt;&lt;wsp:rsid wsp:val=&quot;35DC2511&quot;/&gt;&lt;wsp:rsid wsp:val=&quot;35DEAD83&quot;/&gt;&lt;wsp:rsid wsp:val=&quot;35E2D870&quot;/&gt;&lt;wsp:rsid wsp:val=&quot;3607C2BF&quot;/&gt;&lt;wsp:rsid wsp:val=&quot;36190F2C&quot;/&gt;&lt;wsp:rsid wsp:val=&quot;361A9AF4&quot;/&gt;&lt;wsp:rsid wsp:val=&quot;3620712C&quot;/&gt;&lt;wsp:rsid wsp:val=&quot;3631F6AC&quot;/&gt;&lt;wsp:rsid wsp:val=&quot;3639F8FF&quot;/&gt;&lt;wsp:rsid wsp:val=&quot;3643EFC9&quot;/&gt;&lt;wsp:rsid wsp:val=&quot;36614D92&quot;/&gt;&lt;wsp:rsid wsp:val=&quot;3662F51B&quot;/&gt;&lt;wsp:rsid wsp:val=&quot;367DD204&quot;/&gt;&lt;wsp:rsid wsp:val=&quot;367E7754&quot;/&gt;&lt;wsp:rsid wsp:val=&quot;3686316B&quot;/&gt;&lt;wsp:rsid wsp:val=&quot;368653B2&quot;/&gt;&lt;wsp:rsid wsp:val=&quot;36B21534&quot;/&gt;&lt;wsp:rsid wsp:val=&quot;36B810CB&quot;/&gt;&lt;wsp:rsid wsp:val=&quot;36C19F02&quot;/&gt;&lt;wsp:rsid wsp:val=&quot;36C62558&quot;/&gt;&lt;wsp:rsid wsp:val=&quot;36D730B1&quot;/&gt;&lt;wsp:rsid wsp:val=&quot;36E155EF&quot;/&gt;&lt;wsp:rsid wsp:val=&quot;36FB9A48&quot;/&gt;&lt;wsp:rsid wsp:val=&quot;370E87D7&quot;/&gt;&lt;wsp:rsid wsp:val=&quot;370FB627&quot;/&gt;&lt;wsp:rsid wsp:val=&quot;37104FE8&quot;/&gt;&lt;wsp:rsid wsp:val=&quot;371189C8&quot;/&gt;&lt;wsp:rsid wsp:val=&quot;3712FAA5&quot;/&gt;&lt;wsp:rsid wsp:val=&quot;37135237&quot;/&gt;&lt;wsp:rsid wsp:val=&quot;3718316B&quot;/&gt;&lt;wsp:rsid wsp:val=&quot;3740DF36&quot;/&gt;&lt;wsp:rsid wsp:val=&quot;37471BC6&quot;/&gt;&lt;wsp:rsid wsp:val=&quot;37501116&quot;/&gt;&lt;wsp:rsid wsp:val=&quot;375426DA&quot;/&gt;&lt;wsp:rsid wsp:val=&quot;37619097&quot;/&gt;&lt;wsp:rsid wsp:val=&quot;3762F9C9&quot;/&gt;&lt;wsp:rsid wsp:val=&quot;376ACB05&quot;/&gt;&lt;wsp:rsid wsp:val=&quot;3772A109&quot;/&gt;&lt;wsp:rsid wsp:val=&quot;377B2B01&quot;/&gt;&lt;wsp:rsid wsp:val=&quot;37941B36&quot;/&gt;&lt;wsp:rsid wsp:val=&quot;37A27C13&quot;/&gt;&lt;wsp:rsid wsp:val=&quot;37B4090D&quot;/&gt;&lt;wsp:rsid wsp:val=&quot;37BCC593&quot;/&gt;&lt;wsp:rsid wsp:val=&quot;37BF2801&quot;/&gt;&lt;wsp:rsid wsp:val=&quot;37D710E4&quot;/&gt;&lt;wsp:rsid wsp:val=&quot;37F18325&quot;/&gt;&lt;wsp:rsid wsp:val=&quot;37F8172A&quot;/&gt;&lt;wsp:rsid wsp:val=&quot;380A3FE6&quot;/&gt;&lt;wsp:rsid wsp:val=&quot;380B3FFD&quot;/&gt;&lt;wsp:rsid wsp:val=&quot;3823BA42&quot;/&gt;&lt;wsp:rsid wsp:val=&quot;382D31D5&quot;/&gt;&lt;wsp:rsid wsp:val=&quot;383F60BC&quot;/&gt;&lt;wsp:rsid wsp:val=&quot;387FB28C&quot;/&gt;&lt;wsp:rsid wsp:val=&quot;387FD77D&quot;/&gt;&lt;wsp:rsid wsp:val=&quot;3891DFDC&quot;/&gt;&lt;wsp:rsid wsp:val=&quot;38AAB380&quot;/&gt;&lt;wsp:rsid wsp:val=&quot;38ADFE55&quot;/&gt;&lt;wsp:rsid wsp:val=&quot;38AE30BF&quot;/&gt;&lt;wsp:rsid wsp:val=&quot;38D6FCB3&quot;/&gt;&lt;wsp:rsid wsp:val=&quot;38E24367&quot;/&gt;&lt;wsp:rsid wsp:val=&quot;38ED6B12&quot;/&gt;&lt;wsp:rsid wsp:val=&quot;38FB6378&quot;/&gt;&lt;wsp:rsid wsp:val=&quot;38FBAC8B&quot;/&gt;&lt;wsp:rsid wsp:val=&quot;390626A1&quot;/&gt;&lt;wsp:rsid wsp:val=&quot;391491FB&quot;/&gt;&lt;wsp:rsid wsp:val=&quot;39164E45&quot;/&gt;&lt;wsp:rsid wsp:val=&quot;391FCAB1&quot;/&gt;&lt;wsp:rsid wsp:val=&quot;3934BD0B&quot;/&gt;&lt;wsp:rsid wsp:val=&quot;393EDE77&quot;/&gt;&lt;wsp:rsid wsp:val=&quot;394944D0&quot;/&gt;&lt;wsp:rsid wsp:val=&quot;395C57D2&quot;/&gt;&lt;wsp:rsid wsp:val=&quot;39651274&quot;/&gt;&lt;wsp:rsid wsp:val=&quot;3966EC74&quot;/&gt;&lt;wsp:rsid wsp:val=&quot;3968F3F3&quot;/&gt;&lt;wsp:rsid wsp:val=&quot;3972423F&quot;/&gt;&lt;wsp:rsid wsp:val=&quot;3972EDAF&quot;/&gt;&lt;wsp:rsid wsp:val=&quot;39B61816&quot;/&gt;&lt;wsp:rsid wsp:val=&quot;39B872DC&quot;/&gt;&lt;wsp:rsid wsp:val=&quot;39BFA048&quot;/&gt;&lt;wsp:rsid wsp:val=&quot;39C79B0E&quot;/&gt;&lt;wsp:rsid wsp:val=&quot;39EA0E14&quot;/&gt;&lt;wsp:rsid wsp:val=&quot;39EA9AA9&quot;/&gt;&lt;wsp:rsid wsp:val=&quot;39EC852D&quot;/&gt;&lt;wsp:rsid wsp:val=&quot;39FE15DE&quot;/&gt;&lt;wsp:rsid wsp:val=&quot;3A03E3CE&quot;/&gt;&lt;wsp:rsid wsp:val=&quot;3A0B73FD&quot;/&gt;&lt;wsp:rsid wsp:val=&quot;3A0ECDC8&quot;/&gt;&lt;wsp:rsid wsp:val=&quot;3A165F93&quot;/&gt;&lt;wsp:rsid wsp:val=&quot;3A1E1636&quot;/&gt;&lt;wsp:rsid wsp:val=&quot;3A4022DC&quot;/&gt;&lt;wsp:rsid wsp:val=&quot;3A447254&quot;/&gt;&lt;wsp:rsid wsp:val=&quot;3A58E104&quot;/&gt;&lt;wsp:rsid wsp:val=&quot;3A67BE48&quot;/&gt;&lt;wsp:rsid wsp:val=&quot;3A71D9A9&quot;/&gt;&lt;wsp:rsid wsp:val=&quot;3A78FDC9&quot;/&gt;&lt;wsp:rsid wsp:val=&quot;3A8A8BDF&quot;/&gt;&lt;wsp:rsid wsp:val=&quot;3A8F1698&quot;/&gt;&lt;wsp:rsid wsp:val=&quot;3A92364A&quot;/&gt;&lt;wsp:rsid wsp:val=&quot;3A9D2DAB&quot;/&gt;&lt;wsp:rsid wsp:val=&quot;3AA697FE&quot;/&gt;&lt;wsp:rsid wsp:val=&quot;3AAA41CB&quot;/&gt;&lt;wsp:rsid wsp:val=&quot;3AB98DE6&quot;/&gt;&lt;wsp:rsid wsp:val=&quot;3AD08F04&quot;/&gt;&lt;wsp:rsid wsp:val=&quot;3AD852F2&quot;/&gt;&lt;wsp:rsid wsp:val=&quot;3AFAD5A1&quot;/&gt;&lt;wsp:rsid wsp:val=&quot;3B040A72&quot;/&gt;&lt;wsp:rsid wsp:val=&quot;3B0B2536&quot;/&gt;&lt;wsp:rsid wsp:val=&quot;3B21BAD2&quot;/&gt;&lt;wsp:rsid wsp:val=&quot;3B25EFC2&quot;/&gt;&lt;wsp:rsid wsp:val=&quot;3B28E1E2&quot;/&gt;&lt;wsp:rsid wsp:val=&quot;3B573CAF&quot;/&gt;&lt;wsp:rsid wsp:val=&quot;3B5E6278&quot;/&gt;&lt;wsp:rsid wsp:val=&quot;3B78A4AB&quot;/&gt;&lt;wsp:rsid wsp:val=&quot;3B7D5939&quot;/&gt;&lt;wsp:rsid wsp:val=&quot;3B7EC31A&quot;/&gt;&lt;wsp:rsid wsp:val=&quot;3B8BADF6&quot;/&gt;&lt;wsp:rsid wsp:val=&quot;3BA8D8A3&quot;/&gt;&lt;wsp:rsid wsp:val=&quot;3BAB9770&quot;/&gt;&lt;wsp:rsid wsp:val=&quot;3BCA98AE&quot;/&gt;&lt;wsp:rsid wsp:val=&quot;3BCF38BC&quot;/&gt;&lt;wsp:rsid wsp:val=&quot;3BD13DDB&quot;/&gt;&lt;wsp:rsid wsp:val=&quot;3BD78CD7&quot;/&gt;&lt;wsp:rsid wsp:val=&quot;3BEF122D&quot;/&gt;&lt;wsp:rsid wsp:val=&quot;3BF896EC&quot;/&gt;&lt;wsp:rsid wsp:val=&quot;3BF9FBCB&quot;/&gt;&lt;wsp:rsid wsp:val=&quot;3C00EE61&quot;/&gt;&lt;wsp:rsid wsp:val=&quot;3C134CC7&quot;/&gt;&lt;wsp:rsid wsp:val=&quot;3C185E58&quot;/&gt;&lt;wsp:rsid wsp:val=&quot;3C4B614F&quot;/&gt;&lt;wsp:rsid wsp:val=&quot;3C54BC60&quot;/&gt;&lt;wsp:rsid wsp:val=&quot;3C677D10&quot;/&gt;&lt;wsp:rsid wsp:val=&quot;3C72C04F&quot;/&gt;&lt;wsp:rsid wsp:val=&quot;3C86575E&quot;/&gt;&lt;wsp:rsid wsp:val=&quot;3C8CDDF9&quot;/&gt;&lt;wsp:rsid wsp:val=&quot;3C9C968E&quot;/&gt;&lt;wsp:rsid wsp:val=&quot;3CA2D5AC&quot;/&gt;&lt;wsp:rsid wsp:val=&quot;3CAF55BE&quot;/&gt;&lt;wsp:rsid wsp:val=&quot;3CB178BD&quot;/&gt;&lt;wsp:rsid wsp:val=&quot;3CB22E6A&quot;/&gt;&lt;wsp:rsid wsp:val=&quot;3CBDF456&quot;/&gt;&lt;wsp:rsid wsp:val=&quot;3CD870C7&quot;/&gt;&lt;wsp:rsid wsp:val=&quot;3CDFE246&quot;/&gt;&lt;wsp:rsid wsp:val=&quot;3CED3705&quot;/&gt;&lt;wsp:rsid wsp:val=&quot;3D11556B&quot;/&gt;&lt;wsp:rsid wsp:val=&quot;3D16FCA6&quot;/&gt;&lt;wsp:rsid wsp:val=&quot;3D20A6E5&quot;/&gt;&lt;wsp:rsid wsp:val=&quot;3D25C250&quot;/&gt;&lt;wsp:rsid wsp:val=&quot;3D334F4F&quot;/&gt;&lt;wsp:rsid wsp:val=&quot;3D373D50&quot;/&gt;&lt;wsp:rsid wsp:val=&quot;3D436B53&quot;/&gt;&lt;wsp:rsid wsp:val=&quot;3D51CD02&quot;/&gt;&lt;wsp:rsid wsp:val=&quot;3D5CAB14&quot;/&gt;&lt;wsp:rsid wsp:val=&quot;3D689E03&quot;/&gt;&lt;wsp:rsid wsp:val=&quot;3D707565&quot;/&gt;&lt;wsp:rsid wsp:val=&quot;3D793332&quot;/&gt;&lt;wsp:rsid wsp:val=&quot;3D7F916C&quot;/&gt;&lt;wsp:rsid wsp:val=&quot;3D805F49&quot;/&gt;&lt;wsp:rsid wsp:val=&quot;3D86894D&quot;/&gt;&lt;wsp:rsid wsp:val=&quot;3D87FE86&quot;/&gt;&lt;wsp:rsid wsp:val=&quot;3D97ACAA&quot;/&gt;&lt;wsp:rsid wsp:val=&quot;3DB0AE79&quot;/&gt;&lt;wsp:rsid wsp:val=&quot;3DBE845B&quot;/&gt;&lt;wsp:rsid wsp:val=&quot;3DC76E76&quot;/&gt;&lt;wsp:rsid wsp:val=&quot;3DCEF97B&quot;/&gt;&lt;wsp:rsid wsp:val=&quot;3DE821C2&quot;/&gt;&lt;wsp:rsid wsp:val=&quot;3DE9BF68&quot;/&gt;&lt;wsp:rsid wsp:val=&quot;3E073F7E&quot;/&gt;&lt;wsp:rsid wsp:val=&quot;3E0840EA&quot;/&gt;&lt;wsp:rsid wsp:val=&quot;3E0C3B95&quot;/&gt;&lt;wsp:rsid wsp:val=&quot;3E10988C&quot;/&gt;&lt;wsp:rsid wsp:val=&quot;3E124F9A&quot;/&gt;&lt;wsp:rsid wsp:val=&quot;3E1D2E98&quot;/&gt;&lt;wsp:rsid wsp:val=&quot;3E285B5D&quot;/&gt;&lt;wsp:rsid wsp:val=&quot;3E2F85F0&quot;/&gt;&lt;wsp:rsid wsp:val=&quot;3E37D8AA&quot;/&gt;&lt;wsp:rsid wsp:val=&quot;3E398A3B&quot;/&gt;&lt;wsp:rsid wsp:val=&quot;3E3B3626&quot;/&gt;&lt;wsp:rsid wsp:val=&quot;3E3D0891&quot;/&gt;&lt;wsp:rsid wsp:val=&quot;3E4E0D59&quot;/&gt;&lt;wsp:rsid wsp:val=&quot;3E569F7A&quot;/&gt;&lt;wsp:rsid wsp:val=&quot;3E652209&quot;/&gt;&lt;wsp:rsid wsp:val=&quot;3E6D8567&quot;/&gt;&lt;wsp:rsid wsp:val=&quot;3E824E3A&quot;/&gt;&lt;wsp:rsid wsp:val=&quot;3E898939&quot;/&gt;&lt;wsp:rsid wsp:val=&quot;3E8B859E&quot;/&gt;&lt;wsp:rsid wsp:val=&quot;3E96A5FB&quot;/&gt;&lt;wsp:rsid wsp:val=&quot;3EA4E85D&quot;/&gt;&lt;wsp:rsid wsp:val=&quot;3EA5CA07&quot;/&gt;&lt;wsp:rsid wsp:val=&quot;3EB83558&quot;/&gt;&lt;wsp:rsid wsp:val=&quot;3EBF300A&quot;/&gt;&lt;wsp:rsid wsp:val=&quot;3EC293F4&quot;/&gt;&lt;wsp:rsid wsp:val=&quot;3EC4D545&quot;/&gt;&lt;wsp:rsid wsp:val=&quot;3EDC7219&quot;/&gt;&lt;wsp:rsid wsp:val=&quot;3EDD15C2&quot;/&gt;&lt;wsp:rsid wsp:val=&quot;3EDF239B&quot;/&gt;&lt;wsp:rsid wsp:val=&quot;3EE51106&quot;/&gt;&lt;wsp:rsid wsp:val=&quot;3EF3FB6B&quot;/&gt;&lt;wsp:rsid wsp:val=&quot;3F022EF3&quot;/&gt;&lt;wsp:rsid wsp:val=&quot;3F0BBDDF&quot;/&gt;&lt;wsp:rsid wsp:val=&quot;3F1CD52B&quot;/&gt;&lt;wsp:rsid wsp:val=&quot;3F22070E&quot;/&gt;&lt;wsp:rsid wsp:val=&quot;3F29705D&quot;/&gt;&lt;wsp:rsid wsp:val=&quot;3F2DDA27&quot;/&gt;&lt;wsp:rsid wsp:val=&quot;3F65203E&quot;/&gt;&lt;wsp:rsid wsp:val=&quot;3F65F247&quot;/&gt;&lt;wsp:rsid wsp:val=&quot;3F78DFB8&quot;/&gt;&lt;wsp:rsid wsp:val=&quot;3F8CB2C3&quot;/&gt;&lt;wsp:rsid wsp:val=&quot;3F8D080C&quot;/&gt;&lt;wsp:rsid wsp:val=&quot;3FA7E946&quot;/&gt;&lt;wsp:rsid wsp:val=&quot;3FB7222A&quot;/&gt;&lt;wsp:rsid wsp:val=&quot;3FBDB666&quot;/&gt;&lt;wsp:rsid wsp:val=&quot;3FC4A810&quot;/&gt;&lt;wsp:rsid wsp:val=&quot;3FC7B685&quot;/&gt;&lt;wsp:rsid wsp:val=&quot;3FD2EE8A&quot;/&gt;&lt;wsp:rsid wsp:val=&quot;3FE11F1C&quot;/&gt;&lt;wsp:rsid wsp:val=&quot;4003AAB2&quot;/&gt;&lt;wsp:rsid wsp:val=&quot;40047225&quot;/&gt;&lt;wsp:rsid wsp:val=&quot;40068CC4&quot;/&gt;&lt;wsp:rsid wsp:val=&quot;400ECBF3&quot;/&gt;&lt;wsp:rsid wsp:val=&quot;40174385&quot;/&gt;&lt;wsp:rsid wsp:val=&quot;402E3172&quot;/&gt;&lt;wsp:rsid wsp:val=&quot;40402B5B&quot;/&gt;&lt;wsp:rsid wsp:val=&quot;4055F221&quot;/&gt;&lt;wsp:rsid wsp:val=&quot;4059EB12&quot;/&gt;&lt;wsp:rsid wsp:val=&quot;409D7ADD&quot;/&gt;&lt;wsp:rsid wsp:val=&quot;40ABBB75&quot;/&gt;&lt;wsp:rsid wsp:val=&quot;40AD59E9&quot;/&gt;&lt;wsp:rsid wsp:val=&quot;40B54760&quot;/&gt;&lt;wsp:rsid wsp:val=&quot;40BADC08&quot;/&gt;&lt;wsp:rsid wsp:val=&quot;40C71000&quot;/&gt;&lt;wsp:rsid wsp:val=&quot;40CE5807&quot;/&gt;&lt;wsp:rsid wsp:val=&quot;40D90AD0&quot;/&gt;&lt;wsp:rsid wsp:val=&quot;40D951BD&quot;/&gt;&lt;wsp:rsid wsp:val=&quot;40DAE098&quot;/&gt;&lt;wsp:rsid wsp:val=&quot;40DD4EC6&quot;/&gt;&lt;wsp:rsid wsp:val=&quot;40E329D4&quot;/&gt;&lt;wsp:rsid wsp:val=&quot;40F79D6F&quot;/&gt;&lt;wsp:rsid wsp:val=&quot;41228F1A&quot;/&gt;&lt;wsp:rsid wsp:val=&quot;4126C53E&quot;/&gt;&lt;wsp:rsid wsp:val=&quot;41465D96&quot;/&gt;&lt;wsp:rsid wsp:val=&quot;4146D983&quot;/&gt;&lt;wsp:rsid wsp:val=&quot;41541A3C&quot;/&gt;&lt;wsp:rsid wsp:val=&quot;41546936&quot;/&gt;&lt;wsp:rsid wsp:val=&quot;4170AF09&quot;/&gt;&lt;wsp:rsid wsp:val=&quot;41756398&quot;/&gt;&lt;wsp:rsid wsp:val=&quot;417892B1&quot;/&gt;&lt;wsp:rsid wsp:val=&quot;4185AE1B&quot;/&gt;&lt;wsp:rsid wsp:val=&quot;4187DC22&quot;/&gt;&lt;wsp:rsid wsp:val=&quot;419E8E00&quot;/&gt;&lt;wsp:rsid wsp:val=&quot;41A03462&quot;/&gt;&lt;wsp:rsid wsp:val=&quot;41B35038&quot;/&gt;&lt;wsp:rsid wsp:val=&quot;41B96F63&quot;/&gt;&lt;wsp:rsid wsp:val=&quot;41C70632&quot;/&gt;&lt;wsp:rsid wsp:val=&quot;41C857F8&quot;/&gt;&lt;wsp:rsid wsp:val=&quot;41C86D4C&quot;/&gt;&lt;wsp:rsid wsp:val=&quot;41D15B1E&quot;/&gt;&lt;wsp:rsid wsp:val=&quot;41D5FCC6&quot;/&gt;&lt;wsp:rsid wsp:val=&quot;41DFA5FA&quot;/&gt;&lt;wsp:rsid wsp:val=&quot;41F1058D&quot;/&gt;&lt;wsp:rsid wsp:val=&quot;41F2AD2C&quot;/&gt;&lt;wsp:rsid wsp:val=&quot;41FC87BF&quot;/&gt;&lt;wsp:rsid wsp:val=&quot;42074097&quot;/&gt;&lt;wsp:rsid wsp:val=&quot;4209D73A&quot;/&gt;&lt;wsp:rsid wsp:val=&quot;4212ACEE&quot;/&gt;&lt;wsp:rsid wsp:val=&quot;4223BF26&quot;/&gt;&lt;wsp:rsid wsp:val=&quot;423904E1&quot;/&gt;&lt;wsp:rsid wsp:val=&quot;4241A118&quot;/&gt;&lt;wsp:rsid wsp:val=&quot;4248AFA3&quot;/&gt;&lt;wsp:rsid wsp:val=&quot;4250E165&quot;/&gt;&lt;wsp:rsid wsp:val=&quot;42528F17&quot;/&gt;&lt;wsp:rsid wsp:val=&quot;42595088&quot;/&gt;&lt;wsp:rsid wsp:val=&quot;425FDE20&quot;/&gt;&lt;wsp:rsid wsp:val=&quot;4261201D&quot;/&gt;&lt;wsp:rsid wsp:val=&quot;427B56AB&quot;/&gt;&lt;wsp:rsid wsp:val=&quot;428F1733&quot;/&gt;&lt;wsp:rsid wsp:val=&quot;42906558&quot;/&gt;&lt;wsp:rsid wsp:val=&quot;42988186&quot;/&gt;&lt;wsp:rsid wsp:val=&quot;42AAFF62&quot;/&gt;&lt;wsp:rsid wsp:val=&quot;42ADD1C1&quot;/&gt;&lt;wsp:rsid wsp:val=&quot;42B99E49&quot;/&gt;&lt;wsp:rsid wsp:val=&quot;42D02989&quot;/&gt;&lt;wsp:rsid wsp:val=&quot;42D5FBC8&quot;/&gt;&lt;wsp:rsid wsp:val=&quot;42E34B98&quot;/&gt;&lt;wsp:rsid wsp:val=&quot;42E8BEA0&quot;/&gt;&lt;wsp:rsid wsp:val=&quot;42F573C9&quot;/&gt;&lt;wsp:rsid wsp:val=&quot;4304099D&quot;/&gt;&lt;wsp:rsid wsp:val=&quot;430A67F5&quot;/&gt;&lt;wsp:rsid wsp:val=&quot;4317C2AF&quot;/&gt;&lt;wsp:rsid wsp:val=&quot;431CAF2F&quot;/&gt;&lt;wsp:rsid wsp:val=&quot;43217E7C&quot;/&gt;&lt;wsp:rsid wsp:val=&quot;4323310C&quot;/&gt;&lt;wsp:rsid wsp:val=&quot;4326A5B5&quot;/&gt;&lt;wsp:rsid wsp:val=&quot;432DE30F&quot;/&gt;&lt;wsp:rsid wsp:val=&quot;4333B072&quot;/&gt;&lt;wsp:rsid wsp:val=&quot;433B1B2B&quot;/&gt;&lt;wsp:rsid wsp:val=&quot;4344F317&quot;/&gt;&lt;wsp:rsid wsp:val=&quot;4346DC01&quot;/&gt;&lt;wsp:rsid wsp:val=&quot;434FDCE2&quot;/&gt;&lt;wsp:rsid wsp:val=&quot;43502256&quot;/&gt;&lt;wsp:rsid wsp:val=&quot;435875F9&quot;/&gt;&lt;wsp:rsid wsp:val=&quot;4359E2F8&quot;/&gt;&lt;wsp:rsid wsp:val=&quot;435C7889&quot;/&gt;&lt;wsp:rsid wsp:val=&quot;436A5D79&quot;/&gt;&lt;wsp:rsid wsp:val=&quot;43710797&quot;/&gt;&lt;wsp:rsid wsp:val=&quot;4371CD7E&quot;/&gt;&lt;wsp:rsid wsp:val=&quot;4372EDB3&quot;/&gt;&lt;wsp:rsid wsp:val=&quot;437674BA&quot;/&gt;&lt;wsp:rsid wsp:val=&quot;438BB3F0&quot;/&gt;&lt;wsp:rsid wsp:val=&quot;43944A59&quot;/&gt;&lt;wsp:rsid wsp:val=&quot;439D9487&quot;/&gt;&lt;wsp:rsid wsp:val=&quot;43A45579&quot;/&gt;&lt;wsp:rsid wsp:val=&quot;43AF77E1&quot;/&gt;&lt;wsp:rsid wsp:val=&quot;43BD603B&quot;/&gt;&lt;wsp:rsid wsp:val=&quot;43C0CD4C&quot;/&gt;&lt;wsp:rsid wsp:val=&quot;43CA0E0B&quot;/&gt;&lt;wsp:rsid wsp:val=&quot;43CC6A2E&quot;/&gt;&lt;wsp:rsid wsp:val=&quot;43D0C358&quot;/&gt;&lt;wsp:rsid wsp:val=&quot;43D41360&quot;/&gt;&lt;wsp:rsid wsp:val=&quot;43DF3595&quot;/&gt;&lt;wsp:rsid wsp:val=&quot;43E066C9&quot;/&gt;&lt;wsp:rsid wsp:val=&quot;43E5F1E3&quot;/&gt;&lt;wsp:rsid wsp:val=&quot;43EA7EA7&quot;/&gt;&lt;wsp:rsid wsp:val=&quot;44021198&quot;/&gt;&lt;wsp:rsid wsp:val=&quot;4417E119&quot;/&gt;&lt;wsp:rsid wsp:val=&quot;441836C4&quot;/&gt;&lt;wsp:rsid wsp:val=&quot;4432FC58&quot;/&gt;&lt;wsp:rsid wsp:val=&quot;44342F62&quot;/&gt;&lt;wsp:rsid wsp:val=&quot;4434CAC9&quot;/&gt;&lt;wsp:rsid wsp:val=&quot;443D69B8&quot;/&gt;&lt;wsp:rsid wsp:val=&quot;44494434&quot;/&gt;&lt;wsp:rsid wsp:val=&quot;44515246&quot;/&gt;&lt;wsp:rsid wsp:val=&quot;4464A006&quot;/&gt;&lt;wsp:rsid wsp:val=&quot;4466CD26&quot;/&gt;&lt;wsp:rsid wsp:val=&quot;446DCB14&quot;/&gt;&lt;wsp:rsid wsp:val=&quot;44822731&quot;/&gt;&lt;wsp:rsid wsp:val=&quot;4488F72F&quot;/&gt;&lt;wsp:rsid wsp:val=&quot;4489C3F9&quot;/&gt;&lt;wsp:rsid wsp:val=&quot;4494F59F&quot;/&gt;&lt;wsp:rsid wsp:val=&quot;44A414B1&quot;/&gt;&lt;wsp:rsid wsp:val=&quot;44E9D8B4&quot;/&gt;&lt;wsp:rsid wsp:val=&quot;44ED8616&quot;/&gt;&lt;wsp:rsid wsp:val=&quot;44F0D1C9&quot;/&gt;&lt;wsp:rsid wsp:val=&quot;44F848EA&quot;/&gt;&lt;wsp:rsid wsp:val=&quot;44FC7D60&quot;/&gt;&lt;wsp:rsid wsp:val=&quot;45098276&quot;/&gt;&lt;wsp:rsid wsp:val=&quot;451A9B5E&quot;/&gt;&lt;wsp:rsid wsp:val=&quot;45238D64&quot;/&gt;&lt;wsp:rsid wsp:val=&quot;453FB9EA&quot;/&gt;&lt;wsp:rsid wsp:val=&quot;454256C8&quot;/&gt;&lt;wsp:rsid wsp:val=&quot;4548BA7E&quot;/&gt;&lt;wsp:rsid wsp:val=&quot;454A0115&quot;/&gt;&lt;wsp:rsid wsp:val=&quot;454CFAEE&quot;/&gt;&lt;wsp:rsid wsp:val=&quot;45562F5A&quot;/&gt;&lt;wsp:rsid wsp:val=&quot;455DFC5B&quot;/&gt;&lt;wsp:rsid wsp:val=&quot;45701AA4&quot;/&gt;&lt;wsp:rsid wsp:val=&quot;45837BDB&quot;/&gt;&lt;wsp:rsid wsp:val=&quot;458D5B6E&quot;/&gt;&lt;wsp:rsid wsp:val=&quot;459138FB&quot;/&gt;&lt;wsp:rsid wsp:val=&quot;459167FC&quot;/&gt;&lt;wsp:rsid wsp:val=&quot;4592B3FB&quot;/&gt;&lt;wsp:rsid wsp:val=&quot;459A8123&quot;/&gt;&lt;wsp:rsid wsp:val=&quot;45A07234&quot;/&gt;&lt;wsp:rsid wsp:val=&quot;45AA5592&quot;/&gt;&lt;wsp:rsid wsp:val=&quot;45B97F52&quot;/&gt;&lt;wsp:rsid wsp:val=&quot;45C5BE61&quot;/&gt;&lt;wsp:rsid wsp:val=&quot;45DBBB25&quot;/&gt;&lt;wsp:rsid wsp:val=&quot;45FD9315&quot;/&gt;&lt;wsp:rsid wsp:val=&quot;46058A51&quot;/&gt;&lt;wsp:rsid wsp:val=&quot;460A7196&quot;/&gt;&lt;wsp:rsid wsp:val=&quot;460D9C8A&quot;/&gt;&lt;wsp:rsid wsp:val=&quot;4628E05A&quot;/&gt;&lt;wsp:rsid wsp:val=&quot;462A057E&quot;/&gt;&lt;wsp:rsid wsp:val=&quot;4634AFDD&quot;/&gt;&lt;wsp:rsid wsp:val=&quot;464583D8&quot;/&gt;&lt;wsp:rsid wsp:val=&quot;465043B7&quot;/&gt;&lt;wsp:rsid wsp:val=&quot;46520F05&quot;/&gt;&lt;wsp:rsid wsp:val=&quot;46586C7D&quot;/&gt;&lt;wsp:rsid wsp:val=&quot;465DF276&quot;/&gt;&lt;wsp:rsid wsp:val=&quot;46A4CC41&quot;/&gt;&lt;wsp:rsid wsp:val=&quot;46AB6DAB&quot;/&gt;&lt;wsp:rsid wsp:val=&quot;46C28446&quot;/&gt;&lt;wsp:rsid wsp:val=&quot;46C4C8DD&quot;/&gt;&lt;wsp:rsid wsp:val=&quot;46CE49AE&quot;/&gt;&lt;wsp:rsid wsp:val=&quot;46DF7F46&quot;/&gt;&lt;wsp:rsid wsp:val=&quot;46EB17FE&quot;/&gt;&lt;wsp:rsid wsp:val=&quot;46F09670&quot;/&gt;&lt;wsp:rsid wsp:val=&quot;46F3A60E&quot;/&gt;&lt;wsp:rsid wsp:val=&quot;4700F210&quot;/&gt;&lt;wsp:rsid wsp:val=&quot;47156AC1&quot;/&gt;&lt;wsp:rsid wsp:val=&quot;471996ED&quot;/&gt;&lt;wsp:rsid wsp:val=&quot;47257C68&quot;/&gt;&lt;wsp:rsid wsp:val=&quot;472E73CC&quot;/&gt;&lt;wsp:rsid wsp:val=&quot;47365184&quot;/&gt;&lt;wsp:rsid wsp:val=&quot;473AD547&quot;/&gt;&lt;wsp:rsid wsp:val=&quot;473F5209&quot;/&gt;&lt;wsp:rsid wsp:val=&quot;475207F7&quot;/&gt;&lt;wsp:rsid wsp:val=&quot;475451F4&quot;/&gt;&lt;wsp:rsid wsp:val=&quot;475F2351&quot;/&gt;&lt;wsp:rsid wsp:val=&quot;476BF2A9&quot;/&gt;&lt;wsp:rsid wsp:val=&quot;476CA315&quot;/&gt;&lt;wsp:rsid wsp:val=&quot;4778E45E&quot;/&gt;&lt;wsp:rsid wsp:val=&quot;477D516D&quot;/&gt;&lt;wsp:rsid wsp:val=&quot;47837DE9&quot;/&gt;&lt;wsp:rsid wsp:val=&quot;478C74CF&quot;/&gt;&lt;wsp:rsid wsp:val=&quot;47996376&quot;/&gt;&lt;wsp:rsid wsp:val=&quot;47A03990&quot;/&gt;&lt;wsp:rsid wsp:val=&quot;47AD4162&quot;/&gt;&lt;wsp:rsid wsp:val=&quot;47B6A7AD&quot;/&gt;&lt;wsp:rsid wsp:val=&quot;47BAB5E0&quot;/&gt;&lt;wsp:rsid wsp:val=&quot;47C0DF06&quot;/&gt;&lt;wsp:rsid wsp:val=&quot;47CF6B4D&quot;/&gt;&lt;wsp:rsid wsp:val=&quot;47E2FDCC&quot;/&gt;&lt;wsp:rsid wsp:val=&quot;47E6BD8E&quot;/&gt;&lt;wsp:rsid wsp:val=&quot;47EEC471&quot;/&gt;&lt;wsp:rsid wsp:val=&quot;47F6BDB2&quot;/&gt;&lt;wsp:rsid wsp:val=&quot;47F8B145&quot;/&gt;&lt;wsp:rsid wsp:val=&quot;47FDAC90&quot;/&gt;&lt;wsp:rsid wsp:val=&quot;47FE4E28&quot;/&gt;&lt;wsp:rsid wsp:val=&quot;4800A6FD&quot;/&gt;&lt;wsp:rsid wsp:val=&quot;4810D898&quot;/&gt;&lt;wsp:rsid wsp:val=&quot;4818D418&quot;/&gt;&lt;wsp:rsid wsp:val=&quot;481FFECE&quot;/&gt;&lt;wsp:rsid wsp:val=&quot;4835938D&quot;/&gt;&lt;wsp:rsid wsp:val=&quot;4838601A&quot;/&gt;&lt;wsp:rsid wsp:val=&quot;483B127E&quot;/&gt;&lt;wsp:rsid wsp:val=&quot;4845A219&quot;/&gt;&lt;wsp:rsid wsp:val=&quot;484D6F83&quot;/&gt;&lt;wsp:rsid wsp:val=&quot;484D8E27&quot;/&gt;&lt;wsp:rsid wsp:val=&quot;4851402B&quot;/&gt;&lt;wsp:rsid wsp:val=&quot;4856B24E&quot;/&gt;&lt;wsp:rsid wsp:val=&quot;489AD1F6&quot;/&gt;&lt;wsp:rsid wsp:val=&quot;48A6F46E&quot;/&gt;&lt;wsp:rsid wsp:val=&quot;48B9E6DE&quot;/&gt;&lt;wsp:rsid wsp:val=&quot;48BD5C66&quot;/&gt;&lt;wsp:rsid wsp:val=&quot;48C7C7B6&quot;/&gt;&lt;wsp:rsid wsp:val=&quot;48CCB334&quot;/&gt;&lt;wsp:rsid wsp:val=&quot;48D582BB&quot;/&gt;&lt;wsp:rsid wsp:val=&quot;48EF253D&quot;/&gt;&lt;wsp:rsid wsp:val=&quot;48F24C39&quot;/&gt;&lt;wsp:rsid wsp:val=&quot;48FA87AF&quot;/&gt;&lt;wsp:rsid wsp:val=&quot;48FBE08F&quot;/&gt;&lt;wsp:rsid wsp:val=&quot;48FD5472&quot;/&gt;&lt;wsp:rsid wsp:val=&quot;48FE58B7&quot;/&gt;&lt;wsp:rsid wsp:val=&quot;4902E91A&quot;/&gt;&lt;wsp:rsid wsp:val=&quot;49038246&quot;/&gt;&lt;wsp:rsid wsp:val=&quot;4907A03A&quot;/&gt;&lt;wsp:rsid wsp:val=&quot;490F3536&quot;/&gt;&lt;wsp:rsid wsp:val=&quot;49126874&quot;/&gt;&lt;wsp:rsid wsp:val=&quot;49178452&quot;/&gt;&lt;wsp:rsid wsp:val=&quot;491DD060&quot;/&gt;&lt;wsp:rsid wsp:val=&quot;4926ED5D&quot;/&gt;&lt;wsp:rsid wsp:val=&quot;492A5CA5&quot;/&gt;&lt;wsp:rsid wsp:val=&quot;492FBEA2&quot;/&gt;&lt;wsp:rsid wsp:val=&quot;4931D723&quot;/&gt;&lt;wsp:rsid wsp:val=&quot;49363B28&quot;/&gt;&lt;wsp:rsid wsp:val=&quot;493DC266&quot;/&gt;&lt;wsp:rsid wsp:val=&quot;495488BC&quot;/&gt;&lt;wsp:rsid wsp:val=&quot;495B8CA1&quot;/&gt;&lt;wsp:rsid wsp:val=&quot;49751628&quot;/&gt;&lt;wsp:rsid wsp:val=&quot;49860829&quot;/&gt;&lt;wsp:rsid wsp:val=&quot;498DC2DE&quot;/&gt;&lt;wsp:rsid wsp:val=&quot;4993F841&quot;/&gt;&lt;wsp:rsid wsp:val=&quot;4994531E&quot;/&gt;&lt;wsp:rsid wsp:val=&quot;49946753&quot;/&gt;&lt;wsp:rsid wsp:val=&quot;49959338&quot;/&gt;&lt;wsp:rsid wsp:val=&quot;49AAEEC7&quot;/&gt;&lt;wsp:rsid wsp:val=&quot;49FAD5B9&quot;/&gt;&lt;wsp:rsid wsp:val=&quot;4A02837B&quot;/&gt;&lt;wsp:rsid wsp:val=&quot;4A1218EA&quot;/&gt;&lt;wsp:rsid wsp:val=&quot;4A26EA5B&quot;/&gt;&lt;wsp:rsid wsp:val=&quot;4A282172&quot;/&gt;&lt;wsp:rsid wsp:val=&quot;4A28ABC5&quot;/&gt;&lt;wsp:rsid wsp:val=&quot;4A385246&quot;/&gt;&lt;wsp:rsid wsp:val=&quot;4A3D1DC1&quot;/&gt;&lt;wsp:rsid wsp:val=&quot;4A41F710&quot;/&gt;&lt;wsp:rsid wsp:val=&quot;4A4441B2&quot;/&gt;&lt;wsp:rsid wsp:val=&quot;4A44EC17&quot;/&gt;&lt;wsp:rsid wsp:val=&quot;4A462FF6&quot;/&gt;&lt;wsp:rsid wsp:val=&quot;4A4DD5B7&quot;/&gt;&lt;wsp:rsid wsp:val=&quot;4A502F66&quot;/&gt;&lt;wsp:rsid wsp:val=&quot;4A57ECE6&quot;/&gt;&lt;wsp:rsid wsp:val=&quot;4A75B224&quot;/&gt;&lt;wsp:rsid wsp:val=&quot;4A769022&quot;/&gt;&lt;wsp:rsid wsp:val=&quot;4A8B43BA&quot;/&gt;&lt;wsp:rsid wsp:val=&quot;4A95DA1A&quot;/&gt;&lt;wsp:rsid wsp:val=&quot;4A9664CB&quot;/&gt;&lt;wsp:rsid wsp:val=&quot;4A9C3127&quot;/&gt;&lt;wsp:rsid wsp:val=&quot;4AB47F27&quot;/&gt;&lt;wsp:rsid wsp:val=&quot;4ABA2A21&quot;/&gt;&lt;wsp:rsid wsp:val=&quot;4ABF93A8&quot;/&gt;&lt;wsp:rsid wsp:val=&quot;4AD4C078&quot;/&gt;&lt;wsp:rsid wsp:val=&quot;4AD79F24&quot;/&gt;&lt;wsp:rsid wsp:val=&quot;4AD79FB9&quot;/&gt;&lt;wsp:rsid wsp:val=&quot;4AF8870D&quot;/&gt;&lt;wsp:rsid wsp:val=&quot;4B075DC7&quot;/&gt;&lt;wsp:rsid wsp:val=&quot;4B1A0695&quot;/&gt;&lt;wsp:rsid wsp:val=&quot;4B23249E&quot;/&gt;&lt;wsp:rsid wsp:val=&quot;4B3847BF&quot;/&gt;&lt;wsp:rsid wsp:val=&quot;4B4790EC&quot;/&gt;&lt;wsp:rsid wsp:val=&quot;4B4D982C&quot;/&gt;&lt;wsp:rsid wsp:val=&quot;4B4E6211&quot;/&gt;&lt;wsp:rsid wsp:val=&quot;4B613D05&quot;/&gt;&lt;wsp:rsid wsp:val=&quot;4B70EE5C&quot;/&gt;&lt;wsp:rsid wsp:val=&quot;4B7BE029&quot;/&gt;&lt;wsp:rsid wsp:val=&quot;4B812DAF&quot;/&gt;&lt;wsp:rsid wsp:val=&quot;4B93EAC0&quot;/&gt;&lt;wsp:rsid wsp:val=&quot;4B984399&quot;/&gt;&lt;wsp:rsid wsp:val=&quot;4BA8C8E6&quot;/&gt;&lt;wsp:rsid wsp:val=&quot;4BBDA343&quot;/&gt;&lt;wsp:rsid wsp:val=&quot;4BC0AE8F&quot;/&gt;&lt;wsp:rsid wsp:val=&quot;4BD8B072&quot;/&gt;&lt;wsp:rsid wsp:val=&quot;4BE0BC78&quot;/&gt;&lt;wsp:rsid wsp:val=&quot;4BE9107A&quot;/&gt;&lt;wsp:rsid wsp:val=&quot;4BF2BD5F&quot;/&gt;&lt;wsp:rsid wsp:val=&quot;4C0D237D&quot;/&gt;&lt;wsp:rsid wsp:val=&quot;4C0D5F38&quot;/&gt;&lt;wsp:rsid wsp:val=&quot;4C221EFE&quot;/&gt;&lt;wsp:rsid wsp:val=&quot;4C2AFDBB&quot;/&gt;&lt;wsp:rsid wsp:val=&quot;4C2CCF03&quot;/&gt;&lt;wsp:rsid wsp:val=&quot;4C2FE13F&quot;/&gt;&lt;wsp:rsid wsp:val=&quot;4C34F263&quot;/&gt;&lt;wsp:rsid wsp:val=&quot;4C37BD4D&quot;/&gt;&lt;wsp:rsid wsp:val=&quot;4C3D988F&quot;/&gt;&lt;wsp:rsid wsp:val=&quot;4C3F71D1&quot;/&gt;&lt;wsp:rsid wsp:val=&quot;4C50C7DC&quot;/&gt;&lt;wsp:rsid wsp:val=&quot;4C512132&quot;/&gt;&lt;wsp:rsid wsp:val=&quot;4C5A7D17&quot;/&gt;&lt;wsp:rsid wsp:val=&quot;4C6977E5&quot;/&gt;&lt;wsp:rsid wsp:val=&quot;4C70DB94&quot;/&gt;&lt;wsp:rsid wsp:val=&quot;4C789288&quot;/&gt;&lt;wsp:rsid wsp:val=&quot;4C8DE614&quot;/&gt;&lt;wsp:rsid wsp:val=&quot;4C8E805A&quot;/&gt;&lt;wsp:rsid wsp:val=&quot;4C97437B&quot;/&gt;&lt;wsp:rsid wsp:val=&quot;4C9EF6E2&quot;/&gt;&lt;wsp:rsid wsp:val=&quot;4CA00CED&quot;/&gt;&lt;wsp:rsid wsp:val=&quot;4CA2D491&quot;/&gt;&lt;wsp:rsid wsp:val=&quot;4CA36609&quot;/&gt;&lt;wsp:rsid wsp:val=&quot;4CB06B0F&quot;/&gt;&lt;wsp:rsid wsp:val=&quot;4CBC1554&quot;/&gt;&lt;wsp:rsid wsp:val=&quot;4CBEE778&quot;/&gt;&lt;wsp:rsid wsp:val=&quot;4CCB6CE4&quot;/&gt;&lt;wsp:rsid wsp:val=&quot;4CDA71E5&quot;/&gt;&lt;wsp:rsid wsp:val=&quot;4CDCDBFC&quot;/&gt;&lt;wsp:rsid wsp:val=&quot;4CE17ACC&quot;/&gt;&lt;wsp:rsid wsp:val=&quot;4CEC453B&quot;/&gt;&lt;wsp:rsid wsp:val=&quot;4CEC6A07&quot;/&gt;&lt;wsp:rsid wsp:val=&quot;4CF304C9&quot;/&gt;&lt;wsp:rsid wsp:val=&quot;4CF41693&quot;/&gt;&lt;wsp:rsid wsp:val=&quot;4CFA046F&quot;/&gt;&lt;wsp:rsid wsp:val=&quot;4CFAB2FA&quot;/&gt;&lt;wsp:rsid wsp:val=&quot;4D112E12&quot;/&gt;&lt;wsp:rsid wsp:val=&quot;4D11E3A8&quot;/&gt;&lt;wsp:rsid wsp:val=&quot;4D1583C4&quot;/&gt;&lt;wsp:rsid wsp:val=&quot;4D1D56E6&quot;/&gt;&lt;wsp:rsid wsp:val=&quot;4D24FEB1&quot;/&gt;&lt;wsp:rsid wsp:val=&quot;4D36B636&quot;/&gt;&lt;wsp:rsid wsp:val=&quot;4D37A0CA&quot;/&gt;&lt;wsp:rsid wsp:val=&quot;4D3908AA&quot;/&gt;&lt;wsp:rsid wsp:val=&quot;4D3F4597&quot;/&gt;&lt;wsp:rsid wsp:val=&quot;4D42D854&quot;/&gt;&lt;wsp:rsid wsp:val=&quot;4D4A12A5&quot;/&gt;&lt;wsp:rsid wsp:val=&quot;4D531900&quot;/&gt;&lt;wsp:rsid wsp:val=&quot;4D54B08A&quot;/&gt;&lt;wsp:rsid wsp:val=&quot;4D5DB73F&quot;/&gt;&lt;wsp:rsid wsp:val=&quot;4D715034&quot;/&gt;&lt;wsp:rsid wsp:val=&quot;4D87D6E6&quot;/&gt;&lt;wsp:rsid wsp:val=&quot;4D8D03CB&quot;/&gt;&lt;wsp:rsid wsp:val=&quot;4D8E8DC0&quot;/&gt;&lt;wsp:rsid wsp:val=&quot;4D9427AA&quot;/&gt;&lt;wsp:rsid wsp:val=&quot;4D99323C&quot;/&gt;&lt;wsp:rsid wsp:val=&quot;4DA271FE&quot;/&gt;&lt;wsp:rsid wsp:val=&quot;4DA2A4EC&quot;/&gt;&lt;wsp:rsid wsp:val=&quot;4DA2A6D1&quot;/&gt;&lt;wsp:rsid wsp:val=&quot;4DA4FA4A&quot;/&gt;&lt;wsp:rsid wsp:val=&quot;4DBE8B32&quot;/&gt;&lt;wsp:rsid wsp:val=&quot;4DCE2D7A&quot;/&gt;&lt;wsp:rsid wsp:val=&quot;4DD02EE6&quot;/&gt;&lt;wsp:rsid wsp:val=&quot;4DFE69E0&quot;/&gt;&lt;wsp:rsid wsp:val=&quot;4E1462CB&quot;/&gt;&lt;wsp:rsid wsp:val=&quot;4E2776F1&quot;/&gt;&lt;wsp:rsid wsp:val=&quot;4E29B675&quot;/&gt;&lt;wsp:rsid wsp:val=&quot;4E2E773A&quot;/&gt;&lt;wsp:rsid wsp:val=&quot;4E3BAF0F&quot;/&gt;&lt;wsp:rsid wsp:val=&quot;4E463973&quot;/&gt;&lt;wsp:rsid wsp:val=&quot;4E46B059&quot;/&gt;&lt;wsp:rsid wsp:val=&quot;4E46EDA2&quot;/&gt;&lt;wsp:rsid wsp:val=&quot;4E47B6FC&quot;/&gt;&lt;wsp:rsid wsp:val=&quot;4E4A3BB2&quot;/&gt;&lt;wsp:rsid wsp:val=&quot;4E4AE413&quot;/&gt;&lt;wsp:rsid wsp:val=&quot;4E4D1A9C&quot;/&gt;&lt;wsp:rsid wsp:val=&quot;4E725778&quot;/&gt;&lt;wsp:rsid wsp:val=&quot;4E7C9B64&quot;/&gt;&lt;wsp:rsid wsp:val=&quot;4E7F770E&quot;/&gt;&lt;wsp:rsid wsp:val=&quot;4E8FA606&quot;/&gt;&lt;wsp:rsid wsp:val=&quot;4E97C78D&quot;/&gt;&lt;wsp:rsid wsp:val=&quot;4EB4CAF1&quot;/&gt;&lt;wsp:rsid wsp:val=&quot;4EB6F9B1&quot;/&gt;&lt;wsp:rsid wsp:val=&quot;4EBB7178&quot;/&gt;&lt;wsp:rsid wsp:val=&quot;4EC6E58A&quot;/&gt;&lt;wsp:rsid wsp:val=&quot;4ECA66D3&quot;/&gt;&lt;wsp:rsid wsp:val=&quot;4EEA56FA&quot;/&gt;&lt;wsp:rsid wsp:val=&quot;4EF8A382&quot;/&gt;&lt;wsp:rsid wsp:val=&quot;4EFDF8F3&quot;/&gt;&lt;wsp:rsid wsp:val=&quot;4F06DA94&quot;/&gt;&lt;wsp:rsid wsp:val=&quot;4F107A94&quot;/&gt;&lt;wsp:rsid wsp:val=&quot;4F24DC9C&quot;/&gt;&lt;wsp:rsid wsp:val=&quot;4F2F8027&quot;/&gt;&lt;wsp:rsid wsp:val=&quot;4F406EF8&quot;/&gt;&lt;wsp:rsid wsp:val=&quot;4F439F34&quot;/&gt;&lt;wsp:rsid wsp:val=&quot;4F4E9855&quot;/&gt;&lt;wsp:rsid wsp:val=&quot;4F4EE5BE&quot;/&gt;&lt;wsp:rsid wsp:val=&quot;4F5A2985&quot;/&gt;&lt;wsp:rsid wsp:val=&quot;4F60A1EC&quot;/&gt;&lt;wsp:rsid wsp:val=&quot;4F625CEA&quot;/&gt;&lt;wsp:rsid wsp:val=&quot;4F67A986&quot;/&gt;&lt;wsp:rsid wsp:val=&quot;4F708035&quot;/&gt;&lt;wsp:rsid wsp:val=&quot;4F7190C5&quot;/&gt;&lt;wsp:rsid wsp:val=&quot;4F759E0A&quot;/&gt;&lt;wsp:rsid wsp:val=&quot;4F7A2883&quot;/&gt;&lt;wsp:rsid wsp:val=&quot;4F81B49C&quot;/&gt;&lt;wsp:rsid wsp:val=&quot;4F845F5B&quot;/&gt;&lt;wsp:rsid wsp:val=&quot;4F852E74&quot;/&gt;&lt;wsp:rsid wsp:val=&quot;4F97B069&quot;/&gt;&lt;wsp:rsid wsp:val=&quot;4F9D5CCF&quot;/&gt;&lt;wsp:rsid wsp:val=&quot;4FA35ABD&quot;/&gt;&lt;wsp:rsid wsp:val=&quot;4FA8E0C2&quot;/&gt;&lt;wsp:rsid wsp:val=&quot;4FB7273C&quot;/&gt;&lt;wsp:rsid wsp:val=&quot;4FC4D9D8&quot;/&gt;&lt;wsp:rsid wsp:val=&quot;4FC6865B&quot;/&gt;&lt;wsp:rsid wsp:val=&quot;4FCCB0E1&quot;/&gt;&lt;wsp:rsid wsp:val=&quot;4FD039B1&quot;/&gt;&lt;wsp:rsid wsp:val=&quot;4FD2AC7E&quot;/&gt;&lt;wsp:rsid wsp:val=&quot;4FD697A4&quot;/&gt;&lt;wsp:rsid wsp:val=&quot;4FE60C13&quot;/&gt;&lt;wsp:rsid wsp:val=&quot;4FEA74C5&quot;/&gt;&lt;wsp:rsid wsp:val=&quot;4FED4BE8&quot;/&gt;&lt;wsp:rsid wsp:val=&quot;4FF3D968&quot;/&gt;&lt;wsp:rsid wsp:val=&quot;4FF7BD30&quot;/&gt;&lt;wsp:rsid wsp:val=&quot;4FFE744F&quot;/&gt;&lt;wsp:rsid wsp:val=&quot;50092E64&quot;/&gt;&lt;wsp:rsid wsp:val=&quot;500C7EB0&quot;/&gt;&lt;wsp:rsid wsp:val=&quot;50102A31&quot;/&gt;&lt;wsp:rsid wsp:val=&quot;501BE28B&quot;/&gt;&lt;wsp:rsid wsp:val=&quot;50214B62&quot;/&gt;&lt;wsp:rsid wsp:val=&quot;5029907C&quot;/&gt;&lt;wsp:rsid wsp:val=&quot;5044387F&quot;/&gt;&lt;wsp:rsid wsp:val=&quot;50723AB5&quot;/&gt;&lt;wsp:rsid wsp:val=&quot;507276EC&quot;/&gt;&lt;wsp:rsid wsp:val=&quot;507A7916&quot;/&gt;&lt;wsp:rsid wsp:val=&quot;509B0920&quot;/&gt;&lt;wsp:rsid wsp:val=&quot;50A38A01&quot;/&gt;&lt;wsp:rsid wsp:val=&quot;50AECF86&quot;/&gt;&lt;wsp:rsid wsp:val=&quot;50B5349A&quot;/&gt;&lt;wsp:rsid wsp:val=&quot;50C36532&quot;/&gt;&lt;wsp:rsid wsp:val=&quot;50D338A8&quot;/&gt;&lt;wsp:rsid wsp:val=&quot;50D4F30B&quot;/&gt;&lt;wsp:rsid wsp:val=&quot;50DAC358&quot;/&gt;&lt;wsp:rsid wsp:val=&quot;50E192AA&quot;/&gt;&lt;wsp:rsid wsp:val=&quot;511A2A19&quot;/&gt;&lt;wsp:rsid wsp:val=&quot;5130864D&quot;/&gt;&lt;wsp:rsid wsp:val=&quot;5134BD3A&quot;/&gt;&lt;wsp:rsid wsp:val=&quot;513C84A4&quot;/&gt;&lt;wsp:rsid wsp:val=&quot;51493BD5&quot;/&gt;&lt;wsp:rsid wsp:val=&quot;515993D1&quot;/&gt;&lt;wsp:rsid wsp:val=&quot;515C405F&quot;/&gt;&lt;wsp:rsid wsp:val=&quot;51698F49&quot;/&gt;&lt;wsp:rsid wsp:val=&quot;517378A7&quot;/&gt;&lt;wsp:rsid wsp:val=&quot;517D63B9&quot;/&gt;&lt;wsp:rsid wsp:val=&quot;518F8716&quot;/&gt;&lt;wsp:rsid wsp:val=&quot;5192F65E&quot;/&gt;&lt;wsp:rsid wsp:val=&quot;5194A210&quot;/&gt;&lt;wsp:rsid wsp:val=&quot;51A3EE3A&quot;/&gt;&lt;wsp:rsid wsp:val=&quot;51B14D62&quot;/&gt;&lt;wsp:rsid wsp:val=&quot;51B35336&quot;/&gt;&lt;wsp:rsid wsp:val=&quot;51C3A018&quot;/&gt;&lt;wsp:rsid wsp:val=&quot;51CD6C8F&quot;/&gt;&lt;wsp:rsid wsp:val=&quot;51D48C85&quot;/&gt;&lt;wsp:rsid wsp:val=&quot;51DDC5F3&quot;/&gt;&lt;wsp:rsid wsp:val=&quot;51E1A4A0&quot;/&gt;&lt;wsp:rsid wsp:val=&quot;51E60599&quot;/&gt;&lt;wsp:rsid wsp:val=&quot;51E7E662&quot;/&gt;&lt;wsp:rsid wsp:val=&quot;51EAD5A7&quot;/&gt;&lt;wsp:rsid wsp:val=&quot;51EC9C34&quot;/&gt;&lt;wsp:rsid wsp:val=&quot;51F030FA&quot;/&gt;&lt;wsp:rsid wsp:val=&quot;51F86933&quot;/&gt;&lt;wsp:rsid wsp:val=&quot;520A32DB&quot;/&gt;&lt;wsp:rsid wsp:val=&quot;520A7C04&quot;/&gt;&lt;wsp:rsid wsp:val=&quot;522AE1FD&quot;/&gt;&lt;wsp:rsid wsp:val=&quot;52368F0D&quot;/&gt;&lt;wsp:rsid wsp:val=&quot;5252ABF5&quot;/&gt;&lt;wsp:rsid wsp:val=&quot;5257EB82&quot;/&gt;&lt;wsp:rsid wsp:val=&quot;526C94D5&quot;/&gt;&lt;wsp:rsid wsp:val=&quot;527A75AD&quot;/&gt;&lt;wsp:rsid wsp:val=&quot;527C262D&quot;/&gt;&lt;wsp:rsid wsp:val=&quot;5294C249&quot;/&gt;&lt;wsp:rsid wsp:val=&quot;529E461B&quot;/&gt;&lt;wsp:rsid wsp:val=&quot;52A908B0&quot;/&gt;&lt;wsp:rsid wsp:val=&quot;52B84A02&quot;/&gt;&lt;wsp:rsid wsp:val=&quot;52C872CE&quot;/&gt;&lt;wsp:rsid wsp:val=&quot;52E74B1D&quot;/&gt;&lt;wsp:rsid wsp:val=&quot;52F542DA&quot;/&gt;&lt;wsp:rsid wsp:val=&quot;52F8BD65&quot;/&gt;&lt;wsp:rsid wsp:val=&quot;53047F48&quot;/&gt;&lt;wsp:rsid wsp:val=&quot;5312D15C&quot;/&gt;&lt;wsp:rsid wsp:val=&quot;5314C72D&quot;/&gt;&lt;wsp:rsid wsp:val=&quot;53180A16&quot;/&gt;&lt;wsp:rsid wsp:val=&quot;531BFBE8&quot;/&gt;&lt;wsp:rsid wsp:val=&quot;531D432F&quot;/&gt;&lt;wsp:rsid wsp:val=&quot;532164C8&quot;/&gt;&lt;wsp:rsid wsp:val=&quot;532A6521&quot;/&gt;&lt;wsp:rsid wsp:val=&quot;532B5777&quot;/&gt;&lt;wsp:rsid wsp:val=&quot;532EF0D2&quot;/&gt;&lt;wsp:rsid wsp:val=&quot;533A17E1&quot;/&gt;&lt;wsp:rsid wsp:val=&quot;533CB3F3&quot;/&gt;&lt;wsp:rsid wsp:val=&quot;5341F8DE&quot;/&gt;&lt;wsp:rsid wsp:val=&quot;534530C7&quot;/&gt;&lt;wsp:rsid wsp:val=&quot;534B472A&quot;/&gt;&lt;wsp:rsid wsp:val=&quot;53500C87&quot;/&gt;&lt;wsp:rsid wsp:val=&quot;535431AC&quot;/&gt;&lt;wsp:rsid wsp:val=&quot;535C78A2&quot;/&gt;&lt;wsp:rsid wsp:val=&quot;5363BE2B&quot;/&gt;&lt;wsp:rsid wsp:val=&quot;538EFB38&quot;/&gt;&lt;wsp:rsid wsp:val=&quot;5396DA86&quot;/&gt;&lt;wsp:rsid wsp:val=&quot;539EAD06&quot;/&gt;&lt;wsp:rsid wsp:val=&quot;53A29468&quot;/&gt;&lt;wsp:rsid wsp:val=&quot;53B9AF64&quot;/&gt;&lt;wsp:rsid wsp:val=&quot;53CA78CE&quot;/&gt;&lt;wsp:rsid wsp:val=&quot;53D967CB&quot;/&gt;&lt;wsp:rsid wsp:val=&quot;53D9A14C&quot;/&gt;&lt;wsp:rsid wsp:val=&quot;53DEE515&quot;/&gt;&lt;wsp:rsid wsp:val=&quot;53F35498&quot;/&gt;&lt;wsp:rsid wsp:val=&quot;53FDCF44&quot;/&gt;&lt;wsp:rsid wsp:val=&quot;5402BD77&quot;/&gt;&lt;wsp:rsid wsp:val=&quot;54096CD8&quot;/&gt;&lt;wsp:rsid wsp:val=&quot;540D1FF9&quot;/&gt;&lt;wsp:rsid wsp:val=&quot;540D64F2&quot;/&gt;&lt;wsp:rsid wsp:val=&quot;54101326&quot;/&gt;&lt;wsp:rsid wsp:val=&quot;541BCF53&quot;/&gt;&lt;wsp:rsid wsp:val=&quot;541CC212&quot;/&gt;&lt;wsp:rsid wsp:val=&quot;541DF43A&quot;/&gt;&lt;wsp:rsid wsp:val=&quot;542BCFC9&quot;/&gt;&lt;wsp:rsid wsp:val=&quot;543092AA&quot;/&gt;&lt;wsp:rsid wsp:val=&quot;54328C69&quot;/&gt;&lt;wsp:rsid wsp:val=&quot;543B6F43&quot;/&gt;&lt;wsp:rsid wsp:val=&quot;543B7E59&quot;/&gt;&lt;wsp:rsid wsp:val=&quot;5446E534&quot;/&gt;&lt;wsp:rsid wsp:val=&quot;544BC021&quot;/&gt;&lt;wsp:rsid wsp:val=&quot;544BE5E8&quot;/&gt;&lt;wsp:rsid wsp:val=&quot;5461A635&quot;/&gt;&lt;wsp:rsid wsp:val=&quot;546231FE&quot;/&gt;&lt;wsp:rsid wsp:val=&quot;5469A873&quot;/&gt;&lt;wsp:rsid wsp:val=&quot;547053A6&quot;/&gt;&lt;wsp:rsid wsp:val=&quot;54718198&quot;/&gt;&lt;wsp:rsid wsp:val=&quot;54718D8A&quot;/&gt;&lt;wsp:rsid wsp:val=&quot;548F0E13&quot;/&gt;&lt;wsp:rsid wsp:val=&quot;54964390&quot;/&gt;&lt;wsp:rsid wsp:val=&quot;549C8543&quot;/&gt;&lt;wsp:rsid wsp:val=&quot;54A379A4&quot;/&gt;&lt;wsp:rsid wsp:val=&quot;54B13CED&quot;/&gt;&lt;wsp:rsid wsp:val=&quot;54B32D1B&quot;/&gt;&lt;wsp:rsid wsp:val=&quot;54C5224B&quot;/&gt;&lt;wsp:rsid wsp:val=&quot;54C67229&quot;/&gt;&lt;wsp:rsid wsp:val=&quot;54CAC8F6&quot;/&gt;&lt;wsp:rsid wsp:val=&quot;54E7178B&quot;/&gt;&lt;wsp:rsid wsp:val=&quot;54F4D21B&quot;/&gt;&lt;wsp:rsid wsp:val=&quot;5502E0B1&quot;/&gt;&lt;wsp:rsid wsp:val=&quot;550C50F9&quot;/&gt;&lt;wsp:rsid wsp:val=&quot;5517A9A2&quot;/&gt;&lt;wsp:rsid wsp:val=&quot;552CC8E6&quot;/&gt;&lt;wsp:rsid wsp:val=&quot;5531A9AE&quot;/&gt;&lt;wsp:rsid wsp:val=&quot;5556FE8B&quot;/&gt;&lt;wsp:rsid wsp:val=&quot;5566C75A&quot;/&gt;&lt;wsp:rsid wsp:val=&quot;556F9C6D&quot;/&gt;&lt;wsp:rsid wsp:val=&quot;5570279A&quot;/&gt;&lt;wsp:rsid wsp:val=&quot;55B3AA1A&quot;/&gt;&lt;wsp:rsid wsp:val=&quot;55C9868A&quot;/&gt;&lt;wsp:rsid wsp:val=&quot;55D531A0&quot;/&gt;&lt;wsp:rsid wsp:val=&quot;55DCBCA5&quot;/&gt;&lt;wsp:rsid wsp:val=&quot;55DE4A61&quot;/&gt;&lt;wsp:rsid wsp:val=&quot;55E2F739&quot;/&gt;&lt;wsp:rsid wsp:val=&quot;55F3B258&quot;/&gt;&lt;wsp:rsid wsp:val=&quot;560BF13F&quot;/&gt;&lt;wsp:rsid wsp:val=&quot;560D5DEB&quot;/&gt;&lt;wsp:rsid wsp:val=&quot;56151C72&quot;/&gt;&lt;wsp:rsid wsp:val=&quot;561530D9&quot;/&gt;&lt;wsp:rsid wsp:val=&quot;561BEB84&quot;/&gt;&lt;wsp:rsid wsp:val=&quot;562223A3&quot;/&gt;&lt;wsp:rsid wsp:val=&quot;56295DD8&quot;/&gt;&lt;wsp:rsid wsp:val=&quot;565271D5&quot;/&gt;&lt;wsp:rsid wsp:val=&quot;565BB86F&quot;/&gt;&lt;wsp:rsid wsp:val=&quot;56612144&quot;/&gt;&lt;wsp:rsid wsp:val=&quot;5661A8D5&quot;/&gt;&lt;wsp:rsid wsp:val=&quot;56628EDB&quot;/&gt;&lt;wsp:rsid wsp:val=&quot;56653698&quot;/&gt;&lt;wsp:rsid wsp:val=&quot;56676B6D&quot;/&gt;&lt;wsp:rsid wsp:val=&quot;56789E04&quot;/&gt;&lt;wsp:rsid wsp:val=&quot;567DAEA9&quot;/&gt;&lt;wsp:rsid wsp:val=&quot;56A834C1&quot;/&gt;&lt;wsp:rsid wsp:val=&quot;56A878C0&quot;/&gt;&lt;wsp:rsid wsp:val=&quot;56A8CEBA&quot;/&gt;&lt;wsp:rsid wsp:val=&quot;56CECA7E&quot;/&gt;&lt;wsp:rsid wsp:val=&quot;56DCDE90&quot;/&gt;&lt;wsp:rsid wsp:val=&quot;56E112C6&quot;/&gt;&lt;wsp:rsid wsp:val=&quot;56E3DFE5&quot;/&gt;&lt;wsp:rsid wsp:val=&quot;56EB1734&quot;/&gt;&lt;wsp:rsid wsp:val=&quot;56F1F38E&quot;/&gt;&lt;wsp:rsid wsp:val=&quot;56FFD359&quot;/&gt;&lt;wsp:rsid wsp:val=&quot;5703DF16&quot;/&gt;&lt;wsp:rsid wsp:val=&quot;5711C028&quot;/&gt;&lt;wsp:rsid wsp:val=&quot;571F5932&quot;/&gt;&lt;wsp:rsid wsp:val=&quot;572C78EF&quot;/&gt;&lt;wsp:rsid wsp:val=&quot;574F3D85&quot;/&gt;&lt;wsp:rsid wsp:val=&quot;575EBB0E&quot;/&gt;&lt;wsp:rsid wsp:val=&quot;57686FF3&quot;/&gt;&lt;wsp:rsid wsp:val=&quot;57757A59&quot;/&gt;&lt;wsp:rsid wsp:val=&quot;578C3486&quot;/&gt;&lt;wsp:rsid wsp:val=&quot;57A92E4C&quot;/&gt;&lt;wsp:rsid wsp:val=&quot;57CF32C3&quot;/&gt;&lt;wsp:rsid wsp:val=&quot;57D2953C&quot;/&gt;&lt;wsp:rsid wsp:val=&quot;57DF2ABC&quot;/&gt;&lt;wsp:rsid wsp:val=&quot;57E3C5BE&quot;/&gt;&lt;wsp:rsid wsp:val=&quot;58083DF6&quot;/&gt;&lt;wsp:rsid wsp:val=&quot;581FF7F5&quot;/&gt;&lt;wsp:rsid wsp:val=&quot;58262C48&quot;/&gt;&lt;wsp:rsid wsp:val=&quot;5847C882&quot;/&gt;&lt;wsp:rsid wsp:val=&quot;58589ECE&quot;/&gt;&lt;wsp:rsid wsp:val=&quot;585AB342&quot;/&gt;&lt;wsp:rsid wsp:val=&quot;586E3DED&quot;/&gt;&lt;wsp:rsid wsp:val=&quot;5875A7EA&quot;/&gt;&lt;wsp:rsid wsp:val=&quot;58858AFB&quot;/&gt;&lt;wsp:rsid wsp:val=&quot;589D5292&quot;/&gt;&lt;wsp:rsid wsp:val=&quot;58A9F040&quot;/&gt;&lt;wsp:rsid wsp:val=&quot;58AA22C1&quot;/&gt;&lt;wsp:rsid wsp:val=&quot;58B1EDA4&quot;/&gt;&lt;wsp:rsid wsp:val=&quot;58B3177B&quot;/&gt;&lt;wsp:rsid wsp:val=&quot;58B47C6A&quot;/&gt;&lt;wsp:rsid wsp:val=&quot;58C45BAE&quot;/&gt;&lt;wsp:rsid wsp:val=&quot;58D4A937&quot;/&gt;&lt;wsp:rsid wsp:val=&quot;58E3F5B5&quot;/&gt;&lt;wsp:rsid wsp:val=&quot;58EB38A2&quot;/&gt;&lt;wsp:rsid wsp:val=&quot;58FAFA24&quot;/&gt;&lt;wsp:rsid wsp:val=&quot;59057BDD&quot;/&gt;&lt;wsp:rsid wsp:val=&quot;5907D145&quot;/&gt;&lt;wsp:rsid wsp:val=&quot;59172464&quot;/&gt;&lt;wsp:rsid wsp:val=&quot;5924E7A1&quot;/&gt;&lt;wsp:rsid wsp:val=&quot;593476BF&quot;/&gt;&lt;wsp:rsid wsp:val=&quot;5946226D&quot;/&gt;&lt;wsp:rsid wsp:val=&quot;5947D67D&quot;/&gt;&lt;wsp:rsid wsp:val=&quot;594A263F&quot;/&gt;&lt;wsp:rsid wsp:val=&quot;594B5C01&quot;/&gt;&lt;wsp:rsid wsp:val=&quot;5959C314&quot;/&gt;&lt;wsp:rsid wsp:val=&quot;595BBFC3&quot;/&gt;&lt;wsp:rsid wsp:val=&quot;5968EC15&quot;/&gt;&lt;wsp:rsid wsp:val=&quot;596D507B&quot;/&gt;&lt;wsp:rsid wsp:val=&quot;598DEFF6&quot;/&gt;&lt;wsp:rsid wsp:val=&quot;5991BCEB&quot;/&gt;&lt;wsp:rsid wsp:val=&quot;5994FABC&quot;/&gt;&lt;wsp:rsid wsp:val=&quot;599CEA3E&quot;/&gt;&lt;wsp:rsid wsp:val=&quot;59A16051&quot;/&gt;&lt;wsp:rsid wsp:val=&quot;59A4AAEA&quot;/&gt;&lt;wsp:rsid wsp:val=&quot;59A70E69&quot;/&gt;&lt;wsp:rsid wsp:val=&quot;59B24E2D&quot;/&gt;&lt;wsp:rsid wsp:val=&quot;59B3B408&quot;/&gt;&lt;wsp:rsid wsp:val=&quot;59B9A7B4&quot;/&gt;&lt;wsp:rsid wsp:val=&quot;59BDEE3B&quot;/&gt;&lt;wsp:rsid wsp:val=&quot;59C6BF96&quot;/&gt;&lt;wsp:rsid wsp:val=&quot;59D62DCD&quot;/&gt;&lt;wsp:rsid wsp:val=&quot;59DA4CE4&quot;/&gt;&lt;wsp:rsid wsp:val=&quot;59DD6157&quot;/&gt;&lt;wsp:rsid wsp:val=&quot;59DD6C97&quot;/&gt;&lt;wsp:rsid wsp:val=&quot;59E27197&quot;/&gt;&lt;wsp:rsid wsp:val=&quot;59E8232C&quot;/&gt;&lt;wsp:rsid wsp:val=&quot;59EB51BB&quot;/&gt;&lt;wsp:rsid wsp:val=&quot;59F72BDB&quot;/&gt;&lt;wsp:rsid wsp:val=&quot;59F865A1&quot;/&gt;&lt;wsp:rsid wsp:val=&quot;5A065FCB&quot;/&gt;&lt;wsp:rsid wsp:val=&quot;5A0A2B1B&quot;/&gt;&lt;wsp:rsid wsp:val=&quot;5A2045C8&quot;/&gt;&lt;wsp:rsid wsp:val=&quot;5A338D2C&quot;/&gt;&lt;wsp:rsid wsp:val=&quot;5A4F0723&quot;/&gt;&lt;wsp:rsid wsp:val=&quot;5A583588&quot;/&gt;&lt;wsp:rsid wsp:val=&quot;5A5961EE&quot;/&gt;&lt;wsp:rsid wsp:val=&quot;5A6549D1&quot;/&gt;&lt;wsp:rsid wsp:val=&quot;5A6E4286&quot;/&gt;&lt;wsp:rsid wsp:val=&quot;5A83B87D&quot;/&gt;&lt;wsp:rsid wsp:val=&quot;5A88392D&quot;/&gt;&lt;wsp:rsid wsp:val=&quot;5A8928FA&quot;/&gt;&lt;wsp:rsid wsp:val=&quot;5A9A0935&quot;/&gt;&lt;wsp:rsid wsp:val=&quot;5AB43353&quot;/&gt;&lt;wsp:rsid wsp:val=&quot;5AC9C542&quot;/&gt;&lt;wsp:rsid wsp:val=&quot;5AD62191&quot;/&gt;&lt;wsp:rsid wsp:val=&quot;5AE68B6F&quot;/&gt;&lt;wsp:rsid wsp:val=&quot;5AEDFC44&quot;/&gt;&lt;wsp:rsid wsp:val=&quot;5B0F439A&quot;/&gt;&lt;wsp:rsid wsp:val=&quot;5B135F67&quot;/&gt;&lt;wsp:rsid wsp:val=&quot;5B192863&quot;/&gt;&lt;wsp:rsid wsp:val=&quot;5B21C804&quot;/&gt;&lt;wsp:rsid wsp:val=&quot;5B2623A5&quot;/&gt;&lt;wsp:rsid wsp:val=&quot;5B2D96D9&quot;/&gt;&lt;wsp:rsid wsp:val=&quot;5B3FC84A&quot;/&gt;&lt;wsp:rsid wsp:val=&quot;5B56590F&quot;/&gt;&lt;wsp:rsid wsp:val=&quot;5B57F0F1&quot;/&gt;&lt;wsp:rsid wsp:val=&quot;5B5D4591&quot;/&gt;&lt;wsp:rsid wsp:val=&quot;5B5F0ECB&quot;/&gt;&lt;wsp:rsid wsp:val=&quot;5B62117C&quot;/&gt;&lt;wsp:rsid wsp:val=&quot;5B6B7527&quot;/&gt;&lt;wsp:rsid wsp:val=&quot;5B87A683&quot;/&gt;&lt;wsp:rsid wsp:val=&quot;5BAD54D6&quot;/&gt;&lt;wsp:rsid wsp:val=&quot;5BBB0A39&quot;/&gt;&lt;wsp:rsid wsp:val=&quot;5BD4F354&quot;/&gt;&lt;wsp:rsid wsp:val=&quot;5BDB4FF8&quot;/&gt;&lt;wsp:rsid wsp:val=&quot;5BDC2313&quot;/&gt;&lt;wsp:rsid wsp:val=&quot;5BE7C04B&quot;/&gt;&lt;wsp:rsid wsp:val=&quot;5BE9D987&quot;/&gt;&lt;wsp:rsid wsp:val=&quot;5BF65892&quot;/&gt;&lt;wsp:rsid wsp:val=&quot;5BF6C5E6&quot;/&gt;&lt;wsp:rsid wsp:val=&quot;5BF9783D&quot;/&gt;&lt;wsp:rsid wsp:val=&quot;5C0F4EFB&quot;/&gt;&lt;wsp:rsid wsp:val=&quot;5C13A1DC&quot;/&gt;&lt;wsp:rsid wsp:val=&quot;5C27589F&quot;/&gt;&lt;wsp:rsid wsp:val=&quot;5C30F77F&quot;/&gt;&lt;wsp:rsid wsp:val=&quot;5C33B4E2&quot;/&gt;&lt;wsp:rsid wsp:val=&quot;5C3E0FD1&quot;/&gt;&lt;wsp:rsid wsp:val=&quot;5C4C805E&quot;/&gt;&lt;wsp:rsid wsp:val=&quot;5C51FB65&quot;/&gt;&lt;wsp:rsid wsp:val=&quot;5C70CBB4&quot;/&gt;&lt;wsp:rsid wsp:val=&quot;5C9E33ED&quot;/&gt;&lt;wsp:rsid wsp:val=&quot;5CAB69A4&quot;/&gt;&lt;wsp:rsid wsp:val=&quot;5CB239CB&quot;/&gt;&lt;wsp:rsid wsp:val=&quot;5CB6332E&quot;/&gt;&lt;wsp:rsid wsp:val=&quot;5CB8CD81&quot;/&gt;&lt;wsp:rsid wsp:val=&quot;5CB9E863&quot;/&gt;&lt;wsp:rsid wsp:val=&quot;5CBA9173&quot;/&gt;&lt;wsp:rsid wsp:val=&quot;5CC3AF91&quot;/&gt;&lt;wsp:rsid wsp:val=&quot;5CC4E9F8&quot;/&gt;&lt;wsp:rsid wsp:val=&quot;5CC5EBBF&quot;/&gt;&lt;wsp:rsid wsp:val=&quot;5CDD5F16&quot;/&gt;&lt;wsp:rsid wsp:val=&quot;5CEE1BC7&quot;/&gt;&lt;wsp:rsid wsp:val=&quot;5D10D22D&quot;/&gt;&lt;wsp:rsid wsp:val=&quot;5D21AAA8&quot;/&gt;&lt;wsp:rsid wsp:val=&quot;5D26B7D9&quot;/&gt;&lt;wsp:rsid wsp:val=&quot;5D2E3F41&quot;/&gt;&lt;wsp:rsid wsp:val=&quot;5D306379&quot;/&gt;&lt;wsp:rsid wsp:val=&quot;5D3852CD&quot;/&gt;&lt;wsp:rsid wsp:val=&quot;5D40DEE0&quot;/&gt;&lt;wsp:rsid wsp:val=&quot;5D4EFF1F&quot;/&gt;&lt;wsp:rsid wsp:val=&quot;5D7A159F&quot;/&gt;&lt;wsp:rsid wsp:val=&quot;5D8D5AE5&quot;/&gt;&lt;wsp:rsid wsp:val=&quot;5DAC164D&quot;/&gt;&lt;wsp:rsid wsp:val=&quot;5DACA83A&quot;/&gt;&lt;wsp:rsid wsp:val=&quot;5DACFC30&quot;/&gt;&lt;wsp:rsid wsp:val=&quot;5DB4298A&quot;/&gt;&lt;wsp:rsid wsp:val=&quot;5DB903C1&quot;/&gt;&lt;wsp:rsid wsp:val=&quot;5DC3A458&quot;/&gt;&lt;wsp:rsid wsp:val=&quot;5DC99928&quot;/&gt;&lt;wsp:rsid wsp:val=&quot;5DE720A6&quot;/&gt;&lt;wsp:rsid wsp:val=&quot;5DEA15B7&quot;/&gt;&lt;wsp:rsid wsp:val=&quot;5E00D783&quot;/&gt;&lt;wsp:rsid wsp:val=&quot;5E063F12&quot;/&gt;&lt;wsp:rsid wsp:val=&quot;5E0B3DCC&quot;/&gt;&lt;wsp:rsid wsp:val=&quot;5E169075&quot;/&gt;&lt;wsp:rsid wsp:val=&quot;5E20EC1A&quot;/&gt;&lt;wsp:rsid wsp:val=&quot;5E215608&quot;/&gt;&lt;wsp:rsid wsp:val=&quot;5E2347AE&quot;/&gt;&lt;wsp:rsid wsp:val=&quot;5E24373C&quot;/&gt;&lt;wsp:rsid wsp:val=&quot;5E444175&quot;/&gt;&lt;wsp:rsid wsp:val=&quot;5E44FB5C&quot;/&gt;&lt;wsp:rsid wsp:val=&quot;5E70E52B&quot;/&gt;&lt;wsp:rsid wsp:val=&quot;5E89F24B&quot;/&gt;&lt;wsp:rsid wsp:val=&quot;5E8F67D0&quot;/&gt;&lt;wsp:rsid wsp:val=&quot;5EA5AB5F&quot;/&gt;&lt;wsp:rsid wsp:val=&quot;5EAF9F17&quot;/&gt;&lt;wsp:rsid wsp:val=&quot;5EB3ADCE&quot;/&gt;&lt;wsp:rsid wsp:val=&quot;5EB4CCE5&quot;/&gt;&lt;wsp:rsid wsp:val=&quot;5ECA9CFE&quot;/&gt;&lt;wsp:rsid wsp:val=&quot;5ECCD61D&quot;/&gt;&lt;wsp:rsid wsp:val=&quot;5EDA2121&quot;/&gt;&lt;wsp:rsid wsp:val=&quot;5F000967&quot;/&gt;&lt;wsp:rsid wsp:val=&quot;5F0257B0&quot;/&gt;&lt;wsp:rsid wsp:val=&quot;5F035872&quot;/&gt;&lt;wsp:rsid wsp:val=&quot;5F0588FC&quot;/&gt;&lt;wsp:rsid wsp:val=&quot;5F188640&quot;/&gt;&lt;wsp:rsid wsp:val=&quot;5F19C7D7&quot;/&gt;&lt;wsp:rsid wsp:val=&quot;5F1B2B36&quot;/&gt;&lt;wsp:rsid wsp:val=&quot;5F253C3F&quot;/&gt;&lt;wsp:rsid wsp:val=&quot;5F2B85A3&quot;/&gt;&lt;wsp:rsid wsp:val=&quot;5F355FD3&quot;/&gt;&lt;wsp:rsid wsp:val=&quot;5F3E0317&quot;/&gt;&lt;wsp:rsid wsp:val=&quot;5F3EA5FD&quot;/&gt;&lt;wsp:rsid wsp:val=&quot;5F5A16BC&quot;/&gt;&lt;wsp:rsid wsp:val=&quot;5F718FC6&quot;/&gt;&lt;wsp:rsid wsp:val=&quot;5F741006&quot;/&gt;&lt;wsp:rsid wsp:val=&quot;5F76C133&quot;/&gt;&lt;wsp:rsid wsp:val=&quot;5F7969F4&quot;/&gt;&lt;wsp:rsid wsp:val=&quot;5F869B45&quot;/&gt;&lt;wsp:rsid wsp:val=&quot;5F8833D9&quot;/&gt;&lt;wsp:rsid wsp:val=&quot;5F899C27&quot;/&gt;&lt;wsp:rsid wsp:val=&quot;5F8AA746&quot;/&gt;&lt;wsp:rsid wsp:val=&quot;5F8C12BD&quot;/&gt;&lt;wsp:rsid wsp:val=&quot;5F940BB0&quot;/&gt;&lt;wsp:rsid wsp:val=&quot;5F9515DE&quot;/&gt;&lt;wsp:rsid wsp:val=&quot;5F9B0D23&quot;/&gt;&lt;wsp:rsid wsp:val=&quot;5F9DE780&quot;/&gt;&lt;wsp:rsid wsp:val=&quot;5FAB507C&quot;/&gt;&lt;wsp:rsid wsp:val=&quot;5FB36B45&quot;/&gt;&lt;wsp:rsid wsp:val=&quot;5FE763D0&quot;/&gt;&lt;wsp:rsid wsp:val=&quot;5FF98C62&quot;/&gt;&lt;wsp:rsid wsp:val=&quot;5FFE69D5&quot;/&gt;&lt;wsp:rsid wsp:val=&quot;6007D723&quot;/&gt;&lt;wsp:rsid wsp:val=&quot;6015DF26&quot;/&gt;&lt;wsp:rsid wsp:val=&quot;60213443&quot;/&gt;&lt;wsp:rsid wsp:val=&quot;60534805&quot;/&gt;&lt;wsp:rsid wsp:val=&quot;6054089D&quot;/&gt;&lt;wsp:rsid wsp:val=&quot;605A38FF&quot;/&gt;&lt;wsp:rsid wsp:val=&quot;605E589B&quot;/&gt;&lt;wsp:rsid wsp:val=&quot;606249CF&quot;/&gt;&lt;wsp:rsid wsp:val=&quot;606AB064&quot;/&gt;&lt;wsp:rsid wsp:val=&quot;608BADB7&quot;/&gt;&lt;wsp:rsid wsp:val=&quot;608FD379&quot;/&gt;&lt;wsp:rsid wsp:val=&quot;60916271&quot;/&gt;&lt;wsp:rsid wsp:val=&quot;6099DC62&quot;/&gt;&lt;wsp:rsid wsp:val=&quot;609A2390&quot;/&gt;&lt;wsp:rsid wsp:val=&quot;60AD691A&quot;/&gt;&lt;wsp:rsid wsp:val=&quot;60B0B959&quot;/&gt;&lt;wsp:rsid wsp:val=&quot;60B59838&quot;/&gt;&lt;wsp:rsid wsp:val=&quot;60BC3994&quot;/&gt;&lt;wsp:rsid wsp:val=&quot;60C86E86&quot;/&gt;&lt;wsp:rsid wsp:val=&quot;60C8B91F&quot;/&gt;&lt;wsp:rsid wsp:val=&quot;60CDAA16&quot;/&gt;&lt;wsp:rsid wsp:val=&quot;60D339C0&quot;/&gt;&lt;wsp:rsid wsp:val=&quot;60D8F17E&quot;/&gt;&lt;wsp:rsid wsp:val=&quot;60D9FB41&quot;/&gt;&lt;wsp:rsid wsp:val=&quot;60EA4ED7&quot;/&gt;&lt;wsp:rsid wsp:val=&quot;60F5E71D&quot;/&gt;&lt;wsp:rsid wsp:val=&quot;6106698F&quot;/&gt;&lt;wsp:rsid wsp:val=&quot;61096360&quot;/&gt;&lt;wsp:rsid wsp:val=&quot;61130D22&quot;/&gt;&lt;wsp:rsid wsp:val=&quot;611BC462&quot;/&gt;&lt;wsp:rsid wsp:val=&quot;612EA4B8&quot;/&gt;&lt;wsp:rsid wsp:val=&quot;6144D4B9&quot;/&gt;&lt;wsp:rsid wsp:val=&quot;61480F64&quot;/&gt;&lt;wsp:rsid wsp:val=&quot;615064D6&quot;/&gt;&lt;wsp:rsid wsp:val=&quot;6151B7E1&quot;/&gt;&lt;wsp:rsid wsp:val=&quot;6156C434&quot;/&gt;&lt;wsp:rsid wsp:val=&quot;616BD753&quot;/&gt;&lt;wsp:rsid wsp:val=&quot;617B0BD1&quot;/&gt;&lt;wsp:rsid wsp:val=&quot;617B1187&quot;/&gt;&lt;wsp:rsid wsp:val=&quot;619707E5&quot;/&gt;&lt;wsp:rsid wsp:val=&quot;619E4ABD&quot;/&gt;&lt;wsp:rsid wsp:val=&quot;61AE4C69&quot;/&gt;&lt;wsp:rsid wsp:val=&quot;61D9F2CE&quot;/&gt;&lt;wsp:rsid wsp:val=&quot;61DF7624&quot;/&gt;&lt;wsp:rsid wsp:val=&quot;61E4E091&quot;/&gt;&lt;wsp:rsid wsp:val=&quot;61EEA432&quot;/&gt;&lt;wsp:rsid wsp:val=&quot;61F62285&quot;/&gt;&lt;wsp:rsid wsp:val=&quot;61F8F3F7&quot;/&gt;&lt;wsp:rsid wsp:val=&quot;6222B11D&quot;/&gt;&lt;wsp:rsid wsp:val=&quot;6234D1D6&quot;/&gt;&lt;wsp:rsid wsp:val=&quot;62465C4D&quot;/&gt;&lt;wsp:rsid wsp:val=&quot;6259E902&quot;/&gt;&lt;wsp:rsid wsp:val=&quot;62632665&quot;/&gt;&lt;wsp:rsid wsp:val=&quot;6275E55F&quot;/&gt;&lt;wsp:rsid wsp:val=&quot;627F259B&quot;/&gt;&lt;wsp:rsid wsp:val=&quot;62B25BA1&quot;/&gt;&lt;wsp:rsid wsp:val=&quot;62C13CE9&quot;/&gt;&lt;wsp:rsid wsp:val=&quot;62DD29AC&quot;/&gt;&lt;wsp:rsid wsp:val=&quot;62E2D029&quot;/&gt;&lt;wsp:rsid wsp:val=&quot;62F8DB63&quot;/&gt;&lt;wsp:rsid wsp:val=&quot;62F9DBA9&quot;/&gt;&lt;wsp:rsid wsp:val=&quot;62FA276D&quot;/&gt;&lt;wsp:rsid wsp:val=&quot;63012D22&quot;/&gt;&lt;wsp:rsid wsp:val=&quot;63116583&quot;/&gt;&lt;wsp:rsid wsp:val=&quot;631C51BF&quot;/&gt;&lt;wsp:rsid wsp:val=&quot;6321F755&quot;/&gt;&lt;wsp:rsid wsp:val=&quot;634847D7&quot;/&gt;&lt;wsp:rsid wsp:val=&quot;63503CF8&quot;/&gt;&lt;wsp:rsid wsp:val=&quot;63552FF9&quot;/&gt;&lt;wsp:rsid wsp:val=&quot;635AB8E7&quot;/&gt;&lt;wsp:rsid wsp:val=&quot;635D636E&quot;/&gt;&lt;wsp:rsid wsp:val=&quot;6381B6CC&quot;/&gt;&lt;wsp:rsid wsp:val=&quot;638D12FB&quot;/&gt;&lt;wsp:rsid wsp:val=&quot;63A30D7D&quot;/&gt;&lt;wsp:rsid wsp:val=&quot;63A6EE0E&quot;/&gt;&lt;wsp:rsid wsp:val=&quot;63B159EC&quot;/&gt;&lt;wsp:rsid wsp:val=&quot;63B25F40&quot;/&gt;&lt;wsp:rsid wsp:val=&quot;63B463C5&quot;/&gt;&lt;wsp:rsid wsp:val=&quot;63B55B6B&quot;/&gt;&lt;wsp:rsid wsp:val=&quot;63B90356&quot;/&gt;&lt;wsp:rsid wsp:val=&quot;63C81715&quot;/&gt;&lt;wsp:rsid wsp:val=&quot;63C9F937&quot;/&gt;&lt;wsp:rsid wsp:val=&quot;63CCD47D&quot;/&gt;&lt;wsp:rsid wsp:val=&quot;63D2D9B5&quot;/&gt;&lt;wsp:rsid wsp:val=&quot;63D39C3C&quot;/&gt;&lt;wsp:rsid wsp:val=&quot;63DB5E56&quot;/&gt;&lt;wsp:rsid wsp:val=&quot;63E27D1E&quot;/&gt;&lt;wsp:rsid wsp:val=&quot;63E61223&quot;/&gt;&lt;wsp:rsid wsp:val=&quot;63FEF6C6&quot;/&gt;&lt;wsp:rsid wsp:val=&quot;6414509F&quot;/&gt;&lt;wsp:rsid wsp:val=&quot;64177AAC&quot;/&gt;&lt;wsp:rsid wsp:val=&quot;641937A5&quot;/&gt;&lt;wsp:rsid wsp:val=&quot;641BE094&quot;/&gt;&lt;wsp:rsid wsp:val=&quot;6427D403&quot;/&gt;&lt;wsp:rsid wsp:val=&quot;6429B8FF&quot;/&gt;&lt;wsp:rsid wsp:val=&quot;642C9B45&quot;/&gt;&lt;wsp:rsid wsp:val=&quot;643BDF42&quot;/&gt;&lt;wsp:rsid wsp:val=&quot;644966CF&quot;/&gt;&lt;wsp:rsid wsp:val=&quot;6449C01A&quot;/&gt;&lt;wsp:rsid wsp:val=&quot;644B1595&quot;/&gt;&lt;wsp:rsid wsp:val=&quot;645999E8&quot;/&gt;&lt;wsp:rsid wsp:val=&quot;645EC164&quot;/&gt;&lt;wsp:rsid wsp:val=&quot;646D9C2C&quot;/&gt;&lt;wsp:rsid wsp:val=&quot;646ED40E&quot;/&gt;&lt;wsp:rsid wsp:val=&quot;6475ED7B&quot;/&gt;&lt;wsp:rsid wsp:val=&quot;64845752&quot;/&gt;&lt;wsp:rsid wsp:val=&quot;6492D0DA&quot;/&gt;&lt;wsp:rsid wsp:val=&quot;64936D80&quot;/&gt;&lt;wsp:rsid wsp:val=&quot;64999244&quot;/&gt;&lt;wsp:rsid wsp:val=&quot;64AEB9EA&quot;/&gt;&lt;wsp:rsid wsp:val=&quot;64C1C5C1&quot;/&gt;&lt;wsp:rsid wsp:val=&quot;64C3D3E7&quot;/&gt;&lt;wsp:rsid wsp:val=&quot;64C7B069&quot;/&gt;&lt;wsp:rsid wsp:val=&quot;64D53A69&quot;/&gt;&lt;wsp:rsid wsp:val=&quot;64DB52C5&quot;/&gt;&lt;wsp:rsid wsp:val=&quot;64E179E3&quot;/&gt;&lt;wsp:rsid wsp:val=&quot;64EDA600&quot;/&gt;&lt;wsp:rsid wsp:val=&quot;6502D4F6&quot;/&gt;&lt;wsp:rsid wsp:val=&quot;65201782&quot;/&gt;&lt;wsp:rsid wsp:val=&quot;65336C81&quot;/&gt;&lt;wsp:rsid wsp:val=&quot;65381F36&quot;/&gt;&lt;wsp:rsid wsp:val=&quot;6541DEC2&quot;/&gt;&lt;wsp:rsid wsp:val=&quot;65451901&quot;/&gt;&lt;wsp:rsid wsp:val=&quot;65456FA0&quot;/&gt;&lt;wsp:rsid wsp:val=&quot;6545A031&quot;/&gt;&lt;wsp:rsid wsp:val=&quot;654768D1&quot;/&gt;&lt;wsp:rsid wsp:val=&quot;654A56DA&quot;/&gt;&lt;wsp:rsid wsp:val=&quot;6568A4DE&quot;/&gt;&lt;wsp:rsid wsp:val=&quot;65781C74&quot;/&gt;&lt;wsp:rsid wsp:val=&quot;65826F64&quot;/&gt;&lt;wsp:rsid wsp:val=&quot;65B1955D&quot;/&gt;&lt;wsp:rsid wsp:val=&quot;65B2F332&quot;/&gt;&lt;wsp:rsid wsp:val=&quot;65F8DDAB&quot;/&gt;&lt;wsp:rsid wsp:val=&quot;6612A6D0&quot;/&gt;&lt;wsp:rsid wsp:val=&quot;66156731&quot;/&gt;&lt;wsp:rsid wsp:val=&quot;6638B710&quot;/&gt;&lt;wsp:rsid wsp:val=&quot;664BAC18&quot;/&gt;&lt;wsp:rsid wsp:val=&quot;6669A9DF&quot;/&gt;&lt;wsp:rsid wsp:val=&quot;667B78E1&quot;/&gt;&lt;wsp:rsid wsp:val=&quot;667FB27E&quot;/&gt;&lt;wsp:rsid wsp:val=&quot;66850F83&quot;/&gt;&lt;wsp:rsid wsp:val=&quot;66A139FF&quot;/&gt;&lt;wsp:rsid wsp:val=&quot;66A89A43&quot;/&gt;&lt;wsp:rsid wsp:val=&quot;66C79556&quot;/&gt;&lt;wsp:rsid wsp:val=&quot;66C9C1AB&quot;/&gt;&lt;wsp:rsid wsp:val=&quot;66E4306D&quot;/&gt;&lt;wsp:rsid wsp:val=&quot;66F3114F&quot;/&gt;&lt;wsp:rsid wsp:val=&quot;66F571CD&quot;/&gt;&lt;wsp:rsid wsp:val=&quot;66F76A11&quot;/&gt;&lt;wsp:rsid wsp:val=&quot;66FF37CD&quot;/&gt;&lt;wsp:rsid wsp:val=&quot;66FFCAE1&quot;/&gt;&lt;wsp:rsid wsp:val=&quot;67006042&quot;/&gt;&lt;wsp:rsid wsp:val=&quot;67087ED0&quot;/&gt;&lt;wsp:rsid wsp:val=&quot;671E0772&quot;/&gt;&lt;wsp:rsid wsp:val=&quot;671E9A17&quot;/&gt;&lt;wsp:rsid wsp:val=&quot;6731D2EE&quot;/&gt;&lt;wsp:rsid wsp:val=&quot;67340706&quot;/&gt;&lt;wsp:rsid wsp:val=&quot;673B6DCE&quot;/&gt;&lt;wsp:rsid wsp:val=&quot;674A2028&quot;/&gt;&lt;wsp:rsid wsp:val=&quot;674A8449&quot;/&gt;&lt;wsp:rsid wsp:val=&quot;674DD4EB&quot;/&gt;&lt;wsp:rsid wsp:val=&quot;67529A27&quot;/&gt;&lt;wsp:rsid wsp:val=&quot;67538156&quot;/&gt;&lt;wsp:rsid wsp:val=&quot;67566DAE&quot;/&gt;&lt;wsp:rsid wsp:val=&quot;675779E8&quot;/&gt;&lt;wsp:rsid wsp:val=&quot;676DF1DD&quot;/&gt;&lt;wsp:rsid wsp:val=&quot;677D4FE0&quot;/&gt;&lt;wsp:rsid wsp:val=&quot;67845634&quot;/&gt;&lt;wsp:rsid wsp:val=&quot;6785861F&quot;/&gt;&lt;wsp:rsid wsp:val=&quot;6787D7B4&quot;/&gt;&lt;wsp:rsid wsp:val=&quot;67880BDE&quot;/&gt;&lt;wsp:rsid wsp:val=&quot;678E23C2&quot;/&gt;&lt;wsp:rsid wsp:val=&quot;679076C6&quot;/&gt;&lt;wsp:rsid wsp:val=&quot;67B0D577&quot;/&gt;&lt;wsp:rsid wsp:val=&quot;67C479A8&quot;/&gt;&lt;wsp:rsid wsp:val=&quot;67C850F6&quot;/&gt;&lt;wsp:rsid wsp:val=&quot;67CA7B18&quot;/&gt;&lt;wsp:rsid wsp:val=&quot;67DC0133&quot;/&gt;&lt;wsp:rsid wsp:val=&quot;67E8EE9B&quot;/&gt;&lt;wsp:rsid wsp:val=&quot;67E9A21E&quot;/&gt;&lt;wsp:rsid wsp:val=&quot;67F4FECC&quot;/&gt;&lt;wsp:rsid wsp:val=&quot;68015E5E&quot;/&gt;&lt;wsp:rsid wsp:val=&quot;68034FBD&quot;/&gt;&lt;wsp:rsid wsp:val=&quot;680F9295&quot;/&gt;&lt;wsp:rsid wsp:val=&quot;68161DCB&quot;/&gt;&lt;wsp:rsid wsp:val=&quot;6826B1B1&quot;/&gt;&lt;wsp:rsid wsp:val=&quot;6827E340&quot;/&gt;&lt;wsp:rsid wsp:val=&quot;6837B875&quot;/&gt;&lt;wsp:rsid wsp:val=&quot;6837EE16&quot;/&gt;&lt;wsp:rsid wsp:val=&quot;68382B29&quot;/&gt;&lt;wsp:rsid wsp:val=&quot;683E49F4&quot;/&gt;&lt;wsp:rsid wsp:val=&quot;68409484&quot;/&gt;&lt;wsp:rsid wsp:val=&quot;684236B4&quot;/&gt;&lt;wsp:rsid wsp:val=&quot;684B4869&quot;/&gt;&lt;wsp:rsid wsp:val=&quot;6866230D&quot;/&gt;&lt;wsp:rsid wsp:val=&quot;68A045A0&quot;/&gt;&lt;wsp:rsid wsp:val=&quot;68B7D924&quot;/&gt;&lt;wsp:rsid wsp:val=&quot;68B7E09E&quot;/&gt;&lt;wsp:rsid wsp:val=&quot;68CE42A9&quot;/&gt;&lt;wsp:rsid wsp:val=&quot;68D66B69&quot;/&gt;&lt;wsp:rsid wsp:val=&quot;68ECFB57&quot;/&gt;&lt;wsp:rsid wsp:val=&quot;68EF55D4&quot;/&gt;&lt;wsp:rsid wsp:val=&quot;68F60C30&quot;/&gt;&lt;wsp:rsid wsp:val=&quot;68F85317&quot;/&gt;&lt;wsp:rsid wsp:val=&quot;69114D46&quot;/&gt;&lt;wsp:rsid wsp:val=&quot;69143C0A&quot;/&gt;&lt;wsp:rsid wsp:val=&quot;692053DA&quot;/&gt;&lt;wsp:rsid wsp:val=&quot;69420CE4&quot;/&gt;&lt;wsp:rsid wsp:val=&quot;6948ADBC&quot;/&gt;&lt;wsp:rsid wsp:val=&quot;694F1660&quot;/&gt;&lt;wsp:rsid wsp:val=&quot;69612175&quot;/&gt;&lt;wsp:rsid wsp:val=&quot;698BF11D&quot;/&gt;&lt;wsp:rsid wsp:val=&quot;69A36077&quot;/&gt;&lt;wsp:rsid wsp:val=&quot;69A58B84&quot;/&gt;&lt;wsp:rsid wsp:val=&quot;69AF2636&quot;/&gt;&lt;wsp:rsid wsp:val=&quot;69B859F2&quot;/&gt;&lt;wsp:rsid wsp:val=&quot;69C91D6A&quot;/&gt;&lt;wsp:rsid wsp:val=&quot;69CE1B2D&quot;/&gt;&lt;wsp:rsid wsp:val=&quot;69E36D5B&quot;/&gt;&lt;wsp:rsid wsp:val=&quot;69FC4BA9&quot;/&gt;&lt;wsp:rsid wsp:val=&quot;6A061F63&quot;/&gt;&lt;wsp:rsid wsp:val=&quot;6A2294A9&quot;/&gt;&lt;wsp:rsid wsp:val=&quot;6A25D980&quot;/&gt;&lt;wsp:rsid wsp:val=&quot;6A273909&quot;/&gt;&lt;wsp:rsid wsp:val=&quot;6A294793&quot;/&gt;&lt;wsp:rsid wsp:val=&quot;6A38A927&quot;/&gt;&lt;wsp:rsid wsp:val=&quot;6A3AA697&quot;/&gt;&lt;wsp:rsid wsp:val=&quot;6A3BB3FB&quot;/&gt;&lt;wsp:rsid wsp:val=&quot;6A54B197&quot;/&gt;&lt;wsp:rsid wsp:val=&quot;6A5C4413&quot;/&gt;&lt;wsp:rsid wsp:val=&quot;6A5E0E15&quot;/&gt;&lt;wsp:rsid wsp:val=&quot;6A60D67A&quot;/&gt;&lt;wsp:rsid wsp:val=&quot;6A72CB4B&quot;/&gt;&lt;wsp:rsid wsp:val=&quot;6A773672&quot;/&gt;&lt;wsp:rsid wsp:val=&quot;6A7DDA8B&quot;/&gt;&lt;wsp:rsid wsp:val=&quot;6A80C5C7&quot;/&gt;&lt;wsp:rsid wsp:val=&quot;6A9C42D4&quot;/&gt;&lt;wsp:rsid wsp:val=&quot;6AA34D5B&quot;/&gt;&lt;wsp:rsid wsp:val=&quot;6AC282BB&quot;/&gt;&lt;wsp:rsid wsp:val=&quot;6AC61532&quot;/&gt;&lt;wsp:rsid wsp:val=&quot;6ACB1D93&quot;/&gt;&lt;wsp:rsid wsp:val=&quot;6ACD1A3C&quot;/&gt;&lt;wsp:rsid wsp:val=&quot;6ACE0F3B&quot;/&gt;&lt;wsp:rsid wsp:val=&quot;6ACEB865&quot;/&gt;&lt;wsp:rsid wsp:val=&quot;6AD250CE&quot;/&gt;&lt;wsp:rsid wsp:val=&quot;6AE5A4E8&quot;/&gt;&lt;wsp:rsid wsp:val=&quot;6AF030EE&quot;/&gt;&lt;wsp:rsid wsp:val=&quot;6AFDA67A&quot;/&gt;&lt;wsp:rsid wsp:val=&quot;6B026827&quot;/&gt;&lt;wsp:rsid wsp:val=&quot;6B22CB2A&quot;/&gt;&lt;wsp:rsid wsp:val=&quot;6B23EFBB&quot;/&gt;&lt;wsp:rsid wsp:val=&quot;6B2AFAA4&quot;/&gt;&lt;wsp:rsid wsp:val=&quot;6B2FE3A5&quot;/&gt;&lt;wsp:rsid wsp:val=&quot;6B3D8605&quot;/&gt;&lt;wsp:rsid wsp:val=&quot;6B42BFF9&quot;/&gt;&lt;wsp:rsid wsp:val=&quot;6B47AA41&quot;/&gt;&lt;wsp:rsid wsp:val=&quot;6B485F0B&quot;/&gt;&lt;wsp:rsid wsp:val=&quot;6B5DC526&quot;/&gt;&lt;wsp:rsid wsp:val=&quot;6B6A869C&quot;/&gt;&lt;wsp:rsid wsp:val=&quot;6B833A60&quot;/&gt;&lt;wsp:rsid wsp:val=&quot;6B83E933&quot;/&gt;&lt;wsp:rsid wsp:val=&quot;6B8A2D1C&quot;/&gt;&lt;wsp:rsid wsp:val=&quot;6BA565C4&quot;/&gt;&lt;wsp:rsid wsp:val=&quot;6BC34DCF&quot;/&gt;&lt;wsp:rsid wsp:val=&quot;6BCB49C3&quot;/&gt;&lt;wsp:rsid wsp:val=&quot;6BCEC331&quot;/&gt;&lt;wsp:rsid wsp:val=&quot;6BD676F8&quot;/&gt;&lt;wsp:rsid wsp:val=&quot;6BD80A34&quot;/&gt;&lt;wsp:rsid wsp:val=&quot;6BF7CB57&quot;/&gt;&lt;wsp:rsid wsp:val=&quot;6BFAACE9&quot;/&gt;&lt;wsp:rsid wsp:val=&quot;6C055437&quot;/&gt;&lt;wsp:rsid wsp:val=&quot;6C1DB24B&quot;/&gt;&lt;wsp:rsid wsp:val=&quot;6C1DB4EC&quot;/&gt;&lt;wsp:rsid wsp:val=&quot;6C378952&quot;/&gt;&lt;wsp:rsid wsp:val=&quot;6C3794DD&quot;/&gt;&lt;wsp:rsid wsp:val=&quot;6C44FCB5&quot;/&gt;&lt;wsp:rsid wsp:val=&quot;6C48EE08&quot;/&gt;&lt;wsp:rsid wsp:val=&quot;6C617401&quot;/&gt;&lt;wsp:rsid wsp:val=&quot;6C62F198&quot;/&gt;&lt;wsp:rsid wsp:val=&quot;6C6726D9&quot;/&gt;&lt;wsp:rsid wsp:val=&quot;6C6A7B21&quot;/&gt;&lt;wsp:rsid wsp:val=&quot;6C791567&quot;/&gt;&lt;wsp:rsid wsp:val=&quot;6C80D319&quot;/&gt;&lt;wsp:rsid wsp:val=&quot;6C8DC627&quot;/&gt;&lt;wsp:rsid wsp:val=&quot;6C99D7C0&quot;/&gt;&lt;wsp:rsid wsp:val=&quot;6CB5B20D&quot;/&gt;&lt;wsp:rsid wsp:val=&quot;6CC9DB12&quot;/&gt;&lt;wsp:rsid wsp:val=&quot;6CE2AF35&quot;/&gt;&lt;wsp:rsid wsp:val=&quot;6CEDA169&quot;/&gt;&lt;wsp:rsid wsp:val=&quot;6CF4397C&quot;/&gt;&lt;wsp:rsid wsp:val=&quot;6CF5875C&quot;/&gt;&lt;wsp:rsid wsp:val=&quot;6CF92EFC&quot;/&gt;&lt;wsp:rsid wsp:val=&quot;6CF9A596&quot;/&gt;&lt;wsp:rsid wsp:val=&quot;6D23A33F&quot;/&gt;&lt;wsp:rsid wsp:val=&quot;6D291110&quot;/&gt;&lt;wsp:rsid wsp:val=&quot;6D2F7CCE&quot;/&gt;&lt;wsp:rsid wsp:val=&quot;6D43EC7E&quot;/&gt;&lt;wsp:rsid wsp:val=&quot;6D498901&quot;/&gt;&lt;wsp:rsid wsp:val=&quot;6D56A89B&quot;/&gt;&lt;wsp:rsid wsp:val=&quot;6D5931EE&quot;/&gt;&lt;wsp:rsid wsp:val=&quot;6D730DAC&quot;/&gt;&lt;wsp:rsid wsp:val=&quot;6D81405D&quot;/&gt;&lt;wsp:rsid wsp:val=&quot;6D8B134D&quot;/&gt;&lt;wsp:rsid wsp:val=&quot;6D947C4D&quot;/&gt;&lt;wsp:rsid wsp:val=&quot;6DB8EA7B&quot;/&gt;&lt;wsp:rsid wsp:val=&quot;6DBF4428&quot;/&gt;&lt;wsp:rsid wsp:val=&quot;6DC2C20B&quot;/&gt;&lt;wsp:rsid wsp:val=&quot;6DC76B51&quot;/&gt;&lt;wsp:rsid wsp:val=&quot;6DCB801E&quot;/&gt;&lt;wsp:rsid wsp:val=&quot;6DDB6195&quot;/&gt;&lt;wsp:rsid wsp:val=&quot;6DDF6789&quot;/&gt;&lt;wsp:rsid wsp:val=&quot;6DE13FD4&quot;/&gt;&lt;wsp:rsid wsp:val=&quot;6E06CAE9&quot;/&gt;&lt;wsp:rsid wsp:val=&quot;6E0C7A0B&quot;/&gt;&lt;wsp:rsid wsp:val=&quot;6E119F60&quot;/&gt;&lt;wsp:rsid wsp:val=&quot;6E1846C9&quot;/&gt;&lt;wsp:rsid wsp:val=&quot;6E274C2D&quot;/&gt;&lt;wsp:rsid wsp:val=&quot;6E3DB2B6&quot;/&gt;&lt;wsp:rsid wsp:val=&quot;6E49D5E9&quot;/&gt;&lt;wsp:rsid wsp:val=&quot;6E4BD401&quot;/&gt;&lt;wsp:rsid wsp:val=&quot;6E51A3D0&quot;/&gt;&lt;wsp:rsid wsp:val=&quot;6E51AF0C&quot;/&gt;&lt;wsp:rsid wsp:val=&quot;6E584671&quot;/&gt;&lt;wsp:rsid wsp:val=&quot;6E675196&quot;/&gt;&lt;wsp:rsid wsp:val=&quot;6E76CBDA&quot;/&gt;&lt;wsp:rsid wsp:val=&quot;6E7FE7CA&quot;/&gt;&lt;wsp:rsid wsp:val=&quot;6E817552&quot;/&gt;&lt;wsp:rsid wsp:val=&quot;6E8B666E&quot;/&gt;&lt;wsp:rsid wsp:val=&quot;6EA312A5&quot;/&gt;&lt;wsp:rsid wsp:val=&quot;6EA58E84&quot;/&gt;&lt;wsp:rsid wsp:val=&quot;6EA93A9C&quot;/&gt;&lt;wsp:rsid wsp:val=&quot;6EAB932F&quot;/&gt;&lt;wsp:rsid wsp:val=&quot;6EB50EEF&quot;/&gt;&lt;wsp:rsid wsp:val=&quot;6ECD035E&quot;/&gt;&lt;wsp:rsid wsp:val=&quot;6ECDFF7D&quot;/&gt;&lt;wsp:rsid wsp:val=&quot;6EE1F1A9&quot;/&gt;&lt;wsp:rsid wsp:val=&quot;6EE3F614&quot;/&gt;&lt;wsp:rsid wsp:val=&quot;6EEF7C74&quot;/&gt;&lt;wsp:rsid wsp:val=&quot;6F02FB69&quot;/&gt;&lt;wsp:rsid wsp:val=&quot;6F0A4B02&quot;/&gt;&lt;wsp:rsid wsp:val=&quot;6F133AD9&quot;/&gt;&lt;wsp:rsid wsp:val=&quot;6F15EBC4&quot;/&gt;&lt;wsp:rsid wsp:val=&quot;6F1B62FC&quot;/&gt;&lt;wsp:rsid wsp:val=&quot;6F1E1AB7&quot;/&gt;&lt;wsp:rsid wsp:val=&quot;6F37D927&quot;/&gt;&lt;wsp:rsid wsp:val=&quot;6F3CA92E&quot;/&gt;&lt;wsp:rsid wsp:val=&quot;6F3DC1E3&quot;/&gt;&lt;wsp:rsid wsp:val=&quot;6F459E3D&quot;/&gt;&lt;wsp:rsid wsp:val=&quot;6F580A44&quot;/&gt;&lt;wsp:rsid wsp:val=&quot;6F6DE78E&quot;/&gt;&lt;wsp:rsid wsp:val=&quot;6F7115B8&quot;/&gt;&lt;wsp:rsid wsp:val=&quot;6F76BE7E&quot;/&gt;&lt;wsp:rsid wsp:val=&quot;6F84FEC8&quot;/&gt;&lt;wsp:rsid wsp:val=&quot;6F8BF9DA&quot;/&gt;&lt;wsp:rsid wsp:val=&quot;6F8C0E1A&quot;/&gt;&lt;wsp:rsid wsp:val=&quot;6F912D8F&quot;/&gt;&lt;wsp:rsid wsp:val=&quot;6FA0D5C1&quot;/&gt;&lt;wsp:rsid wsp:val=&quot;6FB04ED3&quot;/&gt;&lt;wsp:rsid wsp:val=&quot;6FC9A3F8&quot;/&gt;&lt;wsp:rsid wsp:val=&quot;6FD0602B&quot;/&gt;&lt;wsp:rsid wsp:val=&quot;6FE2C89B&quot;/&gt;&lt;wsp:rsid wsp:val=&quot;7009EB68&quot;/&gt;&lt;wsp:rsid wsp:val=&quot;70112BB5&quot;/&gt;&lt;wsp:rsid wsp:val=&quot;70163C38&quot;/&gt;&lt;wsp:rsid wsp:val=&quot;7027D61B&quot;/&gt;&lt;wsp:rsid wsp:val=&quot;70345839&quot;/&gt;&lt;wsp:rsid wsp:val=&quot;7035319B&quot;/&gt;&lt;wsp:rsid wsp:val=&quot;7037CCAE&quot;/&gt;&lt;wsp:rsid wsp:val=&quot;70421F70&quot;/&gt;&lt;wsp:rsid wsp:val=&quot;7046FA88&quot;/&gt;&lt;wsp:rsid wsp:val=&quot;70477BE2&quot;/&gt;&lt;wsp:rsid wsp:val=&quot;704C2632&quot;/&gt;&lt;wsp:rsid wsp:val=&quot;704D2DFD&quot;/&gt;&lt;wsp:rsid wsp:val=&quot;70503319&quot;/&gt;&lt;wsp:rsid wsp:val=&quot;70578E50&quot;/&gt;&lt;wsp:rsid wsp:val=&quot;706403B1&quot;/&gt;&lt;wsp:rsid wsp:val=&quot;706840DC&quot;/&gt;&lt;wsp:rsid wsp:val=&quot;706DABEA&quot;/&gt;&lt;wsp:rsid wsp:val=&quot;706F7D0C&quot;/&gt;&lt;wsp:rsid wsp:val=&quot;707B467C&quot;/&gt;&lt;wsp:rsid wsp:val=&quot;708607CD&quot;/&gt;&lt;wsp:rsid wsp:val=&quot;709987D7&quot;/&gt;&lt;wsp:rsid wsp:val=&quot;70B816A4&quot;/&gt;&lt;wsp:rsid wsp:val=&quot;70BC6B37&quot;/&gt;&lt;wsp:rsid wsp:val=&quot;70BDB798&quot;/&gt;&lt;wsp:rsid wsp:val=&quot;70D3A988&quot;/&gt;&lt;wsp:rsid wsp:val=&quot;70D6E3D3&quot;/&gt;&lt;wsp:rsid wsp:val=&quot;70DB935D&quot;/&gt;&lt;wsp:rsid wsp:val=&quot;70FACED6&quot;/&gt;&lt;wsp:rsid wsp:val=&quot;70FF0C13&quot;/&gt;&lt;wsp:rsid wsp:val=&quot;710A9E69&quot;/&gt;&lt;wsp:rsid wsp:val=&quot;710F61E0&quot;/&gt;&lt;wsp:rsid wsp:val=&quot;71128EDF&quot;/&gt;&lt;wsp:rsid wsp:val=&quot;71139C41&quot;/&gt;&lt;wsp:rsid wsp:val=&quot;711A8892&quot;/&gt;&lt;wsp:rsid wsp:val=&quot;71213CCE&quot;/&gt;&lt;wsp:rsid wsp:val=&quot;71297CB9&quot;/&gt;&lt;wsp:rsid wsp:val=&quot;7134EB6D&quot;/&gt;&lt;wsp:rsid wsp:val=&quot;71391A01&quot;/&gt;&lt;wsp:rsid wsp:val=&quot;71511ECD&quot;/&gt;&lt;wsp:rsid wsp:val=&quot;71728BF9&quot;/&gt;&lt;wsp:rsid wsp:val=&quot;7178CD1E&quot;/&gt;&lt;wsp:rsid wsp:val=&quot;717FCA5C&quot;/&gt;&lt;wsp:rsid wsp:val=&quot;719B7FBC&quot;/&gt;&lt;wsp:rsid wsp:val=&quot;71B564A2&quot;/&gt;&lt;wsp:rsid wsp:val=&quot;71C35952&quot;/&gt;&lt;wsp:rsid wsp:val=&quot;71E18C62&quot;/&gt;&lt;wsp:rsid wsp:val=&quot;71E8C102&quot;/&gt;&lt;wsp:rsid wsp:val=&quot;71EC037A&quot;/&gt;&lt;wsp:rsid wsp:val=&quot;721A1571&quot;/&gt;&lt;wsp:rsid wsp:val=&quot;7235C5EA&quot;/&gt;&lt;wsp:rsid wsp:val=&quot;72368487&quot;/&gt;&lt;wsp:rsid wsp:val=&quot;7238ED18&quot;/&gt;&lt;wsp:rsid wsp:val=&quot;723C3BC7&quot;/&gt;&lt;wsp:rsid wsp:val=&quot;726884E8&quot;/&gt;&lt;wsp:rsid wsp:val=&quot;7271E43F&quot;/&gt;&lt;wsp:rsid wsp:val=&quot;7280ED90&quot;/&gt;&lt;wsp:rsid wsp:val=&quot;729B12AF&quot;/&gt;&lt;wsp:rsid wsp:val=&quot;729D59AC&quot;/&gt;&lt;wsp:rsid wsp:val=&quot;72A5EF9B&quot;/&gt;&lt;wsp:rsid wsp:val=&quot;72AC7B89&quot;/&gt;&lt;wsp:rsid wsp:val=&quot;72AFC8CE&quot;/&gt;&lt;wsp:rsid wsp:val=&quot;72B11C38&quot;/&gt;&lt;wsp:rsid wsp:val=&quot;72B658F3&quot;/&gt;&lt;wsp:rsid wsp:val=&quot;72C81D34&quot;/&gt;&lt;wsp:rsid wsp:val=&quot;72CFE0FF&quot;/&gt;&lt;wsp:rsid wsp:val=&quot;72DF4E39&quot;/&gt;&lt;wsp:rsid wsp:val=&quot;72ECA686&quot;/&gt;&lt;wsp:rsid wsp:val=&quot;72ECECDC&quot;/&gt;&lt;wsp:rsid wsp:val=&quot;73042269&quot;/&gt;&lt;wsp:rsid wsp:val=&quot;7311A4FB&quot;/&gt;&lt;wsp:rsid wsp:val=&quot;731A57D7&quot;/&gt;&lt;wsp:rsid wsp:val=&quot;7320042F&quot;/&gt;&lt;wsp:rsid wsp:val=&quot;732DCB51&quot;/&gt;&lt;wsp:rsid wsp:val=&quot;733CEAAB&quot;/&gt;&lt;wsp:rsid wsp:val=&quot;7349390D&quot;/&gt;&lt;wsp:rsid wsp:val=&quot;734C2198&quot;/&gt;&lt;wsp:rsid wsp:val=&quot;734E13E8&quot;/&gt;&lt;wsp:rsid wsp:val=&quot;73548D26&quot;/&gt;&lt;wsp:rsid wsp:val=&quot;73571103&quot;/&gt;&lt;wsp:rsid wsp:val=&quot;736AC7E3&quot;/&gt;&lt;wsp:rsid wsp:val=&quot;736CD879&quot;/&gt;&lt;wsp:rsid wsp:val=&quot;73736117&quot;/&gt;&lt;wsp:rsid wsp:val=&quot;73755A1E&quot;/&gt;&lt;wsp:rsid wsp:val=&quot;737854D7&quot;/&gt;&lt;wsp:rsid wsp:val=&quot;737A54F1&quot;/&gt;&lt;wsp:rsid wsp:val=&quot;739C7F98&quot;/&gt;&lt;wsp:rsid wsp:val=&quot;73B32E02&quot;/&gt;&lt;wsp:rsid wsp:val=&quot;73B6CA44&quot;/&gt;&lt;wsp:rsid wsp:val=&quot;73C220E1&quot;/&gt;&lt;wsp:rsid wsp:val=&quot;73C381FB&quot;/&gt;&lt;wsp:rsid wsp:val=&quot;73DAD804&quot;/&gt;&lt;wsp:rsid wsp:val=&quot;73DC9F53&quot;/&gt;&lt;wsp:rsid wsp:val=&quot;73E1C6E5&quot;/&gt;&lt;wsp:rsid wsp:val=&quot;73FF67D8&quot;/&gt;&lt;wsp:rsid wsp:val=&quot;7404F05B&quot;/&gt;&lt;wsp:rsid wsp:val=&quot;74073B67&quot;/&gt;&lt;wsp:rsid wsp:val=&quot;74142A76&quot;/&gt;&lt;wsp:rsid wsp:val=&quot;742B3548&quot;/&gt;&lt;wsp:rsid wsp:val=&quot;742F1539&quot;/&gt;&lt;wsp:rsid wsp:val=&quot;74489BD7&quot;/&gt;&lt;wsp:rsid wsp:val=&quot;74577A9D&quot;/&gt;&lt;wsp:rsid wsp:val=&quot;74697E7D&quot;/&gt;&lt;wsp:rsid wsp:val=&quot;746B4FA3&quot;/&gt;&lt;wsp:rsid wsp:val=&quot;748F7A64&quot;/&gt;&lt;wsp:rsid wsp:val=&quot;7491BECF&quot;/&gt;&lt;wsp:rsid wsp:val=&quot;74A5307C&quot;/&gt;&lt;wsp:rsid wsp:val=&quot;74C787F5&quot;/&gt;&lt;wsp:rsid wsp:val=&quot;74E01437&quot;/&gt;&lt;wsp:rsid wsp:val=&quot;74EB993D&quot;/&gt;&lt;wsp:rsid wsp:val=&quot;74ED45BF&quot;/&gt;&lt;wsp:rsid wsp:val=&quot;74ED48F7&quot;/&gt;&lt;wsp:rsid wsp:val=&quot;74F0CDA8&quot;/&gt;&lt;wsp:rsid wsp:val=&quot;74F41C2D&quot;/&gt;&lt;wsp:rsid wsp:val=&quot;75044007&quot;/&gt;&lt;wsp:rsid wsp:val=&quot;750C9EF4&quot;/&gt;&lt;wsp:rsid wsp:val=&quot;75123CB8&quot;/&gt;&lt;wsp:rsid wsp:val=&quot;7512DE4C&quot;/&gt;&lt;wsp:rsid wsp:val=&quot;751F84DB&quot;/&gt;&lt;wsp:rsid wsp:val=&quot;7531975E&quot;/&gt;&lt;wsp:rsid wsp:val=&quot;753358CB&quot;/&gt;&lt;wsp:rsid wsp:val=&quot;75366054&quot;/&gt;&lt;wsp:rsid wsp:val=&quot;753AB14B&quot;/&gt;&lt;wsp:rsid wsp:val=&quot;753D4574&quot;/&gt;&lt;wsp:rsid wsp:val=&quot;754657AB&quot;/&gt;&lt;wsp:rsid wsp:val=&quot;7546E581&quot;/&gt;&lt;wsp:rsid wsp:val=&quot;755FA7FA&quot;/&gt;&lt;wsp:rsid wsp:val=&quot;756906A9&quot;/&gt;&lt;wsp:rsid wsp:val=&quot;756CEC1D&quot;/&gt;&lt;wsp:rsid wsp:val=&quot;7571B166&quot;/&gt;&lt;wsp:rsid wsp:val=&quot;7573BFA0&quot;/&gt;&lt;wsp:rsid wsp:val=&quot;757D9746&quot;/&gt;&lt;wsp:rsid wsp:val=&quot;75828D5E&quot;/&gt;&lt;wsp:rsid wsp:val=&quot;758D5C3B&quot;/&gt;&lt;wsp:rsid wsp:val=&quot;75A8AE42&quot;/&gt;&lt;wsp:rsid wsp:val=&quot;75C21E1F&quot;/&gt;&lt;wsp:rsid wsp:val=&quot;75C9ED06&quot;/&gt;&lt;wsp:rsid wsp:val=&quot;75CB2BD0&quot;/&gt;&lt;wsp:rsid wsp:val=&quot;75DCEE46&quot;/&gt;&lt;wsp:rsid wsp:val=&quot;75E4B09C&quot;/&gt;&lt;wsp:rsid wsp:val=&quot;75F8E5E0&quot;/&gt;&lt;wsp:rsid wsp:val=&quot;76006D38&quot;/&gt;&lt;wsp:rsid wsp:val=&quot;7605BD43&quot;/&gt;&lt;wsp:rsid wsp:val=&quot;7611C0E7&quot;/&gt;&lt;wsp:rsid wsp:val=&quot;761412A2&quot;/&gt;&lt;wsp:rsid wsp:val=&quot;7645CCD9&quot;/&gt;&lt;wsp:rsid wsp:val=&quot;764D42E1&quot;/&gt;&lt;wsp:rsid wsp:val=&quot;7653D1A1&quot;/&gt;&lt;wsp:rsid wsp:val=&quot;7664BDFC&quot;/&gt;&lt;wsp:rsid wsp:val=&quot;7669DF78&quot;/&gt;&lt;wsp:rsid wsp:val=&quot;766AB65B&quot;/&gt;&lt;wsp:rsid wsp:val=&quot;7679EC5A&quot;/&gt;&lt;wsp:rsid wsp:val=&quot;76846F42&quot;/&gt;&lt;wsp:rsid wsp:val=&quot;76A2BA06&quot;/&gt;&lt;wsp:rsid wsp:val=&quot;76A3E970&quot;/&gt;&lt;wsp:rsid wsp:val=&quot;76A6843A&quot;/&gt;&lt;wsp:rsid wsp:val=&quot;76C2408F&quot;/&gt;&lt;wsp:rsid wsp:val=&quot;76C5C9D0&quot;/&gt;&lt;wsp:rsid wsp:val=&quot;76D220F6&quot;/&gt;&lt;wsp:rsid wsp:val=&quot;76EA5130&quot;/&gt;&lt;wsp:rsid wsp:val=&quot;76F515C2&quot;/&gt;&lt;wsp:rsid wsp:val=&quot;76FAA0EB&quot;/&gt;&lt;wsp:rsid wsp:val=&quot;770A2B5A&quot;/&gt;&lt;wsp:rsid wsp:val=&quot;770EC874&quot;/&gt;&lt;wsp:rsid wsp:val=&quot;77119309&quot;/&gt;&lt;wsp:rsid wsp:val=&quot;77184DE7&quot;/&gt;&lt;wsp:rsid wsp:val=&quot;771967A7&quot;/&gt;&lt;wsp:rsid wsp:val=&quot;77218540&quot;/&gt;&lt;wsp:rsid wsp:val=&quot;77246FEA&quot;/&gt;&lt;wsp:rsid wsp:val=&quot;77361D01&quot;/&gt;&lt;wsp:rsid wsp:val=&quot;77414CEB&quot;/&gt;&lt;wsp:rsid wsp:val=&quot;77447EA3&quot;/&gt;&lt;wsp:rsid wsp:val=&quot;775B3768&quot;/&gt;&lt;wsp:rsid wsp:val=&quot;7766FC31&quot;/&gt;&lt;wsp:rsid wsp:val=&quot;77741C91&quot;/&gt;&lt;wsp:rsid wsp:val=&quot;779AC0A4&quot;/&gt;&lt;wsp:rsid wsp:val=&quot;77A1F731&quot;/&gt;&lt;wsp:rsid wsp:val=&quot;77ABC0D2&quot;/&gt;&lt;wsp:rsid wsp:val=&quot;77C05ED4&quot;/&gt;&lt;wsp:rsid wsp:val=&quot;77C7360C&quot;/&gt;&lt;wsp:rsid wsp:val=&quot;77CA985D&quot;/&gt;&lt;wsp:rsid wsp:val=&quot;77D6C90E&quot;/&gt;&lt;wsp:rsid wsp:val=&quot;77E0A417&quot;/&gt;&lt;wsp:rsid wsp:val=&quot;77EDBE21&quot;/&gt;&lt;wsp:rsid wsp:val=&quot;7811906B&quot;/&gt;&lt;wsp:rsid wsp:val=&quot;78153C9A&quot;/&gt;&lt;wsp:rsid wsp:val=&quot;7824F5AB&quot;/&gt;&lt;wsp:rsid wsp:val=&quot;782F2195&quot;/&gt;&lt;wsp:rsid wsp:val=&quot;7833376D&quot;/&gt;&lt;wsp:rsid wsp:val=&quot;78453EA4&quot;/&gt;&lt;wsp:rsid wsp:val=&quot;787BFE64&quot;/&gt;&lt;wsp:rsid wsp:val=&quot;78864F6B&quot;/&gt;&lt;wsp:rsid wsp:val=&quot;78886C37&quot;/&gt;&lt;wsp:rsid wsp:val=&quot;78AAD630&quot;/&gt;&lt;wsp:rsid wsp:val=&quot;78AF23AB&quot;/&gt;&lt;wsp:rsid wsp:val=&quot;78B98784&quot;/&gt;&lt;wsp:rsid wsp:val=&quot;78BC9B39&quot;/&gt;&lt;wsp:rsid wsp:val=&quot;78C238DB&quot;/&gt;&lt;wsp:rsid wsp:val=&quot;78C69D7F&quot;/&gt;&lt;wsp:rsid wsp:val=&quot;78D65D78&quot;/&gt;&lt;wsp:rsid wsp:val=&quot;78DADE15&quot;/&gt;&lt;wsp:rsid wsp:val=&quot;78DBAC93&quot;/&gt;&lt;wsp:rsid wsp:val=&quot;78DEBB6D&quot;/&gt;&lt;wsp:rsid wsp:val=&quot;78E8D949&quot;/&gt;&lt;wsp:rsid wsp:val=&quot;78FBC3E8&quot;/&gt;&lt;wsp:rsid wsp:val=&quot;7912FC4A&quot;/&gt;&lt;wsp:rsid wsp:val=&quot;7918D4D0&quot;/&gt;&lt;wsp:rsid wsp:val=&quot;7919102F&quot;/&gt;&lt;wsp:rsid wsp:val=&quot;791AA285&quot;/&gt;&lt;wsp:rsid wsp:val=&quot;791C58B4&quot;/&gt;&lt;wsp:rsid wsp:val=&quot;791C6AB1&quot;/&gt;&lt;wsp:rsid wsp:val=&quot;79233338&quot;/&gt;&lt;wsp:rsid wsp:val=&quot;7925FE27&quot;/&gt;&lt;wsp:rsid wsp:val=&quot;792A56EC&quot;/&gt;&lt;wsp:rsid wsp:val=&quot;793AA372&quot;/&gt;&lt;wsp:rsid wsp:val=&quot;793CA353&quot;/&gt;&lt;wsp:rsid wsp:val=&quot;7940C9B7&quot;/&gt;&lt;wsp:rsid wsp:val=&quot;7951D864&quot;/&gt;&lt;wsp:rsid wsp:val=&quot;79600B6A&quot;/&gt;&lt;wsp:rsid wsp:val=&quot;796D9F18&quot;/&gt;&lt;wsp:rsid wsp:val=&quot;796ECBD4&quot;/&gt;&lt;wsp:rsid wsp:val=&quot;79758087&quot;/&gt;&lt;wsp:rsid wsp:val=&quot;7980DBF3&quot;/&gt;&lt;wsp:rsid wsp:val=&quot;79945AAB&quot;/&gt;&lt;wsp:rsid wsp:val=&quot;7996F5C8&quot;/&gt;&lt;wsp:rsid wsp:val=&quot;79A70FE0&quot;/&gt;&lt;wsp:rsid wsp:val=&quot;79B276CB&quot;/&gt;&lt;wsp:rsid wsp:val=&quot;79B31EC2&quot;/&gt;&lt;wsp:rsid wsp:val=&quot;79B3C3E1&quot;/&gt;&lt;wsp:rsid wsp:val=&quot;79C26E3B&quot;/&gt;&lt;wsp:rsid wsp:val=&quot;79CC2471&quot;/&gt;&lt;wsp:rsid wsp:val=&quot;79CDA579&quot;/&gt;&lt;wsp:rsid wsp:val=&quot;79D37ADD&quot;/&gt;&lt;wsp:rsid wsp:val=&quot;79DF86BD&quot;/&gt;&lt;wsp:rsid wsp:val=&quot;79E937F6&quot;/&gt;&lt;wsp:rsid wsp:val=&quot;79FA860A&quot;/&gt;&lt;wsp:rsid wsp:val=&quot;7A03928A&quot;/&gt;&lt;wsp:rsid wsp:val=&quot;7A06704B&quot;/&gt;&lt;wsp:rsid wsp:val=&quot;7A0D20F2&quot;/&gt;&lt;wsp:rsid wsp:val=&quot;7A13762C&quot;/&gt;&lt;wsp:rsid wsp:val=&quot;7A1785F3&quot;/&gt;&lt;wsp:rsid wsp:val=&quot;7A42B114&quot;/&gt;&lt;wsp:rsid wsp:val=&quot;7A519576&quot;/&gt;&lt;wsp:rsid wsp:val=&quot;7A526BB7&quot;/&gt;&lt;wsp:rsid wsp:val=&quot;7A7110B5&quot;/&gt;&lt;wsp:rsid wsp:val=&quot;7A71DEA6&quot;/&gt;&lt;wsp:rsid wsp:val=&quot;7A7431DF&quot;/&gt;&lt;wsp:rsid wsp:val=&quot;7A7D5412&quot;/&gt;&lt;wsp:rsid wsp:val=&quot;7A7F5CCF&quot;/&gt;&lt;wsp:rsid wsp:val=&quot;7A7FFDD6&quot;/&gt;&lt;wsp:rsid wsp:val=&quot;7A81CE92&quot;/&gt;&lt;wsp:rsid wsp:val=&quot;7A826848&quot;/&gt;&lt;wsp:rsid wsp:val=&quot;7A8D5A3C&quot;/&gt;&lt;wsp:rsid wsp:val=&quot;7A961A10&quot;/&gt;&lt;wsp:rsid wsp:val=&quot;7A98F683&quot;/&gt;&lt;wsp:rsid wsp:val=&quot;7A9DFA01&quot;/&gt;&lt;wsp:rsid wsp:val=&quot;7AAE38B9&quot;/&gt;&lt;wsp:rsid wsp:val=&quot;7AB63DBA&quot;/&gt;&lt;wsp:rsid wsp:val=&quot;7ADC0134&quot;/&gt;&lt;wsp:rsid wsp:val=&quot;7AEC1438&quot;/&gt;&lt;wsp:rsid wsp:val=&quot;7AEDDAFE&quot;/&gt;&lt;wsp:rsid wsp:val=&quot;7AFD1A0F&quot;/&gt;&lt;wsp:rsid wsp:val=&quot;7B032275&quot;/&gt;&lt;wsp:rsid wsp:val=&quot;7B13B7B0&quot;/&gt;&lt;wsp:rsid wsp:val=&quot;7B2BD8F1&quot;/&gt;&lt;wsp:rsid wsp:val=&quot;7B31E0BA&quot;/&gt;&lt;wsp:rsid wsp:val=&quot;7B323CE2&quot;/&gt;&lt;wsp:rsid wsp:val=&quot;7B3A6532&quot;/&gt;&lt;wsp:rsid wsp:val=&quot;7B3E1A30&quot;/&gt;&lt;wsp:rsid wsp:val=&quot;7B4FD4ED&quot;/&gt;&lt;wsp:rsid wsp:val=&quot;7B573F78&quot;/&gt;&lt;wsp:rsid wsp:val=&quot;7B5988EF&quot;/&gt;&lt;wsp:rsid wsp:val=&quot;7B5DBE91&quot;/&gt;&lt;wsp:rsid wsp:val=&quot;7B600F2C&quot;/&gt;&lt;wsp:rsid wsp:val=&quot;7B8C5DCD&quot;/&gt;&lt;wsp:rsid wsp:val=&quot;7B8D87C3&quot;/&gt;&lt;wsp:rsid wsp:val=&quot;7B9A8E25&quot;/&gt;&lt;wsp:rsid wsp:val=&quot;7BAB1913&quot;/&gt;&lt;wsp:rsid wsp:val=&quot;7BB6E3D2&quot;/&gt;&lt;wsp:rsid wsp:val=&quot;7BBF2216&quot;/&gt;&lt;wsp:rsid wsp:val=&quot;7BC7BDF1&quot;/&gt;&lt;wsp:rsid wsp:val=&quot;7BD3B06D&quot;/&gt;&lt;wsp:rsid wsp:val=&quot;7BD684B4&quot;/&gt;&lt;wsp:rsid wsp:val=&quot;7BE6844C&quot;/&gt;&lt;wsp:rsid wsp:val=&quot;7BEE64DA&quot;/&gt;&lt;wsp:rsid wsp:val=&quot;7BF30D0F&quot;/&gt;&lt;wsp:rsid wsp:val=&quot;7BFE145A&quot;/&gt;&lt;wsp:rsid wsp:val=&quot;7C0078AD&quot;/&gt;&lt;wsp:rsid wsp:val=&quot;7C0860DA&quot;/&gt;&lt;wsp:rsid wsp:val=&quot;7C1659C0&quot;/&gt;&lt;wsp:rsid wsp:val=&quot;7C17EFC6&quot;/&gt;&lt;wsp:rsid wsp:val=&quot;7C1DFC67&quot;/&gt;&lt;wsp:rsid wsp:val=&quot;7C203FBF&quot;/&gt;&lt;wsp:rsid wsp:val=&quot;7C3371D4&quot;/&gt;&lt;wsp:rsid wsp:val=&quot;7C4FF557&quot;/&gt;&lt;wsp:rsid wsp:val=&quot;7C509E04&quot;/&gt;&lt;wsp:rsid wsp:val=&quot;7C57C3E2&quot;/&gt;&lt;wsp:rsid wsp:val=&quot;7C77D195&quot;/&gt;&lt;wsp:rsid wsp:val=&quot;7C7DC9B5&quot;/&gt;&lt;wsp:rsid wsp:val=&quot;7C8F1B31&quot;/&gt;&lt;wsp:rsid wsp:val=&quot;7C9F1816&quot;/&gt;&lt;wsp:rsid wsp:val=&quot;7CB08430&quot;/&gt;&lt;wsp:rsid wsp:val=&quot;7CFBDF8D&quot;/&gt;&lt;wsp:rsid wsp:val=&quot;7D0BDBB9&quot;/&gt;&lt;wsp:rsid wsp:val=&quot;7D1E8DAF&quot;/&gt;&lt;wsp:rsid wsp:val=&quot;7D2CE450&quot;/&gt;&lt;wsp:rsid wsp:val=&quot;7D3C9B2C&quot;/&gt;&lt;wsp:rsid wsp:val=&quot;7D4A9C40&quot;/&gt;&lt;wsp:rsid wsp:val=&quot;7D4FF23A&quot;/&gt;&lt;wsp:rsid wsp:val=&quot;7D5262CC&quot;/&gt;&lt;wsp:rsid wsp:val=&quot;7D583742&quot;/&gt;&lt;wsp:rsid wsp:val=&quot;7D5D7BE9&quot;/&gt;&lt;wsp:rsid wsp:val=&quot;7D6948E5&quot;/&gt;&lt;wsp:rsid wsp:val=&quot;7D6F8EEC&quot;/&gt;&lt;wsp:rsid wsp:val=&quot;7D710CDE&quot;/&gt;&lt;wsp:rsid wsp:val=&quot;7D754302&quot;/&gt;&lt;wsp:rsid wsp:val=&quot;7D7FD9B7&quot;/&gt;&lt;wsp:rsid wsp:val=&quot;7D94A19C&quot;/&gt;&lt;wsp:rsid wsp:val=&quot;7D98860A&quot;/&gt;&lt;wsp:rsid wsp:val=&quot;7D98938A&quot;/&gt;&lt;wsp:rsid wsp:val=&quot;7D9CA957&quot;/&gt;&lt;wsp:rsid wsp:val=&quot;7DA194D5&quot;/&gt;&lt;wsp:rsid wsp:val=&quot;7DA982B7&quot;/&gt;&lt;wsp:rsid wsp:val=&quot;7DBCED97&quot;/&gt;&lt;wsp:rsid wsp:val=&quot;7DC4FAFE&quot;/&gt;&lt;wsp:rsid wsp:val=&quot;7DCCC457&quot;/&gt;&lt;wsp:rsid wsp:val=&quot;7DF00776&quot;/&gt;&lt;wsp:rsid wsp:val=&quot;7DF24353&quot;/&gt;&lt;wsp:rsid wsp:val=&quot;7DF255CA&quot;/&gt;&lt;wsp:rsid wsp:val=&quot;7DFB50F1&quot;/&gt;&lt;wsp:rsid wsp:val=&quot;7E032FBD&quot;/&gt;&lt;wsp:rsid wsp:val=&quot;7E0DAC36&quot;/&gt;&lt;wsp:rsid wsp:val=&quot;7E23B4FA&quot;/&gt;&lt;wsp:rsid wsp:val=&quot;7E335C6B&quot;/&gt;&lt;wsp:rsid wsp:val=&quot;7E48001C&quot;/&gt;&lt;wsp:rsid wsp:val=&quot;7E49EFF7&quot;/&gt;&lt;wsp:rsid wsp:val=&quot;7E4C3FBD&quot;/&gt;&lt;wsp:rsid wsp:val=&quot;7E4DC4F3&quot;/&gt;&lt;wsp:rsid wsp:val=&quot;7E565375&quot;/&gt;&lt;wsp:rsid wsp:val=&quot;7E59AA26&quot;/&gt;&lt;wsp:rsid wsp:val=&quot;7E677CF9&quot;/&gt;&lt;wsp:rsid wsp:val=&quot;7E703698&quot;/&gt;&lt;wsp:rsid wsp:val=&quot;7E789FD5&quot;/&gt;&lt;wsp:rsid wsp:val=&quot;7E7BC1B3&quot;/&gt;&lt;wsp:rsid wsp:val=&quot;7E7CED15&quot;/&gt;&lt;wsp:rsid wsp:val=&quot;7E7E543B&quot;/&gt;&lt;wsp:rsid wsp:val=&quot;7E97D745&quot;/&gt;&lt;wsp:rsid wsp:val=&quot;7E9E5722&quot;/&gt;&lt;wsp:rsid wsp:val=&quot;7E9EACB6&quot;/&gt;&lt;wsp:rsid wsp:val=&quot;7EBA3565&quot;/&gt;&lt;wsp:rsid wsp:val=&quot;7EC7CD82&quot;/&gt;&lt;wsp:rsid wsp:val=&quot;7ED9091F&quot;/&gt;&lt;wsp:rsid wsp:val=&quot;7EE17EA4&quot;/&gt;&lt;wsp:rsid wsp:val=&quot;7EE88F37&quot;/&gt;&lt;wsp:rsid wsp:val=&quot;7EF649AE&quot;/&gt;&lt;wsp:rsid wsp:val=&quot;7F07A755&quot;/&gt;&lt;wsp:rsid wsp:val=&quot;7F26059C&quot;/&gt;&lt;wsp:rsid wsp:val=&quot;7F2BEEFA&quot;/&gt;&lt;wsp:rsid wsp:val=&quot;7F30278B&quot;/&gt;&lt;wsp:rsid wsp:val=&quot;7F4ED065&quot;/&gt;&lt;wsp:rsid wsp:val=&quot;7F511F8A&quot;/&gt;&lt;wsp:rsid wsp:val=&quot;7F529BE0&quot;/&gt;&lt;wsp:rsid wsp:val=&quot;7F548A31&quot;/&gt;&lt;wsp:rsid wsp:val=&quot;7F58E5B9&quot;/&gt;&lt;wsp:rsid wsp:val=&quot;7F5CB20F&quot;/&gt;&lt;wsp:rsid wsp:val=&quot;7F60B018&quot;/&gt;&lt;wsp:rsid wsp:val=&quot;7F698B33&quot;/&gt;&lt;wsp:rsid wsp:val=&quot;7F782E40&quot;/&gt;&lt;wsp:rsid wsp:val=&quot;7F78584B&quot;/&gt;&lt;wsp:rsid wsp:val=&quot;7F8B31CC&quot;/&gt;&lt;wsp:rsid wsp:val=&quot;7F93FF58&quot;/&gt;&lt;wsp:rsid wsp:val=&quot;7F96507D&quot;/&gt;&lt;wsp:rsid wsp:val=&quot;7F9C4E5D&quot;/&gt;&lt;wsp:rsid wsp:val=&quot;7FBC8836&quot;/&gt;&lt;wsp:rsid wsp:val=&quot;7FBE889A&quot;/&gt;&lt;wsp:rsid wsp:val=&quot;7FCE6BFA&quot;/&gt;&lt;wsp:rsid wsp:val=&quot;7FD21ABC&quot;/&gt;&lt;wsp:rsid wsp:val=&quot;7FD8008F&quot;/&gt;&lt;wsp:rsid wsp:val=&quot;7FDA4F5C&quot;/&gt;&lt;wsp:rsid wsp:val=&quot;7FFD8CF1&quot;/&gt;&lt;/wsp:rsids&gt;&lt;/w:docPr&gt;&lt;w:body&gt;&lt;wx:sect&gt;&lt;w:p wsp:rsidR=&quot;00000000&quot; wsp:rsidRDefault=&quot;00437283&quot; wsp:rsidP=&quot;00437283&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lt;/m:t&gt;&lt;/m:r&gt;&lt;/m:e&gt;&lt;m:sub&gt;&lt;m:sSub&gt;&lt;m:sSubPr&gt;&lt;m:ctrlPr&gt;&lt;w:rPr&gt;&lt;w:rFonts w:ascii=&quot;Cambria Math&quot; w:h-ansi=&quot;Cambria Math&quot;/&gt;&lt;wx:font wx:val=&quot;Cambria Math&quot;/&gt;&lt;w:i/&gt;&lt;/w:rPr&gt;&lt;/m:ctrlPr&gt;&lt;/m:sSubPsr&gt;&lt;m:e&gt;&lt;m:r&gt;&lt;w:rPr&gt;&lt;w:rFonts w:ascii=&quot;Cambria Math&quot; w:h-ansi=&quot;Cambria Math&quot;/&gt;&lt;wx:font wx:val=&quot;Cambria Math&quot;/&gt;&lt;w:i/&gt;&lt;/w:rPr&gt;&lt;m:t&gt;g&lt;/m:t&gt;&lt;/m:r&gt;&lt;/m:e&gt;&lt;m:sub&gt;&lt;m:r&gt;&lt;w:rPr&gt;&lt;w:rFonts w:ascii=&quot;Cambria Math&quot; w:h-ansi=&quot;Cambria Math&quot;/&gt;&lt;wx:font wx:val=&quot;Cambria Math&quot;/&gt;&lt;w:i/&gt;&lt;/w:rPr&gt;&lt;m:t&gt;i&lt;/m:t&gt;&lt;/m:r&gt;&lt;/m:sub&gt;&lt;/m:sSub&gt;&lt;/m:sub&gt;&lt;/m:sSub&gt;&lt;/m:oMath&gt;&lt;/m:oMathPara&gt;&lt;/w:p&gt;&lt;w:sectPr wsp:rsidR=&quot;00000000&quot;&gt;&lt;w:pgSz w:w=&quot;12240&quot; w:h=&quot;15840&quot;/&gt;&lt;w:pgMar w:top=&quot;1701&quot; w:right=&quot;1440&quot; w:bottom=&quot;1440&quot; w:left=&quot;1440&quot; w:header=&quot;720&quot; w:footer=&quot;720&quot; w:gutter=&quot;0&quot;/&gt;&lt;w:cols w:space=&quot;720&quot;/&gt;&lt;/w:sectPr&gt;&lt;/wx:sect&gt;&lt;/w:body&gt;&lt;/w:wordDocument&gt;">
            <v:imagedata r:id="rId10" o:title="" chromakey="white"/>
          </v:shape>
        </w:pict>
      </w:r>
      <w:r w:rsidR="00402169" w:rsidRPr="00F01693">
        <w:instrText xml:space="preserve"> </w:instrText>
      </w:r>
      <w:r w:rsidR="00402169" w:rsidRPr="00F01693">
        <w:fldChar w:fldCharType="separate"/>
      </w:r>
      <w:r w:rsidR="00392796" w:rsidRPr="00F01693">
        <w:rPr>
          <w:position w:val="-12"/>
        </w:rPr>
        <w:pict w14:anchorId="6C6927BE">
          <v:shape id="_x0000_i1029" type="#_x0000_t75" style="width:14.25pt;height: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allowPNG/&gt;&lt;w:savePreviewPicture/&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docVars&gt;&lt;w:docVar w:name=&quot;__Grammarly_42____i&quot; w:val=&quot;H4sIAAAAAAAEAKtWckksSQxILCpxzi/NK1GyMqwFAAEhoTITAAAA&quot;/&gt;&lt;w:docVar w:name=&quot;__Grammarly_42___1&quot; w:val=&quot;H4sIAAAAAAAEAKtWcslP9kxRslIyNDayMDEzMzQyMjUxtDA3MzJS0lEKTi0uzszPAykwtqwFAKnQulwtAAAA&quot;/&gt;&lt;/w:docVars&gt;&lt;wsp:rsids&gt;&lt;wsp:rsidRoot wsp:val=&quot;00046CE5&quot;/&gt;&lt;wsp:rsid wsp:val=&quot;000001DF&quot;/&gt;&lt;wsp:rsid wsp:val=&quot;000002A7&quot;/&gt;&lt;wsp:rsid wsp:val=&quot;00001460&quot;/&gt;&lt;wsp:rsid wsp:val=&quot;0000155B&quot;/&gt;&lt;wsp:rsid wsp:val=&quot;00003ED3&quot;/&gt;&lt;wsp:rsid wsp:val=&quot;00004826&quot;/&gt;&lt;wsp:rsid wsp:val=&quot;000048B5&quot;/&gt;&lt;wsp:rsid wsp:val=&quot;000049D7&quot;/&gt;&lt;wsp:rsid wsp:val=&quot;00005BA4&quot;/&gt;&lt;wsp:rsid wsp:val=&quot;00005BD8&quot;/&gt;&lt;wsp:rsid wsp:val=&quot;00005DB4&quot;/&gt;&lt;wsp:rsid wsp:val=&quot;00006473&quot;/&gt;&lt;wsp:rsid wsp:val=&quot;00007079&quot;/&gt;&lt;wsp:rsid wsp:val=&quot;000072FF&quot;/&gt;&lt;wsp:rsid wsp:val=&quot;00007E04&quot;/&gt;&lt;wsp:rsid wsp:val=&quot;0000E4D6&quot;/&gt;&lt;wsp:rsid wsp:val=&quot;000102EB&quot;/&gt;&lt;wsp:rsid wsp:val=&quot;000104CC&quot;/&gt;&lt;wsp:rsid wsp:val=&quot;0001116A&quot;/&gt;&lt;wsp:rsid wsp:val=&quot;00012181&quot;/&gt;&lt;wsp:rsid wsp:val=&quot;000128C2&quot;/&gt;&lt;wsp:rsid wsp:val=&quot;00013609&quot;/&gt;&lt;wsp:rsid wsp:val=&quot;000140A3&quot;/&gt;&lt;wsp:rsid wsp:val=&quot;00015EA2&quot;/&gt;&lt;wsp:rsid wsp:val=&quot;000161E4&quot;/&gt;&lt;wsp:rsid wsp:val=&quot;000164B5&quot;/&gt;&lt;wsp:rsid wsp:val=&quot;0001655A&quot;/&gt;&lt;wsp:rsid wsp:val=&quot;00016BF0&quot;/&gt;&lt;wsp:rsid wsp:val=&quot;0001777F&quot;/&gt;&lt;wsp:rsid wsp:val=&quot;00017EB1&quot;/&gt;&lt;wsp:rsid wsp:val=&quot;000218FF&quot;/&gt;&lt;wsp:rsid wsp:val=&quot;00021EE8&quot;/&gt;&lt;wsp:rsid wsp:val=&quot;000221D2&quot;/&gt;&lt;wsp:rsid wsp:val=&quot;00022EB5&quot;/&gt;&lt;wsp:rsid wsp:val=&quot;000232C5&quot;/&gt;&lt;wsp:rsid wsp:val=&quot;000232EF&quot;/&gt;&lt;wsp:rsid wsp:val=&quot;00025A56&quot;/&gt;&lt;wsp:rsid wsp:val=&quot;00026410&quot;/&gt;&lt;wsp:rsid wsp:val=&quot;00026BFC&quot;/&gt;&lt;wsp:rsid wsp:val=&quot;00026C68&quot;/&gt;&lt;wsp:rsid wsp:val=&quot;00026DE0&quot;/&gt;&lt;wsp:rsid wsp:val=&quot;00027139&quot;/&gt;&lt;wsp:rsid wsp:val=&quot;000278DE&quot;/&gt;&lt;wsp:rsid wsp:val=&quot;00031B38&quot;/&gt;&lt;wsp:rsid wsp:val=&quot;000322EC&quot;/&gt;&lt;wsp:rsid wsp:val=&quot;000324DF&quot;/&gt;&lt;wsp:rsid wsp:val=&quot;00033536&quot;/&gt;&lt;wsp:rsid wsp:val=&quot;00034D1C&quot;/&gt;&lt;wsp:rsid wsp:val=&quot;00034DFC&quot;/&gt;&lt;wsp:rsid wsp:val=&quot;000357DF&quot;/&gt;&lt;wsp:rsid wsp:val=&quot;00036B08&quot;/&gt;&lt;wsp:rsid wsp:val=&quot;00036D05&quot;/&gt;&lt;wsp:rsid wsp:val=&quot;0003723A&quot;/&gt;&lt;wsp:rsid wsp:val=&quot;00037739&quot;/&gt;&lt;wsp:rsid wsp:val=&quot;00039C30&quot;/&gt;&lt;wsp:rsid wsp:val=&quot;00043EA1&quot;/&gt;&lt;wsp:rsid wsp:val=&quot;0004471D&quot;/&gt;&lt;wsp:rsid wsp:val=&quot;00044D86&quot;/&gt;&lt;wsp:rsid wsp:val=&quot;0004664C&quot;/&gt;&lt;wsp:rsid wsp:val=&quot;00046CE5&quot;/&gt;&lt;wsp:rsid wsp:val=&quot;00047116&quot;/&gt;&lt;wsp:rsid wsp:val=&quot;000512F9&quot;/&gt;&lt;wsp:rsid wsp:val=&quot;00051B14&quot;/&gt;&lt;wsp:rsid wsp:val=&quot;0005238E&quot;/&gt;&lt;wsp:rsid wsp:val=&quot;0005307F&quot;/&gt;&lt;wsp:rsid wsp:val=&quot;00053D9F&quot;/&gt;&lt;wsp:rsid wsp:val=&quot;000570BB&quot;/&gt;&lt;wsp:rsid wsp:val=&quot;00057125&quot;/&gt;&lt;wsp:rsid wsp:val=&quot;000571AC&quot;/&gt;&lt;wsp:rsid wsp:val=&quot;00057CE5&quot;/&gt;&lt;wsp:rsid wsp:val=&quot;000604BE&quot;/&gt;&lt;wsp:rsid wsp:val=&quot;000611AB&quot;/&gt;&lt;wsp:rsid wsp:val=&quot;00061BDF&quot;/&gt;&lt;wsp:rsid wsp:val=&quot;0006316C&quot;/&gt;&lt;wsp:rsid wsp:val=&quot;00063686&quot;/&gt;&lt;wsp:rsid wsp:val=&quot;00064626&quot;/&gt;&lt;wsp:rsid wsp:val=&quot;00064640&quot;/&gt;&lt;wsp:rsid wsp:val=&quot;000649D5&quot;/&gt;&lt;wsp:rsid wsp:val=&quot;00064AAB&quot;/&gt;&lt;wsp:rsid wsp:val=&quot;00065861&quot;/&gt;&lt;wsp:rsid wsp:val=&quot;00066296&quot;/&gt;&lt;wsp:rsid wsp:val=&quot;00067299&quot;/&gt;&lt;wsp:rsid wsp:val=&quot;00067CBF&quot;/&gt;&lt;wsp:rsid wsp:val=&quot;0007018C&quot;/&gt;&lt;wsp:rsid wsp:val=&quot;00070863&quot;/&gt;&lt;wsp:rsid wsp:val=&quot;00071011&quot;/&gt;&lt;wsp:rsid wsp:val=&quot;00073124&quot;/&gt;&lt;wsp:rsid wsp:val=&quot;0007326D&quot;/&gt;&lt;wsp:rsid wsp:val=&quot;000733A4&quot;/&gt;&lt;wsp:rsid wsp:val=&quot;0008217B&quot;/&gt;&lt;wsp:rsid wsp:val=&quot;00082F05&quot;/&gt;&lt;wsp:rsid wsp:val=&quot;0008314E&quot;/&gt;&lt;wsp:rsid wsp:val=&quot;00083906&quot;/&gt;&lt;wsp:rsid wsp:val=&quot;00084C33&quot;/&gt;&lt;wsp:rsid wsp:val=&quot;0008608D&quot;/&gt;&lt;wsp:rsid wsp:val=&quot;000868EE&quot;/&gt;&lt;wsp:rsid wsp:val=&quot;00086EAA&quot;/&gt;&lt;wsp:rsid wsp:val=&quot;00086FD2&quot;/&gt;&lt;wsp:rsid wsp:val=&quot;000915C5&quot;/&gt;&lt;wsp:rsid wsp:val=&quot;0009171E&quot;/&gt;&lt;wsp:rsid wsp:val=&quot;00091F68&quot;/&gt;&lt;wsp:rsid wsp:val=&quot;00092F05&quot;/&gt;&lt;wsp:rsid wsp:val=&quot;0009308F&quot;/&gt;&lt;wsp:rsid wsp:val=&quot;00093D99&quot;/&gt;&lt;wsp:rsid wsp:val=&quot;00094278&quot;/&gt;&lt;wsp:rsid wsp:val=&quot;00094BCD&quot;/&gt;&lt;wsp:rsid wsp:val=&quot;00094D2B&quot;/&gt;&lt;wsp:rsid wsp:val=&quot;000965BD&quot;/&gt;&lt;wsp:rsid wsp:val=&quot;00096AEB&quot;/&gt;&lt;wsp:rsid wsp:val=&quot;00096C7D&quot;/&gt;&lt;wsp:rsid wsp:val=&quot;000A0097&quot;/&gt;&lt;wsp:rsid wsp:val=&quot;000A01F2&quot;/&gt;&lt;wsp:rsid wsp:val=&quot;000A0656&quot;/&gt;&lt;wsp:rsid wsp:val=&quot;000A1139&quot;/&gt;&lt;wsp:rsid wsp:val=&quot;000A1E65&quot;/&gt;&lt;wsp:rsid wsp:val=&quot;000A5700&quot;/&gt;&lt;wsp:rsid wsp:val=&quot;000A5F4E&quot;/&gt;&lt;wsp:rsid wsp:val=&quot;000A6249&quot;/&gt;&lt;wsp:rsid wsp:val=&quot;000A65D0&quot;/&gt;&lt;wsp:rsid wsp:val=&quot;000A6E48&quot;/&gt;&lt;wsp:rsid wsp:val=&quot;000A7358&quot;/&gt;&lt;wsp:rsid wsp:val=&quot;000B0332&quot;/&gt;&lt;wsp:rsid wsp:val=&quot;000B03A0&quot;/&gt;&lt;wsp:rsid wsp:val=&quot;000B051E&quot;/&gt;&lt;wsp:rsid wsp:val=&quot;000B077D&quot;/&gt;&lt;wsp:rsid wsp:val=&quot;000B092B&quot;/&gt;&lt;wsp:rsid wsp:val=&quot;000B0B0C&quot;/&gt;&lt;wsp:rsid wsp:val=&quot;000B0CF6&quot;/&gt;&lt;wsp:rsid wsp:val=&quot;000B12E2&quot;/&gt;&lt;wsp:rsid wsp:val=&quot;000B137A&quot;/&gt;&lt;wsp:rsid wsp:val=&quot;000B2CE3&quot;/&gt;&lt;wsp:rsid wsp:val=&quot;000B53C8&quot;/&gt;&lt;wsp:rsid wsp:val=&quot;000B5BD7&quot;/&gt;&lt;wsp:rsid wsp:val=&quot;000B6F1C&quot;/&gt;&lt;wsp:rsid wsp:val=&quot;000B7585&quot;/&gt;&lt;wsp:rsid wsp:val=&quot;000C04AE&quot;/&gt;&lt;wsp:rsid wsp:val=&quot;000C0A12&quot;/&gt;&lt;wsp:rsid wsp:val=&quot;000C0DDB&quot;/&gt;&lt;wsp:rsid wsp:val=&quot;000C176B&quot;/&gt;&lt;wsp:rsid wsp:val=&quot;000C1949&quot;/&gt;&lt;wsp:rsid wsp:val=&quot;000C1C59&quot;/&gt;&lt;wsp:rsid wsp:val=&quot;000C2BBA&quot;/&gt;&lt;wsp:rsid wsp:val=&quot;000C317B&quot;/&gt;&lt;wsp:rsid wsp:val=&quot;000C3917&quot;/&gt;&lt;wsp:rsid wsp:val=&quot;000C65CE&quot;/&gt;&lt;wsp:rsid wsp:val=&quot;000C7D59&quot;/&gt;&lt;wsp:rsid wsp:val=&quot;000D0998&quot;/&gt;&lt;wsp:rsid wsp:val=&quot;000D1D73&quot;/&gt;&lt;wsp:rsid wsp:val=&quot;000D2446&quot;/&gt;&lt;wsp:rsid wsp:val=&quot;000D5CE2&quot;/&gt;&lt;wsp:rsid wsp:val=&quot;000D5F3C&quot;/&gt;&lt;wsp:rsid wsp:val=&quot;000D6BDE&quot;/&gt;&lt;wsp:rsid wsp:val=&quot;000D7EFB&quot;/&gt;&lt;wsp:rsid wsp:val=&quot;000E0A63&quot;/&gt;&lt;wsp:rsid wsp:val=&quot;000E1FEA&quot;/&gt;&lt;wsp:rsid wsp:val=&quot;000E299A&quot;/&gt;&lt;wsp:rsid wsp:val=&quot;000E34A2&quot;/&gt;&lt;wsp:rsid wsp:val=&quot;000E3C4D&quot;/&gt;&lt;wsp:rsid wsp:val=&quot;000E421A&quot;/&gt;&lt;wsp:rsid wsp:val=&quot;000E4224&quot;/&gt;&lt;wsp:rsid wsp:val=&quot;000E4587&quot;/&gt;&lt;wsp:rsid wsp:val=&quot;000E4AAD&quot;/&gt;&lt;wsp:rsid wsp:val=&quot;000E5E74&quot;/&gt;&lt;wsp:rsid wsp:val=&quot;000E666F&quot;/&gt;&lt;wsp:rsid wsp:val=&quot;000E6742&quot;/&gt;&lt;wsp:rsid wsp:val=&quot;000E69ED&quot;/&gt;&lt;wsp:rsid wsp:val=&quot;000E705C&quot;/&gt;&lt;wsp:rsid wsp:val=&quot;000F00E6&quot;/&gt;&lt;wsp:rsid wsp:val=&quot;000F06E6&quot;/&gt;&lt;wsp:rsid wsp:val=&quot;000F16E6&quot;/&gt;&lt;wsp:rsid wsp:val=&quot;000F1836&quot;/&gt;&lt;wsp:rsid wsp:val=&quot;000F1FF8&quot;/&gt;&lt;wsp:rsid wsp:val=&quot;000F221B&quot;/&gt;&lt;wsp:rsid wsp:val=&quot;000F2A3D&quot;/&gt;&lt;wsp:rsid wsp:val=&quot;000F2ADA&quot;/&gt;&lt;wsp:rsid wsp:val=&quot;000F2B8B&quot;/&gt;&lt;wsp:rsid wsp:val=&quot;000F3869&quot;/&gt;&lt;wsp:rsid wsp:val=&quot;000F527A&quot;/&gt;&lt;wsp:rsid wsp:val=&quot;000F5796&quot;/&gt;&lt;wsp:rsid wsp:val=&quot;000F5D81&quot;/&gt;&lt;wsp:rsid wsp:val=&quot;000F67D9&quot;/&gt;&lt;wsp:rsid wsp:val=&quot;000F6BF5&quot;/&gt;&lt;wsp:rsid wsp:val=&quot;000F714F&quot;/&gt;&lt;wsp:rsid wsp:val=&quot;000F771B&quot;/&gt;&lt;wsp:rsid wsp:val=&quot;000F7ADF&quot;/&gt;&lt;wsp:rsid wsp:val=&quot;000F7E61&quot;/&gt;&lt;wsp:rsid wsp:val=&quot;000F7F9B&quot;/&gt;&lt;wsp:rsid wsp:val=&quot;001004BA&quot;/&gt;&lt;wsp:rsid wsp:val=&quot;0010113C&quot;/&gt;&lt;wsp:rsid wsp:val=&quot;0010146B&quot;/&gt;&lt;wsp:rsid wsp:val=&quot;00102558&quot;/&gt;&lt;wsp:rsid wsp:val=&quot;00102F19&quot;/&gt;&lt;wsp:rsid wsp:val=&quot;00103DDE&quot;/&gt;&lt;wsp:rsid wsp:val=&quot;001046B9&quot;/&gt;&lt;wsp:rsid wsp:val=&quot;0010593A&quot;/&gt;&lt;wsp:rsid wsp:val=&quot;001062BB&quot;/&gt;&lt;wsp:rsid wsp:val=&quot;001062E3&quot;/&gt;&lt;wsp:rsid wsp:val=&quot;00111699&quot;/&gt;&lt;wsp:rsid wsp:val=&quot;00111EC5&quot;/&gt;&lt;wsp:rsid wsp:val=&quot;001120E1&quot;/&gt;&lt;wsp:rsid wsp:val=&quot;00112B80&quot;/&gt;&lt;wsp:rsid wsp:val=&quot;001130AA&quot;/&gt;&lt;wsp:rsid wsp:val=&quot;0011666A&quot;/&gt;&lt;wsp:rsid wsp:val=&quot;00116E99&quot;/&gt;&lt;wsp:rsid wsp:val=&quot;001170EE&quot;/&gt;&lt;wsp:rsid wsp:val=&quot;00117230&quot;/&gt;&lt;wsp:rsid wsp:val=&quot;00117298&quot;/&gt;&lt;wsp:rsid wsp:val=&quot;001178B4&quot;/&gt;&lt;wsp:rsid wsp:val=&quot;00117C52&quot;/&gt;&lt;wsp:rsid wsp:val=&quot;00117CEE&quot;/&gt;&lt;wsp:rsid wsp:val=&quot;0012092E&quot;/&gt;&lt;wsp:rsid wsp:val=&quot;001218D1&quot;/&gt;&lt;wsp:rsid wsp:val=&quot;001224BA&quot;/&gt;&lt;wsp:rsid wsp:val=&quot;00123015&quot;/&gt;&lt;wsp:rsid wsp:val=&quot;00126EFF&quot;/&gt;&lt;wsp:rsid wsp:val=&quot;0013168A&quot;/&gt;&lt;wsp:rsid wsp:val=&quot;00131A53&quot;/&gt;&lt;wsp:rsid wsp:val=&quot;00131D8B&quot;/&gt;&lt;wsp:rsid wsp:val=&quot;00132B49&quot;/&gt;&lt;wsp:rsid wsp:val=&quot;00134FF0&quot;/&gt;&lt;wsp:rsid wsp:val=&quot;00141068&quot;/&gt;&lt;wsp:rsid wsp:val=&quot;0014375E&quot;/&gt;&lt;wsp:rsid wsp:val=&quot;00143DF0&quot;/&gt;&lt;wsp:rsid wsp:val=&quot;0014442A&quot;/&gt;&lt;wsp:rsid wsp:val=&quot;001445DC&quot;/&gt;&lt;wsp:rsid wsp:val=&quot;00144BB9&quot;/&gt;&lt;wsp:rsid wsp:val=&quot;001452F5&quot;/&gt;&lt;wsp:rsid wsp:val=&quot;0014576B&quot;/&gt;&lt;wsp:rsid wsp:val=&quot;00147366&quot;/&gt;&lt;wsp:rsid wsp:val=&quot;00150F8A&quot;/&gt;&lt;wsp:rsid wsp:val=&quot;00150FEA&quot;/&gt;&lt;wsp:rsid wsp:val=&quot;0015257E&quot;/&gt;&lt;wsp:rsid wsp:val=&quot;00152B00&quot;/&gt;&lt;wsp:rsid wsp:val=&quot;001535DC&quot;/&gt;&lt;wsp:rsid wsp:val=&quot;00153897&quot;/&gt;&lt;wsp:rsid wsp:val=&quot;00153C49&quot;/&gt;&lt;wsp:rsid wsp:val=&quot;0015496C&quot;/&gt;&lt;wsp:rsid wsp:val=&quot;001551D7&quot;/&gt;&lt;wsp:rsid wsp:val=&quot;001567B0&quot;/&gt;&lt;wsp:rsid wsp:val=&quot;0016070A&quot;/&gt;&lt;wsp:rsid wsp:val=&quot;001614AD&quot;/&gt;&lt;wsp:rsid wsp:val=&quot;0016157A&quot;/&gt;&lt;wsp:rsid wsp:val=&quot;001615B2&quot;/&gt;&lt;wsp:rsid wsp:val=&quot;00161A69&quot;/&gt;&lt;wsp:rsid wsp:val=&quot;00161F94&quot;/&gt;&lt;wsp:rsid wsp:val=&quot;00162227&quot;/&gt;&lt;wsp:rsid wsp:val=&quot;00162633&quot;/&gt;&lt;wsp:rsid wsp:val=&quot;00166A6D&quot;/&gt;&lt;wsp:rsid wsp:val=&quot;00166CAB&quot;/&gt;&lt;wsp:rsid wsp:val=&quot;001672BE&quot;/&gt;&lt;wsp:rsid wsp:val=&quot;00167B24&quot;/&gt;&lt;wsp:rsid wsp:val=&quot;001700B2&quot;/&gt;&lt;wsp:rsid wsp:val=&quot;0017046A&quot;/&gt;&lt;wsp:rsid wsp:val=&quot;00170C39&quot;/&gt;&lt;wsp:rsid wsp:val=&quot;00171F3D&quot;/&gt;&lt;wsp:rsid wsp:val=&quot;00172B34&quot;/&gt;&lt;wsp:rsid wsp:val=&quot;0017462A&quot;/&gt;&lt;wsp:rsid wsp:val=&quot;00174F39&quot;/&gt;&lt;wsp:rsid wsp:val=&quot;0017583C&quot;/&gt;&lt;wsp:rsid wsp:val=&quot;0017658C&quot;/&gt;&lt;wsp:rsid wsp:val=&quot;00177183&quot;/&gt;&lt;wsp:rsid wsp:val=&quot;00177467&quot;/&gt;&lt;wsp:rsid wsp:val=&quot;0018106C&quot;/&gt;&lt;wsp:rsid wsp:val=&quot;00181230&quot;/&gt;&lt;wsp:rsid wsp:val=&quot;001817CD&quot;/&gt;&lt;wsp:rsid wsp:val=&quot;001831F8&quot;/&gt;&lt;wsp:rsid wsp:val=&quot;0018359A&quot;/&gt;&lt;wsp:rsid wsp:val=&quot;0018360D&quot;/&gt;&lt;wsp:rsid wsp:val=&quot;001842FE&quot;/&gt;&lt;wsp:rsid wsp:val=&quot;00184B5D&quot;/&gt;&lt;wsp:rsid wsp:val=&quot;0018604A&quot;/&gt;&lt;wsp:rsid wsp:val=&quot;00191174&quot;/&gt;&lt;wsp:rsid wsp:val=&quot;00192463&quot;/&gt;&lt;wsp:rsid wsp:val=&quot;00192A79&quot;/&gt;&lt;wsp:rsid wsp:val=&quot;00194D45&quot;/&gt;&lt;wsp:rsid wsp:val=&quot;00194E22&quot;/&gt;&lt;wsp:rsid wsp:val=&quot;001954C9&quot;/&gt;&lt;wsp:rsid wsp:val=&quot;00195DCA&quot;/&gt;&lt;wsp:rsid wsp:val=&quot;00195F6E&quot;/&gt;&lt;wsp:rsid wsp:val=&quot;00196569&quot;/&gt;&lt;wsp:rsid wsp:val=&quot;00197BE4&quot;/&gt;&lt;wsp:rsid wsp:val=&quot;001A0056&quot;/&gt;&lt;wsp:rsid wsp:val=&quot;001A0184&quot;/&gt;&lt;wsp:rsid wsp:val=&quot;001A03C2&quot;/&gt;&lt;wsp:rsid wsp:val=&quot;001A3481&quot;/&gt;&lt;wsp:rsid wsp:val=&quot;001A3FD9&quot;/&gt;&lt;wsp:rsid wsp:val=&quot;001A46F9&quot;/&gt;&lt;wsp:rsid wsp:val=&quot;001A4B94&quot;/&gt;&lt;wsp:rsid wsp:val=&quot;001A57A6&quot;/&gt;&lt;wsp:rsid wsp:val=&quot;001A6BC9&quot;/&gt;&lt;wsp:rsid wsp:val=&quot;001A7A1C&quot;/&gt;&lt;wsp:rsid wsp:val=&quot;001ACB90&quot;/&gt;&lt;wsp:rsid wsp:val=&quot;001B0871&quot;/&gt;&lt;wsp:rsid wsp:val=&quot;001B1C4C&quot;/&gt;&lt;wsp:rsid wsp:val=&quot;001B2A62&quot;/&gt;&lt;wsp:rsid wsp:val=&quot;001B3760&quot;/&gt;&lt;wsp:rsid wsp:val=&quot;001B441F&quot;/&gt;&lt;wsp:rsid wsp:val=&quot;001B4B0F&quot;/&gt;&lt;wsp:rsid wsp:val=&quot;001B6791&quot;/&gt;&lt;wsp:rsid wsp:val=&quot;001B7BE3&quot;/&gt;&lt;wsp:rsid wsp:val=&quot;001B7F9F&quot;/&gt;&lt;wsp:rsid wsp:val=&quot;001BFB26&quot;/&gt;&lt;wsp:rsid wsp:val=&quot;001C073F&quot;/&gt;&lt;wsp:rsid wsp:val=&quot;001C0B8A&quot;/&gt;&lt;wsp:rsid wsp:val=&quot;001C2188&quot;/&gt;&lt;wsp:rsid wsp:val=&quot;001C3537&quot;/&gt;&lt;wsp:rsid wsp:val=&quot;001C59B4&quot;/&gt;&lt;wsp:rsid wsp:val=&quot;001C6463&quot;/&gt;&lt;wsp:rsid wsp:val=&quot;001C737E&quot;/&gt;&lt;wsp:rsid wsp:val=&quot;001D0626&quot;/&gt;&lt;wsp:rsid wsp:val=&quot;001D1D1D&quot;/&gt;&lt;wsp:rsid wsp:val=&quot;001D1DE5&quot;/&gt;&lt;wsp:rsid wsp:val=&quot;001D2746&quot;/&gt;&lt;wsp:rsid wsp:val=&quot;001D5A15&quot;/&gt;&lt;wsp:rsid wsp:val=&quot;001D5E38&quot;/&gt;&lt;wsp:rsid wsp:val=&quot;001D6D30&quot;/&gt;&lt;wsp:rsid wsp:val=&quot;001D6F2B&quot;/&gt;&lt;wsp:rsid wsp:val=&quot;001D7604&quot;/&gt;&lt;wsp:rsid wsp:val=&quot;001E02DB&quot;/&gt;&lt;wsp:rsid wsp:val=&quot;001E1EAD&quot;/&gt;&lt;wsp:rsid wsp:val=&quot;001E2494&quot;/&gt;&lt;wsp:rsid wsp:val=&quot;001E2802&quot;/&gt;&lt;wsp:rsid wsp:val=&quot;001E306B&quot;/&gt;&lt;wsp:rsid wsp:val=&quot;001E33D4&quot;/&gt;&lt;wsp:rsid wsp:val=&quot;001E49DC&quot;/&gt;&lt;wsp:rsid wsp:val=&quot;001E4C13&quot;/&gt;&lt;wsp:rsid wsp:val=&quot;001E51F7&quot;/&gt;&lt;wsp:rsid wsp:val=&quot;001E53A8&quot;/&gt;&lt;wsp:rsid wsp:val=&quot;001E67E7&quot;/&gt;&lt;wsp:rsid wsp:val=&quot;001E7381&quot;/&gt;&lt;wsp:rsid wsp:val=&quot;001F0335&quot;/&gt;&lt;wsp:rsid wsp:val=&quot;001F042E&quot;/&gt;&lt;wsp:rsid wsp:val=&quot;001F0EE4&quot;/&gt;&lt;wsp:rsid wsp:val=&quot;001F123C&quot;/&gt;&lt;wsp:rsid wsp:val=&quot;001F1421&quot;/&gt;&lt;wsp:rsid wsp:val=&quot;001F23D7&quot;/&gt;&lt;wsp:rsid wsp:val=&quot;001F341A&quot;/&gt;&lt;wsp:rsid wsp:val=&quot;001F5B65&quot;/&gt;&lt;wsp:rsid wsp:val=&quot;001F5C6B&quot;/&gt;&lt;wsp:rsid wsp:val=&quot;001F7010&quot;/&gt;&lt;wsp:rsid wsp:val=&quot;001F7BC9&quot;/&gt;&lt;wsp:rsid wsp:val=&quot;00200F02&quot;/&gt;&lt;wsp:rsid wsp:val=&quot;002011F3&quot;/&gt;&lt;wsp:rsid wsp:val=&quot;002012AF&quot;/&gt;&lt;wsp:rsid wsp:val=&quot;00201646&quot;/&gt;&lt;wsp:rsid wsp:val=&quot;00202110&quot;/&gt;&lt;wsp:rsid wsp:val=&quot;0020296A&quot;/&gt;&lt;wsp:rsid wsp:val=&quot;00203824&quot;/&gt;&lt;wsp:rsid wsp:val=&quot;00204728&quot;/&gt;&lt;wsp:rsid wsp:val=&quot;00204921&quot;/&gt;&lt;wsp:rsid wsp:val=&quot;00205FD4&quot;/&gt;&lt;wsp:rsid wsp:val=&quot;00207B0C&quot;/&gt;&lt;wsp:rsid wsp:val=&quot;00207C68&quot;/&gt;&lt;wsp:rsid wsp:val=&quot;00211D78&quot;/&gt;&lt;wsp:rsid wsp:val=&quot;00211DDA&quot;/&gt;&lt;wsp:rsid wsp:val=&quot;0021208B&quot;/&gt;&lt;wsp:rsid wsp:val=&quot;002129B2&quot;/&gt;&lt;wsp:rsid wsp:val=&quot;0021315B&quot;/&gt;&lt;wsp:rsid wsp:val=&quot;0021331D&quot;/&gt;&lt;wsp:rsid wsp:val=&quot;002135AC&quot;/&gt;&lt;wsp:rsid wsp:val=&quot;002141FE&quot;/&gt;&lt;wsp:rsid wsp:val=&quot;00216438&quot;/&gt;&lt;wsp:rsid wsp:val=&quot;00216A42&quot;/&gt;&lt;wsp:rsid wsp:val=&quot;002200F8&quot;/&gt;&lt;wsp:rsid wsp:val=&quot;002217CB&quot;/&gt;&lt;wsp:rsid wsp:val=&quot;00222047&quot;/&gt;&lt;wsp:rsid wsp:val=&quot;002221F8&quot;/&gt;&lt;wsp:rsid wsp:val=&quot;00222689&quot;/&gt;&lt;wsp:rsid wsp:val=&quot;0022303F&quot;/&gt;&lt;wsp:rsid wsp:val=&quot;00225448&quot;/&gt;&lt;wsp:rsid wsp:val=&quot;00225576&quot;/&gt;&lt;wsp:rsid wsp:val=&quot;00226BD5&quot;/&gt;&lt;wsp:rsid wsp:val=&quot;00226FFF&quot;/&gt;&lt;wsp:rsid wsp:val=&quot;0022778D&quot;/&gt;&lt;wsp:rsid wsp:val=&quot;0023134D&quot;/&gt;&lt;wsp:rsid wsp:val=&quot;0023197A&quot;/&gt;&lt;wsp:rsid wsp:val=&quot;00234838&quot;/&gt;&lt;wsp:rsid wsp:val=&quot;00236119&quot;/&gt;&lt;wsp:rsid wsp:val=&quot;00237AB1&quot;/&gt;&lt;wsp:rsid wsp:val=&quot;00237B29&quot;/&gt;&lt;wsp:rsid wsp:val=&quot;00240079&quot;/&gt;&lt;wsp:rsid wsp:val=&quot;00240A2A&quot;/&gt;&lt;wsp:rsid wsp:val=&quot;00240ADF&quot;/&gt;&lt;wsp:rsid wsp:val=&quot;00241550&quot;/&gt;&lt;wsp:rsid wsp:val=&quot;00241638&quot;/&gt;&lt;wsp:rsid wsp:val=&quot;0024194D&quot;/&gt;&lt;wsp:rsid wsp:val=&quot;00243E48&quot;/&gt;&lt;wsp:rsid wsp:val=&quot;0024413F&quot;/&gt;&lt;wsp:rsid wsp:val=&quot;00244212&quot;/&gt;&lt;wsp:rsid wsp:val=&quot;002442C5&quot;/&gt;&lt;wsp:rsid wsp:val=&quot;00245562&quot;/&gt;&lt;wsp:rsid wsp:val=&quot;00246F17&quot;/&gt;&lt;wsp:rsid wsp:val=&quot;00247B9A&quot;/&gt;&lt;wsp:rsid wsp:val=&quot;00250439&quot;/&gt;&lt;wsp:rsid wsp:val=&quot;00252C8F&quot;/&gt;&lt;wsp:rsid wsp:val=&quot;00253BBC&quot;/&gt;&lt;wsp:rsid wsp:val=&quot;00253E48&quot;/&gt;&lt;wsp:rsid wsp:val=&quot;0025594F&quot;/&gt;&lt;wsp:rsid wsp:val=&quot;00255F9C&quot;/&gt;&lt;wsp:rsid wsp:val=&quot;002561C2&quot;/&gt;&lt;wsp:rsid wsp:val=&quot;00256673&quot;/&gt;&lt;wsp:rsid wsp:val=&quot;00256816&quot;/&gt;&lt;wsp:rsid wsp:val=&quot;00256A21&quot;/&gt;&lt;wsp:rsid wsp:val=&quot;00261AA4&quot;/&gt;&lt;wsp:rsid wsp:val=&quot;002631C5&quot;/&gt;&lt;wsp:rsid wsp:val=&quot;00263CFD&quot;/&gt;&lt;wsp:rsid wsp:val=&quot;0026430B&quot;/&gt;&lt;wsp:rsid wsp:val=&quot;00264AD3&quot;/&gt;&lt;wsp:rsid wsp:val=&quot;00264D10&quot;/&gt;&lt;wsp:rsid wsp:val=&quot;002657CC&quot;/&gt;&lt;wsp:rsid wsp:val=&quot;00265B16&quot;/&gt;&lt;wsp:rsid wsp:val=&quot;00265E13&quot;/&gt;&lt;wsp:rsid wsp:val=&quot;00265E88&quot;/&gt;&lt;wsp:rsid wsp:val=&quot;00266E80&quot;/&gt;&lt;wsp:rsid wsp:val=&quot;00271CD8&quot;/&gt;&lt;wsp:rsid wsp:val=&quot;002724A8&quot;/&gt;&lt;wsp:rsid wsp:val=&quot;002724BA&quot;/&gt;&lt;wsp:rsid wsp:val=&quot;00273438&quot;/&gt;&lt;wsp:rsid wsp:val=&quot;002740CD&quot;/&gt;&lt;wsp:rsid wsp:val=&quot;00275AFD&quot;/&gt;&lt;wsp:rsid wsp:val=&quot;00276831&quot;/&gt;&lt;wsp:rsid wsp:val=&quot;00276F00&quot;/&gt;&lt;wsp:rsid wsp:val=&quot;00277D36&quot;/&gt;&lt;wsp:rsid wsp:val=&quot;00277ED3&quot;/&gt;&lt;wsp:rsid wsp:val=&quot;002821FC&quot;/&gt;&lt;wsp:rsid wsp:val=&quot;00282839&quot;/&gt;&lt;wsp:rsid wsp:val=&quot;00283CDA&quot;/&gt;&lt;wsp:rsid wsp:val=&quot;002860A4&quot;/&gt;&lt;wsp:rsid wsp:val=&quot;00292400&quot;/&gt;&lt;wsp:rsid wsp:val=&quot;002934BD&quot;/&gt;&lt;wsp:rsid wsp:val=&quot;002937A9&quot;/&gt;&lt;wsp:rsid wsp:val=&quot;002937C3&quot;/&gt;&lt;wsp:rsid wsp:val=&quot;00293896&quot;/&gt;&lt;wsp:rsid wsp:val=&quot;0029424F&quot;/&gt;&lt;wsp:rsid wsp:val=&quot;00294287&quot;/&gt;&lt;wsp:rsid wsp:val=&quot;00294355&quot;/&gt;&lt;wsp:rsid wsp:val=&quot;00295129&quot;/&gt;&lt;wsp:rsid wsp:val=&quot;00295857&quot;/&gt;&lt;wsp:rsid wsp:val=&quot;0029585E&quot;/&gt;&lt;wsp:rsid wsp:val=&quot;0029589F&quot;/&gt;&lt;wsp:rsid wsp:val=&quot;002967B0&quot;/&gt;&lt;wsp:rsid wsp:val=&quot;002A1398&quot;/&gt;&lt;wsp:rsid wsp:val=&quot;002A2611&quot;/&gt;&lt;wsp:rsid wsp:val=&quot;002A3329&quot;/&gt;&lt;wsp:rsid wsp:val=&quot;002A440C&quot;/&gt;&lt;wsp:rsid wsp:val=&quot;002A512E&quot;/&gt;&lt;wsp:rsid wsp:val=&quot;002A5FC5&quot;/&gt;&lt;wsp:rsid wsp:val=&quot;002A729A&quot;/&gt;&lt;wsp:rsid wsp:val=&quot;002B18FF&quot;/&gt;&lt;wsp:rsid wsp:val=&quot;002B199F&quot;/&gt;&lt;wsp:rsid wsp:val=&quot;002B20AA&quot;/&gt;&lt;wsp:rsid wsp:val=&quot;002B378A&quot;/&gt;&lt;wsp:rsid wsp:val=&quot;002B4403&quot;/&gt;&lt;wsp:rsid wsp:val=&quot;002B4C8D&quot;/&gt;&lt;wsp:rsid wsp:val=&quot;002B5587&quot;/&gt;&lt;wsp:rsid wsp:val=&quot;002B5A2D&quot;/&gt;&lt;wsp:rsid wsp:val=&quot;002B6134&quot;/&gt;&lt;wsp:rsid wsp:val=&quot;002B6194&quot;/&gt;&lt;wsp:rsid wsp:val=&quot;002B61CB&quot;/&gt;&lt;wsp:rsid wsp:val=&quot;002B6C6B&quot;/&gt;&lt;wsp:rsid wsp:val=&quot;002B6F28&quot;/&gt;&lt;wsp:rsid wsp:val=&quot;002B7571&quot;/&gt;&lt;wsp:rsid wsp:val=&quot;002B75D6&quot;/&gt;&lt;wsp:rsid wsp:val=&quot;002C04F1&quot;/&gt;&lt;wsp:rsid wsp:val=&quot;002C1057&quot;/&gt;&lt;wsp:rsid wsp:val=&quot;002C2B6F&quot;/&gt;&lt;wsp:rsid wsp:val=&quot;002C3734&quot;/&gt;&lt;wsp:rsid wsp:val=&quot;002C574E&quot;/&gt;&lt;wsp:rsid wsp:val=&quot;002C5BE6&quot;/&gt;&lt;wsp:rsid wsp:val=&quot;002C7C5B&quot;/&gt;&lt;wsp:rsid wsp:val=&quot;002D0258&quot;/&gt;&lt;wsp:rsid wsp:val=&quot;002D0EB2&quot;/&gt;&lt;wsp:rsid wsp:val=&quot;002D1D05&quot;/&gt;&lt;wsp:rsid wsp:val=&quot;002D27F7&quot;/&gt;&lt;wsp:rsid wsp:val=&quot;002D289C&quot;/&gt;&lt;wsp:rsid wsp:val=&quot;002D2DBA&quot;/&gt;&lt;wsp:rsid wsp:val=&quot;002D3BDF&quot;/&gt;&lt;wsp:rsid wsp:val=&quot;002D3D7F&quot;/&gt;&lt;wsp:rsid wsp:val=&quot;002D42C2&quot;/&gt;&lt;wsp:rsid wsp:val=&quot;002D486E&quot;/&gt;&lt;wsp:rsid wsp:val=&quot;002D499C&quot;/&gt;&lt;wsp:rsid wsp:val=&quot;002D5169&quot;/&gt;&lt;wsp:rsid wsp:val=&quot;002D5343&quot;/&gt;&lt;wsp:rsid wsp:val=&quot;002D5A17&quot;/&gt;&lt;wsp:rsid wsp:val=&quot;002D7B93&quot;/&gt;&lt;wsp:rsid wsp:val=&quot;002E05C6&quot;/&gt;&lt;wsp:rsid wsp:val=&quot;002E17A6&quot;/&gt;&lt;wsp:rsid wsp:val=&quot;002E3199&quot;/&gt;&lt;wsp:rsid wsp:val=&quot;002E54D9&quot;/&gt;&lt;wsp:rsid wsp:val=&quot;002F07AF&quot;/&gt;&lt;wsp:rsid wsp:val=&quot;002F3464&quot;/&gt;&lt;wsp:rsid wsp:val=&quot;002F34BB&quot;/&gt;&lt;wsp:rsid wsp:val=&quot;002F3C97&quot;/&gt;&lt;wsp:rsid wsp:val=&quot;002F57A4&quot;/&gt;&lt;wsp:rsid wsp:val=&quot;002F6558&quot;/&gt;&lt;wsp:rsid wsp:val=&quot;002F7CD7&quot;/&gt;&lt;wsp:rsid wsp:val=&quot;002F7FCE&quot;/&gt;&lt;wsp:rsid wsp:val=&quot;003013B4&quot;/&gt;&lt;wsp:rsid wsp:val=&quot;00301B1A&quot;/&gt;&lt;wsp:rsid wsp:val=&quot;003035B7&quot;/&gt;&lt;wsp:rsid wsp:val=&quot;00303CFE&quot;/&gt;&lt;wsp:rsid wsp:val=&quot;0030456F&quot;/&gt;&lt;wsp:rsid wsp:val=&quot;003045E3&quot;/&gt;&lt;wsp:rsid wsp:val=&quot;0030546F&quot;/&gt;&lt;wsp:rsid wsp:val=&quot;00305D8B&quot;/&gt;&lt;wsp:rsid wsp:val=&quot;00305FCC&quot;/&gt;&lt;wsp:rsid wsp:val=&quot;003066E8&quot;/&gt;&lt;wsp:rsid wsp:val=&quot;00307E60&quot;/&gt;&lt;wsp:rsid wsp:val=&quot;00310BBB&quot;/&gt;&lt;wsp:rsid wsp:val=&quot;00311101&quot;/&gt;&lt;wsp:rsid wsp:val=&quot;0031317A&quot;/&gt;&lt;wsp:rsid wsp:val=&quot;00313926&quot;/&gt;&lt;wsp:rsid wsp:val=&quot;00313952&quot;/&gt;&lt;wsp:rsid wsp:val=&quot;003142E1&quot;/&gt;&lt;wsp:rsid wsp:val=&quot;00315FF7&quot;/&gt;&lt;wsp:rsid wsp:val=&quot;003175CE&quot;/&gt;&lt;wsp:rsid wsp:val=&quot;00317CFE&quot;/&gt;&lt;wsp:rsid wsp:val=&quot;00320972&quot;/&gt;&lt;wsp:rsid wsp:val=&quot;00321390&quot;/&gt;&lt;wsp:rsid wsp:val=&quot;0032161A&quot;/&gt;&lt;wsp:rsid wsp:val=&quot;00321CF9&quot;/&gt;&lt;wsp:rsid wsp:val=&quot;00322107&quot;/&gt;&lt;wsp:rsid wsp:val=&quot;003239A0&quot;/&gt;&lt;wsp:rsid wsp:val=&quot;00323F02&quot;/&gt;&lt;wsp:rsid wsp:val=&quot;00325716&quot;/&gt;&lt;wsp:rsid wsp:val=&quot;00326362&quot;/&gt;&lt;wsp:rsid wsp:val=&quot;00326590&quot;/&gt;&lt;wsp:rsid wsp:val=&quot;00326B5D&quot;/&gt;&lt;wsp:rsid wsp:val=&quot;0032712E&quot;/&gt;&lt;wsp:rsid wsp:val=&quot;0033191A&quot;/&gt;&lt;wsp:rsid wsp:val=&quot;00331EF5&quot;/&gt;&lt;wsp:rsid wsp:val=&quot;00332430&quot;/&gt;&lt;wsp:rsid wsp:val=&quot;00333118&quot;/&gt;&lt;wsp:rsid wsp:val=&quot;00333511&quot;/&gt;&lt;wsp:rsid wsp:val=&quot;00333694&quot;/&gt;&lt;wsp:rsid wsp:val=&quot;00333F1E&quot;/&gt;&lt;wsp:rsid wsp:val=&quot;00336ADB&quot;/&gt;&lt;wsp:rsid wsp:val=&quot;0033782C&quot;/&gt;&lt;wsp:rsid wsp:val=&quot;00337C84&quot;/&gt;&lt;wsp:rsid wsp:val=&quot;0034049C&quot;/&gt;&lt;wsp:rsid wsp:val=&quot;0034163B&quot;/&gt;&lt;wsp:rsid wsp:val=&quot;00341AF2&quot;/&gt;&lt;wsp:rsid wsp:val=&quot;00343C4C&quot;/&gt;&lt;wsp:rsid wsp:val=&quot;00344A7F&quot;/&gt;&lt;wsp:rsid wsp:val=&quot;00345DBF&quot;/&gt;&lt;wsp:rsid wsp:val=&quot;003469C0&quot;/&gt;&lt;wsp:rsid wsp:val=&quot;00346EFE&quot;/&gt;&lt;wsp:rsid wsp:val=&quot;003502EC&quot;/&gt;&lt;wsp:rsid wsp:val=&quot;00350D8B&quot;/&gt;&lt;wsp:rsid wsp:val=&quot;00350E4F&quot;/&gt;&lt;wsp:rsid wsp:val=&quot;0035202A&quot;/&gt;&lt;wsp:rsid wsp:val=&quot;00353041&quot;/&gt;&lt;wsp:rsid wsp:val=&quot;0035311A&quot;/&gt;&lt;wsp:rsid wsp:val=&quot;0035394D&quot;/&gt;&lt;wsp:rsid wsp:val=&quot;00353C6B&quot;/&gt;&lt;wsp:rsid wsp:val=&quot;00353CA2&quot;/&gt;&lt;wsp:rsid wsp:val=&quot;00353CD0&quot;/&gt;&lt;wsp:rsid wsp:val=&quot;00355262&quot;/&gt;&lt;wsp:rsid wsp:val=&quot;00355DF7&quot;/&gt;&lt;wsp:rsid wsp:val=&quot;00355F5F&quot;/&gt;&lt;wsp:rsid wsp:val=&quot;003569FD&quot;/&gt;&lt;wsp:rsid wsp:val=&quot;00357223&quot;/&gt;&lt;wsp:rsid wsp:val=&quot;003576AA&quot;/&gt;&lt;wsp:rsid wsp:val=&quot;00364C49&quot;/&gt;&lt;wsp:rsid wsp:val=&quot;00365AC1&quot;/&gt;&lt;wsp:rsid wsp:val=&quot;00366BEE&quot;/&gt;&lt;wsp:rsid wsp:val=&quot;00370013&quot;/&gt;&lt;wsp:rsid wsp:val=&quot;0037011B&quot;/&gt;&lt;wsp:rsid wsp:val=&quot;00370795&quot;/&gt;&lt;wsp:rsid wsp:val=&quot;00372009&quot;/&gt;&lt;wsp:rsid wsp:val=&quot;0037237A&quot;/&gt;&lt;wsp:rsid wsp:val=&quot;003726A5&quot;/&gt;&lt;wsp:rsid wsp:val=&quot;00372AF2&quot;/&gt;&lt;wsp:rsid wsp:val=&quot;00374844&quot;/&gt;&lt;wsp:rsid wsp:val=&quot;00376603&quot;/&gt;&lt;wsp:rsid wsp:val=&quot;003771D8&quot;/&gt;&lt;wsp:rsid wsp:val=&quot;00377319&quot;/&gt;&lt;wsp:rsid wsp:val=&quot;00381219&quot;/&gt;&lt;wsp:rsid wsp:val=&quot;003817ED&quot;/&gt;&lt;wsp:rsid wsp:val=&quot;0038382D&quot;/&gt;&lt;wsp:rsid wsp:val=&quot;0038460A&quot;/&gt;&lt;wsp:rsid wsp:val=&quot;00384FFB&quot;/&gt;&lt;wsp:rsid wsp:val=&quot;00385518&quot;/&gt;&lt;wsp:rsid wsp:val=&quot;00386FF8&quot;/&gt;&lt;wsp:rsid wsp:val=&quot;00387067&quot;/&gt;&lt;wsp:rsid wsp:val=&quot;003875A5&quot;/&gt;&lt;wsp:rsid wsp:val=&quot;003879F3&quot;/&gt;&lt;wsp:rsid wsp:val=&quot;00387A32&quot;/&gt;&lt;wsp:rsid wsp:val=&quot;003904BB&quot;/&gt;&lt;wsp:rsid wsp:val=&quot;003909D1&quot;/&gt;&lt;wsp:rsid wsp:val=&quot;00390AE6&quot;/&gt;&lt;wsp:rsid wsp:val=&quot;00390D47&quot;/&gt;&lt;wsp:rsid wsp:val=&quot;003913CC&quot;/&gt;&lt;wsp:rsid wsp:val=&quot;0039208D&quot;/&gt;&lt;wsp:rsid wsp:val=&quot;0039284A&quot;/&gt;&lt;wsp:rsid wsp:val=&quot;003928E1&quot;/&gt;&lt;wsp:rsid wsp:val=&quot;00392A7C&quot;/&gt;&lt;wsp:rsid wsp:val=&quot;00393305&quot;/&gt;&lt;wsp:rsid wsp:val=&quot;003933F8&quot;/&gt;&lt;wsp:rsid wsp:val=&quot;003937E4&quot;/&gt;&lt;wsp:rsid wsp:val=&quot;00394669&quot;/&gt;&lt;wsp:rsid wsp:val=&quot;00394838&quot;/&gt;&lt;wsp:rsid wsp:val=&quot;00395B68&quot;/&gt;&lt;wsp:rsid wsp:val=&quot;00395C4D&quot;/&gt;&lt;wsp:rsid wsp:val=&quot;00397A39&quot;/&gt;&lt;wsp:rsid wsp:val=&quot;003A0A22&quot;/&gt;&lt;wsp:rsid wsp:val=&quot;003A0D34&quot;/&gt;&lt;wsp:rsid wsp:val=&quot;003A0DD4&quot;/&gt;&lt;wsp:rsid wsp:val=&quot;003A1B5E&quot;/&gt;&lt;wsp:rsid wsp:val=&quot;003A29DE&quot;/&gt;&lt;wsp:rsid wsp:val=&quot;003A45E3&quot;/&gt;&lt;wsp:rsid wsp:val=&quot;003A7F68&quot;/&gt;&lt;wsp:rsid wsp:val=&quot;003B01CF&quot;/&gt;&lt;wsp:rsid wsp:val=&quot;003B117C&quot;/&gt;&lt;wsp:rsid wsp:val=&quot;003B149E&quot;/&gt;&lt;wsp:rsid wsp:val=&quot;003B21A9&quot;/&gt;&lt;wsp:rsid wsp:val=&quot;003B2EC4&quot;/&gt;&lt;wsp:rsid wsp:val=&quot;003B35F5&quot;/&gt;&lt;wsp:rsid wsp:val=&quot;003B4C33&quot;/&gt;&lt;wsp:rsid wsp:val=&quot;003B5114&quot;/&gt;&lt;wsp:rsid wsp:val=&quot;003B61F2&quot;/&gt;&lt;wsp:rsid wsp:val=&quot;003B62AA&quot;/&gt;&lt;wsp:rsid wsp:val=&quot;003B6A25&quot;/&gt;&lt;wsp:rsid wsp:val=&quot;003C13B1&quot;/&gt;&lt;wsp:rsid wsp:val=&quot;003C25BB&quot;/&gt;&lt;wsp:rsid wsp:val=&quot;003C3F48&quot;/&gt;&lt;wsp:rsid wsp:val=&quot;003C43A6&quot;/&gt;&lt;wsp:rsid wsp:val=&quot;003C4710&quot;/&gt;&lt;wsp:rsid wsp:val=&quot;003C56A5&quot;/&gt;&lt;wsp:rsid wsp:val=&quot;003C5ADB&quot;/&gt;&lt;wsp:rsid wsp:val=&quot;003C5B0E&quot;/&gt;&lt;wsp:rsid wsp:val=&quot;003C5C1D&quot;/&gt;&lt;wsp:rsid wsp:val=&quot;003C6580&quot;/&gt;&lt;wsp:rsid wsp:val=&quot;003D116D&quot;/&gt;&lt;wsp:rsid wsp:val=&quot;003D1621&quot;/&gt;&lt;wsp:rsid wsp:val=&quot;003D1A65&quot;/&gt;&lt;wsp:rsid wsp:val=&quot;003D2003&quot;/&gt;&lt;wsp:rsid wsp:val=&quot;003D38CC&quot;/&gt;&lt;wsp:rsid wsp:val=&quot;003D472F&quot;/&gt;&lt;wsp:rsid wsp:val=&quot;003D50E1&quot;/&gt;&lt;wsp:rsid wsp:val=&quot;003D57D9&quot;/&gt;&lt;wsp:rsid wsp:val=&quot;003D79C6&quot;/&gt;&lt;wsp:rsid wsp:val=&quot;003E0059&quot;/&gt;&lt;wsp:rsid wsp:val=&quot;003E04F3&quot;/&gt;&lt;wsp:rsid wsp:val=&quot;003E0B7B&quot;/&gt;&lt;wsp:rsid wsp:val=&quot;003E121C&quot;/&gt;&lt;wsp:rsid wsp:val=&quot;003E383B&quot;/&gt;&lt;wsp:rsid wsp:val=&quot;003E3AE7&quot;/&gt;&lt;wsp:rsid wsp:val=&quot;003E5040&quot;/&gt;&lt;wsp:rsid wsp:val=&quot;003E54DC&quot;/&gt;&lt;wsp:rsid wsp:val=&quot;003E58B3&quot;/&gt;&lt;wsp:rsid wsp:val=&quot;003E73CD&quot;/&gt;&lt;wsp:rsid wsp:val=&quot;003E7778&quot;/&gt;&lt;wsp:rsid wsp:val=&quot;003EADEF&quot;/&gt;&lt;wsp:rsid wsp:val=&quot;003F0001&quot;/&gt;&lt;wsp:rsid wsp:val=&quot;003F2121&quot;/&gt;&lt;wsp:rsid wsp:val=&quot;003F254D&quot;/&gt;&lt;wsp:rsid wsp:val=&quot;003F2B7B&quot;/&gt;&lt;wsp:rsid wsp:val=&quot;003F5F45&quot;/&gt;&lt;wsp:rsid wsp:val=&quot;003F662A&quot;/&gt;&lt;wsp:rsid wsp:val=&quot;003F6ABF&quot;/&gt;&lt;wsp:rsid wsp:val=&quot;003F745B&quot;/&gt;&lt;wsp:rsid wsp:val=&quot;003F798B&quot;/&gt;&lt;wsp:rsid wsp:val=&quot;003F7A40&quot;/&gt;&lt;wsp:rsid wsp:val=&quot;0040106A&quot;/&gt;&lt;wsp:rsid wsp:val=&quot;004017CF&quot;/&gt;&lt;wsp:rsid wsp:val=&quot;00401DE6&quot;/&gt;&lt;wsp:rsid wsp:val=&quot;00401F24&quot;/&gt;&lt;wsp:rsid wsp:val=&quot;00402169&quot;/&gt;&lt;wsp:rsid wsp:val=&quot;00403AC2&quot;/&gt;&lt;wsp:rsid wsp:val=&quot;00404284&quot;/&gt;&lt;wsp:rsid wsp:val=&quot;004046CA&quot;/&gt;&lt;wsp:rsid wsp:val=&quot;004049A4&quot;/&gt;&lt;wsp:rsid wsp:val=&quot;00406426&quot;/&gt;&lt;wsp:rsid wsp:val=&quot;004079BF&quot;/&gt;&lt;wsp:rsid wsp:val=&quot;00407DAC&quot;/&gt;&lt;wsp:rsid wsp:val=&quot;004119A6&quot;/&gt;&lt;wsp:rsid wsp:val=&quot;00411A8B&quot;/&gt;&lt;wsp:rsid wsp:val=&quot;00411E91&quot;/&gt;&lt;wsp:rsid wsp:val=&quot;004126C8&quot;/&gt;&lt;wsp:rsid wsp:val=&quot;00412AAA&quot;/&gt;&lt;wsp:rsid wsp:val=&quot;00414663&quot;/&gt;&lt;wsp:rsid wsp:val=&quot;00415D32&quot;/&gt;&lt;wsp:rsid wsp:val=&quot;00417165&quot;/&gt;&lt;wsp:rsid wsp:val=&quot;004173CD&quot;/&gt;&lt;wsp:rsid wsp:val=&quot;0041751B&quot;/&gt;&lt;wsp:rsid wsp:val=&quot;004175C5&quot;/&gt;&lt;wsp:rsid wsp:val=&quot;004176D8&quot;/&gt;&lt;wsp:rsid wsp:val=&quot;00417E90&quot;/&gt;&lt;wsp:rsid wsp:val=&quot;004213D7&quot;/&gt;&lt;wsp:rsid wsp:val=&quot;00421FA3&quot;/&gt;&lt;wsp:rsid wsp:val=&quot;00422A42&quot;/&gt;&lt;wsp:rsid wsp:val=&quot;00422BEF&quot;/&gt;&lt;wsp:rsid wsp:val=&quot;00423AD7&quot;/&gt;&lt;wsp:rsid wsp:val=&quot;00423BFB&quot;/&gt;&lt;wsp:rsid wsp:val=&quot;00424AC8&quot;/&gt;&lt;wsp:rsid wsp:val=&quot;00425060&quot;/&gt;&lt;wsp:rsid wsp:val=&quot;004253B8&quot;/&gt;&lt;wsp:rsid wsp:val=&quot;00426605&quot;/&gt;&lt;wsp:rsid wsp:val=&quot;00427F59&quot;/&gt;&lt;wsp:rsid wsp:val=&quot;00431C9B&quot;/&gt;&lt;wsp:rsid wsp:val=&quot;00432CA7&quot;/&gt;&lt;wsp:rsid wsp:val=&quot;00433170&quot;/&gt;&lt;wsp:rsid wsp:val=&quot;004336DF&quot;/&gt;&lt;wsp:rsid wsp:val=&quot;00434010&quot;/&gt;&lt;wsp:rsid wsp:val=&quot;00434123&quot;/&gt;&lt;wsp:rsid wsp:val=&quot;004346CA&quot;/&gt;&lt;wsp:rsid wsp:val=&quot;004359EF&quot;/&gt;&lt;wsp:rsid wsp:val=&quot;00435F1C&quot;/&gt;&lt;wsp:rsid wsp:val=&quot;0043622C&quot;/&gt;&lt;wsp:rsid wsp:val=&quot;00436A47&quot;/&gt;&lt;wsp:rsid wsp:val=&quot;00437283&quot;/&gt;&lt;wsp:rsid wsp:val=&quot;00437A75&quot;/&gt;&lt;wsp:rsid wsp:val=&quot;00441245&quot;/&gt;&lt;wsp:rsid wsp:val=&quot;0044185F&quot;/&gt;&lt;wsp:rsid wsp:val=&quot;00441E4C&quot;/&gt;&lt;wsp:rsid wsp:val=&quot;00441E65&quot;/&gt;&lt;wsp:rsid wsp:val=&quot;00442458&quot;/&gt;&lt;wsp:rsid wsp:val=&quot;00442D45&quot;/&gt;&lt;wsp:rsid wsp:val=&quot;004431CE&quot;/&gt;&lt;wsp:rsid wsp:val=&quot;00443393&quot;/&gt;&lt;wsp:rsid wsp:val=&quot;00443B6B&quot;/&gt;&lt;wsp:rsid wsp:val=&quot;00444813&quot;/&gt;&lt;wsp:rsid wsp:val=&quot;00444836&quot;/&gt;&lt;wsp:rsid wsp:val=&quot;00444D13&quot;/&gt;&lt;wsp:rsid wsp:val=&quot;00447B1C&quot;/&gt;&lt;wsp:rsid wsp:val=&quot;004505E1&quot;/&gt;&lt;wsp:rsid wsp:val=&quot;00450D96&quot;/&gt;&lt;wsp:rsid wsp:val=&quot;004519CF&quot;/&gt;&lt;wsp:rsid wsp:val=&quot;0045234B&quot;/&gt;&lt;wsp:rsid wsp:val=&quot;004526FB&quot;/&gt;&lt;wsp:rsid wsp:val=&quot;00453692&quot;/&gt;&lt;wsp:rsid wsp:val=&quot;00455044&quot;/&gt;&lt;wsp:rsid wsp:val=&quot;00455571&quot;/&gt;&lt;wsp:rsid wsp:val=&quot;00456C59&quot;/&gt;&lt;wsp:rsid wsp:val=&quot;00456F02&quot;/&gt;&lt;wsp:rsid wsp:val=&quot;0046215A&quot;/&gt;&lt;wsp:rsid wsp:val=&quot;00462814&quot;/&gt;&lt;wsp:rsid wsp:val=&quot;00463818&quot;/&gt;&lt;wsp:rsid wsp:val=&quot;004639C4&quot;/&gt;&lt;wsp:rsid wsp:val=&quot;004639E7&quot;/&gt;&lt;wsp:rsid wsp:val=&quot;00465841&quot;/&gt;&lt;wsp:rsid wsp:val=&quot;00465D31&quot;/&gt;&lt;wsp:rsid wsp:val=&quot;004664E7&quot;/&gt;&lt;wsp:rsid wsp:val=&quot;00466E39&quot;/&gt;&lt;wsp:rsid wsp:val=&quot;00467A0C&quot;/&gt;&lt;wsp:rsid wsp:val=&quot;004701FC&quot;/&gt;&lt;wsp:rsid wsp:val=&quot;00470ED1&quot;/&gt;&lt;wsp:rsid wsp:val=&quot;00470F05&quot;/&gt;&lt;wsp:rsid wsp:val=&quot;0047119D&quot;/&gt;&lt;wsp:rsid wsp:val=&quot;00472A92&quot;/&gt;&lt;wsp:rsid wsp:val=&quot;00475813&quot;/&gt;&lt;wsp:rsid wsp:val=&quot;004763DB&quot;/&gt;&lt;wsp:rsid wsp:val=&quot;004772B8&quot;/&gt;&lt;wsp:rsid wsp:val=&quot;00480111&quot;/&gt;&lt;wsp:rsid wsp:val=&quot;00481610&quot;/&gt;&lt;wsp:rsid wsp:val=&quot;0048224A&quot;/&gt;&lt;wsp:rsid wsp:val=&quot;00482B32&quot;/&gt;&lt;wsp:rsid wsp:val=&quot;00485C43&quot;/&gt;&lt;wsp:rsid wsp:val=&quot;00485E4E&quot;/&gt;&lt;wsp:rsid wsp:val=&quot;00486B9D&quot;/&gt;&lt;wsp:rsid wsp:val=&quot;00487096&quot;/&gt;&lt;wsp:rsid wsp:val=&quot;00487BB8&quot;/&gt;&lt;wsp:rsid wsp:val=&quot;00490E36&quot;/&gt;&lt;wsp:rsid wsp:val=&quot;00490E71&quot;/&gt;&lt;wsp:rsid wsp:val=&quot;004919A2&quot;/&gt;&lt;wsp:rsid wsp:val=&quot;00491BB0&quot;/&gt;&lt;wsp:rsid wsp:val=&quot;00491DA5&quot;/&gt;&lt;wsp:rsid wsp:val=&quot;00492000&quot;/&gt;&lt;wsp:rsid wsp:val=&quot;0049293E&quot;/&gt;&lt;wsp:rsid wsp:val=&quot;00493EBC&quot;/&gt;&lt;wsp:rsid wsp:val=&quot;00494908&quot;/&gt;&lt;wsp:rsid wsp:val=&quot;00494FCD&quot;/&gt;&lt;wsp:rsid wsp:val=&quot;004950EC&quot;/&gt;&lt;wsp:rsid wsp:val=&quot;00495580&quot;/&gt;&lt;wsp:rsid wsp:val=&quot;00497CB7&quot;/&gt;&lt;wsp:rsid wsp:val=&quot;00497CD1&quot;/&gt;&lt;wsp:rsid wsp:val=&quot;004A0D24&quot;/&gt;&lt;wsp:rsid wsp:val=&quot;004A1D03&quot;/&gt;&lt;wsp:rsid wsp:val=&quot;004A24FD&quot;/&gt;&lt;wsp:rsid wsp:val=&quot;004A3B42&quot;/&gt;&lt;wsp:rsid wsp:val=&quot;004A41AA&quot;/&gt;&lt;wsp:rsid wsp:val=&quot;004A6B32&quot;/&gt;&lt;wsp:rsid wsp:val=&quot;004A7E47&quot;/&gt;&lt;wsp:rsid wsp:val=&quot;004B1512&quot;/&gt;&lt;wsp:rsid wsp:val=&quot;004B425A&quot;/&gt;&lt;wsp:rsid wsp:val=&quot;004B546C&quot;/&gt;&lt;wsp:rsid wsp:val=&quot;004B598B&quot;/&gt;&lt;wsp:rsid wsp:val=&quot;004B674B&quot;/&gt;&lt;wsp:rsid wsp:val=&quot;004B7024&quot;/&gt;&lt;wsp:rsid wsp:val=&quot;004B7879&quot;/&gt;&lt;wsp:rsid wsp:val=&quot;004C0082&quot;/&gt;&lt;wsp:rsid wsp:val=&quot;004C1014&quot;/&gt;&lt;wsp:rsid wsp:val=&quot;004C1BE8&quot;/&gt;&lt;wsp:rsid wsp:val=&quot;004C1F50&quot;/&gt;&lt;wsp:rsid wsp:val=&quot;004C2646&quot;/&gt;&lt;wsp:rsid wsp:val=&quot;004C2F85&quot;/&gt;&lt;wsp:rsid wsp:val=&quot;004C5033&quot;/&gt;&lt;wsp:rsid wsp:val=&quot;004C588E&quot;/&gt;&lt;wsp:rsid wsp:val=&quot;004C5B7C&quot;/&gt;&lt;wsp:rsid wsp:val=&quot;004C5EB8&quot;/&gt;&lt;wsp:rsid wsp:val=&quot;004C6D75&quot;/&gt;&lt;wsp:rsid wsp:val=&quot;004C7687&quot;/&gt;&lt;wsp:rsid wsp:val=&quot;004D1528&quot;/&gt;&lt;wsp:rsid wsp:val=&quot;004D17BD&quot;/&gt;&lt;wsp:rsid wsp:val=&quot;004D27E8&quot;/&gt;&lt;wsp:rsid wsp:val=&quot;004D2E46&quot;/&gt;&lt;wsp:rsid wsp:val=&quot;004D4FC4&quot;/&gt;&lt;wsp:rsid wsp:val=&quot;004D51D8&quot;/&gt;&lt;wsp:rsid wsp:val=&quot;004D5439&quot;/&gt;&lt;wsp:rsid wsp:val=&quot;004D61F9&quot;/&gt;&lt;wsp:rsid wsp:val=&quot;004D642B&quot;/&gt;&lt;wsp:rsid wsp:val=&quot;004D6B1C&quot;/&gt;&lt;wsp:rsid wsp:val=&quot;004D717F&quot;/&gt;&lt;wsp:rsid wsp:val=&quot;004E0355&quot;/&gt;&lt;wsp:rsid wsp:val=&quot;004E0506&quot;/&gt;&lt;wsp:rsid wsp:val=&quot;004E1F1A&quot;/&gt;&lt;wsp:rsid wsp:val=&quot;004E2490&quot;/&gt;&lt;wsp:rsid wsp:val=&quot;004E352F&quot;/&gt;&lt;wsp:rsid wsp:val=&quot;004E382E&quot;/&gt;&lt;wsp:rsid wsp:val=&quot;004E4D46&quot;/&gt;&lt;wsp:rsid wsp:val=&quot;004E5DFB&quot;/&gt;&lt;wsp:rsid wsp:val=&quot;004E6167&quot;/&gt;&lt;wsp:rsid wsp:val=&quot;004E7C9C&quot;/&gt;&lt;wsp:rsid wsp:val=&quot;004F03C6&quot;/&gt;&lt;wsp:rsid wsp:val=&quot;004F0B25&quot;/&gt;&lt;wsp:rsid wsp:val=&quot;004F0F07&quot;/&gt;&lt;wsp:rsid wsp:val=&quot;004F145A&quot;/&gt;&lt;wsp:rsid wsp:val=&quot;004F1F83&quot;/&gt;&lt;wsp:rsid wsp:val=&quot;004F2D2E&quot;/&gt;&lt;wsp:rsid wsp:val=&quot;004F35F4&quot;/&gt;&lt;wsp:rsid wsp:val=&quot;004F4A13&quot;/&gt;&lt;wsp:rsid wsp:val=&quot;004F5A52&quot;/&gt;&lt;wsp:rsid wsp:val=&quot;004F5E19&quot;/&gt;&lt;wsp:rsid wsp:val=&quot;004F651D&quot;/&gt;&lt;wsp:rsid wsp:val=&quot;004F7649&quot;/&gt;&lt;wsp:rsid wsp:val=&quot;004F765E&quot;/&gt;&lt;wsp:rsid wsp:val=&quot;00500169&quot;/&gt;&lt;wsp:rsid wsp:val=&quot;005014C3&quot;/&gt;&lt;wsp:rsid wsp:val=&quot;00503357&quot;/&gt;&lt;wsp:rsid wsp:val=&quot;00503969&quot;/&gt;&lt;wsp:rsid wsp:val=&quot;00503F68&quot;/&gt;&lt;wsp:rsid wsp:val=&quot;00504A89&quot;/&gt;&lt;wsp:rsid wsp:val=&quot;00504EDE&quot;/&gt;&lt;wsp:rsid wsp:val=&quot;005060C3&quot;/&gt;&lt;wsp:rsid wsp:val=&quot;00506588&quot;/&gt;&lt;wsp:rsid wsp:val=&quot;005077E4&quot;/&gt;&lt;wsp:rsid wsp:val=&quot;00507D55&quot;/&gt;&lt;wsp:rsid wsp:val=&quot;0051024A&quot;/&gt;&lt;wsp:rsid wsp:val=&quot;0051057A&quot;/&gt;&lt;wsp:rsid wsp:val=&quot;00511785&quot;/&gt;&lt;wsp:rsid wsp:val=&quot;005144C2&quot;/&gt;&lt;wsp:rsid wsp:val=&quot;0051551E&quot;/&gt;&lt;wsp:rsid wsp:val=&quot;005237BA&quot;/&gt;&lt;wsp:rsid wsp:val=&quot;00523BE9&quot;/&gt;&lt;wsp:rsid wsp:val=&quot;00523FD1&quot;/&gt;&lt;wsp:rsid wsp:val=&quot;0052490C&quot;/&gt;&lt;wsp:rsid wsp:val=&quot;00527DD2&quot;/&gt;&lt;wsp:rsid wsp:val=&quot;00530680&quot;/&gt;&lt;wsp:rsid wsp:val=&quot;0053115D&quot;/&gt;&lt;wsp:rsid wsp:val=&quot;00532AD2&quot;/&gt;&lt;wsp:rsid wsp:val=&quot;00532C13&quot;/&gt;&lt;wsp:rsid wsp:val=&quot;00532E03&quot;/&gt;&lt;wsp:rsid wsp:val=&quot;00533587&quot;/&gt;&lt;wsp:rsid wsp:val=&quot;00533A6D&quot;/&gt;&lt;wsp:rsid wsp:val=&quot;00535853&quot;/&gt;&lt;wsp:rsid wsp:val=&quot;00536CA6&quot;/&gt;&lt;wsp:rsid wsp:val=&quot;00537E99&quot;/&gt;&lt;wsp:rsid wsp:val=&quot;005410C6&quot;/&gt;&lt;wsp:rsid wsp:val=&quot;005420D7&quot;/&gt;&lt;wsp:rsid wsp:val=&quot;00542C73&quot;/&gt;&lt;wsp:rsid wsp:val=&quot;00544E17&quot;/&gt;&lt;wsp:rsid wsp:val=&quot;00544FBE&quot;/&gt;&lt;wsp:rsid wsp:val=&quot;005462D6&quot;/&gt;&lt;wsp:rsid wsp:val=&quot;00547FAC&quot;/&gt;&lt;wsp:rsid wsp:val=&quot;00552DE5&quot;/&gt;&lt;wsp:rsid wsp:val=&quot;00552EB2&quot;/&gt;&lt;wsp:rsid wsp:val=&quot;00554BB5&quot;/&gt;&lt;wsp:rsid wsp:val=&quot;00554D8A&quot;/&gt;&lt;wsp:rsid wsp:val=&quot;00555335&quot;/&gt;&lt;wsp:rsid wsp:val=&quot;00556239&quot;/&gt;&lt;wsp:rsid wsp:val=&quot;0055658D&quot;/&gt;&lt;wsp:rsid wsp:val=&quot;005608D8&quot;/&gt;&lt;wsp:rsid wsp:val=&quot;00560984&quot;/&gt;&lt;wsp:rsid wsp:val=&quot;00560F67&quot;/&gt;&lt;wsp:rsid wsp:val=&quot;00561E9C&quot;/&gt;&lt;wsp:rsid wsp:val=&quot;005620F2&quot;/&gt;&lt;wsp:rsid wsp:val=&quot;00563F1C&quot;/&gt;&lt;wsp:rsid wsp:val=&quot;00564F81&quot;/&gt;&lt;wsp:rsid wsp:val=&quot;005718D7&quot;/&gt;&lt;wsp:rsid wsp:val=&quot;00571D57&quot;/&gt;&lt;wsp:rsid wsp:val=&quot;0057222F&quot;/&gt;&lt;wsp:rsid wsp:val=&quot;00572BB2&quot;/&gt;&lt;wsp:rsid wsp:val=&quot;0057621F&quot;/&gt;&lt;wsp:rsid wsp:val=&quot;00576632&quot;/&gt;&lt;wsp:rsid wsp:val=&quot;005819B2&quot;/&gt;&lt;wsp:rsid wsp:val=&quot;00581C82&quot;/&gt;&lt;wsp:rsid wsp:val=&quot;00581DEB&quot;/&gt;&lt;wsp:rsid wsp:val=&quot;00582089&quot;/&gt;&lt;wsp:rsid wsp:val=&quot;005827BD&quot;/&gt;&lt;wsp:rsid wsp:val=&quot;00583B2D&quot;/&gt;&lt;wsp:rsid wsp:val=&quot;005857B0&quot;/&gt;&lt;wsp:rsid wsp:val=&quot;00585B7F&quot;/&gt;&lt;wsp:rsid wsp:val=&quot;00585E06&quot;/&gt;&lt;wsp:rsid wsp:val=&quot;00586386&quot;/&gt;&lt;wsp:rsid wsp:val=&quot;0058647A&quot;/&gt;&lt;wsp:rsid wsp:val=&quot;005865AC&quot;/&gt;&lt;wsp:rsid wsp:val=&quot;00590321&quot;/&gt;&lt;wsp:rsid wsp:val=&quot;0059068D&quot;/&gt;&lt;wsp:rsid wsp:val=&quot;00590990&quot;/&gt;&lt;wsp:rsid wsp:val=&quot;005910D8&quot;/&gt;&lt;wsp:rsid wsp:val=&quot;00591F3E&quot;/&gt;&lt;wsp:rsid wsp:val=&quot;00592121&quot;/&gt;&lt;wsp:rsid wsp:val=&quot;0059387C&quot;/&gt;&lt;wsp:rsid wsp:val=&quot;0059501B&quot;/&gt;&lt;wsp:rsid wsp:val=&quot;0059545B&quot;/&gt;&lt;wsp:rsid wsp:val=&quot;005A2560&quot;/&gt;&lt;wsp:rsid wsp:val=&quot;005A3607&quot;/&gt;&lt;wsp:rsid wsp:val=&quot;005A4426&quot;/&gt;&lt;wsp:rsid wsp:val=&quot;005A589A&quot;/&gt;&lt;wsp:rsid wsp:val=&quot;005B0598&quot;/&gt;&lt;wsp:rsid wsp:val=&quot;005B2A92&quot;/&gt;&lt;wsp:rsid wsp:val=&quot;005B310E&quot;/&gt;&lt;wsp:rsid wsp:val=&quot;005B35E8&quot;/&gt;&lt;wsp:rsid wsp:val=&quot;005B3C74&quot;/&gt;&lt;wsp:rsid wsp:val=&quot;005B472F&quot;/&gt;&lt;wsp:rsid wsp:val=&quot;005B4930&quot;/&gt;&lt;wsp:rsid wsp:val=&quot;005B4F4D&quot;/&gt;&lt;wsp:rsid wsp:val=&quot;005B79B2&quot;/&gt;&lt;wsp:rsid wsp:val=&quot;005B7D0F&quot;/&gt;&lt;wsp:rsid wsp:val=&quot;005C0CAD&quot;/&gt;&lt;wsp:rsid wsp:val=&quot;005C0D62&quot;/&gt;&lt;wsp:rsid wsp:val=&quot;005C1886&quot;/&gt;&lt;wsp:rsid wsp:val=&quot;005C1DB7&quot;/&gt;&lt;wsp:rsid wsp:val=&quot;005C34F8&quot;/&gt;&lt;wsp:rsid wsp:val=&quot;005C41A4&quot;/&gt;&lt;wsp:rsid wsp:val=&quot;005C424F&quot;/&gt;&lt;wsp:rsid wsp:val=&quot;005C4989&quot;/&gt;&lt;wsp:rsid wsp:val=&quot;005C4B8A&quot;/&gt;&lt;wsp:rsid wsp:val=&quot;005C7616&quot;/&gt;&lt;wsp:rsid wsp:val=&quot;005C78CA&quot;/&gt;&lt;wsp:rsid wsp:val=&quot;005D0954&quot;/&gt;&lt;wsp:rsid wsp:val=&quot;005D0A4F&quot;/&gt;&lt;wsp:rsid wsp:val=&quot;005D0DF2&quot;/&gt;&lt;wsp:rsid wsp:val=&quot;005D1890&quot;/&gt;&lt;wsp:rsid wsp:val=&quot;005D2482&quot;/&gt;&lt;wsp:rsid wsp:val=&quot;005D5784&quot;/&gt;&lt;wsp:rsid wsp:val=&quot;005D6B9D&quot;/&gt;&lt;wsp:rsid wsp:val=&quot;005D701A&quot;/&gt;&lt;wsp:rsid wsp:val=&quot;005E13BA&quot;/&gt;&lt;wsp:rsid wsp:val=&quot;005E2581&quot;/&gt;&lt;wsp:rsid wsp:val=&quot;005E3282&quot;/&gt;&lt;wsp:rsid wsp:val=&quot;005E355C&quot;/&gt;&lt;wsp:rsid wsp:val=&quot;005E45CD&quot;/&gt;&lt;wsp:rsid wsp:val=&quot;005E50E5&quot;/&gt;&lt;wsp:rsid wsp:val=&quot;005E5239&quot;/&gt;&lt;wsp:rsid wsp:val=&quot;005E7F57&quot;/&gt;&lt;wsp:rsid wsp:val=&quot;005F031E&quot;/&gt;&lt;wsp:rsid wsp:val=&quot;005F0714&quot;/&gt;&lt;wsp:rsid wsp:val=&quot;005F389A&quot;/&gt;&lt;wsp:rsid wsp:val=&quot;005F3BB5&quot;/&gt;&lt;wsp:rsid wsp:val=&quot;005F45B3&quot;/&gt;&lt;wsp:rsid wsp:val=&quot;005F47F6&quot;/&gt;&lt;wsp:rsid wsp:val=&quot;005F5B5E&quot;/&gt;&lt;wsp:rsid wsp:val=&quot;005F7528&quot;/&gt;&lt;wsp:rsid wsp:val=&quot;005F7973&quot;/&gt;&lt;wsp:rsid wsp:val=&quot;005FB855&quot;/&gt;&lt;wsp:rsid wsp:val=&quot;006003DC&quot;/&gt;&lt;wsp:rsid wsp:val=&quot;00600632&quot;/&gt;&lt;wsp:rsid wsp:val=&quot;0060070D&quot;/&gt;&lt;wsp:rsid wsp:val=&quot;00600DD1&quot;/&gt;&lt;wsp:rsid wsp:val=&quot;00601A94&quot;/&gt;&lt;wsp:rsid wsp:val=&quot;00603518&quot;/&gt;&lt;wsp:rsid wsp:val=&quot;00604217&quot;/&gt;&lt;wsp:rsid wsp:val=&quot;00605BA0&quot;/&gt;&lt;wsp:rsid wsp:val=&quot;00605CDF&quot;/&gt;&lt;wsp:rsid wsp:val=&quot;006060A9&quot;/&gt;&lt;wsp:rsid wsp:val=&quot;00607E88&quot;/&gt;&lt;wsp:rsid wsp:val=&quot;0060F02E&quot;/&gt;&lt;wsp:rsid wsp:val=&quot;00611591&quot;/&gt;&lt;wsp:rsid wsp:val=&quot;00612140&quot;/&gt;&lt;wsp:rsid wsp:val=&quot;00613240&quot;/&gt;&lt;wsp:rsid wsp:val=&quot;00614ABD&quot;/&gt;&lt;wsp:rsid wsp:val=&quot;00615505&quot;/&gt;&lt;wsp:rsid wsp:val=&quot;0061673D&quot;/&gt;&lt;wsp:rsid wsp:val=&quot;00620A85&quot;/&gt;&lt;wsp:rsid wsp:val=&quot;00620BC4&quot;/&gt;&lt;wsp:rsid wsp:val=&quot;00620BD8&quot;/&gt;&lt;wsp:rsid wsp:val=&quot;0062127F&quot;/&gt;&lt;wsp:rsid wsp:val=&quot;006241E4&quot;/&gt;&lt;wsp:rsid wsp:val=&quot;00624A9E&quot;/&gt;&lt;wsp:rsid wsp:val=&quot;00624ADE&quot;/&gt;&lt;wsp:rsid wsp:val=&quot;00625B26&quot;/&gt;&lt;wsp:rsid wsp:val=&quot;00627A13&quot;/&gt;&lt;wsp:rsid wsp:val=&quot;00627C86&quot;/&gt;&lt;wsp:rsid wsp:val=&quot;00631891&quot;/&gt;&lt;wsp:rsid wsp:val=&quot;00632EFB&quot;/&gt;&lt;wsp:rsid wsp:val=&quot;00633A91&quot;/&gt;&lt;wsp:rsid wsp:val=&quot;00634A89&quot;/&gt;&lt;wsp:rsid wsp:val=&quot;0063500C&quot;/&gt;&lt;wsp:rsid wsp:val=&quot;00636780&quot;/&gt;&lt;wsp:rsid wsp:val=&quot;00636D82&quot;/&gt;&lt;wsp:rsid wsp:val=&quot;006375A4&quot;/&gt;&lt;wsp:rsid wsp:val=&quot;006378CD&quot;/&gt;&lt;wsp:rsid wsp:val=&quot;0064039B&quot;/&gt;&lt;wsp:rsid wsp:val=&quot;00641AC9&quot;/&gt;&lt;wsp:rsid wsp:val=&quot;006423B0&quot;/&gt;&lt;wsp:rsid wsp:val=&quot;00642AB3&quot;/&gt;&lt;wsp:rsid wsp:val=&quot;00642FAE&quot;/&gt;&lt;wsp:rsid wsp:val=&quot;00643FD7&quot;/&gt;&lt;wsp:rsid wsp:val=&quot;00644D02&quot;/&gt;&lt;wsp:rsid wsp:val=&quot;00645588&quot;/&gt;&lt;wsp:rsid wsp:val=&quot;006479B4&quot;/&gt;&lt;wsp:rsid wsp:val=&quot;006507B2&quot;/&gt;&lt;wsp:rsid wsp:val=&quot;00650D4B&quot;/&gt;&lt;wsp:rsid wsp:val=&quot;00650E21&quot;/&gt;&lt;wsp:rsid wsp:val=&quot;006515C4&quot;/&gt;&lt;wsp:rsid wsp:val=&quot;00653016&quot;/&gt;&lt;wsp:rsid wsp:val=&quot;00653941&quot;/&gt;&lt;wsp:rsid wsp:val=&quot;00653B4A&quot;/&gt;&lt;wsp:rsid wsp:val=&quot;0065555F&quot;/&gt;&lt;wsp:rsid wsp:val=&quot;0065639E&quot;/&gt;&lt;wsp:rsid wsp:val=&quot;006571EF&quot;/&gt;&lt;wsp:rsid wsp:val=&quot;0065753F&quot;/&gt;&lt;wsp:rsid wsp:val=&quot;0066003F&quot;/&gt;&lt;wsp:rsid wsp:val=&quot;0066044F&quot;/&gt;&lt;wsp:rsid wsp:val=&quot;00660B9C&quot;/&gt;&lt;wsp:rsid wsp:val=&quot;006617B5&quot;/&gt;&lt;wsp:rsid wsp:val=&quot;00661D27&quot;/&gt;&lt;wsp:rsid wsp:val=&quot;00662905&quot;/&gt;&lt;wsp:rsid wsp:val=&quot;0066328C&quot;/&gt;&lt;wsp:rsid wsp:val=&quot;00663B50&quot;/&gt;&lt;wsp:rsid wsp:val=&quot;006647A4&quot;/&gt;&lt;wsp:rsid wsp:val=&quot;006652CB&quot;/&gt;&lt;wsp:rsid wsp:val=&quot;00665B19&quot;/&gt;&lt;wsp:rsid wsp:val=&quot;00666EB9&quot;/&gt;&lt;wsp:rsid wsp:val=&quot;00670343&quot;/&gt;&lt;wsp:rsid wsp:val=&quot;006710B2&quot;/&gt;&lt;wsp:rsid wsp:val=&quot;0067119D&quot;/&gt;&lt;wsp:rsid wsp:val=&quot;0067206E&quot;/&gt;&lt;wsp:rsid wsp:val=&quot;00672CFE&quot;/&gt;&lt;wsp:rsid wsp:val=&quot;0067326E&quot;/&gt;&lt;wsp:rsid wsp:val=&quot;00673BBC&quot;/&gt;&lt;wsp:rsid wsp:val=&quot;00673D7E&quot;/&gt;&lt;wsp:rsid wsp:val=&quot;00673EDC&quot;/&gt;&lt;wsp:rsid wsp:val=&quot;00674236&quot;/&gt;&lt;wsp:rsid wsp:val=&quot;0067443F&quot;/&gt;&lt;wsp:rsid wsp:val=&quot;00674C9F&quot;/&gt;&lt;wsp:rsid wsp:val=&quot;00675F3E&quot;/&gt;&lt;wsp:rsid wsp:val=&quot;0067623C&quot;/&gt;&lt;wsp:rsid wsp:val=&quot;00676C63&quot;/&gt;&lt;wsp:rsid wsp:val=&quot;0068020C&quot;/&gt;&lt;wsp:rsid wsp:val=&quot;006818D6&quot;/&gt;&lt;wsp:rsid wsp:val=&quot;006823C7&quot;/&gt;&lt;wsp:rsid wsp:val=&quot;0068242C&quot;/&gt;&lt;wsp:rsid wsp:val=&quot;006830EF&quot;/&gt;&lt;wsp:rsid wsp:val=&quot;006844DD&quot;/&gt;&lt;wsp:rsid wsp:val=&quot;0068599E&quot;/&gt;&lt;wsp:rsid wsp:val=&quot;00686525&quot;/&gt;&lt;wsp:rsid wsp:val=&quot;00686667&quot;/&gt;&lt;wsp:rsid wsp:val=&quot;00686D05&quot;/&gt;&lt;wsp:rsid wsp:val=&quot;006905BA&quot;/&gt;&lt;wsp:rsid wsp:val=&quot;00691387&quot;/&gt;&lt;wsp:rsid wsp:val=&quot;006924A1&quot;/&gt;&lt;wsp:rsid wsp:val=&quot;00692AF4&quot;/&gt;&lt;wsp:rsid wsp:val=&quot;00694400&quot;/&gt;&lt;wsp:rsid wsp:val=&quot;00694BD3&quot;/&gt;&lt;wsp:rsid wsp:val=&quot;00694F22&quot;/&gt;&lt;wsp:rsid wsp:val=&quot;006959AB&quot;/&gt;&lt;wsp:rsid wsp:val=&quot;00695F1E&quot;/&gt;&lt;wsp:rsid wsp:val=&quot;006960DB&quot;/&gt;&lt;wsp:rsid wsp:val=&quot;0069618C&quot;/&gt;&lt;wsp:rsid wsp:val=&quot;006A3450&quot;/&gt;&lt;wsp:rsid wsp:val=&quot;006A44FB&quot;/&gt;&lt;wsp:rsid wsp:val=&quot;006A498C&quot;/&gt;&lt;wsp:rsid wsp:val=&quot;006A528D&quot;/&gt;&lt;wsp:rsid wsp:val=&quot;006A53AE&quot;/&gt;&lt;wsp:rsid wsp:val=&quot;006A53F4&quot;/&gt;&lt;wsp:rsid wsp:val=&quot;006A57E7&quot;/&gt;&lt;wsp:rsid wsp:val=&quot;006A5CD1&quot;/&gt;&lt;wsp:rsid wsp:val=&quot;006A659A&quot;/&gt;&lt;wsp:rsid wsp:val=&quot;006B0AE0&quot;/&gt;&lt;wsp:rsid wsp:val=&quot;006B168B&quot;/&gt;&lt;wsp:rsid wsp:val=&quot;006B307E&quot;/&gt;&lt;wsp:rsid wsp:val=&quot;006B38EF&quot;/&gt;&lt;wsp:rsid wsp:val=&quot;006B39A3&quot;/&gt;&lt;wsp:rsid wsp:val=&quot;006B3FA4&quot;/&gt;&lt;wsp:rsid wsp:val=&quot;006B4DD2&quot;/&gt;&lt;wsp:rsid wsp:val=&quot;006B5F14&quot;/&gt;&lt;wsp:rsid wsp:val=&quot;006B629C&quot;/&gt;&lt;wsp:rsid wsp:val=&quot;006B68F0&quot;/&gt;&lt;wsp:rsid wsp:val=&quot;006B6FA6&quot;/&gt;&lt;wsp:rsid wsp:val=&quot;006B7192&quot;/&gt;&lt;wsp:rsid wsp:val=&quot;006B729F&quot;/&gt;&lt;wsp:rsid wsp:val=&quot;006B78AF&quot;/&gt;&lt;wsp:rsid wsp:val=&quot;006B7AD4&quot;/&gt;&lt;wsp:rsid wsp:val=&quot;006B7F82&quot;/&gt;&lt;wsp:rsid wsp:val=&quot;006C1A58&quot;/&gt;&lt;wsp:rsid wsp:val=&quot;006C23CB&quot;/&gt;&lt;wsp:rsid wsp:val=&quot;006C4AE6&quot;/&gt;&lt;wsp:rsid wsp:val=&quot;006C5E1D&quot;/&gt;&lt;wsp:rsid wsp:val=&quot;006C5EC5&quot;/&gt;&lt;wsp:rsid wsp:val=&quot;006C5F13&quot;/&gt;&lt;wsp:rsid wsp:val=&quot;006C7439&quot;/&gt;&lt;wsp:rsid wsp:val=&quot;006C7520&quot;/&gt;&lt;wsp:rsid wsp:val=&quot;006D02A6&quot;/&gt;&lt;wsp:rsid wsp:val=&quot;006D1528&quot;/&gt;&lt;wsp:rsid wsp:val=&quot;006D156F&quot;/&gt;&lt;wsp:rsid wsp:val=&quot;006D1A3D&quot;/&gt;&lt;wsp:rsid wsp:val=&quot;006D3FD4&quot;/&gt;&lt;wsp:rsid wsp:val=&quot;006D44E7&quot;/&gt;&lt;wsp:rsid wsp:val=&quot;006D459C&quot;/&gt;&lt;wsp:rsid wsp:val=&quot;006D495A&quot;/&gt;&lt;wsp:rsid wsp:val=&quot;006D5994&quot;/&gt;&lt;wsp:rsid wsp:val=&quot;006D5B9F&quot;/&gt;&lt;wsp:rsid wsp:val=&quot;006D75F4&quot;/&gt;&lt;wsp:rsid wsp:val=&quot;006D7B63&quot;/&gt;&lt;wsp:rsid wsp:val=&quot;006E02F5&quot;/&gt;&lt;wsp:rsid wsp:val=&quot;006E0B74&quot;/&gt;&lt;wsp:rsid wsp:val=&quot;006E185E&quot;/&gt;&lt;wsp:rsid wsp:val=&quot;006E19A1&quot;/&gt;&lt;wsp:rsid wsp:val=&quot;006E1BF5&quot;/&gt;&lt;wsp:rsid wsp:val=&quot;006E1CA3&quot;/&gt;&lt;wsp:rsid wsp:val=&quot;006E203A&quot;/&gt;&lt;wsp:rsid wsp:val=&quot;006E3833&quot;/&gt;&lt;wsp:rsid wsp:val=&quot;006E42E4&quot;/&gt;&lt;wsp:rsid wsp:val=&quot;006E5246&quot;/&gt;&lt;wsp:rsid wsp:val=&quot;006E5252&quot;/&gt;&lt;wsp:rsid wsp:val=&quot;006E76A1&quot;/&gt;&lt;wsp:rsid wsp:val=&quot;006E7916&quot;/&gt;&lt;wsp:rsid wsp:val=&quot;006F0286&quot;/&gt;&lt;wsp:rsid wsp:val=&quot;006F0C9F&quot;/&gt;&lt;wsp:rsid wsp:val=&quot;006F20FD&quot;/&gt;&lt;wsp:rsid wsp:val=&quot;006F4728&quot;/&gt;&lt;wsp:rsid wsp:val=&quot;006F6C2B&quot;/&gt;&lt;wsp:rsid wsp:val=&quot;006F6DCE&quot;/&gt;&lt;wsp:rsid wsp:val=&quot;006F772C&quot;/&gt;&lt;wsp:rsid wsp:val=&quot;006F7DC2&quot;/&gt;&lt;wsp:rsid wsp:val=&quot;00700212&quot;/&gt;&lt;wsp:rsid wsp:val=&quot;00700966&quot;/&gt;&lt;wsp:rsid wsp:val=&quot;00701136&quot;/&gt;&lt;wsp:rsid wsp:val=&quot;007011D7&quot;/&gt;&lt;wsp:rsid wsp:val=&quot;0070194D&quot;/&gt;&lt;wsp:rsid wsp:val=&quot;0070279B&quot;/&gt;&lt;wsp:rsid wsp:val=&quot;0070351A&quot;/&gt;&lt;wsp:rsid wsp:val=&quot;00706322&quot;/&gt;&lt;wsp:rsid wsp:val=&quot;00706F11&quot;/&gt;&lt;wsp:rsid wsp:val=&quot;007073D6&quot;/&gt;&lt;wsp:rsid wsp:val=&quot;00707827&quot;/&gt;&lt;wsp:rsid wsp:val=&quot;00710886&quot;/&gt;&lt;wsp:rsid wsp:val=&quot;007114CF&quot;/&gt;&lt;wsp:rsid wsp:val=&quot;007115BE&quot;/&gt;&lt;wsp:rsid wsp:val=&quot;00711CEA&quot;/&gt;&lt;wsp:rsid wsp:val=&quot;00712A1E&quot;/&gt;&lt;wsp:rsid wsp:val=&quot;00714398&quot;/&gt;&lt;wsp:rsid wsp:val=&quot;007165D5&quot;/&gt;&lt;wsp:rsid wsp:val=&quot;00716A3E&quot;/&gt;&lt;wsp:rsid wsp:val=&quot;00717798&quot;/&gt;&lt;wsp:rsid wsp:val=&quot;007200A1&quot;/&gt;&lt;wsp:rsid wsp:val=&quot;00720357&quot;/&gt;&lt;wsp:rsid wsp:val=&quot;007209E3&quot;/&gt;&lt;wsp:rsid wsp:val=&quot;007211DF&quot;/&gt;&lt;wsp:rsid wsp:val=&quot;00722978&quot;/&gt;&lt;wsp:rsid wsp:val=&quot;00723161&quot;/&gt;&lt;wsp:rsid wsp:val=&quot;00723B96&quot;/&gt;&lt;wsp:rsid wsp:val=&quot;00724DEF&quot;/&gt;&lt;wsp:rsid wsp:val=&quot;00724F81&quot;/&gt;&lt;wsp:rsid wsp:val=&quot;0072591D&quot;/&gt;&lt;wsp:rsid wsp:val=&quot;00725ED0&quot;/&gt;&lt;wsp:rsid wsp:val=&quot;00726298&quot;/&gt;&lt;wsp:rsid wsp:val=&quot;007273AE&quot;/&gt;&lt;wsp:rsid wsp:val=&quot;00727569&quot;/&gt;&lt;wsp:rsid wsp:val=&quot;00727A53&quot;/&gt;&lt;wsp:rsid wsp:val=&quot;007308B5&quot;/&gt;&lt;wsp:rsid wsp:val=&quot;00730E1F&quot;/&gt;&lt;wsp:rsid wsp:val=&quot;00730F60&quot;/&gt;&lt;wsp:rsid wsp:val=&quot;00731029&quot;/&gt;&lt;wsp:rsid wsp:val=&quot;0073117F&quot;/&gt;&lt;wsp:rsid wsp:val=&quot;007314ED&quot;/&gt;&lt;wsp:rsid wsp:val=&quot;00731DAF&quot;/&gt;&lt;wsp:rsid wsp:val=&quot;007325B7&quot;/&gt;&lt;wsp:rsid wsp:val=&quot;00733CF6&quot;/&gt;&lt;wsp:rsid wsp:val=&quot;007348BF&quot;/&gt;&lt;wsp:rsid wsp:val=&quot;00734E55&quot;/&gt;&lt;wsp:rsid wsp:val=&quot;00736288&quot;/&gt;&lt;wsp:rsid wsp:val=&quot;00736BE6&quot;/&gt;&lt;wsp:rsid wsp:val=&quot;00737981&quot;/&gt;&lt;wsp:rsid wsp:val=&quot;00740995&quot;/&gt;&lt;wsp:rsid wsp:val=&quot;007417D3&quot;/&gt;&lt;wsp:rsid wsp:val=&quot;007426D3&quot;/&gt;&lt;wsp:rsid wsp:val=&quot;00742E97&quot;/&gt;&lt;wsp:rsid wsp:val=&quot;00743FE0&quot;/&gt;&lt;wsp:rsid wsp:val=&quot;00744EE0&quot;/&gt;&lt;wsp:rsid wsp:val=&quot;007468C7&quot;/&gt;&lt;wsp:rsid wsp:val=&quot;00750EE3&quot;/&gt;&lt;wsp:rsid wsp:val=&quot;007510E7&quot;/&gt;&lt;wsp:rsid wsp:val=&quot;00751F3F&quot;/&gt;&lt;wsp:rsid wsp:val=&quot;00752FB6&quot;/&gt;&lt;wsp:rsid wsp:val=&quot;00753294&quot;/&gt;&lt;wsp:rsid wsp:val=&quot;00753549&quot;/&gt;&lt;wsp:rsid wsp:val=&quot;007536EF&quot;/&gt;&lt;wsp:rsid wsp:val=&quot;00753BCA&quot;/&gt;&lt;wsp:rsid wsp:val=&quot;00754245&quot;/&gt;&lt;wsp:rsid wsp:val=&quot;007563BD&quot;/&gt;&lt;wsp:rsid wsp:val=&quot;007566F2&quot;/&gt;&lt;wsp:rsid wsp:val=&quot;00756B77&quot;/&gt;&lt;wsp:rsid wsp:val=&quot;00756EB1&quot;/&gt;&lt;wsp:rsid wsp:val=&quot;0076091E&quot;/&gt;&lt;wsp:rsid wsp:val=&quot;00760E72&quot;/&gt;&lt;wsp:rsid wsp:val=&quot;0076141A&quot;/&gt;&lt;wsp:rsid wsp:val=&quot;00761662&quot;/&gt;&lt;wsp:rsid wsp:val=&quot;00762A9D&quot;/&gt;&lt;wsp:rsid wsp:val=&quot;00764669&quot;/&gt;&lt;wsp:rsid wsp:val=&quot;00765116&quot;/&gt;&lt;wsp:rsid wsp:val=&quot;007667AD&quot;/&gt;&lt;wsp:rsid wsp:val=&quot;00766F79&quot;/&gt;&lt;wsp:rsid wsp:val=&quot;0076706E&quot;/&gt;&lt;wsp:rsid wsp:val=&quot;007671CF&quot;/&gt;&lt;wsp:rsid wsp:val=&quot;007676C3&quot;/&gt;&lt;wsp:rsid wsp:val=&quot;00770BE8&quot;/&gt;&lt;wsp:rsid wsp:val=&quot;00770C24&quot;/&gt;&lt;wsp:rsid wsp:val=&quot;00770F15&quot;/&gt;&lt;wsp:rsid wsp:val=&quot;00771A9A&quot;/&gt;&lt;wsp:rsid wsp:val=&quot;00771E1F&quot;/&gt;&lt;wsp:rsid wsp:val=&quot;007723E7&quot;/&gt;&lt;wsp:rsid wsp:val=&quot;0077305C&quot;/&gt;&lt;wsp:rsid wsp:val=&quot;007735AB&quot;/&gt;&lt;wsp:rsid wsp:val=&quot;007738E3&quot;/&gt;&lt;wsp:rsid wsp:val=&quot;00773AC7&quot;/&gt;&lt;wsp:rsid wsp:val=&quot;007758C6&quot;/&gt;&lt;wsp:rsid wsp:val=&quot;007769AA&quot;/&gt;&lt;wsp:rsid wsp:val=&quot;0077EFFA&quot;/&gt;&lt;wsp:rsid wsp:val=&quot;007808D2&quot;/&gt;&lt;wsp:rsid wsp:val=&quot;00781408&quot;/&gt;&lt;wsp:rsid wsp:val=&quot;00781A6B&quot;/&gt;&lt;wsp:rsid wsp:val=&quot;00781D26&quot;/&gt;&lt;wsp:rsid wsp:val=&quot;00781D57&quot;/&gt;&lt;wsp:rsid wsp:val=&quot;0078338A&quot;/&gt;&lt;wsp:rsid wsp:val=&quot;00783494&quot;/&gt;&lt;wsp:rsid wsp:val=&quot;00784064&quot;/&gt;&lt;wsp:rsid wsp:val=&quot;007846CE&quot;/&gt;&lt;wsp:rsid wsp:val=&quot;00785423&quot;/&gt;&lt;wsp:rsid wsp:val=&quot;007871BA&quot;/&gt;&lt;wsp:rsid wsp:val=&quot;00791DBB&quot;/&gt;&lt;wsp:rsid wsp:val=&quot;00792DE8&quot;/&gt;&lt;wsp:rsid wsp:val=&quot;00793695&quot;/&gt;&lt;wsp:rsid wsp:val=&quot;00794D6A&quot;/&gt;&lt;wsp:rsid wsp:val=&quot;00795BE4&quot;/&gt;&lt;wsp:rsid wsp:val=&quot;00797371&quot;/&gt;&lt;wsp:rsid wsp:val=&quot;007974E5&quot;/&gt;&lt;wsp:rsid wsp:val=&quot;00797877&quot;/&gt;&lt;wsp:rsid wsp:val=&quot;00797F42&quot;/&gt;&lt;wsp:rsid wsp:val=&quot;007A0B86&quot;/&gt;&lt;wsp:rsid wsp:val=&quot;007A2CE9&quot;/&gt;&lt;wsp:rsid wsp:val=&quot;007A333C&quot;/&gt;&lt;wsp:rsid wsp:val=&quot;007A3587&quot;/&gt;&lt;wsp:rsid wsp:val=&quot;007A4A94&quot;/&gt;&lt;wsp:rsid wsp:val=&quot;007A4CDD&quot;/&gt;&lt;wsp:rsid wsp:val=&quot;007A53E9&quot;/&gt;&lt;wsp:rsid wsp:val=&quot;007A6F71&quot;/&gt;&lt;wsp:rsid wsp:val=&quot;007B00D6&quot;/&gt;&lt;wsp:rsid wsp:val=&quot;007B0610&quot;/&gt;&lt;wsp:rsid wsp:val=&quot;007B06DE&quot;/&gt;&lt;wsp:rsid wsp:val=&quot;007B112C&quot;/&gt;&lt;wsp:rsid wsp:val=&quot;007B192E&quot;/&gt;&lt;wsp:rsid wsp:val=&quot;007B1F6D&quot;/&gt;&lt;wsp:rsid wsp:val=&quot;007B232F&quot;/&gt;&lt;wsp:rsid wsp:val=&quot;007B3813&quot;/&gt;&lt;wsp:rsid wsp:val=&quot;007B5231&quot;/&gt;&lt;wsp:rsid wsp:val=&quot;007B5719&quot;/&gt;&lt;wsp:rsid wsp:val=&quot;007B6D0E&quot;/&gt;&lt;wsp:rsid wsp:val=&quot;007B6E11&quot;/&gt;&lt;wsp:rsid wsp:val=&quot;007B6EB6&quot;/&gt;&lt;wsp:rsid wsp:val=&quot;007C0A68&quot;/&gt;&lt;wsp:rsid wsp:val=&quot;007C0AA8&quot;/&gt;&lt;wsp:rsid wsp:val=&quot;007C27AA&quot;/&gt;&lt;wsp:rsid wsp:val=&quot;007C3461&quot;/&gt;&lt;wsp:rsid wsp:val=&quot;007C3F23&quot;/&gt;&lt;wsp:rsid wsp:val=&quot;007C441B&quot;/&gt;&lt;wsp:rsid wsp:val=&quot;007C4873&quot;/&gt;&lt;wsp:rsid wsp:val=&quot;007C773F&quot;/&gt;&lt;wsp:rsid wsp:val=&quot;007D027D&quot;/&gt;&lt;wsp:rsid wsp:val=&quot;007D13F7&quot;/&gt;&lt;wsp:rsid wsp:val=&quot;007D1815&quot;/&gt;&lt;wsp:rsid wsp:val=&quot;007D1BF8&quot;/&gt;&lt;wsp:rsid wsp:val=&quot;007D27DC&quot;/&gt;&lt;wsp:rsid wsp:val=&quot;007D2A66&quot;/&gt;&lt;wsp:rsid wsp:val=&quot;007D61BC&quot;/&gt;&lt;wsp:rsid wsp:val=&quot;007D6FC0&quot;/&gt;&lt;wsp:rsid wsp:val=&quot;007D7B25&quot;/&gt;&lt;wsp:rsid wsp:val=&quot;007DB92A&quot;/&gt;&lt;wsp:rsid wsp:val=&quot;007E1965&quot;/&gt;&lt;wsp:rsid wsp:val=&quot;007E1CA5&quot;/&gt;&lt;wsp:rsid wsp:val=&quot;007E2610&quot;/&gt;&lt;wsp:rsid wsp:val=&quot;007E2A78&quot;/&gt;&lt;wsp:rsid wsp:val=&quot;007E2FE5&quot;/&gt;&lt;wsp:rsid wsp:val=&quot;007E422B&quot;/&gt;&lt;wsp:rsid wsp:val=&quot;007E4891&quot;/&gt;&lt;wsp:rsid wsp:val=&quot;007E518D&quot;/&gt;&lt;wsp:rsid wsp:val=&quot;007E5BE4&quot;/&gt;&lt;wsp:rsid wsp:val=&quot;007E63B2&quot;/&gt;&lt;wsp:rsid wsp:val=&quot;007E6FD6&quot;/&gt;&lt;wsp:rsid wsp:val=&quot;007EA3E6&quot;/&gt;&lt;wsp:rsid wsp:val=&quot;007F01DE&quot;/&gt;&lt;wsp:rsid wsp:val=&quot;007F0B7A&quot;/&gt;&lt;wsp:rsid wsp:val=&quot;007F1D1C&quot;/&gt;&lt;wsp:rsid wsp:val=&quot;007F217C&quot;/&gt;&lt;wsp:rsid wsp:val=&quot;007F2C55&quot;/&gt;&lt;wsp:rsid wsp:val=&quot;007F39C5&quot;/&gt;&lt;wsp:rsid wsp:val=&quot;007F436D&quot;/&gt;&lt;wsp:rsid wsp:val=&quot;007F4794&quot;/&gt;&lt;wsp:rsid wsp:val=&quot;007F5ACF&quot;/&gt;&lt;wsp:rsid wsp:val=&quot;007F5E06&quot;/&gt;&lt;wsp:rsid wsp:val=&quot;007F5E19&quot;/&gt;&lt;wsp:rsid wsp:val=&quot;007F6D9D&quot;/&gt;&lt;wsp:rsid wsp:val=&quot;007F7FBB&quot;/&gt;&lt;wsp:rsid wsp:val=&quot;008030BF&quot;/&gt;&lt;wsp:rsid wsp:val=&quot;008032A3&quot;/&gt;&lt;wsp:rsid wsp:val=&quot;00803AAD&quot;/&gt;&lt;wsp:rsid wsp:val=&quot;00805223&quot;/&gt;&lt;wsp:rsid wsp:val=&quot;00805260&quot;/&gt;&lt;wsp:rsid wsp:val=&quot;00806C91&quot;/&gt;&lt;wsp:rsid wsp:val=&quot;008071B9&quot;/&gt;&lt;wsp:rsid wsp:val=&quot;008074A3&quot;/&gt;&lt;wsp:rsid wsp:val=&quot;00810A07&quot;/&gt;&lt;wsp:rsid wsp:val=&quot;00813528&quot;/&gt;&lt;wsp:rsid wsp:val=&quot;00813AD2&quot;/&gt;&lt;wsp:rsid wsp:val=&quot;00813E7E&quot;/&gt;&lt;wsp:rsid wsp:val=&quot;008148C4&quot;/&gt;&lt;wsp:rsid wsp:val=&quot;00814D6D&quot;/&gt;&lt;wsp:rsid wsp:val=&quot;00815F23&quot;/&gt;&lt;wsp:rsid wsp:val=&quot;0081721C&quot;/&gt;&lt;wsp:rsid wsp:val=&quot;00817DFB&quot;/&gt;&lt;wsp:rsid wsp:val=&quot;00820017&quot;/&gt;&lt;wsp:rsid wsp:val=&quot;008209CE&quot;/&gt;&lt;wsp:rsid wsp:val=&quot;008209E9&quot;/&gt;&lt;wsp:rsid wsp:val=&quot;00822BEA&quot;/&gt;&lt;wsp:rsid wsp:val=&quot;00824086&quot;/&gt;&lt;wsp:rsid wsp:val=&quot;008242EB&quot;/&gt;&lt;wsp:rsid wsp:val=&quot;00824321&quot;/&gt;&lt;wsp:rsid wsp:val=&quot;00824A4D&quot;/&gt;&lt;wsp:rsid wsp:val=&quot;00825371&quot;/&gt;&lt;wsp:rsid wsp:val=&quot;00826245&quot;/&gt;&lt;wsp:rsid wsp:val=&quot;0082631E&quot;/&gt;&lt;wsp:rsid wsp:val=&quot;00826449&quot;/&gt;&lt;wsp:rsid wsp:val=&quot;00826472&quot;/&gt;&lt;wsp:rsid wsp:val=&quot;00826C3F&quot;/&gt;&lt;wsp:rsid wsp:val=&quot;00826D49&quot;/&gt;&lt;wsp:rsid wsp:val=&quot;00827DC3&quot;/&gt;&lt;wsp:rsid wsp:val=&quot;00827EDA&quot;/&gt;&lt;wsp:rsid wsp:val=&quot;008302BC&quot;/&gt;&lt;wsp:rsid wsp:val=&quot;00831660&quot;/&gt;&lt;wsp:rsid wsp:val=&quot;008324FB&quot;/&gt;&lt;wsp:rsid wsp:val=&quot;00833144&quot;/&gt;&lt;wsp:rsid wsp:val=&quot;008342B7&quot;/&gt;&lt;wsp:rsid wsp:val=&quot;00835AF4&quot;/&gt;&lt;wsp:rsid wsp:val=&quot;00835D7F&quot;/&gt;&lt;wsp:rsid wsp:val=&quot;0084175D&quot;/&gt;&lt;wsp:rsid wsp:val=&quot;00841B26&quot;/&gt;&lt;wsp:rsid wsp:val=&quot;0084377A&quot;/&gt;&lt;wsp:rsid wsp:val=&quot;0084476D&quot;/&gt;&lt;wsp:rsid wsp:val=&quot;0084583E&quot;/&gt;&lt;wsp:rsid wsp:val=&quot;00845A90&quot;/&gt;&lt;wsp:rsid wsp:val=&quot;00851310&quot;/&gt;&lt;wsp:rsid wsp:val=&quot;00851B2B&quot;/&gt;&lt;wsp:rsid wsp:val=&quot;00852919&quot;/&gt;&lt;wsp:rsid wsp:val=&quot;00852D09&quot;/&gt;&lt;wsp:rsid wsp:val=&quot;00853F4F&quot;/&gt;&lt;wsp:rsid wsp:val=&quot;00855A27&quot;/&gt;&lt;wsp:rsid wsp:val=&quot;00856801&quot;/&gt;&lt;wsp:rsid wsp:val=&quot;008571DA&quot;/&gt;&lt;wsp:rsid wsp:val=&quot;00860E5C&quot;/&gt;&lt;wsp:rsid wsp:val=&quot;00860F89&quot;/&gt;&lt;wsp:rsid wsp:val=&quot;0086133C&quot;/&gt;&lt;wsp:rsid wsp:val=&quot;00862E48&quot;/&gt;&lt;wsp:rsid wsp:val=&quot;00863A7A&quot;/&gt;&lt;wsp:rsid wsp:val=&quot;00863C7A&quot;/&gt;&lt;wsp:rsid wsp:val=&quot;00864424&quot;/&gt;&lt;wsp:rsid wsp:val=&quot;00864890&quot;/&gt;&lt;wsp:rsid wsp:val=&quot;0086698E&quot;/&gt;&lt;wsp:rsid wsp:val=&quot;0087043F&quot;/&gt;&lt;wsp:rsid wsp:val=&quot;00871B73&quot;/&gt;&lt;wsp:rsid wsp:val=&quot;00872BE1&quot;/&gt;&lt;wsp:rsid wsp:val=&quot;00873506&quot;/&gt;&lt;wsp:rsid wsp:val=&quot;00873926&quot;/&gt;&lt;wsp:rsid wsp:val=&quot;0087428F&quot;/&gt;&lt;wsp:rsid wsp:val=&quot;008746D8&quot;/&gt;&lt;wsp:rsid wsp:val=&quot;008747DF&quot;/&gt;&lt;wsp:rsid wsp:val=&quot;00874F4C&quot;/&gt;&lt;wsp:rsid wsp:val=&quot;00877004&quot;/&gt;&lt;wsp:rsid wsp:val=&quot;008771D6&quot;/&gt;&lt;wsp:rsid wsp:val=&quot;008773F7&quot;/&gt;&lt;wsp:rsid wsp:val=&quot;00880223&quot;/&gt;&lt;wsp:rsid wsp:val=&quot;00881BA2&quot;/&gt;&lt;wsp:rsid wsp:val=&quot;00881D27&quot;/&gt;&lt;wsp:rsid wsp:val=&quot;0088254E&quot;/&gt;&lt;wsp:rsid wsp:val=&quot;008834E3&quot;/&gt;&lt;wsp:rsid wsp:val=&quot;00885240&quot;/&gt;&lt;wsp:rsid wsp:val=&quot;00885341&quot;/&gt;&lt;wsp:rsid wsp:val=&quot;00885F99&quot;/&gt;&lt;wsp:rsid wsp:val=&quot;008862EF&quot;/&gt;&lt;wsp:rsid wsp:val=&quot;00886576&quot;/&gt;&lt;wsp:rsid wsp:val=&quot;00886849&quot;/&gt;&lt;wsp:rsid wsp:val=&quot;0088726C&quot;/&gt;&lt;wsp:rsid wsp:val=&quot;008874F2&quot;/&gt;&lt;wsp:rsid wsp:val=&quot;00887935&quot;/&gt;&lt;wsp:rsid wsp:val=&quot;00887B65&quot;/&gt;&lt;wsp:rsid wsp:val=&quot;00890FBE&quot;/&gt;&lt;wsp:rsid wsp:val=&quot;00891454&quot;/&gt;&lt;wsp:rsid wsp:val=&quot;00891D8F&quot;/&gt;&lt;wsp:rsid wsp:val=&quot;00893751&quot;/&gt;&lt;wsp:rsid wsp:val=&quot;0089502C&quot;/&gt;&lt;wsp:rsid wsp:val=&quot;008957D5&quot;/&gt;&lt;wsp:rsid wsp:val=&quot;00895A2C&quot;/&gt;&lt;wsp:rsid wsp:val=&quot;00895D29&quot;/&gt;&lt;wsp:rsid wsp:val=&quot;00895E33&quot;/&gt;&lt;wsp:rsid wsp:val=&quot;0089675D&quot;/&gt;&lt;wsp:rsid wsp:val=&quot;0089691B&quot;/&gt;&lt;wsp:rsid wsp:val=&quot;00896BA4&quot;/&gt;&lt;wsp:rsid wsp:val=&quot;00896FA1&quot;/&gt;&lt;wsp:rsid wsp:val=&quot;008A0BCA&quot;/&gt;&lt;wsp:rsid wsp:val=&quot;008A1237&quot;/&gt;&lt;wsp:rsid wsp:val=&quot;008A266F&quot;/&gt;&lt;wsp:rsid wsp:val=&quot;008A2835&quot;/&gt;&lt;wsp:rsid wsp:val=&quot;008A29AC&quot;/&gt;&lt;wsp:rsid wsp:val=&quot;008A29CC&quot;/&gt;&lt;wsp:rsid wsp:val=&quot;008A3965&quot;/&gt;&lt;wsp:rsid wsp:val=&quot;008A435F&quot;/&gt;&lt;wsp:rsid wsp:val=&quot;008A455D&quot;/&gt;&lt;wsp:rsid wsp:val=&quot;008A4788&quot;/&gt;&lt;wsp:rsid wsp:val=&quot;008A484F&quot;/&gt;&lt;wsp:rsid wsp:val=&quot;008A4F3E&quot;/&gt;&lt;wsp:rsid wsp:val=&quot;008A6FAF&quot;/&gt;&lt;wsp:rsid wsp:val=&quot;008A7024&quot;/&gt;&lt;wsp:rsid wsp:val=&quot;008A7872&quot;/&gt;&lt;wsp:rsid wsp:val=&quot;008A7922&quot;/&gt;&lt;wsp:rsid wsp:val=&quot;008B3F67&quot;/&gt;&lt;wsp:rsid wsp:val=&quot;008B4B04&quot;/&gt;&lt;wsp:rsid wsp:val=&quot;008B5ADB&quot;/&gt;&lt;wsp:rsid wsp:val=&quot;008B5EF4&quot;/&gt;&lt;wsp:rsid wsp:val=&quot;008C0E58&quot;/&gt;&lt;wsp:rsid wsp:val=&quot;008C28A4&quot;/&gt;&lt;wsp:rsid wsp:val=&quot;008C2FA6&quot;/&gt;&lt;wsp:rsid wsp:val=&quot;008C3F80&quot;/&gt;&lt;wsp:rsid wsp:val=&quot;008C4586&quot;/&gt;&lt;wsp:rsid wsp:val=&quot;008C47BD&quot;/&gt;&lt;wsp:rsid wsp:val=&quot;008C6536&quot;/&gt;&lt;wsp:rsid wsp:val=&quot;008C6B12&quot;/&gt;&lt;wsp:rsid wsp:val=&quot;008C7656&quot;/&gt;&lt;wsp:rsid wsp:val=&quot;008D04B1&quot;/&gt;&lt;wsp:rsid wsp:val=&quot;008D2C14&quot;/&gt;&lt;wsp:rsid wsp:val=&quot;008D3C76&quot;/&gt;&lt;wsp:rsid wsp:val=&quot;008D48C1&quot;/&gt;&lt;wsp:rsid wsp:val=&quot;008D49C5&quot;/&gt;&lt;wsp:rsid wsp:val=&quot;008D559E&quot;/&gt;&lt;wsp:rsid wsp:val=&quot;008D609D&quot;/&gt;&lt;wsp:rsid wsp:val=&quot;008D6627&quot;/&gt;&lt;wsp:rsid wsp:val=&quot;008D67F4&quot;/&gt;&lt;wsp:rsid wsp:val=&quot;008E1161&quot;/&gt;&lt;wsp:rsid wsp:val=&quot;008E1F20&quot;/&gt;&lt;wsp:rsid wsp:val=&quot;008E1FE2&quot;/&gt;&lt;wsp:rsid wsp:val=&quot;008E2E15&quot;/&gt;&lt;wsp:rsid wsp:val=&quot;008E3058&quot;/&gt;&lt;wsp:rsid wsp:val=&quot;008E3990&quot;/&gt;&lt;wsp:rsid wsp:val=&quot;008E652D&quot;/&gt;&lt;wsp:rsid wsp:val=&quot;008E76D7&quot;/&gt;&lt;wsp:rsid wsp:val=&quot;008F03DF&quot;/&gt;&lt;wsp:rsid wsp:val=&quot;008F0AC8&quot;/&gt;&lt;wsp:rsid wsp:val=&quot;008F1065&quot;/&gt;&lt;wsp:rsid wsp:val=&quot;008F132E&quot;/&gt;&lt;wsp:rsid wsp:val=&quot;008F13B5&quot;/&gt;&lt;wsp:rsid wsp:val=&quot;008F2C19&quot;/&gt;&lt;wsp:rsid wsp:val=&quot;008F3BBA&quot;/&gt;&lt;wsp:rsid wsp:val=&quot;008F4E6C&quot;/&gt;&lt;wsp:rsid wsp:val=&quot;008F5BDB&quot;/&gt;&lt;wsp:rsid wsp:val=&quot;008F6377&quot;/&gt;&lt;wsp:rsid wsp:val=&quot;008F676A&quot;/&gt;&lt;wsp:rsid wsp:val=&quot;008F6AB1&quot;/&gt;&lt;wsp:rsid wsp:val=&quot;008F6DFC&quot;/&gt;&lt;wsp:rsid wsp:val=&quot;008F71B5&quot;/&gt;&lt;wsp:rsid wsp:val=&quot;00900A13&quot;/&gt;&lt;wsp:rsid wsp:val=&quot;00905051&quot;/&gt;&lt;wsp:rsid wsp:val=&quot;00905C82&quot;/&gt;&lt;wsp:rsid wsp:val=&quot;00905D81&quot;/&gt;&lt;wsp:rsid wsp:val=&quot;009065BE&quot;/&gt;&lt;wsp:rsid wsp:val=&quot;00910177&quot;/&gt;&lt;wsp:rsid wsp:val=&quot;0091040C&quot;/&gt;&lt;wsp:rsid wsp:val=&quot;009109B4&quot;/&gt;&lt;wsp:rsid wsp:val=&quot;00910C25&quot;/&gt;&lt;wsp:rsid wsp:val=&quot;009115FF&quot;/&gt;&lt;wsp:rsid wsp:val=&quot;00911AB1&quot;/&gt;&lt;wsp:rsid wsp:val=&quot;00911AEB&quot;/&gt;&lt;wsp:rsid wsp:val=&quot;00911EE9&quot;/&gt;&lt;wsp:rsid wsp:val=&quot;00912286&quot;/&gt;&lt;wsp:rsid wsp:val=&quot;00915A5F&quot;/&gt;&lt;wsp:rsid wsp:val=&quot;00915B26&quot;/&gt;&lt;wsp:rsid wsp:val=&quot;00915DE4&quot;/&gt;&lt;wsp:rsid wsp:val=&quot;00916B41&quot;/&gt;&lt;wsp:rsid wsp:val=&quot;00916D36&quot;/&gt;&lt;wsp:rsid wsp:val=&quot;00916DF6&quot;/&gt;&lt;wsp:rsid wsp:val=&quot;009171BC&quot;/&gt;&lt;wsp:rsid wsp:val=&quot;00917E89&quot;/&gt;&lt;wsp:rsid wsp:val=&quot;00920AB2&quot;/&gt;&lt;wsp:rsid wsp:val=&quot;00920E05&quot;/&gt;&lt;wsp:rsid wsp:val=&quot;0092101F&quot;/&gt;&lt;wsp:rsid wsp:val=&quot;0092120B&quot;/&gt;&lt;wsp:rsid wsp:val=&quot;009215B7&quot;/&gt;&lt;wsp:rsid wsp:val=&quot;0092186B&quot;/&gt;&lt;wsp:rsid wsp:val=&quot;009226F7&quot;/&gt;&lt;wsp:rsid wsp:val=&quot;00924E43&quot;/&gt;&lt;wsp:rsid wsp:val=&quot;009253FF&quot;/&gt;&lt;wsp:rsid wsp:val=&quot;0092604F&quot;/&gt;&lt;wsp:rsid wsp:val=&quot;00926E9B&quot;/&gt;&lt;wsp:rsid wsp:val=&quot;00927B9B&quot;/&gt;&lt;wsp:rsid wsp:val=&quot;00930095&quot;/&gt;&lt;wsp:rsid wsp:val=&quot;00930F78&quot;/&gt;&lt;wsp:rsid wsp:val=&quot;00931AB2&quot;/&gt;&lt;wsp:rsid wsp:val=&quot;009323DE&quot;/&gt;&lt;wsp:rsid wsp:val=&quot;00933374&quot;/&gt;&lt;wsp:rsid wsp:val=&quot;00933A19&quot;/&gt;&lt;wsp:rsid wsp:val=&quot;00935F38&quot;/&gt;&lt;wsp:rsid wsp:val=&quot;00936A5D&quot;/&gt;&lt;wsp:rsid wsp:val=&quot;00936D43&quot;/&gt;&lt;wsp:rsid wsp:val=&quot;0093774E&quot;/&gt;&lt;wsp:rsid wsp:val=&quot;0094296F&quot;/&gt;&lt;wsp:rsid wsp:val=&quot;009429EE&quot;/&gt;&lt;wsp:rsid wsp:val=&quot;00942D1A&quot;/&gt;&lt;wsp:rsid wsp:val=&quot;00944473&quot;/&gt;&lt;wsp:rsid wsp:val=&quot;00944C73&quot;/&gt;&lt;wsp:rsid wsp:val=&quot;0094663C&quot;/&gt;&lt;wsp:rsid wsp:val=&quot;00946DF6&quot;/&gt;&lt;wsp:rsid wsp:val=&quot;0094728E&quot;/&gt;&lt;wsp:rsid wsp:val=&quot;0095085F&quot;/&gt;&lt;wsp:rsid wsp:val=&quot;009512E1&quot;/&gt;&lt;wsp:rsid wsp:val=&quot;00951F3B&quot;/&gt;&lt;wsp:rsid wsp:val=&quot;00952A71&quot;/&gt;&lt;wsp:rsid wsp:val=&quot;0095313C&quot;/&gt;&lt;wsp:rsid wsp:val=&quot;009539C1&quot;/&gt;&lt;wsp:rsid wsp:val=&quot;00953E2B&quot;/&gt;&lt;wsp:rsid wsp:val=&quot;00955656&quot;/&gt;&lt;wsp:rsid wsp:val=&quot;009558A2&quot;/&gt;&lt;wsp:rsid wsp:val=&quot;00955CFE&quot;/&gt;&lt;wsp:rsid wsp:val=&quot;009569F7&quot;/&gt;&lt;wsp:rsid wsp:val=&quot;009573C3&quot;/&gt;&lt;wsp:rsid wsp:val=&quot;0095787C&quot;/&gt;&lt;wsp:rsid wsp:val=&quot;00961141&quot;/&gt;&lt;wsp:rsid wsp:val=&quot;009623DD&quot;/&gt;&lt;wsp:rsid wsp:val=&quot;009636E0&quot;/&gt;&lt;wsp:rsid wsp:val=&quot;00964CE9&quot;/&gt;&lt;wsp:rsid wsp:val=&quot;00965F22&quot;/&gt;&lt;wsp:rsid wsp:val=&quot;00967C00&quot;/&gt;&lt;wsp:rsid wsp:val=&quot;0097022C&quot;/&gt;&lt;wsp:rsid wsp:val=&quot;00970742&quot;/&gt;&lt;wsp:rsid wsp:val=&quot;00970F6B&quot;/&gt;&lt;wsp:rsid wsp:val=&quot;00971A6D&quot;/&gt;&lt;wsp:rsid wsp:val=&quot;009722C3&quot;/&gt;&lt;wsp:rsid wsp:val=&quot;0097297F&quot;/&gt;&lt;wsp:rsid wsp:val=&quot;00973ED3&quot;/&gt;&lt;wsp:rsid wsp:val=&quot;00974AF2&quot;/&gt;&lt;wsp:rsid wsp:val=&quot;009764FA&quot;/&gt;&lt;wsp:rsid wsp:val=&quot;0097662D&quot;/&gt;&lt;wsp:rsid wsp:val=&quot;009766CF&quot;/&gt;&lt;wsp:rsid wsp:val=&quot;009770D3&quot;/&gt;&lt;wsp:rsid wsp:val=&quot;00977ACF&quot;/&gt;&lt;wsp:rsid wsp:val=&quot;00977C94&quot;/&gt;&lt;wsp:rsid wsp:val=&quot;009804D4&quot;/&gt;&lt;wsp:rsid wsp:val=&quot;009808BB&quot;/&gt;&lt;wsp:rsid wsp:val=&quot;00982E1C&quot;/&gt;&lt;wsp:rsid wsp:val=&quot;00983A90&quot;/&gt;&lt;wsp:rsid wsp:val=&quot;00986A78&quot;/&gt;&lt;wsp:rsid wsp:val=&quot;00986C4B&quot;/&gt;&lt;wsp:rsid wsp:val=&quot;00986DA9&quot;/&gt;&lt;wsp:rsid wsp:val=&quot;0098CD6C&quot;/&gt;&lt;wsp:rsid wsp:val=&quot;00991A08&quot;/&gt;&lt;wsp:rsid wsp:val=&quot;0099203C&quot;/&gt;&lt;wsp:rsid wsp:val=&quot;00993190&quot;/&gt;&lt;wsp:rsid wsp:val=&quot;00994533&quot;/&gt;&lt;wsp:rsid wsp:val=&quot;00994FE2&quot;/&gt;&lt;wsp:rsid wsp:val=&quot;00995FD0&quot;/&gt;&lt;wsp:rsid wsp:val=&quot;00996BDA&quot;/&gt;&lt;wsp:rsid wsp:val=&quot;009972DA&quot;/&gt;&lt;wsp:rsid wsp:val=&quot;009A1D5E&quot;/&gt;&lt;wsp:rsid wsp:val=&quot;009A1EED&quot;/&gt;&lt;wsp:rsid wsp:val=&quot;009A2BD3&quot;/&gt;&lt;wsp:rsid wsp:val=&quot;009A2DDC&quot;/&gt;&lt;wsp:rsid wsp:val=&quot;009A308D&quot;/&gt;&lt;wsp:rsid wsp:val=&quot;009A5653&quot;/&gt;&lt;wsp:rsid wsp:val=&quot;009A5FDF&quot;/&gt;&lt;wsp:rsid wsp:val=&quot;009A6142&quot;/&gt;&lt;wsp:rsid wsp:val=&quot;009A725E&quot;/&gt;&lt;wsp:rsid wsp:val=&quot;009A7884&quot;/&gt;&lt;wsp:rsid wsp:val=&quot;009B0853&quot;/&gt;&lt;wsp:rsid wsp:val=&quot;009B0E09&quot;/&gt;&lt;wsp:rsid wsp:val=&quot;009B10C6&quot;/&gt;&lt;wsp:rsid wsp:val=&quot;009B3A40&quot;/&gt;&lt;wsp:rsid wsp:val=&quot;009B3CB6&quot;/&gt;&lt;wsp:rsid wsp:val=&quot;009B4054&quot;/&gt;&lt;wsp:rsid wsp:val=&quot;009B4164&quot;/&gt;&lt;wsp:rsid wsp:val=&quot;009B4884&quot;/&gt;&lt;wsp:rsid wsp:val=&quot;009B5F4E&quot;/&gt;&lt;wsp:rsid wsp:val=&quot;009B69F5&quot;/&gt;&lt;wsp:rsid wsp:val=&quot;009B6F26&quot;/&gt;&lt;wsp:rsid wsp:val=&quot;009B7963&quot;/&gt;&lt;wsp:rsid wsp:val=&quot;009C0930&quot;/&gt;&lt;wsp:rsid wsp:val=&quot;009C13FA&quot;/&gt;&lt;wsp:rsid wsp:val=&quot;009C31F3&quot;/&gt;&lt;wsp:rsid wsp:val=&quot;009C4813&quot;/&gt;&lt;wsp:rsid wsp:val=&quot;009C51AC&quot;/&gt;&lt;wsp:rsid wsp:val=&quot;009C5F1D&quot;/&gt;&lt;wsp:rsid wsp:val=&quot;009C5F41&quot;/&gt;&lt;wsp:rsid wsp:val=&quot;009C648B&quot;/&gt;&lt;wsp:rsid wsp:val=&quot;009C655D&quot;/&gt;&lt;wsp:rsid wsp:val=&quot;009C6A7A&quot;/&gt;&lt;wsp:rsid wsp:val=&quot;009C7616&quot;/&gt;&lt;wsp:rsid wsp:val=&quot;009C7C03&quot;/&gt;&lt;wsp:rsid wsp:val=&quot;009D01EB&quot;/&gt;&lt;wsp:rsid wsp:val=&quot;009D0C84&quot;/&gt;&lt;wsp:rsid wsp:val=&quot;009D2607&quot;/&gt;&lt;wsp:rsid wsp:val=&quot;009D304B&quot;/&gt;&lt;wsp:rsid wsp:val=&quot;009D4560&quot;/&gt;&lt;wsp:rsid wsp:val=&quot;009D4C81&quot;/&gt;&lt;wsp:rsid wsp:val=&quot;009D4C97&quot;/&gt;&lt;wsp:rsid wsp:val=&quot;009D4F40&quot;/&gt;&lt;wsp:rsid wsp:val=&quot;009D5ABB&quot;/&gt;&lt;wsp:rsid wsp:val=&quot;009D5AD3&quot;/&gt;&lt;wsp:rsid wsp:val=&quot;009D62D2&quot;/&gt;&lt;wsp:rsid wsp:val=&quot;009D69A4&quot;/&gt;&lt;wsp:rsid wsp:val=&quot;009E1007&quot;/&gt;&lt;wsp:rsid wsp:val=&quot;009E1D7A&quot;/&gt;&lt;wsp:rsid wsp:val=&quot;009E2547&quot;/&gt;&lt;wsp:rsid wsp:val=&quot;009E2C14&quot;/&gt;&lt;wsp:rsid wsp:val=&quot;009E3937&quot;/&gt;&lt;wsp:rsid wsp:val=&quot;009E4302&quot;/&gt;&lt;wsp:rsid wsp:val=&quot;009E47AF&quot;/&gt;&lt;wsp:rsid wsp:val=&quot;009E59D4&quot;/&gt;&lt;wsp:rsid wsp:val=&quot;009E7F67&quot;/&gt;&lt;wsp:rsid wsp:val=&quot;009F0E4A&quot;/&gt;&lt;wsp:rsid wsp:val=&quot;009F0EBC&quot;/&gt;&lt;wsp:rsid wsp:val=&quot;009F2570&quot;/&gt;&lt;wsp:rsid wsp:val=&quot;009F4FA9&quot;/&gt;&lt;wsp:rsid wsp:val=&quot;009F5366&quot;/&gt;&lt;wsp:rsid wsp:val=&quot;00A00BA3&quot;/&gt;&lt;wsp:rsid wsp:val=&quot;00A00F3E&quot;/&gt;&lt;wsp:rsid wsp:val=&quot;00A0146C&quot;/&gt;&lt;wsp:rsid wsp:val=&quot;00A019FC&quot;/&gt;&lt;wsp:rsid wsp:val=&quot;00A01A88&quot;/&gt;&lt;wsp:rsid wsp:val=&quot;00A039BF&quot;/&gt;&lt;wsp:rsid wsp:val=&quot;00A03E2D&quot;/&gt;&lt;wsp:rsid wsp:val=&quot;00A0419F&quot;/&gt;&lt;wsp:rsid wsp:val=&quot;00A04952&quot;/&gt;&lt;wsp:rsid wsp:val=&quot;00A04CC2&quot;/&gt;&lt;wsp:rsid wsp:val=&quot;00A05CB7&quot;/&gt;&lt;wsp:rsid wsp:val=&quot;00A07038&quot;/&gt;&lt;wsp:rsid wsp:val=&quot;00A0796B&quot;/&gt;&lt;wsp:rsid wsp:val=&quot;00A10DBC&quot;/&gt;&lt;wsp:rsid wsp:val=&quot;00A119AD&quot;/&gt;&lt;wsp:rsid wsp:val=&quot;00A11CD3&quot;/&gt;&lt;wsp:rsid wsp:val=&quot;00A121CB&quot;/&gt;&lt;wsp:rsid wsp:val=&quot;00A12C9E&quot;/&gt;&lt;wsp:rsid wsp:val=&quot;00A12CB7&quot;/&gt;&lt;wsp:rsid wsp:val=&quot;00A13094&quot;/&gt;&lt;wsp:rsid wsp:val=&quot;00A136BC&quot;/&gt;&lt;wsp:rsid wsp:val=&quot;00A138EC&quot;/&gt;&lt;wsp:rsid wsp:val=&quot;00A145A0&quot;/&gt;&lt;wsp:rsid wsp:val=&quot;00A1461E&quot;/&gt;&lt;wsp:rsid wsp:val=&quot;00A146FE&quot;/&gt;&lt;wsp:rsid wsp:val=&quot;00A15869&quot;/&gt;&lt;wsp:rsid wsp:val=&quot;00A16364&quot;/&gt;&lt;wsp:rsid wsp:val=&quot;00A20618&quot;/&gt;&lt;wsp:rsid wsp:val=&quot;00A21FC8&quot;/&gt;&lt;wsp:rsid wsp:val=&quot;00A23E48&quot;/&gt;&lt;wsp:rsid wsp:val=&quot;00A246B5&quot;/&gt;&lt;wsp:rsid wsp:val=&quot;00A24D56&quot;/&gt;&lt;wsp:rsid wsp:val=&quot;00A2587B&quot;/&gt;&lt;wsp:rsid wsp:val=&quot;00A30A20&quot;/&gt;&lt;wsp:rsid wsp:val=&quot;00A3185B&quot;/&gt;&lt;wsp:rsid wsp:val=&quot;00A319D9&quot;/&gt;&lt;wsp:rsid wsp:val=&quot;00A3266E&quot;/&gt;&lt;wsp:rsid wsp:val=&quot;00A32923&quot;/&gt;&lt;wsp:rsid wsp:val=&quot;00A33CD2&quot;/&gt;&lt;wsp:rsid wsp:val=&quot;00A3556F&quot;/&gt;&lt;wsp:rsid wsp:val=&quot;00A3576B&quot;/&gt;&lt;wsp:rsid wsp:val=&quot;00A40239&quot;/&gt;&lt;wsp:rsid wsp:val=&quot;00A411F4&quot;/&gt;&lt;wsp:rsid wsp:val=&quot;00A413A0&quot;/&gt;&lt;wsp:rsid wsp:val=&quot;00A4158F&quot;/&gt;&lt;wsp:rsid wsp:val=&quot;00A429D5&quot;/&gt;&lt;wsp:rsid wsp:val=&quot;00A431E3&quot;/&gt;&lt;wsp:rsid wsp:val=&quot;00A431F0&quot;/&gt;&lt;wsp:rsid wsp:val=&quot;00A44D9A&quot;/&gt;&lt;wsp:rsid wsp:val=&quot;00A44FBB&quot;/&gt;&lt;wsp:rsid wsp:val=&quot;00A4688E&quot;/&gt;&lt;wsp:rsid wsp:val=&quot;00A468E5&quot;/&gt;&lt;wsp:rsid wsp:val=&quot;00A46941&quot;/&gt;&lt;wsp:rsid wsp:val=&quot;00A46BD9&quot;/&gt;&lt;wsp:rsid wsp:val=&quot;00A47179&quot;/&gt;&lt;wsp:rsid wsp:val=&quot;00A5379F&quot;/&gt;&lt;wsp:rsid wsp:val=&quot;00A54161&quot;/&gt;&lt;wsp:rsid wsp:val=&quot;00A54F82&quot;/&gt;&lt;wsp:rsid wsp:val=&quot;00A567ED&quot;/&gt;&lt;wsp:rsid wsp:val=&quot;00A571F1&quot;/&gt;&lt;wsp:rsid wsp:val=&quot;00A610D2&quot;/&gt;&lt;wsp:rsid wsp:val=&quot;00A61A24&quot;/&gt;&lt;wsp:rsid wsp:val=&quot;00A622A7&quot;/&gt;&lt;wsp:rsid wsp:val=&quot;00A62591&quot;/&gt;&lt;wsp:rsid wsp:val=&quot;00A62E8C&quot;/&gt;&lt;wsp:rsid wsp:val=&quot;00A632DA&quot;/&gt;&lt;wsp:rsid wsp:val=&quot;00A63CAE&quot;/&gt;&lt;wsp:rsid wsp:val=&quot;00A66E8A&quot;/&gt;&lt;wsp:rsid wsp:val=&quot;00A67706&quot;/&gt;&lt;wsp:rsid wsp:val=&quot;00A7013A&quot;/&gt;&lt;wsp:rsid wsp:val=&quot;00A711B5&quot;/&gt;&lt;wsp:rsid wsp:val=&quot;00A71317&quot;/&gt;&lt;wsp:rsid wsp:val=&quot;00A7182B&quot;/&gt;&lt;wsp:rsid wsp:val=&quot;00A71A6B&quot;/&gt;&lt;wsp:rsid wsp:val=&quot;00A71AA8&quot;/&gt;&lt;wsp:rsid wsp:val=&quot;00A73495&quot;/&gt;&lt;wsp:rsid wsp:val=&quot;00A75017&quot;/&gt;&lt;wsp:rsid wsp:val=&quot;00A7606F&quot;/&gt;&lt;wsp:rsid wsp:val=&quot;00A760A0&quot;/&gt;&lt;wsp:rsid wsp:val=&quot;00A7638E&quot;/&gt;&lt;wsp:rsid wsp:val=&quot;00A77329&quot;/&gt;&lt;wsp:rsid wsp:val=&quot;00A777E4&quot;/&gt;&lt;wsp:rsid wsp:val=&quot;00A77D65&quot;/&gt;&lt;wsp:rsid wsp:val=&quot;00A77DA3&quot;/&gt;&lt;wsp:rsid wsp:val=&quot;00A80A53&quot;/&gt;&lt;wsp:rsid wsp:val=&quot;00A81565&quot;/&gt;&lt;wsp:rsid wsp:val=&quot;00A816C7&quot;/&gt;&lt;wsp:rsid wsp:val=&quot;00A8197E&quot;/&gt;&lt;wsp:rsid wsp:val=&quot;00A81B17&quot;/&gt;&lt;wsp:rsid wsp:val=&quot;00A82DCF&quot;/&gt;&lt;wsp:rsid wsp:val=&quot;00A8351F&quot;/&gt;&lt;wsp:rsid wsp:val=&quot;00A83A3F&quot;/&gt;&lt;wsp:rsid wsp:val=&quot;00A83DC7&quot;/&gt;&lt;wsp:rsid wsp:val=&quot;00A85B9D&quot;/&gt;&lt;wsp:rsid wsp:val=&quot;00A86B29&quot;/&gt;&lt;wsp:rsid wsp:val=&quot;00A86BEE&quot;/&gt;&lt;wsp:rsid wsp:val=&quot;00A86CFD&quot;/&gt;&lt;wsp:rsid wsp:val=&quot;00A90952&quot;/&gt;&lt;wsp:rsid wsp:val=&quot;00A9127B&quot;/&gt;&lt;wsp:rsid wsp:val=&quot;00A935A9&quot;/&gt;&lt;wsp:rsid wsp:val=&quot;00A93728&quot;/&gt;&lt;wsp:rsid wsp:val=&quot;00A94424&quot;/&gt;&lt;wsp:rsid wsp:val=&quot;00A95C4D&quot;/&gt;&lt;wsp:rsid wsp:val=&quot;00AA0755&quot;/&gt;&lt;wsp:rsid wsp:val=&quot;00AA321E&quot;/&gt;&lt;wsp:rsid wsp:val=&quot;00AA459E&quot;/&gt;&lt;wsp:rsid wsp:val=&quot;00AA4858&quot;/&gt;&lt;wsp:rsid wsp:val=&quot;00AA53AD&quot;/&gt;&lt;wsp:rsid wsp:val=&quot;00AA5A54&quot;/&gt;&lt;wsp:rsid wsp:val=&quot;00AA5ABE&quot;/&gt;&lt;wsp:rsid wsp:val=&quot;00AA5AC0&quot;/&gt;&lt;wsp:rsid wsp:val=&quot;00AA7FDD&quot;/&gt;&lt;wsp:rsid wsp:val=&quot;00AAC1E1&quot;/&gt;&lt;wsp:rsid wsp:val=&quot;00AB02B8&quot;/&gt;&lt;wsp:rsid wsp:val=&quot;00AB0A6D&quot;/&gt;&lt;wsp:rsid wsp:val=&quot;00AB13F3&quot;/&gt;&lt;wsp:rsid wsp:val=&quot;00AB4353&quot;/&gt;&lt;wsp:rsid wsp:val=&quot;00AB46CE&quot;/&gt;&lt;wsp:rsid wsp:val=&quot;00AB46E4&quot;/&gt;&lt;wsp:rsid wsp:val=&quot;00AB516D&quot;/&gt;&lt;wsp:rsid wsp:val=&quot;00AB5A88&quot;/&gt;&lt;wsp:rsid wsp:val=&quot;00AB5AD5&quot;/&gt;&lt;wsp:rsid wsp:val=&quot;00AB62C0&quot;/&gt;&lt;wsp:rsid wsp:val=&quot;00AB6FA2&quot;/&gt;&lt;wsp:rsid wsp:val=&quot;00AC06D5&quot;/&gt;&lt;wsp:rsid wsp:val=&quot;00AC08D3&quot;/&gt;&lt;wsp:rsid wsp:val=&quot;00AC0AA2&quot;/&gt;&lt;wsp:rsid wsp:val=&quot;00AC155A&quot;/&gt;&lt;wsp:rsid wsp:val=&quot;00AC2589&quot;/&gt;&lt;wsp:rsid wsp:val=&quot;00AC29CD&quot;/&gt;&lt;wsp:rsid wsp:val=&quot;00AC384C&quot;/&gt;&lt;wsp:rsid wsp:val=&quot;00AC389F&quot;/&gt;&lt;wsp:rsid wsp:val=&quot;00AC391F&quot;/&gt;&lt;wsp:rsid wsp:val=&quot;00AC3C1D&quot;/&gt;&lt;wsp:rsid wsp:val=&quot;00AC3F3D&quot;/&gt;&lt;wsp:rsid wsp:val=&quot;00AD08E1&quot;/&gt;&lt;wsp:rsid wsp:val=&quot;00AD1011&quot;/&gt;&lt;wsp:rsid wsp:val=&quot;00AD1A80&quot;/&gt;&lt;wsp:rsid wsp:val=&quot;00AD365F&quot;/&gt;&lt;wsp:rsid wsp:val=&quot;00AD3CB6&quot;/&gt;&lt;wsp:rsid wsp:val=&quot;00AD4832&quot;/&gt;&lt;wsp:rsid wsp:val=&quot;00AD4FA3&quot;/&gt;&lt;wsp:rsid wsp:val=&quot;00AD6215&quot;/&gt;&lt;wsp:rsid wsp:val=&quot;00AD7AE8&quot;/&gt;&lt;wsp:rsid wsp:val=&quot;00AE0D1D&quot;/&gt;&lt;wsp:rsid wsp:val=&quot;00AE1311&quot;/&gt;&lt;wsp:rsid wsp:val=&quot;00AE1AF9&quot;/&gt;&lt;wsp:rsid wsp:val=&quot;00AE254E&quot;/&gt;&lt;wsp:rsid wsp:val=&quot;00AE2E49&quot;/&gt;&lt;wsp:rsid wsp:val=&quot;00AE3F5B&quot;/&gt;&lt;wsp:rsid wsp:val=&quot;00AE4213&quot;/&gt;&lt;wsp:rsid wsp:val=&quot;00AE4708&quot;/&gt;&lt;wsp:rsid wsp:val=&quot;00AE5E1C&quot;/&gt;&lt;wsp:rsid wsp:val=&quot;00AE718E&quot;/&gt;&lt;wsp:rsid wsp:val=&quot;00AF0812&quot;/&gt;&lt;wsp:rsid wsp:val=&quot;00AF2175&quot;/&gt;&lt;wsp:rsid wsp:val=&quot;00AF2434&quot;/&gt;&lt;wsp:rsid wsp:val=&quot;00AF28FA&quot;/&gt;&lt;wsp:rsid wsp:val=&quot;00AF359C&quot;/&gt;&lt;wsp:rsid wsp:val=&quot;00AF4332&quot;/&gt;&lt;wsp:rsid wsp:val=&quot;00AF5632&quot;/&gt;&lt;wsp:rsid wsp:val=&quot;00AF7005&quot;/&gt;&lt;wsp:rsid wsp:val=&quot;00AF76B1&quot;/&gt;&lt;wsp:rsid wsp:val=&quot;00B007CA&quot;/&gt;&lt;wsp:rsid wsp:val=&quot;00B00A1D&quot;/&gt;&lt;wsp:rsid wsp:val=&quot;00B019B7&quot;/&gt;&lt;wsp:rsid wsp:val=&quot;00B01C48&quot;/&gt;&lt;wsp:rsid wsp:val=&quot;00B02922&quot;/&gt;&lt;wsp:rsid wsp:val=&quot;00B0330C&quot;/&gt;&lt;wsp:rsid wsp:val=&quot;00B05F95&quot;/&gt;&lt;wsp:rsid wsp:val=&quot;00B067E6&quot;/&gt;&lt;wsp:rsid wsp:val=&quot;00B06FB8&quot;/&gt;&lt;wsp:rsid wsp:val=&quot;00B07772&quot;/&gt;&lt;wsp:rsid wsp:val=&quot;00B1054C&quot;/&gt;&lt;wsp:rsid wsp:val=&quot;00B106AF&quot;/&gt;&lt;wsp:rsid wsp:val=&quot;00B10843&quot;/&gt;&lt;wsp:rsid wsp:val=&quot;00B1088B&quot;/&gt;&lt;wsp:rsid wsp:val=&quot;00B133EC&quot;/&gt;&lt;wsp:rsid wsp:val=&quot;00B13AA3&quot;/&gt;&lt;wsp:rsid wsp:val=&quot;00B13FCD&quot;/&gt;&lt;wsp:rsid wsp:val=&quot;00B14390&quot;/&gt;&lt;wsp:rsid wsp:val=&quot;00B147F0&quot;/&gt;&lt;wsp:rsid wsp:val=&quot;00B14FD1&quot;/&gt;&lt;wsp:rsid wsp:val=&quot;00B1674C&quot;/&gt;&lt;wsp:rsid wsp:val=&quot;00B174B3&quot;/&gt;&lt;wsp:rsid wsp:val=&quot;00B178AF&quot;/&gt;&lt;wsp:rsid wsp:val=&quot;00B221CC&quot;/&gt;&lt;wsp:rsid wsp:val=&quot;00B2299E&quot;/&gt;&lt;wsp:rsid wsp:val=&quot;00B22A48&quot;/&gt;&lt;wsp:rsid wsp:val=&quot;00B2307C&quot;/&gt;&lt;wsp:rsid wsp:val=&quot;00B231A3&quot;/&gt;&lt;wsp:rsid wsp:val=&quot;00B2481E&quot;/&gt;&lt;wsp:rsid wsp:val=&quot;00B26107&quot;/&gt;&lt;wsp:rsid wsp:val=&quot;00B264C3&quot;/&gt;&lt;wsp:rsid wsp:val=&quot;00B26CE9&quot;/&gt;&lt;wsp:rsid wsp:val=&quot;00B26F9C&quot;/&gt;&lt;wsp:rsid wsp:val=&quot;00B274A6&quot;/&gt;&lt;wsp:rsid wsp:val=&quot;00B2760C&quot;/&gt;&lt;wsp:rsid wsp:val=&quot;00B276AD&quot;/&gt;&lt;wsp:rsid wsp:val=&quot;00B30052&quot;/&gt;&lt;wsp:rsid wsp:val=&quot;00B30053&quot;/&gt;&lt;wsp:rsid wsp:val=&quot;00B32398&quot;/&gt;&lt;wsp:rsid wsp:val=&quot;00B35373&quot;/&gt;&lt;wsp:rsid wsp:val=&quot;00B357A7&quot;/&gt;&lt;wsp:rsid wsp:val=&quot;00B37AD2&quot;/&gt;&lt;wsp:rsid wsp:val=&quot;00B40606&quot;/&gt;&lt;wsp:rsid wsp:val=&quot;00B41C6E&quot;/&gt;&lt;wsp:rsid wsp:val=&quot;00B41DF5&quot;/&gt;&lt;wsp:rsid wsp:val=&quot;00B4235E&quot;/&gt;&lt;wsp:rsid wsp:val=&quot;00B43515&quot;/&gt;&lt;wsp:rsid wsp:val=&quot;00B44175&quot;/&gt;&lt;wsp:rsid wsp:val=&quot;00B45C9B&quot;/&gt;&lt;wsp:rsid wsp:val=&quot;00B46072&quot;/&gt;&lt;wsp:rsid wsp:val=&quot;00B46510&quot;/&gt;&lt;wsp:rsid wsp:val=&quot;00B4673D&quot;/&gt;&lt;wsp:rsid wsp:val=&quot;00B4680A&quot;/&gt;&lt;wsp:rsid wsp:val=&quot;00B472EB&quot;/&gt;&lt;wsp:rsid wsp:val=&quot;00B47B03&quot;/&gt;&lt;wsp:rsid wsp:val=&quot;00B51B3C&quot;/&gt;&lt;wsp:rsid wsp:val=&quot;00B51E68&quot;/&gt;&lt;wsp:rsid wsp:val=&quot;00B51FB3&quot;/&gt;&lt;wsp:rsid wsp:val=&quot;00B5282E&quot;/&gt;&lt;wsp:rsid wsp:val=&quot;00B53554&quot;/&gt;&lt;wsp:rsid wsp:val=&quot;00B538CF&quot;/&gt;&lt;wsp:rsid wsp:val=&quot;00B53E5F&quot;/&gt;&lt;wsp:rsid wsp:val=&quot;00B53ED8&quot;/&gt;&lt;wsp:rsid wsp:val=&quot;00B54A66&quot;/&gt;&lt;wsp:rsid wsp:val=&quot;00B56691&quot;/&gt;&lt;wsp:rsid wsp:val=&quot;00B56D2F&quot;/&gt;&lt;wsp:rsid wsp:val=&quot;00B57610&quot;/&gt;&lt;wsp:rsid wsp:val=&quot;00B622C1&quot;/&gt;&lt;wsp:rsid wsp:val=&quot;00B634A0&quot;/&gt;&lt;wsp:rsid wsp:val=&quot;00B64BC4&quot;/&gt;&lt;wsp:rsid wsp:val=&quot;00B65BE4&quot;/&gt;&lt;wsp:rsid wsp:val=&quot;00B67332&quot;/&gt;&lt;wsp:rsid wsp:val=&quot;00B70F45&quot;/&gt;&lt;wsp:rsid wsp:val=&quot;00B713E7&quot;/&gt;&lt;wsp:rsid wsp:val=&quot;00B71EC9&quot;/&gt;&lt;wsp:rsid wsp:val=&quot;00B72797&quot;/&gt;&lt;wsp:rsid wsp:val=&quot;00B7368C&quot;/&gt;&lt;wsp:rsid wsp:val=&quot;00B7548C&quot;/&gt;&lt;wsp:rsid wsp:val=&quot;00B75836&quot;/&gt;&lt;wsp:rsid wsp:val=&quot;00B7609D&quot;/&gt;&lt;wsp:rsid wsp:val=&quot;00B767A3&quot;/&gt;&lt;wsp:rsid wsp:val=&quot;00B76C1F&quot;/&gt;&lt;wsp:rsid wsp:val=&quot;00B77677&quot;/&gt;&lt;wsp:rsid wsp:val=&quot;00B777D1&quot;/&gt;&lt;wsp:rsid wsp:val=&quot;00B7785A&quot;/&gt;&lt;wsp:rsid wsp:val=&quot;00B81017&quot;/&gt;&lt;wsp:rsid wsp:val=&quot;00B81A37&quot;/&gt;&lt;wsp:rsid wsp:val=&quot;00B82DDA&quot;/&gt;&lt;wsp:rsid wsp:val=&quot;00B83126&quot;/&gt;&lt;wsp:rsid wsp:val=&quot;00B8312E&quot;/&gt;&lt;wsp:rsid wsp:val=&quot;00B834D6&quot;/&gt;&lt;wsp:rsid wsp:val=&quot;00B83861&quot;/&gt;&lt;wsp:rsid wsp:val=&quot;00B84049&quot;/&gt;&lt;wsp:rsid wsp:val=&quot;00B84837&quot;/&gt;&lt;wsp:rsid wsp:val=&quot;00B85764&quot;/&gt;&lt;wsp:rsid wsp:val=&quot;00B85794&quot;/&gt;&lt;wsp:rsid wsp:val=&quot;00B866AD&quot;/&gt;&lt;wsp:rsid wsp:val=&quot;00B86D50&quot;/&gt;&lt;wsp:rsid wsp:val=&quot;00B86F5C&quot;/&gt;&lt;wsp:rsid wsp:val=&quot;00B913E3&quot;/&gt;&lt;wsp:rsid wsp:val=&quot;00B9308F&quot;/&gt;&lt;wsp:rsid wsp:val=&quot;00B934BC&quot;/&gt;&lt;wsp:rsid wsp:val=&quot;00B941ED&quot;/&gt;&lt;wsp:rsid wsp:val=&quot;00B945B6&quot;/&gt;&lt;wsp:rsid wsp:val=&quot;00B951FB&quot;/&gt;&lt;wsp:rsid wsp:val=&quot;00B9580A&quot;/&gt;&lt;wsp:rsid wsp:val=&quot;00B95E9E&quot;/&gt;&lt;wsp:rsid wsp:val=&quot;00B963D6&quot;/&gt;&lt;wsp:rsid wsp:val=&quot;00B965D2&quot;/&gt;&lt;wsp:rsid wsp:val=&quot;00B966F2&quot;/&gt;&lt;wsp:rsid wsp:val=&quot;00B97116&quot;/&gt;&lt;wsp:rsid wsp:val=&quot;00B97976&quot;/&gt;&lt;wsp:rsid wsp:val=&quot;00B9E4BF&quot;/&gt;&lt;wsp:rsid wsp:val=&quot;00BA0CE8&quot;/&gt;&lt;wsp:rsid wsp:val=&quot;00BA1427&quot;/&gt;&lt;wsp:rsid wsp:val=&quot;00BA15AE&quot;/&gt;&lt;wsp:rsid wsp:val=&quot;00BA1B0B&quot;/&gt;&lt;wsp:rsid wsp:val=&quot;00BA227B&quot;/&gt;&lt;wsp:rsid wsp:val=&quot;00BA2D2E&quot;/&gt;&lt;wsp:rsid wsp:val=&quot;00BA3056&quot;/&gt;&lt;wsp:rsid wsp:val=&quot;00BA3D1F&quot;/&gt;&lt;wsp:rsid wsp:val=&quot;00BA4216&quot;/&gt;&lt;wsp:rsid wsp:val=&quot;00BA42A3&quot;/&gt;&lt;wsp:rsid wsp:val=&quot;00BA4495&quot;/&gt;&lt;wsp:rsid wsp:val=&quot;00BA5E7F&quot;/&gt;&lt;wsp:rsid wsp:val=&quot;00BB2217&quot;/&gt;&lt;wsp:rsid wsp:val=&quot;00BB2557&quot;/&gt;&lt;wsp:rsid wsp:val=&quot;00BB4165&quot;/&gt;&lt;wsp:rsid wsp:val=&quot;00BB42EB&quot;/&gt;&lt;wsp:rsid wsp:val=&quot;00BB4503&quot;/&gt;&lt;wsp:rsid wsp:val=&quot;00BB4C32&quot;/&gt;&lt;wsp:rsid wsp:val=&quot;00BB5146&quot;/&gt;&lt;wsp:rsid wsp:val=&quot;00BB6ACB&quot;/&gt;&lt;wsp:rsid wsp:val=&quot;00BB6CB0&quot;/&gt;&lt;wsp:rsid wsp:val=&quot;00BB6D78&quot;/&gt;&lt;wsp:rsid wsp:val=&quot;00BB7988&quot;/&gt;&lt;wsp:rsid wsp:val=&quot;00BB7E59&quot;/&gt;&lt;wsp:rsid wsp:val=&quot;00BC1B49&quot;/&gt;&lt;wsp:rsid wsp:val=&quot;00BC253E&quot;/&gt;&lt;wsp:rsid wsp:val=&quot;00BC2889&quot;/&gt;&lt;wsp:rsid wsp:val=&quot;00BC3173&quot;/&gt;&lt;wsp:rsid wsp:val=&quot;00BC3443&quot;/&gt;&lt;wsp:rsid wsp:val=&quot;00BC41DB&quot;/&gt;&lt;wsp:rsid wsp:val=&quot;00BC5991&quot;/&gt;&lt;wsp:rsid wsp:val=&quot;00BC62F9&quot;/&gt;&lt;wsp:rsid wsp:val=&quot;00BC67BD&quot;/&gt;&lt;wsp:rsid wsp:val=&quot;00BC73A3&quot;/&gt;&lt;wsp:rsid wsp:val=&quot;00BC76CA&quot;/&gt;&lt;wsp:rsid wsp:val=&quot;00BC7BBB&quot;/&gt;&lt;wsp:rsid wsp:val=&quot;00BD054D&quot;/&gt;&lt;wsp:rsid wsp:val=&quot;00BD2766&quot;/&gt;&lt;wsp:rsid wsp:val=&quot;00BD3FEA&quot;/&gt;&lt;wsp:rsid wsp:val=&quot;00BD4417&quot;/&gt;&lt;wsp:rsid wsp:val=&quot;00BD49BE&quot;/&gt;&lt;wsp:rsid wsp:val=&quot;00BD539E&quot;/&gt;&lt;wsp:rsid wsp:val=&quot;00BD551F&quot;/&gt;&lt;wsp:rsid wsp:val=&quot;00BD6556&quot;/&gt;&lt;wsp:rsid wsp:val=&quot;00BD6613&quot;/&gt;&lt;wsp:rsid wsp:val=&quot;00BD66D4&quot;/&gt;&lt;wsp:rsid wsp:val=&quot;00BD67A5&quot;/&gt;&lt;wsp:rsid wsp:val=&quot;00BD6ED1&quot;/&gt;&lt;wsp:rsid wsp:val=&quot;00BE18BB&quot;/&gt;&lt;wsp:rsid wsp:val=&quot;00BE1A1D&quot;/&gt;&lt;wsp:rsid wsp:val=&quot;00BE2431&quot;/&gt;&lt;wsp:rsid wsp:val=&quot;00BE260E&quot;/&gt;&lt;wsp:rsid wsp:val=&quot;00BE3212&quot;/&gt;&lt;wsp:rsid wsp:val=&quot;00BE3D81&quot;/&gt;&lt;wsp:rsid wsp:val=&quot;00BE4364&quot;/&gt;&lt;wsp:rsid wsp:val=&quot;00BE452D&quot;/&gt;&lt;wsp:rsid wsp:val=&quot;00BE4A40&quot;/&gt;&lt;wsp:rsid wsp:val=&quot;00BE6A4D&quot;/&gt;&lt;wsp:rsid wsp:val=&quot;00BE7D9E&quot;/&gt;&lt;wsp:rsid wsp:val=&quot;00BF05BD&quot;/&gt;&lt;wsp:rsid wsp:val=&quot;00BF0C68&quot;/&gt;&lt;wsp:rsid wsp:val=&quot;00BF21E3&quot;/&gt;&lt;wsp:rsid wsp:val=&quot;00BF2490&quot;/&gt;&lt;wsp:rsid wsp:val=&quot;00BF2769&quot;/&gt;&lt;wsp:rsid wsp:val=&quot;00BF3227&quot;/&gt;&lt;wsp:rsid wsp:val=&quot;00BF4646&quot;/&gt;&lt;wsp:rsid wsp:val=&quot;00BF5728&quot;/&gt;&lt;wsp:rsid wsp:val=&quot;00BF5EAB&quot;/&gt;&lt;wsp:rsid wsp:val=&quot;00BF63BE&quot;/&gt;&lt;wsp:rsid wsp:val=&quot;00C00452&quot;/&gt;&lt;wsp:rsid wsp:val=&quot;00C031CA&quot;/&gt;&lt;wsp:rsid wsp:val=&quot;00C03C82&quot;/&gt;&lt;wsp:rsid wsp:val=&quot;00C04A2A&quot;/&gt;&lt;wsp:rsid wsp:val=&quot;00C05A4D&quot;/&gt;&lt;wsp:rsid wsp:val=&quot;00C05C70&quot;/&gt;&lt;wsp:rsid wsp:val=&quot;00C05CEB&quot;/&gt;&lt;wsp:rsid wsp:val=&quot;00C069E2&quot;/&gt;&lt;wsp:rsid wsp:val=&quot;00C06E7B&quot;/&gt;&lt;wsp:rsid wsp:val=&quot;00C0783F&quot;/&gt;&lt;wsp:rsid wsp:val=&quot;00C07B3A&quot;/&gt;&lt;wsp:rsid wsp:val=&quot;00C10A3F&quot;/&gt;&lt;wsp:rsid wsp:val=&quot;00C11148&quot;/&gt;&lt;wsp:rsid wsp:val=&quot;00C11FFF&quot;/&gt;&lt;wsp:rsid wsp:val=&quot;00C12CB9&quot;/&gt;&lt;wsp:rsid wsp:val=&quot;00C14EA7&quot;/&gt;&lt;wsp:rsid wsp:val=&quot;00C15327&quot;/&gt;&lt;wsp:rsid wsp:val=&quot;00C156C1&quot;/&gt;&lt;wsp:rsid wsp:val=&quot;00C163C7&quot;/&gt;&lt;wsp:rsid wsp:val=&quot;00C20652&quot;/&gt;&lt;wsp:rsid wsp:val=&quot;00C230E7&quot;/&gt;&lt;wsp:rsid wsp:val=&quot;00C234D4&quot;/&gt;&lt;wsp:rsid wsp:val=&quot;00C23626&quot;/&gt;&lt;wsp:rsid wsp:val=&quot;00C242AC&quot;/&gt;&lt;wsp:rsid wsp:val=&quot;00C2448A&quot;/&gt;&lt;wsp:rsid wsp:val=&quot;00C24631&quot;/&gt;&lt;wsp:rsid wsp:val=&quot;00C25F6B&quot;/&gt;&lt;wsp:rsid wsp:val=&quot;00C26D2A&quot;/&gt;&lt;wsp:rsid wsp:val=&quot;00C26F5D&quot;/&gt;&lt;wsp:rsid wsp:val=&quot;00C27245&quot;/&gt;&lt;wsp:rsid wsp:val=&quot;00C27C6B&quot;/&gt;&lt;wsp:rsid wsp:val=&quot;00C3034C&quot;/&gt;&lt;wsp:rsid wsp:val=&quot;00C3066E&quot;/&gt;&lt;wsp:rsid wsp:val=&quot;00C30714&quot;/&gt;&lt;wsp:rsid wsp:val=&quot;00C3135A&quot;/&gt;&lt;wsp:rsid wsp:val=&quot;00C339D7&quot;/&gt;&lt;wsp:rsid wsp:val=&quot;00C33B8B&quot;/&gt;&lt;wsp:rsid wsp:val=&quot;00C33E6E&quot;/&gt;&lt;wsp:rsid wsp:val=&quot;00C36C08&quot;/&gt;&lt;wsp:rsid wsp:val=&quot;00C3756F&quot;/&gt;&lt;wsp:rsid wsp:val=&quot;00C377C2&quot;/&gt;&lt;wsp:rsid wsp:val=&quot;00C40524&quot;/&gt;&lt;wsp:rsid wsp:val=&quot;00C4112E&quot;/&gt;&lt;wsp:rsid wsp:val=&quot;00C41744&quot;/&gt;&lt;wsp:rsid wsp:val=&quot;00C42F2E&quot;/&gt;&lt;wsp:rsid wsp:val=&quot;00C436F9&quot;/&gt;&lt;wsp:rsid wsp:val=&quot;00C43782&quot;/&gt;&lt;wsp:rsid wsp:val=&quot;00C4382E&quot;/&gt;&lt;wsp:rsid wsp:val=&quot;00C439BC&quot;/&gt;&lt;wsp:rsid wsp:val=&quot;00C44613&quot;/&gt;&lt;wsp:rsid wsp:val=&quot;00C4504E&quot;/&gt;&lt;wsp:rsid wsp:val=&quot;00C455CF&quot;/&gt;&lt;wsp:rsid wsp:val=&quot;00C45F7A&quot;/&gt;&lt;wsp:rsid wsp:val=&quot;00C50660&quot;/&gt;&lt;wsp:rsid wsp:val=&quot;00C51C01&quot;/&gt;&lt;wsp:rsid wsp:val=&quot;00C51E46&quot;/&gt;&lt;wsp:rsid wsp:val=&quot;00C52454&quot;/&gt;&lt;wsp:rsid wsp:val=&quot;00C52637&quot;/&gt;&lt;wsp:rsid wsp:val=&quot;00C52B84&quot;/&gt;&lt;wsp:rsid wsp:val=&quot;00C53601&quot;/&gt;&lt;wsp:rsid wsp:val=&quot;00C538C1&quot;/&gt;&lt;wsp:rsid wsp:val=&quot;00C53BA9&quot;/&gt;&lt;wsp:rsid wsp:val=&quot;00C541CF&quot;/&gt;&lt;wsp:rsid wsp:val=&quot;00C544B7&quot;/&gt;&lt;wsp:rsid wsp:val=&quot;00C5463E&quot;/&gt;&lt;wsp:rsid wsp:val=&quot;00C55417&quot;/&gt;&lt;wsp:rsid wsp:val=&quot;00C5678C&quot;/&gt;&lt;wsp:rsid wsp:val=&quot;00C56827&quot;/&gt;&lt;wsp:rsid wsp:val=&quot;00C60108&quot;/&gt;&lt;wsp:rsid wsp:val=&quot;00C610D6&quot;/&gt;&lt;wsp:rsid wsp:val=&quot;00C619B2&quot;/&gt;&lt;wsp:rsid wsp:val=&quot;00C62447&quot;/&gt;&lt;wsp:rsid wsp:val=&quot;00C636FE&quot;/&gt;&lt;wsp:rsid wsp:val=&quot;00C63CD4&quot;/&gt;&lt;wsp:rsid wsp:val=&quot;00C6418D&quot;/&gt;&lt;wsp:rsid wsp:val=&quot;00C649D9&quot;/&gt;&lt;wsp:rsid wsp:val=&quot;00C64BB6&quot;/&gt;&lt;wsp:rsid wsp:val=&quot;00C64CC3&quot;/&gt;&lt;wsp:rsid wsp:val=&quot;00C651BD&quot;/&gt;&lt;wsp:rsid wsp:val=&quot;00C66E07&quot;/&gt;&lt;wsp:rsid wsp:val=&quot;00C6775B&quot;/&gt;&lt;wsp:rsid wsp:val=&quot;00C67849&quot;/&gt;&lt;wsp:rsid wsp:val=&quot;00C6BE51&quot;/&gt;&lt;wsp:rsid wsp:val=&quot;00C70572&quot;/&gt;&lt;wsp:rsid wsp:val=&quot;00C70972&quot;/&gt;&lt;wsp:rsid wsp:val=&quot;00C71107&quot;/&gt;&lt;wsp:rsid wsp:val=&quot;00C71111&quot;/&gt;&lt;wsp:rsid wsp:val=&quot;00C72E3D&quot;/&gt;&lt;wsp:rsid wsp:val=&quot;00C7383E&quot;/&gt;&lt;wsp:rsid wsp:val=&quot;00C73F47&quot;/&gt;&lt;wsp:rsid wsp:val=&quot;00C743B5&quot;/&gt;&lt;wsp:rsid wsp:val=&quot;00C744B6&quot;/&gt;&lt;wsp:rsid wsp:val=&quot;00C74DED&quot;/&gt;&lt;wsp:rsid wsp:val=&quot;00C754F1&quot;/&gt;&lt;wsp:rsid wsp:val=&quot;00C75992&quot;/&gt;&lt;wsp:rsid wsp:val=&quot;00C76751&quot;/&gt;&lt;wsp:rsid wsp:val=&quot;00C7683D&quot;/&gt;&lt;wsp:rsid wsp:val=&quot;00C803D2&quot;/&gt;&lt;wsp:rsid wsp:val=&quot;00C806C8&quot;/&gt;&lt;wsp:rsid wsp:val=&quot;00C823E7&quot;/&gt;&lt;wsp:rsid wsp:val=&quot;00C8450F&quot;/&gt;&lt;wsp:rsid wsp:val=&quot;00C84A45&quot;/&gt;&lt;wsp:rsid wsp:val=&quot;00C85756&quot;/&gt;&lt;wsp:rsid wsp:val=&quot;00C858E9&quot;/&gt;&lt;wsp:rsid wsp:val=&quot;00C86B05&quot;/&gt;&lt;wsp:rsid wsp:val=&quot;00C8728E&quot;/&gt;&lt;wsp:rsid wsp:val=&quot;00C90B1A&quot;/&gt;&lt;wsp:rsid wsp:val=&quot;00C9147C&quot;/&gt;&lt;wsp:rsid wsp:val=&quot;00C923E8&quot;/&gt;&lt;wsp:rsid wsp:val=&quot;00C950FF&quot;/&gt;&lt;wsp:rsid wsp:val=&quot;00C962DC&quot;/&gt;&lt;wsp:rsid wsp:val=&quot;00C96328&quot;/&gt;&lt;wsp:rsid wsp:val=&quot;00C97621&quot;/&gt;&lt;wsp:rsid wsp:val=&quot;00CA029C&quot;/&gt;&lt;wsp:rsid wsp:val=&quot;00CA0421&quot;/&gt;&lt;wsp:rsid wsp:val=&quot;00CA1CDF&quot;/&gt;&lt;wsp:rsid wsp:val=&quot;00CA23C1&quot;/&gt;&lt;wsp:rsid wsp:val=&quot;00CA407A&quot;/&gt;&lt;wsp:rsid wsp:val=&quot;00CA4178&quot;/&gt;&lt;wsp:rsid wsp:val=&quot;00CA4B7B&quot;/&gt;&lt;wsp:rsid wsp:val=&quot;00CA5056&quot;/&gt;&lt;wsp:rsid wsp:val=&quot;00CA569C&quot;/&gt;&lt;wsp:rsid wsp:val=&quot;00CA7885&quot;/&gt;&lt;wsp:rsid wsp:val=&quot;00CA7C58&quot;/&gt;&lt;wsp:rsid wsp:val=&quot;00CB0A8C&quot;/&gt;&lt;wsp:rsid wsp:val=&quot;00CB1282&quot;/&gt;&lt;wsp:rsid wsp:val=&quot;00CB3748&quot;/&gt;&lt;wsp:rsid wsp:val=&quot;00CB3A7F&quot;/&gt;&lt;wsp:rsid wsp:val=&quot;00CB50CC&quot;/&gt;&lt;wsp:rsid wsp:val=&quot;00CB50DB&quot;/&gt;&lt;wsp:rsid wsp:val=&quot;00CB5706&quot;/&gt;&lt;wsp:rsid wsp:val=&quot;00CB5B5C&quot;/&gt;&lt;wsp:rsid wsp:val=&quot;00CB5F01&quot;/&gt;&lt;wsp:rsid wsp:val=&quot;00CB73E6&quot;/&gt;&lt;wsp:rsid wsp:val=&quot;00CC03E3&quot;/&gt;&lt;wsp:rsid wsp:val=&quot;00CC396C&quot;/&gt;&lt;wsp:rsid wsp:val=&quot;00CC3EF4&quot;/&gt;&lt;wsp:rsid wsp:val=&quot;00CC4B01&quot;/&gt;&lt;wsp:rsid wsp:val=&quot;00CC4D82&quot;/&gt;&lt;wsp:rsid wsp:val=&quot;00CC5974&quot;/&gt;&lt;wsp:rsid wsp:val=&quot;00CC5CB9&quot;/&gt;&lt;wsp:rsid wsp:val=&quot;00CC655F&quot;/&gt;&lt;wsp:rsid wsp:val=&quot;00CC6679&quot;/&gt;&lt;wsp:rsid wsp:val=&quot;00CC723E&quot;/&gt;&lt;wsp:rsid wsp:val=&quot;00CC7B6C&quot;/&gt;&lt;wsp:rsid wsp:val=&quot;00CD08F7&quot;/&gt;&lt;wsp:rsid wsp:val=&quot;00CD111F&quot;/&gt;&lt;wsp:rsid wsp:val=&quot;00CD1DFD&quot;/&gt;&lt;wsp:rsid wsp:val=&quot;00CD1EC4&quot;/&gt;&lt;wsp:rsid wsp:val=&quot;00CD215A&quot;/&gt;&lt;wsp:rsid wsp:val=&quot;00CD303B&quot;/&gt;&lt;wsp:rsid wsp:val=&quot;00CD3C78&quot;/&gt;&lt;wsp:rsid wsp:val=&quot;00CD51DB&quot;/&gt;&lt;wsp:rsid wsp:val=&quot;00CD5FD4&quot;/&gt;&lt;wsp:rsid wsp:val=&quot;00CD61E3&quot;/&gt;&lt;wsp:rsid wsp:val=&quot;00CD6589&quot;/&gt;&lt;wsp:rsid wsp:val=&quot;00CD698F&quot;/&gt;&lt;wsp:rsid wsp:val=&quot;00CE0084&quot;/&gt;&lt;wsp:rsid wsp:val=&quot;00CE0105&quot;/&gt;&lt;wsp:rsid wsp:val=&quot;00CE12DD&quot;/&gt;&lt;wsp:rsid wsp:val=&quot;00CE2CD5&quot;/&gt;&lt;wsp:rsid wsp:val=&quot;00CE2E38&quot;/&gt;&lt;wsp:rsid wsp:val=&quot;00CE3317&quot;/&gt;&lt;wsp:rsid wsp:val=&quot;00CE559B&quot;/&gt;&lt;wsp:rsid wsp:val=&quot;00CE6A2E&quot;/&gt;&lt;wsp:rsid wsp:val=&quot;00CE7FDA&quot;/&gt;&lt;wsp:rsid wsp:val=&quot;00CF0422&quot;/&gt;&lt;wsp:rsid wsp:val=&quot;00CF1B24&quot;/&gt;&lt;wsp:rsid wsp:val=&quot;00CF247C&quot;/&gt;&lt;wsp:rsid wsp:val=&quot;00CF2FE2&quot;/&gt;&lt;wsp:rsid wsp:val=&quot;00CF30D5&quot;/&gt;&lt;wsp:rsid wsp:val=&quot;00CF4100&quot;/&gt;&lt;wsp:rsid wsp:val=&quot;00CF731E&quot;/&gt;&lt;wsp:rsid wsp:val=&quot;00D0059D&quot;/&gt;&lt;wsp:rsid wsp:val=&quot;00D00D36&quot;/&gt;&lt;wsp:rsid wsp:val=&quot;00D011E6&quot;/&gt;&lt;wsp:rsid wsp:val=&quot;00D01292&quot;/&gt;&lt;wsp:rsid wsp:val=&quot;00D013AB&quot;/&gt;&lt;wsp:rsid wsp:val=&quot;00D02C4D&quot;/&gt;&lt;wsp:rsid wsp:val=&quot;00D038EB&quot;/&gt;&lt;wsp:rsid wsp:val=&quot;00D03ABA&quot;/&gt;&lt;wsp:rsid wsp:val=&quot;00D0456E&quot;/&gt;&lt;wsp:rsid wsp:val=&quot;00D0482B&quot;/&gt;&lt;wsp:rsid wsp:val=&quot;00D064AE&quot;/&gt;&lt;wsp:rsid wsp:val=&quot;00D06B1A&quot;/&gt;&lt;wsp:rsid wsp:val=&quot;00D07151&quot;/&gt;&lt;wsp:rsid wsp:val=&quot;00D1053D&quot;/&gt;&lt;wsp:rsid wsp:val=&quot;00D10D03&quot;/&gt;&lt;wsp:rsid wsp:val=&quot;00D110BD&quot;/&gt;&lt;wsp:rsid wsp:val=&quot;00D123E9&quot;/&gt;&lt;wsp:rsid wsp:val=&quot;00D127CF&quot;/&gt;&lt;wsp:rsid wsp:val=&quot;00D12DB7&quot;/&gt;&lt;wsp:rsid wsp:val=&quot;00D13A5D&quot;/&gt;&lt;wsp:rsid wsp:val=&quot;00D14013&quot;/&gt;&lt;wsp:rsid wsp:val=&quot;00D14191&quot;/&gt;&lt;wsp:rsid wsp:val=&quot;00D1484C&quot;/&gt;&lt;wsp:rsid wsp:val=&quot;00D15327&quot;/&gt;&lt;wsp:rsid wsp:val=&quot;00D15786&quot;/&gt;&lt;wsp:rsid wsp:val=&quot;00D16259&quot;/&gt;&lt;wsp:rsid wsp:val=&quot;00D1631F&quot;/&gt;&lt;wsp:rsid wsp:val=&quot;00D17573&quot;/&gt;&lt;wsp:rsid wsp:val=&quot;00D17957&quot;/&gt;&lt;wsp:rsid wsp:val=&quot;00D2030C&quot;/&gt;&lt;wsp:rsid wsp:val=&quot;00D20763&quot;/&gt;&lt;wsp:rsid wsp:val=&quot;00D20966&quot;/&gt;&lt;wsp:rsid wsp:val=&quot;00D20A45&quot;/&gt;&lt;wsp:rsid wsp:val=&quot;00D2167B&quot;/&gt;&lt;wsp:rsid wsp:val=&quot;00D2249B&quot;/&gt;&lt;wsp:rsid wsp:val=&quot;00D229F3&quot;/&gt;&lt;wsp:rsid wsp:val=&quot;00D2323A&quot;/&gt;&lt;wsp:rsid wsp:val=&quot;00D236B0&quot;/&gt;&lt;wsp:rsid wsp:val=&quot;00D236B7&quot;/&gt;&lt;wsp:rsid wsp:val=&quot;00D24BB9&quot;/&gt;&lt;wsp:rsid wsp:val=&quot;00D2617A&quot;/&gt;&lt;wsp:rsid wsp:val=&quot;00D267EF&quot;/&gt;&lt;wsp:rsid wsp:val=&quot;00D30041&quot;/&gt;&lt;wsp:rsid wsp:val=&quot;00D30077&quot;/&gt;&lt;wsp:rsid wsp:val=&quot;00D313D7&quot;/&gt;&lt;wsp:rsid wsp:val=&quot;00D31BD4&quot;/&gt;&lt;wsp:rsid wsp:val=&quot;00D3506E&quot;/&gt;&lt;wsp:rsid wsp:val=&quot;00D3553D&quot;/&gt;&lt;wsp:rsid wsp:val=&quot;00D35C88&quot;/&gt;&lt;wsp:rsid wsp:val=&quot;00D36E4F&quot;/&gt;&lt;wsp:rsid wsp:val=&quot;00D37327&quot;/&gt;&lt;wsp:rsid wsp:val=&quot;00D40C24&quot;/&gt;&lt;wsp:rsid wsp:val=&quot;00D42ABF&quot;/&gt;&lt;wsp:rsid wsp:val=&quot;00D43BA2&quot;/&gt;&lt;wsp:rsid wsp:val=&quot;00D447C4&quot;/&gt;&lt;wsp:rsid wsp:val=&quot;00D454BF&quot;/&gt;&lt;wsp:rsid wsp:val=&quot;00D45728&quot;/&gt;&lt;wsp:rsid wsp:val=&quot;00D46356&quot;/&gt;&lt;wsp:rsid wsp:val=&quot;00D4772E&quot;/&gt;&lt;wsp:rsid wsp:val=&quot;00D501C2&quot;/&gt;&lt;wsp:rsid wsp:val=&quot;00D52035&quot;/&gt;&lt;wsp:rsid wsp:val=&quot;00D522DE&quot;/&gt;&lt;wsp:rsid wsp:val=&quot;00D55766&quot;/&gt;&lt;wsp:rsid wsp:val=&quot;00D5588B&quot;/&gt;&lt;wsp:rsid wsp:val=&quot;00D55B7E&quot;/&gt;&lt;wsp:rsid wsp:val=&quot;00D56F68&quot;/&gt;&lt;wsp:rsid wsp:val=&quot;00D5712C&quot;/&gt;&lt;wsp:rsid wsp:val=&quot;00D60D4A&quot;/&gt;&lt;wsp:rsid wsp:val=&quot;00D611DF&quot;/&gt;&lt;wsp:rsid wsp:val=&quot;00D61315&quot;/&gt;&lt;wsp:rsid wsp:val=&quot;00D6256F&quot;/&gt;&lt;wsp:rsid wsp:val=&quot;00D62CD2&quot;/&gt;&lt;wsp:rsid wsp:val=&quot;00D63358&quot;/&gt;&lt;wsp:rsid wsp:val=&quot;00D638BD&quot;/&gt;&lt;wsp:rsid wsp:val=&quot;00D6445E&quot;/&gt;&lt;wsp:rsid wsp:val=&quot;00D649DE&quot;/&gt;&lt;wsp:rsid wsp:val=&quot;00D651A8&quot;/&gt;&lt;wsp:rsid wsp:val=&quot;00D655E5&quot;/&gt;&lt;wsp:rsid wsp:val=&quot;00D65D51&quot;/&gt;&lt;wsp:rsid wsp:val=&quot;00D676D5&quot;/&gt;&lt;wsp:rsid wsp:val=&quot;00D70B0B&quot;/&gt;&lt;wsp:rsid wsp:val=&quot;00D71386&quot;/&gt;&lt;wsp:rsid wsp:val=&quot;00D713D7&quot;/&gt;&lt;wsp:rsid wsp:val=&quot;00D71F67&quot;/&gt;&lt;wsp:rsid wsp:val=&quot;00D7261C&quot;/&gt;&lt;wsp:rsid wsp:val=&quot;00D72C03&quot;/&gt;&lt;wsp:rsid wsp:val=&quot;00D74554&quot;/&gt;&lt;wsp:rsid wsp:val=&quot;00D76035&quot;/&gt;&lt;wsp:rsid wsp:val=&quot;00D762B6&quot;/&gt;&lt;wsp:rsid wsp:val=&quot;00D77443&quot;/&gt;&lt;wsp:rsid wsp:val=&quot;00D77726&quot;/&gt;&lt;wsp:rsid wsp:val=&quot;00D77DDC&quot;/&gt;&lt;wsp:rsid wsp:val=&quot;00D77ED7&quot;/&gt;&lt;wsp:rsid wsp:val=&quot;00D8273D&quot;/&gt;&lt;wsp:rsid wsp:val=&quot;00D82D1C&quot;/&gt;&lt;wsp:rsid wsp:val=&quot;00D83199&quot;/&gt;&lt;wsp:rsid wsp:val=&quot;00D851FC&quot;/&gt;&lt;wsp:rsid wsp:val=&quot;00D85A51&quot;/&gt;&lt;wsp:rsid wsp:val=&quot;00D85D78&quot;/&gt;&lt;wsp:rsid wsp:val=&quot;00D90237&quot;/&gt;&lt;wsp:rsid wsp:val=&quot;00D90552&quot;/&gt;&lt;wsp:rsid wsp:val=&quot;00D906C3&quot;/&gt;&lt;wsp:rsid wsp:val=&quot;00D9073E&quot;/&gt;&lt;wsp:rsid wsp:val=&quot;00D9148A&quot;/&gt;&lt;wsp:rsid wsp:val=&quot;00D927E1&quot;/&gt;&lt;wsp:rsid wsp:val=&quot;00D93B47&quot;/&gt;&lt;wsp:rsid wsp:val=&quot;00D95C60&quot;/&gt;&lt;wsp:rsid wsp:val=&quot;00D964D4&quot;/&gt;&lt;wsp:rsid wsp:val=&quot;00D97F3E&quot;/&gt;&lt;wsp:rsid wsp:val=&quot;00DA0F6B&quot;/&gt;&lt;wsp:rsid wsp:val=&quot;00DA1F2A&quot;/&gt;&lt;wsp:rsid wsp:val=&quot;00DA3EE7&quot;/&gt;&lt;wsp:rsid wsp:val=&quot;00DA6027&quot;/&gt;&lt;wsp:rsid wsp:val=&quot;00DA6429&quot;/&gt;&lt;wsp:rsid wsp:val=&quot;00DA6C37&quot;/&gt;&lt;wsp:rsid wsp:val=&quot;00DA722C&quot;/&gt;&lt;wsp:rsid wsp:val=&quot;00DA7450&quot;/&gt;&lt;wsp:rsid wsp:val=&quot;00DA7D96&quot;/&gt;&lt;wsp:rsid wsp:val=&quot;00DB09A1&quot;/&gt;&lt;wsp:rsid wsp:val=&quot;00DB0AF0&quot;/&gt;&lt;wsp:rsid wsp:val=&quot;00DB2721&quot;/&gt;&lt;wsp:rsid wsp:val=&quot;00DB2946&quot;/&gt;&lt;wsp:rsid wsp:val=&quot;00DB2AD4&quot;/&gt;&lt;wsp:rsid wsp:val=&quot;00DB34D8&quot;/&gt;&lt;wsp:rsid wsp:val=&quot;00DB37D4&quot;/&gt;&lt;wsp:rsid wsp:val=&quot;00DB4D72&quot;/&gt;&lt;wsp:rsid wsp:val=&quot;00DB5D44&quot;/&gt;&lt;wsp:rsid wsp:val=&quot;00DB6D4F&quot;/&gt;&lt;wsp:rsid wsp:val=&quot;00DB71C1&quot;/&gt;&lt;wsp:rsid wsp:val=&quot;00DB727D&quot;/&gt;&lt;wsp:rsid wsp:val=&quot;00DB7E34&quot;/&gt;&lt;wsp:rsid wsp:val=&quot;00DC047B&quot;/&gt;&lt;wsp:rsid wsp:val=&quot;00DC0982&quot;/&gt;&lt;wsp:rsid wsp:val=&quot;00DC1CE3&quot;/&gt;&lt;wsp:rsid wsp:val=&quot;00DC2898&quot;/&gt;&lt;wsp:rsid wsp:val=&quot;00DC2996&quot;/&gt;&lt;wsp:rsid wsp:val=&quot;00DC338E&quot;/&gt;&lt;wsp:rsid wsp:val=&quot;00DC4C21&quot;/&gt;&lt;wsp:rsid wsp:val=&quot;00DC5526&quot;/&gt;&lt;wsp:rsid wsp:val=&quot;00DC5692&quot;/&gt;&lt;wsp:rsid wsp:val=&quot;00DC5E2D&quot;/&gt;&lt;wsp:rsid wsp:val=&quot;00DC6A30&quot;/&gt;&lt;wsp:rsid wsp:val=&quot;00DC7B6F&quot;/&gt;&lt;wsp:rsid wsp:val=&quot;00DC7C36&quot;/&gt;&lt;wsp:rsid wsp:val=&quot;00DD1D75&quot;/&gt;&lt;wsp:rsid wsp:val=&quot;00DD1E8A&quot;/&gt;&lt;wsp:rsid wsp:val=&quot;00DD468F&quot;/&gt;&lt;wsp:rsid wsp:val=&quot;00DD4CC8&quot;/&gt;&lt;wsp:rsid wsp:val=&quot;00DE04DA&quot;/&gt;&lt;wsp:rsid wsp:val=&quot;00DE1ED1&quot;/&gt;&lt;wsp:rsid wsp:val=&quot;00DE21E8&quot;/&gt;&lt;wsp:rsid wsp:val=&quot;00DE2EFE&quot;/&gt;&lt;wsp:rsid wsp:val=&quot;00DE3104&quot;/&gt;&lt;wsp:rsid wsp:val=&quot;00DE3FAF&quot;/&gt;&lt;wsp:rsid wsp:val=&quot;00DE40DE&quot;/&gt;&lt;wsp:rsid wsp:val=&quot;00DE5214&quot;/&gt;&lt;wsp:rsid wsp:val=&quot;00DE5F12&quot;/&gt;&lt;wsp:rsid wsp:val=&quot;00DE6EAF&quot;/&gt;&lt;wsp:rsid wsp:val=&quot;00DF057B&quot;/&gt;&lt;wsp:rsid wsp:val=&quot;00DF0AC8&quot;/&gt;&lt;wsp:rsid wsp:val=&quot;00DF0F90&quot;/&gt;&lt;wsp:rsid wsp:val=&quot;00DF2783&quot;/&gt;&lt;wsp:rsid wsp:val=&quot;00DF3299&quot;/&gt;&lt;wsp:rsid wsp:val=&quot;00DF3F9F&quot;/&gt;&lt;wsp:rsid wsp:val=&quot;00DF413A&quot;/&gt;&lt;wsp:rsid wsp:val=&quot;00DF4145&quot;/&gt;&lt;wsp:rsid wsp:val=&quot;00DF45BD&quot;/&gt;&lt;wsp:rsid wsp:val=&quot;00DF5963&quot;/&gt;&lt;wsp:rsid wsp:val=&quot;00DF6B2E&quot;/&gt;&lt;wsp:rsid wsp:val=&quot;00DF75A6&quot;/&gt;&lt;wsp:rsid wsp:val=&quot;00E02481&quot;/&gt;&lt;wsp:rsid wsp:val=&quot;00E02AAB&quot;/&gt;&lt;wsp:rsid wsp:val=&quot;00E02F5E&quot;/&gt;&lt;wsp:rsid wsp:val=&quot;00E02FED&quot;/&gt;&lt;wsp:rsid wsp:val=&quot;00E035B7&quot;/&gt;&lt;wsp:rsid wsp:val=&quot;00E044F4&quot;/&gt;&lt;wsp:rsid wsp:val=&quot;00E04B7D&quot;/&gt;&lt;wsp:rsid wsp:val=&quot;00E07D2F&quot;/&gt;&lt;wsp:rsid wsp:val=&quot;00E118E6&quot;/&gt;&lt;wsp:rsid wsp:val=&quot;00E12CAB&quot;/&gt;&lt;wsp:rsid wsp:val=&quot;00E159CC&quot;/&gt;&lt;wsp:rsid wsp:val=&quot;00E15E4C&quot;/&gt;&lt;wsp:rsid wsp:val=&quot;00E17870&quot;/&gt;&lt;wsp:rsid wsp:val=&quot;00E1F4A1&quot;/&gt;&lt;wsp:rsid wsp:val=&quot;00E22C0D&quot;/&gt;&lt;wsp:rsid wsp:val=&quot;00E25177&quot;/&gt;&lt;wsp:rsid wsp:val=&quot;00E27B46&quot;/&gt;&lt;wsp:rsid wsp:val=&quot;00E27EA3&quot;/&gt;&lt;wsp:rsid wsp:val=&quot;00E310F3&quot;/&gt;&lt;wsp:rsid wsp:val=&quot;00E31917&quot;/&gt;&lt;wsp:rsid wsp:val=&quot;00E3351E&quot;/&gt;&lt;wsp:rsid wsp:val=&quot;00E336FF&quot;/&gt;&lt;wsp:rsid wsp:val=&quot;00E33A68&quot;/&gt;&lt;wsp:rsid wsp:val=&quot;00E33F10&quot;/&gt;&lt;wsp:rsid wsp:val=&quot;00E3498A&quot;/&gt;&lt;wsp:rsid wsp:val=&quot;00E355D9&quot;/&gt;&lt;wsp:rsid wsp:val=&quot;00E360C8&quot;/&gt;&lt;wsp:rsid wsp:val=&quot;00E3641E&quot;/&gt;&lt;wsp:rsid wsp:val=&quot;00E37186&quot;/&gt;&lt;wsp:rsid wsp:val=&quot;00E3BF84&quot;/&gt;&lt;wsp:rsid wsp:val=&quot;00E40C73&quot;/&gt;&lt;wsp:rsid wsp:val=&quot;00E410BD&quot;/&gt;&lt;wsp:rsid wsp:val=&quot;00E41CC1&quot;/&gt;&lt;wsp:rsid wsp:val=&quot;00E42169&quot;/&gt;&lt;wsp:rsid wsp:val=&quot;00E43C46&quot;/&gt;&lt;wsp:rsid wsp:val=&quot;00E44595&quot;/&gt;&lt;wsp:rsid wsp:val=&quot;00E45CE2&quot;/&gt;&lt;wsp:rsid wsp:val=&quot;00E46316&quot;/&gt;&lt;wsp:rsid wsp:val=&quot;00E47A00&quot;/&gt;&lt;wsp:rsid wsp:val=&quot;00E47F5D&quot;/&gt;&lt;wsp:rsid wsp:val=&quot;00E5050A&quot;/&gt;&lt;wsp:rsid wsp:val=&quot;00E52427&quot;/&gt;&lt;wsp:rsid wsp:val=&quot;00E5348B&quot;/&gt;&lt;wsp:rsid wsp:val=&quot;00E537A1&quot;/&gt;&lt;wsp:rsid wsp:val=&quot;00E53F2A&quot;/&gt;&lt;wsp:rsid wsp:val=&quot;00E54C46&quot;/&gt;&lt;wsp:rsid wsp:val=&quot;00E5510B&quot;/&gt;&lt;wsp:rsid wsp:val=&quot;00E55119&quot;/&gt;&lt;wsp:rsid wsp:val=&quot;00E551EE&quot;/&gt;&lt;wsp:rsid wsp:val=&quot;00E552D1&quot;/&gt;&lt;wsp:rsid wsp:val=&quot;00E567BF&quot;/&gt;&lt;wsp:rsid wsp:val=&quot;00E56B4D&quot;/&gt;&lt;wsp:rsid wsp:val=&quot;00E573C4&quot;/&gt;&lt;wsp:rsid wsp:val=&quot;00E57E34&quot;/&gt;&lt;wsp:rsid wsp:val=&quot;00E60184&quot;/&gt;&lt;wsp:rsid wsp:val=&quot;00E60A52&quot;/&gt;&lt;wsp:rsid wsp:val=&quot;00E60D94&quot;/&gt;&lt;wsp:rsid wsp:val=&quot;00E617B0&quot;/&gt;&lt;wsp:rsid wsp:val=&quot;00E61A96&quot;/&gt;&lt;wsp:rsid wsp:val=&quot;00E61F5C&quot;/&gt;&lt;wsp:rsid wsp:val=&quot;00E62172&quot;/&gt;&lt;wsp:rsid wsp:val=&quot;00E624A9&quot;/&gt;&lt;wsp:rsid wsp:val=&quot;00E629FA&quot;/&gt;&lt;wsp:rsid wsp:val=&quot;00E64641&quot;/&gt;&lt;wsp:rsid wsp:val=&quot;00E66350&quot;/&gt;&lt;wsp:rsid wsp:val=&quot;00E675B1&quot;/&gt;&lt;wsp:rsid wsp:val=&quot;00E67627&quot;/&gt;&lt;wsp:rsid wsp:val=&quot;00E708E3&quot;/&gt;&lt;wsp:rsid wsp:val=&quot;00E70DA8&quot;/&gt;&lt;wsp:rsid wsp:val=&quot;00E719A1&quot;/&gt;&lt;wsp:rsid wsp:val=&quot;00E73799&quot;/&gt;&lt;wsp:rsid wsp:val=&quot;00E73813&quot;/&gt;&lt;wsp:rsid wsp:val=&quot;00E7399C&quot;/&gt;&lt;wsp:rsid wsp:val=&quot;00E73C86&quot;/&gt;&lt;wsp:rsid wsp:val=&quot;00E74E67&quot;/&gt;&lt;wsp:rsid wsp:val=&quot;00E74E68&quot;/&gt;&lt;wsp:rsid wsp:val=&quot;00E76911&quot;/&gt;&lt;wsp:rsid wsp:val=&quot;00E77157&quot;/&gt;&lt;wsp:rsid wsp:val=&quot;00E80EB7&quot;/&gt;&lt;wsp:rsid wsp:val=&quot;00E811DD&quot;/&gt;&lt;wsp:rsid wsp:val=&quot;00E81529&quot;/&gt;&lt;wsp:rsid wsp:val=&quot;00E84D39&quot;/&gt;&lt;wsp:rsid wsp:val=&quot;00E85539&quot;/&gt;&lt;wsp:rsid wsp:val=&quot;00E85C87&quot;/&gt;&lt;wsp:rsid wsp:val=&quot;00E85DB1&quot;/&gt;&lt;wsp:rsid wsp:val=&quot;00E87E7C&quot;/&gt;&lt;wsp:rsid wsp:val=&quot;00E904C7&quot;/&gt;&lt;wsp:rsid wsp:val=&quot;00E91A1F&quot;/&gt;&lt;wsp:rsid wsp:val=&quot;00E91E8C&quot;/&gt;&lt;wsp:rsid wsp:val=&quot;00E9270F&quot;/&gt;&lt;wsp:rsid wsp:val=&quot;00E92CDD&quot;/&gt;&lt;wsp:rsid wsp:val=&quot;00E93079&quot;/&gt;&lt;wsp:rsid wsp:val=&quot;00E9355D&quot;/&gt;&lt;wsp:rsid wsp:val=&quot;00E93958&quot;/&gt;&lt;wsp:rsid wsp:val=&quot;00E93A8F&quot;/&gt;&lt;wsp:rsid wsp:val=&quot;00E93F4C&quot;/&gt;&lt;wsp:rsid wsp:val=&quot;00E94D94&quot;/&gt;&lt;wsp:rsid wsp:val=&quot;00E94ED9&quot;/&gt;&lt;wsp:rsid wsp:val=&quot;00E95592&quot;/&gt;&lt;wsp:rsid wsp:val=&quot;00E955D6&quot;/&gt;&lt;wsp:rsid wsp:val=&quot;00E95990&quot;/&gt;&lt;wsp:rsid wsp:val=&quot;00E968C0&quot;/&gt;&lt;wsp:rsid wsp:val=&quot;00E96CD2&quot;/&gt;&lt;wsp:rsid wsp:val=&quot;00E96DD8&quot;/&gt;&lt;wsp:rsid wsp:val=&quot;00EA1E29&quot;/&gt;&lt;wsp:rsid wsp:val=&quot;00EA3610&quot;/&gt;&lt;wsp:rsid wsp:val=&quot;00EA396E&quot;/&gt;&lt;wsp:rsid wsp:val=&quot;00EA4ABD&quot;/&gt;&lt;wsp:rsid wsp:val=&quot;00EA4B8E&quot;/&gt;&lt;wsp:rsid wsp:val=&quot;00EA5405&quot;/&gt;&lt;wsp:rsid wsp:val=&quot;00EA60F5&quot;/&gt;&lt;wsp:rsid wsp:val=&quot;00EA7296&quot;/&gt;&lt;wsp:rsid wsp:val=&quot;00EB085A&quot;/&gt;&lt;wsp:rsid wsp:val=&quot;00EB1A32&quot;/&gt;&lt;wsp:rsid wsp:val=&quot;00EB25D2&quot;/&gt;&lt;wsp:rsid wsp:val=&quot;00EB33DE&quot;/&gt;&lt;wsp:rsid wsp:val=&quot;00EB3A33&quot;/&gt;&lt;wsp:rsid wsp:val=&quot;00EB4697&quot;/&gt;&lt;wsp:rsid wsp:val=&quot;00EB4FFC&quot;/&gt;&lt;wsp:rsid wsp:val=&quot;00EB607F&quot;/&gt;&lt;wsp:rsid wsp:val=&quot;00EC0EFF&quot;/&gt;&lt;wsp:rsid wsp:val=&quot;00EC3C72&quot;/&gt;&lt;wsp:rsid wsp:val=&quot;00EC5D7B&quot;/&gt;&lt;wsp:rsid wsp:val=&quot;00EC5FBC&quot;/&gt;&lt;wsp:rsid wsp:val=&quot;00EC6B70&quot;/&gt;&lt;wsp:rsid wsp:val=&quot;00ED00DA&quot;/&gt;&lt;wsp:rsid wsp:val=&quot;00ED2731&quot;/&gt;&lt;wsp:rsid wsp:val=&quot;00ED2C15&quot;/&gt;&lt;wsp:rsid wsp:val=&quot;00ED3647&quot;/&gt;&lt;wsp:rsid wsp:val=&quot;00ED3A07&quot;/&gt;&lt;wsp:rsid wsp:val=&quot;00ED459F&quot;/&gt;&lt;wsp:rsid wsp:val=&quot;00ED5E2D&quot;/&gt;&lt;wsp:rsid wsp:val=&quot;00ED6037&quot;/&gt;&lt;wsp:rsid wsp:val=&quot;00ED662E&quot;/&gt;&lt;wsp:rsid wsp:val=&quot;00ED76C9&quot;/&gt;&lt;wsp:rsid wsp:val=&quot;00EE4DB3&quot;/&gt;&lt;wsp:rsid wsp:val=&quot;00EE5280&quot;/&gt;&lt;wsp:rsid wsp:val=&quot;00EE5A45&quot;/&gt;&lt;wsp:rsid wsp:val=&quot;00EE6957&quot;/&gt;&lt;wsp:rsid wsp:val=&quot;00EE759A&quot;/&gt;&lt;wsp:rsid wsp:val=&quot;00EE7B2D&quot;/&gt;&lt;wsp:rsid wsp:val=&quot;00EF0028&quot;/&gt;&lt;wsp:rsid wsp:val=&quot;00EF0064&quot;/&gt;&lt;wsp:rsid wsp:val=&quot;00EF0B80&quot;/&gt;&lt;wsp:rsid wsp:val=&quot;00EF121E&quot;/&gt;&lt;wsp:rsid wsp:val=&quot;00EF13EF&quot;/&gt;&lt;wsp:rsid wsp:val=&quot;00EF19F6&quot;/&gt;&lt;wsp:rsid wsp:val=&quot;00EF2421&quot;/&gt;&lt;wsp:rsid wsp:val=&quot;00EF26FE&quot;/&gt;&lt;wsp:rsid wsp:val=&quot;00EF2C13&quot;/&gt;&lt;wsp:rsid wsp:val=&quot;00EF34CD&quot;/&gt;&lt;wsp:rsid wsp:val=&quot;00EF437C&quot;/&gt;&lt;wsp:rsid wsp:val=&quot;00EF4642&quot;/&gt;&lt;wsp:rsid wsp:val=&quot;00EF4747&quot;/&gt;&lt;wsp:rsid wsp:val=&quot;00EF6E22&quot;/&gt;&lt;wsp:rsid wsp:val=&quot;00EF7F01&quot;/&gt;&lt;wsp:rsid wsp:val=&quot;00EFF561&quot;/&gt;&lt;wsp:rsid wsp:val=&quot;00F0078D&quot;/&gt;&lt;wsp:rsid wsp:val=&quot;00F01877&quot;/&gt;&lt;wsp:rsid wsp:val=&quot;00F020A9&quot;/&gt;&lt;wsp:rsid wsp:val=&quot;00F033AC&quot;/&gt;&lt;wsp:rsid wsp:val=&quot;00F0532D&quot;/&gt;&lt;wsp:rsid wsp:val=&quot;00F05C05&quot;/&gt;&lt;wsp:rsid wsp:val=&quot;00F06377&quot;/&gt;&lt;wsp:rsid wsp:val=&quot;00F0665F&quot;/&gt;&lt;wsp:rsid wsp:val=&quot;00F076B3&quot;/&gt;&lt;wsp:rsid wsp:val=&quot;00F07846&quot;/&gt;&lt;wsp:rsid wsp:val=&quot;00F07A77&quot;/&gt;&lt;wsp:rsid wsp:val=&quot;00F07F7A&quot;/&gt;&lt;wsp:rsid wsp:val=&quot;00F10A68&quot;/&gt;&lt;wsp:rsid wsp:val=&quot;00F11018&quot;/&gt;&lt;wsp:rsid wsp:val=&quot;00F115A6&quot;/&gt;&lt;wsp:rsid wsp:val=&quot;00F11995&quot;/&gt;&lt;wsp:rsid wsp:val=&quot;00F119FB&quot;/&gt;&lt;wsp:rsid wsp:val=&quot;00F1262A&quot;/&gt;&lt;wsp:rsid wsp:val=&quot;00F12DDA&quot;/&gt;&lt;wsp:rsid wsp:val=&quot;00F147DE&quot;/&gt;&lt;wsp:rsid wsp:val=&quot;00F1561F&quot;/&gt;&lt;wsp:rsid wsp:val=&quot;00F15921&quot;/&gt;&lt;wsp:rsid wsp:val=&quot;00F15F56&quot;/&gt;&lt;wsp:rsid wsp:val=&quot;00F166F6&quot;/&gt;&lt;wsp:rsid wsp:val=&quot;00F20103&quot;/&gt;&lt;wsp:rsid wsp:val=&quot;00F20483&quot;/&gt;&lt;wsp:rsid wsp:val=&quot;00F208E0&quot;/&gt;&lt;wsp:rsid wsp:val=&quot;00F209FB&quot;/&gt;&lt;wsp:rsid wsp:val=&quot;00F21816&quot;/&gt;&lt;wsp:rsid wsp:val=&quot;00F223E4&quot;/&gt;&lt;wsp:rsid wsp:val=&quot;00F2461E&quot;/&gt;&lt;wsp:rsid wsp:val=&quot;00F24A10&quot;/&gt;&lt;wsp:rsid wsp:val=&quot;00F25EE8&quot;/&gt;&lt;wsp:rsid wsp:val=&quot;00F26DD0&quot;/&gt;&lt;wsp:rsid wsp:val=&quot;00F272B6&quot;/&gt;&lt;wsp:rsid wsp:val=&quot;00F27645&quot;/&gt;&lt;wsp:rsid wsp:val=&quot;00F302B1&quot;/&gt;&lt;wsp:rsid wsp:val=&quot;00F30AD2&quot;/&gt;&lt;wsp:rsid wsp:val=&quot;00F3108F&quot;/&gt;&lt;wsp:rsid wsp:val=&quot;00F31DF1&quot;/&gt;&lt;wsp:rsid wsp:val=&quot;00F33E42&quot;/&gt;&lt;wsp:rsid wsp:val=&quot;00F3513C&quot;/&gt;&lt;wsp:rsid wsp:val=&quot;00F35D56&quot;/&gt;&lt;wsp:rsid wsp:val=&quot;00F35FCA&quot;/&gt;&lt;wsp:rsid wsp:val=&quot;00F36790&quot;/&gt;&lt;wsp:rsid wsp:val=&quot;00F36797&quot;/&gt;&lt;wsp:rsid wsp:val=&quot;00F374A5&quot;/&gt;&lt;wsp:rsid wsp:val=&quot;00F4135D&quot;/&gt;&lt;wsp:rsid wsp:val=&quot;00F416E8&quot;/&gt;&lt;wsp:rsid wsp:val=&quot;00F42509&quot;/&gt;&lt;wsp:rsid wsp:val=&quot;00F42F17&quot;/&gt;&lt;wsp:rsid wsp:val=&quot;00F44E53&quot;/&gt;&lt;wsp:rsid wsp:val=&quot;00F45B5A&quot;/&gt;&lt;wsp:rsid wsp:val=&quot;00F47A73&quot;/&gt;&lt;wsp:rsid wsp:val=&quot;00F5216A&quot;/&gt;&lt;wsp:rsid wsp:val=&quot;00F52B14&quot;/&gt;&lt;wsp:rsid wsp:val=&quot;00F52F02&quot;/&gt;&lt;wsp:rsid wsp:val=&quot;00F53C0F&quot;/&gt;&lt;wsp:rsid wsp:val=&quot;00F53DA2&quot;/&gt;&lt;wsp:rsid wsp:val=&quot;00F54A20&quot;/&gt;&lt;wsp:rsid wsp:val=&quot;00F55BD4&quot;/&gt;&lt;wsp:rsid wsp:val=&quot;00F60717&quot;/&gt;&lt;wsp:rsid wsp:val=&quot;00F60B16&quot;/&gt;&lt;wsp:rsid wsp:val=&quot;00F61AAA&quot;/&gt;&lt;wsp:rsid wsp:val=&quot;00F61B02&quot;/&gt;&lt;wsp:rsid wsp:val=&quot;00F625C5&quot;/&gt;&lt;wsp:rsid wsp:val=&quot;00F62970&quot;/&gt;&lt;wsp:rsid wsp:val=&quot;00F63B48&quot;/&gt;&lt;wsp:rsid wsp:val=&quot;00F64298&quot;/&gt;&lt;wsp:rsid wsp:val=&quot;00F6479D&quot;/&gt;&lt;wsp:rsid wsp:val=&quot;00F6496E&quot;/&gt;&lt;wsp:rsid wsp:val=&quot;00F6551A&quot;/&gt;&lt;wsp:rsid wsp:val=&quot;00F65653&quot;/&gt;&lt;wsp:rsid wsp:val=&quot;00F662A9&quot;/&gt;&lt;wsp:rsid wsp:val=&quot;00F668F3&quot;/&gt;&lt;wsp:rsid wsp:val=&quot;00F66A83&quot;/&gt;&lt;wsp:rsid wsp:val=&quot;00F67390&quot;/&gt;&lt;wsp:rsid wsp:val=&quot;00F67913&quot;/&gt;&lt;wsp:rsid wsp:val=&quot;00F67E5C&quot;/&gt;&lt;wsp:rsid wsp:val=&quot;00F70833&quot;/&gt;&lt;wsp:rsid wsp:val=&quot;00F70997&quot;/&gt;&lt;wsp:rsid wsp:val=&quot;00F710B2&quot;/&gt;&lt;wsp:rsid wsp:val=&quot;00F73ED1&quot;/&gt;&lt;wsp:rsid wsp:val=&quot;00F74C07&quot;/&gt;&lt;wsp:rsid wsp:val=&quot;00F752DD&quot;/&gt;&lt;wsp:rsid wsp:val=&quot;00F759B0&quot;/&gt;&lt;wsp:rsid wsp:val=&quot;00F77435&quot;/&gt;&lt;wsp:rsid wsp:val=&quot;00F77472&quot;/&gt;&lt;wsp:rsid wsp:val=&quot;00F8039C&quot;/&gt;&lt;wsp:rsid wsp:val=&quot;00F80747&quot;/&gt;&lt;wsp:rsid wsp:val=&quot;00F80877&quot;/&gt;&lt;wsp:rsid wsp:val=&quot;00F80A05&quot;/&gt;&lt;wsp:rsid wsp:val=&quot;00F81C45&quot;/&gt;&lt;wsp:rsid wsp:val=&quot;00F82040&quot;/&gt;&lt;wsp:rsid wsp:val=&quot;00F82505&quot;/&gt;&lt;wsp:rsid wsp:val=&quot;00F8277C&quot;/&gt;&lt;wsp:rsid wsp:val=&quot;00F82C80&quot;/&gt;&lt;wsp:rsid wsp:val=&quot;00F82DDB&quot;/&gt;&lt;wsp:rsid wsp:val=&quot;00F8405C&quot;/&gt;&lt;wsp:rsid wsp:val=&quot;00F842CD&quot;/&gt;&lt;wsp:rsid wsp:val=&quot;00F85BB4&quot;/&gt;&lt;wsp:rsid wsp:val=&quot;00F8743D&quot;/&gt;&lt;wsp:rsid wsp:val=&quot;00F8790A&quot;/&gt;&lt;wsp:rsid wsp:val=&quot;00F90630&quot;/&gt;&lt;wsp:rsid wsp:val=&quot;00F90A3B&quot;/&gt;&lt;wsp:rsid wsp:val=&quot;00F91E66&quot;/&gt;&lt;wsp:rsid wsp:val=&quot;00F92ED8&quot;/&gt;&lt;wsp:rsid wsp:val=&quot;00F93014&quot;/&gt;&lt;wsp:rsid wsp:val=&quot;00F944C2&quot;/&gt;&lt;wsp:rsid wsp:val=&quot;00F94CAD&quot;/&gt;&lt;wsp:rsid wsp:val=&quot;00F951FF&quot;/&gt;&lt;wsp:rsid wsp:val=&quot;00F9579F&quot;/&gt;&lt;wsp:rsid wsp:val=&quot;00F95BAD&quot;/&gt;&lt;wsp:rsid wsp:val=&quot;00F9606B&quot;/&gt;&lt;wsp:rsid wsp:val=&quot;00F96CCD&quot;/&gt;&lt;wsp:rsid wsp:val=&quot;00F96FA3&quot;/&gt;&lt;wsp:rsid wsp:val=&quot;00F97FE8&quot;/&gt;&lt;wsp:rsid wsp:val=&quot;00FA01FC&quot;/&gt;&lt;wsp:rsid wsp:val=&quot;00FA0B06&quot;/&gt;&lt;wsp:rsid wsp:val=&quot;00FA0C0A&quot;/&gt;&lt;wsp:rsid wsp:val=&quot;00FA127F&quot;/&gt;&lt;wsp:rsid wsp:val=&quot;00FA146D&quot;/&gt;&lt;wsp:rsid wsp:val=&quot;00FA166C&quot;/&gt;&lt;wsp:rsid wsp:val=&quot;00FA2741&quot;/&gt;&lt;wsp:rsid wsp:val=&quot;00FA2A07&quot;/&gt;&lt;wsp:rsid wsp:val=&quot;00FA2D2B&quot;/&gt;&lt;wsp:rsid wsp:val=&quot;00FA2FC3&quot;/&gt;&lt;wsp:rsid wsp:val=&quot;00FA374E&quot;/&gt;&lt;wsp:rsid wsp:val=&quot;00FA3EB3&quot;/&gt;&lt;wsp:rsid wsp:val=&quot;00FA7250&quot;/&gt;&lt;wsp:rsid wsp:val=&quot;00FA7690&quot;/&gt;&lt;wsp:rsid wsp:val=&quot;00FB0565&quot;/&gt;&lt;wsp:rsid wsp:val=&quot;00FB0E81&quot;/&gt;&lt;wsp:rsid wsp:val=&quot;00FB21B1&quot;/&gt;&lt;wsp:rsid wsp:val=&quot;00FB243F&quot;/&gt;&lt;wsp:rsid wsp:val=&quot;00FB37DE&quot;/&gt;&lt;wsp:rsid wsp:val=&quot;00FB3DF2&quot;/&gt;&lt;wsp:rsid wsp:val=&quot;00FB4AD8&quot;/&gt;&lt;wsp:rsid wsp:val=&quot;00FB4D4B&quot;/&gt;&lt;wsp:rsid wsp:val=&quot;00FB66B6&quot;/&gt;&lt;wsp:rsid wsp:val=&quot;00FB701F&quot;/&gt;&lt;wsp:rsid wsp:val=&quot;00FC01E0&quot;/&gt;&lt;wsp:rsid wsp:val=&quot;00FC0C56&quot;/&gt;&lt;wsp:rsid wsp:val=&quot;00FC1070&quot;/&gt;&lt;wsp:rsid wsp:val=&quot;00FC1A54&quot;/&gt;&lt;wsp:rsid wsp:val=&quot;00FC1B63&quot;/&gt;&lt;wsp:rsid wsp:val=&quot;00FC1C0A&quot;/&gt;&lt;wsp:rsid wsp:val=&quot;00FC34BC&quot;/&gt;&lt;wsp:rsid wsp:val=&quot;00FC4BD5&quot;/&gt;&lt;wsp:rsid wsp:val=&quot;00FC5252&quot;/&gt;&lt;wsp:rsid wsp:val=&quot;00FC6003&quot;/&gt;&lt;wsp:rsid wsp:val=&quot;00FC687F&quot;/&gt;&lt;wsp:rsid wsp:val=&quot;00FC6A59&quot;/&gt;&lt;wsp:rsid wsp:val=&quot;00FC6EE4&quot;/&gt;&lt;wsp:rsid wsp:val=&quot;00FC754F&quot;/&gt;&lt;wsp:rsid wsp:val=&quot;00FC77CD&quot;/&gt;&lt;wsp:rsid wsp:val=&quot;00FC7EAB&quot;/&gt;&lt;wsp:rsid wsp:val=&quot;00FC9BC1&quot;/&gt;&lt;wsp:rsid wsp:val=&quot;00FD11EA&quot;/&gt;&lt;wsp:rsid wsp:val=&quot;00FD22EF&quot;/&gt;&lt;wsp:rsid wsp:val=&quot;00FD2C87&quot;/&gt;&lt;wsp:rsid wsp:val=&quot;00FD3A16&quot;/&gt;&lt;wsp:rsid wsp:val=&quot;00FD3A65&quot;/&gt;&lt;wsp:rsid wsp:val=&quot;00FD3D61&quot;/&gt;&lt;wsp:rsid wsp:val=&quot;00FD3E02&quot;/&gt;&lt;wsp:rsid wsp:val=&quot;00FD41F4&quot;/&gt;&lt;wsp:rsid wsp:val=&quot;00FD43A1&quot;/&gt;&lt;wsp:rsid wsp:val=&quot;00FD7128&quot;/&gt;&lt;wsp:rsid wsp:val=&quot;00FD71C6&quot;/&gt;&lt;wsp:rsid wsp:val=&quot;00FE0691&quot;/&gt;&lt;wsp:rsid wsp:val=&quot;00FE0DA4&quot;/&gt;&lt;wsp:rsid wsp:val=&quot;00FE1003&quot;/&gt;&lt;wsp:rsid wsp:val=&quot;00FE1048&quot;/&gt;&lt;wsp:rsid wsp:val=&quot;00FE25E9&quot;/&gt;&lt;wsp:rsid wsp:val=&quot;00FE26B7&quot;/&gt;&lt;wsp:rsid wsp:val=&quot;00FE2D23&quot;/&gt;&lt;wsp:rsid wsp:val=&quot;00FE4300&quot;/&gt;&lt;wsp:rsid wsp:val=&quot;00FF1895&quot;/&gt;&lt;wsp:rsid wsp:val=&quot;00FF2928&quot;/&gt;&lt;wsp:rsid wsp:val=&quot;00FF2D27&quot;/&gt;&lt;wsp:rsid wsp:val=&quot;00FF350E&quot;/&gt;&lt;wsp:rsid wsp:val=&quot;00FF537E&quot;/&gt;&lt;wsp:rsid wsp:val=&quot;00FF5469&quot;/&gt;&lt;wsp:rsid wsp:val=&quot;00FF5C2F&quot;/&gt;&lt;wsp:rsid wsp:val=&quot;010450B9&quot;/&gt;&lt;wsp:rsid wsp:val=&quot;0121F4B1&quot;/&gt;&lt;wsp:rsid wsp:val=&quot;0129B13E&quot;/&gt;&lt;wsp:rsid wsp:val=&quot;013069D8&quot;/&gt;&lt;wsp:rsid wsp:val=&quot;0130A030&quot;/&gt;&lt;wsp:rsid wsp:val=&quot;0149DD76&quot;/&gt;&lt;wsp:rsid wsp:val=&quot;014E73CF&quot;/&gt;&lt;wsp:rsid wsp:val=&quot;0151A258&quot;/&gt;&lt;wsp:rsid wsp:val=&quot;015751FD&quot;/&gt;&lt;wsp:rsid wsp:val=&quot;017206AB&quot;/&gt;&lt;wsp:rsid wsp:val=&quot;0173B414&quot;/&gt;&lt;wsp:rsid wsp:val=&quot;01A53B1C&quot;/&gt;&lt;wsp:rsid wsp:val=&quot;01B0B684&quot;/&gt;&lt;wsp:rsid wsp:val=&quot;01BE0DFA&quot;/&gt;&lt;wsp:rsid wsp:val=&quot;01C6BEC3&quot;/&gt;&lt;wsp:rsid wsp:val=&quot;01CDCDDA&quot;/&gt;&lt;wsp:rsid wsp:val=&quot;01CF05AC&quot;/&gt;&lt;wsp:rsid wsp:val=&quot;01D2D207&quot;/&gt;&lt;wsp:rsid wsp:val=&quot;01DD512C&quot;/&gt;&lt;wsp:rsid wsp:val=&quot;01DF1299&quot;/&gt;&lt;wsp:rsid wsp:val=&quot;01F10CE4&quot;/&gt;&lt;wsp:rsid wsp:val=&quot;01FFAB17&quot;/&gt;&lt;wsp:rsid wsp:val=&quot;020377C1&quot;/&gt;&lt;wsp:rsid wsp:val=&quot;0204A70A&quot;/&gt;&lt;wsp:rsid wsp:val=&quot;02288726&quot;/&gt;&lt;wsp:rsid wsp:val=&quot;0232D5C7&quot;/&gt;&lt;wsp:rsid wsp:val=&quot;023AEC42&quot;/&gt;&lt;wsp:rsid wsp:val=&quot;0250C8BD&quot;/&gt;&lt;wsp:rsid wsp:val=&quot;0269054A&quot;/&gt;&lt;wsp:rsid wsp:val=&quot;026C41D9&quot;/&gt;&lt;wsp:rsid wsp:val=&quot;026E7A1F&quot;/&gt;&lt;wsp:rsid wsp:val=&quot;026EB801&quot;/&gt;&lt;wsp:rsid wsp:val=&quot;0284574A&quot;/&gt;&lt;wsp:rsid wsp:val=&quot;028AD715&quot;/&gt;&lt;wsp:rsid wsp:val=&quot;0290CF77&quot;/&gt;&lt;wsp:rsid wsp:val=&quot;02C1E40D&quot;/&gt;&lt;wsp:rsid wsp:val=&quot;02C64415&quot;/&gt;&lt;wsp:rsid wsp:val=&quot;02CC7091&quot;/&gt;&lt;wsp:rsid wsp:val=&quot;02DAADA5&quot;/&gt;&lt;wsp:rsid wsp:val=&quot;02DB9ABE&quot;/&gt;&lt;wsp:rsid wsp:val=&quot;02E7B47A&quot;/&gt;&lt;wsp:rsid wsp:val=&quot;02F7AE3B&quot;/&gt;&lt;wsp:rsid wsp:val=&quot;02FD793E&quot;/&gt;&lt;wsp:rsid wsp:val=&quot;02FE0D7C&quot;/&gt;&lt;wsp:rsid wsp:val=&quot;030AF376&quot;/&gt;&lt;wsp:rsid wsp:val=&quot;030BB258&quot;/&gt;&lt;wsp:rsid wsp:val=&quot;03110D71&quot;/&gt;&lt;wsp:rsid wsp:val=&quot;031B9AE3&quot;/&gt;&lt;wsp:rsid wsp:val=&quot;03219A4F&quot;/&gt;&lt;wsp:rsid wsp:val=&quot;032E108F&quot;/&gt;&lt;wsp:rsid wsp:val=&quot;0333C313&quot;/&gt;&lt;wsp:rsid wsp:val=&quot;033B3CF2&quot;/&gt;&lt;wsp:rsid wsp:val=&quot;034679DA&quot;/&gt;&lt;wsp:rsid wsp:val=&quot;0348F9E3&quot;/&gt;&lt;wsp:rsid wsp:val=&quot;034A5D58&quot;/&gt;&lt;wsp:rsid wsp:val=&quot;034A92E2&quot;/&gt;&lt;wsp:rsid wsp:val=&quot;034D2B4E&quot;/&gt;&lt;wsp:rsid wsp:val=&quot;03540F36&quot;/&gt;&lt;wsp:rsid wsp:val=&quot;03813F84&quot;/&gt;&lt;wsp:rsid wsp:val=&quot;0382B765&quot;/&gt;&lt;wsp:rsid wsp:val=&quot;03864673&quot;/&gt;&lt;wsp:rsid wsp:val=&quot;038A2FB6&quot;/&gt;&lt;wsp:rsid wsp:val=&quot;038E88F9&quot;/&gt;&lt;wsp:rsid wsp:val=&quot;03A13BF0&quot;/&gt;&lt;wsp:rsid wsp:val=&quot;03AA09D5&quot;/&gt;&lt;wsp:rsid wsp:val=&quot;03B108A6&quot;/&gt;&lt;wsp:rsid wsp:val=&quot;03C36422&quot;/&gt;&lt;wsp:rsid wsp:val=&quot;040C6E0A&quot;/&gt;&lt;wsp:rsid wsp:val=&quot;040DF0F2&quot;/&gt;&lt;wsp:rsid wsp:val=&quot;0411DB7A&quot;/&gt;&lt;wsp:rsid wsp:val=&quot;0414F51C&quot;/&gt;&lt;wsp:rsid wsp:val=&quot;0415E905&quot;/&gt;&lt;wsp:rsid wsp:val=&quot;0422801A&quot;/&gt;&lt;wsp:rsid wsp:val=&quot;042301AC&quot;/&gt;&lt;wsp:rsid wsp:val=&quot;042977F3&quot;/&gt;&lt;wsp:rsid wsp:val=&quot;04300181&quot;/&gt;&lt;wsp:rsid wsp:val=&quot;043A16F6&quot;/&gt;&lt;wsp:rsid wsp:val=&quot;0440F1DA&quot;/&gt;&lt;wsp:rsid wsp:val=&quot;0445745A&quot;/&gt;&lt;wsp:rsid wsp:val=&quot;04470636&quot;/&gt;&lt;wsp:rsid wsp:val=&quot;04533308&quot;/&gt;&lt;wsp:rsid wsp:val=&quot;045706AF&quot;/&gt;&lt;wsp:rsid wsp:val=&quot;045EEE69&quot;/&gt;&lt;wsp:rsid wsp:val=&quot;046669CA&quot;/&gt;&lt;wsp:rsid wsp:val=&quot;04767A59&quot;/&gt;&lt;wsp:rsid wsp:val=&quot;047C5C0D&quot;/&gt;&lt;wsp:rsid wsp:val=&quot;048923BF&quot;/&gt;&lt;wsp:rsid wsp:val=&quot;04999548&quot;/&gt;&lt;wsp:rsid wsp:val=&quot;049A6C41&quot;/&gt;&lt;wsp:rsid wsp:val=&quot;049AE75C&quot;/&gt;&lt;wsp:rsid wsp:val=&quot;04B22FCE&quot;/&gt;&lt;wsp:rsid wsp:val=&quot;04C4BD78&quot;/&gt;&lt;wsp:rsid wsp:val=&quot;04C7D96A&quot;/&gt;&lt;wsp:rsid wsp:val=&quot;04CB058B&quot;/&gt;&lt;wsp:rsid wsp:val=&quot;04CF3098&quot;/&gt;&lt;wsp:rsid wsp:val=&quot;04E24A3B&quot;/&gt;&lt;wsp:rsid wsp:val=&quot;04E27679&quot;/&gt;&lt;wsp:rsid wsp:val=&quot;04E4F962&quot;/&gt;&lt;wsp:rsid wsp:val=&quot;04F0D409&quot;/&gt;&lt;wsp:rsid wsp:val=&quot;04F811BF&quot;/&gt;&lt;wsp:rsid wsp:val=&quot;04FF5F61&quot;/&gt;&lt;wsp:rsid wsp:val=&quot;0506F173&quot;/&gt;&lt;wsp:rsid wsp:val=&quot;0508993A&quot;/&gt;&lt;wsp:rsid wsp:val=&quot;0515FA07&quot;/&gt;&lt;wsp:rsid wsp:val=&quot;0519B562&quot;/&gt;&lt;wsp:rsid wsp:val=&quot;0531FCEC&quot;/&gt;&lt;wsp:rsid wsp:val=&quot;0532155F&quot;/&gt;&lt;wsp:rsid wsp:val=&quot;0532D398&quot;/&gt;&lt;wsp:rsid wsp:val=&quot;053AF140&quot;/&gt;&lt;wsp:rsid wsp:val=&quot;05594855&quot;/&gt;&lt;wsp:rsid wsp:val=&quot;05603446&quot;/&gt;&lt;wsp:rsid wsp:val=&quot;0578D6AC&quot;/&gt;&lt;wsp:rsid wsp:val=&quot;0593B074&quot;/&gt;&lt;wsp:rsid wsp:val=&quot;05954721&quot;/&gt;&lt;wsp:rsid wsp:val=&quot;05A0BB7D&quot;/&gt;&lt;wsp:rsid wsp:val=&quot;05B6EC67&quot;/&gt;&lt;wsp:rsid wsp:val=&quot;05BBBB1D&quot;/&gt;&lt;wsp:rsid wsp:val=&quot;05BFA8C1&quot;/&gt;&lt;wsp:rsid wsp:val=&quot;05DDE616&quot;/&gt;&lt;wsp:rsid wsp:val=&quot;05F4B49F&quot;/&gt;&lt;wsp:rsid wsp:val=&quot;060C7C48&quot;/&gt;&lt;wsp:rsid wsp:val=&quot;060D12B3&quot;/&gt;&lt;wsp:rsid wsp:val=&quot;06149287&quot;/&gt;&lt;wsp:rsid wsp:val=&quot;061E03B4&quot;/&gt;&lt;wsp:rsid wsp:val=&quot;06325F6A&quot;/&gt;&lt;wsp:rsid wsp:val=&quot;0637E0FD&quot;/&gt;&lt;wsp:rsid wsp:val=&quot;063B0C54&quot;/&gt;&lt;wsp:rsid wsp:val=&quot;066CF8C5&quot;/&gt;&lt;wsp:rsid wsp:val=&quot;066D9A34&quot;/&gt;&lt;wsp:rsid wsp:val=&quot;0674E067&quot;/&gt;&lt;wsp:rsid wsp:val=&quot;0683A95F&quot;/&gt;&lt;wsp:rsid wsp:val=&quot;06866140&quot;/&gt;&lt;wsp:rsid wsp:val=&quot;069D9677&quot;/&gt;&lt;wsp:rsid wsp:val=&quot;06AAA77A&quot;/&gt;&lt;wsp:rsid wsp:val=&quot;06BAD446&quot;/&gt;&lt;wsp:rsid wsp:val=&quot;06BCF16E&quot;/&gt;&lt;wsp:rsid wsp:val=&quot;06D3389C&quot;/&gt;&lt;wsp:rsid wsp:val=&quot;06E1D762&quot;/&gt;&lt;wsp:rsid wsp:val=&quot;06E46FA3&quot;/&gt;&lt;wsp:rsid wsp:val=&quot;06F1DB64&quot;/&gt;&lt;wsp:rsid wsp:val=&quot;06F92628&quot;/&gt;&lt;wsp:rsid wsp:val=&quot;06F94E72&quot;/&gt;&lt;wsp:rsid wsp:val=&quot;06FEA7C3&quot;/&gt;&lt;wsp:rsid wsp:val=&quot;0703982D&quot;/&gt;&lt;wsp:rsid wsp:val=&quot;070D4D86&quot;/&gt;&lt;wsp:rsid wsp:val=&quot;0717FCBA&quot;/&gt;&lt;wsp:rsid wsp:val=&quot;072ACFC2&quot;/&gt;&lt;wsp:rsid wsp:val=&quot;07363F2B&quot;/&gt;&lt;wsp:rsid wsp:val=&quot;0743BFFF&quot;/&gt;&lt;wsp:rsid wsp:val=&quot;0745E7DA&quot;/&gt;&lt;wsp:rsid wsp:val=&quot;074D5479&quot;/&gt;&lt;wsp:rsid wsp:val=&quot;075832D6&quot;/&gt;&lt;wsp:rsid wsp:val=&quot;075AA26E&quot;/&gt;&lt;wsp:rsid wsp:val=&quot;0766D372&quot;/&gt;&lt;wsp:rsid wsp:val=&quot;077A2BFF&quot;/&gt;&lt;wsp:rsid wsp:val=&quot;077A98C1&quot;/&gt;&lt;wsp:rsid wsp:val=&quot;077FDC19&quot;/&gt;&lt;wsp:rsid wsp:val=&quot;0784F861&quot;/&gt;&lt;wsp:rsid wsp:val=&quot;07890ADB&quot;/&gt;&lt;wsp:rsid wsp:val=&quot;079FE1B4&quot;/&gt;&lt;wsp:rsid wsp:val=&quot;07B65E54&quot;/&gt;&lt;wsp:rsid wsp:val=&quot;07CFC2E7&quot;/&gt;&lt;wsp:rsid wsp:val=&quot;07DA092C&quot;/&gt;&lt;wsp:rsid wsp:val=&quot;07DBD4E3&quot;/&gt;&lt;wsp:rsid wsp:val=&quot;07DC3A85&quot;/&gt;&lt;wsp:rsid wsp:val=&quot;07FF895A&quot;/&gt;&lt;wsp:rsid wsp:val=&quot;08008133&quot;/&gt;&lt;wsp:rsid wsp:val=&quot;0808B889&quot;/&gt;&lt;wsp:rsid wsp:val=&quot;080E5933&quot;/&gt;&lt;wsp:rsid wsp:val=&quot;080F3BC6&quot;/&gt;&lt;wsp:rsid wsp:val=&quot;081C9A24&quot;/&gt;&lt;wsp:rsid wsp:val=&quot;081F3386&quot;/&gt;&lt;wsp:rsid wsp:val=&quot;08223236&quot;/&gt;&lt;wsp:rsid wsp:val=&quot;08296A5B&quot;/&gt;&lt;wsp:rsid wsp:val=&quot;0845623A&quot;/&gt;&lt;wsp:rsid wsp:val=&quot;08467FBB&quot;/&gt;&lt;wsp:rsid wsp:val=&quot;084ADC1C&quot;/&gt;&lt;wsp:rsid wsp:val=&quot;0851BD15&quot;/&gt;&lt;wsp:rsid wsp:val=&quot;0853F072&quot;/&gt;&lt;wsp:rsid wsp:val=&quot;0854D757&quot;/&gt;&lt;wsp:rsid wsp:val=&quot;08607F0C&quot;/&gt;&lt;wsp:rsid wsp:val=&quot;086673B5&quot;/&gt;&lt;wsp:rsid wsp:val=&quot;0872E391&quot;/&gt;&lt;wsp:rsid wsp:val=&quot;0886B405&quot;/&gt;&lt;wsp:rsid wsp:val=&quot;08972F86&quot;/&gt;&lt;wsp:rsid wsp:val=&quot;08AEA4A6&quot;/&gt;&lt;wsp:rsid wsp:val=&quot;08AF6CC3&quot;/&gt;&lt;wsp:rsid wsp:val=&quot;08B24194&quot;/&gt;&lt;wsp:rsid wsp:val=&quot;08BB2A4B&quot;/&gt;&lt;wsp:rsid wsp:val=&quot;08BC6C8A&quot;/&gt;&lt;wsp:rsid wsp:val=&quot;08BF58DB&quot;/&gt;&lt;wsp:rsid wsp:val=&quot;08CBCF8D&quot;/&gt;&lt;wsp:rsid wsp:val=&quot;08D49EC5&quot;/&gt;&lt;wsp:rsid wsp:val=&quot;08FA2A55&quot;/&gt;&lt;wsp:rsid wsp:val=&quot;091052A4&quot;/&gt;&lt;wsp:rsid wsp:val=&quot;0911C0CA&quot;/&gt;&lt;wsp:rsid wsp:val=&quot;0926CD8F&quot;/&gt;&lt;wsp:rsid wsp:val=&quot;092AC66D&quot;/&gt;&lt;wsp:rsid wsp:val=&quot;092B5E25&quot;/&gt;&lt;wsp:rsid wsp:val=&quot;0945AD32&quot;/&gt;&lt;wsp:rsid wsp:val=&quot;094F6E1A&quot;/&gt;&lt;wsp:rsid wsp:val=&quot;0951D881&quot;/&gt;&lt;wsp:rsid wsp:val=&quot;0953CC14&quot;/&gt;&lt;wsp:rsid wsp:val=&quot;09711BD4&quot;/&gt;&lt;wsp:rsid wsp:val=&quot;09712228&quot;/&gt;&lt;wsp:rsid wsp:val=&quot;097B9DE6&quot;/&gt;&lt;wsp:rsid wsp:val=&quot;097EC881&quot;/&gt;&lt;wsp:rsid wsp:val=&quot;09858040&quot;/&gt;&lt;wsp:rsid wsp:val=&quot;099205D9&quot;/&gt;&lt;wsp:rsid wsp:val=&quot;099BAEE5&quot;/&gt;&lt;wsp:rsid wsp:val=&quot;09B1DF94&quot;/&gt;&lt;wsp:rsid wsp:val=&quot;09B94100&quot;/&gt;&lt;wsp:rsid wsp:val=&quot;09BAB864&quot;/&gt;&lt;wsp:rsid wsp:val=&quot;09BC73CD&quot;/&gt;&lt;wsp:rsid wsp:val=&quot;09C76CA4&quot;/&gt;&lt;wsp:rsid wsp:val=&quot;09C91FDF&quot;/&gt;&lt;wsp:rsid wsp:val=&quot;09C990AD&quot;/&gt;&lt;wsp:rsid wsp:val=&quot;09CAB5DA&quot;/&gt;&lt;wsp:rsid wsp:val=&quot;09D2F0DE&quot;/&gt;&lt;wsp:rsid wsp:val=&quot;09DA6296&quot;/&gt;&lt;wsp:rsid wsp:val=&quot;09DCB4FC&quot;/&gt;&lt;wsp:rsid wsp:val=&quot;09FB9ED5&quot;/&gt;&lt;wsp:rsid wsp:val=&quot;0A000233&quot;/&gt;&lt;wsp:rsid wsp:val=&quot;0A0FCEEB&quot;/&gt;&lt;wsp:rsid wsp:val=&quot;0A1E51EC&quot;/&gt;&lt;wsp:rsid wsp:val=&quot;0A217F3A&quot;/&gt;&lt;wsp:rsid wsp:val=&quot;0A234281&quot;/&gt;&lt;wsp:rsid wsp:val=&quot;0A24B78F&quot;/&gt;&lt;wsp:rsid wsp:val=&quot;0A2BC8D7&quot;/&gt;&lt;wsp:rsid wsp:val=&quot;0A2C732A&quot;/&gt;&lt;wsp:rsid wsp:val=&quot;0A2CF4FD&quot;/&gt;&lt;wsp:rsid wsp:val=&quot;0A33AAC1&quot;/&gt;&lt;wsp:rsid wsp:val=&quot;0A53AE70&quot;/&gt;&lt;wsp:rsid wsp:val=&quot;0A5722BF&quot;/&gt;&lt;wsp:rsid wsp:val=&quot;0A57CF80&quot;/&gt;&lt;wsp:rsid wsp:val=&quot;0A638ED1&quot;/&gt;&lt;wsp:rsid wsp:val=&quot;0A6692FF&quot;/&gt;&lt;wsp:rsid wsp:val=&quot;0A67EDFB&quot;/&gt;&lt;wsp:rsid wsp:val=&quot;0A74C12D&quot;/&gt;&lt;wsp:rsid wsp:val=&quot;0A770094&quot;/&gt;&lt;wsp:rsid wsp:val=&quot;0A956B67&quot;/&gt;&lt;wsp:rsid wsp:val=&quot;0A96762D&quot;/&gt;&lt;wsp:rsid wsp:val=&quot;0AA50202&quot;/&gt;&lt;wsp:rsid wsp:val=&quot;0AB82AE4&quot;/&gt;&lt;wsp:rsid wsp:val=&quot;0AB8C452&quot;/&gt;&lt;wsp:rsid wsp:val=&quot;0AC78424&quot;/&gt;&lt;wsp:rsid wsp:val=&quot;0AD06F1F&quot;/&gt;&lt;wsp:rsid wsp:val=&quot;0AD4C671&quot;/&gt;&lt;wsp:rsid wsp:val=&quot;0ADE9B2F&quot;/&gt;&lt;wsp:rsid wsp:val=&quot;0AEB0365&quot;/&gt;&lt;wsp:rsid wsp:val=&quot;0B04B9BF&quot;/&gt;&lt;wsp:rsid wsp:val=&quot;0B05F37F&quot;/&gt;&lt;wsp:rsid wsp:val=&quot;0B0C3D7B&quot;/&gt;&lt;wsp:rsid wsp:val=&quot;0B1C114A&quot;/&gt;&lt;wsp:rsid wsp:val=&quot;0B201A15&quot;/&gt;&lt;wsp:rsid wsp:val=&quot;0B211EB2&quot;/&gt;&lt;wsp:rsid wsp:val=&quot;0B238B16&quot;/&gt;&lt;wsp:rsid wsp:val=&quot;0B23F91B&quot;/&gt;&lt;wsp:rsid wsp:val=&quot;0B2907A6&quot;/&gt;&lt;wsp:rsid wsp:val=&quot;0B32D086&quot;/&gt;&lt;wsp:rsid wsp:val=&quot;0B44120B&quot;/&gt;&lt;wsp:rsid wsp:val=&quot;0B5BAF19&quot;/&gt;&lt;wsp:rsid wsp:val=&quot;0B715AD0&quot;/&gt;&lt;wsp:rsid wsp:val=&quot;0B720AB8&quot;/&gt;&lt;wsp:rsid wsp:val=&quot;0B7632F7&quot;/&gt;&lt;wsp:rsid wsp:val=&quot;0B8D3B30&quot;/&gt;&lt;wsp:rsid wsp:val=&quot;0BA000CE&quot;/&gt;&lt;wsp:rsid wsp:val=&quot;0BA2FABF&quot;/&gt;&lt;wsp:rsid wsp:val=&quot;0BAFD7E2&quot;/&gt;&lt;wsp:rsid wsp:val=&quot;0BD18863&quot;/&gt;&lt;wsp:rsid wsp:val=&quot;0BD4109F&quot;/&gt;&lt;wsp:rsid wsp:val=&quot;0BE314B9&quot;/&gt;&lt;wsp:rsid wsp:val=&quot;0BEB6048&quot;/&gt;&lt;wsp:rsid wsp:val=&quot;0BEC0D65&quot;/&gt;&lt;wsp:rsid wsp:val=&quot;0BF05876&quot;/&gt;&lt;wsp:rsid wsp:val=&quot;0C080E1E&quot;/&gt;&lt;wsp:rsid wsp:val=&quot;0C167B31&quot;/&gt;&lt;wsp:rsid wsp:val=&quot;0C2E1391&quot;/&gt;&lt;wsp:rsid wsp:val=&quot;0C305DB3&quot;/&gt;&lt;wsp:rsid wsp:val=&quot;0C481AC2&quot;/&gt;&lt;wsp:rsid wsp:val=&quot;0C5CFBD2&quot;/&gt;&lt;wsp:rsid wsp:val=&quot;0C7EA6A7&quot;/&gt;&lt;wsp:rsid wsp:val=&quot;0C8F7012&quot;/&gt;&lt;wsp:rsid wsp:val=&quot;0CA24B00&quot;/&gt;&lt;wsp:rsid wsp:val=&quot;0CA32A0C&quot;/&gt;&lt;wsp:rsid wsp:val=&quot;0CA6888A&quot;/&gt;&lt;wsp:rsid wsp:val=&quot;0CB96353&quot;/&gt;&lt;wsp:rsid wsp:val=&quot;0CD782CE&quot;/&gt;&lt;wsp:rsid wsp:val=&quot;0CE4E65F&quot;/&gt;&lt;wsp:rsid wsp:val=&quot;0CE6E592&quot;/&gt;&lt;wsp:rsid wsp:val=&quot;0CEAB12C&quot;/&gt;&lt;wsp:rsid wsp:val=&quot;0CEC3B21&quot;/&gt;&lt;wsp:rsid wsp:val=&quot;0CED5ABB&quot;/&gt;&lt;wsp:rsid wsp:val=&quot;0D008CC6&quot;/&gt;&lt;wsp:rsid wsp:val=&quot;0D0577CC&quot;/&gt;&lt;wsp:rsid wsp:val=&quot;0D1B86D9&quot;/&gt;&lt;wsp:rsid wsp:val=&quot;0D361F4A&quot;/&gt;&lt;wsp:rsid wsp:val=&quot;0D37BBF1&quot;/&gt;&lt;wsp:rsid wsp:val=&quot;0D4C2ADA&quot;/&gt;&lt;wsp:rsid wsp:val=&quot;0D4D94F0&quot;/&gt;&lt;wsp:rsid wsp:val=&quot;0D4F3728&quot;/&gt;&lt;wsp:rsid wsp:val=&quot;0D4F9C9F&quot;/&gt;&lt;wsp:rsid wsp:val=&quot;0D5263C5&quot;/&gt;&lt;wsp:rsid wsp:val=&quot;0D5BA78C&quot;/&gt;&lt;wsp:rsid wsp:val=&quot;0D642F05&quot;/&gt;&lt;wsp:rsid wsp:val=&quot;0D69FAA4&quot;/&gt;&lt;wsp:rsid wsp:val=&quot;0D897BF5&quot;/&gt;&lt;wsp:rsid wsp:val=&quot;0D8A4C48&quot;/&gt;&lt;wsp:rsid wsp:val=&quot;0D9950B2&quot;/&gt;&lt;wsp:rsid wsp:val=&quot;0DAA1A65&quot;/&gt;&lt;wsp:rsid wsp:val=&quot;0DAD4AF7&quot;/&gt;&lt;wsp:rsid wsp:val=&quot;0DB8C220&quot;/&gt;&lt;wsp:rsid wsp:val=&quot;0DC3E9CF&quot;/&gt;&lt;wsp:rsid wsp:val=&quot;0DC419A7&quot;/&gt;&lt;wsp:rsid wsp:val=&quot;0DCA9B2C&quot;/&gt;&lt;wsp:rsid wsp:val=&quot;0DCC83D7&quot;/&gt;&lt;wsp:rsid wsp:val=&quot;0DF1E57F&quot;/&gt;&lt;wsp:rsid wsp:val=&quot;0DF87171&quot;/&gt;&lt;wsp:rsid wsp:val=&quot;0DFB7B23&quot;/&gt;&lt;wsp:rsid wsp:val=&quot;0DFD1394&quot;/&gt;&lt;wsp:rsid wsp:val=&quot;0E032B1B&quot;/&gt;&lt;wsp:rsid wsp:val=&quot;0E078139&quot;/&gt;&lt;wsp:rsid wsp:val=&quot;0E0F9545&quot;/&gt;&lt;wsp:rsid wsp:val=&quot;0E10EEDB&quot;/&gt;&lt;wsp:rsid wsp:val=&quot;0E23A8D5&quot;/&gt;&lt;wsp:rsid wsp:val=&quot;0E2A1E68&quot;/&gt;&lt;wsp:rsid wsp:val=&quot;0E41EDAE&quot;/&gt;&lt;wsp:rsid wsp:val=&quot;0E432DEA&quot;/&gt;&lt;wsp:rsid wsp:val=&quot;0E50DBED&quot;/&gt;&lt;wsp:rsid wsp:val=&quot;0E593E46&quot;/&gt;&lt;wsp:rsid wsp:val=&quot;0E71EDC6&quot;/&gt;&lt;wsp:rsid wsp:val=&quot;0E7464C6&quot;/&gt;&lt;wsp:rsid wsp:val=&quot;0E7F86E0&quot;/&gt;&lt;wsp:rsid wsp:val=&quot;0E8A9501&quot;/&gt;&lt;wsp:rsid wsp:val=&quot;0E8C7B8C&quot;/&gt;&lt;wsp:rsid wsp:val=&quot;0EA4268D&quot;/&gt;&lt;wsp:rsid wsp:val=&quot;0EB9A84D&quot;/&gt;&lt;wsp:rsid wsp:val=&quot;0EBB374D&quot;/&gt;&lt;wsp:rsid wsp:val=&quot;0EC094DF&quot;/&gt;&lt;wsp:rsid wsp:val=&quot;0EC4EA40&quot;/&gt;&lt;wsp:rsid wsp:val=&quot;0ED3776E&quot;/&gt;&lt;wsp:rsid wsp:val=&quot;0ED67168&quot;/&gt;&lt;wsp:rsid wsp:val=&quot;0ED76942&quot;/&gt;&lt;wsp:rsid wsp:val=&quot;0EDF6981&quot;/&gt;&lt;wsp:rsid wsp:val=&quot;0EE2E5D5&quot;/&gt;&lt;wsp:rsid wsp:val=&quot;0EE51088&quot;/&gt;&lt;wsp:rsid wsp:val=&quot;0EE59FD4&quot;/&gt;&lt;wsp:rsid wsp:val=&quot;0EF8574A&quot;/&gt;&lt;wsp:rsid wsp:val=&quot;0EFA1DE5&quot;/&gt;&lt;wsp:rsid wsp:val=&quot;0F001519&quot;/&gt;&lt;wsp:rsid wsp:val=&quot;0F0330B7&quot;/&gt;&lt;wsp:rsid wsp:val=&quot;0F05AC7B&quot;/&gt;&lt;wsp:rsid wsp:val=&quot;0F12BF41&quot;/&gt;&lt;wsp:rsid wsp:val=&quot;0F20D484&quot;/&gt;&lt;wsp:rsid wsp:val=&quot;0F2F02BA&quot;/&gt;&lt;wsp:rsid wsp:val=&quot;0F41F312&quot;/&gt;&lt;wsp:rsid wsp:val=&quot;0F4F4780&quot;/&gt;&lt;wsp:rsid wsp:val=&quot;0F65DA7F&quot;/&gt;&lt;wsp:rsid wsp:val=&quot;0F75D7A7&quot;/&gt;&lt;wsp:rsid wsp:val=&quot;0F850F21&quot;/&gt;&lt;wsp:rsid wsp:val=&quot;0F865FFF&quot;/&gt;&lt;wsp:rsid wsp:val=&quot;0F92E011&quot;/&gt;&lt;wsp:rsid wsp:val=&quot;0F98E265&quot;/&gt;&lt;wsp:rsid wsp:val=&quot;0F99C4EF&quot;/&gt;&lt;wsp:rsid wsp:val=&quot;0FA704F0&quot;/&gt;&lt;wsp:rsid wsp:val=&quot;0FAA74D7&quot;/&gt;&lt;wsp:rsid wsp:val=&quot;0FB2C609&quot;/&gt;&lt;wsp:rsid wsp:val=&quot;0FCAA606&quot;/&gt;&lt;wsp:rsid wsp:val=&quot;0FD6681C&quot;/&gt;&lt;wsp:rsid wsp:val=&quot;0FD7B88C&quot;/&gt;&lt;wsp:rsid wsp:val=&quot;0FEBAD20&quot;/&gt;&lt;wsp:rsid wsp:val=&quot;0FED712E&quot;/&gt;&lt;wsp:rsid wsp:val=&quot;0FF08511&quot;/&gt;&lt;wsp:rsid wsp:val=&quot;0FF4BFFF&quot;/&gt;&lt;wsp:rsid wsp:val=&quot;0FFE94AE&quot;/&gt;&lt;wsp:rsid wsp:val=&quot;100340EB&quot;/&gt;&lt;wsp:rsid wsp:val=&quot;100C5C66&quot;/&gt;&lt;wsp:rsid wsp:val=&quot;10103527&quot;/&gt;&lt;wsp:rsid wsp:val=&quot;1027087C&quot;/&gt;&lt;wsp:rsid wsp:val=&quot;102CC4E9&quot;/&gt;&lt;wsp:rsid wsp:val=&quot;1031D56D&quot;/&gt;&lt;wsp:rsid wsp:val=&quot;1036BEF2&quot;/&gt;&lt;wsp:rsid wsp:val=&quot;105189C0&quot;/&gt;&lt;wsp:rsid wsp:val=&quot;105913C2&quot;/&gt;&lt;wsp:rsid wsp:val=&quot;107E4C26&quot;/&gt;&lt;wsp:rsid wsp:val=&quot;108E8EBC&quot;/&gt;&lt;wsp:rsid wsp:val=&quot;10918166&quot;/&gt;&lt;wsp:rsid wsp:val=&quot;109DF415&quot;/&gt;&lt;wsp:rsid wsp:val=&quot;10A2E088&quot;/&gt;&lt;wsp:rsid wsp:val=&quot;10AB1C83&quot;/&gt;&lt;wsp:rsid wsp:val=&quot;10B7F6A4&quot;/&gt;&lt;wsp:rsid wsp:val=&quot;10BABD56&quot;/&gt;&lt;wsp:rsid wsp:val=&quot;10C8D5E7&quot;/&gt;&lt;wsp:rsid wsp:val=&quot;10D77977&quot;/&gt;&lt;wsp:rsid wsp:val=&quot;10DDAD45&quot;/&gt;&lt;wsp:rsid wsp:val=&quot;10FBB693&quot;/&gt;&lt;wsp:rsid wsp:val=&quot;10FE75DA&quot;/&gt;&lt;wsp:rsid wsp:val=&quot;110184B4&quot;/&gt;&lt;wsp:rsid wsp:val=&quot;1101C47D&quot;/&gt;&lt;wsp:rsid wsp:val=&quot;1106784D&quot;/&gt;&lt;wsp:rsid wsp:val=&quot;1139006C&quot;/&gt;&lt;wsp:rsid wsp:val=&quot;114053B9&quot;/&gt;&lt;wsp:rsid wsp:val=&quot;114179ED&quot;/&gt;&lt;wsp:rsid wsp:val=&quot;1147A886&quot;/&gt;&lt;wsp:rsid wsp:val=&quot;114EBCDA&quot;/&gt;&lt;wsp:rsid wsp:val=&quot;1152CA51&quot;/&gt;&lt;wsp:rsid wsp:val=&quot;115AB760&quot;/&gt;&lt;wsp:rsid wsp:val=&quot;116A273F&quot;/&gt;&lt;wsp:rsid wsp:val=&quot;1170940D&quot;/&gt;&lt;wsp:rsid wsp:val=&quot;1179F9AD&quot;/&gt;&lt;wsp:rsid wsp:val=&quot;117AC36F&quot;/&gt;&lt;wsp:rsid wsp:val=&quot;1183740E&quot;/&gt;&lt;wsp:rsid wsp:val=&quot;119A650F&quot;/&gt;&lt;wsp:rsid wsp:val=&quot;119C77B1&quot;/&gt;&lt;wsp:rsid wsp:val=&quot;11A21AFC&quot;/&gt;&lt;wsp:rsid wsp:val=&quot;11A8475A&quot;/&gt;&lt;wsp:rsid wsp:val=&quot;11AC0588&quot;/&gt;&lt;wsp:rsid wsp:val=&quot;11AF94B1&quot;/&gt;&lt;wsp:rsid wsp:val=&quot;11B37A4A&quot;/&gt;&lt;wsp:rsid wsp:val=&quot;11BC9A5F&quot;/&gt;&lt;wsp:rsid wsp:val=&quot;11C4EB91&quot;/&gt;&lt;wsp:rsid wsp:val=&quot;11D43F8C&quot;/&gt;&lt;wsp:rsid wsp:val=&quot;11D7A47D&quot;/&gt;&lt;wsp:rsid wsp:val=&quot;11DC1F4A&quot;/&gt;&lt;wsp:rsid wsp:val=&quot;11E89B8E&quot;/&gt;&lt;wsp:rsid wsp:val=&quot;11EA55A1&quot;/&gt;&lt;wsp:rsid wsp:val=&quot;11F00AF0&quot;/&gt;&lt;wsp:rsid wsp:val=&quot;120AE29B&quot;/&gt;&lt;wsp:rsid wsp:val=&quot;120FDAC8&quot;/&gt;&lt;wsp:rsid wsp:val=&quot;12138A5A&quot;/&gt;&lt;wsp:rsid wsp:val=&quot;12159432&quot;/&gt;&lt;wsp:rsid wsp:val=&quot;121B47F8&quot;/&gt;&lt;wsp:rsid wsp:val=&quot;121D27C4&quot;/&gt;&lt;wsp:rsid wsp:val=&quot;12264D1E&quot;/&gt;&lt;wsp:rsid wsp:val=&quot;122963D1&quot;/&gt;&lt;wsp:rsid wsp:val=&quot;123ECD95&quot;/&gt;&lt;wsp:rsid wsp:val=&quot;1242DD65&quot;/&gt;&lt;wsp:rsid wsp:val=&quot;1245EE8E&quot;/&gt;&lt;wsp:rsid wsp:val=&quot;1263412C&quot;/&gt;&lt;wsp:rsid wsp:val=&quot;12658F8B&quot;/&gt;&lt;wsp:rsid wsp:val=&quot;1270D22A&quot;/&gt;&lt;wsp:rsid wsp:val=&quot;127634F8&quot;/&gt;&lt;wsp:rsid wsp:val=&quot;1285B25E&quot;/&gt;&lt;wsp:rsid wsp:val=&quot;1294BF17&quot;/&gt;&lt;wsp:rsid wsp:val=&quot;12B075E0&quot;/&gt;&lt;wsp:rsid wsp:val=&quot;12B1CCEC&quot;/&gt;&lt;wsp:rsid wsp:val=&quot;12B3225B&quot;/&gt;&lt;wsp:rsid wsp:val=&quot;12DD1E1E&quot;/&gt;&lt;wsp:rsid wsp:val=&quot;12E78003&quot;/&gt;&lt;wsp:rsid wsp:val=&quot;1305F41A&quot;/&gt;&lt;wsp:rsid wsp:val=&quot;132A01FF&quot;/&gt;&lt;wsp:rsid wsp:val=&quot;13353F66&quot;/&gt;&lt;wsp:rsid wsp:val=&quot;1338DED7&quot;/&gt;&lt;wsp:rsid wsp:val=&quot;133DF3A7&quot;/&gt;&lt;wsp:rsid wsp:val=&quot;136AA973&quot;/&gt;&lt;wsp:rsid wsp:val=&quot;1370D161&quot;/&gt;&lt;wsp:rsid wsp:val=&quot;1377EFAB&quot;/&gt;&lt;wsp:rsid wsp:val=&quot;137AE06E&quot;/&gt;&lt;wsp:rsid wsp:val=&quot;13C144D1&quot;/&gt;&lt;wsp:rsid wsp:val=&quot;13C1CE03&quot;/&gt;&lt;wsp:rsid wsp:val=&quot;13CFBFA0&quot;/&gt;&lt;wsp:rsid wsp:val=&quot;13D35570&quot;/&gt;&lt;wsp:rsid wsp:val=&quot;13E88430&quot;/&gt;&lt;wsp:rsid wsp:val=&quot;13F19272&quot;/&gt;&lt;wsp:rsid wsp:val=&quot;13F96E80&quot;/&gt;&lt;wsp:rsid wsp:val=&quot;13F971DA&quot;/&gt;&lt;wsp:rsid wsp:val=&quot;14044506&quot;/&gt;&lt;wsp:rsid wsp:val=&quot;140959C8&quot;/&gt;&lt;wsp:rsid wsp:val=&quot;140A1284&quot;/&gt;&lt;wsp:rsid wsp:val=&quot;140A2432&quot;/&gt;&lt;wsp:rsid wsp:val=&quot;1412AF24&quot;/&gt;&lt;wsp:rsid wsp:val=&quot;14141F17&quot;/&gt;&lt;wsp:rsid wsp:val=&quot;1418AE5E&quot;/&gt;&lt;wsp:rsid wsp:val=&quot;141BE150&quot;/&gt;&lt;wsp:rsid wsp:val=&quot;141C8891&quot;/&gt;&lt;wsp:rsid wsp:val=&quot;14232550&quot;/&gt;&lt;wsp:rsid wsp:val=&quot;1427450D&quot;/&gt;&lt;wsp:rsid wsp:val=&quot;142B8BD5&quot;/&gt;&lt;wsp:rsid wsp:val=&quot;14308F78&quot;/&gt;&lt;wsp:rsid wsp:val=&quot;1439C442&quot;/&gt;&lt;wsp:rsid wsp:val=&quot;143CE616&quot;/&gt;&lt;wsp:rsid wsp:val=&quot;146825EB&quot;/&gt;&lt;wsp:rsid wsp:val=&quot;146D5DCB&quot;/&gt;&lt;wsp:rsid wsp:val=&quot;1482C941&quot;/&gt;&lt;wsp:rsid wsp:val=&quot;148405FE&quot;/&gt;&lt;wsp:rsid wsp:val=&quot;148DCF42&quot;/&gt;&lt;wsp:rsid wsp:val=&quot;149216DC&quot;/&gt;&lt;wsp:rsid wsp:val=&quot;149A71F3&quot;/&gt;&lt;wsp:rsid wsp:val=&quot;149C5544&quot;/&gt;&lt;wsp:rsid wsp:val=&quot;149ED12B&quot;/&gt;&lt;wsp:rsid wsp:val=&quot;14A32BFF&quot;/&gt;&lt;wsp:rsid wsp:val=&quot;14A3613C&quot;/&gt;&lt;wsp:rsid wsp:val=&quot;14A7BC4E&quot;/&gt;&lt;wsp:rsid wsp:val=&quot;14A9D93F&quot;/&gt;&lt;wsp:rsid wsp:val=&quot;14AECBE7&quot;/&gt;&lt;wsp:rsid wsp:val=&quot;14C14D19&quot;/&gt;&lt;wsp:rsid wsp:val=&quot;14D6392B&quot;/&gt;&lt;wsp:rsid wsp:val=&quot;14D717D6&quot;/&gt;&lt;wsp:rsid wsp:val=&quot;14E35A59&quot;/&gt;&lt;wsp:rsid wsp:val=&quot;150338C6&quot;/&gt;&lt;wsp:rsid wsp:val=&quot;150AA2F2&quot;/&gt;&lt;wsp:rsid wsp:val=&quot;150DA6A5&quot;/&gt;&lt;wsp:rsid wsp:val=&quot;1510B88A&quot;/&gt;&lt;wsp:rsid wsp:val=&quot;15122C75&quot;/&gt;&lt;wsp:rsid wsp:val=&quot;151FA016&quot;/&gt;&lt;wsp:rsid wsp:val=&quot;1524C061&quot;/&gt;&lt;wsp:rsid wsp:val=&quot;1553A6BD&quot;/&gt;&lt;wsp:rsid wsp:val=&quot;1554F43F&quot;/&gt;&lt;wsp:rsid wsp:val=&quot;1566AB7D&quot;/&gt;&lt;wsp:rsid wsp:val=&quot;15715B3D&quot;/&gt;&lt;wsp:rsid wsp:val=&quot;15780A55&quot;/&gt;&lt;wsp:rsid wsp:val=&quot;157DD876&quot;/&gt;&lt;wsp:rsid wsp:val=&quot;15925CB9&quot;/&gt;&lt;wsp:rsid wsp:val=&quot;15937C72&quot;/&gt;&lt;wsp:rsid wsp:val=&quot;1595AB20&quot;/&gt;&lt;wsp:rsid wsp:val=&quot;1596D54C&quot;/&gt;&lt;wsp:rsid wsp:val=&quot;1597BAFC&quot;/&gt;&lt;wsp:rsid wsp:val=&quot;159926A5&quot;/&gt;&lt;wsp:rsid wsp:val=&quot;15A02818&quot;/&gt;&lt;wsp:rsid wsp:val=&quot;15AD0AB3&quot;/&gt;&lt;wsp:rsid wsp:val=&quot;15B769DA&quot;/&gt;&lt;wsp:rsid wsp:val=&quot;15BBB3F8&quot;/&gt;&lt;wsp:rsid wsp:val=&quot;15ED2E69&quot;/&gt;&lt;wsp:rsid wsp:val=&quot;15EF4F7C&quot;/&gt;&lt;wsp:rsid wsp:val=&quot;160F15A2&quot;/&gt;&lt;wsp:rsid wsp:val=&quot;160FE214&quot;/&gt;&lt;wsp:rsid wsp:val=&quot;1613787F&quot;/&gt;&lt;wsp:rsid wsp:val=&quot;16288B42&quot;/&gt;&lt;wsp:rsid wsp:val=&quot;16429F88&quot;/&gt;&lt;wsp:rsid wsp:val=&quot;1646ABFD&quot;/&gt;&lt;wsp:rsid wsp:val=&quot;16551867&quot;/&gt;&lt;wsp:rsid wsp:val=&quot;167803A0&quot;/&gt;&lt;wsp:rsid wsp:val=&quot;16788FF5&quot;/&gt;&lt;wsp:rsid wsp:val=&quot;167A273C&quot;/&gt;&lt;wsp:rsid wsp:val=&quot;168003F1&quot;/&gt;&lt;wsp:rsid wsp:val=&quot;16847971&quot;/&gt;&lt;wsp:rsid wsp:val=&quot;168E9537&quot;/&gt;&lt;wsp:rsid wsp:val=&quot;16952BE3&quot;/&gt;&lt;wsp:rsid wsp:val=&quot;16987555&quot;/&gt;&lt;wsp:rsid wsp:val=&quot;169E1000&quot;/&gt;&lt;wsp:rsid wsp:val=&quot;16A25596&quot;/&gt;&lt;wsp:rsid wsp:val=&quot;16A4ECFF&quot;/&gt;&lt;wsp:rsid wsp:val=&quot;16A75313&quot;/&gt;&lt;wsp:rsid wsp:val=&quot;16B8E59E&quot;/&gt;&lt;wsp:rsid wsp:val=&quot;16BAAE82&quot;/&gt;&lt;wsp:rsid wsp:val=&quot;16C6E4E3&quot;/&gt;&lt;wsp:rsid wsp:val=&quot;16CD3B63&quot;/&gt;&lt;wsp:rsid wsp:val=&quot;16D6A3E3&quot;/&gt;&lt;wsp:rsid wsp:val=&quot;16E0C9C8&quot;/&gt;&lt;wsp:rsid wsp:val=&quot;16E9E3EE&quot;/&gt;&lt;wsp:rsid wsp:val=&quot;16EF69D6&quot;/&gt;&lt;wsp:rsid wsp:val=&quot;170830EC&quot;/&gt;&lt;wsp:rsid wsp:val=&quot;170A83F6&quot;/&gt;&lt;wsp:rsid wsp:val=&quot;170B1B6E&quot;/&gt;&lt;wsp:rsid wsp:val=&quot;170D1CB2&quot;/&gt;&lt;wsp:rsid wsp:val=&quot;171CF474&quot;/&gt;&lt;wsp:rsid wsp:val=&quot;171D9367&quot;/&gt;&lt;wsp:rsid wsp:val=&quot;17286718&quot;/&gt;&lt;wsp:rsid wsp:val=&quot;172DFEA7&quot;/&gt;&lt;wsp:rsid wsp:val=&quot;172ECE1D&quot;/&gt;&lt;wsp:rsid wsp:val=&quot;172FB384&quot;/&gt;&lt;wsp:rsid wsp:val=&quot;1746F65A&quot;/&gt;&lt;wsp:rsid wsp:val=&quot;174D6CD3&quot;/&gt;&lt;wsp:rsid wsp:val=&quot;175918CE&quot;/&gt;&lt;wsp:rsid wsp:val=&quot;175AC612&quot;/&gt;&lt;wsp:rsid wsp:val=&quot;1777E4E0&quot;/&gt;&lt;wsp:rsid wsp:val=&quot;1781A7F3&quot;/&gt;&lt;wsp:rsid wsp:val=&quot;1792AE69&quot;/&gt;&lt;wsp:rsid wsp:val=&quot;179F538A&quot;/&gt;&lt;wsp:rsid wsp:val=&quot;17B0FA64&quot;/&gt;&lt;wsp:rsid wsp:val=&quot;17B3839E&quot;/&gt;&lt;wsp:rsid wsp:val=&quot;17BAFBBD&quot;/&gt;&lt;wsp:rsid wsp:val=&quot;17C13C85&quot;/&gt;&lt;wsp:rsid wsp:val=&quot;17CF8FE1&quot;/&gt;&lt;wsp:rsid wsp:val=&quot;17E827D2&quot;/&gt;&lt;wsp:rsid wsp:val=&quot;17E986DE&quot;/&gt;&lt;wsp:rsid wsp:val=&quot;17ED46DD&quot;/&gt;&lt;wsp:rsid wsp:val=&quot;180701DD&quot;/&gt;&lt;wsp:rsid wsp:val=&quot;180CE3A9&quot;/&gt;&lt;wsp:rsid wsp:val=&quot;1818FE18&quot;/&gt;&lt;wsp:rsid wsp:val=&quot;181963BB&quot;/&gt;&lt;wsp:rsid wsp:val=&quot;181DDEF5&quot;/&gt;&lt;wsp:rsid wsp:val=&quot;1824414E&quot;/&gt;&lt;wsp:rsid wsp:val=&quot;18289478&quot;/&gt;&lt;wsp:rsid wsp:val=&quot;182F6098&quot;/&gt;&lt;wsp:rsid wsp:val=&quot;18324510&quot;/&gt;&lt;wsp:rsid wsp:val=&quot;1842B62E&quot;/&gt;&lt;wsp:rsid wsp:val=&quot;184BD3AA&quot;/&gt;&lt;wsp:rsid wsp:val=&quot;184F15F3&quot;/&gt;&lt;wsp:rsid wsp:val=&quot;18564904&quot;/&gt;&lt;wsp:rsid wsp:val=&quot;1858993A&quot;/&gt;&lt;wsp:rsid wsp:val=&quot;1859FB7D&quot;/&gt;&lt;wsp:rsid wsp:val=&quot;185F1802&quot;/&gt;&lt;wsp:rsid wsp:val=&quot;18621993&quot;/&gt;&lt;wsp:rsid wsp:val=&quot;18712897&quot;/&gt;&lt;wsp:rsid wsp:val=&quot;1891138C&quot;/&gt;&lt;wsp:rsid wsp:val=&quot;18AF2654&quot;/&gt;&lt;wsp:rsid wsp:val=&quot;18B6F7B6&quot;/&gt;&lt;wsp:rsid wsp:val=&quot;18BF7815&quot;/&gt;&lt;wsp:rsid wsp:val=&quot;18C20B00&quot;/&gt;&lt;wsp:rsid wsp:val=&quot;18C92BDE&quot;/&gt;&lt;wsp:rsid wsp:val=&quot;18CD40A9&quot;/&gt;&lt;wsp:rsid wsp:val=&quot;18D1D0D6&quot;/&gt;&lt;wsp:rsid wsp:val=&quot;18DCFE24&quot;/&gt;&lt;wsp:rsid wsp:val=&quot;18EB1065&quot;/&gt;&lt;wsp:rsid wsp:val=&quot;18F14ACD&quot;/&gt;&lt;wsp:rsid wsp:val=&quot;18F82567&quot;/&gt;&lt;wsp:rsid wsp:val=&quot;18FEED7D&quot;/&gt;&lt;wsp:rsid wsp:val=&quot;190E4DBD&quot;/&gt;&lt;wsp:rsid wsp:val=&quot;19121487&quot;/&gt;&lt;wsp:rsid wsp:val=&quot;191827DA&quot;/&gt;&lt;wsp:rsid wsp:val=&quot;1918FD29&quot;/&gt;&lt;wsp:rsid wsp:val=&quot;19224A80&quot;/&gt;&lt;wsp:rsid wsp:val=&quot;1932214C&quot;/&gt;&lt;wsp:rsid wsp:val=&quot;194164D6&quot;/&gt;&lt;wsp:rsid wsp:val=&quot;194C5FA2&quot;/&gt;&lt;wsp:rsid wsp:val=&quot;194E8AB1&quot;/&gt;&lt;wsp:rsid wsp:val=&quot;194F53FF&quot;/&gt;&lt;wsp:rsid wsp:val=&quot;1958D450&quot;/&gt;&lt;wsp:rsid wsp:val=&quot;197E01EF&quot;/&gt;&lt;wsp:rsid wsp:val=&quot;198A3D39&quot;/&gt;&lt;wsp:rsid wsp:val=&quot;19A12DAC&quot;/&gt;&lt;wsp:rsid wsp:val=&quot;19A8B40A&quot;/&gt;&lt;wsp:rsid wsp:val=&quot;19AB3C7C&quot;/&gt;&lt;wsp:rsid wsp:val=&quot;19AE3B9D&quot;/&gt;&lt;wsp:rsid wsp:val=&quot;19C98617&quot;/&gt;&lt;wsp:rsid wsp:val=&quot;19DED358&quot;/&gt;&lt;wsp:rsid wsp:val=&quot;19EAE617&quot;/&gt;&lt;wsp:rsid wsp:val=&quot;1A08582C&quot;/&gt;&lt;wsp:rsid wsp:val=&quot;1A097072&quot;/&gt;&lt;wsp:rsid wsp:val=&quot;1A2A6000&quot;/&gt;&lt;wsp:rsid wsp:val=&quot;1A2BF7BB&quot;/&gt;&lt;wsp:rsid wsp:val=&quot;1A2F039A&quot;/&gt;&lt;wsp:rsid wsp:val=&quot;1A327F89&quot;/&gt;&lt;wsp:rsid wsp:val=&quot;1A3C0B2F&quot;/&gt;&lt;wsp:rsid wsp:val=&quot;1A413172&quot;/&gt;&lt;wsp:rsid wsp:val=&quot;1A41802B&quot;/&gt;&lt;wsp:rsid wsp:val=&quot;1A52E500&quot;/&gt;&lt;wsp:rsid wsp:val=&quot;1A59FE12&quot;/&gt;&lt;wsp:rsid wsp:val=&quot;1A5C8CB7&quot;/&gt;&lt;wsp:rsid wsp:val=&quot;1A64FC3F&quot;/&gt;&lt;wsp:rsid wsp:val=&quot;1A6518E5&quot;/&gt;&lt;wsp:rsid wsp:val=&quot;1A7FE0C3&quot;/&gt;&lt;wsp:rsid wsp:val=&quot;1A81F0A8&quot;/&gt;&lt;wsp:rsid wsp:val=&quot;1A8BF382&quot;/&gt;&lt;wsp:rsid wsp:val=&quot;1A9B3CD6&quot;/&gt;&lt;wsp:rsid wsp:val=&quot;1A9BE4AD&quot;/&gt;&lt;wsp:rsid wsp:val=&quot;1AB012F1&quot;/&gt;&lt;wsp:rsid wsp:val=&quot;1ABABE27&quot;/&gt;&lt;wsp:rsid wsp:val=&quot;1AC4B604&quot;/&gt;&lt;wsp:rsid wsp:val=&quot;1AC4C0F5&quot;/&gt;&lt;wsp:rsid wsp:val=&quot;1AC519C8&quot;/&gt;&lt;wsp:rsid wsp:val=&quot;1AC6813A&quot;/&gt;&lt;wsp:rsid wsp:val=&quot;1AC91513&quot;/&gt;&lt;wsp:rsid wsp:val=&quot;1AD9BB49&quot;/&gt;&lt;wsp:rsid wsp:val=&quot;1ADCDBBE&quot;/&gt;&lt;wsp:rsid wsp:val=&quot;1AE107DD&quot;/&gt;&lt;wsp:rsid wsp:val=&quot;1AEC447F&quot;/&gt;&lt;wsp:rsid wsp:val=&quot;1AF3908A&quot;/&gt;&lt;wsp:rsid wsp:val=&quot;1AFAB8B0&quot;/&gt;&lt;wsp:rsid wsp:val=&quot;1AFB8718&quot;/&gt;&lt;wsp:rsid wsp:val=&quot;1B055D59&quot;/&gt;&lt;wsp:rsid wsp:val=&quot;1B2C4594&quot;/&gt;&lt;wsp:rsid wsp:val=&quot;1B470CDD&quot;/&gt;&lt;wsp:rsid wsp:val=&quot;1B4B0CF6&quot;/&gt;&lt;wsp:rsid wsp:val=&quot;1B4C0118&quot;/&gt;&lt;wsp:rsid wsp:val=&quot;1B546CDD&quot;/&gt;&lt;wsp:rsid wsp:val=&quot;1B70050C&quot;/&gt;&lt;wsp:rsid wsp:val=&quot;1B830190&quot;/&gt;&lt;wsp:rsid wsp:val=&quot;1B84C7DF&quot;/&gt;&lt;wsp:rsid wsp:val=&quot;1B877582&quot;/&gt;&lt;wsp:rsid wsp:val=&quot;1B944447&quot;/&gt;&lt;wsp:rsid wsp:val=&quot;1BA0D097&quot;/&gt;&lt;wsp:rsid wsp:val=&quot;1BAA7732&quot;/&gt;&lt;wsp:rsid wsp:val=&quot;1BAAA4C0&quot;/&gt;&lt;wsp:rsid wsp:val=&quot;1BB2C896&quot;/&gt;&lt;wsp:rsid wsp:val=&quot;1BC9ACEC&quot;/&gt;&lt;wsp:rsid wsp:val=&quot;1BCC62B4&quot;/&gt;&lt;wsp:rsid wsp:val=&quot;1BD4A68A&quot;/&gt;&lt;wsp:rsid wsp:val=&quot;1BE37A27&quot;/&gt;&lt;wsp:rsid wsp:val=&quot;1BE6D6AE&quot;/&gt;&lt;wsp:rsid wsp:val=&quot;1BE9C993&quot;/&gt;&lt;wsp:rsid wsp:val=&quot;1C015C91&quot;/&gt;&lt;wsp:rsid wsp:val=&quot;1C1C001E&quot;/&gt;&lt;wsp:rsid wsp:val=&quot;1C1E8157&quot;/&gt;&lt;wsp:rsid wsp:val=&quot;1C1F28A7&quot;/&gt;&lt;wsp:rsid wsp:val=&quot;1C414D7D&quot;/&gt;&lt;wsp:rsid wsp:val=&quot;1C430C71&quot;/&gt;&lt;wsp:rsid wsp:val=&quot;1C64713A&quot;/&gt;&lt;wsp:rsid wsp:val=&quot;1C6CB88D&quot;/&gt;&lt;wsp:rsid wsp:val=&quot;1C6D0316&quot;/&gt;&lt;wsp:rsid wsp:val=&quot;1C735A3F&quot;/&gt;&lt;wsp:rsid wsp:val=&quot;1C840064&quot;/&gt;&lt;wsp:rsid wsp:val=&quot;1C9594DA&quot;/&gt;&lt;wsp:rsid wsp:val=&quot;1C95AEED&quot;/&gt;&lt;wsp:rsid wsp:val=&quot;1C975779&quot;/&gt;&lt;wsp:rsid wsp:val=&quot;1C9F47CD&quot;/&gt;&lt;wsp:rsid wsp:val=&quot;1CB4D8B1&quot;/&gt;&lt;wsp:rsid wsp:val=&quot;1CE5F263&quot;/&gt;&lt;wsp:rsid wsp:val=&quot;1CF90615&quot;/&gt;&lt;wsp:rsid wsp:val=&quot;1CFBC247&quot;/&gt;&lt;wsp:rsid wsp:val=&quot;1D0BC280&quot;/&gt;&lt;wsp:rsid wsp:val=&quot;1D0E2FF3&quot;/&gt;&lt;wsp:rsid wsp:val=&quot;1D16E46B&quot;/&gt;&lt;wsp:rsid wsp:val=&quot;1D216C14&quot;/&gt;&lt;wsp:rsid wsp:val=&quot;1D300CC8&quot;/&gt;&lt;wsp:rsid wsp:val=&quot;1D32B5F0&quot;/&gt;&lt;wsp:rsid wsp:val=&quot;1D3A028A&quot;/&gt;&lt;wsp:rsid wsp:val=&quot;1D4A3C78&quot;/&gt;&lt;wsp:rsid wsp:val=&quot;1D50DCEC&quot;/&gt;&lt;wsp:rsid wsp:val=&quot;1D5DBB11&quot;/&gt;&lt;wsp:rsid wsp:val=&quot;1D5EAE2E&quot;/&gt;&lt;wsp:rsid wsp:val=&quot;1D6B29F0&quot;/&gt;&lt;wsp:rsid wsp:val=&quot;1D70F8BE&quot;/&gt;&lt;wsp:rsid wsp:val=&quot;1D7174C4&quot;/&gt;&lt;wsp:rsid wsp:val=&quot;1D8754F8&quot;/&gt;&lt;wsp:rsid wsp:val=&quot;1D9C9D01&quot;/&gt;&lt;wsp:rsid wsp:val=&quot;1DA541F9&quot;/&gt;&lt;wsp:rsid wsp:val=&quot;1DB0DA96&quot;/&gt;&lt;wsp:rsid wsp:val=&quot;1DC227C6&quot;/&gt;&lt;wsp:rsid wsp:val=&quot;1DD74D4E&quot;/&gt;&lt;wsp:rsid wsp:val=&quot;1DDDA60F&quot;/&gt;&lt;wsp:rsid wsp:val=&quot;1DE00327&quot;/&gt;&lt;wsp:rsid wsp:val=&quot;1DE0AF27&quot;/&gt;&lt;wsp:rsid wsp:val=&quot;1DECACE9&quot;/&gt;&lt;wsp:rsid wsp:val=&quot;1E11C701&quot;/&gt;&lt;wsp:rsid wsp:val=&quot;1E23A6E5&quot;/&gt;&lt;wsp:rsid wsp:val=&quot;1E281B35&quot;/&gt;&lt;wsp:rsid wsp:val=&quot;1E3489A8&quot;/&gt;&lt;wsp:rsid wsp:val=&quot;1E3D6F1D&quot;/&gt;&lt;wsp:rsid wsp:val=&quot;1E645FF3&quot;/&gt;&lt;wsp:rsid wsp:val=&quot;1E67EC37&quot;/&gt;&lt;wsp:rsid wsp:val=&quot;1E6B9EB7&quot;/&gt;&lt;wsp:rsid wsp:val=&quot;1E6E3ACA&quot;/&gt;&lt;wsp:rsid wsp:val=&quot;1E7276B3&quot;/&gt;&lt;wsp:rsid wsp:val=&quot;1E7F4AA8&quot;/&gt;&lt;wsp:rsid wsp:val=&quot;1E8995FA&quot;/&gt;&lt;wsp:rsid wsp:val=&quot;1E8F102E&quot;/&gt;&lt;wsp:rsid wsp:val=&quot;1EA5324D&quot;/&gt;&lt;wsp:rsid wsp:val=&quot;1EA77C0A&quot;/&gt;&lt;wsp:rsid wsp:val=&quot;1EAAE261&quot;/&gt;&lt;wsp:rsid wsp:val=&quot;1EB1E7E4&quot;/&gt;&lt;wsp:rsid wsp:val=&quot;1EB2651F&quot;/&gt;&lt;wsp:rsid wsp:val=&quot;1EBCEEE5&quot;/&gt;&lt;wsp:rsid wsp:val=&quot;1EBD3CA0&quot;/&gt;&lt;wsp:rsid wsp:val=&quot;1EC3C239&quot;/&gt;&lt;wsp:rsid wsp:val=&quot;1EC3F783&quot;/&gt;&lt;wsp:rsid wsp:val=&quot;1ECCFD2F&quot;/&gt;&lt;wsp:rsid wsp:val=&quot;1ECE8DF8&quot;/&gt;&lt;wsp:rsid wsp:val=&quot;1ED378F3&quot;/&gt;&lt;wsp:rsid wsp:val=&quot;1ED8F4A2&quot;/&gt;&lt;wsp:rsid wsp:val=&quot;1EDE2540&quot;/&gt;&lt;wsp:rsid wsp:val=&quot;1EDED4CE&quot;/&gt;&lt;wsp:rsid wsp:val=&quot;1EE095E6&quot;/&gt;&lt;wsp:rsid wsp:val=&quot;1EE564A2&quot;/&gt;&lt;wsp:rsid wsp:val=&quot;1EEC7E80&quot;/&gt;&lt;wsp:rsid wsp:val=&quot;1EEEB2EE&quot;/&gt;&lt;wsp:rsid wsp:val=&quot;1EFFE081&quot;/&gt;&lt;wsp:rsid wsp:val=&quot;1F1A58C1&quot;/&gt;&lt;wsp:rsid wsp:val=&quot;1F236542&quot;/&gt;&lt;wsp:rsid wsp:val=&quot;1F24C28C&quot;/&gt;&lt;wsp:rsid wsp:val=&quot;1F26E188&quot;/&gt;&lt;wsp:rsid wsp:val=&quot;1F453086&quot;/&gt;&lt;wsp:rsid wsp:val=&quot;1F5BB0DF&quot;/&gt;&lt;wsp:rsid wsp:val=&quot;1F6B16A6&quot;/&gt;&lt;wsp:rsid wsp:val=&quot;1F6DB30E&quot;/&gt;&lt;wsp:rsid wsp:val=&quot;1F7B1045&quot;/&gt;&lt;wsp:rsid wsp:val=&quot;1F8C67B3&quot;/&gt;&lt;wsp:rsid wsp:val=&quot;1F961A31&quot;/&gt;&lt;wsp:rsid wsp:val=&quot;1F9B2303&quot;/&gt;&lt;wsp:rsid wsp:val=&quot;1FA67F9F&quot;/&gt;&lt;wsp:rsid wsp:val=&quot;1FC5828D&quot;/&gt;&lt;wsp:rsid wsp:val=&quot;1FC6B6B4&quot;/&gt;&lt;wsp:rsid wsp:val=&quot;1FCCB7E7&quot;/&gt;&lt;wsp:rsid wsp:val=&quot;1FD016AC&quot;/&gt;&lt;wsp:rsid wsp:val=&quot;1FEB6B14&quot;/&gt;&lt;wsp:rsid wsp:val=&quot;1FFB4CC5&quot;/&gt;&lt;wsp:rsid wsp:val=&quot;1FFD1995&quot;/&gt;&lt;wsp:rsid wsp:val=&quot;200D1774&quot;/&gt;&lt;wsp:rsid wsp:val=&quot;2017F58E&quot;/&gt;&lt;wsp:rsid wsp:val=&quot;201AADF7&quot;/&gt;&lt;wsp:rsid wsp:val=&quot;201C2C32&quot;/&gt;&lt;wsp:rsid wsp:val=&quot;2027F0EC&quot;/&gt;&lt;wsp:rsid wsp:val=&quot;204E852D&quot;/&gt;&lt;wsp:rsid wsp:val=&quot;20558011&quot;/&gt;&lt;wsp:rsid wsp:val=&quot;20571426&quot;/&gt;&lt;wsp:rsid wsp:val=&quot;20578821&quot;/&gt;&lt;wsp:rsid wsp:val=&quot;20582343&quot;/&gt;&lt;wsp:rsid wsp:val=&quot;2064D711&quot;/&gt;&lt;wsp:rsid wsp:val=&quot;206881B5&quot;/&gt;&lt;wsp:rsid wsp:val=&quot;206BD3F4&quot;/&gt;&lt;wsp:rsid wsp:val=&quot;2076865A&quot;/&gt;&lt;wsp:rsid wsp:val=&quot;207E6B51&quot;/&gt;&lt;wsp:rsid wsp:val=&quot;207E93B5&quot;/&gt;&lt;wsp:rsid wsp:val=&quot;20846EFA&quot;/&gt;&lt;wsp:rsid wsp:val=&quot;20AA75D0&quot;/&gt;&lt;wsp:rsid wsp:val=&quot;20AAF760&quot;/&gt;&lt;wsp:rsid wsp:val=&quot;20B5BEE2&quot;/&gt;&lt;wsp:rsid wsp:val=&quot;20B631D8&quot;/&gt;&lt;wsp:rsid wsp:val=&quot;20B9F4CC&quot;/&gt;&lt;wsp:rsid wsp:val=&quot;20C3BA5E&quot;/&gt;&lt;wsp:rsid wsp:val=&quot;20D4418C&quot;/&gt;&lt;wsp:rsid wsp:val=&quot;20DFBD4E&quot;/&gt;&lt;wsp:rsid wsp:val=&quot;20EF73FC&quot;/&gt;&lt;wsp:rsid wsp:val=&quot;20F3C623&quot;/&gt;&lt;wsp:rsid wsp:val=&quot;20FD1BC1&quot;/&gt;&lt;wsp:rsid wsp:val=&quot;21045ED2&quot;/&gt;&lt;wsp:rsid wsp:val=&quot;2107D3A0&quot;/&gt;&lt;wsp:rsid wsp:val=&quot;210D45BC&quot;/&gt;&lt;wsp:rsid wsp:val=&quot;21104E38&quot;/&gt;&lt;wsp:rsid wsp:val=&quot;2110E64E&quot;/&gt;&lt;wsp:rsid wsp:val=&quot;21158A16&quot;/&gt;&lt;wsp:rsid wsp:val=&quot;214554A9&quot;/&gt;&lt;wsp:rsid wsp:val=&quot;214F27F2&quot;/&gt;&lt;wsp:rsid wsp:val=&quot;2152C5A6&quot;/&gt;&lt;wsp:rsid wsp:val=&quot;2156EB0A&quot;/&gt;&lt;wsp:rsid wsp:val=&quot;2158F9BA&quot;/&gt;&lt;wsp:rsid wsp:val=&quot;21599C96&quot;/&gt;&lt;wsp:rsid wsp:val=&quot;215E241A&quot;/&gt;&lt;wsp:rsid wsp:val=&quot;21606511&quot;/&gt;&lt;wsp:rsid wsp:val=&quot;216BC77D&quot;/&gt;&lt;wsp:rsid wsp:val=&quot;21720A73&quot;/&gt;&lt;wsp:rsid wsp:val=&quot;2174C783&quot;/&gt;&lt;wsp:rsid wsp:val=&quot;21A85E8F&quot;/&gt;&lt;wsp:rsid wsp:val=&quot;21B65CD1&quot;/&gt;&lt;wsp:rsid wsp:val=&quot;21BFCA60&quot;/&gt;&lt;wsp:rsid wsp:val=&quot;21C7D1AE&quot;/&gt;&lt;wsp:rsid wsp:val=&quot;21D65F0E&quot;/&gt;&lt;wsp:rsid wsp:val=&quot;21DB76F9&quot;/&gt;&lt;wsp:rsid wsp:val=&quot;21E2FCE1&quot;/&gt;&lt;wsp:rsid wsp:val=&quot;21EA5D6E&quot;/&gt;&lt;wsp:rsid wsp:val=&quot;21EB5E43&quot;/&gt;&lt;wsp:rsid wsp:val=&quot;21F4F301&quot;/&gt;&lt;wsp:rsid wsp:val=&quot;21F935CF&quot;/&gt;&lt;wsp:rsid wsp:val=&quot;2201D0D2&quot;/&gt;&lt;wsp:rsid wsp:val=&quot;2209978A&quot;/&gt;&lt;wsp:rsid wsp:val=&quot;220DC55D&quot;/&gt;&lt;wsp:rsid wsp:val=&quot;220E33FB&quot;/&gt;&lt;wsp:rsid wsp:val=&quot;220E79A2&quot;/&gt;&lt;wsp:rsid wsp:val=&quot;2211136B&quot;/&gt;&lt;wsp:rsid wsp:val=&quot;221BF468&quot;/&gt;&lt;wsp:rsid wsp:val=&quot;22389768&quot;/&gt;&lt;wsp:rsid wsp:val=&quot;2254C80F&quot;/&gt;&lt;wsp:rsid wsp:val=&quot;22620488&quot;/&gt;&lt;wsp:rsid wsp:val=&quot;22834A90&quot;/&gt;&lt;wsp:rsid wsp:val=&quot;22931B19&quot;/&gt;&lt;wsp:rsid wsp:val=&quot;22A52ECB&quot;/&gt;&lt;wsp:rsid wsp:val=&quot;22C6762C&quot;/&gt;&lt;wsp:rsid wsp:val=&quot;22DC449A&quot;/&gt;&lt;wsp:rsid wsp:val=&quot;22F5B2D3&quot;/&gt;&lt;wsp:rsid wsp:val=&quot;22F88F99&quot;/&gt;&lt;wsp:rsid wsp:val=&quot;2305F755&quot;/&gt;&lt;wsp:rsid wsp:val=&quot;2308781B&quot;/&gt;&lt;wsp:rsid wsp:val=&quot;231AB9A9&quot;/&gt;&lt;wsp:rsid wsp:val=&quot;233E4605&quot;/&gt;&lt;wsp:rsid wsp:val=&quot;2344A736&quot;/&gt;&lt;wsp:rsid wsp:val=&quot;2359748D&quot;/&gt;&lt;wsp:rsid wsp:val=&quot;23632F12&quot;/&gt;&lt;wsp:rsid wsp:val=&quot;23661864&quot;/&gt;&lt;wsp:rsid wsp:val=&quot;2369CDD0&quot;/&gt;&lt;wsp:rsid wsp:val=&quot;2370DD7C&quot;/&gt;&lt;wsp:rsid wsp:val=&quot;23743B5D&quot;/&gt;&lt;wsp:rsid wsp:val=&quot;237F4ED2&quot;/&gt;&lt;wsp:rsid wsp:val=&quot;238283D8&quot;/&gt;&lt;wsp:rsid wsp:val=&quot;23883E5D&quot;/&gt;&lt;wsp:rsid wsp:val=&quot;2389AE43&quot;/&gt;&lt;wsp:rsid wsp:val=&quot;238CA269&quot;/&gt;&lt;wsp:rsid wsp:val=&quot;2394DB3A&quot;/&gt;&lt;wsp:rsid wsp:val=&quot;239BF0B3&quot;/&gt;&lt;wsp:rsid wsp:val=&quot;23B70081&quot;/&gt;&lt;wsp:rsid wsp:val=&quot;23B8D5C5&quot;/&gt;&lt;wsp:rsid wsp:val=&quot;23C03222&quot;/&gt;&lt;wsp:rsid wsp:val=&quot;23CA4A02&quot;/&gt;&lt;wsp:rsid wsp:val=&quot;23D537A1&quot;/&gt;&lt;wsp:rsid wsp:val=&quot;23D7B10D&quot;/&gt;&lt;wsp:rsid wsp:val=&quot;23DFA757&quot;/&gt;&lt;wsp:rsid wsp:val=&quot;23E3C712&quot;/&gt;&lt;wsp:rsid wsp:val=&quot;23EA76D3&quot;/&gt;&lt;wsp:rsid wsp:val=&quot;23EF3C0C&quot;/&gt;&lt;wsp:rsid wsp:val=&quot;23EFD3C5&quot;/&gt;&lt;wsp:rsid wsp:val=&quot;23F60B1C&quot;/&gt;&lt;wsp:rsid wsp:val=&quot;23FECCC2&quot;/&gt;&lt;wsp:rsid wsp:val=&quot;24014443&quot;/&gt;&lt;wsp:rsid wsp:val=&quot;2404A029&quot;/&gt;&lt;wsp:rsid wsp:val=&quot;240F46C2&quot;/&gt;&lt;wsp:rsid wsp:val=&quot;242CD1F1&quot;/&gt;&lt;wsp:rsid wsp:val=&quot;242E0E26&quot;/&gt;&lt;wsp:rsid wsp:val=&quot;2430C216&quot;/&gt;&lt;wsp:rsid wsp:val=&quot;24337F8E&quot;/&gt;&lt;wsp:rsid wsp:val=&quot;2434024F&quot;/&gt;&lt;wsp:rsid wsp:val=&quot;24382754&quot;/&gt;&lt;wsp:rsid wsp:val=&quot;2447639A&quot;/&gt;&lt;wsp:rsid wsp:val=&quot;2455A33D&quot;/&gt;&lt;wsp:rsid wsp:val=&quot;245D4367&quot;/&gt;&lt;wsp:rsid wsp:val=&quot;24770C1D&quot;/&gt;&lt;wsp:rsid wsp:val=&quot;2479F0C2&quot;/&gt;&lt;wsp:rsid wsp:val=&quot;24845699&quot;/&gt;&lt;wsp:rsid wsp:val=&quot;2494C961&quot;/&gt;&lt;wsp:rsid wsp:val=&quot;2496C609&quot;/&gt;&lt;wsp:rsid wsp:val=&quot;249C01B6&quot;/&gt;&lt;wsp:rsid wsp:val=&quot;24A66570&quot;/&gt;&lt;wsp:rsid wsp:val=&quot;24A70584&quot;/&gt;&lt;wsp:rsid wsp:val=&quot;24C79D24&quot;/&gt;&lt;wsp:rsid wsp:val=&quot;24CCA111&quot;/&gt;&lt;wsp:rsid wsp:val=&quot;24D1BC84&quot;/&gt;&lt;wsp:rsid wsp:val=&quot;24DF11E9&quot;/&gt;&lt;wsp:rsid wsp:val=&quot;24E9276B&quot;/&gt;&lt;wsp:rsid wsp:val=&quot;24FCAFE9&quot;/&gt;&lt;wsp:rsid wsp:val=&quot;2501A9B1&quot;/&gt;&lt;wsp:rsid wsp:val=&quot;25059E31&quot;/&gt;&lt;wsp:rsid wsp:val=&quot;2505C0E1&quot;/&gt;&lt;wsp:rsid wsp:val=&quot;25161E6F&quot;/&gt;&lt;wsp:rsid wsp:val=&quot;2519982A&quot;/&gt;&lt;wsp:rsid wsp:val=&quot;25311F67&quot;/&gt;&lt;wsp:rsid wsp:val=&quot;25322FD4&quot;/&gt;&lt;wsp:rsid wsp:val=&quot;25367B2E&quot;/&gt;&lt;wsp:rsid wsp:val=&quot;253C2DCA&quot;/&gt;&lt;wsp:rsid wsp:val=&quot;253CA854&quot;/&gt;&lt;wsp:rsid wsp:val=&quot;2547A957&quot;/&gt;&lt;wsp:rsid wsp:val=&quot;25517000&quot;/&gt;&lt;wsp:rsid wsp:val=&quot;25584C43&quot;/&gt;&lt;wsp:rsid wsp:val=&quot;255E4066&quot;/&gt;&lt;wsp:rsid wsp:val=&quot;25641465&quot;/&gt;&lt;wsp:rsid wsp:val=&quot;2573A491&quot;/&gt;&lt;wsp:rsid wsp:val=&quot;257A9D2D&quot;/&gt;&lt;wsp:rsid wsp:val=&quot;257F372D&quot;/&gt;&lt;wsp:rsid wsp:val=&quot;258687DF&quot;/&gt;&lt;wsp:rsid wsp:val=&quot;258B800D&quot;/&gt;&lt;wsp:rsid wsp:val=&quot;2590DEDF&quot;/&gt;&lt;wsp:rsid wsp:val=&quot;25953300&quot;/&gt;&lt;wsp:rsid wsp:val=&quot;25ACBC2C&quot;/&gt;&lt;wsp:rsid wsp:val=&quot;25DF4376&quot;/&gt;&lt;wsp:rsid wsp:val=&quot;25E5DD03&quot;/&gt;&lt;wsp:rsid wsp:val=&quot;2606692B&quot;/&gt;&lt;wsp:rsid wsp:val=&quot;2608E537&quot;/&gt;&lt;wsp:rsid wsp:val=&quot;2612B4C3&quot;/&gt;&lt;wsp:rsid wsp:val=&quot;2615C123&quot;/&gt;&lt;wsp:rsid wsp:val=&quot;26188E48&quot;/&gt;&lt;wsp:rsid wsp:val=&quot;2631926F&quot;/&gt;&lt;wsp:rsid wsp:val=&quot;2639B0AC&quot;/&gt;&lt;wsp:rsid wsp:val=&quot;264D1AA9&quot;/&gt;&lt;wsp:rsid wsp:val=&quot;26514127&quot;/&gt;&lt;wsp:rsid wsp:val=&quot;265212AD&quot;/&gt;&lt;wsp:rsid wsp:val=&quot;265352D1&quot;/&gt;&lt;wsp:rsid wsp:val=&quot;2655BAAD&quot;/&gt;&lt;wsp:rsid wsp:val=&quot;26605A40&quot;/&gt;&lt;wsp:rsid wsp:val=&quot;2664603B&quot;/&gt;&lt;wsp:rsid wsp:val=&quot;266BF2CF&quot;/&gt;&lt;wsp:rsid wsp:val=&quot;267F09D1&quot;/&gt;&lt;wsp:rsid wsp:val=&quot;26800474&quot;/&gt;&lt;wsp:rsid wsp:val=&quot;268D2666&quot;/&gt;&lt;wsp:rsid wsp:val=&quot;26910C3D&quot;/&gt;&lt;wsp:rsid wsp:val=&quot;2691555B&quot;/&gt;&lt;wsp:rsid wsp:val=&quot;2691F485&quot;/&gt;&lt;wsp:rsid wsp:val=&quot;26A3C083&quot;/&gt;&lt;wsp:rsid wsp:val=&quot;26BDC6B1&quot;/&gt;&lt;wsp:rsid wsp:val=&quot;26C73A2F&quot;/&gt;&lt;wsp:rsid wsp:val=&quot;26C9A266&quot;/&gt;&lt;wsp:rsid wsp:val=&quot;26CD4F08&quot;/&gt;&lt;wsp:rsid wsp:val=&quot;26D6F6EE&quot;/&gt;&lt;wsp:rsid wsp:val=&quot;26DDBA88&quot;/&gt;&lt;wsp:rsid wsp:val=&quot;26E7A7B9&quot;/&gt;&lt;wsp:rsid wsp:val=&quot;26F07687&quot;/&gt;&lt;wsp:rsid wsp:val=&quot;26F64DC8&quot;/&gt;&lt;wsp:rsid wsp:val=&quot;26FDDC08&quot;/&gt;&lt;wsp:rsid wsp:val=&quot;2716DEE5&quot;/&gt;&lt;wsp:rsid wsp:val=&quot;27176E96&quot;/&gt;&lt;wsp:rsid wsp:val=&quot;2724042D&quot;/&gt;&lt;wsp:rsid wsp:val=&quot;2724EF4C&quot;/&gt;&lt;wsp:rsid wsp:val=&quot;27254BB7&quot;/&gt;&lt;wsp:rsid wsp:val=&quot;272DCB42&quot;/&gt;&lt;wsp:rsid wsp:val=&quot;273C901C&quot;/&gt;&lt;wsp:rsid wsp:val=&quot;273CFC36&quot;/&gt;&lt;wsp:rsid wsp:val=&quot;27461D5E&quot;/&gt;&lt;wsp:rsid wsp:val=&quot;274C0B09&quot;/&gt;&lt;wsp:rsid wsp:val=&quot;27516AD2&quot;/&gt;&lt;wsp:rsid wsp:val=&quot;276B8962&quot;/&gt;&lt;wsp:rsid wsp:val=&quot;277C3E6B&quot;/&gt;&lt;wsp:rsid wsp:val=&quot;277EA951&quot;/&gt;&lt;wsp:rsid wsp:val=&quot;278327C2&quot;/&gt;&lt;wsp:rsid wsp:val=&quot;2798AEF7&quot;/&gt;&lt;wsp:rsid wsp:val=&quot;27995F7C&quot;/&gt;&lt;wsp:rsid wsp:val=&quot;27A20663&quot;/&gt;&lt;wsp:rsid wsp:val=&quot;27A2398C&quot;/&gt;&lt;wsp:rsid wsp:val=&quot;27AC0604&quot;/&gt;&lt;wsp:rsid wsp:val=&quot;27AFB5BD&quot;/&gt;&lt;wsp:rsid wsp:val=&quot;27B114DA&quot;/&gt;&lt;wsp:rsid wsp:val=&quot;27B2F0E8&quot;/&gt;&lt;wsp:rsid wsp:val=&quot;27FA4637&quot;/&gt;&lt;wsp:rsid wsp:val=&quot;280A58B8&quot;/&gt;&lt;wsp:rsid wsp:val=&quot;28109A41&quot;/&gt;&lt;wsp:rsid wsp:val=&quot;283720E5&quot;/&gt;&lt;wsp:rsid wsp:val=&quot;283846C5&quot;/&gt;&lt;wsp:rsid wsp:val=&quot;283E5B22&quot;/&gt;&lt;wsp:rsid wsp:val=&quot;28504627&quot;/&gt;&lt;wsp:rsid wsp:val=&quot;2853F23B&quot;/&gt;&lt;wsp:rsid wsp:val=&quot;2861CC50&quot;/&gt;&lt;wsp:rsid wsp:val=&quot;2876D039&quot;/&gt;&lt;wsp:rsid wsp:val=&quot;287B9010&quot;/&gt;&lt;wsp:rsid wsp:val=&quot;288910C2&quot;/&gt;&lt;wsp:rsid wsp:val=&quot;288C46E8&quot;/&gt;&lt;wsp:rsid wsp:val=&quot;28A8F111&quot;/&gt;&lt;wsp:rsid wsp:val=&quot;28AD59ED&quot;/&gt;&lt;wsp:rsid wsp:val=&quot;28B062E9&quot;/&gt;&lt;wsp:rsid wsp:val=&quot;28B7C0F6&quot;/&gt;&lt;wsp:rsid wsp:val=&quot;28C44FBF&quot;/&gt;&lt;wsp:rsid wsp:val=&quot;28CBA0BF&quot;/&gt;&lt;wsp:rsid wsp:val=&quot;28CD1B80&quot;/&gt;&lt;wsp:rsid wsp:val=&quot;28CD3829&quot;/&gt;&lt;wsp:rsid wsp:val=&quot;28E3646A&quot;/&gt;&lt;wsp:rsid wsp:val=&quot;28F2911E&quot;/&gt;&lt;wsp:rsid wsp:val=&quot;291734F7&quot;/&gt;&lt;wsp:rsid wsp:val=&quot;29236BBB&quot;/&gt;&lt;wsp:rsid wsp:val=&quot;292E5382&quot;/&gt;&lt;wsp:rsid wsp:val=&quot;29391DA4&quot;/&gt;&lt;wsp:rsid wsp:val=&quot;29394325&quot;/&gt;&lt;wsp:rsid wsp:val=&quot;293A8B97&quot;/&gt;&lt;wsp:rsid wsp:val=&quot;295870CD&quot;/&gt;&lt;wsp:rsid wsp:val=&quot;2962F1F8&quot;/&gt;&lt;wsp:rsid wsp:val=&quot;296613B8&quot;/&gt;&lt;wsp:rsid wsp:val=&quot;297DDCBE&quot;/&gt;&lt;wsp:rsid wsp:val=&quot;2984EC73&quot;/&gt;&lt;wsp:rsid wsp:val=&quot;298C261F&quot;/&gt;&lt;wsp:rsid wsp:val=&quot;2993EBA5&quot;/&gt;&lt;wsp:rsid wsp:val=&quot;299964C3&quot;/&gt;&lt;wsp:rsid wsp:val=&quot;29AA7AB9&quot;/&gt;&lt;wsp:rsid wsp:val=&quot;29B56518&quot;/&gt;&lt;wsp:rsid wsp:val=&quot;29BF93D4&quot;/&gt;&lt;wsp:rsid wsp:val=&quot;29C6C55A&quot;/&gt;&lt;wsp:rsid wsp:val=&quot;29D90F54&quot;/&gt;&lt;wsp:rsid wsp:val=&quot;29F50CC7&quot;/&gt;&lt;wsp:rsid wsp:val=&quot;29F8BF29&quot;/&gt;&lt;wsp:rsid wsp:val=&quot;2A04749C&quot;/&gt;&lt;wsp:rsid wsp:val=&quot;2A165FB0&quot;/&gt;&lt;wsp:rsid wsp:val=&quot;2A2B0223&quot;/&gt;&lt;wsp:rsid wsp:val=&quot;2A4B4716&quot;/&gt;&lt;wsp:rsid wsp:val=&quot;2A56768C&quot;/&gt;&lt;wsp:rsid wsp:val=&quot;2A5CA4F8&quot;/&gt;&lt;wsp:rsid wsp:val=&quot;2A66F3A3&quot;/&gt;&lt;wsp:rsid wsp:val=&quot;2A6E08C2&quot;/&gt;&lt;wsp:rsid wsp:val=&quot;2A6FCC41&quot;/&gt;&lt;wsp:rsid wsp:val=&quot;2A75316E&quot;/&gt;&lt;wsp:rsid wsp:val=&quot;2A79F5F3&quot;/&gt;&lt;wsp:rsid wsp:val=&quot;2A7F0E40&quot;/&gt;&lt;wsp:rsid wsp:val=&quot;2A8B5C39&quot;/&gt;&lt;wsp:rsid wsp:val=&quot;2A937F80&quot;/&gt;&lt;wsp:rsid wsp:val=&quot;2AA0686C&quot;/&gt;&lt;wsp:rsid wsp:val=&quot;2AACE6B1&quot;/&gt;&lt;wsp:rsid wsp:val=&quot;2AD2D434&quot;/&gt;&lt;wsp:rsid wsp:val=&quot;2AF547FD&quot;/&gt;&lt;wsp:rsid wsp:val=&quot;2AF85B47&quot;/&gt;&lt;wsp:rsid wsp:val=&quot;2AFEDF42&quot;/&gt;&lt;wsp:rsid wsp:val=&quot;2B0D95C3&quot;/&gt;&lt;wsp:rsid wsp:val=&quot;2B0DD31C&quot;/&gt;&lt;wsp:rsid wsp:val=&quot;2B21D4D0&quot;/&gt;&lt;wsp:rsid wsp:val=&quot;2B350D16&quot;/&gt;&lt;wsp:rsid wsp:val=&quot;2B3B0221&quot;/&gt;&lt;wsp:rsid wsp:val=&quot;2B49C182&quot;/&gt;&lt;wsp:rsid wsp:val=&quot;2B77E14F&quot;/&gt;&lt;wsp:rsid wsp:val=&quot;2B800F42&quot;/&gt;&lt;wsp:rsid wsp:val=&quot;2B9D0F89&quot;/&gt;&lt;wsp:rsid wsp:val=&quot;2BAC9EA7&quot;/&gt;&lt;wsp:rsid wsp:val=&quot;2BB0C7CA&quot;/&gt;&lt;wsp:rsid wsp:val=&quot;2BC4C728&quot;/&gt;&lt;wsp:rsid wsp:val=&quot;2BC88871&quot;/&gt;&lt;wsp:rsid wsp:val=&quot;2BCAED78&quot;/&gt;&lt;wsp:rsid wsp:val=&quot;2BCF1C96&quot;/&gt;&lt;wsp:rsid wsp:val=&quot;2BDB1972&quot;/&gt;&lt;wsp:rsid wsp:val=&quot;2BE4A74A&quot;/&gt;&lt;wsp:rsid wsp:val=&quot;2C0038E7&quot;/&gt;&lt;wsp:rsid wsp:val=&quot;2C00E2B6&quot;/&gt;&lt;wsp:rsid wsp:val=&quot;2C068E24&quot;/&gt;&lt;wsp:rsid wsp:val=&quot;2C07A6E9&quot;/&gt;&lt;wsp:rsid wsp:val=&quot;2C098F16&quot;/&gt;&lt;wsp:rsid wsp:val=&quot;2C1DEF37&quot;/&gt;&lt;wsp:rsid wsp:val=&quot;2C24FE5D&quot;/&gt;&lt;wsp:rsid wsp:val=&quot;2C2F9291&quot;/&gt;&lt;wsp:rsid wsp:val=&quot;2C4E2D20&quot;/&gt;&lt;wsp:rsid wsp:val=&quot;2C658523&quot;/&gt;&lt;wsp:rsid wsp:val=&quot;2C75AAAF&quot;/&gt;&lt;wsp:rsid wsp:val=&quot;2C828363&quot;/&gt;&lt;wsp:rsid wsp:val=&quot;2C91DBE6&quot;/&gt;&lt;wsp:rsid wsp:val=&quot;2CA504A6&quot;/&gt;&lt;wsp:rsid wsp:val=&quot;2CA537D1&quot;/&gt;&lt;wsp:rsid wsp:val=&quot;2CAA4D6D&quot;/&gt;&lt;wsp:rsid wsp:val=&quot;2CC39146&quot;/&gt;&lt;wsp:rsid wsp:val=&quot;2CC7D2A6&quot;/&gt;&lt;wsp:rsid wsp:val=&quot;2CE4134B&quot;/&gt;&lt;wsp:rsid wsp:val=&quot;2CF76CE3&quot;/&gt;&lt;wsp:rsid wsp:val=&quot;2CFC927A&quot;/&gt;&lt;wsp:rsid wsp:val=&quot;2D1D26BF&quot;/&gt;&lt;wsp:rsid wsp:val=&quot;2D25AC12&quot;/&gt;&lt;wsp:rsid wsp:val=&quot;2D2A74E5&quot;/&gt;&lt;wsp:rsid wsp:val=&quot;2D2E4E4C&quot;/&gt;&lt;wsp:rsid wsp:val=&quot;2D34F5BB&quot;/&gt;&lt;wsp:rsid wsp:val=&quot;2D6517D0&quot;/&gt;&lt;wsp:rsid wsp:val=&quot;2D66802F&quot;/&gt;&lt;wsp:rsid wsp:val=&quot;2D6765DF&quot;/&gt;&lt;wsp:rsid wsp:val=&quot;2D695A2F&quot;/&gt;&lt;wsp:rsid wsp:val=&quot;2D6A0EFF&quot;/&gt;&lt;wsp:rsid wsp:val=&quot;2D6B3E98&quot;/&gt;&lt;wsp:rsid wsp:val=&quot;2D6B9639&quot;/&gt;&lt;wsp:rsid wsp:val=&quot;2D706DA5&quot;/&gt;&lt;wsp:rsid wsp:val=&quot;2D78E930&quot;/&gt;&lt;wsp:rsid wsp:val=&quot;2D88C81A&quot;/&gt;&lt;wsp:rsid wsp:val=&quot;2D8ADBD0&quot;/&gt;&lt;wsp:rsid wsp:val=&quot;2DAE9B72&quot;/&gt;&lt;wsp:rsid wsp:val=&quot;2DAF8276&quot;/&gt;&lt;wsp:rsid wsp:val=&quot;2DAFC6AF&quot;/&gt;&lt;wsp:rsid wsp:val=&quot;2DD27FA1&quot;/&gt;&lt;wsp:rsid wsp:val=&quot;2DD95805&quot;/&gt;&lt;wsp:rsid wsp:val=&quot;2DDF768F&quot;/&gt;&lt;wsp:rsid wsp:val=&quot;2DE9E448&quot;/&gt;&lt;wsp:rsid wsp:val=&quot;2DEE92F5&quot;/&gt;&lt;wsp:rsid wsp:val=&quot;2E018FEF&quot;/&gt;&lt;wsp:rsid wsp:val=&quot;2E0F59E6&quot;/&gt;&lt;wsp:rsid wsp:val=&quot;2E149DA7&quot;/&gt;&lt;wsp:rsid wsp:val=&quot;2E20D308&quot;/&gt;&lt;wsp:rsid wsp:val=&quot;2E228881&quot;/&gt;&lt;wsp:rsid wsp:val=&quot;2E2D7B25&quot;/&gt;&lt;wsp:rsid wsp:val=&quot;2E42D6B0&quot;/&gt;&lt;wsp:rsid wsp:val=&quot;2E494A66&quot;/&gt;&lt;wsp:rsid wsp:val=&quot;2E5A7528&quot;/&gt;&lt;wsp:rsid wsp:val=&quot;2E65B3CC&quot;/&gt;&lt;wsp:rsid wsp:val=&quot;2E6AB6CF&quot;/&gt;&lt;wsp:rsid wsp:val=&quot;2E815189&quot;/&gt;&lt;wsp:rsid wsp:val=&quot;2E9EF453&quot;/&gt;&lt;wsp:rsid wsp:val=&quot;2EAF97B2&quot;/&gt;&lt;wsp:rsid wsp:val=&quot;2EB90B4F&quot;/&gt;&lt;wsp:rsid wsp:val=&quot;2EC669A3&quot;/&gt;&lt;wsp:rsid wsp:val=&quot;2ECDA754&quot;/&gt;&lt;wsp:rsid wsp:val=&quot;2ED21DC4&quot;/&gt;&lt;wsp:rsid wsp:val=&quot;2ED23D8A&quot;/&gt;&lt;wsp:rsid wsp:val=&quot;2EE148C9&quot;/&gt;&lt;wsp:rsid wsp:val=&quot;2EECE15E&quot;/&gt;&lt;wsp:rsid wsp:val=&quot;2EF6B862&quot;/&gt;&lt;wsp:rsid wsp:val=&quot;2F0F4782&quot;/&gt;&lt;wsp:rsid wsp:val=&quot;2F22BF5D&quot;/&gt;&lt;wsp:rsid wsp:val=&quot;2F275C72&quot;/&gt;&lt;wsp:rsid wsp:val=&quot;2F2A589C&quot;/&gt;&lt;wsp:rsid wsp:val=&quot;2F35501B&quot;/&gt;&lt;wsp:rsid wsp:val=&quot;2F3945D9&quot;/&gt;&lt;wsp:rsid wsp:val=&quot;2F5A2503&quot;/&gt;&lt;wsp:rsid wsp:val=&quot;2F5F1677&quot;/&gt;&lt;wsp:rsid wsp:val=&quot;2F60B83E&quot;/&gt;&lt;wsp:rsid wsp:val=&quot;2F65615B&quot;/&gt;&lt;wsp:rsid wsp:val=&quot;2F669719&quot;/&gt;&lt;wsp:rsid wsp:val=&quot;2F703541&quot;/&gt;&lt;wsp:rsid wsp:val=&quot;2F8A0229&quot;/&gt;&lt;wsp:rsid wsp:val=&quot;2F986DBC&quot;/&gt;&lt;wsp:rsid wsp:val=&quot;2F9B0251&quot;/&gt;&lt;wsp:rsid wsp:val=&quot;2FA0DFDC&quot;/&gt;&lt;wsp:rsid wsp:val=&quot;2FAA7A19&quot;/&gt;&lt;wsp:rsid wsp:val=&quot;2FBF4C58&quot;/&gt;&lt;wsp:rsid wsp:val=&quot;2FC7E911&quot;/&gt;&lt;wsp:rsid wsp:val=&quot;2FD029DC&quot;/&gt;&lt;wsp:rsid wsp:val=&quot;2FE791DE&quot;/&gt;&lt;wsp:rsid wsp:val=&quot;2FE95AA0&quot;/&gt;&lt;wsp:rsid wsp:val=&quot;2FF36EF2&quot;/&gt;&lt;wsp:rsid wsp:val=&quot;3010BB8F&quot;/&gt;&lt;wsp:rsid wsp:val=&quot;3019FAD4&quot;/&gt;&lt;wsp:rsid wsp:val=&quot;302A304D&quot;/&gt;&lt;wsp:rsid wsp:val=&quot;30376E23&quot;/&gt;&lt;wsp:rsid wsp:val=&quot;3039D2EA&quot;/&gt;&lt;wsp:rsid wsp:val=&quot;30496D07&quot;/&gt;&lt;wsp:rsid wsp:val=&quot;3064B0D7&quot;/&gt;&lt;wsp:rsid wsp:val=&quot;306E8420&quot;/&gt;&lt;wsp:rsid wsp:val=&quot;30721D20&quot;/&gt;&lt;wsp:rsid wsp:val=&quot;30764D18&quot;/&gt;&lt;wsp:rsid wsp:val=&quot;307912F5&quot;/&gt;&lt;wsp:rsid wsp:val=&quot;30899F65&quot;/&gt;&lt;wsp:rsid wsp:val=&quot;30966F3E&quot;/&gt;&lt;wsp:rsid wsp:val=&quot;30975BC2&quot;/&gt;&lt;wsp:rsid wsp:val=&quot;30A2AEC9&quot;/&gt;&lt;wsp:rsid wsp:val=&quot;30AC5F86&quot;/&gt;&lt;wsp:rsid wsp:val=&quot;30AF2CFB&quot;/&gt;&lt;wsp:rsid wsp:val=&quot;30B617EB&quot;/&gt;&lt;wsp:rsid wsp:val=&quot;30B6C16B&quot;/&gt;&lt;wsp:rsid wsp:val=&quot;30BEDC06&quot;/&gt;&lt;wsp:rsid wsp:val=&quot;30C19E09&quot;/&gt;&lt;wsp:rsid wsp:val=&quot;30C926F4&quot;/&gt;&lt;wsp:rsid wsp:val=&quot;30CBC0B1&quot;/&gt;&lt;wsp:rsid wsp:val=&quot;30CC1A4C&quot;/&gt;&lt;wsp:rsid wsp:val=&quot;31008247&quot;/&gt;&lt;wsp:rsid wsp:val=&quot;3102B81A&quot;/&gt;&lt;wsp:rsid wsp:val=&quot;31070069&quot;/&gt;&lt;wsp:rsid wsp:val=&quot;31100062&quot;/&gt;&lt;wsp:rsid wsp:val=&quot;311E9B37&quot;/&gt;&lt;wsp:rsid wsp:val=&quot;3120B0F6&quot;/&gt;&lt;wsp:rsid wsp:val=&quot;312CCB94&quot;/&gt;&lt;wsp:rsid wsp:val=&quot;312ECA5E&quot;/&gt;&lt;wsp:rsid wsp:val=&quot;3132B8E0&quot;/&gt;&lt;wsp:rsid wsp:val=&quot;3136E8FB&quot;/&gt;&lt;wsp:rsid wsp:val=&quot;3145B6A2&quot;/&gt;&lt;wsp:rsid wsp:val=&quot;314C36B5&quot;/&gt;&lt;wsp:rsid wsp:val=&quot;31580DA1&quot;/&gt;&lt;wsp:rsid wsp:val=&quot;315873CA&quot;/&gt;&lt;wsp:rsid wsp:val=&quot;31621B43&quot;/&gt;&lt;wsp:rsid wsp:val=&quot;317F3EB4&quot;/&gt;&lt;wsp:rsid wsp:val=&quot;31849D02&quot;/&gt;&lt;wsp:rsid wsp:val=&quot;31C6ED79&quot;/&gt;&lt;wsp:rsid wsp:val=&quot;31CB4A18&quot;/&gt;&lt;wsp:rsid wsp:val=&quot;31CC150B&quot;/&gt;&lt;wsp:rsid wsp:val=&quot;31DF2D33&quot;/&gt;&lt;wsp:rsid wsp:val=&quot;31E53D68&quot;/&gt;&lt;wsp:rsid wsp:val=&quot;31E6764F&quot;/&gt;&lt;wsp:rsid wsp:val=&quot;31EF8F4C&quot;/&gt;&lt;wsp:rsid wsp:val=&quot;31FE7D80&quot;/&gt;&lt;wsp:rsid wsp:val=&quot;3204B2EA&quot;/&gt;&lt;wsp:rsid wsp:val=&quot;320881F3&quot;/&gt;&lt;wsp:rsid wsp:val=&quot;320AB5D4&quot;/&gt;&lt;wsp:rsid wsp:val=&quot;3210EC07&quot;/&gt;&lt;wsp:rsid wsp:val=&quot;32240D9E&quot;/&gt;&lt;wsp:rsid wsp:val=&quot;32267BF3&quot;/&gt;&lt;wsp:rsid wsp:val=&quot;322F1ED5&quot;/&gt;&lt;wsp:rsid wsp:val=&quot;32310175&quot;/&gt;&lt;wsp:rsid wsp:val=&quot;32563261&quot;/&gt;&lt;wsp:rsid wsp:val=&quot;325B86FC&quot;/&gt;&lt;wsp:rsid wsp:val=&quot;32635CB9&quot;/&gt;&lt;wsp:rsid wsp:val=&quot;32637ADB&quot;/&gt;&lt;wsp:rsid wsp:val=&quot;326C3AF0&quot;/&gt;&lt;wsp:rsid wsp:val=&quot;326F9EBB&quot;/&gt;&lt;wsp:rsid wsp:val=&quot;32A1E962&quot;/&gt;&lt;wsp:rsid wsp:val=&quot;32B16746&quot;/&gt;&lt;wsp:rsid wsp:val=&quot;32B23B50&quot;/&gt;&lt;wsp:rsid wsp:val=&quot;32B82641&quot;/&gt;&lt;wsp:rsid wsp:val=&quot;32C218C6&quot;/&gt;&lt;wsp:rsid wsp:val=&quot;32C3E174&quot;/&gt;&lt;wsp:rsid wsp:val=&quot;32C4600B&quot;/&gt;&lt;wsp:rsid wsp:val=&quot;32D781F6&quot;/&gt;&lt;wsp:rsid wsp:val=&quot;32DA034C&quot;/&gt;&lt;wsp:rsid wsp:val=&quot;32E0CAEE&quot;/&gt;&lt;wsp:rsid wsp:val=&quot;32EE2B0F&quot;/&gt;&lt;wsp:rsid wsp:val=&quot;32F11DDA&quot;/&gt;&lt;wsp:rsid wsp:val=&quot;32F3B2D0&quot;/&gt;&lt;wsp:rsid wsp:val=&quot;32F541DC&quot;/&gt;&lt;wsp:rsid wsp:val=&quot;32F6102F&quot;/&gt;&lt;wsp:rsid wsp:val=&quot;32F71142&quot;/&gt;&lt;wsp:rsid wsp:val=&quot;32FA57BF&quot;/&gt;&lt;wsp:rsid wsp:val=&quot;33034879&quot;/&gt;&lt;wsp:rsid wsp:val=&quot;33126453&quot;/&gt;&lt;wsp:rsid wsp:val=&quot;3318E073&quot;/&gt;&lt;wsp:rsid wsp:val=&quot;332854FA&quot;/&gt;&lt;wsp:rsid wsp:val=&quot;332BA9B6&quot;/&gt;&lt;wsp:rsid wsp:val=&quot;33330EB2&quot;/&gt;&lt;wsp:rsid wsp:val=&quot;33422D7F&quot;/&gt;&lt;wsp:rsid wsp:val=&quot;3349BAFF&quot;/&gt;&lt;wsp:rsid wsp:val=&quot;334EA2B1&quot;/&gt;&lt;wsp:rsid wsp:val=&quot;335A2045&quot;/&gt;&lt;wsp:rsid wsp:val=&quot;335CD98C&quot;/&gt;&lt;wsp:rsid wsp:val=&quot;3362BDDA&quot;/&gt;&lt;wsp:rsid wsp:val=&quot;336B533B&quot;/&gt;&lt;wsp:rsid wsp:val=&quot;3370291A&quot;/&gt;&lt;wsp:rsid wsp:val=&quot;33703012&quot;/&gt;&lt;wsp:rsid wsp:val=&quot;3370EE9D&quot;/&gt;&lt;wsp:rsid wsp:val=&quot;33792476&quot;/&gt;&lt;wsp:rsid wsp:val=&quot;338EB1EE&quot;/&gt;&lt;wsp:rsid wsp:val=&quot;339C5199&quot;/&gt;&lt;wsp:rsid wsp:val=&quot;339D4A46&quot;/&gt;&lt;wsp:rsid wsp:val=&quot;33A9BE4C&quot;/&gt;&lt;wsp:rsid wsp:val=&quot;33B86E6C&quot;/&gt;&lt;wsp:rsid wsp:val=&quot;33EB2948&quot;/&gt;&lt;wsp:rsid wsp:val=&quot;33FFB5B8&quot;/&gt;&lt;wsp:rsid wsp:val=&quot;340086BF&quot;/&gt;&lt;wsp:rsid wsp:val=&quot;340FD379&quot;/&gt;&lt;wsp:rsid wsp:val=&quot;3429EFD5&quot;/&gt;&lt;wsp:rsid wsp:val=&quot;3457F7D7&quot;/&gt;&lt;wsp:rsid wsp:val=&quot;345B542B&quot;/&gt;&lt;wsp:rsid wsp:val=&quot;3462AF77&quot;/&gt;&lt;wsp:rsid wsp:val=&quot;346B6D54&quot;/&gt;&lt;wsp:rsid wsp:val=&quot;34718779&quot;/&gt;&lt;wsp:rsid wsp:val=&quot;347931EE&quot;/&gt;&lt;wsp:rsid wsp:val=&quot;3496264B&quot;/&gt;&lt;wsp:rsid wsp:val=&quot;34CF20FC&quot;/&gt;&lt;wsp:rsid wsp:val=&quot;34DDE599&quot;/&gt;&lt;wsp:rsid wsp:val=&quot;34EC1980&quot;/&gt;&lt;wsp:rsid wsp:val=&quot;350DC37E&quot;/&gt;&lt;wsp:rsid wsp:val=&quot;3519AAE9&quot;/&gt;&lt;wsp:rsid wsp:val=&quot;35234715&quot;/&gt;&lt;wsp:rsid wsp:val=&quot;35273518&quot;/&gt;&lt;wsp:rsid wsp:val=&quot;3530EF26&quot;/&gt;&lt;wsp:rsid wsp:val=&quot;3549203B&quot;/&gt;&lt;wsp:rsid wsp:val=&quot;354C3B5F&quot;/&gt;&lt;wsp:rsid wsp:val=&quot;355A86D9&quot;/&gt;&lt;wsp:rsid wsp:val=&quot;355B4D7A&quot;/&gt;&lt;wsp:rsid wsp:val=&quot;355C813C&quot;/&gt;&lt;wsp:rsid wsp:val=&quot;3580D904&quot;/&gt;&lt;wsp:rsid wsp:val=&quot;3589F323&quot;/&gt;&lt;wsp:rsid wsp:val=&quot;35912AF6&quot;/&gt;&lt;wsp:rsid wsp:val=&quot;359B27E5&quot;/&gt;&lt;wsp:rsid wsp:val=&quot;359C7640&quot;/&gt;&lt;wsp:rsid wsp:val=&quot;35AC97D9&quot;/&gt;&lt;wsp:rsid wsp:val=&quot;35B0085C&quot;/&gt;&lt;wsp:rsid wsp:val=&quot;35BEB08D&quot;/&gt;&lt;wsp:rsid wsp:val=&quot;35C5C036&quot;/&gt;&lt;wsp:rsid wsp:val=&quot;35CE7C60&quot;/&gt;&lt;wsp:rsid wsp:val=&quot;35D326DB&quot;/&gt;&lt;wsp:rsid wsp:val=&quot;35D71000&quot;/&gt;&lt;wsp:rsid wsp:val=&quot;35DC2511&quot;/&gt;&lt;wsp:rsid wsp:val=&quot;35DEAD83&quot;/&gt;&lt;wsp:rsid wsp:val=&quot;35E2D870&quot;/&gt;&lt;wsp:rsid wsp:val=&quot;3607C2BF&quot;/&gt;&lt;wsp:rsid wsp:val=&quot;36190F2C&quot;/&gt;&lt;wsp:rsid wsp:val=&quot;361A9AF4&quot;/&gt;&lt;wsp:rsid wsp:val=&quot;3620712C&quot;/&gt;&lt;wsp:rsid wsp:val=&quot;3631F6AC&quot;/&gt;&lt;wsp:rsid wsp:val=&quot;3639F8FF&quot;/&gt;&lt;wsp:rsid wsp:val=&quot;3643EFC9&quot;/&gt;&lt;wsp:rsid wsp:val=&quot;36614D92&quot;/&gt;&lt;wsp:rsid wsp:val=&quot;3662F51B&quot;/&gt;&lt;wsp:rsid wsp:val=&quot;367DD204&quot;/&gt;&lt;wsp:rsid wsp:val=&quot;367E7754&quot;/&gt;&lt;wsp:rsid wsp:val=&quot;3686316B&quot;/&gt;&lt;wsp:rsid wsp:val=&quot;368653B2&quot;/&gt;&lt;wsp:rsid wsp:val=&quot;36B21534&quot;/&gt;&lt;wsp:rsid wsp:val=&quot;36B810CB&quot;/&gt;&lt;wsp:rsid wsp:val=&quot;36C19F02&quot;/&gt;&lt;wsp:rsid wsp:val=&quot;36C62558&quot;/&gt;&lt;wsp:rsid wsp:val=&quot;36D730B1&quot;/&gt;&lt;wsp:rsid wsp:val=&quot;36E155EF&quot;/&gt;&lt;wsp:rsid wsp:val=&quot;36FB9A48&quot;/&gt;&lt;wsp:rsid wsp:val=&quot;370E87D7&quot;/&gt;&lt;wsp:rsid wsp:val=&quot;370FB627&quot;/&gt;&lt;wsp:rsid wsp:val=&quot;37104FE8&quot;/&gt;&lt;wsp:rsid wsp:val=&quot;371189C8&quot;/&gt;&lt;wsp:rsid wsp:val=&quot;3712FAA5&quot;/&gt;&lt;wsp:rsid wsp:val=&quot;37135237&quot;/&gt;&lt;wsp:rsid wsp:val=&quot;3718316B&quot;/&gt;&lt;wsp:rsid wsp:val=&quot;3740DF36&quot;/&gt;&lt;wsp:rsid wsp:val=&quot;37471BC6&quot;/&gt;&lt;wsp:rsid wsp:val=&quot;37501116&quot;/&gt;&lt;wsp:rsid wsp:val=&quot;375426DA&quot;/&gt;&lt;wsp:rsid wsp:val=&quot;37619097&quot;/&gt;&lt;wsp:rsid wsp:val=&quot;3762F9C9&quot;/&gt;&lt;wsp:rsid wsp:val=&quot;376ACB05&quot;/&gt;&lt;wsp:rsid wsp:val=&quot;3772A109&quot;/&gt;&lt;wsp:rsid wsp:val=&quot;377B2B01&quot;/&gt;&lt;wsp:rsid wsp:val=&quot;37941B36&quot;/&gt;&lt;wsp:rsid wsp:val=&quot;37A27C13&quot;/&gt;&lt;wsp:rsid wsp:val=&quot;37B4090D&quot;/&gt;&lt;wsp:rsid wsp:val=&quot;37BCC593&quot;/&gt;&lt;wsp:rsid wsp:val=&quot;37BF2801&quot;/&gt;&lt;wsp:rsid wsp:val=&quot;37D710E4&quot;/&gt;&lt;wsp:rsid wsp:val=&quot;37F18325&quot;/&gt;&lt;wsp:rsid wsp:val=&quot;37F8172A&quot;/&gt;&lt;wsp:rsid wsp:val=&quot;380A3FE6&quot;/&gt;&lt;wsp:rsid wsp:val=&quot;380B3FFD&quot;/&gt;&lt;wsp:rsid wsp:val=&quot;3823BA42&quot;/&gt;&lt;wsp:rsid wsp:val=&quot;382D31D5&quot;/&gt;&lt;wsp:rsid wsp:val=&quot;383F60BC&quot;/&gt;&lt;wsp:rsid wsp:val=&quot;387FB28C&quot;/&gt;&lt;wsp:rsid wsp:val=&quot;387FD77D&quot;/&gt;&lt;wsp:rsid wsp:val=&quot;3891DFDC&quot;/&gt;&lt;wsp:rsid wsp:val=&quot;38AAB380&quot;/&gt;&lt;wsp:rsid wsp:val=&quot;38ADFE55&quot;/&gt;&lt;wsp:rsid wsp:val=&quot;38AE30BF&quot;/&gt;&lt;wsp:rsid wsp:val=&quot;38D6FCB3&quot;/&gt;&lt;wsp:rsid wsp:val=&quot;38E24367&quot;/&gt;&lt;wsp:rsid wsp:val=&quot;38ED6B12&quot;/&gt;&lt;wsp:rsid wsp:val=&quot;38FB6378&quot;/&gt;&lt;wsp:rsid wsp:val=&quot;38FBAC8B&quot;/&gt;&lt;wsp:rsid wsp:val=&quot;390626A1&quot;/&gt;&lt;wsp:rsid wsp:val=&quot;391491FB&quot;/&gt;&lt;wsp:rsid wsp:val=&quot;39164E45&quot;/&gt;&lt;wsp:rsid wsp:val=&quot;391FCAB1&quot;/&gt;&lt;wsp:rsid wsp:val=&quot;3934BD0B&quot;/&gt;&lt;wsp:rsid wsp:val=&quot;393EDE77&quot;/&gt;&lt;wsp:rsid wsp:val=&quot;394944D0&quot;/&gt;&lt;wsp:rsid wsp:val=&quot;395C57D2&quot;/&gt;&lt;wsp:rsid wsp:val=&quot;39651274&quot;/&gt;&lt;wsp:rsid wsp:val=&quot;3966EC74&quot;/&gt;&lt;wsp:rsid wsp:val=&quot;3968F3F3&quot;/&gt;&lt;wsp:rsid wsp:val=&quot;3972423F&quot;/&gt;&lt;wsp:rsid wsp:val=&quot;3972EDAF&quot;/&gt;&lt;wsp:rsid wsp:val=&quot;39B61816&quot;/&gt;&lt;wsp:rsid wsp:val=&quot;39B872DC&quot;/&gt;&lt;wsp:rsid wsp:val=&quot;39BFA048&quot;/&gt;&lt;wsp:rsid wsp:val=&quot;39C79B0E&quot;/&gt;&lt;wsp:rsid wsp:val=&quot;39EA0E14&quot;/&gt;&lt;wsp:rsid wsp:val=&quot;39EA9AA9&quot;/&gt;&lt;wsp:rsid wsp:val=&quot;39EC852D&quot;/&gt;&lt;wsp:rsid wsp:val=&quot;39FE15DE&quot;/&gt;&lt;wsp:rsid wsp:val=&quot;3A03E3CE&quot;/&gt;&lt;wsp:rsid wsp:val=&quot;3A0B73FD&quot;/&gt;&lt;wsp:rsid wsp:val=&quot;3A0ECDC8&quot;/&gt;&lt;wsp:rsid wsp:val=&quot;3A165F93&quot;/&gt;&lt;wsp:rsid wsp:val=&quot;3A1E1636&quot;/&gt;&lt;wsp:rsid wsp:val=&quot;3A4022DC&quot;/&gt;&lt;wsp:rsid wsp:val=&quot;3A447254&quot;/&gt;&lt;wsp:rsid wsp:val=&quot;3A58E104&quot;/&gt;&lt;wsp:rsid wsp:val=&quot;3A67BE48&quot;/&gt;&lt;wsp:rsid wsp:val=&quot;3A71D9A9&quot;/&gt;&lt;wsp:rsid wsp:val=&quot;3A78FDC9&quot;/&gt;&lt;wsp:rsid wsp:val=&quot;3A8A8BDF&quot;/&gt;&lt;wsp:rsid wsp:val=&quot;3A8F1698&quot;/&gt;&lt;wsp:rsid wsp:val=&quot;3A92364A&quot;/&gt;&lt;wsp:rsid wsp:val=&quot;3A9D2DAB&quot;/&gt;&lt;wsp:rsid wsp:val=&quot;3AA697FE&quot;/&gt;&lt;wsp:rsid wsp:val=&quot;3AAA41CB&quot;/&gt;&lt;wsp:rsid wsp:val=&quot;3AB98DE6&quot;/&gt;&lt;wsp:rsid wsp:val=&quot;3AD08F04&quot;/&gt;&lt;wsp:rsid wsp:val=&quot;3AD852F2&quot;/&gt;&lt;wsp:rsid wsp:val=&quot;3AFAD5A1&quot;/&gt;&lt;wsp:rsid wsp:val=&quot;3B040A72&quot;/&gt;&lt;wsp:rsid wsp:val=&quot;3B0B2536&quot;/&gt;&lt;wsp:rsid wsp:val=&quot;3B21BAD2&quot;/&gt;&lt;wsp:rsid wsp:val=&quot;3B25EFC2&quot;/&gt;&lt;wsp:rsid wsp:val=&quot;3B28E1E2&quot;/&gt;&lt;wsp:rsid wsp:val=&quot;3B573CAF&quot;/&gt;&lt;wsp:rsid wsp:val=&quot;3B5E6278&quot;/&gt;&lt;wsp:rsid wsp:val=&quot;3B78A4AB&quot;/&gt;&lt;wsp:rsid wsp:val=&quot;3B7D5939&quot;/&gt;&lt;wsp:rsid wsp:val=&quot;3B7EC31A&quot;/&gt;&lt;wsp:rsid wsp:val=&quot;3B8BADF6&quot;/&gt;&lt;wsp:rsid wsp:val=&quot;3BA8D8A3&quot;/&gt;&lt;wsp:rsid wsp:val=&quot;3BAB9770&quot;/&gt;&lt;wsp:rsid wsp:val=&quot;3BCA98AE&quot;/&gt;&lt;wsp:rsid wsp:val=&quot;3BCF38BC&quot;/&gt;&lt;wsp:rsid wsp:val=&quot;3BD13DDB&quot;/&gt;&lt;wsp:rsid wsp:val=&quot;3BD78CD7&quot;/&gt;&lt;wsp:rsid wsp:val=&quot;3BEF122D&quot;/&gt;&lt;wsp:rsid wsp:val=&quot;3BF896EC&quot;/&gt;&lt;wsp:rsid wsp:val=&quot;3BF9FBCB&quot;/&gt;&lt;wsp:rsid wsp:val=&quot;3C00EE61&quot;/&gt;&lt;wsp:rsid wsp:val=&quot;3C134CC7&quot;/&gt;&lt;wsp:rsid wsp:val=&quot;3C185E58&quot;/&gt;&lt;wsp:rsid wsp:val=&quot;3C4B614F&quot;/&gt;&lt;wsp:rsid wsp:val=&quot;3C54BC60&quot;/&gt;&lt;wsp:rsid wsp:val=&quot;3C677D10&quot;/&gt;&lt;wsp:rsid wsp:val=&quot;3C72C04F&quot;/&gt;&lt;wsp:rsid wsp:val=&quot;3C86575E&quot;/&gt;&lt;wsp:rsid wsp:val=&quot;3C8CDDF9&quot;/&gt;&lt;wsp:rsid wsp:val=&quot;3C9C968E&quot;/&gt;&lt;wsp:rsid wsp:val=&quot;3CA2D5AC&quot;/&gt;&lt;wsp:rsid wsp:val=&quot;3CAF55BE&quot;/&gt;&lt;wsp:rsid wsp:val=&quot;3CB178BD&quot;/&gt;&lt;wsp:rsid wsp:val=&quot;3CB22E6A&quot;/&gt;&lt;wsp:rsid wsp:val=&quot;3CBDF456&quot;/&gt;&lt;wsp:rsid wsp:val=&quot;3CD870C7&quot;/&gt;&lt;wsp:rsid wsp:val=&quot;3CDFE246&quot;/&gt;&lt;wsp:rsid wsp:val=&quot;3CED3705&quot;/&gt;&lt;wsp:rsid wsp:val=&quot;3D11556B&quot;/&gt;&lt;wsp:rsid wsp:val=&quot;3D16FCA6&quot;/&gt;&lt;wsp:rsid wsp:val=&quot;3D20A6E5&quot;/&gt;&lt;wsp:rsid wsp:val=&quot;3D25C250&quot;/&gt;&lt;wsp:rsid wsp:val=&quot;3D334F4F&quot;/&gt;&lt;wsp:rsid wsp:val=&quot;3D373D50&quot;/&gt;&lt;wsp:rsid wsp:val=&quot;3D436B53&quot;/&gt;&lt;wsp:rsid wsp:val=&quot;3D51CD02&quot;/&gt;&lt;wsp:rsid wsp:val=&quot;3D5CAB14&quot;/&gt;&lt;wsp:rsid wsp:val=&quot;3D689E03&quot;/&gt;&lt;wsp:rsid wsp:val=&quot;3D707565&quot;/&gt;&lt;wsp:rsid wsp:val=&quot;3D793332&quot;/&gt;&lt;wsp:rsid wsp:val=&quot;3D7F916C&quot;/&gt;&lt;wsp:rsid wsp:val=&quot;3D805F49&quot;/&gt;&lt;wsp:rsid wsp:val=&quot;3D86894D&quot;/&gt;&lt;wsp:rsid wsp:val=&quot;3D87FE86&quot;/&gt;&lt;wsp:rsid wsp:val=&quot;3D97ACAA&quot;/&gt;&lt;wsp:rsid wsp:val=&quot;3DB0AE79&quot;/&gt;&lt;wsp:rsid wsp:val=&quot;3DBE845B&quot;/&gt;&lt;wsp:rsid wsp:val=&quot;3DC76E76&quot;/&gt;&lt;wsp:rsid wsp:val=&quot;3DCEF97B&quot;/&gt;&lt;wsp:rsid wsp:val=&quot;3DE821C2&quot;/&gt;&lt;wsp:rsid wsp:val=&quot;3DE9BF68&quot;/&gt;&lt;wsp:rsid wsp:val=&quot;3E073F7E&quot;/&gt;&lt;wsp:rsid wsp:val=&quot;3E0840EA&quot;/&gt;&lt;wsp:rsid wsp:val=&quot;3E0C3B95&quot;/&gt;&lt;wsp:rsid wsp:val=&quot;3E10988C&quot;/&gt;&lt;wsp:rsid wsp:val=&quot;3E124F9A&quot;/&gt;&lt;wsp:rsid wsp:val=&quot;3E1D2E98&quot;/&gt;&lt;wsp:rsid wsp:val=&quot;3E285B5D&quot;/&gt;&lt;wsp:rsid wsp:val=&quot;3E2F85F0&quot;/&gt;&lt;wsp:rsid wsp:val=&quot;3E37D8AA&quot;/&gt;&lt;wsp:rsid wsp:val=&quot;3E398A3B&quot;/&gt;&lt;wsp:rsid wsp:val=&quot;3E3B3626&quot;/&gt;&lt;wsp:rsid wsp:val=&quot;3E3D0891&quot;/&gt;&lt;wsp:rsid wsp:val=&quot;3E4E0D59&quot;/&gt;&lt;wsp:rsid wsp:val=&quot;3E569F7A&quot;/&gt;&lt;wsp:rsid wsp:val=&quot;3E652209&quot;/&gt;&lt;wsp:rsid wsp:val=&quot;3E6D8567&quot;/&gt;&lt;wsp:rsid wsp:val=&quot;3E824E3A&quot;/&gt;&lt;wsp:rsid wsp:val=&quot;3E898939&quot;/&gt;&lt;wsp:rsid wsp:val=&quot;3E8B859E&quot;/&gt;&lt;wsp:rsid wsp:val=&quot;3E96A5FB&quot;/&gt;&lt;wsp:rsid wsp:val=&quot;3EA4E85D&quot;/&gt;&lt;wsp:rsid wsp:val=&quot;3EA5CA07&quot;/&gt;&lt;wsp:rsid wsp:val=&quot;3EB83558&quot;/&gt;&lt;wsp:rsid wsp:val=&quot;3EBF300A&quot;/&gt;&lt;wsp:rsid wsp:val=&quot;3EC293F4&quot;/&gt;&lt;wsp:rsid wsp:val=&quot;3EC4D545&quot;/&gt;&lt;wsp:rsid wsp:val=&quot;3EDC7219&quot;/&gt;&lt;wsp:rsid wsp:val=&quot;3EDD15C2&quot;/&gt;&lt;wsp:rsid wsp:val=&quot;3EDF239B&quot;/&gt;&lt;wsp:rsid wsp:val=&quot;3EE51106&quot;/&gt;&lt;wsp:rsid wsp:val=&quot;3EF3FB6B&quot;/&gt;&lt;wsp:rsid wsp:val=&quot;3F022EF3&quot;/&gt;&lt;wsp:rsid wsp:val=&quot;3F0BBDDF&quot;/&gt;&lt;wsp:rsid wsp:val=&quot;3F1CD52B&quot;/&gt;&lt;wsp:rsid wsp:val=&quot;3F22070E&quot;/&gt;&lt;wsp:rsid wsp:val=&quot;3F29705D&quot;/&gt;&lt;wsp:rsid wsp:val=&quot;3F2DDA27&quot;/&gt;&lt;wsp:rsid wsp:val=&quot;3F65203E&quot;/&gt;&lt;wsp:rsid wsp:val=&quot;3F65F247&quot;/&gt;&lt;wsp:rsid wsp:val=&quot;3F78DFB8&quot;/&gt;&lt;wsp:rsid wsp:val=&quot;3F8CB2C3&quot;/&gt;&lt;wsp:rsid wsp:val=&quot;3F8D080C&quot;/&gt;&lt;wsp:rsid wsp:val=&quot;3FA7E946&quot;/&gt;&lt;wsp:rsid wsp:val=&quot;3FB7222A&quot;/&gt;&lt;wsp:rsid wsp:val=&quot;3FBDB666&quot;/&gt;&lt;wsp:rsid wsp:val=&quot;3FC4A810&quot;/&gt;&lt;wsp:rsid wsp:val=&quot;3FC7B685&quot;/&gt;&lt;wsp:rsid wsp:val=&quot;3FD2EE8A&quot;/&gt;&lt;wsp:rsid wsp:val=&quot;3FE11F1C&quot;/&gt;&lt;wsp:rsid wsp:val=&quot;4003AAB2&quot;/&gt;&lt;wsp:rsid wsp:val=&quot;40047225&quot;/&gt;&lt;wsp:rsid wsp:val=&quot;40068CC4&quot;/&gt;&lt;wsp:rsid wsp:val=&quot;400ECBF3&quot;/&gt;&lt;wsp:rsid wsp:val=&quot;40174385&quot;/&gt;&lt;wsp:rsid wsp:val=&quot;402E3172&quot;/&gt;&lt;wsp:rsid wsp:val=&quot;40402B5B&quot;/&gt;&lt;wsp:rsid wsp:val=&quot;4055F221&quot;/&gt;&lt;wsp:rsid wsp:val=&quot;4059EB12&quot;/&gt;&lt;wsp:rsid wsp:val=&quot;409D7ADD&quot;/&gt;&lt;wsp:rsid wsp:val=&quot;40ABBB75&quot;/&gt;&lt;wsp:rsid wsp:val=&quot;40AD59E9&quot;/&gt;&lt;wsp:rsid wsp:val=&quot;40B54760&quot;/&gt;&lt;wsp:rsid wsp:val=&quot;40BADC08&quot;/&gt;&lt;wsp:rsid wsp:val=&quot;40C71000&quot;/&gt;&lt;wsp:rsid wsp:val=&quot;40CE5807&quot;/&gt;&lt;wsp:rsid wsp:val=&quot;40D90AD0&quot;/&gt;&lt;wsp:rsid wsp:val=&quot;40D951BD&quot;/&gt;&lt;wsp:rsid wsp:val=&quot;40DAE098&quot;/&gt;&lt;wsp:rsid wsp:val=&quot;40DD4EC6&quot;/&gt;&lt;wsp:rsid wsp:val=&quot;40E329D4&quot;/&gt;&lt;wsp:rsid wsp:val=&quot;40F79D6F&quot;/&gt;&lt;wsp:rsid wsp:val=&quot;41228F1A&quot;/&gt;&lt;wsp:rsid wsp:val=&quot;4126C53E&quot;/&gt;&lt;wsp:rsid wsp:val=&quot;41465D96&quot;/&gt;&lt;wsp:rsid wsp:val=&quot;4146D983&quot;/&gt;&lt;wsp:rsid wsp:val=&quot;41541A3C&quot;/&gt;&lt;wsp:rsid wsp:val=&quot;41546936&quot;/&gt;&lt;wsp:rsid wsp:val=&quot;4170AF09&quot;/&gt;&lt;wsp:rsid wsp:val=&quot;41756398&quot;/&gt;&lt;wsp:rsid wsp:val=&quot;417892B1&quot;/&gt;&lt;wsp:rsid wsp:val=&quot;4185AE1B&quot;/&gt;&lt;wsp:rsid wsp:val=&quot;4187DC22&quot;/&gt;&lt;wsp:rsid wsp:val=&quot;419E8E00&quot;/&gt;&lt;wsp:rsid wsp:val=&quot;41A03462&quot;/&gt;&lt;wsp:rsid wsp:val=&quot;41B35038&quot;/&gt;&lt;wsp:rsid wsp:val=&quot;41B96F63&quot;/&gt;&lt;wsp:rsid wsp:val=&quot;41C70632&quot;/&gt;&lt;wsp:rsid wsp:val=&quot;41C857F8&quot;/&gt;&lt;wsp:rsid wsp:val=&quot;41C86D4C&quot;/&gt;&lt;wsp:rsid wsp:val=&quot;41D15B1E&quot;/&gt;&lt;wsp:rsid wsp:val=&quot;41D5FCC6&quot;/&gt;&lt;wsp:rsid wsp:val=&quot;41DFA5FA&quot;/&gt;&lt;wsp:rsid wsp:val=&quot;41F1058D&quot;/&gt;&lt;wsp:rsid wsp:val=&quot;41F2AD2C&quot;/&gt;&lt;wsp:rsid wsp:val=&quot;41FC87BF&quot;/&gt;&lt;wsp:rsid wsp:val=&quot;42074097&quot;/&gt;&lt;wsp:rsid wsp:val=&quot;4209D73A&quot;/&gt;&lt;wsp:rsid wsp:val=&quot;4212ACEE&quot;/&gt;&lt;wsp:rsid wsp:val=&quot;4223BF26&quot;/&gt;&lt;wsp:rsid wsp:val=&quot;423904E1&quot;/&gt;&lt;wsp:rsid wsp:val=&quot;4241A118&quot;/&gt;&lt;wsp:rsid wsp:val=&quot;4248AFA3&quot;/&gt;&lt;wsp:rsid wsp:val=&quot;4250E165&quot;/&gt;&lt;wsp:rsid wsp:val=&quot;42528F17&quot;/&gt;&lt;wsp:rsid wsp:val=&quot;42595088&quot;/&gt;&lt;wsp:rsid wsp:val=&quot;425FDE20&quot;/&gt;&lt;wsp:rsid wsp:val=&quot;4261201D&quot;/&gt;&lt;wsp:rsid wsp:val=&quot;427B56AB&quot;/&gt;&lt;wsp:rsid wsp:val=&quot;428F1733&quot;/&gt;&lt;wsp:rsid wsp:val=&quot;42906558&quot;/&gt;&lt;wsp:rsid wsp:val=&quot;42988186&quot;/&gt;&lt;wsp:rsid wsp:val=&quot;42AAFF62&quot;/&gt;&lt;wsp:rsid wsp:val=&quot;42ADD1C1&quot;/&gt;&lt;wsp:rsid wsp:val=&quot;42B99E49&quot;/&gt;&lt;wsp:rsid wsp:val=&quot;42D02989&quot;/&gt;&lt;wsp:rsid wsp:val=&quot;42D5FBC8&quot;/&gt;&lt;wsp:rsid wsp:val=&quot;42E34B98&quot;/&gt;&lt;wsp:rsid wsp:val=&quot;42E8BEA0&quot;/&gt;&lt;wsp:rsid wsp:val=&quot;42F573C9&quot;/&gt;&lt;wsp:rsid wsp:val=&quot;4304099D&quot;/&gt;&lt;wsp:rsid wsp:val=&quot;430A67F5&quot;/&gt;&lt;wsp:rsid wsp:val=&quot;4317C2AF&quot;/&gt;&lt;wsp:rsid wsp:val=&quot;431CAF2F&quot;/&gt;&lt;wsp:rsid wsp:val=&quot;43217E7C&quot;/&gt;&lt;wsp:rsid wsp:val=&quot;4323310C&quot;/&gt;&lt;wsp:rsid wsp:val=&quot;4326A5B5&quot;/&gt;&lt;wsp:rsid wsp:val=&quot;432DE30F&quot;/&gt;&lt;wsp:rsid wsp:val=&quot;4333B072&quot;/&gt;&lt;wsp:rsid wsp:val=&quot;433B1B2B&quot;/&gt;&lt;wsp:rsid wsp:val=&quot;4344F317&quot;/&gt;&lt;wsp:rsid wsp:val=&quot;4346DC01&quot;/&gt;&lt;wsp:rsid wsp:val=&quot;434FDCE2&quot;/&gt;&lt;wsp:rsid wsp:val=&quot;43502256&quot;/&gt;&lt;wsp:rsid wsp:val=&quot;435875F9&quot;/&gt;&lt;wsp:rsid wsp:val=&quot;4359E2F8&quot;/&gt;&lt;wsp:rsid wsp:val=&quot;435C7889&quot;/&gt;&lt;wsp:rsid wsp:val=&quot;436A5D79&quot;/&gt;&lt;wsp:rsid wsp:val=&quot;43710797&quot;/&gt;&lt;wsp:rsid wsp:val=&quot;4371CD7E&quot;/&gt;&lt;wsp:rsid wsp:val=&quot;4372EDB3&quot;/&gt;&lt;wsp:rsid wsp:val=&quot;437674BA&quot;/&gt;&lt;wsp:rsid wsp:val=&quot;438BB3F0&quot;/&gt;&lt;wsp:rsid wsp:val=&quot;43944A59&quot;/&gt;&lt;wsp:rsid wsp:val=&quot;439D9487&quot;/&gt;&lt;wsp:rsid wsp:val=&quot;43A45579&quot;/&gt;&lt;wsp:rsid wsp:val=&quot;43AF77E1&quot;/&gt;&lt;wsp:rsid wsp:val=&quot;43BD603B&quot;/&gt;&lt;wsp:rsid wsp:val=&quot;43C0CD4C&quot;/&gt;&lt;wsp:rsid wsp:val=&quot;43CA0E0B&quot;/&gt;&lt;wsp:rsid wsp:val=&quot;43CC6A2E&quot;/&gt;&lt;wsp:rsid wsp:val=&quot;43D0C358&quot;/&gt;&lt;wsp:rsid wsp:val=&quot;43D41360&quot;/&gt;&lt;wsp:rsid wsp:val=&quot;43DF3595&quot;/&gt;&lt;wsp:rsid wsp:val=&quot;43E066C9&quot;/&gt;&lt;wsp:rsid wsp:val=&quot;43E5F1E3&quot;/&gt;&lt;wsp:rsid wsp:val=&quot;43EA7EA7&quot;/&gt;&lt;wsp:rsid wsp:val=&quot;44021198&quot;/&gt;&lt;wsp:rsid wsp:val=&quot;4417E119&quot;/&gt;&lt;wsp:rsid wsp:val=&quot;441836C4&quot;/&gt;&lt;wsp:rsid wsp:val=&quot;4432FC58&quot;/&gt;&lt;wsp:rsid wsp:val=&quot;44342F62&quot;/&gt;&lt;wsp:rsid wsp:val=&quot;4434CAC9&quot;/&gt;&lt;wsp:rsid wsp:val=&quot;443D69B8&quot;/&gt;&lt;wsp:rsid wsp:val=&quot;44494434&quot;/&gt;&lt;wsp:rsid wsp:val=&quot;44515246&quot;/&gt;&lt;wsp:rsid wsp:val=&quot;4464A006&quot;/&gt;&lt;wsp:rsid wsp:val=&quot;4466CD26&quot;/&gt;&lt;wsp:rsid wsp:val=&quot;446DCB14&quot;/&gt;&lt;wsp:rsid wsp:val=&quot;44822731&quot;/&gt;&lt;wsp:rsid wsp:val=&quot;4488F72F&quot;/&gt;&lt;wsp:rsid wsp:val=&quot;4489C3F9&quot;/&gt;&lt;wsp:rsid wsp:val=&quot;4494F59F&quot;/&gt;&lt;wsp:rsid wsp:val=&quot;44A414B1&quot;/&gt;&lt;wsp:rsid wsp:val=&quot;44E9D8B4&quot;/&gt;&lt;wsp:rsid wsp:val=&quot;44ED8616&quot;/&gt;&lt;wsp:rsid wsp:val=&quot;44F0D1C9&quot;/&gt;&lt;wsp:rsid wsp:val=&quot;44F848EA&quot;/&gt;&lt;wsp:rsid wsp:val=&quot;44FC7D60&quot;/&gt;&lt;wsp:rsid wsp:val=&quot;45098276&quot;/&gt;&lt;wsp:rsid wsp:val=&quot;451A9B5E&quot;/&gt;&lt;wsp:rsid wsp:val=&quot;45238D64&quot;/&gt;&lt;wsp:rsid wsp:val=&quot;453FB9EA&quot;/&gt;&lt;wsp:rsid wsp:val=&quot;454256C8&quot;/&gt;&lt;wsp:rsid wsp:val=&quot;4548BA7E&quot;/&gt;&lt;wsp:rsid wsp:val=&quot;454A0115&quot;/&gt;&lt;wsp:rsid wsp:val=&quot;454CFAEE&quot;/&gt;&lt;wsp:rsid wsp:val=&quot;45562F5A&quot;/&gt;&lt;wsp:rsid wsp:val=&quot;455DFC5B&quot;/&gt;&lt;wsp:rsid wsp:val=&quot;45701AA4&quot;/&gt;&lt;wsp:rsid wsp:val=&quot;45837BDB&quot;/&gt;&lt;wsp:rsid wsp:val=&quot;458D5B6E&quot;/&gt;&lt;wsp:rsid wsp:val=&quot;459138FB&quot;/&gt;&lt;wsp:rsid wsp:val=&quot;459167FC&quot;/&gt;&lt;wsp:rsid wsp:val=&quot;4592B3FB&quot;/&gt;&lt;wsp:rsid wsp:val=&quot;459A8123&quot;/&gt;&lt;wsp:rsid wsp:val=&quot;45A07234&quot;/&gt;&lt;wsp:rsid wsp:val=&quot;45AA5592&quot;/&gt;&lt;wsp:rsid wsp:val=&quot;45B97F52&quot;/&gt;&lt;wsp:rsid wsp:val=&quot;45C5BE61&quot;/&gt;&lt;wsp:rsid wsp:val=&quot;45DBBB25&quot;/&gt;&lt;wsp:rsid wsp:val=&quot;45FD9315&quot;/&gt;&lt;wsp:rsid wsp:val=&quot;46058A51&quot;/&gt;&lt;wsp:rsid wsp:val=&quot;460A7196&quot;/&gt;&lt;wsp:rsid wsp:val=&quot;460D9C8A&quot;/&gt;&lt;wsp:rsid wsp:val=&quot;4628E05A&quot;/&gt;&lt;wsp:rsid wsp:val=&quot;462A057E&quot;/&gt;&lt;wsp:rsid wsp:val=&quot;4634AFDD&quot;/&gt;&lt;wsp:rsid wsp:val=&quot;464583D8&quot;/&gt;&lt;wsp:rsid wsp:val=&quot;465043B7&quot;/&gt;&lt;wsp:rsid wsp:val=&quot;46520F05&quot;/&gt;&lt;wsp:rsid wsp:val=&quot;46586C7D&quot;/&gt;&lt;wsp:rsid wsp:val=&quot;465DF276&quot;/&gt;&lt;wsp:rsid wsp:val=&quot;46A4CC41&quot;/&gt;&lt;wsp:rsid wsp:val=&quot;46AB6DAB&quot;/&gt;&lt;wsp:rsid wsp:val=&quot;46C28446&quot;/&gt;&lt;wsp:rsid wsp:val=&quot;46C4C8DD&quot;/&gt;&lt;wsp:rsid wsp:val=&quot;46CE49AE&quot;/&gt;&lt;wsp:rsid wsp:val=&quot;46DF7F46&quot;/&gt;&lt;wsp:rsid wsp:val=&quot;46EB17FE&quot;/&gt;&lt;wsp:rsid wsp:val=&quot;46F09670&quot;/&gt;&lt;wsp:rsid wsp:val=&quot;46F3A60E&quot;/&gt;&lt;wsp:rsid wsp:val=&quot;4700F210&quot;/&gt;&lt;wsp:rsid wsp:val=&quot;47156AC1&quot;/&gt;&lt;wsp:rsid wsp:val=&quot;471996ED&quot;/&gt;&lt;wsp:rsid wsp:val=&quot;47257C68&quot;/&gt;&lt;wsp:rsid wsp:val=&quot;472E73CC&quot;/&gt;&lt;wsp:rsid wsp:val=&quot;47365184&quot;/&gt;&lt;wsp:rsid wsp:val=&quot;473AD547&quot;/&gt;&lt;wsp:rsid wsp:val=&quot;473F5209&quot;/&gt;&lt;wsp:rsid wsp:val=&quot;475207F7&quot;/&gt;&lt;wsp:rsid wsp:val=&quot;475451F4&quot;/&gt;&lt;wsp:rsid wsp:val=&quot;475F2351&quot;/&gt;&lt;wsp:rsid wsp:val=&quot;476BF2A9&quot;/&gt;&lt;wsp:rsid wsp:val=&quot;476CA315&quot;/&gt;&lt;wsp:rsid wsp:val=&quot;4778E45E&quot;/&gt;&lt;wsp:rsid wsp:val=&quot;477D516D&quot;/&gt;&lt;wsp:rsid wsp:val=&quot;47837DE9&quot;/&gt;&lt;wsp:rsid wsp:val=&quot;478C74CF&quot;/&gt;&lt;wsp:rsid wsp:val=&quot;47996376&quot;/&gt;&lt;wsp:rsid wsp:val=&quot;47A03990&quot;/&gt;&lt;wsp:rsid wsp:val=&quot;47AD4162&quot;/&gt;&lt;wsp:rsid wsp:val=&quot;47B6A7AD&quot;/&gt;&lt;wsp:rsid wsp:val=&quot;47BAB5E0&quot;/&gt;&lt;wsp:rsid wsp:val=&quot;47C0DF06&quot;/&gt;&lt;wsp:rsid wsp:val=&quot;47CF6B4D&quot;/&gt;&lt;wsp:rsid wsp:val=&quot;47E2FDCC&quot;/&gt;&lt;wsp:rsid wsp:val=&quot;47E6BD8E&quot;/&gt;&lt;wsp:rsid wsp:val=&quot;47EEC471&quot;/&gt;&lt;wsp:rsid wsp:val=&quot;47F6BDB2&quot;/&gt;&lt;wsp:rsid wsp:val=&quot;47F8B145&quot;/&gt;&lt;wsp:rsid wsp:val=&quot;47FDAC90&quot;/&gt;&lt;wsp:rsid wsp:val=&quot;47FE4E28&quot;/&gt;&lt;wsp:rsid wsp:val=&quot;4800A6FD&quot;/&gt;&lt;wsp:rsid wsp:val=&quot;4810D898&quot;/&gt;&lt;wsp:rsid wsp:val=&quot;4818D418&quot;/&gt;&lt;wsp:rsid wsp:val=&quot;481FFECE&quot;/&gt;&lt;wsp:rsid wsp:val=&quot;4835938D&quot;/&gt;&lt;wsp:rsid wsp:val=&quot;4838601A&quot;/&gt;&lt;wsp:rsid wsp:val=&quot;483B127E&quot;/&gt;&lt;wsp:rsid wsp:val=&quot;4845A219&quot;/&gt;&lt;wsp:rsid wsp:val=&quot;484D6F83&quot;/&gt;&lt;wsp:rsid wsp:val=&quot;484D8E27&quot;/&gt;&lt;wsp:rsid wsp:val=&quot;4851402B&quot;/&gt;&lt;wsp:rsid wsp:val=&quot;4856B24E&quot;/&gt;&lt;wsp:rsid wsp:val=&quot;489AD1F6&quot;/&gt;&lt;wsp:rsid wsp:val=&quot;48A6F46E&quot;/&gt;&lt;wsp:rsid wsp:val=&quot;48B9E6DE&quot;/&gt;&lt;wsp:rsid wsp:val=&quot;48BD5C66&quot;/&gt;&lt;wsp:rsid wsp:val=&quot;48C7C7B6&quot;/&gt;&lt;wsp:rsid wsp:val=&quot;48CCB334&quot;/&gt;&lt;wsp:rsid wsp:val=&quot;48D582BB&quot;/&gt;&lt;wsp:rsid wsp:val=&quot;48EF253D&quot;/&gt;&lt;wsp:rsid wsp:val=&quot;48F24C39&quot;/&gt;&lt;wsp:rsid wsp:val=&quot;48FA87AF&quot;/&gt;&lt;wsp:rsid wsp:val=&quot;48FBE08F&quot;/&gt;&lt;wsp:rsid wsp:val=&quot;48FD5472&quot;/&gt;&lt;wsp:rsid wsp:val=&quot;48FE58B7&quot;/&gt;&lt;wsp:rsid wsp:val=&quot;4902E91A&quot;/&gt;&lt;wsp:rsid wsp:val=&quot;49038246&quot;/&gt;&lt;wsp:rsid wsp:val=&quot;4907A03A&quot;/&gt;&lt;wsp:rsid wsp:val=&quot;490F3536&quot;/&gt;&lt;wsp:rsid wsp:val=&quot;49126874&quot;/&gt;&lt;wsp:rsid wsp:val=&quot;49178452&quot;/&gt;&lt;wsp:rsid wsp:val=&quot;491DD060&quot;/&gt;&lt;wsp:rsid wsp:val=&quot;4926ED5D&quot;/&gt;&lt;wsp:rsid wsp:val=&quot;492A5CA5&quot;/&gt;&lt;wsp:rsid wsp:val=&quot;492FBEA2&quot;/&gt;&lt;wsp:rsid wsp:val=&quot;4931D723&quot;/&gt;&lt;wsp:rsid wsp:val=&quot;49363B28&quot;/&gt;&lt;wsp:rsid wsp:val=&quot;493DC266&quot;/&gt;&lt;wsp:rsid wsp:val=&quot;495488BC&quot;/&gt;&lt;wsp:rsid wsp:val=&quot;495B8CA1&quot;/&gt;&lt;wsp:rsid wsp:val=&quot;49751628&quot;/&gt;&lt;wsp:rsid wsp:val=&quot;49860829&quot;/&gt;&lt;wsp:rsid wsp:val=&quot;498DC2DE&quot;/&gt;&lt;wsp:rsid wsp:val=&quot;4993F841&quot;/&gt;&lt;wsp:rsid wsp:val=&quot;4994531E&quot;/&gt;&lt;wsp:rsid wsp:val=&quot;49946753&quot;/&gt;&lt;wsp:rsid wsp:val=&quot;49959338&quot;/&gt;&lt;wsp:rsid wsp:val=&quot;49AAEEC7&quot;/&gt;&lt;wsp:rsid wsp:val=&quot;49FAD5B9&quot;/&gt;&lt;wsp:rsid wsp:val=&quot;4A02837B&quot;/&gt;&lt;wsp:rsid wsp:val=&quot;4A1218EA&quot;/&gt;&lt;wsp:rsid wsp:val=&quot;4A26EA5B&quot;/&gt;&lt;wsp:rsid wsp:val=&quot;4A282172&quot;/&gt;&lt;wsp:rsid wsp:val=&quot;4A28ABC5&quot;/&gt;&lt;wsp:rsid wsp:val=&quot;4A385246&quot;/&gt;&lt;wsp:rsid wsp:val=&quot;4A3D1DC1&quot;/&gt;&lt;wsp:rsid wsp:val=&quot;4A41F710&quot;/&gt;&lt;wsp:rsid wsp:val=&quot;4A4441B2&quot;/&gt;&lt;wsp:rsid wsp:val=&quot;4A44EC17&quot;/&gt;&lt;wsp:rsid wsp:val=&quot;4A462FF6&quot;/&gt;&lt;wsp:rsid wsp:val=&quot;4A4DD5B7&quot;/&gt;&lt;wsp:rsid wsp:val=&quot;4A502F66&quot;/&gt;&lt;wsp:rsid wsp:val=&quot;4A57ECE6&quot;/&gt;&lt;wsp:rsid wsp:val=&quot;4A75B224&quot;/&gt;&lt;wsp:rsid wsp:val=&quot;4A769022&quot;/&gt;&lt;wsp:rsid wsp:val=&quot;4A8B43BA&quot;/&gt;&lt;wsp:rsid wsp:val=&quot;4A95DA1A&quot;/&gt;&lt;wsp:rsid wsp:val=&quot;4A9664CB&quot;/&gt;&lt;wsp:rsid wsp:val=&quot;4A9C3127&quot;/&gt;&lt;wsp:rsid wsp:val=&quot;4AB47F27&quot;/&gt;&lt;wsp:rsid wsp:val=&quot;4ABA2A21&quot;/&gt;&lt;wsp:rsid wsp:val=&quot;4ABF93A8&quot;/&gt;&lt;wsp:rsid wsp:val=&quot;4AD4C078&quot;/&gt;&lt;wsp:rsid wsp:val=&quot;4AD79F24&quot;/&gt;&lt;wsp:rsid wsp:val=&quot;4AD79FB9&quot;/&gt;&lt;wsp:rsid wsp:val=&quot;4AF8870D&quot;/&gt;&lt;wsp:rsid wsp:val=&quot;4B075DC7&quot;/&gt;&lt;wsp:rsid wsp:val=&quot;4B1A0695&quot;/&gt;&lt;wsp:rsid wsp:val=&quot;4B23249E&quot;/&gt;&lt;wsp:rsid wsp:val=&quot;4B3847BF&quot;/&gt;&lt;wsp:rsid wsp:val=&quot;4B4790EC&quot;/&gt;&lt;wsp:rsid wsp:val=&quot;4B4D982C&quot;/&gt;&lt;wsp:rsid wsp:val=&quot;4B4E6211&quot;/&gt;&lt;wsp:rsid wsp:val=&quot;4B613D05&quot;/&gt;&lt;wsp:rsid wsp:val=&quot;4B70EE5C&quot;/&gt;&lt;wsp:rsid wsp:val=&quot;4B7BE029&quot;/&gt;&lt;wsp:rsid wsp:val=&quot;4B812DAF&quot;/&gt;&lt;wsp:rsid wsp:val=&quot;4B93EAC0&quot;/&gt;&lt;wsp:rsid wsp:val=&quot;4B984399&quot;/&gt;&lt;wsp:rsid wsp:val=&quot;4BA8C8E6&quot;/&gt;&lt;wsp:rsid wsp:val=&quot;4BBDA343&quot;/&gt;&lt;wsp:rsid wsp:val=&quot;4BC0AE8F&quot;/&gt;&lt;wsp:rsid wsp:val=&quot;4BD8B072&quot;/&gt;&lt;wsp:rsid wsp:val=&quot;4BE0BC78&quot;/&gt;&lt;wsp:rsid wsp:val=&quot;4BE9107A&quot;/&gt;&lt;wsp:rsid wsp:val=&quot;4BF2BD5F&quot;/&gt;&lt;wsp:rsid wsp:val=&quot;4C0D237D&quot;/&gt;&lt;wsp:rsid wsp:val=&quot;4C0D5F38&quot;/&gt;&lt;wsp:rsid wsp:val=&quot;4C221EFE&quot;/&gt;&lt;wsp:rsid wsp:val=&quot;4C2AFDBB&quot;/&gt;&lt;wsp:rsid wsp:val=&quot;4C2CCF03&quot;/&gt;&lt;wsp:rsid wsp:val=&quot;4C2FE13F&quot;/&gt;&lt;wsp:rsid wsp:val=&quot;4C34F263&quot;/&gt;&lt;wsp:rsid wsp:val=&quot;4C37BD4D&quot;/&gt;&lt;wsp:rsid wsp:val=&quot;4C3D988F&quot;/&gt;&lt;wsp:rsid wsp:val=&quot;4C3F71D1&quot;/&gt;&lt;wsp:rsid wsp:val=&quot;4C50C7DC&quot;/&gt;&lt;wsp:rsid wsp:val=&quot;4C512132&quot;/&gt;&lt;wsp:rsid wsp:val=&quot;4C5A7D17&quot;/&gt;&lt;wsp:rsid wsp:val=&quot;4C6977E5&quot;/&gt;&lt;wsp:rsid wsp:val=&quot;4C70DB94&quot;/&gt;&lt;wsp:rsid wsp:val=&quot;4C789288&quot;/&gt;&lt;wsp:rsid wsp:val=&quot;4C8DE614&quot;/&gt;&lt;wsp:rsid wsp:val=&quot;4C8E805A&quot;/&gt;&lt;wsp:rsid wsp:val=&quot;4C97437B&quot;/&gt;&lt;wsp:rsid wsp:val=&quot;4C9EF6E2&quot;/&gt;&lt;wsp:rsid wsp:val=&quot;4CA00CED&quot;/&gt;&lt;wsp:rsid wsp:val=&quot;4CA2D491&quot;/&gt;&lt;wsp:rsid wsp:val=&quot;4CA36609&quot;/&gt;&lt;wsp:rsid wsp:val=&quot;4CB06B0F&quot;/&gt;&lt;wsp:rsid wsp:val=&quot;4CBC1554&quot;/&gt;&lt;wsp:rsid wsp:val=&quot;4CBEE778&quot;/&gt;&lt;wsp:rsid wsp:val=&quot;4CCB6CE4&quot;/&gt;&lt;wsp:rsid wsp:val=&quot;4CDA71E5&quot;/&gt;&lt;wsp:rsid wsp:val=&quot;4CDCDBFC&quot;/&gt;&lt;wsp:rsid wsp:val=&quot;4CE17ACC&quot;/&gt;&lt;wsp:rsid wsp:val=&quot;4CEC453B&quot;/&gt;&lt;wsp:rsid wsp:val=&quot;4CEC6A07&quot;/&gt;&lt;wsp:rsid wsp:val=&quot;4CF304C9&quot;/&gt;&lt;wsp:rsid wsp:val=&quot;4CF41693&quot;/&gt;&lt;wsp:rsid wsp:val=&quot;4CFA046F&quot;/&gt;&lt;wsp:rsid wsp:val=&quot;4CFAB2FA&quot;/&gt;&lt;wsp:rsid wsp:val=&quot;4D112E12&quot;/&gt;&lt;wsp:rsid wsp:val=&quot;4D11E3A8&quot;/&gt;&lt;wsp:rsid wsp:val=&quot;4D1583C4&quot;/&gt;&lt;wsp:rsid wsp:val=&quot;4D1D56E6&quot;/&gt;&lt;wsp:rsid wsp:val=&quot;4D24FEB1&quot;/&gt;&lt;wsp:rsid wsp:val=&quot;4D36B636&quot;/&gt;&lt;wsp:rsid wsp:val=&quot;4D37A0CA&quot;/&gt;&lt;wsp:rsid wsp:val=&quot;4D3908AA&quot;/&gt;&lt;wsp:rsid wsp:val=&quot;4D3F4597&quot;/&gt;&lt;wsp:rsid wsp:val=&quot;4D42D854&quot;/&gt;&lt;wsp:rsid wsp:val=&quot;4D4A12A5&quot;/&gt;&lt;wsp:rsid wsp:val=&quot;4D531900&quot;/&gt;&lt;wsp:rsid wsp:val=&quot;4D54B08A&quot;/&gt;&lt;wsp:rsid wsp:val=&quot;4D5DB73F&quot;/&gt;&lt;wsp:rsid wsp:val=&quot;4D715034&quot;/&gt;&lt;wsp:rsid wsp:val=&quot;4D87D6E6&quot;/&gt;&lt;wsp:rsid wsp:val=&quot;4D8D03CB&quot;/&gt;&lt;wsp:rsid wsp:val=&quot;4D8E8DC0&quot;/&gt;&lt;wsp:rsid wsp:val=&quot;4D9427AA&quot;/&gt;&lt;wsp:rsid wsp:val=&quot;4D99323C&quot;/&gt;&lt;wsp:rsid wsp:val=&quot;4DA271FE&quot;/&gt;&lt;wsp:rsid wsp:val=&quot;4DA2A4EC&quot;/&gt;&lt;wsp:rsid wsp:val=&quot;4DA2A6D1&quot;/&gt;&lt;wsp:rsid wsp:val=&quot;4DA4FA4A&quot;/&gt;&lt;wsp:rsid wsp:val=&quot;4DBE8B32&quot;/&gt;&lt;wsp:rsid wsp:val=&quot;4DCE2D7A&quot;/&gt;&lt;wsp:rsid wsp:val=&quot;4DD02EE6&quot;/&gt;&lt;wsp:rsid wsp:val=&quot;4DFE69E0&quot;/&gt;&lt;wsp:rsid wsp:val=&quot;4E1462CB&quot;/&gt;&lt;wsp:rsid wsp:val=&quot;4E2776F1&quot;/&gt;&lt;wsp:rsid wsp:val=&quot;4E29B675&quot;/&gt;&lt;wsp:rsid wsp:val=&quot;4E2E773A&quot;/&gt;&lt;wsp:rsid wsp:val=&quot;4E3BAF0F&quot;/&gt;&lt;wsp:rsid wsp:val=&quot;4E463973&quot;/&gt;&lt;wsp:rsid wsp:val=&quot;4E46B059&quot;/&gt;&lt;wsp:rsid wsp:val=&quot;4E46EDA2&quot;/&gt;&lt;wsp:rsid wsp:val=&quot;4E47B6FC&quot;/&gt;&lt;wsp:rsid wsp:val=&quot;4E4A3BB2&quot;/&gt;&lt;wsp:rsid wsp:val=&quot;4E4AE413&quot;/&gt;&lt;wsp:rsid wsp:val=&quot;4E4D1A9C&quot;/&gt;&lt;wsp:rsid wsp:val=&quot;4E725778&quot;/&gt;&lt;wsp:rsid wsp:val=&quot;4E7C9B64&quot;/&gt;&lt;wsp:rsid wsp:val=&quot;4E7F770E&quot;/&gt;&lt;wsp:rsid wsp:val=&quot;4E8FA606&quot;/&gt;&lt;wsp:rsid wsp:val=&quot;4E97C78D&quot;/&gt;&lt;wsp:rsid wsp:val=&quot;4EB4CAF1&quot;/&gt;&lt;wsp:rsid wsp:val=&quot;4EB6F9B1&quot;/&gt;&lt;wsp:rsid wsp:val=&quot;4EBB7178&quot;/&gt;&lt;wsp:rsid wsp:val=&quot;4EC6E58A&quot;/&gt;&lt;wsp:rsid wsp:val=&quot;4ECA66D3&quot;/&gt;&lt;wsp:rsid wsp:val=&quot;4EEA56FA&quot;/&gt;&lt;wsp:rsid wsp:val=&quot;4EF8A382&quot;/&gt;&lt;wsp:rsid wsp:val=&quot;4EFDF8F3&quot;/&gt;&lt;wsp:rsid wsp:val=&quot;4F06DA94&quot;/&gt;&lt;wsp:rsid wsp:val=&quot;4F107A94&quot;/&gt;&lt;wsp:rsid wsp:val=&quot;4F24DC9C&quot;/&gt;&lt;wsp:rsid wsp:val=&quot;4F2F8027&quot;/&gt;&lt;wsp:rsid wsp:val=&quot;4F406EF8&quot;/&gt;&lt;wsp:rsid wsp:val=&quot;4F439F34&quot;/&gt;&lt;wsp:rsid wsp:val=&quot;4F4E9855&quot;/&gt;&lt;wsp:rsid wsp:val=&quot;4F4EE5BE&quot;/&gt;&lt;wsp:rsid wsp:val=&quot;4F5A2985&quot;/&gt;&lt;wsp:rsid wsp:val=&quot;4F60A1EC&quot;/&gt;&lt;wsp:rsid wsp:val=&quot;4F625CEA&quot;/&gt;&lt;wsp:rsid wsp:val=&quot;4F67A986&quot;/&gt;&lt;wsp:rsid wsp:val=&quot;4F708035&quot;/&gt;&lt;wsp:rsid wsp:val=&quot;4F7190C5&quot;/&gt;&lt;wsp:rsid wsp:val=&quot;4F759E0A&quot;/&gt;&lt;wsp:rsid wsp:val=&quot;4F7A2883&quot;/&gt;&lt;wsp:rsid wsp:val=&quot;4F81B49C&quot;/&gt;&lt;wsp:rsid wsp:val=&quot;4F845F5B&quot;/&gt;&lt;wsp:rsid wsp:val=&quot;4F852E74&quot;/&gt;&lt;wsp:rsid wsp:val=&quot;4F97B069&quot;/&gt;&lt;wsp:rsid wsp:val=&quot;4F9D5CCF&quot;/&gt;&lt;wsp:rsid wsp:val=&quot;4FA35ABD&quot;/&gt;&lt;wsp:rsid wsp:val=&quot;4FA8E0C2&quot;/&gt;&lt;wsp:rsid wsp:val=&quot;4FB7273C&quot;/&gt;&lt;wsp:rsid wsp:val=&quot;4FC4D9D8&quot;/&gt;&lt;wsp:rsid wsp:val=&quot;4FC6865B&quot;/&gt;&lt;wsp:rsid wsp:val=&quot;4FCCB0E1&quot;/&gt;&lt;wsp:rsid wsp:val=&quot;4FD039B1&quot;/&gt;&lt;wsp:rsid wsp:val=&quot;4FD2AC7E&quot;/&gt;&lt;wsp:rsid wsp:val=&quot;4FD697A4&quot;/&gt;&lt;wsp:rsid wsp:val=&quot;4FE60C13&quot;/&gt;&lt;wsp:rsid wsp:val=&quot;4FEA74C5&quot;/&gt;&lt;wsp:rsid wsp:val=&quot;4FED4BE8&quot;/&gt;&lt;wsp:rsid wsp:val=&quot;4FF3D968&quot;/&gt;&lt;wsp:rsid wsp:val=&quot;4FF7BD30&quot;/&gt;&lt;wsp:rsid wsp:val=&quot;4FFE744F&quot;/&gt;&lt;wsp:rsid wsp:val=&quot;50092E64&quot;/&gt;&lt;wsp:rsid wsp:val=&quot;500C7EB0&quot;/&gt;&lt;wsp:rsid wsp:val=&quot;50102A31&quot;/&gt;&lt;wsp:rsid wsp:val=&quot;501BE28B&quot;/&gt;&lt;wsp:rsid wsp:val=&quot;50214B62&quot;/&gt;&lt;wsp:rsid wsp:val=&quot;5029907C&quot;/&gt;&lt;wsp:rsid wsp:val=&quot;5044387F&quot;/&gt;&lt;wsp:rsid wsp:val=&quot;50723AB5&quot;/&gt;&lt;wsp:rsid wsp:val=&quot;507276EC&quot;/&gt;&lt;wsp:rsid wsp:val=&quot;507A7916&quot;/&gt;&lt;wsp:rsid wsp:val=&quot;509B0920&quot;/&gt;&lt;wsp:rsid wsp:val=&quot;50A38A01&quot;/&gt;&lt;wsp:rsid wsp:val=&quot;50AECF86&quot;/&gt;&lt;wsp:rsid wsp:val=&quot;50B5349A&quot;/&gt;&lt;wsp:rsid wsp:val=&quot;50C36532&quot;/&gt;&lt;wsp:rsid wsp:val=&quot;50D338A8&quot;/&gt;&lt;wsp:rsid wsp:val=&quot;50D4F30B&quot;/&gt;&lt;wsp:rsid wsp:val=&quot;50DAC358&quot;/&gt;&lt;wsp:rsid wsp:val=&quot;50E192AA&quot;/&gt;&lt;wsp:rsid wsp:val=&quot;511A2A19&quot;/&gt;&lt;wsp:rsid wsp:val=&quot;5130864D&quot;/&gt;&lt;wsp:rsid wsp:val=&quot;5134BD3A&quot;/&gt;&lt;wsp:rsid wsp:val=&quot;513C84A4&quot;/&gt;&lt;wsp:rsid wsp:val=&quot;51493BD5&quot;/&gt;&lt;wsp:rsid wsp:val=&quot;515993D1&quot;/&gt;&lt;wsp:rsid wsp:val=&quot;515C405F&quot;/&gt;&lt;wsp:rsid wsp:val=&quot;51698F49&quot;/&gt;&lt;wsp:rsid wsp:val=&quot;517378A7&quot;/&gt;&lt;wsp:rsid wsp:val=&quot;517D63B9&quot;/&gt;&lt;wsp:rsid wsp:val=&quot;518F8716&quot;/&gt;&lt;wsp:rsid wsp:val=&quot;5192F65E&quot;/&gt;&lt;wsp:rsid wsp:val=&quot;5194A210&quot;/&gt;&lt;wsp:rsid wsp:val=&quot;51A3EE3A&quot;/&gt;&lt;wsp:rsid wsp:val=&quot;51B14D62&quot;/&gt;&lt;wsp:rsid wsp:val=&quot;51B35336&quot;/&gt;&lt;wsp:rsid wsp:val=&quot;51C3A018&quot;/&gt;&lt;wsp:rsid wsp:val=&quot;51CD6C8F&quot;/&gt;&lt;wsp:rsid wsp:val=&quot;51D48C85&quot;/&gt;&lt;wsp:rsid wsp:val=&quot;51DDC5F3&quot;/&gt;&lt;wsp:rsid wsp:val=&quot;51E1A4A0&quot;/&gt;&lt;wsp:rsid wsp:val=&quot;51E60599&quot;/&gt;&lt;wsp:rsid wsp:val=&quot;51E7E662&quot;/&gt;&lt;wsp:rsid wsp:val=&quot;51EAD5A7&quot;/&gt;&lt;wsp:rsid wsp:val=&quot;51EC9C34&quot;/&gt;&lt;wsp:rsid wsp:val=&quot;51F030FA&quot;/&gt;&lt;wsp:rsid wsp:val=&quot;51F86933&quot;/&gt;&lt;wsp:rsid wsp:val=&quot;520A32DB&quot;/&gt;&lt;wsp:rsid wsp:val=&quot;520A7C04&quot;/&gt;&lt;wsp:rsid wsp:val=&quot;522AE1FD&quot;/&gt;&lt;wsp:rsid wsp:val=&quot;52368F0D&quot;/&gt;&lt;wsp:rsid wsp:val=&quot;5252ABF5&quot;/&gt;&lt;wsp:rsid wsp:val=&quot;5257EB82&quot;/&gt;&lt;wsp:rsid wsp:val=&quot;526C94D5&quot;/&gt;&lt;wsp:rsid wsp:val=&quot;527A75AD&quot;/&gt;&lt;wsp:rsid wsp:val=&quot;527C262D&quot;/&gt;&lt;wsp:rsid wsp:val=&quot;5294C249&quot;/&gt;&lt;wsp:rsid wsp:val=&quot;529E461B&quot;/&gt;&lt;wsp:rsid wsp:val=&quot;52A908B0&quot;/&gt;&lt;wsp:rsid wsp:val=&quot;52B84A02&quot;/&gt;&lt;wsp:rsid wsp:val=&quot;52C872CE&quot;/&gt;&lt;wsp:rsid wsp:val=&quot;52E74B1D&quot;/&gt;&lt;wsp:rsid wsp:val=&quot;52F542DA&quot;/&gt;&lt;wsp:rsid wsp:val=&quot;52F8BD65&quot;/&gt;&lt;wsp:rsid wsp:val=&quot;53047F48&quot;/&gt;&lt;wsp:rsid wsp:val=&quot;5312D15C&quot;/&gt;&lt;wsp:rsid wsp:val=&quot;5314C72D&quot;/&gt;&lt;wsp:rsid wsp:val=&quot;53180A16&quot;/&gt;&lt;wsp:rsid wsp:val=&quot;531BFBE8&quot;/&gt;&lt;wsp:rsid wsp:val=&quot;531D432F&quot;/&gt;&lt;wsp:rsid wsp:val=&quot;532164C8&quot;/&gt;&lt;wsp:rsid wsp:val=&quot;532A6521&quot;/&gt;&lt;wsp:rsid wsp:val=&quot;532B5777&quot;/&gt;&lt;wsp:rsid wsp:val=&quot;532EF0D2&quot;/&gt;&lt;wsp:rsid wsp:val=&quot;533A17E1&quot;/&gt;&lt;wsp:rsid wsp:val=&quot;533CB3F3&quot;/&gt;&lt;wsp:rsid wsp:val=&quot;5341F8DE&quot;/&gt;&lt;wsp:rsid wsp:val=&quot;534530C7&quot;/&gt;&lt;wsp:rsid wsp:val=&quot;534B472A&quot;/&gt;&lt;wsp:rsid wsp:val=&quot;53500C87&quot;/&gt;&lt;wsp:rsid wsp:val=&quot;535431AC&quot;/&gt;&lt;wsp:rsid wsp:val=&quot;535C78A2&quot;/&gt;&lt;wsp:rsid wsp:val=&quot;5363BE2B&quot;/&gt;&lt;wsp:rsid wsp:val=&quot;538EFB38&quot;/&gt;&lt;wsp:rsid wsp:val=&quot;5396DA86&quot;/&gt;&lt;wsp:rsid wsp:val=&quot;539EAD06&quot;/&gt;&lt;wsp:rsid wsp:val=&quot;53A29468&quot;/&gt;&lt;wsp:rsid wsp:val=&quot;53B9AF64&quot;/&gt;&lt;wsp:rsid wsp:val=&quot;53CA78CE&quot;/&gt;&lt;wsp:rsid wsp:val=&quot;53D967CB&quot;/&gt;&lt;wsp:rsid wsp:val=&quot;53D9A14C&quot;/&gt;&lt;wsp:rsid wsp:val=&quot;53DEE515&quot;/&gt;&lt;wsp:rsid wsp:val=&quot;53F35498&quot;/&gt;&lt;wsp:rsid wsp:val=&quot;53FDCF44&quot;/&gt;&lt;wsp:rsid wsp:val=&quot;5402BD77&quot;/&gt;&lt;wsp:rsid wsp:val=&quot;54096CD8&quot;/&gt;&lt;wsp:rsid wsp:val=&quot;540D1FF9&quot;/&gt;&lt;wsp:rsid wsp:val=&quot;540D64F2&quot;/&gt;&lt;wsp:rsid wsp:val=&quot;54101326&quot;/&gt;&lt;wsp:rsid wsp:val=&quot;541BCF53&quot;/&gt;&lt;wsp:rsid wsp:val=&quot;541CC212&quot;/&gt;&lt;wsp:rsid wsp:val=&quot;541DF43A&quot;/&gt;&lt;wsp:rsid wsp:val=&quot;542BCFC9&quot;/&gt;&lt;wsp:rsid wsp:val=&quot;543092AA&quot;/&gt;&lt;wsp:rsid wsp:val=&quot;54328C69&quot;/&gt;&lt;wsp:rsid wsp:val=&quot;543B6F43&quot;/&gt;&lt;wsp:rsid wsp:val=&quot;543B7E59&quot;/&gt;&lt;wsp:rsid wsp:val=&quot;5446E534&quot;/&gt;&lt;wsp:rsid wsp:val=&quot;544BC021&quot;/&gt;&lt;wsp:rsid wsp:val=&quot;544BE5E8&quot;/&gt;&lt;wsp:rsid wsp:val=&quot;5461A635&quot;/&gt;&lt;wsp:rsid wsp:val=&quot;546231FE&quot;/&gt;&lt;wsp:rsid wsp:val=&quot;5469A873&quot;/&gt;&lt;wsp:rsid wsp:val=&quot;547053A6&quot;/&gt;&lt;wsp:rsid wsp:val=&quot;54718198&quot;/&gt;&lt;wsp:rsid wsp:val=&quot;54718D8A&quot;/&gt;&lt;wsp:rsid wsp:val=&quot;548F0E13&quot;/&gt;&lt;wsp:rsid wsp:val=&quot;54964390&quot;/&gt;&lt;wsp:rsid wsp:val=&quot;549C8543&quot;/&gt;&lt;wsp:rsid wsp:val=&quot;54A379A4&quot;/&gt;&lt;wsp:rsid wsp:val=&quot;54B13CED&quot;/&gt;&lt;wsp:rsid wsp:val=&quot;54B32D1B&quot;/&gt;&lt;wsp:rsid wsp:val=&quot;54C5224B&quot;/&gt;&lt;wsp:rsid wsp:val=&quot;54C67229&quot;/&gt;&lt;wsp:rsid wsp:val=&quot;54CAC8F6&quot;/&gt;&lt;wsp:rsid wsp:val=&quot;54E7178B&quot;/&gt;&lt;wsp:rsid wsp:val=&quot;54F4D21B&quot;/&gt;&lt;wsp:rsid wsp:val=&quot;5502E0B1&quot;/&gt;&lt;wsp:rsid wsp:val=&quot;550C50F9&quot;/&gt;&lt;wsp:rsid wsp:val=&quot;5517A9A2&quot;/&gt;&lt;wsp:rsid wsp:val=&quot;552CC8E6&quot;/&gt;&lt;wsp:rsid wsp:val=&quot;5531A9AE&quot;/&gt;&lt;wsp:rsid wsp:val=&quot;5556FE8B&quot;/&gt;&lt;wsp:rsid wsp:val=&quot;5566C75A&quot;/&gt;&lt;wsp:rsid wsp:val=&quot;556F9C6D&quot;/&gt;&lt;wsp:rsid wsp:val=&quot;5570279A&quot;/&gt;&lt;wsp:rsid wsp:val=&quot;55B3AA1A&quot;/&gt;&lt;wsp:rsid wsp:val=&quot;55C9868A&quot;/&gt;&lt;wsp:rsid wsp:val=&quot;55D531A0&quot;/&gt;&lt;wsp:rsid wsp:val=&quot;55DCBCA5&quot;/&gt;&lt;wsp:rsid wsp:val=&quot;55DE4A61&quot;/&gt;&lt;wsp:rsid wsp:val=&quot;55E2F739&quot;/&gt;&lt;wsp:rsid wsp:val=&quot;55F3B258&quot;/&gt;&lt;wsp:rsid wsp:val=&quot;560BF13F&quot;/&gt;&lt;wsp:rsid wsp:val=&quot;560D5DEB&quot;/&gt;&lt;wsp:rsid wsp:val=&quot;56151C72&quot;/&gt;&lt;wsp:rsid wsp:val=&quot;561530D9&quot;/&gt;&lt;wsp:rsid wsp:val=&quot;561BEB84&quot;/&gt;&lt;wsp:rsid wsp:val=&quot;562223A3&quot;/&gt;&lt;wsp:rsid wsp:val=&quot;56295DD8&quot;/&gt;&lt;wsp:rsid wsp:val=&quot;565271D5&quot;/&gt;&lt;wsp:rsid wsp:val=&quot;565BB86F&quot;/&gt;&lt;wsp:rsid wsp:val=&quot;56612144&quot;/&gt;&lt;wsp:rsid wsp:val=&quot;5661A8D5&quot;/&gt;&lt;wsp:rsid wsp:val=&quot;56628EDB&quot;/&gt;&lt;wsp:rsid wsp:val=&quot;56653698&quot;/&gt;&lt;wsp:rsid wsp:val=&quot;56676B6D&quot;/&gt;&lt;wsp:rsid wsp:val=&quot;56789E04&quot;/&gt;&lt;wsp:rsid wsp:val=&quot;567DAEA9&quot;/&gt;&lt;wsp:rsid wsp:val=&quot;56A834C1&quot;/&gt;&lt;wsp:rsid wsp:val=&quot;56A878C0&quot;/&gt;&lt;wsp:rsid wsp:val=&quot;56A8CEBA&quot;/&gt;&lt;wsp:rsid wsp:val=&quot;56CECA7E&quot;/&gt;&lt;wsp:rsid wsp:val=&quot;56DCDE90&quot;/&gt;&lt;wsp:rsid wsp:val=&quot;56E112C6&quot;/&gt;&lt;wsp:rsid wsp:val=&quot;56E3DFE5&quot;/&gt;&lt;wsp:rsid wsp:val=&quot;56EB1734&quot;/&gt;&lt;wsp:rsid wsp:val=&quot;56F1F38E&quot;/&gt;&lt;wsp:rsid wsp:val=&quot;56FFD359&quot;/&gt;&lt;wsp:rsid wsp:val=&quot;5703DF16&quot;/&gt;&lt;wsp:rsid wsp:val=&quot;5711C028&quot;/&gt;&lt;wsp:rsid wsp:val=&quot;571F5932&quot;/&gt;&lt;wsp:rsid wsp:val=&quot;572C78EF&quot;/&gt;&lt;wsp:rsid wsp:val=&quot;574F3D85&quot;/&gt;&lt;wsp:rsid wsp:val=&quot;575EBB0E&quot;/&gt;&lt;wsp:rsid wsp:val=&quot;57686FF3&quot;/&gt;&lt;wsp:rsid wsp:val=&quot;57757A59&quot;/&gt;&lt;wsp:rsid wsp:val=&quot;578C3486&quot;/&gt;&lt;wsp:rsid wsp:val=&quot;57A92E4C&quot;/&gt;&lt;wsp:rsid wsp:val=&quot;57CF32C3&quot;/&gt;&lt;wsp:rsid wsp:val=&quot;57D2953C&quot;/&gt;&lt;wsp:rsid wsp:val=&quot;57DF2ABC&quot;/&gt;&lt;wsp:rsid wsp:val=&quot;57E3C5BE&quot;/&gt;&lt;wsp:rsid wsp:val=&quot;58083DF6&quot;/&gt;&lt;wsp:rsid wsp:val=&quot;581FF7F5&quot;/&gt;&lt;wsp:rsid wsp:val=&quot;58262C48&quot;/&gt;&lt;wsp:rsid wsp:val=&quot;5847C882&quot;/&gt;&lt;wsp:rsid wsp:val=&quot;58589ECE&quot;/&gt;&lt;wsp:rsid wsp:val=&quot;585AB342&quot;/&gt;&lt;wsp:rsid wsp:val=&quot;586E3DED&quot;/&gt;&lt;wsp:rsid wsp:val=&quot;5875A7EA&quot;/&gt;&lt;wsp:rsid wsp:val=&quot;58858AFB&quot;/&gt;&lt;wsp:rsid wsp:val=&quot;589D5292&quot;/&gt;&lt;wsp:rsid wsp:val=&quot;58A9F040&quot;/&gt;&lt;wsp:rsid wsp:val=&quot;58AA22C1&quot;/&gt;&lt;wsp:rsid wsp:val=&quot;58B1EDA4&quot;/&gt;&lt;wsp:rsid wsp:val=&quot;58B3177B&quot;/&gt;&lt;wsp:rsid wsp:val=&quot;58B47C6A&quot;/&gt;&lt;wsp:rsid wsp:val=&quot;58C45BAE&quot;/&gt;&lt;wsp:rsid wsp:val=&quot;58D4A937&quot;/&gt;&lt;wsp:rsid wsp:val=&quot;58E3F5B5&quot;/&gt;&lt;wsp:rsid wsp:val=&quot;58EB38A2&quot;/&gt;&lt;wsp:rsid wsp:val=&quot;58FAFA24&quot;/&gt;&lt;wsp:rsid wsp:val=&quot;59057BDD&quot;/&gt;&lt;wsp:rsid wsp:val=&quot;5907D145&quot;/&gt;&lt;wsp:rsid wsp:val=&quot;59172464&quot;/&gt;&lt;wsp:rsid wsp:val=&quot;5924E7A1&quot;/&gt;&lt;wsp:rsid wsp:val=&quot;593476BF&quot;/&gt;&lt;wsp:rsid wsp:val=&quot;5946226D&quot;/&gt;&lt;wsp:rsid wsp:val=&quot;5947D67D&quot;/&gt;&lt;wsp:rsid wsp:val=&quot;594A263F&quot;/&gt;&lt;wsp:rsid wsp:val=&quot;594B5C01&quot;/&gt;&lt;wsp:rsid wsp:val=&quot;5959C314&quot;/&gt;&lt;wsp:rsid wsp:val=&quot;595BBFC3&quot;/&gt;&lt;wsp:rsid wsp:val=&quot;5968EC15&quot;/&gt;&lt;wsp:rsid wsp:val=&quot;596D507B&quot;/&gt;&lt;wsp:rsid wsp:val=&quot;598DEFF6&quot;/&gt;&lt;wsp:rsid wsp:val=&quot;5991BCEB&quot;/&gt;&lt;wsp:rsid wsp:val=&quot;5994FABC&quot;/&gt;&lt;wsp:rsid wsp:val=&quot;599CEA3E&quot;/&gt;&lt;wsp:rsid wsp:val=&quot;59A16051&quot;/&gt;&lt;wsp:rsid wsp:val=&quot;59A4AAEA&quot;/&gt;&lt;wsp:rsid wsp:val=&quot;59A70E69&quot;/&gt;&lt;wsp:rsid wsp:val=&quot;59B24E2D&quot;/&gt;&lt;wsp:rsid wsp:val=&quot;59B3B408&quot;/&gt;&lt;wsp:rsid wsp:val=&quot;59B9A7B4&quot;/&gt;&lt;wsp:rsid wsp:val=&quot;59BDEE3B&quot;/&gt;&lt;wsp:rsid wsp:val=&quot;59C6BF96&quot;/&gt;&lt;wsp:rsid wsp:val=&quot;59D62DCD&quot;/&gt;&lt;wsp:rsid wsp:val=&quot;59DA4CE4&quot;/&gt;&lt;wsp:rsid wsp:val=&quot;59DD6157&quot;/&gt;&lt;wsp:rsid wsp:val=&quot;59DD6C97&quot;/&gt;&lt;wsp:rsid wsp:val=&quot;59E27197&quot;/&gt;&lt;wsp:rsid wsp:val=&quot;59E8232C&quot;/&gt;&lt;wsp:rsid wsp:val=&quot;59EB51BB&quot;/&gt;&lt;wsp:rsid wsp:val=&quot;59F72BDB&quot;/&gt;&lt;wsp:rsid wsp:val=&quot;59F865A1&quot;/&gt;&lt;wsp:rsid wsp:val=&quot;5A065FCB&quot;/&gt;&lt;wsp:rsid wsp:val=&quot;5A0A2B1B&quot;/&gt;&lt;wsp:rsid wsp:val=&quot;5A2045C8&quot;/&gt;&lt;wsp:rsid wsp:val=&quot;5A338D2C&quot;/&gt;&lt;wsp:rsid wsp:val=&quot;5A4F0723&quot;/&gt;&lt;wsp:rsid wsp:val=&quot;5A583588&quot;/&gt;&lt;wsp:rsid wsp:val=&quot;5A5961EE&quot;/&gt;&lt;wsp:rsid wsp:val=&quot;5A6549D1&quot;/&gt;&lt;wsp:rsid wsp:val=&quot;5A6E4286&quot;/&gt;&lt;wsp:rsid wsp:val=&quot;5A83B87D&quot;/&gt;&lt;wsp:rsid wsp:val=&quot;5A88392D&quot;/&gt;&lt;wsp:rsid wsp:val=&quot;5A8928FA&quot;/&gt;&lt;wsp:rsid wsp:val=&quot;5A9A0935&quot;/&gt;&lt;wsp:rsid wsp:val=&quot;5AB43353&quot;/&gt;&lt;wsp:rsid wsp:val=&quot;5AC9C542&quot;/&gt;&lt;wsp:rsid wsp:val=&quot;5AD62191&quot;/&gt;&lt;wsp:rsid wsp:val=&quot;5AE68B6F&quot;/&gt;&lt;wsp:rsid wsp:val=&quot;5AEDFC44&quot;/&gt;&lt;wsp:rsid wsp:val=&quot;5B0F439A&quot;/&gt;&lt;wsp:rsid wsp:val=&quot;5B135F67&quot;/&gt;&lt;wsp:rsid wsp:val=&quot;5B192863&quot;/&gt;&lt;wsp:rsid wsp:val=&quot;5B21C804&quot;/&gt;&lt;wsp:rsid wsp:val=&quot;5B2623A5&quot;/&gt;&lt;wsp:rsid wsp:val=&quot;5B2D96D9&quot;/&gt;&lt;wsp:rsid wsp:val=&quot;5B3FC84A&quot;/&gt;&lt;wsp:rsid wsp:val=&quot;5B56590F&quot;/&gt;&lt;wsp:rsid wsp:val=&quot;5B57F0F1&quot;/&gt;&lt;wsp:rsid wsp:val=&quot;5B5D4591&quot;/&gt;&lt;wsp:rsid wsp:val=&quot;5B5F0ECB&quot;/&gt;&lt;wsp:rsid wsp:val=&quot;5B62117C&quot;/&gt;&lt;wsp:rsid wsp:val=&quot;5B6B7527&quot;/&gt;&lt;wsp:rsid wsp:val=&quot;5B87A683&quot;/&gt;&lt;wsp:rsid wsp:val=&quot;5BAD54D6&quot;/&gt;&lt;wsp:rsid wsp:val=&quot;5BBB0A39&quot;/&gt;&lt;wsp:rsid wsp:val=&quot;5BD4F354&quot;/&gt;&lt;wsp:rsid wsp:val=&quot;5BDB4FF8&quot;/&gt;&lt;wsp:rsid wsp:val=&quot;5BDC2313&quot;/&gt;&lt;wsp:rsid wsp:val=&quot;5BE7C04B&quot;/&gt;&lt;wsp:rsid wsp:val=&quot;5BE9D987&quot;/&gt;&lt;wsp:rsid wsp:val=&quot;5BF65892&quot;/&gt;&lt;wsp:rsid wsp:val=&quot;5BF6C5E6&quot;/&gt;&lt;wsp:rsid wsp:val=&quot;5BF9783D&quot;/&gt;&lt;wsp:rsid wsp:val=&quot;5C0F4EFB&quot;/&gt;&lt;wsp:rsid wsp:val=&quot;5C13A1DC&quot;/&gt;&lt;wsp:rsid wsp:val=&quot;5C27589F&quot;/&gt;&lt;wsp:rsid wsp:val=&quot;5C30F77F&quot;/&gt;&lt;wsp:rsid wsp:val=&quot;5C33B4E2&quot;/&gt;&lt;wsp:rsid wsp:val=&quot;5C3E0FD1&quot;/&gt;&lt;wsp:rsid wsp:val=&quot;5C4C805E&quot;/&gt;&lt;wsp:rsid wsp:val=&quot;5C51FB65&quot;/&gt;&lt;wsp:rsid wsp:val=&quot;5C70CBB4&quot;/&gt;&lt;wsp:rsid wsp:val=&quot;5C9E33ED&quot;/&gt;&lt;wsp:rsid wsp:val=&quot;5CAB69A4&quot;/&gt;&lt;wsp:rsid wsp:val=&quot;5CB239CB&quot;/&gt;&lt;wsp:rsid wsp:val=&quot;5CB6332E&quot;/&gt;&lt;wsp:rsid wsp:val=&quot;5CB8CD81&quot;/&gt;&lt;wsp:rsid wsp:val=&quot;5CB9E863&quot;/&gt;&lt;wsp:rsid wsp:val=&quot;5CBA9173&quot;/&gt;&lt;wsp:rsid wsp:val=&quot;5CC3AF91&quot;/&gt;&lt;wsp:rsid wsp:val=&quot;5CC4E9F8&quot;/&gt;&lt;wsp:rsid wsp:val=&quot;5CC5EBBF&quot;/&gt;&lt;wsp:rsid wsp:val=&quot;5CDD5F16&quot;/&gt;&lt;wsp:rsid wsp:val=&quot;5CEE1BC7&quot;/&gt;&lt;wsp:rsid wsp:val=&quot;5D10D22D&quot;/&gt;&lt;wsp:rsid wsp:val=&quot;5D21AAA8&quot;/&gt;&lt;wsp:rsid wsp:val=&quot;5D26B7D9&quot;/&gt;&lt;wsp:rsid wsp:val=&quot;5D2E3F41&quot;/&gt;&lt;wsp:rsid wsp:val=&quot;5D306379&quot;/&gt;&lt;wsp:rsid wsp:val=&quot;5D3852CD&quot;/&gt;&lt;wsp:rsid wsp:val=&quot;5D40DEE0&quot;/&gt;&lt;wsp:rsid wsp:val=&quot;5D4EFF1F&quot;/&gt;&lt;wsp:rsid wsp:val=&quot;5D7A159F&quot;/&gt;&lt;wsp:rsid wsp:val=&quot;5D8D5AE5&quot;/&gt;&lt;wsp:rsid wsp:val=&quot;5DAC164D&quot;/&gt;&lt;wsp:rsid wsp:val=&quot;5DACA83A&quot;/&gt;&lt;wsp:rsid wsp:val=&quot;5DACFC30&quot;/&gt;&lt;wsp:rsid wsp:val=&quot;5DB4298A&quot;/&gt;&lt;wsp:rsid wsp:val=&quot;5DB903C1&quot;/&gt;&lt;wsp:rsid wsp:val=&quot;5DC3A458&quot;/&gt;&lt;wsp:rsid wsp:val=&quot;5DC99928&quot;/&gt;&lt;wsp:rsid wsp:val=&quot;5DE720A6&quot;/&gt;&lt;wsp:rsid wsp:val=&quot;5DEA15B7&quot;/&gt;&lt;wsp:rsid wsp:val=&quot;5E00D783&quot;/&gt;&lt;wsp:rsid wsp:val=&quot;5E063F12&quot;/&gt;&lt;wsp:rsid wsp:val=&quot;5E0B3DCC&quot;/&gt;&lt;wsp:rsid wsp:val=&quot;5E169075&quot;/&gt;&lt;wsp:rsid wsp:val=&quot;5E20EC1A&quot;/&gt;&lt;wsp:rsid wsp:val=&quot;5E215608&quot;/&gt;&lt;wsp:rsid wsp:val=&quot;5E2347AE&quot;/&gt;&lt;wsp:rsid wsp:val=&quot;5E24373C&quot;/&gt;&lt;wsp:rsid wsp:val=&quot;5E444175&quot;/&gt;&lt;wsp:rsid wsp:val=&quot;5E44FB5C&quot;/&gt;&lt;wsp:rsid wsp:val=&quot;5E70E52B&quot;/&gt;&lt;wsp:rsid wsp:val=&quot;5E89F24B&quot;/&gt;&lt;wsp:rsid wsp:val=&quot;5E8F67D0&quot;/&gt;&lt;wsp:rsid wsp:val=&quot;5EA5AB5F&quot;/&gt;&lt;wsp:rsid wsp:val=&quot;5EAF9F17&quot;/&gt;&lt;wsp:rsid wsp:val=&quot;5EB3ADCE&quot;/&gt;&lt;wsp:rsid wsp:val=&quot;5EB4CCE5&quot;/&gt;&lt;wsp:rsid wsp:val=&quot;5ECA9CFE&quot;/&gt;&lt;wsp:rsid wsp:val=&quot;5ECCD61D&quot;/&gt;&lt;wsp:rsid wsp:val=&quot;5EDA2121&quot;/&gt;&lt;wsp:rsid wsp:val=&quot;5F000967&quot;/&gt;&lt;wsp:rsid wsp:val=&quot;5F0257B0&quot;/&gt;&lt;wsp:rsid wsp:val=&quot;5F035872&quot;/&gt;&lt;wsp:rsid wsp:val=&quot;5F0588FC&quot;/&gt;&lt;wsp:rsid wsp:val=&quot;5F188640&quot;/&gt;&lt;wsp:rsid wsp:val=&quot;5F19C7D7&quot;/&gt;&lt;wsp:rsid wsp:val=&quot;5F1B2B36&quot;/&gt;&lt;wsp:rsid wsp:val=&quot;5F253C3F&quot;/&gt;&lt;wsp:rsid wsp:val=&quot;5F2B85A3&quot;/&gt;&lt;wsp:rsid wsp:val=&quot;5F355FD3&quot;/&gt;&lt;wsp:rsid wsp:val=&quot;5F3E0317&quot;/&gt;&lt;wsp:rsid wsp:val=&quot;5F3EA5FD&quot;/&gt;&lt;wsp:rsid wsp:val=&quot;5F5A16BC&quot;/&gt;&lt;wsp:rsid wsp:val=&quot;5F718FC6&quot;/&gt;&lt;wsp:rsid wsp:val=&quot;5F741006&quot;/&gt;&lt;wsp:rsid wsp:val=&quot;5F76C133&quot;/&gt;&lt;wsp:rsid wsp:val=&quot;5F7969F4&quot;/&gt;&lt;wsp:rsid wsp:val=&quot;5F869B45&quot;/&gt;&lt;wsp:rsid wsp:val=&quot;5F8833D9&quot;/&gt;&lt;wsp:rsid wsp:val=&quot;5F899C27&quot;/&gt;&lt;wsp:rsid wsp:val=&quot;5F8AA746&quot;/&gt;&lt;wsp:rsid wsp:val=&quot;5F8C12BD&quot;/&gt;&lt;wsp:rsid wsp:val=&quot;5F940BB0&quot;/&gt;&lt;wsp:rsid wsp:val=&quot;5F9515DE&quot;/&gt;&lt;wsp:rsid wsp:val=&quot;5F9B0D23&quot;/&gt;&lt;wsp:rsid wsp:val=&quot;5F9DE780&quot;/&gt;&lt;wsp:rsid wsp:val=&quot;5FAB507C&quot;/&gt;&lt;wsp:rsid wsp:val=&quot;5FB36B45&quot;/&gt;&lt;wsp:rsid wsp:val=&quot;5FE763D0&quot;/&gt;&lt;wsp:rsid wsp:val=&quot;5FF98C62&quot;/&gt;&lt;wsp:rsid wsp:val=&quot;5FFE69D5&quot;/&gt;&lt;wsp:rsid wsp:val=&quot;6007D723&quot;/&gt;&lt;wsp:rsid wsp:val=&quot;6015DF26&quot;/&gt;&lt;wsp:rsid wsp:val=&quot;60213443&quot;/&gt;&lt;wsp:rsid wsp:val=&quot;60534805&quot;/&gt;&lt;wsp:rsid wsp:val=&quot;6054089D&quot;/&gt;&lt;wsp:rsid wsp:val=&quot;605A38FF&quot;/&gt;&lt;wsp:rsid wsp:val=&quot;605E589B&quot;/&gt;&lt;wsp:rsid wsp:val=&quot;606249CF&quot;/&gt;&lt;wsp:rsid wsp:val=&quot;606AB064&quot;/&gt;&lt;wsp:rsid wsp:val=&quot;608BADB7&quot;/&gt;&lt;wsp:rsid wsp:val=&quot;608FD379&quot;/&gt;&lt;wsp:rsid wsp:val=&quot;60916271&quot;/&gt;&lt;wsp:rsid wsp:val=&quot;6099DC62&quot;/&gt;&lt;wsp:rsid wsp:val=&quot;609A2390&quot;/&gt;&lt;wsp:rsid wsp:val=&quot;60AD691A&quot;/&gt;&lt;wsp:rsid wsp:val=&quot;60B0B959&quot;/&gt;&lt;wsp:rsid wsp:val=&quot;60B59838&quot;/&gt;&lt;wsp:rsid wsp:val=&quot;60BC3994&quot;/&gt;&lt;wsp:rsid wsp:val=&quot;60C86E86&quot;/&gt;&lt;wsp:rsid wsp:val=&quot;60C8B91F&quot;/&gt;&lt;wsp:rsid wsp:val=&quot;60CDAA16&quot;/&gt;&lt;wsp:rsid wsp:val=&quot;60D339C0&quot;/&gt;&lt;wsp:rsid wsp:val=&quot;60D8F17E&quot;/&gt;&lt;wsp:rsid wsp:val=&quot;60D9FB41&quot;/&gt;&lt;wsp:rsid wsp:val=&quot;60EA4ED7&quot;/&gt;&lt;wsp:rsid wsp:val=&quot;60F5E71D&quot;/&gt;&lt;wsp:rsid wsp:val=&quot;6106698F&quot;/&gt;&lt;wsp:rsid wsp:val=&quot;61096360&quot;/&gt;&lt;wsp:rsid wsp:val=&quot;61130D22&quot;/&gt;&lt;wsp:rsid wsp:val=&quot;611BC462&quot;/&gt;&lt;wsp:rsid wsp:val=&quot;612EA4B8&quot;/&gt;&lt;wsp:rsid wsp:val=&quot;6144D4B9&quot;/&gt;&lt;wsp:rsid wsp:val=&quot;61480F64&quot;/&gt;&lt;wsp:rsid wsp:val=&quot;615064D6&quot;/&gt;&lt;wsp:rsid wsp:val=&quot;6151B7E1&quot;/&gt;&lt;wsp:rsid wsp:val=&quot;6156C434&quot;/&gt;&lt;wsp:rsid wsp:val=&quot;616BD753&quot;/&gt;&lt;wsp:rsid wsp:val=&quot;617B0BD1&quot;/&gt;&lt;wsp:rsid wsp:val=&quot;617B1187&quot;/&gt;&lt;wsp:rsid wsp:val=&quot;619707E5&quot;/&gt;&lt;wsp:rsid wsp:val=&quot;619E4ABD&quot;/&gt;&lt;wsp:rsid wsp:val=&quot;61AE4C69&quot;/&gt;&lt;wsp:rsid wsp:val=&quot;61D9F2CE&quot;/&gt;&lt;wsp:rsid wsp:val=&quot;61DF7624&quot;/&gt;&lt;wsp:rsid wsp:val=&quot;61E4E091&quot;/&gt;&lt;wsp:rsid wsp:val=&quot;61EEA432&quot;/&gt;&lt;wsp:rsid wsp:val=&quot;61F62285&quot;/&gt;&lt;wsp:rsid wsp:val=&quot;61F8F3F7&quot;/&gt;&lt;wsp:rsid wsp:val=&quot;6222B11D&quot;/&gt;&lt;wsp:rsid wsp:val=&quot;6234D1D6&quot;/&gt;&lt;wsp:rsid wsp:val=&quot;62465C4D&quot;/&gt;&lt;wsp:rsid wsp:val=&quot;6259E902&quot;/&gt;&lt;wsp:rsid wsp:val=&quot;62632665&quot;/&gt;&lt;wsp:rsid wsp:val=&quot;6275E55F&quot;/&gt;&lt;wsp:rsid wsp:val=&quot;627F259B&quot;/&gt;&lt;wsp:rsid wsp:val=&quot;62B25BA1&quot;/&gt;&lt;wsp:rsid wsp:val=&quot;62C13CE9&quot;/&gt;&lt;wsp:rsid wsp:val=&quot;62DD29AC&quot;/&gt;&lt;wsp:rsid wsp:val=&quot;62E2D029&quot;/&gt;&lt;wsp:rsid wsp:val=&quot;62F8DB63&quot;/&gt;&lt;wsp:rsid wsp:val=&quot;62F9DBA9&quot;/&gt;&lt;wsp:rsid wsp:val=&quot;62FA276D&quot;/&gt;&lt;wsp:rsid wsp:val=&quot;63012D22&quot;/&gt;&lt;wsp:rsid wsp:val=&quot;63116583&quot;/&gt;&lt;wsp:rsid wsp:val=&quot;631C51BF&quot;/&gt;&lt;wsp:rsid wsp:val=&quot;6321F755&quot;/&gt;&lt;wsp:rsid wsp:val=&quot;634847D7&quot;/&gt;&lt;wsp:rsid wsp:val=&quot;63503CF8&quot;/&gt;&lt;wsp:rsid wsp:val=&quot;63552FF9&quot;/&gt;&lt;wsp:rsid wsp:val=&quot;635AB8E7&quot;/&gt;&lt;wsp:rsid wsp:val=&quot;635D636E&quot;/&gt;&lt;wsp:rsid wsp:val=&quot;6381B6CC&quot;/&gt;&lt;wsp:rsid wsp:val=&quot;638D12FB&quot;/&gt;&lt;wsp:rsid wsp:val=&quot;63A30D7D&quot;/&gt;&lt;wsp:rsid wsp:val=&quot;63A6EE0E&quot;/&gt;&lt;wsp:rsid wsp:val=&quot;63B159EC&quot;/&gt;&lt;wsp:rsid wsp:val=&quot;63B25F40&quot;/&gt;&lt;wsp:rsid wsp:val=&quot;63B463C5&quot;/&gt;&lt;wsp:rsid wsp:val=&quot;63B55B6B&quot;/&gt;&lt;wsp:rsid wsp:val=&quot;63B90356&quot;/&gt;&lt;wsp:rsid wsp:val=&quot;63C81715&quot;/&gt;&lt;wsp:rsid wsp:val=&quot;63C9F937&quot;/&gt;&lt;wsp:rsid wsp:val=&quot;63CCD47D&quot;/&gt;&lt;wsp:rsid wsp:val=&quot;63D2D9B5&quot;/&gt;&lt;wsp:rsid wsp:val=&quot;63D39C3C&quot;/&gt;&lt;wsp:rsid wsp:val=&quot;63DB5E56&quot;/&gt;&lt;wsp:rsid wsp:val=&quot;63E27D1E&quot;/&gt;&lt;wsp:rsid wsp:val=&quot;63E61223&quot;/&gt;&lt;wsp:rsid wsp:val=&quot;63FEF6C6&quot;/&gt;&lt;wsp:rsid wsp:val=&quot;6414509F&quot;/&gt;&lt;wsp:rsid wsp:val=&quot;64177AAC&quot;/&gt;&lt;wsp:rsid wsp:val=&quot;641937A5&quot;/&gt;&lt;wsp:rsid wsp:val=&quot;641BE094&quot;/&gt;&lt;wsp:rsid wsp:val=&quot;6427D403&quot;/&gt;&lt;wsp:rsid wsp:val=&quot;6429B8FF&quot;/&gt;&lt;wsp:rsid wsp:val=&quot;642C9B45&quot;/&gt;&lt;wsp:rsid wsp:val=&quot;643BDF42&quot;/&gt;&lt;wsp:rsid wsp:val=&quot;644966CF&quot;/&gt;&lt;wsp:rsid wsp:val=&quot;6449C01A&quot;/&gt;&lt;wsp:rsid wsp:val=&quot;644B1595&quot;/&gt;&lt;wsp:rsid wsp:val=&quot;645999E8&quot;/&gt;&lt;wsp:rsid wsp:val=&quot;645EC164&quot;/&gt;&lt;wsp:rsid wsp:val=&quot;646D9C2C&quot;/&gt;&lt;wsp:rsid wsp:val=&quot;646ED40E&quot;/&gt;&lt;wsp:rsid wsp:val=&quot;6475ED7B&quot;/&gt;&lt;wsp:rsid wsp:val=&quot;64845752&quot;/&gt;&lt;wsp:rsid wsp:val=&quot;6492D0DA&quot;/&gt;&lt;wsp:rsid wsp:val=&quot;64936D80&quot;/&gt;&lt;wsp:rsid wsp:val=&quot;64999244&quot;/&gt;&lt;wsp:rsid wsp:val=&quot;64AEB9EA&quot;/&gt;&lt;wsp:rsid wsp:val=&quot;64C1C5C1&quot;/&gt;&lt;wsp:rsid wsp:val=&quot;64C3D3E7&quot;/&gt;&lt;wsp:rsid wsp:val=&quot;64C7B069&quot;/&gt;&lt;wsp:rsid wsp:val=&quot;64D53A69&quot;/&gt;&lt;wsp:rsid wsp:val=&quot;64DB52C5&quot;/&gt;&lt;wsp:rsid wsp:val=&quot;64E179E3&quot;/&gt;&lt;wsp:rsid wsp:val=&quot;64EDA600&quot;/&gt;&lt;wsp:rsid wsp:val=&quot;6502D4F6&quot;/&gt;&lt;wsp:rsid wsp:val=&quot;65201782&quot;/&gt;&lt;wsp:rsid wsp:val=&quot;65336C81&quot;/&gt;&lt;wsp:rsid wsp:val=&quot;65381F36&quot;/&gt;&lt;wsp:rsid wsp:val=&quot;6541DEC2&quot;/&gt;&lt;wsp:rsid wsp:val=&quot;65451901&quot;/&gt;&lt;wsp:rsid wsp:val=&quot;65456FA0&quot;/&gt;&lt;wsp:rsid wsp:val=&quot;6545A031&quot;/&gt;&lt;wsp:rsid wsp:val=&quot;654768D1&quot;/&gt;&lt;wsp:rsid wsp:val=&quot;654A56DA&quot;/&gt;&lt;wsp:rsid wsp:val=&quot;6568A4DE&quot;/&gt;&lt;wsp:rsid wsp:val=&quot;65781C74&quot;/&gt;&lt;wsp:rsid wsp:val=&quot;65826F64&quot;/&gt;&lt;wsp:rsid wsp:val=&quot;65B1955D&quot;/&gt;&lt;wsp:rsid wsp:val=&quot;65B2F332&quot;/&gt;&lt;wsp:rsid wsp:val=&quot;65F8DDAB&quot;/&gt;&lt;wsp:rsid wsp:val=&quot;6612A6D0&quot;/&gt;&lt;wsp:rsid wsp:val=&quot;66156731&quot;/&gt;&lt;wsp:rsid wsp:val=&quot;6638B710&quot;/&gt;&lt;wsp:rsid wsp:val=&quot;664BAC18&quot;/&gt;&lt;wsp:rsid wsp:val=&quot;6669A9DF&quot;/&gt;&lt;wsp:rsid wsp:val=&quot;667B78E1&quot;/&gt;&lt;wsp:rsid wsp:val=&quot;667FB27E&quot;/&gt;&lt;wsp:rsid wsp:val=&quot;66850F83&quot;/&gt;&lt;wsp:rsid wsp:val=&quot;66A139FF&quot;/&gt;&lt;wsp:rsid wsp:val=&quot;66A89A43&quot;/&gt;&lt;wsp:rsid wsp:val=&quot;66C79556&quot;/&gt;&lt;wsp:rsid wsp:val=&quot;66C9C1AB&quot;/&gt;&lt;wsp:rsid wsp:val=&quot;66E4306D&quot;/&gt;&lt;wsp:rsid wsp:val=&quot;66F3114F&quot;/&gt;&lt;wsp:rsid wsp:val=&quot;66F571CD&quot;/&gt;&lt;wsp:rsid wsp:val=&quot;66F76A11&quot;/&gt;&lt;wsp:rsid wsp:val=&quot;66FF37CD&quot;/&gt;&lt;wsp:rsid wsp:val=&quot;66FFCAE1&quot;/&gt;&lt;wsp:rsid wsp:val=&quot;67006042&quot;/&gt;&lt;wsp:rsid wsp:val=&quot;67087ED0&quot;/&gt;&lt;wsp:rsid wsp:val=&quot;671E0772&quot;/&gt;&lt;wsp:rsid wsp:val=&quot;671E9A17&quot;/&gt;&lt;wsp:rsid wsp:val=&quot;6731D2EE&quot;/&gt;&lt;wsp:rsid wsp:val=&quot;67340706&quot;/&gt;&lt;wsp:rsid wsp:val=&quot;673B6DCE&quot;/&gt;&lt;wsp:rsid wsp:val=&quot;674A2028&quot;/&gt;&lt;wsp:rsid wsp:val=&quot;674A8449&quot;/&gt;&lt;wsp:rsid wsp:val=&quot;674DD4EB&quot;/&gt;&lt;wsp:rsid wsp:val=&quot;67529A27&quot;/&gt;&lt;wsp:rsid wsp:val=&quot;67538156&quot;/&gt;&lt;wsp:rsid wsp:val=&quot;67566DAE&quot;/&gt;&lt;wsp:rsid wsp:val=&quot;675779E8&quot;/&gt;&lt;wsp:rsid wsp:val=&quot;676DF1DD&quot;/&gt;&lt;wsp:rsid wsp:val=&quot;677D4FE0&quot;/&gt;&lt;wsp:rsid wsp:val=&quot;67845634&quot;/&gt;&lt;wsp:rsid wsp:val=&quot;6785861F&quot;/&gt;&lt;wsp:rsid wsp:val=&quot;6787D7B4&quot;/&gt;&lt;wsp:rsid wsp:val=&quot;67880BDE&quot;/&gt;&lt;wsp:rsid wsp:val=&quot;678E23C2&quot;/&gt;&lt;wsp:rsid wsp:val=&quot;679076C6&quot;/&gt;&lt;wsp:rsid wsp:val=&quot;67B0D577&quot;/&gt;&lt;wsp:rsid wsp:val=&quot;67C479A8&quot;/&gt;&lt;wsp:rsid wsp:val=&quot;67C850F6&quot;/&gt;&lt;wsp:rsid wsp:val=&quot;67CA7B18&quot;/&gt;&lt;wsp:rsid wsp:val=&quot;67DC0133&quot;/&gt;&lt;wsp:rsid wsp:val=&quot;67E8EE9B&quot;/&gt;&lt;wsp:rsid wsp:val=&quot;67E9A21E&quot;/&gt;&lt;wsp:rsid wsp:val=&quot;67F4FECC&quot;/&gt;&lt;wsp:rsid wsp:val=&quot;68015E5E&quot;/&gt;&lt;wsp:rsid wsp:val=&quot;68034FBD&quot;/&gt;&lt;wsp:rsid wsp:val=&quot;680F9295&quot;/&gt;&lt;wsp:rsid wsp:val=&quot;68161DCB&quot;/&gt;&lt;wsp:rsid wsp:val=&quot;6826B1B1&quot;/&gt;&lt;wsp:rsid wsp:val=&quot;6827E340&quot;/&gt;&lt;wsp:rsid wsp:val=&quot;6837B875&quot;/&gt;&lt;wsp:rsid wsp:val=&quot;6837EE16&quot;/&gt;&lt;wsp:rsid wsp:val=&quot;68382B29&quot;/&gt;&lt;wsp:rsid wsp:val=&quot;683E49F4&quot;/&gt;&lt;wsp:rsid wsp:val=&quot;68409484&quot;/&gt;&lt;wsp:rsid wsp:val=&quot;684236B4&quot;/&gt;&lt;wsp:rsid wsp:val=&quot;684B4869&quot;/&gt;&lt;wsp:rsid wsp:val=&quot;6866230D&quot;/&gt;&lt;wsp:rsid wsp:val=&quot;68A045A0&quot;/&gt;&lt;wsp:rsid wsp:val=&quot;68B7D924&quot;/&gt;&lt;wsp:rsid wsp:val=&quot;68B7E09E&quot;/&gt;&lt;wsp:rsid wsp:val=&quot;68CE42A9&quot;/&gt;&lt;wsp:rsid wsp:val=&quot;68D66B69&quot;/&gt;&lt;wsp:rsid wsp:val=&quot;68ECFB57&quot;/&gt;&lt;wsp:rsid wsp:val=&quot;68EF55D4&quot;/&gt;&lt;wsp:rsid wsp:val=&quot;68F60C30&quot;/&gt;&lt;wsp:rsid wsp:val=&quot;68F85317&quot;/&gt;&lt;wsp:rsid wsp:val=&quot;69114D46&quot;/&gt;&lt;wsp:rsid wsp:val=&quot;69143C0A&quot;/&gt;&lt;wsp:rsid wsp:val=&quot;692053DA&quot;/&gt;&lt;wsp:rsid wsp:val=&quot;69420CE4&quot;/&gt;&lt;wsp:rsid wsp:val=&quot;6948ADBC&quot;/&gt;&lt;wsp:rsid wsp:val=&quot;694F1660&quot;/&gt;&lt;wsp:rsid wsp:val=&quot;69612175&quot;/&gt;&lt;wsp:rsid wsp:val=&quot;698BF11D&quot;/&gt;&lt;wsp:rsid wsp:val=&quot;69A36077&quot;/&gt;&lt;wsp:rsid wsp:val=&quot;69A58B84&quot;/&gt;&lt;wsp:rsid wsp:val=&quot;69AF2636&quot;/&gt;&lt;wsp:rsid wsp:val=&quot;69B859F2&quot;/&gt;&lt;wsp:rsid wsp:val=&quot;69C91D6A&quot;/&gt;&lt;wsp:rsid wsp:val=&quot;69CE1B2D&quot;/&gt;&lt;wsp:rsid wsp:val=&quot;69E36D5B&quot;/&gt;&lt;wsp:rsid wsp:val=&quot;69FC4BA9&quot;/&gt;&lt;wsp:rsid wsp:val=&quot;6A061F63&quot;/&gt;&lt;wsp:rsid wsp:val=&quot;6A2294A9&quot;/&gt;&lt;wsp:rsid wsp:val=&quot;6A25D980&quot;/&gt;&lt;wsp:rsid wsp:val=&quot;6A273909&quot;/&gt;&lt;wsp:rsid wsp:val=&quot;6A294793&quot;/&gt;&lt;wsp:rsid wsp:val=&quot;6A38A927&quot;/&gt;&lt;wsp:rsid wsp:val=&quot;6A3AA697&quot;/&gt;&lt;wsp:rsid wsp:val=&quot;6A3BB3FB&quot;/&gt;&lt;wsp:rsid wsp:val=&quot;6A54B197&quot;/&gt;&lt;wsp:rsid wsp:val=&quot;6A5C4413&quot;/&gt;&lt;wsp:rsid wsp:val=&quot;6A5E0E15&quot;/&gt;&lt;wsp:rsid wsp:val=&quot;6A60D67A&quot;/&gt;&lt;wsp:rsid wsp:val=&quot;6A72CB4B&quot;/&gt;&lt;wsp:rsid wsp:val=&quot;6A773672&quot;/&gt;&lt;wsp:rsid wsp:val=&quot;6A7DDA8B&quot;/&gt;&lt;wsp:rsid wsp:val=&quot;6A80C5C7&quot;/&gt;&lt;wsp:rsid wsp:val=&quot;6A9C42D4&quot;/&gt;&lt;wsp:rsid wsp:val=&quot;6AA34D5B&quot;/&gt;&lt;wsp:rsid wsp:val=&quot;6AC282BB&quot;/&gt;&lt;wsp:rsid wsp:val=&quot;6AC61532&quot;/&gt;&lt;wsp:rsid wsp:val=&quot;6ACB1D93&quot;/&gt;&lt;wsp:rsid wsp:val=&quot;6ACD1A3C&quot;/&gt;&lt;wsp:rsid wsp:val=&quot;6ACE0F3B&quot;/&gt;&lt;wsp:rsid wsp:val=&quot;6ACEB865&quot;/&gt;&lt;wsp:rsid wsp:val=&quot;6AD250CE&quot;/&gt;&lt;wsp:rsid wsp:val=&quot;6AE5A4E8&quot;/&gt;&lt;wsp:rsid wsp:val=&quot;6AF030EE&quot;/&gt;&lt;wsp:rsid wsp:val=&quot;6AFDA67A&quot;/&gt;&lt;wsp:rsid wsp:val=&quot;6B026827&quot;/&gt;&lt;wsp:rsid wsp:val=&quot;6B22CB2A&quot;/&gt;&lt;wsp:rsid wsp:val=&quot;6B23EFBB&quot;/&gt;&lt;wsp:rsid wsp:val=&quot;6B2AFAA4&quot;/&gt;&lt;wsp:rsid wsp:val=&quot;6B2FE3A5&quot;/&gt;&lt;wsp:rsid wsp:val=&quot;6B3D8605&quot;/&gt;&lt;wsp:rsid wsp:val=&quot;6B42BFF9&quot;/&gt;&lt;wsp:rsid wsp:val=&quot;6B47AA41&quot;/&gt;&lt;wsp:rsid wsp:val=&quot;6B485F0B&quot;/&gt;&lt;wsp:rsid wsp:val=&quot;6B5DC526&quot;/&gt;&lt;wsp:rsid wsp:val=&quot;6B6A869C&quot;/&gt;&lt;wsp:rsid wsp:val=&quot;6B833A60&quot;/&gt;&lt;wsp:rsid wsp:val=&quot;6B83E933&quot;/&gt;&lt;wsp:rsid wsp:val=&quot;6B8A2D1C&quot;/&gt;&lt;wsp:rsid wsp:val=&quot;6BA565C4&quot;/&gt;&lt;wsp:rsid wsp:val=&quot;6BC34DCF&quot;/&gt;&lt;wsp:rsid wsp:val=&quot;6BCB49C3&quot;/&gt;&lt;wsp:rsid wsp:val=&quot;6BCEC331&quot;/&gt;&lt;wsp:rsid wsp:val=&quot;6BD676F8&quot;/&gt;&lt;wsp:rsid wsp:val=&quot;6BD80A34&quot;/&gt;&lt;wsp:rsid wsp:val=&quot;6BF7CB57&quot;/&gt;&lt;wsp:rsid wsp:val=&quot;6BFAACE9&quot;/&gt;&lt;wsp:rsid wsp:val=&quot;6C055437&quot;/&gt;&lt;wsp:rsid wsp:val=&quot;6C1DB24B&quot;/&gt;&lt;wsp:rsid wsp:val=&quot;6C1DB4EC&quot;/&gt;&lt;wsp:rsid wsp:val=&quot;6C378952&quot;/&gt;&lt;wsp:rsid wsp:val=&quot;6C3794DD&quot;/&gt;&lt;wsp:rsid wsp:val=&quot;6C44FCB5&quot;/&gt;&lt;wsp:rsid wsp:val=&quot;6C48EE08&quot;/&gt;&lt;wsp:rsid wsp:val=&quot;6C617401&quot;/&gt;&lt;wsp:rsid wsp:val=&quot;6C62F198&quot;/&gt;&lt;wsp:rsid wsp:val=&quot;6C6726D9&quot;/&gt;&lt;wsp:rsid wsp:val=&quot;6C6A7B21&quot;/&gt;&lt;wsp:rsid wsp:val=&quot;6C791567&quot;/&gt;&lt;wsp:rsid wsp:val=&quot;6C80D319&quot;/&gt;&lt;wsp:rsid wsp:val=&quot;6C8DC627&quot;/&gt;&lt;wsp:rsid wsp:val=&quot;6C99D7C0&quot;/&gt;&lt;wsp:rsid wsp:val=&quot;6CB5B20D&quot;/&gt;&lt;wsp:rsid wsp:val=&quot;6CC9DB12&quot;/&gt;&lt;wsp:rsid wsp:val=&quot;6CE2AF35&quot;/&gt;&lt;wsp:rsid wsp:val=&quot;6CEDA169&quot;/&gt;&lt;wsp:rsid wsp:val=&quot;6CF4397C&quot;/&gt;&lt;wsp:rsid wsp:val=&quot;6CF5875C&quot;/&gt;&lt;wsp:rsid wsp:val=&quot;6CF92EFC&quot;/&gt;&lt;wsp:rsid wsp:val=&quot;6CF9A596&quot;/&gt;&lt;wsp:rsid wsp:val=&quot;6D23A33F&quot;/&gt;&lt;wsp:rsid wsp:val=&quot;6D291110&quot;/&gt;&lt;wsp:rsid wsp:val=&quot;6D2F7CCE&quot;/&gt;&lt;wsp:rsid wsp:val=&quot;6D43EC7E&quot;/&gt;&lt;wsp:rsid wsp:val=&quot;6D498901&quot;/&gt;&lt;wsp:rsid wsp:val=&quot;6D56A89B&quot;/&gt;&lt;wsp:rsid wsp:val=&quot;6D5931EE&quot;/&gt;&lt;wsp:rsid wsp:val=&quot;6D730DAC&quot;/&gt;&lt;wsp:rsid wsp:val=&quot;6D81405D&quot;/&gt;&lt;wsp:rsid wsp:val=&quot;6D8B134D&quot;/&gt;&lt;wsp:rsid wsp:val=&quot;6D947C4D&quot;/&gt;&lt;wsp:rsid wsp:val=&quot;6DB8EA7B&quot;/&gt;&lt;wsp:rsid wsp:val=&quot;6DBF4428&quot;/&gt;&lt;wsp:rsid wsp:val=&quot;6DC2C20B&quot;/&gt;&lt;wsp:rsid wsp:val=&quot;6DC76B51&quot;/&gt;&lt;wsp:rsid wsp:val=&quot;6DCB801E&quot;/&gt;&lt;wsp:rsid wsp:val=&quot;6DDB6195&quot;/&gt;&lt;wsp:rsid wsp:val=&quot;6DDF6789&quot;/&gt;&lt;wsp:rsid wsp:val=&quot;6DE13FD4&quot;/&gt;&lt;wsp:rsid wsp:val=&quot;6E06CAE9&quot;/&gt;&lt;wsp:rsid wsp:val=&quot;6E0C7A0B&quot;/&gt;&lt;wsp:rsid wsp:val=&quot;6E119F60&quot;/&gt;&lt;wsp:rsid wsp:val=&quot;6E1846C9&quot;/&gt;&lt;wsp:rsid wsp:val=&quot;6E274C2D&quot;/&gt;&lt;wsp:rsid wsp:val=&quot;6E3DB2B6&quot;/&gt;&lt;wsp:rsid wsp:val=&quot;6E49D5E9&quot;/&gt;&lt;wsp:rsid wsp:val=&quot;6E4BD401&quot;/&gt;&lt;wsp:rsid wsp:val=&quot;6E51A3D0&quot;/&gt;&lt;wsp:rsid wsp:val=&quot;6E51AF0C&quot;/&gt;&lt;wsp:rsid wsp:val=&quot;6E584671&quot;/&gt;&lt;wsp:rsid wsp:val=&quot;6E675196&quot;/&gt;&lt;wsp:rsid wsp:val=&quot;6E76CBDA&quot;/&gt;&lt;wsp:rsid wsp:val=&quot;6E7FE7CA&quot;/&gt;&lt;wsp:rsid wsp:val=&quot;6E817552&quot;/&gt;&lt;wsp:rsid wsp:val=&quot;6E8B666E&quot;/&gt;&lt;wsp:rsid wsp:val=&quot;6EA312A5&quot;/&gt;&lt;wsp:rsid wsp:val=&quot;6EA58E84&quot;/&gt;&lt;wsp:rsid wsp:val=&quot;6EA93A9C&quot;/&gt;&lt;wsp:rsid wsp:val=&quot;6EAB932F&quot;/&gt;&lt;wsp:rsid wsp:val=&quot;6EB50EEF&quot;/&gt;&lt;wsp:rsid wsp:val=&quot;6ECD035E&quot;/&gt;&lt;wsp:rsid wsp:val=&quot;6ECDFF7D&quot;/&gt;&lt;wsp:rsid wsp:val=&quot;6EE1F1A9&quot;/&gt;&lt;wsp:rsid wsp:val=&quot;6EE3F614&quot;/&gt;&lt;wsp:rsid wsp:val=&quot;6EEF7C74&quot;/&gt;&lt;wsp:rsid wsp:val=&quot;6F02FB69&quot;/&gt;&lt;wsp:rsid wsp:val=&quot;6F0A4B02&quot;/&gt;&lt;wsp:rsid wsp:val=&quot;6F133AD9&quot;/&gt;&lt;wsp:rsid wsp:val=&quot;6F15EBC4&quot;/&gt;&lt;wsp:rsid wsp:val=&quot;6F1B62FC&quot;/&gt;&lt;wsp:rsid wsp:val=&quot;6F1E1AB7&quot;/&gt;&lt;wsp:rsid wsp:val=&quot;6F37D927&quot;/&gt;&lt;wsp:rsid wsp:val=&quot;6F3CA92E&quot;/&gt;&lt;wsp:rsid wsp:val=&quot;6F3DC1E3&quot;/&gt;&lt;wsp:rsid wsp:val=&quot;6F459E3D&quot;/&gt;&lt;wsp:rsid wsp:val=&quot;6F580A44&quot;/&gt;&lt;wsp:rsid wsp:val=&quot;6F6DE78E&quot;/&gt;&lt;wsp:rsid wsp:val=&quot;6F7115B8&quot;/&gt;&lt;wsp:rsid wsp:val=&quot;6F76BE7E&quot;/&gt;&lt;wsp:rsid wsp:val=&quot;6F84FEC8&quot;/&gt;&lt;wsp:rsid wsp:val=&quot;6F8BF9DA&quot;/&gt;&lt;wsp:rsid wsp:val=&quot;6F8C0E1A&quot;/&gt;&lt;wsp:rsid wsp:val=&quot;6F912D8F&quot;/&gt;&lt;wsp:rsid wsp:val=&quot;6FA0D5C1&quot;/&gt;&lt;wsp:rsid wsp:val=&quot;6FB04ED3&quot;/&gt;&lt;wsp:rsid wsp:val=&quot;6FC9A3F8&quot;/&gt;&lt;wsp:rsid wsp:val=&quot;6FD0602B&quot;/&gt;&lt;wsp:rsid wsp:val=&quot;6FE2C89B&quot;/&gt;&lt;wsp:rsid wsp:val=&quot;7009EB68&quot;/&gt;&lt;wsp:rsid wsp:val=&quot;70112BB5&quot;/&gt;&lt;wsp:rsid wsp:val=&quot;70163C38&quot;/&gt;&lt;wsp:rsid wsp:val=&quot;7027D61B&quot;/&gt;&lt;wsp:rsid wsp:val=&quot;70345839&quot;/&gt;&lt;wsp:rsid wsp:val=&quot;7035319B&quot;/&gt;&lt;wsp:rsid wsp:val=&quot;7037CCAE&quot;/&gt;&lt;wsp:rsid wsp:val=&quot;70421F70&quot;/&gt;&lt;wsp:rsid wsp:val=&quot;7046FA88&quot;/&gt;&lt;wsp:rsid wsp:val=&quot;70477BE2&quot;/&gt;&lt;wsp:rsid wsp:val=&quot;704C2632&quot;/&gt;&lt;wsp:rsid wsp:val=&quot;704D2DFD&quot;/&gt;&lt;wsp:rsid wsp:val=&quot;70503319&quot;/&gt;&lt;wsp:rsid wsp:val=&quot;70578E50&quot;/&gt;&lt;wsp:rsid wsp:val=&quot;706403B1&quot;/&gt;&lt;wsp:rsid wsp:val=&quot;706840DC&quot;/&gt;&lt;wsp:rsid wsp:val=&quot;706DABEA&quot;/&gt;&lt;wsp:rsid wsp:val=&quot;706F7D0C&quot;/&gt;&lt;wsp:rsid wsp:val=&quot;707B467C&quot;/&gt;&lt;wsp:rsid wsp:val=&quot;708607CD&quot;/&gt;&lt;wsp:rsid wsp:val=&quot;709987D7&quot;/&gt;&lt;wsp:rsid wsp:val=&quot;70B816A4&quot;/&gt;&lt;wsp:rsid wsp:val=&quot;70BC6B37&quot;/&gt;&lt;wsp:rsid wsp:val=&quot;70BDB798&quot;/&gt;&lt;wsp:rsid wsp:val=&quot;70D3A988&quot;/&gt;&lt;wsp:rsid wsp:val=&quot;70D6E3D3&quot;/&gt;&lt;wsp:rsid wsp:val=&quot;70DB935D&quot;/&gt;&lt;wsp:rsid wsp:val=&quot;70FACED6&quot;/&gt;&lt;wsp:rsid wsp:val=&quot;70FF0C13&quot;/&gt;&lt;wsp:rsid wsp:val=&quot;710A9E69&quot;/&gt;&lt;wsp:rsid wsp:val=&quot;710F61E0&quot;/&gt;&lt;wsp:rsid wsp:val=&quot;71128EDF&quot;/&gt;&lt;wsp:rsid wsp:val=&quot;71139C41&quot;/&gt;&lt;wsp:rsid wsp:val=&quot;711A8892&quot;/&gt;&lt;wsp:rsid wsp:val=&quot;71213CCE&quot;/&gt;&lt;wsp:rsid wsp:val=&quot;71297CB9&quot;/&gt;&lt;wsp:rsid wsp:val=&quot;7134EB6D&quot;/&gt;&lt;wsp:rsid wsp:val=&quot;71391A01&quot;/&gt;&lt;wsp:rsid wsp:val=&quot;71511ECD&quot;/&gt;&lt;wsp:rsid wsp:val=&quot;71728BF9&quot;/&gt;&lt;wsp:rsid wsp:val=&quot;7178CD1E&quot;/&gt;&lt;wsp:rsid wsp:val=&quot;717FCA5C&quot;/&gt;&lt;wsp:rsid wsp:val=&quot;719B7FBC&quot;/&gt;&lt;wsp:rsid wsp:val=&quot;71B564A2&quot;/&gt;&lt;wsp:rsid wsp:val=&quot;71C35952&quot;/&gt;&lt;wsp:rsid wsp:val=&quot;71E18C62&quot;/&gt;&lt;wsp:rsid wsp:val=&quot;71E8C102&quot;/&gt;&lt;wsp:rsid wsp:val=&quot;71EC037A&quot;/&gt;&lt;wsp:rsid wsp:val=&quot;721A1571&quot;/&gt;&lt;wsp:rsid wsp:val=&quot;7235C5EA&quot;/&gt;&lt;wsp:rsid wsp:val=&quot;72368487&quot;/&gt;&lt;wsp:rsid wsp:val=&quot;7238ED18&quot;/&gt;&lt;wsp:rsid wsp:val=&quot;723C3BC7&quot;/&gt;&lt;wsp:rsid wsp:val=&quot;726884E8&quot;/&gt;&lt;wsp:rsid wsp:val=&quot;7271E43F&quot;/&gt;&lt;wsp:rsid wsp:val=&quot;7280ED90&quot;/&gt;&lt;wsp:rsid wsp:val=&quot;729B12AF&quot;/&gt;&lt;wsp:rsid wsp:val=&quot;729D59AC&quot;/&gt;&lt;wsp:rsid wsp:val=&quot;72A5EF9B&quot;/&gt;&lt;wsp:rsid wsp:val=&quot;72AC7B89&quot;/&gt;&lt;wsp:rsid wsp:val=&quot;72AFC8CE&quot;/&gt;&lt;wsp:rsid wsp:val=&quot;72B11C38&quot;/&gt;&lt;wsp:rsid wsp:val=&quot;72B658F3&quot;/&gt;&lt;wsp:rsid wsp:val=&quot;72C81D34&quot;/&gt;&lt;wsp:rsid wsp:val=&quot;72CFE0FF&quot;/&gt;&lt;wsp:rsid wsp:val=&quot;72DF4E39&quot;/&gt;&lt;wsp:rsid wsp:val=&quot;72ECA686&quot;/&gt;&lt;wsp:rsid wsp:val=&quot;72ECECDC&quot;/&gt;&lt;wsp:rsid wsp:val=&quot;73042269&quot;/&gt;&lt;wsp:rsid wsp:val=&quot;7311A4FB&quot;/&gt;&lt;wsp:rsid wsp:val=&quot;731A57D7&quot;/&gt;&lt;wsp:rsid wsp:val=&quot;7320042F&quot;/&gt;&lt;wsp:rsid wsp:val=&quot;732DCB51&quot;/&gt;&lt;wsp:rsid wsp:val=&quot;733CEAAB&quot;/&gt;&lt;wsp:rsid wsp:val=&quot;7349390D&quot;/&gt;&lt;wsp:rsid wsp:val=&quot;734C2198&quot;/&gt;&lt;wsp:rsid wsp:val=&quot;734E13E8&quot;/&gt;&lt;wsp:rsid wsp:val=&quot;73548D26&quot;/&gt;&lt;wsp:rsid wsp:val=&quot;73571103&quot;/&gt;&lt;wsp:rsid wsp:val=&quot;736AC7E3&quot;/&gt;&lt;wsp:rsid wsp:val=&quot;736CD879&quot;/&gt;&lt;wsp:rsid wsp:val=&quot;73736117&quot;/&gt;&lt;wsp:rsid wsp:val=&quot;73755A1E&quot;/&gt;&lt;wsp:rsid wsp:val=&quot;737854D7&quot;/&gt;&lt;wsp:rsid wsp:val=&quot;737A54F1&quot;/&gt;&lt;wsp:rsid wsp:val=&quot;739C7F98&quot;/&gt;&lt;wsp:rsid wsp:val=&quot;73B32E02&quot;/&gt;&lt;wsp:rsid wsp:val=&quot;73B6CA44&quot;/&gt;&lt;wsp:rsid wsp:val=&quot;73C220E1&quot;/&gt;&lt;wsp:rsid wsp:val=&quot;73C381FB&quot;/&gt;&lt;wsp:rsid wsp:val=&quot;73DAD804&quot;/&gt;&lt;wsp:rsid wsp:val=&quot;73DC9F53&quot;/&gt;&lt;wsp:rsid wsp:val=&quot;73E1C6E5&quot;/&gt;&lt;wsp:rsid wsp:val=&quot;73FF67D8&quot;/&gt;&lt;wsp:rsid wsp:val=&quot;7404F05B&quot;/&gt;&lt;wsp:rsid wsp:val=&quot;74073B67&quot;/&gt;&lt;wsp:rsid wsp:val=&quot;74142A76&quot;/&gt;&lt;wsp:rsid wsp:val=&quot;742B3548&quot;/&gt;&lt;wsp:rsid wsp:val=&quot;742F1539&quot;/&gt;&lt;wsp:rsid wsp:val=&quot;74489BD7&quot;/&gt;&lt;wsp:rsid wsp:val=&quot;74577A9D&quot;/&gt;&lt;wsp:rsid wsp:val=&quot;74697E7D&quot;/&gt;&lt;wsp:rsid wsp:val=&quot;746B4FA3&quot;/&gt;&lt;wsp:rsid wsp:val=&quot;748F7A64&quot;/&gt;&lt;wsp:rsid wsp:val=&quot;7491BECF&quot;/&gt;&lt;wsp:rsid wsp:val=&quot;74A5307C&quot;/&gt;&lt;wsp:rsid wsp:val=&quot;74C787F5&quot;/&gt;&lt;wsp:rsid wsp:val=&quot;74E01437&quot;/&gt;&lt;wsp:rsid wsp:val=&quot;74EB993D&quot;/&gt;&lt;wsp:rsid wsp:val=&quot;74ED45BF&quot;/&gt;&lt;wsp:rsid wsp:val=&quot;74ED48F7&quot;/&gt;&lt;wsp:rsid wsp:val=&quot;74F0CDA8&quot;/&gt;&lt;wsp:rsid wsp:val=&quot;74F41C2D&quot;/&gt;&lt;wsp:rsid wsp:val=&quot;75044007&quot;/&gt;&lt;wsp:rsid wsp:val=&quot;750C9EF4&quot;/&gt;&lt;wsp:rsid wsp:val=&quot;75123CB8&quot;/&gt;&lt;wsp:rsid wsp:val=&quot;7512DE4C&quot;/&gt;&lt;wsp:rsid wsp:val=&quot;751F84DB&quot;/&gt;&lt;wsp:rsid wsp:val=&quot;7531975E&quot;/&gt;&lt;wsp:rsid wsp:val=&quot;753358CB&quot;/&gt;&lt;wsp:rsid wsp:val=&quot;75366054&quot;/&gt;&lt;wsp:rsid wsp:val=&quot;753AB14B&quot;/&gt;&lt;wsp:rsid wsp:val=&quot;753D4574&quot;/&gt;&lt;wsp:rsid wsp:val=&quot;754657AB&quot;/&gt;&lt;wsp:rsid wsp:val=&quot;7546E581&quot;/&gt;&lt;wsp:rsid wsp:val=&quot;755FA7FA&quot;/&gt;&lt;wsp:rsid wsp:val=&quot;756906A9&quot;/&gt;&lt;wsp:rsid wsp:val=&quot;756CEC1D&quot;/&gt;&lt;wsp:rsid wsp:val=&quot;7571B166&quot;/&gt;&lt;wsp:rsid wsp:val=&quot;7573BFA0&quot;/&gt;&lt;wsp:rsid wsp:val=&quot;757D9746&quot;/&gt;&lt;wsp:rsid wsp:val=&quot;75828D5E&quot;/&gt;&lt;wsp:rsid wsp:val=&quot;758D5C3B&quot;/&gt;&lt;wsp:rsid wsp:val=&quot;75A8AE42&quot;/&gt;&lt;wsp:rsid wsp:val=&quot;75C21E1F&quot;/&gt;&lt;wsp:rsid wsp:val=&quot;75C9ED06&quot;/&gt;&lt;wsp:rsid wsp:val=&quot;75CB2BD0&quot;/&gt;&lt;wsp:rsid wsp:val=&quot;75DCEE46&quot;/&gt;&lt;wsp:rsid wsp:val=&quot;75E4B09C&quot;/&gt;&lt;wsp:rsid wsp:val=&quot;75F8E5E0&quot;/&gt;&lt;wsp:rsid wsp:val=&quot;76006D38&quot;/&gt;&lt;wsp:rsid wsp:val=&quot;7605BD43&quot;/&gt;&lt;wsp:rsid wsp:val=&quot;7611C0E7&quot;/&gt;&lt;wsp:rsid wsp:val=&quot;761412A2&quot;/&gt;&lt;wsp:rsid wsp:val=&quot;7645CCD9&quot;/&gt;&lt;wsp:rsid wsp:val=&quot;764D42E1&quot;/&gt;&lt;wsp:rsid wsp:val=&quot;7653D1A1&quot;/&gt;&lt;wsp:rsid wsp:val=&quot;7664BDFC&quot;/&gt;&lt;wsp:rsid wsp:val=&quot;7669DF78&quot;/&gt;&lt;wsp:rsid wsp:val=&quot;766AB65B&quot;/&gt;&lt;wsp:rsid wsp:val=&quot;7679EC5A&quot;/&gt;&lt;wsp:rsid wsp:val=&quot;76846F42&quot;/&gt;&lt;wsp:rsid wsp:val=&quot;76A2BA06&quot;/&gt;&lt;wsp:rsid wsp:val=&quot;76A3E970&quot;/&gt;&lt;wsp:rsid wsp:val=&quot;76A6843A&quot;/&gt;&lt;wsp:rsid wsp:val=&quot;76C2408F&quot;/&gt;&lt;wsp:rsid wsp:val=&quot;76C5C9D0&quot;/&gt;&lt;wsp:rsid wsp:val=&quot;76D220F6&quot;/&gt;&lt;wsp:rsid wsp:val=&quot;76EA5130&quot;/&gt;&lt;wsp:rsid wsp:val=&quot;76F515C2&quot;/&gt;&lt;wsp:rsid wsp:val=&quot;76FAA0EB&quot;/&gt;&lt;wsp:rsid wsp:val=&quot;770A2B5A&quot;/&gt;&lt;wsp:rsid wsp:val=&quot;770EC874&quot;/&gt;&lt;wsp:rsid wsp:val=&quot;77119309&quot;/&gt;&lt;wsp:rsid wsp:val=&quot;77184DE7&quot;/&gt;&lt;wsp:rsid wsp:val=&quot;771967A7&quot;/&gt;&lt;wsp:rsid wsp:val=&quot;77218540&quot;/&gt;&lt;wsp:rsid wsp:val=&quot;77246FEA&quot;/&gt;&lt;wsp:rsid wsp:val=&quot;77361D01&quot;/&gt;&lt;wsp:rsid wsp:val=&quot;77414CEB&quot;/&gt;&lt;wsp:rsid wsp:val=&quot;77447EA3&quot;/&gt;&lt;wsp:rsid wsp:val=&quot;775B3768&quot;/&gt;&lt;wsp:rsid wsp:val=&quot;7766FC31&quot;/&gt;&lt;wsp:rsid wsp:val=&quot;77741C91&quot;/&gt;&lt;wsp:rsid wsp:val=&quot;779AC0A4&quot;/&gt;&lt;wsp:rsid wsp:val=&quot;77A1F731&quot;/&gt;&lt;wsp:rsid wsp:val=&quot;77ABC0D2&quot;/&gt;&lt;wsp:rsid wsp:val=&quot;77C05ED4&quot;/&gt;&lt;wsp:rsid wsp:val=&quot;77C7360C&quot;/&gt;&lt;wsp:rsid wsp:val=&quot;77CA985D&quot;/&gt;&lt;wsp:rsid wsp:val=&quot;77D6C90E&quot;/&gt;&lt;wsp:rsid wsp:val=&quot;77E0A417&quot;/&gt;&lt;wsp:rsid wsp:val=&quot;77EDBE21&quot;/&gt;&lt;wsp:rsid wsp:val=&quot;7811906B&quot;/&gt;&lt;wsp:rsid wsp:val=&quot;78153C9A&quot;/&gt;&lt;wsp:rsid wsp:val=&quot;7824F5AB&quot;/&gt;&lt;wsp:rsid wsp:val=&quot;782F2195&quot;/&gt;&lt;wsp:rsid wsp:val=&quot;7833376D&quot;/&gt;&lt;wsp:rsid wsp:val=&quot;78453EA4&quot;/&gt;&lt;wsp:rsid wsp:val=&quot;787BFE64&quot;/&gt;&lt;wsp:rsid wsp:val=&quot;78864F6B&quot;/&gt;&lt;wsp:rsid wsp:val=&quot;78886C37&quot;/&gt;&lt;wsp:rsid wsp:val=&quot;78AAD630&quot;/&gt;&lt;wsp:rsid wsp:val=&quot;78AF23AB&quot;/&gt;&lt;wsp:rsid wsp:val=&quot;78B98784&quot;/&gt;&lt;wsp:rsid wsp:val=&quot;78BC9B39&quot;/&gt;&lt;wsp:rsid wsp:val=&quot;78C238DB&quot;/&gt;&lt;wsp:rsid wsp:val=&quot;78C69D7F&quot;/&gt;&lt;wsp:rsid wsp:val=&quot;78D65D78&quot;/&gt;&lt;wsp:rsid wsp:val=&quot;78DADE15&quot;/&gt;&lt;wsp:rsid wsp:val=&quot;78DBAC93&quot;/&gt;&lt;wsp:rsid wsp:val=&quot;78DEBB6D&quot;/&gt;&lt;wsp:rsid wsp:val=&quot;78E8D949&quot;/&gt;&lt;wsp:rsid wsp:val=&quot;78FBC3E8&quot;/&gt;&lt;wsp:rsid wsp:val=&quot;7912FC4A&quot;/&gt;&lt;wsp:rsid wsp:val=&quot;7918D4D0&quot;/&gt;&lt;wsp:rsid wsp:val=&quot;7919102F&quot;/&gt;&lt;wsp:rsid wsp:val=&quot;791AA285&quot;/&gt;&lt;wsp:rsid wsp:val=&quot;791C58B4&quot;/&gt;&lt;wsp:rsid wsp:val=&quot;791C6AB1&quot;/&gt;&lt;wsp:rsid wsp:val=&quot;79233338&quot;/&gt;&lt;wsp:rsid wsp:val=&quot;7925FE27&quot;/&gt;&lt;wsp:rsid wsp:val=&quot;792A56EC&quot;/&gt;&lt;wsp:rsid wsp:val=&quot;793AA372&quot;/&gt;&lt;wsp:rsid wsp:val=&quot;793CA353&quot;/&gt;&lt;wsp:rsid wsp:val=&quot;7940C9B7&quot;/&gt;&lt;wsp:rsid wsp:val=&quot;7951D864&quot;/&gt;&lt;wsp:rsid wsp:val=&quot;79600B6A&quot;/&gt;&lt;wsp:rsid wsp:val=&quot;796D9F18&quot;/&gt;&lt;wsp:rsid wsp:val=&quot;796ECBD4&quot;/&gt;&lt;wsp:rsid wsp:val=&quot;79758087&quot;/&gt;&lt;wsp:rsid wsp:val=&quot;7980DBF3&quot;/&gt;&lt;wsp:rsid wsp:val=&quot;79945AAB&quot;/&gt;&lt;wsp:rsid wsp:val=&quot;7996F5C8&quot;/&gt;&lt;wsp:rsid wsp:val=&quot;79A70FE0&quot;/&gt;&lt;wsp:rsid wsp:val=&quot;79B276CB&quot;/&gt;&lt;wsp:rsid wsp:val=&quot;79B31EC2&quot;/&gt;&lt;wsp:rsid wsp:val=&quot;79B3C3E1&quot;/&gt;&lt;wsp:rsid wsp:val=&quot;79C26E3B&quot;/&gt;&lt;wsp:rsid wsp:val=&quot;79CC2471&quot;/&gt;&lt;wsp:rsid wsp:val=&quot;79CDA579&quot;/&gt;&lt;wsp:rsid wsp:val=&quot;79D37ADD&quot;/&gt;&lt;wsp:rsid wsp:val=&quot;79DF86BD&quot;/&gt;&lt;wsp:rsid wsp:val=&quot;79E937F6&quot;/&gt;&lt;wsp:rsid wsp:val=&quot;79FA860A&quot;/&gt;&lt;wsp:rsid wsp:val=&quot;7A03928A&quot;/&gt;&lt;wsp:rsid wsp:val=&quot;7A06704B&quot;/&gt;&lt;wsp:rsid wsp:val=&quot;7A0D20F2&quot;/&gt;&lt;wsp:rsid wsp:val=&quot;7A13762C&quot;/&gt;&lt;wsp:rsid wsp:val=&quot;7A1785F3&quot;/&gt;&lt;wsp:rsid wsp:val=&quot;7A42B114&quot;/&gt;&lt;wsp:rsid wsp:val=&quot;7A519576&quot;/&gt;&lt;wsp:rsid wsp:val=&quot;7A526BB7&quot;/&gt;&lt;wsp:rsid wsp:val=&quot;7A7110B5&quot;/&gt;&lt;wsp:rsid wsp:val=&quot;7A71DEA6&quot;/&gt;&lt;wsp:rsid wsp:val=&quot;7A7431DF&quot;/&gt;&lt;wsp:rsid wsp:val=&quot;7A7D5412&quot;/&gt;&lt;wsp:rsid wsp:val=&quot;7A7F5CCF&quot;/&gt;&lt;wsp:rsid wsp:val=&quot;7A7FFDD6&quot;/&gt;&lt;wsp:rsid wsp:val=&quot;7A81CE92&quot;/&gt;&lt;wsp:rsid wsp:val=&quot;7A826848&quot;/&gt;&lt;wsp:rsid wsp:val=&quot;7A8D5A3C&quot;/&gt;&lt;wsp:rsid wsp:val=&quot;7A961A10&quot;/&gt;&lt;wsp:rsid wsp:val=&quot;7A98F683&quot;/&gt;&lt;wsp:rsid wsp:val=&quot;7A9DFA01&quot;/&gt;&lt;wsp:rsid wsp:val=&quot;7AAE38B9&quot;/&gt;&lt;wsp:rsid wsp:val=&quot;7AB63DBA&quot;/&gt;&lt;wsp:rsid wsp:val=&quot;7ADC0134&quot;/&gt;&lt;wsp:rsid wsp:val=&quot;7AEC1438&quot;/&gt;&lt;wsp:rsid wsp:val=&quot;7AEDDAFE&quot;/&gt;&lt;wsp:rsid wsp:val=&quot;7AFD1A0F&quot;/&gt;&lt;wsp:rsid wsp:val=&quot;7B032275&quot;/&gt;&lt;wsp:rsid wsp:val=&quot;7B13B7B0&quot;/&gt;&lt;wsp:rsid wsp:val=&quot;7B2BD8F1&quot;/&gt;&lt;wsp:rsid wsp:val=&quot;7B31E0BA&quot;/&gt;&lt;wsp:rsid wsp:val=&quot;7B323CE2&quot;/&gt;&lt;wsp:rsid wsp:val=&quot;7B3A6532&quot;/&gt;&lt;wsp:rsid wsp:val=&quot;7B3E1A30&quot;/&gt;&lt;wsp:rsid wsp:val=&quot;7B4FD4ED&quot;/&gt;&lt;wsp:rsid wsp:val=&quot;7B573F78&quot;/&gt;&lt;wsp:rsid wsp:val=&quot;7B5988EF&quot;/&gt;&lt;wsp:rsid wsp:val=&quot;7B5DBE91&quot;/&gt;&lt;wsp:rsid wsp:val=&quot;7B600F2C&quot;/&gt;&lt;wsp:rsid wsp:val=&quot;7B8C5DCD&quot;/&gt;&lt;wsp:rsid wsp:val=&quot;7B8D87C3&quot;/&gt;&lt;wsp:rsid wsp:val=&quot;7B9A8E25&quot;/&gt;&lt;wsp:rsid wsp:val=&quot;7BAB1913&quot;/&gt;&lt;wsp:rsid wsp:val=&quot;7BB6E3D2&quot;/&gt;&lt;wsp:rsid wsp:val=&quot;7BBF2216&quot;/&gt;&lt;wsp:rsid wsp:val=&quot;7BC7BDF1&quot;/&gt;&lt;wsp:rsid wsp:val=&quot;7BD3B06D&quot;/&gt;&lt;wsp:rsid wsp:val=&quot;7BD684B4&quot;/&gt;&lt;wsp:rsid wsp:val=&quot;7BE6844C&quot;/&gt;&lt;wsp:rsid wsp:val=&quot;7BEE64DA&quot;/&gt;&lt;wsp:rsid wsp:val=&quot;7BF30D0F&quot;/&gt;&lt;wsp:rsid wsp:val=&quot;7BFE145A&quot;/&gt;&lt;wsp:rsid wsp:val=&quot;7C0078AD&quot;/&gt;&lt;wsp:rsid wsp:val=&quot;7C0860DA&quot;/&gt;&lt;wsp:rsid wsp:val=&quot;7C1659C0&quot;/&gt;&lt;wsp:rsid wsp:val=&quot;7C17EFC6&quot;/&gt;&lt;wsp:rsid wsp:val=&quot;7C1DFC67&quot;/&gt;&lt;wsp:rsid wsp:val=&quot;7C203FBF&quot;/&gt;&lt;wsp:rsid wsp:val=&quot;7C3371D4&quot;/&gt;&lt;wsp:rsid wsp:val=&quot;7C4FF557&quot;/&gt;&lt;wsp:rsid wsp:val=&quot;7C509E04&quot;/&gt;&lt;wsp:rsid wsp:val=&quot;7C57C3E2&quot;/&gt;&lt;wsp:rsid wsp:val=&quot;7C77D195&quot;/&gt;&lt;wsp:rsid wsp:val=&quot;7C7DC9B5&quot;/&gt;&lt;wsp:rsid wsp:val=&quot;7C8F1B31&quot;/&gt;&lt;wsp:rsid wsp:val=&quot;7C9F1816&quot;/&gt;&lt;wsp:rsid wsp:val=&quot;7CB08430&quot;/&gt;&lt;wsp:rsid wsp:val=&quot;7CFBDF8D&quot;/&gt;&lt;wsp:rsid wsp:val=&quot;7D0BDBB9&quot;/&gt;&lt;wsp:rsid wsp:val=&quot;7D1E8DAF&quot;/&gt;&lt;wsp:rsid wsp:val=&quot;7D2CE450&quot;/&gt;&lt;wsp:rsid wsp:val=&quot;7D3C9B2C&quot;/&gt;&lt;wsp:rsid wsp:val=&quot;7D4A9C40&quot;/&gt;&lt;wsp:rsid wsp:val=&quot;7D4FF23A&quot;/&gt;&lt;wsp:rsid wsp:val=&quot;7D5262CC&quot;/&gt;&lt;wsp:rsid wsp:val=&quot;7D583742&quot;/&gt;&lt;wsp:rsid wsp:val=&quot;7D5D7BE9&quot;/&gt;&lt;wsp:rsid wsp:val=&quot;7D6948E5&quot;/&gt;&lt;wsp:rsid wsp:val=&quot;7D6F8EEC&quot;/&gt;&lt;wsp:rsid wsp:val=&quot;7D710CDE&quot;/&gt;&lt;wsp:rsid wsp:val=&quot;7D754302&quot;/&gt;&lt;wsp:rsid wsp:val=&quot;7D7FD9B7&quot;/&gt;&lt;wsp:rsid wsp:val=&quot;7D94A19C&quot;/&gt;&lt;wsp:rsid wsp:val=&quot;7D98860A&quot;/&gt;&lt;wsp:rsid wsp:val=&quot;7D98938A&quot;/&gt;&lt;wsp:rsid wsp:val=&quot;7D9CA957&quot;/&gt;&lt;wsp:rsid wsp:val=&quot;7DA194D5&quot;/&gt;&lt;wsp:rsid wsp:val=&quot;7DA982B7&quot;/&gt;&lt;wsp:rsid wsp:val=&quot;7DBCED97&quot;/&gt;&lt;wsp:rsid wsp:val=&quot;7DC4FAFE&quot;/&gt;&lt;wsp:rsid wsp:val=&quot;7DCCC457&quot;/&gt;&lt;wsp:rsid wsp:val=&quot;7DF00776&quot;/&gt;&lt;wsp:rsid wsp:val=&quot;7DF24353&quot;/&gt;&lt;wsp:rsid wsp:val=&quot;7DF255CA&quot;/&gt;&lt;wsp:rsid wsp:val=&quot;7DFB50F1&quot;/&gt;&lt;wsp:rsid wsp:val=&quot;7E032FBD&quot;/&gt;&lt;wsp:rsid wsp:val=&quot;7E0DAC36&quot;/&gt;&lt;wsp:rsid wsp:val=&quot;7E23B4FA&quot;/&gt;&lt;wsp:rsid wsp:val=&quot;7E335C6B&quot;/&gt;&lt;wsp:rsid wsp:val=&quot;7E48001C&quot;/&gt;&lt;wsp:rsid wsp:val=&quot;7E49EFF7&quot;/&gt;&lt;wsp:rsid wsp:val=&quot;7E4C3FBD&quot;/&gt;&lt;wsp:rsid wsp:val=&quot;7E4DC4F3&quot;/&gt;&lt;wsp:rsid wsp:val=&quot;7E565375&quot;/&gt;&lt;wsp:rsid wsp:val=&quot;7E59AA26&quot;/&gt;&lt;wsp:rsid wsp:val=&quot;7E677CF9&quot;/&gt;&lt;wsp:rsid wsp:val=&quot;7E703698&quot;/&gt;&lt;wsp:rsid wsp:val=&quot;7E789FD5&quot;/&gt;&lt;wsp:rsid wsp:val=&quot;7E7BC1B3&quot;/&gt;&lt;wsp:rsid wsp:val=&quot;7E7CED15&quot;/&gt;&lt;wsp:rsid wsp:val=&quot;7E7E543B&quot;/&gt;&lt;wsp:rsid wsp:val=&quot;7E97D745&quot;/&gt;&lt;wsp:rsid wsp:val=&quot;7E9E5722&quot;/&gt;&lt;wsp:rsid wsp:val=&quot;7E9EACB6&quot;/&gt;&lt;wsp:rsid wsp:val=&quot;7EBA3565&quot;/&gt;&lt;wsp:rsid wsp:val=&quot;7EC7CD82&quot;/&gt;&lt;wsp:rsid wsp:val=&quot;7ED9091F&quot;/&gt;&lt;wsp:rsid wsp:val=&quot;7EE17EA4&quot;/&gt;&lt;wsp:rsid wsp:val=&quot;7EE88F37&quot;/&gt;&lt;wsp:rsid wsp:val=&quot;7EF649AE&quot;/&gt;&lt;wsp:rsid wsp:val=&quot;7F07A755&quot;/&gt;&lt;wsp:rsid wsp:val=&quot;7F26059C&quot;/&gt;&lt;wsp:rsid wsp:val=&quot;7F2BEEFA&quot;/&gt;&lt;wsp:rsid wsp:val=&quot;7F30278B&quot;/&gt;&lt;wsp:rsid wsp:val=&quot;7F4ED065&quot;/&gt;&lt;wsp:rsid wsp:val=&quot;7F511F8A&quot;/&gt;&lt;wsp:rsid wsp:val=&quot;7F529BE0&quot;/&gt;&lt;wsp:rsid wsp:val=&quot;7F548A31&quot;/&gt;&lt;wsp:rsid wsp:val=&quot;7F58E5B9&quot;/&gt;&lt;wsp:rsid wsp:val=&quot;7F5CB20F&quot;/&gt;&lt;wsp:rsid wsp:val=&quot;7F60B018&quot;/&gt;&lt;wsp:rsid wsp:val=&quot;7F698B33&quot;/&gt;&lt;wsp:rsid wsp:val=&quot;7F782E40&quot;/&gt;&lt;wsp:rsid wsp:val=&quot;7F78584B&quot;/&gt;&lt;wsp:rsid wsp:val=&quot;7F8B31CC&quot;/&gt;&lt;wsp:rsid wsp:val=&quot;7F93FF58&quot;/&gt;&lt;wsp:rsid wsp:val=&quot;7F96507D&quot;/&gt;&lt;wsp:rsid wsp:val=&quot;7F9C4E5D&quot;/&gt;&lt;wsp:rsid wsp:val=&quot;7FBC8836&quot;/&gt;&lt;wsp:rsid wsp:val=&quot;7FBE889A&quot;/&gt;&lt;wsp:rsid wsp:val=&quot;7FCE6BFA&quot;/&gt;&lt;wsp:rsid wsp:val=&quot;7FD21ABC&quot;/&gt;&lt;wsp:rsid wsp:val=&quot;7FD8008F&quot;/&gt;&lt;wsp:rsid wsp:val=&quot;7FDA4F5C&quot;/&gt;&lt;wsp:rsid wsp:val=&quot;7FFD8CF1&quot;/&gt;&lt;/wsp:rsids&gt;&lt;/w:docPr&gt;&lt;w:body&gt;&lt;wx:sect&gt;&lt;w:p wsp:rsidR=&quot;00000000&quot; wsp:rsidRDefault=&quot;00437283&quot; wsp:rsidP=&quot;00437283&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lt;/m:t&gt;&lt;/m:r&gt;&lt;/m:e&gt;&lt;m:sub&gt;&lt;m:sSub&gt;&lt;m:sSubPr&gt;&lt;m:ctrlPr&gt;&lt;w:rPr&gt;&lt;w:rFonts w:ascii=&quot;Cambria Math&quot; w:h-ansi=&quot;Cambria Math&quot;/&gt;&lt;wx:font wx:val=&quot;Cambria Math&quot;/&gt;&lt;w:i/&gt;&lt;/w:rPr&gt;&lt;/m:ctrlPr&gt;&lt;/m:sSubPsr&gt;&lt;m:e&gt;&lt;m:r&gt;&lt;w:rPr&gt;&lt;w:rFonts w:ascii=&quot;Cambria Math&quot; w:h-ansi=&quot;Cambria Math&quot;/&gt;&lt;wx:font wx:val=&quot;Cambria Math&quot;/&gt;&lt;w:i/&gt;&lt;/w:rPr&gt;&lt;m:t&gt;g&lt;/m:t&gt;&lt;/m:r&gt;&lt;/m:e&gt;&lt;m:sub&gt;&lt;m:r&gt;&lt;w:rPr&gt;&lt;w:rFonts w:ascii=&quot;Cambria Math&quot; w:h-ansi=&quot;Cambria Math&quot;/&gt;&lt;wx:font wx:val=&quot;Cambria Math&quot;/&gt;&lt;w:i/&gt;&lt;/w:rPr&gt;&lt;m:t&gt;i&lt;/m:t&gt;&lt;/m:r&gt;&lt;/m:sub&gt;&lt;/m:sSub&gt;&lt;/m:sub&gt;&lt;/m:sSub&gt;&lt;/m:oMath&gt;&lt;/m:oMathPara&gt;&lt;/w:p&gt;&lt;w:sectPr wsp:rsidR=&quot;00000000&quot;&gt;&lt;w:pgSz w:w=&quot;12240&quot; w:h=&quot;15840&quot;/&gt;&lt;w:pgMar w:top=&quot;1701&quot; w:right=&quot;1440&quot; w:bottom=&quot;1440&quot; w:left=&quot;1440&quot; w:header=&quot;720&quot; w:footer=&quot;720&quot; w:gutter=&quot;0&quot;/&gt;&lt;w:cols w:space=&quot;720&quot;/&gt;&lt;/w:sectPr&gt;&lt;/wx:sect&gt;&lt;/w:body&gt;&lt;/w:wordDocument&gt;">
            <v:imagedata r:id="rId10" o:title="" chromakey="white"/>
          </v:shape>
        </w:pict>
      </w:r>
      <w:r w:rsidR="00402169" w:rsidRPr="00F01693">
        <w:fldChar w:fldCharType="end"/>
      </w:r>
      <w:r w:rsidR="000128C2" w:rsidRPr="00F01693">
        <w:t xml:space="preserve"> </w:t>
      </w:r>
      <w:r w:rsidR="00BB7988" w:rsidRPr="00F01693">
        <w:t xml:space="preserve">is a vector of </w:t>
      </w:r>
      <w:r w:rsidR="003469C0" w:rsidRPr="00F01693">
        <w:t xml:space="preserve">unknown </w:t>
      </w:r>
      <w:r w:rsidR="00BB7988" w:rsidRPr="00F01693">
        <w:t>regression coefficients</w:t>
      </w:r>
      <w:r w:rsidR="0082631E" w:rsidRPr="00F01693">
        <w:t xml:space="preserve"> </w:t>
      </w:r>
      <w:r w:rsidR="000128C2" w:rsidRPr="00F01693">
        <w:t xml:space="preserve">by number of </w:t>
      </w:r>
      <w:r w:rsidR="00E66C5C" w:rsidRPr="00F01693">
        <w:t>clusters</w:t>
      </w:r>
      <w:r w:rsidR="00012181" w:rsidRPr="00F01693">
        <w:t xml:space="preserve"> </w:t>
      </w:r>
      <w:r w:rsidR="00402169" w:rsidRPr="00F01693">
        <w:fldChar w:fldCharType="begin"/>
      </w:r>
      <w:r w:rsidR="00402169" w:rsidRPr="00F01693">
        <w:instrText xml:space="preserve"> QUOTE </w:instrText>
      </w:r>
      <w:r w:rsidR="00392796" w:rsidRPr="00F01693">
        <w:rPr>
          <w:position w:val="-9"/>
        </w:rPr>
        <w:pict w14:anchorId="0B5B7C1F">
          <v:shape id="_x0000_i1030" type="#_x0000_t75" style="width:53.25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allowPNG/&gt;&lt;w:savePreviewPicture/&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docVars&gt;&lt;w:docVar w:name=&quot;__Grammarly_42____i&quot; w:val=&quot;H4sIAAAAAAAEAKtWckksSQxILCpxzi/NK1GyMqwFAAEhoTITAAAA&quot;/&gt;&lt;w:docVar w:name=&quot;__Grammarly_42___1&quot; w:val=&quot;H4sIAAAAAAAEAKtWcslP9kxRslIyNDayMDEzMzQyMjUxtDA3MzJS0lEKTi0uzszPAykwtqwFAKnQulwtAAAA&quot;/&gt;&lt;/w:docVars&gt;&lt;wsp:rsids&gt;&lt;wsp:rsidRoot wsp:val=&quot;00046CE5&quot;/&gt;&lt;wsp:rsid wsp:val=&quot;000001DF&quot;/&gt;&lt;wsp:rsid wsp:val=&quot;000002A7&quot;/&gt;&lt;wsp:rsid wsp:val=&quot;00001460&quot;/&gt;&lt;wsp:rsid wsp:val=&quot;0000155B&quot;/&gt;&lt;wsp:rsid wsp:val=&quot;00003ED3&quot;/&gt;&lt;wsp:rsid wsp:val=&quot;00004826&quot;/&gt;&lt;wsp:rsid wsp:val=&quot;000048B5&quot;/&gt;&lt;wsp:rsid wsp:val=&quot;000049D7&quot;/&gt;&lt;wsp:rsid wsp:val=&quot;00005BA4&quot;/&gt;&lt;wsp:rsid wsp:val=&quot;00005BD8&quot;/&gt;&lt;wsp:rsid wsp:val=&quot;00005DB4&quot;/&gt;&lt;wsp:rsid wsp:val=&quot;00006473&quot;/&gt;&lt;wsp:rsid wsp:val=&quot;00007079&quot;/&gt;&lt;wsp:rsid wsp:val=&quot;000072FF&quot;/&gt;&lt;wsp:rsid wsp:val=&quot;00007E04&quot;/&gt;&lt;wsp:rsid wsp:val=&quot;0000E4D6&quot;/&gt;&lt;wsp:rsid wsp:val=&quot;000102EB&quot;/&gt;&lt;wsp:rsid wsp:val=&quot;000104CC&quot;/&gt;&lt;wsp:rsid wsp:val=&quot;0001116A&quot;/&gt;&lt;wsp:rsid wsp:val=&quot;00012181&quot;/&gt;&lt;wsp:rsid wsp:val=&quot;000128C2&quot;/&gt;&lt;wsp:rsid wsp:val=&quot;00013609&quot;/&gt;&lt;wsp:rsid wsp:val=&quot;000140A3&quot;/&gt;&lt;wsp:rsid wsp:val=&quot;00015EA2&quot;/&gt;&lt;wsp:rsid wsp:val=&quot;000161E4&quot;/&gt;&lt;wsp:rsid wsp:val=&quot;000164B5&quot;/&gt;&lt;wsp:rsid wsp:val=&quot;0001655A&quot;/&gt;&lt;wsp:rsid wsp:val=&quot;00016BF0&quot;/&gt;&lt;wsp:rsid wsp:val=&quot;0001777F&quot;/&gt;&lt;wsp:rsid wsp:val=&quot;00017EB1&quot;/&gt;&lt;wsp:rsid wsp:val=&quot;000218FF&quot;/&gt;&lt;wsp:rsid wsp:val=&quot;00021EE8&quot;/&gt;&lt;wsp:rsid wsp:val=&quot;000221D2&quot;/&gt;&lt;wsp:rsid wsp:val=&quot;00022EB5&quot;/&gt;&lt;wsp:rsid wsp:val=&quot;000232C5&quot;/&gt;&lt;wsp:rsid wsp:val=&quot;000232EF&quot;/&gt;&lt;wsp:rsid wsp:val=&quot;00025A56&quot;/&gt;&lt;wsp:rsid wsp:val=&quot;00026410&quot;/&gt;&lt;wsp:rsid wsp:val=&quot;00026BFC&quot;/&gt;&lt;wsp:rsid wsp:val=&quot;00026C68&quot;/&gt;&lt;wsp:rsid wsp:val=&quot;00026DE0&quot;/&gt;&lt;wsp:rsid wsp:val=&quot;00027139&quot;/&gt;&lt;wsp:rsid wsp:val=&quot;000278DE&quot;/&gt;&lt;wsp:rsid wsp:val=&quot;00031B38&quot;/&gt;&lt;wsp:rsid wsp:val=&quot;000322EC&quot;/&gt;&lt;wsp:rsid wsp:val=&quot;000324DF&quot;/&gt;&lt;wsp:rsid wsp:val=&quot;00033536&quot;/&gt;&lt;wsp:rsid wsp:val=&quot;00034D1C&quot;/&gt;&lt;wsp:rsid wsp:val=&quot;00034DFC&quot;/&gt;&lt;wsp:rsid wsp:val=&quot;000357DF&quot;/&gt;&lt;wsp:rsid wsp:val=&quot;00036B08&quot;/&gt;&lt;wsp:rsid wsp:val=&quot;00036D05&quot;/&gt;&lt;wsp:rsid wsp:val=&quot;0003723A&quot;/&gt;&lt;wsp:rsid wsp:val=&quot;00037739&quot;/&gt;&lt;wsp:rsid wsp:val=&quot;00039C30&quot;/&gt;&lt;wsp:rsid wsp:val=&quot;00043EA1&quot;/&gt;&lt;wsp:rsid wsp:val=&quot;0004471D&quot;/&gt;&lt;wsp:rsid wsp:val=&quot;00044D86&quot;/&gt;&lt;wsp:rsid wsp:val=&quot;0004664C&quot;/&gt;&lt;wsp:rsid wsp:val=&quot;00046CE5&quot;/&gt;&lt;wsp:rsid wsp:val=&quot;00047116&quot;/&gt;&lt;wsp:rsid wsp:val=&quot;000512F9&quot;/&gt;&lt;wsp:rsid wsp:val=&quot;00051B14&quot;/&gt;&lt;wsp:rsid wsp:val=&quot;0005238E&quot;/&gt;&lt;wsp:rsid wsp:val=&quot;0005307F&quot;/&gt;&lt;wsp:rsid wsp:val=&quot;00053D9F&quot;/&gt;&lt;wsp:rsid wsp:val=&quot;000570BB&quot;/&gt;&lt;wsp:rsid wsp:val=&quot;00057125&quot;/&gt;&lt;wsp:rsid wsp:val=&quot;000571AC&quot;/&gt;&lt;wsp:rsid wsp:val=&quot;00057CE5&quot;/&gt;&lt;wsp:rsid wsp:val=&quot;000604BE&quot;/&gt;&lt;wsp:rsid wsp:val=&quot;000611AB&quot;/&gt;&lt;wsp:rsid wsp:val=&quot;00061BDF&quot;/&gt;&lt;wsp:rsid wsp:val=&quot;0006316C&quot;/&gt;&lt;wsp:rsid wsp:val=&quot;00063686&quot;/&gt;&lt;wsp:rsid wsp:val=&quot;00064626&quot;/&gt;&lt;wsp:rsid wsp:val=&quot;00064640&quot;/&gt;&lt;wsp:rsid wsp:val=&quot;000649D5&quot;/&gt;&lt;wsp:rsid wsp:val=&quot;00064AAB&quot;/&gt;&lt;wsp:rsid wsp:val=&quot;00065861&quot;/&gt;&lt;wsp:rsid wsp:val=&quot;00066296&quot;/&gt;&lt;wsp:rsid wsp:val=&quot;00067299&quot;/&gt;&lt;wsp:rsid wsp:val=&quot;00067CBF&quot;/&gt;&lt;wsp:rsid wsp:val=&quot;0007018C&quot;/&gt;&lt;wsp:rsid wsp:val=&quot;00070863&quot;/&gt;&lt;wsp:rsid wsp:val=&quot;00071011&quot;/&gt;&lt;wsp:rsid wsp:val=&quot;00073124&quot;/&gt;&lt;wsp:rsid wsp:val=&quot;0007326D&quot;/&gt;&lt;wsp:rsid wsp:val=&quot;000733A4&quot;/&gt;&lt;wsp:rsid wsp:val=&quot;0008217B&quot;/&gt;&lt;wsp:rsid wsp:val=&quot;00082F05&quot;/&gt;&lt;wsp:rsid wsp:val=&quot;0008314E&quot;/&gt;&lt;wsp:rsid wsp:val=&quot;00083906&quot;/&gt;&lt;wsp:rsid wsp:val=&quot;00084C33&quot;/&gt;&lt;wsp:rsid wsp:val=&quot;0008608D&quot;/&gt;&lt;wsp:rsid wsp:val=&quot;000868EE&quot;/&gt;&lt;wsp:rsid wsp:val=&quot;00086EAA&quot;/&gt;&lt;wsp:rsid wsp:val=&quot;00086FD2&quot;/&gt;&lt;wsp:rsid wsp:val=&quot;000915C5&quot;/&gt;&lt;wsp:rsid wsp:val=&quot;0009171E&quot;/&gt;&lt;wsp:rsid wsp:val=&quot;00091F68&quot;/&gt;&lt;wsp:rsid wsp:val=&quot;00092F05&quot;/&gt;&lt;wsp:rsid wsp:val=&quot;0009308F&quot;/&gt;&lt;wsp:rsid wsp:val=&quot;00093D99&quot;/&gt;&lt;wsp:rsid wsp:val=&quot;00094278&quot;/&gt;&lt;wsp:rsid wsp:val=&quot;00094BCD&quot;/&gt;&lt;wsp:rsid wsp:val=&quot;00094D2B&quot;/&gt;&lt;wsp:rsid wsp:val=&quot;000965BD&quot;/&gt;&lt;wsp:rsid wsp:val=&quot;00096AEB&quot;/&gt;&lt;wsp:rsid wsp:val=&quot;00096C7D&quot;/&gt;&lt;wsp:rsid wsp:val=&quot;000A0097&quot;/&gt;&lt;wsp:rsid wsp:val=&quot;000A01F2&quot;/&gt;&lt;wsp:rsid wsp:val=&quot;000A0656&quot;/&gt;&lt;wsp:rsid wsp:val=&quot;000A1139&quot;/&gt;&lt;wsp:rsid wsp:val=&quot;000A1E65&quot;/&gt;&lt;wsp:rsid wsp:val=&quot;000A5700&quot;/&gt;&lt;wsp:rsid wsp:val=&quot;000A5F4E&quot;/&gt;&lt;wsp:rsid wsp:val=&quot;000A6249&quot;/&gt;&lt;wsp:rsid wsp:val=&quot;000A65D0&quot;/&gt;&lt;wsp:rsid wsp:val=&quot;000A6E48&quot;/&gt;&lt;wsp:rsid wsp:val=&quot;000A7358&quot;/&gt;&lt;wsp:rsid wsp:val=&quot;000B0332&quot;/&gt;&lt;wsp:rsid wsp:val=&quot;000B03A0&quot;/&gt;&lt;wsp:rsid wsp:val=&quot;000B051E&quot;/&gt;&lt;wsp:rsid wsp:val=&quot;000B077D&quot;/&gt;&lt;wsp:rsid wsp:val=&quot;000B092B&quot;/&gt;&lt;wsp:rsid wsp:val=&quot;000B0B0C&quot;/&gt;&lt;wsp:rsid wsp:val=&quot;000B0CF6&quot;/&gt;&lt;wsp:rsid wsp:val=&quot;000B12E2&quot;/&gt;&lt;wsp:rsid wsp:val=&quot;000B137A&quot;/&gt;&lt;wsp:rsid wsp:val=&quot;000B2CE3&quot;/&gt;&lt;wsp:rsid wsp:val=&quot;000B53C8&quot;/&gt;&lt;wsp:rsid wsp:val=&quot;000B5BD7&quot;/&gt;&lt;wsp:rsid wsp:val=&quot;000B6F1C&quot;/&gt;&lt;wsp:rsid wsp:val=&quot;000B7585&quot;/&gt;&lt;wsp:rsid wsp:val=&quot;000C04AE&quot;/&gt;&lt;wsp:rsid wsp:val=&quot;000C0A12&quot;/&gt;&lt;wsp:rsid wsp:val=&quot;000C0DDB&quot;/&gt;&lt;wsp:rsid wsp:val=&quot;000C176B&quot;/&gt;&lt;wsp:rsid wsp:val=&quot;000C1949&quot;/&gt;&lt;wsp:rsid wsp:val=&quot;000C1C59&quot;/&gt;&lt;wsp:rsid wsp:val=&quot;000C2BBA&quot;/&gt;&lt;wsp:rsid wsp:val=&quot;000C317B&quot;/&gt;&lt;wsp:rsid wsp:val=&quot;000C3917&quot;/&gt;&lt;wsp:rsid wsp:val=&quot;000C65CE&quot;/&gt;&lt;wsp:rsid wsp:val=&quot;000C7D59&quot;/&gt;&lt;wsp:rsid wsp:val=&quot;000D0998&quot;/&gt;&lt;wsp:rsid wsp:val=&quot;000D1D73&quot;/&gt;&lt;wsp:rsid wsp:val=&quot;000D2446&quot;/&gt;&lt;wsp:rsid wsp:val=&quot;000D5CE2&quot;/&gt;&lt;wsp:rsid wsp:val=&quot;000D5F3C&quot;/&gt;&lt;wsp:rsid wsp:val=&quot;000D6BDE&quot;/&gt;&lt;wsp:rsid wsp:val=&quot;000D7EFB&quot;/&gt;&lt;wsp:rsid wsp:val=&quot;000E0A63&quot;/&gt;&lt;wsp:rsid wsp:val=&quot;000E1FEA&quot;/&gt;&lt;wsp:rsid wsp:val=&quot;000E299A&quot;/&gt;&lt;wsp:rsid wsp:val=&quot;000E34A2&quot;/&gt;&lt;wsp:rsid wsp:val=&quot;000E3C4D&quot;/&gt;&lt;wsp:rsid wsp:val=&quot;000E421A&quot;/&gt;&lt;wsp:rsid wsp:val=&quot;000E4224&quot;/&gt;&lt;wsp:rsid wsp:val=&quot;000E4587&quot;/&gt;&lt;wsp:rsid wsp:val=&quot;000E4AAD&quot;/&gt;&lt;wsp:rsid wsp:val=&quot;000E5E74&quot;/&gt;&lt;wsp:rsid wsp:val=&quot;000E666F&quot;/&gt;&lt;wsp:rsid wsp:val=&quot;000E6742&quot;/&gt;&lt;wsp:rsid wsp:val=&quot;000E69ED&quot;/&gt;&lt;wsp:rsid wsp:val=&quot;000E705C&quot;/&gt;&lt;wsp:rsid wsp:val=&quot;000F00E6&quot;/&gt;&lt;wsp:rsid wsp:val=&quot;000F06E6&quot;/&gt;&lt;wsp:rsid wsp:val=&quot;000F16E6&quot;/&gt;&lt;wsp:rsid wsp:val=&quot;000F1836&quot;/&gt;&lt;wsp:rsid wsp:val=&quot;000F1FF8&quot;/&gt;&lt;wsp:rsid wsp:val=&quot;000F221B&quot;/&gt;&lt;wsp:rsid wsp:val=&quot;000F2A3D&quot;/&gt;&lt;wsp:rsid wsp:val=&quot;000F2ADA&quot;/&gt;&lt;wsp:rsid wsp:val=&quot;000F2B8B&quot;/&gt;&lt;wsp:rsid wsp:val=&quot;000F3869&quot;/&gt;&lt;wsp:rsid wsp:val=&quot;000F527A&quot;/&gt;&lt;wsp:rsid wsp:val=&quot;000F5796&quot;/&gt;&lt;wsp:rsid wsp:val=&quot;000F5D81&quot;/&gt;&lt;wsp:rsid wsp:val=&quot;000F67D9&quot;/&gt;&lt;wsp:rsid wsp:val=&quot;000F6BF5&quot;/&gt;&lt;wsp:rsid wsp:val=&quot;000F714F&quot;/&gt;&lt;wsp:rsid wsp:val=&quot;000F771B&quot;/&gt;&lt;wsp:rsid wsp:val=&quot;000F7ADF&quot;/&gt;&lt;wsp:rsid wsp:val=&quot;000F7E61&quot;/&gt;&lt;wsp:rsid wsp:val=&quot;000F7F9B&quot;/&gt;&lt;wsp:rsid wsp:val=&quot;001004BA&quot;/&gt;&lt;wsp:rsid wsp:val=&quot;0010113C&quot;/&gt;&lt;wsp:rsid wsp:val=&quot;0010146B&quot;/&gt;&lt;wsp:rsid wsp:val=&quot;00102558&quot;/&gt;&lt;wsp:rsid wsp:val=&quot;00102F19&quot;/&gt;&lt;wsp:rsid wsp:val=&quot;00103DDE&quot;/&gt;&lt;wsp:rsid wsp:val=&quot;001046B9&quot;/&gt;&lt;wsp:rsid wsp:val=&quot;0010593A&quot;/&gt;&lt;wsp:rsid wsp:val=&quot;001062BB&quot;/&gt;&lt;wsp:rsid wsp:val=&quot;001062E3&quot;/&gt;&lt;wsp:rsid wsp:val=&quot;00111699&quot;/&gt;&lt;wsp:rsid wsp:val=&quot;00111EC5&quot;/&gt;&lt;wsp:rsid wsp:val=&quot;001120E1&quot;/&gt;&lt;wsp:rsid wsp:val=&quot;00112B80&quot;/&gt;&lt;wsp:rsid wsp:val=&quot;001130AA&quot;/&gt;&lt;wsp:rsid wsp:val=&quot;0011666A&quot;/&gt;&lt;wsp:rsid wsp:val=&quot;00116E99&quot;/&gt;&lt;wsp:rsid wsp:val=&quot;001170EE&quot;/&gt;&lt;wsp:rsid wsp:val=&quot;00117230&quot;/&gt;&lt;wsp:rsid wsp:val=&quot;00117298&quot;/&gt;&lt;wsp:rsid wsp:val=&quot;001178B4&quot;/&gt;&lt;wsp:rsid wsp:val=&quot;00117C52&quot;/&gt;&lt;wsp:rsid wsp:val=&quot;00117CEE&quot;/&gt;&lt;wsp:rsid wsp:val=&quot;0012092E&quot;/&gt;&lt;wsp:rsid wsp:val=&quot;001218D1&quot;/&gt;&lt;wsp:rsid wsp:val=&quot;001224BA&quot;/&gt;&lt;wsp:rsid wsp:val=&quot;00123015&quot;/&gt;&lt;wsp:rsid wsp:val=&quot;00126EFF&quot;/&gt;&lt;wsp:rsid wsp:val=&quot;0013168A&quot;/&gt;&lt;wsp:rsid wsp:val=&quot;00131A53&quot;/&gt;&lt;wsp:rsid wsp:val=&quot;00131D8B&quot;/&gt;&lt;wsp:rsid wsp:val=&quot;00132B49&quot;/&gt;&lt;wsp:rsid wsp:val=&quot;00134FF0&quot;/&gt;&lt;wsp:rsid wsp:val=&quot;00141068&quot;/&gt;&lt;wsp:rsid wsp:val=&quot;0014375E&quot;/&gt;&lt;wsp:rsid wsp:val=&quot;00143DF0&quot;/&gt;&lt;wsp:rsid wsp:val=&quot;0014442A&quot;/&gt;&lt;wsp:rsid wsp:val=&quot;001445DC&quot;/&gt;&lt;wsp:rsid wsp:val=&quot;00144BB9&quot;/&gt;&lt;wsp:rsid wsp:val=&quot;001452F5&quot;/&gt;&lt;wsp:rsid wsp:val=&quot;0014576B&quot;/&gt;&lt;wsp:rsid wsp:val=&quot;00147366&quot;/&gt;&lt;wsp:rsid wsp:val=&quot;00150F8A&quot;/&gt;&lt;wsp:rsid wsp:val=&quot;00150FEA&quot;/&gt;&lt;wsp:rsid wsp:val=&quot;0015257E&quot;/&gt;&lt;wsp:rsid wsp:val=&quot;00152B00&quot;/&gt;&lt;wsp:rsid wsp:val=&quot;001535DC&quot;/&gt;&lt;wsp:rsid wsp:val=&quot;00153897&quot;/&gt;&lt;wsp:rsid wsp:val=&quot;00153C49&quot;/&gt;&lt;wsp:rsid wsp:val=&quot;0015496C&quot;/&gt;&lt;wsp:rsid wsp:val=&quot;001551D7&quot;/&gt;&lt;wsp:rsid wsp:val=&quot;001567B0&quot;/&gt;&lt;wsp:rsid wsp:val=&quot;0016070A&quot;/&gt;&lt;wsp:rsid wsp:val=&quot;001614AD&quot;/&gt;&lt;wsp:rsid wsp:val=&quot;0016157A&quot;/&gt;&lt;wsp:rsid wsp:val=&quot;001615B2&quot;/&gt;&lt;wsp:rsid wsp:val=&quot;00161A69&quot;/&gt;&lt;wsp:rsid wsp:val=&quot;00161F94&quot;/&gt;&lt;wsp:rsid wsp:val=&quot;00162227&quot;/&gt;&lt;wsp:rsid wsp:val=&quot;00162633&quot;/&gt;&lt;wsp:rsid wsp:val=&quot;00166A6D&quot;/&gt;&lt;wsp:rsid wsp:val=&quot;00166CAB&quot;/&gt;&lt;wsp:rsid wsp:val=&quot;001672BE&quot;/&gt;&lt;wsp:rsid wsp:val=&quot;00167B24&quot;/&gt;&lt;wsp:rsid wsp:val=&quot;001700B2&quot;/&gt;&lt;wsp:rsid wsp:val=&quot;0017046A&quot;/&gt;&lt;wsp:rsid wsp:val=&quot;00170C39&quot;/&gt;&lt;wsp:rsid wsp:val=&quot;00171F3D&quot;/&gt;&lt;wsp:rsid wsp:val=&quot;00172B34&quot;/&gt;&lt;wsp:rsid wsp:val=&quot;0017462A&quot;/&gt;&lt;wsp:rsid wsp:val=&quot;00174F39&quot;/&gt;&lt;wsp:rsid wsp:val=&quot;0017583C&quot;/&gt;&lt;wsp:rsid wsp:val=&quot;0017658C&quot;/&gt;&lt;wsp:rsid wsp:val=&quot;00177183&quot;/&gt;&lt;wsp:rsid wsp:val=&quot;00177467&quot;/&gt;&lt;wsp:rsid wsp:val=&quot;0018106C&quot;/&gt;&lt;wsp:rsid wsp:val=&quot;00181230&quot;/&gt;&lt;wsp:rsid wsp:val=&quot;001817CD&quot;/&gt;&lt;wsp:rsid wsp:val=&quot;001831F8&quot;/&gt;&lt;wsp:rsid wsp:val=&quot;0018359A&quot;/&gt;&lt;wsp:rsid wsp:val=&quot;0018360D&quot;/&gt;&lt;wsp:rsid wsp:val=&quot;001842FE&quot;/&gt;&lt;wsp:rsid wsp:val=&quot;00184B5D&quot;/&gt;&lt;wsp:rsid wsp:val=&quot;0018604A&quot;/&gt;&lt;wsp:rsid wsp:val=&quot;00191174&quot;/&gt;&lt;wsp:rsid wsp:val=&quot;00192463&quot;/&gt;&lt;wsp:rsid wsp:val=&quot;00192A79&quot;/&gt;&lt;wsp:rsid wsp:val=&quot;00194D45&quot;/&gt;&lt;wsp:rsid wsp:val=&quot;00194E22&quot;/&gt;&lt;wsp:rsid wsp:val=&quot;001954C9&quot;/&gt;&lt;wsp:rsid wsp:val=&quot;00195DCA&quot;/&gt;&lt;wsp:rsid wsp:val=&quot;00195F6E&quot;/&gt;&lt;wsp:rsid wsp:val=&quot;00196569&quot;/&gt;&lt;wsp:rsid wsp:val=&quot;00197BE4&quot;/&gt;&lt;wsp:rsid wsp:val=&quot;001A0056&quot;/&gt;&lt;wsp:rsid wsp:val=&quot;001A0184&quot;/&gt;&lt;wsp:rsid wsp:val=&quot;001A03C2&quot;/&gt;&lt;wsp:rsid wsp:val=&quot;001A3481&quot;/&gt;&lt;wsp:rsid wsp:val=&quot;001A3FD9&quot;/&gt;&lt;wsp:rsid wsp:val=&quot;001A46F9&quot;/&gt;&lt;wsp:rsid wsp:val=&quot;001A4B94&quot;/&gt;&lt;wsp:rsid wsp:val=&quot;001A57A6&quot;/&gt;&lt;wsp:rsid wsp:val=&quot;001A6BC9&quot;/&gt;&lt;wsp:rsid wsp:val=&quot;001A7A1C&quot;/&gt;&lt;wsp:rsid wsp:val=&quot;001ACB90&quot;/&gt;&lt;wsp:rsid wsp:val=&quot;001B0871&quot;/&gt;&lt;wsp:rsid wsp:val=&quot;001B1C4C&quot;/&gt;&lt;wsp:rsid wsp:val=&quot;001B2A62&quot;/&gt;&lt;wsp:rsid wsp:val=&quot;001B3760&quot;/&gt;&lt;wsp:rsid wsp:val=&quot;001B441F&quot;/&gt;&lt;wsp:rsid wsp:val=&quot;001B4B0F&quot;/&gt;&lt;wsp:rsid wsp:val=&quot;001B6791&quot;/&gt;&lt;wsp:rsid wsp:val=&quot;001B7BE3&quot;/&gt;&lt;wsp:rsid wsp:val=&quot;001B7F9F&quot;/&gt;&lt;wsp:rsid wsp:val=&quot;001BFB26&quot;/&gt;&lt;wsp:rsid wsp:val=&quot;001C073F&quot;/&gt;&lt;wsp:rsid wsp:val=&quot;001C0B8A&quot;/&gt;&lt;wsp:rsid wsp:val=&quot;001C2188&quot;/&gt;&lt;wsp:rsid wsp:val=&quot;001C3537&quot;/&gt;&lt;wsp:rsid wsp:val=&quot;001C59B4&quot;/&gt;&lt;wsp:rsid wsp:val=&quot;001C6463&quot;/&gt;&lt;wsp:rsid wsp:val=&quot;001C737E&quot;/&gt;&lt;wsp:rsid wsp:val=&quot;001D0626&quot;/&gt;&lt;wsp:rsid wsp:val=&quot;001D1D1D&quot;/&gt;&lt;wsp:rsid wsp:val=&quot;001D1DE5&quot;/&gt;&lt;wsp:rsid wsp:val=&quot;001D2746&quot;/&gt;&lt;wsp:rsid wsp:val=&quot;001D5A15&quot;/&gt;&lt;wsp:rsid wsp:val=&quot;001D5E38&quot;/&gt;&lt;wsp:rsid wsp:val=&quot;001D6D30&quot;/&gt;&lt;wsp:rsid wsp:val=&quot;001D6F2B&quot;/&gt;&lt;wsp:rsid wsp:val=&quot;001D7604&quot;/&gt;&lt;wsp:rsid wsp:val=&quot;001E02DB&quot;/&gt;&lt;wsp:rsid wsp:val=&quot;001E1EAD&quot;/&gt;&lt;wsp:rsid wsp:val=&quot;001E2494&quot;/&gt;&lt;wsp:rsid wsp:val=&quot;001E2802&quot;/&gt;&lt;wsp:rsid wsp:val=&quot;001E306B&quot;/&gt;&lt;wsp:rsid wsp:val=&quot;001E33D4&quot;/&gt;&lt;wsp:rsid wsp:val=&quot;001E49DC&quot;/&gt;&lt;wsp:rsid wsp:val=&quot;001E4C13&quot;/&gt;&lt;wsp:rsid wsp:val=&quot;001E51F7&quot;/&gt;&lt;wsp:rsid wsp:val=&quot;001E53A8&quot;/&gt;&lt;wsp:rsid wsp:val=&quot;001E67E7&quot;/&gt;&lt;wsp:rsid wsp:val=&quot;001E7381&quot;/&gt;&lt;wsp:rsid wsp:val=&quot;001F0335&quot;/&gt;&lt;wsp:rsid wsp:val=&quot;001F042E&quot;/&gt;&lt;wsp:rsid wsp:val=&quot;001F0EE4&quot;/&gt;&lt;wsp:rsid wsp:val=&quot;001F123C&quot;/&gt;&lt;wsp:rsid wsp:val=&quot;001F1421&quot;/&gt;&lt;wsp:rsid wsp:val=&quot;001F23D7&quot;/&gt;&lt;wsp:rsid wsp:val=&quot;001F341A&quot;/&gt;&lt;wsp:rsid wsp:val=&quot;001F5B65&quot;/&gt;&lt;wsp:rsid wsp:val=&quot;001F5C6B&quot;/&gt;&lt;wsp:rsid wsp:val=&quot;001F7010&quot;/&gt;&lt;wsp:rsid wsp:val=&quot;001F7BC9&quot;/&gt;&lt;wsp:rsid wsp:val=&quot;00200F02&quot;/&gt;&lt;wsp:rsid wsp:val=&quot;002011F3&quot;/&gt;&lt;wsp:rsid wsp:val=&quot;002012AF&quot;/&gt;&lt;wsp:rsid wsp:val=&quot;00201646&quot;/&gt;&lt;wsp:rsid wsp:val=&quot;00202110&quot;/&gt;&lt;wsp:rsid wsp:val=&quot;0020296A&quot;/&gt;&lt;wsp:rsid wsp:val=&quot;00203824&quot;/&gt;&lt;wsp:rsid wsp:val=&quot;00204728&quot;/&gt;&lt;wsp:rsid wsp:val=&quot;00204921&quot;/&gt;&lt;wsp:rsid wsp:val=&quot;00205FD4&quot;/&gt;&lt;wsp:rsid wsp:val=&quot;00207B0C&quot;/&gt;&lt;wsp:rsid wsp:val=&quot;00207C68&quot;/&gt;&lt;wsp:rsid wsp:val=&quot;00211D78&quot;/&gt;&lt;wsp:rsid wsp:val=&quot;00211DDA&quot;/&gt;&lt;wsp:rsid wsp:val=&quot;0021208B&quot;/&gt;&lt;wsp:rsid wsp:val=&quot;002129B2&quot;/&gt;&lt;wsp:rsid wsp:val=&quot;0021315B&quot;/&gt;&lt;wsp:rsid wsp:val=&quot;0021331D&quot;/&gt;&lt;wsp:rsid wsp:val=&quot;002135AC&quot;/&gt;&lt;wsp:rsid wsp:val=&quot;002141FE&quot;/&gt;&lt;wsp:rsid wsp:val=&quot;00216438&quot;/&gt;&lt;wsp:rsid wsp:val=&quot;00216A42&quot;/&gt;&lt;wsp:rsid wsp:val=&quot;002200F8&quot;/&gt;&lt;wsp:rsid wsp:val=&quot;002217CB&quot;/&gt;&lt;wsp:rsid wsp:val=&quot;00222047&quot;/&gt;&lt;wsp:rsid wsp:val=&quot;002221F8&quot;/&gt;&lt;wsp:rsid wsp:val=&quot;00222689&quot;/&gt;&lt;wsp:rsid wsp:val=&quot;0022303F&quot;/&gt;&lt;wsp:rsid wsp:val=&quot;00225448&quot;/&gt;&lt;wsp:rsid wsp:val=&quot;00225576&quot;/&gt;&lt;wsp:rsid wsp:val=&quot;00226BD5&quot;/&gt;&lt;wsp:rsid wsp:val=&quot;00226FFF&quot;/&gt;&lt;wsp:rsid wsp:val=&quot;0022778D&quot;/&gt;&lt;wsp:rsid wsp:val=&quot;0023134D&quot;/&gt;&lt;wsp:rsid wsp:val=&quot;0023197A&quot;/&gt;&lt;wsp:rsid wsp:val=&quot;00234838&quot;/&gt;&lt;wsp:rsid wsp:val=&quot;00236119&quot;/&gt;&lt;wsp:rsid wsp:val=&quot;00237AB1&quot;/&gt;&lt;wsp:rsid wsp:val=&quot;00237B29&quot;/&gt;&lt;wsp:rsid wsp:val=&quot;00240079&quot;/&gt;&lt;wsp:rsid wsp:val=&quot;00240A2A&quot;/&gt;&lt;wsp:rsid wsp:val=&quot;00240ADF&quot;/&gt;&lt;wsp:rsid wsp:val=&quot;00241550&quot;/&gt;&lt;wsp:rsid wsp:val=&quot;00241638&quot;/&gt;&lt;wsp:rsid wsp:val=&quot;0024194D&quot;/&gt;&lt;wsp:rsid wsp:val=&quot;00243E48&quot;/&gt;&lt;wsp:rsid wsp:val=&quot;0024413F&quot;/&gt;&lt;wsp:rsid wsp:val=&quot;00244212&quot;/&gt;&lt;wsp:rsid wsp:val=&quot;002442C5&quot;/&gt;&lt;wsp:rsid wsp:val=&quot;00245562&quot;/&gt;&lt;wsp:rsid wsp:val=&quot;00246F17&quot;/&gt;&lt;wsp:rsid wsp:val=&quot;00247B9A&quot;/&gt;&lt;wsp:rsid wsp:val=&quot;00250439&quot;/&gt;&lt;wsp:rsid wsp:val=&quot;00252C8F&quot;/&gt;&lt;wsp:rsid wsp:val=&quot;00253BBC&quot;/&gt;&lt;wsp:rsid wsp:val=&quot;00253E48&quot;/&gt;&lt;wsp:rsid wsp:val=&quot;0025594F&quot;/&gt;&lt;wsp:rsid wsp:val=&quot;00255F9C&quot;/&gt;&lt;wsp:rsid wsp:val=&quot;002561C2&quot;/&gt;&lt;wsp:rsid wsp:val=&quot;00256673&quot;/&gt;&lt;wsp:rsid wsp:val=&quot;00256816&quot;/&gt;&lt;wsp:rsid wsp:val=&quot;00256A21&quot;/&gt;&lt;wsp:rsid wsp:val=&quot;00261AA4&quot;/&gt;&lt;wsp:rsid wsp:val=&quot;002631C5&quot;/&gt;&lt;wsp:rsid wsp:val=&quot;00263CFD&quot;/&gt;&lt;wsp:rsid wsp:val=&quot;0026430B&quot;/&gt;&lt;wsp:rsid wsp:val=&quot;00264AD3&quot;/&gt;&lt;wsp:rsid wsp:val=&quot;00264D10&quot;/&gt;&lt;wsp:rsid wsp:val=&quot;002657CC&quot;/&gt;&lt;wsp:rsid wsp:val=&quot;00265B16&quot;/&gt;&lt;wsp:rsid wsp:val=&quot;00265E13&quot;/&gt;&lt;wsp:rsid wsp:val=&quot;00265E88&quot;/&gt;&lt;wsp:rsid wsp:val=&quot;00266E80&quot;/&gt;&lt;wsp:rsid wsp:val=&quot;00271CD8&quot;/&gt;&lt;wsp:rsid wsp:val=&quot;002724A8&quot;/&gt;&lt;wsp:rsid wsp:val=&quot;002724BA&quot;/&gt;&lt;wsp:rsid wsp:val=&quot;00273438&quot;/&gt;&lt;wsp:rsid wsp:val=&quot;002740CD&quot;/&gt;&lt;wsp:rsid wsp:val=&quot;00275AFD&quot;/&gt;&lt;wsp:rsid wsp:val=&quot;00276831&quot;/&gt;&lt;wsp:rsid wsp:val=&quot;00276F00&quot;/&gt;&lt;wsp:rsid wsp:val=&quot;00277D36&quot;/&gt;&lt;wsp:rsid wsp:val=&quot;00277ED3&quot;/&gt;&lt;wsp:rsid wsp:val=&quot;002821FC&quot;/&gt;&lt;wsp:rsid wsp:val=&quot;00282839&quot;/&gt;&lt;wsp:rsid wsp:val=&quot;00283CDA&quot;/&gt;&lt;wsp:rsid wsp:val=&quot;002860A4&quot;/&gt;&lt;wsp:rsid wsp:val=&quot;00292400&quot;/&gt;&lt;wsp:rsid wsp:val=&quot;002934BD&quot;/&gt;&lt;wsp:rsid wsp:val=&quot;002937A9&quot;/&gt;&lt;wsp:rsid wsp:val=&quot;002937C3&quot;/&gt;&lt;wsp:rsid wsp:val=&quot;00293896&quot;/&gt;&lt;wsp:rsid wsp:val=&quot;0029424F&quot;/&gt;&lt;wsp:rsid wsp:val=&quot;00294287&quot;/&gt;&lt;wsp:rsid wsp:val=&quot;00294355&quot;/&gt;&lt;wsp:rsid wsp:val=&quot;00295129&quot;/&gt;&lt;wsp:rsid wsp:val=&quot;00295857&quot;/&gt;&lt;wsp:rsid wsp:val=&quot;0029585E&quot;/&gt;&lt;wsp:rsid wsp:val=&quot;0029589F&quot;/&gt;&lt;wsp:rsid wsp:val=&quot;002967B0&quot;/&gt;&lt;wsp:rsid wsp:val=&quot;002A1398&quot;/&gt;&lt;wsp:rsid wsp:val=&quot;002A2611&quot;/&gt;&lt;wsp:rsid wsp:val=&quot;002A3329&quot;/&gt;&lt;wsp:rsid wsp:val=&quot;002A440C&quot;/&gt;&lt;wsp:rsid wsp:val=&quot;002A512E&quot;/&gt;&lt;wsp:rsid wsp:val=&quot;002A5FC5&quot;/&gt;&lt;wsp:rsid wsp:val=&quot;002A729A&quot;/&gt;&lt;wsp:rsid wsp:val=&quot;002B18FF&quot;/&gt;&lt;wsp:rsid wsp:val=&quot;002B199F&quot;/&gt;&lt;wsp:rsid wsp:val=&quot;002B20AA&quot;/&gt;&lt;wsp:rsid wsp:val=&quot;002B378A&quot;/&gt;&lt;wsp:rsid wsp:val=&quot;002B4403&quot;/&gt;&lt;wsp:rsid wsp:val=&quot;002B4C8D&quot;/&gt;&lt;wsp:rsid wsp:val=&quot;002B5587&quot;/&gt;&lt;wsp:rsid wsp:val=&quot;002B5A2D&quot;/&gt;&lt;wsp:rsid wsp:val=&quot;002B6134&quot;/&gt;&lt;wsp:rsid wsp:val=&quot;002B6194&quot;/&gt;&lt;wsp:rsid wsp:val=&quot;002B61CB&quot;/&gt;&lt;wsp:rsid wsp:val=&quot;002B6C6B&quot;/&gt;&lt;wsp:rsid wsp:val=&quot;002B6F28&quot;/&gt;&lt;wsp:rsid wsp:val=&quot;002B7571&quot;/&gt;&lt;wsp:rsid wsp:val=&quot;002B75D6&quot;/&gt;&lt;wsp:rsid wsp:val=&quot;002C04F1&quot;/&gt;&lt;wsp:rsid wsp:val=&quot;002C1057&quot;/&gt;&lt;wsp:rsid wsp:val=&quot;002C2B6F&quot;/&gt;&lt;wsp:rsid wsp:val=&quot;002C3734&quot;/&gt;&lt;wsp:rsid wsp:val=&quot;002C574E&quot;/&gt;&lt;wsp:rsid wsp:val=&quot;002C5BE6&quot;/&gt;&lt;wsp:rsid wsp:val=&quot;002C7C5B&quot;/&gt;&lt;wsp:rsid wsp:val=&quot;002D0258&quot;/&gt;&lt;wsp:rsid wsp:val=&quot;002D0EB2&quot;/&gt;&lt;wsp:rsid wsp:val=&quot;002D1D05&quot;/&gt;&lt;wsp:rsid wsp:val=&quot;002D27F7&quot;/&gt;&lt;wsp:rsid wsp:val=&quot;002D289C&quot;/&gt;&lt;wsp:rsid wsp:val=&quot;002D2DBA&quot;/&gt;&lt;wsp:rsid wsp:val=&quot;002D3BDF&quot;/&gt;&lt;wsp:rsid wsp:val=&quot;002D3D7F&quot;/&gt;&lt;wsp:rsid wsp:val=&quot;002D42C2&quot;/&gt;&lt;wsp:rsid wsp:val=&quot;002D486E&quot;/&gt;&lt;wsp:rsid wsp:val=&quot;002D499C&quot;/&gt;&lt;wsp:rsid wsp:val=&quot;002D5169&quot;/&gt;&lt;wsp:rsid wsp:val=&quot;002D5343&quot;/&gt;&lt;wsp:rsid wsp:val=&quot;002D5A17&quot;/&gt;&lt;wsp:rsid wsp:val=&quot;002D7B93&quot;/&gt;&lt;wsp:rsid wsp:val=&quot;002E05C6&quot;/&gt;&lt;wsp:rsid wsp:val=&quot;002E17A6&quot;/&gt;&lt;wsp:rsid wsp:val=&quot;002E3199&quot;/&gt;&lt;wsp:rsid wsp:val=&quot;002E54D9&quot;/&gt;&lt;wsp:rsid wsp:val=&quot;002F07AF&quot;/&gt;&lt;wsp:rsid wsp:val=&quot;002F3464&quot;/&gt;&lt;wsp:rsid wsp:val=&quot;002F34BB&quot;/&gt;&lt;wsp:rsid wsp:val=&quot;002F3C97&quot;/&gt;&lt;wsp:rsid wsp:val=&quot;002F57A4&quot;/&gt;&lt;wsp:rsid wsp:val=&quot;002F6558&quot;/&gt;&lt;wsp:rsid wsp:val=&quot;002F7CD7&quot;/&gt;&lt;wsp:rsid wsp:val=&quot;002F7FCE&quot;/&gt;&lt;wsp:rsid wsp:val=&quot;003013B4&quot;/&gt;&lt;wsp:rsid wsp:val=&quot;00301B1A&quot;/&gt;&lt;wsp:rsid wsp:val=&quot;003035B7&quot;/&gt;&lt;wsp:rsid wsp:val=&quot;00303CFE&quot;/&gt;&lt;wsp:rsid wsp:val=&quot;0030456F&quot;/&gt;&lt;wsp:rsid wsp:val=&quot;003045E3&quot;/&gt;&lt;wsp:rsid wsp:val=&quot;0030546F&quot;/&gt;&lt;wsp:rsid wsp:val=&quot;00305D8B&quot;/&gt;&lt;wsp:rsid wsp:val=&quot;00305FCC&quot;/&gt;&lt;wsp:rsid wsp:val=&quot;003066E8&quot;/&gt;&lt;wsp:rsid wsp:val=&quot;00307E60&quot;/&gt;&lt;wsp:rsid wsp:val=&quot;00310BBB&quot;/&gt;&lt;wsp:rsid wsp:val=&quot;00311101&quot;/&gt;&lt;wsp:rsid wsp:val=&quot;0031317A&quot;/&gt;&lt;wsp:rsid wsp:val=&quot;00313926&quot;/&gt;&lt;wsp:rsid wsp:val=&quot;00313952&quot;/&gt;&lt;wsp:rsid wsp:val=&quot;003142E1&quot;/&gt;&lt;wsp:rsid wsp:val=&quot;00315FF7&quot;/&gt;&lt;wsp:rsid wsp:val=&quot;003175CE&quot;/&gt;&lt;wsp:rsid wsp:val=&quot;00317CFE&quot;/&gt;&lt;wsp:rsid wsp:val=&quot;00320972&quot;/&gt;&lt;wsp:rsid wsp:val=&quot;00321390&quot;/&gt;&lt;wsp:rsid wsp:val=&quot;0032161A&quot;/&gt;&lt;wsp:rsid wsp:val=&quot;00321CF9&quot;/&gt;&lt;wsp:rsid wsp:val=&quot;00322107&quot;/&gt;&lt;wsp:rsid wsp:val=&quot;003239A0&quot;/&gt;&lt;wsp:rsid wsp:val=&quot;00323F02&quot;/&gt;&lt;wsp:rsid wsp:val=&quot;00325716&quot;/&gt;&lt;wsp:rsid wsp:val=&quot;00326362&quot;/&gt;&lt;wsp:rsid wsp:val=&quot;00326590&quot;/&gt;&lt;wsp:rsid wsp:val=&quot;00326B5D&quot;/&gt;&lt;wsp:rsid wsp:val=&quot;0032712E&quot;/&gt;&lt;wsp:rsid wsp:val=&quot;0033191A&quot;/&gt;&lt;wsp:rsid wsp:val=&quot;00331EF5&quot;/&gt;&lt;wsp:rsid wsp:val=&quot;00332430&quot;/&gt;&lt;wsp:rsid wsp:val=&quot;00333118&quot;/&gt;&lt;wsp:rsid wsp:val=&quot;00333511&quot;/&gt;&lt;wsp:rsid wsp:val=&quot;00333694&quot;/&gt;&lt;wsp:rsid wsp:val=&quot;00333F1E&quot;/&gt;&lt;wsp:rsid wsp:val=&quot;00336ADB&quot;/&gt;&lt;wsp:rsid wsp:val=&quot;0033782C&quot;/&gt;&lt;wsp:rsid wsp:val=&quot;00337C84&quot;/&gt;&lt;wsp:rsid wsp:val=&quot;0034049C&quot;/&gt;&lt;wsp:rsid wsp:val=&quot;0034163B&quot;/&gt;&lt;wsp:rsid wsp:val=&quot;00341AF2&quot;/&gt;&lt;wsp:rsid wsp:val=&quot;00343C4C&quot;/&gt;&lt;wsp:rsid wsp:val=&quot;00344A7F&quot;/&gt;&lt;wsp:rsid wsp:val=&quot;00345DBF&quot;/&gt;&lt;wsp:rsid wsp:val=&quot;003469C0&quot;/&gt;&lt;wsp:rsid wsp:val=&quot;00346EFE&quot;/&gt;&lt;wsp:rsid wsp:val=&quot;003502EC&quot;/&gt;&lt;wsp:rsid wsp:val=&quot;00350D8B&quot;/&gt;&lt;wsp:rsid wsp:val=&quot;00350E4F&quot;/&gt;&lt;wsp:rsid wsp:val=&quot;0035202A&quot;/&gt;&lt;wsp:rsid wsp:val=&quot;00353041&quot;/&gt;&lt;wsp:rsid wsp:val=&quot;0035311A&quot;/&gt;&lt;wsp:rsid wsp:val=&quot;0035394D&quot;/&gt;&lt;wsp:rsid wsp:val=&quot;00353C6B&quot;/&gt;&lt;wsp:rsid wsp:val=&quot;00353CA2&quot;/&gt;&lt;wsp:rsid wsp:val=&quot;00353CD0&quot;/&gt;&lt;wsp:rsid wsp:val=&quot;00355262&quot;/&gt;&lt;wsp:rsid wsp:val=&quot;00355DF7&quot;/&gt;&lt;wsp:rsid wsp:val=&quot;00355F5F&quot;/&gt;&lt;wsp:rsid wsp:val=&quot;003569FD&quot;/&gt;&lt;wsp:rsid wsp:val=&quot;00357223&quot;/&gt;&lt;wsp:rsid wsp:val=&quot;003576AA&quot;/&gt;&lt;wsp:rsid wsp:val=&quot;00364C49&quot;/&gt;&lt;wsp:rsid wsp:val=&quot;00365AC1&quot;/&gt;&lt;wsp:rsid wsp:val=&quot;00366BEE&quot;/&gt;&lt;wsp:rsid wsp:val=&quot;00370013&quot;/&gt;&lt;wsp:rsid wsp:val=&quot;0037011B&quot;/&gt;&lt;wsp:rsid wsp:val=&quot;00370795&quot;/&gt;&lt;wsp:rsid wsp:val=&quot;00372009&quot;/&gt;&lt;wsp:rsid wsp:val=&quot;0037237A&quot;/&gt;&lt;wsp:rsid wsp:val=&quot;003726A5&quot;/&gt;&lt;wsp:rsid wsp:val=&quot;00372AF2&quot;/&gt;&lt;wsp:rsid wsp:val=&quot;00374844&quot;/&gt;&lt;wsp:rsid wsp:val=&quot;00376603&quot;/&gt;&lt;wsp:rsid wsp:val=&quot;003771D8&quot;/&gt;&lt;wsp:rsid wsp:val=&quot;00377319&quot;/&gt;&lt;wsp:rsid wsp:val=&quot;00381219&quot;/&gt;&lt;wsp:rsid wsp:val=&quot;003817ED&quot;/&gt;&lt;wsp:rsid wsp:val=&quot;0038382D&quot;/&gt;&lt;wsp:rsid wsp:val=&quot;0038460A&quot;/&gt;&lt;wsp:rsid wsp:val=&quot;00384FFB&quot;/&gt;&lt;wsp:rsid wsp:val=&quot;00385518&quot;/&gt;&lt;wsp:rsid wsp:val=&quot;00386FF8&quot;/&gt;&lt;wsp:rsid wsp:val=&quot;00387067&quot;/&gt;&lt;wsp:rsid wsp:val=&quot;003875A5&quot;/&gt;&lt;wsp:rsid wsp:val=&quot;003879F3&quot;/&gt;&lt;wsp:rsid wsp:val=&quot;00387A32&quot;/&gt;&lt;wsp:rsid wsp:val=&quot;003904BB&quot;/&gt;&lt;wsp:rsid wsp:val=&quot;003909D1&quot;/&gt;&lt;wsp:rsid wsp:val=&quot;00390AE6&quot;/&gt;&lt;wsp:rsid wsp:val=&quot;00390D47&quot;/&gt;&lt;wsp:rsid wsp:val=&quot;003913CC&quot;/&gt;&lt;wsp:rsid wsp:val=&quot;0039208D&quot;/&gt;&lt;wsp:rsid wsp:val=&quot;0039284A&quot;/&gt;&lt;wsp:rsid wsp:val=&quot;003928E1&quot;/&gt;&lt;wsp:rsid wsp:val=&quot;00392A7C&quot;/&gt;&lt;wsp:rsid wsp:val=&quot;00393305&quot;/&gt;&lt;wsp:rsid wsp:val=&quot;003933F8&quot;/&gt;&lt;wsp:rsid wsp:val=&quot;003937E4&quot;/&gt;&lt;wsp:rsid wsp:val=&quot;00394669&quot;/&gt;&lt;wsp:rsid wsp:val=&quot;00394838&quot;/&gt;&lt;wsp:rsid wsp:val=&quot;00395B68&quot;/&gt;&lt;wsp:rsid wsp:val=&quot;00395C4D&quot;/&gt;&lt;wsp:rsid wsp:val=&quot;00397A39&quot;/&gt;&lt;wsp:rsid wsp:val=&quot;003A0A22&quot;/&gt;&lt;wsp:rsid wsp:val=&quot;003A0D34&quot;/&gt;&lt;wsp:rsid wsp:val=&quot;003A0DD4&quot;/&gt;&lt;wsp:rsid wsp:val=&quot;003A1B5E&quot;/&gt;&lt;wsp:rsid wsp:val=&quot;003A29DE&quot;/&gt;&lt;wsp:rsid wsp:val=&quot;003A45E3&quot;/&gt;&lt;wsp:rsid wsp:val=&quot;003A7F68&quot;/&gt;&lt;wsp:rsid wsp:val=&quot;003B01CF&quot;/&gt;&lt;wsp:rsid wsp:val=&quot;003B117C&quot;/&gt;&lt;wsp:rsid wsp:val=&quot;003B149E&quot;/&gt;&lt;wsp:rsid wsp:val=&quot;003B21A9&quot;/&gt;&lt;wsp:rsid wsp:val=&quot;003B2EC4&quot;/&gt;&lt;wsp:rsid wsp:val=&quot;003B35F5&quot;/&gt;&lt;wsp:rsid wsp:val=&quot;003B4C33&quot;/&gt;&lt;wsp:rsid wsp:val=&quot;003B5114&quot;/&gt;&lt;wsp:rsid wsp:val=&quot;003B61F2&quot;/&gt;&lt;wsp:rsid wsp:val=&quot;003B62AA&quot;/&gt;&lt;wsp:rsid wsp:val=&quot;003B6A25&quot;/&gt;&lt;wsp:rsid wsp:val=&quot;003C13B1&quot;/&gt;&lt;wsp:rsid wsp:val=&quot;003C25BB&quot;/&gt;&lt;wsp:rsid wsp:val=&quot;003C3F48&quot;/&gt;&lt;wsp:rsid wsp:val=&quot;003C43A6&quot;/&gt;&lt;wsp:rsid wsp:val=&quot;003C4710&quot;/&gt;&lt;wsp:rsid wsp:val=&quot;003C56A5&quot;/&gt;&lt;wsp:rsid wsp:val=&quot;003C5ADB&quot;/&gt;&lt;wsp:rsid wsp:val=&quot;003C5B0E&quot;/&gt;&lt;wsp:rsid wsp:val=&quot;003C5C1D&quot;/&gt;&lt;wsp:rsid wsp:val=&quot;003C6580&quot;/&gt;&lt;wsp:rsid wsp:val=&quot;003D116D&quot;/&gt;&lt;wsp:rsid wsp:val=&quot;003D1621&quot;/&gt;&lt;wsp:rsid wsp:val=&quot;003D1A65&quot;/&gt;&lt;wsp:rsid wsp:val=&quot;003D2003&quot;/&gt;&lt;wsp:rsid wsp:val=&quot;003D38CC&quot;/&gt;&lt;wsp:rsid wsp:val=&quot;003D472F&quot;/&gt;&lt;wsp:rsid wsp:val=&quot;003D50E1&quot;/&gt;&lt;wsp:rsid wsp:val=&quot;003D57D9&quot;/&gt;&lt;wsp:rsid wsp:val=&quot;003D79C6&quot;/&gt;&lt;wsp:rsid wsp:val=&quot;003E0059&quot;/&gt;&lt;wsp:rsid wsp:val=&quot;003E04F3&quot;/&gt;&lt;wsp:rsid wsp:val=&quot;003E0B7B&quot;/&gt;&lt;wsp:rsid wsp:val=&quot;003E121C&quot;/&gt;&lt;wsp:rsid wsp:val=&quot;003E383B&quot;/&gt;&lt;wsp:rsid wsp:val=&quot;003E3AE7&quot;/&gt;&lt;wsp:rsid wsp:val=&quot;003E5040&quot;/&gt;&lt;wsp:rsid wsp:val=&quot;003E54DC&quot;/&gt;&lt;wsp:rsid wsp:val=&quot;003E58B3&quot;/&gt;&lt;wsp:rsid wsp:val=&quot;003E73CD&quot;/&gt;&lt;wsp:rsid wsp:val=&quot;003E7778&quot;/&gt;&lt;wsp:rsid wsp:val=&quot;003EADEF&quot;/&gt;&lt;wsp:rsid wsp:val=&quot;003F0001&quot;/&gt;&lt;wsp:rsid wsp:val=&quot;003F2121&quot;/&gt;&lt;wsp:rsid wsp:val=&quot;003F254D&quot;/&gt;&lt;wsp:rsid wsp:val=&quot;003F2B7B&quot;/&gt;&lt;wsp:rsid wsp:val=&quot;003F5F45&quot;/&gt;&lt;wsp:rsid wsp:val=&quot;003F662A&quot;/&gt;&lt;wsp:rsid wsp:val=&quot;003F6ABF&quot;/&gt;&lt;wsp:rsid wsp:val=&quot;003F745B&quot;/&gt;&lt;wsp:rsid wsp:val=&quot;003F798B&quot;/&gt;&lt;wsp:rsid wsp:val=&quot;003F7A40&quot;/&gt;&lt;wsp:rsid wsp:val=&quot;0040106A&quot;/&gt;&lt;wsp:rsid wsp:val=&quot;004017CF&quot;/&gt;&lt;wsp:rsid wsp:val=&quot;00401DE6&quot;/&gt;&lt;wsp:rsid wsp:val=&quot;00401F24&quot;/&gt;&lt;wsp:rsid wsp:val=&quot;00402169&quot;/&gt;&lt;wsp:rsid wsp:val=&quot;00403AC2&quot;/&gt;&lt;wsp:rsid wsp:val=&quot;00404284&quot;/&gt;&lt;wsp:rsid wsp:val=&quot;004046CA&quot;/&gt;&lt;wsp:rsid wsp:val=&quot;004049A4&quot;/&gt;&lt;wsp:rsid wsp:val=&quot;00406426&quot;/&gt;&lt;wsp:rsid wsp:val=&quot;004079BF&quot;/&gt;&lt;wsp:rsid wsp:val=&quot;00407DAC&quot;/&gt;&lt;wsp:rsid wsp:val=&quot;004119A6&quot;/&gt;&lt;wsp:rsid wsp:val=&quot;00411A8B&quot;/&gt;&lt;wsp:rsid wsp:val=&quot;00411E91&quot;/&gt;&lt;wsp:rsid wsp:val=&quot;004126C8&quot;/&gt;&lt;wsp:rsid wsp:val=&quot;00412AAA&quot;/&gt;&lt;wsp:rsid wsp:val=&quot;00414663&quot;/&gt;&lt;wsp:rsid wsp:val=&quot;00415D32&quot;/&gt;&lt;wsp:rsid wsp:val=&quot;00417165&quot;/&gt;&lt;wsp:rsid wsp:val=&quot;004173CD&quot;/&gt;&lt;wsp:rsid wsp:val=&quot;0041751B&quot;/&gt;&lt;wsp:rsid wsp:val=&quot;004175C5&quot;/&gt;&lt;wsp:rsid wsp:val=&quot;004176D8&quot;/&gt;&lt;wsp:rsid wsp:val=&quot;00417E90&quot;/&gt;&lt;wsp:rsid wsp:val=&quot;004213D7&quot;/&gt;&lt;wsp:rsid wsp:val=&quot;00421FA3&quot;/&gt;&lt;wsp:rsid wsp:val=&quot;00422A42&quot;/&gt;&lt;wsp:rsid wsp:val=&quot;00422BEF&quot;/&gt;&lt;wsp:rsid wsp:val=&quot;00423AD7&quot;/&gt;&lt;wsp:rsid wsp:val=&quot;00423BFB&quot;/&gt;&lt;wsp:rsid wsp:val=&quot;00424AC8&quot;/&gt;&lt;wsp:rsid wsp:val=&quot;00425060&quot;/&gt;&lt;wsp:rsid wsp:val=&quot;004253B8&quot;/&gt;&lt;wsp:rsid wsp:val=&quot;00426605&quot;/&gt;&lt;wsp:rsid wsp:val=&quot;00427F59&quot;/&gt;&lt;wsp:rsid wsp:val=&quot;00431C9B&quot;/&gt;&lt;wsp:rsid wsp:val=&quot;00432CA7&quot;/&gt;&lt;wsp:rsid wsp:val=&quot;00433170&quot;/&gt;&lt;wsp:rsid wsp:val=&quot;004336DF&quot;/&gt;&lt;wsp:rsid wsp:val=&quot;00434010&quot;/&gt;&lt;wsp:rsid wsp:val=&quot;00434123&quot;/&gt;&lt;wsp:rsid wsp:val=&quot;004346CA&quot;/&gt;&lt;wsp:rsid wsp:val=&quot;004359EF&quot;/&gt;&lt;wsp:rsid wsp:val=&quot;00435F1C&quot;/&gt;&lt;wsp:rsid wsp:val=&quot;0043622C&quot;/&gt;&lt;wsp:rsid wsp:val=&quot;00436A47&quot;/&gt;&lt;wsp:rsid wsp:val=&quot;00437A75&quot;/&gt;&lt;wsp:rsid wsp:val=&quot;00441245&quot;/&gt;&lt;wsp:rsid wsp:val=&quot;0044185F&quot;/&gt;&lt;wsp:rsid wsp:val=&quot;00441E4C&quot;/&gt;&lt;wsp:rsid wsp:val=&quot;00441E65&quot;/&gt;&lt;wsp:rsid wsp:val=&quot;00442458&quot;/&gt;&lt;wsp:rsid wsp:val=&quot;00442D45&quot;/&gt;&lt;wsp:rsid wsp:val=&quot;004431CE&quot;/&gt;&lt;wsp:rsid wsp:val=&quot;00443393&quot;/&gt;&lt;wsp:rsid wsp:val=&quot;00443B6B&quot;/&gt;&lt;wsp:rsid wsp:val=&quot;00444813&quot;/&gt;&lt;wsp:rsid wsp:val=&quot;00444836&quot;/&gt;&lt;wsp:rsid wsp:val=&quot;00444D13&quot;/&gt;&lt;wsp:rsid wsp:val=&quot;00447B1C&quot;/&gt;&lt;wsp:rsid wsp:val=&quot;004505E1&quot;/&gt;&lt;wsp:rsid wsp:val=&quot;00450D96&quot;/&gt;&lt;wsp:rsid wsp:val=&quot;004519CF&quot;/&gt;&lt;wsp:rsid wsp:val=&quot;0045234B&quot;/&gt;&lt;wsp:rsid wsp:val=&quot;004526FB&quot;/&gt;&lt;wsp:rsid wsp:val=&quot;00453692&quot;/&gt;&lt;wsp:rsid wsp:val=&quot;00455044&quot;/&gt;&lt;wsp:rsid wsp:val=&quot;00455571&quot;/&gt;&lt;wsp:rsid wsp:val=&quot;00456C59&quot;/&gt;&lt;wsp:rsid wsp:val=&quot;00456F02&quot;/&gt;&lt;wsp:rsid wsp:val=&quot;0046215A&quot;/&gt;&lt;wsp:rsid wsp:val=&quot;00462814&quot;/&gt;&lt;wsp:rsid wsp:val=&quot;00463818&quot;/&gt;&lt;wsp:rsid wsp:val=&quot;004639C4&quot;/&gt;&lt;wsp:rsid wsp:val=&quot;004639E7&quot;/&gt;&lt;wsp:rsid wsp:val=&quot;00465841&quot;/&gt;&lt;wsp:rsid wsp:val=&quot;00465D31&quot;/&gt;&lt;wsp:rsid wsp:val=&quot;004664E7&quot;/&gt;&lt;wsp:rsid wsp:val=&quot;00466E39&quot;/&gt;&lt;wsp:rsid wsp:val=&quot;00467A0C&quot;/&gt;&lt;wsp:rsid wsp:val=&quot;004701FC&quot;/&gt;&lt;wsp:rsid wsp:val=&quot;00470ED1&quot;/&gt;&lt;wsp:rsid wsp:val=&quot;00470F05&quot;/&gt;&lt;wsp:rsid wsp:val=&quot;0047119D&quot;/&gt;&lt;wsp:rsid wsp:val=&quot;00472A92&quot;/&gt;&lt;wsp:rsid wsp:val=&quot;00475813&quot;/&gt;&lt;wsp:rsid wsp:val=&quot;004763DB&quot;/&gt;&lt;wsp:rsid wsp:val=&quot;004772B8&quot;/&gt;&lt;wsp:rsid wsp:val=&quot;00480111&quot;/&gt;&lt;wsp:rsid wsp:val=&quot;00481610&quot;/&gt;&lt;wsp:rsid wsp:val=&quot;0048224A&quot;/&gt;&lt;wsp:rsid wsp:val=&quot;00482B32&quot;/&gt;&lt;wsp:rsid wsp:val=&quot;00485C43&quot;/&gt;&lt;wsp:rsid wsp:val=&quot;00485E4E&quot;/&gt;&lt;wsp:rsid wsp:val=&quot;00486B9D&quot;/&gt;&lt;wsp:rsid wsp:val=&quot;00487096&quot;/&gt;&lt;wsp:rsid wsp:val=&quot;00487BB8&quot;/&gt;&lt;wsp:rsid wsp:val=&quot;00490E36&quot;/&gt;&lt;wsp:rsid wsp:val=&quot;00490E71&quot;/&gt;&lt;wsp:rsid wsp:val=&quot;004919A2&quot;/&gt;&lt;wsp:rsid wsp:val=&quot;00491BB0&quot;/&gt;&lt;wsp:rsid wsp:val=&quot;00491DA5&quot;/&gt;&lt;wsp:rsid wsp:val=&quot;00492000&quot;/&gt;&lt;wsp:rsid wsp:val=&quot;0049293E&quot;/&gt;&lt;wsp:rsid wsp:val=&quot;00493EBC&quot;/&gt;&lt;wsp:rsid wsp:val=&quot;00494908&quot;/&gt;&lt;wsp:rsid wsp:val=&quot;00494FCD&quot;/&gt;&lt;wsp:rsid wsp:val=&quot;004950EC&quot;/&gt;&lt;wsp:rsid wsp:val=&quot;00495580&quot;/&gt;&lt;wsp:rsid wsp:val=&quot;00497CB7&quot;/&gt;&lt;wsp:rsid wsp:val=&quot;00497CD1&quot;/&gt;&lt;wsp:rsid wsp:val=&quot;004A0D24&quot;/&gt;&lt;wsp:rsid wsp:val=&quot;004A1D03&quot;/&gt;&lt;wsp:rsid wsp:val=&quot;004A24FD&quot;/&gt;&lt;wsp:rsid wsp:val=&quot;004A397F&quot;/&gt;&lt;wsp:rsid wsp:val=&quot;004A3B42&quot;/&gt;&lt;wsp:rsid wsp:val=&quot;004A41AA&quot;/&gt;&lt;wsp:rsid wsp:val=&quot;004A6B32&quot;/&gt;&lt;wsp:rsid wsp:val=&quot;004A7E47&quot;/&gt;&lt;wsp:rsid wsp:val=&quot;004B1512&quot;/&gt;&lt;wsp:rsid wsp:val=&quot;004B425A&quot;/&gt;&lt;wsp:rsid wsp:val=&quot;004B546C&quot;/&gt;&lt;wsp:rsid wsp:val=&quot;004B598B&quot;/&gt;&lt;wsp:rsid wsp:val=&quot;004B674B&quot;/&gt;&lt;wsp:rsid wsp:val=&quot;004B7024&quot;/&gt;&lt;wsp:rsid wsp:val=&quot;004B7879&quot;/&gt;&lt;wsp:rsid wsp:val=&quot;004C0082&quot;/&gt;&lt;wsp:rsid wsp:val=&quot;004C1014&quot;/&gt;&lt;wsp:rsid wsp:val=&quot;004C1BE8&quot;/&gt;&lt;wsp:rsid wsp:val=&quot;004C1F50&quot;/&gt;&lt;wsp:rsid wsp:val=&quot;004C2646&quot;/&gt;&lt;wsp:rsid wsp:val=&quot;004C2F85&quot;/&gt;&lt;wsp:rsid wsp:val=&quot;004C5033&quot;/&gt;&lt;wsp:rsid wsp:val=&quot;004C588E&quot;/&gt;&lt;wsp:rsid wsp:val=&quot;004C5B7C&quot;/&gt;&lt;wsp:rsid wsp:val=&quot;004C5EB8&quot;/&gt;&lt;wsp:rsid wsp:val=&quot;004C6D75&quot;/&gt;&lt;wsp:rsid wsp:val=&quot;004C7687&quot;/&gt;&lt;wsp:rsid wsp:val=&quot;004D1528&quot;/&gt;&lt;wsp:rsid wsp:val=&quot;004D17BD&quot;/&gt;&lt;wsp:rsid wsp:val=&quot;004D27E8&quot;/&gt;&lt;wsp:rsid wsp:val=&quot;004D2E46&quot;/&gt;&lt;wsp:rsid wsp:val=&quot;004D4FC4&quot;/&gt;&lt;wsp:rsid wsp:val=&quot;004D51D8&quot;/&gt;&lt;wsp:rsid wsp:val=&quot;004D5439&quot;/&gt;&lt;wsp:rsid wsp:val=&quot;004D61F9&quot;/&gt;&lt;wsp:rsid wsp:val=&quot;004D642B&quot;/&gt;&lt;wsp:rsid wsp:val=&quot;004D6B1C&quot;/&gt;&lt;wsp:rsid wsp:val=&quot;004D717F&quot;/&gt;&lt;wsp:rsid wsp:val=&quot;004E0355&quot;/&gt;&lt;wsp:rsid wsp:val=&quot;004E0506&quot;/&gt;&lt;wsp:rsid wsp:val=&quot;004E1F1A&quot;/&gt;&lt;wsp:rsid wsp:val=&quot;004E2490&quot;/&gt;&lt;wsp:rsid wsp:val=&quot;004E352F&quot;/&gt;&lt;wsp:rsid wsp:val=&quot;004E382E&quot;/&gt;&lt;wsp:rsid wsp:val=&quot;004E4D46&quot;/&gt;&lt;wsp:rsid wsp:val=&quot;004E5DFB&quot;/&gt;&lt;wsp:rsid wsp:val=&quot;004E6167&quot;/&gt;&lt;wsp:rsid wsp:val=&quot;004E7C9C&quot;/&gt;&lt;wsp:rsid wsp:val=&quot;004F03C6&quot;/&gt;&lt;wsp:rsid wsp:val=&quot;004F0B25&quot;/&gt;&lt;wsp:rsid wsp:val=&quot;004F0F07&quot;/&gt;&lt;wsp:rsid wsp:val=&quot;004F145A&quot;/&gt;&lt;wsp:rsid wsp:val=&quot;004F1F83&quot;/&gt;&lt;wsp:rsid wsp:val=&quot;004F2D2E&quot;/&gt;&lt;wsp:rsid wsp:val=&quot;004F35F4&quot;/&gt;&lt;wsp:rsid wsp:val=&quot;004F4A13&quot;/&gt;&lt;wsp:rsid wsp:val=&quot;004F5A52&quot;/&gt;&lt;wsp:rsid wsp:val=&quot;004F5E19&quot;/&gt;&lt;wsp:rsid wsp:val=&quot;004F651D&quot;/&gt;&lt;wsp:rsid wsp:val=&quot;004F7649&quot;/&gt;&lt;wsp:rsid wsp:val=&quot;004F765E&quot;/&gt;&lt;wsp:rsid wsp:val=&quot;00500169&quot;/&gt;&lt;wsp:rsid wsp:val=&quot;005014C3&quot;/&gt;&lt;wsp:rsid wsp:val=&quot;00503357&quot;/&gt;&lt;wsp:rsid wsp:val=&quot;00503969&quot;/&gt;&lt;wsp:rsid wsp:val=&quot;00503F68&quot;/&gt;&lt;wsp:rsid wsp:val=&quot;00504A89&quot;/&gt;&lt;wsp:rsid wsp:val=&quot;00504EDE&quot;/&gt;&lt;wsp:rsid wsp:val=&quot;005060C3&quot;/&gt;&lt;wsp:rsid wsp:val=&quot;00506588&quot;/&gt;&lt;wsp:rsid wsp:val=&quot;005077E4&quot;/&gt;&lt;wsp:rsid wsp:val=&quot;00507D55&quot;/&gt;&lt;wsp:rsid wsp:val=&quot;0051024A&quot;/&gt;&lt;wsp:rsid wsp:val=&quot;0051057A&quot;/&gt;&lt;wsp:rsid wsp:val=&quot;00511785&quot;/&gt;&lt;wsp:rsid wsp:val=&quot;005144C2&quot;/&gt;&lt;wsp:rsid wsp:val=&quot;0051551E&quot;/&gt;&lt;wsp:rsid wsp:val=&quot;005237BA&quot;/&gt;&lt;wsp:rsid wsp:val=&quot;00523BE9&quot;/&gt;&lt;wsp:rsid wsp:val=&quot;00523FD1&quot;/&gt;&lt;wsp:rsid wsp:val=&quot;0052490C&quot;/&gt;&lt;wsp:rsid wsp:val=&quot;00527DD2&quot;/&gt;&lt;wsp:rsid wsp:val=&quot;00530680&quot;/&gt;&lt;wsp:rsid wsp:val=&quot;0053115D&quot;/&gt;&lt;wsp:rsid wsp:val=&quot;00532AD2&quot;/&gt;&lt;wsp:rsid wsp:val=&quot;00532C13&quot;/&gt;&lt;wsp:rsid wsp:val=&quot;00532E03&quot;/&gt;&lt;wsp:rsid wsp:val=&quot;00533587&quot;/&gt;&lt;wsp:rsid wsp:val=&quot;00533A6D&quot;/&gt;&lt;wsp:rsid wsp:val=&quot;00535853&quot;/&gt;&lt;wsp:rsid wsp:val=&quot;00536CA6&quot;/&gt;&lt;wsp:rsid wsp:val=&quot;00537E99&quot;/&gt;&lt;wsp:rsid wsp:val=&quot;005410C6&quot;/&gt;&lt;wsp:rsid wsp:val=&quot;005420D7&quot;/&gt;&lt;wsp:rsid wsp:val=&quot;00542C73&quot;/&gt;&lt;wsp:rsid wsp:val=&quot;00544E17&quot;/&gt;&lt;wsp:rsid wsp:val=&quot;00544FBE&quot;/&gt;&lt;wsp:rsid wsp:val=&quot;005462D6&quot;/&gt;&lt;wsp:rsid wsp:val=&quot;00547FAC&quot;/&gt;&lt;wsp:rsid wsp:val=&quot;00552DE5&quot;/&gt;&lt;wsp:rsid wsp:val=&quot;00552EB2&quot;/&gt;&lt;wsp:rsid wsp:val=&quot;00554BB5&quot;/&gt;&lt;wsp:rsid wsp:val=&quot;00554D8A&quot;/&gt;&lt;wsp:rsid wsp:val=&quot;00555335&quot;/&gt;&lt;wsp:rsid wsp:val=&quot;00556239&quot;/&gt;&lt;wsp:rsid wsp:val=&quot;0055658D&quot;/&gt;&lt;wsp:rsid wsp:val=&quot;005608D8&quot;/&gt;&lt;wsp:rsid wsp:val=&quot;00560984&quot;/&gt;&lt;wsp:rsid wsp:val=&quot;00560F67&quot;/&gt;&lt;wsp:rsid wsp:val=&quot;00561E9C&quot;/&gt;&lt;wsp:rsid wsp:val=&quot;005620F2&quot;/&gt;&lt;wsp:rsid wsp:val=&quot;00563F1C&quot;/&gt;&lt;wsp:rsid wsp:val=&quot;00564F81&quot;/&gt;&lt;wsp:rsid wsp:val=&quot;005718D7&quot;/&gt;&lt;wsp:rsid wsp:val=&quot;00571D57&quot;/&gt;&lt;wsp:rsid wsp:val=&quot;0057222F&quot;/&gt;&lt;wsp:rsid wsp:val=&quot;00572BB2&quot;/&gt;&lt;wsp:rsid wsp:val=&quot;0057621F&quot;/&gt;&lt;wsp:rsid wsp:val=&quot;00576632&quot;/&gt;&lt;wsp:rsid wsp:val=&quot;005819B2&quot;/&gt;&lt;wsp:rsid wsp:val=&quot;00581C82&quot;/&gt;&lt;wsp:rsid wsp:val=&quot;00581DEB&quot;/&gt;&lt;wsp:rsid wsp:val=&quot;00582089&quot;/&gt;&lt;wsp:rsid wsp:val=&quot;005827BD&quot;/&gt;&lt;wsp:rsid wsp:val=&quot;00583B2D&quot;/&gt;&lt;wsp:rsid wsp:val=&quot;005857B0&quot;/&gt;&lt;wsp:rsid wsp:val=&quot;00585B7F&quot;/&gt;&lt;wsp:rsid wsp:val=&quot;00585E06&quot;/&gt;&lt;wsp:rsid wsp:val=&quot;00586386&quot;/&gt;&lt;wsp:rsid wsp:val=&quot;0058647A&quot;/&gt;&lt;wsp:rsid wsp:val=&quot;005865AC&quot;/&gt;&lt;wsp:rsid wsp:val=&quot;00590321&quot;/&gt;&lt;wsp:rsid wsp:val=&quot;0059068D&quot;/&gt;&lt;wsp:rsid wsp:val=&quot;00590990&quot;/&gt;&lt;wsp:rsid wsp:val=&quot;005910D8&quot;/&gt;&lt;wsp:rsid wsp:val=&quot;00591F3E&quot;/&gt;&lt;wsp:rsid wsp:val=&quot;00592121&quot;/&gt;&lt;wsp:rsid wsp:val=&quot;0059387C&quot;/&gt;&lt;wsp:rsid wsp:val=&quot;0059501B&quot;/&gt;&lt;wsp:rsid wsp:val=&quot;0059545B&quot;/&gt;&lt;wsp:rsid wsp:val=&quot;005A2560&quot;/&gt;&lt;wsp:rsid wsp:val=&quot;005A3607&quot;/&gt;&lt;wsp:rsid wsp:val=&quot;005A4426&quot;/&gt;&lt;wsp:rsid wsp:val=&quot;005A589A&quot;/&gt;&lt;wsp:rsid wsp:val=&quot;005B0598&quot;/&gt;&lt;wsp:rsid wsp:val=&quot;005B2A92&quot;/&gt;&lt;wsp:rsid wsp:val=&quot;005B310E&quot;/&gt;&lt;wsp:rsid wsp:val=&quot;005B35E8&quot;/&gt;&lt;wsp:rsid wsp:val=&quot;005B3C74&quot;/&gt;&lt;wsp:rsid wsp:val=&quot;005B472F&quot;/&gt;&lt;wsp:rsid wsp:val=&quot;005B4930&quot;/&gt;&lt;wsp:rsid wsp:val=&quot;005B4F4D&quot;/&gt;&lt;wsp:rsid wsp:val=&quot;005B79B2&quot;/&gt;&lt;wsp:rsid wsp:val=&quot;005B7D0F&quot;/&gt;&lt;wsp:rsid wsp:val=&quot;005C0CAD&quot;/&gt;&lt;wsp:rsid wsp:val=&quot;005C0D62&quot;/&gt;&lt;wsp:rsid wsp:val=&quot;005C1886&quot;/&gt;&lt;wsp:rsid wsp:val=&quot;005C1DB7&quot;/&gt;&lt;wsp:rsid wsp:val=&quot;005C34F8&quot;/&gt;&lt;wsp:rsid wsp:val=&quot;005C41A4&quot;/&gt;&lt;wsp:rsid wsp:val=&quot;005C424F&quot;/&gt;&lt;wsp:rsid wsp:val=&quot;005C4989&quot;/&gt;&lt;wsp:rsid wsp:val=&quot;005C4B8A&quot;/&gt;&lt;wsp:rsid wsp:val=&quot;005C7616&quot;/&gt;&lt;wsp:rsid wsp:val=&quot;005C78CA&quot;/&gt;&lt;wsp:rsid wsp:val=&quot;005D0954&quot;/&gt;&lt;wsp:rsid wsp:val=&quot;005D0A4F&quot;/&gt;&lt;wsp:rsid wsp:val=&quot;005D0DF2&quot;/&gt;&lt;wsp:rsid wsp:val=&quot;005D1890&quot;/&gt;&lt;wsp:rsid wsp:val=&quot;005D2482&quot;/&gt;&lt;wsp:rsid wsp:val=&quot;005D5784&quot;/&gt;&lt;wsp:rsid wsp:val=&quot;005D6B9D&quot;/&gt;&lt;wsp:rsid wsp:val=&quot;005D701A&quot;/&gt;&lt;wsp:rsid wsp:val=&quot;005E13BA&quot;/&gt;&lt;wsp:rsid wsp:val=&quot;005E2581&quot;/&gt;&lt;wsp:rsid wsp:val=&quot;005E3282&quot;/&gt;&lt;wsp:rsid wsp:val=&quot;005E355C&quot;/&gt;&lt;wsp:rsid wsp:val=&quot;005E45CD&quot;/&gt;&lt;wsp:rsid wsp:val=&quot;005E50E5&quot;/&gt;&lt;wsp:rsid wsp:val=&quot;005E5239&quot;/&gt;&lt;wsp:rsid wsp:val=&quot;005E7F57&quot;/&gt;&lt;wsp:rsid wsp:val=&quot;005F031E&quot;/&gt;&lt;wsp:rsid wsp:val=&quot;005F0714&quot;/&gt;&lt;wsp:rsid wsp:val=&quot;005F389A&quot;/&gt;&lt;wsp:rsid wsp:val=&quot;005F3BB5&quot;/&gt;&lt;wsp:rsid wsp:val=&quot;005F45B3&quot;/&gt;&lt;wsp:rsid wsp:val=&quot;005F47F6&quot;/&gt;&lt;wsp:rsid wsp:val=&quot;005F5B5E&quot;/&gt;&lt;wsp:rsid wsp:val=&quot;005F7528&quot;/&gt;&lt;wsp:rsid wsp:val=&quot;005F7973&quot;/&gt;&lt;wsp:rsid wsp:val=&quot;005FB855&quot;/&gt;&lt;wsp:rsid wsp:val=&quot;006003DC&quot;/&gt;&lt;wsp:rsid wsp:val=&quot;00600632&quot;/&gt;&lt;wsp:rsid wsp:val=&quot;0060070D&quot;/&gt;&lt;wsp:rsid wsp:val=&quot;00600DD1&quot;/&gt;&lt;wsp:rsid wsp:val=&quot;00601A94&quot;/&gt;&lt;wsp:rsid wsp:val=&quot;00603518&quot;/&gt;&lt;wsp:rsid wsp:val=&quot;00604217&quot;/&gt;&lt;wsp:rsid wsp:val=&quot;00605BA0&quot;/&gt;&lt;wsp:rsid wsp:val=&quot;00605CDF&quot;/&gt;&lt;wsp:rsid wsp:val=&quot;006060A9&quot;/&gt;&lt;wsp:rsid wsp:val=&quot;00607E88&quot;/&gt;&lt;wsp:rsid wsp:val=&quot;0060F02E&quot;/&gt;&lt;wsp:rsid wsp:val=&quot;00611591&quot;/&gt;&lt;wsp:rsid wsp:val=&quot;00612140&quot;/&gt;&lt;wsp:rsid wsp:val=&quot;00613240&quot;/&gt;&lt;wsp:rsid wsp:val=&quot;00614ABD&quot;/&gt;&lt;wsp:rsid wsp:val=&quot;00615505&quot;/&gt;&lt;wsp:rsid wsp:val=&quot;0061673D&quot;/&gt;&lt;wsp:rsid wsp:val=&quot;00620A85&quot;/&gt;&lt;wsp:rsid wsp:val=&quot;00620BC4&quot;/&gt;&lt;wsp:rsid wsp:val=&quot;00620BD8&quot;/&gt;&lt;wsp:rsid wsp:val=&quot;0062127F&quot;/&gt;&lt;wsp:rsid wsp:val=&quot;006241E4&quot;/&gt;&lt;wsp:rsid wsp:val=&quot;00624A9E&quot;/&gt;&lt;wsp:rsid wsp:val=&quot;00624ADE&quot;/&gt;&lt;wsp:rsid wsp:val=&quot;00625B26&quot;/&gt;&lt;wsp:rsid wsp:val=&quot;00627A13&quot;/&gt;&lt;wsp:rsid wsp:val=&quot;00627C86&quot;/&gt;&lt;wsp:rsid wsp:val=&quot;00631891&quot;/&gt;&lt;wsp:rsid wsp:val=&quot;00632EFB&quot;/&gt;&lt;wsp:rsid wsp:val=&quot;00633A91&quot;/&gt;&lt;wsp:rsid wsp:val=&quot;00634A89&quot;/&gt;&lt;wsp:rsid wsp:val=&quot;0063500C&quot;/&gt;&lt;wsp:rsid wsp:val=&quot;00636780&quot;/&gt;&lt;wsp:rsid wsp:val=&quot;00636D82&quot;/&gt;&lt;wsp:rsid wsp:val=&quot;006375A4&quot;/&gt;&lt;wsp:rsid wsp:val=&quot;006378CD&quot;/&gt;&lt;wsp:rsid wsp:val=&quot;0064039B&quot;/&gt;&lt;wsp:rsid wsp:val=&quot;00641AC9&quot;/&gt;&lt;wsp:rsid wsp:val=&quot;006423B0&quot;/&gt;&lt;wsp:rsid wsp:val=&quot;00642AB3&quot;/&gt;&lt;wsp:rsid wsp:val=&quot;00642FAE&quot;/&gt;&lt;wsp:rsid wsp:val=&quot;00643FD7&quot;/&gt;&lt;wsp:rsid wsp:val=&quot;00644D02&quot;/&gt;&lt;wsp:rsid wsp:val=&quot;00645588&quot;/&gt;&lt;wsp:rsid wsp:val=&quot;006479B4&quot;/&gt;&lt;wsp:rsid wsp:val=&quot;006507B2&quot;/&gt;&lt;wsp:rsid wsp:val=&quot;00650D4B&quot;/&gt;&lt;wsp:rsid wsp:val=&quot;00650E21&quot;/&gt;&lt;wsp:rsid wsp:val=&quot;006515C4&quot;/&gt;&lt;wsp:rsid wsp:val=&quot;00653016&quot;/&gt;&lt;wsp:rsid wsp:val=&quot;00653941&quot;/&gt;&lt;wsp:rsid wsp:val=&quot;00653B4A&quot;/&gt;&lt;wsp:rsid wsp:val=&quot;0065555F&quot;/&gt;&lt;wsp:rsid wsp:val=&quot;0065639E&quot;/&gt;&lt;wsp:rsid wsp:val=&quot;006571EF&quot;/&gt;&lt;wsp:rsid wsp:val=&quot;0065753F&quot;/&gt;&lt;wsp:rsid wsp:val=&quot;0066003F&quot;/&gt;&lt;wsp:rsid wsp:val=&quot;0066044F&quot;/&gt;&lt;wsp:rsid wsp:val=&quot;00660B9C&quot;/&gt;&lt;wsp:rsid wsp:val=&quot;006617B5&quot;/&gt;&lt;wsp:rsid wsp:val=&quot;00661D27&quot;/&gt;&lt;wsp:rsid wsp:val=&quot;00662905&quot;/&gt;&lt;wsp:rsid wsp:val=&quot;0066328C&quot;/&gt;&lt;wsp:rsid wsp:val=&quot;00663B50&quot;/&gt;&lt;wsp:rsid wsp:val=&quot;006647A4&quot;/&gt;&lt;wsp:rsid wsp:val=&quot;006652CB&quot;/&gt;&lt;wsp:rsid wsp:val=&quot;00665B19&quot;/&gt;&lt;wsp:rsid wsp:val=&quot;00666EB9&quot;/&gt;&lt;wsp:rsid wsp:val=&quot;00670343&quot;/&gt;&lt;wsp:rsid wsp:val=&quot;006710B2&quot;/&gt;&lt;wsp:rsid wsp:val=&quot;0067119D&quot;/&gt;&lt;wsp:rsid wsp:val=&quot;0067206E&quot;/&gt;&lt;wsp:rsid wsp:val=&quot;00672CFE&quot;/&gt;&lt;wsp:rsid wsp:val=&quot;0067326E&quot;/&gt;&lt;wsp:rsid wsp:val=&quot;00673BBC&quot;/&gt;&lt;wsp:rsid wsp:val=&quot;00673D7E&quot;/&gt;&lt;wsp:rsid wsp:val=&quot;00673EDC&quot;/&gt;&lt;wsp:rsid wsp:val=&quot;00674236&quot;/&gt;&lt;wsp:rsid wsp:val=&quot;0067443F&quot;/&gt;&lt;wsp:rsid wsp:val=&quot;00674C9F&quot;/&gt;&lt;wsp:rsid wsp:val=&quot;00675F3E&quot;/&gt;&lt;wsp:rsid wsp:val=&quot;0067623C&quot;/&gt;&lt;wsp:rsid wsp:val=&quot;00676C63&quot;/&gt;&lt;wsp:rsid wsp:val=&quot;0068020C&quot;/&gt;&lt;wsp:rsid wsp:val=&quot;006818D6&quot;/&gt;&lt;wsp:rsid wsp:val=&quot;006823C7&quot;/&gt;&lt;wsp:rsid wsp:val=&quot;0068242C&quot;/&gt;&lt;wsp:rsid wsp:val=&quot;006830EF&quot;/&gt;&lt;wsp:rsid wsp:val=&quot;006844DD&quot;/&gt;&lt;wsp:rsid wsp:val=&quot;0068599E&quot;/&gt;&lt;wsp:rsid wsp:val=&quot;00686525&quot;/&gt;&lt;wsp:rsid wsp:val=&quot;00686667&quot;/&gt;&lt;wsp:rsid wsp:val=&quot;00686D05&quot;/&gt;&lt;wsp:rsid wsp:val=&quot;006905BA&quot;/&gt;&lt;wsp:rsid wsp:val=&quot;00691387&quot;/&gt;&lt;wsp:rsid wsp:val=&quot;006924A1&quot;/&gt;&lt;wsp:rsid wsp:val=&quot;00692AF4&quot;/&gt;&lt;wsp:rsid wsp:val=&quot;00694400&quot;/&gt;&lt;wsp:rsid wsp:val=&quot;00694BD3&quot;/&gt;&lt;wsp:rsid wsp:val=&quot;00694F22&quot;/&gt;&lt;wsp:rsid wsp:val=&quot;006959AB&quot;/&gt;&lt;wsp:rsid wsp:val=&quot;00695F1E&quot;/&gt;&lt;wsp:rsid wsp:val=&quot;006960DB&quot;/&gt;&lt;wsp:rsid wsp:val=&quot;0069618C&quot;/&gt;&lt;wsp:rsid wsp:val=&quot;006A3450&quot;/&gt;&lt;wsp:rsid wsp:val=&quot;006A44FB&quot;/&gt;&lt;wsp:rsid wsp:val=&quot;006A498C&quot;/&gt;&lt;wsp:rsid wsp:val=&quot;006A528D&quot;/&gt;&lt;wsp:rsid wsp:val=&quot;006A53AE&quot;/&gt;&lt;wsp:rsid wsp:val=&quot;006A53F4&quot;/&gt;&lt;wsp:rsid wsp:val=&quot;006A57E7&quot;/&gt;&lt;wsp:rsid wsp:val=&quot;006A5CD1&quot;/&gt;&lt;wsp:rsid wsp:val=&quot;006A659A&quot;/&gt;&lt;wsp:rsid wsp:val=&quot;006B0AE0&quot;/&gt;&lt;wsp:rsid wsp:val=&quot;006B168B&quot;/&gt;&lt;wsp:rsid wsp:val=&quot;006B307E&quot;/&gt;&lt;wsp:rsid wsp:val=&quot;006B38EF&quot;/&gt;&lt;wsp:rsid wsp:val=&quot;006B39A3&quot;/&gt;&lt;wsp:rsid wsp:val=&quot;006B3FA4&quot;/&gt;&lt;wsp:rsid wsp:val=&quot;006B4DD2&quot;/&gt;&lt;wsp:rsid wsp:val=&quot;006B5F14&quot;/&gt;&lt;wsp:rsid wsp:val=&quot;006B629C&quot;/&gt;&lt;wsp:rsid wsp:val=&quot;006B68F0&quot;/&gt;&lt;wsp:rsid wsp:val=&quot;006B6FA6&quot;/&gt;&lt;wsp:rsid wsp:val=&quot;006B7192&quot;/&gt;&lt;wsp:rsid wsp:val=&quot;006B729F&quot;/&gt;&lt;wsp:rsid wsp:val=&quot;006B78AF&quot;/&gt;&lt;wsp:rsid wsp:val=&quot;006B7AD4&quot;/&gt;&lt;wsp:rsid wsp:val=&quot;006B7F82&quot;/&gt;&lt;wsp:rsid wsp:val=&quot;006C1A58&quot;/&gt;&lt;wsp:rsid wsp:val=&quot;006C23CB&quot;/&gt;&lt;wsp:rsid wsp:val=&quot;006C4AE6&quot;/&gt;&lt;wsp:rsid wsp:val=&quot;006C5E1D&quot;/&gt;&lt;wsp:rsid wsp:val=&quot;006C5EC5&quot;/&gt;&lt;wsp:rsid wsp:val=&quot;006C5F13&quot;/&gt;&lt;wsp:rsid wsp:val=&quot;006C7439&quot;/&gt;&lt;wsp:rsid wsp:val=&quot;006C7520&quot;/&gt;&lt;wsp:rsid wsp:val=&quot;006D02A6&quot;/&gt;&lt;wsp:rsid wsp:val=&quot;006D1528&quot;/&gt;&lt;wsp:rsid wsp:val=&quot;006D156F&quot;/&gt;&lt;wsp:rsid wsp:val=&quot;006D1A3D&quot;/&gt;&lt;wsp:rsid wsp:val=&quot;006D3FD4&quot;/&gt;&lt;wsp:rsid wsp:val=&quot;006D44E7&quot;/&gt;&lt;wsp:rsid wsp:val=&quot;006D459C&quot;/&gt;&lt;wsp:rsid wsp:val=&quot;006D495A&quot;/&gt;&lt;wsp:rsid wsp:val=&quot;006D5994&quot;/&gt;&lt;wsp:rsid wsp:val=&quot;006D5B9F&quot;/&gt;&lt;wsp:rsid wsp:val=&quot;006D75F4&quot;/&gt;&lt;wsp:rsid wsp:val=&quot;006D7B63&quot;/&gt;&lt;wsp:rsid wsp:val=&quot;006E02F5&quot;/&gt;&lt;wsp:rsid wsp:val=&quot;006E0B74&quot;/&gt;&lt;wsp:rsid wsp:val=&quot;006E185E&quot;/&gt;&lt;wsp:rsid wsp:val=&quot;006E19A1&quot;/&gt;&lt;wsp:rsid wsp:val=&quot;006E1BF5&quot;/&gt;&lt;wsp:rsid wsp:val=&quot;006E1CA3&quot;/&gt;&lt;wsp:rsid wsp:val=&quot;006E203A&quot;/&gt;&lt;wsp:rsid wsp:val=&quot;006E3833&quot;/&gt;&lt;wsp:rsid wsp:val=&quot;006E42E4&quot;/&gt;&lt;wsp:rsid wsp:val=&quot;006E5246&quot;/&gt;&lt;wsp:rsid wsp:val=&quot;006E5252&quot;/&gt;&lt;wsp:rsid wsp:val=&quot;006E76A1&quot;/&gt;&lt;wsp:rsid wsp:val=&quot;006E7916&quot;/&gt;&lt;wsp:rsid wsp:val=&quot;006F0286&quot;/&gt;&lt;wsp:rsid wsp:val=&quot;006F0C9F&quot;/&gt;&lt;wsp:rsid wsp:val=&quot;006F20FD&quot;/&gt;&lt;wsp:rsid wsp:val=&quot;006F4728&quot;/&gt;&lt;wsp:rsid wsp:val=&quot;006F6C2B&quot;/&gt;&lt;wsp:rsid wsp:val=&quot;006F6DCE&quot;/&gt;&lt;wsp:rsid wsp:val=&quot;006F772C&quot;/&gt;&lt;wsp:rsid wsp:val=&quot;006F7DC2&quot;/&gt;&lt;wsp:rsid wsp:val=&quot;00700212&quot;/&gt;&lt;wsp:rsid wsp:val=&quot;00700966&quot;/&gt;&lt;wsp:rsid wsp:val=&quot;00701136&quot;/&gt;&lt;wsp:rsid wsp:val=&quot;007011D7&quot;/&gt;&lt;wsp:rsid wsp:val=&quot;0070194D&quot;/&gt;&lt;wsp:rsid wsp:val=&quot;0070279B&quot;/&gt;&lt;wsp:rsid wsp:val=&quot;0070351A&quot;/&gt;&lt;wsp:rsid wsp:val=&quot;00706322&quot;/&gt;&lt;wsp:rsid wsp:val=&quot;00706F11&quot;/&gt;&lt;wsp:rsid wsp:val=&quot;007073D6&quot;/&gt;&lt;wsp:rsid wsp:val=&quot;00707827&quot;/&gt;&lt;wsp:rsid wsp:val=&quot;00710886&quot;/&gt;&lt;wsp:rsid wsp:val=&quot;007114CF&quot;/&gt;&lt;wsp:rsid wsp:val=&quot;007115BE&quot;/&gt;&lt;wsp:rsid wsp:val=&quot;00711CEA&quot;/&gt;&lt;wsp:rsid wsp:val=&quot;00712A1E&quot;/&gt;&lt;wsp:rsid wsp:val=&quot;00714398&quot;/&gt;&lt;wsp:rsid wsp:val=&quot;007165D5&quot;/&gt;&lt;wsp:rsid wsp:val=&quot;00716A3E&quot;/&gt;&lt;wsp:rsid wsp:val=&quot;00717798&quot;/&gt;&lt;wsp:rsid wsp:val=&quot;007200A1&quot;/&gt;&lt;wsp:rsid wsp:val=&quot;00720357&quot;/&gt;&lt;wsp:rsid wsp:val=&quot;007209E3&quot;/&gt;&lt;wsp:rsid wsp:val=&quot;007211DF&quot;/&gt;&lt;wsp:rsid wsp:val=&quot;00722978&quot;/&gt;&lt;wsp:rsid wsp:val=&quot;00723161&quot;/&gt;&lt;wsp:rsid wsp:val=&quot;00723B96&quot;/&gt;&lt;wsp:rsid wsp:val=&quot;00724DEF&quot;/&gt;&lt;wsp:rsid wsp:val=&quot;00724F81&quot;/&gt;&lt;wsp:rsid wsp:val=&quot;0072591D&quot;/&gt;&lt;wsp:rsid wsp:val=&quot;00725ED0&quot;/&gt;&lt;wsp:rsid wsp:val=&quot;00726298&quot;/&gt;&lt;wsp:rsid wsp:val=&quot;007273AE&quot;/&gt;&lt;wsp:rsid wsp:val=&quot;00727569&quot;/&gt;&lt;wsp:rsid wsp:val=&quot;00727A53&quot;/&gt;&lt;wsp:rsid wsp:val=&quot;007308B5&quot;/&gt;&lt;wsp:rsid wsp:val=&quot;00730E1F&quot;/&gt;&lt;wsp:rsid wsp:val=&quot;00730F60&quot;/&gt;&lt;wsp:rsid wsp:val=&quot;00731029&quot;/&gt;&lt;wsp:rsid wsp:val=&quot;0073117F&quot;/&gt;&lt;wsp:rsid wsp:val=&quot;007314ED&quot;/&gt;&lt;wsp:rsid wsp:val=&quot;00731DAF&quot;/&gt;&lt;wsp:rsid wsp:val=&quot;007325B7&quot;/&gt;&lt;wsp:rsid wsp:val=&quot;00733CF6&quot;/&gt;&lt;wsp:rsid wsp:val=&quot;007348BF&quot;/&gt;&lt;wsp:rsid wsp:val=&quot;00734E55&quot;/&gt;&lt;wsp:rsid wsp:val=&quot;00736288&quot;/&gt;&lt;wsp:rsid wsp:val=&quot;00736BE6&quot;/&gt;&lt;wsp:rsid wsp:val=&quot;00737981&quot;/&gt;&lt;wsp:rsid wsp:val=&quot;00740995&quot;/&gt;&lt;wsp:rsid wsp:val=&quot;007417D3&quot;/&gt;&lt;wsp:rsid wsp:val=&quot;007426D3&quot;/&gt;&lt;wsp:rsid wsp:val=&quot;00742E97&quot;/&gt;&lt;wsp:rsid wsp:val=&quot;00743FE0&quot;/&gt;&lt;wsp:rsid wsp:val=&quot;00744EE0&quot;/&gt;&lt;wsp:rsid wsp:val=&quot;007468C7&quot;/&gt;&lt;wsp:rsid wsp:val=&quot;00750EE3&quot;/&gt;&lt;wsp:rsid wsp:val=&quot;007510E7&quot;/&gt;&lt;wsp:rsid wsp:val=&quot;00751F3F&quot;/&gt;&lt;wsp:rsid wsp:val=&quot;00752FB6&quot;/&gt;&lt;wsp:rsid wsp:val=&quot;00753294&quot;/&gt;&lt;wsp:rsid wsp:val=&quot;00753549&quot;/&gt;&lt;wsp:rsid wsp:val=&quot;007536EF&quot;/&gt;&lt;wsp:rsid wsp:val=&quot;00753BCA&quot;/&gt;&lt;wsp:rsid wsp:val=&quot;00754245&quot;/&gt;&lt;wsp:rsid wsp:val=&quot;007563BD&quot;/&gt;&lt;wsp:rsid wsp:val=&quot;007566F2&quot;/&gt;&lt;wsp:rsid wsp:val=&quot;00756B77&quot;/&gt;&lt;wsp:rsid wsp:val=&quot;00756EB1&quot;/&gt;&lt;wsp:rsid wsp:val=&quot;0076091E&quot;/&gt;&lt;wsp:rsid wsp:val=&quot;00760E72&quot;/&gt;&lt;wsp:rsid wsp:val=&quot;0076141A&quot;/&gt;&lt;wsp:rsid wsp:val=&quot;00761662&quot;/&gt;&lt;wsp:rsid wsp:val=&quot;00762A9D&quot;/&gt;&lt;wsp:rsid wsp:val=&quot;00764669&quot;/&gt;&lt;wsp:rsid wsp:val=&quot;00765116&quot;/&gt;&lt;wsp:rsid wsp:val=&quot;007667AD&quot;/&gt;&lt;wsp:rsid wsp:val=&quot;00766F79&quot;/&gt;&lt;wsp:rsid wsp:val=&quot;0076706E&quot;/&gt;&lt;wsp:rsid wsp:val=&quot;007671CF&quot;/&gt;&lt;wsp:rsid wsp:val=&quot;007676C3&quot;/&gt;&lt;wsp:rsid wsp:val=&quot;00770BE8&quot;/&gt;&lt;wsp:rsid wsp:val=&quot;00770C24&quot;/&gt;&lt;wsp:rsid wsp:val=&quot;00770F15&quot;/&gt;&lt;wsp:rsid wsp:val=&quot;00771A9A&quot;/&gt;&lt;wsp:rsid wsp:val=&quot;00771E1F&quot;/&gt;&lt;wsp:rsid wsp:val=&quot;007723E7&quot;/&gt;&lt;wsp:rsid wsp:val=&quot;0077305C&quot;/&gt;&lt;wsp:rsid wsp:val=&quot;007735AB&quot;/&gt;&lt;wsp:rsid wsp:val=&quot;007738E3&quot;/&gt;&lt;wsp:rsid wsp:val=&quot;00773AC7&quot;/&gt;&lt;wsp:rsid wsp:val=&quot;007758C6&quot;/&gt;&lt;wsp:rsid wsp:val=&quot;007769AA&quot;/&gt;&lt;wsp:rsid wsp:val=&quot;0077EFFA&quot;/&gt;&lt;wsp:rsid wsp:val=&quot;007808D2&quot;/&gt;&lt;wsp:rsid wsp:val=&quot;00781408&quot;/&gt;&lt;wsp:rsid wsp:val=&quot;00781A6B&quot;/&gt;&lt;wsp:rsid wsp:val=&quot;00781D26&quot;/&gt;&lt;wsp:rsid wsp:val=&quot;00781D57&quot;/&gt;&lt;wsp:rsid wsp:val=&quot;0078338A&quot;/&gt;&lt;wsp:rsid wsp:val=&quot;00783494&quot;/&gt;&lt;wsp:rsid wsp:val=&quot;00784064&quot;/&gt;&lt;wsp:rsid wsp:val=&quot;007846CE&quot;/&gt;&lt;wsp:rsid wsp:val=&quot;00785423&quot;/&gt;&lt;wsp:rsid wsp:val=&quot;007871BA&quot;/&gt;&lt;wsp:rsid wsp:val=&quot;00791DBB&quot;/&gt;&lt;wsp:rsid wsp:val=&quot;00792DE8&quot;/&gt;&lt;wsp:rsid wsp:val=&quot;00793695&quot;/&gt;&lt;wsp:rsid wsp:val=&quot;00794D6A&quot;/&gt;&lt;wsp:rsid wsp:val=&quot;00795BE4&quot;/&gt;&lt;wsp:rsid wsp:val=&quot;00797371&quot;/&gt;&lt;wsp:rsid wsp:val=&quot;007974E5&quot;/&gt;&lt;wsp:rsid wsp:val=&quot;00797877&quot;/&gt;&lt;wsp:rsid wsp:val=&quot;00797F42&quot;/&gt;&lt;wsp:rsid wsp:val=&quot;007A0B86&quot;/&gt;&lt;wsp:rsid wsp:val=&quot;007A2CE9&quot;/&gt;&lt;wsp:rsid wsp:val=&quot;007A333C&quot;/&gt;&lt;wsp:rsid wsp:val=&quot;007A3587&quot;/&gt;&lt;wsp:rsid wsp:val=&quot;007A4A94&quot;/&gt;&lt;wsp:rsid wsp:val=&quot;007A4CDD&quot;/&gt;&lt;wsp:rsid wsp:val=&quot;007A53E9&quot;/&gt;&lt;wsp:rsid wsp:val=&quot;007A6F71&quot;/&gt;&lt;wsp:rsid wsp:val=&quot;007B00D6&quot;/&gt;&lt;wsp:rsid wsp:val=&quot;007B0610&quot;/&gt;&lt;wsp:rsid wsp:val=&quot;007B06DE&quot;/&gt;&lt;wsp:rsid wsp:val=&quot;007B112C&quot;/&gt;&lt;wsp:rsid wsp:val=&quot;007B192E&quot;/&gt;&lt;wsp:rsid wsp:val=&quot;007B1F6D&quot;/&gt;&lt;wsp:rsid wsp:val=&quot;007B232F&quot;/&gt;&lt;wsp:rsid wsp:val=&quot;007B3813&quot;/&gt;&lt;wsp:rsid wsp:val=&quot;007B5231&quot;/&gt;&lt;wsp:rsid wsp:val=&quot;007B5719&quot;/&gt;&lt;wsp:rsid wsp:val=&quot;007B6D0E&quot;/&gt;&lt;wsp:rsid wsp:val=&quot;007B6E11&quot;/&gt;&lt;wsp:rsid wsp:val=&quot;007B6EB6&quot;/&gt;&lt;wsp:rsid wsp:val=&quot;007C0A68&quot;/&gt;&lt;wsp:rsid wsp:val=&quot;007C0AA8&quot;/&gt;&lt;wsp:rsid wsp:val=&quot;007C27AA&quot;/&gt;&lt;wsp:rsid wsp:val=&quot;007C3461&quot;/&gt;&lt;wsp:rsid wsp:val=&quot;007C3F23&quot;/&gt;&lt;wsp:rsid wsp:val=&quot;007C441B&quot;/&gt;&lt;wsp:rsid wsp:val=&quot;007C4873&quot;/&gt;&lt;wsp:rsid wsp:val=&quot;007C773F&quot;/&gt;&lt;wsp:rsid wsp:val=&quot;007D027D&quot;/&gt;&lt;wsp:rsid wsp:val=&quot;007D13F7&quot;/&gt;&lt;wsp:rsid wsp:val=&quot;007D1815&quot;/&gt;&lt;wsp:rsid wsp:val=&quot;007D1BF8&quot;/&gt;&lt;wsp:rsid wsp:val=&quot;007D27DC&quot;/&gt;&lt;wsp:rsid wsp:val=&quot;007D2A66&quot;/&gt;&lt;wsp:rsid wsp:val=&quot;007D61BC&quot;/&gt;&lt;wsp:rsid wsp:val=&quot;007D6FC0&quot;/&gt;&lt;wsp:rsid wsp:val=&quot;007D7B25&quot;/&gt;&lt;wsp:rsid wsp:val=&quot;007DB92A&quot;/&gt;&lt;wsp:rsid wsp:val=&quot;007E1965&quot;/&gt;&lt;wsp:rsid wsp:val=&quot;007E1CA5&quot;/&gt;&lt;wsp:rsid wsp:val=&quot;007E2610&quot;/&gt;&lt;wsp:rsid wsp:val=&quot;007E2A78&quot;/&gt;&lt;wsp:rsid wsp:val=&quot;007E2FE5&quot;/&gt;&lt;wsp:rsid wsp:val=&quot;007E422B&quot;/&gt;&lt;wsp:rsid wsp:val=&quot;007E4891&quot;/&gt;&lt;wsp:rsid wsp:val=&quot;007E518D&quot;/&gt;&lt;wsp:rsid wsp:val=&quot;007E5BE4&quot;/&gt;&lt;wsp:rsid wsp:val=&quot;007E63B2&quot;/&gt;&lt;wsp:rsid wsp:val=&quot;007E6FD6&quot;/&gt;&lt;wsp:rsid wsp:val=&quot;007EA3E6&quot;/&gt;&lt;wsp:rsid wsp:val=&quot;007F01DE&quot;/&gt;&lt;wsp:rsid wsp:val=&quot;007F0B7A&quot;/&gt;&lt;wsp:rsid wsp:val=&quot;007F1D1C&quot;/&gt;&lt;wsp:rsid wsp:val=&quot;007F217C&quot;/&gt;&lt;wsp:rsid wsp:val=&quot;007F2C55&quot;/&gt;&lt;wsp:rsid wsp:val=&quot;007F39C5&quot;/&gt;&lt;wsp:rsid wsp:val=&quot;007F436D&quot;/&gt;&lt;wsp:rsid wsp:val=&quot;007F4794&quot;/&gt;&lt;wsp:rsid wsp:val=&quot;007F5ACF&quot;/&gt;&lt;wsp:rsid wsp:val=&quot;007F5E06&quot;/&gt;&lt;wsp:rsid wsp:val=&quot;007F5E19&quot;/&gt;&lt;wsp:rsid wsp:val=&quot;007F6D9D&quot;/&gt;&lt;wsp:rsid wsp:val=&quot;007F7FBB&quot;/&gt;&lt;wsp:rsid wsp:val=&quot;008030BF&quot;/&gt;&lt;wsp:rsid wsp:val=&quot;008032A3&quot;/&gt;&lt;wsp:rsid wsp:val=&quot;00803AAD&quot;/&gt;&lt;wsp:rsid wsp:val=&quot;00805223&quot;/&gt;&lt;wsp:rsid wsp:val=&quot;00805260&quot;/&gt;&lt;wsp:rsid wsp:val=&quot;00806C91&quot;/&gt;&lt;wsp:rsid wsp:val=&quot;008071B9&quot;/&gt;&lt;wsp:rsid wsp:val=&quot;008074A3&quot;/&gt;&lt;wsp:rsid wsp:val=&quot;00810A07&quot;/&gt;&lt;wsp:rsid wsp:val=&quot;00813528&quot;/&gt;&lt;wsp:rsid wsp:val=&quot;00813AD2&quot;/&gt;&lt;wsp:rsid wsp:val=&quot;00813E7E&quot;/&gt;&lt;wsp:rsid wsp:val=&quot;008148C4&quot;/&gt;&lt;wsp:rsid wsp:val=&quot;00814D6D&quot;/&gt;&lt;wsp:rsid wsp:val=&quot;00815F23&quot;/&gt;&lt;wsp:rsid wsp:val=&quot;0081721C&quot;/&gt;&lt;wsp:rsid wsp:val=&quot;00817DFB&quot;/&gt;&lt;wsp:rsid wsp:val=&quot;00820017&quot;/&gt;&lt;wsp:rsid wsp:val=&quot;008209CE&quot;/&gt;&lt;wsp:rsid wsp:val=&quot;008209E9&quot;/&gt;&lt;wsp:rsid wsp:val=&quot;00822BEA&quot;/&gt;&lt;wsp:rsid wsp:val=&quot;00824086&quot;/&gt;&lt;wsp:rsid wsp:val=&quot;008242EB&quot;/&gt;&lt;wsp:rsid wsp:val=&quot;00824321&quot;/&gt;&lt;wsp:rsid wsp:val=&quot;00824A4D&quot;/&gt;&lt;wsp:rsid wsp:val=&quot;00825371&quot;/&gt;&lt;wsp:rsid wsp:val=&quot;00826245&quot;/&gt;&lt;wsp:rsid wsp:val=&quot;0082631E&quot;/&gt;&lt;wsp:rsid wsp:val=&quot;00826449&quot;/&gt;&lt;wsp:rsid wsp:val=&quot;00826472&quot;/&gt;&lt;wsp:rsid wsp:val=&quot;00826C3F&quot;/&gt;&lt;wsp:rsid wsp:val=&quot;00826D49&quot;/&gt;&lt;wsp:rsid wsp:val=&quot;00827DC3&quot;/&gt;&lt;wsp:rsid wsp:val=&quot;00827EDA&quot;/&gt;&lt;wsp:rsid wsp:val=&quot;008302BC&quot;/&gt;&lt;wsp:rsid wsp:val=&quot;00831660&quot;/&gt;&lt;wsp:rsid wsp:val=&quot;008324FB&quot;/&gt;&lt;wsp:rsid wsp:val=&quot;00833144&quot;/&gt;&lt;wsp:rsid wsp:val=&quot;008342B7&quot;/&gt;&lt;wsp:rsid wsp:val=&quot;00835AF4&quot;/&gt;&lt;wsp:rsid wsp:val=&quot;00835D7F&quot;/&gt;&lt;wsp:rsid wsp:val=&quot;0084175D&quot;/&gt;&lt;wsp:rsid wsp:val=&quot;00841B26&quot;/&gt;&lt;wsp:rsid wsp:val=&quot;0084377A&quot;/&gt;&lt;wsp:rsid wsp:val=&quot;0084476D&quot;/&gt;&lt;wsp:rsid wsp:val=&quot;0084583E&quot;/&gt;&lt;wsp:rsid wsp:val=&quot;00845A90&quot;/&gt;&lt;wsp:rsid wsp:val=&quot;00851310&quot;/&gt;&lt;wsp:rsid wsp:val=&quot;00851B2B&quot;/&gt;&lt;wsp:rsid wsp:val=&quot;00852919&quot;/&gt;&lt;wsp:rsid wsp:val=&quot;00852D09&quot;/&gt;&lt;wsp:rsid wsp:val=&quot;00853F4F&quot;/&gt;&lt;wsp:rsid wsp:val=&quot;00855A27&quot;/&gt;&lt;wsp:rsid wsp:val=&quot;00856801&quot;/&gt;&lt;wsp:rsid wsp:val=&quot;008571DA&quot;/&gt;&lt;wsp:rsid wsp:val=&quot;00860E5C&quot;/&gt;&lt;wsp:rsid wsp:val=&quot;00860F89&quot;/&gt;&lt;wsp:rsid wsp:val=&quot;0086133C&quot;/&gt;&lt;wsp:rsid wsp:val=&quot;00862E48&quot;/&gt;&lt;wsp:rsid wsp:val=&quot;00863A7A&quot;/&gt;&lt;wsp:rsid wsp:val=&quot;00863C7A&quot;/&gt;&lt;wsp:rsid wsp:val=&quot;00864424&quot;/&gt;&lt;wsp:rsid wsp:val=&quot;00864890&quot;/&gt;&lt;wsp:rsid wsp:val=&quot;0086698E&quot;/&gt;&lt;wsp:rsid wsp:val=&quot;0087043F&quot;/&gt;&lt;wsp:rsid wsp:val=&quot;00871B73&quot;/&gt;&lt;wsp:rsid wsp:val=&quot;00872BE1&quot;/&gt;&lt;wsp:rsid wsp:val=&quot;00873506&quot;/&gt;&lt;wsp:rsid wsp:val=&quot;00873926&quot;/&gt;&lt;wsp:rsid wsp:val=&quot;0087428F&quot;/&gt;&lt;wsp:rsid wsp:val=&quot;008746D8&quot;/&gt;&lt;wsp:rsid wsp:val=&quot;008747DF&quot;/&gt;&lt;wsp:rsid wsp:val=&quot;00874F4C&quot;/&gt;&lt;wsp:rsid wsp:val=&quot;00877004&quot;/&gt;&lt;wsp:rsid wsp:val=&quot;008771D6&quot;/&gt;&lt;wsp:rsid wsp:val=&quot;008773F7&quot;/&gt;&lt;wsp:rsid wsp:val=&quot;00880223&quot;/&gt;&lt;wsp:rsid wsp:val=&quot;00881BA2&quot;/&gt;&lt;wsp:rsid wsp:val=&quot;00881D27&quot;/&gt;&lt;wsp:rsid wsp:val=&quot;0088254E&quot;/&gt;&lt;wsp:rsid wsp:val=&quot;008834E3&quot;/&gt;&lt;wsp:rsid wsp:val=&quot;00885240&quot;/&gt;&lt;wsp:rsid wsp:val=&quot;00885341&quot;/&gt;&lt;wsp:rsid wsp:val=&quot;00885F99&quot;/&gt;&lt;wsp:rsid wsp:val=&quot;008862EF&quot;/&gt;&lt;wsp:rsid wsp:val=&quot;00886576&quot;/&gt;&lt;wsp:rsid wsp:val=&quot;00886849&quot;/&gt;&lt;wsp:rsid wsp:val=&quot;0088726C&quot;/&gt;&lt;wsp:rsid wsp:val=&quot;008874F2&quot;/&gt;&lt;wsp:rsid wsp:val=&quot;00887935&quot;/&gt;&lt;wsp:rsid wsp:val=&quot;00887B65&quot;/&gt;&lt;wsp:rsid wsp:val=&quot;00890FBE&quot;/&gt;&lt;wsp:rsid wsp:val=&quot;00891454&quot;/&gt;&lt;wsp:rsid wsp:val=&quot;00891D8F&quot;/&gt;&lt;wsp:rsid wsp:val=&quot;00893751&quot;/&gt;&lt;wsp:rsid wsp:val=&quot;0089502C&quot;/&gt;&lt;wsp:rsid wsp:val=&quot;008957D5&quot;/&gt;&lt;wsp:rsid wsp:val=&quot;00895A2C&quot;/&gt;&lt;wsp:rsid wsp:val=&quot;00895D29&quot;/&gt;&lt;wsp:rsid wsp:val=&quot;00895E33&quot;/&gt;&lt;wsp:rsid wsp:val=&quot;0089675D&quot;/&gt;&lt;wsp:rsid wsp:val=&quot;0089691B&quot;/&gt;&lt;wsp:rsid wsp:val=&quot;00896BA4&quot;/&gt;&lt;wsp:rsid wsp:val=&quot;00896FA1&quot;/&gt;&lt;wsp:rsid wsp:val=&quot;008A0BCA&quot;/&gt;&lt;wsp:rsid wsp:val=&quot;008A1237&quot;/&gt;&lt;wsp:rsid wsp:val=&quot;008A266F&quot;/&gt;&lt;wsp:rsid wsp:val=&quot;008A2835&quot;/&gt;&lt;wsp:rsid wsp:val=&quot;008A29AC&quot;/&gt;&lt;wsp:rsid wsp:val=&quot;008A29CC&quot;/&gt;&lt;wsp:rsid wsp:val=&quot;008A3965&quot;/&gt;&lt;wsp:rsid wsp:val=&quot;008A435F&quot;/&gt;&lt;wsp:rsid wsp:val=&quot;008A455D&quot;/&gt;&lt;wsp:rsid wsp:val=&quot;008A4788&quot;/&gt;&lt;wsp:rsid wsp:val=&quot;008A484F&quot;/&gt;&lt;wsp:rsid wsp:val=&quot;008A4F3E&quot;/&gt;&lt;wsp:rsid wsp:val=&quot;008A6FAF&quot;/&gt;&lt;wsp:rsid wsp:val=&quot;008A7024&quot;/&gt;&lt;wsp:rsid wsp:val=&quot;008A7872&quot;/&gt;&lt;wsp:rsid wsp:val=&quot;008A7922&quot;/&gt;&lt;wsp:rsid wsp:val=&quot;008B3F67&quot;/&gt;&lt;wsp:rsid wsp:val=&quot;008B4B04&quot;/&gt;&lt;wsp:rsid wsp:val=&quot;008B5ADB&quot;/&gt;&lt;wsp:rsid wsp:val=&quot;008B5EF4&quot;/&gt;&lt;wsp:rsid wsp:val=&quot;008C0E58&quot;/&gt;&lt;wsp:rsid wsp:val=&quot;008C28A4&quot;/&gt;&lt;wsp:rsid wsp:val=&quot;008C2FA6&quot;/&gt;&lt;wsp:rsid wsp:val=&quot;008C3F80&quot;/&gt;&lt;wsp:rsid wsp:val=&quot;008C4586&quot;/&gt;&lt;wsp:rsid wsp:val=&quot;008C47BD&quot;/&gt;&lt;wsp:rsid wsp:val=&quot;008C6536&quot;/&gt;&lt;wsp:rsid wsp:val=&quot;008C6B12&quot;/&gt;&lt;wsp:rsid wsp:val=&quot;008C7656&quot;/&gt;&lt;wsp:rsid wsp:val=&quot;008D04B1&quot;/&gt;&lt;wsp:rsid wsp:val=&quot;008D2C14&quot;/&gt;&lt;wsp:rsid wsp:val=&quot;008D3C76&quot;/&gt;&lt;wsp:rsid wsp:val=&quot;008D48C1&quot;/&gt;&lt;wsp:rsid wsp:val=&quot;008D49C5&quot;/&gt;&lt;wsp:rsid wsp:val=&quot;008D559E&quot;/&gt;&lt;wsp:rsid wsp:val=&quot;008D609D&quot;/&gt;&lt;wsp:rsid wsp:val=&quot;008D6627&quot;/&gt;&lt;wsp:rsid wsp:val=&quot;008D67F4&quot;/&gt;&lt;wsp:rsid wsp:val=&quot;008E1161&quot;/&gt;&lt;wsp:rsid wsp:val=&quot;008E1F20&quot;/&gt;&lt;wsp:rsid wsp:val=&quot;008E1FE2&quot;/&gt;&lt;wsp:rsid wsp:val=&quot;008E2E15&quot;/&gt;&lt;wsp:rsid wsp:val=&quot;008E3058&quot;/&gt;&lt;wsp:rsid wsp:val=&quot;008E3990&quot;/&gt;&lt;wsp:rsid wsp:val=&quot;008E652D&quot;/&gt;&lt;wsp:rsid wsp:val=&quot;008E76D7&quot;/&gt;&lt;wsp:rsid wsp:val=&quot;008F03DF&quot;/&gt;&lt;wsp:rsid wsp:val=&quot;008F0AC8&quot;/&gt;&lt;wsp:rsid wsp:val=&quot;008F1065&quot;/&gt;&lt;wsp:rsid wsp:val=&quot;008F132E&quot;/&gt;&lt;wsp:rsid wsp:val=&quot;008F13B5&quot;/&gt;&lt;wsp:rsid wsp:val=&quot;008F2C19&quot;/&gt;&lt;wsp:rsid wsp:val=&quot;008F3BBA&quot;/&gt;&lt;wsp:rsid wsp:val=&quot;008F4E6C&quot;/&gt;&lt;wsp:rsid wsp:val=&quot;008F5BDB&quot;/&gt;&lt;wsp:rsid wsp:val=&quot;008F6377&quot;/&gt;&lt;wsp:rsid wsp:val=&quot;008F676A&quot;/&gt;&lt;wsp:rsid wsp:val=&quot;008F6AB1&quot;/&gt;&lt;wsp:rsid wsp:val=&quot;008F6DFC&quot;/&gt;&lt;wsp:rsid wsp:val=&quot;008F71B5&quot;/&gt;&lt;wsp:rsid wsp:val=&quot;00900A13&quot;/&gt;&lt;wsp:rsid wsp:val=&quot;00905051&quot;/&gt;&lt;wsp:rsid wsp:val=&quot;00905C82&quot;/&gt;&lt;wsp:rsid wsp:val=&quot;00905D81&quot;/&gt;&lt;wsp:rsid wsp:val=&quot;009065BE&quot;/&gt;&lt;wsp:rsid wsp:val=&quot;00910177&quot;/&gt;&lt;wsp:rsid wsp:val=&quot;0091040C&quot;/&gt;&lt;wsp:rsid wsp:val=&quot;009109B4&quot;/&gt;&lt;wsp:rsid wsp:val=&quot;00910C25&quot;/&gt;&lt;wsp:rsid wsp:val=&quot;009115FF&quot;/&gt;&lt;wsp:rsid wsp:val=&quot;00911AB1&quot;/&gt;&lt;wsp:rsid wsp:val=&quot;00911AEB&quot;/&gt;&lt;wsp:rsid wsp:val=&quot;00911EE9&quot;/&gt;&lt;wsp:rsid wsp:val=&quot;00912286&quot;/&gt;&lt;wsp:rsid wsp:val=&quot;00915A5F&quot;/&gt;&lt;wsp:rsid wsp:val=&quot;00915B26&quot;/&gt;&lt;wsp:rsid wsp:val=&quot;00915DE4&quot;/&gt;&lt;wsp:rsid wsp:val=&quot;00916B41&quot;/&gt;&lt;wsp:rsid wsp:val=&quot;00916D36&quot;/&gt;&lt;wsp:rsid wsp:val=&quot;00916DF6&quot;/&gt;&lt;wsp:rsid wsp:val=&quot;009171BC&quot;/&gt;&lt;wsp:rsid wsp:val=&quot;00917E89&quot;/&gt;&lt;wsp:rsid wsp:val=&quot;00920AB2&quot;/&gt;&lt;wsp:rsid wsp:val=&quot;00920E05&quot;/&gt;&lt;wsp:rsid wsp:val=&quot;0092101F&quot;/&gt;&lt;wsp:rsid wsp:val=&quot;0092120B&quot;/&gt;&lt;wsp:rsid wsp:val=&quot;009215B7&quot;/&gt;&lt;wsp:rsid wsp:val=&quot;0092186B&quot;/&gt;&lt;wsp:rsid wsp:val=&quot;009226F7&quot;/&gt;&lt;wsp:rsid wsp:val=&quot;00924E43&quot;/&gt;&lt;wsp:rsid wsp:val=&quot;009253FF&quot;/&gt;&lt;wsp:rsid wsp:val=&quot;0092604F&quot;/&gt;&lt;wsp:rsid wsp:val=&quot;00926E9B&quot;/&gt;&lt;wsp:rsid wsp:val=&quot;00927B9B&quot;/&gt;&lt;wsp:rsid wsp:val=&quot;00930095&quot;/&gt;&lt;wsp:rsid wsp:val=&quot;00930F78&quot;/&gt;&lt;wsp:rsid wsp:val=&quot;00931AB2&quot;/&gt;&lt;wsp:rsid wsp:val=&quot;009323DE&quot;/&gt;&lt;wsp:rsid wsp:val=&quot;00933374&quot;/&gt;&lt;wsp:rsid wsp:val=&quot;00933A19&quot;/&gt;&lt;wsp:rsid wsp:val=&quot;00935F38&quot;/&gt;&lt;wsp:rsid wsp:val=&quot;00936A5D&quot;/&gt;&lt;wsp:rsid wsp:val=&quot;00936D43&quot;/&gt;&lt;wsp:rsid wsp:val=&quot;0093774E&quot;/&gt;&lt;wsp:rsid wsp:val=&quot;0094296F&quot;/&gt;&lt;wsp:rsid wsp:val=&quot;009429EE&quot;/&gt;&lt;wsp:rsid wsp:val=&quot;00942D1A&quot;/&gt;&lt;wsp:rsid wsp:val=&quot;00944473&quot;/&gt;&lt;wsp:rsid wsp:val=&quot;00944C73&quot;/&gt;&lt;wsp:rsid wsp:val=&quot;0094663C&quot;/&gt;&lt;wsp:rsid wsp:val=&quot;00946DF6&quot;/&gt;&lt;wsp:rsid wsp:val=&quot;0094728E&quot;/&gt;&lt;wsp:rsid wsp:val=&quot;0095085F&quot;/&gt;&lt;wsp:rsid wsp:val=&quot;009512E1&quot;/&gt;&lt;wsp:rsid wsp:val=&quot;00951F3B&quot;/&gt;&lt;wsp:rsid wsp:val=&quot;00952A71&quot;/&gt;&lt;wsp:rsid wsp:val=&quot;0095313C&quot;/&gt;&lt;wsp:rsid wsp:val=&quot;009539C1&quot;/&gt;&lt;wsp:rsid wsp:val=&quot;00953E2B&quot;/&gt;&lt;wsp:rsid wsp:val=&quot;00955656&quot;/&gt;&lt;wsp:rsid wsp:val=&quot;009558A2&quot;/&gt;&lt;wsp:rsid wsp:val=&quot;00955CFE&quot;/&gt;&lt;wsp:rsid wsp:val=&quot;009569F7&quot;/&gt;&lt;wsp:rsid wsp:val=&quot;009573C3&quot;/&gt;&lt;wsp:rsid wsp:val=&quot;0095787C&quot;/&gt;&lt;wsp:rsid wsp:val=&quot;00961141&quot;/&gt;&lt;wsp:rsid wsp:val=&quot;009623DD&quot;/&gt;&lt;wsp:rsid wsp:val=&quot;009636E0&quot;/&gt;&lt;wsp:rsid wsp:val=&quot;00964CE9&quot;/&gt;&lt;wsp:rsid wsp:val=&quot;00965F22&quot;/&gt;&lt;wsp:rsid wsp:val=&quot;00967C00&quot;/&gt;&lt;wsp:rsid wsp:val=&quot;0097022C&quot;/&gt;&lt;wsp:rsid wsp:val=&quot;00970742&quot;/&gt;&lt;wsp:rsid wsp:val=&quot;00970F6B&quot;/&gt;&lt;wsp:rsid wsp:val=&quot;00971A6D&quot;/&gt;&lt;wsp:rsid wsp:val=&quot;009722C3&quot;/&gt;&lt;wsp:rsid wsp:val=&quot;0097297F&quot;/&gt;&lt;wsp:rsid wsp:val=&quot;00973ED3&quot;/&gt;&lt;wsp:rsid wsp:val=&quot;00974AF2&quot;/&gt;&lt;wsp:rsid wsp:val=&quot;009764FA&quot;/&gt;&lt;wsp:rsid wsp:val=&quot;0097662D&quot;/&gt;&lt;wsp:rsid wsp:val=&quot;009766CF&quot;/&gt;&lt;wsp:rsid wsp:val=&quot;009770D3&quot;/&gt;&lt;wsp:rsid wsp:val=&quot;00977ACF&quot;/&gt;&lt;wsp:rsid wsp:val=&quot;00977C94&quot;/&gt;&lt;wsp:rsid wsp:val=&quot;009804D4&quot;/&gt;&lt;wsp:rsid wsp:val=&quot;009808BB&quot;/&gt;&lt;wsp:rsid wsp:val=&quot;00982E1C&quot;/&gt;&lt;wsp:rsid wsp:val=&quot;00983A90&quot;/&gt;&lt;wsp:rsid wsp:val=&quot;00986A78&quot;/&gt;&lt;wsp:rsid wsp:val=&quot;00986C4B&quot;/&gt;&lt;wsp:rsid wsp:val=&quot;00986DA9&quot;/&gt;&lt;wsp:rsid wsp:val=&quot;0098CD6C&quot;/&gt;&lt;wsp:rsid wsp:val=&quot;00991A08&quot;/&gt;&lt;wsp:rsid wsp:val=&quot;0099203C&quot;/&gt;&lt;wsp:rsid wsp:val=&quot;00993190&quot;/&gt;&lt;wsp:rsid wsp:val=&quot;00994533&quot;/&gt;&lt;wsp:rsid wsp:val=&quot;00994FE2&quot;/&gt;&lt;wsp:rsid wsp:val=&quot;00995FD0&quot;/&gt;&lt;wsp:rsid wsp:val=&quot;00996BDA&quot;/&gt;&lt;wsp:rsid wsp:val=&quot;009972DA&quot;/&gt;&lt;wsp:rsid wsp:val=&quot;009A1D5E&quot;/&gt;&lt;wsp:rsid wsp:val=&quot;009A1EED&quot;/&gt;&lt;wsp:rsid wsp:val=&quot;009A2BD3&quot;/&gt;&lt;wsp:rsid wsp:val=&quot;009A2DDC&quot;/&gt;&lt;wsp:rsid wsp:val=&quot;009A308D&quot;/&gt;&lt;wsp:rsid wsp:val=&quot;009A5653&quot;/&gt;&lt;wsp:rsid wsp:val=&quot;009A5FDF&quot;/&gt;&lt;wsp:rsid wsp:val=&quot;009A6142&quot;/&gt;&lt;wsp:rsid wsp:val=&quot;009A725E&quot;/&gt;&lt;wsp:rsid wsp:val=&quot;009A7884&quot;/&gt;&lt;wsp:rsid wsp:val=&quot;009B0853&quot;/&gt;&lt;wsp:rsid wsp:val=&quot;009B0E09&quot;/&gt;&lt;wsp:rsid wsp:val=&quot;009B10C6&quot;/&gt;&lt;wsp:rsid wsp:val=&quot;009B3A40&quot;/&gt;&lt;wsp:rsid wsp:val=&quot;009B3CB6&quot;/&gt;&lt;wsp:rsid wsp:val=&quot;009B4054&quot;/&gt;&lt;wsp:rsid wsp:val=&quot;009B4164&quot;/&gt;&lt;wsp:rsid wsp:val=&quot;009B4884&quot;/&gt;&lt;wsp:rsid wsp:val=&quot;009B5F4E&quot;/&gt;&lt;wsp:rsid wsp:val=&quot;009B69F5&quot;/&gt;&lt;wsp:rsid wsp:val=&quot;009B6F26&quot;/&gt;&lt;wsp:rsid wsp:val=&quot;009B7963&quot;/&gt;&lt;wsp:rsid wsp:val=&quot;009C0930&quot;/&gt;&lt;wsp:rsid wsp:val=&quot;009C13FA&quot;/&gt;&lt;wsp:rsid wsp:val=&quot;009C31F3&quot;/&gt;&lt;wsp:rsid wsp:val=&quot;009C4813&quot;/&gt;&lt;wsp:rsid wsp:val=&quot;009C51AC&quot;/&gt;&lt;wsp:rsid wsp:val=&quot;009C5F1D&quot;/&gt;&lt;wsp:rsid wsp:val=&quot;009C5F41&quot;/&gt;&lt;wsp:rsid wsp:val=&quot;009C648B&quot;/&gt;&lt;wsp:rsid wsp:val=&quot;009C655D&quot;/&gt;&lt;wsp:rsid wsp:val=&quot;009C6A7A&quot;/&gt;&lt;wsp:rsid wsp:val=&quot;009C7616&quot;/&gt;&lt;wsp:rsid wsp:val=&quot;009C7C03&quot;/&gt;&lt;wsp:rsid wsp:val=&quot;009D01EB&quot;/&gt;&lt;wsp:rsid wsp:val=&quot;009D0C84&quot;/&gt;&lt;wsp:rsid wsp:val=&quot;009D2607&quot;/&gt;&lt;wsp:rsid wsp:val=&quot;009D304B&quot;/&gt;&lt;wsp:rsid wsp:val=&quot;009D4560&quot;/&gt;&lt;wsp:rsid wsp:val=&quot;009D4C81&quot;/&gt;&lt;wsp:rsid wsp:val=&quot;009D4C97&quot;/&gt;&lt;wsp:rsid wsp:val=&quot;009D4F40&quot;/&gt;&lt;wsp:rsid wsp:val=&quot;009D5ABB&quot;/&gt;&lt;wsp:rsid wsp:val=&quot;009D5AD3&quot;/&gt;&lt;wsp:rsid wsp:val=&quot;009D62D2&quot;/&gt;&lt;wsp:rsid wsp:val=&quot;009D69A4&quot;/&gt;&lt;wsp:rsid wsp:val=&quot;009E1007&quot;/&gt;&lt;wsp:rsid wsp:val=&quot;009E1D7A&quot;/&gt;&lt;wsp:rsid wsp:val=&quot;009E2547&quot;/&gt;&lt;wsp:rsid wsp:val=&quot;009E2C14&quot;/&gt;&lt;wsp:rsid wsp:val=&quot;009E3937&quot;/&gt;&lt;wsp:rsid wsp:val=&quot;009E4302&quot;/&gt;&lt;wsp:rsid wsp:val=&quot;009E47AF&quot;/&gt;&lt;wsp:rsid wsp:val=&quot;009E59D4&quot;/&gt;&lt;wsp:rsid wsp:val=&quot;009E7F67&quot;/&gt;&lt;wsp:rsid wsp:val=&quot;009F0E4A&quot;/&gt;&lt;wsp:rsid wsp:val=&quot;009F0EBC&quot;/&gt;&lt;wsp:rsid wsp:val=&quot;009F2570&quot;/&gt;&lt;wsp:rsid wsp:val=&quot;009F4FA9&quot;/&gt;&lt;wsp:rsid wsp:val=&quot;009F5366&quot;/&gt;&lt;wsp:rsid wsp:val=&quot;00A00BA3&quot;/&gt;&lt;wsp:rsid wsp:val=&quot;00A00F3E&quot;/&gt;&lt;wsp:rsid wsp:val=&quot;00A0146C&quot;/&gt;&lt;wsp:rsid wsp:val=&quot;00A019FC&quot;/&gt;&lt;wsp:rsid wsp:val=&quot;00A01A88&quot;/&gt;&lt;wsp:rsid wsp:val=&quot;00A039BF&quot;/&gt;&lt;wsp:rsid wsp:val=&quot;00A03E2D&quot;/&gt;&lt;wsp:rsid wsp:val=&quot;00A0419F&quot;/&gt;&lt;wsp:rsid wsp:val=&quot;00A04952&quot;/&gt;&lt;wsp:rsid wsp:val=&quot;00A04CC2&quot;/&gt;&lt;wsp:rsid wsp:val=&quot;00A05CB7&quot;/&gt;&lt;wsp:rsid wsp:val=&quot;00A07038&quot;/&gt;&lt;wsp:rsid wsp:val=&quot;00A0796B&quot;/&gt;&lt;wsp:rsid wsp:val=&quot;00A10DBC&quot;/&gt;&lt;wsp:rsid wsp:val=&quot;00A119AD&quot;/&gt;&lt;wsp:rsid wsp:val=&quot;00A11CD3&quot;/&gt;&lt;wsp:rsid wsp:val=&quot;00A121CB&quot;/&gt;&lt;wsp:rsid wsp:val=&quot;00A12C9E&quot;/&gt;&lt;wsp:rsid wsp:val=&quot;00A12CB7&quot;/&gt;&lt;wsp:rsid wsp:val=&quot;00A13094&quot;/&gt;&lt;wsp:rsid wsp:val=&quot;00A136BC&quot;/&gt;&lt;wsp:rsid wsp:val=&quot;00A138EC&quot;/&gt;&lt;wsp:rsid wsp:val=&quot;00A145A0&quot;/&gt;&lt;wsp:rsid wsp:val=&quot;00A1461E&quot;/&gt;&lt;wsp:rsid wsp:val=&quot;00A146FE&quot;/&gt;&lt;wsp:rsid wsp:val=&quot;00A15869&quot;/&gt;&lt;wsp:rsid wsp:val=&quot;00A16364&quot;/&gt;&lt;wsp:rsid wsp:val=&quot;00A20618&quot;/&gt;&lt;wsp:rsid wsp:val=&quot;00A21FC8&quot;/&gt;&lt;wsp:rsid wsp:val=&quot;00A23E48&quot;/&gt;&lt;wsp:rsid wsp:val=&quot;00A246B5&quot;/&gt;&lt;wsp:rsid wsp:val=&quot;00A24D56&quot;/&gt;&lt;wsp:rsid wsp:val=&quot;00A2587B&quot;/&gt;&lt;wsp:rsid wsp:val=&quot;00A30A20&quot;/&gt;&lt;wsp:rsid wsp:val=&quot;00A3185B&quot;/&gt;&lt;wsp:rsid wsp:val=&quot;00A319D9&quot;/&gt;&lt;wsp:rsid wsp:val=&quot;00A3266E&quot;/&gt;&lt;wsp:rsid wsp:val=&quot;00A32923&quot;/&gt;&lt;wsp:rsid wsp:val=&quot;00A33CD2&quot;/&gt;&lt;wsp:rsid wsp:val=&quot;00A3556F&quot;/&gt;&lt;wsp:rsid wsp:val=&quot;00A3576B&quot;/&gt;&lt;wsp:rsid wsp:val=&quot;00A40239&quot;/&gt;&lt;wsp:rsid wsp:val=&quot;00A411F4&quot;/&gt;&lt;wsp:rsid wsp:val=&quot;00A413A0&quot;/&gt;&lt;wsp:rsid wsp:val=&quot;00A4158F&quot;/&gt;&lt;wsp:rsid wsp:val=&quot;00A429D5&quot;/&gt;&lt;wsp:rsid wsp:val=&quot;00A431E3&quot;/&gt;&lt;wsp:rsid wsp:val=&quot;00A431F0&quot;/&gt;&lt;wsp:rsid wsp:val=&quot;00A44D9A&quot;/&gt;&lt;wsp:rsid wsp:val=&quot;00A44FBB&quot;/&gt;&lt;wsp:rsid wsp:val=&quot;00A4688E&quot;/&gt;&lt;wsp:rsid wsp:val=&quot;00A468E5&quot;/&gt;&lt;wsp:rsid wsp:val=&quot;00A46941&quot;/&gt;&lt;wsp:rsid wsp:val=&quot;00A46BD9&quot;/&gt;&lt;wsp:rsid wsp:val=&quot;00A47179&quot;/&gt;&lt;wsp:rsid wsp:val=&quot;00A5379F&quot;/&gt;&lt;wsp:rsid wsp:val=&quot;00A54161&quot;/&gt;&lt;wsp:rsid wsp:val=&quot;00A54F82&quot;/&gt;&lt;wsp:rsid wsp:val=&quot;00A567ED&quot;/&gt;&lt;wsp:rsid wsp:val=&quot;00A571F1&quot;/&gt;&lt;wsp:rsid wsp:val=&quot;00A610D2&quot;/&gt;&lt;wsp:rsid wsp:val=&quot;00A61A24&quot;/&gt;&lt;wsp:rsid wsp:val=&quot;00A622A7&quot;/&gt;&lt;wsp:rsid wsp:val=&quot;00A62591&quot;/&gt;&lt;wsp:rsid wsp:val=&quot;00A62E8C&quot;/&gt;&lt;wsp:rsid wsp:val=&quot;00A632DA&quot;/&gt;&lt;wsp:rsid wsp:val=&quot;00A63CAE&quot;/&gt;&lt;wsp:rsid wsp:val=&quot;00A66E8A&quot;/&gt;&lt;wsp:rsid wsp:val=&quot;00A67706&quot;/&gt;&lt;wsp:rsid wsp:val=&quot;00A7013A&quot;/&gt;&lt;wsp:rsid wsp:val=&quot;00A711B5&quot;/&gt;&lt;wsp:rsid wsp:val=&quot;00A71317&quot;/&gt;&lt;wsp:rsid wsp:val=&quot;00A7182B&quot;/&gt;&lt;wsp:rsid wsp:val=&quot;00A71A6B&quot;/&gt;&lt;wsp:rsid wsp:val=&quot;00A71AA8&quot;/&gt;&lt;wsp:rsid wsp:val=&quot;00A73495&quot;/&gt;&lt;wsp:rsid wsp:val=&quot;00A75017&quot;/&gt;&lt;wsp:rsid wsp:val=&quot;00A7606F&quot;/&gt;&lt;wsp:rsid wsp:val=&quot;00A760A0&quot;/&gt;&lt;wsp:rsid wsp:val=&quot;00A7638E&quot;/&gt;&lt;wsp:rsid wsp:val=&quot;00A77329&quot;/&gt;&lt;wsp:rsid wsp:val=&quot;00A777E4&quot;/&gt;&lt;wsp:rsid wsp:val=&quot;00A77D65&quot;/&gt;&lt;wsp:rsid wsp:val=&quot;00A77DA3&quot;/&gt;&lt;wsp:rsid wsp:val=&quot;00A80A53&quot;/&gt;&lt;wsp:rsid wsp:val=&quot;00A81565&quot;/&gt;&lt;wsp:rsid wsp:val=&quot;00A816C7&quot;/&gt;&lt;wsp:rsid wsp:val=&quot;00A8197E&quot;/&gt;&lt;wsp:rsid wsp:val=&quot;00A81B17&quot;/&gt;&lt;wsp:rsid wsp:val=&quot;00A82DCF&quot;/&gt;&lt;wsp:rsid wsp:val=&quot;00A8351F&quot;/&gt;&lt;wsp:rsid wsp:val=&quot;00A83A3F&quot;/&gt;&lt;wsp:rsid wsp:val=&quot;00A83DC7&quot;/&gt;&lt;wsp:rsid wsp:val=&quot;00A85B9D&quot;/&gt;&lt;wsp:rsid wsp:val=&quot;00A86B29&quot;/&gt;&lt;wsp:rsid wsp:val=&quot;00A86BEE&quot;/&gt;&lt;wsp:rsid wsp:val=&quot;00A86CFD&quot;/&gt;&lt;wsp:rsid wsp:val=&quot;00A90952&quot;/&gt;&lt;wsp:rsid wsp:val=&quot;00A9127B&quot;/&gt;&lt;wsp:rsid wsp:val=&quot;00A935A9&quot;/&gt;&lt;wsp:rsid wsp:val=&quot;00A93728&quot;/&gt;&lt;wsp:rsid wsp:val=&quot;00A94424&quot;/&gt;&lt;wsp:rsid wsp:val=&quot;00A95C4D&quot;/&gt;&lt;wsp:rsid wsp:val=&quot;00AA0755&quot;/&gt;&lt;wsp:rsid wsp:val=&quot;00AA321E&quot;/&gt;&lt;wsp:rsid wsp:val=&quot;00AA459E&quot;/&gt;&lt;wsp:rsid wsp:val=&quot;00AA4858&quot;/&gt;&lt;wsp:rsid wsp:val=&quot;00AA53AD&quot;/&gt;&lt;wsp:rsid wsp:val=&quot;00AA5A54&quot;/&gt;&lt;wsp:rsid wsp:val=&quot;00AA5ABE&quot;/&gt;&lt;wsp:rsid wsp:val=&quot;00AA5AC0&quot;/&gt;&lt;wsp:rsid wsp:val=&quot;00AA7FDD&quot;/&gt;&lt;wsp:rsid wsp:val=&quot;00AAC1E1&quot;/&gt;&lt;wsp:rsid wsp:val=&quot;00AB02B8&quot;/&gt;&lt;wsp:rsid wsp:val=&quot;00AB0A6D&quot;/&gt;&lt;wsp:rsid wsp:val=&quot;00AB13F3&quot;/&gt;&lt;wsp:rsid wsp:val=&quot;00AB4353&quot;/&gt;&lt;wsp:rsid wsp:val=&quot;00AB46CE&quot;/&gt;&lt;wsp:rsid wsp:val=&quot;00AB46E4&quot;/&gt;&lt;wsp:rsid wsp:val=&quot;00AB516D&quot;/&gt;&lt;wsp:rsid wsp:val=&quot;00AB5A88&quot;/&gt;&lt;wsp:rsid wsp:val=&quot;00AB5AD5&quot;/&gt;&lt;wsp:rsid wsp:val=&quot;00AB62C0&quot;/&gt;&lt;wsp:rsid wsp:val=&quot;00AB6FA2&quot;/&gt;&lt;wsp:rsid wsp:val=&quot;00AC06D5&quot;/&gt;&lt;wsp:rsid wsp:val=&quot;00AC08D3&quot;/&gt;&lt;wsp:rsid wsp:val=&quot;00AC0AA2&quot;/&gt;&lt;wsp:rsid wsp:val=&quot;00AC155A&quot;/&gt;&lt;wsp:rsid wsp:val=&quot;00AC2589&quot;/&gt;&lt;wsp:rsid wsp:val=&quot;00AC29CD&quot;/&gt;&lt;wsp:rsid wsp:val=&quot;00AC384C&quot;/&gt;&lt;wsp:rsid wsp:val=&quot;00AC389F&quot;/&gt;&lt;wsp:rsid wsp:val=&quot;00AC391F&quot;/&gt;&lt;wsp:rsid wsp:val=&quot;00AC3C1D&quot;/&gt;&lt;wsp:rsid wsp:val=&quot;00AC3F3D&quot;/&gt;&lt;wsp:rsid wsp:val=&quot;00AD08E1&quot;/&gt;&lt;wsp:rsid wsp:val=&quot;00AD1011&quot;/&gt;&lt;wsp:rsid wsp:val=&quot;00AD1A80&quot;/&gt;&lt;wsp:rsid wsp:val=&quot;00AD365F&quot;/&gt;&lt;wsp:rsid wsp:val=&quot;00AD3CB6&quot;/&gt;&lt;wsp:rsid wsp:val=&quot;00AD4832&quot;/&gt;&lt;wsp:rsid wsp:val=&quot;00AD4FA3&quot;/&gt;&lt;wsp:rsid wsp:val=&quot;00AD6215&quot;/&gt;&lt;wsp:rsid wsp:val=&quot;00AD7AE8&quot;/&gt;&lt;wsp:rsid wsp:val=&quot;00AE0D1D&quot;/&gt;&lt;wsp:rsid wsp:val=&quot;00AE1311&quot;/&gt;&lt;wsp:rsid wsp:val=&quot;00AE1AF9&quot;/&gt;&lt;wsp:rsid wsp:val=&quot;00AE254E&quot;/&gt;&lt;wsp:rsid wsp:val=&quot;00AE2E49&quot;/&gt;&lt;wsp:rsid wsp:val=&quot;00AE3F5B&quot;/&gt;&lt;wsp:rsid wsp:val=&quot;00AE4213&quot;/&gt;&lt;wsp:rsid wsp:val=&quot;00AE4708&quot;/&gt;&lt;wsp:rsid wsp:val=&quot;00AE5E1C&quot;/&gt;&lt;wsp:rsid wsp:val=&quot;00AE718E&quot;/&gt;&lt;wsp:rsid wsp:val=&quot;00AF0812&quot;/&gt;&lt;wsp:rsid wsp:val=&quot;00AF2175&quot;/&gt;&lt;wsp:rsid wsp:val=&quot;00AF2434&quot;/&gt;&lt;wsp:rsid wsp:val=&quot;00AF28FA&quot;/&gt;&lt;wsp:rsid wsp:val=&quot;00AF359C&quot;/&gt;&lt;wsp:rsid wsp:val=&quot;00AF4332&quot;/&gt;&lt;wsp:rsid wsp:val=&quot;00AF5632&quot;/&gt;&lt;wsp:rsid wsp:val=&quot;00AF7005&quot;/&gt;&lt;wsp:rsid wsp:val=&quot;00AF76B1&quot;/&gt;&lt;wsp:rsid wsp:val=&quot;00B007CA&quot;/&gt;&lt;wsp:rsid wsp:val=&quot;00B00A1D&quot;/&gt;&lt;wsp:rsid wsp:val=&quot;00B019B7&quot;/&gt;&lt;wsp:rsid wsp:val=&quot;00B01C48&quot;/&gt;&lt;wsp:rsid wsp:val=&quot;00B02922&quot;/&gt;&lt;wsp:rsid wsp:val=&quot;00B0330C&quot;/&gt;&lt;wsp:rsid wsp:val=&quot;00B05F95&quot;/&gt;&lt;wsp:rsid wsp:val=&quot;00B067E6&quot;/&gt;&lt;wsp:rsid wsp:val=&quot;00B06FB8&quot;/&gt;&lt;wsp:rsid wsp:val=&quot;00B07772&quot;/&gt;&lt;wsp:rsid wsp:val=&quot;00B1054C&quot;/&gt;&lt;wsp:rsid wsp:val=&quot;00B106AF&quot;/&gt;&lt;wsp:rsid wsp:val=&quot;00B10843&quot;/&gt;&lt;wsp:rsid wsp:val=&quot;00B1088B&quot;/&gt;&lt;wsp:rsid wsp:val=&quot;00B133EC&quot;/&gt;&lt;wsp:rsid wsp:val=&quot;00B13AA3&quot;/&gt;&lt;wsp:rsid wsp:val=&quot;00B13FCD&quot;/&gt;&lt;wsp:rsid wsp:val=&quot;00B14390&quot;/&gt;&lt;wsp:rsid wsp:val=&quot;00B147F0&quot;/&gt;&lt;wsp:rsid wsp:val=&quot;00B14FD1&quot;/&gt;&lt;wsp:rsid wsp:val=&quot;00B1674C&quot;/&gt;&lt;wsp:rsid wsp:val=&quot;00B174B3&quot;/&gt;&lt;wsp:rsid wsp:val=&quot;00B178AF&quot;/&gt;&lt;wsp:rsid wsp:val=&quot;00B221CC&quot;/&gt;&lt;wsp:rsid wsp:val=&quot;00B2299E&quot;/&gt;&lt;wsp:rsid wsp:val=&quot;00B22A48&quot;/&gt;&lt;wsp:rsid wsp:val=&quot;00B2307C&quot;/&gt;&lt;wsp:rsid wsp:val=&quot;00B231A3&quot;/&gt;&lt;wsp:rsid wsp:val=&quot;00B2481E&quot;/&gt;&lt;wsp:rsid wsp:val=&quot;00B26107&quot;/&gt;&lt;wsp:rsid wsp:val=&quot;00B264C3&quot;/&gt;&lt;wsp:rsid wsp:val=&quot;00B26CE9&quot;/&gt;&lt;wsp:rsid wsp:val=&quot;00B26F9C&quot;/&gt;&lt;wsp:rsid wsp:val=&quot;00B274A6&quot;/&gt;&lt;wsp:rsid wsp:val=&quot;00B2760C&quot;/&gt;&lt;wsp:rsid wsp:val=&quot;00B276AD&quot;/&gt;&lt;wsp:rsid wsp:val=&quot;00B30052&quot;/&gt;&lt;wsp:rsid wsp:val=&quot;00B30053&quot;/&gt;&lt;wsp:rsid wsp:val=&quot;00B32398&quot;/&gt;&lt;wsp:rsid wsp:val=&quot;00B35373&quot;/&gt;&lt;wsp:rsid wsp:val=&quot;00B357A7&quot;/&gt;&lt;wsp:rsid wsp:val=&quot;00B37AD2&quot;/&gt;&lt;wsp:rsid wsp:val=&quot;00B40606&quot;/&gt;&lt;wsp:rsid wsp:val=&quot;00B41C6E&quot;/&gt;&lt;wsp:rsid wsp:val=&quot;00B41DF5&quot;/&gt;&lt;wsp:rsid wsp:val=&quot;00B4235E&quot;/&gt;&lt;wsp:rsid wsp:val=&quot;00B43515&quot;/&gt;&lt;wsp:rsid wsp:val=&quot;00B44175&quot;/&gt;&lt;wsp:rsid wsp:val=&quot;00B45C9B&quot;/&gt;&lt;wsp:rsid wsp:val=&quot;00B46072&quot;/&gt;&lt;wsp:rsid wsp:val=&quot;00B46510&quot;/&gt;&lt;wsp:rsid wsp:val=&quot;00B4673D&quot;/&gt;&lt;wsp:rsid wsp:val=&quot;00B4680A&quot;/&gt;&lt;wsp:rsid wsp:val=&quot;00B472EB&quot;/&gt;&lt;wsp:rsid wsp:val=&quot;00B47B03&quot;/&gt;&lt;wsp:rsid wsp:val=&quot;00B51B3C&quot;/&gt;&lt;wsp:rsid wsp:val=&quot;00B51E68&quot;/&gt;&lt;wsp:rsid wsp:val=&quot;00B51FB3&quot;/&gt;&lt;wsp:rsid wsp:val=&quot;00B5282E&quot;/&gt;&lt;wsp:rsid wsp:val=&quot;00B53554&quot;/&gt;&lt;wsp:rsid wsp:val=&quot;00B538CF&quot;/&gt;&lt;wsp:rsid wsp:val=&quot;00B53E5F&quot;/&gt;&lt;wsp:rsid wsp:val=&quot;00B53ED8&quot;/&gt;&lt;wsp:rsid wsp:val=&quot;00B54A66&quot;/&gt;&lt;wsp:rsid wsp:val=&quot;00B56691&quot;/&gt;&lt;wsp:rsid wsp:val=&quot;00B56D2F&quot;/&gt;&lt;wsp:rsid wsp:val=&quot;00B57610&quot;/&gt;&lt;wsp:rsid wsp:val=&quot;00B622C1&quot;/&gt;&lt;wsp:rsid wsp:val=&quot;00B634A0&quot;/&gt;&lt;wsp:rsid wsp:val=&quot;00B64BC4&quot;/&gt;&lt;wsp:rsid wsp:val=&quot;00B65BE4&quot;/&gt;&lt;wsp:rsid wsp:val=&quot;00B67332&quot;/&gt;&lt;wsp:rsid wsp:val=&quot;00B70F45&quot;/&gt;&lt;wsp:rsid wsp:val=&quot;00B713E7&quot;/&gt;&lt;wsp:rsid wsp:val=&quot;00B71EC9&quot;/&gt;&lt;wsp:rsid wsp:val=&quot;00B72797&quot;/&gt;&lt;wsp:rsid wsp:val=&quot;00B7368C&quot;/&gt;&lt;wsp:rsid wsp:val=&quot;00B7548C&quot;/&gt;&lt;wsp:rsid wsp:val=&quot;00B75836&quot;/&gt;&lt;wsp:rsid wsp:val=&quot;00B7609D&quot;/&gt;&lt;wsp:rsid wsp:val=&quot;00B767A3&quot;/&gt;&lt;wsp:rsid wsp:val=&quot;00B76C1F&quot;/&gt;&lt;wsp:rsid wsp:val=&quot;00B77677&quot;/&gt;&lt;wsp:rsid wsp:val=&quot;00B777D1&quot;/&gt;&lt;wsp:rsid wsp:val=&quot;00B7785A&quot;/&gt;&lt;wsp:rsid wsp:val=&quot;00B81017&quot;/&gt;&lt;wsp:rsid wsp:val=&quot;00B81A37&quot;/&gt;&lt;wsp:rsid wsp:val=&quot;00B82DDA&quot;/&gt;&lt;wsp:rsid wsp:val=&quot;00B83126&quot;/&gt;&lt;wsp:rsid wsp:val=&quot;00B8312E&quot;/&gt;&lt;wsp:rsid wsp:val=&quot;00B834D6&quot;/&gt;&lt;wsp:rsid wsp:val=&quot;00B83861&quot;/&gt;&lt;wsp:rsid wsp:val=&quot;00B84049&quot;/&gt;&lt;wsp:rsid wsp:val=&quot;00B84837&quot;/&gt;&lt;wsp:rsid wsp:val=&quot;00B85764&quot;/&gt;&lt;wsp:rsid wsp:val=&quot;00B85794&quot;/&gt;&lt;wsp:rsid wsp:val=&quot;00B866AD&quot;/&gt;&lt;wsp:rsid wsp:val=&quot;00B86D50&quot;/&gt;&lt;wsp:rsid wsp:val=&quot;00B86F5C&quot;/&gt;&lt;wsp:rsid wsp:val=&quot;00B913E3&quot;/&gt;&lt;wsp:rsid wsp:val=&quot;00B9308F&quot;/&gt;&lt;wsp:rsid wsp:val=&quot;00B934BC&quot;/&gt;&lt;wsp:rsid wsp:val=&quot;00B941ED&quot;/&gt;&lt;wsp:rsid wsp:val=&quot;00B945B6&quot;/&gt;&lt;wsp:rsid wsp:val=&quot;00B951FB&quot;/&gt;&lt;wsp:rsid wsp:val=&quot;00B9580A&quot;/&gt;&lt;wsp:rsid wsp:val=&quot;00B95E9E&quot;/&gt;&lt;wsp:rsid wsp:val=&quot;00B963D6&quot;/&gt;&lt;wsp:rsid wsp:val=&quot;00B965D2&quot;/&gt;&lt;wsp:rsid wsp:val=&quot;00B966F2&quot;/&gt;&lt;wsp:rsid wsp:val=&quot;00B97116&quot;/&gt;&lt;wsp:rsid wsp:val=&quot;00B97976&quot;/&gt;&lt;wsp:rsid wsp:val=&quot;00B9E4BF&quot;/&gt;&lt;wsp:rsid wsp:val=&quot;00BA0CE8&quot;/&gt;&lt;wsp:rsid wsp:val=&quot;00BA1427&quot;/&gt;&lt;wsp:rsid wsp:val=&quot;00BA15AE&quot;/&gt;&lt;wsp:rsid wsp:val=&quot;00BA1B0B&quot;/&gt;&lt;wsp:rsid wsp:val=&quot;00BA227B&quot;/&gt;&lt;wsp:rsid wsp:val=&quot;00BA2D2E&quot;/&gt;&lt;wsp:rsid wsp:val=&quot;00BA3056&quot;/&gt;&lt;wsp:rsid wsp:val=&quot;00BA3D1F&quot;/&gt;&lt;wsp:rsid wsp:val=&quot;00BA4216&quot;/&gt;&lt;wsp:rsid wsp:val=&quot;00BA42A3&quot;/&gt;&lt;wsp:rsid wsp:val=&quot;00BA4495&quot;/&gt;&lt;wsp:rsid wsp:val=&quot;00BA5E7F&quot;/&gt;&lt;wsp:rsid wsp:val=&quot;00BB2217&quot;/&gt;&lt;wsp:rsid wsp:val=&quot;00BB2557&quot;/&gt;&lt;wsp:rsid wsp:val=&quot;00BB4165&quot;/&gt;&lt;wsp:rsid wsp:val=&quot;00BB42EB&quot;/&gt;&lt;wsp:rsid wsp:val=&quot;00BB4503&quot;/&gt;&lt;wsp:rsid wsp:val=&quot;00BB4C32&quot;/&gt;&lt;wsp:rsid wsp:val=&quot;00BB5146&quot;/&gt;&lt;wsp:rsid wsp:val=&quot;00BB6ACB&quot;/&gt;&lt;wsp:rsid wsp:val=&quot;00BB6CB0&quot;/&gt;&lt;wsp:rsid wsp:val=&quot;00BB6D78&quot;/&gt;&lt;wsp:rsid wsp:val=&quot;00BB7988&quot;/&gt;&lt;wsp:rsid wsp:val=&quot;00BB7E59&quot;/&gt;&lt;wsp:rsid wsp:val=&quot;00BC1B49&quot;/&gt;&lt;wsp:rsid wsp:val=&quot;00BC253E&quot;/&gt;&lt;wsp:rsid wsp:val=&quot;00BC2889&quot;/&gt;&lt;wsp:rsid wsp:val=&quot;00BC3173&quot;/&gt;&lt;wsp:rsid wsp:val=&quot;00BC3443&quot;/&gt;&lt;wsp:rsid wsp:val=&quot;00BC41DB&quot;/&gt;&lt;wsp:rsid wsp:val=&quot;00BC5991&quot;/&gt;&lt;wsp:rsid wsp:val=&quot;00BC62F9&quot;/&gt;&lt;wsp:rsid wsp:val=&quot;00BC67BD&quot;/&gt;&lt;wsp:rsid wsp:val=&quot;00BC73A3&quot;/&gt;&lt;wsp:rsid wsp:val=&quot;00BC76CA&quot;/&gt;&lt;wsp:rsid wsp:val=&quot;00BC7BBB&quot;/&gt;&lt;wsp:rsid wsp:val=&quot;00BD054D&quot;/&gt;&lt;wsp:rsid wsp:val=&quot;00BD2766&quot;/&gt;&lt;wsp:rsid wsp:val=&quot;00BD3FEA&quot;/&gt;&lt;wsp:rsid wsp:val=&quot;00BD4417&quot;/&gt;&lt;wsp:rsid wsp:val=&quot;00BD49BE&quot;/&gt;&lt;wsp:rsid wsp:val=&quot;00BD539E&quot;/&gt;&lt;wsp:rsid wsp:val=&quot;00BD551F&quot;/&gt;&lt;wsp:rsid wsp:val=&quot;00BD6556&quot;/&gt;&lt;wsp:rsid wsp:val=&quot;00BD6613&quot;/&gt;&lt;wsp:rsid wsp:val=&quot;00BD66D4&quot;/&gt;&lt;wsp:rsid wsp:val=&quot;00BD67A5&quot;/&gt;&lt;wsp:rsid wsp:val=&quot;00BD6ED1&quot;/&gt;&lt;wsp:rsid wsp:val=&quot;00BE18BB&quot;/&gt;&lt;wsp:rsid wsp:val=&quot;00BE1A1D&quot;/&gt;&lt;wsp:rsid wsp:val=&quot;00BE2431&quot;/&gt;&lt;wsp:rsid wsp:val=&quot;00BE260E&quot;/&gt;&lt;wsp:rsid wsp:val=&quot;00BE3212&quot;/&gt;&lt;wsp:rsid wsp:val=&quot;00BE3D81&quot;/&gt;&lt;wsp:rsid wsp:val=&quot;00BE4364&quot;/&gt;&lt;wsp:rsid wsp:val=&quot;00BE452D&quot;/&gt;&lt;wsp:rsid wsp:val=&quot;00BE4A40&quot;/&gt;&lt;wsp:rsid wsp:val=&quot;00BE6A4D&quot;/&gt;&lt;wsp:rsid wsp:val=&quot;00BE7D9E&quot;/&gt;&lt;wsp:rsid wsp:val=&quot;00BF05BD&quot;/&gt;&lt;wsp:rsid wsp:val=&quot;00BF0C68&quot;/&gt;&lt;wsp:rsid wsp:val=&quot;00BF21E3&quot;/&gt;&lt;wsp:rsid wsp:val=&quot;00BF2490&quot;/&gt;&lt;wsp:rsid wsp:val=&quot;00BF2769&quot;/&gt;&lt;wsp:rsid wsp:val=&quot;00BF3227&quot;/&gt;&lt;wsp:rsid wsp:val=&quot;00BF4646&quot;/&gt;&lt;wsp:rsid wsp:val=&quot;00BF5728&quot;/&gt;&lt;wsp:rsid wsp:val=&quot;00BF5EAB&quot;/&gt;&lt;wsp:rsid wsp:val=&quot;00BF63BE&quot;/&gt;&lt;wsp:rsid wsp:val=&quot;00C00452&quot;/&gt;&lt;wsp:rsid wsp:val=&quot;00C031CA&quot;/&gt;&lt;wsp:rsid wsp:val=&quot;00C03C82&quot;/&gt;&lt;wsp:rsid wsp:val=&quot;00C04A2A&quot;/&gt;&lt;wsp:rsid wsp:val=&quot;00C05A4D&quot;/&gt;&lt;wsp:rsid wsp:val=&quot;00C05C70&quot;/&gt;&lt;wsp:rsid wsp:val=&quot;00C05CEB&quot;/&gt;&lt;wsp:rsid wsp:val=&quot;00C069E2&quot;/&gt;&lt;wsp:rsid wsp:val=&quot;00C06E7B&quot;/&gt;&lt;wsp:rsid wsp:val=&quot;00C0783F&quot;/&gt;&lt;wsp:rsid wsp:val=&quot;00C07B3A&quot;/&gt;&lt;wsp:rsid wsp:val=&quot;00C10A3F&quot;/&gt;&lt;wsp:rsid wsp:val=&quot;00C11148&quot;/&gt;&lt;wsp:rsid wsp:val=&quot;00C11FFF&quot;/&gt;&lt;wsp:rsid wsp:val=&quot;00C12CB9&quot;/&gt;&lt;wsp:rsid wsp:val=&quot;00C14EA7&quot;/&gt;&lt;wsp:rsid wsp:val=&quot;00C15327&quot;/&gt;&lt;wsp:rsid wsp:val=&quot;00C156C1&quot;/&gt;&lt;wsp:rsid wsp:val=&quot;00C163C7&quot;/&gt;&lt;wsp:rsid wsp:val=&quot;00C20652&quot;/&gt;&lt;wsp:rsid wsp:val=&quot;00C230E7&quot;/&gt;&lt;wsp:rsid wsp:val=&quot;00C234D4&quot;/&gt;&lt;wsp:rsid wsp:val=&quot;00C23626&quot;/&gt;&lt;wsp:rsid wsp:val=&quot;00C242AC&quot;/&gt;&lt;wsp:rsid wsp:val=&quot;00C2448A&quot;/&gt;&lt;wsp:rsid wsp:val=&quot;00C24631&quot;/&gt;&lt;wsp:rsid wsp:val=&quot;00C25F6B&quot;/&gt;&lt;wsp:rsid wsp:val=&quot;00C26D2A&quot;/&gt;&lt;wsp:rsid wsp:val=&quot;00C26F5D&quot;/&gt;&lt;wsp:rsid wsp:val=&quot;00C27245&quot;/&gt;&lt;wsp:rsid wsp:val=&quot;00C27C6B&quot;/&gt;&lt;wsp:rsid wsp:val=&quot;00C3034C&quot;/&gt;&lt;wsp:rsid wsp:val=&quot;00C3066E&quot;/&gt;&lt;wsp:rsid wsp:val=&quot;00C30714&quot;/&gt;&lt;wsp:rsid wsp:val=&quot;00C3135A&quot;/&gt;&lt;wsp:rsid wsp:val=&quot;00C339D7&quot;/&gt;&lt;wsp:rsid wsp:val=&quot;00C33B8B&quot;/&gt;&lt;wsp:rsid wsp:val=&quot;00C33E6E&quot;/&gt;&lt;wsp:rsid wsp:val=&quot;00C36C08&quot;/&gt;&lt;wsp:rsid wsp:val=&quot;00C3756F&quot;/&gt;&lt;wsp:rsid wsp:val=&quot;00C377C2&quot;/&gt;&lt;wsp:rsid wsp:val=&quot;00C40524&quot;/&gt;&lt;wsp:rsid wsp:val=&quot;00C4112E&quot;/&gt;&lt;wsp:rsid wsp:val=&quot;00C41744&quot;/&gt;&lt;wsp:rsid wsp:val=&quot;00C42F2E&quot;/&gt;&lt;wsp:rsid wsp:val=&quot;00C436F9&quot;/&gt;&lt;wsp:rsid wsp:val=&quot;00C43782&quot;/&gt;&lt;wsp:rsid wsp:val=&quot;00C4382E&quot;/&gt;&lt;wsp:rsid wsp:val=&quot;00C439BC&quot;/&gt;&lt;wsp:rsid wsp:val=&quot;00C44613&quot;/&gt;&lt;wsp:rsid wsp:val=&quot;00C4504E&quot;/&gt;&lt;wsp:rsid wsp:val=&quot;00C455CF&quot;/&gt;&lt;wsp:rsid wsp:val=&quot;00C45F7A&quot;/&gt;&lt;wsp:rsid wsp:val=&quot;00C50660&quot;/&gt;&lt;wsp:rsid wsp:val=&quot;00C51C01&quot;/&gt;&lt;wsp:rsid wsp:val=&quot;00C51E46&quot;/&gt;&lt;wsp:rsid wsp:val=&quot;00C52454&quot;/&gt;&lt;wsp:rsid wsp:val=&quot;00C52637&quot;/&gt;&lt;wsp:rsid wsp:val=&quot;00C52B84&quot;/&gt;&lt;wsp:rsid wsp:val=&quot;00C53601&quot;/&gt;&lt;wsp:rsid wsp:val=&quot;00C538C1&quot;/&gt;&lt;wsp:rsid wsp:val=&quot;00C53BA9&quot;/&gt;&lt;wsp:rsid wsp:val=&quot;00C541CF&quot;/&gt;&lt;wsp:rsid wsp:val=&quot;00C544B7&quot;/&gt;&lt;wsp:rsid wsp:val=&quot;00C5463E&quot;/&gt;&lt;wsp:rsid wsp:val=&quot;00C55417&quot;/&gt;&lt;wsp:rsid wsp:val=&quot;00C5678C&quot;/&gt;&lt;wsp:rsid wsp:val=&quot;00C56827&quot;/&gt;&lt;wsp:rsid wsp:val=&quot;00C60108&quot;/&gt;&lt;wsp:rsid wsp:val=&quot;00C610D6&quot;/&gt;&lt;wsp:rsid wsp:val=&quot;00C619B2&quot;/&gt;&lt;wsp:rsid wsp:val=&quot;00C62447&quot;/&gt;&lt;wsp:rsid wsp:val=&quot;00C636FE&quot;/&gt;&lt;wsp:rsid wsp:val=&quot;00C63CD4&quot;/&gt;&lt;wsp:rsid wsp:val=&quot;00C6418D&quot;/&gt;&lt;wsp:rsid wsp:val=&quot;00C649D9&quot;/&gt;&lt;wsp:rsid wsp:val=&quot;00C64BB6&quot;/&gt;&lt;wsp:rsid wsp:val=&quot;00C64CC3&quot;/&gt;&lt;wsp:rsid wsp:val=&quot;00C651BD&quot;/&gt;&lt;wsp:rsid wsp:val=&quot;00C66E07&quot;/&gt;&lt;wsp:rsid wsp:val=&quot;00C6775B&quot;/&gt;&lt;wsp:rsid wsp:val=&quot;00C67849&quot;/&gt;&lt;wsp:rsid wsp:val=&quot;00C6BE51&quot;/&gt;&lt;wsp:rsid wsp:val=&quot;00C70572&quot;/&gt;&lt;wsp:rsid wsp:val=&quot;00C70972&quot;/&gt;&lt;wsp:rsid wsp:val=&quot;00C71107&quot;/&gt;&lt;wsp:rsid wsp:val=&quot;00C71111&quot;/&gt;&lt;wsp:rsid wsp:val=&quot;00C72E3D&quot;/&gt;&lt;wsp:rsid wsp:val=&quot;00C7383E&quot;/&gt;&lt;wsp:rsid wsp:val=&quot;00C73F47&quot;/&gt;&lt;wsp:rsid wsp:val=&quot;00C743B5&quot;/&gt;&lt;wsp:rsid wsp:val=&quot;00C744B6&quot;/&gt;&lt;wsp:rsid wsp:val=&quot;00C74DED&quot;/&gt;&lt;wsp:rsid wsp:val=&quot;00C754F1&quot;/&gt;&lt;wsp:rsid wsp:val=&quot;00C75992&quot;/&gt;&lt;wsp:rsid wsp:val=&quot;00C76751&quot;/&gt;&lt;wsp:rsid wsp:val=&quot;00C7683D&quot;/&gt;&lt;wsp:rsid wsp:val=&quot;00C803D2&quot;/&gt;&lt;wsp:rsid wsp:val=&quot;00C806C8&quot;/&gt;&lt;wsp:rsid wsp:val=&quot;00C823E7&quot;/&gt;&lt;wsp:rsid wsp:val=&quot;00C8450F&quot;/&gt;&lt;wsp:rsid wsp:val=&quot;00C84A45&quot;/&gt;&lt;wsp:rsid wsp:val=&quot;00C85756&quot;/&gt;&lt;wsp:rsid wsp:val=&quot;00C858E9&quot;/&gt;&lt;wsp:rsid wsp:val=&quot;00C86B05&quot;/&gt;&lt;wsp:rsid wsp:val=&quot;00C8728E&quot;/&gt;&lt;wsp:rsid wsp:val=&quot;00C90B1A&quot;/&gt;&lt;wsp:rsid wsp:val=&quot;00C9147C&quot;/&gt;&lt;wsp:rsid wsp:val=&quot;00C923E8&quot;/&gt;&lt;wsp:rsid wsp:val=&quot;00C950FF&quot;/&gt;&lt;wsp:rsid wsp:val=&quot;00C962DC&quot;/&gt;&lt;wsp:rsid wsp:val=&quot;00C96328&quot;/&gt;&lt;wsp:rsid wsp:val=&quot;00C97621&quot;/&gt;&lt;wsp:rsid wsp:val=&quot;00CA029C&quot;/&gt;&lt;wsp:rsid wsp:val=&quot;00CA0421&quot;/&gt;&lt;wsp:rsid wsp:val=&quot;00CA1CDF&quot;/&gt;&lt;wsp:rsid wsp:val=&quot;00CA23C1&quot;/&gt;&lt;wsp:rsid wsp:val=&quot;00CA407A&quot;/&gt;&lt;wsp:rsid wsp:val=&quot;00CA4178&quot;/&gt;&lt;wsp:rsid wsp:val=&quot;00CA4B7B&quot;/&gt;&lt;wsp:rsid wsp:val=&quot;00CA5056&quot;/&gt;&lt;wsp:rsid wsp:val=&quot;00CA569C&quot;/&gt;&lt;wsp:rsid wsp:val=&quot;00CA7885&quot;/&gt;&lt;wsp:rsid wsp:val=&quot;00CA7C58&quot;/&gt;&lt;wsp:rsid wsp:val=&quot;00CB0A8C&quot;/&gt;&lt;wsp:rsid wsp:val=&quot;00CB1282&quot;/&gt;&lt;wsp:rsid wsp:val=&quot;00CB3748&quot;/&gt;&lt;wsp:rsid wsp:val=&quot;00CB3A7F&quot;/&gt;&lt;wsp:rsid wsp:val=&quot;00CB50CC&quot;/&gt;&lt;wsp:rsid wsp:val=&quot;00CB50DB&quot;/&gt;&lt;wsp:rsid wsp:val=&quot;00CB5706&quot;/&gt;&lt;wsp:rsid wsp:val=&quot;00CB5B5C&quot;/&gt;&lt;wsp:rsid wsp:val=&quot;00CB5F01&quot;/&gt;&lt;wsp:rsid wsp:val=&quot;00CB73E6&quot;/&gt;&lt;wsp:rsid wsp:val=&quot;00CC03E3&quot;/&gt;&lt;wsp:rsid wsp:val=&quot;00CC396C&quot;/&gt;&lt;wsp:rsid wsp:val=&quot;00CC3EF4&quot;/&gt;&lt;wsp:rsid wsp:val=&quot;00CC4B01&quot;/&gt;&lt;wsp:rsid wsp:val=&quot;00CC4D82&quot;/&gt;&lt;wsp:rsid wsp:val=&quot;00CC5974&quot;/&gt;&lt;wsp:rsid wsp:val=&quot;00CC5CB9&quot;/&gt;&lt;wsp:rsid wsp:val=&quot;00CC655F&quot;/&gt;&lt;wsp:rsid wsp:val=&quot;00CC6679&quot;/&gt;&lt;wsp:rsid wsp:val=&quot;00CC723E&quot;/&gt;&lt;wsp:rsid wsp:val=&quot;00CC7B6C&quot;/&gt;&lt;wsp:rsid wsp:val=&quot;00CD08F7&quot;/&gt;&lt;wsp:rsid wsp:val=&quot;00CD111F&quot;/&gt;&lt;wsp:rsid wsp:val=&quot;00CD1DFD&quot;/&gt;&lt;wsp:rsid wsp:val=&quot;00CD1EC4&quot;/&gt;&lt;wsp:rsid wsp:val=&quot;00CD215A&quot;/&gt;&lt;wsp:rsid wsp:val=&quot;00CD303B&quot;/&gt;&lt;wsp:rsid wsp:val=&quot;00CD3C78&quot;/&gt;&lt;wsp:rsid wsp:val=&quot;00CD51DB&quot;/&gt;&lt;wsp:rsid wsp:val=&quot;00CD5FD4&quot;/&gt;&lt;wsp:rsid wsp:val=&quot;00CD61E3&quot;/&gt;&lt;wsp:rsid wsp:val=&quot;00CD6589&quot;/&gt;&lt;wsp:rsid wsp:val=&quot;00CD698F&quot;/&gt;&lt;wsp:rsid wsp:val=&quot;00CE0084&quot;/&gt;&lt;wsp:rsid wsp:val=&quot;00CE0105&quot;/&gt;&lt;wsp:rsid wsp:val=&quot;00CE12DD&quot;/&gt;&lt;wsp:rsid wsp:val=&quot;00CE2CD5&quot;/&gt;&lt;wsp:rsid wsp:val=&quot;00CE2E38&quot;/&gt;&lt;wsp:rsid wsp:val=&quot;00CE3317&quot;/&gt;&lt;wsp:rsid wsp:val=&quot;00CE559B&quot;/&gt;&lt;wsp:rsid wsp:val=&quot;00CE6A2E&quot;/&gt;&lt;wsp:rsid wsp:val=&quot;00CE7FDA&quot;/&gt;&lt;wsp:rsid wsp:val=&quot;00CF0422&quot;/&gt;&lt;wsp:rsid wsp:val=&quot;00CF1B24&quot;/&gt;&lt;wsp:rsid wsp:val=&quot;00CF247C&quot;/&gt;&lt;wsp:rsid wsp:val=&quot;00CF2FE2&quot;/&gt;&lt;wsp:rsid wsp:val=&quot;00CF30D5&quot;/&gt;&lt;wsp:rsid wsp:val=&quot;00CF4100&quot;/&gt;&lt;wsp:rsid wsp:val=&quot;00CF731E&quot;/&gt;&lt;wsp:rsid wsp:val=&quot;00D0059D&quot;/&gt;&lt;wsp:rsid wsp:val=&quot;00D00D36&quot;/&gt;&lt;wsp:rsid wsp:val=&quot;00D011E6&quot;/&gt;&lt;wsp:rsid wsp:val=&quot;00D01292&quot;/&gt;&lt;wsp:rsid wsp:val=&quot;00D013AB&quot;/&gt;&lt;wsp:rsid wsp:val=&quot;00D02C4D&quot;/&gt;&lt;wsp:rsid wsp:val=&quot;00D038EB&quot;/&gt;&lt;wsp:rsid wsp:val=&quot;00D03ABA&quot;/&gt;&lt;wsp:rsid wsp:val=&quot;00D0456E&quot;/&gt;&lt;wsp:rsid wsp:val=&quot;00D0482B&quot;/&gt;&lt;wsp:rsid wsp:val=&quot;00D064AE&quot;/&gt;&lt;wsp:rsid wsp:val=&quot;00D06B1A&quot;/&gt;&lt;wsp:rsid wsp:val=&quot;00D07151&quot;/&gt;&lt;wsp:rsid wsp:val=&quot;00D1053D&quot;/&gt;&lt;wsp:rsid wsp:val=&quot;00D10D03&quot;/&gt;&lt;wsp:rsid wsp:val=&quot;00D110BD&quot;/&gt;&lt;wsp:rsid wsp:val=&quot;00D123E9&quot;/&gt;&lt;wsp:rsid wsp:val=&quot;00D127CF&quot;/&gt;&lt;wsp:rsid wsp:val=&quot;00D12DB7&quot;/&gt;&lt;wsp:rsid wsp:val=&quot;00D13A5D&quot;/&gt;&lt;wsp:rsid wsp:val=&quot;00D14013&quot;/&gt;&lt;wsp:rsid wsp:val=&quot;00D14191&quot;/&gt;&lt;wsp:rsid wsp:val=&quot;00D1484C&quot;/&gt;&lt;wsp:rsid wsp:val=&quot;00D15327&quot;/&gt;&lt;wsp:rsid wsp:val=&quot;00D15786&quot;/&gt;&lt;wsp:rsid wsp:val=&quot;00D16259&quot;/&gt;&lt;wsp:rsid wsp:val=&quot;00D1631F&quot;/&gt;&lt;wsp:rsid wsp:val=&quot;00D17573&quot;/&gt;&lt;wsp:rsid wsp:val=&quot;00D17957&quot;/&gt;&lt;wsp:rsid wsp:val=&quot;00D2030C&quot;/&gt;&lt;wsp:rsid wsp:val=&quot;00D20763&quot;/&gt;&lt;wsp:rsid wsp:val=&quot;00D20966&quot;/&gt;&lt;wsp:rsid wsp:val=&quot;00D20A45&quot;/&gt;&lt;wsp:rsid wsp:val=&quot;00D2167B&quot;/&gt;&lt;wsp:rsid wsp:val=&quot;00D2249B&quot;/&gt;&lt;wsp:rsid wsp:val=&quot;00D229F3&quot;/&gt;&lt;wsp:rsid wsp:val=&quot;00D2323A&quot;/&gt;&lt;wsp:rsid wsp:val=&quot;00D236B0&quot;/&gt;&lt;wsp:rsid wsp:val=&quot;00D236B7&quot;/&gt;&lt;wsp:rsid wsp:val=&quot;00D24BB9&quot;/&gt;&lt;wsp:rsid wsp:val=&quot;00D2617A&quot;/&gt;&lt;wsp:rsid wsp:val=&quot;00D267EF&quot;/&gt;&lt;wsp:rsid wsp:val=&quot;00D30041&quot;/&gt;&lt;wsp:rsid wsp:val=&quot;00D30077&quot;/&gt;&lt;wsp:rsid wsp:val=&quot;00D313D7&quot;/&gt;&lt;wsp:rsid wsp:val=&quot;00D31BD4&quot;/&gt;&lt;wsp:rsid wsp:val=&quot;00D3506E&quot;/&gt;&lt;wsp:rsid wsp:val=&quot;00D3553D&quot;/&gt;&lt;wsp:rsid wsp:val=&quot;00D35C88&quot;/&gt;&lt;wsp:rsid wsp:val=&quot;00D36E4F&quot;/&gt;&lt;wsp:rsid wsp:val=&quot;00D37327&quot;/&gt;&lt;wsp:rsid wsp:val=&quot;00D40C24&quot;/&gt;&lt;wsp:rsid wsp:val=&quot;00D42ABF&quot;/&gt;&lt;wsp:rsid wsp:val=&quot;00D43BA2&quot;/&gt;&lt;wsp:rsid wsp:val=&quot;00D447C4&quot;/&gt;&lt;wsp:rsid wsp:val=&quot;00D454BF&quot;/&gt;&lt;wsp:rsid wsp:val=&quot;00D45728&quot;/&gt;&lt;wsp:rsid wsp:val=&quot;00D46356&quot;/&gt;&lt;wsp:rsid wsp:val=&quot;00D4772E&quot;/&gt;&lt;wsp:rsid wsp:val=&quot;00D501C2&quot;/&gt;&lt;wsp:rsid wsp:val=&quot;00D52035&quot;/&gt;&lt;wsp:rsid wsp:val=&quot;00D522DE&quot;/&gt;&lt;wsp:rsid wsp:val=&quot;00D55766&quot;/&gt;&lt;wsp:rsid wsp:val=&quot;00D5588B&quot;/&gt;&lt;wsp:rsid wsp:val=&quot;00D55B7E&quot;/&gt;&lt;wsp:rsid wsp:val=&quot;00D56F68&quot;/&gt;&lt;wsp:rsid wsp:val=&quot;00D5712C&quot;/&gt;&lt;wsp:rsid wsp:val=&quot;00D60D4A&quot;/&gt;&lt;wsp:rsid wsp:val=&quot;00D611DF&quot;/&gt;&lt;wsp:rsid wsp:val=&quot;00D61315&quot;/&gt;&lt;wsp:rsid wsp:val=&quot;00D6256F&quot;/&gt;&lt;wsp:rsid wsp:val=&quot;00D62CD2&quot;/&gt;&lt;wsp:rsid wsp:val=&quot;00D63358&quot;/&gt;&lt;wsp:rsid wsp:val=&quot;00D638BD&quot;/&gt;&lt;wsp:rsid wsp:val=&quot;00D6445E&quot;/&gt;&lt;wsp:rsid wsp:val=&quot;00D649DE&quot;/&gt;&lt;wsp:rsid wsp:val=&quot;00D651A8&quot;/&gt;&lt;wsp:rsid wsp:val=&quot;00D655E5&quot;/&gt;&lt;wsp:rsid wsp:val=&quot;00D65D51&quot;/&gt;&lt;wsp:rsid wsp:val=&quot;00D676D5&quot;/&gt;&lt;wsp:rsid wsp:val=&quot;00D70B0B&quot;/&gt;&lt;wsp:rsid wsp:val=&quot;00D71386&quot;/&gt;&lt;wsp:rsid wsp:val=&quot;00D713D7&quot;/&gt;&lt;wsp:rsid wsp:val=&quot;00D71F67&quot;/&gt;&lt;wsp:rsid wsp:val=&quot;00D7261C&quot;/&gt;&lt;wsp:rsid wsp:val=&quot;00D72C03&quot;/&gt;&lt;wsp:rsid wsp:val=&quot;00D74554&quot;/&gt;&lt;wsp:rsid wsp:val=&quot;00D76035&quot;/&gt;&lt;wsp:rsid wsp:val=&quot;00D762B6&quot;/&gt;&lt;wsp:rsid wsp:val=&quot;00D77443&quot;/&gt;&lt;wsp:rsid wsp:val=&quot;00D77726&quot;/&gt;&lt;wsp:rsid wsp:val=&quot;00D77DDC&quot;/&gt;&lt;wsp:rsid wsp:val=&quot;00D77ED7&quot;/&gt;&lt;wsp:rsid wsp:val=&quot;00D8273D&quot;/&gt;&lt;wsp:rsid wsp:val=&quot;00D82D1C&quot;/&gt;&lt;wsp:rsid wsp:val=&quot;00D83199&quot;/&gt;&lt;wsp:rsid wsp:val=&quot;00D851FC&quot;/&gt;&lt;wsp:rsid wsp:val=&quot;00D85A51&quot;/&gt;&lt;wsp:rsid wsp:val=&quot;00D85D78&quot;/&gt;&lt;wsp:rsid wsp:val=&quot;00D90237&quot;/&gt;&lt;wsp:rsid wsp:val=&quot;00D90552&quot;/&gt;&lt;wsp:rsid wsp:val=&quot;00D906C3&quot;/&gt;&lt;wsp:rsid wsp:val=&quot;00D9073E&quot;/&gt;&lt;wsp:rsid wsp:val=&quot;00D9148A&quot;/&gt;&lt;wsp:rsid wsp:val=&quot;00D927E1&quot;/&gt;&lt;wsp:rsid wsp:val=&quot;00D93B47&quot;/&gt;&lt;wsp:rsid wsp:val=&quot;00D95C60&quot;/&gt;&lt;wsp:rsid wsp:val=&quot;00D964D4&quot;/&gt;&lt;wsp:rsid wsp:val=&quot;00D97F3E&quot;/&gt;&lt;wsp:rsid wsp:val=&quot;00DA0F6B&quot;/&gt;&lt;wsp:rsid wsp:val=&quot;00DA1F2A&quot;/&gt;&lt;wsp:rsid wsp:val=&quot;00DA3EE7&quot;/&gt;&lt;wsp:rsid wsp:val=&quot;00DA6027&quot;/&gt;&lt;wsp:rsid wsp:val=&quot;00DA6429&quot;/&gt;&lt;wsp:rsid wsp:val=&quot;00DA6C37&quot;/&gt;&lt;wsp:rsid wsp:val=&quot;00DA722C&quot;/&gt;&lt;wsp:rsid wsp:val=&quot;00DA7450&quot;/&gt;&lt;wsp:rsid wsp:val=&quot;00DA7D96&quot;/&gt;&lt;wsp:rsid wsp:val=&quot;00DB09A1&quot;/&gt;&lt;wsp:rsid wsp:val=&quot;00DB0AF0&quot;/&gt;&lt;wsp:rsid wsp:val=&quot;00DB2721&quot;/&gt;&lt;wsp:rsid wsp:val=&quot;00DB2946&quot;/&gt;&lt;wsp:rsid wsp:val=&quot;00DB2AD4&quot;/&gt;&lt;wsp:rsid wsp:val=&quot;00DB34D8&quot;/&gt;&lt;wsp:rsid wsp:val=&quot;00DB37D4&quot;/&gt;&lt;wsp:rsid wsp:val=&quot;00DB4D72&quot;/&gt;&lt;wsp:rsid wsp:val=&quot;00DB5D44&quot;/&gt;&lt;wsp:rsid wsp:val=&quot;00DB6D4F&quot;/&gt;&lt;wsp:rsid wsp:val=&quot;00DB71C1&quot;/&gt;&lt;wsp:rsid wsp:val=&quot;00DB727D&quot;/&gt;&lt;wsp:rsid wsp:val=&quot;00DB7E34&quot;/&gt;&lt;wsp:rsid wsp:val=&quot;00DC047B&quot;/&gt;&lt;wsp:rsid wsp:val=&quot;00DC0982&quot;/&gt;&lt;wsp:rsid wsp:val=&quot;00DC1CE3&quot;/&gt;&lt;wsp:rsid wsp:val=&quot;00DC2898&quot;/&gt;&lt;wsp:rsid wsp:val=&quot;00DC2996&quot;/&gt;&lt;wsp:rsid wsp:val=&quot;00DC338E&quot;/&gt;&lt;wsp:rsid wsp:val=&quot;00DC4C21&quot;/&gt;&lt;wsp:rsid wsp:val=&quot;00DC5526&quot;/&gt;&lt;wsp:rsid wsp:val=&quot;00DC5692&quot;/&gt;&lt;wsp:rsid wsp:val=&quot;00DC5E2D&quot;/&gt;&lt;wsp:rsid wsp:val=&quot;00DC6A30&quot;/&gt;&lt;wsp:rsid wsp:val=&quot;00DC7B6F&quot;/&gt;&lt;wsp:rsid wsp:val=&quot;00DC7C36&quot;/&gt;&lt;wsp:rsid wsp:val=&quot;00DD1D75&quot;/&gt;&lt;wsp:rsid wsp:val=&quot;00DD1E8A&quot;/&gt;&lt;wsp:rsid wsp:val=&quot;00DD468F&quot;/&gt;&lt;wsp:rsid wsp:val=&quot;00DD4CC8&quot;/&gt;&lt;wsp:rsid wsp:val=&quot;00DE04DA&quot;/&gt;&lt;wsp:rsid wsp:val=&quot;00DE1ED1&quot;/&gt;&lt;wsp:rsid wsp:val=&quot;00DE21E8&quot;/&gt;&lt;wsp:rsid wsp:val=&quot;00DE2EFE&quot;/&gt;&lt;wsp:rsid wsp:val=&quot;00DE3104&quot;/&gt;&lt;wsp:rsid wsp:val=&quot;00DE3FAF&quot;/&gt;&lt;wsp:rsid wsp:val=&quot;00DE40DE&quot;/&gt;&lt;wsp:rsid wsp:val=&quot;00DE5214&quot;/&gt;&lt;wsp:rsid wsp:val=&quot;00DE5F12&quot;/&gt;&lt;wsp:rsid wsp:val=&quot;00DE6EAF&quot;/&gt;&lt;wsp:rsid wsp:val=&quot;00DF057B&quot;/&gt;&lt;wsp:rsid wsp:val=&quot;00DF0AC8&quot;/&gt;&lt;wsp:rsid wsp:val=&quot;00DF0F90&quot;/&gt;&lt;wsp:rsid wsp:val=&quot;00DF2783&quot;/&gt;&lt;wsp:rsid wsp:val=&quot;00DF3299&quot;/&gt;&lt;wsp:rsid wsp:val=&quot;00DF3F9F&quot;/&gt;&lt;wsp:rsid wsp:val=&quot;00DF413A&quot;/&gt;&lt;wsp:rsid wsp:val=&quot;00DF4145&quot;/&gt;&lt;wsp:rsid wsp:val=&quot;00DF45BD&quot;/&gt;&lt;wsp:rsid wsp:val=&quot;00DF5963&quot;/&gt;&lt;wsp:rsid wsp:val=&quot;00DF6B2E&quot;/&gt;&lt;wsp:rsid wsp:val=&quot;00DF75A6&quot;/&gt;&lt;wsp:rsid wsp:val=&quot;00E02481&quot;/&gt;&lt;wsp:rsid wsp:val=&quot;00E02AAB&quot;/&gt;&lt;wsp:rsid wsp:val=&quot;00E02F5E&quot;/&gt;&lt;wsp:rsid wsp:val=&quot;00E02FED&quot;/&gt;&lt;wsp:rsid wsp:val=&quot;00E035B7&quot;/&gt;&lt;wsp:rsid wsp:val=&quot;00E044F4&quot;/&gt;&lt;wsp:rsid wsp:val=&quot;00E04B7D&quot;/&gt;&lt;wsp:rsid wsp:val=&quot;00E07D2F&quot;/&gt;&lt;wsp:rsid wsp:val=&quot;00E118E6&quot;/&gt;&lt;wsp:rsid wsp:val=&quot;00E12CAB&quot;/&gt;&lt;wsp:rsid wsp:val=&quot;00E159CC&quot;/&gt;&lt;wsp:rsid wsp:val=&quot;00E15E4C&quot;/&gt;&lt;wsp:rsid wsp:val=&quot;00E17870&quot;/&gt;&lt;wsp:rsid wsp:val=&quot;00E1F4A1&quot;/&gt;&lt;wsp:rsid wsp:val=&quot;00E22C0D&quot;/&gt;&lt;wsp:rsid wsp:val=&quot;00E25177&quot;/&gt;&lt;wsp:rsid wsp:val=&quot;00E27B46&quot;/&gt;&lt;wsp:rsid wsp:val=&quot;00E27EA3&quot;/&gt;&lt;wsp:rsid wsp:val=&quot;00E310F3&quot;/&gt;&lt;wsp:rsid wsp:val=&quot;00E31917&quot;/&gt;&lt;wsp:rsid wsp:val=&quot;00E3351E&quot;/&gt;&lt;wsp:rsid wsp:val=&quot;00E336FF&quot;/&gt;&lt;wsp:rsid wsp:val=&quot;00E33A68&quot;/&gt;&lt;wsp:rsid wsp:val=&quot;00E33F10&quot;/&gt;&lt;wsp:rsid wsp:val=&quot;00E3498A&quot;/&gt;&lt;wsp:rsid wsp:val=&quot;00E355D9&quot;/&gt;&lt;wsp:rsid wsp:val=&quot;00E360C8&quot;/&gt;&lt;wsp:rsid wsp:val=&quot;00E3641E&quot;/&gt;&lt;wsp:rsid wsp:val=&quot;00E37186&quot;/&gt;&lt;wsp:rsid wsp:val=&quot;00E3BF84&quot;/&gt;&lt;wsp:rsid wsp:val=&quot;00E40C73&quot;/&gt;&lt;wsp:rsid wsp:val=&quot;00E410BD&quot;/&gt;&lt;wsp:rsid wsp:val=&quot;00E41CC1&quot;/&gt;&lt;wsp:rsid wsp:val=&quot;00E42169&quot;/&gt;&lt;wsp:rsid wsp:val=&quot;00E43C46&quot;/&gt;&lt;wsp:rsid wsp:val=&quot;00E44595&quot;/&gt;&lt;wsp:rsid wsp:val=&quot;00E45CE2&quot;/&gt;&lt;wsp:rsid wsp:val=&quot;00E46316&quot;/&gt;&lt;wsp:rsid wsp:val=&quot;00E47A00&quot;/&gt;&lt;wsp:rsid wsp:val=&quot;00E47F5D&quot;/&gt;&lt;wsp:rsid wsp:val=&quot;00E5050A&quot;/&gt;&lt;wsp:rsid wsp:val=&quot;00E52427&quot;/&gt;&lt;wsp:rsid wsp:val=&quot;00E5348B&quot;/&gt;&lt;wsp:rsid wsp:val=&quot;00E537A1&quot;/&gt;&lt;wsp:rsid wsp:val=&quot;00E53F2A&quot;/&gt;&lt;wsp:rsid wsp:val=&quot;00E54C46&quot;/&gt;&lt;wsp:rsid wsp:val=&quot;00E5510B&quot;/&gt;&lt;wsp:rsid wsp:val=&quot;00E55119&quot;/&gt;&lt;wsp:rsid wsp:val=&quot;00E551EE&quot;/&gt;&lt;wsp:rsid wsp:val=&quot;00E552D1&quot;/&gt;&lt;wsp:rsid wsp:val=&quot;00E567BF&quot;/&gt;&lt;wsp:rsid wsp:val=&quot;00E56B4D&quot;/&gt;&lt;wsp:rsid wsp:val=&quot;00E573C4&quot;/&gt;&lt;wsp:rsid wsp:val=&quot;00E57E34&quot;/&gt;&lt;wsp:rsid wsp:val=&quot;00E60184&quot;/&gt;&lt;wsp:rsid wsp:val=&quot;00E60A52&quot;/&gt;&lt;wsp:rsid wsp:val=&quot;00E60D94&quot;/&gt;&lt;wsp:rsid wsp:val=&quot;00E617B0&quot;/&gt;&lt;wsp:rsid wsp:val=&quot;00E61A96&quot;/&gt;&lt;wsp:rsid wsp:val=&quot;00E61F5C&quot;/&gt;&lt;wsp:rsid wsp:val=&quot;00E62172&quot;/&gt;&lt;wsp:rsid wsp:val=&quot;00E624A9&quot;/&gt;&lt;wsp:rsid wsp:val=&quot;00E629FA&quot;/&gt;&lt;wsp:rsid wsp:val=&quot;00E64641&quot;/&gt;&lt;wsp:rsid wsp:val=&quot;00E66350&quot;/&gt;&lt;wsp:rsid wsp:val=&quot;00E675B1&quot;/&gt;&lt;wsp:rsid wsp:val=&quot;00E67627&quot;/&gt;&lt;wsp:rsid wsp:val=&quot;00E708E3&quot;/&gt;&lt;wsp:rsid wsp:val=&quot;00E70DA8&quot;/&gt;&lt;wsp:rsid wsp:val=&quot;00E719A1&quot;/&gt;&lt;wsp:rsid wsp:val=&quot;00E73799&quot;/&gt;&lt;wsp:rsid wsp:val=&quot;00E73813&quot;/&gt;&lt;wsp:rsid wsp:val=&quot;00E7399C&quot;/&gt;&lt;wsp:rsid wsp:val=&quot;00E73C86&quot;/&gt;&lt;wsp:rsid wsp:val=&quot;00E74E67&quot;/&gt;&lt;wsp:rsid wsp:val=&quot;00E74E68&quot;/&gt;&lt;wsp:rsid wsp:val=&quot;00E76911&quot;/&gt;&lt;wsp:rsid wsp:val=&quot;00E77157&quot;/&gt;&lt;wsp:rsid wsp:val=&quot;00E80EB7&quot;/&gt;&lt;wsp:rsid wsp:val=&quot;00E811DD&quot;/&gt;&lt;wsp:rsid wsp:val=&quot;00E81529&quot;/&gt;&lt;wsp:rsid wsp:val=&quot;00E84D39&quot;/&gt;&lt;wsp:rsid wsp:val=&quot;00E85539&quot;/&gt;&lt;wsp:rsid wsp:val=&quot;00E85C87&quot;/&gt;&lt;wsp:rsid wsp:val=&quot;00E85DB1&quot;/&gt;&lt;wsp:rsid wsp:val=&quot;00E87E7C&quot;/&gt;&lt;wsp:rsid wsp:val=&quot;00E904C7&quot;/&gt;&lt;wsp:rsid wsp:val=&quot;00E91A1F&quot;/&gt;&lt;wsp:rsid wsp:val=&quot;00E91E8C&quot;/&gt;&lt;wsp:rsid wsp:val=&quot;00E9270F&quot;/&gt;&lt;wsp:rsid wsp:val=&quot;00E92CDD&quot;/&gt;&lt;wsp:rsid wsp:val=&quot;00E93079&quot;/&gt;&lt;wsp:rsid wsp:val=&quot;00E9355D&quot;/&gt;&lt;wsp:rsid wsp:val=&quot;00E93958&quot;/&gt;&lt;wsp:rsid wsp:val=&quot;00E93A8F&quot;/&gt;&lt;wsp:rsid wsp:val=&quot;00E93F4C&quot;/&gt;&lt;wsp:rsid wsp:val=&quot;00E94D94&quot;/&gt;&lt;wsp:rsid wsp:val=&quot;00E94ED9&quot;/&gt;&lt;wsp:rsid wsp:val=&quot;00E95592&quot;/&gt;&lt;wsp:rsid wsp:val=&quot;00E955D6&quot;/&gt;&lt;wsp:rsid wsp:val=&quot;00E95990&quot;/&gt;&lt;wsp:rsid wsp:val=&quot;00E968C0&quot;/&gt;&lt;wsp:rsid wsp:val=&quot;00E96CD2&quot;/&gt;&lt;wsp:rsid wsp:val=&quot;00E96DD8&quot;/&gt;&lt;wsp:rsid wsp:val=&quot;00EA1E29&quot;/&gt;&lt;wsp:rsid wsp:val=&quot;00EA3610&quot;/&gt;&lt;wsp:rsid wsp:val=&quot;00EA396E&quot;/&gt;&lt;wsp:rsid wsp:val=&quot;00EA4ABD&quot;/&gt;&lt;wsp:rsid wsp:val=&quot;00EA4B8E&quot;/&gt;&lt;wsp:rsid wsp:val=&quot;00EA5405&quot;/&gt;&lt;wsp:rsid wsp:val=&quot;00EA60F5&quot;/&gt;&lt;wsp:rsid wsp:val=&quot;00EA7296&quot;/&gt;&lt;wsp:rsid wsp:val=&quot;00EB085A&quot;/&gt;&lt;wsp:rsid wsp:val=&quot;00EB1A32&quot;/&gt;&lt;wsp:rsid wsp:val=&quot;00EB25D2&quot;/&gt;&lt;wsp:rsid wsp:val=&quot;00EB33DE&quot;/&gt;&lt;wsp:rsid wsp:val=&quot;00EB3A33&quot;/&gt;&lt;wsp:rsid wsp:val=&quot;00EB4697&quot;/&gt;&lt;wsp:rsid wsp:val=&quot;00EB4FFC&quot;/&gt;&lt;wsp:rsid wsp:val=&quot;00EB607F&quot;/&gt;&lt;wsp:rsid wsp:val=&quot;00EC0EFF&quot;/&gt;&lt;wsp:rsid wsp:val=&quot;00EC3C72&quot;/&gt;&lt;wsp:rsid wsp:val=&quot;00EC5D7B&quot;/&gt;&lt;wsp:rsid wsp:val=&quot;00EC5FBC&quot;/&gt;&lt;wsp:rsid wsp:val=&quot;00EC6B70&quot;/&gt;&lt;wsp:rsid wsp:val=&quot;00ED00DA&quot;/&gt;&lt;wsp:rsid wsp:val=&quot;00ED2731&quot;/&gt;&lt;wsp:rsid wsp:val=&quot;00ED2C15&quot;/&gt;&lt;wsp:rsid wsp:val=&quot;00ED3647&quot;/&gt;&lt;wsp:rsid wsp:val=&quot;00ED3A07&quot;/&gt;&lt;wsp:rsid wsp:val=&quot;00ED459F&quot;/&gt;&lt;wsp:rsid wsp:val=&quot;00ED5E2D&quot;/&gt;&lt;wsp:rsid wsp:val=&quot;00ED6037&quot;/&gt;&lt;wsp:rsid wsp:val=&quot;00ED662E&quot;/&gt;&lt;wsp:rsid wsp:val=&quot;00ED76C9&quot;/&gt;&lt;wsp:rsid wsp:val=&quot;00EE4DB3&quot;/&gt;&lt;wsp:rsid wsp:val=&quot;00EE5280&quot;/&gt;&lt;wsp:rsid wsp:val=&quot;00EE5A45&quot;/&gt;&lt;wsp:rsid wsp:val=&quot;00EE6957&quot;/&gt;&lt;wsp:rsid wsp:val=&quot;00EE759A&quot;/&gt;&lt;wsp:rsid wsp:val=&quot;00EE7B2D&quot;/&gt;&lt;wsp:rsid wsp:val=&quot;00EF0028&quot;/&gt;&lt;wsp:rsid wsp:val=&quot;00EF0064&quot;/&gt;&lt;wsp:rsid wsp:val=&quot;00EF0B80&quot;/&gt;&lt;wsp:rsid wsp:val=&quot;00EF121E&quot;/&gt;&lt;wsp:rsid wsp:val=&quot;00EF13EF&quot;/&gt;&lt;wsp:rsid wsp:val=&quot;00EF19F6&quot;/&gt;&lt;wsp:rsid wsp:val=&quot;00EF2421&quot;/&gt;&lt;wsp:rsid wsp:val=&quot;00EF26FE&quot;/&gt;&lt;wsp:rsid wsp:val=&quot;00EF2C13&quot;/&gt;&lt;wsp:rsid wsp:val=&quot;00EF34CD&quot;/&gt;&lt;wsp:rsid wsp:val=&quot;00EF437C&quot;/&gt;&lt;wsp:rsid wsp:val=&quot;00EF4642&quot;/&gt;&lt;wsp:rsid wsp:val=&quot;00EF4747&quot;/&gt;&lt;wsp:rsid wsp:val=&quot;00EF6E22&quot;/&gt;&lt;wsp:rsid wsp:val=&quot;00EF7F01&quot;/&gt;&lt;wsp:rsid wsp:val=&quot;00EFF561&quot;/&gt;&lt;wsp:rsid wsp:val=&quot;00F0078D&quot;/&gt;&lt;wsp:rsid wsp:val=&quot;00F01877&quot;/&gt;&lt;wsp:rsid wsp:val=&quot;00F020A9&quot;/&gt;&lt;wsp:rsid wsp:val=&quot;00F033AC&quot;/&gt;&lt;wsp:rsid wsp:val=&quot;00F0532D&quot;/&gt;&lt;wsp:rsid wsp:val=&quot;00F05C05&quot;/&gt;&lt;wsp:rsid wsp:val=&quot;00F06377&quot;/&gt;&lt;wsp:rsid wsp:val=&quot;00F0665F&quot;/&gt;&lt;wsp:rsid wsp:val=&quot;00F076B3&quot;/&gt;&lt;wsp:rsid wsp:val=&quot;00F07846&quot;/&gt;&lt;wsp:rsid wsp:val=&quot;00F07A77&quot;/&gt;&lt;wsp:rsid wsp:val=&quot;00F07F7A&quot;/&gt;&lt;wsp:rsid wsp:val=&quot;00F10A68&quot;/&gt;&lt;wsp:rsid wsp:val=&quot;00F11018&quot;/&gt;&lt;wsp:rsid wsp:val=&quot;00F115A6&quot;/&gt;&lt;wsp:rsid wsp:val=&quot;00F11995&quot;/&gt;&lt;wsp:rsid wsp:val=&quot;00F119FB&quot;/&gt;&lt;wsp:rsid wsp:val=&quot;00F1262A&quot;/&gt;&lt;wsp:rsid wsp:val=&quot;00F12DDA&quot;/&gt;&lt;wsp:rsid wsp:val=&quot;00F147DE&quot;/&gt;&lt;wsp:rsid wsp:val=&quot;00F1561F&quot;/&gt;&lt;wsp:rsid wsp:val=&quot;00F15921&quot;/&gt;&lt;wsp:rsid wsp:val=&quot;00F15F56&quot;/&gt;&lt;wsp:rsid wsp:val=&quot;00F166F6&quot;/&gt;&lt;wsp:rsid wsp:val=&quot;00F20103&quot;/&gt;&lt;wsp:rsid wsp:val=&quot;00F20483&quot;/&gt;&lt;wsp:rsid wsp:val=&quot;00F208E0&quot;/&gt;&lt;wsp:rsid wsp:val=&quot;00F209FB&quot;/&gt;&lt;wsp:rsid wsp:val=&quot;00F21816&quot;/&gt;&lt;wsp:rsid wsp:val=&quot;00F223E4&quot;/&gt;&lt;wsp:rsid wsp:val=&quot;00F2461E&quot;/&gt;&lt;wsp:rsid wsp:val=&quot;00F24A10&quot;/&gt;&lt;wsp:rsid wsp:val=&quot;00F25EE8&quot;/&gt;&lt;wsp:rsid wsp:val=&quot;00F26DD0&quot;/&gt;&lt;wsp:rsid wsp:val=&quot;00F272B6&quot;/&gt;&lt;wsp:rsid wsp:val=&quot;00F27645&quot;/&gt;&lt;wsp:rsid wsp:val=&quot;00F302B1&quot;/&gt;&lt;wsp:rsid wsp:val=&quot;00F30AD2&quot;/&gt;&lt;wsp:rsid wsp:val=&quot;00F3108F&quot;/&gt;&lt;wsp:rsid wsp:val=&quot;00F31DF1&quot;/&gt;&lt;wsp:rsid wsp:val=&quot;00F33E42&quot;/&gt;&lt;wsp:rsid wsp:val=&quot;00F3513C&quot;/&gt;&lt;wsp:rsid wsp:val=&quot;00F35D56&quot;/&gt;&lt;wsp:rsid wsp:val=&quot;00F35FCA&quot;/&gt;&lt;wsp:rsid wsp:val=&quot;00F36790&quot;/&gt;&lt;wsp:rsid wsp:val=&quot;00F36797&quot;/&gt;&lt;wsp:rsid wsp:val=&quot;00F374A5&quot;/&gt;&lt;wsp:rsid wsp:val=&quot;00F4135D&quot;/&gt;&lt;wsp:rsid wsp:val=&quot;00F416E8&quot;/&gt;&lt;wsp:rsid wsp:val=&quot;00F42509&quot;/&gt;&lt;wsp:rsid wsp:val=&quot;00F42F17&quot;/&gt;&lt;wsp:rsid wsp:val=&quot;00F44E53&quot;/&gt;&lt;wsp:rsid wsp:val=&quot;00F45B5A&quot;/&gt;&lt;wsp:rsid wsp:val=&quot;00F47A73&quot;/&gt;&lt;wsp:rsid wsp:val=&quot;00F5216A&quot;/&gt;&lt;wsp:rsid wsp:val=&quot;00F52B14&quot;/&gt;&lt;wsp:rsid wsp:val=&quot;00F52F02&quot;/&gt;&lt;wsp:rsid wsp:val=&quot;00F53C0F&quot;/&gt;&lt;wsp:rsid wsp:val=&quot;00F53DA2&quot;/&gt;&lt;wsp:rsid wsp:val=&quot;00F54A20&quot;/&gt;&lt;wsp:rsid wsp:val=&quot;00F55BD4&quot;/&gt;&lt;wsp:rsid wsp:val=&quot;00F60717&quot;/&gt;&lt;wsp:rsid wsp:val=&quot;00F60B16&quot;/&gt;&lt;wsp:rsid wsp:val=&quot;00F61AAA&quot;/&gt;&lt;wsp:rsid wsp:val=&quot;00F61B02&quot;/&gt;&lt;wsp:rsid wsp:val=&quot;00F625C5&quot;/&gt;&lt;wsp:rsid wsp:val=&quot;00F62970&quot;/&gt;&lt;wsp:rsid wsp:val=&quot;00F63B48&quot;/&gt;&lt;wsp:rsid wsp:val=&quot;00F64298&quot;/&gt;&lt;wsp:rsid wsp:val=&quot;00F6479D&quot;/&gt;&lt;wsp:rsid wsp:val=&quot;00F6496E&quot;/&gt;&lt;wsp:rsid wsp:val=&quot;00F6551A&quot;/&gt;&lt;wsp:rsid wsp:val=&quot;00F65653&quot;/&gt;&lt;wsp:rsid wsp:val=&quot;00F662A9&quot;/&gt;&lt;wsp:rsid wsp:val=&quot;00F668F3&quot;/&gt;&lt;wsp:rsid wsp:val=&quot;00F66A83&quot;/&gt;&lt;wsp:rsid wsp:val=&quot;00F67390&quot;/&gt;&lt;wsp:rsid wsp:val=&quot;00F67913&quot;/&gt;&lt;wsp:rsid wsp:val=&quot;00F67E5C&quot;/&gt;&lt;wsp:rsid wsp:val=&quot;00F70833&quot;/&gt;&lt;wsp:rsid wsp:val=&quot;00F70997&quot;/&gt;&lt;wsp:rsid wsp:val=&quot;00F710B2&quot;/&gt;&lt;wsp:rsid wsp:val=&quot;00F73ED1&quot;/&gt;&lt;wsp:rsid wsp:val=&quot;00F74C07&quot;/&gt;&lt;wsp:rsid wsp:val=&quot;00F752DD&quot;/&gt;&lt;wsp:rsid wsp:val=&quot;00F759B0&quot;/&gt;&lt;wsp:rsid wsp:val=&quot;00F77435&quot;/&gt;&lt;wsp:rsid wsp:val=&quot;00F77472&quot;/&gt;&lt;wsp:rsid wsp:val=&quot;00F8039C&quot;/&gt;&lt;wsp:rsid wsp:val=&quot;00F80747&quot;/&gt;&lt;wsp:rsid wsp:val=&quot;00F80877&quot;/&gt;&lt;wsp:rsid wsp:val=&quot;00F80A05&quot;/&gt;&lt;wsp:rsid wsp:val=&quot;00F81C45&quot;/&gt;&lt;wsp:rsid wsp:val=&quot;00F82040&quot;/&gt;&lt;wsp:rsid wsp:val=&quot;00F82505&quot;/&gt;&lt;wsp:rsid wsp:val=&quot;00F8277C&quot;/&gt;&lt;wsp:rsid wsp:val=&quot;00F82C80&quot;/&gt;&lt;wsp:rsid wsp:val=&quot;00F82DDB&quot;/&gt;&lt;wsp:rsid wsp:val=&quot;00F8405C&quot;/&gt;&lt;wsp:rsid wsp:val=&quot;00F842CD&quot;/&gt;&lt;wsp:rsid wsp:val=&quot;00F85BB4&quot;/&gt;&lt;wsp:rsid wsp:val=&quot;00F8743D&quot;/&gt;&lt;wsp:rsid wsp:val=&quot;00F8790A&quot;/&gt;&lt;wsp:rsid wsp:val=&quot;00F90630&quot;/&gt;&lt;wsp:rsid wsp:val=&quot;00F90A3B&quot;/&gt;&lt;wsp:rsid wsp:val=&quot;00F91E66&quot;/&gt;&lt;wsp:rsid wsp:val=&quot;00F92ED8&quot;/&gt;&lt;wsp:rsid wsp:val=&quot;00F93014&quot;/&gt;&lt;wsp:rsid wsp:val=&quot;00F944C2&quot;/&gt;&lt;wsp:rsid wsp:val=&quot;00F94CAD&quot;/&gt;&lt;wsp:rsid wsp:val=&quot;00F951FF&quot;/&gt;&lt;wsp:rsid wsp:val=&quot;00F9579F&quot;/&gt;&lt;wsp:rsid wsp:val=&quot;00F95BAD&quot;/&gt;&lt;wsp:rsid wsp:val=&quot;00F9606B&quot;/&gt;&lt;wsp:rsid wsp:val=&quot;00F96CCD&quot;/&gt;&lt;wsp:rsid wsp:val=&quot;00F96FA3&quot;/&gt;&lt;wsp:rsid wsp:val=&quot;00F97FE8&quot;/&gt;&lt;wsp:rsid wsp:val=&quot;00FA01FC&quot;/&gt;&lt;wsp:rsid wsp:val=&quot;00FA0B06&quot;/&gt;&lt;wsp:rsid wsp:val=&quot;00FA0C0A&quot;/&gt;&lt;wsp:rsid wsp:val=&quot;00FA127F&quot;/&gt;&lt;wsp:rsid wsp:val=&quot;00FA146D&quot;/&gt;&lt;wsp:rsid wsp:val=&quot;00FA166C&quot;/&gt;&lt;wsp:rsid wsp:val=&quot;00FA2741&quot;/&gt;&lt;wsp:rsid wsp:val=&quot;00FA2A07&quot;/&gt;&lt;wsp:rsid wsp:val=&quot;00FA2D2B&quot;/&gt;&lt;wsp:rsid wsp:val=&quot;00FA2FC3&quot;/&gt;&lt;wsp:rsid wsp:val=&quot;00FA374E&quot;/&gt;&lt;wsp:rsid wsp:val=&quot;00FA3EB3&quot;/&gt;&lt;wsp:rsid wsp:val=&quot;00FA7250&quot;/&gt;&lt;wsp:rsid wsp:val=&quot;00FA7690&quot;/&gt;&lt;wsp:rsid wsp:val=&quot;00FB0565&quot;/&gt;&lt;wsp:rsid wsp:val=&quot;00FB0E81&quot;/&gt;&lt;wsp:rsid wsp:val=&quot;00FB21B1&quot;/&gt;&lt;wsp:rsid wsp:val=&quot;00FB243F&quot;/&gt;&lt;wsp:rsid wsp:val=&quot;00FB37DE&quot;/&gt;&lt;wsp:rsid wsp:val=&quot;00FB3DF2&quot;/&gt;&lt;wsp:rsid wsp:val=&quot;00FB4AD8&quot;/&gt;&lt;wsp:rsid wsp:val=&quot;00FB4D4B&quot;/&gt;&lt;wsp:rsid wsp:val=&quot;00FB66B6&quot;/&gt;&lt;wsp:rsid wsp:val=&quot;00FB701F&quot;/&gt;&lt;wsp:rsid wsp:val=&quot;00FC01E0&quot;/&gt;&lt;wsp:rsid wsp:val=&quot;00FC0C56&quot;/&gt;&lt;wsp:rsid wsp:val=&quot;00FC1070&quot;/&gt;&lt;wsp:rsid wsp:val=&quot;00FC1A54&quot;/&gt;&lt;wsp:rsid wsp:val=&quot;00FC1B63&quot;/&gt;&lt;wsp:rsid wsp:val=&quot;00FC1C0A&quot;/&gt;&lt;wsp:rsid wsp:val=&quot;00FC34BC&quot;/&gt;&lt;wsp:rsid wsp:val=&quot;00FC4BD5&quot;/&gt;&lt;wsp:rsid wsp:val=&quot;00FC5252&quot;/&gt;&lt;wsp:rsid wsp:val=&quot;00FC6003&quot;/&gt;&lt;wsp:rsid wsp:val=&quot;00FC687F&quot;/&gt;&lt;wsp:rsid wsp:val=&quot;00FC6A59&quot;/&gt;&lt;wsp:rsid wsp:val=&quot;00FC6EE4&quot;/&gt;&lt;wsp:rsid wsp:val=&quot;00FC754F&quot;/&gt;&lt;wsp:rsid wsp:val=&quot;00FC77CD&quot;/&gt;&lt;wsp:rsid wsp:val=&quot;00FC7EAB&quot;/&gt;&lt;wsp:rsid wsp:val=&quot;00FC9BC1&quot;/&gt;&lt;wsp:rsid wsp:val=&quot;00FD11EA&quot;/&gt;&lt;wsp:rsid wsp:val=&quot;00FD22EF&quot;/&gt;&lt;wsp:rsid wsp:val=&quot;00FD2C87&quot;/&gt;&lt;wsp:rsid wsp:val=&quot;00FD3A16&quot;/&gt;&lt;wsp:rsid wsp:val=&quot;00FD3A65&quot;/&gt;&lt;wsp:rsid wsp:val=&quot;00FD3D61&quot;/&gt;&lt;wsp:rsid wsp:val=&quot;00FD3E02&quot;/&gt;&lt;wsp:rsid wsp:val=&quot;00FD41F4&quot;/&gt;&lt;wsp:rsid wsp:val=&quot;00FD43A1&quot;/&gt;&lt;wsp:rsid wsp:val=&quot;00FD7128&quot;/&gt;&lt;wsp:rsid wsp:val=&quot;00FD71C6&quot;/&gt;&lt;wsp:rsid wsp:val=&quot;00FE0691&quot;/&gt;&lt;wsp:rsid wsp:val=&quot;00FE0DA4&quot;/&gt;&lt;wsp:rsid wsp:val=&quot;00FE1003&quot;/&gt;&lt;wsp:rsid wsp:val=&quot;00FE1048&quot;/&gt;&lt;wsp:rsid wsp:val=&quot;00FE25E9&quot;/&gt;&lt;wsp:rsid wsp:val=&quot;00FE26B7&quot;/&gt;&lt;wsp:rsid wsp:val=&quot;00FE2D23&quot;/&gt;&lt;wsp:rsid wsp:val=&quot;00FE4300&quot;/&gt;&lt;wsp:rsid wsp:val=&quot;00FF1895&quot;/&gt;&lt;wsp:rsid wsp:val=&quot;00FF2928&quot;/&gt;&lt;wsp:rsid wsp:val=&quot;00FF2D27&quot;/&gt;&lt;wsp:rsid wsp:val=&quot;00FF350E&quot;/&gt;&lt;wsp:rsid wsp:val=&quot;00FF537E&quot;/&gt;&lt;wsp:rsid wsp:val=&quot;00FF5469&quot;/&gt;&lt;wsp:rsid wsp:val=&quot;00FF5C2F&quot;/&gt;&lt;wsp:rsid wsp:val=&quot;010450B9&quot;/&gt;&lt;wsp:rsid wsp:val=&quot;0121F4B1&quot;/&gt;&lt;wsp:rsid wsp:val=&quot;0129B13E&quot;/&gt;&lt;wsp:rsid wsp:val=&quot;013069D8&quot;/&gt;&lt;wsp:rsid wsp:val=&quot;0130A030&quot;/&gt;&lt;wsp:rsid wsp:val=&quot;0149DD76&quot;/&gt;&lt;wsp:rsid wsp:val=&quot;014E73CF&quot;/&gt;&lt;wsp:rsid wsp:val=&quot;0151A258&quot;/&gt;&lt;wsp:rsid wsp:val=&quot;015751FD&quot;/&gt;&lt;wsp:rsid wsp:val=&quot;017206AB&quot;/&gt;&lt;wsp:rsid wsp:val=&quot;0173B414&quot;/&gt;&lt;wsp:rsid wsp:val=&quot;01A53B1C&quot;/&gt;&lt;wsp:rsid wsp:val=&quot;01B0B684&quot;/&gt;&lt;wsp:rsid wsp:val=&quot;01BE0DFA&quot;/&gt;&lt;wsp:rsid wsp:val=&quot;01C6BEC3&quot;/&gt;&lt;wsp:rsid wsp:val=&quot;01CDCDDA&quot;/&gt;&lt;wsp:rsid wsp:val=&quot;01CF05AC&quot;/&gt;&lt;wsp:rsid wsp:val=&quot;01D2D207&quot;/&gt;&lt;wsp:rsid wsp:val=&quot;01DD512C&quot;/&gt;&lt;wsp:rsid wsp:val=&quot;01DF1299&quot;/&gt;&lt;wsp:rsid wsp:val=&quot;01F10CE4&quot;/&gt;&lt;wsp:rsid wsp:val=&quot;01FFAB17&quot;/&gt;&lt;wsp:rsid wsp:val=&quot;020377C1&quot;/&gt;&lt;wsp:rsid wsp:val=&quot;0204A70A&quot;/&gt;&lt;wsp:rsid wsp:val=&quot;02288726&quot;/&gt;&lt;wsp:rsid wsp:val=&quot;0232D5C7&quot;/&gt;&lt;wsp:rsid wsp:val=&quot;023AEC42&quot;/&gt;&lt;wsp:rsid wsp:val=&quot;0250C8BD&quot;/&gt;&lt;wsp:rsid wsp:val=&quot;0269054A&quot;/&gt;&lt;wsp:rsid wsp:val=&quot;026C41D9&quot;/&gt;&lt;wsp:rsid wsp:val=&quot;026E7A1F&quot;/&gt;&lt;wsp:rsid wsp:val=&quot;026EB801&quot;/&gt;&lt;wsp:rsid wsp:val=&quot;0284574A&quot;/&gt;&lt;wsp:rsid wsp:val=&quot;028AD715&quot;/&gt;&lt;wsp:rsid wsp:val=&quot;0290CF77&quot;/&gt;&lt;wsp:rsid wsp:val=&quot;02C1E40D&quot;/&gt;&lt;wsp:rsid wsp:val=&quot;02C64415&quot;/&gt;&lt;wsp:rsid wsp:val=&quot;02CC7091&quot;/&gt;&lt;wsp:rsid wsp:val=&quot;02DAADA5&quot;/&gt;&lt;wsp:rsid wsp:val=&quot;02DB9ABE&quot;/&gt;&lt;wsp:rsid wsp:val=&quot;02E7B47A&quot;/&gt;&lt;wsp:rsid wsp:val=&quot;02F7AE3B&quot;/&gt;&lt;wsp:rsid wsp:val=&quot;02FD793E&quot;/&gt;&lt;wsp:rsid wsp:val=&quot;02FE0D7C&quot;/&gt;&lt;wsp:rsid wsp:val=&quot;030AF376&quot;/&gt;&lt;wsp:rsid wsp:val=&quot;030BB258&quot;/&gt;&lt;wsp:rsid wsp:val=&quot;03110D71&quot;/&gt;&lt;wsp:rsid wsp:val=&quot;031B9AE3&quot;/&gt;&lt;wsp:rsid wsp:val=&quot;03219A4F&quot;/&gt;&lt;wsp:rsid wsp:val=&quot;032E108F&quot;/&gt;&lt;wsp:rsid wsp:val=&quot;0333C313&quot;/&gt;&lt;wsp:rsid wsp:val=&quot;033B3CF2&quot;/&gt;&lt;wsp:rsid wsp:val=&quot;034679DA&quot;/&gt;&lt;wsp:rsid wsp:val=&quot;0348F9E3&quot;/&gt;&lt;wsp:rsid wsp:val=&quot;034A5D58&quot;/&gt;&lt;wsp:rsid wsp:val=&quot;034A92E2&quot;/&gt;&lt;wsp:rsid wsp:val=&quot;034D2B4E&quot;/&gt;&lt;wsp:rsid wsp:val=&quot;03540F36&quot;/&gt;&lt;wsp:rsid wsp:val=&quot;03813F84&quot;/&gt;&lt;wsp:rsid wsp:val=&quot;0382B765&quot;/&gt;&lt;wsp:rsid wsp:val=&quot;03864673&quot;/&gt;&lt;wsp:rsid wsp:val=&quot;038A2FB6&quot;/&gt;&lt;wsp:rsid wsp:val=&quot;038E88F9&quot;/&gt;&lt;wsp:rsid wsp:val=&quot;03A13BF0&quot;/&gt;&lt;wsp:rsid wsp:val=&quot;03AA09D5&quot;/&gt;&lt;wsp:rsid wsp:val=&quot;03B108A6&quot;/&gt;&lt;wsp:rsid wsp:val=&quot;03C36422&quot;/&gt;&lt;wsp:rsid wsp:val=&quot;040C6E0A&quot;/&gt;&lt;wsp:rsid wsp:val=&quot;040DF0F2&quot;/&gt;&lt;wsp:rsid wsp:val=&quot;0411DB7A&quot;/&gt;&lt;wsp:rsid wsp:val=&quot;0414F51C&quot;/&gt;&lt;wsp:rsid wsp:val=&quot;0415E905&quot;/&gt;&lt;wsp:rsid wsp:val=&quot;0422801A&quot;/&gt;&lt;wsp:rsid wsp:val=&quot;042301AC&quot;/&gt;&lt;wsp:rsid wsp:val=&quot;042977F3&quot;/&gt;&lt;wsp:rsid wsp:val=&quot;04300181&quot;/&gt;&lt;wsp:rsid wsp:val=&quot;043A16F6&quot;/&gt;&lt;wsp:rsid wsp:val=&quot;0440F1DA&quot;/&gt;&lt;wsp:rsid wsp:val=&quot;0445745A&quot;/&gt;&lt;wsp:rsid wsp:val=&quot;04470636&quot;/&gt;&lt;wsp:rsid wsp:val=&quot;04533308&quot;/&gt;&lt;wsp:rsid wsp:val=&quot;045706AF&quot;/&gt;&lt;wsp:rsid wsp:val=&quot;045EEE69&quot;/&gt;&lt;wsp:rsid wsp:val=&quot;046669CA&quot;/&gt;&lt;wsp:rsid wsp:val=&quot;04767A59&quot;/&gt;&lt;wsp:rsid wsp:val=&quot;047C5C0D&quot;/&gt;&lt;wsp:rsid wsp:val=&quot;048923BF&quot;/&gt;&lt;wsp:rsid wsp:val=&quot;04999548&quot;/&gt;&lt;wsp:rsid wsp:val=&quot;049A6C41&quot;/&gt;&lt;wsp:rsid wsp:val=&quot;049AE75C&quot;/&gt;&lt;wsp:rsid wsp:val=&quot;04B22FCE&quot;/&gt;&lt;wsp:rsid wsp:val=&quot;04C4BD78&quot;/&gt;&lt;wsp:rsid wsp:val=&quot;04C7D96A&quot;/&gt;&lt;wsp:rsid wsp:val=&quot;04CB058B&quot;/&gt;&lt;wsp:rsid wsp:val=&quot;04CF3098&quot;/&gt;&lt;wsp:rsid wsp:val=&quot;04E24A3B&quot;/&gt;&lt;wsp:rsid wsp:val=&quot;04E27679&quot;/&gt;&lt;wsp:rsid wsp:val=&quot;04E4F962&quot;/&gt;&lt;wsp:rsid wsp:val=&quot;04F0D409&quot;/&gt;&lt;wsp:rsid wsp:val=&quot;04F811BF&quot;/&gt;&lt;wsp:rsid wsp:val=&quot;04FF5F61&quot;/&gt;&lt;wsp:rsid wsp:val=&quot;0506F173&quot;/&gt;&lt;wsp:rsid wsp:val=&quot;0508993A&quot;/&gt;&lt;wsp:rsid wsp:val=&quot;0515FA07&quot;/&gt;&lt;wsp:rsid wsp:val=&quot;0519B562&quot;/&gt;&lt;wsp:rsid wsp:val=&quot;0531FCEC&quot;/&gt;&lt;wsp:rsid wsp:val=&quot;0532155F&quot;/&gt;&lt;wsp:rsid wsp:val=&quot;0532D398&quot;/&gt;&lt;wsp:rsid wsp:val=&quot;053AF140&quot;/&gt;&lt;wsp:rsid wsp:val=&quot;05594855&quot;/&gt;&lt;wsp:rsid wsp:val=&quot;05603446&quot;/&gt;&lt;wsp:rsid wsp:val=&quot;0578D6AC&quot;/&gt;&lt;wsp:rsid wsp:val=&quot;0593B074&quot;/&gt;&lt;wsp:rsid wsp:val=&quot;05954721&quot;/&gt;&lt;wsp:rsid wsp:val=&quot;05A0BB7D&quot;/&gt;&lt;wsp:rsid wsp:val=&quot;05B6EC67&quot;/&gt;&lt;wsp:rsid wsp:val=&quot;05BBBB1D&quot;/&gt;&lt;wsp:rsid wsp:val=&quot;05BFA8C1&quot;/&gt;&lt;wsp:rsid wsp:val=&quot;05DDE616&quot;/&gt;&lt;wsp:rsid wsp:val=&quot;05F4B49F&quot;/&gt;&lt;wsp:rsid wsp:val=&quot;060C7C48&quot;/&gt;&lt;wsp:rsid wsp:val=&quot;060D12B3&quot;/&gt;&lt;wsp:rsid wsp:val=&quot;06149287&quot;/&gt;&lt;wsp:rsid wsp:val=&quot;061E03B4&quot;/&gt;&lt;wsp:rsid wsp:val=&quot;06325F6A&quot;/&gt;&lt;wsp:rsid wsp:val=&quot;0637E0FD&quot;/&gt;&lt;wsp:rsid wsp:val=&quot;063B0C54&quot;/&gt;&lt;wsp:rsid wsp:val=&quot;066CF8C5&quot;/&gt;&lt;wsp:rsid wsp:val=&quot;066D9A34&quot;/&gt;&lt;wsp:rsid wsp:val=&quot;0674E067&quot;/&gt;&lt;wsp:rsid wsp:val=&quot;0683A95F&quot;/&gt;&lt;wsp:rsid wsp:val=&quot;06866140&quot;/&gt;&lt;wsp:rsid wsp:val=&quot;069D9677&quot;/&gt;&lt;wsp:rsid wsp:val=&quot;06AAA77A&quot;/&gt;&lt;wsp:rsid wsp:val=&quot;06BAD446&quot;/&gt;&lt;wsp:rsid wsp:val=&quot;06BCF16E&quot;/&gt;&lt;wsp:rsid wsp:val=&quot;06D3389C&quot;/&gt;&lt;wsp:rsid wsp:val=&quot;06E1D762&quot;/&gt;&lt;wsp:rsid wsp:val=&quot;06E46FA3&quot;/&gt;&lt;wsp:rsid wsp:val=&quot;06F1DB64&quot;/&gt;&lt;wsp:rsid wsp:val=&quot;06F92628&quot;/&gt;&lt;wsp:rsid wsp:val=&quot;06F94E72&quot;/&gt;&lt;wsp:rsid wsp:val=&quot;06FEA7C3&quot;/&gt;&lt;wsp:rsid wsp:val=&quot;0703982D&quot;/&gt;&lt;wsp:rsid wsp:val=&quot;070D4D86&quot;/&gt;&lt;wsp:rsid wsp:val=&quot;0717FCBA&quot;/&gt;&lt;wsp:rsid wsp:val=&quot;072ACFC2&quot;/&gt;&lt;wsp:rsid wsp:val=&quot;07363F2B&quot;/&gt;&lt;wsp:rsid wsp:val=&quot;0743BFFF&quot;/&gt;&lt;wsp:rsid wsp:val=&quot;0745E7DA&quot;/&gt;&lt;wsp:rsid wsp:val=&quot;074D5479&quot;/&gt;&lt;wsp:rsid wsp:val=&quot;075832D6&quot;/&gt;&lt;wsp:rsid wsp:val=&quot;075AA26E&quot;/&gt;&lt;wsp:rsid wsp:val=&quot;0766D372&quot;/&gt;&lt;wsp:rsid wsp:val=&quot;077A2BFF&quot;/&gt;&lt;wsp:rsid wsp:val=&quot;077A98C1&quot;/&gt;&lt;wsp:rsid wsp:val=&quot;077FDC19&quot;/&gt;&lt;wsp:rsid wsp:val=&quot;0784F861&quot;/&gt;&lt;wsp:rsid wsp:val=&quot;07890ADB&quot;/&gt;&lt;wsp:rsid wsp:val=&quot;079FE1B4&quot;/&gt;&lt;wsp:rsid wsp:val=&quot;07B65E54&quot;/&gt;&lt;wsp:rsid wsp:val=&quot;07CFC2E7&quot;/&gt;&lt;wsp:rsid wsp:val=&quot;07DA092C&quot;/&gt;&lt;wsp:rsid wsp:val=&quot;07DBD4E3&quot;/&gt;&lt;wsp:rsid wsp:val=&quot;07DC3A85&quot;/&gt;&lt;wsp:rsid wsp:val=&quot;07FF895A&quot;/&gt;&lt;wsp:rsid wsp:val=&quot;08008133&quot;/&gt;&lt;wsp:rsid wsp:val=&quot;0808B889&quot;/&gt;&lt;wsp:rsid wsp:val=&quot;080E5933&quot;/&gt;&lt;wsp:rsid wsp:val=&quot;080F3BC6&quot;/&gt;&lt;wsp:rsid wsp:val=&quot;081C9A24&quot;/&gt;&lt;wsp:rsid wsp:val=&quot;081F3386&quot;/&gt;&lt;wsp:rsid wsp:val=&quot;08223236&quot;/&gt;&lt;wsp:rsid wsp:val=&quot;08296A5B&quot;/&gt;&lt;wsp:rsid wsp:val=&quot;0845623A&quot;/&gt;&lt;wsp:rsid wsp:val=&quot;08467FBB&quot;/&gt;&lt;wsp:rsid wsp:val=&quot;084ADC1C&quot;/&gt;&lt;wsp:rsid wsp:val=&quot;0851BD15&quot;/&gt;&lt;wsp:rsid wsp:val=&quot;0853F072&quot;/&gt;&lt;wsp:rsid wsp:val=&quot;0854D757&quot;/&gt;&lt;wsp:rsid wsp:val=&quot;08607F0C&quot;/&gt;&lt;wsp:rsid wsp:val=&quot;086673B5&quot;/&gt;&lt;wsp:rsid wsp:val=&quot;0872E391&quot;/&gt;&lt;wsp:rsid wsp:val=&quot;0886B405&quot;/&gt;&lt;wsp:rsid wsp:val=&quot;08972F86&quot;/&gt;&lt;wsp:rsid wsp:val=&quot;08AEA4A6&quot;/&gt;&lt;wsp:rsid wsp:val=&quot;08AF6CC3&quot;/&gt;&lt;wsp:rsid wsp:val=&quot;08B24194&quot;/&gt;&lt;wsp:rsid wsp:val=&quot;08BB2A4B&quot;/&gt;&lt;wsp:rsid wsp:val=&quot;08BC6C8A&quot;/&gt;&lt;wsp:rsid wsp:val=&quot;08BF58DB&quot;/&gt;&lt;wsp:rsid wsp:val=&quot;08CBCF8D&quot;/&gt;&lt;wsp:rsid wsp:val=&quot;08D49EC5&quot;/&gt;&lt;wsp:rsid wsp:val=&quot;08FA2A55&quot;/&gt;&lt;wsp:rsid wsp:val=&quot;091052A4&quot;/&gt;&lt;wsp:rsid wsp:val=&quot;0911C0CA&quot;/&gt;&lt;wsp:rsid wsp:val=&quot;0926CD8F&quot;/&gt;&lt;wsp:rsid wsp:val=&quot;092AC66D&quot;/&gt;&lt;wsp:rsid wsp:val=&quot;092B5E25&quot;/&gt;&lt;wsp:rsid wsp:val=&quot;0945AD32&quot;/&gt;&lt;wsp:rsid wsp:val=&quot;094F6E1A&quot;/&gt;&lt;wsp:rsid wsp:val=&quot;0951D881&quot;/&gt;&lt;wsp:rsid wsp:val=&quot;0953CC14&quot;/&gt;&lt;wsp:rsid wsp:val=&quot;09711BD4&quot;/&gt;&lt;wsp:rsid wsp:val=&quot;09712228&quot;/&gt;&lt;wsp:rsid wsp:val=&quot;097B9DE6&quot;/&gt;&lt;wsp:rsid wsp:val=&quot;097EC881&quot;/&gt;&lt;wsp:rsid wsp:val=&quot;09858040&quot;/&gt;&lt;wsp:rsid wsp:val=&quot;099205D9&quot;/&gt;&lt;wsp:rsid wsp:val=&quot;099BAEE5&quot;/&gt;&lt;wsp:rsid wsp:val=&quot;09B1DF94&quot;/&gt;&lt;wsp:rsid wsp:val=&quot;09B94100&quot;/&gt;&lt;wsp:rsid wsp:val=&quot;09BAB864&quot;/&gt;&lt;wsp:rsid wsp:val=&quot;09BC73CD&quot;/&gt;&lt;wsp:rsid wsp:val=&quot;09C76CA4&quot;/&gt;&lt;wsp:rsid wsp:val=&quot;09C91FDF&quot;/&gt;&lt;wsp:rsid wsp:val=&quot;09C990AD&quot;/&gt;&lt;wsp:rsid wsp:val=&quot;09CAB5DA&quot;/&gt;&lt;wsp:rsid wsp:val=&quot;09D2F0DE&quot;/&gt;&lt;wsp:rsid wsp:val=&quot;09DA6296&quot;/&gt;&lt;wsp:rsid wsp:val=&quot;09DCB4FC&quot;/&gt;&lt;wsp:rsid wsp:val=&quot;09FB9ED5&quot;/&gt;&lt;wsp:rsid wsp:val=&quot;0A000233&quot;/&gt;&lt;wsp:rsid wsp:val=&quot;0A0FCEEB&quot;/&gt;&lt;wsp:rsid wsp:val=&quot;0A1E51EC&quot;/&gt;&lt;wsp:rsid wsp:val=&quot;0A217F3A&quot;/&gt;&lt;wsp:rsid wsp:val=&quot;0A234281&quot;/&gt;&lt;wsp:rsid wsp:val=&quot;0A24B78F&quot;/&gt;&lt;wsp:rsid wsp:val=&quot;0A2BC8D7&quot;/&gt;&lt;wsp:rsid wsp:val=&quot;0A2C732A&quot;/&gt;&lt;wsp:rsid wsp:val=&quot;0A2CF4FD&quot;/&gt;&lt;wsp:rsid wsp:val=&quot;0A33AAC1&quot;/&gt;&lt;wsp:rsid wsp:val=&quot;0A53AE70&quot;/&gt;&lt;wsp:rsid wsp:val=&quot;0A5722BF&quot;/&gt;&lt;wsp:rsid wsp:val=&quot;0A57CF80&quot;/&gt;&lt;wsp:rsid wsp:val=&quot;0A638ED1&quot;/&gt;&lt;wsp:rsid wsp:val=&quot;0A6692FF&quot;/&gt;&lt;wsp:rsid wsp:val=&quot;0A67EDFB&quot;/&gt;&lt;wsp:rsid wsp:val=&quot;0A74C12D&quot;/&gt;&lt;wsp:rsid wsp:val=&quot;0A770094&quot;/&gt;&lt;wsp:rsid wsp:val=&quot;0A956B67&quot;/&gt;&lt;wsp:rsid wsp:val=&quot;0A96762D&quot;/&gt;&lt;wsp:rsid wsp:val=&quot;0AA50202&quot;/&gt;&lt;wsp:rsid wsp:val=&quot;0AB82AE4&quot;/&gt;&lt;wsp:rsid wsp:val=&quot;0AB8C452&quot;/&gt;&lt;wsp:rsid wsp:val=&quot;0AC78424&quot;/&gt;&lt;wsp:rsid wsp:val=&quot;0AD06F1F&quot;/&gt;&lt;wsp:rsid wsp:val=&quot;0AD4C671&quot;/&gt;&lt;wsp:rsid wsp:val=&quot;0ADE9B2F&quot;/&gt;&lt;wsp:rsid wsp:val=&quot;0AEB0365&quot;/&gt;&lt;wsp:rsid wsp:val=&quot;0B04B9BF&quot;/&gt;&lt;wsp:rsid wsp:val=&quot;0B05F37F&quot;/&gt;&lt;wsp:rsid wsp:val=&quot;0B0C3D7B&quot;/&gt;&lt;wsp:rsid wsp:val=&quot;0B1C114A&quot;/&gt;&lt;wsp:rsid wsp:val=&quot;0B201A15&quot;/&gt;&lt;wsp:rsid wsp:val=&quot;0B211EB2&quot;/&gt;&lt;wsp:rsid wsp:val=&quot;0B238B16&quot;/&gt;&lt;wsp:rsid wsp:val=&quot;0B23F91B&quot;/&gt;&lt;wsp:rsid wsp:val=&quot;0B2907A6&quot;/&gt;&lt;wsp:rsid wsp:val=&quot;0B32D086&quot;/&gt;&lt;wsp:rsid wsp:val=&quot;0B44120B&quot;/&gt;&lt;wsp:rsid wsp:val=&quot;0B5BAF19&quot;/&gt;&lt;wsp:rsid wsp:val=&quot;0B715AD0&quot;/&gt;&lt;wsp:rsid wsp:val=&quot;0B720AB8&quot;/&gt;&lt;wsp:rsid wsp:val=&quot;0B7632F7&quot;/&gt;&lt;wsp:rsid wsp:val=&quot;0B8D3B30&quot;/&gt;&lt;wsp:rsid wsp:val=&quot;0BA000CE&quot;/&gt;&lt;wsp:rsid wsp:val=&quot;0BA2FABF&quot;/&gt;&lt;wsp:rsid wsp:val=&quot;0BAFD7E2&quot;/&gt;&lt;wsp:rsid wsp:val=&quot;0BD18863&quot;/&gt;&lt;wsp:rsid wsp:val=&quot;0BD4109F&quot;/&gt;&lt;wsp:rsid wsp:val=&quot;0BE314B9&quot;/&gt;&lt;wsp:rsid wsp:val=&quot;0BEB6048&quot;/&gt;&lt;wsp:rsid wsp:val=&quot;0BEC0D65&quot;/&gt;&lt;wsp:rsid wsp:val=&quot;0BF05876&quot;/&gt;&lt;wsp:rsid wsp:val=&quot;0C080E1E&quot;/&gt;&lt;wsp:rsid wsp:val=&quot;0C167B31&quot;/&gt;&lt;wsp:rsid wsp:val=&quot;0C2E1391&quot;/&gt;&lt;wsp:rsid wsp:val=&quot;0C305DB3&quot;/&gt;&lt;wsp:rsid wsp:val=&quot;0C481AC2&quot;/&gt;&lt;wsp:rsid wsp:val=&quot;0C5CFBD2&quot;/&gt;&lt;wsp:rsid wsp:val=&quot;0C7EA6A7&quot;/&gt;&lt;wsp:rsid wsp:val=&quot;0C8F7012&quot;/&gt;&lt;wsp:rsid wsp:val=&quot;0CA24B00&quot;/&gt;&lt;wsp:rsid wsp:val=&quot;0CA32A0C&quot;/&gt;&lt;wsp:rsid wsp:val=&quot;0CA6888A&quot;/&gt;&lt;wsp:rsid wsp:val=&quot;0CB96353&quot;/&gt;&lt;wsp:rsid wsp:val=&quot;0CD782CE&quot;/&gt;&lt;wsp:rsid wsp:val=&quot;0CE4E65F&quot;/&gt;&lt;wsp:rsid wsp:val=&quot;0CE6E592&quot;/&gt;&lt;wsp:rsid wsp:val=&quot;0CEAB12C&quot;/&gt;&lt;wsp:rsid wsp:val=&quot;0CEC3B21&quot;/&gt;&lt;wsp:rsid wsp:val=&quot;0CED5ABB&quot;/&gt;&lt;wsp:rsid wsp:val=&quot;0D008CC6&quot;/&gt;&lt;wsp:rsid wsp:val=&quot;0D0577CC&quot;/&gt;&lt;wsp:rsid wsp:val=&quot;0D1B86D9&quot;/&gt;&lt;wsp:rsid wsp:val=&quot;0D361F4A&quot;/&gt;&lt;wsp:rsid wsp:val=&quot;0D37BBF1&quot;/&gt;&lt;wsp:rsid wsp:val=&quot;0D4C2ADA&quot;/&gt;&lt;wsp:rsid wsp:val=&quot;0D4D94F0&quot;/&gt;&lt;wsp:rsid wsp:val=&quot;0D4F3728&quot;/&gt;&lt;wsp:rsid wsp:val=&quot;0D4F9C9F&quot;/&gt;&lt;wsp:rsid wsp:val=&quot;0D5263C5&quot;/&gt;&lt;wsp:rsid wsp:val=&quot;0D5BA78C&quot;/&gt;&lt;wsp:rsid wsp:val=&quot;0D642F05&quot;/&gt;&lt;wsp:rsid wsp:val=&quot;0D69FAA4&quot;/&gt;&lt;wsp:rsid wsp:val=&quot;0D897BF5&quot;/&gt;&lt;wsp:rsid wsp:val=&quot;0D8A4C48&quot;/&gt;&lt;wsp:rsid wsp:val=&quot;0D9950B2&quot;/&gt;&lt;wsp:rsid wsp:val=&quot;0DAA1A65&quot;/&gt;&lt;wsp:rsid wsp:val=&quot;0DAD4AF7&quot;/&gt;&lt;wsp:rsid wsp:val=&quot;0DB8C220&quot;/&gt;&lt;wsp:rsid wsp:val=&quot;0DC3E9CF&quot;/&gt;&lt;wsp:rsid wsp:val=&quot;0DC419A7&quot;/&gt;&lt;wsp:rsid wsp:val=&quot;0DCA9B2C&quot;/&gt;&lt;wsp:rsid wsp:val=&quot;0DCC83D7&quot;/&gt;&lt;wsp:rsid wsp:val=&quot;0DF1E57F&quot;/&gt;&lt;wsp:rsid wsp:val=&quot;0DF87171&quot;/&gt;&lt;wsp:rsid wsp:val=&quot;0DFB7B23&quot;/&gt;&lt;wsp:rsid wsp:val=&quot;0DFD1394&quot;/&gt;&lt;wsp:rsid wsp:val=&quot;0E032B1B&quot;/&gt;&lt;wsp:rsid wsp:val=&quot;0E078139&quot;/&gt;&lt;wsp:rsid wsp:val=&quot;0E0F9545&quot;/&gt;&lt;wsp:rsid wsp:val=&quot;0E10EEDB&quot;/&gt;&lt;wsp:rsid wsp:val=&quot;0E23A8D5&quot;/&gt;&lt;wsp:rsid wsp:val=&quot;0E2A1E68&quot;/&gt;&lt;wsp:rsid wsp:val=&quot;0E41EDAE&quot;/&gt;&lt;wsp:rsid wsp:val=&quot;0E432DEA&quot;/&gt;&lt;wsp:rsid wsp:val=&quot;0E50DBED&quot;/&gt;&lt;wsp:rsid wsp:val=&quot;0E593E46&quot;/&gt;&lt;wsp:rsid wsp:val=&quot;0E71EDC6&quot;/&gt;&lt;wsp:rsid wsp:val=&quot;0E7464C6&quot;/&gt;&lt;wsp:rsid wsp:val=&quot;0E7F86E0&quot;/&gt;&lt;wsp:rsid wsp:val=&quot;0E8A9501&quot;/&gt;&lt;wsp:rsid wsp:val=&quot;0E8C7B8C&quot;/&gt;&lt;wsp:rsid wsp:val=&quot;0EA4268D&quot;/&gt;&lt;wsp:rsid wsp:val=&quot;0EB9A84D&quot;/&gt;&lt;wsp:rsid wsp:val=&quot;0EBB374D&quot;/&gt;&lt;wsp:rsid wsp:val=&quot;0EC094DF&quot;/&gt;&lt;wsp:rsid wsp:val=&quot;0EC4EA40&quot;/&gt;&lt;wsp:rsid wsp:val=&quot;0ED3776E&quot;/&gt;&lt;wsp:rsid wsp:val=&quot;0ED67168&quot;/&gt;&lt;wsp:rsid wsp:val=&quot;0ED76942&quot;/&gt;&lt;wsp:rsid wsp:val=&quot;0EDF6981&quot;/&gt;&lt;wsp:rsid wsp:val=&quot;0EE2E5D5&quot;/&gt;&lt;wsp:rsid wsp:val=&quot;0EE51088&quot;/&gt;&lt;wsp:rsid wsp:val=&quot;0EE59FD4&quot;/&gt;&lt;wsp:rsid wsp:val=&quot;0EF8574A&quot;/&gt;&lt;wsp:rsid wsp:val=&quot;0EFA1DE5&quot;/&gt;&lt;wsp:rsid wsp:val=&quot;0F001519&quot;/&gt;&lt;wsp:rsid wsp:val=&quot;0F0330B7&quot;/&gt;&lt;wsp:rsid wsp:val=&quot;0F05AC7B&quot;/&gt;&lt;wsp:rsid wsp:val=&quot;0F12BF41&quot;/&gt;&lt;wsp:rsid wsp:val=&quot;0F20D484&quot;/&gt;&lt;wsp:rsid wsp:val=&quot;0F2F02BA&quot;/&gt;&lt;wsp:rsid wsp:val=&quot;0F41F312&quot;/&gt;&lt;wsp:rsid wsp:val=&quot;0F4F4780&quot;/&gt;&lt;wsp:rsid wsp:val=&quot;0F65DA7F&quot;/&gt;&lt;wsp:rsid wsp:val=&quot;0F75D7A7&quot;/&gt;&lt;wsp:rsid wsp:val=&quot;0F850F21&quot;/&gt;&lt;wsp:rsid wsp:val=&quot;0F865FFF&quot;/&gt;&lt;wsp:rsid wsp:val=&quot;0F92E011&quot;/&gt;&lt;wsp:rsid wsp:val=&quot;0F98E265&quot;/&gt;&lt;wsp:rsid wsp:val=&quot;0F99C4EF&quot;/&gt;&lt;wsp:rsid wsp:val=&quot;0FA704F0&quot;/&gt;&lt;wsp:rsid wsp:val=&quot;0FAA74D7&quot;/&gt;&lt;wsp:rsid wsp:val=&quot;0FB2C609&quot;/&gt;&lt;wsp:rsid wsp:val=&quot;0FCAA606&quot;/&gt;&lt;wsp:rsid wsp:val=&quot;0FD6681C&quot;/&gt;&lt;wsp:rsid wsp:val=&quot;0FD7B88C&quot;/&gt;&lt;wsp:rsid wsp:val=&quot;0FEBAD20&quot;/&gt;&lt;wsp:rsid wsp:val=&quot;0FED712E&quot;/&gt;&lt;wsp:rsid wsp:val=&quot;0FF08511&quot;/&gt;&lt;wsp:rsid wsp:val=&quot;0FF4BFFF&quot;/&gt;&lt;wsp:rsid wsp:val=&quot;0FFE94AE&quot;/&gt;&lt;wsp:rsid wsp:val=&quot;100340EB&quot;/&gt;&lt;wsp:rsid wsp:val=&quot;100C5C66&quot;/&gt;&lt;wsp:rsid wsp:val=&quot;10103527&quot;/&gt;&lt;wsp:rsid wsp:val=&quot;1027087C&quot;/&gt;&lt;wsp:rsid wsp:val=&quot;102CC4E9&quot;/&gt;&lt;wsp:rsid wsp:val=&quot;1031D56D&quot;/&gt;&lt;wsp:rsid wsp:val=&quot;1036BEF2&quot;/&gt;&lt;wsp:rsid wsp:val=&quot;105189C0&quot;/&gt;&lt;wsp:rsid wsp:val=&quot;105913C2&quot;/&gt;&lt;wsp:rsid wsp:val=&quot;107E4C26&quot;/&gt;&lt;wsp:rsid wsp:val=&quot;108E8EBC&quot;/&gt;&lt;wsp:rsid wsp:val=&quot;10918166&quot;/&gt;&lt;wsp:rsid wsp:val=&quot;109DF415&quot;/&gt;&lt;wsp:rsid wsp:val=&quot;10A2E088&quot;/&gt;&lt;wsp:rsid wsp:val=&quot;10AB1C83&quot;/&gt;&lt;wsp:rsid wsp:val=&quot;10B7F6A4&quot;/&gt;&lt;wsp:rsid wsp:val=&quot;10BABD56&quot;/&gt;&lt;wsp:rsid wsp:val=&quot;10C8D5E7&quot;/&gt;&lt;wsp:rsid wsp:val=&quot;10D77977&quot;/&gt;&lt;wsp:rsid wsp:val=&quot;10DDAD45&quot;/&gt;&lt;wsp:rsid wsp:val=&quot;10FBB693&quot;/&gt;&lt;wsp:rsid wsp:val=&quot;10FE75DA&quot;/&gt;&lt;wsp:rsid wsp:val=&quot;110184B4&quot;/&gt;&lt;wsp:rsid wsp:val=&quot;1101C47D&quot;/&gt;&lt;wsp:rsid wsp:val=&quot;1106784D&quot;/&gt;&lt;wsp:rsid wsp:val=&quot;1139006C&quot;/&gt;&lt;wsp:rsid wsp:val=&quot;114053B9&quot;/&gt;&lt;wsp:rsid wsp:val=&quot;114179ED&quot;/&gt;&lt;wsp:rsid wsp:val=&quot;1147A886&quot;/&gt;&lt;wsp:rsid wsp:val=&quot;114EBCDA&quot;/&gt;&lt;wsp:rsid wsp:val=&quot;1152CA51&quot;/&gt;&lt;wsp:rsid wsp:val=&quot;115AB760&quot;/&gt;&lt;wsp:rsid wsp:val=&quot;116A273F&quot;/&gt;&lt;wsp:rsid wsp:val=&quot;1170940D&quot;/&gt;&lt;wsp:rsid wsp:val=&quot;1179F9AD&quot;/&gt;&lt;wsp:rsid wsp:val=&quot;117AC36F&quot;/&gt;&lt;wsp:rsid wsp:val=&quot;1183740E&quot;/&gt;&lt;wsp:rsid wsp:val=&quot;119A650F&quot;/&gt;&lt;wsp:rsid wsp:val=&quot;119C77B1&quot;/&gt;&lt;wsp:rsid wsp:val=&quot;11A21AFC&quot;/&gt;&lt;wsp:rsid wsp:val=&quot;11A8475A&quot;/&gt;&lt;wsp:rsid wsp:val=&quot;11AC0588&quot;/&gt;&lt;wsp:rsid wsp:val=&quot;11AF94B1&quot;/&gt;&lt;wsp:rsid wsp:val=&quot;11B37A4A&quot;/&gt;&lt;wsp:rsid wsp:val=&quot;11BC9A5F&quot;/&gt;&lt;wsp:rsid wsp:val=&quot;11C4EB91&quot;/&gt;&lt;wsp:rsid wsp:val=&quot;11D43F8C&quot;/&gt;&lt;wsp:rsid wsp:val=&quot;11D7A47D&quot;/&gt;&lt;wsp:rsid wsp:val=&quot;11DC1F4A&quot;/&gt;&lt;wsp:rsid wsp:val=&quot;11E89B8E&quot;/&gt;&lt;wsp:rsid wsp:val=&quot;11EA55A1&quot;/&gt;&lt;wsp:rsid wsp:val=&quot;11F00AF0&quot;/&gt;&lt;wsp:rsid wsp:val=&quot;120AE29B&quot;/&gt;&lt;wsp:rsid wsp:val=&quot;120FDAC8&quot;/&gt;&lt;wsp:rsid wsp:val=&quot;12138A5A&quot;/&gt;&lt;wsp:rsid wsp:val=&quot;12159432&quot;/&gt;&lt;wsp:rsid wsp:val=&quot;121B47F8&quot;/&gt;&lt;wsp:rsid wsp:val=&quot;121D27C4&quot;/&gt;&lt;wsp:rsid wsp:val=&quot;12264D1E&quot;/&gt;&lt;wsp:rsid wsp:val=&quot;122963D1&quot;/&gt;&lt;wsp:rsid wsp:val=&quot;123ECD95&quot;/&gt;&lt;wsp:rsid wsp:val=&quot;1242DD65&quot;/&gt;&lt;wsp:rsid wsp:val=&quot;1245EE8E&quot;/&gt;&lt;wsp:rsid wsp:val=&quot;1263412C&quot;/&gt;&lt;wsp:rsid wsp:val=&quot;12658F8B&quot;/&gt;&lt;wsp:rsid wsp:val=&quot;1270D22A&quot;/&gt;&lt;wsp:rsid wsp:val=&quot;127634F8&quot;/&gt;&lt;wsp:rsid wsp:val=&quot;1285B25E&quot;/&gt;&lt;wsp:rsid wsp:val=&quot;1294BF17&quot;/&gt;&lt;wsp:rsid wsp:val=&quot;12B075E0&quot;/&gt;&lt;wsp:rsid wsp:val=&quot;12B1CCEC&quot;/&gt;&lt;wsp:rsid wsp:val=&quot;12B3225B&quot;/&gt;&lt;wsp:rsid wsp:val=&quot;12DD1E1E&quot;/&gt;&lt;wsp:rsid wsp:val=&quot;12E78003&quot;/&gt;&lt;wsp:rsid wsp:val=&quot;1305F41A&quot;/&gt;&lt;wsp:rsid wsp:val=&quot;132A01FF&quot;/&gt;&lt;wsp:rsid wsp:val=&quot;13353F66&quot;/&gt;&lt;wsp:rsid wsp:val=&quot;1338DED7&quot;/&gt;&lt;wsp:rsid wsp:val=&quot;133DF3A7&quot;/&gt;&lt;wsp:rsid wsp:val=&quot;136AA973&quot;/&gt;&lt;wsp:rsid wsp:val=&quot;1370D161&quot;/&gt;&lt;wsp:rsid wsp:val=&quot;1377EFAB&quot;/&gt;&lt;wsp:rsid wsp:val=&quot;137AE06E&quot;/&gt;&lt;wsp:rsid wsp:val=&quot;13C144D1&quot;/&gt;&lt;wsp:rsid wsp:val=&quot;13C1CE03&quot;/&gt;&lt;wsp:rsid wsp:val=&quot;13CFBFA0&quot;/&gt;&lt;wsp:rsid wsp:val=&quot;13D35570&quot;/&gt;&lt;wsp:rsid wsp:val=&quot;13E88430&quot;/&gt;&lt;wsp:rsid wsp:val=&quot;13F19272&quot;/&gt;&lt;wsp:rsid wsp:val=&quot;13F96E80&quot;/&gt;&lt;wsp:rsid wsp:val=&quot;13F971DA&quot;/&gt;&lt;wsp:rsid wsp:val=&quot;14044506&quot;/&gt;&lt;wsp:rsid wsp:val=&quot;140959C8&quot;/&gt;&lt;wsp:rsid wsp:val=&quot;140A1284&quot;/&gt;&lt;wsp:rsid wsp:val=&quot;140A2432&quot;/&gt;&lt;wsp:rsid wsp:val=&quot;1412AF24&quot;/&gt;&lt;wsp:rsid wsp:val=&quot;14141F17&quot;/&gt;&lt;wsp:rsid wsp:val=&quot;1418AE5E&quot;/&gt;&lt;wsp:rsid wsp:val=&quot;141BE150&quot;/&gt;&lt;wsp:rsid wsp:val=&quot;141C8891&quot;/&gt;&lt;wsp:rsid wsp:val=&quot;14232550&quot;/&gt;&lt;wsp:rsid wsp:val=&quot;1427450D&quot;/&gt;&lt;wsp:rsid wsp:val=&quot;142B8BD5&quot;/&gt;&lt;wsp:rsid wsp:val=&quot;14308F78&quot;/&gt;&lt;wsp:rsid wsp:val=&quot;1439C442&quot;/&gt;&lt;wsp:rsid wsp:val=&quot;143CE616&quot;/&gt;&lt;wsp:rsid wsp:val=&quot;146825EB&quot;/&gt;&lt;wsp:rsid wsp:val=&quot;146D5DCB&quot;/&gt;&lt;wsp:rsid wsp:val=&quot;1482C941&quot;/&gt;&lt;wsp:rsid wsp:val=&quot;148405FE&quot;/&gt;&lt;wsp:rsid wsp:val=&quot;148DCF42&quot;/&gt;&lt;wsp:rsid wsp:val=&quot;149216DC&quot;/&gt;&lt;wsp:rsid wsp:val=&quot;149A71F3&quot;/&gt;&lt;wsp:rsid wsp:val=&quot;149C5544&quot;/&gt;&lt;wsp:rsid wsp:val=&quot;149ED12B&quot;/&gt;&lt;wsp:rsid wsp:val=&quot;14A32BFF&quot;/&gt;&lt;wsp:rsid wsp:val=&quot;14A3613C&quot;/&gt;&lt;wsp:rsid wsp:val=&quot;14A7BC4E&quot;/&gt;&lt;wsp:rsid wsp:val=&quot;14A9D93F&quot;/&gt;&lt;wsp:rsid wsp:val=&quot;14AECBE7&quot;/&gt;&lt;wsp:rsid wsp:val=&quot;14C14D19&quot;/&gt;&lt;wsp:rsid wsp:val=&quot;14D6392B&quot;/&gt;&lt;wsp:rsid wsp:val=&quot;14D717D6&quot;/&gt;&lt;wsp:rsid wsp:val=&quot;14E35A59&quot;/&gt;&lt;wsp:rsid wsp:val=&quot;150338C6&quot;/&gt;&lt;wsp:rsid wsp:val=&quot;150AA2F2&quot;/&gt;&lt;wsp:rsid wsp:val=&quot;150DA6A5&quot;/&gt;&lt;wsp:rsid wsp:val=&quot;1510B88A&quot;/&gt;&lt;wsp:rsid wsp:val=&quot;15122C75&quot;/&gt;&lt;wsp:rsid wsp:val=&quot;151FA016&quot;/&gt;&lt;wsp:rsid wsp:val=&quot;1524C061&quot;/&gt;&lt;wsp:rsid wsp:val=&quot;1553A6BD&quot;/&gt;&lt;wsp:rsid wsp:val=&quot;1554F43F&quot;/&gt;&lt;wsp:rsid wsp:val=&quot;1566AB7D&quot;/&gt;&lt;wsp:rsid wsp:val=&quot;15715B3D&quot;/&gt;&lt;wsp:rsid wsp:val=&quot;15780A55&quot;/&gt;&lt;wsp:rsid wsp:val=&quot;157DD876&quot;/&gt;&lt;wsp:rsid wsp:val=&quot;15925CB9&quot;/&gt;&lt;wsp:rsid wsp:val=&quot;15937C72&quot;/&gt;&lt;wsp:rsid wsp:val=&quot;1595AB20&quot;/&gt;&lt;wsp:rsid wsp:val=&quot;1596D54C&quot;/&gt;&lt;wsp:rsid wsp:val=&quot;1597BAFC&quot;/&gt;&lt;wsp:rsid wsp:val=&quot;159926A5&quot;/&gt;&lt;wsp:rsid wsp:val=&quot;15A02818&quot;/&gt;&lt;wsp:rsid wsp:val=&quot;15AD0AB3&quot;/&gt;&lt;wsp:rsid wsp:val=&quot;15B769DA&quot;/&gt;&lt;wsp:rsid wsp:val=&quot;15BBB3F8&quot;/&gt;&lt;wsp:rsid wsp:val=&quot;15ED2E69&quot;/&gt;&lt;wsp:rsid wsp:val=&quot;15EF4F7C&quot;/&gt;&lt;wsp:rsid wsp:val=&quot;160F15A2&quot;/&gt;&lt;wsp:rsid wsp:val=&quot;160FE214&quot;/&gt;&lt;wsp:rsid wsp:val=&quot;1613787F&quot;/&gt;&lt;wsp:rsid wsp:val=&quot;16288B42&quot;/&gt;&lt;wsp:rsid wsp:val=&quot;16429F88&quot;/&gt;&lt;wsp:rsid wsp:val=&quot;1646ABFD&quot;/&gt;&lt;wsp:rsid wsp:val=&quot;16551867&quot;/&gt;&lt;wsp:rsid wsp:val=&quot;167803A0&quot;/&gt;&lt;wsp:rsid wsp:val=&quot;16788FF5&quot;/&gt;&lt;wsp:rsid wsp:val=&quot;167A273C&quot;/&gt;&lt;wsp:rsid wsp:val=&quot;168003F1&quot;/&gt;&lt;wsp:rsid wsp:val=&quot;16847971&quot;/&gt;&lt;wsp:rsid wsp:val=&quot;168E9537&quot;/&gt;&lt;wsp:rsid wsp:val=&quot;16952BE3&quot;/&gt;&lt;wsp:rsid wsp:val=&quot;16987555&quot;/&gt;&lt;wsp:rsid wsp:val=&quot;169E1000&quot;/&gt;&lt;wsp:rsid wsp:val=&quot;16A25596&quot;/&gt;&lt;wsp:rsid wsp:val=&quot;16A4ECFF&quot;/&gt;&lt;wsp:rsid wsp:val=&quot;16A75313&quot;/&gt;&lt;wsp:rsid wsp:val=&quot;16B8E59E&quot;/&gt;&lt;wsp:rsid wsp:val=&quot;16BAAE82&quot;/&gt;&lt;wsp:rsid wsp:val=&quot;16C6E4E3&quot;/&gt;&lt;wsp:rsid wsp:val=&quot;16CD3B63&quot;/&gt;&lt;wsp:rsid wsp:val=&quot;16D6A3E3&quot;/&gt;&lt;wsp:rsid wsp:val=&quot;16E0C9C8&quot;/&gt;&lt;wsp:rsid wsp:val=&quot;16E9E3EE&quot;/&gt;&lt;wsp:rsid wsp:val=&quot;16EF69D6&quot;/&gt;&lt;wsp:rsid wsp:val=&quot;170830EC&quot;/&gt;&lt;wsp:rsid wsp:val=&quot;170A83F6&quot;/&gt;&lt;wsp:rsid wsp:val=&quot;170B1B6E&quot;/&gt;&lt;wsp:rsid wsp:val=&quot;170D1CB2&quot;/&gt;&lt;wsp:rsid wsp:val=&quot;171CF474&quot;/&gt;&lt;wsp:rsid wsp:val=&quot;171D9367&quot;/&gt;&lt;wsp:rsid wsp:val=&quot;17286718&quot;/&gt;&lt;wsp:rsid wsp:val=&quot;172DFEA7&quot;/&gt;&lt;wsp:rsid wsp:val=&quot;172ECE1D&quot;/&gt;&lt;wsp:rsid wsp:val=&quot;172FB384&quot;/&gt;&lt;wsp:rsid wsp:val=&quot;1746F65A&quot;/&gt;&lt;wsp:rsid wsp:val=&quot;174D6CD3&quot;/&gt;&lt;wsp:rsid wsp:val=&quot;175918CE&quot;/&gt;&lt;wsp:rsid wsp:val=&quot;175AC612&quot;/&gt;&lt;wsp:rsid wsp:val=&quot;1777E4E0&quot;/&gt;&lt;wsp:rsid wsp:val=&quot;1781A7F3&quot;/&gt;&lt;wsp:rsid wsp:val=&quot;1792AE69&quot;/&gt;&lt;wsp:rsid wsp:val=&quot;179F538A&quot;/&gt;&lt;wsp:rsid wsp:val=&quot;17B0FA64&quot;/&gt;&lt;wsp:rsid wsp:val=&quot;17B3839E&quot;/&gt;&lt;wsp:rsid wsp:val=&quot;17BAFBBD&quot;/&gt;&lt;wsp:rsid wsp:val=&quot;17C13C85&quot;/&gt;&lt;wsp:rsid wsp:val=&quot;17CF8FE1&quot;/&gt;&lt;wsp:rsid wsp:val=&quot;17E827D2&quot;/&gt;&lt;wsp:rsid wsp:val=&quot;17E986DE&quot;/&gt;&lt;wsp:rsid wsp:val=&quot;17ED46DD&quot;/&gt;&lt;wsp:rsid wsp:val=&quot;180701DD&quot;/&gt;&lt;wsp:rsid wsp:val=&quot;180CE3A9&quot;/&gt;&lt;wsp:rsid wsp:val=&quot;1818FE18&quot;/&gt;&lt;wsp:rsid wsp:val=&quot;181963BB&quot;/&gt;&lt;wsp:rsid wsp:val=&quot;181DDEF5&quot;/&gt;&lt;wsp:rsid wsp:val=&quot;1824414E&quot;/&gt;&lt;wsp:rsid wsp:val=&quot;18289478&quot;/&gt;&lt;wsp:rsid wsp:val=&quot;182F6098&quot;/&gt;&lt;wsp:rsid wsp:val=&quot;18324510&quot;/&gt;&lt;wsp:rsid wsp:val=&quot;1842B62E&quot;/&gt;&lt;wsp:rsid wsp:val=&quot;184BD3AA&quot;/&gt;&lt;wsp:rsid wsp:val=&quot;184F15F3&quot;/&gt;&lt;wsp:rsid wsp:val=&quot;18564904&quot;/&gt;&lt;wsp:rsid wsp:val=&quot;1858993A&quot;/&gt;&lt;wsp:rsid wsp:val=&quot;1859FB7D&quot;/&gt;&lt;wsp:rsid wsp:val=&quot;185F1802&quot;/&gt;&lt;wsp:rsid wsp:val=&quot;18621993&quot;/&gt;&lt;wsp:rsid wsp:val=&quot;18712897&quot;/&gt;&lt;wsp:rsid wsp:val=&quot;1891138C&quot;/&gt;&lt;wsp:rsid wsp:val=&quot;18AF2654&quot;/&gt;&lt;wsp:rsid wsp:val=&quot;18B6F7B6&quot;/&gt;&lt;wsp:rsid wsp:val=&quot;18BF7815&quot;/&gt;&lt;wsp:rsid wsp:val=&quot;18C20B00&quot;/&gt;&lt;wsp:rsid wsp:val=&quot;18C92BDE&quot;/&gt;&lt;wsp:rsid wsp:val=&quot;18CD40A9&quot;/&gt;&lt;wsp:rsid wsp:val=&quot;18D1D0D6&quot;/&gt;&lt;wsp:rsid wsp:val=&quot;18DCFE24&quot;/&gt;&lt;wsp:rsid wsp:val=&quot;18EB1065&quot;/&gt;&lt;wsp:rsid wsp:val=&quot;18F14ACD&quot;/&gt;&lt;wsp:rsid wsp:val=&quot;18F82567&quot;/&gt;&lt;wsp:rsid wsp:val=&quot;18FEED7D&quot;/&gt;&lt;wsp:rsid wsp:val=&quot;190E4DBD&quot;/&gt;&lt;wsp:rsid wsp:val=&quot;19121487&quot;/&gt;&lt;wsp:rsid wsp:val=&quot;191827DA&quot;/&gt;&lt;wsp:rsid wsp:val=&quot;1918FD29&quot;/&gt;&lt;wsp:rsid wsp:val=&quot;19224A80&quot;/&gt;&lt;wsp:rsid wsp:val=&quot;1932214C&quot;/&gt;&lt;wsp:rsid wsp:val=&quot;194164D6&quot;/&gt;&lt;wsp:rsid wsp:val=&quot;194C5FA2&quot;/&gt;&lt;wsp:rsid wsp:val=&quot;194E8AB1&quot;/&gt;&lt;wsp:rsid wsp:val=&quot;194F53FF&quot;/&gt;&lt;wsp:rsid wsp:val=&quot;1958D450&quot;/&gt;&lt;wsp:rsid wsp:val=&quot;197E01EF&quot;/&gt;&lt;wsp:rsid wsp:val=&quot;198A3D39&quot;/&gt;&lt;wsp:rsid wsp:val=&quot;19A12DAC&quot;/&gt;&lt;wsp:rsid wsp:val=&quot;19A8B40A&quot;/&gt;&lt;wsp:rsid wsp:val=&quot;19AB3C7C&quot;/&gt;&lt;wsp:rsid wsp:val=&quot;19AE3B9D&quot;/&gt;&lt;wsp:rsid wsp:val=&quot;19C98617&quot;/&gt;&lt;wsp:rsid wsp:val=&quot;19DED358&quot;/&gt;&lt;wsp:rsid wsp:val=&quot;19EAE617&quot;/&gt;&lt;wsp:rsid wsp:val=&quot;1A08582C&quot;/&gt;&lt;wsp:rsid wsp:val=&quot;1A097072&quot;/&gt;&lt;wsp:rsid wsp:val=&quot;1A2A6000&quot;/&gt;&lt;wsp:rsid wsp:val=&quot;1A2BF7BB&quot;/&gt;&lt;wsp:rsid wsp:val=&quot;1A2F039A&quot;/&gt;&lt;wsp:rsid wsp:val=&quot;1A327F89&quot;/&gt;&lt;wsp:rsid wsp:val=&quot;1A3C0B2F&quot;/&gt;&lt;wsp:rsid wsp:val=&quot;1A413172&quot;/&gt;&lt;wsp:rsid wsp:val=&quot;1A41802B&quot;/&gt;&lt;wsp:rsid wsp:val=&quot;1A52E500&quot;/&gt;&lt;wsp:rsid wsp:val=&quot;1A59FE12&quot;/&gt;&lt;wsp:rsid wsp:val=&quot;1A5C8CB7&quot;/&gt;&lt;wsp:rsid wsp:val=&quot;1A64FC3F&quot;/&gt;&lt;wsp:rsid wsp:val=&quot;1A6518E5&quot;/&gt;&lt;wsp:rsid wsp:val=&quot;1A7FE0C3&quot;/&gt;&lt;wsp:rsid wsp:val=&quot;1A81F0A8&quot;/&gt;&lt;wsp:rsid wsp:val=&quot;1A8BF382&quot;/&gt;&lt;wsp:rsid wsp:val=&quot;1A9B3CD6&quot;/&gt;&lt;wsp:rsid wsp:val=&quot;1A9BE4AD&quot;/&gt;&lt;wsp:rsid wsp:val=&quot;1AB012F1&quot;/&gt;&lt;wsp:rsid wsp:val=&quot;1ABABE27&quot;/&gt;&lt;wsp:rsid wsp:val=&quot;1AC4B604&quot;/&gt;&lt;wsp:rsid wsp:val=&quot;1AC4C0F5&quot;/&gt;&lt;wsp:rsid wsp:val=&quot;1AC519C8&quot;/&gt;&lt;wsp:rsid wsp:val=&quot;1AC6813A&quot;/&gt;&lt;wsp:rsid wsp:val=&quot;1AC91513&quot;/&gt;&lt;wsp:rsid wsp:val=&quot;1AD9BB49&quot;/&gt;&lt;wsp:rsid wsp:val=&quot;1ADCDBBE&quot;/&gt;&lt;wsp:rsid wsp:val=&quot;1AE107DD&quot;/&gt;&lt;wsp:rsid wsp:val=&quot;1AEC447F&quot;/&gt;&lt;wsp:rsid wsp:val=&quot;1AF3908A&quot;/&gt;&lt;wsp:rsid wsp:val=&quot;1AFAB8B0&quot;/&gt;&lt;wsp:rsid wsp:val=&quot;1AFB8718&quot;/&gt;&lt;wsp:rsid wsp:val=&quot;1B055D59&quot;/&gt;&lt;wsp:rsid wsp:val=&quot;1B2C4594&quot;/&gt;&lt;wsp:rsid wsp:val=&quot;1B470CDD&quot;/&gt;&lt;wsp:rsid wsp:val=&quot;1B4B0CF6&quot;/&gt;&lt;wsp:rsid wsp:val=&quot;1B4C0118&quot;/&gt;&lt;wsp:rsid wsp:val=&quot;1B546CDD&quot;/&gt;&lt;wsp:rsid wsp:val=&quot;1B70050C&quot;/&gt;&lt;wsp:rsid wsp:val=&quot;1B830190&quot;/&gt;&lt;wsp:rsid wsp:val=&quot;1B84C7DF&quot;/&gt;&lt;wsp:rsid wsp:val=&quot;1B877582&quot;/&gt;&lt;wsp:rsid wsp:val=&quot;1B944447&quot;/&gt;&lt;wsp:rsid wsp:val=&quot;1BA0D097&quot;/&gt;&lt;wsp:rsid wsp:val=&quot;1BAA7732&quot;/&gt;&lt;wsp:rsid wsp:val=&quot;1BAAA4C0&quot;/&gt;&lt;wsp:rsid wsp:val=&quot;1BB2C896&quot;/&gt;&lt;wsp:rsid wsp:val=&quot;1BC9ACEC&quot;/&gt;&lt;wsp:rsid wsp:val=&quot;1BCC62B4&quot;/&gt;&lt;wsp:rsid wsp:val=&quot;1BD4A68A&quot;/&gt;&lt;wsp:rsid wsp:val=&quot;1BE37A27&quot;/&gt;&lt;wsp:rsid wsp:val=&quot;1BE6D6AE&quot;/&gt;&lt;wsp:rsid wsp:val=&quot;1BE9C993&quot;/&gt;&lt;wsp:rsid wsp:val=&quot;1C015C91&quot;/&gt;&lt;wsp:rsid wsp:val=&quot;1C1C001E&quot;/&gt;&lt;wsp:rsid wsp:val=&quot;1C1E8157&quot;/&gt;&lt;wsp:rsid wsp:val=&quot;1C1F28A7&quot;/&gt;&lt;wsp:rsid wsp:val=&quot;1C414D7D&quot;/&gt;&lt;wsp:rsid wsp:val=&quot;1C430C71&quot;/&gt;&lt;wsp:rsid wsp:val=&quot;1C64713A&quot;/&gt;&lt;wsp:rsid wsp:val=&quot;1C6CB88D&quot;/&gt;&lt;wsp:rsid wsp:val=&quot;1C6D0316&quot;/&gt;&lt;wsp:rsid wsp:val=&quot;1C735A3F&quot;/&gt;&lt;wsp:rsid wsp:val=&quot;1C840064&quot;/&gt;&lt;wsp:rsid wsp:val=&quot;1C9594DA&quot;/&gt;&lt;wsp:rsid wsp:val=&quot;1C95AEED&quot;/&gt;&lt;wsp:rsid wsp:val=&quot;1C975779&quot;/&gt;&lt;wsp:rsid wsp:val=&quot;1C9F47CD&quot;/&gt;&lt;wsp:rsid wsp:val=&quot;1CB4D8B1&quot;/&gt;&lt;wsp:rsid wsp:val=&quot;1CE5F263&quot;/&gt;&lt;wsp:rsid wsp:val=&quot;1CF90615&quot;/&gt;&lt;wsp:rsid wsp:val=&quot;1CFBC247&quot;/&gt;&lt;wsp:rsid wsp:val=&quot;1D0BC280&quot;/&gt;&lt;wsp:rsid wsp:val=&quot;1D0E2FF3&quot;/&gt;&lt;wsp:rsid wsp:val=&quot;1D16E46B&quot;/&gt;&lt;wsp:rsid wsp:val=&quot;1D216C14&quot;/&gt;&lt;wsp:rsid wsp:val=&quot;1D300CC8&quot;/&gt;&lt;wsp:rsid wsp:val=&quot;1D32B5F0&quot;/&gt;&lt;wsp:rsid wsp:val=&quot;1D3A028A&quot;/&gt;&lt;wsp:rsid wsp:val=&quot;1D4A3C78&quot;/&gt;&lt;wsp:rsid wsp:val=&quot;1D50DCEC&quot;/&gt;&lt;wsp:rsid wsp:val=&quot;1D5DBB11&quot;/&gt;&lt;wsp:rsid wsp:val=&quot;1D5EAE2E&quot;/&gt;&lt;wsp:rsid wsp:val=&quot;1D6B29F0&quot;/&gt;&lt;wsp:rsid wsp:val=&quot;1D70F8BE&quot;/&gt;&lt;wsp:rsid wsp:val=&quot;1D7174C4&quot;/&gt;&lt;wsp:rsid wsp:val=&quot;1D8754F8&quot;/&gt;&lt;wsp:rsid wsp:val=&quot;1D9C9D01&quot;/&gt;&lt;wsp:rsid wsp:val=&quot;1DA541F9&quot;/&gt;&lt;wsp:rsid wsp:val=&quot;1DB0DA96&quot;/&gt;&lt;wsp:rsid wsp:val=&quot;1DC227C6&quot;/&gt;&lt;wsp:rsid wsp:val=&quot;1DD74D4E&quot;/&gt;&lt;wsp:rsid wsp:val=&quot;1DDDA60F&quot;/&gt;&lt;wsp:rsid wsp:val=&quot;1DE00327&quot;/&gt;&lt;wsp:rsid wsp:val=&quot;1DE0AF27&quot;/&gt;&lt;wsp:rsid wsp:val=&quot;1DECACE9&quot;/&gt;&lt;wsp:rsid wsp:val=&quot;1E11C701&quot;/&gt;&lt;wsp:rsid wsp:val=&quot;1E23A6E5&quot;/&gt;&lt;wsp:rsid wsp:val=&quot;1E281B35&quot;/&gt;&lt;wsp:rsid wsp:val=&quot;1E3489A8&quot;/&gt;&lt;wsp:rsid wsp:val=&quot;1E3D6F1D&quot;/&gt;&lt;wsp:rsid wsp:val=&quot;1E645FF3&quot;/&gt;&lt;wsp:rsid wsp:val=&quot;1E67EC37&quot;/&gt;&lt;wsp:rsid wsp:val=&quot;1E6B9EB7&quot;/&gt;&lt;wsp:rsid wsp:val=&quot;1E6E3ACA&quot;/&gt;&lt;wsp:rsid wsp:val=&quot;1E7276B3&quot;/&gt;&lt;wsp:rsid wsp:val=&quot;1E7F4AA8&quot;/&gt;&lt;wsp:rsid wsp:val=&quot;1E8995FA&quot;/&gt;&lt;wsp:rsid wsp:val=&quot;1E8F102E&quot;/&gt;&lt;wsp:rsid wsp:val=&quot;1EA5324D&quot;/&gt;&lt;wsp:rsid wsp:val=&quot;1EA77C0A&quot;/&gt;&lt;wsp:rsid wsp:val=&quot;1EAAE261&quot;/&gt;&lt;wsp:rsid wsp:val=&quot;1EB1E7E4&quot;/&gt;&lt;wsp:rsid wsp:val=&quot;1EB2651F&quot;/&gt;&lt;wsp:rsid wsp:val=&quot;1EBCEEE5&quot;/&gt;&lt;wsp:rsid wsp:val=&quot;1EBD3CA0&quot;/&gt;&lt;wsp:rsid wsp:val=&quot;1EC3C239&quot;/&gt;&lt;wsp:rsid wsp:val=&quot;1EC3F783&quot;/&gt;&lt;wsp:rsid wsp:val=&quot;1ECCFD2F&quot;/&gt;&lt;wsp:rsid wsp:val=&quot;1ECE8DF8&quot;/&gt;&lt;wsp:rsid wsp:val=&quot;1ED378F3&quot;/&gt;&lt;wsp:rsid wsp:val=&quot;1ED8F4A2&quot;/&gt;&lt;wsp:rsid wsp:val=&quot;1EDE2540&quot;/&gt;&lt;wsp:rsid wsp:val=&quot;1EDED4CE&quot;/&gt;&lt;wsp:rsid wsp:val=&quot;1EE095E6&quot;/&gt;&lt;wsp:rsid wsp:val=&quot;1EE564A2&quot;/&gt;&lt;wsp:rsid wsp:val=&quot;1EEC7E80&quot;/&gt;&lt;wsp:rsid wsp:val=&quot;1EEEB2EE&quot;/&gt;&lt;wsp:rsid wsp:val=&quot;1EFFE081&quot;/&gt;&lt;wsp:rsid wsp:val=&quot;1F1A58C1&quot;/&gt;&lt;wsp:rsid wsp:val=&quot;1F236542&quot;/&gt;&lt;wsp:rsid wsp:val=&quot;1F24C28C&quot;/&gt;&lt;wsp:rsid wsp:val=&quot;1F26E188&quot;/&gt;&lt;wsp:rsid wsp:val=&quot;1F453086&quot;/&gt;&lt;wsp:rsid wsp:val=&quot;1F5BB0DF&quot;/&gt;&lt;wsp:rsid wsp:val=&quot;1F6B16A6&quot;/&gt;&lt;wsp:rsid wsp:val=&quot;1F6DB30E&quot;/&gt;&lt;wsp:rsid wsp:val=&quot;1F7B1045&quot;/&gt;&lt;wsp:rsid wsp:val=&quot;1F8C67B3&quot;/&gt;&lt;wsp:rsid wsp:val=&quot;1F961A31&quot;/&gt;&lt;wsp:rsid wsp:val=&quot;1F9B2303&quot;/&gt;&lt;wsp:rsid wsp:val=&quot;1FA67F9F&quot;/&gt;&lt;wsp:rsid wsp:val=&quot;1FC5828D&quot;/&gt;&lt;wsp:rsid wsp:val=&quot;1FC6B6B4&quot;/&gt;&lt;wsp:rsid wsp:val=&quot;1FCCB7E7&quot;/&gt;&lt;wsp:rsid wsp:val=&quot;1FD016AC&quot;/&gt;&lt;wsp:rsid wsp:val=&quot;1FEB6B14&quot;/&gt;&lt;wsp:rsid wsp:val=&quot;1FFB4CC5&quot;/&gt;&lt;wsp:rsid wsp:val=&quot;1FFD1995&quot;/&gt;&lt;wsp:rsid wsp:val=&quot;200D1774&quot;/&gt;&lt;wsp:rsid wsp:val=&quot;2017F58E&quot;/&gt;&lt;wsp:rsid wsp:val=&quot;201AADF7&quot;/&gt;&lt;wsp:rsid wsp:val=&quot;201C2C32&quot;/&gt;&lt;wsp:rsid wsp:val=&quot;2027F0EC&quot;/&gt;&lt;wsp:rsid wsp:val=&quot;204E852D&quot;/&gt;&lt;wsp:rsid wsp:val=&quot;20558011&quot;/&gt;&lt;wsp:rsid wsp:val=&quot;20571426&quot;/&gt;&lt;wsp:rsid wsp:val=&quot;20578821&quot;/&gt;&lt;wsp:rsid wsp:val=&quot;20582343&quot;/&gt;&lt;wsp:rsid wsp:val=&quot;2064D711&quot;/&gt;&lt;wsp:rsid wsp:val=&quot;206881B5&quot;/&gt;&lt;wsp:rsid wsp:val=&quot;206BD3F4&quot;/&gt;&lt;wsp:rsid wsp:val=&quot;2076865A&quot;/&gt;&lt;wsp:rsid wsp:val=&quot;207E6B51&quot;/&gt;&lt;wsp:rsid wsp:val=&quot;207E93B5&quot;/&gt;&lt;wsp:rsid wsp:val=&quot;20846EFA&quot;/&gt;&lt;wsp:rsid wsp:val=&quot;20AA75D0&quot;/&gt;&lt;wsp:rsid wsp:val=&quot;20AAF760&quot;/&gt;&lt;wsp:rsid wsp:val=&quot;20B5BEE2&quot;/&gt;&lt;wsp:rsid wsp:val=&quot;20B631D8&quot;/&gt;&lt;wsp:rsid wsp:val=&quot;20B9F4CC&quot;/&gt;&lt;wsp:rsid wsp:val=&quot;20C3BA5E&quot;/&gt;&lt;wsp:rsid wsp:val=&quot;20D4418C&quot;/&gt;&lt;wsp:rsid wsp:val=&quot;20DFBD4E&quot;/&gt;&lt;wsp:rsid wsp:val=&quot;20EF73FC&quot;/&gt;&lt;wsp:rsid wsp:val=&quot;20F3C623&quot;/&gt;&lt;wsp:rsid wsp:val=&quot;20FD1BC1&quot;/&gt;&lt;wsp:rsid wsp:val=&quot;21045ED2&quot;/&gt;&lt;wsp:rsid wsp:val=&quot;2107D3A0&quot;/&gt;&lt;wsp:rsid wsp:val=&quot;210D45BC&quot;/&gt;&lt;wsp:rsid wsp:val=&quot;21104E38&quot;/&gt;&lt;wsp:rsid wsp:val=&quot;2110E64E&quot;/&gt;&lt;wsp:rsid wsp:val=&quot;21158A16&quot;/&gt;&lt;wsp:rsid wsp:val=&quot;214554A9&quot;/&gt;&lt;wsp:rsid wsp:val=&quot;214F27F2&quot;/&gt;&lt;wsp:rsid wsp:val=&quot;2152C5A6&quot;/&gt;&lt;wsp:rsid wsp:val=&quot;2156EB0A&quot;/&gt;&lt;wsp:rsid wsp:val=&quot;2158F9BA&quot;/&gt;&lt;wsp:rsid wsp:val=&quot;21599C96&quot;/&gt;&lt;wsp:rsid wsp:val=&quot;215E241A&quot;/&gt;&lt;wsp:rsid wsp:val=&quot;21606511&quot;/&gt;&lt;wsp:rsid wsp:val=&quot;216BC77D&quot;/&gt;&lt;wsp:rsid wsp:val=&quot;21720A73&quot;/&gt;&lt;wsp:rsid wsp:val=&quot;2174C783&quot;/&gt;&lt;wsp:rsid wsp:val=&quot;21A85E8F&quot;/&gt;&lt;wsp:rsid wsp:val=&quot;21B65CD1&quot;/&gt;&lt;wsp:rsid wsp:val=&quot;21BFCA60&quot;/&gt;&lt;wsp:rsid wsp:val=&quot;21C7D1AE&quot;/&gt;&lt;wsp:rsid wsp:val=&quot;21D65F0E&quot;/&gt;&lt;wsp:rsid wsp:val=&quot;21DB76F9&quot;/&gt;&lt;wsp:rsid wsp:val=&quot;21E2FCE1&quot;/&gt;&lt;wsp:rsid wsp:val=&quot;21EA5D6E&quot;/&gt;&lt;wsp:rsid wsp:val=&quot;21EB5E43&quot;/&gt;&lt;wsp:rsid wsp:val=&quot;21F4F301&quot;/&gt;&lt;wsp:rsid wsp:val=&quot;21F935CF&quot;/&gt;&lt;wsp:rsid wsp:val=&quot;2201D0D2&quot;/&gt;&lt;wsp:rsid wsp:val=&quot;2209978A&quot;/&gt;&lt;wsp:rsid wsp:val=&quot;220DC55D&quot;/&gt;&lt;wsp:rsid wsp:val=&quot;220E33FB&quot;/&gt;&lt;wsp:rsid wsp:val=&quot;220E79A2&quot;/&gt;&lt;wsp:rsid wsp:val=&quot;2211136B&quot;/&gt;&lt;wsp:rsid wsp:val=&quot;221BF468&quot;/&gt;&lt;wsp:rsid wsp:val=&quot;22389768&quot;/&gt;&lt;wsp:rsid wsp:val=&quot;2254C80F&quot;/&gt;&lt;wsp:rsid wsp:val=&quot;22620488&quot;/&gt;&lt;wsp:rsid wsp:val=&quot;22834A90&quot;/&gt;&lt;wsp:rsid wsp:val=&quot;22931B19&quot;/&gt;&lt;wsp:rsid wsp:val=&quot;22A52ECB&quot;/&gt;&lt;wsp:rsid wsp:val=&quot;22C6762C&quot;/&gt;&lt;wsp:rsid wsp:val=&quot;22DC449A&quot;/&gt;&lt;wsp:rsid wsp:val=&quot;22F5B2D3&quot;/&gt;&lt;wsp:rsid wsp:val=&quot;22F88F99&quot;/&gt;&lt;wsp:rsid wsp:val=&quot;2305F755&quot;/&gt;&lt;wsp:rsid wsp:val=&quot;2308781B&quot;/&gt;&lt;wsp:rsid wsp:val=&quot;231AB9A9&quot;/&gt;&lt;wsp:rsid wsp:val=&quot;233E4605&quot;/&gt;&lt;wsp:rsid wsp:val=&quot;2344A736&quot;/&gt;&lt;wsp:rsid wsp:val=&quot;2359748D&quot;/&gt;&lt;wsp:rsid wsp:val=&quot;23632F12&quot;/&gt;&lt;wsp:rsid wsp:val=&quot;23661864&quot;/&gt;&lt;wsp:rsid wsp:val=&quot;2369CDD0&quot;/&gt;&lt;wsp:rsid wsp:val=&quot;2370DD7C&quot;/&gt;&lt;wsp:rsid wsp:val=&quot;23743B5D&quot;/&gt;&lt;wsp:rsid wsp:val=&quot;237F4ED2&quot;/&gt;&lt;wsp:rsid wsp:val=&quot;238283D8&quot;/&gt;&lt;wsp:rsid wsp:val=&quot;23883E5D&quot;/&gt;&lt;wsp:rsid wsp:val=&quot;2389AE43&quot;/&gt;&lt;wsp:rsid wsp:val=&quot;238CA269&quot;/&gt;&lt;wsp:rsid wsp:val=&quot;2394DB3A&quot;/&gt;&lt;wsp:rsid wsp:val=&quot;239BF0B3&quot;/&gt;&lt;wsp:rsid wsp:val=&quot;23B70081&quot;/&gt;&lt;wsp:rsid wsp:val=&quot;23B8D5C5&quot;/&gt;&lt;wsp:rsid wsp:val=&quot;23C03222&quot;/&gt;&lt;wsp:rsid wsp:val=&quot;23CA4A02&quot;/&gt;&lt;wsp:rsid wsp:val=&quot;23D537A1&quot;/&gt;&lt;wsp:rsid wsp:val=&quot;23D7B10D&quot;/&gt;&lt;wsp:rsid wsp:val=&quot;23DFA757&quot;/&gt;&lt;wsp:rsid wsp:val=&quot;23E3C712&quot;/&gt;&lt;wsp:rsid wsp:val=&quot;23EA76D3&quot;/&gt;&lt;wsp:rsid wsp:val=&quot;23EF3C0C&quot;/&gt;&lt;wsp:rsid wsp:val=&quot;23EFD3C5&quot;/&gt;&lt;wsp:rsid wsp:val=&quot;23F60B1C&quot;/&gt;&lt;wsp:rsid wsp:val=&quot;23FECCC2&quot;/&gt;&lt;wsp:rsid wsp:val=&quot;24014443&quot;/&gt;&lt;wsp:rsid wsp:val=&quot;2404A029&quot;/&gt;&lt;wsp:rsid wsp:val=&quot;240F46C2&quot;/&gt;&lt;wsp:rsid wsp:val=&quot;242CD1F1&quot;/&gt;&lt;wsp:rsid wsp:val=&quot;242E0E26&quot;/&gt;&lt;wsp:rsid wsp:val=&quot;2430C216&quot;/&gt;&lt;wsp:rsid wsp:val=&quot;24337F8E&quot;/&gt;&lt;wsp:rsid wsp:val=&quot;2434024F&quot;/&gt;&lt;wsp:rsid wsp:val=&quot;24382754&quot;/&gt;&lt;wsp:rsid wsp:val=&quot;2447639A&quot;/&gt;&lt;wsp:rsid wsp:val=&quot;2455A33D&quot;/&gt;&lt;wsp:rsid wsp:val=&quot;245D4367&quot;/&gt;&lt;wsp:rsid wsp:val=&quot;24770C1D&quot;/&gt;&lt;wsp:rsid wsp:val=&quot;2479F0C2&quot;/&gt;&lt;wsp:rsid wsp:val=&quot;24845699&quot;/&gt;&lt;wsp:rsid wsp:val=&quot;2494C961&quot;/&gt;&lt;wsp:rsid wsp:val=&quot;2496C609&quot;/&gt;&lt;wsp:rsid wsp:val=&quot;249C01B6&quot;/&gt;&lt;wsp:rsid wsp:val=&quot;24A66570&quot;/&gt;&lt;wsp:rsid wsp:val=&quot;24A70584&quot;/&gt;&lt;wsp:rsid wsp:val=&quot;24C79D24&quot;/&gt;&lt;wsp:rsid wsp:val=&quot;24CCA111&quot;/&gt;&lt;wsp:rsid wsp:val=&quot;24D1BC84&quot;/&gt;&lt;wsp:rsid wsp:val=&quot;24DF11E9&quot;/&gt;&lt;wsp:rsid wsp:val=&quot;24E9276B&quot;/&gt;&lt;wsp:rsid wsp:val=&quot;24FCAFE9&quot;/&gt;&lt;wsp:rsid wsp:val=&quot;2501A9B1&quot;/&gt;&lt;wsp:rsid wsp:val=&quot;25059E31&quot;/&gt;&lt;wsp:rsid wsp:val=&quot;2505C0E1&quot;/&gt;&lt;wsp:rsid wsp:val=&quot;25161E6F&quot;/&gt;&lt;wsp:rsid wsp:val=&quot;2519982A&quot;/&gt;&lt;wsp:rsid wsp:val=&quot;25311F67&quot;/&gt;&lt;wsp:rsid wsp:val=&quot;25322FD4&quot;/&gt;&lt;wsp:rsid wsp:val=&quot;25367B2E&quot;/&gt;&lt;wsp:rsid wsp:val=&quot;253C2DCA&quot;/&gt;&lt;wsp:rsid wsp:val=&quot;253CA854&quot;/&gt;&lt;wsp:rsid wsp:val=&quot;2547A957&quot;/&gt;&lt;wsp:rsid wsp:val=&quot;25517000&quot;/&gt;&lt;wsp:rsid wsp:val=&quot;25584C43&quot;/&gt;&lt;wsp:rsid wsp:val=&quot;255E4066&quot;/&gt;&lt;wsp:rsid wsp:val=&quot;25641465&quot;/&gt;&lt;wsp:rsid wsp:val=&quot;2573A491&quot;/&gt;&lt;wsp:rsid wsp:val=&quot;257A9D2D&quot;/&gt;&lt;wsp:rsid wsp:val=&quot;257F372D&quot;/&gt;&lt;wsp:rsid wsp:val=&quot;258687DF&quot;/&gt;&lt;wsp:rsid wsp:val=&quot;258B800D&quot;/&gt;&lt;wsp:rsid wsp:val=&quot;2590DEDF&quot;/&gt;&lt;wsp:rsid wsp:val=&quot;25953300&quot;/&gt;&lt;wsp:rsid wsp:val=&quot;25ACBC2C&quot;/&gt;&lt;wsp:rsid wsp:val=&quot;25DF4376&quot;/&gt;&lt;wsp:rsid wsp:val=&quot;25E5DD03&quot;/&gt;&lt;wsp:rsid wsp:val=&quot;2606692B&quot;/&gt;&lt;wsp:rsid wsp:val=&quot;2608E537&quot;/&gt;&lt;wsp:rsid wsp:val=&quot;2612B4C3&quot;/&gt;&lt;wsp:rsid wsp:val=&quot;2615C123&quot;/&gt;&lt;wsp:rsid wsp:val=&quot;26188E48&quot;/&gt;&lt;wsp:rsid wsp:val=&quot;2631926F&quot;/&gt;&lt;wsp:rsid wsp:val=&quot;2639B0AC&quot;/&gt;&lt;wsp:rsid wsp:val=&quot;264D1AA9&quot;/&gt;&lt;wsp:rsid wsp:val=&quot;26514127&quot;/&gt;&lt;wsp:rsid wsp:val=&quot;265212AD&quot;/&gt;&lt;wsp:rsid wsp:val=&quot;265352D1&quot;/&gt;&lt;wsp:rsid wsp:val=&quot;2655BAAD&quot;/&gt;&lt;wsp:rsid wsp:val=&quot;26605A40&quot;/&gt;&lt;wsp:rsid wsp:val=&quot;2664603B&quot;/&gt;&lt;wsp:rsid wsp:val=&quot;266BF2CF&quot;/&gt;&lt;wsp:rsid wsp:val=&quot;267F09D1&quot;/&gt;&lt;wsp:rsid wsp:val=&quot;26800474&quot;/&gt;&lt;wsp:rsid wsp:val=&quot;268D2666&quot;/&gt;&lt;wsp:rsid wsp:val=&quot;26910C3D&quot;/&gt;&lt;wsp:rsid wsp:val=&quot;2691555B&quot;/&gt;&lt;wsp:rsid wsp:val=&quot;2691F485&quot;/&gt;&lt;wsp:rsid wsp:val=&quot;26A3C083&quot;/&gt;&lt;wsp:rsid wsp:val=&quot;26BDC6B1&quot;/&gt;&lt;wsp:rsid wsp:val=&quot;26C73A2F&quot;/&gt;&lt;wsp:rsid wsp:val=&quot;26C9A266&quot;/&gt;&lt;wsp:rsid wsp:val=&quot;26CD4F08&quot;/&gt;&lt;wsp:rsid wsp:val=&quot;26D6F6EE&quot;/&gt;&lt;wsp:rsid wsp:val=&quot;26DDBA88&quot;/&gt;&lt;wsp:rsid wsp:val=&quot;26E7A7B9&quot;/&gt;&lt;wsp:rsid wsp:val=&quot;26F07687&quot;/&gt;&lt;wsp:rsid wsp:val=&quot;26F64DC8&quot;/&gt;&lt;wsp:rsid wsp:val=&quot;26FDDC08&quot;/&gt;&lt;wsp:rsid wsp:val=&quot;2716DEE5&quot;/&gt;&lt;wsp:rsid wsp:val=&quot;27176E96&quot;/&gt;&lt;wsp:rsid wsp:val=&quot;2724042D&quot;/&gt;&lt;wsp:rsid wsp:val=&quot;2724EF4C&quot;/&gt;&lt;wsp:rsid wsp:val=&quot;27254BB7&quot;/&gt;&lt;wsp:rsid wsp:val=&quot;272DCB42&quot;/&gt;&lt;wsp:rsid wsp:val=&quot;273C901C&quot;/&gt;&lt;wsp:rsid wsp:val=&quot;273CFC36&quot;/&gt;&lt;wsp:rsid wsp:val=&quot;27461D5E&quot;/&gt;&lt;wsp:rsid wsp:val=&quot;274C0B09&quot;/&gt;&lt;wsp:rsid wsp:val=&quot;27516AD2&quot;/&gt;&lt;wsp:rsid wsp:val=&quot;276B8962&quot;/&gt;&lt;wsp:rsid wsp:val=&quot;277C3E6B&quot;/&gt;&lt;wsp:rsid wsp:val=&quot;277EA951&quot;/&gt;&lt;wsp:rsid wsp:val=&quot;278327C2&quot;/&gt;&lt;wsp:rsid wsp:val=&quot;2798AEF7&quot;/&gt;&lt;wsp:rsid wsp:val=&quot;27995F7C&quot;/&gt;&lt;wsp:rsid wsp:val=&quot;27A20663&quot;/&gt;&lt;wsp:rsid wsp:val=&quot;27A2398C&quot;/&gt;&lt;wsp:rsid wsp:val=&quot;27AC0604&quot;/&gt;&lt;wsp:rsid wsp:val=&quot;27AFB5BD&quot;/&gt;&lt;wsp:rsid wsp:val=&quot;27B114DA&quot;/&gt;&lt;wsp:rsid wsp:val=&quot;27B2F0E8&quot;/&gt;&lt;wsp:rsid wsp:val=&quot;27FA4637&quot;/&gt;&lt;wsp:rsid wsp:val=&quot;280A58B8&quot;/&gt;&lt;wsp:rsid wsp:val=&quot;28109A41&quot;/&gt;&lt;wsp:rsid wsp:val=&quot;283720E5&quot;/&gt;&lt;wsp:rsid wsp:val=&quot;283846C5&quot;/&gt;&lt;wsp:rsid wsp:val=&quot;283E5B22&quot;/&gt;&lt;wsp:rsid wsp:val=&quot;28504627&quot;/&gt;&lt;wsp:rsid wsp:val=&quot;2853F23B&quot;/&gt;&lt;wsp:rsid wsp:val=&quot;2861CC50&quot;/&gt;&lt;wsp:rsid wsp:val=&quot;2876D039&quot;/&gt;&lt;wsp:rsid wsp:val=&quot;287B9010&quot;/&gt;&lt;wsp:rsid wsp:val=&quot;288910C2&quot;/&gt;&lt;wsp:rsid wsp:val=&quot;288C46E8&quot;/&gt;&lt;wsp:rsid wsp:val=&quot;28A8F111&quot;/&gt;&lt;wsp:rsid wsp:val=&quot;28AD59ED&quot;/&gt;&lt;wsp:rsid wsp:val=&quot;28B062E9&quot;/&gt;&lt;wsp:rsid wsp:val=&quot;28B7C0F6&quot;/&gt;&lt;wsp:rsid wsp:val=&quot;28C44FBF&quot;/&gt;&lt;wsp:rsid wsp:val=&quot;28CBA0BF&quot;/&gt;&lt;wsp:rsid wsp:val=&quot;28CD1B80&quot;/&gt;&lt;wsp:rsid wsp:val=&quot;28CD3829&quot;/&gt;&lt;wsp:rsid wsp:val=&quot;28E3646A&quot;/&gt;&lt;wsp:rsid wsp:val=&quot;28F2911E&quot;/&gt;&lt;wsp:rsid wsp:val=&quot;291734F7&quot;/&gt;&lt;wsp:rsid wsp:val=&quot;29236BBB&quot;/&gt;&lt;wsp:rsid wsp:val=&quot;292E5382&quot;/&gt;&lt;wsp:rsid wsp:val=&quot;29391DA4&quot;/&gt;&lt;wsp:rsid wsp:val=&quot;29394325&quot;/&gt;&lt;wsp:rsid wsp:val=&quot;293A8B97&quot;/&gt;&lt;wsp:rsid wsp:val=&quot;295870CD&quot;/&gt;&lt;wsp:rsid wsp:val=&quot;2962F1F8&quot;/&gt;&lt;wsp:rsid wsp:val=&quot;296613B8&quot;/&gt;&lt;wsp:rsid wsp:val=&quot;297DDCBE&quot;/&gt;&lt;wsp:rsid wsp:val=&quot;2984EC73&quot;/&gt;&lt;wsp:rsid wsp:val=&quot;298C261F&quot;/&gt;&lt;wsp:rsid wsp:val=&quot;2993EBA5&quot;/&gt;&lt;wsp:rsid wsp:val=&quot;299964C3&quot;/&gt;&lt;wsp:rsid wsp:val=&quot;29AA7AB9&quot;/&gt;&lt;wsp:rsid wsp:val=&quot;29B56518&quot;/&gt;&lt;wsp:rsid wsp:val=&quot;29BF93D4&quot;/&gt;&lt;wsp:rsid wsp:val=&quot;29C6C55A&quot;/&gt;&lt;wsp:rsid wsp:val=&quot;29D90F54&quot;/&gt;&lt;wsp:rsid wsp:val=&quot;29F50CC7&quot;/&gt;&lt;wsp:rsid wsp:val=&quot;29F8BF29&quot;/&gt;&lt;wsp:rsid wsp:val=&quot;2A04749C&quot;/&gt;&lt;wsp:rsid wsp:val=&quot;2A165FB0&quot;/&gt;&lt;wsp:rsid wsp:val=&quot;2A2B0223&quot;/&gt;&lt;wsp:rsid wsp:val=&quot;2A4B4716&quot;/&gt;&lt;wsp:rsid wsp:val=&quot;2A56768C&quot;/&gt;&lt;wsp:rsid wsp:val=&quot;2A5CA4F8&quot;/&gt;&lt;wsp:rsid wsp:val=&quot;2A66F3A3&quot;/&gt;&lt;wsp:rsid wsp:val=&quot;2A6E08C2&quot;/&gt;&lt;wsp:rsid wsp:val=&quot;2A6FCC41&quot;/&gt;&lt;wsp:rsid wsp:val=&quot;2A75316E&quot;/&gt;&lt;wsp:rsid wsp:val=&quot;2A79F5F3&quot;/&gt;&lt;wsp:rsid wsp:val=&quot;2A7F0E40&quot;/&gt;&lt;wsp:rsid wsp:val=&quot;2A8B5C39&quot;/&gt;&lt;wsp:rsid wsp:val=&quot;2A937F80&quot;/&gt;&lt;wsp:rsid wsp:val=&quot;2AA0686C&quot;/&gt;&lt;wsp:rsid wsp:val=&quot;2AACE6B1&quot;/&gt;&lt;wsp:rsid wsp:val=&quot;2AD2D434&quot;/&gt;&lt;wsp:rsid wsp:val=&quot;2AF547FD&quot;/&gt;&lt;wsp:rsid wsp:val=&quot;2AF85B47&quot;/&gt;&lt;wsp:rsid wsp:val=&quot;2AFEDF42&quot;/&gt;&lt;wsp:rsid wsp:val=&quot;2B0D95C3&quot;/&gt;&lt;wsp:rsid wsp:val=&quot;2B0DD31C&quot;/&gt;&lt;wsp:rsid wsp:val=&quot;2B21D4D0&quot;/&gt;&lt;wsp:rsid wsp:val=&quot;2B350D16&quot;/&gt;&lt;wsp:rsid wsp:val=&quot;2B3B0221&quot;/&gt;&lt;wsp:rsid wsp:val=&quot;2B49C182&quot;/&gt;&lt;wsp:rsid wsp:val=&quot;2B77E14F&quot;/&gt;&lt;wsp:rsid wsp:val=&quot;2B800F42&quot;/&gt;&lt;wsp:rsid wsp:val=&quot;2B9D0F89&quot;/&gt;&lt;wsp:rsid wsp:val=&quot;2BAC9EA7&quot;/&gt;&lt;wsp:rsid wsp:val=&quot;2BB0C7CA&quot;/&gt;&lt;wsp:rsid wsp:val=&quot;2BC4C728&quot;/&gt;&lt;wsp:rsid wsp:val=&quot;2BC88871&quot;/&gt;&lt;wsp:rsid wsp:val=&quot;2BCAED78&quot;/&gt;&lt;wsp:rsid wsp:val=&quot;2BCF1C96&quot;/&gt;&lt;wsp:rsid wsp:val=&quot;2BDB1972&quot;/&gt;&lt;wsp:rsid wsp:val=&quot;2BE4A74A&quot;/&gt;&lt;wsp:rsid wsp:val=&quot;2C0038E7&quot;/&gt;&lt;wsp:rsid wsp:val=&quot;2C00E2B6&quot;/&gt;&lt;wsp:rsid wsp:val=&quot;2C068E24&quot;/&gt;&lt;wsp:rsid wsp:val=&quot;2C07A6E9&quot;/&gt;&lt;wsp:rsid wsp:val=&quot;2C098F16&quot;/&gt;&lt;wsp:rsid wsp:val=&quot;2C1DEF37&quot;/&gt;&lt;wsp:rsid wsp:val=&quot;2C24FE5D&quot;/&gt;&lt;wsp:rsid wsp:val=&quot;2C2F9291&quot;/&gt;&lt;wsp:rsid wsp:val=&quot;2C4E2D20&quot;/&gt;&lt;wsp:rsid wsp:val=&quot;2C658523&quot;/&gt;&lt;wsp:rsid wsp:val=&quot;2C75AAAF&quot;/&gt;&lt;wsp:rsid wsp:val=&quot;2C828363&quot;/&gt;&lt;wsp:rsid wsp:val=&quot;2C91DBE6&quot;/&gt;&lt;wsp:rsid wsp:val=&quot;2CA504A6&quot;/&gt;&lt;wsp:rsid wsp:val=&quot;2CA537D1&quot;/&gt;&lt;wsp:rsid wsp:val=&quot;2CAA4D6D&quot;/&gt;&lt;wsp:rsid wsp:val=&quot;2CC39146&quot;/&gt;&lt;wsp:rsid wsp:val=&quot;2CC7D2A6&quot;/&gt;&lt;wsp:rsid wsp:val=&quot;2CE4134B&quot;/&gt;&lt;wsp:rsid wsp:val=&quot;2CF76CE3&quot;/&gt;&lt;wsp:rsid wsp:val=&quot;2CFC927A&quot;/&gt;&lt;wsp:rsid wsp:val=&quot;2D1D26BF&quot;/&gt;&lt;wsp:rsid wsp:val=&quot;2D25AC12&quot;/&gt;&lt;wsp:rsid wsp:val=&quot;2D2A74E5&quot;/&gt;&lt;wsp:rsid wsp:val=&quot;2D2E4E4C&quot;/&gt;&lt;wsp:rsid wsp:val=&quot;2D34F5BB&quot;/&gt;&lt;wsp:rsid wsp:val=&quot;2D6517D0&quot;/&gt;&lt;wsp:rsid wsp:val=&quot;2D66802F&quot;/&gt;&lt;wsp:rsid wsp:val=&quot;2D6765DF&quot;/&gt;&lt;wsp:rsid wsp:val=&quot;2D695A2F&quot;/&gt;&lt;wsp:rsid wsp:val=&quot;2D6A0EFF&quot;/&gt;&lt;wsp:rsid wsp:val=&quot;2D6B3E98&quot;/&gt;&lt;wsp:rsid wsp:val=&quot;2D6B9639&quot;/&gt;&lt;wsp:rsid wsp:val=&quot;2D706DA5&quot;/&gt;&lt;wsp:rsid wsp:val=&quot;2D78E930&quot;/&gt;&lt;wsp:rsid wsp:val=&quot;2D88C81A&quot;/&gt;&lt;wsp:rsid wsp:val=&quot;2D8ADBD0&quot;/&gt;&lt;wsp:rsid wsp:val=&quot;2DAE9B72&quot;/&gt;&lt;wsp:rsid wsp:val=&quot;2DAF8276&quot;/&gt;&lt;wsp:rsid wsp:val=&quot;2DAFC6AF&quot;/&gt;&lt;wsp:rsid wsp:val=&quot;2DD27FA1&quot;/&gt;&lt;wsp:rsid wsp:val=&quot;2DD95805&quot;/&gt;&lt;wsp:rsid wsp:val=&quot;2DDF768F&quot;/&gt;&lt;wsp:rsid wsp:val=&quot;2DE9E448&quot;/&gt;&lt;wsp:rsid wsp:val=&quot;2DEE92F5&quot;/&gt;&lt;wsp:rsid wsp:val=&quot;2E018FEF&quot;/&gt;&lt;wsp:rsid wsp:val=&quot;2E0F59E6&quot;/&gt;&lt;wsp:rsid wsp:val=&quot;2E149DA7&quot;/&gt;&lt;wsp:rsid wsp:val=&quot;2E20D308&quot;/&gt;&lt;wsp:rsid wsp:val=&quot;2E228881&quot;/&gt;&lt;wsp:rsid wsp:val=&quot;2E2D7B25&quot;/&gt;&lt;wsp:rsid wsp:val=&quot;2E42D6B0&quot;/&gt;&lt;wsp:rsid wsp:val=&quot;2E494A66&quot;/&gt;&lt;wsp:rsid wsp:val=&quot;2E5A7528&quot;/&gt;&lt;wsp:rsid wsp:val=&quot;2E65B3CC&quot;/&gt;&lt;wsp:rsid wsp:val=&quot;2E6AB6CF&quot;/&gt;&lt;wsp:rsid wsp:val=&quot;2E815189&quot;/&gt;&lt;wsp:rsid wsp:val=&quot;2E9EF453&quot;/&gt;&lt;wsp:rsid wsp:val=&quot;2EAF97B2&quot;/&gt;&lt;wsp:rsid wsp:val=&quot;2EB90B4F&quot;/&gt;&lt;wsp:rsid wsp:val=&quot;2EC669A3&quot;/&gt;&lt;wsp:rsid wsp:val=&quot;2ECDA754&quot;/&gt;&lt;wsp:rsid wsp:val=&quot;2ED21DC4&quot;/&gt;&lt;wsp:rsid wsp:val=&quot;2ED23D8A&quot;/&gt;&lt;wsp:rsid wsp:val=&quot;2EE148C9&quot;/&gt;&lt;wsp:rsid wsp:val=&quot;2EECE15E&quot;/&gt;&lt;wsp:rsid wsp:val=&quot;2EF6B862&quot;/&gt;&lt;wsp:rsid wsp:val=&quot;2F0F4782&quot;/&gt;&lt;wsp:rsid wsp:val=&quot;2F22BF5D&quot;/&gt;&lt;wsp:rsid wsp:val=&quot;2F275C72&quot;/&gt;&lt;wsp:rsid wsp:val=&quot;2F2A589C&quot;/&gt;&lt;wsp:rsid wsp:val=&quot;2F35501B&quot;/&gt;&lt;wsp:rsid wsp:val=&quot;2F3945D9&quot;/&gt;&lt;wsp:rsid wsp:val=&quot;2F5A2503&quot;/&gt;&lt;wsp:rsid wsp:val=&quot;2F5F1677&quot;/&gt;&lt;wsp:rsid wsp:val=&quot;2F60B83E&quot;/&gt;&lt;wsp:rsid wsp:val=&quot;2F65615B&quot;/&gt;&lt;wsp:rsid wsp:val=&quot;2F669719&quot;/&gt;&lt;wsp:rsid wsp:val=&quot;2F703541&quot;/&gt;&lt;wsp:rsid wsp:val=&quot;2F8A0229&quot;/&gt;&lt;wsp:rsid wsp:val=&quot;2F986DBC&quot;/&gt;&lt;wsp:rsid wsp:val=&quot;2F9B0251&quot;/&gt;&lt;wsp:rsid wsp:val=&quot;2FA0DFDC&quot;/&gt;&lt;wsp:rsid wsp:val=&quot;2FAA7A19&quot;/&gt;&lt;wsp:rsid wsp:val=&quot;2FBF4C58&quot;/&gt;&lt;wsp:rsid wsp:val=&quot;2FC7E911&quot;/&gt;&lt;wsp:rsid wsp:val=&quot;2FD029DC&quot;/&gt;&lt;wsp:rsid wsp:val=&quot;2FE791DE&quot;/&gt;&lt;wsp:rsid wsp:val=&quot;2FE95AA0&quot;/&gt;&lt;wsp:rsid wsp:val=&quot;2FF36EF2&quot;/&gt;&lt;wsp:rsid wsp:val=&quot;3010BB8F&quot;/&gt;&lt;wsp:rsid wsp:val=&quot;3019FAD4&quot;/&gt;&lt;wsp:rsid wsp:val=&quot;302A304D&quot;/&gt;&lt;wsp:rsid wsp:val=&quot;30376E23&quot;/&gt;&lt;wsp:rsid wsp:val=&quot;3039D2EA&quot;/&gt;&lt;wsp:rsid wsp:val=&quot;30496D07&quot;/&gt;&lt;wsp:rsid wsp:val=&quot;3064B0D7&quot;/&gt;&lt;wsp:rsid wsp:val=&quot;306E8420&quot;/&gt;&lt;wsp:rsid wsp:val=&quot;30721D20&quot;/&gt;&lt;wsp:rsid wsp:val=&quot;30764D18&quot;/&gt;&lt;wsp:rsid wsp:val=&quot;307912F5&quot;/&gt;&lt;wsp:rsid wsp:val=&quot;30899F65&quot;/&gt;&lt;wsp:rsid wsp:val=&quot;30966F3E&quot;/&gt;&lt;wsp:rsid wsp:val=&quot;30975BC2&quot;/&gt;&lt;wsp:rsid wsp:val=&quot;30A2AEC9&quot;/&gt;&lt;wsp:rsid wsp:val=&quot;30AC5F86&quot;/&gt;&lt;wsp:rsid wsp:val=&quot;30AF2CFB&quot;/&gt;&lt;wsp:rsid wsp:val=&quot;30B617EB&quot;/&gt;&lt;wsp:rsid wsp:val=&quot;30B6C16B&quot;/&gt;&lt;wsp:rsid wsp:val=&quot;30BEDC06&quot;/&gt;&lt;wsp:rsid wsp:val=&quot;30C19E09&quot;/&gt;&lt;wsp:rsid wsp:val=&quot;30C926F4&quot;/&gt;&lt;wsp:rsid wsp:val=&quot;30CBC0B1&quot;/&gt;&lt;wsp:rsid wsp:val=&quot;30CC1A4C&quot;/&gt;&lt;wsp:rsid wsp:val=&quot;31008247&quot;/&gt;&lt;wsp:rsid wsp:val=&quot;3102B81A&quot;/&gt;&lt;wsp:rsid wsp:val=&quot;31070069&quot;/&gt;&lt;wsp:rsid wsp:val=&quot;31100062&quot;/&gt;&lt;wsp:rsid wsp:val=&quot;311E9B37&quot;/&gt;&lt;wsp:rsid wsp:val=&quot;3120B0F6&quot;/&gt;&lt;wsp:rsid wsp:val=&quot;312CCB94&quot;/&gt;&lt;wsp:rsid wsp:val=&quot;312ECA5E&quot;/&gt;&lt;wsp:rsid wsp:val=&quot;3132B8E0&quot;/&gt;&lt;wsp:rsid wsp:val=&quot;3136E8FB&quot;/&gt;&lt;wsp:rsid wsp:val=&quot;3145B6A2&quot;/&gt;&lt;wsp:rsid wsp:val=&quot;314C36B5&quot;/&gt;&lt;wsp:rsid wsp:val=&quot;31580DA1&quot;/&gt;&lt;wsp:rsid wsp:val=&quot;315873CA&quot;/&gt;&lt;wsp:rsid wsp:val=&quot;31621B43&quot;/&gt;&lt;wsp:rsid wsp:val=&quot;317F3EB4&quot;/&gt;&lt;wsp:rsid wsp:val=&quot;31849D02&quot;/&gt;&lt;wsp:rsid wsp:val=&quot;31C6ED79&quot;/&gt;&lt;wsp:rsid wsp:val=&quot;31CB4A18&quot;/&gt;&lt;wsp:rsid wsp:val=&quot;31CC150B&quot;/&gt;&lt;wsp:rsid wsp:val=&quot;31DF2D33&quot;/&gt;&lt;wsp:rsid wsp:val=&quot;31E53D68&quot;/&gt;&lt;wsp:rsid wsp:val=&quot;31E6764F&quot;/&gt;&lt;wsp:rsid wsp:val=&quot;31EF8F4C&quot;/&gt;&lt;wsp:rsid wsp:val=&quot;31FE7D80&quot;/&gt;&lt;wsp:rsid wsp:val=&quot;3204B2EA&quot;/&gt;&lt;wsp:rsid wsp:val=&quot;320881F3&quot;/&gt;&lt;wsp:rsid wsp:val=&quot;320AB5D4&quot;/&gt;&lt;wsp:rsid wsp:val=&quot;3210EC07&quot;/&gt;&lt;wsp:rsid wsp:val=&quot;32240D9E&quot;/&gt;&lt;wsp:rsid wsp:val=&quot;32267BF3&quot;/&gt;&lt;wsp:rsid wsp:val=&quot;322F1ED5&quot;/&gt;&lt;wsp:rsid wsp:val=&quot;32310175&quot;/&gt;&lt;wsp:rsid wsp:val=&quot;32563261&quot;/&gt;&lt;wsp:rsid wsp:val=&quot;325B86FC&quot;/&gt;&lt;wsp:rsid wsp:val=&quot;32635CB9&quot;/&gt;&lt;wsp:rsid wsp:val=&quot;32637ADB&quot;/&gt;&lt;wsp:rsid wsp:val=&quot;326C3AF0&quot;/&gt;&lt;wsp:rsid wsp:val=&quot;326F9EBB&quot;/&gt;&lt;wsp:rsid wsp:val=&quot;32A1E962&quot;/&gt;&lt;wsp:rsid wsp:val=&quot;32B16746&quot;/&gt;&lt;wsp:rsid wsp:val=&quot;32B23B50&quot;/&gt;&lt;wsp:rsid wsp:val=&quot;32B82641&quot;/&gt;&lt;wsp:rsid wsp:val=&quot;32C218C6&quot;/&gt;&lt;wsp:rsid wsp:val=&quot;32C3E174&quot;/&gt;&lt;wsp:rsid wsp:val=&quot;32C4600B&quot;/&gt;&lt;wsp:rsid wsp:val=&quot;32D781F6&quot;/&gt;&lt;wsp:rsid wsp:val=&quot;32DA034C&quot;/&gt;&lt;wsp:rsid wsp:val=&quot;32E0CAEE&quot;/&gt;&lt;wsp:rsid wsp:val=&quot;32EE2B0F&quot;/&gt;&lt;wsp:rsid wsp:val=&quot;32F11DDA&quot;/&gt;&lt;wsp:rsid wsp:val=&quot;32F3B2D0&quot;/&gt;&lt;wsp:rsid wsp:val=&quot;32F541DC&quot;/&gt;&lt;wsp:rsid wsp:val=&quot;32F6102F&quot;/&gt;&lt;wsp:rsid wsp:val=&quot;32F71142&quot;/&gt;&lt;wsp:rsid wsp:val=&quot;32FA57BF&quot;/&gt;&lt;wsp:rsid wsp:val=&quot;33034879&quot;/&gt;&lt;wsp:rsid wsp:val=&quot;33126453&quot;/&gt;&lt;wsp:rsid wsp:val=&quot;3318E073&quot;/&gt;&lt;wsp:rsid wsp:val=&quot;332854FA&quot;/&gt;&lt;wsp:rsid wsp:val=&quot;332BA9B6&quot;/&gt;&lt;wsp:rsid wsp:val=&quot;33330EB2&quot;/&gt;&lt;wsp:rsid wsp:val=&quot;33422D7F&quot;/&gt;&lt;wsp:rsid wsp:val=&quot;3349BAFF&quot;/&gt;&lt;wsp:rsid wsp:val=&quot;334EA2B1&quot;/&gt;&lt;wsp:rsid wsp:val=&quot;335A2045&quot;/&gt;&lt;wsp:rsid wsp:val=&quot;335CD98C&quot;/&gt;&lt;wsp:rsid wsp:val=&quot;3362BDDA&quot;/&gt;&lt;wsp:rsid wsp:val=&quot;336B533B&quot;/&gt;&lt;wsp:rsid wsp:val=&quot;3370291A&quot;/&gt;&lt;wsp:rsid wsp:val=&quot;33703012&quot;/&gt;&lt;wsp:rsid wsp:val=&quot;3370EE9D&quot;/&gt;&lt;wsp:rsid wsp:val=&quot;33792476&quot;/&gt;&lt;wsp:rsid wsp:val=&quot;338EB1EE&quot;/&gt;&lt;wsp:rsid wsp:val=&quot;339C5199&quot;/&gt;&lt;wsp:rsid wsp:val=&quot;339D4A46&quot;/&gt;&lt;wsp:rsid wsp:val=&quot;33A9BE4C&quot;/&gt;&lt;wsp:rsid wsp:val=&quot;33B86E6C&quot;/&gt;&lt;wsp:rsid wsp:val=&quot;33EB2948&quot;/&gt;&lt;wsp:rsid wsp:val=&quot;33FFB5B8&quot;/&gt;&lt;wsp:rsid wsp:val=&quot;340086BF&quot;/&gt;&lt;wsp:rsid wsp:val=&quot;340FD379&quot;/&gt;&lt;wsp:rsid wsp:val=&quot;3429EFD5&quot;/&gt;&lt;wsp:rsid wsp:val=&quot;3457F7D7&quot;/&gt;&lt;wsp:rsid wsp:val=&quot;345B542B&quot;/&gt;&lt;wsp:rsid wsp:val=&quot;3462AF77&quot;/&gt;&lt;wsp:rsid wsp:val=&quot;346B6D54&quot;/&gt;&lt;wsp:rsid wsp:val=&quot;34718779&quot;/&gt;&lt;wsp:rsid wsp:val=&quot;347931EE&quot;/&gt;&lt;wsp:rsid wsp:val=&quot;3496264B&quot;/&gt;&lt;wsp:rsid wsp:val=&quot;34CF20FC&quot;/&gt;&lt;wsp:rsid wsp:val=&quot;34DDE599&quot;/&gt;&lt;wsp:rsid wsp:val=&quot;34EC1980&quot;/&gt;&lt;wsp:rsid wsp:val=&quot;350DC37E&quot;/&gt;&lt;wsp:rsid wsp:val=&quot;3519AAE9&quot;/&gt;&lt;wsp:rsid wsp:val=&quot;35234715&quot;/&gt;&lt;wsp:rsid wsp:val=&quot;35273518&quot;/&gt;&lt;wsp:rsid wsp:val=&quot;3530EF26&quot;/&gt;&lt;wsp:rsid wsp:val=&quot;3549203B&quot;/&gt;&lt;wsp:rsid wsp:val=&quot;354C3B5F&quot;/&gt;&lt;wsp:rsid wsp:val=&quot;355A86D9&quot;/&gt;&lt;wsp:rsid wsp:val=&quot;355B4D7A&quot;/&gt;&lt;wsp:rsid wsp:val=&quot;355C813C&quot;/&gt;&lt;wsp:rsid wsp:val=&quot;3580D904&quot;/&gt;&lt;wsp:rsid wsp:val=&quot;3589F323&quot;/&gt;&lt;wsp:rsid wsp:val=&quot;35912AF6&quot;/&gt;&lt;wsp:rsid wsp:val=&quot;359B27E5&quot;/&gt;&lt;wsp:rsid wsp:val=&quot;359C7640&quot;/&gt;&lt;wsp:rsid wsp:val=&quot;35AC97D9&quot;/&gt;&lt;wsp:rsid wsp:val=&quot;35B0085C&quot;/&gt;&lt;wsp:rsid wsp:val=&quot;35BEB08D&quot;/&gt;&lt;wsp:rsid wsp:val=&quot;35C5C036&quot;/&gt;&lt;wsp:rsid wsp:val=&quot;35CE7C60&quot;/&gt;&lt;wsp:rsid wsp:val=&quot;35D326DB&quot;/&gt;&lt;wsp:rsid wsp:val=&quot;35D71000&quot;/&gt;&lt;wsp:rsid wsp:val=&quot;35DC2511&quot;/&gt;&lt;wsp:rsid wsp:val=&quot;35DEAD83&quot;/&gt;&lt;wsp:rsid wsp:val=&quot;35E2D870&quot;/&gt;&lt;wsp:rsid wsp:val=&quot;3607C2BF&quot;/&gt;&lt;wsp:rsid wsp:val=&quot;36190F2C&quot;/&gt;&lt;wsp:rsid wsp:val=&quot;361A9AF4&quot;/&gt;&lt;wsp:rsid wsp:val=&quot;3620712C&quot;/&gt;&lt;wsp:rsid wsp:val=&quot;3631F6AC&quot;/&gt;&lt;wsp:rsid wsp:val=&quot;3639F8FF&quot;/&gt;&lt;wsp:rsid wsp:val=&quot;3643EFC9&quot;/&gt;&lt;wsp:rsid wsp:val=&quot;36614D92&quot;/&gt;&lt;wsp:rsid wsp:val=&quot;3662F51B&quot;/&gt;&lt;wsp:rsid wsp:val=&quot;367DD204&quot;/&gt;&lt;wsp:rsid wsp:val=&quot;367E7754&quot;/&gt;&lt;wsp:rsid wsp:val=&quot;3686316B&quot;/&gt;&lt;wsp:rsid wsp:val=&quot;368653B2&quot;/&gt;&lt;wsp:rsid wsp:val=&quot;36B21534&quot;/&gt;&lt;wsp:rsid wsp:val=&quot;36B810CB&quot;/&gt;&lt;wsp:rsid wsp:val=&quot;36C19F02&quot;/&gt;&lt;wsp:rsid wsp:val=&quot;36C62558&quot;/&gt;&lt;wsp:rsid wsp:val=&quot;36D730B1&quot;/&gt;&lt;wsp:rsid wsp:val=&quot;36E155EF&quot;/&gt;&lt;wsp:rsid wsp:val=&quot;36FB9A48&quot;/&gt;&lt;wsp:rsid wsp:val=&quot;370E87D7&quot;/&gt;&lt;wsp:rsid wsp:val=&quot;370FB627&quot;/&gt;&lt;wsp:rsid wsp:val=&quot;37104FE8&quot;/&gt;&lt;wsp:rsid wsp:val=&quot;371189C8&quot;/&gt;&lt;wsp:rsid wsp:val=&quot;3712FAA5&quot;/&gt;&lt;wsp:rsid wsp:val=&quot;37135237&quot;/&gt;&lt;wsp:rsid wsp:val=&quot;3718316B&quot;/&gt;&lt;wsp:rsid wsp:val=&quot;3740DF36&quot;/&gt;&lt;wsp:rsid wsp:val=&quot;37471BC6&quot;/&gt;&lt;wsp:rsid wsp:val=&quot;37501116&quot;/&gt;&lt;wsp:rsid wsp:val=&quot;375426DA&quot;/&gt;&lt;wsp:rsid wsp:val=&quot;37619097&quot;/&gt;&lt;wsp:rsid wsp:val=&quot;3762F9C9&quot;/&gt;&lt;wsp:rsid wsp:val=&quot;376ACB05&quot;/&gt;&lt;wsp:rsid wsp:val=&quot;3772A109&quot;/&gt;&lt;wsp:rsid wsp:val=&quot;377B2B01&quot;/&gt;&lt;wsp:rsid wsp:val=&quot;37941B36&quot;/&gt;&lt;wsp:rsid wsp:val=&quot;37A27C13&quot;/&gt;&lt;wsp:rsid wsp:val=&quot;37B4090D&quot;/&gt;&lt;wsp:rsid wsp:val=&quot;37BCC593&quot;/&gt;&lt;wsp:rsid wsp:val=&quot;37BF2801&quot;/&gt;&lt;wsp:rsid wsp:val=&quot;37D710E4&quot;/&gt;&lt;wsp:rsid wsp:val=&quot;37F18325&quot;/&gt;&lt;wsp:rsid wsp:val=&quot;37F8172A&quot;/&gt;&lt;wsp:rsid wsp:val=&quot;380A3FE6&quot;/&gt;&lt;wsp:rsid wsp:val=&quot;380B3FFD&quot;/&gt;&lt;wsp:rsid wsp:val=&quot;3823BA42&quot;/&gt;&lt;wsp:rsid wsp:val=&quot;382D31D5&quot;/&gt;&lt;wsp:rsid wsp:val=&quot;383F60BC&quot;/&gt;&lt;wsp:rsid wsp:val=&quot;387FB28C&quot;/&gt;&lt;wsp:rsid wsp:val=&quot;387FD77D&quot;/&gt;&lt;wsp:rsid wsp:val=&quot;3891DFDC&quot;/&gt;&lt;wsp:rsid wsp:val=&quot;38AAB380&quot;/&gt;&lt;wsp:rsid wsp:val=&quot;38ADFE55&quot;/&gt;&lt;wsp:rsid wsp:val=&quot;38AE30BF&quot;/&gt;&lt;wsp:rsid wsp:val=&quot;38D6FCB3&quot;/&gt;&lt;wsp:rsid wsp:val=&quot;38E24367&quot;/&gt;&lt;wsp:rsid wsp:val=&quot;38ED6B12&quot;/&gt;&lt;wsp:rsid wsp:val=&quot;38FB6378&quot;/&gt;&lt;wsp:rsid wsp:val=&quot;38FBAC8B&quot;/&gt;&lt;wsp:rsid wsp:val=&quot;390626A1&quot;/&gt;&lt;wsp:rsid wsp:val=&quot;391491FB&quot;/&gt;&lt;wsp:rsid wsp:val=&quot;39164E45&quot;/&gt;&lt;wsp:rsid wsp:val=&quot;391FCAB1&quot;/&gt;&lt;wsp:rsid wsp:val=&quot;3934BD0B&quot;/&gt;&lt;wsp:rsid wsp:val=&quot;393EDE77&quot;/&gt;&lt;wsp:rsid wsp:val=&quot;394944D0&quot;/&gt;&lt;wsp:rsid wsp:val=&quot;395C57D2&quot;/&gt;&lt;wsp:rsid wsp:val=&quot;39651274&quot;/&gt;&lt;wsp:rsid wsp:val=&quot;3966EC74&quot;/&gt;&lt;wsp:rsid wsp:val=&quot;3968F3F3&quot;/&gt;&lt;wsp:rsid wsp:val=&quot;3972423F&quot;/&gt;&lt;wsp:rsid wsp:val=&quot;3972EDAF&quot;/&gt;&lt;wsp:rsid wsp:val=&quot;39B61816&quot;/&gt;&lt;wsp:rsid wsp:val=&quot;39B872DC&quot;/&gt;&lt;wsp:rsid wsp:val=&quot;39BFA048&quot;/&gt;&lt;wsp:rsid wsp:val=&quot;39C79B0E&quot;/&gt;&lt;wsp:rsid wsp:val=&quot;39EA0E14&quot;/&gt;&lt;wsp:rsid wsp:val=&quot;39EA9AA9&quot;/&gt;&lt;wsp:rsid wsp:val=&quot;39EC852D&quot;/&gt;&lt;wsp:rsid wsp:val=&quot;39FE15DE&quot;/&gt;&lt;wsp:rsid wsp:val=&quot;3A03E3CE&quot;/&gt;&lt;wsp:rsid wsp:val=&quot;3A0B73FD&quot;/&gt;&lt;wsp:rsid wsp:val=&quot;3A0ECDC8&quot;/&gt;&lt;wsp:rsid wsp:val=&quot;3A165F93&quot;/&gt;&lt;wsp:rsid wsp:val=&quot;3A1E1636&quot;/&gt;&lt;wsp:rsid wsp:val=&quot;3A4022DC&quot;/&gt;&lt;wsp:rsid wsp:val=&quot;3A447254&quot;/&gt;&lt;wsp:rsid wsp:val=&quot;3A58E104&quot;/&gt;&lt;wsp:rsid wsp:val=&quot;3A67BE48&quot;/&gt;&lt;wsp:rsid wsp:val=&quot;3A71D9A9&quot;/&gt;&lt;wsp:rsid wsp:val=&quot;3A78FDC9&quot;/&gt;&lt;wsp:rsid wsp:val=&quot;3A8A8BDF&quot;/&gt;&lt;wsp:rsid wsp:val=&quot;3A8F1698&quot;/&gt;&lt;wsp:rsid wsp:val=&quot;3A92364A&quot;/&gt;&lt;wsp:rsid wsp:val=&quot;3A9D2DAB&quot;/&gt;&lt;wsp:rsid wsp:val=&quot;3AA697FE&quot;/&gt;&lt;wsp:rsid wsp:val=&quot;3AAA41CB&quot;/&gt;&lt;wsp:rsid wsp:val=&quot;3AB98DE6&quot;/&gt;&lt;wsp:rsid wsp:val=&quot;3AD08F04&quot;/&gt;&lt;wsp:rsid wsp:val=&quot;3AD852F2&quot;/&gt;&lt;wsp:rsid wsp:val=&quot;3AFAD5A1&quot;/&gt;&lt;wsp:rsid wsp:val=&quot;3B040A72&quot;/&gt;&lt;wsp:rsid wsp:val=&quot;3B0B2536&quot;/&gt;&lt;wsp:rsid wsp:val=&quot;3B21BAD2&quot;/&gt;&lt;wsp:rsid wsp:val=&quot;3B25EFC2&quot;/&gt;&lt;wsp:rsid wsp:val=&quot;3B28E1E2&quot;/&gt;&lt;wsp:rsid wsp:val=&quot;3B573CAF&quot;/&gt;&lt;wsp:rsid wsp:val=&quot;3B5E6278&quot;/&gt;&lt;wsp:rsid wsp:val=&quot;3B78A4AB&quot;/&gt;&lt;wsp:rsid wsp:val=&quot;3B7D5939&quot;/&gt;&lt;wsp:rsid wsp:val=&quot;3B7EC31A&quot;/&gt;&lt;wsp:rsid wsp:val=&quot;3B8BADF6&quot;/&gt;&lt;wsp:rsid wsp:val=&quot;3BA8D8A3&quot;/&gt;&lt;wsp:rsid wsp:val=&quot;3BAB9770&quot;/&gt;&lt;wsp:rsid wsp:val=&quot;3BCA98AE&quot;/&gt;&lt;wsp:rsid wsp:val=&quot;3BCF38BC&quot;/&gt;&lt;wsp:rsid wsp:val=&quot;3BD13DDB&quot;/&gt;&lt;wsp:rsid wsp:val=&quot;3BD78CD7&quot;/&gt;&lt;wsp:rsid wsp:val=&quot;3BEF122D&quot;/&gt;&lt;wsp:rsid wsp:val=&quot;3BF896EC&quot;/&gt;&lt;wsp:rsid wsp:val=&quot;3BF9FBCB&quot;/&gt;&lt;wsp:rsid wsp:val=&quot;3C00EE61&quot;/&gt;&lt;wsp:rsid wsp:val=&quot;3C134CC7&quot;/&gt;&lt;wsp:rsid wsp:val=&quot;3C185E58&quot;/&gt;&lt;wsp:rsid wsp:val=&quot;3C4B614F&quot;/&gt;&lt;wsp:rsid wsp:val=&quot;3C54BC60&quot;/&gt;&lt;wsp:rsid wsp:val=&quot;3C677D10&quot;/&gt;&lt;wsp:rsid wsp:val=&quot;3C72C04F&quot;/&gt;&lt;wsp:rsid wsp:val=&quot;3C86575E&quot;/&gt;&lt;wsp:rsid wsp:val=&quot;3C8CDDF9&quot;/&gt;&lt;wsp:rsid wsp:val=&quot;3C9C968E&quot;/&gt;&lt;wsp:rsid wsp:val=&quot;3CA2D5AC&quot;/&gt;&lt;wsp:rsid wsp:val=&quot;3CAF55BE&quot;/&gt;&lt;wsp:rsid wsp:val=&quot;3CB178BD&quot;/&gt;&lt;wsp:rsid wsp:val=&quot;3CB22E6A&quot;/&gt;&lt;wsp:rsid wsp:val=&quot;3CBDF456&quot;/&gt;&lt;wsp:rsid wsp:val=&quot;3CD870C7&quot;/&gt;&lt;wsp:rsid wsp:val=&quot;3CDFE246&quot;/&gt;&lt;wsp:rsid wsp:val=&quot;3CED3705&quot;/&gt;&lt;wsp:rsid wsp:val=&quot;3D11556B&quot;/&gt;&lt;wsp:rsid wsp:val=&quot;3D16FCA6&quot;/&gt;&lt;wsp:rsid wsp:val=&quot;3D20A6E5&quot;/&gt;&lt;wsp:rsid wsp:val=&quot;3D25C250&quot;/&gt;&lt;wsp:rsid wsp:val=&quot;3D334F4F&quot;/&gt;&lt;wsp:rsid wsp:val=&quot;3D373D50&quot;/&gt;&lt;wsp:rsid wsp:val=&quot;3D436B53&quot;/&gt;&lt;wsp:rsid wsp:val=&quot;3D51CD02&quot;/&gt;&lt;wsp:rsid wsp:val=&quot;3D5CAB14&quot;/&gt;&lt;wsp:rsid wsp:val=&quot;3D689E03&quot;/&gt;&lt;wsp:rsid wsp:val=&quot;3D707565&quot;/&gt;&lt;wsp:rsid wsp:val=&quot;3D793332&quot;/&gt;&lt;wsp:rsid wsp:val=&quot;3D7F916C&quot;/&gt;&lt;wsp:rsid wsp:val=&quot;3D805F49&quot;/&gt;&lt;wsp:rsid wsp:val=&quot;3D86894D&quot;/&gt;&lt;wsp:rsid wsp:val=&quot;3D87FE86&quot;/&gt;&lt;wsp:rsid wsp:val=&quot;3D97ACAA&quot;/&gt;&lt;wsp:rsid wsp:val=&quot;3DB0AE79&quot;/&gt;&lt;wsp:rsid wsp:val=&quot;3DBE845B&quot;/&gt;&lt;wsp:rsid wsp:val=&quot;3DC76E76&quot;/&gt;&lt;wsp:rsid wsp:val=&quot;3DCEF97B&quot;/&gt;&lt;wsp:rsid wsp:val=&quot;3DE821C2&quot;/&gt;&lt;wsp:rsid wsp:val=&quot;3DE9BF68&quot;/&gt;&lt;wsp:rsid wsp:val=&quot;3E073F7E&quot;/&gt;&lt;wsp:rsid wsp:val=&quot;3E0840EA&quot;/&gt;&lt;wsp:rsid wsp:val=&quot;3E0C3B95&quot;/&gt;&lt;wsp:rsid wsp:val=&quot;3E10988C&quot;/&gt;&lt;wsp:rsid wsp:val=&quot;3E124F9A&quot;/&gt;&lt;wsp:rsid wsp:val=&quot;3E1D2E98&quot;/&gt;&lt;wsp:rsid wsp:val=&quot;3E285B5D&quot;/&gt;&lt;wsp:rsid wsp:val=&quot;3E2F85F0&quot;/&gt;&lt;wsp:rsid wsp:val=&quot;3E37D8AA&quot;/&gt;&lt;wsp:rsid wsp:val=&quot;3E398A3B&quot;/&gt;&lt;wsp:rsid wsp:val=&quot;3E3B3626&quot;/&gt;&lt;wsp:rsid wsp:val=&quot;3E3D0891&quot;/&gt;&lt;wsp:rsid wsp:val=&quot;3E4E0D59&quot;/&gt;&lt;wsp:rsid wsp:val=&quot;3E569F7A&quot;/&gt;&lt;wsp:rsid wsp:val=&quot;3E652209&quot;/&gt;&lt;wsp:rsid wsp:val=&quot;3E6D8567&quot;/&gt;&lt;wsp:rsid wsp:val=&quot;3E824E3A&quot;/&gt;&lt;wsp:rsid wsp:val=&quot;3E898939&quot;/&gt;&lt;wsp:rsid wsp:val=&quot;3E8B859E&quot;/&gt;&lt;wsp:rsid wsp:val=&quot;3E96A5FB&quot;/&gt;&lt;wsp:rsid wsp:val=&quot;3EA4E85D&quot;/&gt;&lt;wsp:rsid wsp:val=&quot;3EA5CA07&quot;/&gt;&lt;wsp:rsid wsp:val=&quot;3EB83558&quot;/&gt;&lt;wsp:rsid wsp:val=&quot;3EBF300A&quot;/&gt;&lt;wsp:rsid wsp:val=&quot;3EC293F4&quot;/&gt;&lt;wsp:rsid wsp:val=&quot;3EC4D545&quot;/&gt;&lt;wsp:rsid wsp:val=&quot;3EDC7219&quot;/&gt;&lt;wsp:rsid wsp:val=&quot;3EDD15C2&quot;/&gt;&lt;wsp:rsid wsp:val=&quot;3EDF239B&quot;/&gt;&lt;wsp:rsid wsp:val=&quot;3EE51106&quot;/&gt;&lt;wsp:rsid wsp:val=&quot;3EF3FB6B&quot;/&gt;&lt;wsp:rsid wsp:val=&quot;3F022EF3&quot;/&gt;&lt;wsp:rsid wsp:val=&quot;3F0BBDDF&quot;/&gt;&lt;wsp:rsid wsp:val=&quot;3F1CD52B&quot;/&gt;&lt;wsp:rsid wsp:val=&quot;3F22070E&quot;/&gt;&lt;wsp:rsid wsp:val=&quot;3F29705D&quot;/&gt;&lt;wsp:rsid wsp:val=&quot;3F2DDA27&quot;/&gt;&lt;wsp:rsid wsp:val=&quot;3F65203E&quot;/&gt;&lt;wsp:rsid wsp:val=&quot;3F65F247&quot;/&gt;&lt;wsp:rsid wsp:val=&quot;3F78DFB8&quot;/&gt;&lt;wsp:rsid wsp:val=&quot;3F8CB2C3&quot;/&gt;&lt;wsp:rsid wsp:val=&quot;3F8D080C&quot;/&gt;&lt;wsp:rsid wsp:val=&quot;3FA7E946&quot;/&gt;&lt;wsp:rsid wsp:val=&quot;3FB7222A&quot;/&gt;&lt;wsp:rsid wsp:val=&quot;3FBDB666&quot;/&gt;&lt;wsp:rsid wsp:val=&quot;3FC4A810&quot;/&gt;&lt;wsp:rsid wsp:val=&quot;3FC7B685&quot;/&gt;&lt;wsp:rsid wsp:val=&quot;3FD2EE8A&quot;/&gt;&lt;wsp:rsid wsp:val=&quot;3FE11F1C&quot;/&gt;&lt;wsp:rsid wsp:val=&quot;4003AAB2&quot;/&gt;&lt;wsp:rsid wsp:val=&quot;40047225&quot;/&gt;&lt;wsp:rsid wsp:val=&quot;40068CC4&quot;/&gt;&lt;wsp:rsid wsp:val=&quot;400ECBF3&quot;/&gt;&lt;wsp:rsid wsp:val=&quot;40174385&quot;/&gt;&lt;wsp:rsid wsp:val=&quot;402E3172&quot;/&gt;&lt;wsp:rsid wsp:val=&quot;40402B5B&quot;/&gt;&lt;wsp:rsid wsp:val=&quot;4055F221&quot;/&gt;&lt;wsp:rsid wsp:val=&quot;4059EB12&quot;/&gt;&lt;wsp:rsid wsp:val=&quot;409D7ADD&quot;/&gt;&lt;wsp:rsid wsp:val=&quot;40ABBB75&quot;/&gt;&lt;wsp:rsid wsp:val=&quot;40AD59E9&quot;/&gt;&lt;wsp:rsid wsp:val=&quot;40B54760&quot;/&gt;&lt;wsp:rsid wsp:val=&quot;40BADC08&quot;/&gt;&lt;wsp:rsid wsp:val=&quot;40C71000&quot;/&gt;&lt;wsp:rsid wsp:val=&quot;40CE5807&quot;/&gt;&lt;wsp:rsid wsp:val=&quot;40D90AD0&quot;/&gt;&lt;wsp:rsid wsp:val=&quot;40D951BD&quot;/&gt;&lt;wsp:rsid wsp:val=&quot;40DAE098&quot;/&gt;&lt;wsp:rsid wsp:val=&quot;40DD4EC6&quot;/&gt;&lt;wsp:rsid wsp:val=&quot;40E329D4&quot;/&gt;&lt;wsp:rsid wsp:val=&quot;40F79D6F&quot;/&gt;&lt;wsp:rsid wsp:val=&quot;41228F1A&quot;/&gt;&lt;wsp:rsid wsp:val=&quot;4126C53E&quot;/&gt;&lt;wsp:rsid wsp:val=&quot;41465D96&quot;/&gt;&lt;wsp:rsid wsp:val=&quot;4146D983&quot;/&gt;&lt;wsp:rsid wsp:val=&quot;41541A3C&quot;/&gt;&lt;wsp:rsid wsp:val=&quot;41546936&quot;/&gt;&lt;wsp:rsid wsp:val=&quot;4170AF09&quot;/&gt;&lt;wsp:rsid wsp:val=&quot;41756398&quot;/&gt;&lt;wsp:rsid wsp:val=&quot;417892B1&quot;/&gt;&lt;wsp:rsid wsp:val=&quot;4185AE1B&quot;/&gt;&lt;wsp:rsid wsp:val=&quot;4187DC22&quot;/&gt;&lt;wsp:rsid wsp:val=&quot;419E8E00&quot;/&gt;&lt;wsp:rsid wsp:val=&quot;41A03462&quot;/&gt;&lt;wsp:rsid wsp:val=&quot;41B35038&quot;/&gt;&lt;wsp:rsid wsp:val=&quot;41B96F63&quot;/&gt;&lt;wsp:rsid wsp:val=&quot;41C70632&quot;/&gt;&lt;wsp:rsid wsp:val=&quot;41C857F8&quot;/&gt;&lt;wsp:rsid wsp:val=&quot;41C86D4C&quot;/&gt;&lt;wsp:rsid wsp:val=&quot;41D15B1E&quot;/&gt;&lt;wsp:rsid wsp:val=&quot;41D5FCC6&quot;/&gt;&lt;wsp:rsid wsp:val=&quot;41DFA5FA&quot;/&gt;&lt;wsp:rsid wsp:val=&quot;41F1058D&quot;/&gt;&lt;wsp:rsid wsp:val=&quot;41F2AD2C&quot;/&gt;&lt;wsp:rsid wsp:val=&quot;41FC87BF&quot;/&gt;&lt;wsp:rsid wsp:val=&quot;42074097&quot;/&gt;&lt;wsp:rsid wsp:val=&quot;4209D73A&quot;/&gt;&lt;wsp:rsid wsp:val=&quot;4212ACEE&quot;/&gt;&lt;wsp:rsid wsp:val=&quot;4223BF26&quot;/&gt;&lt;wsp:rsid wsp:val=&quot;423904E1&quot;/&gt;&lt;wsp:rsid wsp:val=&quot;4241A118&quot;/&gt;&lt;wsp:rsid wsp:val=&quot;4248AFA3&quot;/&gt;&lt;wsp:rsid wsp:val=&quot;4250E165&quot;/&gt;&lt;wsp:rsid wsp:val=&quot;42528F17&quot;/&gt;&lt;wsp:rsid wsp:val=&quot;42595088&quot;/&gt;&lt;wsp:rsid wsp:val=&quot;425FDE20&quot;/&gt;&lt;wsp:rsid wsp:val=&quot;4261201D&quot;/&gt;&lt;wsp:rsid wsp:val=&quot;427B56AB&quot;/&gt;&lt;wsp:rsid wsp:val=&quot;428F1733&quot;/&gt;&lt;wsp:rsid wsp:val=&quot;42906558&quot;/&gt;&lt;wsp:rsid wsp:val=&quot;42988186&quot;/&gt;&lt;wsp:rsid wsp:val=&quot;42AAFF62&quot;/&gt;&lt;wsp:rsid wsp:val=&quot;42ADD1C1&quot;/&gt;&lt;wsp:rsid wsp:val=&quot;42B99E49&quot;/&gt;&lt;wsp:rsid wsp:val=&quot;42D02989&quot;/&gt;&lt;wsp:rsid wsp:val=&quot;42D5FBC8&quot;/&gt;&lt;wsp:rsid wsp:val=&quot;42E34B98&quot;/&gt;&lt;wsp:rsid wsp:val=&quot;42E8BEA0&quot;/&gt;&lt;wsp:rsid wsp:val=&quot;42F573C9&quot;/&gt;&lt;wsp:rsid wsp:val=&quot;4304099D&quot;/&gt;&lt;wsp:rsid wsp:val=&quot;430A67F5&quot;/&gt;&lt;wsp:rsid wsp:val=&quot;4317C2AF&quot;/&gt;&lt;wsp:rsid wsp:val=&quot;431CAF2F&quot;/&gt;&lt;wsp:rsid wsp:val=&quot;43217E7C&quot;/&gt;&lt;wsp:rsid wsp:val=&quot;4323310C&quot;/&gt;&lt;wsp:rsid wsp:val=&quot;4326A5B5&quot;/&gt;&lt;wsp:rsid wsp:val=&quot;432DE30F&quot;/&gt;&lt;wsp:rsid wsp:val=&quot;4333B072&quot;/&gt;&lt;wsp:rsid wsp:val=&quot;433B1B2B&quot;/&gt;&lt;wsp:rsid wsp:val=&quot;4344F317&quot;/&gt;&lt;wsp:rsid wsp:val=&quot;4346DC01&quot;/&gt;&lt;wsp:rsid wsp:val=&quot;434FDCE2&quot;/&gt;&lt;wsp:rsid wsp:val=&quot;43502256&quot;/&gt;&lt;wsp:rsid wsp:val=&quot;435875F9&quot;/&gt;&lt;wsp:rsid wsp:val=&quot;4359E2F8&quot;/&gt;&lt;wsp:rsid wsp:val=&quot;435C7889&quot;/&gt;&lt;wsp:rsid wsp:val=&quot;436A5D79&quot;/&gt;&lt;wsp:rsid wsp:val=&quot;43710797&quot;/&gt;&lt;wsp:rsid wsp:val=&quot;4371CD7E&quot;/&gt;&lt;wsp:rsid wsp:val=&quot;4372EDB3&quot;/&gt;&lt;wsp:rsid wsp:val=&quot;437674BA&quot;/&gt;&lt;wsp:rsid wsp:val=&quot;438BB3F0&quot;/&gt;&lt;wsp:rsid wsp:val=&quot;43944A59&quot;/&gt;&lt;wsp:rsid wsp:val=&quot;439D9487&quot;/&gt;&lt;wsp:rsid wsp:val=&quot;43A45579&quot;/&gt;&lt;wsp:rsid wsp:val=&quot;43AF77E1&quot;/&gt;&lt;wsp:rsid wsp:val=&quot;43BD603B&quot;/&gt;&lt;wsp:rsid wsp:val=&quot;43C0CD4C&quot;/&gt;&lt;wsp:rsid wsp:val=&quot;43CA0E0B&quot;/&gt;&lt;wsp:rsid wsp:val=&quot;43CC6A2E&quot;/&gt;&lt;wsp:rsid wsp:val=&quot;43D0C358&quot;/&gt;&lt;wsp:rsid wsp:val=&quot;43D41360&quot;/&gt;&lt;wsp:rsid wsp:val=&quot;43DF3595&quot;/&gt;&lt;wsp:rsid wsp:val=&quot;43E066C9&quot;/&gt;&lt;wsp:rsid wsp:val=&quot;43E5F1E3&quot;/&gt;&lt;wsp:rsid wsp:val=&quot;43EA7EA7&quot;/&gt;&lt;wsp:rsid wsp:val=&quot;44021198&quot;/&gt;&lt;wsp:rsid wsp:val=&quot;4417E119&quot;/&gt;&lt;wsp:rsid wsp:val=&quot;441836C4&quot;/&gt;&lt;wsp:rsid wsp:val=&quot;4432FC58&quot;/&gt;&lt;wsp:rsid wsp:val=&quot;44342F62&quot;/&gt;&lt;wsp:rsid wsp:val=&quot;4434CAC9&quot;/&gt;&lt;wsp:rsid wsp:val=&quot;443D69B8&quot;/&gt;&lt;wsp:rsid wsp:val=&quot;44494434&quot;/&gt;&lt;wsp:rsid wsp:val=&quot;44515246&quot;/&gt;&lt;wsp:rsid wsp:val=&quot;4464A006&quot;/&gt;&lt;wsp:rsid wsp:val=&quot;4466CD26&quot;/&gt;&lt;wsp:rsid wsp:val=&quot;446DCB14&quot;/&gt;&lt;wsp:rsid wsp:val=&quot;44822731&quot;/&gt;&lt;wsp:rsid wsp:val=&quot;4488F72F&quot;/&gt;&lt;wsp:rsid wsp:val=&quot;4489C3F9&quot;/&gt;&lt;wsp:rsid wsp:val=&quot;4494F59F&quot;/&gt;&lt;wsp:rsid wsp:val=&quot;44A414B1&quot;/&gt;&lt;wsp:rsid wsp:val=&quot;44E9D8B4&quot;/&gt;&lt;wsp:rsid wsp:val=&quot;44ED8616&quot;/&gt;&lt;wsp:rsid wsp:val=&quot;44F0D1C9&quot;/&gt;&lt;wsp:rsid wsp:val=&quot;44F848EA&quot;/&gt;&lt;wsp:rsid wsp:val=&quot;44FC7D60&quot;/&gt;&lt;wsp:rsid wsp:val=&quot;45098276&quot;/&gt;&lt;wsp:rsid wsp:val=&quot;451A9B5E&quot;/&gt;&lt;wsp:rsid wsp:val=&quot;45238D64&quot;/&gt;&lt;wsp:rsid wsp:val=&quot;453FB9EA&quot;/&gt;&lt;wsp:rsid wsp:val=&quot;454256C8&quot;/&gt;&lt;wsp:rsid wsp:val=&quot;4548BA7E&quot;/&gt;&lt;wsp:rsid wsp:val=&quot;454A0115&quot;/&gt;&lt;wsp:rsid wsp:val=&quot;454CFAEE&quot;/&gt;&lt;wsp:rsid wsp:val=&quot;45562F5A&quot;/&gt;&lt;wsp:rsid wsp:val=&quot;455DFC5B&quot;/&gt;&lt;wsp:rsid wsp:val=&quot;45701AA4&quot;/&gt;&lt;wsp:rsid wsp:val=&quot;45837BDB&quot;/&gt;&lt;wsp:rsid wsp:val=&quot;458D5B6E&quot;/&gt;&lt;wsp:rsid wsp:val=&quot;459138FB&quot;/&gt;&lt;wsp:rsid wsp:val=&quot;459167FC&quot;/&gt;&lt;wsp:rsid wsp:val=&quot;4592B3FB&quot;/&gt;&lt;wsp:rsid wsp:val=&quot;459A8123&quot;/&gt;&lt;wsp:rsid wsp:val=&quot;45A07234&quot;/&gt;&lt;wsp:rsid wsp:val=&quot;45AA5592&quot;/&gt;&lt;wsp:rsid wsp:val=&quot;45B97F52&quot;/&gt;&lt;wsp:rsid wsp:val=&quot;45C5BE61&quot;/&gt;&lt;wsp:rsid wsp:val=&quot;45DBBB25&quot;/&gt;&lt;wsp:rsid wsp:val=&quot;45FD9315&quot;/&gt;&lt;wsp:rsid wsp:val=&quot;46058A51&quot;/&gt;&lt;wsp:rsid wsp:val=&quot;460A7196&quot;/&gt;&lt;wsp:rsid wsp:val=&quot;460D9C8A&quot;/&gt;&lt;wsp:rsid wsp:val=&quot;4628E05A&quot;/&gt;&lt;wsp:rsid wsp:val=&quot;462A057E&quot;/&gt;&lt;wsp:rsid wsp:val=&quot;4634AFDD&quot;/&gt;&lt;wsp:rsid wsp:val=&quot;464583D8&quot;/&gt;&lt;wsp:rsid wsp:val=&quot;465043B7&quot;/&gt;&lt;wsp:rsid wsp:val=&quot;46520F05&quot;/&gt;&lt;wsp:rsid wsp:val=&quot;46586C7D&quot;/&gt;&lt;wsp:rsid wsp:val=&quot;465DF276&quot;/&gt;&lt;wsp:rsid wsp:val=&quot;46A4CC41&quot;/&gt;&lt;wsp:rsid wsp:val=&quot;46AB6DAB&quot;/&gt;&lt;wsp:rsid wsp:val=&quot;46C28446&quot;/&gt;&lt;wsp:rsid wsp:val=&quot;46C4C8DD&quot;/&gt;&lt;wsp:rsid wsp:val=&quot;46CE49AE&quot;/&gt;&lt;wsp:rsid wsp:val=&quot;46DF7F46&quot;/&gt;&lt;wsp:rsid wsp:val=&quot;46EB17FE&quot;/&gt;&lt;wsp:rsid wsp:val=&quot;46F09670&quot;/&gt;&lt;wsp:rsid wsp:val=&quot;46F3A60E&quot;/&gt;&lt;wsp:rsid wsp:val=&quot;4700F210&quot;/&gt;&lt;wsp:rsid wsp:val=&quot;47156AC1&quot;/&gt;&lt;wsp:rsid wsp:val=&quot;471996ED&quot;/&gt;&lt;wsp:rsid wsp:val=&quot;47257C68&quot;/&gt;&lt;wsp:rsid wsp:val=&quot;472E73CC&quot;/&gt;&lt;wsp:rsid wsp:val=&quot;47365184&quot;/&gt;&lt;wsp:rsid wsp:val=&quot;473AD547&quot;/&gt;&lt;wsp:rsid wsp:val=&quot;473F5209&quot;/&gt;&lt;wsp:rsid wsp:val=&quot;475207F7&quot;/&gt;&lt;wsp:rsid wsp:val=&quot;475451F4&quot;/&gt;&lt;wsp:rsid wsp:val=&quot;475F2351&quot;/&gt;&lt;wsp:rsid wsp:val=&quot;476BF2A9&quot;/&gt;&lt;wsp:rsid wsp:val=&quot;476CA315&quot;/&gt;&lt;wsp:rsid wsp:val=&quot;4778E45E&quot;/&gt;&lt;wsp:rsid wsp:val=&quot;477D516D&quot;/&gt;&lt;wsp:rsid wsp:val=&quot;47837DE9&quot;/&gt;&lt;wsp:rsid wsp:val=&quot;478C74CF&quot;/&gt;&lt;wsp:rsid wsp:val=&quot;47996376&quot;/&gt;&lt;wsp:rsid wsp:val=&quot;47A03990&quot;/&gt;&lt;wsp:rsid wsp:val=&quot;47AD4162&quot;/&gt;&lt;wsp:rsid wsp:val=&quot;47B6A7AD&quot;/&gt;&lt;wsp:rsid wsp:val=&quot;47BAB5E0&quot;/&gt;&lt;wsp:rsid wsp:val=&quot;47C0DF06&quot;/&gt;&lt;wsp:rsid wsp:val=&quot;47CF6B4D&quot;/&gt;&lt;wsp:rsid wsp:val=&quot;47E2FDCC&quot;/&gt;&lt;wsp:rsid wsp:val=&quot;47E6BD8E&quot;/&gt;&lt;wsp:rsid wsp:val=&quot;47EEC471&quot;/&gt;&lt;wsp:rsid wsp:val=&quot;47F6BDB2&quot;/&gt;&lt;wsp:rsid wsp:val=&quot;47F8B145&quot;/&gt;&lt;wsp:rsid wsp:val=&quot;47FDAC90&quot;/&gt;&lt;wsp:rsid wsp:val=&quot;47FE4E28&quot;/&gt;&lt;wsp:rsid wsp:val=&quot;4800A6FD&quot;/&gt;&lt;wsp:rsid wsp:val=&quot;4810D898&quot;/&gt;&lt;wsp:rsid wsp:val=&quot;4818D418&quot;/&gt;&lt;wsp:rsid wsp:val=&quot;481FFECE&quot;/&gt;&lt;wsp:rsid wsp:val=&quot;4835938D&quot;/&gt;&lt;wsp:rsid wsp:val=&quot;4838601A&quot;/&gt;&lt;wsp:rsid wsp:val=&quot;483B127E&quot;/&gt;&lt;wsp:rsid wsp:val=&quot;4845A219&quot;/&gt;&lt;wsp:rsid wsp:val=&quot;484D6F83&quot;/&gt;&lt;wsp:rsid wsp:val=&quot;484D8E27&quot;/&gt;&lt;wsp:rsid wsp:val=&quot;4851402B&quot;/&gt;&lt;wsp:rsid wsp:val=&quot;4856B24E&quot;/&gt;&lt;wsp:rsid wsp:val=&quot;489AD1F6&quot;/&gt;&lt;wsp:rsid wsp:val=&quot;48A6F46E&quot;/&gt;&lt;wsp:rsid wsp:val=&quot;48B9E6DE&quot;/&gt;&lt;wsp:rsid wsp:val=&quot;48BD5C66&quot;/&gt;&lt;wsp:rsid wsp:val=&quot;48C7C7B6&quot;/&gt;&lt;wsp:rsid wsp:val=&quot;48CCB334&quot;/&gt;&lt;wsp:rsid wsp:val=&quot;48D582BB&quot;/&gt;&lt;wsp:rsid wsp:val=&quot;48EF253D&quot;/&gt;&lt;wsp:rsid wsp:val=&quot;48F24C39&quot;/&gt;&lt;wsp:rsid wsp:val=&quot;48FA87AF&quot;/&gt;&lt;wsp:rsid wsp:val=&quot;48FBE08F&quot;/&gt;&lt;wsp:rsid wsp:val=&quot;48FD5472&quot;/&gt;&lt;wsp:rsid wsp:val=&quot;48FE58B7&quot;/&gt;&lt;wsp:rsid wsp:val=&quot;4902E91A&quot;/&gt;&lt;wsp:rsid wsp:val=&quot;49038246&quot;/&gt;&lt;wsp:rsid wsp:val=&quot;4907A03A&quot;/&gt;&lt;wsp:rsid wsp:val=&quot;490F3536&quot;/&gt;&lt;wsp:rsid wsp:val=&quot;49126874&quot;/&gt;&lt;wsp:rsid wsp:val=&quot;49178452&quot;/&gt;&lt;wsp:rsid wsp:val=&quot;491DD060&quot;/&gt;&lt;wsp:rsid wsp:val=&quot;4926ED5D&quot;/&gt;&lt;wsp:rsid wsp:val=&quot;492A5CA5&quot;/&gt;&lt;wsp:rsid wsp:val=&quot;492FBEA2&quot;/&gt;&lt;wsp:rsid wsp:val=&quot;4931D723&quot;/&gt;&lt;wsp:rsid wsp:val=&quot;49363B28&quot;/&gt;&lt;wsp:rsid wsp:val=&quot;493DC266&quot;/&gt;&lt;wsp:rsid wsp:val=&quot;495488BC&quot;/&gt;&lt;wsp:rsid wsp:val=&quot;495B8CA1&quot;/&gt;&lt;wsp:rsid wsp:val=&quot;49751628&quot;/&gt;&lt;wsp:rsid wsp:val=&quot;49860829&quot;/&gt;&lt;wsp:rsid wsp:val=&quot;498DC2DE&quot;/&gt;&lt;wsp:rsid wsp:val=&quot;4993F841&quot;/&gt;&lt;wsp:rsid wsp:val=&quot;4994531E&quot;/&gt;&lt;wsp:rsid wsp:val=&quot;49946753&quot;/&gt;&lt;wsp:rsid wsp:val=&quot;49959338&quot;/&gt;&lt;wsp:rsid wsp:val=&quot;49AAEEC7&quot;/&gt;&lt;wsp:rsid wsp:val=&quot;49FAD5B9&quot;/&gt;&lt;wsp:rsid wsp:val=&quot;4A02837B&quot;/&gt;&lt;wsp:rsid wsp:val=&quot;4A1218EA&quot;/&gt;&lt;wsp:rsid wsp:val=&quot;4A26EA5B&quot;/&gt;&lt;wsp:rsid wsp:val=&quot;4A282172&quot;/&gt;&lt;wsp:rsid wsp:val=&quot;4A28ABC5&quot;/&gt;&lt;wsp:rsid wsp:val=&quot;4A385246&quot;/&gt;&lt;wsp:rsid wsp:val=&quot;4A3D1DC1&quot;/&gt;&lt;wsp:rsid wsp:val=&quot;4A41F710&quot;/&gt;&lt;wsp:rsid wsp:val=&quot;4A4441B2&quot;/&gt;&lt;wsp:rsid wsp:val=&quot;4A44EC17&quot;/&gt;&lt;wsp:rsid wsp:val=&quot;4A462FF6&quot;/&gt;&lt;wsp:rsid wsp:val=&quot;4A4DD5B7&quot;/&gt;&lt;wsp:rsid wsp:val=&quot;4A502F66&quot;/&gt;&lt;wsp:rsid wsp:val=&quot;4A57ECE6&quot;/&gt;&lt;wsp:rsid wsp:val=&quot;4A75B224&quot;/&gt;&lt;wsp:rsid wsp:val=&quot;4A769022&quot;/&gt;&lt;wsp:rsid wsp:val=&quot;4A8B43BA&quot;/&gt;&lt;wsp:rsid wsp:val=&quot;4A95DA1A&quot;/&gt;&lt;wsp:rsid wsp:val=&quot;4A9664CB&quot;/&gt;&lt;wsp:rsid wsp:val=&quot;4A9C3127&quot;/&gt;&lt;wsp:rsid wsp:val=&quot;4AB47F27&quot;/&gt;&lt;wsp:rsid wsp:val=&quot;4ABA2A21&quot;/&gt;&lt;wsp:rsid wsp:val=&quot;4ABF93A8&quot;/&gt;&lt;wsp:rsid wsp:val=&quot;4AD4C078&quot;/&gt;&lt;wsp:rsid wsp:val=&quot;4AD79F24&quot;/&gt;&lt;wsp:rsid wsp:val=&quot;4AD79FB9&quot;/&gt;&lt;wsp:rsid wsp:val=&quot;4AF8870D&quot;/&gt;&lt;wsp:rsid wsp:val=&quot;4B075DC7&quot;/&gt;&lt;wsp:rsid wsp:val=&quot;4B1A0695&quot;/&gt;&lt;wsp:rsid wsp:val=&quot;4B23249E&quot;/&gt;&lt;wsp:rsid wsp:val=&quot;4B3847BF&quot;/&gt;&lt;wsp:rsid wsp:val=&quot;4B4790EC&quot;/&gt;&lt;wsp:rsid wsp:val=&quot;4B4D982C&quot;/&gt;&lt;wsp:rsid wsp:val=&quot;4B4E6211&quot;/&gt;&lt;wsp:rsid wsp:val=&quot;4B613D05&quot;/&gt;&lt;wsp:rsid wsp:val=&quot;4B70EE5C&quot;/&gt;&lt;wsp:rsid wsp:val=&quot;4B7BE029&quot;/&gt;&lt;wsp:rsid wsp:val=&quot;4B812DAF&quot;/&gt;&lt;wsp:rsid wsp:val=&quot;4B93EAC0&quot;/&gt;&lt;wsp:rsid wsp:val=&quot;4B984399&quot;/&gt;&lt;wsp:rsid wsp:val=&quot;4BA8C8E6&quot;/&gt;&lt;wsp:rsid wsp:val=&quot;4BBDA343&quot;/&gt;&lt;wsp:rsid wsp:val=&quot;4BC0AE8F&quot;/&gt;&lt;wsp:rsid wsp:val=&quot;4BD8B072&quot;/&gt;&lt;wsp:rsid wsp:val=&quot;4BE0BC78&quot;/&gt;&lt;wsp:rsid wsp:val=&quot;4BE9107A&quot;/&gt;&lt;wsp:rsid wsp:val=&quot;4BF2BD5F&quot;/&gt;&lt;wsp:rsid wsp:val=&quot;4C0D237D&quot;/&gt;&lt;wsp:rsid wsp:val=&quot;4C0D5F38&quot;/&gt;&lt;wsp:rsid wsp:val=&quot;4C221EFE&quot;/&gt;&lt;wsp:rsid wsp:val=&quot;4C2AFDBB&quot;/&gt;&lt;wsp:rsid wsp:val=&quot;4C2CCF03&quot;/&gt;&lt;wsp:rsid wsp:val=&quot;4C2FE13F&quot;/&gt;&lt;wsp:rsid wsp:val=&quot;4C34F263&quot;/&gt;&lt;wsp:rsid wsp:val=&quot;4C37BD4D&quot;/&gt;&lt;wsp:rsid wsp:val=&quot;4C3D988F&quot;/&gt;&lt;wsp:rsid wsp:val=&quot;4C3F71D1&quot;/&gt;&lt;wsp:rsid wsp:val=&quot;4C50C7DC&quot;/&gt;&lt;wsp:rsid wsp:val=&quot;4C512132&quot;/&gt;&lt;wsp:rsid wsp:val=&quot;4C5A7D17&quot;/&gt;&lt;wsp:rsid wsp:val=&quot;4C6977E5&quot;/&gt;&lt;wsp:rsid wsp:val=&quot;4C70DB94&quot;/&gt;&lt;wsp:rsid wsp:val=&quot;4C789288&quot;/&gt;&lt;wsp:rsid wsp:val=&quot;4C8DE614&quot;/&gt;&lt;wsp:rsid wsp:val=&quot;4C8E805A&quot;/&gt;&lt;wsp:rsid wsp:val=&quot;4C97437B&quot;/&gt;&lt;wsp:rsid wsp:val=&quot;4C9EF6E2&quot;/&gt;&lt;wsp:rsid wsp:val=&quot;4CA00CED&quot;/&gt;&lt;wsp:rsid wsp:val=&quot;4CA2D491&quot;/&gt;&lt;wsp:rsid wsp:val=&quot;4CA36609&quot;/&gt;&lt;wsp:rsid wsp:val=&quot;4CB06B0F&quot;/&gt;&lt;wsp:rsid wsp:val=&quot;4CBC1554&quot;/&gt;&lt;wsp:rsid wsp:val=&quot;4CBEE778&quot;/&gt;&lt;wsp:rsid wsp:val=&quot;4CCB6CE4&quot;/&gt;&lt;wsp:rsid wsp:val=&quot;4CDA71E5&quot;/&gt;&lt;wsp:rsid wsp:val=&quot;4CDCDBFC&quot;/&gt;&lt;wsp:rsid wsp:val=&quot;4CE17ACC&quot;/&gt;&lt;wsp:rsid wsp:val=&quot;4CEC453B&quot;/&gt;&lt;wsp:rsid wsp:val=&quot;4CEC6A07&quot;/&gt;&lt;wsp:rsid wsp:val=&quot;4CF304C9&quot;/&gt;&lt;wsp:rsid wsp:val=&quot;4CF41693&quot;/&gt;&lt;wsp:rsid wsp:val=&quot;4CFA046F&quot;/&gt;&lt;wsp:rsid wsp:val=&quot;4CFAB2FA&quot;/&gt;&lt;wsp:rsid wsp:val=&quot;4D112E12&quot;/&gt;&lt;wsp:rsid wsp:val=&quot;4D11E3A8&quot;/&gt;&lt;wsp:rsid wsp:val=&quot;4D1583C4&quot;/&gt;&lt;wsp:rsid wsp:val=&quot;4D1D56E6&quot;/&gt;&lt;wsp:rsid wsp:val=&quot;4D24FEB1&quot;/&gt;&lt;wsp:rsid wsp:val=&quot;4D36B636&quot;/&gt;&lt;wsp:rsid wsp:val=&quot;4D37A0CA&quot;/&gt;&lt;wsp:rsid wsp:val=&quot;4D3908AA&quot;/&gt;&lt;wsp:rsid wsp:val=&quot;4D3F4597&quot;/&gt;&lt;wsp:rsid wsp:val=&quot;4D42D854&quot;/&gt;&lt;wsp:rsid wsp:val=&quot;4D4A12A5&quot;/&gt;&lt;wsp:rsid wsp:val=&quot;4D531900&quot;/&gt;&lt;wsp:rsid wsp:val=&quot;4D54B08A&quot;/&gt;&lt;wsp:rsid wsp:val=&quot;4D5DB73F&quot;/&gt;&lt;wsp:rsid wsp:val=&quot;4D715034&quot;/&gt;&lt;wsp:rsid wsp:val=&quot;4D87D6E6&quot;/&gt;&lt;wsp:rsid wsp:val=&quot;4D8D03CB&quot;/&gt;&lt;wsp:rsid wsp:val=&quot;4D8E8DC0&quot;/&gt;&lt;wsp:rsid wsp:val=&quot;4D9427AA&quot;/&gt;&lt;wsp:rsid wsp:val=&quot;4D99323C&quot;/&gt;&lt;wsp:rsid wsp:val=&quot;4DA271FE&quot;/&gt;&lt;wsp:rsid wsp:val=&quot;4DA2A4EC&quot;/&gt;&lt;wsp:rsid wsp:val=&quot;4DA2A6D1&quot;/&gt;&lt;wsp:rsid wsp:val=&quot;4DA4FA4A&quot;/&gt;&lt;wsp:rsid wsp:val=&quot;4DBE8B32&quot;/&gt;&lt;wsp:rsid wsp:val=&quot;4DCE2D7A&quot;/&gt;&lt;wsp:rsid wsp:val=&quot;4DD02EE6&quot;/&gt;&lt;wsp:rsid wsp:val=&quot;4DFE69E0&quot;/&gt;&lt;wsp:rsid wsp:val=&quot;4E1462CB&quot;/&gt;&lt;wsp:rsid wsp:val=&quot;4E2776F1&quot;/&gt;&lt;wsp:rsid wsp:val=&quot;4E29B675&quot;/&gt;&lt;wsp:rsid wsp:val=&quot;4E2E773A&quot;/&gt;&lt;wsp:rsid wsp:val=&quot;4E3BAF0F&quot;/&gt;&lt;wsp:rsid wsp:val=&quot;4E463973&quot;/&gt;&lt;wsp:rsid wsp:val=&quot;4E46B059&quot;/&gt;&lt;wsp:rsid wsp:val=&quot;4E46EDA2&quot;/&gt;&lt;wsp:rsid wsp:val=&quot;4E47B6FC&quot;/&gt;&lt;wsp:rsid wsp:val=&quot;4E4A3BB2&quot;/&gt;&lt;wsp:rsid wsp:val=&quot;4E4AE413&quot;/&gt;&lt;wsp:rsid wsp:val=&quot;4E4D1A9C&quot;/&gt;&lt;wsp:rsid wsp:val=&quot;4E725778&quot;/&gt;&lt;wsp:rsid wsp:val=&quot;4E7C9B64&quot;/&gt;&lt;wsp:rsid wsp:val=&quot;4E7F770E&quot;/&gt;&lt;wsp:rsid wsp:val=&quot;4E8FA606&quot;/&gt;&lt;wsp:rsid wsp:val=&quot;4E97C78D&quot;/&gt;&lt;wsp:rsid wsp:val=&quot;4EB4CAF1&quot;/&gt;&lt;wsp:rsid wsp:val=&quot;4EB6F9B1&quot;/&gt;&lt;wsp:rsid wsp:val=&quot;4EBB7178&quot;/&gt;&lt;wsp:rsid wsp:val=&quot;4EC6E58A&quot;/&gt;&lt;wsp:rsid wsp:val=&quot;4ECA66D3&quot;/&gt;&lt;wsp:rsid wsp:val=&quot;4EEA56FA&quot;/&gt;&lt;wsp:rsid wsp:val=&quot;4EF8A382&quot;/&gt;&lt;wsp:rsid wsp:val=&quot;4EFDF8F3&quot;/&gt;&lt;wsp:rsid wsp:val=&quot;4F06DA94&quot;/&gt;&lt;wsp:rsid wsp:val=&quot;4F107A94&quot;/&gt;&lt;wsp:rsid wsp:val=&quot;4F24DC9C&quot;/&gt;&lt;wsp:rsid wsp:val=&quot;4F2F8027&quot;/&gt;&lt;wsp:rsid wsp:val=&quot;4F406EF8&quot;/&gt;&lt;wsp:rsid wsp:val=&quot;4F439F34&quot;/&gt;&lt;wsp:rsid wsp:val=&quot;4F4E9855&quot;/&gt;&lt;wsp:rsid wsp:val=&quot;4F4EE5BE&quot;/&gt;&lt;wsp:rsid wsp:val=&quot;4F5A2985&quot;/&gt;&lt;wsp:rsid wsp:val=&quot;4F60A1EC&quot;/&gt;&lt;wsp:rsid wsp:val=&quot;4F625CEA&quot;/&gt;&lt;wsp:rsid wsp:val=&quot;4F67A986&quot;/&gt;&lt;wsp:rsid wsp:val=&quot;4F708035&quot;/&gt;&lt;wsp:rsid wsp:val=&quot;4F7190C5&quot;/&gt;&lt;wsp:rsid wsp:val=&quot;4F759E0A&quot;/&gt;&lt;wsp:rsid wsp:val=&quot;4F7A2883&quot;/&gt;&lt;wsp:rsid wsp:val=&quot;4F81B49C&quot;/&gt;&lt;wsp:rsid wsp:val=&quot;4F845F5B&quot;/&gt;&lt;wsp:rsid wsp:val=&quot;4F852E74&quot;/&gt;&lt;wsp:rsid wsp:val=&quot;4F97B069&quot;/&gt;&lt;wsp:rsid wsp:val=&quot;4F9D5CCF&quot;/&gt;&lt;wsp:rsid wsp:val=&quot;4FA35ABD&quot;/&gt;&lt;wsp:rsid wsp:val=&quot;4FA8E0C2&quot;/&gt;&lt;wsp:rsid wsp:val=&quot;4FB7273C&quot;/&gt;&lt;wsp:rsid wsp:val=&quot;4FC4D9D8&quot;/&gt;&lt;wsp:rsid wsp:val=&quot;4FC6865B&quot;/&gt;&lt;wsp:rsid wsp:val=&quot;4FCCB0E1&quot;/&gt;&lt;wsp:rsid wsp:val=&quot;4FD039B1&quot;/&gt;&lt;wsp:rsid wsp:val=&quot;4FD2AC7E&quot;/&gt;&lt;wsp:rsid wsp:val=&quot;4FD697A4&quot;/&gt;&lt;wsp:rsid wsp:val=&quot;4FE60C13&quot;/&gt;&lt;wsp:rsid wsp:val=&quot;4FEA74C5&quot;/&gt;&lt;wsp:rsid wsp:val=&quot;4FED4BE8&quot;/&gt;&lt;wsp:rsid wsp:val=&quot;4FF3D968&quot;/&gt;&lt;wsp:rsid wsp:val=&quot;4FF7BD30&quot;/&gt;&lt;wsp:rsid wsp:val=&quot;4FFE744F&quot;/&gt;&lt;wsp:rsid wsp:val=&quot;50092E64&quot;/&gt;&lt;wsp:rsid wsp:val=&quot;500C7EB0&quot;/&gt;&lt;wsp:rsid wsp:val=&quot;50102A31&quot;/&gt;&lt;wsp:rsid wsp:val=&quot;501BE28B&quot;/&gt;&lt;wsp:rsid wsp:val=&quot;50214B62&quot;/&gt;&lt;wsp:rsid wsp:val=&quot;5029907C&quot;/&gt;&lt;wsp:rsid wsp:val=&quot;5044387F&quot;/&gt;&lt;wsp:rsid wsp:val=&quot;50723AB5&quot;/&gt;&lt;wsp:rsid wsp:val=&quot;507276EC&quot;/&gt;&lt;wsp:rsid wsp:val=&quot;507A7916&quot;/&gt;&lt;wsp:rsid wsp:val=&quot;509B0920&quot;/&gt;&lt;wsp:rsid wsp:val=&quot;50A38A01&quot;/&gt;&lt;wsp:rsid wsp:val=&quot;50AECF86&quot;/&gt;&lt;wsp:rsid wsp:val=&quot;50B5349A&quot;/&gt;&lt;wsp:rsid wsp:val=&quot;50C36532&quot;/&gt;&lt;wsp:rsid wsp:val=&quot;50D338A8&quot;/&gt;&lt;wsp:rsid wsp:val=&quot;50D4F30B&quot;/&gt;&lt;wsp:rsid wsp:val=&quot;50DAC358&quot;/&gt;&lt;wsp:rsid wsp:val=&quot;50E192AA&quot;/&gt;&lt;wsp:rsid wsp:val=&quot;511A2A19&quot;/&gt;&lt;wsp:rsid wsp:val=&quot;5130864D&quot;/&gt;&lt;wsp:rsid wsp:val=&quot;5134BD3A&quot;/&gt;&lt;wsp:rsid wsp:val=&quot;513C84A4&quot;/&gt;&lt;wsp:rsid wsp:val=&quot;51493BD5&quot;/&gt;&lt;wsp:rsid wsp:val=&quot;515993D1&quot;/&gt;&lt;wsp:rsid wsp:val=&quot;515C405F&quot;/&gt;&lt;wsp:rsid wsp:val=&quot;51698F49&quot;/&gt;&lt;wsp:rsid wsp:val=&quot;517378A7&quot;/&gt;&lt;wsp:rsid wsp:val=&quot;517D63B9&quot;/&gt;&lt;wsp:rsid wsp:val=&quot;518F8716&quot;/&gt;&lt;wsp:rsid wsp:val=&quot;5192F65E&quot;/&gt;&lt;wsp:rsid wsp:val=&quot;5194A210&quot;/&gt;&lt;wsp:rsid wsp:val=&quot;51A3EE3A&quot;/&gt;&lt;wsp:rsid wsp:val=&quot;51B14D62&quot;/&gt;&lt;wsp:rsid wsp:val=&quot;51B35336&quot;/&gt;&lt;wsp:rsid wsp:val=&quot;51C3A018&quot;/&gt;&lt;wsp:rsid wsp:val=&quot;51CD6C8F&quot;/&gt;&lt;wsp:rsid wsp:val=&quot;51D48C85&quot;/&gt;&lt;wsp:rsid wsp:val=&quot;51DDC5F3&quot;/&gt;&lt;wsp:rsid wsp:val=&quot;51E1A4A0&quot;/&gt;&lt;wsp:rsid wsp:val=&quot;51E60599&quot;/&gt;&lt;wsp:rsid wsp:val=&quot;51E7E662&quot;/&gt;&lt;wsp:rsid wsp:val=&quot;51EAD5A7&quot;/&gt;&lt;wsp:rsid wsp:val=&quot;51EC9C34&quot;/&gt;&lt;wsp:rsid wsp:val=&quot;51F030FA&quot;/&gt;&lt;wsp:rsid wsp:val=&quot;51F86933&quot;/&gt;&lt;wsp:rsid wsp:val=&quot;520A32DB&quot;/&gt;&lt;wsp:rsid wsp:val=&quot;520A7C04&quot;/&gt;&lt;wsp:rsid wsp:val=&quot;522AE1FD&quot;/&gt;&lt;wsp:rsid wsp:val=&quot;52368F0D&quot;/&gt;&lt;wsp:rsid wsp:val=&quot;5252ABF5&quot;/&gt;&lt;wsp:rsid wsp:val=&quot;5257EB82&quot;/&gt;&lt;wsp:rsid wsp:val=&quot;526C94D5&quot;/&gt;&lt;wsp:rsid wsp:val=&quot;527A75AD&quot;/&gt;&lt;wsp:rsid wsp:val=&quot;527C262D&quot;/&gt;&lt;wsp:rsid wsp:val=&quot;5294C249&quot;/&gt;&lt;wsp:rsid wsp:val=&quot;529E461B&quot;/&gt;&lt;wsp:rsid wsp:val=&quot;52A908B0&quot;/&gt;&lt;wsp:rsid wsp:val=&quot;52B84A02&quot;/&gt;&lt;wsp:rsid wsp:val=&quot;52C872CE&quot;/&gt;&lt;wsp:rsid wsp:val=&quot;52E74B1D&quot;/&gt;&lt;wsp:rsid wsp:val=&quot;52F542DA&quot;/&gt;&lt;wsp:rsid wsp:val=&quot;52F8BD65&quot;/&gt;&lt;wsp:rsid wsp:val=&quot;53047F48&quot;/&gt;&lt;wsp:rsid wsp:val=&quot;5312D15C&quot;/&gt;&lt;wsp:rsid wsp:val=&quot;5314C72D&quot;/&gt;&lt;wsp:rsid wsp:val=&quot;53180A16&quot;/&gt;&lt;wsp:rsid wsp:val=&quot;531BFBE8&quot;/&gt;&lt;wsp:rsid wsp:val=&quot;531D432F&quot;/&gt;&lt;wsp:rsid wsp:val=&quot;532164C8&quot;/&gt;&lt;wsp:rsid wsp:val=&quot;532A6521&quot;/&gt;&lt;wsp:rsid wsp:val=&quot;532B5777&quot;/&gt;&lt;wsp:rsid wsp:val=&quot;532EF0D2&quot;/&gt;&lt;wsp:rsid wsp:val=&quot;533A17E1&quot;/&gt;&lt;wsp:rsid wsp:val=&quot;533CB3F3&quot;/&gt;&lt;wsp:rsid wsp:val=&quot;5341F8DE&quot;/&gt;&lt;wsp:rsid wsp:val=&quot;534530C7&quot;/&gt;&lt;wsp:rsid wsp:val=&quot;534B472A&quot;/&gt;&lt;wsp:rsid wsp:val=&quot;53500C87&quot;/&gt;&lt;wsp:rsid wsp:val=&quot;535431AC&quot;/&gt;&lt;wsp:rsid wsp:val=&quot;535C78A2&quot;/&gt;&lt;wsp:rsid wsp:val=&quot;5363BE2B&quot;/&gt;&lt;wsp:rsid wsp:val=&quot;538EFB38&quot;/&gt;&lt;wsp:rsid wsp:val=&quot;5396DA86&quot;/&gt;&lt;wsp:rsid wsp:val=&quot;539EAD06&quot;/&gt;&lt;wsp:rsid wsp:val=&quot;53A29468&quot;/&gt;&lt;wsp:rsid wsp:val=&quot;53B9AF64&quot;/&gt;&lt;wsp:rsid wsp:val=&quot;53CA78CE&quot;/&gt;&lt;wsp:rsid wsp:val=&quot;53D967CB&quot;/&gt;&lt;wsp:rsid wsp:val=&quot;53D9A14C&quot;/&gt;&lt;wsp:rsid wsp:val=&quot;53DEE515&quot;/&gt;&lt;wsp:rsid wsp:val=&quot;53F35498&quot;/&gt;&lt;wsp:rsid wsp:val=&quot;53FDCF44&quot;/&gt;&lt;wsp:rsid wsp:val=&quot;5402BD77&quot;/&gt;&lt;wsp:rsid wsp:val=&quot;54096CD8&quot;/&gt;&lt;wsp:rsid wsp:val=&quot;540D1FF9&quot;/&gt;&lt;wsp:rsid wsp:val=&quot;540D64F2&quot;/&gt;&lt;wsp:rsid wsp:val=&quot;54101326&quot;/&gt;&lt;wsp:rsid wsp:val=&quot;541BCF53&quot;/&gt;&lt;wsp:rsid wsp:val=&quot;541CC212&quot;/&gt;&lt;wsp:rsid wsp:val=&quot;541DF43A&quot;/&gt;&lt;wsp:rsid wsp:val=&quot;542BCFC9&quot;/&gt;&lt;wsp:rsid wsp:val=&quot;543092AA&quot;/&gt;&lt;wsp:rsid wsp:val=&quot;54328C69&quot;/&gt;&lt;wsp:rsid wsp:val=&quot;543B6F43&quot;/&gt;&lt;wsp:rsid wsp:val=&quot;543B7E59&quot;/&gt;&lt;wsp:rsid wsp:val=&quot;5446E534&quot;/&gt;&lt;wsp:rsid wsp:val=&quot;544BC021&quot;/&gt;&lt;wsp:rsid wsp:val=&quot;544BE5E8&quot;/&gt;&lt;wsp:rsid wsp:val=&quot;5461A635&quot;/&gt;&lt;wsp:rsid wsp:val=&quot;546231FE&quot;/&gt;&lt;wsp:rsid wsp:val=&quot;5469A873&quot;/&gt;&lt;wsp:rsid wsp:val=&quot;547053A6&quot;/&gt;&lt;wsp:rsid wsp:val=&quot;54718198&quot;/&gt;&lt;wsp:rsid wsp:val=&quot;54718D8A&quot;/&gt;&lt;wsp:rsid wsp:val=&quot;548F0E13&quot;/&gt;&lt;wsp:rsid wsp:val=&quot;54964390&quot;/&gt;&lt;wsp:rsid wsp:val=&quot;549C8543&quot;/&gt;&lt;wsp:rsid wsp:val=&quot;54A379A4&quot;/&gt;&lt;wsp:rsid wsp:val=&quot;54B13CED&quot;/&gt;&lt;wsp:rsid wsp:val=&quot;54B32D1B&quot;/&gt;&lt;wsp:rsid wsp:val=&quot;54C5224B&quot;/&gt;&lt;wsp:rsid wsp:val=&quot;54C67229&quot;/&gt;&lt;wsp:rsid wsp:val=&quot;54CAC8F6&quot;/&gt;&lt;wsp:rsid wsp:val=&quot;54E7178B&quot;/&gt;&lt;wsp:rsid wsp:val=&quot;54F4D21B&quot;/&gt;&lt;wsp:rsid wsp:val=&quot;5502E0B1&quot;/&gt;&lt;wsp:rsid wsp:val=&quot;550C50F9&quot;/&gt;&lt;wsp:rsid wsp:val=&quot;5517A9A2&quot;/&gt;&lt;wsp:rsid wsp:val=&quot;552CC8E6&quot;/&gt;&lt;wsp:rsid wsp:val=&quot;5531A9AE&quot;/&gt;&lt;wsp:rsid wsp:val=&quot;5556FE8B&quot;/&gt;&lt;wsp:rsid wsp:val=&quot;5566C75A&quot;/&gt;&lt;wsp:rsid wsp:val=&quot;556F9C6D&quot;/&gt;&lt;wsp:rsid wsp:val=&quot;5570279A&quot;/&gt;&lt;wsp:rsid wsp:val=&quot;55B3AA1A&quot;/&gt;&lt;wsp:rsid wsp:val=&quot;55C9868A&quot;/&gt;&lt;wsp:rsid wsp:val=&quot;55D531A0&quot;/&gt;&lt;wsp:rsid wsp:val=&quot;55DCBCA5&quot;/&gt;&lt;wsp:rsid wsp:val=&quot;55DE4A61&quot;/&gt;&lt;wsp:rsid wsp:val=&quot;55E2F739&quot;/&gt;&lt;wsp:rsid wsp:val=&quot;55F3B258&quot;/&gt;&lt;wsp:rsid wsp:val=&quot;560BF13F&quot;/&gt;&lt;wsp:rsid wsp:val=&quot;560D5DEB&quot;/&gt;&lt;wsp:rsid wsp:val=&quot;56151C72&quot;/&gt;&lt;wsp:rsid wsp:val=&quot;561530D9&quot;/&gt;&lt;wsp:rsid wsp:val=&quot;561BEB84&quot;/&gt;&lt;wsp:rsid wsp:val=&quot;562223A3&quot;/&gt;&lt;wsp:rsid wsp:val=&quot;56295DD8&quot;/&gt;&lt;wsp:rsid wsp:val=&quot;565271D5&quot;/&gt;&lt;wsp:rsid wsp:val=&quot;565BB86F&quot;/&gt;&lt;wsp:rsid wsp:val=&quot;56612144&quot;/&gt;&lt;wsp:rsid wsp:val=&quot;5661A8D5&quot;/&gt;&lt;wsp:rsid wsp:val=&quot;56628EDB&quot;/&gt;&lt;wsp:rsid wsp:val=&quot;56653698&quot;/&gt;&lt;wsp:rsid wsp:val=&quot;56676B6D&quot;/&gt;&lt;wsp:rsid wsp:val=&quot;56789E04&quot;/&gt;&lt;wsp:rsid wsp:val=&quot;567DAEA9&quot;/&gt;&lt;wsp:rsid wsp:val=&quot;56A834C1&quot;/&gt;&lt;wsp:rsid wsp:val=&quot;56A878C0&quot;/&gt;&lt;wsp:rsid wsp:val=&quot;56A8CEBA&quot;/&gt;&lt;wsp:rsid wsp:val=&quot;56CECA7E&quot;/&gt;&lt;wsp:rsid wsp:val=&quot;56DCDE90&quot;/&gt;&lt;wsp:rsid wsp:val=&quot;56E112C6&quot;/&gt;&lt;wsp:rsid wsp:val=&quot;56E3DFE5&quot;/&gt;&lt;wsp:rsid wsp:val=&quot;56EB1734&quot;/&gt;&lt;wsp:rsid wsp:val=&quot;56F1F38E&quot;/&gt;&lt;wsp:rsid wsp:val=&quot;56FFD359&quot;/&gt;&lt;wsp:rsid wsp:val=&quot;5703DF16&quot;/&gt;&lt;wsp:rsid wsp:val=&quot;5711C028&quot;/&gt;&lt;wsp:rsid wsp:val=&quot;571F5932&quot;/&gt;&lt;wsp:rsid wsp:val=&quot;572C78EF&quot;/&gt;&lt;wsp:rsid wsp:val=&quot;574F3D85&quot;/&gt;&lt;wsp:rsid wsp:val=&quot;575EBB0E&quot;/&gt;&lt;wsp:rsid wsp:val=&quot;57686FF3&quot;/&gt;&lt;wsp:rsid wsp:val=&quot;57757A59&quot;/&gt;&lt;wsp:rsid wsp:val=&quot;578C3486&quot;/&gt;&lt;wsp:rsid wsp:val=&quot;57A92E4C&quot;/&gt;&lt;wsp:rsid wsp:val=&quot;57CF32C3&quot;/&gt;&lt;wsp:rsid wsp:val=&quot;57D2953C&quot;/&gt;&lt;wsp:rsid wsp:val=&quot;57DF2ABC&quot;/&gt;&lt;wsp:rsid wsp:val=&quot;57E3C5BE&quot;/&gt;&lt;wsp:rsid wsp:val=&quot;58083DF6&quot;/&gt;&lt;wsp:rsid wsp:val=&quot;581FF7F5&quot;/&gt;&lt;wsp:rsid wsp:val=&quot;58262C48&quot;/&gt;&lt;wsp:rsid wsp:val=&quot;5847C882&quot;/&gt;&lt;wsp:rsid wsp:val=&quot;58589ECE&quot;/&gt;&lt;wsp:rsid wsp:val=&quot;585AB342&quot;/&gt;&lt;wsp:rsid wsp:val=&quot;586E3DED&quot;/&gt;&lt;wsp:rsid wsp:val=&quot;5875A7EA&quot;/&gt;&lt;wsp:rsid wsp:val=&quot;58858AFB&quot;/&gt;&lt;wsp:rsid wsp:val=&quot;589D5292&quot;/&gt;&lt;wsp:rsid wsp:val=&quot;58A9F040&quot;/&gt;&lt;wsp:rsid wsp:val=&quot;58AA22C1&quot;/&gt;&lt;wsp:rsid wsp:val=&quot;58B1EDA4&quot;/&gt;&lt;wsp:rsid wsp:val=&quot;58B3177B&quot;/&gt;&lt;wsp:rsid wsp:val=&quot;58B47C6A&quot;/&gt;&lt;wsp:rsid wsp:val=&quot;58C45BAE&quot;/&gt;&lt;wsp:rsid wsp:val=&quot;58D4A937&quot;/&gt;&lt;wsp:rsid wsp:val=&quot;58E3F5B5&quot;/&gt;&lt;wsp:rsid wsp:val=&quot;58EB38A2&quot;/&gt;&lt;wsp:rsid wsp:val=&quot;58FAFA24&quot;/&gt;&lt;wsp:rsid wsp:val=&quot;59057BDD&quot;/&gt;&lt;wsp:rsid wsp:val=&quot;5907D145&quot;/&gt;&lt;wsp:rsid wsp:val=&quot;59172464&quot;/&gt;&lt;wsp:rsid wsp:val=&quot;5924E7A1&quot;/&gt;&lt;wsp:rsid wsp:val=&quot;593476BF&quot;/&gt;&lt;wsp:rsid wsp:val=&quot;5946226D&quot;/&gt;&lt;wsp:rsid wsp:val=&quot;5947D67D&quot;/&gt;&lt;wsp:rsid wsp:val=&quot;594A263F&quot;/&gt;&lt;wsp:rsid wsp:val=&quot;594B5C01&quot;/&gt;&lt;wsp:rsid wsp:val=&quot;5959C314&quot;/&gt;&lt;wsp:rsid wsp:val=&quot;595BBFC3&quot;/&gt;&lt;wsp:rsid wsp:val=&quot;5968EC15&quot;/&gt;&lt;wsp:rsid wsp:val=&quot;596D507B&quot;/&gt;&lt;wsp:rsid wsp:val=&quot;598DEFF6&quot;/&gt;&lt;wsp:rsid wsp:val=&quot;5991BCEB&quot;/&gt;&lt;wsp:rsid wsp:val=&quot;5994FABC&quot;/&gt;&lt;wsp:rsid wsp:val=&quot;599CEA3E&quot;/&gt;&lt;wsp:rsid wsp:val=&quot;59A16051&quot;/&gt;&lt;wsp:rsid wsp:val=&quot;59A4AAEA&quot;/&gt;&lt;wsp:rsid wsp:val=&quot;59A70E69&quot;/&gt;&lt;wsp:rsid wsp:val=&quot;59B24E2D&quot;/&gt;&lt;wsp:rsid wsp:val=&quot;59B3B408&quot;/&gt;&lt;wsp:rsid wsp:val=&quot;59B9A7B4&quot;/&gt;&lt;wsp:rsid wsp:val=&quot;59BDEE3B&quot;/&gt;&lt;wsp:rsid wsp:val=&quot;59C6BF96&quot;/&gt;&lt;wsp:rsid wsp:val=&quot;59D62DCD&quot;/&gt;&lt;wsp:rsid wsp:val=&quot;59DA4CE4&quot;/&gt;&lt;wsp:rsid wsp:val=&quot;59DD6157&quot;/&gt;&lt;wsp:rsid wsp:val=&quot;59DD6C97&quot;/&gt;&lt;wsp:rsid wsp:val=&quot;59E27197&quot;/&gt;&lt;wsp:rsid wsp:val=&quot;59E8232C&quot;/&gt;&lt;wsp:rsid wsp:val=&quot;59EB51BB&quot;/&gt;&lt;wsp:rsid wsp:val=&quot;59F72BDB&quot;/&gt;&lt;wsp:rsid wsp:val=&quot;59F865A1&quot;/&gt;&lt;wsp:rsid wsp:val=&quot;5A065FCB&quot;/&gt;&lt;wsp:rsid wsp:val=&quot;5A0A2B1B&quot;/&gt;&lt;wsp:rsid wsp:val=&quot;5A2045C8&quot;/&gt;&lt;wsp:rsid wsp:val=&quot;5A338D2C&quot;/&gt;&lt;wsp:rsid wsp:val=&quot;5A4F0723&quot;/&gt;&lt;wsp:rsid wsp:val=&quot;5A583588&quot;/&gt;&lt;wsp:rsid wsp:val=&quot;5A5961EE&quot;/&gt;&lt;wsp:rsid wsp:val=&quot;5A6549D1&quot;/&gt;&lt;wsp:rsid wsp:val=&quot;5A6E4286&quot;/&gt;&lt;wsp:rsid wsp:val=&quot;5A83B87D&quot;/&gt;&lt;wsp:rsid wsp:val=&quot;5A88392D&quot;/&gt;&lt;wsp:rsid wsp:val=&quot;5A8928FA&quot;/&gt;&lt;wsp:rsid wsp:val=&quot;5A9A0935&quot;/&gt;&lt;wsp:rsid wsp:val=&quot;5AB43353&quot;/&gt;&lt;wsp:rsid wsp:val=&quot;5AC9C542&quot;/&gt;&lt;wsp:rsid wsp:val=&quot;5AD62191&quot;/&gt;&lt;wsp:rsid wsp:val=&quot;5AE68B6F&quot;/&gt;&lt;wsp:rsid wsp:val=&quot;5AEDFC44&quot;/&gt;&lt;wsp:rsid wsp:val=&quot;5B0F439A&quot;/&gt;&lt;wsp:rsid wsp:val=&quot;5B135F67&quot;/&gt;&lt;wsp:rsid wsp:val=&quot;5B192863&quot;/&gt;&lt;wsp:rsid wsp:val=&quot;5B21C804&quot;/&gt;&lt;wsp:rsid wsp:val=&quot;5B2623A5&quot;/&gt;&lt;wsp:rsid wsp:val=&quot;5B2D96D9&quot;/&gt;&lt;wsp:rsid wsp:val=&quot;5B3FC84A&quot;/&gt;&lt;wsp:rsid wsp:val=&quot;5B56590F&quot;/&gt;&lt;wsp:rsid wsp:val=&quot;5B57F0F1&quot;/&gt;&lt;wsp:rsid wsp:val=&quot;5B5D4591&quot;/&gt;&lt;wsp:rsid wsp:val=&quot;5B5F0ECB&quot;/&gt;&lt;wsp:rsid wsp:val=&quot;5B62117C&quot;/&gt;&lt;wsp:rsid wsp:val=&quot;5B6B7527&quot;/&gt;&lt;wsp:rsid wsp:val=&quot;5B87A683&quot;/&gt;&lt;wsp:rsid wsp:val=&quot;5BAD54D6&quot;/&gt;&lt;wsp:rsid wsp:val=&quot;5BBB0A39&quot;/&gt;&lt;wsp:rsid wsp:val=&quot;5BD4F354&quot;/&gt;&lt;wsp:rsid wsp:val=&quot;5BDB4FF8&quot;/&gt;&lt;wsp:rsid wsp:val=&quot;5BDC2313&quot;/&gt;&lt;wsp:rsid wsp:val=&quot;5BE7C04B&quot;/&gt;&lt;wsp:rsid wsp:val=&quot;5BE9D987&quot;/&gt;&lt;wsp:rsid wsp:val=&quot;5BF65892&quot;/&gt;&lt;wsp:rsid wsp:val=&quot;5BF6C5E6&quot;/&gt;&lt;wsp:rsid wsp:val=&quot;5BF9783D&quot;/&gt;&lt;wsp:rsid wsp:val=&quot;5C0F4EFB&quot;/&gt;&lt;wsp:rsid wsp:val=&quot;5C13A1DC&quot;/&gt;&lt;wsp:rsid wsp:val=&quot;5C27589F&quot;/&gt;&lt;wsp:rsid wsp:val=&quot;5C30F77F&quot;/&gt;&lt;wsp:rsid wsp:val=&quot;5C33B4E2&quot;/&gt;&lt;wsp:rsid wsp:val=&quot;5C3E0FD1&quot;/&gt;&lt;wsp:rsid wsp:val=&quot;5C4C805E&quot;/&gt;&lt;wsp:rsid wsp:val=&quot;5C51FB65&quot;/&gt;&lt;wsp:rsid wsp:val=&quot;5C70CBB4&quot;/&gt;&lt;wsp:rsid wsp:val=&quot;5C9E33ED&quot;/&gt;&lt;wsp:rsid wsp:val=&quot;5CAB69A4&quot;/&gt;&lt;wsp:rsid wsp:val=&quot;5CB239CB&quot;/&gt;&lt;wsp:rsid wsp:val=&quot;5CB6332E&quot;/&gt;&lt;wsp:rsid wsp:val=&quot;5CB8CD81&quot;/&gt;&lt;wsp:rsid wsp:val=&quot;5CB9E863&quot;/&gt;&lt;wsp:rsid wsp:val=&quot;5CBA9173&quot;/&gt;&lt;wsp:rsid wsp:val=&quot;5CC3AF91&quot;/&gt;&lt;wsp:rsid wsp:val=&quot;5CC4E9F8&quot;/&gt;&lt;wsp:rsid wsp:val=&quot;5CC5EBBF&quot;/&gt;&lt;wsp:rsid wsp:val=&quot;5CDD5F16&quot;/&gt;&lt;wsp:rsid wsp:val=&quot;5CEE1BC7&quot;/&gt;&lt;wsp:rsid wsp:val=&quot;5D10D22D&quot;/&gt;&lt;wsp:rsid wsp:val=&quot;5D21AAA8&quot;/&gt;&lt;wsp:rsid wsp:val=&quot;5D26B7D9&quot;/&gt;&lt;wsp:rsid wsp:val=&quot;5D2E3F41&quot;/&gt;&lt;wsp:rsid wsp:val=&quot;5D306379&quot;/&gt;&lt;wsp:rsid wsp:val=&quot;5D3852CD&quot;/&gt;&lt;wsp:rsid wsp:val=&quot;5D40DEE0&quot;/&gt;&lt;wsp:rsid wsp:val=&quot;5D4EFF1F&quot;/&gt;&lt;wsp:rsid wsp:val=&quot;5D7A159F&quot;/&gt;&lt;wsp:rsid wsp:val=&quot;5D8D5AE5&quot;/&gt;&lt;wsp:rsid wsp:val=&quot;5DAC164D&quot;/&gt;&lt;wsp:rsid wsp:val=&quot;5DACA83A&quot;/&gt;&lt;wsp:rsid wsp:val=&quot;5DACFC30&quot;/&gt;&lt;wsp:rsid wsp:val=&quot;5DB4298A&quot;/&gt;&lt;wsp:rsid wsp:val=&quot;5DB903C1&quot;/&gt;&lt;wsp:rsid wsp:val=&quot;5DC3A458&quot;/&gt;&lt;wsp:rsid wsp:val=&quot;5DC99928&quot;/&gt;&lt;wsp:rsid wsp:val=&quot;5DE720A6&quot;/&gt;&lt;wsp:rsid wsp:val=&quot;5DEA15B7&quot;/&gt;&lt;wsp:rsid wsp:val=&quot;5E00D783&quot;/&gt;&lt;wsp:rsid wsp:val=&quot;5E063F12&quot;/&gt;&lt;wsp:rsid wsp:val=&quot;5E0B3DCC&quot;/&gt;&lt;wsp:rsid wsp:val=&quot;5E169075&quot;/&gt;&lt;wsp:rsid wsp:val=&quot;5E20EC1A&quot;/&gt;&lt;wsp:rsid wsp:val=&quot;5E215608&quot;/&gt;&lt;wsp:rsid wsp:val=&quot;5E2347AE&quot;/&gt;&lt;wsp:rsid wsp:val=&quot;5E24373C&quot;/&gt;&lt;wsp:rsid wsp:val=&quot;5E444175&quot;/&gt;&lt;wsp:rsid wsp:val=&quot;5E44FB5C&quot;/&gt;&lt;wsp:rsid wsp:val=&quot;5E70E52B&quot;/&gt;&lt;wsp:rsid wsp:val=&quot;5E89F24B&quot;/&gt;&lt;wsp:rsid wsp:val=&quot;5E8F67D0&quot;/&gt;&lt;wsp:rsid wsp:val=&quot;5EA5AB5F&quot;/&gt;&lt;wsp:rsid wsp:val=&quot;5EAF9F17&quot;/&gt;&lt;wsp:rsid wsp:val=&quot;5EB3ADCE&quot;/&gt;&lt;wsp:rsid wsp:val=&quot;5EB4CCE5&quot;/&gt;&lt;wsp:rsid wsp:val=&quot;5ECA9CFE&quot;/&gt;&lt;wsp:rsid wsp:val=&quot;5ECCD61D&quot;/&gt;&lt;wsp:rsid wsp:val=&quot;5EDA2121&quot;/&gt;&lt;wsp:rsid wsp:val=&quot;5F000967&quot;/&gt;&lt;wsp:rsid wsp:val=&quot;5F0257B0&quot;/&gt;&lt;wsp:rsid wsp:val=&quot;5F035872&quot;/&gt;&lt;wsp:rsid wsp:val=&quot;5F0588FC&quot;/&gt;&lt;wsp:rsid wsp:val=&quot;5F188640&quot;/&gt;&lt;wsp:rsid wsp:val=&quot;5F19C7D7&quot;/&gt;&lt;wsp:rsid wsp:val=&quot;5F1B2B36&quot;/&gt;&lt;wsp:rsid wsp:val=&quot;5F253C3F&quot;/&gt;&lt;wsp:rsid wsp:val=&quot;5F2B85A3&quot;/&gt;&lt;wsp:rsid wsp:val=&quot;5F355FD3&quot;/&gt;&lt;wsp:rsid wsp:val=&quot;5F3E0317&quot;/&gt;&lt;wsp:rsid wsp:val=&quot;5F3EA5FD&quot;/&gt;&lt;wsp:rsid wsp:val=&quot;5F5A16BC&quot;/&gt;&lt;wsp:rsid wsp:val=&quot;5F718FC6&quot;/&gt;&lt;wsp:rsid wsp:val=&quot;5F741006&quot;/&gt;&lt;wsp:rsid wsp:val=&quot;5F76C133&quot;/&gt;&lt;wsp:rsid wsp:val=&quot;5F7969F4&quot;/&gt;&lt;wsp:rsid wsp:val=&quot;5F869B45&quot;/&gt;&lt;wsp:rsid wsp:val=&quot;5F8833D9&quot;/&gt;&lt;wsp:rsid wsp:val=&quot;5F899C27&quot;/&gt;&lt;wsp:rsid wsp:val=&quot;5F8AA746&quot;/&gt;&lt;wsp:rsid wsp:val=&quot;5F8C12BD&quot;/&gt;&lt;wsp:rsid wsp:val=&quot;5F940BB0&quot;/&gt;&lt;wsp:rsid wsp:val=&quot;5F9515DE&quot;/&gt;&lt;wsp:rsid wsp:val=&quot;5F9B0D23&quot;/&gt;&lt;wsp:rsid wsp:val=&quot;5F9DE780&quot;/&gt;&lt;wsp:rsid wsp:val=&quot;5FAB507C&quot;/&gt;&lt;wsp:rsid wsp:val=&quot;5FB36B45&quot;/&gt;&lt;wsp:rsid wsp:val=&quot;5FE763D0&quot;/&gt;&lt;wsp:rsid wsp:val=&quot;5FF98C62&quot;/&gt;&lt;wsp:rsid wsp:val=&quot;5FFE69D5&quot;/&gt;&lt;wsp:rsid wsp:val=&quot;6007D723&quot;/&gt;&lt;wsp:rsid wsp:val=&quot;6015DF26&quot;/&gt;&lt;wsp:rsid wsp:val=&quot;60213443&quot;/&gt;&lt;wsp:rsid wsp:val=&quot;60534805&quot;/&gt;&lt;wsp:rsid wsp:val=&quot;6054089D&quot;/&gt;&lt;wsp:rsid wsp:val=&quot;605A38FF&quot;/&gt;&lt;wsp:rsid wsp:val=&quot;605E589B&quot;/&gt;&lt;wsp:rsid wsp:val=&quot;606249CF&quot;/&gt;&lt;wsp:rsid wsp:val=&quot;606AB064&quot;/&gt;&lt;wsp:rsid wsp:val=&quot;608BADB7&quot;/&gt;&lt;wsp:rsid wsp:val=&quot;608FD379&quot;/&gt;&lt;wsp:rsid wsp:val=&quot;60916271&quot;/&gt;&lt;wsp:rsid wsp:val=&quot;6099DC62&quot;/&gt;&lt;wsp:rsid wsp:val=&quot;609A2390&quot;/&gt;&lt;wsp:rsid wsp:val=&quot;60AD691A&quot;/&gt;&lt;wsp:rsid wsp:val=&quot;60B0B959&quot;/&gt;&lt;wsp:rsid wsp:val=&quot;60B59838&quot;/&gt;&lt;wsp:rsid wsp:val=&quot;60BC3994&quot;/&gt;&lt;wsp:rsid wsp:val=&quot;60C86E86&quot;/&gt;&lt;wsp:rsid wsp:val=&quot;60C8B91F&quot;/&gt;&lt;wsp:rsid wsp:val=&quot;60CDAA16&quot;/&gt;&lt;wsp:rsid wsp:val=&quot;60D339C0&quot;/&gt;&lt;wsp:rsid wsp:val=&quot;60D8F17E&quot;/&gt;&lt;wsp:rsid wsp:val=&quot;60D9FB41&quot;/&gt;&lt;wsp:rsid wsp:val=&quot;60EA4ED7&quot;/&gt;&lt;wsp:rsid wsp:val=&quot;60F5E71D&quot;/&gt;&lt;wsp:rsid wsp:val=&quot;6106698F&quot;/&gt;&lt;wsp:rsid wsp:val=&quot;61096360&quot;/&gt;&lt;wsp:rsid wsp:val=&quot;61130D22&quot;/&gt;&lt;wsp:rsid wsp:val=&quot;611BC462&quot;/&gt;&lt;wsp:rsid wsp:val=&quot;612EA4B8&quot;/&gt;&lt;wsp:rsid wsp:val=&quot;6144D4B9&quot;/&gt;&lt;wsp:rsid wsp:val=&quot;61480F64&quot;/&gt;&lt;wsp:rsid wsp:val=&quot;615064D6&quot;/&gt;&lt;wsp:rsid wsp:val=&quot;6151B7E1&quot;/&gt;&lt;wsp:rsid wsp:val=&quot;6156C434&quot;/&gt;&lt;wsp:rsid wsp:val=&quot;616BD753&quot;/&gt;&lt;wsp:rsid wsp:val=&quot;617B0BD1&quot;/&gt;&lt;wsp:rsid wsp:val=&quot;617B1187&quot;/&gt;&lt;wsp:rsid wsp:val=&quot;619707E5&quot;/&gt;&lt;wsp:rsid wsp:val=&quot;619E4ABD&quot;/&gt;&lt;wsp:rsid wsp:val=&quot;61AE4C69&quot;/&gt;&lt;wsp:rsid wsp:val=&quot;61D9F2CE&quot;/&gt;&lt;wsp:rsid wsp:val=&quot;61DF7624&quot;/&gt;&lt;wsp:rsid wsp:val=&quot;61E4E091&quot;/&gt;&lt;wsp:rsid wsp:val=&quot;61EEA432&quot;/&gt;&lt;wsp:rsid wsp:val=&quot;61F62285&quot;/&gt;&lt;wsp:rsid wsp:val=&quot;61F8F3F7&quot;/&gt;&lt;wsp:rsid wsp:val=&quot;6222B11D&quot;/&gt;&lt;wsp:rsid wsp:val=&quot;6234D1D6&quot;/&gt;&lt;wsp:rsid wsp:val=&quot;62465C4D&quot;/&gt;&lt;wsp:rsid wsp:val=&quot;6259E902&quot;/&gt;&lt;wsp:rsid wsp:val=&quot;62632665&quot;/&gt;&lt;wsp:rsid wsp:val=&quot;6275E55F&quot;/&gt;&lt;wsp:rsid wsp:val=&quot;627F259B&quot;/&gt;&lt;wsp:rsid wsp:val=&quot;62B25BA1&quot;/&gt;&lt;wsp:rsid wsp:val=&quot;62C13CE9&quot;/&gt;&lt;wsp:rsid wsp:val=&quot;62DD29AC&quot;/&gt;&lt;wsp:rsid wsp:val=&quot;62E2D029&quot;/&gt;&lt;wsp:rsid wsp:val=&quot;62F8DB63&quot;/&gt;&lt;wsp:rsid wsp:val=&quot;62F9DBA9&quot;/&gt;&lt;wsp:rsid wsp:val=&quot;62FA276D&quot;/&gt;&lt;wsp:rsid wsp:val=&quot;63012D22&quot;/&gt;&lt;wsp:rsid wsp:val=&quot;63116583&quot;/&gt;&lt;wsp:rsid wsp:val=&quot;631C51BF&quot;/&gt;&lt;wsp:rsid wsp:val=&quot;6321F755&quot;/&gt;&lt;wsp:rsid wsp:val=&quot;634847D7&quot;/&gt;&lt;wsp:rsid wsp:val=&quot;63503CF8&quot;/&gt;&lt;wsp:rsid wsp:val=&quot;63552FF9&quot;/&gt;&lt;wsp:rsid wsp:val=&quot;635AB8E7&quot;/&gt;&lt;wsp:rsid wsp:val=&quot;635D636E&quot;/&gt;&lt;wsp:rsid wsp:val=&quot;6381B6CC&quot;/&gt;&lt;wsp:rsid wsp:val=&quot;638D12FB&quot;/&gt;&lt;wsp:rsid wsp:val=&quot;63A30D7D&quot;/&gt;&lt;wsp:rsid wsp:val=&quot;63A6EE0E&quot;/&gt;&lt;wsp:rsid wsp:val=&quot;63B159EC&quot;/&gt;&lt;wsp:rsid wsp:val=&quot;63B25F40&quot;/&gt;&lt;wsp:rsid wsp:val=&quot;63B463C5&quot;/&gt;&lt;wsp:rsid wsp:val=&quot;63B55B6B&quot;/&gt;&lt;wsp:rsid wsp:val=&quot;63B90356&quot;/&gt;&lt;wsp:rsid wsp:val=&quot;63C81715&quot;/&gt;&lt;wsp:rsid wsp:val=&quot;63C9F937&quot;/&gt;&lt;wsp:rsid wsp:val=&quot;63CCD47D&quot;/&gt;&lt;wsp:rsid wsp:val=&quot;63D2D9B5&quot;/&gt;&lt;wsp:rsid wsp:val=&quot;63D39C3C&quot;/&gt;&lt;wsp:rsid wsp:val=&quot;63DB5E56&quot;/&gt;&lt;wsp:rsid wsp:val=&quot;63E27D1E&quot;/&gt;&lt;wsp:rsid wsp:val=&quot;63E61223&quot;/&gt;&lt;wsp:rsid wsp:val=&quot;63FEF6C6&quot;/&gt;&lt;wsp:rsid wsp:val=&quot;6414509F&quot;/&gt;&lt;wsp:rsid wsp:val=&quot;64177AAC&quot;/&gt;&lt;wsp:rsid wsp:val=&quot;641937A5&quot;/&gt;&lt;wsp:rsid wsp:val=&quot;641BE094&quot;/&gt;&lt;wsp:rsid wsp:val=&quot;6427D403&quot;/&gt;&lt;wsp:rsid wsp:val=&quot;6429B8FF&quot;/&gt;&lt;wsp:rsid wsp:val=&quot;642C9B45&quot;/&gt;&lt;wsp:rsid wsp:val=&quot;643BDF42&quot;/&gt;&lt;wsp:rsid wsp:val=&quot;644966CF&quot;/&gt;&lt;wsp:rsid wsp:val=&quot;6449C01A&quot;/&gt;&lt;wsp:rsid wsp:val=&quot;644B1595&quot;/&gt;&lt;wsp:rsid wsp:val=&quot;645999E8&quot;/&gt;&lt;wsp:rsid wsp:val=&quot;645EC164&quot;/&gt;&lt;wsp:rsid wsp:val=&quot;646D9C2C&quot;/&gt;&lt;wsp:rsid wsp:val=&quot;646ED40E&quot;/&gt;&lt;wsp:rsid wsp:val=&quot;6475ED7B&quot;/&gt;&lt;wsp:rsid wsp:val=&quot;64845752&quot;/&gt;&lt;wsp:rsid wsp:val=&quot;6492D0DA&quot;/&gt;&lt;wsp:rsid wsp:val=&quot;64936D80&quot;/&gt;&lt;wsp:rsid wsp:val=&quot;64999244&quot;/&gt;&lt;wsp:rsid wsp:val=&quot;64AEB9EA&quot;/&gt;&lt;wsp:rsid wsp:val=&quot;64C1C5C1&quot;/&gt;&lt;wsp:rsid wsp:val=&quot;64C3D3E7&quot;/&gt;&lt;wsp:rsid wsp:val=&quot;64C7B069&quot;/&gt;&lt;wsp:rsid wsp:val=&quot;64D53A69&quot;/&gt;&lt;wsp:rsid wsp:val=&quot;64DB52C5&quot;/&gt;&lt;wsp:rsid wsp:val=&quot;64E179E3&quot;/&gt;&lt;wsp:rsid wsp:val=&quot;64EDA600&quot;/&gt;&lt;wsp:rsid wsp:val=&quot;6502D4F6&quot;/&gt;&lt;wsp:rsid wsp:val=&quot;65201782&quot;/&gt;&lt;wsp:rsid wsp:val=&quot;65336C81&quot;/&gt;&lt;wsp:rsid wsp:val=&quot;65381F36&quot;/&gt;&lt;wsp:rsid wsp:val=&quot;6541DEC2&quot;/&gt;&lt;wsp:rsid wsp:val=&quot;65451901&quot;/&gt;&lt;wsp:rsid wsp:val=&quot;65456FA0&quot;/&gt;&lt;wsp:rsid wsp:val=&quot;6545A031&quot;/&gt;&lt;wsp:rsid wsp:val=&quot;654768D1&quot;/&gt;&lt;wsp:rsid wsp:val=&quot;654A56DA&quot;/&gt;&lt;wsp:rsid wsp:val=&quot;6568A4DE&quot;/&gt;&lt;wsp:rsid wsp:val=&quot;65781C74&quot;/&gt;&lt;wsp:rsid wsp:val=&quot;65826F64&quot;/&gt;&lt;wsp:rsid wsp:val=&quot;65B1955D&quot;/&gt;&lt;wsp:rsid wsp:val=&quot;65B2F332&quot;/&gt;&lt;wsp:rsid wsp:val=&quot;65F8DDAB&quot;/&gt;&lt;wsp:rsid wsp:val=&quot;6612A6D0&quot;/&gt;&lt;wsp:rsid wsp:val=&quot;66156731&quot;/&gt;&lt;wsp:rsid wsp:val=&quot;6638B710&quot;/&gt;&lt;wsp:rsid wsp:val=&quot;664BAC18&quot;/&gt;&lt;wsp:rsid wsp:val=&quot;6669A9DF&quot;/&gt;&lt;wsp:rsid wsp:val=&quot;667B78E1&quot;/&gt;&lt;wsp:rsid wsp:val=&quot;667FB27E&quot;/&gt;&lt;wsp:rsid wsp:val=&quot;66850F83&quot;/&gt;&lt;wsp:rsid wsp:val=&quot;66A139FF&quot;/&gt;&lt;wsp:rsid wsp:val=&quot;66A89A43&quot;/&gt;&lt;wsp:rsid wsp:val=&quot;66C79556&quot;/&gt;&lt;wsp:rsid wsp:val=&quot;66C9C1AB&quot;/&gt;&lt;wsp:rsid wsp:val=&quot;66E4306D&quot;/&gt;&lt;wsp:rsid wsp:val=&quot;66F3114F&quot;/&gt;&lt;wsp:rsid wsp:val=&quot;66F571CD&quot;/&gt;&lt;wsp:rsid wsp:val=&quot;66F76A11&quot;/&gt;&lt;wsp:rsid wsp:val=&quot;66FF37CD&quot;/&gt;&lt;wsp:rsid wsp:val=&quot;66FFCAE1&quot;/&gt;&lt;wsp:rsid wsp:val=&quot;67006042&quot;/&gt;&lt;wsp:rsid wsp:val=&quot;67087ED0&quot;/&gt;&lt;wsp:rsid wsp:val=&quot;671E0772&quot;/&gt;&lt;wsp:rsid wsp:val=&quot;671E9A17&quot;/&gt;&lt;wsp:rsid wsp:val=&quot;6731D2EE&quot;/&gt;&lt;wsp:rsid wsp:val=&quot;67340706&quot;/&gt;&lt;wsp:rsid wsp:val=&quot;673B6DCE&quot;/&gt;&lt;wsp:rsid wsp:val=&quot;674A2028&quot;/&gt;&lt;wsp:rsid wsp:val=&quot;674A8449&quot;/&gt;&lt;wsp:rsid wsp:val=&quot;674DD4EB&quot;/&gt;&lt;wsp:rsid wsp:val=&quot;67529A27&quot;/&gt;&lt;wsp:rsid wsp:val=&quot;67538156&quot;/&gt;&lt;wsp:rsid wsp:val=&quot;67566DAE&quot;/&gt;&lt;wsp:rsid wsp:val=&quot;675779E8&quot;/&gt;&lt;wsp:rsid wsp:val=&quot;676DF1DD&quot;/&gt;&lt;wsp:rsid wsp:val=&quot;677D4FE0&quot;/&gt;&lt;wsp:rsid wsp:val=&quot;67845634&quot;/&gt;&lt;wsp:rsid wsp:val=&quot;6785861F&quot;/&gt;&lt;wsp:rsid wsp:val=&quot;6787D7B4&quot;/&gt;&lt;wsp:rsid wsp:val=&quot;67880BDE&quot;/&gt;&lt;wsp:rsid wsp:val=&quot;678E23C2&quot;/&gt;&lt;wsp:rsid wsp:val=&quot;679076C6&quot;/&gt;&lt;wsp:rsid wsp:val=&quot;67B0D577&quot;/&gt;&lt;wsp:rsid wsp:val=&quot;67C479A8&quot;/&gt;&lt;wsp:rsid wsp:val=&quot;67C850F6&quot;/&gt;&lt;wsp:rsid wsp:val=&quot;67CA7B18&quot;/&gt;&lt;wsp:rsid wsp:val=&quot;67DC0133&quot;/&gt;&lt;wsp:rsid wsp:val=&quot;67E8EE9B&quot;/&gt;&lt;wsp:rsid wsp:val=&quot;67E9A21E&quot;/&gt;&lt;wsp:rsid wsp:val=&quot;67F4FECC&quot;/&gt;&lt;wsp:rsid wsp:val=&quot;68015E5E&quot;/&gt;&lt;wsp:rsid wsp:val=&quot;68034FBD&quot;/&gt;&lt;wsp:rsid wsp:val=&quot;680F9295&quot;/&gt;&lt;wsp:rsid wsp:val=&quot;68161DCB&quot;/&gt;&lt;wsp:rsid wsp:val=&quot;6826B1B1&quot;/&gt;&lt;wsp:rsid wsp:val=&quot;6827E340&quot;/&gt;&lt;wsp:rsid wsp:val=&quot;6837B875&quot;/&gt;&lt;wsp:rsid wsp:val=&quot;6837EE16&quot;/&gt;&lt;wsp:rsid wsp:val=&quot;68382B29&quot;/&gt;&lt;wsp:rsid wsp:val=&quot;683E49F4&quot;/&gt;&lt;wsp:rsid wsp:val=&quot;68409484&quot;/&gt;&lt;wsp:rsid wsp:val=&quot;684236B4&quot;/&gt;&lt;wsp:rsid wsp:val=&quot;684B4869&quot;/&gt;&lt;wsp:rsid wsp:val=&quot;6866230D&quot;/&gt;&lt;wsp:rsid wsp:val=&quot;68A045A0&quot;/&gt;&lt;wsp:rsid wsp:val=&quot;68B7D924&quot;/&gt;&lt;wsp:rsid wsp:val=&quot;68B7E09E&quot;/&gt;&lt;wsp:rsid wsp:val=&quot;68CE42A9&quot;/&gt;&lt;wsp:rsid wsp:val=&quot;68D66B69&quot;/&gt;&lt;wsp:rsid wsp:val=&quot;68ECFB57&quot;/&gt;&lt;wsp:rsid wsp:val=&quot;68EF55D4&quot;/&gt;&lt;wsp:rsid wsp:val=&quot;68F60C30&quot;/&gt;&lt;wsp:rsid wsp:val=&quot;68F85317&quot;/&gt;&lt;wsp:rsid wsp:val=&quot;69114D46&quot;/&gt;&lt;wsp:rsid wsp:val=&quot;69143C0A&quot;/&gt;&lt;wsp:rsid wsp:val=&quot;692053DA&quot;/&gt;&lt;wsp:rsid wsp:val=&quot;69420CE4&quot;/&gt;&lt;wsp:rsid wsp:val=&quot;6948ADBC&quot;/&gt;&lt;wsp:rsid wsp:val=&quot;694F1660&quot;/&gt;&lt;wsp:rsid wsp:val=&quot;69612175&quot;/&gt;&lt;wsp:rsid wsp:val=&quot;698BF11D&quot;/&gt;&lt;wsp:rsid wsp:val=&quot;69A36077&quot;/&gt;&lt;wsp:rsid wsp:val=&quot;69A58B84&quot;/&gt;&lt;wsp:rsid wsp:val=&quot;69AF2636&quot;/&gt;&lt;wsp:rsid wsp:val=&quot;69B859F2&quot;/&gt;&lt;wsp:rsid wsp:val=&quot;69C91D6A&quot;/&gt;&lt;wsp:rsid wsp:val=&quot;69CE1B2D&quot;/&gt;&lt;wsp:rsid wsp:val=&quot;69E36D5B&quot;/&gt;&lt;wsp:rsid wsp:val=&quot;69FC4BA9&quot;/&gt;&lt;wsp:rsid wsp:val=&quot;6A061F63&quot;/&gt;&lt;wsp:rsid wsp:val=&quot;6A2294A9&quot;/&gt;&lt;wsp:rsid wsp:val=&quot;6A25D980&quot;/&gt;&lt;wsp:rsid wsp:val=&quot;6A273909&quot;/&gt;&lt;wsp:rsid wsp:val=&quot;6A294793&quot;/&gt;&lt;wsp:rsid wsp:val=&quot;6A38A927&quot;/&gt;&lt;wsp:rsid wsp:val=&quot;6A3AA697&quot;/&gt;&lt;wsp:rsid wsp:val=&quot;6A3BB3FB&quot;/&gt;&lt;wsp:rsid wsp:val=&quot;6A54B197&quot;/&gt;&lt;wsp:rsid wsp:val=&quot;6A5C4413&quot;/&gt;&lt;wsp:rsid wsp:val=&quot;6A5E0E15&quot;/&gt;&lt;wsp:rsid wsp:val=&quot;6A60D67A&quot;/&gt;&lt;wsp:rsid wsp:val=&quot;6A72CB4B&quot;/&gt;&lt;wsp:rsid wsp:val=&quot;6A773672&quot;/&gt;&lt;wsp:rsid wsp:val=&quot;6A7DDA8B&quot;/&gt;&lt;wsp:rsid wsp:val=&quot;6A80C5C7&quot;/&gt;&lt;wsp:rsid wsp:val=&quot;6A9C42D4&quot;/&gt;&lt;wsp:rsid wsp:val=&quot;6AA34D5B&quot;/&gt;&lt;wsp:rsid wsp:val=&quot;6AC282BB&quot;/&gt;&lt;wsp:rsid wsp:val=&quot;6AC61532&quot;/&gt;&lt;wsp:rsid wsp:val=&quot;6ACB1D93&quot;/&gt;&lt;wsp:rsid wsp:val=&quot;6ACD1A3C&quot;/&gt;&lt;wsp:rsid wsp:val=&quot;6ACE0F3B&quot;/&gt;&lt;wsp:rsid wsp:val=&quot;6ACEB865&quot;/&gt;&lt;wsp:rsid wsp:val=&quot;6AD250CE&quot;/&gt;&lt;wsp:rsid wsp:val=&quot;6AE5A4E8&quot;/&gt;&lt;wsp:rsid wsp:val=&quot;6AF030EE&quot;/&gt;&lt;wsp:rsid wsp:val=&quot;6AFDA67A&quot;/&gt;&lt;wsp:rsid wsp:val=&quot;6B026827&quot;/&gt;&lt;wsp:rsid wsp:val=&quot;6B22CB2A&quot;/&gt;&lt;wsp:rsid wsp:val=&quot;6B23EFBB&quot;/&gt;&lt;wsp:rsid wsp:val=&quot;6B2AFAA4&quot;/&gt;&lt;wsp:rsid wsp:val=&quot;6B2FE3A5&quot;/&gt;&lt;wsp:rsid wsp:val=&quot;6B3D8605&quot;/&gt;&lt;wsp:rsid wsp:val=&quot;6B42BFF9&quot;/&gt;&lt;wsp:rsid wsp:val=&quot;6B47AA41&quot;/&gt;&lt;wsp:rsid wsp:val=&quot;6B485F0B&quot;/&gt;&lt;wsp:rsid wsp:val=&quot;6B5DC526&quot;/&gt;&lt;wsp:rsid wsp:val=&quot;6B6A869C&quot;/&gt;&lt;wsp:rsid wsp:val=&quot;6B833A60&quot;/&gt;&lt;wsp:rsid wsp:val=&quot;6B83E933&quot;/&gt;&lt;wsp:rsid wsp:val=&quot;6B8A2D1C&quot;/&gt;&lt;wsp:rsid wsp:val=&quot;6BA565C4&quot;/&gt;&lt;wsp:rsid wsp:val=&quot;6BC34DCF&quot;/&gt;&lt;wsp:rsid wsp:val=&quot;6BCB49C3&quot;/&gt;&lt;wsp:rsid wsp:val=&quot;6BCEC331&quot;/&gt;&lt;wsp:rsid wsp:val=&quot;6BD676F8&quot;/&gt;&lt;wsp:rsid wsp:val=&quot;6BD80A34&quot;/&gt;&lt;wsp:rsid wsp:val=&quot;6BF7CB57&quot;/&gt;&lt;wsp:rsid wsp:val=&quot;6BFAACE9&quot;/&gt;&lt;wsp:rsid wsp:val=&quot;6C055437&quot;/&gt;&lt;wsp:rsid wsp:val=&quot;6C1DB24B&quot;/&gt;&lt;wsp:rsid wsp:val=&quot;6C1DB4EC&quot;/&gt;&lt;wsp:rsid wsp:val=&quot;6C378952&quot;/&gt;&lt;wsp:rsid wsp:val=&quot;6C3794DD&quot;/&gt;&lt;wsp:rsid wsp:val=&quot;6C44FCB5&quot;/&gt;&lt;wsp:rsid wsp:val=&quot;6C48EE08&quot;/&gt;&lt;wsp:rsid wsp:val=&quot;6C617401&quot;/&gt;&lt;wsp:rsid wsp:val=&quot;6C62F198&quot;/&gt;&lt;wsp:rsid wsp:val=&quot;6C6726D9&quot;/&gt;&lt;wsp:rsid wsp:val=&quot;6C6A7B21&quot;/&gt;&lt;wsp:rsid wsp:val=&quot;6C791567&quot;/&gt;&lt;wsp:rsid wsp:val=&quot;6C80D319&quot;/&gt;&lt;wsp:rsid wsp:val=&quot;6C8DC627&quot;/&gt;&lt;wsp:rsid wsp:val=&quot;6C99D7C0&quot;/&gt;&lt;wsp:rsid wsp:val=&quot;6CB5B20D&quot;/&gt;&lt;wsp:rsid wsp:val=&quot;6CC9DB12&quot;/&gt;&lt;wsp:rsid wsp:val=&quot;6CE2AF35&quot;/&gt;&lt;wsp:rsid wsp:val=&quot;6CEDA169&quot;/&gt;&lt;wsp:rsid wsp:val=&quot;6CF4397C&quot;/&gt;&lt;wsp:rsid wsp:val=&quot;6CF5875C&quot;/&gt;&lt;wsp:rsid wsp:val=&quot;6CF92EFC&quot;/&gt;&lt;wsp:rsid wsp:val=&quot;6CF9A596&quot;/&gt;&lt;wsp:rsid wsp:val=&quot;6D23A33F&quot;/&gt;&lt;wsp:rsid wsp:val=&quot;6D291110&quot;/&gt;&lt;wsp:rsid wsp:val=&quot;6D2F7CCE&quot;/&gt;&lt;wsp:rsid wsp:val=&quot;6D43EC7E&quot;/&gt;&lt;wsp:rsid wsp:val=&quot;6D498901&quot;/&gt;&lt;wsp:rsid wsp:val=&quot;6D56A89B&quot;/&gt;&lt;wsp:rsid wsp:val=&quot;6D5931EE&quot;/&gt;&lt;wsp:rsid wsp:val=&quot;6D730DAC&quot;/&gt;&lt;wsp:rsid wsp:val=&quot;6D81405D&quot;/&gt;&lt;wsp:rsid wsp:val=&quot;6D8B134D&quot;/&gt;&lt;wsp:rsid wsp:val=&quot;6D947C4D&quot;/&gt;&lt;wsp:rsid wsp:val=&quot;6DB8EA7B&quot;/&gt;&lt;wsp:rsid wsp:val=&quot;6DBF4428&quot;/&gt;&lt;wsp:rsid wsp:val=&quot;6DC2C20B&quot;/&gt;&lt;wsp:rsid wsp:val=&quot;6DC76B51&quot;/&gt;&lt;wsp:rsid wsp:val=&quot;6DCB801E&quot;/&gt;&lt;wsp:rsid wsp:val=&quot;6DDB6195&quot;/&gt;&lt;wsp:rsid wsp:val=&quot;6DDF6789&quot;/&gt;&lt;wsp:rsid wsp:val=&quot;6DE13FD4&quot;/&gt;&lt;wsp:rsid wsp:val=&quot;6E06CAE9&quot;/&gt;&lt;wsp:rsid wsp:val=&quot;6E0C7A0B&quot;/&gt;&lt;wsp:rsid wsp:val=&quot;6E119F60&quot;/&gt;&lt;wsp:rsid wsp:val=&quot;6E1846C9&quot;/&gt;&lt;wsp:rsid wsp:val=&quot;6E274C2D&quot;/&gt;&lt;wsp:rsid wsp:val=&quot;6E3DB2B6&quot;/&gt;&lt;wsp:rsid wsp:val=&quot;6E49D5E9&quot;/&gt;&lt;wsp:rsid wsp:val=&quot;6E4BD401&quot;/&gt;&lt;wsp:rsid wsp:val=&quot;6E51A3D0&quot;/&gt;&lt;wsp:rsid wsp:val=&quot;6E51AF0C&quot;/&gt;&lt;wsp:rsid wsp:val=&quot;6E584671&quot;/&gt;&lt;wsp:rsid wsp:val=&quot;6E675196&quot;/&gt;&lt;wsp:rsid wsp:val=&quot;6E76CBDA&quot;/&gt;&lt;wsp:rsid wsp:val=&quot;6E7FE7CA&quot;/&gt;&lt;wsp:rsid wsp:val=&quot;6E817552&quot;/&gt;&lt;wsp:rsid wsp:val=&quot;6E8B666E&quot;/&gt;&lt;wsp:rsid wsp:val=&quot;6EA312A5&quot;/&gt;&lt;wsp:rsid wsp:val=&quot;6EA58E84&quot;/&gt;&lt;wsp:rsid wsp:val=&quot;6EA93A9C&quot;/&gt;&lt;wsp:rsid wsp:val=&quot;6EAB932F&quot;/&gt;&lt;wsp:rsid wsp:val=&quot;6EB50EEF&quot;/&gt;&lt;wsp:rsid wsp:val=&quot;6ECD035E&quot;/&gt;&lt;wsp:rsid wsp:val=&quot;6ECDFF7D&quot;/&gt;&lt;wsp:rsid wsp:val=&quot;6EE1F1A9&quot;/&gt;&lt;wsp:rsid wsp:val=&quot;6EE3F614&quot;/&gt;&lt;wsp:rsid wsp:val=&quot;6EEF7C74&quot;/&gt;&lt;wsp:rsid wsp:val=&quot;6F02FB69&quot;/&gt;&lt;wsp:rsid wsp:val=&quot;6F0A4B02&quot;/&gt;&lt;wsp:rsid wsp:val=&quot;6F133AD9&quot;/&gt;&lt;wsp:rsid wsp:val=&quot;6F15EBC4&quot;/&gt;&lt;wsp:rsid wsp:val=&quot;6F1B62FC&quot;/&gt;&lt;wsp:rsid wsp:val=&quot;6F1E1AB7&quot;/&gt;&lt;wsp:rsid wsp:val=&quot;6F37D927&quot;/&gt;&lt;wsp:rsid wsp:val=&quot;6F3CA92E&quot;/&gt;&lt;wsp:rsid wsp:val=&quot;6F3DC1E3&quot;/&gt;&lt;wsp:rsid wsp:val=&quot;6F459E3D&quot;/&gt;&lt;wsp:rsid wsp:val=&quot;6F580A44&quot;/&gt;&lt;wsp:rsid wsp:val=&quot;6F6DE78E&quot;/&gt;&lt;wsp:rsid wsp:val=&quot;6F7115B8&quot;/&gt;&lt;wsp:rsid wsp:val=&quot;6F76BE7E&quot;/&gt;&lt;wsp:rsid wsp:val=&quot;6F84FEC8&quot;/&gt;&lt;wsp:rsid wsp:val=&quot;6F8BF9DA&quot;/&gt;&lt;wsp:rsid wsp:val=&quot;6F8C0E1A&quot;/&gt;&lt;wsp:rsid wsp:val=&quot;6F912D8F&quot;/&gt;&lt;wsp:rsid wsp:val=&quot;6FA0D5C1&quot;/&gt;&lt;wsp:rsid wsp:val=&quot;6FB04ED3&quot;/&gt;&lt;wsp:rsid wsp:val=&quot;6FC9A3F8&quot;/&gt;&lt;wsp:rsid wsp:val=&quot;6FD0602B&quot;/&gt;&lt;wsp:rsid wsp:val=&quot;6FE2C89B&quot;/&gt;&lt;wsp:rsid wsp:val=&quot;7009EB68&quot;/&gt;&lt;wsp:rsid wsp:val=&quot;70112BB5&quot;/&gt;&lt;wsp:rsid wsp:val=&quot;70163C38&quot;/&gt;&lt;wsp:rsid wsp:val=&quot;7027D61B&quot;/&gt;&lt;wsp:rsid wsp:val=&quot;70345839&quot;/&gt;&lt;wsp:rsid wsp:val=&quot;7035319B&quot;/&gt;&lt;wsp:rsid wsp:val=&quot;7037CCAE&quot;/&gt;&lt;wsp:rsid wsp:val=&quot;70421F70&quot;/&gt;&lt;wsp:rsid wsp:val=&quot;7046FA88&quot;/&gt;&lt;wsp:rsid wsp:val=&quot;70477BE2&quot;/&gt;&lt;wsp:rsid wsp:val=&quot;704C2632&quot;/&gt;&lt;wsp:rsid wsp:val=&quot;704D2DFD&quot;/&gt;&lt;wsp:rsid wsp:val=&quot;70503319&quot;/&gt;&lt;wsp:rsid wsp:val=&quot;70578E50&quot;/&gt;&lt;wsp:rsid wsp:val=&quot;706403B1&quot;/&gt;&lt;wsp:rsid wsp:val=&quot;706840DC&quot;/&gt;&lt;wsp:rsid wsp:val=&quot;706DABEA&quot;/&gt;&lt;wsp:rsid wsp:val=&quot;706F7D0C&quot;/&gt;&lt;wsp:rsid wsp:val=&quot;707B467C&quot;/&gt;&lt;wsp:rsid wsp:val=&quot;708607CD&quot;/&gt;&lt;wsp:rsid wsp:val=&quot;709987D7&quot;/&gt;&lt;wsp:rsid wsp:val=&quot;70B816A4&quot;/&gt;&lt;wsp:rsid wsp:val=&quot;70BC6B37&quot;/&gt;&lt;wsp:rsid wsp:val=&quot;70BDB798&quot;/&gt;&lt;wsp:rsid wsp:val=&quot;70D3A988&quot;/&gt;&lt;wsp:rsid wsp:val=&quot;70D6E3D3&quot;/&gt;&lt;wsp:rsid wsp:val=&quot;70DB935D&quot;/&gt;&lt;wsp:rsid wsp:val=&quot;70FACED6&quot;/&gt;&lt;wsp:rsid wsp:val=&quot;70FF0C13&quot;/&gt;&lt;wsp:rsid wsp:val=&quot;710A9E69&quot;/&gt;&lt;wsp:rsid wsp:val=&quot;710F61E0&quot;/&gt;&lt;wsp:rsid wsp:val=&quot;71128EDF&quot;/&gt;&lt;wsp:rsid wsp:val=&quot;71139C41&quot;/&gt;&lt;wsp:rsid wsp:val=&quot;711A8892&quot;/&gt;&lt;wsp:rsid wsp:val=&quot;71213CCE&quot;/&gt;&lt;wsp:rsid wsp:val=&quot;71297CB9&quot;/&gt;&lt;wsp:rsid wsp:val=&quot;7134EB6D&quot;/&gt;&lt;wsp:rsid wsp:val=&quot;71391A01&quot;/&gt;&lt;wsp:rsid wsp:val=&quot;71511ECD&quot;/&gt;&lt;wsp:rsid wsp:val=&quot;71728BF9&quot;/&gt;&lt;wsp:rsid wsp:val=&quot;7178CD1E&quot;/&gt;&lt;wsp:rsid wsp:val=&quot;717FCA5C&quot;/&gt;&lt;wsp:rsid wsp:val=&quot;719B7FBC&quot;/&gt;&lt;wsp:rsid wsp:val=&quot;71B564A2&quot;/&gt;&lt;wsp:rsid wsp:val=&quot;71C35952&quot;/&gt;&lt;wsp:rsid wsp:val=&quot;71E18C62&quot;/&gt;&lt;wsp:rsid wsp:val=&quot;71E8C102&quot;/&gt;&lt;wsp:rsid wsp:val=&quot;71EC037A&quot;/&gt;&lt;wsp:rsid wsp:val=&quot;721A1571&quot;/&gt;&lt;wsp:rsid wsp:val=&quot;7235C5EA&quot;/&gt;&lt;wsp:rsid wsp:val=&quot;72368487&quot;/&gt;&lt;wsp:rsid wsp:val=&quot;7238ED18&quot;/&gt;&lt;wsp:rsid wsp:val=&quot;723C3BC7&quot;/&gt;&lt;wsp:rsid wsp:val=&quot;726884E8&quot;/&gt;&lt;wsp:rsid wsp:val=&quot;7271E43F&quot;/&gt;&lt;wsp:rsid wsp:val=&quot;7280ED90&quot;/&gt;&lt;wsp:rsid wsp:val=&quot;729B12AF&quot;/&gt;&lt;wsp:rsid wsp:val=&quot;729D59AC&quot;/&gt;&lt;wsp:rsid wsp:val=&quot;72A5EF9B&quot;/&gt;&lt;wsp:rsid wsp:val=&quot;72AC7B89&quot;/&gt;&lt;wsp:rsid wsp:val=&quot;72AFC8CE&quot;/&gt;&lt;wsp:rsid wsp:val=&quot;72B11C38&quot;/&gt;&lt;wsp:rsid wsp:val=&quot;72B658F3&quot;/&gt;&lt;wsp:rsid wsp:val=&quot;72C81D34&quot;/&gt;&lt;wsp:rsid wsp:val=&quot;72CFE0FF&quot;/&gt;&lt;wsp:rsid wsp:val=&quot;72DF4E39&quot;/&gt;&lt;wsp:rsid wsp:val=&quot;72ECA686&quot;/&gt;&lt;wsp:rsid wsp:val=&quot;72ECECDC&quot;/&gt;&lt;wsp:rsid wsp:val=&quot;73042269&quot;/&gt;&lt;wsp:rsid wsp:val=&quot;7311A4FB&quot;/&gt;&lt;wsp:rsid wsp:val=&quot;731A57D7&quot;/&gt;&lt;wsp:rsid wsp:val=&quot;7320042F&quot;/&gt;&lt;wsp:rsid wsp:val=&quot;732DCB51&quot;/&gt;&lt;wsp:rsid wsp:val=&quot;733CEAAB&quot;/&gt;&lt;wsp:rsid wsp:val=&quot;7349390D&quot;/&gt;&lt;wsp:rsid wsp:val=&quot;734C2198&quot;/&gt;&lt;wsp:rsid wsp:val=&quot;734E13E8&quot;/&gt;&lt;wsp:rsid wsp:val=&quot;73548D26&quot;/&gt;&lt;wsp:rsid wsp:val=&quot;73571103&quot;/&gt;&lt;wsp:rsid wsp:val=&quot;736AC7E3&quot;/&gt;&lt;wsp:rsid wsp:val=&quot;736CD879&quot;/&gt;&lt;wsp:rsid wsp:val=&quot;73736117&quot;/&gt;&lt;wsp:rsid wsp:val=&quot;73755A1E&quot;/&gt;&lt;wsp:rsid wsp:val=&quot;737854D7&quot;/&gt;&lt;wsp:rsid wsp:val=&quot;737A54F1&quot;/&gt;&lt;wsp:rsid wsp:val=&quot;739C7F98&quot;/&gt;&lt;wsp:rsid wsp:val=&quot;73B32E02&quot;/&gt;&lt;wsp:rsid wsp:val=&quot;73B6CA44&quot;/&gt;&lt;wsp:rsid wsp:val=&quot;73C220E1&quot;/&gt;&lt;wsp:rsid wsp:val=&quot;73C381FB&quot;/&gt;&lt;wsp:rsid wsp:val=&quot;73DAD804&quot;/&gt;&lt;wsp:rsid wsp:val=&quot;73DC9F53&quot;/&gt;&lt;wsp:rsid wsp:val=&quot;73E1C6E5&quot;/&gt;&lt;wsp:rsid wsp:val=&quot;73FF67D8&quot;/&gt;&lt;wsp:rsid wsp:val=&quot;7404F05B&quot;/&gt;&lt;wsp:rsid wsp:val=&quot;74073B67&quot;/&gt;&lt;wsp:rsid wsp:val=&quot;74142A76&quot;/&gt;&lt;wsp:rsid wsp:val=&quot;742B3548&quot;/&gt;&lt;wsp:rsid wsp:val=&quot;742F1539&quot;/&gt;&lt;wsp:rsid wsp:val=&quot;74489BD7&quot;/&gt;&lt;wsp:rsid wsp:val=&quot;74577A9D&quot;/&gt;&lt;wsp:rsid wsp:val=&quot;74697E7D&quot;/&gt;&lt;wsp:rsid wsp:val=&quot;746B4FA3&quot;/&gt;&lt;wsp:rsid wsp:val=&quot;748F7A64&quot;/&gt;&lt;wsp:rsid wsp:val=&quot;7491BECF&quot;/&gt;&lt;wsp:rsid wsp:val=&quot;74A5307C&quot;/&gt;&lt;wsp:rsid wsp:val=&quot;74C787F5&quot;/&gt;&lt;wsp:rsid wsp:val=&quot;74E01437&quot;/&gt;&lt;wsp:rsid wsp:val=&quot;74EB993D&quot;/&gt;&lt;wsp:rsid wsp:val=&quot;74ED45BF&quot;/&gt;&lt;wsp:rsid wsp:val=&quot;74ED48F7&quot;/&gt;&lt;wsp:rsid wsp:val=&quot;74F0CDA8&quot;/&gt;&lt;wsp:rsid wsp:val=&quot;74F41C2D&quot;/&gt;&lt;wsp:rsid wsp:val=&quot;75044007&quot;/&gt;&lt;wsp:rsid wsp:val=&quot;750C9EF4&quot;/&gt;&lt;wsp:rsid wsp:val=&quot;75123CB8&quot;/&gt;&lt;wsp:rsid wsp:val=&quot;7512DE4C&quot;/&gt;&lt;wsp:rsid wsp:val=&quot;751F84DB&quot;/&gt;&lt;wsp:rsid wsp:val=&quot;7531975E&quot;/&gt;&lt;wsp:rsid wsp:val=&quot;753358CB&quot;/&gt;&lt;wsp:rsid wsp:val=&quot;75366054&quot;/&gt;&lt;wsp:rsid wsp:val=&quot;753AB14B&quot;/&gt;&lt;wsp:rsid wsp:val=&quot;753D4574&quot;/&gt;&lt;wsp:rsid wsp:val=&quot;754657AB&quot;/&gt;&lt;wsp:rsid wsp:val=&quot;7546E581&quot;/&gt;&lt;wsp:rsid wsp:val=&quot;755FA7FA&quot;/&gt;&lt;wsp:rsid wsp:val=&quot;756906A9&quot;/&gt;&lt;wsp:rsid wsp:val=&quot;756CEC1D&quot;/&gt;&lt;wsp:rsid wsp:val=&quot;7571B166&quot;/&gt;&lt;wsp:rsid wsp:val=&quot;7573BFA0&quot;/&gt;&lt;wsp:rsid wsp:val=&quot;757D9746&quot;/&gt;&lt;wsp:rsid wsp:val=&quot;75828D5E&quot;/&gt;&lt;wsp:rsid wsp:val=&quot;758D5C3B&quot;/&gt;&lt;wsp:rsid wsp:val=&quot;75A8AE42&quot;/&gt;&lt;wsp:rsid wsp:val=&quot;75C21E1F&quot;/&gt;&lt;wsp:rsid wsp:val=&quot;75C9ED06&quot;/&gt;&lt;wsp:rsid wsp:val=&quot;75CB2BD0&quot;/&gt;&lt;wsp:rsid wsp:val=&quot;75DCEE46&quot;/&gt;&lt;wsp:rsid wsp:val=&quot;75E4B09C&quot;/&gt;&lt;wsp:rsid wsp:val=&quot;75F8E5E0&quot;/&gt;&lt;wsp:rsid wsp:val=&quot;76006D38&quot;/&gt;&lt;wsp:rsid wsp:val=&quot;7605BD43&quot;/&gt;&lt;wsp:rsid wsp:val=&quot;7611C0E7&quot;/&gt;&lt;wsp:rsid wsp:val=&quot;761412A2&quot;/&gt;&lt;wsp:rsid wsp:val=&quot;7645CCD9&quot;/&gt;&lt;wsp:rsid wsp:val=&quot;764D42E1&quot;/&gt;&lt;wsp:rsid wsp:val=&quot;7653D1A1&quot;/&gt;&lt;wsp:rsid wsp:val=&quot;7664BDFC&quot;/&gt;&lt;wsp:rsid wsp:val=&quot;7669DF78&quot;/&gt;&lt;wsp:rsid wsp:val=&quot;766AB65B&quot;/&gt;&lt;wsp:rsid wsp:val=&quot;7679EC5A&quot;/&gt;&lt;wsp:rsid wsp:val=&quot;76846F42&quot;/&gt;&lt;wsp:rsid wsp:val=&quot;76A2BA06&quot;/&gt;&lt;wsp:rsid wsp:val=&quot;76A3E970&quot;/&gt;&lt;wsp:rsid wsp:val=&quot;76A6843A&quot;/&gt;&lt;wsp:rsid wsp:val=&quot;76C2408F&quot;/&gt;&lt;wsp:rsid wsp:val=&quot;76C5C9D0&quot;/&gt;&lt;wsp:rsid wsp:val=&quot;76D220F6&quot;/&gt;&lt;wsp:rsid wsp:val=&quot;76EA5130&quot;/&gt;&lt;wsp:rsid wsp:val=&quot;76F515C2&quot;/&gt;&lt;wsp:rsid wsp:val=&quot;76FAA0EB&quot;/&gt;&lt;wsp:rsid wsp:val=&quot;770A2B5A&quot;/&gt;&lt;wsp:rsid wsp:val=&quot;770EC874&quot;/&gt;&lt;wsp:rsid wsp:val=&quot;77119309&quot;/&gt;&lt;wsp:rsid wsp:val=&quot;77184DE7&quot;/&gt;&lt;wsp:rsid wsp:val=&quot;771967A7&quot;/&gt;&lt;wsp:rsid wsp:val=&quot;77218540&quot;/&gt;&lt;wsp:rsid wsp:val=&quot;77246FEA&quot;/&gt;&lt;wsp:rsid wsp:val=&quot;77361D01&quot;/&gt;&lt;wsp:rsid wsp:val=&quot;77414CEB&quot;/&gt;&lt;wsp:rsid wsp:val=&quot;77447EA3&quot;/&gt;&lt;wsp:rsid wsp:val=&quot;775B3768&quot;/&gt;&lt;wsp:rsid wsp:val=&quot;7766FC31&quot;/&gt;&lt;wsp:rsid wsp:val=&quot;77741C91&quot;/&gt;&lt;wsp:rsid wsp:val=&quot;779AC0A4&quot;/&gt;&lt;wsp:rsid wsp:val=&quot;77A1F731&quot;/&gt;&lt;wsp:rsid wsp:val=&quot;77ABC0D2&quot;/&gt;&lt;wsp:rsid wsp:val=&quot;77C05ED4&quot;/&gt;&lt;wsp:rsid wsp:val=&quot;77C7360C&quot;/&gt;&lt;wsp:rsid wsp:val=&quot;77CA985D&quot;/&gt;&lt;wsp:rsid wsp:val=&quot;77D6C90E&quot;/&gt;&lt;wsp:rsid wsp:val=&quot;77E0A417&quot;/&gt;&lt;wsp:rsid wsp:val=&quot;77EDBE21&quot;/&gt;&lt;wsp:rsid wsp:val=&quot;7811906B&quot;/&gt;&lt;wsp:rsid wsp:val=&quot;78153C9A&quot;/&gt;&lt;wsp:rsid wsp:val=&quot;7824F5AB&quot;/&gt;&lt;wsp:rsid wsp:val=&quot;782F2195&quot;/&gt;&lt;wsp:rsid wsp:val=&quot;7833376D&quot;/&gt;&lt;wsp:rsid wsp:val=&quot;78453EA4&quot;/&gt;&lt;wsp:rsid wsp:val=&quot;787BFE64&quot;/&gt;&lt;wsp:rsid wsp:val=&quot;78864F6B&quot;/&gt;&lt;wsp:rsid wsp:val=&quot;78886C37&quot;/&gt;&lt;wsp:rsid wsp:val=&quot;78AAD630&quot;/&gt;&lt;wsp:rsid wsp:val=&quot;78AF23AB&quot;/&gt;&lt;wsp:rsid wsp:val=&quot;78B98784&quot;/&gt;&lt;wsp:rsid wsp:val=&quot;78BC9B39&quot;/&gt;&lt;wsp:rsid wsp:val=&quot;78C238DB&quot;/&gt;&lt;wsp:rsid wsp:val=&quot;78C69D7F&quot;/&gt;&lt;wsp:rsid wsp:val=&quot;78D65D78&quot;/&gt;&lt;wsp:rsid wsp:val=&quot;78DADE15&quot;/&gt;&lt;wsp:rsid wsp:val=&quot;78DBAC93&quot;/&gt;&lt;wsp:rsid wsp:val=&quot;78DEBB6D&quot;/&gt;&lt;wsp:rsid wsp:val=&quot;78E8D949&quot;/&gt;&lt;wsp:rsid wsp:val=&quot;78FBC3E8&quot;/&gt;&lt;wsp:rsid wsp:val=&quot;7912FC4A&quot;/&gt;&lt;wsp:rsid wsp:val=&quot;7918D4D0&quot;/&gt;&lt;wsp:rsid wsp:val=&quot;7919102F&quot;/&gt;&lt;wsp:rsid wsp:val=&quot;791AA285&quot;/&gt;&lt;wsp:rsid wsp:val=&quot;791C58B4&quot;/&gt;&lt;wsp:rsid wsp:val=&quot;791C6AB1&quot;/&gt;&lt;wsp:rsid wsp:val=&quot;79233338&quot;/&gt;&lt;wsp:rsid wsp:val=&quot;7925FE27&quot;/&gt;&lt;wsp:rsid wsp:val=&quot;792A56EC&quot;/&gt;&lt;wsp:rsid wsp:val=&quot;793AA372&quot;/&gt;&lt;wsp:rsid wsp:val=&quot;793CA353&quot;/&gt;&lt;wsp:rsid wsp:val=&quot;7940C9B7&quot;/&gt;&lt;wsp:rsid wsp:val=&quot;7951D864&quot;/&gt;&lt;wsp:rsid wsp:val=&quot;79600B6A&quot;/&gt;&lt;wsp:rsid wsp:val=&quot;796D9F18&quot;/&gt;&lt;wsp:rsid wsp:val=&quot;796ECBD4&quot;/&gt;&lt;wsp:rsid wsp:val=&quot;79758087&quot;/&gt;&lt;wsp:rsid wsp:val=&quot;7980DBF3&quot;/&gt;&lt;wsp:rsid wsp:val=&quot;79945AAB&quot;/&gt;&lt;wsp:rsid wsp:val=&quot;7996F5C8&quot;/&gt;&lt;wsp:rsid wsp:val=&quot;79A70FE0&quot;/&gt;&lt;wsp:rsid wsp:val=&quot;79B276CB&quot;/&gt;&lt;wsp:rsid wsp:val=&quot;79B31EC2&quot;/&gt;&lt;wsp:rsid wsp:val=&quot;79B3C3E1&quot;/&gt;&lt;wsp:rsid wsp:val=&quot;79C26E3B&quot;/&gt;&lt;wsp:rsid wsp:val=&quot;79CC2471&quot;/&gt;&lt;wsp:rsid wsp:val=&quot;79CDA579&quot;/&gt;&lt;wsp:rsid wsp:val=&quot;79D37ADD&quot;/&gt;&lt;wsp:rsid wsp:val=&quot;79DF86BD&quot;/&gt;&lt;wsp:rsid wsp:val=&quot;79E937F6&quot;/&gt;&lt;wsp:rsid wsp:val=&quot;79FA860A&quot;/&gt;&lt;wsp:rsid wsp:val=&quot;7A03928A&quot;/&gt;&lt;wsp:rsid wsp:val=&quot;7A06704B&quot;/&gt;&lt;wsp:rsid wsp:val=&quot;7A0D20F2&quot;/&gt;&lt;wsp:rsid wsp:val=&quot;7A13762C&quot;/&gt;&lt;wsp:rsid wsp:val=&quot;7A1785F3&quot;/&gt;&lt;wsp:rsid wsp:val=&quot;7A42B114&quot;/&gt;&lt;wsp:rsid wsp:val=&quot;7A519576&quot;/&gt;&lt;wsp:rsid wsp:val=&quot;7A526BB7&quot;/&gt;&lt;wsp:rsid wsp:val=&quot;7A7110B5&quot;/&gt;&lt;wsp:rsid wsp:val=&quot;7A71DEA6&quot;/&gt;&lt;wsp:rsid wsp:val=&quot;7A7431DF&quot;/&gt;&lt;wsp:rsid wsp:val=&quot;7A7D5412&quot;/&gt;&lt;wsp:rsid wsp:val=&quot;7A7F5CCF&quot;/&gt;&lt;wsp:rsid wsp:val=&quot;7A7FFDD6&quot;/&gt;&lt;wsp:rsid wsp:val=&quot;7A81CE92&quot;/&gt;&lt;wsp:rsid wsp:val=&quot;7A826848&quot;/&gt;&lt;wsp:rsid wsp:val=&quot;7A8D5A3C&quot;/&gt;&lt;wsp:rsid wsp:val=&quot;7A961A10&quot;/&gt;&lt;wsp:rsid wsp:val=&quot;7A98F683&quot;/&gt;&lt;wsp:rsid wsp:val=&quot;7A9DFA01&quot;/&gt;&lt;wsp:rsid wsp:val=&quot;7AAE38B9&quot;/&gt;&lt;wsp:rsid wsp:val=&quot;7AB63DBA&quot;/&gt;&lt;wsp:rsid wsp:val=&quot;7ADC0134&quot;/&gt;&lt;wsp:rsid wsp:val=&quot;7AEC1438&quot;/&gt;&lt;wsp:rsid wsp:val=&quot;7AEDDAFE&quot;/&gt;&lt;wsp:rsid wsp:val=&quot;7AFD1A0F&quot;/&gt;&lt;wsp:rsid wsp:val=&quot;7B032275&quot;/&gt;&lt;wsp:rsid wsp:val=&quot;7B13B7B0&quot;/&gt;&lt;wsp:rsid wsp:val=&quot;7B2BD8F1&quot;/&gt;&lt;wsp:rsid wsp:val=&quot;7B31E0BA&quot;/&gt;&lt;wsp:rsid wsp:val=&quot;7B323CE2&quot;/&gt;&lt;wsp:rsid wsp:val=&quot;7B3A6532&quot;/&gt;&lt;wsp:rsid wsp:val=&quot;7B3E1A30&quot;/&gt;&lt;wsp:rsid wsp:val=&quot;7B4FD4ED&quot;/&gt;&lt;wsp:rsid wsp:val=&quot;7B573F78&quot;/&gt;&lt;wsp:rsid wsp:val=&quot;7B5988EF&quot;/&gt;&lt;wsp:rsid wsp:val=&quot;7B5DBE91&quot;/&gt;&lt;wsp:rsid wsp:val=&quot;7B600F2C&quot;/&gt;&lt;wsp:rsid wsp:val=&quot;7B8C5DCD&quot;/&gt;&lt;wsp:rsid wsp:val=&quot;7B8D87C3&quot;/&gt;&lt;wsp:rsid wsp:val=&quot;7B9A8E25&quot;/&gt;&lt;wsp:rsid wsp:val=&quot;7BAB1913&quot;/&gt;&lt;wsp:rsid wsp:val=&quot;7BB6E3D2&quot;/&gt;&lt;wsp:rsid wsp:val=&quot;7BBF2216&quot;/&gt;&lt;wsp:rsid wsp:val=&quot;7BC7BDF1&quot;/&gt;&lt;wsp:rsid wsp:val=&quot;7BD3B06D&quot;/&gt;&lt;wsp:rsid wsp:val=&quot;7BD684B4&quot;/&gt;&lt;wsp:rsid wsp:val=&quot;7BE6844C&quot;/&gt;&lt;wsp:rsid wsp:val=&quot;7BEE64DA&quot;/&gt;&lt;wsp:rsid wsp:val=&quot;7BF30D0F&quot;/&gt;&lt;wsp:rsid wsp:val=&quot;7BFE145A&quot;/&gt;&lt;wsp:rsid wsp:val=&quot;7C0078AD&quot;/&gt;&lt;wsp:rsid wsp:val=&quot;7C0860DA&quot;/&gt;&lt;wsp:rsid wsp:val=&quot;7C1659C0&quot;/&gt;&lt;wsp:rsid wsp:val=&quot;7C17EFC6&quot;/&gt;&lt;wsp:rsid wsp:val=&quot;7C1DFC67&quot;/&gt;&lt;wsp:rsid wsp:val=&quot;7C203FBF&quot;/&gt;&lt;wsp:rsid wsp:val=&quot;7C3371D4&quot;/&gt;&lt;wsp:rsid wsp:val=&quot;7C4FF557&quot;/&gt;&lt;wsp:rsid wsp:val=&quot;7C509E04&quot;/&gt;&lt;wsp:rsid wsp:val=&quot;7C57C3E2&quot;/&gt;&lt;wsp:rsid wsp:val=&quot;7C77D195&quot;/&gt;&lt;wsp:rsid wsp:val=&quot;7C7DC9B5&quot;/&gt;&lt;wsp:rsid wsp:val=&quot;7C8F1B31&quot;/&gt;&lt;wsp:rsid wsp:val=&quot;7C9F1816&quot;/&gt;&lt;wsp:rsid wsp:val=&quot;7CB08430&quot;/&gt;&lt;wsp:rsid wsp:val=&quot;7CFBDF8D&quot;/&gt;&lt;wsp:rsid wsp:val=&quot;7D0BDBB9&quot;/&gt;&lt;wsp:rsid wsp:val=&quot;7D1E8DAF&quot;/&gt;&lt;wsp:rsid wsp:val=&quot;7D2CE450&quot;/&gt;&lt;wsp:rsid wsp:val=&quot;7D3C9B2C&quot;/&gt;&lt;wsp:rsid wsp:val=&quot;7D4A9C40&quot;/&gt;&lt;wsp:rsid wsp:val=&quot;7D4FF23A&quot;/&gt;&lt;wsp:rsid wsp:val=&quot;7D5262CC&quot;/&gt;&lt;wsp:rsid wsp:val=&quot;7D583742&quot;/&gt;&lt;wsp:rsid wsp:val=&quot;7D5D7BE9&quot;/&gt;&lt;wsp:rsid wsp:val=&quot;7D6948E5&quot;/&gt;&lt;wsp:rsid wsp:val=&quot;7D6F8EEC&quot;/&gt;&lt;wsp:rsid wsp:val=&quot;7D710CDE&quot;/&gt;&lt;wsp:rsid wsp:val=&quot;7D754302&quot;/&gt;&lt;wsp:rsid wsp:val=&quot;7D7FD9B7&quot;/&gt;&lt;wsp:rsid wsp:val=&quot;7D94A19C&quot;/&gt;&lt;wsp:rsid wsp:val=&quot;7D98860A&quot;/&gt;&lt;wsp:rsid wsp:val=&quot;7D98938A&quot;/&gt;&lt;wsp:rsid wsp:val=&quot;7D9CA957&quot;/&gt;&lt;wsp:rsid wsp:val=&quot;7DA194D5&quot;/&gt;&lt;wsp:rsid wsp:val=&quot;7DA982B7&quot;/&gt;&lt;wsp:rsid wsp:val=&quot;7DBCED97&quot;/&gt;&lt;wsp:rsid wsp:val=&quot;7DC4FAFE&quot;/&gt;&lt;wsp:rsid wsp:val=&quot;7DCCC457&quot;/&gt;&lt;wsp:rsid wsp:val=&quot;7DF00776&quot;/&gt;&lt;wsp:rsid wsp:val=&quot;7DF24353&quot;/&gt;&lt;wsp:rsid wsp:val=&quot;7DF255CA&quot;/&gt;&lt;wsp:rsid wsp:val=&quot;7DFB50F1&quot;/&gt;&lt;wsp:rsid wsp:val=&quot;7E032FBD&quot;/&gt;&lt;wsp:rsid wsp:val=&quot;7E0DAC36&quot;/&gt;&lt;wsp:rsid wsp:val=&quot;7E23B4FA&quot;/&gt;&lt;wsp:rsid wsp:val=&quot;7E335C6B&quot;/&gt;&lt;wsp:rsid wsp:val=&quot;7E48001C&quot;/&gt;&lt;wsp:rsid wsp:val=&quot;7E49EFF7&quot;/&gt;&lt;wsp:rsid wsp:val=&quot;7E4C3FBD&quot;/&gt;&lt;wsp:rsid wsp:val=&quot;7E4DC4F3&quot;/&gt;&lt;wsp:rsid wsp:val=&quot;7E565375&quot;/&gt;&lt;wsp:rsid wsp:val=&quot;7E59AA26&quot;/&gt;&lt;wsp:rsid wsp:val=&quot;7E677CF9&quot;/&gt;&lt;wsp:rsid wsp:val=&quot;7E703698&quot;/&gt;&lt;wsp:rsid wsp:val=&quot;7E789FD5&quot;/&gt;&lt;wsp:rsid wsp:val=&quot;7E7BC1B3&quot;/&gt;&lt;wsp:rsid wsp:val=&quot;7E7CED15&quot;/&gt;&lt;wsp:rsid wsp:val=&quot;7E7E543B&quot;/&gt;&lt;wsp:rsid wsp:val=&quot;7E97D745&quot;/&gt;&lt;wsp:rsid wsp:val=&quot;7E9E5722&quot;/&gt;&lt;wsp:rsid wsp:val=&quot;7E9EACB6&quot;/&gt;&lt;wsp:rsid wsp:val=&quot;7EBA3565&quot;/&gt;&lt;wsp:rsid wsp:val=&quot;7EC7CD82&quot;/&gt;&lt;wsp:rsid wsp:val=&quot;7ED9091F&quot;/&gt;&lt;wsp:rsid wsp:val=&quot;7EE17EA4&quot;/&gt;&lt;wsp:rsid wsp:val=&quot;7EE88F37&quot;/&gt;&lt;wsp:rsid wsp:val=&quot;7EF649AE&quot;/&gt;&lt;wsp:rsid wsp:val=&quot;7F07A755&quot;/&gt;&lt;wsp:rsid wsp:val=&quot;7F26059C&quot;/&gt;&lt;wsp:rsid wsp:val=&quot;7F2BEEFA&quot;/&gt;&lt;wsp:rsid wsp:val=&quot;7F30278B&quot;/&gt;&lt;wsp:rsid wsp:val=&quot;7F4ED065&quot;/&gt;&lt;wsp:rsid wsp:val=&quot;7F511F8A&quot;/&gt;&lt;wsp:rsid wsp:val=&quot;7F529BE0&quot;/&gt;&lt;wsp:rsid wsp:val=&quot;7F548A31&quot;/&gt;&lt;wsp:rsid wsp:val=&quot;7F58E5B9&quot;/&gt;&lt;wsp:rsid wsp:val=&quot;7F5CB20F&quot;/&gt;&lt;wsp:rsid wsp:val=&quot;7F60B018&quot;/&gt;&lt;wsp:rsid wsp:val=&quot;7F698B33&quot;/&gt;&lt;wsp:rsid wsp:val=&quot;7F782E40&quot;/&gt;&lt;wsp:rsid wsp:val=&quot;7F78584B&quot;/&gt;&lt;wsp:rsid wsp:val=&quot;7F8B31CC&quot;/&gt;&lt;wsp:rsid wsp:val=&quot;7F93FF58&quot;/&gt;&lt;wsp:rsid wsp:val=&quot;7F96507D&quot;/&gt;&lt;wsp:rsid wsp:val=&quot;7F9C4E5D&quot;/&gt;&lt;wsp:rsid wsp:val=&quot;7FBC8836&quot;/&gt;&lt;wsp:rsid wsp:val=&quot;7FBE889A&quot;/&gt;&lt;wsp:rsid wsp:val=&quot;7FCE6BFA&quot;/&gt;&lt;wsp:rsid wsp:val=&quot;7FD21ABC&quot;/&gt;&lt;wsp:rsid wsp:val=&quot;7FD8008F&quot;/&gt;&lt;wsp:rsid wsp:val=&quot;7FDA4F5C&quot;/&gt;&lt;wsp:rsid wsp:val=&quot;7FFD8CF1&quot;/&gt;&lt;/wsp:rsids&gt;&lt;/w:docPr&gt;&lt;w:body&gt;&lt;wx:sect&gt;&lt;w:p wsp:rsidR=&quot;00000000&quot; wsp:rsidRDefault=&quot;004A397F&quot; wsp:rsidP=&quot;004A397F&quot;&gt;&lt;m:oMathPara&gt;&lt;m:oMath&gt;&lt;m:r&gt;&lt;w:rPr&gt;&lt;w:rFonts w:ascii=&quot;Cambria Math&quot; w:h-ansi=&quot;Cambria Math&quot;/&gt;&lt;wx:font wx:val=&quot;Cambria Math&quot;/&gt;&lt;w:i/&gt;&lt;/w:rPr&gt;&lt;m:t&gt;G=1,??g&lt;/m:t&gt;&lt;/m:r&gt;&lt;/m:oMath&gt;&lt;/m:oMathPara&gt;&lt;/w:p&gt;&lt;w:sectPr wsp:rsidR=&quot;00000000&quot;&gt;&lt;w:pgSz w:w=&quot;12rs240&quot; w:h=&quot;15840&quot;/&gt;&lt;w:pgMar w:top=&quot;1701&quot; w:right=&quot;1440&quot; w:bottom=&quot;1440&quot; w:left=&quot;1440&quot; w:header=&quot;720&quot; w:footer=&quot;720&quot; w:gutter=&quot;0&quot;/&gt;&lt;w:cols w:space=&quot;720&quot;/&gt;&lt;/w:sectPr&gt;&lt;/wx:sect&gt;&lt;/w:body&gt;&lt;/w:wordDocument&gt;">
            <v:imagedata r:id="rId11" o:title="" chromakey="white"/>
          </v:shape>
        </w:pict>
      </w:r>
      <w:r w:rsidR="00402169" w:rsidRPr="00F01693">
        <w:instrText xml:space="preserve"> </w:instrText>
      </w:r>
      <w:r w:rsidR="00402169" w:rsidRPr="00F01693">
        <w:fldChar w:fldCharType="separate"/>
      </w:r>
      <w:r w:rsidR="00392796" w:rsidRPr="00F01693">
        <w:rPr>
          <w:position w:val="-9"/>
        </w:rPr>
        <w:pict w14:anchorId="1926996C">
          <v:shape id="_x0000_i1031" type="#_x0000_t75" style="width:53.25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allowPNG/&gt;&lt;w:savePreviewPicture/&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docVars&gt;&lt;w:docVar w:name=&quot;__Grammarly_42____i&quot; w:val=&quot;H4sIAAAAAAAEAKtWckksSQxILCpxzi/NK1GyMqwFAAEhoTITAAAA&quot;/&gt;&lt;w:docVar w:name=&quot;__Grammarly_42___1&quot; w:val=&quot;H4sIAAAAAAAEAKtWcslP9kxRslIyNDayMDEzMzQyMjUxtDA3MzJS0lEKTi0uzszPAykwtqwFAKnQulwtAAAA&quot;/&gt;&lt;/w:docVars&gt;&lt;wsp:rsids&gt;&lt;wsp:rsidRoot wsp:val=&quot;00046CE5&quot;/&gt;&lt;wsp:rsid wsp:val=&quot;000001DF&quot;/&gt;&lt;wsp:rsid wsp:val=&quot;000002A7&quot;/&gt;&lt;wsp:rsid wsp:val=&quot;00001460&quot;/&gt;&lt;wsp:rsid wsp:val=&quot;0000155B&quot;/&gt;&lt;wsp:rsid wsp:val=&quot;00003ED3&quot;/&gt;&lt;wsp:rsid wsp:val=&quot;00004826&quot;/&gt;&lt;wsp:rsid wsp:val=&quot;000048B5&quot;/&gt;&lt;wsp:rsid wsp:val=&quot;000049D7&quot;/&gt;&lt;wsp:rsid wsp:val=&quot;00005BA4&quot;/&gt;&lt;wsp:rsid wsp:val=&quot;00005BD8&quot;/&gt;&lt;wsp:rsid wsp:val=&quot;00005DB4&quot;/&gt;&lt;wsp:rsid wsp:val=&quot;00006473&quot;/&gt;&lt;wsp:rsid wsp:val=&quot;00007079&quot;/&gt;&lt;wsp:rsid wsp:val=&quot;000072FF&quot;/&gt;&lt;wsp:rsid wsp:val=&quot;00007E04&quot;/&gt;&lt;wsp:rsid wsp:val=&quot;0000E4D6&quot;/&gt;&lt;wsp:rsid wsp:val=&quot;000102EB&quot;/&gt;&lt;wsp:rsid wsp:val=&quot;000104CC&quot;/&gt;&lt;wsp:rsid wsp:val=&quot;0001116A&quot;/&gt;&lt;wsp:rsid wsp:val=&quot;00012181&quot;/&gt;&lt;wsp:rsid wsp:val=&quot;000128C2&quot;/&gt;&lt;wsp:rsid wsp:val=&quot;00013609&quot;/&gt;&lt;wsp:rsid wsp:val=&quot;000140A3&quot;/&gt;&lt;wsp:rsid wsp:val=&quot;00015EA2&quot;/&gt;&lt;wsp:rsid wsp:val=&quot;000161E4&quot;/&gt;&lt;wsp:rsid wsp:val=&quot;000164B5&quot;/&gt;&lt;wsp:rsid wsp:val=&quot;0001655A&quot;/&gt;&lt;wsp:rsid wsp:val=&quot;00016BF0&quot;/&gt;&lt;wsp:rsid wsp:val=&quot;0001777F&quot;/&gt;&lt;wsp:rsid wsp:val=&quot;00017EB1&quot;/&gt;&lt;wsp:rsid wsp:val=&quot;000218FF&quot;/&gt;&lt;wsp:rsid wsp:val=&quot;00021EE8&quot;/&gt;&lt;wsp:rsid wsp:val=&quot;000221D2&quot;/&gt;&lt;wsp:rsid wsp:val=&quot;00022EB5&quot;/&gt;&lt;wsp:rsid wsp:val=&quot;000232C5&quot;/&gt;&lt;wsp:rsid wsp:val=&quot;000232EF&quot;/&gt;&lt;wsp:rsid wsp:val=&quot;00025A56&quot;/&gt;&lt;wsp:rsid wsp:val=&quot;00026410&quot;/&gt;&lt;wsp:rsid wsp:val=&quot;00026BFC&quot;/&gt;&lt;wsp:rsid wsp:val=&quot;00026C68&quot;/&gt;&lt;wsp:rsid wsp:val=&quot;00026DE0&quot;/&gt;&lt;wsp:rsid wsp:val=&quot;00027139&quot;/&gt;&lt;wsp:rsid wsp:val=&quot;000278DE&quot;/&gt;&lt;wsp:rsid wsp:val=&quot;00031B38&quot;/&gt;&lt;wsp:rsid wsp:val=&quot;000322EC&quot;/&gt;&lt;wsp:rsid wsp:val=&quot;000324DF&quot;/&gt;&lt;wsp:rsid wsp:val=&quot;00033536&quot;/&gt;&lt;wsp:rsid wsp:val=&quot;00034D1C&quot;/&gt;&lt;wsp:rsid wsp:val=&quot;00034DFC&quot;/&gt;&lt;wsp:rsid wsp:val=&quot;000357DF&quot;/&gt;&lt;wsp:rsid wsp:val=&quot;00036B08&quot;/&gt;&lt;wsp:rsid wsp:val=&quot;00036D05&quot;/&gt;&lt;wsp:rsid wsp:val=&quot;0003723A&quot;/&gt;&lt;wsp:rsid wsp:val=&quot;00037739&quot;/&gt;&lt;wsp:rsid wsp:val=&quot;00039C30&quot;/&gt;&lt;wsp:rsid wsp:val=&quot;00043EA1&quot;/&gt;&lt;wsp:rsid wsp:val=&quot;0004471D&quot;/&gt;&lt;wsp:rsid wsp:val=&quot;00044D86&quot;/&gt;&lt;wsp:rsid wsp:val=&quot;0004664C&quot;/&gt;&lt;wsp:rsid wsp:val=&quot;00046CE5&quot;/&gt;&lt;wsp:rsid wsp:val=&quot;00047116&quot;/&gt;&lt;wsp:rsid wsp:val=&quot;000512F9&quot;/&gt;&lt;wsp:rsid wsp:val=&quot;00051B14&quot;/&gt;&lt;wsp:rsid wsp:val=&quot;0005238E&quot;/&gt;&lt;wsp:rsid wsp:val=&quot;0005307F&quot;/&gt;&lt;wsp:rsid wsp:val=&quot;00053D9F&quot;/&gt;&lt;wsp:rsid wsp:val=&quot;000570BB&quot;/&gt;&lt;wsp:rsid wsp:val=&quot;00057125&quot;/&gt;&lt;wsp:rsid wsp:val=&quot;000571AC&quot;/&gt;&lt;wsp:rsid wsp:val=&quot;00057CE5&quot;/&gt;&lt;wsp:rsid wsp:val=&quot;000604BE&quot;/&gt;&lt;wsp:rsid wsp:val=&quot;000611AB&quot;/&gt;&lt;wsp:rsid wsp:val=&quot;00061BDF&quot;/&gt;&lt;wsp:rsid wsp:val=&quot;0006316C&quot;/&gt;&lt;wsp:rsid wsp:val=&quot;00063686&quot;/&gt;&lt;wsp:rsid wsp:val=&quot;00064626&quot;/&gt;&lt;wsp:rsid wsp:val=&quot;00064640&quot;/&gt;&lt;wsp:rsid wsp:val=&quot;000649D5&quot;/&gt;&lt;wsp:rsid wsp:val=&quot;00064AAB&quot;/&gt;&lt;wsp:rsid wsp:val=&quot;00065861&quot;/&gt;&lt;wsp:rsid wsp:val=&quot;00066296&quot;/&gt;&lt;wsp:rsid wsp:val=&quot;00067299&quot;/&gt;&lt;wsp:rsid wsp:val=&quot;00067CBF&quot;/&gt;&lt;wsp:rsid wsp:val=&quot;0007018C&quot;/&gt;&lt;wsp:rsid wsp:val=&quot;00070863&quot;/&gt;&lt;wsp:rsid wsp:val=&quot;00071011&quot;/&gt;&lt;wsp:rsid wsp:val=&quot;00073124&quot;/&gt;&lt;wsp:rsid wsp:val=&quot;0007326D&quot;/&gt;&lt;wsp:rsid wsp:val=&quot;000733A4&quot;/&gt;&lt;wsp:rsid wsp:val=&quot;0008217B&quot;/&gt;&lt;wsp:rsid wsp:val=&quot;00082F05&quot;/&gt;&lt;wsp:rsid wsp:val=&quot;0008314E&quot;/&gt;&lt;wsp:rsid wsp:val=&quot;00083906&quot;/&gt;&lt;wsp:rsid wsp:val=&quot;00084C33&quot;/&gt;&lt;wsp:rsid wsp:val=&quot;0008608D&quot;/&gt;&lt;wsp:rsid wsp:val=&quot;000868EE&quot;/&gt;&lt;wsp:rsid wsp:val=&quot;00086EAA&quot;/&gt;&lt;wsp:rsid wsp:val=&quot;00086FD2&quot;/&gt;&lt;wsp:rsid wsp:val=&quot;000915C5&quot;/&gt;&lt;wsp:rsid wsp:val=&quot;0009171E&quot;/&gt;&lt;wsp:rsid wsp:val=&quot;00091F68&quot;/&gt;&lt;wsp:rsid wsp:val=&quot;00092F05&quot;/&gt;&lt;wsp:rsid wsp:val=&quot;0009308F&quot;/&gt;&lt;wsp:rsid wsp:val=&quot;00093D99&quot;/&gt;&lt;wsp:rsid wsp:val=&quot;00094278&quot;/&gt;&lt;wsp:rsid wsp:val=&quot;00094BCD&quot;/&gt;&lt;wsp:rsid wsp:val=&quot;00094D2B&quot;/&gt;&lt;wsp:rsid wsp:val=&quot;000965BD&quot;/&gt;&lt;wsp:rsid wsp:val=&quot;00096AEB&quot;/&gt;&lt;wsp:rsid wsp:val=&quot;00096C7D&quot;/&gt;&lt;wsp:rsid wsp:val=&quot;000A0097&quot;/&gt;&lt;wsp:rsid wsp:val=&quot;000A01F2&quot;/&gt;&lt;wsp:rsid wsp:val=&quot;000A0656&quot;/&gt;&lt;wsp:rsid wsp:val=&quot;000A1139&quot;/&gt;&lt;wsp:rsid wsp:val=&quot;000A1E65&quot;/&gt;&lt;wsp:rsid wsp:val=&quot;000A5700&quot;/&gt;&lt;wsp:rsid wsp:val=&quot;000A5F4E&quot;/&gt;&lt;wsp:rsid wsp:val=&quot;000A6249&quot;/&gt;&lt;wsp:rsid wsp:val=&quot;000A65D0&quot;/&gt;&lt;wsp:rsid wsp:val=&quot;000A6E48&quot;/&gt;&lt;wsp:rsid wsp:val=&quot;000A7358&quot;/&gt;&lt;wsp:rsid wsp:val=&quot;000B0332&quot;/&gt;&lt;wsp:rsid wsp:val=&quot;000B03A0&quot;/&gt;&lt;wsp:rsid wsp:val=&quot;000B051E&quot;/&gt;&lt;wsp:rsid wsp:val=&quot;000B077D&quot;/&gt;&lt;wsp:rsid wsp:val=&quot;000B092B&quot;/&gt;&lt;wsp:rsid wsp:val=&quot;000B0B0C&quot;/&gt;&lt;wsp:rsid wsp:val=&quot;000B0CF6&quot;/&gt;&lt;wsp:rsid wsp:val=&quot;000B12E2&quot;/&gt;&lt;wsp:rsid wsp:val=&quot;000B137A&quot;/&gt;&lt;wsp:rsid wsp:val=&quot;000B2CE3&quot;/&gt;&lt;wsp:rsid wsp:val=&quot;000B53C8&quot;/&gt;&lt;wsp:rsid wsp:val=&quot;000B5BD7&quot;/&gt;&lt;wsp:rsid wsp:val=&quot;000B6F1C&quot;/&gt;&lt;wsp:rsid wsp:val=&quot;000B7585&quot;/&gt;&lt;wsp:rsid wsp:val=&quot;000C04AE&quot;/&gt;&lt;wsp:rsid wsp:val=&quot;000C0A12&quot;/&gt;&lt;wsp:rsid wsp:val=&quot;000C0DDB&quot;/&gt;&lt;wsp:rsid wsp:val=&quot;000C176B&quot;/&gt;&lt;wsp:rsid wsp:val=&quot;000C1949&quot;/&gt;&lt;wsp:rsid wsp:val=&quot;000C1C59&quot;/&gt;&lt;wsp:rsid wsp:val=&quot;000C2BBA&quot;/&gt;&lt;wsp:rsid wsp:val=&quot;000C317B&quot;/&gt;&lt;wsp:rsid wsp:val=&quot;000C3917&quot;/&gt;&lt;wsp:rsid wsp:val=&quot;000C65CE&quot;/&gt;&lt;wsp:rsid wsp:val=&quot;000C7D59&quot;/&gt;&lt;wsp:rsid wsp:val=&quot;000D0998&quot;/&gt;&lt;wsp:rsid wsp:val=&quot;000D1D73&quot;/&gt;&lt;wsp:rsid wsp:val=&quot;000D2446&quot;/&gt;&lt;wsp:rsid wsp:val=&quot;000D5CE2&quot;/&gt;&lt;wsp:rsid wsp:val=&quot;000D5F3C&quot;/&gt;&lt;wsp:rsid wsp:val=&quot;000D6BDE&quot;/&gt;&lt;wsp:rsid wsp:val=&quot;000D7EFB&quot;/&gt;&lt;wsp:rsid wsp:val=&quot;000E0A63&quot;/&gt;&lt;wsp:rsid wsp:val=&quot;000E1FEA&quot;/&gt;&lt;wsp:rsid wsp:val=&quot;000E299A&quot;/&gt;&lt;wsp:rsid wsp:val=&quot;000E34A2&quot;/&gt;&lt;wsp:rsid wsp:val=&quot;000E3C4D&quot;/&gt;&lt;wsp:rsid wsp:val=&quot;000E421A&quot;/&gt;&lt;wsp:rsid wsp:val=&quot;000E4224&quot;/&gt;&lt;wsp:rsid wsp:val=&quot;000E4587&quot;/&gt;&lt;wsp:rsid wsp:val=&quot;000E4AAD&quot;/&gt;&lt;wsp:rsid wsp:val=&quot;000E5E74&quot;/&gt;&lt;wsp:rsid wsp:val=&quot;000E666F&quot;/&gt;&lt;wsp:rsid wsp:val=&quot;000E6742&quot;/&gt;&lt;wsp:rsid wsp:val=&quot;000E69ED&quot;/&gt;&lt;wsp:rsid wsp:val=&quot;000E705C&quot;/&gt;&lt;wsp:rsid wsp:val=&quot;000F00E6&quot;/&gt;&lt;wsp:rsid wsp:val=&quot;000F06E6&quot;/&gt;&lt;wsp:rsid wsp:val=&quot;000F16E6&quot;/&gt;&lt;wsp:rsid wsp:val=&quot;000F1836&quot;/&gt;&lt;wsp:rsid wsp:val=&quot;000F1FF8&quot;/&gt;&lt;wsp:rsid wsp:val=&quot;000F221B&quot;/&gt;&lt;wsp:rsid wsp:val=&quot;000F2A3D&quot;/&gt;&lt;wsp:rsid wsp:val=&quot;000F2ADA&quot;/&gt;&lt;wsp:rsid wsp:val=&quot;000F2B8B&quot;/&gt;&lt;wsp:rsid wsp:val=&quot;000F3869&quot;/&gt;&lt;wsp:rsid wsp:val=&quot;000F527A&quot;/&gt;&lt;wsp:rsid wsp:val=&quot;000F5796&quot;/&gt;&lt;wsp:rsid wsp:val=&quot;000F5D81&quot;/&gt;&lt;wsp:rsid wsp:val=&quot;000F67D9&quot;/&gt;&lt;wsp:rsid wsp:val=&quot;000F6BF5&quot;/&gt;&lt;wsp:rsid wsp:val=&quot;000F714F&quot;/&gt;&lt;wsp:rsid wsp:val=&quot;000F771B&quot;/&gt;&lt;wsp:rsid wsp:val=&quot;000F7ADF&quot;/&gt;&lt;wsp:rsid wsp:val=&quot;000F7E61&quot;/&gt;&lt;wsp:rsid wsp:val=&quot;000F7F9B&quot;/&gt;&lt;wsp:rsid wsp:val=&quot;001004BA&quot;/&gt;&lt;wsp:rsid wsp:val=&quot;0010113C&quot;/&gt;&lt;wsp:rsid wsp:val=&quot;0010146B&quot;/&gt;&lt;wsp:rsid wsp:val=&quot;00102558&quot;/&gt;&lt;wsp:rsid wsp:val=&quot;00102F19&quot;/&gt;&lt;wsp:rsid wsp:val=&quot;00103DDE&quot;/&gt;&lt;wsp:rsid wsp:val=&quot;001046B9&quot;/&gt;&lt;wsp:rsid wsp:val=&quot;0010593A&quot;/&gt;&lt;wsp:rsid wsp:val=&quot;001062BB&quot;/&gt;&lt;wsp:rsid wsp:val=&quot;001062E3&quot;/&gt;&lt;wsp:rsid wsp:val=&quot;00111699&quot;/&gt;&lt;wsp:rsid wsp:val=&quot;00111EC5&quot;/&gt;&lt;wsp:rsid wsp:val=&quot;001120E1&quot;/&gt;&lt;wsp:rsid wsp:val=&quot;00112B80&quot;/&gt;&lt;wsp:rsid wsp:val=&quot;001130AA&quot;/&gt;&lt;wsp:rsid wsp:val=&quot;0011666A&quot;/&gt;&lt;wsp:rsid wsp:val=&quot;00116E99&quot;/&gt;&lt;wsp:rsid wsp:val=&quot;001170EE&quot;/&gt;&lt;wsp:rsid wsp:val=&quot;00117230&quot;/&gt;&lt;wsp:rsid wsp:val=&quot;00117298&quot;/&gt;&lt;wsp:rsid wsp:val=&quot;001178B4&quot;/&gt;&lt;wsp:rsid wsp:val=&quot;00117C52&quot;/&gt;&lt;wsp:rsid wsp:val=&quot;00117CEE&quot;/&gt;&lt;wsp:rsid wsp:val=&quot;0012092E&quot;/&gt;&lt;wsp:rsid wsp:val=&quot;001218D1&quot;/&gt;&lt;wsp:rsid wsp:val=&quot;001224BA&quot;/&gt;&lt;wsp:rsid wsp:val=&quot;00123015&quot;/&gt;&lt;wsp:rsid wsp:val=&quot;00126EFF&quot;/&gt;&lt;wsp:rsid wsp:val=&quot;0013168A&quot;/&gt;&lt;wsp:rsid wsp:val=&quot;00131A53&quot;/&gt;&lt;wsp:rsid wsp:val=&quot;00131D8B&quot;/&gt;&lt;wsp:rsid wsp:val=&quot;00132B49&quot;/&gt;&lt;wsp:rsid wsp:val=&quot;00134FF0&quot;/&gt;&lt;wsp:rsid wsp:val=&quot;00141068&quot;/&gt;&lt;wsp:rsid wsp:val=&quot;0014375E&quot;/&gt;&lt;wsp:rsid wsp:val=&quot;00143DF0&quot;/&gt;&lt;wsp:rsid wsp:val=&quot;0014442A&quot;/&gt;&lt;wsp:rsid wsp:val=&quot;001445DC&quot;/&gt;&lt;wsp:rsid wsp:val=&quot;00144BB9&quot;/&gt;&lt;wsp:rsid wsp:val=&quot;001452F5&quot;/&gt;&lt;wsp:rsid wsp:val=&quot;0014576B&quot;/&gt;&lt;wsp:rsid wsp:val=&quot;00147366&quot;/&gt;&lt;wsp:rsid wsp:val=&quot;00150F8A&quot;/&gt;&lt;wsp:rsid wsp:val=&quot;00150FEA&quot;/&gt;&lt;wsp:rsid wsp:val=&quot;0015257E&quot;/&gt;&lt;wsp:rsid wsp:val=&quot;00152B00&quot;/&gt;&lt;wsp:rsid wsp:val=&quot;001535DC&quot;/&gt;&lt;wsp:rsid wsp:val=&quot;00153897&quot;/&gt;&lt;wsp:rsid wsp:val=&quot;00153C49&quot;/&gt;&lt;wsp:rsid wsp:val=&quot;0015496C&quot;/&gt;&lt;wsp:rsid wsp:val=&quot;001551D7&quot;/&gt;&lt;wsp:rsid wsp:val=&quot;001567B0&quot;/&gt;&lt;wsp:rsid wsp:val=&quot;0016070A&quot;/&gt;&lt;wsp:rsid wsp:val=&quot;001614AD&quot;/&gt;&lt;wsp:rsid wsp:val=&quot;0016157A&quot;/&gt;&lt;wsp:rsid wsp:val=&quot;001615B2&quot;/&gt;&lt;wsp:rsid wsp:val=&quot;00161A69&quot;/&gt;&lt;wsp:rsid wsp:val=&quot;00161F94&quot;/&gt;&lt;wsp:rsid wsp:val=&quot;00162227&quot;/&gt;&lt;wsp:rsid wsp:val=&quot;00162633&quot;/&gt;&lt;wsp:rsid wsp:val=&quot;00166A6D&quot;/&gt;&lt;wsp:rsid wsp:val=&quot;00166CAB&quot;/&gt;&lt;wsp:rsid wsp:val=&quot;001672BE&quot;/&gt;&lt;wsp:rsid wsp:val=&quot;00167B24&quot;/&gt;&lt;wsp:rsid wsp:val=&quot;001700B2&quot;/&gt;&lt;wsp:rsid wsp:val=&quot;0017046A&quot;/&gt;&lt;wsp:rsid wsp:val=&quot;00170C39&quot;/&gt;&lt;wsp:rsid wsp:val=&quot;00171F3D&quot;/&gt;&lt;wsp:rsid wsp:val=&quot;00172B34&quot;/&gt;&lt;wsp:rsid wsp:val=&quot;0017462A&quot;/&gt;&lt;wsp:rsid wsp:val=&quot;00174F39&quot;/&gt;&lt;wsp:rsid wsp:val=&quot;0017583C&quot;/&gt;&lt;wsp:rsid wsp:val=&quot;0017658C&quot;/&gt;&lt;wsp:rsid wsp:val=&quot;00177183&quot;/&gt;&lt;wsp:rsid wsp:val=&quot;00177467&quot;/&gt;&lt;wsp:rsid wsp:val=&quot;0018106C&quot;/&gt;&lt;wsp:rsid wsp:val=&quot;00181230&quot;/&gt;&lt;wsp:rsid wsp:val=&quot;001817CD&quot;/&gt;&lt;wsp:rsid wsp:val=&quot;001831F8&quot;/&gt;&lt;wsp:rsid wsp:val=&quot;0018359A&quot;/&gt;&lt;wsp:rsid wsp:val=&quot;0018360D&quot;/&gt;&lt;wsp:rsid wsp:val=&quot;001842FE&quot;/&gt;&lt;wsp:rsid wsp:val=&quot;00184B5D&quot;/&gt;&lt;wsp:rsid wsp:val=&quot;0018604A&quot;/&gt;&lt;wsp:rsid wsp:val=&quot;00191174&quot;/&gt;&lt;wsp:rsid wsp:val=&quot;00192463&quot;/&gt;&lt;wsp:rsid wsp:val=&quot;00192A79&quot;/&gt;&lt;wsp:rsid wsp:val=&quot;00194D45&quot;/&gt;&lt;wsp:rsid wsp:val=&quot;00194E22&quot;/&gt;&lt;wsp:rsid wsp:val=&quot;001954C9&quot;/&gt;&lt;wsp:rsid wsp:val=&quot;00195DCA&quot;/&gt;&lt;wsp:rsid wsp:val=&quot;00195F6E&quot;/&gt;&lt;wsp:rsid wsp:val=&quot;00196569&quot;/&gt;&lt;wsp:rsid wsp:val=&quot;00197BE4&quot;/&gt;&lt;wsp:rsid wsp:val=&quot;001A0056&quot;/&gt;&lt;wsp:rsid wsp:val=&quot;001A0184&quot;/&gt;&lt;wsp:rsid wsp:val=&quot;001A03C2&quot;/&gt;&lt;wsp:rsid wsp:val=&quot;001A3481&quot;/&gt;&lt;wsp:rsid wsp:val=&quot;001A3FD9&quot;/&gt;&lt;wsp:rsid wsp:val=&quot;001A46F9&quot;/&gt;&lt;wsp:rsid wsp:val=&quot;001A4B94&quot;/&gt;&lt;wsp:rsid wsp:val=&quot;001A57A6&quot;/&gt;&lt;wsp:rsid wsp:val=&quot;001A6BC9&quot;/&gt;&lt;wsp:rsid wsp:val=&quot;001A7A1C&quot;/&gt;&lt;wsp:rsid wsp:val=&quot;001ACB90&quot;/&gt;&lt;wsp:rsid wsp:val=&quot;001B0871&quot;/&gt;&lt;wsp:rsid wsp:val=&quot;001B1C4C&quot;/&gt;&lt;wsp:rsid wsp:val=&quot;001B2A62&quot;/&gt;&lt;wsp:rsid wsp:val=&quot;001B3760&quot;/&gt;&lt;wsp:rsid wsp:val=&quot;001B441F&quot;/&gt;&lt;wsp:rsid wsp:val=&quot;001B4B0F&quot;/&gt;&lt;wsp:rsid wsp:val=&quot;001B6791&quot;/&gt;&lt;wsp:rsid wsp:val=&quot;001B7BE3&quot;/&gt;&lt;wsp:rsid wsp:val=&quot;001B7F9F&quot;/&gt;&lt;wsp:rsid wsp:val=&quot;001BFB26&quot;/&gt;&lt;wsp:rsid wsp:val=&quot;001C073F&quot;/&gt;&lt;wsp:rsid wsp:val=&quot;001C0B8A&quot;/&gt;&lt;wsp:rsid wsp:val=&quot;001C2188&quot;/&gt;&lt;wsp:rsid wsp:val=&quot;001C3537&quot;/&gt;&lt;wsp:rsid wsp:val=&quot;001C59B4&quot;/&gt;&lt;wsp:rsid wsp:val=&quot;001C6463&quot;/&gt;&lt;wsp:rsid wsp:val=&quot;001C737E&quot;/&gt;&lt;wsp:rsid wsp:val=&quot;001D0626&quot;/&gt;&lt;wsp:rsid wsp:val=&quot;001D1D1D&quot;/&gt;&lt;wsp:rsid wsp:val=&quot;001D1DE5&quot;/&gt;&lt;wsp:rsid wsp:val=&quot;001D2746&quot;/&gt;&lt;wsp:rsid wsp:val=&quot;001D5A15&quot;/&gt;&lt;wsp:rsid wsp:val=&quot;001D5E38&quot;/&gt;&lt;wsp:rsid wsp:val=&quot;001D6D30&quot;/&gt;&lt;wsp:rsid wsp:val=&quot;001D6F2B&quot;/&gt;&lt;wsp:rsid wsp:val=&quot;001D7604&quot;/&gt;&lt;wsp:rsid wsp:val=&quot;001E02DB&quot;/&gt;&lt;wsp:rsid wsp:val=&quot;001E1EAD&quot;/&gt;&lt;wsp:rsid wsp:val=&quot;001E2494&quot;/&gt;&lt;wsp:rsid wsp:val=&quot;001E2802&quot;/&gt;&lt;wsp:rsid wsp:val=&quot;001E306B&quot;/&gt;&lt;wsp:rsid wsp:val=&quot;001E33D4&quot;/&gt;&lt;wsp:rsid wsp:val=&quot;001E49DC&quot;/&gt;&lt;wsp:rsid wsp:val=&quot;001E4C13&quot;/&gt;&lt;wsp:rsid wsp:val=&quot;001E51F7&quot;/&gt;&lt;wsp:rsid wsp:val=&quot;001E53A8&quot;/&gt;&lt;wsp:rsid wsp:val=&quot;001E67E7&quot;/&gt;&lt;wsp:rsid wsp:val=&quot;001E7381&quot;/&gt;&lt;wsp:rsid wsp:val=&quot;001F0335&quot;/&gt;&lt;wsp:rsid wsp:val=&quot;001F042E&quot;/&gt;&lt;wsp:rsid wsp:val=&quot;001F0EE4&quot;/&gt;&lt;wsp:rsid wsp:val=&quot;001F123C&quot;/&gt;&lt;wsp:rsid wsp:val=&quot;001F1421&quot;/&gt;&lt;wsp:rsid wsp:val=&quot;001F23D7&quot;/&gt;&lt;wsp:rsid wsp:val=&quot;001F341A&quot;/&gt;&lt;wsp:rsid wsp:val=&quot;001F5B65&quot;/&gt;&lt;wsp:rsid wsp:val=&quot;001F5C6B&quot;/&gt;&lt;wsp:rsid wsp:val=&quot;001F7010&quot;/&gt;&lt;wsp:rsid wsp:val=&quot;001F7BC9&quot;/&gt;&lt;wsp:rsid wsp:val=&quot;00200F02&quot;/&gt;&lt;wsp:rsid wsp:val=&quot;002011F3&quot;/&gt;&lt;wsp:rsid wsp:val=&quot;002012AF&quot;/&gt;&lt;wsp:rsid wsp:val=&quot;00201646&quot;/&gt;&lt;wsp:rsid wsp:val=&quot;00202110&quot;/&gt;&lt;wsp:rsid wsp:val=&quot;0020296A&quot;/&gt;&lt;wsp:rsid wsp:val=&quot;00203824&quot;/&gt;&lt;wsp:rsid wsp:val=&quot;00204728&quot;/&gt;&lt;wsp:rsid wsp:val=&quot;00204921&quot;/&gt;&lt;wsp:rsid wsp:val=&quot;00205FD4&quot;/&gt;&lt;wsp:rsid wsp:val=&quot;00207B0C&quot;/&gt;&lt;wsp:rsid wsp:val=&quot;00207C68&quot;/&gt;&lt;wsp:rsid wsp:val=&quot;00211D78&quot;/&gt;&lt;wsp:rsid wsp:val=&quot;00211DDA&quot;/&gt;&lt;wsp:rsid wsp:val=&quot;0021208B&quot;/&gt;&lt;wsp:rsid wsp:val=&quot;002129B2&quot;/&gt;&lt;wsp:rsid wsp:val=&quot;0021315B&quot;/&gt;&lt;wsp:rsid wsp:val=&quot;0021331D&quot;/&gt;&lt;wsp:rsid wsp:val=&quot;002135AC&quot;/&gt;&lt;wsp:rsid wsp:val=&quot;002141FE&quot;/&gt;&lt;wsp:rsid wsp:val=&quot;00216438&quot;/&gt;&lt;wsp:rsid wsp:val=&quot;00216A42&quot;/&gt;&lt;wsp:rsid wsp:val=&quot;002200F8&quot;/&gt;&lt;wsp:rsid wsp:val=&quot;002217CB&quot;/&gt;&lt;wsp:rsid wsp:val=&quot;00222047&quot;/&gt;&lt;wsp:rsid wsp:val=&quot;002221F8&quot;/&gt;&lt;wsp:rsid wsp:val=&quot;00222689&quot;/&gt;&lt;wsp:rsid wsp:val=&quot;0022303F&quot;/&gt;&lt;wsp:rsid wsp:val=&quot;00225448&quot;/&gt;&lt;wsp:rsid wsp:val=&quot;00225576&quot;/&gt;&lt;wsp:rsid wsp:val=&quot;00226BD5&quot;/&gt;&lt;wsp:rsid wsp:val=&quot;00226FFF&quot;/&gt;&lt;wsp:rsid wsp:val=&quot;0022778D&quot;/&gt;&lt;wsp:rsid wsp:val=&quot;0023134D&quot;/&gt;&lt;wsp:rsid wsp:val=&quot;0023197A&quot;/&gt;&lt;wsp:rsid wsp:val=&quot;00234838&quot;/&gt;&lt;wsp:rsid wsp:val=&quot;00236119&quot;/&gt;&lt;wsp:rsid wsp:val=&quot;00237AB1&quot;/&gt;&lt;wsp:rsid wsp:val=&quot;00237B29&quot;/&gt;&lt;wsp:rsid wsp:val=&quot;00240079&quot;/&gt;&lt;wsp:rsid wsp:val=&quot;00240A2A&quot;/&gt;&lt;wsp:rsid wsp:val=&quot;00240ADF&quot;/&gt;&lt;wsp:rsid wsp:val=&quot;00241550&quot;/&gt;&lt;wsp:rsid wsp:val=&quot;00241638&quot;/&gt;&lt;wsp:rsid wsp:val=&quot;0024194D&quot;/&gt;&lt;wsp:rsid wsp:val=&quot;00243E48&quot;/&gt;&lt;wsp:rsid wsp:val=&quot;0024413F&quot;/&gt;&lt;wsp:rsid wsp:val=&quot;00244212&quot;/&gt;&lt;wsp:rsid wsp:val=&quot;002442C5&quot;/&gt;&lt;wsp:rsid wsp:val=&quot;00245562&quot;/&gt;&lt;wsp:rsid wsp:val=&quot;00246F17&quot;/&gt;&lt;wsp:rsid wsp:val=&quot;00247B9A&quot;/&gt;&lt;wsp:rsid wsp:val=&quot;00250439&quot;/&gt;&lt;wsp:rsid wsp:val=&quot;00252C8F&quot;/&gt;&lt;wsp:rsid wsp:val=&quot;00253BBC&quot;/&gt;&lt;wsp:rsid wsp:val=&quot;00253E48&quot;/&gt;&lt;wsp:rsid wsp:val=&quot;0025594F&quot;/&gt;&lt;wsp:rsid wsp:val=&quot;00255F9C&quot;/&gt;&lt;wsp:rsid wsp:val=&quot;002561C2&quot;/&gt;&lt;wsp:rsid wsp:val=&quot;00256673&quot;/&gt;&lt;wsp:rsid wsp:val=&quot;00256816&quot;/&gt;&lt;wsp:rsid wsp:val=&quot;00256A21&quot;/&gt;&lt;wsp:rsid wsp:val=&quot;00261AA4&quot;/&gt;&lt;wsp:rsid wsp:val=&quot;002631C5&quot;/&gt;&lt;wsp:rsid wsp:val=&quot;00263CFD&quot;/&gt;&lt;wsp:rsid wsp:val=&quot;0026430B&quot;/&gt;&lt;wsp:rsid wsp:val=&quot;00264AD3&quot;/&gt;&lt;wsp:rsid wsp:val=&quot;00264D10&quot;/&gt;&lt;wsp:rsid wsp:val=&quot;002657CC&quot;/&gt;&lt;wsp:rsid wsp:val=&quot;00265B16&quot;/&gt;&lt;wsp:rsid wsp:val=&quot;00265E13&quot;/&gt;&lt;wsp:rsid wsp:val=&quot;00265E88&quot;/&gt;&lt;wsp:rsid wsp:val=&quot;00266E80&quot;/&gt;&lt;wsp:rsid wsp:val=&quot;00271CD8&quot;/&gt;&lt;wsp:rsid wsp:val=&quot;002724A8&quot;/&gt;&lt;wsp:rsid wsp:val=&quot;002724BA&quot;/&gt;&lt;wsp:rsid wsp:val=&quot;00273438&quot;/&gt;&lt;wsp:rsid wsp:val=&quot;002740CD&quot;/&gt;&lt;wsp:rsid wsp:val=&quot;00275AFD&quot;/&gt;&lt;wsp:rsid wsp:val=&quot;00276831&quot;/&gt;&lt;wsp:rsid wsp:val=&quot;00276F00&quot;/&gt;&lt;wsp:rsid wsp:val=&quot;00277D36&quot;/&gt;&lt;wsp:rsid wsp:val=&quot;00277ED3&quot;/&gt;&lt;wsp:rsid wsp:val=&quot;002821FC&quot;/&gt;&lt;wsp:rsid wsp:val=&quot;00282839&quot;/&gt;&lt;wsp:rsid wsp:val=&quot;00283CDA&quot;/&gt;&lt;wsp:rsid wsp:val=&quot;002860A4&quot;/&gt;&lt;wsp:rsid wsp:val=&quot;00292400&quot;/&gt;&lt;wsp:rsid wsp:val=&quot;002934BD&quot;/&gt;&lt;wsp:rsid wsp:val=&quot;002937A9&quot;/&gt;&lt;wsp:rsid wsp:val=&quot;002937C3&quot;/&gt;&lt;wsp:rsid wsp:val=&quot;00293896&quot;/&gt;&lt;wsp:rsid wsp:val=&quot;0029424F&quot;/&gt;&lt;wsp:rsid wsp:val=&quot;00294287&quot;/&gt;&lt;wsp:rsid wsp:val=&quot;00294355&quot;/&gt;&lt;wsp:rsid wsp:val=&quot;00295129&quot;/&gt;&lt;wsp:rsid wsp:val=&quot;00295857&quot;/&gt;&lt;wsp:rsid wsp:val=&quot;0029585E&quot;/&gt;&lt;wsp:rsid wsp:val=&quot;0029589F&quot;/&gt;&lt;wsp:rsid wsp:val=&quot;002967B0&quot;/&gt;&lt;wsp:rsid wsp:val=&quot;002A1398&quot;/&gt;&lt;wsp:rsid wsp:val=&quot;002A2611&quot;/&gt;&lt;wsp:rsid wsp:val=&quot;002A3329&quot;/&gt;&lt;wsp:rsid wsp:val=&quot;002A440C&quot;/&gt;&lt;wsp:rsid wsp:val=&quot;002A512E&quot;/&gt;&lt;wsp:rsid wsp:val=&quot;002A5FC5&quot;/&gt;&lt;wsp:rsid wsp:val=&quot;002A729A&quot;/&gt;&lt;wsp:rsid wsp:val=&quot;002B18FF&quot;/&gt;&lt;wsp:rsid wsp:val=&quot;002B199F&quot;/&gt;&lt;wsp:rsid wsp:val=&quot;002B20AA&quot;/&gt;&lt;wsp:rsid wsp:val=&quot;002B378A&quot;/&gt;&lt;wsp:rsid wsp:val=&quot;002B4403&quot;/&gt;&lt;wsp:rsid wsp:val=&quot;002B4C8D&quot;/&gt;&lt;wsp:rsid wsp:val=&quot;002B5587&quot;/&gt;&lt;wsp:rsid wsp:val=&quot;002B5A2D&quot;/&gt;&lt;wsp:rsid wsp:val=&quot;002B6134&quot;/&gt;&lt;wsp:rsid wsp:val=&quot;002B6194&quot;/&gt;&lt;wsp:rsid wsp:val=&quot;002B61CB&quot;/&gt;&lt;wsp:rsid wsp:val=&quot;002B6C6B&quot;/&gt;&lt;wsp:rsid wsp:val=&quot;002B6F28&quot;/&gt;&lt;wsp:rsid wsp:val=&quot;002B7571&quot;/&gt;&lt;wsp:rsid wsp:val=&quot;002B75D6&quot;/&gt;&lt;wsp:rsid wsp:val=&quot;002C04F1&quot;/&gt;&lt;wsp:rsid wsp:val=&quot;002C1057&quot;/&gt;&lt;wsp:rsid wsp:val=&quot;002C2B6F&quot;/&gt;&lt;wsp:rsid wsp:val=&quot;002C3734&quot;/&gt;&lt;wsp:rsid wsp:val=&quot;002C574E&quot;/&gt;&lt;wsp:rsid wsp:val=&quot;002C5BE6&quot;/&gt;&lt;wsp:rsid wsp:val=&quot;002C7C5B&quot;/&gt;&lt;wsp:rsid wsp:val=&quot;002D0258&quot;/&gt;&lt;wsp:rsid wsp:val=&quot;002D0EB2&quot;/&gt;&lt;wsp:rsid wsp:val=&quot;002D1D05&quot;/&gt;&lt;wsp:rsid wsp:val=&quot;002D27F7&quot;/&gt;&lt;wsp:rsid wsp:val=&quot;002D289C&quot;/&gt;&lt;wsp:rsid wsp:val=&quot;002D2DBA&quot;/&gt;&lt;wsp:rsid wsp:val=&quot;002D3BDF&quot;/&gt;&lt;wsp:rsid wsp:val=&quot;002D3D7F&quot;/&gt;&lt;wsp:rsid wsp:val=&quot;002D42C2&quot;/&gt;&lt;wsp:rsid wsp:val=&quot;002D486E&quot;/&gt;&lt;wsp:rsid wsp:val=&quot;002D499C&quot;/&gt;&lt;wsp:rsid wsp:val=&quot;002D5169&quot;/&gt;&lt;wsp:rsid wsp:val=&quot;002D5343&quot;/&gt;&lt;wsp:rsid wsp:val=&quot;002D5A17&quot;/&gt;&lt;wsp:rsid wsp:val=&quot;002D7B93&quot;/&gt;&lt;wsp:rsid wsp:val=&quot;002E05C6&quot;/&gt;&lt;wsp:rsid wsp:val=&quot;002E17A6&quot;/&gt;&lt;wsp:rsid wsp:val=&quot;002E3199&quot;/&gt;&lt;wsp:rsid wsp:val=&quot;002E54D9&quot;/&gt;&lt;wsp:rsid wsp:val=&quot;002F07AF&quot;/&gt;&lt;wsp:rsid wsp:val=&quot;002F3464&quot;/&gt;&lt;wsp:rsid wsp:val=&quot;002F34BB&quot;/&gt;&lt;wsp:rsid wsp:val=&quot;002F3C97&quot;/&gt;&lt;wsp:rsid wsp:val=&quot;002F57A4&quot;/&gt;&lt;wsp:rsid wsp:val=&quot;002F6558&quot;/&gt;&lt;wsp:rsid wsp:val=&quot;002F7CD7&quot;/&gt;&lt;wsp:rsid wsp:val=&quot;002F7FCE&quot;/&gt;&lt;wsp:rsid wsp:val=&quot;003013B4&quot;/&gt;&lt;wsp:rsid wsp:val=&quot;00301B1A&quot;/&gt;&lt;wsp:rsid wsp:val=&quot;003035B7&quot;/&gt;&lt;wsp:rsid wsp:val=&quot;00303CFE&quot;/&gt;&lt;wsp:rsid wsp:val=&quot;0030456F&quot;/&gt;&lt;wsp:rsid wsp:val=&quot;003045E3&quot;/&gt;&lt;wsp:rsid wsp:val=&quot;0030546F&quot;/&gt;&lt;wsp:rsid wsp:val=&quot;00305D8B&quot;/&gt;&lt;wsp:rsid wsp:val=&quot;00305FCC&quot;/&gt;&lt;wsp:rsid wsp:val=&quot;003066E8&quot;/&gt;&lt;wsp:rsid wsp:val=&quot;00307E60&quot;/&gt;&lt;wsp:rsid wsp:val=&quot;00310BBB&quot;/&gt;&lt;wsp:rsid wsp:val=&quot;00311101&quot;/&gt;&lt;wsp:rsid wsp:val=&quot;0031317A&quot;/&gt;&lt;wsp:rsid wsp:val=&quot;00313926&quot;/&gt;&lt;wsp:rsid wsp:val=&quot;00313952&quot;/&gt;&lt;wsp:rsid wsp:val=&quot;003142E1&quot;/&gt;&lt;wsp:rsid wsp:val=&quot;00315FF7&quot;/&gt;&lt;wsp:rsid wsp:val=&quot;003175CE&quot;/&gt;&lt;wsp:rsid wsp:val=&quot;00317CFE&quot;/&gt;&lt;wsp:rsid wsp:val=&quot;00320972&quot;/&gt;&lt;wsp:rsid wsp:val=&quot;00321390&quot;/&gt;&lt;wsp:rsid wsp:val=&quot;0032161A&quot;/&gt;&lt;wsp:rsid wsp:val=&quot;00321CF9&quot;/&gt;&lt;wsp:rsid wsp:val=&quot;00322107&quot;/&gt;&lt;wsp:rsid wsp:val=&quot;003239A0&quot;/&gt;&lt;wsp:rsid wsp:val=&quot;00323F02&quot;/&gt;&lt;wsp:rsid wsp:val=&quot;00325716&quot;/&gt;&lt;wsp:rsid wsp:val=&quot;00326362&quot;/&gt;&lt;wsp:rsid wsp:val=&quot;00326590&quot;/&gt;&lt;wsp:rsid wsp:val=&quot;00326B5D&quot;/&gt;&lt;wsp:rsid wsp:val=&quot;0032712E&quot;/&gt;&lt;wsp:rsid wsp:val=&quot;0033191A&quot;/&gt;&lt;wsp:rsid wsp:val=&quot;00331EF5&quot;/&gt;&lt;wsp:rsid wsp:val=&quot;00332430&quot;/&gt;&lt;wsp:rsid wsp:val=&quot;00333118&quot;/&gt;&lt;wsp:rsid wsp:val=&quot;00333511&quot;/&gt;&lt;wsp:rsid wsp:val=&quot;00333694&quot;/&gt;&lt;wsp:rsid wsp:val=&quot;00333F1E&quot;/&gt;&lt;wsp:rsid wsp:val=&quot;00336ADB&quot;/&gt;&lt;wsp:rsid wsp:val=&quot;0033782C&quot;/&gt;&lt;wsp:rsid wsp:val=&quot;00337C84&quot;/&gt;&lt;wsp:rsid wsp:val=&quot;0034049C&quot;/&gt;&lt;wsp:rsid wsp:val=&quot;0034163B&quot;/&gt;&lt;wsp:rsid wsp:val=&quot;00341AF2&quot;/&gt;&lt;wsp:rsid wsp:val=&quot;00343C4C&quot;/&gt;&lt;wsp:rsid wsp:val=&quot;00344A7F&quot;/&gt;&lt;wsp:rsid wsp:val=&quot;00345DBF&quot;/&gt;&lt;wsp:rsid wsp:val=&quot;003469C0&quot;/&gt;&lt;wsp:rsid wsp:val=&quot;00346EFE&quot;/&gt;&lt;wsp:rsid wsp:val=&quot;003502EC&quot;/&gt;&lt;wsp:rsid wsp:val=&quot;00350D8B&quot;/&gt;&lt;wsp:rsid wsp:val=&quot;00350E4F&quot;/&gt;&lt;wsp:rsid wsp:val=&quot;0035202A&quot;/&gt;&lt;wsp:rsid wsp:val=&quot;00353041&quot;/&gt;&lt;wsp:rsid wsp:val=&quot;0035311A&quot;/&gt;&lt;wsp:rsid wsp:val=&quot;0035394D&quot;/&gt;&lt;wsp:rsid wsp:val=&quot;00353C6B&quot;/&gt;&lt;wsp:rsid wsp:val=&quot;00353CA2&quot;/&gt;&lt;wsp:rsid wsp:val=&quot;00353CD0&quot;/&gt;&lt;wsp:rsid wsp:val=&quot;00355262&quot;/&gt;&lt;wsp:rsid wsp:val=&quot;00355DF7&quot;/&gt;&lt;wsp:rsid wsp:val=&quot;00355F5F&quot;/&gt;&lt;wsp:rsid wsp:val=&quot;003569FD&quot;/&gt;&lt;wsp:rsid wsp:val=&quot;00357223&quot;/&gt;&lt;wsp:rsid wsp:val=&quot;003576AA&quot;/&gt;&lt;wsp:rsid wsp:val=&quot;00364C49&quot;/&gt;&lt;wsp:rsid wsp:val=&quot;00365AC1&quot;/&gt;&lt;wsp:rsid wsp:val=&quot;00366BEE&quot;/&gt;&lt;wsp:rsid wsp:val=&quot;00370013&quot;/&gt;&lt;wsp:rsid wsp:val=&quot;0037011B&quot;/&gt;&lt;wsp:rsid wsp:val=&quot;00370795&quot;/&gt;&lt;wsp:rsid wsp:val=&quot;00372009&quot;/&gt;&lt;wsp:rsid wsp:val=&quot;0037237A&quot;/&gt;&lt;wsp:rsid wsp:val=&quot;003726A5&quot;/&gt;&lt;wsp:rsid wsp:val=&quot;00372AF2&quot;/&gt;&lt;wsp:rsid wsp:val=&quot;00374844&quot;/&gt;&lt;wsp:rsid wsp:val=&quot;00376603&quot;/&gt;&lt;wsp:rsid wsp:val=&quot;003771D8&quot;/&gt;&lt;wsp:rsid wsp:val=&quot;00377319&quot;/&gt;&lt;wsp:rsid wsp:val=&quot;00381219&quot;/&gt;&lt;wsp:rsid wsp:val=&quot;003817ED&quot;/&gt;&lt;wsp:rsid wsp:val=&quot;0038382D&quot;/&gt;&lt;wsp:rsid wsp:val=&quot;0038460A&quot;/&gt;&lt;wsp:rsid wsp:val=&quot;00384FFB&quot;/&gt;&lt;wsp:rsid wsp:val=&quot;00385518&quot;/&gt;&lt;wsp:rsid wsp:val=&quot;00386FF8&quot;/&gt;&lt;wsp:rsid wsp:val=&quot;00387067&quot;/&gt;&lt;wsp:rsid wsp:val=&quot;003875A5&quot;/&gt;&lt;wsp:rsid wsp:val=&quot;003879F3&quot;/&gt;&lt;wsp:rsid wsp:val=&quot;00387A32&quot;/&gt;&lt;wsp:rsid wsp:val=&quot;003904BB&quot;/&gt;&lt;wsp:rsid wsp:val=&quot;003909D1&quot;/&gt;&lt;wsp:rsid wsp:val=&quot;00390AE6&quot;/&gt;&lt;wsp:rsid wsp:val=&quot;00390D47&quot;/&gt;&lt;wsp:rsid wsp:val=&quot;003913CC&quot;/&gt;&lt;wsp:rsid wsp:val=&quot;0039208D&quot;/&gt;&lt;wsp:rsid wsp:val=&quot;0039284A&quot;/&gt;&lt;wsp:rsid wsp:val=&quot;003928E1&quot;/&gt;&lt;wsp:rsid wsp:val=&quot;00392A7C&quot;/&gt;&lt;wsp:rsid wsp:val=&quot;00393305&quot;/&gt;&lt;wsp:rsid wsp:val=&quot;003933F8&quot;/&gt;&lt;wsp:rsid wsp:val=&quot;003937E4&quot;/&gt;&lt;wsp:rsid wsp:val=&quot;00394669&quot;/&gt;&lt;wsp:rsid wsp:val=&quot;00394838&quot;/&gt;&lt;wsp:rsid wsp:val=&quot;00395B68&quot;/&gt;&lt;wsp:rsid wsp:val=&quot;00395C4D&quot;/&gt;&lt;wsp:rsid wsp:val=&quot;00397A39&quot;/&gt;&lt;wsp:rsid wsp:val=&quot;003A0A22&quot;/&gt;&lt;wsp:rsid wsp:val=&quot;003A0D34&quot;/&gt;&lt;wsp:rsid wsp:val=&quot;003A0DD4&quot;/&gt;&lt;wsp:rsid wsp:val=&quot;003A1B5E&quot;/&gt;&lt;wsp:rsid wsp:val=&quot;003A29DE&quot;/&gt;&lt;wsp:rsid wsp:val=&quot;003A45E3&quot;/&gt;&lt;wsp:rsid wsp:val=&quot;003A7F68&quot;/&gt;&lt;wsp:rsid wsp:val=&quot;003B01CF&quot;/&gt;&lt;wsp:rsid wsp:val=&quot;003B117C&quot;/&gt;&lt;wsp:rsid wsp:val=&quot;003B149E&quot;/&gt;&lt;wsp:rsid wsp:val=&quot;003B21A9&quot;/&gt;&lt;wsp:rsid wsp:val=&quot;003B2EC4&quot;/&gt;&lt;wsp:rsid wsp:val=&quot;003B35F5&quot;/&gt;&lt;wsp:rsid wsp:val=&quot;003B4C33&quot;/&gt;&lt;wsp:rsid wsp:val=&quot;003B5114&quot;/&gt;&lt;wsp:rsid wsp:val=&quot;003B61F2&quot;/&gt;&lt;wsp:rsid wsp:val=&quot;003B62AA&quot;/&gt;&lt;wsp:rsid wsp:val=&quot;003B6A25&quot;/&gt;&lt;wsp:rsid wsp:val=&quot;003C13B1&quot;/&gt;&lt;wsp:rsid wsp:val=&quot;003C25BB&quot;/&gt;&lt;wsp:rsid wsp:val=&quot;003C3F48&quot;/&gt;&lt;wsp:rsid wsp:val=&quot;003C43A6&quot;/&gt;&lt;wsp:rsid wsp:val=&quot;003C4710&quot;/&gt;&lt;wsp:rsid wsp:val=&quot;003C56A5&quot;/&gt;&lt;wsp:rsid wsp:val=&quot;003C5ADB&quot;/&gt;&lt;wsp:rsid wsp:val=&quot;003C5B0E&quot;/&gt;&lt;wsp:rsid wsp:val=&quot;003C5C1D&quot;/&gt;&lt;wsp:rsid wsp:val=&quot;003C6580&quot;/&gt;&lt;wsp:rsid wsp:val=&quot;003D116D&quot;/&gt;&lt;wsp:rsid wsp:val=&quot;003D1621&quot;/&gt;&lt;wsp:rsid wsp:val=&quot;003D1A65&quot;/&gt;&lt;wsp:rsid wsp:val=&quot;003D2003&quot;/&gt;&lt;wsp:rsid wsp:val=&quot;003D38CC&quot;/&gt;&lt;wsp:rsid wsp:val=&quot;003D472F&quot;/&gt;&lt;wsp:rsid wsp:val=&quot;003D50E1&quot;/&gt;&lt;wsp:rsid wsp:val=&quot;003D57D9&quot;/&gt;&lt;wsp:rsid wsp:val=&quot;003D79C6&quot;/&gt;&lt;wsp:rsid wsp:val=&quot;003E0059&quot;/&gt;&lt;wsp:rsid wsp:val=&quot;003E04F3&quot;/&gt;&lt;wsp:rsid wsp:val=&quot;003E0B7B&quot;/&gt;&lt;wsp:rsid wsp:val=&quot;003E121C&quot;/&gt;&lt;wsp:rsid wsp:val=&quot;003E383B&quot;/&gt;&lt;wsp:rsid wsp:val=&quot;003E3AE7&quot;/&gt;&lt;wsp:rsid wsp:val=&quot;003E5040&quot;/&gt;&lt;wsp:rsid wsp:val=&quot;003E54DC&quot;/&gt;&lt;wsp:rsid wsp:val=&quot;003E58B3&quot;/&gt;&lt;wsp:rsid wsp:val=&quot;003E73CD&quot;/&gt;&lt;wsp:rsid wsp:val=&quot;003E7778&quot;/&gt;&lt;wsp:rsid wsp:val=&quot;003EADEF&quot;/&gt;&lt;wsp:rsid wsp:val=&quot;003F0001&quot;/&gt;&lt;wsp:rsid wsp:val=&quot;003F2121&quot;/&gt;&lt;wsp:rsid wsp:val=&quot;003F254D&quot;/&gt;&lt;wsp:rsid wsp:val=&quot;003F2B7B&quot;/&gt;&lt;wsp:rsid wsp:val=&quot;003F5F45&quot;/&gt;&lt;wsp:rsid wsp:val=&quot;003F662A&quot;/&gt;&lt;wsp:rsid wsp:val=&quot;003F6ABF&quot;/&gt;&lt;wsp:rsid wsp:val=&quot;003F745B&quot;/&gt;&lt;wsp:rsid wsp:val=&quot;003F798B&quot;/&gt;&lt;wsp:rsid wsp:val=&quot;003F7A40&quot;/&gt;&lt;wsp:rsid wsp:val=&quot;0040106A&quot;/&gt;&lt;wsp:rsid wsp:val=&quot;004017CF&quot;/&gt;&lt;wsp:rsid wsp:val=&quot;00401DE6&quot;/&gt;&lt;wsp:rsid wsp:val=&quot;00401F24&quot;/&gt;&lt;wsp:rsid wsp:val=&quot;00402169&quot;/&gt;&lt;wsp:rsid wsp:val=&quot;00403AC2&quot;/&gt;&lt;wsp:rsid wsp:val=&quot;00404284&quot;/&gt;&lt;wsp:rsid wsp:val=&quot;004046CA&quot;/&gt;&lt;wsp:rsid wsp:val=&quot;004049A4&quot;/&gt;&lt;wsp:rsid wsp:val=&quot;00406426&quot;/&gt;&lt;wsp:rsid wsp:val=&quot;004079BF&quot;/&gt;&lt;wsp:rsid wsp:val=&quot;00407DAC&quot;/&gt;&lt;wsp:rsid wsp:val=&quot;004119A6&quot;/&gt;&lt;wsp:rsid wsp:val=&quot;00411A8B&quot;/&gt;&lt;wsp:rsid wsp:val=&quot;00411E91&quot;/&gt;&lt;wsp:rsid wsp:val=&quot;004126C8&quot;/&gt;&lt;wsp:rsid wsp:val=&quot;00412AAA&quot;/&gt;&lt;wsp:rsid wsp:val=&quot;00414663&quot;/&gt;&lt;wsp:rsid wsp:val=&quot;00415D32&quot;/&gt;&lt;wsp:rsid wsp:val=&quot;00417165&quot;/&gt;&lt;wsp:rsid wsp:val=&quot;004173CD&quot;/&gt;&lt;wsp:rsid wsp:val=&quot;0041751B&quot;/&gt;&lt;wsp:rsid wsp:val=&quot;004175C5&quot;/&gt;&lt;wsp:rsid wsp:val=&quot;004176D8&quot;/&gt;&lt;wsp:rsid wsp:val=&quot;00417E90&quot;/&gt;&lt;wsp:rsid wsp:val=&quot;004213D7&quot;/&gt;&lt;wsp:rsid wsp:val=&quot;00421FA3&quot;/&gt;&lt;wsp:rsid wsp:val=&quot;00422A42&quot;/&gt;&lt;wsp:rsid wsp:val=&quot;00422BEF&quot;/&gt;&lt;wsp:rsid wsp:val=&quot;00423AD7&quot;/&gt;&lt;wsp:rsid wsp:val=&quot;00423BFB&quot;/&gt;&lt;wsp:rsid wsp:val=&quot;00424AC8&quot;/&gt;&lt;wsp:rsid wsp:val=&quot;00425060&quot;/&gt;&lt;wsp:rsid wsp:val=&quot;004253B8&quot;/&gt;&lt;wsp:rsid wsp:val=&quot;00426605&quot;/&gt;&lt;wsp:rsid wsp:val=&quot;00427F59&quot;/&gt;&lt;wsp:rsid wsp:val=&quot;00431C9B&quot;/&gt;&lt;wsp:rsid wsp:val=&quot;00432CA7&quot;/&gt;&lt;wsp:rsid wsp:val=&quot;00433170&quot;/&gt;&lt;wsp:rsid wsp:val=&quot;004336DF&quot;/&gt;&lt;wsp:rsid wsp:val=&quot;00434010&quot;/&gt;&lt;wsp:rsid wsp:val=&quot;00434123&quot;/&gt;&lt;wsp:rsid wsp:val=&quot;004346CA&quot;/&gt;&lt;wsp:rsid wsp:val=&quot;004359EF&quot;/&gt;&lt;wsp:rsid wsp:val=&quot;00435F1C&quot;/&gt;&lt;wsp:rsid wsp:val=&quot;0043622C&quot;/&gt;&lt;wsp:rsid wsp:val=&quot;00436A47&quot;/&gt;&lt;wsp:rsid wsp:val=&quot;00437A75&quot;/&gt;&lt;wsp:rsid wsp:val=&quot;00441245&quot;/&gt;&lt;wsp:rsid wsp:val=&quot;0044185F&quot;/&gt;&lt;wsp:rsid wsp:val=&quot;00441E4C&quot;/&gt;&lt;wsp:rsid wsp:val=&quot;00441E65&quot;/&gt;&lt;wsp:rsid wsp:val=&quot;00442458&quot;/&gt;&lt;wsp:rsid wsp:val=&quot;00442D45&quot;/&gt;&lt;wsp:rsid wsp:val=&quot;004431CE&quot;/&gt;&lt;wsp:rsid wsp:val=&quot;00443393&quot;/&gt;&lt;wsp:rsid wsp:val=&quot;00443B6B&quot;/&gt;&lt;wsp:rsid wsp:val=&quot;00444813&quot;/&gt;&lt;wsp:rsid wsp:val=&quot;00444836&quot;/&gt;&lt;wsp:rsid wsp:val=&quot;00444D13&quot;/&gt;&lt;wsp:rsid wsp:val=&quot;00447B1C&quot;/&gt;&lt;wsp:rsid wsp:val=&quot;004505E1&quot;/&gt;&lt;wsp:rsid wsp:val=&quot;00450D96&quot;/&gt;&lt;wsp:rsid wsp:val=&quot;004519CF&quot;/&gt;&lt;wsp:rsid wsp:val=&quot;0045234B&quot;/&gt;&lt;wsp:rsid wsp:val=&quot;004526FB&quot;/&gt;&lt;wsp:rsid wsp:val=&quot;00453692&quot;/&gt;&lt;wsp:rsid wsp:val=&quot;00455044&quot;/&gt;&lt;wsp:rsid wsp:val=&quot;00455571&quot;/&gt;&lt;wsp:rsid wsp:val=&quot;00456C59&quot;/&gt;&lt;wsp:rsid wsp:val=&quot;00456F02&quot;/&gt;&lt;wsp:rsid wsp:val=&quot;0046215A&quot;/&gt;&lt;wsp:rsid wsp:val=&quot;00462814&quot;/&gt;&lt;wsp:rsid wsp:val=&quot;00463818&quot;/&gt;&lt;wsp:rsid wsp:val=&quot;004639C4&quot;/&gt;&lt;wsp:rsid wsp:val=&quot;004639E7&quot;/&gt;&lt;wsp:rsid wsp:val=&quot;00465841&quot;/&gt;&lt;wsp:rsid wsp:val=&quot;00465D31&quot;/&gt;&lt;wsp:rsid wsp:val=&quot;004664E7&quot;/&gt;&lt;wsp:rsid wsp:val=&quot;00466E39&quot;/&gt;&lt;wsp:rsid wsp:val=&quot;00467A0C&quot;/&gt;&lt;wsp:rsid wsp:val=&quot;004701FC&quot;/&gt;&lt;wsp:rsid wsp:val=&quot;00470ED1&quot;/&gt;&lt;wsp:rsid wsp:val=&quot;00470F05&quot;/&gt;&lt;wsp:rsid wsp:val=&quot;0047119D&quot;/&gt;&lt;wsp:rsid wsp:val=&quot;00472A92&quot;/&gt;&lt;wsp:rsid wsp:val=&quot;00475813&quot;/&gt;&lt;wsp:rsid wsp:val=&quot;004763DB&quot;/&gt;&lt;wsp:rsid wsp:val=&quot;004772B8&quot;/&gt;&lt;wsp:rsid wsp:val=&quot;00480111&quot;/&gt;&lt;wsp:rsid wsp:val=&quot;00481610&quot;/&gt;&lt;wsp:rsid wsp:val=&quot;0048224A&quot;/&gt;&lt;wsp:rsid wsp:val=&quot;00482B32&quot;/&gt;&lt;wsp:rsid wsp:val=&quot;00485C43&quot;/&gt;&lt;wsp:rsid wsp:val=&quot;00485E4E&quot;/&gt;&lt;wsp:rsid wsp:val=&quot;00486B9D&quot;/&gt;&lt;wsp:rsid wsp:val=&quot;00487096&quot;/&gt;&lt;wsp:rsid wsp:val=&quot;00487BB8&quot;/&gt;&lt;wsp:rsid wsp:val=&quot;00490E36&quot;/&gt;&lt;wsp:rsid wsp:val=&quot;00490E71&quot;/&gt;&lt;wsp:rsid wsp:val=&quot;004919A2&quot;/&gt;&lt;wsp:rsid wsp:val=&quot;00491BB0&quot;/&gt;&lt;wsp:rsid wsp:val=&quot;00491DA5&quot;/&gt;&lt;wsp:rsid wsp:val=&quot;00492000&quot;/&gt;&lt;wsp:rsid wsp:val=&quot;0049293E&quot;/&gt;&lt;wsp:rsid wsp:val=&quot;00493EBC&quot;/&gt;&lt;wsp:rsid wsp:val=&quot;00494908&quot;/&gt;&lt;wsp:rsid wsp:val=&quot;00494FCD&quot;/&gt;&lt;wsp:rsid wsp:val=&quot;004950EC&quot;/&gt;&lt;wsp:rsid wsp:val=&quot;00495580&quot;/&gt;&lt;wsp:rsid wsp:val=&quot;00497CB7&quot;/&gt;&lt;wsp:rsid wsp:val=&quot;00497CD1&quot;/&gt;&lt;wsp:rsid wsp:val=&quot;004A0D24&quot;/&gt;&lt;wsp:rsid wsp:val=&quot;004A1D03&quot;/&gt;&lt;wsp:rsid wsp:val=&quot;004A24FD&quot;/&gt;&lt;wsp:rsid wsp:val=&quot;004A397F&quot;/&gt;&lt;wsp:rsid wsp:val=&quot;004A3B42&quot;/&gt;&lt;wsp:rsid wsp:val=&quot;004A41AA&quot;/&gt;&lt;wsp:rsid wsp:val=&quot;004A6B32&quot;/&gt;&lt;wsp:rsid wsp:val=&quot;004A7E47&quot;/&gt;&lt;wsp:rsid wsp:val=&quot;004B1512&quot;/&gt;&lt;wsp:rsid wsp:val=&quot;004B425A&quot;/&gt;&lt;wsp:rsid wsp:val=&quot;004B546C&quot;/&gt;&lt;wsp:rsid wsp:val=&quot;004B598B&quot;/&gt;&lt;wsp:rsid wsp:val=&quot;004B674B&quot;/&gt;&lt;wsp:rsid wsp:val=&quot;004B7024&quot;/&gt;&lt;wsp:rsid wsp:val=&quot;004B7879&quot;/&gt;&lt;wsp:rsid wsp:val=&quot;004C0082&quot;/&gt;&lt;wsp:rsid wsp:val=&quot;004C1014&quot;/&gt;&lt;wsp:rsid wsp:val=&quot;004C1BE8&quot;/&gt;&lt;wsp:rsid wsp:val=&quot;004C1F50&quot;/&gt;&lt;wsp:rsid wsp:val=&quot;004C2646&quot;/&gt;&lt;wsp:rsid wsp:val=&quot;004C2F85&quot;/&gt;&lt;wsp:rsid wsp:val=&quot;004C5033&quot;/&gt;&lt;wsp:rsid wsp:val=&quot;004C588E&quot;/&gt;&lt;wsp:rsid wsp:val=&quot;004C5B7C&quot;/&gt;&lt;wsp:rsid wsp:val=&quot;004C5EB8&quot;/&gt;&lt;wsp:rsid wsp:val=&quot;004C6D75&quot;/&gt;&lt;wsp:rsid wsp:val=&quot;004C7687&quot;/&gt;&lt;wsp:rsid wsp:val=&quot;004D1528&quot;/&gt;&lt;wsp:rsid wsp:val=&quot;004D17BD&quot;/&gt;&lt;wsp:rsid wsp:val=&quot;004D27E8&quot;/&gt;&lt;wsp:rsid wsp:val=&quot;004D2E46&quot;/&gt;&lt;wsp:rsid wsp:val=&quot;004D4FC4&quot;/&gt;&lt;wsp:rsid wsp:val=&quot;004D51D8&quot;/&gt;&lt;wsp:rsid wsp:val=&quot;004D5439&quot;/&gt;&lt;wsp:rsid wsp:val=&quot;004D61F9&quot;/&gt;&lt;wsp:rsid wsp:val=&quot;004D642B&quot;/&gt;&lt;wsp:rsid wsp:val=&quot;004D6B1C&quot;/&gt;&lt;wsp:rsid wsp:val=&quot;004D717F&quot;/&gt;&lt;wsp:rsid wsp:val=&quot;004E0355&quot;/&gt;&lt;wsp:rsid wsp:val=&quot;004E0506&quot;/&gt;&lt;wsp:rsid wsp:val=&quot;004E1F1A&quot;/&gt;&lt;wsp:rsid wsp:val=&quot;004E2490&quot;/&gt;&lt;wsp:rsid wsp:val=&quot;004E352F&quot;/&gt;&lt;wsp:rsid wsp:val=&quot;004E382E&quot;/&gt;&lt;wsp:rsid wsp:val=&quot;004E4D46&quot;/&gt;&lt;wsp:rsid wsp:val=&quot;004E5DFB&quot;/&gt;&lt;wsp:rsid wsp:val=&quot;004E6167&quot;/&gt;&lt;wsp:rsid wsp:val=&quot;004E7C9C&quot;/&gt;&lt;wsp:rsid wsp:val=&quot;004F03C6&quot;/&gt;&lt;wsp:rsid wsp:val=&quot;004F0B25&quot;/&gt;&lt;wsp:rsid wsp:val=&quot;004F0F07&quot;/&gt;&lt;wsp:rsid wsp:val=&quot;004F145A&quot;/&gt;&lt;wsp:rsid wsp:val=&quot;004F1F83&quot;/&gt;&lt;wsp:rsid wsp:val=&quot;004F2D2E&quot;/&gt;&lt;wsp:rsid wsp:val=&quot;004F35F4&quot;/&gt;&lt;wsp:rsid wsp:val=&quot;004F4A13&quot;/&gt;&lt;wsp:rsid wsp:val=&quot;004F5A52&quot;/&gt;&lt;wsp:rsid wsp:val=&quot;004F5E19&quot;/&gt;&lt;wsp:rsid wsp:val=&quot;004F651D&quot;/&gt;&lt;wsp:rsid wsp:val=&quot;004F7649&quot;/&gt;&lt;wsp:rsid wsp:val=&quot;004F765E&quot;/&gt;&lt;wsp:rsid wsp:val=&quot;00500169&quot;/&gt;&lt;wsp:rsid wsp:val=&quot;005014C3&quot;/&gt;&lt;wsp:rsid wsp:val=&quot;00503357&quot;/&gt;&lt;wsp:rsid wsp:val=&quot;00503969&quot;/&gt;&lt;wsp:rsid wsp:val=&quot;00503F68&quot;/&gt;&lt;wsp:rsid wsp:val=&quot;00504A89&quot;/&gt;&lt;wsp:rsid wsp:val=&quot;00504EDE&quot;/&gt;&lt;wsp:rsid wsp:val=&quot;005060C3&quot;/&gt;&lt;wsp:rsid wsp:val=&quot;00506588&quot;/&gt;&lt;wsp:rsid wsp:val=&quot;005077E4&quot;/&gt;&lt;wsp:rsid wsp:val=&quot;00507D55&quot;/&gt;&lt;wsp:rsid wsp:val=&quot;0051024A&quot;/&gt;&lt;wsp:rsid wsp:val=&quot;0051057A&quot;/&gt;&lt;wsp:rsid wsp:val=&quot;00511785&quot;/&gt;&lt;wsp:rsid wsp:val=&quot;005144C2&quot;/&gt;&lt;wsp:rsid wsp:val=&quot;0051551E&quot;/&gt;&lt;wsp:rsid wsp:val=&quot;005237BA&quot;/&gt;&lt;wsp:rsid wsp:val=&quot;00523BE9&quot;/&gt;&lt;wsp:rsid wsp:val=&quot;00523FD1&quot;/&gt;&lt;wsp:rsid wsp:val=&quot;0052490C&quot;/&gt;&lt;wsp:rsid wsp:val=&quot;00527DD2&quot;/&gt;&lt;wsp:rsid wsp:val=&quot;00530680&quot;/&gt;&lt;wsp:rsid wsp:val=&quot;0053115D&quot;/&gt;&lt;wsp:rsid wsp:val=&quot;00532AD2&quot;/&gt;&lt;wsp:rsid wsp:val=&quot;00532C13&quot;/&gt;&lt;wsp:rsid wsp:val=&quot;00532E03&quot;/&gt;&lt;wsp:rsid wsp:val=&quot;00533587&quot;/&gt;&lt;wsp:rsid wsp:val=&quot;00533A6D&quot;/&gt;&lt;wsp:rsid wsp:val=&quot;00535853&quot;/&gt;&lt;wsp:rsid wsp:val=&quot;00536CA6&quot;/&gt;&lt;wsp:rsid wsp:val=&quot;00537E99&quot;/&gt;&lt;wsp:rsid wsp:val=&quot;005410C6&quot;/&gt;&lt;wsp:rsid wsp:val=&quot;005420D7&quot;/&gt;&lt;wsp:rsid wsp:val=&quot;00542C73&quot;/&gt;&lt;wsp:rsid wsp:val=&quot;00544E17&quot;/&gt;&lt;wsp:rsid wsp:val=&quot;00544FBE&quot;/&gt;&lt;wsp:rsid wsp:val=&quot;005462D6&quot;/&gt;&lt;wsp:rsid wsp:val=&quot;00547FAC&quot;/&gt;&lt;wsp:rsid wsp:val=&quot;00552DE5&quot;/&gt;&lt;wsp:rsid wsp:val=&quot;00552EB2&quot;/&gt;&lt;wsp:rsid wsp:val=&quot;00554BB5&quot;/&gt;&lt;wsp:rsid wsp:val=&quot;00554D8A&quot;/&gt;&lt;wsp:rsid wsp:val=&quot;00555335&quot;/&gt;&lt;wsp:rsid wsp:val=&quot;00556239&quot;/&gt;&lt;wsp:rsid wsp:val=&quot;0055658D&quot;/&gt;&lt;wsp:rsid wsp:val=&quot;005608D8&quot;/&gt;&lt;wsp:rsid wsp:val=&quot;00560984&quot;/&gt;&lt;wsp:rsid wsp:val=&quot;00560F67&quot;/&gt;&lt;wsp:rsid wsp:val=&quot;00561E9C&quot;/&gt;&lt;wsp:rsid wsp:val=&quot;005620F2&quot;/&gt;&lt;wsp:rsid wsp:val=&quot;00563F1C&quot;/&gt;&lt;wsp:rsid wsp:val=&quot;00564F81&quot;/&gt;&lt;wsp:rsid wsp:val=&quot;005718D7&quot;/&gt;&lt;wsp:rsid wsp:val=&quot;00571D57&quot;/&gt;&lt;wsp:rsid wsp:val=&quot;0057222F&quot;/&gt;&lt;wsp:rsid wsp:val=&quot;00572BB2&quot;/&gt;&lt;wsp:rsid wsp:val=&quot;0057621F&quot;/&gt;&lt;wsp:rsid wsp:val=&quot;00576632&quot;/&gt;&lt;wsp:rsid wsp:val=&quot;005819B2&quot;/&gt;&lt;wsp:rsid wsp:val=&quot;00581C82&quot;/&gt;&lt;wsp:rsid wsp:val=&quot;00581DEB&quot;/&gt;&lt;wsp:rsid wsp:val=&quot;00582089&quot;/&gt;&lt;wsp:rsid wsp:val=&quot;005827BD&quot;/&gt;&lt;wsp:rsid wsp:val=&quot;00583B2D&quot;/&gt;&lt;wsp:rsid wsp:val=&quot;005857B0&quot;/&gt;&lt;wsp:rsid wsp:val=&quot;00585B7F&quot;/&gt;&lt;wsp:rsid wsp:val=&quot;00585E06&quot;/&gt;&lt;wsp:rsid wsp:val=&quot;00586386&quot;/&gt;&lt;wsp:rsid wsp:val=&quot;0058647A&quot;/&gt;&lt;wsp:rsid wsp:val=&quot;005865AC&quot;/&gt;&lt;wsp:rsid wsp:val=&quot;00590321&quot;/&gt;&lt;wsp:rsid wsp:val=&quot;0059068D&quot;/&gt;&lt;wsp:rsid wsp:val=&quot;00590990&quot;/&gt;&lt;wsp:rsid wsp:val=&quot;005910D8&quot;/&gt;&lt;wsp:rsid wsp:val=&quot;00591F3E&quot;/&gt;&lt;wsp:rsid wsp:val=&quot;00592121&quot;/&gt;&lt;wsp:rsid wsp:val=&quot;0059387C&quot;/&gt;&lt;wsp:rsid wsp:val=&quot;0059501B&quot;/&gt;&lt;wsp:rsid wsp:val=&quot;0059545B&quot;/&gt;&lt;wsp:rsid wsp:val=&quot;005A2560&quot;/&gt;&lt;wsp:rsid wsp:val=&quot;005A3607&quot;/&gt;&lt;wsp:rsid wsp:val=&quot;005A4426&quot;/&gt;&lt;wsp:rsid wsp:val=&quot;005A589A&quot;/&gt;&lt;wsp:rsid wsp:val=&quot;005B0598&quot;/&gt;&lt;wsp:rsid wsp:val=&quot;005B2A92&quot;/&gt;&lt;wsp:rsid wsp:val=&quot;005B310E&quot;/&gt;&lt;wsp:rsid wsp:val=&quot;005B35E8&quot;/&gt;&lt;wsp:rsid wsp:val=&quot;005B3C74&quot;/&gt;&lt;wsp:rsid wsp:val=&quot;005B472F&quot;/&gt;&lt;wsp:rsid wsp:val=&quot;005B4930&quot;/&gt;&lt;wsp:rsid wsp:val=&quot;005B4F4D&quot;/&gt;&lt;wsp:rsid wsp:val=&quot;005B79B2&quot;/&gt;&lt;wsp:rsid wsp:val=&quot;005B7D0F&quot;/&gt;&lt;wsp:rsid wsp:val=&quot;005C0CAD&quot;/&gt;&lt;wsp:rsid wsp:val=&quot;005C0D62&quot;/&gt;&lt;wsp:rsid wsp:val=&quot;005C1886&quot;/&gt;&lt;wsp:rsid wsp:val=&quot;005C1DB7&quot;/&gt;&lt;wsp:rsid wsp:val=&quot;005C34F8&quot;/&gt;&lt;wsp:rsid wsp:val=&quot;005C41A4&quot;/&gt;&lt;wsp:rsid wsp:val=&quot;005C424F&quot;/&gt;&lt;wsp:rsid wsp:val=&quot;005C4989&quot;/&gt;&lt;wsp:rsid wsp:val=&quot;005C4B8A&quot;/&gt;&lt;wsp:rsid wsp:val=&quot;005C7616&quot;/&gt;&lt;wsp:rsid wsp:val=&quot;005C78CA&quot;/&gt;&lt;wsp:rsid wsp:val=&quot;005D0954&quot;/&gt;&lt;wsp:rsid wsp:val=&quot;005D0A4F&quot;/&gt;&lt;wsp:rsid wsp:val=&quot;005D0DF2&quot;/&gt;&lt;wsp:rsid wsp:val=&quot;005D1890&quot;/&gt;&lt;wsp:rsid wsp:val=&quot;005D2482&quot;/&gt;&lt;wsp:rsid wsp:val=&quot;005D5784&quot;/&gt;&lt;wsp:rsid wsp:val=&quot;005D6B9D&quot;/&gt;&lt;wsp:rsid wsp:val=&quot;005D701A&quot;/&gt;&lt;wsp:rsid wsp:val=&quot;005E13BA&quot;/&gt;&lt;wsp:rsid wsp:val=&quot;005E2581&quot;/&gt;&lt;wsp:rsid wsp:val=&quot;005E3282&quot;/&gt;&lt;wsp:rsid wsp:val=&quot;005E355C&quot;/&gt;&lt;wsp:rsid wsp:val=&quot;005E45CD&quot;/&gt;&lt;wsp:rsid wsp:val=&quot;005E50E5&quot;/&gt;&lt;wsp:rsid wsp:val=&quot;005E5239&quot;/&gt;&lt;wsp:rsid wsp:val=&quot;005E7F57&quot;/&gt;&lt;wsp:rsid wsp:val=&quot;005F031E&quot;/&gt;&lt;wsp:rsid wsp:val=&quot;005F0714&quot;/&gt;&lt;wsp:rsid wsp:val=&quot;005F389A&quot;/&gt;&lt;wsp:rsid wsp:val=&quot;005F3BB5&quot;/&gt;&lt;wsp:rsid wsp:val=&quot;005F45B3&quot;/&gt;&lt;wsp:rsid wsp:val=&quot;005F47F6&quot;/&gt;&lt;wsp:rsid wsp:val=&quot;005F5B5E&quot;/&gt;&lt;wsp:rsid wsp:val=&quot;005F7528&quot;/&gt;&lt;wsp:rsid wsp:val=&quot;005F7973&quot;/&gt;&lt;wsp:rsid wsp:val=&quot;005FB855&quot;/&gt;&lt;wsp:rsid wsp:val=&quot;006003DC&quot;/&gt;&lt;wsp:rsid wsp:val=&quot;00600632&quot;/&gt;&lt;wsp:rsid wsp:val=&quot;0060070D&quot;/&gt;&lt;wsp:rsid wsp:val=&quot;00600DD1&quot;/&gt;&lt;wsp:rsid wsp:val=&quot;00601A94&quot;/&gt;&lt;wsp:rsid wsp:val=&quot;00603518&quot;/&gt;&lt;wsp:rsid wsp:val=&quot;00604217&quot;/&gt;&lt;wsp:rsid wsp:val=&quot;00605BA0&quot;/&gt;&lt;wsp:rsid wsp:val=&quot;00605CDF&quot;/&gt;&lt;wsp:rsid wsp:val=&quot;006060A9&quot;/&gt;&lt;wsp:rsid wsp:val=&quot;00607E88&quot;/&gt;&lt;wsp:rsid wsp:val=&quot;0060F02E&quot;/&gt;&lt;wsp:rsid wsp:val=&quot;00611591&quot;/&gt;&lt;wsp:rsid wsp:val=&quot;00612140&quot;/&gt;&lt;wsp:rsid wsp:val=&quot;00613240&quot;/&gt;&lt;wsp:rsid wsp:val=&quot;00614ABD&quot;/&gt;&lt;wsp:rsid wsp:val=&quot;00615505&quot;/&gt;&lt;wsp:rsid wsp:val=&quot;0061673D&quot;/&gt;&lt;wsp:rsid wsp:val=&quot;00620A85&quot;/&gt;&lt;wsp:rsid wsp:val=&quot;00620BC4&quot;/&gt;&lt;wsp:rsid wsp:val=&quot;00620BD8&quot;/&gt;&lt;wsp:rsid wsp:val=&quot;0062127F&quot;/&gt;&lt;wsp:rsid wsp:val=&quot;006241E4&quot;/&gt;&lt;wsp:rsid wsp:val=&quot;00624A9E&quot;/&gt;&lt;wsp:rsid wsp:val=&quot;00624ADE&quot;/&gt;&lt;wsp:rsid wsp:val=&quot;00625B26&quot;/&gt;&lt;wsp:rsid wsp:val=&quot;00627A13&quot;/&gt;&lt;wsp:rsid wsp:val=&quot;00627C86&quot;/&gt;&lt;wsp:rsid wsp:val=&quot;00631891&quot;/&gt;&lt;wsp:rsid wsp:val=&quot;00632EFB&quot;/&gt;&lt;wsp:rsid wsp:val=&quot;00633A91&quot;/&gt;&lt;wsp:rsid wsp:val=&quot;00634A89&quot;/&gt;&lt;wsp:rsid wsp:val=&quot;0063500C&quot;/&gt;&lt;wsp:rsid wsp:val=&quot;00636780&quot;/&gt;&lt;wsp:rsid wsp:val=&quot;00636D82&quot;/&gt;&lt;wsp:rsid wsp:val=&quot;006375A4&quot;/&gt;&lt;wsp:rsid wsp:val=&quot;006378CD&quot;/&gt;&lt;wsp:rsid wsp:val=&quot;0064039B&quot;/&gt;&lt;wsp:rsid wsp:val=&quot;00641AC9&quot;/&gt;&lt;wsp:rsid wsp:val=&quot;006423B0&quot;/&gt;&lt;wsp:rsid wsp:val=&quot;00642AB3&quot;/&gt;&lt;wsp:rsid wsp:val=&quot;00642FAE&quot;/&gt;&lt;wsp:rsid wsp:val=&quot;00643FD7&quot;/&gt;&lt;wsp:rsid wsp:val=&quot;00644D02&quot;/&gt;&lt;wsp:rsid wsp:val=&quot;00645588&quot;/&gt;&lt;wsp:rsid wsp:val=&quot;006479B4&quot;/&gt;&lt;wsp:rsid wsp:val=&quot;006507B2&quot;/&gt;&lt;wsp:rsid wsp:val=&quot;00650D4B&quot;/&gt;&lt;wsp:rsid wsp:val=&quot;00650E21&quot;/&gt;&lt;wsp:rsid wsp:val=&quot;006515C4&quot;/&gt;&lt;wsp:rsid wsp:val=&quot;00653016&quot;/&gt;&lt;wsp:rsid wsp:val=&quot;00653941&quot;/&gt;&lt;wsp:rsid wsp:val=&quot;00653B4A&quot;/&gt;&lt;wsp:rsid wsp:val=&quot;0065555F&quot;/&gt;&lt;wsp:rsid wsp:val=&quot;0065639E&quot;/&gt;&lt;wsp:rsid wsp:val=&quot;006571EF&quot;/&gt;&lt;wsp:rsid wsp:val=&quot;0065753F&quot;/&gt;&lt;wsp:rsid wsp:val=&quot;0066003F&quot;/&gt;&lt;wsp:rsid wsp:val=&quot;0066044F&quot;/&gt;&lt;wsp:rsid wsp:val=&quot;00660B9C&quot;/&gt;&lt;wsp:rsid wsp:val=&quot;006617B5&quot;/&gt;&lt;wsp:rsid wsp:val=&quot;00661D27&quot;/&gt;&lt;wsp:rsid wsp:val=&quot;00662905&quot;/&gt;&lt;wsp:rsid wsp:val=&quot;0066328C&quot;/&gt;&lt;wsp:rsid wsp:val=&quot;00663B50&quot;/&gt;&lt;wsp:rsid wsp:val=&quot;006647A4&quot;/&gt;&lt;wsp:rsid wsp:val=&quot;006652CB&quot;/&gt;&lt;wsp:rsid wsp:val=&quot;00665B19&quot;/&gt;&lt;wsp:rsid wsp:val=&quot;00666EB9&quot;/&gt;&lt;wsp:rsid wsp:val=&quot;00670343&quot;/&gt;&lt;wsp:rsid wsp:val=&quot;006710B2&quot;/&gt;&lt;wsp:rsid wsp:val=&quot;0067119D&quot;/&gt;&lt;wsp:rsid wsp:val=&quot;0067206E&quot;/&gt;&lt;wsp:rsid wsp:val=&quot;00672CFE&quot;/&gt;&lt;wsp:rsid wsp:val=&quot;0067326E&quot;/&gt;&lt;wsp:rsid wsp:val=&quot;00673BBC&quot;/&gt;&lt;wsp:rsid wsp:val=&quot;00673D7E&quot;/&gt;&lt;wsp:rsid wsp:val=&quot;00673EDC&quot;/&gt;&lt;wsp:rsid wsp:val=&quot;00674236&quot;/&gt;&lt;wsp:rsid wsp:val=&quot;0067443F&quot;/&gt;&lt;wsp:rsid wsp:val=&quot;00674C9F&quot;/&gt;&lt;wsp:rsid wsp:val=&quot;00675F3E&quot;/&gt;&lt;wsp:rsid wsp:val=&quot;0067623C&quot;/&gt;&lt;wsp:rsid wsp:val=&quot;00676C63&quot;/&gt;&lt;wsp:rsid wsp:val=&quot;0068020C&quot;/&gt;&lt;wsp:rsid wsp:val=&quot;006818D6&quot;/&gt;&lt;wsp:rsid wsp:val=&quot;006823C7&quot;/&gt;&lt;wsp:rsid wsp:val=&quot;0068242C&quot;/&gt;&lt;wsp:rsid wsp:val=&quot;006830EF&quot;/&gt;&lt;wsp:rsid wsp:val=&quot;006844DD&quot;/&gt;&lt;wsp:rsid wsp:val=&quot;0068599E&quot;/&gt;&lt;wsp:rsid wsp:val=&quot;00686525&quot;/&gt;&lt;wsp:rsid wsp:val=&quot;00686667&quot;/&gt;&lt;wsp:rsid wsp:val=&quot;00686D05&quot;/&gt;&lt;wsp:rsid wsp:val=&quot;006905BA&quot;/&gt;&lt;wsp:rsid wsp:val=&quot;00691387&quot;/&gt;&lt;wsp:rsid wsp:val=&quot;006924A1&quot;/&gt;&lt;wsp:rsid wsp:val=&quot;00692AF4&quot;/&gt;&lt;wsp:rsid wsp:val=&quot;00694400&quot;/&gt;&lt;wsp:rsid wsp:val=&quot;00694BD3&quot;/&gt;&lt;wsp:rsid wsp:val=&quot;00694F22&quot;/&gt;&lt;wsp:rsid wsp:val=&quot;006959AB&quot;/&gt;&lt;wsp:rsid wsp:val=&quot;00695F1E&quot;/&gt;&lt;wsp:rsid wsp:val=&quot;006960DB&quot;/&gt;&lt;wsp:rsid wsp:val=&quot;0069618C&quot;/&gt;&lt;wsp:rsid wsp:val=&quot;006A3450&quot;/&gt;&lt;wsp:rsid wsp:val=&quot;006A44FB&quot;/&gt;&lt;wsp:rsid wsp:val=&quot;006A498C&quot;/&gt;&lt;wsp:rsid wsp:val=&quot;006A528D&quot;/&gt;&lt;wsp:rsid wsp:val=&quot;006A53AE&quot;/&gt;&lt;wsp:rsid wsp:val=&quot;006A53F4&quot;/&gt;&lt;wsp:rsid wsp:val=&quot;006A57E7&quot;/&gt;&lt;wsp:rsid wsp:val=&quot;006A5CD1&quot;/&gt;&lt;wsp:rsid wsp:val=&quot;006A659A&quot;/&gt;&lt;wsp:rsid wsp:val=&quot;006B0AE0&quot;/&gt;&lt;wsp:rsid wsp:val=&quot;006B168B&quot;/&gt;&lt;wsp:rsid wsp:val=&quot;006B307E&quot;/&gt;&lt;wsp:rsid wsp:val=&quot;006B38EF&quot;/&gt;&lt;wsp:rsid wsp:val=&quot;006B39A3&quot;/&gt;&lt;wsp:rsid wsp:val=&quot;006B3FA4&quot;/&gt;&lt;wsp:rsid wsp:val=&quot;006B4DD2&quot;/&gt;&lt;wsp:rsid wsp:val=&quot;006B5F14&quot;/&gt;&lt;wsp:rsid wsp:val=&quot;006B629C&quot;/&gt;&lt;wsp:rsid wsp:val=&quot;006B68F0&quot;/&gt;&lt;wsp:rsid wsp:val=&quot;006B6FA6&quot;/&gt;&lt;wsp:rsid wsp:val=&quot;006B7192&quot;/&gt;&lt;wsp:rsid wsp:val=&quot;006B729F&quot;/&gt;&lt;wsp:rsid wsp:val=&quot;006B78AF&quot;/&gt;&lt;wsp:rsid wsp:val=&quot;006B7AD4&quot;/&gt;&lt;wsp:rsid wsp:val=&quot;006B7F82&quot;/&gt;&lt;wsp:rsid wsp:val=&quot;006C1A58&quot;/&gt;&lt;wsp:rsid wsp:val=&quot;006C23CB&quot;/&gt;&lt;wsp:rsid wsp:val=&quot;006C4AE6&quot;/&gt;&lt;wsp:rsid wsp:val=&quot;006C5E1D&quot;/&gt;&lt;wsp:rsid wsp:val=&quot;006C5EC5&quot;/&gt;&lt;wsp:rsid wsp:val=&quot;006C5F13&quot;/&gt;&lt;wsp:rsid wsp:val=&quot;006C7439&quot;/&gt;&lt;wsp:rsid wsp:val=&quot;006C7520&quot;/&gt;&lt;wsp:rsid wsp:val=&quot;006D02A6&quot;/&gt;&lt;wsp:rsid wsp:val=&quot;006D1528&quot;/&gt;&lt;wsp:rsid wsp:val=&quot;006D156F&quot;/&gt;&lt;wsp:rsid wsp:val=&quot;006D1A3D&quot;/&gt;&lt;wsp:rsid wsp:val=&quot;006D3FD4&quot;/&gt;&lt;wsp:rsid wsp:val=&quot;006D44E7&quot;/&gt;&lt;wsp:rsid wsp:val=&quot;006D459C&quot;/&gt;&lt;wsp:rsid wsp:val=&quot;006D495A&quot;/&gt;&lt;wsp:rsid wsp:val=&quot;006D5994&quot;/&gt;&lt;wsp:rsid wsp:val=&quot;006D5B9F&quot;/&gt;&lt;wsp:rsid wsp:val=&quot;006D75F4&quot;/&gt;&lt;wsp:rsid wsp:val=&quot;006D7B63&quot;/&gt;&lt;wsp:rsid wsp:val=&quot;006E02F5&quot;/&gt;&lt;wsp:rsid wsp:val=&quot;006E0B74&quot;/&gt;&lt;wsp:rsid wsp:val=&quot;006E185E&quot;/&gt;&lt;wsp:rsid wsp:val=&quot;006E19A1&quot;/&gt;&lt;wsp:rsid wsp:val=&quot;006E1BF5&quot;/&gt;&lt;wsp:rsid wsp:val=&quot;006E1CA3&quot;/&gt;&lt;wsp:rsid wsp:val=&quot;006E203A&quot;/&gt;&lt;wsp:rsid wsp:val=&quot;006E3833&quot;/&gt;&lt;wsp:rsid wsp:val=&quot;006E42E4&quot;/&gt;&lt;wsp:rsid wsp:val=&quot;006E5246&quot;/&gt;&lt;wsp:rsid wsp:val=&quot;006E5252&quot;/&gt;&lt;wsp:rsid wsp:val=&quot;006E76A1&quot;/&gt;&lt;wsp:rsid wsp:val=&quot;006E7916&quot;/&gt;&lt;wsp:rsid wsp:val=&quot;006F0286&quot;/&gt;&lt;wsp:rsid wsp:val=&quot;006F0C9F&quot;/&gt;&lt;wsp:rsid wsp:val=&quot;006F20FD&quot;/&gt;&lt;wsp:rsid wsp:val=&quot;006F4728&quot;/&gt;&lt;wsp:rsid wsp:val=&quot;006F6C2B&quot;/&gt;&lt;wsp:rsid wsp:val=&quot;006F6DCE&quot;/&gt;&lt;wsp:rsid wsp:val=&quot;006F772C&quot;/&gt;&lt;wsp:rsid wsp:val=&quot;006F7DC2&quot;/&gt;&lt;wsp:rsid wsp:val=&quot;00700212&quot;/&gt;&lt;wsp:rsid wsp:val=&quot;00700966&quot;/&gt;&lt;wsp:rsid wsp:val=&quot;00701136&quot;/&gt;&lt;wsp:rsid wsp:val=&quot;007011D7&quot;/&gt;&lt;wsp:rsid wsp:val=&quot;0070194D&quot;/&gt;&lt;wsp:rsid wsp:val=&quot;0070279B&quot;/&gt;&lt;wsp:rsid wsp:val=&quot;0070351A&quot;/&gt;&lt;wsp:rsid wsp:val=&quot;00706322&quot;/&gt;&lt;wsp:rsid wsp:val=&quot;00706F11&quot;/&gt;&lt;wsp:rsid wsp:val=&quot;007073D6&quot;/&gt;&lt;wsp:rsid wsp:val=&quot;00707827&quot;/&gt;&lt;wsp:rsid wsp:val=&quot;00710886&quot;/&gt;&lt;wsp:rsid wsp:val=&quot;007114CF&quot;/&gt;&lt;wsp:rsid wsp:val=&quot;007115BE&quot;/&gt;&lt;wsp:rsid wsp:val=&quot;00711CEA&quot;/&gt;&lt;wsp:rsid wsp:val=&quot;00712A1E&quot;/&gt;&lt;wsp:rsid wsp:val=&quot;00714398&quot;/&gt;&lt;wsp:rsid wsp:val=&quot;007165D5&quot;/&gt;&lt;wsp:rsid wsp:val=&quot;00716A3E&quot;/&gt;&lt;wsp:rsid wsp:val=&quot;00717798&quot;/&gt;&lt;wsp:rsid wsp:val=&quot;007200A1&quot;/&gt;&lt;wsp:rsid wsp:val=&quot;00720357&quot;/&gt;&lt;wsp:rsid wsp:val=&quot;007209E3&quot;/&gt;&lt;wsp:rsid wsp:val=&quot;007211DF&quot;/&gt;&lt;wsp:rsid wsp:val=&quot;00722978&quot;/&gt;&lt;wsp:rsid wsp:val=&quot;00723161&quot;/&gt;&lt;wsp:rsid wsp:val=&quot;00723B96&quot;/&gt;&lt;wsp:rsid wsp:val=&quot;00724DEF&quot;/&gt;&lt;wsp:rsid wsp:val=&quot;00724F81&quot;/&gt;&lt;wsp:rsid wsp:val=&quot;0072591D&quot;/&gt;&lt;wsp:rsid wsp:val=&quot;00725ED0&quot;/&gt;&lt;wsp:rsid wsp:val=&quot;00726298&quot;/&gt;&lt;wsp:rsid wsp:val=&quot;007273AE&quot;/&gt;&lt;wsp:rsid wsp:val=&quot;00727569&quot;/&gt;&lt;wsp:rsid wsp:val=&quot;00727A53&quot;/&gt;&lt;wsp:rsid wsp:val=&quot;007308B5&quot;/&gt;&lt;wsp:rsid wsp:val=&quot;00730E1F&quot;/&gt;&lt;wsp:rsid wsp:val=&quot;00730F60&quot;/&gt;&lt;wsp:rsid wsp:val=&quot;00731029&quot;/&gt;&lt;wsp:rsid wsp:val=&quot;0073117F&quot;/&gt;&lt;wsp:rsid wsp:val=&quot;007314ED&quot;/&gt;&lt;wsp:rsid wsp:val=&quot;00731DAF&quot;/&gt;&lt;wsp:rsid wsp:val=&quot;007325B7&quot;/&gt;&lt;wsp:rsid wsp:val=&quot;00733CF6&quot;/&gt;&lt;wsp:rsid wsp:val=&quot;007348BF&quot;/&gt;&lt;wsp:rsid wsp:val=&quot;00734E55&quot;/&gt;&lt;wsp:rsid wsp:val=&quot;00736288&quot;/&gt;&lt;wsp:rsid wsp:val=&quot;00736BE6&quot;/&gt;&lt;wsp:rsid wsp:val=&quot;00737981&quot;/&gt;&lt;wsp:rsid wsp:val=&quot;00740995&quot;/&gt;&lt;wsp:rsid wsp:val=&quot;007417D3&quot;/&gt;&lt;wsp:rsid wsp:val=&quot;007426D3&quot;/&gt;&lt;wsp:rsid wsp:val=&quot;00742E97&quot;/&gt;&lt;wsp:rsid wsp:val=&quot;00743FE0&quot;/&gt;&lt;wsp:rsid wsp:val=&quot;00744EE0&quot;/&gt;&lt;wsp:rsid wsp:val=&quot;007468C7&quot;/&gt;&lt;wsp:rsid wsp:val=&quot;00750EE3&quot;/&gt;&lt;wsp:rsid wsp:val=&quot;007510E7&quot;/&gt;&lt;wsp:rsid wsp:val=&quot;00751F3F&quot;/&gt;&lt;wsp:rsid wsp:val=&quot;00752FB6&quot;/&gt;&lt;wsp:rsid wsp:val=&quot;00753294&quot;/&gt;&lt;wsp:rsid wsp:val=&quot;00753549&quot;/&gt;&lt;wsp:rsid wsp:val=&quot;007536EF&quot;/&gt;&lt;wsp:rsid wsp:val=&quot;00753BCA&quot;/&gt;&lt;wsp:rsid wsp:val=&quot;00754245&quot;/&gt;&lt;wsp:rsid wsp:val=&quot;007563BD&quot;/&gt;&lt;wsp:rsid wsp:val=&quot;007566F2&quot;/&gt;&lt;wsp:rsid wsp:val=&quot;00756B77&quot;/&gt;&lt;wsp:rsid wsp:val=&quot;00756EB1&quot;/&gt;&lt;wsp:rsid wsp:val=&quot;0076091E&quot;/&gt;&lt;wsp:rsid wsp:val=&quot;00760E72&quot;/&gt;&lt;wsp:rsid wsp:val=&quot;0076141A&quot;/&gt;&lt;wsp:rsid wsp:val=&quot;00761662&quot;/&gt;&lt;wsp:rsid wsp:val=&quot;00762A9D&quot;/&gt;&lt;wsp:rsid wsp:val=&quot;00764669&quot;/&gt;&lt;wsp:rsid wsp:val=&quot;00765116&quot;/&gt;&lt;wsp:rsid wsp:val=&quot;007667AD&quot;/&gt;&lt;wsp:rsid wsp:val=&quot;00766F79&quot;/&gt;&lt;wsp:rsid wsp:val=&quot;0076706E&quot;/&gt;&lt;wsp:rsid wsp:val=&quot;007671CF&quot;/&gt;&lt;wsp:rsid wsp:val=&quot;007676C3&quot;/&gt;&lt;wsp:rsid wsp:val=&quot;00770BE8&quot;/&gt;&lt;wsp:rsid wsp:val=&quot;00770C24&quot;/&gt;&lt;wsp:rsid wsp:val=&quot;00770F15&quot;/&gt;&lt;wsp:rsid wsp:val=&quot;00771A9A&quot;/&gt;&lt;wsp:rsid wsp:val=&quot;00771E1F&quot;/&gt;&lt;wsp:rsid wsp:val=&quot;007723E7&quot;/&gt;&lt;wsp:rsid wsp:val=&quot;0077305C&quot;/&gt;&lt;wsp:rsid wsp:val=&quot;007735AB&quot;/&gt;&lt;wsp:rsid wsp:val=&quot;007738E3&quot;/&gt;&lt;wsp:rsid wsp:val=&quot;00773AC7&quot;/&gt;&lt;wsp:rsid wsp:val=&quot;007758C6&quot;/&gt;&lt;wsp:rsid wsp:val=&quot;007769AA&quot;/&gt;&lt;wsp:rsid wsp:val=&quot;0077EFFA&quot;/&gt;&lt;wsp:rsid wsp:val=&quot;007808D2&quot;/&gt;&lt;wsp:rsid wsp:val=&quot;00781408&quot;/&gt;&lt;wsp:rsid wsp:val=&quot;00781A6B&quot;/&gt;&lt;wsp:rsid wsp:val=&quot;00781D26&quot;/&gt;&lt;wsp:rsid wsp:val=&quot;00781D57&quot;/&gt;&lt;wsp:rsid wsp:val=&quot;0078338A&quot;/&gt;&lt;wsp:rsid wsp:val=&quot;00783494&quot;/&gt;&lt;wsp:rsid wsp:val=&quot;00784064&quot;/&gt;&lt;wsp:rsid wsp:val=&quot;007846CE&quot;/&gt;&lt;wsp:rsid wsp:val=&quot;00785423&quot;/&gt;&lt;wsp:rsid wsp:val=&quot;007871BA&quot;/&gt;&lt;wsp:rsid wsp:val=&quot;00791DBB&quot;/&gt;&lt;wsp:rsid wsp:val=&quot;00792DE8&quot;/&gt;&lt;wsp:rsid wsp:val=&quot;00793695&quot;/&gt;&lt;wsp:rsid wsp:val=&quot;00794D6A&quot;/&gt;&lt;wsp:rsid wsp:val=&quot;00795BE4&quot;/&gt;&lt;wsp:rsid wsp:val=&quot;00797371&quot;/&gt;&lt;wsp:rsid wsp:val=&quot;007974E5&quot;/&gt;&lt;wsp:rsid wsp:val=&quot;00797877&quot;/&gt;&lt;wsp:rsid wsp:val=&quot;00797F42&quot;/&gt;&lt;wsp:rsid wsp:val=&quot;007A0B86&quot;/&gt;&lt;wsp:rsid wsp:val=&quot;007A2CE9&quot;/&gt;&lt;wsp:rsid wsp:val=&quot;007A333C&quot;/&gt;&lt;wsp:rsid wsp:val=&quot;007A3587&quot;/&gt;&lt;wsp:rsid wsp:val=&quot;007A4A94&quot;/&gt;&lt;wsp:rsid wsp:val=&quot;007A4CDD&quot;/&gt;&lt;wsp:rsid wsp:val=&quot;007A53E9&quot;/&gt;&lt;wsp:rsid wsp:val=&quot;007A6F71&quot;/&gt;&lt;wsp:rsid wsp:val=&quot;007B00D6&quot;/&gt;&lt;wsp:rsid wsp:val=&quot;007B0610&quot;/&gt;&lt;wsp:rsid wsp:val=&quot;007B06DE&quot;/&gt;&lt;wsp:rsid wsp:val=&quot;007B112C&quot;/&gt;&lt;wsp:rsid wsp:val=&quot;007B192E&quot;/&gt;&lt;wsp:rsid wsp:val=&quot;007B1F6D&quot;/&gt;&lt;wsp:rsid wsp:val=&quot;007B232F&quot;/&gt;&lt;wsp:rsid wsp:val=&quot;007B3813&quot;/&gt;&lt;wsp:rsid wsp:val=&quot;007B5231&quot;/&gt;&lt;wsp:rsid wsp:val=&quot;007B5719&quot;/&gt;&lt;wsp:rsid wsp:val=&quot;007B6D0E&quot;/&gt;&lt;wsp:rsid wsp:val=&quot;007B6E11&quot;/&gt;&lt;wsp:rsid wsp:val=&quot;007B6EB6&quot;/&gt;&lt;wsp:rsid wsp:val=&quot;007C0A68&quot;/&gt;&lt;wsp:rsid wsp:val=&quot;007C0AA8&quot;/&gt;&lt;wsp:rsid wsp:val=&quot;007C27AA&quot;/&gt;&lt;wsp:rsid wsp:val=&quot;007C3461&quot;/&gt;&lt;wsp:rsid wsp:val=&quot;007C3F23&quot;/&gt;&lt;wsp:rsid wsp:val=&quot;007C441B&quot;/&gt;&lt;wsp:rsid wsp:val=&quot;007C4873&quot;/&gt;&lt;wsp:rsid wsp:val=&quot;007C773F&quot;/&gt;&lt;wsp:rsid wsp:val=&quot;007D027D&quot;/&gt;&lt;wsp:rsid wsp:val=&quot;007D13F7&quot;/&gt;&lt;wsp:rsid wsp:val=&quot;007D1815&quot;/&gt;&lt;wsp:rsid wsp:val=&quot;007D1BF8&quot;/&gt;&lt;wsp:rsid wsp:val=&quot;007D27DC&quot;/&gt;&lt;wsp:rsid wsp:val=&quot;007D2A66&quot;/&gt;&lt;wsp:rsid wsp:val=&quot;007D61BC&quot;/&gt;&lt;wsp:rsid wsp:val=&quot;007D6FC0&quot;/&gt;&lt;wsp:rsid wsp:val=&quot;007D7B25&quot;/&gt;&lt;wsp:rsid wsp:val=&quot;007DB92A&quot;/&gt;&lt;wsp:rsid wsp:val=&quot;007E1965&quot;/&gt;&lt;wsp:rsid wsp:val=&quot;007E1CA5&quot;/&gt;&lt;wsp:rsid wsp:val=&quot;007E2610&quot;/&gt;&lt;wsp:rsid wsp:val=&quot;007E2A78&quot;/&gt;&lt;wsp:rsid wsp:val=&quot;007E2FE5&quot;/&gt;&lt;wsp:rsid wsp:val=&quot;007E422B&quot;/&gt;&lt;wsp:rsid wsp:val=&quot;007E4891&quot;/&gt;&lt;wsp:rsid wsp:val=&quot;007E518D&quot;/&gt;&lt;wsp:rsid wsp:val=&quot;007E5BE4&quot;/&gt;&lt;wsp:rsid wsp:val=&quot;007E63B2&quot;/&gt;&lt;wsp:rsid wsp:val=&quot;007E6FD6&quot;/&gt;&lt;wsp:rsid wsp:val=&quot;007EA3E6&quot;/&gt;&lt;wsp:rsid wsp:val=&quot;007F01DE&quot;/&gt;&lt;wsp:rsid wsp:val=&quot;007F0B7A&quot;/&gt;&lt;wsp:rsid wsp:val=&quot;007F1D1C&quot;/&gt;&lt;wsp:rsid wsp:val=&quot;007F217C&quot;/&gt;&lt;wsp:rsid wsp:val=&quot;007F2C55&quot;/&gt;&lt;wsp:rsid wsp:val=&quot;007F39C5&quot;/&gt;&lt;wsp:rsid wsp:val=&quot;007F436D&quot;/&gt;&lt;wsp:rsid wsp:val=&quot;007F4794&quot;/&gt;&lt;wsp:rsid wsp:val=&quot;007F5ACF&quot;/&gt;&lt;wsp:rsid wsp:val=&quot;007F5E06&quot;/&gt;&lt;wsp:rsid wsp:val=&quot;007F5E19&quot;/&gt;&lt;wsp:rsid wsp:val=&quot;007F6D9D&quot;/&gt;&lt;wsp:rsid wsp:val=&quot;007F7FBB&quot;/&gt;&lt;wsp:rsid wsp:val=&quot;008030BF&quot;/&gt;&lt;wsp:rsid wsp:val=&quot;008032A3&quot;/&gt;&lt;wsp:rsid wsp:val=&quot;00803AAD&quot;/&gt;&lt;wsp:rsid wsp:val=&quot;00805223&quot;/&gt;&lt;wsp:rsid wsp:val=&quot;00805260&quot;/&gt;&lt;wsp:rsid wsp:val=&quot;00806C91&quot;/&gt;&lt;wsp:rsid wsp:val=&quot;008071B9&quot;/&gt;&lt;wsp:rsid wsp:val=&quot;008074A3&quot;/&gt;&lt;wsp:rsid wsp:val=&quot;00810A07&quot;/&gt;&lt;wsp:rsid wsp:val=&quot;00813528&quot;/&gt;&lt;wsp:rsid wsp:val=&quot;00813AD2&quot;/&gt;&lt;wsp:rsid wsp:val=&quot;00813E7E&quot;/&gt;&lt;wsp:rsid wsp:val=&quot;008148C4&quot;/&gt;&lt;wsp:rsid wsp:val=&quot;00814D6D&quot;/&gt;&lt;wsp:rsid wsp:val=&quot;00815F23&quot;/&gt;&lt;wsp:rsid wsp:val=&quot;0081721C&quot;/&gt;&lt;wsp:rsid wsp:val=&quot;00817DFB&quot;/&gt;&lt;wsp:rsid wsp:val=&quot;00820017&quot;/&gt;&lt;wsp:rsid wsp:val=&quot;008209CE&quot;/&gt;&lt;wsp:rsid wsp:val=&quot;008209E9&quot;/&gt;&lt;wsp:rsid wsp:val=&quot;00822BEA&quot;/&gt;&lt;wsp:rsid wsp:val=&quot;00824086&quot;/&gt;&lt;wsp:rsid wsp:val=&quot;008242EB&quot;/&gt;&lt;wsp:rsid wsp:val=&quot;00824321&quot;/&gt;&lt;wsp:rsid wsp:val=&quot;00824A4D&quot;/&gt;&lt;wsp:rsid wsp:val=&quot;00825371&quot;/&gt;&lt;wsp:rsid wsp:val=&quot;00826245&quot;/&gt;&lt;wsp:rsid wsp:val=&quot;0082631E&quot;/&gt;&lt;wsp:rsid wsp:val=&quot;00826449&quot;/&gt;&lt;wsp:rsid wsp:val=&quot;00826472&quot;/&gt;&lt;wsp:rsid wsp:val=&quot;00826C3F&quot;/&gt;&lt;wsp:rsid wsp:val=&quot;00826D49&quot;/&gt;&lt;wsp:rsid wsp:val=&quot;00827DC3&quot;/&gt;&lt;wsp:rsid wsp:val=&quot;00827EDA&quot;/&gt;&lt;wsp:rsid wsp:val=&quot;008302BC&quot;/&gt;&lt;wsp:rsid wsp:val=&quot;00831660&quot;/&gt;&lt;wsp:rsid wsp:val=&quot;008324FB&quot;/&gt;&lt;wsp:rsid wsp:val=&quot;00833144&quot;/&gt;&lt;wsp:rsid wsp:val=&quot;008342B7&quot;/&gt;&lt;wsp:rsid wsp:val=&quot;00835AF4&quot;/&gt;&lt;wsp:rsid wsp:val=&quot;00835D7F&quot;/&gt;&lt;wsp:rsid wsp:val=&quot;0084175D&quot;/&gt;&lt;wsp:rsid wsp:val=&quot;00841B26&quot;/&gt;&lt;wsp:rsid wsp:val=&quot;0084377A&quot;/&gt;&lt;wsp:rsid wsp:val=&quot;0084476D&quot;/&gt;&lt;wsp:rsid wsp:val=&quot;0084583E&quot;/&gt;&lt;wsp:rsid wsp:val=&quot;00845A90&quot;/&gt;&lt;wsp:rsid wsp:val=&quot;00851310&quot;/&gt;&lt;wsp:rsid wsp:val=&quot;00851B2B&quot;/&gt;&lt;wsp:rsid wsp:val=&quot;00852919&quot;/&gt;&lt;wsp:rsid wsp:val=&quot;00852D09&quot;/&gt;&lt;wsp:rsid wsp:val=&quot;00853F4F&quot;/&gt;&lt;wsp:rsid wsp:val=&quot;00855A27&quot;/&gt;&lt;wsp:rsid wsp:val=&quot;00856801&quot;/&gt;&lt;wsp:rsid wsp:val=&quot;008571DA&quot;/&gt;&lt;wsp:rsid wsp:val=&quot;00860E5C&quot;/&gt;&lt;wsp:rsid wsp:val=&quot;00860F89&quot;/&gt;&lt;wsp:rsid wsp:val=&quot;0086133C&quot;/&gt;&lt;wsp:rsid wsp:val=&quot;00862E48&quot;/&gt;&lt;wsp:rsid wsp:val=&quot;00863A7A&quot;/&gt;&lt;wsp:rsid wsp:val=&quot;00863C7A&quot;/&gt;&lt;wsp:rsid wsp:val=&quot;00864424&quot;/&gt;&lt;wsp:rsid wsp:val=&quot;00864890&quot;/&gt;&lt;wsp:rsid wsp:val=&quot;0086698E&quot;/&gt;&lt;wsp:rsid wsp:val=&quot;0087043F&quot;/&gt;&lt;wsp:rsid wsp:val=&quot;00871B73&quot;/&gt;&lt;wsp:rsid wsp:val=&quot;00872BE1&quot;/&gt;&lt;wsp:rsid wsp:val=&quot;00873506&quot;/&gt;&lt;wsp:rsid wsp:val=&quot;00873926&quot;/&gt;&lt;wsp:rsid wsp:val=&quot;0087428F&quot;/&gt;&lt;wsp:rsid wsp:val=&quot;008746D8&quot;/&gt;&lt;wsp:rsid wsp:val=&quot;008747DF&quot;/&gt;&lt;wsp:rsid wsp:val=&quot;00874F4C&quot;/&gt;&lt;wsp:rsid wsp:val=&quot;00877004&quot;/&gt;&lt;wsp:rsid wsp:val=&quot;008771D6&quot;/&gt;&lt;wsp:rsid wsp:val=&quot;008773F7&quot;/&gt;&lt;wsp:rsid wsp:val=&quot;00880223&quot;/&gt;&lt;wsp:rsid wsp:val=&quot;00881BA2&quot;/&gt;&lt;wsp:rsid wsp:val=&quot;00881D27&quot;/&gt;&lt;wsp:rsid wsp:val=&quot;0088254E&quot;/&gt;&lt;wsp:rsid wsp:val=&quot;008834E3&quot;/&gt;&lt;wsp:rsid wsp:val=&quot;00885240&quot;/&gt;&lt;wsp:rsid wsp:val=&quot;00885341&quot;/&gt;&lt;wsp:rsid wsp:val=&quot;00885F99&quot;/&gt;&lt;wsp:rsid wsp:val=&quot;008862EF&quot;/&gt;&lt;wsp:rsid wsp:val=&quot;00886576&quot;/&gt;&lt;wsp:rsid wsp:val=&quot;00886849&quot;/&gt;&lt;wsp:rsid wsp:val=&quot;0088726C&quot;/&gt;&lt;wsp:rsid wsp:val=&quot;008874F2&quot;/&gt;&lt;wsp:rsid wsp:val=&quot;00887935&quot;/&gt;&lt;wsp:rsid wsp:val=&quot;00887B65&quot;/&gt;&lt;wsp:rsid wsp:val=&quot;00890FBE&quot;/&gt;&lt;wsp:rsid wsp:val=&quot;00891454&quot;/&gt;&lt;wsp:rsid wsp:val=&quot;00891D8F&quot;/&gt;&lt;wsp:rsid wsp:val=&quot;00893751&quot;/&gt;&lt;wsp:rsid wsp:val=&quot;0089502C&quot;/&gt;&lt;wsp:rsid wsp:val=&quot;008957D5&quot;/&gt;&lt;wsp:rsid wsp:val=&quot;00895A2C&quot;/&gt;&lt;wsp:rsid wsp:val=&quot;00895D29&quot;/&gt;&lt;wsp:rsid wsp:val=&quot;00895E33&quot;/&gt;&lt;wsp:rsid wsp:val=&quot;0089675D&quot;/&gt;&lt;wsp:rsid wsp:val=&quot;0089691B&quot;/&gt;&lt;wsp:rsid wsp:val=&quot;00896BA4&quot;/&gt;&lt;wsp:rsid wsp:val=&quot;00896FA1&quot;/&gt;&lt;wsp:rsid wsp:val=&quot;008A0BCA&quot;/&gt;&lt;wsp:rsid wsp:val=&quot;008A1237&quot;/&gt;&lt;wsp:rsid wsp:val=&quot;008A266F&quot;/&gt;&lt;wsp:rsid wsp:val=&quot;008A2835&quot;/&gt;&lt;wsp:rsid wsp:val=&quot;008A29AC&quot;/&gt;&lt;wsp:rsid wsp:val=&quot;008A29CC&quot;/&gt;&lt;wsp:rsid wsp:val=&quot;008A3965&quot;/&gt;&lt;wsp:rsid wsp:val=&quot;008A435F&quot;/&gt;&lt;wsp:rsid wsp:val=&quot;008A455D&quot;/&gt;&lt;wsp:rsid wsp:val=&quot;008A4788&quot;/&gt;&lt;wsp:rsid wsp:val=&quot;008A484F&quot;/&gt;&lt;wsp:rsid wsp:val=&quot;008A4F3E&quot;/&gt;&lt;wsp:rsid wsp:val=&quot;008A6FAF&quot;/&gt;&lt;wsp:rsid wsp:val=&quot;008A7024&quot;/&gt;&lt;wsp:rsid wsp:val=&quot;008A7872&quot;/&gt;&lt;wsp:rsid wsp:val=&quot;008A7922&quot;/&gt;&lt;wsp:rsid wsp:val=&quot;008B3F67&quot;/&gt;&lt;wsp:rsid wsp:val=&quot;008B4B04&quot;/&gt;&lt;wsp:rsid wsp:val=&quot;008B5ADB&quot;/&gt;&lt;wsp:rsid wsp:val=&quot;008B5EF4&quot;/&gt;&lt;wsp:rsid wsp:val=&quot;008C0E58&quot;/&gt;&lt;wsp:rsid wsp:val=&quot;008C28A4&quot;/&gt;&lt;wsp:rsid wsp:val=&quot;008C2FA6&quot;/&gt;&lt;wsp:rsid wsp:val=&quot;008C3F80&quot;/&gt;&lt;wsp:rsid wsp:val=&quot;008C4586&quot;/&gt;&lt;wsp:rsid wsp:val=&quot;008C47BD&quot;/&gt;&lt;wsp:rsid wsp:val=&quot;008C6536&quot;/&gt;&lt;wsp:rsid wsp:val=&quot;008C6B12&quot;/&gt;&lt;wsp:rsid wsp:val=&quot;008C7656&quot;/&gt;&lt;wsp:rsid wsp:val=&quot;008D04B1&quot;/&gt;&lt;wsp:rsid wsp:val=&quot;008D2C14&quot;/&gt;&lt;wsp:rsid wsp:val=&quot;008D3C76&quot;/&gt;&lt;wsp:rsid wsp:val=&quot;008D48C1&quot;/&gt;&lt;wsp:rsid wsp:val=&quot;008D49C5&quot;/&gt;&lt;wsp:rsid wsp:val=&quot;008D559E&quot;/&gt;&lt;wsp:rsid wsp:val=&quot;008D609D&quot;/&gt;&lt;wsp:rsid wsp:val=&quot;008D6627&quot;/&gt;&lt;wsp:rsid wsp:val=&quot;008D67F4&quot;/&gt;&lt;wsp:rsid wsp:val=&quot;008E1161&quot;/&gt;&lt;wsp:rsid wsp:val=&quot;008E1F20&quot;/&gt;&lt;wsp:rsid wsp:val=&quot;008E1FE2&quot;/&gt;&lt;wsp:rsid wsp:val=&quot;008E2E15&quot;/&gt;&lt;wsp:rsid wsp:val=&quot;008E3058&quot;/&gt;&lt;wsp:rsid wsp:val=&quot;008E3990&quot;/&gt;&lt;wsp:rsid wsp:val=&quot;008E652D&quot;/&gt;&lt;wsp:rsid wsp:val=&quot;008E76D7&quot;/&gt;&lt;wsp:rsid wsp:val=&quot;008F03DF&quot;/&gt;&lt;wsp:rsid wsp:val=&quot;008F0AC8&quot;/&gt;&lt;wsp:rsid wsp:val=&quot;008F1065&quot;/&gt;&lt;wsp:rsid wsp:val=&quot;008F132E&quot;/&gt;&lt;wsp:rsid wsp:val=&quot;008F13B5&quot;/&gt;&lt;wsp:rsid wsp:val=&quot;008F2C19&quot;/&gt;&lt;wsp:rsid wsp:val=&quot;008F3BBA&quot;/&gt;&lt;wsp:rsid wsp:val=&quot;008F4E6C&quot;/&gt;&lt;wsp:rsid wsp:val=&quot;008F5BDB&quot;/&gt;&lt;wsp:rsid wsp:val=&quot;008F6377&quot;/&gt;&lt;wsp:rsid wsp:val=&quot;008F676A&quot;/&gt;&lt;wsp:rsid wsp:val=&quot;008F6AB1&quot;/&gt;&lt;wsp:rsid wsp:val=&quot;008F6DFC&quot;/&gt;&lt;wsp:rsid wsp:val=&quot;008F71B5&quot;/&gt;&lt;wsp:rsid wsp:val=&quot;00900A13&quot;/&gt;&lt;wsp:rsid wsp:val=&quot;00905051&quot;/&gt;&lt;wsp:rsid wsp:val=&quot;00905C82&quot;/&gt;&lt;wsp:rsid wsp:val=&quot;00905D81&quot;/&gt;&lt;wsp:rsid wsp:val=&quot;009065BE&quot;/&gt;&lt;wsp:rsid wsp:val=&quot;00910177&quot;/&gt;&lt;wsp:rsid wsp:val=&quot;0091040C&quot;/&gt;&lt;wsp:rsid wsp:val=&quot;009109B4&quot;/&gt;&lt;wsp:rsid wsp:val=&quot;00910C25&quot;/&gt;&lt;wsp:rsid wsp:val=&quot;009115FF&quot;/&gt;&lt;wsp:rsid wsp:val=&quot;00911AB1&quot;/&gt;&lt;wsp:rsid wsp:val=&quot;00911AEB&quot;/&gt;&lt;wsp:rsid wsp:val=&quot;00911EE9&quot;/&gt;&lt;wsp:rsid wsp:val=&quot;00912286&quot;/&gt;&lt;wsp:rsid wsp:val=&quot;00915A5F&quot;/&gt;&lt;wsp:rsid wsp:val=&quot;00915B26&quot;/&gt;&lt;wsp:rsid wsp:val=&quot;00915DE4&quot;/&gt;&lt;wsp:rsid wsp:val=&quot;00916B41&quot;/&gt;&lt;wsp:rsid wsp:val=&quot;00916D36&quot;/&gt;&lt;wsp:rsid wsp:val=&quot;00916DF6&quot;/&gt;&lt;wsp:rsid wsp:val=&quot;009171BC&quot;/&gt;&lt;wsp:rsid wsp:val=&quot;00917E89&quot;/&gt;&lt;wsp:rsid wsp:val=&quot;00920AB2&quot;/&gt;&lt;wsp:rsid wsp:val=&quot;00920E05&quot;/&gt;&lt;wsp:rsid wsp:val=&quot;0092101F&quot;/&gt;&lt;wsp:rsid wsp:val=&quot;0092120B&quot;/&gt;&lt;wsp:rsid wsp:val=&quot;009215B7&quot;/&gt;&lt;wsp:rsid wsp:val=&quot;0092186B&quot;/&gt;&lt;wsp:rsid wsp:val=&quot;009226F7&quot;/&gt;&lt;wsp:rsid wsp:val=&quot;00924E43&quot;/&gt;&lt;wsp:rsid wsp:val=&quot;009253FF&quot;/&gt;&lt;wsp:rsid wsp:val=&quot;0092604F&quot;/&gt;&lt;wsp:rsid wsp:val=&quot;00926E9B&quot;/&gt;&lt;wsp:rsid wsp:val=&quot;00927B9B&quot;/&gt;&lt;wsp:rsid wsp:val=&quot;00930095&quot;/&gt;&lt;wsp:rsid wsp:val=&quot;00930F78&quot;/&gt;&lt;wsp:rsid wsp:val=&quot;00931AB2&quot;/&gt;&lt;wsp:rsid wsp:val=&quot;009323DE&quot;/&gt;&lt;wsp:rsid wsp:val=&quot;00933374&quot;/&gt;&lt;wsp:rsid wsp:val=&quot;00933A19&quot;/&gt;&lt;wsp:rsid wsp:val=&quot;00935F38&quot;/&gt;&lt;wsp:rsid wsp:val=&quot;00936A5D&quot;/&gt;&lt;wsp:rsid wsp:val=&quot;00936D43&quot;/&gt;&lt;wsp:rsid wsp:val=&quot;0093774E&quot;/&gt;&lt;wsp:rsid wsp:val=&quot;0094296F&quot;/&gt;&lt;wsp:rsid wsp:val=&quot;009429EE&quot;/&gt;&lt;wsp:rsid wsp:val=&quot;00942D1A&quot;/&gt;&lt;wsp:rsid wsp:val=&quot;00944473&quot;/&gt;&lt;wsp:rsid wsp:val=&quot;00944C73&quot;/&gt;&lt;wsp:rsid wsp:val=&quot;0094663C&quot;/&gt;&lt;wsp:rsid wsp:val=&quot;00946DF6&quot;/&gt;&lt;wsp:rsid wsp:val=&quot;0094728E&quot;/&gt;&lt;wsp:rsid wsp:val=&quot;0095085F&quot;/&gt;&lt;wsp:rsid wsp:val=&quot;009512E1&quot;/&gt;&lt;wsp:rsid wsp:val=&quot;00951F3B&quot;/&gt;&lt;wsp:rsid wsp:val=&quot;00952A71&quot;/&gt;&lt;wsp:rsid wsp:val=&quot;0095313C&quot;/&gt;&lt;wsp:rsid wsp:val=&quot;009539C1&quot;/&gt;&lt;wsp:rsid wsp:val=&quot;00953E2B&quot;/&gt;&lt;wsp:rsid wsp:val=&quot;00955656&quot;/&gt;&lt;wsp:rsid wsp:val=&quot;009558A2&quot;/&gt;&lt;wsp:rsid wsp:val=&quot;00955CFE&quot;/&gt;&lt;wsp:rsid wsp:val=&quot;009569F7&quot;/&gt;&lt;wsp:rsid wsp:val=&quot;009573C3&quot;/&gt;&lt;wsp:rsid wsp:val=&quot;0095787C&quot;/&gt;&lt;wsp:rsid wsp:val=&quot;00961141&quot;/&gt;&lt;wsp:rsid wsp:val=&quot;009623DD&quot;/&gt;&lt;wsp:rsid wsp:val=&quot;009636E0&quot;/&gt;&lt;wsp:rsid wsp:val=&quot;00964CE9&quot;/&gt;&lt;wsp:rsid wsp:val=&quot;00965F22&quot;/&gt;&lt;wsp:rsid wsp:val=&quot;00967C00&quot;/&gt;&lt;wsp:rsid wsp:val=&quot;0097022C&quot;/&gt;&lt;wsp:rsid wsp:val=&quot;00970742&quot;/&gt;&lt;wsp:rsid wsp:val=&quot;00970F6B&quot;/&gt;&lt;wsp:rsid wsp:val=&quot;00971A6D&quot;/&gt;&lt;wsp:rsid wsp:val=&quot;009722C3&quot;/&gt;&lt;wsp:rsid wsp:val=&quot;0097297F&quot;/&gt;&lt;wsp:rsid wsp:val=&quot;00973ED3&quot;/&gt;&lt;wsp:rsid wsp:val=&quot;00974AF2&quot;/&gt;&lt;wsp:rsid wsp:val=&quot;009764FA&quot;/&gt;&lt;wsp:rsid wsp:val=&quot;0097662D&quot;/&gt;&lt;wsp:rsid wsp:val=&quot;009766CF&quot;/&gt;&lt;wsp:rsid wsp:val=&quot;009770D3&quot;/&gt;&lt;wsp:rsid wsp:val=&quot;00977ACF&quot;/&gt;&lt;wsp:rsid wsp:val=&quot;00977C94&quot;/&gt;&lt;wsp:rsid wsp:val=&quot;009804D4&quot;/&gt;&lt;wsp:rsid wsp:val=&quot;009808BB&quot;/&gt;&lt;wsp:rsid wsp:val=&quot;00982E1C&quot;/&gt;&lt;wsp:rsid wsp:val=&quot;00983A90&quot;/&gt;&lt;wsp:rsid wsp:val=&quot;00986A78&quot;/&gt;&lt;wsp:rsid wsp:val=&quot;00986C4B&quot;/&gt;&lt;wsp:rsid wsp:val=&quot;00986DA9&quot;/&gt;&lt;wsp:rsid wsp:val=&quot;0098CD6C&quot;/&gt;&lt;wsp:rsid wsp:val=&quot;00991A08&quot;/&gt;&lt;wsp:rsid wsp:val=&quot;0099203C&quot;/&gt;&lt;wsp:rsid wsp:val=&quot;00993190&quot;/&gt;&lt;wsp:rsid wsp:val=&quot;00994533&quot;/&gt;&lt;wsp:rsid wsp:val=&quot;00994FE2&quot;/&gt;&lt;wsp:rsid wsp:val=&quot;00995FD0&quot;/&gt;&lt;wsp:rsid wsp:val=&quot;00996BDA&quot;/&gt;&lt;wsp:rsid wsp:val=&quot;009972DA&quot;/&gt;&lt;wsp:rsid wsp:val=&quot;009A1D5E&quot;/&gt;&lt;wsp:rsid wsp:val=&quot;009A1EED&quot;/&gt;&lt;wsp:rsid wsp:val=&quot;009A2BD3&quot;/&gt;&lt;wsp:rsid wsp:val=&quot;009A2DDC&quot;/&gt;&lt;wsp:rsid wsp:val=&quot;009A308D&quot;/&gt;&lt;wsp:rsid wsp:val=&quot;009A5653&quot;/&gt;&lt;wsp:rsid wsp:val=&quot;009A5FDF&quot;/&gt;&lt;wsp:rsid wsp:val=&quot;009A6142&quot;/&gt;&lt;wsp:rsid wsp:val=&quot;009A725E&quot;/&gt;&lt;wsp:rsid wsp:val=&quot;009A7884&quot;/&gt;&lt;wsp:rsid wsp:val=&quot;009B0853&quot;/&gt;&lt;wsp:rsid wsp:val=&quot;009B0E09&quot;/&gt;&lt;wsp:rsid wsp:val=&quot;009B10C6&quot;/&gt;&lt;wsp:rsid wsp:val=&quot;009B3A40&quot;/&gt;&lt;wsp:rsid wsp:val=&quot;009B3CB6&quot;/&gt;&lt;wsp:rsid wsp:val=&quot;009B4054&quot;/&gt;&lt;wsp:rsid wsp:val=&quot;009B4164&quot;/&gt;&lt;wsp:rsid wsp:val=&quot;009B4884&quot;/&gt;&lt;wsp:rsid wsp:val=&quot;009B5F4E&quot;/&gt;&lt;wsp:rsid wsp:val=&quot;009B69F5&quot;/&gt;&lt;wsp:rsid wsp:val=&quot;009B6F26&quot;/&gt;&lt;wsp:rsid wsp:val=&quot;009B7963&quot;/&gt;&lt;wsp:rsid wsp:val=&quot;009C0930&quot;/&gt;&lt;wsp:rsid wsp:val=&quot;009C13FA&quot;/&gt;&lt;wsp:rsid wsp:val=&quot;009C31F3&quot;/&gt;&lt;wsp:rsid wsp:val=&quot;009C4813&quot;/&gt;&lt;wsp:rsid wsp:val=&quot;009C51AC&quot;/&gt;&lt;wsp:rsid wsp:val=&quot;009C5F1D&quot;/&gt;&lt;wsp:rsid wsp:val=&quot;009C5F41&quot;/&gt;&lt;wsp:rsid wsp:val=&quot;009C648B&quot;/&gt;&lt;wsp:rsid wsp:val=&quot;009C655D&quot;/&gt;&lt;wsp:rsid wsp:val=&quot;009C6A7A&quot;/&gt;&lt;wsp:rsid wsp:val=&quot;009C7616&quot;/&gt;&lt;wsp:rsid wsp:val=&quot;009C7C03&quot;/&gt;&lt;wsp:rsid wsp:val=&quot;009D01EB&quot;/&gt;&lt;wsp:rsid wsp:val=&quot;009D0C84&quot;/&gt;&lt;wsp:rsid wsp:val=&quot;009D2607&quot;/&gt;&lt;wsp:rsid wsp:val=&quot;009D304B&quot;/&gt;&lt;wsp:rsid wsp:val=&quot;009D4560&quot;/&gt;&lt;wsp:rsid wsp:val=&quot;009D4C81&quot;/&gt;&lt;wsp:rsid wsp:val=&quot;009D4C97&quot;/&gt;&lt;wsp:rsid wsp:val=&quot;009D4F40&quot;/&gt;&lt;wsp:rsid wsp:val=&quot;009D5ABB&quot;/&gt;&lt;wsp:rsid wsp:val=&quot;009D5AD3&quot;/&gt;&lt;wsp:rsid wsp:val=&quot;009D62D2&quot;/&gt;&lt;wsp:rsid wsp:val=&quot;009D69A4&quot;/&gt;&lt;wsp:rsid wsp:val=&quot;009E1007&quot;/&gt;&lt;wsp:rsid wsp:val=&quot;009E1D7A&quot;/&gt;&lt;wsp:rsid wsp:val=&quot;009E2547&quot;/&gt;&lt;wsp:rsid wsp:val=&quot;009E2C14&quot;/&gt;&lt;wsp:rsid wsp:val=&quot;009E3937&quot;/&gt;&lt;wsp:rsid wsp:val=&quot;009E4302&quot;/&gt;&lt;wsp:rsid wsp:val=&quot;009E47AF&quot;/&gt;&lt;wsp:rsid wsp:val=&quot;009E59D4&quot;/&gt;&lt;wsp:rsid wsp:val=&quot;009E7F67&quot;/&gt;&lt;wsp:rsid wsp:val=&quot;009F0E4A&quot;/&gt;&lt;wsp:rsid wsp:val=&quot;009F0EBC&quot;/&gt;&lt;wsp:rsid wsp:val=&quot;009F2570&quot;/&gt;&lt;wsp:rsid wsp:val=&quot;009F4FA9&quot;/&gt;&lt;wsp:rsid wsp:val=&quot;009F5366&quot;/&gt;&lt;wsp:rsid wsp:val=&quot;00A00BA3&quot;/&gt;&lt;wsp:rsid wsp:val=&quot;00A00F3E&quot;/&gt;&lt;wsp:rsid wsp:val=&quot;00A0146C&quot;/&gt;&lt;wsp:rsid wsp:val=&quot;00A019FC&quot;/&gt;&lt;wsp:rsid wsp:val=&quot;00A01A88&quot;/&gt;&lt;wsp:rsid wsp:val=&quot;00A039BF&quot;/&gt;&lt;wsp:rsid wsp:val=&quot;00A03E2D&quot;/&gt;&lt;wsp:rsid wsp:val=&quot;00A0419F&quot;/&gt;&lt;wsp:rsid wsp:val=&quot;00A04952&quot;/&gt;&lt;wsp:rsid wsp:val=&quot;00A04CC2&quot;/&gt;&lt;wsp:rsid wsp:val=&quot;00A05CB7&quot;/&gt;&lt;wsp:rsid wsp:val=&quot;00A07038&quot;/&gt;&lt;wsp:rsid wsp:val=&quot;00A0796B&quot;/&gt;&lt;wsp:rsid wsp:val=&quot;00A10DBC&quot;/&gt;&lt;wsp:rsid wsp:val=&quot;00A119AD&quot;/&gt;&lt;wsp:rsid wsp:val=&quot;00A11CD3&quot;/&gt;&lt;wsp:rsid wsp:val=&quot;00A121CB&quot;/&gt;&lt;wsp:rsid wsp:val=&quot;00A12C9E&quot;/&gt;&lt;wsp:rsid wsp:val=&quot;00A12CB7&quot;/&gt;&lt;wsp:rsid wsp:val=&quot;00A13094&quot;/&gt;&lt;wsp:rsid wsp:val=&quot;00A136BC&quot;/&gt;&lt;wsp:rsid wsp:val=&quot;00A138EC&quot;/&gt;&lt;wsp:rsid wsp:val=&quot;00A145A0&quot;/&gt;&lt;wsp:rsid wsp:val=&quot;00A1461E&quot;/&gt;&lt;wsp:rsid wsp:val=&quot;00A146FE&quot;/&gt;&lt;wsp:rsid wsp:val=&quot;00A15869&quot;/&gt;&lt;wsp:rsid wsp:val=&quot;00A16364&quot;/&gt;&lt;wsp:rsid wsp:val=&quot;00A20618&quot;/&gt;&lt;wsp:rsid wsp:val=&quot;00A21FC8&quot;/&gt;&lt;wsp:rsid wsp:val=&quot;00A23E48&quot;/&gt;&lt;wsp:rsid wsp:val=&quot;00A246B5&quot;/&gt;&lt;wsp:rsid wsp:val=&quot;00A24D56&quot;/&gt;&lt;wsp:rsid wsp:val=&quot;00A2587B&quot;/&gt;&lt;wsp:rsid wsp:val=&quot;00A30A20&quot;/&gt;&lt;wsp:rsid wsp:val=&quot;00A3185B&quot;/&gt;&lt;wsp:rsid wsp:val=&quot;00A319D9&quot;/&gt;&lt;wsp:rsid wsp:val=&quot;00A3266E&quot;/&gt;&lt;wsp:rsid wsp:val=&quot;00A32923&quot;/&gt;&lt;wsp:rsid wsp:val=&quot;00A33CD2&quot;/&gt;&lt;wsp:rsid wsp:val=&quot;00A3556F&quot;/&gt;&lt;wsp:rsid wsp:val=&quot;00A3576B&quot;/&gt;&lt;wsp:rsid wsp:val=&quot;00A40239&quot;/&gt;&lt;wsp:rsid wsp:val=&quot;00A411F4&quot;/&gt;&lt;wsp:rsid wsp:val=&quot;00A413A0&quot;/&gt;&lt;wsp:rsid wsp:val=&quot;00A4158F&quot;/&gt;&lt;wsp:rsid wsp:val=&quot;00A429D5&quot;/&gt;&lt;wsp:rsid wsp:val=&quot;00A431E3&quot;/&gt;&lt;wsp:rsid wsp:val=&quot;00A431F0&quot;/&gt;&lt;wsp:rsid wsp:val=&quot;00A44D9A&quot;/&gt;&lt;wsp:rsid wsp:val=&quot;00A44FBB&quot;/&gt;&lt;wsp:rsid wsp:val=&quot;00A4688E&quot;/&gt;&lt;wsp:rsid wsp:val=&quot;00A468E5&quot;/&gt;&lt;wsp:rsid wsp:val=&quot;00A46941&quot;/&gt;&lt;wsp:rsid wsp:val=&quot;00A46BD9&quot;/&gt;&lt;wsp:rsid wsp:val=&quot;00A47179&quot;/&gt;&lt;wsp:rsid wsp:val=&quot;00A5379F&quot;/&gt;&lt;wsp:rsid wsp:val=&quot;00A54161&quot;/&gt;&lt;wsp:rsid wsp:val=&quot;00A54F82&quot;/&gt;&lt;wsp:rsid wsp:val=&quot;00A567ED&quot;/&gt;&lt;wsp:rsid wsp:val=&quot;00A571F1&quot;/&gt;&lt;wsp:rsid wsp:val=&quot;00A610D2&quot;/&gt;&lt;wsp:rsid wsp:val=&quot;00A61A24&quot;/&gt;&lt;wsp:rsid wsp:val=&quot;00A622A7&quot;/&gt;&lt;wsp:rsid wsp:val=&quot;00A62591&quot;/&gt;&lt;wsp:rsid wsp:val=&quot;00A62E8C&quot;/&gt;&lt;wsp:rsid wsp:val=&quot;00A632DA&quot;/&gt;&lt;wsp:rsid wsp:val=&quot;00A63CAE&quot;/&gt;&lt;wsp:rsid wsp:val=&quot;00A66E8A&quot;/&gt;&lt;wsp:rsid wsp:val=&quot;00A67706&quot;/&gt;&lt;wsp:rsid wsp:val=&quot;00A7013A&quot;/&gt;&lt;wsp:rsid wsp:val=&quot;00A711B5&quot;/&gt;&lt;wsp:rsid wsp:val=&quot;00A71317&quot;/&gt;&lt;wsp:rsid wsp:val=&quot;00A7182B&quot;/&gt;&lt;wsp:rsid wsp:val=&quot;00A71A6B&quot;/&gt;&lt;wsp:rsid wsp:val=&quot;00A71AA8&quot;/&gt;&lt;wsp:rsid wsp:val=&quot;00A73495&quot;/&gt;&lt;wsp:rsid wsp:val=&quot;00A75017&quot;/&gt;&lt;wsp:rsid wsp:val=&quot;00A7606F&quot;/&gt;&lt;wsp:rsid wsp:val=&quot;00A760A0&quot;/&gt;&lt;wsp:rsid wsp:val=&quot;00A7638E&quot;/&gt;&lt;wsp:rsid wsp:val=&quot;00A77329&quot;/&gt;&lt;wsp:rsid wsp:val=&quot;00A777E4&quot;/&gt;&lt;wsp:rsid wsp:val=&quot;00A77D65&quot;/&gt;&lt;wsp:rsid wsp:val=&quot;00A77DA3&quot;/&gt;&lt;wsp:rsid wsp:val=&quot;00A80A53&quot;/&gt;&lt;wsp:rsid wsp:val=&quot;00A81565&quot;/&gt;&lt;wsp:rsid wsp:val=&quot;00A816C7&quot;/&gt;&lt;wsp:rsid wsp:val=&quot;00A8197E&quot;/&gt;&lt;wsp:rsid wsp:val=&quot;00A81B17&quot;/&gt;&lt;wsp:rsid wsp:val=&quot;00A82DCF&quot;/&gt;&lt;wsp:rsid wsp:val=&quot;00A8351F&quot;/&gt;&lt;wsp:rsid wsp:val=&quot;00A83A3F&quot;/&gt;&lt;wsp:rsid wsp:val=&quot;00A83DC7&quot;/&gt;&lt;wsp:rsid wsp:val=&quot;00A85B9D&quot;/&gt;&lt;wsp:rsid wsp:val=&quot;00A86B29&quot;/&gt;&lt;wsp:rsid wsp:val=&quot;00A86BEE&quot;/&gt;&lt;wsp:rsid wsp:val=&quot;00A86CFD&quot;/&gt;&lt;wsp:rsid wsp:val=&quot;00A90952&quot;/&gt;&lt;wsp:rsid wsp:val=&quot;00A9127B&quot;/&gt;&lt;wsp:rsid wsp:val=&quot;00A935A9&quot;/&gt;&lt;wsp:rsid wsp:val=&quot;00A93728&quot;/&gt;&lt;wsp:rsid wsp:val=&quot;00A94424&quot;/&gt;&lt;wsp:rsid wsp:val=&quot;00A95C4D&quot;/&gt;&lt;wsp:rsid wsp:val=&quot;00AA0755&quot;/&gt;&lt;wsp:rsid wsp:val=&quot;00AA321E&quot;/&gt;&lt;wsp:rsid wsp:val=&quot;00AA459E&quot;/&gt;&lt;wsp:rsid wsp:val=&quot;00AA4858&quot;/&gt;&lt;wsp:rsid wsp:val=&quot;00AA53AD&quot;/&gt;&lt;wsp:rsid wsp:val=&quot;00AA5A54&quot;/&gt;&lt;wsp:rsid wsp:val=&quot;00AA5ABE&quot;/&gt;&lt;wsp:rsid wsp:val=&quot;00AA5AC0&quot;/&gt;&lt;wsp:rsid wsp:val=&quot;00AA7FDD&quot;/&gt;&lt;wsp:rsid wsp:val=&quot;00AAC1E1&quot;/&gt;&lt;wsp:rsid wsp:val=&quot;00AB02B8&quot;/&gt;&lt;wsp:rsid wsp:val=&quot;00AB0A6D&quot;/&gt;&lt;wsp:rsid wsp:val=&quot;00AB13F3&quot;/&gt;&lt;wsp:rsid wsp:val=&quot;00AB4353&quot;/&gt;&lt;wsp:rsid wsp:val=&quot;00AB46CE&quot;/&gt;&lt;wsp:rsid wsp:val=&quot;00AB46E4&quot;/&gt;&lt;wsp:rsid wsp:val=&quot;00AB516D&quot;/&gt;&lt;wsp:rsid wsp:val=&quot;00AB5A88&quot;/&gt;&lt;wsp:rsid wsp:val=&quot;00AB5AD5&quot;/&gt;&lt;wsp:rsid wsp:val=&quot;00AB62C0&quot;/&gt;&lt;wsp:rsid wsp:val=&quot;00AB6FA2&quot;/&gt;&lt;wsp:rsid wsp:val=&quot;00AC06D5&quot;/&gt;&lt;wsp:rsid wsp:val=&quot;00AC08D3&quot;/&gt;&lt;wsp:rsid wsp:val=&quot;00AC0AA2&quot;/&gt;&lt;wsp:rsid wsp:val=&quot;00AC155A&quot;/&gt;&lt;wsp:rsid wsp:val=&quot;00AC2589&quot;/&gt;&lt;wsp:rsid wsp:val=&quot;00AC29CD&quot;/&gt;&lt;wsp:rsid wsp:val=&quot;00AC384C&quot;/&gt;&lt;wsp:rsid wsp:val=&quot;00AC389F&quot;/&gt;&lt;wsp:rsid wsp:val=&quot;00AC391F&quot;/&gt;&lt;wsp:rsid wsp:val=&quot;00AC3C1D&quot;/&gt;&lt;wsp:rsid wsp:val=&quot;00AC3F3D&quot;/&gt;&lt;wsp:rsid wsp:val=&quot;00AD08E1&quot;/&gt;&lt;wsp:rsid wsp:val=&quot;00AD1011&quot;/&gt;&lt;wsp:rsid wsp:val=&quot;00AD1A80&quot;/&gt;&lt;wsp:rsid wsp:val=&quot;00AD365F&quot;/&gt;&lt;wsp:rsid wsp:val=&quot;00AD3CB6&quot;/&gt;&lt;wsp:rsid wsp:val=&quot;00AD4832&quot;/&gt;&lt;wsp:rsid wsp:val=&quot;00AD4FA3&quot;/&gt;&lt;wsp:rsid wsp:val=&quot;00AD6215&quot;/&gt;&lt;wsp:rsid wsp:val=&quot;00AD7AE8&quot;/&gt;&lt;wsp:rsid wsp:val=&quot;00AE0D1D&quot;/&gt;&lt;wsp:rsid wsp:val=&quot;00AE1311&quot;/&gt;&lt;wsp:rsid wsp:val=&quot;00AE1AF9&quot;/&gt;&lt;wsp:rsid wsp:val=&quot;00AE254E&quot;/&gt;&lt;wsp:rsid wsp:val=&quot;00AE2E49&quot;/&gt;&lt;wsp:rsid wsp:val=&quot;00AE3F5B&quot;/&gt;&lt;wsp:rsid wsp:val=&quot;00AE4213&quot;/&gt;&lt;wsp:rsid wsp:val=&quot;00AE4708&quot;/&gt;&lt;wsp:rsid wsp:val=&quot;00AE5E1C&quot;/&gt;&lt;wsp:rsid wsp:val=&quot;00AE718E&quot;/&gt;&lt;wsp:rsid wsp:val=&quot;00AF0812&quot;/&gt;&lt;wsp:rsid wsp:val=&quot;00AF2175&quot;/&gt;&lt;wsp:rsid wsp:val=&quot;00AF2434&quot;/&gt;&lt;wsp:rsid wsp:val=&quot;00AF28FA&quot;/&gt;&lt;wsp:rsid wsp:val=&quot;00AF359C&quot;/&gt;&lt;wsp:rsid wsp:val=&quot;00AF4332&quot;/&gt;&lt;wsp:rsid wsp:val=&quot;00AF5632&quot;/&gt;&lt;wsp:rsid wsp:val=&quot;00AF7005&quot;/&gt;&lt;wsp:rsid wsp:val=&quot;00AF76B1&quot;/&gt;&lt;wsp:rsid wsp:val=&quot;00B007CA&quot;/&gt;&lt;wsp:rsid wsp:val=&quot;00B00A1D&quot;/&gt;&lt;wsp:rsid wsp:val=&quot;00B019B7&quot;/&gt;&lt;wsp:rsid wsp:val=&quot;00B01C48&quot;/&gt;&lt;wsp:rsid wsp:val=&quot;00B02922&quot;/&gt;&lt;wsp:rsid wsp:val=&quot;00B0330C&quot;/&gt;&lt;wsp:rsid wsp:val=&quot;00B05F95&quot;/&gt;&lt;wsp:rsid wsp:val=&quot;00B067E6&quot;/&gt;&lt;wsp:rsid wsp:val=&quot;00B06FB8&quot;/&gt;&lt;wsp:rsid wsp:val=&quot;00B07772&quot;/&gt;&lt;wsp:rsid wsp:val=&quot;00B1054C&quot;/&gt;&lt;wsp:rsid wsp:val=&quot;00B106AF&quot;/&gt;&lt;wsp:rsid wsp:val=&quot;00B10843&quot;/&gt;&lt;wsp:rsid wsp:val=&quot;00B1088B&quot;/&gt;&lt;wsp:rsid wsp:val=&quot;00B133EC&quot;/&gt;&lt;wsp:rsid wsp:val=&quot;00B13AA3&quot;/&gt;&lt;wsp:rsid wsp:val=&quot;00B13FCD&quot;/&gt;&lt;wsp:rsid wsp:val=&quot;00B14390&quot;/&gt;&lt;wsp:rsid wsp:val=&quot;00B147F0&quot;/&gt;&lt;wsp:rsid wsp:val=&quot;00B14FD1&quot;/&gt;&lt;wsp:rsid wsp:val=&quot;00B1674C&quot;/&gt;&lt;wsp:rsid wsp:val=&quot;00B174B3&quot;/&gt;&lt;wsp:rsid wsp:val=&quot;00B178AF&quot;/&gt;&lt;wsp:rsid wsp:val=&quot;00B221CC&quot;/&gt;&lt;wsp:rsid wsp:val=&quot;00B2299E&quot;/&gt;&lt;wsp:rsid wsp:val=&quot;00B22A48&quot;/&gt;&lt;wsp:rsid wsp:val=&quot;00B2307C&quot;/&gt;&lt;wsp:rsid wsp:val=&quot;00B231A3&quot;/&gt;&lt;wsp:rsid wsp:val=&quot;00B2481E&quot;/&gt;&lt;wsp:rsid wsp:val=&quot;00B26107&quot;/&gt;&lt;wsp:rsid wsp:val=&quot;00B264C3&quot;/&gt;&lt;wsp:rsid wsp:val=&quot;00B26CE9&quot;/&gt;&lt;wsp:rsid wsp:val=&quot;00B26F9C&quot;/&gt;&lt;wsp:rsid wsp:val=&quot;00B274A6&quot;/&gt;&lt;wsp:rsid wsp:val=&quot;00B2760C&quot;/&gt;&lt;wsp:rsid wsp:val=&quot;00B276AD&quot;/&gt;&lt;wsp:rsid wsp:val=&quot;00B30052&quot;/&gt;&lt;wsp:rsid wsp:val=&quot;00B30053&quot;/&gt;&lt;wsp:rsid wsp:val=&quot;00B32398&quot;/&gt;&lt;wsp:rsid wsp:val=&quot;00B35373&quot;/&gt;&lt;wsp:rsid wsp:val=&quot;00B357A7&quot;/&gt;&lt;wsp:rsid wsp:val=&quot;00B37AD2&quot;/&gt;&lt;wsp:rsid wsp:val=&quot;00B40606&quot;/&gt;&lt;wsp:rsid wsp:val=&quot;00B41C6E&quot;/&gt;&lt;wsp:rsid wsp:val=&quot;00B41DF5&quot;/&gt;&lt;wsp:rsid wsp:val=&quot;00B4235E&quot;/&gt;&lt;wsp:rsid wsp:val=&quot;00B43515&quot;/&gt;&lt;wsp:rsid wsp:val=&quot;00B44175&quot;/&gt;&lt;wsp:rsid wsp:val=&quot;00B45C9B&quot;/&gt;&lt;wsp:rsid wsp:val=&quot;00B46072&quot;/&gt;&lt;wsp:rsid wsp:val=&quot;00B46510&quot;/&gt;&lt;wsp:rsid wsp:val=&quot;00B4673D&quot;/&gt;&lt;wsp:rsid wsp:val=&quot;00B4680A&quot;/&gt;&lt;wsp:rsid wsp:val=&quot;00B472EB&quot;/&gt;&lt;wsp:rsid wsp:val=&quot;00B47B03&quot;/&gt;&lt;wsp:rsid wsp:val=&quot;00B51B3C&quot;/&gt;&lt;wsp:rsid wsp:val=&quot;00B51E68&quot;/&gt;&lt;wsp:rsid wsp:val=&quot;00B51FB3&quot;/&gt;&lt;wsp:rsid wsp:val=&quot;00B5282E&quot;/&gt;&lt;wsp:rsid wsp:val=&quot;00B53554&quot;/&gt;&lt;wsp:rsid wsp:val=&quot;00B538CF&quot;/&gt;&lt;wsp:rsid wsp:val=&quot;00B53E5F&quot;/&gt;&lt;wsp:rsid wsp:val=&quot;00B53ED8&quot;/&gt;&lt;wsp:rsid wsp:val=&quot;00B54A66&quot;/&gt;&lt;wsp:rsid wsp:val=&quot;00B56691&quot;/&gt;&lt;wsp:rsid wsp:val=&quot;00B56D2F&quot;/&gt;&lt;wsp:rsid wsp:val=&quot;00B57610&quot;/&gt;&lt;wsp:rsid wsp:val=&quot;00B622C1&quot;/&gt;&lt;wsp:rsid wsp:val=&quot;00B634A0&quot;/&gt;&lt;wsp:rsid wsp:val=&quot;00B64BC4&quot;/&gt;&lt;wsp:rsid wsp:val=&quot;00B65BE4&quot;/&gt;&lt;wsp:rsid wsp:val=&quot;00B67332&quot;/&gt;&lt;wsp:rsid wsp:val=&quot;00B70F45&quot;/&gt;&lt;wsp:rsid wsp:val=&quot;00B713E7&quot;/&gt;&lt;wsp:rsid wsp:val=&quot;00B71EC9&quot;/&gt;&lt;wsp:rsid wsp:val=&quot;00B72797&quot;/&gt;&lt;wsp:rsid wsp:val=&quot;00B7368C&quot;/&gt;&lt;wsp:rsid wsp:val=&quot;00B7548C&quot;/&gt;&lt;wsp:rsid wsp:val=&quot;00B75836&quot;/&gt;&lt;wsp:rsid wsp:val=&quot;00B7609D&quot;/&gt;&lt;wsp:rsid wsp:val=&quot;00B767A3&quot;/&gt;&lt;wsp:rsid wsp:val=&quot;00B76C1F&quot;/&gt;&lt;wsp:rsid wsp:val=&quot;00B77677&quot;/&gt;&lt;wsp:rsid wsp:val=&quot;00B777D1&quot;/&gt;&lt;wsp:rsid wsp:val=&quot;00B7785A&quot;/&gt;&lt;wsp:rsid wsp:val=&quot;00B81017&quot;/&gt;&lt;wsp:rsid wsp:val=&quot;00B81A37&quot;/&gt;&lt;wsp:rsid wsp:val=&quot;00B82DDA&quot;/&gt;&lt;wsp:rsid wsp:val=&quot;00B83126&quot;/&gt;&lt;wsp:rsid wsp:val=&quot;00B8312E&quot;/&gt;&lt;wsp:rsid wsp:val=&quot;00B834D6&quot;/&gt;&lt;wsp:rsid wsp:val=&quot;00B83861&quot;/&gt;&lt;wsp:rsid wsp:val=&quot;00B84049&quot;/&gt;&lt;wsp:rsid wsp:val=&quot;00B84837&quot;/&gt;&lt;wsp:rsid wsp:val=&quot;00B85764&quot;/&gt;&lt;wsp:rsid wsp:val=&quot;00B85794&quot;/&gt;&lt;wsp:rsid wsp:val=&quot;00B866AD&quot;/&gt;&lt;wsp:rsid wsp:val=&quot;00B86D50&quot;/&gt;&lt;wsp:rsid wsp:val=&quot;00B86F5C&quot;/&gt;&lt;wsp:rsid wsp:val=&quot;00B913E3&quot;/&gt;&lt;wsp:rsid wsp:val=&quot;00B9308F&quot;/&gt;&lt;wsp:rsid wsp:val=&quot;00B934BC&quot;/&gt;&lt;wsp:rsid wsp:val=&quot;00B941ED&quot;/&gt;&lt;wsp:rsid wsp:val=&quot;00B945B6&quot;/&gt;&lt;wsp:rsid wsp:val=&quot;00B951FB&quot;/&gt;&lt;wsp:rsid wsp:val=&quot;00B9580A&quot;/&gt;&lt;wsp:rsid wsp:val=&quot;00B95E9E&quot;/&gt;&lt;wsp:rsid wsp:val=&quot;00B963D6&quot;/&gt;&lt;wsp:rsid wsp:val=&quot;00B965D2&quot;/&gt;&lt;wsp:rsid wsp:val=&quot;00B966F2&quot;/&gt;&lt;wsp:rsid wsp:val=&quot;00B97116&quot;/&gt;&lt;wsp:rsid wsp:val=&quot;00B97976&quot;/&gt;&lt;wsp:rsid wsp:val=&quot;00B9E4BF&quot;/&gt;&lt;wsp:rsid wsp:val=&quot;00BA0CE8&quot;/&gt;&lt;wsp:rsid wsp:val=&quot;00BA1427&quot;/&gt;&lt;wsp:rsid wsp:val=&quot;00BA15AE&quot;/&gt;&lt;wsp:rsid wsp:val=&quot;00BA1B0B&quot;/&gt;&lt;wsp:rsid wsp:val=&quot;00BA227B&quot;/&gt;&lt;wsp:rsid wsp:val=&quot;00BA2D2E&quot;/&gt;&lt;wsp:rsid wsp:val=&quot;00BA3056&quot;/&gt;&lt;wsp:rsid wsp:val=&quot;00BA3D1F&quot;/&gt;&lt;wsp:rsid wsp:val=&quot;00BA4216&quot;/&gt;&lt;wsp:rsid wsp:val=&quot;00BA42A3&quot;/&gt;&lt;wsp:rsid wsp:val=&quot;00BA4495&quot;/&gt;&lt;wsp:rsid wsp:val=&quot;00BA5E7F&quot;/&gt;&lt;wsp:rsid wsp:val=&quot;00BB2217&quot;/&gt;&lt;wsp:rsid wsp:val=&quot;00BB2557&quot;/&gt;&lt;wsp:rsid wsp:val=&quot;00BB4165&quot;/&gt;&lt;wsp:rsid wsp:val=&quot;00BB42EB&quot;/&gt;&lt;wsp:rsid wsp:val=&quot;00BB4503&quot;/&gt;&lt;wsp:rsid wsp:val=&quot;00BB4C32&quot;/&gt;&lt;wsp:rsid wsp:val=&quot;00BB5146&quot;/&gt;&lt;wsp:rsid wsp:val=&quot;00BB6ACB&quot;/&gt;&lt;wsp:rsid wsp:val=&quot;00BB6CB0&quot;/&gt;&lt;wsp:rsid wsp:val=&quot;00BB6D78&quot;/&gt;&lt;wsp:rsid wsp:val=&quot;00BB7988&quot;/&gt;&lt;wsp:rsid wsp:val=&quot;00BB7E59&quot;/&gt;&lt;wsp:rsid wsp:val=&quot;00BC1B49&quot;/&gt;&lt;wsp:rsid wsp:val=&quot;00BC253E&quot;/&gt;&lt;wsp:rsid wsp:val=&quot;00BC2889&quot;/&gt;&lt;wsp:rsid wsp:val=&quot;00BC3173&quot;/&gt;&lt;wsp:rsid wsp:val=&quot;00BC3443&quot;/&gt;&lt;wsp:rsid wsp:val=&quot;00BC41DB&quot;/&gt;&lt;wsp:rsid wsp:val=&quot;00BC5991&quot;/&gt;&lt;wsp:rsid wsp:val=&quot;00BC62F9&quot;/&gt;&lt;wsp:rsid wsp:val=&quot;00BC67BD&quot;/&gt;&lt;wsp:rsid wsp:val=&quot;00BC73A3&quot;/&gt;&lt;wsp:rsid wsp:val=&quot;00BC76CA&quot;/&gt;&lt;wsp:rsid wsp:val=&quot;00BC7BBB&quot;/&gt;&lt;wsp:rsid wsp:val=&quot;00BD054D&quot;/&gt;&lt;wsp:rsid wsp:val=&quot;00BD2766&quot;/&gt;&lt;wsp:rsid wsp:val=&quot;00BD3FEA&quot;/&gt;&lt;wsp:rsid wsp:val=&quot;00BD4417&quot;/&gt;&lt;wsp:rsid wsp:val=&quot;00BD49BE&quot;/&gt;&lt;wsp:rsid wsp:val=&quot;00BD539E&quot;/&gt;&lt;wsp:rsid wsp:val=&quot;00BD551F&quot;/&gt;&lt;wsp:rsid wsp:val=&quot;00BD6556&quot;/&gt;&lt;wsp:rsid wsp:val=&quot;00BD6613&quot;/&gt;&lt;wsp:rsid wsp:val=&quot;00BD66D4&quot;/&gt;&lt;wsp:rsid wsp:val=&quot;00BD67A5&quot;/&gt;&lt;wsp:rsid wsp:val=&quot;00BD6ED1&quot;/&gt;&lt;wsp:rsid wsp:val=&quot;00BE18BB&quot;/&gt;&lt;wsp:rsid wsp:val=&quot;00BE1A1D&quot;/&gt;&lt;wsp:rsid wsp:val=&quot;00BE2431&quot;/&gt;&lt;wsp:rsid wsp:val=&quot;00BE260E&quot;/&gt;&lt;wsp:rsid wsp:val=&quot;00BE3212&quot;/&gt;&lt;wsp:rsid wsp:val=&quot;00BE3D81&quot;/&gt;&lt;wsp:rsid wsp:val=&quot;00BE4364&quot;/&gt;&lt;wsp:rsid wsp:val=&quot;00BE452D&quot;/&gt;&lt;wsp:rsid wsp:val=&quot;00BE4A40&quot;/&gt;&lt;wsp:rsid wsp:val=&quot;00BE6A4D&quot;/&gt;&lt;wsp:rsid wsp:val=&quot;00BE7D9E&quot;/&gt;&lt;wsp:rsid wsp:val=&quot;00BF05BD&quot;/&gt;&lt;wsp:rsid wsp:val=&quot;00BF0C68&quot;/&gt;&lt;wsp:rsid wsp:val=&quot;00BF21E3&quot;/&gt;&lt;wsp:rsid wsp:val=&quot;00BF2490&quot;/&gt;&lt;wsp:rsid wsp:val=&quot;00BF2769&quot;/&gt;&lt;wsp:rsid wsp:val=&quot;00BF3227&quot;/&gt;&lt;wsp:rsid wsp:val=&quot;00BF4646&quot;/&gt;&lt;wsp:rsid wsp:val=&quot;00BF5728&quot;/&gt;&lt;wsp:rsid wsp:val=&quot;00BF5EAB&quot;/&gt;&lt;wsp:rsid wsp:val=&quot;00BF63BE&quot;/&gt;&lt;wsp:rsid wsp:val=&quot;00C00452&quot;/&gt;&lt;wsp:rsid wsp:val=&quot;00C031CA&quot;/&gt;&lt;wsp:rsid wsp:val=&quot;00C03C82&quot;/&gt;&lt;wsp:rsid wsp:val=&quot;00C04A2A&quot;/&gt;&lt;wsp:rsid wsp:val=&quot;00C05A4D&quot;/&gt;&lt;wsp:rsid wsp:val=&quot;00C05C70&quot;/&gt;&lt;wsp:rsid wsp:val=&quot;00C05CEB&quot;/&gt;&lt;wsp:rsid wsp:val=&quot;00C069E2&quot;/&gt;&lt;wsp:rsid wsp:val=&quot;00C06E7B&quot;/&gt;&lt;wsp:rsid wsp:val=&quot;00C0783F&quot;/&gt;&lt;wsp:rsid wsp:val=&quot;00C07B3A&quot;/&gt;&lt;wsp:rsid wsp:val=&quot;00C10A3F&quot;/&gt;&lt;wsp:rsid wsp:val=&quot;00C11148&quot;/&gt;&lt;wsp:rsid wsp:val=&quot;00C11FFF&quot;/&gt;&lt;wsp:rsid wsp:val=&quot;00C12CB9&quot;/&gt;&lt;wsp:rsid wsp:val=&quot;00C14EA7&quot;/&gt;&lt;wsp:rsid wsp:val=&quot;00C15327&quot;/&gt;&lt;wsp:rsid wsp:val=&quot;00C156C1&quot;/&gt;&lt;wsp:rsid wsp:val=&quot;00C163C7&quot;/&gt;&lt;wsp:rsid wsp:val=&quot;00C20652&quot;/&gt;&lt;wsp:rsid wsp:val=&quot;00C230E7&quot;/&gt;&lt;wsp:rsid wsp:val=&quot;00C234D4&quot;/&gt;&lt;wsp:rsid wsp:val=&quot;00C23626&quot;/&gt;&lt;wsp:rsid wsp:val=&quot;00C242AC&quot;/&gt;&lt;wsp:rsid wsp:val=&quot;00C2448A&quot;/&gt;&lt;wsp:rsid wsp:val=&quot;00C24631&quot;/&gt;&lt;wsp:rsid wsp:val=&quot;00C25F6B&quot;/&gt;&lt;wsp:rsid wsp:val=&quot;00C26D2A&quot;/&gt;&lt;wsp:rsid wsp:val=&quot;00C26F5D&quot;/&gt;&lt;wsp:rsid wsp:val=&quot;00C27245&quot;/&gt;&lt;wsp:rsid wsp:val=&quot;00C27C6B&quot;/&gt;&lt;wsp:rsid wsp:val=&quot;00C3034C&quot;/&gt;&lt;wsp:rsid wsp:val=&quot;00C3066E&quot;/&gt;&lt;wsp:rsid wsp:val=&quot;00C30714&quot;/&gt;&lt;wsp:rsid wsp:val=&quot;00C3135A&quot;/&gt;&lt;wsp:rsid wsp:val=&quot;00C339D7&quot;/&gt;&lt;wsp:rsid wsp:val=&quot;00C33B8B&quot;/&gt;&lt;wsp:rsid wsp:val=&quot;00C33E6E&quot;/&gt;&lt;wsp:rsid wsp:val=&quot;00C36C08&quot;/&gt;&lt;wsp:rsid wsp:val=&quot;00C3756F&quot;/&gt;&lt;wsp:rsid wsp:val=&quot;00C377C2&quot;/&gt;&lt;wsp:rsid wsp:val=&quot;00C40524&quot;/&gt;&lt;wsp:rsid wsp:val=&quot;00C4112E&quot;/&gt;&lt;wsp:rsid wsp:val=&quot;00C41744&quot;/&gt;&lt;wsp:rsid wsp:val=&quot;00C42F2E&quot;/&gt;&lt;wsp:rsid wsp:val=&quot;00C436F9&quot;/&gt;&lt;wsp:rsid wsp:val=&quot;00C43782&quot;/&gt;&lt;wsp:rsid wsp:val=&quot;00C4382E&quot;/&gt;&lt;wsp:rsid wsp:val=&quot;00C439BC&quot;/&gt;&lt;wsp:rsid wsp:val=&quot;00C44613&quot;/&gt;&lt;wsp:rsid wsp:val=&quot;00C4504E&quot;/&gt;&lt;wsp:rsid wsp:val=&quot;00C455CF&quot;/&gt;&lt;wsp:rsid wsp:val=&quot;00C45F7A&quot;/&gt;&lt;wsp:rsid wsp:val=&quot;00C50660&quot;/&gt;&lt;wsp:rsid wsp:val=&quot;00C51C01&quot;/&gt;&lt;wsp:rsid wsp:val=&quot;00C51E46&quot;/&gt;&lt;wsp:rsid wsp:val=&quot;00C52454&quot;/&gt;&lt;wsp:rsid wsp:val=&quot;00C52637&quot;/&gt;&lt;wsp:rsid wsp:val=&quot;00C52B84&quot;/&gt;&lt;wsp:rsid wsp:val=&quot;00C53601&quot;/&gt;&lt;wsp:rsid wsp:val=&quot;00C538C1&quot;/&gt;&lt;wsp:rsid wsp:val=&quot;00C53BA9&quot;/&gt;&lt;wsp:rsid wsp:val=&quot;00C541CF&quot;/&gt;&lt;wsp:rsid wsp:val=&quot;00C544B7&quot;/&gt;&lt;wsp:rsid wsp:val=&quot;00C5463E&quot;/&gt;&lt;wsp:rsid wsp:val=&quot;00C55417&quot;/&gt;&lt;wsp:rsid wsp:val=&quot;00C5678C&quot;/&gt;&lt;wsp:rsid wsp:val=&quot;00C56827&quot;/&gt;&lt;wsp:rsid wsp:val=&quot;00C60108&quot;/&gt;&lt;wsp:rsid wsp:val=&quot;00C610D6&quot;/&gt;&lt;wsp:rsid wsp:val=&quot;00C619B2&quot;/&gt;&lt;wsp:rsid wsp:val=&quot;00C62447&quot;/&gt;&lt;wsp:rsid wsp:val=&quot;00C636FE&quot;/&gt;&lt;wsp:rsid wsp:val=&quot;00C63CD4&quot;/&gt;&lt;wsp:rsid wsp:val=&quot;00C6418D&quot;/&gt;&lt;wsp:rsid wsp:val=&quot;00C649D9&quot;/&gt;&lt;wsp:rsid wsp:val=&quot;00C64BB6&quot;/&gt;&lt;wsp:rsid wsp:val=&quot;00C64CC3&quot;/&gt;&lt;wsp:rsid wsp:val=&quot;00C651BD&quot;/&gt;&lt;wsp:rsid wsp:val=&quot;00C66E07&quot;/&gt;&lt;wsp:rsid wsp:val=&quot;00C6775B&quot;/&gt;&lt;wsp:rsid wsp:val=&quot;00C67849&quot;/&gt;&lt;wsp:rsid wsp:val=&quot;00C6BE51&quot;/&gt;&lt;wsp:rsid wsp:val=&quot;00C70572&quot;/&gt;&lt;wsp:rsid wsp:val=&quot;00C70972&quot;/&gt;&lt;wsp:rsid wsp:val=&quot;00C71107&quot;/&gt;&lt;wsp:rsid wsp:val=&quot;00C71111&quot;/&gt;&lt;wsp:rsid wsp:val=&quot;00C72E3D&quot;/&gt;&lt;wsp:rsid wsp:val=&quot;00C7383E&quot;/&gt;&lt;wsp:rsid wsp:val=&quot;00C73F47&quot;/&gt;&lt;wsp:rsid wsp:val=&quot;00C743B5&quot;/&gt;&lt;wsp:rsid wsp:val=&quot;00C744B6&quot;/&gt;&lt;wsp:rsid wsp:val=&quot;00C74DED&quot;/&gt;&lt;wsp:rsid wsp:val=&quot;00C754F1&quot;/&gt;&lt;wsp:rsid wsp:val=&quot;00C75992&quot;/&gt;&lt;wsp:rsid wsp:val=&quot;00C76751&quot;/&gt;&lt;wsp:rsid wsp:val=&quot;00C7683D&quot;/&gt;&lt;wsp:rsid wsp:val=&quot;00C803D2&quot;/&gt;&lt;wsp:rsid wsp:val=&quot;00C806C8&quot;/&gt;&lt;wsp:rsid wsp:val=&quot;00C823E7&quot;/&gt;&lt;wsp:rsid wsp:val=&quot;00C8450F&quot;/&gt;&lt;wsp:rsid wsp:val=&quot;00C84A45&quot;/&gt;&lt;wsp:rsid wsp:val=&quot;00C85756&quot;/&gt;&lt;wsp:rsid wsp:val=&quot;00C858E9&quot;/&gt;&lt;wsp:rsid wsp:val=&quot;00C86B05&quot;/&gt;&lt;wsp:rsid wsp:val=&quot;00C8728E&quot;/&gt;&lt;wsp:rsid wsp:val=&quot;00C90B1A&quot;/&gt;&lt;wsp:rsid wsp:val=&quot;00C9147C&quot;/&gt;&lt;wsp:rsid wsp:val=&quot;00C923E8&quot;/&gt;&lt;wsp:rsid wsp:val=&quot;00C950FF&quot;/&gt;&lt;wsp:rsid wsp:val=&quot;00C962DC&quot;/&gt;&lt;wsp:rsid wsp:val=&quot;00C96328&quot;/&gt;&lt;wsp:rsid wsp:val=&quot;00C97621&quot;/&gt;&lt;wsp:rsid wsp:val=&quot;00CA029C&quot;/&gt;&lt;wsp:rsid wsp:val=&quot;00CA0421&quot;/&gt;&lt;wsp:rsid wsp:val=&quot;00CA1CDF&quot;/&gt;&lt;wsp:rsid wsp:val=&quot;00CA23C1&quot;/&gt;&lt;wsp:rsid wsp:val=&quot;00CA407A&quot;/&gt;&lt;wsp:rsid wsp:val=&quot;00CA4178&quot;/&gt;&lt;wsp:rsid wsp:val=&quot;00CA4B7B&quot;/&gt;&lt;wsp:rsid wsp:val=&quot;00CA5056&quot;/&gt;&lt;wsp:rsid wsp:val=&quot;00CA569C&quot;/&gt;&lt;wsp:rsid wsp:val=&quot;00CA7885&quot;/&gt;&lt;wsp:rsid wsp:val=&quot;00CA7C58&quot;/&gt;&lt;wsp:rsid wsp:val=&quot;00CB0A8C&quot;/&gt;&lt;wsp:rsid wsp:val=&quot;00CB1282&quot;/&gt;&lt;wsp:rsid wsp:val=&quot;00CB3748&quot;/&gt;&lt;wsp:rsid wsp:val=&quot;00CB3A7F&quot;/&gt;&lt;wsp:rsid wsp:val=&quot;00CB50CC&quot;/&gt;&lt;wsp:rsid wsp:val=&quot;00CB50DB&quot;/&gt;&lt;wsp:rsid wsp:val=&quot;00CB5706&quot;/&gt;&lt;wsp:rsid wsp:val=&quot;00CB5B5C&quot;/&gt;&lt;wsp:rsid wsp:val=&quot;00CB5F01&quot;/&gt;&lt;wsp:rsid wsp:val=&quot;00CB73E6&quot;/&gt;&lt;wsp:rsid wsp:val=&quot;00CC03E3&quot;/&gt;&lt;wsp:rsid wsp:val=&quot;00CC396C&quot;/&gt;&lt;wsp:rsid wsp:val=&quot;00CC3EF4&quot;/&gt;&lt;wsp:rsid wsp:val=&quot;00CC4B01&quot;/&gt;&lt;wsp:rsid wsp:val=&quot;00CC4D82&quot;/&gt;&lt;wsp:rsid wsp:val=&quot;00CC5974&quot;/&gt;&lt;wsp:rsid wsp:val=&quot;00CC5CB9&quot;/&gt;&lt;wsp:rsid wsp:val=&quot;00CC655F&quot;/&gt;&lt;wsp:rsid wsp:val=&quot;00CC6679&quot;/&gt;&lt;wsp:rsid wsp:val=&quot;00CC723E&quot;/&gt;&lt;wsp:rsid wsp:val=&quot;00CC7B6C&quot;/&gt;&lt;wsp:rsid wsp:val=&quot;00CD08F7&quot;/&gt;&lt;wsp:rsid wsp:val=&quot;00CD111F&quot;/&gt;&lt;wsp:rsid wsp:val=&quot;00CD1DFD&quot;/&gt;&lt;wsp:rsid wsp:val=&quot;00CD1EC4&quot;/&gt;&lt;wsp:rsid wsp:val=&quot;00CD215A&quot;/&gt;&lt;wsp:rsid wsp:val=&quot;00CD303B&quot;/&gt;&lt;wsp:rsid wsp:val=&quot;00CD3C78&quot;/&gt;&lt;wsp:rsid wsp:val=&quot;00CD51DB&quot;/&gt;&lt;wsp:rsid wsp:val=&quot;00CD5FD4&quot;/&gt;&lt;wsp:rsid wsp:val=&quot;00CD61E3&quot;/&gt;&lt;wsp:rsid wsp:val=&quot;00CD6589&quot;/&gt;&lt;wsp:rsid wsp:val=&quot;00CD698F&quot;/&gt;&lt;wsp:rsid wsp:val=&quot;00CE0084&quot;/&gt;&lt;wsp:rsid wsp:val=&quot;00CE0105&quot;/&gt;&lt;wsp:rsid wsp:val=&quot;00CE12DD&quot;/&gt;&lt;wsp:rsid wsp:val=&quot;00CE2CD5&quot;/&gt;&lt;wsp:rsid wsp:val=&quot;00CE2E38&quot;/&gt;&lt;wsp:rsid wsp:val=&quot;00CE3317&quot;/&gt;&lt;wsp:rsid wsp:val=&quot;00CE559B&quot;/&gt;&lt;wsp:rsid wsp:val=&quot;00CE6A2E&quot;/&gt;&lt;wsp:rsid wsp:val=&quot;00CE7FDA&quot;/&gt;&lt;wsp:rsid wsp:val=&quot;00CF0422&quot;/&gt;&lt;wsp:rsid wsp:val=&quot;00CF1B24&quot;/&gt;&lt;wsp:rsid wsp:val=&quot;00CF247C&quot;/&gt;&lt;wsp:rsid wsp:val=&quot;00CF2FE2&quot;/&gt;&lt;wsp:rsid wsp:val=&quot;00CF30D5&quot;/&gt;&lt;wsp:rsid wsp:val=&quot;00CF4100&quot;/&gt;&lt;wsp:rsid wsp:val=&quot;00CF731E&quot;/&gt;&lt;wsp:rsid wsp:val=&quot;00D0059D&quot;/&gt;&lt;wsp:rsid wsp:val=&quot;00D00D36&quot;/&gt;&lt;wsp:rsid wsp:val=&quot;00D011E6&quot;/&gt;&lt;wsp:rsid wsp:val=&quot;00D01292&quot;/&gt;&lt;wsp:rsid wsp:val=&quot;00D013AB&quot;/&gt;&lt;wsp:rsid wsp:val=&quot;00D02C4D&quot;/&gt;&lt;wsp:rsid wsp:val=&quot;00D038EB&quot;/&gt;&lt;wsp:rsid wsp:val=&quot;00D03ABA&quot;/&gt;&lt;wsp:rsid wsp:val=&quot;00D0456E&quot;/&gt;&lt;wsp:rsid wsp:val=&quot;00D0482B&quot;/&gt;&lt;wsp:rsid wsp:val=&quot;00D064AE&quot;/&gt;&lt;wsp:rsid wsp:val=&quot;00D06B1A&quot;/&gt;&lt;wsp:rsid wsp:val=&quot;00D07151&quot;/&gt;&lt;wsp:rsid wsp:val=&quot;00D1053D&quot;/&gt;&lt;wsp:rsid wsp:val=&quot;00D10D03&quot;/&gt;&lt;wsp:rsid wsp:val=&quot;00D110BD&quot;/&gt;&lt;wsp:rsid wsp:val=&quot;00D123E9&quot;/&gt;&lt;wsp:rsid wsp:val=&quot;00D127CF&quot;/&gt;&lt;wsp:rsid wsp:val=&quot;00D12DB7&quot;/&gt;&lt;wsp:rsid wsp:val=&quot;00D13A5D&quot;/&gt;&lt;wsp:rsid wsp:val=&quot;00D14013&quot;/&gt;&lt;wsp:rsid wsp:val=&quot;00D14191&quot;/&gt;&lt;wsp:rsid wsp:val=&quot;00D1484C&quot;/&gt;&lt;wsp:rsid wsp:val=&quot;00D15327&quot;/&gt;&lt;wsp:rsid wsp:val=&quot;00D15786&quot;/&gt;&lt;wsp:rsid wsp:val=&quot;00D16259&quot;/&gt;&lt;wsp:rsid wsp:val=&quot;00D1631F&quot;/&gt;&lt;wsp:rsid wsp:val=&quot;00D17573&quot;/&gt;&lt;wsp:rsid wsp:val=&quot;00D17957&quot;/&gt;&lt;wsp:rsid wsp:val=&quot;00D2030C&quot;/&gt;&lt;wsp:rsid wsp:val=&quot;00D20763&quot;/&gt;&lt;wsp:rsid wsp:val=&quot;00D20966&quot;/&gt;&lt;wsp:rsid wsp:val=&quot;00D20A45&quot;/&gt;&lt;wsp:rsid wsp:val=&quot;00D2167B&quot;/&gt;&lt;wsp:rsid wsp:val=&quot;00D2249B&quot;/&gt;&lt;wsp:rsid wsp:val=&quot;00D229F3&quot;/&gt;&lt;wsp:rsid wsp:val=&quot;00D2323A&quot;/&gt;&lt;wsp:rsid wsp:val=&quot;00D236B0&quot;/&gt;&lt;wsp:rsid wsp:val=&quot;00D236B7&quot;/&gt;&lt;wsp:rsid wsp:val=&quot;00D24BB9&quot;/&gt;&lt;wsp:rsid wsp:val=&quot;00D2617A&quot;/&gt;&lt;wsp:rsid wsp:val=&quot;00D267EF&quot;/&gt;&lt;wsp:rsid wsp:val=&quot;00D30041&quot;/&gt;&lt;wsp:rsid wsp:val=&quot;00D30077&quot;/&gt;&lt;wsp:rsid wsp:val=&quot;00D313D7&quot;/&gt;&lt;wsp:rsid wsp:val=&quot;00D31BD4&quot;/&gt;&lt;wsp:rsid wsp:val=&quot;00D3506E&quot;/&gt;&lt;wsp:rsid wsp:val=&quot;00D3553D&quot;/&gt;&lt;wsp:rsid wsp:val=&quot;00D35C88&quot;/&gt;&lt;wsp:rsid wsp:val=&quot;00D36E4F&quot;/&gt;&lt;wsp:rsid wsp:val=&quot;00D37327&quot;/&gt;&lt;wsp:rsid wsp:val=&quot;00D40C24&quot;/&gt;&lt;wsp:rsid wsp:val=&quot;00D42ABF&quot;/&gt;&lt;wsp:rsid wsp:val=&quot;00D43BA2&quot;/&gt;&lt;wsp:rsid wsp:val=&quot;00D447C4&quot;/&gt;&lt;wsp:rsid wsp:val=&quot;00D454BF&quot;/&gt;&lt;wsp:rsid wsp:val=&quot;00D45728&quot;/&gt;&lt;wsp:rsid wsp:val=&quot;00D46356&quot;/&gt;&lt;wsp:rsid wsp:val=&quot;00D4772E&quot;/&gt;&lt;wsp:rsid wsp:val=&quot;00D501C2&quot;/&gt;&lt;wsp:rsid wsp:val=&quot;00D52035&quot;/&gt;&lt;wsp:rsid wsp:val=&quot;00D522DE&quot;/&gt;&lt;wsp:rsid wsp:val=&quot;00D55766&quot;/&gt;&lt;wsp:rsid wsp:val=&quot;00D5588B&quot;/&gt;&lt;wsp:rsid wsp:val=&quot;00D55B7E&quot;/&gt;&lt;wsp:rsid wsp:val=&quot;00D56F68&quot;/&gt;&lt;wsp:rsid wsp:val=&quot;00D5712C&quot;/&gt;&lt;wsp:rsid wsp:val=&quot;00D60D4A&quot;/&gt;&lt;wsp:rsid wsp:val=&quot;00D611DF&quot;/&gt;&lt;wsp:rsid wsp:val=&quot;00D61315&quot;/&gt;&lt;wsp:rsid wsp:val=&quot;00D6256F&quot;/&gt;&lt;wsp:rsid wsp:val=&quot;00D62CD2&quot;/&gt;&lt;wsp:rsid wsp:val=&quot;00D63358&quot;/&gt;&lt;wsp:rsid wsp:val=&quot;00D638BD&quot;/&gt;&lt;wsp:rsid wsp:val=&quot;00D6445E&quot;/&gt;&lt;wsp:rsid wsp:val=&quot;00D649DE&quot;/&gt;&lt;wsp:rsid wsp:val=&quot;00D651A8&quot;/&gt;&lt;wsp:rsid wsp:val=&quot;00D655E5&quot;/&gt;&lt;wsp:rsid wsp:val=&quot;00D65D51&quot;/&gt;&lt;wsp:rsid wsp:val=&quot;00D676D5&quot;/&gt;&lt;wsp:rsid wsp:val=&quot;00D70B0B&quot;/&gt;&lt;wsp:rsid wsp:val=&quot;00D71386&quot;/&gt;&lt;wsp:rsid wsp:val=&quot;00D713D7&quot;/&gt;&lt;wsp:rsid wsp:val=&quot;00D71F67&quot;/&gt;&lt;wsp:rsid wsp:val=&quot;00D7261C&quot;/&gt;&lt;wsp:rsid wsp:val=&quot;00D72C03&quot;/&gt;&lt;wsp:rsid wsp:val=&quot;00D74554&quot;/&gt;&lt;wsp:rsid wsp:val=&quot;00D76035&quot;/&gt;&lt;wsp:rsid wsp:val=&quot;00D762B6&quot;/&gt;&lt;wsp:rsid wsp:val=&quot;00D77443&quot;/&gt;&lt;wsp:rsid wsp:val=&quot;00D77726&quot;/&gt;&lt;wsp:rsid wsp:val=&quot;00D77DDC&quot;/&gt;&lt;wsp:rsid wsp:val=&quot;00D77ED7&quot;/&gt;&lt;wsp:rsid wsp:val=&quot;00D8273D&quot;/&gt;&lt;wsp:rsid wsp:val=&quot;00D82D1C&quot;/&gt;&lt;wsp:rsid wsp:val=&quot;00D83199&quot;/&gt;&lt;wsp:rsid wsp:val=&quot;00D851FC&quot;/&gt;&lt;wsp:rsid wsp:val=&quot;00D85A51&quot;/&gt;&lt;wsp:rsid wsp:val=&quot;00D85D78&quot;/&gt;&lt;wsp:rsid wsp:val=&quot;00D90237&quot;/&gt;&lt;wsp:rsid wsp:val=&quot;00D90552&quot;/&gt;&lt;wsp:rsid wsp:val=&quot;00D906C3&quot;/&gt;&lt;wsp:rsid wsp:val=&quot;00D9073E&quot;/&gt;&lt;wsp:rsid wsp:val=&quot;00D9148A&quot;/&gt;&lt;wsp:rsid wsp:val=&quot;00D927E1&quot;/&gt;&lt;wsp:rsid wsp:val=&quot;00D93B47&quot;/&gt;&lt;wsp:rsid wsp:val=&quot;00D95C60&quot;/&gt;&lt;wsp:rsid wsp:val=&quot;00D964D4&quot;/&gt;&lt;wsp:rsid wsp:val=&quot;00D97F3E&quot;/&gt;&lt;wsp:rsid wsp:val=&quot;00DA0F6B&quot;/&gt;&lt;wsp:rsid wsp:val=&quot;00DA1F2A&quot;/&gt;&lt;wsp:rsid wsp:val=&quot;00DA3EE7&quot;/&gt;&lt;wsp:rsid wsp:val=&quot;00DA6027&quot;/&gt;&lt;wsp:rsid wsp:val=&quot;00DA6429&quot;/&gt;&lt;wsp:rsid wsp:val=&quot;00DA6C37&quot;/&gt;&lt;wsp:rsid wsp:val=&quot;00DA722C&quot;/&gt;&lt;wsp:rsid wsp:val=&quot;00DA7450&quot;/&gt;&lt;wsp:rsid wsp:val=&quot;00DA7D96&quot;/&gt;&lt;wsp:rsid wsp:val=&quot;00DB09A1&quot;/&gt;&lt;wsp:rsid wsp:val=&quot;00DB0AF0&quot;/&gt;&lt;wsp:rsid wsp:val=&quot;00DB2721&quot;/&gt;&lt;wsp:rsid wsp:val=&quot;00DB2946&quot;/&gt;&lt;wsp:rsid wsp:val=&quot;00DB2AD4&quot;/&gt;&lt;wsp:rsid wsp:val=&quot;00DB34D8&quot;/&gt;&lt;wsp:rsid wsp:val=&quot;00DB37D4&quot;/&gt;&lt;wsp:rsid wsp:val=&quot;00DB4D72&quot;/&gt;&lt;wsp:rsid wsp:val=&quot;00DB5D44&quot;/&gt;&lt;wsp:rsid wsp:val=&quot;00DB6D4F&quot;/&gt;&lt;wsp:rsid wsp:val=&quot;00DB71C1&quot;/&gt;&lt;wsp:rsid wsp:val=&quot;00DB727D&quot;/&gt;&lt;wsp:rsid wsp:val=&quot;00DB7E34&quot;/&gt;&lt;wsp:rsid wsp:val=&quot;00DC047B&quot;/&gt;&lt;wsp:rsid wsp:val=&quot;00DC0982&quot;/&gt;&lt;wsp:rsid wsp:val=&quot;00DC1CE3&quot;/&gt;&lt;wsp:rsid wsp:val=&quot;00DC2898&quot;/&gt;&lt;wsp:rsid wsp:val=&quot;00DC2996&quot;/&gt;&lt;wsp:rsid wsp:val=&quot;00DC338E&quot;/&gt;&lt;wsp:rsid wsp:val=&quot;00DC4C21&quot;/&gt;&lt;wsp:rsid wsp:val=&quot;00DC5526&quot;/&gt;&lt;wsp:rsid wsp:val=&quot;00DC5692&quot;/&gt;&lt;wsp:rsid wsp:val=&quot;00DC5E2D&quot;/&gt;&lt;wsp:rsid wsp:val=&quot;00DC6A30&quot;/&gt;&lt;wsp:rsid wsp:val=&quot;00DC7B6F&quot;/&gt;&lt;wsp:rsid wsp:val=&quot;00DC7C36&quot;/&gt;&lt;wsp:rsid wsp:val=&quot;00DD1D75&quot;/&gt;&lt;wsp:rsid wsp:val=&quot;00DD1E8A&quot;/&gt;&lt;wsp:rsid wsp:val=&quot;00DD468F&quot;/&gt;&lt;wsp:rsid wsp:val=&quot;00DD4CC8&quot;/&gt;&lt;wsp:rsid wsp:val=&quot;00DE04DA&quot;/&gt;&lt;wsp:rsid wsp:val=&quot;00DE1ED1&quot;/&gt;&lt;wsp:rsid wsp:val=&quot;00DE21E8&quot;/&gt;&lt;wsp:rsid wsp:val=&quot;00DE2EFE&quot;/&gt;&lt;wsp:rsid wsp:val=&quot;00DE3104&quot;/&gt;&lt;wsp:rsid wsp:val=&quot;00DE3FAF&quot;/&gt;&lt;wsp:rsid wsp:val=&quot;00DE40DE&quot;/&gt;&lt;wsp:rsid wsp:val=&quot;00DE5214&quot;/&gt;&lt;wsp:rsid wsp:val=&quot;00DE5F12&quot;/&gt;&lt;wsp:rsid wsp:val=&quot;00DE6EAF&quot;/&gt;&lt;wsp:rsid wsp:val=&quot;00DF057B&quot;/&gt;&lt;wsp:rsid wsp:val=&quot;00DF0AC8&quot;/&gt;&lt;wsp:rsid wsp:val=&quot;00DF0F90&quot;/&gt;&lt;wsp:rsid wsp:val=&quot;00DF2783&quot;/&gt;&lt;wsp:rsid wsp:val=&quot;00DF3299&quot;/&gt;&lt;wsp:rsid wsp:val=&quot;00DF3F9F&quot;/&gt;&lt;wsp:rsid wsp:val=&quot;00DF413A&quot;/&gt;&lt;wsp:rsid wsp:val=&quot;00DF4145&quot;/&gt;&lt;wsp:rsid wsp:val=&quot;00DF45BD&quot;/&gt;&lt;wsp:rsid wsp:val=&quot;00DF5963&quot;/&gt;&lt;wsp:rsid wsp:val=&quot;00DF6B2E&quot;/&gt;&lt;wsp:rsid wsp:val=&quot;00DF75A6&quot;/&gt;&lt;wsp:rsid wsp:val=&quot;00E02481&quot;/&gt;&lt;wsp:rsid wsp:val=&quot;00E02AAB&quot;/&gt;&lt;wsp:rsid wsp:val=&quot;00E02F5E&quot;/&gt;&lt;wsp:rsid wsp:val=&quot;00E02FED&quot;/&gt;&lt;wsp:rsid wsp:val=&quot;00E035B7&quot;/&gt;&lt;wsp:rsid wsp:val=&quot;00E044F4&quot;/&gt;&lt;wsp:rsid wsp:val=&quot;00E04B7D&quot;/&gt;&lt;wsp:rsid wsp:val=&quot;00E07D2F&quot;/&gt;&lt;wsp:rsid wsp:val=&quot;00E118E6&quot;/&gt;&lt;wsp:rsid wsp:val=&quot;00E12CAB&quot;/&gt;&lt;wsp:rsid wsp:val=&quot;00E159CC&quot;/&gt;&lt;wsp:rsid wsp:val=&quot;00E15E4C&quot;/&gt;&lt;wsp:rsid wsp:val=&quot;00E17870&quot;/&gt;&lt;wsp:rsid wsp:val=&quot;00E1F4A1&quot;/&gt;&lt;wsp:rsid wsp:val=&quot;00E22C0D&quot;/&gt;&lt;wsp:rsid wsp:val=&quot;00E25177&quot;/&gt;&lt;wsp:rsid wsp:val=&quot;00E27B46&quot;/&gt;&lt;wsp:rsid wsp:val=&quot;00E27EA3&quot;/&gt;&lt;wsp:rsid wsp:val=&quot;00E310F3&quot;/&gt;&lt;wsp:rsid wsp:val=&quot;00E31917&quot;/&gt;&lt;wsp:rsid wsp:val=&quot;00E3351E&quot;/&gt;&lt;wsp:rsid wsp:val=&quot;00E336FF&quot;/&gt;&lt;wsp:rsid wsp:val=&quot;00E33A68&quot;/&gt;&lt;wsp:rsid wsp:val=&quot;00E33F10&quot;/&gt;&lt;wsp:rsid wsp:val=&quot;00E3498A&quot;/&gt;&lt;wsp:rsid wsp:val=&quot;00E355D9&quot;/&gt;&lt;wsp:rsid wsp:val=&quot;00E360C8&quot;/&gt;&lt;wsp:rsid wsp:val=&quot;00E3641E&quot;/&gt;&lt;wsp:rsid wsp:val=&quot;00E37186&quot;/&gt;&lt;wsp:rsid wsp:val=&quot;00E3BF84&quot;/&gt;&lt;wsp:rsid wsp:val=&quot;00E40C73&quot;/&gt;&lt;wsp:rsid wsp:val=&quot;00E410BD&quot;/&gt;&lt;wsp:rsid wsp:val=&quot;00E41CC1&quot;/&gt;&lt;wsp:rsid wsp:val=&quot;00E42169&quot;/&gt;&lt;wsp:rsid wsp:val=&quot;00E43C46&quot;/&gt;&lt;wsp:rsid wsp:val=&quot;00E44595&quot;/&gt;&lt;wsp:rsid wsp:val=&quot;00E45CE2&quot;/&gt;&lt;wsp:rsid wsp:val=&quot;00E46316&quot;/&gt;&lt;wsp:rsid wsp:val=&quot;00E47A00&quot;/&gt;&lt;wsp:rsid wsp:val=&quot;00E47F5D&quot;/&gt;&lt;wsp:rsid wsp:val=&quot;00E5050A&quot;/&gt;&lt;wsp:rsid wsp:val=&quot;00E52427&quot;/&gt;&lt;wsp:rsid wsp:val=&quot;00E5348B&quot;/&gt;&lt;wsp:rsid wsp:val=&quot;00E537A1&quot;/&gt;&lt;wsp:rsid wsp:val=&quot;00E53F2A&quot;/&gt;&lt;wsp:rsid wsp:val=&quot;00E54C46&quot;/&gt;&lt;wsp:rsid wsp:val=&quot;00E5510B&quot;/&gt;&lt;wsp:rsid wsp:val=&quot;00E55119&quot;/&gt;&lt;wsp:rsid wsp:val=&quot;00E551EE&quot;/&gt;&lt;wsp:rsid wsp:val=&quot;00E552D1&quot;/&gt;&lt;wsp:rsid wsp:val=&quot;00E567BF&quot;/&gt;&lt;wsp:rsid wsp:val=&quot;00E56B4D&quot;/&gt;&lt;wsp:rsid wsp:val=&quot;00E573C4&quot;/&gt;&lt;wsp:rsid wsp:val=&quot;00E57E34&quot;/&gt;&lt;wsp:rsid wsp:val=&quot;00E60184&quot;/&gt;&lt;wsp:rsid wsp:val=&quot;00E60A52&quot;/&gt;&lt;wsp:rsid wsp:val=&quot;00E60D94&quot;/&gt;&lt;wsp:rsid wsp:val=&quot;00E617B0&quot;/&gt;&lt;wsp:rsid wsp:val=&quot;00E61A96&quot;/&gt;&lt;wsp:rsid wsp:val=&quot;00E61F5C&quot;/&gt;&lt;wsp:rsid wsp:val=&quot;00E62172&quot;/&gt;&lt;wsp:rsid wsp:val=&quot;00E624A9&quot;/&gt;&lt;wsp:rsid wsp:val=&quot;00E629FA&quot;/&gt;&lt;wsp:rsid wsp:val=&quot;00E64641&quot;/&gt;&lt;wsp:rsid wsp:val=&quot;00E66350&quot;/&gt;&lt;wsp:rsid wsp:val=&quot;00E675B1&quot;/&gt;&lt;wsp:rsid wsp:val=&quot;00E67627&quot;/&gt;&lt;wsp:rsid wsp:val=&quot;00E708E3&quot;/&gt;&lt;wsp:rsid wsp:val=&quot;00E70DA8&quot;/&gt;&lt;wsp:rsid wsp:val=&quot;00E719A1&quot;/&gt;&lt;wsp:rsid wsp:val=&quot;00E73799&quot;/&gt;&lt;wsp:rsid wsp:val=&quot;00E73813&quot;/&gt;&lt;wsp:rsid wsp:val=&quot;00E7399C&quot;/&gt;&lt;wsp:rsid wsp:val=&quot;00E73C86&quot;/&gt;&lt;wsp:rsid wsp:val=&quot;00E74E67&quot;/&gt;&lt;wsp:rsid wsp:val=&quot;00E74E68&quot;/&gt;&lt;wsp:rsid wsp:val=&quot;00E76911&quot;/&gt;&lt;wsp:rsid wsp:val=&quot;00E77157&quot;/&gt;&lt;wsp:rsid wsp:val=&quot;00E80EB7&quot;/&gt;&lt;wsp:rsid wsp:val=&quot;00E811DD&quot;/&gt;&lt;wsp:rsid wsp:val=&quot;00E81529&quot;/&gt;&lt;wsp:rsid wsp:val=&quot;00E84D39&quot;/&gt;&lt;wsp:rsid wsp:val=&quot;00E85539&quot;/&gt;&lt;wsp:rsid wsp:val=&quot;00E85C87&quot;/&gt;&lt;wsp:rsid wsp:val=&quot;00E85DB1&quot;/&gt;&lt;wsp:rsid wsp:val=&quot;00E87E7C&quot;/&gt;&lt;wsp:rsid wsp:val=&quot;00E904C7&quot;/&gt;&lt;wsp:rsid wsp:val=&quot;00E91A1F&quot;/&gt;&lt;wsp:rsid wsp:val=&quot;00E91E8C&quot;/&gt;&lt;wsp:rsid wsp:val=&quot;00E9270F&quot;/&gt;&lt;wsp:rsid wsp:val=&quot;00E92CDD&quot;/&gt;&lt;wsp:rsid wsp:val=&quot;00E93079&quot;/&gt;&lt;wsp:rsid wsp:val=&quot;00E9355D&quot;/&gt;&lt;wsp:rsid wsp:val=&quot;00E93958&quot;/&gt;&lt;wsp:rsid wsp:val=&quot;00E93A8F&quot;/&gt;&lt;wsp:rsid wsp:val=&quot;00E93F4C&quot;/&gt;&lt;wsp:rsid wsp:val=&quot;00E94D94&quot;/&gt;&lt;wsp:rsid wsp:val=&quot;00E94ED9&quot;/&gt;&lt;wsp:rsid wsp:val=&quot;00E95592&quot;/&gt;&lt;wsp:rsid wsp:val=&quot;00E955D6&quot;/&gt;&lt;wsp:rsid wsp:val=&quot;00E95990&quot;/&gt;&lt;wsp:rsid wsp:val=&quot;00E968C0&quot;/&gt;&lt;wsp:rsid wsp:val=&quot;00E96CD2&quot;/&gt;&lt;wsp:rsid wsp:val=&quot;00E96DD8&quot;/&gt;&lt;wsp:rsid wsp:val=&quot;00EA1E29&quot;/&gt;&lt;wsp:rsid wsp:val=&quot;00EA3610&quot;/&gt;&lt;wsp:rsid wsp:val=&quot;00EA396E&quot;/&gt;&lt;wsp:rsid wsp:val=&quot;00EA4ABD&quot;/&gt;&lt;wsp:rsid wsp:val=&quot;00EA4B8E&quot;/&gt;&lt;wsp:rsid wsp:val=&quot;00EA5405&quot;/&gt;&lt;wsp:rsid wsp:val=&quot;00EA60F5&quot;/&gt;&lt;wsp:rsid wsp:val=&quot;00EA7296&quot;/&gt;&lt;wsp:rsid wsp:val=&quot;00EB085A&quot;/&gt;&lt;wsp:rsid wsp:val=&quot;00EB1A32&quot;/&gt;&lt;wsp:rsid wsp:val=&quot;00EB25D2&quot;/&gt;&lt;wsp:rsid wsp:val=&quot;00EB33DE&quot;/&gt;&lt;wsp:rsid wsp:val=&quot;00EB3A33&quot;/&gt;&lt;wsp:rsid wsp:val=&quot;00EB4697&quot;/&gt;&lt;wsp:rsid wsp:val=&quot;00EB4FFC&quot;/&gt;&lt;wsp:rsid wsp:val=&quot;00EB607F&quot;/&gt;&lt;wsp:rsid wsp:val=&quot;00EC0EFF&quot;/&gt;&lt;wsp:rsid wsp:val=&quot;00EC3C72&quot;/&gt;&lt;wsp:rsid wsp:val=&quot;00EC5D7B&quot;/&gt;&lt;wsp:rsid wsp:val=&quot;00EC5FBC&quot;/&gt;&lt;wsp:rsid wsp:val=&quot;00EC6B70&quot;/&gt;&lt;wsp:rsid wsp:val=&quot;00ED00DA&quot;/&gt;&lt;wsp:rsid wsp:val=&quot;00ED2731&quot;/&gt;&lt;wsp:rsid wsp:val=&quot;00ED2C15&quot;/&gt;&lt;wsp:rsid wsp:val=&quot;00ED3647&quot;/&gt;&lt;wsp:rsid wsp:val=&quot;00ED3A07&quot;/&gt;&lt;wsp:rsid wsp:val=&quot;00ED459F&quot;/&gt;&lt;wsp:rsid wsp:val=&quot;00ED5E2D&quot;/&gt;&lt;wsp:rsid wsp:val=&quot;00ED6037&quot;/&gt;&lt;wsp:rsid wsp:val=&quot;00ED662E&quot;/&gt;&lt;wsp:rsid wsp:val=&quot;00ED76C9&quot;/&gt;&lt;wsp:rsid wsp:val=&quot;00EE4DB3&quot;/&gt;&lt;wsp:rsid wsp:val=&quot;00EE5280&quot;/&gt;&lt;wsp:rsid wsp:val=&quot;00EE5A45&quot;/&gt;&lt;wsp:rsid wsp:val=&quot;00EE6957&quot;/&gt;&lt;wsp:rsid wsp:val=&quot;00EE759A&quot;/&gt;&lt;wsp:rsid wsp:val=&quot;00EE7B2D&quot;/&gt;&lt;wsp:rsid wsp:val=&quot;00EF0028&quot;/&gt;&lt;wsp:rsid wsp:val=&quot;00EF0064&quot;/&gt;&lt;wsp:rsid wsp:val=&quot;00EF0B80&quot;/&gt;&lt;wsp:rsid wsp:val=&quot;00EF121E&quot;/&gt;&lt;wsp:rsid wsp:val=&quot;00EF13EF&quot;/&gt;&lt;wsp:rsid wsp:val=&quot;00EF19F6&quot;/&gt;&lt;wsp:rsid wsp:val=&quot;00EF2421&quot;/&gt;&lt;wsp:rsid wsp:val=&quot;00EF26FE&quot;/&gt;&lt;wsp:rsid wsp:val=&quot;00EF2C13&quot;/&gt;&lt;wsp:rsid wsp:val=&quot;00EF34CD&quot;/&gt;&lt;wsp:rsid wsp:val=&quot;00EF437C&quot;/&gt;&lt;wsp:rsid wsp:val=&quot;00EF4642&quot;/&gt;&lt;wsp:rsid wsp:val=&quot;00EF4747&quot;/&gt;&lt;wsp:rsid wsp:val=&quot;00EF6E22&quot;/&gt;&lt;wsp:rsid wsp:val=&quot;00EF7F01&quot;/&gt;&lt;wsp:rsid wsp:val=&quot;00EFF561&quot;/&gt;&lt;wsp:rsid wsp:val=&quot;00F0078D&quot;/&gt;&lt;wsp:rsid wsp:val=&quot;00F01877&quot;/&gt;&lt;wsp:rsid wsp:val=&quot;00F020A9&quot;/&gt;&lt;wsp:rsid wsp:val=&quot;00F033AC&quot;/&gt;&lt;wsp:rsid wsp:val=&quot;00F0532D&quot;/&gt;&lt;wsp:rsid wsp:val=&quot;00F05C05&quot;/&gt;&lt;wsp:rsid wsp:val=&quot;00F06377&quot;/&gt;&lt;wsp:rsid wsp:val=&quot;00F0665F&quot;/&gt;&lt;wsp:rsid wsp:val=&quot;00F076B3&quot;/&gt;&lt;wsp:rsid wsp:val=&quot;00F07846&quot;/&gt;&lt;wsp:rsid wsp:val=&quot;00F07A77&quot;/&gt;&lt;wsp:rsid wsp:val=&quot;00F07F7A&quot;/&gt;&lt;wsp:rsid wsp:val=&quot;00F10A68&quot;/&gt;&lt;wsp:rsid wsp:val=&quot;00F11018&quot;/&gt;&lt;wsp:rsid wsp:val=&quot;00F115A6&quot;/&gt;&lt;wsp:rsid wsp:val=&quot;00F11995&quot;/&gt;&lt;wsp:rsid wsp:val=&quot;00F119FB&quot;/&gt;&lt;wsp:rsid wsp:val=&quot;00F1262A&quot;/&gt;&lt;wsp:rsid wsp:val=&quot;00F12DDA&quot;/&gt;&lt;wsp:rsid wsp:val=&quot;00F147DE&quot;/&gt;&lt;wsp:rsid wsp:val=&quot;00F1561F&quot;/&gt;&lt;wsp:rsid wsp:val=&quot;00F15921&quot;/&gt;&lt;wsp:rsid wsp:val=&quot;00F15F56&quot;/&gt;&lt;wsp:rsid wsp:val=&quot;00F166F6&quot;/&gt;&lt;wsp:rsid wsp:val=&quot;00F20103&quot;/&gt;&lt;wsp:rsid wsp:val=&quot;00F20483&quot;/&gt;&lt;wsp:rsid wsp:val=&quot;00F208E0&quot;/&gt;&lt;wsp:rsid wsp:val=&quot;00F209FB&quot;/&gt;&lt;wsp:rsid wsp:val=&quot;00F21816&quot;/&gt;&lt;wsp:rsid wsp:val=&quot;00F223E4&quot;/&gt;&lt;wsp:rsid wsp:val=&quot;00F2461E&quot;/&gt;&lt;wsp:rsid wsp:val=&quot;00F24A10&quot;/&gt;&lt;wsp:rsid wsp:val=&quot;00F25EE8&quot;/&gt;&lt;wsp:rsid wsp:val=&quot;00F26DD0&quot;/&gt;&lt;wsp:rsid wsp:val=&quot;00F272B6&quot;/&gt;&lt;wsp:rsid wsp:val=&quot;00F27645&quot;/&gt;&lt;wsp:rsid wsp:val=&quot;00F302B1&quot;/&gt;&lt;wsp:rsid wsp:val=&quot;00F30AD2&quot;/&gt;&lt;wsp:rsid wsp:val=&quot;00F3108F&quot;/&gt;&lt;wsp:rsid wsp:val=&quot;00F31DF1&quot;/&gt;&lt;wsp:rsid wsp:val=&quot;00F33E42&quot;/&gt;&lt;wsp:rsid wsp:val=&quot;00F3513C&quot;/&gt;&lt;wsp:rsid wsp:val=&quot;00F35D56&quot;/&gt;&lt;wsp:rsid wsp:val=&quot;00F35FCA&quot;/&gt;&lt;wsp:rsid wsp:val=&quot;00F36790&quot;/&gt;&lt;wsp:rsid wsp:val=&quot;00F36797&quot;/&gt;&lt;wsp:rsid wsp:val=&quot;00F374A5&quot;/&gt;&lt;wsp:rsid wsp:val=&quot;00F4135D&quot;/&gt;&lt;wsp:rsid wsp:val=&quot;00F416E8&quot;/&gt;&lt;wsp:rsid wsp:val=&quot;00F42509&quot;/&gt;&lt;wsp:rsid wsp:val=&quot;00F42F17&quot;/&gt;&lt;wsp:rsid wsp:val=&quot;00F44E53&quot;/&gt;&lt;wsp:rsid wsp:val=&quot;00F45B5A&quot;/&gt;&lt;wsp:rsid wsp:val=&quot;00F47A73&quot;/&gt;&lt;wsp:rsid wsp:val=&quot;00F5216A&quot;/&gt;&lt;wsp:rsid wsp:val=&quot;00F52B14&quot;/&gt;&lt;wsp:rsid wsp:val=&quot;00F52F02&quot;/&gt;&lt;wsp:rsid wsp:val=&quot;00F53C0F&quot;/&gt;&lt;wsp:rsid wsp:val=&quot;00F53DA2&quot;/&gt;&lt;wsp:rsid wsp:val=&quot;00F54A20&quot;/&gt;&lt;wsp:rsid wsp:val=&quot;00F55BD4&quot;/&gt;&lt;wsp:rsid wsp:val=&quot;00F60717&quot;/&gt;&lt;wsp:rsid wsp:val=&quot;00F60B16&quot;/&gt;&lt;wsp:rsid wsp:val=&quot;00F61AAA&quot;/&gt;&lt;wsp:rsid wsp:val=&quot;00F61B02&quot;/&gt;&lt;wsp:rsid wsp:val=&quot;00F625C5&quot;/&gt;&lt;wsp:rsid wsp:val=&quot;00F62970&quot;/&gt;&lt;wsp:rsid wsp:val=&quot;00F63B48&quot;/&gt;&lt;wsp:rsid wsp:val=&quot;00F64298&quot;/&gt;&lt;wsp:rsid wsp:val=&quot;00F6479D&quot;/&gt;&lt;wsp:rsid wsp:val=&quot;00F6496E&quot;/&gt;&lt;wsp:rsid wsp:val=&quot;00F6551A&quot;/&gt;&lt;wsp:rsid wsp:val=&quot;00F65653&quot;/&gt;&lt;wsp:rsid wsp:val=&quot;00F662A9&quot;/&gt;&lt;wsp:rsid wsp:val=&quot;00F668F3&quot;/&gt;&lt;wsp:rsid wsp:val=&quot;00F66A83&quot;/&gt;&lt;wsp:rsid wsp:val=&quot;00F67390&quot;/&gt;&lt;wsp:rsid wsp:val=&quot;00F67913&quot;/&gt;&lt;wsp:rsid wsp:val=&quot;00F67E5C&quot;/&gt;&lt;wsp:rsid wsp:val=&quot;00F70833&quot;/&gt;&lt;wsp:rsid wsp:val=&quot;00F70997&quot;/&gt;&lt;wsp:rsid wsp:val=&quot;00F710B2&quot;/&gt;&lt;wsp:rsid wsp:val=&quot;00F73ED1&quot;/&gt;&lt;wsp:rsid wsp:val=&quot;00F74C07&quot;/&gt;&lt;wsp:rsid wsp:val=&quot;00F752DD&quot;/&gt;&lt;wsp:rsid wsp:val=&quot;00F759B0&quot;/&gt;&lt;wsp:rsid wsp:val=&quot;00F77435&quot;/&gt;&lt;wsp:rsid wsp:val=&quot;00F77472&quot;/&gt;&lt;wsp:rsid wsp:val=&quot;00F8039C&quot;/&gt;&lt;wsp:rsid wsp:val=&quot;00F80747&quot;/&gt;&lt;wsp:rsid wsp:val=&quot;00F80877&quot;/&gt;&lt;wsp:rsid wsp:val=&quot;00F80A05&quot;/&gt;&lt;wsp:rsid wsp:val=&quot;00F81C45&quot;/&gt;&lt;wsp:rsid wsp:val=&quot;00F82040&quot;/&gt;&lt;wsp:rsid wsp:val=&quot;00F82505&quot;/&gt;&lt;wsp:rsid wsp:val=&quot;00F8277C&quot;/&gt;&lt;wsp:rsid wsp:val=&quot;00F82C80&quot;/&gt;&lt;wsp:rsid wsp:val=&quot;00F82DDB&quot;/&gt;&lt;wsp:rsid wsp:val=&quot;00F8405C&quot;/&gt;&lt;wsp:rsid wsp:val=&quot;00F842CD&quot;/&gt;&lt;wsp:rsid wsp:val=&quot;00F85BB4&quot;/&gt;&lt;wsp:rsid wsp:val=&quot;00F8743D&quot;/&gt;&lt;wsp:rsid wsp:val=&quot;00F8790A&quot;/&gt;&lt;wsp:rsid wsp:val=&quot;00F90630&quot;/&gt;&lt;wsp:rsid wsp:val=&quot;00F90A3B&quot;/&gt;&lt;wsp:rsid wsp:val=&quot;00F91E66&quot;/&gt;&lt;wsp:rsid wsp:val=&quot;00F92ED8&quot;/&gt;&lt;wsp:rsid wsp:val=&quot;00F93014&quot;/&gt;&lt;wsp:rsid wsp:val=&quot;00F944C2&quot;/&gt;&lt;wsp:rsid wsp:val=&quot;00F94CAD&quot;/&gt;&lt;wsp:rsid wsp:val=&quot;00F951FF&quot;/&gt;&lt;wsp:rsid wsp:val=&quot;00F9579F&quot;/&gt;&lt;wsp:rsid wsp:val=&quot;00F95BAD&quot;/&gt;&lt;wsp:rsid wsp:val=&quot;00F9606B&quot;/&gt;&lt;wsp:rsid wsp:val=&quot;00F96CCD&quot;/&gt;&lt;wsp:rsid wsp:val=&quot;00F96FA3&quot;/&gt;&lt;wsp:rsid wsp:val=&quot;00F97FE8&quot;/&gt;&lt;wsp:rsid wsp:val=&quot;00FA01FC&quot;/&gt;&lt;wsp:rsid wsp:val=&quot;00FA0B06&quot;/&gt;&lt;wsp:rsid wsp:val=&quot;00FA0C0A&quot;/&gt;&lt;wsp:rsid wsp:val=&quot;00FA127F&quot;/&gt;&lt;wsp:rsid wsp:val=&quot;00FA146D&quot;/&gt;&lt;wsp:rsid wsp:val=&quot;00FA166C&quot;/&gt;&lt;wsp:rsid wsp:val=&quot;00FA2741&quot;/&gt;&lt;wsp:rsid wsp:val=&quot;00FA2A07&quot;/&gt;&lt;wsp:rsid wsp:val=&quot;00FA2D2B&quot;/&gt;&lt;wsp:rsid wsp:val=&quot;00FA2FC3&quot;/&gt;&lt;wsp:rsid wsp:val=&quot;00FA374E&quot;/&gt;&lt;wsp:rsid wsp:val=&quot;00FA3EB3&quot;/&gt;&lt;wsp:rsid wsp:val=&quot;00FA7250&quot;/&gt;&lt;wsp:rsid wsp:val=&quot;00FA7690&quot;/&gt;&lt;wsp:rsid wsp:val=&quot;00FB0565&quot;/&gt;&lt;wsp:rsid wsp:val=&quot;00FB0E81&quot;/&gt;&lt;wsp:rsid wsp:val=&quot;00FB21B1&quot;/&gt;&lt;wsp:rsid wsp:val=&quot;00FB243F&quot;/&gt;&lt;wsp:rsid wsp:val=&quot;00FB37DE&quot;/&gt;&lt;wsp:rsid wsp:val=&quot;00FB3DF2&quot;/&gt;&lt;wsp:rsid wsp:val=&quot;00FB4AD8&quot;/&gt;&lt;wsp:rsid wsp:val=&quot;00FB4D4B&quot;/&gt;&lt;wsp:rsid wsp:val=&quot;00FB66B6&quot;/&gt;&lt;wsp:rsid wsp:val=&quot;00FB701F&quot;/&gt;&lt;wsp:rsid wsp:val=&quot;00FC01E0&quot;/&gt;&lt;wsp:rsid wsp:val=&quot;00FC0C56&quot;/&gt;&lt;wsp:rsid wsp:val=&quot;00FC1070&quot;/&gt;&lt;wsp:rsid wsp:val=&quot;00FC1A54&quot;/&gt;&lt;wsp:rsid wsp:val=&quot;00FC1B63&quot;/&gt;&lt;wsp:rsid wsp:val=&quot;00FC1C0A&quot;/&gt;&lt;wsp:rsid wsp:val=&quot;00FC34BC&quot;/&gt;&lt;wsp:rsid wsp:val=&quot;00FC4BD5&quot;/&gt;&lt;wsp:rsid wsp:val=&quot;00FC5252&quot;/&gt;&lt;wsp:rsid wsp:val=&quot;00FC6003&quot;/&gt;&lt;wsp:rsid wsp:val=&quot;00FC687F&quot;/&gt;&lt;wsp:rsid wsp:val=&quot;00FC6A59&quot;/&gt;&lt;wsp:rsid wsp:val=&quot;00FC6EE4&quot;/&gt;&lt;wsp:rsid wsp:val=&quot;00FC754F&quot;/&gt;&lt;wsp:rsid wsp:val=&quot;00FC77CD&quot;/&gt;&lt;wsp:rsid wsp:val=&quot;00FC7EAB&quot;/&gt;&lt;wsp:rsid wsp:val=&quot;00FC9BC1&quot;/&gt;&lt;wsp:rsid wsp:val=&quot;00FD11EA&quot;/&gt;&lt;wsp:rsid wsp:val=&quot;00FD22EF&quot;/&gt;&lt;wsp:rsid wsp:val=&quot;00FD2C87&quot;/&gt;&lt;wsp:rsid wsp:val=&quot;00FD3A16&quot;/&gt;&lt;wsp:rsid wsp:val=&quot;00FD3A65&quot;/&gt;&lt;wsp:rsid wsp:val=&quot;00FD3D61&quot;/&gt;&lt;wsp:rsid wsp:val=&quot;00FD3E02&quot;/&gt;&lt;wsp:rsid wsp:val=&quot;00FD41F4&quot;/&gt;&lt;wsp:rsid wsp:val=&quot;00FD43A1&quot;/&gt;&lt;wsp:rsid wsp:val=&quot;00FD7128&quot;/&gt;&lt;wsp:rsid wsp:val=&quot;00FD71C6&quot;/&gt;&lt;wsp:rsid wsp:val=&quot;00FE0691&quot;/&gt;&lt;wsp:rsid wsp:val=&quot;00FE0DA4&quot;/&gt;&lt;wsp:rsid wsp:val=&quot;00FE1003&quot;/&gt;&lt;wsp:rsid wsp:val=&quot;00FE1048&quot;/&gt;&lt;wsp:rsid wsp:val=&quot;00FE25E9&quot;/&gt;&lt;wsp:rsid wsp:val=&quot;00FE26B7&quot;/&gt;&lt;wsp:rsid wsp:val=&quot;00FE2D23&quot;/&gt;&lt;wsp:rsid wsp:val=&quot;00FE4300&quot;/&gt;&lt;wsp:rsid wsp:val=&quot;00FF1895&quot;/&gt;&lt;wsp:rsid wsp:val=&quot;00FF2928&quot;/&gt;&lt;wsp:rsid wsp:val=&quot;00FF2D27&quot;/&gt;&lt;wsp:rsid wsp:val=&quot;00FF350E&quot;/&gt;&lt;wsp:rsid wsp:val=&quot;00FF537E&quot;/&gt;&lt;wsp:rsid wsp:val=&quot;00FF5469&quot;/&gt;&lt;wsp:rsid wsp:val=&quot;00FF5C2F&quot;/&gt;&lt;wsp:rsid wsp:val=&quot;010450B9&quot;/&gt;&lt;wsp:rsid wsp:val=&quot;0121F4B1&quot;/&gt;&lt;wsp:rsid wsp:val=&quot;0129B13E&quot;/&gt;&lt;wsp:rsid wsp:val=&quot;013069D8&quot;/&gt;&lt;wsp:rsid wsp:val=&quot;0130A030&quot;/&gt;&lt;wsp:rsid wsp:val=&quot;0149DD76&quot;/&gt;&lt;wsp:rsid wsp:val=&quot;014E73CF&quot;/&gt;&lt;wsp:rsid wsp:val=&quot;0151A258&quot;/&gt;&lt;wsp:rsid wsp:val=&quot;015751FD&quot;/&gt;&lt;wsp:rsid wsp:val=&quot;017206AB&quot;/&gt;&lt;wsp:rsid wsp:val=&quot;0173B414&quot;/&gt;&lt;wsp:rsid wsp:val=&quot;01A53B1C&quot;/&gt;&lt;wsp:rsid wsp:val=&quot;01B0B684&quot;/&gt;&lt;wsp:rsid wsp:val=&quot;01BE0DFA&quot;/&gt;&lt;wsp:rsid wsp:val=&quot;01C6BEC3&quot;/&gt;&lt;wsp:rsid wsp:val=&quot;01CDCDDA&quot;/&gt;&lt;wsp:rsid wsp:val=&quot;01CF05AC&quot;/&gt;&lt;wsp:rsid wsp:val=&quot;01D2D207&quot;/&gt;&lt;wsp:rsid wsp:val=&quot;01DD512C&quot;/&gt;&lt;wsp:rsid wsp:val=&quot;01DF1299&quot;/&gt;&lt;wsp:rsid wsp:val=&quot;01F10CE4&quot;/&gt;&lt;wsp:rsid wsp:val=&quot;01FFAB17&quot;/&gt;&lt;wsp:rsid wsp:val=&quot;020377C1&quot;/&gt;&lt;wsp:rsid wsp:val=&quot;0204A70A&quot;/&gt;&lt;wsp:rsid wsp:val=&quot;02288726&quot;/&gt;&lt;wsp:rsid wsp:val=&quot;0232D5C7&quot;/&gt;&lt;wsp:rsid wsp:val=&quot;023AEC42&quot;/&gt;&lt;wsp:rsid wsp:val=&quot;0250C8BD&quot;/&gt;&lt;wsp:rsid wsp:val=&quot;0269054A&quot;/&gt;&lt;wsp:rsid wsp:val=&quot;026C41D9&quot;/&gt;&lt;wsp:rsid wsp:val=&quot;026E7A1F&quot;/&gt;&lt;wsp:rsid wsp:val=&quot;026EB801&quot;/&gt;&lt;wsp:rsid wsp:val=&quot;0284574A&quot;/&gt;&lt;wsp:rsid wsp:val=&quot;028AD715&quot;/&gt;&lt;wsp:rsid wsp:val=&quot;0290CF77&quot;/&gt;&lt;wsp:rsid wsp:val=&quot;02C1E40D&quot;/&gt;&lt;wsp:rsid wsp:val=&quot;02C64415&quot;/&gt;&lt;wsp:rsid wsp:val=&quot;02CC7091&quot;/&gt;&lt;wsp:rsid wsp:val=&quot;02DAADA5&quot;/&gt;&lt;wsp:rsid wsp:val=&quot;02DB9ABE&quot;/&gt;&lt;wsp:rsid wsp:val=&quot;02E7B47A&quot;/&gt;&lt;wsp:rsid wsp:val=&quot;02F7AE3B&quot;/&gt;&lt;wsp:rsid wsp:val=&quot;02FD793E&quot;/&gt;&lt;wsp:rsid wsp:val=&quot;02FE0D7C&quot;/&gt;&lt;wsp:rsid wsp:val=&quot;030AF376&quot;/&gt;&lt;wsp:rsid wsp:val=&quot;030BB258&quot;/&gt;&lt;wsp:rsid wsp:val=&quot;03110D71&quot;/&gt;&lt;wsp:rsid wsp:val=&quot;031B9AE3&quot;/&gt;&lt;wsp:rsid wsp:val=&quot;03219A4F&quot;/&gt;&lt;wsp:rsid wsp:val=&quot;032E108F&quot;/&gt;&lt;wsp:rsid wsp:val=&quot;0333C313&quot;/&gt;&lt;wsp:rsid wsp:val=&quot;033B3CF2&quot;/&gt;&lt;wsp:rsid wsp:val=&quot;034679DA&quot;/&gt;&lt;wsp:rsid wsp:val=&quot;0348F9E3&quot;/&gt;&lt;wsp:rsid wsp:val=&quot;034A5D58&quot;/&gt;&lt;wsp:rsid wsp:val=&quot;034A92E2&quot;/&gt;&lt;wsp:rsid wsp:val=&quot;034D2B4E&quot;/&gt;&lt;wsp:rsid wsp:val=&quot;03540F36&quot;/&gt;&lt;wsp:rsid wsp:val=&quot;03813F84&quot;/&gt;&lt;wsp:rsid wsp:val=&quot;0382B765&quot;/&gt;&lt;wsp:rsid wsp:val=&quot;03864673&quot;/&gt;&lt;wsp:rsid wsp:val=&quot;038A2FB6&quot;/&gt;&lt;wsp:rsid wsp:val=&quot;038E88F9&quot;/&gt;&lt;wsp:rsid wsp:val=&quot;03A13BF0&quot;/&gt;&lt;wsp:rsid wsp:val=&quot;03AA09D5&quot;/&gt;&lt;wsp:rsid wsp:val=&quot;03B108A6&quot;/&gt;&lt;wsp:rsid wsp:val=&quot;03C36422&quot;/&gt;&lt;wsp:rsid wsp:val=&quot;040C6E0A&quot;/&gt;&lt;wsp:rsid wsp:val=&quot;040DF0F2&quot;/&gt;&lt;wsp:rsid wsp:val=&quot;0411DB7A&quot;/&gt;&lt;wsp:rsid wsp:val=&quot;0414F51C&quot;/&gt;&lt;wsp:rsid wsp:val=&quot;0415E905&quot;/&gt;&lt;wsp:rsid wsp:val=&quot;0422801A&quot;/&gt;&lt;wsp:rsid wsp:val=&quot;042301AC&quot;/&gt;&lt;wsp:rsid wsp:val=&quot;042977F3&quot;/&gt;&lt;wsp:rsid wsp:val=&quot;04300181&quot;/&gt;&lt;wsp:rsid wsp:val=&quot;043A16F6&quot;/&gt;&lt;wsp:rsid wsp:val=&quot;0440F1DA&quot;/&gt;&lt;wsp:rsid wsp:val=&quot;0445745A&quot;/&gt;&lt;wsp:rsid wsp:val=&quot;04470636&quot;/&gt;&lt;wsp:rsid wsp:val=&quot;04533308&quot;/&gt;&lt;wsp:rsid wsp:val=&quot;045706AF&quot;/&gt;&lt;wsp:rsid wsp:val=&quot;045EEE69&quot;/&gt;&lt;wsp:rsid wsp:val=&quot;046669CA&quot;/&gt;&lt;wsp:rsid wsp:val=&quot;04767A59&quot;/&gt;&lt;wsp:rsid wsp:val=&quot;047C5C0D&quot;/&gt;&lt;wsp:rsid wsp:val=&quot;048923BF&quot;/&gt;&lt;wsp:rsid wsp:val=&quot;04999548&quot;/&gt;&lt;wsp:rsid wsp:val=&quot;049A6C41&quot;/&gt;&lt;wsp:rsid wsp:val=&quot;049AE75C&quot;/&gt;&lt;wsp:rsid wsp:val=&quot;04B22FCE&quot;/&gt;&lt;wsp:rsid wsp:val=&quot;04C4BD78&quot;/&gt;&lt;wsp:rsid wsp:val=&quot;04C7D96A&quot;/&gt;&lt;wsp:rsid wsp:val=&quot;04CB058B&quot;/&gt;&lt;wsp:rsid wsp:val=&quot;04CF3098&quot;/&gt;&lt;wsp:rsid wsp:val=&quot;04E24A3B&quot;/&gt;&lt;wsp:rsid wsp:val=&quot;04E27679&quot;/&gt;&lt;wsp:rsid wsp:val=&quot;04E4F962&quot;/&gt;&lt;wsp:rsid wsp:val=&quot;04F0D409&quot;/&gt;&lt;wsp:rsid wsp:val=&quot;04F811BF&quot;/&gt;&lt;wsp:rsid wsp:val=&quot;04FF5F61&quot;/&gt;&lt;wsp:rsid wsp:val=&quot;0506F173&quot;/&gt;&lt;wsp:rsid wsp:val=&quot;0508993A&quot;/&gt;&lt;wsp:rsid wsp:val=&quot;0515FA07&quot;/&gt;&lt;wsp:rsid wsp:val=&quot;0519B562&quot;/&gt;&lt;wsp:rsid wsp:val=&quot;0531FCEC&quot;/&gt;&lt;wsp:rsid wsp:val=&quot;0532155F&quot;/&gt;&lt;wsp:rsid wsp:val=&quot;0532D398&quot;/&gt;&lt;wsp:rsid wsp:val=&quot;053AF140&quot;/&gt;&lt;wsp:rsid wsp:val=&quot;05594855&quot;/&gt;&lt;wsp:rsid wsp:val=&quot;05603446&quot;/&gt;&lt;wsp:rsid wsp:val=&quot;0578D6AC&quot;/&gt;&lt;wsp:rsid wsp:val=&quot;0593B074&quot;/&gt;&lt;wsp:rsid wsp:val=&quot;05954721&quot;/&gt;&lt;wsp:rsid wsp:val=&quot;05A0BB7D&quot;/&gt;&lt;wsp:rsid wsp:val=&quot;05B6EC67&quot;/&gt;&lt;wsp:rsid wsp:val=&quot;05BBBB1D&quot;/&gt;&lt;wsp:rsid wsp:val=&quot;05BFA8C1&quot;/&gt;&lt;wsp:rsid wsp:val=&quot;05DDE616&quot;/&gt;&lt;wsp:rsid wsp:val=&quot;05F4B49F&quot;/&gt;&lt;wsp:rsid wsp:val=&quot;060C7C48&quot;/&gt;&lt;wsp:rsid wsp:val=&quot;060D12B3&quot;/&gt;&lt;wsp:rsid wsp:val=&quot;06149287&quot;/&gt;&lt;wsp:rsid wsp:val=&quot;061E03B4&quot;/&gt;&lt;wsp:rsid wsp:val=&quot;06325F6A&quot;/&gt;&lt;wsp:rsid wsp:val=&quot;0637E0FD&quot;/&gt;&lt;wsp:rsid wsp:val=&quot;063B0C54&quot;/&gt;&lt;wsp:rsid wsp:val=&quot;066CF8C5&quot;/&gt;&lt;wsp:rsid wsp:val=&quot;066D9A34&quot;/&gt;&lt;wsp:rsid wsp:val=&quot;0674E067&quot;/&gt;&lt;wsp:rsid wsp:val=&quot;0683A95F&quot;/&gt;&lt;wsp:rsid wsp:val=&quot;06866140&quot;/&gt;&lt;wsp:rsid wsp:val=&quot;069D9677&quot;/&gt;&lt;wsp:rsid wsp:val=&quot;06AAA77A&quot;/&gt;&lt;wsp:rsid wsp:val=&quot;06BAD446&quot;/&gt;&lt;wsp:rsid wsp:val=&quot;06BCF16E&quot;/&gt;&lt;wsp:rsid wsp:val=&quot;06D3389C&quot;/&gt;&lt;wsp:rsid wsp:val=&quot;06E1D762&quot;/&gt;&lt;wsp:rsid wsp:val=&quot;06E46FA3&quot;/&gt;&lt;wsp:rsid wsp:val=&quot;06F1DB64&quot;/&gt;&lt;wsp:rsid wsp:val=&quot;06F92628&quot;/&gt;&lt;wsp:rsid wsp:val=&quot;06F94E72&quot;/&gt;&lt;wsp:rsid wsp:val=&quot;06FEA7C3&quot;/&gt;&lt;wsp:rsid wsp:val=&quot;0703982D&quot;/&gt;&lt;wsp:rsid wsp:val=&quot;070D4D86&quot;/&gt;&lt;wsp:rsid wsp:val=&quot;0717FCBA&quot;/&gt;&lt;wsp:rsid wsp:val=&quot;072ACFC2&quot;/&gt;&lt;wsp:rsid wsp:val=&quot;07363F2B&quot;/&gt;&lt;wsp:rsid wsp:val=&quot;0743BFFF&quot;/&gt;&lt;wsp:rsid wsp:val=&quot;0745E7DA&quot;/&gt;&lt;wsp:rsid wsp:val=&quot;074D5479&quot;/&gt;&lt;wsp:rsid wsp:val=&quot;075832D6&quot;/&gt;&lt;wsp:rsid wsp:val=&quot;075AA26E&quot;/&gt;&lt;wsp:rsid wsp:val=&quot;0766D372&quot;/&gt;&lt;wsp:rsid wsp:val=&quot;077A2BFF&quot;/&gt;&lt;wsp:rsid wsp:val=&quot;077A98C1&quot;/&gt;&lt;wsp:rsid wsp:val=&quot;077FDC19&quot;/&gt;&lt;wsp:rsid wsp:val=&quot;0784F861&quot;/&gt;&lt;wsp:rsid wsp:val=&quot;07890ADB&quot;/&gt;&lt;wsp:rsid wsp:val=&quot;079FE1B4&quot;/&gt;&lt;wsp:rsid wsp:val=&quot;07B65E54&quot;/&gt;&lt;wsp:rsid wsp:val=&quot;07CFC2E7&quot;/&gt;&lt;wsp:rsid wsp:val=&quot;07DA092C&quot;/&gt;&lt;wsp:rsid wsp:val=&quot;07DBD4E3&quot;/&gt;&lt;wsp:rsid wsp:val=&quot;07DC3A85&quot;/&gt;&lt;wsp:rsid wsp:val=&quot;07FF895A&quot;/&gt;&lt;wsp:rsid wsp:val=&quot;08008133&quot;/&gt;&lt;wsp:rsid wsp:val=&quot;0808B889&quot;/&gt;&lt;wsp:rsid wsp:val=&quot;080E5933&quot;/&gt;&lt;wsp:rsid wsp:val=&quot;080F3BC6&quot;/&gt;&lt;wsp:rsid wsp:val=&quot;081C9A24&quot;/&gt;&lt;wsp:rsid wsp:val=&quot;081F3386&quot;/&gt;&lt;wsp:rsid wsp:val=&quot;08223236&quot;/&gt;&lt;wsp:rsid wsp:val=&quot;08296A5B&quot;/&gt;&lt;wsp:rsid wsp:val=&quot;0845623A&quot;/&gt;&lt;wsp:rsid wsp:val=&quot;08467FBB&quot;/&gt;&lt;wsp:rsid wsp:val=&quot;084ADC1C&quot;/&gt;&lt;wsp:rsid wsp:val=&quot;0851BD15&quot;/&gt;&lt;wsp:rsid wsp:val=&quot;0853F072&quot;/&gt;&lt;wsp:rsid wsp:val=&quot;0854D757&quot;/&gt;&lt;wsp:rsid wsp:val=&quot;08607F0C&quot;/&gt;&lt;wsp:rsid wsp:val=&quot;086673B5&quot;/&gt;&lt;wsp:rsid wsp:val=&quot;0872E391&quot;/&gt;&lt;wsp:rsid wsp:val=&quot;0886B405&quot;/&gt;&lt;wsp:rsid wsp:val=&quot;08972F86&quot;/&gt;&lt;wsp:rsid wsp:val=&quot;08AEA4A6&quot;/&gt;&lt;wsp:rsid wsp:val=&quot;08AF6CC3&quot;/&gt;&lt;wsp:rsid wsp:val=&quot;08B24194&quot;/&gt;&lt;wsp:rsid wsp:val=&quot;08BB2A4B&quot;/&gt;&lt;wsp:rsid wsp:val=&quot;08BC6C8A&quot;/&gt;&lt;wsp:rsid wsp:val=&quot;08BF58DB&quot;/&gt;&lt;wsp:rsid wsp:val=&quot;08CBCF8D&quot;/&gt;&lt;wsp:rsid wsp:val=&quot;08D49EC5&quot;/&gt;&lt;wsp:rsid wsp:val=&quot;08FA2A55&quot;/&gt;&lt;wsp:rsid wsp:val=&quot;091052A4&quot;/&gt;&lt;wsp:rsid wsp:val=&quot;0911C0CA&quot;/&gt;&lt;wsp:rsid wsp:val=&quot;0926CD8F&quot;/&gt;&lt;wsp:rsid wsp:val=&quot;092AC66D&quot;/&gt;&lt;wsp:rsid wsp:val=&quot;092B5E25&quot;/&gt;&lt;wsp:rsid wsp:val=&quot;0945AD32&quot;/&gt;&lt;wsp:rsid wsp:val=&quot;094F6E1A&quot;/&gt;&lt;wsp:rsid wsp:val=&quot;0951D881&quot;/&gt;&lt;wsp:rsid wsp:val=&quot;0953CC14&quot;/&gt;&lt;wsp:rsid wsp:val=&quot;09711BD4&quot;/&gt;&lt;wsp:rsid wsp:val=&quot;09712228&quot;/&gt;&lt;wsp:rsid wsp:val=&quot;097B9DE6&quot;/&gt;&lt;wsp:rsid wsp:val=&quot;097EC881&quot;/&gt;&lt;wsp:rsid wsp:val=&quot;09858040&quot;/&gt;&lt;wsp:rsid wsp:val=&quot;099205D9&quot;/&gt;&lt;wsp:rsid wsp:val=&quot;099BAEE5&quot;/&gt;&lt;wsp:rsid wsp:val=&quot;09B1DF94&quot;/&gt;&lt;wsp:rsid wsp:val=&quot;09B94100&quot;/&gt;&lt;wsp:rsid wsp:val=&quot;09BAB864&quot;/&gt;&lt;wsp:rsid wsp:val=&quot;09BC73CD&quot;/&gt;&lt;wsp:rsid wsp:val=&quot;09C76CA4&quot;/&gt;&lt;wsp:rsid wsp:val=&quot;09C91FDF&quot;/&gt;&lt;wsp:rsid wsp:val=&quot;09C990AD&quot;/&gt;&lt;wsp:rsid wsp:val=&quot;09CAB5DA&quot;/&gt;&lt;wsp:rsid wsp:val=&quot;09D2F0DE&quot;/&gt;&lt;wsp:rsid wsp:val=&quot;09DA6296&quot;/&gt;&lt;wsp:rsid wsp:val=&quot;09DCB4FC&quot;/&gt;&lt;wsp:rsid wsp:val=&quot;09FB9ED5&quot;/&gt;&lt;wsp:rsid wsp:val=&quot;0A000233&quot;/&gt;&lt;wsp:rsid wsp:val=&quot;0A0FCEEB&quot;/&gt;&lt;wsp:rsid wsp:val=&quot;0A1E51EC&quot;/&gt;&lt;wsp:rsid wsp:val=&quot;0A217F3A&quot;/&gt;&lt;wsp:rsid wsp:val=&quot;0A234281&quot;/&gt;&lt;wsp:rsid wsp:val=&quot;0A24B78F&quot;/&gt;&lt;wsp:rsid wsp:val=&quot;0A2BC8D7&quot;/&gt;&lt;wsp:rsid wsp:val=&quot;0A2C732A&quot;/&gt;&lt;wsp:rsid wsp:val=&quot;0A2CF4FD&quot;/&gt;&lt;wsp:rsid wsp:val=&quot;0A33AAC1&quot;/&gt;&lt;wsp:rsid wsp:val=&quot;0A53AE70&quot;/&gt;&lt;wsp:rsid wsp:val=&quot;0A5722BF&quot;/&gt;&lt;wsp:rsid wsp:val=&quot;0A57CF80&quot;/&gt;&lt;wsp:rsid wsp:val=&quot;0A638ED1&quot;/&gt;&lt;wsp:rsid wsp:val=&quot;0A6692FF&quot;/&gt;&lt;wsp:rsid wsp:val=&quot;0A67EDFB&quot;/&gt;&lt;wsp:rsid wsp:val=&quot;0A74C12D&quot;/&gt;&lt;wsp:rsid wsp:val=&quot;0A770094&quot;/&gt;&lt;wsp:rsid wsp:val=&quot;0A956B67&quot;/&gt;&lt;wsp:rsid wsp:val=&quot;0A96762D&quot;/&gt;&lt;wsp:rsid wsp:val=&quot;0AA50202&quot;/&gt;&lt;wsp:rsid wsp:val=&quot;0AB82AE4&quot;/&gt;&lt;wsp:rsid wsp:val=&quot;0AB8C452&quot;/&gt;&lt;wsp:rsid wsp:val=&quot;0AC78424&quot;/&gt;&lt;wsp:rsid wsp:val=&quot;0AD06F1F&quot;/&gt;&lt;wsp:rsid wsp:val=&quot;0AD4C671&quot;/&gt;&lt;wsp:rsid wsp:val=&quot;0ADE9B2F&quot;/&gt;&lt;wsp:rsid wsp:val=&quot;0AEB0365&quot;/&gt;&lt;wsp:rsid wsp:val=&quot;0B04B9BF&quot;/&gt;&lt;wsp:rsid wsp:val=&quot;0B05F37F&quot;/&gt;&lt;wsp:rsid wsp:val=&quot;0B0C3D7B&quot;/&gt;&lt;wsp:rsid wsp:val=&quot;0B1C114A&quot;/&gt;&lt;wsp:rsid wsp:val=&quot;0B201A15&quot;/&gt;&lt;wsp:rsid wsp:val=&quot;0B211EB2&quot;/&gt;&lt;wsp:rsid wsp:val=&quot;0B238B16&quot;/&gt;&lt;wsp:rsid wsp:val=&quot;0B23F91B&quot;/&gt;&lt;wsp:rsid wsp:val=&quot;0B2907A6&quot;/&gt;&lt;wsp:rsid wsp:val=&quot;0B32D086&quot;/&gt;&lt;wsp:rsid wsp:val=&quot;0B44120B&quot;/&gt;&lt;wsp:rsid wsp:val=&quot;0B5BAF19&quot;/&gt;&lt;wsp:rsid wsp:val=&quot;0B715AD0&quot;/&gt;&lt;wsp:rsid wsp:val=&quot;0B720AB8&quot;/&gt;&lt;wsp:rsid wsp:val=&quot;0B7632F7&quot;/&gt;&lt;wsp:rsid wsp:val=&quot;0B8D3B30&quot;/&gt;&lt;wsp:rsid wsp:val=&quot;0BA000CE&quot;/&gt;&lt;wsp:rsid wsp:val=&quot;0BA2FABF&quot;/&gt;&lt;wsp:rsid wsp:val=&quot;0BAFD7E2&quot;/&gt;&lt;wsp:rsid wsp:val=&quot;0BD18863&quot;/&gt;&lt;wsp:rsid wsp:val=&quot;0BD4109F&quot;/&gt;&lt;wsp:rsid wsp:val=&quot;0BE314B9&quot;/&gt;&lt;wsp:rsid wsp:val=&quot;0BEB6048&quot;/&gt;&lt;wsp:rsid wsp:val=&quot;0BEC0D65&quot;/&gt;&lt;wsp:rsid wsp:val=&quot;0BF05876&quot;/&gt;&lt;wsp:rsid wsp:val=&quot;0C080E1E&quot;/&gt;&lt;wsp:rsid wsp:val=&quot;0C167B31&quot;/&gt;&lt;wsp:rsid wsp:val=&quot;0C2E1391&quot;/&gt;&lt;wsp:rsid wsp:val=&quot;0C305DB3&quot;/&gt;&lt;wsp:rsid wsp:val=&quot;0C481AC2&quot;/&gt;&lt;wsp:rsid wsp:val=&quot;0C5CFBD2&quot;/&gt;&lt;wsp:rsid wsp:val=&quot;0C7EA6A7&quot;/&gt;&lt;wsp:rsid wsp:val=&quot;0C8F7012&quot;/&gt;&lt;wsp:rsid wsp:val=&quot;0CA24B00&quot;/&gt;&lt;wsp:rsid wsp:val=&quot;0CA32A0C&quot;/&gt;&lt;wsp:rsid wsp:val=&quot;0CA6888A&quot;/&gt;&lt;wsp:rsid wsp:val=&quot;0CB96353&quot;/&gt;&lt;wsp:rsid wsp:val=&quot;0CD782CE&quot;/&gt;&lt;wsp:rsid wsp:val=&quot;0CE4E65F&quot;/&gt;&lt;wsp:rsid wsp:val=&quot;0CE6E592&quot;/&gt;&lt;wsp:rsid wsp:val=&quot;0CEAB12C&quot;/&gt;&lt;wsp:rsid wsp:val=&quot;0CEC3B21&quot;/&gt;&lt;wsp:rsid wsp:val=&quot;0CED5ABB&quot;/&gt;&lt;wsp:rsid wsp:val=&quot;0D008CC6&quot;/&gt;&lt;wsp:rsid wsp:val=&quot;0D0577CC&quot;/&gt;&lt;wsp:rsid wsp:val=&quot;0D1B86D9&quot;/&gt;&lt;wsp:rsid wsp:val=&quot;0D361F4A&quot;/&gt;&lt;wsp:rsid wsp:val=&quot;0D37BBF1&quot;/&gt;&lt;wsp:rsid wsp:val=&quot;0D4C2ADA&quot;/&gt;&lt;wsp:rsid wsp:val=&quot;0D4D94F0&quot;/&gt;&lt;wsp:rsid wsp:val=&quot;0D4F3728&quot;/&gt;&lt;wsp:rsid wsp:val=&quot;0D4F9C9F&quot;/&gt;&lt;wsp:rsid wsp:val=&quot;0D5263C5&quot;/&gt;&lt;wsp:rsid wsp:val=&quot;0D5BA78C&quot;/&gt;&lt;wsp:rsid wsp:val=&quot;0D642F05&quot;/&gt;&lt;wsp:rsid wsp:val=&quot;0D69FAA4&quot;/&gt;&lt;wsp:rsid wsp:val=&quot;0D897BF5&quot;/&gt;&lt;wsp:rsid wsp:val=&quot;0D8A4C48&quot;/&gt;&lt;wsp:rsid wsp:val=&quot;0D9950B2&quot;/&gt;&lt;wsp:rsid wsp:val=&quot;0DAA1A65&quot;/&gt;&lt;wsp:rsid wsp:val=&quot;0DAD4AF7&quot;/&gt;&lt;wsp:rsid wsp:val=&quot;0DB8C220&quot;/&gt;&lt;wsp:rsid wsp:val=&quot;0DC3E9CF&quot;/&gt;&lt;wsp:rsid wsp:val=&quot;0DC419A7&quot;/&gt;&lt;wsp:rsid wsp:val=&quot;0DCA9B2C&quot;/&gt;&lt;wsp:rsid wsp:val=&quot;0DCC83D7&quot;/&gt;&lt;wsp:rsid wsp:val=&quot;0DF1E57F&quot;/&gt;&lt;wsp:rsid wsp:val=&quot;0DF87171&quot;/&gt;&lt;wsp:rsid wsp:val=&quot;0DFB7B23&quot;/&gt;&lt;wsp:rsid wsp:val=&quot;0DFD1394&quot;/&gt;&lt;wsp:rsid wsp:val=&quot;0E032B1B&quot;/&gt;&lt;wsp:rsid wsp:val=&quot;0E078139&quot;/&gt;&lt;wsp:rsid wsp:val=&quot;0E0F9545&quot;/&gt;&lt;wsp:rsid wsp:val=&quot;0E10EEDB&quot;/&gt;&lt;wsp:rsid wsp:val=&quot;0E23A8D5&quot;/&gt;&lt;wsp:rsid wsp:val=&quot;0E2A1E68&quot;/&gt;&lt;wsp:rsid wsp:val=&quot;0E41EDAE&quot;/&gt;&lt;wsp:rsid wsp:val=&quot;0E432DEA&quot;/&gt;&lt;wsp:rsid wsp:val=&quot;0E50DBED&quot;/&gt;&lt;wsp:rsid wsp:val=&quot;0E593E46&quot;/&gt;&lt;wsp:rsid wsp:val=&quot;0E71EDC6&quot;/&gt;&lt;wsp:rsid wsp:val=&quot;0E7464C6&quot;/&gt;&lt;wsp:rsid wsp:val=&quot;0E7F86E0&quot;/&gt;&lt;wsp:rsid wsp:val=&quot;0E8A9501&quot;/&gt;&lt;wsp:rsid wsp:val=&quot;0E8C7B8C&quot;/&gt;&lt;wsp:rsid wsp:val=&quot;0EA4268D&quot;/&gt;&lt;wsp:rsid wsp:val=&quot;0EB9A84D&quot;/&gt;&lt;wsp:rsid wsp:val=&quot;0EBB374D&quot;/&gt;&lt;wsp:rsid wsp:val=&quot;0EC094DF&quot;/&gt;&lt;wsp:rsid wsp:val=&quot;0EC4EA40&quot;/&gt;&lt;wsp:rsid wsp:val=&quot;0ED3776E&quot;/&gt;&lt;wsp:rsid wsp:val=&quot;0ED67168&quot;/&gt;&lt;wsp:rsid wsp:val=&quot;0ED76942&quot;/&gt;&lt;wsp:rsid wsp:val=&quot;0EDF6981&quot;/&gt;&lt;wsp:rsid wsp:val=&quot;0EE2E5D5&quot;/&gt;&lt;wsp:rsid wsp:val=&quot;0EE51088&quot;/&gt;&lt;wsp:rsid wsp:val=&quot;0EE59FD4&quot;/&gt;&lt;wsp:rsid wsp:val=&quot;0EF8574A&quot;/&gt;&lt;wsp:rsid wsp:val=&quot;0EFA1DE5&quot;/&gt;&lt;wsp:rsid wsp:val=&quot;0F001519&quot;/&gt;&lt;wsp:rsid wsp:val=&quot;0F0330B7&quot;/&gt;&lt;wsp:rsid wsp:val=&quot;0F05AC7B&quot;/&gt;&lt;wsp:rsid wsp:val=&quot;0F12BF41&quot;/&gt;&lt;wsp:rsid wsp:val=&quot;0F20D484&quot;/&gt;&lt;wsp:rsid wsp:val=&quot;0F2F02BA&quot;/&gt;&lt;wsp:rsid wsp:val=&quot;0F41F312&quot;/&gt;&lt;wsp:rsid wsp:val=&quot;0F4F4780&quot;/&gt;&lt;wsp:rsid wsp:val=&quot;0F65DA7F&quot;/&gt;&lt;wsp:rsid wsp:val=&quot;0F75D7A7&quot;/&gt;&lt;wsp:rsid wsp:val=&quot;0F850F21&quot;/&gt;&lt;wsp:rsid wsp:val=&quot;0F865FFF&quot;/&gt;&lt;wsp:rsid wsp:val=&quot;0F92E011&quot;/&gt;&lt;wsp:rsid wsp:val=&quot;0F98E265&quot;/&gt;&lt;wsp:rsid wsp:val=&quot;0F99C4EF&quot;/&gt;&lt;wsp:rsid wsp:val=&quot;0FA704F0&quot;/&gt;&lt;wsp:rsid wsp:val=&quot;0FAA74D7&quot;/&gt;&lt;wsp:rsid wsp:val=&quot;0FB2C609&quot;/&gt;&lt;wsp:rsid wsp:val=&quot;0FCAA606&quot;/&gt;&lt;wsp:rsid wsp:val=&quot;0FD6681C&quot;/&gt;&lt;wsp:rsid wsp:val=&quot;0FD7B88C&quot;/&gt;&lt;wsp:rsid wsp:val=&quot;0FEBAD20&quot;/&gt;&lt;wsp:rsid wsp:val=&quot;0FED712E&quot;/&gt;&lt;wsp:rsid wsp:val=&quot;0FF08511&quot;/&gt;&lt;wsp:rsid wsp:val=&quot;0FF4BFFF&quot;/&gt;&lt;wsp:rsid wsp:val=&quot;0FFE94AE&quot;/&gt;&lt;wsp:rsid wsp:val=&quot;100340EB&quot;/&gt;&lt;wsp:rsid wsp:val=&quot;100C5C66&quot;/&gt;&lt;wsp:rsid wsp:val=&quot;10103527&quot;/&gt;&lt;wsp:rsid wsp:val=&quot;1027087C&quot;/&gt;&lt;wsp:rsid wsp:val=&quot;102CC4E9&quot;/&gt;&lt;wsp:rsid wsp:val=&quot;1031D56D&quot;/&gt;&lt;wsp:rsid wsp:val=&quot;1036BEF2&quot;/&gt;&lt;wsp:rsid wsp:val=&quot;105189C0&quot;/&gt;&lt;wsp:rsid wsp:val=&quot;105913C2&quot;/&gt;&lt;wsp:rsid wsp:val=&quot;107E4C26&quot;/&gt;&lt;wsp:rsid wsp:val=&quot;108E8EBC&quot;/&gt;&lt;wsp:rsid wsp:val=&quot;10918166&quot;/&gt;&lt;wsp:rsid wsp:val=&quot;109DF415&quot;/&gt;&lt;wsp:rsid wsp:val=&quot;10A2E088&quot;/&gt;&lt;wsp:rsid wsp:val=&quot;10AB1C83&quot;/&gt;&lt;wsp:rsid wsp:val=&quot;10B7F6A4&quot;/&gt;&lt;wsp:rsid wsp:val=&quot;10BABD56&quot;/&gt;&lt;wsp:rsid wsp:val=&quot;10C8D5E7&quot;/&gt;&lt;wsp:rsid wsp:val=&quot;10D77977&quot;/&gt;&lt;wsp:rsid wsp:val=&quot;10DDAD45&quot;/&gt;&lt;wsp:rsid wsp:val=&quot;10FBB693&quot;/&gt;&lt;wsp:rsid wsp:val=&quot;10FE75DA&quot;/&gt;&lt;wsp:rsid wsp:val=&quot;110184B4&quot;/&gt;&lt;wsp:rsid wsp:val=&quot;1101C47D&quot;/&gt;&lt;wsp:rsid wsp:val=&quot;1106784D&quot;/&gt;&lt;wsp:rsid wsp:val=&quot;1139006C&quot;/&gt;&lt;wsp:rsid wsp:val=&quot;114053B9&quot;/&gt;&lt;wsp:rsid wsp:val=&quot;114179ED&quot;/&gt;&lt;wsp:rsid wsp:val=&quot;1147A886&quot;/&gt;&lt;wsp:rsid wsp:val=&quot;114EBCDA&quot;/&gt;&lt;wsp:rsid wsp:val=&quot;1152CA51&quot;/&gt;&lt;wsp:rsid wsp:val=&quot;115AB760&quot;/&gt;&lt;wsp:rsid wsp:val=&quot;116A273F&quot;/&gt;&lt;wsp:rsid wsp:val=&quot;1170940D&quot;/&gt;&lt;wsp:rsid wsp:val=&quot;1179F9AD&quot;/&gt;&lt;wsp:rsid wsp:val=&quot;117AC36F&quot;/&gt;&lt;wsp:rsid wsp:val=&quot;1183740E&quot;/&gt;&lt;wsp:rsid wsp:val=&quot;119A650F&quot;/&gt;&lt;wsp:rsid wsp:val=&quot;119C77B1&quot;/&gt;&lt;wsp:rsid wsp:val=&quot;11A21AFC&quot;/&gt;&lt;wsp:rsid wsp:val=&quot;11A8475A&quot;/&gt;&lt;wsp:rsid wsp:val=&quot;11AC0588&quot;/&gt;&lt;wsp:rsid wsp:val=&quot;11AF94B1&quot;/&gt;&lt;wsp:rsid wsp:val=&quot;11B37A4A&quot;/&gt;&lt;wsp:rsid wsp:val=&quot;11BC9A5F&quot;/&gt;&lt;wsp:rsid wsp:val=&quot;11C4EB91&quot;/&gt;&lt;wsp:rsid wsp:val=&quot;11D43F8C&quot;/&gt;&lt;wsp:rsid wsp:val=&quot;11D7A47D&quot;/&gt;&lt;wsp:rsid wsp:val=&quot;11DC1F4A&quot;/&gt;&lt;wsp:rsid wsp:val=&quot;11E89B8E&quot;/&gt;&lt;wsp:rsid wsp:val=&quot;11EA55A1&quot;/&gt;&lt;wsp:rsid wsp:val=&quot;11F00AF0&quot;/&gt;&lt;wsp:rsid wsp:val=&quot;120AE29B&quot;/&gt;&lt;wsp:rsid wsp:val=&quot;120FDAC8&quot;/&gt;&lt;wsp:rsid wsp:val=&quot;12138A5A&quot;/&gt;&lt;wsp:rsid wsp:val=&quot;12159432&quot;/&gt;&lt;wsp:rsid wsp:val=&quot;121B47F8&quot;/&gt;&lt;wsp:rsid wsp:val=&quot;121D27C4&quot;/&gt;&lt;wsp:rsid wsp:val=&quot;12264D1E&quot;/&gt;&lt;wsp:rsid wsp:val=&quot;122963D1&quot;/&gt;&lt;wsp:rsid wsp:val=&quot;123ECD95&quot;/&gt;&lt;wsp:rsid wsp:val=&quot;1242DD65&quot;/&gt;&lt;wsp:rsid wsp:val=&quot;1245EE8E&quot;/&gt;&lt;wsp:rsid wsp:val=&quot;1263412C&quot;/&gt;&lt;wsp:rsid wsp:val=&quot;12658F8B&quot;/&gt;&lt;wsp:rsid wsp:val=&quot;1270D22A&quot;/&gt;&lt;wsp:rsid wsp:val=&quot;127634F8&quot;/&gt;&lt;wsp:rsid wsp:val=&quot;1285B25E&quot;/&gt;&lt;wsp:rsid wsp:val=&quot;1294BF17&quot;/&gt;&lt;wsp:rsid wsp:val=&quot;12B075E0&quot;/&gt;&lt;wsp:rsid wsp:val=&quot;12B1CCEC&quot;/&gt;&lt;wsp:rsid wsp:val=&quot;12B3225B&quot;/&gt;&lt;wsp:rsid wsp:val=&quot;12DD1E1E&quot;/&gt;&lt;wsp:rsid wsp:val=&quot;12E78003&quot;/&gt;&lt;wsp:rsid wsp:val=&quot;1305F41A&quot;/&gt;&lt;wsp:rsid wsp:val=&quot;132A01FF&quot;/&gt;&lt;wsp:rsid wsp:val=&quot;13353F66&quot;/&gt;&lt;wsp:rsid wsp:val=&quot;1338DED7&quot;/&gt;&lt;wsp:rsid wsp:val=&quot;133DF3A7&quot;/&gt;&lt;wsp:rsid wsp:val=&quot;136AA973&quot;/&gt;&lt;wsp:rsid wsp:val=&quot;1370D161&quot;/&gt;&lt;wsp:rsid wsp:val=&quot;1377EFAB&quot;/&gt;&lt;wsp:rsid wsp:val=&quot;137AE06E&quot;/&gt;&lt;wsp:rsid wsp:val=&quot;13C144D1&quot;/&gt;&lt;wsp:rsid wsp:val=&quot;13C1CE03&quot;/&gt;&lt;wsp:rsid wsp:val=&quot;13CFBFA0&quot;/&gt;&lt;wsp:rsid wsp:val=&quot;13D35570&quot;/&gt;&lt;wsp:rsid wsp:val=&quot;13E88430&quot;/&gt;&lt;wsp:rsid wsp:val=&quot;13F19272&quot;/&gt;&lt;wsp:rsid wsp:val=&quot;13F96E80&quot;/&gt;&lt;wsp:rsid wsp:val=&quot;13F971DA&quot;/&gt;&lt;wsp:rsid wsp:val=&quot;14044506&quot;/&gt;&lt;wsp:rsid wsp:val=&quot;140959C8&quot;/&gt;&lt;wsp:rsid wsp:val=&quot;140A1284&quot;/&gt;&lt;wsp:rsid wsp:val=&quot;140A2432&quot;/&gt;&lt;wsp:rsid wsp:val=&quot;1412AF24&quot;/&gt;&lt;wsp:rsid wsp:val=&quot;14141F17&quot;/&gt;&lt;wsp:rsid wsp:val=&quot;1418AE5E&quot;/&gt;&lt;wsp:rsid wsp:val=&quot;141BE150&quot;/&gt;&lt;wsp:rsid wsp:val=&quot;141C8891&quot;/&gt;&lt;wsp:rsid wsp:val=&quot;14232550&quot;/&gt;&lt;wsp:rsid wsp:val=&quot;1427450D&quot;/&gt;&lt;wsp:rsid wsp:val=&quot;142B8BD5&quot;/&gt;&lt;wsp:rsid wsp:val=&quot;14308F78&quot;/&gt;&lt;wsp:rsid wsp:val=&quot;1439C442&quot;/&gt;&lt;wsp:rsid wsp:val=&quot;143CE616&quot;/&gt;&lt;wsp:rsid wsp:val=&quot;146825EB&quot;/&gt;&lt;wsp:rsid wsp:val=&quot;146D5DCB&quot;/&gt;&lt;wsp:rsid wsp:val=&quot;1482C941&quot;/&gt;&lt;wsp:rsid wsp:val=&quot;148405FE&quot;/&gt;&lt;wsp:rsid wsp:val=&quot;148DCF42&quot;/&gt;&lt;wsp:rsid wsp:val=&quot;149216DC&quot;/&gt;&lt;wsp:rsid wsp:val=&quot;149A71F3&quot;/&gt;&lt;wsp:rsid wsp:val=&quot;149C5544&quot;/&gt;&lt;wsp:rsid wsp:val=&quot;149ED12B&quot;/&gt;&lt;wsp:rsid wsp:val=&quot;14A32BFF&quot;/&gt;&lt;wsp:rsid wsp:val=&quot;14A3613C&quot;/&gt;&lt;wsp:rsid wsp:val=&quot;14A7BC4E&quot;/&gt;&lt;wsp:rsid wsp:val=&quot;14A9D93F&quot;/&gt;&lt;wsp:rsid wsp:val=&quot;14AECBE7&quot;/&gt;&lt;wsp:rsid wsp:val=&quot;14C14D19&quot;/&gt;&lt;wsp:rsid wsp:val=&quot;14D6392B&quot;/&gt;&lt;wsp:rsid wsp:val=&quot;14D717D6&quot;/&gt;&lt;wsp:rsid wsp:val=&quot;14E35A59&quot;/&gt;&lt;wsp:rsid wsp:val=&quot;150338C6&quot;/&gt;&lt;wsp:rsid wsp:val=&quot;150AA2F2&quot;/&gt;&lt;wsp:rsid wsp:val=&quot;150DA6A5&quot;/&gt;&lt;wsp:rsid wsp:val=&quot;1510B88A&quot;/&gt;&lt;wsp:rsid wsp:val=&quot;15122C75&quot;/&gt;&lt;wsp:rsid wsp:val=&quot;151FA016&quot;/&gt;&lt;wsp:rsid wsp:val=&quot;1524C061&quot;/&gt;&lt;wsp:rsid wsp:val=&quot;1553A6BD&quot;/&gt;&lt;wsp:rsid wsp:val=&quot;1554F43F&quot;/&gt;&lt;wsp:rsid wsp:val=&quot;1566AB7D&quot;/&gt;&lt;wsp:rsid wsp:val=&quot;15715B3D&quot;/&gt;&lt;wsp:rsid wsp:val=&quot;15780A55&quot;/&gt;&lt;wsp:rsid wsp:val=&quot;157DD876&quot;/&gt;&lt;wsp:rsid wsp:val=&quot;15925CB9&quot;/&gt;&lt;wsp:rsid wsp:val=&quot;15937C72&quot;/&gt;&lt;wsp:rsid wsp:val=&quot;1595AB20&quot;/&gt;&lt;wsp:rsid wsp:val=&quot;1596D54C&quot;/&gt;&lt;wsp:rsid wsp:val=&quot;1597BAFC&quot;/&gt;&lt;wsp:rsid wsp:val=&quot;159926A5&quot;/&gt;&lt;wsp:rsid wsp:val=&quot;15A02818&quot;/&gt;&lt;wsp:rsid wsp:val=&quot;15AD0AB3&quot;/&gt;&lt;wsp:rsid wsp:val=&quot;15B769DA&quot;/&gt;&lt;wsp:rsid wsp:val=&quot;15BBB3F8&quot;/&gt;&lt;wsp:rsid wsp:val=&quot;15ED2E69&quot;/&gt;&lt;wsp:rsid wsp:val=&quot;15EF4F7C&quot;/&gt;&lt;wsp:rsid wsp:val=&quot;160F15A2&quot;/&gt;&lt;wsp:rsid wsp:val=&quot;160FE214&quot;/&gt;&lt;wsp:rsid wsp:val=&quot;1613787F&quot;/&gt;&lt;wsp:rsid wsp:val=&quot;16288B42&quot;/&gt;&lt;wsp:rsid wsp:val=&quot;16429F88&quot;/&gt;&lt;wsp:rsid wsp:val=&quot;1646ABFD&quot;/&gt;&lt;wsp:rsid wsp:val=&quot;16551867&quot;/&gt;&lt;wsp:rsid wsp:val=&quot;167803A0&quot;/&gt;&lt;wsp:rsid wsp:val=&quot;16788FF5&quot;/&gt;&lt;wsp:rsid wsp:val=&quot;167A273C&quot;/&gt;&lt;wsp:rsid wsp:val=&quot;168003F1&quot;/&gt;&lt;wsp:rsid wsp:val=&quot;16847971&quot;/&gt;&lt;wsp:rsid wsp:val=&quot;168E9537&quot;/&gt;&lt;wsp:rsid wsp:val=&quot;16952BE3&quot;/&gt;&lt;wsp:rsid wsp:val=&quot;16987555&quot;/&gt;&lt;wsp:rsid wsp:val=&quot;169E1000&quot;/&gt;&lt;wsp:rsid wsp:val=&quot;16A25596&quot;/&gt;&lt;wsp:rsid wsp:val=&quot;16A4ECFF&quot;/&gt;&lt;wsp:rsid wsp:val=&quot;16A75313&quot;/&gt;&lt;wsp:rsid wsp:val=&quot;16B8E59E&quot;/&gt;&lt;wsp:rsid wsp:val=&quot;16BAAE82&quot;/&gt;&lt;wsp:rsid wsp:val=&quot;16C6E4E3&quot;/&gt;&lt;wsp:rsid wsp:val=&quot;16CD3B63&quot;/&gt;&lt;wsp:rsid wsp:val=&quot;16D6A3E3&quot;/&gt;&lt;wsp:rsid wsp:val=&quot;16E0C9C8&quot;/&gt;&lt;wsp:rsid wsp:val=&quot;16E9E3EE&quot;/&gt;&lt;wsp:rsid wsp:val=&quot;16EF69D6&quot;/&gt;&lt;wsp:rsid wsp:val=&quot;170830EC&quot;/&gt;&lt;wsp:rsid wsp:val=&quot;170A83F6&quot;/&gt;&lt;wsp:rsid wsp:val=&quot;170B1B6E&quot;/&gt;&lt;wsp:rsid wsp:val=&quot;170D1CB2&quot;/&gt;&lt;wsp:rsid wsp:val=&quot;171CF474&quot;/&gt;&lt;wsp:rsid wsp:val=&quot;171D9367&quot;/&gt;&lt;wsp:rsid wsp:val=&quot;17286718&quot;/&gt;&lt;wsp:rsid wsp:val=&quot;172DFEA7&quot;/&gt;&lt;wsp:rsid wsp:val=&quot;172ECE1D&quot;/&gt;&lt;wsp:rsid wsp:val=&quot;172FB384&quot;/&gt;&lt;wsp:rsid wsp:val=&quot;1746F65A&quot;/&gt;&lt;wsp:rsid wsp:val=&quot;174D6CD3&quot;/&gt;&lt;wsp:rsid wsp:val=&quot;175918CE&quot;/&gt;&lt;wsp:rsid wsp:val=&quot;175AC612&quot;/&gt;&lt;wsp:rsid wsp:val=&quot;1777E4E0&quot;/&gt;&lt;wsp:rsid wsp:val=&quot;1781A7F3&quot;/&gt;&lt;wsp:rsid wsp:val=&quot;1792AE69&quot;/&gt;&lt;wsp:rsid wsp:val=&quot;179F538A&quot;/&gt;&lt;wsp:rsid wsp:val=&quot;17B0FA64&quot;/&gt;&lt;wsp:rsid wsp:val=&quot;17B3839E&quot;/&gt;&lt;wsp:rsid wsp:val=&quot;17BAFBBD&quot;/&gt;&lt;wsp:rsid wsp:val=&quot;17C13C85&quot;/&gt;&lt;wsp:rsid wsp:val=&quot;17CF8FE1&quot;/&gt;&lt;wsp:rsid wsp:val=&quot;17E827D2&quot;/&gt;&lt;wsp:rsid wsp:val=&quot;17E986DE&quot;/&gt;&lt;wsp:rsid wsp:val=&quot;17ED46DD&quot;/&gt;&lt;wsp:rsid wsp:val=&quot;180701DD&quot;/&gt;&lt;wsp:rsid wsp:val=&quot;180CE3A9&quot;/&gt;&lt;wsp:rsid wsp:val=&quot;1818FE18&quot;/&gt;&lt;wsp:rsid wsp:val=&quot;181963BB&quot;/&gt;&lt;wsp:rsid wsp:val=&quot;181DDEF5&quot;/&gt;&lt;wsp:rsid wsp:val=&quot;1824414E&quot;/&gt;&lt;wsp:rsid wsp:val=&quot;18289478&quot;/&gt;&lt;wsp:rsid wsp:val=&quot;182F6098&quot;/&gt;&lt;wsp:rsid wsp:val=&quot;18324510&quot;/&gt;&lt;wsp:rsid wsp:val=&quot;1842B62E&quot;/&gt;&lt;wsp:rsid wsp:val=&quot;184BD3AA&quot;/&gt;&lt;wsp:rsid wsp:val=&quot;184F15F3&quot;/&gt;&lt;wsp:rsid wsp:val=&quot;18564904&quot;/&gt;&lt;wsp:rsid wsp:val=&quot;1858993A&quot;/&gt;&lt;wsp:rsid wsp:val=&quot;1859FB7D&quot;/&gt;&lt;wsp:rsid wsp:val=&quot;185F1802&quot;/&gt;&lt;wsp:rsid wsp:val=&quot;18621993&quot;/&gt;&lt;wsp:rsid wsp:val=&quot;18712897&quot;/&gt;&lt;wsp:rsid wsp:val=&quot;1891138C&quot;/&gt;&lt;wsp:rsid wsp:val=&quot;18AF2654&quot;/&gt;&lt;wsp:rsid wsp:val=&quot;18B6F7B6&quot;/&gt;&lt;wsp:rsid wsp:val=&quot;18BF7815&quot;/&gt;&lt;wsp:rsid wsp:val=&quot;18C20B00&quot;/&gt;&lt;wsp:rsid wsp:val=&quot;18C92BDE&quot;/&gt;&lt;wsp:rsid wsp:val=&quot;18CD40A9&quot;/&gt;&lt;wsp:rsid wsp:val=&quot;18D1D0D6&quot;/&gt;&lt;wsp:rsid wsp:val=&quot;18DCFE24&quot;/&gt;&lt;wsp:rsid wsp:val=&quot;18EB1065&quot;/&gt;&lt;wsp:rsid wsp:val=&quot;18F14ACD&quot;/&gt;&lt;wsp:rsid wsp:val=&quot;18F82567&quot;/&gt;&lt;wsp:rsid wsp:val=&quot;18FEED7D&quot;/&gt;&lt;wsp:rsid wsp:val=&quot;190E4DBD&quot;/&gt;&lt;wsp:rsid wsp:val=&quot;19121487&quot;/&gt;&lt;wsp:rsid wsp:val=&quot;191827DA&quot;/&gt;&lt;wsp:rsid wsp:val=&quot;1918FD29&quot;/&gt;&lt;wsp:rsid wsp:val=&quot;19224A80&quot;/&gt;&lt;wsp:rsid wsp:val=&quot;1932214C&quot;/&gt;&lt;wsp:rsid wsp:val=&quot;194164D6&quot;/&gt;&lt;wsp:rsid wsp:val=&quot;194C5FA2&quot;/&gt;&lt;wsp:rsid wsp:val=&quot;194E8AB1&quot;/&gt;&lt;wsp:rsid wsp:val=&quot;194F53FF&quot;/&gt;&lt;wsp:rsid wsp:val=&quot;1958D450&quot;/&gt;&lt;wsp:rsid wsp:val=&quot;197E01EF&quot;/&gt;&lt;wsp:rsid wsp:val=&quot;198A3D39&quot;/&gt;&lt;wsp:rsid wsp:val=&quot;19A12DAC&quot;/&gt;&lt;wsp:rsid wsp:val=&quot;19A8B40A&quot;/&gt;&lt;wsp:rsid wsp:val=&quot;19AB3C7C&quot;/&gt;&lt;wsp:rsid wsp:val=&quot;19AE3B9D&quot;/&gt;&lt;wsp:rsid wsp:val=&quot;19C98617&quot;/&gt;&lt;wsp:rsid wsp:val=&quot;19DED358&quot;/&gt;&lt;wsp:rsid wsp:val=&quot;19EAE617&quot;/&gt;&lt;wsp:rsid wsp:val=&quot;1A08582C&quot;/&gt;&lt;wsp:rsid wsp:val=&quot;1A097072&quot;/&gt;&lt;wsp:rsid wsp:val=&quot;1A2A6000&quot;/&gt;&lt;wsp:rsid wsp:val=&quot;1A2BF7BB&quot;/&gt;&lt;wsp:rsid wsp:val=&quot;1A2F039A&quot;/&gt;&lt;wsp:rsid wsp:val=&quot;1A327F89&quot;/&gt;&lt;wsp:rsid wsp:val=&quot;1A3C0B2F&quot;/&gt;&lt;wsp:rsid wsp:val=&quot;1A413172&quot;/&gt;&lt;wsp:rsid wsp:val=&quot;1A41802B&quot;/&gt;&lt;wsp:rsid wsp:val=&quot;1A52E500&quot;/&gt;&lt;wsp:rsid wsp:val=&quot;1A59FE12&quot;/&gt;&lt;wsp:rsid wsp:val=&quot;1A5C8CB7&quot;/&gt;&lt;wsp:rsid wsp:val=&quot;1A64FC3F&quot;/&gt;&lt;wsp:rsid wsp:val=&quot;1A6518E5&quot;/&gt;&lt;wsp:rsid wsp:val=&quot;1A7FE0C3&quot;/&gt;&lt;wsp:rsid wsp:val=&quot;1A81F0A8&quot;/&gt;&lt;wsp:rsid wsp:val=&quot;1A8BF382&quot;/&gt;&lt;wsp:rsid wsp:val=&quot;1A9B3CD6&quot;/&gt;&lt;wsp:rsid wsp:val=&quot;1A9BE4AD&quot;/&gt;&lt;wsp:rsid wsp:val=&quot;1AB012F1&quot;/&gt;&lt;wsp:rsid wsp:val=&quot;1ABABE27&quot;/&gt;&lt;wsp:rsid wsp:val=&quot;1AC4B604&quot;/&gt;&lt;wsp:rsid wsp:val=&quot;1AC4C0F5&quot;/&gt;&lt;wsp:rsid wsp:val=&quot;1AC519C8&quot;/&gt;&lt;wsp:rsid wsp:val=&quot;1AC6813A&quot;/&gt;&lt;wsp:rsid wsp:val=&quot;1AC91513&quot;/&gt;&lt;wsp:rsid wsp:val=&quot;1AD9BB49&quot;/&gt;&lt;wsp:rsid wsp:val=&quot;1ADCDBBE&quot;/&gt;&lt;wsp:rsid wsp:val=&quot;1AE107DD&quot;/&gt;&lt;wsp:rsid wsp:val=&quot;1AEC447F&quot;/&gt;&lt;wsp:rsid wsp:val=&quot;1AF3908A&quot;/&gt;&lt;wsp:rsid wsp:val=&quot;1AFAB8B0&quot;/&gt;&lt;wsp:rsid wsp:val=&quot;1AFB8718&quot;/&gt;&lt;wsp:rsid wsp:val=&quot;1B055D59&quot;/&gt;&lt;wsp:rsid wsp:val=&quot;1B2C4594&quot;/&gt;&lt;wsp:rsid wsp:val=&quot;1B470CDD&quot;/&gt;&lt;wsp:rsid wsp:val=&quot;1B4B0CF6&quot;/&gt;&lt;wsp:rsid wsp:val=&quot;1B4C0118&quot;/&gt;&lt;wsp:rsid wsp:val=&quot;1B546CDD&quot;/&gt;&lt;wsp:rsid wsp:val=&quot;1B70050C&quot;/&gt;&lt;wsp:rsid wsp:val=&quot;1B830190&quot;/&gt;&lt;wsp:rsid wsp:val=&quot;1B84C7DF&quot;/&gt;&lt;wsp:rsid wsp:val=&quot;1B877582&quot;/&gt;&lt;wsp:rsid wsp:val=&quot;1B944447&quot;/&gt;&lt;wsp:rsid wsp:val=&quot;1BA0D097&quot;/&gt;&lt;wsp:rsid wsp:val=&quot;1BAA7732&quot;/&gt;&lt;wsp:rsid wsp:val=&quot;1BAAA4C0&quot;/&gt;&lt;wsp:rsid wsp:val=&quot;1BB2C896&quot;/&gt;&lt;wsp:rsid wsp:val=&quot;1BC9ACEC&quot;/&gt;&lt;wsp:rsid wsp:val=&quot;1BCC62B4&quot;/&gt;&lt;wsp:rsid wsp:val=&quot;1BD4A68A&quot;/&gt;&lt;wsp:rsid wsp:val=&quot;1BE37A27&quot;/&gt;&lt;wsp:rsid wsp:val=&quot;1BE6D6AE&quot;/&gt;&lt;wsp:rsid wsp:val=&quot;1BE9C993&quot;/&gt;&lt;wsp:rsid wsp:val=&quot;1C015C91&quot;/&gt;&lt;wsp:rsid wsp:val=&quot;1C1C001E&quot;/&gt;&lt;wsp:rsid wsp:val=&quot;1C1E8157&quot;/&gt;&lt;wsp:rsid wsp:val=&quot;1C1F28A7&quot;/&gt;&lt;wsp:rsid wsp:val=&quot;1C414D7D&quot;/&gt;&lt;wsp:rsid wsp:val=&quot;1C430C71&quot;/&gt;&lt;wsp:rsid wsp:val=&quot;1C64713A&quot;/&gt;&lt;wsp:rsid wsp:val=&quot;1C6CB88D&quot;/&gt;&lt;wsp:rsid wsp:val=&quot;1C6D0316&quot;/&gt;&lt;wsp:rsid wsp:val=&quot;1C735A3F&quot;/&gt;&lt;wsp:rsid wsp:val=&quot;1C840064&quot;/&gt;&lt;wsp:rsid wsp:val=&quot;1C9594DA&quot;/&gt;&lt;wsp:rsid wsp:val=&quot;1C95AEED&quot;/&gt;&lt;wsp:rsid wsp:val=&quot;1C975779&quot;/&gt;&lt;wsp:rsid wsp:val=&quot;1C9F47CD&quot;/&gt;&lt;wsp:rsid wsp:val=&quot;1CB4D8B1&quot;/&gt;&lt;wsp:rsid wsp:val=&quot;1CE5F263&quot;/&gt;&lt;wsp:rsid wsp:val=&quot;1CF90615&quot;/&gt;&lt;wsp:rsid wsp:val=&quot;1CFBC247&quot;/&gt;&lt;wsp:rsid wsp:val=&quot;1D0BC280&quot;/&gt;&lt;wsp:rsid wsp:val=&quot;1D0E2FF3&quot;/&gt;&lt;wsp:rsid wsp:val=&quot;1D16E46B&quot;/&gt;&lt;wsp:rsid wsp:val=&quot;1D216C14&quot;/&gt;&lt;wsp:rsid wsp:val=&quot;1D300CC8&quot;/&gt;&lt;wsp:rsid wsp:val=&quot;1D32B5F0&quot;/&gt;&lt;wsp:rsid wsp:val=&quot;1D3A028A&quot;/&gt;&lt;wsp:rsid wsp:val=&quot;1D4A3C78&quot;/&gt;&lt;wsp:rsid wsp:val=&quot;1D50DCEC&quot;/&gt;&lt;wsp:rsid wsp:val=&quot;1D5DBB11&quot;/&gt;&lt;wsp:rsid wsp:val=&quot;1D5EAE2E&quot;/&gt;&lt;wsp:rsid wsp:val=&quot;1D6B29F0&quot;/&gt;&lt;wsp:rsid wsp:val=&quot;1D70F8BE&quot;/&gt;&lt;wsp:rsid wsp:val=&quot;1D7174C4&quot;/&gt;&lt;wsp:rsid wsp:val=&quot;1D8754F8&quot;/&gt;&lt;wsp:rsid wsp:val=&quot;1D9C9D01&quot;/&gt;&lt;wsp:rsid wsp:val=&quot;1DA541F9&quot;/&gt;&lt;wsp:rsid wsp:val=&quot;1DB0DA96&quot;/&gt;&lt;wsp:rsid wsp:val=&quot;1DC227C6&quot;/&gt;&lt;wsp:rsid wsp:val=&quot;1DD74D4E&quot;/&gt;&lt;wsp:rsid wsp:val=&quot;1DDDA60F&quot;/&gt;&lt;wsp:rsid wsp:val=&quot;1DE00327&quot;/&gt;&lt;wsp:rsid wsp:val=&quot;1DE0AF27&quot;/&gt;&lt;wsp:rsid wsp:val=&quot;1DECACE9&quot;/&gt;&lt;wsp:rsid wsp:val=&quot;1E11C701&quot;/&gt;&lt;wsp:rsid wsp:val=&quot;1E23A6E5&quot;/&gt;&lt;wsp:rsid wsp:val=&quot;1E281B35&quot;/&gt;&lt;wsp:rsid wsp:val=&quot;1E3489A8&quot;/&gt;&lt;wsp:rsid wsp:val=&quot;1E3D6F1D&quot;/&gt;&lt;wsp:rsid wsp:val=&quot;1E645FF3&quot;/&gt;&lt;wsp:rsid wsp:val=&quot;1E67EC37&quot;/&gt;&lt;wsp:rsid wsp:val=&quot;1E6B9EB7&quot;/&gt;&lt;wsp:rsid wsp:val=&quot;1E6E3ACA&quot;/&gt;&lt;wsp:rsid wsp:val=&quot;1E7276B3&quot;/&gt;&lt;wsp:rsid wsp:val=&quot;1E7F4AA8&quot;/&gt;&lt;wsp:rsid wsp:val=&quot;1E8995FA&quot;/&gt;&lt;wsp:rsid wsp:val=&quot;1E8F102E&quot;/&gt;&lt;wsp:rsid wsp:val=&quot;1EA5324D&quot;/&gt;&lt;wsp:rsid wsp:val=&quot;1EA77C0A&quot;/&gt;&lt;wsp:rsid wsp:val=&quot;1EAAE261&quot;/&gt;&lt;wsp:rsid wsp:val=&quot;1EB1E7E4&quot;/&gt;&lt;wsp:rsid wsp:val=&quot;1EB2651F&quot;/&gt;&lt;wsp:rsid wsp:val=&quot;1EBCEEE5&quot;/&gt;&lt;wsp:rsid wsp:val=&quot;1EBD3CA0&quot;/&gt;&lt;wsp:rsid wsp:val=&quot;1EC3C239&quot;/&gt;&lt;wsp:rsid wsp:val=&quot;1EC3F783&quot;/&gt;&lt;wsp:rsid wsp:val=&quot;1ECCFD2F&quot;/&gt;&lt;wsp:rsid wsp:val=&quot;1ECE8DF8&quot;/&gt;&lt;wsp:rsid wsp:val=&quot;1ED378F3&quot;/&gt;&lt;wsp:rsid wsp:val=&quot;1ED8F4A2&quot;/&gt;&lt;wsp:rsid wsp:val=&quot;1EDE2540&quot;/&gt;&lt;wsp:rsid wsp:val=&quot;1EDED4CE&quot;/&gt;&lt;wsp:rsid wsp:val=&quot;1EE095E6&quot;/&gt;&lt;wsp:rsid wsp:val=&quot;1EE564A2&quot;/&gt;&lt;wsp:rsid wsp:val=&quot;1EEC7E80&quot;/&gt;&lt;wsp:rsid wsp:val=&quot;1EEEB2EE&quot;/&gt;&lt;wsp:rsid wsp:val=&quot;1EFFE081&quot;/&gt;&lt;wsp:rsid wsp:val=&quot;1F1A58C1&quot;/&gt;&lt;wsp:rsid wsp:val=&quot;1F236542&quot;/&gt;&lt;wsp:rsid wsp:val=&quot;1F24C28C&quot;/&gt;&lt;wsp:rsid wsp:val=&quot;1F26E188&quot;/&gt;&lt;wsp:rsid wsp:val=&quot;1F453086&quot;/&gt;&lt;wsp:rsid wsp:val=&quot;1F5BB0DF&quot;/&gt;&lt;wsp:rsid wsp:val=&quot;1F6B16A6&quot;/&gt;&lt;wsp:rsid wsp:val=&quot;1F6DB30E&quot;/&gt;&lt;wsp:rsid wsp:val=&quot;1F7B1045&quot;/&gt;&lt;wsp:rsid wsp:val=&quot;1F8C67B3&quot;/&gt;&lt;wsp:rsid wsp:val=&quot;1F961A31&quot;/&gt;&lt;wsp:rsid wsp:val=&quot;1F9B2303&quot;/&gt;&lt;wsp:rsid wsp:val=&quot;1FA67F9F&quot;/&gt;&lt;wsp:rsid wsp:val=&quot;1FC5828D&quot;/&gt;&lt;wsp:rsid wsp:val=&quot;1FC6B6B4&quot;/&gt;&lt;wsp:rsid wsp:val=&quot;1FCCB7E7&quot;/&gt;&lt;wsp:rsid wsp:val=&quot;1FD016AC&quot;/&gt;&lt;wsp:rsid wsp:val=&quot;1FEB6B14&quot;/&gt;&lt;wsp:rsid wsp:val=&quot;1FFB4CC5&quot;/&gt;&lt;wsp:rsid wsp:val=&quot;1FFD1995&quot;/&gt;&lt;wsp:rsid wsp:val=&quot;200D1774&quot;/&gt;&lt;wsp:rsid wsp:val=&quot;2017F58E&quot;/&gt;&lt;wsp:rsid wsp:val=&quot;201AADF7&quot;/&gt;&lt;wsp:rsid wsp:val=&quot;201C2C32&quot;/&gt;&lt;wsp:rsid wsp:val=&quot;2027F0EC&quot;/&gt;&lt;wsp:rsid wsp:val=&quot;204E852D&quot;/&gt;&lt;wsp:rsid wsp:val=&quot;20558011&quot;/&gt;&lt;wsp:rsid wsp:val=&quot;20571426&quot;/&gt;&lt;wsp:rsid wsp:val=&quot;20578821&quot;/&gt;&lt;wsp:rsid wsp:val=&quot;20582343&quot;/&gt;&lt;wsp:rsid wsp:val=&quot;2064D711&quot;/&gt;&lt;wsp:rsid wsp:val=&quot;206881B5&quot;/&gt;&lt;wsp:rsid wsp:val=&quot;206BD3F4&quot;/&gt;&lt;wsp:rsid wsp:val=&quot;2076865A&quot;/&gt;&lt;wsp:rsid wsp:val=&quot;207E6B51&quot;/&gt;&lt;wsp:rsid wsp:val=&quot;207E93B5&quot;/&gt;&lt;wsp:rsid wsp:val=&quot;20846EFA&quot;/&gt;&lt;wsp:rsid wsp:val=&quot;20AA75D0&quot;/&gt;&lt;wsp:rsid wsp:val=&quot;20AAF760&quot;/&gt;&lt;wsp:rsid wsp:val=&quot;20B5BEE2&quot;/&gt;&lt;wsp:rsid wsp:val=&quot;20B631D8&quot;/&gt;&lt;wsp:rsid wsp:val=&quot;20B9F4CC&quot;/&gt;&lt;wsp:rsid wsp:val=&quot;20C3BA5E&quot;/&gt;&lt;wsp:rsid wsp:val=&quot;20D4418C&quot;/&gt;&lt;wsp:rsid wsp:val=&quot;20DFBD4E&quot;/&gt;&lt;wsp:rsid wsp:val=&quot;20EF73FC&quot;/&gt;&lt;wsp:rsid wsp:val=&quot;20F3C623&quot;/&gt;&lt;wsp:rsid wsp:val=&quot;20FD1BC1&quot;/&gt;&lt;wsp:rsid wsp:val=&quot;21045ED2&quot;/&gt;&lt;wsp:rsid wsp:val=&quot;2107D3A0&quot;/&gt;&lt;wsp:rsid wsp:val=&quot;210D45BC&quot;/&gt;&lt;wsp:rsid wsp:val=&quot;21104E38&quot;/&gt;&lt;wsp:rsid wsp:val=&quot;2110E64E&quot;/&gt;&lt;wsp:rsid wsp:val=&quot;21158A16&quot;/&gt;&lt;wsp:rsid wsp:val=&quot;214554A9&quot;/&gt;&lt;wsp:rsid wsp:val=&quot;214F27F2&quot;/&gt;&lt;wsp:rsid wsp:val=&quot;2152C5A6&quot;/&gt;&lt;wsp:rsid wsp:val=&quot;2156EB0A&quot;/&gt;&lt;wsp:rsid wsp:val=&quot;2158F9BA&quot;/&gt;&lt;wsp:rsid wsp:val=&quot;21599C96&quot;/&gt;&lt;wsp:rsid wsp:val=&quot;215E241A&quot;/&gt;&lt;wsp:rsid wsp:val=&quot;21606511&quot;/&gt;&lt;wsp:rsid wsp:val=&quot;216BC77D&quot;/&gt;&lt;wsp:rsid wsp:val=&quot;21720A73&quot;/&gt;&lt;wsp:rsid wsp:val=&quot;2174C783&quot;/&gt;&lt;wsp:rsid wsp:val=&quot;21A85E8F&quot;/&gt;&lt;wsp:rsid wsp:val=&quot;21B65CD1&quot;/&gt;&lt;wsp:rsid wsp:val=&quot;21BFCA60&quot;/&gt;&lt;wsp:rsid wsp:val=&quot;21C7D1AE&quot;/&gt;&lt;wsp:rsid wsp:val=&quot;21D65F0E&quot;/&gt;&lt;wsp:rsid wsp:val=&quot;21DB76F9&quot;/&gt;&lt;wsp:rsid wsp:val=&quot;21E2FCE1&quot;/&gt;&lt;wsp:rsid wsp:val=&quot;21EA5D6E&quot;/&gt;&lt;wsp:rsid wsp:val=&quot;21EB5E43&quot;/&gt;&lt;wsp:rsid wsp:val=&quot;21F4F301&quot;/&gt;&lt;wsp:rsid wsp:val=&quot;21F935CF&quot;/&gt;&lt;wsp:rsid wsp:val=&quot;2201D0D2&quot;/&gt;&lt;wsp:rsid wsp:val=&quot;2209978A&quot;/&gt;&lt;wsp:rsid wsp:val=&quot;220DC55D&quot;/&gt;&lt;wsp:rsid wsp:val=&quot;220E33FB&quot;/&gt;&lt;wsp:rsid wsp:val=&quot;220E79A2&quot;/&gt;&lt;wsp:rsid wsp:val=&quot;2211136B&quot;/&gt;&lt;wsp:rsid wsp:val=&quot;221BF468&quot;/&gt;&lt;wsp:rsid wsp:val=&quot;22389768&quot;/&gt;&lt;wsp:rsid wsp:val=&quot;2254C80F&quot;/&gt;&lt;wsp:rsid wsp:val=&quot;22620488&quot;/&gt;&lt;wsp:rsid wsp:val=&quot;22834A90&quot;/&gt;&lt;wsp:rsid wsp:val=&quot;22931B19&quot;/&gt;&lt;wsp:rsid wsp:val=&quot;22A52ECB&quot;/&gt;&lt;wsp:rsid wsp:val=&quot;22C6762C&quot;/&gt;&lt;wsp:rsid wsp:val=&quot;22DC449A&quot;/&gt;&lt;wsp:rsid wsp:val=&quot;22F5B2D3&quot;/&gt;&lt;wsp:rsid wsp:val=&quot;22F88F99&quot;/&gt;&lt;wsp:rsid wsp:val=&quot;2305F755&quot;/&gt;&lt;wsp:rsid wsp:val=&quot;2308781B&quot;/&gt;&lt;wsp:rsid wsp:val=&quot;231AB9A9&quot;/&gt;&lt;wsp:rsid wsp:val=&quot;233E4605&quot;/&gt;&lt;wsp:rsid wsp:val=&quot;2344A736&quot;/&gt;&lt;wsp:rsid wsp:val=&quot;2359748D&quot;/&gt;&lt;wsp:rsid wsp:val=&quot;23632F12&quot;/&gt;&lt;wsp:rsid wsp:val=&quot;23661864&quot;/&gt;&lt;wsp:rsid wsp:val=&quot;2369CDD0&quot;/&gt;&lt;wsp:rsid wsp:val=&quot;2370DD7C&quot;/&gt;&lt;wsp:rsid wsp:val=&quot;23743B5D&quot;/&gt;&lt;wsp:rsid wsp:val=&quot;237F4ED2&quot;/&gt;&lt;wsp:rsid wsp:val=&quot;238283D8&quot;/&gt;&lt;wsp:rsid wsp:val=&quot;23883E5D&quot;/&gt;&lt;wsp:rsid wsp:val=&quot;2389AE43&quot;/&gt;&lt;wsp:rsid wsp:val=&quot;238CA269&quot;/&gt;&lt;wsp:rsid wsp:val=&quot;2394DB3A&quot;/&gt;&lt;wsp:rsid wsp:val=&quot;239BF0B3&quot;/&gt;&lt;wsp:rsid wsp:val=&quot;23B70081&quot;/&gt;&lt;wsp:rsid wsp:val=&quot;23B8D5C5&quot;/&gt;&lt;wsp:rsid wsp:val=&quot;23C03222&quot;/&gt;&lt;wsp:rsid wsp:val=&quot;23CA4A02&quot;/&gt;&lt;wsp:rsid wsp:val=&quot;23D537A1&quot;/&gt;&lt;wsp:rsid wsp:val=&quot;23D7B10D&quot;/&gt;&lt;wsp:rsid wsp:val=&quot;23DFA757&quot;/&gt;&lt;wsp:rsid wsp:val=&quot;23E3C712&quot;/&gt;&lt;wsp:rsid wsp:val=&quot;23EA76D3&quot;/&gt;&lt;wsp:rsid wsp:val=&quot;23EF3C0C&quot;/&gt;&lt;wsp:rsid wsp:val=&quot;23EFD3C5&quot;/&gt;&lt;wsp:rsid wsp:val=&quot;23F60B1C&quot;/&gt;&lt;wsp:rsid wsp:val=&quot;23FECCC2&quot;/&gt;&lt;wsp:rsid wsp:val=&quot;24014443&quot;/&gt;&lt;wsp:rsid wsp:val=&quot;2404A029&quot;/&gt;&lt;wsp:rsid wsp:val=&quot;240F46C2&quot;/&gt;&lt;wsp:rsid wsp:val=&quot;242CD1F1&quot;/&gt;&lt;wsp:rsid wsp:val=&quot;242E0E26&quot;/&gt;&lt;wsp:rsid wsp:val=&quot;2430C216&quot;/&gt;&lt;wsp:rsid wsp:val=&quot;24337F8E&quot;/&gt;&lt;wsp:rsid wsp:val=&quot;2434024F&quot;/&gt;&lt;wsp:rsid wsp:val=&quot;24382754&quot;/&gt;&lt;wsp:rsid wsp:val=&quot;2447639A&quot;/&gt;&lt;wsp:rsid wsp:val=&quot;2455A33D&quot;/&gt;&lt;wsp:rsid wsp:val=&quot;245D4367&quot;/&gt;&lt;wsp:rsid wsp:val=&quot;24770C1D&quot;/&gt;&lt;wsp:rsid wsp:val=&quot;2479F0C2&quot;/&gt;&lt;wsp:rsid wsp:val=&quot;24845699&quot;/&gt;&lt;wsp:rsid wsp:val=&quot;2494C961&quot;/&gt;&lt;wsp:rsid wsp:val=&quot;2496C609&quot;/&gt;&lt;wsp:rsid wsp:val=&quot;249C01B6&quot;/&gt;&lt;wsp:rsid wsp:val=&quot;24A66570&quot;/&gt;&lt;wsp:rsid wsp:val=&quot;24A70584&quot;/&gt;&lt;wsp:rsid wsp:val=&quot;24C79D24&quot;/&gt;&lt;wsp:rsid wsp:val=&quot;24CCA111&quot;/&gt;&lt;wsp:rsid wsp:val=&quot;24D1BC84&quot;/&gt;&lt;wsp:rsid wsp:val=&quot;24DF11E9&quot;/&gt;&lt;wsp:rsid wsp:val=&quot;24E9276B&quot;/&gt;&lt;wsp:rsid wsp:val=&quot;24FCAFE9&quot;/&gt;&lt;wsp:rsid wsp:val=&quot;2501A9B1&quot;/&gt;&lt;wsp:rsid wsp:val=&quot;25059E31&quot;/&gt;&lt;wsp:rsid wsp:val=&quot;2505C0E1&quot;/&gt;&lt;wsp:rsid wsp:val=&quot;25161E6F&quot;/&gt;&lt;wsp:rsid wsp:val=&quot;2519982A&quot;/&gt;&lt;wsp:rsid wsp:val=&quot;25311F67&quot;/&gt;&lt;wsp:rsid wsp:val=&quot;25322FD4&quot;/&gt;&lt;wsp:rsid wsp:val=&quot;25367B2E&quot;/&gt;&lt;wsp:rsid wsp:val=&quot;253C2DCA&quot;/&gt;&lt;wsp:rsid wsp:val=&quot;253CA854&quot;/&gt;&lt;wsp:rsid wsp:val=&quot;2547A957&quot;/&gt;&lt;wsp:rsid wsp:val=&quot;25517000&quot;/&gt;&lt;wsp:rsid wsp:val=&quot;25584C43&quot;/&gt;&lt;wsp:rsid wsp:val=&quot;255E4066&quot;/&gt;&lt;wsp:rsid wsp:val=&quot;25641465&quot;/&gt;&lt;wsp:rsid wsp:val=&quot;2573A491&quot;/&gt;&lt;wsp:rsid wsp:val=&quot;257A9D2D&quot;/&gt;&lt;wsp:rsid wsp:val=&quot;257F372D&quot;/&gt;&lt;wsp:rsid wsp:val=&quot;258687DF&quot;/&gt;&lt;wsp:rsid wsp:val=&quot;258B800D&quot;/&gt;&lt;wsp:rsid wsp:val=&quot;2590DEDF&quot;/&gt;&lt;wsp:rsid wsp:val=&quot;25953300&quot;/&gt;&lt;wsp:rsid wsp:val=&quot;25ACBC2C&quot;/&gt;&lt;wsp:rsid wsp:val=&quot;25DF4376&quot;/&gt;&lt;wsp:rsid wsp:val=&quot;25E5DD03&quot;/&gt;&lt;wsp:rsid wsp:val=&quot;2606692B&quot;/&gt;&lt;wsp:rsid wsp:val=&quot;2608E537&quot;/&gt;&lt;wsp:rsid wsp:val=&quot;2612B4C3&quot;/&gt;&lt;wsp:rsid wsp:val=&quot;2615C123&quot;/&gt;&lt;wsp:rsid wsp:val=&quot;26188E48&quot;/&gt;&lt;wsp:rsid wsp:val=&quot;2631926F&quot;/&gt;&lt;wsp:rsid wsp:val=&quot;2639B0AC&quot;/&gt;&lt;wsp:rsid wsp:val=&quot;264D1AA9&quot;/&gt;&lt;wsp:rsid wsp:val=&quot;26514127&quot;/&gt;&lt;wsp:rsid wsp:val=&quot;265212AD&quot;/&gt;&lt;wsp:rsid wsp:val=&quot;265352D1&quot;/&gt;&lt;wsp:rsid wsp:val=&quot;2655BAAD&quot;/&gt;&lt;wsp:rsid wsp:val=&quot;26605A40&quot;/&gt;&lt;wsp:rsid wsp:val=&quot;2664603B&quot;/&gt;&lt;wsp:rsid wsp:val=&quot;266BF2CF&quot;/&gt;&lt;wsp:rsid wsp:val=&quot;267F09D1&quot;/&gt;&lt;wsp:rsid wsp:val=&quot;26800474&quot;/&gt;&lt;wsp:rsid wsp:val=&quot;268D2666&quot;/&gt;&lt;wsp:rsid wsp:val=&quot;26910C3D&quot;/&gt;&lt;wsp:rsid wsp:val=&quot;2691555B&quot;/&gt;&lt;wsp:rsid wsp:val=&quot;2691F485&quot;/&gt;&lt;wsp:rsid wsp:val=&quot;26A3C083&quot;/&gt;&lt;wsp:rsid wsp:val=&quot;26BDC6B1&quot;/&gt;&lt;wsp:rsid wsp:val=&quot;26C73A2F&quot;/&gt;&lt;wsp:rsid wsp:val=&quot;26C9A266&quot;/&gt;&lt;wsp:rsid wsp:val=&quot;26CD4F08&quot;/&gt;&lt;wsp:rsid wsp:val=&quot;26D6F6EE&quot;/&gt;&lt;wsp:rsid wsp:val=&quot;26DDBA88&quot;/&gt;&lt;wsp:rsid wsp:val=&quot;26E7A7B9&quot;/&gt;&lt;wsp:rsid wsp:val=&quot;26F07687&quot;/&gt;&lt;wsp:rsid wsp:val=&quot;26F64DC8&quot;/&gt;&lt;wsp:rsid wsp:val=&quot;26FDDC08&quot;/&gt;&lt;wsp:rsid wsp:val=&quot;2716DEE5&quot;/&gt;&lt;wsp:rsid wsp:val=&quot;27176E96&quot;/&gt;&lt;wsp:rsid wsp:val=&quot;2724042D&quot;/&gt;&lt;wsp:rsid wsp:val=&quot;2724EF4C&quot;/&gt;&lt;wsp:rsid wsp:val=&quot;27254BB7&quot;/&gt;&lt;wsp:rsid wsp:val=&quot;272DCB42&quot;/&gt;&lt;wsp:rsid wsp:val=&quot;273C901C&quot;/&gt;&lt;wsp:rsid wsp:val=&quot;273CFC36&quot;/&gt;&lt;wsp:rsid wsp:val=&quot;27461D5E&quot;/&gt;&lt;wsp:rsid wsp:val=&quot;274C0B09&quot;/&gt;&lt;wsp:rsid wsp:val=&quot;27516AD2&quot;/&gt;&lt;wsp:rsid wsp:val=&quot;276B8962&quot;/&gt;&lt;wsp:rsid wsp:val=&quot;277C3E6B&quot;/&gt;&lt;wsp:rsid wsp:val=&quot;277EA951&quot;/&gt;&lt;wsp:rsid wsp:val=&quot;278327C2&quot;/&gt;&lt;wsp:rsid wsp:val=&quot;2798AEF7&quot;/&gt;&lt;wsp:rsid wsp:val=&quot;27995F7C&quot;/&gt;&lt;wsp:rsid wsp:val=&quot;27A20663&quot;/&gt;&lt;wsp:rsid wsp:val=&quot;27A2398C&quot;/&gt;&lt;wsp:rsid wsp:val=&quot;27AC0604&quot;/&gt;&lt;wsp:rsid wsp:val=&quot;27AFB5BD&quot;/&gt;&lt;wsp:rsid wsp:val=&quot;27B114DA&quot;/&gt;&lt;wsp:rsid wsp:val=&quot;27B2F0E8&quot;/&gt;&lt;wsp:rsid wsp:val=&quot;27FA4637&quot;/&gt;&lt;wsp:rsid wsp:val=&quot;280A58B8&quot;/&gt;&lt;wsp:rsid wsp:val=&quot;28109A41&quot;/&gt;&lt;wsp:rsid wsp:val=&quot;283720E5&quot;/&gt;&lt;wsp:rsid wsp:val=&quot;283846C5&quot;/&gt;&lt;wsp:rsid wsp:val=&quot;283E5B22&quot;/&gt;&lt;wsp:rsid wsp:val=&quot;28504627&quot;/&gt;&lt;wsp:rsid wsp:val=&quot;2853F23B&quot;/&gt;&lt;wsp:rsid wsp:val=&quot;2861CC50&quot;/&gt;&lt;wsp:rsid wsp:val=&quot;2876D039&quot;/&gt;&lt;wsp:rsid wsp:val=&quot;287B9010&quot;/&gt;&lt;wsp:rsid wsp:val=&quot;288910C2&quot;/&gt;&lt;wsp:rsid wsp:val=&quot;288C46E8&quot;/&gt;&lt;wsp:rsid wsp:val=&quot;28A8F111&quot;/&gt;&lt;wsp:rsid wsp:val=&quot;28AD59ED&quot;/&gt;&lt;wsp:rsid wsp:val=&quot;28B062E9&quot;/&gt;&lt;wsp:rsid wsp:val=&quot;28B7C0F6&quot;/&gt;&lt;wsp:rsid wsp:val=&quot;28C44FBF&quot;/&gt;&lt;wsp:rsid wsp:val=&quot;28CBA0BF&quot;/&gt;&lt;wsp:rsid wsp:val=&quot;28CD1B80&quot;/&gt;&lt;wsp:rsid wsp:val=&quot;28CD3829&quot;/&gt;&lt;wsp:rsid wsp:val=&quot;28E3646A&quot;/&gt;&lt;wsp:rsid wsp:val=&quot;28F2911E&quot;/&gt;&lt;wsp:rsid wsp:val=&quot;291734F7&quot;/&gt;&lt;wsp:rsid wsp:val=&quot;29236BBB&quot;/&gt;&lt;wsp:rsid wsp:val=&quot;292E5382&quot;/&gt;&lt;wsp:rsid wsp:val=&quot;29391DA4&quot;/&gt;&lt;wsp:rsid wsp:val=&quot;29394325&quot;/&gt;&lt;wsp:rsid wsp:val=&quot;293A8B97&quot;/&gt;&lt;wsp:rsid wsp:val=&quot;295870CD&quot;/&gt;&lt;wsp:rsid wsp:val=&quot;2962F1F8&quot;/&gt;&lt;wsp:rsid wsp:val=&quot;296613B8&quot;/&gt;&lt;wsp:rsid wsp:val=&quot;297DDCBE&quot;/&gt;&lt;wsp:rsid wsp:val=&quot;2984EC73&quot;/&gt;&lt;wsp:rsid wsp:val=&quot;298C261F&quot;/&gt;&lt;wsp:rsid wsp:val=&quot;2993EBA5&quot;/&gt;&lt;wsp:rsid wsp:val=&quot;299964C3&quot;/&gt;&lt;wsp:rsid wsp:val=&quot;29AA7AB9&quot;/&gt;&lt;wsp:rsid wsp:val=&quot;29B56518&quot;/&gt;&lt;wsp:rsid wsp:val=&quot;29BF93D4&quot;/&gt;&lt;wsp:rsid wsp:val=&quot;29C6C55A&quot;/&gt;&lt;wsp:rsid wsp:val=&quot;29D90F54&quot;/&gt;&lt;wsp:rsid wsp:val=&quot;29F50CC7&quot;/&gt;&lt;wsp:rsid wsp:val=&quot;29F8BF29&quot;/&gt;&lt;wsp:rsid wsp:val=&quot;2A04749C&quot;/&gt;&lt;wsp:rsid wsp:val=&quot;2A165FB0&quot;/&gt;&lt;wsp:rsid wsp:val=&quot;2A2B0223&quot;/&gt;&lt;wsp:rsid wsp:val=&quot;2A4B4716&quot;/&gt;&lt;wsp:rsid wsp:val=&quot;2A56768C&quot;/&gt;&lt;wsp:rsid wsp:val=&quot;2A5CA4F8&quot;/&gt;&lt;wsp:rsid wsp:val=&quot;2A66F3A3&quot;/&gt;&lt;wsp:rsid wsp:val=&quot;2A6E08C2&quot;/&gt;&lt;wsp:rsid wsp:val=&quot;2A6FCC41&quot;/&gt;&lt;wsp:rsid wsp:val=&quot;2A75316E&quot;/&gt;&lt;wsp:rsid wsp:val=&quot;2A79F5F3&quot;/&gt;&lt;wsp:rsid wsp:val=&quot;2A7F0E40&quot;/&gt;&lt;wsp:rsid wsp:val=&quot;2A8B5C39&quot;/&gt;&lt;wsp:rsid wsp:val=&quot;2A937F80&quot;/&gt;&lt;wsp:rsid wsp:val=&quot;2AA0686C&quot;/&gt;&lt;wsp:rsid wsp:val=&quot;2AACE6B1&quot;/&gt;&lt;wsp:rsid wsp:val=&quot;2AD2D434&quot;/&gt;&lt;wsp:rsid wsp:val=&quot;2AF547FD&quot;/&gt;&lt;wsp:rsid wsp:val=&quot;2AF85B47&quot;/&gt;&lt;wsp:rsid wsp:val=&quot;2AFEDF42&quot;/&gt;&lt;wsp:rsid wsp:val=&quot;2B0D95C3&quot;/&gt;&lt;wsp:rsid wsp:val=&quot;2B0DD31C&quot;/&gt;&lt;wsp:rsid wsp:val=&quot;2B21D4D0&quot;/&gt;&lt;wsp:rsid wsp:val=&quot;2B350D16&quot;/&gt;&lt;wsp:rsid wsp:val=&quot;2B3B0221&quot;/&gt;&lt;wsp:rsid wsp:val=&quot;2B49C182&quot;/&gt;&lt;wsp:rsid wsp:val=&quot;2B77E14F&quot;/&gt;&lt;wsp:rsid wsp:val=&quot;2B800F42&quot;/&gt;&lt;wsp:rsid wsp:val=&quot;2B9D0F89&quot;/&gt;&lt;wsp:rsid wsp:val=&quot;2BAC9EA7&quot;/&gt;&lt;wsp:rsid wsp:val=&quot;2BB0C7CA&quot;/&gt;&lt;wsp:rsid wsp:val=&quot;2BC4C728&quot;/&gt;&lt;wsp:rsid wsp:val=&quot;2BC88871&quot;/&gt;&lt;wsp:rsid wsp:val=&quot;2BCAED78&quot;/&gt;&lt;wsp:rsid wsp:val=&quot;2BCF1C96&quot;/&gt;&lt;wsp:rsid wsp:val=&quot;2BDB1972&quot;/&gt;&lt;wsp:rsid wsp:val=&quot;2BE4A74A&quot;/&gt;&lt;wsp:rsid wsp:val=&quot;2C0038E7&quot;/&gt;&lt;wsp:rsid wsp:val=&quot;2C00E2B6&quot;/&gt;&lt;wsp:rsid wsp:val=&quot;2C068E24&quot;/&gt;&lt;wsp:rsid wsp:val=&quot;2C07A6E9&quot;/&gt;&lt;wsp:rsid wsp:val=&quot;2C098F16&quot;/&gt;&lt;wsp:rsid wsp:val=&quot;2C1DEF37&quot;/&gt;&lt;wsp:rsid wsp:val=&quot;2C24FE5D&quot;/&gt;&lt;wsp:rsid wsp:val=&quot;2C2F9291&quot;/&gt;&lt;wsp:rsid wsp:val=&quot;2C4E2D20&quot;/&gt;&lt;wsp:rsid wsp:val=&quot;2C658523&quot;/&gt;&lt;wsp:rsid wsp:val=&quot;2C75AAAF&quot;/&gt;&lt;wsp:rsid wsp:val=&quot;2C828363&quot;/&gt;&lt;wsp:rsid wsp:val=&quot;2C91DBE6&quot;/&gt;&lt;wsp:rsid wsp:val=&quot;2CA504A6&quot;/&gt;&lt;wsp:rsid wsp:val=&quot;2CA537D1&quot;/&gt;&lt;wsp:rsid wsp:val=&quot;2CAA4D6D&quot;/&gt;&lt;wsp:rsid wsp:val=&quot;2CC39146&quot;/&gt;&lt;wsp:rsid wsp:val=&quot;2CC7D2A6&quot;/&gt;&lt;wsp:rsid wsp:val=&quot;2CE4134B&quot;/&gt;&lt;wsp:rsid wsp:val=&quot;2CF76CE3&quot;/&gt;&lt;wsp:rsid wsp:val=&quot;2CFC927A&quot;/&gt;&lt;wsp:rsid wsp:val=&quot;2D1D26BF&quot;/&gt;&lt;wsp:rsid wsp:val=&quot;2D25AC12&quot;/&gt;&lt;wsp:rsid wsp:val=&quot;2D2A74E5&quot;/&gt;&lt;wsp:rsid wsp:val=&quot;2D2E4E4C&quot;/&gt;&lt;wsp:rsid wsp:val=&quot;2D34F5BB&quot;/&gt;&lt;wsp:rsid wsp:val=&quot;2D6517D0&quot;/&gt;&lt;wsp:rsid wsp:val=&quot;2D66802F&quot;/&gt;&lt;wsp:rsid wsp:val=&quot;2D6765DF&quot;/&gt;&lt;wsp:rsid wsp:val=&quot;2D695A2F&quot;/&gt;&lt;wsp:rsid wsp:val=&quot;2D6A0EFF&quot;/&gt;&lt;wsp:rsid wsp:val=&quot;2D6B3E98&quot;/&gt;&lt;wsp:rsid wsp:val=&quot;2D6B9639&quot;/&gt;&lt;wsp:rsid wsp:val=&quot;2D706DA5&quot;/&gt;&lt;wsp:rsid wsp:val=&quot;2D78E930&quot;/&gt;&lt;wsp:rsid wsp:val=&quot;2D88C81A&quot;/&gt;&lt;wsp:rsid wsp:val=&quot;2D8ADBD0&quot;/&gt;&lt;wsp:rsid wsp:val=&quot;2DAE9B72&quot;/&gt;&lt;wsp:rsid wsp:val=&quot;2DAF8276&quot;/&gt;&lt;wsp:rsid wsp:val=&quot;2DAFC6AF&quot;/&gt;&lt;wsp:rsid wsp:val=&quot;2DD27FA1&quot;/&gt;&lt;wsp:rsid wsp:val=&quot;2DD95805&quot;/&gt;&lt;wsp:rsid wsp:val=&quot;2DDF768F&quot;/&gt;&lt;wsp:rsid wsp:val=&quot;2DE9E448&quot;/&gt;&lt;wsp:rsid wsp:val=&quot;2DEE92F5&quot;/&gt;&lt;wsp:rsid wsp:val=&quot;2E018FEF&quot;/&gt;&lt;wsp:rsid wsp:val=&quot;2E0F59E6&quot;/&gt;&lt;wsp:rsid wsp:val=&quot;2E149DA7&quot;/&gt;&lt;wsp:rsid wsp:val=&quot;2E20D308&quot;/&gt;&lt;wsp:rsid wsp:val=&quot;2E228881&quot;/&gt;&lt;wsp:rsid wsp:val=&quot;2E2D7B25&quot;/&gt;&lt;wsp:rsid wsp:val=&quot;2E42D6B0&quot;/&gt;&lt;wsp:rsid wsp:val=&quot;2E494A66&quot;/&gt;&lt;wsp:rsid wsp:val=&quot;2E5A7528&quot;/&gt;&lt;wsp:rsid wsp:val=&quot;2E65B3CC&quot;/&gt;&lt;wsp:rsid wsp:val=&quot;2E6AB6CF&quot;/&gt;&lt;wsp:rsid wsp:val=&quot;2E815189&quot;/&gt;&lt;wsp:rsid wsp:val=&quot;2E9EF453&quot;/&gt;&lt;wsp:rsid wsp:val=&quot;2EAF97B2&quot;/&gt;&lt;wsp:rsid wsp:val=&quot;2EB90B4F&quot;/&gt;&lt;wsp:rsid wsp:val=&quot;2EC669A3&quot;/&gt;&lt;wsp:rsid wsp:val=&quot;2ECDA754&quot;/&gt;&lt;wsp:rsid wsp:val=&quot;2ED21DC4&quot;/&gt;&lt;wsp:rsid wsp:val=&quot;2ED23D8A&quot;/&gt;&lt;wsp:rsid wsp:val=&quot;2EE148C9&quot;/&gt;&lt;wsp:rsid wsp:val=&quot;2EECE15E&quot;/&gt;&lt;wsp:rsid wsp:val=&quot;2EF6B862&quot;/&gt;&lt;wsp:rsid wsp:val=&quot;2F0F4782&quot;/&gt;&lt;wsp:rsid wsp:val=&quot;2F22BF5D&quot;/&gt;&lt;wsp:rsid wsp:val=&quot;2F275C72&quot;/&gt;&lt;wsp:rsid wsp:val=&quot;2F2A589C&quot;/&gt;&lt;wsp:rsid wsp:val=&quot;2F35501B&quot;/&gt;&lt;wsp:rsid wsp:val=&quot;2F3945D9&quot;/&gt;&lt;wsp:rsid wsp:val=&quot;2F5A2503&quot;/&gt;&lt;wsp:rsid wsp:val=&quot;2F5F1677&quot;/&gt;&lt;wsp:rsid wsp:val=&quot;2F60B83E&quot;/&gt;&lt;wsp:rsid wsp:val=&quot;2F65615B&quot;/&gt;&lt;wsp:rsid wsp:val=&quot;2F669719&quot;/&gt;&lt;wsp:rsid wsp:val=&quot;2F703541&quot;/&gt;&lt;wsp:rsid wsp:val=&quot;2F8A0229&quot;/&gt;&lt;wsp:rsid wsp:val=&quot;2F986DBC&quot;/&gt;&lt;wsp:rsid wsp:val=&quot;2F9B0251&quot;/&gt;&lt;wsp:rsid wsp:val=&quot;2FA0DFDC&quot;/&gt;&lt;wsp:rsid wsp:val=&quot;2FAA7A19&quot;/&gt;&lt;wsp:rsid wsp:val=&quot;2FBF4C58&quot;/&gt;&lt;wsp:rsid wsp:val=&quot;2FC7E911&quot;/&gt;&lt;wsp:rsid wsp:val=&quot;2FD029DC&quot;/&gt;&lt;wsp:rsid wsp:val=&quot;2FE791DE&quot;/&gt;&lt;wsp:rsid wsp:val=&quot;2FE95AA0&quot;/&gt;&lt;wsp:rsid wsp:val=&quot;2FF36EF2&quot;/&gt;&lt;wsp:rsid wsp:val=&quot;3010BB8F&quot;/&gt;&lt;wsp:rsid wsp:val=&quot;3019FAD4&quot;/&gt;&lt;wsp:rsid wsp:val=&quot;302A304D&quot;/&gt;&lt;wsp:rsid wsp:val=&quot;30376E23&quot;/&gt;&lt;wsp:rsid wsp:val=&quot;3039D2EA&quot;/&gt;&lt;wsp:rsid wsp:val=&quot;30496D07&quot;/&gt;&lt;wsp:rsid wsp:val=&quot;3064B0D7&quot;/&gt;&lt;wsp:rsid wsp:val=&quot;306E8420&quot;/&gt;&lt;wsp:rsid wsp:val=&quot;30721D20&quot;/&gt;&lt;wsp:rsid wsp:val=&quot;30764D18&quot;/&gt;&lt;wsp:rsid wsp:val=&quot;307912F5&quot;/&gt;&lt;wsp:rsid wsp:val=&quot;30899F65&quot;/&gt;&lt;wsp:rsid wsp:val=&quot;30966F3E&quot;/&gt;&lt;wsp:rsid wsp:val=&quot;30975BC2&quot;/&gt;&lt;wsp:rsid wsp:val=&quot;30A2AEC9&quot;/&gt;&lt;wsp:rsid wsp:val=&quot;30AC5F86&quot;/&gt;&lt;wsp:rsid wsp:val=&quot;30AF2CFB&quot;/&gt;&lt;wsp:rsid wsp:val=&quot;30B617EB&quot;/&gt;&lt;wsp:rsid wsp:val=&quot;30B6C16B&quot;/&gt;&lt;wsp:rsid wsp:val=&quot;30BEDC06&quot;/&gt;&lt;wsp:rsid wsp:val=&quot;30C19E09&quot;/&gt;&lt;wsp:rsid wsp:val=&quot;30C926F4&quot;/&gt;&lt;wsp:rsid wsp:val=&quot;30CBC0B1&quot;/&gt;&lt;wsp:rsid wsp:val=&quot;30CC1A4C&quot;/&gt;&lt;wsp:rsid wsp:val=&quot;31008247&quot;/&gt;&lt;wsp:rsid wsp:val=&quot;3102B81A&quot;/&gt;&lt;wsp:rsid wsp:val=&quot;31070069&quot;/&gt;&lt;wsp:rsid wsp:val=&quot;31100062&quot;/&gt;&lt;wsp:rsid wsp:val=&quot;311E9B37&quot;/&gt;&lt;wsp:rsid wsp:val=&quot;3120B0F6&quot;/&gt;&lt;wsp:rsid wsp:val=&quot;312CCB94&quot;/&gt;&lt;wsp:rsid wsp:val=&quot;312ECA5E&quot;/&gt;&lt;wsp:rsid wsp:val=&quot;3132B8E0&quot;/&gt;&lt;wsp:rsid wsp:val=&quot;3136E8FB&quot;/&gt;&lt;wsp:rsid wsp:val=&quot;3145B6A2&quot;/&gt;&lt;wsp:rsid wsp:val=&quot;314C36B5&quot;/&gt;&lt;wsp:rsid wsp:val=&quot;31580DA1&quot;/&gt;&lt;wsp:rsid wsp:val=&quot;315873CA&quot;/&gt;&lt;wsp:rsid wsp:val=&quot;31621B43&quot;/&gt;&lt;wsp:rsid wsp:val=&quot;317F3EB4&quot;/&gt;&lt;wsp:rsid wsp:val=&quot;31849D02&quot;/&gt;&lt;wsp:rsid wsp:val=&quot;31C6ED79&quot;/&gt;&lt;wsp:rsid wsp:val=&quot;31CB4A18&quot;/&gt;&lt;wsp:rsid wsp:val=&quot;31CC150B&quot;/&gt;&lt;wsp:rsid wsp:val=&quot;31DF2D33&quot;/&gt;&lt;wsp:rsid wsp:val=&quot;31E53D68&quot;/&gt;&lt;wsp:rsid wsp:val=&quot;31E6764F&quot;/&gt;&lt;wsp:rsid wsp:val=&quot;31EF8F4C&quot;/&gt;&lt;wsp:rsid wsp:val=&quot;31FE7D80&quot;/&gt;&lt;wsp:rsid wsp:val=&quot;3204B2EA&quot;/&gt;&lt;wsp:rsid wsp:val=&quot;320881F3&quot;/&gt;&lt;wsp:rsid wsp:val=&quot;320AB5D4&quot;/&gt;&lt;wsp:rsid wsp:val=&quot;3210EC07&quot;/&gt;&lt;wsp:rsid wsp:val=&quot;32240D9E&quot;/&gt;&lt;wsp:rsid wsp:val=&quot;32267BF3&quot;/&gt;&lt;wsp:rsid wsp:val=&quot;322F1ED5&quot;/&gt;&lt;wsp:rsid wsp:val=&quot;32310175&quot;/&gt;&lt;wsp:rsid wsp:val=&quot;32563261&quot;/&gt;&lt;wsp:rsid wsp:val=&quot;325B86FC&quot;/&gt;&lt;wsp:rsid wsp:val=&quot;32635CB9&quot;/&gt;&lt;wsp:rsid wsp:val=&quot;32637ADB&quot;/&gt;&lt;wsp:rsid wsp:val=&quot;326C3AF0&quot;/&gt;&lt;wsp:rsid wsp:val=&quot;326F9EBB&quot;/&gt;&lt;wsp:rsid wsp:val=&quot;32A1E962&quot;/&gt;&lt;wsp:rsid wsp:val=&quot;32B16746&quot;/&gt;&lt;wsp:rsid wsp:val=&quot;32B23B50&quot;/&gt;&lt;wsp:rsid wsp:val=&quot;32B82641&quot;/&gt;&lt;wsp:rsid wsp:val=&quot;32C218C6&quot;/&gt;&lt;wsp:rsid wsp:val=&quot;32C3E174&quot;/&gt;&lt;wsp:rsid wsp:val=&quot;32C4600B&quot;/&gt;&lt;wsp:rsid wsp:val=&quot;32D781F6&quot;/&gt;&lt;wsp:rsid wsp:val=&quot;32DA034C&quot;/&gt;&lt;wsp:rsid wsp:val=&quot;32E0CAEE&quot;/&gt;&lt;wsp:rsid wsp:val=&quot;32EE2B0F&quot;/&gt;&lt;wsp:rsid wsp:val=&quot;32F11DDA&quot;/&gt;&lt;wsp:rsid wsp:val=&quot;32F3B2D0&quot;/&gt;&lt;wsp:rsid wsp:val=&quot;32F541DC&quot;/&gt;&lt;wsp:rsid wsp:val=&quot;32F6102F&quot;/&gt;&lt;wsp:rsid wsp:val=&quot;32F71142&quot;/&gt;&lt;wsp:rsid wsp:val=&quot;32FA57BF&quot;/&gt;&lt;wsp:rsid wsp:val=&quot;33034879&quot;/&gt;&lt;wsp:rsid wsp:val=&quot;33126453&quot;/&gt;&lt;wsp:rsid wsp:val=&quot;3318E073&quot;/&gt;&lt;wsp:rsid wsp:val=&quot;332854FA&quot;/&gt;&lt;wsp:rsid wsp:val=&quot;332BA9B6&quot;/&gt;&lt;wsp:rsid wsp:val=&quot;33330EB2&quot;/&gt;&lt;wsp:rsid wsp:val=&quot;33422D7F&quot;/&gt;&lt;wsp:rsid wsp:val=&quot;3349BAFF&quot;/&gt;&lt;wsp:rsid wsp:val=&quot;334EA2B1&quot;/&gt;&lt;wsp:rsid wsp:val=&quot;335A2045&quot;/&gt;&lt;wsp:rsid wsp:val=&quot;335CD98C&quot;/&gt;&lt;wsp:rsid wsp:val=&quot;3362BDDA&quot;/&gt;&lt;wsp:rsid wsp:val=&quot;336B533B&quot;/&gt;&lt;wsp:rsid wsp:val=&quot;3370291A&quot;/&gt;&lt;wsp:rsid wsp:val=&quot;33703012&quot;/&gt;&lt;wsp:rsid wsp:val=&quot;3370EE9D&quot;/&gt;&lt;wsp:rsid wsp:val=&quot;33792476&quot;/&gt;&lt;wsp:rsid wsp:val=&quot;338EB1EE&quot;/&gt;&lt;wsp:rsid wsp:val=&quot;339C5199&quot;/&gt;&lt;wsp:rsid wsp:val=&quot;339D4A46&quot;/&gt;&lt;wsp:rsid wsp:val=&quot;33A9BE4C&quot;/&gt;&lt;wsp:rsid wsp:val=&quot;33B86E6C&quot;/&gt;&lt;wsp:rsid wsp:val=&quot;33EB2948&quot;/&gt;&lt;wsp:rsid wsp:val=&quot;33FFB5B8&quot;/&gt;&lt;wsp:rsid wsp:val=&quot;340086BF&quot;/&gt;&lt;wsp:rsid wsp:val=&quot;340FD379&quot;/&gt;&lt;wsp:rsid wsp:val=&quot;3429EFD5&quot;/&gt;&lt;wsp:rsid wsp:val=&quot;3457F7D7&quot;/&gt;&lt;wsp:rsid wsp:val=&quot;345B542B&quot;/&gt;&lt;wsp:rsid wsp:val=&quot;3462AF77&quot;/&gt;&lt;wsp:rsid wsp:val=&quot;346B6D54&quot;/&gt;&lt;wsp:rsid wsp:val=&quot;34718779&quot;/&gt;&lt;wsp:rsid wsp:val=&quot;347931EE&quot;/&gt;&lt;wsp:rsid wsp:val=&quot;3496264B&quot;/&gt;&lt;wsp:rsid wsp:val=&quot;34CF20FC&quot;/&gt;&lt;wsp:rsid wsp:val=&quot;34DDE599&quot;/&gt;&lt;wsp:rsid wsp:val=&quot;34EC1980&quot;/&gt;&lt;wsp:rsid wsp:val=&quot;350DC37E&quot;/&gt;&lt;wsp:rsid wsp:val=&quot;3519AAE9&quot;/&gt;&lt;wsp:rsid wsp:val=&quot;35234715&quot;/&gt;&lt;wsp:rsid wsp:val=&quot;35273518&quot;/&gt;&lt;wsp:rsid wsp:val=&quot;3530EF26&quot;/&gt;&lt;wsp:rsid wsp:val=&quot;3549203B&quot;/&gt;&lt;wsp:rsid wsp:val=&quot;354C3B5F&quot;/&gt;&lt;wsp:rsid wsp:val=&quot;355A86D9&quot;/&gt;&lt;wsp:rsid wsp:val=&quot;355B4D7A&quot;/&gt;&lt;wsp:rsid wsp:val=&quot;355C813C&quot;/&gt;&lt;wsp:rsid wsp:val=&quot;3580D904&quot;/&gt;&lt;wsp:rsid wsp:val=&quot;3589F323&quot;/&gt;&lt;wsp:rsid wsp:val=&quot;35912AF6&quot;/&gt;&lt;wsp:rsid wsp:val=&quot;359B27E5&quot;/&gt;&lt;wsp:rsid wsp:val=&quot;359C7640&quot;/&gt;&lt;wsp:rsid wsp:val=&quot;35AC97D9&quot;/&gt;&lt;wsp:rsid wsp:val=&quot;35B0085C&quot;/&gt;&lt;wsp:rsid wsp:val=&quot;35BEB08D&quot;/&gt;&lt;wsp:rsid wsp:val=&quot;35C5C036&quot;/&gt;&lt;wsp:rsid wsp:val=&quot;35CE7C60&quot;/&gt;&lt;wsp:rsid wsp:val=&quot;35D326DB&quot;/&gt;&lt;wsp:rsid wsp:val=&quot;35D71000&quot;/&gt;&lt;wsp:rsid wsp:val=&quot;35DC2511&quot;/&gt;&lt;wsp:rsid wsp:val=&quot;35DEAD83&quot;/&gt;&lt;wsp:rsid wsp:val=&quot;35E2D870&quot;/&gt;&lt;wsp:rsid wsp:val=&quot;3607C2BF&quot;/&gt;&lt;wsp:rsid wsp:val=&quot;36190F2C&quot;/&gt;&lt;wsp:rsid wsp:val=&quot;361A9AF4&quot;/&gt;&lt;wsp:rsid wsp:val=&quot;3620712C&quot;/&gt;&lt;wsp:rsid wsp:val=&quot;3631F6AC&quot;/&gt;&lt;wsp:rsid wsp:val=&quot;3639F8FF&quot;/&gt;&lt;wsp:rsid wsp:val=&quot;3643EFC9&quot;/&gt;&lt;wsp:rsid wsp:val=&quot;36614D92&quot;/&gt;&lt;wsp:rsid wsp:val=&quot;3662F51B&quot;/&gt;&lt;wsp:rsid wsp:val=&quot;367DD204&quot;/&gt;&lt;wsp:rsid wsp:val=&quot;367E7754&quot;/&gt;&lt;wsp:rsid wsp:val=&quot;3686316B&quot;/&gt;&lt;wsp:rsid wsp:val=&quot;368653B2&quot;/&gt;&lt;wsp:rsid wsp:val=&quot;36B21534&quot;/&gt;&lt;wsp:rsid wsp:val=&quot;36B810CB&quot;/&gt;&lt;wsp:rsid wsp:val=&quot;36C19F02&quot;/&gt;&lt;wsp:rsid wsp:val=&quot;36C62558&quot;/&gt;&lt;wsp:rsid wsp:val=&quot;36D730B1&quot;/&gt;&lt;wsp:rsid wsp:val=&quot;36E155EF&quot;/&gt;&lt;wsp:rsid wsp:val=&quot;36FB9A48&quot;/&gt;&lt;wsp:rsid wsp:val=&quot;370E87D7&quot;/&gt;&lt;wsp:rsid wsp:val=&quot;370FB627&quot;/&gt;&lt;wsp:rsid wsp:val=&quot;37104FE8&quot;/&gt;&lt;wsp:rsid wsp:val=&quot;371189C8&quot;/&gt;&lt;wsp:rsid wsp:val=&quot;3712FAA5&quot;/&gt;&lt;wsp:rsid wsp:val=&quot;37135237&quot;/&gt;&lt;wsp:rsid wsp:val=&quot;3718316B&quot;/&gt;&lt;wsp:rsid wsp:val=&quot;3740DF36&quot;/&gt;&lt;wsp:rsid wsp:val=&quot;37471BC6&quot;/&gt;&lt;wsp:rsid wsp:val=&quot;37501116&quot;/&gt;&lt;wsp:rsid wsp:val=&quot;375426DA&quot;/&gt;&lt;wsp:rsid wsp:val=&quot;37619097&quot;/&gt;&lt;wsp:rsid wsp:val=&quot;3762F9C9&quot;/&gt;&lt;wsp:rsid wsp:val=&quot;376ACB05&quot;/&gt;&lt;wsp:rsid wsp:val=&quot;3772A109&quot;/&gt;&lt;wsp:rsid wsp:val=&quot;377B2B01&quot;/&gt;&lt;wsp:rsid wsp:val=&quot;37941B36&quot;/&gt;&lt;wsp:rsid wsp:val=&quot;37A27C13&quot;/&gt;&lt;wsp:rsid wsp:val=&quot;37B4090D&quot;/&gt;&lt;wsp:rsid wsp:val=&quot;37BCC593&quot;/&gt;&lt;wsp:rsid wsp:val=&quot;37BF2801&quot;/&gt;&lt;wsp:rsid wsp:val=&quot;37D710E4&quot;/&gt;&lt;wsp:rsid wsp:val=&quot;37F18325&quot;/&gt;&lt;wsp:rsid wsp:val=&quot;37F8172A&quot;/&gt;&lt;wsp:rsid wsp:val=&quot;380A3FE6&quot;/&gt;&lt;wsp:rsid wsp:val=&quot;380B3FFD&quot;/&gt;&lt;wsp:rsid wsp:val=&quot;3823BA42&quot;/&gt;&lt;wsp:rsid wsp:val=&quot;382D31D5&quot;/&gt;&lt;wsp:rsid wsp:val=&quot;383F60BC&quot;/&gt;&lt;wsp:rsid wsp:val=&quot;387FB28C&quot;/&gt;&lt;wsp:rsid wsp:val=&quot;387FD77D&quot;/&gt;&lt;wsp:rsid wsp:val=&quot;3891DFDC&quot;/&gt;&lt;wsp:rsid wsp:val=&quot;38AAB380&quot;/&gt;&lt;wsp:rsid wsp:val=&quot;38ADFE55&quot;/&gt;&lt;wsp:rsid wsp:val=&quot;38AE30BF&quot;/&gt;&lt;wsp:rsid wsp:val=&quot;38D6FCB3&quot;/&gt;&lt;wsp:rsid wsp:val=&quot;38E24367&quot;/&gt;&lt;wsp:rsid wsp:val=&quot;38ED6B12&quot;/&gt;&lt;wsp:rsid wsp:val=&quot;38FB6378&quot;/&gt;&lt;wsp:rsid wsp:val=&quot;38FBAC8B&quot;/&gt;&lt;wsp:rsid wsp:val=&quot;390626A1&quot;/&gt;&lt;wsp:rsid wsp:val=&quot;391491FB&quot;/&gt;&lt;wsp:rsid wsp:val=&quot;39164E45&quot;/&gt;&lt;wsp:rsid wsp:val=&quot;391FCAB1&quot;/&gt;&lt;wsp:rsid wsp:val=&quot;3934BD0B&quot;/&gt;&lt;wsp:rsid wsp:val=&quot;393EDE77&quot;/&gt;&lt;wsp:rsid wsp:val=&quot;394944D0&quot;/&gt;&lt;wsp:rsid wsp:val=&quot;395C57D2&quot;/&gt;&lt;wsp:rsid wsp:val=&quot;39651274&quot;/&gt;&lt;wsp:rsid wsp:val=&quot;3966EC74&quot;/&gt;&lt;wsp:rsid wsp:val=&quot;3968F3F3&quot;/&gt;&lt;wsp:rsid wsp:val=&quot;3972423F&quot;/&gt;&lt;wsp:rsid wsp:val=&quot;3972EDAF&quot;/&gt;&lt;wsp:rsid wsp:val=&quot;39B61816&quot;/&gt;&lt;wsp:rsid wsp:val=&quot;39B872DC&quot;/&gt;&lt;wsp:rsid wsp:val=&quot;39BFA048&quot;/&gt;&lt;wsp:rsid wsp:val=&quot;39C79B0E&quot;/&gt;&lt;wsp:rsid wsp:val=&quot;39EA0E14&quot;/&gt;&lt;wsp:rsid wsp:val=&quot;39EA9AA9&quot;/&gt;&lt;wsp:rsid wsp:val=&quot;39EC852D&quot;/&gt;&lt;wsp:rsid wsp:val=&quot;39FE15DE&quot;/&gt;&lt;wsp:rsid wsp:val=&quot;3A03E3CE&quot;/&gt;&lt;wsp:rsid wsp:val=&quot;3A0B73FD&quot;/&gt;&lt;wsp:rsid wsp:val=&quot;3A0ECDC8&quot;/&gt;&lt;wsp:rsid wsp:val=&quot;3A165F93&quot;/&gt;&lt;wsp:rsid wsp:val=&quot;3A1E1636&quot;/&gt;&lt;wsp:rsid wsp:val=&quot;3A4022DC&quot;/&gt;&lt;wsp:rsid wsp:val=&quot;3A447254&quot;/&gt;&lt;wsp:rsid wsp:val=&quot;3A58E104&quot;/&gt;&lt;wsp:rsid wsp:val=&quot;3A67BE48&quot;/&gt;&lt;wsp:rsid wsp:val=&quot;3A71D9A9&quot;/&gt;&lt;wsp:rsid wsp:val=&quot;3A78FDC9&quot;/&gt;&lt;wsp:rsid wsp:val=&quot;3A8A8BDF&quot;/&gt;&lt;wsp:rsid wsp:val=&quot;3A8F1698&quot;/&gt;&lt;wsp:rsid wsp:val=&quot;3A92364A&quot;/&gt;&lt;wsp:rsid wsp:val=&quot;3A9D2DAB&quot;/&gt;&lt;wsp:rsid wsp:val=&quot;3AA697FE&quot;/&gt;&lt;wsp:rsid wsp:val=&quot;3AAA41CB&quot;/&gt;&lt;wsp:rsid wsp:val=&quot;3AB98DE6&quot;/&gt;&lt;wsp:rsid wsp:val=&quot;3AD08F04&quot;/&gt;&lt;wsp:rsid wsp:val=&quot;3AD852F2&quot;/&gt;&lt;wsp:rsid wsp:val=&quot;3AFAD5A1&quot;/&gt;&lt;wsp:rsid wsp:val=&quot;3B040A72&quot;/&gt;&lt;wsp:rsid wsp:val=&quot;3B0B2536&quot;/&gt;&lt;wsp:rsid wsp:val=&quot;3B21BAD2&quot;/&gt;&lt;wsp:rsid wsp:val=&quot;3B25EFC2&quot;/&gt;&lt;wsp:rsid wsp:val=&quot;3B28E1E2&quot;/&gt;&lt;wsp:rsid wsp:val=&quot;3B573CAF&quot;/&gt;&lt;wsp:rsid wsp:val=&quot;3B5E6278&quot;/&gt;&lt;wsp:rsid wsp:val=&quot;3B78A4AB&quot;/&gt;&lt;wsp:rsid wsp:val=&quot;3B7D5939&quot;/&gt;&lt;wsp:rsid wsp:val=&quot;3B7EC31A&quot;/&gt;&lt;wsp:rsid wsp:val=&quot;3B8BADF6&quot;/&gt;&lt;wsp:rsid wsp:val=&quot;3BA8D8A3&quot;/&gt;&lt;wsp:rsid wsp:val=&quot;3BAB9770&quot;/&gt;&lt;wsp:rsid wsp:val=&quot;3BCA98AE&quot;/&gt;&lt;wsp:rsid wsp:val=&quot;3BCF38BC&quot;/&gt;&lt;wsp:rsid wsp:val=&quot;3BD13DDB&quot;/&gt;&lt;wsp:rsid wsp:val=&quot;3BD78CD7&quot;/&gt;&lt;wsp:rsid wsp:val=&quot;3BEF122D&quot;/&gt;&lt;wsp:rsid wsp:val=&quot;3BF896EC&quot;/&gt;&lt;wsp:rsid wsp:val=&quot;3BF9FBCB&quot;/&gt;&lt;wsp:rsid wsp:val=&quot;3C00EE61&quot;/&gt;&lt;wsp:rsid wsp:val=&quot;3C134CC7&quot;/&gt;&lt;wsp:rsid wsp:val=&quot;3C185E58&quot;/&gt;&lt;wsp:rsid wsp:val=&quot;3C4B614F&quot;/&gt;&lt;wsp:rsid wsp:val=&quot;3C54BC60&quot;/&gt;&lt;wsp:rsid wsp:val=&quot;3C677D10&quot;/&gt;&lt;wsp:rsid wsp:val=&quot;3C72C04F&quot;/&gt;&lt;wsp:rsid wsp:val=&quot;3C86575E&quot;/&gt;&lt;wsp:rsid wsp:val=&quot;3C8CDDF9&quot;/&gt;&lt;wsp:rsid wsp:val=&quot;3C9C968E&quot;/&gt;&lt;wsp:rsid wsp:val=&quot;3CA2D5AC&quot;/&gt;&lt;wsp:rsid wsp:val=&quot;3CAF55BE&quot;/&gt;&lt;wsp:rsid wsp:val=&quot;3CB178BD&quot;/&gt;&lt;wsp:rsid wsp:val=&quot;3CB22E6A&quot;/&gt;&lt;wsp:rsid wsp:val=&quot;3CBDF456&quot;/&gt;&lt;wsp:rsid wsp:val=&quot;3CD870C7&quot;/&gt;&lt;wsp:rsid wsp:val=&quot;3CDFE246&quot;/&gt;&lt;wsp:rsid wsp:val=&quot;3CED3705&quot;/&gt;&lt;wsp:rsid wsp:val=&quot;3D11556B&quot;/&gt;&lt;wsp:rsid wsp:val=&quot;3D16FCA6&quot;/&gt;&lt;wsp:rsid wsp:val=&quot;3D20A6E5&quot;/&gt;&lt;wsp:rsid wsp:val=&quot;3D25C250&quot;/&gt;&lt;wsp:rsid wsp:val=&quot;3D334F4F&quot;/&gt;&lt;wsp:rsid wsp:val=&quot;3D373D50&quot;/&gt;&lt;wsp:rsid wsp:val=&quot;3D436B53&quot;/&gt;&lt;wsp:rsid wsp:val=&quot;3D51CD02&quot;/&gt;&lt;wsp:rsid wsp:val=&quot;3D5CAB14&quot;/&gt;&lt;wsp:rsid wsp:val=&quot;3D689E03&quot;/&gt;&lt;wsp:rsid wsp:val=&quot;3D707565&quot;/&gt;&lt;wsp:rsid wsp:val=&quot;3D793332&quot;/&gt;&lt;wsp:rsid wsp:val=&quot;3D7F916C&quot;/&gt;&lt;wsp:rsid wsp:val=&quot;3D805F49&quot;/&gt;&lt;wsp:rsid wsp:val=&quot;3D86894D&quot;/&gt;&lt;wsp:rsid wsp:val=&quot;3D87FE86&quot;/&gt;&lt;wsp:rsid wsp:val=&quot;3D97ACAA&quot;/&gt;&lt;wsp:rsid wsp:val=&quot;3DB0AE79&quot;/&gt;&lt;wsp:rsid wsp:val=&quot;3DBE845B&quot;/&gt;&lt;wsp:rsid wsp:val=&quot;3DC76E76&quot;/&gt;&lt;wsp:rsid wsp:val=&quot;3DCEF97B&quot;/&gt;&lt;wsp:rsid wsp:val=&quot;3DE821C2&quot;/&gt;&lt;wsp:rsid wsp:val=&quot;3DE9BF68&quot;/&gt;&lt;wsp:rsid wsp:val=&quot;3E073F7E&quot;/&gt;&lt;wsp:rsid wsp:val=&quot;3E0840EA&quot;/&gt;&lt;wsp:rsid wsp:val=&quot;3E0C3B95&quot;/&gt;&lt;wsp:rsid wsp:val=&quot;3E10988C&quot;/&gt;&lt;wsp:rsid wsp:val=&quot;3E124F9A&quot;/&gt;&lt;wsp:rsid wsp:val=&quot;3E1D2E98&quot;/&gt;&lt;wsp:rsid wsp:val=&quot;3E285B5D&quot;/&gt;&lt;wsp:rsid wsp:val=&quot;3E2F85F0&quot;/&gt;&lt;wsp:rsid wsp:val=&quot;3E37D8AA&quot;/&gt;&lt;wsp:rsid wsp:val=&quot;3E398A3B&quot;/&gt;&lt;wsp:rsid wsp:val=&quot;3E3B3626&quot;/&gt;&lt;wsp:rsid wsp:val=&quot;3E3D0891&quot;/&gt;&lt;wsp:rsid wsp:val=&quot;3E4E0D59&quot;/&gt;&lt;wsp:rsid wsp:val=&quot;3E569F7A&quot;/&gt;&lt;wsp:rsid wsp:val=&quot;3E652209&quot;/&gt;&lt;wsp:rsid wsp:val=&quot;3E6D8567&quot;/&gt;&lt;wsp:rsid wsp:val=&quot;3E824E3A&quot;/&gt;&lt;wsp:rsid wsp:val=&quot;3E898939&quot;/&gt;&lt;wsp:rsid wsp:val=&quot;3E8B859E&quot;/&gt;&lt;wsp:rsid wsp:val=&quot;3E96A5FB&quot;/&gt;&lt;wsp:rsid wsp:val=&quot;3EA4E85D&quot;/&gt;&lt;wsp:rsid wsp:val=&quot;3EA5CA07&quot;/&gt;&lt;wsp:rsid wsp:val=&quot;3EB83558&quot;/&gt;&lt;wsp:rsid wsp:val=&quot;3EBF300A&quot;/&gt;&lt;wsp:rsid wsp:val=&quot;3EC293F4&quot;/&gt;&lt;wsp:rsid wsp:val=&quot;3EC4D545&quot;/&gt;&lt;wsp:rsid wsp:val=&quot;3EDC7219&quot;/&gt;&lt;wsp:rsid wsp:val=&quot;3EDD15C2&quot;/&gt;&lt;wsp:rsid wsp:val=&quot;3EDF239B&quot;/&gt;&lt;wsp:rsid wsp:val=&quot;3EE51106&quot;/&gt;&lt;wsp:rsid wsp:val=&quot;3EF3FB6B&quot;/&gt;&lt;wsp:rsid wsp:val=&quot;3F022EF3&quot;/&gt;&lt;wsp:rsid wsp:val=&quot;3F0BBDDF&quot;/&gt;&lt;wsp:rsid wsp:val=&quot;3F1CD52B&quot;/&gt;&lt;wsp:rsid wsp:val=&quot;3F22070E&quot;/&gt;&lt;wsp:rsid wsp:val=&quot;3F29705D&quot;/&gt;&lt;wsp:rsid wsp:val=&quot;3F2DDA27&quot;/&gt;&lt;wsp:rsid wsp:val=&quot;3F65203E&quot;/&gt;&lt;wsp:rsid wsp:val=&quot;3F65F247&quot;/&gt;&lt;wsp:rsid wsp:val=&quot;3F78DFB8&quot;/&gt;&lt;wsp:rsid wsp:val=&quot;3F8CB2C3&quot;/&gt;&lt;wsp:rsid wsp:val=&quot;3F8D080C&quot;/&gt;&lt;wsp:rsid wsp:val=&quot;3FA7E946&quot;/&gt;&lt;wsp:rsid wsp:val=&quot;3FB7222A&quot;/&gt;&lt;wsp:rsid wsp:val=&quot;3FBDB666&quot;/&gt;&lt;wsp:rsid wsp:val=&quot;3FC4A810&quot;/&gt;&lt;wsp:rsid wsp:val=&quot;3FC7B685&quot;/&gt;&lt;wsp:rsid wsp:val=&quot;3FD2EE8A&quot;/&gt;&lt;wsp:rsid wsp:val=&quot;3FE11F1C&quot;/&gt;&lt;wsp:rsid wsp:val=&quot;4003AAB2&quot;/&gt;&lt;wsp:rsid wsp:val=&quot;40047225&quot;/&gt;&lt;wsp:rsid wsp:val=&quot;40068CC4&quot;/&gt;&lt;wsp:rsid wsp:val=&quot;400ECBF3&quot;/&gt;&lt;wsp:rsid wsp:val=&quot;40174385&quot;/&gt;&lt;wsp:rsid wsp:val=&quot;402E3172&quot;/&gt;&lt;wsp:rsid wsp:val=&quot;40402B5B&quot;/&gt;&lt;wsp:rsid wsp:val=&quot;4055F221&quot;/&gt;&lt;wsp:rsid wsp:val=&quot;4059EB12&quot;/&gt;&lt;wsp:rsid wsp:val=&quot;409D7ADD&quot;/&gt;&lt;wsp:rsid wsp:val=&quot;40ABBB75&quot;/&gt;&lt;wsp:rsid wsp:val=&quot;40AD59E9&quot;/&gt;&lt;wsp:rsid wsp:val=&quot;40B54760&quot;/&gt;&lt;wsp:rsid wsp:val=&quot;40BADC08&quot;/&gt;&lt;wsp:rsid wsp:val=&quot;40C71000&quot;/&gt;&lt;wsp:rsid wsp:val=&quot;40CE5807&quot;/&gt;&lt;wsp:rsid wsp:val=&quot;40D90AD0&quot;/&gt;&lt;wsp:rsid wsp:val=&quot;40D951BD&quot;/&gt;&lt;wsp:rsid wsp:val=&quot;40DAE098&quot;/&gt;&lt;wsp:rsid wsp:val=&quot;40DD4EC6&quot;/&gt;&lt;wsp:rsid wsp:val=&quot;40E329D4&quot;/&gt;&lt;wsp:rsid wsp:val=&quot;40F79D6F&quot;/&gt;&lt;wsp:rsid wsp:val=&quot;41228F1A&quot;/&gt;&lt;wsp:rsid wsp:val=&quot;4126C53E&quot;/&gt;&lt;wsp:rsid wsp:val=&quot;41465D96&quot;/&gt;&lt;wsp:rsid wsp:val=&quot;4146D983&quot;/&gt;&lt;wsp:rsid wsp:val=&quot;41541A3C&quot;/&gt;&lt;wsp:rsid wsp:val=&quot;41546936&quot;/&gt;&lt;wsp:rsid wsp:val=&quot;4170AF09&quot;/&gt;&lt;wsp:rsid wsp:val=&quot;41756398&quot;/&gt;&lt;wsp:rsid wsp:val=&quot;417892B1&quot;/&gt;&lt;wsp:rsid wsp:val=&quot;4185AE1B&quot;/&gt;&lt;wsp:rsid wsp:val=&quot;4187DC22&quot;/&gt;&lt;wsp:rsid wsp:val=&quot;419E8E00&quot;/&gt;&lt;wsp:rsid wsp:val=&quot;41A03462&quot;/&gt;&lt;wsp:rsid wsp:val=&quot;41B35038&quot;/&gt;&lt;wsp:rsid wsp:val=&quot;41B96F63&quot;/&gt;&lt;wsp:rsid wsp:val=&quot;41C70632&quot;/&gt;&lt;wsp:rsid wsp:val=&quot;41C857F8&quot;/&gt;&lt;wsp:rsid wsp:val=&quot;41C86D4C&quot;/&gt;&lt;wsp:rsid wsp:val=&quot;41D15B1E&quot;/&gt;&lt;wsp:rsid wsp:val=&quot;41D5FCC6&quot;/&gt;&lt;wsp:rsid wsp:val=&quot;41DFA5FA&quot;/&gt;&lt;wsp:rsid wsp:val=&quot;41F1058D&quot;/&gt;&lt;wsp:rsid wsp:val=&quot;41F2AD2C&quot;/&gt;&lt;wsp:rsid wsp:val=&quot;41FC87BF&quot;/&gt;&lt;wsp:rsid wsp:val=&quot;42074097&quot;/&gt;&lt;wsp:rsid wsp:val=&quot;4209D73A&quot;/&gt;&lt;wsp:rsid wsp:val=&quot;4212ACEE&quot;/&gt;&lt;wsp:rsid wsp:val=&quot;4223BF26&quot;/&gt;&lt;wsp:rsid wsp:val=&quot;423904E1&quot;/&gt;&lt;wsp:rsid wsp:val=&quot;4241A118&quot;/&gt;&lt;wsp:rsid wsp:val=&quot;4248AFA3&quot;/&gt;&lt;wsp:rsid wsp:val=&quot;4250E165&quot;/&gt;&lt;wsp:rsid wsp:val=&quot;42528F17&quot;/&gt;&lt;wsp:rsid wsp:val=&quot;42595088&quot;/&gt;&lt;wsp:rsid wsp:val=&quot;425FDE20&quot;/&gt;&lt;wsp:rsid wsp:val=&quot;4261201D&quot;/&gt;&lt;wsp:rsid wsp:val=&quot;427B56AB&quot;/&gt;&lt;wsp:rsid wsp:val=&quot;428F1733&quot;/&gt;&lt;wsp:rsid wsp:val=&quot;42906558&quot;/&gt;&lt;wsp:rsid wsp:val=&quot;42988186&quot;/&gt;&lt;wsp:rsid wsp:val=&quot;42AAFF62&quot;/&gt;&lt;wsp:rsid wsp:val=&quot;42ADD1C1&quot;/&gt;&lt;wsp:rsid wsp:val=&quot;42B99E49&quot;/&gt;&lt;wsp:rsid wsp:val=&quot;42D02989&quot;/&gt;&lt;wsp:rsid wsp:val=&quot;42D5FBC8&quot;/&gt;&lt;wsp:rsid wsp:val=&quot;42E34B98&quot;/&gt;&lt;wsp:rsid wsp:val=&quot;42E8BEA0&quot;/&gt;&lt;wsp:rsid wsp:val=&quot;42F573C9&quot;/&gt;&lt;wsp:rsid wsp:val=&quot;4304099D&quot;/&gt;&lt;wsp:rsid wsp:val=&quot;430A67F5&quot;/&gt;&lt;wsp:rsid wsp:val=&quot;4317C2AF&quot;/&gt;&lt;wsp:rsid wsp:val=&quot;431CAF2F&quot;/&gt;&lt;wsp:rsid wsp:val=&quot;43217E7C&quot;/&gt;&lt;wsp:rsid wsp:val=&quot;4323310C&quot;/&gt;&lt;wsp:rsid wsp:val=&quot;4326A5B5&quot;/&gt;&lt;wsp:rsid wsp:val=&quot;432DE30F&quot;/&gt;&lt;wsp:rsid wsp:val=&quot;4333B072&quot;/&gt;&lt;wsp:rsid wsp:val=&quot;433B1B2B&quot;/&gt;&lt;wsp:rsid wsp:val=&quot;4344F317&quot;/&gt;&lt;wsp:rsid wsp:val=&quot;4346DC01&quot;/&gt;&lt;wsp:rsid wsp:val=&quot;434FDCE2&quot;/&gt;&lt;wsp:rsid wsp:val=&quot;43502256&quot;/&gt;&lt;wsp:rsid wsp:val=&quot;435875F9&quot;/&gt;&lt;wsp:rsid wsp:val=&quot;4359E2F8&quot;/&gt;&lt;wsp:rsid wsp:val=&quot;435C7889&quot;/&gt;&lt;wsp:rsid wsp:val=&quot;436A5D79&quot;/&gt;&lt;wsp:rsid wsp:val=&quot;43710797&quot;/&gt;&lt;wsp:rsid wsp:val=&quot;4371CD7E&quot;/&gt;&lt;wsp:rsid wsp:val=&quot;4372EDB3&quot;/&gt;&lt;wsp:rsid wsp:val=&quot;437674BA&quot;/&gt;&lt;wsp:rsid wsp:val=&quot;438BB3F0&quot;/&gt;&lt;wsp:rsid wsp:val=&quot;43944A59&quot;/&gt;&lt;wsp:rsid wsp:val=&quot;439D9487&quot;/&gt;&lt;wsp:rsid wsp:val=&quot;43A45579&quot;/&gt;&lt;wsp:rsid wsp:val=&quot;43AF77E1&quot;/&gt;&lt;wsp:rsid wsp:val=&quot;43BD603B&quot;/&gt;&lt;wsp:rsid wsp:val=&quot;43C0CD4C&quot;/&gt;&lt;wsp:rsid wsp:val=&quot;43CA0E0B&quot;/&gt;&lt;wsp:rsid wsp:val=&quot;43CC6A2E&quot;/&gt;&lt;wsp:rsid wsp:val=&quot;43D0C358&quot;/&gt;&lt;wsp:rsid wsp:val=&quot;43D41360&quot;/&gt;&lt;wsp:rsid wsp:val=&quot;43DF3595&quot;/&gt;&lt;wsp:rsid wsp:val=&quot;43E066C9&quot;/&gt;&lt;wsp:rsid wsp:val=&quot;43E5F1E3&quot;/&gt;&lt;wsp:rsid wsp:val=&quot;43EA7EA7&quot;/&gt;&lt;wsp:rsid wsp:val=&quot;44021198&quot;/&gt;&lt;wsp:rsid wsp:val=&quot;4417E119&quot;/&gt;&lt;wsp:rsid wsp:val=&quot;441836C4&quot;/&gt;&lt;wsp:rsid wsp:val=&quot;4432FC58&quot;/&gt;&lt;wsp:rsid wsp:val=&quot;44342F62&quot;/&gt;&lt;wsp:rsid wsp:val=&quot;4434CAC9&quot;/&gt;&lt;wsp:rsid wsp:val=&quot;443D69B8&quot;/&gt;&lt;wsp:rsid wsp:val=&quot;44494434&quot;/&gt;&lt;wsp:rsid wsp:val=&quot;44515246&quot;/&gt;&lt;wsp:rsid wsp:val=&quot;4464A006&quot;/&gt;&lt;wsp:rsid wsp:val=&quot;4466CD26&quot;/&gt;&lt;wsp:rsid wsp:val=&quot;446DCB14&quot;/&gt;&lt;wsp:rsid wsp:val=&quot;44822731&quot;/&gt;&lt;wsp:rsid wsp:val=&quot;4488F72F&quot;/&gt;&lt;wsp:rsid wsp:val=&quot;4489C3F9&quot;/&gt;&lt;wsp:rsid wsp:val=&quot;4494F59F&quot;/&gt;&lt;wsp:rsid wsp:val=&quot;44A414B1&quot;/&gt;&lt;wsp:rsid wsp:val=&quot;44E9D8B4&quot;/&gt;&lt;wsp:rsid wsp:val=&quot;44ED8616&quot;/&gt;&lt;wsp:rsid wsp:val=&quot;44F0D1C9&quot;/&gt;&lt;wsp:rsid wsp:val=&quot;44F848EA&quot;/&gt;&lt;wsp:rsid wsp:val=&quot;44FC7D60&quot;/&gt;&lt;wsp:rsid wsp:val=&quot;45098276&quot;/&gt;&lt;wsp:rsid wsp:val=&quot;451A9B5E&quot;/&gt;&lt;wsp:rsid wsp:val=&quot;45238D64&quot;/&gt;&lt;wsp:rsid wsp:val=&quot;453FB9EA&quot;/&gt;&lt;wsp:rsid wsp:val=&quot;454256C8&quot;/&gt;&lt;wsp:rsid wsp:val=&quot;4548BA7E&quot;/&gt;&lt;wsp:rsid wsp:val=&quot;454A0115&quot;/&gt;&lt;wsp:rsid wsp:val=&quot;454CFAEE&quot;/&gt;&lt;wsp:rsid wsp:val=&quot;45562F5A&quot;/&gt;&lt;wsp:rsid wsp:val=&quot;455DFC5B&quot;/&gt;&lt;wsp:rsid wsp:val=&quot;45701AA4&quot;/&gt;&lt;wsp:rsid wsp:val=&quot;45837BDB&quot;/&gt;&lt;wsp:rsid wsp:val=&quot;458D5B6E&quot;/&gt;&lt;wsp:rsid wsp:val=&quot;459138FB&quot;/&gt;&lt;wsp:rsid wsp:val=&quot;459167FC&quot;/&gt;&lt;wsp:rsid wsp:val=&quot;4592B3FB&quot;/&gt;&lt;wsp:rsid wsp:val=&quot;459A8123&quot;/&gt;&lt;wsp:rsid wsp:val=&quot;45A07234&quot;/&gt;&lt;wsp:rsid wsp:val=&quot;45AA5592&quot;/&gt;&lt;wsp:rsid wsp:val=&quot;45B97F52&quot;/&gt;&lt;wsp:rsid wsp:val=&quot;45C5BE61&quot;/&gt;&lt;wsp:rsid wsp:val=&quot;45DBBB25&quot;/&gt;&lt;wsp:rsid wsp:val=&quot;45FD9315&quot;/&gt;&lt;wsp:rsid wsp:val=&quot;46058A51&quot;/&gt;&lt;wsp:rsid wsp:val=&quot;460A7196&quot;/&gt;&lt;wsp:rsid wsp:val=&quot;460D9C8A&quot;/&gt;&lt;wsp:rsid wsp:val=&quot;4628E05A&quot;/&gt;&lt;wsp:rsid wsp:val=&quot;462A057E&quot;/&gt;&lt;wsp:rsid wsp:val=&quot;4634AFDD&quot;/&gt;&lt;wsp:rsid wsp:val=&quot;464583D8&quot;/&gt;&lt;wsp:rsid wsp:val=&quot;465043B7&quot;/&gt;&lt;wsp:rsid wsp:val=&quot;46520F05&quot;/&gt;&lt;wsp:rsid wsp:val=&quot;46586C7D&quot;/&gt;&lt;wsp:rsid wsp:val=&quot;465DF276&quot;/&gt;&lt;wsp:rsid wsp:val=&quot;46A4CC41&quot;/&gt;&lt;wsp:rsid wsp:val=&quot;46AB6DAB&quot;/&gt;&lt;wsp:rsid wsp:val=&quot;46C28446&quot;/&gt;&lt;wsp:rsid wsp:val=&quot;46C4C8DD&quot;/&gt;&lt;wsp:rsid wsp:val=&quot;46CE49AE&quot;/&gt;&lt;wsp:rsid wsp:val=&quot;46DF7F46&quot;/&gt;&lt;wsp:rsid wsp:val=&quot;46EB17FE&quot;/&gt;&lt;wsp:rsid wsp:val=&quot;46F09670&quot;/&gt;&lt;wsp:rsid wsp:val=&quot;46F3A60E&quot;/&gt;&lt;wsp:rsid wsp:val=&quot;4700F210&quot;/&gt;&lt;wsp:rsid wsp:val=&quot;47156AC1&quot;/&gt;&lt;wsp:rsid wsp:val=&quot;471996ED&quot;/&gt;&lt;wsp:rsid wsp:val=&quot;47257C68&quot;/&gt;&lt;wsp:rsid wsp:val=&quot;472E73CC&quot;/&gt;&lt;wsp:rsid wsp:val=&quot;47365184&quot;/&gt;&lt;wsp:rsid wsp:val=&quot;473AD547&quot;/&gt;&lt;wsp:rsid wsp:val=&quot;473F5209&quot;/&gt;&lt;wsp:rsid wsp:val=&quot;475207F7&quot;/&gt;&lt;wsp:rsid wsp:val=&quot;475451F4&quot;/&gt;&lt;wsp:rsid wsp:val=&quot;475F2351&quot;/&gt;&lt;wsp:rsid wsp:val=&quot;476BF2A9&quot;/&gt;&lt;wsp:rsid wsp:val=&quot;476CA315&quot;/&gt;&lt;wsp:rsid wsp:val=&quot;4778E45E&quot;/&gt;&lt;wsp:rsid wsp:val=&quot;477D516D&quot;/&gt;&lt;wsp:rsid wsp:val=&quot;47837DE9&quot;/&gt;&lt;wsp:rsid wsp:val=&quot;478C74CF&quot;/&gt;&lt;wsp:rsid wsp:val=&quot;47996376&quot;/&gt;&lt;wsp:rsid wsp:val=&quot;47A03990&quot;/&gt;&lt;wsp:rsid wsp:val=&quot;47AD4162&quot;/&gt;&lt;wsp:rsid wsp:val=&quot;47B6A7AD&quot;/&gt;&lt;wsp:rsid wsp:val=&quot;47BAB5E0&quot;/&gt;&lt;wsp:rsid wsp:val=&quot;47C0DF06&quot;/&gt;&lt;wsp:rsid wsp:val=&quot;47CF6B4D&quot;/&gt;&lt;wsp:rsid wsp:val=&quot;47E2FDCC&quot;/&gt;&lt;wsp:rsid wsp:val=&quot;47E6BD8E&quot;/&gt;&lt;wsp:rsid wsp:val=&quot;47EEC471&quot;/&gt;&lt;wsp:rsid wsp:val=&quot;47F6BDB2&quot;/&gt;&lt;wsp:rsid wsp:val=&quot;47F8B145&quot;/&gt;&lt;wsp:rsid wsp:val=&quot;47FDAC90&quot;/&gt;&lt;wsp:rsid wsp:val=&quot;47FE4E28&quot;/&gt;&lt;wsp:rsid wsp:val=&quot;4800A6FD&quot;/&gt;&lt;wsp:rsid wsp:val=&quot;4810D898&quot;/&gt;&lt;wsp:rsid wsp:val=&quot;4818D418&quot;/&gt;&lt;wsp:rsid wsp:val=&quot;481FFECE&quot;/&gt;&lt;wsp:rsid wsp:val=&quot;4835938D&quot;/&gt;&lt;wsp:rsid wsp:val=&quot;4838601A&quot;/&gt;&lt;wsp:rsid wsp:val=&quot;483B127E&quot;/&gt;&lt;wsp:rsid wsp:val=&quot;4845A219&quot;/&gt;&lt;wsp:rsid wsp:val=&quot;484D6F83&quot;/&gt;&lt;wsp:rsid wsp:val=&quot;484D8E27&quot;/&gt;&lt;wsp:rsid wsp:val=&quot;4851402B&quot;/&gt;&lt;wsp:rsid wsp:val=&quot;4856B24E&quot;/&gt;&lt;wsp:rsid wsp:val=&quot;489AD1F6&quot;/&gt;&lt;wsp:rsid wsp:val=&quot;48A6F46E&quot;/&gt;&lt;wsp:rsid wsp:val=&quot;48B9E6DE&quot;/&gt;&lt;wsp:rsid wsp:val=&quot;48BD5C66&quot;/&gt;&lt;wsp:rsid wsp:val=&quot;48C7C7B6&quot;/&gt;&lt;wsp:rsid wsp:val=&quot;48CCB334&quot;/&gt;&lt;wsp:rsid wsp:val=&quot;48D582BB&quot;/&gt;&lt;wsp:rsid wsp:val=&quot;48EF253D&quot;/&gt;&lt;wsp:rsid wsp:val=&quot;48F24C39&quot;/&gt;&lt;wsp:rsid wsp:val=&quot;48FA87AF&quot;/&gt;&lt;wsp:rsid wsp:val=&quot;48FBE08F&quot;/&gt;&lt;wsp:rsid wsp:val=&quot;48FD5472&quot;/&gt;&lt;wsp:rsid wsp:val=&quot;48FE58B7&quot;/&gt;&lt;wsp:rsid wsp:val=&quot;4902E91A&quot;/&gt;&lt;wsp:rsid wsp:val=&quot;49038246&quot;/&gt;&lt;wsp:rsid wsp:val=&quot;4907A03A&quot;/&gt;&lt;wsp:rsid wsp:val=&quot;490F3536&quot;/&gt;&lt;wsp:rsid wsp:val=&quot;49126874&quot;/&gt;&lt;wsp:rsid wsp:val=&quot;49178452&quot;/&gt;&lt;wsp:rsid wsp:val=&quot;491DD060&quot;/&gt;&lt;wsp:rsid wsp:val=&quot;4926ED5D&quot;/&gt;&lt;wsp:rsid wsp:val=&quot;492A5CA5&quot;/&gt;&lt;wsp:rsid wsp:val=&quot;492FBEA2&quot;/&gt;&lt;wsp:rsid wsp:val=&quot;4931D723&quot;/&gt;&lt;wsp:rsid wsp:val=&quot;49363B28&quot;/&gt;&lt;wsp:rsid wsp:val=&quot;493DC266&quot;/&gt;&lt;wsp:rsid wsp:val=&quot;495488BC&quot;/&gt;&lt;wsp:rsid wsp:val=&quot;495B8CA1&quot;/&gt;&lt;wsp:rsid wsp:val=&quot;49751628&quot;/&gt;&lt;wsp:rsid wsp:val=&quot;49860829&quot;/&gt;&lt;wsp:rsid wsp:val=&quot;498DC2DE&quot;/&gt;&lt;wsp:rsid wsp:val=&quot;4993F841&quot;/&gt;&lt;wsp:rsid wsp:val=&quot;4994531E&quot;/&gt;&lt;wsp:rsid wsp:val=&quot;49946753&quot;/&gt;&lt;wsp:rsid wsp:val=&quot;49959338&quot;/&gt;&lt;wsp:rsid wsp:val=&quot;49AAEEC7&quot;/&gt;&lt;wsp:rsid wsp:val=&quot;49FAD5B9&quot;/&gt;&lt;wsp:rsid wsp:val=&quot;4A02837B&quot;/&gt;&lt;wsp:rsid wsp:val=&quot;4A1218EA&quot;/&gt;&lt;wsp:rsid wsp:val=&quot;4A26EA5B&quot;/&gt;&lt;wsp:rsid wsp:val=&quot;4A282172&quot;/&gt;&lt;wsp:rsid wsp:val=&quot;4A28ABC5&quot;/&gt;&lt;wsp:rsid wsp:val=&quot;4A385246&quot;/&gt;&lt;wsp:rsid wsp:val=&quot;4A3D1DC1&quot;/&gt;&lt;wsp:rsid wsp:val=&quot;4A41F710&quot;/&gt;&lt;wsp:rsid wsp:val=&quot;4A4441B2&quot;/&gt;&lt;wsp:rsid wsp:val=&quot;4A44EC17&quot;/&gt;&lt;wsp:rsid wsp:val=&quot;4A462FF6&quot;/&gt;&lt;wsp:rsid wsp:val=&quot;4A4DD5B7&quot;/&gt;&lt;wsp:rsid wsp:val=&quot;4A502F66&quot;/&gt;&lt;wsp:rsid wsp:val=&quot;4A57ECE6&quot;/&gt;&lt;wsp:rsid wsp:val=&quot;4A75B224&quot;/&gt;&lt;wsp:rsid wsp:val=&quot;4A769022&quot;/&gt;&lt;wsp:rsid wsp:val=&quot;4A8B43BA&quot;/&gt;&lt;wsp:rsid wsp:val=&quot;4A95DA1A&quot;/&gt;&lt;wsp:rsid wsp:val=&quot;4A9664CB&quot;/&gt;&lt;wsp:rsid wsp:val=&quot;4A9C3127&quot;/&gt;&lt;wsp:rsid wsp:val=&quot;4AB47F27&quot;/&gt;&lt;wsp:rsid wsp:val=&quot;4ABA2A21&quot;/&gt;&lt;wsp:rsid wsp:val=&quot;4ABF93A8&quot;/&gt;&lt;wsp:rsid wsp:val=&quot;4AD4C078&quot;/&gt;&lt;wsp:rsid wsp:val=&quot;4AD79F24&quot;/&gt;&lt;wsp:rsid wsp:val=&quot;4AD79FB9&quot;/&gt;&lt;wsp:rsid wsp:val=&quot;4AF8870D&quot;/&gt;&lt;wsp:rsid wsp:val=&quot;4B075DC7&quot;/&gt;&lt;wsp:rsid wsp:val=&quot;4B1A0695&quot;/&gt;&lt;wsp:rsid wsp:val=&quot;4B23249E&quot;/&gt;&lt;wsp:rsid wsp:val=&quot;4B3847BF&quot;/&gt;&lt;wsp:rsid wsp:val=&quot;4B4790EC&quot;/&gt;&lt;wsp:rsid wsp:val=&quot;4B4D982C&quot;/&gt;&lt;wsp:rsid wsp:val=&quot;4B4E6211&quot;/&gt;&lt;wsp:rsid wsp:val=&quot;4B613D05&quot;/&gt;&lt;wsp:rsid wsp:val=&quot;4B70EE5C&quot;/&gt;&lt;wsp:rsid wsp:val=&quot;4B7BE029&quot;/&gt;&lt;wsp:rsid wsp:val=&quot;4B812DAF&quot;/&gt;&lt;wsp:rsid wsp:val=&quot;4B93EAC0&quot;/&gt;&lt;wsp:rsid wsp:val=&quot;4B984399&quot;/&gt;&lt;wsp:rsid wsp:val=&quot;4BA8C8E6&quot;/&gt;&lt;wsp:rsid wsp:val=&quot;4BBDA343&quot;/&gt;&lt;wsp:rsid wsp:val=&quot;4BC0AE8F&quot;/&gt;&lt;wsp:rsid wsp:val=&quot;4BD8B072&quot;/&gt;&lt;wsp:rsid wsp:val=&quot;4BE0BC78&quot;/&gt;&lt;wsp:rsid wsp:val=&quot;4BE9107A&quot;/&gt;&lt;wsp:rsid wsp:val=&quot;4BF2BD5F&quot;/&gt;&lt;wsp:rsid wsp:val=&quot;4C0D237D&quot;/&gt;&lt;wsp:rsid wsp:val=&quot;4C0D5F38&quot;/&gt;&lt;wsp:rsid wsp:val=&quot;4C221EFE&quot;/&gt;&lt;wsp:rsid wsp:val=&quot;4C2AFDBB&quot;/&gt;&lt;wsp:rsid wsp:val=&quot;4C2CCF03&quot;/&gt;&lt;wsp:rsid wsp:val=&quot;4C2FE13F&quot;/&gt;&lt;wsp:rsid wsp:val=&quot;4C34F263&quot;/&gt;&lt;wsp:rsid wsp:val=&quot;4C37BD4D&quot;/&gt;&lt;wsp:rsid wsp:val=&quot;4C3D988F&quot;/&gt;&lt;wsp:rsid wsp:val=&quot;4C3F71D1&quot;/&gt;&lt;wsp:rsid wsp:val=&quot;4C50C7DC&quot;/&gt;&lt;wsp:rsid wsp:val=&quot;4C512132&quot;/&gt;&lt;wsp:rsid wsp:val=&quot;4C5A7D17&quot;/&gt;&lt;wsp:rsid wsp:val=&quot;4C6977E5&quot;/&gt;&lt;wsp:rsid wsp:val=&quot;4C70DB94&quot;/&gt;&lt;wsp:rsid wsp:val=&quot;4C789288&quot;/&gt;&lt;wsp:rsid wsp:val=&quot;4C8DE614&quot;/&gt;&lt;wsp:rsid wsp:val=&quot;4C8E805A&quot;/&gt;&lt;wsp:rsid wsp:val=&quot;4C97437B&quot;/&gt;&lt;wsp:rsid wsp:val=&quot;4C9EF6E2&quot;/&gt;&lt;wsp:rsid wsp:val=&quot;4CA00CED&quot;/&gt;&lt;wsp:rsid wsp:val=&quot;4CA2D491&quot;/&gt;&lt;wsp:rsid wsp:val=&quot;4CA36609&quot;/&gt;&lt;wsp:rsid wsp:val=&quot;4CB06B0F&quot;/&gt;&lt;wsp:rsid wsp:val=&quot;4CBC1554&quot;/&gt;&lt;wsp:rsid wsp:val=&quot;4CBEE778&quot;/&gt;&lt;wsp:rsid wsp:val=&quot;4CCB6CE4&quot;/&gt;&lt;wsp:rsid wsp:val=&quot;4CDA71E5&quot;/&gt;&lt;wsp:rsid wsp:val=&quot;4CDCDBFC&quot;/&gt;&lt;wsp:rsid wsp:val=&quot;4CE17ACC&quot;/&gt;&lt;wsp:rsid wsp:val=&quot;4CEC453B&quot;/&gt;&lt;wsp:rsid wsp:val=&quot;4CEC6A07&quot;/&gt;&lt;wsp:rsid wsp:val=&quot;4CF304C9&quot;/&gt;&lt;wsp:rsid wsp:val=&quot;4CF41693&quot;/&gt;&lt;wsp:rsid wsp:val=&quot;4CFA046F&quot;/&gt;&lt;wsp:rsid wsp:val=&quot;4CFAB2FA&quot;/&gt;&lt;wsp:rsid wsp:val=&quot;4D112E12&quot;/&gt;&lt;wsp:rsid wsp:val=&quot;4D11E3A8&quot;/&gt;&lt;wsp:rsid wsp:val=&quot;4D1583C4&quot;/&gt;&lt;wsp:rsid wsp:val=&quot;4D1D56E6&quot;/&gt;&lt;wsp:rsid wsp:val=&quot;4D24FEB1&quot;/&gt;&lt;wsp:rsid wsp:val=&quot;4D36B636&quot;/&gt;&lt;wsp:rsid wsp:val=&quot;4D37A0CA&quot;/&gt;&lt;wsp:rsid wsp:val=&quot;4D3908AA&quot;/&gt;&lt;wsp:rsid wsp:val=&quot;4D3F4597&quot;/&gt;&lt;wsp:rsid wsp:val=&quot;4D42D854&quot;/&gt;&lt;wsp:rsid wsp:val=&quot;4D4A12A5&quot;/&gt;&lt;wsp:rsid wsp:val=&quot;4D531900&quot;/&gt;&lt;wsp:rsid wsp:val=&quot;4D54B08A&quot;/&gt;&lt;wsp:rsid wsp:val=&quot;4D5DB73F&quot;/&gt;&lt;wsp:rsid wsp:val=&quot;4D715034&quot;/&gt;&lt;wsp:rsid wsp:val=&quot;4D87D6E6&quot;/&gt;&lt;wsp:rsid wsp:val=&quot;4D8D03CB&quot;/&gt;&lt;wsp:rsid wsp:val=&quot;4D8E8DC0&quot;/&gt;&lt;wsp:rsid wsp:val=&quot;4D9427AA&quot;/&gt;&lt;wsp:rsid wsp:val=&quot;4D99323C&quot;/&gt;&lt;wsp:rsid wsp:val=&quot;4DA271FE&quot;/&gt;&lt;wsp:rsid wsp:val=&quot;4DA2A4EC&quot;/&gt;&lt;wsp:rsid wsp:val=&quot;4DA2A6D1&quot;/&gt;&lt;wsp:rsid wsp:val=&quot;4DA4FA4A&quot;/&gt;&lt;wsp:rsid wsp:val=&quot;4DBE8B32&quot;/&gt;&lt;wsp:rsid wsp:val=&quot;4DCE2D7A&quot;/&gt;&lt;wsp:rsid wsp:val=&quot;4DD02EE6&quot;/&gt;&lt;wsp:rsid wsp:val=&quot;4DFE69E0&quot;/&gt;&lt;wsp:rsid wsp:val=&quot;4E1462CB&quot;/&gt;&lt;wsp:rsid wsp:val=&quot;4E2776F1&quot;/&gt;&lt;wsp:rsid wsp:val=&quot;4E29B675&quot;/&gt;&lt;wsp:rsid wsp:val=&quot;4E2E773A&quot;/&gt;&lt;wsp:rsid wsp:val=&quot;4E3BAF0F&quot;/&gt;&lt;wsp:rsid wsp:val=&quot;4E463973&quot;/&gt;&lt;wsp:rsid wsp:val=&quot;4E46B059&quot;/&gt;&lt;wsp:rsid wsp:val=&quot;4E46EDA2&quot;/&gt;&lt;wsp:rsid wsp:val=&quot;4E47B6FC&quot;/&gt;&lt;wsp:rsid wsp:val=&quot;4E4A3BB2&quot;/&gt;&lt;wsp:rsid wsp:val=&quot;4E4AE413&quot;/&gt;&lt;wsp:rsid wsp:val=&quot;4E4D1A9C&quot;/&gt;&lt;wsp:rsid wsp:val=&quot;4E725778&quot;/&gt;&lt;wsp:rsid wsp:val=&quot;4E7C9B64&quot;/&gt;&lt;wsp:rsid wsp:val=&quot;4E7F770E&quot;/&gt;&lt;wsp:rsid wsp:val=&quot;4E8FA606&quot;/&gt;&lt;wsp:rsid wsp:val=&quot;4E97C78D&quot;/&gt;&lt;wsp:rsid wsp:val=&quot;4EB4CAF1&quot;/&gt;&lt;wsp:rsid wsp:val=&quot;4EB6F9B1&quot;/&gt;&lt;wsp:rsid wsp:val=&quot;4EBB7178&quot;/&gt;&lt;wsp:rsid wsp:val=&quot;4EC6E58A&quot;/&gt;&lt;wsp:rsid wsp:val=&quot;4ECA66D3&quot;/&gt;&lt;wsp:rsid wsp:val=&quot;4EEA56FA&quot;/&gt;&lt;wsp:rsid wsp:val=&quot;4EF8A382&quot;/&gt;&lt;wsp:rsid wsp:val=&quot;4EFDF8F3&quot;/&gt;&lt;wsp:rsid wsp:val=&quot;4F06DA94&quot;/&gt;&lt;wsp:rsid wsp:val=&quot;4F107A94&quot;/&gt;&lt;wsp:rsid wsp:val=&quot;4F24DC9C&quot;/&gt;&lt;wsp:rsid wsp:val=&quot;4F2F8027&quot;/&gt;&lt;wsp:rsid wsp:val=&quot;4F406EF8&quot;/&gt;&lt;wsp:rsid wsp:val=&quot;4F439F34&quot;/&gt;&lt;wsp:rsid wsp:val=&quot;4F4E9855&quot;/&gt;&lt;wsp:rsid wsp:val=&quot;4F4EE5BE&quot;/&gt;&lt;wsp:rsid wsp:val=&quot;4F5A2985&quot;/&gt;&lt;wsp:rsid wsp:val=&quot;4F60A1EC&quot;/&gt;&lt;wsp:rsid wsp:val=&quot;4F625CEA&quot;/&gt;&lt;wsp:rsid wsp:val=&quot;4F67A986&quot;/&gt;&lt;wsp:rsid wsp:val=&quot;4F708035&quot;/&gt;&lt;wsp:rsid wsp:val=&quot;4F7190C5&quot;/&gt;&lt;wsp:rsid wsp:val=&quot;4F759E0A&quot;/&gt;&lt;wsp:rsid wsp:val=&quot;4F7A2883&quot;/&gt;&lt;wsp:rsid wsp:val=&quot;4F81B49C&quot;/&gt;&lt;wsp:rsid wsp:val=&quot;4F845F5B&quot;/&gt;&lt;wsp:rsid wsp:val=&quot;4F852E74&quot;/&gt;&lt;wsp:rsid wsp:val=&quot;4F97B069&quot;/&gt;&lt;wsp:rsid wsp:val=&quot;4F9D5CCF&quot;/&gt;&lt;wsp:rsid wsp:val=&quot;4FA35ABD&quot;/&gt;&lt;wsp:rsid wsp:val=&quot;4FA8E0C2&quot;/&gt;&lt;wsp:rsid wsp:val=&quot;4FB7273C&quot;/&gt;&lt;wsp:rsid wsp:val=&quot;4FC4D9D8&quot;/&gt;&lt;wsp:rsid wsp:val=&quot;4FC6865B&quot;/&gt;&lt;wsp:rsid wsp:val=&quot;4FCCB0E1&quot;/&gt;&lt;wsp:rsid wsp:val=&quot;4FD039B1&quot;/&gt;&lt;wsp:rsid wsp:val=&quot;4FD2AC7E&quot;/&gt;&lt;wsp:rsid wsp:val=&quot;4FD697A4&quot;/&gt;&lt;wsp:rsid wsp:val=&quot;4FE60C13&quot;/&gt;&lt;wsp:rsid wsp:val=&quot;4FEA74C5&quot;/&gt;&lt;wsp:rsid wsp:val=&quot;4FED4BE8&quot;/&gt;&lt;wsp:rsid wsp:val=&quot;4FF3D968&quot;/&gt;&lt;wsp:rsid wsp:val=&quot;4FF7BD30&quot;/&gt;&lt;wsp:rsid wsp:val=&quot;4FFE744F&quot;/&gt;&lt;wsp:rsid wsp:val=&quot;50092E64&quot;/&gt;&lt;wsp:rsid wsp:val=&quot;500C7EB0&quot;/&gt;&lt;wsp:rsid wsp:val=&quot;50102A31&quot;/&gt;&lt;wsp:rsid wsp:val=&quot;501BE28B&quot;/&gt;&lt;wsp:rsid wsp:val=&quot;50214B62&quot;/&gt;&lt;wsp:rsid wsp:val=&quot;5029907C&quot;/&gt;&lt;wsp:rsid wsp:val=&quot;5044387F&quot;/&gt;&lt;wsp:rsid wsp:val=&quot;50723AB5&quot;/&gt;&lt;wsp:rsid wsp:val=&quot;507276EC&quot;/&gt;&lt;wsp:rsid wsp:val=&quot;507A7916&quot;/&gt;&lt;wsp:rsid wsp:val=&quot;509B0920&quot;/&gt;&lt;wsp:rsid wsp:val=&quot;50A38A01&quot;/&gt;&lt;wsp:rsid wsp:val=&quot;50AECF86&quot;/&gt;&lt;wsp:rsid wsp:val=&quot;50B5349A&quot;/&gt;&lt;wsp:rsid wsp:val=&quot;50C36532&quot;/&gt;&lt;wsp:rsid wsp:val=&quot;50D338A8&quot;/&gt;&lt;wsp:rsid wsp:val=&quot;50D4F30B&quot;/&gt;&lt;wsp:rsid wsp:val=&quot;50DAC358&quot;/&gt;&lt;wsp:rsid wsp:val=&quot;50E192AA&quot;/&gt;&lt;wsp:rsid wsp:val=&quot;511A2A19&quot;/&gt;&lt;wsp:rsid wsp:val=&quot;5130864D&quot;/&gt;&lt;wsp:rsid wsp:val=&quot;5134BD3A&quot;/&gt;&lt;wsp:rsid wsp:val=&quot;513C84A4&quot;/&gt;&lt;wsp:rsid wsp:val=&quot;51493BD5&quot;/&gt;&lt;wsp:rsid wsp:val=&quot;515993D1&quot;/&gt;&lt;wsp:rsid wsp:val=&quot;515C405F&quot;/&gt;&lt;wsp:rsid wsp:val=&quot;51698F49&quot;/&gt;&lt;wsp:rsid wsp:val=&quot;517378A7&quot;/&gt;&lt;wsp:rsid wsp:val=&quot;517D63B9&quot;/&gt;&lt;wsp:rsid wsp:val=&quot;518F8716&quot;/&gt;&lt;wsp:rsid wsp:val=&quot;5192F65E&quot;/&gt;&lt;wsp:rsid wsp:val=&quot;5194A210&quot;/&gt;&lt;wsp:rsid wsp:val=&quot;51A3EE3A&quot;/&gt;&lt;wsp:rsid wsp:val=&quot;51B14D62&quot;/&gt;&lt;wsp:rsid wsp:val=&quot;51B35336&quot;/&gt;&lt;wsp:rsid wsp:val=&quot;51C3A018&quot;/&gt;&lt;wsp:rsid wsp:val=&quot;51CD6C8F&quot;/&gt;&lt;wsp:rsid wsp:val=&quot;51D48C85&quot;/&gt;&lt;wsp:rsid wsp:val=&quot;51DDC5F3&quot;/&gt;&lt;wsp:rsid wsp:val=&quot;51E1A4A0&quot;/&gt;&lt;wsp:rsid wsp:val=&quot;51E60599&quot;/&gt;&lt;wsp:rsid wsp:val=&quot;51E7E662&quot;/&gt;&lt;wsp:rsid wsp:val=&quot;51EAD5A7&quot;/&gt;&lt;wsp:rsid wsp:val=&quot;51EC9C34&quot;/&gt;&lt;wsp:rsid wsp:val=&quot;51F030FA&quot;/&gt;&lt;wsp:rsid wsp:val=&quot;51F86933&quot;/&gt;&lt;wsp:rsid wsp:val=&quot;520A32DB&quot;/&gt;&lt;wsp:rsid wsp:val=&quot;520A7C04&quot;/&gt;&lt;wsp:rsid wsp:val=&quot;522AE1FD&quot;/&gt;&lt;wsp:rsid wsp:val=&quot;52368F0D&quot;/&gt;&lt;wsp:rsid wsp:val=&quot;5252ABF5&quot;/&gt;&lt;wsp:rsid wsp:val=&quot;5257EB82&quot;/&gt;&lt;wsp:rsid wsp:val=&quot;526C94D5&quot;/&gt;&lt;wsp:rsid wsp:val=&quot;527A75AD&quot;/&gt;&lt;wsp:rsid wsp:val=&quot;527C262D&quot;/&gt;&lt;wsp:rsid wsp:val=&quot;5294C249&quot;/&gt;&lt;wsp:rsid wsp:val=&quot;529E461B&quot;/&gt;&lt;wsp:rsid wsp:val=&quot;52A908B0&quot;/&gt;&lt;wsp:rsid wsp:val=&quot;52B84A02&quot;/&gt;&lt;wsp:rsid wsp:val=&quot;52C872CE&quot;/&gt;&lt;wsp:rsid wsp:val=&quot;52E74B1D&quot;/&gt;&lt;wsp:rsid wsp:val=&quot;52F542DA&quot;/&gt;&lt;wsp:rsid wsp:val=&quot;52F8BD65&quot;/&gt;&lt;wsp:rsid wsp:val=&quot;53047F48&quot;/&gt;&lt;wsp:rsid wsp:val=&quot;5312D15C&quot;/&gt;&lt;wsp:rsid wsp:val=&quot;5314C72D&quot;/&gt;&lt;wsp:rsid wsp:val=&quot;53180A16&quot;/&gt;&lt;wsp:rsid wsp:val=&quot;531BFBE8&quot;/&gt;&lt;wsp:rsid wsp:val=&quot;531D432F&quot;/&gt;&lt;wsp:rsid wsp:val=&quot;532164C8&quot;/&gt;&lt;wsp:rsid wsp:val=&quot;532A6521&quot;/&gt;&lt;wsp:rsid wsp:val=&quot;532B5777&quot;/&gt;&lt;wsp:rsid wsp:val=&quot;532EF0D2&quot;/&gt;&lt;wsp:rsid wsp:val=&quot;533A17E1&quot;/&gt;&lt;wsp:rsid wsp:val=&quot;533CB3F3&quot;/&gt;&lt;wsp:rsid wsp:val=&quot;5341F8DE&quot;/&gt;&lt;wsp:rsid wsp:val=&quot;534530C7&quot;/&gt;&lt;wsp:rsid wsp:val=&quot;534B472A&quot;/&gt;&lt;wsp:rsid wsp:val=&quot;53500C87&quot;/&gt;&lt;wsp:rsid wsp:val=&quot;535431AC&quot;/&gt;&lt;wsp:rsid wsp:val=&quot;535C78A2&quot;/&gt;&lt;wsp:rsid wsp:val=&quot;5363BE2B&quot;/&gt;&lt;wsp:rsid wsp:val=&quot;538EFB38&quot;/&gt;&lt;wsp:rsid wsp:val=&quot;5396DA86&quot;/&gt;&lt;wsp:rsid wsp:val=&quot;539EAD06&quot;/&gt;&lt;wsp:rsid wsp:val=&quot;53A29468&quot;/&gt;&lt;wsp:rsid wsp:val=&quot;53B9AF64&quot;/&gt;&lt;wsp:rsid wsp:val=&quot;53CA78CE&quot;/&gt;&lt;wsp:rsid wsp:val=&quot;53D967CB&quot;/&gt;&lt;wsp:rsid wsp:val=&quot;53D9A14C&quot;/&gt;&lt;wsp:rsid wsp:val=&quot;53DEE515&quot;/&gt;&lt;wsp:rsid wsp:val=&quot;53F35498&quot;/&gt;&lt;wsp:rsid wsp:val=&quot;53FDCF44&quot;/&gt;&lt;wsp:rsid wsp:val=&quot;5402BD77&quot;/&gt;&lt;wsp:rsid wsp:val=&quot;54096CD8&quot;/&gt;&lt;wsp:rsid wsp:val=&quot;540D1FF9&quot;/&gt;&lt;wsp:rsid wsp:val=&quot;540D64F2&quot;/&gt;&lt;wsp:rsid wsp:val=&quot;54101326&quot;/&gt;&lt;wsp:rsid wsp:val=&quot;541BCF53&quot;/&gt;&lt;wsp:rsid wsp:val=&quot;541CC212&quot;/&gt;&lt;wsp:rsid wsp:val=&quot;541DF43A&quot;/&gt;&lt;wsp:rsid wsp:val=&quot;542BCFC9&quot;/&gt;&lt;wsp:rsid wsp:val=&quot;543092AA&quot;/&gt;&lt;wsp:rsid wsp:val=&quot;54328C69&quot;/&gt;&lt;wsp:rsid wsp:val=&quot;543B6F43&quot;/&gt;&lt;wsp:rsid wsp:val=&quot;543B7E59&quot;/&gt;&lt;wsp:rsid wsp:val=&quot;5446E534&quot;/&gt;&lt;wsp:rsid wsp:val=&quot;544BC021&quot;/&gt;&lt;wsp:rsid wsp:val=&quot;544BE5E8&quot;/&gt;&lt;wsp:rsid wsp:val=&quot;5461A635&quot;/&gt;&lt;wsp:rsid wsp:val=&quot;546231FE&quot;/&gt;&lt;wsp:rsid wsp:val=&quot;5469A873&quot;/&gt;&lt;wsp:rsid wsp:val=&quot;547053A6&quot;/&gt;&lt;wsp:rsid wsp:val=&quot;54718198&quot;/&gt;&lt;wsp:rsid wsp:val=&quot;54718D8A&quot;/&gt;&lt;wsp:rsid wsp:val=&quot;548F0E13&quot;/&gt;&lt;wsp:rsid wsp:val=&quot;54964390&quot;/&gt;&lt;wsp:rsid wsp:val=&quot;549C8543&quot;/&gt;&lt;wsp:rsid wsp:val=&quot;54A379A4&quot;/&gt;&lt;wsp:rsid wsp:val=&quot;54B13CED&quot;/&gt;&lt;wsp:rsid wsp:val=&quot;54B32D1B&quot;/&gt;&lt;wsp:rsid wsp:val=&quot;54C5224B&quot;/&gt;&lt;wsp:rsid wsp:val=&quot;54C67229&quot;/&gt;&lt;wsp:rsid wsp:val=&quot;54CAC8F6&quot;/&gt;&lt;wsp:rsid wsp:val=&quot;54E7178B&quot;/&gt;&lt;wsp:rsid wsp:val=&quot;54F4D21B&quot;/&gt;&lt;wsp:rsid wsp:val=&quot;5502E0B1&quot;/&gt;&lt;wsp:rsid wsp:val=&quot;550C50F9&quot;/&gt;&lt;wsp:rsid wsp:val=&quot;5517A9A2&quot;/&gt;&lt;wsp:rsid wsp:val=&quot;552CC8E6&quot;/&gt;&lt;wsp:rsid wsp:val=&quot;5531A9AE&quot;/&gt;&lt;wsp:rsid wsp:val=&quot;5556FE8B&quot;/&gt;&lt;wsp:rsid wsp:val=&quot;5566C75A&quot;/&gt;&lt;wsp:rsid wsp:val=&quot;556F9C6D&quot;/&gt;&lt;wsp:rsid wsp:val=&quot;5570279A&quot;/&gt;&lt;wsp:rsid wsp:val=&quot;55B3AA1A&quot;/&gt;&lt;wsp:rsid wsp:val=&quot;55C9868A&quot;/&gt;&lt;wsp:rsid wsp:val=&quot;55D531A0&quot;/&gt;&lt;wsp:rsid wsp:val=&quot;55DCBCA5&quot;/&gt;&lt;wsp:rsid wsp:val=&quot;55DE4A61&quot;/&gt;&lt;wsp:rsid wsp:val=&quot;55E2F739&quot;/&gt;&lt;wsp:rsid wsp:val=&quot;55F3B258&quot;/&gt;&lt;wsp:rsid wsp:val=&quot;560BF13F&quot;/&gt;&lt;wsp:rsid wsp:val=&quot;560D5DEB&quot;/&gt;&lt;wsp:rsid wsp:val=&quot;56151C72&quot;/&gt;&lt;wsp:rsid wsp:val=&quot;561530D9&quot;/&gt;&lt;wsp:rsid wsp:val=&quot;561BEB84&quot;/&gt;&lt;wsp:rsid wsp:val=&quot;562223A3&quot;/&gt;&lt;wsp:rsid wsp:val=&quot;56295DD8&quot;/&gt;&lt;wsp:rsid wsp:val=&quot;565271D5&quot;/&gt;&lt;wsp:rsid wsp:val=&quot;565BB86F&quot;/&gt;&lt;wsp:rsid wsp:val=&quot;56612144&quot;/&gt;&lt;wsp:rsid wsp:val=&quot;5661A8D5&quot;/&gt;&lt;wsp:rsid wsp:val=&quot;56628EDB&quot;/&gt;&lt;wsp:rsid wsp:val=&quot;56653698&quot;/&gt;&lt;wsp:rsid wsp:val=&quot;56676B6D&quot;/&gt;&lt;wsp:rsid wsp:val=&quot;56789E04&quot;/&gt;&lt;wsp:rsid wsp:val=&quot;567DAEA9&quot;/&gt;&lt;wsp:rsid wsp:val=&quot;56A834C1&quot;/&gt;&lt;wsp:rsid wsp:val=&quot;56A878C0&quot;/&gt;&lt;wsp:rsid wsp:val=&quot;56A8CEBA&quot;/&gt;&lt;wsp:rsid wsp:val=&quot;56CECA7E&quot;/&gt;&lt;wsp:rsid wsp:val=&quot;56DCDE90&quot;/&gt;&lt;wsp:rsid wsp:val=&quot;56E112C6&quot;/&gt;&lt;wsp:rsid wsp:val=&quot;56E3DFE5&quot;/&gt;&lt;wsp:rsid wsp:val=&quot;56EB1734&quot;/&gt;&lt;wsp:rsid wsp:val=&quot;56F1F38E&quot;/&gt;&lt;wsp:rsid wsp:val=&quot;56FFD359&quot;/&gt;&lt;wsp:rsid wsp:val=&quot;5703DF16&quot;/&gt;&lt;wsp:rsid wsp:val=&quot;5711C028&quot;/&gt;&lt;wsp:rsid wsp:val=&quot;571F5932&quot;/&gt;&lt;wsp:rsid wsp:val=&quot;572C78EF&quot;/&gt;&lt;wsp:rsid wsp:val=&quot;574F3D85&quot;/&gt;&lt;wsp:rsid wsp:val=&quot;575EBB0E&quot;/&gt;&lt;wsp:rsid wsp:val=&quot;57686FF3&quot;/&gt;&lt;wsp:rsid wsp:val=&quot;57757A59&quot;/&gt;&lt;wsp:rsid wsp:val=&quot;578C3486&quot;/&gt;&lt;wsp:rsid wsp:val=&quot;57A92E4C&quot;/&gt;&lt;wsp:rsid wsp:val=&quot;57CF32C3&quot;/&gt;&lt;wsp:rsid wsp:val=&quot;57D2953C&quot;/&gt;&lt;wsp:rsid wsp:val=&quot;57DF2ABC&quot;/&gt;&lt;wsp:rsid wsp:val=&quot;57E3C5BE&quot;/&gt;&lt;wsp:rsid wsp:val=&quot;58083DF6&quot;/&gt;&lt;wsp:rsid wsp:val=&quot;581FF7F5&quot;/&gt;&lt;wsp:rsid wsp:val=&quot;58262C48&quot;/&gt;&lt;wsp:rsid wsp:val=&quot;5847C882&quot;/&gt;&lt;wsp:rsid wsp:val=&quot;58589ECE&quot;/&gt;&lt;wsp:rsid wsp:val=&quot;585AB342&quot;/&gt;&lt;wsp:rsid wsp:val=&quot;586E3DED&quot;/&gt;&lt;wsp:rsid wsp:val=&quot;5875A7EA&quot;/&gt;&lt;wsp:rsid wsp:val=&quot;58858AFB&quot;/&gt;&lt;wsp:rsid wsp:val=&quot;589D5292&quot;/&gt;&lt;wsp:rsid wsp:val=&quot;58A9F040&quot;/&gt;&lt;wsp:rsid wsp:val=&quot;58AA22C1&quot;/&gt;&lt;wsp:rsid wsp:val=&quot;58B1EDA4&quot;/&gt;&lt;wsp:rsid wsp:val=&quot;58B3177B&quot;/&gt;&lt;wsp:rsid wsp:val=&quot;58B47C6A&quot;/&gt;&lt;wsp:rsid wsp:val=&quot;58C45BAE&quot;/&gt;&lt;wsp:rsid wsp:val=&quot;58D4A937&quot;/&gt;&lt;wsp:rsid wsp:val=&quot;58E3F5B5&quot;/&gt;&lt;wsp:rsid wsp:val=&quot;58EB38A2&quot;/&gt;&lt;wsp:rsid wsp:val=&quot;58FAFA24&quot;/&gt;&lt;wsp:rsid wsp:val=&quot;59057BDD&quot;/&gt;&lt;wsp:rsid wsp:val=&quot;5907D145&quot;/&gt;&lt;wsp:rsid wsp:val=&quot;59172464&quot;/&gt;&lt;wsp:rsid wsp:val=&quot;5924E7A1&quot;/&gt;&lt;wsp:rsid wsp:val=&quot;593476BF&quot;/&gt;&lt;wsp:rsid wsp:val=&quot;5946226D&quot;/&gt;&lt;wsp:rsid wsp:val=&quot;5947D67D&quot;/&gt;&lt;wsp:rsid wsp:val=&quot;594A263F&quot;/&gt;&lt;wsp:rsid wsp:val=&quot;594B5C01&quot;/&gt;&lt;wsp:rsid wsp:val=&quot;5959C314&quot;/&gt;&lt;wsp:rsid wsp:val=&quot;595BBFC3&quot;/&gt;&lt;wsp:rsid wsp:val=&quot;5968EC15&quot;/&gt;&lt;wsp:rsid wsp:val=&quot;596D507B&quot;/&gt;&lt;wsp:rsid wsp:val=&quot;598DEFF6&quot;/&gt;&lt;wsp:rsid wsp:val=&quot;5991BCEB&quot;/&gt;&lt;wsp:rsid wsp:val=&quot;5994FABC&quot;/&gt;&lt;wsp:rsid wsp:val=&quot;599CEA3E&quot;/&gt;&lt;wsp:rsid wsp:val=&quot;59A16051&quot;/&gt;&lt;wsp:rsid wsp:val=&quot;59A4AAEA&quot;/&gt;&lt;wsp:rsid wsp:val=&quot;59A70E69&quot;/&gt;&lt;wsp:rsid wsp:val=&quot;59B24E2D&quot;/&gt;&lt;wsp:rsid wsp:val=&quot;59B3B408&quot;/&gt;&lt;wsp:rsid wsp:val=&quot;59B9A7B4&quot;/&gt;&lt;wsp:rsid wsp:val=&quot;59BDEE3B&quot;/&gt;&lt;wsp:rsid wsp:val=&quot;59C6BF96&quot;/&gt;&lt;wsp:rsid wsp:val=&quot;59D62DCD&quot;/&gt;&lt;wsp:rsid wsp:val=&quot;59DA4CE4&quot;/&gt;&lt;wsp:rsid wsp:val=&quot;59DD6157&quot;/&gt;&lt;wsp:rsid wsp:val=&quot;59DD6C97&quot;/&gt;&lt;wsp:rsid wsp:val=&quot;59E27197&quot;/&gt;&lt;wsp:rsid wsp:val=&quot;59E8232C&quot;/&gt;&lt;wsp:rsid wsp:val=&quot;59EB51BB&quot;/&gt;&lt;wsp:rsid wsp:val=&quot;59F72BDB&quot;/&gt;&lt;wsp:rsid wsp:val=&quot;59F865A1&quot;/&gt;&lt;wsp:rsid wsp:val=&quot;5A065FCB&quot;/&gt;&lt;wsp:rsid wsp:val=&quot;5A0A2B1B&quot;/&gt;&lt;wsp:rsid wsp:val=&quot;5A2045C8&quot;/&gt;&lt;wsp:rsid wsp:val=&quot;5A338D2C&quot;/&gt;&lt;wsp:rsid wsp:val=&quot;5A4F0723&quot;/&gt;&lt;wsp:rsid wsp:val=&quot;5A583588&quot;/&gt;&lt;wsp:rsid wsp:val=&quot;5A5961EE&quot;/&gt;&lt;wsp:rsid wsp:val=&quot;5A6549D1&quot;/&gt;&lt;wsp:rsid wsp:val=&quot;5A6E4286&quot;/&gt;&lt;wsp:rsid wsp:val=&quot;5A83B87D&quot;/&gt;&lt;wsp:rsid wsp:val=&quot;5A88392D&quot;/&gt;&lt;wsp:rsid wsp:val=&quot;5A8928FA&quot;/&gt;&lt;wsp:rsid wsp:val=&quot;5A9A0935&quot;/&gt;&lt;wsp:rsid wsp:val=&quot;5AB43353&quot;/&gt;&lt;wsp:rsid wsp:val=&quot;5AC9C542&quot;/&gt;&lt;wsp:rsid wsp:val=&quot;5AD62191&quot;/&gt;&lt;wsp:rsid wsp:val=&quot;5AE68B6F&quot;/&gt;&lt;wsp:rsid wsp:val=&quot;5AEDFC44&quot;/&gt;&lt;wsp:rsid wsp:val=&quot;5B0F439A&quot;/&gt;&lt;wsp:rsid wsp:val=&quot;5B135F67&quot;/&gt;&lt;wsp:rsid wsp:val=&quot;5B192863&quot;/&gt;&lt;wsp:rsid wsp:val=&quot;5B21C804&quot;/&gt;&lt;wsp:rsid wsp:val=&quot;5B2623A5&quot;/&gt;&lt;wsp:rsid wsp:val=&quot;5B2D96D9&quot;/&gt;&lt;wsp:rsid wsp:val=&quot;5B3FC84A&quot;/&gt;&lt;wsp:rsid wsp:val=&quot;5B56590F&quot;/&gt;&lt;wsp:rsid wsp:val=&quot;5B57F0F1&quot;/&gt;&lt;wsp:rsid wsp:val=&quot;5B5D4591&quot;/&gt;&lt;wsp:rsid wsp:val=&quot;5B5F0ECB&quot;/&gt;&lt;wsp:rsid wsp:val=&quot;5B62117C&quot;/&gt;&lt;wsp:rsid wsp:val=&quot;5B6B7527&quot;/&gt;&lt;wsp:rsid wsp:val=&quot;5B87A683&quot;/&gt;&lt;wsp:rsid wsp:val=&quot;5BAD54D6&quot;/&gt;&lt;wsp:rsid wsp:val=&quot;5BBB0A39&quot;/&gt;&lt;wsp:rsid wsp:val=&quot;5BD4F354&quot;/&gt;&lt;wsp:rsid wsp:val=&quot;5BDB4FF8&quot;/&gt;&lt;wsp:rsid wsp:val=&quot;5BDC2313&quot;/&gt;&lt;wsp:rsid wsp:val=&quot;5BE7C04B&quot;/&gt;&lt;wsp:rsid wsp:val=&quot;5BE9D987&quot;/&gt;&lt;wsp:rsid wsp:val=&quot;5BF65892&quot;/&gt;&lt;wsp:rsid wsp:val=&quot;5BF6C5E6&quot;/&gt;&lt;wsp:rsid wsp:val=&quot;5BF9783D&quot;/&gt;&lt;wsp:rsid wsp:val=&quot;5C0F4EFB&quot;/&gt;&lt;wsp:rsid wsp:val=&quot;5C13A1DC&quot;/&gt;&lt;wsp:rsid wsp:val=&quot;5C27589F&quot;/&gt;&lt;wsp:rsid wsp:val=&quot;5C30F77F&quot;/&gt;&lt;wsp:rsid wsp:val=&quot;5C33B4E2&quot;/&gt;&lt;wsp:rsid wsp:val=&quot;5C3E0FD1&quot;/&gt;&lt;wsp:rsid wsp:val=&quot;5C4C805E&quot;/&gt;&lt;wsp:rsid wsp:val=&quot;5C51FB65&quot;/&gt;&lt;wsp:rsid wsp:val=&quot;5C70CBB4&quot;/&gt;&lt;wsp:rsid wsp:val=&quot;5C9E33ED&quot;/&gt;&lt;wsp:rsid wsp:val=&quot;5CAB69A4&quot;/&gt;&lt;wsp:rsid wsp:val=&quot;5CB239CB&quot;/&gt;&lt;wsp:rsid wsp:val=&quot;5CB6332E&quot;/&gt;&lt;wsp:rsid wsp:val=&quot;5CB8CD81&quot;/&gt;&lt;wsp:rsid wsp:val=&quot;5CB9E863&quot;/&gt;&lt;wsp:rsid wsp:val=&quot;5CBA9173&quot;/&gt;&lt;wsp:rsid wsp:val=&quot;5CC3AF91&quot;/&gt;&lt;wsp:rsid wsp:val=&quot;5CC4E9F8&quot;/&gt;&lt;wsp:rsid wsp:val=&quot;5CC5EBBF&quot;/&gt;&lt;wsp:rsid wsp:val=&quot;5CDD5F16&quot;/&gt;&lt;wsp:rsid wsp:val=&quot;5CEE1BC7&quot;/&gt;&lt;wsp:rsid wsp:val=&quot;5D10D22D&quot;/&gt;&lt;wsp:rsid wsp:val=&quot;5D21AAA8&quot;/&gt;&lt;wsp:rsid wsp:val=&quot;5D26B7D9&quot;/&gt;&lt;wsp:rsid wsp:val=&quot;5D2E3F41&quot;/&gt;&lt;wsp:rsid wsp:val=&quot;5D306379&quot;/&gt;&lt;wsp:rsid wsp:val=&quot;5D3852CD&quot;/&gt;&lt;wsp:rsid wsp:val=&quot;5D40DEE0&quot;/&gt;&lt;wsp:rsid wsp:val=&quot;5D4EFF1F&quot;/&gt;&lt;wsp:rsid wsp:val=&quot;5D7A159F&quot;/&gt;&lt;wsp:rsid wsp:val=&quot;5D8D5AE5&quot;/&gt;&lt;wsp:rsid wsp:val=&quot;5DAC164D&quot;/&gt;&lt;wsp:rsid wsp:val=&quot;5DACA83A&quot;/&gt;&lt;wsp:rsid wsp:val=&quot;5DACFC30&quot;/&gt;&lt;wsp:rsid wsp:val=&quot;5DB4298A&quot;/&gt;&lt;wsp:rsid wsp:val=&quot;5DB903C1&quot;/&gt;&lt;wsp:rsid wsp:val=&quot;5DC3A458&quot;/&gt;&lt;wsp:rsid wsp:val=&quot;5DC99928&quot;/&gt;&lt;wsp:rsid wsp:val=&quot;5DE720A6&quot;/&gt;&lt;wsp:rsid wsp:val=&quot;5DEA15B7&quot;/&gt;&lt;wsp:rsid wsp:val=&quot;5E00D783&quot;/&gt;&lt;wsp:rsid wsp:val=&quot;5E063F12&quot;/&gt;&lt;wsp:rsid wsp:val=&quot;5E0B3DCC&quot;/&gt;&lt;wsp:rsid wsp:val=&quot;5E169075&quot;/&gt;&lt;wsp:rsid wsp:val=&quot;5E20EC1A&quot;/&gt;&lt;wsp:rsid wsp:val=&quot;5E215608&quot;/&gt;&lt;wsp:rsid wsp:val=&quot;5E2347AE&quot;/&gt;&lt;wsp:rsid wsp:val=&quot;5E24373C&quot;/&gt;&lt;wsp:rsid wsp:val=&quot;5E444175&quot;/&gt;&lt;wsp:rsid wsp:val=&quot;5E44FB5C&quot;/&gt;&lt;wsp:rsid wsp:val=&quot;5E70E52B&quot;/&gt;&lt;wsp:rsid wsp:val=&quot;5E89F24B&quot;/&gt;&lt;wsp:rsid wsp:val=&quot;5E8F67D0&quot;/&gt;&lt;wsp:rsid wsp:val=&quot;5EA5AB5F&quot;/&gt;&lt;wsp:rsid wsp:val=&quot;5EAF9F17&quot;/&gt;&lt;wsp:rsid wsp:val=&quot;5EB3ADCE&quot;/&gt;&lt;wsp:rsid wsp:val=&quot;5EB4CCE5&quot;/&gt;&lt;wsp:rsid wsp:val=&quot;5ECA9CFE&quot;/&gt;&lt;wsp:rsid wsp:val=&quot;5ECCD61D&quot;/&gt;&lt;wsp:rsid wsp:val=&quot;5EDA2121&quot;/&gt;&lt;wsp:rsid wsp:val=&quot;5F000967&quot;/&gt;&lt;wsp:rsid wsp:val=&quot;5F0257B0&quot;/&gt;&lt;wsp:rsid wsp:val=&quot;5F035872&quot;/&gt;&lt;wsp:rsid wsp:val=&quot;5F0588FC&quot;/&gt;&lt;wsp:rsid wsp:val=&quot;5F188640&quot;/&gt;&lt;wsp:rsid wsp:val=&quot;5F19C7D7&quot;/&gt;&lt;wsp:rsid wsp:val=&quot;5F1B2B36&quot;/&gt;&lt;wsp:rsid wsp:val=&quot;5F253C3F&quot;/&gt;&lt;wsp:rsid wsp:val=&quot;5F2B85A3&quot;/&gt;&lt;wsp:rsid wsp:val=&quot;5F355FD3&quot;/&gt;&lt;wsp:rsid wsp:val=&quot;5F3E0317&quot;/&gt;&lt;wsp:rsid wsp:val=&quot;5F3EA5FD&quot;/&gt;&lt;wsp:rsid wsp:val=&quot;5F5A16BC&quot;/&gt;&lt;wsp:rsid wsp:val=&quot;5F718FC6&quot;/&gt;&lt;wsp:rsid wsp:val=&quot;5F741006&quot;/&gt;&lt;wsp:rsid wsp:val=&quot;5F76C133&quot;/&gt;&lt;wsp:rsid wsp:val=&quot;5F7969F4&quot;/&gt;&lt;wsp:rsid wsp:val=&quot;5F869B45&quot;/&gt;&lt;wsp:rsid wsp:val=&quot;5F8833D9&quot;/&gt;&lt;wsp:rsid wsp:val=&quot;5F899C27&quot;/&gt;&lt;wsp:rsid wsp:val=&quot;5F8AA746&quot;/&gt;&lt;wsp:rsid wsp:val=&quot;5F8C12BD&quot;/&gt;&lt;wsp:rsid wsp:val=&quot;5F940BB0&quot;/&gt;&lt;wsp:rsid wsp:val=&quot;5F9515DE&quot;/&gt;&lt;wsp:rsid wsp:val=&quot;5F9B0D23&quot;/&gt;&lt;wsp:rsid wsp:val=&quot;5F9DE780&quot;/&gt;&lt;wsp:rsid wsp:val=&quot;5FAB507C&quot;/&gt;&lt;wsp:rsid wsp:val=&quot;5FB36B45&quot;/&gt;&lt;wsp:rsid wsp:val=&quot;5FE763D0&quot;/&gt;&lt;wsp:rsid wsp:val=&quot;5FF98C62&quot;/&gt;&lt;wsp:rsid wsp:val=&quot;5FFE69D5&quot;/&gt;&lt;wsp:rsid wsp:val=&quot;6007D723&quot;/&gt;&lt;wsp:rsid wsp:val=&quot;6015DF26&quot;/&gt;&lt;wsp:rsid wsp:val=&quot;60213443&quot;/&gt;&lt;wsp:rsid wsp:val=&quot;60534805&quot;/&gt;&lt;wsp:rsid wsp:val=&quot;6054089D&quot;/&gt;&lt;wsp:rsid wsp:val=&quot;605A38FF&quot;/&gt;&lt;wsp:rsid wsp:val=&quot;605E589B&quot;/&gt;&lt;wsp:rsid wsp:val=&quot;606249CF&quot;/&gt;&lt;wsp:rsid wsp:val=&quot;606AB064&quot;/&gt;&lt;wsp:rsid wsp:val=&quot;608BADB7&quot;/&gt;&lt;wsp:rsid wsp:val=&quot;608FD379&quot;/&gt;&lt;wsp:rsid wsp:val=&quot;60916271&quot;/&gt;&lt;wsp:rsid wsp:val=&quot;6099DC62&quot;/&gt;&lt;wsp:rsid wsp:val=&quot;609A2390&quot;/&gt;&lt;wsp:rsid wsp:val=&quot;60AD691A&quot;/&gt;&lt;wsp:rsid wsp:val=&quot;60B0B959&quot;/&gt;&lt;wsp:rsid wsp:val=&quot;60B59838&quot;/&gt;&lt;wsp:rsid wsp:val=&quot;60BC3994&quot;/&gt;&lt;wsp:rsid wsp:val=&quot;60C86E86&quot;/&gt;&lt;wsp:rsid wsp:val=&quot;60C8B91F&quot;/&gt;&lt;wsp:rsid wsp:val=&quot;60CDAA16&quot;/&gt;&lt;wsp:rsid wsp:val=&quot;60D339C0&quot;/&gt;&lt;wsp:rsid wsp:val=&quot;60D8F17E&quot;/&gt;&lt;wsp:rsid wsp:val=&quot;60D9FB41&quot;/&gt;&lt;wsp:rsid wsp:val=&quot;60EA4ED7&quot;/&gt;&lt;wsp:rsid wsp:val=&quot;60F5E71D&quot;/&gt;&lt;wsp:rsid wsp:val=&quot;6106698F&quot;/&gt;&lt;wsp:rsid wsp:val=&quot;61096360&quot;/&gt;&lt;wsp:rsid wsp:val=&quot;61130D22&quot;/&gt;&lt;wsp:rsid wsp:val=&quot;611BC462&quot;/&gt;&lt;wsp:rsid wsp:val=&quot;612EA4B8&quot;/&gt;&lt;wsp:rsid wsp:val=&quot;6144D4B9&quot;/&gt;&lt;wsp:rsid wsp:val=&quot;61480F64&quot;/&gt;&lt;wsp:rsid wsp:val=&quot;615064D6&quot;/&gt;&lt;wsp:rsid wsp:val=&quot;6151B7E1&quot;/&gt;&lt;wsp:rsid wsp:val=&quot;6156C434&quot;/&gt;&lt;wsp:rsid wsp:val=&quot;616BD753&quot;/&gt;&lt;wsp:rsid wsp:val=&quot;617B0BD1&quot;/&gt;&lt;wsp:rsid wsp:val=&quot;617B1187&quot;/&gt;&lt;wsp:rsid wsp:val=&quot;619707E5&quot;/&gt;&lt;wsp:rsid wsp:val=&quot;619E4ABD&quot;/&gt;&lt;wsp:rsid wsp:val=&quot;61AE4C69&quot;/&gt;&lt;wsp:rsid wsp:val=&quot;61D9F2CE&quot;/&gt;&lt;wsp:rsid wsp:val=&quot;61DF7624&quot;/&gt;&lt;wsp:rsid wsp:val=&quot;61E4E091&quot;/&gt;&lt;wsp:rsid wsp:val=&quot;61EEA432&quot;/&gt;&lt;wsp:rsid wsp:val=&quot;61F62285&quot;/&gt;&lt;wsp:rsid wsp:val=&quot;61F8F3F7&quot;/&gt;&lt;wsp:rsid wsp:val=&quot;6222B11D&quot;/&gt;&lt;wsp:rsid wsp:val=&quot;6234D1D6&quot;/&gt;&lt;wsp:rsid wsp:val=&quot;62465C4D&quot;/&gt;&lt;wsp:rsid wsp:val=&quot;6259E902&quot;/&gt;&lt;wsp:rsid wsp:val=&quot;62632665&quot;/&gt;&lt;wsp:rsid wsp:val=&quot;6275E55F&quot;/&gt;&lt;wsp:rsid wsp:val=&quot;627F259B&quot;/&gt;&lt;wsp:rsid wsp:val=&quot;62B25BA1&quot;/&gt;&lt;wsp:rsid wsp:val=&quot;62C13CE9&quot;/&gt;&lt;wsp:rsid wsp:val=&quot;62DD29AC&quot;/&gt;&lt;wsp:rsid wsp:val=&quot;62E2D029&quot;/&gt;&lt;wsp:rsid wsp:val=&quot;62F8DB63&quot;/&gt;&lt;wsp:rsid wsp:val=&quot;62F9DBA9&quot;/&gt;&lt;wsp:rsid wsp:val=&quot;62FA276D&quot;/&gt;&lt;wsp:rsid wsp:val=&quot;63012D22&quot;/&gt;&lt;wsp:rsid wsp:val=&quot;63116583&quot;/&gt;&lt;wsp:rsid wsp:val=&quot;631C51BF&quot;/&gt;&lt;wsp:rsid wsp:val=&quot;6321F755&quot;/&gt;&lt;wsp:rsid wsp:val=&quot;634847D7&quot;/&gt;&lt;wsp:rsid wsp:val=&quot;63503CF8&quot;/&gt;&lt;wsp:rsid wsp:val=&quot;63552FF9&quot;/&gt;&lt;wsp:rsid wsp:val=&quot;635AB8E7&quot;/&gt;&lt;wsp:rsid wsp:val=&quot;635D636E&quot;/&gt;&lt;wsp:rsid wsp:val=&quot;6381B6CC&quot;/&gt;&lt;wsp:rsid wsp:val=&quot;638D12FB&quot;/&gt;&lt;wsp:rsid wsp:val=&quot;63A30D7D&quot;/&gt;&lt;wsp:rsid wsp:val=&quot;63A6EE0E&quot;/&gt;&lt;wsp:rsid wsp:val=&quot;63B159EC&quot;/&gt;&lt;wsp:rsid wsp:val=&quot;63B25F40&quot;/&gt;&lt;wsp:rsid wsp:val=&quot;63B463C5&quot;/&gt;&lt;wsp:rsid wsp:val=&quot;63B55B6B&quot;/&gt;&lt;wsp:rsid wsp:val=&quot;63B90356&quot;/&gt;&lt;wsp:rsid wsp:val=&quot;63C81715&quot;/&gt;&lt;wsp:rsid wsp:val=&quot;63C9F937&quot;/&gt;&lt;wsp:rsid wsp:val=&quot;63CCD47D&quot;/&gt;&lt;wsp:rsid wsp:val=&quot;63D2D9B5&quot;/&gt;&lt;wsp:rsid wsp:val=&quot;63D39C3C&quot;/&gt;&lt;wsp:rsid wsp:val=&quot;63DB5E56&quot;/&gt;&lt;wsp:rsid wsp:val=&quot;63E27D1E&quot;/&gt;&lt;wsp:rsid wsp:val=&quot;63E61223&quot;/&gt;&lt;wsp:rsid wsp:val=&quot;63FEF6C6&quot;/&gt;&lt;wsp:rsid wsp:val=&quot;6414509F&quot;/&gt;&lt;wsp:rsid wsp:val=&quot;64177AAC&quot;/&gt;&lt;wsp:rsid wsp:val=&quot;641937A5&quot;/&gt;&lt;wsp:rsid wsp:val=&quot;641BE094&quot;/&gt;&lt;wsp:rsid wsp:val=&quot;6427D403&quot;/&gt;&lt;wsp:rsid wsp:val=&quot;6429B8FF&quot;/&gt;&lt;wsp:rsid wsp:val=&quot;642C9B45&quot;/&gt;&lt;wsp:rsid wsp:val=&quot;643BDF42&quot;/&gt;&lt;wsp:rsid wsp:val=&quot;644966CF&quot;/&gt;&lt;wsp:rsid wsp:val=&quot;6449C01A&quot;/&gt;&lt;wsp:rsid wsp:val=&quot;644B1595&quot;/&gt;&lt;wsp:rsid wsp:val=&quot;645999E8&quot;/&gt;&lt;wsp:rsid wsp:val=&quot;645EC164&quot;/&gt;&lt;wsp:rsid wsp:val=&quot;646D9C2C&quot;/&gt;&lt;wsp:rsid wsp:val=&quot;646ED40E&quot;/&gt;&lt;wsp:rsid wsp:val=&quot;6475ED7B&quot;/&gt;&lt;wsp:rsid wsp:val=&quot;64845752&quot;/&gt;&lt;wsp:rsid wsp:val=&quot;6492D0DA&quot;/&gt;&lt;wsp:rsid wsp:val=&quot;64936D80&quot;/&gt;&lt;wsp:rsid wsp:val=&quot;64999244&quot;/&gt;&lt;wsp:rsid wsp:val=&quot;64AEB9EA&quot;/&gt;&lt;wsp:rsid wsp:val=&quot;64C1C5C1&quot;/&gt;&lt;wsp:rsid wsp:val=&quot;64C3D3E7&quot;/&gt;&lt;wsp:rsid wsp:val=&quot;64C7B069&quot;/&gt;&lt;wsp:rsid wsp:val=&quot;64D53A69&quot;/&gt;&lt;wsp:rsid wsp:val=&quot;64DB52C5&quot;/&gt;&lt;wsp:rsid wsp:val=&quot;64E179E3&quot;/&gt;&lt;wsp:rsid wsp:val=&quot;64EDA600&quot;/&gt;&lt;wsp:rsid wsp:val=&quot;6502D4F6&quot;/&gt;&lt;wsp:rsid wsp:val=&quot;65201782&quot;/&gt;&lt;wsp:rsid wsp:val=&quot;65336C81&quot;/&gt;&lt;wsp:rsid wsp:val=&quot;65381F36&quot;/&gt;&lt;wsp:rsid wsp:val=&quot;6541DEC2&quot;/&gt;&lt;wsp:rsid wsp:val=&quot;65451901&quot;/&gt;&lt;wsp:rsid wsp:val=&quot;65456FA0&quot;/&gt;&lt;wsp:rsid wsp:val=&quot;6545A031&quot;/&gt;&lt;wsp:rsid wsp:val=&quot;654768D1&quot;/&gt;&lt;wsp:rsid wsp:val=&quot;654A56DA&quot;/&gt;&lt;wsp:rsid wsp:val=&quot;6568A4DE&quot;/&gt;&lt;wsp:rsid wsp:val=&quot;65781C74&quot;/&gt;&lt;wsp:rsid wsp:val=&quot;65826F64&quot;/&gt;&lt;wsp:rsid wsp:val=&quot;65B1955D&quot;/&gt;&lt;wsp:rsid wsp:val=&quot;65B2F332&quot;/&gt;&lt;wsp:rsid wsp:val=&quot;65F8DDAB&quot;/&gt;&lt;wsp:rsid wsp:val=&quot;6612A6D0&quot;/&gt;&lt;wsp:rsid wsp:val=&quot;66156731&quot;/&gt;&lt;wsp:rsid wsp:val=&quot;6638B710&quot;/&gt;&lt;wsp:rsid wsp:val=&quot;664BAC18&quot;/&gt;&lt;wsp:rsid wsp:val=&quot;6669A9DF&quot;/&gt;&lt;wsp:rsid wsp:val=&quot;667B78E1&quot;/&gt;&lt;wsp:rsid wsp:val=&quot;667FB27E&quot;/&gt;&lt;wsp:rsid wsp:val=&quot;66850F83&quot;/&gt;&lt;wsp:rsid wsp:val=&quot;66A139FF&quot;/&gt;&lt;wsp:rsid wsp:val=&quot;66A89A43&quot;/&gt;&lt;wsp:rsid wsp:val=&quot;66C79556&quot;/&gt;&lt;wsp:rsid wsp:val=&quot;66C9C1AB&quot;/&gt;&lt;wsp:rsid wsp:val=&quot;66E4306D&quot;/&gt;&lt;wsp:rsid wsp:val=&quot;66F3114F&quot;/&gt;&lt;wsp:rsid wsp:val=&quot;66F571CD&quot;/&gt;&lt;wsp:rsid wsp:val=&quot;66F76A11&quot;/&gt;&lt;wsp:rsid wsp:val=&quot;66FF37CD&quot;/&gt;&lt;wsp:rsid wsp:val=&quot;66FFCAE1&quot;/&gt;&lt;wsp:rsid wsp:val=&quot;67006042&quot;/&gt;&lt;wsp:rsid wsp:val=&quot;67087ED0&quot;/&gt;&lt;wsp:rsid wsp:val=&quot;671E0772&quot;/&gt;&lt;wsp:rsid wsp:val=&quot;671E9A17&quot;/&gt;&lt;wsp:rsid wsp:val=&quot;6731D2EE&quot;/&gt;&lt;wsp:rsid wsp:val=&quot;67340706&quot;/&gt;&lt;wsp:rsid wsp:val=&quot;673B6DCE&quot;/&gt;&lt;wsp:rsid wsp:val=&quot;674A2028&quot;/&gt;&lt;wsp:rsid wsp:val=&quot;674A8449&quot;/&gt;&lt;wsp:rsid wsp:val=&quot;674DD4EB&quot;/&gt;&lt;wsp:rsid wsp:val=&quot;67529A27&quot;/&gt;&lt;wsp:rsid wsp:val=&quot;67538156&quot;/&gt;&lt;wsp:rsid wsp:val=&quot;67566DAE&quot;/&gt;&lt;wsp:rsid wsp:val=&quot;675779E8&quot;/&gt;&lt;wsp:rsid wsp:val=&quot;676DF1DD&quot;/&gt;&lt;wsp:rsid wsp:val=&quot;677D4FE0&quot;/&gt;&lt;wsp:rsid wsp:val=&quot;67845634&quot;/&gt;&lt;wsp:rsid wsp:val=&quot;6785861F&quot;/&gt;&lt;wsp:rsid wsp:val=&quot;6787D7B4&quot;/&gt;&lt;wsp:rsid wsp:val=&quot;67880BDE&quot;/&gt;&lt;wsp:rsid wsp:val=&quot;678E23C2&quot;/&gt;&lt;wsp:rsid wsp:val=&quot;679076C6&quot;/&gt;&lt;wsp:rsid wsp:val=&quot;67B0D577&quot;/&gt;&lt;wsp:rsid wsp:val=&quot;67C479A8&quot;/&gt;&lt;wsp:rsid wsp:val=&quot;67C850F6&quot;/&gt;&lt;wsp:rsid wsp:val=&quot;67CA7B18&quot;/&gt;&lt;wsp:rsid wsp:val=&quot;67DC0133&quot;/&gt;&lt;wsp:rsid wsp:val=&quot;67E8EE9B&quot;/&gt;&lt;wsp:rsid wsp:val=&quot;67E9A21E&quot;/&gt;&lt;wsp:rsid wsp:val=&quot;67F4FECC&quot;/&gt;&lt;wsp:rsid wsp:val=&quot;68015E5E&quot;/&gt;&lt;wsp:rsid wsp:val=&quot;68034FBD&quot;/&gt;&lt;wsp:rsid wsp:val=&quot;680F9295&quot;/&gt;&lt;wsp:rsid wsp:val=&quot;68161DCB&quot;/&gt;&lt;wsp:rsid wsp:val=&quot;6826B1B1&quot;/&gt;&lt;wsp:rsid wsp:val=&quot;6827E340&quot;/&gt;&lt;wsp:rsid wsp:val=&quot;6837B875&quot;/&gt;&lt;wsp:rsid wsp:val=&quot;6837EE16&quot;/&gt;&lt;wsp:rsid wsp:val=&quot;68382B29&quot;/&gt;&lt;wsp:rsid wsp:val=&quot;683E49F4&quot;/&gt;&lt;wsp:rsid wsp:val=&quot;68409484&quot;/&gt;&lt;wsp:rsid wsp:val=&quot;684236B4&quot;/&gt;&lt;wsp:rsid wsp:val=&quot;684B4869&quot;/&gt;&lt;wsp:rsid wsp:val=&quot;6866230D&quot;/&gt;&lt;wsp:rsid wsp:val=&quot;68A045A0&quot;/&gt;&lt;wsp:rsid wsp:val=&quot;68B7D924&quot;/&gt;&lt;wsp:rsid wsp:val=&quot;68B7E09E&quot;/&gt;&lt;wsp:rsid wsp:val=&quot;68CE42A9&quot;/&gt;&lt;wsp:rsid wsp:val=&quot;68D66B69&quot;/&gt;&lt;wsp:rsid wsp:val=&quot;68ECFB57&quot;/&gt;&lt;wsp:rsid wsp:val=&quot;68EF55D4&quot;/&gt;&lt;wsp:rsid wsp:val=&quot;68F60C30&quot;/&gt;&lt;wsp:rsid wsp:val=&quot;68F85317&quot;/&gt;&lt;wsp:rsid wsp:val=&quot;69114D46&quot;/&gt;&lt;wsp:rsid wsp:val=&quot;69143C0A&quot;/&gt;&lt;wsp:rsid wsp:val=&quot;692053DA&quot;/&gt;&lt;wsp:rsid wsp:val=&quot;69420CE4&quot;/&gt;&lt;wsp:rsid wsp:val=&quot;6948ADBC&quot;/&gt;&lt;wsp:rsid wsp:val=&quot;694F1660&quot;/&gt;&lt;wsp:rsid wsp:val=&quot;69612175&quot;/&gt;&lt;wsp:rsid wsp:val=&quot;698BF11D&quot;/&gt;&lt;wsp:rsid wsp:val=&quot;69A36077&quot;/&gt;&lt;wsp:rsid wsp:val=&quot;69A58B84&quot;/&gt;&lt;wsp:rsid wsp:val=&quot;69AF2636&quot;/&gt;&lt;wsp:rsid wsp:val=&quot;69B859F2&quot;/&gt;&lt;wsp:rsid wsp:val=&quot;69C91D6A&quot;/&gt;&lt;wsp:rsid wsp:val=&quot;69CE1B2D&quot;/&gt;&lt;wsp:rsid wsp:val=&quot;69E36D5B&quot;/&gt;&lt;wsp:rsid wsp:val=&quot;69FC4BA9&quot;/&gt;&lt;wsp:rsid wsp:val=&quot;6A061F63&quot;/&gt;&lt;wsp:rsid wsp:val=&quot;6A2294A9&quot;/&gt;&lt;wsp:rsid wsp:val=&quot;6A25D980&quot;/&gt;&lt;wsp:rsid wsp:val=&quot;6A273909&quot;/&gt;&lt;wsp:rsid wsp:val=&quot;6A294793&quot;/&gt;&lt;wsp:rsid wsp:val=&quot;6A38A927&quot;/&gt;&lt;wsp:rsid wsp:val=&quot;6A3AA697&quot;/&gt;&lt;wsp:rsid wsp:val=&quot;6A3BB3FB&quot;/&gt;&lt;wsp:rsid wsp:val=&quot;6A54B197&quot;/&gt;&lt;wsp:rsid wsp:val=&quot;6A5C4413&quot;/&gt;&lt;wsp:rsid wsp:val=&quot;6A5E0E15&quot;/&gt;&lt;wsp:rsid wsp:val=&quot;6A60D67A&quot;/&gt;&lt;wsp:rsid wsp:val=&quot;6A72CB4B&quot;/&gt;&lt;wsp:rsid wsp:val=&quot;6A773672&quot;/&gt;&lt;wsp:rsid wsp:val=&quot;6A7DDA8B&quot;/&gt;&lt;wsp:rsid wsp:val=&quot;6A80C5C7&quot;/&gt;&lt;wsp:rsid wsp:val=&quot;6A9C42D4&quot;/&gt;&lt;wsp:rsid wsp:val=&quot;6AA34D5B&quot;/&gt;&lt;wsp:rsid wsp:val=&quot;6AC282BB&quot;/&gt;&lt;wsp:rsid wsp:val=&quot;6AC61532&quot;/&gt;&lt;wsp:rsid wsp:val=&quot;6ACB1D93&quot;/&gt;&lt;wsp:rsid wsp:val=&quot;6ACD1A3C&quot;/&gt;&lt;wsp:rsid wsp:val=&quot;6ACE0F3B&quot;/&gt;&lt;wsp:rsid wsp:val=&quot;6ACEB865&quot;/&gt;&lt;wsp:rsid wsp:val=&quot;6AD250CE&quot;/&gt;&lt;wsp:rsid wsp:val=&quot;6AE5A4E8&quot;/&gt;&lt;wsp:rsid wsp:val=&quot;6AF030EE&quot;/&gt;&lt;wsp:rsid wsp:val=&quot;6AFDA67A&quot;/&gt;&lt;wsp:rsid wsp:val=&quot;6B026827&quot;/&gt;&lt;wsp:rsid wsp:val=&quot;6B22CB2A&quot;/&gt;&lt;wsp:rsid wsp:val=&quot;6B23EFBB&quot;/&gt;&lt;wsp:rsid wsp:val=&quot;6B2AFAA4&quot;/&gt;&lt;wsp:rsid wsp:val=&quot;6B2FE3A5&quot;/&gt;&lt;wsp:rsid wsp:val=&quot;6B3D8605&quot;/&gt;&lt;wsp:rsid wsp:val=&quot;6B42BFF9&quot;/&gt;&lt;wsp:rsid wsp:val=&quot;6B47AA41&quot;/&gt;&lt;wsp:rsid wsp:val=&quot;6B485F0B&quot;/&gt;&lt;wsp:rsid wsp:val=&quot;6B5DC526&quot;/&gt;&lt;wsp:rsid wsp:val=&quot;6B6A869C&quot;/&gt;&lt;wsp:rsid wsp:val=&quot;6B833A60&quot;/&gt;&lt;wsp:rsid wsp:val=&quot;6B83E933&quot;/&gt;&lt;wsp:rsid wsp:val=&quot;6B8A2D1C&quot;/&gt;&lt;wsp:rsid wsp:val=&quot;6BA565C4&quot;/&gt;&lt;wsp:rsid wsp:val=&quot;6BC34DCF&quot;/&gt;&lt;wsp:rsid wsp:val=&quot;6BCB49C3&quot;/&gt;&lt;wsp:rsid wsp:val=&quot;6BCEC331&quot;/&gt;&lt;wsp:rsid wsp:val=&quot;6BD676F8&quot;/&gt;&lt;wsp:rsid wsp:val=&quot;6BD80A34&quot;/&gt;&lt;wsp:rsid wsp:val=&quot;6BF7CB57&quot;/&gt;&lt;wsp:rsid wsp:val=&quot;6BFAACE9&quot;/&gt;&lt;wsp:rsid wsp:val=&quot;6C055437&quot;/&gt;&lt;wsp:rsid wsp:val=&quot;6C1DB24B&quot;/&gt;&lt;wsp:rsid wsp:val=&quot;6C1DB4EC&quot;/&gt;&lt;wsp:rsid wsp:val=&quot;6C378952&quot;/&gt;&lt;wsp:rsid wsp:val=&quot;6C3794DD&quot;/&gt;&lt;wsp:rsid wsp:val=&quot;6C44FCB5&quot;/&gt;&lt;wsp:rsid wsp:val=&quot;6C48EE08&quot;/&gt;&lt;wsp:rsid wsp:val=&quot;6C617401&quot;/&gt;&lt;wsp:rsid wsp:val=&quot;6C62F198&quot;/&gt;&lt;wsp:rsid wsp:val=&quot;6C6726D9&quot;/&gt;&lt;wsp:rsid wsp:val=&quot;6C6A7B21&quot;/&gt;&lt;wsp:rsid wsp:val=&quot;6C791567&quot;/&gt;&lt;wsp:rsid wsp:val=&quot;6C80D319&quot;/&gt;&lt;wsp:rsid wsp:val=&quot;6C8DC627&quot;/&gt;&lt;wsp:rsid wsp:val=&quot;6C99D7C0&quot;/&gt;&lt;wsp:rsid wsp:val=&quot;6CB5B20D&quot;/&gt;&lt;wsp:rsid wsp:val=&quot;6CC9DB12&quot;/&gt;&lt;wsp:rsid wsp:val=&quot;6CE2AF35&quot;/&gt;&lt;wsp:rsid wsp:val=&quot;6CEDA169&quot;/&gt;&lt;wsp:rsid wsp:val=&quot;6CF4397C&quot;/&gt;&lt;wsp:rsid wsp:val=&quot;6CF5875C&quot;/&gt;&lt;wsp:rsid wsp:val=&quot;6CF92EFC&quot;/&gt;&lt;wsp:rsid wsp:val=&quot;6CF9A596&quot;/&gt;&lt;wsp:rsid wsp:val=&quot;6D23A33F&quot;/&gt;&lt;wsp:rsid wsp:val=&quot;6D291110&quot;/&gt;&lt;wsp:rsid wsp:val=&quot;6D2F7CCE&quot;/&gt;&lt;wsp:rsid wsp:val=&quot;6D43EC7E&quot;/&gt;&lt;wsp:rsid wsp:val=&quot;6D498901&quot;/&gt;&lt;wsp:rsid wsp:val=&quot;6D56A89B&quot;/&gt;&lt;wsp:rsid wsp:val=&quot;6D5931EE&quot;/&gt;&lt;wsp:rsid wsp:val=&quot;6D730DAC&quot;/&gt;&lt;wsp:rsid wsp:val=&quot;6D81405D&quot;/&gt;&lt;wsp:rsid wsp:val=&quot;6D8B134D&quot;/&gt;&lt;wsp:rsid wsp:val=&quot;6D947C4D&quot;/&gt;&lt;wsp:rsid wsp:val=&quot;6DB8EA7B&quot;/&gt;&lt;wsp:rsid wsp:val=&quot;6DBF4428&quot;/&gt;&lt;wsp:rsid wsp:val=&quot;6DC2C20B&quot;/&gt;&lt;wsp:rsid wsp:val=&quot;6DC76B51&quot;/&gt;&lt;wsp:rsid wsp:val=&quot;6DCB801E&quot;/&gt;&lt;wsp:rsid wsp:val=&quot;6DDB6195&quot;/&gt;&lt;wsp:rsid wsp:val=&quot;6DDF6789&quot;/&gt;&lt;wsp:rsid wsp:val=&quot;6DE13FD4&quot;/&gt;&lt;wsp:rsid wsp:val=&quot;6E06CAE9&quot;/&gt;&lt;wsp:rsid wsp:val=&quot;6E0C7A0B&quot;/&gt;&lt;wsp:rsid wsp:val=&quot;6E119F60&quot;/&gt;&lt;wsp:rsid wsp:val=&quot;6E1846C9&quot;/&gt;&lt;wsp:rsid wsp:val=&quot;6E274C2D&quot;/&gt;&lt;wsp:rsid wsp:val=&quot;6E3DB2B6&quot;/&gt;&lt;wsp:rsid wsp:val=&quot;6E49D5E9&quot;/&gt;&lt;wsp:rsid wsp:val=&quot;6E4BD401&quot;/&gt;&lt;wsp:rsid wsp:val=&quot;6E51A3D0&quot;/&gt;&lt;wsp:rsid wsp:val=&quot;6E51AF0C&quot;/&gt;&lt;wsp:rsid wsp:val=&quot;6E584671&quot;/&gt;&lt;wsp:rsid wsp:val=&quot;6E675196&quot;/&gt;&lt;wsp:rsid wsp:val=&quot;6E76CBDA&quot;/&gt;&lt;wsp:rsid wsp:val=&quot;6E7FE7CA&quot;/&gt;&lt;wsp:rsid wsp:val=&quot;6E817552&quot;/&gt;&lt;wsp:rsid wsp:val=&quot;6E8B666E&quot;/&gt;&lt;wsp:rsid wsp:val=&quot;6EA312A5&quot;/&gt;&lt;wsp:rsid wsp:val=&quot;6EA58E84&quot;/&gt;&lt;wsp:rsid wsp:val=&quot;6EA93A9C&quot;/&gt;&lt;wsp:rsid wsp:val=&quot;6EAB932F&quot;/&gt;&lt;wsp:rsid wsp:val=&quot;6EB50EEF&quot;/&gt;&lt;wsp:rsid wsp:val=&quot;6ECD035E&quot;/&gt;&lt;wsp:rsid wsp:val=&quot;6ECDFF7D&quot;/&gt;&lt;wsp:rsid wsp:val=&quot;6EE1F1A9&quot;/&gt;&lt;wsp:rsid wsp:val=&quot;6EE3F614&quot;/&gt;&lt;wsp:rsid wsp:val=&quot;6EEF7C74&quot;/&gt;&lt;wsp:rsid wsp:val=&quot;6F02FB69&quot;/&gt;&lt;wsp:rsid wsp:val=&quot;6F0A4B02&quot;/&gt;&lt;wsp:rsid wsp:val=&quot;6F133AD9&quot;/&gt;&lt;wsp:rsid wsp:val=&quot;6F15EBC4&quot;/&gt;&lt;wsp:rsid wsp:val=&quot;6F1B62FC&quot;/&gt;&lt;wsp:rsid wsp:val=&quot;6F1E1AB7&quot;/&gt;&lt;wsp:rsid wsp:val=&quot;6F37D927&quot;/&gt;&lt;wsp:rsid wsp:val=&quot;6F3CA92E&quot;/&gt;&lt;wsp:rsid wsp:val=&quot;6F3DC1E3&quot;/&gt;&lt;wsp:rsid wsp:val=&quot;6F459E3D&quot;/&gt;&lt;wsp:rsid wsp:val=&quot;6F580A44&quot;/&gt;&lt;wsp:rsid wsp:val=&quot;6F6DE78E&quot;/&gt;&lt;wsp:rsid wsp:val=&quot;6F7115B8&quot;/&gt;&lt;wsp:rsid wsp:val=&quot;6F76BE7E&quot;/&gt;&lt;wsp:rsid wsp:val=&quot;6F84FEC8&quot;/&gt;&lt;wsp:rsid wsp:val=&quot;6F8BF9DA&quot;/&gt;&lt;wsp:rsid wsp:val=&quot;6F8C0E1A&quot;/&gt;&lt;wsp:rsid wsp:val=&quot;6F912D8F&quot;/&gt;&lt;wsp:rsid wsp:val=&quot;6FA0D5C1&quot;/&gt;&lt;wsp:rsid wsp:val=&quot;6FB04ED3&quot;/&gt;&lt;wsp:rsid wsp:val=&quot;6FC9A3F8&quot;/&gt;&lt;wsp:rsid wsp:val=&quot;6FD0602B&quot;/&gt;&lt;wsp:rsid wsp:val=&quot;6FE2C89B&quot;/&gt;&lt;wsp:rsid wsp:val=&quot;7009EB68&quot;/&gt;&lt;wsp:rsid wsp:val=&quot;70112BB5&quot;/&gt;&lt;wsp:rsid wsp:val=&quot;70163C38&quot;/&gt;&lt;wsp:rsid wsp:val=&quot;7027D61B&quot;/&gt;&lt;wsp:rsid wsp:val=&quot;70345839&quot;/&gt;&lt;wsp:rsid wsp:val=&quot;7035319B&quot;/&gt;&lt;wsp:rsid wsp:val=&quot;7037CCAE&quot;/&gt;&lt;wsp:rsid wsp:val=&quot;70421F70&quot;/&gt;&lt;wsp:rsid wsp:val=&quot;7046FA88&quot;/&gt;&lt;wsp:rsid wsp:val=&quot;70477BE2&quot;/&gt;&lt;wsp:rsid wsp:val=&quot;704C2632&quot;/&gt;&lt;wsp:rsid wsp:val=&quot;704D2DFD&quot;/&gt;&lt;wsp:rsid wsp:val=&quot;70503319&quot;/&gt;&lt;wsp:rsid wsp:val=&quot;70578E50&quot;/&gt;&lt;wsp:rsid wsp:val=&quot;706403B1&quot;/&gt;&lt;wsp:rsid wsp:val=&quot;706840DC&quot;/&gt;&lt;wsp:rsid wsp:val=&quot;706DABEA&quot;/&gt;&lt;wsp:rsid wsp:val=&quot;706F7D0C&quot;/&gt;&lt;wsp:rsid wsp:val=&quot;707B467C&quot;/&gt;&lt;wsp:rsid wsp:val=&quot;708607CD&quot;/&gt;&lt;wsp:rsid wsp:val=&quot;709987D7&quot;/&gt;&lt;wsp:rsid wsp:val=&quot;70B816A4&quot;/&gt;&lt;wsp:rsid wsp:val=&quot;70BC6B37&quot;/&gt;&lt;wsp:rsid wsp:val=&quot;70BDB798&quot;/&gt;&lt;wsp:rsid wsp:val=&quot;70D3A988&quot;/&gt;&lt;wsp:rsid wsp:val=&quot;70D6E3D3&quot;/&gt;&lt;wsp:rsid wsp:val=&quot;70DB935D&quot;/&gt;&lt;wsp:rsid wsp:val=&quot;70FACED6&quot;/&gt;&lt;wsp:rsid wsp:val=&quot;70FF0C13&quot;/&gt;&lt;wsp:rsid wsp:val=&quot;710A9E69&quot;/&gt;&lt;wsp:rsid wsp:val=&quot;710F61E0&quot;/&gt;&lt;wsp:rsid wsp:val=&quot;71128EDF&quot;/&gt;&lt;wsp:rsid wsp:val=&quot;71139C41&quot;/&gt;&lt;wsp:rsid wsp:val=&quot;711A8892&quot;/&gt;&lt;wsp:rsid wsp:val=&quot;71213CCE&quot;/&gt;&lt;wsp:rsid wsp:val=&quot;71297CB9&quot;/&gt;&lt;wsp:rsid wsp:val=&quot;7134EB6D&quot;/&gt;&lt;wsp:rsid wsp:val=&quot;71391A01&quot;/&gt;&lt;wsp:rsid wsp:val=&quot;71511ECD&quot;/&gt;&lt;wsp:rsid wsp:val=&quot;71728BF9&quot;/&gt;&lt;wsp:rsid wsp:val=&quot;7178CD1E&quot;/&gt;&lt;wsp:rsid wsp:val=&quot;717FCA5C&quot;/&gt;&lt;wsp:rsid wsp:val=&quot;719B7FBC&quot;/&gt;&lt;wsp:rsid wsp:val=&quot;71B564A2&quot;/&gt;&lt;wsp:rsid wsp:val=&quot;71C35952&quot;/&gt;&lt;wsp:rsid wsp:val=&quot;71E18C62&quot;/&gt;&lt;wsp:rsid wsp:val=&quot;71E8C102&quot;/&gt;&lt;wsp:rsid wsp:val=&quot;71EC037A&quot;/&gt;&lt;wsp:rsid wsp:val=&quot;721A1571&quot;/&gt;&lt;wsp:rsid wsp:val=&quot;7235C5EA&quot;/&gt;&lt;wsp:rsid wsp:val=&quot;72368487&quot;/&gt;&lt;wsp:rsid wsp:val=&quot;7238ED18&quot;/&gt;&lt;wsp:rsid wsp:val=&quot;723C3BC7&quot;/&gt;&lt;wsp:rsid wsp:val=&quot;726884E8&quot;/&gt;&lt;wsp:rsid wsp:val=&quot;7271E43F&quot;/&gt;&lt;wsp:rsid wsp:val=&quot;7280ED90&quot;/&gt;&lt;wsp:rsid wsp:val=&quot;729B12AF&quot;/&gt;&lt;wsp:rsid wsp:val=&quot;729D59AC&quot;/&gt;&lt;wsp:rsid wsp:val=&quot;72A5EF9B&quot;/&gt;&lt;wsp:rsid wsp:val=&quot;72AC7B89&quot;/&gt;&lt;wsp:rsid wsp:val=&quot;72AFC8CE&quot;/&gt;&lt;wsp:rsid wsp:val=&quot;72B11C38&quot;/&gt;&lt;wsp:rsid wsp:val=&quot;72B658F3&quot;/&gt;&lt;wsp:rsid wsp:val=&quot;72C81D34&quot;/&gt;&lt;wsp:rsid wsp:val=&quot;72CFE0FF&quot;/&gt;&lt;wsp:rsid wsp:val=&quot;72DF4E39&quot;/&gt;&lt;wsp:rsid wsp:val=&quot;72ECA686&quot;/&gt;&lt;wsp:rsid wsp:val=&quot;72ECECDC&quot;/&gt;&lt;wsp:rsid wsp:val=&quot;73042269&quot;/&gt;&lt;wsp:rsid wsp:val=&quot;7311A4FB&quot;/&gt;&lt;wsp:rsid wsp:val=&quot;731A57D7&quot;/&gt;&lt;wsp:rsid wsp:val=&quot;7320042F&quot;/&gt;&lt;wsp:rsid wsp:val=&quot;732DCB51&quot;/&gt;&lt;wsp:rsid wsp:val=&quot;733CEAAB&quot;/&gt;&lt;wsp:rsid wsp:val=&quot;7349390D&quot;/&gt;&lt;wsp:rsid wsp:val=&quot;734C2198&quot;/&gt;&lt;wsp:rsid wsp:val=&quot;734E13E8&quot;/&gt;&lt;wsp:rsid wsp:val=&quot;73548D26&quot;/&gt;&lt;wsp:rsid wsp:val=&quot;73571103&quot;/&gt;&lt;wsp:rsid wsp:val=&quot;736AC7E3&quot;/&gt;&lt;wsp:rsid wsp:val=&quot;736CD879&quot;/&gt;&lt;wsp:rsid wsp:val=&quot;73736117&quot;/&gt;&lt;wsp:rsid wsp:val=&quot;73755A1E&quot;/&gt;&lt;wsp:rsid wsp:val=&quot;737854D7&quot;/&gt;&lt;wsp:rsid wsp:val=&quot;737A54F1&quot;/&gt;&lt;wsp:rsid wsp:val=&quot;739C7F98&quot;/&gt;&lt;wsp:rsid wsp:val=&quot;73B32E02&quot;/&gt;&lt;wsp:rsid wsp:val=&quot;73B6CA44&quot;/&gt;&lt;wsp:rsid wsp:val=&quot;73C220E1&quot;/&gt;&lt;wsp:rsid wsp:val=&quot;73C381FB&quot;/&gt;&lt;wsp:rsid wsp:val=&quot;73DAD804&quot;/&gt;&lt;wsp:rsid wsp:val=&quot;73DC9F53&quot;/&gt;&lt;wsp:rsid wsp:val=&quot;73E1C6E5&quot;/&gt;&lt;wsp:rsid wsp:val=&quot;73FF67D8&quot;/&gt;&lt;wsp:rsid wsp:val=&quot;7404F05B&quot;/&gt;&lt;wsp:rsid wsp:val=&quot;74073B67&quot;/&gt;&lt;wsp:rsid wsp:val=&quot;74142A76&quot;/&gt;&lt;wsp:rsid wsp:val=&quot;742B3548&quot;/&gt;&lt;wsp:rsid wsp:val=&quot;742F1539&quot;/&gt;&lt;wsp:rsid wsp:val=&quot;74489BD7&quot;/&gt;&lt;wsp:rsid wsp:val=&quot;74577A9D&quot;/&gt;&lt;wsp:rsid wsp:val=&quot;74697E7D&quot;/&gt;&lt;wsp:rsid wsp:val=&quot;746B4FA3&quot;/&gt;&lt;wsp:rsid wsp:val=&quot;748F7A64&quot;/&gt;&lt;wsp:rsid wsp:val=&quot;7491BECF&quot;/&gt;&lt;wsp:rsid wsp:val=&quot;74A5307C&quot;/&gt;&lt;wsp:rsid wsp:val=&quot;74C787F5&quot;/&gt;&lt;wsp:rsid wsp:val=&quot;74E01437&quot;/&gt;&lt;wsp:rsid wsp:val=&quot;74EB993D&quot;/&gt;&lt;wsp:rsid wsp:val=&quot;74ED45BF&quot;/&gt;&lt;wsp:rsid wsp:val=&quot;74ED48F7&quot;/&gt;&lt;wsp:rsid wsp:val=&quot;74F0CDA8&quot;/&gt;&lt;wsp:rsid wsp:val=&quot;74F41C2D&quot;/&gt;&lt;wsp:rsid wsp:val=&quot;75044007&quot;/&gt;&lt;wsp:rsid wsp:val=&quot;750C9EF4&quot;/&gt;&lt;wsp:rsid wsp:val=&quot;75123CB8&quot;/&gt;&lt;wsp:rsid wsp:val=&quot;7512DE4C&quot;/&gt;&lt;wsp:rsid wsp:val=&quot;751F84DB&quot;/&gt;&lt;wsp:rsid wsp:val=&quot;7531975E&quot;/&gt;&lt;wsp:rsid wsp:val=&quot;753358CB&quot;/&gt;&lt;wsp:rsid wsp:val=&quot;75366054&quot;/&gt;&lt;wsp:rsid wsp:val=&quot;753AB14B&quot;/&gt;&lt;wsp:rsid wsp:val=&quot;753D4574&quot;/&gt;&lt;wsp:rsid wsp:val=&quot;754657AB&quot;/&gt;&lt;wsp:rsid wsp:val=&quot;7546E581&quot;/&gt;&lt;wsp:rsid wsp:val=&quot;755FA7FA&quot;/&gt;&lt;wsp:rsid wsp:val=&quot;756906A9&quot;/&gt;&lt;wsp:rsid wsp:val=&quot;756CEC1D&quot;/&gt;&lt;wsp:rsid wsp:val=&quot;7571B166&quot;/&gt;&lt;wsp:rsid wsp:val=&quot;7573BFA0&quot;/&gt;&lt;wsp:rsid wsp:val=&quot;757D9746&quot;/&gt;&lt;wsp:rsid wsp:val=&quot;75828D5E&quot;/&gt;&lt;wsp:rsid wsp:val=&quot;758D5C3B&quot;/&gt;&lt;wsp:rsid wsp:val=&quot;75A8AE42&quot;/&gt;&lt;wsp:rsid wsp:val=&quot;75C21E1F&quot;/&gt;&lt;wsp:rsid wsp:val=&quot;75C9ED06&quot;/&gt;&lt;wsp:rsid wsp:val=&quot;75CB2BD0&quot;/&gt;&lt;wsp:rsid wsp:val=&quot;75DCEE46&quot;/&gt;&lt;wsp:rsid wsp:val=&quot;75E4B09C&quot;/&gt;&lt;wsp:rsid wsp:val=&quot;75F8E5E0&quot;/&gt;&lt;wsp:rsid wsp:val=&quot;76006D38&quot;/&gt;&lt;wsp:rsid wsp:val=&quot;7605BD43&quot;/&gt;&lt;wsp:rsid wsp:val=&quot;7611C0E7&quot;/&gt;&lt;wsp:rsid wsp:val=&quot;761412A2&quot;/&gt;&lt;wsp:rsid wsp:val=&quot;7645CCD9&quot;/&gt;&lt;wsp:rsid wsp:val=&quot;764D42E1&quot;/&gt;&lt;wsp:rsid wsp:val=&quot;7653D1A1&quot;/&gt;&lt;wsp:rsid wsp:val=&quot;7664BDFC&quot;/&gt;&lt;wsp:rsid wsp:val=&quot;7669DF78&quot;/&gt;&lt;wsp:rsid wsp:val=&quot;766AB65B&quot;/&gt;&lt;wsp:rsid wsp:val=&quot;7679EC5A&quot;/&gt;&lt;wsp:rsid wsp:val=&quot;76846F42&quot;/&gt;&lt;wsp:rsid wsp:val=&quot;76A2BA06&quot;/&gt;&lt;wsp:rsid wsp:val=&quot;76A3E970&quot;/&gt;&lt;wsp:rsid wsp:val=&quot;76A6843A&quot;/&gt;&lt;wsp:rsid wsp:val=&quot;76C2408F&quot;/&gt;&lt;wsp:rsid wsp:val=&quot;76C5C9D0&quot;/&gt;&lt;wsp:rsid wsp:val=&quot;76D220F6&quot;/&gt;&lt;wsp:rsid wsp:val=&quot;76EA5130&quot;/&gt;&lt;wsp:rsid wsp:val=&quot;76F515C2&quot;/&gt;&lt;wsp:rsid wsp:val=&quot;76FAA0EB&quot;/&gt;&lt;wsp:rsid wsp:val=&quot;770A2B5A&quot;/&gt;&lt;wsp:rsid wsp:val=&quot;770EC874&quot;/&gt;&lt;wsp:rsid wsp:val=&quot;77119309&quot;/&gt;&lt;wsp:rsid wsp:val=&quot;77184DE7&quot;/&gt;&lt;wsp:rsid wsp:val=&quot;771967A7&quot;/&gt;&lt;wsp:rsid wsp:val=&quot;77218540&quot;/&gt;&lt;wsp:rsid wsp:val=&quot;77246FEA&quot;/&gt;&lt;wsp:rsid wsp:val=&quot;77361D01&quot;/&gt;&lt;wsp:rsid wsp:val=&quot;77414CEB&quot;/&gt;&lt;wsp:rsid wsp:val=&quot;77447EA3&quot;/&gt;&lt;wsp:rsid wsp:val=&quot;775B3768&quot;/&gt;&lt;wsp:rsid wsp:val=&quot;7766FC31&quot;/&gt;&lt;wsp:rsid wsp:val=&quot;77741C91&quot;/&gt;&lt;wsp:rsid wsp:val=&quot;779AC0A4&quot;/&gt;&lt;wsp:rsid wsp:val=&quot;77A1F731&quot;/&gt;&lt;wsp:rsid wsp:val=&quot;77ABC0D2&quot;/&gt;&lt;wsp:rsid wsp:val=&quot;77C05ED4&quot;/&gt;&lt;wsp:rsid wsp:val=&quot;77C7360C&quot;/&gt;&lt;wsp:rsid wsp:val=&quot;77CA985D&quot;/&gt;&lt;wsp:rsid wsp:val=&quot;77D6C90E&quot;/&gt;&lt;wsp:rsid wsp:val=&quot;77E0A417&quot;/&gt;&lt;wsp:rsid wsp:val=&quot;77EDBE21&quot;/&gt;&lt;wsp:rsid wsp:val=&quot;7811906B&quot;/&gt;&lt;wsp:rsid wsp:val=&quot;78153C9A&quot;/&gt;&lt;wsp:rsid wsp:val=&quot;7824F5AB&quot;/&gt;&lt;wsp:rsid wsp:val=&quot;782F2195&quot;/&gt;&lt;wsp:rsid wsp:val=&quot;7833376D&quot;/&gt;&lt;wsp:rsid wsp:val=&quot;78453EA4&quot;/&gt;&lt;wsp:rsid wsp:val=&quot;787BFE64&quot;/&gt;&lt;wsp:rsid wsp:val=&quot;78864F6B&quot;/&gt;&lt;wsp:rsid wsp:val=&quot;78886C37&quot;/&gt;&lt;wsp:rsid wsp:val=&quot;78AAD630&quot;/&gt;&lt;wsp:rsid wsp:val=&quot;78AF23AB&quot;/&gt;&lt;wsp:rsid wsp:val=&quot;78B98784&quot;/&gt;&lt;wsp:rsid wsp:val=&quot;78BC9B39&quot;/&gt;&lt;wsp:rsid wsp:val=&quot;78C238DB&quot;/&gt;&lt;wsp:rsid wsp:val=&quot;78C69D7F&quot;/&gt;&lt;wsp:rsid wsp:val=&quot;78D65D78&quot;/&gt;&lt;wsp:rsid wsp:val=&quot;78DADE15&quot;/&gt;&lt;wsp:rsid wsp:val=&quot;78DBAC93&quot;/&gt;&lt;wsp:rsid wsp:val=&quot;78DEBB6D&quot;/&gt;&lt;wsp:rsid wsp:val=&quot;78E8D949&quot;/&gt;&lt;wsp:rsid wsp:val=&quot;78FBC3E8&quot;/&gt;&lt;wsp:rsid wsp:val=&quot;7912FC4A&quot;/&gt;&lt;wsp:rsid wsp:val=&quot;7918D4D0&quot;/&gt;&lt;wsp:rsid wsp:val=&quot;7919102F&quot;/&gt;&lt;wsp:rsid wsp:val=&quot;791AA285&quot;/&gt;&lt;wsp:rsid wsp:val=&quot;791C58B4&quot;/&gt;&lt;wsp:rsid wsp:val=&quot;791C6AB1&quot;/&gt;&lt;wsp:rsid wsp:val=&quot;79233338&quot;/&gt;&lt;wsp:rsid wsp:val=&quot;7925FE27&quot;/&gt;&lt;wsp:rsid wsp:val=&quot;792A56EC&quot;/&gt;&lt;wsp:rsid wsp:val=&quot;793AA372&quot;/&gt;&lt;wsp:rsid wsp:val=&quot;793CA353&quot;/&gt;&lt;wsp:rsid wsp:val=&quot;7940C9B7&quot;/&gt;&lt;wsp:rsid wsp:val=&quot;7951D864&quot;/&gt;&lt;wsp:rsid wsp:val=&quot;79600B6A&quot;/&gt;&lt;wsp:rsid wsp:val=&quot;796D9F18&quot;/&gt;&lt;wsp:rsid wsp:val=&quot;796ECBD4&quot;/&gt;&lt;wsp:rsid wsp:val=&quot;79758087&quot;/&gt;&lt;wsp:rsid wsp:val=&quot;7980DBF3&quot;/&gt;&lt;wsp:rsid wsp:val=&quot;79945AAB&quot;/&gt;&lt;wsp:rsid wsp:val=&quot;7996F5C8&quot;/&gt;&lt;wsp:rsid wsp:val=&quot;79A70FE0&quot;/&gt;&lt;wsp:rsid wsp:val=&quot;79B276CB&quot;/&gt;&lt;wsp:rsid wsp:val=&quot;79B31EC2&quot;/&gt;&lt;wsp:rsid wsp:val=&quot;79B3C3E1&quot;/&gt;&lt;wsp:rsid wsp:val=&quot;79C26E3B&quot;/&gt;&lt;wsp:rsid wsp:val=&quot;79CC2471&quot;/&gt;&lt;wsp:rsid wsp:val=&quot;79CDA579&quot;/&gt;&lt;wsp:rsid wsp:val=&quot;79D37ADD&quot;/&gt;&lt;wsp:rsid wsp:val=&quot;79DF86BD&quot;/&gt;&lt;wsp:rsid wsp:val=&quot;79E937F6&quot;/&gt;&lt;wsp:rsid wsp:val=&quot;79FA860A&quot;/&gt;&lt;wsp:rsid wsp:val=&quot;7A03928A&quot;/&gt;&lt;wsp:rsid wsp:val=&quot;7A06704B&quot;/&gt;&lt;wsp:rsid wsp:val=&quot;7A0D20F2&quot;/&gt;&lt;wsp:rsid wsp:val=&quot;7A13762C&quot;/&gt;&lt;wsp:rsid wsp:val=&quot;7A1785F3&quot;/&gt;&lt;wsp:rsid wsp:val=&quot;7A42B114&quot;/&gt;&lt;wsp:rsid wsp:val=&quot;7A519576&quot;/&gt;&lt;wsp:rsid wsp:val=&quot;7A526BB7&quot;/&gt;&lt;wsp:rsid wsp:val=&quot;7A7110B5&quot;/&gt;&lt;wsp:rsid wsp:val=&quot;7A71DEA6&quot;/&gt;&lt;wsp:rsid wsp:val=&quot;7A7431DF&quot;/&gt;&lt;wsp:rsid wsp:val=&quot;7A7D5412&quot;/&gt;&lt;wsp:rsid wsp:val=&quot;7A7F5CCF&quot;/&gt;&lt;wsp:rsid wsp:val=&quot;7A7FFDD6&quot;/&gt;&lt;wsp:rsid wsp:val=&quot;7A81CE92&quot;/&gt;&lt;wsp:rsid wsp:val=&quot;7A826848&quot;/&gt;&lt;wsp:rsid wsp:val=&quot;7A8D5A3C&quot;/&gt;&lt;wsp:rsid wsp:val=&quot;7A961A10&quot;/&gt;&lt;wsp:rsid wsp:val=&quot;7A98F683&quot;/&gt;&lt;wsp:rsid wsp:val=&quot;7A9DFA01&quot;/&gt;&lt;wsp:rsid wsp:val=&quot;7AAE38B9&quot;/&gt;&lt;wsp:rsid wsp:val=&quot;7AB63DBA&quot;/&gt;&lt;wsp:rsid wsp:val=&quot;7ADC0134&quot;/&gt;&lt;wsp:rsid wsp:val=&quot;7AEC1438&quot;/&gt;&lt;wsp:rsid wsp:val=&quot;7AEDDAFE&quot;/&gt;&lt;wsp:rsid wsp:val=&quot;7AFD1A0F&quot;/&gt;&lt;wsp:rsid wsp:val=&quot;7B032275&quot;/&gt;&lt;wsp:rsid wsp:val=&quot;7B13B7B0&quot;/&gt;&lt;wsp:rsid wsp:val=&quot;7B2BD8F1&quot;/&gt;&lt;wsp:rsid wsp:val=&quot;7B31E0BA&quot;/&gt;&lt;wsp:rsid wsp:val=&quot;7B323CE2&quot;/&gt;&lt;wsp:rsid wsp:val=&quot;7B3A6532&quot;/&gt;&lt;wsp:rsid wsp:val=&quot;7B3E1A30&quot;/&gt;&lt;wsp:rsid wsp:val=&quot;7B4FD4ED&quot;/&gt;&lt;wsp:rsid wsp:val=&quot;7B573F78&quot;/&gt;&lt;wsp:rsid wsp:val=&quot;7B5988EF&quot;/&gt;&lt;wsp:rsid wsp:val=&quot;7B5DBE91&quot;/&gt;&lt;wsp:rsid wsp:val=&quot;7B600F2C&quot;/&gt;&lt;wsp:rsid wsp:val=&quot;7B8C5DCD&quot;/&gt;&lt;wsp:rsid wsp:val=&quot;7B8D87C3&quot;/&gt;&lt;wsp:rsid wsp:val=&quot;7B9A8E25&quot;/&gt;&lt;wsp:rsid wsp:val=&quot;7BAB1913&quot;/&gt;&lt;wsp:rsid wsp:val=&quot;7BB6E3D2&quot;/&gt;&lt;wsp:rsid wsp:val=&quot;7BBF2216&quot;/&gt;&lt;wsp:rsid wsp:val=&quot;7BC7BDF1&quot;/&gt;&lt;wsp:rsid wsp:val=&quot;7BD3B06D&quot;/&gt;&lt;wsp:rsid wsp:val=&quot;7BD684B4&quot;/&gt;&lt;wsp:rsid wsp:val=&quot;7BE6844C&quot;/&gt;&lt;wsp:rsid wsp:val=&quot;7BEE64DA&quot;/&gt;&lt;wsp:rsid wsp:val=&quot;7BF30D0F&quot;/&gt;&lt;wsp:rsid wsp:val=&quot;7BFE145A&quot;/&gt;&lt;wsp:rsid wsp:val=&quot;7C0078AD&quot;/&gt;&lt;wsp:rsid wsp:val=&quot;7C0860DA&quot;/&gt;&lt;wsp:rsid wsp:val=&quot;7C1659C0&quot;/&gt;&lt;wsp:rsid wsp:val=&quot;7C17EFC6&quot;/&gt;&lt;wsp:rsid wsp:val=&quot;7C1DFC67&quot;/&gt;&lt;wsp:rsid wsp:val=&quot;7C203FBF&quot;/&gt;&lt;wsp:rsid wsp:val=&quot;7C3371D4&quot;/&gt;&lt;wsp:rsid wsp:val=&quot;7C4FF557&quot;/&gt;&lt;wsp:rsid wsp:val=&quot;7C509E04&quot;/&gt;&lt;wsp:rsid wsp:val=&quot;7C57C3E2&quot;/&gt;&lt;wsp:rsid wsp:val=&quot;7C77D195&quot;/&gt;&lt;wsp:rsid wsp:val=&quot;7C7DC9B5&quot;/&gt;&lt;wsp:rsid wsp:val=&quot;7C8F1B31&quot;/&gt;&lt;wsp:rsid wsp:val=&quot;7C9F1816&quot;/&gt;&lt;wsp:rsid wsp:val=&quot;7CB08430&quot;/&gt;&lt;wsp:rsid wsp:val=&quot;7CFBDF8D&quot;/&gt;&lt;wsp:rsid wsp:val=&quot;7D0BDBB9&quot;/&gt;&lt;wsp:rsid wsp:val=&quot;7D1E8DAF&quot;/&gt;&lt;wsp:rsid wsp:val=&quot;7D2CE450&quot;/&gt;&lt;wsp:rsid wsp:val=&quot;7D3C9B2C&quot;/&gt;&lt;wsp:rsid wsp:val=&quot;7D4A9C40&quot;/&gt;&lt;wsp:rsid wsp:val=&quot;7D4FF23A&quot;/&gt;&lt;wsp:rsid wsp:val=&quot;7D5262CC&quot;/&gt;&lt;wsp:rsid wsp:val=&quot;7D583742&quot;/&gt;&lt;wsp:rsid wsp:val=&quot;7D5D7BE9&quot;/&gt;&lt;wsp:rsid wsp:val=&quot;7D6948E5&quot;/&gt;&lt;wsp:rsid wsp:val=&quot;7D6F8EEC&quot;/&gt;&lt;wsp:rsid wsp:val=&quot;7D710CDE&quot;/&gt;&lt;wsp:rsid wsp:val=&quot;7D754302&quot;/&gt;&lt;wsp:rsid wsp:val=&quot;7D7FD9B7&quot;/&gt;&lt;wsp:rsid wsp:val=&quot;7D94A19C&quot;/&gt;&lt;wsp:rsid wsp:val=&quot;7D98860A&quot;/&gt;&lt;wsp:rsid wsp:val=&quot;7D98938A&quot;/&gt;&lt;wsp:rsid wsp:val=&quot;7D9CA957&quot;/&gt;&lt;wsp:rsid wsp:val=&quot;7DA194D5&quot;/&gt;&lt;wsp:rsid wsp:val=&quot;7DA982B7&quot;/&gt;&lt;wsp:rsid wsp:val=&quot;7DBCED97&quot;/&gt;&lt;wsp:rsid wsp:val=&quot;7DC4FAFE&quot;/&gt;&lt;wsp:rsid wsp:val=&quot;7DCCC457&quot;/&gt;&lt;wsp:rsid wsp:val=&quot;7DF00776&quot;/&gt;&lt;wsp:rsid wsp:val=&quot;7DF24353&quot;/&gt;&lt;wsp:rsid wsp:val=&quot;7DF255CA&quot;/&gt;&lt;wsp:rsid wsp:val=&quot;7DFB50F1&quot;/&gt;&lt;wsp:rsid wsp:val=&quot;7E032FBD&quot;/&gt;&lt;wsp:rsid wsp:val=&quot;7E0DAC36&quot;/&gt;&lt;wsp:rsid wsp:val=&quot;7E23B4FA&quot;/&gt;&lt;wsp:rsid wsp:val=&quot;7E335C6B&quot;/&gt;&lt;wsp:rsid wsp:val=&quot;7E48001C&quot;/&gt;&lt;wsp:rsid wsp:val=&quot;7E49EFF7&quot;/&gt;&lt;wsp:rsid wsp:val=&quot;7E4C3FBD&quot;/&gt;&lt;wsp:rsid wsp:val=&quot;7E4DC4F3&quot;/&gt;&lt;wsp:rsid wsp:val=&quot;7E565375&quot;/&gt;&lt;wsp:rsid wsp:val=&quot;7E59AA26&quot;/&gt;&lt;wsp:rsid wsp:val=&quot;7E677CF9&quot;/&gt;&lt;wsp:rsid wsp:val=&quot;7E703698&quot;/&gt;&lt;wsp:rsid wsp:val=&quot;7E789FD5&quot;/&gt;&lt;wsp:rsid wsp:val=&quot;7E7BC1B3&quot;/&gt;&lt;wsp:rsid wsp:val=&quot;7E7CED15&quot;/&gt;&lt;wsp:rsid wsp:val=&quot;7E7E543B&quot;/&gt;&lt;wsp:rsid wsp:val=&quot;7E97D745&quot;/&gt;&lt;wsp:rsid wsp:val=&quot;7E9E5722&quot;/&gt;&lt;wsp:rsid wsp:val=&quot;7E9EACB6&quot;/&gt;&lt;wsp:rsid wsp:val=&quot;7EBA3565&quot;/&gt;&lt;wsp:rsid wsp:val=&quot;7EC7CD82&quot;/&gt;&lt;wsp:rsid wsp:val=&quot;7ED9091F&quot;/&gt;&lt;wsp:rsid wsp:val=&quot;7EE17EA4&quot;/&gt;&lt;wsp:rsid wsp:val=&quot;7EE88F37&quot;/&gt;&lt;wsp:rsid wsp:val=&quot;7EF649AE&quot;/&gt;&lt;wsp:rsid wsp:val=&quot;7F07A755&quot;/&gt;&lt;wsp:rsid wsp:val=&quot;7F26059C&quot;/&gt;&lt;wsp:rsid wsp:val=&quot;7F2BEEFA&quot;/&gt;&lt;wsp:rsid wsp:val=&quot;7F30278B&quot;/&gt;&lt;wsp:rsid wsp:val=&quot;7F4ED065&quot;/&gt;&lt;wsp:rsid wsp:val=&quot;7F511F8A&quot;/&gt;&lt;wsp:rsid wsp:val=&quot;7F529BE0&quot;/&gt;&lt;wsp:rsid wsp:val=&quot;7F548A31&quot;/&gt;&lt;wsp:rsid wsp:val=&quot;7F58E5B9&quot;/&gt;&lt;wsp:rsid wsp:val=&quot;7F5CB20F&quot;/&gt;&lt;wsp:rsid wsp:val=&quot;7F60B018&quot;/&gt;&lt;wsp:rsid wsp:val=&quot;7F698B33&quot;/&gt;&lt;wsp:rsid wsp:val=&quot;7F782E40&quot;/&gt;&lt;wsp:rsid wsp:val=&quot;7F78584B&quot;/&gt;&lt;wsp:rsid wsp:val=&quot;7F8B31CC&quot;/&gt;&lt;wsp:rsid wsp:val=&quot;7F93FF58&quot;/&gt;&lt;wsp:rsid wsp:val=&quot;7F96507D&quot;/&gt;&lt;wsp:rsid wsp:val=&quot;7F9C4E5D&quot;/&gt;&lt;wsp:rsid wsp:val=&quot;7FBC8836&quot;/&gt;&lt;wsp:rsid wsp:val=&quot;7FBE889A&quot;/&gt;&lt;wsp:rsid wsp:val=&quot;7FCE6BFA&quot;/&gt;&lt;wsp:rsid wsp:val=&quot;7FD21ABC&quot;/&gt;&lt;wsp:rsid wsp:val=&quot;7FD8008F&quot;/&gt;&lt;wsp:rsid wsp:val=&quot;7FDA4F5C&quot;/&gt;&lt;wsp:rsid wsp:val=&quot;7FFD8CF1&quot;/&gt;&lt;/wsp:rsids&gt;&lt;/w:docPr&gt;&lt;w:body&gt;&lt;wx:sect&gt;&lt;w:p wsp:rsidR=&quot;00000000&quot; wsp:rsidRDefault=&quot;004A397F&quot; wsp:rsidP=&quot;004A397F&quot;&gt;&lt;m:oMathPara&gt;&lt;m:oMath&gt;&lt;m:r&gt;&lt;w:rPr&gt;&lt;w:rFonts w:ascii=&quot;Cambria Math&quot; w:h-ansi=&quot;Cambria Math&quot;/&gt;&lt;wx:font wx:val=&quot;Cambria Math&quot;/&gt;&lt;w:i/&gt;&lt;/w:rPr&gt;&lt;m:t&gt;G=1,??g&lt;/m:t&gt;&lt;/m:r&gt;&lt;/m:oMath&gt;&lt;/m:oMathPara&gt;&lt;/w:p&gt;&lt;w:sectPr wsp:rsidR=&quot;00000000&quot;&gt;&lt;w:pgSz w:w=&quot;12rs240&quot; w:h=&quot;15840&quot;/&gt;&lt;w:pgMar w:top=&quot;1701&quot; w:right=&quot;1440&quot; w:bottom=&quot;1440&quot; w:left=&quot;1440&quot; w:header=&quot;720&quot; w:footer=&quot;720&quot; w:gutter=&quot;0&quot;/&gt;&lt;w:cols w:space=&quot;720&quot;/&gt;&lt;/w:sectPr&gt;&lt;/wx:sect&gt;&lt;/w:body&gt;&lt;/w:wordDocument&gt;">
            <v:imagedata r:id="rId11" o:title="" chromakey="white"/>
          </v:shape>
        </w:pict>
      </w:r>
      <w:r w:rsidR="00402169" w:rsidRPr="00F01693">
        <w:fldChar w:fldCharType="end"/>
      </w:r>
      <w:r w:rsidR="00A8351F" w:rsidRPr="00F01693">
        <w:t xml:space="preserve">, and </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oMath>
      <w:r w:rsidR="00BB7988" w:rsidRPr="00F01693">
        <w:t xml:space="preserve"> is </w:t>
      </w:r>
      <w:r w:rsidR="00E66C5C" w:rsidRPr="00F01693">
        <w:t>the</w:t>
      </w:r>
      <w:r w:rsidR="00BB7988" w:rsidRPr="00F01693">
        <w:t xml:space="preserve"> paramete</w:t>
      </w:r>
      <w:r w:rsidR="007566F2" w:rsidRPr="00F01693">
        <w:t>r</w:t>
      </w:r>
      <w:r w:rsidR="00E66C5C" w:rsidRPr="00F01693">
        <w:t xml:space="preserve"> controlling for overdispersion</w:t>
      </w:r>
      <w:r w:rsidR="00D038EB" w:rsidRPr="00F01693">
        <w:t>.</w:t>
      </w:r>
    </w:p>
    <w:p w14:paraId="231EE860" w14:textId="77777777" w:rsidR="00007079" w:rsidRPr="00F01693" w:rsidRDefault="00007079" w:rsidP="00F01693"/>
    <w:p w14:paraId="73C57BDF" w14:textId="1D81431F" w:rsidR="00852919" w:rsidRPr="00F01693" w:rsidRDefault="007A333C" w:rsidP="00F01693">
      <w:r w:rsidRPr="00F01693">
        <w:t>S</w:t>
      </w:r>
      <w:r w:rsidR="00B77677" w:rsidRPr="00F01693">
        <w:t xml:space="preserve">CR and </w:t>
      </w:r>
      <w:r w:rsidR="00111EC5" w:rsidRPr="00F01693">
        <w:t>S</w:t>
      </w:r>
      <w:r w:rsidRPr="00F01693">
        <w:t>FCR</w:t>
      </w:r>
      <w:r w:rsidR="00872BE1" w:rsidRPr="00F01693">
        <w:t xml:space="preserve"> ha</w:t>
      </w:r>
      <w:r w:rsidR="0094728E" w:rsidRPr="00F01693">
        <w:t>ve</w:t>
      </w:r>
      <w:r w:rsidR="00872BE1" w:rsidRPr="00F01693">
        <w:t xml:space="preserve"> two tuning parameters, </w:t>
      </w:r>
      <m:oMath>
        <m:r>
          <w:rPr>
            <w:rFonts w:ascii="Cambria Math" w:hAnsi="Cambria Math"/>
          </w:rPr>
          <m:t>G</m:t>
        </m:r>
      </m:oMath>
      <w:r w:rsidR="00E66C5C" w:rsidRPr="00F01693">
        <w:t xml:space="preserve">, determining the number of clusters, </w:t>
      </w:r>
      <w:r w:rsidR="00872BE1" w:rsidRPr="00F01693">
        <w:t xml:space="preserve">and </w:t>
      </w:r>
      <w:r w:rsidR="005B472F" w:rsidRPr="00F01693">
        <w:t xml:space="preserve">strength of spatial dependence </w:t>
      </w:r>
      <m:oMath>
        <m:r>
          <w:rPr>
            <w:rFonts w:ascii="Cambria Math" w:hAnsi="Cambria Math"/>
          </w:rPr>
          <m:t>∅</m:t>
        </m:r>
      </m:oMath>
      <w:r w:rsidR="006818D6" w:rsidRPr="00F01693">
        <w:t>,</w:t>
      </w:r>
      <w:r w:rsidR="00A83A3F" w:rsidRPr="00F01693">
        <w:t xml:space="preserve"> corresponding to weak (0.1), moderate (0.6), and strong spatial correlation (1.0)</w:t>
      </w:r>
      <w:r w:rsidR="000D0998" w:rsidRPr="00F01693">
        <w:t>.</w:t>
      </w:r>
      <w:r w:rsidR="000D0998" w:rsidRPr="00F01693">
        <w:rPr>
          <w:rStyle w:val="FootnoteReference"/>
        </w:rPr>
        <w:t xml:space="preserve"> </w:t>
      </w:r>
      <w:r w:rsidR="006818D6" w:rsidRPr="00F01693">
        <w:rPr>
          <w:rStyle w:val="FootnoteReference"/>
        </w:rPr>
        <w:footnoteReference w:id="9"/>
      </w:r>
      <w:r w:rsidR="000D0998" w:rsidRPr="00F01693">
        <w:t xml:space="preserve"> </w:t>
      </w:r>
      <w:r w:rsidR="00AC384C" w:rsidRPr="00F01693">
        <w:t xml:space="preserve">The models </w:t>
      </w:r>
      <w:r w:rsidR="00E86230" w:rsidRPr="00F01693">
        <w:t xml:space="preserve">are estimated using maximum likelihood techniques, which </w:t>
      </w:r>
      <w:r w:rsidR="00AC384C" w:rsidRPr="00F01693">
        <w:t xml:space="preserve">impose penalties </w:t>
      </w:r>
      <w:r w:rsidR="00E86230" w:rsidRPr="00F01693">
        <w:t>until they reach convergence</w:t>
      </w:r>
      <w:r w:rsidR="004A3B42" w:rsidRPr="00F01693">
        <w:t xml:space="preserve"> </w:t>
      </w:r>
      <w:r w:rsidR="00532E03" w:rsidRPr="00F01693">
        <w:rPr>
          <w:noProof/>
        </w:rPr>
        <w:t>(Li and Sang, 2019</w:t>
      </w:r>
      <w:r w:rsidR="00E86230" w:rsidRPr="00F01693">
        <w:rPr>
          <w:noProof/>
        </w:rPr>
        <w:t>;</w:t>
      </w:r>
      <w:r w:rsidR="001D5E38" w:rsidRPr="00F01693">
        <w:t xml:space="preserve"> </w:t>
      </w:r>
      <w:proofErr w:type="spellStart"/>
      <w:r w:rsidR="00A2587B" w:rsidRPr="00F01693">
        <w:t>S</w:t>
      </w:r>
      <w:r w:rsidR="00A2587B" w:rsidRPr="00F01693">
        <w:rPr>
          <w:noProof/>
        </w:rPr>
        <w:t>ugasawa</w:t>
      </w:r>
      <w:proofErr w:type="spellEnd"/>
      <w:r w:rsidR="00A2587B" w:rsidRPr="00F01693">
        <w:rPr>
          <w:noProof/>
        </w:rPr>
        <w:t xml:space="preserve"> and Murakami</w:t>
      </w:r>
      <w:r w:rsidR="00E86230" w:rsidRPr="00F01693">
        <w:rPr>
          <w:noProof/>
        </w:rPr>
        <w:t>,</w:t>
      </w:r>
      <w:r w:rsidR="00A2587B" w:rsidRPr="00F01693">
        <w:rPr>
          <w:noProof/>
        </w:rPr>
        <w:t xml:space="preserve"> 2021)</w:t>
      </w:r>
      <w:r w:rsidR="00E86230" w:rsidRPr="00F01693">
        <w:rPr>
          <w:noProof/>
        </w:rPr>
        <w:t>.</w:t>
      </w:r>
      <w:r w:rsidR="001D5E38" w:rsidRPr="00F01693">
        <w:rPr>
          <w:noProof/>
        </w:rPr>
        <w:t xml:space="preserve"> </w:t>
      </w:r>
      <w:r w:rsidR="00933374" w:rsidRPr="00F01693">
        <w:t>The penalised likelihood function</w:t>
      </w:r>
      <w:r w:rsidR="008F71B5" w:rsidRPr="00F01693">
        <w:t xml:space="preserve"> </w:t>
      </w:r>
      <w:r w:rsidR="00AF0812" w:rsidRPr="00F01693">
        <w:t>under</w:t>
      </w:r>
      <w:r w:rsidR="008F71B5" w:rsidRPr="00F01693">
        <w:t xml:space="preserve"> </w:t>
      </w:r>
      <w:r w:rsidR="00064640" w:rsidRPr="00F01693">
        <w:t xml:space="preserve">SCR and </w:t>
      </w:r>
      <w:r w:rsidR="008F71B5" w:rsidRPr="00F01693">
        <w:t>SFCR</w:t>
      </w:r>
      <w:r w:rsidR="00933374" w:rsidRPr="00F01693">
        <w:t xml:space="preserve"> can be </w:t>
      </w:r>
      <w:r w:rsidR="00B767A3" w:rsidRPr="00F01693">
        <w:t>calculated with</w:t>
      </w:r>
      <w:r w:rsidR="006003DC" w:rsidRPr="00F01693">
        <w:t xml:space="preserve"> Equation </w:t>
      </w:r>
      <w:r w:rsidR="006003DC" w:rsidRPr="00F01693">
        <w:fldChar w:fldCharType="begin"/>
      </w:r>
      <w:r w:rsidR="006003DC" w:rsidRPr="00F01693">
        <w:instrText xml:space="preserve"> REF _Ref93507831 \h </w:instrText>
      </w:r>
      <w:r w:rsidR="00D92897" w:rsidRPr="00F01693">
        <w:instrText xml:space="preserve"> \* MERGEFORMAT </w:instrText>
      </w:r>
      <w:r w:rsidR="006003DC" w:rsidRPr="00F01693">
        <w:fldChar w:fldCharType="separate"/>
      </w:r>
      <w:r w:rsidR="006003DC" w:rsidRPr="00F01693">
        <w:rPr>
          <w:noProof/>
        </w:rPr>
        <w:t>3</w:t>
      </w:r>
      <w:r w:rsidR="006003DC" w:rsidRPr="00F01693">
        <w:fldChar w:fldCharType="end"/>
      </w:r>
      <w:r w:rsidR="00933374" w:rsidRPr="00F01693">
        <w:t>:</w:t>
      </w:r>
    </w:p>
    <w:p w14:paraId="7A2E0169" w14:textId="77777777" w:rsidR="00BB7988" w:rsidRPr="00F01693" w:rsidRDefault="00BB7988" w:rsidP="00F01693"/>
    <w:tbl>
      <w:tblPr>
        <w:tblW w:w="5000" w:type="pct"/>
        <w:tblLook w:val="04A0" w:firstRow="1" w:lastRow="0" w:firstColumn="1" w:lastColumn="0" w:noHBand="0" w:noVBand="1"/>
      </w:tblPr>
      <w:tblGrid>
        <w:gridCol w:w="7807"/>
        <w:gridCol w:w="1219"/>
      </w:tblGrid>
      <w:tr w:rsidR="00BB7988" w:rsidRPr="00F01693" w14:paraId="293AE36E" w14:textId="77777777" w:rsidTr="00402169">
        <w:tc>
          <w:tcPr>
            <w:tcW w:w="4325" w:type="pct"/>
            <w:shd w:val="clear" w:color="auto" w:fill="auto"/>
          </w:tcPr>
          <w:p w14:paraId="51F90C75" w14:textId="77777777" w:rsidR="00BB7988" w:rsidRPr="00F01693" w:rsidRDefault="00402169" w:rsidP="00F01693">
            <w:pPr>
              <w:jc w:val="center"/>
              <w:rPr>
                <w:b/>
                <w:bCs/>
              </w:rPr>
            </w:pPr>
            <w:r w:rsidRPr="00F01693">
              <w:fldChar w:fldCharType="begin"/>
            </w:r>
            <w:r w:rsidRPr="00F01693">
              <w:instrText xml:space="preserve"> QUOTE </w:instrText>
            </w:r>
            <w:r w:rsidR="00392796" w:rsidRPr="00F01693">
              <w:rPr>
                <w:position w:val="-12"/>
              </w:rPr>
              <w:pict w14:anchorId="3984F092">
                <v:shape id="_x0000_i1032" type="#_x0000_t75" style="width:310.5pt;height:17.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allowPNG/&gt;&lt;w:savePreviewPicture/&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docVars&gt;&lt;w:docVar w:name=&quot;__Grammarly_42____i&quot; w:val=&quot;H4sIAAAAAAAEAKtWckksSQxILCpxzi/NK1GyMqwFAAEhoTITAAAA&quot;/&gt;&lt;w:docVar w:name=&quot;__Grammarly_42___1&quot; w:val=&quot;H4sIAAAAAAAEAKtWcslP9kxRslIyNDayMDEzMzQyMjUxtDA3MzJS0lEKTi0uzszPAykwtqwFAKnQulwtAAAA&quot;/&gt;&lt;/w:docVars&gt;&lt;wsp:rsids&gt;&lt;wsp:rsidRoot wsp:val=&quot;00046CE5&quot;/&gt;&lt;wsp:rsid wsp:val=&quot;000001DF&quot;/&gt;&lt;wsp:rsid wsp:val=&quot;000002A7&quot;/&gt;&lt;wsp:rsid wsp:val=&quot;00001460&quot;/&gt;&lt;wsp:rsid wsp:val=&quot;0000155B&quot;/&gt;&lt;wsp:rsid wsp:val=&quot;00003ED3&quot;/&gt;&lt;wsp:rsid wsp:val=&quot;00004826&quot;/&gt;&lt;wsp:rsid wsp:val=&quot;000048B5&quot;/&gt;&lt;wsp:rsid wsp:val=&quot;000049D7&quot;/&gt;&lt;wsp:rsid wsp:val=&quot;00005BA4&quot;/&gt;&lt;wsp:rsid wsp:val=&quot;00005BD8&quot;/&gt;&lt;wsp:rsid wsp:val=&quot;00005DB4&quot;/&gt;&lt;wsp:rsid wsp:val=&quot;00006473&quot;/&gt;&lt;wsp:rsid wsp:val=&quot;00007079&quot;/&gt;&lt;wsp:rsid wsp:val=&quot;000072FF&quot;/&gt;&lt;wsp:rsid wsp:val=&quot;00007E04&quot;/&gt;&lt;wsp:rsid wsp:val=&quot;0000E4D6&quot;/&gt;&lt;wsp:rsid wsp:val=&quot;000102EB&quot;/&gt;&lt;wsp:rsid wsp:val=&quot;000104CC&quot;/&gt;&lt;wsp:rsid wsp:val=&quot;0001116A&quot;/&gt;&lt;wsp:rsid wsp:val=&quot;00012181&quot;/&gt;&lt;wsp:rsid wsp:val=&quot;000128C2&quot;/&gt;&lt;wsp:rsid wsp:val=&quot;00013609&quot;/&gt;&lt;wsp:rsid wsp:val=&quot;000140A3&quot;/&gt;&lt;wsp:rsid wsp:val=&quot;00015EA2&quot;/&gt;&lt;wsp:rsid wsp:val=&quot;000161E4&quot;/&gt;&lt;wsp:rsid wsp:val=&quot;000164B5&quot;/&gt;&lt;wsp:rsid wsp:val=&quot;0001655A&quot;/&gt;&lt;wsp:rsid wsp:val=&quot;00016BF0&quot;/&gt;&lt;wsp:rsid wsp:val=&quot;0001777F&quot;/&gt;&lt;wsp:rsid wsp:val=&quot;00017EB1&quot;/&gt;&lt;wsp:rsid wsp:val=&quot;000218FF&quot;/&gt;&lt;wsp:rsid wsp:val=&quot;00021EE8&quot;/&gt;&lt;wsp:rsid wsp:val=&quot;000221D2&quot;/&gt;&lt;wsp:rsid wsp:val=&quot;00022EB5&quot;/&gt;&lt;wsp:rsid wsp:val=&quot;000232C5&quot;/&gt;&lt;wsp:rsid wsp:val=&quot;000232EF&quot;/&gt;&lt;wsp:rsid wsp:val=&quot;00025A56&quot;/&gt;&lt;wsp:rsid wsp:val=&quot;00026410&quot;/&gt;&lt;wsp:rsid wsp:val=&quot;00026BFC&quot;/&gt;&lt;wsp:rsid wsp:val=&quot;00026C68&quot;/&gt;&lt;wsp:rsid wsp:val=&quot;00026DE0&quot;/&gt;&lt;wsp:rsid wsp:val=&quot;00027139&quot;/&gt;&lt;wsp:rsid wsp:val=&quot;000278DE&quot;/&gt;&lt;wsp:rsid wsp:val=&quot;00031B38&quot;/&gt;&lt;wsp:rsid wsp:val=&quot;000322EC&quot;/&gt;&lt;wsp:rsid wsp:val=&quot;000324DF&quot;/&gt;&lt;wsp:rsid wsp:val=&quot;00033536&quot;/&gt;&lt;wsp:rsid wsp:val=&quot;00034D1C&quot;/&gt;&lt;wsp:rsid wsp:val=&quot;00034DFC&quot;/&gt;&lt;wsp:rsid wsp:val=&quot;000357DF&quot;/&gt;&lt;wsp:rsid wsp:val=&quot;00036B08&quot;/&gt;&lt;wsp:rsid wsp:val=&quot;00036D05&quot;/&gt;&lt;wsp:rsid wsp:val=&quot;0003723A&quot;/&gt;&lt;wsp:rsid wsp:val=&quot;00037739&quot;/&gt;&lt;wsp:rsid wsp:val=&quot;00039C30&quot;/&gt;&lt;wsp:rsid wsp:val=&quot;00043EA1&quot;/&gt;&lt;wsp:rsid wsp:val=&quot;0004471D&quot;/&gt;&lt;wsp:rsid wsp:val=&quot;00044D86&quot;/&gt;&lt;wsp:rsid wsp:val=&quot;0004664C&quot;/&gt;&lt;wsp:rsid wsp:val=&quot;00046CE5&quot;/&gt;&lt;wsp:rsid wsp:val=&quot;00047116&quot;/&gt;&lt;wsp:rsid wsp:val=&quot;000512F9&quot;/&gt;&lt;wsp:rsid wsp:val=&quot;00051B14&quot;/&gt;&lt;wsp:rsid wsp:val=&quot;0005238E&quot;/&gt;&lt;wsp:rsid wsp:val=&quot;0005307F&quot;/&gt;&lt;wsp:rsid wsp:val=&quot;00053D9F&quot;/&gt;&lt;wsp:rsid wsp:val=&quot;000570BB&quot;/&gt;&lt;wsp:rsid wsp:val=&quot;00057125&quot;/&gt;&lt;wsp:rsid wsp:val=&quot;000571AC&quot;/&gt;&lt;wsp:rsid wsp:val=&quot;00057CE5&quot;/&gt;&lt;wsp:rsid wsp:val=&quot;000604BE&quot;/&gt;&lt;wsp:rsid wsp:val=&quot;000611AB&quot;/&gt;&lt;wsp:rsid wsp:val=&quot;00061BDF&quot;/&gt;&lt;wsp:rsid wsp:val=&quot;0006316C&quot;/&gt;&lt;wsp:rsid wsp:val=&quot;00063686&quot;/&gt;&lt;wsp:rsid wsp:val=&quot;00064626&quot;/&gt;&lt;wsp:rsid wsp:val=&quot;00064640&quot;/&gt;&lt;wsp:rsid wsp:val=&quot;000649D5&quot;/&gt;&lt;wsp:rsid wsp:val=&quot;00064AAB&quot;/&gt;&lt;wsp:rsid wsp:val=&quot;00065861&quot;/&gt;&lt;wsp:rsid wsp:val=&quot;00066296&quot;/&gt;&lt;wsp:rsid wsp:val=&quot;00067299&quot;/&gt;&lt;wsp:rsid wsp:val=&quot;00067CBF&quot;/&gt;&lt;wsp:rsid wsp:val=&quot;0007018C&quot;/&gt;&lt;wsp:rsid wsp:val=&quot;00070863&quot;/&gt;&lt;wsp:rsid wsp:val=&quot;00071011&quot;/&gt;&lt;wsp:rsid wsp:val=&quot;00073124&quot;/&gt;&lt;wsp:rsid wsp:val=&quot;0007326D&quot;/&gt;&lt;wsp:rsid wsp:val=&quot;000733A4&quot;/&gt;&lt;wsp:rsid wsp:val=&quot;0008217B&quot;/&gt;&lt;wsp:rsid wsp:val=&quot;00082F05&quot;/&gt;&lt;wsp:rsid wsp:val=&quot;0008314E&quot;/&gt;&lt;wsp:rsid wsp:val=&quot;00083906&quot;/&gt;&lt;wsp:rsid wsp:val=&quot;00084C33&quot;/&gt;&lt;wsp:rsid wsp:val=&quot;0008608D&quot;/&gt;&lt;wsp:rsid wsp:val=&quot;000868EE&quot;/&gt;&lt;wsp:rsid wsp:val=&quot;00086EAA&quot;/&gt;&lt;wsp:rsid wsp:val=&quot;00086FD2&quot;/&gt;&lt;wsp:rsid wsp:val=&quot;000915C5&quot;/&gt;&lt;wsp:rsid wsp:val=&quot;0009171E&quot;/&gt;&lt;wsp:rsid wsp:val=&quot;00091F68&quot;/&gt;&lt;wsp:rsid wsp:val=&quot;00092F05&quot;/&gt;&lt;wsp:rsid wsp:val=&quot;0009308F&quot;/&gt;&lt;wsp:rsid wsp:val=&quot;00093D99&quot;/&gt;&lt;wsp:rsid wsp:val=&quot;00094278&quot;/&gt;&lt;wsp:rsid wsp:val=&quot;00094BCD&quot;/&gt;&lt;wsp:rsid wsp:val=&quot;00094D2B&quot;/&gt;&lt;wsp:rsid wsp:val=&quot;000965BD&quot;/&gt;&lt;wsp:rsid wsp:val=&quot;00096AEB&quot;/&gt;&lt;wsp:rsid wsp:val=&quot;00096C7D&quot;/&gt;&lt;wsp:rsid wsp:val=&quot;000A0097&quot;/&gt;&lt;wsp:rsid wsp:val=&quot;000A01F2&quot;/&gt;&lt;wsp:rsid wsp:val=&quot;000A0656&quot;/&gt;&lt;wsp:rsid wsp:val=&quot;000A1139&quot;/&gt;&lt;wsp:rsid wsp:val=&quot;000A1E65&quot;/&gt;&lt;wsp:rsid wsp:val=&quot;000A5700&quot;/&gt;&lt;wsp:rsid wsp:val=&quot;000A5F4E&quot;/&gt;&lt;wsp:rsid wsp:val=&quot;000A6249&quot;/&gt;&lt;wsp:rsid wsp:val=&quot;000A65D0&quot;/&gt;&lt;wsp:rsid wsp:val=&quot;000A6E48&quot;/&gt;&lt;wsp:rsid wsp:val=&quot;000A7358&quot;/&gt;&lt;wsp:rsid wsp:val=&quot;000B0332&quot;/&gt;&lt;wsp:rsid wsp:val=&quot;000B03A0&quot;/&gt;&lt;wsp:rsid wsp:val=&quot;000B051E&quot;/&gt;&lt;wsp:rsid wsp:val=&quot;000B077D&quot;/&gt;&lt;wsp:rsid wsp:val=&quot;000B092B&quot;/&gt;&lt;wsp:rsid wsp:val=&quot;000B0B0C&quot;/&gt;&lt;wsp:rsid wsp:val=&quot;000B0CF6&quot;/&gt;&lt;wsp:rsid wsp:val=&quot;000B12E2&quot;/&gt;&lt;wsp:rsid wsp:val=&quot;000B137A&quot;/&gt;&lt;wsp:rsid wsp:val=&quot;000B2CE3&quot;/&gt;&lt;wsp:rsid wsp:val=&quot;000B53C8&quot;/&gt;&lt;wsp:rsid wsp:val=&quot;000B5BD7&quot;/&gt;&lt;wsp:rsid wsp:val=&quot;000B6F1C&quot;/&gt;&lt;wsp:rsid wsp:val=&quot;000B7585&quot;/&gt;&lt;wsp:rsid wsp:val=&quot;000C04AE&quot;/&gt;&lt;wsp:rsid wsp:val=&quot;000C0A12&quot;/&gt;&lt;wsp:rsid wsp:val=&quot;000C0DDB&quot;/&gt;&lt;wsp:rsid wsp:val=&quot;000C176B&quot;/&gt;&lt;wsp:rsid wsp:val=&quot;000C1949&quot;/&gt;&lt;wsp:rsid wsp:val=&quot;000C1C59&quot;/&gt;&lt;wsp:rsid wsp:val=&quot;000C2BBA&quot;/&gt;&lt;wsp:rsid wsp:val=&quot;000C317B&quot;/&gt;&lt;wsp:rsid wsp:val=&quot;000C3917&quot;/&gt;&lt;wsp:rsid wsp:val=&quot;000C65CE&quot;/&gt;&lt;wsp:rsid wsp:val=&quot;000C7D59&quot;/&gt;&lt;wsp:rsid wsp:val=&quot;000D0998&quot;/&gt;&lt;wsp:rsid wsp:val=&quot;000D1D73&quot;/&gt;&lt;wsp:rsid wsp:val=&quot;000D2446&quot;/&gt;&lt;wsp:rsid wsp:val=&quot;000D5CE2&quot;/&gt;&lt;wsp:rsid wsp:val=&quot;000D5F3C&quot;/&gt;&lt;wsp:rsid wsp:val=&quot;000D6BDE&quot;/&gt;&lt;wsp:rsid wsp:val=&quot;000D7EFB&quot;/&gt;&lt;wsp:rsid wsp:val=&quot;000E0A63&quot;/&gt;&lt;wsp:rsid wsp:val=&quot;000E1FEA&quot;/&gt;&lt;wsp:rsid wsp:val=&quot;000E299A&quot;/&gt;&lt;wsp:rsid wsp:val=&quot;000E34A2&quot;/&gt;&lt;wsp:rsid wsp:val=&quot;000E3C4D&quot;/&gt;&lt;wsp:rsid wsp:val=&quot;000E421A&quot;/&gt;&lt;wsp:rsid wsp:val=&quot;000E4224&quot;/&gt;&lt;wsp:rsid wsp:val=&quot;000E4587&quot;/&gt;&lt;wsp:rsid wsp:val=&quot;000E4AAD&quot;/&gt;&lt;wsp:rsid wsp:val=&quot;000E5E74&quot;/&gt;&lt;wsp:rsid wsp:val=&quot;000E666F&quot;/&gt;&lt;wsp:rsid wsp:val=&quot;000E6742&quot;/&gt;&lt;wsp:rsid wsp:val=&quot;000E69ED&quot;/&gt;&lt;wsp:rsid wsp:val=&quot;000E705C&quot;/&gt;&lt;wsp:rsid wsp:val=&quot;000F00E6&quot;/&gt;&lt;wsp:rsid wsp:val=&quot;000F06E6&quot;/&gt;&lt;wsp:rsid wsp:val=&quot;000F16E6&quot;/&gt;&lt;wsp:rsid wsp:val=&quot;000F1836&quot;/&gt;&lt;wsp:rsid wsp:val=&quot;000F1FF8&quot;/&gt;&lt;wsp:rsid wsp:val=&quot;000F221B&quot;/&gt;&lt;wsp:rsid wsp:val=&quot;000F2A3D&quot;/&gt;&lt;wsp:rsid wsp:val=&quot;000F2ADA&quot;/&gt;&lt;wsp:rsid wsp:val=&quot;000F2B8B&quot;/&gt;&lt;wsp:rsid wsp:val=&quot;000F3869&quot;/&gt;&lt;wsp:rsid wsp:val=&quot;000F527A&quot;/&gt;&lt;wsp:rsid wsp:val=&quot;000F5796&quot;/&gt;&lt;wsp:rsid wsp:val=&quot;000F5D81&quot;/&gt;&lt;wsp:rsid wsp:val=&quot;000F67D9&quot;/&gt;&lt;wsp:rsid wsp:val=&quot;000F6BF5&quot;/&gt;&lt;wsp:rsid wsp:val=&quot;000F714F&quot;/&gt;&lt;wsp:rsid wsp:val=&quot;000F771B&quot;/&gt;&lt;wsp:rsid wsp:val=&quot;000F7ADF&quot;/&gt;&lt;wsp:rsid wsp:val=&quot;000F7E61&quot;/&gt;&lt;wsp:rsid wsp:val=&quot;000F7F9B&quot;/&gt;&lt;wsp:rsid wsp:val=&quot;001004BA&quot;/&gt;&lt;wsp:rsid wsp:val=&quot;0010113C&quot;/&gt;&lt;wsp:rsid wsp:val=&quot;0010146B&quot;/&gt;&lt;wsp:rsid wsp:val=&quot;00102558&quot;/&gt;&lt;wsp:rsid wsp:val=&quot;00102F19&quot;/&gt;&lt;wsp:rsid wsp:val=&quot;00103DDE&quot;/&gt;&lt;wsp:rsid wsp:val=&quot;001046B9&quot;/&gt;&lt;wsp:rsid wsp:val=&quot;0010593A&quot;/&gt;&lt;wsp:rsid wsp:val=&quot;001062BB&quot;/&gt;&lt;wsp:rsid wsp:val=&quot;001062E3&quot;/&gt;&lt;wsp:rsid wsp:val=&quot;00111699&quot;/&gt;&lt;wsp:rsid wsp:val=&quot;00111EC5&quot;/&gt;&lt;wsp:rsid wsp:val=&quot;001120E1&quot;/&gt;&lt;wsp:rsid wsp:val=&quot;00112B80&quot;/&gt;&lt;wsp:rsid wsp:val=&quot;001130AA&quot;/&gt;&lt;wsp:rsid wsp:val=&quot;0011666A&quot;/&gt;&lt;wsp:rsid wsp:val=&quot;00116E99&quot;/&gt;&lt;wsp:rsid wsp:val=&quot;001170EE&quot;/&gt;&lt;wsp:rsid wsp:val=&quot;00117230&quot;/&gt;&lt;wsp:rsid wsp:val=&quot;00117298&quot;/&gt;&lt;wsp:rsid wsp:val=&quot;001178B4&quot;/&gt;&lt;wsp:rsid wsp:val=&quot;00117C52&quot;/&gt;&lt;wsp:rsid wsp:val=&quot;00117CEE&quot;/&gt;&lt;wsp:rsid wsp:val=&quot;0012092E&quot;/&gt;&lt;wsp:rsid wsp:val=&quot;001218D1&quot;/&gt;&lt;wsp:rsid wsp:val=&quot;001224BA&quot;/&gt;&lt;wsp:rsid wsp:val=&quot;00123015&quot;/&gt;&lt;wsp:rsid wsp:val=&quot;00126EFF&quot;/&gt;&lt;wsp:rsid wsp:val=&quot;0013168A&quot;/&gt;&lt;wsp:rsid wsp:val=&quot;00131A53&quot;/&gt;&lt;wsp:rsid wsp:val=&quot;00131D8B&quot;/&gt;&lt;wsp:rsid wsp:val=&quot;00132B49&quot;/&gt;&lt;wsp:rsid wsp:val=&quot;00134FF0&quot;/&gt;&lt;wsp:rsid wsp:val=&quot;00141068&quot;/&gt;&lt;wsp:rsid wsp:val=&quot;0014375E&quot;/&gt;&lt;wsp:rsid wsp:val=&quot;00143DF0&quot;/&gt;&lt;wsp:rsid wsp:val=&quot;0014442A&quot;/&gt;&lt;wsp:rsid wsp:val=&quot;001445DC&quot;/&gt;&lt;wsp:rsid wsp:val=&quot;00144BB9&quot;/&gt;&lt;wsp:rsid wsp:val=&quot;001452F5&quot;/&gt;&lt;wsp:rsid wsp:val=&quot;0014576B&quot;/&gt;&lt;wsp:rsid wsp:val=&quot;00147366&quot;/&gt;&lt;wsp:rsid wsp:val=&quot;00150F8A&quot;/&gt;&lt;wsp:rsid wsp:val=&quot;00150FEA&quot;/&gt;&lt;wsp:rsid wsp:val=&quot;0015257E&quot;/&gt;&lt;wsp:rsid wsp:val=&quot;00152B00&quot;/&gt;&lt;wsp:rsid wsp:val=&quot;001535DC&quot;/&gt;&lt;wsp:rsid wsp:val=&quot;00153897&quot;/&gt;&lt;wsp:rsid wsp:val=&quot;00153C49&quot;/&gt;&lt;wsp:rsid wsp:val=&quot;0015496C&quot;/&gt;&lt;wsp:rsid wsp:val=&quot;001551D7&quot;/&gt;&lt;wsp:rsid wsp:val=&quot;001567B0&quot;/&gt;&lt;wsp:rsid wsp:val=&quot;0016070A&quot;/&gt;&lt;wsp:rsid wsp:val=&quot;001614AD&quot;/&gt;&lt;wsp:rsid wsp:val=&quot;0016157A&quot;/&gt;&lt;wsp:rsid wsp:val=&quot;001615B2&quot;/&gt;&lt;wsp:rsid wsp:val=&quot;00161A69&quot;/&gt;&lt;wsp:rsid wsp:val=&quot;00161F94&quot;/&gt;&lt;wsp:rsid wsp:val=&quot;00162227&quot;/&gt;&lt;wsp:rsid wsp:val=&quot;00162633&quot;/&gt;&lt;wsp:rsid wsp:val=&quot;00166A6D&quot;/&gt;&lt;wsp:rsid wsp:val=&quot;00166CAB&quot;/&gt;&lt;wsp:rsid wsp:val=&quot;001672BE&quot;/&gt;&lt;wsp:rsid wsp:val=&quot;00167B24&quot;/&gt;&lt;wsp:rsid wsp:val=&quot;001700B2&quot;/&gt;&lt;wsp:rsid wsp:val=&quot;0017046A&quot;/&gt;&lt;wsp:rsid wsp:val=&quot;00170C39&quot;/&gt;&lt;wsp:rsid wsp:val=&quot;00171F3D&quot;/&gt;&lt;wsp:rsid wsp:val=&quot;00172B34&quot;/&gt;&lt;wsp:rsid wsp:val=&quot;0017462A&quot;/&gt;&lt;wsp:rsid wsp:val=&quot;00174F39&quot;/&gt;&lt;wsp:rsid wsp:val=&quot;0017583C&quot;/&gt;&lt;wsp:rsid wsp:val=&quot;0017658C&quot;/&gt;&lt;wsp:rsid wsp:val=&quot;00177183&quot;/&gt;&lt;wsp:rsid wsp:val=&quot;00177467&quot;/&gt;&lt;wsp:rsid wsp:val=&quot;0018106C&quot;/&gt;&lt;wsp:rsid wsp:val=&quot;00181230&quot;/&gt;&lt;wsp:rsid wsp:val=&quot;001817CD&quot;/&gt;&lt;wsp:rsid wsp:val=&quot;001831F8&quot;/&gt;&lt;wsp:rsid wsp:val=&quot;0018359A&quot;/&gt;&lt;wsp:rsid wsp:val=&quot;0018360D&quot;/&gt;&lt;wsp:rsid wsp:val=&quot;001842FE&quot;/&gt;&lt;wsp:rsid wsp:val=&quot;00184B5D&quot;/&gt;&lt;wsp:rsid wsp:val=&quot;0018604A&quot;/&gt;&lt;wsp:rsid wsp:val=&quot;00191174&quot;/&gt;&lt;wsp:rsid wsp:val=&quot;00192463&quot;/&gt;&lt;wsp:rsid wsp:val=&quot;00192A79&quot;/&gt;&lt;wsp:rsid wsp:val=&quot;00194D45&quot;/&gt;&lt;wsp:rsid wsp:val=&quot;00194E22&quot;/&gt;&lt;wsp:rsid wsp:val=&quot;001954C9&quot;/&gt;&lt;wsp:rsid wsp:val=&quot;00195DCA&quot;/&gt;&lt;wsp:rsid wsp:val=&quot;00195F6E&quot;/&gt;&lt;wsp:rsid wsp:val=&quot;00196569&quot;/&gt;&lt;wsp:rsid wsp:val=&quot;00197BE4&quot;/&gt;&lt;wsp:rsid wsp:val=&quot;001A0056&quot;/&gt;&lt;wsp:rsid wsp:val=&quot;001A0184&quot;/&gt;&lt;wsp:rsid wsp:val=&quot;001A03C2&quot;/&gt;&lt;wsp:rsid wsp:val=&quot;001A3481&quot;/&gt;&lt;wsp:rsid wsp:val=&quot;001A3FD9&quot;/&gt;&lt;wsp:rsid wsp:val=&quot;001A46F9&quot;/&gt;&lt;wsp:rsid wsp:val=&quot;001A4B94&quot;/&gt;&lt;wsp:rsid wsp:val=&quot;001A57A6&quot;/&gt;&lt;wsp:rsid wsp:val=&quot;001A6BC9&quot;/&gt;&lt;wsp:rsid wsp:val=&quot;001A7A1C&quot;/&gt;&lt;wsp:rsid wsp:val=&quot;001ACB90&quot;/&gt;&lt;wsp:rsid wsp:val=&quot;001B0871&quot;/&gt;&lt;wsp:rsid wsp:val=&quot;001B1C4C&quot;/&gt;&lt;wsp:rsid wsp:val=&quot;001B2A62&quot;/&gt;&lt;wsp:rsid wsp:val=&quot;001B3760&quot;/&gt;&lt;wsp:rsid wsp:val=&quot;001B441F&quot;/&gt;&lt;wsp:rsid wsp:val=&quot;001B4B0F&quot;/&gt;&lt;wsp:rsid wsp:val=&quot;001B6791&quot;/&gt;&lt;wsp:rsid wsp:val=&quot;001B7BE3&quot;/&gt;&lt;wsp:rsid wsp:val=&quot;001B7F9F&quot;/&gt;&lt;wsp:rsid wsp:val=&quot;001BFB26&quot;/&gt;&lt;wsp:rsid wsp:val=&quot;001C073F&quot;/&gt;&lt;wsp:rsid wsp:val=&quot;001C0B8A&quot;/&gt;&lt;wsp:rsid wsp:val=&quot;001C2188&quot;/&gt;&lt;wsp:rsid wsp:val=&quot;001C3537&quot;/&gt;&lt;wsp:rsid wsp:val=&quot;001C59B4&quot;/&gt;&lt;wsp:rsid wsp:val=&quot;001C6463&quot;/&gt;&lt;wsp:rsid wsp:val=&quot;001C737E&quot;/&gt;&lt;wsp:rsid wsp:val=&quot;001D0626&quot;/&gt;&lt;wsp:rsid wsp:val=&quot;001D1D1D&quot;/&gt;&lt;wsp:rsid wsp:val=&quot;001D1DE5&quot;/&gt;&lt;wsp:rsid wsp:val=&quot;001D2746&quot;/&gt;&lt;wsp:rsid wsp:val=&quot;001D5A15&quot;/&gt;&lt;wsp:rsid wsp:val=&quot;001D5E38&quot;/&gt;&lt;wsp:rsid wsp:val=&quot;001D6D30&quot;/&gt;&lt;wsp:rsid wsp:val=&quot;001D6F2B&quot;/&gt;&lt;wsp:rsid wsp:val=&quot;001D7604&quot;/&gt;&lt;wsp:rsid wsp:val=&quot;001E02DB&quot;/&gt;&lt;wsp:rsid wsp:val=&quot;001E1EAD&quot;/&gt;&lt;wsp:rsid wsp:val=&quot;001E2494&quot;/&gt;&lt;wsp:rsid wsp:val=&quot;001E2802&quot;/&gt;&lt;wsp:rsid wsp:val=&quot;001E306B&quot;/&gt;&lt;wsp:rsid wsp:val=&quot;001E33D4&quot;/&gt;&lt;wsp:rsid wsp:val=&quot;001E49DC&quot;/&gt;&lt;wsp:rsid wsp:val=&quot;001E4C13&quot;/&gt;&lt;wsp:rsid wsp:val=&quot;001E51F7&quot;/&gt;&lt;wsp:rsid wsp:val=&quot;001E53A8&quot;/&gt;&lt;wsp:rsid wsp:val=&quot;001E67E7&quot;/&gt;&lt;wsp:rsid wsp:val=&quot;001E7381&quot;/&gt;&lt;wsp:rsid wsp:val=&quot;001F0335&quot;/&gt;&lt;wsp:rsid wsp:val=&quot;001F042E&quot;/&gt;&lt;wsp:rsid wsp:val=&quot;001F0EE4&quot;/&gt;&lt;wsp:rsid wsp:val=&quot;001F123C&quot;/&gt;&lt;wsp:rsid wsp:val=&quot;001F1421&quot;/&gt;&lt;wsp:rsid wsp:val=&quot;001F23D7&quot;/&gt;&lt;wsp:rsid wsp:val=&quot;001F341A&quot;/&gt;&lt;wsp:rsid wsp:val=&quot;001F5B65&quot;/&gt;&lt;wsp:rsid wsp:val=&quot;001F5C6B&quot;/&gt;&lt;wsp:rsid wsp:val=&quot;001F7010&quot;/&gt;&lt;wsp:rsid wsp:val=&quot;001F7BC9&quot;/&gt;&lt;wsp:rsid wsp:val=&quot;00200F02&quot;/&gt;&lt;wsp:rsid wsp:val=&quot;002011F3&quot;/&gt;&lt;wsp:rsid wsp:val=&quot;002012AF&quot;/&gt;&lt;wsp:rsid wsp:val=&quot;00201646&quot;/&gt;&lt;wsp:rsid wsp:val=&quot;00202110&quot;/&gt;&lt;wsp:rsid wsp:val=&quot;0020296A&quot;/&gt;&lt;wsp:rsid wsp:val=&quot;00203824&quot;/&gt;&lt;wsp:rsid wsp:val=&quot;00204728&quot;/&gt;&lt;wsp:rsid wsp:val=&quot;00204921&quot;/&gt;&lt;wsp:rsid wsp:val=&quot;00205FD4&quot;/&gt;&lt;wsp:rsid wsp:val=&quot;00207B0C&quot;/&gt;&lt;wsp:rsid wsp:val=&quot;00207C68&quot;/&gt;&lt;wsp:rsid wsp:val=&quot;00211D78&quot;/&gt;&lt;wsp:rsid wsp:val=&quot;00211DDA&quot;/&gt;&lt;wsp:rsid wsp:val=&quot;0021208B&quot;/&gt;&lt;wsp:rsid wsp:val=&quot;002129B2&quot;/&gt;&lt;wsp:rsid wsp:val=&quot;0021315B&quot;/&gt;&lt;wsp:rsid wsp:val=&quot;0021331D&quot;/&gt;&lt;wsp:rsid wsp:val=&quot;002135AC&quot;/&gt;&lt;wsp:rsid wsp:val=&quot;002141FE&quot;/&gt;&lt;wsp:rsid wsp:val=&quot;00216438&quot;/&gt;&lt;wsp:rsid wsp:val=&quot;00216A42&quot;/&gt;&lt;wsp:rsid wsp:val=&quot;002200F8&quot;/&gt;&lt;wsp:rsid wsp:val=&quot;002217CB&quot;/&gt;&lt;wsp:rsid wsp:val=&quot;00222047&quot;/&gt;&lt;wsp:rsid wsp:val=&quot;002221F8&quot;/&gt;&lt;wsp:rsid wsp:val=&quot;00222689&quot;/&gt;&lt;wsp:rsid wsp:val=&quot;0022303F&quot;/&gt;&lt;wsp:rsid wsp:val=&quot;00225448&quot;/&gt;&lt;wsp:rsid wsp:val=&quot;00225576&quot;/&gt;&lt;wsp:rsid wsp:val=&quot;00226BD5&quot;/&gt;&lt;wsp:rsid wsp:val=&quot;00226FFF&quot;/&gt;&lt;wsp:rsid wsp:val=&quot;0022778D&quot;/&gt;&lt;wsp:rsid wsp:val=&quot;0023134D&quot;/&gt;&lt;wsp:rsid wsp:val=&quot;0023197A&quot;/&gt;&lt;wsp:rsid wsp:val=&quot;00234838&quot;/&gt;&lt;wsp:rsid wsp:val=&quot;00236119&quot;/&gt;&lt;wsp:rsid wsp:val=&quot;00237AB1&quot;/&gt;&lt;wsp:rsid wsp:val=&quot;00237B29&quot;/&gt;&lt;wsp:rsid wsp:val=&quot;00240079&quot;/&gt;&lt;wsp:rsid wsp:val=&quot;00240A2A&quot;/&gt;&lt;wsp:rsid wsp:val=&quot;00240ADF&quot;/&gt;&lt;wsp:rsid wsp:val=&quot;00241550&quot;/&gt;&lt;wsp:rsid wsp:val=&quot;00241638&quot;/&gt;&lt;wsp:rsid wsp:val=&quot;0024194D&quot;/&gt;&lt;wsp:rsid wsp:val=&quot;00243E48&quot;/&gt;&lt;wsp:rsid wsp:val=&quot;0024413F&quot;/&gt;&lt;wsp:rsid wsp:val=&quot;00244212&quot;/&gt;&lt;wsp:rsid wsp:val=&quot;002442C5&quot;/&gt;&lt;wsp:rsid wsp:val=&quot;00245562&quot;/&gt;&lt;wsp:rsid wsp:val=&quot;00246F17&quot;/&gt;&lt;wsp:rsid wsp:val=&quot;00247B9A&quot;/&gt;&lt;wsp:rsid wsp:val=&quot;00250439&quot;/&gt;&lt;wsp:rsid wsp:val=&quot;00252C8F&quot;/&gt;&lt;wsp:rsid wsp:val=&quot;00253BBC&quot;/&gt;&lt;wsp:rsid wsp:val=&quot;00253E48&quot;/&gt;&lt;wsp:rsid wsp:val=&quot;0025594F&quot;/&gt;&lt;wsp:rsid wsp:val=&quot;00255F9C&quot;/&gt;&lt;wsp:rsid wsp:val=&quot;002561C2&quot;/&gt;&lt;wsp:rsid wsp:val=&quot;00256673&quot;/&gt;&lt;wsp:rsid wsp:val=&quot;00256816&quot;/&gt;&lt;wsp:rsid wsp:val=&quot;00256A21&quot;/&gt;&lt;wsp:rsid wsp:val=&quot;00261AA4&quot;/&gt;&lt;wsp:rsid wsp:val=&quot;002631C5&quot;/&gt;&lt;wsp:rsid wsp:val=&quot;00263CFD&quot;/&gt;&lt;wsp:rsid wsp:val=&quot;0026430B&quot;/&gt;&lt;wsp:rsid wsp:val=&quot;00264AD3&quot;/&gt;&lt;wsp:rsid wsp:val=&quot;00264D10&quot;/&gt;&lt;wsp:rsid wsp:val=&quot;002657CC&quot;/&gt;&lt;wsp:rsid wsp:val=&quot;00265B16&quot;/&gt;&lt;wsp:rsid wsp:val=&quot;00265E13&quot;/&gt;&lt;wsp:rsid wsp:val=&quot;00265E88&quot;/&gt;&lt;wsp:rsid wsp:val=&quot;00266E80&quot;/&gt;&lt;wsp:rsid wsp:val=&quot;00271CD8&quot;/&gt;&lt;wsp:rsid wsp:val=&quot;002724A8&quot;/&gt;&lt;wsp:rsid wsp:val=&quot;002724BA&quot;/&gt;&lt;wsp:rsid wsp:val=&quot;00273438&quot;/&gt;&lt;wsp:rsid wsp:val=&quot;002740CD&quot;/&gt;&lt;wsp:rsid wsp:val=&quot;00275AFD&quot;/&gt;&lt;wsp:rsid wsp:val=&quot;00276831&quot;/&gt;&lt;wsp:rsid wsp:val=&quot;00276F00&quot;/&gt;&lt;wsp:rsid wsp:val=&quot;00277D36&quot;/&gt;&lt;wsp:rsid wsp:val=&quot;00277ED3&quot;/&gt;&lt;wsp:rsid wsp:val=&quot;002821FC&quot;/&gt;&lt;wsp:rsid wsp:val=&quot;00282839&quot;/&gt;&lt;wsp:rsid wsp:val=&quot;00283CDA&quot;/&gt;&lt;wsp:rsid wsp:val=&quot;002860A4&quot;/&gt;&lt;wsp:rsid wsp:val=&quot;00292400&quot;/&gt;&lt;wsp:rsid wsp:val=&quot;002934BD&quot;/&gt;&lt;wsp:rsid wsp:val=&quot;002937A9&quot;/&gt;&lt;wsp:rsid wsp:val=&quot;002937C3&quot;/&gt;&lt;wsp:rsid wsp:val=&quot;00293896&quot;/&gt;&lt;wsp:rsid wsp:val=&quot;0029424F&quot;/&gt;&lt;wsp:rsid wsp:val=&quot;00294287&quot;/&gt;&lt;wsp:rsid wsp:val=&quot;00294355&quot;/&gt;&lt;wsp:rsid wsp:val=&quot;00295129&quot;/&gt;&lt;wsp:rsid wsp:val=&quot;00295857&quot;/&gt;&lt;wsp:rsid wsp:val=&quot;0029585E&quot;/&gt;&lt;wsp:rsid wsp:val=&quot;0029589F&quot;/&gt;&lt;wsp:rsid wsp:val=&quot;002967B0&quot;/&gt;&lt;wsp:rsid wsp:val=&quot;002A1398&quot;/&gt;&lt;wsp:rsid wsp:val=&quot;002A2611&quot;/&gt;&lt;wsp:rsid wsp:val=&quot;002A3329&quot;/&gt;&lt;wsp:rsid wsp:val=&quot;002A440C&quot;/&gt;&lt;wsp:rsid wsp:val=&quot;002A512E&quot;/&gt;&lt;wsp:rsid wsp:val=&quot;002A5FC5&quot;/&gt;&lt;wsp:rsid wsp:val=&quot;002A729A&quot;/&gt;&lt;wsp:rsid wsp:val=&quot;002B18FF&quot;/&gt;&lt;wsp:rsid wsp:val=&quot;002B199F&quot;/&gt;&lt;wsp:rsid wsp:val=&quot;002B20AA&quot;/&gt;&lt;wsp:rsid wsp:val=&quot;002B378A&quot;/&gt;&lt;wsp:rsid wsp:val=&quot;002B4403&quot;/&gt;&lt;wsp:rsid wsp:val=&quot;002B4C8D&quot;/&gt;&lt;wsp:rsid wsp:val=&quot;002B5587&quot;/&gt;&lt;wsp:rsid wsp:val=&quot;002B5A2D&quot;/&gt;&lt;wsp:rsid wsp:val=&quot;002B6134&quot;/&gt;&lt;wsp:rsid wsp:val=&quot;002B6194&quot;/&gt;&lt;wsp:rsid wsp:val=&quot;002B61CB&quot;/&gt;&lt;wsp:rsid wsp:val=&quot;002B6C6B&quot;/&gt;&lt;wsp:rsid wsp:val=&quot;002B6F28&quot;/&gt;&lt;wsp:rsid wsp:val=&quot;002B7571&quot;/&gt;&lt;wsp:rsid wsp:val=&quot;002B75D6&quot;/&gt;&lt;wsp:rsid wsp:val=&quot;002C04F1&quot;/&gt;&lt;wsp:rsid wsp:val=&quot;002C1057&quot;/&gt;&lt;wsp:rsid wsp:val=&quot;002C2B6F&quot;/&gt;&lt;wsp:rsid wsp:val=&quot;002C3734&quot;/&gt;&lt;wsp:rsid wsp:val=&quot;002C574E&quot;/&gt;&lt;wsp:rsid wsp:val=&quot;002C5BE6&quot;/&gt;&lt;wsp:rsid wsp:val=&quot;002C7C5B&quot;/&gt;&lt;wsp:rsid wsp:val=&quot;002D0258&quot;/&gt;&lt;wsp:rsid wsp:val=&quot;002D0EB2&quot;/&gt;&lt;wsp:rsid wsp:val=&quot;002D1D05&quot;/&gt;&lt;wsp:rsid wsp:val=&quot;002D27F7&quot;/&gt;&lt;wsp:rsid wsp:val=&quot;002D289C&quot;/&gt;&lt;wsp:rsid wsp:val=&quot;002D2DBA&quot;/&gt;&lt;wsp:rsid wsp:val=&quot;002D3BDF&quot;/&gt;&lt;wsp:rsid wsp:val=&quot;002D3D7F&quot;/&gt;&lt;wsp:rsid wsp:val=&quot;002D42C2&quot;/&gt;&lt;wsp:rsid wsp:val=&quot;002D486E&quot;/&gt;&lt;wsp:rsid wsp:val=&quot;002D499C&quot;/&gt;&lt;wsp:rsid wsp:val=&quot;002D5169&quot;/&gt;&lt;wsp:rsid wsp:val=&quot;002D5343&quot;/&gt;&lt;wsp:rsid wsp:val=&quot;002D5A17&quot;/&gt;&lt;wsp:rsid wsp:val=&quot;002D7B93&quot;/&gt;&lt;wsp:rsid wsp:val=&quot;002E05C6&quot;/&gt;&lt;wsp:rsid wsp:val=&quot;002E17A6&quot;/&gt;&lt;wsp:rsid wsp:val=&quot;002E3199&quot;/&gt;&lt;wsp:rsid wsp:val=&quot;002E54D9&quot;/&gt;&lt;wsp:rsid wsp:val=&quot;002F07AF&quot;/&gt;&lt;wsp:rsid wsp:val=&quot;002F3464&quot;/&gt;&lt;wsp:rsid wsp:val=&quot;002F34BB&quot;/&gt;&lt;wsp:rsid wsp:val=&quot;002F3C97&quot;/&gt;&lt;wsp:rsid wsp:val=&quot;002F57A4&quot;/&gt;&lt;wsp:rsid wsp:val=&quot;002F6558&quot;/&gt;&lt;wsp:rsid wsp:val=&quot;002F7CD7&quot;/&gt;&lt;wsp:rsid wsp:val=&quot;002F7FCE&quot;/&gt;&lt;wsp:rsid wsp:val=&quot;003013B4&quot;/&gt;&lt;wsp:rsid wsp:val=&quot;00301B1A&quot;/&gt;&lt;wsp:rsid wsp:val=&quot;003035B7&quot;/&gt;&lt;wsp:rsid wsp:val=&quot;00303CFE&quot;/&gt;&lt;wsp:rsid wsp:val=&quot;0030456F&quot;/&gt;&lt;wsp:rsid wsp:val=&quot;003045E3&quot;/&gt;&lt;wsp:rsid wsp:val=&quot;0030546F&quot;/&gt;&lt;wsp:rsid wsp:val=&quot;00305D8B&quot;/&gt;&lt;wsp:rsid wsp:val=&quot;00305FCC&quot;/&gt;&lt;wsp:rsid wsp:val=&quot;003066E8&quot;/&gt;&lt;wsp:rsid wsp:val=&quot;00307E60&quot;/&gt;&lt;wsp:rsid wsp:val=&quot;00310BBB&quot;/&gt;&lt;wsp:rsid wsp:val=&quot;00311101&quot;/&gt;&lt;wsp:rsid wsp:val=&quot;0031317A&quot;/&gt;&lt;wsp:rsid wsp:val=&quot;00313926&quot;/&gt;&lt;wsp:rsid wsp:val=&quot;00313952&quot;/&gt;&lt;wsp:rsid wsp:val=&quot;003142E1&quot;/&gt;&lt;wsp:rsid wsp:val=&quot;00315FF7&quot;/&gt;&lt;wsp:rsid wsp:val=&quot;003175CE&quot;/&gt;&lt;wsp:rsid wsp:val=&quot;00317CFE&quot;/&gt;&lt;wsp:rsid wsp:val=&quot;00320972&quot;/&gt;&lt;wsp:rsid wsp:val=&quot;00321390&quot;/&gt;&lt;wsp:rsid wsp:val=&quot;0032161A&quot;/&gt;&lt;wsp:rsid wsp:val=&quot;00321CF9&quot;/&gt;&lt;wsp:rsid wsp:val=&quot;00322107&quot;/&gt;&lt;wsp:rsid wsp:val=&quot;003239A0&quot;/&gt;&lt;wsp:rsid wsp:val=&quot;00323F02&quot;/&gt;&lt;wsp:rsid wsp:val=&quot;00325716&quot;/&gt;&lt;wsp:rsid wsp:val=&quot;00326362&quot;/&gt;&lt;wsp:rsid wsp:val=&quot;00326590&quot;/&gt;&lt;wsp:rsid wsp:val=&quot;00326B5D&quot;/&gt;&lt;wsp:rsid wsp:val=&quot;0032712E&quot;/&gt;&lt;wsp:rsid wsp:val=&quot;0033191A&quot;/&gt;&lt;wsp:rsid wsp:val=&quot;00331EF5&quot;/&gt;&lt;wsp:rsid wsp:val=&quot;00332430&quot;/&gt;&lt;wsp:rsid wsp:val=&quot;00333118&quot;/&gt;&lt;wsp:rsid wsp:val=&quot;00333511&quot;/&gt;&lt;wsp:rsid wsp:val=&quot;00333694&quot;/&gt;&lt;wsp:rsid wsp:val=&quot;00333F1E&quot;/&gt;&lt;wsp:rsid wsp:val=&quot;00336ADB&quot;/&gt;&lt;wsp:rsid wsp:val=&quot;0033782C&quot;/&gt;&lt;wsp:rsid wsp:val=&quot;00337C84&quot;/&gt;&lt;wsp:rsid wsp:val=&quot;0034049C&quot;/&gt;&lt;wsp:rsid wsp:val=&quot;0034163B&quot;/&gt;&lt;wsp:rsid wsp:val=&quot;00341AF2&quot;/&gt;&lt;wsp:rsid wsp:val=&quot;00343C4C&quot;/&gt;&lt;wsp:rsid wsp:val=&quot;00344A7F&quot;/&gt;&lt;wsp:rsid wsp:val=&quot;00345DBF&quot;/&gt;&lt;wsp:rsid wsp:val=&quot;003469C0&quot;/&gt;&lt;wsp:rsid wsp:val=&quot;00346EFE&quot;/&gt;&lt;wsp:rsid wsp:val=&quot;003502EC&quot;/&gt;&lt;wsp:rsid wsp:val=&quot;00350D8B&quot;/&gt;&lt;wsp:rsid wsp:val=&quot;00350E4F&quot;/&gt;&lt;wsp:rsid wsp:val=&quot;0035202A&quot;/&gt;&lt;wsp:rsid wsp:val=&quot;00353041&quot;/&gt;&lt;wsp:rsid wsp:val=&quot;0035311A&quot;/&gt;&lt;wsp:rsid wsp:val=&quot;0035394D&quot;/&gt;&lt;wsp:rsid wsp:val=&quot;00353C6B&quot;/&gt;&lt;wsp:rsid wsp:val=&quot;00353CA2&quot;/&gt;&lt;wsp:rsid wsp:val=&quot;00353CD0&quot;/&gt;&lt;wsp:rsid wsp:val=&quot;00355262&quot;/&gt;&lt;wsp:rsid wsp:val=&quot;00355DF7&quot;/&gt;&lt;wsp:rsid wsp:val=&quot;00355F5F&quot;/&gt;&lt;wsp:rsid wsp:val=&quot;003569FD&quot;/&gt;&lt;wsp:rsid wsp:val=&quot;00357223&quot;/&gt;&lt;wsp:rsid wsp:val=&quot;003576AA&quot;/&gt;&lt;wsp:rsid wsp:val=&quot;00364C49&quot;/&gt;&lt;wsp:rsid wsp:val=&quot;00365AC1&quot;/&gt;&lt;wsp:rsid wsp:val=&quot;00366BEE&quot;/&gt;&lt;wsp:rsid wsp:val=&quot;00370013&quot;/&gt;&lt;wsp:rsid wsp:val=&quot;0037011B&quot;/&gt;&lt;wsp:rsid wsp:val=&quot;00370795&quot;/&gt;&lt;wsp:rsid wsp:val=&quot;00372009&quot;/&gt;&lt;wsp:rsid wsp:val=&quot;0037237A&quot;/&gt;&lt;wsp:rsid wsp:val=&quot;003726A5&quot;/&gt;&lt;wsp:rsid wsp:val=&quot;00372AF2&quot;/&gt;&lt;wsp:rsid wsp:val=&quot;00374844&quot;/&gt;&lt;wsp:rsid wsp:val=&quot;00376603&quot;/&gt;&lt;wsp:rsid wsp:val=&quot;003771D8&quot;/&gt;&lt;wsp:rsid wsp:val=&quot;00377319&quot;/&gt;&lt;wsp:rsid wsp:val=&quot;00381219&quot;/&gt;&lt;wsp:rsid wsp:val=&quot;003817ED&quot;/&gt;&lt;wsp:rsid wsp:val=&quot;0038382D&quot;/&gt;&lt;wsp:rsid wsp:val=&quot;0038460A&quot;/&gt;&lt;wsp:rsid wsp:val=&quot;00384FFB&quot;/&gt;&lt;wsp:rsid wsp:val=&quot;00385518&quot;/&gt;&lt;wsp:rsid wsp:val=&quot;00386FF8&quot;/&gt;&lt;wsp:rsid wsp:val=&quot;00387067&quot;/&gt;&lt;wsp:rsid wsp:val=&quot;003875A5&quot;/&gt;&lt;wsp:rsid wsp:val=&quot;003879F3&quot;/&gt;&lt;wsp:rsid wsp:val=&quot;00387A32&quot;/&gt;&lt;wsp:rsid wsp:val=&quot;003904BB&quot;/&gt;&lt;wsp:rsid wsp:val=&quot;003909D1&quot;/&gt;&lt;wsp:rsid wsp:val=&quot;00390AE6&quot;/&gt;&lt;wsp:rsid wsp:val=&quot;00390D47&quot;/&gt;&lt;wsp:rsid wsp:val=&quot;003913CC&quot;/&gt;&lt;wsp:rsid wsp:val=&quot;0039208D&quot;/&gt;&lt;wsp:rsid wsp:val=&quot;0039284A&quot;/&gt;&lt;wsp:rsid wsp:val=&quot;003928E1&quot;/&gt;&lt;wsp:rsid wsp:val=&quot;00392A7C&quot;/&gt;&lt;wsp:rsid wsp:val=&quot;00393305&quot;/&gt;&lt;wsp:rsid wsp:val=&quot;003933F8&quot;/&gt;&lt;wsp:rsid wsp:val=&quot;003937E4&quot;/&gt;&lt;wsp:rsid wsp:val=&quot;00394669&quot;/&gt;&lt;wsp:rsid wsp:val=&quot;00394838&quot;/&gt;&lt;wsp:rsid wsp:val=&quot;00395B68&quot;/&gt;&lt;wsp:rsid wsp:val=&quot;00395C4D&quot;/&gt;&lt;wsp:rsid wsp:val=&quot;00397A39&quot;/&gt;&lt;wsp:rsid wsp:val=&quot;003A0A22&quot;/&gt;&lt;wsp:rsid wsp:val=&quot;003A0D34&quot;/&gt;&lt;wsp:rsid wsp:val=&quot;003A0DD4&quot;/&gt;&lt;wsp:rsid wsp:val=&quot;003A1B5E&quot;/&gt;&lt;wsp:rsid wsp:val=&quot;003A29DE&quot;/&gt;&lt;wsp:rsid wsp:val=&quot;003A45E3&quot;/&gt;&lt;wsp:rsid wsp:val=&quot;003A7F68&quot;/&gt;&lt;wsp:rsid wsp:val=&quot;003B01CF&quot;/&gt;&lt;wsp:rsid wsp:val=&quot;003B117C&quot;/&gt;&lt;wsp:rsid wsp:val=&quot;003B149E&quot;/&gt;&lt;wsp:rsid wsp:val=&quot;003B21A9&quot;/&gt;&lt;wsp:rsid wsp:val=&quot;003B2EC4&quot;/&gt;&lt;wsp:rsid wsp:val=&quot;003B35F5&quot;/&gt;&lt;wsp:rsid wsp:val=&quot;003B4C33&quot;/&gt;&lt;wsp:rsid wsp:val=&quot;003B5114&quot;/&gt;&lt;wsp:rsid wsp:val=&quot;003B61F2&quot;/&gt;&lt;wsp:rsid wsp:val=&quot;003B62AA&quot;/&gt;&lt;wsp:rsid wsp:val=&quot;003B6A25&quot;/&gt;&lt;wsp:rsid wsp:val=&quot;003C13B1&quot;/&gt;&lt;wsp:rsid wsp:val=&quot;003C25BB&quot;/&gt;&lt;wsp:rsid wsp:val=&quot;003C3F48&quot;/&gt;&lt;wsp:rsid wsp:val=&quot;003C43A6&quot;/&gt;&lt;wsp:rsid wsp:val=&quot;003C4710&quot;/&gt;&lt;wsp:rsid wsp:val=&quot;003C56A5&quot;/&gt;&lt;wsp:rsid wsp:val=&quot;003C5ADB&quot;/&gt;&lt;wsp:rsid wsp:val=&quot;003C5B0E&quot;/&gt;&lt;wsp:rsid wsp:val=&quot;003C5C1D&quot;/&gt;&lt;wsp:rsid wsp:val=&quot;003C6580&quot;/&gt;&lt;wsp:rsid wsp:val=&quot;003D116D&quot;/&gt;&lt;wsp:rsid wsp:val=&quot;003D1621&quot;/&gt;&lt;wsp:rsid wsp:val=&quot;003D1A65&quot;/&gt;&lt;wsp:rsid wsp:val=&quot;003D2003&quot;/&gt;&lt;wsp:rsid wsp:val=&quot;003D38CC&quot;/&gt;&lt;wsp:rsid wsp:val=&quot;003D472F&quot;/&gt;&lt;wsp:rsid wsp:val=&quot;003D50E1&quot;/&gt;&lt;wsp:rsid wsp:val=&quot;003D57D9&quot;/&gt;&lt;wsp:rsid wsp:val=&quot;003D79C6&quot;/&gt;&lt;wsp:rsid wsp:val=&quot;003E0059&quot;/&gt;&lt;wsp:rsid wsp:val=&quot;003E04F3&quot;/&gt;&lt;wsp:rsid wsp:val=&quot;003E0B7B&quot;/&gt;&lt;wsp:rsid wsp:val=&quot;003E121C&quot;/&gt;&lt;wsp:rsid wsp:val=&quot;003E383B&quot;/&gt;&lt;wsp:rsid wsp:val=&quot;003E3AE7&quot;/&gt;&lt;wsp:rsid wsp:val=&quot;003E5040&quot;/&gt;&lt;wsp:rsid wsp:val=&quot;003E54DC&quot;/&gt;&lt;wsp:rsid wsp:val=&quot;003E58B3&quot;/&gt;&lt;wsp:rsid wsp:val=&quot;003E73CD&quot;/&gt;&lt;wsp:rsid wsp:val=&quot;003E7778&quot;/&gt;&lt;wsp:rsid wsp:val=&quot;003EADEF&quot;/&gt;&lt;wsp:rsid wsp:val=&quot;003F0001&quot;/&gt;&lt;wsp:rsid wsp:val=&quot;003F2121&quot;/&gt;&lt;wsp:rsid wsp:val=&quot;003F254D&quot;/&gt;&lt;wsp:rsid wsp:val=&quot;003F2B7B&quot;/&gt;&lt;wsp:rsid wsp:val=&quot;003F5F45&quot;/&gt;&lt;wsp:rsid wsp:val=&quot;003F662A&quot;/&gt;&lt;wsp:rsid wsp:val=&quot;003F6ABF&quot;/&gt;&lt;wsp:rsid wsp:val=&quot;003F745B&quot;/&gt;&lt;wsp:rsid wsp:val=&quot;003F798B&quot;/&gt;&lt;wsp:rsid wsp:val=&quot;003F7A40&quot;/&gt;&lt;wsp:rsid wsp:val=&quot;0040106A&quot;/&gt;&lt;wsp:rsid wsp:val=&quot;004017CF&quot;/&gt;&lt;wsp:rsid wsp:val=&quot;00401DE6&quot;/&gt;&lt;wsp:rsid wsp:val=&quot;00401F24&quot;/&gt;&lt;wsp:rsid wsp:val=&quot;00402169&quot;/&gt;&lt;wsp:rsid wsp:val=&quot;00403AC2&quot;/&gt;&lt;wsp:rsid wsp:val=&quot;00404284&quot;/&gt;&lt;wsp:rsid wsp:val=&quot;004046CA&quot;/&gt;&lt;wsp:rsid wsp:val=&quot;004049A4&quot;/&gt;&lt;wsp:rsid wsp:val=&quot;00406426&quot;/&gt;&lt;wsp:rsid wsp:val=&quot;004079BF&quot;/&gt;&lt;wsp:rsid wsp:val=&quot;00407DAC&quot;/&gt;&lt;wsp:rsid wsp:val=&quot;004119A6&quot;/&gt;&lt;wsp:rsid wsp:val=&quot;00411A8B&quot;/&gt;&lt;wsp:rsid wsp:val=&quot;00411E91&quot;/&gt;&lt;wsp:rsid wsp:val=&quot;004126C8&quot;/&gt;&lt;wsp:rsid wsp:val=&quot;00412AAA&quot;/&gt;&lt;wsp:rsid wsp:val=&quot;00414663&quot;/&gt;&lt;wsp:rsid wsp:val=&quot;00415D32&quot;/&gt;&lt;wsp:rsid wsp:val=&quot;00417165&quot;/&gt;&lt;wsp:rsid wsp:val=&quot;004173CD&quot;/&gt;&lt;wsp:rsid wsp:val=&quot;0041751B&quot;/&gt;&lt;wsp:rsid wsp:val=&quot;004175C5&quot;/&gt;&lt;wsp:rsid wsp:val=&quot;004176D8&quot;/&gt;&lt;wsp:rsid wsp:val=&quot;00417E90&quot;/&gt;&lt;wsp:rsid wsp:val=&quot;004213D7&quot;/&gt;&lt;wsp:rsid wsp:val=&quot;00421FA3&quot;/&gt;&lt;wsp:rsid wsp:val=&quot;00422A42&quot;/&gt;&lt;wsp:rsid wsp:val=&quot;00422BEF&quot;/&gt;&lt;wsp:rsid wsp:val=&quot;00423AD7&quot;/&gt;&lt;wsp:rsid wsp:val=&quot;00423BFB&quot;/&gt;&lt;wsp:rsid wsp:val=&quot;00424AC8&quot;/&gt;&lt;wsp:rsid wsp:val=&quot;00425060&quot;/&gt;&lt;wsp:rsid wsp:val=&quot;004253B8&quot;/&gt;&lt;wsp:rsid wsp:val=&quot;00426605&quot;/&gt;&lt;wsp:rsid wsp:val=&quot;00427F59&quot;/&gt;&lt;wsp:rsid wsp:val=&quot;00431C9B&quot;/&gt;&lt;wsp:rsid wsp:val=&quot;00432CA7&quot;/&gt;&lt;wsp:rsid wsp:val=&quot;00433170&quot;/&gt;&lt;wsp:rsid wsp:val=&quot;004336DF&quot;/&gt;&lt;wsp:rsid wsp:val=&quot;00434010&quot;/&gt;&lt;wsp:rsid wsp:val=&quot;00434123&quot;/&gt;&lt;wsp:rsid wsp:val=&quot;004346CA&quot;/&gt;&lt;wsp:rsid wsp:val=&quot;004359EF&quot;/&gt;&lt;wsp:rsid wsp:val=&quot;00435F1C&quot;/&gt;&lt;wsp:rsid wsp:val=&quot;0043622C&quot;/&gt;&lt;wsp:rsid wsp:val=&quot;00436A47&quot;/&gt;&lt;wsp:rsid wsp:val=&quot;00437A75&quot;/&gt;&lt;wsp:rsid wsp:val=&quot;00441245&quot;/&gt;&lt;wsp:rsid wsp:val=&quot;0044185F&quot;/&gt;&lt;wsp:rsid wsp:val=&quot;00441E4C&quot;/&gt;&lt;wsp:rsid wsp:val=&quot;00441E65&quot;/&gt;&lt;wsp:rsid wsp:val=&quot;00442458&quot;/&gt;&lt;wsp:rsid wsp:val=&quot;00442D45&quot;/&gt;&lt;wsp:rsid wsp:val=&quot;004431CE&quot;/&gt;&lt;wsp:rsid wsp:val=&quot;00443393&quot;/&gt;&lt;wsp:rsid wsp:val=&quot;00443B6B&quot;/&gt;&lt;wsp:rsid wsp:val=&quot;00444813&quot;/&gt;&lt;wsp:rsid wsp:val=&quot;00444836&quot;/&gt;&lt;wsp:rsid wsp:val=&quot;00444D13&quot;/&gt;&lt;wsp:rsid wsp:val=&quot;00447B1C&quot;/&gt;&lt;wsp:rsid wsp:val=&quot;004505E1&quot;/&gt;&lt;wsp:rsid wsp:val=&quot;00450D96&quot;/&gt;&lt;wsp:rsid wsp:val=&quot;004519CF&quot;/&gt;&lt;wsp:rsid wsp:val=&quot;0045234B&quot;/&gt;&lt;wsp:rsid wsp:val=&quot;004526FB&quot;/&gt;&lt;wsp:rsid wsp:val=&quot;00453692&quot;/&gt;&lt;wsp:rsid wsp:val=&quot;00455044&quot;/&gt;&lt;wsp:rsid wsp:val=&quot;00455571&quot;/&gt;&lt;wsp:rsid wsp:val=&quot;00456C59&quot;/&gt;&lt;wsp:rsid wsp:val=&quot;00456F02&quot;/&gt;&lt;wsp:rsid wsp:val=&quot;0046215A&quot;/&gt;&lt;wsp:rsid wsp:val=&quot;00462814&quot;/&gt;&lt;wsp:rsid wsp:val=&quot;00463818&quot;/&gt;&lt;wsp:rsid wsp:val=&quot;004639C4&quot;/&gt;&lt;wsp:rsid wsp:val=&quot;004639E7&quot;/&gt;&lt;wsp:rsid wsp:val=&quot;00465841&quot;/&gt;&lt;wsp:rsid wsp:val=&quot;00465D31&quot;/&gt;&lt;wsp:rsid wsp:val=&quot;004664E7&quot;/&gt;&lt;wsp:rsid wsp:val=&quot;00466E39&quot;/&gt;&lt;wsp:rsid wsp:val=&quot;00467A0C&quot;/&gt;&lt;wsp:rsid wsp:val=&quot;004701FC&quot;/&gt;&lt;wsp:rsid wsp:val=&quot;00470ED1&quot;/&gt;&lt;wsp:rsid wsp:val=&quot;00470F05&quot;/&gt;&lt;wsp:rsid wsp:val=&quot;0047119D&quot;/&gt;&lt;wsp:rsid wsp:val=&quot;00472A92&quot;/&gt;&lt;wsp:rsid wsp:val=&quot;00475813&quot;/&gt;&lt;wsp:rsid wsp:val=&quot;004763DB&quot;/&gt;&lt;wsp:rsid wsp:val=&quot;004772B8&quot;/&gt;&lt;wsp:rsid wsp:val=&quot;00480111&quot;/&gt;&lt;wsp:rsid wsp:val=&quot;00481610&quot;/&gt;&lt;wsp:rsid wsp:val=&quot;0048224A&quot;/&gt;&lt;wsp:rsid wsp:val=&quot;00482B32&quot;/&gt;&lt;wsp:rsid wsp:val=&quot;00485C43&quot;/&gt;&lt;wsp:rsid wsp:val=&quot;00485E4E&quot;/&gt;&lt;wsp:rsid wsp:val=&quot;00486B9D&quot;/&gt;&lt;wsp:rsid wsp:val=&quot;00487096&quot;/&gt;&lt;wsp:rsid wsp:val=&quot;00487BB8&quot;/&gt;&lt;wsp:rsid wsp:val=&quot;00490E36&quot;/&gt;&lt;wsp:rsid wsp:val=&quot;00490E71&quot;/&gt;&lt;wsp:rsid wsp:val=&quot;004919A2&quot;/&gt;&lt;wsp:rsid wsp:val=&quot;00491BB0&quot;/&gt;&lt;wsp:rsid wsp:val=&quot;00491DA5&quot;/&gt;&lt;wsp:rsid wsp:val=&quot;00492000&quot;/&gt;&lt;wsp:rsid wsp:val=&quot;0049293E&quot;/&gt;&lt;wsp:rsid wsp:val=&quot;00493EBC&quot;/&gt;&lt;wsp:rsid wsp:val=&quot;00494908&quot;/&gt;&lt;wsp:rsid wsp:val=&quot;00494FCD&quot;/&gt;&lt;wsp:rsid wsp:val=&quot;004950EC&quot;/&gt;&lt;wsp:rsid wsp:val=&quot;00495580&quot;/&gt;&lt;wsp:rsid wsp:val=&quot;00497CB7&quot;/&gt;&lt;wsp:rsid wsp:val=&quot;00497CD1&quot;/&gt;&lt;wsp:rsid wsp:val=&quot;004A0D24&quot;/&gt;&lt;wsp:rsid wsp:val=&quot;004A1D03&quot;/&gt;&lt;wsp:rsid wsp:val=&quot;004A24FD&quot;/&gt;&lt;wsp:rsid wsp:val=&quot;004A3B42&quot;/&gt;&lt;wsp:rsid wsp:val=&quot;004A41AA&quot;/&gt;&lt;wsp:rsid wsp:val=&quot;004A6B32&quot;/&gt;&lt;wsp:rsid wsp:val=&quot;004A7E47&quot;/&gt;&lt;wsp:rsid wsp:val=&quot;004B1512&quot;/&gt;&lt;wsp:rsid wsp:val=&quot;004B425A&quot;/&gt;&lt;wsp:rsid wsp:val=&quot;004B546C&quot;/&gt;&lt;wsp:rsid wsp:val=&quot;004B598B&quot;/&gt;&lt;wsp:rsid wsp:val=&quot;004B674B&quot;/&gt;&lt;wsp:rsid wsp:val=&quot;004B7024&quot;/&gt;&lt;wsp:rsid wsp:val=&quot;004B7879&quot;/&gt;&lt;wsp:rsid wsp:val=&quot;004C0082&quot;/&gt;&lt;wsp:rsid wsp:val=&quot;004C1014&quot;/&gt;&lt;wsp:rsid wsp:val=&quot;004C1BE8&quot;/&gt;&lt;wsp:rsid wsp:val=&quot;004C1F50&quot;/&gt;&lt;wsp:rsid wsp:val=&quot;004C2646&quot;/&gt;&lt;wsp:rsid wsp:val=&quot;004C2F85&quot;/&gt;&lt;wsp:rsid wsp:val=&quot;004C5033&quot;/&gt;&lt;wsp:rsid wsp:val=&quot;004C588E&quot;/&gt;&lt;wsp:rsid wsp:val=&quot;004C5B7C&quot;/&gt;&lt;wsp:rsid wsp:val=&quot;004C5EB8&quot;/&gt;&lt;wsp:rsid wsp:val=&quot;004C6D75&quot;/&gt;&lt;wsp:rsid wsp:val=&quot;004C7687&quot;/&gt;&lt;wsp:rsid wsp:val=&quot;004D1528&quot;/&gt;&lt;wsp:rsid wsp:val=&quot;004D17BD&quot;/&gt;&lt;wsp:rsid wsp:val=&quot;004D27E8&quot;/&gt;&lt;wsp:rsid wsp:val=&quot;004D2E46&quot;/&gt;&lt;wsp:rsid wsp:val=&quot;004D4FC4&quot;/&gt;&lt;wsp:rsid wsp:val=&quot;004D51D8&quot;/&gt;&lt;wsp:rsid wsp:val=&quot;004D5439&quot;/&gt;&lt;wsp:rsid wsp:val=&quot;004D61F9&quot;/&gt;&lt;wsp:rsid wsp:val=&quot;004D642B&quot;/&gt;&lt;wsp:rsid wsp:val=&quot;004D6B1C&quot;/&gt;&lt;wsp:rsid wsp:val=&quot;004D717F&quot;/&gt;&lt;wsp:rsid wsp:val=&quot;004E0355&quot;/&gt;&lt;wsp:rsid wsp:val=&quot;004E0506&quot;/&gt;&lt;wsp:rsid wsp:val=&quot;004E1F1A&quot;/&gt;&lt;wsp:rsid wsp:val=&quot;004E2490&quot;/&gt;&lt;wsp:rsid wsp:val=&quot;004E352F&quot;/&gt;&lt;wsp:rsid wsp:val=&quot;004E382E&quot;/&gt;&lt;wsp:rsid wsp:val=&quot;004E4D46&quot;/&gt;&lt;wsp:rsid wsp:val=&quot;004E5DFB&quot;/&gt;&lt;wsp:rsid wsp:val=&quot;004E6167&quot;/&gt;&lt;wsp:rsid wsp:val=&quot;004E7C9C&quot;/&gt;&lt;wsp:rsid wsp:val=&quot;004F03C6&quot;/&gt;&lt;wsp:rsid wsp:val=&quot;004F0B25&quot;/&gt;&lt;wsp:rsid wsp:val=&quot;004F0F07&quot;/&gt;&lt;wsp:rsid wsp:val=&quot;004F145A&quot;/&gt;&lt;wsp:rsid wsp:val=&quot;004F1F83&quot;/&gt;&lt;wsp:rsid wsp:val=&quot;004F2D2E&quot;/&gt;&lt;wsp:rsid wsp:val=&quot;004F35F4&quot;/&gt;&lt;wsp:rsid wsp:val=&quot;004F4A13&quot;/&gt;&lt;wsp:rsid wsp:val=&quot;004F5A52&quot;/&gt;&lt;wsp:rsid wsp:val=&quot;004F5E19&quot;/&gt;&lt;wsp:rsid wsp:val=&quot;004F651D&quot;/&gt;&lt;wsp:rsid wsp:val=&quot;004F7649&quot;/&gt;&lt;wsp:rsid wsp:val=&quot;004F765E&quot;/&gt;&lt;wsp:rsid wsp:val=&quot;00500169&quot;/&gt;&lt;wsp:rsid wsp:val=&quot;005014C3&quot;/&gt;&lt;wsp:rsid wsp:val=&quot;00503357&quot;/&gt;&lt;wsp:rsid wsp:val=&quot;00503969&quot;/&gt;&lt;wsp:rsid wsp:val=&quot;00503F68&quot;/&gt;&lt;wsp:rsid wsp:val=&quot;00504A89&quot;/&gt;&lt;wsp:rsid wsp:val=&quot;00504EDE&quot;/&gt;&lt;wsp:rsid wsp:val=&quot;005060C3&quot;/&gt;&lt;wsp:rsid wsp:val=&quot;00506588&quot;/&gt;&lt;wsp:rsid wsp:val=&quot;005077E4&quot;/&gt;&lt;wsp:rsid wsp:val=&quot;00507D55&quot;/&gt;&lt;wsp:rsid wsp:val=&quot;0051024A&quot;/&gt;&lt;wsp:rsid wsp:val=&quot;0051057A&quot;/&gt;&lt;wsp:rsid wsp:val=&quot;00511785&quot;/&gt;&lt;wsp:rsid wsp:val=&quot;005144C2&quot;/&gt;&lt;wsp:rsid wsp:val=&quot;0051551E&quot;/&gt;&lt;wsp:rsid wsp:val=&quot;005237BA&quot;/&gt;&lt;wsp:rsid wsp:val=&quot;00523BE9&quot;/&gt;&lt;wsp:rsid wsp:val=&quot;00523FD1&quot;/&gt;&lt;wsp:rsid wsp:val=&quot;0052490C&quot;/&gt;&lt;wsp:rsid wsp:val=&quot;00527DD2&quot;/&gt;&lt;wsp:rsid wsp:val=&quot;00530680&quot;/&gt;&lt;wsp:rsid wsp:val=&quot;0053115D&quot;/&gt;&lt;wsp:rsid wsp:val=&quot;00532AD2&quot;/&gt;&lt;wsp:rsid wsp:val=&quot;00532C13&quot;/&gt;&lt;wsp:rsid wsp:val=&quot;00532E03&quot;/&gt;&lt;wsp:rsid wsp:val=&quot;00533587&quot;/&gt;&lt;wsp:rsid wsp:val=&quot;00533A6D&quot;/&gt;&lt;wsp:rsid wsp:val=&quot;00535853&quot;/&gt;&lt;wsp:rsid wsp:val=&quot;00536CA6&quot;/&gt;&lt;wsp:rsid wsp:val=&quot;00537E99&quot;/&gt;&lt;wsp:rsid wsp:val=&quot;005410C6&quot;/&gt;&lt;wsp:rsid wsp:val=&quot;005420D7&quot;/&gt;&lt;wsp:rsid wsp:val=&quot;00542C73&quot;/&gt;&lt;wsp:rsid wsp:val=&quot;00544E17&quot;/&gt;&lt;wsp:rsid wsp:val=&quot;00544FBE&quot;/&gt;&lt;wsp:rsid wsp:val=&quot;005462D6&quot;/&gt;&lt;wsp:rsid wsp:val=&quot;00547FAC&quot;/&gt;&lt;wsp:rsid wsp:val=&quot;00552DE5&quot;/&gt;&lt;wsp:rsid wsp:val=&quot;00552EB2&quot;/&gt;&lt;wsp:rsid wsp:val=&quot;00554BB5&quot;/&gt;&lt;wsp:rsid wsp:val=&quot;00554D8A&quot;/&gt;&lt;wsp:rsid wsp:val=&quot;00555335&quot;/&gt;&lt;wsp:rsid wsp:val=&quot;00556239&quot;/&gt;&lt;wsp:rsid wsp:val=&quot;0055658D&quot;/&gt;&lt;wsp:rsid wsp:val=&quot;005608D8&quot;/&gt;&lt;wsp:rsid wsp:val=&quot;00560984&quot;/&gt;&lt;wsp:rsid wsp:val=&quot;00560F67&quot;/&gt;&lt;wsp:rsid wsp:val=&quot;00561E9C&quot;/&gt;&lt;wsp:rsid wsp:val=&quot;005620F2&quot;/&gt;&lt;wsp:rsid wsp:val=&quot;00563F1C&quot;/&gt;&lt;wsp:rsid wsp:val=&quot;00564F81&quot;/&gt;&lt;wsp:rsid wsp:val=&quot;005718D7&quot;/&gt;&lt;wsp:rsid wsp:val=&quot;00571D57&quot;/&gt;&lt;wsp:rsid wsp:val=&quot;0057222F&quot;/&gt;&lt;wsp:rsid wsp:val=&quot;00572BB2&quot;/&gt;&lt;wsp:rsid wsp:val=&quot;0057621F&quot;/&gt;&lt;wsp:rsid wsp:val=&quot;00576632&quot;/&gt;&lt;wsp:rsid wsp:val=&quot;005819B2&quot;/&gt;&lt;wsp:rsid wsp:val=&quot;00581C82&quot;/&gt;&lt;wsp:rsid wsp:val=&quot;00581DEB&quot;/&gt;&lt;wsp:rsid wsp:val=&quot;00582089&quot;/&gt;&lt;wsp:rsid wsp:val=&quot;005827BD&quot;/&gt;&lt;wsp:rsid wsp:val=&quot;00583B2D&quot;/&gt;&lt;wsp:rsid wsp:val=&quot;005857B0&quot;/&gt;&lt;wsp:rsid wsp:val=&quot;00585B7F&quot;/&gt;&lt;wsp:rsid wsp:val=&quot;00585E06&quot;/&gt;&lt;wsp:rsid wsp:val=&quot;00586386&quot;/&gt;&lt;wsp:rsid wsp:val=&quot;0058647A&quot;/&gt;&lt;wsp:rsid wsp:val=&quot;005865AC&quot;/&gt;&lt;wsp:rsid wsp:val=&quot;00590321&quot;/&gt;&lt;wsp:rsid wsp:val=&quot;0059068D&quot;/&gt;&lt;wsp:rsid wsp:val=&quot;00590990&quot;/&gt;&lt;wsp:rsid wsp:val=&quot;005910D8&quot;/&gt;&lt;wsp:rsid wsp:val=&quot;00591F3E&quot;/&gt;&lt;wsp:rsid wsp:val=&quot;00592121&quot;/&gt;&lt;wsp:rsid wsp:val=&quot;0059387C&quot;/&gt;&lt;wsp:rsid wsp:val=&quot;0059501B&quot;/&gt;&lt;wsp:rsid wsp:val=&quot;0059545B&quot;/&gt;&lt;wsp:rsid wsp:val=&quot;005A2560&quot;/&gt;&lt;wsp:rsid wsp:val=&quot;005A3607&quot;/&gt;&lt;wsp:rsid wsp:val=&quot;005A4426&quot;/&gt;&lt;wsp:rsid wsp:val=&quot;005A589A&quot;/&gt;&lt;wsp:rsid wsp:val=&quot;005B0598&quot;/&gt;&lt;wsp:rsid wsp:val=&quot;005B2A92&quot;/&gt;&lt;wsp:rsid wsp:val=&quot;005B310E&quot;/&gt;&lt;wsp:rsid wsp:val=&quot;005B35E8&quot;/&gt;&lt;wsp:rsid wsp:val=&quot;005B3C74&quot;/&gt;&lt;wsp:rsid wsp:val=&quot;005B472F&quot;/&gt;&lt;wsp:rsid wsp:val=&quot;005B4930&quot;/&gt;&lt;wsp:rsid wsp:val=&quot;005B4F4D&quot;/&gt;&lt;wsp:rsid wsp:val=&quot;005B79B2&quot;/&gt;&lt;wsp:rsid wsp:val=&quot;005B7D0F&quot;/&gt;&lt;wsp:rsid wsp:val=&quot;005C0CAD&quot;/&gt;&lt;wsp:rsid wsp:val=&quot;005C0D62&quot;/&gt;&lt;wsp:rsid wsp:val=&quot;005C1886&quot;/&gt;&lt;wsp:rsid wsp:val=&quot;005C1DB7&quot;/&gt;&lt;wsp:rsid wsp:val=&quot;005C34F8&quot;/&gt;&lt;wsp:rsid wsp:val=&quot;005C41A4&quot;/&gt;&lt;wsp:rsid wsp:val=&quot;005C424F&quot;/&gt;&lt;wsp:rsid wsp:val=&quot;005C4989&quot;/&gt;&lt;wsp:rsid wsp:val=&quot;005C4B8A&quot;/&gt;&lt;wsp:rsid wsp:val=&quot;005C7616&quot;/&gt;&lt;wsp:rsid wsp:val=&quot;005C78CA&quot;/&gt;&lt;wsp:rsid wsp:val=&quot;005D0954&quot;/&gt;&lt;wsp:rsid wsp:val=&quot;005D0A4F&quot;/&gt;&lt;wsp:rsid wsp:val=&quot;005D0DF2&quot;/&gt;&lt;wsp:rsid wsp:val=&quot;005D1890&quot;/&gt;&lt;wsp:rsid wsp:val=&quot;005D2482&quot;/&gt;&lt;wsp:rsid wsp:val=&quot;005D5784&quot;/&gt;&lt;wsp:rsid wsp:val=&quot;005D6B9D&quot;/&gt;&lt;wsp:rsid wsp:val=&quot;005D701A&quot;/&gt;&lt;wsp:rsid wsp:val=&quot;005E13BA&quot;/&gt;&lt;wsp:rsid wsp:val=&quot;005E2581&quot;/&gt;&lt;wsp:rsid wsp:val=&quot;005E3282&quot;/&gt;&lt;wsp:rsid wsp:val=&quot;005E355C&quot;/&gt;&lt;wsp:rsid wsp:val=&quot;005E45CD&quot;/&gt;&lt;wsp:rsid wsp:val=&quot;005E50E5&quot;/&gt;&lt;wsp:rsid wsp:val=&quot;005E5239&quot;/&gt;&lt;wsp:rsid wsp:val=&quot;005E7F57&quot;/&gt;&lt;wsp:rsid wsp:val=&quot;005F031E&quot;/&gt;&lt;wsp:rsid wsp:val=&quot;005F0714&quot;/&gt;&lt;wsp:rsid wsp:val=&quot;005F389A&quot;/&gt;&lt;wsp:rsid wsp:val=&quot;005F3BB5&quot;/&gt;&lt;wsp:rsid wsp:val=&quot;005F45B3&quot;/&gt;&lt;wsp:rsid wsp:val=&quot;005F47F6&quot;/&gt;&lt;wsp:rsid wsp:val=&quot;005F5B5E&quot;/&gt;&lt;wsp:rsid wsp:val=&quot;005F7528&quot;/&gt;&lt;wsp:rsid wsp:val=&quot;005F7973&quot;/&gt;&lt;wsp:rsid wsp:val=&quot;005FB855&quot;/&gt;&lt;wsp:rsid wsp:val=&quot;006003DC&quot;/&gt;&lt;wsp:rsid wsp:val=&quot;00600632&quot;/&gt;&lt;wsp:rsid wsp:val=&quot;0060070D&quot;/&gt;&lt;wsp:rsid wsp:val=&quot;00600DD1&quot;/&gt;&lt;wsp:rsid wsp:val=&quot;00601A94&quot;/&gt;&lt;wsp:rsid wsp:val=&quot;00603518&quot;/&gt;&lt;wsp:rsid wsp:val=&quot;00604217&quot;/&gt;&lt;wsp:rsid wsp:val=&quot;00605BA0&quot;/&gt;&lt;wsp:rsid wsp:val=&quot;00605CDF&quot;/&gt;&lt;wsp:rsid wsp:val=&quot;006060A9&quot;/&gt;&lt;wsp:rsid wsp:val=&quot;00607E88&quot;/&gt;&lt;wsp:rsid wsp:val=&quot;0060F02E&quot;/&gt;&lt;wsp:rsid wsp:val=&quot;00611591&quot;/&gt;&lt;wsp:rsid wsp:val=&quot;00612140&quot;/&gt;&lt;wsp:rsid wsp:val=&quot;00613240&quot;/&gt;&lt;wsp:rsid wsp:val=&quot;00614ABD&quot;/&gt;&lt;wsp:rsid wsp:val=&quot;00615505&quot;/&gt;&lt;wsp:rsid wsp:val=&quot;0061673D&quot;/&gt;&lt;wsp:rsid wsp:val=&quot;00620A85&quot;/&gt;&lt;wsp:rsid wsp:val=&quot;00620BC4&quot;/&gt;&lt;wsp:rsid wsp:val=&quot;00620BD8&quot;/&gt;&lt;wsp:rsid wsp:val=&quot;0062127F&quot;/&gt;&lt;wsp:rsid wsp:val=&quot;006241E4&quot;/&gt;&lt;wsp:rsid wsp:val=&quot;00624A9E&quot;/&gt;&lt;wsp:rsid wsp:val=&quot;00624ADE&quot;/&gt;&lt;wsp:rsid wsp:val=&quot;00625B26&quot;/&gt;&lt;wsp:rsid wsp:val=&quot;00627A13&quot;/&gt;&lt;wsp:rsid wsp:val=&quot;00627C86&quot;/&gt;&lt;wsp:rsid wsp:val=&quot;00631891&quot;/&gt;&lt;wsp:rsid wsp:val=&quot;00632EFB&quot;/&gt;&lt;wsp:rsid wsp:val=&quot;00633A91&quot;/&gt;&lt;wsp:rsid wsp:val=&quot;00634A89&quot;/&gt;&lt;wsp:rsid wsp:val=&quot;0063500C&quot;/&gt;&lt;wsp:rsid wsp:val=&quot;00636780&quot;/&gt;&lt;wsp:rsid wsp:val=&quot;00636D82&quot;/&gt;&lt;wsp:rsid wsp:val=&quot;006375A4&quot;/&gt;&lt;wsp:rsid wsp:val=&quot;006378CD&quot;/&gt;&lt;wsp:rsid wsp:val=&quot;0064039B&quot;/&gt;&lt;wsp:rsid wsp:val=&quot;00641AC9&quot;/&gt;&lt;wsp:rsid wsp:val=&quot;006423B0&quot;/&gt;&lt;wsp:rsid wsp:val=&quot;00642AB3&quot;/&gt;&lt;wsp:rsid wsp:val=&quot;00642FAE&quot;/&gt;&lt;wsp:rsid wsp:val=&quot;00643FD7&quot;/&gt;&lt;wsp:rsid wsp:val=&quot;00644D02&quot;/&gt;&lt;wsp:rsid wsp:val=&quot;00645588&quot;/&gt;&lt;wsp:rsid wsp:val=&quot;006479B4&quot;/&gt;&lt;wsp:rsid wsp:val=&quot;006507B2&quot;/&gt;&lt;wsp:rsid wsp:val=&quot;00650D4B&quot;/&gt;&lt;wsp:rsid wsp:val=&quot;00650E21&quot;/&gt;&lt;wsp:rsid wsp:val=&quot;006515C4&quot;/&gt;&lt;wsp:rsid wsp:val=&quot;00653016&quot;/&gt;&lt;wsp:rsid wsp:val=&quot;00653941&quot;/&gt;&lt;wsp:rsid wsp:val=&quot;00653B4A&quot;/&gt;&lt;wsp:rsid wsp:val=&quot;0065555F&quot;/&gt;&lt;wsp:rsid wsp:val=&quot;0065639E&quot;/&gt;&lt;wsp:rsid wsp:val=&quot;006571EF&quot;/&gt;&lt;wsp:rsid wsp:val=&quot;0065753F&quot;/&gt;&lt;wsp:rsid wsp:val=&quot;0066003F&quot;/&gt;&lt;wsp:rsid wsp:val=&quot;0066044F&quot;/&gt;&lt;wsp:rsid wsp:val=&quot;00660B9C&quot;/&gt;&lt;wsp:rsid wsp:val=&quot;006617B5&quot;/&gt;&lt;wsp:rsid wsp:val=&quot;00661D27&quot;/&gt;&lt;wsp:rsid wsp:val=&quot;00662905&quot;/&gt;&lt;wsp:rsid wsp:val=&quot;0066328C&quot;/&gt;&lt;wsp:rsid wsp:val=&quot;00663B50&quot;/&gt;&lt;wsp:rsid wsp:val=&quot;006647A4&quot;/&gt;&lt;wsp:rsid wsp:val=&quot;006652CB&quot;/&gt;&lt;wsp:rsid wsp:val=&quot;00665B19&quot;/&gt;&lt;wsp:rsid wsp:val=&quot;00666EB9&quot;/&gt;&lt;wsp:rsid wsp:val=&quot;00670343&quot;/&gt;&lt;wsp:rsid wsp:val=&quot;006710B2&quot;/&gt;&lt;wsp:rsid wsp:val=&quot;0067119D&quot;/&gt;&lt;wsp:rsid wsp:val=&quot;0067206E&quot;/&gt;&lt;wsp:rsid wsp:val=&quot;00672CFE&quot;/&gt;&lt;wsp:rsid wsp:val=&quot;0067326E&quot;/&gt;&lt;wsp:rsid wsp:val=&quot;00673BBC&quot;/&gt;&lt;wsp:rsid wsp:val=&quot;00673D7E&quot;/&gt;&lt;wsp:rsid wsp:val=&quot;00673EDC&quot;/&gt;&lt;wsp:rsid wsp:val=&quot;00674236&quot;/&gt;&lt;wsp:rsid wsp:val=&quot;0067443F&quot;/&gt;&lt;wsp:rsid wsp:val=&quot;00674C9F&quot;/&gt;&lt;wsp:rsid wsp:val=&quot;00675F3E&quot;/&gt;&lt;wsp:rsid wsp:val=&quot;0067623C&quot;/&gt;&lt;wsp:rsid wsp:val=&quot;00676C63&quot;/&gt;&lt;wsp:rsid wsp:val=&quot;0068020C&quot;/&gt;&lt;wsp:rsid wsp:val=&quot;006818D6&quot;/&gt;&lt;wsp:rsid wsp:val=&quot;006823C7&quot;/&gt;&lt;wsp:rsid wsp:val=&quot;0068242C&quot;/&gt;&lt;wsp:rsid wsp:val=&quot;006830EF&quot;/&gt;&lt;wsp:rsid wsp:val=&quot;006844DD&quot;/&gt;&lt;wsp:rsid wsp:val=&quot;0068599E&quot;/&gt;&lt;wsp:rsid wsp:val=&quot;00686525&quot;/&gt;&lt;wsp:rsid wsp:val=&quot;00686667&quot;/&gt;&lt;wsp:rsid wsp:val=&quot;00686D05&quot;/&gt;&lt;wsp:rsid wsp:val=&quot;006905BA&quot;/&gt;&lt;wsp:rsid wsp:val=&quot;00691387&quot;/&gt;&lt;wsp:rsid wsp:val=&quot;006924A1&quot;/&gt;&lt;wsp:rsid wsp:val=&quot;00692AF4&quot;/&gt;&lt;wsp:rsid wsp:val=&quot;00694400&quot;/&gt;&lt;wsp:rsid wsp:val=&quot;00694BD3&quot;/&gt;&lt;wsp:rsid wsp:val=&quot;00694F22&quot;/&gt;&lt;wsp:rsid wsp:val=&quot;006959AB&quot;/&gt;&lt;wsp:rsid wsp:val=&quot;00695F1E&quot;/&gt;&lt;wsp:rsid wsp:val=&quot;006960DB&quot;/&gt;&lt;wsp:rsid wsp:val=&quot;0069618C&quot;/&gt;&lt;wsp:rsid wsp:val=&quot;006A3450&quot;/&gt;&lt;wsp:rsid wsp:val=&quot;006A44FB&quot;/&gt;&lt;wsp:rsid wsp:val=&quot;006A498C&quot;/&gt;&lt;wsp:rsid wsp:val=&quot;006A528D&quot;/&gt;&lt;wsp:rsid wsp:val=&quot;006A53AE&quot;/&gt;&lt;wsp:rsid wsp:val=&quot;006A53F4&quot;/&gt;&lt;wsp:rsid wsp:val=&quot;006A57E7&quot;/&gt;&lt;wsp:rsid wsp:val=&quot;006A5CD1&quot;/&gt;&lt;wsp:rsid wsp:val=&quot;006A659A&quot;/&gt;&lt;wsp:rsid wsp:val=&quot;006B0AE0&quot;/&gt;&lt;wsp:rsid wsp:val=&quot;006B168B&quot;/&gt;&lt;wsp:rsid wsp:val=&quot;006B307E&quot;/&gt;&lt;wsp:rsid wsp:val=&quot;006B38EF&quot;/&gt;&lt;wsp:rsid wsp:val=&quot;006B39A3&quot;/&gt;&lt;wsp:rsid wsp:val=&quot;006B3FA4&quot;/&gt;&lt;wsp:rsid wsp:val=&quot;006B4DD2&quot;/&gt;&lt;wsp:rsid wsp:val=&quot;006B5F14&quot;/&gt;&lt;wsp:rsid wsp:val=&quot;006B629C&quot;/&gt;&lt;wsp:rsid wsp:val=&quot;006B68F0&quot;/&gt;&lt;wsp:rsid wsp:val=&quot;006B6FA6&quot;/&gt;&lt;wsp:rsid wsp:val=&quot;006B7192&quot;/&gt;&lt;wsp:rsid wsp:val=&quot;006B729F&quot;/&gt;&lt;wsp:rsid wsp:val=&quot;006B78AF&quot;/&gt;&lt;wsp:rsid wsp:val=&quot;006B7AD4&quot;/&gt;&lt;wsp:rsid wsp:val=&quot;006B7F82&quot;/&gt;&lt;wsp:rsid wsp:val=&quot;006C1A58&quot;/&gt;&lt;wsp:rsid wsp:val=&quot;006C23CB&quot;/&gt;&lt;wsp:rsid wsp:val=&quot;006C4AE6&quot;/&gt;&lt;wsp:rsid wsp:val=&quot;006C5E1D&quot;/&gt;&lt;wsp:rsid wsp:val=&quot;006C5EC5&quot;/&gt;&lt;wsp:rsid wsp:val=&quot;006C5F13&quot;/&gt;&lt;wsp:rsid wsp:val=&quot;006C7439&quot;/&gt;&lt;wsp:rsid wsp:val=&quot;006C7520&quot;/&gt;&lt;wsp:rsid wsp:val=&quot;006D02A6&quot;/&gt;&lt;wsp:rsid wsp:val=&quot;006D1528&quot;/&gt;&lt;wsp:rsid wsp:val=&quot;006D156F&quot;/&gt;&lt;wsp:rsid wsp:val=&quot;006D1A3D&quot;/&gt;&lt;wsp:rsid wsp:val=&quot;006D3FD4&quot;/&gt;&lt;wsp:rsid wsp:val=&quot;006D44E7&quot;/&gt;&lt;wsp:rsid wsp:val=&quot;006D459C&quot;/&gt;&lt;wsp:rsid wsp:val=&quot;006D495A&quot;/&gt;&lt;wsp:rsid wsp:val=&quot;006D5994&quot;/&gt;&lt;wsp:rsid wsp:val=&quot;006D5B9F&quot;/&gt;&lt;wsp:rsid wsp:val=&quot;006D75F4&quot;/&gt;&lt;wsp:rsid wsp:val=&quot;006D7B63&quot;/&gt;&lt;wsp:rsid wsp:val=&quot;006E02F5&quot;/&gt;&lt;wsp:rsid wsp:val=&quot;006E0B74&quot;/&gt;&lt;wsp:rsid wsp:val=&quot;006E185E&quot;/&gt;&lt;wsp:rsid wsp:val=&quot;006E19A1&quot;/&gt;&lt;wsp:rsid wsp:val=&quot;006E1BF5&quot;/&gt;&lt;wsp:rsid wsp:val=&quot;006E1CA3&quot;/&gt;&lt;wsp:rsid wsp:val=&quot;006E203A&quot;/&gt;&lt;wsp:rsid wsp:val=&quot;006E3833&quot;/&gt;&lt;wsp:rsid wsp:val=&quot;006E42E4&quot;/&gt;&lt;wsp:rsid wsp:val=&quot;006E5246&quot;/&gt;&lt;wsp:rsid wsp:val=&quot;006E5252&quot;/&gt;&lt;wsp:rsid wsp:val=&quot;006E76A1&quot;/&gt;&lt;wsp:rsid wsp:val=&quot;006E7916&quot;/&gt;&lt;wsp:rsid wsp:val=&quot;006F0286&quot;/&gt;&lt;wsp:rsid wsp:val=&quot;006F0C9F&quot;/&gt;&lt;wsp:rsid wsp:val=&quot;006F20FD&quot;/&gt;&lt;wsp:rsid wsp:val=&quot;006F4728&quot;/&gt;&lt;wsp:rsid wsp:val=&quot;006F6C2B&quot;/&gt;&lt;wsp:rsid wsp:val=&quot;006F6DCE&quot;/&gt;&lt;wsp:rsid wsp:val=&quot;006F772C&quot;/&gt;&lt;wsp:rsid wsp:val=&quot;006F7DC2&quot;/&gt;&lt;wsp:rsid wsp:val=&quot;00700212&quot;/&gt;&lt;wsp:rsid wsp:val=&quot;00700966&quot;/&gt;&lt;wsp:rsid wsp:val=&quot;00701136&quot;/&gt;&lt;wsp:rsid wsp:val=&quot;007011D7&quot;/&gt;&lt;wsp:rsid wsp:val=&quot;0070194D&quot;/&gt;&lt;wsp:rsid wsp:val=&quot;0070279B&quot;/&gt;&lt;wsp:rsid wsp:val=&quot;0070351A&quot;/&gt;&lt;wsp:rsid wsp:val=&quot;00706322&quot;/&gt;&lt;wsp:rsid wsp:val=&quot;00706F11&quot;/&gt;&lt;wsp:rsid wsp:val=&quot;007073D6&quot;/&gt;&lt;wsp:rsid wsp:val=&quot;00707827&quot;/&gt;&lt;wsp:rsid wsp:val=&quot;00710886&quot;/&gt;&lt;wsp:rsid wsp:val=&quot;007114CF&quot;/&gt;&lt;wsp:rsid wsp:val=&quot;007115BE&quot;/&gt;&lt;wsp:rsid wsp:val=&quot;00711CEA&quot;/&gt;&lt;wsp:rsid wsp:val=&quot;00712A1E&quot;/&gt;&lt;wsp:rsid wsp:val=&quot;00714398&quot;/&gt;&lt;wsp:rsid wsp:val=&quot;007165D5&quot;/&gt;&lt;wsp:rsid wsp:val=&quot;00716A3E&quot;/&gt;&lt;wsp:rsid wsp:val=&quot;00717798&quot;/&gt;&lt;wsp:rsid wsp:val=&quot;007200A1&quot;/&gt;&lt;wsp:rsid wsp:val=&quot;00720357&quot;/&gt;&lt;wsp:rsid wsp:val=&quot;007209E3&quot;/&gt;&lt;wsp:rsid wsp:val=&quot;007211DF&quot;/&gt;&lt;wsp:rsid wsp:val=&quot;00722978&quot;/&gt;&lt;wsp:rsid wsp:val=&quot;00723161&quot;/&gt;&lt;wsp:rsid wsp:val=&quot;00723B96&quot;/&gt;&lt;wsp:rsid wsp:val=&quot;00724DEF&quot;/&gt;&lt;wsp:rsid wsp:val=&quot;00724F81&quot;/&gt;&lt;wsp:rsid wsp:val=&quot;0072591D&quot;/&gt;&lt;wsp:rsid wsp:val=&quot;00725ED0&quot;/&gt;&lt;wsp:rsid wsp:val=&quot;00726298&quot;/&gt;&lt;wsp:rsid wsp:val=&quot;007273AE&quot;/&gt;&lt;wsp:rsid wsp:val=&quot;00727569&quot;/&gt;&lt;wsp:rsid wsp:val=&quot;00727A53&quot;/&gt;&lt;wsp:rsid wsp:val=&quot;007308B5&quot;/&gt;&lt;wsp:rsid wsp:val=&quot;00730E1F&quot;/&gt;&lt;wsp:rsid wsp:val=&quot;00730F60&quot;/&gt;&lt;wsp:rsid wsp:val=&quot;00731029&quot;/&gt;&lt;wsp:rsid wsp:val=&quot;0073117F&quot;/&gt;&lt;wsp:rsid wsp:val=&quot;007314ED&quot;/&gt;&lt;wsp:rsid wsp:val=&quot;00731DAF&quot;/&gt;&lt;wsp:rsid wsp:val=&quot;007325B7&quot;/&gt;&lt;wsp:rsid wsp:val=&quot;00733CF6&quot;/&gt;&lt;wsp:rsid wsp:val=&quot;007348BF&quot;/&gt;&lt;wsp:rsid wsp:val=&quot;00734E55&quot;/&gt;&lt;wsp:rsid wsp:val=&quot;00736288&quot;/&gt;&lt;wsp:rsid wsp:val=&quot;00736BE6&quot;/&gt;&lt;wsp:rsid wsp:val=&quot;00737981&quot;/&gt;&lt;wsp:rsid wsp:val=&quot;00740995&quot;/&gt;&lt;wsp:rsid wsp:val=&quot;007417D3&quot;/&gt;&lt;wsp:rsid wsp:val=&quot;007426D3&quot;/&gt;&lt;wsp:rsid wsp:val=&quot;00742E97&quot;/&gt;&lt;wsp:rsid wsp:val=&quot;00743FE0&quot;/&gt;&lt;wsp:rsid wsp:val=&quot;00744EE0&quot;/&gt;&lt;wsp:rsid wsp:val=&quot;007468C7&quot;/&gt;&lt;wsp:rsid wsp:val=&quot;00750EE3&quot;/&gt;&lt;wsp:rsid wsp:val=&quot;007510E7&quot;/&gt;&lt;wsp:rsid wsp:val=&quot;00751F3F&quot;/&gt;&lt;wsp:rsid wsp:val=&quot;00752FB6&quot;/&gt;&lt;wsp:rsid wsp:val=&quot;00753294&quot;/&gt;&lt;wsp:rsid wsp:val=&quot;00753549&quot;/&gt;&lt;wsp:rsid wsp:val=&quot;007536EF&quot;/&gt;&lt;wsp:rsid wsp:val=&quot;00753BCA&quot;/&gt;&lt;wsp:rsid wsp:val=&quot;00754245&quot;/&gt;&lt;wsp:rsid wsp:val=&quot;007563BD&quot;/&gt;&lt;wsp:rsid wsp:val=&quot;007566F2&quot;/&gt;&lt;wsp:rsid wsp:val=&quot;00756B77&quot;/&gt;&lt;wsp:rsid wsp:val=&quot;00756EB1&quot;/&gt;&lt;wsp:rsid wsp:val=&quot;0076091E&quot;/&gt;&lt;wsp:rsid wsp:val=&quot;00760E72&quot;/&gt;&lt;wsp:rsid wsp:val=&quot;0076141A&quot;/&gt;&lt;wsp:rsid wsp:val=&quot;00761662&quot;/&gt;&lt;wsp:rsid wsp:val=&quot;00762A9D&quot;/&gt;&lt;wsp:rsid wsp:val=&quot;00764669&quot;/&gt;&lt;wsp:rsid wsp:val=&quot;00765116&quot;/&gt;&lt;wsp:rsid wsp:val=&quot;007667AD&quot;/&gt;&lt;wsp:rsid wsp:val=&quot;00766F79&quot;/&gt;&lt;wsp:rsid wsp:val=&quot;0076706E&quot;/&gt;&lt;wsp:rsid wsp:val=&quot;007671CF&quot;/&gt;&lt;wsp:rsid wsp:val=&quot;007676C3&quot;/&gt;&lt;wsp:rsid wsp:val=&quot;00770BE8&quot;/&gt;&lt;wsp:rsid wsp:val=&quot;00770C24&quot;/&gt;&lt;wsp:rsid wsp:val=&quot;00770F15&quot;/&gt;&lt;wsp:rsid wsp:val=&quot;00771A9A&quot;/&gt;&lt;wsp:rsid wsp:val=&quot;00771E1F&quot;/&gt;&lt;wsp:rsid wsp:val=&quot;007723E7&quot;/&gt;&lt;wsp:rsid wsp:val=&quot;0077305C&quot;/&gt;&lt;wsp:rsid wsp:val=&quot;007735AB&quot;/&gt;&lt;wsp:rsid wsp:val=&quot;007738E3&quot;/&gt;&lt;wsp:rsid wsp:val=&quot;00773AC7&quot;/&gt;&lt;wsp:rsid wsp:val=&quot;007758C6&quot;/&gt;&lt;wsp:rsid wsp:val=&quot;007769AA&quot;/&gt;&lt;wsp:rsid wsp:val=&quot;0077EFFA&quot;/&gt;&lt;wsp:rsid wsp:val=&quot;007808D2&quot;/&gt;&lt;wsp:rsid wsp:val=&quot;00781408&quot;/&gt;&lt;wsp:rsid wsp:val=&quot;00781A6B&quot;/&gt;&lt;wsp:rsid wsp:val=&quot;00781D26&quot;/&gt;&lt;wsp:rsid wsp:val=&quot;00781D57&quot;/&gt;&lt;wsp:rsid wsp:val=&quot;0078338A&quot;/&gt;&lt;wsp:rsid wsp:val=&quot;00783494&quot;/&gt;&lt;wsp:rsid wsp:val=&quot;00784064&quot;/&gt;&lt;wsp:rsid wsp:val=&quot;007846CE&quot;/&gt;&lt;wsp:rsid wsp:val=&quot;00785423&quot;/&gt;&lt;wsp:rsid wsp:val=&quot;007871BA&quot;/&gt;&lt;wsp:rsid wsp:val=&quot;00791DBB&quot;/&gt;&lt;wsp:rsid wsp:val=&quot;00792DE8&quot;/&gt;&lt;wsp:rsid wsp:val=&quot;00793695&quot;/&gt;&lt;wsp:rsid wsp:val=&quot;00794D6A&quot;/&gt;&lt;wsp:rsid wsp:val=&quot;00795BE4&quot;/&gt;&lt;wsp:rsid wsp:val=&quot;00797371&quot;/&gt;&lt;wsp:rsid wsp:val=&quot;007974E5&quot;/&gt;&lt;wsp:rsid wsp:val=&quot;00797877&quot;/&gt;&lt;wsp:rsid wsp:val=&quot;00797F42&quot;/&gt;&lt;wsp:rsid wsp:val=&quot;007A0B86&quot;/&gt;&lt;wsp:rsid wsp:val=&quot;007A2CE9&quot;/&gt;&lt;wsp:rsid wsp:val=&quot;007A333C&quot;/&gt;&lt;wsp:rsid wsp:val=&quot;007A3587&quot;/&gt;&lt;wsp:rsid wsp:val=&quot;007A4A94&quot;/&gt;&lt;wsp:rsid wsp:val=&quot;007A4CDD&quot;/&gt;&lt;wsp:rsid wsp:val=&quot;007A53E9&quot;/&gt;&lt;wsp:rsid wsp:val=&quot;007A6F71&quot;/&gt;&lt;wsp:rsid wsp:val=&quot;007B00D6&quot;/&gt;&lt;wsp:rsid wsp:val=&quot;007B0610&quot;/&gt;&lt;wsp:rsid wsp:val=&quot;007B06DE&quot;/&gt;&lt;wsp:rsid wsp:val=&quot;007B112C&quot;/&gt;&lt;wsp:rsid wsp:val=&quot;007B192E&quot;/&gt;&lt;wsp:rsid wsp:val=&quot;007B1F6D&quot;/&gt;&lt;wsp:rsid wsp:val=&quot;007B232F&quot;/&gt;&lt;wsp:rsid wsp:val=&quot;007B3813&quot;/&gt;&lt;wsp:rsid wsp:val=&quot;007B5231&quot;/&gt;&lt;wsp:rsid wsp:val=&quot;007B5719&quot;/&gt;&lt;wsp:rsid wsp:val=&quot;007B6D0E&quot;/&gt;&lt;wsp:rsid wsp:val=&quot;007B6E11&quot;/&gt;&lt;wsp:rsid wsp:val=&quot;007B6EB6&quot;/&gt;&lt;wsp:rsid wsp:val=&quot;007C0A68&quot;/&gt;&lt;wsp:rsid wsp:val=&quot;007C0AA8&quot;/&gt;&lt;wsp:rsid wsp:val=&quot;007C27AA&quot;/&gt;&lt;wsp:rsid wsp:val=&quot;007C3461&quot;/&gt;&lt;wsp:rsid wsp:val=&quot;007C3F23&quot;/&gt;&lt;wsp:rsid wsp:val=&quot;007C441B&quot;/&gt;&lt;wsp:rsid wsp:val=&quot;007C4873&quot;/&gt;&lt;wsp:rsid wsp:val=&quot;007C773F&quot;/&gt;&lt;wsp:rsid wsp:val=&quot;007D027D&quot;/&gt;&lt;wsp:rsid wsp:val=&quot;007D13F7&quot;/&gt;&lt;wsp:rsid wsp:val=&quot;007D1815&quot;/&gt;&lt;wsp:rsid wsp:val=&quot;007D1BF8&quot;/&gt;&lt;wsp:rsid wsp:val=&quot;007D27DC&quot;/&gt;&lt;wsp:rsid wsp:val=&quot;007D2A66&quot;/&gt;&lt;wsp:rsid wsp:val=&quot;007D61BC&quot;/&gt;&lt;wsp:rsid wsp:val=&quot;007D6FC0&quot;/&gt;&lt;wsp:rsid wsp:val=&quot;007D7B25&quot;/&gt;&lt;wsp:rsid wsp:val=&quot;007DB92A&quot;/&gt;&lt;wsp:rsid wsp:val=&quot;007E1965&quot;/&gt;&lt;wsp:rsid wsp:val=&quot;007E1CA5&quot;/&gt;&lt;wsp:rsid wsp:val=&quot;007E2610&quot;/&gt;&lt;wsp:rsid wsp:val=&quot;007E2A78&quot;/&gt;&lt;wsp:rsid wsp:val=&quot;007E2FE5&quot;/&gt;&lt;wsp:rsid wsp:val=&quot;007E422B&quot;/&gt;&lt;wsp:rsid wsp:val=&quot;007E4891&quot;/&gt;&lt;wsp:rsid wsp:val=&quot;007E518D&quot;/&gt;&lt;wsp:rsid wsp:val=&quot;007E5BE4&quot;/&gt;&lt;wsp:rsid wsp:val=&quot;007E63B2&quot;/&gt;&lt;wsp:rsid wsp:val=&quot;007E6FD6&quot;/&gt;&lt;wsp:rsid wsp:val=&quot;007EA3E6&quot;/&gt;&lt;wsp:rsid wsp:val=&quot;007F01DE&quot;/&gt;&lt;wsp:rsid wsp:val=&quot;007F0B7A&quot;/&gt;&lt;wsp:rsid wsp:val=&quot;007F1D1C&quot;/&gt;&lt;wsp:rsid wsp:val=&quot;007F217C&quot;/&gt;&lt;wsp:rsid wsp:val=&quot;007F2C55&quot;/&gt;&lt;wsp:rsid wsp:val=&quot;007F39C5&quot;/&gt;&lt;wsp:rsid wsp:val=&quot;007F436D&quot;/&gt;&lt;wsp:rsid wsp:val=&quot;007F4794&quot;/&gt;&lt;wsp:rsid wsp:val=&quot;007F5ACF&quot;/&gt;&lt;wsp:rsid wsp:val=&quot;007F5E06&quot;/&gt;&lt;wsp:rsid wsp:val=&quot;007F5E19&quot;/&gt;&lt;wsp:rsid wsp:val=&quot;007F6D9D&quot;/&gt;&lt;wsp:rsid wsp:val=&quot;007F7FBB&quot;/&gt;&lt;wsp:rsid wsp:val=&quot;008030BF&quot;/&gt;&lt;wsp:rsid wsp:val=&quot;008032A3&quot;/&gt;&lt;wsp:rsid wsp:val=&quot;00803AAD&quot;/&gt;&lt;wsp:rsid wsp:val=&quot;00805223&quot;/&gt;&lt;wsp:rsid wsp:val=&quot;00805260&quot;/&gt;&lt;wsp:rsid wsp:val=&quot;00806C91&quot;/&gt;&lt;wsp:rsid wsp:val=&quot;008071B9&quot;/&gt;&lt;wsp:rsid wsp:val=&quot;008074A3&quot;/&gt;&lt;wsp:rsid wsp:val=&quot;00810A07&quot;/&gt;&lt;wsp:rsid wsp:val=&quot;00813528&quot;/&gt;&lt;wsp:rsid wsp:val=&quot;00813AD2&quot;/&gt;&lt;wsp:rsid wsp:val=&quot;00813E7E&quot;/&gt;&lt;wsp:rsid wsp:val=&quot;008148C4&quot;/&gt;&lt;wsp:rsid wsp:val=&quot;00814D6D&quot;/&gt;&lt;wsp:rsid wsp:val=&quot;00815F23&quot;/&gt;&lt;wsp:rsid wsp:val=&quot;0081721C&quot;/&gt;&lt;wsp:rsid wsp:val=&quot;00817DFB&quot;/&gt;&lt;wsp:rsid wsp:val=&quot;00820017&quot;/&gt;&lt;wsp:rsid wsp:val=&quot;008209CE&quot;/&gt;&lt;wsp:rsid wsp:val=&quot;008209E9&quot;/&gt;&lt;wsp:rsid wsp:val=&quot;00822BEA&quot;/&gt;&lt;wsp:rsid wsp:val=&quot;00824086&quot;/&gt;&lt;wsp:rsid wsp:val=&quot;008242EB&quot;/&gt;&lt;wsp:rsid wsp:val=&quot;00824321&quot;/&gt;&lt;wsp:rsid wsp:val=&quot;00824A4D&quot;/&gt;&lt;wsp:rsid wsp:val=&quot;00825371&quot;/&gt;&lt;wsp:rsid wsp:val=&quot;00826245&quot;/&gt;&lt;wsp:rsid wsp:val=&quot;0082631E&quot;/&gt;&lt;wsp:rsid wsp:val=&quot;00826449&quot;/&gt;&lt;wsp:rsid wsp:val=&quot;00826472&quot;/&gt;&lt;wsp:rsid wsp:val=&quot;00826C3F&quot;/&gt;&lt;wsp:rsid wsp:val=&quot;00826D49&quot;/&gt;&lt;wsp:rsid wsp:val=&quot;00827DC3&quot;/&gt;&lt;wsp:rsid wsp:val=&quot;00827EDA&quot;/&gt;&lt;wsp:rsid wsp:val=&quot;008302BC&quot;/&gt;&lt;wsp:rsid wsp:val=&quot;00831660&quot;/&gt;&lt;wsp:rsid wsp:val=&quot;008324FB&quot;/&gt;&lt;wsp:rsid wsp:val=&quot;00833144&quot;/&gt;&lt;wsp:rsid wsp:val=&quot;008342B7&quot;/&gt;&lt;wsp:rsid wsp:val=&quot;00835AF4&quot;/&gt;&lt;wsp:rsid wsp:val=&quot;00835D7F&quot;/&gt;&lt;wsp:rsid wsp:val=&quot;0084175D&quot;/&gt;&lt;wsp:rsid wsp:val=&quot;00841B26&quot;/&gt;&lt;wsp:rsid wsp:val=&quot;0084377A&quot;/&gt;&lt;wsp:rsid wsp:val=&quot;0084476D&quot;/&gt;&lt;wsp:rsid wsp:val=&quot;0084583E&quot;/&gt;&lt;wsp:rsid wsp:val=&quot;00845A90&quot;/&gt;&lt;wsp:rsid wsp:val=&quot;00851310&quot;/&gt;&lt;wsp:rsid wsp:val=&quot;00851B2B&quot;/&gt;&lt;wsp:rsid wsp:val=&quot;00852919&quot;/&gt;&lt;wsp:rsid wsp:val=&quot;00852D09&quot;/&gt;&lt;wsp:rsid wsp:val=&quot;00853F4F&quot;/&gt;&lt;wsp:rsid wsp:val=&quot;00855A27&quot;/&gt;&lt;wsp:rsid wsp:val=&quot;00856801&quot;/&gt;&lt;wsp:rsid wsp:val=&quot;008571DA&quot;/&gt;&lt;wsp:rsid wsp:val=&quot;00860E5C&quot;/&gt;&lt;wsp:rsid wsp:val=&quot;00860F89&quot;/&gt;&lt;wsp:rsid wsp:val=&quot;0086133C&quot;/&gt;&lt;wsp:rsid wsp:val=&quot;00862E48&quot;/&gt;&lt;wsp:rsid wsp:val=&quot;00863A7A&quot;/&gt;&lt;wsp:rsid wsp:val=&quot;00863C7A&quot;/&gt;&lt;wsp:rsid wsp:val=&quot;00864424&quot;/&gt;&lt;wsp:rsid wsp:val=&quot;00864890&quot;/&gt;&lt;wsp:rsid wsp:val=&quot;0086698E&quot;/&gt;&lt;wsp:rsid wsp:val=&quot;0087043F&quot;/&gt;&lt;wsp:rsid wsp:val=&quot;00871B73&quot;/&gt;&lt;wsp:rsid wsp:val=&quot;00872BE1&quot;/&gt;&lt;wsp:rsid wsp:val=&quot;00873506&quot;/&gt;&lt;wsp:rsid wsp:val=&quot;00873926&quot;/&gt;&lt;wsp:rsid wsp:val=&quot;0087428F&quot;/&gt;&lt;wsp:rsid wsp:val=&quot;008746D8&quot;/&gt;&lt;wsp:rsid wsp:val=&quot;008747DF&quot;/&gt;&lt;wsp:rsid wsp:val=&quot;00874F4C&quot;/&gt;&lt;wsp:rsid wsp:val=&quot;00877004&quot;/&gt;&lt;wsp:rsid wsp:val=&quot;008771D6&quot;/&gt;&lt;wsp:rsid wsp:val=&quot;008773F7&quot;/&gt;&lt;wsp:rsid wsp:val=&quot;00880223&quot;/&gt;&lt;wsp:rsid wsp:val=&quot;00881BA2&quot;/&gt;&lt;wsp:rsid wsp:val=&quot;00881D27&quot;/&gt;&lt;wsp:rsid wsp:val=&quot;0088254E&quot;/&gt;&lt;wsp:rsid wsp:val=&quot;008834E3&quot;/&gt;&lt;wsp:rsid wsp:val=&quot;00885240&quot;/&gt;&lt;wsp:rsid wsp:val=&quot;00885341&quot;/&gt;&lt;wsp:rsid wsp:val=&quot;00885F99&quot;/&gt;&lt;wsp:rsid wsp:val=&quot;008862EF&quot;/&gt;&lt;wsp:rsid wsp:val=&quot;00886576&quot;/&gt;&lt;wsp:rsid wsp:val=&quot;00886849&quot;/&gt;&lt;wsp:rsid wsp:val=&quot;0088726C&quot;/&gt;&lt;wsp:rsid wsp:val=&quot;008874F2&quot;/&gt;&lt;wsp:rsid wsp:val=&quot;00887935&quot;/&gt;&lt;wsp:rsid wsp:val=&quot;00887B65&quot;/&gt;&lt;wsp:rsid wsp:val=&quot;00890FBE&quot;/&gt;&lt;wsp:rsid wsp:val=&quot;00891454&quot;/&gt;&lt;wsp:rsid wsp:val=&quot;00891D8F&quot;/&gt;&lt;wsp:rsid wsp:val=&quot;00893751&quot;/&gt;&lt;wsp:rsid wsp:val=&quot;0089502C&quot;/&gt;&lt;wsp:rsid wsp:val=&quot;008957D5&quot;/&gt;&lt;wsp:rsid wsp:val=&quot;00895A2C&quot;/&gt;&lt;wsp:rsid wsp:val=&quot;00895D29&quot;/&gt;&lt;wsp:rsid wsp:val=&quot;00895E33&quot;/&gt;&lt;wsp:rsid wsp:val=&quot;0089675D&quot;/&gt;&lt;wsp:rsid wsp:val=&quot;0089691B&quot;/&gt;&lt;wsp:rsid wsp:val=&quot;00896BA4&quot;/&gt;&lt;wsp:rsid wsp:val=&quot;00896FA1&quot;/&gt;&lt;wsp:rsid wsp:val=&quot;008A0BCA&quot;/&gt;&lt;wsp:rsid wsp:val=&quot;008A1237&quot;/&gt;&lt;wsp:rsid wsp:val=&quot;008A266F&quot;/&gt;&lt;wsp:rsid wsp:val=&quot;008A2835&quot;/&gt;&lt;wsp:rsid wsp:val=&quot;008A29AC&quot;/&gt;&lt;wsp:rsid wsp:val=&quot;008A29CC&quot;/&gt;&lt;wsp:rsid wsp:val=&quot;008A3965&quot;/&gt;&lt;wsp:rsid wsp:val=&quot;008A435F&quot;/&gt;&lt;wsp:rsid wsp:val=&quot;008A455D&quot;/&gt;&lt;wsp:rsid wsp:val=&quot;008A4788&quot;/&gt;&lt;wsp:rsid wsp:val=&quot;008A484F&quot;/&gt;&lt;wsp:rsid wsp:val=&quot;008A4F3E&quot;/&gt;&lt;wsp:rsid wsp:val=&quot;008A6FAF&quot;/&gt;&lt;wsp:rsid wsp:val=&quot;008A7024&quot;/&gt;&lt;wsp:rsid wsp:val=&quot;008A7872&quot;/&gt;&lt;wsp:rsid wsp:val=&quot;008A7922&quot;/&gt;&lt;wsp:rsid wsp:val=&quot;008B3F67&quot;/&gt;&lt;wsp:rsid wsp:val=&quot;008B4B04&quot;/&gt;&lt;wsp:rsid wsp:val=&quot;008B5ADB&quot;/&gt;&lt;wsp:rsid wsp:val=&quot;008B5EF4&quot;/&gt;&lt;wsp:rsid wsp:val=&quot;008C0E58&quot;/&gt;&lt;wsp:rsid wsp:val=&quot;008C28A4&quot;/&gt;&lt;wsp:rsid wsp:val=&quot;008C2FA6&quot;/&gt;&lt;wsp:rsid wsp:val=&quot;008C3F80&quot;/&gt;&lt;wsp:rsid wsp:val=&quot;008C4586&quot;/&gt;&lt;wsp:rsid wsp:val=&quot;008C47BD&quot;/&gt;&lt;wsp:rsid wsp:val=&quot;008C6536&quot;/&gt;&lt;wsp:rsid wsp:val=&quot;008C6B12&quot;/&gt;&lt;wsp:rsid wsp:val=&quot;008C7656&quot;/&gt;&lt;wsp:rsid wsp:val=&quot;008D04B1&quot;/&gt;&lt;wsp:rsid wsp:val=&quot;008D2C14&quot;/&gt;&lt;wsp:rsid wsp:val=&quot;008D3C76&quot;/&gt;&lt;wsp:rsid wsp:val=&quot;008D48C1&quot;/&gt;&lt;wsp:rsid wsp:val=&quot;008D49C5&quot;/&gt;&lt;wsp:rsid wsp:val=&quot;008D559E&quot;/&gt;&lt;wsp:rsid wsp:val=&quot;008D609D&quot;/&gt;&lt;wsp:rsid wsp:val=&quot;008D6627&quot;/&gt;&lt;wsp:rsid wsp:val=&quot;008D67F4&quot;/&gt;&lt;wsp:rsid wsp:val=&quot;008E1161&quot;/&gt;&lt;wsp:rsid wsp:val=&quot;008E1F20&quot;/&gt;&lt;wsp:rsid wsp:val=&quot;008E1FE2&quot;/&gt;&lt;wsp:rsid wsp:val=&quot;008E2E15&quot;/&gt;&lt;wsp:rsid wsp:val=&quot;008E3058&quot;/&gt;&lt;wsp:rsid wsp:val=&quot;008E3990&quot;/&gt;&lt;wsp:rsid wsp:val=&quot;008E652D&quot;/&gt;&lt;wsp:rsid wsp:val=&quot;008E76D7&quot;/&gt;&lt;wsp:rsid wsp:val=&quot;008F03DF&quot;/&gt;&lt;wsp:rsid wsp:val=&quot;008F0AC8&quot;/&gt;&lt;wsp:rsid wsp:val=&quot;008F1065&quot;/&gt;&lt;wsp:rsid wsp:val=&quot;008F132E&quot;/&gt;&lt;wsp:rsid wsp:val=&quot;008F13B5&quot;/&gt;&lt;wsp:rsid wsp:val=&quot;008F2C19&quot;/&gt;&lt;wsp:rsid wsp:val=&quot;008F3BBA&quot;/&gt;&lt;wsp:rsid wsp:val=&quot;008F4E6C&quot;/&gt;&lt;wsp:rsid wsp:val=&quot;008F5BDB&quot;/&gt;&lt;wsp:rsid wsp:val=&quot;008F6377&quot;/&gt;&lt;wsp:rsid wsp:val=&quot;008F676A&quot;/&gt;&lt;wsp:rsid wsp:val=&quot;008F6AB1&quot;/&gt;&lt;wsp:rsid wsp:val=&quot;008F6DFC&quot;/&gt;&lt;wsp:rsid wsp:val=&quot;008F71B5&quot;/&gt;&lt;wsp:rsid wsp:val=&quot;00900A13&quot;/&gt;&lt;wsp:rsid wsp:val=&quot;00905051&quot;/&gt;&lt;wsp:rsid wsp:val=&quot;00905C82&quot;/&gt;&lt;wsp:rsid wsp:val=&quot;00905D81&quot;/&gt;&lt;wsp:rsid wsp:val=&quot;009065BE&quot;/&gt;&lt;wsp:rsid wsp:val=&quot;00910177&quot;/&gt;&lt;wsp:rsid wsp:val=&quot;0091040C&quot;/&gt;&lt;wsp:rsid wsp:val=&quot;009109B4&quot;/&gt;&lt;wsp:rsid wsp:val=&quot;00910C25&quot;/&gt;&lt;wsp:rsid wsp:val=&quot;009115FF&quot;/&gt;&lt;wsp:rsid wsp:val=&quot;00911AB1&quot;/&gt;&lt;wsp:rsid wsp:val=&quot;00911AEB&quot;/&gt;&lt;wsp:rsid wsp:val=&quot;00911EE9&quot;/&gt;&lt;wsp:rsid wsp:val=&quot;00912286&quot;/&gt;&lt;wsp:rsid wsp:val=&quot;00915A5F&quot;/&gt;&lt;wsp:rsid wsp:val=&quot;00915B26&quot;/&gt;&lt;wsp:rsid wsp:val=&quot;00915DE4&quot;/&gt;&lt;wsp:rsid wsp:val=&quot;00916B41&quot;/&gt;&lt;wsp:rsid wsp:val=&quot;00916D36&quot;/&gt;&lt;wsp:rsid wsp:val=&quot;00916DF6&quot;/&gt;&lt;wsp:rsid wsp:val=&quot;009171BC&quot;/&gt;&lt;wsp:rsid wsp:val=&quot;00917E89&quot;/&gt;&lt;wsp:rsid wsp:val=&quot;00920AB2&quot;/&gt;&lt;wsp:rsid wsp:val=&quot;00920E05&quot;/&gt;&lt;wsp:rsid wsp:val=&quot;0092101F&quot;/&gt;&lt;wsp:rsid wsp:val=&quot;0092120B&quot;/&gt;&lt;wsp:rsid wsp:val=&quot;009215B7&quot;/&gt;&lt;wsp:rsid wsp:val=&quot;0092186B&quot;/&gt;&lt;wsp:rsid wsp:val=&quot;009226F7&quot;/&gt;&lt;wsp:rsid wsp:val=&quot;00924E43&quot;/&gt;&lt;wsp:rsid wsp:val=&quot;009253FF&quot;/&gt;&lt;wsp:rsid wsp:val=&quot;0092604F&quot;/&gt;&lt;wsp:rsid wsp:val=&quot;00926E9B&quot;/&gt;&lt;wsp:rsid wsp:val=&quot;00927B9B&quot;/&gt;&lt;wsp:rsid wsp:val=&quot;00930095&quot;/&gt;&lt;wsp:rsid wsp:val=&quot;00930F78&quot;/&gt;&lt;wsp:rsid wsp:val=&quot;00931AB2&quot;/&gt;&lt;wsp:rsid wsp:val=&quot;009323DE&quot;/&gt;&lt;wsp:rsid wsp:val=&quot;00933374&quot;/&gt;&lt;wsp:rsid wsp:val=&quot;00933A19&quot;/&gt;&lt;wsp:rsid wsp:val=&quot;00935F38&quot;/&gt;&lt;wsp:rsid wsp:val=&quot;00936A5D&quot;/&gt;&lt;wsp:rsid wsp:val=&quot;00936D43&quot;/&gt;&lt;wsp:rsid wsp:val=&quot;0093774E&quot;/&gt;&lt;wsp:rsid wsp:val=&quot;0094296F&quot;/&gt;&lt;wsp:rsid wsp:val=&quot;009429EE&quot;/&gt;&lt;wsp:rsid wsp:val=&quot;00942D1A&quot;/&gt;&lt;wsp:rsid wsp:val=&quot;00944473&quot;/&gt;&lt;wsp:rsid wsp:val=&quot;00944C73&quot;/&gt;&lt;wsp:rsid wsp:val=&quot;0094663C&quot;/&gt;&lt;wsp:rsid wsp:val=&quot;00946DF6&quot;/&gt;&lt;wsp:rsid wsp:val=&quot;0094728E&quot;/&gt;&lt;wsp:rsid wsp:val=&quot;0095085F&quot;/&gt;&lt;wsp:rsid wsp:val=&quot;009512E1&quot;/&gt;&lt;wsp:rsid wsp:val=&quot;00951F3B&quot;/&gt;&lt;wsp:rsid wsp:val=&quot;00952A71&quot;/&gt;&lt;wsp:rsid wsp:val=&quot;0095313C&quot;/&gt;&lt;wsp:rsid wsp:val=&quot;009539C1&quot;/&gt;&lt;wsp:rsid wsp:val=&quot;00953E2B&quot;/&gt;&lt;wsp:rsid wsp:val=&quot;00955656&quot;/&gt;&lt;wsp:rsid wsp:val=&quot;009558A2&quot;/&gt;&lt;wsp:rsid wsp:val=&quot;00955CFE&quot;/&gt;&lt;wsp:rsid wsp:val=&quot;009569F7&quot;/&gt;&lt;wsp:rsid wsp:val=&quot;009573C3&quot;/&gt;&lt;wsp:rsid wsp:val=&quot;0095787C&quot;/&gt;&lt;wsp:rsid wsp:val=&quot;00961141&quot;/&gt;&lt;wsp:rsid wsp:val=&quot;009623DD&quot;/&gt;&lt;wsp:rsid wsp:val=&quot;009636E0&quot;/&gt;&lt;wsp:rsid wsp:val=&quot;00964CE9&quot;/&gt;&lt;wsp:rsid wsp:val=&quot;00965F22&quot;/&gt;&lt;wsp:rsid wsp:val=&quot;00967C00&quot;/&gt;&lt;wsp:rsid wsp:val=&quot;0097022C&quot;/&gt;&lt;wsp:rsid wsp:val=&quot;00970742&quot;/&gt;&lt;wsp:rsid wsp:val=&quot;00970F6B&quot;/&gt;&lt;wsp:rsid wsp:val=&quot;00971A6D&quot;/&gt;&lt;wsp:rsid wsp:val=&quot;009722C3&quot;/&gt;&lt;wsp:rsid wsp:val=&quot;0097297F&quot;/&gt;&lt;wsp:rsid wsp:val=&quot;00973ED3&quot;/&gt;&lt;wsp:rsid wsp:val=&quot;00974AF2&quot;/&gt;&lt;wsp:rsid wsp:val=&quot;009764FA&quot;/&gt;&lt;wsp:rsid wsp:val=&quot;0097662D&quot;/&gt;&lt;wsp:rsid wsp:val=&quot;009766CF&quot;/&gt;&lt;wsp:rsid wsp:val=&quot;009770D3&quot;/&gt;&lt;wsp:rsid wsp:val=&quot;00977ACF&quot;/&gt;&lt;wsp:rsid wsp:val=&quot;00977C94&quot;/&gt;&lt;wsp:rsid wsp:val=&quot;009804D4&quot;/&gt;&lt;wsp:rsid wsp:val=&quot;009808BB&quot;/&gt;&lt;wsp:rsid wsp:val=&quot;00982E1C&quot;/&gt;&lt;wsp:rsid wsp:val=&quot;00983A90&quot;/&gt;&lt;wsp:rsid wsp:val=&quot;00986A78&quot;/&gt;&lt;wsp:rsid wsp:val=&quot;00986C4B&quot;/&gt;&lt;wsp:rsid wsp:val=&quot;00986DA9&quot;/&gt;&lt;wsp:rsid wsp:val=&quot;0098CD6C&quot;/&gt;&lt;wsp:rsid wsp:val=&quot;00991A08&quot;/&gt;&lt;wsp:rsid wsp:val=&quot;0099203C&quot;/&gt;&lt;wsp:rsid wsp:val=&quot;00993190&quot;/&gt;&lt;wsp:rsid wsp:val=&quot;00994533&quot;/&gt;&lt;wsp:rsid wsp:val=&quot;00994FE2&quot;/&gt;&lt;wsp:rsid wsp:val=&quot;00995FD0&quot;/&gt;&lt;wsp:rsid wsp:val=&quot;00996BDA&quot;/&gt;&lt;wsp:rsid wsp:val=&quot;009972DA&quot;/&gt;&lt;wsp:rsid wsp:val=&quot;009A1D5E&quot;/&gt;&lt;wsp:rsid wsp:val=&quot;009A1EED&quot;/&gt;&lt;wsp:rsid wsp:val=&quot;009A2BD3&quot;/&gt;&lt;wsp:rsid wsp:val=&quot;009A2DDC&quot;/&gt;&lt;wsp:rsid wsp:val=&quot;009A308D&quot;/&gt;&lt;wsp:rsid wsp:val=&quot;009A5653&quot;/&gt;&lt;wsp:rsid wsp:val=&quot;009A5FDF&quot;/&gt;&lt;wsp:rsid wsp:val=&quot;009A6142&quot;/&gt;&lt;wsp:rsid wsp:val=&quot;009A725E&quot;/&gt;&lt;wsp:rsid wsp:val=&quot;009A7884&quot;/&gt;&lt;wsp:rsid wsp:val=&quot;009B0853&quot;/&gt;&lt;wsp:rsid wsp:val=&quot;009B0E09&quot;/&gt;&lt;wsp:rsid wsp:val=&quot;009B10C6&quot;/&gt;&lt;wsp:rsid wsp:val=&quot;009B3A40&quot;/&gt;&lt;wsp:rsid wsp:val=&quot;009B3CB6&quot;/&gt;&lt;wsp:rsid wsp:val=&quot;009B4054&quot;/&gt;&lt;wsp:rsid wsp:val=&quot;009B4164&quot;/&gt;&lt;wsp:rsid wsp:val=&quot;009B4884&quot;/&gt;&lt;wsp:rsid wsp:val=&quot;009B5F4E&quot;/&gt;&lt;wsp:rsid wsp:val=&quot;009B69F5&quot;/&gt;&lt;wsp:rsid wsp:val=&quot;009B6F26&quot;/&gt;&lt;wsp:rsid wsp:val=&quot;009B7963&quot;/&gt;&lt;wsp:rsid wsp:val=&quot;009C0930&quot;/&gt;&lt;wsp:rsid wsp:val=&quot;009C13FA&quot;/&gt;&lt;wsp:rsid wsp:val=&quot;009C31F3&quot;/&gt;&lt;wsp:rsid wsp:val=&quot;009C4813&quot;/&gt;&lt;wsp:rsid wsp:val=&quot;009C51AC&quot;/&gt;&lt;wsp:rsid wsp:val=&quot;009C5F1D&quot;/&gt;&lt;wsp:rsid wsp:val=&quot;009C5F41&quot;/&gt;&lt;wsp:rsid wsp:val=&quot;009C648B&quot;/&gt;&lt;wsp:rsid wsp:val=&quot;009C655D&quot;/&gt;&lt;wsp:rsid wsp:val=&quot;009C6A7A&quot;/&gt;&lt;wsp:rsid wsp:val=&quot;009C7616&quot;/&gt;&lt;wsp:rsid wsp:val=&quot;009C7C03&quot;/&gt;&lt;wsp:rsid wsp:val=&quot;009D01EB&quot;/&gt;&lt;wsp:rsid wsp:val=&quot;009D0C84&quot;/&gt;&lt;wsp:rsid wsp:val=&quot;009D2607&quot;/&gt;&lt;wsp:rsid wsp:val=&quot;009D304B&quot;/&gt;&lt;wsp:rsid wsp:val=&quot;009D4560&quot;/&gt;&lt;wsp:rsid wsp:val=&quot;009D4C81&quot;/&gt;&lt;wsp:rsid wsp:val=&quot;009D4C97&quot;/&gt;&lt;wsp:rsid wsp:val=&quot;009D4F40&quot;/&gt;&lt;wsp:rsid wsp:val=&quot;009D5ABB&quot;/&gt;&lt;wsp:rsid wsp:val=&quot;009D5AD3&quot;/&gt;&lt;wsp:rsid wsp:val=&quot;009D62D2&quot;/&gt;&lt;wsp:rsid wsp:val=&quot;009D69A4&quot;/&gt;&lt;wsp:rsid wsp:val=&quot;009E1007&quot;/&gt;&lt;wsp:rsid wsp:val=&quot;009E1D7A&quot;/&gt;&lt;wsp:rsid wsp:val=&quot;009E2547&quot;/&gt;&lt;wsp:rsid wsp:val=&quot;009E2C14&quot;/&gt;&lt;wsp:rsid wsp:val=&quot;009E3937&quot;/&gt;&lt;wsp:rsid wsp:val=&quot;009E4302&quot;/&gt;&lt;wsp:rsid wsp:val=&quot;009E47AF&quot;/&gt;&lt;wsp:rsid wsp:val=&quot;009E59D4&quot;/&gt;&lt;wsp:rsid wsp:val=&quot;009E7F67&quot;/&gt;&lt;wsp:rsid wsp:val=&quot;009F0E4A&quot;/&gt;&lt;wsp:rsid wsp:val=&quot;009F0EBC&quot;/&gt;&lt;wsp:rsid wsp:val=&quot;009F2570&quot;/&gt;&lt;wsp:rsid wsp:val=&quot;009F4FA9&quot;/&gt;&lt;wsp:rsid wsp:val=&quot;009F5366&quot;/&gt;&lt;wsp:rsid wsp:val=&quot;00A00BA3&quot;/&gt;&lt;wsp:rsid wsp:val=&quot;00A00F3E&quot;/&gt;&lt;wsp:rsid wsp:val=&quot;00A0146C&quot;/&gt;&lt;wsp:rsid wsp:val=&quot;00A019FC&quot;/&gt;&lt;wsp:rsid wsp:val=&quot;00A01A88&quot;/&gt;&lt;wsp:rsid wsp:val=&quot;00A039BF&quot;/&gt;&lt;wsp:rsid wsp:val=&quot;00A03E2D&quot;/&gt;&lt;wsp:rsid wsp:val=&quot;00A0419F&quot;/&gt;&lt;wsp:rsid wsp:val=&quot;00A04952&quot;/&gt;&lt;wsp:rsid wsp:val=&quot;00A04CC2&quot;/&gt;&lt;wsp:rsid wsp:val=&quot;00A05CB7&quot;/&gt;&lt;wsp:rsid wsp:val=&quot;00A07038&quot;/&gt;&lt;wsp:rsid wsp:val=&quot;00A0796B&quot;/&gt;&lt;wsp:rsid wsp:val=&quot;00A10DBC&quot;/&gt;&lt;wsp:rsid wsp:val=&quot;00A119AD&quot;/&gt;&lt;wsp:rsid wsp:val=&quot;00A11CD3&quot;/&gt;&lt;wsp:rsid wsp:val=&quot;00A121CB&quot;/&gt;&lt;wsp:rsid wsp:val=&quot;00A12C9E&quot;/&gt;&lt;wsp:rsid wsp:val=&quot;00A12CB7&quot;/&gt;&lt;wsp:rsid wsp:val=&quot;00A13094&quot;/&gt;&lt;wsp:rsid wsp:val=&quot;00A136BC&quot;/&gt;&lt;wsp:rsid wsp:val=&quot;00A138EC&quot;/&gt;&lt;wsp:rsid wsp:val=&quot;00A145A0&quot;/&gt;&lt;wsp:rsid wsp:val=&quot;00A1461E&quot;/&gt;&lt;wsp:rsid wsp:val=&quot;00A146FE&quot;/&gt;&lt;wsp:rsid wsp:val=&quot;00A15869&quot;/&gt;&lt;wsp:rsid wsp:val=&quot;00A16364&quot;/&gt;&lt;wsp:rsid wsp:val=&quot;00A20618&quot;/&gt;&lt;wsp:rsid wsp:val=&quot;00A21FC8&quot;/&gt;&lt;wsp:rsid wsp:val=&quot;00A23E48&quot;/&gt;&lt;wsp:rsid wsp:val=&quot;00A246B5&quot;/&gt;&lt;wsp:rsid wsp:val=&quot;00A24D56&quot;/&gt;&lt;wsp:rsid wsp:val=&quot;00A2587B&quot;/&gt;&lt;wsp:rsid wsp:val=&quot;00A30A20&quot;/&gt;&lt;wsp:rsid wsp:val=&quot;00A3185B&quot;/&gt;&lt;wsp:rsid wsp:val=&quot;00A319D9&quot;/&gt;&lt;wsp:rsid wsp:val=&quot;00A3266E&quot;/&gt;&lt;wsp:rsid wsp:val=&quot;00A32923&quot;/&gt;&lt;wsp:rsid wsp:val=&quot;00A33CD2&quot;/&gt;&lt;wsp:rsid wsp:val=&quot;00A3556F&quot;/&gt;&lt;wsp:rsid wsp:val=&quot;00A3576B&quot;/&gt;&lt;wsp:rsid wsp:val=&quot;00A40239&quot;/&gt;&lt;wsp:rsid wsp:val=&quot;00A411F4&quot;/&gt;&lt;wsp:rsid wsp:val=&quot;00A413A0&quot;/&gt;&lt;wsp:rsid wsp:val=&quot;00A4158F&quot;/&gt;&lt;wsp:rsid wsp:val=&quot;00A429D5&quot;/&gt;&lt;wsp:rsid wsp:val=&quot;00A431E3&quot;/&gt;&lt;wsp:rsid wsp:val=&quot;00A431F0&quot;/&gt;&lt;wsp:rsid wsp:val=&quot;00A44D9A&quot;/&gt;&lt;wsp:rsid wsp:val=&quot;00A44FBB&quot;/&gt;&lt;wsp:rsid wsp:val=&quot;00A4688E&quot;/&gt;&lt;wsp:rsid wsp:val=&quot;00A468E5&quot;/&gt;&lt;wsp:rsid wsp:val=&quot;00A46941&quot;/&gt;&lt;wsp:rsid wsp:val=&quot;00A46BD9&quot;/&gt;&lt;wsp:rsid wsp:val=&quot;00A47179&quot;/&gt;&lt;wsp:rsid wsp:val=&quot;00A5379F&quot;/&gt;&lt;wsp:rsid wsp:val=&quot;00A54161&quot;/&gt;&lt;wsp:rsid wsp:val=&quot;00A54F82&quot;/&gt;&lt;wsp:rsid wsp:val=&quot;00A567ED&quot;/&gt;&lt;wsp:rsid wsp:val=&quot;00A571F1&quot;/&gt;&lt;wsp:rsid wsp:val=&quot;00A610D2&quot;/&gt;&lt;wsp:rsid wsp:val=&quot;00A61A24&quot;/&gt;&lt;wsp:rsid wsp:val=&quot;00A622A7&quot;/&gt;&lt;wsp:rsid wsp:val=&quot;00A62591&quot;/&gt;&lt;wsp:rsid wsp:val=&quot;00A62E8C&quot;/&gt;&lt;wsp:rsid wsp:val=&quot;00A632DA&quot;/&gt;&lt;wsp:rsid wsp:val=&quot;00A63CAE&quot;/&gt;&lt;wsp:rsid wsp:val=&quot;00A66E8A&quot;/&gt;&lt;wsp:rsid wsp:val=&quot;00A67706&quot;/&gt;&lt;wsp:rsid wsp:val=&quot;00A7013A&quot;/&gt;&lt;wsp:rsid wsp:val=&quot;00A711B5&quot;/&gt;&lt;wsp:rsid wsp:val=&quot;00A71317&quot;/&gt;&lt;wsp:rsid wsp:val=&quot;00A7182B&quot;/&gt;&lt;wsp:rsid wsp:val=&quot;00A71A6B&quot;/&gt;&lt;wsp:rsid wsp:val=&quot;00A71AA8&quot;/&gt;&lt;wsp:rsid wsp:val=&quot;00A73495&quot;/&gt;&lt;wsp:rsid wsp:val=&quot;00A75017&quot;/&gt;&lt;wsp:rsid wsp:val=&quot;00A7606F&quot;/&gt;&lt;wsp:rsid wsp:val=&quot;00A760A0&quot;/&gt;&lt;wsp:rsid wsp:val=&quot;00A7638E&quot;/&gt;&lt;wsp:rsid wsp:val=&quot;00A77329&quot;/&gt;&lt;wsp:rsid wsp:val=&quot;00A777E4&quot;/&gt;&lt;wsp:rsid wsp:val=&quot;00A77D65&quot;/&gt;&lt;wsp:rsid wsp:val=&quot;00A77DA3&quot;/&gt;&lt;wsp:rsid wsp:val=&quot;00A80A53&quot;/&gt;&lt;wsp:rsid wsp:val=&quot;00A81565&quot;/&gt;&lt;wsp:rsid wsp:val=&quot;00A816C7&quot;/&gt;&lt;wsp:rsid wsp:val=&quot;00A8197E&quot;/&gt;&lt;wsp:rsid wsp:val=&quot;00A81B17&quot;/&gt;&lt;wsp:rsid wsp:val=&quot;00A82DCF&quot;/&gt;&lt;wsp:rsid wsp:val=&quot;00A8351F&quot;/&gt;&lt;wsp:rsid wsp:val=&quot;00A83A3F&quot;/&gt;&lt;wsp:rsid wsp:val=&quot;00A83DC7&quot;/&gt;&lt;wsp:rsid wsp:val=&quot;00A85B9D&quot;/&gt;&lt;wsp:rsid wsp:val=&quot;00A86B29&quot;/&gt;&lt;wsp:rsid wsp:val=&quot;00A86BEE&quot;/&gt;&lt;wsp:rsid wsp:val=&quot;00A86CFD&quot;/&gt;&lt;wsp:rsid wsp:val=&quot;00A90952&quot;/&gt;&lt;wsp:rsid wsp:val=&quot;00A9127B&quot;/&gt;&lt;wsp:rsid wsp:val=&quot;00A935A9&quot;/&gt;&lt;wsp:rsid wsp:val=&quot;00A93728&quot;/&gt;&lt;wsp:rsid wsp:val=&quot;00A94424&quot;/&gt;&lt;wsp:rsid wsp:val=&quot;00A95C4D&quot;/&gt;&lt;wsp:rsid wsp:val=&quot;00AA0755&quot;/&gt;&lt;wsp:rsid wsp:val=&quot;00AA321E&quot;/&gt;&lt;wsp:rsid wsp:val=&quot;00AA459E&quot;/&gt;&lt;wsp:rsid wsp:val=&quot;00AA4858&quot;/&gt;&lt;wsp:rsid wsp:val=&quot;00AA53AD&quot;/&gt;&lt;wsp:rsid wsp:val=&quot;00AA5A54&quot;/&gt;&lt;wsp:rsid wsp:val=&quot;00AA5ABE&quot;/&gt;&lt;wsp:rsid wsp:val=&quot;00AA5AC0&quot;/&gt;&lt;wsp:rsid wsp:val=&quot;00AA7FDD&quot;/&gt;&lt;wsp:rsid wsp:val=&quot;00AAC1E1&quot;/&gt;&lt;wsp:rsid wsp:val=&quot;00AB02B8&quot;/&gt;&lt;wsp:rsid wsp:val=&quot;00AB0A6D&quot;/&gt;&lt;wsp:rsid wsp:val=&quot;00AB13F3&quot;/&gt;&lt;wsp:rsid wsp:val=&quot;00AB4353&quot;/&gt;&lt;wsp:rsid wsp:val=&quot;00AB46CE&quot;/&gt;&lt;wsp:rsid wsp:val=&quot;00AB46E4&quot;/&gt;&lt;wsp:rsid wsp:val=&quot;00AB516D&quot;/&gt;&lt;wsp:rsid wsp:val=&quot;00AB5A88&quot;/&gt;&lt;wsp:rsid wsp:val=&quot;00AB5AD5&quot;/&gt;&lt;wsp:rsid wsp:val=&quot;00AB62C0&quot;/&gt;&lt;wsp:rsid wsp:val=&quot;00AB6FA2&quot;/&gt;&lt;wsp:rsid wsp:val=&quot;00AC06D5&quot;/&gt;&lt;wsp:rsid wsp:val=&quot;00AC08D3&quot;/&gt;&lt;wsp:rsid wsp:val=&quot;00AC0AA2&quot;/&gt;&lt;wsp:rsid wsp:val=&quot;00AC155A&quot;/&gt;&lt;wsp:rsid wsp:val=&quot;00AC2589&quot;/&gt;&lt;wsp:rsid wsp:val=&quot;00AC29CD&quot;/&gt;&lt;wsp:rsid wsp:val=&quot;00AC384C&quot;/&gt;&lt;wsp:rsid wsp:val=&quot;00AC389F&quot;/&gt;&lt;wsp:rsid wsp:val=&quot;00AC391F&quot;/&gt;&lt;wsp:rsid wsp:val=&quot;00AC3C1D&quot;/&gt;&lt;wsp:rsid wsp:val=&quot;00AC3F3D&quot;/&gt;&lt;wsp:rsid wsp:val=&quot;00AD08E1&quot;/&gt;&lt;wsp:rsid wsp:val=&quot;00AD1011&quot;/&gt;&lt;wsp:rsid wsp:val=&quot;00AD1A80&quot;/&gt;&lt;wsp:rsid wsp:val=&quot;00AD365F&quot;/&gt;&lt;wsp:rsid wsp:val=&quot;00AD3CB6&quot;/&gt;&lt;wsp:rsid wsp:val=&quot;00AD4832&quot;/&gt;&lt;wsp:rsid wsp:val=&quot;00AD4FA3&quot;/&gt;&lt;wsp:rsid wsp:val=&quot;00AD6215&quot;/&gt;&lt;wsp:rsid wsp:val=&quot;00AD7AE8&quot;/&gt;&lt;wsp:rsid wsp:val=&quot;00AE0D1D&quot;/&gt;&lt;wsp:rsid wsp:val=&quot;00AE1311&quot;/&gt;&lt;wsp:rsid wsp:val=&quot;00AE1AF9&quot;/&gt;&lt;wsp:rsid wsp:val=&quot;00AE254E&quot;/&gt;&lt;wsp:rsid wsp:val=&quot;00AE2E49&quot;/&gt;&lt;wsp:rsid wsp:val=&quot;00AE3F5B&quot;/&gt;&lt;wsp:rsid wsp:val=&quot;00AE4213&quot;/&gt;&lt;wsp:rsid wsp:val=&quot;00AE4708&quot;/&gt;&lt;wsp:rsid wsp:val=&quot;00AE5E1C&quot;/&gt;&lt;wsp:rsid wsp:val=&quot;00AE718E&quot;/&gt;&lt;wsp:rsid wsp:val=&quot;00AF0812&quot;/&gt;&lt;wsp:rsid wsp:val=&quot;00AF2175&quot;/&gt;&lt;wsp:rsid wsp:val=&quot;00AF2434&quot;/&gt;&lt;wsp:rsid wsp:val=&quot;00AF28FA&quot;/&gt;&lt;wsp:rsid wsp:val=&quot;00AF359C&quot;/&gt;&lt;wsp:rsid wsp:val=&quot;00AF4332&quot;/&gt;&lt;wsp:rsid wsp:val=&quot;00AF5632&quot;/&gt;&lt;wsp:rsid wsp:val=&quot;00AF7005&quot;/&gt;&lt;wsp:rsid wsp:val=&quot;00AF76B1&quot;/&gt;&lt;wsp:rsid wsp:val=&quot;00B007CA&quot;/&gt;&lt;wsp:rsid wsp:val=&quot;00B00A1D&quot;/&gt;&lt;wsp:rsid wsp:val=&quot;00B019B7&quot;/&gt;&lt;wsp:rsid wsp:val=&quot;00B01C48&quot;/&gt;&lt;wsp:rsid wsp:val=&quot;00B02922&quot;/&gt;&lt;wsp:rsid wsp:val=&quot;00B0330C&quot;/&gt;&lt;wsp:rsid wsp:val=&quot;00B05F95&quot;/&gt;&lt;wsp:rsid wsp:val=&quot;00B067E6&quot;/&gt;&lt;wsp:rsid wsp:val=&quot;00B06FB8&quot;/&gt;&lt;wsp:rsid wsp:val=&quot;00B07772&quot;/&gt;&lt;wsp:rsid wsp:val=&quot;00B1054C&quot;/&gt;&lt;wsp:rsid wsp:val=&quot;00B106AF&quot;/&gt;&lt;wsp:rsid wsp:val=&quot;00B10843&quot;/&gt;&lt;wsp:rsid wsp:val=&quot;00B1088B&quot;/&gt;&lt;wsp:rsid wsp:val=&quot;00B11EFC&quot;/&gt;&lt;wsp:rsid wsp:val=&quot;00B133EC&quot;/&gt;&lt;wsp:rsid wsp:val=&quot;00B13AA3&quot;/&gt;&lt;wsp:rsid wsp:val=&quot;00B13FCD&quot;/&gt;&lt;wsp:rsid wsp:val=&quot;00B14390&quot;/&gt;&lt;wsp:rsid wsp:val=&quot;00B147F0&quot;/&gt;&lt;wsp:rsid wsp:val=&quot;00B14FD1&quot;/&gt;&lt;wsp:rsid wsp:val=&quot;00B1674C&quot;/&gt;&lt;wsp:rsid wsp:val=&quot;00B174B3&quot;/&gt;&lt;wsp:rsid wsp:val=&quot;00B178AF&quot;/&gt;&lt;wsp:rsid wsp:val=&quot;00B221CC&quot;/&gt;&lt;wsp:rsid wsp:val=&quot;00B2299E&quot;/&gt;&lt;wsp:rsid wsp:val=&quot;00B22A48&quot;/&gt;&lt;wsp:rsid wsp:val=&quot;00B2307C&quot;/&gt;&lt;wsp:rsid wsp:val=&quot;00B231A3&quot;/&gt;&lt;wsp:rsid wsp:val=&quot;00B2481E&quot;/&gt;&lt;wsp:rsid wsp:val=&quot;00B26107&quot;/&gt;&lt;wsp:rsid wsp:val=&quot;00B264C3&quot;/&gt;&lt;wsp:rsid wsp:val=&quot;00B26CE9&quot;/&gt;&lt;wsp:rsid wsp:val=&quot;00B26F9C&quot;/&gt;&lt;wsp:rsid wsp:val=&quot;00B274A6&quot;/&gt;&lt;wsp:rsid wsp:val=&quot;00B2760C&quot;/&gt;&lt;wsp:rsid wsp:val=&quot;00B276AD&quot;/&gt;&lt;wsp:rsid wsp:val=&quot;00B30052&quot;/&gt;&lt;wsp:rsid wsp:val=&quot;00B30053&quot;/&gt;&lt;wsp:rsid wsp:val=&quot;00B32398&quot;/&gt;&lt;wsp:rsid wsp:val=&quot;00B35373&quot;/&gt;&lt;wsp:rsid wsp:val=&quot;00B357A7&quot;/&gt;&lt;wsp:rsid wsp:val=&quot;00B37AD2&quot;/&gt;&lt;wsp:rsid wsp:val=&quot;00B40606&quot;/&gt;&lt;wsp:rsid wsp:val=&quot;00B41C6E&quot;/&gt;&lt;wsp:rsid wsp:val=&quot;00B41DF5&quot;/&gt;&lt;wsp:rsid wsp:val=&quot;00B4235E&quot;/&gt;&lt;wsp:rsid wsp:val=&quot;00B43515&quot;/&gt;&lt;wsp:rsid wsp:val=&quot;00B44175&quot;/&gt;&lt;wsp:rsid wsp:val=&quot;00B45C9B&quot;/&gt;&lt;wsp:rsid wsp:val=&quot;00B46072&quot;/&gt;&lt;wsp:rsid wsp:val=&quot;00B46510&quot;/&gt;&lt;wsp:rsid wsp:val=&quot;00B4673D&quot;/&gt;&lt;wsp:rsid wsp:val=&quot;00B4680A&quot;/&gt;&lt;wsp:rsid wsp:val=&quot;00B472EB&quot;/&gt;&lt;wsp:rsid wsp:val=&quot;00B47B03&quot;/&gt;&lt;wsp:rsid wsp:val=&quot;00B51B3C&quot;/&gt;&lt;wsp:rsid wsp:val=&quot;00B51E68&quot;/&gt;&lt;wsp:rsid wsp:val=&quot;00B51FB3&quot;/&gt;&lt;wsp:rsid wsp:val=&quot;00B5282E&quot;/&gt;&lt;wsp:rsid wsp:val=&quot;00B53554&quot;/&gt;&lt;wsp:rsid wsp:val=&quot;00B538CF&quot;/&gt;&lt;wsp:rsid wsp:val=&quot;00B53E5F&quot;/&gt;&lt;wsp:rsid wsp:val=&quot;00B53ED8&quot;/&gt;&lt;wsp:rsid wsp:val=&quot;00B54A66&quot;/&gt;&lt;wsp:rsid wsp:val=&quot;00B56691&quot;/&gt;&lt;wsp:rsid wsp:val=&quot;00B56D2F&quot;/&gt;&lt;wsp:rsid wsp:val=&quot;00B57610&quot;/&gt;&lt;wsp:rsid wsp:val=&quot;00B622C1&quot;/&gt;&lt;wsp:rsid wsp:val=&quot;00B634A0&quot;/&gt;&lt;wsp:rsid wsp:val=&quot;00B64BC4&quot;/&gt;&lt;wsp:rsid wsp:val=&quot;00B65BE4&quot;/&gt;&lt;wsp:rsid wsp:val=&quot;00B67332&quot;/&gt;&lt;wsp:rsid wsp:val=&quot;00B70F45&quot;/&gt;&lt;wsp:rsid wsp:val=&quot;00B713E7&quot;/&gt;&lt;wsp:rsid wsp:val=&quot;00B71EC9&quot;/&gt;&lt;wsp:rsid wsp:val=&quot;00B72797&quot;/&gt;&lt;wsp:rsid wsp:val=&quot;00B7368C&quot;/&gt;&lt;wsp:rsid wsp:val=&quot;00B7548C&quot;/&gt;&lt;wsp:rsid wsp:val=&quot;00B75836&quot;/&gt;&lt;wsp:rsid wsp:val=&quot;00B7609D&quot;/&gt;&lt;wsp:rsid wsp:val=&quot;00B767A3&quot;/&gt;&lt;wsp:rsid wsp:val=&quot;00B76C1F&quot;/&gt;&lt;wsp:rsid wsp:val=&quot;00B77677&quot;/&gt;&lt;wsp:rsid wsp:val=&quot;00B777D1&quot;/&gt;&lt;wsp:rsid wsp:val=&quot;00B7785A&quot;/&gt;&lt;wsp:rsid wsp:val=&quot;00B81017&quot;/&gt;&lt;wsp:rsid wsp:val=&quot;00B81A37&quot;/&gt;&lt;wsp:rsid wsp:val=&quot;00B82DDA&quot;/&gt;&lt;wsp:rsid wsp:val=&quot;00B83126&quot;/&gt;&lt;wsp:rsid wsp:val=&quot;00B8312E&quot;/&gt;&lt;wsp:rsid wsp:val=&quot;00B834D6&quot;/&gt;&lt;wsp:rsid wsp:val=&quot;00B83861&quot;/&gt;&lt;wsp:rsid wsp:val=&quot;00B84049&quot;/&gt;&lt;wsp:rsid wsp:val=&quot;00B84837&quot;/&gt;&lt;wsp:rsid wsp:val=&quot;00B85764&quot;/&gt;&lt;wsp:rsid wsp:val=&quot;00B85794&quot;/&gt;&lt;wsp:rsid wsp:val=&quot;00B866AD&quot;/&gt;&lt;wsp:rsid wsp:val=&quot;00B86D50&quot;/&gt;&lt;wsp:rsid wsp:val=&quot;00B86F5C&quot;/&gt;&lt;wsp:rsid wsp:val=&quot;00B913E3&quot;/&gt;&lt;wsp:rsid wsp:val=&quot;00B9308F&quot;/&gt;&lt;wsp:rsid wsp:val=&quot;00B934BC&quot;/&gt;&lt;wsp:rsid wsp:val=&quot;00B941ED&quot;/&gt;&lt;wsp:rsid wsp:val=&quot;00B945B6&quot;/&gt;&lt;wsp:rsid wsp:val=&quot;00B951FB&quot;/&gt;&lt;wsp:rsid wsp:val=&quot;00B9580A&quot;/&gt;&lt;wsp:rsid wsp:val=&quot;00B95E9E&quot;/&gt;&lt;wsp:rsid wsp:val=&quot;00B963D6&quot;/&gt;&lt;wsp:rsid wsp:val=&quot;00B965D2&quot;/&gt;&lt;wsp:rsid wsp:val=&quot;00B966F2&quot;/&gt;&lt;wsp:rsid wsp:val=&quot;00B97116&quot;/&gt;&lt;wsp:rsid wsp:val=&quot;00B97976&quot;/&gt;&lt;wsp:rsid wsp:val=&quot;00B9E4BF&quot;/&gt;&lt;wsp:rsid wsp:val=&quot;00BA0CE8&quot;/&gt;&lt;wsp:rsid wsp:val=&quot;00BA1427&quot;/&gt;&lt;wsp:rsid wsp:val=&quot;00BA15AE&quot;/&gt;&lt;wsp:rsid wsp:val=&quot;00BA1B0B&quot;/&gt;&lt;wsp:rsid wsp:val=&quot;00BA227B&quot;/&gt;&lt;wsp:rsid wsp:val=&quot;00BA2D2E&quot;/&gt;&lt;wsp:rsid wsp:val=&quot;00BA3056&quot;/&gt;&lt;wsp:rsid wsp:val=&quot;00BA3D1F&quot;/&gt;&lt;wsp:rsid wsp:val=&quot;00BA4216&quot;/&gt;&lt;wsp:rsid wsp:val=&quot;00BA42A3&quot;/&gt;&lt;wsp:rsid wsp:val=&quot;00BA4495&quot;/&gt;&lt;wsp:rsid wsp:val=&quot;00BA5E7F&quot;/&gt;&lt;wsp:rsid wsp:val=&quot;00BB2217&quot;/&gt;&lt;wsp:rsid wsp:val=&quot;00BB2557&quot;/&gt;&lt;wsp:rsid wsp:val=&quot;00BB4165&quot;/&gt;&lt;wsp:rsid wsp:val=&quot;00BB42EB&quot;/&gt;&lt;wsp:rsid wsp:val=&quot;00BB4503&quot;/&gt;&lt;wsp:rsid wsp:val=&quot;00BB4C32&quot;/&gt;&lt;wsp:rsid wsp:val=&quot;00BB5146&quot;/&gt;&lt;wsp:rsid wsp:val=&quot;00BB6ACB&quot;/&gt;&lt;wsp:rsid wsp:val=&quot;00BB6CB0&quot;/&gt;&lt;wsp:rsid wsp:val=&quot;00BB6D78&quot;/&gt;&lt;wsp:rsid wsp:val=&quot;00BB7988&quot;/&gt;&lt;wsp:rsid wsp:val=&quot;00BB7E59&quot;/&gt;&lt;wsp:rsid wsp:val=&quot;00BC1B49&quot;/&gt;&lt;wsp:rsid wsp:val=&quot;00BC253E&quot;/&gt;&lt;wsp:rsid wsp:val=&quot;00BC2889&quot;/&gt;&lt;wsp:rsid wsp:val=&quot;00BC3173&quot;/&gt;&lt;wsp:rsid wsp:val=&quot;00BC3443&quot;/&gt;&lt;wsp:rsid wsp:val=&quot;00BC41DB&quot;/&gt;&lt;wsp:rsid wsp:val=&quot;00BC5991&quot;/&gt;&lt;wsp:rsid wsp:val=&quot;00BC62F9&quot;/&gt;&lt;wsp:rsid wsp:val=&quot;00BC67BD&quot;/&gt;&lt;wsp:rsid wsp:val=&quot;00BC73A3&quot;/&gt;&lt;wsp:rsid wsp:val=&quot;00BC76CA&quot;/&gt;&lt;wsp:rsid wsp:val=&quot;00BC7BBB&quot;/&gt;&lt;wsp:rsid wsp:val=&quot;00BD054D&quot;/&gt;&lt;wsp:rsid wsp:val=&quot;00BD2766&quot;/&gt;&lt;wsp:rsid wsp:val=&quot;00BD3FEA&quot;/&gt;&lt;wsp:rsid wsp:val=&quot;00BD4417&quot;/&gt;&lt;wsp:rsid wsp:val=&quot;00BD49BE&quot;/&gt;&lt;wsp:rsid wsp:val=&quot;00BD539E&quot;/&gt;&lt;wsp:rsid wsp:val=&quot;00BD551F&quot;/&gt;&lt;wsp:rsid wsp:val=&quot;00BD6556&quot;/&gt;&lt;wsp:rsid wsp:val=&quot;00BD6613&quot;/&gt;&lt;wsp:rsid wsp:val=&quot;00BD66D4&quot;/&gt;&lt;wsp:rsid wsp:val=&quot;00BD67A5&quot;/&gt;&lt;wsp:rsid wsp:val=&quot;00BD6ED1&quot;/&gt;&lt;wsp:rsid wsp:val=&quot;00BE18BB&quot;/&gt;&lt;wsp:rsid wsp:val=&quot;00BE1A1D&quot;/&gt;&lt;wsp:rsid wsp:val=&quot;00BE2431&quot;/&gt;&lt;wsp:rsid wsp:val=&quot;00BE260E&quot;/&gt;&lt;wsp:rsid wsp:val=&quot;00BE3212&quot;/&gt;&lt;wsp:rsid wsp:val=&quot;00BE3D81&quot;/&gt;&lt;wsp:rsid wsp:val=&quot;00BE4364&quot;/&gt;&lt;wsp:rsid wsp:val=&quot;00BE452D&quot;/&gt;&lt;wsp:rsid wsp:val=&quot;00BE4A40&quot;/&gt;&lt;wsp:rsid wsp:val=&quot;00BE6A4D&quot;/&gt;&lt;wsp:rsid wsp:val=&quot;00BE7D9E&quot;/&gt;&lt;wsp:rsid wsp:val=&quot;00BF05BD&quot;/&gt;&lt;wsp:rsid wsp:val=&quot;00BF0C68&quot;/&gt;&lt;wsp:rsid wsp:val=&quot;00BF21E3&quot;/&gt;&lt;wsp:rsid wsp:val=&quot;00BF2490&quot;/&gt;&lt;wsp:rsid wsp:val=&quot;00BF2769&quot;/&gt;&lt;wsp:rsid wsp:val=&quot;00BF3227&quot;/&gt;&lt;wsp:rsid wsp:val=&quot;00BF4646&quot;/&gt;&lt;wsp:rsid wsp:val=&quot;00BF5728&quot;/&gt;&lt;wsp:rsid wsp:val=&quot;00BF5EAB&quot;/&gt;&lt;wsp:rsid wsp:val=&quot;00BF63BE&quot;/&gt;&lt;wsp:rsid wsp:val=&quot;00C00452&quot;/&gt;&lt;wsp:rsid wsp:val=&quot;00C031CA&quot;/&gt;&lt;wsp:rsid wsp:val=&quot;00C03C82&quot;/&gt;&lt;wsp:rsid wsp:val=&quot;00C04A2A&quot;/&gt;&lt;wsp:rsid wsp:val=&quot;00C05A4D&quot;/&gt;&lt;wsp:rsid wsp:val=&quot;00C05C70&quot;/&gt;&lt;wsp:rsid wsp:val=&quot;00C05CEB&quot;/&gt;&lt;wsp:rsid wsp:val=&quot;00C069E2&quot;/&gt;&lt;wsp:rsid wsp:val=&quot;00C06E7B&quot;/&gt;&lt;wsp:rsid wsp:val=&quot;00C0783F&quot;/&gt;&lt;wsp:rsid wsp:val=&quot;00C07B3A&quot;/&gt;&lt;wsp:rsid wsp:val=&quot;00C10A3F&quot;/&gt;&lt;wsp:rsid wsp:val=&quot;00C11148&quot;/&gt;&lt;wsp:rsid wsp:val=&quot;00C11FFF&quot;/&gt;&lt;wsp:rsid wsp:val=&quot;00C12CB9&quot;/&gt;&lt;wsp:rsid wsp:val=&quot;00C14EA7&quot;/&gt;&lt;wsp:rsid wsp:val=&quot;00C15327&quot;/&gt;&lt;wsp:rsid wsp:val=&quot;00C156C1&quot;/&gt;&lt;wsp:rsid wsp:val=&quot;00C163C7&quot;/&gt;&lt;wsp:rsid wsp:val=&quot;00C20652&quot;/&gt;&lt;wsp:rsid wsp:val=&quot;00C230E7&quot;/&gt;&lt;wsp:rsid wsp:val=&quot;00C234D4&quot;/&gt;&lt;wsp:rsid wsp:val=&quot;00C23626&quot;/&gt;&lt;wsp:rsid wsp:val=&quot;00C242AC&quot;/&gt;&lt;wsp:rsid wsp:val=&quot;00C2448A&quot;/&gt;&lt;wsp:rsid wsp:val=&quot;00C24631&quot;/&gt;&lt;wsp:rsid wsp:val=&quot;00C25F6B&quot;/&gt;&lt;wsp:rsid wsp:val=&quot;00C26D2A&quot;/&gt;&lt;wsp:rsid wsp:val=&quot;00C26F5D&quot;/&gt;&lt;wsp:rsid wsp:val=&quot;00C27245&quot;/&gt;&lt;wsp:rsid wsp:val=&quot;00C27C6B&quot;/&gt;&lt;wsp:rsid wsp:val=&quot;00C3034C&quot;/&gt;&lt;wsp:rsid wsp:val=&quot;00C3066E&quot;/&gt;&lt;wsp:rsid wsp:val=&quot;00C30714&quot;/&gt;&lt;wsp:rsid wsp:val=&quot;00C3135A&quot;/&gt;&lt;wsp:rsid wsp:val=&quot;00C339D7&quot;/&gt;&lt;wsp:rsid wsp:val=&quot;00C33B8B&quot;/&gt;&lt;wsp:rsid wsp:val=&quot;00C33E6E&quot;/&gt;&lt;wsp:rsid wsp:val=&quot;00C36C08&quot;/&gt;&lt;wsp:rsid wsp:val=&quot;00C3756F&quot;/&gt;&lt;wsp:rsid wsp:val=&quot;00C377C2&quot;/&gt;&lt;wsp:rsid wsp:val=&quot;00C40524&quot;/&gt;&lt;wsp:rsid wsp:val=&quot;00C4112E&quot;/&gt;&lt;wsp:rsid wsp:val=&quot;00C41744&quot;/&gt;&lt;wsp:rsid wsp:val=&quot;00C42F2E&quot;/&gt;&lt;wsp:rsid wsp:val=&quot;00C436F9&quot;/&gt;&lt;wsp:rsid wsp:val=&quot;00C43782&quot;/&gt;&lt;wsp:rsid wsp:val=&quot;00C4382E&quot;/&gt;&lt;wsp:rsid wsp:val=&quot;00C439BC&quot;/&gt;&lt;wsp:rsid wsp:val=&quot;00C44613&quot;/&gt;&lt;wsp:rsid wsp:val=&quot;00C4504E&quot;/&gt;&lt;wsp:rsid wsp:val=&quot;00C455CF&quot;/&gt;&lt;wsp:rsid wsp:val=&quot;00C45F7A&quot;/&gt;&lt;wsp:rsid wsp:val=&quot;00C50660&quot;/&gt;&lt;wsp:rsid wsp:val=&quot;00C51C01&quot;/&gt;&lt;wsp:rsid wsp:val=&quot;00C51E46&quot;/&gt;&lt;wsp:rsid wsp:val=&quot;00C52454&quot;/&gt;&lt;wsp:rsid wsp:val=&quot;00C52637&quot;/&gt;&lt;wsp:rsid wsp:val=&quot;00C52B84&quot;/&gt;&lt;wsp:rsid wsp:val=&quot;00C53601&quot;/&gt;&lt;wsp:rsid wsp:val=&quot;00C538C1&quot;/&gt;&lt;wsp:rsid wsp:val=&quot;00C53BA9&quot;/&gt;&lt;wsp:rsid wsp:val=&quot;00C541CF&quot;/&gt;&lt;wsp:rsid wsp:val=&quot;00C544B7&quot;/&gt;&lt;wsp:rsid wsp:val=&quot;00C5463E&quot;/&gt;&lt;wsp:rsid wsp:val=&quot;00C55417&quot;/&gt;&lt;wsp:rsid wsp:val=&quot;00C5678C&quot;/&gt;&lt;wsp:rsid wsp:val=&quot;00C56827&quot;/&gt;&lt;wsp:rsid wsp:val=&quot;00C60108&quot;/&gt;&lt;wsp:rsid wsp:val=&quot;00C610D6&quot;/&gt;&lt;wsp:rsid wsp:val=&quot;00C619B2&quot;/&gt;&lt;wsp:rsid wsp:val=&quot;00C62447&quot;/&gt;&lt;wsp:rsid wsp:val=&quot;00C636FE&quot;/&gt;&lt;wsp:rsid wsp:val=&quot;00C63CD4&quot;/&gt;&lt;wsp:rsid wsp:val=&quot;00C6418D&quot;/&gt;&lt;wsp:rsid wsp:val=&quot;00C649D9&quot;/&gt;&lt;wsp:rsid wsp:val=&quot;00C64BB6&quot;/&gt;&lt;wsp:rsid wsp:val=&quot;00C64CC3&quot;/&gt;&lt;wsp:rsid wsp:val=&quot;00C651BD&quot;/&gt;&lt;wsp:rsid wsp:val=&quot;00C66E07&quot;/&gt;&lt;wsp:rsid wsp:val=&quot;00C6775B&quot;/&gt;&lt;wsp:rsid wsp:val=&quot;00C67849&quot;/&gt;&lt;wsp:rsid wsp:val=&quot;00C6BE51&quot;/&gt;&lt;wsp:rsid wsp:val=&quot;00C70572&quot;/&gt;&lt;wsp:rsid wsp:val=&quot;00C70972&quot;/&gt;&lt;wsp:rsid wsp:val=&quot;00C71107&quot;/&gt;&lt;wsp:rsid wsp:val=&quot;00C71111&quot;/&gt;&lt;wsp:rsid wsp:val=&quot;00C72E3D&quot;/&gt;&lt;wsp:rsid wsp:val=&quot;00C7383E&quot;/&gt;&lt;wsp:rsid wsp:val=&quot;00C73F47&quot;/&gt;&lt;wsp:rsid wsp:val=&quot;00C743B5&quot;/&gt;&lt;wsp:rsid wsp:val=&quot;00C744B6&quot;/&gt;&lt;wsp:rsid wsp:val=&quot;00C74DED&quot;/&gt;&lt;wsp:rsid wsp:val=&quot;00C754F1&quot;/&gt;&lt;wsp:rsid wsp:val=&quot;00C75992&quot;/&gt;&lt;wsp:rsid wsp:val=&quot;00C76751&quot;/&gt;&lt;wsp:rsid wsp:val=&quot;00C7683D&quot;/&gt;&lt;wsp:rsid wsp:val=&quot;00C803D2&quot;/&gt;&lt;wsp:rsid wsp:val=&quot;00C806C8&quot;/&gt;&lt;wsp:rsid wsp:val=&quot;00C823E7&quot;/&gt;&lt;wsp:rsid wsp:val=&quot;00C8450F&quot;/&gt;&lt;wsp:rsid wsp:val=&quot;00C84A45&quot;/&gt;&lt;wsp:rsid wsp:val=&quot;00C85756&quot;/&gt;&lt;wsp:rsid wsp:val=&quot;00C858E9&quot;/&gt;&lt;wsp:rsid wsp:val=&quot;00C86B05&quot;/&gt;&lt;wsp:rsid wsp:val=&quot;00C8728E&quot;/&gt;&lt;wsp:rsid wsp:val=&quot;00C90B1A&quot;/&gt;&lt;wsp:rsid wsp:val=&quot;00C9147C&quot;/&gt;&lt;wsp:rsid wsp:val=&quot;00C923E8&quot;/&gt;&lt;wsp:rsid wsp:val=&quot;00C950FF&quot;/&gt;&lt;wsp:rsid wsp:val=&quot;00C962DC&quot;/&gt;&lt;wsp:rsid wsp:val=&quot;00C96328&quot;/&gt;&lt;wsp:rsid wsp:val=&quot;00C97621&quot;/&gt;&lt;wsp:rsid wsp:val=&quot;00CA029C&quot;/&gt;&lt;wsp:rsid wsp:val=&quot;00CA0421&quot;/&gt;&lt;wsp:rsid wsp:val=&quot;00CA1CDF&quot;/&gt;&lt;wsp:rsid wsp:val=&quot;00CA23C1&quot;/&gt;&lt;wsp:rsid wsp:val=&quot;00CA407A&quot;/&gt;&lt;wsp:rsid wsp:val=&quot;00CA4178&quot;/&gt;&lt;wsp:rsid wsp:val=&quot;00CA4B7B&quot;/&gt;&lt;wsp:rsid wsp:val=&quot;00CA5056&quot;/&gt;&lt;wsp:rsid wsp:val=&quot;00CA569C&quot;/&gt;&lt;wsp:rsid wsp:val=&quot;00CA7885&quot;/&gt;&lt;wsp:rsid wsp:val=&quot;00CA7C58&quot;/&gt;&lt;wsp:rsid wsp:val=&quot;00CB0A8C&quot;/&gt;&lt;wsp:rsid wsp:val=&quot;00CB1282&quot;/&gt;&lt;wsp:rsid wsp:val=&quot;00CB3748&quot;/&gt;&lt;wsp:rsid wsp:val=&quot;00CB3A7F&quot;/&gt;&lt;wsp:rsid wsp:val=&quot;00CB50CC&quot;/&gt;&lt;wsp:rsid wsp:val=&quot;00CB50DB&quot;/&gt;&lt;wsp:rsid wsp:val=&quot;00CB5706&quot;/&gt;&lt;wsp:rsid wsp:val=&quot;00CB5B5C&quot;/&gt;&lt;wsp:rsid wsp:val=&quot;00CB5F01&quot;/&gt;&lt;wsp:rsid wsp:val=&quot;00CB73E6&quot;/&gt;&lt;wsp:rsid wsp:val=&quot;00CC03E3&quot;/&gt;&lt;wsp:rsid wsp:val=&quot;00CC396C&quot;/&gt;&lt;wsp:rsid wsp:val=&quot;00CC3EF4&quot;/&gt;&lt;wsp:rsid wsp:val=&quot;00CC4B01&quot;/&gt;&lt;wsp:rsid wsp:val=&quot;00CC4D82&quot;/&gt;&lt;wsp:rsid wsp:val=&quot;00CC5974&quot;/&gt;&lt;wsp:rsid wsp:val=&quot;00CC5CB9&quot;/&gt;&lt;wsp:rsid wsp:val=&quot;00CC655F&quot;/&gt;&lt;wsp:rsid wsp:val=&quot;00CC6679&quot;/&gt;&lt;wsp:rsid wsp:val=&quot;00CC723E&quot;/&gt;&lt;wsp:rsid wsp:val=&quot;00CC7B6C&quot;/&gt;&lt;wsp:rsid wsp:val=&quot;00CD08F7&quot;/&gt;&lt;wsp:rsid wsp:val=&quot;00CD111F&quot;/&gt;&lt;wsp:rsid wsp:val=&quot;00CD1DFD&quot;/&gt;&lt;wsp:rsid wsp:val=&quot;00CD1EC4&quot;/&gt;&lt;wsp:rsid wsp:val=&quot;00CD215A&quot;/&gt;&lt;wsp:rsid wsp:val=&quot;00CD303B&quot;/&gt;&lt;wsp:rsid wsp:val=&quot;00CD3C78&quot;/&gt;&lt;wsp:rsid wsp:val=&quot;00CD51DB&quot;/&gt;&lt;wsp:rsid wsp:val=&quot;00CD5FD4&quot;/&gt;&lt;wsp:rsid wsp:val=&quot;00CD61E3&quot;/&gt;&lt;wsp:rsid wsp:val=&quot;00CD6589&quot;/&gt;&lt;wsp:rsid wsp:val=&quot;00CD698F&quot;/&gt;&lt;wsp:rsid wsp:val=&quot;00CE0084&quot;/&gt;&lt;wsp:rsid wsp:val=&quot;00CE0105&quot;/&gt;&lt;wsp:rsid wsp:val=&quot;00CE12DD&quot;/&gt;&lt;wsp:rsid wsp:val=&quot;00CE2CD5&quot;/&gt;&lt;wsp:rsid wsp:val=&quot;00CE2E38&quot;/&gt;&lt;wsp:rsid wsp:val=&quot;00CE3317&quot;/&gt;&lt;wsp:rsid wsp:val=&quot;00CE559B&quot;/&gt;&lt;wsp:rsid wsp:val=&quot;00CE6A2E&quot;/&gt;&lt;wsp:rsid wsp:val=&quot;00CE7FDA&quot;/&gt;&lt;wsp:rsid wsp:val=&quot;00CF0422&quot;/&gt;&lt;wsp:rsid wsp:val=&quot;00CF1B24&quot;/&gt;&lt;wsp:rsid wsp:val=&quot;00CF247C&quot;/&gt;&lt;wsp:rsid wsp:val=&quot;00CF2FE2&quot;/&gt;&lt;wsp:rsid wsp:val=&quot;00CF30D5&quot;/&gt;&lt;wsp:rsid wsp:val=&quot;00CF4100&quot;/&gt;&lt;wsp:rsid wsp:val=&quot;00CF731E&quot;/&gt;&lt;wsp:rsid wsp:val=&quot;00D0059D&quot;/&gt;&lt;wsp:rsid wsp:val=&quot;00D00D36&quot;/&gt;&lt;wsp:rsid wsp:val=&quot;00D011E6&quot;/&gt;&lt;wsp:rsid wsp:val=&quot;00D01292&quot;/&gt;&lt;wsp:rsid wsp:val=&quot;00D013AB&quot;/&gt;&lt;wsp:rsid wsp:val=&quot;00D02C4D&quot;/&gt;&lt;wsp:rsid wsp:val=&quot;00D038EB&quot;/&gt;&lt;wsp:rsid wsp:val=&quot;00D03ABA&quot;/&gt;&lt;wsp:rsid wsp:val=&quot;00D0456E&quot;/&gt;&lt;wsp:rsid wsp:val=&quot;00D0482B&quot;/&gt;&lt;wsp:rsid wsp:val=&quot;00D064AE&quot;/&gt;&lt;wsp:rsid wsp:val=&quot;00D06B1A&quot;/&gt;&lt;wsp:rsid wsp:val=&quot;00D07151&quot;/&gt;&lt;wsp:rsid wsp:val=&quot;00D1053D&quot;/&gt;&lt;wsp:rsid wsp:val=&quot;00D10D03&quot;/&gt;&lt;wsp:rsid wsp:val=&quot;00D110BD&quot;/&gt;&lt;wsp:rsid wsp:val=&quot;00D123E9&quot;/&gt;&lt;wsp:rsid wsp:val=&quot;00D127CF&quot;/&gt;&lt;wsp:rsid wsp:val=&quot;00D12DB7&quot;/&gt;&lt;wsp:rsid wsp:val=&quot;00D13A5D&quot;/&gt;&lt;wsp:rsid wsp:val=&quot;00D14013&quot;/&gt;&lt;wsp:rsid wsp:val=&quot;00D14191&quot;/&gt;&lt;wsp:rsid wsp:val=&quot;00D1484C&quot;/&gt;&lt;wsp:rsid wsp:val=&quot;00D15327&quot;/&gt;&lt;wsp:rsid wsp:val=&quot;00D15786&quot;/&gt;&lt;wsp:rsid wsp:val=&quot;00D16259&quot;/&gt;&lt;wsp:rsid wsp:val=&quot;00D1631F&quot;/&gt;&lt;wsp:rsid wsp:val=&quot;00D17573&quot;/&gt;&lt;wsp:rsid wsp:val=&quot;00D17957&quot;/&gt;&lt;wsp:rsid wsp:val=&quot;00D2030C&quot;/&gt;&lt;wsp:rsid wsp:val=&quot;00D20763&quot;/&gt;&lt;wsp:rsid wsp:val=&quot;00D20966&quot;/&gt;&lt;wsp:rsid wsp:val=&quot;00D20A45&quot;/&gt;&lt;wsp:rsid wsp:val=&quot;00D2167B&quot;/&gt;&lt;wsp:rsid wsp:val=&quot;00D2249B&quot;/&gt;&lt;wsp:rsid wsp:val=&quot;00D229F3&quot;/&gt;&lt;wsp:rsid wsp:val=&quot;00D2323A&quot;/&gt;&lt;wsp:rsid wsp:val=&quot;00D236B0&quot;/&gt;&lt;wsp:rsid wsp:val=&quot;00D236B7&quot;/&gt;&lt;wsp:rsid wsp:val=&quot;00D24BB9&quot;/&gt;&lt;wsp:rsid wsp:val=&quot;00D2617A&quot;/&gt;&lt;wsp:rsid wsp:val=&quot;00D267EF&quot;/&gt;&lt;wsp:rsid wsp:val=&quot;00D30041&quot;/&gt;&lt;wsp:rsid wsp:val=&quot;00D30077&quot;/&gt;&lt;wsp:rsid wsp:val=&quot;00D313D7&quot;/&gt;&lt;wsp:rsid wsp:val=&quot;00D31BD4&quot;/&gt;&lt;wsp:rsid wsp:val=&quot;00D3506E&quot;/&gt;&lt;wsp:rsid wsp:val=&quot;00D3553D&quot;/&gt;&lt;wsp:rsid wsp:val=&quot;00D35C88&quot;/&gt;&lt;wsp:rsid wsp:val=&quot;00D36E4F&quot;/&gt;&lt;wsp:rsid wsp:val=&quot;00D37327&quot;/&gt;&lt;wsp:rsid wsp:val=&quot;00D40C24&quot;/&gt;&lt;wsp:rsid wsp:val=&quot;00D42ABF&quot;/&gt;&lt;wsp:rsid wsp:val=&quot;00D43BA2&quot;/&gt;&lt;wsp:rsid wsp:val=&quot;00D447C4&quot;/&gt;&lt;wsp:rsid wsp:val=&quot;00D454BF&quot;/&gt;&lt;wsp:rsid wsp:val=&quot;00D45728&quot;/&gt;&lt;wsp:rsid wsp:val=&quot;00D46356&quot;/&gt;&lt;wsp:rsid wsp:val=&quot;00D4772E&quot;/&gt;&lt;wsp:rsid wsp:val=&quot;00D501C2&quot;/&gt;&lt;wsp:rsid wsp:val=&quot;00D52035&quot;/&gt;&lt;wsp:rsid wsp:val=&quot;00D522DE&quot;/&gt;&lt;wsp:rsid wsp:val=&quot;00D55766&quot;/&gt;&lt;wsp:rsid wsp:val=&quot;00D5588B&quot;/&gt;&lt;wsp:rsid wsp:val=&quot;00D55B7E&quot;/&gt;&lt;wsp:rsid wsp:val=&quot;00D56F68&quot;/&gt;&lt;wsp:rsid wsp:val=&quot;00D5712C&quot;/&gt;&lt;wsp:rsid wsp:val=&quot;00D60D4A&quot;/&gt;&lt;wsp:rsid wsp:val=&quot;00D611DF&quot;/&gt;&lt;wsp:rsid wsp:val=&quot;00D61315&quot;/&gt;&lt;wsp:rsid wsp:val=&quot;00D6256F&quot;/&gt;&lt;wsp:rsid wsp:val=&quot;00D62CD2&quot;/&gt;&lt;wsp:rsid wsp:val=&quot;00D63358&quot;/&gt;&lt;wsp:rsid wsp:val=&quot;00D638BD&quot;/&gt;&lt;wsp:rsid wsp:val=&quot;00D6445E&quot;/&gt;&lt;wsp:rsid wsp:val=&quot;00D649DE&quot;/&gt;&lt;wsp:rsid wsp:val=&quot;00D651A8&quot;/&gt;&lt;wsp:rsid wsp:val=&quot;00D655E5&quot;/&gt;&lt;wsp:rsid wsp:val=&quot;00D65D51&quot;/&gt;&lt;wsp:rsid wsp:val=&quot;00D676D5&quot;/&gt;&lt;wsp:rsid wsp:val=&quot;00D70B0B&quot;/&gt;&lt;wsp:rsid wsp:val=&quot;00D71386&quot;/&gt;&lt;wsp:rsid wsp:val=&quot;00D713D7&quot;/&gt;&lt;wsp:rsid wsp:val=&quot;00D71F67&quot;/&gt;&lt;wsp:rsid wsp:val=&quot;00D7261C&quot;/&gt;&lt;wsp:rsid wsp:val=&quot;00D72C03&quot;/&gt;&lt;wsp:rsid wsp:val=&quot;00D74554&quot;/&gt;&lt;wsp:rsid wsp:val=&quot;00D76035&quot;/&gt;&lt;wsp:rsid wsp:val=&quot;00D762B6&quot;/&gt;&lt;wsp:rsid wsp:val=&quot;00D77443&quot;/&gt;&lt;wsp:rsid wsp:val=&quot;00D77726&quot;/&gt;&lt;wsp:rsid wsp:val=&quot;00D77DDC&quot;/&gt;&lt;wsp:rsid wsp:val=&quot;00D77ED7&quot;/&gt;&lt;wsp:rsid wsp:val=&quot;00D8273D&quot;/&gt;&lt;wsp:rsid wsp:val=&quot;00D82D1C&quot;/&gt;&lt;wsp:rsid wsp:val=&quot;00D83199&quot;/&gt;&lt;wsp:rsid wsp:val=&quot;00D851FC&quot;/&gt;&lt;wsp:rsid wsp:val=&quot;00D85A51&quot;/&gt;&lt;wsp:rsid wsp:val=&quot;00D85D78&quot;/&gt;&lt;wsp:rsid wsp:val=&quot;00D90237&quot;/&gt;&lt;wsp:rsid wsp:val=&quot;00D90552&quot;/&gt;&lt;wsp:rsid wsp:val=&quot;00D906C3&quot;/&gt;&lt;wsp:rsid wsp:val=&quot;00D9073E&quot;/&gt;&lt;wsp:rsid wsp:val=&quot;00D9148A&quot;/&gt;&lt;wsp:rsid wsp:val=&quot;00D927E1&quot;/&gt;&lt;wsp:rsid wsp:val=&quot;00D93B47&quot;/&gt;&lt;wsp:rsid wsp:val=&quot;00D95C60&quot;/&gt;&lt;wsp:rsid wsp:val=&quot;00D964D4&quot;/&gt;&lt;wsp:rsid wsp:val=&quot;00D97F3E&quot;/&gt;&lt;wsp:rsid wsp:val=&quot;00DA0F6B&quot;/&gt;&lt;wsp:rsid wsp:val=&quot;00DA1F2A&quot;/&gt;&lt;wsp:rsid wsp:val=&quot;00DA3EE7&quot;/&gt;&lt;wsp:rsid wsp:val=&quot;00DA6027&quot;/&gt;&lt;wsp:rsid wsp:val=&quot;00DA6429&quot;/&gt;&lt;wsp:rsid wsp:val=&quot;00DA6C37&quot;/&gt;&lt;wsp:rsid wsp:val=&quot;00DA722C&quot;/&gt;&lt;wsp:rsid wsp:val=&quot;00DA7450&quot;/&gt;&lt;wsp:rsid wsp:val=&quot;00DA7D96&quot;/&gt;&lt;wsp:rsid wsp:val=&quot;00DB09A1&quot;/&gt;&lt;wsp:rsid wsp:val=&quot;00DB0AF0&quot;/&gt;&lt;wsp:rsid wsp:val=&quot;00DB2721&quot;/&gt;&lt;wsp:rsid wsp:val=&quot;00DB2946&quot;/&gt;&lt;wsp:rsid wsp:val=&quot;00DB2AD4&quot;/&gt;&lt;wsp:rsid wsp:val=&quot;00DB34D8&quot;/&gt;&lt;wsp:rsid wsp:val=&quot;00DB37D4&quot;/&gt;&lt;wsp:rsid wsp:val=&quot;00DB4D72&quot;/&gt;&lt;wsp:rsid wsp:val=&quot;00DB5D44&quot;/&gt;&lt;wsp:rsid wsp:val=&quot;00DB6D4F&quot;/&gt;&lt;wsp:rsid wsp:val=&quot;00DB71C1&quot;/&gt;&lt;wsp:rsid wsp:val=&quot;00DB727D&quot;/&gt;&lt;wsp:rsid wsp:val=&quot;00DB7E34&quot;/&gt;&lt;wsp:rsid wsp:val=&quot;00DC047B&quot;/&gt;&lt;wsp:rsid wsp:val=&quot;00DC0982&quot;/&gt;&lt;wsp:rsid wsp:val=&quot;00DC1CE3&quot;/&gt;&lt;wsp:rsid wsp:val=&quot;00DC2898&quot;/&gt;&lt;wsp:rsid wsp:val=&quot;00DC2996&quot;/&gt;&lt;wsp:rsid wsp:val=&quot;00DC338E&quot;/&gt;&lt;wsp:rsid wsp:val=&quot;00DC4C21&quot;/&gt;&lt;wsp:rsid wsp:val=&quot;00DC5526&quot;/&gt;&lt;wsp:rsid wsp:val=&quot;00DC5692&quot;/&gt;&lt;wsp:rsid wsp:val=&quot;00DC5E2D&quot;/&gt;&lt;wsp:rsid wsp:val=&quot;00DC6A30&quot;/&gt;&lt;wsp:rsid wsp:val=&quot;00DC7B6F&quot;/&gt;&lt;wsp:rsid wsp:val=&quot;00DC7C36&quot;/&gt;&lt;wsp:rsid wsp:val=&quot;00DD1D75&quot;/&gt;&lt;wsp:rsid wsp:val=&quot;00DD1E8A&quot;/&gt;&lt;wsp:rsid wsp:val=&quot;00DD468F&quot;/&gt;&lt;wsp:rsid wsp:val=&quot;00DD4CC8&quot;/&gt;&lt;wsp:rsid wsp:val=&quot;00DE04DA&quot;/&gt;&lt;wsp:rsid wsp:val=&quot;00DE1ED1&quot;/&gt;&lt;wsp:rsid wsp:val=&quot;00DE21E8&quot;/&gt;&lt;wsp:rsid wsp:val=&quot;00DE2EFE&quot;/&gt;&lt;wsp:rsid wsp:val=&quot;00DE3104&quot;/&gt;&lt;wsp:rsid wsp:val=&quot;00DE3FAF&quot;/&gt;&lt;wsp:rsid wsp:val=&quot;00DE40DE&quot;/&gt;&lt;wsp:rsid wsp:val=&quot;00DE5214&quot;/&gt;&lt;wsp:rsid wsp:val=&quot;00DE5F12&quot;/&gt;&lt;wsp:rsid wsp:val=&quot;00DE6EAF&quot;/&gt;&lt;wsp:rsid wsp:val=&quot;00DF057B&quot;/&gt;&lt;wsp:rsid wsp:val=&quot;00DF0AC8&quot;/&gt;&lt;wsp:rsid wsp:val=&quot;00DF0F90&quot;/&gt;&lt;wsp:rsid wsp:val=&quot;00DF2783&quot;/&gt;&lt;wsp:rsid wsp:val=&quot;00DF3299&quot;/&gt;&lt;wsp:rsid wsp:val=&quot;00DF3F9F&quot;/&gt;&lt;wsp:rsid wsp:val=&quot;00DF413A&quot;/&gt;&lt;wsp:rsid wsp:val=&quot;00DF4145&quot;/&gt;&lt;wsp:rsid wsp:val=&quot;00DF45BD&quot;/&gt;&lt;wsp:rsid wsp:val=&quot;00DF5963&quot;/&gt;&lt;wsp:rsid wsp:val=&quot;00DF6B2E&quot;/&gt;&lt;wsp:rsid wsp:val=&quot;00DF75A6&quot;/&gt;&lt;wsp:rsid wsp:val=&quot;00E02481&quot;/&gt;&lt;wsp:rsid wsp:val=&quot;00E02AAB&quot;/&gt;&lt;wsp:rsid wsp:val=&quot;00E02F5E&quot;/&gt;&lt;wsp:rsid wsp:val=&quot;00E02FED&quot;/&gt;&lt;wsp:rsid wsp:val=&quot;00E035B7&quot;/&gt;&lt;wsp:rsid wsp:val=&quot;00E044F4&quot;/&gt;&lt;wsp:rsid wsp:val=&quot;00E04B7D&quot;/&gt;&lt;wsp:rsid wsp:val=&quot;00E07D2F&quot;/&gt;&lt;wsp:rsid wsp:val=&quot;00E118E6&quot;/&gt;&lt;wsp:rsid wsp:val=&quot;00E12CAB&quot;/&gt;&lt;wsp:rsid wsp:val=&quot;00E159CC&quot;/&gt;&lt;wsp:rsid wsp:val=&quot;00E15E4C&quot;/&gt;&lt;wsp:rsid wsp:val=&quot;00E17870&quot;/&gt;&lt;wsp:rsid wsp:val=&quot;00E1F4A1&quot;/&gt;&lt;wsp:rsid wsp:val=&quot;00E22C0D&quot;/&gt;&lt;wsp:rsid wsp:val=&quot;00E25177&quot;/&gt;&lt;wsp:rsid wsp:val=&quot;00E27B46&quot;/&gt;&lt;wsp:rsid wsp:val=&quot;00E27EA3&quot;/&gt;&lt;wsp:rsid wsp:val=&quot;00E310F3&quot;/&gt;&lt;wsp:rsid wsp:val=&quot;00E31917&quot;/&gt;&lt;wsp:rsid wsp:val=&quot;00E3351E&quot;/&gt;&lt;wsp:rsid wsp:val=&quot;00E336FF&quot;/&gt;&lt;wsp:rsid wsp:val=&quot;00E33A68&quot;/&gt;&lt;wsp:rsid wsp:val=&quot;00E33F10&quot;/&gt;&lt;wsp:rsid wsp:val=&quot;00E3498A&quot;/&gt;&lt;wsp:rsid wsp:val=&quot;00E355D9&quot;/&gt;&lt;wsp:rsid wsp:val=&quot;00E360C8&quot;/&gt;&lt;wsp:rsid wsp:val=&quot;00E3641E&quot;/&gt;&lt;wsp:rsid wsp:val=&quot;00E37186&quot;/&gt;&lt;wsp:rsid wsp:val=&quot;00E3BF84&quot;/&gt;&lt;wsp:rsid wsp:val=&quot;00E40C73&quot;/&gt;&lt;wsp:rsid wsp:val=&quot;00E410BD&quot;/&gt;&lt;wsp:rsid wsp:val=&quot;00E41CC1&quot;/&gt;&lt;wsp:rsid wsp:val=&quot;00E42169&quot;/&gt;&lt;wsp:rsid wsp:val=&quot;00E43C46&quot;/&gt;&lt;wsp:rsid wsp:val=&quot;00E44595&quot;/&gt;&lt;wsp:rsid wsp:val=&quot;00E45CE2&quot;/&gt;&lt;wsp:rsid wsp:val=&quot;00E46316&quot;/&gt;&lt;wsp:rsid wsp:val=&quot;00E47A00&quot;/&gt;&lt;wsp:rsid wsp:val=&quot;00E47F5D&quot;/&gt;&lt;wsp:rsid wsp:val=&quot;00E5050A&quot;/&gt;&lt;wsp:rsid wsp:val=&quot;00E52427&quot;/&gt;&lt;wsp:rsid wsp:val=&quot;00E5348B&quot;/&gt;&lt;wsp:rsid wsp:val=&quot;00E537A1&quot;/&gt;&lt;wsp:rsid wsp:val=&quot;00E53F2A&quot;/&gt;&lt;wsp:rsid wsp:val=&quot;00E54C46&quot;/&gt;&lt;wsp:rsid wsp:val=&quot;00E5510B&quot;/&gt;&lt;wsp:rsid wsp:val=&quot;00E55119&quot;/&gt;&lt;wsp:rsid wsp:val=&quot;00E551EE&quot;/&gt;&lt;wsp:rsid wsp:val=&quot;00E552D1&quot;/&gt;&lt;wsp:rsid wsp:val=&quot;00E567BF&quot;/&gt;&lt;wsp:rsid wsp:val=&quot;00E56B4D&quot;/&gt;&lt;wsp:rsid wsp:val=&quot;00E573C4&quot;/&gt;&lt;wsp:rsid wsp:val=&quot;00E57E34&quot;/&gt;&lt;wsp:rsid wsp:val=&quot;00E60184&quot;/&gt;&lt;wsp:rsid wsp:val=&quot;00E60A52&quot;/&gt;&lt;wsp:rsid wsp:val=&quot;00E60D94&quot;/&gt;&lt;wsp:rsid wsp:val=&quot;00E617B0&quot;/&gt;&lt;wsp:rsid wsp:val=&quot;00E61A96&quot;/&gt;&lt;wsp:rsid wsp:val=&quot;00E61F5C&quot;/&gt;&lt;wsp:rsid wsp:val=&quot;00E62172&quot;/&gt;&lt;wsp:rsid wsp:val=&quot;00E624A9&quot;/&gt;&lt;wsp:rsid wsp:val=&quot;00E629FA&quot;/&gt;&lt;wsp:rsid wsp:val=&quot;00E64641&quot;/&gt;&lt;wsp:rsid wsp:val=&quot;00E66350&quot;/&gt;&lt;wsp:rsid wsp:val=&quot;00E675B1&quot;/&gt;&lt;wsp:rsid wsp:val=&quot;00E67627&quot;/&gt;&lt;wsp:rsid wsp:val=&quot;00E708E3&quot;/&gt;&lt;wsp:rsid wsp:val=&quot;00E70DA8&quot;/&gt;&lt;wsp:rsid wsp:val=&quot;00E719A1&quot;/&gt;&lt;wsp:rsid wsp:val=&quot;00E73799&quot;/&gt;&lt;wsp:rsid wsp:val=&quot;00E73813&quot;/&gt;&lt;wsp:rsid wsp:val=&quot;00E7399C&quot;/&gt;&lt;wsp:rsid wsp:val=&quot;00E73C86&quot;/&gt;&lt;wsp:rsid wsp:val=&quot;00E74E67&quot;/&gt;&lt;wsp:rsid wsp:val=&quot;00E74E68&quot;/&gt;&lt;wsp:rsid wsp:val=&quot;00E76911&quot;/&gt;&lt;wsp:rsid wsp:val=&quot;00E77157&quot;/&gt;&lt;wsp:rsid wsp:val=&quot;00E80EB7&quot;/&gt;&lt;wsp:rsid wsp:val=&quot;00E811DD&quot;/&gt;&lt;wsp:rsid wsp:val=&quot;00E81529&quot;/&gt;&lt;wsp:rsid wsp:val=&quot;00E84D39&quot;/&gt;&lt;wsp:rsid wsp:val=&quot;00E85539&quot;/&gt;&lt;wsp:rsid wsp:val=&quot;00E85C87&quot;/&gt;&lt;wsp:rsid wsp:val=&quot;00E85DB1&quot;/&gt;&lt;wsp:rsid wsp:val=&quot;00E87E7C&quot;/&gt;&lt;wsp:rsid wsp:val=&quot;00E904C7&quot;/&gt;&lt;wsp:rsid wsp:val=&quot;00E91A1F&quot;/&gt;&lt;wsp:rsid wsp:val=&quot;00E91E8C&quot;/&gt;&lt;wsp:rsid wsp:val=&quot;00E9270F&quot;/&gt;&lt;wsp:rsid wsp:val=&quot;00E92CDD&quot;/&gt;&lt;wsp:rsid wsp:val=&quot;00E93079&quot;/&gt;&lt;wsp:rsid wsp:val=&quot;00E9355D&quot;/&gt;&lt;wsp:rsid wsp:val=&quot;00E93958&quot;/&gt;&lt;wsp:rsid wsp:val=&quot;00E93A8F&quot;/&gt;&lt;wsp:rsid wsp:val=&quot;00E93F4C&quot;/&gt;&lt;wsp:rsid wsp:val=&quot;00E94D94&quot;/&gt;&lt;wsp:rsid wsp:val=&quot;00E94ED9&quot;/&gt;&lt;wsp:rsid wsp:val=&quot;00E95592&quot;/&gt;&lt;wsp:rsid wsp:val=&quot;00E955D6&quot;/&gt;&lt;wsp:rsid wsp:val=&quot;00E95990&quot;/&gt;&lt;wsp:rsid wsp:val=&quot;00E968C0&quot;/&gt;&lt;wsp:rsid wsp:val=&quot;00E96CD2&quot;/&gt;&lt;wsp:rsid wsp:val=&quot;00E96DD8&quot;/&gt;&lt;wsp:rsid wsp:val=&quot;00EA1E29&quot;/&gt;&lt;wsp:rsid wsp:val=&quot;00EA3610&quot;/&gt;&lt;wsp:rsid wsp:val=&quot;00EA396E&quot;/&gt;&lt;wsp:rsid wsp:val=&quot;00EA4ABD&quot;/&gt;&lt;wsp:rsid wsp:val=&quot;00EA4B8E&quot;/&gt;&lt;wsp:rsid wsp:val=&quot;00EA5405&quot;/&gt;&lt;wsp:rsid wsp:val=&quot;00EA60F5&quot;/&gt;&lt;wsp:rsid wsp:val=&quot;00EA7296&quot;/&gt;&lt;wsp:rsid wsp:val=&quot;00EB085A&quot;/&gt;&lt;wsp:rsid wsp:val=&quot;00EB1A32&quot;/&gt;&lt;wsp:rsid wsp:val=&quot;00EB25D2&quot;/&gt;&lt;wsp:rsid wsp:val=&quot;00EB33DE&quot;/&gt;&lt;wsp:rsid wsp:val=&quot;00EB3A33&quot;/&gt;&lt;wsp:rsid wsp:val=&quot;00EB4697&quot;/&gt;&lt;wsp:rsid wsp:val=&quot;00EB4FFC&quot;/&gt;&lt;wsp:rsid wsp:val=&quot;00EB607F&quot;/&gt;&lt;wsp:rsid wsp:val=&quot;00EC0EFF&quot;/&gt;&lt;wsp:rsid wsp:val=&quot;00EC3C72&quot;/&gt;&lt;wsp:rsid wsp:val=&quot;00EC5D7B&quot;/&gt;&lt;wsp:rsid wsp:val=&quot;00EC5FBC&quot;/&gt;&lt;wsp:rsid wsp:val=&quot;00EC6B70&quot;/&gt;&lt;wsp:rsid wsp:val=&quot;00ED00DA&quot;/&gt;&lt;wsp:rsid wsp:val=&quot;00ED2731&quot;/&gt;&lt;wsp:rsid wsp:val=&quot;00ED2C15&quot;/&gt;&lt;wsp:rsid wsp:val=&quot;00ED3647&quot;/&gt;&lt;wsp:rsid wsp:val=&quot;00ED3A07&quot;/&gt;&lt;wsp:rsid wsp:val=&quot;00ED459F&quot;/&gt;&lt;wsp:rsid wsp:val=&quot;00ED5E2D&quot;/&gt;&lt;wsp:rsid wsp:val=&quot;00ED6037&quot;/&gt;&lt;wsp:rsid wsp:val=&quot;00ED662E&quot;/&gt;&lt;wsp:rsid wsp:val=&quot;00ED76C9&quot;/&gt;&lt;wsp:rsid wsp:val=&quot;00EE4DB3&quot;/&gt;&lt;wsp:rsid wsp:val=&quot;00EE5280&quot;/&gt;&lt;wsp:rsid wsp:val=&quot;00EE5A45&quot;/&gt;&lt;wsp:rsid wsp:val=&quot;00EE6957&quot;/&gt;&lt;wsp:rsid wsp:val=&quot;00EE759A&quot;/&gt;&lt;wsp:rsid wsp:val=&quot;00EE7B2D&quot;/&gt;&lt;wsp:rsid wsp:val=&quot;00EF0028&quot;/&gt;&lt;wsp:rsid wsp:val=&quot;00EF0064&quot;/&gt;&lt;wsp:rsid wsp:val=&quot;00EF0B80&quot;/&gt;&lt;wsp:rsid wsp:val=&quot;00EF121E&quot;/&gt;&lt;wsp:rsid wsp:val=&quot;00EF13EF&quot;/&gt;&lt;wsp:rsid wsp:val=&quot;00EF19F6&quot;/&gt;&lt;wsp:rsid wsp:val=&quot;00EF2421&quot;/&gt;&lt;wsp:rsid wsp:val=&quot;00EF26FE&quot;/&gt;&lt;wsp:rsid wsp:val=&quot;00EF2C13&quot;/&gt;&lt;wsp:rsid wsp:val=&quot;00EF34CD&quot;/&gt;&lt;wsp:rsid wsp:val=&quot;00EF437C&quot;/&gt;&lt;wsp:rsid wsp:val=&quot;00EF4642&quot;/&gt;&lt;wsp:rsid wsp:val=&quot;00EF4747&quot;/&gt;&lt;wsp:rsid wsp:val=&quot;00EF6E22&quot;/&gt;&lt;wsp:rsid wsp:val=&quot;00EF7F01&quot;/&gt;&lt;wsp:rsid wsp:val=&quot;00EFF561&quot;/&gt;&lt;wsp:rsid wsp:val=&quot;00F0078D&quot;/&gt;&lt;wsp:rsid wsp:val=&quot;00F01877&quot;/&gt;&lt;wsp:rsid wsp:val=&quot;00F020A9&quot;/&gt;&lt;wsp:rsid wsp:val=&quot;00F033AC&quot;/&gt;&lt;wsp:rsid wsp:val=&quot;00F0532D&quot;/&gt;&lt;wsp:rsid wsp:val=&quot;00F05C05&quot;/&gt;&lt;wsp:rsid wsp:val=&quot;00F06377&quot;/&gt;&lt;wsp:rsid wsp:val=&quot;00F0665F&quot;/&gt;&lt;wsp:rsid wsp:val=&quot;00F076B3&quot;/&gt;&lt;wsp:rsid wsp:val=&quot;00F07846&quot;/&gt;&lt;wsp:rsid wsp:val=&quot;00F07A77&quot;/&gt;&lt;wsp:rsid wsp:val=&quot;00F07F7A&quot;/&gt;&lt;wsp:rsid wsp:val=&quot;00F10A68&quot;/&gt;&lt;wsp:rsid wsp:val=&quot;00F11018&quot;/&gt;&lt;wsp:rsid wsp:val=&quot;00F115A6&quot;/&gt;&lt;wsp:rsid wsp:val=&quot;00F11995&quot;/&gt;&lt;wsp:rsid wsp:val=&quot;00F119FB&quot;/&gt;&lt;wsp:rsid wsp:val=&quot;00F1262A&quot;/&gt;&lt;wsp:rsid wsp:val=&quot;00F12DDA&quot;/&gt;&lt;wsp:rsid wsp:val=&quot;00F147DE&quot;/&gt;&lt;wsp:rsid wsp:val=&quot;00F1561F&quot;/&gt;&lt;wsp:rsid wsp:val=&quot;00F15921&quot;/&gt;&lt;wsp:rsid wsp:val=&quot;00F15F56&quot;/&gt;&lt;wsp:rsid wsp:val=&quot;00F166F6&quot;/&gt;&lt;wsp:rsid wsp:val=&quot;00F20103&quot;/&gt;&lt;wsp:rsid wsp:val=&quot;00F20483&quot;/&gt;&lt;wsp:rsid wsp:val=&quot;00F208E0&quot;/&gt;&lt;wsp:rsid wsp:val=&quot;00F209FB&quot;/&gt;&lt;wsp:rsid wsp:val=&quot;00F21816&quot;/&gt;&lt;wsp:rsid wsp:val=&quot;00F223E4&quot;/&gt;&lt;wsp:rsid wsp:val=&quot;00F2461E&quot;/&gt;&lt;wsp:rsid wsp:val=&quot;00F24A10&quot;/&gt;&lt;wsp:rsid wsp:val=&quot;00F25EE8&quot;/&gt;&lt;wsp:rsid wsp:val=&quot;00F26DD0&quot;/&gt;&lt;wsp:rsid wsp:val=&quot;00F272B6&quot;/&gt;&lt;wsp:rsid wsp:val=&quot;00F27645&quot;/&gt;&lt;wsp:rsid wsp:val=&quot;00F302B1&quot;/&gt;&lt;wsp:rsid wsp:val=&quot;00F30AD2&quot;/&gt;&lt;wsp:rsid wsp:val=&quot;00F3108F&quot;/&gt;&lt;wsp:rsid wsp:val=&quot;00F31DF1&quot;/&gt;&lt;wsp:rsid wsp:val=&quot;00F33E42&quot;/&gt;&lt;wsp:rsid wsp:val=&quot;00F3513C&quot;/&gt;&lt;wsp:rsid wsp:val=&quot;00F35D56&quot;/&gt;&lt;wsp:rsid wsp:val=&quot;00F35FCA&quot;/&gt;&lt;wsp:rsid wsp:val=&quot;00F36790&quot;/&gt;&lt;wsp:rsid wsp:val=&quot;00F36797&quot;/&gt;&lt;wsp:rsid wsp:val=&quot;00F374A5&quot;/&gt;&lt;wsp:rsid wsp:val=&quot;00F4135D&quot;/&gt;&lt;wsp:rsid wsp:val=&quot;00F416E8&quot;/&gt;&lt;wsp:rsid wsp:val=&quot;00F42509&quot;/&gt;&lt;wsp:rsid wsp:val=&quot;00F42F17&quot;/&gt;&lt;wsp:rsid wsp:val=&quot;00F44E53&quot;/&gt;&lt;wsp:rsid wsp:val=&quot;00F45B5A&quot;/&gt;&lt;wsp:rsid wsp:val=&quot;00F47A73&quot;/&gt;&lt;wsp:rsid wsp:val=&quot;00F5216A&quot;/&gt;&lt;wsp:rsid wsp:val=&quot;00F52B14&quot;/&gt;&lt;wsp:rsid wsp:val=&quot;00F52F02&quot;/&gt;&lt;wsp:rsid wsp:val=&quot;00F53C0F&quot;/&gt;&lt;wsp:rsid wsp:val=&quot;00F53DA2&quot;/&gt;&lt;wsp:rsid wsp:val=&quot;00F54A20&quot;/&gt;&lt;wsp:rsid wsp:val=&quot;00F55BD4&quot;/&gt;&lt;wsp:rsid wsp:val=&quot;00F60717&quot;/&gt;&lt;wsp:rsid wsp:val=&quot;00F60B16&quot;/&gt;&lt;wsp:rsid wsp:val=&quot;00F61AAA&quot;/&gt;&lt;wsp:rsid wsp:val=&quot;00F61B02&quot;/&gt;&lt;wsp:rsid wsp:val=&quot;00F625C5&quot;/&gt;&lt;wsp:rsid wsp:val=&quot;00F62970&quot;/&gt;&lt;wsp:rsid wsp:val=&quot;00F63B48&quot;/&gt;&lt;wsp:rsid wsp:val=&quot;00F64298&quot;/&gt;&lt;wsp:rsid wsp:val=&quot;00F6479D&quot;/&gt;&lt;wsp:rsid wsp:val=&quot;00F6496E&quot;/&gt;&lt;wsp:rsid wsp:val=&quot;00F6551A&quot;/&gt;&lt;wsp:rsid wsp:val=&quot;00F65653&quot;/&gt;&lt;wsp:rsid wsp:val=&quot;00F662A9&quot;/&gt;&lt;wsp:rsid wsp:val=&quot;00F668F3&quot;/&gt;&lt;wsp:rsid wsp:val=&quot;00F66A83&quot;/&gt;&lt;wsp:rsid wsp:val=&quot;00F67390&quot;/&gt;&lt;wsp:rsid wsp:val=&quot;00F67913&quot;/&gt;&lt;wsp:rsid wsp:val=&quot;00F67E5C&quot;/&gt;&lt;wsp:rsid wsp:val=&quot;00F70833&quot;/&gt;&lt;wsp:rsid wsp:val=&quot;00F70997&quot;/&gt;&lt;wsp:rsid wsp:val=&quot;00F710B2&quot;/&gt;&lt;wsp:rsid wsp:val=&quot;00F73ED1&quot;/&gt;&lt;wsp:rsid wsp:val=&quot;00F74C07&quot;/&gt;&lt;wsp:rsid wsp:val=&quot;00F752DD&quot;/&gt;&lt;wsp:rsid wsp:val=&quot;00F759B0&quot;/&gt;&lt;wsp:rsid wsp:val=&quot;00F77435&quot;/&gt;&lt;wsp:rsid wsp:val=&quot;00F77472&quot;/&gt;&lt;wsp:rsid wsp:val=&quot;00F8039C&quot;/&gt;&lt;wsp:rsid wsp:val=&quot;00F80747&quot;/&gt;&lt;wsp:rsid wsp:val=&quot;00F80877&quot;/&gt;&lt;wsp:rsid wsp:val=&quot;00F80A05&quot;/&gt;&lt;wsp:rsid wsp:val=&quot;00F81C45&quot;/&gt;&lt;wsp:rsid wsp:val=&quot;00F82040&quot;/&gt;&lt;wsp:rsid wsp:val=&quot;00F82505&quot;/&gt;&lt;wsp:rsid wsp:val=&quot;00F8277C&quot;/&gt;&lt;wsp:rsid wsp:val=&quot;00F82C80&quot;/&gt;&lt;wsp:rsid wsp:val=&quot;00F82DDB&quot;/&gt;&lt;wsp:rsid wsp:val=&quot;00F8405C&quot;/&gt;&lt;wsp:rsid wsp:val=&quot;00F842CD&quot;/&gt;&lt;wsp:rsid wsp:val=&quot;00F85BB4&quot;/&gt;&lt;wsp:rsid wsp:val=&quot;00F8743D&quot;/&gt;&lt;wsp:rsid wsp:val=&quot;00F8790A&quot;/&gt;&lt;wsp:rsid wsp:val=&quot;00F90630&quot;/&gt;&lt;wsp:rsid wsp:val=&quot;00F90A3B&quot;/&gt;&lt;wsp:rsid wsp:val=&quot;00F91E66&quot;/&gt;&lt;wsp:rsid wsp:val=&quot;00F92ED8&quot;/&gt;&lt;wsp:rsid wsp:val=&quot;00F93014&quot;/&gt;&lt;wsp:rsid wsp:val=&quot;00F944C2&quot;/&gt;&lt;wsp:rsid wsp:val=&quot;00F94CAD&quot;/&gt;&lt;wsp:rsid wsp:val=&quot;00F951FF&quot;/&gt;&lt;wsp:rsid wsp:val=&quot;00F9579F&quot;/&gt;&lt;wsp:rsid wsp:val=&quot;00F95BAD&quot;/&gt;&lt;wsp:rsid wsp:val=&quot;00F9606B&quot;/&gt;&lt;wsp:rsid wsp:val=&quot;00F96CCD&quot;/&gt;&lt;wsp:rsid wsp:val=&quot;00F96FA3&quot;/&gt;&lt;wsp:rsid wsp:val=&quot;00F97FE8&quot;/&gt;&lt;wsp:rsid wsp:val=&quot;00FA01FC&quot;/&gt;&lt;wsp:rsid wsp:val=&quot;00FA0B06&quot;/&gt;&lt;wsp:rsid wsp:val=&quot;00FA0C0A&quot;/&gt;&lt;wsp:rsid wsp:val=&quot;00FA127F&quot;/&gt;&lt;wsp:rsid wsp:val=&quot;00FA146D&quot;/&gt;&lt;wsp:rsid wsp:val=&quot;00FA166C&quot;/&gt;&lt;wsp:rsid wsp:val=&quot;00FA2741&quot;/&gt;&lt;wsp:rsid wsp:val=&quot;00FA2A07&quot;/&gt;&lt;wsp:rsid wsp:val=&quot;00FA2D2B&quot;/&gt;&lt;wsp:rsid wsp:val=&quot;00FA2FC3&quot;/&gt;&lt;wsp:rsid wsp:val=&quot;00FA374E&quot;/&gt;&lt;wsp:rsid wsp:val=&quot;00FA3EB3&quot;/&gt;&lt;wsp:rsid wsp:val=&quot;00FA7250&quot;/&gt;&lt;wsp:rsid wsp:val=&quot;00FA7690&quot;/&gt;&lt;wsp:rsid wsp:val=&quot;00FB0565&quot;/&gt;&lt;wsp:rsid wsp:val=&quot;00FB0E81&quot;/&gt;&lt;wsp:rsid wsp:val=&quot;00FB21B1&quot;/&gt;&lt;wsp:rsid wsp:val=&quot;00FB243F&quot;/&gt;&lt;wsp:rsid wsp:val=&quot;00FB37DE&quot;/&gt;&lt;wsp:rsid wsp:val=&quot;00FB3DF2&quot;/&gt;&lt;wsp:rsid wsp:val=&quot;00FB4AD8&quot;/&gt;&lt;wsp:rsid wsp:val=&quot;00FB4D4B&quot;/&gt;&lt;wsp:rsid wsp:val=&quot;00FB66B6&quot;/&gt;&lt;wsp:rsid wsp:val=&quot;00FB701F&quot;/&gt;&lt;wsp:rsid wsp:val=&quot;00FC01E0&quot;/&gt;&lt;wsp:rsid wsp:val=&quot;00FC0C56&quot;/&gt;&lt;wsp:rsid wsp:val=&quot;00FC1070&quot;/&gt;&lt;wsp:rsid wsp:val=&quot;00FC1A54&quot;/&gt;&lt;wsp:rsid wsp:val=&quot;00FC1B63&quot;/&gt;&lt;wsp:rsid wsp:val=&quot;00FC1C0A&quot;/&gt;&lt;wsp:rsid wsp:val=&quot;00FC34BC&quot;/&gt;&lt;wsp:rsid wsp:val=&quot;00FC4BD5&quot;/&gt;&lt;wsp:rsid wsp:val=&quot;00FC5252&quot;/&gt;&lt;wsp:rsid wsp:val=&quot;00FC6003&quot;/&gt;&lt;wsp:rsid wsp:val=&quot;00FC687F&quot;/&gt;&lt;wsp:rsid wsp:val=&quot;00FC6A59&quot;/&gt;&lt;wsp:rsid wsp:val=&quot;00FC6EE4&quot;/&gt;&lt;wsp:rsid wsp:val=&quot;00FC754F&quot;/&gt;&lt;wsp:rsid wsp:val=&quot;00FC77CD&quot;/&gt;&lt;wsp:rsid wsp:val=&quot;00FC7EAB&quot;/&gt;&lt;wsp:rsid wsp:val=&quot;00FC9BC1&quot;/&gt;&lt;wsp:rsid wsp:val=&quot;00FD11EA&quot;/&gt;&lt;wsp:rsid wsp:val=&quot;00FD22EF&quot;/&gt;&lt;wsp:rsid wsp:val=&quot;00FD2C87&quot;/&gt;&lt;wsp:rsid wsp:val=&quot;00FD3A16&quot;/&gt;&lt;wsp:rsid wsp:val=&quot;00FD3A65&quot;/&gt;&lt;wsp:rsid wsp:val=&quot;00FD3D61&quot;/&gt;&lt;wsp:rsid wsp:val=&quot;00FD3E02&quot;/&gt;&lt;wsp:rsid wsp:val=&quot;00FD41F4&quot;/&gt;&lt;wsp:rsid wsp:val=&quot;00FD43A1&quot;/&gt;&lt;wsp:rsid wsp:val=&quot;00FD7128&quot;/&gt;&lt;wsp:rsid wsp:val=&quot;00FD71C6&quot;/&gt;&lt;wsp:rsid wsp:val=&quot;00FE0691&quot;/&gt;&lt;wsp:rsid wsp:val=&quot;00FE0DA4&quot;/&gt;&lt;wsp:rsid wsp:val=&quot;00FE1003&quot;/&gt;&lt;wsp:rsid wsp:val=&quot;00FE1048&quot;/&gt;&lt;wsp:rsid wsp:val=&quot;00FE25E9&quot;/&gt;&lt;wsp:rsid wsp:val=&quot;00FE26B7&quot;/&gt;&lt;wsp:rsid wsp:val=&quot;00FE2D23&quot;/&gt;&lt;wsp:rsid wsp:val=&quot;00FE4300&quot;/&gt;&lt;wsp:rsid wsp:val=&quot;00FF1895&quot;/&gt;&lt;wsp:rsid wsp:val=&quot;00FF2928&quot;/&gt;&lt;wsp:rsid wsp:val=&quot;00FF2D27&quot;/&gt;&lt;wsp:rsid wsp:val=&quot;00FF350E&quot;/&gt;&lt;wsp:rsid wsp:val=&quot;00FF537E&quot;/&gt;&lt;wsp:rsid wsp:val=&quot;00FF5469&quot;/&gt;&lt;wsp:rsid wsp:val=&quot;00FF5C2F&quot;/&gt;&lt;wsp:rsid wsp:val=&quot;010450B9&quot;/&gt;&lt;wsp:rsid wsp:val=&quot;0121F4B1&quot;/&gt;&lt;wsp:rsid wsp:val=&quot;0129B13E&quot;/&gt;&lt;wsp:rsid wsp:val=&quot;013069D8&quot;/&gt;&lt;wsp:rsid wsp:val=&quot;0130A030&quot;/&gt;&lt;wsp:rsid wsp:val=&quot;0149DD76&quot;/&gt;&lt;wsp:rsid wsp:val=&quot;014E73CF&quot;/&gt;&lt;wsp:rsid wsp:val=&quot;0151A258&quot;/&gt;&lt;wsp:rsid wsp:val=&quot;015751FD&quot;/&gt;&lt;wsp:rsid wsp:val=&quot;017206AB&quot;/&gt;&lt;wsp:rsid wsp:val=&quot;0173B414&quot;/&gt;&lt;wsp:rsid wsp:val=&quot;01A53B1C&quot;/&gt;&lt;wsp:rsid wsp:val=&quot;01B0B684&quot;/&gt;&lt;wsp:rsid wsp:val=&quot;01BE0DFA&quot;/&gt;&lt;wsp:rsid wsp:val=&quot;01C6BEC3&quot;/&gt;&lt;wsp:rsid wsp:val=&quot;01CDCDDA&quot;/&gt;&lt;wsp:rsid wsp:val=&quot;01CF05AC&quot;/&gt;&lt;wsp:rsid wsp:val=&quot;01D2D207&quot;/&gt;&lt;wsp:rsid wsp:val=&quot;01DD512C&quot;/&gt;&lt;wsp:rsid wsp:val=&quot;01DF1299&quot;/&gt;&lt;wsp:rsid wsp:val=&quot;01F10CE4&quot;/&gt;&lt;wsp:rsid wsp:val=&quot;01FFAB17&quot;/&gt;&lt;wsp:rsid wsp:val=&quot;020377C1&quot;/&gt;&lt;wsp:rsid wsp:val=&quot;0204A70A&quot;/&gt;&lt;wsp:rsid wsp:val=&quot;02288726&quot;/&gt;&lt;wsp:rsid wsp:val=&quot;0232D5C7&quot;/&gt;&lt;wsp:rsid wsp:val=&quot;023AEC42&quot;/&gt;&lt;wsp:rsid wsp:val=&quot;0250C8BD&quot;/&gt;&lt;wsp:rsid wsp:val=&quot;0269054A&quot;/&gt;&lt;wsp:rsid wsp:val=&quot;026C41D9&quot;/&gt;&lt;wsp:rsid wsp:val=&quot;026E7A1F&quot;/&gt;&lt;wsp:rsid wsp:val=&quot;026EB801&quot;/&gt;&lt;wsp:rsid wsp:val=&quot;0284574A&quot;/&gt;&lt;wsp:rsid wsp:val=&quot;028AD715&quot;/&gt;&lt;wsp:rsid wsp:val=&quot;0290CF77&quot;/&gt;&lt;wsp:rsid wsp:val=&quot;02C1E40D&quot;/&gt;&lt;wsp:rsid wsp:val=&quot;02C64415&quot;/&gt;&lt;wsp:rsid wsp:val=&quot;02CC7091&quot;/&gt;&lt;wsp:rsid wsp:val=&quot;02DAADA5&quot;/&gt;&lt;wsp:rsid wsp:val=&quot;02DB9ABE&quot;/&gt;&lt;wsp:rsid wsp:val=&quot;02E7B47A&quot;/&gt;&lt;wsp:rsid wsp:val=&quot;02F7AE3B&quot;/&gt;&lt;wsp:rsid wsp:val=&quot;02FD793E&quot;/&gt;&lt;wsp:rsid wsp:val=&quot;02FE0D7C&quot;/&gt;&lt;wsp:rsid wsp:val=&quot;030AF376&quot;/&gt;&lt;wsp:rsid wsp:val=&quot;030BB258&quot;/&gt;&lt;wsp:rsid wsp:val=&quot;03110D71&quot;/&gt;&lt;wsp:rsid wsp:val=&quot;031B9AE3&quot;/&gt;&lt;wsp:rsid wsp:val=&quot;03219A4F&quot;/&gt;&lt;wsp:rsid wsp:val=&quot;032E108F&quot;/&gt;&lt;wsp:rsid wsp:val=&quot;0333C313&quot;/&gt;&lt;wsp:rsid wsp:val=&quot;033B3CF2&quot;/&gt;&lt;wsp:rsid wsp:val=&quot;034679DA&quot;/&gt;&lt;wsp:rsid wsp:val=&quot;0348F9E3&quot;/&gt;&lt;wsp:rsid wsp:val=&quot;034A5D58&quot;/&gt;&lt;wsp:rsid wsp:val=&quot;034A92E2&quot;/&gt;&lt;wsp:rsid wsp:val=&quot;034D2B4E&quot;/&gt;&lt;wsp:rsid wsp:val=&quot;03540F36&quot;/&gt;&lt;wsp:rsid wsp:val=&quot;03813F84&quot;/&gt;&lt;wsp:rsid wsp:val=&quot;0382B765&quot;/&gt;&lt;wsp:rsid wsp:val=&quot;03864673&quot;/&gt;&lt;wsp:rsid wsp:val=&quot;038A2FB6&quot;/&gt;&lt;wsp:rsid wsp:val=&quot;038E88F9&quot;/&gt;&lt;wsp:rsid wsp:val=&quot;03A13BF0&quot;/&gt;&lt;wsp:rsid wsp:val=&quot;03AA09D5&quot;/&gt;&lt;wsp:rsid wsp:val=&quot;03B108A6&quot;/&gt;&lt;wsp:rsid wsp:val=&quot;03C36422&quot;/&gt;&lt;wsp:rsid wsp:val=&quot;040C6E0A&quot;/&gt;&lt;wsp:rsid wsp:val=&quot;040DF0F2&quot;/&gt;&lt;wsp:rsid wsp:val=&quot;0411DB7A&quot;/&gt;&lt;wsp:rsid wsp:val=&quot;0414F51C&quot;/&gt;&lt;wsp:rsid wsp:val=&quot;0415E905&quot;/&gt;&lt;wsp:rsid wsp:val=&quot;0422801A&quot;/&gt;&lt;wsp:rsid wsp:val=&quot;042301AC&quot;/&gt;&lt;wsp:rsid wsp:val=&quot;042977F3&quot;/&gt;&lt;wsp:rsid wsp:val=&quot;04300181&quot;/&gt;&lt;wsp:rsid wsp:val=&quot;043A16F6&quot;/&gt;&lt;wsp:rsid wsp:val=&quot;0440F1DA&quot;/&gt;&lt;wsp:rsid wsp:val=&quot;0445745A&quot;/&gt;&lt;wsp:rsid wsp:val=&quot;04470636&quot;/&gt;&lt;wsp:rsid wsp:val=&quot;04533308&quot;/&gt;&lt;wsp:rsid wsp:val=&quot;045706AF&quot;/&gt;&lt;wsp:rsid wsp:val=&quot;045EEE69&quot;/&gt;&lt;wsp:rsid wsp:val=&quot;046669CA&quot;/&gt;&lt;wsp:rsid wsp:val=&quot;04767A59&quot;/&gt;&lt;wsp:rsid wsp:val=&quot;047C5C0D&quot;/&gt;&lt;wsp:rsid wsp:val=&quot;048923BF&quot;/&gt;&lt;wsp:rsid wsp:val=&quot;04999548&quot;/&gt;&lt;wsp:rsid wsp:val=&quot;049A6C41&quot;/&gt;&lt;wsp:rsid wsp:val=&quot;049AE75C&quot;/&gt;&lt;wsp:rsid wsp:val=&quot;04B22FCE&quot;/&gt;&lt;wsp:rsid wsp:val=&quot;04C4BD78&quot;/&gt;&lt;wsp:rsid wsp:val=&quot;04C7D96A&quot;/&gt;&lt;wsp:rsid wsp:val=&quot;04CB058B&quot;/&gt;&lt;wsp:rsid wsp:val=&quot;04CF3098&quot;/&gt;&lt;wsp:rsid wsp:val=&quot;04E24A3B&quot;/&gt;&lt;wsp:rsid wsp:val=&quot;04E27679&quot;/&gt;&lt;wsp:rsid wsp:val=&quot;04E4F962&quot;/&gt;&lt;wsp:rsid wsp:val=&quot;04F0D409&quot;/&gt;&lt;wsp:rsid wsp:val=&quot;04F811BF&quot;/&gt;&lt;wsp:rsid wsp:val=&quot;04FF5F61&quot;/&gt;&lt;wsp:rsid wsp:val=&quot;0506F173&quot;/&gt;&lt;wsp:rsid wsp:val=&quot;0508993A&quot;/&gt;&lt;wsp:rsid wsp:val=&quot;0515FA07&quot;/&gt;&lt;wsp:rsid wsp:val=&quot;0519B562&quot;/&gt;&lt;wsp:rsid wsp:val=&quot;0531FCEC&quot;/&gt;&lt;wsp:rsid wsp:val=&quot;0532155F&quot;/&gt;&lt;wsp:rsid wsp:val=&quot;0532D398&quot;/&gt;&lt;wsp:rsid wsp:val=&quot;053AF140&quot;/&gt;&lt;wsp:rsid wsp:val=&quot;05594855&quot;/&gt;&lt;wsp:rsid wsp:val=&quot;05603446&quot;/&gt;&lt;wsp:rsid wsp:val=&quot;0578D6AC&quot;/&gt;&lt;wsp:rsid wsp:val=&quot;0593B074&quot;/&gt;&lt;wsp:rsid wsp:val=&quot;05954721&quot;/&gt;&lt;wsp:rsid wsp:val=&quot;05A0BB7D&quot;/&gt;&lt;wsp:rsid wsp:val=&quot;05B6EC67&quot;/&gt;&lt;wsp:rsid wsp:val=&quot;05BBBB1D&quot;/&gt;&lt;wsp:rsid wsp:val=&quot;05BFA8C1&quot;/&gt;&lt;wsp:rsid wsp:val=&quot;05DDE616&quot;/&gt;&lt;wsp:rsid wsp:val=&quot;05F4B49F&quot;/&gt;&lt;wsp:rsid wsp:val=&quot;060C7C48&quot;/&gt;&lt;wsp:rsid wsp:val=&quot;060D12B3&quot;/&gt;&lt;wsp:rsid wsp:val=&quot;06149287&quot;/&gt;&lt;wsp:rsid wsp:val=&quot;061E03B4&quot;/&gt;&lt;wsp:rsid wsp:val=&quot;06325F6A&quot;/&gt;&lt;wsp:rsid wsp:val=&quot;0637E0FD&quot;/&gt;&lt;wsp:rsid wsp:val=&quot;063B0C54&quot;/&gt;&lt;wsp:rsid wsp:val=&quot;066CF8C5&quot;/&gt;&lt;wsp:rsid wsp:val=&quot;066D9A34&quot;/&gt;&lt;wsp:rsid wsp:val=&quot;0674E067&quot;/&gt;&lt;wsp:rsid wsp:val=&quot;0683A95F&quot;/&gt;&lt;wsp:rsid wsp:val=&quot;06866140&quot;/&gt;&lt;wsp:rsid wsp:val=&quot;069D9677&quot;/&gt;&lt;wsp:rsid wsp:val=&quot;06AAA77A&quot;/&gt;&lt;wsp:rsid wsp:val=&quot;06BAD446&quot;/&gt;&lt;wsp:rsid wsp:val=&quot;06BCF16E&quot;/&gt;&lt;wsp:rsid wsp:val=&quot;06D3389C&quot;/&gt;&lt;wsp:rsid wsp:val=&quot;06E1D762&quot;/&gt;&lt;wsp:rsid wsp:val=&quot;06E46FA3&quot;/&gt;&lt;wsp:rsid wsp:val=&quot;06F1DB64&quot;/&gt;&lt;wsp:rsid wsp:val=&quot;06F92628&quot;/&gt;&lt;wsp:rsid wsp:val=&quot;06F94E72&quot;/&gt;&lt;wsp:rsid wsp:val=&quot;06FEA7C3&quot;/&gt;&lt;wsp:rsid wsp:val=&quot;0703982D&quot;/&gt;&lt;wsp:rsid wsp:val=&quot;070D4D86&quot;/&gt;&lt;wsp:rsid wsp:val=&quot;0717FCBA&quot;/&gt;&lt;wsp:rsid wsp:val=&quot;072ACFC2&quot;/&gt;&lt;wsp:rsid wsp:val=&quot;07363F2B&quot;/&gt;&lt;wsp:rsid wsp:val=&quot;0743BFFF&quot;/&gt;&lt;wsp:rsid wsp:val=&quot;0745E7DA&quot;/&gt;&lt;wsp:rsid wsp:val=&quot;074D5479&quot;/&gt;&lt;wsp:rsid wsp:val=&quot;075832D6&quot;/&gt;&lt;wsp:rsid wsp:val=&quot;075AA26E&quot;/&gt;&lt;wsp:rsid wsp:val=&quot;0766D372&quot;/&gt;&lt;wsp:rsid wsp:val=&quot;077A2BFF&quot;/&gt;&lt;wsp:rsid wsp:val=&quot;077A98C1&quot;/&gt;&lt;wsp:rsid wsp:val=&quot;077FDC19&quot;/&gt;&lt;wsp:rsid wsp:val=&quot;0784F861&quot;/&gt;&lt;wsp:rsid wsp:val=&quot;07890ADB&quot;/&gt;&lt;wsp:rsid wsp:val=&quot;079FE1B4&quot;/&gt;&lt;wsp:rsid wsp:val=&quot;07B65E54&quot;/&gt;&lt;wsp:rsid wsp:val=&quot;07CFC2E7&quot;/&gt;&lt;wsp:rsid wsp:val=&quot;07DA092C&quot;/&gt;&lt;wsp:rsid wsp:val=&quot;07DBD4E3&quot;/&gt;&lt;wsp:rsid wsp:val=&quot;07DC3A85&quot;/&gt;&lt;wsp:rsid wsp:val=&quot;07FF895A&quot;/&gt;&lt;wsp:rsid wsp:val=&quot;08008133&quot;/&gt;&lt;wsp:rsid wsp:val=&quot;0808B889&quot;/&gt;&lt;wsp:rsid wsp:val=&quot;080E5933&quot;/&gt;&lt;wsp:rsid wsp:val=&quot;080F3BC6&quot;/&gt;&lt;wsp:rsid wsp:val=&quot;081C9A24&quot;/&gt;&lt;wsp:rsid wsp:val=&quot;081F3386&quot;/&gt;&lt;wsp:rsid wsp:val=&quot;08223236&quot;/&gt;&lt;wsp:rsid wsp:val=&quot;08296A5B&quot;/&gt;&lt;wsp:rsid wsp:val=&quot;0845623A&quot;/&gt;&lt;wsp:rsid wsp:val=&quot;08467FBB&quot;/&gt;&lt;wsp:rsid wsp:val=&quot;084ADC1C&quot;/&gt;&lt;wsp:rsid wsp:val=&quot;0851BD15&quot;/&gt;&lt;wsp:rsid wsp:val=&quot;0853F072&quot;/&gt;&lt;wsp:rsid wsp:val=&quot;0854D757&quot;/&gt;&lt;wsp:rsid wsp:val=&quot;08607F0C&quot;/&gt;&lt;wsp:rsid wsp:val=&quot;086673B5&quot;/&gt;&lt;wsp:rsid wsp:val=&quot;0872E391&quot;/&gt;&lt;wsp:rsid wsp:val=&quot;0886B405&quot;/&gt;&lt;wsp:rsid wsp:val=&quot;08972F86&quot;/&gt;&lt;wsp:rsid wsp:val=&quot;08AEA4A6&quot;/&gt;&lt;wsp:rsid wsp:val=&quot;08AF6CC3&quot;/&gt;&lt;wsp:rsid wsp:val=&quot;08B24194&quot;/&gt;&lt;wsp:rsid wsp:val=&quot;08BB2A4B&quot;/&gt;&lt;wsp:rsid wsp:val=&quot;08BC6C8A&quot;/&gt;&lt;wsp:rsid wsp:val=&quot;08BF58DB&quot;/&gt;&lt;wsp:rsid wsp:val=&quot;08CBCF8D&quot;/&gt;&lt;wsp:rsid wsp:val=&quot;08D49EC5&quot;/&gt;&lt;wsp:rsid wsp:val=&quot;08FA2A55&quot;/&gt;&lt;wsp:rsid wsp:val=&quot;091052A4&quot;/&gt;&lt;wsp:rsid wsp:val=&quot;0911C0CA&quot;/&gt;&lt;wsp:rsid wsp:val=&quot;0926CD8F&quot;/&gt;&lt;wsp:rsid wsp:val=&quot;092AC66D&quot;/&gt;&lt;wsp:rsid wsp:val=&quot;092B5E25&quot;/&gt;&lt;wsp:rsid wsp:val=&quot;0945AD32&quot;/&gt;&lt;wsp:rsid wsp:val=&quot;094F6E1A&quot;/&gt;&lt;wsp:rsid wsp:val=&quot;0951D881&quot;/&gt;&lt;wsp:rsid wsp:val=&quot;0953CC14&quot;/&gt;&lt;wsp:rsid wsp:val=&quot;09711BD4&quot;/&gt;&lt;wsp:rsid wsp:val=&quot;09712228&quot;/&gt;&lt;wsp:rsid wsp:val=&quot;097B9DE6&quot;/&gt;&lt;wsp:rsid wsp:val=&quot;097EC881&quot;/&gt;&lt;wsp:rsid wsp:val=&quot;09858040&quot;/&gt;&lt;wsp:rsid wsp:val=&quot;099205D9&quot;/&gt;&lt;wsp:rsid wsp:val=&quot;099BAEE5&quot;/&gt;&lt;wsp:rsid wsp:val=&quot;09B1DF94&quot;/&gt;&lt;wsp:rsid wsp:val=&quot;09B94100&quot;/&gt;&lt;wsp:rsid wsp:val=&quot;09BAB864&quot;/&gt;&lt;wsp:rsid wsp:val=&quot;09BC73CD&quot;/&gt;&lt;wsp:rsid wsp:val=&quot;09C76CA4&quot;/&gt;&lt;wsp:rsid wsp:val=&quot;09C91FDF&quot;/&gt;&lt;wsp:rsid wsp:val=&quot;09C990AD&quot;/&gt;&lt;wsp:rsid wsp:val=&quot;09CAB5DA&quot;/&gt;&lt;wsp:rsid wsp:val=&quot;09D2F0DE&quot;/&gt;&lt;wsp:rsid wsp:val=&quot;09DA6296&quot;/&gt;&lt;wsp:rsid wsp:val=&quot;09DCB4FC&quot;/&gt;&lt;wsp:rsid wsp:val=&quot;09FB9ED5&quot;/&gt;&lt;wsp:rsid wsp:val=&quot;0A000233&quot;/&gt;&lt;wsp:rsid wsp:val=&quot;0A0FCEEB&quot;/&gt;&lt;wsp:rsid wsp:val=&quot;0A1E51EC&quot;/&gt;&lt;wsp:rsid wsp:val=&quot;0A217F3A&quot;/&gt;&lt;wsp:rsid wsp:val=&quot;0A234281&quot;/&gt;&lt;wsp:rsid wsp:val=&quot;0A24B78F&quot;/&gt;&lt;wsp:rsid wsp:val=&quot;0A2BC8D7&quot;/&gt;&lt;wsp:rsid wsp:val=&quot;0A2C732A&quot;/&gt;&lt;wsp:rsid wsp:val=&quot;0A2CF4FD&quot;/&gt;&lt;wsp:rsid wsp:val=&quot;0A33AAC1&quot;/&gt;&lt;wsp:rsid wsp:val=&quot;0A53AE70&quot;/&gt;&lt;wsp:rsid wsp:val=&quot;0A5722BF&quot;/&gt;&lt;wsp:rsid wsp:val=&quot;0A57CF80&quot;/&gt;&lt;wsp:rsid wsp:val=&quot;0A638ED1&quot;/&gt;&lt;wsp:rsid wsp:val=&quot;0A6692FF&quot;/&gt;&lt;wsp:rsid wsp:val=&quot;0A67EDFB&quot;/&gt;&lt;wsp:rsid wsp:val=&quot;0A74C12D&quot;/&gt;&lt;wsp:rsid wsp:val=&quot;0A770094&quot;/&gt;&lt;wsp:rsid wsp:val=&quot;0A956B67&quot;/&gt;&lt;wsp:rsid wsp:val=&quot;0A96762D&quot;/&gt;&lt;wsp:rsid wsp:val=&quot;0AA50202&quot;/&gt;&lt;wsp:rsid wsp:val=&quot;0AB82AE4&quot;/&gt;&lt;wsp:rsid wsp:val=&quot;0AB8C452&quot;/&gt;&lt;wsp:rsid wsp:val=&quot;0AC78424&quot;/&gt;&lt;wsp:rsid wsp:val=&quot;0AD06F1F&quot;/&gt;&lt;wsp:rsid wsp:val=&quot;0AD4C671&quot;/&gt;&lt;wsp:rsid wsp:val=&quot;0ADE9B2F&quot;/&gt;&lt;wsp:rsid wsp:val=&quot;0AEB0365&quot;/&gt;&lt;wsp:rsid wsp:val=&quot;0B04B9BF&quot;/&gt;&lt;wsp:rsid wsp:val=&quot;0B05F37F&quot;/&gt;&lt;wsp:rsid wsp:val=&quot;0B0C3D7B&quot;/&gt;&lt;wsp:rsid wsp:val=&quot;0B1C114A&quot;/&gt;&lt;wsp:rsid wsp:val=&quot;0B201A15&quot;/&gt;&lt;wsp:rsid wsp:val=&quot;0B211EB2&quot;/&gt;&lt;wsp:rsid wsp:val=&quot;0B238B16&quot;/&gt;&lt;wsp:rsid wsp:val=&quot;0B23F91B&quot;/&gt;&lt;wsp:rsid wsp:val=&quot;0B2907A6&quot;/&gt;&lt;wsp:rsid wsp:val=&quot;0B32D086&quot;/&gt;&lt;wsp:rsid wsp:val=&quot;0B44120B&quot;/&gt;&lt;wsp:rsid wsp:val=&quot;0B5BAF19&quot;/&gt;&lt;wsp:rsid wsp:val=&quot;0B715AD0&quot;/&gt;&lt;wsp:rsid wsp:val=&quot;0B720AB8&quot;/&gt;&lt;wsp:rsid wsp:val=&quot;0B7632F7&quot;/&gt;&lt;wsp:rsid wsp:val=&quot;0B8D3B30&quot;/&gt;&lt;wsp:rsid wsp:val=&quot;0BA000CE&quot;/&gt;&lt;wsp:rsid wsp:val=&quot;0BA2FABF&quot;/&gt;&lt;wsp:rsid wsp:val=&quot;0BAFD7E2&quot;/&gt;&lt;wsp:rsid wsp:val=&quot;0BD18863&quot;/&gt;&lt;wsp:rsid wsp:val=&quot;0BD4109F&quot;/&gt;&lt;wsp:rsid wsp:val=&quot;0BE314B9&quot;/&gt;&lt;wsp:rsid wsp:val=&quot;0BEB6048&quot;/&gt;&lt;wsp:rsid wsp:val=&quot;0BEC0D65&quot;/&gt;&lt;wsp:rsid wsp:val=&quot;0BF05876&quot;/&gt;&lt;wsp:rsid wsp:val=&quot;0C080E1E&quot;/&gt;&lt;wsp:rsid wsp:val=&quot;0C167B31&quot;/&gt;&lt;wsp:rsid wsp:val=&quot;0C2E1391&quot;/&gt;&lt;wsp:rsid wsp:val=&quot;0C305DB3&quot;/&gt;&lt;wsp:rsid wsp:val=&quot;0C481AC2&quot;/&gt;&lt;wsp:rsid wsp:val=&quot;0C5CFBD2&quot;/&gt;&lt;wsp:rsid wsp:val=&quot;0C7EA6A7&quot;/&gt;&lt;wsp:rsid wsp:val=&quot;0C8F7012&quot;/&gt;&lt;wsp:rsid wsp:val=&quot;0CA24B00&quot;/&gt;&lt;wsp:rsid wsp:val=&quot;0CA32A0C&quot;/&gt;&lt;wsp:rsid wsp:val=&quot;0CA6888A&quot;/&gt;&lt;wsp:rsid wsp:val=&quot;0CB96353&quot;/&gt;&lt;wsp:rsid wsp:val=&quot;0CD782CE&quot;/&gt;&lt;wsp:rsid wsp:val=&quot;0CE4E65F&quot;/&gt;&lt;wsp:rsid wsp:val=&quot;0CE6E592&quot;/&gt;&lt;wsp:rsid wsp:val=&quot;0CEAB12C&quot;/&gt;&lt;wsp:rsid wsp:val=&quot;0CEC3B21&quot;/&gt;&lt;wsp:rsid wsp:val=&quot;0CED5ABB&quot;/&gt;&lt;wsp:rsid wsp:val=&quot;0D008CC6&quot;/&gt;&lt;wsp:rsid wsp:val=&quot;0D0577CC&quot;/&gt;&lt;wsp:rsid wsp:val=&quot;0D1B86D9&quot;/&gt;&lt;wsp:rsid wsp:val=&quot;0D361F4A&quot;/&gt;&lt;wsp:rsid wsp:val=&quot;0D37BBF1&quot;/&gt;&lt;wsp:rsid wsp:val=&quot;0D4C2ADA&quot;/&gt;&lt;wsp:rsid wsp:val=&quot;0D4D94F0&quot;/&gt;&lt;wsp:rsid wsp:val=&quot;0D4F3728&quot;/&gt;&lt;wsp:rsid wsp:val=&quot;0D4F9C9F&quot;/&gt;&lt;wsp:rsid wsp:val=&quot;0D5263C5&quot;/&gt;&lt;wsp:rsid wsp:val=&quot;0D5BA78C&quot;/&gt;&lt;wsp:rsid wsp:val=&quot;0D642F05&quot;/&gt;&lt;wsp:rsid wsp:val=&quot;0D69FAA4&quot;/&gt;&lt;wsp:rsid wsp:val=&quot;0D897BF5&quot;/&gt;&lt;wsp:rsid wsp:val=&quot;0D8A4C48&quot;/&gt;&lt;wsp:rsid wsp:val=&quot;0D9950B2&quot;/&gt;&lt;wsp:rsid wsp:val=&quot;0DAA1A65&quot;/&gt;&lt;wsp:rsid wsp:val=&quot;0DAD4AF7&quot;/&gt;&lt;wsp:rsid wsp:val=&quot;0DB8C220&quot;/&gt;&lt;wsp:rsid wsp:val=&quot;0DC3E9CF&quot;/&gt;&lt;wsp:rsid wsp:val=&quot;0DC419A7&quot;/&gt;&lt;wsp:rsid wsp:val=&quot;0DCA9B2C&quot;/&gt;&lt;wsp:rsid wsp:val=&quot;0DCC83D7&quot;/&gt;&lt;wsp:rsid wsp:val=&quot;0DF1E57F&quot;/&gt;&lt;wsp:rsid wsp:val=&quot;0DF87171&quot;/&gt;&lt;wsp:rsid wsp:val=&quot;0DFB7B23&quot;/&gt;&lt;wsp:rsid wsp:val=&quot;0DFD1394&quot;/&gt;&lt;wsp:rsid wsp:val=&quot;0E032B1B&quot;/&gt;&lt;wsp:rsid wsp:val=&quot;0E078139&quot;/&gt;&lt;wsp:rsid wsp:val=&quot;0E0F9545&quot;/&gt;&lt;wsp:rsid wsp:val=&quot;0E10EEDB&quot;/&gt;&lt;wsp:rsid wsp:val=&quot;0E23A8D5&quot;/&gt;&lt;wsp:rsid wsp:val=&quot;0E2A1E68&quot;/&gt;&lt;wsp:rsid wsp:val=&quot;0E41EDAE&quot;/&gt;&lt;wsp:rsid wsp:val=&quot;0E432DEA&quot;/&gt;&lt;wsp:rsid wsp:val=&quot;0E50DBED&quot;/&gt;&lt;wsp:rsid wsp:val=&quot;0E593E46&quot;/&gt;&lt;wsp:rsid wsp:val=&quot;0E71EDC6&quot;/&gt;&lt;wsp:rsid wsp:val=&quot;0E7464C6&quot;/&gt;&lt;wsp:rsid wsp:val=&quot;0E7F86E0&quot;/&gt;&lt;wsp:rsid wsp:val=&quot;0E8A9501&quot;/&gt;&lt;wsp:rsid wsp:val=&quot;0E8C7B8C&quot;/&gt;&lt;wsp:rsid wsp:val=&quot;0EA4268D&quot;/&gt;&lt;wsp:rsid wsp:val=&quot;0EB9A84D&quot;/&gt;&lt;wsp:rsid wsp:val=&quot;0EBB374D&quot;/&gt;&lt;wsp:rsid wsp:val=&quot;0EC094DF&quot;/&gt;&lt;wsp:rsid wsp:val=&quot;0EC4EA40&quot;/&gt;&lt;wsp:rsid wsp:val=&quot;0ED3776E&quot;/&gt;&lt;wsp:rsid wsp:val=&quot;0ED67168&quot;/&gt;&lt;wsp:rsid wsp:val=&quot;0ED76942&quot;/&gt;&lt;wsp:rsid wsp:val=&quot;0EDF6981&quot;/&gt;&lt;wsp:rsid wsp:val=&quot;0EE2E5D5&quot;/&gt;&lt;wsp:rsid wsp:val=&quot;0EE51088&quot;/&gt;&lt;wsp:rsid wsp:val=&quot;0EE59FD4&quot;/&gt;&lt;wsp:rsid wsp:val=&quot;0EF8574A&quot;/&gt;&lt;wsp:rsid wsp:val=&quot;0EFA1DE5&quot;/&gt;&lt;wsp:rsid wsp:val=&quot;0F001519&quot;/&gt;&lt;wsp:rsid wsp:val=&quot;0F0330B7&quot;/&gt;&lt;wsp:rsid wsp:val=&quot;0F05AC7B&quot;/&gt;&lt;wsp:rsid wsp:val=&quot;0F12BF41&quot;/&gt;&lt;wsp:rsid wsp:val=&quot;0F20D484&quot;/&gt;&lt;wsp:rsid wsp:val=&quot;0F2F02BA&quot;/&gt;&lt;wsp:rsid wsp:val=&quot;0F41F312&quot;/&gt;&lt;wsp:rsid wsp:val=&quot;0F4F4780&quot;/&gt;&lt;wsp:rsid wsp:val=&quot;0F65DA7F&quot;/&gt;&lt;wsp:rsid wsp:val=&quot;0F75D7A7&quot;/&gt;&lt;wsp:rsid wsp:val=&quot;0F850F21&quot;/&gt;&lt;wsp:rsid wsp:val=&quot;0F865FFF&quot;/&gt;&lt;wsp:rsid wsp:val=&quot;0F92E011&quot;/&gt;&lt;wsp:rsid wsp:val=&quot;0F98E265&quot;/&gt;&lt;wsp:rsid wsp:val=&quot;0F99C4EF&quot;/&gt;&lt;wsp:rsid wsp:val=&quot;0FA704F0&quot;/&gt;&lt;wsp:rsid wsp:val=&quot;0FAA74D7&quot;/&gt;&lt;wsp:rsid wsp:val=&quot;0FB2C609&quot;/&gt;&lt;wsp:rsid wsp:val=&quot;0FCAA606&quot;/&gt;&lt;wsp:rsid wsp:val=&quot;0FD6681C&quot;/&gt;&lt;wsp:rsid wsp:val=&quot;0FD7B88C&quot;/&gt;&lt;wsp:rsid wsp:val=&quot;0FEBAD20&quot;/&gt;&lt;wsp:rsid wsp:val=&quot;0FED712E&quot;/&gt;&lt;wsp:rsid wsp:val=&quot;0FF08511&quot;/&gt;&lt;wsp:rsid wsp:val=&quot;0FF4BFFF&quot;/&gt;&lt;wsp:rsid wsp:val=&quot;0FFE94AE&quot;/&gt;&lt;wsp:rsid wsp:val=&quot;100340EB&quot;/&gt;&lt;wsp:rsid wsp:val=&quot;100C5C66&quot;/&gt;&lt;wsp:rsid wsp:val=&quot;10103527&quot;/&gt;&lt;wsp:rsid wsp:val=&quot;1027087C&quot;/&gt;&lt;wsp:rsid wsp:val=&quot;102CC4E9&quot;/&gt;&lt;wsp:rsid wsp:val=&quot;1031D56D&quot;/&gt;&lt;wsp:rsid wsp:val=&quot;1036BEF2&quot;/&gt;&lt;wsp:rsid wsp:val=&quot;105189C0&quot;/&gt;&lt;wsp:rsid wsp:val=&quot;105913C2&quot;/&gt;&lt;wsp:rsid wsp:val=&quot;107E4C26&quot;/&gt;&lt;wsp:rsid wsp:val=&quot;108E8EBC&quot;/&gt;&lt;wsp:rsid wsp:val=&quot;10918166&quot;/&gt;&lt;wsp:rsid wsp:val=&quot;109DF415&quot;/&gt;&lt;wsp:rsid wsp:val=&quot;10A2E088&quot;/&gt;&lt;wsp:rsid wsp:val=&quot;10AB1C83&quot;/&gt;&lt;wsp:rsid wsp:val=&quot;10B7F6A4&quot;/&gt;&lt;wsp:rsid wsp:val=&quot;10BABD56&quot;/&gt;&lt;wsp:rsid wsp:val=&quot;10C8D5E7&quot;/&gt;&lt;wsp:rsid wsp:val=&quot;10D77977&quot;/&gt;&lt;wsp:rsid wsp:val=&quot;10DDAD45&quot;/&gt;&lt;wsp:rsid wsp:val=&quot;10FBB693&quot;/&gt;&lt;wsp:rsid wsp:val=&quot;10FE75DA&quot;/&gt;&lt;wsp:rsid wsp:val=&quot;110184B4&quot;/&gt;&lt;wsp:rsid wsp:val=&quot;1101C47D&quot;/&gt;&lt;wsp:rsid wsp:val=&quot;1106784D&quot;/&gt;&lt;wsp:rsid wsp:val=&quot;1139006C&quot;/&gt;&lt;wsp:rsid wsp:val=&quot;114053B9&quot;/&gt;&lt;wsp:rsid wsp:val=&quot;114179ED&quot;/&gt;&lt;wsp:rsid wsp:val=&quot;1147A886&quot;/&gt;&lt;wsp:rsid wsp:val=&quot;114EBCDA&quot;/&gt;&lt;wsp:rsid wsp:val=&quot;1152CA51&quot;/&gt;&lt;wsp:rsid wsp:val=&quot;115AB760&quot;/&gt;&lt;wsp:rsid wsp:val=&quot;116A273F&quot;/&gt;&lt;wsp:rsid wsp:val=&quot;1170940D&quot;/&gt;&lt;wsp:rsid wsp:val=&quot;1179F9AD&quot;/&gt;&lt;wsp:rsid wsp:val=&quot;117AC36F&quot;/&gt;&lt;wsp:rsid wsp:val=&quot;1183740E&quot;/&gt;&lt;wsp:rsid wsp:val=&quot;119A650F&quot;/&gt;&lt;wsp:rsid wsp:val=&quot;119C77B1&quot;/&gt;&lt;wsp:rsid wsp:val=&quot;11A21AFC&quot;/&gt;&lt;wsp:rsid wsp:val=&quot;11A8475A&quot;/&gt;&lt;wsp:rsid wsp:val=&quot;11AC0588&quot;/&gt;&lt;wsp:rsid wsp:val=&quot;11AF94B1&quot;/&gt;&lt;wsp:rsid wsp:val=&quot;11B37A4A&quot;/&gt;&lt;wsp:rsid wsp:val=&quot;11BC9A5F&quot;/&gt;&lt;wsp:rsid wsp:val=&quot;11C4EB91&quot;/&gt;&lt;wsp:rsid wsp:val=&quot;11D43F8C&quot;/&gt;&lt;wsp:rsid wsp:val=&quot;11D7A47D&quot;/&gt;&lt;wsp:rsid wsp:val=&quot;11DC1F4A&quot;/&gt;&lt;wsp:rsid wsp:val=&quot;11E89B8E&quot;/&gt;&lt;wsp:rsid wsp:val=&quot;11EA55A1&quot;/&gt;&lt;wsp:rsid wsp:val=&quot;11F00AF0&quot;/&gt;&lt;wsp:rsid wsp:val=&quot;120AE29B&quot;/&gt;&lt;wsp:rsid wsp:val=&quot;120FDAC8&quot;/&gt;&lt;wsp:rsid wsp:val=&quot;12138A5A&quot;/&gt;&lt;wsp:rsid wsp:val=&quot;12159432&quot;/&gt;&lt;wsp:rsid wsp:val=&quot;121B47F8&quot;/&gt;&lt;wsp:rsid wsp:val=&quot;121D27C4&quot;/&gt;&lt;wsp:rsid wsp:val=&quot;12264D1E&quot;/&gt;&lt;wsp:rsid wsp:val=&quot;122963D1&quot;/&gt;&lt;wsp:rsid wsp:val=&quot;123ECD95&quot;/&gt;&lt;wsp:rsid wsp:val=&quot;1242DD65&quot;/&gt;&lt;wsp:rsid wsp:val=&quot;1245EE8E&quot;/&gt;&lt;wsp:rsid wsp:val=&quot;1263412C&quot;/&gt;&lt;wsp:rsid wsp:val=&quot;12658F8B&quot;/&gt;&lt;wsp:rsid wsp:val=&quot;1270D22A&quot;/&gt;&lt;wsp:rsid wsp:val=&quot;127634F8&quot;/&gt;&lt;wsp:rsid wsp:val=&quot;1285B25E&quot;/&gt;&lt;wsp:rsid wsp:val=&quot;1294BF17&quot;/&gt;&lt;wsp:rsid wsp:val=&quot;12B075E0&quot;/&gt;&lt;wsp:rsid wsp:val=&quot;12B1CCEC&quot;/&gt;&lt;wsp:rsid wsp:val=&quot;12B3225B&quot;/&gt;&lt;wsp:rsid wsp:val=&quot;12DD1E1E&quot;/&gt;&lt;wsp:rsid wsp:val=&quot;12E78003&quot;/&gt;&lt;wsp:rsid wsp:val=&quot;1305F41A&quot;/&gt;&lt;wsp:rsid wsp:val=&quot;132A01FF&quot;/&gt;&lt;wsp:rsid wsp:val=&quot;13353F66&quot;/&gt;&lt;wsp:rsid wsp:val=&quot;1338DED7&quot;/&gt;&lt;wsp:rsid wsp:val=&quot;133DF3A7&quot;/&gt;&lt;wsp:rsid wsp:val=&quot;136AA973&quot;/&gt;&lt;wsp:rsid wsp:val=&quot;1370D161&quot;/&gt;&lt;wsp:rsid wsp:val=&quot;1377EFAB&quot;/&gt;&lt;wsp:rsid wsp:val=&quot;137AE06E&quot;/&gt;&lt;wsp:rsid wsp:val=&quot;13C144D1&quot;/&gt;&lt;wsp:rsid wsp:val=&quot;13C1CE03&quot;/&gt;&lt;wsp:rsid wsp:val=&quot;13CFBFA0&quot;/&gt;&lt;wsp:rsid wsp:val=&quot;13D35570&quot;/&gt;&lt;wsp:rsid wsp:val=&quot;13E88430&quot;/&gt;&lt;wsp:rsid wsp:val=&quot;13F19272&quot;/&gt;&lt;wsp:rsid wsp:val=&quot;13F96E80&quot;/&gt;&lt;wsp:rsid wsp:val=&quot;13F971DA&quot;/&gt;&lt;wsp:rsid wsp:val=&quot;14044506&quot;/&gt;&lt;wsp:rsid wsp:val=&quot;140959C8&quot;/&gt;&lt;wsp:rsid wsp:val=&quot;140A1284&quot;/&gt;&lt;wsp:rsid wsp:val=&quot;140A2432&quot;/&gt;&lt;wsp:rsid wsp:val=&quot;1412AF24&quot;/&gt;&lt;wsp:rsid wsp:val=&quot;14141F17&quot;/&gt;&lt;wsp:rsid wsp:val=&quot;1418AE5E&quot;/&gt;&lt;wsp:rsid wsp:val=&quot;141BE150&quot;/&gt;&lt;wsp:rsid wsp:val=&quot;141C8891&quot;/&gt;&lt;wsp:rsid wsp:val=&quot;14232550&quot;/&gt;&lt;wsp:rsid wsp:val=&quot;1427450D&quot;/&gt;&lt;wsp:rsid wsp:val=&quot;142B8BD5&quot;/&gt;&lt;wsp:rsid wsp:val=&quot;14308F78&quot;/&gt;&lt;wsp:rsid wsp:val=&quot;1439C442&quot;/&gt;&lt;wsp:rsid wsp:val=&quot;143CE616&quot;/&gt;&lt;wsp:rsid wsp:val=&quot;146825EB&quot;/&gt;&lt;wsp:rsid wsp:val=&quot;146D5DCB&quot;/&gt;&lt;wsp:rsid wsp:val=&quot;1482C941&quot;/&gt;&lt;wsp:rsid wsp:val=&quot;148405FE&quot;/&gt;&lt;wsp:rsid wsp:val=&quot;148DCF42&quot;/&gt;&lt;wsp:rsid wsp:val=&quot;149216DC&quot;/&gt;&lt;wsp:rsid wsp:val=&quot;149A71F3&quot;/&gt;&lt;wsp:rsid wsp:val=&quot;149C5544&quot;/&gt;&lt;wsp:rsid wsp:val=&quot;149ED12B&quot;/&gt;&lt;wsp:rsid wsp:val=&quot;14A32BFF&quot;/&gt;&lt;wsp:rsid wsp:val=&quot;14A3613C&quot;/&gt;&lt;wsp:rsid wsp:val=&quot;14A7BC4E&quot;/&gt;&lt;wsp:rsid wsp:val=&quot;14A9D93F&quot;/&gt;&lt;wsp:rsid wsp:val=&quot;14AECBE7&quot;/&gt;&lt;wsp:rsid wsp:val=&quot;14C14D19&quot;/&gt;&lt;wsp:rsid wsp:val=&quot;14D6392B&quot;/&gt;&lt;wsp:rsid wsp:val=&quot;14D717D6&quot;/&gt;&lt;wsp:rsid wsp:val=&quot;14E35A59&quot;/&gt;&lt;wsp:rsid wsp:val=&quot;150338C6&quot;/&gt;&lt;wsp:rsid wsp:val=&quot;150AA2F2&quot;/&gt;&lt;wsp:rsid wsp:val=&quot;150DA6A5&quot;/&gt;&lt;wsp:rsid wsp:val=&quot;1510B88A&quot;/&gt;&lt;wsp:rsid wsp:val=&quot;15122C75&quot;/&gt;&lt;wsp:rsid wsp:val=&quot;151FA016&quot;/&gt;&lt;wsp:rsid wsp:val=&quot;1524C061&quot;/&gt;&lt;wsp:rsid wsp:val=&quot;1553A6BD&quot;/&gt;&lt;wsp:rsid wsp:val=&quot;1554F43F&quot;/&gt;&lt;wsp:rsid wsp:val=&quot;1566AB7D&quot;/&gt;&lt;wsp:rsid wsp:val=&quot;15715B3D&quot;/&gt;&lt;wsp:rsid wsp:val=&quot;15780A55&quot;/&gt;&lt;wsp:rsid wsp:val=&quot;157DD876&quot;/&gt;&lt;wsp:rsid wsp:val=&quot;15925CB9&quot;/&gt;&lt;wsp:rsid wsp:val=&quot;15937C72&quot;/&gt;&lt;wsp:rsid wsp:val=&quot;1595AB20&quot;/&gt;&lt;wsp:rsid wsp:val=&quot;1596D54C&quot;/&gt;&lt;wsp:rsid wsp:val=&quot;1597BAFC&quot;/&gt;&lt;wsp:rsid wsp:val=&quot;159926A5&quot;/&gt;&lt;wsp:rsid wsp:val=&quot;15A02818&quot;/&gt;&lt;wsp:rsid wsp:val=&quot;15AD0AB3&quot;/&gt;&lt;wsp:rsid wsp:val=&quot;15B769DA&quot;/&gt;&lt;wsp:rsid wsp:val=&quot;15BBB3F8&quot;/&gt;&lt;wsp:rsid wsp:val=&quot;15ED2E69&quot;/&gt;&lt;wsp:rsid wsp:val=&quot;15EF4F7C&quot;/&gt;&lt;wsp:rsid wsp:val=&quot;160F15A2&quot;/&gt;&lt;wsp:rsid wsp:val=&quot;160FE214&quot;/&gt;&lt;wsp:rsid wsp:val=&quot;1613787F&quot;/&gt;&lt;wsp:rsid wsp:val=&quot;16288B42&quot;/&gt;&lt;wsp:rsid wsp:val=&quot;16429F88&quot;/&gt;&lt;wsp:rsid wsp:val=&quot;1646ABFD&quot;/&gt;&lt;wsp:rsid wsp:val=&quot;16551867&quot;/&gt;&lt;wsp:rsid wsp:val=&quot;167803A0&quot;/&gt;&lt;wsp:rsid wsp:val=&quot;16788FF5&quot;/&gt;&lt;wsp:rsid wsp:val=&quot;167A273C&quot;/&gt;&lt;wsp:rsid wsp:val=&quot;168003F1&quot;/&gt;&lt;wsp:rsid wsp:val=&quot;16847971&quot;/&gt;&lt;wsp:rsid wsp:val=&quot;168E9537&quot;/&gt;&lt;wsp:rsid wsp:val=&quot;16952BE3&quot;/&gt;&lt;wsp:rsid wsp:val=&quot;16987555&quot;/&gt;&lt;wsp:rsid wsp:val=&quot;169E1000&quot;/&gt;&lt;wsp:rsid wsp:val=&quot;16A25596&quot;/&gt;&lt;wsp:rsid wsp:val=&quot;16A4ECFF&quot;/&gt;&lt;wsp:rsid wsp:val=&quot;16A75313&quot;/&gt;&lt;wsp:rsid wsp:val=&quot;16B8E59E&quot;/&gt;&lt;wsp:rsid wsp:val=&quot;16BAAE82&quot;/&gt;&lt;wsp:rsid wsp:val=&quot;16C6E4E3&quot;/&gt;&lt;wsp:rsid wsp:val=&quot;16CD3B63&quot;/&gt;&lt;wsp:rsid wsp:val=&quot;16D6A3E3&quot;/&gt;&lt;wsp:rsid wsp:val=&quot;16E0C9C8&quot;/&gt;&lt;wsp:rsid wsp:val=&quot;16E9E3EE&quot;/&gt;&lt;wsp:rsid wsp:val=&quot;16EF69D6&quot;/&gt;&lt;wsp:rsid wsp:val=&quot;170830EC&quot;/&gt;&lt;wsp:rsid wsp:val=&quot;170A83F6&quot;/&gt;&lt;wsp:rsid wsp:val=&quot;170B1B6E&quot;/&gt;&lt;wsp:rsid wsp:val=&quot;170D1CB2&quot;/&gt;&lt;wsp:rsid wsp:val=&quot;171CF474&quot;/&gt;&lt;wsp:rsid wsp:val=&quot;171D9367&quot;/&gt;&lt;wsp:rsid wsp:val=&quot;17286718&quot;/&gt;&lt;wsp:rsid wsp:val=&quot;172DFEA7&quot;/&gt;&lt;wsp:rsid wsp:val=&quot;172ECE1D&quot;/&gt;&lt;wsp:rsid wsp:val=&quot;172FB384&quot;/&gt;&lt;wsp:rsid wsp:val=&quot;1746F65A&quot;/&gt;&lt;wsp:rsid wsp:val=&quot;174D6CD3&quot;/&gt;&lt;wsp:rsid wsp:val=&quot;175918CE&quot;/&gt;&lt;wsp:rsid wsp:val=&quot;175AC612&quot;/&gt;&lt;wsp:rsid wsp:val=&quot;1777E4E0&quot;/&gt;&lt;wsp:rsid wsp:val=&quot;1781A7F3&quot;/&gt;&lt;wsp:rsid wsp:val=&quot;1792AE69&quot;/&gt;&lt;wsp:rsid wsp:val=&quot;179F538A&quot;/&gt;&lt;wsp:rsid wsp:val=&quot;17B0FA64&quot;/&gt;&lt;wsp:rsid wsp:val=&quot;17B3839E&quot;/&gt;&lt;wsp:rsid wsp:val=&quot;17BAFBBD&quot;/&gt;&lt;wsp:rsid wsp:val=&quot;17C13C85&quot;/&gt;&lt;wsp:rsid wsp:val=&quot;17CF8FE1&quot;/&gt;&lt;wsp:rsid wsp:val=&quot;17E827D2&quot;/&gt;&lt;wsp:rsid wsp:val=&quot;17E986DE&quot;/&gt;&lt;wsp:rsid wsp:val=&quot;17ED46DD&quot;/&gt;&lt;wsp:rsid wsp:val=&quot;180701DD&quot;/&gt;&lt;wsp:rsid wsp:val=&quot;180CE3A9&quot;/&gt;&lt;wsp:rsid wsp:val=&quot;1818FE18&quot;/&gt;&lt;wsp:rsid wsp:val=&quot;181963BB&quot;/&gt;&lt;wsp:rsid wsp:val=&quot;181DDEF5&quot;/&gt;&lt;wsp:rsid wsp:val=&quot;1824414E&quot;/&gt;&lt;wsp:rsid wsp:val=&quot;18289478&quot;/&gt;&lt;wsp:rsid wsp:val=&quot;182F6098&quot;/&gt;&lt;wsp:rsid wsp:val=&quot;18324510&quot;/&gt;&lt;wsp:rsid wsp:val=&quot;1842B62E&quot;/&gt;&lt;wsp:rsid wsp:val=&quot;184BD3AA&quot;/&gt;&lt;wsp:rsid wsp:val=&quot;184F15F3&quot;/&gt;&lt;wsp:rsid wsp:val=&quot;18564904&quot;/&gt;&lt;wsp:rsid wsp:val=&quot;1858993A&quot;/&gt;&lt;wsp:rsid wsp:val=&quot;1859FB7D&quot;/&gt;&lt;wsp:rsid wsp:val=&quot;185F1802&quot;/&gt;&lt;wsp:rsid wsp:val=&quot;18621993&quot;/&gt;&lt;wsp:rsid wsp:val=&quot;18712897&quot;/&gt;&lt;wsp:rsid wsp:val=&quot;1891138C&quot;/&gt;&lt;wsp:rsid wsp:val=&quot;18AF2654&quot;/&gt;&lt;wsp:rsid wsp:val=&quot;18B6F7B6&quot;/&gt;&lt;wsp:rsid wsp:val=&quot;18BF7815&quot;/&gt;&lt;wsp:rsid wsp:val=&quot;18C20B00&quot;/&gt;&lt;wsp:rsid wsp:val=&quot;18C92BDE&quot;/&gt;&lt;wsp:rsid wsp:val=&quot;18CD40A9&quot;/&gt;&lt;wsp:rsid wsp:val=&quot;18D1D0D6&quot;/&gt;&lt;wsp:rsid wsp:val=&quot;18DCFE24&quot;/&gt;&lt;wsp:rsid wsp:val=&quot;18EB1065&quot;/&gt;&lt;wsp:rsid wsp:val=&quot;18F14ACD&quot;/&gt;&lt;wsp:rsid wsp:val=&quot;18F82567&quot;/&gt;&lt;wsp:rsid wsp:val=&quot;18FEED7D&quot;/&gt;&lt;wsp:rsid wsp:val=&quot;190E4DBD&quot;/&gt;&lt;wsp:rsid wsp:val=&quot;19121487&quot;/&gt;&lt;wsp:rsid wsp:val=&quot;191827DA&quot;/&gt;&lt;wsp:rsid wsp:val=&quot;1918FD29&quot;/&gt;&lt;wsp:rsid wsp:val=&quot;19224A80&quot;/&gt;&lt;wsp:rsid wsp:val=&quot;1932214C&quot;/&gt;&lt;wsp:rsid wsp:val=&quot;194164D6&quot;/&gt;&lt;wsp:rsid wsp:val=&quot;194C5FA2&quot;/&gt;&lt;wsp:rsid wsp:val=&quot;194E8AB1&quot;/&gt;&lt;wsp:rsid wsp:val=&quot;194F53FF&quot;/&gt;&lt;wsp:rsid wsp:val=&quot;1958D450&quot;/&gt;&lt;wsp:rsid wsp:val=&quot;197E01EF&quot;/&gt;&lt;wsp:rsid wsp:val=&quot;198A3D39&quot;/&gt;&lt;wsp:rsid wsp:val=&quot;19A12DAC&quot;/&gt;&lt;wsp:rsid wsp:val=&quot;19A8B40A&quot;/&gt;&lt;wsp:rsid wsp:val=&quot;19AB3C7C&quot;/&gt;&lt;wsp:rsid wsp:val=&quot;19AE3B9D&quot;/&gt;&lt;wsp:rsid wsp:val=&quot;19C98617&quot;/&gt;&lt;wsp:rsid wsp:val=&quot;19DED358&quot;/&gt;&lt;wsp:rsid wsp:val=&quot;19EAE617&quot;/&gt;&lt;wsp:rsid wsp:val=&quot;1A08582C&quot;/&gt;&lt;wsp:rsid wsp:val=&quot;1A097072&quot;/&gt;&lt;wsp:rsid wsp:val=&quot;1A2A6000&quot;/&gt;&lt;wsp:rsid wsp:val=&quot;1A2BF7BB&quot;/&gt;&lt;wsp:rsid wsp:val=&quot;1A2F039A&quot;/&gt;&lt;wsp:rsid wsp:val=&quot;1A327F89&quot;/&gt;&lt;wsp:rsid wsp:val=&quot;1A3C0B2F&quot;/&gt;&lt;wsp:rsid wsp:val=&quot;1A413172&quot;/&gt;&lt;wsp:rsid wsp:val=&quot;1A41802B&quot;/&gt;&lt;wsp:rsid wsp:val=&quot;1A52E500&quot;/&gt;&lt;wsp:rsid wsp:val=&quot;1A59FE12&quot;/&gt;&lt;wsp:rsid wsp:val=&quot;1A5C8CB7&quot;/&gt;&lt;wsp:rsid wsp:val=&quot;1A64FC3F&quot;/&gt;&lt;wsp:rsid wsp:val=&quot;1A6518E5&quot;/&gt;&lt;wsp:rsid wsp:val=&quot;1A7FE0C3&quot;/&gt;&lt;wsp:rsid wsp:val=&quot;1A81F0A8&quot;/&gt;&lt;wsp:rsid wsp:val=&quot;1A8BF382&quot;/&gt;&lt;wsp:rsid wsp:val=&quot;1A9B3CD6&quot;/&gt;&lt;wsp:rsid wsp:val=&quot;1A9BE4AD&quot;/&gt;&lt;wsp:rsid wsp:val=&quot;1AB012F1&quot;/&gt;&lt;wsp:rsid wsp:val=&quot;1ABABE27&quot;/&gt;&lt;wsp:rsid wsp:val=&quot;1AC4B604&quot;/&gt;&lt;wsp:rsid wsp:val=&quot;1AC4C0F5&quot;/&gt;&lt;wsp:rsid wsp:val=&quot;1AC519C8&quot;/&gt;&lt;wsp:rsid wsp:val=&quot;1AC6813A&quot;/&gt;&lt;wsp:rsid wsp:val=&quot;1AC91513&quot;/&gt;&lt;wsp:rsid wsp:val=&quot;1AD9BB49&quot;/&gt;&lt;wsp:rsid wsp:val=&quot;1ADCDBBE&quot;/&gt;&lt;wsp:rsid wsp:val=&quot;1AE107DD&quot;/&gt;&lt;wsp:rsid wsp:val=&quot;1AEC447F&quot;/&gt;&lt;wsp:rsid wsp:val=&quot;1AF3908A&quot;/&gt;&lt;wsp:rsid wsp:val=&quot;1AFAB8B0&quot;/&gt;&lt;wsp:rsid wsp:val=&quot;1AFB8718&quot;/&gt;&lt;wsp:rsid wsp:val=&quot;1B055D59&quot;/&gt;&lt;wsp:rsid wsp:val=&quot;1B2C4594&quot;/&gt;&lt;wsp:rsid wsp:val=&quot;1B470CDD&quot;/&gt;&lt;wsp:rsid wsp:val=&quot;1B4B0CF6&quot;/&gt;&lt;wsp:rsid wsp:val=&quot;1B4C0118&quot;/&gt;&lt;wsp:rsid wsp:val=&quot;1B546CDD&quot;/&gt;&lt;wsp:rsid wsp:val=&quot;1B70050C&quot;/&gt;&lt;wsp:rsid wsp:val=&quot;1B830190&quot;/&gt;&lt;wsp:rsid wsp:val=&quot;1B84C7DF&quot;/&gt;&lt;wsp:rsid wsp:val=&quot;1B877582&quot;/&gt;&lt;wsp:rsid wsp:val=&quot;1B944447&quot;/&gt;&lt;wsp:rsid wsp:val=&quot;1BA0D097&quot;/&gt;&lt;wsp:rsid wsp:val=&quot;1BAA7732&quot;/&gt;&lt;wsp:rsid wsp:val=&quot;1BAAA4C0&quot;/&gt;&lt;wsp:rsid wsp:val=&quot;1BB2C896&quot;/&gt;&lt;wsp:rsid wsp:val=&quot;1BC9ACEC&quot;/&gt;&lt;wsp:rsid wsp:val=&quot;1BCC62B4&quot;/&gt;&lt;wsp:rsid wsp:val=&quot;1BD4A68A&quot;/&gt;&lt;wsp:rsid wsp:val=&quot;1BE37A27&quot;/&gt;&lt;wsp:rsid wsp:val=&quot;1BE6D6AE&quot;/&gt;&lt;wsp:rsid wsp:val=&quot;1BE9C993&quot;/&gt;&lt;wsp:rsid wsp:val=&quot;1C015C91&quot;/&gt;&lt;wsp:rsid wsp:val=&quot;1C1C001E&quot;/&gt;&lt;wsp:rsid wsp:val=&quot;1C1E8157&quot;/&gt;&lt;wsp:rsid wsp:val=&quot;1C1F28A7&quot;/&gt;&lt;wsp:rsid wsp:val=&quot;1C414D7D&quot;/&gt;&lt;wsp:rsid wsp:val=&quot;1C430C71&quot;/&gt;&lt;wsp:rsid wsp:val=&quot;1C64713A&quot;/&gt;&lt;wsp:rsid wsp:val=&quot;1C6CB88D&quot;/&gt;&lt;wsp:rsid wsp:val=&quot;1C6D0316&quot;/&gt;&lt;wsp:rsid wsp:val=&quot;1C735A3F&quot;/&gt;&lt;wsp:rsid wsp:val=&quot;1C840064&quot;/&gt;&lt;wsp:rsid wsp:val=&quot;1C9594DA&quot;/&gt;&lt;wsp:rsid wsp:val=&quot;1C95AEED&quot;/&gt;&lt;wsp:rsid wsp:val=&quot;1C975779&quot;/&gt;&lt;wsp:rsid wsp:val=&quot;1C9F47CD&quot;/&gt;&lt;wsp:rsid wsp:val=&quot;1CB4D8B1&quot;/&gt;&lt;wsp:rsid wsp:val=&quot;1CE5F263&quot;/&gt;&lt;wsp:rsid wsp:val=&quot;1CF90615&quot;/&gt;&lt;wsp:rsid wsp:val=&quot;1CFBC247&quot;/&gt;&lt;wsp:rsid wsp:val=&quot;1D0BC280&quot;/&gt;&lt;wsp:rsid wsp:val=&quot;1D0E2FF3&quot;/&gt;&lt;wsp:rsid wsp:val=&quot;1D16E46B&quot;/&gt;&lt;wsp:rsid wsp:val=&quot;1D216C14&quot;/&gt;&lt;wsp:rsid wsp:val=&quot;1D300CC8&quot;/&gt;&lt;wsp:rsid wsp:val=&quot;1D32B5F0&quot;/&gt;&lt;wsp:rsid wsp:val=&quot;1D3A028A&quot;/&gt;&lt;wsp:rsid wsp:val=&quot;1D4A3C78&quot;/&gt;&lt;wsp:rsid wsp:val=&quot;1D50DCEC&quot;/&gt;&lt;wsp:rsid wsp:val=&quot;1D5DBB11&quot;/&gt;&lt;wsp:rsid wsp:val=&quot;1D5EAE2E&quot;/&gt;&lt;wsp:rsid wsp:val=&quot;1D6B29F0&quot;/&gt;&lt;wsp:rsid wsp:val=&quot;1D70F8BE&quot;/&gt;&lt;wsp:rsid wsp:val=&quot;1D7174C4&quot;/&gt;&lt;wsp:rsid wsp:val=&quot;1D8754F8&quot;/&gt;&lt;wsp:rsid wsp:val=&quot;1D9C9D01&quot;/&gt;&lt;wsp:rsid wsp:val=&quot;1DA541F9&quot;/&gt;&lt;wsp:rsid wsp:val=&quot;1DB0DA96&quot;/&gt;&lt;wsp:rsid wsp:val=&quot;1DC227C6&quot;/&gt;&lt;wsp:rsid wsp:val=&quot;1DD74D4E&quot;/&gt;&lt;wsp:rsid wsp:val=&quot;1DDDA60F&quot;/&gt;&lt;wsp:rsid wsp:val=&quot;1DE00327&quot;/&gt;&lt;wsp:rsid wsp:val=&quot;1DE0AF27&quot;/&gt;&lt;wsp:rsid wsp:val=&quot;1DECACE9&quot;/&gt;&lt;wsp:rsid wsp:val=&quot;1E11C701&quot;/&gt;&lt;wsp:rsid wsp:val=&quot;1E23A6E5&quot;/&gt;&lt;wsp:rsid wsp:val=&quot;1E281B35&quot;/&gt;&lt;wsp:rsid wsp:val=&quot;1E3489A8&quot;/&gt;&lt;wsp:rsid wsp:val=&quot;1E3D6F1D&quot;/&gt;&lt;wsp:rsid wsp:val=&quot;1E645FF3&quot;/&gt;&lt;wsp:rsid wsp:val=&quot;1E67EC37&quot;/&gt;&lt;wsp:rsid wsp:val=&quot;1E6B9EB7&quot;/&gt;&lt;wsp:rsid wsp:val=&quot;1E6E3ACA&quot;/&gt;&lt;wsp:rsid wsp:val=&quot;1E7276B3&quot;/&gt;&lt;wsp:rsid wsp:val=&quot;1E7F4AA8&quot;/&gt;&lt;wsp:rsid wsp:val=&quot;1E8995FA&quot;/&gt;&lt;wsp:rsid wsp:val=&quot;1E8F102E&quot;/&gt;&lt;wsp:rsid wsp:val=&quot;1EA5324D&quot;/&gt;&lt;wsp:rsid wsp:val=&quot;1EA77C0A&quot;/&gt;&lt;wsp:rsid wsp:val=&quot;1EAAE261&quot;/&gt;&lt;wsp:rsid wsp:val=&quot;1EB1E7E4&quot;/&gt;&lt;wsp:rsid wsp:val=&quot;1EB2651F&quot;/&gt;&lt;wsp:rsid wsp:val=&quot;1EBCEEE5&quot;/&gt;&lt;wsp:rsid wsp:val=&quot;1EBD3CA0&quot;/&gt;&lt;wsp:rsid wsp:val=&quot;1EC3C239&quot;/&gt;&lt;wsp:rsid wsp:val=&quot;1EC3F783&quot;/&gt;&lt;wsp:rsid wsp:val=&quot;1ECCFD2F&quot;/&gt;&lt;wsp:rsid wsp:val=&quot;1ECE8DF8&quot;/&gt;&lt;wsp:rsid wsp:val=&quot;1ED378F3&quot;/&gt;&lt;wsp:rsid wsp:val=&quot;1ED8F4A2&quot;/&gt;&lt;wsp:rsid wsp:val=&quot;1EDE2540&quot;/&gt;&lt;wsp:rsid wsp:val=&quot;1EDED4CE&quot;/&gt;&lt;wsp:rsid wsp:val=&quot;1EE095E6&quot;/&gt;&lt;wsp:rsid wsp:val=&quot;1EE564A2&quot;/&gt;&lt;wsp:rsid wsp:val=&quot;1EEC7E80&quot;/&gt;&lt;wsp:rsid wsp:val=&quot;1EEEB2EE&quot;/&gt;&lt;wsp:rsid wsp:val=&quot;1EFFE081&quot;/&gt;&lt;wsp:rsid wsp:val=&quot;1F1A58C1&quot;/&gt;&lt;wsp:rsid wsp:val=&quot;1F236542&quot;/&gt;&lt;wsp:rsid wsp:val=&quot;1F24C28C&quot;/&gt;&lt;wsp:rsid wsp:val=&quot;1F26E188&quot;/&gt;&lt;wsp:rsid wsp:val=&quot;1F453086&quot;/&gt;&lt;wsp:rsid wsp:val=&quot;1F5BB0DF&quot;/&gt;&lt;wsp:rsid wsp:val=&quot;1F6B16A6&quot;/&gt;&lt;wsp:rsid wsp:val=&quot;1F6DB30E&quot;/&gt;&lt;wsp:rsid wsp:val=&quot;1F7B1045&quot;/&gt;&lt;wsp:rsid wsp:val=&quot;1F8C67B3&quot;/&gt;&lt;wsp:rsid wsp:val=&quot;1F961A31&quot;/&gt;&lt;wsp:rsid wsp:val=&quot;1F9B2303&quot;/&gt;&lt;wsp:rsid wsp:val=&quot;1FA67F9F&quot;/&gt;&lt;wsp:rsid wsp:val=&quot;1FC5828D&quot;/&gt;&lt;wsp:rsid wsp:val=&quot;1FC6B6B4&quot;/&gt;&lt;wsp:rsid wsp:val=&quot;1FCCB7E7&quot;/&gt;&lt;wsp:rsid wsp:val=&quot;1FD016AC&quot;/&gt;&lt;wsp:rsid wsp:val=&quot;1FEB6B14&quot;/&gt;&lt;wsp:rsid wsp:val=&quot;1FFB4CC5&quot;/&gt;&lt;wsp:rsid wsp:val=&quot;1FFD1995&quot;/&gt;&lt;wsp:rsid wsp:val=&quot;200D1774&quot;/&gt;&lt;wsp:rsid wsp:val=&quot;2017F58E&quot;/&gt;&lt;wsp:rsid wsp:val=&quot;201AADF7&quot;/&gt;&lt;wsp:rsid wsp:val=&quot;201C2C32&quot;/&gt;&lt;wsp:rsid wsp:val=&quot;2027F0EC&quot;/&gt;&lt;wsp:rsid wsp:val=&quot;204E852D&quot;/&gt;&lt;wsp:rsid wsp:val=&quot;20558011&quot;/&gt;&lt;wsp:rsid wsp:val=&quot;20571426&quot;/&gt;&lt;wsp:rsid wsp:val=&quot;20578821&quot;/&gt;&lt;wsp:rsid wsp:val=&quot;20582343&quot;/&gt;&lt;wsp:rsid wsp:val=&quot;2064D711&quot;/&gt;&lt;wsp:rsid wsp:val=&quot;206881B5&quot;/&gt;&lt;wsp:rsid wsp:val=&quot;206BD3F4&quot;/&gt;&lt;wsp:rsid wsp:val=&quot;2076865A&quot;/&gt;&lt;wsp:rsid wsp:val=&quot;207E6B51&quot;/&gt;&lt;wsp:rsid wsp:val=&quot;207E93B5&quot;/&gt;&lt;wsp:rsid wsp:val=&quot;20846EFA&quot;/&gt;&lt;wsp:rsid wsp:val=&quot;20AA75D0&quot;/&gt;&lt;wsp:rsid wsp:val=&quot;20AAF760&quot;/&gt;&lt;wsp:rsid wsp:val=&quot;20B5BEE2&quot;/&gt;&lt;wsp:rsid wsp:val=&quot;20B631D8&quot;/&gt;&lt;wsp:rsid wsp:val=&quot;20B9F4CC&quot;/&gt;&lt;wsp:rsid wsp:val=&quot;20C3BA5E&quot;/&gt;&lt;wsp:rsid wsp:val=&quot;20D4418C&quot;/&gt;&lt;wsp:rsid wsp:val=&quot;20DFBD4E&quot;/&gt;&lt;wsp:rsid wsp:val=&quot;20EF73FC&quot;/&gt;&lt;wsp:rsid wsp:val=&quot;20F3C623&quot;/&gt;&lt;wsp:rsid wsp:val=&quot;20FD1BC1&quot;/&gt;&lt;wsp:rsid wsp:val=&quot;21045ED2&quot;/&gt;&lt;wsp:rsid wsp:val=&quot;2107D3A0&quot;/&gt;&lt;wsp:rsid wsp:val=&quot;210D45BC&quot;/&gt;&lt;wsp:rsid wsp:val=&quot;21104E38&quot;/&gt;&lt;wsp:rsid wsp:val=&quot;2110E64E&quot;/&gt;&lt;wsp:rsid wsp:val=&quot;21158A16&quot;/&gt;&lt;wsp:rsid wsp:val=&quot;214554A9&quot;/&gt;&lt;wsp:rsid wsp:val=&quot;214F27F2&quot;/&gt;&lt;wsp:rsid wsp:val=&quot;2152C5A6&quot;/&gt;&lt;wsp:rsid wsp:val=&quot;2156EB0A&quot;/&gt;&lt;wsp:rsid wsp:val=&quot;2158F9BA&quot;/&gt;&lt;wsp:rsid wsp:val=&quot;21599C96&quot;/&gt;&lt;wsp:rsid wsp:val=&quot;215E241A&quot;/&gt;&lt;wsp:rsid wsp:val=&quot;21606511&quot;/&gt;&lt;wsp:rsid wsp:val=&quot;216BC77D&quot;/&gt;&lt;wsp:rsid wsp:val=&quot;21720A73&quot;/&gt;&lt;wsp:rsid wsp:val=&quot;2174C783&quot;/&gt;&lt;wsp:rsid wsp:val=&quot;21A85E8F&quot;/&gt;&lt;wsp:rsid wsp:val=&quot;21B65CD1&quot;/&gt;&lt;wsp:rsid wsp:val=&quot;21BFCA60&quot;/&gt;&lt;wsp:rsid wsp:val=&quot;21C7D1AE&quot;/&gt;&lt;wsp:rsid wsp:val=&quot;21D65F0E&quot;/&gt;&lt;wsp:rsid wsp:val=&quot;21DB76F9&quot;/&gt;&lt;wsp:rsid wsp:val=&quot;21E2FCE1&quot;/&gt;&lt;wsp:rsid wsp:val=&quot;21EA5D6E&quot;/&gt;&lt;wsp:rsid wsp:val=&quot;21EB5E43&quot;/&gt;&lt;wsp:rsid wsp:val=&quot;21F4F301&quot;/&gt;&lt;wsp:rsid wsp:val=&quot;21F935CF&quot;/&gt;&lt;wsp:rsid wsp:val=&quot;2201D0D2&quot;/&gt;&lt;wsp:rsid wsp:val=&quot;2209978A&quot;/&gt;&lt;wsp:rsid wsp:val=&quot;220DC55D&quot;/&gt;&lt;wsp:rsid wsp:val=&quot;220E33FB&quot;/&gt;&lt;wsp:rsid wsp:val=&quot;220E79A2&quot;/&gt;&lt;wsp:rsid wsp:val=&quot;2211136B&quot;/&gt;&lt;wsp:rsid wsp:val=&quot;221BF468&quot;/&gt;&lt;wsp:rsid wsp:val=&quot;22389768&quot;/&gt;&lt;wsp:rsid wsp:val=&quot;2254C80F&quot;/&gt;&lt;wsp:rsid wsp:val=&quot;22620488&quot;/&gt;&lt;wsp:rsid wsp:val=&quot;22834A90&quot;/&gt;&lt;wsp:rsid wsp:val=&quot;22931B19&quot;/&gt;&lt;wsp:rsid wsp:val=&quot;22A52ECB&quot;/&gt;&lt;wsp:rsid wsp:val=&quot;22C6762C&quot;/&gt;&lt;wsp:rsid wsp:val=&quot;22DC449A&quot;/&gt;&lt;wsp:rsid wsp:val=&quot;22F5B2D3&quot;/&gt;&lt;wsp:rsid wsp:val=&quot;22F88F99&quot;/&gt;&lt;wsp:rsid wsp:val=&quot;2305F755&quot;/&gt;&lt;wsp:rsid wsp:val=&quot;2308781B&quot;/&gt;&lt;wsp:rsid wsp:val=&quot;231AB9A9&quot;/&gt;&lt;wsp:rsid wsp:val=&quot;233E4605&quot;/&gt;&lt;wsp:rsid wsp:val=&quot;2344A736&quot;/&gt;&lt;wsp:rsid wsp:val=&quot;2359748D&quot;/&gt;&lt;wsp:rsid wsp:val=&quot;23632F12&quot;/&gt;&lt;wsp:rsid wsp:val=&quot;23661864&quot;/&gt;&lt;wsp:rsid wsp:val=&quot;2369CDD0&quot;/&gt;&lt;wsp:rsid wsp:val=&quot;2370DD7C&quot;/&gt;&lt;wsp:rsid wsp:val=&quot;23743B5D&quot;/&gt;&lt;wsp:rsid wsp:val=&quot;237F4ED2&quot;/&gt;&lt;wsp:rsid wsp:val=&quot;238283D8&quot;/&gt;&lt;wsp:rsid wsp:val=&quot;23883E5D&quot;/&gt;&lt;wsp:rsid wsp:val=&quot;2389AE43&quot;/&gt;&lt;wsp:rsid wsp:val=&quot;238CA269&quot;/&gt;&lt;wsp:rsid wsp:val=&quot;2394DB3A&quot;/&gt;&lt;wsp:rsid wsp:val=&quot;239BF0B3&quot;/&gt;&lt;wsp:rsid wsp:val=&quot;23B70081&quot;/&gt;&lt;wsp:rsid wsp:val=&quot;23B8D5C5&quot;/&gt;&lt;wsp:rsid wsp:val=&quot;23C03222&quot;/&gt;&lt;wsp:rsid wsp:val=&quot;23CA4A02&quot;/&gt;&lt;wsp:rsid wsp:val=&quot;23D537A1&quot;/&gt;&lt;wsp:rsid wsp:val=&quot;23D7B10D&quot;/&gt;&lt;wsp:rsid wsp:val=&quot;23DFA757&quot;/&gt;&lt;wsp:rsid wsp:val=&quot;23E3C712&quot;/&gt;&lt;wsp:rsid wsp:val=&quot;23EA76D3&quot;/&gt;&lt;wsp:rsid wsp:val=&quot;23EF3C0C&quot;/&gt;&lt;wsp:rsid wsp:val=&quot;23EFD3C5&quot;/&gt;&lt;wsp:rsid wsp:val=&quot;23F60B1C&quot;/&gt;&lt;wsp:rsid wsp:val=&quot;23FECCC2&quot;/&gt;&lt;wsp:rsid wsp:val=&quot;24014443&quot;/&gt;&lt;wsp:rsid wsp:val=&quot;2404A029&quot;/&gt;&lt;wsp:rsid wsp:val=&quot;240F46C2&quot;/&gt;&lt;wsp:rsid wsp:val=&quot;242CD1F1&quot;/&gt;&lt;wsp:rsid wsp:val=&quot;242E0E26&quot;/&gt;&lt;wsp:rsid wsp:val=&quot;2430C216&quot;/&gt;&lt;wsp:rsid wsp:val=&quot;24337F8E&quot;/&gt;&lt;wsp:rsid wsp:val=&quot;2434024F&quot;/&gt;&lt;wsp:rsid wsp:val=&quot;24382754&quot;/&gt;&lt;wsp:rsid wsp:val=&quot;2447639A&quot;/&gt;&lt;wsp:rsid wsp:val=&quot;2455A33D&quot;/&gt;&lt;wsp:rsid wsp:val=&quot;245D4367&quot;/&gt;&lt;wsp:rsid wsp:val=&quot;24770C1D&quot;/&gt;&lt;wsp:rsid wsp:val=&quot;2479F0C2&quot;/&gt;&lt;wsp:rsid wsp:val=&quot;24845699&quot;/&gt;&lt;wsp:rsid wsp:val=&quot;2494C961&quot;/&gt;&lt;wsp:rsid wsp:val=&quot;2496C609&quot;/&gt;&lt;wsp:rsid wsp:val=&quot;249C01B6&quot;/&gt;&lt;wsp:rsid wsp:val=&quot;24A66570&quot;/&gt;&lt;wsp:rsid wsp:val=&quot;24A70584&quot;/&gt;&lt;wsp:rsid wsp:val=&quot;24C79D24&quot;/&gt;&lt;wsp:rsid wsp:val=&quot;24CCA111&quot;/&gt;&lt;wsp:rsid wsp:val=&quot;24D1BC84&quot;/&gt;&lt;wsp:rsid wsp:val=&quot;24DF11E9&quot;/&gt;&lt;wsp:rsid wsp:val=&quot;24E9276B&quot;/&gt;&lt;wsp:rsid wsp:val=&quot;24FCAFE9&quot;/&gt;&lt;wsp:rsid wsp:val=&quot;2501A9B1&quot;/&gt;&lt;wsp:rsid wsp:val=&quot;25059E31&quot;/&gt;&lt;wsp:rsid wsp:val=&quot;2505C0E1&quot;/&gt;&lt;wsp:rsid wsp:val=&quot;25161E6F&quot;/&gt;&lt;wsp:rsid wsp:val=&quot;2519982A&quot;/&gt;&lt;wsp:rsid wsp:val=&quot;25311F67&quot;/&gt;&lt;wsp:rsid wsp:val=&quot;25322FD4&quot;/&gt;&lt;wsp:rsid wsp:val=&quot;25367B2E&quot;/&gt;&lt;wsp:rsid wsp:val=&quot;253C2DCA&quot;/&gt;&lt;wsp:rsid wsp:val=&quot;253CA854&quot;/&gt;&lt;wsp:rsid wsp:val=&quot;2547A957&quot;/&gt;&lt;wsp:rsid wsp:val=&quot;25517000&quot;/&gt;&lt;wsp:rsid wsp:val=&quot;25584C43&quot;/&gt;&lt;wsp:rsid wsp:val=&quot;255E4066&quot;/&gt;&lt;wsp:rsid wsp:val=&quot;25641465&quot;/&gt;&lt;wsp:rsid wsp:val=&quot;2573A491&quot;/&gt;&lt;wsp:rsid wsp:val=&quot;257A9D2D&quot;/&gt;&lt;wsp:rsid wsp:val=&quot;257F372D&quot;/&gt;&lt;wsp:rsid wsp:val=&quot;258687DF&quot;/&gt;&lt;wsp:rsid wsp:val=&quot;258B800D&quot;/&gt;&lt;wsp:rsid wsp:val=&quot;2590DEDF&quot;/&gt;&lt;wsp:rsid wsp:val=&quot;25953300&quot;/&gt;&lt;wsp:rsid wsp:val=&quot;25ACBC2C&quot;/&gt;&lt;wsp:rsid wsp:val=&quot;25DF4376&quot;/&gt;&lt;wsp:rsid wsp:val=&quot;25E5DD03&quot;/&gt;&lt;wsp:rsid wsp:val=&quot;2606692B&quot;/&gt;&lt;wsp:rsid wsp:val=&quot;2608E537&quot;/&gt;&lt;wsp:rsid wsp:val=&quot;2612B4C3&quot;/&gt;&lt;wsp:rsid wsp:val=&quot;2615C123&quot;/&gt;&lt;wsp:rsid wsp:val=&quot;26188E48&quot;/&gt;&lt;wsp:rsid wsp:val=&quot;2631926F&quot;/&gt;&lt;wsp:rsid wsp:val=&quot;2639B0AC&quot;/&gt;&lt;wsp:rsid wsp:val=&quot;264D1AA9&quot;/&gt;&lt;wsp:rsid wsp:val=&quot;26514127&quot;/&gt;&lt;wsp:rsid wsp:val=&quot;265212AD&quot;/&gt;&lt;wsp:rsid wsp:val=&quot;265352D1&quot;/&gt;&lt;wsp:rsid wsp:val=&quot;2655BAAD&quot;/&gt;&lt;wsp:rsid wsp:val=&quot;26605A40&quot;/&gt;&lt;wsp:rsid wsp:val=&quot;2664603B&quot;/&gt;&lt;wsp:rsid wsp:val=&quot;266BF2CF&quot;/&gt;&lt;wsp:rsid wsp:val=&quot;267F09D1&quot;/&gt;&lt;wsp:rsid wsp:val=&quot;26800474&quot;/&gt;&lt;wsp:rsid wsp:val=&quot;268D2666&quot;/&gt;&lt;wsp:rsid wsp:val=&quot;26910C3D&quot;/&gt;&lt;wsp:rsid wsp:val=&quot;2691555B&quot;/&gt;&lt;wsp:rsid wsp:val=&quot;2691F485&quot;/&gt;&lt;wsp:rsid wsp:val=&quot;26A3C083&quot;/&gt;&lt;wsp:rsid wsp:val=&quot;26BDC6B1&quot;/&gt;&lt;wsp:rsid wsp:val=&quot;26C73A2F&quot;/&gt;&lt;wsp:rsid wsp:val=&quot;26C9A266&quot;/&gt;&lt;wsp:rsid wsp:val=&quot;26CD4F08&quot;/&gt;&lt;wsp:rsid wsp:val=&quot;26D6F6EE&quot;/&gt;&lt;wsp:rsid wsp:val=&quot;26DDBA88&quot;/&gt;&lt;wsp:rsid wsp:val=&quot;26E7A7B9&quot;/&gt;&lt;wsp:rsid wsp:val=&quot;26F07687&quot;/&gt;&lt;wsp:rsid wsp:val=&quot;26F64DC8&quot;/&gt;&lt;wsp:rsid wsp:val=&quot;26FDDC08&quot;/&gt;&lt;wsp:rsid wsp:val=&quot;2716DEE5&quot;/&gt;&lt;wsp:rsid wsp:val=&quot;27176E96&quot;/&gt;&lt;wsp:rsid wsp:val=&quot;2724042D&quot;/&gt;&lt;wsp:rsid wsp:val=&quot;2724EF4C&quot;/&gt;&lt;wsp:rsid wsp:val=&quot;27254BB7&quot;/&gt;&lt;wsp:rsid wsp:val=&quot;272DCB42&quot;/&gt;&lt;wsp:rsid wsp:val=&quot;273C901C&quot;/&gt;&lt;wsp:rsid wsp:val=&quot;273CFC36&quot;/&gt;&lt;wsp:rsid wsp:val=&quot;27461D5E&quot;/&gt;&lt;wsp:rsid wsp:val=&quot;274C0B09&quot;/&gt;&lt;wsp:rsid wsp:val=&quot;27516AD2&quot;/&gt;&lt;wsp:rsid wsp:val=&quot;276B8962&quot;/&gt;&lt;wsp:rsid wsp:val=&quot;277C3E6B&quot;/&gt;&lt;wsp:rsid wsp:val=&quot;277EA951&quot;/&gt;&lt;wsp:rsid wsp:val=&quot;278327C2&quot;/&gt;&lt;wsp:rsid wsp:val=&quot;2798AEF7&quot;/&gt;&lt;wsp:rsid wsp:val=&quot;27995F7C&quot;/&gt;&lt;wsp:rsid wsp:val=&quot;27A20663&quot;/&gt;&lt;wsp:rsid wsp:val=&quot;27A2398C&quot;/&gt;&lt;wsp:rsid wsp:val=&quot;27AC0604&quot;/&gt;&lt;wsp:rsid wsp:val=&quot;27AFB5BD&quot;/&gt;&lt;wsp:rsid wsp:val=&quot;27B114DA&quot;/&gt;&lt;wsp:rsid wsp:val=&quot;27B2F0E8&quot;/&gt;&lt;wsp:rsid wsp:val=&quot;27FA4637&quot;/&gt;&lt;wsp:rsid wsp:val=&quot;280A58B8&quot;/&gt;&lt;wsp:rsid wsp:val=&quot;28109A41&quot;/&gt;&lt;wsp:rsid wsp:val=&quot;283720E5&quot;/&gt;&lt;wsp:rsid wsp:val=&quot;283846C5&quot;/&gt;&lt;wsp:rsid wsp:val=&quot;283E5B22&quot;/&gt;&lt;wsp:rsid wsp:val=&quot;28504627&quot;/&gt;&lt;wsp:rsid wsp:val=&quot;2853F23B&quot;/&gt;&lt;wsp:rsid wsp:val=&quot;2861CC50&quot;/&gt;&lt;wsp:rsid wsp:val=&quot;2876D039&quot;/&gt;&lt;wsp:rsid wsp:val=&quot;287B9010&quot;/&gt;&lt;wsp:rsid wsp:val=&quot;288910C2&quot;/&gt;&lt;wsp:rsid wsp:val=&quot;288C46E8&quot;/&gt;&lt;wsp:rsid wsp:val=&quot;28A8F111&quot;/&gt;&lt;wsp:rsid wsp:val=&quot;28AD59ED&quot;/&gt;&lt;wsp:rsid wsp:val=&quot;28B062E9&quot;/&gt;&lt;wsp:rsid wsp:val=&quot;28B7C0F6&quot;/&gt;&lt;wsp:rsid wsp:val=&quot;28C44FBF&quot;/&gt;&lt;wsp:rsid wsp:val=&quot;28CBA0BF&quot;/&gt;&lt;wsp:rsid wsp:val=&quot;28CD1B80&quot;/&gt;&lt;wsp:rsid wsp:val=&quot;28CD3829&quot;/&gt;&lt;wsp:rsid wsp:val=&quot;28E3646A&quot;/&gt;&lt;wsp:rsid wsp:val=&quot;28F2911E&quot;/&gt;&lt;wsp:rsid wsp:val=&quot;291734F7&quot;/&gt;&lt;wsp:rsid wsp:val=&quot;29236BBB&quot;/&gt;&lt;wsp:rsid wsp:val=&quot;292E5382&quot;/&gt;&lt;wsp:rsid wsp:val=&quot;29391DA4&quot;/&gt;&lt;wsp:rsid wsp:val=&quot;29394325&quot;/&gt;&lt;wsp:rsid wsp:val=&quot;293A8B97&quot;/&gt;&lt;wsp:rsid wsp:val=&quot;295870CD&quot;/&gt;&lt;wsp:rsid wsp:val=&quot;2962F1F8&quot;/&gt;&lt;wsp:rsid wsp:val=&quot;296613B8&quot;/&gt;&lt;wsp:rsid wsp:val=&quot;297DDCBE&quot;/&gt;&lt;wsp:rsid wsp:val=&quot;2984EC73&quot;/&gt;&lt;wsp:rsid wsp:val=&quot;298C261F&quot;/&gt;&lt;wsp:rsid wsp:val=&quot;2993EBA5&quot;/&gt;&lt;wsp:rsid wsp:val=&quot;299964C3&quot;/&gt;&lt;wsp:rsid wsp:val=&quot;29AA7AB9&quot;/&gt;&lt;wsp:rsid wsp:val=&quot;29B56518&quot;/&gt;&lt;wsp:rsid wsp:val=&quot;29BF93D4&quot;/&gt;&lt;wsp:rsid wsp:val=&quot;29C6C55A&quot;/&gt;&lt;wsp:rsid wsp:val=&quot;29D90F54&quot;/&gt;&lt;wsp:rsid wsp:val=&quot;29F50CC7&quot;/&gt;&lt;wsp:rsid wsp:val=&quot;29F8BF29&quot;/&gt;&lt;wsp:rsid wsp:val=&quot;2A04749C&quot;/&gt;&lt;wsp:rsid wsp:val=&quot;2A165FB0&quot;/&gt;&lt;wsp:rsid wsp:val=&quot;2A2B0223&quot;/&gt;&lt;wsp:rsid wsp:val=&quot;2A4B4716&quot;/&gt;&lt;wsp:rsid wsp:val=&quot;2A56768C&quot;/&gt;&lt;wsp:rsid wsp:val=&quot;2A5CA4F8&quot;/&gt;&lt;wsp:rsid wsp:val=&quot;2A66F3A3&quot;/&gt;&lt;wsp:rsid wsp:val=&quot;2A6E08C2&quot;/&gt;&lt;wsp:rsid wsp:val=&quot;2A6FCC41&quot;/&gt;&lt;wsp:rsid wsp:val=&quot;2A75316E&quot;/&gt;&lt;wsp:rsid wsp:val=&quot;2A79F5F3&quot;/&gt;&lt;wsp:rsid wsp:val=&quot;2A7F0E40&quot;/&gt;&lt;wsp:rsid wsp:val=&quot;2A8B5C39&quot;/&gt;&lt;wsp:rsid wsp:val=&quot;2A937F80&quot;/&gt;&lt;wsp:rsid wsp:val=&quot;2AA0686C&quot;/&gt;&lt;wsp:rsid wsp:val=&quot;2AACE6B1&quot;/&gt;&lt;wsp:rsid wsp:val=&quot;2AD2D434&quot;/&gt;&lt;wsp:rsid wsp:val=&quot;2AF547FD&quot;/&gt;&lt;wsp:rsid wsp:val=&quot;2AF85B47&quot;/&gt;&lt;wsp:rsid wsp:val=&quot;2AFEDF42&quot;/&gt;&lt;wsp:rsid wsp:val=&quot;2B0D95C3&quot;/&gt;&lt;wsp:rsid wsp:val=&quot;2B0DD31C&quot;/&gt;&lt;wsp:rsid wsp:val=&quot;2B21D4D0&quot;/&gt;&lt;wsp:rsid wsp:val=&quot;2B350D16&quot;/&gt;&lt;wsp:rsid wsp:val=&quot;2B3B0221&quot;/&gt;&lt;wsp:rsid wsp:val=&quot;2B49C182&quot;/&gt;&lt;wsp:rsid wsp:val=&quot;2B77E14F&quot;/&gt;&lt;wsp:rsid wsp:val=&quot;2B800F42&quot;/&gt;&lt;wsp:rsid wsp:val=&quot;2B9D0F89&quot;/&gt;&lt;wsp:rsid wsp:val=&quot;2BAC9EA7&quot;/&gt;&lt;wsp:rsid wsp:val=&quot;2BB0C7CA&quot;/&gt;&lt;wsp:rsid wsp:val=&quot;2BC4C728&quot;/&gt;&lt;wsp:rsid wsp:val=&quot;2BC88871&quot;/&gt;&lt;wsp:rsid wsp:val=&quot;2BCAED78&quot;/&gt;&lt;wsp:rsid wsp:val=&quot;2BCF1C96&quot;/&gt;&lt;wsp:rsid wsp:val=&quot;2BDB1972&quot;/&gt;&lt;wsp:rsid wsp:val=&quot;2BE4A74A&quot;/&gt;&lt;wsp:rsid wsp:val=&quot;2C0038E7&quot;/&gt;&lt;wsp:rsid wsp:val=&quot;2C00E2B6&quot;/&gt;&lt;wsp:rsid wsp:val=&quot;2C068E24&quot;/&gt;&lt;wsp:rsid wsp:val=&quot;2C07A6E9&quot;/&gt;&lt;wsp:rsid wsp:val=&quot;2C098F16&quot;/&gt;&lt;wsp:rsid wsp:val=&quot;2C1DEF37&quot;/&gt;&lt;wsp:rsid wsp:val=&quot;2C24FE5D&quot;/&gt;&lt;wsp:rsid wsp:val=&quot;2C2F9291&quot;/&gt;&lt;wsp:rsid wsp:val=&quot;2C4E2D20&quot;/&gt;&lt;wsp:rsid wsp:val=&quot;2C658523&quot;/&gt;&lt;wsp:rsid wsp:val=&quot;2C75AAAF&quot;/&gt;&lt;wsp:rsid wsp:val=&quot;2C828363&quot;/&gt;&lt;wsp:rsid wsp:val=&quot;2C91DBE6&quot;/&gt;&lt;wsp:rsid wsp:val=&quot;2CA504A6&quot;/&gt;&lt;wsp:rsid wsp:val=&quot;2CA537D1&quot;/&gt;&lt;wsp:rsid wsp:val=&quot;2CAA4D6D&quot;/&gt;&lt;wsp:rsid wsp:val=&quot;2CC39146&quot;/&gt;&lt;wsp:rsid wsp:val=&quot;2CC7D2A6&quot;/&gt;&lt;wsp:rsid wsp:val=&quot;2CE4134B&quot;/&gt;&lt;wsp:rsid wsp:val=&quot;2CF76CE3&quot;/&gt;&lt;wsp:rsid wsp:val=&quot;2CFC927A&quot;/&gt;&lt;wsp:rsid wsp:val=&quot;2D1D26BF&quot;/&gt;&lt;wsp:rsid wsp:val=&quot;2D25AC12&quot;/&gt;&lt;wsp:rsid wsp:val=&quot;2D2A74E5&quot;/&gt;&lt;wsp:rsid wsp:val=&quot;2D2E4E4C&quot;/&gt;&lt;wsp:rsid wsp:val=&quot;2D34F5BB&quot;/&gt;&lt;wsp:rsid wsp:val=&quot;2D6517D0&quot;/&gt;&lt;wsp:rsid wsp:val=&quot;2D66802F&quot;/&gt;&lt;wsp:rsid wsp:val=&quot;2D6765DF&quot;/&gt;&lt;wsp:rsid wsp:val=&quot;2D695A2F&quot;/&gt;&lt;wsp:rsid wsp:val=&quot;2D6A0EFF&quot;/&gt;&lt;wsp:rsid wsp:val=&quot;2D6B3E98&quot;/&gt;&lt;wsp:rsid wsp:val=&quot;2D6B9639&quot;/&gt;&lt;wsp:rsid wsp:val=&quot;2D706DA5&quot;/&gt;&lt;wsp:rsid wsp:val=&quot;2D78E930&quot;/&gt;&lt;wsp:rsid wsp:val=&quot;2D88C81A&quot;/&gt;&lt;wsp:rsid wsp:val=&quot;2D8ADBD0&quot;/&gt;&lt;wsp:rsid wsp:val=&quot;2DAE9B72&quot;/&gt;&lt;wsp:rsid wsp:val=&quot;2DAF8276&quot;/&gt;&lt;wsp:rsid wsp:val=&quot;2DAFC6AF&quot;/&gt;&lt;wsp:rsid wsp:val=&quot;2DD27FA1&quot;/&gt;&lt;wsp:rsid wsp:val=&quot;2DD95805&quot;/&gt;&lt;wsp:rsid wsp:val=&quot;2DDF768F&quot;/&gt;&lt;wsp:rsid wsp:val=&quot;2DE9E448&quot;/&gt;&lt;wsp:rsid wsp:val=&quot;2DEE92F5&quot;/&gt;&lt;wsp:rsid wsp:val=&quot;2E018FEF&quot;/&gt;&lt;wsp:rsid wsp:val=&quot;2E0F59E6&quot;/&gt;&lt;wsp:rsid wsp:val=&quot;2E149DA7&quot;/&gt;&lt;wsp:rsid wsp:val=&quot;2E20D308&quot;/&gt;&lt;wsp:rsid wsp:val=&quot;2E228881&quot;/&gt;&lt;wsp:rsid wsp:val=&quot;2E2D7B25&quot;/&gt;&lt;wsp:rsid wsp:val=&quot;2E42D6B0&quot;/&gt;&lt;wsp:rsid wsp:val=&quot;2E494A66&quot;/&gt;&lt;wsp:rsid wsp:val=&quot;2E5A7528&quot;/&gt;&lt;wsp:rsid wsp:val=&quot;2E65B3CC&quot;/&gt;&lt;wsp:rsid wsp:val=&quot;2E6AB6CF&quot;/&gt;&lt;wsp:rsid wsp:val=&quot;2E815189&quot;/&gt;&lt;wsp:rsid wsp:val=&quot;2E9EF453&quot;/&gt;&lt;wsp:rsid wsp:val=&quot;2EAF97B2&quot;/&gt;&lt;wsp:rsid wsp:val=&quot;2EB90B4F&quot;/&gt;&lt;wsp:rsid wsp:val=&quot;2EC669A3&quot;/&gt;&lt;wsp:rsid wsp:val=&quot;2ECDA754&quot;/&gt;&lt;wsp:rsid wsp:val=&quot;2ED21DC4&quot;/&gt;&lt;wsp:rsid wsp:val=&quot;2ED23D8A&quot;/&gt;&lt;wsp:rsid wsp:val=&quot;2EE148C9&quot;/&gt;&lt;wsp:rsid wsp:val=&quot;2EECE15E&quot;/&gt;&lt;wsp:rsid wsp:val=&quot;2EF6B862&quot;/&gt;&lt;wsp:rsid wsp:val=&quot;2F0F4782&quot;/&gt;&lt;wsp:rsid wsp:val=&quot;2F22BF5D&quot;/&gt;&lt;wsp:rsid wsp:val=&quot;2F275C72&quot;/&gt;&lt;wsp:rsid wsp:val=&quot;2F2A589C&quot;/&gt;&lt;wsp:rsid wsp:val=&quot;2F35501B&quot;/&gt;&lt;wsp:rsid wsp:val=&quot;2F3945D9&quot;/&gt;&lt;wsp:rsid wsp:val=&quot;2F5A2503&quot;/&gt;&lt;wsp:rsid wsp:val=&quot;2F5F1677&quot;/&gt;&lt;wsp:rsid wsp:val=&quot;2F60B83E&quot;/&gt;&lt;wsp:rsid wsp:val=&quot;2F65615B&quot;/&gt;&lt;wsp:rsid wsp:val=&quot;2F669719&quot;/&gt;&lt;wsp:rsid wsp:val=&quot;2F703541&quot;/&gt;&lt;wsp:rsid wsp:val=&quot;2F8A0229&quot;/&gt;&lt;wsp:rsid wsp:val=&quot;2F986DBC&quot;/&gt;&lt;wsp:rsid wsp:val=&quot;2F9B0251&quot;/&gt;&lt;wsp:rsid wsp:val=&quot;2FA0DFDC&quot;/&gt;&lt;wsp:rsid wsp:val=&quot;2FAA7A19&quot;/&gt;&lt;wsp:rsid wsp:val=&quot;2FBF4C58&quot;/&gt;&lt;wsp:rsid wsp:val=&quot;2FC7E911&quot;/&gt;&lt;wsp:rsid wsp:val=&quot;2FD029DC&quot;/&gt;&lt;wsp:rsid wsp:val=&quot;2FE791DE&quot;/&gt;&lt;wsp:rsid wsp:val=&quot;2FE95AA0&quot;/&gt;&lt;wsp:rsid wsp:val=&quot;2FF36EF2&quot;/&gt;&lt;wsp:rsid wsp:val=&quot;3010BB8F&quot;/&gt;&lt;wsp:rsid wsp:val=&quot;3019FAD4&quot;/&gt;&lt;wsp:rsid wsp:val=&quot;302A304D&quot;/&gt;&lt;wsp:rsid wsp:val=&quot;30376E23&quot;/&gt;&lt;wsp:rsid wsp:val=&quot;3039D2EA&quot;/&gt;&lt;wsp:rsid wsp:val=&quot;30496D07&quot;/&gt;&lt;wsp:rsid wsp:val=&quot;3064B0D7&quot;/&gt;&lt;wsp:rsid wsp:val=&quot;306E8420&quot;/&gt;&lt;wsp:rsid wsp:val=&quot;30721D20&quot;/&gt;&lt;wsp:rsid wsp:val=&quot;30764D18&quot;/&gt;&lt;wsp:rsid wsp:val=&quot;307912F5&quot;/&gt;&lt;wsp:rsid wsp:val=&quot;30899F65&quot;/&gt;&lt;wsp:rsid wsp:val=&quot;30966F3E&quot;/&gt;&lt;wsp:rsid wsp:val=&quot;30975BC2&quot;/&gt;&lt;wsp:rsid wsp:val=&quot;30A2AEC9&quot;/&gt;&lt;wsp:rsid wsp:val=&quot;30AC5F86&quot;/&gt;&lt;wsp:rsid wsp:val=&quot;30AF2CFB&quot;/&gt;&lt;wsp:rsid wsp:val=&quot;30B617EB&quot;/&gt;&lt;wsp:rsid wsp:val=&quot;30B6C16B&quot;/&gt;&lt;wsp:rsid wsp:val=&quot;30BEDC06&quot;/&gt;&lt;wsp:rsid wsp:val=&quot;30C19E09&quot;/&gt;&lt;wsp:rsid wsp:val=&quot;30C926F4&quot;/&gt;&lt;wsp:rsid wsp:val=&quot;30CBC0B1&quot;/&gt;&lt;wsp:rsid wsp:val=&quot;30CC1A4C&quot;/&gt;&lt;wsp:rsid wsp:val=&quot;31008247&quot;/&gt;&lt;wsp:rsid wsp:val=&quot;3102B81A&quot;/&gt;&lt;wsp:rsid wsp:val=&quot;31070069&quot;/&gt;&lt;wsp:rsid wsp:val=&quot;31100062&quot;/&gt;&lt;wsp:rsid wsp:val=&quot;311E9B37&quot;/&gt;&lt;wsp:rsid wsp:val=&quot;3120B0F6&quot;/&gt;&lt;wsp:rsid wsp:val=&quot;312CCB94&quot;/&gt;&lt;wsp:rsid wsp:val=&quot;312ECA5E&quot;/&gt;&lt;wsp:rsid wsp:val=&quot;3132B8E0&quot;/&gt;&lt;wsp:rsid wsp:val=&quot;3136E8FB&quot;/&gt;&lt;wsp:rsid wsp:val=&quot;3145B6A2&quot;/&gt;&lt;wsp:rsid wsp:val=&quot;314C36B5&quot;/&gt;&lt;wsp:rsid wsp:val=&quot;31580DA1&quot;/&gt;&lt;wsp:rsid wsp:val=&quot;315873CA&quot;/&gt;&lt;wsp:rsid wsp:val=&quot;31621B43&quot;/&gt;&lt;wsp:rsid wsp:val=&quot;317F3EB4&quot;/&gt;&lt;wsp:rsid wsp:val=&quot;31849D02&quot;/&gt;&lt;wsp:rsid wsp:val=&quot;31C6ED79&quot;/&gt;&lt;wsp:rsid wsp:val=&quot;31CB4A18&quot;/&gt;&lt;wsp:rsid wsp:val=&quot;31CC150B&quot;/&gt;&lt;wsp:rsid wsp:val=&quot;31DF2D33&quot;/&gt;&lt;wsp:rsid wsp:val=&quot;31E53D68&quot;/&gt;&lt;wsp:rsid wsp:val=&quot;31E6764F&quot;/&gt;&lt;wsp:rsid wsp:val=&quot;31EF8F4C&quot;/&gt;&lt;wsp:rsid wsp:val=&quot;31FE7D80&quot;/&gt;&lt;wsp:rsid wsp:val=&quot;3204B2EA&quot;/&gt;&lt;wsp:rsid wsp:val=&quot;320881F3&quot;/&gt;&lt;wsp:rsid wsp:val=&quot;320AB5D4&quot;/&gt;&lt;wsp:rsid wsp:val=&quot;3210EC07&quot;/&gt;&lt;wsp:rsid wsp:val=&quot;32240D9E&quot;/&gt;&lt;wsp:rsid wsp:val=&quot;32267BF3&quot;/&gt;&lt;wsp:rsid wsp:val=&quot;322F1ED5&quot;/&gt;&lt;wsp:rsid wsp:val=&quot;32310175&quot;/&gt;&lt;wsp:rsid wsp:val=&quot;32563261&quot;/&gt;&lt;wsp:rsid wsp:val=&quot;325B86FC&quot;/&gt;&lt;wsp:rsid wsp:val=&quot;32635CB9&quot;/&gt;&lt;wsp:rsid wsp:val=&quot;32637ADB&quot;/&gt;&lt;wsp:rsid wsp:val=&quot;326C3AF0&quot;/&gt;&lt;wsp:rsid wsp:val=&quot;326F9EBB&quot;/&gt;&lt;wsp:rsid wsp:val=&quot;32A1E962&quot;/&gt;&lt;wsp:rsid wsp:val=&quot;32B16746&quot;/&gt;&lt;wsp:rsid wsp:val=&quot;32B23B50&quot;/&gt;&lt;wsp:rsid wsp:val=&quot;32B82641&quot;/&gt;&lt;wsp:rsid wsp:val=&quot;32C218C6&quot;/&gt;&lt;wsp:rsid wsp:val=&quot;32C3E174&quot;/&gt;&lt;wsp:rsid wsp:val=&quot;32C4600B&quot;/&gt;&lt;wsp:rsid wsp:val=&quot;32D781F6&quot;/&gt;&lt;wsp:rsid wsp:val=&quot;32DA034C&quot;/&gt;&lt;wsp:rsid wsp:val=&quot;32E0CAEE&quot;/&gt;&lt;wsp:rsid wsp:val=&quot;32EE2B0F&quot;/&gt;&lt;wsp:rsid wsp:val=&quot;32F11DDA&quot;/&gt;&lt;wsp:rsid wsp:val=&quot;32F3B2D0&quot;/&gt;&lt;wsp:rsid wsp:val=&quot;32F541DC&quot;/&gt;&lt;wsp:rsid wsp:val=&quot;32F6102F&quot;/&gt;&lt;wsp:rsid wsp:val=&quot;32F71142&quot;/&gt;&lt;wsp:rsid wsp:val=&quot;32FA57BF&quot;/&gt;&lt;wsp:rsid wsp:val=&quot;33034879&quot;/&gt;&lt;wsp:rsid wsp:val=&quot;33126453&quot;/&gt;&lt;wsp:rsid wsp:val=&quot;3318E073&quot;/&gt;&lt;wsp:rsid wsp:val=&quot;332854FA&quot;/&gt;&lt;wsp:rsid wsp:val=&quot;332BA9B6&quot;/&gt;&lt;wsp:rsid wsp:val=&quot;33330EB2&quot;/&gt;&lt;wsp:rsid wsp:val=&quot;33422D7F&quot;/&gt;&lt;wsp:rsid wsp:val=&quot;3349BAFF&quot;/&gt;&lt;wsp:rsid wsp:val=&quot;334EA2B1&quot;/&gt;&lt;wsp:rsid wsp:val=&quot;335A2045&quot;/&gt;&lt;wsp:rsid wsp:val=&quot;335CD98C&quot;/&gt;&lt;wsp:rsid wsp:val=&quot;3362BDDA&quot;/&gt;&lt;wsp:rsid wsp:val=&quot;336B533B&quot;/&gt;&lt;wsp:rsid wsp:val=&quot;3370291A&quot;/&gt;&lt;wsp:rsid wsp:val=&quot;33703012&quot;/&gt;&lt;wsp:rsid wsp:val=&quot;3370EE9D&quot;/&gt;&lt;wsp:rsid wsp:val=&quot;33792476&quot;/&gt;&lt;wsp:rsid wsp:val=&quot;338EB1EE&quot;/&gt;&lt;wsp:rsid wsp:val=&quot;339C5199&quot;/&gt;&lt;wsp:rsid wsp:val=&quot;339D4A46&quot;/&gt;&lt;wsp:rsid wsp:val=&quot;33A9BE4C&quot;/&gt;&lt;wsp:rsid wsp:val=&quot;33B86E6C&quot;/&gt;&lt;wsp:rsid wsp:val=&quot;33EB2948&quot;/&gt;&lt;wsp:rsid wsp:val=&quot;33FFB5B8&quot;/&gt;&lt;wsp:rsid wsp:val=&quot;340086BF&quot;/&gt;&lt;wsp:rsid wsp:val=&quot;340FD379&quot;/&gt;&lt;wsp:rsid wsp:val=&quot;3429EFD5&quot;/&gt;&lt;wsp:rsid wsp:val=&quot;3457F7D7&quot;/&gt;&lt;wsp:rsid wsp:val=&quot;345B542B&quot;/&gt;&lt;wsp:rsid wsp:val=&quot;3462AF77&quot;/&gt;&lt;wsp:rsid wsp:val=&quot;346B6D54&quot;/&gt;&lt;wsp:rsid wsp:val=&quot;34718779&quot;/&gt;&lt;wsp:rsid wsp:val=&quot;347931EE&quot;/&gt;&lt;wsp:rsid wsp:val=&quot;3496264B&quot;/&gt;&lt;wsp:rsid wsp:val=&quot;34CF20FC&quot;/&gt;&lt;wsp:rsid wsp:val=&quot;34DDE599&quot;/&gt;&lt;wsp:rsid wsp:val=&quot;34EC1980&quot;/&gt;&lt;wsp:rsid wsp:val=&quot;350DC37E&quot;/&gt;&lt;wsp:rsid wsp:val=&quot;3519AAE9&quot;/&gt;&lt;wsp:rsid wsp:val=&quot;35234715&quot;/&gt;&lt;wsp:rsid wsp:val=&quot;35273518&quot;/&gt;&lt;wsp:rsid wsp:val=&quot;3530EF26&quot;/&gt;&lt;wsp:rsid wsp:val=&quot;3549203B&quot;/&gt;&lt;wsp:rsid wsp:val=&quot;354C3B5F&quot;/&gt;&lt;wsp:rsid wsp:val=&quot;355A86D9&quot;/&gt;&lt;wsp:rsid wsp:val=&quot;355B4D7A&quot;/&gt;&lt;wsp:rsid wsp:val=&quot;355C813C&quot;/&gt;&lt;wsp:rsid wsp:val=&quot;3580D904&quot;/&gt;&lt;wsp:rsid wsp:val=&quot;3589F323&quot;/&gt;&lt;wsp:rsid wsp:val=&quot;35912AF6&quot;/&gt;&lt;wsp:rsid wsp:val=&quot;359B27E5&quot;/&gt;&lt;wsp:rsid wsp:val=&quot;359C7640&quot;/&gt;&lt;wsp:rsid wsp:val=&quot;35AC97D9&quot;/&gt;&lt;wsp:rsid wsp:val=&quot;35B0085C&quot;/&gt;&lt;wsp:rsid wsp:val=&quot;35BEB08D&quot;/&gt;&lt;wsp:rsid wsp:val=&quot;35C5C036&quot;/&gt;&lt;wsp:rsid wsp:val=&quot;35CE7C60&quot;/&gt;&lt;wsp:rsid wsp:val=&quot;35D326DB&quot;/&gt;&lt;wsp:rsid wsp:val=&quot;35D71000&quot;/&gt;&lt;wsp:rsid wsp:val=&quot;35DC2511&quot;/&gt;&lt;wsp:rsid wsp:val=&quot;35DEAD83&quot;/&gt;&lt;wsp:rsid wsp:val=&quot;35E2D870&quot;/&gt;&lt;wsp:rsid wsp:val=&quot;3607C2BF&quot;/&gt;&lt;wsp:rsid wsp:val=&quot;36190F2C&quot;/&gt;&lt;wsp:rsid wsp:val=&quot;361A9AF4&quot;/&gt;&lt;wsp:rsid wsp:val=&quot;3620712C&quot;/&gt;&lt;wsp:rsid wsp:val=&quot;3631F6AC&quot;/&gt;&lt;wsp:rsid wsp:val=&quot;3639F8FF&quot;/&gt;&lt;wsp:rsid wsp:val=&quot;3643EFC9&quot;/&gt;&lt;wsp:rsid wsp:val=&quot;36614D92&quot;/&gt;&lt;wsp:rsid wsp:val=&quot;3662F51B&quot;/&gt;&lt;wsp:rsid wsp:val=&quot;367DD204&quot;/&gt;&lt;wsp:rsid wsp:val=&quot;367E7754&quot;/&gt;&lt;wsp:rsid wsp:val=&quot;3686316B&quot;/&gt;&lt;wsp:rsid wsp:val=&quot;368653B2&quot;/&gt;&lt;wsp:rsid wsp:val=&quot;36B21534&quot;/&gt;&lt;wsp:rsid wsp:val=&quot;36B810CB&quot;/&gt;&lt;wsp:rsid wsp:val=&quot;36C19F02&quot;/&gt;&lt;wsp:rsid wsp:val=&quot;36C62558&quot;/&gt;&lt;wsp:rsid wsp:val=&quot;36D730B1&quot;/&gt;&lt;wsp:rsid wsp:val=&quot;36E155EF&quot;/&gt;&lt;wsp:rsid wsp:val=&quot;36FB9A48&quot;/&gt;&lt;wsp:rsid wsp:val=&quot;370E87D7&quot;/&gt;&lt;wsp:rsid wsp:val=&quot;370FB627&quot;/&gt;&lt;wsp:rsid wsp:val=&quot;37104FE8&quot;/&gt;&lt;wsp:rsid wsp:val=&quot;371189C8&quot;/&gt;&lt;wsp:rsid wsp:val=&quot;3712FAA5&quot;/&gt;&lt;wsp:rsid wsp:val=&quot;37135237&quot;/&gt;&lt;wsp:rsid wsp:val=&quot;3718316B&quot;/&gt;&lt;wsp:rsid wsp:val=&quot;3740DF36&quot;/&gt;&lt;wsp:rsid wsp:val=&quot;37471BC6&quot;/&gt;&lt;wsp:rsid wsp:val=&quot;37501116&quot;/&gt;&lt;wsp:rsid wsp:val=&quot;375426DA&quot;/&gt;&lt;wsp:rsid wsp:val=&quot;37619097&quot;/&gt;&lt;wsp:rsid wsp:val=&quot;3762F9C9&quot;/&gt;&lt;wsp:rsid wsp:val=&quot;376ACB05&quot;/&gt;&lt;wsp:rsid wsp:val=&quot;3772A109&quot;/&gt;&lt;wsp:rsid wsp:val=&quot;377B2B01&quot;/&gt;&lt;wsp:rsid wsp:val=&quot;37941B36&quot;/&gt;&lt;wsp:rsid wsp:val=&quot;37A27C13&quot;/&gt;&lt;wsp:rsid wsp:val=&quot;37B4090D&quot;/&gt;&lt;wsp:rsid wsp:val=&quot;37BCC593&quot;/&gt;&lt;wsp:rsid wsp:val=&quot;37BF2801&quot;/&gt;&lt;wsp:rsid wsp:val=&quot;37D710E4&quot;/&gt;&lt;wsp:rsid wsp:val=&quot;37F18325&quot;/&gt;&lt;wsp:rsid wsp:val=&quot;37F8172A&quot;/&gt;&lt;wsp:rsid wsp:val=&quot;380A3FE6&quot;/&gt;&lt;wsp:rsid wsp:val=&quot;380B3FFD&quot;/&gt;&lt;wsp:rsid wsp:val=&quot;3823BA42&quot;/&gt;&lt;wsp:rsid wsp:val=&quot;382D31D5&quot;/&gt;&lt;wsp:rsid wsp:val=&quot;383F60BC&quot;/&gt;&lt;wsp:rsid wsp:val=&quot;387FB28C&quot;/&gt;&lt;wsp:rsid wsp:val=&quot;387FD77D&quot;/&gt;&lt;wsp:rsid wsp:val=&quot;3891DFDC&quot;/&gt;&lt;wsp:rsid wsp:val=&quot;38AAB380&quot;/&gt;&lt;wsp:rsid wsp:val=&quot;38ADFE55&quot;/&gt;&lt;wsp:rsid wsp:val=&quot;38AE30BF&quot;/&gt;&lt;wsp:rsid wsp:val=&quot;38D6FCB3&quot;/&gt;&lt;wsp:rsid wsp:val=&quot;38E24367&quot;/&gt;&lt;wsp:rsid wsp:val=&quot;38ED6B12&quot;/&gt;&lt;wsp:rsid wsp:val=&quot;38FB6378&quot;/&gt;&lt;wsp:rsid wsp:val=&quot;38FBAC8B&quot;/&gt;&lt;wsp:rsid wsp:val=&quot;390626A1&quot;/&gt;&lt;wsp:rsid wsp:val=&quot;391491FB&quot;/&gt;&lt;wsp:rsid wsp:val=&quot;39164E45&quot;/&gt;&lt;wsp:rsid wsp:val=&quot;391FCAB1&quot;/&gt;&lt;wsp:rsid wsp:val=&quot;3934BD0B&quot;/&gt;&lt;wsp:rsid wsp:val=&quot;393EDE77&quot;/&gt;&lt;wsp:rsid wsp:val=&quot;394944D0&quot;/&gt;&lt;wsp:rsid wsp:val=&quot;395C57D2&quot;/&gt;&lt;wsp:rsid wsp:val=&quot;39651274&quot;/&gt;&lt;wsp:rsid wsp:val=&quot;3966EC74&quot;/&gt;&lt;wsp:rsid wsp:val=&quot;3968F3F3&quot;/&gt;&lt;wsp:rsid wsp:val=&quot;3972423F&quot;/&gt;&lt;wsp:rsid wsp:val=&quot;3972EDAF&quot;/&gt;&lt;wsp:rsid wsp:val=&quot;39B61816&quot;/&gt;&lt;wsp:rsid wsp:val=&quot;39B872DC&quot;/&gt;&lt;wsp:rsid wsp:val=&quot;39BFA048&quot;/&gt;&lt;wsp:rsid wsp:val=&quot;39C79B0E&quot;/&gt;&lt;wsp:rsid wsp:val=&quot;39EA0E14&quot;/&gt;&lt;wsp:rsid wsp:val=&quot;39EA9AA9&quot;/&gt;&lt;wsp:rsid wsp:val=&quot;39EC852D&quot;/&gt;&lt;wsp:rsid wsp:val=&quot;39FE15DE&quot;/&gt;&lt;wsp:rsid wsp:val=&quot;3A03E3CE&quot;/&gt;&lt;wsp:rsid wsp:val=&quot;3A0B73FD&quot;/&gt;&lt;wsp:rsid wsp:val=&quot;3A0ECDC8&quot;/&gt;&lt;wsp:rsid wsp:val=&quot;3A165F93&quot;/&gt;&lt;wsp:rsid wsp:val=&quot;3A1E1636&quot;/&gt;&lt;wsp:rsid wsp:val=&quot;3A4022DC&quot;/&gt;&lt;wsp:rsid wsp:val=&quot;3A447254&quot;/&gt;&lt;wsp:rsid wsp:val=&quot;3A58E104&quot;/&gt;&lt;wsp:rsid wsp:val=&quot;3A67BE48&quot;/&gt;&lt;wsp:rsid wsp:val=&quot;3A71D9A9&quot;/&gt;&lt;wsp:rsid wsp:val=&quot;3A78FDC9&quot;/&gt;&lt;wsp:rsid wsp:val=&quot;3A8A8BDF&quot;/&gt;&lt;wsp:rsid wsp:val=&quot;3A8F1698&quot;/&gt;&lt;wsp:rsid wsp:val=&quot;3A92364A&quot;/&gt;&lt;wsp:rsid wsp:val=&quot;3A9D2DAB&quot;/&gt;&lt;wsp:rsid wsp:val=&quot;3AA697FE&quot;/&gt;&lt;wsp:rsid wsp:val=&quot;3AAA41CB&quot;/&gt;&lt;wsp:rsid wsp:val=&quot;3AB98DE6&quot;/&gt;&lt;wsp:rsid wsp:val=&quot;3AD08F04&quot;/&gt;&lt;wsp:rsid wsp:val=&quot;3AD852F2&quot;/&gt;&lt;wsp:rsid wsp:val=&quot;3AFAD5A1&quot;/&gt;&lt;wsp:rsid wsp:val=&quot;3B040A72&quot;/&gt;&lt;wsp:rsid wsp:val=&quot;3B0B2536&quot;/&gt;&lt;wsp:rsid wsp:val=&quot;3B21BAD2&quot;/&gt;&lt;wsp:rsid wsp:val=&quot;3B25EFC2&quot;/&gt;&lt;wsp:rsid wsp:val=&quot;3B28E1E2&quot;/&gt;&lt;wsp:rsid wsp:val=&quot;3B573CAF&quot;/&gt;&lt;wsp:rsid wsp:val=&quot;3B5E6278&quot;/&gt;&lt;wsp:rsid wsp:val=&quot;3B78A4AB&quot;/&gt;&lt;wsp:rsid wsp:val=&quot;3B7D5939&quot;/&gt;&lt;wsp:rsid wsp:val=&quot;3B7EC31A&quot;/&gt;&lt;wsp:rsid wsp:val=&quot;3B8BADF6&quot;/&gt;&lt;wsp:rsid wsp:val=&quot;3BA8D8A3&quot;/&gt;&lt;wsp:rsid wsp:val=&quot;3BAB9770&quot;/&gt;&lt;wsp:rsid wsp:val=&quot;3BCA98AE&quot;/&gt;&lt;wsp:rsid wsp:val=&quot;3BCF38BC&quot;/&gt;&lt;wsp:rsid wsp:val=&quot;3BD13DDB&quot;/&gt;&lt;wsp:rsid wsp:val=&quot;3BD78CD7&quot;/&gt;&lt;wsp:rsid wsp:val=&quot;3BEF122D&quot;/&gt;&lt;wsp:rsid wsp:val=&quot;3BF896EC&quot;/&gt;&lt;wsp:rsid wsp:val=&quot;3BF9FBCB&quot;/&gt;&lt;wsp:rsid wsp:val=&quot;3C00EE61&quot;/&gt;&lt;wsp:rsid wsp:val=&quot;3C134CC7&quot;/&gt;&lt;wsp:rsid wsp:val=&quot;3C185E58&quot;/&gt;&lt;wsp:rsid wsp:val=&quot;3C4B614F&quot;/&gt;&lt;wsp:rsid wsp:val=&quot;3C54BC60&quot;/&gt;&lt;wsp:rsid wsp:val=&quot;3C677D10&quot;/&gt;&lt;wsp:rsid wsp:val=&quot;3C72C04F&quot;/&gt;&lt;wsp:rsid wsp:val=&quot;3C86575E&quot;/&gt;&lt;wsp:rsid wsp:val=&quot;3C8CDDF9&quot;/&gt;&lt;wsp:rsid wsp:val=&quot;3C9C968E&quot;/&gt;&lt;wsp:rsid wsp:val=&quot;3CA2D5AC&quot;/&gt;&lt;wsp:rsid wsp:val=&quot;3CAF55BE&quot;/&gt;&lt;wsp:rsid wsp:val=&quot;3CB178BD&quot;/&gt;&lt;wsp:rsid wsp:val=&quot;3CB22E6A&quot;/&gt;&lt;wsp:rsid wsp:val=&quot;3CBDF456&quot;/&gt;&lt;wsp:rsid wsp:val=&quot;3CD870C7&quot;/&gt;&lt;wsp:rsid wsp:val=&quot;3CDFE246&quot;/&gt;&lt;wsp:rsid wsp:val=&quot;3CED3705&quot;/&gt;&lt;wsp:rsid wsp:val=&quot;3D11556B&quot;/&gt;&lt;wsp:rsid wsp:val=&quot;3D16FCA6&quot;/&gt;&lt;wsp:rsid wsp:val=&quot;3D20A6E5&quot;/&gt;&lt;wsp:rsid wsp:val=&quot;3D25C250&quot;/&gt;&lt;wsp:rsid wsp:val=&quot;3D334F4F&quot;/&gt;&lt;wsp:rsid wsp:val=&quot;3D373D50&quot;/&gt;&lt;wsp:rsid wsp:val=&quot;3D436B53&quot;/&gt;&lt;wsp:rsid wsp:val=&quot;3D51CD02&quot;/&gt;&lt;wsp:rsid wsp:val=&quot;3D5CAB14&quot;/&gt;&lt;wsp:rsid wsp:val=&quot;3D689E03&quot;/&gt;&lt;wsp:rsid wsp:val=&quot;3D707565&quot;/&gt;&lt;wsp:rsid wsp:val=&quot;3D793332&quot;/&gt;&lt;wsp:rsid wsp:val=&quot;3D7F916C&quot;/&gt;&lt;wsp:rsid wsp:val=&quot;3D805F49&quot;/&gt;&lt;wsp:rsid wsp:val=&quot;3D86894D&quot;/&gt;&lt;wsp:rsid wsp:val=&quot;3D87FE86&quot;/&gt;&lt;wsp:rsid wsp:val=&quot;3D97ACAA&quot;/&gt;&lt;wsp:rsid wsp:val=&quot;3DB0AE79&quot;/&gt;&lt;wsp:rsid wsp:val=&quot;3DBE845B&quot;/&gt;&lt;wsp:rsid wsp:val=&quot;3DC76E76&quot;/&gt;&lt;wsp:rsid wsp:val=&quot;3DCEF97B&quot;/&gt;&lt;wsp:rsid wsp:val=&quot;3DE821C2&quot;/&gt;&lt;wsp:rsid wsp:val=&quot;3DE9BF68&quot;/&gt;&lt;wsp:rsid wsp:val=&quot;3E073F7E&quot;/&gt;&lt;wsp:rsid wsp:val=&quot;3E0840EA&quot;/&gt;&lt;wsp:rsid wsp:val=&quot;3E0C3B95&quot;/&gt;&lt;wsp:rsid wsp:val=&quot;3E10988C&quot;/&gt;&lt;wsp:rsid wsp:val=&quot;3E124F9A&quot;/&gt;&lt;wsp:rsid wsp:val=&quot;3E1D2E98&quot;/&gt;&lt;wsp:rsid wsp:val=&quot;3E285B5D&quot;/&gt;&lt;wsp:rsid wsp:val=&quot;3E2F85F0&quot;/&gt;&lt;wsp:rsid wsp:val=&quot;3E37D8AA&quot;/&gt;&lt;wsp:rsid wsp:val=&quot;3E398A3B&quot;/&gt;&lt;wsp:rsid wsp:val=&quot;3E3B3626&quot;/&gt;&lt;wsp:rsid wsp:val=&quot;3E3D0891&quot;/&gt;&lt;wsp:rsid wsp:val=&quot;3E4E0D59&quot;/&gt;&lt;wsp:rsid wsp:val=&quot;3E569F7A&quot;/&gt;&lt;wsp:rsid wsp:val=&quot;3E652209&quot;/&gt;&lt;wsp:rsid wsp:val=&quot;3E6D8567&quot;/&gt;&lt;wsp:rsid wsp:val=&quot;3E824E3A&quot;/&gt;&lt;wsp:rsid wsp:val=&quot;3E898939&quot;/&gt;&lt;wsp:rsid wsp:val=&quot;3E8B859E&quot;/&gt;&lt;wsp:rsid wsp:val=&quot;3E96A5FB&quot;/&gt;&lt;wsp:rsid wsp:val=&quot;3EA4E85D&quot;/&gt;&lt;wsp:rsid wsp:val=&quot;3EA5CA07&quot;/&gt;&lt;wsp:rsid wsp:val=&quot;3EB83558&quot;/&gt;&lt;wsp:rsid wsp:val=&quot;3EBF300A&quot;/&gt;&lt;wsp:rsid wsp:val=&quot;3EC293F4&quot;/&gt;&lt;wsp:rsid wsp:val=&quot;3EC4D545&quot;/&gt;&lt;wsp:rsid wsp:val=&quot;3EDC7219&quot;/&gt;&lt;wsp:rsid wsp:val=&quot;3EDD15C2&quot;/&gt;&lt;wsp:rsid wsp:val=&quot;3EDF239B&quot;/&gt;&lt;wsp:rsid wsp:val=&quot;3EE51106&quot;/&gt;&lt;wsp:rsid wsp:val=&quot;3EF3FB6B&quot;/&gt;&lt;wsp:rsid wsp:val=&quot;3F022EF3&quot;/&gt;&lt;wsp:rsid wsp:val=&quot;3F0BBDDF&quot;/&gt;&lt;wsp:rsid wsp:val=&quot;3F1CD52B&quot;/&gt;&lt;wsp:rsid wsp:val=&quot;3F22070E&quot;/&gt;&lt;wsp:rsid wsp:val=&quot;3F29705D&quot;/&gt;&lt;wsp:rsid wsp:val=&quot;3F2DDA27&quot;/&gt;&lt;wsp:rsid wsp:val=&quot;3F65203E&quot;/&gt;&lt;wsp:rsid wsp:val=&quot;3F65F247&quot;/&gt;&lt;wsp:rsid wsp:val=&quot;3F78DFB8&quot;/&gt;&lt;wsp:rsid wsp:val=&quot;3F8CB2C3&quot;/&gt;&lt;wsp:rsid wsp:val=&quot;3F8D080C&quot;/&gt;&lt;wsp:rsid wsp:val=&quot;3FA7E946&quot;/&gt;&lt;wsp:rsid wsp:val=&quot;3FB7222A&quot;/&gt;&lt;wsp:rsid wsp:val=&quot;3FBDB666&quot;/&gt;&lt;wsp:rsid wsp:val=&quot;3FC4A810&quot;/&gt;&lt;wsp:rsid wsp:val=&quot;3FC7B685&quot;/&gt;&lt;wsp:rsid wsp:val=&quot;3FD2EE8A&quot;/&gt;&lt;wsp:rsid wsp:val=&quot;3FE11F1C&quot;/&gt;&lt;wsp:rsid wsp:val=&quot;4003AAB2&quot;/&gt;&lt;wsp:rsid wsp:val=&quot;40047225&quot;/&gt;&lt;wsp:rsid wsp:val=&quot;40068CC4&quot;/&gt;&lt;wsp:rsid wsp:val=&quot;400ECBF3&quot;/&gt;&lt;wsp:rsid wsp:val=&quot;40174385&quot;/&gt;&lt;wsp:rsid wsp:val=&quot;402E3172&quot;/&gt;&lt;wsp:rsid wsp:val=&quot;40402B5B&quot;/&gt;&lt;wsp:rsid wsp:val=&quot;4055F221&quot;/&gt;&lt;wsp:rsid wsp:val=&quot;4059EB12&quot;/&gt;&lt;wsp:rsid wsp:val=&quot;409D7ADD&quot;/&gt;&lt;wsp:rsid wsp:val=&quot;40ABBB75&quot;/&gt;&lt;wsp:rsid wsp:val=&quot;40AD59E9&quot;/&gt;&lt;wsp:rsid wsp:val=&quot;40B54760&quot;/&gt;&lt;wsp:rsid wsp:val=&quot;40BADC08&quot;/&gt;&lt;wsp:rsid wsp:val=&quot;40C71000&quot;/&gt;&lt;wsp:rsid wsp:val=&quot;40CE5807&quot;/&gt;&lt;wsp:rsid wsp:val=&quot;40D90AD0&quot;/&gt;&lt;wsp:rsid wsp:val=&quot;40D951BD&quot;/&gt;&lt;wsp:rsid wsp:val=&quot;40DAE098&quot;/&gt;&lt;wsp:rsid wsp:val=&quot;40DD4EC6&quot;/&gt;&lt;wsp:rsid wsp:val=&quot;40E329D4&quot;/&gt;&lt;wsp:rsid wsp:val=&quot;40F79D6F&quot;/&gt;&lt;wsp:rsid wsp:val=&quot;41228F1A&quot;/&gt;&lt;wsp:rsid wsp:val=&quot;4126C53E&quot;/&gt;&lt;wsp:rsid wsp:val=&quot;41465D96&quot;/&gt;&lt;wsp:rsid wsp:val=&quot;4146D983&quot;/&gt;&lt;wsp:rsid wsp:val=&quot;41541A3C&quot;/&gt;&lt;wsp:rsid wsp:val=&quot;41546936&quot;/&gt;&lt;wsp:rsid wsp:val=&quot;4170AF09&quot;/&gt;&lt;wsp:rsid wsp:val=&quot;41756398&quot;/&gt;&lt;wsp:rsid wsp:val=&quot;417892B1&quot;/&gt;&lt;wsp:rsid wsp:val=&quot;4185AE1B&quot;/&gt;&lt;wsp:rsid wsp:val=&quot;4187DC22&quot;/&gt;&lt;wsp:rsid wsp:val=&quot;419E8E00&quot;/&gt;&lt;wsp:rsid wsp:val=&quot;41A03462&quot;/&gt;&lt;wsp:rsid wsp:val=&quot;41B35038&quot;/&gt;&lt;wsp:rsid wsp:val=&quot;41B96F63&quot;/&gt;&lt;wsp:rsid wsp:val=&quot;41C70632&quot;/&gt;&lt;wsp:rsid wsp:val=&quot;41C857F8&quot;/&gt;&lt;wsp:rsid wsp:val=&quot;41C86D4C&quot;/&gt;&lt;wsp:rsid wsp:val=&quot;41D15B1E&quot;/&gt;&lt;wsp:rsid wsp:val=&quot;41D5FCC6&quot;/&gt;&lt;wsp:rsid wsp:val=&quot;41DFA5FA&quot;/&gt;&lt;wsp:rsid wsp:val=&quot;41F1058D&quot;/&gt;&lt;wsp:rsid wsp:val=&quot;41F2AD2C&quot;/&gt;&lt;wsp:rsid wsp:val=&quot;41FC87BF&quot;/&gt;&lt;wsp:rsid wsp:val=&quot;42074097&quot;/&gt;&lt;wsp:rsid wsp:val=&quot;4209D73A&quot;/&gt;&lt;wsp:rsid wsp:val=&quot;4212ACEE&quot;/&gt;&lt;wsp:rsid wsp:val=&quot;4223BF26&quot;/&gt;&lt;wsp:rsid wsp:val=&quot;423904E1&quot;/&gt;&lt;wsp:rsid wsp:val=&quot;4241A118&quot;/&gt;&lt;wsp:rsid wsp:val=&quot;4248AFA3&quot;/&gt;&lt;wsp:rsid wsp:val=&quot;4250E165&quot;/&gt;&lt;wsp:rsid wsp:val=&quot;42528F17&quot;/&gt;&lt;wsp:rsid wsp:val=&quot;42595088&quot;/&gt;&lt;wsp:rsid wsp:val=&quot;425FDE20&quot;/&gt;&lt;wsp:rsid wsp:val=&quot;4261201D&quot;/&gt;&lt;wsp:rsid wsp:val=&quot;427B56AB&quot;/&gt;&lt;wsp:rsid wsp:val=&quot;428F1733&quot;/&gt;&lt;wsp:rsid wsp:val=&quot;42906558&quot;/&gt;&lt;wsp:rsid wsp:val=&quot;42988186&quot;/&gt;&lt;wsp:rsid wsp:val=&quot;42AAFF62&quot;/&gt;&lt;wsp:rsid wsp:val=&quot;42ADD1C1&quot;/&gt;&lt;wsp:rsid wsp:val=&quot;42B99E49&quot;/&gt;&lt;wsp:rsid wsp:val=&quot;42D02989&quot;/&gt;&lt;wsp:rsid wsp:val=&quot;42D5FBC8&quot;/&gt;&lt;wsp:rsid wsp:val=&quot;42E34B98&quot;/&gt;&lt;wsp:rsid wsp:val=&quot;42E8BEA0&quot;/&gt;&lt;wsp:rsid wsp:val=&quot;42F573C9&quot;/&gt;&lt;wsp:rsid wsp:val=&quot;4304099D&quot;/&gt;&lt;wsp:rsid wsp:val=&quot;430A67F5&quot;/&gt;&lt;wsp:rsid wsp:val=&quot;4317C2AF&quot;/&gt;&lt;wsp:rsid wsp:val=&quot;431CAF2F&quot;/&gt;&lt;wsp:rsid wsp:val=&quot;43217E7C&quot;/&gt;&lt;wsp:rsid wsp:val=&quot;4323310C&quot;/&gt;&lt;wsp:rsid wsp:val=&quot;4326A5B5&quot;/&gt;&lt;wsp:rsid wsp:val=&quot;432DE30F&quot;/&gt;&lt;wsp:rsid wsp:val=&quot;4333B072&quot;/&gt;&lt;wsp:rsid wsp:val=&quot;433B1B2B&quot;/&gt;&lt;wsp:rsid wsp:val=&quot;4344F317&quot;/&gt;&lt;wsp:rsid wsp:val=&quot;4346DC01&quot;/&gt;&lt;wsp:rsid wsp:val=&quot;434FDCE2&quot;/&gt;&lt;wsp:rsid wsp:val=&quot;43502256&quot;/&gt;&lt;wsp:rsid wsp:val=&quot;435875F9&quot;/&gt;&lt;wsp:rsid wsp:val=&quot;4359E2F8&quot;/&gt;&lt;wsp:rsid wsp:val=&quot;435C7889&quot;/&gt;&lt;wsp:rsid wsp:val=&quot;436A5D79&quot;/&gt;&lt;wsp:rsid wsp:val=&quot;43710797&quot;/&gt;&lt;wsp:rsid wsp:val=&quot;4371CD7E&quot;/&gt;&lt;wsp:rsid wsp:val=&quot;4372EDB3&quot;/&gt;&lt;wsp:rsid wsp:val=&quot;437674BA&quot;/&gt;&lt;wsp:rsid wsp:val=&quot;438BB3F0&quot;/&gt;&lt;wsp:rsid wsp:val=&quot;43944A59&quot;/&gt;&lt;wsp:rsid wsp:val=&quot;439D9487&quot;/&gt;&lt;wsp:rsid wsp:val=&quot;43A45579&quot;/&gt;&lt;wsp:rsid wsp:val=&quot;43AF77E1&quot;/&gt;&lt;wsp:rsid wsp:val=&quot;43BD603B&quot;/&gt;&lt;wsp:rsid wsp:val=&quot;43C0CD4C&quot;/&gt;&lt;wsp:rsid wsp:val=&quot;43CA0E0B&quot;/&gt;&lt;wsp:rsid wsp:val=&quot;43CC6A2E&quot;/&gt;&lt;wsp:rsid wsp:val=&quot;43D0C358&quot;/&gt;&lt;wsp:rsid wsp:val=&quot;43D41360&quot;/&gt;&lt;wsp:rsid wsp:val=&quot;43DF3595&quot;/&gt;&lt;wsp:rsid wsp:val=&quot;43E066C9&quot;/&gt;&lt;wsp:rsid wsp:val=&quot;43E5F1E3&quot;/&gt;&lt;wsp:rsid wsp:val=&quot;43EA7EA7&quot;/&gt;&lt;wsp:rsid wsp:val=&quot;44021198&quot;/&gt;&lt;wsp:rsid wsp:val=&quot;4417E119&quot;/&gt;&lt;wsp:rsid wsp:val=&quot;441836C4&quot;/&gt;&lt;wsp:rsid wsp:val=&quot;4432FC58&quot;/&gt;&lt;wsp:rsid wsp:val=&quot;44342F62&quot;/&gt;&lt;wsp:rsid wsp:val=&quot;4434CAC9&quot;/&gt;&lt;wsp:rsid wsp:val=&quot;443D69B8&quot;/&gt;&lt;wsp:rsid wsp:val=&quot;44494434&quot;/&gt;&lt;wsp:rsid wsp:val=&quot;44515246&quot;/&gt;&lt;wsp:rsid wsp:val=&quot;4464A006&quot;/&gt;&lt;wsp:rsid wsp:val=&quot;4466CD26&quot;/&gt;&lt;wsp:rsid wsp:val=&quot;446DCB14&quot;/&gt;&lt;wsp:rsid wsp:val=&quot;44822731&quot;/&gt;&lt;wsp:rsid wsp:val=&quot;4488F72F&quot;/&gt;&lt;wsp:rsid wsp:val=&quot;4489C3F9&quot;/&gt;&lt;wsp:rsid wsp:val=&quot;4494F59F&quot;/&gt;&lt;wsp:rsid wsp:val=&quot;44A414B1&quot;/&gt;&lt;wsp:rsid wsp:val=&quot;44E9D8B4&quot;/&gt;&lt;wsp:rsid wsp:val=&quot;44ED8616&quot;/&gt;&lt;wsp:rsid wsp:val=&quot;44F0D1C9&quot;/&gt;&lt;wsp:rsid wsp:val=&quot;44F848EA&quot;/&gt;&lt;wsp:rsid wsp:val=&quot;44FC7D60&quot;/&gt;&lt;wsp:rsid wsp:val=&quot;45098276&quot;/&gt;&lt;wsp:rsid wsp:val=&quot;451A9B5E&quot;/&gt;&lt;wsp:rsid wsp:val=&quot;45238D64&quot;/&gt;&lt;wsp:rsid wsp:val=&quot;453FB9EA&quot;/&gt;&lt;wsp:rsid wsp:val=&quot;454256C8&quot;/&gt;&lt;wsp:rsid wsp:val=&quot;4548BA7E&quot;/&gt;&lt;wsp:rsid wsp:val=&quot;454A0115&quot;/&gt;&lt;wsp:rsid wsp:val=&quot;454CFAEE&quot;/&gt;&lt;wsp:rsid wsp:val=&quot;45562F5A&quot;/&gt;&lt;wsp:rsid wsp:val=&quot;455DFC5B&quot;/&gt;&lt;wsp:rsid wsp:val=&quot;45701AA4&quot;/&gt;&lt;wsp:rsid wsp:val=&quot;45837BDB&quot;/&gt;&lt;wsp:rsid wsp:val=&quot;458D5B6E&quot;/&gt;&lt;wsp:rsid wsp:val=&quot;459138FB&quot;/&gt;&lt;wsp:rsid wsp:val=&quot;459167FC&quot;/&gt;&lt;wsp:rsid wsp:val=&quot;4592B3FB&quot;/&gt;&lt;wsp:rsid wsp:val=&quot;459A8123&quot;/&gt;&lt;wsp:rsid wsp:val=&quot;45A07234&quot;/&gt;&lt;wsp:rsid wsp:val=&quot;45AA5592&quot;/&gt;&lt;wsp:rsid wsp:val=&quot;45B97F52&quot;/&gt;&lt;wsp:rsid wsp:val=&quot;45C5BE61&quot;/&gt;&lt;wsp:rsid wsp:val=&quot;45DBBB25&quot;/&gt;&lt;wsp:rsid wsp:val=&quot;45FD9315&quot;/&gt;&lt;wsp:rsid wsp:val=&quot;46058A51&quot;/&gt;&lt;wsp:rsid wsp:val=&quot;460A7196&quot;/&gt;&lt;wsp:rsid wsp:val=&quot;460D9C8A&quot;/&gt;&lt;wsp:rsid wsp:val=&quot;4628E05A&quot;/&gt;&lt;wsp:rsid wsp:val=&quot;462A057E&quot;/&gt;&lt;wsp:rsid wsp:val=&quot;4634AFDD&quot;/&gt;&lt;wsp:rsid wsp:val=&quot;464583D8&quot;/&gt;&lt;wsp:rsid wsp:val=&quot;465043B7&quot;/&gt;&lt;wsp:rsid wsp:val=&quot;46520F05&quot;/&gt;&lt;wsp:rsid wsp:val=&quot;46586C7D&quot;/&gt;&lt;wsp:rsid wsp:val=&quot;465DF276&quot;/&gt;&lt;wsp:rsid wsp:val=&quot;46A4CC41&quot;/&gt;&lt;wsp:rsid wsp:val=&quot;46AB6DAB&quot;/&gt;&lt;wsp:rsid wsp:val=&quot;46C28446&quot;/&gt;&lt;wsp:rsid wsp:val=&quot;46C4C8DD&quot;/&gt;&lt;wsp:rsid wsp:val=&quot;46CE49AE&quot;/&gt;&lt;wsp:rsid wsp:val=&quot;46DF7F46&quot;/&gt;&lt;wsp:rsid wsp:val=&quot;46EB17FE&quot;/&gt;&lt;wsp:rsid wsp:val=&quot;46F09670&quot;/&gt;&lt;wsp:rsid wsp:val=&quot;46F3A60E&quot;/&gt;&lt;wsp:rsid wsp:val=&quot;4700F210&quot;/&gt;&lt;wsp:rsid wsp:val=&quot;47156AC1&quot;/&gt;&lt;wsp:rsid wsp:val=&quot;471996ED&quot;/&gt;&lt;wsp:rsid wsp:val=&quot;47257C68&quot;/&gt;&lt;wsp:rsid wsp:val=&quot;472E73CC&quot;/&gt;&lt;wsp:rsid wsp:val=&quot;47365184&quot;/&gt;&lt;wsp:rsid wsp:val=&quot;473AD547&quot;/&gt;&lt;wsp:rsid wsp:val=&quot;473F5209&quot;/&gt;&lt;wsp:rsid wsp:val=&quot;475207F7&quot;/&gt;&lt;wsp:rsid wsp:val=&quot;475451F4&quot;/&gt;&lt;wsp:rsid wsp:val=&quot;475F2351&quot;/&gt;&lt;wsp:rsid wsp:val=&quot;476BF2A9&quot;/&gt;&lt;wsp:rsid wsp:val=&quot;476CA315&quot;/&gt;&lt;wsp:rsid wsp:val=&quot;4778E45E&quot;/&gt;&lt;wsp:rsid wsp:val=&quot;477D516D&quot;/&gt;&lt;wsp:rsid wsp:val=&quot;47837DE9&quot;/&gt;&lt;wsp:rsid wsp:val=&quot;478C74CF&quot;/&gt;&lt;wsp:rsid wsp:val=&quot;47996376&quot;/&gt;&lt;wsp:rsid wsp:val=&quot;47A03990&quot;/&gt;&lt;wsp:rsid wsp:val=&quot;47AD4162&quot;/&gt;&lt;wsp:rsid wsp:val=&quot;47B6A7AD&quot;/&gt;&lt;wsp:rsid wsp:val=&quot;47BAB5E0&quot;/&gt;&lt;wsp:rsid wsp:val=&quot;47C0DF06&quot;/&gt;&lt;wsp:rsid wsp:val=&quot;47CF6B4D&quot;/&gt;&lt;wsp:rsid wsp:val=&quot;47E2FDCC&quot;/&gt;&lt;wsp:rsid wsp:val=&quot;47E6BD8E&quot;/&gt;&lt;wsp:rsid wsp:val=&quot;47EEC471&quot;/&gt;&lt;wsp:rsid wsp:val=&quot;47F6BDB2&quot;/&gt;&lt;wsp:rsid wsp:val=&quot;47F8B145&quot;/&gt;&lt;wsp:rsid wsp:val=&quot;47FDAC90&quot;/&gt;&lt;wsp:rsid wsp:val=&quot;47FE4E28&quot;/&gt;&lt;wsp:rsid wsp:val=&quot;4800A6FD&quot;/&gt;&lt;wsp:rsid wsp:val=&quot;4810D898&quot;/&gt;&lt;wsp:rsid wsp:val=&quot;4818D418&quot;/&gt;&lt;wsp:rsid wsp:val=&quot;481FFECE&quot;/&gt;&lt;wsp:rsid wsp:val=&quot;4835938D&quot;/&gt;&lt;wsp:rsid wsp:val=&quot;4838601A&quot;/&gt;&lt;wsp:rsid wsp:val=&quot;483B127E&quot;/&gt;&lt;wsp:rsid wsp:val=&quot;4845A219&quot;/&gt;&lt;wsp:rsid wsp:val=&quot;484D6F83&quot;/&gt;&lt;wsp:rsid wsp:val=&quot;484D8E27&quot;/&gt;&lt;wsp:rsid wsp:val=&quot;4851402B&quot;/&gt;&lt;wsp:rsid wsp:val=&quot;4856B24E&quot;/&gt;&lt;wsp:rsid wsp:val=&quot;489AD1F6&quot;/&gt;&lt;wsp:rsid wsp:val=&quot;48A6F46E&quot;/&gt;&lt;wsp:rsid wsp:val=&quot;48B9E6DE&quot;/&gt;&lt;wsp:rsid wsp:val=&quot;48BD5C66&quot;/&gt;&lt;wsp:rsid wsp:val=&quot;48C7C7B6&quot;/&gt;&lt;wsp:rsid wsp:val=&quot;48CCB334&quot;/&gt;&lt;wsp:rsid wsp:val=&quot;48D582BB&quot;/&gt;&lt;wsp:rsid wsp:val=&quot;48EF253D&quot;/&gt;&lt;wsp:rsid wsp:val=&quot;48F24C39&quot;/&gt;&lt;wsp:rsid wsp:val=&quot;48FA87AF&quot;/&gt;&lt;wsp:rsid wsp:val=&quot;48FBE08F&quot;/&gt;&lt;wsp:rsid wsp:val=&quot;48FD5472&quot;/&gt;&lt;wsp:rsid wsp:val=&quot;48FE58B7&quot;/&gt;&lt;wsp:rsid wsp:val=&quot;4902E91A&quot;/&gt;&lt;wsp:rsid wsp:val=&quot;49038246&quot;/&gt;&lt;wsp:rsid wsp:val=&quot;4907A03A&quot;/&gt;&lt;wsp:rsid wsp:val=&quot;490F3536&quot;/&gt;&lt;wsp:rsid wsp:val=&quot;49126874&quot;/&gt;&lt;wsp:rsid wsp:val=&quot;49178452&quot;/&gt;&lt;wsp:rsid wsp:val=&quot;491DD060&quot;/&gt;&lt;wsp:rsid wsp:val=&quot;4926ED5D&quot;/&gt;&lt;wsp:rsid wsp:val=&quot;492A5CA5&quot;/&gt;&lt;wsp:rsid wsp:val=&quot;492FBEA2&quot;/&gt;&lt;wsp:rsid wsp:val=&quot;4931D723&quot;/&gt;&lt;wsp:rsid wsp:val=&quot;49363B28&quot;/&gt;&lt;wsp:rsid wsp:val=&quot;493DC266&quot;/&gt;&lt;wsp:rsid wsp:val=&quot;495488BC&quot;/&gt;&lt;wsp:rsid wsp:val=&quot;495B8CA1&quot;/&gt;&lt;wsp:rsid wsp:val=&quot;49751628&quot;/&gt;&lt;wsp:rsid wsp:val=&quot;49860829&quot;/&gt;&lt;wsp:rsid wsp:val=&quot;498DC2DE&quot;/&gt;&lt;wsp:rsid wsp:val=&quot;4993F841&quot;/&gt;&lt;wsp:rsid wsp:val=&quot;4994531E&quot;/&gt;&lt;wsp:rsid wsp:val=&quot;49946753&quot;/&gt;&lt;wsp:rsid wsp:val=&quot;49959338&quot;/&gt;&lt;wsp:rsid wsp:val=&quot;49AAEEC7&quot;/&gt;&lt;wsp:rsid wsp:val=&quot;49FAD5B9&quot;/&gt;&lt;wsp:rsid wsp:val=&quot;4A02837B&quot;/&gt;&lt;wsp:rsid wsp:val=&quot;4A1218EA&quot;/&gt;&lt;wsp:rsid wsp:val=&quot;4A26EA5B&quot;/&gt;&lt;wsp:rsid wsp:val=&quot;4A282172&quot;/&gt;&lt;wsp:rsid wsp:val=&quot;4A28ABC5&quot;/&gt;&lt;wsp:rsid wsp:val=&quot;4A385246&quot;/&gt;&lt;wsp:rsid wsp:val=&quot;4A3D1DC1&quot;/&gt;&lt;wsp:rsid wsp:val=&quot;4A41F710&quot;/&gt;&lt;wsp:rsid wsp:val=&quot;4A4441B2&quot;/&gt;&lt;wsp:rsid wsp:val=&quot;4A44EC17&quot;/&gt;&lt;wsp:rsid wsp:val=&quot;4A462FF6&quot;/&gt;&lt;wsp:rsid wsp:val=&quot;4A4DD5B7&quot;/&gt;&lt;wsp:rsid wsp:val=&quot;4A502F66&quot;/&gt;&lt;wsp:rsid wsp:val=&quot;4A57ECE6&quot;/&gt;&lt;wsp:rsid wsp:val=&quot;4A75B224&quot;/&gt;&lt;wsp:rsid wsp:val=&quot;4A769022&quot;/&gt;&lt;wsp:rsid wsp:val=&quot;4A8B43BA&quot;/&gt;&lt;wsp:rsid wsp:val=&quot;4A95DA1A&quot;/&gt;&lt;wsp:rsid wsp:val=&quot;4A9664CB&quot;/&gt;&lt;wsp:rsid wsp:val=&quot;4A9C3127&quot;/&gt;&lt;wsp:rsid wsp:val=&quot;4AB47F27&quot;/&gt;&lt;wsp:rsid wsp:val=&quot;4ABA2A21&quot;/&gt;&lt;wsp:rsid wsp:val=&quot;4ABF93A8&quot;/&gt;&lt;wsp:rsid wsp:val=&quot;4AD4C078&quot;/&gt;&lt;wsp:rsid wsp:val=&quot;4AD79F24&quot;/&gt;&lt;wsp:rsid wsp:val=&quot;4AD79FB9&quot;/&gt;&lt;wsp:rsid wsp:val=&quot;4AF8870D&quot;/&gt;&lt;wsp:rsid wsp:val=&quot;4B075DC7&quot;/&gt;&lt;wsp:rsid wsp:val=&quot;4B1A0695&quot;/&gt;&lt;wsp:rsid wsp:val=&quot;4B23249E&quot;/&gt;&lt;wsp:rsid wsp:val=&quot;4B3847BF&quot;/&gt;&lt;wsp:rsid wsp:val=&quot;4B4790EC&quot;/&gt;&lt;wsp:rsid wsp:val=&quot;4B4D982C&quot;/&gt;&lt;wsp:rsid wsp:val=&quot;4B4E6211&quot;/&gt;&lt;wsp:rsid wsp:val=&quot;4B613D05&quot;/&gt;&lt;wsp:rsid wsp:val=&quot;4B70EE5C&quot;/&gt;&lt;wsp:rsid wsp:val=&quot;4B7BE029&quot;/&gt;&lt;wsp:rsid wsp:val=&quot;4B812DAF&quot;/&gt;&lt;wsp:rsid wsp:val=&quot;4B93EAC0&quot;/&gt;&lt;wsp:rsid wsp:val=&quot;4B984399&quot;/&gt;&lt;wsp:rsid wsp:val=&quot;4BA8C8E6&quot;/&gt;&lt;wsp:rsid wsp:val=&quot;4BBDA343&quot;/&gt;&lt;wsp:rsid wsp:val=&quot;4BC0AE8F&quot;/&gt;&lt;wsp:rsid wsp:val=&quot;4BD8B072&quot;/&gt;&lt;wsp:rsid wsp:val=&quot;4BE0BC78&quot;/&gt;&lt;wsp:rsid wsp:val=&quot;4BE9107A&quot;/&gt;&lt;wsp:rsid wsp:val=&quot;4BF2BD5F&quot;/&gt;&lt;wsp:rsid wsp:val=&quot;4C0D237D&quot;/&gt;&lt;wsp:rsid wsp:val=&quot;4C0D5F38&quot;/&gt;&lt;wsp:rsid wsp:val=&quot;4C221EFE&quot;/&gt;&lt;wsp:rsid wsp:val=&quot;4C2AFDBB&quot;/&gt;&lt;wsp:rsid wsp:val=&quot;4C2CCF03&quot;/&gt;&lt;wsp:rsid wsp:val=&quot;4C2FE13F&quot;/&gt;&lt;wsp:rsid wsp:val=&quot;4C34F263&quot;/&gt;&lt;wsp:rsid wsp:val=&quot;4C37BD4D&quot;/&gt;&lt;wsp:rsid wsp:val=&quot;4C3D988F&quot;/&gt;&lt;wsp:rsid wsp:val=&quot;4C3F71D1&quot;/&gt;&lt;wsp:rsid wsp:val=&quot;4C50C7DC&quot;/&gt;&lt;wsp:rsid wsp:val=&quot;4C512132&quot;/&gt;&lt;wsp:rsid wsp:val=&quot;4C5A7D17&quot;/&gt;&lt;wsp:rsid wsp:val=&quot;4C6977E5&quot;/&gt;&lt;wsp:rsid wsp:val=&quot;4C70DB94&quot;/&gt;&lt;wsp:rsid wsp:val=&quot;4C789288&quot;/&gt;&lt;wsp:rsid wsp:val=&quot;4C8DE614&quot;/&gt;&lt;wsp:rsid wsp:val=&quot;4C8E805A&quot;/&gt;&lt;wsp:rsid wsp:val=&quot;4C97437B&quot;/&gt;&lt;wsp:rsid wsp:val=&quot;4C9EF6E2&quot;/&gt;&lt;wsp:rsid wsp:val=&quot;4CA00CED&quot;/&gt;&lt;wsp:rsid wsp:val=&quot;4CA2D491&quot;/&gt;&lt;wsp:rsid wsp:val=&quot;4CA36609&quot;/&gt;&lt;wsp:rsid wsp:val=&quot;4CB06B0F&quot;/&gt;&lt;wsp:rsid wsp:val=&quot;4CBC1554&quot;/&gt;&lt;wsp:rsid wsp:val=&quot;4CBEE778&quot;/&gt;&lt;wsp:rsid wsp:val=&quot;4CCB6CE4&quot;/&gt;&lt;wsp:rsid wsp:val=&quot;4CDA71E5&quot;/&gt;&lt;wsp:rsid wsp:val=&quot;4CDCDBFC&quot;/&gt;&lt;wsp:rsid wsp:val=&quot;4CE17ACC&quot;/&gt;&lt;wsp:rsid wsp:val=&quot;4CEC453B&quot;/&gt;&lt;wsp:rsid wsp:val=&quot;4CEC6A07&quot;/&gt;&lt;wsp:rsid wsp:val=&quot;4CF304C9&quot;/&gt;&lt;wsp:rsid wsp:val=&quot;4CF41693&quot;/&gt;&lt;wsp:rsid wsp:val=&quot;4CFA046F&quot;/&gt;&lt;wsp:rsid wsp:val=&quot;4CFAB2FA&quot;/&gt;&lt;wsp:rsid wsp:val=&quot;4D112E12&quot;/&gt;&lt;wsp:rsid wsp:val=&quot;4D11E3A8&quot;/&gt;&lt;wsp:rsid wsp:val=&quot;4D1583C4&quot;/&gt;&lt;wsp:rsid wsp:val=&quot;4D1D56E6&quot;/&gt;&lt;wsp:rsid wsp:val=&quot;4D24FEB1&quot;/&gt;&lt;wsp:rsid wsp:val=&quot;4D36B636&quot;/&gt;&lt;wsp:rsid wsp:val=&quot;4D37A0CA&quot;/&gt;&lt;wsp:rsid wsp:val=&quot;4D3908AA&quot;/&gt;&lt;wsp:rsid wsp:val=&quot;4D3F4597&quot;/&gt;&lt;wsp:rsid wsp:val=&quot;4D42D854&quot;/&gt;&lt;wsp:rsid wsp:val=&quot;4D4A12A5&quot;/&gt;&lt;wsp:rsid wsp:val=&quot;4D531900&quot;/&gt;&lt;wsp:rsid wsp:val=&quot;4D54B08A&quot;/&gt;&lt;wsp:rsid wsp:val=&quot;4D5DB73F&quot;/&gt;&lt;wsp:rsid wsp:val=&quot;4D715034&quot;/&gt;&lt;wsp:rsid wsp:val=&quot;4D87D6E6&quot;/&gt;&lt;wsp:rsid wsp:val=&quot;4D8D03CB&quot;/&gt;&lt;wsp:rsid wsp:val=&quot;4D8E8DC0&quot;/&gt;&lt;wsp:rsid wsp:val=&quot;4D9427AA&quot;/&gt;&lt;wsp:rsid wsp:val=&quot;4D99323C&quot;/&gt;&lt;wsp:rsid wsp:val=&quot;4DA271FE&quot;/&gt;&lt;wsp:rsid wsp:val=&quot;4DA2A4EC&quot;/&gt;&lt;wsp:rsid wsp:val=&quot;4DA2A6D1&quot;/&gt;&lt;wsp:rsid wsp:val=&quot;4DA4FA4A&quot;/&gt;&lt;wsp:rsid wsp:val=&quot;4DBE8B32&quot;/&gt;&lt;wsp:rsid wsp:val=&quot;4DCE2D7A&quot;/&gt;&lt;wsp:rsid wsp:val=&quot;4DD02EE6&quot;/&gt;&lt;wsp:rsid wsp:val=&quot;4DFE69E0&quot;/&gt;&lt;wsp:rsid wsp:val=&quot;4E1462CB&quot;/&gt;&lt;wsp:rsid wsp:val=&quot;4E2776F1&quot;/&gt;&lt;wsp:rsid wsp:val=&quot;4E29B675&quot;/&gt;&lt;wsp:rsid wsp:val=&quot;4E2E773A&quot;/&gt;&lt;wsp:rsid wsp:val=&quot;4E3BAF0F&quot;/&gt;&lt;wsp:rsid wsp:val=&quot;4E463973&quot;/&gt;&lt;wsp:rsid wsp:val=&quot;4E46B059&quot;/&gt;&lt;wsp:rsid wsp:val=&quot;4E46EDA2&quot;/&gt;&lt;wsp:rsid wsp:val=&quot;4E47B6FC&quot;/&gt;&lt;wsp:rsid wsp:val=&quot;4E4A3BB2&quot;/&gt;&lt;wsp:rsid wsp:val=&quot;4E4AE413&quot;/&gt;&lt;wsp:rsid wsp:val=&quot;4E4D1A9C&quot;/&gt;&lt;wsp:rsid wsp:val=&quot;4E725778&quot;/&gt;&lt;wsp:rsid wsp:val=&quot;4E7C9B64&quot;/&gt;&lt;wsp:rsid wsp:val=&quot;4E7F770E&quot;/&gt;&lt;wsp:rsid wsp:val=&quot;4E8FA606&quot;/&gt;&lt;wsp:rsid wsp:val=&quot;4E97C78D&quot;/&gt;&lt;wsp:rsid wsp:val=&quot;4EB4CAF1&quot;/&gt;&lt;wsp:rsid wsp:val=&quot;4EB6F9B1&quot;/&gt;&lt;wsp:rsid wsp:val=&quot;4EBB7178&quot;/&gt;&lt;wsp:rsid wsp:val=&quot;4EC6E58A&quot;/&gt;&lt;wsp:rsid wsp:val=&quot;4ECA66D3&quot;/&gt;&lt;wsp:rsid wsp:val=&quot;4EEA56FA&quot;/&gt;&lt;wsp:rsid wsp:val=&quot;4EF8A382&quot;/&gt;&lt;wsp:rsid wsp:val=&quot;4EFDF8F3&quot;/&gt;&lt;wsp:rsid wsp:val=&quot;4F06DA94&quot;/&gt;&lt;wsp:rsid wsp:val=&quot;4F107A94&quot;/&gt;&lt;wsp:rsid wsp:val=&quot;4F24DC9C&quot;/&gt;&lt;wsp:rsid wsp:val=&quot;4F2F8027&quot;/&gt;&lt;wsp:rsid wsp:val=&quot;4F406EF8&quot;/&gt;&lt;wsp:rsid wsp:val=&quot;4F439F34&quot;/&gt;&lt;wsp:rsid wsp:val=&quot;4F4E9855&quot;/&gt;&lt;wsp:rsid wsp:val=&quot;4F4EE5BE&quot;/&gt;&lt;wsp:rsid wsp:val=&quot;4F5A2985&quot;/&gt;&lt;wsp:rsid wsp:val=&quot;4F60A1EC&quot;/&gt;&lt;wsp:rsid wsp:val=&quot;4F625CEA&quot;/&gt;&lt;wsp:rsid wsp:val=&quot;4F67A986&quot;/&gt;&lt;wsp:rsid wsp:val=&quot;4F708035&quot;/&gt;&lt;wsp:rsid wsp:val=&quot;4F7190C5&quot;/&gt;&lt;wsp:rsid wsp:val=&quot;4F759E0A&quot;/&gt;&lt;wsp:rsid wsp:val=&quot;4F7A2883&quot;/&gt;&lt;wsp:rsid wsp:val=&quot;4F81B49C&quot;/&gt;&lt;wsp:rsid wsp:val=&quot;4F845F5B&quot;/&gt;&lt;wsp:rsid wsp:val=&quot;4F852E74&quot;/&gt;&lt;wsp:rsid wsp:val=&quot;4F97B069&quot;/&gt;&lt;wsp:rsid wsp:val=&quot;4F9D5CCF&quot;/&gt;&lt;wsp:rsid wsp:val=&quot;4FA35ABD&quot;/&gt;&lt;wsp:rsid wsp:val=&quot;4FA8E0C2&quot;/&gt;&lt;wsp:rsid wsp:val=&quot;4FB7273C&quot;/&gt;&lt;wsp:rsid wsp:val=&quot;4FC4D9D8&quot;/&gt;&lt;wsp:rsid wsp:val=&quot;4FC6865B&quot;/&gt;&lt;wsp:rsid wsp:val=&quot;4FCCB0E1&quot;/&gt;&lt;wsp:rsid wsp:val=&quot;4FD039B1&quot;/&gt;&lt;wsp:rsid wsp:val=&quot;4FD2AC7E&quot;/&gt;&lt;wsp:rsid wsp:val=&quot;4FD697A4&quot;/&gt;&lt;wsp:rsid wsp:val=&quot;4FE60C13&quot;/&gt;&lt;wsp:rsid wsp:val=&quot;4FEA74C5&quot;/&gt;&lt;wsp:rsid wsp:val=&quot;4FED4BE8&quot;/&gt;&lt;wsp:rsid wsp:val=&quot;4FF3D968&quot;/&gt;&lt;wsp:rsid wsp:val=&quot;4FF7BD30&quot;/&gt;&lt;wsp:rsid wsp:val=&quot;4FFE744F&quot;/&gt;&lt;wsp:rsid wsp:val=&quot;50092E64&quot;/&gt;&lt;wsp:rsid wsp:val=&quot;500C7EB0&quot;/&gt;&lt;wsp:rsid wsp:val=&quot;50102A31&quot;/&gt;&lt;wsp:rsid wsp:val=&quot;501BE28B&quot;/&gt;&lt;wsp:rsid wsp:val=&quot;50214B62&quot;/&gt;&lt;wsp:rsid wsp:val=&quot;5029907C&quot;/&gt;&lt;wsp:rsid wsp:val=&quot;5044387F&quot;/&gt;&lt;wsp:rsid wsp:val=&quot;50723AB5&quot;/&gt;&lt;wsp:rsid wsp:val=&quot;507276EC&quot;/&gt;&lt;wsp:rsid wsp:val=&quot;507A7916&quot;/&gt;&lt;wsp:rsid wsp:val=&quot;509B0920&quot;/&gt;&lt;wsp:rsid wsp:val=&quot;50A38A01&quot;/&gt;&lt;wsp:rsid wsp:val=&quot;50AECF86&quot;/&gt;&lt;wsp:rsid wsp:val=&quot;50B5349A&quot;/&gt;&lt;wsp:rsid wsp:val=&quot;50C36532&quot;/&gt;&lt;wsp:rsid wsp:val=&quot;50D338A8&quot;/&gt;&lt;wsp:rsid wsp:val=&quot;50D4F30B&quot;/&gt;&lt;wsp:rsid wsp:val=&quot;50DAC358&quot;/&gt;&lt;wsp:rsid wsp:val=&quot;50E192AA&quot;/&gt;&lt;wsp:rsid wsp:val=&quot;511A2A19&quot;/&gt;&lt;wsp:rsid wsp:val=&quot;5130864D&quot;/&gt;&lt;wsp:rsid wsp:val=&quot;5134BD3A&quot;/&gt;&lt;wsp:rsid wsp:val=&quot;513C84A4&quot;/&gt;&lt;wsp:rsid wsp:val=&quot;51493BD5&quot;/&gt;&lt;wsp:rsid wsp:val=&quot;515993D1&quot;/&gt;&lt;wsp:rsid wsp:val=&quot;515C405F&quot;/&gt;&lt;wsp:rsid wsp:val=&quot;51698F49&quot;/&gt;&lt;wsp:rsid wsp:val=&quot;517378A7&quot;/&gt;&lt;wsp:rsid wsp:val=&quot;517D63B9&quot;/&gt;&lt;wsp:rsid wsp:val=&quot;518F8716&quot;/&gt;&lt;wsp:rsid wsp:val=&quot;5192F65E&quot;/&gt;&lt;wsp:rsid wsp:val=&quot;5194A210&quot;/&gt;&lt;wsp:rsid wsp:val=&quot;51A3EE3A&quot;/&gt;&lt;wsp:rsid wsp:val=&quot;51B14D62&quot;/&gt;&lt;wsp:rsid wsp:val=&quot;51B35336&quot;/&gt;&lt;wsp:rsid wsp:val=&quot;51C3A018&quot;/&gt;&lt;wsp:rsid wsp:val=&quot;51CD6C8F&quot;/&gt;&lt;wsp:rsid wsp:val=&quot;51D48C85&quot;/&gt;&lt;wsp:rsid wsp:val=&quot;51DDC5F3&quot;/&gt;&lt;wsp:rsid wsp:val=&quot;51E1A4A0&quot;/&gt;&lt;wsp:rsid wsp:val=&quot;51E60599&quot;/&gt;&lt;wsp:rsid wsp:val=&quot;51E7E662&quot;/&gt;&lt;wsp:rsid wsp:val=&quot;51EAD5A7&quot;/&gt;&lt;wsp:rsid wsp:val=&quot;51EC9C34&quot;/&gt;&lt;wsp:rsid wsp:val=&quot;51F030FA&quot;/&gt;&lt;wsp:rsid wsp:val=&quot;51F86933&quot;/&gt;&lt;wsp:rsid wsp:val=&quot;520A32DB&quot;/&gt;&lt;wsp:rsid wsp:val=&quot;520A7C04&quot;/&gt;&lt;wsp:rsid wsp:val=&quot;522AE1FD&quot;/&gt;&lt;wsp:rsid wsp:val=&quot;52368F0D&quot;/&gt;&lt;wsp:rsid wsp:val=&quot;5252ABF5&quot;/&gt;&lt;wsp:rsid wsp:val=&quot;5257EB82&quot;/&gt;&lt;wsp:rsid wsp:val=&quot;526C94D5&quot;/&gt;&lt;wsp:rsid wsp:val=&quot;527A75AD&quot;/&gt;&lt;wsp:rsid wsp:val=&quot;527C262D&quot;/&gt;&lt;wsp:rsid wsp:val=&quot;5294C249&quot;/&gt;&lt;wsp:rsid wsp:val=&quot;529E461B&quot;/&gt;&lt;wsp:rsid wsp:val=&quot;52A908B0&quot;/&gt;&lt;wsp:rsid wsp:val=&quot;52B84A02&quot;/&gt;&lt;wsp:rsid wsp:val=&quot;52C872CE&quot;/&gt;&lt;wsp:rsid wsp:val=&quot;52E74B1D&quot;/&gt;&lt;wsp:rsid wsp:val=&quot;52F542DA&quot;/&gt;&lt;wsp:rsid wsp:val=&quot;52F8BD65&quot;/&gt;&lt;wsp:rsid wsp:val=&quot;53047F48&quot;/&gt;&lt;wsp:rsid wsp:val=&quot;5312D15C&quot;/&gt;&lt;wsp:rsid wsp:val=&quot;5314C72D&quot;/&gt;&lt;wsp:rsid wsp:val=&quot;53180A16&quot;/&gt;&lt;wsp:rsid wsp:val=&quot;531BFBE8&quot;/&gt;&lt;wsp:rsid wsp:val=&quot;531D432F&quot;/&gt;&lt;wsp:rsid wsp:val=&quot;532164C8&quot;/&gt;&lt;wsp:rsid wsp:val=&quot;532A6521&quot;/&gt;&lt;wsp:rsid wsp:val=&quot;532B5777&quot;/&gt;&lt;wsp:rsid wsp:val=&quot;532EF0D2&quot;/&gt;&lt;wsp:rsid wsp:val=&quot;533A17E1&quot;/&gt;&lt;wsp:rsid wsp:val=&quot;533CB3F3&quot;/&gt;&lt;wsp:rsid wsp:val=&quot;5341F8DE&quot;/&gt;&lt;wsp:rsid wsp:val=&quot;534530C7&quot;/&gt;&lt;wsp:rsid wsp:val=&quot;534B472A&quot;/&gt;&lt;wsp:rsid wsp:val=&quot;53500C87&quot;/&gt;&lt;wsp:rsid wsp:val=&quot;535431AC&quot;/&gt;&lt;wsp:rsid wsp:val=&quot;535C78A2&quot;/&gt;&lt;wsp:rsid wsp:val=&quot;5363BE2B&quot;/&gt;&lt;wsp:rsid wsp:val=&quot;538EFB38&quot;/&gt;&lt;wsp:rsid wsp:val=&quot;5396DA86&quot;/&gt;&lt;wsp:rsid wsp:val=&quot;539EAD06&quot;/&gt;&lt;wsp:rsid wsp:val=&quot;53A29468&quot;/&gt;&lt;wsp:rsid wsp:val=&quot;53B9AF64&quot;/&gt;&lt;wsp:rsid wsp:val=&quot;53CA78CE&quot;/&gt;&lt;wsp:rsid wsp:val=&quot;53D967CB&quot;/&gt;&lt;wsp:rsid wsp:val=&quot;53D9A14C&quot;/&gt;&lt;wsp:rsid wsp:val=&quot;53DEE515&quot;/&gt;&lt;wsp:rsid wsp:val=&quot;53F35498&quot;/&gt;&lt;wsp:rsid wsp:val=&quot;53FDCF44&quot;/&gt;&lt;wsp:rsid wsp:val=&quot;5402BD77&quot;/&gt;&lt;wsp:rsid wsp:val=&quot;54096CD8&quot;/&gt;&lt;wsp:rsid wsp:val=&quot;540D1FF9&quot;/&gt;&lt;wsp:rsid wsp:val=&quot;540D64F2&quot;/&gt;&lt;wsp:rsid wsp:val=&quot;54101326&quot;/&gt;&lt;wsp:rsid wsp:val=&quot;541BCF53&quot;/&gt;&lt;wsp:rsid wsp:val=&quot;541CC212&quot;/&gt;&lt;wsp:rsid wsp:val=&quot;541DF43A&quot;/&gt;&lt;wsp:rsid wsp:val=&quot;542BCFC9&quot;/&gt;&lt;wsp:rsid wsp:val=&quot;543092AA&quot;/&gt;&lt;wsp:rsid wsp:val=&quot;54328C69&quot;/&gt;&lt;wsp:rsid wsp:val=&quot;543B6F43&quot;/&gt;&lt;wsp:rsid wsp:val=&quot;543B7E59&quot;/&gt;&lt;wsp:rsid wsp:val=&quot;5446E534&quot;/&gt;&lt;wsp:rsid wsp:val=&quot;544BC021&quot;/&gt;&lt;wsp:rsid wsp:val=&quot;544BE5E8&quot;/&gt;&lt;wsp:rsid wsp:val=&quot;5461A635&quot;/&gt;&lt;wsp:rsid wsp:val=&quot;546231FE&quot;/&gt;&lt;wsp:rsid wsp:val=&quot;5469A873&quot;/&gt;&lt;wsp:rsid wsp:val=&quot;547053A6&quot;/&gt;&lt;wsp:rsid wsp:val=&quot;54718198&quot;/&gt;&lt;wsp:rsid wsp:val=&quot;54718D8A&quot;/&gt;&lt;wsp:rsid wsp:val=&quot;548F0E13&quot;/&gt;&lt;wsp:rsid wsp:val=&quot;54964390&quot;/&gt;&lt;wsp:rsid wsp:val=&quot;549C8543&quot;/&gt;&lt;wsp:rsid wsp:val=&quot;54A379A4&quot;/&gt;&lt;wsp:rsid wsp:val=&quot;54B13CED&quot;/&gt;&lt;wsp:rsid wsp:val=&quot;54B32D1B&quot;/&gt;&lt;wsp:rsid wsp:val=&quot;54C5224B&quot;/&gt;&lt;wsp:rsid wsp:val=&quot;54C67229&quot;/&gt;&lt;wsp:rsid wsp:val=&quot;54CAC8F6&quot;/&gt;&lt;wsp:rsid wsp:val=&quot;54E7178B&quot;/&gt;&lt;wsp:rsid wsp:val=&quot;54F4D21B&quot;/&gt;&lt;wsp:rsid wsp:val=&quot;5502E0B1&quot;/&gt;&lt;wsp:rsid wsp:val=&quot;550C50F9&quot;/&gt;&lt;wsp:rsid wsp:val=&quot;5517A9A2&quot;/&gt;&lt;wsp:rsid wsp:val=&quot;552CC8E6&quot;/&gt;&lt;wsp:rsid wsp:val=&quot;5531A9AE&quot;/&gt;&lt;wsp:rsid wsp:val=&quot;5556FE8B&quot;/&gt;&lt;wsp:rsid wsp:val=&quot;5566C75A&quot;/&gt;&lt;wsp:rsid wsp:val=&quot;556F9C6D&quot;/&gt;&lt;wsp:rsid wsp:val=&quot;5570279A&quot;/&gt;&lt;wsp:rsid wsp:val=&quot;55B3AA1A&quot;/&gt;&lt;wsp:rsid wsp:val=&quot;55C9868A&quot;/&gt;&lt;wsp:rsid wsp:val=&quot;55D531A0&quot;/&gt;&lt;wsp:rsid wsp:val=&quot;55DCBCA5&quot;/&gt;&lt;wsp:rsid wsp:val=&quot;55DE4A61&quot;/&gt;&lt;wsp:rsid wsp:val=&quot;55E2F739&quot;/&gt;&lt;wsp:rsid wsp:val=&quot;55F3B258&quot;/&gt;&lt;wsp:rsid wsp:val=&quot;560BF13F&quot;/&gt;&lt;wsp:rsid wsp:val=&quot;560D5DEB&quot;/&gt;&lt;wsp:rsid wsp:val=&quot;56151C72&quot;/&gt;&lt;wsp:rsid wsp:val=&quot;561530D9&quot;/&gt;&lt;wsp:rsid wsp:val=&quot;561BEB84&quot;/&gt;&lt;wsp:rsid wsp:val=&quot;562223A3&quot;/&gt;&lt;wsp:rsid wsp:val=&quot;56295DD8&quot;/&gt;&lt;wsp:rsid wsp:val=&quot;565271D5&quot;/&gt;&lt;wsp:rsid wsp:val=&quot;565BB86F&quot;/&gt;&lt;wsp:rsid wsp:val=&quot;56612144&quot;/&gt;&lt;wsp:rsid wsp:val=&quot;5661A8D5&quot;/&gt;&lt;wsp:rsid wsp:val=&quot;56628EDB&quot;/&gt;&lt;wsp:rsid wsp:val=&quot;56653698&quot;/&gt;&lt;wsp:rsid wsp:val=&quot;56676B6D&quot;/&gt;&lt;wsp:rsid wsp:val=&quot;56789E04&quot;/&gt;&lt;wsp:rsid wsp:val=&quot;567DAEA9&quot;/&gt;&lt;wsp:rsid wsp:val=&quot;56A834C1&quot;/&gt;&lt;wsp:rsid wsp:val=&quot;56A878C0&quot;/&gt;&lt;wsp:rsid wsp:val=&quot;56A8CEBA&quot;/&gt;&lt;wsp:rsid wsp:val=&quot;56CECA7E&quot;/&gt;&lt;wsp:rsid wsp:val=&quot;56DCDE90&quot;/&gt;&lt;wsp:rsid wsp:val=&quot;56E112C6&quot;/&gt;&lt;wsp:rsid wsp:val=&quot;56E3DFE5&quot;/&gt;&lt;wsp:rsid wsp:val=&quot;56EB1734&quot;/&gt;&lt;wsp:rsid wsp:val=&quot;56F1F38E&quot;/&gt;&lt;wsp:rsid wsp:val=&quot;56FFD359&quot;/&gt;&lt;wsp:rsid wsp:val=&quot;5703DF16&quot;/&gt;&lt;wsp:rsid wsp:val=&quot;5711C028&quot;/&gt;&lt;wsp:rsid wsp:val=&quot;571F5932&quot;/&gt;&lt;wsp:rsid wsp:val=&quot;572C78EF&quot;/&gt;&lt;wsp:rsid wsp:val=&quot;574F3D85&quot;/&gt;&lt;wsp:rsid wsp:val=&quot;575EBB0E&quot;/&gt;&lt;wsp:rsid wsp:val=&quot;57686FF3&quot;/&gt;&lt;wsp:rsid wsp:val=&quot;57757A59&quot;/&gt;&lt;wsp:rsid wsp:val=&quot;578C3486&quot;/&gt;&lt;wsp:rsid wsp:val=&quot;57A92E4C&quot;/&gt;&lt;wsp:rsid wsp:val=&quot;57CF32C3&quot;/&gt;&lt;wsp:rsid wsp:val=&quot;57D2953C&quot;/&gt;&lt;wsp:rsid wsp:val=&quot;57DF2ABC&quot;/&gt;&lt;wsp:rsid wsp:val=&quot;57E3C5BE&quot;/&gt;&lt;wsp:rsid wsp:val=&quot;58083DF6&quot;/&gt;&lt;wsp:rsid wsp:val=&quot;581FF7F5&quot;/&gt;&lt;wsp:rsid wsp:val=&quot;58262C48&quot;/&gt;&lt;wsp:rsid wsp:val=&quot;5847C882&quot;/&gt;&lt;wsp:rsid wsp:val=&quot;58589ECE&quot;/&gt;&lt;wsp:rsid wsp:val=&quot;585AB342&quot;/&gt;&lt;wsp:rsid wsp:val=&quot;586E3DED&quot;/&gt;&lt;wsp:rsid wsp:val=&quot;5875A7EA&quot;/&gt;&lt;wsp:rsid wsp:val=&quot;58858AFB&quot;/&gt;&lt;wsp:rsid wsp:val=&quot;589D5292&quot;/&gt;&lt;wsp:rsid wsp:val=&quot;58A9F040&quot;/&gt;&lt;wsp:rsid wsp:val=&quot;58AA22C1&quot;/&gt;&lt;wsp:rsid wsp:val=&quot;58B1EDA4&quot;/&gt;&lt;wsp:rsid wsp:val=&quot;58B3177B&quot;/&gt;&lt;wsp:rsid wsp:val=&quot;58B47C6A&quot;/&gt;&lt;wsp:rsid wsp:val=&quot;58C45BAE&quot;/&gt;&lt;wsp:rsid wsp:val=&quot;58D4A937&quot;/&gt;&lt;wsp:rsid wsp:val=&quot;58E3F5B5&quot;/&gt;&lt;wsp:rsid wsp:val=&quot;58EB38A2&quot;/&gt;&lt;wsp:rsid wsp:val=&quot;58FAFA24&quot;/&gt;&lt;wsp:rsid wsp:val=&quot;59057BDD&quot;/&gt;&lt;wsp:rsid wsp:val=&quot;5907D145&quot;/&gt;&lt;wsp:rsid wsp:val=&quot;59172464&quot;/&gt;&lt;wsp:rsid wsp:val=&quot;5924E7A1&quot;/&gt;&lt;wsp:rsid wsp:val=&quot;593476BF&quot;/&gt;&lt;wsp:rsid wsp:val=&quot;5946226D&quot;/&gt;&lt;wsp:rsid wsp:val=&quot;5947D67D&quot;/&gt;&lt;wsp:rsid wsp:val=&quot;594A263F&quot;/&gt;&lt;wsp:rsid wsp:val=&quot;594B5C01&quot;/&gt;&lt;wsp:rsid wsp:val=&quot;5959C314&quot;/&gt;&lt;wsp:rsid wsp:val=&quot;595BBFC3&quot;/&gt;&lt;wsp:rsid wsp:val=&quot;5968EC15&quot;/&gt;&lt;wsp:rsid wsp:val=&quot;596D507B&quot;/&gt;&lt;wsp:rsid wsp:val=&quot;598DEFF6&quot;/&gt;&lt;wsp:rsid wsp:val=&quot;5991BCEB&quot;/&gt;&lt;wsp:rsid wsp:val=&quot;5994FABC&quot;/&gt;&lt;wsp:rsid wsp:val=&quot;599CEA3E&quot;/&gt;&lt;wsp:rsid wsp:val=&quot;59A16051&quot;/&gt;&lt;wsp:rsid wsp:val=&quot;59A4AAEA&quot;/&gt;&lt;wsp:rsid wsp:val=&quot;59A70E69&quot;/&gt;&lt;wsp:rsid wsp:val=&quot;59B24E2D&quot;/&gt;&lt;wsp:rsid wsp:val=&quot;59B3B408&quot;/&gt;&lt;wsp:rsid wsp:val=&quot;59B9A7B4&quot;/&gt;&lt;wsp:rsid wsp:val=&quot;59BDEE3B&quot;/&gt;&lt;wsp:rsid wsp:val=&quot;59C6BF96&quot;/&gt;&lt;wsp:rsid wsp:val=&quot;59D62DCD&quot;/&gt;&lt;wsp:rsid wsp:val=&quot;59DA4CE4&quot;/&gt;&lt;wsp:rsid wsp:val=&quot;59DD6157&quot;/&gt;&lt;wsp:rsid wsp:val=&quot;59DD6C97&quot;/&gt;&lt;wsp:rsid wsp:val=&quot;59E27197&quot;/&gt;&lt;wsp:rsid wsp:val=&quot;59E8232C&quot;/&gt;&lt;wsp:rsid wsp:val=&quot;59EB51BB&quot;/&gt;&lt;wsp:rsid wsp:val=&quot;59F72BDB&quot;/&gt;&lt;wsp:rsid wsp:val=&quot;59F865A1&quot;/&gt;&lt;wsp:rsid wsp:val=&quot;5A065FCB&quot;/&gt;&lt;wsp:rsid wsp:val=&quot;5A0A2B1B&quot;/&gt;&lt;wsp:rsid wsp:val=&quot;5A2045C8&quot;/&gt;&lt;wsp:rsid wsp:val=&quot;5A338D2C&quot;/&gt;&lt;wsp:rsid wsp:val=&quot;5A4F0723&quot;/&gt;&lt;wsp:rsid wsp:val=&quot;5A583588&quot;/&gt;&lt;wsp:rsid wsp:val=&quot;5A5961EE&quot;/&gt;&lt;wsp:rsid wsp:val=&quot;5A6549D1&quot;/&gt;&lt;wsp:rsid wsp:val=&quot;5A6E4286&quot;/&gt;&lt;wsp:rsid wsp:val=&quot;5A83B87D&quot;/&gt;&lt;wsp:rsid wsp:val=&quot;5A88392D&quot;/&gt;&lt;wsp:rsid wsp:val=&quot;5A8928FA&quot;/&gt;&lt;wsp:rsid wsp:val=&quot;5A9A0935&quot;/&gt;&lt;wsp:rsid wsp:val=&quot;5AB43353&quot;/&gt;&lt;wsp:rsid wsp:val=&quot;5AC9C542&quot;/&gt;&lt;wsp:rsid wsp:val=&quot;5AD62191&quot;/&gt;&lt;wsp:rsid wsp:val=&quot;5AE68B6F&quot;/&gt;&lt;wsp:rsid wsp:val=&quot;5AEDFC44&quot;/&gt;&lt;wsp:rsid wsp:val=&quot;5B0F439A&quot;/&gt;&lt;wsp:rsid wsp:val=&quot;5B135F67&quot;/&gt;&lt;wsp:rsid wsp:val=&quot;5B192863&quot;/&gt;&lt;wsp:rsid wsp:val=&quot;5B21C804&quot;/&gt;&lt;wsp:rsid wsp:val=&quot;5B2623A5&quot;/&gt;&lt;wsp:rsid wsp:val=&quot;5B2D96D9&quot;/&gt;&lt;wsp:rsid wsp:val=&quot;5B3FC84A&quot;/&gt;&lt;wsp:rsid wsp:val=&quot;5B56590F&quot;/&gt;&lt;wsp:rsid wsp:val=&quot;5B57F0F1&quot;/&gt;&lt;wsp:rsid wsp:val=&quot;5B5D4591&quot;/&gt;&lt;wsp:rsid wsp:val=&quot;5B5F0ECB&quot;/&gt;&lt;wsp:rsid wsp:val=&quot;5B62117C&quot;/&gt;&lt;wsp:rsid wsp:val=&quot;5B6B7527&quot;/&gt;&lt;wsp:rsid wsp:val=&quot;5B87A683&quot;/&gt;&lt;wsp:rsid wsp:val=&quot;5BAD54D6&quot;/&gt;&lt;wsp:rsid wsp:val=&quot;5BBB0A39&quot;/&gt;&lt;wsp:rsid wsp:val=&quot;5BD4F354&quot;/&gt;&lt;wsp:rsid wsp:val=&quot;5BDB4FF8&quot;/&gt;&lt;wsp:rsid wsp:val=&quot;5BDC2313&quot;/&gt;&lt;wsp:rsid wsp:val=&quot;5BE7C04B&quot;/&gt;&lt;wsp:rsid wsp:val=&quot;5BE9D987&quot;/&gt;&lt;wsp:rsid wsp:val=&quot;5BF65892&quot;/&gt;&lt;wsp:rsid wsp:val=&quot;5BF6C5E6&quot;/&gt;&lt;wsp:rsid wsp:val=&quot;5BF9783D&quot;/&gt;&lt;wsp:rsid wsp:val=&quot;5C0F4EFB&quot;/&gt;&lt;wsp:rsid wsp:val=&quot;5C13A1DC&quot;/&gt;&lt;wsp:rsid wsp:val=&quot;5C27589F&quot;/&gt;&lt;wsp:rsid wsp:val=&quot;5C30F77F&quot;/&gt;&lt;wsp:rsid wsp:val=&quot;5C33B4E2&quot;/&gt;&lt;wsp:rsid wsp:val=&quot;5C3E0FD1&quot;/&gt;&lt;wsp:rsid wsp:val=&quot;5C4C805E&quot;/&gt;&lt;wsp:rsid wsp:val=&quot;5C51FB65&quot;/&gt;&lt;wsp:rsid wsp:val=&quot;5C70CBB4&quot;/&gt;&lt;wsp:rsid wsp:val=&quot;5C9E33ED&quot;/&gt;&lt;wsp:rsid wsp:val=&quot;5CAB69A4&quot;/&gt;&lt;wsp:rsid wsp:val=&quot;5CB239CB&quot;/&gt;&lt;wsp:rsid wsp:val=&quot;5CB6332E&quot;/&gt;&lt;wsp:rsid wsp:val=&quot;5CB8CD81&quot;/&gt;&lt;wsp:rsid wsp:val=&quot;5CB9E863&quot;/&gt;&lt;wsp:rsid wsp:val=&quot;5CBA9173&quot;/&gt;&lt;wsp:rsid wsp:val=&quot;5CC3AF91&quot;/&gt;&lt;wsp:rsid wsp:val=&quot;5CC4E9F8&quot;/&gt;&lt;wsp:rsid wsp:val=&quot;5CC5EBBF&quot;/&gt;&lt;wsp:rsid wsp:val=&quot;5CDD5F16&quot;/&gt;&lt;wsp:rsid wsp:val=&quot;5CEE1BC7&quot;/&gt;&lt;wsp:rsid wsp:val=&quot;5D10D22D&quot;/&gt;&lt;wsp:rsid wsp:val=&quot;5D21AAA8&quot;/&gt;&lt;wsp:rsid wsp:val=&quot;5D26B7D9&quot;/&gt;&lt;wsp:rsid wsp:val=&quot;5D2E3F41&quot;/&gt;&lt;wsp:rsid wsp:val=&quot;5D306379&quot;/&gt;&lt;wsp:rsid wsp:val=&quot;5D3852CD&quot;/&gt;&lt;wsp:rsid wsp:val=&quot;5D40DEE0&quot;/&gt;&lt;wsp:rsid wsp:val=&quot;5D4EFF1F&quot;/&gt;&lt;wsp:rsid wsp:val=&quot;5D7A159F&quot;/&gt;&lt;wsp:rsid wsp:val=&quot;5D8D5AE5&quot;/&gt;&lt;wsp:rsid wsp:val=&quot;5DAC164D&quot;/&gt;&lt;wsp:rsid wsp:val=&quot;5DACA83A&quot;/&gt;&lt;wsp:rsid wsp:val=&quot;5DACFC30&quot;/&gt;&lt;wsp:rsid wsp:val=&quot;5DB4298A&quot;/&gt;&lt;wsp:rsid wsp:val=&quot;5DB903C1&quot;/&gt;&lt;wsp:rsid wsp:val=&quot;5DC3A458&quot;/&gt;&lt;wsp:rsid wsp:val=&quot;5DC99928&quot;/&gt;&lt;wsp:rsid wsp:val=&quot;5DE720A6&quot;/&gt;&lt;wsp:rsid wsp:val=&quot;5DEA15B7&quot;/&gt;&lt;wsp:rsid wsp:val=&quot;5E00D783&quot;/&gt;&lt;wsp:rsid wsp:val=&quot;5E063F12&quot;/&gt;&lt;wsp:rsid wsp:val=&quot;5E0B3DCC&quot;/&gt;&lt;wsp:rsid wsp:val=&quot;5E169075&quot;/&gt;&lt;wsp:rsid wsp:val=&quot;5E20EC1A&quot;/&gt;&lt;wsp:rsid wsp:val=&quot;5E215608&quot;/&gt;&lt;wsp:rsid wsp:val=&quot;5E2347AE&quot;/&gt;&lt;wsp:rsid wsp:val=&quot;5E24373C&quot;/&gt;&lt;wsp:rsid wsp:val=&quot;5E444175&quot;/&gt;&lt;wsp:rsid wsp:val=&quot;5E44FB5C&quot;/&gt;&lt;wsp:rsid wsp:val=&quot;5E70E52B&quot;/&gt;&lt;wsp:rsid wsp:val=&quot;5E89F24B&quot;/&gt;&lt;wsp:rsid wsp:val=&quot;5E8F67D0&quot;/&gt;&lt;wsp:rsid wsp:val=&quot;5EA5AB5F&quot;/&gt;&lt;wsp:rsid wsp:val=&quot;5EAF9F17&quot;/&gt;&lt;wsp:rsid wsp:val=&quot;5EB3ADCE&quot;/&gt;&lt;wsp:rsid wsp:val=&quot;5EB4CCE5&quot;/&gt;&lt;wsp:rsid wsp:val=&quot;5ECA9CFE&quot;/&gt;&lt;wsp:rsid wsp:val=&quot;5ECCD61D&quot;/&gt;&lt;wsp:rsid wsp:val=&quot;5EDA2121&quot;/&gt;&lt;wsp:rsid wsp:val=&quot;5F000967&quot;/&gt;&lt;wsp:rsid wsp:val=&quot;5F0257B0&quot;/&gt;&lt;wsp:rsid wsp:val=&quot;5F035872&quot;/&gt;&lt;wsp:rsid wsp:val=&quot;5F0588FC&quot;/&gt;&lt;wsp:rsid wsp:val=&quot;5F188640&quot;/&gt;&lt;wsp:rsid wsp:val=&quot;5F19C7D7&quot;/&gt;&lt;wsp:rsid wsp:val=&quot;5F1B2B36&quot;/&gt;&lt;wsp:rsid wsp:val=&quot;5F253C3F&quot;/&gt;&lt;wsp:rsid wsp:val=&quot;5F2B85A3&quot;/&gt;&lt;wsp:rsid wsp:val=&quot;5F355FD3&quot;/&gt;&lt;wsp:rsid wsp:val=&quot;5F3E0317&quot;/&gt;&lt;wsp:rsid wsp:val=&quot;5F3EA5FD&quot;/&gt;&lt;wsp:rsid wsp:val=&quot;5F5A16BC&quot;/&gt;&lt;wsp:rsid wsp:val=&quot;5F718FC6&quot;/&gt;&lt;wsp:rsid wsp:val=&quot;5F741006&quot;/&gt;&lt;wsp:rsid wsp:val=&quot;5F76C133&quot;/&gt;&lt;wsp:rsid wsp:val=&quot;5F7969F4&quot;/&gt;&lt;wsp:rsid wsp:val=&quot;5F869B45&quot;/&gt;&lt;wsp:rsid wsp:val=&quot;5F8833D9&quot;/&gt;&lt;wsp:rsid wsp:val=&quot;5F899C27&quot;/&gt;&lt;wsp:rsid wsp:val=&quot;5F8AA746&quot;/&gt;&lt;wsp:rsid wsp:val=&quot;5F8C12BD&quot;/&gt;&lt;wsp:rsid wsp:val=&quot;5F940BB0&quot;/&gt;&lt;wsp:rsid wsp:val=&quot;5F9515DE&quot;/&gt;&lt;wsp:rsid wsp:val=&quot;5F9B0D23&quot;/&gt;&lt;wsp:rsid wsp:val=&quot;5F9DE780&quot;/&gt;&lt;wsp:rsid wsp:val=&quot;5FAB507C&quot;/&gt;&lt;wsp:rsid wsp:val=&quot;5FB36B45&quot;/&gt;&lt;wsp:rsid wsp:val=&quot;5FE763D0&quot;/&gt;&lt;wsp:rsid wsp:val=&quot;5FF98C62&quot;/&gt;&lt;wsp:rsid wsp:val=&quot;5FFE69D5&quot;/&gt;&lt;wsp:rsid wsp:val=&quot;6007D723&quot;/&gt;&lt;wsp:rsid wsp:val=&quot;6015DF26&quot;/&gt;&lt;wsp:rsid wsp:val=&quot;60213443&quot;/&gt;&lt;wsp:rsid wsp:val=&quot;60534805&quot;/&gt;&lt;wsp:rsid wsp:val=&quot;6054089D&quot;/&gt;&lt;wsp:rsid wsp:val=&quot;605A38FF&quot;/&gt;&lt;wsp:rsid wsp:val=&quot;605E589B&quot;/&gt;&lt;wsp:rsid wsp:val=&quot;606249CF&quot;/&gt;&lt;wsp:rsid wsp:val=&quot;606AB064&quot;/&gt;&lt;wsp:rsid wsp:val=&quot;608BADB7&quot;/&gt;&lt;wsp:rsid wsp:val=&quot;608FD379&quot;/&gt;&lt;wsp:rsid wsp:val=&quot;60916271&quot;/&gt;&lt;wsp:rsid wsp:val=&quot;6099DC62&quot;/&gt;&lt;wsp:rsid wsp:val=&quot;609A2390&quot;/&gt;&lt;wsp:rsid wsp:val=&quot;60AD691A&quot;/&gt;&lt;wsp:rsid wsp:val=&quot;60B0B959&quot;/&gt;&lt;wsp:rsid wsp:val=&quot;60B59838&quot;/&gt;&lt;wsp:rsid wsp:val=&quot;60BC3994&quot;/&gt;&lt;wsp:rsid wsp:val=&quot;60C86E86&quot;/&gt;&lt;wsp:rsid wsp:val=&quot;60C8B91F&quot;/&gt;&lt;wsp:rsid wsp:val=&quot;60CDAA16&quot;/&gt;&lt;wsp:rsid wsp:val=&quot;60D339C0&quot;/&gt;&lt;wsp:rsid wsp:val=&quot;60D8F17E&quot;/&gt;&lt;wsp:rsid wsp:val=&quot;60D9FB41&quot;/&gt;&lt;wsp:rsid wsp:val=&quot;60EA4ED7&quot;/&gt;&lt;wsp:rsid wsp:val=&quot;60F5E71D&quot;/&gt;&lt;wsp:rsid wsp:val=&quot;6106698F&quot;/&gt;&lt;wsp:rsid wsp:val=&quot;61096360&quot;/&gt;&lt;wsp:rsid wsp:val=&quot;61130D22&quot;/&gt;&lt;wsp:rsid wsp:val=&quot;611BC462&quot;/&gt;&lt;wsp:rsid wsp:val=&quot;612EA4B8&quot;/&gt;&lt;wsp:rsid wsp:val=&quot;6144D4B9&quot;/&gt;&lt;wsp:rsid wsp:val=&quot;61480F64&quot;/&gt;&lt;wsp:rsid wsp:val=&quot;615064D6&quot;/&gt;&lt;wsp:rsid wsp:val=&quot;6151B7E1&quot;/&gt;&lt;wsp:rsid wsp:val=&quot;6156C434&quot;/&gt;&lt;wsp:rsid wsp:val=&quot;616BD753&quot;/&gt;&lt;wsp:rsid wsp:val=&quot;617B0BD1&quot;/&gt;&lt;wsp:rsid wsp:val=&quot;617B1187&quot;/&gt;&lt;wsp:rsid wsp:val=&quot;619707E5&quot;/&gt;&lt;wsp:rsid wsp:val=&quot;619E4ABD&quot;/&gt;&lt;wsp:rsid wsp:val=&quot;61AE4C69&quot;/&gt;&lt;wsp:rsid wsp:val=&quot;61D9F2CE&quot;/&gt;&lt;wsp:rsid wsp:val=&quot;61DF7624&quot;/&gt;&lt;wsp:rsid wsp:val=&quot;61E4E091&quot;/&gt;&lt;wsp:rsid wsp:val=&quot;61EEA432&quot;/&gt;&lt;wsp:rsid wsp:val=&quot;61F62285&quot;/&gt;&lt;wsp:rsid wsp:val=&quot;61F8F3F7&quot;/&gt;&lt;wsp:rsid wsp:val=&quot;6222B11D&quot;/&gt;&lt;wsp:rsid wsp:val=&quot;6234D1D6&quot;/&gt;&lt;wsp:rsid wsp:val=&quot;62465C4D&quot;/&gt;&lt;wsp:rsid wsp:val=&quot;6259E902&quot;/&gt;&lt;wsp:rsid wsp:val=&quot;62632665&quot;/&gt;&lt;wsp:rsid wsp:val=&quot;6275E55F&quot;/&gt;&lt;wsp:rsid wsp:val=&quot;627F259B&quot;/&gt;&lt;wsp:rsid wsp:val=&quot;62B25BA1&quot;/&gt;&lt;wsp:rsid wsp:val=&quot;62C13CE9&quot;/&gt;&lt;wsp:rsid wsp:val=&quot;62DD29AC&quot;/&gt;&lt;wsp:rsid wsp:val=&quot;62E2D029&quot;/&gt;&lt;wsp:rsid wsp:val=&quot;62F8DB63&quot;/&gt;&lt;wsp:rsid wsp:val=&quot;62F9DBA9&quot;/&gt;&lt;wsp:rsid wsp:val=&quot;62FA276D&quot;/&gt;&lt;wsp:rsid wsp:val=&quot;63012D22&quot;/&gt;&lt;wsp:rsid wsp:val=&quot;63116583&quot;/&gt;&lt;wsp:rsid wsp:val=&quot;631C51BF&quot;/&gt;&lt;wsp:rsid wsp:val=&quot;6321F755&quot;/&gt;&lt;wsp:rsid wsp:val=&quot;634847D7&quot;/&gt;&lt;wsp:rsid wsp:val=&quot;63503CF8&quot;/&gt;&lt;wsp:rsid wsp:val=&quot;63552FF9&quot;/&gt;&lt;wsp:rsid wsp:val=&quot;635AB8E7&quot;/&gt;&lt;wsp:rsid wsp:val=&quot;635D636E&quot;/&gt;&lt;wsp:rsid wsp:val=&quot;6381B6CC&quot;/&gt;&lt;wsp:rsid wsp:val=&quot;638D12FB&quot;/&gt;&lt;wsp:rsid wsp:val=&quot;63A30D7D&quot;/&gt;&lt;wsp:rsid wsp:val=&quot;63A6EE0E&quot;/&gt;&lt;wsp:rsid wsp:val=&quot;63B159EC&quot;/&gt;&lt;wsp:rsid wsp:val=&quot;63B25F40&quot;/&gt;&lt;wsp:rsid wsp:val=&quot;63B463C5&quot;/&gt;&lt;wsp:rsid wsp:val=&quot;63B55B6B&quot;/&gt;&lt;wsp:rsid wsp:val=&quot;63B90356&quot;/&gt;&lt;wsp:rsid wsp:val=&quot;63C81715&quot;/&gt;&lt;wsp:rsid wsp:val=&quot;63C9F937&quot;/&gt;&lt;wsp:rsid wsp:val=&quot;63CCD47D&quot;/&gt;&lt;wsp:rsid wsp:val=&quot;63D2D9B5&quot;/&gt;&lt;wsp:rsid wsp:val=&quot;63D39C3C&quot;/&gt;&lt;wsp:rsid wsp:val=&quot;63DB5E56&quot;/&gt;&lt;wsp:rsid wsp:val=&quot;63E27D1E&quot;/&gt;&lt;wsp:rsid wsp:val=&quot;63E61223&quot;/&gt;&lt;wsp:rsid wsp:val=&quot;63FEF6C6&quot;/&gt;&lt;wsp:rsid wsp:val=&quot;6414509F&quot;/&gt;&lt;wsp:rsid wsp:val=&quot;64177AAC&quot;/&gt;&lt;wsp:rsid wsp:val=&quot;641937A5&quot;/&gt;&lt;wsp:rsid wsp:val=&quot;641BE094&quot;/&gt;&lt;wsp:rsid wsp:val=&quot;6427D403&quot;/&gt;&lt;wsp:rsid wsp:val=&quot;6429B8FF&quot;/&gt;&lt;wsp:rsid wsp:val=&quot;642C9B45&quot;/&gt;&lt;wsp:rsid wsp:val=&quot;643BDF42&quot;/&gt;&lt;wsp:rsid wsp:val=&quot;644966CF&quot;/&gt;&lt;wsp:rsid wsp:val=&quot;6449C01A&quot;/&gt;&lt;wsp:rsid wsp:val=&quot;644B1595&quot;/&gt;&lt;wsp:rsid wsp:val=&quot;645999E8&quot;/&gt;&lt;wsp:rsid wsp:val=&quot;645EC164&quot;/&gt;&lt;wsp:rsid wsp:val=&quot;646D9C2C&quot;/&gt;&lt;wsp:rsid wsp:val=&quot;646ED40E&quot;/&gt;&lt;wsp:rsid wsp:val=&quot;6475ED7B&quot;/&gt;&lt;wsp:rsid wsp:val=&quot;64845752&quot;/&gt;&lt;wsp:rsid wsp:val=&quot;6492D0DA&quot;/&gt;&lt;wsp:rsid wsp:val=&quot;64936D80&quot;/&gt;&lt;wsp:rsid wsp:val=&quot;64999244&quot;/&gt;&lt;wsp:rsid wsp:val=&quot;64AEB9EA&quot;/&gt;&lt;wsp:rsid wsp:val=&quot;64C1C5C1&quot;/&gt;&lt;wsp:rsid wsp:val=&quot;64C3D3E7&quot;/&gt;&lt;wsp:rsid wsp:val=&quot;64C7B069&quot;/&gt;&lt;wsp:rsid wsp:val=&quot;64D53A69&quot;/&gt;&lt;wsp:rsid wsp:val=&quot;64DB52C5&quot;/&gt;&lt;wsp:rsid wsp:val=&quot;64E179E3&quot;/&gt;&lt;wsp:rsid wsp:val=&quot;64EDA600&quot;/&gt;&lt;wsp:rsid wsp:val=&quot;6502D4F6&quot;/&gt;&lt;wsp:rsid wsp:val=&quot;65201782&quot;/&gt;&lt;wsp:rsid wsp:val=&quot;65336C81&quot;/&gt;&lt;wsp:rsid wsp:val=&quot;65381F36&quot;/&gt;&lt;wsp:rsid wsp:val=&quot;6541DEC2&quot;/&gt;&lt;wsp:rsid wsp:val=&quot;65451901&quot;/&gt;&lt;wsp:rsid wsp:val=&quot;65456FA0&quot;/&gt;&lt;wsp:rsid wsp:val=&quot;6545A031&quot;/&gt;&lt;wsp:rsid wsp:val=&quot;654768D1&quot;/&gt;&lt;wsp:rsid wsp:val=&quot;654A56DA&quot;/&gt;&lt;wsp:rsid wsp:val=&quot;6568A4DE&quot;/&gt;&lt;wsp:rsid wsp:val=&quot;65781C74&quot;/&gt;&lt;wsp:rsid wsp:val=&quot;65826F64&quot;/&gt;&lt;wsp:rsid wsp:val=&quot;65B1955D&quot;/&gt;&lt;wsp:rsid wsp:val=&quot;65B2F332&quot;/&gt;&lt;wsp:rsid wsp:val=&quot;65F8DDAB&quot;/&gt;&lt;wsp:rsid wsp:val=&quot;6612A6D0&quot;/&gt;&lt;wsp:rsid wsp:val=&quot;66156731&quot;/&gt;&lt;wsp:rsid wsp:val=&quot;6638B710&quot;/&gt;&lt;wsp:rsid wsp:val=&quot;664BAC18&quot;/&gt;&lt;wsp:rsid wsp:val=&quot;6669A9DF&quot;/&gt;&lt;wsp:rsid wsp:val=&quot;667B78E1&quot;/&gt;&lt;wsp:rsid wsp:val=&quot;667FB27E&quot;/&gt;&lt;wsp:rsid wsp:val=&quot;66850F83&quot;/&gt;&lt;wsp:rsid wsp:val=&quot;66A139FF&quot;/&gt;&lt;wsp:rsid wsp:val=&quot;66A89A43&quot;/&gt;&lt;wsp:rsid wsp:val=&quot;66C79556&quot;/&gt;&lt;wsp:rsid wsp:val=&quot;66C9C1AB&quot;/&gt;&lt;wsp:rsid wsp:val=&quot;66E4306D&quot;/&gt;&lt;wsp:rsid wsp:val=&quot;66F3114F&quot;/&gt;&lt;wsp:rsid wsp:val=&quot;66F571CD&quot;/&gt;&lt;wsp:rsid wsp:val=&quot;66F76A11&quot;/&gt;&lt;wsp:rsid wsp:val=&quot;66FF37CD&quot;/&gt;&lt;wsp:rsid wsp:val=&quot;66FFCAE1&quot;/&gt;&lt;wsp:rsid wsp:val=&quot;67006042&quot;/&gt;&lt;wsp:rsid wsp:val=&quot;67087ED0&quot;/&gt;&lt;wsp:rsid wsp:val=&quot;671E0772&quot;/&gt;&lt;wsp:rsid wsp:val=&quot;671E9A17&quot;/&gt;&lt;wsp:rsid wsp:val=&quot;6731D2EE&quot;/&gt;&lt;wsp:rsid wsp:val=&quot;67340706&quot;/&gt;&lt;wsp:rsid wsp:val=&quot;673B6DCE&quot;/&gt;&lt;wsp:rsid wsp:val=&quot;674A2028&quot;/&gt;&lt;wsp:rsid wsp:val=&quot;674A8449&quot;/&gt;&lt;wsp:rsid wsp:val=&quot;674DD4EB&quot;/&gt;&lt;wsp:rsid wsp:val=&quot;67529A27&quot;/&gt;&lt;wsp:rsid wsp:val=&quot;67538156&quot;/&gt;&lt;wsp:rsid wsp:val=&quot;67566DAE&quot;/&gt;&lt;wsp:rsid wsp:val=&quot;675779E8&quot;/&gt;&lt;wsp:rsid wsp:val=&quot;676DF1DD&quot;/&gt;&lt;wsp:rsid wsp:val=&quot;677D4FE0&quot;/&gt;&lt;wsp:rsid wsp:val=&quot;67845634&quot;/&gt;&lt;wsp:rsid wsp:val=&quot;6785861F&quot;/&gt;&lt;wsp:rsid wsp:val=&quot;6787D7B4&quot;/&gt;&lt;wsp:rsid wsp:val=&quot;67880BDE&quot;/&gt;&lt;wsp:rsid wsp:val=&quot;678E23C2&quot;/&gt;&lt;wsp:rsid wsp:val=&quot;679076C6&quot;/&gt;&lt;wsp:rsid wsp:val=&quot;67B0D577&quot;/&gt;&lt;wsp:rsid wsp:val=&quot;67C479A8&quot;/&gt;&lt;wsp:rsid wsp:val=&quot;67C850F6&quot;/&gt;&lt;wsp:rsid wsp:val=&quot;67CA7B18&quot;/&gt;&lt;wsp:rsid wsp:val=&quot;67DC0133&quot;/&gt;&lt;wsp:rsid wsp:val=&quot;67E8EE9B&quot;/&gt;&lt;wsp:rsid wsp:val=&quot;67E9A21E&quot;/&gt;&lt;wsp:rsid wsp:val=&quot;67F4FECC&quot;/&gt;&lt;wsp:rsid wsp:val=&quot;68015E5E&quot;/&gt;&lt;wsp:rsid wsp:val=&quot;68034FBD&quot;/&gt;&lt;wsp:rsid wsp:val=&quot;680F9295&quot;/&gt;&lt;wsp:rsid wsp:val=&quot;68161DCB&quot;/&gt;&lt;wsp:rsid wsp:val=&quot;6826B1B1&quot;/&gt;&lt;wsp:rsid wsp:val=&quot;6827E340&quot;/&gt;&lt;wsp:rsid wsp:val=&quot;6837B875&quot;/&gt;&lt;wsp:rsid wsp:val=&quot;6837EE16&quot;/&gt;&lt;wsp:rsid wsp:val=&quot;68382B29&quot;/&gt;&lt;wsp:rsid wsp:val=&quot;683E49F4&quot;/&gt;&lt;wsp:rsid wsp:val=&quot;68409484&quot;/&gt;&lt;wsp:rsid wsp:val=&quot;684236B4&quot;/&gt;&lt;wsp:rsid wsp:val=&quot;684B4869&quot;/&gt;&lt;wsp:rsid wsp:val=&quot;6866230D&quot;/&gt;&lt;wsp:rsid wsp:val=&quot;68A045A0&quot;/&gt;&lt;wsp:rsid wsp:val=&quot;68B7D924&quot;/&gt;&lt;wsp:rsid wsp:val=&quot;68B7E09E&quot;/&gt;&lt;wsp:rsid wsp:val=&quot;68CE42A9&quot;/&gt;&lt;wsp:rsid wsp:val=&quot;68D66B69&quot;/&gt;&lt;wsp:rsid wsp:val=&quot;68ECFB57&quot;/&gt;&lt;wsp:rsid wsp:val=&quot;68EF55D4&quot;/&gt;&lt;wsp:rsid wsp:val=&quot;68F60C30&quot;/&gt;&lt;wsp:rsid wsp:val=&quot;68F85317&quot;/&gt;&lt;wsp:rsid wsp:val=&quot;69114D46&quot;/&gt;&lt;wsp:rsid wsp:val=&quot;69143C0A&quot;/&gt;&lt;wsp:rsid wsp:val=&quot;692053DA&quot;/&gt;&lt;wsp:rsid wsp:val=&quot;69420CE4&quot;/&gt;&lt;wsp:rsid wsp:val=&quot;6948ADBC&quot;/&gt;&lt;wsp:rsid wsp:val=&quot;694F1660&quot;/&gt;&lt;wsp:rsid wsp:val=&quot;69612175&quot;/&gt;&lt;wsp:rsid wsp:val=&quot;698BF11D&quot;/&gt;&lt;wsp:rsid wsp:val=&quot;69A36077&quot;/&gt;&lt;wsp:rsid wsp:val=&quot;69A58B84&quot;/&gt;&lt;wsp:rsid wsp:val=&quot;69AF2636&quot;/&gt;&lt;wsp:rsid wsp:val=&quot;69B859F2&quot;/&gt;&lt;wsp:rsid wsp:val=&quot;69C91D6A&quot;/&gt;&lt;wsp:rsid wsp:val=&quot;69CE1B2D&quot;/&gt;&lt;wsp:rsid wsp:val=&quot;69E36D5B&quot;/&gt;&lt;wsp:rsid wsp:val=&quot;69FC4BA9&quot;/&gt;&lt;wsp:rsid wsp:val=&quot;6A061F63&quot;/&gt;&lt;wsp:rsid wsp:val=&quot;6A2294A9&quot;/&gt;&lt;wsp:rsid wsp:val=&quot;6A25D980&quot;/&gt;&lt;wsp:rsid wsp:val=&quot;6A273909&quot;/&gt;&lt;wsp:rsid wsp:val=&quot;6A294793&quot;/&gt;&lt;wsp:rsid wsp:val=&quot;6A38A927&quot;/&gt;&lt;wsp:rsid wsp:val=&quot;6A3AA697&quot;/&gt;&lt;wsp:rsid wsp:val=&quot;6A3BB3FB&quot;/&gt;&lt;wsp:rsid wsp:val=&quot;6A54B197&quot;/&gt;&lt;wsp:rsid wsp:val=&quot;6A5C4413&quot;/&gt;&lt;wsp:rsid wsp:val=&quot;6A5E0E15&quot;/&gt;&lt;wsp:rsid wsp:val=&quot;6A60D67A&quot;/&gt;&lt;wsp:rsid wsp:val=&quot;6A72CB4B&quot;/&gt;&lt;wsp:rsid wsp:val=&quot;6A773672&quot;/&gt;&lt;wsp:rsid wsp:val=&quot;6A7DDA8B&quot;/&gt;&lt;wsp:rsid wsp:val=&quot;6A80C5C7&quot;/&gt;&lt;wsp:rsid wsp:val=&quot;6A9C42D4&quot;/&gt;&lt;wsp:rsid wsp:val=&quot;6AA34D5B&quot;/&gt;&lt;wsp:rsid wsp:val=&quot;6AC282BB&quot;/&gt;&lt;wsp:rsid wsp:val=&quot;6AC61532&quot;/&gt;&lt;wsp:rsid wsp:val=&quot;6ACB1D93&quot;/&gt;&lt;wsp:rsid wsp:val=&quot;6ACD1A3C&quot;/&gt;&lt;wsp:rsid wsp:val=&quot;6ACE0F3B&quot;/&gt;&lt;wsp:rsid wsp:val=&quot;6ACEB865&quot;/&gt;&lt;wsp:rsid wsp:val=&quot;6AD250CE&quot;/&gt;&lt;wsp:rsid wsp:val=&quot;6AE5A4E8&quot;/&gt;&lt;wsp:rsid wsp:val=&quot;6AF030EE&quot;/&gt;&lt;wsp:rsid wsp:val=&quot;6AFDA67A&quot;/&gt;&lt;wsp:rsid wsp:val=&quot;6B026827&quot;/&gt;&lt;wsp:rsid wsp:val=&quot;6B22CB2A&quot;/&gt;&lt;wsp:rsid wsp:val=&quot;6B23EFBB&quot;/&gt;&lt;wsp:rsid wsp:val=&quot;6B2AFAA4&quot;/&gt;&lt;wsp:rsid wsp:val=&quot;6B2FE3A5&quot;/&gt;&lt;wsp:rsid wsp:val=&quot;6B3D8605&quot;/&gt;&lt;wsp:rsid wsp:val=&quot;6B42BFF9&quot;/&gt;&lt;wsp:rsid wsp:val=&quot;6B47AA41&quot;/&gt;&lt;wsp:rsid wsp:val=&quot;6B485F0B&quot;/&gt;&lt;wsp:rsid wsp:val=&quot;6B5DC526&quot;/&gt;&lt;wsp:rsid wsp:val=&quot;6B6A869C&quot;/&gt;&lt;wsp:rsid wsp:val=&quot;6B833A60&quot;/&gt;&lt;wsp:rsid wsp:val=&quot;6B83E933&quot;/&gt;&lt;wsp:rsid wsp:val=&quot;6B8A2D1C&quot;/&gt;&lt;wsp:rsid wsp:val=&quot;6BA565C4&quot;/&gt;&lt;wsp:rsid wsp:val=&quot;6BC34DCF&quot;/&gt;&lt;wsp:rsid wsp:val=&quot;6BCB49C3&quot;/&gt;&lt;wsp:rsid wsp:val=&quot;6BCEC331&quot;/&gt;&lt;wsp:rsid wsp:val=&quot;6BD676F8&quot;/&gt;&lt;wsp:rsid wsp:val=&quot;6BD80A34&quot;/&gt;&lt;wsp:rsid wsp:val=&quot;6BF7CB57&quot;/&gt;&lt;wsp:rsid wsp:val=&quot;6BFAACE9&quot;/&gt;&lt;wsp:rsid wsp:val=&quot;6C055437&quot;/&gt;&lt;wsp:rsid wsp:val=&quot;6C1DB24B&quot;/&gt;&lt;wsp:rsid wsp:val=&quot;6C1DB4EC&quot;/&gt;&lt;wsp:rsid wsp:val=&quot;6C378952&quot;/&gt;&lt;wsp:rsid wsp:val=&quot;6C3794DD&quot;/&gt;&lt;wsp:rsid wsp:val=&quot;6C44FCB5&quot;/&gt;&lt;wsp:rsid wsp:val=&quot;6C48EE08&quot;/&gt;&lt;wsp:rsid wsp:val=&quot;6C617401&quot;/&gt;&lt;wsp:rsid wsp:val=&quot;6C62F198&quot;/&gt;&lt;wsp:rsid wsp:val=&quot;6C6726D9&quot;/&gt;&lt;wsp:rsid wsp:val=&quot;6C6A7B21&quot;/&gt;&lt;wsp:rsid wsp:val=&quot;6C791567&quot;/&gt;&lt;wsp:rsid wsp:val=&quot;6C80D319&quot;/&gt;&lt;wsp:rsid wsp:val=&quot;6C8DC627&quot;/&gt;&lt;wsp:rsid wsp:val=&quot;6C99D7C0&quot;/&gt;&lt;wsp:rsid wsp:val=&quot;6CB5B20D&quot;/&gt;&lt;wsp:rsid wsp:val=&quot;6CC9DB12&quot;/&gt;&lt;wsp:rsid wsp:val=&quot;6CE2AF35&quot;/&gt;&lt;wsp:rsid wsp:val=&quot;6CEDA169&quot;/&gt;&lt;wsp:rsid wsp:val=&quot;6CF4397C&quot;/&gt;&lt;wsp:rsid wsp:val=&quot;6CF5875C&quot;/&gt;&lt;wsp:rsid wsp:val=&quot;6CF92EFC&quot;/&gt;&lt;wsp:rsid wsp:val=&quot;6CF9A596&quot;/&gt;&lt;wsp:rsid wsp:val=&quot;6D23A33F&quot;/&gt;&lt;wsp:rsid wsp:val=&quot;6D291110&quot;/&gt;&lt;wsp:rsid wsp:val=&quot;6D2F7CCE&quot;/&gt;&lt;wsp:rsid wsp:val=&quot;6D43EC7E&quot;/&gt;&lt;wsp:rsid wsp:val=&quot;6D498901&quot;/&gt;&lt;wsp:rsid wsp:val=&quot;6D56A89B&quot;/&gt;&lt;wsp:rsid wsp:val=&quot;6D5931EE&quot;/&gt;&lt;wsp:rsid wsp:val=&quot;6D730DAC&quot;/&gt;&lt;wsp:rsid wsp:val=&quot;6D81405D&quot;/&gt;&lt;wsp:rsid wsp:val=&quot;6D8B134D&quot;/&gt;&lt;wsp:rsid wsp:val=&quot;6D947C4D&quot;/&gt;&lt;wsp:rsid wsp:val=&quot;6DB8EA7B&quot;/&gt;&lt;wsp:rsid wsp:val=&quot;6DBF4428&quot;/&gt;&lt;wsp:rsid wsp:val=&quot;6DC2C20B&quot;/&gt;&lt;wsp:rsid wsp:val=&quot;6DC76B51&quot;/&gt;&lt;wsp:rsid wsp:val=&quot;6DCB801E&quot;/&gt;&lt;wsp:rsid wsp:val=&quot;6DDB6195&quot;/&gt;&lt;wsp:rsid wsp:val=&quot;6DDF6789&quot;/&gt;&lt;wsp:rsid wsp:val=&quot;6DE13FD4&quot;/&gt;&lt;wsp:rsid wsp:val=&quot;6E06CAE9&quot;/&gt;&lt;wsp:rsid wsp:val=&quot;6E0C7A0B&quot;/&gt;&lt;wsp:rsid wsp:val=&quot;6E119F60&quot;/&gt;&lt;wsp:rsid wsp:val=&quot;6E1846C9&quot;/&gt;&lt;wsp:rsid wsp:val=&quot;6E274C2D&quot;/&gt;&lt;wsp:rsid wsp:val=&quot;6E3DB2B6&quot;/&gt;&lt;wsp:rsid wsp:val=&quot;6E49D5E9&quot;/&gt;&lt;wsp:rsid wsp:val=&quot;6E4BD401&quot;/&gt;&lt;wsp:rsid wsp:val=&quot;6E51A3D0&quot;/&gt;&lt;wsp:rsid wsp:val=&quot;6E51AF0C&quot;/&gt;&lt;wsp:rsid wsp:val=&quot;6E584671&quot;/&gt;&lt;wsp:rsid wsp:val=&quot;6E675196&quot;/&gt;&lt;wsp:rsid wsp:val=&quot;6E76CBDA&quot;/&gt;&lt;wsp:rsid wsp:val=&quot;6E7FE7CA&quot;/&gt;&lt;wsp:rsid wsp:val=&quot;6E817552&quot;/&gt;&lt;wsp:rsid wsp:val=&quot;6E8B666E&quot;/&gt;&lt;wsp:rsid wsp:val=&quot;6EA312A5&quot;/&gt;&lt;wsp:rsid wsp:val=&quot;6EA58E84&quot;/&gt;&lt;wsp:rsid wsp:val=&quot;6EA93A9C&quot;/&gt;&lt;wsp:rsid wsp:val=&quot;6EAB932F&quot;/&gt;&lt;wsp:rsid wsp:val=&quot;6EB50EEF&quot;/&gt;&lt;wsp:rsid wsp:val=&quot;6ECD035E&quot;/&gt;&lt;wsp:rsid wsp:val=&quot;6ECDFF7D&quot;/&gt;&lt;wsp:rsid wsp:val=&quot;6EE1F1A9&quot;/&gt;&lt;wsp:rsid wsp:val=&quot;6EE3F614&quot;/&gt;&lt;wsp:rsid wsp:val=&quot;6EEF7C74&quot;/&gt;&lt;wsp:rsid wsp:val=&quot;6F02FB69&quot;/&gt;&lt;wsp:rsid wsp:val=&quot;6F0A4B02&quot;/&gt;&lt;wsp:rsid wsp:val=&quot;6F133AD9&quot;/&gt;&lt;wsp:rsid wsp:val=&quot;6F15EBC4&quot;/&gt;&lt;wsp:rsid wsp:val=&quot;6F1B62FC&quot;/&gt;&lt;wsp:rsid wsp:val=&quot;6F1E1AB7&quot;/&gt;&lt;wsp:rsid wsp:val=&quot;6F37D927&quot;/&gt;&lt;wsp:rsid wsp:val=&quot;6F3CA92E&quot;/&gt;&lt;wsp:rsid wsp:val=&quot;6F3DC1E3&quot;/&gt;&lt;wsp:rsid wsp:val=&quot;6F459E3D&quot;/&gt;&lt;wsp:rsid wsp:val=&quot;6F580A44&quot;/&gt;&lt;wsp:rsid wsp:val=&quot;6F6DE78E&quot;/&gt;&lt;wsp:rsid wsp:val=&quot;6F7115B8&quot;/&gt;&lt;wsp:rsid wsp:val=&quot;6F76BE7E&quot;/&gt;&lt;wsp:rsid wsp:val=&quot;6F84FEC8&quot;/&gt;&lt;wsp:rsid wsp:val=&quot;6F8BF9DA&quot;/&gt;&lt;wsp:rsid wsp:val=&quot;6F8C0E1A&quot;/&gt;&lt;wsp:rsid wsp:val=&quot;6F912D8F&quot;/&gt;&lt;wsp:rsid wsp:val=&quot;6FA0D5C1&quot;/&gt;&lt;wsp:rsid wsp:val=&quot;6FB04ED3&quot;/&gt;&lt;wsp:rsid wsp:val=&quot;6FC9A3F8&quot;/&gt;&lt;wsp:rsid wsp:val=&quot;6FD0602B&quot;/&gt;&lt;wsp:rsid wsp:val=&quot;6FE2C89B&quot;/&gt;&lt;wsp:rsid wsp:val=&quot;7009EB68&quot;/&gt;&lt;wsp:rsid wsp:val=&quot;70112BB5&quot;/&gt;&lt;wsp:rsid wsp:val=&quot;70163C38&quot;/&gt;&lt;wsp:rsid wsp:val=&quot;7027D61B&quot;/&gt;&lt;wsp:rsid wsp:val=&quot;70345839&quot;/&gt;&lt;wsp:rsid wsp:val=&quot;7035319B&quot;/&gt;&lt;wsp:rsid wsp:val=&quot;7037CCAE&quot;/&gt;&lt;wsp:rsid wsp:val=&quot;70421F70&quot;/&gt;&lt;wsp:rsid wsp:val=&quot;7046FA88&quot;/&gt;&lt;wsp:rsid wsp:val=&quot;70477BE2&quot;/&gt;&lt;wsp:rsid wsp:val=&quot;704C2632&quot;/&gt;&lt;wsp:rsid wsp:val=&quot;704D2DFD&quot;/&gt;&lt;wsp:rsid wsp:val=&quot;70503319&quot;/&gt;&lt;wsp:rsid wsp:val=&quot;70578E50&quot;/&gt;&lt;wsp:rsid wsp:val=&quot;706403B1&quot;/&gt;&lt;wsp:rsid wsp:val=&quot;706840DC&quot;/&gt;&lt;wsp:rsid wsp:val=&quot;706DABEA&quot;/&gt;&lt;wsp:rsid wsp:val=&quot;706F7D0C&quot;/&gt;&lt;wsp:rsid wsp:val=&quot;707B467C&quot;/&gt;&lt;wsp:rsid wsp:val=&quot;708607CD&quot;/&gt;&lt;wsp:rsid wsp:val=&quot;709987D7&quot;/&gt;&lt;wsp:rsid wsp:val=&quot;70B816A4&quot;/&gt;&lt;wsp:rsid wsp:val=&quot;70BC6B37&quot;/&gt;&lt;wsp:rsid wsp:val=&quot;70BDB798&quot;/&gt;&lt;wsp:rsid wsp:val=&quot;70D3A988&quot;/&gt;&lt;wsp:rsid wsp:val=&quot;70D6E3D3&quot;/&gt;&lt;wsp:rsid wsp:val=&quot;70DB935D&quot;/&gt;&lt;wsp:rsid wsp:val=&quot;70FACED6&quot;/&gt;&lt;wsp:rsid wsp:val=&quot;70FF0C13&quot;/&gt;&lt;wsp:rsid wsp:val=&quot;710A9E69&quot;/&gt;&lt;wsp:rsid wsp:val=&quot;710F61E0&quot;/&gt;&lt;wsp:rsid wsp:val=&quot;71128EDF&quot;/&gt;&lt;wsp:rsid wsp:val=&quot;71139C41&quot;/&gt;&lt;wsp:rsid wsp:val=&quot;711A8892&quot;/&gt;&lt;wsp:rsid wsp:val=&quot;71213CCE&quot;/&gt;&lt;wsp:rsid wsp:val=&quot;71297CB9&quot;/&gt;&lt;wsp:rsid wsp:val=&quot;7134EB6D&quot;/&gt;&lt;wsp:rsid wsp:val=&quot;71391A01&quot;/&gt;&lt;wsp:rsid wsp:val=&quot;71511ECD&quot;/&gt;&lt;wsp:rsid wsp:val=&quot;71728BF9&quot;/&gt;&lt;wsp:rsid wsp:val=&quot;7178CD1E&quot;/&gt;&lt;wsp:rsid wsp:val=&quot;717FCA5C&quot;/&gt;&lt;wsp:rsid wsp:val=&quot;719B7FBC&quot;/&gt;&lt;wsp:rsid wsp:val=&quot;71B564A2&quot;/&gt;&lt;wsp:rsid wsp:val=&quot;71C35952&quot;/&gt;&lt;wsp:rsid wsp:val=&quot;71E18C62&quot;/&gt;&lt;wsp:rsid wsp:val=&quot;71E8C102&quot;/&gt;&lt;wsp:rsid wsp:val=&quot;71EC037A&quot;/&gt;&lt;wsp:rsid wsp:val=&quot;721A1571&quot;/&gt;&lt;wsp:rsid wsp:val=&quot;7235C5EA&quot;/&gt;&lt;wsp:rsid wsp:val=&quot;72368487&quot;/&gt;&lt;wsp:rsid wsp:val=&quot;7238ED18&quot;/&gt;&lt;wsp:rsid wsp:val=&quot;723C3BC7&quot;/&gt;&lt;wsp:rsid wsp:val=&quot;726884E8&quot;/&gt;&lt;wsp:rsid wsp:val=&quot;7271E43F&quot;/&gt;&lt;wsp:rsid wsp:val=&quot;7280ED90&quot;/&gt;&lt;wsp:rsid wsp:val=&quot;729B12AF&quot;/&gt;&lt;wsp:rsid wsp:val=&quot;729D59AC&quot;/&gt;&lt;wsp:rsid wsp:val=&quot;72A5EF9B&quot;/&gt;&lt;wsp:rsid wsp:val=&quot;72AC7B89&quot;/&gt;&lt;wsp:rsid wsp:val=&quot;72AFC8CE&quot;/&gt;&lt;wsp:rsid wsp:val=&quot;72B11C38&quot;/&gt;&lt;wsp:rsid wsp:val=&quot;72B658F3&quot;/&gt;&lt;wsp:rsid wsp:val=&quot;72C81D34&quot;/&gt;&lt;wsp:rsid wsp:val=&quot;72CFE0FF&quot;/&gt;&lt;wsp:rsid wsp:val=&quot;72DF4E39&quot;/&gt;&lt;wsp:rsid wsp:val=&quot;72ECA686&quot;/&gt;&lt;wsp:rsid wsp:val=&quot;72ECECDC&quot;/&gt;&lt;wsp:rsid wsp:val=&quot;73042269&quot;/&gt;&lt;wsp:rsid wsp:val=&quot;7311A4FB&quot;/&gt;&lt;wsp:rsid wsp:val=&quot;731A57D7&quot;/&gt;&lt;wsp:rsid wsp:val=&quot;7320042F&quot;/&gt;&lt;wsp:rsid wsp:val=&quot;732DCB51&quot;/&gt;&lt;wsp:rsid wsp:val=&quot;733CEAAB&quot;/&gt;&lt;wsp:rsid wsp:val=&quot;7349390D&quot;/&gt;&lt;wsp:rsid wsp:val=&quot;734C2198&quot;/&gt;&lt;wsp:rsid wsp:val=&quot;734E13E8&quot;/&gt;&lt;wsp:rsid wsp:val=&quot;73548D26&quot;/&gt;&lt;wsp:rsid wsp:val=&quot;73571103&quot;/&gt;&lt;wsp:rsid wsp:val=&quot;736AC7E3&quot;/&gt;&lt;wsp:rsid wsp:val=&quot;736CD879&quot;/&gt;&lt;wsp:rsid wsp:val=&quot;73736117&quot;/&gt;&lt;wsp:rsid wsp:val=&quot;73755A1E&quot;/&gt;&lt;wsp:rsid wsp:val=&quot;737854D7&quot;/&gt;&lt;wsp:rsid wsp:val=&quot;737A54F1&quot;/&gt;&lt;wsp:rsid wsp:val=&quot;739C7F98&quot;/&gt;&lt;wsp:rsid wsp:val=&quot;73B32E02&quot;/&gt;&lt;wsp:rsid wsp:val=&quot;73B6CA44&quot;/&gt;&lt;wsp:rsid wsp:val=&quot;73C220E1&quot;/&gt;&lt;wsp:rsid wsp:val=&quot;73C381FB&quot;/&gt;&lt;wsp:rsid wsp:val=&quot;73DAD804&quot;/&gt;&lt;wsp:rsid wsp:val=&quot;73DC9F53&quot;/&gt;&lt;wsp:rsid wsp:val=&quot;73E1C6E5&quot;/&gt;&lt;wsp:rsid wsp:val=&quot;73FF67D8&quot;/&gt;&lt;wsp:rsid wsp:val=&quot;7404F05B&quot;/&gt;&lt;wsp:rsid wsp:val=&quot;74073B67&quot;/&gt;&lt;wsp:rsid wsp:val=&quot;74142A76&quot;/&gt;&lt;wsp:rsid wsp:val=&quot;742B3548&quot;/&gt;&lt;wsp:rsid wsp:val=&quot;742F1539&quot;/&gt;&lt;wsp:rsid wsp:val=&quot;74489BD7&quot;/&gt;&lt;wsp:rsid wsp:val=&quot;74577A9D&quot;/&gt;&lt;wsp:rsid wsp:val=&quot;74697E7D&quot;/&gt;&lt;wsp:rsid wsp:val=&quot;746B4FA3&quot;/&gt;&lt;wsp:rsid wsp:val=&quot;748F7A64&quot;/&gt;&lt;wsp:rsid wsp:val=&quot;7491BECF&quot;/&gt;&lt;wsp:rsid wsp:val=&quot;74A5307C&quot;/&gt;&lt;wsp:rsid wsp:val=&quot;74C787F5&quot;/&gt;&lt;wsp:rsid wsp:val=&quot;74E01437&quot;/&gt;&lt;wsp:rsid wsp:val=&quot;74EB993D&quot;/&gt;&lt;wsp:rsid wsp:val=&quot;74ED45BF&quot;/&gt;&lt;wsp:rsid wsp:val=&quot;74ED48F7&quot;/&gt;&lt;wsp:rsid wsp:val=&quot;74F0CDA8&quot;/&gt;&lt;wsp:rsid wsp:val=&quot;74F41C2D&quot;/&gt;&lt;wsp:rsid wsp:val=&quot;75044007&quot;/&gt;&lt;wsp:rsid wsp:val=&quot;750C9EF4&quot;/&gt;&lt;wsp:rsid wsp:val=&quot;75123CB8&quot;/&gt;&lt;wsp:rsid wsp:val=&quot;7512DE4C&quot;/&gt;&lt;wsp:rsid wsp:val=&quot;751F84DB&quot;/&gt;&lt;wsp:rsid wsp:val=&quot;7531975E&quot;/&gt;&lt;wsp:rsid wsp:val=&quot;753358CB&quot;/&gt;&lt;wsp:rsid wsp:val=&quot;75366054&quot;/&gt;&lt;wsp:rsid wsp:val=&quot;753AB14B&quot;/&gt;&lt;wsp:rsid wsp:val=&quot;753D4574&quot;/&gt;&lt;wsp:rsid wsp:val=&quot;754657AB&quot;/&gt;&lt;wsp:rsid wsp:val=&quot;7546E581&quot;/&gt;&lt;wsp:rsid wsp:val=&quot;755FA7FA&quot;/&gt;&lt;wsp:rsid wsp:val=&quot;756906A9&quot;/&gt;&lt;wsp:rsid wsp:val=&quot;756CEC1D&quot;/&gt;&lt;wsp:rsid wsp:val=&quot;7571B166&quot;/&gt;&lt;wsp:rsid wsp:val=&quot;7573BFA0&quot;/&gt;&lt;wsp:rsid wsp:val=&quot;757D9746&quot;/&gt;&lt;wsp:rsid wsp:val=&quot;75828D5E&quot;/&gt;&lt;wsp:rsid wsp:val=&quot;758D5C3B&quot;/&gt;&lt;wsp:rsid wsp:val=&quot;75A8AE42&quot;/&gt;&lt;wsp:rsid wsp:val=&quot;75C21E1F&quot;/&gt;&lt;wsp:rsid wsp:val=&quot;75C9ED06&quot;/&gt;&lt;wsp:rsid wsp:val=&quot;75CB2BD0&quot;/&gt;&lt;wsp:rsid wsp:val=&quot;75DCEE46&quot;/&gt;&lt;wsp:rsid wsp:val=&quot;75E4B09C&quot;/&gt;&lt;wsp:rsid wsp:val=&quot;75F8E5E0&quot;/&gt;&lt;wsp:rsid wsp:val=&quot;76006D38&quot;/&gt;&lt;wsp:rsid wsp:val=&quot;7605BD43&quot;/&gt;&lt;wsp:rsid wsp:val=&quot;7611C0E7&quot;/&gt;&lt;wsp:rsid wsp:val=&quot;761412A2&quot;/&gt;&lt;wsp:rsid wsp:val=&quot;7645CCD9&quot;/&gt;&lt;wsp:rsid wsp:val=&quot;764D42E1&quot;/&gt;&lt;wsp:rsid wsp:val=&quot;7653D1A1&quot;/&gt;&lt;wsp:rsid wsp:val=&quot;7664BDFC&quot;/&gt;&lt;wsp:rsid wsp:val=&quot;7669DF78&quot;/&gt;&lt;wsp:rsid wsp:val=&quot;766AB65B&quot;/&gt;&lt;wsp:rsid wsp:val=&quot;7679EC5A&quot;/&gt;&lt;wsp:rsid wsp:val=&quot;76846F42&quot;/&gt;&lt;wsp:rsid wsp:val=&quot;76A2BA06&quot;/&gt;&lt;wsp:rsid wsp:val=&quot;76A3E970&quot;/&gt;&lt;wsp:rsid wsp:val=&quot;76A6843A&quot;/&gt;&lt;wsp:rsid wsp:val=&quot;76C2408F&quot;/&gt;&lt;wsp:rsid wsp:val=&quot;76C5C9D0&quot;/&gt;&lt;wsp:rsid wsp:val=&quot;76D220F6&quot;/&gt;&lt;wsp:rsid wsp:val=&quot;76EA5130&quot;/&gt;&lt;wsp:rsid wsp:val=&quot;76F515C2&quot;/&gt;&lt;wsp:rsid wsp:val=&quot;76FAA0EB&quot;/&gt;&lt;wsp:rsid wsp:val=&quot;770A2B5A&quot;/&gt;&lt;wsp:rsid wsp:val=&quot;770EC874&quot;/&gt;&lt;wsp:rsid wsp:val=&quot;77119309&quot;/&gt;&lt;wsp:rsid wsp:val=&quot;77184DE7&quot;/&gt;&lt;wsp:rsid wsp:val=&quot;771967A7&quot;/&gt;&lt;wsp:rsid wsp:val=&quot;77218540&quot;/&gt;&lt;wsp:rsid wsp:val=&quot;77246FEA&quot;/&gt;&lt;wsp:rsid wsp:val=&quot;77361D01&quot;/&gt;&lt;wsp:rsid wsp:val=&quot;77414CEB&quot;/&gt;&lt;wsp:rsid wsp:val=&quot;77447EA3&quot;/&gt;&lt;wsp:rsid wsp:val=&quot;775B3768&quot;/&gt;&lt;wsp:rsid wsp:val=&quot;7766FC31&quot;/&gt;&lt;wsp:rsid wsp:val=&quot;77741C91&quot;/&gt;&lt;wsp:rsid wsp:val=&quot;779AC0A4&quot;/&gt;&lt;wsp:rsid wsp:val=&quot;77A1F731&quot;/&gt;&lt;wsp:rsid wsp:val=&quot;77ABC0D2&quot;/&gt;&lt;wsp:rsid wsp:val=&quot;77C05ED4&quot;/&gt;&lt;wsp:rsid wsp:val=&quot;77C7360C&quot;/&gt;&lt;wsp:rsid wsp:val=&quot;77CA985D&quot;/&gt;&lt;wsp:rsid wsp:val=&quot;77D6C90E&quot;/&gt;&lt;wsp:rsid wsp:val=&quot;77E0A417&quot;/&gt;&lt;wsp:rsid wsp:val=&quot;77EDBE21&quot;/&gt;&lt;wsp:rsid wsp:val=&quot;7811906B&quot;/&gt;&lt;wsp:rsid wsp:val=&quot;78153C9A&quot;/&gt;&lt;wsp:rsid wsp:val=&quot;7824F5AB&quot;/&gt;&lt;wsp:rsid wsp:val=&quot;782F2195&quot;/&gt;&lt;wsp:rsid wsp:val=&quot;7833376D&quot;/&gt;&lt;wsp:rsid wsp:val=&quot;78453EA4&quot;/&gt;&lt;wsp:rsid wsp:val=&quot;787BFE64&quot;/&gt;&lt;wsp:rsid wsp:val=&quot;78864F6B&quot;/&gt;&lt;wsp:rsid wsp:val=&quot;78886C37&quot;/&gt;&lt;wsp:rsid wsp:val=&quot;78AAD630&quot;/&gt;&lt;wsp:rsid wsp:val=&quot;78AF23AB&quot;/&gt;&lt;wsp:rsid wsp:val=&quot;78B98784&quot;/&gt;&lt;wsp:rsid wsp:val=&quot;78BC9B39&quot;/&gt;&lt;wsp:rsid wsp:val=&quot;78C238DB&quot;/&gt;&lt;wsp:rsid wsp:val=&quot;78C69D7F&quot;/&gt;&lt;wsp:rsid wsp:val=&quot;78D65D78&quot;/&gt;&lt;wsp:rsid wsp:val=&quot;78DADE15&quot;/&gt;&lt;wsp:rsid wsp:val=&quot;78DBAC93&quot;/&gt;&lt;wsp:rsid wsp:val=&quot;78DEBB6D&quot;/&gt;&lt;wsp:rsid wsp:val=&quot;78E8D949&quot;/&gt;&lt;wsp:rsid wsp:val=&quot;78FBC3E8&quot;/&gt;&lt;wsp:rsid wsp:val=&quot;7912FC4A&quot;/&gt;&lt;wsp:rsid wsp:val=&quot;7918D4D0&quot;/&gt;&lt;wsp:rsid wsp:val=&quot;7919102F&quot;/&gt;&lt;wsp:rsid wsp:val=&quot;791AA285&quot;/&gt;&lt;wsp:rsid wsp:val=&quot;791C58B4&quot;/&gt;&lt;wsp:rsid wsp:val=&quot;791C6AB1&quot;/&gt;&lt;wsp:rsid wsp:val=&quot;79233338&quot;/&gt;&lt;wsp:rsid wsp:val=&quot;7925FE27&quot;/&gt;&lt;wsp:rsid wsp:val=&quot;792A56EC&quot;/&gt;&lt;wsp:rsid wsp:val=&quot;793AA372&quot;/&gt;&lt;wsp:rsid wsp:val=&quot;793CA353&quot;/&gt;&lt;wsp:rsid wsp:val=&quot;7940C9B7&quot;/&gt;&lt;wsp:rsid wsp:val=&quot;7951D864&quot;/&gt;&lt;wsp:rsid wsp:val=&quot;79600B6A&quot;/&gt;&lt;wsp:rsid wsp:val=&quot;796D9F18&quot;/&gt;&lt;wsp:rsid wsp:val=&quot;796ECBD4&quot;/&gt;&lt;wsp:rsid wsp:val=&quot;79758087&quot;/&gt;&lt;wsp:rsid wsp:val=&quot;7980DBF3&quot;/&gt;&lt;wsp:rsid wsp:val=&quot;79945AAB&quot;/&gt;&lt;wsp:rsid wsp:val=&quot;7996F5C8&quot;/&gt;&lt;wsp:rsid wsp:val=&quot;79A70FE0&quot;/&gt;&lt;wsp:rsid wsp:val=&quot;79B276CB&quot;/&gt;&lt;wsp:rsid wsp:val=&quot;79B31EC2&quot;/&gt;&lt;wsp:rsid wsp:val=&quot;79B3C3E1&quot;/&gt;&lt;wsp:rsid wsp:val=&quot;79C26E3B&quot;/&gt;&lt;wsp:rsid wsp:val=&quot;79CC2471&quot;/&gt;&lt;wsp:rsid wsp:val=&quot;79CDA579&quot;/&gt;&lt;wsp:rsid wsp:val=&quot;79D37ADD&quot;/&gt;&lt;wsp:rsid wsp:val=&quot;79DF86BD&quot;/&gt;&lt;wsp:rsid wsp:val=&quot;79E937F6&quot;/&gt;&lt;wsp:rsid wsp:val=&quot;79FA860A&quot;/&gt;&lt;wsp:rsid wsp:val=&quot;7A03928A&quot;/&gt;&lt;wsp:rsid wsp:val=&quot;7A06704B&quot;/&gt;&lt;wsp:rsid wsp:val=&quot;7A0D20F2&quot;/&gt;&lt;wsp:rsid wsp:val=&quot;7A13762C&quot;/&gt;&lt;wsp:rsid wsp:val=&quot;7A1785F3&quot;/&gt;&lt;wsp:rsid wsp:val=&quot;7A42B114&quot;/&gt;&lt;wsp:rsid wsp:val=&quot;7A519576&quot;/&gt;&lt;wsp:rsid wsp:val=&quot;7A526BB7&quot;/&gt;&lt;wsp:rsid wsp:val=&quot;7A7110B5&quot;/&gt;&lt;wsp:rsid wsp:val=&quot;7A71DEA6&quot;/&gt;&lt;wsp:rsid wsp:val=&quot;7A7431DF&quot;/&gt;&lt;wsp:rsid wsp:val=&quot;7A7D5412&quot;/&gt;&lt;wsp:rsid wsp:val=&quot;7A7F5CCF&quot;/&gt;&lt;wsp:rsid wsp:val=&quot;7A7FFDD6&quot;/&gt;&lt;wsp:rsid wsp:val=&quot;7A81CE92&quot;/&gt;&lt;wsp:rsid wsp:val=&quot;7A826848&quot;/&gt;&lt;wsp:rsid wsp:val=&quot;7A8D5A3C&quot;/&gt;&lt;wsp:rsid wsp:val=&quot;7A961A10&quot;/&gt;&lt;wsp:rsid wsp:val=&quot;7A98F683&quot;/&gt;&lt;wsp:rsid wsp:val=&quot;7A9DFA01&quot;/&gt;&lt;wsp:rsid wsp:val=&quot;7AAE38B9&quot;/&gt;&lt;wsp:rsid wsp:val=&quot;7AB63DBA&quot;/&gt;&lt;wsp:rsid wsp:val=&quot;7ADC0134&quot;/&gt;&lt;wsp:rsid wsp:val=&quot;7AEC1438&quot;/&gt;&lt;wsp:rsid wsp:val=&quot;7AEDDAFE&quot;/&gt;&lt;wsp:rsid wsp:val=&quot;7AFD1A0F&quot;/&gt;&lt;wsp:rsid wsp:val=&quot;7B032275&quot;/&gt;&lt;wsp:rsid wsp:val=&quot;7B13B7B0&quot;/&gt;&lt;wsp:rsid wsp:val=&quot;7B2BD8F1&quot;/&gt;&lt;wsp:rsid wsp:val=&quot;7B31E0BA&quot;/&gt;&lt;wsp:rsid wsp:val=&quot;7B323CE2&quot;/&gt;&lt;wsp:rsid wsp:val=&quot;7B3A6532&quot;/&gt;&lt;wsp:rsid wsp:val=&quot;7B3E1A30&quot;/&gt;&lt;wsp:rsid wsp:val=&quot;7B4FD4ED&quot;/&gt;&lt;wsp:rsid wsp:val=&quot;7B573F78&quot;/&gt;&lt;wsp:rsid wsp:val=&quot;7B5988EF&quot;/&gt;&lt;wsp:rsid wsp:val=&quot;7B5DBE91&quot;/&gt;&lt;wsp:rsid wsp:val=&quot;7B600F2C&quot;/&gt;&lt;wsp:rsid wsp:val=&quot;7B8C5DCD&quot;/&gt;&lt;wsp:rsid wsp:val=&quot;7B8D87C3&quot;/&gt;&lt;wsp:rsid wsp:val=&quot;7B9A8E25&quot;/&gt;&lt;wsp:rsid wsp:val=&quot;7BAB1913&quot;/&gt;&lt;wsp:rsid wsp:val=&quot;7BB6E3D2&quot;/&gt;&lt;wsp:rsid wsp:val=&quot;7BBF2216&quot;/&gt;&lt;wsp:rsid wsp:val=&quot;7BC7BDF1&quot;/&gt;&lt;wsp:rsid wsp:val=&quot;7BD3B06D&quot;/&gt;&lt;wsp:rsid wsp:val=&quot;7BD684B4&quot;/&gt;&lt;wsp:rsid wsp:val=&quot;7BE6844C&quot;/&gt;&lt;wsp:rsid wsp:val=&quot;7BEE64DA&quot;/&gt;&lt;wsp:rsid wsp:val=&quot;7BF30D0F&quot;/&gt;&lt;wsp:rsid wsp:val=&quot;7BFE145A&quot;/&gt;&lt;wsp:rsid wsp:val=&quot;7C0078AD&quot;/&gt;&lt;wsp:rsid wsp:val=&quot;7C0860DA&quot;/&gt;&lt;wsp:rsid wsp:val=&quot;7C1659C0&quot;/&gt;&lt;wsp:rsid wsp:val=&quot;7C17EFC6&quot;/&gt;&lt;wsp:rsid wsp:val=&quot;7C1DFC67&quot;/&gt;&lt;wsp:rsid wsp:val=&quot;7C203FBF&quot;/&gt;&lt;wsp:rsid wsp:val=&quot;7C3371D4&quot;/&gt;&lt;wsp:rsid wsp:val=&quot;7C4FF557&quot;/&gt;&lt;wsp:rsid wsp:val=&quot;7C509E04&quot;/&gt;&lt;wsp:rsid wsp:val=&quot;7C57C3E2&quot;/&gt;&lt;wsp:rsid wsp:val=&quot;7C77D195&quot;/&gt;&lt;wsp:rsid wsp:val=&quot;7C7DC9B5&quot;/&gt;&lt;wsp:rsid wsp:val=&quot;7C8F1B31&quot;/&gt;&lt;wsp:rsid wsp:val=&quot;7C9F1816&quot;/&gt;&lt;wsp:rsid wsp:val=&quot;7CB08430&quot;/&gt;&lt;wsp:rsid wsp:val=&quot;7CFBDF8D&quot;/&gt;&lt;wsp:rsid wsp:val=&quot;7D0BDBB9&quot;/&gt;&lt;wsp:rsid wsp:val=&quot;7D1E8DAF&quot;/&gt;&lt;wsp:rsid wsp:val=&quot;7D2CE450&quot;/&gt;&lt;wsp:rsid wsp:val=&quot;7D3C9B2C&quot;/&gt;&lt;wsp:rsid wsp:val=&quot;7D4A9C40&quot;/&gt;&lt;wsp:rsid wsp:val=&quot;7D4FF23A&quot;/&gt;&lt;wsp:rsid wsp:val=&quot;7D5262CC&quot;/&gt;&lt;wsp:rsid wsp:val=&quot;7D583742&quot;/&gt;&lt;wsp:rsid wsp:val=&quot;7D5D7BE9&quot;/&gt;&lt;wsp:rsid wsp:val=&quot;7D6948E5&quot;/&gt;&lt;wsp:rsid wsp:val=&quot;7D6F8EEC&quot;/&gt;&lt;wsp:rsid wsp:val=&quot;7D710CDE&quot;/&gt;&lt;wsp:rsid wsp:val=&quot;7D754302&quot;/&gt;&lt;wsp:rsid wsp:val=&quot;7D7FD9B7&quot;/&gt;&lt;wsp:rsid wsp:val=&quot;7D94A19C&quot;/&gt;&lt;wsp:rsid wsp:val=&quot;7D98860A&quot;/&gt;&lt;wsp:rsid wsp:val=&quot;7D98938A&quot;/&gt;&lt;wsp:rsid wsp:val=&quot;7D9CA957&quot;/&gt;&lt;wsp:rsid wsp:val=&quot;7DA194D5&quot;/&gt;&lt;wsp:rsid wsp:val=&quot;7DA982B7&quot;/&gt;&lt;wsp:rsid wsp:val=&quot;7DBCED97&quot;/&gt;&lt;wsp:rsid wsp:val=&quot;7DC4FAFE&quot;/&gt;&lt;wsp:rsid wsp:val=&quot;7DCCC457&quot;/&gt;&lt;wsp:rsid wsp:val=&quot;7DF00776&quot;/&gt;&lt;wsp:rsid wsp:val=&quot;7DF24353&quot;/&gt;&lt;wsp:rsid wsp:val=&quot;7DF255CA&quot;/&gt;&lt;wsp:rsid wsp:val=&quot;7DFB50F1&quot;/&gt;&lt;wsp:rsid wsp:val=&quot;7E032FBD&quot;/&gt;&lt;wsp:rsid wsp:val=&quot;7E0DAC36&quot;/&gt;&lt;wsp:rsid wsp:val=&quot;7E23B4FA&quot;/&gt;&lt;wsp:rsid wsp:val=&quot;7E335C6B&quot;/&gt;&lt;wsp:rsid wsp:val=&quot;7E48001C&quot;/&gt;&lt;wsp:rsid wsp:val=&quot;7E49EFF7&quot;/&gt;&lt;wsp:rsid wsp:val=&quot;7E4C3FBD&quot;/&gt;&lt;wsp:rsid wsp:val=&quot;7E4DC4F3&quot;/&gt;&lt;wsp:rsid wsp:val=&quot;7E565375&quot;/&gt;&lt;wsp:rsid wsp:val=&quot;7E59AA26&quot;/&gt;&lt;wsp:rsid wsp:val=&quot;7E677CF9&quot;/&gt;&lt;wsp:rsid wsp:val=&quot;7E703698&quot;/&gt;&lt;wsp:rsid wsp:val=&quot;7E789FD5&quot;/&gt;&lt;wsp:rsid wsp:val=&quot;7E7BC1B3&quot;/&gt;&lt;wsp:rsid wsp:val=&quot;7E7CED15&quot;/&gt;&lt;wsp:rsid wsp:val=&quot;7E7E543B&quot;/&gt;&lt;wsp:rsid wsp:val=&quot;7E97D745&quot;/&gt;&lt;wsp:rsid wsp:val=&quot;7E9E5722&quot;/&gt;&lt;wsp:rsid wsp:val=&quot;7E9EACB6&quot;/&gt;&lt;wsp:rsid wsp:val=&quot;7EBA3565&quot;/&gt;&lt;wsp:rsid wsp:val=&quot;7EC7CD82&quot;/&gt;&lt;wsp:rsid wsp:val=&quot;7ED9091F&quot;/&gt;&lt;wsp:rsid wsp:val=&quot;7EE17EA4&quot;/&gt;&lt;wsp:rsid wsp:val=&quot;7EE88F37&quot;/&gt;&lt;wsp:rsid wsp:val=&quot;7EF649AE&quot;/&gt;&lt;wsp:rsid wsp:val=&quot;7F07A755&quot;/&gt;&lt;wsp:rsid wsp:val=&quot;7F26059C&quot;/&gt;&lt;wsp:rsid wsp:val=&quot;7F2BEEFA&quot;/&gt;&lt;wsp:rsid wsp:val=&quot;7F30278B&quot;/&gt;&lt;wsp:rsid wsp:val=&quot;7F4ED065&quot;/&gt;&lt;wsp:rsid wsp:val=&quot;7F511F8A&quot;/&gt;&lt;wsp:rsid wsp:val=&quot;7F529BE0&quot;/&gt;&lt;wsp:rsid wsp:val=&quot;7F548A31&quot;/&gt;&lt;wsp:rsid wsp:val=&quot;7F58E5B9&quot;/&gt;&lt;wsp:rsid wsp:val=&quot;7F5CB20F&quot;/&gt;&lt;wsp:rsid wsp:val=&quot;7F60B018&quot;/&gt;&lt;wsp:rsid wsp:val=&quot;7F698B33&quot;/&gt;&lt;wsp:rsid wsp:val=&quot;7F782E40&quot;/&gt;&lt;wsp:rsid wsp:val=&quot;7F78584B&quot;/&gt;&lt;wsp:rsid wsp:val=&quot;7F8B31CC&quot;/&gt;&lt;wsp:rsid wsp:val=&quot;7F93FF58&quot;/&gt;&lt;wsp:rsid wsp:val=&quot;7F96507D&quot;/&gt;&lt;wsp:rsid wsp:val=&quot;7F9C4E5D&quot;/&gt;&lt;wsp:rsid wsp:val=&quot;7FBC8836&quot;/&gt;&lt;wsp:rsid wsp:val=&quot;7FBE889A&quot;/&gt;&lt;wsp:rsid wsp:val=&quot;7FCE6BFA&quot;/&gt;&lt;wsp:rsid wsp:val=&quot;7FD21ABC&quot;/&gt;&lt;wsp:rsid wsp:val=&quot;7FD8008F&quot;/&gt;&lt;wsp:rsid wsp:val=&quot;7FDA4F5C&quot;/&gt;&lt;wsp:rsid wsp:val=&quot;7FFD8CF1&quot;/&gt;&lt;/wsp:rsids&gt;&lt;/w:docPr&gt;&lt;w:body&gt;&lt;wx:sect&gt;&lt;w:p wsp:rsidR=&quot;00000000&quot; wsp:rsidRDefault=&quot;00B11EFC&quot; wsp:rsidP=&quot;00B11EFC&quot;&gt;&lt;m:oMathPara&gt;&lt;m:oMath&gt;&lt;m:nary&gt;&lt;m:naryPr&gt;&lt;m:chr m:val=&quot;??/&gt;&lt;m:limLoc m:val=&quot;undOvr&quot;/&gt;&lt;m:ctrlPr&gt;&lt;w:rPr&gt;&lt;w:rFonts w:ascii=&quot;Cambria Math&quot; w:h-ansi=&quot;Cambria Math&quot;/&gt;&lt;wx:font wx:val=&quot;Cambria Math&quot;/&gt;&lt;w:i/&gt;&lt;/w:rPr&gt;&lt;/m:ctrlPr&gt;&lt;/m:naryPr&gt;&lt;m:sub&gt;&lt;m:rrs&gt;&lt;w:rPr&gt;&lt;w:rFonts w:ascii=&quot;Cambria Math&quot; w:h-ansi=&quot;Cambria Math&quot;/&gt;&lt;wx:font wx:val=&quot;Cambria Math&quot;/&gt;&lt;w:i/&gt;&lt;/w:rPr&gt;&lt;m:t&gt;i=1&lt;/m:t&gt;&lt;/m:r&gt;&lt;/m:sub&gt;&lt;m:sup&gt;&lt;m:r&gt;&lt;w:rPr&gt;&lt;w:rFonts w:ascii=&quot;Cambria Math&quot; w:h-ansi=&quot;Cambria Math&quot;/&gt;&lt;wx:font wx:val=&quot;Cambria Math&quot;/&gt;&lt;w:i/&gt;&lt;/w:rPr&gt;&lt;m:t&gt;n&lt;/m:t&gt;&lt;/m:r&gt;&lt;/m:sup&gt;&lt;m:e&gt;&lt;m:func&gt;&lt;m:funcPr&gt;&lt;m:ctrlPr&gt;&lt;w:rPr&gt;&lt;w:rFonts w:ascii=&quot;Cambria Math&quot; w:h-ansi=&quot;Cambria Math&quot;/&gt;&lt;wx:font wx:val=&quot;Cambria Math&quot;/&gt;&lt;/w:rPr&gt;&lt;/m:ctrlPr&gt;&lt;/m:funcPr&gt;&lt;m:fName&gt;&lt;m:r&gt;&lt;m:rPr&gt;&lt;m:sty m:val=&quot;p&quot;/&gt;&lt;/m:rPr&gt;&lt;w:rPr&gt;&lt;w:rFonts w:ascii=&quot;Cambria Math&quot; w:h-ansi=&quot;Cambria Math&quot;/&gt;&lt;wx:font wx:val=&quot;Cambria Math&quot;/&gt;&lt;/w:rPr&gt;&lt;m:t&gt;log&lt;/m:t&gt;&lt;/m:r&gt;&lt;/m:fName&gt;&lt;m:e&gt;&lt;m:r&gt;&lt;w:rPr&gt;&lt;w:rFonts w:ascii=&quot;Cambria Math&quot; w:h-ansi=&quot;Cambria Math&quot;/&gt;&lt;wx:font wx:val=&quot;Cambria Math&quot;/&gt;&lt;w:i/&gt;&lt;/w:rPr&gt;&lt;m:t&gt;f&lt;/m:t&gt;&lt;/m:r&gt;&lt;m:d&gt;&lt;m:dPr&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Y&lt;/m:t&gt;&lt;/m:r&gt;&lt;/m:e&gt;&lt;m:sub&gt;&lt;m:r&gt;&lt;w:rPr&gt;&lt;w:rFonts w:ascii=&quot;Cambria Math&quot; w:h-ansi=&quot;Cambria Math&quot;/&gt;&lt;wx:font wx:val=&quot;Cambria Math&quot;/&gt;&lt;w:i/&gt;&lt;/w:rPr&gt;&lt;m:t&gt;i&lt;/m:t&gt;&lt;/m:r&gt;&lt;/m:sub&gt;&lt;/m:sSub&gt;&lt;/m:e&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lt;/m:t&gt;F&lt;/m:r&gt;&lt;/m:e&gt;&lt;m:sub&gt;&lt;m:r&gt;&lt;w:rPr&gt;&lt;w:rFonts w:ascii=&quot;Cambria Math&quot; w:h-ansi=&quot;Cambria Math&quot;/&gt;&lt;wx:font wx:val=&quot;Cambria Math&quot;/&gt;&lt;w:i/&gt;&lt;/w:rPr&gt;&lt;m:t&gt;i&lt;/m:t&gt;&lt;/m:r&gt;&lt;/m:sub&gt;&lt;/m:sSub&gt;&lt;/m:e&gt;&lt;/m:d&gt;&lt;m:r&gt;&lt;w:rPr&gt;&lt;w:rFonts w:ascii=&quot;Cambria Math&quot; w:h-ansi=&quot;Cambria Math&quot;/&gt;&lt;wx:font wx:val=&quot;Cambria Math&quot;/&gt;&lt;w:i/&gt;&lt;/w:rPr&gt;&lt;m:t&gt;+ ?&lt;/m:t&gt;&lt;/m:r&gt;&lt;m:nary&gt;&lt;m:naryPr&gt;&lt;m:chr m:val=&quot;??/&gt;&lt;m:limLoc m:val=&quot;undOvr&quot;/&gt;&lt;m:supHide m:val=&quot;1&quot;/&gt;&lt;m:ctrlPr&gt;&lt;w:rPr&gt;&lt;w:rFonts w:ascii=&quot;Cambria Math&quot; w:h-ansi=&quot;Cambria Math&quot;/&gt;&lt;wx:font wx:val=&quot;Cambria Math&quot;&lt;wx/&gt;&lt;w:i/&gt;&lt;/w:rPr&gt;&lt;/m:ctrlPr&gt;&lt;/m:naryPr&gt;&lt;m:sub&gt;&lt;m:r&gt;&lt;w:rPr&gt;&lt;w:rFonts w:ascii=&quot;Cambria Math&quot; w:h-ansi=&quot;Cambria Math&quot;/&gt;&lt;wx:font wx:val=&quot;Cambria Math&quot;/&gt;&lt;w:i/&gt;&lt;/w:rPr&gt;&lt;m:t&gt;i&amp;lt;j&lt;/m:t&gt;&lt;/m:r&gt;&lt;/m:sub&gt;&lt;m:sup/&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lt;/m:t&gt;&lt;/m:r&gt;&lt;/m:ce&gt;&lt;m:sub&gt;&lt;m:r&gt;&lt;w:rPr&gt;&lt;w:rFonts w:ascii=&quot;Cambria Math&quot; w:h-ansi=&quot;Cambria Math&quot;/&gt;&lt;wx:font wx:val=&quot;Cambria Math&quot;/&gt;&lt;w:i/&gt;&lt;/w:rPr&gt;&lt;m:t&gt;ij&lt;/m:t&gt;&lt;/m:r&gt;&lt;/m:sub&gt;&lt;/m:sSub&gt;&lt;m:r&gt;&lt;w:rPr&gt;&lt;w:rFonts w:ascii=&quot;Cambria Math&quot; w:h-ansi=&quot;Cambria Math&quot;/&gt;&lt;wx:font wx:val=&quot;Cambria Math&quot;/&gt;&lt;w:i/&gt;&lt;/w:rPr&gt;&lt;m:t&gt;I(&lt;/m:t&gt;&lt;/m:r&gt;&lt;/m:e&gt;&lt;/m:nary&gt;&lt;/m:e&gt;&lt;/m:func&gt;&lt;/m:e&gt;&lt;/m:nary&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g&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g&lt;/m:t&gt;&lt;/m:r&gt;&lt;/m:e&gt;&lt;m:sub&gt;&lt;m:r&gt;&lt;w:rPr&gt;&lt;w:rFonts w:ascii=&quot;Cambria Math&quot; w:h-ansi=&quot;Cambria Math&quot;/&gt;&lt;wx:font wx:val=&quot;Cambria Math&quot;/&gt;&lt;w:i/&gt;&lt;/w:rPr&gt;&lt;m:t&gt;j&lt;/m:t&gt;&lt;/m:r&gt;&lt;/m:sub&gt;&lt;/m:sSub&gt;&lt;m:r&gt;&lt;w:rPr&gt;&lt;w:rFonts w:ascii=&quot;Cambria Math&quot; w:h-ansi=&quot;Cambria Math&quot;/&gt;&lt;wx:font wx:val=&quot;Cambria Math&quot;/&gt;&lt;w:i/&gt;&lt;/w:rPr&gt;&lt;m:t&gt;)-?&lt;/wm:t&gt;&lt;/m:r&gt;&lt;m:nary&gt;&lt;m:naryPr&gt;&lt;m:chr m:val=&quot;??/&gt;&lt;m:limLoc m:val=&quot;undOvr&quot;/&gt;&lt;m:ctrlPr&gt;&lt;w:rPr&gt;&lt;w:rFonts w:ascii=&quot;Cambria Math&quot; w:h-ansi=&quot;Cambria Math&quot;/&gt;&lt;wx:font wx:val=&quot;Cambria Math&quot;/&gt;&lt;w:i/&gt;&lt;/w:rPr&gt;&lt;/m:ctrlPr&gt;&lt;/m:naryPr&gt;&lt;m:sub&gt;&lt;m:r&gt;&lt;w:rPr&gt;&lt;w:rFonts w:ascii=&quot;/wCambria Math&quot; w:h-ansi=&quot;Cambria Math&quot;/&gt;&lt;wx:font wx:val=&quot;Cambria Math&quot;/&gt;&lt;w:i/&gt;&lt;/w:rPr&gt;&lt;m:t&gt;g=1&lt;/m:t&gt;&lt;/m:r&gt;&lt;/m:sub&gt;&lt;m:sup&gt;&lt;m:r&gt;&lt;w:rPr&gt;&lt;w:rFonts w:ascii=&quot;Cambria Math&quot; w:h-ansi=&quot;Cambria Math&quot;/&gt;&lt;wx:font wx:val=&quot;Cambria Math&quot;/&gt;&lt;w:i/&gt;&lt;/w:rPr&gt;&lt;m:t&gt;G&lt;/m:t&gt;&lt;/m:r&gt;&lt;/m:sup&gt;&lt;m:e&gt;&lt;m:nary&gt;&lt;m:naryPr&gt;&lt;m:chr m:val=&quot;??/&gt;&lt;m:limLoc m:val=&quot;undOvr&quot;/&gt;&lt;m:ctrlPr&gt;&lt;w:rPr&gt;&lt;w:rFonts w:ascii=&quot;Cambria Math&quot; w:h-ansi=&quot;Cambria Math&quot;/&gt;&lt;wx:font wx:val=&quot;Cambria Math&quot;/&gt;&lt;w:i/&gt;&lt;/w:rPr&gt;&lt;/m:ctrlPr&gt;&lt;/m:naryPr&gt;&lt;m:sub&gt;&lt;m:r&gt;&lt;w:rPr&gt;&lt;w:rFonts w:ascii&gt;&lt;=&quot;Cambria Math&quot; w:h-ansi=&quot;Cambria Math&quot;/&gt;&lt;wx:font wx:val=&quot;Cambria Math&quot;/&gt;&lt;w:i/&gt;&lt;/w:rPr&gt;&lt;m:t&gt;k=1&lt;/m:t&gt;&lt;/m:r&gt;&lt;/m:sub&gt;&lt;m:sup&gt;&lt;m:r&gt;&lt;w:rPr&gt;&lt;w:rFonts w:ascii=&quot;Cambria Math&quot; w:h-ansi=&quot;Cambria Math&quot;/&gt;&lt;wx:font wx:val=&quot;Cambria Math&quot;/&gt;&lt;w:i/&gt;&lt;/w:rPr&gt;&lt;m:t&gt;p&lt;/m:t&gt;&lt;/m:r&gt;&lt;/m:sup&gt;&lt;m:e&gt;&lt;m:r&gt;&lt;w:rPr&gt;&lt;w:rFonts w:ascii=&quot;Cambria Math&quot; w:h-ansi=&quot;Cambria Math&quot;/&gt;&lt;wx:font wx:val=&quot;Cambria Math&quot;/&gt;&lt;w:i/&gt;&lt;/w:rPr&gt;&lt;m:t&gt;P&lt;/m:t&gt;&lt;/m:r&gt;&lt;m:d&gt;&lt;m:dPr&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lt;/m:t&gt;&lt;/m:r&gt;&lt;/m:e&gt;&lt;m:sub&gt;&lt;m:sSub&gt;&lt;m:sSubPr&gt;&lt;m:ctrlPr&gt;&lt;w:rPr&gt;&lt;w:rFonts w:ascii=&quot;Cambria Math&quot; w:h-ansi=&quot;Cambria Math&quot;/&gt;&lt;wx:font wx:val=&quot;Cambria Math&quot;/&gt;&lt;w:i/&gt;&lt;/w:rPr&gt;&lt;/m:ctr lPr&gt;&lt;/m:sSubPr&gt;&lt;m:e&gt;&lt;m:r&gt;&lt;w:rPr&gt;&lt;w:rFonts w:ascii=&quot;Cambria Math&quot; w:h-ansi=&quot;Cambria Math&quot;/&gt;&lt;wx:font wx:val=&quot;Cambria Math&quot;/&gt;&lt;w:i/&gt;&lt;/w:rPr&gt;&lt;m:t&gt;g&lt;/m:t&gt;&lt;/m:r&gt;&lt;/m:e&gt;&lt;m:sub&gt;&lt;m:r&gt;&lt;w:rPr&gt;&lt;w:rFonts w:ascii=&quot;Cambria Math&quot; w:h-ansi=&quot;Cambria Math&quot;/&gt;&lt;wx:font wx:val=&quot;Cambria Math&quot;/&gt;&lt;w:i/&gt;&lt;/w:rPr&gt;&lt;m:t&gt;k&lt;/m:t&gt;&lt;/m:r&gt;&lt;/m:sub&gt;&lt;/m:sSub&gt;&lt;/m:sub&gt;&lt;/m:sSub&gt;&lt;/m:e&gt;&lt;/m:d&gt;&lt;m:r&gt;&lt;w:rPr&gt;&lt;w:rFonts w:ascii=&quot;Cambria Math&quot; w:h-ansi=&quot;Cambria Math&quot;/&gt;&lt;wx:font wx:val=&quot;Cambria Math&quot;/&gt;&lt;w:i/&gt;&lt;/w:rPr&gt;&lt;m:t&gt;,&lt;/m:t&gt;&lt;/m:r&gt;&lt;/m:e&gt;&lt;/m:nary&gt;&lt;/m:e&gt;&lt;/m:nary&gt;&lt;/m:oMath&gt;&lt;/m:oMathPara&gt;&lt;/w:p&gt;&lt;w:sectPr wsp:rsidR=&quot;00000000&quot;&gt;&lt;w:pgSz w:w=&quot;12240&quot; w:h=&quot;15840&quot;/&gt;&lt;w:pgMar w:top=&quot;1701&quot; w:right=&quot;1440&quot; w:bottom=&quot;1440&quot; w:left=&quot;1440&quot; w:header=&quot;720&quot; w:footer=&quot;720&quot; w:gutter=&quot;0&quot;/&gt;&lt;w:cols w:space=&quot;720&quot;/&gt;&lt;/w:sectPr&gt;&lt;/wx:sect&gt;&lt;/w:body&gt;&lt;/w:wordDocument&gt;">
                  <v:imagedata r:id="rId12" o:title="" chromakey="white"/>
                </v:shape>
              </w:pict>
            </w:r>
            <w:r w:rsidRPr="00F01693">
              <w:instrText xml:space="preserve"> </w:instrText>
            </w:r>
            <w:r w:rsidRPr="00F01693">
              <w:fldChar w:fldCharType="separate"/>
            </w:r>
            <w:r w:rsidR="00392796" w:rsidRPr="00F01693">
              <w:rPr>
                <w:position w:val="-12"/>
              </w:rPr>
              <w:pict w14:anchorId="6F943B5E">
                <v:shape id="_x0000_i1033" type="#_x0000_t75" style="width:310.5pt;height:17.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allowPNG/&gt;&lt;w:savePreviewPicture/&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docVars&gt;&lt;w:docVar w:name=&quot;__Grammarly_42____i&quot; w:val=&quot;H4sIAAAAAAAEAKtWckksSQxILCpxzi/NK1GyMqwFAAEhoTITAAAA&quot;/&gt;&lt;w:docVar w:name=&quot;__Grammarly_42___1&quot; w:val=&quot;H4sIAAAAAAAEAKtWcslP9kxRslIyNDayMDEzMzQyMjUxtDA3MzJS0lEKTi0uzszPAykwtqwFAKnQulwtAAAA&quot;/&gt;&lt;/w:docVars&gt;&lt;wsp:rsids&gt;&lt;wsp:rsidRoot wsp:val=&quot;00046CE5&quot;/&gt;&lt;wsp:rsid wsp:val=&quot;000001DF&quot;/&gt;&lt;wsp:rsid wsp:val=&quot;000002A7&quot;/&gt;&lt;wsp:rsid wsp:val=&quot;00001460&quot;/&gt;&lt;wsp:rsid wsp:val=&quot;0000155B&quot;/&gt;&lt;wsp:rsid wsp:val=&quot;00003ED3&quot;/&gt;&lt;wsp:rsid wsp:val=&quot;00004826&quot;/&gt;&lt;wsp:rsid wsp:val=&quot;000048B5&quot;/&gt;&lt;wsp:rsid wsp:val=&quot;000049D7&quot;/&gt;&lt;wsp:rsid wsp:val=&quot;00005BA4&quot;/&gt;&lt;wsp:rsid wsp:val=&quot;00005BD8&quot;/&gt;&lt;wsp:rsid wsp:val=&quot;00005DB4&quot;/&gt;&lt;wsp:rsid wsp:val=&quot;00006473&quot;/&gt;&lt;wsp:rsid wsp:val=&quot;00007079&quot;/&gt;&lt;wsp:rsid wsp:val=&quot;000072FF&quot;/&gt;&lt;wsp:rsid wsp:val=&quot;00007E04&quot;/&gt;&lt;wsp:rsid wsp:val=&quot;0000E4D6&quot;/&gt;&lt;wsp:rsid wsp:val=&quot;000102EB&quot;/&gt;&lt;wsp:rsid wsp:val=&quot;000104CC&quot;/&gt;&lt;wsp:rsid wsp:val=&quot;0001116A&quot;/&gt;&lt;wsp:rsid wsp:val=&quot;00012181&quot;/&gt;&lt;wsp:rsid wsp:val=&quot;000128C2&quot;/&gt;&lt;wsp:rsid wsp:val=&quot;00013609&quot;/&gt;&lt;wsp:rsid wsp:val=&quot;000140A3&quot;/&gt;&lt;wsp:rsid wsp:val=&quot;00015EA2&quot;/&gt;&lt;wsp:rsid wsp:val=&quot;000161E4&quot;/&gt;&lt;wsp:rsid wsp:val=&quot;000164B5&quot;/&gt;&lt;wsp:rsid wsp:val=&quot;0001655A&quot;/&gt;&lt;wsp:rsid wsp:val=&quot;00016BF0&quot;/&gt;&lt;wsp:rsid wsp:val=&quot;0001777F&quot;/&gt;&lt;wsp:rsid wsp:val=&quot;00017EB1&quot;/&gt;&lt;wsp:rsid wsp:val=&quot;000218FF&quot;/&gt;&lt;wsp:rsid wsp:val=&quot;00021EE8&quot;/&gt;&lt;wsp:rsid wsp:val=&quot;000221D2&quot;/&gt;&lt;wsp:rsid wsp:val=&quot;00022EB5&quot;/&gt;&lt;wsp:rsid wsp:val=&quot;000232C5&quot;/&gt;&lt;wsp:rsid wsp:val=&quot;000232EF&quot;/&gt;&lt;wsp:rsid wsp:val=&quot;00025A56&quot;/&gt;&lt;wsp:rsid wsp:val=&quot;00026410&quot;/&gt;&lt;wsp:rsid wsp:val=&quot;00026BFC&quot;/&gt;&lt;wsp:rsid wsp:val=&quot;00026C68&quot;/&gt;&lt;wsp:rsid wsp:val=&quot;00026DE0&quot;/&gt;&lt;wsp:rsid wsp:val=&quot;00027139&quot;/&gt;&lt;wsp:rsid wsp:val=&quot;000278DE&quot;/&gt;&lt;wsp:rsid wsp:val=&quot;00031B38&quot;/&gt;&lt;wsp:rsid wsp:val=&quot;000322EC&quot;/&gt;&lt;wsp:rsid wsp:val=&quot;000324DF&quot;/&gt;&lt;wsp:rsid wsp:val=&quot;00033536&quot;/&gt;&lt;wsp:rsid wsp:val=&quot;00034D1C&quot;/&gt;&lt;wsp:rsid wsp:val=&quot;00034DFC&quot;/&gt;&lt;wsp:rsid wsp:val=&quot;000357DF&quot;/&gt;&lt;wsp:rsid wsp:val=&quot;00036B08&quot;/&gt;&lt;wsp:rsid wsp:val=&quot;00036D05&quot;/&gt;&lt;wsp:rsid wsp:val=&quot;0003723A&quot;/&gt;&lt;wsp:rsid wsp:val=&quot;00037739&quot;/&gt;&lt;wsp:rsid wsp:val=&quot;00039C30&quot;/&gt;&lt;wsp:rsid wsp:val=&quot;00043EA1&quot;/&gt;&lt;wsp:rsid wsp:val=&quot;0004471D&quot;/&gt;&lt;wsp:rsid wsp:val=&quot;00044D86&quot;/&gt;&lt;wsp:rsid wsp:val=&quot;0004664C&quot;/&gt;&lt;wsp:rsid wsp:val=&quot;00046CE5&quot;/&gt;&lt;wsp:rsid wsp:val=&quot;00047116&quot;/&gt;&lt;wsp:rsid wsp:val=&quot;000512F9&quot;/&gt;&lt;wsp:rsid wsp:val=&quot;00051B14&quot;/&gt;&lt;wsp:rsid wsp:val=&quot;0005238E&quot;/&gt;&lt;wsp:rsid wsp:val=&quot;0005307F&quot;/&gt;&lt;wsp:rsid wsp:val=&quot;00053D9F&quot;/&gt;&lt;wsp:rsid wsp:val=&quot;000570BB&quot;/&gt;&lt;wsp:rsid wsp:val=&quot;00057125&quot;/&gt;&lt;wsp:rsid wsp:val=&quot;000571AC&quot;/&gt;&lt;wsp:rsid wsp:val=&quot;00057CE5&quot;/&gt;&lt;wsp:rsid wsp:val=&quot;000604BE&quot;/&gt;&lt;wsp:rsid wsp:val=&quot;000611AB&quot;/&gt;&lt;wsp:rsid wsp:val=&quot;00061BDF&quot;/&gt;&lt;wsp:rsid wsp:val=&quot;0006316C&quot;/&gt;&lt;wsp:rsid wsp:val=&quot;00063686&quot;/&gt;&lt;wsp:rsid wsp:val=&quot;00064626&quot;/&gt;&lt;wsp:rsid wsp:val=&quot;00064640&quot;/&gt;&lt;wsp:rsid wsp:val=&quot;000649D5&quot;/&gt;&lt;wsp:rsid wsp:val=&quot;00064AAB&quot;/&gt;&lt;wsp:rsid wsp:val=&quot;00065861&quot;/&gt;&lt;wsp:rsid wsp:val=&quot;00066296&quot;/&gt;&lt;wsp:rsid wsp:val=&quot;00067299&quot;/&gt;&lt;wsp:rsid wsp:val=&quot;00067CBF&quot;/&gt;&lt;wsp:rsid wsp:val=&quot;0007018C&quot;/&gt;&lt;wsp:rsid wsp:val=&quot;00070863&quot;/&gt;&lt;wsp:rsid wsp:val=&quot;00071011&quot;/&gt;&lt;wsp:rsid wsp:val=&quot;00073124&quot;/&gt;&lt;wsp:rsid wsp:val=&quot;0007326D&quot;/&gt;&lt;wsp:rsid wsp:val=&quot;000733A4&quot;/&gt;&lt;wsp:rsid wsp:val=&quot;0008217B&quot;/&gt;&lt;wsp:rsid wsp:val=&quot;00082F05&quot;/&gt;&lt;wsp:rsid wsp:val=&quot;0008314E&quot;/&gt;&lt;wsp:rsid wsp:val=&quot;00083906&quot;/&gt;&lt;wsp:rsid wsp:val=&quot;00084C33&quot;/&gt;&lt;wsp:rsid wsp:val=&quot;0008608D&quot;/&gt;&lt;wsp:rsid wsp:val=&quot;000868EE&quot;/&gt;&lt;wsp:rsid wsp:val=&quot;00086EAA&quot;/&gt;&lt;wsp:rsid wsp:val=&quot;00086FD2&quot;/&gt;&lt;wsp:rsid wsp:val=&quot;000915C5&quot;/&gt;&lt;wsp:rsid wsp:val=&quot;0009171E&quot;/&gt;&lt;wsp:rsid wsp:val=&quot;00091F68&quot;/&gt;&lt;wsp:rsid wsp:val=&quot;00092F05&quot;/&gt;&lt;wsp:rsid wsp:val=&quot;0009308F&quot;/&gt;&lt;wsp:rsid wsp:val=&quot;00093D99&quot;/&gt;&lt;wsp:rsid wsp:val=&quot;00094278&quot;/&gt;&lt;wsp:rsid wsp:val=&quot;00094BCD&quot;/&gt;&lt;wsp:rsid wsp:val=&quot;00094D2B&quot;/&gt;&lt;wsp:rsid wsp:val=&quot;000965BD&quot;/&gt;&lt;wsp:rsid wsp:val=&quot;00096AEB&quot;/&gt;&lt;wsp:rsid wsp:val=&quot;00096C7D&quot;/&gt;&lt;wsp:rsid wsp:val=&quot;000A0097&quot;/&gt;&lt;wsp:rsid wsp:val=&quot;000A01F2&quot;/&gt;&lt;wsp:rsid wsp:val=&quot;000A0656&quot;/&gt;&lt;wsp:rsid wsp:val=&quot;000A1139&quot;/&gt;&lt;wsp:rsid wsp:val=&quot;000A1E65&quot;/&gt;&lt;wsp:rsid wsp:val=&quot;000A5700&quot;/&gt;&lt;wsp:rsid wsp:val=&quot;000A5F4E&quot;/&gt;&lt;wsp:rsid wsp:val=&quot;000A6249&quot;/&gt;&lt;wsp:rsid wsp:val=&quot;000A65D0&quot;/&gt;&lt;wsp:rsid wsp:val=&quot;000A6E48&quot;/&gt;&lt;wsp:rsid wsp:val=&quot;000A7358&quot;/&gt;&lt;wsp:rsid wsp:val=&quot;000B0332&quot;/&gt;&lt;wsp:rsid wsp:val=&quot;000B03A0&quot;/&gt;&lt;wsp:rsid wsp:val=&quot;000B051E&quot;/&gt;&lt;wsp:rsid wsp:val=&quot;000B077D&quot;/&gt;&lt;wsp:rsid wsp:val=&quot;000B092B&quot;/&gt;&lt;wsp:rsid wsp:val=&quot;000B0B0C&quot;/&gt;&lt;wsp:rsid wsp:val=&quot;000B0CF6&quot;/&gt;&lt;wsp:rsid wsp:val=&quot;000B12E2&quot;/&gt;&lt;wsp:rsid wsp:val=&quot;000B137A&quot;/&gt;&lt;wsp:rsid wsp:val=&quot;000B2CE3&quot;/&gt;&lt;wsp:rsid wsp:val=&quot;000B53C8&quot;/&gt;&lt;wsp:rsid wsp:val=&quot;000B5BD7&quot;/&gt;&lt;wsp:rsid wsp:val=&quot;000B6F1C&quot;/&gt;&lt;wsp:rsid wsp:val=&quot;000B7585&quot;/&gt;&lt;wsp:rsid wsp:val=&quot;000C04AE&quot;/&gt;&lt;wsp:rsid wsp:val=&quot;000C0A12&quot;/&gt;&lt;wsp:rsid wsp:val=&quot;000C0DDB&quot;/&gt;&lt;wsp:rsid wsp:val=&quot;000C176B&quot;/&gt;&lt;wsp:rsid wsp:val=&quot;000C1949&quot;/&gt;&lt;wsp:rsid wsp:val=&quot;000C1C59&quot;/&gt;&lt;wsp:rsid wsp:val=&quot;000C2BBA&quot;/&gt;&lt;wsp:rsid wsp:val=&quot;000C317B&quot;/&gt;&lt;wsp:rsid wsp:val=&quot;000C3917&quot;/&gt;&lt;wsp:rsid wsp:val=&quot;000C65CE&quot;/&gt;&lt;wsp:rsid wsp:val=&quot;000C7D59&quot;/&gt;&lt;wsp:rsid wsp:val=&quot;000D0998&quot;/&gt;&lt;wsp:rsid wsp:val=&quot;000D1D73&quot;/&gt;&lt;wsp:rsid wsp:val=&quot;000D2446&quot;/&gt;&lt;wsp:rsid wsp:val=&quot;000D5CE2&quot;/&gt;&lt;wsp:rsid wsp:val=&quot;000D5F3C&quot;/&gt;&lt;wsp:rsid wsp:val=&quot;000D6BDE&quot;/&gt;&lt;wsp:rsid wsp:val=&quot;000D7EFB&quot;/&gt;&lt;wsp:rsid wsp:val=&quot;000E0A63&quot;/&gt;&lt;wsp:rsid wsp:val=&quot;000E1FEA&quot;/&gt;&lt;wsp:rsid wsp:val=&quot;000E299A&quot;/&gt;&lt;wsp:rsid wsp:val=&quot;000E34A2&quot;/&gt;&lt;wsp:rsid wsp:val=&quot;000E3C4D&quot;/&gt;&lt;wsp:rsid wsp:val=&quot;000E421A&quot;/&gt;&lt;wsp:rsid wsp:val=&quot;000E4224&quot;/&gt;&lt;wsp:rsid wsp:val=&quot;000E4587&quot;/&gt;&lt;wsp:rsid wsp:val=&quot;000E4AAD&quot;/&gt;&lt;wsp:rsid wsp:val=&quot;000E5E74&quot;/&gt;&lt;wsp:rsid wsp:val=&quot;000E666F&quot;/&gt;&lt;wsp:rsid wsp:val=&quot;000E6742&quot;/&gt;&lt;wsp:rsid wsp:val=&quot;000E69ED&quot;/&gt;&lt;wsp:rsid wsp:val=&quot;000E705C&quot;/&gt;&lt;wsp:rsid wsp:val=&quot;000F00E6&quot;/&gt;&lt;wsp:rsid wsp:val=&quot;000F06E6&quot;/&gt;&lt;wsp:rsid wsp:val=&quot;000F16E6&quot;/&gt;&lt;wsp:rsid wsp:val=&quot;000F1836&quot;/&gt;&lt;wsp:rsid wsp:val=&quot;000F1FF8&quot;/&gt;&lt;wsp:rsid wsp:val=&quot;000F221B&quot;/&gt;&lt;wsp:rsid wsp:val=&quot;000F2A3D&quot;/&gt;&lt;wsp:rsid wsp:val=&quot;000F2ADA&quot;/&gt;&lt;wsp:rsid wsp:val=&quot;000F2B8B&quot;/&gt;&lt;wsp:rsid wsp:val=&quot;000F3869&quot;/&gt;&lt;wsp:rsid wsp:val=&quot;000F527A&quot;/&gt;&lt;wsp:rsid wsp:val=&quot;000F5796&quot;/&gt;&lt;wsp:rsid wsp:val=&quot;000F5D81&quot;/&gt;&lt;wsp:rsid wsp:val=&quot;000F67D9&quot;/&gt;&lt;wsp:rsid wsp:val=&quot;000F6BF5&quot;/&gt;&lt;wsp:rsid wsp:val=&quot;000F714F&quot;/&gt;&lt;wsp:rsid wsp:val=&quot;000F771B&quot;/&gt;&lt;wsp:rsid wsp:val=&quot;000F7ADF&quot;/&gt;&lt;wsp:rsid wsp:val=&quot;000F7E61&quot;/&gt;&lt;wsp:rsid wsp:val=&quot;000F7F9B&quot;/&gt;&lt;wsp:rsid wsp:val=&quot;001004BA&quot;/&gt;&lt;wsp:rsid wsp:val=&quot;0010113C&quot;/&gt;&lt;wsp:rsid wsp:val=&quot;0010146B&quot;/&gt;&lt;wsp:rsid wsp:val=&quot;00102558&quot;/&gt;&lt;wsp:rsid wsp:val=&quot;00102F19&quot;/&gt;&lt;wsp:rsid wsp:val=&quot;00103DDE&quot;/&gt;&lt;wsp:rsid wsp:val=&quot;001046B9&quot;/&gt;&lt;wsp:rsid wsp:val=&quot;0010593A&quot;/&gt;&lt;wsp:rsid wsp:val=&quot;001062BB&quot;/&gt;&lt;wsp:rsid wsp:val=&quot;001062E3&quot;/&gt;&lt;wsp:rsid wsp:val=&quot;00111699&quot;/&gt;&lt;wsp:rsid wsp:val=&quot;00111EC5&quot;/&gt;&lt;wsp:rsid wsp:val=&quot;001120E1&quot;/&gt;&lt;wsp:rsid wsp:val=&quot;00112B80&quot;/&gt;&lt;wsp:rsid wsp:val=&quot;001130AA&quot;/&gt;&lt;wsp:rsid wsp:val=&quot;0011666A&quot;/&gt;&lt;wsp:rsid wsp:val=&quot;00116E99&quot;/&gt;&lt;wsp:rsid wsp:val=&quot;001170EE&quot;/&gt;&lt;wsp:rsid wsp:val=&quot;00117230&quot;/&gt;&lt;wsp:rsid wsp:val=&quot;00117298&quot;/&gt;&lt;wsp:rsid wsp:val=&quot;001178B4&quot;/&gt;&lt;wsp:rsid wsp:val=&quot;00117C52&quot;/&gt;&lt;wsp:rsid wsp:val=&quot;00117CEE&quot;/&gt;&lt;wsp:rsid wsp:val=&quot;0012092E&quot;/&gt;&lt;wsp:rsid wsp:val=&quot;001218D1&quot;/&gt;&lt;wsp:rsid wsp:val=&quot;001224BA&quot;/&gt;&lt;wsp:rsid wsp:val=&quot;00123015&quot;/&gt;&lt;wsp:rsid wsp:val=&quot;00126EFF&quot;/&gt;&lt;wsp:rsid wsp:val=&quot;0013168A&quot;/&gt;&lt;wsp:rsid wsp:val=&quot;00131A53&quot;/&gt;&lt;wsp:rsid wsp:val=&quot;00131D8B&quot;/&gt;&lt;wsp:rsid wsp:val=&quot;00132B49&quot;/&gt;&lt;wsp:rsid wsp:val=&quot;00134FF0&quot;/&gt;&lt;wsp:rsid wsp:val=&quot;00141068&quot;/&gt;&lt;wsp:rsid wsp:val=&quot;0014375E&quot;/&gt;&lt;wsp:rsid wsp:val=&quot;00143DF0&quot;/&gt;&lt;wsp:rsid wsp:val=&quot;0014442A&quot;/&gt;&lt;wsp:rsid wsp:val=&quot;001445DC&quot;/&gt;&lt;wsp:rsid wsp:val=&quot;00144BB9&quot;/&gt;&lt;wsp:rsid wsp:val=&quot;001452F5&quot;/&gt;&lt;wsp:rsid wsp:val=&quot;0014576B&quot;/&gt;&lt;wsp:rsid wsp:val=&quot;00147366&quot;/&gt;&lt;wsp:rsid wsp:val=&quot;00150F8A&quot;/&gt;&lt;wsp:rsid wsp:val=&quot;00150FEA&quot;/&gt;&lt;wsp:rsid wsp:val=&quot;0015257E&quot;/&gt;&lt;wsp:rsid wsp:val=&quot;00152B00&quot;/&gt;&lt;wsp:rsid wsp:val=&quot;001535DC&quot;/&gt;&lt;wsp:rsid wsp:val=&quot;00153897&quot;/&gt;&lt;wsp:rsid wsp:val=&quot;00153C49&quot;/&gt;&lt;wsp:rsid wsp:val=&quot;0015496C&quot;/&gt;&lt;wsp:rsid wsp:val=&quot;001551D7&quot;/&gt;&lt;wsp:rsid wsp:val=&quot;001567B0&quot;/&gt;&lt;wsp:rsid wsp:val=&quot;0016070A&quot;/&gt;&lt;wsp:rsid wsp:val=&quot;001614AD&quot;/&gt;&lt;wsp:rsid wsp:val=&quot;0016157A&quot;/&gt;&lt;wsp:rsid wsp:val=&quot;001615B2&quot;/&gt;&lt;wsp:rsid wsp:val=&quot;00161A69&quot;/&gt;&lt;wsp:rsid wsp:val=&quot;00161F94&quot;/&gt;&lt;wsp:rsid wsp:val=&quot;00162227&quot;/&gt;&lt;wsp:rsid wsp:val=&quot;00162633&quot;/&gt;&lt;wsp:rsid wsp:val=&quot;00166A6D&quot;/&gt;&lt;wsp:rsid wsp:val=&quot;00166CAB&quot;/&gt;&lt;wsp:rsid wsp:val=&quot;001672BE&quot;/&gt;&lt;wsp:rsid wsp:val=&quot;00167B24&quot;/&gt;&lt;wsp:rsid wsp:val=&quot;001700B2&quot;/&gt;&lt;wsp:rsid wsp:val=&quot;0017046A&quot;/&gt;&lt;wsp:rsid wsp:val=&quot;00170C39&quot;/&gt;&lt;wsp:rsid wsp:val=&quot;00171F3D&quot;/&gt;&lt;wsp:rsid wsp:val=&quot;00172B34&quot;/&gt;&lt;wsp:rsid wsp:val=&quot;0017462A&quot;/&gt;&lt;wsp:rsid wsp:val=&quot;00174F39&quot;/&gt;&lt;wsp:rsid wsp:val=&quot;0017583C&quot;/&gt;&lt;wsp:rsid wsp:val=&quot;0017658C&quot;/&gt;&lt;wsp:rsid wsp:val=&quot;00177183&quot;/&gt;&lt;wsp:rsid wsp:val=&quot;00177467&quot;/&gt;&lt;wsp:rsid wsp:val=&quot;0018106C&quot;/&gt;&lt;wsp:rsid wsp:val=&quot;00181230&quot;/&gt;&lt;wsp:rsid wsp:val=&quot;001817CD&quot;/&gt;&lt;wsp:rsid wsp:val=&quot;001831F8&quot;/&gt;&lt;wsp:rsid wsp:val=&quot;0018359A&quot;/&gt;&lt;wsp:rsid wsp:val=&quot;0018360D&quot;/&gt;&lt;wsp:rsid wsp:val=&quot;001842FE&quot;/&gt;&lt;wsp:rsid wsp:val=&quot;00184B5D&quot;/&gt;&lt;wsp:rsid wsp:val=&quot;0018604A&quot;/&gt;&lt;wsp:rsid wsp:val=&quot;00191174&quot;/&gt;&lt;wsp:rsid wsp:val=&quot;00192463&quot;/&gt;&lt;wsp:rsid wsp:val=&quot;00192A79&quot;/&gt;&lt;wsp:rsid wsp:val=&quot;00194D45&quot;/&gt;&lt;wsp:rsid wsp:val=&quot;00194E22&quot;/&gt;&lt;wsp:rsid wsp:val=&quot;001954C9&quot;/&gt;&lt;wsp:rsid wsp:val=&quot;00195DCA&quot;/&gt;&lt;wsp:rsid wsp:val=&quot;00195F6E&quot;/&gt;&lt;wsp:rsid wsp:val=&quot;00196569&quot;/&gt;&lt;wsp:rsid wsp:val=&quot;00197BE4&quot;/&gt;&lt;wsp:rsid wsp:val=&quot;001A0056&quot;/&gt;&lt;wsp:rsid wsp:val=&quot;001A0184&quot;/&gt;&lt;wsp:rsid wsp:val=&quot;001A03C2&quot;/&gt;&lt;wsp:rsid wsp:val=&quot;001A3481&quot;/&gt;&lt;wsp:rsid wsp:val=&quot;001A3FD9&quot;/&gt;&lt;wsp:rsid wsp:val=&quot;001A46F9&quot;/&gt;&lt;wsp:rsid wsp:val=&quot;001A4B94&quot;/&gt;&lt;wsp:rsid wsp:val=&quot;001A57A6&quot;/&gt;&lt;wsp:rsid wsp:val=&quot;001A6BC9&quot;/&gt;&lt;wsp:rsid wsp:val=&quot;001A7A1C&quot;/&gt;&lt;wsp:rsid wsp:val=&quot;001ACB90&quot;/&gt;&lt;wsp:rsid wsp:val=&quot;001B0871&quot;/&gt;&lt;wsp:rsid wsp:val=&quot;001B1C4C&quot;/&gt;&lt;wsp:rsid wsp:val=&quot;001B2A62&quot;/&gt;&lt;wsp:rsid wsp:val=&quot;001B3760&quot;/&gt;&lt;wsp:rsid wsp:val=&quot;001B441F&quot;/&gt;&lt;wsp:rsid wsp:val=&quot;001B4B0F&quot;/&gt;&lt;wsp:rsid wsp:val=&quot;001B6791&quot;/&gt;&lt;wsp:rsid wsp:val=&quot;001B7BE3&quot;/&gt;&lt;wsp:rsid wsp:val=&quot;001B7F9F&quot;/&gt;&lt;wsp:rsid wsp:val=&quot;001BFB26&quot;/&gt;&lt;wsp:rsid wsp:val=&quot;001C073F&quot;/&gt;&lt;wsp:rsid wsp:val=&quot;001C0B8A&quot;/&gt;&lt;wsp:rsid wsp:val=&quot;001C2188&quot;/&gt;&lt;wsp:rsid wsp:val=&quot;001C3537&quot;/&gt;&lt;wsp:rsid wsp:val=&quot;001C59B4&quot;/&gt;&lt;wsp:rsid wsp:val=&quot;001C6463&quot;/&gt;&lt;wsp:rsid wsp:val=&quot;001C737E&quot;/&gt;&lt;wsp:rsid wsp:val=&quot;001D0626&quot;/&gt;&lt;wsp:rsid wsp:val=&quot;001D1D1D&quot;/&gt;&lt;wsp:rsid wsp:val=&quot;001D1DE5&quot;/&gt;&lt;wsp:rsid wsp:val=&quot;001D2746&quot;/&gt;&lt;wsp:rsid wsp:val=&quot;001D5A15&quot;/&gt;&lt;wsp:rsid wsp:val=&quot;001D5E38&quot;/&gt;&lt;wsp:rsid wsp:val=&quot;001D6D30&quot;/&gt;&lt;wsp:rsid wsp:val=&quot;001D6F2B&quot;/&gt;&lt;wsp:rsid wsp:val=&quot;001D7604&quot;/&gt;&lt;wsp:rsid wsp:val=&quot;001E02DB&quot;/&gt;&lt;wsp:rsid wsp:val=&quot;001E1EAD&quot;/&gt;&lt;wsp:rsid wsp:val=&quot;001E2494&quot;/&gt;&lt;wsp:rsid wsp:val=&quot;001E2802&quot;/&gt;&lt;wsp:rsid wsp:val=&quot;001E306B&quot;/&gt;&lt;wsp:rsid wsp:val=&quot;001E33D4&quot;/&gt;&lt;wsp:rsid wsp:val=&quot;001E49DC&quot;/&gt;&lt;wsp:rsid wsp:val=&quot;001E4C13&quot;/&gt;&lt;wsp:rsid wsp:val=&quot;001E51F7&quot;/&gt;&lt;wsp:rsid wsp:val=&quot;001E53A8&quot;/&gt;&lt;wsp:rsid wsp:val=&quot;001E67E7&quot;/&gt;&lt;wsp:rsid wsp:val=&quot;001E7381&quot;/&gt;&lt;wsp:rsid wsp:val=&quot;001F0335&quot;/&gt;&lt;wsp:rsid wsp:val=&quot;001F042E&quot;/&gt;&lt;wsp:rsid wsp:val=&quot;001F0EE4&quot;/&gt;&lt;wsp:rsid wsp:val=&quot;001F123C&quot;/&gt;&lt;wsp:rsid wsp:val=&quot;001F1421&quot;/&gt;&lt;wsp:rsid wsp:val=&quot;001F23D7&quot;/&gt;&lt;wsp:rsid wsp:val=&quot;001F341A&quot;/&gt;&lt;wsp:rsid wsp:val=&quot;001F5B65&quot;/&gt;&lt;wsp:rsid wsp:val=&quot;001F5C6B&quot;/&gt;&lt;wsp:rsid wsp:val=&quot;001F7010&quot;/&gt;&lt;wsp:rsid wsp:val=&quot;001F7BC9&quot;/&gt;&lt;wsp:rsid wsp:val=&quot;00200F02&quot;/&gt;&lt;wsp:rsid wsp:val=&quot;002011F3&quot;/&gt;&lt;wsp:rsid wsp:val=&quot;002012AF&quot;/&gt;&lt;wsp:rsid wsp:val=&quot;00201646&quot;/&gt;&lt;wsp:rsid wsp:val=&quot;00202110&quot;/&gt;&lt;wsp:rsid wsp:val=&quot;0020296A&quot;/&gt;&lt;wsp:rsid wsp:val=&quot;00203824&quot;/&gt;&lt;wsp:rsid wsp:val=&quot;00204728&quot;/&gt;&lt;wsp:rsid wsp:val=&quot;00204921&quot;/&gt;&lt;wsp:rsid wsp:val=&quot;00205FD4&quot;/&gt;&lt;wsp:rsid wsp:val=&quot;00207B0C&quot;/&gt;&lt;wsp:rsid wsp:val=&quot;00207C68&quot;/&gt;&lt;wsp:rsid wsp:val=&quot;00211D78&quot;/&gt;&lt;wsp:rsid wsp:val=&quot;00211DDA&quot;/&gt;&lt;wsp:rsid wsp:val=&quot;0021208B&quot;/&gt;&lt;wsp:rsid wsp:val=&quot;002129B2&quot;/&gt;&lt;wsp:rsid wsp:val=&quot;0021315B&quot;/&gt;&lt;wsp:rsid wsp:val=&quot;0021331D&quot;/&gt;&lt;wsp:rsid wsp:val=&quot;002135AC&quot;/&gt;&lt;wsp:rsid wsp:val=&quot;002141FE&quot;/&gt;&lt;wsp:rsid wsp:val=&quot;00216438&quot;/&gt;&lt;wsp:rsid wsp:val=&quot;00216A42&quot;/&gt;&lt;wsp:rsid wsp:val=&quot;002200F8&quot;/&gt;&lt;wsp:rsid wsp:val=&quot;002217CB&quot;/&gt;&lt;wsp:rsid wsp:val=&quot;00222047&quot;/&gt;&lt;wsp:rsid wsp:val=&quot;002221F8&quot;/&gt;&lt;wsp:rsid wsp:val=&quot;00222689&quot;/&gt;&lt;wsp:rsid wsp:val=&quot;0022303F&quot;/&gt;&lt;wsp:rsid wsp:val=&quot;00225448&quot;/&gt;&lt;wsp:rsid wsp:val=&quot;00225576&quot;/&gt;&lt;wsp:rsid wsp:val=&quot;00226BD5&quot;/&gt;&lt;wsp:rsid wsp:val=&quot;00226FFF&quot;/&gt;&lt;wsp:rsid wsp:val=&quot;0022778D&quot;/&gt;&lt;wsp:rsid wsp:val=&quot;0023134D&quot;/&gt;&lt;wsp:rsid wsp:val=&quot;0023197A&quot;/&gt;&lt;wsp:rsid wsp:val=&quot;00234838&quot;/&gt;&lt;wsp:rsid wsp:val=&quot;00236119&quot;/&gt;&lt;wsp:rsid wsp:val=&quot;00237AB1&quot;/&gt;&lt;wsp:rsid wsp:val=&quot;00237B29&quot;/&gt;&lt;wsp:rsid wsp:val=&quot;00240079&quot;/&gt;&lt;wsp:rsid wsp:val=&quot;00240A2A&quot;/&gt;&lt;wsp:rsid wsp:val=&quot;00240ADF&quot;/&gt;&lt;wsp:rsid wsp:val=&quot;00241550&quot;/&gt;&lt;wsp:rsid wsp:val=&quot;00241638&quot;/&gt;&lt;wsp:rsid wsp:val=&quot;0024194D&quot;/&gt;&lt;wsp:rsid wsp:val=&quot;00243E48&quot;/&gt;&lt;wsp:rsid wsp:val=&quot;0024413F&quot;/&gt;&lt;wsp:rsid wsp:val=&quot;00244212&quot;/&gt;&lt;wsp:rsid wsp:val=&quot;002442C5&quot;/&gt;&lt;wsp:rsid wsp:val=&quot;00245562&quot;/&gt;&lt;wsp:rsid wsp:val=&quot;00246F17&quot;/&gt;&lt;wsp:rsid wsp:val=&quot;00247B9A&quot;/&gt;&lt;wsp:rsid wsp:val=&quot;00250439&quot;/&gt;&lt;wsp:rsid wsp:val=&quot;00252C8F&quot;/&gt;&lt;wsp:rsid wsp:val=&quot;00253BBC&quot;/&gt;&lt;wsp:rsid wsp:val=&quot;00253E48&quot;/&gt;&lt;wsp:rsid wsp:val=&quot;0025594F&quot;/&gt;&lt;wsp:rsid wsp:val=&quot;00255F9C&quot;/&gt;&lt;wsp:rsid wsp:val=&quot;002561C2&quot;/&gt;&lt;wsp:rsid wsp:val=&quot;00256673&quot;/&gt;&lt;wsp:rsid wsp:val=&quot;00256816&quot;/&gt;&lt;wsp:rsid wsp:val=&quot;00256A21&quot;/&gt;&lt;wsp:rsid wsp:val=&quot;00261AA4&quot;/&gt;&lt;wsp:rsid wsp:val=&quot;002631C5&quot;/&gt;&lt;wsp:rsid wsp:val=&quot;00263CFD&quot;/&gt;&lt;wsp:rsid wsp:val=&quot;0026430B&quot;/&gt;&lt;wsp:rsid wsp:val=&quot;00264AD3&quot;/&gt;&lt;wsp:rsid wsp:val=&quot;00264D10&quot;/&gt;&lt;wsp:rsid wsp:val=&quot;002657CC&quot;/&gt;&lt;wsp:rsid wsp:val=&quot;00265B16&quot;/&gt;&lt;wsp:rsid wsp:val=&quot;00265E13&quot;/&gt;&lt;wsp:rsid wsp:val=&quot;00265E88&quot;/&gt;&lt;wsp:rsid wsp:val=&quot;00266E80&quot;/&gt;&lt;wsp:rsid wsp:val=&quot;00271CD8&quot;/&gt;&lt;wsp:rsid wsp:val=&quot;002724A8&quot;/&gt;&lt;wsp:rsid wsp:val=&quot;002724BA&quot;/&gt;&lt;wsp:rsid wsp:val=&quot;00273438&quot;/&gt;&lt;wsp:rsid wsp:val=&quot;002740CD&quot;/&gt;&lt;wsp:rsid wsp:val=&quot;00275AFD&quot;/&gt;&lt;wsp:rsid wsp:val=&quot;00276831&quot;/&gt;&lt;wsp:rsid wsp:val=&quot;00276F00&quot;/&gt;&lt;wsp:rsid wsp:val=&quot;00277D36&quot;/&gt;&lt;wsp:rsid wsp:val=&quot;00277ED3&quot;/&gt;&lt;wsp:rsid wsp:val=&quot;002821FC&quot;/&gt;&lt;wsp:rsid wsp:val=&quot;00282839&quot;/&gt;&lt;wsp:rsid wsp:val=&quot;00283CDA&quot;/&gt;&lt;wsp:rsid wsp:val=&quot;002860A4&quot;/&gt;&lt;wsp:rsid wsp:val=&quot;00292400&quot;/&gt;&lt;wsp:rsid wsp:val=&quot;002934BD&quot;/&gt;&lt;wsp:rsid wsp:val=&quot;002937A9&quot;/&gt;&lt;wsp:rsid wsp:val=&quot;002937C3&quot;/&gt;&lt;wsp:rsid wsp:val=&quot;00293896&quot;/&gt;&lt;wsp:rsid wsp:val=&quot;0029424F&quot;/&gt;&lt;wsp:rsid wsp:val=&quot;00294287&quot;/&gt;&lt;wsp:rsid wsp:val=&quot;00294355&quot;/&gt;&lt;wsp:rsid wsp:val=&quot;00295129&quot;/&gt;&lt;wsp:rsid wsp:val=&quot;00295857&quot;/&gt;&lt;wsp:rsid wsp:val=&quot;0029585E&quot;/&gt;&lt;wsp:rsid wsp:val=&quot;0029589F&quot;/&gt;&lt;wsp:rsid wsp:val=&quot;002967B0&quot;/&gt;&lt;wsp:rsid wsp:val=&quot;002A1398&quot;/&gt;&lt;wsp:rsid wsp:val=&quot;002A2611&quot;/&gt;&lt;wsp:rsid wsp:val=&quot;002A3329&quot;/&gt;&lt;wsp:rsid wsp:val=&quot;002A440C&quot;/&gt;&lt;wsp:rsid wsp:val=&quot;002A512E&quot;/&gt;&lt;wsp:rsid wsp:val=&quot;002A5FC5&quot;/&gt;&lt;wsp:rsid wsp:val=&quot;002A729A&quot;/&gt;&lt;wsp:rsid wsp:val=&quot;002B18FF&quot;/&gt;&lt;wsp:rsid wsp:val=&quot;002B199F&quot;/&gt;&lt;wsp:rsid wsp:val=&quot;002B20AA&quot;/&gt;&lt;wsp:rsid wsp:val=&quot;002B378A&quot;/&gt;&lt;wsp:rsid wsp:val=&quot;002B4403&quot;/&gt;&lt;wsp:rsid wsp:val=&quot;002B4C8D&quot;/&gt;&lt;wsp:rsid wsp:val=&quot;002B5587&quot;/&gt;&lt;wsp:rsid wsp:val=&quot;002B5A2D&quot;/&gt;&lt;wsp:rsid wsp:val=&quot;002B6134&quot;/&gt;&lt;wsp:rsid wsp:val=&quot;002B6194&quot;/&gt;&lt;wsp:rsid wsp:val=&quot;002B61CB&quot;/&gt;&lt;wsp:rsid wsp:val=&quot;002B6C6B&quot;/&gt;&lt;wsp:rsid wsp:val=&quot;002B6F28&quot;/&gt;&lt;wsp:rsid wsp:val=&quot;002B7571&quot;/&gt;&lt;wsp:rsid wsp:val=&quot;002B75D6&quot;/&gt;&lt;wsp:rsid wsp:val=&quot;002C04F1&quot;/&gt;&lt;wsp:rsid wsp:val=&quot;002C1057&quot;/&gt;&lt;wsp:rsid wsp:val=&quot;002C2B6F&quot;/&gt;&lt;wsp:rsid wsp:val=&quot;002C3734&quot;/&gt;&lt;wsp:rsid wsp:val=&quot;002C574E&quot;/&gt;&lt;wsp:rsid wsp:val=&quot;002C5BE6&quot;/&gt;&lt;wsp:rsid wsp:val=&quot;002C7C5B&quot;/&gt;&lt;wsp:rsid wsp:val=&quot;002D0258&quot;/&gt;&lt;wsp:rsid wsp:val=&quot;002D0EB2&quot;/&gt;&lt;wsp:rsid wsp:val=&quot;002D1D05&quot;/&gt;&lt;wsp:rsid wsp:val=&quot;002D27F7&quot;/&gt;&lt;wsp:rsid wsp:val=&quot;002D289C&quot;/&gt;&lt;wsp:rsid wsp:val=&quot;002D2DBA&quot;/&gt;&lt;wsp:rsid wsp:val=&quot;002D3BDF&quot;/&gt;&lt;wsp:rsid wsp:val=&quot;002D3D7F&quot;/&gt;&lt;wsp:rsid wsp:val=&quot;002D42C2&quot;/&gt;&lt;wsp:rsid wsp:val=&quot;002D486E&quot;/&gt;&lt;wsp:rsid wsp:val=&quot;002D499C&quot;/&gt;&lt;wsp:rsid wsp:val=&quot;002D5169&quot;/&gt;&lt;wsp:rsid wsp:val=&quot;002D5343&quot;/&gt;&lt;wsp:rsid wsp:val=&quot;002D5A17&quot;/&gt;&lt;wsp:rsid wsp:val=&quot;002D7B93&quot;/&gt;&lt;wsp:rsid wsp:val=&quot;002E05C6&quot;/&gt;&lt;wsp:rsid wsp:val=&quot;002E17A6&quot;/&gt;&lt;wsp:rsid wsp:val=&quot;002E3199&quot;/&gt;&lt;wsp:rsid wsp:val=&quot;002E54D9&quot;/&gt;&lt;wsp:rsid wsp:val=&quot;002F07AF&quot;/&gt;&lt;wsp:rsid wsp:val=&quot;002F3464&quot;/&gt;&lt;wsp:rsid wsp:val=&quot;002F34BB&quot;/&gt;&lt;wsp:rsid wsp:val=&quot;002F3C97&quot;/&gt;&lt;wsp:rsid wsp:val=&quot;002F57A4&quot;/&gt;&lt;wsp:rsid wsp:val=&quot;002F6558&quot;/&gt;&lt;wsp:rsid wsp:val=&quot;002F7CD7&quot;/&gt;&lt;wsp:rsid wsp:val=&quot;002F7FCE&quot;/&gt;&lt;wsp:rsid wsp:val=&quot;003013B4&quot;/&gt;&lt;wsp:rsid wsp:val=&quot;00301B1A&quot;/&gt;&lt;wsp:rsid wsp:val=&quot;003035B7&quot;/&gt;&lt;wsp:rsid wsp:val=&quot;00303CFE&quot;/&gt;&lt;wsp:rsid wsp:val=&quot;0030456F&quot;/&gt;&lt;wsp:rsid wsp:val=&quot;003045E3&quot;/&gt;&lt;wsp:rsid wsp:val=&quot;0030546F&quot;/&gt;&lt;wsp:rsid wsp:val=&quot;00305D8B&quot;/&gt;&lt;wsp:rsid wsp:val=&quot;00305FCC&quot;/&gt;&lt;wsp:rsid wsp:val=&quot;003066E8&quot;/&gt;&lt;wsp:rsid wsp:val=&quot;00307E60&quot;/&gt;&lt;wsp:rsid wsp:val=&quot;00310BBB&quot;/&gt;&lt;wsp:rsid wsp:val=&quot;00311101&quot;/&gt;&lt;wsp:rsid wsp:val=&quot;0031317A&quot;/&gt;&lt;wsp:rsid wsp:val=&quot;00313926&quot;/&gt;&lt;wsp:rsid wsp:val=&quot;00313952&quot;/&gt;&lt;wsp:rsid wsp:val=&quot;003142E1&quot;/&gt;&lt;wsp:rsid wsp:val=&quot;00315FF7&quot;/&gt;&lt;wsp:rsid wsp:val=&quot;003175CE&quot;/&gt;&lt;wsp:rsid wsp:val=&quot;00317CFE&quot;/&gt;&lt;wsp:rsid wsp:val=&quot;00320972&quot;/&gt;&lt;wsp:rsid wsp:val=&quot;00321390&quot;/&gt;&lt;wsp:rsid wsp:val=&quot;0032161A&quot;/&gt;&lt;wsp:rsid wsp:val=&quot;00321CF9&quot;/&gt;&lt;wsp:rsid wsp:val=&quot;00322107&quot;/&gt;&lt;wsp:rsid wsp:val=&quot;003239A0&quot;/&gt;&lt;wsp:rsid wsp:val=&quot;00323F02&quot;/&gt;&lt;wsp:rsid wsp:val=&quot;00325716&quot;/&gt;&lt;wsp:rsid wsp:val=&quot;00326362&quot;/&gt;&lt;wsp:rsid wsp:val=&quot;00326590&quot;/&gt;&lt;wsp:rsid wsp:val=&quot;00326B5D&quot;/&gt;&lt;wsp:rsid wsp:val=&quot;0032712E&quot;/&gt;&lt;wsp:rsid wsp:val=&quot;0033191A&quot;/&gt;&lt;wsp:rsid wsp:val=&quot;00331EF5&quot;/&gt;&lt;wsp:rsid wsp:val=&quot;00332430&quot;/&gt;&lt;wsp:rsid wsp:val=&quot;00333118&quot;/&gt;&lt;wsp:rsid wsp:val=&quot;00333511&quot;/&gt;&lt;wsp:rsid wsp:val=&quot;00333694&quot;/&gt;&lt;wsp:rsid wsp:val=&quot;00333F1E&quot;/&gt;&lt;wsp:rsid wsp:val=&quot;00336ADB&quot;/&gt;&lt;wsp:rsid wsp:val=&quot;0033782C&quot;/&gt;&lt;wsp:rsid wsp:val=&quot;00337C84&quot;/&gt;&lt;wsp:rsid wsp:val=&quot;0034049C&quot;/&gt;&lt;wsp:rsid wsp:val=&quot;0034163B&quot;/&gt;&lt;wsp:rsid wsp:val=&quot;00341AF2&quot;/&gt;&lt;wsp:rsid wsp:val=&quot;00343C4C&quot;/&gt;&lt;wsp:rsid wsp:val=&quot;00344A7F&quot;/&gt;&lt;wsp:rsid wsp:val=&quot;00345DBF&quot;/&gt;&lt;wsp:rsid wsp:val=&quot;003469C0&quot;/&gt;&lt;wsp:rsid wsp:val=&quot;00346EFE&quot;/&gt;&lt;wsp:rsid wsp:val=&quot;003502EC&quot;/&gt;&lt;wsp:rsid wsp:val=&quot;00350D8B&quot;/&gt;&lt;wsp:rsid wsp:val=&quot;00350E4F&quot;/&gt;&lt;wsp:rsid wsp:val=&quot;0035202A&quot;/&gt;&lt;wsp:rsid wsp:val=&quot;00353041&quot;/&gt;&lt;wsp:rsid wsp:val=&quot;0035311A&quot;/&gt;&lt;wsp:rsid wsp:val=&quot;0035394D&quot;/&gt;&lt;wsp:rsid wsp:val=&quot;00353C6B&quot;/&gt;&lt;wsp:rsid wsp:val=&quot;00353CA2&quot;/&gt;&lt;wsp:rsid wsp:val=&quot;00353CD0&quot;/&gt;&lt;wsp:rsid wsp:val=&quot;00355262&quot;/&gt;&lt;wsp:rsid wsp:val=&quot;00355DF7&quot;/&gt;&lt;wsp:rsid wsp:val=&quot;00355F5F&quot;/&gt;&lt;wsp:rsid wsp:val=&quot;003569FD&quot;/&gt;&lt;wsp:rsid wsp:val=&quot;00357223&quot;/&gt;&lt;wsp:rsid wsp:val=&quot;003576AA&quot;/&gt;&lt;wsp:rsid wsp:val=&quot;00364C49&quot;/&gt;&lt;wsp:rsid wsp:val=&quot;00365AC1&quot;/&gt;&lt;wsp:rsid wsp:val=&quot;00366BEE&quot;/&gt;&lt;wsp:rsid wsp:val=&quot;00370013&quot;/&gt;&lt;wsp:rsid wsp:val=&quot;0037011B&quot;/&gt;&lt;wsp:rsid wsp:val=&quot;00370795&quot;/&gt;&lt;wsp:rsid wsp:val=&quot;00372009&quot;/&gt;&lt;wsp:rsid wsp:val=&quot;0037237A&quot;/&gt;&lt;wsp:rsid wsp:val=&quot;003726A5&quot;/&gt;&lt;wsp:rsid wsp:val=&quot;00372AF2&quot;/&gt;&lt;wsp:rsid wsp:val=&quot;00374844&quot;/&gt;&lt;wsp:rsid wsp:val=&quot;00376603&quot;/&gt;&lt;wsp:rsid wsp:val=&quot;003771D8&quot;/&gt;&lt;wsp:rsid wsp:val=&quot;00377319&quot;/&gt;&lt;wsp:rsid wsp:val=&quot;00381219&quot;/&gt;&lt;wsp:rsid wsp:val=&quot;003817ED&quot;/&gt;&lt;wsp:rsid wsp:val=&quot;0038382D&quot;/&gt;&lt;wsp:rsid wsp:val=&quot;0038460A&quot;/&gt;&lt;wsp:rsid wsp:val=&quot;00384FFB&quot;/&gt;&lt;wsp:rsid wsp:val=&quot;00385518&quot;/&gt;&lt;wsp:rsid wsp:val=&quot;00386FF8&quot;/&gt;&lt;wsp:rsid wsp:val=&quot;00387067&quot;/&gt;&lt;wsp:rsid wsp:val=&quot;003875A5&quot;/&gt;&lt;wsp:rsid wsp:val=&quot;003879F3&quot;/&gt;&lt;wsp:rsid wsp:val=&quot;00387A32&quot;/&gt;&lt;wsp:rsid wsp:val=&quot;003904BB&quot;/&gt;&lt;wsp:rsid wsp:val=&quot;003909D1&quot;/&gt;&lt;wsp:rsid wsp:val=&quot;00390AE6&quot;/&gt;&lt;wsp:rsid wsp:val=&quot;00390D47&quot;/&gt;&lt;wsp:rsid wsp:val=&quot;003913CC&quot;/&gt;&lt;wsp:rsid wsp:val=&quot;0039208D&quot;/&gt;&lt;wsp:rsid wsp:val=&quot;0039284A&quot;/&gt;&lt;wsp:rsid wsp:val=&quot;003928E1&quot;/&gt;&lt;wsp:rsid wsp:val=&quot;00392A7C&quot;/&gt;&lt;wsp:rsid wsp:val=&quot;00393305&quot;/&gt;&lt;wsp:rsid wsp:val=&quot;003933F8&quot;/&gt;&lt;wsp:rsid wsp:val=&quot;003937E4&quot;/&gt;&lt;wsp:rsid wsp:val=&quot;00394669&quot;/&gt;&lt;wsp:rsid wsp:val=&quot;00394838&quot;/&gt;&lt;wsp:rsid wsp:val=&quot;00395B68&quot;/&gt;&lt;wsp:rsid wsp:val=&quot;00395C4D&quot;/&gt;&lt;wsp:rsid wsp:val=&quot;00397A39&quot;/&gt;&lt;wsp:rsid wsp:val=&quot;003A0A22&quot;/&gt;&lt;wsp:rsid wsp:val=&quot;003A0D34&quot;/&gt;&lt;wsp:rsid wsp:val=&quot;003A0DD4&quot;/&gt;&lt;wsp:rsid wsp:val=&quot;003A1B5E&quot;/&gt;&lt;wsp:rsid wsp:val=&quot;003A29DE&quot;/&gt;&lt;wsp:rsid wsp:val=&quot;003A45E3&quot;/&gt;&lt;wsp:rsid wsp:val=&quot;003A7F68&quot;/&gt;&lt;wsp:rsid wsp:val=&quot;003B01CF&quot;/&gt;&lt;wsp:rsid wsp:val=&quot;003B117C&quot;/&gt;&lt;wsp:rsid wsp:val=&quot;003B149E&quot;/&gt;&lt;wsp:rsid wsp:val=&quot;003B21A9&quot;/&gt;&lt;wsp:rsid wsp:val=&quot;003B2EC4&quot;/&gt;&lt;wsp:rsid wsp:val=&quot;003B35F5&quot;/&gt;&lt;wsp:rsid wsp:val=&quot;003B4C33&quot;/&gt;&lt;wsp:rsid wsp:val=&quot;003B5114&quot;/&gt;&lt;wsp:rsid wsp:val=&quot;003B61F2&quot;/&gt;&lt;wsp:rsid wsp:val=&quot;003B62AA&quot;/&gt;&lt;wsp:rsid wsp:val=&quot;003B6A25&quot;/&gt;&lt;wsp:rsid wsp:val=&quot;003C13B1&quot;/&gt;&lt;wsp:rsid wsp:val=&quot;003C25BB&quot;/&gt;&lt;wsp:rsid wsp:val=&quot;003C3F48&quot;/&gt;&lt;wsp:rsid wsp:val=&quot;003C43A6&quot;/&gt;&lt;wsp:rsid wsp:val=&quot;003C4710&quot;/&gt;&lt;wsp:rsid wsp:val=&quot;003C56A5&quot;/&gt;&lt;wsp:rsid wsp:val=&quot;003C5ADB&quot;/&gt;&lt;wsp:rsid wsp:val=&quot;003C5B0E&quot;/&gt;&lt;wsp:rsid wsp:val=&quot;003C5C1D&quot;/&gt;&lt;wsp:rsid wsp:val=&quot;003C6580&quot;/&gt;&lt;wsp:rsid wsp:val=&quot;003D116D&quot;/&gt;&lt;wsp:rsid wsp:val=&quot;003D1621&quot;/&gt;&lt;wsp:rsid wsp:val=&quot;003D1A65&quot;/&gt;&lt;wsp:rsid wsp:val=&quot;003D2003&quot;/&gt;&lt;wsp:rsid wsp:val=&quot;003D38CC&quot;/&gt;&lt;wsp:rsid wsp:val=&quot;003D472F&quot;/&gt;&lt;wsp:rsid wsp:val=&quot;003D50E1&quot;/&gt;&lt;wsp:rsid wsp:val=&quot;003D57D9&quot;/&gt;&lt;wsp:rsid wsp:val=&quot;003D79C6&quot;/&gt;&lt;wsp:rsid wsp:val=&quot;003E0059&quot;/&gt;&lt;wsp:rsid wsp:val=&quot;003E04F3&quot;/&gt;&lt;wsp:rsid wsp:val=&quot;003E0B7B&quot;/&gt;&lt;wsp:rsid wsp:val=&quot;003E121C&quot;/&gt;&lt;wsp:rsid wsp:val=&quot;003E383B&quot;/&gt;&lt;wsp:rsid wsp:val=&quot;003E3AE7&quot;/&gt;&lt;wsp:rsid wsp:val=&quot;003E5040&quot;/&gt;&lt;wsp:rsid wsp:val=&quot;003E54DC&quot;/&gt;&lt;wsp:rsid wsp:val=&quot;003E58B3&quot;/&gt;&lt;wsp:rsid wsp:val=&quot;003E73CD&quot;/&gt;&lt;wsp:rsid wsp:val=&quot;003E7778&quot;/&gt;&lt;wsp:rsid wsp:val=&quot;003EADEF&quot;/&gt;&lt;wsp:rsid wsp:val=&quot;003F0001&quot;/&gt;&lt;wsp:rsid wsp:val=&quot;003F2121&quot;/&gt;&lt;wsp:rsid wsp:val=&quot;003F254D&quot;/&gt;&lt;wsp:rsid wsp:val=&quot;003F2B7B&quot;/&gt;&lt;wsp:rsid wsp:val=&quot;003F5F45&quot;/&gt;&lt;wsp:rsid wsp:val=&quot;003F662A&quot;/&gt;&lt;wsp:rsid wsp:val=&quot;003F6ABF&quot;/&gt;&lt;wsp:rsid wsp:val=&quot;003F745B&quot;/&gt;&lt;wsp:rsid wsp:val=&quot;003F798B&quot;/&gt;&lt;wsp:rsid wsp:val=&quot;003F7A40&quot;/&gt;&lt;wsp:rsid wsp:val=&quot;0040106A&quot;/&gt;&lt;wsp:rsid wsp:val=&quot;004017CF&quot;/&gt;&lt;wsp:rsid wsp:val=&quot;00401DE6&quot;/&gt;&lt;wsp:rsid wsp:val=&quot;00401F24&quot;/&gt;&lt;wsp:rsid wsp:val=&quot;00402169&quot;/&gt;&lt;wsp:rsid wsp:val=&quot;00403AC2&quot;/&gt;&lt;wsp:rsid wsp:val=&quot;00404284&quot;/&gt;&lt;wsp:rsid wsp:val=&quot;004046CA&quot;/&gt;&lt;wsp:rsid wsp:val=&quot;004049A4&quot;/&gt;&lt;wsp:rsid wsp:val=&quot;00406426&quot;/&gt;&lt;wsp:rsid wsp:val=&quot;004079BF&quot;/&gt;&lt;wsp:rsid wsp:val=&quot;00407DAC&quot;/&gt;&lt;wsp:rsid wsp:val=&quot;004119A6&quot;/&gt;&lt;wsp:rsid wsp:val=&quot;00411A8B&quot;/&gt;&lt;wsp:rsid wsp:val=&quot;00411E91&quot;/&gt;&lt;wsp:rsid wsp:val=&quot;004126C8&quot;/&gt;&lt;wsp:rsid wsp:val=&quot;00412AAA&quot;/&gt;&lt;wsp:rsid wsp:val=&quot;00414663&quot;/&gt;&lt;wsp:rsid wsp:val=&quot;00415D32&quot;/&gt;&lt;wsp:rsid wsp:val=&quot;00417165&quot;/&gt;&lt;wsp:rsid wsp:val=&quot;004173CD&quot;/&gt;&lt;wsp:rsid wsp:val=&quot;0041751B&quot;/&gt;&lt;wsp:rsid wsp:val=&quot;004175C5&quot;/&gt;&lt;wsp:rsid wsp:val=&quot;004176D8&quot;/&gt;&lt;wsp:rsid wsp:val=&quot;00417E90&quot;/&gt;&lt;wsp:rsid wsp:val=&quot;004213D7&quot;/&gt;&lt;wsp:rsid wsp:val=&quot;00421FA3&quot;/&gt;&lt;wsp:rsid wsp:val=&quot;00422A42&quot;/&gt;&lt;wsp:rsid wsp:val=&quot;00422BEF&quot;/&gt;&lt;wsp:rsid wsp:val=&quot;00423AD7&quot;/&gt;&lt;wsp:rsid wsp:val=&quot;00423BFB&quot;/&gt;&lt;wsp:rsid wsp:val=&quot;00424AC8&quot;/&gt;&lt;wsp:rsid wsp:val=&quot;00425060&quot;/&gt;&lt;wsp:rsid wsp:val=&quot;004253B8&quot;/&gt;&lt;wsp:rsid wsp:val=&quot;00426605&quot;/&gt;&lt;wsp:rsid wsp:val=&quot;00427F59&quot;/&gt;&lt;wsp:rsid wsp:val=&quot;00431C9B&quot;/&gt;&lt;wsp:rsid wsp:val=&quot;00432CA7&quot;/&gt;&lt;wsp:rsid wsp:val=&quot;00433170&quot;/&gt;&lt;wsp:rsid wsp:val=&quot;004336DF&quot;/&gt;&lt;wsp:rsid wsp:val=&quot;00434010&quot;/&gt;&lt;wsp:rsid wsp:val=&quot;00434123&quot;/&gt;&lt;wsp:rsid wsp:val=&quot;004346CA&quot;/&gt;&lt;wsp:rsid wsp:val=&quot;004359EF&quot;/&gt;&lt;wsp:rsid wsp:val=&quot;00435F1C&quot;/&gt;&lt;wsp:rsid wsp:val=&quot;0043622C&quot;/&gt;&lt;wsp:rsid wsp:val=&quot;00436A47&quot;/&gt;&lt;wsp:rsid wsp:val=&quot;00437A75&quot;/&gt;&lt;wsp:rsid wsp:val=&quot;00441245&quot;/&gt;&lt;wsp:rsid wsp:val=&quot;0044185F&quot;/&gt;&lt;wsp:rsid wsp:val=&quot;00441E4C&quot;/&gt;&lt;wsp:rsid wsp:val=&quot;00441E65&quot;/&gt;&lt;wsp:rsid wsp:val=&quot;00442458&quot;/&gt;&lt;wsp:rsid wsp:val=&quot;00442D45&quot;/&gt;&lt;wsp:rsid wsp:val=&quot;004431CE&quot;/&gt;&lt;wsp:rsid wsp:val=&quot;00443393&quot;/&gt;&lt;wsp:rsid wsp:val=&quot;00443B6B&quot;/&gt;&lt;wsp:rsid wsp:val=&quot;00444813&quot;/&gt;&lt;wsp:rsid wsp:val=&quot;00444836&quot;/&gt;&lt;wsp:rsid wsp:val=&quot;00444D13&quot;/&gt;&lt;wsp:rsid wsp:val=&quot;00447B1C&quot;/&gt;&lt;wsp:rsid wsp:val=&quot;004505E1&quot;/&gt;&lt;wsp:rsid wsp:val=&quot;00450D96&quot;/&gt;&lt;wsp:rsid wsp:val=&quot;004519CF&quot;/&gt;&lt;wsp:rsid wsp:val=&quot;0045234B&quot;/&gt;&lt;wsp:rsid wsp:val=&quot;004526FB&quot;/&gt;&lt;wsp:rsid wsp:val=&quot;00453692&quot;/&gt;&lt;wsp:rsid wsp:val=&quot;00455044&quot;/&gt;&lt;wsp:rsid wsp:val=&quot;00455571&quot;/&gt;&lt;wsp:rsid wsp:val=&quot;00456C59&quot;/&gt;&lt;wsp:rsid wsp:val=&quot;00456F02&quot;/&gt;&lt;wsp:rsid wsp:val=&quot;0046215A&quot;/&gt;&lt;wsp:rsid wsp:val=&quot;00462814&quot;/&gt;&lt;wsp:rsid wsp:val=&quot;00463818&quot;/&gt;&lt;wsp:rsid wsp:val=&quot;004639C4&quot;/&gt;&lt;wsp:rsid wsp:val=&quot;004639E7&quot;/&gt;&lt;wsp:rsid wsp:val=&quot;00465841&quot;/&gt;&lt;wsp:rsid wsp:val=&quot;00465D31&quot;/&gt;&lt;wsp:rsid wsp:val=&quot;004664E7&quot;/&gt;&lt;wsp:rsid wsp:val=&quot;00466E39&quot;/&gt;&lt;wsp:rsid wsp:val=&quot;00467A0C&quot;/&gt;&lt;wsp:rsid wsp:val=&quot;004701FC&quot;/&gt;&lt;wsp:rsid wsp:val=&quot;00470ED1&quot;/&gt;&lt;wsp:rsid wsp:val=&quot;00470F05&quot;/&gt;&lt;wsp:rsid wsp:val=&quot;0047119D&quot;/&gt;&lt;wsp:rsid wsp:val=&quot;00472A92&quot;/&gt;&lt;wsp:rsid wsp:val=&quot;00475813&quot;/&gt;&lt;wsp:rsid wsp:val=&quot;004763DB&quot;/&gt;&lt;wsp:rsid wsp:val=&quot;004772B8&quot;/&gt;&lt;wsp:rsid wsp:val=&quot;00480111&quot;/&gt;&lt;wsp:rsid wsp:val=&quot;00481610&quot;/&gt;&lt;wsp:rsid wsp:val=&quot;0048224A&quot;/&gt;&lt;wsp:rsid wsp:val=&quot;00482B32&quot;/&gt;&lt;wsp:rsid wsp:val=&quot;00485C43&quot;/&gt;&lt;wsp:rsid wsp:val=&quot;00485E4E&quot;/&gt;&lt;wsp:rsid wsp:val=&quot;00486B9D&quot;/&gt;&lt;wsp:rsid wsp:val=&quot;00487096&quot;/&gt;&lt;wsp:rsid wsp:val=&quot;00487BB8&quot;/&gt;&lt;wsp:rsid wsp:val=&quot;00490E36&quot;/&gt;&lt;wsp:rsid wsp:val=&quot;00490E71&quot;/&gt;&lt;wsp:rsid wsp:val=&quot;004919A2&quot;/&gt;&lt;wsp:rsid wsp:val=&quot;00491BB0&quot;/&gt;&lt;wsp:rsid wsp:val=&quot;00491DA5&quot;/&gt;&lt;wsp:rsid wsp:val=&quot;00492000&quot;/&gt;&lt;wsp:rsid wsp:val=&quot;0049293E&quot;/&gt;&lt;wsp:rsid wsp:val=&quot;00493EBC&quot;/&gt;&lt;wsp:rsid wsp:val=&quot;00494908&quot;/&gt;&lt;wsp:rsid wsp:val=&quot;00494FCD&quot;/&gt;&lt;wsp:rsid wsp:val=&quot;004950EC&quot;/&gt;&lt;wsp:rsid wsp:val=&quot;00495580&quot;/&gt;&lt;wsp:rsid wsp:val=&quot;00497CB7&quot;/&gt;&lt;wsp:rsid wsp:val=&quot;00497CD1&quot;/&gt;&lt;wsp:rsid wsp:val=&quot;004A0D24&quot;/&gt;&lt;wsp:rsid wsp:val=&quot;004A1D03&quot;/&gt;&lt;wsp:rsid wsp:val=&quot;004A24FD&quot;/&gt;&lt;wsp:rsid wsp:val=&quot;004A3B42&quot;/&gt;&lt;wsp:rsid wsp:val=&quot;004A41AA&quot;/&gt;&lt;wsp:rsid wsp:val=&quot;004A6B32&quot;/&gt;&lt;wsp:rsid wsp:val=&quot;004A7E47&quot;/&gt;&lt;wsp:rsid wsp:val=&quot;004B1512&quot;/&gt;&lt;wsp:rsid wsp:val=&quot;004B425A&quot;/&gt;&lt;wsp:rsid wsp:val=&quot;004B546C&quot;/&gt;&lt;wsp:rsid wsp:val=&quot;004B598B&quot;/&gt;&lt;wsp:rsid wsp:val=&quot;004B674B&quot;/&gt;&lt;wsp:rsid wsp:val=&quot;004B7024&quot;/&gt;&lt;wsp:rsid wsp:val=&quot;004B7879&quot;/&gt;&lt;wsp:rsid wsp:val=&quot;004C0082&quot;/&gt;&lt;wsp:rsid wsp:val=&quot;004C1014&quot;/&gt;&lt;wsp:rsid wsp:val=&quot;004C1BE8&quot;/&gt;&lt;wsp:rsid wsp:val=&quot;004C1F50&quot;/&gt;&lt;wsp:rsid wsp:val=&quot;004C2646&quot;/&gt;&lt;wsp:rsid wsp:val=&quot;004C2F85&quot;/&gt;&lt;wsp:rsid wsp:val=&quot;004C5033&quot;/&gt;&lt;wsp:rsid wsp:val=&quot;004C588E&quot;/&gt;&lt;wsp:rsid wsp:val=&quot;004C5B7C&quot;/&gt;&lt;wsp:rsid wsp:val=&quot;004C5EB8&quot;/&gt;&lt;wsp:rsid wsp:val=&quot;004C6D75&quot;/&gt;&lt;wsp:rsid wsp:val=&quot;004C7687&quot;/&gt;&lt;wsp:rsid wsp:val=&quot;004D1528&quot;/&gt;&lt;wsp:rsid wsp:val=&quot;004D17BD&quot;/&gt;&lt;wsp:rsid wsp:val=&quot;004D27E8&quot;/&gt;&lt;wsp:rsid wsp:val=&quot;004D2E46&quot;/&gt;&lt;wsp:rsid wsp:val=&quot;004D4FC4&quot;/&gt;&lt;wsp:rsid wsp:val=&quot;004D51D8&quot;/&gt;&lt;wsp:rsid wsp:val=&quot;004D5439&quot;/&gt;&lt;wsp:rsid wsp:val=&quot;004D61F9&quot;/&gt;&lt;wsp:rsid wsp:val=&quot;004D642B&quot;/&gt;&lt;wsp:rsid wsp:val=&quot;004D6B1C&quot;/&gt;&lt;wsp:rsid wsp:val=&quot;004D717F&quot;/&gt;&lt;wsp:rsid wsp:val=&quot;004E0355&quot;/&gt;&lt;wsp:rsid wsp:val=&quot;004E0506&quot;/&gt;&lt;wsp:rsid wsp:val=&quot;004E1F1A&quot;/&gt;&lt;wsp:rsid wsp:val=&quot;004E2490&quot;/&gt;&lt;wsp:rsid wsp:val=&quot;004E352F&quot;/&gt;&lt;wsp:rsid wsp:val=&quot;004E382E&quot;/&gt;&lt;wsp:rsid wsp:val=&quot;004E4D46&quot;/&gt;&lt;wsp:rsid wsp:val=&quot;004E5DFB&quot;/&gt;&lt;wsp:rsid wsp:val=&quot;004E6167&quot;/&gt;&lt;wsp:rsid wsp:val=&quot;004E7C9C&quot;/&gt;&lt;wsp:rsid wsp:val=&quot;004F03C6&quot;/&gt;&lt;wsp:rsid wsp:val=&quot;004F0B25&quot;/&gt;&lt;wsp:rsid wsp:val=&quot;004F0F07&quot;/&gt;&lt;wsp:rsid wsp:val=&quot;004F145A&quot;/&gt;&lt;wsp:rsid wsp:val=&quot;004F1F83&quot;/&gt;&lt;wsp:rsid wsp:val=&quot;004F2D2E&quot;/&gt;&lt;wsp:rsid wsp:val=&quot;004F35F4&quot;/&gt;&lt;wsp:rsid wsp:val=&quot;004F4A13&quot;/&gt;&lt;wsp:rsid wsp:val=&quot;004F5A52&quot;/&gt;&lt;wsp:rsid wsp:val=&quot;004F5E19&quot;/&gt;&lt;wsp:rsid wsp:val=&quot;004F651D&quot;/&gt;&lt;wsp:rsid wsp:val=&quot;004F7649&quot;/&gt;&lt;wsp:rsid wsp:val=&quot;004F765E&quot;/&gt;&lt;wsp:rsid wsp:val=&quot;00500169&quot;/&gt;&lt;wsp:rsid wsp:val=&quot;005014C3&quot;/&gt;&lt;wsp:rsid wsp:val=&quot;00503357&quot;/&gt;&lt;wsp:rsid wsp:val=&quot;00503969&quot;/&gt;&lt;wsp:rsid wsp:val=&quot;00503F68&quot;/&gt;&lt;wsp:rsid wsp:val=&quot;00504A89&quot;/&gt;&lt;wsp:rsid wsp:val=&quot;00504EDE&quot;/&gt;&lt;wsp:rsid wsp:val=&quot;005060C3&quot;/&gt;&lt;wsp:rsid wsp:val=&quot;00506588&quot;/&gt;&lt;wsp:rsid wsp:val=&quot;005077E4&quot;/&gt;&lt;wsp:rsid wsp:val=&quot;00507D55&quot;/&gt;&lt;wsp:rsid wsp:val=&quot;0051024A&quot;/&gt;&lt;wsp:rsid wsp:val=&quot;0051057A&quot;/&gt;&lt;wsp:rsid wsp:val=&quot;00511785&quot;/&gt;&lt;wsp:rsid wsp:val=&quot;005144C2&quot;/&gt;&lt;wsp:rsid wsp:val=&quot;0051551E&quot;/&gt;&lt;wsp:rsid wsp:val=&quot;005237BA&quot;/&gt;&lt;wsp:rsid wsp:val=&quot;00523BE9&quot;/&gt;&lt;wsp:rsid wsp:val=&quot;00523FD1&quot;/&gt;&lt;wsp:rsid wsp:val=&quot;0052490C&quot;/&gt;&lt;wsp:rsid wsp:val=&quot;00527DD2&quot;/&gt;&lt;wsp:rsid wsp:val=&quot;00530680&quot;/&gt;&lt;wsp:rsid wsp:val=&quot;0053115D&quot;/&gt;&lt;wsp:rsid wsp:val=&quot;00532AD2&quot;/&gt;&lt;wsp:rsid wsp:val=&quot;00532C13&quot;/&gt;&lt;wsp:rsid wsp:val=&quot;00532E03&quot;/&gt;&lt;wsp:rsid wsp:val=&quot;00533587&quot;/&gt;&lt;wsp:rsid wsp:val=&quot;00533A6D&quot;/&gt;&lt;wsp:rsid wsp:val=&quot;00535853&quot;/&gt;&lt;wsp:rsid wsp:val=&quot;00536CA6&quot;/&gt;&lt;wsp:rsid wsp:val=&quot;00537E99&quot;/&gt;&lt;wsp:rsid wsp:val=&quot;005410C6&quot;/&gt;&lt;wsp:rsid wsp:val=&quot;005420D7&quot;/&gt;&lt;wsp:rsid wsp:val=&quot;00542C73&quot;/&gt;&lt;wsp:rsid wsp:val=&quot;00544E17&quot;/&gt;&lt;wsp:rsid wsp:val=&quot;00544FBE&quot;/&gt;&lt;wsp:rsid wsp:val=&quot;005462D6&quot;/&gt;&lt;wsp:rsid wsp:val=&quot;00547FAC&quot;/&gt;&lt;wsp:rsid wsp:val=&quot;00552DE5&quot;/&gt;&lt;wsp:rsid wsp:val=&quot;00552EB2&quot;/&gt;&lt;wsp:rsid wsp:val=&quot;00554BB5&quot;/&gt;&lt;wsp:rsid wsp:val=&quot;00554D8A&quot;/&gt;&lt;wsp:rsid wsp:val=&quot;00555335&quot;/&gt;&lt;wsp:rsid wsp:val=&quot;00556239&quot;/&gt;&lt;wsp:rsid wsp:val=&quot;0055658D&quot;/&gt;&lt;wsp:rsid wsp:val=&quot;005608D8&quot;/&gt;&lt;wsp:rsid wsp:val=&quot;00560984&quot;/&gt;&lt;wsp:rsid wsp:val=&quot;00560F67&quot;/&gt;&lt;wsp:rsid wsp:val=&quot;00561E9C&quot;/&gt;&lt;wsp:rsid wsp:val=&quot;005620F2&quot;/&gt;&lt;wsp:rsid wsp:val=&quot;00563F1C&quot;/&gt;&lt;wsp:rsid wsp:val=&quot;00564F81&quot;/&gt;&lt;wsp:rsid wsp:val=&quot;005718D7&quot;/&gt;&lt;wsp:rsid wsp:val=&quot;00571D57&quot;/&gt;&lt;wsp:rsid wsp:val=&quot;0057222F&quot;/&gt;&lt;wsp:rsid wsp:val=&quot;00572BB2&quot;/&gt;&lt;wsp:rsid wsp:val=&quot;0057621F&quot;/&gt;&lt;wsp:rsid wsp:val=&quot;00576632&quot;/&gt;&lt;wsp:rsid wsp:val=&quot;005819B2&quot;/&gt;&lt;wsp:rsid wsp:val=&quot;00581C82&quot;/&gt;&lt;wsp:rsid wsp:val=&quot;00581DEB&quot;/&gt;&lt;wsp:rsid wsp:val=&quot;00582089&quot;/&gt;&lt;wsp:rsid wsp:val=&quot;005827BD&quot;/&gt;&lt;wsp:rsid wsp:val=&quot;00583B2D&quot;/&gt;&lt;wsp:rsid wsp:val=&quot;005857B0&quot;/&gt;&lt;wsp:rsid wsp:val=&quot;00585B7F&quot;/&gt;&lt;wsp:rsid wsp:val=&quot;00585E06&quot;/&gt;&lt;wsp:rsid wsp:val=&quot;00586386&quot;/&gt;&lt;wsp:rsid wsp:val=&quot;0058647A&quot;/&gt;&lt;wsp:rsid wsp:val=&quot;005865AC&quot;/&gt;&lt;wsp:rsid wsp:val=&quot;00590321&quot;/&gt;&lt;wsp:rsid wsp:val=&quot;0059068D&quot;/&gt;&lt;wsp:rsid wsp:val=&quot;00590990&quot;/&gt;&lt;wsp:rsid wsp:val=&quot;005910D8&quot;/&gt;&lt;wsp:rsid wsp:val=&quot;00591F3E&quot;/&gt;&lt;wsp:rsid wsp:val=&quot;00592121&quot;/&gt;&lt;wsp:rsid wsp:val=&quot;0059387C&quot;/&gt;&lt;wsp:rsid wsp:val=&quot;0059501B&quot;/&gt;&lt;wsp:rsid wsp:val=&quot;0059545B&quot;/&gt;&lt;wsp:rsid wsp:val=&quot;005A2560&quot;/&gt;&lt;wsp:rsid wsp:val=&quot;005A3607&quot;/&gt;&lt;wsp:rsid wsp:val=&quot;005A4426&quot;/&gt;&lt;wsp:rsid wsp:val=&quot;005A589A&quot;/&gt;&lt;wsp:rsid wsp:val=&quot;005B0598&quot;/&gt;&lt;wsp:rsid wsp:val=&quot;005B2A92&quot;/&gt;&lt;wsp:rsid wsp:val=&quot;005B310E&quot;/&gt;&lt;wsp:rsid wsp:val=&quot;005B35E8&quot;/&gt;&lt;wsp:rsid wsp:val=&quot;005B3C74&quot;/&gt;&lt;wsp:rsid wsp:val=&quot;005B472F&quot;/&gt;&lt;wsp:rsid wsp:val=&quot;005B4930&quot;/&gt;&lt;wsp:rsid wsp:val=&quot;005B4F4D&quot;/&gt;&lt;wsp:rsid wsp:val=&quot;005B79B2&quot;/&gt;&lt;wsp:rsid wsp:val=&quot;005B7D0F&quot;/&gt;&lt;wsp:rsid wsp:val=&quot;005C0CAD&quot;/&gt;&lt;wsp:rsid wsp:val=&quot;005C0D62&quot;/&gt;&lt;wsp:rsid wsp:val=&quot;005C1886&quot;/&gt;&lt;wsp:rsid wsp:val=&quot;005C1DB7&quot;/&gt;&lt;wsp:rsid wsp:val=&quot;005C34F8&quot;/&gt;&lt;wsp:rsid wsp:val=&quot;005C41A4&quot;/&gt;&lt;wsp:rsid wsp:val=&quot;005C424F&quot;/&gt;&lt;wsp:rsid wsp:val=&quot;005C4989&quot;/&gt;&lt;wsp:rsid wsp:val=&quot;005C4B8A&quot;/&gt;&lt;wsp:rsid wsp:val=&quot;005C7616&quot;/&gt;&lt;wsp:rsid wsp:val=&quot;005C78CA&quot;/&gt;&lt;wsp:rsid wsp:val=&quot;005D0954&quot;/&gt;&lt;wsp:rsid wsp:val=&quot;005D0A4F&quot;/&gt;&lt;wsp:rsid wsp:val=&quot;005D0DF2&quot;/&gt;&lt;wsp:rsid wsp:val=&quot;005D1890&quot;/&gt;&lt;wsp:rsid wsp:val=&quot;005D2482&quot;/&gt;&lt;wsp:rsid wsp:val=&quot;005D5784&quot;/&gt;&lt;wsp:rsid wsp:val=&quot;005D6B9D&quot;/&gt;&lt;wsp:rsid wsp:val=&quot;005D701A&quot;/&gt;&lt;wsp:rsid wsp:val=&quot;005E13BA&quot;/&gt;&lt;wsp:rsid wsp:val=&quot;005E2581&quot;/&gt;&lt;wsp:rsid wsp:val=&quot;005E3282&quot;/&gt;&lt;wsp:rsid wsp:val=&quot;005E355C&quot;/&gt;&lt;wsp:rsid wsp:val=&quot;005E45CD&quot;/&gt;&lt;wsp:rsid wsp:val=&quot;005E50E5&quot;/&gt;&lt;wsp:rsid wsp:val=&quot;005E5239&quot;/&gt;&lt;wsp:rsid wsp:val=&quot;005E7F57&quot;/&gt;&lt;wsp:rsid wsp:val=&quot;005F031E&quot;/&gt;&lt;wsp:rsid wsp:val=&quot;005F0714&quot;/&gt;&lt;wsp:rsid wsp:val=&quot;005F389A&quot;/&gt;&lt;wsp:rsid wsp:val=&quot;005F3BB5&quot;/&gt;&lt;wsp:rsid wsp:val=&quot;005F45B3&quot;/&gt;&lt;wsp:rsid wsp:val=&quot;005F47F6&quot;/&gt;&lt;wsp:rsid wsp:val=&quot;005F5B5E&quot;/&gt;&lt;wsp:rsid wsp:val=&quot;005F7528&quot;/&gt;&lt;wsp:rsid wsp:val=&quot;005F7973&quot;/&gt;&lt;wsp:rsid wsp:val=&quot;005FB855&quot;/&gt;&lt;wsp:rsid wsp:val=&quot;006003DC&quot;/&gt;&lt;wsp:rsid wsp:val=&quot;00600632&quot;/&gt;&lt;wsp:rsid wsp:val=&quot;0060070D&quot;/&gt;&lt;wsp:rsid wsp:val=&quot;00600DD1&quot;/&gt;&lt;wsp:rsid wsp:val=&quot;00601A94&quot;/&gt;&lt;wsp:rsid wsp:val=&quot;00603518&quot;/&gt;&lt;wsp:rsid wsp:val=&quot;00604217&quot;/&gt;&lt;wsp:rsid wsp:val=&quot;00605BA0&quot;/&gt;&lt;wsp:rsid wsp:val=&quot;00605CDF&quot;/&gt;&lt;wsp:rsid wsp:val=&quot;006060A9&quot;/&gt;&lt;wsp:rsid wsp:val=&quot;00607E88&quot;/&gt;&lt;wsp:rsid wsp:val=&quot;0060F02E&quot;/&gt;&lt;wsp:rsid wsp:val=&quot;00611591&quot;/&gt;&lt;wsp:rsid wsp:val=&quot;00612140&quot;/&gt;&lt;wsp:rsid wsp:val=&quot;00613240&quot;/&gt;&lt;wsp:rsid wsp:val=&quot;00614ABD&quot;/&gt;&lt;wsp:rsid wsp:val=&quot;00615505&quot;/&gt;&lt;wsp:rsid wsp:val=&quot;0061673D&quot;/&gt;&lt;wsp:rsid wsp:val=&quot;00620A85&quot;/&gt;&lt;wsp:rsid wsp:val=&quot;00620BC4&quot;/&gt;&lt;wsp:rsid wsp:val=&quot;00620BD8&quot;/&gt;&lt;wsp:rsid wsp:val=&quot;0062127F&quot;/&gt;&lt;wsp:rsid wsp:val=&quot;006241E4&quot;/&gt;&lt;wsp:rsid wsp:val=&quot;00624A9E&quot;/&gt;&lt;wsp:rsid wsp:val=&quot;00624ADE&quot;/&gt;&lt;wsp:rsid wsp:val=&quot;00625B26&quot;/&gt;&lt;wsp:rsid wsp:val=&quot;00627A13&quot;/&gt;&lt;wsp:rsid wsp:val=&quot;00627C86&quot;/&gt;&lt;wsp:rsid wsp:val=&quot;00631891&quot;/&gt;&lt;wsp:rsid wsp:val=&quot;00632EFB&quot;/&gt;&lt;wsp:rsid wsp:val=&quot;00633A91&quot;/&gt;&lt;wsp:rsid wsp:val=&quot;00634A89&quot;/&gt;&lt;wsp:rsid wsp:val=&quot;0063500C&quot;/&gt;&lt;wsp:rsid wsp:val=&quot;00636780&quot;/&gt;&lt;wsp:rsid wsp:val=&quot;00636D82&quot;/&gt;&lt;wsp:rsid wsp:val=&quot;006375A4&quot;/&gt;&lt;wsp:rsid wsp:val=&quot;006378CD&quot;/&gt;&lt;wsp:rsid wsp:val=&quot;0064039B&quot;/&gt;&lt;wsp:rsid wsp:val=&quot;00641AC9&quot;/&gt;&lt;wsp:rsid wsp:val=&quot;006423B0&quot;/&gt;&lt;wsp:rsid wsp:val=&quot;00642AB3&quot;/&gt;&lt;wsp:rsid wsp:val=&quot;00642FAE&quot;/&gt;&lt;wsp:rsid wsp:val=&quot;00643FD7&quot;/&gt;&lt;wsp:rsid wsp:val=&quot;00644D02&quot;/&gt;&lt;wsp:rsid wsp:val=&quot;00645588&quot;/&gt;&lt;wsp:rsid wsp:val=&quot;006479B4&quot;/&gt;&lt;wsp:rsid wsp:val=&quot;006507B2&quot;/&gt;&lt;wsp:rsid wsp:val=&quot;00650D4B&quot;/&gt;&lt;wsp:rsid wsp:val=&quot;00650E21&quot;/&gt;&lt;wsp:rsid wsp:val=&quot;006515C4&quot;/&gt;&lt;wsp:rsid wsp:val=&quot;00653016&quot;/&gt;&lt;wsp:rsid wsp:val=&quot;00653941&quot;/&gt;&lt;wsp:rsid wsp:val=&quot;00653B4A&quot;/&gt;&lt;wsp:rsid wsp:val=&quot;0065555F&quot;/&gt;&lt;wsp:rsid wsp:val=&quot;0065639E&quot;/&gt;&lt;wsp:rsid wsp:val=&quot;006571EF&quot;/&gt;&lt;wsp:rsid wsp:val=&quot;0065753F&quot;/&gt;&lt;wsp:rsid wsp:val=&quot;0066003F&quot;/&gt;&lt;wsp:rsid wsp:val=&quot;0066044F&quot;/&gt;&lt;wsp:rsid wsp:val=&quot;00660B9C&quot;/&gt;&lt;wsp:rsid wsp:val=&quot;006617B5&quot;/&gt;&lt;wsp:rsid wsp:val=&quot;00661D27&quot;/&gt;&lt;wsp:rsid wsp:val=&quot;00662905&quot;/&gt;&lt;wsp:rsid wsp:val=&quot;0066328C&quot;/&gt;&lt;wsp:rsid wsp:val=&quot;00663B50&quot;/&gt;&lt;wsp:rsid wsp:val=&quot;006647A4&quot;/&gt;&lt;wsp:rsid wsp:val=&quot;006652CB&quot;/&gt;&lt;wsp:rsid wsp:val=&quot;00665B19&quot;/&gt;&lt;wsp:rsid wsp:val=&quot;00666EB9&quot;/&gt;&lt;wsp:rsid wsp:val=&quot;00670343&quot;/&gt;&lt;wsp:rsid wsp:val=&quot;006710B2&quot;/&gt;&lt;wsp:rsid wsp:val=&quot;0067119D&quot;/&gt;&lt;wsp:rsid wsp:val=&quot;0067206E&quot;/&gt;&lt;wsp:rsid wsp:val=&quot;00672CFE&quot;/&gt;&lt;wsp:rsid wsp:val=&quot;0067326E&quot;/&gt;&lt;wsp:rsid wsp:val=&quot;00673BBC&quot;/&gt;&lt;wsp:rsid wsp:val=&quot;00673D7E&quot;/&gt;&lt;wsp:rsid wsp:val=&quot;00673EDC&quot;/&gt;&lt;wsp:rsid wsp:val=&quot;00674236&quot;/&gt;&lt;wsp:rsid wsp:val=&quot;0067443F&quot;/&gt;&lt;wsp:rsid wsp:val=&quot;00674C9F&quot;/&gt;&lt;wsp:rsid wsp:val=&quot;00675F3E&quot;/&gt;&lt;wsp:rsid wsp:val=&quot;0067623C&quot;/&gt;&lt;wsp:rsid wsp:val=&quot;00676C63&quot;/&gt;&lt;wsp:rsid wsp:val=&quot;0068020C&quot;/&gt;&lt;wsp:rsid wsp:val=&quot;006818D6&quot;/&gt;&lt;wsp:rsid wsp:val=&quot;006823C7&quot;/&gt;&lt;wsp:rsid wsp:val=&quot;0068242C&quot;/&gt;&lt;wsp:rsid wsp:val=&quot;006830EF&quot;/&gt;&lt;wsp:rsid wsp:val=&quot;006844DD&quot;/&gt;&lt;wsp:rsid wsp:val=&quot;0068599E&quot;/&gt;&lt;wsp:rsid wsp:val=&quot;00686525&quot;/&gt;&lt;wsp:rsid wsp:val=&quot;00686667&quot;/&gt;&lt;wsp:rsid wsp:val=&quot;00686D05&quot;/&gt;&lt;wsp:rsid wsp:val=&quot;006905BA&quot;/&gt;&lt;wsp:rsid wsp:val=&quot;00691387&quot;/&gt;&lt;wsp:rsid wsp:val=&quot;006924A1&quot;/&gt;&lt;wsp:rsid wsp:val=&quot;00692AF4&quot;/&gt;&lt;wsp:rsid wsp:val=&quot;00694400&quot;/&gt;&lt;wsp:rsid wsp:val=&quot;00694BD3&quot;/&gt;&lt;wsp:rsid wsp:val=&quot;00694F22&quot;/&gt;&lt;wsp:rsid wsp:val=&quot;006959AB&quot;/&gt;&lt;wsp:rsid wsp:val=&quot;00695F1E&quot;/&gt;&lt;wsp:rsid wsp:val=&quot;006960DB&quot;/&gt;&lt;wsp:rsid wsp:val=&quot;0069618C&quot;/&gt;&lt;wsp:rsid wsp:val=&quot;006A3450&quot;/&gt;&lt;wsp:rsid wsp:val=&quot;006A44FB&quot;/&gt;&lt;wsp:rsid wsp:val=&quot;006A498C&quot;/&gt;&lt;wsp:rsid wsp:val=&quot;006A528D&quot;/&gt;&lt;wsp:rsid wsp:val=&quot;006A53AE&quot;/&gt;&lt;wsp:rsid wsp:val=&quot;006A53F4&quot;/&gt;&lt;wsp:rsid wsp:val=&quot;006A57E7&quot;/&gt;&lt;wsp:rsid wsp:val=&quot;006A5CD1&quot;/&gt;&lt;wsp:rsid wsp:val=&quot;006A659A&quot;/&gt;&lt;wsp:rsid wsp:val=&quot;006B0AE0&quot;/&gt;&lt;wsp:rsid wsp:val=&quot;006B168B&quot;/&gt;&lt;wsp:rsid wsp:val=&quot;006B307E&quot;/&gt;&lt;wsp:rsid wsp:val=&quot;006B38EF&quot;/&gt;&lt;wsp:rsid wsp:val=&quot;006B39A3&quot;/&gt;&lt;wsp:rsid wsp:val=&quot;006B3FA4&quot;/&gt;&lt;wsp:rsid wsp:val=&quot;006B4DD2&quot;/&gt;&lt;wsp:rsid wsp:val=&quot;006B5F14&quot;/&gt;&lt;wsp:rsid wsp:val=&quot;006B629C&quot;/&gt;&lt;wsp:rsid wsp:val=&quot;006B68F0&quot;/&gt;&lt;wsp:rsid wsp:val=&quot;006B6FA6&quot;/&gt;&lt;wsp:rsid wsp:val=&quot;006B7192&quot;/&gt;&lt;wsp:rsid wsp:val=&quot;006B729F&quot;/&gt;&lt;wsp:rsid wsp:val=&quot;006B78AF&quot;/&gt;&lt;wsp:rsid wsp:val=&quot;006B7AD4&quot;/&gt;&lt;wsp:rsid wsp:val=&quot;006B7F82&quot;/&gt;&lt;wsp:rsid wsp:val=&quot;006C1A58&quot;/&gt;&lt;wsp:rsid wsp:val=&quot;006C23CB&quot;/&gt;&lt;wsp:rsid wsp:val=&quot;006C4AE6&quot;/&gt;&lt;wsp:rsid wsp:val=&quot;006C5E1D&quot;/&gt;&lt;wsp:rsid wsp:val=&quot;006C5EC5&quot;/&gt;&lt;wsp:rsid wsp:val=&quot;006C5F13&quot;/&gt;&lt;wsp:rsid wsp:val=&quot;006C7439&quot;/&gt;&lt;wsp:rsid wsp:val=&quot;006C7520&quot;/&gt;&lt;wsp:rsid wsp:val=&quot;006D02A6&quot;/&gt;&lt;wsp:rsid wsp:val=&quot;006D1528&quot;/&gt;&lt;wsp:rsid wsp:val=&quot;006D156F&quot;/&gt;&lt;wsp:rsid wsp:val=&quot;006D1A3D&quot;/&gt;&lt;wsp:rsid wsp:val=&quot;006D3FD4&quot;/&gt;&lt;wsp:rsid wsp:val=&quot;006D44E7&quot;/&gt;&lt;wsp:rsid wsp:val=&quot;006D459C&quot;/&gt;&lt;wsp:rsid wsp:val=&quot;006D495A&quot;/&gt;&lt;wsp:rsid wsp:val=&quot;006D5994&quot;/&gt;&lt;wsp:rsid wsp:val=&quot;006D5B9F&quot;/&gt;&lt;wsp:rsid wsp:val=&quot;006D75F4&quot;/&gt;&lt;wsp:rsid wsp:val=&quot;006D7B63&quot;/&gt;&lt;wsp:rsid wsp:val=&quot;006E02F5&quot;/&gt;&lt;wsp:rsid wsp:val=&quot;006E0B74&quot;/&gt;&lt;wsp:rsid wsp:val=&quot;006E185E&quot;/&gt;&lt;wsp:rsid wsp:val=&quot;006E19A1&quot;/&gt;&lt;wsp:rsid wsp:val=&quot;006E1BF5&quot;/&gt;&lt;wsp:rsid wsp:val=&quot;006E1CA3&quot;/&gt;&lt;wsp:rsid wsp:val=&quot;006E203A&quot;/&gt;&lt;wsp:rsid wsp:val=&quot;006E3833&quot;/&gt;&lt;wsp:rsid wsp:val=&quot;006E42E4&quot;/&gt;&lt;wsp:rsid wsp:val=&quot;006E5246&quot;/&gt;&lt;wsp:rsid wsp:val=&quot;006E5252&quot;/&gt;&lt;wsp:rsid wsp:val=&quot;006E76A1&quot;/&gt;&lt;wsp:rsid wsp:val=&quot;006E7916&quot;/&gt;&lt;wsp:rsid wsp:val=&quot;006F0286&quot;/&gt;&lt;wsp:rsid wsp:val=&quot;006F0C9F&quot;/&gt;&lt;wsp:rsid wsp:val=&quot;006F20FD&quot;/&gt;&lt;wsp:rsid wsp:val=&quot;006F4728&quot;/&gt;&lt;wsp:rsid wsp:val=&quot;006F6C2B&quot;/&gt;&lt;wsp:rsid wsp:val=&quot;006F6DCE&quot;/&gt;&lt;wsp:rsid wsp:val=&quot;006F772C&quot;/&gt;&lt;wsp:rsid wsp:val=&quot;006F7DC2&quot;/&gt;&lt;wsp:rsid wsp:val=&quot;00700212&quot;/&gt;&lt;wsp:rsid wsp:val=&quot;00700966&quot;/&gt;&lt;wsp:rsid wsp:val=&quot;00701136&quot;/&gt;&lt;wsp:rsid wsp:val=&quot;007011D7&quot;/&gt;&lt;wsp:rsid wsp:val=&quot;0070194D&quot;/&gt;&lt;wsp:rsid wsp:val=&quot;0070279B&quot;/&gt;&lt;wsp:rsid wsp:val=&quot;0070351A&quot;/&gt;&lt;wsp:rsid wsp:val=&quot;00706322&quot;/&gt;&lt;wsp:rsid wsp:val=&quot;00706F11&quot;/&gt;&lt;wsp:rsid wsp:val=&quot;007073D6&quot;/&gt;&lt;wsp:rsid wsp:val=&quot;00707827&quot;/&gt;&lt;wsp:rsid wsp:val=&quot;00710886&quot;/&gt;&lt;wsp:rsid wsp:val=&quot;007114CF&quot;/&gt;&lt;wsp:rsid wsp:val=&quot;007115BE&quot;/&gt;&lt;wsp:rsid wsp:val=&quot;00711CEA&quot;/&gt;&lt;wsp:rsid wsp:val=&quot;00712A1E&quot;/&gt;&lt;wsp:rsid wsp:val=&quot;00714398&quot;/&gt;&lt;wsp:rsid wsp:val=&quot;007165D5&quot;/&gt;&lt;wsp:rsid wsp:val=&quot;00716A3E&quot;/&gt;&lt;wsp:rsid wsp:val=&quot;00717798&quot;/&gt;&lt;wsp:rsid wsp:val=&quot;007200A1&quot;/&gt;&lt;wsp:rsid wsp:val=&quot;00720357&quot;/&gt;&lt;wsp:rsid wsp:val=&quot;007209E3&quot;/&gt;&lt;wsp:rsid wsp:val=&quot;007211DF&quot;/&gt;&lt;wsp:rsid wsp:val=&quot;00722978&quot;/&gt;&lt;wsp:rsid wsp:val=&quot;00723161&quot;/&gt;&lt;wsp:rsid wsp:val=&quot;00723B96&quot;/&gt;&lt;wsp:rsid wsp:val=&quot;00724DEF&quot;/&gt;&lt;wsp:rsid wsp:val=&quot;00724F81&quot;/&gt;&lt;wsp:rsid wsp:val=&quot;0072591D&quot;/&gt;&lt;wsp:rsid wsp:val=&quot;00725ED0&quot;/&gt;&lt;wsp:rsid wsp:val=&quot;00726298&quot;/&gt;&lt;wsp:rsid wsp:val=&quot;007273AE&quot;/&gt;&lt;wsp:rsid wsp:val=&quot;00727569&quot;/&gt;&lt;wsp:rsid wsp:val=&quot;00727A53&quot;/&gt;&lt;wsp:rsid wsp:val=&quot;007308B5&quot;/&gt;&lt;wsp:rsid wsp:val=&quot;00730E1F&quot;/&gt;&lt;wsp:rsid wsp:val=&quot;00730F60&quot;/&gt;&lt;wsp:rsid wsp:val=&quot;00731029&quot;/&gt;&lt;wsp:rsid wsp:val=&quot;0073117F&quot;/&gt;&lt;wsp:rsid wsp:val=&quot;007314ED&quot;/&gt;&lt;wsp:rsid wsp:val=&quot;00731DAF&quot;/&gt;&lt;wsp:rsid wsp:val=&quot;007325B7&quot;/&gt;&lt;wsp:rsid wsp:val=&quot;00733CF6&quot;/&gt;&lt;wsp:rsid wsp:val=&quot;007348BF&quot;/&gt;&lt;wsp:rsid wsp:val=&quot;00734E55&quot;/&gt;&lt;wsp:rsid wsp:val=&quot;00736288&quot;/&gt;&lt;wsp:rsid wsp:val=&quot;00736BE6&quot;/&gt;&lt;wsp:rsid wsp:val=&quot;00737981&quot;/&gt;&lt;wsp:rsid wsp:val=&quot;00740995&quot;/&gt;&lt;wsp:rsid wsp:val=&quot;007417D3&quot;/&gt;&lt;wsp:rsid wsp:val=&quot;007426D3&quot;/&gt;&lt;wsp:rsid wsp:val=&quot;00742E97&quot;/&gt;&lt;wsp:rsid wsp:val=&quot;00743FE0&quot;/&gt;&lt;wsp:rsid wsp:val=&quot;00744EE0&quot;/&gt;&lt;wsp:rsid wsp:val=&quot;007468C7&quot;/&gt;&lt;wsp:rsid wsp:val=&quot;00750EE3&quot;/&gt;&lt;wsp:rsid wsp:val=&quot;007510E7&quot;/&gt;&lt;wsp:rsid wsp:val=&quot;00751F3F&quot;/&gt;&lt;wsp:rsid wsp:val=&quot;00752FB6&quot;/&gt;&lt;wsp:rsid wsp:val=&quot;00753294&quot;/&gt;&lt;wsp:rsid wsp:val=&quot;00753549&quot;/&gt;&lt;wsp:rsid wsp:val=&quot;007536EF&quot;/&gt;&lt;wsp:rsid wsp:val=&quot;00753BCA&quot;/&gt;&lt;wsp:rsid wsp:val=&quot;00754245&quot;/&gt;&lt;wsp:rsid wsp:val=&quot;007563BD&quot;/&gt;&lt;wsp:rsid wsp:val=&quot;007566F2&quot;/&gt;&lt;wsp:rsid wsp:val=&quot;00756B77&quot;/&gt;&lt;wsp:rsid wsp:val=&quot;00756EB1&quot;/&gt;&lt;wsp:rsid wsp:val=&quot;0076091E&quot;/&gt;&lt;wsp:rsid wsp:val=&quot;00760E72&quot;/&gt;&lt;wsp:rsid wsp:val=&quot;0076141A&quot;/&gt;&lt;wsp:rsid wsp:val=&quot;00761662&quot;/&gt;&lt;wsp:rsid wsp:val=&quot;00762A9D&quot;/&gt;&lt;wsp:rsid wsp:val=&quot;00764669&quot;/&gt;&lt;wsp:rsid wsp:val=&quot;00765116&quot;/&gt;&lt;wsp:rsid wsp:val=&quot;007667AD&quot;/&gt;&lt;wsp:rsid wsp:val=&quot;00766F79&quot;/&gt;&lt;wsp:rsid wsp:val=&quot;0076706E&quot;/&gt;&lt;wsp:rsid wsp:val=&quot;007671CF&quot;/&gt;&lt;wsp:rsid wsp:val=&quot;007676C3&quot;/&gt;&lt;wsp:rsid wsp:val=&quot;00770BE8&quot;/&gt;&lt;wsp:rsid wsp:val=&quot;00770C24&quot;/&gt;&lt;wsp:rsid wsp:val=&quot;00770F15&quot;/&gt;&lt;wsp:rsid wsp:val=&quot;00771A9A&quot;/&gt;&lt;wsp:rsid wsp:val=&quot;00771E1F&quot;/&gt;&lt;wsp:rsid wsp:val=&quot;007723E7&quot;/&gt;&lt;wsp:rsid wsp:val=&quot;0077305C&quot;/&gt;&lt;wsp:rsid wsp:val=&quot;007735AB&quot;/&gt;&lt;wsp:rsid wsp:val=&quot;007738E3&quot;/&gt;&lt;wsp:rsid wsp:val=&quot;00773AC7&quot;/&gt;&lt;wsp:rsid wsp:val=&quot;007758C6&quot;/&gt;&lt;wsp:rsid wsp:val=&quot;007769AA&quot;/&gt;&lt;wsp:rsid wsp:val=&quot;0077EFFA&quot;/&gt;&lt;wsp:rsid wsp:val=&quot;007808D2&quot;/&gt;&lt;wsp:rsid wsp:val=&quot;00781408&quot;/&gt;&lt;wsp:rsid wsp:val=&quot;00781A6B&quot;/&gt;&lt;wsp:rsid wsp:val=&quot;00781D26&quot;/&gt;&lt;wsp:rsid wsp:val=&quot;00781D57&quot;/&gt;&lt;wsp:rsid wsp:val=&quot;0078338A&quot;/&gt;&lt;wsp:rsid wsp:val=&quot;00783494&quot;/&gt;&lt;wsp:rsid wsp:val=&quot;00784064&quot;/&gt;&lt;wsp:rsid wsp:val=&quot;007846CE&quot;/&gt;&lt;wsp:rsid wsp:val=&quot;00785423&quot;/&gt;&lt;wsp:rsid wsp:val=&quot;007871BA&quot;/&gt;&lt;wsp:rsid wsp:val=&quot;00791DBB&quot;/&gt;&lt;wsp:rsid wsp:val=&quot;00792DE8&quot;/&gt;&lt;wsp:rsid wsp:val=&quot;00793695&quot;/&gt;&lt;wsp:rsid wsp:val=&quot;00794D6A&quot;/&gt;&lt;wsp:rsid wsp:val=&quot;00795BE4&quot;/&gt;&lt;wsp:rsid wsp:val=&quot;00797371&quot;/&gt;&lt;wsp:rsid wsp:val=&quot;007974E5&quot;/&gt;&lt;wsp:rsid wsp:val=&quot;00797877&quot;/&gt;&lt;wsp:rsid wsp:val=&quot;00797F42&quot;/&gt;&lt;wsp:rsid wsp:val=&quot;007A0B86&quot;/&gt;&lt;wsp:rsid wsp:val=&quot;007A2CE9&quot;/&gt;&lt;wsp:rsid wsp:val=&quot;007A333C&quot;/&gt;&lt;wsp:rsid wsp:val=&quot;007A3587&quot;/&gt;&lt;wsp:rsid wsp:val=&quot;007A4A94&quot;/&gt;&lt;wsp:rsid wsp:val=&quot;007A4CDD&quot;/&gt;&lt;wsp:rsid wsp:val=&quot;007A53E9&quot;/&gt;&lt;wsp:rsid wsp:val=&quot;007A6F71&quot;/&gt;&lt;wsp:rsid wsp:val=&quot;007B00D6&quot;/&gt;&lt;wsp:rsid wsp:val=&quot;007B0610&quot;/&gt;&lt;wsp:rsid wsp:val=&quot;007B06DE&quot;/&gt;&lt;wsp:rsid wsp:val=&quot;007B112C&quot;/&gt;&lt;wsp:rsid wsp:val=&quot;007B192E&quot;/&gt;&lt;wsp:rsid wsp:val=&quot;007B1F6D&quot;/&gt;&lt;wsp:rsid wsp:val=&quot;007B232F&quot;/&gt;&lt;wsp:rsid wsp:val=&quot;007B3813&quot;/&gt;&lt;wsp:rsid wsp:val=&quot;007B5231&quot;/&gt;&lt;wsp:rsid wsp:val=&quot;007B5719&quot;/&gt;&lt;wsp:rsid wsp:val=&quot;007B6D0E&quot;/&gt;&lt;wsp:rsid wsp:val=&quot;007B6E11&quot;/&gt;&lt;wsp:rsid wsp:val=&quot;007B6EB6&quot;/&gt;&lt;wsp:rsid wsp:val=&quot;007C0A68&quot;/&gt;&lt;wsp:rsid wsp:val=&quot;007C0AA8&quot;/&gt;&lt;wsp:rsid wsp:val=&quot;007C27AA&quot;/&gt;&lt;wsp:rsid wsp:val=&quot;007C3461&quot;/&gt;&lt;wsp:rsid wsp:val=&quot;007C3F23&quot;/&gt;&lt;wsp:rsid wsp:val=&quot;007C441B&quot;/&gt;&lt;wsp:rsid wsp:val=&quot;007C4873&quot;/&gt;&lt;wsp:rsid wsp:val=&quot;007C773F&quot;/&gt;&lt;wsp:rsid wsp:val=&quot;007D027D&quot;/&gt;&lt;wsp:rsid wsp:val=&quot;007D13F7&quot;/&gt;&lt;wsp:rsid wsp:val=&quot;007D1815&quot;/&gt;&lt;wsp:rsid wsp:val=&quot;007D1BF8&quot;/&gt;&lt;wsp:rsid wsp:val=&quot;007D27DC&quot;/&gt;&lt;wsp:rsid wsp:val=&quot;007D2A66&quot;/&gt;&lt;wsp:rsid wsp:val=&quot;007D61BC&quot;/&gt;&lt;wsp:rsid wsp:val=&quot;007D6FC0&quot;/&gt;&lt;wsp:rsid wsp:val=&quot;007D7B25&quot;/&gt;&lt;wsp:rsid wsp:val=&quot;007DB92A&quot;/&gt;&lt;wsp:rsid wsp:val=&quot;007E1965&quot;/&gt;&lt;wsp:rsid wsp:val=&quot;007E1CA5&quot;/&gt;&lt;wsp:rsid wsp:val=&quot;007E2610&quot;/&gt;&lt;wsp:rsid wsp:val=&quot;007E2A78&quot;/&gt;&lt;wsp:rsid wsp:val=&quot;007E2FE5&quot;/&gt;&lt;wsp:rsid wsp:val=&quot;007E422B&quot;/&gt;&lt;wsp:rsid wsp:val=&quot;007E4891&quot;/&gt;&lt;wsp:rsid wsp:val=&quot;007E518D&quot;/&gt;&lt;wsp:rsid wsp:val=&quot;007E5BE4&quot;/&gt;&lt;wsp:rsid wsp:val=&quot;007E63B2&quot;/&gt;&lt;wsp:rsid wsp:val=&quot;007E6FD6&quot;/&gt;&lt;wsp:rsid wsp:val=&quot;007EA3E6&quot;/&gt;&lt;wsp:rsid wsp:val=&quot;007F01DE&quot;/&gt;&lt;wsp:rsid wsp:val=&quot;007F0B7A&quot;/&gt;&lt;wsp:rsid wsp:val=&quot;007F1D1C&quot;/&gt;&lt;wsp:rsid wsp:val=&quot;007F217C&quot;/&gt;&lt;wsp:rsid wsp:val=&quot;007F2C55&quot;/&gt;&lt;wsp:rsid wsp:val=&quot;007F39C5&quot;/&gt;&lt;wsp:rsid wsp:val=&quot;007F436D&quot;/&gt;&lt;wsp:rsid wsp:val=&quot;007F4794&quot;/&gt;&lt;wsp:rsid wsp:val=&quot;007F5ACF&quot;/&gt;&lt;wsp:rsid wsp:val=&quot;007F5E06&quot;/&gt;&lt;wsp:rsid wsp:val=&quot;007F5E19&quot;/&gt;&lt;wsp:rsid wsp:val=&quot;007F6D9D&quot;/&gt;&lt;wsp:rsid wsp:val=&quot;007F7FBB&quot;/&gt;&lt;wsp:rsid wsp:val=&quot;008030BF&quot;/&gt;&lt;wsp:rsid wsp:val=&quot;008032A3&quot;/&gt;&lt;wsp:rsid wsp:val=&quot;00803AAD&quot;/&gt;&lt;wsp:rsid wsp:val=&quot;00805223&quot;/&gt;&lt;wsp:rsid wsp:val=&quot;00805260&quot;/&gt;&lt;wsp:rsid wsp:val=&quot;00806C91&quot;/&gt;&lt;wsp:rsid wsp:val=&quot;008071B9&quot;/&gt;&lt;wsp:rsid wsp:val=&quot;008074A3&quot;/&gt;&lt;wsp:rsid wsp:val=&quot;00810A07&quot;/&gt;&lt;wsp:rsid wsp:val=&quot;00813528&quot;/&gt;&lt;wsp:rsid wsp:val=&quot;00813AD2&quot;/&gt;&lt;wsp:rsid wsp:val=&quot;00813E7E&quot;/&gt;&lt;wsp:rsid wsp:val=&quot;008148C4&quot;/&gt;&lt;wsp:rsid wsp:val=&quot;00814D6D&quot;/&gt;&lt;wsp:rsid wsp:val=&quot;00815F23&quot;/&gt;&lt;wsp:rsid wsp:val=&quot;0081721C&quot;/&gt;&lt;wsp:rsid wsp:val=&quot;00817DFB&quot;/&gt;&lt;wsp:rsid wsp:val=&quot;00820017&quot;/&gt;&lt;wsp:rsid wsp:val=&quot;008209CE&quot;/&gt;&lt;wsp:rsid wsp:val=&quot;008209E9&quot;/&gt;&lt;wsp:rsid wsp:val=&quot;00822BEA&quot;/&gt;&lt;wsp:rsid wsp:val=&quot;00824086&quot;/&gt;&lt;wsp:rsid wsp:val=&quot;008242EB&quot;/&gt;&lt;wsp:rsid wsp:val=&quot;00824321&quot;/&gt;&lt;wsp:rsid wsp:val=&quot;00824A4D&quot;/&gt;&lt;wsp:rsid wsp:val=&quot;00825371&quot;/&gt;&lt;wsp:rsid wsp:val=&quot;00826245&quot;/&gt;&lt;wsp:rsid wsp:val=&quot;0082631E&quot;/&gt;&lt;wsp:rsid wsp:val=&quot;00826449&quot;/&gt;&lt;wsp:rsid wsp:val=&quot;00826472&quot;/&gt;&lt;wsp:rsid wsp:val=&quot;00826C3F&quot;/&gt;&lt;wsp:rsid wsp:val=&quot;00826D49&quot;/&gt;&lt;wsp:rsid wsp:val=&quot;00827DC3&quot;/&gt;&lt;wsp:rsid wsp:val=&quot;00827EDA&quot;/&gt;&lt;wsp:rsid wsp:val=&quot;008302BC&quot;/&gt;&lt;wsp:rsid wsp:val=&quot;00831660&quot;/&gt;&lt;wsp:rsid wsp:val=&quot;008324FB&quot;/&gt;&lt;wsp:rsid wsp:val=&quot;00833144&quot;/&gt;&lt;wsp:rsid wsp:val=&quot;008342B7&quot;/&gt;&lt;wsp:rsid wsp:val=&quot;00835AF4&quot;/&gt;&lt;wsp:rsid wsp:val=&quot;00835D7F&quot;/&gt;&lt;wsp:rsid wsp:val=&quot;0084175D&quot;/&gt;&lt;wsp:rsid wsp:val=&quot;00841B26&quot;/&gt;&lt;wsp:rsid wsp:val=&quot;0084377A&quot;/&gt;&lt;wsp:rsid wsp:val=&quot;0084476D&quot;/&gt;&lt;wsp:rsid wsp:val=&quot;0084583E&quot;/&gt;&lt;wsp:rsid wsp:val=&quot;00845A90&quot;/&gt;&lt;wsp:rsid wsp:val=&quot;00851310&quot;/&gt;&lt;wsp:rsid wsp:val=&quot;00851B2B&quot;/&gt;&lt;wsp:rsid wsp:val=&quot;00852919&quot;/&gt;&lt;wsp:rsid wsp:val=&quot;00852D09&quot;/&gt;&lt;wsp:rsid wsp:val=&quot;00853F4F&quot;/&gt;&lt;wsp:rsid wsp:val=&quot;00855A27&quot;/&gt;&lt;wsp:rsid wsp:val=&quot;00856801&quot;/&gt;&lt;wsp:rsid wsp:val=&quot;008571DA&quot;/&gt;&lt;wsp:rsid wsp:val=&quot;00860E5C&quot;/&gt;&lt;wsp:rsid wsp:val=&quot;00860F89&quot;/&gt;&lt;wsp:rsid wsp:val=&quot;0086133C&quot;/&gt;&lt;wsp:rsid wsp:val=&quot;00862E48&quot;/&gt;&lt;wsp:rsid wsp:val=&quot;00863A7A&quot;/&gt;&lt;wsp:rsid wsp:val=&quot;00863C7A&quot;/&gt;&lt;wsp:rsid wsp:val=&quot;00864424&quot;/&gt;&lt;wsp:rsid wsp:val=&quot;00864890&quot;/&gt;&lt;wsp:rsid wsp:val=&quot;0086698E&quot;/&gt;&lt;wsp:rsid wsp:val=&quot;0087043F&quot;/&gt;&lt;wsp:rsid wsp:val=&quot;00871B73&quot;/&gt;&lt;wsp:rsid wsp:val=&quot;00872BE1&quot;/&gt;&lt;wsp:rsid wsp:val=&quot;00873506&quot;/&gt;&lt;wsp:rsid wsp:val=&quot;00873926&quot;/&gt;&lt;wsp:rsid wsp:val=&quot;0087428F&quot;/&gt;&lt;wsp:rsid wsp:val=&quot;008746D8&quot;/&gt;&lt;wsp:rsid wsp:val=&quot;008747DF&quot;/&gt;&lt;wsp:rsid wsp:val=&quot;00874F4C&quot;/&gt;&lt;wsp:rsid wsp:val=&quot;00877004&quot;/&gt;&lt;wsp:rsid wsp:val=&quot;008771D6&quot;/&gt;&lt;wsp:rsid wsp:val=&quot;008773F7&quot;/&gt;&lt;wsp:rsid wsp:val=&quot;00880223&quot;/&gt;&lt;wsp:rsid wsp:val=&quot;00881BA2&quot;/&gt;&lt;wsp:rsid wsp:val=&quot;00881D27&quot;/&gt;&lt;wsp:rsid wsp:val=&quot;0088254E&quot;/&gt;&lt;wsp:rsid wsp:val=&quot;008834E3&quot;/&gt;&lt;wsp:rsid wsp:val=&quot;00885240&quot;/&gt;&lt;wsp:rsid wsp:val=&quot;00885341&quot;/&gt;&lt;wsp:rsid wsp:val=&quot;00885F99&quot;/&gt;&lt;wsp:rsid wsp:val=&quot;008862EF&quot;/&gt;&lt;wsp:rsid wsp:val=&quot;00886576&quot;/&gt;&lt;wsp:rsid wsp:val=&quot;00886849&quot;/&gt;&lt;wsp:rsid wsp:val=&quot;0088726C&quot;/&gt;&lt;wsp:rsid wsp:val=&quot;008874F2&quot;/&gt;&lt;wsp:rsid wsp:val=&quot;00887935&quot;/&gt;&lt;wsp:rsid wsp:val=&quot;00887B65&quot;/&gt;&lt;wsp:rsid wsp:val=&quot;00890FBE&quot;/&gt;&lt;wsp:rsid wsp:val=&quot;00891454&quot;/&gt;&lt;wsp:rsid wsp:val=&quot;00891D8F&quot;/&gt;&lt;wsp:rsid wsp:val=&quot;00893751&quot;/&gt;&lt;wsp:rsid wsp:val=&quot;0089502C&quot;/&gt;&lt;wsp:rsid wsp:val=&quot;008957D5&quot;/&gt;&lt;wsp:rsid wsp:val=&quot;00895A2C&quot;/&gt;&lt;wsp:rsid wsp:val=&quot;00895D29&quot;/&gt;&lt;wsp:rsid wsp:val=&quot;00895E33&quot;/&gt;&lt;wsp:rsid wsp:val=&quot;0089675D&quot;/&gt;&lt;wsp:rsid wsp:val=&quot;0089691B&quot;/&gt;&lt;wsp:rsid wsp:val=&quot;00896BA4&quot;/&gt;&lt;wsp:rsid wsp:val=&quot;00896FA1&quot;/&gt;&lt;wsp:rsid wsp:val=&quot;008A0BCA&quot;/&gt;&lt;wsp:rsid wsp:val=&quot;008A1237&quot;/&gt;&lt;wsp:rsid wsp:val=&quot;008A266F&quot;/&gt;&lt;wsp:rsid wsp:val=&quot;008A2835&quot;/&gt;&lt;wsp:rsid wsp:val=&quot;008A29AC&quot;/&gt;&lt;wsp:rsid wsp:val=&quot;008A29CC&quot;/&gt;&lt;wsp:rsid wsp:val=&quot;008A3965&quot;/&gt;&lt;wsp:rsid wsp:val=&quot;008A435F&quot;/&gt;&lt;wsp:rsid wsp:val=&quot;008A455D&quot;/&gt;&lt;wsp:rsid wsp:val=&quot;008A4788&quot;/&gt;&lt;wsp:rsid wsp:val=&quot;008A484F&quot;/&gt;&lt;wsp:rsid wsp:val=&quot;008A4F3E&quot;/&gt;&lt;wsp:rsid wsp:val=&quot;008A6FAF&quot;/&gt;&lt;wsp:rsid wsp:val=&quot;008A7024&quot;/&gt;&lt;wsp:rsid wsp:val=&quot;008A7872&quot;/&gt;&lt;wsp:rsid wsp:val=&quot;008A7922&quot;/&gt;&lt;wsp:rsid wsp:val=&quot;008B3F67&quot;/&gt;&lt;wsp:rsid wsp:val=&quot;008B4B04&quot;/&gt;&lt;wsp:rsid wsp:val=&quot;008B5ADB&quot;/&gt;&lt;wsp:rsid wsp:val=&quot;008B5EF4&quot;/&gt;&lt;wsp:rsid wsp:val=&quot;008C0E58&quot;/&gt;&lt;wsp:rsid wsp:val=&quot;008C28A4&quot;/&gt;&lt;wsp:rsid wsp:val=&quot;008C2FA6&quot;/&gt;&lt;wsp:rsid wsp:val=&quot;008C3F80&quot;/&gt;&lt;wsp:rsid wsp:val=&quot;008C4586&quot;/&gt;&lt;wsp:rsid wsp:val=&quot;008C47BD&quot;/&gt;&lt;wsp:rsid wsp:val=&quot;008C6536&quot;/&gt;&lt;wsp:rsid wsp:val=&quot;008C6B12&quot;/&gt;&lt;wsp:rsid wsp:val=&quot;008C7656&quot;/&gt;&lt;wsp:rsid wsp:val=&quot;008D04B1&quot;/&gt;&lt;wsp:rsid wsp:val=&quot;008D2C14&quot;/&gt;&lt;wsp:rsid wsp:val=&quot;008D3C76&quot;/&gt;&lt;wsp:rsid wsp:val=&quot;008D48C1&quot;/&gt;&lt;wsp:rsid wsp:val=&quot;008D49C5&quot;/&gt;&lt;wsp:rsid wsp:val=&quot;008D559E&quot;/&gt;&lt;wsp:rsid wsp:val=&quot;008D609D&quot;/&gt;&lt;wsp:rsid wsp:val=&quot;008D6627&quot;/&gt;&lt;wsp:rsid wsp:val=&quot;008D67F4&quot;/&gt;&lt;wsp:rsid wsp:val=&quot;008E1161&quot;/&gt;&lt;wsp:rsid wsp:val=&quot;008E1F20&quot;/&gt;&lt;wsp:rsid wsp:val=&quot;008E1FE2&quot;/&gt;&lt;wsp:rsid wsp:val=&quot;008E2E15&quot;/&gt;&lt;wsp:rsid wsp:val=&quot;008E3058&quot;/&gt;&lt;wsp:rsid wsp:val=&quot;008E3990&quot;/&gt;&lt;wsp:rsid wsp:val=&quot;008E652D&quot;/&gt;&lt;wsp:rsid wsp:val=&quot;008E76D7&quot;/&gt;&lt;wsp:rsid wsp:val=&quot;008F03DF&quot;/&gt;&lt;wsp:rsid wsp:val=&quot;008F0AC8&quot;/&gt;&lt;wsp:rsid wsp:val=&quot;008F1065&quot;/&gt;&lt;wsp:rsid wsp:val=&quot;008F132E&quot;/&gt;&lt;wsp:rsid wsp:val=&quot;008F13B5&quot;/&gt;&lt;wsp:rsid wsp:val=&quot;008F2C19&quot;/&gt;&lt;wsp:rsid wsp:val=&quot;008F3BBA&quot;/&gt;&lt;wsp:rsid wsp:val=&quot;008F4E6C&quot;/&gt;&lt;wsp:rsid wsp:val=&quot;008F5BDB&quot;/&gt;&lt;wsp:rsid wsp:val=&quot;008F6377&quot;/&gt;&lt;wsp:rsid wsp:val=&quot;008F676A&quot;/&gt;&lt;wsp:rsid wsp:val=&quot;008F6AB1&quot;/&gt;&lt;wsp:rsid wsp:val=&quot;008F6DFC&quot;/&gt;&lt;wsp:rsid wsp:val=&quot;008F71B5&quot;/&gt;&lt;wsp:rsid wsp:val=&quot;00900A13&quot;/&gt;&lt;wsp:rsid wsp:val=&quot;00905051&quot;/&gt;&lt;wsp:rsid wsp:val=&quot;00905C82&quot;/&gt;&lt;wsp:rsid wsp:val=&quot;00905D81&quot;/&gt;&lt;wsp:rsid wsp:val=&quot;009065BE&quot;/&gt;&lt;wsp:rsid wsp:val=&quot;00910177&quot;/&gt;&lt;wsp:rsid wsp:val=&quot;0091040C&quot;/&gt;&lt;wsp:rsid wsp:val=&quot;009109B4&quot;/&gt;&lt;wsp:rsid wsp:val=&quot;00910C25&quot;/&gt;&lt;wsp:rsid wsp:val=&quot;009115FF&quot;/&gt;&lt;wsp:rsid wsp:val=&quot;00911AB1&quot;/&gt;&lt;wsp:rsid wsp:val=&quot;00911AEB&quot;/&gt;&lt;wsp:rsid wsp:val=&quot;00911EE9&quot;/&gt;&lt;wsp:rsid wsp:val=&quot;00912286&quot;/&gt;&lt;wsp:rsid wsp:val=&quot;00915A5F&quot;/&gt;&lt;wsp:rsid wsp:val=&quot;00915B26&quot;/&gt;&lt;wsp:rsid wsp:val=&quot;00915DE4&quot;/&gt;&lt;wsp:rsid wsp:val=&quot;00916B41&quot;/&gt;&lt;wsp:rsid wsp:val=&quot;00916D36&quot;/&gt;&lt;wsp:rsid wsp:val=&quot;00916DF6&quot;/&gt;&lt;wsp:rsid wsp:val=&quot;009171BC&quot;/&gt;&lt;wsp:rsid wsp:val=&quot;00917E89&quot;/&gt;&lt;wsp:rsid wsp:val=&quot;00920AB2&quot;/&gt;&lt;wsp:rsid wsp:val=&quot;00920E05&quot;/&gt;&lt;wsp:rsid wsp:val=&quot;0092101F&quot;/&gt;&lt;wsp:rsid wsp:val=&quot;0092120B&quot;/&gt;&lt;wsp:rsid wsp:val=&quot;009215B7&quot;/&gt;&lt;wsp:rsid wsp:val=&quot;0092186B&quot;/&gt;&lt;wsp:rsid wsp:val=&quot;009226F7&quot;/&gt;&lt;wsp:rsid wsp:val=&quot;00924E43&quot;/&gt;&lt;wsp:rsid wsp:val=&quot;009253FF&quot;/&gt;&lt;wsp:rsid wsp:val=&quot;0092604F&quot;/&gt;&lt;wsp:rsid wsp:val=&quot;00926E9B&quot;/&gt;&lt;wsp:rsid wsp:val=&quot;00927B9B&quot;/&gt;&lt;wsp:rsid wsp:val=&quot;00930095&quot;/&gt;&lt;wsp:rsid wsp:val=&quot;00930F78&quot;/&gt;&lt;wsp:rsid wsp:val=&quot;00931AB2&quot;/&gt;&lt;wsp:rsid wsp:val=&quot;009323DE&quot;/&gt;&lt;wsp:rsid wsp:val=&quot;00933374&quot;/&gt;&lt;wsp:rsid wsp:val=&quot;00933A19&quot;/&gt;&lt;wsp:rsid wsp:val=&quot;00935F38&quot;/&gt;&lt;wsp:rsid wsp:val=&quot;00936A5D&quot;/&gt;&lt;wsp:rsid wsp:val=&quot;00936D43&quot;/&gt;&lt;wsp:rsid wsp:val=&quot;0093774E&quot;/&gt;&lt;wsp:rsid wsp:val=&quot;0094296F&quot;/&gt;&lt;wsp:rsid wsp:val=&quot;009429EE&quot;/&gt;&lt;wsp:rsid wsp:val=&quot;00942D1A&quot;/&gt;&lt;wsp:rsid wsp:val=&quot;00944473&quot;/&gt;&lt;wsp:rsid wsp:val=&quot;00944C73&quot;/&gt;&lt;wsp:rsid wsp:val=&quot;0094663C&quot;/&gt;&lt;wsp:rsid wsp:val=&quot;00946DF6&quot;/&gt;&lt;wsp:rsid wsp:val=&quot;0094728E&quot;/&gt;&lt;wsp:rsid wsp:val=&quot;0095085F&quot;/&gt;&lt;wsp:rsid wsp:val=&quot;009512E1&quot;/&gt;&lt;wsp:rsid wsp:val=&quot;00951F3B&quot;/&gt;&lt;wsp:rsid wsp:val=&quot;00952A71&quot;/&gt;&lt;wsp:rsid wsp:val=&quot;0095313C&quot;/&gt;&lt;wsp:rsid wsp:val=&quot;009539C1&quot;/&gt;&lt;wsp:rsid wsp:val=&quot;00953E2B&quot;/&gt;&lt;wsp:rsid wsp:val=&quot;00955656&quot;/&gt;&lt;wsp:rsid wsp:val=&quot;009558A2&quot;/&gt;&lt;wsp:rsid wsp:val=&quot;00955CFE&quot;/&gt;&lt;wsp:rsid wsp:val=&quot;009569F7&quot;/&gt;&lt;wsp:rsid wsp:val=&quot;009573C3&quot;/&gt;&lt;wsp:rsid wsp:val=&quot;0095787C&quot;/&gt;&lt;wsp:rsid wsp:val=&quot;00961141&quot;/&gt;&lt;wsp:rsid wsp:val=&quot;009623DD&quot;/&gt;&lt;wsp:rsid wsp:val=&quot;009636E0&quot;/&gt;&lt;wsp:rsid wsp:val=&quot;00964CE9&quot;/&gt;&lt;wsp:rsid wsp:val=&quot;00965F22&quot;/&gt;&lt;wsp:rsid wsp:val=&quot;00967C00&quot;/&gt;&lt;wsp:rsid wsp:val=&quot;0097022C&quot;/&gt;&lt;wsp:rsid wsp:val=&quot;00970742&quot;/&gt;&lt;wsp:rsid wsp:val=&quot;00970F6B&quot;/&gt;&lt;wsp:rsid wsp:val=&quot;00971A6D&quot;/&gt;&lt;wsp:rsid wsp:val=&quot;009722C3&quot;/&gt;&lt;wsp:rsid wsp:val=&quot;0097297F&quot;/&gt;&lt;wsp:rsid wsp:val=&quot;00973ED3&quot;/&gt;&lt;wsp:rsid wsp:val=&quot;00974AF2&quot;/&gt;&lt;wsp:rsid wsp:val=&quot;009764FA&quot;/&gt;&lt;wsp:rsid wsp:val=&quot;0097662D&quot;/&gt;&lt;wsp:rsid wsp:val=&quot;009766CF&quot;/&gt;&lt;wsp:rsid wsp:val=&quot;009770D3&quot;/&gt;&lt;wsp:rsid wsp:val=&quot;00977ACF&quot;/&gt;&lt;wsp:rsid wsp:val=&quot;00977C94&quot;/&gt;&lt;wsp:rsid wsp:val=&quot;009804D4&quot;/&gt;&lt;wsp:rsid wsp:val=&quot;009808BB&quot;/&gt;&lt;wsp:rsid wsp:val=&quot;00982E1C&quot;/&gt;&lt;wsp:rsid wsp:val=&quot;00983A90&quot;/&gt;&lt;wsp:rsid wsp:val=&quot;00986A78&quot;/&gt;&lt;wsp:rsid wsp:val=&quot;00986C4B&quot;/&gt;&lt;wsp:rsid wsp:val=&quot;00986DA9&quot;/&gt;&lt;wsp:rsid wsp:val=&quot;0098CD6C&quot;/&gt;&lt;wsp:rsid wsp:val=&quot;00991A08&quot;/&gt;&lt;wsp:rsid wsp:val=&quot;0099203C&quot;/&gt;&lt;wsp:rsid wsp:val=&quot;00993190&quot;/&gt;&lt;wsp:rsid wsp:val=&quot;00994533&quot;/&gt;&lt;wsp:rsid wsp:val=&quot;00994FE2&quot;/&gt;&lt;wsp:rsid wsp:val=&quot;00995FD0&quot;/&gt;&lt;wsp:rsid wsp:val=&quot;00996BDA&quot;/&gt;&lt;wsp:rsid wsp:val=&quot;009972DA&quot;/&gt;&lt;wsp:rsid wsp:val=&quot;009A1D5E&quot;/&gt;&lt;wsp:rsid wsp:val=&quot;009A1EED&quot;/&gt;&lt;wsp:rsid wsp:val=&quot;009A2BD3&quot;/&gt;&lt;wsp:rsid wsp:val=&quot;009A2DDC&quot;/&gt;&lt;wsp:rsid wsp:val=&quot;009A308D&quot;/&gt;&lt;wsp:rsid wsp:val=&quot;009A5653&quot;/&gt;&lt;wsp:rsid wsp:val=&quot;009A5FDF&quot;/&gt;&lt;wsp:rsid wsp:val=&quot;009A6142&quot;/&gt;&lt;wsp:rsid wsp:val=&quot;009A725E&quot;/&gt;&lt;wsp:rsid wsp:val=&quot;009A7884&quot;/&gt;&lt;wsp:rsid wsp:val=&quot;009B0853&quot;/&gt;&lt;wsp:rsid wsp:val=&quot;009B0E09&quot;/&gt;&lt;wsp:rsid wsp:val=&quot;009B10C6&quot;/&gt;&lt;wsp:rsid wsp:val=&quot;009B3A40&quot;/&gt;&lt;wsp:rsid wsp:val=&quot;009B3CB6&quot;/&gt;&lt;wsp:rsid wsp:val=&quot;009B4054&quot;/&gt;&lt;wsp:rsid wsp:val=&quot;009B4164&quot;/&gt;&lt;wsp:rsid wsp:val=&quot;009B4884&quot;/&gt;&lt;wsp:rsid wsp:val=&quot;009B5F4E&quot;/&gt;&lt;wsp:rsid wsp:val=&quot;009B69F5&quot;/&gt;&lt;wsp:rsid wsp:val=&quot;009B6F26&quot;/&gt;&lt;wsp:rsid wsp:val=&quot;009B7963&quot;/&gt;&lt;wsp:rsid wsp:val=&quot;009C0930&quot;/&gt;&lt;wsp:rsid wsp:val=&quot;009C13FA&quot;/&gt;&lt;wsp:rsid wsp:val=&quot;009C31F3&quot;/&gt;&lt;wsp:rsid wsp:val=&quot;009C4813&quot;/&gt;&lt;wsp:rsid wsp:val=&quot;009C51AC&quot;/&gt;&lt;wsp:rsid wsp:val=&quot;009C5F1D&quot;/&gt;&lt;wsp:rsid wsp:val=&quot;009C5F41&quot;/&gt;&lt;wsp:rsid wsp:val=&quot;009C648B&quot;/&gt;&lt;wsp:rsid wsp:val=&quot;009C655D&quot;/&gt;&lt;wsp:rsid wsp:val=&quot;009C6A7A&quot;/&gt;&lt;wsp:rsid wsp:val=&quot;009C7616&quot;/&gt;&lt;wsp:rsid wsp:val=&quot;009C7C03&quot;/&gt;&lt;wsp:rsid wsp:val=&quot;009D01EB&quot;/&gt;&lt;wsp:rsid wsp:val=&quot;009D0C84&quot;/&gt;&lt;wsp:rsid wsp:val=&quot;009D2607&quot;/&gt;&lt;wsp:rsid wsp:val=&quot;009D304B&quot;/&gt;&lt;wsp:rsid wsp:val=&quot;009D4560&quot;/&gt;&lt;wsp:rsid wsp:val=&quot;009D4C81&quot;/&gt;&lt;wsp:rsid wsp:val=&quot;009D4C97&quot;/&gt;&lt;wsp:rsid wsp:val=&quot;009D4F40&quot;/&gt;&lt;wsp:rsid wsp:val=&quot;009D5ABB&quot;/&gt;&lt;wsp:rsid wsp:val=&quot;009D5AD3&quot;/&gt;&lt;wsp:rsid wsp:val=&quot;009D62D2&quot;/&gt;&lt;wsp:rsid wsp:val=&quot;009D69A4&quot;/&gt;&lt;wsp:rsid wsp:val=&quot;009E1007&quot;/&gt;&lt;wsp:rsid wsp:val=&quot;009E1D7A&quot;/&gt;&lt;wsp:rsid wsp:val=&quot;009E2547&quot;/&gt;&lt;wsp:rsid wsp:val=&quot;009E2C14&quot;/&gt;&lt;wsp:rsid wsp:val=&quot;009E3937&quot;/&gt;&lt;wsp:rsid wsp:val=&quot;009E4302&quot;/&gt;&lt;wsp:rsid wsp:val=&quot;009E47AF&quot;/&gt;&lt;wsp:rsid wsp:val=&quot;009E59D4&quot;/&gt;&lt;wsp:rsid wsp:val=&quot;009E7F67&quot;/&gt;&lt;wsp:rsid wsp:val=&quot;009F0E4A&quot;/&gt;&lt;wsp:rsid wsp:val=&quot;009F0EBC&quot;/&gt;&lt;wsp:rsid wsp:val=&quot;009F2570&quot;/&gt;&lt;wsp:rsid wsp:val=&quot;009F4FA9&quot;/&gt;&lt;wsp:rsid wsp:val=&quot;009F5366&quot;/&gt;&lt;wsp:rsid wsp:val=&quot;00A00BA3&quot;/&gt;&lt;wsp:rsid wsp:val=&quot;00A00F3E&quot;/&gt;&lt;wsp:rsid wsp:val=&quot;00A0146C&quot;/&gt;&lt;wsp:rsid wsp:val=&quot;00A019FC&quot;/&gt;&lt;wsp:rsid wsp:val=&quot;00A01A88&quot;/&gt;&lt;wsp:rsid wsp:val=&quot;00A039BF&quot;/&gt;&lt;wsp:rsid wsp:val=&quot;00A03E2D&quot;/&gt;&lt;wsp:rsid wsp:val=&quot;00A0419F&quot;/&gt;&lt;wsp:rsid wsp:val=&quot;00A04952&quot;/&gt;&lt;wsp:rsid wsp:val=&quot;00A04CC2&quot;/&gt;&lt;wsp:rsid wsp:val=&quot;00A05CB7&quot;/&gt;&lt;wsp:rsid wsp:val=&quot;00A07038&quot;/&gt;&lt;wsp:rsid wsp:val=&quot;00A0796B&quot;/&gt;&lt;wsp:rsid wsp:val=&quot;00A10DBC&quot;/&gt;&lt;wsp:rsid wsp:val=&quot;00A119AD&quot;/&gt;&lt;wsp:rsid wsp:val=&quot;00A11CD3&quot;/&gt;&lt;wsp:rsid wsp:val=&quot;00A121CB&quot;/&gt;&lt;wsp:rsid wsp:val=&quot;00A12C9E&quot;/&gt;&lt;wsp:rsid wsp:val=&quot;00A12CB7&quot;/&gt;&lt;wsp:rsid wsp:val=&quot;00A13094&quot;/&gt;&lt;wsp:rsid wsp:val=&quot;00A136BC&quot;/&gt;&lt;wsp:rsid wsp:val=&quot;00A138EC&quot;/&gt;&lt;wsp:rsid wsp:val=&quot;00A145A0&quot;/&gt;&lt;wsp:rsid wsp:val=&quot;00A1461E&quot;/&gt;&lt;wsp:rsid wsp:val=&quot;00A146FE&quot;/&gt;&lt;wsp:rsid wsp:val=&quot;00A15869&quot;/&gt;&lt;wsp:rsid wsp:val=&quot;00A16364&quot;/&gt;&lt;wsp:rsid wsp:val=&quot;00A20618&quot;/&gt;&lt;wsp:rsid wsp:val=&quot;00A21FC8&quot;/&gt;&lt;wsp:rsid wsp:val=&quot;00A23E48&quot;/&gt;&lt;wsp:rsid wsp:val=&quot;00A246B5&quot;/&gt;&lt;wsp:rsid wsp:val=&quot;00A24D56&quot;/&gt;&lt;wsp:rsid wsp:val=&quot;00A2587B&quot;/&gt;&lt;wsp:rsid wsp:val=&quot;00A30A20&quot;/&gt;&lt;wsp:rsid wsp:val=&quot;00A3185B&quot;/&gt;&lt;wsp:rsid wsp:val=&quot;00A319D9&quot;/&gt;&lt;wsp:rsid wsp:val=&quot;00A3266E&quot;/&gt;&lt;wsp:rsid wsp:val=&quot;00A32923&quot;/&gt;&lt;wsp:rsid wsp:val=&quot;00A33CD2&quot;/&gt;&lt;wsp:rsid wsp:val=&quot;00A3556F&quot;/&gt;&lt;wsp:rsid wsp:val=&quot;00A3576B&quot;/&gt;&lt;wsp:rsid wsp:val=&quot;00A40239&quot;/&gt;&lt;wsp:rsid wsp:val=&quot;00A411F4&quot;/&gt;&lt;wsp:rsid wsp:val=&quot;00A413A0&quot;/&gt;&lt;wsp:rsid wsp:val=&quot;00A4158F&quot;/&gt;&lt;wsp:rsid wsp:val=&quot;00A429D5&quot;/&gt;&lt;wsp:rsid wsp:val=&quot;00A431E3&quot;/&gt;&lt;wsp:rsid wsp:val=&quot;00A431F0&quot;/&gt;&lt;wsp:rsid wsp:val=&quot;00A44D9A&quot;/&gt;&lt;wsp:rsid wsp:val=&quot;00A44FBB&quot;/&gt;&lt;wsp:rsid wsp:val=&quot;00A4688E&quot;/&gt;&lt;wsp:rsid wsp:val=&quot;00A468E5&quot;/&gt;&lt;wsp:rsid wsp:val=&quot;00A46941&quot;/&gt;&lt;wsp:rsid wsp:val=&quot;00A46BD9&quot;/&gt;&lt;wsp:rsid wsp:val=&quot;00A47179&quot;/&gt;&lt;wsp:rsid wsp:val=&quot;00A5379F&quot;/&gt;&lt;wsp:rsid wsp:val=&quot;00A54161&quot;/&gt;&lt;wsp:rsid wsp:val=&quot;00A54F82&quot;/&gt;&lt;wsp:rsid wsp:val=&quot;00A567ED&quot;/&gt;&lt;wsp:rsid wsp:val=&quot;00A571F1&quot;/&gt;&lt;wsp:rsid wsp:val=&quot;00A610D2&quot;/&gt;&lt;wsp:rsid wsp:val=&quot;00A61A24&quot;/&gt;&lt;wsp:rsid wsp:val=&quot;00A622A7&quot;/&gt;&lt;wsp:rsid wsp:val=&quot;00A62591&quot;/&gt;&lt;wsp:rsid wsp:val=&quot;00A62E8C&quot;/&gt;&lt;wsp:rsid wsp:val=&quot;00A632DA&quot;/&gt;&lt;wsp:rsid wsp:val=&quot;00A63CAE&quot;/&gt;&lt;wsp:rsid wsp:val=&quot;00A66E8A&quot;/&gt;&lt;wsp:rsid wsp:val=&quot;00A67706&quot;/&gt;&lt;wsp:rsid wsp:val=&quot;00A7013A&quot;/&gt;&lt;wsp:rsid wsp:val=&quot;00A711B5&quot;/&gt;&lt;wsp:rsid wsp:val=&quot;00A71317&quot;/&gt;&lt;wsp:rsid wsp:val=&quot;00A7182B&quot;/&gt;&lt;wsp:rsid wsp:val=&quot;00A71A6B&quot;/&gt;&lt;wsp:rsid wsp:val=&quot;00A71AA8&quot;/&gt;&lt;wsp:rsid wsp:val=&quot;00A73495&quot;/&gt;&lt;wsp:rsid wsp:val=&quot;00A75017&quot;/&gt;&lt;wsp:rsid wsp:val=&quot;00A7606F&quot;/&gt;&lt;wsp:rsid wsp:val=&quot;00A760A0&quot;/&gt;&lt;wsp:rsid wsp:val=&quot;00A7638E&quot;/&gt;&lt;wsp:rsid wsp:val=&quot;00A77329&quot;/&gt;&lt;wsp:rsid wsp:val=&quot;00A777E4&quot;/&gt;&lt;wsp:rsid wsp:val=&quot;00A77D65&quot;/&gt;&lt;wsp:rsid wsp:val=&quot;00A77DA3&quot;/&gt;&lt;wsp:rsid wsp:val=&quot;00A80A53&quot;/&gt;&lt;wsp:rsid wsp:val=&quot;00A81565&quot;/&gt;&lt;wsp:rsid wsp:val=&quot;00A816C7&quot;/&gt;&lt;wsp:rsid wsp:val=&quot;00A8197E&quot;/&gt;&lt;wsp:rsid wsp:val=&quot;00A81B17&quot;/&gt;&lt;wsp:rsid wsp:val=&quot;00A82DCF&quot;/&gt;&lt;wsp:rsid wsp:val=&quot;00A8351F&quot;/&gt;&lt;wsp:rsid wsp:val=&quot;00A83A3F&quot;/&gt;&lt;wsp:rsid wsp:val=&quot;00A83DC7&quot;/&gt;&lt;wsp:rsid wsp:val=&quot;00A85B9D&quot;/&gt;&lt;wsp:rsid wsp:val=&quot;00A86B29&quot;/&gt;&lt;wsp:rsid wsp:val=&quot;00A86BEE&quot;/&gt;&lt;wsp:rsid wsp:val=&quot;00A86CFD&quot;/&gt;&lt;wsp:rsid wsp:val=&quot;00A90952&quot;/&gt;&lt;wsp:rsid wsp:val=&quot;00A9127B&quot;/&gt;&lt;wsp:rsid wsp:val=&quot;00A935A9&quot;/&gt;&lt;wsp:rsid wsp:val=&quot;00A93728&quot;/&gt;&lt;wsp:rsid wsp:val=&quot;00A94424&quot;/&gt;&lt;wsp:rsid wsp:val=&quot;00A95C4D&quot;/&gt;&lt;wsp:rsid wsp:val=&quot;00AA0755&quot;/&gt;&lt;wsp:rsid wsp:val=&quot;00AA321E&quot;/&gt;&lt;wsp:rsid wsp:val=&quot;00AA459E&quot;/&gt;&lt;wsp:rsid wsp:val=&quot;00AA4858&quot;/&gt;&lt;wsp:rsid wsp:val=&quot;00AA53AD&quot;/&gt;&lt;wsp:rsid wsp:val=&quot;00AA5A54&quot;/&gt;&lt;wsp:rsid wsp:val=&quot;00AA5ABE&quot;/&gt;&lt;wsp:rsid wsp:val=&quot;00AA5AC0&quot;/&gt;&lt;wsp:rsid wsp:val=&quot;00AA7FDD&quot;/&gt;&lt;wsp:rsid wsp:val=&quot;00AAC1E1&quot;/&gt;&lt;wsp:rsid wsp:val=&quot;00AB02B8&quot;/&gt;&lt;wsp:rsid wsp:val=&quot;00AB0A6D&quot;/&gt;&lt;wsp:rsid wsp:val=&quot;00AB13F3&quot;/&gt;&lt;wsp:rsid wsp:val=&quot;00AB4353&quot;/&gt;&lt;wsp:rsid wsp:val=&quot;00AB46CE&quot;/&gt;&lt;wsp:rsid wsp:val=&quot;00AB46E4&quot;/&gt;&lt;wsp:rsid wsp:val=&quot;00AB516D&quot;/&gt;&lt;wsp:rsid wsp:val=&quot;00AB5A88&quot;/&gt;&lt;wsp:rsid wsp:val=&quot;00AB5AD5&quot;/&gt;&lt;wsp:rsid wsp:val=&quot;00AB62C0&quot;/&gt;&lt;wsp:rsid wsp:val=&quot;00AB6FA2&quot;/&gt;&lt;wsp:rsid wsp:val=&quot;00AC06D5&quot;/&gt;&lt;wsp:rsid wsp:val=&quot;00AC08D3&quot;/&gt;&lt;wsp:rsid wsp:val=&quot;00AC0AA2&quot;/&gt;&lt;wsp:rsid wsp:val=&quot;00AC155A&quot;/&gt;&lt;wsp:rsid wsp:val=&quot;00AC2589&quot;/&gt;&lt;wsp:rsid wsp:val=&quot;00AC29CD&quot;/&gt;&lt;wsp:rsid wsp:val=&quot;00AC384C&quot;/&gt;&lt;wsp:rsid wsp:val=&quot;00AC389F&quot;/&gt;&lt;wsp:rsid wsp:val=&quot;00AC391F&quot;/&gt;&lt;wsp:rsid wsp:val=&quot;00AC3C1D&quot;/&gt;&lt;wsp:rsid wsp:val=&quot;00AC3F3D&quot;/&gt;&lt;wsp:rsid wsp:val=&quot;00AD08E1&quot;/&gt;&lt;wsp:rsid wsp:val=&quot;00AD1011&quot;/&gt;&lt;wsp:rsid wsp:val=&quot;00AD1A80&quot;/&gt;&lt;wsp:rsid wsp:val=&quot;00AD365F&quot;/&gt;&lt;wsp:rsid wsp:val=&quot;00AD3CB6&quot;/&gt;&lt;wsp:rsid wsp:val=&quot;00AD4832&quot;/&gt;&lt;wsp:rsid wsp:val=&quot;00AD4FA3&quot;/&gt;&lt;wsp:rsid wsp:val=&quot;00AD6215&quot;/&gt;&lt;wsp:rsid wsp:val=&quot;00AD7AE8&quot;/&gt;&lt;wsp:rsid wsp:val=&quot;00AE0D1D&quot;/&gt;&lt;wsp:rsid wsp:val=&quot;00AE1311&quot;/&gt;&lt;wsp:rsid wsp:val=&quot;00AE1AF9&quot;/&gt;&lt;wsp:rsid wsp:val=&quot;00AE254E&quot;/&gt;&lt;wsp:rsid wsp:val=&quot;00AE2E49&quot;/&gt;&lt;wsp:rsid wsp:val=&quot;00AE3F5B&quot;/&gt;&lt;wsp:rsid wsp:val=&quot;00AE4213&quot;/&gt;&lt;wsp:rsid wsp:val=&quot;00AE4708&quot;/&gt;&lt;wsp:rsid wsp:val=&quot;00AE5E1C&quot;/&gt;&lt;wsp:rsid wsp:val=&quot;00AE718E&quot;/&gt;&lt;wsp:rsid wsp:val=&quot;00AF0812&quot;/&gt;&lt;wsp:rsid wsp:val=&quot;00AF2175&quot;/&gt;&lt;wsp:rsid wsp:val=&quot;00AF2434&quot;/&gt;&lt;wsp:rsid wsp:val=&quot;00AF28FA&quot;/&gt;&lt;wsp:rsid wsp:val=&quot;00AF359C&quot;/&gt;&lt;wsp:rsid wsp:val=&quot;00AF4332&quot;/&gt;&lt;wsp:rsid wsp:val=&quot;00AF5632&quot;/&gt;&lt;wsp:rsid wsp:val=&quot;00AF7005&quot;/&gt;&lt;wsp:rsid wsp:val=&quot;00AF76B1&quot;/&gt;&lt;wsp:rsid wsp:val=&quot;00B007CA&quot;/&gt;&lt;wsp:rsid wsp:val=&quot;00B00A1D&quot;/&gt;&lt;wsp:rsid wsp:val=&quot;00B019B7&quot;/&gt;&lt;wsp:rsid wsp:val=&quot;00B01C48&quot;/&gt;&lt;wsp:rsid wsp:val=&quot;00B02922&quot;/&gt;&lt;wsp:rsid wsp:val=&quot;00B0330C&quot;/&gt;&lt;wsp:rsid wsp:val=&quot;00B05F95&quot;/&gt;&lt;wsp:rsid wsp:val=&quot;00B067E6&quot;/&gt;&lt;wsp:rsid wsp:val=&quot;00B06FB8&quot;/&gt;&lt;wsp:rsid wsp:val=&quot;00B07772&quot;/&gt;&lt;wsp:rsid wsp:val=&quot;00B1054C&quot;/&gt;&lt;wsp:rsid wsp:val=&quot;00B106AF&quot;/&gt;&lt;wsp:rsid wsp:val=&quot;00B10843&quot;/&gt;&lt;wsp:rsid wsp:val=&quot;00B1088B&quot;/&gt;&lt;wsp:rsid wsp:val=&quot;00B11EFC&quot;/&gt;&lt;wsp:rsid wsp:val=&quot;00B133EC&quot;/&gt;&lt;wsp:rsid wsp:val=&quot;00B13AA3&quot;/&gt;&lt;wsp:rsid wsp:val=&quot;00B13FCD&quot;/&gt;&lt;wsp:rsid wsp:val=&quot;00B14390&quot;/&gt;&lt;wsp:rsid wsp:val=&quot;00B147F0&quot;/&gt;&lt;wsp:rsid wsp:val=&quot;00B14FD1&quot;/&gt;&lt;wsp:rsid wsp:val=&quot;00B1674C&quot;/&gt;&lt;wsp:rsid wsp:val=&quot;00B174B3&quot;/&gt;&lt;wsp:rsid wsp:val=&quot;00B178AF&quot;/&gt;&lt;wsp:rsid wsp:val=&quot;00B221CC&quot;/&gt;&lt;wsp:rsid wsp:val=&quot;00B2299E&quot;/&gt;&lt;wsp:rsid wsp:val=&quot;00B22A48&quot;/&gt;&lt;wsp:rsid wsp:val=&quot;00B2307C&quot;/&gt;&lt;wsp:rsid wsp:val=&quot;00B231A3&quot;/&gt;&lt;wsp:rsid wsp:val=&quot;00B2481E&quot;/&gt;&lt;wsp:rsid wsp:val=&quot;00B26107&quot;/&gt;&lt;wsp:rsid wsp:val=&quot;00B264C3&quot;/&gt;&lt;wsp:rsid wsp:val=&quot;00B26CE9&quot;/&gt;&lt;wsp:rsid wsp:val=&quot;00B26F9C&quot;/&gt;&lt;wsp:rsid wsp:val=&quot;00B274A6&quot;/&gt;&lt;wsp:rsid wsp:val=&quot;00B2760C&quot;/&gt;&lt;wsp:rsid wsp:val=&quot;00B276AD&quot;/&gt;&lt;wsp:rsid wsp:val=&quot;00B30052&quot;/&gt;&lt;wsp:rsid wsp:val=&quot;00B30053&quot;/&gt;&lt;wsp:rsid wsp:val=&quot;00B32398&quot;/&gt;&lt;wsp:rsid wsp:val=&quot;00B35373&quot;/&gt;&lt;wsp:rsid wsp:val=&quot;00B357A7&quot;/&gt;&lt;wsp:rsid wsp:val=&quot;00B37AD2&quot;/&gt;&lt;wsp:rsid wsp:val=&quot;00B40606&quot;/&gt;&lt;wsp:rsid wsp:val=&quot;00B41C6E&quot;/&gt;&lt;wsp:rsid wsp:val=&quot;00B41DF5&quot;/&gt;&lt;wsp:rsid wsp:val=&quot;00B4235E&quot;/&gt;&lt;wsp:rsid wsp:val=&quot;00B43515&quot;/&gt;&lt;wsp:rsid wsp:val=&quot;00B44175&quot;/&gt;&lt;wsp:rsid wsp:val=&quot;00B45C9B&quot;/&gt;&lt;wsp:rsid wsp:val=&quot;00B46072&quot;/&gt;&lt;wsp:rsid wsp:val=&quot;00B46510&quot;/&gt;&lt;wsp:rsid wsp:val=&quot;00B4673D&quot;/&gt;&lt;wsp:rsid wsp:val=&quot;00B4680A&quot;/&gt;&lt;wsp:rsid wsp:val=&quot;00B472EB&quot;/&gt;&lt;wsp:rsid wsp:val=&quot;00B47B03&quot;/&gt;&lt;wsp:rsid wsp:val=&quot;00B51B3C&quot;/&gt;&lt;wsp:rsid wsp:val=&quot;00B51E68&quot;/&gt;&lt;wsp:rsid wsp:val=&quot;00B51FB3&quot;/&gt;&lt;wsp:rsid wsp:val=&quot;00B5282E&quot;/&gt;&lt;wsp:rsid wsp:val=&quot;00B53554&quot;/&gt;&lt;wsp:rsid wsp:val=&quot;00B538CF&quot;/&gt;&lt;wsp:rsid wsp:val=&quot;00B53E5F&quot;/&gt;&lt;wsp:rsid wsp:val=&quot;00B53ED8&quot;/&gt;&lt;wsp:rsid wsp:val=&quot;00B54A66&quot;/&gt;&lt;wsp:rsid wsp:val=&quot;00B56691&quot;/&gt;&lt;wsp:rsid wsp:val=&quot;00B56D2F&quot;/&gt;&lt;wsp:rsid wsp:val=&quot;00B57610&quot;/&gt;&lt;wsp:rsid wsp:val=&quot;00B622C1&quot;/&gt;&lt;wsp:rsid wsp:val=&quot;00B634A0&quot;/&gt;&lt;wsp:rsid wsp:val=&quot;00B64BC4&quot;/&gt;&lt;wsp:rsid wsp:val=&quot;00B65BE4&quot;/&gt;&lt;wsp:rsid wsp:val=&quot;00B67332&quot;/&gt;&lt;wsp:rsid wsp:val=&quot;00B70F45&quot;/&gt;&lt;wsp:rsid wsp:val=&quot;00B713E7&quot;/&gt;&lt;wsp:rsid wsp:val=&quot;00B71EC9&quot;/&gt;&lt;wsp:rsid wsp:val=&quot;00B72797&quot;/&gt;&lt;wsp:rsid wsp:val=&quot;00B7368C&quot;/&gt;&lt;wsp:rsid wsp:val=&quot;00B7548C&quot;/&gt;&lt;wsp:rsid wsp:val=&quot;00B75836&quot;/&gt;&lt;wsp:rsid wsp:val=&quot;00B7609D&quot;/&gt;&lt;wsp:rsid wsp:val=&quot;00B767A3&quot;/&gt;&lt;wsp:rsid wsp:val=&quot;00B76C1F&quot;/&gt;&lt;wsp:rsid wsp:val=&quot;00B77677&quot;/&gt;&lt;wsp:rsid wsp:val=&quot;00B777D1&quot;/&gt;&lt;wsp:rsid wsp:val=&quot;00B7785A&quot;/&gt;&lt;wsp:rsid wsp:val=&quot;00B81017&quot;/&gt;&lt;wsp:rsid wsp:val=&quot;00B81A37&quot;/&gt;&lt;wsp:rsid wsp:val=&quot;00B82DDA&quot;/&gt;&lt;wsp:rsid wsp:val=&quot;00B83126&quot;/&gt;&lt;wsp:rsid wsp:val=&quot;00B8312E&quot;/&gt;&lt;wsp:rsid wsp:val=&quot;00B834D6&quot;/&gt;&lt;wsp:rsid wsp:val=&quot;00B83861&quot;/&gt;&lt;wsp:rsid wsp:val=&quot;00B84049&quot;/&gt;&lt;wsp:rsid wsp:val=&quot;00B84837&quot;/&gt;&lt;wsp:rsid wsp:val=&quot;00B85764&quot;/&gt;&lt;wsp:rsid wsp:val=&quot;00B85794&quot;/&gt;&lt;wsp:rsid wsp:val=&quot;00B866AD&quot;/&gt;&lt;wsp:rsid wsp:val=&quot;00B86D50&quot;/&gt;&lt;wsp:rsid wsp:val=&quot;00B86F5C&quot;/&gt;&lt;wsp:rsid wsp:val=&quot;00B913E3&quot;/&gt;&lt;wsp:rsid wsp:val=&quot;00B9308F&quot;/&gt;&lt;wsp:rsid wsp:val=&quot;00B934BC&quot;/&gt;&lt;wsp:rsid wsp:val=&quot;00B941ED&quot;/&gt;&lt;wsp:rsid wsp:val=&quot;00B945B6&quot;/&gt;&lt;wsp:rsid wsp:val=&quot;00B951FB&quot;/&gt;&lt;wsp:rsid wsp:val=&quot;00B9580A&quot;/&gt;&lt;wsp:rsid wsp:val=&quot;00B95E9E&quot;/&gt;&lt;wsp:rsid wsp:val=&quot;00B963D6&quot;/&gt;&lt;wsp:rsid wsp:val=&quot;00B965D2&quot;/&gt;&lt;wsp:rsid wsp:val=&quot;00B966F2&quot;/&gt;&lt;wsp:rsid wsp:val=&quot;00B97116&quot;/&gt;&lt;wsp:rsid wsp:val=&quot;00B97976&quot;/&gt;&lt;wsp:rsid wsp:val=&quot;00B9E4BF&quot;/&gt;&lt;wsp:rsid wsp:val=&quot;00BA0CE8&quot;/&gt;&lt;wsp:rsid wsp:val=&quot;00BA1427&quot;/&gt;&lt;wsp:rsid wsp:val=&quot;00BA15AE&quot;/&gt;&lt;wsp:rsid wsp:val=&quot;00BA1B0B&quot;/&gt;&lt;wsp:rsid wsp:val=&quot;00BA227B&quot;/&gt;&lt;wsp:rsid wsp:val=&quot;00BA2D2E&quot;/&gt;&lt;wsp:rsid wsp:val=&quot;00BA3056&quot;/&gt;&lt;wsp:rsid wsp:val=&quot;00BA3D1F&quot;/&gt;&lt;wsp:rsid wsp:val=&quot;00BA4216&quot;/&gt;&lt;wsp:rsid wsp:val=&quot;00BA42A3&quot;/&gt;&lt;wsp:rsid wsp:val=&quot;00BA4495&quot;/&gt;&lt;wsp:rsid wsp:val=&quot;00BA5E7F&quot;/&gt;&lt;wsp:rsid wsp:val=&quot;00BB2217&quot;/&gt;&lt;wsp:rsid wsp:val=&quot;00BB2557&quot;/&gt;&lt;wsp:rsid wsp:val=&quot;00BB4165&quot;/&gt;&lt;wsp:rsid wsp:val=&quot;00BB42EB&quot;/&gt;&lt;wsp:rsid wsp:val=&quot;00BB4503&quot;/&gt;&lt;wsp:rsid wsp:val=&quot;00BB4C32&quot;/&gt;&lt;wsp:rsid wsp:val=&quot;00BB5146&quot;/&gt;&lt;wsp:rsid wsp:val=&quot;00BB6ACB&quot;/&gt;&lt;wsp:rsid wsp:val=&quot;00BB6CB0&quot;/&gt;&lt;wsp:rsid wsp:val=&quot;00BB6D78&quot;/&gt;&lt;wsp:rsid wsp:val=&quot;00BB7988&quot;/&gt;&lt;wsp:rsid wsp:val=&quot;00BB7E59&quot;/&gt;&lt;wsp:rsid wsp:val=&quot;00BC1B49&quot;/&gt;&lt;wsp:rsid wsp:val=&quot;00BC253E&quot;/&gt;&lt;wsp:rsid wsp:val=&quot;00BC2889&quot;/&gt;&lt;wsp:rsid wsp:val=&quot;00BC3173&quot;/&gt;&lt;wsp:rsid wsp:val=&quot;00BC3443&quot;/&gt;&lt;wsp:rsid wsp:val=&quot;00BC41DB&quot;/&gt;&lt;wsp:rsid wsp:val=&quot;00BC5991&quot;/&gt;&lt;wsp:rsid wsp:val=&quot;00BC62F9&quot;/&gt;&lt;wsp:rsid wsp:val=&quot;00BC67BD&quot;/&gt;&lt;wsp:rsid wsp:val=&quot;00BC73A3&quot;/&gt;&lt;wsp:rsid wsp:val=&quot;00BC76CA&quot;/&gt;&lt;wsp:rsid wsp:val=&quot;00BC7BBB&quot;/&gt;&lt;wsp:rsid wsp:val=&quot;00BD054D&quot;/&gt;&lt;wsp:rsid wsp:val=&quot;00BD2766&quot;/&gt;&lt;wsp:rsid wsp:val=&quot;00BD3FEA&quot;/&gt;&lt;wsp:rsid wsp:val=&quot;00BD4417&quot;/&gt;&lt;wsp:rsid wsp:val=&quot;00BD49BE&quot;/&gt;&lt;wsp:rsid wsp:val=&quot;00BD539E&quot;/&gt;&lt;wsp:rsid wsp:val=&quot;00BD551F&quot;/&gt;&lt;wsp:rsid wsp:val=&quot;00BD6556&quot;/&gt;&lt;wsp:rsid wsp:val=&quot;00BD6613&quot;/&gt;&lt;wsp:rsid wsp:val=&quot;00BD66D4&quot;/&gt;&lt;wsp:rsid wsp:val=&quot;00BD67A5&quot;/&gt;&lt;wsp:rsid wsp:val=&quot;00BD6ED1&quot;/&gt;&lt;wsp:rsid wsp:val=&quot;00BE18BB&quot;/&gt;&lt;wsp:rsid wsp:val=&quot;00BE1A1D&quot;/&gt;&lt;wsp:rsid wsp:val=&quot;00BE2431&quot;/&gt;&lt;wsp:rsid wsp:val=&quot;00BE260E&quot;/&gt;&lt;wsp:rsid wsp:val=&quot;00BE3212&quot;/&gt;&lt;wsp:rsid wsp:val=&quot;00BE3D81&quot;/&gt;&lt;wsp:rsid wsp:val=&quot;00BE4364&quot;/&gt;&lt;wsp:rsid wsp:val=&quot;00BE452D&quot;/&gt;&lt;wsp:rsid wsp:val=&quot;00BE4A40&quot;/&gt;&lt;wsp:rsid wsp:val=&quot;00BE6A4D&quot;/&gt;&lt;wsp:rsid wsp:val=&quot;00BE7D9E&quot;/&gt;&lt;wsp:rsid wsp:val=&quot;00BF05BD&quot;/&gt;&lt;wsp:rsid wsp:val=&quot;00BF0C68&quot;/&gt;&lt;wsp:rsid wsp:val=&quot;00BF21E3&quot;/&gt;&lt;wsp:rsid wsp:val=&quot;00BF2490&quot;/&gt;&lt;wsp:rsid wsp:val=&quot;00BF2769&quot;/&gt;&lt;wsp:rsid wsp:val=&quot;00BF3227&quot;/&gt;&lt;wsp:rsid wsp:val=&quot;00BF4646&quot;/&gt;&lt;wsp:rsid wsp:val=&quot;00BF5728&quot;/&gt;&lt;wsp:rsid wsp:val=&quot;00BF5EAB&quot;/&gt;&lt;wsp:rsid wsp:val=&quot;00BF63BE&quot;/&gt;&lt;wsp:rsid wsp:val=&quot;00C00452&quot;/&gt;&lt;wsp:rsid wsp:val=&quot;00C031CA&quot;/&gt;&lt;wsp:rsid wsp:val=&quot;00C03C82&quot;/&gt;&lt;wsp:rsid wsp:val=&quot;00C04A2A&quot;/&gt;&lt;wsp:rsid wsp:val=&quot;00C05A4D&quot;/&gt;&lt;wsp:rsid wsp:val=&quot;00C05C70&quot;/&gt;&lt;wsp:rsid wsp:val=&quot;00C05CEB&quot;/&gt;&lt;wsp:rsid wsp:val=&quot;00C069E2&quot;/&gt;&lt;wsp:rsid wsp:val=&quot;00C06E7B&quot;/&gt;&lt;wsp:rsid wsp:val=&quot;00C0783F&quot;/&gt;&lt;wsp:rsid wsp:val=&quot;00C07B3A&quot;/&gt;&lt;wsp:rsid wsp:val=&quot;00C10A3F&quot;/&gt;&lt;wsp:rsid wsp:val=&quot;00C11148&quot;/&gt;&lt;wsp:rsid wsp:val=&quot;00C11FFF&quot;/&gt;&lt;wsp:rsid wsp:val=&quot;00C12CB9&quot;/&gt;&lt;wsp:rsid wsp:val=&quot;00C14EA7&quot;/&gt;&lt;wsp:rsid wsp:val=&quot;00C15327&quot;/&gt;&lt;wsp:rsid wsp:val=&quot;00C156C1&quot;/&gt;&lt;wsp:rsid wsp:val=&quot;00C163C7&quot;/&gt;&lt;wsp:rsid wsp:val=&quot;00C20652&quot;/&gt;&lt;wsp:rsid wsp:val=&quot;00C230E7&quot;/&gt;&lt;wsp:rsid wsp:val=&quot;00C234D4&quot;/&gt;&lt;wsp:rsid wsp:val=&quot;00C23626&quot;/&gt;&lt;wsp:rsid wsp:val=&quot;00C242AC&quot;/&gt;&lt;wsp:rsid wsp:val=&quot;00C2448A&quot;/&gt;&lt;wsp:rsid wsp:val=&quot;00C24631&quot;/&gt;&lt;wsp:rsid wsp:val=&quot;00C25F6B&quot;/&gt;&lt;wsp:rsid wsp:val=&quot;00C26D2A&quot;/&gt;&lt;wsp:rsid wsp:val=&quot;00C26F5D&quot;/&gt;&lt;wsp:rsid wsp:val=&quot;00C27245&quot;/&gt;&lt;wsp:rsid wsp:val=&quot;00C27C6B&quot;/&gt;&lt;wsp:rsid wsp:val=&quot;00C3034C&quot;/&gt;&lt;wsp:rsid wsp:val=&quot;00C3066E&quot;/&gt;&lt;wsp:rsid wsp:val=&quot;00C30714&quot;/&gt;&lt;wsp:rsid wsp:val=&quot;00C3135A&quot;/&gt;&lt;wsp:rsid wsp:val=&quot;00C339D7&quot;/&gt;&lt;wsp:rsid wsp:val=&quot;00C33B8B&quot;/&gt;&lt;wsp:rsid wsp:val=&quot;00C33E6E&quot;/&gt;&lt;wsp:rsid wsp:val=&quot;00C36C08&quot;/&gt;&lt;wsp:rsid wsp:val=&quot;00C3756F&quot;/&gt;&lt;wsp:rsid wsp:val=&quot;00C377C2&quot;/&gt;&lt;wsp:rsid wsp:val=&quot;00C40524&quot;/&gt;&lt;wsp:rsid wsp:val=&quot;00C4112E&quot;/&gt;&lt;wsp:rsid wsp:val=&quot;00C41744&quot;/&gt;&lt;wsp:rsid wsp:val=&quot;00C42F2E&quot;/&gt;&lt;wsp:rsid wsp:val=&quot;00C436F9&quot;/&gt;&lt;wsp:rsid wsp:val=&quot;00C43782&quot;/&gt;&lt;wsp:rsid wsp:val=&quot;00C4382E&quot;/&gt;&lt;wsp:rsid wsp:val=&quot;00C439BC&quot;/&gt;&lt;wsp:rsid wsp:val=&quot;00C44613&quot;/&gt;&lt;wsp:rsid wsp:val=&quot;00C4504E&quot;/&gt;&lt;wsp:rsid wsp:val=&quot;00C455CF&quot;/&gt;&lt;wsp:rsid wsp:val=&quot;00C45F7A&quot;/&gt;&lt;wsp:rsid wsp:val=&quot;00C50660&quot;/&gt;&lt;wsp:rsid wsp:val=&quot;00C51C01&quot;/&gt;&lt;wsp:rsid wsp:val=&quot;00C51E46&quot;/&gt;&lt;wsp:rsid wsp:val=&quot;00C52454&quot;/&gt;&lt;wsp:rsid wsp:val=&quot;00C52637&quot;/&gt;&lt;wsp:rsid wsp:val=&quot;00C52B84&quot;/&gt;&lt;wsp:rsid wsp:val=&quot;00C53601&quot;/&gt;&lt;wsp:rsid wsp:val=&quot;00C538C1&quot;/&gt;&lt;wsp:rsid wsp:val=&quot;00C53BA9&quot;/&gt;&lt;wsp:rsid wsp:val=&quot;00C541CF&quot;/&gt;&lt;wsp:rsid wsp:val=&quot;00C544B7&quot;/&gt;&lt;wsp:rsid wsp:val=&quot;00C5463E&quot;/&gt;&lt;wsp:rsid wsp:val=&quot;00C55417&quot;/&gt;&lt;wsp:rsid wsp:val=&quot;00C5678C&quot;/&gt;&lt;wsp:rsid wsp:val=&quot;00C56827&quot;/&gt;&lt;wsp:rsid wsp:val=&quot;00C60108&quot;/&gt;&lt;wsp:rsid wsp:val=&quot;00C610D6&quot;/&gt;&lt;wsp:rsid wsp:val=&quot;00C619B2&quot;/&gt;&lt;wsp:rsid wsp:val=&quot;00C62447&quot;/&gt;&lt;wsp:rsid wsp:val=&quot;00C636FE&quot;/&gt;&lt;wsp:rsid wsp:val=&quot;00C63CD4&quot;/&gt;&lt;wsp:rsid wsp:val=&quot;00C6418D&quot;/&gt;&lt;wsp:rsid wsp:val=&quot;00C649D9&quot;/&gt;&lt;wsp:rsid wsp:val=&quot;00C64BB6&quot;/&gt;&lt;wsp:rsid wsp:val=&quot;00C64CC3&quot;/&gt;&lt;wsp:rsid wsp:val=&quot;00C651BD&quot;/&gt;&lt;wsp:rsid wsp:val=&quot;00C66E07&quot;/&gt;&lt;wsp:rsid wsp:val=&quot;00C6775B&quot;/&gt;&lt;wsp:rsid wsp:val=&quot;00C67849&quot;/&gt;&lt;wsp:rsid wsp:val=&quot;00C6BE51&quot;/&gt;&lt;wsp:rsid wsp:val=&quot;00C70572&quot;/&gt;&lt;wsp:rsid wsp:val=&quot;00C70972&quot;/&gt;&lt;wsp:rsid wsp:val=&quot;00C71107&quot;/&gt;&lt;wsp:rsid wsp:val=&quot;00C71111&quot;/&gt;&lt;wsp:rsid wsp:val=&quot;00C72E3D&quot;/&gt;&lt;wsp:rsid wsp:val=&quot;00C7383E&quot;/&gt;&lt;wsp:rsid wsp:val=&quot;00C73F47&quot;/&gt;&lt;wsp:rsid wsp:val=&quot;00C743B5&quot;/&gt;&lt;wsp:rsid wsp:val=&quot;00C744B6&quot;/&gt;&lt;wsp:rsid wsp:val=&quot;00C74DED&quot;/&gt;&lt;wsp:rsid wsp:val=&quot;00C754F1&quot;/&gt;&lt;wsp:rsid wsp:val=&quot;00C75992&quot;/&gt;&lt;wsp:rsid wsp:val=&quot;00C76751&quot;/&gt;&lt;wsp:rsid wsp:val=&quot;00C7683D&quot;/&gt;&lt;wsp:rsid wsp:val=&quot;00C803D2&quot;/&gt;&lt;wsp:rsid wsp:val=&quot;00C806C8&quot;/&gt;&lt;wsp:rsid wsp:val=&quot;00C823E7&quot;/&gt;&lt;wsp:rsid wsp:val=&quot;00C8450F&quot;/&gt;&lt;wsp:rsid wsp:val=&quot;00C84A45&quot;/&gt;&lt;wsp:rsid wsp:val=&quot;00C85756&quot;/&gt;&lt;wsp:rsid wsp:val=&quot;00C858E9&quot;/&gt;&lt;wsp:rsid wsp:val=&quot;00C86B05&quot;/&gt;&lt;wsp:rsid wsp:val=&quot;00C8728E&quot;/&gt;&lt;wsp:rsid wsp:val=&quot;00C90B1A&quot;/&gt;&lt;wsp:rsid wsp:val=&quot;00C9147C&quot;/&gt;&lt;wsp:rsid wsp:val=&quot;00C923E8&quot;/&gt;&lt;wsp:rsid wsp:val=&quot;00C950FF&quot;/&gt;&lt;wsp:rsid wsp:val=&quot;00C962DC&quot;/&gt;&lt;wsp:rsid wsp:val=&quot;00C96328&quot;/&gt;&lt;wsp:rsid wsp:val=&quot;00C97621&quot;/&gt;&lt;wsp:rsid wsp:val=&quot;00CA029C&quot;/&gt;&lt;wsp:rsid wsp:val=&quot;00CA0421&quot;/&gt;&lt;wsp:rsid wsp:val=&quot;00CA1CDF&quot;/&gt;&lt;wsp:rsid wsp:val=&quot;00CA23C1&quot;/&gt;&lt;wsp:rsid wsp:val=&quot;00CA407A&quot;/&gt;&lt;wsp:rsid wsp:val=&quot;00CA4178&quot;/&gt;&lt;wsp:rsid wsp:val=&quot;00CA4B7B&quot;/&gt;&lt;wsp:rsid wsp:val=&quot;00CA5056&quot;/&gt;&lt;wsp:rsid wsp:val=&quot;00CA569C&quot;/&gt;&lt;wsp:rsid wsp:val=&quot;00CA7885&quot;/&gt;&lt;wsp:rsid wsp:val=&quot;00CA7C58&quot;/&gt;&lt;wsp:rsid wsp:val=&quot;00CB0A8C&quot;/&gt;&lt;wsp:rsid wsp:val=&quot;00CB1282&quot;/&gt;&lt;wsp:rsid wsp:val=&quot;00CB3748&quot;/&gt;&lt;wsp:rsid wsp:val=&quot;00CB3A7F&quot;/&gt;&lt;wsp:rsid wsp:val=&quot;00CB50CC&quot;/&gt;&lt;wsp:rsid wsp:val=&quot;00CB50DB&quot;/&gt;&lt;wsp:rsid wsp:val=&quot;00CB5706&quot;/&gt;&lt;wsp:rsid wsp:val=&quot;00CB5B5C&quot;/&gt;&lt;wsp:rsid wsp:val=&quot;00CB5F01&quot;/&gt;&lt;wsp:rsid wsp:val=&quot;00CB73E6&quot;/&gt;&lt;wsp:rsid wsp:val=&quot;00CC03E3&quot;/&gt;&lt;wsp:rsid wsp:val=&quot;00CC396C&quot;/&gt;&lt;wsp:rsid wsp:val=&quot;00CC3EF4&quot;/&gt;&lt;wsp:rsid wsp:val=&quot;00CC4B01&quot;/&gt;&lt;wsp:rsid wsp:val=&quot;00CC4D82&quot;/&gt;&lt;wsp:rsid wsp:val=&quot;00CC5974&quot;/&gt;&lt;wsp:rsid wsp:val=&quot;00CC5CB9&quot;/&gt;&lt;wsp:rsid wsp:val=&quot;00CC655F&quot;/&gt;&lt;wsp:rsid wsp:val=&quot;00CC6679&quot;/&gt;&lt;wsp:rsid wsp:val=&quot;00CC723E&quot;/&gt;&lt;wsp:rsid wsp:val=&quot;00CC7B6C&quot;/&gt;&lt;wsp:rsid wsp:val=&quot;00CD08F7&quot;/&gt;&lt;wsp:rsid wsp:val=&quot;00CD111F&quot;/&gt;&lt;wsp:rsid wsp:val=&quot;00CD1DFD&quot;/&gt;&lt;wsp:rsid wsp:val=&quot;00CD1EC4&quot;/&gt;&lt;wsp:rsid wsp:val=&quot;00CD215A&quot;/&gt;&lt;wsp:rsid wsp:val=&quot;00CD303B&quot;/&gt;&lt;wsp:rsid wsp:val=&quot;00CD3C78&quot;/&gt;&lt;wsp:rsid wsp:val=&quot;00CD51DB&quot;/&gt;&lt;wsp:rsid wsp:val=&quot;00CD5FD4&quot;/&gt;&lt;wsp:rsid wsp:val=&quot;00CD61E3&quot;/&gt;&lt;wsp:rsid wsp:val=&quot;00CD6589&quot;/&gt;&lt;wsp:rsid wsp:val=&quot;00CD698F&quot;/&gt;&lt;wsp:rsid wsp:val=&quot;00CE0084&quot;/&gt;&lt;wsp:rsid wsp:val=&quot;00CE0105&quot;/&gt;&lt;wsp:rsid wsp:val=&quot;00CE12DD&quot;/&gt;&lt;wsp:rsid wsp:val=&quot;00CE2CD5&quot;/&gt;&lt;wsp:rsid wsp:val=&quot;00CE2E38&quot;/&gt;&lt;wsp:rsid wsp:val=&quot;00CE3317&quot;/&gt;&lt;wsp:rsid wsp:val=&quot;00CE559B&quot;/&gt;&lt;wsp:rsid wsp:val=&quot;00CE6A2E&quot;/&gt;&lt;wsp:rsid wsp:val=&quot;00CE7FDA&quot;/&gt;&lt;wsp:rsid wsp:val=&quot;00CF0422&quot;/&gt;&lt;wsp:rsid wsp:val=&quot;00CF1B24&quot;/&gt;&lt;wsp:rsid wsp:val=&quot;00CF247C&quot;/&gt;&lt;wsp:rsid wsp:val=&quot;00CF2FE2&quot;/&gt;&lt;wsp:rsid wsp:val=&quot;00CF30D5&quot;/&gt;&lt;wsp:rsid wsp:val=&quot;00CF4100&quot;/&gt;&lt;wsp:rsid wsp:val=&quot;00CF731E&quot;/&gt;&lt;wsp:rsid wsp:val=&quot;00D0059D&quot;/&gt;&lt;wsp:rsid wsp:val=&quot;00D00D36&quot;/&gt;&lt;wsp:rsid wsp:val=&quot;00D011E6&quot;/&gt;&lt;wsp:rsid wsp:val=&quot;00D01292&quot;/&gt;&lt;wsp:rsid wsp:val=&quot;00D013AB&quot;/&gt;&lt;wsp:rsid wsp:val=&quot;00D02C4D&quot;/&gt;&lt;wsp:rsid wsp:val=&quot;00D038EB&quot;/&gt;&lt;wsp:rsid wsp:val=&quot;00D03ABA&quot;/&gt;&lt;wsp:rsid wsp:val=&quot;00D0456E&quot;/&gt;&lt;wsp:rsid wsp:val=&quot;00D0482B&quot;/&gt;&lt;wsp:rsid wsp:val=&quot;00D064AE&quot;/&gt;&lt;wsp:rsid wsp:val=&quot;00D06B1A&quot;/&gt;&lt;wsp:rsid wsp:val=&quot;00D07151&quot;/&gt;&lt;wsp:rsid wsp:val=&quot;00D1053D&quot;/&gt;&lt;wsp:rsid wsp:val=&quot;00D10D03&quot;/&gt;&lt;wsp:rsid wsp:val=&quot;00D110BD&quot;/&gt;&lt;wsp:rsid wsp:val=&quot;00D123E9&quot;/&gt;&lt;wsp:rsid wsp:val=&quot;00D127CF&quot;/&gt;&lt;wsp:rsid wsp:val=&quot;00D12DB7&quot;/&gt;&lt;wsp:rsid wsp:val=&quot;00D13A5D&quot;/&gt;&lt;wsp:rsid wsp:val=&quot;00D14013&quot;/&gt;&lt;wsp:rsid wsp:val=&quot;00D14191&quot;/&gt;&lt;wsp:rsid wsp:val=&quot;00D1484C&quot;/&gt;&lt;wsp:rsid wsp:val=&quot;00D15327&quot;/&gt;&lt;wsp:rsid wsp:val=&quot;00D15786&quot;/&gt;&lt;wsp:rsid wsp:val=&quot;00D16259&quot;/&gt;&lt;wsp:rsid wsp:val=&quot;00D1631F&quot;/&gt;&lt;wsp:rsid wsp:val=&quot;00D17573&quot;/&gt;&lt;wsp:rsid wsp:val=&quot;00D17957&quot;/&gt;&lt;wsp:rsid wsp:val=&quot;00D2030C&quot;/&gt;&lt;wsp:rsid wsp:val=&quot;00D20763&quot;/&gt;&lt;wsp:rsid wsp:val=&quot;00D20966&quot;/&gt;&lt;wsp:rsid wsp:val=&quot;00D20A45&quot;/&gt;&lt;wsp:rsid wsp:val=&quot;00D2167B&quot;/&gt;&lt;wsp:rsid wsp:val=&quot;00D2249B&quot;/&gt;&lt;wsp:rsid wsp:val=&quot;00D229F3&quot;/&gt;&lt;wsp:rsid wsp:val=&quot;00D2323A&quot;/&gt;&lt;wsp:rsid wsp:val=&quot;00D236B0&quot;/&gt;&lt;wsp:rsid wsp:val=&quot;00D236B7&quot;/&gt;&lt;wsp:rsid wsp:val=&quot;00D24BB9&quot;/&gt;&lt;wsp:rsid wsp:val=&quot;00D2617A&quot;/&gt;&lt;wsp:rsid wsp:val=&quot;00D267EF&quot;/&gt;&lt;wsp:rsid wsp:val=&quot;00D30041&quot;/&gt;&lt;wsp:rsid wsp:val=&quot;00D30077&quot;/&gt;&lt;wsp:rsid wsp:val=&quot;00D313D7&quot;/&gt;&lt;wsp:rsid wsp:val=&quot;00D31BD4&quot;/&gt;&lt;wsp:rsid wsp:val=&quot;00D3506E&quot;/&gt;&lt;wsp:rsid wsp:val=&quot;00D3553D&quot;/&gt;&lt;wsp:rsid wsp:val=&quot;00D35C88&quot;/&gt;&lt;wsp:rsid wsp:val=&quot;00D36E4F&quot;/&gt;&lt;wsp:rsid wsp:val=&quot;00D37327&quot;/&gt;&lt;wsp:rsid wsp:val=&quot;00D40C24&quot;/&gt;&lt;wsp:rsid wsp:val=&quot;00D42ABF&quot;/&gt;&lt;wsp:rsid wsp:val=&quot;00D43BA2&quot;/&gt;&lt;wsp:rsid wsp:val=&quot;00D447C4&quot;/&gt;&lt;wsp:rsid wsp:val=&quot;00D454BF&quot;/&gt;&lt;wsp:rsid wsp:val=&quot;00D45728&quot;/&gt;&lt;wsp:rsid wsp:val=&quot;00D46356&quot;/&gt;&lt;wsp:rsid wsp:val=&quot;00D4772E&quot;/&gt;&lt;wsp:rsid wsp:val=&quot;00D501C2&quot;/&gt;&lt;wsp:rsid wsp:val=&quot;00D52035&quot;/&gt;&lt;wsp:rsid wsp:val=&quot;00D522DE&quot;/&gt;&lt;wsp:rsid wsp:val=&quot;00D55766&quot;/&gt;&lt;wsp:rsid wsp:val=&quot;00D5588B&quot;/&gt;&lt;wsp:rsid wsp:val=&quot;00D55B7E&quot;/&gt;&lt;wsp:rsid wsp:val=&quot;00D56F68&quot;/&gt;&lt;wsp:rsid wsp:val=&quot;00D5712C&quot;/&gt;&lt;wsp:rsid wsp:val=&quot;00D60D4A&quot;/&gt;&lt;wsp:rsid wsp:val=&quot;00D611DF&quot;/&gt;&lt;wsp:rsid wsp:val=&quot;00D61315&quot;/&gt;&lt;wsp:rsid wsp:val=&quot;00D6256F&quot;/&gt;&lt;wsp:rsid wsp:val=&quot;00D62CD2&quot;/&gt;&lt;wsp:rsid wsp:val=&quot;00D63358&quot;/&gt;&lt;wsp:rsid wsp:val=&quot;00D638BD&quot;/&gt;&lt;wsp:rsid wsp:val=&quot;00D6445E&quot;/&gt;&lt;wsp:rsid wsp:val=&quot;00D649DE&quot;/&gt;&lt;wsp:rsid wsp:val=&quot;00D651A8&quot;/&gt;&lt;wsp:rsid wsp:val=&quot;00D655E5&quot;/&gt;&lt;wsp:rsid wsp:val=&quot;00D65D51&quot;/&gt;&lt;wsp:rsid wsp:val=&quot;00D676D5&quot;/&gt;&lt;wsp:rsid wsp:val=&quot;00D70B0B&quot;/&gt;&lt;wsp:rsid wsp:val=&quot;00D71386&quot;/&gt;&lt;wsp:rsid wsp:val=&quot;00D713D7&quot;/&gt;&lt;wsp:rsid wsp:val=&quot;00D71F67&quot;/&gt;&lt;wsp:rsid wsp:val=&quot;00D7261C&quot;/&gt;&lt;wsp:rsid wsp:val=&quot;00D72C03&quot;/&gt;&lt;wsp:rsid wsp:val=&quot;00D74554&quot;/&gt;&lt;wsp:rsid wsp:val=&quot;00D76035&quot;/&gt;&lt;wsp:rsid wsp:val=&quot;00D762B6&quot;/&gt;&lt;wsp:rsid wsp:val=&quot;00D77443&quot;/&gt;&lt;wsp:rsid wsp:val=&quot;00D77726&quot;/&gt;&lt;wsp:rsid wsp:val=&quot;00D77DDC&quot;/&gt;&lt;wsp:rsid wsp:val=&quot;00D77ED7&quot;/&gt;&lt;wsp:rsid wsp:val=&quot;00D8273D&quot;/&gt;&lt;wsp:rsid wsp:val=&quot;00D82D1C&quot;/&gt;&lt;wsp:rsid wsp:val=&quot;00D83199&quot;/&gt;&lt;wsp:rsid wsp:val=&quot;00D851FC&quot;/&gt;&lt;wsp:rsid wsp:val=&quot;00D85A51&quot;/&gt;&lt;wsp:rsid wsp:val=&quot;00D85D78&quot;/&gt;&lt;wsp:rsid wsp:val=&quot;00D90237&quot;/&gt;&lt;wsp:rsid wsp:val=&quot;00D90552&quot;/&gt;&lt;wsp:rsid wsp:val=&quot;00D906C3&quot;/&gt;&lt;wsp:rsid wsp:val=&quot;00D9073E&quot;/&gt;&lt;wsp:rsid wsp:val=&quot;00D9148A&quot;/&gt;&lt;wsp:rsid wsp:val=&quot;00D927E1&quot;/&gt;&lt;wsp:rsid wsp:val=&quot;00D93B47&quot;/&gt;&lt;wsp:rsid wsp:val=&quot;00D95C60&quot;/&gt;&lt;wsp:rsid wsp:val=&quot;00D964D4&quot;/&gt;&lt;wsp:rsid wsp:val=&quot;00D97F3E&quot;/&gt;&lt;wsp:rsid wsp:val=&quot;00DA0F6B&quot;/&gt;&lt;wsp:rsid wsp:val=&quot;00DA1F2A&quot;/&gt;&lt;wsp:rsid wsp:val=&quot;00DA3EE7&quot;/&gt;&lt;wsp:rsid wsp:val=&quot;00DA6027&quot;/&gt;&lt;wsp:rsid wsp:val=&quot;00DA6429&quot;/&gt;&lt;wsp:rsid wsp:val=&quot;00DA6C37&quot;/&gt;&lt;wsp:rsid wsp:val=&quot;00DA722C&quot;/&gt;&lt;wsp:rsid wsp:val=&quot;00DA7450&quot;/&gt;&lt;wsp:rsid wsp:val=&quot;00DA7D96&quot;/&gt;&lt;wsp:rsid wsp:val=&quot;00DB09A1&quot;/&gt;&lt;wsp:rsid wsp:val=&quot;00DB0AF0&quot;/&gt;&lt;wsp:rsid wsp:val=&quot;00DB2721&quot;/&gt;&lt;wsp:rsid wsp:val=&quot;00DB2946&quot;/&gt;&lt;wsp:rsid wsp:val=&quot;00DB2AD4&quot;/&gt;&lt;wsp:rsid wsp:val=&quot;00DB34D8&quot;/&gt;&lt;wsp:rsid wsp:val=&quot;00DB37D4&quot;/&gt;&lt;wsp:rsid wsp:val=&quot;00DB4D72&quot;/&gt;&lt;wsp:rsid wsp:val=&quot;00DB5D44&quot;/&gt;&lt;wsp:rsid wsp:val=&quot;00DB6D4F&quot;/&gt;&lt;wsp:rsid wsp:val=&quot;00DB71C1&quot;/&gt;&lt;wsp:rsid wsp:val=&quot;00DB727D&quot;/&gt;&lt;wsp:rsid wsp:val=&quot;00DB7E34&quot;/&gt;&lt;wsp:rsid wsp:val=&quot;00DC047B&quot;/&gt;&lt;wsp:rsid wsp:val=&quot;00DC0982&quot;/&gt;&lt;wsp:rsid wsp:val=&quot;00DC1CE3&quot;/&gt;&lt;wsp:rsid wsp:val=&quot;00DC2898&quot;/&gt;&lt;wsp:rsid wsp:val=&quot;00DC2996&quot;/&gt;&lt;wsp:rsid wsp:val=&quot;00DC338E&quot;/&gt;&lt;wsp:rsid wsp:val=&quot;00DC4C21&quot;/&gt;&lt;wsp:rsid wsp:val=&quot;00DC5526&quot;/&gt;&lt;wsp:rsid wsp:val=&quot;00DC5692&quot;/&gt;&lt;wsp:rsid wsp:val=&quot;00DC5E2D&quot;/&gt;&lt;wsp:rsid wsp:val=&quot;00DC6A30&quot;/&gt;&lt;wsp:rsid wsp:val=&quot;00DC7B6F&quot;/&gt;&lt;wsp:rsid wsp:val=&quot;00DC7C36&quot;/&gt;&lt;wsp:rsid wsp:val=&quot;00DD1D75&quot;/&gt;&lt;wsp:rsid wsp:val=&quot;00DD1E8A&quot;/&gt;&lt;wsp:rsid wsp:val=&quot;00DD468F&quot;/&gt;&lt;wsp:rsid wsp:val=&quot;00DD4CC8&quot;/&gt;&lt;wsp:rsid wsp:val=&quot;00DE04DA&quot;/&gt;&lt;wsp:rsid wsp:val=&quot;00DE1ED1&quot;/&gt;&lt;wsp:rsid wsp:val=&quot;00DE21E8&quot;/&gt;&lt;wsp:rsid wsp:val=&quot;00DE2EFE&quot;/&gt;&lt;wsp:rsid wsp:val=&quot;00DE3104&quot;/&gt;&lt;wsp:rsid wsp:val=&quot;00DE3FAF&quot;/&gt;&lt;wsp:rsid wsp:val=&quot;00DE40DE&quot;/&gt;&lt;wsp:rsid wsp:val=&quot;00DE5214&quot;/&gt;&lt;wsp:rsid wsp:val=&quot;00DE5F12&quot;/&gt;&lt;wsp:rsid wsp:val=&quot;00DE6EAF&quot;/&gt;&lt;wsp:rsid wsp:val=&quot;00DF057B&quot;/&gt;&lt;wsp:rsid wsp:val=&quot;00DF0AC8&quot;/&gt;&lt;wsp:rsid wsp:val=&quot;00DF0F90&quot;/&gt;&lt;wsp:rsid wsp:val=&quot;00DF2783&quot;/&gt;&lt;wsp:rsid wsp:val=&quot;00DF3299&quot;/&gt;&lt;wsp:rsid wsp:val=&quot;00DF3F9F&quot;/&gt;&lt;wsp:rsid wsp:val=&quot;00DF413A&quot;/&gt;&lt;wsp:rsid wsp:val=&quot;00DF4145&quot;/&gt;&lt;wsp:rsid wsp:val=&quot;00DF45BD&quot;/&gt;&lt;wsp:rsid wsp:val=&quot;00DF5963&quot;/&gt;&lt;wsp:rsid wsp:val=&quot;00DF6B2E&quot;/&gt;&lt;wsp:rsid wsp:val=&quot;00DF75A6&quot;/&gt;&lt;wsp:rsid wsp:val=&quot;00E02481&quot;/&gt;&lt;wsp:rsid wsp:val=&quot;00E02AAB&quot;/&gt;&lt;wsp:rsid wsp:val=&quot;00E02F5E&quot;/&gt;&lt;wsp:rsid wsp:val=&quot;00E02FED&quot;/&gt;&lt;wsp:rsid wsp:val=&quot;00E035B7&quot;/&gt;&lt;wsp:rsid wsp:val=&quot;00E044F4&quot;/&gt;&lt;wsp:rsid wsp:val=&quot;00E04B7D&quot;/&gt;&lt;wsp:rsid wsp:val=&quot;00E07D2F&quot;/&gt;&lt;wsp:rsid wsp:val=&quot;00E118E6&quot;/&gt;&lt;wsp:rsid wsp:val=&quot;00E12CAB&quot;/&gt;&lt;wsp:rsid wsp:val=&quot;00E159CC&quot;/&gt;&lt;wsp:rsid wsp:val=&quot;00E15E4C&quot;/&gt;&lt;wsp:rsid wsp:val=&quot;00E17870&quot;/&gt;&lt;wsp:rsid wsp:val=&quot;00E1F4A1&quot;/&gt;&lt;wsp:rsid wsp:val=&quot;00E22C0D&quot;/&gt;&lt;wsp:rsid wsp:val=&quot;00E25177&quot;/&gt;&lt;wsp:rsid wsp:val=&quot;00E27B46&quot;/&gt;&lt;wsp:rsid wsp:val=&quot;00E27EA3&quot;/&gt;&lt;wsp:rsid wsp:val=&quot;00E310F3&quot;/&gt;&lt;wsp:rsid wsp:val=&quot;00E31917&quot;/&gt;&lt;wsp:rsid wsp:val=&quot;00E3351E&quot;/&gt;&lt;wsp:rsid wsp:val=&quot;00E336FF&quot;/&gt;&lt;wsp:rsid wsp:val=&quot;00E33A68&quot;/&gt;&lt;wsp:rsid wsp:val=&quot;00E33F10&quot;/&gt;&lt;wsp:rsid wsp:val=&quot;00E3498A&quot;/&gt;&lt;wsp:rsid wsp:val=&quot;00E355D9&quot;/&gt;&lt;wsp:rsid wsp:val=&quot;00E360C8&quot;/&gt;&lt;wsp:rsid wsp:val=&quot;00E3641E&quot;/&gt;&lt;wsp:rsid wsp:val=&quot;00E37186&quot;/&gt;&lt;wsp:rsid wsp:val=&quot;00E3BF84&quot;/&gt;&lt;wsp:rsid wsp:val=&quot;00E40C73&quot;/&gt;&lt;wsp:rsid wsp:val=&quot;00E410BD&quot;/&gt;&lt;wsp:rsid wsp:val=&quot;00E41CC1&quot;/&gt;&lt;wsp:rsid wsp:val=&quot;00E42169&quot;/&gt;&lt;wsp:rsid wsp:val=&quot;00E43C46&quot;/&gt;&lt;wsp:rsid wsp:val=&quot;00E44595&quot;/&gt;&lt;wsp:rsid wsp:val=&quot;00E45CE2&quot;/&gt;&lt;wsp:rsid wsp:val=&quot;00E46316&quot;/&gt;&lt;wsp:rsid wsp:val=&quot;00E47A00&quot;/&gt;&lt;wsp:rsid wsp:val=&quot;00E47F5D&quot;/&gt;&lt;wsp:rsid wsp:val=&quot;00E5050A&quot;/&gt;&lt;wsp:rsid wsp:val=&quot;00E52427&quot;/&gt;&lt;wsp:rsid wsp:val=&quot;00E5348B&quot;/&gt;&lt;wsp:rsid wsp:val=&quot;00E537A1&quot;/&gt;&lt;wsp:rsid wsp:val=&quot;00E53F2A&quot;/&gt;&lt;wsp:rsid wsp:val=&quot;00E54C46&quot;/&gt;&lt;wsp:rsid wsp:val=&quot;00E5510B&quot;/&gt;&lt;wsp:rsid wsp:val=&quot;00E55119&quot;/&gt;&lt;wsp:rsid wsp:val=&quot;00E551EE&quot;/&gt;&lt;wsp:rsid wsp:val=&quot;00E552D1&quot;/&gt;&lt;wsp:rsid wsp:val=&quot;00E567BF&quot;/&gt;&lt;wsp:rsid wsp:val=&quot;00E56B4D&quot;/&gt;&lt;wsp:rsid wsp:val=&quot;00E573C4&quot;/&gt;&lt;wsp:rsid wsp:val=&quot;00E57E34&quot;/&gt;&lt;wsp:rsid wsp:val=&quot;00E60184&quot;/&gt;&lt;wsp:rsid wsp:val=&quot;00E60A52&quot;/&gt;&lt;wsp:rsid wsp:val=&quot;00E60D94&quot;/&gt;&lt;wsp:rsid wsp:val=&quot;00E617B0&quot;/&gt;&lt;wsp:rsid wsp:val=&quot;00E61A96&quot;/&gt;&lt;wsp:rsid wsp:val=&quot;00E61F5C&quot;/&gt;&lt;wsp:rsid wsp:val=&quot;00E62172&quot;/&gt;&lt;wsp:rsid wsp:val=&quot;00E624A9&quot;/&gt;&lt;wsp:rsid wsp:val=&quot;00E629FA&quot;/&gt;&lt;wsp:rsid wsp:val=&quot;00E64641&quot;/&gt;&lt;wsp:rsid wsp:val=&quot;00E66350&quot;/&gt;&lt;wsp:rsid wsp:val=&quot;00E675B1&quot;/&gt;&lt;wsp:rsid wsp:val=&quot;00E67627&quot;/&gt;&lt;wsp:rsid wsp:val=&quot;00E708E3&quot;/&gt;&lt;wsp:rsid wsp:val=&quot;00E70DA8&quot;/&gt;&lt;wsp:rsid wsp:val=&quot;00E719A1&quot;/&gt;&lt;wsp:rsid wsp:val=&quot;00E73799&quot;/&gt;&lt;wsp:rsid wsp:val=&quot;00E73813&quot;/&gt;&lt;wsp:rsid wsp:val=&quot;00E7399C&quot;/&gt;&lt;wsp:rsid wsp:val=&quot;00E73C86&quot;/&gt;&lt;wsp:rsid wsp:val=&quot;00E74E67&quot;/&gt;&lt;wsp:rsid wsp:val=&quot;00E74E68&quot;/&gt;&lt;wsp:rsid wsp:val=&quot;00E76911&quot;/&gt;&lt;wsp:rsid wsp:val=&quot;00E77157&quot;/&gt;&lt;wsp:rsid wsp:val=&quot;00E80EB7&quot;/&gt;&lt;wsp:rsid wsp:val=&quot;00E811DD&quot;/&gt;&lt;wsp:rsid wsp:val=&quot;00E81529&quot;/&gt;&lt;wsp:rsid wsp:val=&quot;00E84D39&quot;/&gt;&lt;wsp:rsid wsp:val=&quot;00E85539&quot;/&gt;&lt;wsp:rsid wsp:val=&quot;00E85C87&quot;/&gt;&lt;wsp:rsid wsp:val=&quot;00E85DB1&quot;/&gt;&lt;wsp:rsid wsp:val=&quot;00E87E7C&quot;/&gt;&lt;wsp:rsid wsp:val=&quot;00E904C7&quot;/&gt;&lt;wsp:rsid wsp:val=&quot;00E91A1F&quot;/&gt;&lt;wsp:rsid wsp:val=&quot;00E91E8C&quot;/&gt;&lt;wsp:rsid wsp:val=&quot;00E9270F&quot;/&gt;&lt;wsp:rsid wsp:val=&quot;00E92CDD&quot;/&gt;&lt;wsp:rsid wsp:val=&quot;00E93079&quot;/&gt;&lt;wsp:rsid wsp:val=&quot;00E9355D&quot;/&gt;&lt;wsp:rsid wsp:val=&quot;00E93958&quot;/&gt;&lt;wsp:rsid wsp:val=&quot;00E93A8F&quot;/&gt;&lt;wsp:rsid wsp:val=&quot;00E93F4C&quot;/&gt;&lt;wsp:rsid wsp:val=&quot;00E94D94&quot;/&gt;&lt;wsp:rsid wsp:val=&quot;00E94ED9&quot;/&gt;&lt;wsp:rsid wsp:val=&quot;00E95592&quot;/&gt;&lt;wsp:rsid wsp:val=&quot;00E955D6&quot;/&gt;&lt;wsp:rsid wsp:val=&quot;00E95990&quot;/&gt;&lt;wsp:rsid wsp:val=&quot;00E968C0&quot;/&gt;&lt;wsp:rsid wsp:val=&quot;00E96CD2&quot;/&gt;&lt;wsp:rsid wsp:val=&quot;00E96DD8&quot;/&gt;&lt;wsp:rsid wsp:val=&quot;00EA1E29&quot;/&gt;&lt;wsp:rsid wsp:val=&quot;00EA3610&quot;/&gt;&lt;wsp:rsid wsp:val=&quot;00EA396E&quot;/&gt;&lt;wsp:rsid wsp:val=&quot;00EA4ABD&quot;/&gt;&lt;wsp:rsid wsp:val=&quot;00EA4B8E&quot;/&gt;&lt;wsp:rsid wsp:val=&quot;00EA5405&quot;/&gt;&lt;wsp:rsid wsp:val=&quot;00EA60F5&quot;/&gt;&lt;wsp:rsid wsp:val=&quot;00EA7296&quot;/&gt;&lt;wsp:rsid wsp:val=&quot;00EB085A&quot;/&gt;&lt;wsp:rsid wsp:val=&quot;00EB1A32&quot;/&gt;&lt;wsp:rsid wsp:val=&quot;00EB25D2&quot;/&gt;&lt;wsp:rsid wsp:val=&quot;00EB33DE&quot;/&gt;&lt;wsp:rsid wsp:val=&quot;00EB3A33&quot;/&gt;&lt;wsp:rsid wsp:val=&quot;00EB4697&quot;/&gt;&lt;wsp:rsid wsp:val=&quot;00EB4FFC&quot;/&gt;&lt;wsp:rsid wsp:val=&quot;00EB607F&quot;/&gt;&lt;wsp:rsid wsp:val=&quot;00EC0EFF&quot;/&gt;&lt;wsp:rsid wsp:val=&quot;00EC3C72&quot;/&gt;&lt;wsp:rsid wsp:val=&quot;00EC5D7B&quot;/&gt;&lt;wsp:rsid wsp:val=&quot;00EC5FBC&quot;/&gt;&lt;wsp:rsid wsp:val=&quot;00EC6B70&quot;/&gt;&lt;wsp:rsid wsp:val=&quot;00ED00DA&quot;/&gt;&lt;wsp:rsid wsp:val=&quot;00ED2731&quot;/&gt;&lt;wsp:rsid wsp:val=&quot;00ED2C15&quot;/&gt;&lt;wsp:rsid wsp:val=&quot;00ED3647&quot;/&gt;&lt;wsp:rsid wsp:val=&quot;00ED3A07&quot;/&gt;&lt;wsp:rsid wsp:val=&quot;00ED459F&quot;/&gt;&lt;wsp:rsid wsp:val=&quot;00ED5E2D&quot;/&gt;&lt;wsp:rsid wsp:val=&quot;00ED6037&quot;/&gt;&lt;wsp:rsid wsp:val=&quot;00ED662E&quot;/&gt;&lt;wsp:rsid wsp:val=&quot;00ED76C9&quot;/&gt;&lt;wsp:rsid wsp:val=&quot;00EE4DB3&quot;/&gt;&lt;wsp:rsid wsp:val=&quot;00EE5280&quot;/&gt;&lt;wsp:rsid wsp:val=&quot;00EE5A45&quot;/&gt;&lt;wsp:rsid wsp:val=&quot;00EE6957&quot;/&gt;&lt;wsp:rsid wsp:val=&quot;00EE759A&quot;/&gt;&lt;wsp:rsid wsp:val=&quot;00EE7B2D&quot;/&gt;&lt;wsp:rsid wsp:val=&quot;00EF0028&quot;/&gt;&lt;wsp:rsid wsp:val=&quot;00EF0064&quot;/&gt;&lt;wsp:rsid wsp:val=&quot;00EF0B80&quot;/&gt;&lt;wsp:rsid wsp:val=&quot;00EF121E&quot;/&gt;&lt;wsp:rsid wsp:val=&quot;00EF13EF&quot;/&gt;&lt;wsp:rsid wsp:val=&quot;00EF19F6&quot;/&gt;&lt;wsp:rsid wsp:val=&quot;00EF2421&quot;/&gt;&lt;wsp:rsid wsp:val=&quot;00EF26FE&quot;/&gt;&lt;wsp:rsid wsp:val=&quot;00EF2C13&quot;/&gt;&lt;wsp:rsid wsp:val=&quot;00EF34CD&quot;/&gt;&lt;wsp:rsid wsp:val=&quot;00EF437C&quot;/&gt;&lt;wsp:rsid wsp:val=&quot;00EF4642&quot;/&gt;&lt;wsp:rsid wsp:val=&quot;00EF4747&quot;/&gt;&lt;wsp:rsid wsp:val=&quot;00EF6E22&quot;/&gt;&lt;wsp:rsid wsp:val=&quot;00EF7F01&quot;/&gt;&lt;wsp:rsid wsp:val=&quot;00EFF561&quot;/&gt;&lt;wsp:rsid wsp:val=&quot;00F0078D&quot;/&gt;&lt;wsp:rsid wsp:val=&quot;00F01877&quot;/&gt;&lt;wsp:rsid wsp:val=&quot;00F020A9&quot;/&gt;&lt;wsp:rsid wsp:val=&quot;00F033AC&quot;/&gt;&lt;wsp:rsid wsp:val=&quot;00F0532D&quot;/&gt;&lt;wsp:rsid wsp:val=&quot;00F05C05&quot;/&gt;&lt;wsp:rsid wsp:val=&quot;00F06377&quot;/&gt;&lt;wsp:rsid wsp:val=&quot;00F0665F&quot;/&gt;&lt;wsp:rsid wsp:val=&quot;00F076B3&quot;/&gt;&lt;wsp:rsid wsp:val=&quot;00F07846&quot;/&gt;&lt;wsp:rsid wsp:val=&quot;00F07A77&quot;/&gt;&lt;wsp:rsid wsp:val=&quot;00F07F7A&quot;/&gt;&lt;wsp:rsid wsp:val=&quot;00F10A68&quot;/&gt;&lt;wsp:rsid wsp:val=&quot;00F11018&quot;/&gt;&lt;wsp:rsid wsp:val=&quot;00F115A6&quot;/&gt;&lt;wsp:rsid wsp:val=&quot;00F11995&quot;/&gt;&lt;wsp:rsid wsp:val=&quot;00F119FB&quot;/&gt;&lt;wsp:rsid wsp:val=&quot;00F1262A&quot;/&gt;&lt;wsp:rsid wsp:val=&quot;00F12DDA&quot;/&gt;&lt;wsp:rsid wsp:val=&quot;00F147DE&quot;/&gt;&lt;wsp:rsid wsp:val=&quot;00F1561F&quot;/&gt;&lt;wsp:rsid wsp:val=&quot;00F15921&quot;/&gt;&lt;wsp:rsid wsp:val=&quot;00F15F56&quot;/&gt;&lt;wsp:rsid wsp:val=&quot;00F166F6&quot;/&gt;&lt;wsp:rsid wsp:val=&quot;00F20103&quot;/&gt;&lt;wsp:rsid wsp:val=&quot;00F20483&quot;/&gt;&lt;wsp:rsid wsp:val=&quot;00F208E0&quot;/&gt;&lt;wsp:rsid wsp:val=&quot;00F209FB&quot;/&gt;&lt;wsp:rsid wsp:val=&quot;00F21816&quot;/&gt;&lt;wsp:rsid wsp:val=&quot;00F223E4&quot;/&gt;&lt;wsp:rsid wsp:val=&quot;00F2461E&quot;/&gt;&lt;wsp:rsid wsp:val=&quot;00F24A10&quot;/&gt;&lt;wsp:rsid wsp:val=&quot;00F25EE8&quot;/&gt;&lt;wsp:rsid wsp:val=&quot;00F26DD0&quot;/&gt;&lt;wsp:rsid wsp:val=&quot;00F272B6&quot;/&gt;&lt;wsp:rsid wsp:val=&quot;00F27645&quot;/&gt;&lt;wsp:rsid wsp:val=&quot;00F302B1&quot;/&gt;&lt;wsp:rsid wsp:val=&quot;00F30AD2&quot;/&gt;&lt;wsp:rsid wsp:val=&quot;00F3108F&quot;/&gt;&lt;wsp:rsid wsp:val=&quot;00F31DF1&quot;/&gt;&lt;wsp:rsid wsp:val=&quot;00F33E42&quot;/&gt;&lt;wsp:rsid wsp:val=&quot;00F3513C&quot;/&gt;&lt;wsp:rsid wsp:val=&quot;00F35D56&quot;/&gt;&lt;wsp:rsid wsp:val=&quot;00F35FCA&quot;/&gt;&lt;wsp:rsid wsp:val=&quot;00F36790&quot;/&gt;&lt;wsp:rsid wsp:val=&quot;00F36797&quot;/&gt;&lt;wsp:rsid wsp:val=&quot;00F374A5&quot;/&gt;&lt;wsp:rsid wsp:val=&quot;00F4135D&quot;/&gt;&lt;wsp:rsid wsp:val=&quot;00F416E8&quot;/&gt;&lt;wsp:rsid wsp:val=&quot;00F42509&quot;/&gt;&lt;wsp:rsid wsp:val=&quot;00F42F17&quot;/&gt;&lt;wsp:rsid wsp:val=&quot;00F44E53&quot;/&gt;&lt;wsp:rsid wsp:val=&quot;00F45B5A&quot;/&gt;&lt;wsp:rsid wsp:val=&quot;00F47A73&quot;/&gt;&lt;wsp:rsid wsp:val=&quot;00F5216A&quot;/&gt;&lt;wsp:rsid wsp:val=&quot;00F52B14&quot;/&gt;&lt;wsp:rsid wsp:val=&quot;00F52F02&quot;/&gt;&lt;wsp:rsid wsp:val=&quot;00F53C0F&quot;/&gt;&lt;wsp:rsid wsp:val=&quot;00F53DA2&quot;/&gt;&lt;wsp:rsid wsp:val=&quot;00F54A20&quot;/&gt;&lt;wsp:rsid wsp:val=&quot;00F55BD4&quot;/&gt;&lt;wsp:rsid wsp:val=&quot;00F60717&quot;/&gt;&lt;wsp:rsid wsp:val=&quot;00F60B16&quot;/&gt;&lt;wsp:rsid wsp:val=&quot;00F61AAA&quot;/&gt;&lt;wsp:rsid wsp:val=&quot;00F61B02&quot;/&gt;&lt;wsp:rsid wsp:val=&quot;00F625C5&quot;/&gt;&lt;wsp:rsid wsp:val=&quot;00F62970&quot;/&gt;&lt;wsp:rsid wsp:val=&quot;00F63B48&quot;/&gt;&lt;wsp:rsid wsp:val=&quot;00F64298&quot;/&gt;&lt;wsp:rsid wsp:val=&quot;00F6479D&quot;/&gt;&lt;wsp:rsid wsp:val=&quot;00F6496E&quot;/&gt;&lt;wsp:rsid wsp:val=&quot;00F6551A&quot;/&gt;&lt;wsp:rsid wsp:val=&quot;00F65653&quot;/&gt;&lt;wsp:rsid wsp:val=&quot;00F662A9&quot;/&gt;&lt;wsp:rsid wsp:val=&quot;00F668F3&quot;/&gt;&lt;wsp:rsid wsp:val=&quot;00F66A83&quot;/&gt;&lt;wsp:rsid wsp:val=&quot;00F67390&quot;/&gt;&lt;wsp:rsid wsp:val=&quot;00F67913&quot;/&gt;&lt;wsp:rsid wsp:val=&quot;00F67E5C&quot;/&gt;&lt;wsp:rsid wsp:val=&quot;00F70833&quot;/&gt;&lt;wsp:rsid wsp:val=&quot;00F70997&quot;/&gt;&lt;wsp:rsid wsp:val=&quot;00F710B2&quot;/&gt;&lt;wsp:rsid wsp:val=&quot;00F73ED1&quot;/&gt;&lt;wsp:rsid wsp:val=&quot;00F74C07&quot;/&gt;&lt;wsp:rsid wsp:val=&quot;00F752DD&quot;/&gt;&lt;wsp:rsid wsp:val=&quot;00F759B0&quot;/&gt;&lt;wsp:rsid wsp:val=&quot;00F77435&quot;/&gt;&lt;wsp:rsid wsp:val=&quot;00F77472&quot;/&gt;&lt;wsp:rsid wsp:val=&quot;00F8039C&quot;/&gt;&lt;wsp:rsid wsp:val=&quot;00F80747&quot;/&gt;&lt;wsp:rsid wsp:val=&quot;00F80877&quot;/&gt;&lt;wsp:rsid wsp:val=&quot;00F80A05&quot;/&gt;&lt;wsp:rsid wsp:val=&quot;00F81C45&quot;/&gt;&lt;wsp:rsid wsp:val=&quot;00F82040&quot;/&gt;&lt;wsp:rsid wsp:val=&quot;00F82505&quot;/&gt;&lt;wsp:rsid wsp:val=&quot;00F8277C&quot;/&gt;&lt;wsp:rsid wsp:val=&quot;00F82C80&quot;/&gt;&lt;wsp:rsid wsp:val=&quot;00F82DDB&quot;/&gt;&lt;wsp:rsid wsp:val=&quot;00F8405C&quot;/&gt;&lt;wsp:rsid wsp:val=&quot;00F842CD&quot;/&gt;&lt;wsp:rsid wsp:val=&quot;00F85BB4&quot;/&gt;&lt;wsp:rsid wsp:val=&quot;00F8743D&quot;/&gt;&lt;wsp:rsid wsp:val=&quot;00F8790A&quot;/&gt;&lt;wsp:rsid wsp:val=&quot;00F90630&quot;/&gt;&lt;wsp:rsid wsp:val=&quot;00F90A3B&quot;/&gt;&lt;wsp:rsid wsp:val=&quot;00F91E66&quot;/&gt;&lt;wsp:rsid wsp:val=&quot;00F92ED8&quot;/&gt;&lt;wsp:rsid wsp:val=&quot;00F93014&quot;/&gt;&lt;wsp:rsid wsp:val=&quot;00F944C2&quot;/&gt;&lt;wsp:rsid wsp:val=&quot;00F94CAD&quot;/&gt;&lt;wsp:rsid wsp:val=&quot;00F951FF&quot;/&gt;&lt;wsp:rsid wsp:val=&quot;00F9579F&quot;/&gt;&lt;wsp:rsid wsp:val=&quot;00F95BAD&quot;/&gt;&lt;wsp:rsid wsp:val=&quot;00F9606B&quot;/&gt;&lt;wsp:rsid wsp:val=&quot;00F96CCD&quot;/&gt;&lt;wsp:rsid wsp:val=&quot;00F96FA3&quot;/&gt;&lt;wsp:rsid wsp:val=&quot;00F97FE8&quot;/&gt;&lt;wsp:rsid wsp:val=&quot;00FA01FC&quot;/&gt;&lt;wsp:rsid wsp:val=&quot;00FA0B06&quot;/&gt;&lt;wsp:rsid wsp:val=&quot;00FA0C0A&quot;/&gt;&lt;wsp:rsid wsp:val=&quot;00FA127F&quot;/&gt;&lt;wsp:rsid wsp:val=&quot;00FA146D&quot;/&gt;&lt;wsp:rsid wsp:val=&quot;00FA166C&quot;/&gt;&lt;wsp:rsid wsp:val=&quot;00FA2741&quot;/&gt;&lt;wsp:rsid wsp:val=&quot;00FA2A07&quot;/&gt;&lt;wsp:rsid wsp:val=&quot;00FA2D2B&quot;/&gt;&lt;wsp:rsid wsp:val=&quot;00FA2FC3&quot;/&gt;&lt;wsp:rsid wsp:val=&quot;00FA374E&quot;/&gt;&lt;wsp:rsid wsp:val=&quot;00FA3EB3&quot;/&gt;&lt;wsp:rsid wsp:val=&quot;00FA7250&quot;/&gt;&lt;wsp:rsid wsp:val=&quot;00FA7690&quot;/&gt;&lt;wsp:rsid wsp:val=&quot;00FB0565&quot;/&gt;&lt;wsp:rsid wsp:val=&quot;00FB0E81&quot;/&gt;&lt;wsp:rsid wsp:val=&quot;00FB21B1&quot;/&gt;&lt;wsp:rsid wsp:val=&quot;00FB243F&quot;/&gt;&lt;wsp:rsid wsp:val=&quot;00FB37DE&quot;/&gt;&lt;wsp:rsid wsp:val=&quot;00FB3DF2&quot;/&gt;&lt;wsp:rsid wsp:val=&quot;00FB4AD8&quot;/&gt;&lt;wsp:rsid wsp:val=&quot;00FB4D4B&quot;/&gt;&lt;wsp:rsid wsp:val=&quot;00FB66B6&quot;/&gt;&lt;wsp:rsid wsp:val=&quot;00FB701F&quot;/&gt;&lt;wsp:rsid wsp:val=&quot;00FC01E0&quot;/&gt;&lt;wsp:rsid wsp:val=&quot;00FC0C56&quot;/&gt;&lt;wsp:rsid wsp:val=&quot;00FC1070&quot;/&gt;&lt;wsp:rsid wsp:val=&quot;00FC1A54&quot;/&gt;&lt;wsp:rsid wsp:val=&quot;00FC1B63&quot;/&gt;&lt;wsp:rsid wsp:val=&quot;00FC1C0A&quot;/&gt;&lt;wsp:rsid wsp:val=&quot;00FC34BC&quot;/&gt;&lt;wsp:rsid wsp:val=&quot;00FC4BD5&quot;/&gt;&lt;wsp:rsid wsp:val=&quot;00FC5252&quot;/&gt;&lt;wsp:rsid wsp:val=&quot;00FC6003&quot;/&gt;&lt;wsp:rsid wsp:val=&quot;00FC687F&quot;/&gt;&lt;wsp:rsid wsp:val=&quot;00FC6A59&quot;/&gt;&lt;wsp:rsid wsp:val=&quot;00FC6EE4&quot;/&gt;&lt;wsp:rsid wsp:val=&quot;00FC754F&quot;/&gt;&lt;wsp:rsid wsp:val=&quot;00FC77CD&quot;/&gt;&lt;wsp:rsid wsp:val=&quot;00FC7EAB&quot;/&gt;&lt;wsp:rsid wsp:val=&quot;00FC9BC1&quot;/&gt;&lt;wsp:rsid wsp:val=&quot;00FD11EA&quot;/&gt;&lt;wsp:rsid wsp:val=&quot;00FD22EF&quot;/&gt;&lt;wsp:rsid wsp:val=&quot;00FD2C87&quot;/&gt;&lt;wsp:rsid wsp:val=&quot;00FD3A16&quot;/&gt;&lt;wsp:rsid wsp:val=&quot;00FD3A65&quot;/&gt;&lt;wsp:rsid wsp:val=&quot;00FD3D61&quot;/&gt;&lt;wsp:rsid wsp:val=&quot;00FD3E02&quot;/&gt;&lt;wsp:rsid wsp:val=&quot;00FD41F4&quot;/&gt;&lt;wsp:rsid wsp:val=&quot;00FD43A1&quot;/&gt;&lt;wsp:rsid wsp:val=&quot;00FD7128&quot;/&gt;&lt;wsp:rsid wsp:val=&quot;00FD71C6&quot;/&gt;&lt;wsp:rsid wsp:val=&quot;00FE0691&quot;/&gt;&lt;wsp:rsid wsp:val=&quot;00FE0DA4&quot;/&gt;&lt;wsp:rsid wsp:val=&quot;00FE1003&quot;/&gt;&lt;wsp:rsid wsp:val=&quot;00FE1048&quot;/&gt;&lt;wsp:rsid wsp:val=&quot;00FE25E9&quot;/&gt;&lt;wsp:rsid wsp:val=&quot;00FE26B7&quot;/&gt;&lt;wsp:rsid wsp:val=&quot;00FE2D23&quot;/&gt;&lt;wsp:rsid wsp:val=&quot;00FE4300&quot;/&gt;&lt;wsp:rsid wsp:val=&quot;00FF1895&quot;/&gt;&lt;wsp:rsid wsp:val=&quot;00FF2928&quot;/&gt;&lt;wsp:rsid wsp:val=&quot;00FF2D27&quot;/&gt;&lt;wsp:rsid wsp:val=&quot;00FF350E&quot;/&gt;&lt;wsp:rsid wsp:val=&quot;00FF537E&quot;/&gt;&lt;wsp:rsid wsp:val=&quot;00FF5469&quot;/&gt;&lt;wsp:rsid wsp:val=&quot;00FF5C2F&quot;/&gt;&lt;wsp:rsid wsp:val=&quot;010450B9&quot;/&gt;&lt;wsp:rsid wsp:val=&quot;0121F4B1&quot;/&gt;&lt;wsp:rsid wsp:val=&quot;0129B13E&quot;/&gt;&lt;wsp:rsid wsp:val=&quot;013069D8&quot;/&gt;&lt;wsp:rsid wsp:val=&quot;0130A030&quot;/&gt;&lt;wsp:rsid wsp:val=&quot;0149DD76&quot;/&gt;&lt;wsp:rsid wsp:val=&quot;014E73CF&quot;/&gt;&lt;wsp:rsid wsp:val=&quot;0151A258&quot;/&gt;&lt;wsp:rsid wsp:val=&quot;015751FD&quot;/&gt;&lt;wsp:rsid wsp:val=&quot;017206AB&quot;/&gt;&lt;wsp:rsid wsp:val=&quot;0173B414&quot;/&gt;&lt;wsp:rsid wsp:val=&quot;01A53B1C&quot;/&gt;&lt;wsp:rsid wsp:val=&quot;01B0B684&quot;/&gt;&lt;wsp:rsid wsp:val=&quot;01BE0DFA&quot;/&gt;&lt;wsp:rsid wsp:val=&quot;01C6BEC3&quot;/&gt;&lt;wsp:rsid wsp:val=&quot;01CDCDDA&quot;/&gt;&lt;wsp:rsid wsp:val=&quot;01CF05AC&quot;/&gt;&lt;wsp:rsid wsp:val=&quot;01D2D207&quot;/&gt;&lt;wsp:rsid wsp:val=&quot;01DD512C&quot;/&gt;&lt;wsp:rsid wsp:val=&quot;01DF1299&quot;/&gt;&lt;wsp:rsid wsp:val=&quot;01F10CE4&quot;/&gt;&lt;wsp:rsid wsp:val=&quot;01FFAB17&quot;/&gt;&lt;wsp:rsid wsp:val=&quot;020377C1&quot;/&gt;&lt;wsp:rsid wsp:val=&quot;0204A70A&quot;/&gt;&lt;wsp:rsid wsp:val=&quot;02288726&quot;/&gt;&lt;wsp:rsid wsp:val=&quot;0232D5C7&quot;/&gt;&lt;wsp:rsid wsp:val=&quot;023AEC42&quot;/&gt;&lt;wsp:rsid wsp:val=&quot;0250C8BD&quot;/&gt;&lt;wsp:rsid wsp:val=&quot;0269054A&quot;/&gt;&lt;wsp:rsid wsp:val=&quot;026C41D9&quot;/&gt;&lt;wsp:rsid wsp:val=&quot;026E7A1F&quot;/&gt;&lt;wsp:rsid wsp:val=&quot;026EB801&quot;/&gt;&lt;wsp:rsid wsp:val=&quot;0284574A&quot;/&gt;&lt;wsp:rsid wsp:val=&quot;028AD715&quot;/&gt;&lt;wsp:rsid wsp:val=&quot;0290CF77&quot;/&gt;&lt;wsp:rsid wsp:val=&quot;02C1E40D&quot;/&gt;&lt;wsp:rsid wsp:val=&quot;02C64415&quot;/&gt;&lt;wsp:rsid wsp:val=&quot;02CC7091&quot;/&gt;&lt;wsp:rsid wsp:val=&quot;02DAADA5&quot;/&gt;&lt;wsp:rsid wsp:val=&quot;02DB9ABE&quot;/&gt;&lt;wsp:rsid wsp:val=&quot;02E7B47A&quot;/&gt;&lt;wsp:rsid wsp:val=&quot;02F7AE3B&quot;/&gt;&lt;wsp:rsid wsp:val=&quot;02FD793E&quot;/&gt;&lt;wsp:rsid wsp:val=&quot;02FE0D7C&quot;/&gt;&lt;wsp:rsid wsp:val=&quot;030AF376&quot;/&gt;&lt;wsp:rsid wsp:val=&quot;030BB258&quot;/&gt;&lt;wsp:rsid wsp:val=&quot;03110D71&quot;/&gt;&lt;wsp:rsid wsp:val=&quot;031B9AE3&quot;/&gt;&lt;wsp:rsid wsp:val=&quot;03219A4F&quot;/&gt;&lt;wsp:rsid wsp:val=&quot;032E108F&quot;/&gt;&lt;wsp:rsid wsp:val=&quot;0333C313&quot;/&gt;&lt;wsp:rsid wsp:val=&quot;033B3CF2&quot;/&gt;&lt;wsp:rsid wsp:val=&quot;034679DA&quot;/&gt;&lt;wsp:rsid wsp:val=&quot;0348F9E3&quot;/&gt;&lt;wsp:rsid wsp:val=&quot;034A5D58&quot;/&gt;&lt;wsp:rsid wsp:val=&quot;034A92E2&quot;/&gt;&lt;wsp:rsid wsp:val=&quot;034D2B4E&quot;/&gt;&lt;wsp:rsid wsp:val=&quot;03540F36&quot;/&gt;&lt;wsp:rsid wsp:val=&quot;03813F84&quot;/&gt;&lt;wsp:rsid wsp:val=&quot;0382B765&quot;/&gt;&lt;wsp:rsid wsp:val=&quot;03864673&quot;/&gt;&lt;wsp:rsid wsp:val=&quot;038A2FB6&quot;/&gt;&lt;wsp:rsid wsp:val=&quot;038E88F9&quot;/&gt;&lt;wsp:rsid wsp:val=&quot;03A13BF0&quot;/&gt;&lt;wsp:rsid wsp:val=&quot;03AA09D5&quot;/&gt;&lt;wsp:rsid wsp:val=&quot;03B108A6&quot;/&gt;&lt;wsp:rsid wsp:val=&quot;03C36422&quot;/&gt;&lt;wsp:rsid wsp:val=&quot;040C6E0A&quot;/&gt;&lt;wsp:rsid wsp:val=&quot;040DF0F2&quot;/&gt;&lt;wsp:rsid wsp:val=&quot;0411DB7A&quot;/&gt;&lt;wsp:rsid wsp:val=&quot;0414F51C&quot;/&gt;&lt;wsp:rsid wsp:val=&quot;0415E905&quot;/&gt;&lt;wsp:rsid wsp:val=&quot;0422801A&quot;/&gt;&lt;wsp:rsid wsp:val=&quot;042301AC&quot;/&gt;&lt;wsp:rsid wsp:val=&quot;042977F3&quot;/&gt;&lt;wsp:rsid wsp:val=&quot;04300181&quot;/&gt;&lt;wsp:rsid wsp:val=&quot;043A16F6&quot;/&gt;&lt;wsp:rsid wsp:val=&quot;0440F1DA&quot;/&gt;&lt;wsp:rsid wsp:val=&quot;0445745A&quot;/&gt;&lt;wsp:rsid wsp:val=&quot;04470636&quot;/&gt;&lt;wsp:rsid wsp:val=&quot;04533308&quot;/&gt;&lt;wsp:rsid wsp:val=&quot;045706AF&quot;/&gt;&lt;wsp:rsid wsp:val=&quot;045EEE69&quot;/&gt;&lt;wsp:rsid wsp:val=&quot;046669CA&quot;/&gt;&lt;wsp:rsid wsp:val=&quot;04767A59&quot;/&gt;&lt;wsp:rsid wsp:val=&quot;047C5C0D&quot;/&gt;&lt;wsp:rsid wsp:val=&quot;048923BF&quot;/&gt;&lt;wsp:rsid wsp:val=&quot;04999548&quot;/&gt;&lt;wsp:rsid wsp:val=&quot;049A6C41&quot;/&gt;&lt;wsp:rsid wsp:val=&quot;049AE75C&quot;/&gt;&lt;wsp:rsid wsp:val=&quot;04B22FCE&quot;/&gt;&lt;wsp:rsid wsp:val=&quot;04C4BD78&quot;/&gt;&lt;wsp:rsid wsp:val=&quot;04C7D96A&quot;/&gt;&lt;wsp:rsid wsp:val=&quot;04CB058B&quot;/&gt;&lt;wsp:rsid wsp:val=&quot;04CF3098&quot;/&gt;&lt;wsp:rsid wsp:val=&quot;04E24A3B&quot;/&gt;&lt;wsp:rsid wsp:val=&quot;04E27679&quot;/&gt;&lt;wsp:rsid wsp:val=&quot;04E4F962&quot;/&gt;&lt;wsp:rsid wsp:val=&quot;04F0D409&quot;/&gt;&lt;wsp:rsid wsp:val=&quot;04F811BF&quot;/&gt;&lt;wsp:rsid wsp:val=&quot;04FF5F61&quot;/&gt;&lt;wsp:rsid wsp:val=&quot;0506F173&quot;/&gt;&lt;wsp:rsid wsp:val=&quot;0508993A&quot;/&gt;&lt;wsp:rsid wsp:val=&quot;0515FA07&quot;/&gt;&lt;wsp:rsid wsp:val=&quot;0519B562&quot;/&gt;&lt;wsp:rsid wsp:val=&quot;0531FCEC&quot;/&gt;&lt;wsp:rsid wsp:val=&quot;0532155F&quot;/&gt;&lt;wsp:rsid wsp:val=&quot;0532D398&quot;/&gt;&lt;wsp:rsid wsp:val=&quot;053AF140&quot;/&gt;&lt;wsp:rsid wsp:val=&quot;05594855&quot;/&gt;&lt;wsp:rsid wsp:val=&quot;05603446&quot;/&gt;&lt;wsp:rsid wsp:val=&quot;0578D6AC&quot;/&gt;&lt;wsp:rsid wsp:val=&quot;0593B074&quot;/&gt;&lt;wsp:rsid wsp:val=&quot;05954721&quot;/&gt;&lt;wsp:rsid wsp:val=&quot;05A0BB7D&quot;/&gt;&lt;wsp:rsid wsp:val=&quot;05B6EC67&quot;/&gt;&lt;wsp:rsid wsp:val=&quot;05BBBB1D&quot;/&gt;&lt;wsp:rsid wsp:val=&quot;05BFA8C1&quot;/&gt;&lt;wsp:rsid wsp:val=&quot;05DDE616&quot;/&gt;&lt;wsp:rsid wsp:val=&quot;05F4B49F&quot;/&gt;&lt;wsp:rsid wsp:val=&quot;060C7C48&quot;/&gt;&lt;wsp:rsid wsp:val=&quot;060D12B3&quot;/&gt;&lt;wsp:rsid wsp:val=&quot;06149287&quot;/&gt;&lt;wsp:rsid wsp:val=&quot;061E03B4&quot;/&gt;&lt;wsp:rsid wsp:val=&quot;06325F6A&quot;/&gt;&lt;wsp:rsid wsp:val=&quot;0637E0FD&quot;/&gt;&lt;wsp:rsid wsp:val=&quot;063B0C54&quot;/&gt;&lt;wsp:rsid wsp:val=&quot;066CF8C5&quot;/&gt;&lt;wsp:rsid wsp:val=&quot;066D9A34&quot;/&gt;&lt;wsp:rsid wsp:val=&quot;0674E067&quot;/&gt;&lt;wsp:rsid wsp:val=&quot;0683A95F&quot;/&gt;&lt;wsp:rsid wsp:val=&quot;06866140&quot;/&gt;&lt;wsp:rsid wsp:val=&quot;069D9677&quot;/&gt;&lt;wsp:rsid wsp:val=&quot;06AAA77A&quot;/&gt;&lt;wsp:rsid wsp:val=&quot;06BAD446&quot;/&gt;&lt;wsp:rsid wsp:val=&quot;06BCF16E&quot;/&gt;&lt;wsp:rsid wsp:val=&quot;06D3389C&quot;/&gt;&lt;wsp:rsid wsp:val=&quot;06E1D762&quot;/&gt;&lt;wsp:rsid wsp:val=&quot;06E46FA3&quot;/&gt;&lt;wsp:rsid wsp:val=&quot;06F1DB64&quot;/&gt;&lt;wsp:rsid wsp:val=&quot;06F92628&quot;/&gt;&lt;wsp:rsid wsp:val=&quot;06F94E72&quot;/&gt;&lt;wsp:rsid wsp:val=&quot;06FEA7C3&quot;/&gt;&lt;wsp:rsid wsp:val=&quot;0703982D&quot;/&gt;&lt;wsp:rsid wsp:val=&quot;070D4D86&quot;/&gt;&lt;wsp:rsid wsp:val=&quot;0717FCBA&quot;/&gt;&lt;wsp:rsid wsp:val=&quot;072ACFC2&quot;/&gt;&lt;wsp:rsid wsp:val=&quot;07363F2B&quot;/&gt;&lt;wsp:rsid wsp:val=&quot;0743BFFF&quot;/&gt;&lt;wsp:rsid wsp:val=&quot;0745E7DA&quot;/&gt;&lt;wsp:rsid wsp:val=&quot;074D5479&quot;/&gt;&lt;wsp:rsid wsp:val=&quot;075832D6&quot;/&gt;&lt;wsp:rsid wsp:val=&quot;075AA26E&quot;/&gt;&lt;wsp:rsid wsp:val=&quot;0766D372&quot;/&gt;&lt;wsp:rsid wsp:val=&quot;077A2BFF&quot;/&gt;&lt;wsp:rsid wsp:val=&quot;077A98C1&quot;/&gt;&lt;wsp:rsid wsp:val=&quot;077FDC19&quot;/&gt;&lt;wsp:rsid wsp:val=&quot;0784F861&quot;/&gt;&lt;wsp:rsid wsp:val=&quot;07890ADB&quot;/&gt;&lt;wsp:rsid wsp:val=&quot;079FE1B4&quot;/&gt;&lt;wsp:rsid wsp:val=&quot;07B65E54&quot;/&gt;&lt;wsp:rsid wsp:val=&quot;07CFC2E7&quot;/&gt;&lt;wsp:rsid wsp:val=&quot;07DA092C&quot;/&gt;&lt;wsp:rsid wsp:val=&quot;07DBD4E3&quot;/&gt;&lt;wsp:rsid wsp:val=&quot;07DC3A85&quot;/&gt;&lt;wsp:rsid wsp:val=&quot;07FF895A&quot;/&gt;&lt;wsp:rsid wsp:val=&quot;08008133&quot;/&gt;&lt;wsp:rsid wsp:val=&quot;0808B889&quot;/&gt;&lt;wsp:rsid wsp:val=&quot;080E5933&quot;/&gt;&lt;wsp:rsid wsp:val=&quot;080F3BC6&quot;/&gt;&lt;wsp:rsid wsp:val=&quot;081C9A24&quot;/&gt;&lt;wsp:rsid wsp:val=&quot;081F3386&quot;/&gt;&lt;wsp:rsid wsp:val=&quot;08223236&quot;/&gt;&lt;wsp:rsid wsp:val=&quot;08296A5B&quot;/&gt;&lt;wsp:rsid wsp:val=&quot;0845623A&quot;/&gt;&lt;wsp:rsid wsp:val=&quot;08467FBB&quot;/&gt;&lt;wsp:rsid wsp:val=&quot;084ADC1C&quot;/&gt;&lt;wsp:rsid wsp:val=&quot;0851BD15&quot;/&gt;&lt;wsp:rsid wsp:val=&quot;0853F072&quot;/&gt;&lt;wsp:rsid wsp:val=&quot;0854D757&quot;/&gt;&lt;wsp:rsid wsp:val=&quot;08607F0C&quot;/&gt;&lt;wsp:rsid wsp:val=&quot;086673B5&quot;/&gt;&lt;wsp:rsid wsp:val=&quot;0872E391&quot;/&gt;&lt;wsp:rsid wsp:val=&quot;0886B405&quot;/&gt;&lt;wsp:rsid wsp:val=&quot;08972F86&quot;/&gt;&lt;wsp:rsid wsp:val=&quot;08AEA4A6&quot;/&gt;&lt;wsp:rsid wsp:val=&quot;08AF6CC3&quot;/&gt;&lt;wsp:rsid wsp:val=&quot;08B24194&quot;/&gt;&lt;wsp:rsid wsp:val=&quot;08BB2A4B&quot;/&gt;&lt;wsp:rsid wsp:val=&quot;08BC6C8A&quot;/&gt;&lt;wsp:rsid wsp:val=&quot;08BF58DB&quot;/&gt;&lt;wsp:rsid wsp:val=&quot;08CBCF8D&quot;/&gt;&lt;wsp:rsid wsp:val=&quot;08D49EC5&quot;/&gt;&lt;wsp:rsid wsp:val=&quot;08FA2A55&quot;/&gt;&lt;wsp:rsid wsp:val=&quot;091052A4&quot;/&gt;&lt;wsp:rsid wsp:val=&quot;0911C0CA&quot;/&gt;&lt;wsp:rsid wsp:val=&quot;0926CD8F&quot;/&gt;&lt;wsp:rsid wsp:val=&quot;092AC66D&quot;/&gt;&lt;wsp:rsid wsp:val=&quot;092B5E25&quot;/&gt;&lt;wsp:rsid wsp:val=&quot;0945AD32&quot;/&gt;&lt;wsp:rsid wsp:val=&quot;094F6E1A&quot;/&gt;&lt;wsp:rsid wsp:val=&quot;0951D881&quot;/&gt;&lt;wsp:rsid wsp:val=&quot;0953CC14&quot;/&gt;&lt;wsp:rsid wsp:val=&quot;09711BD4&quot;/&gt;&lt;wsp:rsid wsp:val=&quot;09712228&quot;/&gt;&lt;wsp:rsid wsp:val=&quot;097B9DE6&quot;/&gt;&lt;wsp:rsid wsp:val=&quot;097EC881&quot;/&gt;&lt;wsp:rsid wsp:val=&quot;09858040&quot;/&gt;&lt;wsp:rsid wsp:val=&quot;099205D9&quot;/&gt;&lt;wsp:rsid wsp:val=&quot;099BAEE5&quot;/&gt;&lt;wsp:rsid wsp:val=&quot;09B1DF94&quot;/&gt;&lt;wsp:rsid wsp:val=&quot;09B94100&quot;/&gt;&lt;wsp:rsid wsp:val=&quot;09BAB864&quot;/&gt;&lt;wsp:rsid wsp:val=&quot;09BC73CD&quot;/&gt;&lt;wsp:rsid wsp:val=&quot;09C76CA4&quot;/&gt;&lt;wsp:rsid wsp:val=&quot;09C91FDF&quot;/&gt;&lt;wsp:rsid wsp:val=&quot;09C990AD&quot;/&gt;&lt;wsp:rsid wsp:val=&quot;09CAB5DA&quot;/&gt;&lt;wsp:rsid wsp:val=&quot;09D2F0DE&quot;/&gt;&lt;wsp:rsid wsp:val=&quot;09DA6296&quot;/&gt;&lt;wsp:rsid wsp:val=&quot;09DCB4FC&quot;/&gt;&lt;wsp:rsid wsp:val=&quot;09FB9ED5&quot;/&gt;&lt;wsp:rsid wsp:val=&quot;0A000233&quot;/&gt;&lt;wsp:rsid wsp:val=&quot;0A0FCEEB&quot;/&gt;&lt;wsp:rsid wsp:val=&quot;0A1E51EC&quot;/&gt;&lt;wsp:rsid wsp:val=&quot;0A217F3A&quot;/&gt;&lt;wsp:rsid wsp:val=&quot;0A234281&quot;/&gt;&lt;wsp:rsid wsp:val=&quot;0A24B78F&quot;/&gt;&lt;wsp:rsid wsp:val=&quot;0A2BC8D7&quot;/&gt;&lt;wsp:rsid wsp:val=&quot;0A2C732A&quot;/&gt;&lt;wsp:rsid wsp:val=&quot;0A2CF4FD&quot;/&gt;&lt;wsp:rsid wsp:val=&quot;0A33AAC1&quot;/&gt;&lt;wsp:rsid wsp:val=&quot;0A53AE70&quot;/&gt;&lt;wsp:rsid wsp:val=&quot;0A5722BF&quot;/&gt;&lt;wsp:rsid wsp:val=&quot;0A57CF80&quot;/&gt;&lt;wsp:rsid wsp:val=&quot;0A638ED1&quot;/&gt;&lt;wsp:rsid wsp:val=&quot;0A6692FF&quot;/&gt;&lt;wsp:rsid wsp:val=&quot;0A67EDFB&quot;/&gt;&lt;wsp:rsid wsp:val=&quot;0A74C12D&quot;/&gt;&lt;wsp:rsid wsp:val=&quot;0A770094&quot;/&gt;&lt;wsp:rsid wsp:val=&quot;0A956B67&quot;/&gt;&lt;wsp:rsid wsp:val=&quot;0A96762D&quot;/&gt;&lt;wsp:rsid wsp:val=&quot;0AA50202&quot;/&gt;&lt;wsp:rsid wsp:val=&quot;0AB82AE4&quot;/&gt;&lt;wsp:rsid wsp:val=&quot;0AB8C452&quot;/&gt;&lt;wsp:rsid wsp:val=&quot;0AC78424&quot;/&gt;&lt;wsp:rsid wsp:val=&quot;0AD06F1F&quot;/&gt;&lt;wsp:rsid wsp:val=&quot;0AD4C671&quot;/&gt;&lt;wsp:rsid wsp:val=&quot;0ADE9B2F&quot;/&gt;&lt;wsp:rsid wsp:val=&quot;0AEB0365&quot;/&gt;&lt;wsp:rsid wsp:val=&quot;0B04B9BF&quot;/&gt;&lt;wsp:rsid wsp:val=&quot;0B05F37F&quot;/&gt;&lt;wsp:rsid wsp:val=&quot;0B0C3D7B&quot;/&gt;&lt;wsp:rsid wsp:val=&quot;0B1C114A&quot;/&gt;&lt;wsp:rsid wsp:val=&quot;0B201A15&quot;/&gt;&lt;wsp:rsid wsp:val=&quot;0B211EB2&quot;/&gt;&lt;wsp:rsid wsp:val=&quot;0B238B16&quot;/&gt;&lt;wsp:rsid wsp:val=&quot;0B23F91B&quot;/&gt;&lt;wsp:rsid wsp:val=&quot;0B2907A6&quot;/&gt;&lt;wsp:rsid wsp:val=&quot;0B32D086&quot;/&gt;&lt;wsp:rsid wsp:val=&quot;0B44120B&quot;/&gt;&lt;wsp:rsid wsp:val=&quot;0B5BAF19&quot;/&gt;&lt;wsp:rsid wsp:val=&quot;0B715AD0&quot;/&gt;&lt;wsp:rsid wsp:val=&quot;0B720AB8&quot;/&gt;&lt;wsp:rsid wsp:val=&quot;0B7632F7&quot;/&gt;&lt;wsp:rsid wsp:val=&quot;0B8D3B30&quot;/&gt;&lt;wsp:rsid wsp:val=&quot;0BA000CE&quot;/&gt;&lt;wsp:rsid wsp:val=&quot;0BA2FABF&quot;/&gt;&lt;wsp:rsid wsp:val=&quot;0BAFD7E2&quot;/&gt;&lt;wsp:rsid wsp:val=&quot;0BD18863&quot;/&gt;&lt;wsp:rsid wsp:val=&quot;0BD4109F&quot;/&gt;&lt;wsp:rsid wsp:val=&quot;0BE314B9&quot;/&gt;&lt;wsp:rsid wsp:val=&quot;0BEB6048&quot;/&gt;&lt;wsp:rsid wsp:val=&quot;0BEC0D65&quot;/&gt;&lt;wsp:rsid wsp:val=&quot;0BF05876&quot;/&gt;&lt;wsp:rsid wsp:val=&quot;0C080E1E&quot;/&gt;&lt;wsp:rsid wsp:val=&quot;0C167B31&quot;/&gt;&lt;wsp:rsid wsp:val=&quot;0C2E1391&quot;/&gt;&lt;wsp:rsid wsp:val=&quot;0C305DB3&quot;/&gt;&lt;wsp:rsid wsp:val=&quot;0C481AC2&quot;/&gt;&lt;wsp:rsid wsp:val=&quot;0C5CFBD2&quot;/&gt;&lt;wsp:rsid wsp:val=&quot;0C7EA6A7&quot;/&gt;&lt;wsp:rsid wsp:val=&quot;0C8F7012&quot;/&gt;&lt;wsp:rsid wsp:val=&quot;0CA24B00&quot;/&gt;&lt;wsp:rsid wsp:val=&quot;0CA32A0C&quot;/&gt;&lt;wsp:rsid wsp:val=&quot;0CA6888A&quot;/&gt;&lt;wsp:rsid wsp:val=&quot;0CB96353&quot;/&gt;&lt;wsp:rsid wsp:val=&quot;0CD782CE&quot;/&gt;&lt;wsp:rsid wsp:val=&quot;0CE4E65F&quot;/&gt;&lt;wsp:rsid wsp:val=&quot;0CE6E592&quot;/&gt;&lt;wsp:rsid wsp:val=&quot;0CEAB12C&quot;/&gt;&lt;wsp:rsid wsp:val=&quot;0CEC3B21&quot;/&gt;&lt;wsp:rsid wsp:val=&quot;0CED5ABB&quot;/&gt;&lt;wsp:rsid wsp:val=&quot;0D008CC6&quot;/&gt;&lt;wsp:rsid wsp:val=&quot;0D0577CC&quot;/&gt;&lt;wsp:rsid wsp:val=&quot;0D1B86D9&quot;/&gt;&lt;wsp:rsid wsp:val=&quot;0D361F4A&quot;/&gt;&lt;wsp:rsid wsp:val=&quot;0D37BBF1&quot;/&gt;&lt;wsp:rsid wsp:val=&quot;0D4C2ADA&quot;/&gt;&lt;wsp:rsid wsp:val=&quot;0D4D94F0&quot;/&gt;&lt;wsp:rsid wsp:val=&quot;0D4F3728&quot;/&gt;&lt;wsp:rsid wsp:val=&quot;0D4F9C9F&quot;/&gt;&lt;wsp:rsid wsp:val=&quot;0D5263C5&quot;/&gt;&lt;wsp:rsid wsp:val=&quot;0D5BA78C&quot;/&gt;&lt;wsp:rsid wsp:val=&quot;0D642F05&quot;/&gt;&lt;wsp:rsid wsp:val=&quot;0D69FAA4&quot;/&gt;&lt;wsp:rsid wsp:val=&quot;0D897BF5&quot;/&gt;&lt;wsp:rsid wsp:val=&quot;0D8A4C48&quot;/&gt;&lt;wsp:rsid wsp:val=&quot;0D9950B2&quot;/&gt;&lt;wsp:rsid wsp:val=&quot;0DAA1A65&quot;/&gt;&lt;wsp:rsid wsp:val=&quot;0DAD4AF7&quot;/&gt;&lt;wsp:rsid wsp:val=&quot;0DB8C220&quot;/&gt;&lt;wsp:rsid wsp:val=&quot;0DC3E9CF&quot;/&gt;&lt;wsp:rsid wsp:val=&quot;0DC419A7&quot;/&gt;&lt;wsp:rsid wsp:val=&quot;0DCA9B2C&quot;/&gt;&lt;wsp:rsid wsp:val=&quot;0DCC83D7&quot;/&gt;&lt;wsp:rsid wsp:val=&quot;0DF1E57F&quot;/&gt;&lt;wsp:rsid wsp:val=&quot;0DF87171&quot;/&gt;&lt;wsp:rsid wsp:val=&quot;0DFB7B23&quot;/&gt;&lt;wsp:rsid wsp:val=&quot;0DFD1394&quot;/&gt;&lt;wsp:rsid wsp:val=&quot;0E032B1B&quot;/&gt;&lt;wsp:rsid wsp:val=&quot;0E078139&quot;/&gt;&lt;wsp:rsid wsp:val=&quot;0E0F9545&quot;/&gt;&lt;wsp:rsid wsp:val=&quot;0E10EEDB&quot;/&gt;&lt;wsp:rsid wsp:val=&quot;0E23A8D5&quot;/&gt;&lt;wsp:rsid wsp:val=&quot;0E2A1E68&quot;/&gt;&lt;wsp:rsid wsp:val=&quot;0E41EDAE&quot;/&gt;&lt;wsp:rsid wsp:val=&quot;0E432DEA&quot;/&gt;&lt;wsp:rsid wsp:val=&quot;0E50DBED&quot;/&gt;&lt;wsp:rsid wsp:val=&quot;0E593E46&quot;/&gt;&lt;wsp:rsid wsp:val=&quot;0E71EDC6&quot;/&gt;&lt;wsp:rsid wsp:val=&quot;0E7464C6&quot;/&gt;&lt;wsp:rsid wsp:val=&quot;0E7F86E0&quot;/&gt;&lt;wsp:rsid wsp:val=&quot;0E8A9501&quot;/&gt;&lt;wsp:rsid wsp:val=&quot;0E8C7B8C&quot;/&gt;&lt;wsp:rsid wsp:val=&quot;0EA4268D&quot;/&gt;&lt;wsp:rsid wsp:val=&quot;0EB9A84D&quot;/&gt;&lt;wsp:rsid wsp:val=&quot;0EBB374D&quot;/&gt;&lt;wsp:rsid wsp:val=&quot;0EC094DF&quot;/&gt;&lt;wsp:rsid wsp:val=&quot;0EC4EA40&quot;/&gt;&lt;wsp:rsid wsp:val=&quot;0ED3776E&quot;/&gt;&lt;wsp:rsid wsp:val=&quot;0ED67168&quot;/&gt;&lt;wsp:rsid wsp:val=&quot;0ED76942&quot;/&gt;&lt;wsp:rsid wsp:val=&quot;0EDF6981&quot;/&gt;&lt;wsp:rsid wsp:val=&quot;0EE2E5D5&quot;/&gt;&lt;wsp:rsid wsp:val=&quot;0EE51088&quot;/&gt;&lt;wsp:rsid wsp:val=&quot;0EE59FD4&quot;/&gt;&lt;wsp:rsid wsp:val=&quot;0EF8574A&quot;/&gt;&lt;wsp:rsid wsp:val=&quot;0EFA1DE5&quot;/&gt;&lt;wsp:rsid wsp:val=&quot;0F001519&quot;/&gt;&lt;wsp:rsid wsp:val=&quot;0F0330B7&quot;/&gt;&lt;wsp:rsid wsp:val=&quot;0F05AC7B&quot;/&gt;&lt;wsp:rsid wsp:val=&quot;0F12BF41&quot;/&gt;&lt;wsp:rsid wsp:val=&quot;0F20D484&quot;/&gt;&lt;wsp:rsid wsp:val=&quot;0F2F02BA&quot;/&gt;&lt;wsp:rsid wsp:val=&quot;0F41F312&quot;/&gt;&lt;wsp:rsid wsp:val=&quot;0F4F4780&quot;/&gt;&lt;wsp:rsid wsp:val=&quot;0F65DA7F&quot;/&gt;&lt;wsp:rsid wsp:val=&quot;0F75D7A7&quot;/&gt;&lt;wsp:rsid wsp:val=&quot;0F850F21&quot;/&gt;&lt;wsp:rsid wsp:val=&quot;0F865FFF&quot;/&gt;&lt;wsp:rsid wsp:val=&quot;0F92E011&quot;/&gt;&lt;wsp:rsid wsp:val=&quot;0F98E265&quot;/&gt;&lt;wsp:rsid wsp:val=&quot;0F99C4EF&quot;/&gt;&lt;wsp:rsid wsp:val=&quot;0FA704F0&quot;/&gt;&lt;wsp:rsid wsp:val=&quot;0FAA74D7&quot;/&gt;&lt;wsp:rsid wsp:val=&quot;0FB2C609&quot;/&gt;&lt;wsp:rsid wsp:val=&quot;0FCAA606&quot;/&gt;&lt;wsp:rsid wsp:val=&quot;0FD6681C&quot;/&gt;&lt;wsp:rsid wsp:val=&quot;0FD7B88C&quot;/&gt;&lt;wsp:rsid wsp:val=&quot;0FEBAD20&quot;/&gt;&lt;wsp:rsid wsp:val=&quot;0FED712E&quot;/&gt;&lt;wsp:rsid wsp:val=&quot;0FF08511&quot;/&gt;&lt;wsp:rsid wsp:val=&quot;0FF4BFFF&quot;/&gt;&lt;wsp:rsid wsp:val=&quot;0FFE94AE&quot;/&gt;&lt;wsp:rsid wsp:val=&quot;100340EB&quot;/&gt;&lt;wsp:rsid wsp:val=&quot;100C5C66&quot;/&gt;&lt;wsp:rsid wsp:val=&quot;10103527&quot;/&gt;&lt;wsp:rsid wsp:val=&quot;1027087C&quot;/&gt;&lt;wsp:rsid wsp:val=&quot;102CC4E9&quot;/&gt;&lt;wsp:rsid wsp:val=&quot;1031D56D&quot;/&gt;&lt;wsp:rsid wsp:val=&quot;1036BEF2&quot;/&gt;&lt;wsp:rsid wsp:val=&quot;105189C0&quot;/&gt;&lt;wsp:rsid wsp:val=&quot;105913C2&quot;/&gt;&lt;wsp:rsid wsp:val=&quot;107E4C26&quot;/&gt;&lt;wsp:rsid wsp:val=&quot;108E8EBC&quot;/&gt;&lt;wsp:rsid wsp:val=&quot;10918166&quot;/&gt;&lt;wsp:rsid wsp:val=&quot;109DF415&quot;/&gt;&lt;wsp:rsid wsp:val=&quot;10A2E088&quot;/&gt;&lt;wsp:rsid wsp:val=&quot;10AB1C83&quot;/&gt;&lt;wsp:rsid wsp:val=&quot;10B7F6A4&quot;/&gt;&lt;wsp:rsid wsp:val=&quot;10BABD56&quot;/&gt;&lt;wsp:rsid wsp:val=&quot;10C8D5E7&quot;/&gt;&lt;wsp:rsid wsp:val=&quot;10D77977&quot;/&gt;&lt;wsp:rsid wsp:val=&quot;10DDAD45&quot;/&gt;&lt;wsp:rsid wsp:val=&quot;10FBB693&quot;/&gt;&lt;wsp:rsid wsp:val=&quot;10FE75DA&quot;/&gt;&lt;wsp:rsid wsp:val=&quot;110184B4&quot;/&gt;&lt;wsp:rsid wsp:val=&quot;1101C47D&quot;/&gt;&lt;wsp:rsid wsp:val=&quot;1106784D&quot;/&gt;&lt;wsp:rsid wsp:val=&quot;1139006C&quot;/&gt;&lt;wsp:rsid wsp:val=&quot;114053B9&quot;/&gt;&lt;wsp:rsid wsp:val=&quot;114179ED&quot;/&gt;&lt;wsp:rsid wsp:val=&quot;1147A886&quot;/&gt;&lt;wsp:rsid wsp:val=&quot;114EBCDA&quot;/&gt;&lt;wsp:rsid wsp:val=&quot;1152CA51&quot;/&gt;&lt;wsp:rsid wsp:val=&quot;115AB760&quot;/&gt;&lt;wsp:rsid wsp:val=&quot;116A273F&quot;/&gt;&lt;wsp:rsid wsp:val=&quot;1170940D&quot;/&gt;&lt;wsp:rsid wsp:val=&quot;1179F9AD&quot;/&gt;&lt;wsp:rsid wsp:val=&quot;117AC36F&quot;/&gt;&lt;wsp:rsid wsp:val=&quot;1183740E&quot;/&gt;&lt;wsp:rsid wsp:val=&quot;119A650F&quot;/&gt;&lt;wsp:rsid wsp:val=&quot;119C77B1&quot;/&gt;&lt;wsp:rsid wsp:val=&quot;11A21AFC&quot;/&gt;&lt;wsp:rsid wsp:val=&quot;11A8475A&quot;/&gt;&lt;wsp:rsid wsp:val=&quot;11AC0588&quot;/&gt;&lt;wsp:rsid wsp:val=&quot;11AF94B1&quot;/&gt;&lt;wsp:rsid wsp:val=&quot;11B37A4A&quot;/&gt;&lt;wsp:rsid wsp:val=&quot;11BC9A5F&quot;/&gt;&lt;wsp:rsid wsp:val=&quot;11C4EB91&quot;/&gt;&lt;wsp:rsid wsp:val=&quot;11D43F8C&quot;/&gt;&lt;wsp:rsid wsp:val=&quot;11D7A47D&quot;/&gt;&lt;wsp:rsid wsp:val=&quot;11DC1F4A&quot;/&gt;&lt;wsp:rsid wsp:val=&quot;11E89B8E&quot;/&gt;&lt;wsp:rsid wsp:val=&quot;11EA55A1&quot;/&gt;&lt;wsp:rsid wsp:val=&quot;11F00AF0&quot;/&gt;&lt;wsp:rsid wsp:val=&quot;120AE29B&quot;/&gt;&lt;wsp:rsid wsp:val=&quot;120FDAC8&quot;/&gt;&lt;wsp:rsid wsp:val=&quot;12138A5A&quot;/&gt;&lt;wsp:rsid wsp:val=&quot;12159432&quot;/&gt;&lt;wsp:rsid wsp:val=&quot;121B47F8&quot;/&gt;&lt;wsp:rsid wsp:val=&quot;121D27C4&quot;/&gt;&lt;wsp:rsid wsp:val=&quot;12264D1E&quot;/&gt;&lt;wsp:rsid wsp:val=&quot;122963D1&quot;/&gt;&lt;wsp:rsid wsp:val=&quot;123ECD95&quot;/&gt;&lt;wsp:rsid wsp:val=&quot;1242DD65&quot;/&gt;&lt;wsp:rsid wsp:val=&quot;1245EE8E&quot;/&gt;&lt;wsp:rsid wsp:val=&quot;1263412C&quot;/&gt;&lt;wsp:rsid wsp:val=&quot;12658F8B&quot;/&gt;&lt;wsp:rsid wsp:val=&quot;1270D22A&quot;/&gt;&lt;wsp:rsid wsp:val=&quot;127634F8&quot;/&gt;&lt;wsp:rsid wsp:val=&quot;1285B25E&quot;/&gt;&lt;wsp:rsid wsp:val=&quot;1294BF17&quot;/&gt;&lt;wsp:rsid wsp:val=&quot;12B075E0&quot;/&gt;&lt;wsp:rsid wsp:val=&quot;12B1CCEC&quot;/&gt;&lt;wsp:rsid wsp:val=&quot;12B3225B&quot;/&gt;&lt;wsp:rsid wsp:val=&quot;12DD1E1E&quot;/&gt;&lt;wsp:rsid wsp:val=&quot;12E78003&quot;/&gt;&lt;wsp:rsid wsp:val=&quot;1305F41A&quot;/&gt;&lt;wsp:rsid wsp:val=&quot;132A01FF&quot;/&gt;&lt;wsp:rsid wsp:val=&quot;13353F66&quot;/&gt;&lt;wsp:rsid wsp:val=&quot;1338DED7&quot;/&gt;&lt;wsp:rsid wsp:val=&quot;133DF3A7&quot;/&gt;&lt;wsp:rsid wsp:val=&quot;136AA973&quot;/&gt;&lt;wsp:rsid wsp:val=&quot;1370D161&quot;/&gt;&lt;wsp:rsid wsp:val=&quot;1377EFAB&quot;/&gt;&lt;wsp:rsid wsp:val=&quot;137AE06E&quot;/&gt;&lt;wsp:rsid wsp:val=&quot;13C144D1&quot;/&gt;&lt;wsp:rsid wsp:val=&quot;13C1CE03&quot;/&gt;&lt;wsp:rsid wsp:val=&quot;13CFBFA0&quot;/&gt;&lt;wsp:rsid wsp:val=&quot;13D35570&quot;/&gt;&lt;wsp:rsid wsp:val=&quot;13E88430&quot;/&gt;&lt;wsp:rsid wsp:val=&quot;13F19272&quot;/&gt;&lt;wsp:rsid wsp:val=&quot;13F96E80&quot;/&gt;&lt;wsp:rsid wsp:val=&quot;13F971DA&quot;/&gt;&lt;wsp:rsid wsp:val=&quot;14044506&quot;/&gt;&lt;wsp:rsid wsp:val=&quot;140959C8&quot;/&gt;&lt;wsp:rsid wsp:val=&quot;140A1284&quot;/&gt;&lt;wsp:rsid wsp:val=&quot;140A2432&quot;/&gt;&lt;wsp:rsid wsp:val=&quot;1412AF24&quot;/&gt;&lt;wsp:rsid wsp:val=&quot;14141F17&quot;/&gt;&lt;wsp:rsid wsp:val=&quot;1418AE5E&quot;/&gt;&lt;wsp:rsid wsp:val=&quot;141BE150&quot;/&gt;&lt;wsp:rsid wsp:val=&quot;141C8891&quot;/&gt;&lt;wsp:rsid wsp:val=&quot;14232550&quot;/&gt;&lt;wsp:rsid wsp:val=&quot;1427450D&quot;/&gt;&lt;wsp:rsid wsp:val=&quot;142B8BD5&quot;/&gt;&lt;wsp:rsid wsp:val=&quot;14308F78&quot;/&gt;&lt;wsp:rsid wsp:val=&quot;1439C442&quot;/&gt;&lt;wsp:rsid wsp:val=&quot;143CE616&quot;/&gt;&lt;wsp:rsid wsp:val=&quot;146825EB&quot;/&gt;&lt;wsp:rsid wsp:val=&quot;146D5DCB&quot;/&gt;&lt;wsp:rsid wsp:val=&quot;1482C941&quot;/&gt;&lt;wsp:rsid wsp:val=&quot;148405FE&quot;/&gt;&lt;wsp:rsid wsp:val=&quot;148DCF42&quot;/&gt;&lt;wsp:rsid wsp:val=&quot;149216DC&quot;/&gt;&lt;wsp:rsid wsp:val=&quot;149A71F3&quot;/&gt;&lt;wsp:rsid wsp:val=&quot;149C5544&quot;/&gt;&lt;wsp:rsid wsp:val=&quot;149ED12B&quot;/&gt;&lt;wsp:rsid wsp:val=&quot;14A32BFF&quot;/&gt;&lt;wsp:rsid wsp:val=&quot;14A3613C&quot;/&gt;&lt;wsp:rsid wsp:val=&quot;14A7BC4E&quot;/&gt;&lt;wsp:rsid wsp:val=&quot;14A9D93F&quot;/&gt;&lt;wsp:rsid wsp:val=&quot;14AECBE7&quot;/&gt;&lt;wsp:rsid wsp:val=&quot;14C14D19&quot;/&gt;&lt;wsp:rsid wsp:val=&quot;14D6392B&quot;/&gt;&lt;wsp:rsid wsp:val=&quot;14D717D6&quot;/&gt;&lt;wsp:rsid wsp:val=&quot;14E35A59&quot;/&gt;&lt;wsp:rsid wsp:val=&quot;150338C6&quot;/&gt;&lt;wsp:rsid wsp:val=&quot;150AA2F2&quot;/&gt;&lt;wsp:rsid wsp:val=&quot;150DA6A5&quot;/&gt;&lt;wsp:rsid wsp:val=&quot;1510B88A&quot;/&gt;&lt;wsp:rsid wsp:val=&quot;15122C75&quot;/&gt;&lt;wsp:rsid wsp:val=&quot;151FA016&quot;/&gt;&lt;wsp:rsid wsp:val=&quot;1524C061&quot;/&gt;&lt;wsp:rsid wsp:val=&quot;1553A6BD&quot;/&gt;&lt;wsp:rsid wsp:val=&quot;1554F43F&quot;/&gt;&lt;wsp:rsid wsp:val=&quot;1566AB7D&quot;/&gt;&lt;wsp:rsid wsp:val=&quot;15715B3D&quot;/&gt;&lt;wsp:rsid wsp:val=&quot;15780A55&quot;/&gt;&lt;wsp:rsid wsp:val=&quot;157DD876&quot;/&gt;&lt;wsp:rsid wsp:val=&quot;15925CB9&quot;/&gt;&lt;wsp:rsid wsp:val=&quot;15937C72&quot;/&gt;&lt;wsp:rsid wsp:val=&quot;1595AB20&quot;/&gt;&lt;wsp:rsid wsp:val=&quot;1596D54C&quot;/&gt;&lt;wsp:rsid wsp:val=&quot;1597BAFC&quot;/&gt;&lt;wsp:rsid wsp:val=&quot;159926A5&quot;/&gt;&lt;wsp:rsid wsp:val=&quot;15A02818&quot;/&gt;&lt;wsp:rsid wsp:val=&quot;15AD0AB3&quot;/&gt;&lt;wsp:rsid wsp:val=&quot;15B769DA&quot;/&gt;&lt;wsp:rsid wsp:val=&quot;15BBB3F8&quot;/&gt;&lt;wsp:rsid wsp:val=&quot;15ED2E69&quot;/&gt;&lt;wsp:rsid wsp:val=&quot;15EF4F7C&quot;/&gt;&lt;wsp:rsid wsp:val=&quot;160F15A2&quot;/&gt;&lt;wsp:rsid wsp:val=&quot;160FE214&quot;/&gt;&lt;wsp:rsid wsp:val=&quot;1613787F&quot;/&gt;&lt;wsp:rsid wsp:val=&quot;16288B42&quot;/&gt;&lt;wsp:rsid wsp:val=&quot;16429F88&quot;/&gt;&lt;wsp:rsid wsp:val=&quot;1646ABFD&quot;/&gt;&lt;wsp:rsid wsp:val=&quot;16551867&quot;/&gt;&lt;wsp:rsid wsp:val=&quot;167803A0&quot;/&gt;&lt;wsp:rsid wsp:val=&quot;16788FF5&quot;/&gt;&lt;wsp:rsid wsp:val=&quot;167A273C&quot;/&gt;&lt;wsp:rsid wsp:val=&quot;168003F1&quot;/&gt;&lt;wsp:rsid wsp:val=&quot;16847971&quot;/&gt;&lt;wsp:rsid wsp:val=&quot;168E9537&quot;/&gt;&lt;wsp:rsid wsp:val=&quot;16952BE3&quot;/&gt;&lt;wsp:rsid wsp:val=&quot;16987555&quot;/&gt;&lt;wsp:rsid wsp:val=&quot;169E1000&quot;/&gt;&lt;wsp:rsid wsp:val=&quot;16A25596&quot;/&gt;&lt;wsp:rsid wsp:val=&quot;16A4ECFF&quot;/&gt;&lt;wsp:rsid wsp:val=&quot;16A75313&quot;/&gt;&lt;wsp:rsid wsp:val=&quot;16B8E59E&quot;/&gt;&lt;wsp:rsid wsp:val=&quot;16BAAE82&quot;/&gt;&lt;wsp:rsid wsp:val=&quot;16C6E4E3&quot;/&gt;&lt;wsp:rsid wsp:val=&quot;16CD3B63&quot;/&gt;&lt;wsp:rsid wsp:val=&quot;16D6A3E3&quot;/&gt;&lt;wsp:rsid wsp:val=&quot;16E0C9C8&quot;/&gt;&lt;wsp:rsid wsp:val=&quot;16E9E3EE&quot;/&gt;&lt;wsp:rsid wsp:val=&quot;16EF69D6&quot;/&gt;&lt;wsp:rsid wsp:val=&quot;170830EC&quot;/&gt;&lt;wsp:rsid wsp:val=&quot;170A83F6&quot;/&gt;&lt;wsp:rsid wsp:val=&quot;170B1B6E&quot;/&gt;&lt;wsp:rsid wsp:val=&quot;170D1CB2&quot;/&gt;&lt;wsp:rsid wsp:val=&quot;171CF474&quot;/&gt;&lt;wsp:rsid wsp:val=&quot;171D9367&quot;/&gt;&lt;wsp:rsid wsp:val=&quot;17286718&quot;/&gt;&lt;wsp:rsid wsp:val=&quot;172DFEA7&quot;/&gt;&lt;wsp:rsid wsp:val=&quot;172ECE1D&quot;/&gt;&lt;wsp:rsid wsp:val=&quot;172FB384&quot;/&gt;&lt;wsp:rsid wsp:val=&quot;1746F65A&quot;/&gt;&lt;wsp:rsid wsp:val=&quot;174D6CD3&quot;/&gt;&lt;wsp:rsid wsp:val=&quot;175918CE&quot;/&gt;&lt;wsp:rsid wsp:val=&quot;175AC612&quot;/&gt;&lt;wsp:rsid wsp:val=&quot;1777E4E0&quot;/&gt;&lt;wsp:rsid wsp:val=&quot;1781A7F3&quot;/&gt;&lt;wsp:rsid wsp:val=&quot;1792AE69&quot;/&gt;&lt;wsp:rsid wsp:val=&quot;179F538A&quot;/&gt;&lt;wsp:rsid wsp:val=&quot;17B0FA64&quot;/&gt;&lt;wsp:rsid wsp:val=&quot;17B3839E&quot;/&gt;&lt;wsp:rsid wsp:val=&quot;17BAFBBD&quot;/&gt;&lt;wsp:rsid wsp:val=&quot;17C13C85&quot;/&gt;&lt;wsp:rsid wsp:val=&quot;17CF8FE1&quot;/&gt;&lt;wsp:rsid wsp:val=&quot;17E827D2&quot;/&gt;&lt;wsp:rsid wsp:val=&quot;17E986DE&quot;/&gt;&lt;wsp:rsid wsp:val=&quot;17ED46DD&quot;/&gt;&lt;wsp:rsid wsp:val=&quot;180701DD&quot;/&gt;&lt;wsp:rsid wsp:val=&quot;180CE3A9&quot;/&gt;&lt;wsp:rsid wsp:val=&quot;1818FE18&quot;/&gt;&lt;wsp:rsid wsp:val=&quot;181963BB&quot;/&gt;&lt;wsp:rsid wsp:val=&quot;181DDEF5&quot;/&gt;&lt;wsp:rsid wsp:val=&quot;1824414E&quot;/&gt;&lt;wsp:rsid wsp:val=&quot;18289478&quot;/&gt;&lt;wsp:rsid wsp:val=&quot;182F6098&quot;/&gt;&lt;wsp:rsid wsp:val=&quot;18324510&quot;/&gt;&lt;wsp:rsid wsp:val=&quot;1842B62E&quot;/&gt;&lt;wsp:rsid wsp:val=&quot;184BD3AA&quot;/&gt;&lt;wsp:rsid wsp:val=&quot;184F15F3&quot;/&gt;&lt;wsp:rsid wsp:val=&quot;18564904&quot;/&gt;&lt;wsp:rsid wsp:val=&quot;1858993A&quot;/&gt;&lt;wsp:rsid wsp:val=&quot;1859FB7D&quot;/&gt;&lt;wsp:rsid wsp:val=&quot;185F1802&quot;/&gt;&lt;wsp:rsid wsp:val=&quot;18621993&quot;/&gt;&lt;wsp:rsid wsp:val=&quot;18712897&quot;/&gt;&lt;wsp:rsid wsp:val=&quot;1891138C&quot;/&gt;&lt;wsp:rsid wsp:val=&quot;18AF2654&quot;/&gt;&lt;wsp:rsid wsp:val=&quot;18B6F7B6&quot;/&gt;&lt;wsp:rsid wsp:val=&quot;18BF7815&quot;/&gt;&lt;wsp:rsid wsp:val=&quot;18C20B00&quot;/&gt;&lt;wsp:rsid wsp:val=&quot;18C92BDE&quot;/&gt;&lt;wsp:rsid wsp:val=&quot;18CD40A9&quot;/&gt;&lt;wsp:rsid wsp:val=&quot;18D1D0D6&quot;/&gt;&lt;wsp:rsid wsp:val=&quot;18DCFE24&quot;/&gt;&lt;wsp:rsid wsp:val=&quot;18EB1065&quot;/&gt;&lt;wsp:rsid wsp:val=&quot;18F14ACD&quot;/&gt;&lt;wsp:rsid wsp:val=&quot;18F82567&quot;/&gt;&lt;wsp:rsid wsp:val=&quot;18FEED7D&quot;/&gt;&lt;wsp:rsid wsp:val=&quot;190E4DBD&quot;/&gt;&lt;wsp:rsid wsp:val=&quot;19121487&quot;/&gt;&lt;wsp:rsid wsp:val=&quot;191827DA&quot;/&gt;&lt;wsp:rsid wsp:val=&quot;1918FD29&quot;/&gt;&lt;wsp:rsid wsp:val=&quot;19224A80&quot;/&gt;&lt;wsp:rsid wsp:val=&quot;1932214C&quot;/&gt;&lt;wsp:rsid wsp:val=&quot;194164D6&quot;/&gt;&lt;wsp:rsid wsp:val=&quot;194C5FA2&quot;/&gt;&lt;wsp:rsid wsp:val=&quot;194E8AB1&quot;/&gt;&lt;wsp:rsid wsp:val=&quot;194F53FF&quot;/&gt;&lt;wsp:rsid wsp:val=&quot;1958D450&quot;/&gt;&lt;wsp:rsid wsp:val=&quot;197E01EF&quot;/&gt;&lt;wsp:rsid wsp:val=&quot;198A3D39&quot;/&gt;&lt;wsp:rsid wsp:val=&quot;19A12DAC&quot;/&gt;&lt;wsp:rsid wsp:val=&quot;19A8B40A&quot;/&gt;&lt;wsp:rsid wsp:val=&quot;19AB3C7C&quot;/&gt;&lt;wsp:rsid wsp:val=&quot;19AE3B9D&quot;/&gt;&lt;wsp:rsid wsp:val=&quot;19C98617&quot;/&gt;&lt;wsp:rsid wsp:val=&quot;19DED358&quot;/&gt;&lt;wsp:rsid wsp:val=&quot;19EAE617&quot;/&gt;&lt;wsp:rsid wsp:val=&quot;1A08582C&quot;/&gt;&lt;wsp:rsid wsp:val=&quot;1A097072&quot;/&gt;&lt;wsp:rsid wsp:val=&quot;1A2A6000&quot;/&gt;&lt;wsp:rsid wsp:val=&quot;1A2BF7BB&quot;/&gt;&lt;wsp:rsid wsp:val=&quot;1A2F039A&quot;/&gt;&lt;wsp:rsid wsp:val=&quot;1A327F89&quot;/&gt;&lt;wsp:rsid wsp:val=&quot;1A3C0B2F&quot;/&gt;&lt;wsp:rsid wsp:val=&quot;1A413172&quot;/&gt;&lt;wsp:rsid wsp:val=&quot;1A41802B&quot;/&gt;&lt;wsp:rsid wsp:val=&quot;1A52E500&quot;/&gt;&lt;wsp:rsid wsp:val=&quot;1A59FE12&quot;/&gt;&lt;wsp:rsid wsp:val=&quot;1A5C8CB7&quot;/&gt;&lt;wsp:rsid wsp:val=&quot;1A64FC3F&quot;/&gt;&lt;wsp:rsid wsp:val=&quot;1A6518E5&quot;/&gt;&lt;wsp:rsid wsp:val=&quot;1A7FE0C3&quot;/&gt;&lt;wsp:rsid wsp:val=&quot;1A81F0A8&quot;/&gt;&lt;wsp:rsid wsp:val=&quot;1A8BF382&quot;/&gt;&lt;wsp:rsid wsp:val=&quot;1A9B3CD6&quot;/&gt;&lt;wsp:rsid wsp:val=&quot;1A9BE4AD&quot;/&gt;&lt;wsp:rsid wsp:val=&quot;1AB012F1&quot;/&gt;&lt;wsp:rsid wsp:val=&quot;1ABABE27&quot;/&gt;&lt;wsp:rsid wsp:val=&quot;1AC4B604&quot;/&gt;&lt;wsp:rsid wsp:val=&quot;1AC4C0F5&quot;/&gt;&lt;wsp:rsid wsp:val=&quot;1AC519C8&quot;/&gt;&lt;wsp:rsid wsp:val=&quot;1AC6813A&quot;/&gt;&lt;wsp:rsid wsp:val=&quot;1AC91513&quot;/&gt;&lt;wsp:rsid wsp:val=&quot;1AD9BB49&quot;/&gt;&lt;wsp:rsid wsp:val=&quot;1ADCDBBE&quot;/&gt;&lt;wsp:rsid wsp:val=&quot;1AE107DD&quot;/&gt;&lt;wsp:rsid wsp:val=&quot;1AEC447F&quot;/&gt;&lt;wsp:rsid wsp:val=&quot;1AF3908A&quot;/&gt;&lt;wsp:rsid wsp:val=&quot;1AFAB8B0&quot;/&gt;&lt;wsp:rsid wsp:val=&quot;1AFB8718&quot;/&gt;&lt;wsp:rsid wsp:val=&quot;1B055D59&quot;/&gt;&lt;wsp:rsid wsp:val=&quot;1B2C4594&quot;/&gt;&lt;wsp:rsid wsp:val=&quot;1B470CDD&quot;/&gt;&lt;wsp:rsid wsp:val=&quot;1B4B0CF6&quot;/&gt;&lt;wsp:rsid wsp:val=&quot;1B4C0118&quot;/&gt;&lt;wsp:rsid wsp:val=&quot;1B546CDD&quot;/&gt;&lt;wsp:rsid wsp:val=&quot;1B70050C&quot;/&gt;&lt;wsp:rsid wsp:val=&quot;1B830190&quot;/&gt;&lt;wsp:rsid wsp:val=&quot;1B84C7DF&quot;/&gt;&lt;wsp:rsid wsp:val=&quot;1B877582&quot;/&gt;&lt;wsp:rsid wsp:val=&quot;1B944447&quot;/&gt;&lt;wsp:rsid wsp:val=&quot;1BA0D097&quot;/&gt;&lt;wsp:rsid wsp:val=&quot;1BAA7732&quot;/&gt;&lt;wsp:rsid wsp:val=&quot;1BAAA4C0&quot;/&gt;&lt;wsp:rsid wsp:val=&quot;1BB2C896&quot;/&gt;&lt;wsp:rsid wsp:val=&quot;1BC9ACEC&quot;/&gt;&lt;wsp:rsid wsp:val=&quot;1BCC62B4&quot;/&gt;&lt;wsp:rsid wsp:val=&quot;1BD4A68A&quot;/&gt;&lt;wsp:rsid wsp:val=&quot;1BE37A27&quot;/&gt;&lt;wsp:rsid wsp:val=&quot;1BE6D6AE&quot;/&gt;&lt;wsp:rsid wsp:val=&quot;1BE9C993&quot;/&gt;&lt;wsp:rsid wsp:val=&quot;1C015C91&quot;/&gt;&lt;wsp:rsid wsp:val=&quot;1C1C001E&quot;/&gt;&lt;wsp:rsid wsp:val=&quot;1C1E8157&quot;/&gt;&lt;wsp:rsid wsp:val=&quot;1C1F28A7&quot;/&gt;&lt;wsp:rsid wsp:val=&quot;1C414D7D&quot;/&gt;&lt;wsp:rsid wsp:val=&quot;1C430C71&quot;/&gt;&lt;wsp:rsid wsp:val=&quot;1C64713A&quot;/&gt;&lt;wsp:rsid wsp:val=&quot;1C6CB88D&quot;/&gt;&lt;wsp:rsid wsp:val=&quot;1C6D0316&quot;/&gt;&lt;wsp:rsid wsp:val=&quot;1C735A3F&quot;/&gt;&lt;wsp:rsid wsp:val=&quot;1C840064&quot;/&gt;&lt;wsp:rsid wsp:val=&quot;1C9594DA&quot;/&gt;&lt;wsp:rsid wsp:val=&quot;1C95AEED&quot;/&gt;&lt;wsp:rsid wsp:val=&quot;1C975779&quot;/&gt;&lt;wsp:rsid wsp:val=&quot;1C9F47CD&quot;/&gt;&lt;wsp:rsid wsp:val=&quot;1CB4D8B1&quot;/&gt;&lt;wsp:rsid wsp:val=&quot;1CE5F263&quot;/&gt;&lt;wsp:rsid wsp:val=&quot;1CF90615&quot;/&gt;&lt;wsp:rsid wsp:val=&quot;1CFBC247&quot;/&gt;&lt;wsp:rsid wsp:val=&quot;1D0BC280&quot;/&gt;&lt;wsp:rsid wsp:val=&quot;1D0E2FF3&quot;/&gt;&lt;wsp:rsid wsp:val=&quot;1D16E46B&quot;/&gt;&lt;wsp:rsid wsp:val=&quot;1D216C14&quot;/&gt;&lt;wsp:rsid wsp:val=&quot;1D300CC8&quot;/&gt;&lt;wsp:rsid wsp:val=&quot;1D32B5F0&quot;/&gt;&lt;wsp:rsid wsp:val=&quot;1D3A028A&quot;/&gt;&lt;wsp:rsid wsp:val=&quot;1D4A3C78&quot;/&gt;&lt;wsp:rsid wsp:val=&quot;1D50DCEC&quot;/&gt;&lt;wsp:rsid wsp:val=&quot;1D5DBB11&quot;/&gt;&lt;wsp:rsid wsp:val=&quot;1D5EAE2E&quot;/&gt;&lt;wsp:rsid wsp:val=&quot;1D6B29F0&quot;/&gt;&lt;wsp:rsid wsp:val=&quot;1D70F8BE&quot;/&gt;&lt;wsp:rsid wsp:val=&quot;1D7174C4&quot;/&gt;&lt;wsp:rsid wsp:val=&quot;1D8754F8&quot;/&gt;&lt;wsp:rsid wsp:val=&quot;1D9C9D01&quot;/&gt;&lt;wsp:rsid wsp:val=&quot;1DA541F9&quot;/&gt;&lt;wsp:rsid wsp:val=&quot;1DB0DA96&quot;/&gt;&lt;wsp:rsid wsp:val=&quot;1DC227C6&quot;/&gt;&lt;wsp:rsid wsp:val=&quot;1DD74D4E&quot;/&gt;&lt;wsp:rsid wsp:val=&quot;1DDDA60F&quot;/&gt;&lt;wsp:rsid wsp:val=&quot;1DE00327&quot;/&gt;&lt;wsp:rsid wsp:val=&quot;1DE0AF27&quot;/&gt;&lt;wsp:rsid wsp:val=&quot;1DECACE9&quot;/&gt;&lt;wsp:rsid wsp:val=&quot;1E11C701&quot;/&gt;&lt;wsp:rsid wsp:val=&quot;1E23A6E5&quot;/&gt;&lt;wsp:rsid wsp:val=&quot;1E281B35&quot;/&gt;&lt;wsp:rsid wsp:val=&quot;1E3489A8&quot;/&gt;&lt;wsp:rsid wsp:val=&quot;1E3D6F1D&quot;/&gt;&lt;wsp:rsid wsp:val=&quot;1E645FF3&quot;/&gt;&lt;wsp:rsid wsp:val=&quot;1E67EC37&quot;/&gt;&lt;wsp:rsid wsp:val=&quot;1E6B9EB7&quot;/&gt;&lt;wsp:rsid wsp:val=&quot;1E6E3ACA&quot;/&gt;&lt;wsp:rsid wsp:val=&quot;1E7276B3&quot;/&gt;&lt;wsp:rsid wsp:val=&quot;1E7F4AA8&quot;/&gt;&lt;wsp:rsid wsp:val=&quot;1E8995FA&quot;/&gt;&lt;wsp:rsid wsp:val=&quot;1E8F102E&quot;/&gt;&lt;wsp:rsid wsp:val=&quot;1EA5324D&quot;/&gt;&lt;wsp:rsid wsp:val=&quot;1EA77C0A&quot;/&gt;&lt;wsp:rsid wsp:val=&quot;1EAAE261&quot;/&gt;&lt;wsp:rsid wsp:val=&quot;1EB1E7E4&quot;/&gt;&lt;wsp:rsid wsp:val=&quot;1EB2651F&quot;/&gt;&lt;wsp:rsid wsp:val=&quot;1EBCEEE5&quot;/&gt;&lt;wsp:rsid wsp:val=&quot;1EBD3CA0&quot;/&gt;&lt;wsp:rsid wsp:val=&quot;1EC3C239&quot;/&gt;&lt;wsp:rsid wsp:val=&quot;1EC3F783&quot;/&gt;&lt;wsp:rsid wsp:val=&quot;1ECCFD2F&quot;/&gt;&lt;wsp:rsid wsp:val=&quot;1ECE8DF8&quot;/&gt;&lt;wsp:rsid wsp:val=&quot;1ED378F3&quot;/&gt;&lt;wsp:rsid wsp:val=&quot;1ED8F4A2&quot;/&gt;&lt;wsp:rsid wsp:val=&quot;1EDE2540&quot;/&gt;&lt;wsp:rsid wsp:val=&quot;1EDED4CE&quot;/&gt;&lt;wsp:rsid wsp:val=&quot;1EE095E6&quot;/&gt;&lt;wsp:rsid wsp:val=&quot;1EE564A2&quot;/&gt;&lt;wsp:rsid wsp:val=&quot;1EEC7E80&quot;/&gt;&lt;wsp:rsid wsp:val=&quot;1EEEB2EE&quot;/&gt;&lt;wsp:rsid wsp:val=&quot;1EFFE081&quot;/&gt;&lt;wsp:rsid wsp:val=&quot;1F1A58C1&quot;/&gt;&lt;wsp:rsid wsp:val=&quot;1F236542&quot;/&gt;&lt;wsp:rsid wsp:val=&quot;1F24C28C&quot;/&gt;&lt;wsp:rsid wsp:val=&quot;1F26E188&quot;/&gt;&lt;wsp:rsid wsp:val=&quot;1F453086&quot;/&gt;&lt;wsp:rsid wsp:val=&quot;1F5BB0DF&quot;/&gt;&lt;wsp:rsid wsp:val=&quot;1F6B16A6&quot;/&gt;&lt;wsp:rsid wsp:val=&quot;1F6DB30E&quot;/&gt;&lt;wsp:rsid wsp:val=&quot;1F7B1045&quot;/&gt;&lt;wsp:rsid wsp:val=&quot;1F8C67B3&quot;/&gt;&lt;wsp:rsid wsp:val=&quot;1F961A31&quot;/&gt;&lt;wsp:rsid wsp:val=&quot;1F9B2303&quot;/&gt;&lt;wsp:rsid wsp:val=&quot;1FA67F9F&quot;/&gt;&lt;wsp:rsid wsp:val=&quot;1FC5828D&quot;/&gt;&lt;wsp:rsid wsp:val=&quot;1FC6B6B4&quot;/&gt;&lt;wsp:rsid wsp:val=&quot;1FCCB7E7&quot;/&gt;&lt;wsp:rsid wsp:val=&quot;1FD016AC&quot;/&gt;&lt;wsp:rsid wsp:val=&quot;1FEB6B14&quot;/&gt;&lt;wsp:rsid wsp:val=&quot;1FFB4CC5&quot;/&gt;&lt;wsp:rsid wsp:val=&quot;1FFD1995&quot;/&gt;&lt;wsp:rsid wsp:val=&quot;200D1774&quot;/&gt;&lt;wsp:rsid wsp:val=&quot;2017F58E&quot;/&gt;&lt;wsp:rsid wsp:val=&quot;201AADF7&quot;/&gt;&lt;wsp:rsid wsp:val=&quot;201C2C32&quot;/&gt;&lt;wsp:rsid wsp:val=&quot;2027F0EC&quot;/&gt;&lt;wsp:rsid wsp:val=&quot;204E852D&quot;/&gt;&lt;wsp:rsid wsp:val=&quot;20558011&quot;/&gt;&lt;wsp:rsid wsp:val=&quot;20571426&quot;/&gt;&lt;wsp:rsid wsp:val=&quot;20578821&quot;/&gt;&lt;wsp:rsid wsp:val=&quot;20582343&quot;/&gt;&lt;wsp:rsid wsp:val=&quot;2064D711&quot;/&gt;&lt;wsp:rsid wsp:val=&quot;206881B5&quot;/&gt;&lt;wsp:rsid wsp:val=&quot;206BD3F4&quot;/&gt;&lt;wsp:rsid wsp:val=&quot;2076865A&quot;/&gt;&lt;wsp:rsid wsp:val=&quot;207E6B51&quot;/&gt;&lt;wsp:rsid wsp:val=&quot;207E93B5&quot;/&gt;&lt;wsp:rsid wsp:val=&quot;20846EFA&quot;/&gt;&lt;wsp:rsid wsp:val=&quot;20AA75D0&quot;/&gt;&lt;wsp:rsid wsp:val=&quot;20AAF760&quot;/&gt;&lt;wsp:rsid wsp:val=&quot;20B5BEE2&quot;/&gt;&lt;wsp:rsid wsp:val=&quot;20B631D8&quot;/&gt;&lt;wsp:rsid wsp:val=&quot;20B9F4CC&quot;/&gt;&lt;wsp:rsid wsp:val=&quot;20C3BA5E&quot;/&gt;&lt;wsp:rsid wsp:val=&quot;20D4418C&quot;/&gt;&lt;wsp:rsid wsp:val=&quot;20DFBD4E&quot;/&gt;&lt;wsp:rsid wsp:val=&quot;20EF73FC&quot;/&gt;&lt;wsp:rsid wsp:val=&quot;20F3C623&quot;/&gt;&lt;wsp:rsid wsp:val=&quot;20FD1BC1&quot;/&gt;&lt;wsp:rsid wsp:val=&quot;21045ED2&quot;/&gt;&lt;wsp:rsid wsp:val=&quot;2107D3A0&quot;/&gt;&lt;wsp:rsid wsp:val=&quot;210D45BC&quot;/&gt;&lt;wsp:rsid wsp:val=&quot;21104E38&quot;/&gt;&lt;wsp:rsid wsp:val=&quot;2110E64E&quot;/&gt;&lt;wsp:rsid wsp:val=&quot;21158A16&quot;/&gt;&lt;wsp:rsid wsp:val=&quot;214554A9&quot;/&gt;&lt;wsp:rsid wsp:val=&quot;214F27F2&quot;/&gt;&lt;wsp:rsid wsp:val=&quot;2152C5A6&quot;/&gt;&lt;wsp:rsid wsp:val=&quot;2156EB0A&quot;/&gt;&lt;wsp:rsid wsp:val=&quot;2158F9BA&quot;/&gt;&lt;wsp:rsid wsp:val=&quot;21599C96&quot;/&gt;&lt;wsp:rsid wsp:val=&quot;215E241A&quot;/&gt;&lt;wsp:rsid wsp:val=&quot;21606511&quot;/&gt;&lt;wsp:rsid wsp:val=&quot;216BC77D&quot;/&gt;&lt;wsp:rsid wsp:val=&quot;21720A73&quot;/&gt;&lt;wsp:rsid wsp:val=&quot;2174C783&quot;/&gt;&lt;wsp:rsid wsp:val=&quot;21A85E8F&quot;/&gt;&lt;wsp:rsid wsp:val=&quot;21B65CD1&quot;/&gt;&lt;wsp:rsid wsp:val=&quot;21BFCA60&quot;/&gt;&lt;wsp:rsid wsp:val=&quot;21C7D1AE&quot;/&gt;&lt;wsp:rsid wsp:val=&quot;21D65F0E&quot;/&gt;&lt;wsp:rsid wsp:val=&quot;21DB76F9&quot;/&gt;&lt;wsp:rsid wsp:val=&quot;21E2FCE1&quot;/&gt;&lt;wsp:rsid wsp:val=&quot;21EA5D6E&quot;/&gt;&lt;wsp:rsid wsp:val=&quot;21EB5E43&quot;/&gt;&lt;wsp:rsid wsp:val=&quot;21F4F301&quot;/&gt;&lt;wsp:rsid wsp:val=&quot;21F935CF&quot;/&gt;&lt;wsp:rsid wsp:val=&quot;2201D0D2&quot;/&gt;&lt;wsp:rsid wsp:val=&quot;2209978A&quot;/&gt;&lt;wsp:rsid wsp:val=&quot;220DC55D&quot;/&gt;&lt;wsp:rsid wsp:val=&quot;220E33FB&quot;/&gt;&lt;wsp:rsid wsp:val=&quot;220E79A2&quot;/&gt;&lt;wsp:rsid wsp:val=&quot;2211136B&quot;/&gt;&lt;wsp:rsid wsp:val=&quot;221BF468&quot;/&gt;&lt;wsp:rsid wsp:val=&quot;22389768&quot;/&gt;&lt;wsp:rsid wsp:val=&quot;2254C80F&quot;/&gt;&lt;wsp:rsid wsp:val=&quot;22620488&quot;/&gt;&lt;wsp:rsid wsp:val=&quot;22834A90&quot;/&gt;&lt;wsp:rsid wsp:val=&quot;22931B19&quot;/&gt;&lt;wsp:rsid wsp:val=&quot;22A52ECB&quot;/&gt;&lt;wsp:rsid wsp:val=&quot;22C6762C&quot;/&gt;&lt;wsp:rsid wsp:val=&quot;22DC449A&quot;/&gt;&lt;wsp:rsid wsp:val=&quot;22F5B2D3&quot;/&gt;&lt;wsp:rsid wsp:val=&quot;22F88F99&quot;/&gt;&lt;wsp:rsid wsp:val=&quot;2305F755&quot;/&gt;&lt;wsp:rsid wsp:val=&quot;2308781B&quot;/&gt;&lt;wsp:rsid wsp:val=&quot;231AB9A9&quot;/&gt;&lt;wsp:rsid wsp:val=&quot;233E4605&quot;/&gt;&lt;wsp:rsid wsp:val=&quot;2344A736&quot;/&gt;&lt;wsp:rsid wsp:val=&quot;2359748D&quot;/&gt;&lt;wsp:rsid wsp:val=&quot;23632F12&quot;/&gt;&lt;wsp:rsid wsp:val=&quot;23661864&quot;/&gt;&lt;wsp:rsid wsp:val=&quot;2369CDD0&quot;/&gt;&lt;wsp:rsid wsp:val=&quot;2370DD7C&quot;/&gt;&lt;wsp:rsid wsp:val=&quot;23743B5D&quot;/&gt;&lt;wsp:rsid wsp:val=&quot;237F4ED2&quot;/&gt;&lt;wsp:rsid wsp:val=&quot;238283D8&quot;/&gt;&lt;wsp:rsid wsp:val=&quot;23883E5D&quot;/&gt;&lt;wsp:rsid wsp:val=&quot;2389AE43&quot;/&gt;&lt;wsp:rsid wsp:val=&quot;238CA269&quot;/&gt;&lt;wsp:rsid wsp:val=&quot;2394DB3A&quot;/&gt;&lt;wsp:rsid wsp:val=&quot;239BF0B3&quot;/&gt;&lt;wsp:rsid wsp:val=&quot;23B70081&quot;/&gt;&lt;wsp:rsid wsp:val=&quot;23B8D5C5&quot;/&gt;&lt;wsp:rsid wsp:val=&quot;23C03222&quot;/&gt;&lt;wsp:rsid wsp:val=&quot;23CA4A02&quot;/&gt;&lt;wsp:rsid wsp:val=&quot;23D537A1&quot;/&gt;&lt;wsp:rsid wsp:val=&quot;23D7B10D&quot;/&gt;&lt;wsp:rsid wsp:val=&quot;23DFA757&quot;/&gt;&lt;wsp:rsid wsp:val=&quot;23E3C712&quot;/&gt;&lt;wsp:rsid wsp:val=&quot;23EA76D3&quot;/&gt;&lt;wsp:rsid wsp:val=&quot;23EF3C0C&quot;/&gt;&lt;wsp:rsid wsp:val=&quot;23EFD3C5&quot;/&gt;&lt;wsp:rsid wsp:val=&quot;23F60B1C&quot;/&gt;&lt;wsp:rsid wsp:val=&quot;23FECCC2&quot;/&gt;&lt;wsp:rsid wsp:val=&quot;24014443&quot;/&gt;&lt;wsp:rsid wsp:val=&quot;2404A029&quot;/&gt;&lt;wsp:rsid wsp:val=&quot;240F46C2&quot;/&gt;&lt;wsp:rsid wsp:val=&quot;242CD1F1&quot;/&gt;&lt;wsp:rsid wsp:val=&quot;242E0E26&quot;/&gt;&lt;wsp:rsid wsp:val=&quot;2430C216&quot;/&gt;&lt;wsp:rsid wsp:val=&quot;24337F8E&quot;/&gt;&lt;wsp:rsid wsp:val=&quot;2434024F&quot;/&gt;&lt;wsp:rsid wsp:val=&quot;24382754&quot;/&gt;&lt;wsp:rsid wsp:val=&quot;2447639A&quot;/&gt;&lt;wsp:rsid wsp:val=&quot;2455A33D&quot;/&gt;&lt;wsp:rsid wsp:val=&quot;245D4367&quot;/&gt;&lt;wsp:rsid wsp:val=&quot;24770C1D&quot;/&gt;&lt;wsp:rsid wsp:val=&quot;2479F0C2&quot;/&gt;&lt;wsp:rsid wsp:val=&quot;24845699&quot;/&gt;&lt;wsp:rsid wsp:val=&quot;2494C961&quot;/&gt;&lt;wsp:rsid wsp:val=&quot;2496C609&quot;/&gt;&lt;wsp:rsid wsp:val=&quot;249C01B6&quot;/&gt;&lt;wsp:rsid wsp:val=&quot;24A66570&quot;/&gt;&lt;wsp:rsid wsp:val=&quot;24A70584&quot;/&gt;&lt;wsp:rsid wsp:val=&quot;24C79D24&quot;/&gt;&lt;wsp:rsid wsp:val=&quot;24CCA111&quot;/&gt;&lt;wsp:rsid wsp:val=&quot;24D1BC84&quot;/&gt;&lt;wsp:rsid wsp:val=&quot;24DF11E9&quot;/&gt;&lt;wsp:rsid wsp:val=&quot;24E9276B&quot;/&gt;&lt;wsp:rsid wsp:val=&quot;24FCAFE9&quot;/&gt;&lt;wsp:rsid wsp:val=&quot;2501A9B1&quot;/&gt;&lt;wsp:rsid wsp:val=&quot;25059E31&quot;/&gt;&lt;wsp:rsid wsp:val=&quot;2505C0E1&quot;/&gt;&lt;wsp:rsid wsp:val=&quot;25161E6F&quot;/&gt;&lt;wsp:rsid wsp:val=&quot;2519982A&quot;/&gt;&lt;wsp:rsid wsp:val=&quot;25311F67&quot;/&gt;&lt;wsp:rsid wsp:val=&quot;25322FD4&quot;/&gt;&lt;wsp:rsid wsp:val=&quot;25367B2E&quot;/&gt;&lt;wsp:rsid wsp:val=&quot;253C2DCA&quot;/&gt;&lt;wsp:rsid wsp:val=&quot;253CA854&quot;/&gt;&lt;wsp:rsid wsp:val=&quot;2547A957&quot;/&gt;&lt;wsp:rsid wsp:val=&quot;25517000&quot;/&gt;&lt;wsp:rsid wsp:val=&quot;25584C43&quot;/&gt;&lt;wsp:rsid wsp:val=&quot;255E4066&quot;/&gt;&lt;wsp:rsid wsp:val=&quot;25641465&quot;/&gt;&lt;wsp:rsid wsp:val=&quot;2573A491&quot;/&gt;&lt;wsp:rsid wsp:val=&quot;257A9D2D&quot;/&gt;&lt;wsp:rsid wsp:val=&quot;257F372D&quot;/&gt;&lt;wsp:rsid wsp:val=&quot;258687DF&quot;/&gt;&lt;wsp:rsid wsp:val=&quot;258B800D&quot;/&gt;&lt;wsp:rsid wsp:val=&quot;2590DEDF&quot;/&gt;&lt;wsp:rsid wsp:val=&quot;25953300&quot;/&gt;&lt;wsp:rsid wsp:val=&quot;25ACBC2C&quot;/&gt;&lt;wsp:rsid wsp:val=&quot;25DF4376&quot;/&gt;&lt;wsp:rsid wsp:val=&quot;25E5DD03&quot;/&gt;&lt;wsp:rsid wsp:val=&quot;2606692B&quot;/&gt;&lt;wsp:rsid wsp:val=&quot;2608E537&quot;/&gt;&lt;wsp:rsid wsp:val=&quot;2612B4C3&quot;/&gt;&lt;wsp:rsid wsp:val=&quot;2615C123&quot;/&gt;&lt;wsp:rsid wsp:val=&quot;26188E48&quot;/&gt;&lt;wsp:rsid wsp:val=&quot;2631926F&quot;/&gt;&lt;wsp:rsid wsp:val=&quot;2639B0AC&quot;/&gt;&lt;wsp:rsid wsp:val=&quot;264D1AA9&quot;/&gt;&lt;wsp:rsid wsp:val=&quot;26514127&quot;/&gt;&lt;wsp:rsid wsp:val=&quot;265212AD&quot;/&gt;&lt;wsp:rsid wsp:val=&quot;265352D1&quot;/&gt;&lt;wsp:rsid wsp:val=&quot;2655BAAD&quot;/&gt;&lt;wsp:rsid wsp:val=&quot;26605A40&quot;/&gt;&lt;wsp:rsid wsp:val=&quot;2664603B&quot;/&gt;&lt;wsp:rsid wsp:val=&quot;266BF2CF&quot;/&gt;&lt;wsp:rsid wsp:val=&quot;267F09D1&quot;/&gt;&lt;wsp:rsid wsp:val=&quot;26800474&quot;/&gt;&lt;wsp:rsid wsp:val=&quot;268D2666&quot;/&gt;&lt;wsp:rsid wsp:val=&quot;26910C3D&quot;/&gt;&lt;wsp:rsid wsp:val=&quot;2691555B&quot;/&gt;&lt;wsp:rsid wsp:val=&quot;2691F485&quot;/&gt;&lt;wsp:rsid wsp:val=&quot;26A3C083&quot;/&gt;&lt;wsp:rsid wsp:val=&quot;26BDC6B1&quot;/&gt;&lt;wsp:rsid wsp:val=&quot;26C73A2F&quot;/&gt;&lt;wsp:rsid wsp:val=&quot;26C9A266&quot;/&gt;&lt;wsp:rsid wsp:val=&quot;26CD4F08&quot;/&gt;&lt;wsp:rsid wsp:val=&quot;26D6F6EE&quot;/&gt;&lt;wsp:rsid wsp:val=&quot;26DDBA88&quot;/&gt;&lt;wsp:rsid wsp:val=&quot;26E7A7B9&quot;/&gt;&lt;wsp:rsid wsp:val=&quot;26F07687&quot;/&gt;&lt;wsp:rsid wsp:val=&quot;26F64DC8&quot;/&gt;&lt;wsp:rsid wsp:val=&quot;26FDDC08&quot;/&gt;&lt;wsp:rsid wsp:val=&quot;2716DEE5&quot;/&gt;&lt;wsp:rsid wsp:val=&quot;27176E96&quot;/&gt;&lt;wsp:rsid wsp:val=&quot;2724042D&quot;/&gt;&lt;wsp:rsid wsp:val=&quot;2724EF4C&quot;/&gt;&lt;wsp:rsid wsp:val=&quot;27254BB7&quot;/&gt;&lt;wsp:rsid wsp:val=&quot;272DCB42&quot;/&gt;&lt;wsp:rsid wsp:val=&quot;273C901C&quot;/&gt;&lt;wsp:rsid wsp:val=&quot;273CFC36&quot;/&gt;&lt;wsp:rsid wsp:val=&quot;27461D5E&quot;/&gt;&lt;wsp:rsid wsp:val=&quot;274C0B09&quot;/&gt;&lt;wsp:rsid wsp:val=&quot;27516AD2&quot;/&gt;&lt;wsp:rsid wsp:val=&quot;276B8962&quot;/&gt;&lt;wsp:rsid wsp:val=&quot;277C3E6B&quot;/&gt;&lt;wsp:rsid wsp:val=&quot;277EA951&quot;/&gt;&lt;wsp:rsid wsp:val=&quot;278327C2&quot;/&gt;&lt;wsp:rsid wsp:val=&quot;2798AEF7&quot;/&gt;&lt;wsp:rsid wsp:val=&quot;27995F7C&quot;/&gt;&lt;wsp:rsid wsp:val=&quot;27A20663&quot;/&gt;&lt;wsp:rsid wsp:val=&quot;27A2398C&quot;/&gt;&lt;wsp:rsid wsp:val=&quot;27AC0604&quot;/&gt;&lt;wsp:rsid wsp:val=&quot;27AFB5BD&quot;/&gt;&lt;wsp:rsid wsp:val=&quot;27B114DA&quot;/&gt;&lt;wsp:rsid wsp:val=&quot;27B2F0E8&quot;/&gt;&lt;wsp:rsid wsp:val=&quot;27FA4637&quot;/&gt;&lt;wsp:rsid wsp:val=&quot;280A58B8&quot;/&gt;&lt;wsp:rsid wsp:val=&quot;28109A41&quot;/&gt;&lt;wsp:rsid wsp:val=&quot;283720E5&quot;/&gt;&lt;wsp:rsid wsp:val=&quot;283846C5&quot;/&gt;&lt;wsp:rsid wsp:val=&quot;283E5B22&quot;/&gt;&lt;wsp:rsid wsp:val=&quot;28504627&quot;/&gt;&lt;wsp:rsid wsp:val=&quot;2853F23B&quot;/&gt;&lt;wsp:rsid wsp:val=&quot;2861CC50&quot;/&gt;&lt;wsp:rsid wsp:val=&quot;2876D039&quot;/&gt;&lt;wsp:rsid wsp:val=&quot;287B9010&quot;/&gt;&lt;wsp:rsid wsp:val=&quot;288910C2&quot;/&gt;&lt;wsp:rsid wsp:val=&quot;288C46E8&quot;/&gt;&lt;wsp:rsid wsp:val=&quot;28A8F111&quot;/&gt;&lt;wsp:rsid wsp:val=&quot;28AD59ED&quot;/&gt;&lt;wsp:rsid wsp:val=&quot;28B062E9&quot;/&gt;&lt;wsp:rsid wsp:val=&quot;28B7C0F6&quot;/&gt;&lt;wsp:rsid wsp:val=&quot;28C44FBF&quot;/&gt;&lt;wsp:rsid wsp:val=&quot;28CBA0BF&quot;/&gt;&lt;wsp:rsid wsp:val=&quot;28CD1B80&quot;/&gt;&lt;wsp:rsid wsp:val=&quot;28CD3829&quot;/&gt;&lt;wsp:rsid wsp:val=&quot;28E3646A&quot;/&gt;&lt;wsp:rsid wsp:val=&quot;28F2911E&quot;/&gt;&lt;wsp:rsid wsp:val=&quot;291734F7&quot;/&gt;&lt;wsp:rsid wsp:val=&quot;29236BBB&quot;/&gt;&lt;wsp:rsid wsp:val=&quot;292E5382&quot;/&gt;&lt;wsp:rsid wsp:val=&quot;29391DA4&quot;/&gt;&lt;wsp:rsid wsp:val=&quot;29394325&quot;/&gt;&lt;wsp:rsid wsp:val=&quot;293A8B97&quot;/&gt;&lt;wsp:rsid wsp:val=&quot;295870CD&quot;/&gt;&lt;wsp:rsid wsp:val=&quot;2962F1F8&quot;/&gt;&lt;wsp:rsid wsp:val=&quot;296613B8&quot;/&gt;&lt;wsp:rsid wsp:val=&quot;297DDCBE&quot;/&gt;&lt;wsp:rsid wsp:val=&quot;2984EC73&quot;/&gt;&lt;wsp:rsid wsp:val=&quot;298C261F&quot;/&gt;&lt;wsp:rsid wsp:val=&quot;2993EBA5&quot;/&gt;&lt;wsp:rsid wsp:val=&quot;299964C3&quot;/&gt;&lt;wsp:rsid wsp:val=&quot;29AA7AB9&quot;/&gt;&lt;wsp:rsid wsp:val=&quot;29B56518&quot;/&gt;&lt;wsp:rsid wsp:val=&quot;29BF93D4&quot;/&gt;&lt;wsp:rsid wsp:val=&quot;29C6C55A&quot;/&gt;&lt;wsp:rsid wsp:val=&quot;29D90F54&quot;/&gt;&lt;wsp:rsid wsp:val=&quot;29F50CC7&quot;/&gt;&lt;wsp:rsid wsp:val=&quot;29F8BF29&quot;/&gt;&lt;wsp:rsid wsp:val=&quot;2A04749C&quot;/&gt;&lt;wsp:rsid wsp:val=&quot;2A165FB0&quot;/&gt;&lt;wsp:rsid wsp:val=&quot;2A2B0223&quot;/&gt;&lt;wsp:rsid wsp:val=&quot;2A4B4716&quot;/&gt;&lt;wsp:rsid wsp:val=&quot;2A56768C&quot;/&gt;&lt;wsp:rsid wsp:val=&quot;2A5CA4F8&quot;/&gt;&lt;wsp:rsid wsp:val=&quot;2A66F3A3&quot;/&gt;&lt;wsp:rsid wsp:val=&quot;2A6E08C2&quot;/&gt;&lt;wsp:rsid wsp:val=&quot;2A6FCC41&quot;/&gt;&lt;wsp:rsid wsp:val=&quot;2A75316E&quot;/&gt;&lt;wsp:rsid wsp:val=&quot;2A79F5F3&quot;/&gt;&lt;wsp:rsid wsp:val=&quot;2A7F0E40&quot;/&gt;&lt;wsp:rsid wsp:val=&quot;2A8B5C39&quot;/&gt;&lt;wsp:rsid wsp:val=&quot;2A937F80&quot;/&gt;&lt;wsp:rsid wsp:val=&quot;2AA0686C&quot;/&gt;&lt;wsp:rsid wsp:val=&quot;2AACE6B1&quot;/&gt;&lt;wsp:rsid wsp:val=&quot;2AD2D434&quot;/&gt;&lt;wsp:rsid wsp:val=&quot;2AF547FD&quot;/&gt;&lt;wsp:rsid wsp:val=&quot;2AF85B47&quot;/&gt;&lt;wsp:rsid wsp:val=&quot;2AFEDF42&quot;/&gt;&lt;wsp:rsid wsp:val=&quot;2B0D95C3&quot;/&gt;&lt;wsp:rsid wsp:val=&quot;2B0DD31C&quot;/&gt;&lt;wsp:rsid wsp:val=&quot;2B21D4D0&quot;/&gt;&lt;wsp:rsid wsp:val=&quot;2B350D16&quot;/&gt;&lt;wsp:rsid wsp:val=&quot;2B3B0221&quot;/&gt;&lt;wsp:rsid wsp:val=&quot;2B49C182&quot;/&gt;&lt;wsp:rsid wsp:val=&quot;2B77E14F&quot;/&gt;&lt;wsp:rsid wsp:val=&quot;2B800F42&quot;/&gt;&lt;wsp:rsid wsp:val=&quot;2B9D0F89&quot;/&gt;&lt;wsp:rsid wsp:val=&quot;2BAC9EA7&quot;/&gt;&lt;wsp:rsid wsp:val=&quot;2BB0C7CA&quot;/&gt;&lt;wsp:rsid wsp:val=&quot;2BC4C728&quot;/&gt;&lt;wsp:rsid wsp:val=&quot;2BC88871&quot;/&gt;&lt;wsp:rsid wsp:val=&quot;2BCAED78&quot;/&gt;&lt;wsp:rsid wsp:val=&quot;2BCF1C96&quot;/&gt;&lt;wsp:rsid wsp:val=&quot;2BDB1972&quot;/&gt;&lt;wsp:rsid wsp:val=&quot;2BE4A74A&quot;/&gt;&lt;wsp:rsid wsp:val=&quot;2C0038E7&quot;/&gt;&lt;wsp:rsid wsp:val=&quot;2C00E2B6&quot;/&gt;&lt;wsp:rsid wsp:val=&quot;2C068E24&quot;/&gt;&lt;wsp:rsid wsp:val=&quot;2C07A6E9&quot;/&gt;&lt;wsp:rsid wsp:val=&quot;2C098F16&quot;/&gt;&lt;wsp:rsid wsp:val=&quot;2C1DEF37&quot;/&gt;&lt;wsp:rsid wsp:val=&quot;2C24FE5D&quot;/&gt;&lt;wsp:rsid wsp:val=&quot;2C2F9291&quot;/&gt;&lt;wsp:rsid wsp:val=&quot;2C4E2D20&quot;/&gt;&lt;wsp:rsid wsp:val=&quot;2C658523&quot;/&gt;&lt;wsp:rsid wsp:val=&quot;2C75AAAF&quot;/&gt;&lt;wsp:rsid wsp:val=&quot;2C828363&quot;/&gt;&lt;wsp:rsid wsp:val=&quot;2C91DBE6&quot;/&gt;&lt;wsp:rsid wsp:val=&quot;2CA504A6&quot;/&gt;&lt;wsp:rsid wsp:val=&quot;2CA537D1&quot;/&gt;&lt;wsp:rsid wsp:val=&quot;2CAA4D6D&quot;/&gt;&lt;wsp:rsid wsp:val=&quot;2CC39146&quot;/&gt;&lt;wsp:rsid wsp:val=&quot;2CC7D2A6&quot;/&gt;&lt;wsp:rsid wsp:val=&quot;2CE4134B&quot;/&gt;&lt;wsp:rsid wsp:val=&quot;2CF76CE3&quot;/&gt;&lt;wsp:rsid wsp:val=&quot;2CFC927A&quot;/&gt;&lt;wsp:rsid wsp:val=&quot;2D1D26BF&quot;/&gt;&lt;wsp:rsid wsp:val=&quot;2D25AC12&quot;/&gt;&lt;wsp:rsid wsp:val=&quot;2D2A74E5&quot;/&gt;&lt;wsp:rsid wsp:val=&quot;2D2E4E4C&quot;/&gt;&lt;wsp:rsid wsp:val=&quot;2D34F5BB&quot;/&gt;&lt;wsp:rsid wsp:val=&quot;2D6517D0&quot;/&gt;&lt;wsp:rsid wsp:val=&quot;2D66802F&quot;/&gt;&lt;wsp:rsid wsp:val=&quot;2D6765DF&quot;/&gt;&lt;wsp:rsid wsp:val=&quot;2D695A2F&quot;/&gt;&lt;wsp:rsid wsp:val=&quot;2D6A0EFF&quot;/&gt;&lt;wsp:rsid wsp:val=&quot;2D6B3E98&quot;/&gt;&lt;wsp:rsid wsp:val=&quot;2D6B9639&quot;/&gt;&lt;wsp:rsid wsp:val=&quot;2D706DA5&quot;/&gt;&lt;wsp:rsid wsp:val=&quot;2D78E930&quot;/&gt;&lt;wsp:rsid wsp:val=&quot;2D88C81A&quot;/&gt;&lt;wsp:rsid wsp:val=&quot;2D8ADBD0&quot;/&gt;&lt;wsp:rsid wsp:val=&quot;2DAE9B72&quot;/&gt;&lt;wsp:rsid wsp:val=&quot;2DAF8276&quot;/&gt;&lt;wsp:rsid wsp:val=&quot;2DAFC6AF&quot;/&gt;&lt;wsp:rsid wsp:val=&quot;2DD27FA1&quot;/&gt;&lt;wsp:rsid wsp:val=&quot;2DD95805&quot;/&gt;&lt;wsp:rsid wsp:val=&quot;2DDF768F&quot;/&gt;&lt;wsp:rsid wsp:val=&quot;2DE9E448&quot;/&gt;&lt;wsp:rsid wsp:val=&quot;2DEE92F5&quot;/&gt;&lt;wsp:rsid wsp:val=&quot;2E018FEF&quot;/&gt;&lt;wsp:rsid wsp:val=&quot;2E0F59E6&quot;/&gt;&lt;wsp:rsid wsp:val=&quot;2E149DA7&quot;/&gt;&lt;wsp:rsid wsp:val=&quot;2E20D308&quot;/&gt;&lt;wsp:rsid wsp:val=&quot;2E228881&quot;/&gt;&lt;wsp:rsid wsp:val=&quot;2E2D7B25&quot;/&gt;&lt;wsp:rsid wsp:val=&quot;2E42D6B0&quot;/&gt;&lt;wsp:rsid wsp:val=&quot;2E494A66&quot;/&gt;&lt;wsp:rsid wsp:val=&quot;2E5A7528&quot;/&gt;&lt;wsp:rsid wsp:val=&quot;2E65B3CC&quot;/&gt;&lt;wsp:rsid wsp:val=&quot;2E6AB6CF&quot;/&gt;&lt;wsp:rsid wsp:val=&quot;2E815189&quot;/&gt;&lt;wsp:rsid wsp:val=&quot;2E9EF453&quot;/&gt;&lt;wsp:rsid wsp:val=&quot;2EAF97B2&quot;/&gt;&lt;wsp:rsid wsp:val=&quot;2EB90B4F&quot;/&gt;&lt;wsp:rsid wsp:val=&quot;2EC669A3&quot;/&gt;&lt;wsp:rsid wsp:val=&quot;2ECDA754&quot;/&gt;&lt;wsp:rsid wsp:val=&quot;2ED21DC4&quot;/&gt;&lt;wsp:rsid wsp:val=&quot;2ED23D8A&quot;/&gt;&lt;wsp:rsid wsp:val=&quot;2EE148C9&quot;/&gt;&lt;wsp:rsid wsp:val=&quot;2EECE15E&quot;/&gt;&lt;wsp:rsid wsp:val=&quot;2EF6B862&quot;/&gt;&lt;wsp:rsid wsp:val=&quot;2F0F4782&quot;/&gt;&lt;wsp:rsid wsp:val=&quot;2F22BF5D&quot;/&gt;&lt;wsp:rsid wsp:val=&quot;2F275C72&quot;/&gt;&lt;wsp:rsid wsp:val=&quot;2F2A589C&quot;/&gt;&lt;wsp:rsid wsp:val=&quot;2F35501B&quot;/&gt;&lt;wsp:rsid wsp:val=&quot;2F3945D9&quot;/&gt;&lt;wsp:rsid wsp:val=&quot;2F5A2503&quot;/&gt;&lt;wsp:rsid wsp:val=&quot;2F5F1677&quot;/&gt;&lt;wsp:rsid wsp:val=&quot;2F60B83E&quot;/&gt;&lt;wsp:rsid wsp:val=&quot;2F65615B&quot;/&gt;&lt;wsp:rsid wsp:val=&quot;2F669719&quot;/&gt;&lt;wsp:rsid wsp:val=&quot;2F703541&quot;/&gt;&lt;wsp:rsid wsp:val=&quot;2F8A0229&quot;/&gt;&lt;wsp:rsid wsp:val=&quot;2F986DBC&quot;/&gt;&lt;wsp:rsid wsp:val=&quot;2F9B0251&quot;/&gt;&lt;wsp:rsid wsp:val=&quot;2FA0DFDC&quot;/&gt;&lt;wsp:rsid wsp:val=&quot;2FAA7A19&quot;/&gt;&lt;wsp:rsid wsp:val=&quot;2FBF4C58&quot;/&gt;&lt;wsp:rsid wsp:val=&quot;2FC7E911&quot;/&gt;&lt;wsp:rsid wsp:val=&quot;2FD029DC&quot;/&gt;&lt;wsp:rsid wsp:val=&quot;2FE791DE&quot;/&gt;&lt;wsp:rsid wsp:val=&quot;2FE95AA0&quot;/&gt;&lt;wsp:rsid wsp:val=&quot;2FF36EF2&quot;/&gt;&lt;wsp:rsid wsp:val=&quot;3010BB8F&quot;/&gt;&lt;wsp:rsid wsp:val=&quot;3019FAD4&quot;/&gt;&lt;wsp:rsid wsp:val=&quot;302A304D&quot;/&gt;&lt;wsp:rsid wsp:val=&quot;30376E23&quot;/&gt;&lt;wsp:rsid wsp:val=&quot;3039D2EA&quot;/&gt;&lt;wsp:rsid wsp:val=&quot;30496D07&quot;/&gt;&lt;wsp:rsid wsp:val=&quot;3064B0D7&quot;/&gt;&lt;wsp:rsid wsp:val=&quot;306E8420&quot;/&gt;&lt;wsp:rsid wsp:val=&quot;30721D20&quot;/&gt;&lt;wsp:rsid wsp:val=&quot;30764D18&quot;/&gt;&lt;wsp:rsid wsp:val=&quot;307912F5&quot;/&gt;&lt;wsp:rsid wsp:val=&quot;30899F65&quot;/&gt;&lt;wsp:rsid wsp:val=&quot;30966F3E&quot;/&gt;&lt;wsp:rsid wsp:val=&quot;30975BC2&quot;/&gt;&lt;wsp:rsid wsp:val=&quot;30A2AEC9&quot;/&gt;&lt;wsp:rsid wsp:val=&quot;30AC5F86&quot;/&gt;&lt;wsp:rsid wsp:val=&quot;30AF2CFB&quot;/&gt;&lt;wsp:rsid wsp:val=&quot;30B617EB&quot;/&gt;&lt;wsp:rsid wsp:val=&quot;30B6C16B&quot;/&gt;&lt;wsp:rsid wsp:val=&quot;30BEDC06&quot;/&gt;&lt;wsp:rsid wsp:val=&quot;30C19E09&quot;/&gt;&lt;wsp:rsid wsp:val=&quot;30C926F4&quot;/&gt;&lt;wsp:rsid wsp:val=&quot;30CBC0B1&quot;/&gt;&lt;wsp:rsid wsp:val=&quot;30CC1A4C&quot;/&gt;&lt;wsp:rsid wsp:val=&quot;31008247&quot;/&gt;&lt;wsp:rsid wsp:val=&quot;3102B81A&quot;/&gt;&lt;wsp:rsid wsp:val=&quot;31070069&quot;/&gt;&lt;wsp:rsid wsp:val=&quot;31100062&quot;/&gt;&lt;wsp:rsid wsp:val=&quot;311E9B37&quot;/&gt;&lt;wsp:rsid wsp:val=&quot;3120B0F6&quot;/&gt;&lt;wsp:rsid wsp:val=&quot;312CCB94&quot;/&gt;&lt;wsp:rsid wsp:val=&quot;312ECA5E&quot;/&gt;&lt;wsp:rsid wsp:val=&quot;3132B8E0&quot;/&gt;&lt;wsp:rsid wsp:val=&quot;3136E8FB&quot;/&gt;&lt;wsp:rsid wsp:val=&quot;3145B6A2&quot;/&gt;&lt;wsp:rsid wsp:val=&quot;314C36B5&quot;/&gt;&lt;wsp:rsid wsp:val=&quot;31580DA1&quot;/&gt;&lt;wsp:rsid wsp:val=&quot;315873CA&quot;/&gt;&lt;wsp:rsid wsp:val=&quot;31621B43&quot;/&gt;&lt;wsp:rsid wsp:val=&quot;317F3EB4&quot;/&gt;&lt;wsp:rsid wsp:val=&quot;31849D02&quot;/&gt;&lt;wsp:rsid wsp:val=&quot;31C6ED79&quot;/&gt;&lt;wsp:rsid wsp:val=&quot;31CB4A18&quot;/&gt;&lt;wsp:rsid wsp:val=&quot;31CC150B&quot;/&gt;&lt;wsp:rsid wsp:val=&quot;31DF2D33&quot;/&gt;&lt;wsp:rsid wsp:val=&quot;31E53D68&quot;/&gt;&lt;wsp:rsid wsp:val=&quot;31E6764F&quot;/&gt;&lt;wsp:rsid wsp:val=&quot;31EF8F4C&quot;/&gt;&lt;wsp:rsid wsp:val=&quot;31FE7D80&quot;/&gt;&lt;wsp:rsid wsp:val=&quot;3204B2EA&quot;/&gt;&lt;wsp:rsid wsp:val=&quot;320881F3&quot;/&gt;&lt;wsp:rsid wsp:val=&quot;320AB5D4&quot;/&gt;&lt;wsp:rsid wsp:val=&quot;3210EC07&quot;/&gt;&lt;wsp:rsid wsp:val=&quot;32240D9E&quot;/&gt;&lt;wsp:rsid wsp:val=&quot;32267BF3&quot;/&gt;&lt;wsp:rsid wsp:val=&quot;322F1ED5&quot;/&gt;&lt;wsp:rsid wsp:val=&quot;32310175&quot;/&gt;&lt;wsp:rsid wsp:val=&quot;32563261&quot;/&gt;&lt;wsp:rsid wsp:val=&quot;325B86FC&quot;/&gt;&lt;wsp:rsid wsp:val=&quot;32635CB9&quot;/&gt;&lt;wsp:rsid wsp:val=&quot;32637ADB&quot;/&gt;&lt;wsp:rsid wsp:val=&quot;326C3AF0&quot;/&gt;&lt;wsp:rsid wsp:val=&quot;326F9EBB&quot;/&gt;&lt;wsp:rsid wsp:val=&quot;32A1E962&quot;/&gt;&lt;wsp:rsid wsp:val=&quot;32B16746&quot;/&gt;&lt;wsp:rsid wsp:val=&quot;32B23B50&quot;/&gt;&lt;wsp:rsid wsp:val=&quot;32B82641&quot;/&gt;&lt;wsp:rsid wsp:val=&quot;32C218C6&quot;/&gt;&lt;wsp:rsid wsp:val=&quot;32C3E174&quot;/&gt;&lt;wsp:rsid wsp:val=&quot;32C4600B&quot;/&gt;&lt;wsp:rsid wsp:val=&quot;32D781F6&quot;/&gt;&lt;wsp:rsid wsp:val=&quot;32DA034C&quot;/&gt;&lt;wsp:rsid wsp:val=&quot;32E0CAEE&quot;/&gt;&lt;wsp:rsid wsp:val=&quot;32EE2B0F&quot;/&gt;&lt;wsp:rsid wsp:val=&quot;32F11DDA&quot;/&gt;&lt;wsp:rsid wsp:val=&quot;32F3B2D0&quot;/&gt;&lt;wsp:rsid wsp:val=&quot;32F541DC&quot;/&gt;&lt;wsp:rsid wsp:val=&quot;32F6102F&quot;/&gt;&lt;wsp:rsid wsp:val=&quot;32F71142&quot;/&gt;&lt;wsp:rsid wsp:val=&quot;32FA57BF&quot;/&gt;&lt;wsp:rsid wsp:val=&quot;33034879&quot;/&gt;&lt;wsp:rsid wsp:val=&quot;33126453&quot;/&gt;&lt;wsp:rsid wsp:val=&quot;3318E073&quot;/&gt;&lt;wsp:rsid wsp:val=&quot;332854FA&quot;/&gt;&lt;wsp:rsid wsp:val=&quot;332BA9B6&quot;/&gt;&lt;wsp:rsid wsp:val=&quot;33330EB2&quot;/&gt;&lt;wsp:rsid wsp:val=&quot;33422D7F&quot;/&gt;&lt;wsp:rsid wsp:val=&quot;3349BAFF&quot;/&gt;&lt;wsp:rsid wsp:val=&quot;334EA2B1&quot;/&gt;&lt;wsp:rsid wsp:val=&quot;335A2045&quot;/&gt;&lt;wsp:rsid wsp:val=&quot;335CD98C&quot;/&gt;&lt;wsp:rsid wsp:val=&quot;3362BDDA&quot;/&gt;&lt;wsp:rsid wsp:val=&quot;336B533B&quot;/&gt;&lt;wsp:rsid wsp:val=&quot;3370291A&quot;/&gt;&lt;wsp:rsid wsp:val=&quot;33703012&quot;/&gt;&lt;wsp:rsid wsp:val=&quot;3370EE9D&quot;/&gt;&lt;wsp:rsid wsp:val=&quot;33792476&quot;/&gt;&lt;wsp:rsid wsp:val=&quot;338EB1EE&quot;/&gt;&lt;wsp:rsid wsp:val=&quot;339C5199&quot;/&gt;&lt;wsp:rsid wsp:val=&quot;339D4A46&quot;/&gt;&lt;wsp:rsid wsp:val=&quot;33A9BE4C&quot;/&gt;&lt;wsp:rsid wsp:val=&quot;33B86E6C&quot;/&gt;&lt;wsp:rsid wsp:val=&quot;33EB2948&quot;/&gt;&lt;wsp:rsid wsp:val=&quot;33FFB5B8&quot;/&gt;&lt;wsp:rsid wsp:val=&quot;340086BF&quot;/&gt;&lt;wsp:rsid wsp:val=&quot;340FD379&quot;/&gt;&lt;wsp:rsid wsp:val=&quot;3429EFD5&quot;/&gt;&lt;wsp:rsid wsp:val=&quot;3457F7D7&quot;/&gt;&lt;wsp:rsid wsp:val=&quot;345B542B&quot;/&gt;&lt;wsp:rsid wsp:val=&quot;3462AF77&quot;/&gt;&lt;wsp:rsid wsp:val=&quot;346B6D54&quot;/&gt;&lt;wsp:rsid wsp:val=&quot;34718779&quot;/&gt;&lt;wsp:rsid wsp:val=&quot;347931EE&quot;/&gt;&lt;wsp:rsid wsp:val=&quot;3496264B&quot;/&gt;&lt;wsp:rsid wsp:val=&quot;34CF20FC&quot;/&gt;&lt;wsp:rsid wsp:val=&quot;34DDE599&quot;/&gt;&lt;wsp:rsid wsp:val=&quot;34EC1980&quot;/&gt;&lt;wsp:rsid wsp:val=&quot;350DC37E&quot;/&gt;&lt;wsp:rsid wsp:val=&quot;3519AAE9&quot;/&gt;&lt;wsp:rsid wsp:val=&quot;35234715&quot;/&gt;&lt;wsp:rsid wsp:val=&quot;35273518&quot;/&gt;&lt;wsp:rsid wsp:val=&quot;3530EF26&quot;/&gt;&lt;wsp:rsid wsp:val=&quot;3549203B&quot;/&gt;&lt;wsp:rsid wsp:val=&quot;354C3B5F&quot;/&gt;&lt;wsp:rsid wsp:val=&quot;355A86D9&quot;/&gt;&lt;wsp:rsid wsp:val=&quot;355B4D7A&quot;/&gt;&lt;wsp:rsid wsp:val=&quot;355C813C&quot;/&gt;&lt;wsp:rsid wsp:val=&quot;3580D904&quot;/&gt;&lt;wsp:rsid wsp:val=&quot;3589F323&quot;/&gt;&lt;wsp:rsid wsp:val=&quot;35912AF6&quot;/&gt;&lt;wsp:rsid wsp:val=&quot;359B27E5&quot;/&gt;&lt;wsp:rsid wsp:val=&quot;359C7640&quot;/&gt;&lt;wsp:rsid wsp:val=&quot;35AC97D9&quot;/&gt;&lt;wsp:rsid wsp:val=&quot;35B0085C&quot;/&gt;&lt;wsp:rsid wsp:val=&quot;35BEB08D&quot;/&gt;&lt;wsp:rsid wsp:val=&quot;35C5C036&quot;/&gt;&lt;wsp:rsid wsp:val=&quot;35CE7C60&quot;/&gt;&lt;wsp:rsid wsp:val=&quot;35D326DB&quot;/&gt;&lt;wsp:rsid wsp:val=&quot;35D71000&quot;/&gt;&lt;wsp:rsid wsp:val=&quot;35DC2511&quot;/&gt;&lt;wsp:rsid wsp:val=&quot;35DEAD83&quot;/&gt;&lt;wsp:rsid wsp:val=&quot;35E2D870&quot;/&gt;&lt;wsp:rsid wsp:val=&quot;3607C2BF&quot;/&gt;&lt;wsp:rsid wsp:val=&quot;36190F2C&quot;/&gt;&lt;wsp:rsid wsp:val=&quot;361A9AF4&quot;/&gt;&lt;wsp:rsid wsp:val=&quot;3620712C&quot;/&gt;&lt;wsp:rsid wsp:val=&quot;3631F6AC&quot;/&gt;&lt;wsp:rsid wsp:val=&quot;3639F8FF&quot;/&gt;&lt;wsp:rsid wsp:val=&quot;3643EFC9&quot;/&gt;&lt;wsp:rsid wsp:val=&quot;36614D92&quot;/&gt;&lt;wsp:rsid wsp:val=&quot;3662F51B&quot;/&gt;&lt;wsp:rsid wsp:val=&quot;367DD204&quot;/&gt;&lt;wsp:rsid wsp:val=&quot;367E7754&quot;/&gt;&lt;wsp:rsid wsp:val=&quot;3686316B&quot;/&gt;&lt;wsp:rsid wsp:val=&quot;368653B2&quot;/&gt;&lt;wsp:rsid wsp:val=&quot;36B21534&quot;/&gt;&lt;wsp:rsid wsp:val=&quot;36B810CB&quot;/&gt;&lt;wsp:rsid wsp:val=&quot;36C19F02&quot;/&gt;&lt;wsp:rsid wsp:val=&quot;36C62558&quot;/&gt;&lt;wsp:rsid wsp:val=&quot;36D730B1&quot;/&gt;&lt;wsp:rsid wsp:val=&quot;36E155EF&quot;/&gt;&lt;wsp:rsid wsp:val=&quot;36FB9A48&quot;/&gt;&lt;wsp:rsid wsp:val=&quot;370E87D7&quot;/&gt;&lt;wsp:rsid wsp:val=&quot;370FB627&quot;/&gt;&lt;wsp:rsid wsp:val=&quot;37104FE8&quot;/&gt;&lt;wsp:rsid wsp:val=&quot;371189C8&quot;/&gt;&lt;wsp:rsid wsp:val=&quot;3712FAA5&quot;/&gt;&lt;wsp:rsid wsp:val=&quot;37135237&quot;/&gt;&lt;wsp:rsid wsp:val=&quot;3718316B&quot;/&gt;&lt;wsp:rsid wsp:val=&quot;3740DF36&quot;/&gt;&lt;wsp:rsid wsp:val=&quot;37471BC6&quot;/&gt;&lt;wsp:rsid wsp:val=&quot;37501116&quot;/&gt;&lt;wsp:rsid wsp:val=&quot;375426DA&quot;/&gt;&lt;wsp:rsid wsp:val=&quot;37619097&quot;/&gt;&lt;wsp:rsid wsp:val=&quot;3762F9C9&quot;/&gt;&lt;wsp:rsid wsp:val=&quot;376ACB05&quot;/&gt;&lt;wsp:rsid wsp:val=&quot;3772A109&quot;/&gt;&lt;wsp:rsid wsp:val=&quot;377B2B01&quot;/&gt;&lt;wsp:rsid wsp:val=&quot;37941B36&quot;/&gt;&lt;wsp:rsid wsp:val=&quot;37A27C13&quot;/&gt;&lt;wsp:rsid wsp:val=&quot;37B4090D&quot;/&gt;&lt;wsp:rsid wsp:val=&quot;37BCC593&quot;/&gt;&lt;wsp:rsid wsp:val=&quot;37BF2801&quot;/&gt;&lt;wsp:rsid wsp:val=&quot;37D710E4&quot;/&gt;&lt;wsp:rsid wsp:val=&quot;37F18325&quot;/&gt;&lt;wsp:rsid wsp:val=&quot;37F8172A&quot;/&gt;&lt;wsp:rsid wsp:val=&quot;380A3FE6&quot;/&gt;&lt;wsp:rsid wsp:val=&quot;380B3FFD&quot;/&gt;&lt;wsp:rsid wsp:val=&quot;3823BA42&quot;/&gt;&lt;wsp:rsid wsp:val=&quot;382D31D5&quot;/&gt;&lt;wsp:rsid wsp:val=&quot;383F60BC&quot;/&gt;&lt;wsp:rsid wsp:val=&quot;387FB28C&quot;/&gt;&lt;wsp:rsid wsp:val=&quot;387FD77D&quot;/&gt;&lt;wsp:rsid wsp:val=&quot;3891DFDC&quot;/&gt;&lt;wsp:rsid wsp:val=&quot;38AAB380&quot;/&gt;&lt;wsp:rsid wsp:val=&quot;38ADFE55&quot;/&gt;&lt;wsp:rsid wsp:val=&quot;38AE30BF&quot;/&gt;&lt;wsp:rsid wsp:val=&quot;38D6FCB3&quot;/&gt;&lt;wsp:rsid wsp:val=&quot;38E24367&quot;/&gt;&lt;wsp:rsid wsp:val=&quot;38ED6B12&quot;/&gt;&lt;wsp:rsid wsp:val=&quot;38FB6378&quot;/&gt;&lt;wsp:rsid wsp:val=&quot;38FBAC8B&quot;/&gt;&lt;wsp:rsid wsp:val=&quot;390626A1&quot;/&gt;&lt;wsp:rsid wsp:val=&quot;391491FB&quot;/&gt;&lt;wsp:rsid wsp:val=&quot;39164E45&quot;/&gt;&lt;wsp:rsid wsp:val=&quot;391FCAB1&quot;/&gt;&lt;wsp:rsid wsp:val=&quot;3934BD0B&quot;/&gt;&lt;wsp:rsid wsp:val=&quot;393EDE77&quot;/&gt;&lt;wsp:rsid wsp:val=&quot;394944D0&quot;/&gt;&lt;wsp:rsid wsp:val=&quot;395C57D2&quot;/&gt;&lt;wsp:rsid wsp:val=&quot;39651274&quot;/&gt;&lt;wsp:rsid wsp:val=&quot;3966EC74&quot;/&gt;&lt;wsp:rsid wsp:val=&quot;3968F3F3&quot;/&gt;&lt;wsp:rsid wsp:val=&quot;3972423F&quot;/&gt;&lt;wsp:rsid wsp:val=&quot;3972EDAF&quot;/&gt;&lt;wsp:rsid wsp:val=&quot;39B61816&quot;/&gt;&lt;wsp:rsid wsp:val=&quot;39B872DC&quot;/&gt;&lt;wsp:rsid wsp:val=&quot;39BFA048&quot;/&gt;&lt;wsp:rsid wsp:val=&quot;39C79B0E&quot;/&gt;&lt;wsp:rsid wsp:val=&quot;39EA0E14&quot;/&gt;&lt;wsp:rsid wsp:val=&quot;39EA9AA9&quot;/&gt;&lt;wsp:rsid wsp:val=&quot;39EC852D&quot;/&gt;&lt;wsp:rsid wsp:val=&quot;39FE15DE&quot;/&gt;&lt;wsp:rsid wsp:val=&quot;3A03E3CE&quot;/&gt;&lt;wsp:rsid wsp:val=&quot;3A0B73FD&quot;/&gt;&lt;wsp:rsid wsp:val=&quot;3A0ECDC8&quot;/&gt;&lt;wsp:rsid wsp:val=&quot;3A165F93&quot;/&gt;&lt;wsp:rsid wsp:val=&quot;3A1E1636&quot;/&gt;&lt;wsp:rsid wsp:val=&quot;3A4022DC&quot;/&gt;&lt;wsp:rsid wsp:val=&quot;3A447254&quot;/&gt;&lt;wsp:rsid wsp:val=&quot;3A58E104&quot;/&gt;&lt;wsp:rsid wsp:val=&quot;3A67BE48&quot;/&gt;&lt;wsp:rsid wsp:val=&quot;3A71D9A9&quot;/&gt;&lt;wsp:rsid wsp:val=&quot;3A78FDC9&quot;/&gt;&lt;wsp:rsid wsp:val=&quot;3A8A8BDF&quot;/&gt;&lt;wsp:rsid wsp:val=&quot;3A8F1698&quot;/&gt;&lt;wsp:rsid wsp:val=&quot;3A92364A&quot;/&gt;&lt;wsp:rsid wsp:val=&quot;3A9D2DAB&quot;/&gt;&lt;wsp:rsid wsp:val=&quot;3AA697FE&quot;/&gt;&lt;wsp:rsid wsp:val=&quot;3AAA41CB&quot;/&gt;&lt;wsp:rsid wsp:val=&quot;3AB98DE6&quot;/&gt;&lt;wsp:rsid wsp:val=&quot;3AD08F04&quot;/&gt;&lt;wsp:rsid wsp:val=&quot;3AD852F2&quot;/&gt;&lt;wsp:rsid wsp:val=&quot;3AFAD5A1&quot;/&gt;&lt;wsp:rsid wsp:val=&quot;3B040A72&quot;/&gt;&lt;wsp:rsid wsp:val=&quot;3B0B2536&quot;/&gt;&lt;wsp:rsid wsp:val=&quot;3B21BAD2&quot;/&gt;&lt;wsp:rsid wsp:val=&quot;3B25EFC2&quot;/&gt;&lt;wsp:rsid wsp:val=&quot;3B28E1E2&quot;/&gt;&lt;wsp:rsid wsp:val=&quot;3B573CAF&quot;/&gt;&lt;wsp:rsid wsp:val=&quot;3B5E6278&quot;/&gt;&lt;wsp:rsid wsp:val=&quot;3B78A4AB&quot;/&gt;&lt;wsp:rsid wsp:val=&quot;3B7D5939&quot;/&gt;&lt;wsp:rsid wsp:val=&quot;3B7EC31A&quot;/&gt;&lt;wsp:rsid wsp:val=&quot;3B8BADF6&quot;/&gt;&lt;wsp:rsid wsp:val=&quot;3BA8D8A3&quot;/&gt;&lt;wsp:rsid wsp:val=&quot;3BAB9770&quot;/&gt;&lt;wsp:rsid wsp:val=&quot;3BCA98AE&quot;/&gt;&lt;wsp:rsid wsp:val=&quot;3BCF38BC&quot;/&gt;&lt;wsp:rsid wsp:val=&quot;3BD13DDB&quot;/&gt;&lt;wsp:rsid wsp:val=&quot;3BD78CD7&quot;/&gt;&lt;wsp:rsid wsp:val=&quot;3BEF122D&quot;/&gt;&lt;wsp:rsid wsp:val=&quot;3BF896EC&quot;/&gt;&lt;wsp:rsid wsp:val=&quot;3BF9FBCB&quot;/&gt;&lt;wsp:rsid wsp:val=&quot;3C00EE61&quot;/&gt;&lt;wsp:rsid wsp:val=&quot;3C134CC7&quot;/&gt;&lt;wsp:rsid wsp:val=&quot;3C185E58&quot;/&gt;&lt;wsp:rsid wsp:val=&quot;3C4B614F&quot;/&gt;&lt;wsp:rsid wsp:val=&quot;3C54BC60&quot;/&gt;&lt;wsp:rsid wsp:val=&quot;3C677D10&quot;/&gt;&lt;wsp:rsid wsp:val=&quot;3C72C04F&quot;/&gt;&lt;wsp:rsid wsp:val=&quot;3C86575E&quot;/&gt;&lt;wsp:rsid wsp:val=&quot;3C8CDDF9&quot;/&gt;&lt;wsp:rsid wsp:val=&quot;3C9C968E&quot;/&gt;&lt;wsp:rsid wsp:val=&quot;3CA2D5AC&quot;/&gt;&lt;wsp:rsid wsp:val=&quot;3CAF55BE&quot;/&gt;&lt;wsp:rsid wsp:val=&quot;3CB178BD&quot;/&gt;&lt;wsp:rsid wsp:val=&quot;3CB22E6A&quot;/&gt;&lt;wsp:rsid wsp:val=&quot;3CBDF456&quot;/&gt;&lt;wsp:rsid wsp:val=&quot;3CD870C7&quot;/&gt;&lt;wsp:rsid wsp:val=&quot;3CDFE246&quot;/&gt;&lt;wsp:rsid wsp:val=&quot;3CED3705&quot;/&gt;&lt;wsp:rsid wsp:val=&quot;3D11556B&quot;/&gt;&lt;wsp:rsid wsp:val=&quot;3D16FCA6&quot;/&gt;&lt;wsp:rsid wsp:val=&quot;3D20A6E5&quot;/&gt;&lt;wsp:rsid wsp:val=&quot;3D25C250&quot;/&gt;&lt;wsp:rsid wsp:val=&quot;3D334F4F&quot;/&gt;&lt;wsp:rsid wsp:val=&quot;3D373D50&quot;/&gt;&lt;wsp:rsid wsp:val=&quot;3D436B53&quot;/&gt;&lt;wsp:rsid wsp:val=&quot;3D51CD02&quot;/&gt;&lt;wsp:rsid wsp:val=&quot;3D5CAB14&quot;/&gt;&lt;wsp:rsid wsp:val=&quot;3D689E03&quot;/&gt;&lt;wsp:rsid wsp:val=&quot;3D707565&quot;/&gt;&lt;wsp:rsid wsp:val=&quot;3D793332&quot;/&gt;&lt;wsp:rsid wsp:val=&quot;3D7F916C&quot;/&gt;&lt;wsp:rsid wsp:val=&quot;3D805F49&quot;/&gt;&lt;wsp:rsid wsp:val=&quot;3D86894D&quot;/&gt;&lt;wsp:rsid wsp:val=&quot;3D87FE86&quot;/&gt;&lt;wsp:rsid wsp:val=&quot;3D97ACAA&quot;/&gt;&lt;wsp:rsid wsp:val=&quot;3DB0AE79&quot;/&gt;&lt;wsp:rsid wsp:val=&quot;3DBE845B&quot;/&gt;&lt;wsp:rsid wsp:val=&quot;3DC76E76&quot;/&gt;&lt;wsp:rsid wsp:val=&quot;3DCEF97B&quot;/&gt;&lt;wsp:rsid wsp:val=&quot;3DE821C2&quot;/&gt;&lt;wsp:rsid wsp:val=&quot;3DE9BF68&quot;/&gt;&lt;wsp:rsid wsp:val=&quot;3E073F7E&quot;/&gt;&lt;wsp:rsid wsp:val=&quot;3E0840EA&quot;/&gt;&lt;wsp:rsid wsp:val=&quot;3E0C3B95&quot;/&gt;&lt;wsp:rsid wsp:val=&quot;3E10988C&quot;/&gt;&lt;wsp:rsid wsp:val=&quot;3E124F9A&quot;/&gt;&lt;wsp:rsid wsp:val=&quot;3E1D2E98&quot;/&gt;&lt;wsp:rsid wsp:val=&quot;3E285B5D&quot;/&gt;&lt;wsp:rsid wsp:val=&quot;3E2F85F0&quot;/&gt;&lt;wsp:rsid wsp:val=&quot;3E37D8AA&quot;/&gt;&lt;wsp:rsid wsp:val=&quot;3E398A3B&quot;/&gt;&lt;wsp:rsid wsp:val=&quot;3E3B3626&quot;/&gt;&lt;wsp:rsid wsp:val=&quot;3E3D0891&quot;/&gt;&lt;wsp:rsid wsp:val=&quot;3E4E0D59&quot;/&gt;&lt;wsp:rsid wsp:val=&quot;3E569F7A&quot;/&gt;&lt;wsp:rsid wsp:val=&quot;3E652209&quot;/&gt;&lt;wsp:rsid wsp:val=&quot;3E6D8567&quot;/&gt;&lt;wsp:rsid wsp:val=&quot;3E824E3A&quot;/&gt;&lt;wsp:rsid wsp:val=&quot;3E898939&quot;/&gt;&lt;wsp:rsid wsp:val=&quot;3E8B859E&quot;/&gt;&lt;wsp:rsid wsp:val=&quot;3E96A5FB&quot;/&gt;&lt;wsp:rsid wsp:val=&quot;3EA4E85D&quot;/&gt;&lt;wsp:rsid wsp:val=&quot;3EA5CA07&quot;/&gt;&lt;wsp:rsid wsp:val=&quot;3EB83558&quot;/&gt;&lt;wsp:rsid wsp:val=&quot;3EBF300A&quot;/&gt;&lt;wsp:rsid wsp:val=&quot;3EC293F4&quot;/&gt;&lt;wsp:rsid wsp:val=&quot;3EC4D545&quot;/&gt;&lt;wsp:rsid wsp:val=&quot;3EDC7219&quot;/&gt;&lt;wsp:rsid wsp:val=&quot;3EDD15C2&quot;/&gt;&lt;wsp:rsid wsp:val=&quot;3EDF239B&quot;/&gt;&lt;wsp:rsid wsp:val=&quot;3EE51106&quot;/&gt;&lt;wsp:rsid wsp:val=&quot;3EF3FB6B&quot;/&gt;&lt;wsp:rsid wsp:val=&quot;3F022EF3&quot;/&gt;&lt;wsp:rsid wsp:val=&quot;3F0BBDDF&quot;/&gt;&lt;wsp:rsid wsp:val=&quot;3F1CD52B&quot;/&gt;&lt;wsp:rsid wsp:val=&quot;3F22070E&quot;/&gt;&lt;wsp:rsid wsp:val=&quot;3F29705D&quot;/&gt;&lt;wsp:rsid wsp:val=&quot;3F2DDA27&quot;/&gt;&lt;wsp:rsid wsp:val=&quot;3F65203E&quot;/&gt;&lt;wsp:rsid wsp:val=&quot;3F65F247&quot;/&gt;&lt;wsp:rsid wsp:val=&quot;3F78DFB8&quot;/&gt;&lt;wsp:rsid wsp:val=&quot;3F8CB2C3&quot;/&gt;&lt;wsp:rsid wsp:val=&quot;3F8D080C&quot;/&gt;&lt;wsp:rsid wsp:val=&quot;3FA7E946&quot;/&gt;&lt;wsp:rsid wsp:val=&quot;3FB7222A&quot;/&gt;&lt;wsp:rsid wsp:val=&quot;3FBDB666&quot;/&gt;&lt;wsp:rsid wsp:val=&quot;3FC4A810&quot;/&gt;&lt;wsp:rsid wsp:val=&quot;3FC7B685&quot;/&gt;&lt;wsp:rsid wsp:val=&quot;3FD2EE8A&quot;/&gt;&lt;wsp:rsid wsp:val=&quot;3FE11F1C&quot;/&gt;&lt;wsp:rsid wsp:val=&quot;4003AAB2&quot;/&gt;&lt;wsp:rsid wsp:val=&quot;40047225&quot;/&gt;&lt;wsp:rsid wsp:val=&quot;40068CC4&quot;/&gt;&lt;wsp:rsid wsp:val=&quot;400ECBF3&quot;/&gt;&lt;wsp:rsid wsp:val=&quot;40174385&quot;/&gt;&lt;wsp:rsid wsp:val=&quot;402E3172&quot;/&gt;&lt;wsp:rsid wsp:val=&quot;40402B5B&quot;/&gt;&lt;wsp:rsid wsp:val=&quot;4055F221&quot;/&gt;&lt;wsp:rsid wsp:val=&quot;4059EB12&quot;/&gt;&lt;wsp:rsid wsp:val=&quot;409D7ADD&quot;/&gt;&lt;wsp:rsid wsp:val=&quot;40ABBB75&quot;/&gt;&lt;wsp:rsid wsp:val=&quot;40AD59E9&quot;/&gt;&lt;wsp:rsid wsp:val=&quot;40B54760&quot;/&gt;&lt;wsp:rsid wsp:val=&quot;40BADC08&quot;/&gt;&lt;wsp:rsid wsp:val=&quot;40C71000&quot;/&gt;&lt;wsp:rsid wsp:val=&quot;40CE5807&quot;/&gt;&lt;wsp:rsid wsp:val=&quot;40D90AD0&quot;/&gt;&lt;wsp:rsid wsp:val=&quot;40D951BD&quot;/&gt;&lt;wsp:rsid wsp:val=&quot;40DAE098&quot;/&gt;&lt;wsp:rsid wsp:val=&quot;40DD4EC6&quot;/&gt;&lt;wsp:rsid wsp:val=&quot;40E329D4&quot;/&gt;&lt;wsp:rsid wsp:val=&quot;40F79D6F&quot;/&gt;&lt;wsp:rsid wsp:val=&quot;41228F1A&quot;/&gt;&lt;wsp:rsid wsp:val=&quot;4126C53E&quot;/&gt;&lt;wsp:rsid wsp:val=&quot;41465D96&quot;/&gt;&lt;wsp:rsid wsp:val=&quot;4146D983&quot;/&gt;&lt;wsp:rsid wsp:val=&quot;41541A3C&quot;/&gt;&lt;wsp:rsid wsp:val=&quot;41546936&quot;/&gt;&lt;wsp:rsid wsp:val=&quot;4170AF09&quot;/&gt;&lt;wsp:rsid wsp:val=&quot;41756398&quot;/&gt;&lt;wsp:rsid wsp:val=&quot;417892B1&quot;/&gt;&lt;wsp:rsid wsp:val=&quot;4185AE1B&quot;/&gt;&lt;wsp:rsid wsp:val=&quot;4187DC22&quot;/&gt;&lt;wsp:rsid wsp:val=&quot;419E8E00&quot;/&gt;&lt;wsp:rsid wsp:val=&quot;41A03462&quot;/&gt;&lt;wsp:rsid wsp:val=&quot;41B35038&quot;/&gt;&lt;wsp:rsid wsp:val=&quot;41B96F63&quot;/&gt;&lt;wsp:rsid wsp:val=&quot;41C70632&quot;/&gt;&lt;wsp:rsid wsp:val=&quot;41C857F8&quot;/&gt;&lt;wsp:rsid wsp:val=&quot;41C86D4C&quot;/&gt;&lt;wsp:rsid wsp:val=&quot;41D15B1E&quot;/&gt;&lt;wsp:rsid wsp:val=&quot;41D5FCC6&quot;/&gt;&lt;wsp:rsid wsp:val=&quot;41DFA5FA&quot;/&gt;&lt;wsp:rsid wsp:val=&quot;41F1058D&quot;/&gt;&lt;wsp:rsid wsp:val=&quot;41F2AD2C&quot;/&gt;&lt;wsp:rsid wsp:val=&quot;41FC87BF&quot;/&gt;&lt;wsp:rsid wsp:val=&quot;42074097&quot;/&gt;&lt;wsp:rsid wsp:val=&quot;4209D73A&quot;/&gt;&lt;wsp:rsid wsp:val=&quot;4212ACEE&quot;/&gt;&lt;wsp:rsid wsp:val=&quot;4223BF26&quot;/&gt;&lt;wsp:rsid wsp:val=&quot;423904E1&quot;/&gt;&lt;wsp:rsid wsp:val=&quot;4241A118&quot;/&gt;&lt;wsp:rsid wsp:val=&quot;4248AFA3&quot;/&gt;&lt;wsp:rsid wsp:val=&quot;4250E165&quot;/&gt;&lt;wsp:rsid wsp:val=&quot;42528F17&quot;/&gt;&lt;wsp:rsid wsp:val=&quot;42595088&quot;/&gt;&lt;wsp:rsid wsp:val=&quot;425FDE20&quot;/&gt;&lt;wsp:rsid wsp:val=&quot;4261201D&quot;/&gt;&lt;wsp:rsid wsp:val=&quot;427B56AB&quot;/&gt;&lt;wsp:rsid wsp:val=&quot;428F1733&quot;/&gt;&lt;wsp:rsid wsp:val=&quot;42906558&quot;/&gt;&lt;wsp:rsid wsp:val=&quot;42988186&quot;/&gt;&lt;wsp:rsid wsp:val=&quot;42AAFF62&quot;/&gt;&lt;wsp:rsid wsp:val=&quot;42ADD1C1&quot;/&gt;&lt;wsp:rsid wsp:val=&quot;42B99E49&quot;/&gt;&lt;wsp:rsid wsp:val=&quot;42D02989&quot;/&gt;&lt;wsp:rsid wsp:val=&quot;42D5FBC8&quot;/&gt;&lt;wsp:rsid wsp:val=&quot;42E34B98&quot;/&gt;&lt;wsp:rsid wsp:val=&quot;42E8BEA0&quot;/&gt;&lt;wsp:rsid wsp:val=&quot;42F573C9&quot;/&gt;&lt;wsp:rsid wsp:val=&quot;4304099D&quot;/&gt;&lt;wsp:rsid wsp:val=&quot;430A67F5&quot;/&gt;&lt;wsp:rsid wsp:val=&quot;4317C2AF&quot;/&gt;&lt;wsp:rsid wsp:val=&quot;431CAF2F&quot;/&gt;&lt;wsp:rsid wsp:val=&quot;43217E7C&quot;/&gt;&lt;wsp:rsid wsp:val=&quot;4323310C&quot;/&gt;&lt;wsp:rsid wsp:val=&quot;4326A5B5&quot;/&gt;&lt;wsp:rsid wsp:val=&quot;432DE30F&quot;/&gt;&lt;wsp:rsid wsp:val=&quot;4333B072&quot;/&gt;&lt;wsp:rsid wsp:val=&quot;433B1B2B&quot;/&gt;&lt;wsp:rsid wsp:val=&quot;4344F317&quot;/&gt;&lt;wsp:rsid wsp:val=&quot;4346DC01&quot;/&gt;&lt;wsp:rsid wsp:val=&quot;434FDCE2&quot;/&gt;&lt;wsp:rsid wsp:val=&quot;43502256&quot;/&gt;&lt;wsp:rsid wsp:val=&quot;435875F9&quot;/&gt;&lt;wsp:rsid wsp:val=&quot;4359E2F8&quot;/&gt;&lt;wsp:rsid wsp:val=&quot;435C7889&quot;/&gt;&lt;wsp:rsid wsp:val=&quot;436A5D79&quot;/&gt;&lt;wsp:rsid wsp:val=&quot;43710797&quot;/&gt;&lt;wsp:rsid wsp:val=&quot;4371CD7E&quot;/&gt;&lt;wsp:rsid wsp:val=&quot;4372EDB3&quot;/&gt;&lt;wsp:rsid wsp:val=&quot;437674BA&quot;/&gt;&lt;wsp:rsid wsp:val=&quot;438BB3F0&quot;/&gt;&lt;wsp:rsid wsp:val=&quot;43944A59&quot;/&gt;&lt;wsp:rsid wsp:val=&quot;439D9487&quot;/&gt;&lt;wsp:rsid wsp:val=&quot;43A45579&quot;/&gt;&lt;wsp:rsid wsp:val=&quot;43AF77E1&quot;/&gt;&lt;wsp:rsid wsp:val=&quot;43BD603B&quot;/&gt;&lt;wsp:rsid wsp:val=&quot;43C0CD4C&quot;/&gt;&lt;wsp:rsid wsp:val=&quot;43CA0E0B&quot;/&gt;&lt;wsp:rsid wsp:val=&quot;43CC6A2E&quot;/&gt;&lt;wsp:rsid wsp:val=&quot;43D0C358&quot;/&gt;&lt;wsp:rsid wsp:val=&quot;43D41360&quot;/&gt;&lt;wsp:rsid wsp:val=&quot;43DF3595&quot;/&gt;&lt;wsp:rsid wsp:val=&quot;43E066C9&quot;/&gt;&lt;wsp:rsid wsp:val=&quot;43E5F1E3&quot;/&gt;&lt;wsp:rsid wsp:val=&quot;43EA7EA7&quot;/&gt;&lt;wsp:rsid wsp:val=&quot;44021198&quot;/&gt;&lt;wsp:rsid wsp:val=&quot;4417E119&quot;/&gt;&lt;wsp:rsid wsp:val=&quot;441836C4&quot;/&gt;&lt;wsp:rsid wsp:val=&quot;4432FC58&quot;/&gt;&lt;wsp:rsid wsp:val=&quot;44342F62&quot;/&gt;&lt;wsp:rsid wsp:val=&quot;4434CAC9&quot;/&gt;&lt;wsp:rsid wsp:val=&quot;443D69B8&quot;/&gt;&lt;wsp:rsid wsp:val=&quot;44494434&quot;/&gt;&lt;wsp:rsid wsp:val=&quot;44515246&quot;/&gt;&lt;wsp:rsid wsp:val=&quot;4464A006&quot;/&gt;&lt;wsp:rsid wsp:val=&quot;4466CD26&quot;/&gt;&lt;wsp:rsid wsp:val=&quot;446DCB14&quot;/&gt;&lt;wsp:rsid wsp:val=&quot;44822731&quot;/&gt;&lt;wsp:rsid wsp:val=&quot;4488F72F&quot;/&gt;&lt;wsp:rsid wsp:val=&quot;4489C3F9&quot;/&gt;&lt;wsp:rsid wsp:val=&quot;4494F59F&quot;/&gt;&lt;wsp:rsid wsp:val=&quot;44A414B1&quot;/&gt;&lt;wsp:rsid wsp:val=&quot;44E9D8B4&quot;/&gt;&lt;wsp:rsid wsp:val=&quot;44ED8616&quot;/&gt;&lt;wsp:rsid wsp:val=&quot;44F0D1C9&quot;/&gt;&lt;wsp:rsid wsp:val=&quot;44F848EA&quot;/&gt;&lt;wsp:rsid wsp:val=&quot;44FC7D60&quot;/&gt;&lt;wsp:rsid wsp:val=&quot;45098276&quot;/&gt;&lt;wsp:rsid wsp:val=&quot;451A9B5E&quot;/&gt;&lt;wsp:rsid wsp:val=&quot;45238D64&quot;/&gt;&lt;wsp:rsid wsp:val=&quot;453FB9EA&quot;/&gt;&lt;wsp:rsid wsp:val=&quot;454256C8&quot;/&gt;&lt;wsp:rsid wsp:val=&quot;4548BA7E&quot;/&gt;&lt;wsp:rsid wsp:val=&quot;454A0115&quot;/&gt;&lt;wsp:rsid wsp:val=&quot;454CFAEE&quot;/&gt;&lt;wsp:rsid wsp:val=&quot;45562F5A&quot;/&gt;&lt;wsp:rsid wsp:val=&quot;455DFC5B&quot;/&gt;&lt;wsp:rsid wsp:val=&quot;45701AA4&quot;/&gt;&lt;wsp:rsid wsp:val=&quot;45837BDB&quot;/&gt;&lt;wsp:rsid wsp:val=&quot;458D5B6E&quot;/&gt;&lt;wsp:rsid wsp:val=&quot;459138FB&quot;/&gt;&lt;wsp:rsid wsp:val=&quot;459167FC&quot;/&gt;&lt;wsp:rsid wsp:val=&quot;4592B3FB&quot;/&gt;&lt;wsp:rsid wsp:val=&quot;459A8123&quot;/&gt;&lt;wsp:rsid wsp:val=&quot;45A07234&quot;/&gt;&lt;wsp:rsid wsp:val=&quot;45AA5592&quot;/&gt;&lt;wsp:rsid wsp:val=&quot;45B97F52&quot;/&gt;&lt;wsp:rsid wsp:val=&quot;45C5BE61&quot;/&gt;&lt;wsp:rsid wsp:val=&quot;45DBBB25&quot;/&gt;&lt;wsp:rsid wsp:val=&quot;45FD9315&quot;/&gt;&lt;wsp:rsid wsp:val=&quot;46058A51&quot;/&gt;&lt;wsp:rsid wsp:val=&quot;460A7196&quot;/&gt;&lt;wsp:rsid wsp:val=&quot;460D9C8A&quot;/&gt;&lt;wsp:rsid wsp:val=&quot;4628E05A&quot;/&gt;&lt;wsp:rsid wsp:val=&quot;462A057E&quot;/&gt;&lt;wsp:rsid wsp:val=&quot;4634AFDD&quot;/&gt;&lt;wsp:rsid wsp:val=&quot;464583D8&quot;/&gt;&lt;wsp:rsid wsp:val=&quot;465043B7&quot;/&gt;&lt;wsp:rsid wsp:val=&quot;46520F05&quot;/&gt;&lt;wsp:rsid wsp:val=&quot;46586C7D&quot;/&gt;&lt;wsp:rsid wsp:val=&quot;465DF276&quot;/&gt;&lt;wsp:rsid wsp:val=&quot;46A4CC41&quot;/&gt;&lt;wsp:rsid wsp:val=&quot;46AB6DAB&quot;/&gt;&lt;wsp:rsid wsp:val=&quot;46C28446&quot;/&gt;&lt;wsp:rsid wsp:val=&quot;46C4C8DD&quot;/&gt;&lt;wsp:rsid wsp:val=&quot;46CE49AE&quot;/&gt;&lt;wsp:rsid wsp:val=&quot;46DF7F46&quot;/&gt;&lt;wsp:rsid wsp:val=&quot;46EB17FE&quot;/&gt;&lt;wsp:rsid wsp:val=&quot;46F09670&quot;/&gt;&lt;wsp:rsid wsp:val=&quot;46F3A60E&quot;/&gt;&lt;wsp:rsid wsp:val=&quot;4700F210&quot;/&gt;&lt;wsp:rsid wsp:val=&quot;47156AC1&quot;/&gt;&lt;wsp:rsid wsp:val=&quot;471996ED&quot;/&gt;&lt;wsp:rsid wsp:val=&quot;47257C68&quot;/&gt;&lt;wsp:rsid wsp:val=&quot;472E73CC&quot;/&gt;&lt;wsp:rsid wsp:val=&quot;47365184&quot;/&gt;&lt;wsp:rsid wsp:val=&quot;473AD547&quot;/&gt;&lt;wsp:rsid wsp:val=&quot;473F5209&quot;/&gt;&lt;wsp:rsid wsp:val=&quot;475207F7&quot;/&gt;&lt;wsp:rsid wsp:val=&quot;475451F4&quot;/&gt;&lt;wsp:rsid wsp:val=&quot;475F2351&quot;/&gt;&lt;wsp:rsid wsp:val=&quot;476BF2A9&quot;/&gt;&lt;wsp:rsid wsp:val=&quot;476CA315&quot;/&gt;&lt;wsp:rsid wsp:val=&quot;4778E45E&quot;/&gt;&lt;wsp:rsid wsp:val=&quot;477D516D&quot;/&gt;&lt;wsp:rsid wsp:val=&quot;47837DE9&quot;/&gt;&lt;wsp:rsid wsp:val=&quot;478C74CF&quot;/&gt;&lt;wsp:rsid wsp:val=&quot;47996376&quot;/&gt;&lt;wsp:rsid wsp:val=&quot;47A03990&quot;/&gt;&lt;wsp:rsid wsp:val=&quot;47AD4162&quot;/&gt;&lt;wsp:rsid wsp:val=&quot;47B6A7AD&quot;/&gt;&lt;wsp:rsid wsp:val=&quot;47BAB5E0&quot;/&gt;&lt;wsp:rsid wsp:val=&quot;47C0DF06&quot;/&gt;&lt;wsp:rsid wsp:val=&quot;47CF6B4D&quot;/&gt;&lt;wsp:rsid wsp:val=&quot;47E2FDCC&quot;/&gt;&lt;wsp:rsid wsp:val=&quot;47E6BD8E&quot;/&gt;&lt;wsp:rsid wsp:val=&quot;47EEC471&quot;/&gt;&lt;wsp:rsid wsp:val=&quot;47F6BDB2&quot;/&gt;&lt;wsp:rsid wsp:val=&quot;47F8B145&quot;/&gt;&lt;wsp:rsid wsp:val=&quot;47FDAC90&quot;/&gt;&lt;wsp:rsid wsp:val=&quot;47FE4E28&quot;/&gt;&lt;wsp:rsid wsp:val=&quot;4800A6FD&quot;/&gt;&lt;wsp:rsid wsp:val=&quot;4810D898&quot;/&gt;&lt;wsp:rsid wsp:val=&quot;4818D418&quot;/&gt;&lt;wsp:rsid wsp:val=&quot;481FFECE&quot;/&gt;&lt;wsp:rsid wsp:val=&quot;4835938D&quot;/&gt;&lt;wsp:rsid wsp:val=&quot;4838601A&quot;/&gt;&lt;wsp:rsid wsp:val=&quot;483B127E&quot;/&gt;&lt;wsp:rsid wsp:val=&quot;4845A219&quot;/&gt;&lt;wsp:rsid wsp:val=&quot;484D6F83&quot;/&gt;&lt;wsp:rsid wsp:val=&quot;484D8E27&quot;/&gt;&lt;wsp:rsid wsp:val=&quot;4851402B&quot;/&gt;&lt;wsp:rsid wsp:val=&quot;4856B24E&quot;/&gt;&lt;wsp:rsid wsp:val=&quot;489AD1F6&quot;/&gt;&lt;wsp:rsid wsp:val=&quot;48A6F46E&quot;/&gt;&lt;wsp:rsid wsp:val=&quot;48B9E6DE&quot;/&gt;&lt;wsp:rsid wsp:val=&quot;48BD5C66&quot;/&gt;&lt;wsp:rsid wsp:val=&quot;48C7C7B6&quot;/&gt;&lt;wsp:rsid wsp:val=&quot;48CCB334&quot;/&gt;&lt;wsp:rsid wsp:val=&quot;48D582BB&quot;/&gt;&lt;wsp:rsid wsp:val=&quot;48EF253D&quot;/&gt;&lt;wsp:rsid wsp:val=&quot;48F24C39&quot;/&gt;&lt;wsp:rsid wsp:val=&quot;48FA87AF&quot;/&gt;&lt;wsp:rsid wsp:val=&quot;48FBE08F&quot;/&gt;&lt;wsp:rsid wsp:val=&quot;48FD5472&quot;/&gt;&lt;wsp:rsid wsp:val=&quot;48FE58B7&quot;/&gt;&lt;wsp:rsid wsp:val=&quot;4902E91A&quot;/&gt;&lt;wsp:rsid wsp:val=&quot;49038246&quot;/&gt;&lt;wsp:rsid wsp:val=&quot;4907A03A&quot;/&gt;&lt;wsp:rsid wsp:val=&quot;490F3536&quot;/&gt;&lt;wsp:rsid wsp:val=&quot;49126874&quot;/&gt;&lt;wsp:rsid wsp:val=&quot;49178452&quot;/&gt;&lt;wsp:rsid wsp:val=&quot;491DD060&quot;/&gt;&lt;wsp:rsid wsp:val=&quot;4926ED5D&quot;/&gt;&lt;wsp:rsid wsp:val=&quot;492A5CA5&quot;/&gt;&lt;wsp:rsid wsp:val=&quot;492FBEA2&quot;/&gt;&lt;wsp:rsid wsp:val=&quot;4931D723&quot;/&gt;&lt;wsp:rsid wsp:val=&quot;49363B28&quot;/&gt;&lt;wsp:rsid wsp:val=&quot;493DC266&quot;/&gt;&lt;wsp:rsid wsp:val=&quot;495488BC&quot;/&gt;&lt;wsp:rsid wsp:val=&quot;495B8CA1&quot;/&gt;&lt;wsp:rsid wsp:val=&quot;49751628&quot;/&gt;&lt;wsp:rsid wsp:val=&quot;49860829&quot;/&gt;&lt;wsp:rsid wsp:val=&quot;498DC2DE&quot;/&gt;&lt;wsp:rsid wsp:val=&quot;4993F841&quot;/&gt;&lt;wsp:rsid wsp:val=&quot;4994531E&quot;/&gt;&lt;wsp:rsid wsp:val=&quot;49946753&quot;/&gt;&lt;wsp:rsid wsp:val=&quot;49959338&quot;/&gt;&lt;wsp:rsid wsp:val=&quot;49AAEEC7&quot;/&gt;&lt;wsp:rsid wsp:val=&quot;49FAD5B9&quot;/&gt;&lt;wsp:rsid wsp:val=&quot;4A02837B&quot;/&gt;&lt;wsp:rsid wsp:val=&quot;4A1218EA&quot;/&gt;&lt;wsp:rsid wsp:val=&quot;4A26EA5B&quot;/&gt;&lt;wsp:rsid wsp:val=&quot;4A282172&quot;/&gt;&lt;wsp:rsid wsp:val=&quot;4A28ABC5&quot;/&gt;&lt;wsp:rsid wsp:val=&quot;4A385246&quot;/&gt;&lt;wsp:rsid wsp:val=&quot;4A3D1DC1&quot;/&gt;&lt;wsp:rsid wsp:val=&quot;4A41F710&quot;/&gt;&lt;wsp:rsid wsp:val=&quot;4A4441B2&quot;/&gt;&lt;wsp:rsid wsp:val=&quot;4A44EC17&quot;/&gt;&lt;wsp:rsid wsp:val=&quot;4A462FF6&quot;/&gt;&lt;wsp:rsid wsp:val=&quot;4A4DD5B7&quot;/&gt;&lt;wsp:rsid wsp:val=&quot;4A502F66&quot;/&gt;&lt;wsp:rsid wsp:val=&quot;4A57ECE6&quot;/&gt;&lt;wsp:rsid wsp:val=&quot;4A75B224&quot;/&gt;&lt;wsp:rsid wsp:val=&quot;4A769022&quot;/&gt;&lt;wsp:rsid wsp:val=&quot;4A8B43BA&quot;/&gt;&lt;wsp:rsid wsp:val=&quot;4A95DA1A&quot;/&gt;&lt;wsp:rsid wsp:val=&quot;4A9664CB&quot;/&gt;&lt;wsp:rsid wsp:val=&quot;4A9C3127&quot;/&gt;&lt;wsp:rsid wsp:val=&quot;4AB47F27&quot;/&gt;&lt;wsp:rsid wsp:val=&quot;4ABA2A21&quot;/&gt;&lt;wsp:rsid wsp:val=&quot;4ABF93A8&quot;/&gt;&lt;wsp:rsid wsp:val=&quot;4AD4C078&quot;/&gt;&lt;wsp:rsid wsp:val=&quot;4AD79F24&quot;/&gt;&lt;wsp:rsid wsp:val=&quot;4AD79FB9&quot;/&gt;&lt;wsp:rsid wsp:val=&quot;4AF8870D&quot;/&gt;&lt;wsp:rsid wsp:val=&quot;4B075DC7&quot;/&gt;&lt;wsp:rsid wsp:val=&quot;4B1A0695&quot;/&gt;&lt;wsp:rsid wsp:val=&quot;4B23249E&quot;/&gt;&lt;wsp:rsid wsp:val=&quot;4B3847BF&quot;/&gt;&lt;wsp:rsid wsp:val=&quot;4B4790EC&quot;/&gt;&lt;wsp:rsid wsp:val=&quot;4B4D982C&quot;/&gt;&lt;wsp:rsid wsp:val=&quot;4B4E6211&quot;/&gt;&lt;wsp:rsid wsp:val=&quot;4B613D05&quot;/&gt;&lt;wsp:rsid wsp:val=&quot;4B70EE5C&quot;/&gt;&lt;wsp:rsid wsp:val=&quot;4B7BE029&quot;/&gt;&lt;wsp:rsid wsp:val=&quot;4B812DAF&quot;/&gt;&lt;wsp:rsid wsp:val=&quot;4B93EAC0&quot;/&gt;&lt;wsp:rsid wsp:val=&quot;4B984399&quot;/&gt;&lt;wsp:rsid wsp:val=&quot;4BA8C8E6&quot;/&gt;&lt;wsp:rsid wsp:val=&quot;4BBDA343&quot;/&gt;&lt;wsp:rsid wsp:val=&quot;4BC0AE8F&quot;/&gt;&lt;wsp:rsid wsp:val=&quot;4BD8B072&quot;/&gt;&lt;wsp:rsid wsp:val=&quot;4BE0BC78&quot;/&gt;&lt;wsp:rsid wsp:val=&quot;4BE9107A&quot;/&gt;&lt;wsp:rsid wsp:val=&quot;4BF2BD5F&quot;/&gt;&lt;wsp:rsid wsp:val=&quot;4C0D237D&quot;/&gt;&lt;wsp:rsid wsp:val=&quot;4C0D5F38&quot;/&gt;&lt;wsp:rsid wsp:val=&quot;4C221EFE&quot;/&gt;&lt;wsp:rsid wsp:val=&quot;4C2AFDBB&quot;/&gt;&lt;wsp:rsid wsp:val=&quot;4C2CCF03&quot;/&gt;&lt;wsp:rsid wsp:val=&quot;4C2FE13F&quot;/&gt;&lt;wsp:rsid wsp:val=&quot;4C34F263&quot;/&gt;&lt;wsp:rsid wsp:val=&quot;4C37BD4D&quot;/&gt;&lt;wsp:rsid wsp:val=&quot;4C3D988F&quot;/&gt;&lt;wsp:rsid wsp:val=&quot;4C3F71D1&quot;/&gt;&lt;wsp:rsid wsp:val=&quot;4C50C7DC&quot;/&gt;&lt;wsp:rsid wsp:val=&quot;4C512132&quot;/&gt;&lt;wsp:rsid wsp:val=&quot;4C5A7D17&quot;/&gt;&lt;wsp:rsid wsp:val=&quot;4C6977E5&quot;/&gt;&lt;wsp:rsid wsp:val=&quot;4C70DB94&quot;/&gt;&lt;wsp:rsid wsp:val=&quot;4C789288&quot;/&gt;&lt;wsp:rsid wsp:val=&quot;4C8DE614&quot;/&gt;&lt;wsp:rsid wsp:val=&quot;4C8E805A&quot;/&gt;&lt;wsp:rsid wsp:val=&quot;4C97437B&quot;/&gt;&lt;wsp:rsid wsp:val=&quot;4C9EF6E2&quot;/&gt;&lt;wsp:rsid wsp:val=&quot;4CA00CED&quot;/&gt;&lt;wsp:rsid wsp:val=&quot;4CA2D491&quot;/&gt;&lt;wsp:rsid wsp:val=&quot;4CA36609&quot;/&gt;&lt;wsp:rsid wsp:val=&quot;4CB06B0F&quot;/&gt;&lt;wsp:rsid wsp:val=&quot;4CBC1554&quot;/&gt;&lt;wsp:rsid wsp:val=&quot;4CBEE778&quot;/&gt;&lt;wsp:rsid wsp:val=&quot;4CCB6CE4&quot;/&gt;&lt;wsp:rsid wsp:val=&quot;4CDA71E5&quot;/&gt;&lt;wsp:rsid wsp:val=&quot;4CDCDBFC&quot;/&gt;&lt;wsp:rsid wsp:val=&quot;4CE17ACC&quot;/&gt;&lt;wsp:rsid wsp:val=&quot;4CEC453B&quot;/&gt;&lt;wsp:rsid wsp:val=&quot;4CEC6A07&quot;/&gt;&lt;wsp:rsid wsp:val=&quot;4CF304C9&quot;/&gt;&lt;wsp:rsid wsp:val=&quot;4CF41693&quot;/&gt;&lt;wsp:rsid wsp:val=&quot;4CFA046F&quot;/&gt;&lt;wsp:rsid wsp:val=&quot;4CFAB2FA&quot;/&gt;&lt;wsp:rsid wsp:val=&quot;4D112E12&quot;/&gt;&lt;wsp:rsid wsp:val=&quot;4D11E3A8&quot;/&gt;&lt;wsp:rsid wsp:val=&quot;4D1583C4&quot;/&gt;&lt;wsp:rsid wsp:val=&quot;4D1D56E6&quot;/&gt;&lt;wsp:rsid wsp:val=&quot;4D24FEB1&quot;/&gt;&lt;wsp:rsid wsp:val=&quot;4D36B636&quot;/&gt;&lt;wsp:rsid wsp:val=&quot;4D37A0CA&quot;/&gt;&lt;wsp:rsid wsp:val=&quot;4D3908AA&quot;/&gt;&lt;wsp:rsid wsp:val=&quot;4D3F4597&quot;/&gt;&lt;wsp:rsid wsp:val=&quot;4D42D854&quot;/&gt;&lt;wsp:rsid wsp:val=&quot;4D4A12A5&quot;/&gt;&lt;wsp:rsid wsp:val=&quot;4D531900&quot;/&gt;&lt;wsp:rsid wsp:val=&quot;4D54B08A&quot;/&gt;&lt;wsp:rsid wsp:val=&quot;4D5DB73F&quot;/&gt;&lt;wsp:rsid wsp:val=&quot;4D715034&quot;/&gt;&lt;wsp:rsid wsp:val=&quot;4D87D6E6&quot;/&gt;&lt;wsp:rsid wsp:val=&quot;4D8D03CB&quot;/&gt;&lt;wsp:rsid wsp:val=&quot;4D8E8DC0&quot;/&gt;&lt;wsp:rsid wsp:val=&quot;4D9427AA&quot;/&gt;&lt;wsp:rsid wsp:val=&quot;4D99323C&quot;/&gt;&lt;wsp:rsid wsp:val=&quot;4DA271FE&quot;/&gt;&lt;wsp:rsid wsp:val=&quot;4DA2A4EC&quot;/&gt;&lt;wsp:rsid wsp:val=&quot;4DA2A6D1&quot;/&gt;&lt;wsp:rsid wsp:val=&quot;4DA4FA4A&quot;/&gt;&lt;wsp:rsid wsp:val=&quot;4DBE8B32&quot;/&gt;&lt;wsp:rsid wsp:val=&quot;4DCE2D7A&quot;/&gt;&lt;wsp:rsid wsp:val=&quot;4DD02EE6&quot;/&gt;&lt;wsp:rsid wsp:val=&quot;4DFE69E0&quot;/&gt;&lt;wsp:rsid wsp:val=&quot;4E1462CB&quot;/&gt;&lt;wsp:rsid wsp:val=&quot;4E2776F1&quot;/&gt;&lt;wsp:rsid wsp:val=&quot;4E29B675&quot;/&gt;&lt;wsp:rsid wsp:val=&quot;4E2E773A&quot;/&gt;&lt;wsp:rsid wsp:val=&quot;4E3BAF0F&quot;/&gt;&lt;wsp:rsid wsp:val=&quot;4E463973&quot;/&gt;&lt;wsp:rsid wsp:val=&quot;4E46B059&quot;/&gt;&lt;wsp:rsid wsp:val=&quot;4E46EDA2&quot;/&gt;&lt;wsp:rsid wsp:val=&quot;4E47B6FC&quot;/&gt;&lt;wsp:rsid wsp:val=&quot;4E4A3BB2&quot;/&gt;&lt;wsp:rsid wsp:val=&quot;4E4AE413&quot;/&gt;&lt;wsp:rsid wsp:val=&quot;4E4D1A9C&quot;/&gt;&lt;wsp:rsid wsp:val=&quot;4E725778&quot;/&gt;&lt;wsp:rsid wsp:val=&quot;4E7C9B64&quot;/&gt;&lt;wsp:rsid wsp:val=&quot;4E7F770E&quot;/&gt;&lt;wsp:rsid wsp:val=&quot;4E8FA606&quot;/&gt;&lt;wsp:rsid wsp:val=&quot;4E97C78D&quot;/&gt;&lt;wsp:rsid wsp:val=&quot;4EB4CAF1&quot;/&gt;&lt;wsp:rsid wsp:val=&quot;4EB6F9B1&quot;/&gt;&lt;wsp:rsid wsp:val=&quot;4EBB7178&quot;/&gt;&lt;wsp:rsid wsp:val=&quot;4EC6E58A&quot;/&gt;&lt;wsp:rsid wsp:val=&quot;4ECA66D3&quot;/&gt;&lt;wsp:rsid wsp:val=&quot;4EEA56FA&quot;/&gt;&lt;wsp:rsid wsp:val=&quot;4EF8A382&quot;/&gt;&lt;wsp:rsid wsp:val=&quot;4EFDF8F3&quot;/&gt;&lt;wsp:rsid wsp:val=&quot;4F06DA94&quot;/&gt;&lt;wsp:rsid wsp:val=&quot;4F107A94&quot;/&gt;&lt;wsp:rsid wsp:val=&quot;4F24DC9C&quot;/&gt;&lt;wsp:rsid wsp:val=&quot;4F2F8027&quot;/&gt;&lt;wsp:rsid wsp:val=&quot;4F406EF8&quot;/&gt;&lt;wsp:rsid wsp:val=&quot;4F439F34&quot;/&gt;&lt;wsp:rsid wsp:val=&quot;4F4E9855&quot;/&gt;&lt;wsp:rsid wsp:val=&quot;4F4EE5BE&quot;/&gt;&lt;wsp:rsid wsp:val=&quot;4F5A2985&quot;/&gt;&lt;wsp:rsid wsp:val=&quot;4F60A1EC&quot;/&gt;&lt;wsp:rsid wsp:val=&quot;4F625CEA&quot;/&gt;&lt;wsp:rsid wsp:val=&quot;4F67A986&quot;/&gt;&lt;wsp:rsid wsp:val=&quot;4F708035&quot;/&gt;&lt;wsp:rsid wsp:val=&quot;4F7190C5&quot;/&gt;&lt;wsp:rsid wsp:val=&quot;4F759E0A&quot;/&gt;&lt;wsp:rsid wsp:val=&quot;4F7A2883&quot;/&gt;&lt;wsp:rsid wsp:val=&quot;4F81B49C&quot;/&gt;&lt;wsp:rsid wsp:val=&quot;4F845F5B&quot;/&gt;&lt;wsp:rsid wsp:val=&quot;4F852E74&quot;/&gt;&lt;wsp:rsid wsp:val=&quot;4F97B069&quot;/&gt;&lt;wsp:rsid wsp:val=&quot;4F9D5CCF&quot;/&gt;&lt;wsp:rsid wsp:val=&quot;4FA35ABD&quot;/&gt;&lt;wsp:rsid wsp:val=&quot;4FA8E0C2&quot;/&gt;&lt;wsp:rsid wsp:val=&quot;4FB7273C&quot;/&gt;&lt;wsp:rsid wsp:val=&quot;4FC4D9D8&quot;/&gt;&lt;wsp:rsid wsp:val=&quot;4FC6865B&quot;/&gt;&lt;wsp:rsid wsp:val=&quot;4FCCB0E1&quot;/&gt;&lt;wsp:rsid wsp:val=&quot;4FD039B1&quot;/&gt;&lt;wsp:rsid wsp:val=&quot;4FD2AC7E&quot;/&gt;&lt;wsp:rsid wsp:val=&quot;4FD697A4&quot;/&gt;&lt;wsp:rsid wsp:val=&quot;4FE60C13&quot;/&gt;&lt;wsp:rsid wsp:val=&quot;4FEA74C5&quot;/&gt;&lt;wsp:rsid wsp:val=&quot;4FED4BE8&quot;/&gt;&lt;wsp:rsid wsp:val=&quot;4FF3D968&quot;/&gt;&lt;wsp:rsid wsp:val=&quot;4FF7BD30&quot;/&gt;&lt;wsp:rsid wsp:val=&quot;4FFE744F&quot;/&gt;&lt;wsp:rsid wsp:val=&quot;50092E64&quot;/&gt;&lt;wsp:rsid wsp:val=&quot;500C7EB0&quot;/&gt;&lt;wsp:rsid wsp:val=&quot;50102A31&quot;/&gt;&lt;wsp:rsid wsp:val=&quot;501BE28B&quot;/&gt;&lt;wsp:rsid wsp:val=&quot;50214B62&quot;/&gt;&lt;wsp:rsid wsp:val=&quot;5029907C&quot;/&gt;&lt;wsp:rsid wsp:val=&quot;5044387F&quot;/&gt;&lt;wsp:rsid wsp:val=&quot;50723AB5&quot;/&gt;&lt;wsp:rsid wsp:val=&quot;507276EC&quot;/&gt;&lt;wsp:rsid wsp:val=&quot;507A7916&quot;/&gt;&lt;wsp:rsid wsp:val=&quot;509B0920&quot;/&gt;&lt;wsp:rsid wsp:val=&quot;50A38A01&quot;/&gt;&lt;wsp:rsid wsp:val=&quot;50AECF86&quot;/&gt;&lt;wsp:rsid wsp:val=&quot;50B5349A&quot;/&gt;&lt;wsp:rsid wsp:val=&quot;50C36532&quot;/&gt;&lt;wsp:rsid wsp:val=&quot;50D338A8&quot;/&gt;&lt;wsp:rsid wsp:val=&quot;50D4F30B&quot;/&gt;&lt;wsp:rsid wsp:val=&quot;50DAC358&quot;/&gt;&lt;wsp:rsid wsp:val=&quot;50E192AA&quot;/&gt;&lt;wsp:rsid wsp:val=&quot;511A2A19&quot;/&gt;&lt;wsp:rsid wsp:val=&quot;5130864D&quot;/&gt;&lt;wsp:rsid wsp:val=&quot;5134BD3A&quot;/&gt;&lt;wsp:rsid wsp:val=&quot;513C84A4&quot;/&gt;&lt;wsp:rsid wsp:val=&quot;51493BD5&quot;/&gt;&lt;wsp:rsid wsp:val=&quot;515993D1&quot;/&gt;&lt;wsp:rsid wsp:val=&quot;515C405F&quot;/&gt;&lt;wsp:rsid wsp:val=&quot;51698F49&quot;/&gt;&lt;wsp:rsid wsp:val=&quot;517378A7&quot;/&gt;&lt;wsp:rsid wsp:val=&quot;517D63B9&quot;/&gt;&lt;wsp:rsid wsp:val=&quot;518F8716&quot;/&gt;&lt;wsp:rsid wsp:val=&quot;5192F65E&quot;/&gt;&lt;wsp:rsid wsp:val=&quot;5194A210&quot;/&gt;&lt;wsp:rsid wsp:val=&quot;51A3EE3A&quot;/&gt;&lt;wsp:rsid wsp:val=&quot;51B14D62&quot;/&gt;&lt;wsp:rsid wsp:val=&quot;51B35336&quot;/&gt;&lt;wsp:rsid wsp:val=&quot;51C3A018&quot;/&gt;&lt;wsp:rsid wsp:val=&quot;51CD6C8F&quot;/&gt;&lt;wsp:rsid wsp:val=&quot;51D48C85&quot;/&gt;&lt;wsp:rsid wsp:val=&quot;51DDC5F3&quot;/&gt;&lt;wsp:rsid wsp:val=&quot;51E1A4A0&quot;/&gt;&lt;wsp:rsid wsp:val=&quot;51E60599&quot;/&gt;&lt;wsp:rsid wsp:val=&quot;51E7E662&quot;/&gt;&lt;wsp:rsid wsp:val=&quot;51EAD5A7&quot;/&gt;&lt;wsp:rsid wsp:val=&quot;51EC9C34&quot;/&gt;&lt;wsp:rsid wsp:val=&quot;51F030FA&quot;/&gt;&lt;wsp:rsid wsp:val=&quot;51F86933&quot;/&gt;&lt;wsp:rsid wsp:val=&quot;520A32DB&quot;/&gt;&lt;wsp:rsid wsp:val=&quot;520A7C04&quot;/&gt;&lt;wsp:rsid wsp:val=&quot;522AE1FD&quot;/&gt;&lt;wsp:rsid wsp:val=&quot;52368F0D&quot;/&gt;&lt;wsp:rsid wsp:val=&quot;5252ABF5&quot;/&gt;&lt;wsp:rsid wsp:val=&quot;5257EB82&quot;/&gt;&lt;wsp:rsid wsp:val=&quot;526C94D5&quot;/&gt;&lt;wsp:rsid wsp:val=&quot;527A75AD&quot;/&gt;&lt;wsp:rsid wsp:val=&quot;527C262D&quot;/&gt;&lt;wsp:rsid wsp:val=&quot;5294C249&quot;/&gt;&lt;wsp:rsid wsp:val=&quot;529E461B&quot;/&gt;&lt;wsp:rsid wsp:val=&quot;52A908B0&quot;/&gt;&lt;wsp:rsid wsp:val=&quot;52B84A02&quot;/&gt;&lt;wsp:rsid wsp:val=&quot;52C872CE&quot;/&gt;&lt;wsp:rsid wsp:val=&quot;52E74B1D&quot;/&gt;&lt;wsp:rsid wsp:val=&quot;52F542DA&quot;/&gt;&lt;wsp:rsid wsp:val=&quot;52F8BD65&quot;/&gt;&lt;wsp:rsid wsp:val=&quot;53047F48&quot;/&gt;&lt;wsp:rsid wsp:val=&quot;5312D15C&quot;/&gt;&lt;wsp:rsid wsp:val=&quot;5314C72D&quot;/&gt;&lt;wsp:rsid wsp:val=&quot;53180A16&quot;/&gt;&lt;wsp:rsid wsp:val=&quot;531BFBE8&quot;/&gt;&lt;wsp:rsid wsp:val=&quot;531D432F&quot;/&gt;&lt;wsp:rsid wsp:val=&quot;532164C8&quot;/&gt;&lt;wsp:rsid wsp:val=&quot;532A6521&quot;/&gt;&lt;wsp:rsid wsp:val=&quot;532B5777&quot;/&gt;&lt;wsp:rsid wsp:val=&quot;532EF0D2&quot;/&gt;&lt;wsp:rsid wsp:val=&quot;533A17E1&quot;/&gt;&lt;wsp:rsid wsp:val=&quot;533CB3F3&quot;/&gt;&lt;wsp:rsid wsp:val=&quot;5341F8DE&quot;/&gt;&lt;wsp:rsid wsp:val=&quot;534530C7&quot;/&gt;&lt;wsp:rsid wsp:val=&quot;534B472A&quot;/&gt;&lt;wsp:rsid wsp:val=&quot;53500C87&quot;/&gt;&lt;wsp:rsid wsp:val=&quot;535431AC&quot;/&gt;&lt;wsp:rsid wsp:val=&quot;535C78A2&quot;/&gt;&lt;wsp:rsid wsp:val=&quot;5363BE2B&quot;/&gt;&lt;wsp:rsid wsp:val=&quot;538EFB38&quot;/&gt;&lt;wsp:rsid wsp:val=&quot;5396DA86&quot;/&gt;&lt;wsp:rsid wsp:val=&quot;539EAD06&quot;/&gt;&lt;wsp:rsid wsp:val=&quot;53A29468&quot;/&gt;&lt;wsp:rsid wsp:val=&quot;53B9AF64&quot;/&gt;&lt;wsp:rsid wsp:val=&quot;53CA78CE&quot;/&gt;&lt;wsp:rsid wsp:val=&quot;53D967CB&quot;/&gt;&lt;wsp:rsid wsp:val=&quot;53D9A14C&quot;/&gt;&lt;wsp:rsid wsp:val=&quot;53DEE515&quot;/&gt;&lt;wsp:rsid wsp:val=&quot;53F35498&quot;/&gt;&lt;wsp:rsid wsp:val=&quot;53FDCF44&quot;/&gt;&lt;wsp:rsid wsp:val=&quot;5402BD77&quot;/&gt;&lt;wsp:rsid wsp:val=&quot;54096CD8&quot;/&gt;&lt;wsp:rsid wsp:val=&quot;540D1FF9&quot;/&gt;&lt;wsp:rsid wsp:val=&quot;540D64F2&quot;/&gt;&lt;wsp:rsid wsp:val=&quot;54101326&quot;/&gt;&lt;wsp:rsid wsp:val=&quot;541BCF53&quot;/&gt;&lt;wsp:rsid wsp:val=&quot;541CC212&quot;/&gt;&lt;wsp:rsid wsp:val=&quot;541DF43A&quot;/&gt;&lt;wsp:rsid wsp:val=&quot;542BCFC9&quot;/&gt;&lt;wsp:rsid wsp:val=&quot;543092AA&quot;/&gt;&lt;wsp:rsid wsp:val=&quot;54328C69&quot;/&gt;&lt;wsp:rsid wsp:val=&quot;543B6F43&quot;/&gt;&lt;wsp:rsid wsp:val=&quot;543B7E59&quot;/&gt;&lt;wsp:rsid wsp:val=&quot;5446E534&quot;/&gt;&lt;wsp:rsid wsp:val=&quot;544BC021&quot;/&gt;&lt;wsp:rsid wsp:val=&quot;544BE5E8&quot;/&gt;&lt;wsp:rsid wsp:val=&quot;5461A635&quot;/&gt;&lt;wsp:rsid wsp:val=&quot;546231FE&quot;/&gt;&lt;wsp:rsid wsp:val=&quot;5469A873&quot;/&gt;&lt;wsp:rsid wsp:val=&quot;547053A6&quot;/&gt;&lt;wsp:rsid wsp:val=&quot;54718198&quot;/&gt;&lt;wsp:rsid wsp:val=&quot;54718D8A&quot;/&gt;&lt;wsp:rsid wsp:val=&quot;548F0E13&quot;/&gt;&lt;wsp:rsid wsp:val=&quot;54964390&quot;/&gt;&lt;wsp:rsid wsp:val=&quot;549C8543&quot;/&gt;&lt;wsp:rsid wsp:val=&quot;54A379A4&quot;/&gt;&lt;wsp:rsid wsp:val=&quot;54B13CED&quot;/&gt;&lt;wsp:rsid wsp:val=&quot;54B32D1B&quot;/&gt;&lt;wsp:rsid wsp:val=&quot;54C5224B&quot;/&gt;&lt;wsp:rsid wsp:val=&quot;54C67229&quot;/&gt;&lt;wsp:rsid wsp:val=&quot;54CAC8F6&quot;/&gt;&lt;wsp:rsid wsp:val=&quot;54E7178B&quot;/&gt;&lt;wsp:rsid wsp:val=&quot;54F4D21B&quot;/&gt;&lt;wsp:rsid wsp:val=&quot;5502E0B1&quot;/&gt;&lt;wsp:rsid wsp:val=&quot;550C50F9&quot;/&gt;&lt;wsp:rsid wsp:val=&quot;5517A9A2&quot;/&gt;&lt;wsp:rsid wsp:val=&quot;552CC8E6&quot;/&gt;&lt;wsp:rsid wsp:val=&quot;5531A9AE&quot;/&gt;&lt;wsp:rsid wsp:val=&quot;5556FE8B&quot;/&gt;&lt;wsp:rsid wsp:val=&quot;5566C75A&quot;/&gt;&lt;wsp:rsid wsp:val=&quot;556F9C6D&quot;/&gt;&lt;wsp:rsid wsp:val=&quot;5570279A&quot;/&gt;&lt;wsp:rsid wsp:val=&quot;55B3AA1A&quot;/&gt;&lt;wsp:rsid wsp:val=&quot;55C9868A&quot;/&gt;&lt;wsp:rsid wsp:val=&quot;55D531A0&quot;/&gt;&lt;wsp:rsid wsp:val=&quot;55DCBCA5&quot;/&gt;&lt;wsp:rsid wsp:val=&quot;55DE4A61&quot;/&gt;&lt;wsp:rsid wsp:val=&quot;55E2F739&quot;/&gt;&lt;wsp:rsid wsp:val=&quot;55F3B258&quot;/&gt;&lt;wsp:rsid wsp:val=&quot;560BF13F&quot;/&gt;&lt;wsp:rsid wsp:val=&quot;560D5DEB&quot;/&gt;&lt;wsp:rsid wsp:val=&quot;56151C72&quot;/&gt;&lt;wsp:rsid wsp:val=&quot;561530D9&quot;/&gt;&lt;wsp:rsid wsp:val=&quot;561BEB84&quot;/&gt;&lt;wsp:rsid wsp:val=&quot;562223A3&quot;/&gt;&lt;wsp:rsid wsp:val=&quot;56295DD8&quot;/&gt;&lt;wsp:rsid wsp:val=&quot;565271D5&quot;/&gt;&lt;wsp:rsid wsp:val=&quot;565BB86F&quot;/&gt;&lt;wsp:rsid wsp:val=&quot;56612144&quot;/&gt;&lt;wsp:rsid wsp:val=&quot;5661A8D5&quot;/&gt;&lt;wsp:rsid wsp:val=&quot;56628EDB&quot;/&gt;&lt;wsp:rsid wsp:val=&quot;56653698&quot;/&gt;&lt;wsp:rsid wsp:val=&quot;56676B6D&quot;/&gt;&lt;wsp:rsid wsp:val=&quot;56789E04&quot;/&gt;&lt;wsp:rsid wsp:val=&quot;567DAEA9&quot;/&gt;&lt;wsp:rsid wsp:val=&quot;56A834C1&quot;/&gt;&lt;wsp:rsid wsp:val=&quot;56A878C0&quot;/&gt;&lt;wsp:rsid wsp:val=&quot;56A8CEBA&quot;/&gt;&lt;wsp:rsid wsp:val=&quot;56CECA7E&quot;/&gt;&lt;wsp:rsid wsp:val=&quot;56DCDE90&quot;/&gt;&lt;wsp:rsid wsp:val=&quot;56E112C6&quot;/&gt;&lt;wsp:rsid wsp:val=&quot;56E3DFE5&quot;/&gt;&lt;wsp:rsid wsp:val=&quot;56EB1734&quot;/&gt;&lt;wsp:rsid wsp:val=&quot;56F1F38E&quot;/&gt;&lt;wsp:rsid wsp:val=&quot;56FFD359&quot;/&gt;&lt;wsp:rsid wsp:val=&quot;5703DF16&quot;/&gt;&lt;wsp:rsid wsp:val=&quot;5711C028&quot;/&gt;&lt;wsp:rsid wsp:val=&quot;571F5932&quot;/&gt;&lt;wsp:rsid wsp:val=&quot;572C78EF&quot;/&gt;&lt;wsp:rsid wsp:val=&quot;574F3D85&quot;/&gt;&lt;wsp:rsid wsp:val=&quot;575EBB0E&quot;/&gt;&lt;wsp:rsid wsp:val=&quot;57686FF3&quot;/&gt;&lt;wsp:rsid wsp:val=&quot;57757A59&quot;/&gt;&lt;wsp:rsid wsp:val=&quot;578C3486&quot;/&gt;&lt;wsp:rsid wsp:val=&quot;57A92E4C&quot;/&gt;&lt;wsp:rsid wsp:val=&quot;57CF32C3&quot;/&gt;&lt;wsp:rsid wsp:val=&quot;57D2953C&quot;/&gt;&lt;wsp:rsid wsp:val=&quot;57DF2ABC&quot;/&gt;&lt;wsp:rsid wsp:val=&quot;57E3C5BE&quot;/&gt;&lt;wsp:rsid wsp:val=&quot;58083DF6&quot;/&gt;&lt;wsp:rsid wsp:val=&quot;581FF7F5&quot;/&gt;&lt;wsp:rsid wsp:val=&quot;58262C48&quot;/&gt;&lt;wsp:rsid wsp:val=&quot;5847C882&quot;/&gt;&lt;wsp:rsid wsp:val=&quot;58589ECE&quot;/&gt;&lt;wsp:rsid wsp:val=&quot;585AB342&quot;/&gt;&lt;wsp:rsid wsp:val=&quot;586E3DED&quot;/&gt;&lt;wsp:rsid wsp:val=&quot;5875A7EA&quot;/&gt;&lt;wsp:rsid wsp:val=&quot;58858AFB&quot;/&gt;&lt;wsp:rsid wsp:val=&quot;589D5292&quot;/&gt;&lt;wsp:rsid wsp:val=&quot;58A9F040&quot;/&gt;&lt;wsp:rsid wsp:val=&quot;58AA22C1&quot;/&gt;&lt;wsp:rsid wsp:val=&quot;58B1EDA4&quot;/&gt;&lt;wsp:rsid wsp:val=&quot;58B3177B&quot;/&gt;&lt;wsp:rsid wsp:val=&quot;58B47C6A&quot;/&gt;&lt;wsp:rsid wsp:val=&quot;58C45BAE&quot;/&gt;&lt;wsp:rsid wsp:val=&quot;58D4A937&quot;/&gt;&lt;wsp:rsid wsp:val=&quot;58E3F5B5&quot;/&gt;&lt;wsp:rsid wsp:val=&quot;58EB38A2&quot;/&gt;&lt;wsp:rsid wsp:val=&quot;58FAFA24&quot;/&gt;&lt;wsp:rsid wsp:val=&quot;59057BDD&quot;/&gt;&lt;wsp:rsid wsp:val=&quot;5907D145&quot;/&gt;&lt;wsp:rsid wsp:val=&quot;59172464&quot;/&gt;&lt;wsp:rsid wsp:val=&quot;5924E7A1&quot;/&gt;&lt;wsp:rsid wsp:val=&quot;593476BF&quot;/&gt;&lt;wsp:rsid wsp:val=&quot;5946226D&quot;/&gt;&lt;wsp:rsid wsp:val=&quot;5947D67D&quot;/&gt;&lt;wsp:rsid wsp:val=&quot;594A263F&quot;/&gt;&lt;wsp:rsid wsp:val=&quot;594B5C01&quot;/&gt;&lt;wsp:rsid wsp:val=&quot;5959C314&quot;/&gt;&lt;wsp:rsid wsp:val=&quot;595BBFC3&quot;/&gt;&lt;wsp:rsid wsp:val=&quot;5968EC15&quot;/&gt;&lt;wsp:rsid wsp:val=&quot;596D507B&quot;/&gt;&lt;wsp:rsid wsp:val=&quot;598DEFF6&quot;/&gt;&lt;wsp:rsid wsp:val=&quot;5991BCEB&quot;/&gt;&lt;wsp:rsid wsp:val=&quot;5994FABC&quot;/&gt;&lt;wsp:rsid wsp:val=&quot;599CEA3E&quot;/&gt;&lt;wsp:rsid wsp:val=&quot;59A16051&quot;/&gt;&lt;wsp:rsid wsp:val=&quot;59A4AAEA&quot;/&gt;&lt;wsp:rsid wsp:val=&quot;59A70E69&quot;/&gt;&lt;wsp:rsid wsp:val=&quot;59B24E2D&quot;/&gt;&lt;wsp:rsid wsp:val=&quot;59B3B408&quot;/&gt;&lt;wsp:rsid wsp:val=&quot;59B9A7B4&quot;/&gt;&lt;wsp:rsid wsp:val=&quot;59BDEE3B&quot;/&gt;&lt;wsp:rsid wsp:val=&quot;59C6BF96&quot;/&gt;&lt;wsp:rsid wsp:val=&quot;59D62DCD&quot;/&gt;&lt;wsp:rsid wsp:val=&quot;59DA4CE4&quot;/&gt;&lt;wsp:rsid wsp:val=&quot;59DD6157&quot;/&gt;&lt;wsp:rsid wsp:val=&quot;59DD6C97&quot;/&gt;&lt;wsp:rsid wsp:val=&quot;59E27197&quot;/&gt;&lt;wsp:rsid wsp:val=&quot;59E8232C&quot;/&gt;&lt;wsp:rsid wsp:val=&quot;59EB51BB&quot;/&gt;&lt;wsp:rsid wsp:val=&quot;59F72BDB&quot;/&gt;&lt;wsp:rsid wsp:val=&quot;59F865A1&quot;/&gt;&lt;wsp:rsid wsp:val=&quot;5A065FCB&quot;/&gt;&lt;wsp:rsid wsp:val=&quot;5A0A2B1B&quot;/&gt;&lt;wsp:rsid wsp:val=&quot;5A2045C8&quot;/&gt;&lt;wsp:rsid wsp:val=&quot;5A338D2C&quot;/&gt;&lt;wsp:rsid wsp:val=&quot;5A4F0723&quot;/&gt;&lt;wsp:rsid wsp:val=&quot;5A583588&quot;/&gt;&lt;wsp:rsid wsp:val=&quot;5A5961EE&quot;/&gt;&lt;wsp:rsid wsp:val=&quot;5A6549D1&quot;/&gt;&lt;wsp:rsid wsp:val=&quot;5A6E4286&quot;/&gt;&lt;wsp:rsid wsp:val=&quot;5A83B87D&quot;/&gt;&lt;wsp:rsid wsp:val=&quot;5A88392D&quot;/&gt;&lt;wsp:rsid wsp:val=&quot;5A8928FA&quot;/&gt;&lt;wsp:rsid wsp:val=&quot;5A9A0935&quot;/&gt;&lt;wsp:rsid wsp:val=&quot;5AB43353&quot;/&gt;&lt;wsp:rsid wsp:val=&quot;5AC9C542&quot;/&gt;&lt;wsp:rsid wsp:val=&quot;5AD62191&quot;/&gt;&lt;wsp:rsid wsp:val=&quot;5AE68B6F&quot;/&gt;&lt;wsp:rsid wsp:val=&quot;5AEDFC44&quot;/&gt;&lt;wsp:rsid wsp:val=&quot;5B0F439A&quot;/&gt;&lt;wsp:rsid wsp:val=&quot;5B135F67&quot;/&gt;&lt;wsp:rsid wsp:val=&quot;5B192863&quot;/&gt;&lt;wsp:rsid wsp:val=&quot;5B21C804&quot;/&gt;&lt;wsp:rsid wsp:val=&quot;5B2623A5&quot;/&gt;&lt;wsp:rsid wsp:val=&quot;5B2D96D9&quot;/&gt;&lt;wsp:rsid wsp:val=&quot;5B3FC84A&quot;/&gt;&lt;wsp:rsid wsp:val=&quot;5B56590F&quot;/&gt;&lt;wsp:rsid wsp:val=&quot;5B57F0F1&quot;/&gt;&lt;wsp:rsid wsp:val=&quot;5B5D4591&quot;/&gt;&lt;wsp:rsid wsp:val=&quot;5B5F0ECB&quot;/&gt;&lt;wsp:rsid wsp:val=&quot;5B62117C&quot;/&gt;&lt;wsp:rsid wsp:val=&quot;5B6B7527&quot;/&gt;&lt;wsp:rsid wsp:val=&quot;5B87A683&quot;/&gt;&lt;wsp:rsid wsp:val=&quot;5BAD54D6&quot;/&gt;&lt;wsp:rsid wsp:val=&quot;5BBB0A39&quot;/&gt;&lt;wsp:rsid wsp:val=&quot;5BD4F354&quot;/&gt;&lt;wsp:rsid wsp:val=&quot;5BDB4FF8&quot;/&gt;&lt;wsp:rsid wsp:val=&quot;5BDC2313&quot;/&gt;&lt;wsp:rsid wsp:val=&quot;5BE7C04B&quot;/&gt;&lt;wsp:rsid wsp:val=&quot;5BE9D987&quot;/&gt;&lt;wsp:rsid wsp:val=&quot;5BF65892&quot;/&gt;&lt;wsp:rsid wsp:val=&quot;5BF6C5E6&quot;/&gt;&lt;wsp:rsid wsp:val=&quot;5BF9783D&quot;/&gt;&lt;wsp:rsid wsp:val=&quot;5C0F4EFB&quot;/&gt;&lt;wsp:rsid wsp:val=&quot;5C13A1DC&quot;/&gt;&lt;wsp:rsid wsp:val=&quot;5C27589F&quot;/&gt;&lt;wsp:rsid wsp:val=&quot;5C30F77F&quot;/&gt;&lt;wsp:rsid wsp:val=&quot;5C33B4E2&quot;/&gt;&lt;wsp:rsid wsp:val=&quot;5C3E0FD1&quot;/&gt;&lt;wsp:rsid wsp:val=&quot;5C4C805E&quot;/&gt;&lt;wsp:rsid wsp:val=&quot;5C51FB65&quot;/&gt;&lt;wsp:rsid wsp:val=&quot;5C70CBB4&quot;/&gt;&lt;wsp:rsid wsp:val=&quot;5C9E33ED&quot;/&gt;&lt;wsp:rsid wsp:val=&quot;5CAB69A4&quot;/&gt;&lt;wsp:rsid wsp:val=&quot;5CB239CB&quot;/&gt;&lt;wsp:rsid wsp:val=&quot;5CB6332E&quot;/&gt;&lt;wsp:rsid wsp:val=&quot;5CB8CD81&quot;/&gt;&lt;wsp:rsid wsp:val=&quot;5CB9E863&quot;/&gt;&lt;wsp:rsid wsp:val=&quot;5CBA9173&quot;/&gt;&lt;wsp:rsid wsp:val=&quot;5CC3AF91&quot;/&gt;&lt;wsp:rsid wsp:val=&quot;5CC4E9F8&quot;/&gt;&lt;wsp:rsid wsp:val=&quot;5CC5EBBF&quot;/&gt;&lt;wsp:rsid wsp:val=&quot;5CDD5F16&quot;/&gt;&lt;wsp:rsid wsp:val=&quot;5CEE1BC7&quot;/&gt;&lt;wsp:rsid wsp:val=&quot;5D10D22D&quot;/&gt;&lt;wsp:rsid wsp:val=&quot;5D21AAA8&quot;/&gt;&lt;wsp:rsid wsp:val=&quot;5D26B7D9&quot;/&gt;&lt;wsp:rsid wsp:val=&quot;5D2E3F41&quot;/&gt;&lt;wsp:rsid wsp:val=&quot;5D306379&quot;/&gt;&lt;wsp:rsid wsp:val=&quot;5D3852CD&quot;/&gt;&lt;wsp:rsid wsp:val=&quot;5D40DEE0&quot;/&gt;&lt;wsp:rsid wsp:val=&quot;5D4EFF1F&quot;/&gt;&lt;wsp:rsid wsp:val=&quot;5D7A159F&quot;/&gt;&lt;wsp:rsid wsp:val=&quot;5D8D5AE5&quot;/&gt;&lt;wsp:rsid wsp:val=&quot;5DAC164D&quot;/&gt;&lt;wsp:rsid wsp:val=&quot;5DACA83A&quot;/&gt;&lt;wsp:rsid wsp:val=&quot;5DACFC30&quot;/&gt;&lt;wsp:rsid wsp:val=&quot;5DB4298A&quot;/&gt;&lt;wsp:rsid wsp:val=&quot;5DB903C1&quot;/&gt;&lt;wsp:rsid wsp:val=&quot;5DC3A458&quot;/&gt;&lt;wsp:rsid wsp:val=&quot;5DC99928&quot;/&gt;&lt;wsp:rsid wsp:val=&quot;5DE720A6&quot;/&gt;&lt;wsp:rsid wsp:val=&quot;5DEA15B7&quot;/&gt;&lt;wsp:rsid wsp:val=&quot;5E00D783&quot;/&gt;&lt;wsp:rsid wsp:val=&quot;5E063F12&quot;/&gt;&lt;wsp:rsid wsp:val=&quot;5E0B3DCC&quot;/&gt;&lt;wsp:rsid wsp:val=&quot;5E169075&quot;/&gt;&lt;wsp:rsid wsp:val=&quot;5E20EC1A&quot;/&gt;&lt;wsp:rsid wsp:val=&quot;5E215608&quot;/&gt;&lt;wsp:rsid wsp:val=&quot;5E2347AE&quot;/&gt;&lt;wsp:rsid wsp:val=&quot;5E24373C&quot;/&gt;&lt;wsp:rsid wsp:val=&quot;5E444175&quot;/&gt;&lt;wsp:rsid wsp:val=&quot;5E44FB5C&quot;/&gt;&lt;wsp:rsid wsp:val=&quot;5E70E52B&quot;/&gt;&lt;wsp:rsid wsp:val=&quot;5E89F24B&quot;/&gt;&lt;wsp:rsid wsp:val=&quot;5E8F67D0&quot;/&gt;&lt;wsp:rsid wsp:val=&quot;5EA5AB5F&quot;/&gt;&lt;wsp:rsid wsp:val=&quot;5EAF9F17&quot;/&gt;&lt;wsp:rsid wsp:val=&quot;5EB3ADCE&quot;/&gt;&lt;wsp:rsid wsp:val=&quot;5EB4CCE5&quot;/&gt;&lt;wsp:rsid wsp:val=&quot;5ECA9CFE&quot;/&gt;&lt;wsp:rsid wsp:val=&quot;5ECCD61D&quot;/&gt;&lt;wsp:rsid wsp:val=&quot;5EDA2121&quot;/&gt;&lt;wsp:rsid wsp:val=&quot;5F000967&quot;/&gt;&lt;wsp:rsid wsp:val=&quot;5F0257B0&quot;/&gt;&lt;wsp:rsid wsp:val=&quot;5F035872&quot;/&gt;&lt;wsp:rsid wsp:val=&quot;5F0588FC&quot;/&gt;&lt;wsp:rsid wsp:val=&quot;5F188640&quot;/&gt;&lt;wsp:rsid wsp:val=&quot;5F19C7D7&quot;/&gt;&lt;wsp:rsid wsp:val=&quot;5F1B2B36&quot;/&gt;&lt;wsp:rsid wsp:val=&quot;5F253C3F&quot;/&gt;&lt;wsp:rsid wsp:val=&quot;5F2B85A3&quot;/&gt;&lt;wsp:rsid wsp:val=&quot;5F355FD3&quot;/&gt;&lt;wsp:rsid wsp:val=&quot;5F3E0317&quot;/&gt;&lt;wsp:rsid wsp:val=&quot;5F3EA5FD&quot;/&gt;&lt;wsp:rsid wsp:val=&quot;5F5A16BC&quot;/&gt;&lt;wsp:rsid wsp:val=&quot;5F718FC6&quot;/&gt;&lt;wsp:rsid wsp:val=&quot;5F741006&quot;/&gt;&lt;wsp:rsid wsp:val=&quot;5F76C133&quot;/&gt;&lt;wsp:rsid wsp:val=&quot;5F7969F4&quot;/&gt;&lt;wsp:rsid wsp:val=&quot;5F869B45&quot;/&gt;&lt;wsp:rsid wsp:val=&quot;5F8833D9&quot;/&gt;&lt;wsp:rsid wsp:val=&quot;5F899C27&quot;/&gt;&lt;wsp:rsid wsp:val=&quot;5F8AA746&quot;/&gt;&lt;wsp:rsid wsp:val=&quot;5F8C12BD&quot;/&gt;&lt;wsp:rsid wsp:val=&quot;5F940BB0&quot;/&gt;&lt;wsp:rsid wsp:val=&quot;5F9515DE&quot;/&gt;&lt;wsp:rsid wsp:val=&quot;5F9B0D23&quot;/&gt;&lt;wsp:rsid wsp:val=&quot;5F9DE780&quot;/&gt;&lt;wsp:rsid wsp:val=&quot;5FAB507C&quot;/&gt;&lt;wsp:rsid wsp:val=&quot;5FB36B45&quot;/&gt;&lt;wsp:rsid wsp:val=&quot;5FE763D0&quot;/&gt;&lt;wsp:rsid wsp:val=&quot;5FF98C62&quot;/&gt;&lt;wsp:rsid wsp:val=&quot;5FFE69D5&quot;/&gt;&lt;wsp:rsid wsp:val=&quot;6007D723&quot;/&gt;&lt;wsp:rsid wsp:val=&quot;6015DF26&quot;/&gt;&lt;wsp:rsid wsp:val=&quot;60213443&quot;/&gt;&lt;wsp:rsid wsp:val=&quot;60534805&quot;/&gt;&lt;wsp:rsid wsp:val=&quot;6054089D&quot;/&gt;&lt;wsp:rsid wsp:val=&quot;605A38FF&quot;/&gt;&lt;wsp:rsid wsp:val=&quot;605E589B&quot;/&gt;&lt;wsp:rsid wsp:val=&quot;606249CF&quot;/&gt;&lt;wsp:rsid wsp:val=&quot;606AB064&quot;/&gt;&lt;wsp:rsid wsp:val=&quot;608BADB7&quot;/&gt;&lt;wsp:rsid wsp:val=&quot;608FD379&quot;/&gt;&lt;wsp:rsid wsp:val=&quot;60916271&quot;/&gt;&lt;wsp:rsid wsp:val=&quot;6099DC62&quot;/&gt;&lt;wsp:rsid wsp:val=&quot;609A2390&quot;/&gt;&lt;wsp:rsid wsp:val=&quot;60AD691A&quot;/&gt;&lt;wsp:rsid wsp:val=&quot;60B0B959&quot;/&gt;&lt;wsp:rsid wsp:val=&quot;60B59838&quot;/&gt;&lt;wsp:rsid wsp:val=&quot;60BC3994&quot;/&gt;&lt;wsp:rsid wsp:val=&quot;60C86E86&quot;/&gt;&lt;wsp:rsid wsp:val=&quot;60C8B91F&quot;/&gt;&lt;wsp:rsid wsp:val=&quot;60CDAA16&quot;/&gt;&lt;wsp:rsid wsp:val=&quot;60D339C0&quot;/&gt;&lt;wsp:rsid wsp:val=&quot;60D8F17E&quot;/&gt;&lt;wsp:rsid wsp:val=&quot;60D9FB41&quot;/&gt;&lt;wsp:rsid wsp:val=&quot;60EA4ED7&quot;/&gt;&lt;wsp:rsid wsp:val=&quot;60F5E71D&quot;/&gt;&lt;wsp:rsid wsp:val=&quot;6106698F&quot;/&gt;&lt;wsp:rsid wsp:val=&quot;61096360&quot;/&gt;&lt;wsp:rsid wsp:val=&quot;61130D22&quot;/&gt;&lt;wsp:rsid wsp:val=&quot;611BC462&quot;/&gt;&lt;wsp:rsid wsp:val=&quot;612EA4B8&quot;/&gt;&lt;wsp:rsid wsp:val=&quot;6144D4B9&quot;/&gt;&lt;wsp:rsid wsp:val=&quot;61480F64&quot;/&gt;&lt;wsp:rsid wsp:val=&quot;615064D6&quot;/&gt;&lt;wsp:rsid wsp:val=&quot;6151B7E1&quot;/&gt;&lt;wsp:rsid wsp:val=&quot;6156C434&quot;/&gt;&lt;wsp:rsid wsp:val=&quot;616BD753&quot;/&gt;&lt;wsp:rsid wsp:val=&quot;617B0BD1&quot;/&gt;&lt;wsp:rsid wsp:val=&quot;617B1187&quot;/&gt;&lt;wsp:rsid wsp:val=&quot;619707E5&quot;/&gt;&lt;wsp:rsid wsp:val=&quot;619E4ABD&quot;/&gt;&lt;wsp:rsid wsp:val=&quot;61AE4C69&quot;/&gt;&lt;wsp:rsid wsp:val=&quot;61D9F2CE&quot;/&gt;&lt;wsp:rsid wsp:val=&quot;61DF7624&quot;/&gt;&lt;wsp:rsid wsp:val=&quot;61E4E091&quot;/&gt;&lt;wsp:rsid wsp:val=&quot;61EEA432&quot;/&gt;&lt;wsp:rsid wsp:val=&quot;61F62285&quot;/&gt;&lt;wsp:rsid wsp:val=&quot;61F8F3F7&quot;/&gt;&lt;wsp:rsid wsp:val=&quot;6222B11D&quot;/&gt;&lt;wsp:rsid wsp:val=&quot;6234D1D6&quot;/&gt;&lt;wsp:rsid wsp:val=&quot;62465C4D&quot;/&gt;&lt;wsp:rsid wsp:val=&quot;6259E902&quot;/&gt;&lt;wsp:rsid wsp:val=&quot;62632665&quot;/&gt;&lt;wsp:rsid wsp:val=&quot;6275E55F&quot;/&gt;&lt;wsp:rsid wsp:val=&quot;627F259B&quot;/&gt;&lt;wsp:rsid wsp:val=&quot;62B25BA1&quot;/&gt;&lt;wsp:rsid wsp:val=&quot;62C13CE9&quot;/&gt;&lt;wsp:rsid wsp:val=&quot;62DD29AC&quot;/&gt;&lt;wsp:rsid wsp:val=&quot;62E2D029&quot;/&gt;&lt;wsp:rsid wsp:val=&quot;62F8DB63&quot;/&gt;&lt;wsp:rsid wsp:val=&quot;62F9DBA9&quot;/&gt;&lt;wsp:rsid wsp:val=&quot;62FA276D&quot;/&gt;&lt;wsp:rsid wsp:val=&quot;63012D22&quot;/&gt;&lt;wsp:rsid wsp:val=&quot;63116583&quot;/&gt;&lt;wsp:rsid wsp:val=&quot;631C51BF&quot;/&gt;&lt;wsp:rsid wsp:val=&quot;6321F755&quot;/&gt;&lt;wsp:rsid wsp:val=&quot;634847D7&quot;/&gt;&lt;wsp:rsid wsp:val=&quot;63503CF8&quot;/&gt;&lt;wsp:rsid wsp:val=&quot;63552FF9&quot;/&gt;&lt;wsp:rsid wsp:val=&quot;635AB8E7&quot;/&gt;&lt;wsp:rsid wsp:val=&quot;635D636E&quot;/&gt;&lt;wsp:rsid wsp:val=&quot;6381B6CC&quot;/&gt;&lt;wsp:rsid wsp:val=&quot;638D12FB&quot;/&gt;&lt;wsp:rsid wsp:val=&quot;63A30D7D&quot;/&gt;&lt;wsp:rsid wsp:val=&quot;63A6EE0E&quot;/&gt;&lt;wsp:rsid wsp:val=&quot;63B159EC&quot;/&gt;&lt;wsp:rsid wsp:val=&quot;63B25F40&quot;/&gt;&lt;wsp:rsid wsp:val=&quot;63B463C5&quot;/&gt;&lt;wsp:rsid wsp:val=&quot;63B55B6B&quot;/&gt;&lt;wsp:rsid wsp:val=&quot;63B90356&quot;/&gt;&lt;wsp:rsid wsp:val=&quot;63C81715&quot;/&gt;&lt;wsp:rsid wsp:val=&quot;63C9F937&quot;/&gt;&lt;wsp:rsid wsp:val=&quot;63CCD47D&quot;/&gt;&lt;wsp:rsid wsp:val=&quot;63D2D9B5&quot;/&gt;&lt;wsp:rsid wsp:val=&quot;63D39C3C&quot;/&gt;&lt;wsp:rsid wsp:val=&quot;63DB5E56&quot;/&gt;&lt;wsp:rsid wsp:val=&quot;63E27D1E&quot;/&gt;&lt;wsp:rsid wsp:val=&quot;63E61223&quot;/&gt;&lt;wsp:rsid wsp:val=&quot;63FEF6C6&quot;/&gt;&lt;wsp:rsid wsp:val=&quot;6414509F&quot;/&gt;&lt;wsp:rsid wsp:val=&quot;64177AAC&quot;/&gt;&lt;wsp:rsid wsp:val=&quot;641937A5&quot;/&gt;&lt;wsp:rsid wsp:val=&quot;641BE094&quot;/&gt;&lt;wsp:rsid wsp:val=&quot;6427D403&quot;/&gt;&lt;wsp:rsid wsp:val=&quot;6429B8FF&quot;/&gt;&lt;wsp:rsid wsp:val=&quot;642C9B45&quot;/&gt;&lt;wsp:rsid wsp:val=&quot;643BDF42&quot;/&gt;&lt;wsp:rsid wsp:val=&quot;644966CF&quot;/&gt;&lt;wsp:rsid wsp:val=&quot;6449C01A&quot;/&gt;&lt;wsp:rsid wsp:val=&quot;644B1595&quot;/&gt;&lt;wsp:rsid wsp:val=&quot;645999E8&quot;/&gt;&lt;wsp:rsid wsp:val=&quot;645EC164&quot;/&gt;&lt;wsp:rsid wsp:val=&quot;646D9C2C&quot;/&gt;&lt;wsp:rsid wsp:val=&quot;646ED40E&quot;/&gt;&lt;wsp:rsid wsp:val=&quot;6475ED7B&quot;/&gt;&lt;wsp:rsid wsp:val=&quot;64845752&quot;/&gt;&lt;wsp:rsid wsp:val=&quot;6492D0DA&quot;/&gt;&lt;wsp:rsid wsp:val=&quot;64936D80&quot;/&gt;&lt;wsp:rsid wsp:val=&quot;64999244&quot;/&gt;&lt;wsp:rsid wsp:val=&quot;64AEB9EA&quot;/&gt;&lt;wsp:rsid wsp:val=&quot;64C1C5C1&quot;/&gt;&lt;wsp:rsid wsp:val=&quot;64C3D3E7&quot;/&gt;&lt;wsp:rsid wsp:val=&quot;64C7B069&quot;/&gt;&lt;wsp:rsid wsp:val=&quot;64D53A69&quot;/&gt;&lt;wsp:rsid wsp:val=&quot;64DB52C5&quot;/&gt;&lt;wsp:rsid wsp:val=&quot;64E179E3&quot;/&gt;&lt;wsp:rsid wsp:val=&quot;64EDA600&quot;/&gt;&lt;wsp:rsid wsp:val=&quot;6502D4F6&quot;/&gt;&lt;wsp:rsid wsp:val=&quot;65201782&quot;/&gt;&lt;wsp:rsid wsp:val=&quot;65336C81&quot;/&gt;&lt;wsp:rsid wsp:val=&quot;65381F36&quot;/&gt;&lt;wsp:rsid wsp:val=&quot;6541DEC2&quot;/&gt;&lt;wsp:rsid wsp:val=&quot;65451901&quot;/&gt;&lt;wsp:rsid wsp:val=&quot;65456FA0&quot;/&gt;&lt;wsp:rsid wsp:val=&quot;6545A031&quot;/&gt;&lt;wsp:rsid wsp:val=&quot;654768D1&quot;/&gt;&lt;wsp:rsid wsp:val=&quot;654A56DA&quot;/&gt;&lt;wsp:rsid wsp:val=&quot;6568A4DE&quot;/&gt;&lt;wsp:rsid wsp:val=&quot;65781C74&quot;/&gt;&lt;wsp:rsid wsp:val=&quot;65826F64&quot;/&gt;&lt;wsp:rsid wsp:val=&quot;65B1955D&quot;/&gt;&lt;wsp:rsid wsp:val=&quot;65B2F332&quot;/&gt;&lt;wsp:rsid wsp:val=&quot;65F8DDAB&quot;/&gt;&lt;wsp:rsid wsp:val=&quot;6612A6D0&quot;/&gt;&lt;wsp:rsid wsp:val=&quot;66156731&quot;/&gt;&lt;wsp:rsid wsp:val=&quot;6638B710&quot;/&gt;&lt;wsp:rsid wsp:val=&quot;664BAC18&quot;/&gt;&lt;wsp:rsid wsp:val=&quot;6669A9DF&quot;/&gt;&lt;wsp:rsid wsp:val=&quot;667B78E1&quot;/&gt;&lt;wsp:rsid wsp:val=&quot;667FB27E&quot;/&gt;&lt;wsp:rsid wsp:val=&quot;66850F83&quot;/&gt;&lt;wsp:rsid wsp:val=&quot;66A139FF&quot;/&gt;&lt;wsp:rsid wsp:val=&quot;66A89A43&quot;/&gt;&lt;wsp:rsid wsp:val=&quot;66C79556&quot;/&gt;&lt;wsp:rsid wsp:val=&quot;66C9C1AB&quot;/&gt;&lt;wsp:rsid wsp:val=&quot;66E4306D&quot;/&gt;&lt;wsp:rsid wsp:val=&quot;66F3114F&quot;/&gt;&lt;wsp:rsid wsp:val=&quot;66F571CD&quot;/&gt;&lt;wsp:rsid wsp:val=&quot;66F76A11&quot;/&gt;&lt;wsp:rsid wsp:val=&quot;66FF37CD&quot;/&gt;&lt;wsp:rsid wsp:val=&quot;66FFCAE1&quot;/&gt;&lt;wsp:rsid wsp:val=&quot;67006042&quot;/&gt;&lt;wsp:rsid wsp:val=&quot;67087ED0&quot;/&gt;&lt;wsp:rsid wsp:val=&quot;671E0772&quot;/&gt;&lt;wsp:rsid wsp:val=&quot;671E9A17&quot;/&gt;&lt;wsp:rsid wsp:val=&quot;6731D2EE&quot;/&gt;&lt;wsp:rsid wsp:val=&quot;67340706&quot;/&gt;&lt;wsp:rsid wsp:val=&quot;673B6DCE&quot;/&gt;&lt;wsp:rsid wsp:val=&quot;674A2028&quot;/&gt;&lt;wsp:rsid wsp:val=&quot;674A8449&quot;/&gt;&lt;wsp:rsid wsp:val=&quot;674DD4EB&quot;/&gt;&lt;wsp:rsid wsp:val=&quot;67529A27&quot;/&gt;&lt;wsp:rsid wsp:val=&quot;67538156&quot;/&gt;&lt;wsp:rsid wsp:val=&quot;67566DAE&quot;/&gt;&lt;wsp:rsid wsp:val=&quot;675779E8&quot;/&gt;&lt;wsp:rsid wsp:val=&quot;676DF1DD&quot;/&gt;&lt;wsp:rsid wsp:val=&quot;677D4FE0&quot;/&gt;&lt;wsp:rsid wsp:val=&quot;67845634&quot;/&gt;&lt;wsp:rsid wsp:val=&quot;6785861F&quot;/&gt;&lt;wsp:rsid wsp:val=&quot;6787D7B4&quot;/&gt;&lt;wsp:rsid wsp:val=&quot;67880BDE&quot;/&gt;&lt;wsp:rsid wsp:val=&quot;678E23C2&quot;/&gt;&lt;wsp:rsid wsp:val=&quot;679076C6&quot;/&gt;&lt;wsp:rsid wsp:val=&quot;67B0D577&quot;/&gt;&lt;wsp:rsid wsp:val=&quot;67C479A8&quot;/&gt;&lt;wsp:rsid wsp:val=&quot;67C850F6&quot;/&gt;&lt;wsp:rsid wsp:val=&quot;67CA7B18&quot;/&gt;&lt;wsp:rsid wsp:val=&quot;67DC0133&quot;/&gt;&lt;wsp:rsid wsp:val=&quot;67E8EE9B&quot;/&gt;&lt;wsp:rsid wsp:val=&quot;67E9A21E&quot;/&gt;&lt;wsp:rsid wsp:val=&quot;67F4FECC&quot;/&gt;&lt;wsp:rsid wsp:val=&quot;68015E5E&quot;/&gt;&lt;wsp:rsid wsp:val=&quot;68034FBD&quot;/&gt;&lt;wsp:rsid wsp:val=&quot;680F9295&quot;/&gt;&lt;wsp:rsid wsp:val=&quot;68161DCB&quot;/&gt;&lt;wsp:rsid wsp:val=&quot;6826B1B1&quot;/&gt;&lt;wsp:rsid wsp:val=&quot;6827E340&quot;/&gt;&lt;wsp:rsid wsp:val=&quot;6837B875&quot;/&gt;&lt;wsp:rsid wsp:val=&quot;6837EE16&quot;/&gt;&lt;wsp:rsid wsp:val=&quot;68382B29&quot;/&gt;&lt;wsp:rsid wsp:val=&quot;683E49F4&quot;/&gt;&lt;wsp:rsid wsp:val=&quot;68409484&quot;/&gt;&lt;wsp:rsid wsp:val=&quot;684236B4&quot;/&gt;&lt;wsp:rsid wsp:val=&quot;684B4869&quot;/&gt;&lt;wsp:rsid wsp:val=&quot;6866230D&quot;/&gt;&lt;wsp:rsid wsp:val=&quot;68A045A0&quot;/&gt;&lt;wsp:rsid wsp:val=&quot;68B7D924&quot;/&gt;&lt;wsp:rsid wsp:val=&quot;68B7E09E&quot;/&gt;&lt;wsp:rsid wsp:val=&quot;68CE42A9&quot;/&gt;&lt;wsp:rsid wsp:val=&quot;68D66B69&quot;/&gt;&lt;wsp:rsid wsp:val=&quot;68ECFB57&quot;/&gt;&lt;wsp:rsid wsp:val=&quot;68EF55D4&quot;/&gt;&lt;wsp:rsid wsp:val=&quot;68F60C30&quot;/&gt;&lt;wsp:rsid wsp:val=&quot;68F85317&quot;/&gt;&lt;wsp:rsid wsp:val=&quot;69114D46&quot;/&gt;&lt;wsp:rsid wsp:val=&quot;69143C0A&quot;/&gt;&lt;wsp:rsid wsp:val=&quot;692053DA&quot;/&gt;&lt;wsp:rsid wsp:val=&quot;69420CE4&quot;/&gt;&lt;wsp:rsid wsp:val=&quot;6948ADBC&quot;/&gt;&lt;wsp:rsid wsp:val=&quot;694F1660&quot;/&gt;&lt;wsp:rsid wsp:val=&quot;69612175&quot;/&gt;&lt;wsp:rsid wsp:val=&quot;698BF11D&quot;/&gt;&lt;wsp:rsid wsp:val=&quot;69A36077&quot;/&gt;&lt;wsp:rsid wsp:val=&quot;69A58B84&quot;/&gt;&lt;wsp:rsid wsp:val=&quot;69AF2636&quot;/&gt;&lt;wsp:rsid wsp:val=&quot;69B859F2&quot;/&gt;&lt;wsp:rsid wsp:val=&quot;69C91D6A&quot;/&gt;&lt;wsp:rsid wsp:val=&quot;69CE1B2D&quot;/&gt;&lt;wsp:rsid wsp:val=&quot;69E36D5B&quot;/&gt;&lt;wsp:rsid wsp:val=&quot;69FC4BA9&quot;/&gt;&lt;wsp:rsid wsp:val=&quot;6A061F63&quot;/&gt;&lt;wsp:rsid wsp:val=&quot;6A2294A9&quot;/&gt;&lt;wsp:rsid wsp:val=&quot;6A25D980&quot;/&gt;&lt;wsp:rsid wsp:val=&quot;6A273909&quot;/&gt;&lt;wsp:rsid wsp:val=&quot;6A294793&quot;/&gt;&lt;wsp:rsid wsp:val=&quot;6A38A927&quot;/&gt;&lt;wsp:rsid wsp:val=&quot;6A3AA697&quot;/&gt;&lt;wsp:rsid wsp:val=&quot;6A3BB3FB&quot;/&gt;&lt;wsp:rsid wsp:val=&quot;6A54B197&quot;/&gt;&lt;wsp:rsid wsp:val=&quot;6A5C4413&quot;/&gt;&lt;wsp:rsid wsp:val=&quot;6A5E0E15&quot;/&gt;&lt;wsp:rsid wsp:val=&quot;6A60D67A&quot;/&gt;&lt;wsp:rsid wsp:val=&quot;6A72CB4B&quot;/&gt;&lt;wsp:rsid wsp:val=&quot;6A773672&quot;/&gt;&lt;wsp:rsid wsp:val=&quot;6A7DDA8B&quot;/&gt;&lt;wsp:rsid wsp:val=&quot;6A80C5C7&quot;/&gt;&lt;wsp:rsid wsp:val=&quot;6A9C42D4&quot;/&gt;&lt;wsp:rsid wsp:val=&quot;6AA34D5B&quot;/&gt;&lt;wsp:rsid wsp:val=&quot;6AC282BB&quot;/&gt;&lt;wsp:rsid wsp:val=&quot;6AC61532&quot;/&gt;&lt;wsp:rsid wsp:val=&quot;6ACB1D93&quot;/&gt;&lt;wsp:rsid wsp:val=&quot;6ACD1A3C&quot;/&gt;&lt;wsp:rsid wsp:val=&quot;6ACE0F3B&quot;/&gt;&lt;wsp:rsid wsp:val=&quot;6ACEB865&quot;/&gt;&lt;wsp:rsid wsp:val=&quot;6AD250CE&quot;/&gt;&lt;wsp:rsid wsp:val=&quot;6AE5A4E8&quot;/&gt;&lt;wsp:rsid wsp:val=&quot;6AF030EE&quot;/&gt;&lt;wsp:rsid wsp:val=&quot;6AFDA67A&quot;/&gt;&lt;wsp:rsid wsp:val=&quot;6B026827&quot;/&gt;&lt;wsp:rsid wsp:val=&quot;6B22CB2A&quot;/&gt;&lt;wsp:rsid wsp:val=&quot;6B23EFBB&quot;/&gt;&lt;wsp:rsid wsp:val=&quot;6B2AFAA4&quot;/&gt;&lt;wsp:rsid wsp:val=&quot;6B2FE3A5&quot;/&gt;&lt;wsp:rsid wsp:val=&quot;6B3D8605&quot;/&gt;&lt;wsp:rsid wsp:val=&quot;6B42BFF9&quot;/&gt;&lt;wsp:rsid wsp:val=&quot;6B47AA41&quot;/&gt;&lt;wsp:rsid wsp:val=&quot;6B485F0B&quot;/&gt;&lt;wsp:rsid wsp:val=&quot;6B5DC526&quot;/&gt;&lt;wsp:rsid wsp:val=&quot;6B6A869C&quot;/&gt;&lt;wsp:rsid wsp:val=&quot;6B833A60&quot;/&gt;&lt;wsp:rsid wsp:val=&quot;6B83E933&quot;/&gt;&lt;wsp:rsid wsp:val=&quot;6B8A2D1C&quot;/&gt;&lt;wsp:rsid wsp:val=&quot;6BA565C4&quot;/&gt;&lt;wsp:rsid wsp:val=&quot;6BC34DCF&quot;/&gt;&lt;wsp:rsid wsp:val=&quot;6BCB49C3&quot;/&gt;&lt;wsp:rsid wsp:val=&quot;6BCEC331&quot;/&gt;&lt;wsp:rsid wsp:val=&quot;6BD676F8&quot;/&gt;&lt;wsp:rsid wsp:val=&quot;6BD80A34&quot;/&gt;&lt;wsp:rsid wsp:val=&quot;6BF7CB57&quot;/&gt;&lt;wsp:rsid wsp:val=&quot;6BFAACE9&quot;/&gt;&lt;wsp:rsid wsp:val=&quot;6C055437&quot;/&gt;&lt;wsp:rsid wsp:val=&quot;6C1DB24B&quot;/&gt;&lt;wsp:rsid wsp:val=&quot;6C1DB4EC&quot;/&gt;&lt;wsp:rsid wsp:val=&quot;6C378952&quot;/&gt;&lt;wsp:rsid wsp:val=&quot;6C3794DD&quot;/&gt;&lt;wsp:rsid wsp:val=&quot;6C44FCB5&quot;/&gt;&lt;wsp:rsid wsp:val=&quot;6C48EE08&quot;/&gt;&lt;wsp:rsid wsp:val=&quot;6C617401&quot;/&gt;&lt;wsp:rsid wsp:val=&quot;6C62F198&quot;/&gt;&lt;wsp:rsid wsp:val=&quot;6C6726D9&quot;/&gt;&lt;wsp:rsid wsp:val=&quot;6C6A7B21&quot;/&gt;&lt;wsp:rsid wsp:val=&quot;6C791567&quot;/&gt;&lt;wsp:rsid wsp:val=&quot;6C80D319&quot;/&gt;&lt;wsp:rsid wsp:val=&quot;6C8DC627&quot;/&gt;&lt;wsp:rsid wsp:val=&quot;6C99D7C0&quot;/&gt;&lt;wsp:rsid wsp:val=&quot;6CB5B20D&quot;/&gt;&lt;wsp:rsid wsp:val=&quot;6CC9DB12&quot;/&gt;&lt;wsp:rsid wsp:val=&quot;6CE2AF35&quot;/&gt;&lt;wsp:rsid wsp:val=&quot;6CEDA169&quot;/&gt;&lt;wsp:rsid wsp:val=&quot;6CF4397C&quot;/&gt;&lt;wsp:rsid wsp:val=&quot;6CF5875C&quot;/&gt;&lt;wsp:rsid wsp:val=&quot;6CF92EFC&quot;/&gt;&lt;wsp:rsid wsp:val=&quot;6CF9A596&quot;/&gt;&lt;wsp:rsid wsp:val=&quot;6D23A33F&quot;/&gt;&lt;wsp:rsid wsp:val=&quot;6D291110&quot;/&gt;&lt;wsp:rsid wsp:val=&quot;6D2F7CCE&quot;/&gt;&lt;wsp:rsid wsp:val=&quot;6D43EC7E&quot;/&gt;&lt;wsp:rsid wsp:val=&quot;6D498901&quot;/&gt;&lt;wsp:rsid wsp:val=&quot;6D56A89B&quot;/&gt;&lt;wsp:rsid wsp:val=&quot;6D5931EE&quot;/&gt;&lt;wsp:rsid wsp:val=&quot;6D730DAC&quot;/&gt;&lt;wsp:rsid wsp:val=&quot;6D81405D&quot;/&gt;&lt;wsp:rsid wsp:val=&quot;6D8B134D&quot;/&gt;&lt;wsp:rsid wsp:val=&quot;6D947C4D&quot;/&gt;&lt;wsp:rsid wsp:val=&quot;6DB8EA7B&quot;/&gt;&lt;wsp:rsid wsp:val=&quot;6DBF4428&quot;/&gt;&lt;wsp:rsid wsp:val=&quot;6DC2C20B&quot;/&gt;&lt;wsp:rsid wsp:val=&quot;6DC76B51&quot;/&gt;&lt;wsp:rsid wsp:val=&quot;6DCB801E&quot;/&gt;&lt;wsp:rsid wsp:val=&quot;6DDB6195&quot;/&gt;&lt;wsp:rsid wsp:val=&quot;6DDF6789&quot;/&gt;&lt;wsp:rsid wsp:val=&quot;6DE13FD4&quot;/&gt;&lt;wsp:rsid wsp:val=&quot;6E06CAE9&quot;/&gt;&lt;wsp:rsid wsp:val=&quot;6E0C7A0B&quot;/&gt;&lt;wsp:rsid wsp:val=&quot;6E119F60&quot;/&gt;&lt;wsp:rsid wsp:val=&quot;6E1846C9&quot;/&gt;&lt;wsp:rsid wsp:val=&quot;6E274C2D&quot;/&gt;&lt;wsp:rsid wsp:val=&quot;6E3DB2B6&quot;/&gt;&lt;wsp:rsid wsp:val=&quot;6E49D5E9&quot;/&gt;&lt;wsp:rsid wsp:val=&quot;6E4BD401&quot;/&gt;&lt;wsp:rsid wsp:val=&quot;6E51A3D0&quot;/&gt;&lt;wsp:rsid wsp:val=&quot;6E51AF0C&quot;/&gt;&lt;wsp:rsid wsp:val=&quot;6E584671&quot;/&gt;&lt;wsp:rsid wsp:val=&quot;6E675196&quot;/&gt;&lt;wsp:rsid wsp:val=&quot;6E76CBDA&quot;/&gt;&lt;wsp:rsid wsp:val=&quot;6E7FE7CA&quot;/&gt;&lt;wsp:rsid wsp:val=&quot;6E817552&quot;/&gt;&lt;wsp:rsid wsp:val=&quot;6E8B666E&quot;/&gt;&lt;wsp:rsid wsp:val=&quot;6EA312A5&quot;/&gt;&lt;wsp:rsid wsp:val=&quot;6EA58E84&quot;/&gt;&lt;wsp:rsid wsp:val=&quot;6EA93A9C&quot;/&gt;&lt;wsp:rsid wsp:val=&quot;6EAB932F&quot;/&gt;&lt;wsp:rsid wsp:val=&quot;6EB50EEF&quot;/&gt;&lt;wsp:rsid wsp:val=&quot;6ECD035E&quot;/&gt;&lt;wsp:rsid wsp:val=&quot;6ECDFF7D&quot;/&gt;&lt;wsp:rsid wsp:val=&quot;6EE1F1A9&quot;/&gt;&lt;wsp:rsid wsp:val=&quot;6EE3F614&quot;/&gt;&lt;wsp:rsid wsp:val=&quot;6EEF7C74&quot;/&gt;&lt;wsp:rsid wsp:val=&quot;6F02FB69&quot;/&gt;&lt;wsp:rsid wsp:val=&quot;6F0A4B02&quot;/&gt;&lt;wsp:rsid wsp:val=&quot;6F133AD9&quot;/&gt;&lt;wsp:rsid wsp:val=&quot;6F15EBC4&quot;/&gt;&lt;wsp:rsid wsp:val=&quot;6F1B62FC&quot;/&gt;&lt;wsp:rsid wsp:val=&quot;6F1E1AB7&quot;/&gt;&lt;wsp:rsid wsp:val=&quot;6F37D927&quot;/&gt;&lt;wsp:rsid wsp:val=&quot;6F3CA92E&quot;/&gt;&lt;wsp:rsid wsp:val=&quot;6F3DC1E3&quot;/&gt;&lt;wsp:rsid wsp:val=&quot;6F459E3D&quot;/&gt;&lt;wsp:rsid wsp:val=&quot;6F580A44&quot;/&gt;&lt;wsp:rsid wsp:val=&quot;6F6DE78E&quot;/&gt;&lt;wsp:rsid wsp:val=&quot;6F7115B8&quot;/&gt;&lt;wsp:rsid wsp:val=&quot;6F76BE7E&quot;/&gt;&lt;wsp:rsid wsp:val=&quot;6F84FEC8&quot;/&gt;&lt;wsp:rsid wsp:val=&quot;6F8BF9DA&quot;/&gt;&lt;wsp:rsid wsp:val=&quot;6F8C0E1A&quot;/&gt;&lt;wsp:rsid wsp:val=&quot;6F912D8F&quot;/&gt;&lt;wsp:rsid wsp:val=&quot;6FA0D5C1&quot;/&gt;&lt;wsp:rsid wsp:val=&quot;6FB04ED3&quot;/&gt;&lt;wsp:rsid wsp:val=&quot;6FC9A3F8&quot;/&gt;&lt;wsp:rsid wsp:val=&quot;6FD0602B&quot;/&gt;&lt;wsp:rsid wsp:val=&quot;6FE2C89B&quot;/&gt;&lt;wsp:rsid wsp:val=&quot;7009EB68&quot;/&gt;&lt;wsp:rsid wsp:val=&quot;70112BB5&quot;/&gt;&lt;wsp:rsid wsp:val=&quot;70163C38&quot;/&gt;&lt;wsp:rsid wsp:val=&quot;7027D61B&quot;/&gt;&lt;wsp:rsid wsp:val=&quot;70345839&quot;/&gt;&lt;wsp:rsid wsp:val=&quot;7035319B&quot;/&gt;&lt;wsp:rsid wsp:val=&quot;7037CCAE&quot;/&gt;&lt;wsp:rsid wsp:val=&quot;70421F70&quot;/&gt;&lt;wsp:rsid wsp:val=&quot;7046FA88&quot;/&gt;&lt;wsp:rsid wsp:val=&quot;70477BE2&quot;/&gt;&lt;wsp:rsid wsp:val=&quot;704C2632&quot;/&gt;&lt;wsp:rsid wsp:val=&quot;704D2DFD&quot;/&gt;&lt;wsp:rsid wsp:val=&quot;70503319&quot;/&gt;&lt;wsp:rsid wsp:val=&quot;70578E50&quot;/&gt;&lt;wsp:rsid wsp:val=&quot;706403B1&quot;/&gt;&lt;wsp:rsid wsp:val=&quot;706840DC&quot;/&gt;&lt;wsp:rsid wsp:val=&quot;706DABEA&quot;/&gt;&lt;wsp:rsid wsp:val=&quot;706F7D0C&quot;/&gt;&lt;wsp:rsid wsp:val=&quot;707B467C&quot;/&gt;&lt;wsp:rsid wsp:val=&quot;708607CD&quot;/&gt;&lt;wsp:rsid wsp:val=&quot;709987D7&quot;/&gt;&lt;wsp:rsid wsp:val=&quot;70B816A4&quot;/&gt;&lt;wsp:rsid wsp:val=&quot;70BC6B37&quot;/&gt;&lt;wsp:rsid wsp:val=&quot;70BDB798&quot;/&gt;&lt;wsp:rsid wsp:val=&quot;70D3A988&quot;/&gt;&lt;wsp:rsid wsp:val=&quot;70D6E3D3&quot;/&gt;&lt;wsp:rsid wsp:val=&quot;70DB935D&quot;/&gt;&lt;wsp:rsid wsp:val=&quot;70FACED6&quot;/&gt;&lt;wsp:rsid wsp:val=&quot;70FF0C13&quot;/&gt;&lt;wsp:rsid wsp:val=&quot;710A9E69&quot;/&gt;&lt;wsp:rsid wsp:val=&quot;710F61E0&quot;/&gt;&lt;wsp:rsid wsp:val=&quot;71128EDF&quot;/&gt;&lt;wsp:rsid wsp:val=&quot;71139C41&quot;/&gt;&lt;wsp:rsid wsp:val=&quot;711A8892&quot;/&gt;&lt;wsp:rsid wsp:val=&quot;71213CCE&quot;/&gt;&lt;wsp:rsid wsp:val=&quot;71297CB9&quot;/&gt;&lt;wsp:rsid wsp:val=&quot;7134EB6D&quot;/&gt;&lt;wsp:rsid wsp:val=&quot;71391A01&quot;/&gt;&lt;wsp:rsid wsp:val=&quot;71511ECD&quot;/&gt;&lt;wsp:rsid wsp:val=&quot;71728BF9&quot;/&gt;&lt;wsp:rsid wsp:val=&quot;7178CD1E&quot;/&gt;&lt;wsp:rsid wsp:val=&quot;717FCA5C&quot;/&gt;&lt;wsp:rsid wsp:val=&quot;719B7FBC&quot;/&gt;&lt;wsp:rsid wsp:val=&quot;71B564A2&quot;/&gt;&lt;wsp:rsid wsp:val=&quot;71C35952&quot;/&gt;&lt;wsp:rsid wsp:val=&quot;71E18C62&quot;/&gt;&lt;wsp:rsid wsp:val=&quot;71E8C102&quot;/&gt;&lt;wsp:rsid wsp:val=&quot;71EC037A&quot;/&gt;&lt;wsp:rsid wsp:val=&quot;721A1571&quot;/&gt;&lt;wsp:rsid wsp:val=&quot;7235C5EA&quot;/&gt;&lt;wsp:rsid wsp:val=&quot;72368487&quot;/&gt;&lt;wsp:rsid wsp:val=&quot;7238ED18&quot;/&gt;&lt;wsp:rsid wsp:val=&quot;723C3BC7&quot;/&gt;&lt;wsp:rsid wsp:val=&quot;726884E8&quot;/&gt;&lt;wsp:rsid wsp:val=&quot;7271E43F&quot;/&gt;&lt;wsp:rsid wsp:val=&quot;7280ED90&quot;/&gt;&lt;wsp:rsid wsp:val=&quot;729B12AF&quot;/&gt;&lt;wsp:rsid wsp:val=&quot;729D59AC&quot;/&gt;&lt;wsp:rsid wsp:val=&quot;72A5EF9B&quot;/&gt;&lt;wsp:rsid wsp:val=&quot;72AC7B89&quot;/&gt;&lt;wsp:rsid wsp:val=&quot;72AFC8CE&quot;/&gt;&lt;wsp:rsid wsp:val=&quot;72B11C38&quot;/&gt;&lt;wsp:rsid wsp:val=&quot;72B658F3&quot;/&gt;&lt;wsp:rsid wsp:val=&quot;72C81D34&quot;/&gt;&lt;wsp:rsid wsp:val=&quot;72CFE0FF&quot;/&gt;&lt;wsp:rsid wsp:val=&quot;72DF4E39&quot;/&gt;&lt;wsp:rsid wsp:val=&quot;72ECA686&quot;/&gt;&lt;wsp:rsid wsp:val=&quot;72ECECDC&quot;/&gt;&lt;wsp:rsid wsp:val=&quot;73042269&quot;/&gt;&lt;wsp:rsid wsp:val=&quot;7311A4FB&quot;/&gt;&lt;wsp:rsid wsp:val=&quot;731A57D7&quot;/&gt;&lt;wsp:rsid wsp:val=&quot;7320042F&quot;/&gt;&lt;wsp:rsid wsp:val=&quot;732DCB51&quot;/&gt;&lt;wsp:rsid wsp:val=&quot;733CEAAB&quot;/&gt;&lt;wsp:rsid wsp:val=&quot;7349390D&quot;/&gt;&lt;wsp:rsid wsp:val=&quot;734C2198&quot;/&gt;&lt;wsp:rsid wsp:val=&quot;734E13E8&quot;/&gt;&lt;wsp:rsid wsp:val=&quot;73548D26&quot;/&gt;&lt;wsp:rsid wsp:val=&quot;73571103&quot;/&gt;&lt;wsp:rsid wsp:val=&quot;736AC7E3&quot;/&gt;&lt;wsp:rsid wsp:val=&quot;736CD879&quot;/&gt;&lt;wsp:rsid wsp:val=&quot;73736117&quot;/&gt;&lt;wsp:rsid wsp:val=&quot;73755A1E&quot;/&gt;&lt;wsp:rsid wsp:val=&quot;737854D7&quot;/&gt;&lt;wsp:rsid wsp:val=&quot;737A54F1&quot;/&gt;&lt;wsp:rsid wsp:val=&quot;739C7F98&quot;/&gt;&lt;wsp:rsid wsp:val=&quot;73B32E02&quot;/&gt;&lt;wsp:rsid wsp:val=&quot;73B6CA44&quot;/&gt;&lt;wsp:rsid wsp:val=&quot;73C220E1&quot;/&gt;&lt;wsp:rsid wsp:val=&quot;73C381FB&quot;/&gt;&lt;wsp:rsid wsp:val=&quot;73DAD804&quot;/&gt;&lt;wsp:rsid wsp:val=&quot;73DC9F53&quot;/&gt;&lt;wsp:rsid wsp:val=&quot;73E1C6E5&quot;/&gt;&lt;wsp:rsid wsp:val=&quot;73FF67D8&quot;/&gt;&lt;wsp:rsid wsp:val=&quot;7404F05B&quot;/&gt;&lt;wsp:rsid wsp:val=&quot;74073B67&quot;/&gt;&lt;wsp:rsid wsp:val=&quot;74142A76&quot;/&gt;&lt;wsp:rsid wsp:val=&quot;742B3548&quot;/&gt;&lt;wsp:rsid wsp:val=&quot;742F1539&quot;/&gt;&lt;wsp:rsid wsp:val=&quot;74489BD7&quot;/&gt;&lt;wsp:rsid wsp:val=&quot;74577A9D&quot;/&gt;&lt;wsp:rsid wsp:val=&quot;74697E7D&quot;/&gt;&lt;wsp:rsid wsp:val=&quot;746B4FA3&quot;/&gt;&lt;wsp:rsid wsp:val=&quot;748F7A64&quot;/&gt;&lt;wsp:rsid wsp:val=&quot;7491BECF&quot;/&gt;&lt;wsp:rsid wsp:val=&quot;74A5307C&quot;/&gt;&lt;wsp:rsid wsp:val=&quot;74C787F5&quot;/&gt;&lt;wsp:rsid wsp:val=&quot;74E01437&quot;/&gt;&lt;wsp:rsid wsp:val=&quot;74EB993D&quot;/&gt;&lt;wsp:rsid wsp:val=&quot;74ED45BF&quot;/&gt;&lt;wsp:rsid wsp:val=&quot;74ED48F7&quot;/&gt;&lt;wsp:rsid wsp:val=&quot;74F0CDA8&quot;/&gt;&lt;wsp:rsid wsp:val=&quot;74F41C2D&quot;/&gt;&lt;wsp:rsid wsp:val=&quot;75044007&quot;/&gt;&lt;wsp:rsid wsp:val=&quot;750C9EF4&quot;/&gt;&lt;wsp:rsid wsp:val=&quot;75123CB8&quot;/&gt;&lt;wsp:rsid wsp:val=&quot;7512DE4C&quot;/&gt;&lt;wsp:rsid wsp:val=&quot;751F84DB&quot;/&gt;&lt;wsp:rsid wsp:val=&quot;7531975E&quot;/&gt;&lt;wsp:rsid wsp:val=&quot;753358CB&quot;/&gt;&lt;wsp:rsid wsp:val=&quot;75366054&quot;/&gt;&lt;wsp:rsid wsp:val=&quot;753AB14B&quot;/&gt;&lt;wsp:rsid wsp:val=&quot;753D4574&quot;/&gt;&lt;wsp:rsid wsp:val=&quot;754657AB&quot;/&gt;&lt;wsp:rsid wsp:val=&quot;7546E581&quot;/&gt;&lt;wsp:rsid wsp:val=&quot;755FA7FA&quot;/&gt;&lt;wsp:rsid wsp:val=&quot;756906A9&quot;/&gt;&lt;wsp:rsid wsp:val=&quot;756CEC1D&quot;/&gt;&lt;wsp:rsid wsp:val=&quot;7571B166&quot;/&gt;&lt;wsp:rsid wsp:val=&quot;7573BFA0&quot;/&gt;&lt;wsp:rsid wsp:val=&quot;757D9746&quot;/&gt;&lt;wsp:rsid wsp:val=&quot;75828D5E&quot;/&gt;&lt;wsp:rsid wsp:val=&quot;758D5C3B&quot;/&gt;&lt;wsp:rsid wsp:val=&quot;75A8AE42&quot;/&gt;&lt;wsp:rsid wsp:val=&quot;75C21E1F&quot;/&gt;&lt;wsp:rsid wsp:val=&quot;75C9ED06&quot;/&gt;&lt;wsp:rsid wsp:val=&quot;75CB2BD0&quot;/&gt;&lt;wsp:rsid wsp:val=&quot;75DCEE46&quot;/&gt;&lt;wsp:rsid wsp:val=&quot;75E4B09C&quot;/&gt;&lt;wsp:rsid wsp:val=&quot;75F8E5E0&quot;/&gt;&lt;wsp:rsid wsp:val=&quot;76006D38&quot;/&gt;&lt;wsp:rsid wsp:val=&quot;7605BD43&quot;/&gt;&lt;wsp:rsid wsp:val=&quot;7611C0E7&quot;/&gt;&lt;wsp:rsid wsp:val=&quot;761412A2&quot;/&gt;&lt;wsp:rsid wsp:val=&quot;7645CCD9&quot;/&gt;&lt;wsp:rsid wsp:val=&quot;764D42E1&quot;/&gt;&lt;wsp:rsid wsp:val=&quot;7653D1A1&quot;/&gt;&lt;wsp:rsid wsp:val=&quot;7664BDFC&quot;/&gt;&lt;wsp:rsid wsp:val=&quot;7669DF78&quot;/&gt;&lt;wsp:rsid wsp:val=&quot;766AB65B&quot;/&gt;&lt;wsp:rsid wsp:val=&quot;7679EC5A&quot;/&gt;&lt;wsp:rsid wsp:val=&quot;76846F42&quot;/&gt;&lt;wsp:rsid wsp:val=&quot;76A2BA06&quot;/&gt;&lt;wsp:rsid wsp:val=&quot;76A3E970&quot;/&gt;&lt;wsp:rsid wsp:val=&quot;76A6843A&quot;/&gt;&lt;wsp:rsid wsp:val=&quot;76C2408F&quot;/&gt;&lt;wsp:rsid wsp:val=&quot;76C5C9D0&quot;/&gt;&lt;wsp:rsid wsp:val=&quot;76D220F6&quot;/&gt;&lt;wsp:rsid wsp:val=&quot;76EA5130&quot;/&gt;&lt;wsp:rsid wsp:val=&quot;76F515C2&quot;/&gt;&lt;wsp:rsid wsp:val=&quot;76FAA0EB&quot;/&gt;&lt;wsp:rsid wsp:val=&quot;770A2B5A&quot;/&gt;&lt;wsp:rsid wsp:val=&quot;770EC874&quot;/&gt;&lt;wsp:rsid wsp:val=&quot;77119309&quot;/&gt;&lt;wsp:rsid wsp:val=&quot;77184DE7&quot;/&gt;&lt;wsp:rsid wsp:val=&quot;771967A7&quot;/&gt;&lt;wsp:rsid wsp:val=&quot;77218540&quot;/&gt;&lt;wsp:rsid wsp:val=&quot;77246FEA&quot;/&gt;&lt;wsp:rsid wsp:val=&quot;77361D01&quot;/&gt;&lt;wsp:rsid wsp:val=&quot;77414CEB&quot;/&gt;&lt;wsp:rsid wsp:val=&quot;77447EA3&quot;/&gt;&lt;wsp:rsid wsp:val=&quot;775B3768&quot;/&gt;&lt;wsp:rsid wsp:val=&quot;7766FC31&quot;/&gt;&lt;wsp:rsid wsp:val=&quot;77741C91&quot;/&gt;&lt;wsp:rsid wsp:val=&quot;779AC0A4&quot;/&gt;&lt;wsp:rsid wsp:val=&quot;77A1F731&quot;/&gt;&lt;wsp:rsid wsp:val=&quot;77ABC0D2&quot;/&gt;&lt;wsp:rsid wsp:val=&quot;77C05ED4&quot;/&gt;&lt;wsp:rsid wsp:val=&quot;77C7360C&quot;/&gt;&lt;wsp:rsid wsp:val=&quot;77CA985D&quot;/&gt;&lt;wsp:rsid wsp:val=&quot;77D6C90E&quot;/&gt;&lt;wsp:rsid wsp:val=&quot;77E0A417&quot;/&gt;&lt;wsp:rsid wsp:val=&quot;77EDBE21&quot;/&gt;&lt;wsp:rsid wsp:val=&quot;7811906B&quot;/&gt;&lt;wsp:rsid wsp:val=&quot;78153C9A&quot;/&gt;&lt;wsp:rsid wsp:val=&quot;7824F5AB&quot;/&gt;&lt;wsp:rsid wsp:val=&quot;782F2195&quot;/&gt;&lt;wsp:rsid wsp:val=&quot;7833376D&quot;/&gt;&lt;wsp:rsid wsp:val=&quot;78453EA4&quot;/&gt;&lt;wsp:rsid wsp:val=&quot;787BFE64&quot;/&gt;&lt;wsp:rsid wsp:val=&quot;78864F6B&quot;/&gt;&lt;wsp:rsid wsp:val=&quot;78886C37&quot;/&gt;&lt;wsp:rsid wsp:val=&quot;78AAD630&quot;/&gt;&lt;wsp:rsid wsp:val=&quot;78AF23AB&quot;/&gt;&lt;wsp:rsid wsp:val=&quot;78B98784&quot;/&gt;&lt;wsp:rsid wsp:val=&quot;78BC9B39&quot;/&gt;&lt;wsp:rsid wsp:val=&quot;78C238DB&quot;/&gt;&lt;wsp:rsid wsp:val=&quot;78C69D7F&quot;/&gt;&lt;wsp:rsid wsp:val=&quot;78D65D78&quot;/&gt;&lt;wsp:rsid wsp:val=&quot;78DADE15&quot;/&gt;&lt;wsp:rsid wsp:val=&quot;78DBAC93&quot;/&gt;&lt;wsp:rsid wsp:val=&quot;78DEBB6D&quot;/&gt;&lt;wsp:rsid wsp:val=&quot;78E8D949&quot;/&gt;&lt;wsp:rsid wsp:val=&quot;78FBC3E8&quot;/&gt;&lt;wsp:rsid wsp:val=&quot;7912FC4A&quot;/&gt;&lt;wsp:rsid wsp:val=&quot;7918D4D0&quot;/&gt;&lt;wsp:rsid wsp:val=&quot;7919102F&quot;/&gt;&lt;wsp:rsid wsp:val=&quot;791AA285&quot;/&gt;&lt;wsp:rsid wsp:val=&quot;791C58B4&quot;/&gt;&lt;wsp:rsid wsp:val=&quot;791C6AB1&quot;/&gt;&lt;wsp:rsid wsp:val=&quot;79233338&quot;/&gt;&lt;wsp:rsid wsp:val=&quot;7925FE27&quot;/&gt;&lt;wsp:rsid wsp:val=&quot;792A56EC&quot;/&gt;&lt;wsp:rsid wsp:val=&quot;793AA372&quot;/&gt;&lt;wsp:rsid wsp:val=&quot;793CA353&quot;/&gt;&lt;wsp:rsid wsp:val=&quot;7940C9B7&quot;/&gt;&lt;wsp:rsid wsp:val=&quot;7951D864&quot;/&gt;&lt;wsp:rsid wsp:val=&quot;79600B6A&quot;/&gt;&lt;wsp:rsid wsp:val=&quot;796D9F18&quot;/&gt;&lt;wsp:rsid wsp:val=&quot;796ECBD4&quot;/&gt;&lt;wsp:rsid wsp:val=&quot;79758087&quot;/&gt;&lt;wsp:rsid wsp:val=&quot;7980DBF3&quot;/&gt;&lt;wsp:rsid wsp:val=&quot;79945AAB&quot;/&gt;&lt;wsp:rsid wsp:val=&quot;7996F5C8&quot;/&gt;&lt;wsp:rsid wsp:val=&quot;79A70FE0&quot;/&gt;&lt;wsp:rsid wsp:val=&quot;79B276CB&quot;/&gt;&lt;wsp:rsid wsp:val=&quot;79B31EC2&quot;/&gt;&lt;wsp:rsid wsp:val=&quot;79B3C3E1&quot;/&gt;&lt;wsp:rsid wsp:val=&quot;79C26E3B&quot;/&gt;&lt;wsp:rsid wsp:val=&quot;79CC2471&quot;/&gt;&lt;wsp:rsid wsp:val=&quot;79CDA579&quot;/&gt;&lt;wsp:rsid wsp:val=&quot;79D37ADD&quot;/&gt;&lt;wsp:rsid wsp:val=&quot;79DF86BD&quot;/&gt;&lt;wsp:rsid wsp:val=&quot;79E937F6&quot;/&gt;&lt;wsp:rsid wsp:val=&quot;79FA860A&quot;/&gt;&lt;wsp:rsid wsp:val=&quot;7A03928A&quot;/&gt;&lt;wsp:rsid wsp:val=&quot;7A06704B&quot;/&gt;&lt;wsp:rsid wsp:val=&quot;7A0D20F2&quot;/&gt;&lt;wsp:rsid wsp:val=&quot;7A13762C&quot;/&gt;&lt;wsp:rsid wsp:val=&quot;7A1785F3&quot;/&gt;&lt;wsp:rsid wsp:val=&quot;7A42B114&quot;/&gt;&lt;wsp:rsid wsp:val=&quot;7A519576&quot;/&gt;&lt;wsp:rsid wsp:val=&quot;7A526BB7&quot;/&gt;&lt;wsp:rsid wsp:val=&quot;7A7110B5&quot;/&gt;&lt;wsp:rsid wsp:val=&quot;7A71DEA6&quot;/&gt;&lt;wsp:rsid wsp:val=&quot;7A7431DF&quot;/&gt;&lt;wsp:rsid wsp:val=&quot;7A7D5412&quot;/&gt;&lt;wsp:rsid wsp:val=&quot;7A7F5CCF&quot;/&gt;&lt;wsp:rsid wsp:val=&quot;7A7FFDD6&quot;/&gt;&lt;wsp:rsid wsp:val=&quot;7A81CE92&quot;/&gt;&lt;wsp:rsid wsp:val=&quot;7A826848&quot;/&gt;&lt;wsp:rsid wsp:val=&quot;7A8D5A3C&quot;/&gt;&lt;wsp:rsid wsp:val=&quot;7A961A10&quot;/&gt;&lt;wsp:rsid wsp:val=&quot;7A98F683&quot;/&gt;&lt;wsp:rsid wsp:val=&quot;7A9DFA01&quot;/&gt;&lt;wsp:rsid wsp:val=&quot;7AAE38B9&quot;/&gt;&lt;wsp:rsid wsp:val=&quot;7AB63DBA&quot;/&gt;&lt;wsp:rsid wsp:val=&quot;7ADC0134&quot;/&gt;&lt;wsp:rsid wsp:val=&quot;7AEC1438&quot;/&gt;&lt;wsp:rsid wsp:val=&quot;7AEDDAFE&quot;/&gt;&lt;wsp:rsid wsp:val=&quot;7AFD1A0F&quot;/&gt;&lt;wsp:rsid wsp:val=&quot;7B032275&quot;/&gt;&lt;wsp:rsid wsp:val=&quot;7B13B7B0&quot;/&gt;&lt;wsp:rsid wsp:val=&quot;7B2BD8F1&quot;/&gt;&lt;wsp:rsid wsp:val=&quot;7B31E0BA&quot;/&gt;&lt;wsp:rsid wsp:val=&quot;7B323CE2&quot;/&gt;&lt;wsp:rsid wsp:val=&quot;7B3A6532&quot;/&gt;&lt;wsp:rsid wsp:val=&quot;7B3E1A30&quot;/&gt;&lt;wsp:rsid wsp:val=&quot;7B4FD4ED&quot;/&gt;&lt;wsp:rsid wsp:val=&quot;7B573F78&quot;/&gt;&lt;wsp:rsid wsp:val=&quot;7B5988EF&quot;/&gt;&lt;wsp:rsid wsp:val=&quot;7B5DBE91&quot;/&gt;&lt;wsp:rsid wsp:val=&quot;7B600F2C&quot;/&gt;&lt;wsp:rsid wsp:val=&quot;7B8C5DCD&quot;/&gt;&lt;wsp:rsid wsp:val=&quot;7B8D87C3&quot;/&gt;&lt;wsp:rsid wsp:val=&quot;7B9A8E25&quot;/&gt;&lt;wsp:rsid wsp:val=&quot;7BAB1913&quot;/&gt;&lt;wsp:rsid wsp:val=&quot;7BB6E3D2&quot;/&gt;&lt;wsp:rsid wsp:val=&quot;7BBF2216&quot;/&gt;&lt;wsp:rsid wsp:val=&quot;7BC7BDF1&quot;/&gt;&lt;wsp:rsid wsp:val=&quot;7BD3B06D&quot;/&gt;&lt;wsp:rsid wsp:val=&quot;7BD684B4&quot;/&gt;&lt;wsp:rsid wsp:val=&quot;7BE6844C&quot;/&gt;&lt;wsp:rsid wsp:val=&quot;7BEE64DA&quot;/&gt;&lt;wsp:rsid wsp:val=&quot;7BF30D0F&quot;/&gt;&lt;wsp:rsid wsp:val=&quot;7BFE145A&quot;/&gt;&lt;wsp:rsid wsp:val=&quot;7C0078AD&quot;/&gt;&lt;wsp:rsid wsp:val=&quot;7C0860DA&quot;/&gt;&lt;wsp:rsid wsp:val=&quot;7C1659C0&quot;/&gt;&lt;wsp:rsid wsp:val=&quot;7C17EFC6&quot;/&gt;&lt;wsp:rsid wsp:val=&quot;7C1DFC67&quot;/&gt;&lt;wsp:rsid wsp:val=&quot;7C203FBF&quot;/&gt;&lt;wsp:rsid wsp:val=&quot;7C3371D4&quot;/&gt;&lt;wsp:rsid wsp:val=&quot;7C4FF557&quot;/&gt;&lt;wsp:rsid wsp:val=&quot;7C509E04&quot;/&gt;&lt;wsp:rsid wsp:val=&quot;7C57C3E2&quot;/&gt;&lt;wsp:rsid wsp:val=&quot;7C77D195&quot;/&gt;&lt;wsp:rsid wsp:val=&quot;7C7DC9B5&quot;/&gt;&lt;wsp:rsid wsp:val=&quot;7C8F1B31&quot;/&gt;&lt;wsp:rsid wsp:val=&quot;7C9F1816&quot;/&gt;&lt;wsp:rsid wsp:val=&quot;7CB08430&quot;/&gt;&lt;wsp:rsid wsp:val=&quot;7CFBDF8D&quot;/&gt;&lt;wsp:rsid wsp:val=&quot;7D0BDBB9&quot;/&gt;&lt;wsp:rsid wsp:val=&quot;7D1E8DAF&quot;/&gt;&lt;wsp:rsid wsp:val=&quot;7D2CE450&quot;/&gt;&lt;wsp:rsid wsp:val=&quot;7D3C9B2C&quot;/&gt;&lt;wsp:rsid wsp:val=&quot;7D4A9C40&quot;/&gt;&lt;wsp:rsid wsp:val=&quot;7D4FF23A&quot;/&gt;&lt;wsp:rsid wsp:val=&quot;7D5262CC&quot;/&gt;&lt;wsp:rsid wsp:val=&quot;7D583742&quot;/&gt;&lt;wsp:rsid wsp:val=&quot;7D5D7BE9&quot;/&gt;&lt;wsp:rsid wsp:val=&quot;7D6948E5&quot;/&gt;&lt;wsp:rsid wsp:val=&quot;7D6F8EEC&quot;/&gt;&lt;wsp:rsid wsp:val=&quot;7D710CDE&quot;/&gt;&lt;wsp:rsid wsp:val=&quot;7D754302&quot;/&gt;&lt;wsp:rsid wsp:val=&quot;7D7FD9B7&quot;/&gt;&lt;wsp:rsid wsp:val=&quot;7D94A19C&quot;/&gt;&lt;wsp:rsid wsp:val=&quot;7D98860A&quot;/&gt;&lt;wsp:rsid wsp:val=&quot;7D98938A&quot;/&gt;&lt;wsp:rsid wsp:val=&quot;7D9CA957&quot;/&gt;&lt;wsp:rsid wsp:val=&quot;7DA194D5&quot;/&gt;&lt;wsp:rsid wsp:val=&quot;7DA982B7&quot;/&gt;&lt;wsp:rsid wsp:val=&quot;7DBCED97&quot;/&gt;&lt;wsp:rsid wsp:val=&quot;7DC4FAFE&quot;/&gt;&lt;wsp:rsid wsp:val=&quot;7DCCC457&quot;/&gt;&lt;wsp:rsid wsp:val=&quot;7DF00776&quot;/&gt;&lt;wsp:rsid wsp:val=&quot;7DF24353&quot;/&gt;&lt;wsp:rsid wsp:val=&quot;7DF255CA&quot;/&gt;&lt;wsp:rsid wsp:val=&quot;7DFB50F1&quot;/&gt;&lt;wsp:rsid wsp:val=&quot;7E032FBD&quot;/&gt;&lt;wsp:rsid wsp:val=&quot;7E0DAC36&quot;/&gt;&lt;wsp:rsid wsp:val=&quot;7E23B4FA&quot;/&gt;&lt;wsp:rsid wsp:val=&quot;7E335C6B&quot;/&gt;&lt;wsp:rsid wsp:val=&quot;7E48001C&quot;/&gt;&lt;wsp:rsid wsp:val=&quot;7E49EFF7&quot;/&gt;&lt;wsp:rsid wsp:val=&quot;7E4C3FBD&quot;/&gt;&lt;wsp:rsid wsp:val=&quot;7E4DC4F3&quot;/&gt;&lt;wsp:rsid wsp:val=&quot;7E565375&quot;/&gt;&lt;wsp:rsid wsp:val=&quot;7E59AA26&quot;/&gt;&lt;wsp:rsid wsp:val=&quot;7E677CF9&quot;/&gt;&lt;wsp:rsid wsp:val=&quot;7E703698&quot;/&gt;&lt;wsp:rsid wsp:val=&quot;7E789FD5&quot;/&gt;&lt;wsp:rsid wsp:val=&quot;7E7BC1B3&quot;/&gt;&lt;wsp:rsid wsp:val=&quot;7E7CED15&quot;/&gt;&lt;wsp:rsid wsp:val=&quot;7E7E543B&quot;/&gt;&lt;wsp:rsid wsp:val=&quot;7E97D745&quot;/&gt;&lt;wsp:rsid wsp:val=&quot;7E9E5722&quot;/&gt;&lt;wsp:rsid wsp:val=&quot;7E9EACB6&quot;/&gt;&lt;wsp:rsid wsp:val=&quot;7EBA3565&quot;/&gt;&lt;wsp:rsid wsp:val=&quot;7EC7CD82&quot;/&gt;&lt;wsp:rsid wsp:val=&quot;7ED9091F&quot;/&gt;&lt;wsp:rsid wsp:val=&quot;7EE17EA4&quot;/&gt;&lt;wsp:rsid wsp:val=&quot;7EE88F37&quot;/&gt;&lt;wsp:rsid wsp:val=&quot;7EF649AE&quot;/&gt;&lt;wsp:rsid wsp:val=&quot;7F07A755&quot;/&gt;&lt;wsp:rsid wsp:val=&quot;7F26059C&quot;/&gt;&lt;wsp:rsid wsp:val=&quot;7F2BEEFA&quot;/&gt;&lt;wsp:rsid wsp:val=&quot;7F30278B&quot;/&gt;&lt;wsp:rsid wsp:val=&quot;7F4ED065&quot;/&gt;&lt;wsp:rsid wsp:val=&quot;7F511F8A&quot;/&gt;&lt;wsp:rsid wsp:val=&quot;7F529BE0&quot;/&gt;&lt;wsp:rsid wsp:val=&quot;7F548A31&quot;/&gt;&lt;wsp:rsid wsp:val=&quot;7F58E5B9&quot;/&gt;&lt;wsp:rsid wsp:val=&quot;7F5CB20F&quot;/&gt;&lt;wsp:rsid wsp:val=&quot;7F60B018&quot;/&gt;&lt;wsp:rsid wsp:val=&quot;7F698B33&quot;/&gt;&lt;wsp:rsid wsp:val=&quot;7F782E40&quot;/&gt;&lt;wsp:rsid wsp:val=&quot;7F78584B&quot;/&gt;&lt;wsp:rsid wsp:val=&quot;7F8B31CC&quot;/&gt;&lt;wsp:rsid wsp:val=&quot;7F93FF58&quot;/&gt;&lt;wsp:rsid wsp:val=&quot;7F96507D&quot;/&gt;&lt;wsp:rsid wsp:val=&quot;7F9C4E5D&quot;/&gt;&lt;wsp:rsid wsp:val=&quot;7FBC8836&quot;/&gt;&lt;wsp:rsid wsp:val=&quot;7FBE889A&quot;/&gt;&lt;wsp:rsid wsp:val=&quot;7FCE6BFA&quot;/&gt;&lt;wsp:rsid wsp:val=&quot;7FD21ABC&quot;/&gt;&lt;wsp:rsid wsp:val=&quot;7FD8008F&quot;/&gt;&lt;wsp:rsid wsp:val=&quot;7FDA4F5C&quot;/&gt;&lt;wsp:rsid wsp:val=&quot;7FFD8CF1&quot;/&gt;&lt;/wsp:rsids&gt;&lt;/w:docPr&gt;&lt;w:body&gt;&lt;wx:sect&gt;&lt;w:p wsp:rsidR=&quot;00000000&quot; wsp:rsidRDefault=&quot;00B11EFC&quot; wsp:rsidP=&quot;00B11EFC&quot;&gt;&lt;m:oMathPara&gt;&lt;m:oMath&gt;&lt;m:nary&gt;&lt;m:naryPr&gt;&lt;m:chr m:val=&quot;??/&gt;&lt;m:limLoc m:val=&quot;undOvr&quot;/&gt;&lt;m:ctrlPr&gt;&lt;w:rPr&gt;&lt;w:rFonts w:ascii=&quot;Cambria Math&quot; w:h-ansi=&quot;Cambria Math&quot;/&gt;&lt;wx:font wx:val=&quot;Cambria Math&quot;/&gt;&lt;w:i/&gt;&lt;/w:rPr&gt;&lt;/m:ctrlPr&gt;&lt;/m:naryPr&gt;&lt;m:sub&gt;&lt;m:rrs&gt;&lt;w:rPr&gt;&lt;w:rFonts w:ascii=&quot;Cambria Math&quot; w:h-ansi=&quot;Cambria Math&quot;/&gt;&lt;wx:font wx:val=&quot;Cambria Math&quot;/&gt;&lt;w:i/&gt;&lt;/w:rPr&gt;&lt;m:t&gt;i=1&lt;/m:t&gt;&lt;/m:r&gt;&lt;/m:sub&gt;&lt;m:sup&gt;&lt;m:r&gt;&lt;w:rPr&gt;&lt;w:rFonts w:ascii=&quot;Cambria Math&quot; w:h-ansi=&quot;Cambria Math&quot;/&gt;&lt;wx:font wx:val=&quot;Cambria Math&quot;/&gt;&lt;w:i/&gt;&lt;/w:rPr&gt;&lt;m:t&gt;n&lt;/m:t&gt;&lt;/m:r&gt;&lt;/m:sup&gt;&lt;m:e&gt;&lt;m:func&gt;&lt;m:funcPr&gt;&lt;m:ctrlPr&gt;&lt;w:rPr&gt;&lt;w:rFonts w:ascii=&quot;Cambria Math&quot; w:h-ansi=&quot;Cambria Math&quot;/&gt;&lt;wx:font wx:val=&quot;Cambria Math&quot;/&gt;&lt;/w:rPr&gt;&lt;/m:ctrlPr&gt;&lt;/m:funcPr&gt;&lt;m:fName&gt;&lt;m:r&gt;&lt;m:rPr&gt;&lt;m:sty m:val=&quot;p&quot;/&gt;&lt;/m:rPr&gt;&lt;w:rPr&gt;&lt;w:rFonts w:ascii=&quot;Cambria Math&quot; w:h-ansi=&quot;Cambria Math&quot;/&gt;&lt;wx:font wx:val=&quot;Cambria Math&quot;/&gt;&lt;/w:rPr&gt;&lt;m:t&gt;log&lt;/m:t&gt;&lt;/m:r&gt;&lt;/m:fName&gt;&lt;m:e&gt;&lt;m:r&gt;&lt;w:rPr&gt;&lt;w:rFonts w:ascii=&quot;Cambria Math&quot; w:h-ansi=&quot;Cambria Math&quot;/&gt;&lt;wx:font wx:val=&quot;Cambria Math&quot;/&gt;&lt;w:i/&gt;&lt;/w:rPr&gt;&lt;m:t&gt;f&lt;/m:t&gt;&lt;/m:r&gt;&lt;m:d&gt;&lt;m:dPr&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Y&lt;/m:t&gt;&lt;/m:r&gt;&lt;/m:e&gt;&lt;m:sub&gt;&lt;m:r&gt;&lt;w:rPr&gt;&lt;w:rFonts w:ascii=&quot;Cambria Math&quot; w:h-ansi=&quot;Cambria Math&quot;/&gt;&lt;wx:font wx:val=&quot;Cambria Math&quot;/&gt;&lt;w:i/&gt;&lt;/w:rPr&gt;&lt;m:t&gt;i&lt;/m:t&gt;&lt;/m:r&gt;&lt;/m:sub&gt;&lt;/m:sSub&gt;&lt;/m:e&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lt;/m:t&gt;F&lt;/m:r&gt;&lt;/m:e&gt;&lt;m:sub&gt;&lt;m:r&gt;&lt;w:rPr&gt;&lt;w:rFonts w:ascii=&quot;Cambria Math&quot; w:h-ansi=&quot;Cambria Math&quot;/&gt;&lt;wx:font wx:val=&quot;Cambria Math&quot;/&gt;&lt;w:i/&gt;&lt;/w:rPr&gt;&lt;m:t&gt;i&lt;/m:t&gt;&lt;/m:r&gt;&lt;/m:sub&gt;&lt;/m:sSub&gt;&lt;/m:e&gt;&lt;/m:d&gt;&lt;m:r&gt;&lt;w:rPr&gt;&lt;w:rFonts w:ascii=&quot;Cambria Math&quot; w:h-ansi=&quot;Cambria Math&quot;/&gt;&lt;wx:font wx:val=&quot;Cambria Math&quot;/&gt;&lt;w:i/&gt;&lt;/w:rPr&gt;&lt;m:t&gt;+ ?&lt;/m:t&gt;&lt;/m:r&gt;&lt;m:nary&gt;&lt;m:naryPr&gt;&lt;m:chr m:val=&quot;??/&gt;&lt;m:limLoc m:val=&quot;undOvr&quot;/&gt;&lt;m:supHide m:val=&quot;1&quot;/&gt;&lt;m:ctrlPr&gt;&lt;w:rPr&gt;&lt;w:rFonts w:ascii=&quot;Cambria Math&quot; w:h-ansi=&quot;Cambria Math&quot;/&gt;&lt;wx:font wx:val=&quot;Cambria Math&quot;&lt;wx/&gt;&lt;w:i/&gt;&lt;/w:rPr&gt;&lt;/m:ctrlPr&gt;&lt;/m:naryPr&gt;&lt;m:sub&gt;&lt;m:r&gt;&lt;w:rPr&gt;&lt;w:rFonts w:ascii=&quot;Cambria Math&quot; w:h-ansi=&quot;Cambria Math&quot;/&gt;&lt;wx:font wx:val=&quot;Cambria Math&quot;/&gt;&lt;w:i/&gt;&lt;/w:rPr&gt;&lt;m:t&gt;i&amp;lt;j&lt;/m:t&gt;&lt;/m:r&gt;&lt;/m:sub&gt;&lt;m:sup/&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lt;/m:t&gt;&lt;/m:r&gt;&lt;/m:ce&gt;&lt;m:sub&gt;&lt;m:r&gt;&lt;w:rPr&gt;&lt;w:rFonts w:ascii=&quot;Cambria Math&quot; w:h-ansi=&quot;Cambria Math&quot;/&gt;&lt;wx:font wx:val=&quot;Cambria Math&quot;/&gt;&lt;w:i/&gt;&lt;/w:rPr&gt;&lt;m:t&gt;ij&lt;/m:t&gt;&lt;/m:r&gt;&lt;/m:sub&gt;&lt;/m:sSub&gt;&lt;m:r&gt;&lt;w:rPr&gt;&lt;w:rFonts w:ascii=&quot;Cambria Math&quot; w:h-ansi=&quot;Cambria Math&quot;/&gt;&lt;wx:font wx:val=&quot;Cambria Math&quot;/&gt;&lt;w:i/&gt;&lt;/w:rPr&gt;&lt;m:t&gt;I(&lt;/m:t&gt;&lt;/m:r&gt;&lt;/m:e&gt;&lt;/m:nary&gt;&lt;/m:e&gt;&lt;/m:func&gt;&lt;/m:e&gt;&lt;/m:nary&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g&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g&lt;/m:t&gt;&lt;/m:r&gt;&lt;/m:e&gt;&lt;m:sub&gt;&lt;m:r&gt;&lt;w:rPr&gt;&lt;w:rFonts w:ascii=&quot;Cambria Math&quot; w:h-ansi=&quot;Cambria Math&quot;/&gt;&lt;wx:font wx:val=&quot;Cambria Math&quot;/&gt;&lt;w:i/&gt;&lt;/w:rPr&gt;&lt;m:t&gt;j&lt;/m:t&gt;&lt;/m:r&gt;&lt;/m:sub&gt;&lt;/m:sSub&gt;&lt;m:r&gt;&lt;w:rPr&gt;&lt;w:rFonts w:ascii=&quot;Cambria Math&quot; w:h-ansi=&quot;Cambria Math&quot;/&gt;&lt;wx:font wx:val=&quot;Cambria Math&quot;/&gt;&lt;w:i/&gt;&lt;/w:rPr&gt;&lt;m:t&gt;)-?&lt;/wm:t&gt;&lt;/m:r&gt;&lt;m:nary&gt;&lt;m:naryPr&gt;&lt;m:chr m:val=&quot;??/&gt;&lt;m:limLoc m:val=&quot;undOvr&quot;/&gt;&lt;m:ctrlPr&gt;&lt;w:rPr&gt;&lt;w:rFonts w:ascii=&quot;Cambria Math&quot; w:h-ansi=&quot;Cambria Math&quot;/&gt;&lt;wx:font wx:val=&quot;Cambria Math&quot;/&gt;&lt;w:i/&gt;&lt;/w:rPr&gt;&lt;/m:ctrlPr&gt;&lt;/m:naryPr&gt;&lt;m:sub&gt;&lt;m:r&gt;&lt;w:rPr&gt;&lt;w:rFonts w:ascii=&quot;/wCambria Math&quot; w:h-ansi=&quot;Cambria Math&quot;/&gt;&lt;wx:font wx:val=&quot;Cambria Math&quot;/&gt;&lt;w:i/&gt;&lt;/w:rPr&gt;&lt;m:t&gt;g=1&lt;/m:t&gt;&lt;/m:r&gt;&lt;/m:sub&gt;&lt;m:sup&gt;&lt;m:r&gt;&lt;w:rPr&gt;&lt;w:rFonts w:ascii=&quot;Cambria Math&quot; w:h-ansi=&quot;Cambria Math&quot;/&gt;&lt;wx:font wx:val=&quot;Cambria Math&quot;/&gt;&lt;w:i/&gt;&lt;/w:rPr&gt;&lt;m:t&gt;G&lt;/m:t&gt;&lt;/m:r&gt;&lt;/m:sup&gt;&lt;m:e&gt;&lt;m:nary&gt;&lt;m:naryPr&gt;&lt;m:chr m:val=&quot;??/&gt;&lt;m:limLoc m:val=&quot;undOvr&quot;/&gt;&lt;m:ctrlPr&gt;&lt;w:rPr&gt;&lt;w:rFonts w:ascii=&quot;Cambria Math&quot; w:h-ansi=&quot;Cambria Math&quot;/&gt;&lt;wx:font wx:val=&quot;Cambria Math&quot;/&gt;&lt;w:i/&gt;&lt;/w:rPr&gt;&lt;/m:ctrlPr&gt;&lt;/m:naryPr&gt;&lt;m:sub&gt;&lt;m:r&gt;&lt;w:rPr&gt;&lt;w:rFonts w:ascii&gt;&lt;=&quot;Cambria Math&quot; w:h-ansi=&quot;Cambria Math&quot;/&gt;&lt;wx:font wx:val=&quot;Cambria Math&quot;/&gt;&lt;w:i/&gt;&lt;/w:rPr&gt;&lt;m:t&gt;k=1&lt;/m:t&gt;&lt;/m:r&gt;&lt;/m:sub&gt;&lt;m:sup&gt;&lt;m:r&gt;&lt;w:rPr&gt;&lt;w:rFonts w:ascii=&quot;Cambria Math&quot; w:h-ansi=&quot;Cambria Math&quot;/&gt;&lt;wx:font wx:val=&quot;Cambria Math&quot;/&gt;&lt;w:i/&gt;&lt;/w:rPr&gt;&lt;m:t&gt;p&lt;/m:t&gt;&lt;/m:r&gt;&lt;/m:sup&gt;&lt;m:e&gt;&lt;m:r&gt;&lt;w:rPr&gt;&lt;w:rFonts w:ascii=&quot;Cambria Math&quot; w:h-ansi=&quot;Cambria Math&quot;/&gt;&lt;wx:font wx:val=&quot;Cambria Math&quot;/&gt;&lt;w:i/&gt;&lt;/w:rPr&gt;&lt;m:t&gt;P&lt;/m:t&gt;&lt;/m:r&gt;&lt;m:d&gt;&lt;m:dPr&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lt;/m:t&gt;&lt;/m:r&gt;&lt;/m:e&gt;&lt;m:sub&gt;&lt;m:sSub&gt;&lt;m:sSubPr&gt;&lt;m:ctrlPr&gt;&lt;w:rPr&gt;&lt;w:rFonts w:ascii=&quot;Cambria Math&quot; w:h-ansi=&quot;Cambria Math&quot;/&gt;&lt;wx:font wx:val=&quot;Cambria Math&quot;/&gt;&lt;w:i/&gt;&lt;/w:rPr&gt;&lt;/m:ctr lPr&gt;&lt;/m:sSubPr&gt;&lt;m:e&gt;&lt;m:r&gt;&lt;w:rPr&gt;&lt;w:rFonts w:ascii=&quot;Cambria Math&quot; w:h-ansi=&quot;Cambria Math&quot;/&gt;&lt;wx:font wx:val=&quot;Cambria Math&quot;/&gt;&lt;w:i/&gt;&lt;/w:rPr&gt;&lt;m:t&gt;g&lt;/m:t&gt;&lt;/m:r&gt;&lt;/m:e&gt;&lt;m:sub&gt;&lt;m:r&gt;&lt;w:rPr&gt;&lt;w:rFonts w:ascii=&quot;Cambria Math&quot; w:h-ansi=&quot;Cambria Math&quot;/&gt;&lt;wx:font wx:val=&quot;Cambria Math&quot;/&gt;&lt;w:i/&gt;&lt;/w:rPr&gt;&lt;m:t&gt;k&lt;/m:t&gt;&lt;/m:r&gt;&lt;/m:sub&gt;&lt;/m:sSub&gt;&lt;/m:sub&gt;&lt;/m:sSub&gt;&lt;/m:e&gt;&lt;/m:d&gt;&lt;m:r&gt;&lt;w:rPr&gt;&lt;w:rFonts w:ascii=&quot;Cambria Math&quot; w:h-ansi=&quot;Cambria Math&quot;/&gt;&lt;wx:font wx:val=&quot;Cambria Math&quot;/&gt;&lt;w:i/&gt;&lt;/w:rPr&gt;&lt;m:t&gt;,&lt;/m:t&gt;&lt;/m:r&gt;&lt;/m:e&gt;&lt;/m:nary&gt;&lt;/m:e&gt;&lt;/m:nary&gt;&lt;/m:oMath&gt;&lt;/m:oMathPara&gt;&lt;/w:p&gt;&lt;w:sectPr wsp:rsidR=&quot;00000000&quot;&gt;&lt;w:pgSz w:w=&quot;12240&quot; w:h=&quot;15840&quot;/&gt;&lt;w:pgMar w:top=&quot;1701&quot; w:right=&quot;1440&quot; w:bottom=&quot;1440&quot; w:left=&quot;1440&quot; w:header=&quot;720&quot; w:footer=&quot;720&quot; w:gutter=&quot;0&quot;/&gt;&lt;w:cols w:space=&quot;720&quot;/&gt;&lt;/w:sectPr&gt;&lt;/wx:sect&gt;&lt;/w:body&gt;&lt;/w:wordDocument&gt;">
                  <v:imagedata r:id="rId12" o:title="" chromakey="white"/>
                </v:shape>
              </w:pict>
            </w:r>
            <w:r w:rsidRPr="00F01693">
              <w:fldChar w:fldCharType="end"/>
            </w:r>
            <w:r w:rsidR="00BB7988" w:rsidRPr="00F01693">
              <w:t xml:space="preserve"> </w:t>
            </w:r>
          </w:p>
        </w:tc>
        <w:tc>
          <w:tcPr>
            <w:tcW w:w="675" w:type="pct"/>
            <w:shd w:val="clear" w:color="auto" w:fill="auto"/>
          </w:tcPr>
          <w:p w14:paraId="5A5FD352" w14:textId="77777777" w:rsidR="00BB7988" w:rsidRPr="00F01693" w:rsidRDefault="00BB7988" w:rsidP="00F01693">
            <w:pPr>
              <w:keepNext/>
              <w:jc w:val="center"/>
            </w:pPr>
            <w:bookmarkStart w:id="6" w:name="_Ref93507831"/>
            <w:bookmarkStart w:id="7" w:name="_Ref93397759"/>
            <w:r w:rsidRPr="00F01693">
              <w:t>(</w:t>
            </w:r>
            <w:r w:rsidRPr="00F01693">
              <w:fldChar w:fldCharType="begin"/>
            </w:r>
            <w:r w:rsidRPr="00F01693">
              <w:instrText>SEQ Equation \* ARABIC</w:instrText>
            </w:r>
            <w:r w:rsidRPr="00F01693">
              <w:fldChar w:fldCharType="separate"/>
            </w:r>
            <w:r w:rsidR="00761662" w:rsidRPr="00F01693">
              <w:rPr>
                <w:noProof/>
              </w:rPr>
              <w:t>3</w:t>
            </w:r>
            <w:r w:rsidRPr="00F01693">
              <w:fldChar w:fldCharType="end"/>
            </w:r>
            <w:bookmarkEnd w:id="6"/>
            <w:r w:rsidRPr="00F01693">
              <w:t>)</w:t>
            </w:r>
            <w:bookmarkEnd w:id="7"/>
            <w:r w:rsidR="00933374" w:rsidRPr="00F01693">
              <w:t>,</w:t>
            </w:r>
          </w:p>
        </w:tc>
      </w:tr>
    </w:tbl>
    <w:p w14:paraId="5333C95A" w14:textId="77777777" w:rsidR="00D31BD4" w:rsidRPr="00F01693" w:rsidRDefault="00D31BD4" w:rsidP="00F01693"/>
    <w:p w14:paraId="04C06C19" w14:textId="6DB6E95A" w:rsidR="00453692" w:rsidRPr="00F01693" w:rsidRDefault="00BB7988" w:rsidP="00F01693">
      <w:r w:rsidRPr="00F01693">
        <w:t>Here,</w:t>
      </w:r>
      <w:r w:rsidR="007165D5" w:rsidRPr="00F01693">
        <w:rPr>
          <w:i/>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F01693">
        <w:t xml:space="preserve"> </w:t>
      </w:r>
      <w:r w:rsidR="007165D5" w:rsidRPr="00F01693">
        <w:t xml:space="preserve">is </w:t>
      </w:r>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num>
          <m:den>
            <m:sSup>
              <m:sSupPr>
                <m:ctrlPr>
                  <w:rPr>
                    <w:rFonts w:ascii="Cambria Math" w:hAnsi="Cambria Math"/>
                    <w:i/>
                  </w:rPr>
                </m:ctrlPr>
              </m:sSupPr>
              <m:e>
                <m:r>
                  <w:rPr>
                    <w:rFonts w:ascii="Cambria Math" w:hAnsi="Cambria Math"/>
                  </w:rPr>
                  <m:t>Pop</m:t>
                </m:r>
              </m:e>
              <m:sup>
                <m:r>
                  <w:rPr>
                    <w:rFonts w:ascii="Cambria Math" w:hAnsi="Cambria Math"/>
                  </w:rPr>
                  <m:t>i</m:t>
                </m:r>
              </m:sup>
            </m:sSup>
          </m:den>
        </m:f>
      </m:oMath>
      <w:r w:rsidR="007165D5" w:rsidRPr="00F01693">
        <w:t xml:space="preserve"> </w:t>
      </w:r>
      <w:r w:rsidR="00A4158F" w:rsidRPr="00F01693">
        <w:t xml:space="preserve">that represents </w:t>
      </w:r>
      <w:r w:rsidR="007165D5" w:rsidRPr="00F01693">
        <w:t xml:space="preserve">first dose vaccination rates, </w:t>
      </w:r>
      <m:oMath>
        <m:r>
          <w:rPr>
            <w:rFonts w:ascii="Cambria Math" w:hAnsi="Cambria Math"/>
          </w:rPr>
          <m:t>ω</m:t>
        </m:r>
      </m:oMath>
      <w:r w:rsidR="00AE1311" w:rsidRPr="00F01693">
        <w:t xml:space="preserve"> is </w:t>
      </w:r>
      <w:r w:rsidR="000868EE" w:rsidRPr="00F01693">
        <w:t xml:space="preserve">a </w:t>
      </w:r>
      <w:r w:rsidR="00D37327" w:rsidRPr="00F01693">
        <w:t xml:space="preserve">spatial </w:t>
      </w:r>
      <w:r w:rsidR="00344A7F" w:rsidRPr="00F01693">
        <w:t>contingency matrix</w:t>
      </w:r>
      <w:r w:rsidR="006F0286" w:rsidRPr="00F01693">
        <w:t xml:space="preserve"> to generate the local weightings</w:t>
      </w:r>
      <w:r w:rsidR="00DC7C36" w:rsidRPr="00F01693">
        <w:t>. T</w:t>
      </w:r>
      <w:r w:rsidR="00504EDE" w:rsidRPr="00F01693">
        <w:t xml:space="preserve">he </w:t>
      </w:r>
      <w:r w:rsidR="00E27EA3" w:rsidRPr="00F01693">
        <w:t xml:space="preserve">four nearest </w:t>
      </w:r>
      <w:r w:rsidR="00BF2490" w:rsidRPr="00F01693">
        <w:t>neighbours</w:t>
      </w:r>
      <w:r w:rsidR="00504EDE" w:rsidRPr="00F01693">
        <w:t xml:space="preserve"> for each MSOA </w:t>
      </w:r>
      <w:r w:rsidR="008F71B5" w:rsidRPr="00F01693">
        <w:t>were us</w:t>
      </w:r>
      <w:r w:rsidR="00F45B5A" w:rsidRPr="00F01693">
        <w:t>ed</w:t>
      </w:r>
      <w:r w:rsidR="008F71B5" w:rsidRPr="00F01693">
        <w:t xml:space="preserve"> in this </w:t>
      </w:r>
      <w:r w:rsidR="009623DD" w:rsidRPr="00F01693">
        <w:t>study</w:t>
      </w:r>
      <w:r w:rsidR="00192463" w:rsidRPr="00F01693">
        <w:t xml:space="preserve">. </w:t>
      </w:r>
      <w:r w:rsidR="00C30714" w:rsidRPr="00F01693">
        <w:t xml:space="preserve">λ </w:t>
      </w:r>
      <w:r w:rsidR="001161D6" w:rsidRPr="00F01693">
        <w:t xml:space="preserve">and </w:t>
      </w:r>
      <m:oMath>
        <m:r>
          <w:rPr>
            <w:rFonts w:ascii="Cambria Math" w:hAnsi="Cambria Math"/>
          </w:rPr>
          <m:t>P</m:t>
        </m:r>
      </m:oMath>
      <w:r w:rsidR="001161D6" w:rsidRPr="00F01693">
        <w:t xml:space="preserve"> are both part of </w:t>
      </w:r>
      <w:r w:rsidR="00C30714" w:rsidRPr="00F01693">
        <w:t xml:space="preserve">a penalty </w:t>
      </w:r>
      <w:r w:rsidR="001161D6" w:rsidRPr="00F01693">
        <w:t>function</w:t>
      </w:r>
      <w:r w:rsidR="00BF5597" w:rsidRPr="00F01693">
        <w:t xml:space="preserve"> operating to shrink and regularise each the values of the coefficients for each cluster</w:t>
      </w:r>
      <w:r w:rsidR="001161D6" w:rsidRPr="00F01693">
        <w:t xml:space="preserve"> </w:t>
      </w:r>
      <w:r w:rsidR="00BD6ED1" w:rsidRPr="00F01693">
        <w:rPr>
          <w:noProof/>
        </w:rPr>
        <w:t>(Tibshirani, 1996</w:t>
      </w:r>
      <w:r w:rsidR="00BF5597" w:rsidRPr="00F01693">
        <w:rPr>
          <w:noProof/>
        </w:rPr>
        <w:t xml:space="preserve">; </w:t>
      </w:r>
      <w:proofErr w:type="spellStart"/>
      <w:r w:rsidR="00BF5597" w:rsidRPr="00F01693">
        <w:t>Sugasawa</w:t>
      </w:r>
      <w:proofErr w:type="spellEnd"/>
      <w:r w:rsidR="00BF5597" w:rsidRPr="00F01693">
        <w:t xml:space="preserve">, </w:t>
      </w:r>
      <w:r w:rsidR="00BF5597" w:rsidRPr="00F01693">
        <w:rPr>
          <w:noProof/>
        </w:rPr>
        <w:t>2021</w:t>
      </w:r>
      <w:r w:rsidR="00BD6ED1" w:rsidRPr="00F01693">
        <w:rPr>
          <w:noProof/>
        </w:rPr>
        <w:t>)</w:t>
      </w:r>
      <w:r w:rsidR="007D1BF8" w:rsidRPr="00F01693">
        <w:t xml:space="preserve">. </w:t>
      </w:r>
      <w:r w:rsidR="001161D6" w:rsidRPr="00F01693">
        <w:t xml:space="preserve">This </w:t>
      </w:r>
      <w:r w:rsidR="00BF5597" w:rsidRPr="00F01693">
        <w:t>part of the equation</w:t>
      </w:r>
      <w:r w:rsidR="00EF4747" w:rsidRPr="00F01693">
        <w:t xml:space="preserve"> </w:t>
      </w:r>
      <w:r w:rsidR="008A4788" w:rsidRPr="00F01693">
        <w:t xml:space="preserve">allows </w:t>
      </w:r>
      <w:r w:rsidR="001161D6" w:rsidRPr="00F01693">
        <w:t>coefficients to vary</w:t>
      </w:r>
      <w:r w:rsidR="005E7F57" w:rsidRPr="00F01693">
        <w:t xml:space="preserve"> </w:t>
      </w:r>
      <w:r w:rsidR="00EF4747" w:rsidRPr="00F01693">
        <w:t>spatially</w:t>
      </w:r>
      <w:r w:rsidR="001161D6" w:rsidRPr="00F01693">
        <w:t>,</w:t>
      </w:r>
      <w:r w:rsidR="00EF4747" w:rsidRPr="00F01693">
        <w:t xml:space="preserve"> </w:t>
      </w:r>
      <w:r w:rsidR="00F62970" w:rsidRPr="00F01693">
        <w:t xml:space="preserve">but </w:t>
      </w:r>
      <w:r w:rsidR="001161D6" w:rsidRPr="00F01693">
        <w:t xml:space="preserve">smooths them in neighbouring areas so that they are more </w:t>
      </w:r>
      <w:r w:rsidR="00F62970" w:rsidRPr="00F01693">
        <w:t>homogeneous within clusters</w:t>
      </w:r>
      <w:r w:rsidR="00503357" w:rsidRPr="00F01693">
        <w:t xml:space="preserve"> </w:t>
      </w:r>
      <w:r w:rsidR="00503357" w:rsidRPr="00F01693">
        <w:rPr>
          <w:noProof/>
        </w:rPr>
        <w:t>(Li and Sang, 2019)</w:t>
      </w:r>
      <w:r w:rsidR="00CA569C" w:rsidRPr="00F01693">
        <w:t xml:space="preserve">. </w:t>
      </w:r>
    </w:p>
    <w:p w14:paraId="64FFABDC" w14:textId="77777777" w:rsidR="00453692" w:rsidRPr="00F01693" w:rsidRDefault="00453692" w:rsidP="00F01693"/>
    <w:p w14:paraId="3F70FA47" w14:textId="038236E2" w:rsidR="00BB7988" w:rsidRPr="00F01693" w:rsidRDefault="000A1139" w:rsidP="00F01693">
      <w:r w:rsidRPr="00F01693">
        <w:t>SFCR</w:t>
      </w:r>
      <w:r w:rsidR="000B0B0C" w:rsidRPr="00F01693">
        <w:t xml:space="preserve"> produce</w:t>
      </w:r>
      <w:r w:rsidR="00FA2D2B" w:rsidRPr="00F01693">
        <w:t>s</w:t>
      </w:r>
      <w:r w:rsidR="001E67E7" w:rsidRPr="00F01693">
        <w:t xml:space="preserve"> better estimate</w:t>
      </w:r>
      <w:r w:rsidR="00BF5597" w:rsidRPr="00F01693">
        <w:t>s</w:t>
      </w:r>
      <w:r w:rsidR="001E67E7" w:rsidRPr="00F01693">
        <w:t xml:space="preserve"> than</w:t>
      </w:r>
      <w:r w:rsidR="00453692" w:rsidRPr="00F01693">
        <w:t xml:space="preserve"> SCR</w:t>
      </w:r>
      <w:r w:rsidR="00945C71" w:rsidRPr="00F01693">
        <w:t xml:space="preserve"> because regression coefficients for each cluster are based on both the similarity of the covariates as well as geographically neighbouring locations</w:t>
      </w:r>
      <w:r w:rsidR="00BF5597" w:rsidRPr="00F01693">
        <w:t xml:space="preserve"> (</w:t>
      </w:r>
      <w:proofErr w:type="spellStart"/>
      <w:r w:rsidR="00E3641E" w:rsidRPr="00F01693">
        <w:t>Sugasawa</w:t>
      </w:r>
      <w:proofErr w:type="spellEnd"/>
      <w:r w:rsidR="00E3641E" w:rsidRPr="00F01693">
        <w:t xml:space="preserve"> and Murakami</w:t>
      </w:r>
      <w:r w:rsidR="00BF5597" w:rsidRPr="00F01693">
        <w:t>,</w:t>
      </w:r>
      <w:r w:rsidR="00F90630" w:rsidRPr="00F01693">
        <w:t xml:space="preserve"> </w:t>
      </w:r>
      <w:r w:rsidR="00E3641E" w:rsidRPr="00F01693">
        <w:rPr>
          <w:noProof/>
        </w:rPr>
        <w:t>2021)</w:t>
      </w:r>
      <w:r w:rsidR="00FD22EF" w:rsidRPr="00F01693">
        <w:t>.</w:t>
      </w:r>
      <w:r w:rsidR="00CA569C" w:rsidRPr="00F01693">
        <w:t xml:space="preserve"> </w:t>
      </w:r>
      <w:r w:rsidR="00AE4213" w:rsidRPr="00F01693">
        <w:t xml:space="preserve">Note that updating </w:t>
      </w:r>
      <m:oMath>
        <m:r>
          <w:rPr>
            <w:rFonts w:ascii="Cambria Math" w:hAnsi="Cambria Math"/>
          </w:rPr>
          <m:t>θ</m:t>
        </m:r>
      </m:oMath>
      <w:r w:rsidR="00554D8A" w:rsidRPr="00F01693">
        <w:t xml:space="preserve"> under SFCR can be expressed as</w:t>
      </w:r>
      <w:r w:rsidR="0091040C" w:rsidRPr="00F01693">
        <w:t>:</w:t>
      </w:r>
    </w:p>
    <w:p w14:paraId="6C3E4A16" w14:textId="77777777" w:rsidR="00BE1A1D" w:rsidRPr="00F01693" w:rsidRDefault="00BE1A1D" w:rsidP="00F01693"/>
    <w:tbl>
      <w:tblPr>
        <w:tblW w:w="5000" w:type="pct"/>
        <w:tblLook w:val="04A0" w:firstRow="1" w:lastRow="0" w:firstColumn="1" w:lastColumn="0" w:noHBand="0" w:noVBand="1"/>
      </w:tblPr>
      <w:tblGrid>
        <w:gridCol w:w="7807"/>
        <w:gridCol w:w="1219"/>
      </w:tblGrid>
      <w:tr w:rsidR="005F7973" w:rsidRPr="00F01693" w14:paraId="68122AC2" w14:textId="77777777" w:rsidTr="00402169">
        <w:tc>
          <w:tcPr>
            <w:tcW w:w="4325" w:type="pct"/>
            <w:shd w:val="clear" w:color="auto" w:fill="auto"/>
            <w:vAlign w:val="center"/>
          </w:tcPr>
          <w:p w14:paraId="2CAD1518" w14:textId="77777777" w:rsidR="005F7973" w:rsidRPr="00F01693" w:rsidRDefault="00392796" w:rsidP="00F01693">
            <w:pPr>
              <w:jc w:val="center"/>
              <w:rPr>
                <w:b/>
                <w:bCs/>
              </w:rPr>
            </w:pPr>
            <w:r w:rsidRPr="00F01693">
              <w:pict w14:anchorId="1171AD35">
                <v:shape id="_x0000_i1034" type="#_x0000_t75" style="width:174pt;height:38.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allowPNG/&gt;&lt;w:savePreviewPicture/&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docVars&gt;&lt;w:docVar w:name=&quot;__Grammarly_42____i&quot; w:val=&quot;H4sIAAAAAAAEAKtWckksSQxILCpxzi/NK1GyMqwFAAEhoTITAAAA&quot;/&gt;&lt;w:docVar w:name=&quot;__Grammarly_42___1&quot; w:val=&quot;H4sIAAAAAAAEAKtWcslP9kxRslIyNDayMDEzMzQyMjUxtDA3MzJS0lEKTi0uzszPAykwtqwFAKnQulwtAAAA&quot;/&gt;&lt;/w:docVars&gt;&lt;wsp:rsids&gt;&lt;wsp:rsidRoot wsp:val=&quot;00046CE5&quot;/&gt;&lt;wsp:rsid wsp:val=&quot;000001DF&quot;/&gt;&lt;wsp:rsid wsp:val=&quot;000002A7&quot;/&gt;&lt;wsp:rsid wsp:val=&quot;00001460&quot;/&gt;&lt;wsp:rsid wsp:val=&quot;0000155B&quot;/&gt;&lt;wsp:rsid wsp:val=&quot;00003ED3&quot;/&gt;&lt;wsp:rsid wsp:val=&quot;00004826&quot;/&gt;&lt;wsp:rsid wsp:val=&quot;000048B5&quot;/&gt;&lt;wsp:rsid wsp:val=&quot;000049D7&quot;/&gt;&lt;wsp:rsid wsp:val=&quot;00005BA4&quot;/&gt;&lt;wsp:rsid wsp:val=&quot;00005BD8&quot;/&gt;&lt;wsp:rsid wsp:val=&quot;00005DB4&quot;/&gt;&lt;wsp:rsid wsp:val=&quot;00006473&quot;/&gt;&lt;wsp:rsid wsp:val=&quot;00007079&quot;/&gt;&lt;wsp:rsid wsp:val=&quot;000072FF&quot;/&gt;&lt;wsp:rsid wsp:val=&quot;00007E04&quot;/&gt;&lt;wsp:rsid wsp:val=&quot;0000E4D6&quot;/&gt;&lt;wsp:rsid wsp:val=&quot;000102EB&quot;/&gt;&lt;wsp:rsid wsp:val=&quot;000104CC&quot;/&gt;&lt;wsp:rsid wsp:val=&quot;0001116A&quot;/&gt;&lt;wsp:rsid wsp:val=&quot;00012181&quot;/&gt;&lt;wsp:rsid wsp:val=&quot;000128C2&quot;/&gt;&lt;wsp:rsid wsp:val=&quot;00013609&quot;/&gt;&lt;wsp:rsid wsp:val=&quot;000140A3&quot;/&gt;&lt;wsp:rsid wsp:val=&quot;00015EA2&quot;/&gt;&lt;wsp:rsid wsp:val=&quot;000161E4&quot;/&gt;&lt;wsp:rsid wsp:val=&quot;000164B5&quot;/&gt;&lt;wsp:rsid wsp:val=&quot;0001655A&quot;/&gt;&lt;wsp:rsid wsp:val=&quot;00016BF0&quot;/&gt;&lt;wsp:rsid wsp:val=&quot;0001777F&quot;/&gt;&lt;wsp:rsid wsp:val=&quot;00017EB1&quot;/&gt;&lt;wsp:rsid wsp:val=&quot;000218FF&quot;/&gt;&lt;wsp:rsid wsp:val=&quot;00021EE8&quot;/&gt;&lt;wsp:rsid wsp:val=&quot;000221D2&quot;/&gt;&lt;wsp:rsid wsp:val=&quot;00022EB5&quot;/&gt;&lt;wsp:rsid wsp:val=&quot;000232C5&quot;/&gt;&lt;wsp:rsid wsp:val=&quot;000232EF&quot;/&gt;&lt;wsp:rsid wsp:val=&quot;00025A56&quot;/&gt;&lt;wsp:rsid wsp:val=&quot;00026410&quot;/&gt;&lt;wsp:rsid wsp:val=&quot;00026BFC&quot;/&gt;&lt;wsp:rsid wsp:val=&quot;00026C68&quot;/&gt;&lt;wsp:rsid wsp:val=&quot;00026DE0&quot;/&gt;&lt;wsp:rsid wsp:val=&quot;00027139&quot;/&gt;&lt;wsp:rsid wsp:val=&quot;000278DE&quot;/&gt;&lt;wsp:rsid wsp:val=&quot;00031B38&quot;/&gt;&lt;wsp:rsid wsp:val=&quot;000322EC&quot;/&gt;&lt;wsp:rsid wsp:val=&quot;000324DF&quot;/&gt;&lt;wsp:rsid wsp:val=&quot;00033536&quot;/&gt;&lt;wsp:rsid wsp:val=&quot;00034D1C&quot;/&gt;&lt;wsp:rsid wsp:val=&quot;00034DFC&quot;/&gt;&lt;wsp:rsid wsp:val=&quot;000357DF&quot;/&gt;&lt;wsp:rsid wsp:val=&quot;00036B08&quot;/&gt;&lt;wsp:rsid wsp:val=&quot;00036D05&quot;/&gt;&lt;wsp:rsid wsp:val=&quot;0003723A&quot;/&gt;&lt;wsp:rsid wsp:val=&quot;00037739&quot;/&gt;&lt;wsp:rsid wsp:val=&quot;00039C30&quot;/&gt;&lt;wsp:rsid wsp:val=&quot;00043EA1&quot;/&gt;&lt;wsp:rsid wsp:val=&quot;0004471D&quot;/&gt;&lt;wsp:rsid wsp:val=&quot;00044D86&quot;/&gt;&lt;wsp:rsid wsp:val=&quot;0004664C&quot;/&gt;&lt;wsp:rsid wsp:val=&quot;00046CE5&quot;/&gt;&lt;wsp:rsid wsp:val=&quot;00047116&quot;/&gt;&lt;wsp:rsid wsp:val=&quot;000512F9&quot;/&gt;&lt;wsp:rsid wsp:val=&quot;00051B14&quot;/&gt;&lt;wsp:rsid wsp:val=&quot;0005238E&quot;/&gt;&lt;wsp:rsid wsp:val=&quot;0005307F&quot;/&gt;&lt;wsp:rsid wsp:val=&quot;00053D9F&quot;/&gt;&lt;wsp:rsid wsp:val=&quot;000570BB&quot;/&gt;&lt;wsp:rsid wsp:val=&quot;00057125&quot;/&gt;&lt;wsp:rsid wsp:val=&quot;000571AC&quot;/&gt;&lt;wsp:rsid wsp:val=&quot;00057CE5&quot;/&gt;&lt;wsp:rsid wsp:val=&quot;000604BE&quot;/&gt;&lt;wsp:rsid wsp:val=&quot;000611AB&quot;/&gt;&lt;wsp:rsid wsp:val=&quot;00061BDF&quot;/&gt;&lt;wsp:rsid wsp:val=&quot;0006316C&quot;/&gt;&lt;wsp:rsid wsp:val=&quot;00063686&quot;/&gt;&lt;wsp:rsid wsp:val=&quot;00064626&quot;/&gt;&lt;wsp:rsid wsp:val=&quot;00064640&quot;/&gt;&lt;wsp:rsid wsp:val=&quot;000649D5&quot;/&gt;&lt;wsp:rsid wsp:val=&quot;00064AAB&quot;/&gt;&lt;wsp:rsid wsp:val=&quot;00065861&quot;/&gt;&lt;wsp:rsid wsp:val=&quot;00066296&quot;/&gt;&lt;wsp:rsid wsp:val=&quot;00067299&quot;/&gt;&lt;wsp:rsid wsp:val=&quot;00067CBF&quot;/&gt;&lt;wsp:rsid wsp:val=&quot;0007018C&quot;/&gt;&lt;wsp:rsid wsp:val=&quot;00070863&quot;/&gt;&lt;wsp:rsid wsp:val=&quot;00071011&quot;/&gt;&lt;wsp:rsid wsp:val=&quot;00073124&quot;/&gt;&lt;wsp:rsid wsp:val=&quot;0007326D&quot;/&gt;&lt;wsp:rsid wsp:val=&quot;000733A4&quot;/&gt;&lt;wsp:rsid wsp:val=&quot;0008217B&quot;/&gt;&lt;wsp:rsid wsp:val=&quot;00082F05&quot;/&gt;&lt;wsp:rsid wsp:val=&quot;0008314E&quot;/&gt;&lt;wsp:rsid wsp:val=&quot;00083906&quot;/&gt;&lt;wsp:rsid wsp:val=&quot;00084C33&quot;/&gt;&lt;wsp:rsid wsp:val=&quot;0008608D&quot;/&gt;&lt;wsp:rsid wsp:val=&quot;000868EE&quot;/&gt;&lt;wsp:rsid wsp:val=&quot;00086EAA&quot;/&gt;&lt;wsp:rsid wsp:val=&quot;00086FD2&quot;/&gt;&lt;wsp:rsid wsp:val=&quot;000915C5&quot;/&gt;&lt;wsp:rsid wsp:val=&quot;0009171E&quot;/&gt;&lt;wsp:rsid wsp:val=&quot;00091F68&quot;/&gt;&lt;wsp:rsid wsp:val=&quot;00092F05&quot;/&gt;&lt;wsp:rsid wsp:val=&quot;0009308F&quot;/&gt;&lt;wsp:rsid wsp:val=&quot;00093D99&quot;/&gt;&lt;wsp:rsid wsp:val=&quot;00094278&quot;/&gt;&lt;wsp:rsid wsp:val=&quot;00094BCD&quot;/&gt;&lt;wsp:rsid wsp:val=&quot;00094D2B&quot;/&gt;&lt;wsp:rsid wsp:val=&quot;000965BD&quot;/&gt;&lt;wsp:rsid wsp:val=&quot;00096AEB&quot;/&gt;&lt;wsp:rsid wsp:val=&quot;00096C7D&quot;/&gt;&lt;wsp:rsid wsp:val=&quot;000A0097&quot;/&gt;&lt;wsp:rsid wsp:val=&quot;000A01F2&quot;/&gt;&lt;wsp:rsid wsp:val=&quot;000A0656&quot;/&gt;&lt;wsp:rsid wsp:val=&quot;000A1139&quot;/&gt;&lt;wsp:rsid wsp:val=&quot;000A1E65&quot;/&gt;&lt;wsp:rsid wsp:val=&quot;000A5700&quot;/&gt;&lt;wsp:rsid wsp:val=&quot;000A5F4E&quot;/&gt;&lt;wsp:rsid wsp:val=&quot;000A6249&quot;/&gt;&lt;wsp:rsid wsp:val=&quot;000A65D0&quot;/&gt;&lt;wsp:rsid wsp:val=&quot;000A6E48&quot;/&gt;&lt;wsp:rsid wsp:val=&quot;000A7358&quot;/&gt;&lt;wsp:rsid wsp:val=&quot;000B0332&quot;/&gt;&lt;wsp:rsid wsp:val=&quot;000B03A0&quot;/&gt;&lt;wsp:rsid wsp:val=&quot;000B051E&quot;/&gt;&lt;wsp:rsid wsp:val=&quot;000B077D&quot;/&gt;&lt;wsp:rsid wsp:val=&quot;000B092B&quot;/&gt;&lt;wsp:rsid wsp:val=&quot;000B0B0C&quot;/&gt;&lt;wsp:rsid wsp:val=&quot;000B0CF6&quot;/&gt;&lt;wsp:rsid wsp:val=&quot;000B12E2&quot;/&gt;&lt;wsp:rsid wsp:val=&quot;000B137A&quot;/&gt;&lt;wsp:rsid wsp:val=&quot;000B2CE3&quot;/&gt;&lt;wsp:rsid wsp:val=&quot;000B53C8&quot;/&gt;&lt;wsp:rsid wsp:val=&quot;000B5BD7&quot;/&gt;&lt;wsp:rsid wsp:val=&quot;000B6F1C&quot;/&gt;&lt;wsp:rsid wsp:val=&quot;000B7585&quot;/&gt;&lt;wsp:rsid wsp:val=&quot;000C04AE&quot;/&gt;&lt;wsp:rsid wsp:val=&quot;000C0A12&quot;/&gt;&lt;wsp:rsid wsp:val=&quot;000C0DDB&quot;/&gt;&lt;wsp:rsid wsp:val=&quot;000C176B&quot;/&gt;&lt;wsp:rsid wsp:val=&quot;000C1949&quot;/&gt;&lt;wsp:rsid wsp:val=&quot;000C1C59&quot;/&gt;&lt;wsp:rsid wsp:val=&quot;000C2BBA&quot;/&gt;&lt;wsp:rsid wsp:val=&quot;000C317B&quot;/&gt;&lt;wsp:rsid wsp:val=&quot;000C3917&quot;/&gt;&lt;wsp:rsid wsp:val=&quot;000C65CE&quot;/&gt;&lt;wsp:rsid wsp:val=&quot;000C7D59&quot;/&gt;&lt;wsp:rsid wsp:val=&quot;000D0998&quot;/&gt;&lt;wsp:rsid wsp:val=&quot;000D1D73&quot;/&gt;&lt;wsp:rsid wsp:val=&quot;000D2446&quot;/&gt;&lt;wsp:rsid wsp:val=&quot;000D5CE2&quot;/&gt;&lt;wsp:rsid wsp:val=&quot;000D5F3C&quot;/&gt;&lt;wsp:rsid wsp:val=&quot;000D6BDE&quot;/&gt;&lt;wsp:rsid wsp:val=&quot;000D7EFB&quot;/&gt;&lt;wsp:rsid wsp:val=&quot;000E0A63&quot;/&gt;&lt;wsp:rsid wsp:val=&quot;000E1FEA&quot;/&gt;&lt;wsp:rsid wsp:val=&quot;000E299A&quot;/&gt;&lt;wsp:rsid wsp:val=&quot;000E34A2&quot;/&gt;&lt;wsp:rsid wsp:val=&quot;000E3C4D&quot;/&gt;&lt;wsp:rsid wsp:val=&quot;000E421A&quot;/&gt;&lt;wsp:rsid wsp:val=&quot;000E4224&quot;/&gt;&lt;wsp:rsid wsp:val=&quot;000E4587&quot;/&gt;&lt;wsp:rsid wsp:val=&quot;000E4AAD&quot;/&gt;&lt;wsp:rsid wsp:val=&quot;000E5E74&quot;/&gt;&lt;wsp:rsid wsp:val=&quot;000E666F&quot;/&gt;&lt;wsp:rsid wsp:val=&quot;000E6742&quot;/&gt;&lt;wsp:rsid wsp:val=&quot;000E69ED&quot;/&gt;&lt;wsp:rsid wsp:val=&quot;000E705C&quot;/&gt;&lt;wsp:rsid wsp:val=&quot;000F00E6&quot;/&gt;&lt;wsp:rsid wsp:val=&quot;000F06E6&quot;/&gt;&lt;wsp:rsid wsp:val=&quot;000F16E6&quot;/&gt;&lt;wsp:rsid wsp:val=&quot;000F1836&quot;/&gt;&lt;wsp:rsid wsp:val=&quot;000F1FF8&quot;/&gt;&lt;wsp:rsid wsp:val=&quot;000F221B&quot;/&gt;&lt;wsp:rsid wsp:val=&quot;000F2A3D&quot;/&gt;&lt;wsp:rsid wsp:val=&quot;000F2ADA&quot;/&gt;&lt;wsp:rsid wsp:val=&quot;000F2B8B&quot;/&gt;&lt;wsp:rsid wsp:val=&quot;000F3869&quot;/&gt;&lt;wsp:rsid wsp:val=&quot;000F527A&quot;/&gt;&lt;wsp:rsid wsp:val=&quot;000F5796&quot;/&gt;&lt;wsp:rsid wsp:val=&quot;000F5D81&quot;/&gt;&lt;wsp:rsid wsp:val=&quot;000F67D9&quot;/&gt;&lt;wsp:rsid wsp:val=&quot;000F6BF5&quot;/&gt;&lt;wsp:rsid wsp:val=&quot;000F714F&quot;/&gt;&lt;wsp:rsid wsp:val=&quot;000F771B&quot;/&gt;&lt;wsp:rsid wsp:val=&quot;000F7ADF&quot;/&gt;&lt;wsp:rsid wsp:val=&quot;000F7E61&quot;/&gt;&lt;wsp:rsid wsp:val=&quot;000F7F9B&quot;/&gt;&lt;wsp:rsid wsp:val=&quot;001004BA&quot;/&gt;&lt;wsp:rsid wsp:val=&quot;0010113C&quot;/&gt;&lt;wsp:rsid wsp:val=&quot;0010146B&quot;/&gt;&lt;wsp:rsid wsp:val=&quot;00102558&quot;/&gt;&lt;wsp:rsid wsp:val=&quot;00102F19&quot;/&gt;&lt;wsp:rsid wsp:val=&quot;00103DDE&quot;/&gt;&lt;wsp:rsid wsp:val=&quot;001046B9&quot;/&gt;&lt;wsp:rsid wsp:val=&quot;0010593A&quot;/&gt;&lt;wsp:rsid wsp:val=&quot;001062BB&quot;/&gt;&lt;wsp:rsid wsp:val=&quot;001062E3&quot;/&gt;&lt;wsp:rsid wsp:val=&quot;00111699&quot;/&gt;&lt;wsp:rsid wsp:val=&quot;00111EC5&quot;/&gt;&lt;wsp:rsid wsp:val=&quot;001120E1&quot;/&gt;&lt;wsp:rsid wsp:val=&quot;00112B80&quot;/&gt;&lt;wsp:rsid wsp:val=&quot;001130AA&quot;/&gt;&lt;wsp:rsid wsp:val=&quot;0011666A&quot;/&gt;&lt;wsp:rsid wsp:val=&quot;00116E99&quot;/&gt;&lt;wsp:rsid wsp:val=&quot;001170EE&quot;/&gt;&lt;wsp:rsid wsp:val=&quot;00117230&quot;/&gt;&lt;wsp:rsid wsp:val=&quot;00117298&quot;/&gt;&lt;wsp:rsid wsp:val=&quot;001178B4&quot;/&gt;&lt;wsp:rsid wsp:val=&quot;00117C52&quot;/&gt;&lt;wsp:rsid wsp:val=&quot;00117CEE&quot;/&gt;&lt;wsp:rsid wsp:val=&quot;0012092E&quot;/&gt;&lt;wsp:rsid wsp:val=&quot;001218D1&quot;/&gt;&lt;wsp:rsid wsp:val=&quot;001224BA&quot;/&gt;&lt;wsp:rsid wsp:val=&quot;00123015&quot;/&gt;&lt;wsp:rsid wsp:val=&quot;00126EFF&quot;/&gt;&lt;wsp:rsid wsp:val=&quot;0013168A&quot;/&gt;&lt;wsp:rsid wsp:val=&quot;00131A53&quot;/&gt;&lt;wsp:rsid wsp:val=&quot;00131D8B&quot;/&gt;&lt;wsp:rsid wsp:val=&quot;00132B49&quot;/&gt;&lt;wsp:rsid wsp:val=&quot;00134FF0&quot;/&gt;&lt;wsp:rsid wsp:val=&quot;00141068&quot;/&gt;&lt;wsp:rsid wsp:val=&quot;0014375E&quot;/&gt;&lt;wsp:rsid wsp:val=&quot;00143DF0&quot;/&gt;&lt;wsp:rsid wsp:val=&quot;0014442A&quot;/&gt;&lt;wsp:rsid wsp:val=&quot;001445DC&quot;/&gt;&lt;wsp:rsid wsp:val=&quot;00144BB9&quot;/&gt;&lt;wsp:rsid wsp:val=&quot;001452F5&quot;/&gt;&lt;wsp:rsid wsp:val=&quot;0014576B&quot;/&gt;&lt;wsp:rsid wsp:val=&quot;00147366&quot;/&gt;&lt;wsp:rsid wsp:val=&quot;00150F8A&quot;/&gt;&lt;wsp:rsid wsp:val=&quot;00150FEA&quot;/&gt;&lt;wsp:rsid wsp:val=&quot;0015257E&quot;/&gt;&lt;wsp:rsid wsp:val=&quot;00152B00&quot;/&gt;&lt;wsp:rsid wsp:val=&quot;001535DC&quot;/&gt;&lt;wsp:rsid wsp:val=&quot;00153897&quot;/&gt;&lt;wsp:rsid wsp:val=&quot;00153C49&quot;/&gt;&lt;wsp:rsid wsp:val=&quot;0015496C&quot;/&gt;&lt;wsp:rsid wsp:val=&quot;001551D7&quot;/&gt;&lt;wsp:rsid wsp:val=&quot;001567B0&quot;/&gt;&lt;wsp:rsid wsp:val=&quot;0016070A&quot;/&gt;&lt;wsp:rsid wsp:val=&quot;001614AD&quot;/&gt;&lt;wsp:rsid wsp:val=&quot;0016157A&quot;/&gt;&lt;wsp:rsid wsp:val=&quot;001615B2&quot;/&gt;&lt;wsp:rsid wsp:val=&quot;00161A69&quot;/&gt;&lt;wsp:rsid wsp:val=&quot;00161F94&quot;/&gt;&lt;wsp:rsid wsp:val=&quot;00162227&quot;/&gt;&lt;wsp:rsid wsp:val=&quot;00162633&quot;/&gt;&lt;wsp:rsid wsp:val=&quot;00166A6D&quot;/&gt;&lt;wsp:rsid wsp:val=&quot;00166CAB&quot;/&gt;&lt;wsp:rsid wsp:val=&quot;001672BE&quot;/&gt;&lt;wsp:rsid wsp:val=&quot;00167B24&quot;/&gt;&lt;wsp:rsid wsp:val=&quot;001700B2&quot;/&gt;&lt;wsp:rsid wsp:val=&quot;0017046A&quot;/&gt;&lt;wsp:rsid wsp:val=&quot;00170C39&quot;/&gt;&lt;wsp:rsid wsp:val=&quot;00171F3D&quot;/&gt;&lt;wsp:rsid wsp:val=&quot;00172B34&quot;/&gt;&lt;wsp:rsid wsp:val=&quot;0017462A&quot;/&gt;&lt;wsp:rsid wsp:val=&quot;00174F39&quot;/&gt;&lt;wsp:rsid wsp:val=&quot;0017583C&quot;/&gt;&lt;wsp:rsid wsp:val=&quot;0017658C&quot;/&gt;&lt;wsp:rsid wsp:val=&quot;00177183&quot;/&gt;&lt;wsp:rsid wsp:val=&quot;00177467&quot;/&gt;&lt;wsp:rsid wsp:val=&quot;0018106C&quot;/&gt;&lt;wsp:rsid wsp:val=&quot;00181230&quot;/&gt;&lt;wsp:rsid wsp:val=&quot;001817CD&quot;/&gt;&lt;wsp:rsid wsp:val=&quot;001831F8&quot;/&gt;&lt;wsp:rsid wsp:val=&quot;0018359A&quot;/&gt;&lt;wsp:rsid wsp:val=&quot;0018360D&quot;/&gt;&lt;wsp:rsid wsp:val=&quot;001842FE&quot;/&gt;&lt;wsp:rsid wsp:val=&quot;00184B5D&quot;/&gt;&lt;wsp:rsid wsp:val=&quot;0018604A&quot;/&gt;&lt;wsp:rsid wsp:val=&quot;00191174&quot;/&gt;&lt;wsp:rsid wsp:val=&quot;00192463&quot;/&gt;&lt;wsp:rsid wsp:val=&quot;00192A79&quot;/&gt;&lt;wsp:rsid wsp:val=&quot;00194D45&quot;/&gt;&lt;wsp:rsid wsp:val=&quot;00194E22&quot;/&gt;&lt;wsp:rsid wsp:val=&quot;001954C9&quot;/&gt;&lt;wsp:rsid wsp:val=&quot;00195DCA&quot;/&gt;&lt;wsp:rsid wsp:val=&quot;00195F6E&quot;/&gt;&lt;wsp:rsid wsp:val=&quot;00196569&quot;/&gt;&lt;wsp:rsid wsp:val=&quot;00197BE4&quot;/&gt;&lt;wsp:rsid wsp:val=&quot;001A0056&quot;/&gt;&lt;wsp:rsid wsp:val=&quot;001A0184&quot;/&gt;&lt;wsp:rsid wsp:val=&quot;001A03C2&quot;/&gt;&lt;wsp:rsid wsp:val=&quot;001A3481&quot;/&gt;&lt;wsp:rsid wsp:val=&quot;001A3FD9&quot;/&gt;&lt;wsp:rsid wsp:val=&quot;001A46F9&quot;/&gt;&lt;wsp:rsid wsp:val=&quot;001A4B94&quot;/&gt;&lt;wsp:rsid wsp:val=&quot;001A57A6&quot;/&gt;&lt;wsp:rsid wsp:val=&quot;001A6BC9&quot;/&gt;&lt;wsp:rsid wsp:val=&quot;001A7A1C&quot;/&gt;&lt;wsp:rsid wsp:val=&quot;001ACB90&quot;/&gt;&lt;wsp:rsid wsp:val=&quot;001B0871&quot;/&gt;&lt;wsp:rsid wsp:val=&quot;001B1C4C&quot;/&gt;&lt;wsp:rsid wsp:val=&quot;001B2A62&quot;/&gt;&lt;wsp:rsid wsp:val=&quot;001B3760&quot;/&gt;&lt;wsp:rsid wsp:val=&quot;001B441F&quot;/&gt;&lt;wsp:rsid wsp:val=&quot;001B4B0F&quot;/&gt;&lt;wsp:rsid wsp:val=&quot;001B6791&quot;/&gt;&lt;wsp:rsid wsp:val=&quot;001B7BE3&quot;/&gt;&lt;wsp:rsid wsp:val=&quot;001B7F9F&quot;/&gt;&lt;wsp:rsid wsp:val=&quot;001BFB26&quot;/&gt;&lt;wsp:rsid wsp:val=&quot;001C073F&quot;/&gt;&lt;wsp:rsid wsp:val=&quot;001C0B8A&quot;/&gt;&lt;wsp:rsid wsp:val=&quot;001C2188&quot;/&gt;&lt;wsp:rsid wsp:val=&quot;001C3537&quot;/&gt;&lt;wsp:rsid wsp:val=&quot;001C59B4&quot;/&gt;&lt;wsp:rsid wsp:val=&quot;001C6463&quot;/&gt;&lt;wsp:rsid wsp:val=&quot;001C737E&quot;/&gt;&lt;wsp:rsid wsp:val=&quot;001D0626&quot;/&gt;&lt;wsp:rsid wsp:val=&quot;001D1D1D&quot;/&gt;&lt;wsp:rsid wsp:val=&quot;001D1DE5&quot;/&gt;&lt;wsp:rsid wsp:val=&quot;001D2746&quot;/&gt;&lt;wsp:rsid wsp:val=&quot;001D5A15&quot;/&gt;&lt;wsp:rsid wsp:val=&quot;001D5E38&quot;/&gt;&lt;wsp:rsid wsp:val=&quot;001D6D30&quot;/&gt;&lt;wsp:rsid wsp:val=&quot;001D6F2B&quot;/&gt;&lt;wsp:rsid wsp:val=&quot;001D7604&quot;/&gt;&lt;wsp:rsid wsp:val=&quot;001E02DB&quot;/&gt;&lt;wsp:rsid wsp:val=&quot;001E1EAD&quot;/&gt;&lt;wsp:rsid wsp:val=&quot;001E2494&quot;/&gt;&lt;wsp:rsid wsp:val=&quot;001E2802&quot;/&gt;&lt;wsp:rsid wsp:val=&quot;001E306B&quot;/&gt;&lt;wsp:rsid wsp:val=&quot;001E33D4&quot;/&gt;&lt;wsp:rsid wsp:val=&quot;001E49DC&quot;/&gt;&lt;wsp:rsid wsp:val=&quot;001E4C13&quot;/&gt;&lt;wsp:rsid wsp:val=&quot;001E51F7&quot;/&gt;&lt;wsp:rsid wsp:val=&quot;001E53A8&quot;/&gt;&lt;wsp:rsid wsp:val=&quot;001E67E7&quot;/&gt;&lt;wsp:rsid wsp:val=&quot;001E7381&quot;/&gt;&lt;wsp:rsid wsp:val=&quot;001F0335&quot;/&gt;&lt;wsp:rsid wsp:val=&quot;001F042E&quot;/&gt;&lt;wsp:rsid wsp:val=&quot;001F0EE4&quot;/&gt;&lt;wsp:rsid wsp:val=&quot;001F123C&quot;/&gt;&lt;wsp:rsid wsp:val=&quot;001F1421&quot;/&gt;&lt;wsp:rsid wsp:val=&quot;001F23D7&quot;/&gt;&lt;wsp:rsid wsp:val=&quot;001F341A&quot;/&gt;&lt;wsp:rsid wsp:val=&quot;001F5B65&quot;/&gt;&lt;wsp:rsid wsp:val=&quot;001F5C6B&quot;/&gt;&lt;wsp:rsid wsp:val=&quot;001F7010&quot;/&gt;&lt;wsp:rsid wsp:val=&quot;001F7BC9&quot;/&gt;&lt;wsp:rsid wsp:val=&quot;00200F02&quot;/&gt;&lt;wsp:rsid wsp:val=&quot;002011F3&quot;/&gt;&lt;wsp:rsid wsp:val=&quot;002012AF&quot;/&gt;&lt;wsp:rsid wsp:val=&quot;00201646&quot;/&gt;&lt;wsp:rsid wsp:val=&quot;00202110&quot;/&gt;&lt;wsp:rsid wsp:val=&quot;0020296A&quot;/&gt;&lt;wsp:rsid wsp:val=&quot;00203824&quot;/&gt;&lt;wsp:rsid wsp:val=&quot;00204728&quot;/&gt;&lt;wsp:rsid wsp:val=&quot;00204921&quot;/&gt;&lt;wsp:rsid wsp:val=&quot;00205FD4&quot;/&gt;&lt;wsp:rsid wsp:val=&quot;00207B0C&quot;/&gt;&lt;wsp:rsid wsp:val=&quot;00207C68&quot;/&gt;&lt;wsp:rsid wsp:val=&quot;00211D78&quot;/&gt;&lt;wsp:rsid wsp:val=&quot;00211DDA&quot;/&gt;&lt;wsp:rsid wsp:val=&quot;0021208B&quot;/&gt;&lt;wsp:rsid wsp:val=&quot;002129B2&quot;/&gt;&lt;wsp:rsid wsp:val=&quot;0021315B&quot;/&gt;&lt;wsp:rsid wsp:val=&quot;0021331D&quot;/&gt;&lt;wsp:rsid wsp:val=&quot;002135AC&quot;/&gt;&lt;wsp:rsid wsp:val=&quot;002141FE&quot;/&gt;&lt;wsp:rsid wsp:val=&quot;00216438&quot;/&gt;&lt;wsp:rsid wsp:val=&quot;00216A42&quot;/&gt;&lt;wsp:rsid wsp:val=&quot;002200F8&quot;/&gt;&lt;wsp:rsid wsp:val=&quot;002217CB&quot;/&gt;&lt;wsp:rsid wsp:val=&quot;00222047&quot;/&gt;&lt;wsp:rsid wsp:val=&quot;002221F8&quot;/&gt;&lt;wsp:rsid wsp:val=&quot;00222689&quot;/&gt;&lt;wsp:rsid wsp:val=&quot;0022303F&quot;/&gt;&lt;wsp:rsid wsp:val=&quot;00225448&quot;/&gt;&lt;wsp:rsid wsp:val=&quot;00225576&quot;/&gt;&lt;wsp:rsid wsp:val=&quot;00226BD5&quot;/&gt;&lt;wsp:rsid wsp:val=&quot;00226FFF&quot;/&gt;&lt;wsp:rsid wsp:val=&quot;0022778D&quot;/&gt;&lt;wsp:rsid wsp:val=&quot;0023134D&quot;/&gt;&lt;wsp:rsid wsp:val=&quot;0023197A&quot;/&gt;&lt;wsp:rsid wsp:val=&quot;00234838&quot;/&gt;&lt;wsp:rsid wsp:val=&quot;00236119&quot;/&gt;&lt;wsp:rsid wsp:val=&quot;00237AB1&quot;/&gt;&lt;wsp:rsid wsp:val=&quot;00237B29&quot;/&gt;&lt;wsp:rsid wsp:val=&quot;00240079&quot;/&gt;&lt;wsp:rsid wsp:val=&quot;00240A2A&quot;/&gt;&lt;wsp:rsid wsp:val=&quot;00240ADF&quot;/&gt;&lt;wsp:rsid wsp:val=&quot;00241550&quot;/&gt;&lt;wsp:rsid wsp:val=&quot;00241638&quot;/&gt;&lt;wsp:rsid wsp:val=&quot;0024194D&quot;/&gt;&lt;wsp:rsid wsp:val=&quot;00243E48&quot;/&gt;&lt;wsp:rsid wsp:val=&quot;0024413F&quot;/&gt;&lt;wsp:rsid wsp:val=&quot;00244212&quot;/&gt;&lt;wsp:rsid wsp:val=&quot;002442C5&quot;/&gt;&lt;wsp:rsid wsp:val=&quot;00245562&quot;/&gt;&lt;wsp:rsid wsp:val=&quot;00246F17&quot;/&gt;&lt;wsp:rsid wsp:val=&quot;00247B9A&quot;/&gt;&lt;wsp:rsid wsp:val=&quot;00250439&quot;/&gt;&lt;wsp:rsid wsp:val=&quot;00252C8F&quot;/&gt;&lt;wsp:rsid wsp:val=&quot;00253BBC&quot;/&gt;&lt;wsp:rsid wsp:val=&quot;00253E48&quot;/&gt;&lt;wsp:rsid wsp:val=&quot;0025594F&quot;/&gt;&lt;wsp:rsid wsp:val=&quot;00255F9C&quot;/&gt;&lt;wsp:rsid wsp:val=&quot;002561C2&quot;/&gt;&lt;wsp:rsid wsp:val=&quot;00256673&quot;/&gt;&lt;wsp:rsid wsp:val=&quot;00256816&quot;/&gt;&lt;wsp:rsid wsp:val=&quot;00256A21&quot;/&gt;&lt;wsp:rsid wsp:val=&quot;00261AA4&quot;/&gt;&lt;wsp:rsid wsp:val=&quot;002631C5&quot;/&gt;&lt;wsp:rsid wsp:val=&quot;00263CFD&quot;/&gt;&lt;wsp:rsid wsp:val=&quot;0026430B&quot;/&gt;&lt;wsp:rsid wsp:val=&quot;00264AD3&quot;/&gt;&lt;wsp:rsid wsp:val=&quot;00264D10&quot;/&gt;&lt;wsp:rsid wsp:val=&quot;002657CC&quot;/&gt;&lt;wsp:rsid wsp:val=&quot;00265B16&quot;/&gt;&lt;wsp:rsid wsp:val=&quot;00265E13&quot;/&gt;&lt;wsp:rsid wsp:val=&quot;00265E88&quot;/&gt;&lt;wsp:rsid wsp:val=&quot;00266E80&quot;/&gt;&lt;wsp:rsid wsp:val=&quot;00271CD8&quot;/&gt;&lt;wsp:rsid wsp:val=&quot;002724A8&quot;/&gt;&lt;wsp:rsid wsp:val=&quot;002724BA&quot;/&gt;&lt;wsp:rsid wsp:val=&quot;00273438&quot;/&gt;&lt;wsp:rsid wsp:val=&quot;002740CD&quot;/&gt;&lt;wsp:rsid wsp:val=&quot;00275AFD&quot;/&gt;&lt;wsp:rsid wsp:val=&quot;00276831&quot;/&gt;&lt;wsp:rsid wsp:val=&quot;00276F00&quot;/&gt;&lt;wsp:rsid wsp:val=&quot;00277D36&quot;/&gt;&lt;wsp:rsid wsp:val=&quot;00277ED3&quot;/&gt;&lt;wsp:rsid wsp:val=&quot;002821FC&quot;/&gt;&lt;wsp:rsid wsp:val=&quot;00282839&quot;/&gt;&lt;wsp:rsid wsp:val=&quot;00283CDA&quot;/&gt;&lt;wsp:rsid wsp:val=&quot;002860A4&quot;/&gt;&lt;wsp:rsid wsp:val=&quot;00292400&quot;/&gt;&lt;wsp:rsid wsp:val=&quot;002934BD&quot;/&gt;&lt;wsp:rsid wsp:val=&quot;002937A9&quot;/&gt;&lt;wsp:rsid wsp:val=&quot;002937C3&quot;/&gt;&lt;wsp:rsid wsp:val=&quot;00293896&quot;/&gt;&lt;wsp:rsid wsp:val=&quot;0029424F&quot;/&gt;&lt;wsp:rsid wsp:val=&quot;00294287&quot;/&gt;&lt;wsp:rsid wsp:val=&quot;00294355&quot;/&gt;&lt;wsp:rsid wsp:val=&quot;00295129&quot;/&gt;&lt;wsp:rsid wsp:val=&quot;00295857&quot;/&gt;&lt;wsp:rsid wsp:val=&quot;0029585E&quot;/&gt;&lt;wsp:rsid wsp:val=&quot;0029589F&quot;/&gt;&lt;wsp:rsid wsp:val=&quot;002967B0&quot;/&gt;&lt;wsp:rsid wsp:val=&quot;002A1398&quot;/&gt;&lt;wsp:rsid wsp:val=&quot;002A2611&quot;/&gt;&lt;wsp:rsid wsp:val=&quot;002A3329&quot;/&gt;&lt;wsp:rsid wsp:val=&quot;002A440C&quot;/&gt;&lt;wsp:rsid wsp:val=&quot;002A512E&quot;/&gt;&lt;wsp:rsid wsp:val=&quot;002A5FC5&quot;/&gt;&lt;wsp:rsid wsp:val=&quot;002A729A&quot;/&gt;&lt;wsp:rsid wsp:val=&quot;002B18FF&quot;/&gt;&lt;wsp:rsid wsp:val=&quot;002B199F&quot;/&gt;&lt;wsp:rsid wsp:val=&quot;002B20AA&quot;/&gt;&lt;wsp:rsid wsp:val=&quot;002B378A&quot;/&gt;&lt;wsp:rsid wsp:val=&quot;002B4403&quot;/&gt;&lt;wsp:rsid wsp:val=&quot;002B4C8D&quot;/&gt;&lt;wsp:rsid wsp:val=&quot;002B5587&quot;/&gt;&lt;wsp:rsid wsp:val=&quot;002B5A2D&quot;/&gt;&lt;wsp:rsid wsp:val=&quot;002B6134&quot;/&gt;&lt;wsp:rsid wsp:val=&quot;002B6194&quot;/&gt;&lt;wsp:rsid wsp:val=&quot;002B61CB&quot;/&gt;&lt;wsp:rsid wsp:val=&quot;002B6C6B&quot;/&gt;&lt;wsp:rsid wsp:val=&quot;002B6F28&quot;/&gt;&lt;wsp:rsid wsp:val=&quot;002B7571&quot;/&gt;&lt;wsp:rsid wsp:val=&quot;002B75D6&quot;/&gt;&lt;wsp:rsid wsp:val=&quot;002C04F1&quot;/&gt;&lt;wsp:rsid wsp:val=&quot;002C1057&quot;/&gt;&lt;wsp:rsid wsp:val=&quot;002C2B6F&quot;/&gt;&lt;wsp:rsid wsp:val=&quot;002C3734&quot;/&gt;&lt;wsp:rsid wsp:val=&quot;002C574E&quot;/&gt;&lt;wsp:rsid wsp:val=&quot;002C5BE6&quot;/&gt;&lt;wsp:rsid wsp:val=&quot;002C7C5B&quot;/&gt;&lt;wsp:rsid wsp:val=&quot;002D0258&quot;/&gt;&lt;wsp:rsid wsp:val=&quot;002D0EB2&quot;/&gt;&lt;wsp:rsid wsp:val=&quot;002D1D05&quot;/&gt;&lt;wsp:rsid wsp:val=&quot;002D27F7&quot;/&gt;&lt;wsp:rsid wsp:val=&quot;002D289C&quot;/&gt;&lt;wsp:rsid wsp:val=&quot;002D2DBA&quot;/&gt;&lt;wsp:rsid wsp:val=&quot;002D3BDF&quot;/&gt;&lt;wsp:rsid wsp:val=&quot;002D3D7F&quot;/&gt;&lt;wsp:rsid wsp:val=&quot;002D42C2&quot;/&gt;&lt;wsp:rsid wsp:val=&quot;002D486E&quot;/&gt;&lt;wsp:rsid wsp:val=&quot;002D499C&quot;/&gt;&lt;wsp:rsid wsp:val=&quot;002D5169&quot;/&gt;&lt;wsp:rsid wsp:val=&quot;002D5343&quot;/&gt;&lt;wsp:rsid wsp:val=&quot;002D5A17&quot;/&gt;&lt;wsp:rsid wsp:val=&quot;002D7B93&quot;/&gt;&lt;wsp:rsid wsp:val=&quot;002E05C6&quot;/&gt;&lt;wsp:rsid wsp:val=&quot;002E17A6&quot;/&gt;&lt;wsp:rsid wsp:val=&quot;002E3199&quot;/&gt;&lt;wsp:rsid wsp:val=&quot;002E54D9&quot;/&gt;&lt;wsp:rsid wsp:val=&quot;002F07AF&quot;/&gt;&lt;wsp:rsid wsp:val=&quot;002F3464&quot;/&gt;&lt;wsp:rsid wsp:val=&quot;002F34BB&quot;/&gt;&lt;wsp:rsid wsp:val=&quot;002F3C97&quot;/&gt;&lt;wsp:rsid wsp:val=&quot;002F57A4&quot;/&gt;&lt;wsp:rsid wsp:val=&quot;002F6558&quot;/&gt;&lt;wsp:rsid wsp:val=&quot;002F7CD7&quot;/&gt;&lt;wsp:rsid wsp:val=&quot;002F7FCE&quot;/&gt;&lt;wsp:rsid wsp:val=&quot;003013B4&quot;/&gt;&lt;wsp:rsid wsp:val=&quot;00301B1A&quot;/&gt;&lt;wsp:rsid wsp:val=&quot;003035B7&quot;/&gt;&lt;wsp:rsid wsp:val=&quot;00303CFE&quot;/&gt;&lt;wsp:rsid wsp:val=&quot;0030456F&quot;/&gt;&lt;wsp:rsid wsp:val=&quot;003045E3&quot;/&gt;&lt;wsp:rsid wsp:val=&quot;0030546F&quot;/&gt;&lt;wsp:rsid wsp:val=&quot;00305D8B&quot;/&gt;&lt;wsp:rsid wsp:val=&quot;00305FCC&quot;/&gt;&lt;wsp:rsid wsp:val=&quot;003066E8&quot;/&gt;&lt;wsp:rsid wsp:val=&quot;00307E60&quot;/&gt;&lt;wsp:rsid wsp:val=&quot;00310BBB&quot;/&gt;&lt;wsp:rsid wsp:val=&quot;00311101&quot;/&gt;&lt;wsp:rsid wsp:val=&quot;0031317A&quot;/&gt;&lt;wsp:rsid wsp:val=&quot;00313926&quot;/&gt;&lt;wsp:rsid wsp:val=&quot;00313952&quot;/&gt;&lt;wsp:rsid wsp:val=&quot;003142E1&quot;/&gt;&lt;wsp:rsid wsp:val=&quot;00315FF7&quot;/&gt;&lt;wsp:rsid wsp:val=&quot;003175CE&quot;/&gt;&lt;wsp:rsid wsp:val=&quot;00317CFE&quot;/&gt;&lt;wsp:rsid wsp:val=&quot;00320972&quot;/&gt;&lt;wsp:rsid wsp:val=&quot;00321390&quot;/&gt;&lt;wsp:rsid wsp:val=&quot;0032161A&quot;/&gt;&lt;wsp:rsid wsp:val=&quot;00321CF9&quot;/&gt;&lt;wsp:rsid wsp:val=&quot;00322107&quot;/&gt;&lt;wsp:rsid wsp:val=&quot;003239A0&quot;/&gt;&lt;wsp:rsid wsp:val=&quot;00323F02&quot;/&gt;&lt;wsp:rsid wsp:val=&quot;00325716&quot;/&gt;&lt;wsp:rsid wsp:val=&quot;00326362&quot;/&gt;&lt;wsp:rsid wsp:val=&quot;00326590&quot;/&gt;&lt;wsp:rsid wsp:val=&quot;00326B5D&quot;/&gt;&lt;wsp:rsid wsp:val=&quot;0032712E&quot;/&gt;&lt;wsp:rsid wsp:val=&quot;0033191A&quot;/&gt;&lt;wsp:rsid wsp:val=&quot;00331EF5&quot;/&gt;&lt;wsp:rsid wsp:val=&quot;00332430&quot;/&gt;&lt;wsp:rsid wsp:val=&quot;00333118&quot;/&gt;&lt;wsp:rsid wsp:val=&quot;00333511&quot;/&gt;&lt;wsp:rsid wsp:val=&quot;00333694&quot;/&gt;&lt;wsp:rsid wsp:val=&quot;00333F1E&quot;/&gt;&lt;wsp:rsid wsp:val=&quot;00336ADB&quot;/&gt;&lt;wsp:rsid wsp:val=&quot;0033782C&quot;/&gt;&lt;wsp:rsid wsp:val=&quot;00337C84&quot;/&gt;&lt;wsp:rsid wsp:val=&quot;0034049C&quot;/&gt;&lt;wsp:rsid wsp:val=&quot;0034163B&quot;/&gt;&lt;wsp:rsid wsp:val=&quot;00341AF2&quot;/&gt;&lt;wsp:rsid wsp:val=&quot;00343C4C&quot;/&gt;&lt;wsp:rsid wsp:val=&quot;00344A7F&quot;/&gt;&lt;wsp:rsid wsp:val=&quot;00345DBF&quot;/&gt;&lt;wsp:rsid wsp:val=&quot;003469C0&quot;/&gt;&lt;wsp:rsid wsp:val=&quot;00346EFE&quot;/&gt;&lt;wsp:rsid wsp:val=&quot;003502EC&quot;/&gt;&lt;wsp:rsid wsp:val=&quot;00350D8B&quot;/&gt;&lt;wsp:rsid wsp:val=&quot;00350E4F&quot;/&gt;&lt;wsp:rsid wsp:val=&quot;0035202A&quot;/&gt;&lt;wsp:rsid wsp:val=&quot;00353041&quot;/&gt;&lt;wsp:rsid wsp:val=&quot;0035311A&quot;/&gt;&lt;wsp:rsid wsp:val=&quot;0035394D&quot;/&gt;&lt;wsp:rsid wsp:val=&quot;00353C6B&quot;/&gt;&lt;wsp:rsid wsp:val=&quot;00353CA2&quot;/&gt;&lt;wsp:rsid wsp:val=&quot;00353CD0&quot;/&gt;&lt;wsp:rsid wsp:val=&quot;00355262&quot;/&gt;&lt;wsp:rsid wsp:val=&quot;00355DF7&quot;/&gt;&lt;wsp:rsid wsp:val=&quot;00355F5F&quot;/&gt;&lt;wsp:rsid wsp:val=&quot;003569FD&quot;/&gt;&lt;wsp:rsid wsp:val=&quot;00357223&quot;/&gt;&lt;wsp:rsid wsp:val=&quot;003576AA&quot;/&gt;&lt;wsp:rsid wsp:val=&quot;00364C49&quot;/&gt;&lt;wsp:rsid wsp:val=&quot;00365AC1&quot;/&gt;&lt;wsp:rsid wsp:val=&quot;00366BEE&quot;/&gt;&lt;wsp:rsid wsp:val=&quot;00370013&quot;/&gt;&lt;wsp:rsid wsp:val=&quot;0037011B&quot;/&gt;&lt;wsp:rsid wsp:val=&quot;00370795&quot;/&gt;&lt;wsp:rsid wsp:val=&quot;00372009&quot;/&gt;&lt;wsp:rsid wsp:val=&quot;0037237A&quot;/&gt;&lt;wsp:rsid wsp:val=&quot;003726A5&quot;/&gt;&lt;wsp:rsid wsp:val=&quot;00372AF2&quot;/&gt;&lt;wsp:rsid wsp:val=&quot;00374844&quot;/&gt;&lt;wsp:rsid wsp:val=&quot;00376603&quot;/&gt;&lt;wsp:rsid wsp:val=&quot;003771D8&quot;/&gt;&lt;wsp:rsid wsp:val=&quot;00377319&quot;/&gt;&lt;wsp:rsid wsp:val=&quot;00381219&quot;/&gt;&lt;wsp:rsid wsp:val=&quot;003817ED&quot;/&gt;&lt;wsp:rsid wsp:val=&quot;0038382D&quot;/&gt;&lt;wsp:rsid wsp:val=&quot;0038460A&quot;/&gt;&lt;wsp:rsid wsp:val=&quot;00384FFB&quot;/&gt;&lt;wsp:rsid wsp:val=&quot;00385518&quot;/&gt;&lt;wsp:rsid wsp:val=&quot;00386FF8&quot;/&gt;&lt;wsp:rsid wsp:val=&quot;00387067&quot;/&gt;&lt;wsp:rsid wsp:val=&quot;003875A5&quot;/&gt;&lt;wsp:rsid wsp:val=&quot;003879F3&quot;/&gt;&lt;wsp:rsid wsp:val=&quot;00387A32&quot;/&gt;&lt;wsp:rsid wsp:val=&quot;003904BB&quot;/&gt;&lt;wsp:rsid wsp:val=&quot;003909D1&quot;/&gt;&lt;wsp:rsid wsp:val=&quot;00390AE6&quot;/&gt;&lt;wsp:rsid wsp:val=&quot;00390D47&quot;/&gt;&lt;wsp:rsid wsp:val=&quot;003913CC&quot;/&gt;&lt;wsp:rsid wsp:val=&quot;0039208D&quot;/&gt;&lt;wsp:rsid wsp:val=&quot;0039284A&quot;/&gt;&lt;wsp:rsid wsp:val=&quot;003928E1&quot;/&gt;&lt;wsp:rsid wsp:val=&quot;00392A7C&quot;/&gt;&lt;wsp:rsid wsp:val=&quot;00393305&quot;/&gt;&lt;wsp:rsid wsp:val=&quot;003933F8&quot;/&gt;&lt;wsp:rsid wsp:val=&quot;003937E4&quot;/&gt;&lt;wsp:rsid wsp:val=&quot;00394669&quot;/&gt;&lt;wsp:rsid wsp:val=&quot;00394838&quot;/&gt;&lt;wsp:rsid wsp:val=&quot;00395B68&quot;/&gt;&lt;wsp:rsid wsp:val=&quot;00395C4D&quot;/&gt;&lt;wsp:rsid wsp:val=&quot;00397A39&quot;/&gt;&lt;wsp:rsid wsp:val=&quot;003A0A22&quot;/&gt;&lt;wsp:rsid wsp:val=&quot;003A0D34&quot;/&gt;&lt;wsp:rsid wsp:val=&quot;003A0DD4&quot;/&gt;&lt;wsp:rsid wsp:val=&quot;003A1B5E&quot;/&gt;&lt;wsp:rsid wsp:val=&quot;003A29DE&quot;/&gt;&lt;wsp:rsid wsp:val=&quot;003A45E3&quot;/&gt;&lt;wsp:rsid wsp:val=&quot;003A7F68&quot;/&gt;&lt;wsp:rsid wsp:val=&quot;003B01CF&quot;/&gt;&lt;wsp:rsid wsp:val=&quot;003B117C&quot;/&gt;&lt;wsp:rsid wsp:val=&quot;003B149E&quot;/&gt;&lt;wsp:rsid wsp:val=&quot;003B21A9&quot;/&gt;&lt;wsp:rsid wsp:val=&quot;003B2EC4&quot;/&gt;&lt;wsp:rsid wsp:val=&quot;003B35F5&quot;/&gt;&lt;wsp:rsid wsp:val=&quot;003B4C33&quot;/&gt;&lt;wsp:rsid wsp:val=&quot;003B5114&quot;/&gt;&lt;wsp:rsid wsp:val=&quot;003B61F2&quot;/&gt;&lt;wsp:rsid wsp:val=&quot;003B62AA&quot;/&gt;&lt;wsp:rsid wsp:val=&quot;003B6A25&quot;/&gt;&lt;wsp:rsid wsp:val=&quot;003C13B1&quot;/&gt;&lt;wsp:rsid wsp:val=&quot;003C25BB&quot;/&gt;&lt;wsp:rsid wsp:val=&quot;003C3F48&quot;/&gt;&lt;wsp:rsid wsp:val=&quot;003C43A6&quot;/&gt;&lt;wsp:rsid wsp:val=&quot;003C4710&quot;/&gt;&lt;wsp:rsid wsp:val=&quot;003C56A5&quot;/&gt;&lt;wsp:rsid wsp:val=&quot;003C5ADB&quot;/&gt;&lt;wsp:rsid wsp:val=&quot;003C5B0E&quot;/&gt;&lt;wsp:rsid wsp:val=&quot;003C5C1D&quot;/&gt;&lt;wsp:rsid wsp:val=&quot;003C6580&quot;/&gt;&lt;wsp:rsid wsp:val=&quot;003D116D&quot;/&gt;&lt;wsp:rsid wsp:val=&quot;003D1621&quot;/&gt;&lt;wsp:rsid wsp:val=&quot;003D1A65&quot;/&gt;&lt;wsp:rsid wsp:val=&quot;003D2003&quot;/&gt;&lt;wsp:rsid wsp:val=&quot;003D38CC&quot;/&gt;&lt;wsp:rsid wsp:val=&quot;003D472F&quot;/&gt;&lt;wsp:rsid wsp:val=&quot;003D50E1&quot;/&gt;&lt;wsp:rsid wsp:val=&quot;003D57D9&quot;/&gt;&lt;wsp:rsid wsp:val=&quot;003D79C6&quot;/&gt;&lt;wsp:rsid wsp:val=&quot;003E0059&quot;/&gt;&lt;wsp:rsid wsp:val=&quot;003E04F3&quot;/&gt;&lt;wsp:rsid wsp:val=&quot;003E0B7B&quot;/&gt;&lt;wsp:rsid wsp:val=&quot;003E121C&quot;/&gt;&lt;wsp:rsid wsp:val=&quot;003E383B&quot;/&gt;&lt;wsp:rsid wsp:val=&quot;003E3AE7&quot;/&gt;&lt;wsp:rsid wsp:val=&quot;003E5040&quot;/&gt;&lt;wsp:rsid wsp:val=&quot;003E54DC&quot;/&gt;&lt;wsp:rsid wsp:val=&quot;003E58B3&quot;/&gt;&lt;wsp:rsid wsp:val=&quot;003E73CD&quot;/&gt;&lt;wsp:rsid wsp:val=&quot;003E7778&quot;/&gt;&lt;wsp:rsid wsp:val=&quot;003EADEF&quot;/&gt;&lt;wsp:rsid wsp:val=&quot;003F0001&quot;/&gt;&lt;wsp:rsid wsp:val=&quot;003F2121&quot;/&gt;&lt;wsp:rsid wsp:val=&quot;003F254D&quot;/&gt;&lt;wsp:rsid wsp:val=&quot;003F2B7B&quot;/&gt;&lt;wsp:rsid wsp:val=&quot;003F5F45&quot;/&gt;&lt;wsp:rsid wsp:val=&quot;003F662A&quot;/&gt;&lt;wsp:rsid wsp:val=&quot;003F6ABF&quot;/&gt;&lt;wsp:rsid wsp:val=&quot;003F745B&quot;/&gt;&lt;wsp:rsid wsp:val=&quot;003F798B&quot;/&gt;&lt;wsp:rsid wsp:val=&quot;003F7A40&quot;/&gt;&lt;wsp:rsid wsp:val=&quot;0040106A&quot;/&gt;&lt;wsp:rsid wsp:val=&quot;004017CF&quot;/&gt;&lt;wsp:rsid wsp:val=&quot;00401DE6&quot;/&gt;&lt;wsp:rsid wsp:val=&quot;00401F24&quot;/&gt;&lt;wsp:rsid wsp:val=&quot;00402169&quot;/&gt;&lt;wsp:rsid wsp:val=&quot;00403AC2&quot;/&gt;&lt;wsp:rsid wsp:val=&quot;00404284&quot;/&gt;&lt;wsp:rsid wsp:val=&quot;004046CA&quot;/&gt;&lt;wsp:rsid wsp:val=&quot;004049A4&quot;/&gt;&lt;wsp:rsid wsp:val=&quot;00406426&quot;/&gt;&lt;wsp:rsid wsp:val=&quot;004079BF&quot;/&gt;&lt;wsp:rsid wsp:val=&quot;00407DAC&quot;/&gt;&lt;wsp:rsid wsp:val=&quot;004119A6&quot;/&gt;&lt;wsp:rsid wsp:val=&quot;00411A8B&quot;/&gt;&lt;wsp:rsid wsp:val=&quot;00411E91&quot;/&gt;&lt;wsp:rsid wsp:val=&quot;004126C8&quot;/&gt;&lt;wsp:rsid wsp:val=&quot;00412AAA&quot;/&gt;&lt;wsp:rsid wsp:val=&quot;00414663&quot;/&gt;&lt;wsp:rsid wsp:val=&quot;00415D32&quot;/&gt;&lt;wsp:rsid wsp:val=&quot;00417165&quot;/&gt;&lt;wsp:rsid wsp:val=&quot;004173CD&quot;/&gt;&lt;wsp:rsid wsp:val=&quot;0041751B&quot;/&gt;&lt;wsp:rsid wsp:val=&quot;004175C5&quot;/&gt;&lt;wsp:rsid wsp:val=&quot;004176D8&quot;/&gt;&lt;wsp:rsid wsp:val=&quot;00417E90&quot;/&gt;&lt;wsp:rsid wsp:val=&quot;004213D7&quot;/&gt;&lt;wsp:rsid wsp:val=&quot;00421FA3&quot;/&gt;&lt;wsp:rsid wsp:val=&quot;00422A42&quot;/&gt;&lt;wsp:rsid wsp:val=&quot;00422BEF&quot;/&gt;&lt;wsp:rsid wsp:val=&quot;00423AD7&quot;/&gt;&lt;wsp:rsid wsp:val=&quot;00423BFB&quot;/&gt;&lt;wsp:rsid wsp:val=&quot;00424AC8&quot;/&gt;&lt;wsp:rsid wsp:val=&quot;00425060&quot;/&gt;&lt;wsp:rsid wsp:val=&quot;004253B8&quot;/&gt;&lt;wsp:rsid wsp:val=&quot;00426605&quot;/&gt;&lt;wsp:rsid wsp:val=&quot;00427F59&quot;/&gt;&lt;wsp:rsid wsp:val=&quot;00431C9B&quot;/&gt;&lt;wsp:rsid wsp:val=&quot;00432CA7&quot;/&gt;&lt;wsp:rsid wsp:val=&quot;00433170&quot;/&gt;&lt;wsp:rsid wsp:val=&quot;004336DF&quot;/&gt;&lt;wsp:rsid wsp:val=&quot;00434010&quot;/&gt;&lt;wsp:rsid wsp:val=&quot;00434123&quot;/&gt;&lt;wsp:rsid wsp:val=&quot;004346CA&quot;/&gt;&lt;wsp:rsid wsp:val=&quot;004359EF&quot;/&gt;&lt;wsp:rsid wsp:val=&quot;00435F1C&quot;/&gt;&lt;wsp:rsid wsp:val=&quot;0043622C&quot;/&gt;&lt;wsp:rsid wsp:val=&quot;00436A47&quot;/&gt;&lt;wsp:rsid wsp:val=&quot;00437A75&quot;/&gt;&lt;wsp:rsid wsp:val=&quot;00441245&quot;/&gt;&lt;wsp:rsid wsp:val=&quot;0044185F&quot;/&gt;&lt;wsp:rsid wsp:val=&quot;00441E4C&quot;/&gt;&lt;wsp:rsid wsp:val=&quot;00441E65&quot;/&gt;&lt;wsp:rsid wsp:val=&quot;00442458&quot;/&gt;&lt;wsp:rsid wsp:val=&quot;00442D45&quot;/&gt;&lt;wsp:rsid wsp:val=&quot;004431CE&quot;/&gt;&lt;wsp:rsid wsp:val=&quot;00443393&quot;/&gt;&lt;wsp:rsid wsp:val=&quot;00443B6B&quot;/&gt;&lt;wsp:rsid wsp:val=&quot;00444813&quot;/&gt;&lt;wsp:rsid wsp:val=&quot;00444836&quot;/&gt;&lt;wsp:rsid wsp:val=&quot;00444D13&quot;/&gt;&lt;wsp:rsid wsp:val=&quot;00447B1C&quot;/&gt;&lt;wsp:rsid wsp:val=&quot;004505E1&quot;/&gt;&lt;wsp:rsid wsp:val=&quot;00450D96&quot;/&gt;&lt;wsp:rsid wsp:val=&quot;004519CF&quot;/&gt;&lt;wsp:rsid wsp:val=&quot;0045234B&quot;/&gt;&lt;wsp:rsid wsp:val=&quot;004526FB&quot;/&gt;&lt;wsp:rsid wsp:val=&quot;00453692&quot;/&gt;&lt;wsp:rsid wsp:val=&quot;00455044&quot;/&gt;&lt;wsp:rsid wsp:val=&quot;00455571&quot;/&gt;&lt;wsp:rsid wsp:val=&quot;00456C59&quot;/&gt;&lt;wsp:rsid wsp:val=&quot;00456F02&quot;/&gt;&lt;wsp:rsid wsp:val=&quot;0046215A&quot;/&gt;&lt;wsp:rsid wsp:val=&quot;00462814&quot;/&gt;&lt;wsp:rsid wsp:val=&quot;00463818&quot;/&gt;&lt;wsp:rsid wsp:val=&quot;004639C4&quot;/&gt;&lt;wsp:rsid wsp:val=&quot;004639E7&quot;/&gt;&lt;wsp:rsid wsp:val=&quot;00465841&quot;/&gt;&lt;wsp:rsid wsp:val=&quot;00465D31&quot;/&gt;&lt;wsp:rsid wsp:val=&quot;004664E7&quot;/&gt;&lt;wsp:rsid wsp:val=&quot;00466E39&quot;/&gt;&lt;wsp:rsid wsp:val=&quot;00467A0C&quot;/&gt;&lt;wsp:rsid wsp:val=&quot;004701FC&quot;/&gt;&lt;wsp:rsid wsp:val=&quot;00470ED1&quot;/&gt;&lt;wsp:rsid wsp:val=&quot;00470F05&quot;/&gt;&lt;wsp:rsid wsp:val=&quot;0047119D&quot;/&gt;&lt;wsp:rsid wsp:val=&quot;00472A92&quot;/&gt;&lt;wsp:rsid wsp:val=&quot;00475813&quot;/&gt;&lt;wsp:rsid wsp:val=&quot;004763DB&quot;/&gt;&lt;wsp:rsid wsp:val=&quot;004772B8&quot;/&gt;&lt;wsp:rsid wsp:val=&quot;00480111&quot;/&gt;&lt;wsp:rsid wsp:val=&quot;00481610&quot;/&gt;&lt;wsp:rsid wsp:val=&quot;0048224A&quot;/&gt;&lt;wsp:rsid wsp:val=&quot;00482B32&quot;/&gt;&lt;wsp:rsid wsp:val=&quot;00485C43&quot;/&gt;&lt;wsp:rsid wsp:val=&quot;00485E4E&quot;/&gt;&lt;wsp:rsid wsp:val=&quot;00486B9D&quot;/&gt;&lt;wsp:rsid wsp:val=&quot;00487096&quot;/&gt;&lt;wsp:rsid wsp:val=&quot;00487BB8&quot;/&gt;&lt;wsp:rsid wsp:val=&quot;00490E36&quot;/&gt;&lt;wsp:rsid wsp:val=&quot;00490E71&quot;/&gt;&lt;wsp:rsid wsp:val=&quot;004919A2&quot;/&gt;&lt;wsp:rsid wsp:val=&quot;00491BB0&quot;/&gt;&lt;wsp:rsid wsp:val=&quot;00491DA5&quot;/&gt;&lt;wsp:rsid wsp:val=&quot;00492000&quot;/&gt;&lt;wsp:rsid wsp:val=&quot;0049293E&quot;/&gt;&lt;wsp:rsid wsp:val=&quot;00493EBC&quot;/&gt;&lt;wsp:rsid wsp:val=&quot;00494908&quot;/&gt;&lt;wsp:rsid wsp:val=&quot;00494FCD&quot;/&gt;&lt;wsp:rsid wsp:val=&quot;004950EC&quot;/&gt;&lt;wsp:rsid wsp:val=&quot;00495580&quot;/&gt;&lt;wsp:rsid wsp:val=&quot;00497CB7&quot;/&gt;&lt;wsp:rsid wsp:val=&quot;00497CD1&quot;/&gt;&lt;wsp:rsid wsp:val=&quot;004A0D24&quot;/&gt;&lt;wsp:rsid wsp:val=&quot;004A1D03&quot;/&gt;&lt;wsp:rsid wsp:val=&quot;004A24FD&quot;/&gt;&lt;wsp:rsid wsp:val=&quot;004A3B42&quot;/&gt;&lt;wsp:rsid wsp:val=&quot;004A41AA&quot;/&gt;&lt;wsp:rsid wsp:val=&quot;004A6B32&quot;/&gt;&lt;wsp:rsid wsp:val=&quot;004A7E47&quot;/&gt;&lt;wsp:rsid wsp:val=&quot;004B1512&quot;/&gt;&lt;wsp:rsid wsp:val=&quot;004B425A&quot;/&gt;&lt;wsp:rsid wsp:val=&quot;004B546C&quot;/&gt;&lt;wsp:rsid wsp:val=&quot;004B598B&quot;/&gt;&lt;wsp:rsid wsp:val=&quot;004B674B&quot;/&gt;&lt;wsp:rsid wsp:val=&quot;004B7024&quot;/&gt;&lt;wsp:rsid wsp:val=&quot;004B7879&quot;/&gt;&lt;wsp:rsid wsp:val=&quot;004C0082&quot;/&gt;&lt;wsp:rsid wsp:val=&quot;004C1014&quot;/&gt;&lt;wsp:rsid wsp:val=&quot;004C1BE8&quot;/&gt;&lt;wsp:rsid wsp:val=&quot;004C1F50&quot;/&gt;&lt;wsp:rsid wsp:val=&quot;004C2646&quot;/&gt;&lt;wsp:rsid wsp:val=&quot;004C2F85&quot;/&gt;&lt;wsp:rsid wsp:val=&quot;004C5033&quot;/&gt;&lt;wsp:rsid wsp:val=&quot;004C588E&quot;/&gt;&lt;wsp:rsid wsp:val=&quot;004C5B7C&quot;/&gt;&lt;wsp:rsid wsp:val=&quot;004C5EB8&quot;/&gt;&lt;wsp:rsid wsp:val=&quot;004C6D75&quot;/&gt;&lt;wsp:rsid wsp:val=&quot;004C7687&quot;/&gt;&lt;wsp:rsid wsp:val=&quot;004D1528&quot;/&gt;&lt;wsp:rsid wsp:val=&quot;004D17BD&quot;/&gt;&lt;wsp:rsid wsp:val=&quot;004D27E8&quot;/&gt;&lt;wsp:rsid wsp:val=&quot;004D2E46&quot;/&gt;&lt;wsp:rsid wsp:val=&quot;004D4FC4&quot;/&gt;&lt;wsp:rsid wsp:val=&quot;004D51D8&quot;/&gt;&lt;wsp:rsid wsp:val=&quot;004D5439&quot;/&gt;&lt;wsp:rsid wsp:val=&quot;004D61F9&quot;/&gt;&lt;wsp:rsid wsp:val=&quot;004D642B&quot;/&gt;&lt;wsp:rsid wsp:val=&quot;004D6B1C&quot;/&gt;&lt;wsp:rsid wsp:val=&quot;004D717F&quot;/&gt;&lt;wsp:rsid wsp:val=&quot;004E0355&quot;/&gt;&lt;wsp:rsid wsp:val=&quot;004E0506&quot;/&gt;&lt;wsp:rsid wsp:val=&quot;004E1F1A&quot;/&gt;&lt;wsp:rsid wsp:val=&quot;004E2490&quot;/&gt;&lt;wsp:rsid wsp:val=&quot;004E352F&quot;/&gt;&lt;wsp:rsid wsp:val=&quot;004E382E&quot;/&gt;&lt;wsp:rsid wsp:val=&quot;004E4D46&quot;/&gt;&lt;wsp:rsid wsp:val=&quot;004E5DFB&quot;/&gt;&lt;wsp:rsid wsp:val=&quot;004E6167&quot;/&gt;&lt;wsp:rsid wsp:val=&quot;004E7C9C&quot;/&gt;&lt;wsp:rsid wsp:val=&quot;004F03C6&quot;/&gt;&lt;wsp:rsid wsp:val=&quot;004F0B25&quot;/&gt;&lt;wsp:rsid wsp:val=&quot;004F0F07&quot;/&gt;&lt;wsp:rsid wsp:val=&quot;004F145A&quot;/&gt;&lt;wsp:rsid wsp:val=&quot;004F1F83&quot;/&gt;&lt;wsp:rsid wsp:val=&quot;004F2D2E&quot;/&gt;&lt;wsp:rsid wsp:val=&quot;004F35F4&quot;/&gt;&lt;wsp:rsid wsp:val=&quot;004F4A13&quot;/&gt;&lt;wsp:rsid wsp:val=&quot;004F5A52&quot;/&gt;&lt;wsp:rsid wsp:val=&quot;004F5E19&quot;/&gt;&lt;wsp:rsid wsp:val=&quot;004F651D&quot;/&gt;&lt;wsp:rsid wsp:val=&quot;004F7649&quot;/&gt;&lt;wsp:rsid wsp:val=&quot;004F765E&quot;/&gt;&lt;wsp:rsid wsp:val=&quot;00500169&quot;/&gt;&lt;wsp:rsid wsp:val=&quot;005014C3&quot;/&gt;&lt;wsp:rsid wsp:val=&quot;00503357&quot;/&gt;&lt;wsp:rsid wsp:val=&quot;00503969&quot;/&gt;&lt;wsp:rsid wsp:val=&quot;00503F68&quot;/&gt;&lt;wsp:rsid wsp:val=&quot;00504A89&quot;/&gt;&lt;wsp:rsid wsp:val=&quot;00504EDE&quot;/&gt;&lt;wsp:rsid wsp:val=&quot;005060C3&quot;/&gt;&lt;wsp:rsid wsp:val=&quot;00506106&quot;/&gt;&lt;wsp:rsid wsp:val=&quot;00506588&quot;/&gt;&lt;wsp:rsid wsp:val=&quot;005077E4&quot;/&gt;&lt;wsp:rsid wsp:val=&quot;00507D55&quot;/&gt;&lt;wsp:rsid wsp:val=&quot;0051024A&quot;/&gt;&lt;wsp:rsid wsp:val=&quot;0051057A&quot;/&gt;&lt;wsp:rsid wsp:val=&quot;00511785&quot;/&gt;&lt;wsp:rsid wsp:val=&quot;005144C2&quot;/&gt;&lt;wsp:rsid wsp:val=&quot;0051551E&quot;/&gt;&lt;wsp:rsid wsp:val=&quot;005237BA&quot;/&gt;&lt;wsp:rsid wsp:val=&quot;00523BE9&quot;/&gt;&lt;wsp:rsid wsp:val=&quot;00523FD1&quot;/&gt;&lt;wsp:rsid wsp:val=&quot;0052490C&quot;/&gt;&lt;wsp:rsid wsp:val=&quot;00527DD2&quot;/&gt;&lt;wsp:rsid wsp:val=&quot;00530680&quot;/&gt;&lt;wsp:rsid wsp:val=&quot;0053115D&quot;/&gt;&lt;wsp:rsid wsp:val=&quot;00532AD2&quot;/&gt;&lt;wsp:rsid wsp:val=&quot;00532C13&quot;/&gt;&lt;wsp:rsid wsp:val=&quot;00532E03&quot;/&gt;&lt;wsp:rsid wsp:val=&quot;00533587&quot;/&gt;&lt;wsp:rsid wsp:val=&quot;00533A6D&quot;/&gt;&lt;wsp:rsid wsp:val=&quot;00535853&quot;/&gt;&lt;wsp:rsid wsp:val=&quot;00536CA6&quot;/&gt;&lt;wsp:rsid wsp:val=&quot;00537E99&quot;/&gt;&lt;wsp:rsid wsp:val=&quot;005410C6&quot;/&gt;&lt;wsp:rsid wsp:val=&quot;005420D7&quot;/&gt;&lt;wsp:rsid wsp:val=&quot;00542C73&quot;/&gt;&lt;wsp:rsid wsp:val=&quot;00544E17&quot;/&gt;&lt;wsp:rsid wsp:val=&quot;00544FBE&quot;/&gt;&lt;wsp:rsid wsp:val=&quot;005462D6&quot;/&gt;&lt;wsp:rsid wsp:val=&quot;00547FAC&quot;/&gt;&lt;wsp:rsid wsp:val=&quot;00552DE5&quot;/&gt;&lt;wsp:rsid wsp:val=&quot;00552EB2&quot;/&gt;&lt;wsp:rsid wsp:val=&quot;00554BB5&quot;/&gt;&lt;wsp:rsid wsp:val=&quot;00554D8A&quot;/&gt;&lt;wsp:rsid wsp:val=&quot;00555335&quot;/&gt;&lt;wsp:rsid wsp:val=&quot;00556239&quot;/&gt;&lt;wsp:rsid wsp:val=&quot;0055658D&quot;/&gt;&lt;wsp:rsid wsp:val=&quot;005608D8&quot;/&gt;&lt;wsp:rsid wsp:val=&quot;00560984&quot;/&gt;&lt;wsp:rsid wsp:val=&quot;00560F67&quot;/&gt;&lt;wsp:rsid wsp:val=&quot;00561E9C&quot;/&gt;&lt;wsp:rsid wsp:val=&quot;005620F2&quot;/&gt;&lt;wsp:rsid wsp:val=&quot;00563F1C&quot;/&gt;&lt;wsp:rsid wsp:val=&quot;00564F81&quot;/&gt;&lt;wsp:rsid wsp:val=&quot;005718D7&quot;/&gt;&lt;wsp:rsid wsp:val=&quot;00571D57&quot;/&gt;&lt;wsp:rsid wsp:val=&quot;0057222F&quot;/&gt;&lt;wsp:rsid wsp:val=&quot;00572BB2&quot;/&gt;&lt;wsp:rsid wsp:val=&quot;0057621F&quot;/&gt;&lt;wsp:rsid wsp:val=&quot;00576632&quot;/&gt;&lt;wsp:rsid wsp:val=&quot;005819B2&quot;/&gt;&lt;wsp:rsid wsp:val=&quot;00581C82&quot;/&gt;&lt;wsp:rsid wsp:val=&quot;00581DEB&quot;/&gt;&lt;wsp:rsid wsp:val=&quot;00582089&quot;/&gt;&lt;wsp:rsid wsp:val=&quot;005827BD&quot;/&gt;&lt;wsp:rsid wsp:val=&quot;00583B2D&quot;/&gt;&lt;wsp:rsid wsp:val=&quot;005857B0&quot;/&gt;&lt;wsp:rsid wsp:val=&quot;00585B7F&quot;/&gt;&lt;wsp:rsid wsp:val=&quot;00585E06&quot;/&gt;&lt;wsp:rsid wsp:val=&quot;00586386&quot;/&gt;&lt;wsp:rsid wsp:val=&quot;0058647A&quot;/&gt;&lt;wsp:rsid wsp:val=&quot;005865AC&quot;/&gt;&lt;wsp:rsid wsp:val=&quot;00590321&quot;/&gt;&lt;wsp:rsid wsp:val=&quot;0059068D&quot;/&gt;&lt;wsp:rsid wsp:val=&quot;00590990&quot;/&gt;&lt;wsp:rsid wsp:val=&quot;005910D8&quot;/&gt;&lt;wsp:rsid wsp:val=&quot;00591F3E&quot;/&gt;&lt;wsp:rsid wsp:val=&quot;00592121&quot;/&gt;&lt;wsp:rsid wsp:val=&quot;0059387C&quot;/&gt;&lt;wsp:rsid wsp:val=&quot;0059501B&quot;/&gt;&lt;wsp:rsid wsp:val=&quot;0059545B&quot;/&gt;&lt;wsp:rsid wsp:val=&quot;005A2560&quot;/&gt;&lt;wsp:rsid wsp:val=&quot;005A3607&quot;/&gt;&lt;wsp:rsid wsp:val=&quot;005A4426&quot;/&gt;&lt;wsp:rsid wsp:val=&quot;005A589A&quot;/&gt;&lt;wsp:rsid wsp:val=&quot;005B0598&quot;/&gt;&lt;wsp:rsid wsp:val=&quot;005B2A92&quot;/&gt;&lt;wsp:rsid wsp:val=&quot;005B310E&quot;/&gt;&lt;wsp:rsid wsp:val=&quot;005B35E8&quot;/&gt;&lt;wsp:rsid wsp:val=&quot;005B3C74&quot;/&gt;&lt;wsp:rsid wsp:val=&quot;005B472F&quot;/&gt;&lt;wsp:rsid wsp:val=&quot;005B4930&quot;/&gt;&lt;wsp:rsid wsp:val=&quot;005B4F4D&quot;/&gt;&lt;wsp:rsid wsp:val=&quot;005B79B2&quot;/&gt;&lt;wsp:rsid wsp:val=&quot;005B7D0F&quot;/&gt;&lt;wsp:rsid wsp:val=&quot;005C0CAD&quot;/&gt;&lt;wsp:rsid wsp:val=&quot;005C0D62&quot;/&gt;&lt;wsp:rsid wsp:val=&quot;005C1886&quot;/&gt;&lt;wsp:rsid wsp:val=&quot;005C1DB7&quot;/&gt;&lt;wsp:rsid wsp:val=&quot;005C34F8&quot;/&gt;&lt;wsp:rsid wsp:val=&quot;005C41A4&quot;/&gt;&lt;wsp:rsid wsp:val=&quot;005C424F&quot;/&gt;&lt;wsp:rsid wsp:val=&quot;005C4989&quot;/&gt;&lt;wsp:rsid wsp:val=&quot;005C4B8A&quot;/&gt;&lt;wsp:rsid wsp:val=&quot;005C7616&quot;/&gt;&lt;wsp:rsid wsp:val=&quot;005C78CA&quot;/&gt;&lt;wsp:rsid wsp:val=&quot;005D0954&quot;/&gt;&lt;wsp:rsid wsp:val=&quot;005D0A4F&quot;/&gt;&lt;wsp:rsid wsp:val=&quot;005D0DF2&quot;/&gt;&lt;wsp:rsid wsp:val=&quot;005D1890&quot;/&gt;&lt;wsp:rsid wsp:val=&quot;005D2482&quot;/&gt;&lt;wsp:rsid wsp:val=&quot;005D5784&quot;/&gt;&lt;wsp:rsid wsp:val=&quot;005D6B9D&quot;/&gt;&lt;wsp:rsid wsp:val=&quot;005D701A&quot;/&gt;&lt;wsp:rsid wsp:val=&quot;005E13BA&quot;/&gt;&lt;wsp:rsid wsp:val=&quot;005E2581&quot;/&gt;&lt;wsp:rsid wsp:val=&quot;005E3282&quot;/&gt;&lt;wsp:rsid wsp:val=&quot;005E355C&quot;/&gt;&lt;wsp:rsid wsp:val=&quot;005E45CD&quot;/&gt;&lt;wsp:rsid wsp:val=&quot;005E50E5&quot;/&gt;&lt;wsp:rsid wsp:val=&quot;005E5239&quot;/&gt;&lt;wsp:rsid wsp:val=&quot;005E7F57&quot;/&gt;&lt;wsp:rsid wsp:val=&quot;005F031E&quot;/&gt;&lt;wsp:rsid wsp:val=&quot;005F0714&quot;/&gt;&lt;wsp:rsid wsp:val=&quot;005F389A&quot;/&gt;&lt;wsp:rsid wsp:val=&quot;005F3BB5&quot;/&gt;&lt;wsp:rsid wsp:val=&quot;005F45B3&quot;/&gt;&lt;wsp:rsid wsp:val=&quot;005F47F6&quot;/&gt;&lt;wsp:rsid wsp:val=&quot;005F5B5E&quot;/&gt;&lt;wsp:rsid wsp:val=&quot;005F7528&quot;/&gt;&lt;wsp:rsid wsp:val=&quot;005F7973&quot;/&gt;&lt;wsp:rsid wsp:val=&quot;005FB855&quot;/&gt;&lt;wsp:rsid wsp:val=&quot;006003DC&quot;/&gt;&lt;wsp:rsid wsp:val=&quot;00600632&quot;/&gt;&lt;wsp:rsid wsp:val=&quot;0060070D&quot;/&gt;&lt;wsp:rsid wsp:val=&quot;00600DD1&quot;/&gt;&lt;wsp:rsid wsp:val=&quot;00601A94&quot;/&gt;&lt;wsp:rsid wsp:val=&quot;00603518&quot;/&gt;&lt;wsp:rsid wsp:val=&quot;00604217&quot;/&gt;&lt;wsp:rsid wsp:val=&quot;00605BA0&quot;/&gt;&lt;wsp:rsid wsp:val=&quot;00605CDF&quot;/&gt;&lt;wsp:rsid wsp:val=&quot;006060A9&quot;/&gt;&lt;wsp:rsid wsp:val=&quot;00607E88&quot;/&gt;&lt;wsp:rsid wsp:val=&quot;0060F02E&quot;/&gt;&lt;wsp:rsid wsp:val=&quot;00611591&quot;/&gt;&lt;wsp:rsid wsp:val=&quot;00612140&quot;/&gt;&lt;wsp:rsid wsp:val=&quot;00613240&quot;/&gt;&lt;wsp:rsid wsp:val=&quot;00614ABD&quot;/&gt;&lt;wsp:rsid wsp:val=&quot;00615505&quot;/&gt;&lt;wsp:rsid wsp:val=&quot;0061673D&quot;/&gt;&lt;wsp:rsid wsp:val=&quot;00620A85&quot;/&gt;&lt;wsp:rsid wsp:val=&quot;00620BC4&quot;/&gt;&lt;wsp:rsid wsp:val=&quot;00620BD8&quot;/&gt;&lt;wsp:rsid wsp:val=&quot;0062127F&quot;/&gt;&lt;wsp:rsid wsp:val=&quot;006241E4&quot;/&gt;&lt;wsp:rsid wsp:val=&quot;00624A9E&quot;/&gt;&lt;wsp:rsid wsp:val=&quot;00624ADE&quot;/&gt;&lt;wsp:rsid wsp:val=&quot;00625B26&quot;/&gt;&lt;wsp:rsid wsp:val=&quot;00627A13&quot;/&gt;&lt;wsp:rsid wsp:val=&quot;00627C86&quot;/&gt;&lt;wsp:rsid wsp:val=&quot;00631891&quot;/&gt;&lt;wsp:rsid wsp:val=&quot;00632EFB&quot;/&gt;&lt;wsp:rsid wsp:val=&quot;00633A91&quot;/&gt;&lt;wsp:rsid wsp:val=&quot;00634A89&quot;/&gt;&lt;wsp:rsid wsp:val=&quot;0063500C&quot;/&gt;&lt;wsp:rsid wsp:val=&quot;00636780&quot;/&gt;&lt;wsp:rsid wsp:val=&quot;00636D82&quot;/&gt;&lt;wsp:rsid wsp:val=&quot;006375A4&quot;/&gt;&lt;wsp:rsid wsp:val=&quot;006378CD&quot;/&gt;&lt;wsp:rsid wsp:val=&quot;0064039B&quot;/&gt;&lt;wsp:rsid wsp:val=&quot;00641AC9&quot;/&gt;&lt;wsp:rsid wsp:val=&quot;006423B0&quot;/&gt;&lt;wsp:rsid wsp:val=&quot;00642AB3&quot;/&gt;&lt;wsp:rsid wsp:val=&quot;00642FAE&quot;/&gt;&lt;wsp:rsid wsp:val=&quot;00643FD7&quot;/&gt;&lt;wsp:rsid wsp:val=&quot;00644D02&quot;/&gt;&lt;wsp:rsid wsp:val=&quot;00645588&quot;/&gt;&lt;wsp:rsid wsp:val=&quot;006479B4&quot;/&gt;&lt;wsp:rsid wsp:val=&quot;006507B2&quot;/&gt;&lt;wsp:rsid wsp:val=&quot;00650D4B&quot;/&gt;&lt;wsp:rsid wsp:val=&quot;00650E21&quot;/&gt;&lt;wsp:rsid wsp:val=&quot;006515C4&quot;/&gt;&lt;wsp:rsid wsp:val=&quot;00653016&quot;/&gt;&lt;wsp:rsid wsp:val=&quot;00653941&quot;/&gt;&lt;wsp:rsid wsp:val=&quot;00653B4A&quot;/&gt;&lt;wsp:rsid wsp:val=&quot;0065555F&quot;/&gt;&lt;wsp:rsid wsp:val=&quot;0065639E&quot;/&gt;&lt;wsp:rsid wsp:val=&quot;006571EF&quot;/&gt;&lt;wsp:rsid wsp:val=&quot;0065753F&quot;/&gt;&lt;wsp:rsid wsp:val=&quot;0066003F&quot;/&gt;&lt;wsp:rsid wsp:val=&quot;0066044F&quot;/&gt;&lt;wsp:rsid wsp:val=&quot;00660B9C&quot;/&gt;&lt;wsp:rsid wsp:val=&quot;006617B5&quot;/&gt;&lt;wsp:rsid wsp:val=&quot;00661D27&quot;/&gt;&lt;wsp:rsid wsp:val=&quot;00662905&quot;/&gt;&lt;wsp:rsid wsp:val=&quot;0066328C&quot;/&gt;&lt;wsp:rsid wsp:val=&quot;00663B50&quot;/&gt;&lt;wsp:rsid wsp:val=&quot;006647A4&quot;/&gt;&lt;wsp:rsid wsp:val=&quot;006652CB&quot;/&gt;&lt;wsp:rsid wsp:val=&quot;00665B19&quot;/&gt;&lt;wsp:rsid wsp:val=&quot;00666EB9&quot;/&gt;&lt;wsp:rsid wsp:val=&quot;00670343&quot;/&gt;&lt;wsp:rsid wsp:val=&quot;006710B2&quot;/&gt;&lt;wsp:rsid wsp:val=&quot;0067119D&quot;/&gt;&lt;wsp:rsid wsp:val=&quot;0067206E&quot;/&gt;&lt;wsp:rsid wsp:val=&quot;00672CFE&quot;/&gt;&lt;wsp:rsid wsp:val=&quot;0067326E&quot;/&gt;&lt;wsp:rsid wsp:val=&quot;00673BBC&quot;/&gt;&lt;wsp:rsid wsp:val=&quot;00673D7E&quot;/&gt;&lt;wsp:rsid wsp:val=&quot;00673EDC&quot;/&gt;&lt;wsp:rsid wsp:val=&quot;00674236&quot;/&gt;&lt;wsp:rsid wsp:val=&quot;0067443F&quot;/&gt;&lt;wsp:rsid wsp:val=&quot;00674C9F&quot;/&gt;&lt;wsp:rsid wsp:val=&quot;00675F3E&quot;/&gt;&lt;wsp:rsid wsp:val=&quot;0067623C&quot;/&gt;&lt;wsp:rsid wsp:val=&quot;00676C63&quot;/&gt;&lt;wsp:rsid wsp:val=&quot;0068020C&quot;/&gt;&lt;wsp:rsid wsp:val=&quot;006818D6&quot;/&gt;&lt;wsp:rsid wsp:val=&quot;006823C7&quot;/&gt;&lt;wsp:rsid wsp:val=&quot;0068242C&quot;/&gt;&lt;wsp:rsid wsp:val=&quot;006830EF&quot;/&gt;&lt;wsp:rsid wsp:val=&quot;006844DD&quot;/&gt;&lt;wsp:rsid wsp:val=&quot;0068599E&quot;/&gt;&lt;wsp:rsid wsp:val=&quot;00686525&quot;/&gt;&lt;wsp:rsid wsp:val=&quot;00686667&quot;/&gt;&lt;wsp:rsid wsp:val=&quot;00686D05&quot;/&gt;&lt;wsp:rsid wsp:val=&quot;006905BA&quot;/&gt;&lt;wsp:rsid wsp:val=&quot;00691387&quot;/&gt;&lt;wsp:rsid wsp:val=&quot;006924A1&quot;/&gt;&lt;wsp:rsid wsp:val=&quot;00692AF4&quot;/&gt;&lt;wsp:rsid wsp:val=&quot;00694400&quot;/&gt;&lt;wsp:rsid wsp:val=&quot;00694BD3&quot;/&gt;&lt;wsp:rsid wsp:val=&quot;00694F22&quot;/&gt;&lt;wsp:rsid wsp:val=&quot;006959AB&quot;/&gt;&lt;wsp:rsid wsp:val=&quot;00695F1E&quot;/&gt;&lt;wsp:rsid wsp:val=&quot;006960DB&quot;/&gt;&lt;wsp:rsid wsp:val=&quot;0069618C&quot;/&gt;&lt;wsp:rsid wsp:val=&quot;006A3450&quot;/&gt;&lt;wsp:rsid wsp:val=&quot;006A44FB&quot;/&gt;&lt;wsp:rsid wsp:val=&quot;006A498C&quot;/&gt;&lt;wsp:rsid wsp:val=&quot;006A528D&quot;/&gt;&lt;wsp:rsid wsp:val=&quot;006A53AE&quot;/&gt;&lt;wsp:rsid wsp:val=&quot;006A53F4&quot;/&gt;&lt;wsp:rsid wsp:val=&quot;006A57E7&quot;/&gt;&lt;wsp:rsid wsp:val=&quot;006A5CD1&quot;/&gt;&lt;wsp:rsid wsp:val=&quot;006A659A&quot;/&gt;&lt;wsp:rsid wsp:val=&quot;006B0AE0&quot;/&gt;&lt;wsp:rsid wsp:val=&quot;006B168B&quot;/&gt;&lt;wsp:rsid wsp:val=&quot;006B307E&quot;/&gt;&lt;wsp:rsid wsp:val=&quot;006B38EF&quot;/&gt;&lt;wsp:rsid wsp:val=&quot;006B39A3&quot;/&gt;&lt;wsp:rsid wsp:val=&quot;006B3FA4&quot;/&gt;&lt;wsp:rsid wsp:val=&quot;006B4DD2&quot;/&gt;&lt;wsp:rsid wsp:val=&quot;006B5F14&quot;/&gt;&lt;wsp:rsid wsp:val=&quot;006B629C&quot;/&gt;&lt;wsp:rsid wsp:val=&quot;006B68F0&quot;/&gt;&lt;wsp:rsid wsp:val=&quot;006B6FA6&quot;/&gt;&lt;wsp:rsid wsp:val=&quot;006B7192&quot;/&gt;&lt;wsp:rsid wsp:val=&quot;006B729F&quot;/&gt;&lt;wsp:rsid wsp:val=&quot;006B78AF&quot;/&gt;&lt;wsp:rsid wsp:val=&quot;006B7AD4&quot;/&gt;&lt;wsp:rsid wsp:val=&quot;006B7F82&quot;/&gt;&lt;wsp:rsid wsp:val=&quot;006C1A58&quot;/&gt;&lt;wsp:rsid wsp:val=&quot;006C23CB&quot;/&gt;&lt;wsp:rsid wsp:val=&quot;006C4AE6&quot;/&gt;&lt;wsp:rsid wsp:val=&quot;006C5E1D&quot;/&gt;&lt;wsp:rsid wsp:val=&quot;006C5EC5&quot;/&gt;&lt;wsp:rsid wsp:val=&quot;006C5F13&quot;/&gt;&lt;wsp:rsid wsp:val=&quot;006C7439&quot;/&gt;&lt;wsp:rsid wsp:val=&quot;006C7520&quot;/&gt;&lt;wsp:rsid wsp:val=&quot;006D02A6&quot;/&gt;&lt;wsp:rsid wsp:val=&quot;006D1528&quot;/&gt;&lt;wsp:rsid wsp:val=&quot;006D156F&quot;/&gt;&lt;wsp:rsid wsp:val=&quot;006D1A3D&quot;/&gt;&lt;wsp:rsid wsp:val=&quot;006D3FD4&quot;/&gt;&lt;wsp:rsid wsp:val=&quot;006D44E7&quot;/&gt;&lt;wsp:rsid wsp:val=&quot;006D459C&quot;/&gt;&lt;wsp:rsid wsp:val=&quot;006D495A&quot;/&gt;&lt;wsp:rsid wsp:val=&quot;006D5994&quot;/&gt;&lt;wsp:rsid wsp:val=&quot;006D5B9F&quot;/&gt;&lt;wsp:rsid wsp:val=&quot;006D75F4&quot;/&gt;&lt;wsp:rsid wsp:val=&quot;006D7B63&quot;/&gt;&lt;wsp:rsid wsp:val=&quot;006E02F5&quot;/&gt;&lt;wsp:rsid wsp:val=&quot;006E0B74&quot;/&gt;&lt;wsp:rsid wsp:val=&quot;006E185E&quot;/&gt;&lt;wsp:rsid wsp:val=&quot;006E19A1&quot;/&gt;&lt;wsp:rsid wsp:val=&quot;006E1BF5&quot;/&gt;&lt;wsp:rsid wsp:val=&quot;006E1CA3&quot;/&gt;&lt;wsp:rsid wsp:val=&quot;006E203A&quot;/&gt;&lt;wsp:rsid wsp:val=&quot;006E3833&quot;/&gt;&lt;wsp:rsid wsp:val=&quot;006E42E4&quot;/&gt;&lt;wsp:rsid wsp:val=&quot;006E5246&quot;/&gt;&lt;wsp:rsid wsp:val=&quot;006E5252&quot;/&gt;&lt;wsp:rsid wsp:val=&quot;006E76A1&quot;/&gt;&lt;wsp:rsid wsp:val=&quot;006E7916&quot;/&gt;&lt;wsp:rsid wsp:val=&quot;006F0286&quot;/&gt;&lt;wsp:rsid wsp:val=&quot;006F0C9F&quot;/&gt;&lt;wsp:rsid wsp:val=&quot;006F20FD&quot;/&gt;&lt;wsp:rsid wsp:val=&quot;006F4728&quot;/&gt;&lt;wsp:rsid wsp:val=&quot;006F6C2B&quot;/&gt;&lt;wsp:rsid wsp:val=&quot;006F6DCE&quot;/&gt;&lt;wsp:rsid wsp:val=&quot;006F772C&quot;/&gt;&lt;wsp:rsid wsp:val=&quot;006F7DC2&quot;/&gt;&lt;wsp:rsid wsp:val=&quot;00700212&quot;/&gt;&lt;wsp:rsid wsp:val=&quot;00700966&quot;/&gt;&lt;wsp:rsid wsp:val=&quot;00701136&quot;/&gt;&lt;wsp:rsid wsp:val=&quot;007011D7&quot;/&gt;&lt;wsp:rsid wsp:val=&quot;0070194D&quot;/&gt;&lt;wsp:rsid wsp:val=&quot;0070279B&quot;/&gt;&lt;wsp:rsid wsp:val=&quot;0070351A&quot;/&gt;&lt;wsp:rsid wsp:val=&quot;00706322&quot;/&gt;&lt;wsp:rsid wsp:val=&quot;00706F11&quot;/&gt;&lt;wsp:rsid wsp:val=&quot;007073D6&quot;/&gt;&lt;wsp:rsid wsp:val=&quot;00707827&quot;/&gt;&lt;wsp:rsid wsp:val=&quot;00710886&quot;/&gt;&lt;wsp:rsid wsp:val=&quot;007114CF&quot;/&gt;&lt;wsp:rsid wsp:val=&quot;007115BE&quot;/&gt;&lt;wsp:rsid wsp:val=&quot;00711CEA&quot;/&gt;&lt;wsp:rsid wsp:val=&quot;00712A1E&quot;/&gt;&lt;wsp:rsid wsp:val=&quot;00714398&quot;/&gt;&lt;wsp:rsid wsp:val=&quot;007165D5&quot;/&gt;&lt;wsp:rsid wsp:val=&quot;00716A3E&quot;/&gt;&lt;wsp:rsid wsp:val=&quot;00717798&quot;/&gt;&lt;wsp:rsid wsp:val=&quot;007200A1&quot;/&gt;&lt;wsp:rsid wsp:val=&quot;00720357&quot;/&gt;&lt;wsp:rsid wsp:val=&quot;007209E3&quot;/&gt;&lt;wsp:rsid wsp:val=&quot;007211DF&quot;/&gt;&lt;wsp:rsid wsp:val=&quot;00722978&quot;/&gt;&lt;wsp:rsid wsp:val=&quot;00723161&quot;/&gt;&lt;wsp:rsid wsp:val=&quot;00723B96&quot;/&gt;&lt;wsp:rsid wsp:val=&quot;00724DEF&quot;/&gt;&lt;wsp:rsid wsp:val=&quot;00724F81&quot;/&gt;&lt;wsp:rsid wsp:val=&quot;0072591D&quot;/&gt;&lt;wsp:rsid wsp:val=&quot;00725ED0&quot;/&gt;&lt;wsp:rsid wsp:val=&quot;00726298&quot;/&gt;&lt;wsp:rsid wsp:val=&quot;007273AE&quot;/&gt;&lt;wsp:rsid wsp:val=&quot;00727569&quot;/&gt;&lt;wsp:rsid wsp:val=&quot;00727A53&quot;/&gt;&lt;wsp:rsid wsp:val=&quot;007308B5&quot;/&gt;&lt;wsp:rsid wsp:val=&quot;00730E1F&quot;/&gt;&lt;wsp:rsid wsp:val=&quot;00730F60&quot;/&gt;&lt;wsp:rsid wsp:val=&quot;00731029&quot;/&gt;&lt;wsp:rsid wsp:val=&quot;0073117F&quot;/&gt;&lt;wsp:rsid wsp:val=&quot;007314ED&quot;/&gt;&lt;wsp:rsid wsp:val=&quot;00731DAF&quot;/&gt;&lt;wsp:rsid wsp:val=&quot;007325B7&quot;/&gt;&lt;wsp:rsid wsp:val=&quot;00733CF6&quot;/&gt;&lt;wsp:rsid wsp:val=&quot;007348BF&quot;/&gt;&lt;wsp:rsid wsp:val=&quot;00734E55&quot;/&gt;&lt;wsp:rsid wsp:val=&quot;00736288&quot;/&gt;&lt;wsp:rsid wsp:val=&quot;00736BE6&quot;/&gt;&lt;wsp:rsid wsp:val=&quot;00737981&quot;/&gt;&lt;wsp:rsid wsp:val=&quot;00740995&quot;/&gt;&lt;wsp:rsid wsp:val=&quot;007417D3&quot;/&gt;&lt;wsp:rsid wsp:val=&quot;007426D3&quot;/&gt;&lt;wsp:rsid wsp:val=&quot;00742E97&quot;/&gt;&lt;wsp:rsid wsp:val=&quot;00743FE0&quot;/&gt;&lt;wsp:rsid wsp:val=&quot;00744EE0&quot;/&gt;&lt;wsp:rsid wsp:val=&quot;007468C7&quot;/&gt;&lt;wsp:rsid wsp:val=&quot;00750EE3&quot;/&gt;&lt;wsp:rsid wsp:val=&quot;007510E7&quot;/&gt;&lt;wsp:rsid wsp:val=&quot;00751F3F&quot;/&gt;&lt;wsp:rsid wsp:val=&quot;00752FB6&quot;/&gt;&lt;wsp:rsid wsp:val=&quot;00753294&quot;/&gt;&lt;wsp:rsid wsp:val=&quot;00753549&quot;/&gt;&lt;wsp:rsid wsp:val=&quot;007536EF&quot;/&gt;&lt;wsp:rsid wsp:val=&quot;00753BCA&quot;/&gt;&lt;wsp:rsid wsp:val=&quot;00754245&quot;/&gt;&lt;wsp:rsid wsp:val=&quot;007563BD&quot;/&gt;&lt;wsp:rsid wsp:val=&quot;007566F2&quot;/&gt;&lt;wsp:rsid wsp:val=&quot;00756B77&quot;/&gt;&lt;wsp:rsid wsp:val=&quot;00756EB1&quot;/&gt;&lt;wsp:rsid wsp:val=&quot;0076091E&quot;/&gt;&lt;wsp:rsid wsp:val=&quot;00760E72&quot;/&gt;&lt;wsp:rsid wsp:val=&quot;0076141A&quot;/&gt;&lt;wsp:rsid wsp:val=&quot;00761662&quot;/&gt;&lt;wsp:rsid wsp:val=&quot;00762A9D&quot;/&gt;&lt;wsp:rsid wsp:val=&quot;00764669&quot;/&gt;&lt;wsp:rsid wsp:val=&quot;00765116&quot;/&gt;&lt;wsp:rsid wsp:val=&quot;007667AD&quot;/&gt;&lt;wsp:rsid wsp:val=&quot;00766F79&quot;/&gt;&lt;wsp:rsid wsp:val=&quot;0076706E&quot;/&gt;&lt;wsp:rsid wsp:val=&quot;007671CF&quot;/&gt;&lt;wsp:rsid wsp:val=&quot;007676C3&quot;/&gt;&lt;wsp:rsid wsp:val=&quot;00770BE8&quot;/&gt;&lt;wsp:rsid wsp:val=&quot;00770C24&quot;/&gt;&lt;wsp:rsid wsp:val=&quot;00770F15&quot;/&gt;&lt;wsp:rsid wsp:val=&quot;00771A9A&quot;/&gt;&lt;wsp:rsid wsp:val=&quot;00771E1F&quot;/&gt;&lt;wsp:rsid wsp:val=&quot;007723E7&quot;/&gt;&lt;wsp:rsid wsp:val=&quot;0077305C&quot;/&gt;&lt;wsp:rsid wsp:val=&quot;007735AB&quot;/&gt;&lt;wsp:rsid wsp:val=&quot;007738E3&quot;/&gt;&lt;wsp:rsid wsp:val=&quot;00773AC7&quot;/&gt;&lt;wsp:rsid wsp:val=&quot;007758C6&quot;/&gt;&lt;wsp:rsid wsp:val=&quot;007769AA&quot;/&gt;&lt;wsp:rsid wsp:val=&quot;0077EFFA&quot;/&gt;&lt;wsp:rsid wsp:val=&quot;007808D2&quot;/&gt;&lt;wsp:rsid wsp:val=&quot;00781408&quot;/&gt;&lt;wsp:rsid wsp:val=&quot;00781A6B&quot;/&gt;&lt;wsp:rsid wsp:val=&quot;00781D26&quot;/&gt;&lt;wsp:rsid wsp:val=&quot;00781D57&quot;/&gt;&lt;wsp:rsid wsp:val=&quot;0078338A&quot;/&gt;&lt;wsp:rsid wsp:val=&quot;00783494&quot;/&gt;&lt;wsp:rsid wsp:val=&quot;00784064&quot;/&gt;&lt;wsp:rsid wsp:val=&quot;007846CE&quot;/&gt;&lt;wsp:rsid wsp:val=&quot;00785423&quot;/&gt;&lt;wsp:rsid wsp:val=&quot;007871BA&quot;/&gt;&lt;wsp:rsid wsp:val=&quot;00791DBB&quot;/&gt;&lt;wsp:rsid wsp:val=&quot;00792DE8&quot;/&gt;&lt;wsp:rsid wsp:val=&quot;00793695&quot;/&gt;&lt;wsp:rsid wsp:val=&quot;00794D6A&quot;/&gt;&lt;wsp:rsid wsp:val=&quot;00795BE4&quot;/&gt;&lt;wsp:rsid wsp:val=&quot;00797371&quot;/&gt;&lt;wsp:rsid wsp:val=&quot;007974E5&quot;/&gt;&lt;wsp:rsid wsp:val=&quot;00797877&quot;/&gt;&lt;wsp:rsid wsp:val=&quot;00797F42&quot;/&gt;&lt;wsp:rsid wsp:val=&quot;007A0B86&quot;/&gt;&lt;wsp:rsid wsp:val=&quot;007A2CE9&quot;/&gt;&lt;wsp:rsid wsp:val=&quot;007A333C&quot;/&gt;&lt;wsp:rsid wsp:val=&quot;007A3587&quot;/&gt;&lt;wsp:rsid wsp:val=&quot;007A4A94&quot;/&gt;&lt;wsp:rsid wsp:val=&quot;007A4CDD&quot;/&gt;&lt;wsp:rsid wsp:val=&quot;007A53E9&quot;/&gt;&lt;wsp:rsid wsp:val=&quot;007A6F71&quot;/&gt;&lt;wsp:rsid wsp:val=&quot;007B00D6&quot;/&gt;&lt;wsp:rsid wsp:val=&quot;007B0610&quot;/&gt;&lt;wsp:rsid wsp:val=&quot;007B06DE&quot;/&gt;&lt;wsp:rsid wsp:val=&quot;007B112C&quot;/&gt;&lt;wsp:rsid wsp:val=&quot;007B192E&quot;/&gt;&lt;wsp:rsid wsp:val=&quot;007B1F6D&quot;/&gt;&lt;wsp:rsid wsp:val=&quot;007B232F&quot;/&gt;&lt;wsp:rsid wsp:val=&quot;007B3813&quot;/&gt;&lt;wsp:rsid wsp:val=&quot;007B5231&quot;/&gt;&lt;wsp:rsid wsp:val=&quot;007B5719&quot;/&gt;&lt;wsp:rsid wsp:val=&quot;007B6D0E&quot;/&gt;&lt;wsp:rsid wsp:val=&quot;007B6E11&quot;/&gt;&lt;wsp:rsid wsp:val=&quot;007B6EB6&quot;/&gt;&lt;wsp:rsid wsp:val=&quot;007C0A68&quot;/&gt;&lt;wsp:rsid wsp:val=&quot;007C0AA8&quot;/&gt;&lt;wsp:rsid wsp:val=&quot;007C27AA&quot;/&gt;&lt;wsp:rsid wsp:val=&quot;007C3461&quot;/&gt;&lt;wsp:rsid wsp:val=&quot;007C3F23&quot;/&gt;&lt;wsp:rsid wsp:val=&quot;007C441B&quot;/&gt;&lt;wsp:rsid wsp:val=&quot;007C4873&quot;/&gt;&lt;wsp:rsid wsp:val=&quot;007C773F&quot;/&gt;&lt;wsp:rsid wsp:val=&quot;007D027D&quot;/&gt;&lt;wsp:rsid wsp:val=&quot;007D13F7&quot;/&gt;&lt;wsp:rsid wsp:val=&quot;007D1815&quot;/&gt;&lt;wsp:rsid wsp:val=&quot;007D1BF8&quot;/&gt;&lt;wsp:rsid wsp:val=&quot;007D27DC&quot;/&gt;&lt;wsp:rsid wsp:val=&quot;007D2A66&quot;/&gt;&lt;wsp:rsid wsp:val=&quot;007D61BC&quot;/&gt;&lt;wsp:rsid wsp:val=&quot;007D6FC0&quot;/&gt;&lt;wsp:rsid wsp:val=&quot;007D7B25&quot;/&gt;&lt;wsp:rsid wsp:val=&quot;007DB92A&quot;/&gt;&lt;wsp:rsid wsp:val=&quot;007E1965&quot;/&gt;&lt;wsp:rsid wsp:val=&quot;007E1CA5&quot;/&gt;&lt;wsp:rsid wsp:val=&quot;007E2610&quot;/&gt;&lt;wsp:rsid wsp:val=&quot;007E2A78&quot;/&gt;&lt;wsp:rsid wsp:val=&quot;007E2FE5&quot;/&gt;&lt;wsp:rsid wsp:val=&quot;007E422B&quot;/&gt;&lt;wsp:rsid wsp:val=&quot;007E4891&quot;/&gt;&lt;wsp:rsid wsp:val=&quot;007E518D&quot;/&gt;&lt;wsp:rsid wsp:val=&quot;007E5BE4&quot;/&gt;&lt;wsp:rsid wsp:val=&quot;007E63B2&quot;/&gt;&lt;wsp:rsid wsp:val=&quot;007E6FD6&quot;/&gt;&lt;wsp:rsid wsp:val=&quot;007EA3E6&quot;/&gt;&lt;wsp:rsid wsp:val=&quot;007F01DE&quot;/&gt;&lt;wsp:rsid wsp:val=&quot;007F0B7A&quot;/&gt;&lt;wsp:rsid wsp:val=&quot;007F1D1C&quot;/&gt;&lt;wsp:rsid wsp:val=&quot;007F217C&quot;/&gt;&lt;wsp:rsid wsp:val=&quot;007F2C55&quot;/&gt;&lt;wsp:rsid wsp:val=&quot;007F39C5&quot;/&gt;&lt;wsp:rsid wsp:val=&quot;007F436D&quot;/&gt;&lt;wsp:rsid wsp:val=&quot;007F4794&quot;/&gt;&lt;wsp:rsid wsp:val=&quot;007F5ACF&quot;/&gt;&lt;wsp:rsid wsp:val=&quot;007F5E06&quot;/&gt;&lt;wsp:rsid wsp:val=&quot;007F5E19&quot;/&gt;&lt;wsp:rsid wsp:val=&quot;007F6D9D&quot;/&gt;&lt;wsp:rsid wsp:val=&quot;007F7FBB&quot;/&gt;&lt;wsp:rsid wsp:val=&quot;008030BF&quot;/&gt;&lt;wsp:rsid wsp:val=&quot;008032A3&quot;/&gt;&lt;wsp:rsid wsp:val=&quot;00803AAD&quot;/&gt;&lt;wsp:rsid wsp:val=&quot;00805223&quot;/&gt;&lt;wsp:rsid wsp:val=&quot;00805260&quot;/&gt;&lt;wsp:rsid wsp:val=&quot;00806C91&quot;/&gt;&lt;wsp:rsid wsp:val=&quot;008071B9&quot;/&gt;&lt;wsp:rsid wsp:val=&quot;008074A3&quot;/&gt;&lt;wsp:rsid wsp:val=&quot;00810A07&quot;/&gt;&lt;wsp:rsid wsp:val=&quot;00813528&quot;/&gt;&lt;wsp:rsid wsp:val=&quot;00813AD2&quot;/&gt;&lt;wsp:rsid wsp:val=&quot;00813E7E&quot;/&gt;&lt;wsp:rsid wsp:val=&quot;008148C4&quot;/&gt;&lt;wsp:rsid wsp:val=&quot;00814D6D&quot;/&gt;&lt;wsp:rsid wsp:val=&quot;00815F23&quot;/&gt;&lt;wsp:rsid wsp:val=&quot;0081721C&quot;/&gt;&lt;wsp:rsid wsp:val=&quot;00817DFB&quot;/&gt;&lt;wsp:rsid wsp:val=&quot;00820017&quot;/&gt;&lt;wsp:rsid wsp:val=&quot;008209CE&quot;/&gt;&lt;wsp:rsid wsp:val=&quot;008209E9&quot;/&gt;&lt;wsp:rsid wsp:val=&quot;00822BEA&quot;/&gt;&lt;wsp:rsid wsp:val=&quot;00824086&quot;/&gt;&lt;wsp:rsid wsp:val=&quot;008242EB&quot;/&gt;&lt;wsp:rsid wsp:val=&quot;00824321&quot;/&gt;&lt;wsp:rsid wsp:val=&quot;00824A4D&quot;/&gt;&lt;wsp:rsid wsp:val=&quot;00825371&quot;/&gt;&lt;wsp:rsid wsp:val=&quot;00826245&quot;/&gt;&lt;wsp:rsid wsp:val=&quot;0082631E&quot;/&gt;&lt;wsp:rsid wsp:val=&quot;00826449&quot;/&gt;&lt;wsp:rsid wsp:val=&quot;00826472&quot;/&gt;&lt;wsp:rsid wsp:val=&quot;00826C3F&quot;/&gt;&lt;wsp:rsid wsp:val=&quot;00826D49&quot;/&gt;&lt;wsp:rsid wsp:val=&quot;00827DC3&quot;/&gt;&lt;wsp:rsid wsp:val=&quot;00827EDA&quot;/&gt;&lt;wsp:rsid wsp:val=&quot;008302BC&quot;/&gt;&lt;wsp:rsid wsp:val=&quot;00831660&quot;/&gt;&lt;wsp:rsid wsp:val=&quot;008324FB&quot;/&gt;&lt;wsp:rsid wsp:val=&quot;00833144&quot;/&gt;&lt;wsp:rsid wsp:val=&quot;008342B7&quot;/&gt;&lt;wsp:rsid wsp:val=&quot;00835AF4&quot;/&gt;&lt;wsp:rsid wsp:val=&quot;00835D7F&quot;/&gt;&lt;wsp:rsid wsp:val=&quot;0084175D&quot;/&gt;&lt;wsp:rsid wsp:val=&quot;00841B26&quot;/&gt;&lt;wsp:rsid wsp:val=&quot;0084377A&quot;/&gt;&lt;wsp:rsid wsp:val=&quot;0084476D&quot;/&gt;&lt;wsp:rsid wsp:val=&quot;0084583E&quot;/&gt;&lt;wsp:rsid wsp:val=&quot;00845A90&quot;/&gt;&lt;wsp:rsid wsp:val=&quot;00851310&quot;/&gt;&lt;wsp:rsid wsp:val=&quot;00851B2B&quot;/&gt;&lt;wsp:rsid wsp:val=&quot;00852919&quot;/&gt;&lt;wsp:rsid wsp:val=&quot;00852D09&quot;/&gt;&lt;wsp:rsid wsp:val=&quot;00853F4F&quot;/&gt;&lt;wsp:rsid wsp:val=&quot;00855A27&quot;/&gt;&lt;wsp:rsid wsp:val=&quot;00856801&quot;/&gt;&lt;wsp:rsid wsp:val=&quot;008571DA&quot;/&gt;&lt;wsp:rsid wsp:val=&quot;00860E5C&quot;/&gt;&lt;wsp:rsid wsp:val=&quot;00860F89&quot;/&gt;&lt;wsp:rsid wsp:val=&quot;0086133C&quot;/&gt;&lt;wsp:rsid wsp:val=&quot;00862E48&quot;/&gt;&lt;wsp:rsid wsp:val=&quot;00863A7A&quot;/&gt;&lt;wsp:rsid wsp:val=&quot;00863C7A&quot;/&gt;&lt;wsp:rsid wsp:val=&quot;00864424&quot;/&gt;&lt;wsp:rsid wsp:val=&quot;00864890&quot;/&gt;&lt;wsp:rsid wsp:val=&quot;0086698E&quot;/&gt;&lt;wsp:rsid wsp:val=&quot;0087043F&quot;/&gt;&lt;wsp:rsid wsp:val=&quot;00871B73&quot;/&gt;&lt;wsp:rsid wsp:val=&quot;00872BE1&quot;/&gt;&lt;wsp:rsid wsp:val=&quot;00873506&quot;/&gt;&lt;wsp:rsid wsp:val=&quot;00873926&quot;/&gt;&lt;wsp:rsid wsp:val=&quot;0087428F&quot;/&gt;&lt;wsp:rsid wsp:val=&quot;008746D8&quot;/&gt;&lt;wsp:rsid wsp:val=&quot;008747DF&quot;/&gt;&lt;wsp:rsid wsp:val=&quot;00874F4C&quot;/&gt;&lt;wsp:rsid wsp:val=&quot;00877004&quot;/&gt;&lt;wsp:rsid wsp:val=&quot;008771D6&quot;/&gt;&lt;wsp:rsid wsp:val=&quot;008773F7&quot;/&gt;&lt;wsp:rsid wsp:val=&quot;00880223&quot;/&gt;&lt;wsp:rsid wsp:val=&quot;00881BA2&quot;/&gt;&lt;wsp:rsid wsp:val=&quot;00881D27&quot;/&gt;&lt;wsp:rsid wsp:val=&quot;0088254E&quot;/&gt;&lt;wsp:rsid wsp:val=&quot;008834E3&quot;/&gt;&lt;wsp:rsid wsp:val=&quot;00885240&quot;/&gt;&lt;wsp:rsid wsp:val=&quot;00885341&quot;/&gt;&lt;wsp:rsid wsp:val=&quot;00885F99&quot;/&gt;&lt;wsp:rsid wsp:val=&quot;008862EF&quot;/&gt;&lt;wsp:rsid wsp:val=&quot;00886576&quot;/&gt;&lt;wsp:rsid wsp:val=&quot;00886849&quot;/&gt;&lt;wsp:rsid wsp:val=&quot;0088726C&quot;/&gt;&lt;wsp:rsid wsp:val=&quot;008874F2&quot;/&gt;&lt;wsp:rsid wsp:val=&quot;00887935&quot;/&gt;&lt;wsp:rsid wsp:val=&quot;00887B65&quot;/&gt;&lt;wsp:rsid wsp:val=&quot;00890FBE&quot;/&gt;&lt;wsp:rsid wsp:val=&quot;00891454&quot;/&gt;&lt;wsp:rsid wsp:val=&quot;00891D8F&quot;/&gt;&lt;wsp:rsid wsp:val=&quot;00893751&quot;/&gt;&lt;wsp:rsid wsp:val=&quot;0089502C&quot;/&gt;&lt;wsp:rsid wsp:val=&quot;008957D5&quot;/&gt;&lt;wsp:rsid wsp:val=&quot;00895A2C&quot;/&gt;&lt;wsp:rsid wsp:val=&quot;00895D29&quot;/&gt;&lt;wsp:rsid wsp:val=&quot;00895E33&quot;/&gt;&lt;wsp:rsid wsp:val=&quot;0089675D&quot;/&gt;&lt;wsp:rsid wsp:val=&quot;0089691B&quot;/&gt;&lt;wsp:rsid wsp:val=&quot;00896BA4&quot;/&gt;&lt;wsp:rsid wsp:val=&quot;00896FA1&quot;/&gt;&lt;wsp:rsid wsp:val=&quot;008A0BCA&quot;/&gt;&lt;wsp:rsid wsp:val=&quot;008A1237&quot;/&gt;&lt;wsp:rsid wsp:val=&quot;008A266F&quot;/&gt;&lt;wsp:rsid wsp:val=&quot;008A2835&quot;/&gt;&lt;wsp:rsid wsp:val=&quot;008A29AC&quot;/&gt;&lt;wsp:rsid wsp:val=&quot;008A29CC&quot;/&gt;&lt;wsp:rsid wsp:val=&quot;008A3965&quot;/&gt;&lt;wsp:rsid wsp:val=&quot;008A435F&quot;/&gt;&lt;wsp:rsid wsp:val=&quot;008A455D&quot;/&gt;&lt;wsp:rsid wsp:val=&quot;008A4788&quot;/&gt;&lt;wsp:rsid wsp:val=&quot;008A484F&quot;/&gt;&lt;wsp:rsid wsp:val=&quot;008A4F3E&quot;/&gt;&lt;wsp:rsid wsp:val=&quot;008A6FAF&quot;/&gt;&lt;wsp:rsid wsp:val=&quot;008A7024&quot;/&gt;&lt;wsp:rsid wsp:val=&quot;008A7872&quot;/&gt;&lt;wsp:rsid wsp:val=&quot;008A7922&quot;/&gt;&lt;wsp:rsid wsp:val=&quot;008B3F67&quot;/&gt;&lt;wsp:rsid wsp:val=&quot;008B4B04&quot;/&gt;&lt;wsp:rsid wsp:val=&quot;008B5ADB&quot;/&gt;&lt;wsp:rsid wsp:val=&quot;008B5EF4&quot;/&gt;&lt;wsp:rsid wsp:val=&quot;008C0E58&quot;/&gt;&lt;wsp:rsid wsp:val=&quot;008C28A4&quot;/&gt;&lt;wsp:rsid wsp:val=&quot;008C2FA6&quot;/&gt;&lt;wsp:rsid wsp:val=&quot;008C3F80&quot;/&gt;&lt;wsp:rsid wsp:val=&quot;008C4586&quot;/&gt;&lt;wsp:rsid wsp:val=&quot;008C47BD&quot;/&gt;&lt;wsp:rsid wsp:val=&quot;008C6536&quot;/&gt;&lt;wsp:rsid wsp:val=&quot;008C6B12&quot;/&gt;&lt;wsp:rsid wsp:val=&quot;008C7656&quot;/&gt;&lt;wsp:rsid wsp:val=&quot;008D04B1&quot;/&gt;&lt;wsp:rsid wsp:val=&quot;008D2C14&quot;/&gt;&lt;wsp:rsid wsp:val=&quot;008D3C76&quot;/&gt;&lt;wsp:rsid wsp:val=&quot;008D48C1&quot;/&gt;&lt;wsp:rsid wsp:val=&quot;008D49C5&quot;/&gt;&lt;wsp:rsid wsp:val=&quot;008D559E&quot;/&gt;&lt;wsp:rsid wsp:val=&quot;008D609D&quot;/&gt;&lt;wsp:rsid wsp:val=&quot;008D6627&quot;/&gt;&lt;wsp:rsid wsp:val=&quot;008D67F4&quot;/&gt;&lt;wsp:rsid wsp:val=&quot;008E1161&quot;/&gt;&lt;wsp:rsid wsp:val=&quot;008E1F20&quot;/&gt;&lt;wsp:rsid wsp:val=&quot;008E1FE2&quot;/&gt;&lt;wsp:rsid wsp:val=&quot;008E2E15&quot;/&gt;&lt;wsp:rsid wsp:val=&quot;008E3058&quot;/&gt;&lt;wsp:rsid wsp:val=&quot;008E3990&quot;/&gt;&lt;wsp:rsid wsp:val=&quot;008E652D&quot;/&gt;&lt;wsp:rsid wsp:val=&quot;008E76D7&quot;/&gt;&lt;wsp:rsid wsp:val=&quot;008F03DF&quot;/&gt;&lt;wsp:rsid wsp:val=&quot;008F0AC8&quot;/&gt;&lt;wsp:rsid wsp:val=&quot;008F1065&quot;/&gt;&lt;wsp:rsid wsp:val=&quot;008F132E&quot;/&gt;&lt;wsp:rsid wsp:val=&quot;008F13B5&quot;/&gt;&lt;wsp:rsid wsp:val=&quot;008F2C19&quot;/&gt;&lt;wsp:rsid wsp:val=&quot;008F3BBA&quot;/&gt;&lt;wsp:rsid wsp:val=&quot;008F4E6C&quot;/&gt;&lt;wsp:rsid wsp:val=&quot;008F5BDB&quot;/&gt;&lt;wsp:rsid wsp:val=&quot;008F6377&quot;/&gt;&lt;wsp:rsid wsp:val=&quot;008F676A&quot;/&gt;&lt;wsp:rsid wsp:val=&quot;008F6AB1&quot;/&gt;&lt;wsp:rsid wsp:val=&quot;008F6DFC&quot;/&gt;&lt;wsp:rsid wsp:val=&quot;008F71B5&quot;/&gt;&lt;wsp:rsid wsp:val=&quot;00900A13&quot;/&gt;&lt;wsp:rsid wsp:val=&quot;00905051&quot;/&gt;&lt;wsp:rsid wsp:val=&quot;00905C82&quot;/&gt;&lt;wsp:rsid wsp:val=&quot;00905D81&quot;/&gt;&lt;wsp:rsid wsp:val=&quot;009065BE&quot;/&gt;&lt;wsp:rsid wsp:val=&quot;00910177&quot;/&gt;&lt;wsp:rsid wsp:val=&quot;0091040C&quot;/&gt;&lt;wsp:rsid wsp:val=&quot;009109B4&quot;/&gt;&lt;wsp:rsid wsp:val=&quot;00910C25&quot;/&gt;&lt;wsp:rsid wsp:val=&quot;009115FF&quot;/&gt;&lt;wsp:rsid wsp:val=&quot;00911AB1&quot;/&gt;&lt;wsp:rsid wsp:val=&quot;00911AEB&quot;/&gt;&lt;wsp:rsid wsp:val=&quot;00911EE9&quot;/&gt;&lt;wsp:rsid wsp:val=&quot;00912286&quot;/&gt;&lt;wsp:rsid wsp:val=&quot;00915A5F&quot;/&gt;&lt;wsp:rsid wsp:val=&quot;00915B26&quot;/&gt;&lt;wsp:rsid wsp:val=&quot;00915DE4&quot;/&gt;&lt;wsp:rsid wsp:val=&quot;00916B41&quot;/&gt;&lt;wsp:rsid wsp:val=&quot;00916D36&quot;/&gt;&lt;wsp:rsid wsp:val=&quot;00916DF6&quot;/&gt;&lt;wsp:rsid wsp:val=&quot;009171BC&quot;/&gt;&lt;wsp:rsid wsp:val=&quot;00917E89&quot;/&gt;&lt;wsp:rsid wsp:val=&quot;00920AB2&quot;/&gt;&lt;wsp:rsid wsp:val=&quot;00920E05&quot;/&gt;&lt;wsp:rsid wsp:val=&quot;0092101F&quot;/&gt;&lt;wsp:rsid wsp:val=&quot;0092120B&quot;/&gt;&lt;wsp:rsid wsp:val=&quot;009215B7&quot;/&gt;&lt;wsp:rsid wsp:val=&quot;0092186B&quot;/&gt;&lt;wsp:rsid wsp:val=&quot;009226F7&quot;/&gt;&lt;wsp:rsid wsp:val=&quot;00924E43&quot;/&gt;&lt;wsp:rsid wsp:val=&quot;009253FF&quot;/&gt;&lt;wsp:rsid wsp:val=&quot;0092604F&quot;/&gt;&lt;wsp:rsid wsp:val=&quot;00926E9B&quot;/&gt;&lt;wsp:rsid wsp:val=&quot;00927B9B&quot;/&gt;&lt;wsp:rsid wsp:val=&quot;00930095&quot;/&gt;&lt;wsp:rsid wsp:val=&quot;00930F78&quot;/&gt;&lt;wsp:rsid wsp:val=&quot;00931AB2&quot;/&gt;&lt;wsp:rsid wsp:val=&quot;009323DE&quot;/&gt;&lt;wsp:rsid wsp:val=&quot;00933374&quot;/&gt;&lt;wsp:rsid wsp:val=&quot;00933A19&quot;/&gt;&lt;wsp:rsid wsp:val=&quot;00935F38&quot;/&gt;&lt;wsp:rsid wsp:val=&quot;00936A5D&quot;/&gt;&lt;wsp:rsid wsp:val=&quot;00936D43&quot;/&gt;&lt;wsp:rsid wsp:val=&quot;0093774E&quot;/&gt;&lt;wsp:rsid wsp:val=&quot;0094296F&quot;/&gt;&lt;wsp:rsid wsp:val=&quot;009429EE&quot;/&gt;&lt;wsp:rsid wsp:val=&quot;00942D1A&quot;/&gt;&lt;wsp:rsid wsp:val=&quot;00944473&quot;/&gt;&lt;wsp:rsid wsp:val=&quot;00944C73&quot;/&gt;&lt;wsp:rsid wsp:val=&quot;0094663C&quot;/&gt;&lt;wsp:rsid wsp:val=&quot;00946DF6&quot;/&gt;&lt;wsp:rsid wsp:val=&quot;0094728E&quot;/&gt;&lt;wsp:rsid wsp:val=&quot;0095085F&quot;/&gt;&lt;wsp:rsid wsp:val=&quot;009512E1&quot;/&gt;&lt;wsp:rsid wsp:val=&quot;00951F3B&quot;/&gt;&lt;wsp:rsid wsp:val=&quot;00952A71&quot;/&gt;&lt;wsp:rsid wsp:val=&quot;0095313C&quot;/&gt;&lt;wsp:rsid wsp:val=&quot;009539C1&quot;/&gt;&lt;wsp:rsid wsp:val=&quot;00953E2B&quot;/&gt;&lt;wsp:rsid wsp:val=&quot;00955656&quot;/&gt;&lt;wsp:rsid wsp:val=&quot;009558A2&quot;/&gt;&lt;wsp:rsid wsp:val=&quot;00955CFE&quot;/&gt;&lt;wsp:rsid wsp:val=&quot;009569F7&quot;/&gt;&lt;wsp:rsid wsp:val=&quot;009573C3&quot;/&gt;&lt;wsp:rsid wsp:val=&quot;0095787C&quot;/&gt;&lt;wsp:rsid wsp:val=&quot;00961141&quot;/&gt;&lt;wsp:rsid wsp:val=&quot;009623DD&quot;/&gt;&lt;wsp:rsid wsp:val=&quot;009636E0&quot;/&gt;&lt;wsp:rsid wsp:val=&quot;00964CE9&quot;/&gt;&lt;wsp:rsid wsp:val=&quot;00965F22&quot;/&gt;&lt;wsp:rsid wsp:val=&quot;00967C00&quot;/&gt;&lt;wsp:rsid wsp:val=&quot;0097022C&quot;/&gt;&lt;wsp:rsid wsp:val=&quot;00970742&quot;/&gt;&lt;wsp:rsid wsp:val=&quot;00970F6B&quot;/&gt;&lt;wsp:rsid wsp:val=&quot;00971A6D&quot;/&gt;&lt;wsp:rsid wsp:val=&quot;009722C3&quot;/&gt;&lt;wsp:rsid wsp:val=&quot;0097297F&quot;/&gt;&lt;wsp:rsid wsp:val=&quot;00973ED3&quot;/&gt;&lt;wsp:rsid wsp:val=&quot;00974AF2&quot;/&gt;&lt;wsp:rsid wsp:val=&quot;009764FA&quot;/&gt;&lt;wsp:rsid wsp:val=&quot;0097662D&quot;/&gt;&lt;wsp:rsid wsp:val=&quot;009766CF&quot;/&gt;&lt;wsp:rsid wsp:val=&quot;009770D3&quot;/&gt;&lt;wsp:rsid wsp:val=&quot;00977ACF&quot;/&gt;&lt;wsp:rsid wsp:val=&quot;00977C94&quot;/&gt;&lt;wsp:rsid wsp:val=&quot;009804D4&quot;/&gt;&lt;wsp:rsid wsp:val=&quot;009808BB&quot;/&gt;&lt;wsp:rsid wsp:val=&quot;00982E1C&quot;/&gt;&lt;wsp:rsid wsp:val=&quot;00983A90&quot;/&gt;&lt;wsp:rsid wsp:val=&quot;00986A78&quot;/&gt;&lt;wsp:rsid wsp:val=&quot;00986C4B&quot;/&gt;&lt;wsp:rsid wsp:val=&quot;00986DA9&quot;/&gt;&lt;wsp:rsid wsp:val=&quot;0098CD6C&quot;/&gt;&lt;wsp:rsid wsp:val=&quot;00991A08&quot;/&gt;&lt;wsp:rsid wsp:val=&quot;0099203C&quot;/&gt;&lt;wsp:rsid wsp:val=&quot;00993190&quot;/&gt;&lt;wsp:rsid wsp:val=&quot;00994533&quot;/&gt;&lt;wsp:rsid wsp:val=&quot;00994FE2&quot;/&gt;&lt;wsp:rsid wsp:val=&quot;00995FD0&quot;/&gt;&lt;wsp:rsid wsp:val=&quot;00996BDA&quot;/&gt;&lt;wsp:rsid wsp:val=&quot;009972DA&quot;/&gt;&lt;wsp:rsid wsp:val=&quot;009A1D5E&quot;/&gt;&lt;wsp:rsid wsp:val=&quot;009A1EED&quot;/&gt;&lt;wsp:rsid wsp:val=&quot;009A2BD3&quot;/&gt;&lt;wsp:rsid wsp:val=&quot;009A2DDC&quot;/&gt;&lt;wsp:rsid wsp:val=&quot;009A308D&quot;/&gt;&lt;wsp:rsid wsp:val=&quot;009A5653&quot;/&gt;&lt;wsp:rsid wsp:val=&quot;009A5FDF&quot;/&gt;&lt;wsp:rsid wsp:val=&quot;009A6142&quot;/&gt;&lt;wsp:rsid wsp:val=&quot;009A725E&quot;/&gt;&lt;wsp:rsid wsp:val=&quot;009A7884&quot;/&gt;&lt;wsp:rsid wsp:val=&quot;009B0853&quot;/&gt;&lt;wsp:rsid wsp:val=&quot;009B0E09&quot;/&gt;&lt;wsp:rsid wsp:val=&quot;009B10C6&quot;/&gt;&lt;wsp:rsid wsp:val=&quot;009B3A40&quot;/&gt;&lt;wsp:rsid wsp:val=&quot;009B3CB6&quot;/&gt;&lt;wsp:rsid wsp:val=&quot;009B4054&quot;/&gt;&lt;wsp:rsid wsp:val=&quot;009B4164&quot;/&gt;&lt;wsp:rsid wsp:val=&quot;009B4884&quot;/&gt;&lt;wsp:rsid wsp:val=&quot;009B5F4E&quot;/&gt;&lt;wsp:rsid wsp:val=&quot;009B69F5&quot;/&gt;&lt;wsp:rsid wsp:val=&quot;009B6F26&quot;/&gt;&lt;wsp:rsid wsp:val=&quot;009B7963&quot;/&gt;&lt;wsp:rsid wsp:val=&quot;009C0930&quot;/&gt;&lt;wsp:rsid wsp:val=&quot;009C13FA&quot;/&gt;&lt;wsp:rsid wsp:val=&quot;009C31F3&quot;/&gt;&lt;wsp:rsid wsp:val=&quot;009C4813&quot;/&gt;&lt;wsp:rsid wsp:val=&quot;009C51AC&quot;/&gt;&lt;wsp:rsid wsp:val=&quot;009C5F1D&quot;/&gt;&lt;wsp:rsid wsp:val=&quot;009C5F41&quot;/&gt;&lt;wsp:rsid wsp:val=&quot;009C648B&quot;/&gt;&lt;wsp:rsid wsp:val=&quot;009C655D&quot;/&gt;&lt;wsp:rsid wsp:val=&quot;009C6A7A&quot;/&gt;&lt;wsp:rsid wsp:val=&quot;009C7616&quot;/&gt;&lt;wsp:rsid wsp:val=&quot;009C7C03&quot;/&gt;&lt;wsp:rsid wsp:val=&quot;009D01EB&quot;/&gt;&lt;wsp:rsid wsp:val=&quot;009D0C84&quot;/&gt;&lt;wsp:rsid wsp:val=&quot;009D2607&quot;/&gt;&lt;wsp:rsid wsp:val=&quot;009D304B&quot;/&gt;&lt;wsp:rsid wsp:val=&quot;009D4560&quot;/&gt;&lt;wsp:rsid wsp:val=&quot;009D4C81&quot;/&gt;&lt;wsp:rsid wsp:val=&quot;009D4C97&quot;/&gt;&lt;wsp:rsid wsp:val=&quot;009D4F40&quot;/&gt;&lt;wsp:rsid wsp:val=&quot;009D5ABB&quot;/&gt;&lt;wsp:rsid wsp:val=&quot;009D5AD3&quot;/&gt;&lt;wsp:rsid wsp:val=&quot;009D62D2&quot;/&gt;&lt;wsp:rsid wsp:val=&quot;009D69A4&quot;/&gt;&lt;wsp:rsid wsp:val=&quot;009E1007&quot;/&gt;&lt;wsp:rsid wsp:val=&quot;009E1D7A&quot;/&gt;&lt;wsp:rsid wsp:val=&quot;009E2547&quot;/&gt;&lt;wsp:rsid wsp:val=&quot;009E2C14&quot;/&gt;&lt;wsp:rsid wsp:val=&quot;009E3937&quot;/&gt;&lt;wsp:rsid wsp:val=&quot;009E4302&quot;/&gt;&lt;wsp:rsid wsp:val=&quot;009E47AF&quot;/&gt;&lt;wsp:rsid wsp:val=&quot;009E59D4&quot;/&gt;&lt;wsp:rsid wsp:val=&quot;009E7F67&quot;/&gt;&lt;wsp:rsid wsp:val=&quot;009F0E4A&quot;/&gt;&lt;wsp:rsid wsp:val=&quot;009F0EBC&quot;/&gt;&lt;wsp:rsid wsp:val=&quot;009F2570&quot;/&gt;&lt;wsp:rsid wsp:val=&quot;009F4FA9&quot;/&gt;&lt;wsp:rsid wsp:val=&quot;009F5366&quot;/&gt;&lt;wsp:rsid wsp:val=&quot;00A00BA3&quot;/&gt;&lt;wsp:rsid wsp:val=&quot;00A00F3E&quot;/&gt;&lt;wsp:rsid wsp:val=&quot;00A0146C&quot;/&gt;&lt;wsp:rsid wsp:val=&quot;00A019FC&quot;/&gt;&lt;wsp:rsid wsp:val=&quot;00A01A88&quot;/&gt;&lt;wsp:rsid wsp:val=&quot;00A039BF&quot;/&gt;&lt;wsp:rsid wsp:val=&quot;00A03E2D&quot;/&gt;&lt;wsp:rsid wsp:val=&quot;00A0419F&quot;/&gt;&lt;wsp:rsid wsp:val=&quot;00A04952&quot;/&gt;&lt;wsp:rsid wsp:val=&quot;00A04CC2&quot;/&gt;&lt;wsp:rsid wsp:val=&quot;00A05CB7&quot;/&gt;&lt;wsp:rsid wsp:val=&quot;00A07038&quot;/&gt;&lt;wsp:rsid wsp:val=&quot;00A0796B&quot;/&gt;&lt;wsp:rsid wsp:val=&quot;00A10DBC&quot;/&gt;&lt;wsp:rsid wsp:val=&quot;00A119AD&quot;/&gt;&lt;wsp:rsid wsp:val=&quot;00A11CD3&quot;/&gt;&lt;wsp:rsid wsp:val=&quot;00A121CB&quot;/&gt;&lt;wsp:rsid wsp:val=&quot;00A12C9E&quot;/&gt;&lt;wsp:rsid wsp:val=&quot;00A12CB7&quot;/&gt;&lt;wsp:rsid wsp:val=&quot;00A13094&quot;/&gt;&lt;wsp:rsid wsp:val=&quot;00A136BC&quot;/&gt;&lt;wsp:rsid wsp:val=&quot;00A138EC&quot;/&gt;&lt;wsp:rsid wsp:val=&quot;00A145A0&quot;/&gt;&lt;wsp:rsid wsp:val=&quot;00A1461E&quot;/&gt;&lt;wsp:rsid wsp:val=&quot;00A146FE&quot;/&gt;&lt;wsp:rsid wsp:val=&quot;00A15869&quot;/&gt;&lt;wsp:rsid wsp:val=&quot;00A16364&quot;/&gt;&lt;wsp:rsid wsp:val=&quot;00A20618&quot;/&gt;&lt;wsp:rsid wsp:val=&quot;00A21FC8&quot;/&gt;&lt;wsp:rsid wsp:val=&quot;00A23E48&quot;/&gt;&lt;wsp:rsid wsp:val=&quot;00A246B5&quot;/&gt;&lt;wsp:rsid wsp:val=&quot;00A24D56&quot;/&gt;&lt;wsp:rsid wsp:val=&quot;00A2587B&quot;/&gt;&lt;wsp:rsid wsp:val=&quot;00A30A20&quot;/&gt;&lt;wsp:rsid wsp:val=&quot;00A3185B&quot;/&gt;&lt;wsp:rsid wsp:val=&quot;00A319D9&quot;/&gt;&lt;wsp:rsid wsp:val=&quot;00A3266E&quot;/&gt;&lt;wsp:rsid wsp:val=&quot;00A32923&quot;/&gt;&lt;wsp:rsid wsp:val=&quot;00A33CD2&quot;/&gt;&lt;wsp:rsid wsp:val=&quot;00A3556F&quot;/&gt;&lt;wsp:rsid wsp:val=&quot;00A3576B&quot;/&gt;&lt;wsp:rsid wsp:val=&quot;00A40239&quot;/&gt;&lt;wsp:rsid wsp:val=&quot;00A411F4&quot;/&gt;&lt;wsp:rsid wsp:val=&quot;00A413A0&quot;/&gt;&lt;wsp:rsid wsp:val=&quot;00A4158F&quot;/&gt;&lt;wsp:rsid wsp:val=&quot;00A429D5&quot;/&gt;&lt;wsp:rsid wsp:val=&quot;00A431E3&quot;/&gt;&lt;wsp:rsid wsp:val=&quot;00A431F0&quot;/&gt;&lt;wsp:rsid wsp:val=&quot;00A44D9A&quot;/&gt;&lt;wsp:rsid wsp:val=&quot;00A44FBB&quot;/&gt;&lt;wsp:rsid wsp:val=&quot;00A4688E&quot;/&gt;&lt;wsp:rsid wsp:val=&quot;00A468E5&quot;/&gt;&lt;wsp:rsid wsp:val=&quot;00A46941&quot;/&gt;&lt;wsp:rsid wsp:val=&quot;00A46BD9&quot;/&gt;&lt;wsp:rsid wsp:val=&quot;00A47179&quot;/&gt;&lt;wsp:rsid wsp:val=&quot;00A5379F&quot;/&gt;&lt;wsp:rsid wsp:val=&quot;00A54161&quot;/&gt;&lt;wsp:rsid wsp:val=&quot;00A54F82&quot;/&gt;&lt;wsp:rsid wsp:val=&quot;00A567ED&quot;/&gt;&lt;wsp:rsid wsp:val=&quot;00A571F1&quot;/&gt;&lt;wsp:rsid wsp:val=&quot;00A610D2&quot;/&gt;&lt;wsp:rsid wsp:val=&quot;00A61A24&quot;/&gt;&lt;wsp:rsid wsp:val=&quot;00A622A7&quot;/&gt;&lt;wsp:rsid wsp:val=&quot;00A62591&quot;/&gt;&lt;wsp:rsid wsp:val=&quot;00A62E8C&quot;/&gt;&lt;wsp:rsid wsp:val=&quot;00A632DA&quot;/&gt;&lt;wsp:rsid wsp:val=&quot;00A63CAE&quot;/&gt;&lt;wsp:rsid wsp:val=&quot;00A66E8A&quot;/&gt;&lt;wsp:rsid wsp:val=&quot;00A67706&quot;/&gt;&lt;wsp:rsid wsp:val=&quot;00A7013A&quot;/&gt;&lt;wsp:rsid wsp:val=&quot;00A711B5&quot;/&gt;&lt;wsp:rsid wsp:val=&quot;00A71317&quot;/&gt;&lt;wsp:rsid wsp:val=&quot;00A7182B&quot;/&gt;&lt;wsp:rsid wsp:val=&quot;00A71A6B&quot;/&gt;&lt;wsp:rsid wsp:val=&quot;00A71AA8&quot;/&gt;&lt;wsp:rsid wsp:val=&quot;00A73495&quot;/&gt;&lt;wsp:rsid wsp:val=&quot;00A75017&quot;/&gt;&lt;wsp:rsid wsp:val=&quot;00A7606F&quot;/&gt;&lt;wsp:rsid wsp:val=&quot;00A760A0&quot;/&gt;&lt;wsp:rsid wsp:val=&quot;00A7638E&quot;/&gt;&lt;wsp:rsid wsp:val=&quot;00A77329&quot;/&gt;&lt;wsp:rsid wsp:val=&quot;00A777E4&quot;/&gt;&lt;wsp:rsid wsp:val=&quot;00A77D65&quot;/&gt;&lt;wsp:rsid wsp:val=&quot;00A77DA3&quot;/&gt;&lt;wsp:rsid wsp:val=&quot;00A80A53&quot;/&gt;&lt;wsp:rsid wsp:val=&quot;00A81565&quot;/&gt;&lt;wsp:rsid wsp:val=&quot;00A816C7&quot;/&gt;&lt;wsp:rsid wsp:val=&quot;00A8197E&quot;/&gt;&lt;wsp:rsid wsp:val=&quot;00A81B17&quot;/&gt;&lt;wsp:rsid wsp:val=&quot;00A82DCF&quot;/&gt;&lt;wsp:rsid wsp:val=&quot;00A8351F&quot;/&gt;&lt;wsp:rsid wsp:val=&quot;00A83A3F&quot;/&gt;&lt;wsp:rsid wsp:val=&quot;00A83DC7&quot;/&gt;&lt;wsp:rsid wsp:val=&quot;00A85B9D&quot;/&gt;&lt;wsp:rsid wsp:val=&quot;00A86B29&quot;/&gt;&lt;wsp:rsid wsp:val=&quot;00A86BEE&quot;/&gt;&lt;wsp:rsid wsp:val=&quot;00A86CFD&quot;/&gt;&lt;wsp:rsid wsp:val=&quot;00A90952&quot;/&gt;&lt;wsp:rsid wsp:val=&quot;00A9127B&quot;/&gt;&lt;wsp:rsid wsp:val=&quot;00A935A9&quot;/&gt;&lt;wsp:rsid wsp:val=&quot;00A93728&quot;/&gt;&lt;wsp:rsid wsp:val=&quot;00A94424&quot;/&gt;&lt;wsp:rsid wsp:val=&quot;00A95C4D&quot;/&gt;&lt;wsp:rsid wsp:val=&quot;00AA0755&quot;/&gt;&lt;wsp:rsid wsp:val=&quot;00AA321E&quot;/&gt;&lt;wsp:rsid wsp:val=&quot;00AA459E&quot;/&gt;&lt;wsp:rsid wsp:val=&quot;00AA4858&quot;/&gt;&lt;wsp:rsid wsp:val=&quot;00AA53AD&quot;/&gt;&lt;wsp:rsid wsp:val=&quot;00AA5A54&quot;/&gt;&lt;wsp:rsid wsp:val=&quot;00AA5ABE&quot;/&gt;&lt;wsp:rsid wsp:val=&quot;00AA5AC0&quot;/&gt;&lt;wsp:rsid wsp:val=&quot;00AA7FDD&quot;/&gt;&lt;wsp:rsid wsp:val=&quot;00AAC1E1&quot;/&gt;&lt;wsp:rsid wsp:val=&quot;00AB02B8&quot;/&gt;&lt;wsp:rsid wsp:val=&quot;00AB0A6D&quot;/&gt;&lt;wsp:rsid wsp:val=&quot;00AB13F3&quot;/&gt;&lt;wsp:rsid wsp:val=&quot;00AB4353&quot;/&gt;&lt;wsp:rsid wsp:val=&quot;00AB46CE&quot;/&gt;&lt;wsp:rsid wsp:val=&quot;00AB46E4&quot;/&gt;&lt;wsp:rsid wsp:val=&quot;00AB516D&quot;/&gt;&lt;wsp:rsid wsp:val=&quot;00AB5A88&quot;/&gt;&lt;wsp:rsid wsp:val=&quot;00AB5AD5&quot;/&gt;&lt;wsp:rsid wsp:val=&quot;00AB62C0&quot;/&gt;&lt;wsp:rsid wsp:val=&quot;00AB6FA2&quot;/&gt;&lt;wsp:rsid wsp:val=&quot;00AC06D5&quot;/&gt;&lt;wsp:rsid wsp:val=&quot;00AC08D3&quot;/&gt;&lt;wsp:rsid wsp:val=&quot;00AC0AA2&quot;/&gt;&lt;wsp:rsid wsp:val=&quot;00AC155A&quot;/&gt;&lt;wsp:rsid wsp:val=&quot;00AC2589&quot;/&gt;&lt;wsp:rsid wsp:val=&quot;00AC29CD&quot;/&gt;&lt;wsp:rsid wsp:val=&quot;00AC384C&quot;/&gt;&lt;wsp:rsid wsp:val=&quot;00AC389F&quot;/&gt;&lt;wsp:rsid wsp:val=&quot;00AC391F&quot;/&gt;&lt;wsp:rsid wsp:val=&quot;00AC3C1D&quot;/&gt;&lt;wsp:rsid wsp:val=&quot;00AC3F3D&quot;/&gt;&lt;wsp:rsid wsp:val=&quot;00AD08E1&quot;/&gt;&lt;wsp:rsid wsp:val=&quot;00AD1011&quot;/&gt;&lt;wsp:rsid wsp:val=&quot;00AD1A80&quot;/&gt;&lt;wsp:rsid wsp:val=&quot;00AD365F&quot;/&gt;&lt;wsp:rsid wsp:val=&quot;00AD3CB6&quot;/&gt;&lt;wsp:rsid wsp:val=&quot;00AD4832&quot;/&gt;&lt;wsp:rsid wsp:val=&quot;00AD4FA3&quot;/&gt;&lt;wsp:rsid wsp:val=&quot;00AD6215&quot;/&gt;&lt;wsp:rsid wsp:val=&quot;00AD7AE8&quot;/&gt;&lt;wsp:rsid wsp:val=&quot;00AE0D1D&quot;/&gt;&lt;wsp:rsid wsp:val=&quot;00AE1311&quot;/&gt;&lt;wsp:rsid wsp:val=&quot;00AE1AF9&quot;/&gt;&lt;wsp:rsid wsp:val=&quot;00AE254E&quot;/&gt;&lt;wsp:rsid wsp:val=&quot;00AE2E49&quot;/&gt;&lt;wsp:rsid wsp:val=&quot;00AE3F5B&quot;/&gt;&lt;wsp:rsid wsp:val=&quot;00AE4213&quot;/&gt;&lt;wsp:rsid wsp:val=&quot;00AE4708&quot;/&gt;&lt;wsp:rsid wsp:val=&quot;00AE5E1C&quot;/&gt;&lt;wsp:rsid wsp:val=&quot;00AE718E&quot;/&gt;&lt;wsp:rsid wsp:val=&quot;00AF0812&quot;/&gt;&lt;wsp:rsid wsp:val=&quot;00AF2175&quot;/&gt;&lt;wsp:rsid wsp:val=&quot;00AF2434&quot;/&gt;&lt;wsp:rsid wsp:val=&quot;00AF28FA&quot;/&gt;&lt;wsp:rsid wsp:val=&quot;00AF359C&quot;/&gt;&lt;wsp:rsid wsp:val=&quot;00AF4332&quot;/&gt;&lt;wsp:rsid wsp:val=&quot;00AF5632&quot;/&gt;&lt;wsp:rsid wsp:val=&quot;00AF7005&quot;/&gt;&lt;wsp:rsid wsp:val=&quot;00AF76B1&quot;/&gt;&lt;wsp:rsid wsp:val=&quot;00B007CA&quot;/&gt;&lt;wsp:rsid wsp:val=&quot;00B00A1D&quot;/&gt;&lt;wsp:rsid wsp:val=&quot;00B019B7&quot;/&gt;&lt;wsp:rsid wsp:val=&quot;00B01C48&quot;/&gt;&lt;wsp:rsid wsp:val=&quot;00B02922&quot;/&gt;&lt;wsp:rsid wsp:val=&quot;00B0330C&quot;/&gt;&lt;wsp:rsid wsp:val=&quot;00B05F95&quot;/&gt;&lt;wsp:rsid wsp:val=&quot;00B067E6&quot;/&gt;&lt;wsp:rsid wsp:val=&quot;00B06FB8&quot;/&gt;&lt;wsp:rsid wsp:val=&quot;00B07772&quot;/&gt;&lt;wsp:rsid wsp:val=&quot;00B1054C&quot;/&gt;&lt;wsp:rsid wsp:val=&quot;00B106AF&quot;/&gt;&lt;wsp:rsid wsp:val=&quot;00B10843&quot;/&gt;&lt;wsp:rsid wsp:val=&quot;00B1088B&quot;/&gt;&lt;wsp:rsid wsp:val=&quot;00B133EC&quot;/&gt;&lt;wsp:rsid wsp:val=&quot;00B13AA3&quot;/&gt;&lt;wsp:rsid wsp:val=&quot;00B13FCD&quot;/&gt;&lt;wsp:rsid wsp:val=&quot;00B14390&quot;/&gt;&lt;wsp:rsid wsp:val=&quot;00B147F0&quot;/&gt;&lt;wsp:rsid wsp:val=&quot;00B14FD1&quot;/&gt;&lt;wsp:rsid wsp:val=&quot;00B1674C&quot;/&gt;&lt;wsp:rsid wsp:val=&quot;00B174B3&quot;/&gt;&lt;wsp:rsid wsp:val=&quot;00B178AF&quot;/&gt;&lt;wsp:rsid wsp:val=&quot;00B221CC&quot;/&gt;&lt;wsp:rsid wsp:val=&quot;00B2299E&quot;/&gt;&lt;wsp:rsid wsp:val=&quot;00B22A48&quot;/&gt;&lt;wsp:rsid wsp:val=&quot;00B2307C&quot;/&gt;&lt;wsp:rsid wsp:val=&quot;00B231A3&quot;/&gt;&lt;wsp:rsid wsp:val=&quot;00B2481E&quot;/&gt;&lt;wsp:rsid wsp:val=&quot;00B26107&quot;/&gt;&lt;wsp:rsid wsp:val=&quot;00B264C3&quot;/&gt;&lt;wsp:rsid wsp:val=&quot;00B26CE9&quot;/&gt;&lt;wsp:rsid wsp:val=&quot;00B26F9C&quot;/&gt;&lt;wsp:rsid wsp:val=&quot;00B274A6&quot;/&gt;&lt;wsp:rsid wsp:val=&quot;00B2760C&quot;/&gt;&lt;wsp:rsid wsp:val=&quot;00B276AD&quot;/&gt;&lt;wsp:rsid wsp:val=&quot;00B30052&quot;/&gt;&lt;wsp:rsid wsp:val=&quot;00B30053&quot;/&gt;&lt;wsp:rsid wsp:val=&quot;00B32398&quot;/&gt;&lt;wsp:rsid wsp:val=&quot;00B35373&quot;/&gt;&lt;wsp:rsid wsp:val=&quot;00B357A7&quot;/&gt;&lt;wsp:rsid wsp:val=&quot;00B37AD2&quot;/&gt;&lt;wsp:rsid wsp:val=&quot;00B40606&quot;/&gt;&lt;wsp:rsid wsp:val=&quot;00B41C6E&quot;/&gt;&lt;wsp:rsid wsp:val=&quot;00B41DF5&quot;/&gt;&lt;wsp:rsid wsp:val=&quot;00B4235E&quot;/&gt;&lt;wsp:rsid wsp:val=&quot;00B43515&quot;/&gt;&lt;wsp:rsid wsp:val=&quot;00B44175&quot;/&gt;&lt;wsp:rsid wsp:val=&quot;00B45C9B&quot;/&gt;&lt;wsp:rsid wsp:val=&quot;00B46072&quot;/&gt;&lt;wsp:rsid wsp:val=&quot;00B46510&quot;/&gt;&lt;wsp:rsid wsp:val=&quot;00B4673D&quot;/&gt;&lt;wsp:rsid wsp:val=&quot;00B4680A&quot;/&gt;&lt;wsp:rsid wsp:val=&quot;00B472EB&quot;/&gt;&lt;wsp:rsid wsp:val=&quot;00B47B03&quot;/&gt;&lt;wsp:rsid wsp:val=&quot;00B51B3C&quot;/&gt;&lt;wsp:rsid wsp:val=&quot;00B51E68&quot;/&gt;&lt;wsp:rsid wsp:val=&quot;00B51FB3&quot;/&gt;&lt;wsp:rsid wsp:val=&quot;00B5282E&quot;/&gt;&lt;wsp:rsid wsp:val=&quot;00B53554&quot;/&gt;&lt;wsp:rsid wsp:val=&quot;00B538CF&quot;/&gt;&lt;wsp:rsid wsp:val=&quot;00B53E5F&quot;/&gt;&lt;wsp:rsid wsp:val=&quot;00B53ED8&quot;/&gt;&lt;wsp:rsid wsp:val=&quot;00B54A66&quot;/&gt;&lt;wsp:rsid wsp:val=&quot;00B56691&quot;/&gt;&lt;wsp:rsid wsp:val=&quot;00B56D2F&quot;/&gt;&lt;wsp:rsid wsp:val=&quot;00B57610&quot;/&gt;&lt;wsp:rsid wsp:val=&quot;00B622C1&quot;/&gt;&lt;wsp:rsid wsp:val=&quot;00B634A0&quot;/&gt;&lt;wsp:rsid wsp:val=&quot;00B64BC4&quot;/&gt;&lt;wsp:rsid wsp:val=&quot;00B65BE4&quot;/&gt;&lt;wsp:rsid wsp:val=&quot;00B67332&quot;/&gt;&lt;wsp:rsid wsp:val=&quot;00B70F45&quot;/&gt;&lt;wsp:rsid wsp:val=&quot;00B713E7&quot;/&gt;&lt;wsp:rsid wsp:val=&quot;00B71EC9&quot;/&gt;&lt;wsp:rsid wsp:val=&quot;00B72797&quot;/&gt;&lt;wsp:rsid wsp:val=&quot;00B7368C&quot;/&gt;&lt;wsp:rsid wsp:val=&quot;00B7548C&quot;/&gt;&lt;wsp:rsid wsp:val=&quot;00B75836&quot;/&gt;&lt;wsp:rsid wsp:val=&quot;00B7609D&quot;/&gt;&lt;wsp:rsid wsp:val=&quot;00B767A3&quot;/&gt;&lt;wsp:rsid wsp:val=&quot;00B76C1F&quot;/&gt;&lt;wsp:rsid wsp:val=&quot;00B77677&quot;/&gt;&lt;wsp:rsid wsp:val=&quot;00B777D1&quot;/&gt;&lt;wsp:rsid wsp:val=&quot;00B7785A&quot;/&gt;&lt;wsp:rsid wsp:val=&quot;00B81017&quot;/&gt;&lt;wsp:rsid wsp:val=&quot;00B81A37&quot;/&gt;&lt;wsp:rsid wsp:val=&quot;00B82DDA&quot;/&gt;&lt;wsp:rsid wsp:val=&quot;00B83126&quot;/&gt;&lt;wsp:rsid wsp:val=&quot;00B8312E&quot;/&gt;&lt;wsp:rsid wsp:val=&quot;00B834D6&quot;/&gt;&lt;wsp:rsid wsp:val=&quot;00B83861&quot;/&gt;&lt;wsp:rsid wsp:val=&quot;00B84049&quot;/&gt;&lt;wsp:rsid wsp:val=&quot;00B84837&quot;/&gt;&lt;wsp:rsid wsp:val=&quot;00B85764&quot;/&gt;&lt;wsp:rsid wsp:val=&quot;00B85794&quot;/&gt;&lt;wsp:rsid wsp:val=&quot;00B866AD&quot;/&gt;&lt;wsp:rsid wsp:val=&quot;00B86D50&quot;/&gt;&lt;wsp:rsid wsp:val=&quot;00B86F5C&quot;/&gt;&lt;wsp:rsid wsp:val=&quot;00B913E3&quot;/&gt;&lt;wsp:rsid wsp:val=&quot;00B9308F&quot;/&gt;&lt;wsp:rsid wsp:val=&quot;00B934BC&quot;/&gt;&lt;wsp:rsid wsp:val=&quot;00B941ED&quot;/&gt;&lt;wsp:rsid wsp:val=&quot;00B945B6&quot;/&gt;&lt;wsp:rsid wsp:val=&quot;00B951FB&quot;/&gt;&lt;wsp:rsid wsp:val=&quot;00B9580A&quot;/&gt;&lt;wsp:rsid wsp:val=&quot;00B95E9E&quot;/&gt;&lt;wsp:rsid wsp:val=&quot;00B963D6&quot;/&gt;&lt;wsp:rsid wsp:val=&quot;00B965D2&quot;/&gt;&lt;wsp:rsid wsp:val=&quot;00B966F2&quot;/&gt;&lt;wsp:rsid wsp:val=&quot;00B97116&quot;/&gt;&lt;wsp:rsid wsp:val=&quot;00B97976&quot;/&gt;&lt;wsp:rsid wsp:val=&quot;00B9E4BF&quot;/&gt;&lt;wsp:rsid wsp:val=&quot;00BA0CE8&quot;/&gt;&lt;wsp:rsid wsp:val=&quot;00BA1427&quot;/&gt;&lt;wsp:rsid wsp:val=&quot;00BA15AE&quot;/&gt;&lt;wsp:rsid wsp:val=&quot;00BA1B0B&quot;/&gt;&lt;wsp:rsid wsp:val=&quot;00BA227B&quot;/&gt;&lt;wsp:rsid wsp:val=&quot;00BA2D2E&quot;/&gt;&lt;wsp:rsid wsp:val=&quot;00BA3056&quot;/&gt;&lt;wsp:rsid wsp:val=&quot;00BA3D1F&quot;/&gt;&lt;wsp:rsid wsp:val=&quot;00BA4216&quot;/&gt;&lt;wsp:rsid wsp:val=&quot;00BA42A3&quot;/&gt;&lt;wsp:rsid wsp:val=&quot;00BA4495&quot;/&gt;&lt;wsp:rsid wsp:val=&quot;00BA5E7F&quot;/&gt;&lt;wsp:rsid wsp:val=&quot;00BB2217&quot;/&gt;&lt;wsp:rsid wsp:val=&quot;00BB2557&quot;/&gt;&lt;wsp:rsid wsp:val=&quot;00BB4165&quot;/&gt;&lt;wsp:rsid wsp:val=&quot;00BB42EB&quot;/&gt;&lt;wsp:rsid wsp:val=&quot;00BB4503&quot;/&gt;&lt;wsp:rsid wsp:val=&quot;00BB4C32&quot;/&gt;&lt;wsp:rsid wsp:val=&quot;00BB5146&quot;/&gt;&lt;wsp:rsid wsp:val=&quot;00BB6ACB&quot;/&gt;&lt;wsp:rsid wsp:val=&quot;00BB6CB0&quot;/&gt;&lt;wsp:rsid wsp:val=&quot;00BB6D78&quot;/&gt;&lt;wsp:rsid wsp:val=&quot;00BB7988&quot;/&gt;&lt;wsp:rsid wsp:val=&quot;00BB7E59&quot;/&gt;&lt;wsp:rsid wsp:val=&quot;00BC1B49&quot;/&gt;&lt;wsp:rsid wsp:val=&quot;00BC253E&quot;/&gt;&lt;wsp:rsid wsp:val=&quot;00BC2889&quot;/&gt;&lt;wsp:rsid wsp:val=&quot;00BC3173&quot;/&gt;&lt;wsp:rsid wsp:val=&quot;00BC3443&quot;/&gt;&lt;wsp:rsid wsp:val=&quot;00BC41DB&quot;/&gt;&lt;wsp:rsid wsp:val=&quot;00BC5991&quot;/&gt;&lt;wsp:rsid wsp:val=&quot;00BC62F9&quot;/&gt;&lt;wsp:rsid wsp:val=&quot;00BC67BD&quot;/&gt;&lt;wsp:rsid wsp:val=&quot;00BC73A3&quot;/&gt;&lt;wsp:rsid wsp:val=&quot;00BC76CA&quot;/&gt;&lt;wsp:rsid wsp:val=&quot;00BC7BBB&quot;/&gt;&lt;wsp:rsid wsp:val=&quot;00BD054D&quot;/&gt;&lt;wsp:rsid wsp:val=&quot;00BD2766&quot;/&gt;&lt;wsp:rsid wsp:val=&quot;00BD3FEA&quot;/&gt;&lt;wsp:rsid wsp:val=&quot;00BD4417&quot;/&gt;&lt;wsp:rsid wsp:val=&quot;00BD49BE&quot;/&gt;&lt;wsp:rsid wsp:val=&quot;00BD539E&quot;/&gt;&lt;wsp:rsid wsp:val=&quot;00BD551F&quot;/&gt;&lt;wsp:rsid wsp:val=&quot;00BD6556&quot;/&gt;&lt;wsp:rsid wsp:val=&quot;00BD6613&quot;/&gt;&lt;wsp:rsid wsp:val=&quot;00BD66D4&quot;/&gt;&lt;wsp:rsid wsp:val=&quot;00BD67A5&quot;/&gt;&lt;wsp:rsid wsp:val=&quot;00BD6ED1&quot;/&gt;&lt;wsp:rsid wsp:val=&quot;00BE18BB&quot;/&gt;&lt;wsp:rsid wsp:val=&quot;00BE1A1D&quot;/&gt;&lt;wsp:rsid wsp:val=&quot;00BE2431&quot;/&gt;&lt;wsp:rsid wsp:val=&quot;00BE260E&quot;/&gt;&lt;wsp:rsid wsp:val=&quot;00BE3212&quot;/&gt;&lt;wsp:rsid wsp:val=&quot;00BE3D81&quot;/&gt;&lt;wsp:rsid wsp:val=&quot;00BE4364&quot;/&gt;&lt;wsp:rsid wsp:val=&quot;00BE452D&quot;/&gt;&lt;wsp:rsid wsp:val=&quot;00BE4A40&quot;/&gt;&lt;wsp:rsid wsp:val=&quot;00BE6A4D&quot;/&gt;&lt;wsp:rsid wsp:val=&quot;00BE7D9E&quot;/&gt;&lt;wsp:rsid wsp:val=&quot;00BF05BD&quot;/&gt;&lt;wsp:rsid wsp:val=&quot;00BF0C68&quot;/&gt;&lt;wsp:rsid wsp:val=&quot;00BF21E3&quot;/&gt;&lt;wsp:rsid wsp:val=&quot;00BF2490&quot;/&gt;&lt;wsp:rsid wsp:val=&quot;00BF2769&quot;/&gt;&lt;wsp:rsid wsp:val=&quot;00BF3227&quot;/&gt;&lt;wsp:rsid wsp:val=&quot;00BF4646&quot;/&gt;&lt;wsp:rsid wsp:val=&quot;00BF5728&quot;/&gt;&lt;wsp:rsid wsp:val=&quot;00BF5EAB&quot;/&gt;&lt;wsp:rsid wsp:val=&quot;00BF63BE&quot;/&gt;&lt;wsp:rsid wsp:val=&quot;00C00452&quot;/&gt;&lt;wsp:rsid wsp:val=&quot;00C031CA&quot;/&gt;&lt;wsp:rsid wsp:val=&quot;00C03C82&quot;/&gt;&lt;wsp:rsid wsp:val=&quot;00C04A2A&quot;/&gt;&lt;wsp:rsid wsp:val=&quot;00C05A4D&quot;/&gt;&lt;wsp:rsid wsp:val=&quot;00C05C70&quot;/&gt;&lt;wsp:rsid wsp:val=&quot;00C05CEB&quot;/&gt;&lt;wsp:rsid wsp:val=&quot;00C069E2&quot;/&gt;&lt;wsp:rsid wsp:val=&quot;00C06E7B&quot;/&gt;&lt;wsp:rsid wsp:val=&quot;00C0783F&quot;/&gt;&lt;wsp:rsid wsp:val=&quot;00C07B3A&quot;/&gt;&lt;wsp:rsid wsp:val=&quot;00C10A3F&quot;/&gt;&lt;wsp:rsid wsp:val=&quot;00C11148&quot;/&gt;&lt;wsp:rsid wsp:val=&quot;00C11FFF&quot;/&gt;&lt;wsp:rsid wsp:val=&quot;00C12CB9&quot;/&gt;&lt;wsp:rsid wsp:val=&quot;00C14EA7&quot;/&gt;&lt;wsp:rsid wsp:val=&quot;00C15327&quot;/&gt;&lt;wsp:rsid wsp:val=&quot;00C156C1&quot;/&gt;&lt;wsp:rsid wsp:val=&quot;00C163C7&quot;/&gt;&lt;wsp:rsid wsp:val=&quot;00C20652&quot;/&gt;&lt;wsp:rsid wsp:val=&quot;00C230E7&quot;/&gt;&lt;wsp:rsid wsp:val=&quot;00C234D4&quot;/&gt;&lt;wsp:rsid wsp:val=&quot;00C23626&quot;/&gt;&lt;wsp:rsid wsp:val=&quot;00C242AC&quot;/&gt;&lt;wsp:rsid wsp:val=&quot;00C2448A&quot;/&gt;&lt;wsp:rsid wsp:val=&quot;00C24631&quot;/&gt;&lt;wsp:rsid wsp:val=&quot;00C25F6B&quot;/&gt;&lt;wsp:rsid wsp:val=&quot;00C26D2A&quot;/&gt;&lt;wsp:rsid wsp:val=&quot;00C26F5D&quot;/&gt;&lt;wsp:rsid wsp:val=&quot;00C27245&quot;/&gt;&lt;wsp:rsid wsp:val=&quot;00C27C6B&quot;/&gt;&lt;wsp:rsid wsp:val=&quot;00C3034C&quot;/&gt;&lt;wsp:rsid wsp:val=&quot;00C3066E&quot;/&gt;&lt;wsp:rsid wsp:val=&quot;00C30714&quot;/&gt;&lt;wsp:rsid wsp:val=&quot;00C3135A&quot;/&gt;&lt;wsp:rsid wsp:val=&quot;00C339D7&quot;/&gt;&lt;wsp:rsid wsp:val=&quot;00C33B8B&quot;/&gt;&lt;wsp:rsid wsp:val=&quot;00C33E6E&quot;/&gt;&lt;wsp:rsid wsp:val=&quot;00C36C08&quot;/&gt;&lt;wsp:rsid wsp:val=&quot;00C3756F&quot;/&gt;&lt;wsp:rsid wsp:val=&quot;00C377C2&quot;/&gt;&lt;wsp:rsid wsp:val=&quot;00C40524&quot;/&gt;&lt;wsp:rsid wsp:val=&quot;00C4112E&quot;/&gt;&lt;wsp:rsid wsp:val=&quot;00C41744&quot;/&gt;&lt;wsp:rsid wsp:val=&quot;00C42F2E&quot;/&gt;&lt;wsp:rsid wsp:val=&quot;00C436F9&quot;/&gt;&lt;wsp:rsid wsp:val=&quot;00C43782&quot;/&gt;&lt;wsp:rsid wsp:val=&quot;00C4382E&quot;/&gt;&lt;wsp:rsid wsp:val=&quot;00C439BC&quot;/&gt;&lt;wsp:rsid wsp:val=&quot;00C44613&quot;/&gt;&lt;wsp:rsid wsp:val=&quot;00C4504E&quot;/&gt;&lt;wsp:rsid wsp:val=&quot;00C455CF&quot;/&gt;&lt;wsp:rsid wsp:val=&quot;00C45F7A&quot;/&gt;&lt;wsp:rsid wsp:val=&quot;00C50660&quot;/&gt;&lt;wsp:rsid wsp:val=&quot;00C51C01&quot;/&gt;&lt;wsp:rsid wsp:val=&quot;00C51E46&quot;/&gt;&lt;wsp:rsid wsp:val=&quot;00C52454&quot;/&gt;&lt;wsp:rsid wsp:val=&quot;00C52637&quot;/&gt;&lt;wsp:rsid wsp:val=&quot;00C52B84&quot;/&gt;&lt;wsp:rsid wsp:val=&quot;00C53601&quot;/&gt;&lt;wsp:rsid wsp:val=&quot;00C538C1&quot;/&gt;&lt;wsp:rsid wsp:val=&quot;00C53BA9&quot;/&gt;&lt;wsp:rsid wsp:val=&quot;00C541CF&quot;/&gt;&lt;wsp:rsid wsp:val=&quot;00C544B7&quot;/&gt;&lt;wsp:rsid wsp:val=&quot;00C5463E&quot;/&gt;&lt;wsp:rsid wsp:val=&quot;00C55417&quot;/&gt;&lt;wsp:rsid wsp:val=&quot;00C5678C&quot;/&gt;&lt;wsp:rsid wsp:val=&quot;00C56827&quot;/&gt;&lt;wsp:rsid wsp:val=&quot;00C60108&quot;/&gt;&lt;wsp:rsid wsp:val=&quot;00C610D6&quot;/&gt;&lt;wsp:rsid wsp:val=&quot;00C619B2&quot;/&gt;&lt;wsp:rsid wsp:val=&quot;00C62447&quot;/&gt;&lt;wsp:rsid wsp:val=&quot;00C636FE&quot;/&gt;&lt;wsp:rsid wsp:val=&quot;00C63CD4&quot;/&gt;&lt;wsp:rsid wsp:val=&quot;00C6418D&quot;/&gt;&lt;wsp:rsid wsp:val=&quot;00C649D9&quot;/&gt;&lt;wsp:rsid wsp:val=&quot;00C64BB6&quot;/&gt;&lt;wsp:rsid wsp:val=&quot;00C64CC3&quot;/&gt;&lt;wsp:rsid wsp:val=&quot;00C651BD&quot;/&gt;&lt;wsp:rsid wsp:val=&quot;00C66E07&quot;/&gt;&lt;wsp:rsid wsp:val=&quot;00C6775B&quot;/&gt;&lt;wsp:rsid wsp:val=&quot;00C67849&quot;/&gt;&lt;wsp:rsid wsp:val=&quot;00C6BE51&quot;/&gt;&lt;wsp:rsid wsp:val=&quot;00C70572&quot;/&gt;&lt;wsp:rsid wsp:val=&quot;00C70972&quot;/&gt;&lt;wsp:rsid wsp:val=&quot;00C71107&quot;/&gt;&lt;wsp:rsid wsp:val=&quot;00C71111&quot;/&gt;&lt;wsp:rsid wsp:val=&quot;00C72E3D&quot;/&gt;&lt;wsp:rsid wsp:val=&quot;00C7383E&quot;/&gt;&lt;wsp:rsid wsp:val=&quot;00C73F47&quot;/&gt;&lt;wsp:rsid wsp:val=&quot;00C743B5&quot;/&gt;&lt;wsp:rsid wsp:val=&quot;00C744B6&quot;/&gt;&lt;wsp:rsid wsp:val=&quot;00C74DED&quot;/&gt;&lt;wsp:rsid wsp:val=&quot;00C754F1&quot;/&gt;&lt;wsp:rsid wsp:val=&quot;00C75992&quot;/&gt;&lt;wsp:rsid wsp:val=&quot;00C76751&quot;/&gt;&lt;wsp:rsid wsp:val=&quot;00C7683D&quot;/&gt;&lt;wsp:rsid wsp:val=&quot;00C803D2&quot;/&gt;&lt;wsp:rsid wsp:val=&quot;00C806C8&quot;/&gt;&lt;wsp:rsid wsp:val=&quot;00C823E7&quot;/&gt;&lt;wsp:rsid wsp:val=&quot;00C8450F&quot;/&gt;&lt;wsp:rsid wsp:val=&quot;00C84A45&quot;/&gt;&lt;wsp:rsid wsp:val=&quot;00C85756&quot;/&gt;&lt;wsp:rsid wsp:val=&quot;00C858E9&quot;/&gt;&lt;wsp:rsid wsp:val=&quot;00C86B05&quot;/&gt;&lt;wsp:rsid wsp:val=&quot;00C8728E&quot;/&gt;&lt;wsp:rsid wsp:val=&quot;00C90B1A&quot;/&gt;&lt;wsp:rsid wsp:val=&quot;00C9147C&quot;/&gt;&lt;wsp:rsid wsp:val=&quot;00C923E8&quot;/&gt;&lt;wsp:rsid wsp:val=&quot;00C950FF&quot;/&gt;&lt;wsp:rsid wsp:val=&quot;00C962DC&quot;/&gt;&lt;wsp:rsid wsp:val=&quot;00C96328&quot;/&gt;&lt;wsp:rsid wsp:val=&quot;00C97621&quot;/&gt;&lt;wsp:rsid wsp:val=&quot;00CA029C&quot;/&gt;&lt;wsp:rsid wsp:val=&quot;00CA0421&quot;/&gt;&lt;wsp:rsid wsp:val=&quot;00CA1CDF&quot;/&gt;&lt;wsp:rsid wsp:val=&quot;00CA23C1&quot;/&gt;&lt;wsp:rsid wsp:val=&quot;00CA407A&quot;/&gt;&lt;wsp:rsid wsp:val=&quot;00CA4178&quot;/&gt;&lt;wsp:rsid wsp:val=&quot;00CA4B7B&quot;/&gt;&lt;wsp:rsid wsp:val=&quot;00CA5056&quot;/&gt;&lt;wsp:rsid wsp:val=&quot;00CA569C&quot;/&gt;&lt;wsp:rsid wsp:val=&quot;00CA7885&quot;/&gt;&lt;wsp:rsid wsp:val=&quot;00CA7C58&quot;/&gt;&lt;wsp:rsid wsp:val=&quot;00CB0A8C&quot;/&gt;&lt;wsp:rsid wsp:val=&quot;00CB1282&quot;/&gt;&lt;wsp:rsid wsp:val=&quot;00CB3748&quot;/&gt;&lt;wsp:rsid wsp:val=&quot;00CB3A7F&quot;/&gt;&lt;wsp:rsid wsp:val=&quot;00CB50CC&quot;/&gt;&lt;wsp:rsid wsp:val=&quot;00CB50DB&quot;/&gt;&lt;wsp:rsid wsp:val=&quot;00CB5706&quot;/&gt;&lt;wsp:rsid wsp:val=&quot;00CB5B5C&quot;/&gt;&lt;wsp:rsid wsp:val=&quot;00CB5F01&quot;/&gt;&lt;wsp:rsid wsp:val=&quot;00CB73E6&quot;/&gt;&lt;wsp:rsid wsp:val=&quot;00CC03E3&quot;/&gt;&lt;wsp:rsid wsp:val=&quot;00CC396C&quot;/&gt;&lt;wsp:rsid wsp:val=&quot;00CC3EF4&quot;/&gt;&lt;wsp:rsid wsp:val=&quot;00CC4B01&quot;/&gt;&lt;wsp:rsid wsp:val=&quot;00CC4D82&quot;/&gt;&lt;wsp:rsid wsp:val=&quot;00CC5974&quot;/&gt;&lt;wsp:rsid wsp:val=&quot;00CC5CB9&quot;/&gt;&lt;wsp:rsid wsp:val=&quot;00CC655F&quot;/&gt;&lt;wsp:rsid wsp:val=&quot;00CC6679&quot;/&gt;&lt;wsp:rsid wsp:val=&quot;00CC723E&quot;/&gt;&lt;wsp:rsid wsp:val=&quot;00CC7B6C&quot;/&gt;&lt;wsp:rsid wsp:val=&quot;00CD08F7&quot;/&gt;&lt;wsp:rsid wsp:val=&quot;00CD111F&quot;/&gt;&lt;wsp:rsid wsp:val=&quot;00CD1DFD&quot;/&gt;&lt;wsp:rsid wsp:val=&quot;00CD1EC4&quot;/&gt;&lt;wsp:rsid wsp:val=&quot;00CD215A&quot;/&gt;&lt;wsp:rsid wsp:val=&quot;00CD303B&quot;/&gt;&lt;wsp:rsid wsp:val=&quot;00CD3C78&quot;/&gt;&lt;wsp:rsid wsp:val=&quot;00CD51DB&quot;/&gt;&lt;wsp:rsid wsp:val=&quot;00CD5FD4&quot;/&gt;&lt;wsp:rsid wsp:val=&quot;00CD61E3&quot;/&gt;&lt;wsp:rsid wsp:val=&quot;00CD6589&quot;/&gt;&lt;wsp:rsid wsp:val=&quot;00CD698F&quot;/&gt;&lt;wsp:rsid wsp:val=&quot;00CE0084&quot;/&gt;&lt;wsp:rsid wsp:val=&quot;00CE0105&quot;/&gt;&lt;wsp:rsid wsp:val=&quot;00CE12DD&quot;/&gt;&lt;wsp:rsid wsp:val=&quot;00CE2CD5&quot;/&gt;&lt;wsp:rsid wsp:val=&quot;00CE2E38&quot;/&gt;&lt;wsp:rsid wsp:val=&quot;00CE3317&quot;/&gt;&lt;wsp:rsid wsp:val=&quot;00CE559B&quot;/&gt;&lt;wsp:rsid wsp:val=&quot;00CE6A2E&quot;/&gt;&lt;wsp:rsid wsp:val=&quot;00CE7FDA&quot;/&gt;&lt;wsp:rsid wsp:val=&quot;00CF0422&quot;/&gt;&lt;wsp:rsid wsp:val=&quot;00CF1B24&quot;/&gt;&lt;wsp:rsid wsp:val=&quot;00CF247C&quot;/&gt;&lt;wsp:rsid wsp:val=&quot;00CF2FE2&quot;/&gt;&lt;wsp:rsid wsp:val=&quot;00CF30D5&quot;/&gt;&lt;wsp:rsid wsp:val=&quot;00CF4100&quot;/&gt;&lt;wsp:rsid wsp:val=&quot;00CF731E&quot;/&gt;&lt;wsp:rsid wsp:val=&quot;00D0059D&quot;/&gt;&lt;wsp:rsid wsp:val=&quot;00D00D36&quot;/&gt;&lt;wsp:rsid wsp:val=&quot;00D011E6&quot;/&gt;&lt;wsp:rsid wsp:val=&quot;00D01292&quot;/&gt;&lt;wsp:rsid wsp:val=&quot;00D013AB&quot;/&gt;&lt;wsp:rsid wsp:val=&quot;00D02C4D&quot;/&gt;&lt;wsp:rsid wsp:val=&quot;00D038EB&quot;/&gt;&lt;wsp:rsid wsp:val=&quot;00D03ABA&quot;/&gt;&lt;wsp:rsid wsp:val=&quot;00D0456E&quot;/&gt;&lt;wsp:rsid wsp:val=&quot;00D0482B&quot;/&gt;&lt;wsp:rsid wsp:val=&quot;00D064AE&quot;/&gt;&lt;wsp:rsid wsp:val=&quot;00D06B1A&quot;/&gt;&lt;wsp:rsid wsp:val=&quot;00D07151&quot;/&gt;&lt;wsp:rsid wsp:val=&quot;00D1053D&quot;/&gt;&lt;wsp:rsid wsp:val=&quot;00D10D03&quot;/&gt;&lt;wsp:rsid wsp:val=&quot;00D110BD&quot;/&gt;&lt;wsp:rsid wsp:val=&quot;00D123E9&quot;/&gt;&lt;wsp:rsid wsp:val=&quot;00D127CF&quot;/&gt;&lt;wsp:rsid wsp:val=&quot;00D12DB7&quot;/&gt;&lt;wsp:rsid wsp:val=&quot;00D13A5D&quot;/&gt;&lt;wsp:rsid wsp:val=&quot;00D14013&quot;/&gt;&lt;wsp:rsid wsp:val=&quot;00D14191&quot;/&gt;&lt;wsp:rsid wsp:val=&quot;00D1484C&quot;/&gt;&lt;wsp:rsid wsp:val=&quot;00D15327&quot;/&gt;&lt;wsp:rsid wsp:val=&quot;00D15786&quot;/&gt;&lt;wsp:rsid wsp:val=&quot;00D16259&quot;/&gt;&lt;wsp:rsid wsp:val=&quot;00D1631F&quot;/&gt;&lt;wsp:rsid wsp:val=&quot;00D17573&quot;/&gt;&lt;wsp:rsid wsp:val=&quot;00D17957&quot;/&gt;&lt;wsp:rsid wsp:val=&quot;00D2030C&quot;/&gt;&lt;wsp:rsid wsp:val=&quot;00D20763&quot;/&gt;&lt;wsp:rsid wsp:val=&quot;00D20966&quot;/&gt;&lt;wsp:rsid wsp:val=&quot;00D20A45&quot;/&gt;&lt;wsp:rsid wsp:val=&quot;00D2167B&quot;/&gt;&lt;wsp:rsid wsp:val=&quot;00D2249B&quot;/&gt;&lt;wsp:rsid wsp:val=&quot;00D229F3&quot;/&gt;&lt;wsp:rsid wsp:val=&quot;00D2323A&quot;/&gt;&lt;wsp:rsid wsp:val=&quot;00D236B0&quot;/&gt;&lt;wsp:rsid wsp:val=&quot;00D236B7&quot;/&gt;&lt;wsp:rsid wsp:val=&quot;00D24BB9&quot;/&gt;&lt;wsp:rsid wsp:val=&quot;00D2617A&quot;/&gt;&lt;wsp:rsid wsp:val=&quot;00D267EF&quot;/&gt;&lt;wsp:rsid wsp:val=&quot;00D30041&quot;/&gt;&lt;wsp:rsid wsp:val=&quot;00D30077&quot;/&gt;&lt;wsp:rsid wsp:val=&quot;00D313D7&quot;/&gt;&lt;wsp:rsid wsp:val=&quot;00D31BD4&quot;/&gt;&lt;wsp:rsid wsp:val=&quot;00D3506E&quot;/&gt;&lt;wsp:rsid wsp:val=&quot;00D3553D&quot;/&gt;&lt;wsp:rsid wsp:val=&quot;00D35C88&quot;/&gt;&lt;wsp:rsid wsp:val=&quot;00D36E4F&quot;/&gt;&lt;wsp:rsid wsp:val=&quot;00D37327&quot;/&gt;&lt;wsp:rsid wsp:val=&quot;00D40C24&quot;/&gt;&lt;wsp:rsid wsp:val=&quot;00D42ABF&quot;/&gt;&lt;wsp:rsid wsp:val=&quot;00D43BA2&quot;/&gt;&lt;wsp:rsid wsp:val=&quot;00D447C4&quot;/&gt;&lt;wsp:rsid wsp:val=&quot;00D454BF&quot;/&gt;&lt;wsp:rsid wsp:val=&quot;00D45728&quot;/&gt;&lt;wsp:rsid wsp:val=&quot;00D46356&quot;/&gt;&lt;wsp:rsid wsp:val=&quot;00D4772E&quot;/&gt;&lt;wsp:rsid wsp:val=&quot;00D501C2&quot;/&gt;&lt;wsp:rsid wsp:val=&quot;00D52035&quot;/&gt;&lt;wsp:rsid wsp:val=&quot;00D522DE&quot;/&gt;&lt;wsp:rsid wsp:val=&quot;00D55766&quot;/&gt;&lt;wsp:rsid wsp:val=&quot;00D5588B&quot;/&gt;&lt;wsp:rsid wsp:val=&quot;00D55B7E&quot;/&gt;&lt;wsp:rsid wsp:val=&quot;00D56F68&quot;/&gt;&lt;wsp:rsid wsp:val=&quot;00D5712C&quot;/&gt;&lt;wsp:rsid wsp:val=&quot;00D60D4A&quot;/&gt;&lt;wsp:rsid wsp:val=&quot;00D611DF&quot;/&gt;&lt;wsp:rsid wsp:val=&quot;00D61315&quot;/&gt;&lt;wsp:rsid wsp:val=&quot;00D6256F&quot;/&gt;&lt;wsp:rsid wsp:val=&quot;00D62CD2&quot;/&gt;&lt;wsp:rsid wsp:val=&quot;00D63358&quot;/&gt;&lt;wsp:rsid wsp:val=&quot;00D638BD&quot;/&gt;&lt;wsp:rsid wsp:val=&quot;00D6445E&quot;/&gt;&lt;wsp:rsid wsp:val=&quot;00D649DE&quot;/&gt;&lt;wsp:rsid wsp:val=&quot;00D651A8&quot;/&gt;&lt;wsp:rsid wsp:val=&quot;00D655E5&quot;/&gt;&lt;wsp:rsid wsp:val=&quot;00D65D51&quot;/&gt;&lt;wsp:rsid wsp:val=&quot;00D676D5&quot;/&gt;&lt;wsp:rsid wsp:val=&quot;00D70B0B&quot;/&gt;&lt;wsp:rsid wsp:val=&quot;00D71386&quot;/&gt;&lt;wsp:rsid wsp:val=&quot;00D713D7&quot;/&gt;&lt;wsp:rsid wsp:val=&quot;00D71F67&quot;/&gt;&lt;wsp:rsid wsp:val=&quot;00D7261C&quot;/&gt;&lt;wsp:rsid wsp:val=&quot;00D72C03&quot;/&gt;&lt;wsp:rsid wsp:val=&quot;00D74554&quot;/&gt;&lt;wsp:rsid wsp:val=&quot;00D76035&quot;/&gt;&lt;wsp:rsid wsp:val=&quot;00D762B6&quot;/&gt;&lt;wsp:rsid wsp:val=&quot;00D77443&quot;/&gt;&lt;wsp:rsid wsp:val=&quot;00D77726&quot;/&gt;&lt;wsp:rsid wsp:val=&quot;00D77DDC&quot;/&gt;&lt;wsp:rsid wsp:val=&quot;00D77ED7&quot;/&gt;&lt;wsp:rsid wsp:val=&quot;00D8273D&quot;/&gt;&lt;wsp:rsid wsp:val=&quot;00D82D1C&quot;/&gt;&lt;wsp:rsid wsp:val=&quot;00D83199&quot;/&gt;&lt;wsp:rsid wsp:val=&quot;00D851FC&quot;/&gt;&lt;wsp:rsid wsp:val=&quot;00D85A51&quot;/&gt;&lt;wsp:rsid wsp:val=&quot;00D85D78&quot;/&gt;&lt;wsp:rsid wsp:val=&quot;00D90237&quot;/&gt;&lt;wsp:rsid wsp:val=&quot;00D90552&quot;/&gt;&lt;wsp:rsid wsp:val=&quot;00D906C3&quot;/&gt;&lt;wsp:rsid wsp:val=&quot;00D9073E&quot;/&gt;&lt;wsp:rsid wsp:val=&quot;00D9148A&quot;/&gt;&lt;wsp:rsid wsp:val=&quot;00D927E1&quot;/&gt;&lt;wsp:rsid wsp:val=&quot;00D93B47&quot;/&gt;&lt;wsp:rsid wsp:val=&quot;00D95C60&quot;/&gt;&lt;wsp:rsid wsp:val=&quot;00D964D4&quot;/&gt;&lt;wsp:rsid wsp:val=&quot;00D97F3E&quot;/&gt;&lt;wsp:rsid wsp:val=&quot;00DA0F6B&quot;/&gt;&lt;wsp:rsid wsp:val=&quot;00DA1F2A&quot;/&gt;&lt;wsp:rsid wsp:val=&quot;00DA3EE7&quot;/&gt;&lt;wsp:rsid wsp:val=&quot;00DA6027&quot;/&gt;&lt;wsp:rsid wsp:val=&quot;00DA6429&quot;/&gt;&lt;wsp:rsid wsp:val=&quot;00DA6C37&quot;/&gt;&lt;wsp:rsid wsp:val=&quot;00DA722C&quot;/&gt;&lt;wsp:rsid wsp:val=&quot;00DA7450&quot;/&gt;&lt;wsp:rsid wsp:val=&quot;00DA7D96&quot;/&gt;&lt;wsp:rsid wsp:val=&quot;00DB09A1&quot;/&gt;&lt;wsp:rsid wsp:val=&quot;00DB0AF0&quot;/&gt;&lt;wsp:rsid wsp:val=&quot;00DB2721&quot;/&gt;&lt;wsp:rsid wsp:val=&quot;00DB2946&quot;/&gt;&lt;wsp:rsid wsp:val=&quot;00DB2AD4&quot;/&gt;&lt;wsp:rsid wsp:val=&quot;00DB34D8&quot;/&gt;&lt;wsp:rsid wsp:val=&quot;00DB37D4&quot;/&gt;&lt;wsp:rsid wsp:val=&quot;00DB4D72&quot;/&gt;&lt;wsp:rsid wsp:val=&quot;00DB5D44&quot;/&gt;&lt;wsp:rsid wsp:val=&quot;00DB6D4F&quot;/&gt;&lt;wsp:rsid wsp:val=&quot;00DB71C1&quot;/&gt;&lt;wsp:rsid wsp:val=&quot;00DB727D&quot;/&gt;&lt;wsp:rsid wsp:val=&quot;00DB7E34&quot;/&gt;&lt;wsp:rsid wsp:val=&quot;00DC047B&quot;/&gt;&lt;wsp:rsid wsp:val=&quot;00DC0982&quot;/&gt;&lt;wsp:rsid wsp:val=&quot;00DC1CE3&quot;/&gt;&lt;wsp:rsid wsp:val=&quot;00DC2898&quot;/&gt;&lt;wsp:rsid wsp:val=&quot;00DC2996&quot;/&gt;&lt;wsp:rsid wsp:val=&quot;00DC338E&quot;/&gt;&lt;wsp:rsid wsp:val=&quot;00DC4C21&quot;/&gt;&lt;wsp:rsid wsp:val=&quot;00DC5526&quot;/&gt;&lt;wsp:rsid wsp:val=&quot;00DC5692&quot;/&gt;&lt;wsp:rsid wsp:val=&quot;00DC5E2D&quot;/&gt;&lt;wsp:rsid wsp:val=&quot;00DC6A30&quot;/&gt;&lt;wsp:rsid wsp:val=&quot;00DC7B6F&quot;/&gt;&lt;wsp:rsid wsp:val=&quot;00DC7C36&quot;/&gt;&lt;wsp:rsid wsp:val=&quot;00DD1D75&quot;/&gt;&lt;wsp:rsid wsp:val=&quot;00DD1E8A&quot;/&gt;&lt;wsp:rsid wsp:val=&quot;00DD468F&quot;/&gt;&lt;wsp:rsid wsp:val=&quot;00DD4CC8&quot;/&gt;&lt;wsp:rsid wsp:val=&quot;00DE04DA&quot;/&gt;&lt;wsp:rsid wsp:val=&quot;00DE1ED1&quot;/&gt;&lt;wsp:rsid wsp:val=&quot;00DE21E8&quot;/&gt;&lt;wsp:rsid wsp:val=&quot;00DE2EFE&quot;/&gt;&lt;wsp:rsid wsp:val=&quot;00DE3104&quot;/&gt;&lt;wsp:rsid wsp:val=&quot;00DE3FAF&quot;/&gt;&lt;wsp:rsid wsp:val=&quot;00DE40DE&quot;/&gt;&lt;wsp:rsid wsp:val=&quot;00DE5214&quot;/&gt;&lt;wsp:rsid wsp:val=&quot;00DE5F12&quot;/&gt;&lt;wsp:rsid wsp:val=&quot;00DE6EAF&quot;/&gt;&lt;wsp:rsid wsp:val=&quot;00DF057B&quot;/&gt;&lt;wsp:rsid wsp:val=&quot;00DF0AC8&quot;/&gt;&lt;wsp:rsid wsp:val=&quot;00DF0F90&quot;/&gt;&lt;wsp:rsid wsp:val=&quot;00DF2783&quot;/&gt;&lt;wsp:rsid wsp:val=&quot;00DF3299&quot;/&gt;&lt;wsp:rsid wsp:val=&quot;00DF3F9F&quot;/&gt;&lt;wsp:rsid wsp:val=&quot;00DF413A&quot;/&gt;&lt;wsp:rsid wsp:val=&quot;00DF4145&quot;/&gt;&lt;wsp:rsid wsp:val=&quot;00DF45BD&quot;/&gt;&lt;wsp:rsid wsp:val=&quot;00DF5963&quot;/&gt;&lt;wsp:rsid wsp:val=&quot;00DF6B2E&quot;/&gt;&lt;wsp:rsid wsp:val=&quot;00DF75A6&quot;/&gt;&lt;wsp:rsid wsp:val=&quot;00E02481&quot;/&gt;&lt;wsp:rsid wsp:val=&quot;00E02AAB&quot;/&gt;&lt;wsp:rsid wsp:val=&quot;00E02F5E&quot;/&gt;&lt;wsp:rsid wsp:val=&quot;00E02FED&quot;/&gt;&lt;wsp:rsid wsp:val=&quot;00E035B7&quot;/&gt;&lt;wsp:rsid wsp:val=&quot;00E044F4&quot;/&gt;&lt;wsp:rsid wsp:val=&quot;00E04B7D&quot;/&gt;&lt;wsp:rsid wsp:val=&quot;00E07D2F&quot;/&gt;&lt;wsp:rsid wsp:val=&quot;00E118E6&quot;/&gt;&lt;wsp:rsid wsp:val=&quot;00E12CAB&quot;/&gt;&lt;wsp:rsid wsp:val=&quot;00E159CC&quot;/&gt;&lt;wsp:rsid wsp:val=&quot;00E15E4C&quot;/&gt;&lt;wsp:rsid wsp:val=&quot;00E17870&quot;/&gt;&lt;wsp:rsid wsp:val=&quot;00E1F4A1&quot;/&gt;&lt;wsp:rsid wsp:val=&quot;00E22C0D&quot;/&gt;&lt;wsp:rsid wsp:val=&quot;00E25177&quot;/&gt;&lt;wsp:rsid wsp:val=&quot;00E27B46&quot;/&gt;&lt;wsp:rsid wsp:val=&quot;00E27EA3&quot;/&gt;&lt;wsp:rsid wsp:val=&quot;00E310F3&quot;/&gt;&lt;wsp:rsid wsp:val=&quot;00E31917&quot;/&gt;&lt;wsp:rsid wsp:val=&quot;00E3351E&quot;/&gt;&lt;wsp:rsid wsp:val=&quot;00E336FF&quot;/&gt;&lt;wsp:rsid wsp:val=&quot;00E33A68&quot;/&gt;&lt;wsp:rsid wsp:val=&quot;00E33F10&quot;/&gt;&lt;wsp:rsid wsp:val=&quot;00E3498A&quot;/&gt;&lt;wsp:rsid wsp:val=&quot;00E355D9&quot;/&gt;&lt;wsp:rsid wsp:val=&quot;00E360C8&quot;/&gt;&lt;wsp:rsid wsp:val=&quot;00E3641E&quot;/&gt;&lt;wsp:rsid wsp:val=&quot;00E37186&quot;/&gt;&lt;wsp:rsid wsp:val=&quot;00E3BF84&quot;/&gt;&lt;wsp:rsid wsp:val=&quot;00E40C73&quot;/&gt;&lt;wsp:rsid wsp:val=&quot;00E410BD&quot;/&gt;&lt;wsp:rsid wsp:val=&quot;00E41CC1&quot;/&gt;&lt;wsp:rsid wsp:val=&quot;00E42169&quot;/&gt;&lt;wsp:rsid wsp:val=&quot;00E43C46&quot;/&gt;&lt;wsp:rsid wsp:val=&quot;00E44595&quot;/&gt;&lt;wsp:rsid wsp:val=&quot;00E45CE2&quot;/&gt;&lt;wsp:rsid wsp:val=&quot;00E46316&quot;/&gt;&lt;wsp:rsid wsp:val=&quot;00E47A00&quot;/&gt;&lt;wsp:rsid wsp:val=&quot;00E47F5D&quot;/&gt;&lt;wsp:rsid wsp:val=&quot;00E5050A&quot;/&gt;&lt;wsp:rsid wsp:val=&quot;00E52427&quot;/&gt;&lt;wsp:rsid wsp:val=&quot;00E5348B&quot;/&gt;&lt;wsp:rsid wsp:val=&quot;00E537A1&quot;/&gt;&lt;wsp:rsid wsp:val=&quot;00E53F2A&quot;/&gt;&lt;wsp:rsid wsp:val=&quot;00E54C46&quot;/&gt;&lt;wsp:rsid wsp:val=&quot;00E5510B&quot;/&gt;&lt;wsp:rsid wsp:val=&quot;00E55119&quot;/&gt;&lt;wsp:rsid wsp:val=&quot;00E551EE&quot;/&gt;&lt;wsp:rsid wsp:val=&quot;00E552D1&quot;/&gt;&lt;wsp:rsid wsp:val=&quot;00E567BF&quot;/&gt;&lt;wsp:rsid wsp:val=&quot;00E56B4D&quot;/&gt;&lt;wsp:rsid wsp:val=&quot;00E573C4&quot;/&gt;&lt;wsp:rsid wsp:val=&quot;00E57E34&quot;/&gt;&lt;wsp:rsid wsp:val=&quot;00E60184&quot;/&gt;&lt;wsp:rsid wsp:val=&quot;00E60A52&quot;/&gt;&lt;wsp:rsid wsp:val=&quot;00E60D94&quot;/&gt;&lt;wsp:rsid wsp:val=&quot;00E617B0&quot;/&gt;&lt;wsp:rsid wsp:val=&quot;00E61A96&quot;/&gt;&lt;wsp:rsid wsp:val=&quot;00E61F5C&quot;/&gt;&lt;wsp:rsid wsp:val=&quot;00E62172&quot;/&gt;&lt;wsp:rsid wsp:val=&quot;00E624A9&quot;/&gt;&lt;wsp:rsid wsp:val=&quot;00E629FA&quot;/&gt;&lt;wsp:rsid wsp:val=&quot;00E64641&quot;/&gt;&lt;wsp:rsid wsp:val=&quot;00E66350&quot;/&gt;&lt;wsp:rsid wsp:val=&quot;00E675B1&quot;/&gt;&lt;wsp:rsid wsp:val=&quot;00E67627&quot;/&gt;&lt;wsp:rsid wsp:val=&quot;00E708E3&quot;/&gt;&lt;wsp:rsid wsp:val=&quot;00E70DA8&quot;/&gt;&lt;wsp:rsid wsp:val=&quot;00E719A1&quot;/&gt;&lt;wsp:rsid wsp:val=&quot;00E73799&quot;/&gt;&lt;wsp:rsid wsp:val=&quot;00E73813&quot;/&gt;&lt;wsp:rsid wsp:val=&quot;00E7399C&quot;/&gt;&lt;wsp:rsid wsp:val=&quot;00E73C86&quot;/&gt;&lt;wsp:rsid wsp:val=&quot;00E74E67&quot;/&gt;&lt;wsp:rsid wsp:val=&quot;00E74E68&quot;/&gt;&lt;wsp:rsid wsp:val=&quot;00E76911&quot;/&gt;&lt;wsp:rsid wsp:val=&quot;00E77157&quot;/&gt;&lt;wsp:rsid wsp:val=&quot;00E80EB7&quot;/&gt;&lt;wsp:rsid wsp:val=&quot;00E811DD&quot;/&gt;&lt;wsp:rsid wsp:val=&quot;00E81529&quot;/&gt;&lt;wsp:rsid wsp:val=&quot;00E84D39&quot;/&gt;&lt;wsp:rsid wsp:val=&quot;00E85539&quot;/&gt;&lt;wsp:rsid wsp:val=&quot;00E85C87&quot;/&gt;&lt;wsp:rsid wsp:val=&quot;00E85DB1&quot;/&gt;&lt;wsp:rsid wsp:val=&quot;00E87E7C&quot;/&gt;&lt;wsp:rsid wsp:val=&quot;00E904C7&quot;/&gt;&lt;wsp:rsid wsp:val=&quot;00E91A1F&quot;/&gt;&lt;wsp:rsid wsp:val=&quot;00E91E8C&quot;/&gt;&lt;wsp:rsid wsp:val=&quot;00E9270F&quot;/&gt;&lt;wsp:rsid wsp:val=&quot;00E92CDD&quot;/&gt;&lt;wsp:rsid wsp:val=&quot;00E93079&quot;/&gt;&lt;wsp:rsid wsp:val=&quot;00E9355D&quot;/&gt;&lt;wsp:rsid wsp:val=&quot;00E93958&quot;/&gt;&lt;wsp:rsid wsp:val=&quot;00E93A8F&quot;/&gt;&lt;wsp:rsid wsp:val=&quot;00E93F4C&quot;/&gt;&lt;wsp:rsid wsp:val=&quot;00E94D94&quot;/&gt;&lt;wsp:rsid wsp:val=&quot;00E94ED9&quot;/&gt;&lt;wsp:rsid wsp:val=&quot;00E95592&quot;/&gt;&lt;wsp:rsid wsp:val=&quot;00E955D6&quot;/&gt;&lt;wsp:rsid wsp:val=&quot;00E95990&quot;/&gt;&lt;wsp:rsid wsp:val=&quot;00E968C0&quot;/&gt;&lt;wsp:rsid wsp:val=&quot;00E96CD2&quot;/&gt;&lt;wsp:rsid wsp:val=&quot;00E96DD8&quot;/&gt;&lt;wsp:rsid wsp:val=&quot;00EA1E29&quot;/&gt;&lt;wsp:rsid wsp:val=&quot;00EA3610&quot;/&gt;&lt;wsp:rsid wsp:val=&quot;00EA396E&quot;/&gt;&lt;wsp:rsid wsp:val=&quot;00EA4ABD&quot;/&gt;&lt;wsp:rsid wsp:val=&quot;00EA4B8E&quot;/&gt;&lt;wsp:rsid wsp:val=&quot;00EA5405&quot;/&gt;&lt;wsp:rsid wsp:val=&quot;00EA60F5&quot;/&gt;&lt;wsp:rsid wsp:val=&quot;00EA7296&quot;/&gt;&lt;wsp:rsid wsp:val=&quot;00EB085A&quot;/&gt;&lt;wsp:rsid wsp:val=&quot;00EB1A32&quot;/&gt;&lt;wsp:rsid wsp:val=&quot;00EB25D2&quot;/&gt;&lt;wsp:rsid wsp:val=&quot;00EB33DE&quot;/&gt;&lt;wsp:rsid wsp:val=&quot;00EB3A33&quot;/&gt;&lt;wsp:rsid wsp:val=&quot;00EB4697&quot;/&gt;&lt;wsp:rsid wsp:val=&quot;00EB4FFC&quot;/&gt;&lt;wsp:rsid wsp:val=&quot;00EB607F&quot;/&gt;&lt;wsp:rsid wsp:val=&quot;00EC0EFF&quot;/&gt;&lt;wsp:rsid wsp:val=&quot;00EC3C72&quot;/&gt;&lt;wsp:rsid wsp:val=&quot;00EC5D7B&quot;/&gt;&lt;wsp:rsid wsp:val=&quot;00EC5FBC&quot;/&gt;&lt;wsp:rsid wsp:val=&quot;00EC6B70&quot;/&gt;&lt;wsp:rsid wsp:val=&quot;00ED00DA&quot;/&gt;&lt;wsp:rsid wsp:val=&quot;00ED2731&quot;/&gt;&lt;wsp:rsid wsp:val=&quot;00ED2C15&quot;/&gt;&lt;wsp:rsid wsp:val=&quot;00ED3647&quot;/&gt;&lt;wsp:rsid wsp:val=&quot;00ED3A07&quot;/&gt;&lt;wsp:rsid wsp:val=&quot;00ED459F&quot;/&gt;&lt;wsp:rsid wsp:val=&quot;00ED5E2D&quot;/&gt;&lt;wsp:rsid wsp:val=&quot;00ED6037&quot;/&gt;&lt;wsp:rsid wsp:val=&quot;00ED662E&quot;/&gt;&lt;wsp:rsid wsp:val=&quot;00ED76C9&quot;/&gt;&lt;wsp:rsid wsp:val=&quot;00EE4DB3&quot;/&gt;&lt;wsp:rsid wsp:val=&quot;00EE5280&quot;/&gt;&lt;wsp:rsid wsp:val=&quot;00EE5A45&quot;/&gt;&lt;wsp:rsid wsp:val=&quot;00EE6957&quot;/&gt;&lt;wsp:rsid wsp:val=&quot;00EE759A&quot;/&gt;&lt;wsp:rsid wsp:val=&quot;00EE7B2D&quot;/&gt;&lt;wsp:rsid wsp:val=&quot;00EF0028&quot;/&gt;&lt;wsp:rsid wsp:val=&quot;00EF0064&quot;/&gt;&lt;wsp:rsid wsp:val=&quot;00EF0B80&quot;/&gt;&lt;wsp:rsid wsp:val=&quot;00EF121E&quot;/&gt;&lt;wsp:rsid wsp:val=&quot;00EF13EF&quot;/&gt;&lt;wsp:rsid wsp:val=&quot;00EF19F6&quot;/&gt;&lt;wsp:rsid wsp:val=&quot;00EF2421&quot;/&gt;&lt;wsp:rsid wsp:val=&quot;00EF26FE&quot;/&gt;&lt;wsp:rsid wsp:val=&quot;00EF2C13&quot;/&gt;&lt;wsp:rsid wsp:val=&quot;00EF34CD&quot;/&gt;&lt;wsp:rsid wsp:val=&quot;00EF437C&quot;/&gt;&lt;wsp:rsid wsp:val=&quot;00EF4642&quot;/&gt;&lt;wsp:rsid wsp:val=&quot;00EF4747&quot;/&gt;&lt;wsp:rsid wsp:val=&quot;00EF6E22&quot;/&gt;&lt;wsp:rsid wsp:val=&quot;00EF7F01&quot;/&gt;&lt;wsp:rsid wsp:val=&quot;00EFF561&quot;/&gt;&lt;wsp:rsid wsp:val=&quot;00F0078D&quot;/&gt;&lt;wsp:rsid wsp:val=&quot;00F01877&quot;/&gt;&lt;wsp:rsid wsp:val=&quot;00F020A9&quot;/&gt;&lt;wsp:rsid wsp:val=&quot;00F033AC&quot;/&gt;&lt;wsp:rsid wsp:val=&quot;00F0532D&quot;/&gt;&lt;wsp:rsid wsp:val=&quot;00F05C05&quot;/&gt;&lt;wsp:rsid wsp:val=&quot;00F06377&quot;/&gt;&lt;wsp:rsid wsp:val=&quot;00F0665F&quot;/&gt;&lt;wsp:rsid wsp:val=&quot;00F076B3&quot;/&gt;&lt;wsp:rsid wsp:val=&quot;00F07846&quot;/&gt;&lt;wsp:rsid wsp:val=&quot;00F07A77&quot;/&gt;&lt;wsp:rsid wsp:val=&quot;00F07F7A&quot;/&gt;&lt;wsp:rsid wsp:val=&quot;00F10A68&quot;/&gt;&lt;wsp:rsid wsp:val=&quot;00F11018&quot;/&gt;&lt;wsp:rsid wsp:val=&quot;00F115A6&quot;/&gt;&lt;wsp:rsid wsp:val=&quot;00F11995&quot;/&gt;&lt;wsp:rsid wsp:val=&quot;00F119FB&quot;/&gt;&lt;wsp:rsid wsp:val=&quot;00F1262A&quot;/&gt;&lt;wsp:rsid wsp:val=&quot;00F12DDA&quot;/&gt;&lt;wsp:rsid wsp:val=&quot;00F147DE&quot;/&gt;&lt;wsp:rsid wsp:val=&quot;00F1561F&quot;/&gt;&lt;wsp:rsid wsp:val=&quot;00F15921&quot;/&gt;&lt;wsp:rsid wsp:val=&quot;00F15F56&quot;/&gt;&lt;wsp:rsid wsp:val=&quot;00F166F6&quot;/&gt;&lt;wsp:rsid wsp:val=&quot;00F20103&quot;/&gt;&lt;wsp:rsid wsp:val=&quot;00F20483&quot;/&gt;&lt;wsp:rsid wsp:val=&quot;00F208E0&quot;/&gt;&lt;wsp:rsid wsp:val=&quot;00F209FB&quot;/&gt;&lt;wsp:rsid wsp:val=&quot;00F21816&quot;/&gt;&lt;wsp:rsid wsp:val=&quot;00F223E4&quot;/&gt;&lt;wsp:rsid wsp:val=&quot;00F2461E&quot;/&gt;&lt;wsp:rsid wsp:val=&quot;00F24A10&quot;/&gt;&lt;wsp:rsid wsp:val=&quot;00F25EE8&quot;/&gt;&lt;wsp:rsid wsp:val=&quot;00F26DD0&quot;/&gt;&lt;wsp:rsid wsp:val=&quot;00F272B6&quot;/&gt;&lt;wsp:rsid wsp:val=&quot;00F27645&quot;/&gt;&lt;wsp:rsid wsp:val=&quot;00F302B1&quot;/&gt;&lt;wsp:rsid wsp:val=&quot;00F30AD2&quot;/&gt;&lt;wsp:rsid wsp:val=&quot;00F3108F&quot;/&gt;&lt;wsp:rsid wsp:val=&quot;00F31DF1&quot;/&gt;&lt;wsp:rsid wsp:val=&quot;00F33E42&quot;/&gt;&lt;wsp:rsid wsp:val=&quot;00F3513C&quot;/&gt;&lt;wsp:rsid wsp:val=&quot;00F35D56&quot;/&gt;&lt;wsp:rsid wsp:val=&quot;00F35FCA&quot;/&gt;&lt;wsp:rsid wsp:val=&quot;00F36790&quot;/&gt;&lt;wsp:rsid wsp:val=&quot;00F36797&quot;/&gt;&lt;wsp:rsid wsp:val=&quot;00F374A5&quot;/&gt;&lt;wsp:rsid wsp:val=&quot;00F4135D&quot;/&gt;&lt;wsp:rsid wsp:val=&quot;00F416E8&quot;/&gt;&lt;wsp:rsid wsp:val=&quot;00F42509&quot;/&gt;&lt;wsp:rsid wsp:val=&quot;00F42F17&quot;/&gt;&lt;wsp:rsid wsp:val=&quot;00F44E53&quot;/&gt;&lt;wsp:rsid wsp:val=&quot;00F45B5A&quot;/&gt;&lt;wsp:rsid wsp:val=&quot;00F47A73&quot;/&gt;&lt;wsp:rsid wsp:val=&quot;00F5216A&quot;/&gt;&lt;wsp:rsid wsp:val=&quot;00F52B14&quot;/&gt;&lt;wsp:rsid wsp:val=&quot;00F52F02&quot;/&gt;&lt;wsp:rsid wsp:val=&quot;00F53C0F&quot;/&gt;&lt;wsp:rsid wsp:val=&quot;00F53DA2&quot;/&gt;&lt;wsp:rsid wsp:val=&quot;00F54A20&quot;/&gt;&lt;wsp:rsid wsp:val=&quot;00F55BD4&quot;/&gt;&lt;wsp:rsid wsp:val=&quot;00F60717&quot;/&gt;&lt;wsp:rsid wsp:val=&quot;00F60B16&quot;/&gt;&lt;wsp:rsid wsp:val=&quot;00F61AAA&quot;/&gt;&lt;wsp:rsid wsp:val=&quot;00F61B02&quot;/&gt;&lt;wsp:rsid wsp:val=&quot;00F625C5&quot;/&gt;&lt;wsp:rsid wsp:val=&quot;00F62970&quot;/&gt;&lt;wsp:rsid wsp:val=&quot;00F63B48&quot;/&gt;&lt;wsp:rsid wsp:val=&quot;00F64298&quot;/&gt;&lt;wsp:rsid wsp:val=&quot;00F6479D&quot;/&gt;&lt;wsp:rsid wsp:val=&quot;00F6496E&quot;/&gt;&lt;wsp:rsid wsp:val=&quot;00F6551A&quot;/&gt;&lt;wsp:rsid wsp:val=&quot;00F65653&quot;/&gt;&lt;wsp:rsid wsp:val=&quot;00F662A9&quot;/&gt;&lt;wsp:rsid wsp:val=&quot;00F668F3&quot;/&gt;&lt;wsp:rsid wsp:val=&quot;00F66A83&quot;/&gt;&lt;wsp:rsid wsp:val=&quot;00F67390&quot;/&gt;&lt;wsp:rsid wsp:val=&quot;00F67913&quot;/&gt;&lt;wsp:rsid wsp:val=&quot;00F67E5C&quot;/&gt;&lt;wsp:rsid wsp:val=&quot;00F70833&quot;/&gt;&lt;wsp:rsid wsp:val=&quot;00F70997&quot;/&gt;&lt;wsp:rsid wsp:val=&quot;00F710B2&quot;/&gt;&lt;wsp:rsid wsp:val=&quot;00F73ED1&quot;/&gt;&lt;wsp:rsid wsp:val=&quot;00F74C07&quot;/&gt;&lt;wsp:rsid wsp:val=&quot;00F752DD&quot;/&gt;&lt;wsp:rsid wsp:val=&quot;00F759B0&quot;/&gt;&lt;wsp:rsid wsp:val=&quot;00F77435&quot;/&gt;&lt;wsp:rsid wsp:val=&quot;00F77472&quot;/&gt;&lt;wsp:rsid wsp:val=&quot;00F8039C&quot;/&gt;&lt;wsp:rsid wsp:val=&quot;00F80747&quot;/&gt;&lt;wsp:rsid wsp:val=&quot;00F80877&quot;/&gt;&lt;wsp:rsid wsp:val=&quot;00F80A05&quot;/&gt;&lt;wsp:rsid wsp:val=&quot;00F81C45&quot;/&gt;&lt;wsp:rsid wsp:val=&quot;00F82040&quot;/&gt;&lt;wsp:rsid wsp:val=&quot;00F82505&quot;/&gt;&lt;wsp:rsid wsp:val=&quot;00F8277C&quot;/&gt;&lt;wsp:rsid wsp:val=&quot;00F82C80&quot;/&gt;&lt;wsp:rsid wsp:val=&quot;00F82DDB&quot;/&gt;&lt;wsp:rsid wsp:val=&quot;00F8405C&quot;/&gt;&lt;wsp:rsid wsp:val=&quot;00F842CD&quot;/&gt;&lt;wsp:rsid wsp:val=&quot;00F85BB4&quot;/&gt;&lt;wsp:rsid wsp:val=&quot;00F8743D&quot;/&gt;&lt;wsp:rsid wsp:val=&quot;00F8790A&quot;/&gt;&lt;wsp:rsid wsp:val=&quot;00F90630&quot;/&gt;&lt;wsp:rsid wsp:val=&quot;00F90A3B&quot;/&gt;&lt;wsp:rsid wsp:val=&quot;00F91E66&quot;/&gt;&lt;wsp:rsid wsp:val=&quot;00F92ED8&quot;/&gt;&lt;wsp:rsid wsp:val=&quot;00F93014&quot;/&gt;&lt;wsp:rsid wsp:val=&quot;00F944C2&quot;/&gt;&lt;wsp:rsid wsp:val=&quot;00F94CAD&quot;/&gt;&lt;wsp:rsid wsp:val=&quot;00F951FF&quot;/&gt;&lt;wsp:rsid wsp:val=&quot;00F9579F&quot;/&gt;&lt;wsp:rsid wsp:val=&quot;00F95BAD&quot;/&gt;&lt;wsp:rsid wsp:val=&quot;00F9606B&quot;/&gt;&lt;wsp:rsid wsp:val=&quot;00F96CCD&quot;/&gt;&lt;wsp:rsid wsp:val=&quot;00F96FA3&quot;/&gt;&lt;wsp:rsid wsp:val=&quot;00F97FE8&quot;/&gt;&lt;wsp:rsid wsp:val=&quot;00FA01FC&quot;/&gt;&lt;wsp:rsid wsp:val=&quot;00FA0B06&quot;/&gt;&lt;wsp:rsid wsp:val=&quot;00FA0C0A&quot;/&gt;&lt;wsp:rsid wsp:val=&quot;00FA127F&quot;/&gt;&lt;wsp:rsid wsp:val=&quot;00FA146D&quot;/&gt;&lt;wsp:rsid wsp:val=&quot;00FA166C&quot;/&gt;&lt;wsp:rsid wsp:val=&quot;00FA2741&quot;/&gt;&lt;wsp:rsid wsp:val=&quot;00FA2A07&quot;/&gt;&lt;wsp:rsid wsp:val=&quot;00FA2D2B&quot;/&gt;&lt;wsp:rsid wsp:val=&quot;00FA2FC3&quot;/&gt;&lt;wsp:rsid wsp:val=&quot;00FA374E&quot;/&gt;&lt;wsp:rsid wsp:val=&quot;00FA3EB3&quot;/&gt;&lt;wsp:rsid wsp:val=&quot;00FA7250&quot;/&gt;&lt;wsp:rsid wsp:val=&quot;00FA7690&quot;/&gt;&lt;wsp:rsid wsp:val=&quot;00FB0565&quot;/&gt;&lt;wsp:rsid wsp:val=&quot;00FB0E81&quot;/&gt;&lt;wsp:rsid wsp:val=&quot;00FB21B1&quot;/&gt;&lt;wsp:rsid wsp:val=&quot;00FB243F&quot;/&gt;&lt;wsp:rsid wsp:val=&quot;00FB37DE&quot;/&gt;&lt;wsp:rsid wsp:val=&quot;00FB3DF2&quot;/&gt;&lt;wsp:rsid wsp:val=&quot;00FB4AD8&quot;/&gt;&lt;wsp:rsid wsp:val=&quot;00FB4D4B&quot;/&gt;&lt;wsp:rsid wsp:val=&quot;00FB66B6&quot;/&gt;&lt;wsp:rsid wsp:val=&quot;00FB701F&quot;/&gt;&lt;wsp:rsid wsp:val=&quot;00FC01E0&quot;/&gt;&lt;wsp:rsid wsp:val=&quot;00FC0C56&quot;/&gt;&lt;wsp:rsid wsp:val=&quot;00FC1070&quot;/&gt;&lt;wsp:rsid wsp:val=&quot;00FC1A54&quot;/&gt;&lt;wsp:rsid wsp:val=&quot;00FC1B63&quot;/&gt;&lt;wsp:rsid wsp:val=&quot;00FC1C0A&quot;/&gt;&lt;wsp:rsid wsp:val=&quot;00FC34BC&quot;/&gt;&lt;wsp:rsid wsp:val=&quot;00FC4BD5&quot;/&gt;&lt;wsp:rsid wsp:val=&quot;00FC5252&quot;/&gt;&lt;wsp:rsid wsp:val=&quot;00FC6003&quot;/&gt;&lt;wsp:rsid wsp:val=&quot;00FC687F&quot;/&gt;&lt;wsp:rsid wsp:val=&quot;00FC6A59&quot;/&gt;&lt;wsp:rsid wsp:val=&quot;00FC6EE4&quot;/&gt;&lt;wsp:rsid wsp:val=&quot;00FC754F&quot;/&gt;&lt;wsp:rsid wsp:val=&quot;00FC77CD&quot;/&gt;&lt;wsp:rsid wsp:val=&quot;00FC7EAB&quot;/&gt;&lt;wsp:rsid wsp:val=&quot;00FC9BC1&quot;/&gt;&lt;wsp:rsid wsp:val=&quot;00FD11EA&quot;/&gt;&lt;wsp:rsid wsp:val=&quot;00FD22EF&quot;/&gt;&lt;wsp:rsid wsp:val=&quot;00FD2C87&quot;/&gt;&lt;wsp:rsid wsp:val=&quot;00FD3A16&quot;/&gt;&lt;wsp:rsid wsp:val=&quot;00FD3A65&quot;/&gt;&lt;wsp:rsid wsp:val=&quot;00FD3D61&quot;/&gt;&lt;wsp:rsid wsp:val=&quot;00FD3E02&quot;/&gt;&lt;wsp:rsid wsp:val=&quot;00FD41F4&quot;/&gt;&lt;wsp:rsid wsp:val=&quot;00FD43A1&quot;/&gt;&lt;wsp:rsid wsp:val=&quot;00FD7128&quot;/&gt;&lt;wsp:rsid wsp:val=&quot;00FD71C6&quot;/&gt;&lt;wsp:rsid wsp:val=&quot;00FE0691&quot;/&gt;&lt;wsp:rsid wsp:val=&quot;00FE0DA4&quot;/&gt;&lt;wsp:rsid wsp:val=&quot;00FE1003&quot;/&gt;&lt;wsp:rsid wsp:val=&quot;00FE1048&quot;/&gt;&lt;wsp:rsid wsp:val=&quot;00FE25E9&quot;/&gt;&lt;wsp:rsid wsp:val=&quot;00FE26B7&quot;/&gt;&lt;wsp:rsid wsp:val=&quot;00FE2D23&quot;/&gt;&lt;wsp:rsid wsp:val=&quot;00FE4300&quot;/&gt;&lt;wsp:rsid wsp:val=&quot;00FF1895&quot;/&gt;&lt;wsp:rsid wsp:val=&quot;00FF2928&quot;/&gt;&lt;wsp:rsid wsp:val=&quot;00FF2D27&quot;/&gt;&lt;wsp:rsid wsp:val=&quot;00FF350E&quot;/&gt;&lt;wsp:rsid wsp:val=&quot;00FF537E&quot;/&gt;&lt;wsp:rsid wsp:val=&quot;00FF5469&quot;/&gt;&lt;wsp:rsid wsp:val=&quot;00FF5C2F&quot;/&gt;&lt;wsp:rsid wsp:val=&quot;010450B9&quot;/&gt;&lt;wsp:rsid wsp:val=&quot;0121F4B1&quot;/&gt;&lt;wsp:rsid wsp:val=&quot;0129B13E&quot;/&gt;&lt;wsp:rsid wsp:val=&quot;013069D8&quot;/&gt;&lt;wsp:rsid wsp:val=&quot;0130A030&quot;/&gt;&lt;wsp:rsid wsp:val=&quot;0149DD76&quot;/&gt;&lt;wsp:rsid wsp:val=&quot;014E73CF&quot;/&gt;&lt;wsp:rsid wsp:val=&quot;0151A258&quot;/&gt;&lt;wsp:rsid wsp:val=&quot;015751FD&quot;/&gt;&lt;wsp:rsid wsp:val=&quot;017206AB&quot;/&gt;&lt;wsp:rsid wsp:val=&quot;0173B414&quot;/&gt;&lt;wsp:rsid wsp:val=&quot;01A53B1C&quot;/&gt;&lt;wsp:rsid wsp:val=&quot;01B0B684&quot;/&gt;&lt;wsp:rsid wsp:val=&quot;01BE0DFA&quot;/&gt;&lt;wsp:rsid wsp:val=&quot;01C6BEC3&quot;/&gt;&lt;wsp:rsid wsp:val=&quot;01CDCDDA&quot;/&gt;&lt;wsp:rsid wsp:val=&quot;01CF05AC&quot;/&gt;&lt;wsp:rsid wsp:val=&quot;01D2D207&quot;/&gt;&lt;wsp:rsid wsp:val=&quot;01DD512C&quot;/&gt;&lt;wsp:rsid wsp:val=&quot;01DF1299&quot;/&gt;&lt;wsp:rsid wsp:val=&quot;01F10CE4&quot;/&gt;&lt;wsp:rsid wsp:val=&quot;01FFAB17&quot;/&gt;&lt;wsp:rsid wsp:val=&quot;020377C1&quot;/&gt;&lt;wsp:rsid wsp:val=&quot;0204A70A&quot;/&gt;&lt;wsp:rsid wsp:val=&quot;02288726&quot;/&gt;&lt;wsp:rsid wsp:val=&quot;0232D5C7&quot;/&gt;&lt;wsp:rsid wsp:val=&quot;023AEC42&quot;/&gt;&lt;wsp:rsid wsp:val=&quot;0250C8BD&quot;/&gt;&lt;wsp:rsid wsp:val=&quot;0269054A&quot;/&gt;&lt;wsp:rsid wsp:val=&quot;026C41D9&quot;/&gt;&lt;wsp:rsid wsp:val=&quot;026E7A1F&quot;/&gt;&lt;wsp:rsid wsp:val=&quot;026EB801&quot;/&gt;&lt;wsp:rsid wsp:val=&quot;0284574A&quot;/&gt;&lt;wsp:rsid wsp:val=&quot;028AD715&quot;/&gt;&lt;wsp:rsid wsp:val=&quot;0290CF77&quot;/&gt;&lt;wsp:rsid wsp:val=&quot;02C1E40D&quot;/&gt;&lt;wsp:rsid wsp:val=&quot;02C64415&quot;/&gt;&lt;wsp:rsid wsp:val=&quot;02CC7091&quot;/&gt;&lt;wsp:rsid wsp:val=&quot;02DAADA5&quot;/&gt;&lt;wsp:rsid wsp:val=&quot;02DB9ABE&quot;/&gt;&lt;wsp:rsid wsp:val=&quot;02E7B47A&quot;/&gt;&lt;wsp:rsid wsp:val=&quot;02F7AE3B&quot;/&gt;&lt;wsp:rsid wsp:val=&quot;02FD793E&quot;/&gt;&lt;wsp:rsid wsp:val=&quot;02FE0D7C&quot;/&gt;&lt;wsp:rsid wsp:val=&quot;030AF376&quot;/&gt;&lt;wsp:rsid wsp:val=&quot;030BB258&quot;/&gt;&lt;wsp:rsid wsp:val=&quot;03110D71&quot;/&gt;&lt;wsp:rsid wsp:val=&quot;031B9AE3&quot;/&gt;&lt;wsp:rsid wsp:val=&quot;03219A4F&quot;/&gt;&lt;wsp:rsid wsp:val=&quot;032E108F&quot;/&gt;&lt;wsp:rsid wsp:val=&quot;0333C313&quot;/&gt;&lt;wsp:rsid wsp:val=&quot;033B3CF2&quot;/&gt;&lt;wsp:rsid wsp:val=&quot;034679DA&quot;/&gt;&lt;wsp:rsid wsp:val=&quot;0348F9E3&quot;/&gt;&lt;wsp:rsid wsp:val=&quot;034A5D58&quot;/&gt;&lt;wsp:rsid wsp:val=&quot;034A92E2&quot;/&gt;&lt;wsp:rsid wsp:val=&quot;034D2B4E&quot;/&gt;&lt;wsp:rsid wsp:val=&quot;03540F36&quot;/&gt;&lt;wsp:rsid wsp:val=&quot;03813F84&quot;/&gt;&lt;wsp:rsid wsp:val=&quot;0382B765&quot;/&gt;&lt;wsp:rsid wsp:val=&quot;03864673&quot;/&gt;&lt;wsp:rsid wsp:val=&quot;038A2FB6&quot;/&gt;&lt;wsp:rsid wsp:val=&quot;038E88F9&quot;/&gt;&lt;wsp:rsid wsp:val=&quot;03A13BF0&quot;/&gt;&lt;wsp:rsid wsp:val=&quot;03AA09D5&quot;/&gt;&lt;wsp:rsid wsp:val=&quot;03B108A6&quot;/&gt;&lt;wsp:rsid wsp:val=&quot;03C36422&quot;/&gt;&lt;wsp:rsid wsp:val=&quot;040C6E0A&quot;/&gt;&lt;wsp:rsid wsp:val=&quot;040DF0F2&quot;/&gt;&lt;wsp:rsid wsp:val=&quot;0411DB7A&quot;/&gt;&lt;wsp:rsid wsp:val=&quot;0414F51C&quot;/&gt;&lt;wsp:rsid wsp:val=&quot;0415E905&quot;/&gt;&lt;wsp:rsid wsp:val=&quot;0422801A&quot;/&gt;&lt;wsp:rsid wsp:val=&quot;042301AC&quot;/&gt;&lt;wsp:rsid wsp:val=&quot;042977F3&quot;/&gt;&lt;wsp:rsid wsp:val=&quot;04300181&quot;/&gt;&lt;wsp:rsid wsp:val=&quot;043A16F6&quot;/&gt;&lt;wsp:rsid wsp:val=&quot;0440F1DA&quot;/&gt;&lt;wsp:rsid wsp:val=&quot;0445745A&quot;/&gt;&lt;wsp:rsid wsp:val=&quot;04470636&quot;/&gt;&lt;wsp:rsid wsp:val=&quot;04533308&quot;/&gt;&lt;wsp:rsid wsp:val=&quot;045706AF&quot;/&gt;&lt;wsp:rsid wsp:val=&quot;045EEE69&quot;/&gt;&lt;wsp:rsid wsp:val=&quot;046669CA&quot;/&gt;&lt;wsp:rsid wsp:val=&quot;04767A59&quot;/&gt;&lt;wsp:rsid wsp:val=&quot;047C5C0D&quot;/&gt;&lt;wsp:rsid wsp:val=&quot;048923BF&quot;/&gt;&lt;wsp:rsid wsp:val=&quot;04999548&quot;/&gt;&lt;wsp:rsid wsp:val=&quot;049A6C41&quot;/&gt;&lt;wsp:rsid wsp:val=&quot;049AE75C&quot;/&gt;&lt;wsp:rsid wsp:val=&quot;04B22FCE&quot;/&gt;&lt;wsp:rsid wsp:val=&quot;04C4BD78&quot;/&gt;&lt;wsp:rsid wsp:val=&quot;04C7D96A&quot;/&gt;&lt;wsp:rsid wsp:val=&quot;04CB058B&quot;/&gt;&lt;wsp:rsid wsp:val=&quot;04CF3098&quot;/&gt;&lt;wsp:rsid wsp:val=&quot;04E24A3B&quot;/&gt;&lt;wsp:rsid wsp:val=&quot;04E27679&quot;/&gt;&lt;wsp:rsid wsp:val=&quot;04E4F962&quot;/&gt;&lt;wsp:rsid wsp:val=&quot;04F0D409&quot;/&gt;&lt;wsp:rsid wsp:val=&quot;04F811BF&quot;/&gt;&lt;wsp:rsid wsp:val=&quot;04FF5F61&quot;/&gt;&lt;wsp:rsid wsp:val=&quot;0506F173&quot;/&gt;&lt;wsp:rsid wsp:val=&quot;0508993A&quot;/&gt;&lt;wsp:rsid wsp:val=&quot;0515FA07&quot;/&gt;&lt;wsp:rsid wsp:val=&quot;0519B562&quot;/&gt;&lt;wsp:rsid wsp:val=&quot;0531FCEC&quot;/&gt;&lt;wsp:rsid wsp:val=&quot;0532155F&quot;/&gt;&lt;wsp:rsid wsp:val=&quot;0532D398&quot;/&gt;&lt;wsp:rsid wsp:val=&quot;053AF140&quot;/&gt;&lt;wsp:rsid wsp:val=&quot;05594855&quot;/&gt;&lt;wsp:rsid wsp:val=&quot;05603446&quot;/&gt;&lt;wsp:rsid wsp:val=&quot;0578D6AC&quot;/&gt;&lt;wsp:rsid wsp:val=&quot;0593B074&quot;/&gt;&lt;wsp:rsid wsp:val=&quot;05954721&quot;/&gt;&lt;wsp:rsid wsp:val=&quot;05A0BB7D&quot;/&gt;&lt;wsp:rsid wsp:val=&quot;05B6EC67&quot;/&gt;&lt;wsp:rsid wsp:val=&quot;05BBBB1D&quot;/&gt;&lt;wsp:rsid wsp:val=&quot;05BFA8C1&quot;/&gt;&lt;wsp:rsid wsp:val=&quot;05DDE616&quot;/&gt;&lt;wsp:rsid wsp:val=&quot;05F4B49F&quot;/&gt;&lt;wsp:rsid wsp:val=&quot;060C7C48&quot;/&gt;&lt;wsp:rsid wsp:val=&quot;060D12B3&quot;/&gt;&lt;wsp:rsid wsp:val=&quot;06149287&quot;/&gt;&lt;wsp:rsid wsp:val=&quot;061E03B4&quot;/&gt;&lt;wsp:rsid wsp:val=&quot;06325F6A&quot;/&gt;&lt;wsp:rsid wsp:val=&quot;0637E0FD&quot;/&gt;&lt;wsp:rsid wsp:val=&quot;063B0C54&quot;/&gt;&lt;wsp:rsid wsp:val=&quot;066CF8C5&quot;/&gt;&lt;wsp:rsid wsp:val=&quot;066D9A34&quot;/&gt;&lt;wsp:rsid wsp:val=&quot;0674E067&quot;/&gt;&lt;wsp:rsid wsp:val=&quot;0683A95F&quot;/&gt;&lt;wsp:rsid wsp:val=&quot;06866140&quot;/&gt;&lt;wsp:rsid wsp:val=&quot;069D9677&quot;/&gt;&lt;wsp:rsid wsp:val=&quot;06AAA77A&quot;/&gt;&lt;wsp:rsid wsp:val=&quot;06BAD446&quot;/&gt;&lt;wsp:rsid wsp:val=&quot;06BCF16E&quot;/&gt;&lt;wsp:rsid wsp:val=&quot;06D3389C&quot;/&gt;&lt;wsp:rsid wsp:val=&quot;06E1D762&quot;/&gt;&lt;wsp:rsid wsp:val=&quot;06E46FA3&quot;/&gt;&lt;wsp:rsid wsp:val=&quot;06F1DB64&quot;/&gt;&lt;wsp:rsid wsp:val=&quot;06F92628&quot;/&gt;&lt;wsp:rsid wsp:val=&quot;06F94E72&quot;/&gt;&lt;wsp:rsid wsp:val=&quot;06FEA7C3&quot;/&gt;&lt;wsp:rsid wsp:val=&quot;0703982D&quot;/&gt;&lt;wsp:rsid wsp:val=&quot;070D4D86&quot;/&gt;&lt;wsp:rsid wsp:val=&quot;0717FCBA&quot;/&gt;&lt;wsp:rsid wsp:val=&quot;072ACFC2&quot;/&gt;&lt;wsp:rsid wsp:val=&quot;07363F2B&quot;/&gt;&lt;wsp:rsid wsp:val=&quot;0743BFFF&quot;/&gt;&lt;wsp:rsid wsp:val=&quot;0745E7DA&quot;/&gt;&lt;wsp:rsid wsp:val=&quot;074D5479&quot;/&gt;&lt;wsp:rsid wsp:val=&quot;075832D6&quot;/&gt;&lt;wsp:rsid wsp:val=&quot;075AA26E&quot;/&gt;&lt;wsp:rsid wsp:val=&quot;0766D372&quot;/&gt;&lt;wsp:rsid wsp:val=&quot;077A2BFF&quot;/&gt;&lt;wsp:rsid wsp:val=&quot;077A98C1&quot;/&gt;&lt;wsp:rsid wsp:val=&quot;077FDC19&quot;/&gt;&lt;wsp:rsid wsp:val=&quot;0784F861&quot;/&gt;&lt;wsp:rsid wsp:val=&quot;07890ADB&quot;/&gt;&lt;wsp:rsid wsp:val=&quot;079FE1B4&quot;/&gt;&lt;wsp:rsid wsp:val=&quot;07B65E54&quot;/&gt;&lt;wsp:rsid wsp:val=&quot;07CFC2E7&quot;/&gt;&lt;wsp:rsid wsp:val=&quot;07DA092C&quot;/&gt;&lt;wsp:rsid wsp:val=&quot;07DBD4E3&quot;/&gt;&lt;wsp:rsid wsp:val=&quot;07DC3A85&quot;/&gt;&lt;wsp:rsid wsp:val=&quot;07FF895A&quot;/&gt;&lt;wsp:rsid wsp:val=&quot;08008133&quot;/&gt;&lt;wsp:rsid wsp:val=&quot;0808B889&quot;/&gt;&lt;wsp:rsid wsp:val=&quot;080E5933&quot;/&gt;&lt;wsp:rsid wsp:val=&quot;080F3BC6&quot;/&gt;&lt;wsp:rsid wsp:val=&quot;081C9A24&quot;/&gt;&lt;wsp:rsid wsp:val=&quot;081F3386&quot;/&gt;&lt;wsp:rsid wsp:val=&quot;08223236&quot;/&gt;&lt;wsp:rsid wsp:val=&quot;08296A5B&quot;/&gt;&lt;wsp:rsid wsp:val=&quot;0845623A&quot;/&gt;&lt;wsp:rsid wsp:val=&quot;08467FBB&quot;/&gt;&lt;wsp:rsid wsp:val=&quot;084ADC1C&quot;/&gt;&lt;wsp:rsid wsp:val=&quot;0851BD15&quot;/&gt;&lt;wsp:rsid wsp:val=&quot;0853F072&quot;/&gt;&lt;wsp:rsid wsp:val=&quot;0854D757&quot;/&gt;&lt;wsp:rsid wsp:val=&quot;08607F0C&quot;/&gt;&lt;wsp:rsid wsp:val=&quot;086673B5&quot;/&gt;&lt;wsp:rsid wsp:val=&quot;0872E391&quot;/&gt;&lt;wsp:rsid wsp:val=&quot;0886B405&quot;/&gt;&lt;wsp:rsid wsp:val=&quot;08972F86&quot;/&gt;&lt;wsp:rsid wsp:val=&quot;08AEA4A6&quot;/&gt;&lt;wsp:rsid wsp:val=&quot;08AF6CC3&quot;/&gt;&lt;wsp:rsid wsp:val=&quot;08B24194&quot;/&gt;&lt;wsp:rsid wsp:val=&quot;08BB2A4B&quot;/&gt;&lt;wsp:rsid wsp:val=&quot;08BC6C8A&quot;/&gt;&lt;wsp:rsid wsp:val=&quot;08BF58DB&quot;/&gt;&lt;wsp:rsid wsp:val=&quot;08CBCF8D&quot;/&gt;&lt;wsp:rsid wsp:val=&quot;08D49EC5&quot;/&gt;&lt;wsp:rsid wsp:val=&quot;08FA2A55&quot;/&gt;&lt;wsp:rsid wsp:val=&quot;091052A4&quot;/&gt;&lt;wsp:rsid wsp:val=&quot;0911C0CA&quot;/&gt;&lt;wsp:rsid wsp:val=&quot;0926CD8F&quot;/&gt;&lt;wsp:rsid wsp:val=&quot;092AC66D&quot;/&gt;&lt;wsp:rsid wsp:val=&quot;092B5E25&quot;/&gt;&lt;wsp:rsid wsp:val=&quot;0945AD32&quot;/&gt;&lt;wsp:rsid wsp:val=&quot;094F6E1A&quot;/&gt;&lt;wsp:rsid wsp:val=&quot;0951D881&quot;/&gt;&lt;wsp:rsid wsp:val=&quot;0953CC14&quot;/&gt;&lt;wsp:rsid wsp:val=&quot;09711BD4&quot;/&gt;&lt;wsp:rsid wsp:val=&quot;09712228&quot;/&gt;&lt;wsp:rsid wsp:val=&quot;097B9DE6&quot;/&gt;&lt;wsp:rsid wsp:val=&quot;097EC881&quot;/&gt;&lt;wsp:rsid wsp:val=&quot;09858040&quot;/&gt;&lt;wsp:rsid wsp:val=&quot;099205D9&quot;/&gt;&lt;wsp:rsid wsp:val=&quot;099BAEE5&quot;/&gt;&lt;wsp:rsid wsp:val=&quot;09B1DF94&quot;/&gt;&lt;wsp:rsid wsp:val=&quot;09B94100&quot;/&gt;&lt;wsp:rsid wsp:val=&quot;09BAB864&quot;/&gt;&lt;wsp:rsid wsp:val=&quot;09BC73CD&quot;/&gt;&lt;wsp:rsid wsp:val=&quot;09C76CA4&quot;/&gt;&lt;wsp:rsid wsp:val=&quot;09C91FDF&quot;/&gt;&lt;wsp:rsid wsp:val=&quot;09C990AD&quot;/&gt;&lt;wsp:rsid wsp:val=&quot;09CAB5DA&quot;/&gt;&lt;wsp:rsid wsp:val=&quot;09D2F0DE&quot;/&gt;&lt;wsp:rsid wsp:val=&quot;09DA6296&quot;/&gt;&lt;wsp:rsid wsp:val=&quot;09DCB4FC&quot;/&gt;&lt;wsp:rsid wsp:val=&quot;09FB9ED5&quot;/&gt;&lt;wsp:rsid wsp:val=&quot;0A000233&quot;/&gt;&lt;wsp:rsid wsp:val=&quot;0A0FCEEB&quot;/&gt;&lt;wsp:rsid wsp:val=&quot;0A1E51EC&quot;/&gt;&lt;wsp:rsid wsp:val=&quot;0A217F3A&quot;/&gt;&lt;wsp:rsid wsp:val=&quot;0A234281&quot;/&gt;&lt;wsp:rsid wsp:val=&quot;0A24B78F&quot;/&gt;&lt;wsp:rsid wsp:val=&quot;0A2BC8D7&quot;/&gt;&lt;wsp:rsid wsp:val=&quot;0A2C732A&quot;/&gt;&lt;wsp:rsid wsp:val=&quot;0A2CF4FD&quot;/&gt;&lt;wsp:rsid wsp:val=&quot;0A33AAC1&quot;/&gt;&lt;wsp:rsid wsp:val=&quot;0A53AE70&quot;/&gt;&lt;wsp:rsid wsp:val=&quot;0A5722BF&quot;/&gt;&lt;wsp:rsid wsp:val=&quot;0A57CF80&quot;/&gt;&lt;wsp:rsid wsp:val=&quot;0A638ED1&quot;/&gt;&lt;wsp:rsid wsp:val=&quot;0A6692FF&quot;/&gt;&lt;wsp:rsid wsp:val=&quot;0A67EDFB&quot;/&gt;&lt;wsp:rsid wsp:val=&quot;0A74C12D&quot;/&gt;&lt;wsp:rsid wsp:val=&quot;0A770094&quot;/&gt;&lt;wsp:rsid wsp:val=&quot;0A956B67&quot;/&gt;&lt;wsp:rsid wsp:val=&quot;0A96762D&quot;/&gt;&lt;wsp:rsid wsp:val=&quot;0AA50202&quot;/&gt;&lt;wsp:rsid wsp:val=&quot;0AB82AE4&quot;/&gt;&lt;wsp:rsid wsp:val=&quot;0AB8C452&quot;/&gt;&lt;wsp:rsid wsp:val=&quot;0AC78424&quot;/&gt;&lt;wsp:rsid wsp:val=&quot;0AD06F1F&quot;/&gt;&lt;wsp:rsid wsp:val=&quot;0AD4C671&quot;/&gt;&lt;wsp:rsid wsp:val=&quot;0ADE9B2F&quot;/&gt;&lt;wsp:rsid wsp:val=&quot;0AEB0365&quot;/&gt;&lt;wsp:rsid wsp:val=&quot;0B04B9BF&quot;/&gt;&lt;wsp:rsid wsp:val=&quot;0B05F37F&quot;/&gt;&lt;wsp:rsid wsp:val=&quot;0B0C3D7B&quot;/&gt;&lt;wsp:rsid wsp:val=&quot;0B1C114A&quot;/&gt;&lt;wsp:rsid wsp:val=&quot;0B201A15&quot;/&gt;&lt;wsp:rsid wsp:val=&quot;0B211EB2&quot;/&gt;&lt;wsp:rsid wsp:val=&quot;0B238B16&quot;/&gt;&lt;wsp:rsid wsp:val=&quot;0B23F91B&quot;/&gt;&lt;wsp:rsid wsp:val=&quot;0B2907A6&quot;/&gt;&lt;wsp:rsid wsp:val=&quot;0B32D086&quot;/&gt;&lt;wsp:rsid wsp:val=&quot;0B44120B&quot;/&gt;&lt;wsp:rsid wsp:val=&quot;0B5BAF19&quot;/&gt;&lt;wsp:rsid wsp:val=&quot;0B715AD0&quot;/&gt;&lt;wsp:rsid wsp:val=&quot;0B720AB8&quot;/&gt;&lt;wsp:rsid wsp:val=&quot;0B7632F7&quot;/&gt;&lt;wsp:rsid wsp:val=&quot;0B8D3B30&quot;/&gt;&lt;wsp:rsid wsp:val=&quot;0BA000CE&quot;/&gt;&lt;wsp:rsid wsp:val=&quot;0BA2FABF&quot;/&gt;&lt;wsp:rsid wsp:val=&quot;0BAFD7E2&quot;/&gt;&lt;wsp:rsid wsp:val=&quot;0BD18863&quot;/&gt;&lt;wsp:rsid wsp:val=&quot;0BD4109F&quot;/&gt;&lt;wsp:rsid wsp:val=&quot;0BE314B9&quot;/&gt;&lt;wsp:rsid wsp:val=&quot;0BEB6048&quot;/&gt;&lt;wsp:rsid wsp:val=&quot;0BEC0D65&quot;/&gt;&lt;wsp:rsid wsp:val=&quot;0BF05876&quot;/&gt;&lt;wsp:rsid wsp:val=&quot;0C080E1E&quot;/&gt;&lt;wsp:rsid wsp:val=&quot;0C167B31&quot;/&gt;&lt;wsp:rsid wsp:val=&quot;0C2E1391&quot;/&gt;&lt;wsp:rsid wsp:val=&quot;0C305DB3&quot;/&gt;&lt;wsp:rsid wsp:val=&quot;0C481AC2&quot;/&gt;&lt;wsp:rsid wsp:val=&quot;0C5CFBD2&quot;/&gt;&lt;wsp:rsid wsp:val=&quot;0C7EA6A7&quot;/&gt;&lt;wsp:rsid wsp:val=&quot;0C8F7012&quot;/&gt;&lt;wsp:rsid wsp:val=&quot;0CA24B00&quot;/&gt;&lt;wsp:rsid wsp:val=&quot;0CA32A0C&quot;/&gt;&lt;wsp:rsid wsp:val=&quot;0CA6888A&quot;/&gt;&lt;wsp:rsid wsp:val=&quot;0CB96353&quot;/&gt;&lt;wsp:rsid wsp:val=&quot;0CD782CE&quot;/&gt;&lt;wsp:rsid wsp:val=&quot;0CE4E65F&quot;/&gt;&lt;wsp:rsid wsp:val=&quot;0CE6E592&quot;/&gt;&lt;wsp:rsid wsp:val=&quot;0CEAB12C&quot;/&gt;&lt;wsp:rsid wsp:val=&quot;0CEC3B21&quot;/&gt;&lt;wsp:rsid wsp:val=&quot;0CED5ABB&quot;/&gt;&lt;wsp:rsid wsp:val=&quot;0D008CC6&quot;/&gt;&lt;wsp:rsid wsp:val=&quot;0D0577CC&quot;/&gt;&lt;wsp:rsid wsp:val=&quot;0D1B86D9&quot;/&gt;&lt;wsp:rsid wsp:val=&quot;0D361F4A&quot;/&gt;&lt;wsp:rsid wsp:val=&quot;0D37BBF1&quot;/&gt;&lt;wsp:rsid wsp:val=&quot;0D4C2ADA&quot;/&gt;&lt;wsp:rsid wsp:val=&quot;0D4D94F0&quot;/&gt;&lt;wsp:rsid wsp:val=&quot;0D4F3728&quot;/&gt;&lt;wsp:rsid wsp:val=&quot;0D4F9C9F&quot;/&gt;&lt;wsp:rsid wsp:val=&quot;0D5263C5&quot;/&gt;&lt;wsp:rsid wsp:val=&quot;0D5BA78C&quot;/&gt;&lt;wsp:rsid wsp:val=&quot;0D642F05&quot;/&gt;&lt;wsp:rsid wsp:val=&quot;0D69FAA4&quot;/&gt;&lt;wsp:rsid wsp:val=&quot;0D897BF5&quot;/&gt;&lt;wsp:rsid wsp:val=&quot;0D8A4C48&quot;/&gt;&lt;wsp:rsid wsp:val=&quot;0D9950B2&quot;/&gt;&lt;wsp:rsid wsp:val=&quot;0DAA1A65&quot;/&gt;&lt;wsp:rsid wsp:val=&quot;0DAD4AF7&quot;/&gt;&lt;wsp:rsid wsp:val=&quot;0DB8C220&quot;/&gt;&lt;wsp:rsid wsp:val=&quot;0DC3E9CF&quot;/&gt;&lt;wsp:rsid wsp:val=&quot;0DC419A7&quot;/&gt;&lt;wsp:rsid wsp:val=&quot;0DCA9B2C&quot;/&gt;&lt;wsp:rsid wsp:val=&quot;0DCC83D7&quot;/&gt;&lt;wsp:rsid wsp:val=&quot;0DF1E57F&quot;/&gt;&lt;wsp:rsid wsp:val=&quot;0DF87171&quot;/&gt;&lt;wsp:rsid wsp:val=&quot;0DFB7B23&quot;/&gt;&lt;wsp:rsid wsp:val=&quot;0DFD1394&quot;/&gt;&lt;wsp:rsid wsp:val=&quot;0E032B1B&quot;/&gt;&lt;wsp:rsid wsp:val=&quot;0E078139&quot;/&gt;&lt;wsp:rsid wsp:val=&quot;0E0F9545&quot;/&gt;&lt;wsp:rsid wsp:val=&quot;0E10EEDB&quot;/&gt;&lt;wsp:rsid wsp:val=&quot;0E23A8D5&quot;/&gt;&lt;wsp:rsid wsp:val=&quot;0E2A1E68&quot;/&gt;&lt;wsp:rsid wsp:val=&quot;0E41EDAE&quot;/&gt;&lt;wsp:rsid wsp:val=&quot;0E432DEA&quot;/&gt;&lt;wsp:rsid wsp:val=&quot;0E50DBED&quot;/&gt;&lt;wsp:rsid wsp:val=&quot;0E593E46&quot;/&gt;&lt;wsp:rsid wsp:val=&quot;0E71EDC6&quot;/&gt;&lt;wsp:rsid wsp:val=&quot;0E7464C6&quot;/&gt;&lt;wsp:rsid wsp:val=&quot;0E7F86E0&quot;/&gt;&lt;wsp:rsid wsp:val=&quot;0E8A9501&quot;/&gt;&lt;wsp:rsid wsp:val=&quot;0E8C7B8C&quot;/&gt;&lt;wsp:rsid wsp:val=&quot;0EA4268D&quot;/&gt;&lt;wsp:rsid wsp:val=&quot;0EB9A84D&quot;/&gt;&lt;wsp:rsid wsp:val=&quot;0EBB374D&quot;/&gt;&lt;wsp:rsid wsp:val=&quot;0EC094DF&quot;/&gt;&lt;wsp:rsid wsp:val=&quot;0EC4EA40&quot;/&gt;&lt;wsp:rsid wsp:val=&quot;0ED3776E&quot;/&gt;&lt;wsp:rsid wsp:val=&quot;0ED67168&quot;/&gt;&lt;wsp:rsid wsp:val=&quot;0ED76942&quot;/&gt;&lt;wsp:rsid wsp:val=&quot;0EDF6981&quot;/&gt;&lt;wsp:rsid wsp:val=&quot;0EE2E5D5&quot;/&gt;&lt;wsp:rsid wsp:val=&quot;0EE51088&quot;/&gt;&lt;wsp:rsid wsp:val=&quot;0EE59FD4&quot;/&gt;&lt;wsp:rsid wsp:val=&quot;0EF8574A&quot;/&gt;&lt;wsp:rsid wsp:val=&quot;0EFA1DE5&quot;/&gt;&lt;wsp:rsid wsp:val=&quot;0F001519&quot;/&gt;&lt;wsp:rsid wsp:val=&quot;0F0330B7&quot;/&gt;&lt;wsp:rsid wsp:val=&quot;0F05AC7B&quot;/&gt;&lt;wsp:rsid wsp:val=&quot;0F12BF41&quot;/&gt;&lt;wsp:rsid wsp:val=&quot;0F20D484&quot;/&gt;&lt;wsp:rsid wsp:val=&quot;0F2F02BA&quot;/&gt;&lt;wsp:rsid wsp:val=&quot;0F41F312&quot;/&gt;&lt;wsp:rsid wsp:val=&quot;0F4F4780&quot;/&gt;&lt;wsp:rsid wsp:val=&quot;0F65DA7F&quot;/&gt;&lt;wsp:rsid wsp:val=&quot;0F75D7A7&quot;/&gt;&lt;wsp:rsid wsp:val=&quot;0F850F21&quot;/&gt;&lt;wsp:rsid wsp:val=&quot;0F865FFF&quot;/&gt;&lt;wsp:rsid wsp:val=&quot;0F92E011&quot;/&gt;&lt;wsp:rsid wsp:val=&quot;0F98E265&quot;/&gt;&lt;wsp:rsid wsp:val=&quot;0F99C4EF&quot;/&gt;&lt;wsp:rsid wsp:val=&quot;0FA704F0&quot;/&gt;&lt;wsp:rsid wsp:val=&quot;0FAA74D7&quot;/&gt;&lt;wsp:rsid wsp:val=&quot;0FB2C609&quot;/&gt;&lt;wsp:rsid wsp:val=&quot;0FCAA606&quot;/&gt;&lt;wsp:rsid wsp:val=&quot;0FD6681C&quot;/&gt;&lt;wsp:rsid wsp:val=&quot;0FD7B88C&quot;/&gt;&lt;wsp:rsid wsp:val=&quot;0FEBAD20&quot;/&gt;&lt;wsp:rsid wsp:val=&quot;0FED712E&quot;/&gt;&lt;wsp:rsid wsp:val=&quot;0FF08511&quot;/&gt;&lt;wsp:rsid wsp:val=&quot;0FF4BFFF&quot;/&gt;&lt;wsp:rsid wsp:val=&quot;0FFE94AE&quot;/&gt;&lt;wsp:rsid wsp:val=&quot;100340EB&quot;/&gt;&lt;wsp:rsid wsp:val=&quot;100C5C66&quot;/&gt;&lt;wsp:rsid wsp:val=&quot;10103527&quot;/&gt;&lt;wsp:rsid wsp:val=&quot;1027087C&quot;/&gt;&lt;wsp:rsid wsp:val=&quot;102CC4E9&quot;/&gt;&lt;wsp:rsid wsp:val=&quot;1031D56D&quot;/&gt;&lt;wsp:rsid wsp:val=&quot;1036BEF2&quot;/&gt;&lt;wsp:rsid wsp:val=&quot;105189C0&quot;/&gt;&lt;wsp:rsid wsp:val=&quot;105913C2&quot;/&gt;&lt;wsp:rsid wsp:val=&quot;107E4C26&quot;/&gt;&lt;wsp:rsid wsp:val=&quot;108E8EBC&quot;/&gt;&lt;wsp:rsid wsp:val=&quot;10918166&quot;/&gt;&lt;wsp:rsid wsp:val=&quot;109DF415&quot;/&gt;&lt;wsp:rsid wsp:val=&quot;10A2E088&quot;/&gt;&lt;wsp:rsid wsp:val=&quot;10AB1C83&quot;/&gt;&lt;wsp:rsid wsp:val=&quot;10B7F6A4&quot;/&gt;&lt;wsp:rsid wsp:val=&quot;10BABD56&quot;/&gt;&lt;wsp:rsid wsp:val=&quot;10C8D5E7&quot;/&gt;&lt;wsp:rsid wsp:val=&quot;10D77977&quot;/&gt;&lt;wsp:rsid wsp:val=&quot;10DDAD45&quot;/&gt;&lt;wsp:rsid wsp:val=&quot;10FBB693&quot;/&gt;&lt;wsp:rsid wsp:val=&quot;10FE75DA&quot;/&gt;&lt;wsp:rsid wsp:val=&quot;110184B4&quot;/&gt;&lt;wsp:rsid wsp:val=&quot;1101C47D&quot;/&gt;&lt;wsp:rsid wsp:val=&quot;1106784D&quot;/&gt;&lt;wsp:rsid wsp:val=&quot;1139006C&quot;/&gt;&lt;wsp:rsid wsp:val=&quot;114053B9&quot;/&gt;&lt;wsp:rsid wsp:val=&quot;114179ED&quot;/&gt;&lt;wsp:rsid wsp:val=&quot;1147A886&quot;/&gt;&lt;wsp:rsid wsp:val=&quot;114EBCDA&quot;/&gt;&lt;wsp:rsid wsp:val=&quot;1152CA51&quot;/&gt;&lt;wsp:rsid wsp:val=&quot;115AB760&quot;/&gt;&lt;wsp:rsid wsp:val=&quot;116A273F&quot;/&gt;&lt;wsp:rsid wsp:val=&quot;1170940D&quot;/&gt;&lt;wsp:rsid wsp:val=&quot;1179F9AD&quot;/&gt;&lt;wsp:rsid wsp:val=&quot;117AC36F&quot;/&gt;&lt;wsp:rsid wsp:val=&quot;1183740E&quot;/&gt;&lt;wsp:rsid wsp:val=&quot;119A650F&quot;/&gt;&lt;wsp:rsid wsp:val=&quot;119C77B1&quot;/&gt;&lt;wsp:rsid wsp:val=&quot;11A21AFC&quot;/&gt;&lt;wsp:rsid wsp:val=&quot;11A8475A&quot;/&gt;&lt;wsp:rsid wsp:val=&quot;11AC0588&quot;/&gt;&lt;wsp:rsid wsp:val=&quot;11AF94B1&quot;/&gt;&lt;wsp:rsid wsp:val=&quot;11B37A4A&quot;/&gt;&lt;wsp:rsid wsp:val=&quot;11BC9A5F&quot;/&gt;&lt;wsp:rsid wsp:val=&quot;11C4EB91&quot;/&gt;&lt;wsp:rsid wsp:val=&quot;11D43F8C&quot;/&gt;&lt;wsp:rsid wsp:val=&quot;11D7A47D&quot;/&gt;&lt;wsp:rsid wsp:val=&quot;11DC1F4A&quot;/&gt;&lt;wsp:rsid wsp:val=&quot;11E89B8E&quot;/&gt;&lt;wsp:rsid wsp:val=&quot;11EA55A1&quot;/&gt;&lt;wsp:rsid wsp:val=&quot;11F00AF0&quot;/&gt;&lt;wsp:rsid wsp:val=&quot;120AE29B&quot;/&gt;&lt;wsp:rsid wsp:val=&quot;120FDAC8&quot;/&gt;&lt;wsp:rsid wsp:val=&quot;12138A5A&quot;/&gt;&lt;wsp:rsid wsp:val=&quot;12159432&quot;/&gt;&lt;wsp:rsid wsp:val=&quot;121B47F8&quot;/&gt;&lt;wsp:rsid wsp:val=&quot;121D27C4&quot;/&gt;&lt;wsp:rsid wsp:val=&quot;12264D1E&quot;/&gt;&lt;wsp:rsid wsp:val=&quot;122963D1&quot;/&gt;&lt;wsp:rsid wsp:val=&quot;123ECD95&quot;/&gt;&lt;wsp:rsid wsp:val=&quot;1242DD65&quot;/&gt;&lt;wsp:rsid wsp:val=&quot;1245EE8E&quot;/&gt;&lt;wsp:rsid wsp:val=&quot;1263412C&quot;/&gt;&lt;wsp:rsid wsp:val=&quot;12658F8B&quot;/&gt;&lt;wsp:rsid wsp:val=&quot;1270D22A&quot;/&gt;&lt;wsp:rsid wsp:val=&quot;127634F8&quot;/&gt;&lt;wsp:rsid wsp:val=&quot;1285B25E&quot;/&gt;&lt;wsp:rsid wsp:val=&quot;1294BF17&quot;/&gt;&lt;wsp:rsid wsp:val=&quot;12B075E0&quot;/&gt;&lt;wsp:rsid wsp:val=&quot;12B1CCEC&quot;/&gt;&lt;wsp:rsid wsp:val=&quot;12B3225B&quot;/&gt;&lt;wsp:rsid wsp:val=&quot;12DD1E1E&quot;/&gt;&lt;wsp:rsid wsp:val=&quot;12E78003&quot;/&gt;&lt;wsp:rsid wsp:val=&quot;1305F41A&quot;/&gt;&lt;wsp:rsid wsp:val=&quot;132A01FF&quot;/&gt;&lt;wsp:rsid wsp:val=&quot;13353F66&quot;/&gt;&lt;wsp:rsid wsp:val=&quot;1338DED7&quot;/&gt;&lt;wsp:rsid wsp:val=&quot;133DF3A7&quot;/&gt;&lt;wsp:rsid wsp:val=&quot;136AA973&quot;/&gt;&lt;wsp:rsid wsp:val=&quot;1370D161&quot;/&gt;&lt;wsp:rsid wsp:val=&quot;1377EFAB&quot;/&gt;&lt;wsp:rsid wsp:val=&quot;137AE06E&quot;/&gt;&lt;wsp:rsid wsp:val=&quot;13C144D1&quot;/&gt;&lt;wsp:rsid wsp:val=&quot;13C1CE03&quot;/&gt;&lt;wsp:rsid wsp:val=&quot;13CFBFA0&quot;/&gt;&lt;wsp:rsid wsp:val=&quot;13D35570&quot;/&gt;&lt;wsp:rsid wsp:val=&quot;13E88430&quot;/&gt;&lt;wsp:rsid wsp:val=&quot;13F19272&quot;/&gt;&lt;wsp:rsid wsp:val=&quot;13F96E80&quot;/&gt;&lt;wsp:rsid wsp:val=&quot;13F971DA&quot;/&gt;&lt;wsp:rsid wsp:val=&quot;14044506&quot;/&gt;&lt;wsp:rsid wsp:val=&quot;140959C8&quot;/&gt;&lt;wsp:rsid wsp:val=&quot;140A1284&quot;/&gt;&lt;wsp:rsid wsp:val=&quot;140A2432&quot;/&gt;&lt;wsp:rsid wsp:val=&quot;1412AF24&quot;/&gt;&lt;wsp:rsid wsp:val=&quot;14141F17&quot;/&gt;&lt;wsp:rsid wsp:val=&quot;1418AE5E&quot;/&gt;&lt;wsp:rsid wsp:val=&quot;141BE150&quot;/&gt;&lt;wsp:rsid wsp:val=&quot;141C8891&quot;/&gt;&lt;wsp:rsid wsp:val=&quot;14232550&quot;/&gt;&lt;wsp:rsid wsp:val=&quot;1427450D&quot;/&gt;&lt;wsp:rsid wsp:val=&quot;142B8BD5&quot;/&gt;&lt;wsp:rsid wsp:val=&quot;14308F78&quot;/&gt;&lt;wsp:rsid wsp:val=&quot;1439C442&quot;/&gt;&lt;wsp:rsid wsp:val=&quot;143CE616&quot;/&gt;&lt;wsp:rsid wsp:val=&quot;146825EB&quot;/&gt;&lt;wsp:rsid wsp:val=&quot;146D5DCB&quot;/&gt;&lt;wsp:rsid wsp:val=&quot;1482C941&quot;/&gt;&lt;wsp:rsid wsp:val=&quot;148405FE&quot;/&gt;&lt;wsp:rsid wsp:val=&quot;148DCF42&quot;/&gt;&lt;wsp:rsid wsp:val=&quot;149216DC&quot;/&gt;&lt;wsp:rsid wsp:val=&quot;149A71F3&quot;/&gt;&lt;wsp:rsid wsp:val=&quot;149C5544&quot;/&gt;&lt;wsp:rsid wsp:val=&quot;149ED12B&quot;/&gt;&lt;wsp:rsid wsp:val=&quot;14A32BFF&quot;/&gt;&lt;wsp:rsid wsp:val=&quot;14A3613C&quot;/&gt;&lt;wsp:rsid wsp:val=&quot;14A7BC4E&quot;/&gt;&lt;wsp:rsid wsp:val=&quot;14A9D93F&quot;/&gt;&lt;wsp:rsid wsp:val=&quot;14AECBE7&quot;/&gt;&lt;wsp:rsid wsp:val=&quot;14C14D19&quot;/&gt;&lt;wsp:rsid wsp:val=&quot;14D6392B&quot;/&gt;&lt;wsp:rsid wsp:val=&quot;14D717D6&quot;/&gt;&lt;wsp:rsid wsp:val=&quot;14E35A59&quot;/&gt;&lt;wsp:rsid wsp:val=&quot;150338C6&quot;/&gt;&lt;wsp:rsid wsp:val=&quot;150AA2F2&quot;/&gt;&lt;wsp:rsid wsp:val=&quot;150DA6A5&quot;/&gt;&lt;wsp:rsid wsp:val=&quot;1510B88A&quot;/&gt;&lt;wsp:rsid wsp:val=&quot;15122C75&quot;/&gt;&lt;wsp:rsid wsp:val=&quot;151FA016&quot;/&gt;&lt;wsp:rsid wsp:val=&quot;1524C061&quot;/&gt;&lt;wsp:rsid wsp:val=&quot;1553A6BD&quot;/&gt;&lt;wsp:rsid wsp:val=&quot;1554F43F&quot;/&gt;&lt;wsp:rsid wsp:val=&quot;1566AB7D&quot;/&gt;&lt;wsp:rsid wsp:val=&quot;15715B3D&quot;/&gt;&lt;wsp:rsid wsp:val=&quot;15780A55&quot;/&gt;&lt;wsp:rsid wsp:val=&quot;157DD876&quot;/&gt;&lt;wsp:rsid wsp:val=&quot;15925CB9&quot;/&gt;&lt;wsp:rsid wsp:val=&quot;15937C72&quot;/&gt;&lt;wsp:rsid wsp:val=&quot;1595AB20&quot;/&gt;&lt;wsp:rsid wsp:val=&quot;1596D54C&quot;/&gt;&lt;wsp:rsid wsp:val=&quot;1597BAFC&quot;/&gt;&lt;wsp:rsid wsp:val=&quot;159926A5&quot;/&gt;&lt;wsp:rsid wsp:val=&quot;15A02818&quot;/&gt;&lt;wsp:rsid wsp:val=&quot;15AD0AB3&quot;/&gt;&lt;wsp:rsid wsp:val=&quot;15B769DA&quot;/&gt;&lt;wsp:rsid wsp:val=&quot;15BBB3F8&quot;/&gt;&lt;wsp:rsid wsp:val=&quot;15ED2E69&quot;/&gt;&lt;wsp:rsid wsp:val=&quot;15EF4F7C&quot;/&gt;&lt;wsp:rsid wsp:val=&quot;160F15A2&quot;/&gt;&lt;wsp:rsid wsp:val=&quot;160FE214&quot;/&gt;&lt;wsp:rsid wsp:val=&quot;1613787F&quot;/&gt;&lt;wsp:rsid wsp:val=&quot;16288B42&quot;/&gt;&lt;wsp:rsid wsp:val=&quot;16429F88&quot;/&gt;&lt;wsp:rsid wsp:val=&quot;1646ABFD&quot;/&gt;&lt;wsp:rsid wsp:val=&quot;16551867&quot;/&gt;&lt;wsp:rsid wsp:val=&quot;167803A0&quot;/&gt;&lt;wsp:rsid wsp:val=&quot;16788FF5&quot;/&gt;&lt;wsp:rsid wsp:val=&quot;167A273C&quot;/&gt;&lt;wsp:rsid wsp:val=&quot;168003F1&quot;/&gt;&lt;wsp:rsid wsp:val=&quot;16847971&quot;/&gt;&lt;wsp:rsid wsp:val=&quot;168E9537&quot;/&gt;&lt;wsp:rsid wsp:val=&quot;16952BE3&quot;/&gt;&lt;wsp:rsid wsp:val=&quot;16987555&quot;/&gt;&lt;wsp:rsid wsp:val=&quot;169E1000&quot;/&gt;&lt;wsp:rsid wsp:val=&quot;16A25596&quot;/&gt;&lt;wsp:rsid wsp:val=&quot;16A4ECFF&quot;/&gt;&lt;wsp:rsid wsp:val=&quot;16A75313&quot;/&gt;&lt;wsp:rsid wsp:val=&quot;16B8E59E&quot;/&gt;&lt;wsp:rsid wsp:val=&quot;16BAAE82&quot;/&gt;&lt;wsp:rsid wsp:val=&quot;16C6E4E3&quot;/&gt;&lt;wsp:rsid wsp:val=&quot;16CD3B63&quot;/&gt;&lt;wsp:rsid wsp:val=&quot;16D6A3E3&quot;/&gt;&lt;wsp:rsid wsp:val=&quot;16E0C9C8&quot;/&gt;&lt;wsp:rsid wsp:val=&quot;16E9E3EE&quot;/&gt;&lt;wsp:rsid wsp:val=&quot;16EF69D6&quot;/&gt;&lt;wsp:rsid wsp:val=&quot;170830EC&quot;/&gt;&lt;wsp:rsid wsp:val=&quot;170A83F6&quot;/&gt;&lt;wsp:rsid wsp:val=&quot;170B1B6E&quot;/&gt;&lt;wsp:rsid wsp:val=&quot;170D1CB2&quot;/&gt;&lt;wsp:rsid wsp:val=&quot;171CF474&quot;/&gt;&lt;wsp:rsid wsp:val=&quot;171D9367&quot;/&gt;&lt;wsp:rsid wsp:val=&quot;17286718&quot;/&gt;&lt;wsp:rsid wsp:val=&quot;172DFEA7&quot;/&gt;&lt;wsp:rsid wsp:val=&quot;172ECE1D&quot;/&gt;&lt;wsp:rsid wsp:val=&quot;172FB384&quot;/&gt;&lt;wsp:rsid wsp:val=&quot;1746F65A&quot;/&gt;&lt;wsp:rsid wsp:val=&quot;174D6CD3&quot;/&gt;&lt;wsp:rsid wsp:val=&quot;175918CE&quot;/&gt;&lt;wsp:rsid wsp:val=&quot;175AC612&quot;/&gt;&lt;wsp:rsid wsp:val=&quot;1777E4E0&quot;/&gt;&lt;wsp:rsid wsp:val=&quot;1781A7F3&quot;/&gt;&lt;wsp:rsid wsp:val=&quot;1792AE69&quot;/&gt;&lt;wsp:rsid wsp:val=&quot;179F538A&quot;/&gt;&lt;wsp:rsid wsp:val=&quot;17B0FA64&quot;/&gt;&lt;wsp:rsid wsp:val=&quot;17B3839E&quot;/&gt;&lt;wsp:rsid wsp:val=&quot;17BAFBBD&quot;/&gt;&lt;wsp:rsid wsp:val=&quot;17C13C85&quot;/&gt;&lt;wsp:rsid wsp:val=&quot;17CF8FE1&quot;/&gt;&lt;wsp:rsid wsp:val=&quot;17E827D2&quot;/&gt;&lt;wsp:rsid wsp:val=&quot;17E986DE&quot;/&gt;&lt;wsp:rsid wsp:val=&quot;17ED46DD&quot;/&gt;&lt;wsp:rsid wsp:val=&quot;180701DD&quot;/&gt;&lt;wsp:rsid wsp:val=&quot;180CE3A9&quot;/&gt;&lt;wsp:rsid wsp:val=&quot;1818FE18&quot;/&gt;&lt;wsp:rsid wsp:val=&quot;181963BB&quot;/&gt;&lt;wsp:rsid wsp:val=&quot;181DDEF5&quot;/&gt;&lt;wsp:rsid wsp:val=&quot;1824414E&quot;/&gt;&lt;wsp:rsid wsp:val=&quot;18289478&quot;/&gt;&lt;wsp:rsid wsp:val=&quot;182F6098&quot;/&gt;&lt;wsp:rsid wsp:val=&quot;18324510&quot;/&gt;&lt;wsp:rsid wsp:val=&quot;1842B62E&quot;/&gt;&lt;wsp:rsid wsp:val=&quot;184BD3AA&quot;/&gt;&lt;wsp:rsid wsp:val=&quot;184F15F3&quot;/&gt;&lt;wsp:rsid wsp:val=&quot;18564904&quot;/&gt;&lt;wsp:rsid wsp:val=&quot;1858993A&quot;/&gt;&lt;wsp:rsid wsp:val=&quot;1859FB7D&quot;/&gt;&lt;wsp:rsid wsp:val=&quot;185F1802&quot;/&gt;&lt;wsp:rsid wsp:val=&quot;18621993&quot;/&gt;&lt;wsp:rsid wsp:val=&quot;18712897&quot;/&gt;&lt;wsp:rsid wsp:val=&quot;1891138C&quot;/&gt;&lt;wsp:rsid wsp:val=&quot;18AF2654&quot;/&gt;&lt;wsp:rsid wsp:val=&quot;18B6F7B6&quot;/&gt;&lt;wsp:rsid wsp:val=&quot;18BF7815&quot;/&gt;&lt;wsp:rsid wsp:val=&quot;18C20B00&quot;/&gt;&lt;wsp:rsid wsp:val=&quot;18C92BDE&quot;/&gt;&lt;wsp:rsid wsp:val=&quot;18CD40A9&quot;/&gt;&lt;wsp:rsid wsp:val=&quot;18D1D0D6&quot;/&gt;&lt;wsp:rsid wsp:val=&quot;18DCFE24&quot;/&gt;&lt;wsp:rsid wsp:val=&quot;18EB1065&quot;/&gt;&lt;wsp:rsid wsp:val=&quot;18F14ACD&quot;/&gt;&lt;wsp:rsid wsp:val=&quot;18F82567&quot;/&gt;&lt;wsp:rsid wsp:val=&quot;18FEED7D&quot;/&gt;&lt;wsp:rsid wsp:val=&quot;190E4DBD&quot;/&gt;&lt;wsp:rsid wsp:val=&quot;19121487&quot;/&gt;&lt;wsp:rsid wsp:val=&quot;191827DA&quot;/&gt;&lt;wsp:rsid wsp:val=&quot;1918FD29&quot;/&gt;&lt;wsp:rsid wsp:val=&quot;19224A80&quot;/&gt;&lt;wsp:rsid wsp:val=&quot;1932214C&quot;/&gt;&lt;wsp:rsid wsp:val=&quot;194164D6&quot;/&gt;&lt;wsp:rsid wsp:val=&quot;194C5FA2&quot;/&gt;&lt;wsp:rsid wsp:val=&quot;194E8AB1&quot;/&gt;&lt;wsp:rsid wsp:val=&quot;194F53FF&quot;/&gt;&lt;wsp:rsid wsp:val=&quot;1958D450&quot;/&gt;&lt;wsp:rsid wsp:val=&quot;197E01EF&quot;/&gt;&lt;wsp:rsid wsp:val=&quot;198A3D39&quot;/&gt;&lt;wsp:rsid wsp:val=&quot;19A12DAC&quot;/&gt;&lt;wsp:rsid wsp:val=&quot;19A8B40A&quot;/&gt;&lt;wsp:rsid wsp:val=&quot;19AB3C7C&quot;/&gt;&lt;wsp:rsid wsp:val=&quot;19AE3B9D&quot;/&gt;&lt;wsp:rsid wsp:val=&quot;19C98617&quot;/&gt;&lt;wsp:rsid wsp:val=&quot;19DED358&quot;/&gt;&lt;wsp:rsid wsp:val=&quot;19EAE617&quot;/&gt;&lt;wsp:rsid wsp:val=&quot;1A08582C&quot;/&gt;&lt;wsp:rsid wsp:val=&quot;1A097072&quot;/&gt;&lt;wsp:rsid wsp:val=&quot;1A2A6000&quot;/&gt;&lt;wsp:rsid wsp:val=&quot;1A2BF7BB&quot;/&gt;&lt;wsp:rsid wsp:val=&quot;1A2F039A&quot;/&gt;&lt;wsp:rsid wsp:val=&quot;1A327F89&quot;/&gt;&lt;wsp:rsid wsp:val=&quot;1A3C0B2F&quot;/&gt;&lt;wsp:rsid wsp:val=&quot;1A413172&quot;/&gt;&lt;wsp:rsid wsp:val=&quot;1A41802B&quot;/&gt;&lt;wsp:rsid wsp:val=&quot;1A52E500&quot;/&gt;&lt;wsp:rsid wsp:val=&quot;1A59FE12&quot;/&gt;&lt;wsp:rsid wsp:val=&quot;1A5C8CB7&quot;/&gt;&lt;wsp:rsid wsp:val=&quot;1A64FC3F&quot;/&gt;&lt;wsp:rsid wsp:val=&quot;1A6518E5&quot;/&gt;&lt;wsp:rsid wsp:val=&quot;1A7FE0C3&quot;/&gt;&lt;wsp:rsid wsp:val=&quot;1A81F0A8&quot;/&gt;&lt;wsp:rsid wsp:val=&quot;1A8BF382&quot;/&gt;&lt;wsp:rsid wsp:val=&quot;1A9B3CD6&quot;/&gt;&lt;wsp:rsid wsp:val=&quot;1A9BE4AD&quot;/&gt;&lt;wsp:rsid wsp:val=&quot;1AB012F1&quot;/&gt;&lt;wsp:rsid wsp:val=&quot;1ABABE27&quot;/&gt;&lt;wsp:rsid wsp:val=&quot;1AC4B604&quot;/&gt;&lt;wsp:rsid wsp:val=&quot;1AC4C0F5&quot;/&gt;&lt;wsp:rsid wsp:val=&quot;1AC519C8&quot;/&gt;&lt;wsp:rsid wsp:val=&quot;1AC6813A&quot;/&gt;&lt;wsp:rsid wsp:val=&quot;1AC91513&quot;/&gt;&lt;wsp:rsid wsp:val=&quot;1AD9BB49&quot;/&gt;&lt;wsp:rsid wsp:val=&quot;1ADCDBBE&quot;/&gt;&lt;wsp:rsid wsp:val=&quot;1AE107DD&quot;/&gt;&lt;wsp:rsid wsp:val=&quot;1AEC447F&quot;/&gt;&lt;wsp:rsid wsp:val=&quot;1AF3908A&quot;/&gt;&lt;wsp:rsid wsp:val=&quot;1AFAB8B0&quot;/&gt;&lt;wsp:rsid wsp:val=&quot;1AFB8718&quot;/&gt;&lt;wsp:rsid wsp:val=&quot;1B055D59&quot;/&gt;&lt;wsp:rsid wsp:val=&quot;1B2C4594&quot;/&gt;&lt;wsp:rsid wsp:val=&quot;1B470CDD&quot;/&gt;&lt;wsp:rsid wsp:val=&quot;1B4B0CF6&quot;/&gt;&lt;wsp:rsid wsp:val=&quot;1B4C0118&quot;/&gt;&lt;wsp:rsid wsp:val=&quot;1B546CDD&quot;/&gt;&lt;wsp:rsid wsp:val=&quot;1B70050C&quot;/&gt;&lt;wsp:rsid wsp:val=&quot;1B830190&quot;/&gt;&lt;wsp:rsid wsp:val=&quot;1B84C7DF&quot;/&gt;&lt;wsp:rsid wsp:val=&quot;1B877582&quot;/&gt;&lt;wsp:rsid wsp:val=&quot;1B944447&quot;/&gt;&lt;wsp:rsid wsp:val=&quot;1BA0D097&quot;/&gt;&lt;wsp:rsid wsp:val=&quot;1BAA7732&quot;/&gt;&lt;wsp:rsid wsp:val=&quot;1BAAA4C0&quot;/&gt;&lt;wsp:rsid wsp:val=&quot;1BB2C896&quot;/&gt;&lt;wsp:rsid wsp:val=&quot;1BC9ACEC&quot;/&gt;&lt;wsp:rsid wsp:val=&quot;1BCC62B4&quot;/&gt;&lt;wsp:rsid wsp:val=&quot;1BD4A68A&quot;/&gt;&lt;wsp:rsid wsp:val=&quot;1BE37A27&quot;/&gt;&lt;wsp:rsid wsp:val=&quot;1BE6D6AE&quot;/&gt;&lt;wsp:rsid wsp:val=&quot;1BE9C993&quot;/&gt;&lt;wsp:rsid wsp:val=&quot;1C015C91&quot;/&gt;&lt;wsp:rsid wsp:val=&quot;1C1C001E&quot;/&gt;&lt;wsp:rsid wsp:val=&quot;1C1E8157&quot;/&gt;&lt;wsp:rsid wsp:val=&quot;1C1F28A7&quot;/&gt;&lt;wsp:rsid wsp:val=&quot;1C414D7D&quot;/&gt;&lt;wsp:rsid wsp:val=&quot;1C430C71&quot;/&gt;&lt;wsp:rsid wsp:val=&quot;1C64713A&quot;/&gt;&lt;wsp:rsid wsp:val=&quot;1C6CB88D&quot;/&gt;&lt;wsp:rsid wsp:val=&quot;1C6D0316&quot;/&gt;&lt;wsp:rsid wsp:val=&quot;1C735A3F&quot;/&gt;&lt;wsp:rsid wsp:val=&quot;1C840064&quot;/&gt;&lt;wsp:rsid wsp:val=&quot;1C9594DA&quot;/&gt;&lt;wsp:rsid wsp:val=&quot;1C95AEED&quot;/&gt;&lt;wsp:rsid wsp:val=&quot;1C975779&quot;/&gt;&lt;wsp:rsid wsp:val=&quot;1C9F47CD&quot;/&gt;&lt;wsp:rsid wsp:val=&quot;1CB4D8B1&quot;/&gt;&lt;wsp:rsid wsp:val=&quot;1CE5F263&quot;/&gt;&lt;wsp:rsid wsp:val=&quot;1CF90615&quot;/&gt;&lt;wsp:rsid wsp:val=&quot;1CFBC247&quot;/&gt;&lt;wsp:rsid wsp:val=&quot;1D0BC280&quot;/&gt;&lt;wsp:rsid wsp:val=&quot;1D0E2FF3&quot;/&gt;&lt;wsp:rsid wsp:val=&quot;1D16E46B&quot;/&gt;&lt;wsp:rsid wsp:val=&quot;1D216C14&quot;/&gt;&lt;wsp:rsid wsp:val=&quot;1D300CC8&quot;/&gt;&lt;wsp:rsid wsp:val=&quot;1D32B5F0&quot;/&gt;&lt;wsp:rsid wsp:val=&quot;1D3A028A&quot;/&gt;&lt;wsp:rsid wsp:val=&quot;1D4A3C78&quot;/&gt;&lt;wsp:rsid wsp:val=&quot;1D50DCEC&quot;/&gt;&lt;wsp:rsid wsp:val=&quot;1D5DBB11&quot;/&gt;&lt;wsp:rsid wsp:val=&quot;1D5EAE2E&quot;/&gt;&lt;wsp:rsid wsp:val=&quot;1D6B29F0&quot;/&gt;&lt;wsp:rsid wsp:val=&quot;1D70F8BE&quot;/&gt;&lt;wsp:rsid wsp:val=&quot;1D7174C4&quot;/&gt;&lt;wsp:rsid wsp:val=&quot;1D8754F8&quot;/&gt;&lt;wsp:rsid wsp:val=&quot;1D9C9D01&quot;/&gt;&lt;wsp:rsid wsp:val=&quot;1DA541F9&quot;/&gt;&lt;wsp:rsid wsp:val=&quot;1DB0DA96&quot;/&gt;&lt;wsp:rsid wsp:val=&quot;1DC227C6&quot;/&gt;&lt;wsp:rsid wsp:val=&quot;1DD74D4E&quot;/&gt;&lt;wsp:rsid wsp:val=&quot;1DDDA60F&quot;/&gt;&lt;wsp:rsid wsp:val=&quot;1DE00327&quot;/&gt;&lt;wsp:rsid wsp:val=&quot;1DE0AF27&quot;/&gt;&lt;wsp:rsid wsp:val=&quot;1DECACE9&quot;/&gt;&lt;wsp:rsid wsp:val=&quot;1E11C701&quot;/&gt;&lt;wsp:rsid wsp:val=&quot;1E23A6E5&quot;/&gt;&lt;wsp:rsid wsp:val=&quot;1E281B35&quot;/&gt;&lt;wsp:rsid wsp:val=&quot;1E3489A8&quot;/&gt;&lt;wsp:rsid wsp:val=&quot;1E3D6F1D&quot;/&gt;&lt;wsp:rsid wsp:val=&quot;1E645FF3&quot;/&gt;&lt;wsp:rsid wsp:val=&quot;1E67EC37&quot;/&gt;&lt;wsp:rsid wsp:val=&quot;1E6B9EB7&quot;/&gt;&lt;wsp:rsid wsp:val=&quot;1E6E3ACA&quot;/&gt;&lt;wsp:rsid wsp:val=&quot;1E7276B3&quot;/&gt;&lt;wsp:rsid wsp:val=&quot;1E7F4AA8&quot;/&gt;&lt;wsp:rsid wsp:val=&quot;1E8995FA&quot;/&gt;&lt;wsp:rsid wsp:val=&quot;1E8F102E&quot;/&gt;&lt;wsp:rsid wsp:val=&quot;1EA5324D&quot;/&gt;&lt;wsp:rsid wsp:val=&quot;1EA77C0A&quot;/&gt;&lt;wsp:rsid wsp:val=&quot;1EAAE261&quot;/&gt;&lt;wsp:rsid wsp:val=&quot;1EB1E7E4&quot;/&gt;&lt;wsp:rsid wsp:val=&quot;1EB2651F&quot;/&gt;&lt;wsp:rsid wsp:val=&quot;1EBCEEE5&quot;/&gt;&lt;wsp:rsid wsp:val=&quot;1EBD3CA0&quot;/&gt;&lt;wsp:rsid wsp:val=&quot;1EC3C239&quot;/&gt;&lt;wsp:rsid wsp:val=&quot;1EC3F783&quot;/&gt;&lt;wsp:rsid wsp:val=&quot;1ECCFD2F&quot;/&gt;&lt;wsp:rsid wsp:val=&quot;1ECE8DF8&quot;/&gt;&lt;wsp:rsid wsp:val=&quot;1ED378F3&quot;/&gt;&lt;wsp:rsid wsp:val=&quot;1ED8F4A2&quot;/&gt;&lt;wsp:rsid wsp:val=&quot;1EDE2540&quot;/&gt;&lt;wsp:rsid wsp:val=&quot;1EDED4CE&quot;/&gt;&lt;wsp:rsid wsp:val=&quot;1EE095E6&quot;/&gt;&lt;wsp:rsid wsp:val=&quot;1EE564A2&quot;/&gt;&lt;wsp:rsid wsp:val=&quot;1EEC7E80&quot;/&gt;&lt;wsp:rsid wsp:val=&quot;1EEEB2EE&quot;/&gt;&lt;wsp:rsid wsp:val=&quot;1EFFE081&quot;/&gt;&lt;wsp:rsid wsp:val=&quot;1F1A58C1&quot;/&gt;&lt;wsp:rsid wsp:val=&quot;1F236542&quot;/&gt;&lt;wsp:rsid wsp:val=&quot;1F24C28C&quot;/&gt;&lt;wsp:rsid wsp:val=&quot;1F26E188&quot;/&gt;&lt;wsp:rsid wsp:val=&quot;1F453086&quot;/&gt;&lt;wsp:rsid wsp:val=&quot;1F5BB0DF&quot;/&gt;&lt;wsp:rsid wsp:val=&quot;1F6B16A6&quot;/&gt;&lt;wsp:rsid wsp:val=&quot;1F6DB30E&quot;/&gt;&lt;wsp:rsid wsp:val=&quot;1F7B1045&quot;/&gt;&lt;wsp:rsid wsp:val=&quot;1F8C67B3&quot;/&gt;&lt;wsp:rsid wsp:val=&quot;1F961A31&quot;/&gt;&lt;wsp:rsid wsp:val=&quot;1F9B2303&quot;/&gt;&lt;wsp:rsid wsp:val=&quot;1FA67F9F&quot;/&gt;&lt;wsp:rsid wsp:val=&quot;1FC5828D&quot;/&gt;&lt;wsp:rsid wsp:val=&quot;1FC6B6B4&quot;/&gt;&lt;wsp:rsid wsp:val=&quot;1FCCB7E7&quot;/&gt;&lt;wsp:rsid wsp:val=&quot;1FD016AC&quot;/&gt;&lt;wsp:rsid wsp:val=&quot;1FEB6B14&quot;/&gt;&lt;wsp:rsid wsp:val=&quot;1FFB4CC5&quot;/&gt;&lt;wsp:rsid wsp:val=&quot;1FFD1995&quot;/&gt;&lt;wsp:rsid wsp:val=&quot;200D1774&quot;/&gt;&lt;wsp:rsid wsp:val=&quot;2017F58E&quot;/&gt;&lt;wsp:rsid wsp:val=&quot;201AADF7&quot;/&gt;&lt;wsp:rsid wsp:val=&quot;201C2C32&quot;/&gt;&lt;wsp:rsid wsp:val=&quot;2027F0EC&quot;/&gt;&lt;wsp:rsid wsp:val=&quot;204E852D&quot;/&gt;&lt;wsp:rsid wsp:val=&quot;20558011&quot;/&gt;&lt;wsp:rsid wsp:val=&quot;20571426&quot;/&gt;&lt;wsp:rsid wsp:val=&quot;20578821&quot;/&gt;&lt;wsp:rsid wsp:val=&quot;20582343&quot;/&gt;&lt;wsp:rsid wsp:val=&quot;2064D711&quot;/&gt;&lt;wsp:rsid wsp:val=&quot;206881B5&quot;/&gt;&lt;wsp:rsid wsp:val=&quot;206BD3F4&quot;/&gt;&lt;wsp:rsid wsp:val=&quot;2076865A&quot;/&gt;&lt;wsp:rsid wsp:val=&quot;207E6B51&quot;/&gt;&lt;wsp:rsid wsp:val=&quot;207E93B5&quot;/&gt;&lt;wsp:rsid wsp:val=&quot;20846EFA&quot;/&gt;&lt;wsp:rsid wsp:val=&quot;20AA75D0&quot;/&gt;&lt;wsp:rsid wsp:val=&quot;20AAF760&quot;/&gt;&lt;wsp:rsid wsp:val=&quot;20B5BEE2&quot;/&gt;&lt;wsp:rsid wsp:val=&quot;20B631D8&quot;/&gt;&lt;wsp:rsid wsp:val=&quot;20B9F4CC&quot;/&gt;&lt;wsp:rsid wsp:val=&quot;20C3BA5E&quot;/&gt;&lt;wsp:rsid wsp:val=&quot;20D4418C&quot;/&gt;&lt;wsp:rsid wsp:val=&quot;20DFBD4E&quot;/&gt;&lt;wsp:rsid wsp:val=&quot;20EF73FC&quot;/&gt;&lt;wsp:rsid wsp:val=&quot;20F3C623&quot;/&gt;&lt;wsp:rsid wsp:val=&quot;20FD1BC1&quot;/&gt;&lt;wsp:rsid wsp:val=&quot;21045ED2&quot;/&gt;&lt;wsp:rsid wsp:val=&quot;2107D3A0&quot;/&gt;&lt;wsp:rsid wsp:val=&quot;210D45BC&quot;/&gt;&lt;wsp:rsid wsp:val=&quot;21104E38&quot;/&gt;&lt;wsp:rsid wsp:val=&quot;2110E64E&quot;/&gt;&lt;wsp:rsid wsp:val=&quot;21158A16&quot;/&gt;&lt;wsp:rsid wsp:val=&quot;214554A9&quot;/&gt;&lt;wsp:rsid wsp:val=&quot;214F27F2&quot;/&gt;&lt;wsp:rsid wsp:val=&quot;2152C5A6&quot;/&gt;&lt;wsp:rsid wsp:val=&quot;2156EB0A&quot;/&gt;&lt;wsp:rsid wsp:val=&quot;2158F9BA&quot;/&gt;&lt;wsp:rsid wsp:val=&quot;21599C96&quot;/&gt;&lt;wsp:rsid wsp:val=&quot;215E241A&quot;/&gt;&lt;wsp:rsid wsp:val=&quot;21606511&quot;/&gt;&lt;wsp:rsid wsp:val=&quot;216BC77D&quot;/&gt;&lt;wsp:rsid wsp:val=&quot;21720A73&quot;/&gt;&lt;wsp:rsid wsp:val=&quot;2174C783&quot;/&gt;&lt;wsp:rsid wsp:val=&quot;21A85E8F&quot;/&gt;&lt;wsp:rsid wsp:val=&quot;21B65CD1&quot;/&gt;&lt;wsp:rsid wsp:val=&quot;21BFCA60&quot;/&gt;&lt;wsp:rsid wsp:val=&quot;21C7D1AE&quot;/&gt;&lt;wsp:rsid wsp:val=&quot;21D65F0E&quot;/&gt;&lt;wsp:rsid wsp:val=&quot;21DB76F9&quot;/&gt;&lt;wsp:rsid wsp:val=&quot;21E2FCE1&quot;/&gt;&lt;wsp:rsid wsp:val=&quot;21EA5D6E&quot;/&gt;&lt;wsp:rsid wsp:val=&quot;21EB5E43&quot;/&gt;&lt;wsp:rsid wsp:val=&quot;21F4F301&quot;/&gt;&lt;wsp:rsid wsp:val=&quot;21F935CF&quot;/&gt;&lt;wsp:rsid wsp:val=&quot;2201D0D2&quot;/&gt;&lt;wsp:rsid wsp:val=&quot;2209978A&quot;/&gt;&lt;wsp:rsid wsp:val=&quot;220DC55D&quot;/&gt;&lt;wsp:rsid wsp:val=&quot;220E33FB&quot;/&gt;&lt;wsp:rsid wsp:val=&quot;220E79A2&quot;/&gt;&lt;wsp:rsid wsp:val=&quot;2211136B&quot;/&gt;&lt;wsp:rsid wsp:val=&quot;221BF468&quot;/&gt;&lt;wsp:rsid wsp:val=&quot;22389768&quot;/&gt;&lt;wsp:rsid wsp:val=&quot;2254C80F&quot;/&gt;&lt;wsp:rsid wsp:val=&quot;22620488&quot;/&gt;&lt;wsp:rsid wsp:val=&quot;22834A90&quot;/&gt;&lt;wsp:rsid wsp:val=&quot;22931B19&quot;/&gt;&lt;wsp:rsid wsp:val=&quot;22A52ECB&quot;/&gt;&lt;wsp:rsid wsp:val=&quot;22C6762C&quot;/&gt;&lt;wsp:rsid wsp:val=&quot;22DC449A&quot;/&gt;&lt;wsp:rsid wsp:val=&quot;22F5B2D3&quot;/&gt;&lt;wsp:rsid wsp:val=&quot;22F88F99&quot;/&gt;&lt;wsp:rsid wsp:val=&quot;2305F755&quot;/&gt;&lt;wsp:rsid wsp:val=&quot;2308781B&quot;/&gt;&lt;wsp:rsid wsp:val=&quot;231AB9A9&quot;/&gt;&lt;wsp:rsid wsp:val=&quot;233E4605&quot;/&gt;&lt;wsp:rsid wsp:val=&quot;2344A736&quot;/&gt;&lt;wsp:rsid wsp:val=&quot;2359748D&quot;/&gt;&lt;wsp:rsid wsp:val=&quot;23632F12&quot;/&gt;&lt;wsp:rsid wsp:val=&quot;23661864&quot;/&gt;&lt;wsp:rsid wsp:val=&quot;2369CDD0&quot;/&gt;&lt;wsp:rsid wsp:val=&quot;2370DD7C&quot;/&gt;&lt;wsp:rsid wsp:val=&quot;23743B5D&quot;/&gt;&lt;wsp:rsid wsp:val=&quot;237F4ED2&quot;/&gt;&lt;wsp:rsid wsp:val=&quot;238283D8&quot;/&gt;&lt;wsp:rsid wsp:val=&quot;23883E5D&quot;/&gt;&lt;wsp:rsid wsp:val=&quot;2389AE43&quot;/&gt;&lt;wsp:rsid wsp:val=&quot;238CA269&quot;/&gt;&lt;wsp:rsid wsp:val=&quot;2394DB3A&quot;/&gt;&lt;wsp:rsid wsp:val=&quot;239BF0B3&quot;/&gt;&lt;wsp:rsid wsp:val=&quot;23B70081&quot;/&gt;&lt;wsp:rsid wsp:val=&quot;23B8D5C5&quot;/&gt;&lt;wsp:rsid wsp:val=&quot;23C03222&quot;/&gt;&lt;wsp:rsid wsp:val=&quot;23CA4A02&quot;/&gt;&lt;wsp:rsid wsp:val=&quot;23D537A1&quot;/&gt;&lt;wsp:rsid wsp:val=&quot;23D7B10D&quot;/&gt;&lt;wsp:rsid wsp:val=&quot;23DFA757&quot;/&gt;&lt;wsp:rsid wsp:val=&quot;23E3C712&quot;/&gt;&lt;wsp:rsid wsp:val=&quot;23EA76D3&quot;/&gt;&lt;wsp:rsid wsp:val=&quot;23EF3C0C&quot;/&gt;&lt;wsp:rsid wsp:val=&quot;23EFD3C5&quot;/&gt;&lt;wsp:rsid wsp:val=&quot;23F60B1C&quot;/&gt;&lt;wsp:rsid wsp:val=&quot;23FECCC2&quot;/&gt;&lt;wsp:rsid wsp:val=&quot;24014443&quot;/&gt;&lt;wsp:rsid wsp:val=&quot;2404A029&quot;/&gt;&lt;wsp:rsid wsp:val=&quot;240F46C2&quot;/&gt;&lt;wsp:rsid wsp:val=&quot;242CD1F1&quot;/&gt;&lt;wsp:rsid wsp:val=&quot;242E0E26&quot;/&gt;&lt;wsp:rsid wsp:val=&quot;2430C216&quot;/&gt;&lt;wsp:rsid wsp:val=&quot;24337F8E&quot;/&gt;&lt;wsp:rsid wsp:val=&quot;2434024F&quot;/&gt;&lt;wsp:rsid wsp:val=&quot;24382754&quot;/&gt;&lt;wsp:rsid wsp:val=&quot;2447639A&quot;/&gt;&lt;wsp:rsid wsp:val=&quot;2455A33D&quot;/&gt;&lt;wsp:rsid wsp:val=&quot;245D4367&quot;/&gt;&lt;wsp:rsid wsp:val=&quot;24770C1D&quot;/&gt;&lt;wsp:rsid wsp:val=&quot;2479F0C2&quot;/&gt;&lt;wsp:rsid wsp:val=&quot;24845699&quot;/&gt;&lt;wsp:rsid wsp:val=&quot;2494C961&quot;/&gt;&lt;wsp:rsid wsp:val=&quot;2496C609&quot;/&gt;&lt;wsp:rsid wsp:val=&quot;249C01B6&quot;/&gt;&lt;wsp:rsid wsp:val=&quot;24A66570&quot;/&gt;&lt;wsp:rsid wsp:val=&quot;24A70584&quot;/&gt;&lt;wsp:rsid wsp:val=&quot;24C79D24&quot;/&gt;&lt;wsp:rsid wsp:val=&quot;24CCA111&quot;/&gt;&lt;wsp:rsid wsp:val=&quot;24D1BC84&quot;/&gt;&lt;wsp:rsid wsp:val=&quot;24DF11E9&quot;/&gt;&lt;wsp:rsid wsp:val=&quot;24E9276B&quot;/&gt;&lt;wsp:rsid wsp:val=&quot;24FCAFE9&quot;/&gt;&lt;wsp:rsid wsp:val=&quot;2501A9B1&quot;/&gt;&lt;wsp:rsid wsp:val=&quot;25059E31&quot;/&gt;&lt;wsp:rsid wsp:val=&quot;2505C0E1&quot;/&gt;&lt;wsp:rsid wsp:val=&quot;25161E6F&quot;/&gt;&lt;wsp:rsid wsp:val=&quot;2519982A&quot;/&gt;&lt;wsp:rsid wsp:val=&quot;25311F67&quot;/&gt;&lt;wsp:rsid wsp:val=&quot;25322FD4&quot;/&gt;&lt;wsp:rsid wsp:val=&quot;25367B2E&quot;/&gt;&lt;wsp:rsid wsp:val=&quot;253C2DCA&quot;/&gt;&lt;wsp:rsid wsp:val=&quot;253CA854&quot;/&gt;&lt;wsp:rsid wsp:val=&quot;2547A957&quot;/&gt;&lt;wsp:rsid wsp:val=&quot;25517000&quot;/&gt;&lt;wsp:rsid wsp:val=&quot;25584C43&quot;/&gt;&lt;wsp:rsid wsp:val=&quot;255E4066&quot;/&gt;&lt;wsp:rsid wsp:val=&quot;25641465&quot;/&gt;&lt;wsp:rsid wsp:val=&quot;2573A491&quot;/&gt;&lt;wsp:rsid wsp:val=&quot;257A9D2D&quot;/&gt;&lt;wsp:rsid wsp:val=&quot;257F372D&quot;/&gt;&lt;wsp:rsid wsp:val=&quot;258687DF&quot;/&gt;&lt;wsp:rsid wsp:val=&quot;258B800D&quot;/&gt;&lt;wsp:rsid wsp:val=&quot;2590DEDF&quot;/&gt;&lt;wsp:rsid wsp:val=&quot;25953300&quot;/&gt;&lt;wsp:rsid wsp:val=&quot;25ACBC2C&quot;/&gt;&lt;wsp:rsid wsp:val=&quot;25DF4376&quot;/&gt;&lt;wsp:rsid wsp:val=&quot;25E5DD03&quot;/&gt;&lt;wsp:rsid wsp:val=&quot;2606692B&quot;/&gt;&lt;wsp:rsid wsp:val=&quot;2608E537&quot;/&gt;&lt;wsp:rsid wsp:val=&quot;2612B4C3&quot;/&gt;&lt;wsp:rsid wsp:val=&quot;2615C123&quot;/&gt;&lt;wsp:rsid wsp:val=&quot;26188E48&quot;/&gt;&lt;wsp:rsid wsp:val=&quot;2631926F&quot;/&gt;&lt;wsp:rsid wsp:val=&quot;2639B0AC&quot;/&gt;&lt;wsp:rsid wsp:val=&quot;264D1AA9&quot;/&gt;&lt;wsp:rsid wsp:val=&quot;26514127&quot;/&gt;&lt;wsp:rsid wsp:val=&quot;265212AD&quot;/&gt;&lt;wsp:rsid wsp:val=&quot;265352D1&quot;/&gt;&lt;wsp:rsid wsp:val=&quot;2655BAAD&quot;/&gt;&lt;wsp:rsid wsp:val=&quot;26605A40&quot;/&gt;&lt;wsp:rsid wsp:val=&quot;2664603B&quot;/&gt;&lt;wsp:rsid wsp:val=&quot;266BF2CF&quot;/&gt;&lt;wsp:rsid wsp:val=&quot;267F09D1&quot;/&gt;&lt;wsp:rsid wsp:val=&quot;26800474&quot;/&gt;&lt;wsp:rsid wsp:val=&quot;268D2666&quot;/&gt;&lt;wsp:rsid wsp:val=&quot;26910C3D&quot;/&gt;&lt;wsp:rsid wsp:val=&quot;2691555B&quot;/&gt;&lt;wsp:rsid wsp:val=&quot;2691F485&quot;/&gt;&lt;wsp:rsid wsp:val=&quot;26A3C083&quot;/&gt;&lt;wsp:rsid wsp:val=&quot;26BDC6B1&quot;/&gt;&lt;wsp:rsid wsp:val=&quot;26C73A2F&quot;/&gt;&lt;wsp:rsid wsp:val=&quot;26C9A266&quot;/&gt;&lt;wsp:rsid wsp:val=&quot;26CD4F08&quot;/&gt;&lt;wsp:rsid wsp:val=&quot;26D6F6EE&quot;/&gt;&lt;wsp:rsid wsp:val=&quot;26DDBA88&quot;/&gt;&lt;wsp:rsid wsp:val=&quot;26E7A7B9&quot;/&gt;&lt;wsp:rsid wsp:val=&quot;26F07687&quot;/&gt;&lt;wsp:rsid wsp:val=&quot;26F64DC8&quot;/&gt;&lt;wsp:rsid wsp:val=&quot;26FDDC08&quot;/&gt;&lt;wsp:rsid wsp:val=&quot;2716DEE5&quot;/&gt;&lt;wsp:rsid wsp:val=&quot;27176E96&quot;/&gt;&lt;wsp:rsid wsp:val=&quot;2724042D&quot;/&gt;&lt;wsp:rsid wsp:val=&quot;2724EF4C&quot;/&gt;&lt;wsp:rsid wsp:val=&quot;27254BB7&quot;/&gt;&lt;wsp:rsid wsp:val=&quot;272DCB42&quot;/&gt;&lt;wsp:rsid wsp:val=&quot;273C901C&quot;/&gt;&lt;wsp:rsid wsp:val=&quot;273CFC36&quot;/&gt;&lt;wsp:rsid wsp:val=&quot;27461D5E&quot;/&gt;&lt;wsp:rsid wsp:val=&quot;274C0B09&quot;/&gt;&lt;wsp:rsid wsp:val=&quot;27516AD2&quot;/&gt;&lt;wsp:rsid wsp:val=&quot;276B8962&quot;/&gt;&lt;wsp:rsid wsp:val=&quot;277C3E6B&quot;/&gt;&lt;wsp:rsid wsp:val=&quot;277EA951&quot;/&gt;&lt;wsp:rsid wsp:val=&quot;278327C2&quot;/&gt;&lt;wsp:rsid wsp:val=&quot;2798AEF7&quot;/&gt;&lt;wsp:rsid wsp:val=&quot;27995F7C&quot;/&gt;&lt;wsp:rsid wsp:val=&quot;27A20663&quot;/&gt;&lt;wsp:rsid wsp:val=&quot;27A2398C&quot;/&gt;&lt;wsp:rsid wsp:val=&quot;27AC0604&quot;/&gt;&lt;wsp:rsid wsp:val=&quot;27AFB5BD&quot;/&gt;&lt;wsp:rsid wsp:val=&quot;27B114DA&quot;/&gt;&lt;wsp:rsid wsp:val=&quot;27B2F0E8&quot;/&gt;&lt;wsp:rsid wsp:val=&quot;27FA4637&quot;/&gt;&lt;wsp:rsid wsp:val=&quot;280A58B8&quot;/&gt;&lt;wsp:rsid wsp:val=&quot;28109A41&quot;/&gt;&lt;wsp:rsid wsp:val=&quot;283720E5&quot;/&gt;&lt;wsp:rsid wsp:val=&quot;283846C5&quot;/&gt;&lt;wsp:rsid wsp:val=&quot;283E5B22&quot;/&gt;&lt;wsp:rsid wsp:val=&quot;28504627&quot;/&gt;&lt;wsp:rsid wsp:val=&quot;2853F23B&quot;/&gt;&lt;wsp:rsid wsp:val=&quot;2861CC50&quot;/&gt;&lt;wsp:rsid wsp:val=&quot;2876D039&quot;/&gt;&lt;wsp:rsid wsp:val=&quot;287B9010&quot;/&gt;&lt;wsp:rsid wsp:val=&quot;288910C2&quot;/&gt;&lt;wsp:rsid wsp:val=&quot;288C46E8&quot;/&gt;&lt;wsp:rsid wsp:val=&quot;28A8F111&quot;/&gt;&lt;wsp:rsid wsp:val=&quot;28AD59ED&quot;/&gt;&lt;wsp:rsid wsp:val=&quot;28B062E9&quot;/&gt;&lt;wsp:rsid wsp:val=&quot;28B7C0F6&quot;/&gt;&lt;wsp:rsid wsp:val=&quot;28C44FBF&quot;/&gt;&lt;wsp:rsid wsp:val=&quot;28CBA0BF&quot;/&gt;&lt;wsp:rsid wsp:val=&quot;28CD1B80&quot;/&gt;&lt;wsp:rsid wsp:val=&quot;28CD3829&quot;/&gt;&lt;wsp:rsid wsp:val=&quot;28E3646A&quot;/&gt;&lt;wsp:rsid wsp:val=&quot;28F2911E&quot;/&gt;&lt;wsp:rsid wsp:val=&quot;291734F7&quot;/&gt;&lt;wsp:rsid wsp:val=&quot;29236BBB&quot;/&gt;&lt;wsp:rsid wsp:val=&quot;292E5382&quot;/&gt;&lt;wsp:rsid wsp:val=&quot;29391DA4&quot;/&gt;&lt;wsp:rsid wsp:val=&quot;29394325&quot;/&gt;&lt;wsp:rsid wsp:val=&quot;293A8B97&quot;/&gt;&lt;wsp:rsid wsp:val=&quot;295870CD&quot;/&gt;&lt;wsp:rsid wsp:val=&quot;2962F1F8&quot;/&gt;&lt;wsp:rsid wsp:val=&quot;296613B8&quot;/&gt;&lt;wsp:rsid wsp:val=&quot;297DDCBE&quot;/&gt;&lt;wsp:rsid wsp:val=&quot;2984EC73&quot;/&gt;&lt;wsp:rsid wsp:val=&quot;298C261F&quot;/&gt;&lt;wsp:rsid wsp:val=&quot;2993EBA5&quot;/&gt;&lt;wsp:rsid wsp:val=&quot;299964C3&quot;/&gt;&lt;wsp:rsid wsp:val=&quot;29AA7AB9&quot;/&gt;&lt;wsp:rsid wsp:val=&quot;29B56518&quot;/&gt;&lt;wsp:rsid wsp:val=&quot;29BF93D4&quot;/&gt;&lt;wsp:rsid wsp:val=&quot;29C6C55A&quot;/&gt;&lt;wsp:rsid wsp:val=&quot;29D90F54&quot;/&gt;&lt;wsp:rsid wsp:val=&quot;29F50CC7&quot;/&gt;&lt;wsp:rsid wsp:val=&quot;29F8BF29&quot;/&gt;&lt;wsp:rsid wsp:val=&quot;2A04749C&quot;/&gt;&lt;wsp:rsid wsp:val=&quot;2A165FB0&quot;/&gt;&lt;wsp:rsid wsp:val=&quot;2A2B0223&quot;/&gt;&lt;wsp:rsid wsp:val=&quot;2A4B4716&quot;/&gt;&lt;wsp:rsid wsp:val=&quot;2A56768C&quot;/&gt;&lt;wsp:rsid wsp:val=&quot;2A5CA4F8&quot;/&gt;&lt;wsp:rsid wsp:val=&quot;2A66F3A3&quot;/&gt;&lt;wsp:rsid wsp:val=&quot;2A6E08C2&quot;/&gt;&lt;wsp:rsid wsp:val=&quot;2A6FCC41&quot;/&gt;&lt;wsp:rsid wsp:val=&quot;2A75316E&quot;/&gt;&lt;wsp:rsid wsp:val=&quot;2A79F5F3&quot;/&gt;&lt;wsp:rsid wsp:val=&quot;2A7F0E40&quot;/&gt;&lt;wsp:rsid wsp:val=&quot;2A8B5C39&quot;/&gt;&lt;wsp:rsid wsp:val=&quot;2A937F80&quot;/&gt;&lt;wsp:rsid wsp:val=&quot;2AA0686C&quot;/&gt;&lt;wsp:rsid wsp:val=&quot;2AACE6B1&quot;/&gt;&lt;wsp:rsid wsp:val=&quot;2AD2D434&quot;/&gt;&lt;wsp:rsid wsp:val=&quot;2AF547FD&quot;/&gt;&lt;wsp:rsid wsp:val=&quot;2AF85B47&quot;/&gt;&lt;wsp:rsid wsp:val=&quot;2AFEDF42&quot;/&gt;&lt;wsp:rsid wsp:val=&quot;2B0D95C3&quot;/&gt;&lt;wsp:rsid wsp:val=&quot;2B0DD31C&quot;/&gt;&lt;wsp:rsid wsp:val=&quot;2B21D4D0&quot;/&gt;&lt;wsp:rsid wsp:val=&quot;2B350D16&quot;/&gt;&lt;wsp:rsid wsp:val=&quot;2B3B0221&quot;/&gt;&lt;wsp:rsid wsp:val=&quot;2B49C182&quot;/&gt;&lt;wsp:rsid wsp:val=&quot;2B77E14F&quot;/&gt;&lt;wsp:rsid wsp:val=&quot;2B800F42&quot;/&gt;&lt;wsp:rsid wsp:val=&quot;2B9D0F89&quot;/&gt;&lt;wsp:rsid wsp:val=&quot;2BAC9EA7&quot;/&gt;&lt;wsp:rsid wsp:val=&quot;2BB0C7CA&quot;/&gt;&lt;wsp:rsid wsp:val=&quot;2BC4C728&quot;/&gt;&lt;wsp:rsid wsp:val=&quot;2BC88871&quot;/&gt;&lt;wsp:rsid wsp:val=&quot;2BCAED78&quot;/&gt;&lt;wsp:rsid wsp:val=&quot;2BCF1C96&quot;/&gt;&lt;wsp:rsid wsp:val=&quot;2BDB1972&quot;/&gt;&lt;wsp:rsid wsp:val=&quot;2BE4A74A&quot;/&gt;&lt;wsp:rsid wsp:val=&quot;2C0038E7&quot;/&gt;&lt;wsp:rsid wsp:val=&quot;2C00E2B6&quot;/&gt;&lt;wsp:rsid wsp:val=&quot;2C068E24&quot;/&gt;&lt;wsp:rsid wsp:val=&quot;2C07A6E9&quot;/&gt;&lt;wsp:rsid wsp:val=&quot;2C098F16&quot;/&gt;&lt;wsp:rsid wsp:val=&quot;2C1DEF37&quot;/&gt;&lt;wsp:rsid wsp:val=&quot;2C24FE5D&quot;/&gt;&lt;wsp:rsid wsp:val=&quot;2C2F9291&quot;/&gt;&lt;wsp:rsid wsp:val=&quot;2C4E2D20&quot;/&gt;&lt;wsp:rsid wsp:val=&quot;2C658523&quot;/&gt;&lt;wsp:rsid wsp:val=&quot;2C75AAAF&quot;/&gt;&lt;wsp:rsid wsp:val=&quot;2C828363&quot;/&gt;&lt;wsp:rsid wsp:val=&quot;2C91DBE6&quot;/&gt;&lt;wsp:rsid wsp:val=&quot;2CA504A6&quot;/&gt;&lt;wsp:rsid wsp:val=&quot;2CA537D1&quot;/&gt;&lt;wsp:rsid wsp:val=&quot;2CAA4D6D&quot;/&gt;&lt;wsp:rsid wsp:val=&quot;2CC39146&quot;/&gt;&lt;wsp:rsid wsp:val=&quot;2CC7D2A6&quot;/&gt;&lt;wsp:rsid wsp:val=&quot;2CE4134B&quot;/&gt;&lt;wsp:rsid wsp:val=&quot;2CF76CE3&quot;/&gt;&lt;wsp:rsid wsp:val=&quot;2CFC927A&quot;/&gt;&lt;wsp:rsid wsp:val=&quot;2D1D26BF&quot;/&gt;&lt;wsp:rsid wsp:val=&quot;2D25AC12&quot;/&gt;&lt;wsp:rsid wsp:val=&quot;2D2A74E5&quot;/&gt;&lt;wsp:rsid wsp:val=&quot;2D2E4E4C&quot;/&gt;&lt;wsp:rsid wsp:val=&quot;2D34F5BB&quot;/&gt;&lt;wsp:rsid wsp:val=&quot;2D6517D0&quot;/&gt;&lt;wsp:rsid wsp:val=&quot;2D66802F&quot;/&gt;&lt;wsp:rsid wsp:val=&quot;2D6765DF&quot;/&gt;&lt;wsp:rsid wsp:val=&quot;2D695A2F&quot;/&gt;&lt;wsp:rsid wsp:val=&quot;2D6A0EFF&quot;/&gt;&lt;wsp:rsid wsp:val=&quot;2D6B3E98&quot;/&gt;&lt;wsp:rsid wsp:val=&quot;2D6B9639&quot;/&gt;&lt;wsp:rsid wsp:val=&quot;2D706DA5&quot;/&gt;&lt;wsp:rsid wsp:val=&quot;2D78E930&quot;/&gt;&lt;wsp:rsid wsp:val=&quot;2D88C81A&quot;/&gt;&lt;wsp:rsid wsp:val=&quot;2D8ADBD0&quot;/&gt;&lt;wsp:rsid wsp:val=&quot;2DAE9B72&quot;/&gt;&lt;wsp:rsid wsp:val=&quot;2DAF8276&quot;/&gt;&lt;wsp:rsid wsp:val=&quot;2DAFC6AF&quot;/&gt;&lt;wsp:rsid wsp:val=&quot;2DD27FA1&quot;/&gt;&lt;wsp:rsid wsp:val=&quot;2DD95805&quot;/&gt;&lt;wsp:rsid wsp:val=&quot;2DDF768F&quot;/&gt;&lt;wsp:rsid wsp:val=&quot;2DE9E448&quot;/&gt;&lt;wsp:rsid wsp:val=&quot;2DEE92F5&quot;/&gt;&lt;wsp:rsid wsp:val=&quot;2E018FEF&quot;/&gt;&lt;wsp:rsid wsp:val=&quot;2E0F59E6&quot;/&gt;&lt;wsp:rsid wsp:val=&quot;2E149DA7&quot;/&gt;&lt;wsp:rsid wsp:val=&quot;2E20D308&quot;/&gt;&lt;wsp:rsid wsp:val=&quot;2E228881&quot;/&gt;&lt;wsp:rsid wsp:val=&quot;2E2D7B25&quot;/&gt;&lt;wsp:rsid wsp:val=&quot;2E42D6B0&quot;/&gt;&lt;wsp:rsid wsp:val=&quot;2E494A66&quot;/&gt;&lt;wsp:rsid wsp:val=&quot;2E5A7528&quot;/&gt;&lt;wsp:rsid wsp:val=&quot;2E65B3CC&quot;/&gt;&lt;wsp:rsid wsp:val=&quot;2E6AB6CF&quot;/&gt;&lt;wsp:rsid wsp:val=&quot;2E815189&quot;/&gt;&lt;wsp:rsid wsp:val=&quot;2E9EF453&quot;/&gt;&lt;wsp:rsid wsp:val=&quot;2EAF97B2&quot;/&gt;&lt;wsp:rsid wsp:val=&quot;2EB90B4F&quot;/&gt;&lt;wsp:rsid wsp:val=&quot;2EC669A3&quot;/&gt;&lt;wsp:rsid wsp:val=&quot;2ECDA754&quot;/&gt;&lt;wsp:rsid wsp:val=&quot;2ED21DC4&quot;/&gt;&lt;wsp:rsid wsp:val=&quot;2ED23D8A&quot;/&gt;&lt;wsp:rsid wsp:val=&quot;2EE148C9&quot;/&gt;&lt;wsp:rsid wsp:val=&quot;2EECE15E&quot;/&gt;&lt;wsp:rsid wsp:val=&quot;2EF6B862&quot;/&gt;&lt;wsp:rsid wsp:val=&quot;2F0F4782&quot;/&gt;&lt;wsp:rsid wsp:val=&quot;2F22BF5D&quot;/&gt;&lt;wsp:rsid wsp:val=&quot;2F275C72&quot;/&gt;&lt;wsp:rsid wsp:val=&quot;2F2A589C&quot;/&gt;&lt;wsp:rsid wsp:val=&quot;2F35501B&quot;/&gt;&lt;wsp:rsid wsp:val=&quot;2F3945D9&quot;/&gt;&lt;wsp:rsid wsp:val=&quot;2F5A2503&quot;/&gt;&lt;wsp:rsid wsp:val=&quot;2F5F1677&quot;/&gt;&lt;wsp:rsid wsp:val=&quot;2F60B83E&quot;/&gt;&lt;wsp:rsid wsp:val=&quot;2F65615B&quot;/&gt;&lt;wsp:rsid wsp:val=&quot;2F669719&quot;/&gt;&lt;wsp:rsid wsp:val=&quot;2F703541&quot;/&gt;&lt;wsp:rsid wsp:val=&quot;2F8A0229&quot;/&gt;&lt;wsp:rsid wsp:val=&quot;2F986DBC&quot;/&gt;&lt;wsp:rsid wsp:val=&quot;2F9B0251&quot;/&gt;&lt;wsp:rsid wsp:val=&quot;2FA0DFDC&quot;/&gt;&lt;wsp:rsid wsp:val=&quot;2FAA7A19&quot;/&gt;&lt;wsp:rsid wsp:val=&quot;2FBF4C58&quot;/&gt;&lt;wsp:rsid wsp:val=&quot;2FC7E911&quot;/&gt;&lt;wsp:rsid wsp:val=&quot;2FD029DC&quot;/&gt;&lt;wsp:rsid wsp:val=&quot;2FE791DE&quot;/&gt;&lt;wsp:rsid wsp:val=&quot;2FE95AA0&quot;/&gt;&lt;wsp:rsid wsp:val=&quot;2FF36EF2&quot;/&gt;&lt;wsp:rsid wsp:val=&quot;3010BB8F&quot;/&gt;&lt;wsp:rsid wsp:val=&quot;3019FAD4&quot;/&gt;&lt;wsp:rsid wsp:val=&quot;302A304D&quot;/&gt;&lt;wsp:rsid wsp:val=&quot;30376E23&quot;/&gt;&lt;wsp:rsid wsp:val=&quot;3039D2EA&quot;/&gt;&lt;wsp:rsid wsp:val=&quot;30496D07&quot;/&gt;&lt;wsp:rsid wsp:val=&quot;3064B0D7&quot;/&gt;&lt;wsp:rsid wsp:val=&quot;306E8420&quot;/&gt;&lt;wsp:rsid wsp:val=&quot;30721D20&quot;/&gt;&lt;wsp:rsid wsp:val=&quot;30764D18&quot;/&gt;&lt;wsp:rsid wsp:val=&quot;307912F5&quot;/&gt;&lt;wsp:rsid wsp:val=&quot;30899F65&quot;/&gt;&lt;wsp:rsid wsp:val=&quot;30966F3E&quot;/&gt;&lt;wsp:rsid wsp:val=&quot;30975BC2&quot;/&gt;&lt;wsp:rsid wsp:val=&quot;30A2AEC9&quot;/&gt;&lt;wsp:rsid wsp:val=&quot;30AC5F86&quot;/&gt;&lt;wsp:rsid wsp:val=&quot;30AF2CFB&quot;/&gt;&lt;wsp:rsid wsp:val=&quot;30B617EB&quot;/&gt;&lt;wsp:rsid wsp:val=&quot;30B6C16B&quot;/&gt;&lt;wsp:rsid wsp:val=&quot;30BEDC06&quot;/&gt;&lt;wsp:rsid wsp:val=&quot;30C19E09&quot;/&gt;&lt;wsp:rsid wsp:val=&quot;30C926F4&quot;/&gt;&lt;wsp:rsid wsp:val=&quot;30CBC0B1&quot;/&gt;&lt;wsp:rsid wsp:val=&quot;30CC1A4C&quot;/&gt;&lt;wsp:rsid wsp:val=&quot;31008247&quot;/&gt;&lt;wsp:rsid wsp:val=&quot;3102B81A&quot;/&gt;&lt;wsp:rsid wsp:val=&quot;31070069&quot;/&gt;&lt;wsp:rsid wsp:val=&quot;31100062&quot;/&gt;&lt;wsp:rsid wsp:val=&quot;311E9B37&quot;/&gt;&lt;wsp:rsid wsp:val=&quot;3120B0F6&quot;/&gt;&lt;wsp:rsid wsp:val=&quot;312CCB94&quot;/&gt;&lt;wsp:rsid wsp:val=&quot;312ECA5E&quot;/&gt;&lt;wsp:rsid wsp:val=&quot;3132B8E0&quot;/&gt;&lt;wsp:rsid wsp:val=&quot;3136E8FB&quot;/&gt;&lt;wsp:rsid wsp:val=&quot;3145B6A2&quot;/&gt;&lt;wsp:rsid wsp:val=&quot;314C36B5&quot;/&gt;&lt;wsp:rsid wsp:val=&quot;31580DA1&quot;/&gt;&lt;wsp:rsid wsp:val=&quot;315873CA&quot;/&gt;&lt;wsp:rsid wsp:val=&quot;31621B43&quot;/&gt;&lt;wsp:rsid wsp:val=&quot;317F3EB4&quot;/&gt;&lt;wsp:rsid wsp:val=&quot;31849D02&quot;/&gt;&lt;wsp:rsid wsp:val=&quot;31C6ED79&quot;/&gt;&lt;wsp:rsid wsp:val=&quot;31CB4A18&quot;/&gt;&lt;wsp:rsid wsp:val=&quot;31CC150B&quot;/&gt;&lt;wsp:rsid wsp:val=&quot;31DF2D33&quot;/&gt;&lt;wsp:rsid wsp:val=&quot;31E53D68&quot;/&gt;&lt;wsp:rsid wsp:val=&quot;31E6764F&quot;/&gt;&lt;wsp:rsid wsp:val=&quot;31EF8F4C&quot;/&gt;&lt;wsp:rsid wsp:val=&quot;31FE7D80&quot;/&gt;&lt;wsp:rsid wsp:val=&quot;3204B2EA&quot;/&gt;&lt;wsp:rsid wsp:val=&quot;320881F3&quot;/&gt;&lt;wsp:rsid wsp:val=&quot;320AB5D4&quot;/&gt;&lt;wsp:rsid wsp:val=&quot;3210EC07&quot;/&gt;&lt;wsp:rsid wsp:val=&quot;32240D9E&quot;/&gt;&lt;wsp:rsid wsp:val=&quot;32267BF3&quot;/&gt;&lt;wsp:rsid wsp:val=&quot;322F1ED5&quot;/&gt;&lt;wsp:rsid wsp:val=&quot;32310175&quot;/&gt;&lt;wsp:rsid wsp:val=&quot;32563261&quot;/&gt;&lt;wsp:rsid wsp:val=&quot;325B86FC&quot;/&gt;&lt;wsp:rsid wsp:val=&quot;32635CB9&quot;/&gt;&lt;wsp:rsid wsp:val=&quot;32637ADB&quot;/&gt;&lt;wsp:rsid wsp:val=&quot;326C3AF0&quot;/&gt;&lt;wsp:rsid wsp:val=&quot;326F9EBB&quot;/&gt;&lt;wsp:rsid wsp:val=&quot;32A1E962&quot;/&gt;&lt;wsp:rsid wsp:val=&quot;32B16746&quot;/&gt;&lt;wsp:rsid wsp:val=&quot;32B23B50&quot;/&gt;&lt;wsp:rsid wsp:val=&quot;32B82641&quot;/&gt;&lt;wsp:rsid wsp:val=&quot;32C218C6&quot;/&gt;&lt;wsp:rsid wsp:val=&quot;32C3E174&quot;/&gt;&lt;wsp:rsid wsp:val=&quot;32C4600B&quot;/&gt;&lt;wsp:rsid wsp:val=&quot;32D781F6&quot;/&gt;&lt;wsp:rsid wsp:val=&quot;32DA034C&quot;/&gt;&lt;wsp:rsid wsp:val=&quot;32E0CAEE&quot;/&gt;&lt;wsp:rsid wsp:val=&quot;32EE2B0F&quot;/&gt;&lt;wsp:rsid wsp:val=&quot;32F11DDA&quot;/&gt;&lt;wsp:rsid wsp:val=&quot;32F3B2D0&quot;/&gt;&lt;wsp:rsid wsp:val=&quot;32F541DC&quot;/&gt;&lt;wsp:rsid wsp:val=&quot;32F6102F&quot;/&gt;&lt;wsp:rsid wsp:val=&quot;32F71142&quot;/&gt;&lt;wsp:rsid wsp:val=&quot;32FA57BF&quot;/&gt;&lt;wsp:rsid wsp:val=&quot;33034879&quot;/&gt;&lt;wsp:rsid wsp:val=&quot;33126453&quot;/&gt;&lt;wsp:rsid wsp:val=&quot;3318E073&quot;/&gt;&lt;wsp:rsid wsp:val=&quot;332854FA&quot;/&gt;&lt;wsp:rsid wsp:val=&quot;332BA9B6&quot;/&gt;&lt;wsp:rsid wsp:val=&quot;33330EB2&quot;/&gt;&lt;wsp:rsid wsp:val=&quot;33422D7F&quot;/&gt;&lt;wsp:rsid wsp:val=&quot;3349BAFF&quot;/&gt;&lt;wsp:rsid wsp:val=&quot;334EA2B1&quot;/&gt;&lt;wsp:rsid wsp:val=&quot;335A2045&quot;/&gt;&lt;wsp:rsid wsp:val=&quot;335CD98C&quot;/&gt;&lt;wsp:rsid wsp:val=&quot;3362BDDA&quot;/&gt;&lt;wsp:rsid wsp:val=&quot;336B533B&quot;/&gt;&lt;wsp:rsid wsp:val=&quot;3370291A&quot;/&gt;&lt;wsp:rsid wsp:val=&quot;33703012&quot;/&gt;&lt;wsp:rsid wsp:val=&quot;3370EE9D&quot;/&gt;&lt;wsp:rsid wsp:val=&quot;33792476&quot;/&gt;&lt;wsp:rsid wsp:val=&quot;338EB1EE&quot;/&gt;&lt;wsp:rsid wsp:val=&quot;339C5199&quot;/&gt;&lt;wsp:rsid wsp:val=&quot;339D4A46&quot;/&gt;&lt;wsp:rsid wsp:val=&quot;33A9BE4C&quot;/&gt;&lt;wsp:rsid wsp:val=&quot;33B86E6C&quot;/&gt;&lt;wsp:rsid wsp:val=&quot;33EB2948&quot;/&gt;&lt;wsp:rsid wsp:val=&quot;33FFB5B8&quot;/&gt;&lt;wsp:rsid wsp:val=&quot;340086BF&quot;/&gt;&lt;wsp:rsid wsp:val=&quot;340FD379&quot;/&gt;&lt;wsp:rsid wsp:val=&quot;3429EFD5&quot;/&gt;&lt;wsp:rsid wsp:val=&quot;3457F7D7&quot;/&gt;&lt;wsp:rsid wsp:val=&quot;345B542B&quot;/&gt;&lt;wsp:rsid wsp:val=&quot;3462AF77&quot;/&gt;&lt;wsp:rsid wsp:val=&quot;346B6D54&quot;/&gt;&lt;wsp:rsid wsp:val=&quot;34718779&quot;/&gt;&lt;wsp:rsid wsp:val=&quot;347931EE&quot;/&gt;&lt;wsp:rsid wsp:val=&quot;3496264B&quot;/&gt;&lt;wsp:rsid wsp:val=&quot;34CF20FC&quot;/&gt;&lt;wsp:rsid wsp:val=&quot;34DDE599&quot;/&gt;&lt;wsp:rsid wsp:val=&quot;34EC1980&quot;/&gt;&lt;wsp:rsid wsp:val=&quot;350DC37E&quot;/&gt;&lt;wsp:rsid wsp:val=&quot;3519AAE9&quot;/&gt;&lt;wsp:rsid wsp:val=&quot;35234715&quot;/&gt;&lt;wsp:rsid wsp:val=&quot;35273518&quot;/&gt;&lt;wsp:rsid wsp:val=&quot;3530EF26&quot;/&gt;&lt;wsp:rsid wsp:val=&quot;3549203B&quot;/&gt;&lt;wsp:rsid wsp:val=&quot;354C3B5F&quot;/&gt;&lt;wsp:rsid wsp:val=&quot;355A86D9&quot;/&gt;&lt;wsp:rsid wsp:val=&quot;355B4D7A&quot;/&gt;&lt;wsp:rsid wsp:val=&quot;355C813C&quot;/&gt;&lt;wsp:rsid wsp:val=&quot;3580D904&quot;/&gt;&lt;wsp:rsid wsp:val=&quot;3589F323&quot;/&gt;&lt;wsp:rsid wsp:val=&quot;35912AF6&quot;/&gt;&lt;wsp:rsid wsp:val=&quot;359B27E5&quot;/&gt;&lt;wsp:rsid wsp:val=&quot;359C7640&quot;/&gt;&lt;wsp:rsid wsp:val=&quot;35AC97D9&quot;/&gt;&lt;wsp:rsid wsp:val=&quot;35B0085C&quot;/&gt;&lt;wsp:rsid wsp:val=&quot;35BEB08D&quot;/&gt;&lt;wsp:rsid wsp:val=&quot;35C5C036&quot;/&gt;&lt;wsp:rsid wsp:val=&quot;35CE7C60&quot;/&gt;&lt;wsp:rsid wsp:val=&quot;35D326DB&quot;/&gt;&lt;wsp:rsid wsp:val=&quot;35D71000&quot;/&gt;&lt;wsp:rsid wsp:val=&quot;35DC2511&quot;/&gt;&lt;wsp:rsid wsp:val=&quot;35DEAD83&quot;/&gt;&lt;wsp:rsid wsp:val=&quot;35E2D870&quot;/&gt;&lt;wsp:rsid wsp:val=&quot;3607C2BF&quot;/&gt;&lt;wsp:rsid wsp:val=&quot;36190F2C&quot;/&gt;&lt;wsp:rsid wsp:val=&quot;361A9AF4&quot;/&gt;&lt;wsp:rsid wsp:val=&quot;3620712C&quot;/&gt;&lt;wsp:rsid wsp:val=&quot;3631F6AC&quot;/&gt;&lt;wsp:rsid wsp:val=&quot;3639F8FF&quot;/&gt;&lt;wsp:rsid wsp:val=&quot;3643EFC9&quot;/&gt;&lt;wsp:rsid wsp:val=&quot;36614D92&quot;/&gt;&lt;wsp:rsid wsp:val=&quot;3662F51B&quot;/&gt;&lt;wsp:rsid wsp:val=&quot;367DD204&quot;/&gt;&lt;wsp:rsid wsp:val=&quot;367E7754&quot;/&gt;&lt;wsp:rsid wsp:val=&quot;3686316B&quot;/&gt;&lt;wsp:rsid wsp:val=&quot;368653B2&quot;/&gt;&lt;wsp:rsid wsp:val=&quot;36B21534&quot;/&gt;&lt;wsp:rsid wsp:val=&quot;36B810CB&quot;/&gt;&lt;wsp:rsid wsp:val=&quot;36C19F02&quot;/&gt;&lt;wsp:rsid wsp:val=&quot;36C62558&quot;/&gt;&lt;wsp:rsid wsp:val=&quot;36D730B1&quot;/&gt;&lt;wsp:rsid wsp:val=&quot;36E155EF&quot;/&gt;&lt;wsp:rsid wsp:val=&quot;36FB9A48&quot;/&gt;&lt;wsp:rsid wsp:val=&quot;370E87D7&quot;/&gt;&lt;wsp:rsid wsp:val=&quot;370FB627&quot;/&gt;&lt;wsp:rsid wsp:val=&quot;37104FE8&quot;/&gt;&lt;wsp:rsid wsp:val=&quot;371189C8&quot;/&gt;&lt;wsp:rsid wsp:val=&quot;3712FAA5&quot;/&gt;&lt;wsp:rsid wsp:val=&quot;37135237&quot;/&gt;&lt;wsp:rsid wsp:val=&quot;3718316B&quot;/&gt;&lt;wsp:rsid wsp:val=&quot;3740DF36&quot;/&gt;&lt;wsp:rsid wsp:val=&quot;37471BC6&quot;/&gt;&lt;wsp:rsid wsp:val=&quot;37501116&quot;/&gt;&lt;wsp:rsid wsp:val=&quot;375426DA&quot;/&gt;&lt;wsp:rsid wsp:val=&quot;37619097&quot;/&gt;&lt;wsp:rsid wsp:val=&quot;3762F9C9&quot;/&gt;&lt;wsp:rsid wsp:val=&quot;376ACB05&quot;/&gt;&lt;wsp:rsid wsp:val=&quot;3772A109&quot;/&gt;&lt;wsp:rsid wsp:val=&quot;377B2B01&quot;/&gt;&lt;wsp:rsid wsp:val=&quot;37941B36&quot;/&gt;&lt;wsp:rsid wsp:val=&quot;37A27C13&quot;/&gt;&lt;wsp:rsid wsp:val=&quot;37B4090D&quot;/&gt;&lt;wsp:rsid wsp:val=&quot;37BCC593&quot;/&gt;&lt;wsp:rsid wsp:val=&quot;37BF2801&quot;/&gt;&lt;wsp:rsid wsp:val=&quot;37D710E4&quot;/&gt;&lt;wsp:rsid wsp:val=&quot;37F18325&quot;/&gt;&lt;wsp:rsid wsp:val=&quot;37F8172A&quot;/&gt;&lt;wsp:rsid wsp:val=&quot;380A3FE6&quot;/&gt;&lt;wsp:rsid wsp:val=&quot;380B3FFD&quot;/&gt;&lt;wsp:rsid wsp:val=&quot;3823BA42&quot;/&gt;&lt;wsp:rsid wsp:val=&quot;382D31D5&quot;/&gt;&lt;wsp:rsid wsp:val=&quot;383F60BC&quot;/&gt;&lt;wsp:rsid wsp:val=&quot;387FB28C&quot;/&gt;&lt;wsp:rsid wsp:val=&quot;387FD77D&quot;/&gt;&lt;wsp:rsid wsp:val=&quot;3891DFDC&quot;/&gt;&lt;wsp:rsid wsp:val=&quot;38AAB380&quot;/&gt;&lt;wsp:rsid wsp:val=&quot;38ADFE55&quot;/&gt;&lt;wsp:rsid wsp:val=&quot;38AE30BF&quot;/&gt;&lt;wsp:rsid wsp:val=&quot;38D6FCB3&quot;/&gt;&lt;wsp:rsid wsp:val=&quot;38E24367&quot;/&gt;&lt;wsp:rsid wsp:val=&quot;38ED6B12&quot;/&gt;&lt;wsp:rsid wsp:val=&quot;38FB6378&quot;/&gt;&lt;wsp:rsid wsp:val=&quot;38FBAC8B&quot;/&gt;&lt;wsp:rsid wsp:val=&quot;390626A1&quot;/&gt;&lt;wsp:rsid wsp:val=&quot;391491FB&quot;/&gt;&lt;wsp:rsid wsp:val=&quot;39164E45&quot;/&gt;&lt;wsp:rsid wsp:val=&quot;391FCAB1&quot;/&gt;&lt;wsp:rsid wsp:val=&quot;3934BD0B&quot;/&gt;&lt;wsp:rsid wsp:val=&quot;393EDE77&quot;/&gt;&lt;wsp:rsid wsp:val=&quot;394944D0&quot;/&gt;&lt;wsp:rsid wsp:val=&quot;395C57D2&quot;/&gt;&lt;wsp:rsid wsp:val=&quot;39651274&quot;/&gt;&lt;wsp:rsid wsp:val=&quot;3966EC74&quot;/&gt;&lt;wsp:rsid wsp:val=&quot;3968F3F3&quot;/&gt;&lt;wsp:rsid wsp:val=&quot;3972423F&quot;/&gt;&lt;wsp:rsid wsp:val=&quot;3972EDAF&quot;/&gt;&lt;wsp:rsid wsp:val=&quot;39B61816&quot;/&gt;&lt;wsp:rsid wsp:val=&quot;39B872DC&quot;/&gt;&lt;wsp:rsid wsp:val=&quot;39BFA048&quot;/&gt;&lt;wsp:rsid wsp:val=&quot;39C79B0E&quot;/&gt;&lt;wsp:rsid wsp:val=&quot;39EA0E14&quot;/&gt;&lt;wsp:rsid wsp:val=&quot;39EA9AA9&quot;/&gt;&lt;wsp:rsid wsp:val=&quot;39EC852D&quot;/&gt;&lt;wsp:rsid wsp:val=&quot;39FE15DE&quot;/&gt;&lt;wsp:rsid wsp:val=&quot;3A03E3CE&quot;/&gt;&lt;wsp:rsid wsp:val=&quot;3A0B73FD&quot;/&gt;&lt;wsp:rsid wsp:val=&quot;3A0ECDC8&quot;/&gt;&lt;wsp:rsid wsp:val=&quot;3A165F93&quot;/&gt;&lt;wsp:rsid wsp:val=&quot;3A1E1636&quot;/&gt;&lt;wsp:rsid wsp:val=&quot;3A4022DC&quot;/&gt;&lt;wsp:rsid wsp:val=&quot;3A447254&quot;/&gt;&lt;wsp:rsid wsp:val=&quot;3A58E104&quot;/&gt;&lt;wsp:rsid wsp:val=&quot;3A67BE48&quot;/&gt;&lt;wsp:rsid wsp:val=&quot;3A71D9A9&quot;/&gt;&lt;wsp:rsid wsp:val=&quot;3A78FDC9&quot;/&gt;&lt;wsp:rsid wsp:val=&quot;3A8A8BDF&quot;/&gt;&lt;wsp:rsid wsp:val=&quot;3A8F1698&quot;/&gt;&lt;wsp:rsid wsp:val=&quot;3A92364A&quot;/&gt;&lt;wsp:rsid wsp:val=&quot;3A9D2DAB&quot;/&gt;&lt;wsp:rsid wsp:val=&quot;3AA697FE&quot;/&gt;&lt;wsp:rsid wsp:val=&quot;3AAA41CB&quot;/&gt;&lt;wsp:rsid wsp:val=&quot;3AB98DE6&quot;/&gt;&lt;wsp:rsid wsp:val=&quot;3AD08F04&quot;/&gt;&lt;wsp:rsid wsp:val=&quot;3AD852F2&quot;/&gt;&lt;wsp:rsid wsp:val=&quot;3AFAD5A1&quot;/&gt;&lt;wsp:rsid wsp:val=&quot;3B040A72&quot;/&gt;&lt;wsp:rsid wsp:val=&quot;3B0B2536&quot;/&gt;&lt;wsp:rsid wsp:val=&quot;3B21BAD2&quot;/&gt;&lt;wsp:rsid wsp:val=&quot;3B25EFC2&quot;/&gt;&lt;wsp:rsid wsp:val=&quot;3B28E1E2&quot;/&gt;&lt;wsp:rsid wsp:val=&quot;3B573CAF&quot;/&gt;&lt;wsp:rsid wsp:val=&quot;3B5E6278&quot;/&gt;&lt;wsp:rsid wsp:val=&quot;3B78A4AB&quot;/&gt;&lt;wsp:rsid wsp:val=&quot;3B7D5939&quot;/&gt;&lt;wsp:rsid wsp:val=&quot;3B7EC31A&quot;/&gt;&lt;wsp:rsid wsp:val=&quot;3B8BADF6&quot;/&gt;&lt;wsp:rsid wsp:val=&quot;3BA8D8A3&quot;/&gt;&lt;wsp:rsid wsp:val=&quot;3BAB9770&quot;/&gt;&lt;wsp:rsid wsp:val=&quot;3BCA98AE&quot;/&gt;&lt;wsp:rsid wsp:val=&quot;3BCF38BC&quot;/&gt;&lt;wsp:rsid wsp:val=&quot;3BD13DDB&quot;/&gt;&lt;wsp:rsid wsp:val=&quot;3BD78CD7&quot;/&gt;&lt;wsp:rsid wsp:val=&quot;3BEF122D&quot;/&gt;&lt;wsp:rsid wsp:val=&quot;3BF896EC&quot;/&gt;&lt;wsp:rsid wsp:val=&quot;3BF9FBCB&quot;/&gt;&lt;wsp:rsid wsp:val=&quot;3C00EE61&quot;/&gt;&lt;wsp:rsid wsp:val=&quot;3C134CC7&quot;/&gt;&lt;wsp:rsid wsp:val=&quot;3C185E58&quot;/&gt;&lt;wsp:rsid wsp:val=&quot;3C4B614F&quot;/&gt;&lt;wsp:rsid wsp:val=&quot;3C54BC60&quot;/&gt;&lt;wsp:rsid wsp:val=&quot;3C677D10&quot;/&gt;&lt;wsp:rsid wsp:val=&quot;3C72C04F&quot;/&gt;&lt;wsp:rsid wsp:val=&quot;3C86575E&quot;/&gt;&lt;wsp:rsid wsp:val=&quot;3C8CDDF9&quot;/&gt;&lt;wsp:rsid wsp:val=&quot;3C9C968E&quot;/&gt;&lt;wsp:rsid wsp:val=&quot;3CA2D5AC&quot;/&gt;&lt;wsp:rsid wsp:val=&quot;3CAF55BE&quot;/&gt;&lt;wsp:rsid wsp:val=&quot;3CB178BD&quot;/&gt;&lt;wsp:rsid wsp:val=&quot;3CB22E6A&quot;/&gt;&lt;wsp:rsid wsp:val=&quot;3CBDF456&quot;/&gt;&lt;wsp:rsid wsp:val=&quot;3CD870C7&quot;/&gt;&lt;wsp:rsid wsp:val=&quot;3CDFE246&quot;/&gt;&lt;wsp:rsid wsp:val=&quot;3CED3705&quot;/&gt;&lt;wsp:rsid wsp:val=&quot;3D11556B&quot;/&gt;&lt;wsp:rsid wsp:val=&quot;3D16FCA6&quot;/&gt;&lt;wsp:rsid wsp:val=&quot;3D20A6E5&quot;/&gt;&lt;wsp:rsid wsp:val=&quot;3D25C250&quot;/&gt;&lt;wsp:rsid wsp:val=&quot;3D334F4F&quot;/&gt;&lt;wsp:rsid wsp:val=&quot;3D373D50&quot;/&gt;&lt;wsp:rsid wsp:val=&quot;3D436B53&quot;/&gt;&lt;wsp:rsid wsp:val=&quot;3D51CD02&quot;/&gt;&lt;wsp:rsid wsp:val=&quot;3D5CAB14&quot;/&gt;&lt;wsp:rsid wsp:val=&quot;3D689E03&quot;/&gt;&lt;wsp:rsid wsp:val=&quot;3D707565&quot;/&gt;&lt;wsp:rsid wsp:val=&quot;3D793332&quot;/&gt;&lt;wsp:rsid wsp:val=&quot;3D7F916C&quot;/&gt;&lt;wsp:rsid wsp:val=&quot;3D805F49&quot;/&gt;&lt;wsp:rsid wsp:val=&quot;3D86894D&quot;/&gt;&lt;wsp:rsid wsp:val=&quot;3D87FE86&quot;/&gt;&lt;wsp:rsid wsp:val=&quot;3D97ACAA&quot;/&gt;&lt;wsp:rsid wsp:val=&quot;3DB0AE79&quot;/&gt;&lt;wsp:rsid wsp:val=&quot;3DBE845B&quot;/&gt;&lt;wsp:rsid wsp:val=&quot;3DC76E76&quot;/&gt;&lt;wsp:rsid wsp:val=&quot;3DCEF97B&quot;/&gt;&lt;wsp:rsid wsp:val=&quot;3DE821C2&quot;/&gt;&lt;wsp:rsid wsp:val=&quot;3DE9BF68&quot;/&gt;&lt;wsp:rsid wsp:val=&quot;3E073F7E&quot;/&gt;&lt;wsp:rsid wsp:val=&quot;3E0840EA&quot;/&gt;&lt;wsp:rsid wsp:val=&quot;3E0C3B95&quot;/&gt;&lt;wsp:rsid wsp:val=&quot;3E10988C&quot;/&gt;&lt;wsp:rsid wsp:val=&quot;3E124F9A&quot;/&gt;&lt;wsp:rsid wsp:val=&quot;3E1D2E98&quot;/&gt;&lt;wsp:rsid wsp:val=&quot;3E285B5D&quot;/&gt;&lt;wsp:rsid wsp:val=&quot;3E2F85F0&quot;/&gt;&lt;wsp:rsid wsp:val=&quot;3E37D8AA&quot;/&gt;&lt;wsp:rsid wsp:val=&quot;3E398A3B&quot;/&gt;&lt;wsp:rsid wsp:val=&quot;3E3B3626&quot;/&gt;&lt;wsp:rsid wsp:val=&quot;3E3D0891&quot;/&gt;&lt;wsp:rsid wsp:val=&quot;3E4E0D59&quot;/&gt;&lt;wsp:rsid wsp:val=&quot;3E569F7A&quot;/&gt;&lt;wsp:rsid wsp:val=&quot;3E652209&quot;/&gt;&lt;wsp:rsid wsp:val=&quot;3E6D8567&quot;/&gt;&lt;wsp:rsid wsp:val=&quot;3E824E3A&quot;/&gt;&lt;wsp:rsid wsp:val=&quot;3E898939&quot;/&gt;&lt;wsp:rsid wsp:val=&quot;3E8B859E&quot;/&gt;&lt;wsp:rsid wsp:val=&quot;3E96A5FB&quot;/&gt;&lt;wsp:rsid wsp:val=&quot;3EA4E85D&quot;/&gt;&lt;wsp:rsid wsp:val=&quot;3EA5CA07&quot;/&gt;&lt;wsp:rsid wsp:val=&quot;3EB83558&quot;/&gt;&lt;wsp:rsid wsp:val=&quot;3EBF300A&quot;/&gt;&lt;wsp:rsid wsp:val=&quot;3EC293F4&quot;/&gt;&lt;wsp:rsid wsp:val=&quot;3EC4D545&quot;/&gt;&lt;wsp:rsid wsp:val=&quot;3EDC7219&quot;/&gt;&lt;wsp:rsid wsp:val=&quot;3EDD15C2&quot;/&gt;&lt;wsp:rsid wsp:val=&quot;3EDF239B&quot;/&gt;&lt;wsp:rsid wsp:val=&quot;3EE51106&quot;/&gt;&lt;wsp:rsid wsp:val=&quot;3EF3FB6B&quot;/&gt;&lt;wsp:rsid wsp:val=&quot;3F022EF3&quot;/&gt;&lt;wsp:rsid wsp:val=&quot;3F0BBDDF&quot;/&gt;&lt;wsp:rsid wsp:val=&quot;3F1CD52B&quot;/&gt;&lt;wsp:rsid wsp:val=&quot;3F22070E&quot;/&gt;&lt;wsp:rsid wsp:val=&quot;3F29705D&quot;/&gt;&lt;wsp:rsid wsp:val=&quot;3F2DDA27&quot;/&gt;&lt;wsp:rsid wsp:val=&quot;3F65203E&quot;/&gt;&lt;wsp:rsid wsp:val=&quot;3F65F247&quot;/&gt;&lt;wsp:rsid wsp:val=&quot;3F78DFB8&quot;/&gt;&lt;wsp:rsid wsp:val=&quot;3F8CB2C3&quot;/&gt;&lt;wsp:rsid wsp:val=&quot;3F8D080C&quot;/&gt;&lt;wsp:rsid wsp:val=&quot;3FA7E946&quot;/&gt;&lt;wsp:rsid wsp:val=&quot;3FB7222A&quot;/&gt;&lt;wsp:rsid wsp:val=&quot;3FBDB666&quot;/&gt;&lt;wsp:rsid wsp:val=&quot;3FC4A810&quot;/&gt;&lt;wsp:rsid wsp:val=&quot;3FC7B685&quot;/&gt;&lt;wsp:rsid wsp:val=&quot;3FD2EE8A&quot;/&gt;&lt;wsp:rsid wsp:val=&quot;3FE11F1C&quot;/&gt;&lt;wsp:rsid wsp:val=&quot;4003AAB2&quot;/&gt;&lt;wsp:rsid wsp:val=&quot;40047225&quot;/&gt;&lt;wsp:rsid wsp:val=&quot;40068CC4&quot;/&gt;&lt;wsp:rsid wsp:val=&quot;400ECBF3&quot;/&gt;&lt;wsp:rsid wsp:val=&quot;40174385&quot;/&gt;&lt;wsp:rsid wsp:val=&quot;402E3172&quot;/&gt;&lt;wsp:rsid wsp:val=&quot;40402B5B&quot;/&gt;&lt;wsp:rsid wsp:val=&quot;4055F221&quot;/&gt;&lt;wsp:rsid wsp:val=&quot;4059EB12&quot;/&gt;&lt;wsp:rsid wsp:val=&quot;409D7ADD&quot;/&gt;&lt;wsp:rsid wsp:val=&quot;40ABBB75&quot;/&gt;&lt;wsp:rsid wsp:val=&quot;40AD59E9&quot;/&gt;&lt;wsp:rsid wsp:val=&quot;40B54760&quot;/&gt;&lt;wsp:rsid wsp:val=&quot;40BADC08&quot;/&gt;&lt;wsp:rsid wsp:val=&quot;40C71000&quot;/&gt;&lt;wsp:rsid wsp:val=&quot;40CE5807&quot;/&gt;&lt;wsp:rsid wsp:val=&quot;40D90AD0&quot;/&gt;&lt;wsp:rsid wsp:val=&quot;40D951BD&quot;/&gt;&lt;wsp:rsid wsp:val=&quot;40DAE098&quot;/&gt;&lt;wsp:rsid wsp:val=&quot;40DD4EC6&quot;/&gt;&lt;wsp:rsid wsp:val=&quot;40E329D4&quot;/&gt;&lt;wsp:rsid wsp:val=&quot;40F79D6F&quot;/&gt;&lt;wsp:rsid wsp:val=&quot;41228F1A&quot;/&gt;&lt;wsp:rsid wsp:val=&quot;4126C53E&quot;/&gt;&lt;wsp:rsid wsp:val=&quot;41465D96&quot;/&gt;&lt;wsp:rsid wsp:val=&quot;4146D983&quot;/&gt;&lt;wsp:rsid wsp:val=&quot;41541A3C&quot;/&gt;&lt;wsp:rsid wsp:val=&quot;41546936&quot;/&gt;&lt;wsp:rsid wsp:val=&quot;4170AF09&quot;/&gt;&lt;wsp:rsid wsp:val=&quot;41756398&quot;/&gt;&lt;wsp:rsid wsp:val=&quot;417892B1&quot;/&gt;&lt;wsp:rsid wsp:val=&quot;4185AE1B&quot;/&gt;&lt;wsp:rsid wsp:val=&quot;4187DC22&quot;/&gt;&lt;wsp:rsid wsp:val=&quot;419E8E00&quot;/&gt;&lt;wsp:rsid wsp:val=&quot;41A03462&quot;/&gt;&lt;wsp:rsid wsp:val=&quot;41B35038&quot;/&gt;&lt;wsp:rsid wsp:val=&quot;41B96F63&quot;/&gt;&lt;wsp:rsid wsp:val=&quot;41C70632&quot;/&gt;&lt;wsp:rsid wsp:val=&quot;41C857F8&quot;/&gt;&lt;wsp:rsid wsp:val=&quot;41C86D4C&quot;/&gt;&lt;wsp:rsid wsp:val=&quot;41D15B1E&quot;/&gt;&lt;wsp:rsid wsp:val=&quot;41D5FCC6&quot;/&gt;&lt;wsp:rsid wsp:val=&quot;41DFA5FA&quot;/&gt;&lt;wsp:rsid wsp:val=&quot;41F1058D&quot;/&gt;&lt;wsp:rsid wsp:val=&quot;41F2AD2C&quot;/&gt;&lt;wsp:rsid wsp:val=&quot;41FC87BF&quot;/&gt;&lt;wsp:rsid wsp:val=&quot;42074097&quot;/&gt;&lt;wsp:rsid wsp:val=&quot;4209D73A&quot;/&gt;&lt;wsp:rsid wsp:val=&quot;4212ACEE&quot;/&gt;&lt;wsp:rsid wsp:val=&quot;4223BF26&quot;/&gt;&lt;wsp:rsid wsp:val=&quot;423904E1&quot;/&gt;&lt;wsp:rsid wsp:val=&quot;4241A118&quot;/&gt;&lt;wsp:rsid wsp:val=&quot;4248AFA3&quot;/&gt;&lt;wsp:rsid wsp:val=&quot;4250E165&quot;/&gt;&lt;wsp:rsid wsp:val=&quot;42528F17&quot;/&gt;&lt;wsp:rsid wsp:val=&quot;42595088&quot;/&gt;&lt;wsp:rsid wsp:val=&quot;425FDE20&quot;/&gt;&lt;wsp:rsid wsp:val=&quot;4261201D&quot;/&gt;&lt;wsp:rsid wsp:val=&quot;427B56AB&quot;/&gt;&lt;wsp:rsid wsp:val=&quot;428F1733&quot;/&gt;&lt;wsp:rsid wsp:val=&quot;42906558&quot;/&gt;&lt;wsp:rsid wsp:val=&quot;42988186&quot;/&gt;&lt;wsp:rsid wsp:val=&quot;42AAFF62&quot;/&gt;&lt;wsp:rsid wsp:val=&quot;42ADD1C1&quot;/&gt;&lt;wsp:rsid wsp:val=&quot;42B99E49&quot;/&gt;&lt;wsp:rsid wsp:val=&quot;42D02989&quot;/&gt;&lt;wsp:rsid wsp:val=&quot;42D5FBC8&quot;/&gt;&lt;wsp:rsid wsp:val=&quot;42E34B98&quot;/&gt;&lt;wsp:rsid wsp:val=&quot;42E8BEA0&quot;/&gt;&lt;wsp:rsid wsp:val=&quot;42F573C9&quot;/&gt;&lt;wsp:rsid wsp:val=&quot;4304099D&quot;/&gt;&lt;wsp:rsid wsp:val=&quot;430A67F5&quot;/&gt;&lt;wsp:rsid wsp:val=&quot;4317C2AF&quot;/&gt;&lt;wsp:rsid wsp:val=&quot;431CAF2F&quot;/&gt;&lt;wsp:rsid wsp:val=&quot;43217E7C&quot;/&gt;&lt;wsp:rsid wsp:val=&quot;4323310C&quot;/&gt;&lt;wsp:rsid wsp:val=&quot;4326A5B5&quot;/&gt;&lt;wsp:rsid wsp:val=&quot;432DE30F&quot;/&gt;&lt;wsp:rsid wsp:val=&quot;4333B072&quot;/&gt;&lt;wsp:rsid wsp:val=&quot;433B1B2B&quot;/&gt;&lt;wsp:rsid wsp:val=&quot;4344F317&quot;/&gt;&lt;wsp:rsid wsp:val=&quot;4346DC01&quot;/&gt;&lt;wsp:rsid wsp:val=&quot;434FDCE2&quot;/&gt;&lt;wsp:rsid wsp:val=&quot;43502256&quot;/&gt;&lt;wsp:rsid wsp:val=&quot;435875F9&quot;/&gt;&lt;wsp:rsid wsp:val=&quot;4359E2F8&quot;/&gt;&lt;wsp:rsid wsp:val=&quot;435C7889&quot;/&gt;&lt;wsp:rsid wsp:val=&quot;436A5D79&quot;/&gt;&lt;wsp:rsid wsp:val=&quot;43710797&quot;/&gt;&lt;wsp:rsid wsp:val=&quot;4371CD7E&quot;/&gt;&lt;wsp:rsid wsp:val=&quot;4372EDB3&quot;/&gt;&lt;wsp:rsid wsp:val=&quot;437674BA&quot;/&gt;&lt;wsp:rsid wsp:val=&quot;438BB3F0&quot;/&gt;&lt;wsp:rsid wsp:val=&quot;43944A59&quot;/&gt;&lt;wsp:rsid wsp:val=&quot;439D9487&quot;/&gt;&lt;wsp:rsid wsp:val=&quot;43A45579&quot;/&gt;&lt;wsp:rsid wsp:val=&quot;43AF77E1&quot;/&gt;&lt;wsp:rsid wsp:val=&quot;43BD603B&quot;/&gt;&lt;wsp:rsid wsp:val=&quot;43C0CD4C&quot;/&gt;&lt;wsp:rsid wsp:val=&quot;43CA0E0B&quot;/&gt;&lt;wsp:rsid wsp:val=&quot;43CC6A2E&quot;/&gt;&lt;wsp:rsid wsp:val=&quot;43D0C358&quot;/&gt;&lt;wsp:rsid wsp:val=&quot;43D41360&quot;/&gt;&lt;wsp:rsid wsp:val=&quot;43DF3595&quot;/&gt;&lt;wsp:rsid wsp:val=&quot;43E066C9&quot;/&gt;&lt;wsp:rsid wsp:val=&quot;43E5F1E3&quot;/&gt;&lt;wsp:rsid wsp:val=&quot;43EA7EA7&quot;/&gt;&lt;wsp:rsid wsp:val=&quot;44021198&quot;/&gt;&lt;wsp:rsid wsp:val=&quot;4417E119&quot;/&gt;&lt;wsp:rsid wsp:val=&quot;441836C4&quot;/&gt;&lt;wsp:rsid wsp:val=&quot;4432FC58&quot;/&gt;&lt;wsp:rsid wsp:val=&quot;44342F62&quot;/&gt;&lt;wsp:rsid wsp:val=&quot;4434CAC9&quot;/&gt;&lt;wsp:rsid wsp:val=&quot;443D69B8&quot;/&gt;&lt;wsp:rsid wsp:val=&quot;44494434&quot;/&gt;&lt;wsp:rsid wsp:val=&quot;44515246&quot;/&gt;&lt;wsp:rsid wsp:val=&quot;4464A006&quot;/&gt;&lt;wsp:rsid wsp:val=&quot;4466CD26&quot;/&gt;&lt;wsp:rsid wsp:val=&quot;446DCB14&quot;/&gt;&lt;wsp:rsid wsp:val=&quot;44822731&quot;/&gt;&lt;wsp:rsid wsp:val=&quot;4488F72F&quot;/&gt;&lt;wsp:rsid wsp:val=&quot;4489C3F9&quot;/&gt;&lt;wsp:rsid wsp:val=&quot;4494F59F&quot;/&gt;&lt;wsp:rsid wsp:val=&quot;44A414B1&quot;/&gt;&lt;wsp:rsid wsp:val=&quot;44E9D8B4&quot;/&gt;&lt;wsp:rsid wsp:val=&quot;44ED8616&quot;/&gt;&lt;wsp:rsid wsp:val=&quot;44F0D1C9&quot;/&gt;&lt;wsp:rsid wsp:val=&quot;44F848EA&quot;/&gt;&lt;wsp:rsid wsp:val=&quot;44FC7D60&quot;/&gt;&lt;wsp:rsid wsp:val=&quot;45098276&quot;/&gt;&lt;wsp:rsid wsp:val=&quot;451A9B5E&quot;/&gt;&lt;wsp:rsid wsp:val=&quot;45238D64&quot;/&gt;&lt;wsp:rsid wsp:val=&quot;453FB9EA&quot;/&gt;&lt;wsp:rsid wsp:val=&quot;454256C8&quot;/&gt;&lt;wsp:rsid wsp:val=&quot;4548BA7E&quot;/&gt;&lt;wsp:rsid wsp:val=&quot;454A0115&quot;/&gt;&lt;wsp:rsid wsp:val=&quot;454CFAEE&quot;/&gt;&lt;wsp:rsid wsp:val=&quot;45562F5A&quot;/&gt;&lt;wsp:rsid wsp:val=&quot;455DFC5B&quot;/&gt;&lt;wsp:rsid wsp:val=&quot;45701AA4&quot;/&gt;&lt;wsp:rsid wsp:val=&quot;45837BDB&quot;/&gt;&lt;wsp:rsid wsp:val=&quot;458D5B6E&quot;/&gt;&lt;wsp:rsid wsp:val=&quot;459138FB&quot;/&gt;&lt;wsp:rsid wsp:val=&quot;459167FC&quot;/&gt;&lt;wsp:rsid wsp:val=&quot;4592B3FB&quot;/&gt;&lt;wsp:rsid wsp:val=&quot;459A8123&quot;/&gt;&lt;wsp:rsid wsp:val=&quot;45A07234&quot;/&gt;&lt;wsp:rsid wsp:val=&quot;45AA5592&quot;/&gt;&lt;wsp:rsid wsp:val=&quot;45B97F52&quot;/&gt;&lt;wsp:rsid wsp:val=&quot;45C5BE61&quot;/&gt;&lt;wsp:rsid wsp:val=&quot;45DBBB25&quot;/&gt;&lt;wsp:rsid wsp:val=&quot;45FD9315&quot;/&gt;&lt;wsp:rsid wsp:val=&quot;46058A51&quot;/&gt;&lt;wsp:rsid wsp:val=&quot;460A7196&quot;/&gt;&lt;wsp:rsid wsp:val=&quot;460D9C8A&quot;/&gt;&lt;wsp:rsid wsp:val=&quot;4628E05A&quot;/&gt;&lt;wsp:rsid wsp:val=&quot;462A057E&quot;/&gt;&lt;wsp:rsid wsp:val=&quot;4634AFDD&quot;/&gt;&lt;wsp:rsid wsp:val=&quot;464583D8&quot;/&gt;&lt;wsp:rsid wsp:val=&quot;465043B7&quot;/&gt;&lt;wsp:rsid wsp:val=&quot;46520F05&quot;/&gt;&lt;wsp:rsid wsp:val=&quot;46586C7D&quot;/&gt;&lt;wsp:rsid wsp:val=&quot;465DF276&quot;/&gt;&lt;wsp:rsid wsp:val=&quot;46A4CC41&quot;/&gt;&lt;wsp:rsid wsp:val=&quot;46AB6DAB&quot;/&gt;&lt;wsp:rsid wsp:val=&quot;46C28446&quot;/&gt;&lt;wsp:rsid wsp:val=&quot;46C4C8DD&quot;/&gt;&lt;wsp:rsid wsp:val=&quot;46CE49AE&quot;/&gt;&lt;wsp:rsid wsp:val=&quot;46DF7F46&quot;/&gt;&lt;wsp:rsid wsp:val=&quot;46EB17FE&quot;/&gt;&lt;wsp:rsid wsp:val=&quot;46F09670&quot;/&gt;&lt;wsp:rsid wsp:val=&quot;46F3A60E&quot;/&gt;&lt;wsp:rsid wsp:val=&quot;4700F210&quot;/&gt;&lt;wsp:rsid wsp:val=&quot;47156AC1&quot;/&gt;&lt;wsp:rsid wsp:val=&quot;471996ED&quot;/&gt;&lt;wsp:rsid wsp:val=&quot;47257C68&quot;/&gt;&lt;wsp:rsid wsp:val=&quot;472E73CC&quot;/&gt;&lt;wsp:rsid wsp:val=&quot;47365184&quot;/&gt;&lt;wsp:rsid wsp:val=&quot;473AD547&quot;/&gt;&lt;wsp:rsid wsp:val=&quot;473F5209&quot;/&gt;&lt;wsp:rsid wsp:val=&quot;475207F7&quot;/&gt;&lt;wsp:rsid wsp:val=&quot;475451F4&quot;/&gt;&lt;wsp:rsid wsp:val=&quot;475F2351&quot;/&gt;&lt;wsp:rsid wsp:val=&quot;476BF2A9&quot;/&gt;&lt;wsp:rsid wsp:val=&quot;476CA315&quot;/&gt;&lt;wsp:rsid wsp:val=&quot;4778E45E&quot;/&gt;&lt;wsp:rsid wsp:val=&quot;477D516D&quot;/&gt;&lt;wsp:rsid wsp:val=&quot;47837DE9&quot;/&gt;&lt;wsp:rsid wsp:val=&quot;478C74CF&quot;/&gt;&lt;wsp:rsid wsp:val=&quot;47996376&quot;/&gt;&lt;wsp:rsid wsp:val=&quot;47A03990&quot;/&gt;&lt;wsp:rsid wsp:val=&quot;47AD4162&quot;/&gt;&lt;wsp:rsid wsp:val=&quot;47B6A7AD&quot;/&gt;&lt;wsp:rsid wsp:val=&quot;47BAB5E0&quot;/&gt;&lt;wsp:rsid wsp:val=&quot;47C0DF06&quot;/&gt;&lt;wsp:rsid wsp:val=&quot;47CF6B4D&quot;/&gt;&lt;wsp:rsid wsp:val=&quot;47E2FDCC&quot;/&gt;&lt;wsp:rsid wsp:val=&quot;47E6BD8E&quot;/&gt;&lt;wsp:rsid wsp:val=&quot;47EEC471&quot;/&gt;&lt;wsp:rsid wsp:val=&quot;47F6BDB2&quot;/&gt;&lt;wsp:rsid wsp:val=&quot;47F8B145&quot;/&gt;&lt;wsp:rsid wsp:val=&quot;47FDAC90&quot;/&gt;&lt;wsp:rsid wsp:val=&quot;47FE4E28&quot;/&gt;&lt;wsp:rsid wsp:val=&quot;4800A6FD&quot;/&gt;&lt;wsp:rsid wsp:val=&quot;4810D898&quot;/&gt;&lt;wsp:rsid wsp:val=&quot;4818D418&quot;/&gt;&lt;wsp:rsid wsp:val=&quot;481FFECE&quot;/&gt;&lt;wsp:rsid wsp:val=&quot;4835938D&quot;/&gt;&lt;wsp:rsid wsp:val=&quot;4838601A&quot;/&gt;&lt;wsp:rsid wsp:val=&quot;483B127E&quot;/&gt;&lt;wsp:rsid wsp:val=&quot;4845A219&quot;/&gt;&lt;wsp:rsid wsp:val=&quot;484D6F83&quot;/&gt;&lt;wsp:rsid wsp:val=&quot;484D8E27&quot;/&gt;&lt;wsp:rsid wsp:val=&quot;4851402B&quot;/&gt;&lt;wsp:rsid wsp:val=&quot;4856B24E&quot;/&gt;&lt;wsp:rsid wsp:val=&quot;489AD1F6&quot;/&gt;&lt;wsp:rsid wsp:val=&quot;48A6F46E&quot;/&gt;&lt;wsp:rsid wsp:val=&quot;48B9E6DE&quot;/&gt;&lt;wsp:rsid wsp:val=&quot;48BD5C66&quot;/&gt;&lt;wsp:rsid wsp:val=&quot;48C7C7B6&quot;/&gt;&lt;wsp:rsid wsp:val=&quot;48CCB334&quot;/&gt;&lt;wsp:rsid wsp:val=&quot;48D582BB&quot;/&gt;&lt;wsp:rsid wsp:val=&quot;48EF253D&quot;/&gt;&lt;wsp:rsid wsp:val=&quot;48F24C39&quot;/&gt;&lt;wsp:rsid wsp:val=&quot;48FA87AF&quot;/&gt;&lt;wsp:rsid wsp:val=&quot;48FBE08F&quot;/&gt;&lt;wsp:rsid wsp:val=&quot;48FD5472&quot;/&gt;&lt;wsp:rsid wsp:val=&quot;48FE58B7&quot;/&gt;&lt;wsp:rsid wsp:val=&quot;4902E91A&quot;/&gt;&lt;wsp:rsid wsp:val=&quot;49038246&quot;/&gt;&lt;wsp:rsid wsp:val=&quot;4907A03A&quot;/&gt;&lt;wsp:rsid wsp:val=&quot;490F3536&quot;/&gt;&lt;wsp:rsid wsp:val=&quot;49126874&quot;/&gt;&lt;wsp:rsid wsp:val=&quot;49178452&quot;/&gt;&lt;wsp:rsid wsp:val=&quot;491DD060&quot;/&gt;&lt;wsp:rsid wsp:val=&quot;4926ED5D&quot;/&gt;&lt;wsp:rsid wsp:val=&quot;492A5CA5&quot;/&gt;&lt;wsp:rsid wsp:val=&quot;492FBEA2&quot;/&gt;&lt;wsp:rsid wsp:val=&quot;4931D723&quot;/&gt;&lt;wsp:rsid wsp:val=&quot;49363B28&quot;/&gt;&lt;wsp:rsid wsp:val=&quot;493DC266&quot;/&gt;&lt;wsp:rsid wsp:val=&quot;495488BC&quot;/&gt;&lt;wsp:rsid wsp:val=&quot;495B8CA1&quot;/&gt;&lt;wsp:rsid wsp:val=&quot;49751628&quot;/&gt;&lt;wsp:rsid wsp:val=&quot;49860829&quot;/&gt;&lt;wsp:rsid wsp:val=&quot;498DC2DE&quot;/&gt;&lt;wsp:rsid wsp:val=&quot;4993F841&quot;/&gt;&lt;wsp:rsid wsp:val=&quot;4994531E&quot;/&gt;&lt;wsp:rsid wsp:val=&quot;49946753&quot;/&gt;&lt;wsp:rsid wsp:val=&quot;49959338&quot;/&gt;&lt;wsp:rsid wsp:val=&quot;49AAEEC7&quot;/&gt;&lt;wsp:rsid wsp:val=&quot;49FAD5B9&quot;/&gt;&lt;wsp:rsid wsp:val=&quot;4A02837B&quot;/&gt;&lt;wsp:rsid wsp:val=&quot;4A1218EA&quot;/&gt;&lt;wsp:rsid wsp:val=&quot;4A26EA5B&quot;/&gt;&lt;wsp:rsid wsp:val=&quot;4A282172&quot;/&gt;&lt;wsp:rsid wsp:val=&quot;4A28ABC5&quot;/&gt;&lt;wsp:rsid wsp:val=&quot;4A385246&quot;/&gt;&lt;wsp:rsid wsp:val=&quot;4A3D1DC1&quot;/&gt;&lt;wsp:rsid wsp:val=&quot;4A41F710&quot;/&gt;&lt;wsp:rsid wsp:val=&quot;4A4441B2&quot;/&gt;&lt;wsp:rsid wsp:val=&quot;4A44EC17&quot;/&gt;&lt;wsp:rsid wsp:val=&quot;4A462FF6&quot;/&gt;&lt;wsp:rsid wsp:val=&quot;4A4DD5B7&quot;/&gt;&lt;wsp:rsid wsp:val=&quot;4A502F66&quot;/&gt;&lt;wsp:rsid wsp:val=&quot;4A57ECE6&quot;/&gt;&lt;wsp:rsid wsp:val=&quot;4A75B224&quot;/&gt;&lt;wsp:rsid wsp:val=&quot;4A769022&quot;/&gt;&lt;wsp:rsid wsp:val=&quot;4A8B43BA&quot;/&gt;&lt;wsp:rsid wsp:val=&quot;4A95DA1A&quot;/&gt;&lt;wsp:rsid wsp:val=&quot;4A9664CB&quot;/&gt;&lt;wsp:rsid wsp:val=&quot;4A9C3127&quot;/&gt;&lt;wsp:rsid wsp:val=&quot;4AB47F27&quot;/&gt;&lt;wsp:rsid wsp:val=&quot;4ABA2A21&quot;/&gt;&lt;wsp:rsid wsp:val=&quot;4ABF93A8&quot;/&gt;&lt;wsp:rsid wsp:val=&quot;4AD4C078&quot;/&gt;&lt;wsp:rsid wsp:val=&quot;4AD79F24&quot;/&gt;&lt;wsp:rsid wsp:val=&quot;4AD79FB9&quot;/&gt;&lt;wsp:rsid wsp:val=&quot;4AF8870D&quot;/&gt;&lt;wsp:rsid wsp:val=&quot;4B075DC7&quot;/&gt;&lt;wsp:rsid wsp:val=&quot;4B1A0695&quot;/&gt;&lt;wsp:rsid wsp:val=&quot;4B23249E&quot;/&gt;&lt;wsp:rsid wsp:val=&quot;4B3847BF&quot;/&gt;&lt;wsp:rsid wsp:val=&quot;4B4790EC&quot;/&gt;&lt;wsp:rsid wsp:val=&quot;4B4D982C&quot;/&gt;&lt;wsp:rsid wsp:val=&quot;4B4E6211&quot;/&gt;&lt;wsp:rsid wsp:val=&quot;4B613D05&quot;/&gt;&lt;wsp:rsid wsp:val=&quot;4B70EE5C&quot;/&gt;&lt;wsp:rsid wsp:val=&quot;4B7BE029&quot;/&gt;&lt;wsp:rsid wsp:val=&quot;4B812DAF&quot;/&gt;&lt;wsp:rsid wsp:val=&quot;4B93EAC0&quot;/&gt;&lt;wsp:rsid wsp:val=&quot;4B984399&quot;/&gt;&lt;wsp:rsid wsp:val=&quot;4BA8C8E6&quot;/&gt;&lt;wsp:rsid wsp:val=&quot;4BBDA343&quot;/&gt;&lt;wsp:rsid wsp:val=&quot;4BC0AE8F&quot;/&gt;&lt;wsp:rsid wsp:val=&quot;4BD8B072&quot;/&gt;&lt;wsp:rsid wsp:val=&quot;4BE0BC78&quot;/&gt;&lt;wsp:rsid wsp:val=&quot;4BE9107A&quot;/&gt;&lt;wsp:rsid wsp:val=&quot;4BF2BD5F&quot;/&gt;&lt;wsp:rsid wsp:val=&quot;4C0D237D&quot;/&gt;&lt;wsp:rsid wsp:val=&quot;4C0D5F38&quot;/&gt;&lt;wsp:rsid wsp:val=&quot;4C221EFE&quot;/&gt;&lt;wsp:rsid wsp:val=&quot;4C2AFDBB&quot;/&gt;&lt;wsp:rsid wsp:val=&quot;4C2CCF03&quot;/&gt;&lt;wsp:rsid wsp:val=&quot;4C2FE13F&quot;/&gt;&lt;wsp:rsid wsp:val=&quot;4C34F263&quot;/&gt;&lt;wsp:rsid wsp:val=&quot;4C37BD4D&quot;/&gt;&lt;wsp:rsid wsp:val=&quot;4C3D988F&quot;/&gt;&lt;wsp:rsid wsp:val=&quot;4C3F71D1&quot;/&gt;&lt;wsp:rsid wsp:val=&quot;4C50C7DC&quot;/&gt;&lt;wsp:rsid wsp:val=&quot;4C512132&quot;/&gt;&lt;wsp:rsid wsp:val=&quot;4C5A7D17&quot;/&gt;&lt;wsp:rsid wsp:val=&quot;4C6977E5&quot;/&gt;&lt;wsp:rsid wsp:val=&quot;4C70DB94&quot;/&gt;&lt;wsp:rsid wsp:val=&quot;4C789288&quot;/&gt;&lt;wsp:rsid wsp:val=&quot;4C8DE614&quot;/&gt;&lt;wsp:rsid wsp:val=&quot;4C8E805A&quot;/&gt;&lt;wsp:rsid wsp:val=&quot;4C97437B&quot;/&gt;&lt;wsp:rsid wsp:val=&quot;4C9EF6E2&quot;/&gt;&lt;wsp:rsid wsp:val=&quot;4CA00CED&quot;/&gt;&lt;wsp:rsid wsp:val=&quot;4CA2D491&quot;/&gt;&lt;wsp:rsid wsp:val=&quot;4CA36609&quot;/&gt;&lt;wsp:rsid wsp:val=&quot;4CB06B0F&quot;/&gt;&lt;wsp:rsid wsp:val=&quot;4CBC1554&quot;/&gt;&lt;wsp:rsid wsp:val=&quot;4CBEE778&quot;/&gt;&lt;wsp:rsid wsp:val=&quot;4CCB6CE4&quot;/&gt;&lt;wsp:rsid wsp:val=&quot;4CDA71E5&quot;/&gt;&lt;wsp:rsid wsp:val=&quot;4CDCDBFC&quot;/&gt;&lt;wsp:rsid wsp:val=&quot;4CE17ACC&quot;/&gt;&lt;wsp:rsid wsp:val=&quot;4CEC453B&quot;/&gt;&lt;wsp:rsid wsp:val=&quot;4CEC6A07&quot;/&gt;&lt;wsp:rsid wsp:val=&quot;4CF304C9&quot;/&gt;&lt;wsp:rsid wsp:val=&quot;4CF41693&quot;/&gt;&lt;wsp:rsid wsp:val=&quot;4CFA046F&quot;/&gt;&lt;wsp:rsid wsp:val=&quot;4CFAB2FA&quot;/&gt;&lt;wsp:rsid wsp:val=&quot;4D112E12&quot;/&gt;&lt;wsp:rsid wsp:val=&quot;4D11E3A8&quot;/&gt;&lt;wsp:rsid wsp:val=&quot;4D1583C4&quot;/&gt;&lt;wsp:rsid wsp:val=&quot;4D1D56E6&quot;/&gt;&lt;wsp:rsid wsp:val=&quot;4D24FEB1&quot;/&gt;&lt;wsp:rsid wsp:val=&quot;4D36B636&quot;/&gt;&lt;wsp:rsid wsp:val=&quot;4D37A0CA&quot;/&gt;&lt;wsp:rsid wsp:val=&quot;4D3908AA&quot;/&gt;&lt;wsp:rsid wsp:val=&quot;4D3F4597&quot;/&gt;&lt;wsp:rsid wsp:val=&quot;4D42D854&quot;/&gt;&lt;wsp:rsid wsp:val=&quot;4D4A12A5&quot;/&gt;&lt;wsp:rsid wsp:val=&quot;4D531900&quot;/&gt;&lt;wsp:rsid wsp:val=&quot;4D54B08A&quot;/&gt;&lt;wsp:rsid wsp:val=&quot;4D5DB73F&quot;/&gt;&lt;wsp:rsid wsp:val=&quot;4D715034&quot;/&gt;&lt;wsp:rsid wsp:val=&quot;4D87D6E6&quot;/&gt;&lt;wsp:rsid wsp:val=&quot;4D8D03CB&quot;/&gt;&lt;wsp:rsid wsp:val=&quot;4D8E8DC0&quot;/&gt;&lt;wsp:rsid wsp:val=&quot;4D9427AA&quot;/&gt;&lt;wsp:rsid wsp:val=&quot;4D99323C&quot;/&gt;&lt;wsp:rsid wsp:val=&quot;4DA271FE&quot;/&gt;&lt;wsp:rsid wsp:val=&quot;4DA2A4EC&quot;/&gt;&lt;wsp:rsid wsp:val=&quot;4DA2A6D1&quot;/&gt;&lt;wsp:rsid wsp:val=&quot;4DA4FA4A&quot;/&gt;&lt;wsp:rsid wsp:val=&quot;4DBE8B32&quot;/&gt;&lt;wsp:rsid wsp:val=&quot;4DCE2D7A&quot;/&gt;&lt;wsp:rsid wsp:val=&quot;4DD02EE6&quot;/&gt;&lt;wsp:rsid wsp:val=&quot;4DFE69E0&quot;/&gt;&lt;wsp:rsid wsp:val=&quot;4E1462CB&quot;/&gt;&lt;wsp:rsid wsp:val=&quot;4E2776F1&quot;/&gt;&lt;wsp:rsid wsp:val=&quot;4E29B675&quot;/&gt;&lt;wsp:rsid wsp:val=&quot;4E2E773A&quot;/&gt;&lt;wsp:rsid wsp:val=&quot;4E3BAF0F&quot;/&gt;&lt;wsp:rsid wsp:val=&quot;4E463973&quot;/&gt;&lt;wsp:rsid wsp:val=&quot;4E46B059&quot;/&gt;&lt;wsp:rsid wsp:val=&quot;4E46EDA2&quot;/&gt;&lt;wsp:rsid wsp:val=&quot;4E47B6FC&quot;/&gt;&lt;wsp:rsid wsp:val=&quot;4E4A3BB2&quot;/&gt;&lt;wsp:rsid wsp:val=&quot;4E4AE413&quot;/&gt;&lt;wsp:rsid wsp:val=&quot;4E4D1A9C&quot;/&gt;&lt;wsp:rsid wsp:val=&quot;4E725778&quot;/&gt;&lt;wsp:rsid wsp:val=&quot;4E7C9B64&quot;/&gt;&lt;wsp:rsid wsp:val=&quot;4E7F770E&quot;/&gt;&lt;wsp:rsid wsp:val=&quot;4E8FA606&quot;/&gt;&lt;wsp:rsid wsp:val=&quot;4E97C78D&quot;/&gt;&lt;wsp:rsid wsp:val=&quot;4EB4CAF1&quot;/&gt;&lt;wsp:rsid wsp:val=&quot;4EB6F9B1&quot;/&gt;&lt;wsp:rsid wsp:val=&quot;4EBB7178&quot;/&gt;&lt;wsp:rsid wsp:val=&quot;4EC6E58A&quot;/&gt;&lt;wsp:rsid wsp:val=&quot;4ECA66D3&quot;/&gt;&lt;wsp:rsid wsp:val=&quot;4EEA56FA&quot;/&gt;&lt;wsp:rsid wsp:val=&quot;4EF8A382&quot;/&gt;&lt;wsp:rsid wsp:val=&quot;4EFDF8F3&quot;/&gt;&lt;wsp:rsid wsp:val=&quot;4F06DA94&quot;/&gt;&lt;wsp:rsid wsp:val=&quot;4F107A94&quot;/&gt;&lt;wsp:rsid wsp:val=&quot;4F24DC9C&quot;/&gt;&lt;wsp:rsid wsp:val=&quot;4F2F8027&quot;/&gt;&lt;wsp:rsid wsp:val=&quot;4F406EF8&quot;/&gt;&lt;wsp:rsid wsp:val=&quot;4F439F34&quot;/&gt;&lt;wsp:rsid wsp:val=&quot;4F4E9855&quot;/&gt;&lt;wsp:rsid wsp:val=&quot;4F4EE5BE&quot;/&gt;&lt;wsp:rsid wsp:val=&quot;4F5A2985&quot;/&gt;&lt;wsp:rsid wsp:val=&quot;4F60A1EC&quot;/&gt;&lt;wsp:rsid wsp:val=&quot;4F625CEA&quot;/&gt;&lt;wsp:rsid wsp:val=&quot;4F67A986&quot;/&gt;&lt;wsp:rsid wsp:val=&quot;4F708035&quot;/&gt;&lt;wsp:rsid wsp:val=&quot;4F7190C5&quot;/&gt;&lt;wsp:rsid wsp:val=&quot;4F759E0A&quot;/&gt;&lt;wsp:rsid wsp:val=&quot;4F7A2883&quot;/&gt;&lt;wsp:rsid wsp:val=&quot;4F81B49C&quot;/&gt;&lt;wsp:rsid wsp:val=&quot;4F845F5B&quot;/&gt;&lt;wsp:rsid wsp:val=&quot;4F852E74&quot;/&gt;&lt;wsp:rsid wsp:val=&quot;4F97B069&quot;/&gt;&lt;wsp:rsid wsp:val=&quot;4F9D5CCF&quot;/&gt;&lt;wsp:rsid wsp:val=&quot;4FA35ABD&quot;/&gt;&lt;wsp:rsid wsp:val=&quot;4FA8E0C2&quot;/&gt;&lt;wsp:rsid wsp:val=&quot;4FB7273C&quot;/&gt;&lt;wsp:rsid wsp:val=&quot;4FC4D9D8&quot;/&gt;&lt;wsp:rsid wsp:val=&quot;4FC6865B&quot;/&gt;&lt;wsp:rsid wsp:val=&quot;4FCCB0E1&quot;/&gt;&lt;wsp:rsid wsp:val=&quot;4FD039B1&quot;/&gt;&lt;wsp:rsid wsp:val=&quot;4FD2AC7E&quot;/&gt;&lt;wsp:rsid wsp:val=&quot;4FD697A4&quot;/&gt;&lt;wsp:rsid wsp:val=&quot;4FE60C13&quot;/&gt;&lt;wsp:rsid wsp:val=&quot;4FEA74C5&quot;/&gt;&lt;wsp:rsid wsp:val=&quot;4FED4BE8&quot;/&gt;&lt;wsp:rsid wsp:val=&quot;4FF3D968&quot;/&gt;&lt;wsp:rsid wsp:val=&quot;4FF7BD30&quot;/&gt;&lt;wsp:rsid wsp:val=&quot;4FFE744F&quot;/&gt;&lt;wsp:rsid wsp:val=&quot;50092E64&quot;/&gt;&lt;wsp:rsid wsp:val=&quot;500C7EB0&quot;/&gt;&lt;wsp:rsid wsp:val=&quot;50102A31&quot;/&gt;&lt;wsp:rsid wsp:val=&quot;501BE28B&quot;/&gt;&lt;wsp:rsid wsp:val=&quot;50214B62&quot;/&gt;&lt;wsp:rsid wsp:val=&quot;5029907C&quot;/&gt;&lt;wsp:rsid wsp:val=&quot;5044387F&quot;/&gt;&lt;wsp:rsid wsp:val=&quot;50723AB5&quot;/&gt;&lt;wsp:rsid wsp:val=&quot;507276EC&quot;/&gt;&lt;wsp:rsid wsp:val=&quot;507A7916&quot;/&gt;&lt;wsp:rsid wsp:val=&quot;509B0920&quot;/&gt;&lt;wsp:rsid wsp:val=&quot;50A38A01&quot;/&gt;&lt;wsp:rsid wsp:val=&quot;50AECF86&quot;/&gt;&lt;wsp:rsid wsp:val=&quot;50B5349A&quot;/&gt;&lt;wsp:rsid wsp:val=&quot;50C36532&quot;/&gt;&lt;wsp:rsid wsp:val=&quot;50D338A8&quot;/&gt;&lt;wsp:rsid wsp:val=&quot;50D4F30B&quot;/&gt;&lt;wsp:rsid wsp:val=&quot;50DAC358&quot;/&gt;&lt;wsp:rsid wsp:val=&quot;50E192AA&quot;/&gt;&lt;wsp:rsid wsp:val=&quot;511A2A19&quot;/&gt;&lt;wsp:rsid wsp:val=&quot;5130864D&quot;/&gt;&lt;wsp:rsid wsp:val=&quot;5134BD3A&quot;/&gt;&lt;wsp:rsid wsp:val=&quot;513C84A4&quot;/&gt;&lt;wsp:rsid wsp:val=&quot;51493BD5&quot;/&gt;&lt;wsp:rsid wsp:val=&quot;515993D1&quot;/&gt;&lt;wsp:rsid wsp:val=&quot;515C405F&quot;/&gt;&lt;wsp:rsid wsp:val=&quot;51698F49&quot;/&gt;&lt;wsp:rsid wsp:val=&quot;517378A7&quot;/&gt;&lt;wsp:rsid wsp:val=&quot;517D63B9&quot;/&gt;&lt;wsp:rsid wsp:val=&quot;518F8716&quot;/&gt;&lt;wsp:rsid wsp:val=&quot;5192F65E&quot;/&gt;&lt;wsp:rsid wsp:val=&quot;5194A210&quot;/&gt;&lt;wsp:rsid wsp:val=&quot;51A3EE3A&quot;/&gt;&lt;wsp:rsid wsp:val=&quot;51B14D62&quot;/&gt;&lt;wsp:rsid wsp:val=&quot;51B35336&quot;/&gt;&lt;wsp:rsid wsp:val=&quot;51C3A018&quot;/&gt;&lt;wsp:rsid wsp:val=&quot;51CD6C8F&quot;/&gt;&lt;wsp:rsid wsp:val=&quot;51D48C85&quot;/&gt;&lt;wsp:rsid wsp:val=&quot;51DDC5F3&quot;/&gt;&lt;wsp:rsid wsp:val=&quot;51E1A4A0&quot;/&gt;&lt;wsp:rsid wsp:val=&quot;51E60599&quot;/&gt;&lt;wsp:rsid wsp:val=&quot;51E7E662&quot;/&gt;&lt;wsp:rsid wsp:val=&quot;51EAD5A7&quot;/&gt;&lt;wsp:rsid wsp:val=&quot;51EC9C34&quot;/&gt;&lt;wsp:rsid wsp:val=&quot;51F030FA&quot;/&gt;&lt;wsp:rsid wsp:val=&quot;51F86933&quot;/&gt;&lt;wsp:rsid wsp:val=&quot;520A32DB&quot;/&gt;&lt;wsp:rsid wsp:val=&quot;520A7C04&quot;/&gt;&lt;wsp:rsid wsp:val=&quot;522AE1FD&quot;/&gt;&lt;wsp:rsid wsp:val=&quot;52368F0D&quot;/&gt;&lt;wsp:rsid wsp:val=&quot;5252ABF5&quot;/&gt;&lt;wsp:rsid wsp:val=&quot;5257EB82&quot;/&gt;&lt;wsp:rsid wsp:val=&quot;526C94D5&quot;/&gt;&lt;wsp:rsid wsp:val=&quot;527A75AD&quot;/&gt;&lt;wsp:rsid wsp:val=&quot;527C262D&quot;/&gt;&lt;wsp:rsid wsp:val=&quot;5294C249&quot;/&gt;&lt;wsp:rsid wsp:val=&quot;529E461B&quot;/&gt;&lt;wsp:rsid wsp:val=&quot;52A908B0&quot;/&gt;&lt;wsp:rsid wsp:val=&quot;52B84A02&quot;/&gt;&lt;wsp:rsid wsp:val=&quot;52C872CE&quot;/&gt;&lt;wsp:rsid wsp:val=&quot;52E74B1D&quot;/&gt;&lt;wsp:rsid wsp:val=&quot;52F542DA&quot;/&gt;&lt;wsp:rsid wsp:val=&quot;52F8BD65&quot;/&gt;&lt;wsp:rsid wsp:val=&quot;53047F48&quot;/&gt;&lt;wsp:rsid wsp:val=&quot;5312D15C&quot;/&gt;&lt;wsp:rsid wsp:val=&quot;5314C72D&quot;/&gt;&lt;wsp:rsid wsp:val=&quot;53180A16&quot;/&gt;&lt;wsp:rsid wsp:val=&quot;531BFBE8&quot;/&gt;&lt;wsp:rsid wsp:val=&quot;531D432F&quot;/&gt;&lt;wsp:rsid wsp:val=&quot;532164C8&quot;/&gt;&lt;wsp:rsid wsp:val=&quot;532A6521&quot;/&gt;&lt;wsp:rsid wsp:val=&quot;532B5777&quot;/&gt;&lt;wsp:rsid wsp:val=&quot;532EF0D2&quot;/&gt;&lt;wsp:rsid wsp:val=&quot;533A17E1&quot;/&gt;&lt;wsp:rsid wsp:val=&quot;533CB3F3&quot;/&gt;&lt;wsp:rsid wsp:val=&quot;5341F8DE&quot;/&gt;&lt;wsp:rsid wsp:val=&quot;534530C7&quot;/&gt;&lt;wsp:rsid wsp:val=&quot;534B472A&quot;/&gt;&lt;wsp:rsid wsp:val=&quot;53500C87&quot;/&gt;&lt;wsp:rsid wsp:val=&quot;535431AC&quot;/&gt;&lt;wsp:rsid wsp:val=&quot;535C78A2&quot;/&gt;&lt;wsp:rsid wsp:val=&quot;5363BE2B&quot;/&gt;&lt;wsp:rsid wsp:val=&quot;538EFB38&quot;/&gt;&lt;wsp:rsid wsp:val=&quot;5396DA86&quot;/&gt;&lt;wsp:rsid wsp:val=&quot;539EAD06&quot;/&gt;&lt;wsp:rsid wsp:val=&quot;53A29468&quot;/&gt;&lt;wsp:rsid wsp:val=&quot;53B9AF64&quot;/&gt;&lt;wsp:rsid wsp:val=&quot;53CA78CE&quot;/&gt;&lt;wsp:rsid wsp:val=&quot;53D967CB&quot;/&gt;&lt;wsp:rsid wsp:val=&quot;53D9A14C&quot;/&gt;&lt;wsp:rsid wsp:val=&quot;53DEE515&quot;/&gt;&lt;wsp:rsid wsp:val=&quot;53F35498&quot;/&gt;&lt;wsp:rsid wsp:val=&quot;53FDCF44&quot;/&gt;&lt;wsp:rsid wsp:val=&quot;5402BD77&quot;/&gt;&lt;wsp:rsid wsp:val=&quot;54096CD8&quot;/&gt;&lt;wsp:rsid wsp:val=&quot;540D1FF9&quot;/&gt;&lt;wsp:rsid wsp:val=&quot;540D64F2&quot;/&gt;&lt;wsp:rsid wsp:val=&quot;54101326&quot;/&gt;&lt;wsp:rsid wsp:val=&quot;541BCF53&quot;/&gt;&lt;wsp:rsid wsp:val=&quot;541CC212&quot;/&gt;&lt;wsp:rsid wsp:val=&quot;541DF43A&quot;/&gt;&lt;wsp:rsid wsp:val=&quot;542BCFC9&quot;/&gt;&lt;wsp:rsid wsp:val=&quot;543092AA&quot;/&gt;&lt;wsp:rsid wsp:val=&quot;54328C69&quot;/&gt;&lt;wsp:rsid wsp:val=&quot;543B6F43&quot;/&gt;&lt;wsp:rsid wsp:val=&quot;543B7E59&quot;/&gt;&lt;wsp:rsid wsp:val=&quot;5446E534&quot;/&gt;&lt;wsp:rsid wsp:val=&quot;544BC021&quot;/&gt;&lt;wsp:rsid wsp:val=&quot;544BE5E8&quot;/&gt;&lt;wsp:rsid wsp:val=&quot;5461A635&quot;/&gt;&lt;wsp:rsid wsp:val=&quot;546231FE&quot;/&gt;&lt;wsp:rsid wsp:val=&quot;5469A873&quot;/&gt;&lt;wsp:rsid wsp:val=&quot;547053A6&quot;/&gt;&lt;wsp:rsid wsp:val=&quot;54718198&quot;/&gt;&lt;wsp:rsid wsp:val=&quot;54718D8A&quot;/&gt;&lt;wsp:rsid wsp:val=&quot;548F0E13&quot;/&gt;&lt;wsp:rsid wsp:val=&quot;54964390&quot;/&gt;&lt;wsp:rsid wsp:val=&quot;549C8543&quot;/&gt;&lt;wsp:rsid wsp:val=&quot;54A379A4&quot;/&gt;&lt;wsp:rsid wsp:val=&quot;54B13CED&quot;/&gt;&lt;wsp:rsid wsp:val=&quot;54B32D1B&quot;/&gt;&lt;wsp:rsid wsp:val=&quot;54C5224B&quot;/&gt;&lt;wsp:rsid wsp:val=&quot;54C67229&quot;/&gt;&lt;wsp:rsid wsp:val=&quot;54CAC8F6&quot;/&gt;&lt;wsp:rsid wsp:val=&quot;54E7178B&quot;/&gt;&lt;wsp:rsid wsp:val=&quot;54F4D21B&quot;/&gt;&lt;wsp:rsid wsp:val=&quot;5502E0B1&quot;/&gt;&lt;wsp:rsid wsp:val=&quot;550C50F9&quot;/&gt;&lt;wsp:rsid wsp:val=&quot;5517A9A2&quot;/&gt;&lt;wsp:rsid wsp:val=&quot;552CC8E6&quot;/&gt;&lt;wsp:rsid wsp:val=&quot;5531A9AE&quot;/&gt;&lt;wsp:rsid wsp:val=&quot;5556FE8B&quot;/&gt;&lt;wsp:rsid wsp:val=&quot;5566C75A&quot;/&gt;&lt;wsp:rsid wsp:val=&quot;556F9C6D&quot;/&gt;&lt;wsp:rsid wsp:val=&quot;5570279A&quot;/&gt;&lt;wsp:rsid wsp:val=&quot;55B3AA1A&quot;/&gt;&lt;wsp:rsid wsp:val=&quot;55C9868A&quot;/&gt;&lt;wsp:rsid wsp:val=&quot;55D531A0&quot;/&gt;&lt;wsp:rsid wsp:val=&quot;55DCBCA5&quot;/&gt;&lt;wsp:rsid wsp:val=&quot;55DE4A61&quot;/&gt;&lt;wsp:rsid wsp:val=&quot;55E2F739&quot;/&gt;&lt;wsp:rsid wsp:val=&quot;55F3B258&quot;/&gt;&lt;wsp:rsid wsp:val=&quot;560BF13F&quot;/&gt;&lt;wsp:rsid wsp:val=&quot;560D5DEB&quot;/&gt;&lt;wsp:rsid wsp:val=&quot;56151C72&quot;/&gt;&lt;wsp:rsid wsp:val=&quot;561530D9&quot;/&gt;&lt;wsp:rsid wsp:val=&quot;561BEB84&quot;/&gt;&lt;wsp:rsid wsp:val=&quot;562223A3&quot;/&gt;&lt;wsp:rsid wsp:val=&quot;56295DD8&quot;/&gt;&lt;wsp:rsid wsp:val=&quot;565271D5&quot;/&gt;&lt;wsp:rsid wsp:val=&quot;565BB86F&quot;/&gt;&lt;wsp:rsid wsp:val=&quot;56612144&quot;/&gt;&lt;wsp:rsid wsp:val=&quot;5661A8D5&quot;/&gt;&lt;wsp:rsid wsp:val=&quot;56628EDB&quot;/&gt;&lt;wsp:rsid wsp:val=&quot;56653698&quot;/&gt;&lt;wsp:rsid wsp:val=&quot;56676B6D&quot;/&gt;&lt;wsp:rsid wsp:val=&quot;56789E04&quot;/&gt;&lt;wsp:rsid wsp:val=&quot;567DAEA9&quot;/&gt;&lt;wsp:rsid wsp:val=&quot;56A834C1&quot;/&gt;&lt;wsp:rsid wsp:val=&quot;56A878C0&quot;/&gt;&lt;wsp:rsid wsp:val=&quot;56A8CEBA&quot;/&gt;&lt;wsp:rsid wsp:val=&quot;56CECA7E&quot;/&gt;&lt;wsp:rsid wsp:val=&quot;56DCDE90&quot;/&gt;&lt;wsp:rsid wsp:val=&quot;56E112C6&quot;/&gt;&lt;wsp:rsid wsp:val=&quot;56E3DFE5&quot;/&gt;&lt;wsp:rsid wsp:val=&quot;56EB1734&quot;/&gt;&lt;wsp:rsid wsp:val=&quot;56F1F38E&quot;/&gt;&lt;wsp:rsid wsp:val=&quot;56FFD359&quot;/&gt;&lt;wsp:rsid wsp:val=&quot;5703DF16&quot;/&gt;&lt;wsp:rsid wsp:val=&quot;5711C028&quot;/&gt;&lt;wsp:rsid wsp:val=&quot;571F5932&quot;/&gt;&lt;wsp:rsid wsp:val=&quot;572C78EF&quot;/&gt;&lt;wsp:rsid wsp:val=&quot;574F3D85&quot;/&gt;&lt;wsp:rsid wsp:val=&quot;575EBB0E&quot;/&gt;&lt;wsp:rsid wsp:val=&quot;57686FF3&quot;/&gt;&lt;wsp:rsid wsp:val=&quot;57757A59&quot;/&gt;&lt;wsp:rsid wsp:val=&quot;578C3486&quot;/&gt;&lt;wsp:rsid wsp:val=&quot;57A92E4C&quot;/&gt;&lt;wsp:rsid wsp:val=&quot;57CF32C3&quot;/&gt;&lt;wsp:rsid wsp:val=&quot;57D2953C&quot;/&gt;&lt;wsp:rsid wsp:val=&quot;57DF2ABC&quot;/&gt;&lt;wsp:rsid wsp:val=&quot;57E3C5BE&quot;/&gt;&lt;wsp:rsid wsp:val=&quot;58083DF6&quot;/&gt;&lt;wsp:rsid wsp:val=&quot;581FF7F5&quot;/&gt;&lt;wsp:rsid wsp:val=&quot;58262C48&quot;/&gt;&lt;wsp:rsid wsp:val=&quot;5847C882&quot;/&gt;&lt;wsp:rsid wsp:val=&quot;58589ECE&quot;/&gt;&lt;wsp:rsid wsp:val=&quot;585AB342&quot;/&gt;&lt;wsp:rsid wsp:val=&quot;586E3DED&quot;/&gt;&lt;wsp:rsid wsp:val=&quot;5875A7EA&quot;/&gt;&lt;wsp:rsid wsp:val=&quot;58858AFB&quot;/&gt;&lt;wsp:rsid wsp:val=&quot;589D5292&quot;/&gt;&lt;wsp:rsid wsp:val=&quot;58A9F040&quot;/&gt;&lt;wsp:rsid wsp:val=&quot;58AA22C1&quot;/&gt;&lt;wsp:rsid wsp:val=&quot;58B1EDA4&quot;/&gt;&lt;wsp:rsid wsp:val=&quot;58B3177B&quot;/&gt;&lt;wsp:rsid wsp:val=&quot;58B47C6A&quot;/&gt;&lt;wsp:rsid wsp:val=&quot;58C45BAE&quot;/&gt;&lt;wsp:rsid wsp:val=&quot;58D4A937&quot;/&gt;&lt;wsp:rsid wsp:val=&quot;58E3F5B5&quot;/&gt;&lt;wsp:rsid wsp:val=&quot;58EB38A2&quot;/&gt;&lt;wsp:rsid wsp:val=&quot;58FAFA24&quot;/&gt;&lt;wsp:rsid wsp:val=&quot;59057BDD&quot;/&gt;&lt;wsp:rsid wsp:val=&quot;5907D145&quot;/&gt;&lt;wsp:rsid wsp:val=&quot;59172464&quot;/&gt;&lt;wsp:rsid wsp:val=&quot;5924E7A1&quot;/&gt;&lt;wsp:rsid wsp:val=&quot;593476BF&quot;/&gt;&lt;wsp:rsid wsp:val=&quot;5946226D&quot;/&gt;&lt;wsp:rsid wsp:val=&quot;5947D67D&quot;/&gt;&lt;wsp:rsid wsp:val=&quot;594A263F&quot;/&gt;&lt;wsp:rsid wsp:val=&quot;594B5C01&quot;/&gt;&lt;wsp:rsid wsp:val=&quot;5959C314&quot;/&gt;&lt;wsp:rsid wsp:val=&quot;595BBFC3&quot;/&gt;&lt;wsp:rsid wsp:val=&quot;5968EC15&quot;/&gt;&lt;wsp:rsid wsp:val=&quot;596D507B&quot;/&gt;&lt;wsp:rsid wsp:val=&quot;598DEFF6&quot;/&gt;&lt;wsp:rsid wsp:val=&quot;5991BCEB&quot;/&gt;&lt;wsp:rsid wsp:val=&quot;5994FABC&quot;/&gt;&lt;wsp:rsid wsp:val=&quot;599CEA3E&quot;/&gt;&lt;wsp:rsid wsp:val=&quot;59A16051&quot;/&gt;&lt;wsp:rsid wsp:val=&quot;59A4AAEA&quot;/&gt;&lt;wsp:rsid wsp:val=&quot;59A70E69&quot;/&gt;&lt;wsp:rsid wsp:val=&quot;59B24E2D&quot;/&gt;&lt;wsp:rsid wsp:val=&quot;59B3B408&quot;/&gt;&lt;wsp:rsid wsp:val=&quot;59B9A7B4&quot;/&gt;&lt;wsp:rsid wsp:val=&quot;59BDEE3B&quot;/&gt;&lt;wsp:rsid wsp:val=&quot;59C6BF96&quot;/&gt;&lt;wsp:rsid wsp:val=&quot;59D62DCD&quot;/&gt;&lt;wsp:rsid wsp:val=&quot;59DA4CE4&quot;/&gt;&lt;wsp:rsid wsp:val=&quot;59DD6157&quot;/&gt;&lt;wsp:rsid wsp:val=&quot;59DD6C97&quot;/&gt;&lt;wsp:rsid wsp:val=&quot;59E27197&quot;/&gt;&lt;wsp:rsid wsp:val=&quot;59E8232C&quot;/&gt;&lt;wsp:rsid wsp:val=&quot;59EB51BB&quot;/&gt;&lt;wsp:rsid wsp:val=&quot;59F72BDB&quot;/&gt;&lt;wsp:rsid wsp:val=&quot;59F865A1&quot;/&gt;&lt;wsp:rsid wsp:val=&quot;5A065FCB&quot;/&gt;&lt;wsp:rsid wsp:val=&quot;5A0A2B1B&quot;/&gt;&lt;wsp:rsid wsp:val=&quot;5A2045C8&quot;/&gt;&lt;wsp:rsid wsp:val=&quot;5A338D2C&quot;/&gt;&lt;wsp:rsid wsp:val=&quot;5A4F0723&quot;/&gt;&lt;wsp:rsid wsp:val=&quot;5A583588&quot;/&gt;&lt;wsp:rsid wsp:val=&quot;5A5961EE&quot;/&gt;&lt;wsp:rsid wsp:val=&quot;5A6549D1&quot;/&gt;&lt;wsp:rsid wsp:val=&quot;5A6E4286&quot;/&gt;&lt;wsp:rsid wsp:val=&quot;5A83B87D&quot;/&gt;&lt;wsp:rsid wsp:val=&quot;5A88392D&quot;/&gt;&lt;wsp:rsid wsp:val=&quot;5A8928FA&quot;/&gt;&lt;wsp:rsid wsp:val=&quot;5A9A0935&quot;/&gt;&lt;wsp:rsid wsp:val=&quot;5AB43353&quot;/&gt;&lt;wsp:rsid wsp:val=&quot;5AC9C542&quot;/&gt;&lt;wsp:rsid wsp:val=&quot;5AD62191&quot;/&gt;&lt;wsp:rsid wsp:val=&quot;5AE68B6F&quot;/&gt;&lt;wsp:rsid wsp:val=&quot;5AEDFC44&quot;/&gt;&lt;wsp:rsid wsp:val=&quot;5B0F439A&quot;/&gt;&lt;wsp:rsid wsp:val=&quot;5B135F67&quot;/&gt;&lt;wsp:rsid wsp:val=&quot;5B192863&quot;/&gt;&lt;wsp:rsid wsp:val=&quot;5B21C804&quot;/&gt;&lt;wsp:rsid wsp:val=&quot;5B2623A5&quot;/&gt;&lt;wsp:rsid wsp:val=&quot;5B2D96D9&quot;/&gt;&lt;wsp:rsid wsp:val=&quot;5B3FC84A&quot;/&gt;&lt;wsp:rsid wsp:val=&quot;5B56590F&quot;/&gt;&lt;wsp:rsid wsp:val=&quot;5B57F0F1&quot;/&gt;&lt;wsp:rsid wsp:val=&quot;5B5D4591&quot;/&gt;&lt;wsp:rsid wsp:val=&quot;5B5F0ECB&quot;/&gt;&lt;wsp:rsid wsp:val=&quot;5B62117C&quot;/&gt;&lt;wsp:rsid wsp:val=&quot;5B6B7527&quot;/&gt;&lt;wsp:rsid wsp:val=&quot;5B87A683&quot;/&gt;&lt;wsp:rsid wsp:val=&quot;5BAD54D6&quot;/&gt;&lt;wsp:rsid wsp:val=&quot;5BBB0A39&quot;/&gt;&lt;wsp:rsid wsp:val=&quot;5BD4F354&quot;/&gt;&lt;wsp:rsid wsp:val=&quot;5BDB4FF8&quot;/&gt;&lt;wsp:rsid wsp:val=&quot;5BDC2313&quot;/&gt;&lt;wsp:rsid wsp:val=&quot;5BE7C04B&quot;/&gt;&lt;wsp:rsid wsp:val=&quot;5BE9D987&quot;/&gt;&lt;wsp:rsid wsp:val=&quot;5BF65892&quot;/&gt;&lt;wsp:rsid wsp:val=&quot;5BF6C5E6&quot;/&gt;&lt;wsp:rsid wsp:val=&quot;5BF9783D&quot;/&gt;&lt;wsp:rsid wsp:val=&quot;5C0F4EFB&quot;/&gt;&lt;wsp:rsid wsp:val=&quot;5C13A1DC&quot;/&gt;&lt;wsp:rsid wsp:val=&quot;5C27589F&quot;/&gt;&lt;wsp:rsid wsp:val=&quot;5C30F77F&quot;/&gt;&lt;wsp:rsid wsp:val=&quot;5C33B4E2&quot;/&gt;&lt;wsp:rsid wsp:val=&quot;5C3E0FD1&quot;/&gt;&lt;wsp:rsid wsp:val=&quot;5C4C805E&quot;/&gt;&lt;wsp:rsid wsp:val=&quot;5C51FB65&quot;/&gt;&lt;wsp:rsid wsp:val=&quot;5C70CBB4&quot;/&gt;&lt;wsp:rsid wsp:val=&quot;5C9E33ED&quot;/&gt;&lt;wsp:rsid wsp:val=&quot;5CAB69A4&quot;/&gt;&lt;wsp:rsid wsp:val=&quot;5CB239CB&quot;/&gt;&lt;wsp:rsid wsp:val=&quot;5CB6332E&quot;/&gt;&lt;wsp:rsid wsp:val=&quot;5CB8CD81&quot;/&gt;&lt;wsp:rsid wsp:val=&quot;5CB9E863&quot;/&gt;&lt;wsp:rsid wsp:val=&quot;5CBA9173&quot;/&gt;&lt;wsp:rsid wsp:val=&quot;5CC3AF91&quot;/&gt;&lt;wsp:rsid wsp:val=&quot;5CC4E9F8&quot;/&gt;&lt;wsp:rsid wsp:val=&quot;5CC5EBBF&quot;/&gt;&lt;wsp:rsid wsp:val=&quot;5CDD5F16&quot;/&gt;&lt;wsp:rsid wsp:val=&quot;5CEE1BC7&quot;/&gt;&lt;wsp:rsid wsp:val=&quot;5D10D22D&quot;/&gt;&lt;wsp:rsid wsp:val=&quot;5D21AAA8&quot;/&gt;&lt;wsp:rsid wsp:val=&quot;5D26B7D9&quot;/&gt;&lt;wsp:rsid wsp:val=&quot;5D2E3F41&quot;/&gt;&lt;wsp:rsid wsp:val=&quot;5D306379&quot;/&gt;&lt;wsp:rsid wsp:val=&quot;5D3852CD&quot;/&gt;&lt;wsp:rsid wsp:val=&quot;5D40DEE0&quot;/&gt;&lt;wsp:rsid wsp:val=&quot;5D4EFF1F&quot;/&gt;&lt;wsp:rsid wsp:val=&quot;5D7A159F&quot;/&gt;&lt;wsp:rsid wsp:val=&quot;5D8D5AE5&quot;/&gt;&lt;wsp:rsid wsp:val=&quot;5DAC164D&quot;/&gt;&lt;wsp:rsid wsp:val=&quot;5DACA83A&quot;/&gt;&lt;wsp:rsid wsp:val=&quot;5DACFC30&quot;/&gt;&lt;wsp:rsid wsp:val=&quot;5DB4298A&quot;/&gt;&lt;wsp:rsid wsp:val=&quot;5DB903C1&quot;/&gt;&lt;wsp:rsid wsp:val=&quot;5DC3A458&quot;/&gt;&lt;wsp:rsid wsp:val=&quot;5DC99928&quot;/&gt;&lt;wsp:rsid wsp:val=&quot;5DE720A6&quot;/&gt;&lt;wsp:rsid wsp:val=&quot;5DEA15B7&quot;/&gt;&lt;wsp:rsid wsp:val=&quot;5E00D783&quot;/&gt;&lt;wsp:rsid wsp:val=&quot;5E063F12&quot;/&gt;&lt;wsp:rsid wsp:val=&quot;5E0B3DCC&quot;/&gt;&lt;wsp:rsid wsp:val=&quot;5E169075&quot;/&gt;&lt;wsp:rsid wsp:val=&quot;5E20EC1A&quot;/&gt;&lt;wsp:rsid wsp:val=&quot;5E215608&quot;/&gt;&lt;wsp:rsid wsp:val=&quot;5E2347AE&quot;/&gt;&lt;wsp:rsid wsp:val=&quot;5E24373C&quot;/&gt;&lt;wsp:rsid wsp:val=&quot;5E444175&quot;/&gt;&lt;wsp:rsid wsp:val=&quot;5E44FB5C&quot;/&gt;&lt;wsp:rsid wsp:val=&quot;5E70E52B&quot;/&gt;&lt;wsp:rsid wsp:val=&quot;5E89F24B&quot;/&gt;&lt;wsp:rsid wsp:val=&quot;5E8F67D0&quot;/&gt;&lt;wsp:rsid wsp:val=&quot;5EA5AB5F&quot;/&gt;&lt;wsp:rsid wsp:val=&quot;5EAF9F17&quot;/&gt;&lt;wsp:rsid wsp:val=&quot;5EB3ADCE&quot;/&gt;&lt;wsp:rsid wsp:val=&quot;5EB4CCE5&quot;/&gt;&lt;wsp:rsid wsp:val=&quot;5ECA9CFE&quot;/&gt;&lt;wsp:rsid wsp:val=&quot;5ECCD61D&quot;/&gt;&lt;wsp:rsid wsp:val=&quot;5EDA2121&quot;/&gt;&lt;wsp:rsid wsp:val=&quot;5F000967&quot;/&gt;&lt;wsp:rsid wsp:val=&quot;5F0257B0&quot;/&gt;&lt;wsp:rsid wsp:val=&quot;5F035872&quot;/&gt;&lt;wsp:rsid wsp:val=&quot;5F0588FC&quot;/&gt;&lt;wsp:rsid wsp:val=&quot;5F188640&quot;/&gt;&lt;wsp:rsid wsp:val=&quot;5F19C7D7&quot;/&gt;&lt;wsp:rsid wsp:val=&quot;5F1B2B36&quot;/&gt;&lt;wsp:rsid wsp:val=&quot;5F253C3F&quot;/&gt;&lt;wsp:rsid wsp:val=&quot;5F2B85A3&quot;/&gt;&lt;wsp:rsid wsp:val=&quot;5F355FD3&quot;/&gt;&lt;wsp:rsid wsp:val=&quot;5F3E0317&quot;/&gt;&lt;wsp:rsid wsp:val=&quot;5F3EA5FD&quot;/&gt;&lt;wsp:rsid wsp:val=&quot;5F5A16BC&quot;/&gt;&lt;wsp:rsid wsp:val=&quot;5F718FC6&quot;/&gt;&lt;wsp:rsid wsp:val=&quot;5F741006&quot;/&gt;&lt;wsp:rsid wsp:val=&quot;5F76C133&quot;/&gt;&lt;wsp:rsid wsp:val=&quot;5F7969F4&quot;/&gt;&lt;wsp:rsid wsp:val=&quot;5F869B45&quot;/&gt;&lt;wsp:rsid wsp:val=&quot;5F8833D9&quot;/&gt;&lt;wsp:rsid wsp:val=&quot;5F899C27&quot;/&gt;&lt;wsp:rsid wsp:val=&quot;5F8AA746&quot;/&gt;&lt;wsp:rsid wsp:val=&quot;5F8C12BD&quot;/&gt;&lt;wsp:rsid wsp:val=&quot;5F940BB0&quot;/&gt;&lt;wsp:rsid wsp:val=&quot;5F9515DE&quot;/&gt;&lt;wsp:rsid wsp:val=&quot;5F9B0D23&quot;/&gt;&lt;wsp:rsid wsp:val=&quot;5F9DE780&quot;/&gt;&lt;wsp:rsid wsp:val=&quot;5FAB507C&quot;/&gt;&lt;wsp:rsid wsp:val=&quot;5FB36B45&quot;/&gt;&lt;wsp:rsid wsp:val=&quot;5FE763D0&quot;/&gt;&lt;wsp:rsid wsp:val=&quot;5FF98C62&quot;/&gt;&lt;wsp:rsid wsp:val=&quot;5FFE69D5&quot;/&gt;&lt;wsp:rsid wsp:val=&quot;6007D723&quot;/&gt;&lt;wsp:rsid wsp:val=&quot;6015DF26&quot;/&gt;&lt;wsp:rsid wsp:val=&quot;60213443&quot;/&gt;&lt;wsp:rsid wsp:val=&quot;60534805&quot;/&gt;&lt;wsp:rsid wsp:val=&quot;6054089D&quot;/&gt;&lt;wsp:rsid wsp:val=&quot;605A38FF&quot;/&gt;&lt;wsp:rsid wsp:val=&quot;605E589B&quot;/&gt;&lt;wsp:rsid wsp:val=&quot;606249CF&quot;/&gt;&lt;wsp:rsid wsp:val=&quot;606AB064&quot;/&gt;&lt;wsp:rsid wsp:val=&quot;608BADB7&quot;/&gt;&lt;wsp:rsid wsp:val=&quot;608FD379&quot;/&gt;&lt;wsp:rsid wsp:val=&quot;60916271&quot;/&gt;&lt;wsp:rsid wsp:val=&quot;6099DC62&quot;/&gt;&lt;wsp:rsid wsp:val=&quot;609A2390&quot;/&gt;&lt;wsp:rsid wsp:val=&quot;60AD691A&quot;/&gt;&lt;wsp:rsid wsp:val=&quot;60B0B959&quot;/&gt;&lt;wsp:rsid wsp:val=&quot;60B59838&quot;/&gt;&lt;wsp:rsid wsp:val=&quot;60BC3994&quot;/&gt;&lt;wsp:rsid wsp:val=&quot;60C86E86&quot;/&gt;&lt;wsp:rsid wsp:val=&quot;60C8B91F&quot;/&gt;&lt;wsp:rsid wsp:val=&quot;60CDAA16&quot;/&gt;&lt;wsp:rsid wsp:val=&quot;60D339C0&quot;/&gt;&lt;wsp:rsid wsp:val=&quot;60D8F17E&quot;/&gt;&lt;wsp:rsid wsp:val=&quot;60D9FB41&quot;/&gt;&lt;wsp:rsid wsp:val=&quot;60EA4ED7&quot;/&gt;&lt;wsp:rsid wsp:val=&quot;60F5E71D&quot;/&gt;&lt;wsp:rsid wsp:val=&quot;6106698F&quot;/&gt;&lt;wsp:rsid wsp:val=&quot;61096360&quot;/&gt;&lt;wsp:rsid wsp:val=&quot;61130D22&quot;/&gt;&lt;wsp:rsid wsp:val=&quot;611BC462&quot;/&gt;&lt;wsp:rsid wsp:val=&quot;612EA4B8&quot;/&gt;&lt;wsp:rsid wsp:val=&quot;6144D4B9&quot;/&gt;&lt;wsp:rsid wsp:val=&quot;61480F64&quot;/&gt;&lt;wsp:rsid wsp:val=&quot;615064D6&quot;/&gt;&lt;wsp:rsid wsp:val=&quot;6151B7E1&quot;/&gt;&lt;wsp:rsid wsp:val=&quot;6156C434&quot;/&gt;&lt;wsp:rsid wsp:val=&quot;616BD753&quot;/&gt;&lt;wsp:rsid wsp:val=&quot;617B0BD1&quot;/&gt;&lt;wsp:rsid wsp:val=&quot;617B1187&quot;/&gt;&lt;wsp:rsid wsp:val=&quot;619707E5&quot;/&gt;&lt;wsp:rsid wsp:val=&quot;619E4ABD&quot;/&gt;&lt;wsp:rsid wsp:val=&quot;61AE4C69&quot;/&gt;&lt;wsp:rsid wsp:val=&quot;61D9F2CE&quot;/&gt;&lt;wsp:rsid wsp:val=&quot;61DF7624&quot;/&gt;&lt;wsp:rsid wsp:val=&quot;61E4E091&quot;/&gt;&lt;wsp:rsid wsp:val=&quot;61EEA432&quot;/&gt;&lt;wsp:rsid wsp:val=&quot;61F62285&quot;/&gt;&lt;wsp:rsid wsp:val=&quot;61F8F3F7&quot;/&gt;&lt;wsp:rsid wsp:val=&quot;6222B11D&quot;/&gt;&lt;wsp:rsid wsp:val=&quot;6234D1D6&quot;/&gt;&lt;wsp:rsid wsp:val=&quot;62465C4D&quot;/&gt;&lt;wsp:rsid wsp:val=&quot;6259E902&quot;/&gt;&lt;wsp:rsid wsp:val=&quot;62632665&quot;/&gt;&lt;wsp:rsid wsp:val=&quot;6275E55F&quot;/&gt;&lt;wsp:rsid wsp:val=&quot;627F259B&quot;/&gt;&lt;wsp:rsid wsp:val=&quot;62B25BA1&quot;/&gt;&lt;wsp:rsid wsp:val=&quot;62C13CE9&quot;/&gt;&lt;wsp:rsid wsp:val=&quot;62DD29AC&quot;/&gt;&lt;wsp:rsid wsp:val=&quot;62E2D029&quot;/&gt;&lt;wsp:rsid wsp:val=&quot;62F8DB63&quot;/&gt;&lt;wsp:rsid wsp:val=&quot;62F9DBA9&quot;/&gt;&lt;wsp:rsid wsp:val=&quot;62FA276D&quot;/&gt;&lt;wsp:rsid wsp:val=&quot;63012D22&quot;/&gt;&lt;wsp:rsid wsp:val=&quot;63116583&quot;/&gt;&lt;wsp:rsid wsp:val=&quot;631C51BF&quot;/&gt;&lt;wsp:rsid wsp:val=&quot;6321F755&quot;/&gt;&lt;wsp:rsid wsp:val=&quot;634847D7&quot;/&gt;&lt;wsp:rsid wsp:val=&quot;63503CF8&quot;/&gt;&lt;wsp:rsid wsp:val=&quot;63552FF9&quot;/&gt;&lt;wsp:rsid wsp:val=&quot;635AB8E7&quot;/&gt;&lt;wsp:rsid wsp:val=&quot;635D636E&quot;/&gt;&lt;wsp:rsid wsp:val=&quot;6381B6CC&quot;/&gt;&lt;wsp:rsid wsp:val=&quot;638D12FB&quot;/&gt;&lt;wsp:rsid wsp:val=&quot;63A30D7D&quot;/&gt;&lt;wsp:rsid wsp:val=&quot;63A6EE0E&quot;/&gt;&lt;wsp:rsid wsp:val=&quot;63B159EC&quot;/&gt;&lt;wsp:rsid wsp:val=&quot;63B25F40&quot;/&gt;&lt;wsp:rsid wsp:val=&quot;63B463C5&quot;/&gt;&lt;wsp:rsid wsp:val=&quot;63B55B6B&quot;/&gt;&lt;wsp:rsid wsp:val=&quot;63B90356&quot;/&gt;&lt;wsp:rsid wsp:val=&quot;63C81715&quot;/&gt;&lt;wsp:rsid wsp:val=&quot;63C9F937&quot;/&gt;&lt;wsp:rsid wsp:val=&quot;63CCD47D&quot;/&gt;&lt;wsp:rsid wsp:val=&quot;63D2D9B5&quot;/&gt;&lt;wsp:rsid wsp:val=&quot;63D39C3C&quot;/&gt;&lt;wsp:rsid wsp:val=&quot;63DB5E56&quot;/&gt;&lt;wsp:rsid wsp:val=&quot;63E27D1E&quot;/&gt;&lt;wsp:rsid wsp:val=&quot;63E61223&quot;/&gt;&lt;wsp:rsid wsp:val=&quot;63FEF6C6&quot;/&gt;&lt;wsp:rsid wsp:val=&quot;6414509F&quot;/&gt;&lt;wsp:rsid wsp:val=&quot;64177AAC&quot;/&gt;&lt;wsp:rsid wsp:val=&quot;641937A5&quot;/&gt;&lt;wsp:rsid wsp:val=&quot;641BE094&quot;/&gt;&lt;wsp:rsid wsp:val=&quot;6427D403&quot;/&gt;&lt;wsp:rsid wsp:val=&quot;6429B8FF&quot;/&gt;&lt;wsp:rsid wsp:val=&quot;642C9B45&quot;/&gt;&lt;wsp:rsid wsp:val=&quot;643BDF42&quot;/&gt;&lt;wsp:rsid wsp:val=&quot;644966CF&quot;/&gt;&lt;wsp:rsid wsp:val=&quot;6449C01A&quot;/&gt;&lt;wsp:rsid wsp:val=&quot;644B1595&quot;/&gt;&lt;wsp:rsid wsp:val=&quot;645999E8&quot;/&gt;&lt;wsp:rsid wsp:val=&quot;645EC164&quot;/&gt;&lt;wsp:rsid wsp:val=&quot;646D9C2C&quot;/&gt;&lt;wsp:rsid wsp:val=&quot;646ED40E&quot;/&gt;&lt;wsp:rsid wsp:val=&quot;6475ED7B&quot;/&gt;&lt;wsp:rsid wsp:val=&quot;64845752&quot;/&gt;&lt;wsp:rsid wsp:val=&quot;6492D0DA&quot;/&gt;&lt;wsp:rsid wsp:val=&quot;64936D80&quot;/&gt;&lt;wsp:rsid wsp:val=&quot;64999244&quot;/&gt;&lt;wsp:rsid wsp:val=&quot;64AEB9EA&quot;/&gt;&lt;wsp:rsid wsp:val=&quot;64C1C5C1&quot;/&gt;&lt;wsp:rsid wsp:val=&quot;64C3D3E7&quot;/&gt;&lt;wsp:rsid wsp:val=&quot;64C7B069&quot;/&gt;&lt;wsp:rsid wsp:val=&quot;64D53A69&quot;/&gt;&lt;wsp:rsid wsp:val=&quot;64DB52C5&quot;/&gt;&lt;wsp:rsid wsp:val=&quot;64E179E3&quot;/&gt;&lt;wsp:rsid wsp:val=&quot;64EDA600&quot;/&gt;&lt;wsp:rsid wsp:val=&quot;6502D4F6&quot;/&gt;&lt;wsp:rsid wsp:val=&quot;65201782&quot;/&gt;&lt;wsp:rsid wsp:val=&quot;65336C81&quot;/&gt;&lt;wsp:rsid wsp:val=&quot;65381F36&quot;/&gt;&lt;wsp:rsid wsp:val=&quot;6541DEC2&quot;/&gt;&lt;wsp:rsid wsp:val=&quot;65451901&quot;/&gt;&lt;wsp:rsid wsp:val=&quot;65456FA0&quot;/&gt;&lt;wsp:rsid wsp:val=&quot;6545A031&quot;/&gt;&lt;wsp:rsid wsp:val=&quot;654768D1&quot;/&gt;&lt;wsp:rsid wsp:val=&quot;654A56DA&quot;/&gt;&lt;wsp:rsid wsp:val=&quot;6568A4DE&quot;/&gt;&lt;wsp:rsid wsp:val=&quot;65781C74&quot;/&gt;&lt;wsp:rsid wsp:val=&quot;65826F64&quot;/&gt;&lt;wsp:rsid wsp:val=&quot;65B1955D&quot;/&gt;&lt;wsp:rsid wsp:val=&quot;65B2F332&quot;/&gt;&lt;wsp:rsid wsp:val=&quot;65F8DDAB&quot;/&gt;&lt;wsp:rsid wsp:val=&quot;6612A6D0&quot;/&gt;&lt;wsp:rsid wsp:val=&quot;66156731&quot;/&gt;&lt;wsp:rsid wsp:val=&quot;6638B710&quot;/&gt;&lt;wsp:rsid wsp:val=&quot;664BAC18&quot;/&gt;&lt;wsp:rsid wsp:val=&quot;6669A9DF&quot;/&gt;&lt;wsp:rsid wsp:val=&quot;667B78E1&quot;/&gt;&lt;wsp:rsid wsp:val=&quot;667FB27E&quot;/&gt;&lt;wsp:rsid wsp:val=&quot;66850F83&quot;/&gt;&lt;wsp:rsid wsp:val=&quot;66A139FF&quot;/&gt;&lt;wsp:rsid wsp:val=&quot;66A89A43&quot;/&gt;&lt;wsp:rsid wsp:val=&quot;66C79556&quot;/&gt;&lt;wsp:rsid wsp:val=&quot;66C9C1AB&quot;/&gt;&lt;wsp:rsid wsp:val=&quot;66E4306D&quot;/&gt;&lt;wsp:rsid wsp:val=&quot;66F3114F&quot;/&gt;&lt;wsp:rsid wsp:val=&quot;66F571CD&quot;/&gt;&lt;wsp:rsid wsp:val=&quot;66F76A11&quot;/&gt;&lt;wsp:rsid wsp:val=&quot;66FF37CD&quot;/&gt;&lt;wsp:rsid wsp:val=&quot;66FFCAE1&quot;/&gt;&lt;wsp:rsid wsp:val=&quot;67006042&quot;/&gt;&lt;wsp:rsid wsp:val=&quot;67087ED0&quot;/&gt;&lt;wsp:rsid wsp:val=&quot;671E0772&quot;/&gt;&lt;wsp:rsid wsp:val=&quot;671E9A17&quot;/&gt;&lt;wsp:rsid wsp:val=&quot;6731D2EE&quot;/&gt;&lt;wsp:rsid wsp:val=&quot;67340706&quot;/&gt;&lt;wsp:rsid wsp:val=&quot;673B6DCE&quot;/&gt;&lt;wsp:rsid wsp:val=&quot;674A2028&quot;/&gt;&lt;wsp:rsid wsp:val=&quot;674A8449&quot;/&gt;&lt;wsp:rsid wsp:val=&quot;674DD4EB&quot;/&gt;&lt;wsp:rsid wsp:val=&quot;67529A27&quot;/&gt;&lt;wsp:rsid wsp:val=&quot;67538156&quot;/&gt;&lt;wsp:rsid wsp:val=&quot;67566DAE&quot;/&gt;&lt;wsp:rsid wsp:val=&quot;675779E8&quot;/&gt;&lt;wsp:rsid wsp:val=&quot;676DF1DD&quot;/&gt;&lt;wsp:rsid wsp:val=&quot;677D4FE0&quot;/&gt;&lt;wsp:rsid wsp:val=&quot;67845634&quot;/&gt;&lt;wsp:rsid wsp:val=&quot;6785861F&quot;/&gt;&lt;wsp:rsid wsp:val=&quot;6787D7B4&quot;/&gt;&lt;wsp:rsid wsp:val=&quot;67880BDE&quot;/&gt;&lt;wsp:rsid wsp:val=&quot;678E23C2&quot;/&gt;&lt;wsp:rsid wsp:val=&quot;679076C6&quot;/&gt;&lt;wsp:rsid wsp:val=&quot;67B0D577&quot;/&gt;&lt;wsp:rsid wsp:val=&quot;67C479A8&quot;/&gt;&lt;wsp:rsid wsp:val=&quot;67C850F6&quot;/&gt;&lt;wsp:rsid wsp:val=&quot;67CA7B18&quot;/&gt;&lt;wsp:rsid wsp:val=&quot;67DC0133&quot;/&gt;&lt;wsp:rsid wsp:val=&quot;67E8EE9B&quot;/&gt;&lt;wsp:rsid wsp:val=&quot;67E9A21E&quot;/&gt;&lt;wsp:rsid wsp:val=&quot;67F4FECC&quot;/&gt;&lt;wsp:rsid wsp:val=&quot;68015E5E&quot;/&gt;&lt;wsp:rsid wsp:val=&quot;68034FBD&quot;/&gt;&lt;wsp:rsid wsp:val=&quot;680F9295&quot;/&gt;&lt;wsp:rsid wsp:val=&quot;68161DCB&quot;/&gt;&lt;wsp:rsid wsp:val=&quot;6826B1B1&quot;/&gt;&lt;wsp:rsid wsp:val=&quot;6827E340&quot;/&gt;&lt;wsp:rsid wsp:val=&quot;6837B875&quot;/&gt;&lt;wsp:rsid wsp:val=&quot;6837EE16&quot;/&gt;&lt;wsp:rsid wsp:val=&quot;68382B29&quot;/&gt;&lt;wsp:rsid wsp:val=&quot;683E49F4&quot;/&gt;&lt;wsp:rsid wsp:val=&quot;68409484&quot;/&gt;&lt;wsp:rsid wsp:val=&quot;684236B4&quot;/&gt;&lt;wsp:rsid wsp:val=&quot;684B4869&quot;/&gt;&lt;wsp:rsid wsp:val=&quot;6866230D&quot;/&gt;&lt;wsp:rsid wsp:val=&quot;68A045A0&quot;/&gt;&lt;wsp:rsid wsp:val=&quot;68B7D924&quot;/&gt;&lt;wsp:rsid wsp:val=&quot;68B7E09E&quot;/&gt;&lt;wsp:rsid wsp:val=&quot;68CE42A9&quot;/&gt;&lt;wsp:rsid wsp:val=&quot;68D66B69&quot;/&gt;&lt;wsp:rsid wsp:val=&quot;68ECFB57&quot;/&gt;&lt;wsp:rsid wsp:val=&quot;68EF55D4&quot;/&gt;&lt;wsp:rsid wsp:val=&quot;68F60C30&quot;/&gt;&lt;wsp:rsid wsp:val=&quot;68F85317&quot;/&gt;&lt;wsp:rsid wsp:val=&quot;69114D46&quot;/&gt;&lt;wsp:rsid wsp:val=&quot;69143C0A&quot;/&gt;&lt;wsp:rsid wsp:val=&quot;692053DA&quot;/&gt;&lt;wsp:rsid wsp:val=&quot;69420CE4&quot;/&gt;&lt;wsp:rsid wsp:val=&quot;6948ADBC&quot;/&gt;&lt;wsp:rsid wsp:val=&quot;694F1660&quot;/&gt;&lt;wsp:rsid wsp:val=&quot;69612175&quot;/&gt;&lt;wsp:rsid wsp:val=&quot;698BF11D&quot;/&gt;&lt;wsp:rsid wsp:val=&quot;69A36077&quot;/&gt;&lt;wsp:rsid wsp:val=&quot;69A58B84&quot;/&gt;&lt;wsp:rsid wsp:val=&quot;69AF2636&quot;/&gt;&lt;wsp:rsid wsp:val=&quot;69B859F2&quot;/&gt;&lt;wsp:rsid wsp:val=&quot;69C91D6A&quot;/&gt;&lt;wsp:rsid wsp:val=&quot;69CE1B2D&quot;/&gt;&lt;wsp:rsid wsp:val=&quot;69E36D5B&quot;/&gt;&lt;wsp:rsid wsp:val=&quot;69FC4BA9&quot;/&gt;&lt;wsp:rsid wsp:val=&quot;6A061F63&quot;/&gt;&lt;wsp:rsid wsp:val=&quot;6A2294A9&quot;/&gt;&lt;wsp:rsid wsp:val=&quot;6A25D980&quot;/&gt;&lt;wsp:rsid wsp:val=&quot;6A273909&quot;/&gt;&lt;wsp:rsid wsp:val=&quot;6A294793&quot;/&gt;&lt;wsp:rsid wsp:val=&quot;6A38A927&quot;/&gt;&lt;wsp:rsid wsp:val=&quot;6A3AA697&quot;/&gt;&lt;wsp:rsid wsp:val=&quot;6A3BB3FB&quot;/&gt;&lt;wsp:rsid wsp:val=&quot;6A54B197&quot;/&gt;&lt;wsp:rsid wsp:val=&quot;6A5C4413&quot;/&gt;&lt;wsp:rsid wsp:val=&quot;6A5E0E15&quot;/&gt;&lt;wsp:rsid wsp:val=&quot;6A60D67A&quot;/&gt;&lt;wsp:rsid wsp:val=&quot;6A72CB4B&quot;/&gt;&lt;wsp:rsid wsp:val=&quot;6A773672&quot;/&gt;&lt;wsp:rsid wsp:val=&quot;6A7DDA8B&quot;/&gt;&lt;wsp:rsid wsp:val=&quot;6A80C5C7&quot;/&gt;&lt;wsp:rsid wsp:val=&quot;6A9C42D4&quot;/&gt;&lt;wsp:rsid wsp:val=&quot;6AA34D5B&quot;/&gt;&lt;wsp:rsid wsp:val=&quot;6AC282BB&quot;/&gt;&lt;wsp:rsid wsp:val=&quot;6AC61532&quot;/&gt;&lt;wsp:rsid wsp:val=&quot;6ACB1D93&quot;/&gt;&lt;wsp:rsid wsp:val=&quot;6ACD1A3C&quot;/&gt;&lt;wsp:rsid wsp:val=&quot;6ACE0F3B&quot;/&gt;&lt;wsp:rsid wsp:val=&quot;6ACEB865&quot;/&gt;&lt;wsp:rsid wsp:val=&quot;6AD250CE&quot;/&gt;&lt;wsp:rsid wsp:val=&quot;6AE5A4E8&quot;/&gt;&lt;wsp:rsid wsp:val=&quot;6AF030EE&quot;/&gt;&lt;wsp:rsid wsp:val=&quot;6AFDA67A&quot;/&gt;&lt;wsp:rsid wsp:val=&quot;6B026827&quot;/&gt;&lt;wsp:rsid wsp:val=&quot;6B22CB2A&quot;/&gt;&lt;wsp:rsid wsp:val=&quot;6B23EFBB&quot;/&gt;&lt;wsp:rsid wsp:val=&quot;6B2AFAA4&quot;/&gt;&lt;wsp:rsid wsp:val=&quot;6B2FE3A5&quot;/&gt;&lt;wsp:rsid wsp:val=&quot;6B3D8605&quot;/&gt;&lt;wsp:rsid wsp:val=&quot;6B42BFF9&quot;/&gt;&lt;wsp:rsid wsp:val=&quot;6B47AA41&quot;/&gt;&lt;wsp:rsid wsp:val=&quot;6B485F0B&quot;/&gt;&lt;wsp:rsid wsp:val=&quot;6B5DC526&quot;/&gt;&lt;wsp:rsid wsp:val=&quot;6B6A869C&quot;/&gt;&lt;wsp:rsid wsp:val=&quot;6B833A60&quot;/&gt;&lt;wsp:rsid wsp:val=&quot;6B83E933&quot;/&gt;&lt;wsp:rsid wsp:val=&quot;6B8A2D1C&quot;/&gt;&lt;wsp:rsid wsp:val=&quot;6BA565C4&quot;/&gt;&lt;wsp:rsid wsp:val=&quot;6BC34DCF&quot;/&gt;&lt;wsp:rsid wsp:val=&quot;6BCB49C3&quot;/&gt;&lt;wsp:rsid wsp:val=&quot;6BCEC331&quot;/&gt;&lt;wsp:rsid wsp:val=&quot;6BD676F8&quot;/&gt;&lt;wsp:rsid wsp:val=&quot;6BD80A34&quot;/&gt;&lt;wsp:rsid wsp:val=&quot;6BF7CB57&quot;/&gt;&lt;wsp:rsid wsp:val=&quot;6BFAACE9&quot;/&gt;&lt;wsp:rsid wsp:val=&quot;6C055437&quot;/&gt;&lt;wsp:rsid wsp:val=&quot;6C1DB24B&quot;/&gt;&lt;wsp:rsid wsp:val=&quot;6C1DB4EC&quot;/&gt;&lt;wsp:rsid wsp:val=&quot;6C378952&quot;/&gt;&lt;wsp:rsid wsp:val=&quot;6C3794DD&quot;/&gt;&lt;wsp:rsid wsp:val=&quot;6C44FCB5&quot;/&gt;&lt;wsp:rsid wsp:val=&quot;6C48EE08&quot;/&gt;&lt;wsp:rsid wsp:val=&quot;6C617401&quot;/&gt;&lt;wsp:rsid wsp:val=&quot;6C62F198&quot;/&gt;&lt;wsp:rsid wsp:val=&quot;6C6726D9&quot;/&gt;&lt;wsp:rsid wsp:val=&quot;6C6A7B21&quot;/&gt;&lt;wsp:rsid wsp:val=&quot;6C791567&quot;/&gt;&lt;wsp:rsid wsp:val=&quot;6C80D319&quot;/&gt;&lt;wsp:rsid wsp:val=&quot;6C8DC627&quot;/&gt;&lt;wsp:rsid wsp:val=&quot;6C99D7C0&quot;/&gt;&lt;wsp:rsid wsp:val=&quot;6CB5B20D&quot;/&gt;&lt;wsp:rsid wsp:val=&quot;6CC9DB12&quot;/&gt;&lt;wsp:rsid wsp:val=&quot;6CE2AF35&quot;/&gt;&lt;wsp:rsid wsp:val=&quot;6CEDA169&quot;/&gt;&lt;wsp:rsid wsp:val=&quot;6CF4397C&quot;/&gt;&lt;wsp:rsid wsp:val=&quot;6CF5875C&quot;/&gt;&lt;wsp:rsid wsp:val=&quot;6CF92EFC&quot;/&gt;&lt;wsp:rsid wsp:val=&quot;6CF9A596&quot;/&gt;&lt;wsp:rsid wsp:val=&quot;6D23A33F&quot;/&gt;&lt;wsp:rsid wsp:val=&quot;6D291110&quot;/&gt;&lt;wsp:rsid wsp:val=&quot;6D2F7CCE&quot;/&gt;&lt;wsp:rsid wsp:val=&quot;6D43EC7E&quot;/&gt;&lt;wsp:rsid wsp:val=&quot;6D498901&quot;/&gt;&lt;wsp:rsid wsp:val=&quot;6D56A89B&quot;/&gt;&lt;wsp:rsid wsp:val=&quot;6D5931EE&quot;/&gt;&lt;wsp:rsid wsp:val=&quot;6D730DAC&quot;/&gt;&lt;wsp:rsid wsp:val=&quot;6D81405D&quot;/&gt;&lt;wsp:rsid wsp:val=&quot;6D8B134D&quot;/&gt;&lt;wsp:rsid wsp:val=&quot;6D947C4D&quot;/&gt;&lt;wsp:rsid wsp:val=&quot;6DB8EA7B&quot;/&gt;&lt;wsp:rsid wsp:val=&quot;6DBF4428&quot;/&gt;&lt;wsp:rsid wsp:val=&quot;6DC2C20B&quot;/&gt;&lt;wsp:rsid wsp:val=&quot;6DC76B51&quot;/&gt;&lt;wsp:rsid wsp:val=&quot;6DCB801E&quot;/&gt;&lt;wsp:rsid wsp:val=&quot;6DDB6195&quot;/&gt;&lt;wsp:rsid wsp:val=&quot;6DDF6789&quot;/&gt;&lt;wsp:rsid wsp:val=&quot;6DE13FD4&quot;/&gt;&lt;wsp:rsid wsp:val=&quot;6E06CAE9&quot;/&gt;&lt;wsp:rsid wsp:val=&quot;6E0C7A0B&quot;/&gt;&lt;wsp:rsid wsp:val=&quot;6E119F60&quot;/&gt;&lt;wsp:rsid wsp:val=&quot;6E1846C9&quot;/&gt;&lt;wsp:rsid wsp:val=&quot;6E274C2D&quot;/&gt;&lt;wsp:rsid wsp:val=&quot;6E3DB2B6&quot;/&gt;&lt;wsp:rsid wsp:val=&quot;6E49D5E9&quot;/&gt;&lt;wsp:rsid wsp:val=&quot;6E4BD401&quot;/&gt;&lt;wsp:rsid wsp:val=&quot;6E51A3D0&quot;/&gt;&lt;wsp:rsid wsp:val=&quot;6E51AF0C&quot;/&gt;&lt;wsp:rsid wsp:val=&quot;6E584671&quot;/&gt;&lt;wsp:rsid wsp:val=&quot;6E675196&quot;/&gt;&lt;wsp:rsid wsp:val=&quot;6E76CBDA&quot;/&gt;&lt;wsp:rsid wsp:val=&quot;6E7FE7CA&quot;/&gt;&lt;wsp:rsid wsp:val=&quot;6E817552&quot;/&gt;&lt;wsp:rsid wsp:val=&quot;6E8B666E&quot;/&gt;&lt;wsp:rsid wsp:val=&quot;6EA312A5&quot;/&gt;&lt;wsp:rsid wsp:val=&quot;6EA58E84&quot;/&gt;&lt;wsp:rsid wsp:val=&quot;6EA93A9C&quot;/&gt;&lt;wsp:rsid wsp:val=&quot;6EAB932F&quot;/&gt;&lt;wsp:rsid wsp:val=&quot;6EB50EEF&quot;/&gt;&lt;wsp:rsid wsp:val=&quot;6ECD035E&quot;/&gt;&lt;wsp:rsid wsp:val=&quot;6ECDFF7D&quot;/&gt;&lt;wsp:rsid wsp:val=&quot;6EE1F1A9&quot;/&gt;&lt;wsp:rsid wsp:val=&quot;6EE3F614&quot;/&gt;&lt;wsp:rsid wsp:val=&quot;6EEF7C74&quot;/&gt;&lt;wsp:rsid wsp:val=&quot;6F02FB69&quot;/&gt;&lt;wsp:rsid wsp:val=&quot;6F0A4B02&quot;/&gt;&lt;wsp:rsid wsp:val=&quot;6F133AD9&quot;/&gt;&lt;wsp:rsid wsp:val=&quot;6F15EBC4&quot;/&gt;&lt;wsp:rsid wsp:val=&quot;6F1B62FC&quot;/&gt;&lt;wsp:rsid wsp:val=&quot;6F1E1AB7&quot;/&gt;&lt;wsp:rsid wsp:val=&quot;6F37D927&quot;/&gt;&lt;wsp:rsid wsp:val=&quot;6F3CA92E&quot;/&gt;&lt;wsp:rsid wsp:val=&quot;6F3DC1E3&quot;/&gt;&lt;wsp:rsid wsp:val=&quot;6F459E3D&quot;/&gt;&lt;wsp:rsid wsp:val=&quot;6F580A44&quot;/&gt;&lt;wsp:rsid wsp:val=&quot;6F6DE78E&quot;/&gt;&lt;wsp:rsid wsp:val=&quot;6F7115B8&quot;/&gt;&lt;wsp:rsid wsp:val=&quot;6F76BE7E&quot;/&gt;&lt;wsp:rsid wsp:val=&quot;6F84FEC8&quot;/&gt;&lt;wsp:rsid wsp:val=&quot;6F8BF9DA&quot;/&gt;&lt;wsp:rsid wsp:val=&quot;6F8C0E1A&quot;/&gt;&lt;wsp:rsid wsp:val=&quot;6F912D8F&quot;/&gt;&lt;wsp:rsid wsp:val=&quot;6FA0D5C1&quot;/&gt;&lt;wsp:rsid wsp:val=&quot;6FB04ED3&quot;/&gt;&lt;wsp:rsid wsp:val=&quot;6FC9A3F8&quot;/&gt;&lt;wsp:rsid wsp:val=&quot;6FD0602B&quot;/&gt;&lt;wsp:rsid wsp:val=&quot;6FE2C89B&quot;/&gt;&lt;wsp:rsid wsp:val=&quot;7009EB68&quot;/&gt;&lt;wsp:rsid wsp:val=&quot;70112BB5&quot;/&gt;&lt;wsp:rsid wsp:val=&quot;70163C38&quot;/&gt;&lt;wsp:rsid wsp:val=&quot;7027D61B&quot;/&gt;&lt;wsp:rsid wsp:val=&quot;70345839&quot;/&gt;&lt;wsp:rsid wsp:val=&quot;7035319B&quot;/&gt;&lt;wsp:rsid wsp:val=&quot;7037CCAE&quot;/&gt;&lt;wsp:rsid wsp:val=&quot;70421F70&quot;/&gt;&lt;wsp:rsid wsp:val=&quot;7046FA88&quot;/&gt;&lt;wsp:rsid wsp:val=&quot;70477BE2&quot;/&gt;&lt;wsp:rsid wsp:val=&quot;704C2632&quot;/&gt;&lt;wsp:rsid wsp:val=&quot;704D2DFD&quot;/&gt;&lt;wsp:rsid wsp:val=&quot;70503319&quot;/&gt;&lt;wsp:rsid wsp:val=&quot;70578E50&quot;/&gt;&lt;wsp:rsid wsp:val=&quot;706403B1&quot;/&gt;&lt;wsp:rsid wsp:val=&quot;706840DC&quot;/&gt;&lt;wsp:rsid wsp:val=&quot;706DABEA&quot;/&gt;&lt;wsp:rsid wsp:val=&quot;706F7D0C&quot;/&gt;&lt;wsp:rsid wsp:val=&quot;707B467C&quot;/&gt;&lt;wsp:rsid wsp:val=&quot;708607CD&quot;/&gt;&lt;wsp:rsid wsp:val=&quot;709987D7&quot;/&gt;&lt;wsp:rsid wsp:val=&quot;70B816A4&quot;/&gt;&lt;wsp:rsid wsp:val=&quot;70BC6B37&quot;/&gt;&lt;wsp:rsid wsp:val=&quot;70BDB798&quot;/&gt;&lt;wsp:rsid wsp:val=&quot;70D3A988&quot;/&gt;&lt;wsp:rsid wsp:val=&quot;70D6E3D3&quot;/&gt;&lt;wsp:rsid wsp:val=&quot;70DB935D&quot;/&gt;&lt;wsp:rsid wsp:val=&quot;70FACED6&quot;/&gt;&lt;wsp:rsid wsp:val=&quot;70FF0C13&quot;/&gt;&lt;wsp:rsid wsp:val=&quot;710A9E69&quot;/&gt;&lt;wsp:rsid wsp:val=&quot;710F61E0&quot;/&gt;&lt;wsp:rsid wsp:val=&quot;71128EDF&quot;/&gt;&lt;wsp:rsid wsp:val=&quot;71139C41&quot;/&gt;&lt;wsp:rsid wsp:val=&quot;711A8892&quot;/&gt;&lt;wsp:rsid wsp:val=&quot;71213CCE&quot;/&gt;&lt;wsp:rsid wsp:val=&quot;71297CB9&quot;/&gt;&lt;wsp:rsid wsp:val=&quot;7134EB6D&quot;/&gt;&lt;wsp:rsid wsp:val=&quot;71391A01&quot;/&gt;&lt;wsp:rsid wsp:val=&quot;71511ECD&quot;/&gt;&lt;wsp:rsid wsp:val=&quot;71728BF9&quot;/&gt;&lt;wsp:rsid wsp:val=&quot;7178CD1E&quot;/&gt;&lt;wsp:rsid wsp:val=&quot;717FCA5C&quot;/&gt;&lt;wsp:rsid wsp:val=&quot;719B7FBC&quot;/&gt;&lt;wsp:rsid wsp:val=&quot;71B564A2&quot;/&gt;&lt;wsp:rsid wsp:val=&quot;71C35952&quot;/&gt;&lt;wsp:rsid wsp:val=&quot;71E18C62&quot;/&gt;&lt;wsp:rsid wsp:val=&quot;71E8C102&quot;/&gt;&lt;wsp:rsid wsp:val=&quot;71EC037A&quot;/&gt;&lt;wsp:rsid wsp:val=&quot;721A1571&quot;/&gt;&lt;wsp:rsid wsp:val=&quot;7235C5EA&quot;/&gt;&lt;wsp:rsid wsp:val=&quot;72368487&quot;/&gt;&lt;wsp:rsid wsp:val=&quot;7238ED18&quot;/&gt;&lt;wsp:rsid wsp:val=&quot;723C3BC7&quot;/&gt;&lt;wsp:rsid wsp:val=&quot;726884E8&quot;/&gt;&lt;wsp:rsid wsp:val=&quot;7271E43F&quot;/&gt;&lt;wsp:rsid wsp:val=&quot;7280ED90&quot;/&gt;&lt;wsp:rsid wsp:val=&quot;729B12AF&quot;/&gt;&lt;wsp:rsid wsp:val=&quot;729D59AC&quot;/&gt;&lt;wsp:rsid wsp:val=&quot;72A5EF9B&quot;/&gt;&lt;wsp:rsid wsp:val=&quot;72AC7B89&quot;/&gt;&lt;wsp:rsid wsp:val=&quot;72AFC8CE&quot;/&gt;&lt;wsp:rsid wsp:val=&quot;72B11C38&quot;/&gt;&lt;wsp:rsid wsp:val=&quot;72B658F3&quot;/&gt;&lt;wsp:rsid wsp:val=&quot;72C81D34&quot;/&gt;&lt;wsp:rsid wsp:val=&quot;72CFE0FF&quot;/&gt;&lt;wsp:rsid wsp:val=&quot;72DF4E39&quot;/&gt;&lt;wsp:rsid wsp:val=&quot;72ECA686&quot;/&gt;&lt;wsp:rsid wsp:val=&quot;72ECECDC&quot;/&gt;&lt;wsp:rsid wsp:val=&quot;73042269&quot;/&gt;&lt;wsp:rsid wsp:val=&quot;7311A4FB&quot;/&gt;&lt;wsp:rsid wsp:val=&quot;731A57D7&quot;/&gt;&lt;wsp:rsid wsp:val=&quot;7320042F&quot;/&gt;&lt;wsp:rsid wsp:val=&quot;732DCB51&quot;/&gt;&lt;wsp:rsid wsp:val=&quot;733CEAAB&quot;/&gt;&lt;wsp:rsid wsp:val=&quot;7349390D&quot;/&gt;&lt;wsp:rsid wsp:val=&quot;734C2198&quot;/&gt;&lt;wsp:rsid wsp:val=&quot;734E13E8&quot;/&gt;&lt;wsp:rsid wsp:val=&quot;73548D26&quot;/&gt;&lt;wsp:rsid wsp:val=&quot;73571103&quot;/&gt;&lt;wsp:rsid wsp:val=&quot;736AC7E3&quot;/&gt;&lt;wsp:rsid wsp:val=&quot;736CD879&quot;/&gt;&lt;wsp:rsid wsp:val=&quot;73736117&quot;/&gt;&lt;wsp:rsid wsp:val=&quot;73755A1E&quot;/&gt;&lt;wsp:rsid wsp:val=&quot;737854D7&quot;/&gt;&lt;wsp:rsid wsp:val=&quot;737A54F1&quot;/&gt;&lt;wsp:rsid wsp:val=&quot;739C7F98&quot;/&gt;&lt;wsp:rsid wsp:val=&quot;73B32E02&quot;/&gt;&lt;wsp:rsid wsp:val=&quot;73B6CA44&quot;/&gt;&lt;wsp:rsid wsp:val=&quot;73C220E1&quot;/&gt;&lt;wsp:rsid wsp:val=&quot;73C381FB&quot;/&gt;&lt;wsp:rsid wsp:val=&quot;73DAD804&quot;/&gt;&lt;wsp:rsid wsp:val=&quot;73DC9F53&quot;/&gt;&lt;wsp:rsid wsp:val=&quot;73E1C6E5&quot;/&gt;&lt;wsp:rsid wsp:val=&quot;73FF67D8&quot;/&gt;&lt;wsp:rsid wsp:val=&quot;7404F05B&quot;/&gt;&lt;wsp:rsid wsp:val=&quot;74073B67&quot;/&gt;&lt;wsp:rsid wsp:val=&quot;74142A76&quot;/&gt;&lt;wsp:rsid wsp:val=&quot;742B3548&quot;/&gt;&lt;wsp:rsid wsp:val=&quot;742F1539&quot;/&gt;&lt;wsp:rsid wsp:val=&quot;74489BD7&quot;/&gt;&lt;wsp:rsid wsp:val=&quot;74577A9D&quot;/&gt;&lt;wsp:rsid wsp:val=&quot;74697E7D&quot;/&gt;&lt;wsp:rsid wsp:val=&quot;746B4FA3&quot;/&gt;&lt;wsp:rsid wsp:val=&quot;748F7A64&quot;/&gt;&lt;wsp:rsid wsp:val=&quot;7491BECF&quot;/&gt;&lt;wsp:rsid wsp:val=&quot;74A5307C&quot;/&gt;&lt;wsp:rsid wsp:val=&quot;74C787F5&quot;/&gt;&lt;wsp:rsid wsp:val=&quot;74E01437&quot;/&gt;&lt;wsp:rsid wsp:val=&quot;74EB993D&quot;/&gt;&lt;wsp:rsid wsp:val=&quot;74ED45BF&quot;/&gt;&lt;wsp:rsid wsp:val=&quot;74ED48F7&quot;/&gt;&lt;wsp:rsid wsp:val=&quot;74F0CDA8&quot;/&gt;&lt;wsp:rsid wsp:val=&quot;74F41C2D&quot;/&gt;&lt;wsp:rsid wsp:val=&quot;75044007&quot;/&gt;&lt;wsp:rsid wsp:val=&quot;750C9EF4&quot;/&gt;&lt;wsp:rsid wsp:val=&quot;75123CB8&quot;/&gt;&lt;wsp:rsid wsp:val=&quot;7512DE4C&quot;/&gt;&lt;wsp:rsid wsp:val=&quot;751F84DB&quot;/&gt;&lt;wsp:rsid wsp:val=&quot;7531975E&quot;/&gt;&lt;wsp:rsid wsp:val=&quot;753358CB&quot;/&gt;&lt;wsp:rsid wsp:val=&quot;75366054&quot;/&gt;&lt;wsp:rsid wsp:val=&quot;753AB14B&quot;/&gt;&lt;wsp:rsid wsp:val=&quot;753D4574&quot;/&gt;&lt;wsp:rsid wsp:val=&quot;754657AB&quot;/&gt;&lt;wsp:rsid wsp:val=&quot;7546E581&quot;/&gt;&lt;wsp:rsid wsp:val=&quot;755FA7FA&quot;/&gt;&lt;wsp:rsid wsp:val=&quot;756906A9&quot;/&gt;&lt;wsp:rsid wsp:val=&quot;756CEC1D&quot;/&gt;&lt;wsp:rsid wsp:val=&quot;7571B166&quot;/&gt;&lt;wsp:rsid wsp:val=&quot;7573BFA0&quot;/&gt;&lt;wsp:rsid wsp:val=&quot;757D9746&quot;/&gt;&lt;wsp:rsid wsp:val=&quot;75828D5E&quot;/&gt;&lt;wsp:rsid wsp:val=&quot;758D5C3B&quot;/&gt;&lt;wsp:rsid wsp:val=&quot;75A8AE42&quot;/&gt;&lt;wsp:rsid wsp:val=&quot;75C21E1F&quot;/&gt;&lt;wsp:rsid wsp:val=&quot;75C9ED06&quot;/&gt;&lt;wsp:rsid wsp:val=&quot;75CB2BD0&quot;/&gt;&lt;wsp:rsid wsp:val=&quot;75DCEE46&quot;/&gt;&lt;wsp:rsid wsp:val=&quot;75E4B09C&quot;/&gt;&lt;wsp:rsid wsp:val=&quot;75F8E5E0&quot;/&gt;&lt;wsp:rsid wsp:val=&quot;76006D38&quot;/&gt;&lt;wsp:rsid wsp:val=&quot;7605BD43&quot;/&gt;&lt;wsp:rsid wsp:val=&quot;7611C0E7&quot;/&gt;&lt;wsp:rsid wsp:val=&quot;761412A2&quot;/&gt;&lt;wsp:rsid wsp:val=&quot;7645CCD9&quot;/&gt;&lt;wsp:rsid wsp:val=&quot;764D42E1&quot;/&gt;&lt;wsp:rsid wsp:val=&quot;7653D1A1&quot;/&gt;&lt;wsp:rsid wsp:val=&quot;7664BDFC&quot;/&gt;&lt;wsp:rsid wsp:val=&quot;7669DF78&quot;/&gt;&lt;wsp:rsid wsp:val=&quot;766AB65B&quot;/&gt;&lt;wsp:rsid wsp:val=&quot;7679EC5A&quot;/&gt;&lt;wsp:rsid wsp:val=&quot;76846F42&quot;/&gt;&lt;wsp:rsid wsp:val=&quot;76A2BA06&quot;/&gt;&lt;wsp:rsid wsp:val=&quot;76A3E970&quot;/&gt;&lt;wsp:rsid wsp:val=&quot;76A6843A&quot;/&gt;&lt;wsp:rsid wsp:val=&quot;76C2408F&quot;/&gt;&lt;wsp:rsid wsp:val=&quot;76C5C9D0&quot;/&gt;&lt;wsp:rsid wsp:val=&quot;76D220F6&quot;/&gt;&lt;wsp:rsid wsp:val=&quot;76EA5130&quot;/&gt;&lt;wsp:rsid wsp:val=&quot;76F515C2&quot;/&gt;&lt;wsp:rsid wsp:val=&quot;76FAA0EB&quot;/&gt;&lt;wsp:rsid wsp:val=&quot;770A2B5A&quot;/&gt;&lt;wsp:rsid wsp:val=&quot;770EC874&quot;/&gt;&lt;wsp:rsid wsp:val=&quot;77119309&quot;/&gt;&lt;wsp:rsid wsp:val=&quot;77184DE7&quot;/&gt;&lt;wsp:rsid wsp:val=&quot;771967A7&quot;/&gt;&lt;wsp:rsid wsp:val=&quot;77218540&quot;/&gt;&lt;wsp:rsid wsp:val=&quot;77246FEA&quot;/&gt;&lt;wsp:rsid wsp:val=&quot;77361D01&quot;/&gt;&lt;wsp:rsid wsp:val=&quot;77414CEB&quot;/&gt;&lt;wsp:rsid wsp:val=&quot;77447EA3&quot;/&gt;&lt;wsp:rsid wsp:val=&quot;775B3768&quot;/&gt;&lt;wsp:rsid wsp:val=&quot;7766FC31&quot;/&gt;&lt;wsp:rsid wsp:val=&quot;77741C91&quot;/&gt;&lt;wsp:rsid wsp:val=&quot;779AC0A4&quot;/&gt;&lt;wsp:rsid wsp:val=&quot;77A1F731&quot;/&gt;&lt;wsp:rsid wsp:val=&quot;77ABC0D2&quot;/&gt;&lt;wsp:rsid wsp:val=&quot;77C05ED4&quot;/&gt;&lt;wsp:rsid wsp:val=&quot;77C7360C&quot;/&gt;&lt;wsp:rsid wsp:val=&quot;77CA985D&quot;/&gt;&lt;wsp:rsid wsp:val=&quot;77D6C90E&quot;/&gt;&lt;wsp:rsid wsp:val=&quot;77E0A417&quot;/&gt;&lt;wsp:rsid wsp:val=&quot;77EDBE21&quot;/&gt;&lt;wsp:rsid wsp:val=&quot;7811906B&quot;/&gt;&lt;wsp:rsid wsp:val=&quot;78153C9A&quot;/&gt;&lt;wsp:rsid wsp:val=&quot;7824F5AB&quot;/&gt;&lt;wsp:rsid wsp:val=&quot;782F2195&quot;/&gt;&lt;wsp:rsid wsp:val=&quot;7833376D&quot;/&gt;&lt;wsp:rsid wsp:val=&quot;78453EA4&quot;/&gt;&lt;wsp:rsid wsp:val=&quot;787BFE64&quot;/&gt;&lt;wsp:rsid wsp:val=&quot;78864F6B&quot;/&gt;&lt;wsp:rsid wsp:val=&quot;78886C37&quot;/&gt;&lt;wsp:rsid wsp:val=&quot;78AAD630&quot;/&gt;&lt;wsp:rsid wsp:val=&quot;78AF23AB&quot;/&gt;&lt;wsp:rsid wsp:val=&quot;78B98784&quot;/&gt;&lt;wsp:rsid wsp:val=&quot;78BC9B39&quot;/&gt;&lt;wsp:rsid wsp:val=&quot;78C238DB&quot;/&gt;&lt;wsp:rsid wsp:val=&quot;78C69D7F&quot;/&gt;&lt;wsp:rsid wsp:val=&quot;78D65D78&quot;/&gt;&lt;wsp:rsid wsp:val=&quot;78DADE15&quot;/&gt;&lt;wsp:rsid wsp:val=&quot;78DBAC93&quot;/&gt;&lt;wsp:rsid wsp:val=&quot;78DEBB6D&quot;/&gt;&lt;wsp:rsid wsp:val=&quot;78E8D949&quot;/&gt;&lt;wsp:rsid wsp:val=&quot;78FBC3E8&quot;/&gt;&lt;wsp:rsid wsp:val=&quot;7912FC4A&quot;/&gt;&lt;wsp:rsid wsp:val=&quot;7918D4D0&quot;/&gt;&lt;wsp:rsid wsp:val=&quot;7919102F&quot;/&gt;&lt;wsp:rsid wsp:val=&quot;791AA285&quot;/&gt;&lt;wsp:rsid wsp:val=&quot;791C58B4&quot;/&gt;&lt;wsp:rsid wsp:val=&quot;791C6AB1&quot;/&gt;&lt;wsp:rsid wsp:val=&quot;79233338&quot;/&gt;&lt;wsp:rsid wsp:val=&quot;7925FE27&quot;/&gt;&lt;wsp:rsid wsp:val=&quot;792A56EC&quot;/&gt;&lt;wsp:rsid wsp:val=&quot;793AA372&quot;/&gt;&lt;wsp:rsid wsp:val=&quot;793CA353&quot;/&gt;&lt;wsp:rsid wsp:val=&quot;7940C9B7&quot;/&gt;&lt;wsp:rsid wsp:val=&quot;7951D864&quot;/&gt;&lt;wsp:rsid wsp:val=&quot;79600B6A&quot;/&gt;&lt;wsp:rsid wsp:val=&quot;796D9F18&quot;/&gt;&lt;wsp:rsid wsp:val=&quot;796ECBD4&quot;/&gt;&lt;wsp:rsid wsp:val=&quot;79758087&quot;/&gt;&lt;wsp:rsid wsp:val=&quot;7980DBF3&quot;/&gt;&lt;wsp:rsid wsp:val=&quot;79945AAB&quot;/&gt;&lt;wsp:rsid wsp:val=&quot;7996F5C8&quot;/&gt;&lt;wsp:rsid wsp:val=&quot;79A70FE0&quot;/&gt;&lt;wsp:rsid wsp:val=&quot;79B276CB&quot;/&gt;&lt;wsp:rsid wsp:val=&quot;79B31EC2&quot;/&gt;&lt;wsp:rsid wsp:val=&quot;79B3C3E1&quot;/&gt;&lt;wsp:rsid wsp:val=&quot;79C26E3B&quot;/&gt;&lt;wsp:rsid wsp:val=&quot;79CC2471&quot;/&gt;&lt;wsp:rsid wsp:val=&quot;79CDA579&quot;/&gt;&lt;wsp:rsid wsp:val=&quot;79D37ADD&quot;/&gt;&lt;wsp:rsid wsp:val=&quot;79DF86BD&quot;/&gt;&lt;wsp:rsid wsp:val=&quot;79E937F6&quot;/&gt;&lt;wsp:rsid wsp:val=&quot;79FA860A&quot;/&gt;&lt;wsp:rsid wsp:val=&quot;7A03928A&quot;/&gt;&lt;wsp:rsid wsp:val=&quot;7A06704B&quot;/&gt;&lt;wsp:rsid wsp:val=&quot;7A0D20F2&quot;/&gt;&lt;wsp:rsid wsp:val=&quot;7A13762C&quot;/&gt;&lt;wsp:rsid wsp:val=&quot;7A1785F3&quot;/&gt;&lt;wsp:rsid wsp:val=&quot;7A42B114&quot;/&gt;&lt;wsp:rsid wsp:val=&quot;7A519576&quot;/&gt;&lt;wsp:rsid wsp:val=&quot;7A526BB7&quot;/&gt;&lt;wsp:rsid wsp:val=&quot;7A7110B5&quot;/&gt;&lt;wsp:rsid wsp:val=&quot;7A71DEA6&quot;/&gt;&lt;wsp:rsid wsp:val=&quot;7A7431DF&quot;/&gt;&lt;wsp:rsid wsp:val=&quot;7A7D5412&quot;/&gt;&lt;wsp:rsid wsp:val=&quot;7A7F5CCF&quot;/&gt;&lt;wsp:rsid wsp:val=&quot;7A7FFDD6&quot;/&gt;&lt;wsp:rsid wsp:val=&quot;7A81CE92&quot;/&gt;&lt;wsp:rsid wsp:val=&quot;7A826848&quot;/&gt;&lt;wsp:rsid wsp:val=&quot;7A8D5A3C&quot;/&gt;&lt;wsp:rsid wsp:val=&quot;7A961A10&quot;/&gt;&lt;wsp:rsid wsp:val=&quot;7A98F683&quot;/&gt;&lt;wsp:rsid wsp:val=&quot;7A9DFA01&quot;/&gt;&lt;wsp:rsid wsp:val=&quot;7AAE38B9&quot;/&gt;&lt;wsp:rsid wsp:val=&quot;7AB63DBA&quot;/&gt;&lt;wsp:rsid wsp:val=&quot;7ADC0134&quot;/&gt;&lt;wsp:rsid wsp:val=&quot;7AEC1438&quot;/&gt;&lt;wsp:rsid wsp:val=&quot;7AEDDAFE&quot;/&gt;&lt;wsp:rsid wsp:val=&quot;7AFD1A0F&quot;/&gt;&lt;wsp:rsid wsp:val=&quot;7B032275&quot;/&gt;&lt;wsp:rsid wsp:val=&quot;7B13B7B0&quot;/&gt;&lt;wsp:rsid wsp:val=&quot;7B2BD8F1&quot;/&gt;&lt;wsp:rsid wsp:val=&quot;7B31E0BA&quot;/&gt;&lt;wsp:rsid wsp:val=&quot;7B323CE2&quot;/&gt;&lt;wsp:rsid wsp:val=&quot;7B3A6532&quot;/&gt;&lt;wsp:rsid wsp:val=&quot;7B3E1A30&quot;/&gt;&lt;wsp:rsid wsp:val=&quot;7B4FD4ED&quot;/&gt;&lt;wsp:rsid wsp:val=&quot;7B573F78&quot;/&gt;&lt;wsp:rsid wsp:val=&quot;7B5988EF&quot;/&gt;&lt;wsp:rsid wsp:val=&quot;7B5DBE91&quot;/&gt;&lt;wsp:rsid wsp:val=&quot;7B600F2C&quot;/&gt;&lt;wsp:rsid wsp:val=&quot;7B8C5DCD&quot;/&gt;&lt;wsp:rsid wsp:val=&quot;7B8D87C3&quot;/&gt;&lt;wsp:rsid wsp:val=&quot;7B9A8E25&quot;/&gt;&lt;wsp:rsid wsp:val=&quot;7BAB1913&quot;/&gt;&lt;wsp:rsid wsp:val=&quot;7BB6E3D2&quot;/&gt;&lt;wsp:rsid wsp:val=&quot;7BBF2216&quot;/&gt;&lt;wsp:rsid wsp:val=&quot;7BC7BDF1&quot;/&gt;&lt;wsp:rsid wsp:val=&quot;7BD3B06D&quot;/&gt;&lt;wsp:rsid wsp:val=&quot;7BD684B4&quot;/&gt;&lt;wsp:rsid wsp:val=&quot;7BE6844C&quot;/&gt;&lt;wsp:rsid wsp:val=&quot;7BEE64DA&quot;/&gt;&lt;wsp:rsid wsp:val=&quot;7BF30D0F&quot;/&gt;&lt;wsp:rsid wsp:val=&quot;7BFE145A&quot;/&gt;&lt;wsp:rsid wsp:val=&quot;7C0078AD&quot;/&gt;&lt;wsp:rsid wsp:val=&quot;7C0860DA&quot;/&gt;&lt;wsp:rsid wsp:val=&quot;7C1659C0&quot;/&gt;&lt;wsp:rsid wsp:val=&quot;7C17EFC6&quot;/&gt;&lt;wsp:rsid wsp:val=&quot;7C1DFC67&quot;/&gt;&lt;wsp:rsid wsp:val=&quot;7C203FBF&quot;/&gt;&lt;wsp:rsid wsp:val=&quot;7C3371D4&quot;/&gt;&lt;wsp:rsid wsp:val=&quot;7C4FF557&quot;/&gt;&lt;wsp:rsid wsp:val=&quot;7C509E04&quot;/&gt;&lt;wsp:rsid wsp:val=&quot;7C57C3E2&quot;/&gt;&lt;wsp:rsid wsp:val=&quot;7C77D195&quot;/&gt;&lt;wsp:rsid wsp:val=&quot;7C7DC9B5&quot;/&gt;&lt;wsp:rsid wsp:val=&quot;7C8F1B31&quot;/&gt;&lt;wsp:rsid wsp:val=&quot;7C9F1816&quot;/&gt;&lt;wsp:rsid wsp:val=&quot;7CB08430&quot;/&gt;&lt;wsp:rsid wsp:val=&quot;7CFBDF8D&quot;/&gt;&lt;wsp:rsid wsp:val=&quot;7D0BDBB9&quot;/&gt;&lt;wsp:rsid wsp:val=&quot;7D1E8DAF&quot;/&gt;&lt;wsp:rsid wsp:val=&quot;7D2CE450&quot;/&gt;&lt;wsp:rsid wsp:val=&quot;7D3C9B2C&quot;/&gt;&lt;wsp:rsid wsp:val=&quot;7D4A9C40&quot;/&gt;&lt;wsp:rsid wsp:val=&quot;7D4FF23A&quot;/&gt;&lt;wsp:rsid wsp:val=&quot;7D5262CC&quot;/&gt;&lt;wsp:rsid wsp:val=&quot;7D583742&quot;/&gt;&lt;wsp:rsid wsp:val=&quot;7D5D7BE9&quot;/&gt;&lt;wsp:rsid wsp:val=&quot;7D6948E5&quot;/&gt;&lt;wsp:rsid wsp:val=&quot;7D6F8EEC&quot;/&gt;&lt;wsp:rsid wsp:val=&quot;7D710CDE&quot;/&gt;&lt;wsp:rsid wsp:val=&quot;7D754302&quot;/&gt;&lt;wsp:rsid wsp:val=&quot;7D7FD9B7&quot;/&gt;&lt;wsp:rsid wsp:val=&quot;7D94A19C&quot;/&gt;&lt;wsp:rsid wsp:val=&quot;7D98860A&quot;/&gt;&lt;wsp:rsid wsp:val=&quot;7D98938A&quot;/&gt;&lt;wsp:rsid wsp:val=&quot;7D9CA957&quot;/&gt;&lt;wsp:rsid wsp:val=&quot;7DA194D5&quot;/&gt;&lt;wsp:rsid wsp:val=&quot;7DA982B7&quot;/&gt;&lt;wsp:rsid wsp:val=&quot;7DBCED97&quot;/&gt;&lt;wsp:rsid wsp:val=&quot;7DC4FAFE&quot;/&gt;&lt;wsp:rsid wsp:val=&quot;7DCCC457&quot;/&gt;&lt;wsp:rsid wsp:val=&quot;7DF00776&quot;/&gt;&lt;wsp:rsid wsp:val=&quot;7DF24353&quot;/&gt;&lt;wsp:rsid wsp:val=&quot;7DF255CA&quot;/&gt;&lt;wsp:rsid wsp:val=&quot;7DFB50F1&quot;/&gt;&lt;wsp:rsid wsp:val=&quot;7E032FBD&quot;/&gt;&lt;wsp:rsid wsp:val=&quot;7E0DAC36&quot;/&gt;&lt;wsp:rsid wsp:val=&quot;7E23B4FA&quot;/&gt;&lt;wsp:rsid wsp:val=&quot;7E335C6B&quot;/&gt;&lt;wsp:rsid wsp:val=&quot;7E48001C&quot;/&gt;&lt;wsp:rsid wsp:val=&quot;7E49EFF7&quot;/&gt;&lt;wsp:rsid wsp:val=&quot;7E4C3FBD&quot;/&gt;&lt;wsp:rsid wsp:val=&quot;7E4DC4F3&quot;/&gt;&lt;wsp:rsid wsp:val=&quot;7E565375&quot;/&gt;&lt;wsp:rsid wsp:val=&quot;7E59AA26&quot;/&gt;&lt;wsp:rsid wsp:val=&quot;7E677CF9&quot;/&gt;&lt;wsp:rsid wsp:val=&quot;7E703698&quot;/&gt;&lt;wsp:rsid wsp:val=&quot;7E789FD5&quot;/&gt;&lt;wsp:rsid wsp:val=&quot;7E7BC1B3&quot;/&gt;&lt;wsp:rsid wsp:val=&quot;7E7CED15&quot;/&gt;&lt;wsp:rsid wsp:val=&quot;7E7E543B&quot;/&gt;&lt;wsp:rsid wsp:val=&quot;7E97D745&quot;/&gt;&lt;wsp:rsid wsp:val=&quot;7E9E5722&quot;/&gt;&lt;wsp:rsid wsp:val=&quot;7E9EACB6&quot;/&gt;&lt;wsp:rsid wsp:val=&quot;7EBA3565&quot;/&gt;&lt;wsp:rsid wsp:val=&quot;7EC7CD82&quot;/&gt;&lt;wsp:rsid wsp:val=&quot;7ED9091F&quot;/&gt;&lt;wsp:rsid wsp:val=&quot;7EE17EA4&quot;/&gt;&lt;wsp:rsid wsp:val=&quot;7EE88F37&quot;/&gt;&lt;wsp:rsid wsp:val=&quot;7EF649AE&quot;/&gt;&lt;wsp:rsid wsp:val=&quot;7F07A755&quot;/&gt;&lt;wsp:rsid wsp:val=&quot;7F26059C&quot;/&gt;&lt;wsp:rsid wsp:val=&quot;7F2BEEFA&quot;/&gt;&lt;wsp:rsid wsp:val=&quot;7F30278B&quot;/&gt;&lt;wsp:rsid wsp:val=&quot;7F4ED065&quot;/&gt;&lt;wsp:rsid wsp:val=&quot;7F511F8A&quot;/&gt;&lt;wsp:rsid wsp:val=&quot;7F529BE0&quot;/&gt;&lt;wsp:rsid wsp:val=&quot;7F548A31&quot;/&gt;&lt;wsp:rsid wsp:val=&quot;7F58E5B9&quot;/&gt;&lt;wsp:rsid wsp:val=&quot;7F5CB20F&quot;/&gt;&lt;wsp:rsid wsp:val=&quot;7F60B018&quot;/&gt;&lt;wsp:rsid wsp:val=&quot;7F698B33&quot;/&gt;&lt;wsp:rsid wsp:val=&quot;7F782E40&quot;/&gt;&lt;wsp:rsid wsp:val=&quot;7F78584B&quot;/&gt;&lt;wsp:rsid wsp:val=&quot;7F8B31CC&quot;/&gt;&lt;wsp:rsid wsp:val=&quot;7F93FF58&quot;/&gt;&lt;wsp:rsid wsp:val=&quot;7F96507D&quot;/&gt;&lt;wsp:rsid wsp:val=&quot;7F9C4E5D&quot;/&gt;&lt;wsp:rsid wsp:val=&quot;7FBC8836&quot;/&gt;&lt;wsp:rsid wsp:val=&quot;7FBE889A&quot;/&gt;&lt;wsp:rsid wsp:val=&quot;7FCE6BFA&quot;/&gt;&lt;wsp:rsid wsp:val=&quot;7FD21ABC&quot;/&gt;&lt;wsp:rsid wsp:val=&quot;7FD8008F&quot;/&gt;&lt;wsp:rsid wsp:val=&quot;7FDA4F5C&quot;/&gt;&lt;wsp:rsid wsp:val=&quot;7FFD8CF1&quot;/&gt;&lt;/wsp:rsids&gt;&lt;/w:docPr&gt;&lt;w:body&gt;&lt;wx:sect&gt;&lt;w:p wsp:rsidR=&quot;00000000&quot; wsp:rsidRPr=&quot;00506106&quot; wsp:rsidRDefault=&quot;00506106&quot; wsp:rsidP=&quot;00506106&quot;&gt;&lt;m:oMathPara&gt;&lt;m:oMath&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lt;/m:t&gt;&lt;/m:r&gt;&lt;/m:e&gt;&lt;m:sub&gt;&lt;m:r&gt;&lt;w:rPr&gt;&lt;w:rFonts w:ascii=&quot;Cambria Math&quot; w:h-ansi=&quot;Cambria Math&quot;/&gt;&lt;wx:font wx:val=&quot;Cambria Math&quot;/&gt;&lt;w:i/&gt;&lt;/w:rPr&gt;&lt;m:t&gt;g&lt;/m:tt&gt;&lt;/m:r&gt;&lt;/m:sub&gt;&lt;m:sup&gt;&lt;m:r&gt;&lt;w:rPr&gt;&lt;w:rFonts w:ascii=&quot;Cambria Math&quot; w:h-ansi=&quot;Cambria Math&quot;/&gt;&lt;wx:font wx:val=&quot;Cambria Math&quot;/&gt;&lt;w:i/&gt;&lt;/w:rPr&gt;&lt;m:t&gt;k+1&lt;/m:t&gt;&lt;/m:r&gt;&lt;/m:sup&gt;&lt;/m:sSubSup&gt;&lt;m:r&gt;&lt;w:rPr&gt;&lt;w:rFonts w:ascii=&quot;Cambria Math&quot; w:h-ansi=&quot;Cambria Math&quot;/&gt;&lt;wx:font wx:val=&quot;Cambria Math&quot;/&gt;&lt;w:i/&gt;&lt;/w:rPr&gt;&lt;m:t&gt;=&lt;/m:t&gt;&lt;/m:r&gt;&lt;m:eqArr&gt;&lt;m:eqArrPr&gt;&lt;m:ctrlPr&gt;&lt;w:rPr&gt;&lt;w:rFonts w:ascii=&quot;Cambria Math&quot; w:h-ansi=&quot;Cambria Math&quot;/&gt;&lt;wx:font wx:val=&quot;Cambria Math&quot;/&gt;&lt;w:i/&gt;&lt;/w:rPr&gt;&lt;/m:ctrlPr&gt;&lt;/m:eqArrPr&gt;&lt;m:e&gt;&lt;m:r&gt;&lt;m:rPr&gt;&lt;m:sty m:val=&quot;p&quot;/&gt;&lt;/m:rPr&gt;&lt;w:rPr&gt;&lt;w:rFonts w:ascii=&quot;Cambria Math&quot; w:h-ansi=&quot;Cambria Math&quot;/&gt;&lt;wx:font wx:val=&quot;Cambria Math&quot;/&gt;&lt;/w:rPr&gt;&lt;m:t&gt;argmax &lt;/m:t&gt;&lt;/m:r&gt;&lt;/m:e&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lt;/m:t&gt;&lt;/m:r&gt;&lt;/m:e&gt;&lt;m:sub&gt;&lt;m:r&gt;&lt;w:rPr&gt;&lt;w:rFonts w:ascii=&quot;Cambria Math&quot; w:vh-ansi=&quot;Cambria Math&quot;/&gt;&lt;wx:font wx:val=&quot;Cambria Math&quot;/&gt;&lt;w:i/&gt;&lt;/w:rPr&gt;&lt;m:t&gt;g&lt;/m:t&gt;&lt;/m:r&gt;&lt;/m:sub&gt;&lt;/m:sSub&gt;&lt;/m:e&gt;&lt;/m:eqArr&gt;&lt;m:nary&gt;&lt;m:naryPr&gt;&lt;m:chr m:val=&quot;??/&gt;&lt;m:limLoc m:val=&quot;undOvr&quot;/&gt;&lt;m:ctrlPr&gt;&lt;w:rPr&gt;&lt;w:rFonts w:ascii=&quot;Cambria Math&quot; w:h-ansi=&quot;Cambria Mat:vh&quot;/&gt;&lt;wx:font wx:val=&quot;Cambria Math&quot;/&gt;&lt;w:i/&gt;&lt;/w:rPr&gt;&lt;/m:ctrlPr&gt;&lt;/m:naryPr&gt;&lt;m:sub&gt;&lt;m:r&gt;&lt;w:rPr&gt;&lt;w:rFonts w:ascii=&quot;Cambria Math&quot; w:h-ansi=&quot;Cambria Math&quot;/&gt;&lt;wx:font wx:val=&quot;Cambria Math&quot;/&gt;&lt;w:i/&gt;&lt;/w:rPr&gt;&lt;m:t&gt;i=1&lt;/m:t&gt;&lt;/m:r&gt;&lt;/m:sub&gt;&lt;m:sup&gt;&lt;m:r&gt;&lt;w:rPr&gt;&lt;w:rFonts w:ascii=&quot;Cambria Math&quot; w:h-ansi=&quot;Cambria Math&quot;/&gt;&lt;wx:font wx:val=&quot;Cambria Math&quot;/&gt;&lt;w:i/&gt;&lt;/w:rPr&gt;&lt;m:t&gt;n&lt;/m:t&gt;&lt;/m:r&gt;&lt;/m:sup&gt;&lt;m:e&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lt;/m:t&gt;&lt;/m:r&gt;&lt;/m:e&gt;&lt;m:sub&gt;&lt;m:r&gt;&lt;w:rPr&gt;&lt;w:rFonts w:ascii=&quot;Cambria Math&quot; w:h-ansi=&quot;Cambria Mawth&quot;/&gt;&lt;wx:font wx:val=&quot;Cambria Math&quot;/&gt;&lt;w:i/&gt;&lt;/w:rPr&gt;&lt;m:t&gt;ig&lt;/m:t&gt;&lt;/m:r&gt;&lt;/m:sub&gt;&lt;m:sup&gt;&lt;m:r&gt;&lt;w:rPr&gt;&lt;w:rFonts w:ascii=&quot;Cambria Math&quot; w:h-ansi=&quot;Cambria Math&quot;/&gt;&lt;wx:font wx:val=&quot;Cambria Math&quot;/&gt;&lt;w:i/&gt;&lt;/w:rPr&gt;&lt;m:t&gt;k&lt;/m:t&gt;&lt;/m:r&gt;&lt;/m:sup&gt;&lt;/m:sSubSup&gt;&lt;/m:e&gt;&lt;/m:nary&gt;&lt;m:func&gt;&lt;m:funcPr&gt;&lt;m:ctrlPr&gt;&lt;w:rPr&gt;&lt;w:rFonts w:ascii=&quot;Cambria Math&quot; w:h-ansi=&quot;Cambria Math&quot;/&gt;&lt;wx:font wx:val=&quot;Cambria Math&quot;/&gt;&lt;w:i/&gt;&lt;/w:rPr&gt;&lt;/m:ctrlPr&gt;&lt;/m:funcPr&gt;&lt;m:fName&gt;&lt;m:r&gt;&lt;m:rPr&gt;&lt;m:sty m:val=&quot;p&quot;/&gt;&lt;/m:rPr&gt;&lt;w:rPr&gt;&lt;w:rFonts w:ascii=&quot;Cambria Math&quot; w:h-ansi=&quot;Cambria Math&quot;/&gt;&lt;wx:font wx:val=&quot;Cambria Math&quot;/&gt;&lt;/w:rPr&gt;&lt;m:t&gt;log&lt;/m:t&gt;&lt;/m:r&gt;&lt;/m:fName&gt;&lt;m:e&gt;&lt;m:d&gt;&lt;m:dPr&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Y&lt;/m:t&gt;&lt;/m:r&gt;&lt;/m:e&gt;&lt;m:sub&gt;&lt;m:r&gt;&lt;w:rPr&gt;&lt;w:rFonts w:ascii=&quot;Cambria Math&quot; w:h-ansi=&quot;Cambria Math&quot;/&gt;&lt;wx:font wx:val=&quot;Cambria Math&quot;/&gt;&lt;w:i/&gt;&lt;/w:rPr&gt;&lt;m:t&gt;i&lt;/m:t&gt;&lt;/m:r&gt;&lt;/m:sub&gt;&lt;/m:sSub&gt;&lt;/m:e&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lt;/m:t&gt;&lt;/m:r&gt;&lt;/m:e&gt;&lt;m:sub&gt;&lt;m:r&gt;&lt;w:rPr&gt;&lt;w:rFonts w:ascii=&quot;Cambria Math&quot; w:h-ansi=&quot;Cambria Math&quot;/&gt;&lt;wx:font wx:val=&quot;Cambria Math&quot;/&gt;&lt;w:i/&gt;&lt;/w:rPr&gt;&lt;m:t&gt;g&lt;/m:t&gt;&lt;/m:r&gt;&lt;/m:sub&gt;&lt;/m:sSutb&gt;&lt;/m:e&gt;&lt;/m:d&gt;&lt;m:r&gt;&lt;w:rPr&gt;&lt;w:rFonts w:ascii=&quot;Cambria Math&quot; w:h-ansi=&quot;Cambria Math&quot;/&gt;&lt;wx:font wx:val=&quot;Cambria Math&quot;/&gt;&lt;w:i/&gt;&lt;/w:rPr&gt;&lt;m:t&gt;.&lt;/m:t&gt;&lt;/m:r&gt;&lt;/m:e&gt;&lt;/m:func&gt;&lt;/m:oMath&gt;&lt;/m:oMathPara&gt;&lt;/w:p&gt;&lt;w:sectPr wsp:rsidR=&quot;00000000&quot; wsp:rsidRPr=&quot;00506106&quot;&gt;&lt;w:pgSz w:w=&quot;12240&quot; w:h=&quot;15840&quot;/&gt;&lt;w:pgMar w:top=&quot;1701&quot; w:right=&quot;1440&quot; w:bottom=&quot;1440&quot; w:left=&quot;1440&quot; w:header=&quot;720&quot; w:footer=&quot;720&quot; w:gutter=&quot;0&quot;/&gt;&lt;w:cols w:space=&quot;720&quot;/&gt;&lt;/w:sectPr&gt;&lt;/wx:sect&gt;&lt;/w:body&gt;&lt;/w:wordDocument&gt;">
                  <v:imagedata r:id="rId13" o:title="" chromakey="white"/>
                </v:shape>
              </w:pict>
            </w:r>
          </w:p>
        </w:tc>
        <w:tc>
          <w:tcPr>
            <w:tcW w:w="675" w:type="pct"/>
            <w:shd w:val="clear" w:color="auto" w:fill="auto"/>
            <w:vAlign w:val="center"/>
          </w:tcPr>
          <w:p w14:paraId="070F112A" w14:textId="77777777" w:rsidR="005F7973" w:rsidRPr="00F01693" w:rsidRDefault="005F7973" w:rsidP="00F01693">
            <w:pPr>
              <w:keepNext/>
              <w:jc w:val="center"/>
            </w:pPr>
            <w:r w:rsidRPr="00F01693">
              <w:t>(</w:t>
            </w:r>
            <w:r w:rsidRPr="00F01693">
              <w:fldChar w:fldCharType="begin"/>
            </w:r>
            <w:r w:rsidRPr="00F01693">
              <w:instrText>SEQ Equation \* ARABIC</w:instrText>
            </w:r>
            <w:r w:rsidRPr="00F01693">
              <w:fldChar w:fldCharType="separate"/>
            </w:r>
            <w:r w:rsidR="004D6B1C" w:rsidRPr="00F01693">
              <w:rPr>
                <w:noProof/>
              </w:rPr>
              <w:t>4</w:t>
            </w:r>
            <w:r w:rsidRPr="00F01693">
              <w:fldChar w:fldCharType="end"/>
            </w:r>
            <w:r w:rsidRPr="00F01693">
              <w:t>)</w:t>
            </w:r>
            <w:r w:rsidR="005865AC" w:rsidRPr="00F01693">
              <w:t>.</w:t>
            </w:r>
          </w:p>
        </w:tc>
      </w:tr>
    </w:tbl>
    <w:p w14:paraId="1BFF3EA7" w14:textId="77777777" w:rsidR="00DF5963" w:rsidRPr="00F01693" w:rsidRDefault="00DF5963" w:rsidP="00F01693"/>
    <w:p w14:paraId="2A134EE8" w14:textId="63F37856" w:rsidR="00C00452" w:rsidRPr="00F01693" w:rsidRDefault="00131A53" w:rsidP="00F01693">
      <w:r w:rsidRPr="00F01693">
        <w:t>where,</w:t>
      </w:r>
      <w:r w:rsidR="00117230" w:rsidRPr="00F01693">
        <w:t xml:space="preserve"> </w:t>
      </w:r>
      <w:r w:rsidR="00402169" w:rsidRPr="00F01693">
        <w:fldChar w:fldCharType="begin"/>
      </w:r>
      <w:r w:rsidR="00402169" w:rsidRPr="00F01693">
        <w:instrText xml:space="preserve"> QUOTE </w:instrText>
      </w:r>
      <w:r w:rsidR="00392796" w:rsidRPr="00F01693">
        <w:rPr>
          <w:position w:val="-12"/>
        </w:rPr>
        <w:pict w14:anchorId="736C0258">
          <v:shape id="_x0000_i1035" type="#_x0000_t75" style="width:15pt;height: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allowPNG/&gt;&lt;w:savePreviewPicture/&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docVars&gt;&lt;w:docVar w:name=&quot;__Grammarly_42____i&quot; w:val=&quot;H4sIAAAAAAAEAKtWckksSQxILCpxzi/NK1GyMqwFAAEhoTITAAAA&quot;/&gt;&lt;w:docVar w:name=&quot;__Grammarly_42___1&quot; w:val=&quot;H4sIAAAAAAAEAKtWcslP9kxRslIyNDayMDEzMzQyMjUxtDA3MzJS0lEKTi0uzszPAykwtqwFAKnQulwtAAAA&quot;/&gt;&lt;/w:docVars&gt;&lt;wsp:rsids&gt;&lt;wsp:rsidRoot wsp:val=&quot;00046CE5&quot;/&gt;&lt;wsp:rsid wsp:val=&quot;000001DF&quot;/&gt;&lt;wsp:rsid wsp:val=&quot;000002A7&quot;/&gt;&lt;wsp:rsid wsp:val=&quot;00001460&quot;/&gt;&lt;wsp:rsid wsp:val=&quot;0000155B&quot;/&gt;&lt;wsp:rsid wsp:val=&quot;00003ED3&quot;/&gt;&lt;wsp:rsid wsp:val=&quot;00004826&quot;/&gt;&lt;wsp:rsid wsp:val=&quot;000048B5&quot;/&gt;&lt;wsp:rsid wsp:val=&quot;000049D7&quot;/&gt;&lt;wsp:rsid wsp:val=&quot;00005BA4&quot;/&gt;&lt;wsp:rsid wsp:val=&quot;00005BD8&quot;/&gt;&lt;wsp:rsid wsp:val=&quot;00005DB4&quot;/&gt;&lt;wsp:rsid wsp:val=&quot;00006473&quot;/&gt;&lt;wsp:rsid wsp:val=&quot;00007079&quot;/&gt;&lt;wsp:rsid wsp:val=&quot;000072FF&quot;/&gt;&lt;wsp:rsid wsp:val=&quot;00007E04&quot;/&gt;&lt;wsp:rsid wsp:val=&quot;0000E4D6&quot;/&gt;&lt;wsp:rsid wsp:val=&quot;000102EB&quot;/&gt;&lt;wsp:rsid wsp:val=&quot;000104CC&quot;/&gt;&lt;wsp:rsid wsp:val=&quot;0001116A&quot;/&gt;&lt;wsp:rsid wsp:val=&quot;00012181&quot;/&gt;&lt;wsp:rsid wsp:val=&quot;000128C2&quot;/&gt;&lt;wsp:rsid wsp:val=&quot;00013609&quot;/&gt;&lt;wsp:rsid wsp:val=&quot;000140A3&quot;/&gt;&lt;wsp:rsid wsp:val=&quot;00015EA2&quot;/&gt;&lt;wsp:rsid wsp:val=&quot;000161E4&quot;/&gt;&lt;wsp:rsid wsp:val=&quot;000164B5&quot;/&gt;&lt;wsp:rsid wsp:val=&quot;0001655A&quot;/&gt;&lt;wsp:rsid wsp:val=&quot;00016BF0&quot;/&gt;&lt;wsp:rsid wsp:val=&quot;0001777F&quot;/&gt;&lt;wsp:rsid wsp:val=&quot;00017EB1&quot;/&gt;&lt;wsp:rsid wsp:val=&quot;000218FF&quot;/&gt;&lt;wsp:rsid wsp:val=&quot;00021EE8&quot;/&gt;&lt;wsp:rsid wsp:val=&quot;000221D2&quot;/&gt;&lt;wsp:rsid wsp:val=&quot;00022EB5&quot;/&gt;&lt;wsp:rsid wsp:val=&quot;000232C5&quot;/&gt;&lt;wsp:rsid wsp:val=&quot;000232EF&quot;/&gt;&lt;wsp:rsid wsp:val=&quot;00025A56&quot;/&gt;&lt;wsp:rsid wsp:val=&quot;00026410&quot;/&gt;&lt;wsp:rsid wsp:val=&quot;00026BFC&quot;/&gt;&lt;wsp:rsid wsp:val=&quot;00026C68&quot;/&gt;&lt;wsp:rsid wsp:val=&quot;00026DE0&quot;/&gt;&lt;wsp:rsid wsp:val=&quot;00027139&quot;/&gt;&lt;wsp:rsid wsp:val=&quot;000278DE&quot;/&gt;&lt;wsp:rsid wsp:val=&quot;00031B38&quot;/&gt;&lt;wsp:rsid wsp:val=&quot;000322EC&quot;/&gt;&lt;wsp:rsid wsp:val=&quot;000324DF&quot;/&gt;&lt;wsp:rsid wsp:val=&quot;00033536&quot;/&gt;&lt;wsp:rsid wsp:val=&quot;00034D1C&quot;/&gt;&lt;wsp:rsid wsp:val=&quot;00034DFC&quot;/&gt;&lt;wsp:rsid wsp:val=&quot;000357DF&quot;/&gt;&lt;wsp:rsid wsp:val=&quot;00036B08&quot;/&gt;&lt;wsp:rsid wsp:val=&quot;00036D05&quot;/&gt;&lt;wsp:rsid wsp:val=&quot;0003723A&quot;/&gt;&lt;wsp:rsid wsp:val=&quot;00037739&quot;/&gt;&lt;wsp:rsid wsp:val=&quot;00039C30&quot;/&gt;&lt;wsp:rsid wsp:val=&quot;00043EA1&quot;/&gt;&lt;wsp:rsid wsp:val=&quot;0004471D&quot;/&gt;&lt;wsp:rsid wsp:val=&quot;00044D86&quot;/&gt;&lt;wsp:rsid wsp:val=&quot;0004664C&quot;/&gt;&lt;wsp:rsid wsp:val=&quot;00046CE5&quot;/&gt;&lt;wsp:rsid wsp:val=&quot;00047116&quot;/&gt;&lt;wsp:rsid wsp:val=&quot;000512F9&quot;/&gt;&lt;wsp:rsid wsp:val=&quot;00051B14&quot;/&gt;&lt;wsp:rsid wsp:val=&quot;0005238E&quot;/&gt;&lt;wsp:rsid wsp:val=&quot;0005307F&quot;/&gt;&lt;wsp:rsid wsp:val=&quot;00053D9F&quot;/&gt;&lt;wsp:rsid wsp:val=&quot;000570BB&quot;/&gt;&lt;wsp:rsid wsp:val=&quot;00057125&quot;/&gt;&lt;wsp:rsid wsp:val=&quot;000571AC&quot;/&gt;&lt;wsp:rsid wsp:val=&quot;00057CE5&quot;/&gt;&lt;wsp:rsid wsp:val=&quot;000604BE&quot;/&gt;&lt;wsp:rsid wsp:val=&quot;000611AB&quot;/&gt;&lt;wsp:rsid wsp:val=&quot;00061BDF&quot;/&gt;&lt;wsp:rsid wsp:val=&quot;0006316C&quot;/&gt;&lt;wsp:rsid wsp:val=&quot;00063686&quot;/&gt;&lt;wsp:rsid wsp:val=&quot;00064626&quot;/&gt;&lt;wsp:rsid wsp:val=&quot;00064640&quot;/&gt;&lt;wsp:rsid wsp:val=&quot;000649D5&quot;/&gt;&lt;wsp:rsid wsp:val=&quot;00064AAB&quot;/&gt;&lt;wsp:rsid wsp:val=&quot;00065861&quot;/&gt;&lt;wsp:rsid wsp:val=&quot;00066296&quot;/&gt;&lt;wsp:rsid wsp:val=&quot;00067299&quot;/&gt;&lt;wsp:rsid wsp:val=&quot;00067CBF&quot;/&gt;&lt;wsp:rsid wsp:val=&quot;0007018C&quot;/&gt;&lt;wsp:rsid wsp:val=&quot;00070863&quot;/&gt;&lt;wsp:rsid wsp:val=&quot;00071011&quot;/&gt;&lt;wsp:rsid wsp:val=&quot;00073124&quot;/&gt;&lt;wsp:rsid wsp:val=&quot;0007326D&quot;/&gt;&lt;wsp:rsid wsp:val=&quot;000733A4&quot;/&gt;&lt;wsp:rsid wsp:val=&quot;0008217B&quot;/&gt;&lt;wsp:rsid wsp:val=&quot;00082F05&quot;/&gt;&lt;wsp:rsid wsp:val=&quot;0008314E&quot;/&gt;&lt;wsp:rsid wsp:val=&quot;00083906&quot;/&gt;&lt;wsp:rsid wsp:val=&quot;00084C33&quot;/&gt;&lt;wsp:rsid wsp:val=&quot;0008608D&quot;/&gt;&lt;wsp:rsid wsp:val=&quot;000868EE&quot;/&gt;&lt;wsp:rsid wsp:val=&quot;00086EAA&quot;/&gt;&lt;wsp:rsid wsp:val=&quot;00086FD2&quot;/&gt;&lt;wsp:rsid wsp:val=&quot;000915C5&quot;/&gt;&lt;wsp:rsid wsp:val=&quot;0009171E&quot;/&gt;&lt;wsp:rsid wsp:val=&quot;00091F68&quot;/&gt;&lt;wsp:rsid wsp:val=&quot;00092F05&quot;/&gt;&lt;wsp:rsid wsp:val=&quot;0009308F&quot;/&gt;&lt;wsp:rsid wsp:val=&quot;00093D99&quot;/&gt;&lt;wsp:rsid wsp:val=&quot;00094278&quot;/&gt;&lt;wsp:rsid wsp:val=&quot;00094BCD&quot;/&gt;&lt;wsp:rsid wsp:val=&quot;00094D2B&quot;/&gt;&lt;wsp:rsid wsp:val=&quot;000965BD&quot;/&gt;&lt;wsp:rsid wsp:val=&quot;00096AEB&quot;/&gt;&lt;wsp:rsid wsp:val=&quot;00096C7D&quot;/&gt;&lt;wsp:rsid wsp:val=&quot;000A0097&quot;/&gt;&lt;wsp:rsid wsp:val=&quot;000A01F2&quot;/&gt;&lt;wsp:rsid wsp:val=&quot;000A0656&quot;/&gt;&lt;wsp:rsid wsp:val=&quot;000A1139&quot;/&gt;&lt;wsp:rsid wsp:val=&quot;000A1E65&quot;/&gt;&lt;wsp:rsid wsp:val=&quot;000A5700&quot;/&gt;&lt;wsp:rsid wsp:val=&quot;000A5F4E&quot;/&gt;&lt;wsp:rsid wsp:val=&quot;000A6249&quot;/&gt;&lt;wsp:rsid wsp:val=&quot;000A65D0&quot;/&gt;&lt;wsp:rsid wsp:val=&quot;000A6E48&quot;/&gt;&lt;wsp:rsid wsp:val=&quot;000A7358&quot;/&gt;&lt;wsp:rsid wsp:val=&quot;000B0332&quot;/&gt;&lt;wsp:rsid wsp:val=&quot;000B03A0&quot;/&gt;&lt;wsp:rsid wsp:val=&quot;000B051E&quot;/&gt;&lt;wsp:rsid wsp:val=&quot;000B077D&quot;/&gt;&lt;wsp:rsid wsp:val=&quot;000B092B&quot;/&gt;&lt;wsp:rsid wsp:val=&quot;000B0B0C&quot;/&gt;&lt;wsp:rsid wsp:val=&quot;000B0CF6&quot;/&gt;&lt;wsp:rsid wsp:val=&quot;000B1048&quot;/&gt;&lt;wsp:rsid wsp:val=&quot;000B12E2&quot;/&gt;&lt;wsp:rsid wsp:val=&quot;000B137A&quot;/&gt;&lt;wsp:rsid wsp:val=&quot;000B2CE3&quot;/&gt;&lt;wsp:rsid wsp:val=&quot;000B53C8&quot;/&gt;&lt;wsp:rsid wsp:val=&quot;000B5BD7&quot;/&gt;&lt;wsp:rsid wsp:val=&quot;000B6F1C&quot;/&gt;&lt;wsp:rsid wsp:val=&quot;000B7585&quot;/&gt;&lt;wsp:rsid wsp:val=&quot;000C04AE&quot;/&gt;&lt;wsp:rsid wsp:val=&quot;000C0A12&quot;/&gt;&lt;wsp:rsid wsp:val=&quot;000C0DDB&quot;/&gt;&lt;wsp:rsid wsp:val=&quot;000C176B&quot;/&gt;&lt;wsp:rsid wsp:val=&quot;000C1949&quot;/&gt;&lt;wsp:rsid wsp:val=&quot;000C1C59&quot;/&gt;&lt;wsp:rsid wsp:val=&quot;000C2BBA&quot;/&gt;&lt;wsp:rsid wsp:val=&quot;000C317B&quot;/&gt;&lt;wsp:rsid wsp:val=&quot;000C3917&quot;/&gt;&lt;wsp:rsid wsp:val=&quot;000C65CE&quot;/&gt;&lt;wsp:rsid wsp:val=&quot;000C7D59&quot;/&gt;&lt;wsp:rsid wsp:val=&quot;000D0998&quot;/&gt;&lt;wsp:rsid wsp:val=&quot;000D1D73&quot;/&gt;&lt;wsp:rsid wsp:val=&quot;000D2446&quot;/&gt;&lt;wsp:rsid wsp:val=&quot;000D5CE2&quot;/&gt;&lt;wsp:rsid wsp:val=&quot;000D5F3C&quot;/&gt;&lt;wsp:rsid wsp:val=&quot;000D6BDE&quot;/&gt;&lt;wsp:rsid wsp:val=&quot;000D7EFB&quot;/&gt;&lt;wsp:rsid wsp:val=&quot;000E0A63&quot;/&gt;&lt;wsp:rsid wsp:val=&quot;000E1FEA&quot;/&gt;&lt;wsp:rsid wsp:val=&quot;000E299A&quot;/&gt;&lt;wsp:rsid wsp:val=&quot;000E34A2&quot;/&gt;&lt;wsp:rsid wsp:val=&quot;000E3C4D&quot;/&gt;&lt;wsp:rsid wsp:val=&quot;000E421A&quot;/&gt;&lt;wsp:rsid wsp:val=&quot;000E4224&quot;/&gt;&lt;wsp:rsid wsp:val=&quot;000E4587&quot;/&gt;&lt;wsp:rsid wsp:val=&quot;000E4AAD&quot;/&gt;&lt;wsp:rsid wsp:val=&quot;000E5E74&quot;/&gt;&lt;wsp:rsid wsp:val=&quot;000E666F&quot;/&gt;&lt;wsp:rsid wsp:val=&quot;000E6742&quot;/&gt;&lt;wsp:rsid wsp:val=&quot;000E69ED&quot;/&gt;&lt;wsp:rsid wsp:val=&quot;000E705C&quot;/&gt;&lt;wsp:rsid wsp:val=&quot;000F00E6&quot;/&gt;&lt;wsp:rsid wsp:val=&quot;000F06E6&quot;/&gt;&lt;wsp:rsid wsp:val=&quot;000F16E6&quot;/&gt;&lt;wsp:rsid wsp:val=&quot;000F1836&quot;/&gt;&lt;wsp:rsid wsp:val=&quot;000F1FF8&quot;/&gt;&lt;wsp:rsid wsp:val=&quot;000F221B&quot;/&gt;&lt;wsp:rsid wsp:val=&quot;000F2A3D&quot;/&gt;&lt;wsp:rsid wsp:val=&quot;000F2ADA&quot;/&gt;&lt;wsp:rsid wsp:val=&quot;000F2B8B&quot;/&gt;&lt;wsp:rsid wsp:val=&quot;000F3869&quot;/&gt;&lt;wsp:rsid wsp:val=&quot;000F527A&quot;/&gt;&lt;wsp:rsid wsp:val=&quot;000F5796&quot;/&gt;&lt;wsp:rsid wsp:val=&quot;000F5D81&quot;/&gt;&lt;wsp:rsid wsp:val=&quot;000F67D9&quot;/&gt;&lt;wsp:rsid wsp:val=&quot;000F6BF5&quot;/&gt;&lt;wsp:rsid wsp:val=&quot;000F714F&quot;/&gt;&lt;wsp:rsid wsp:val=&quot;000F771B&quot;/&gt;&lt;wsp:rsid wsp:val=&quot;000F7ADF&quot;/&gt;&lt;wsp:rsid wsp:val=&quot;000F7E61&quot;/&gt;&lt;wsp:rsid wsp:val=&quot;000F7F9B&quot;/&gt;&lt;wsp:rsid wsp:val=&quot;001004BA&quot;/&gt;&lt;wsp:rsid wsp:val=&quot;0010113C&quot;/&gt;&lt;wsp:rsid wsp:val=&quot;0010146B&quot;/&gt;&lt;wsp:rsid wsp:val=&quot;00102558&quot;/&gt;&lt;wsp:rsid wsp:val=&quot;00102F19&quot;/&gt;&lt;wsp:rsid wsp:val=&quot;00103DDE&quot;/&gt;&lt;wsp:rsid wsp:val=&quot;001046B9&quot;/&gt;&lt;wsp:rsid wsp:val=&quot;0010593A&quot;/&gt;&lt;wsp:rsid wsp:val=&quot;001062BB&quot;/&gt;&lt;wsp:rsid wsp:val=&quot;001062E3&quot;/&gt;&lt;wsp:rsid wsp:val=&quot;00111699&quot;/&gt;&lt;wsp:rsid wsp:val=&quot;00111EC5&quot;/&gt;&lt;wsp:rsid wsp:val=&quot;001120E1&quot;/&gt;&lt;wsp:rsid wsp:val=&quot;00112B80&quot;/&gt;&lt;wsp:rsid wsp:val=&quot;001130AA&quot;/&gt;&lt;wsp:rsid wsp:val=&quot;0011666A&quot;/&gt;&lt;wsp:rsid wsp:val=&quot;00116E99&quot;/&gt;&lt;wsp:rsid wsp:val=&quot;001170EE&quot;/&gt;&lt;wsp:rsid wsp:val=&quot;00117230&quot;/&gt;&lt;wsp:rsid wsp:val=&quot;00117298&quot;/&gt;&lt;wsp:rsid wsp:val=&quot;001178B4&quot;/&gt;&lt;wsp:rsid wsp:val=&quot;00117C52&quot;/&gt;&lt;wsp:rsid wsp:val=&quot;00117CEE&quot;/&gt;&lt;wsp:rsid wsp:val=&quot;0012092E&quot;/&gt;&lt;wsp:rsid wsp:val=&quot;001218D1&quot;/&gt;&lt;wsp:rsid wsp:val=&quot;001224BA&quot;/&gt;&lt;wsp:rsid wsp:val=&quot;00123015&quot;/&gt;&lt;wsp:rsid wsp:val=&quot;00126EFF&quot;/&gt;&lt;wsp:rsid wsp:val=&quot;0013168A&quot;/&gt;&lt;wsp:rsid wsp:val=&quot;00131A53&quot;/&gt;&lt;wsp:rsid wsp:val=&quot;00131D8B&quot;/&gt;&lt;wsp:rsid wsp:val=&quot;00132B49&quot;/&gt;&lt;wsp:rsid wsp:val=&quot;00134FF0&quot;/&gt;&lt;wsp:rsid wsp:val=&quot;00141068&quot;/&gt;&lt;wsp:rsid wsp:val=&quot;0014375E&quot;/&gt;&lt;wsp:rsid wsp:val=&quot;00143DF0&quot;/&gt;&lt;wsp:rsid wsp:val=&quot;0014442A&quot;/&gt;&lt;wsp:rsid wsp:val=&quot;001445DC&quot;/&gt;&lt;wsp:rsid wsp:val=&quot;00144BB9&quot;/&gt;&lt;wsp:rsid wsp:val=&quot;001452F5&quot;/&gt;&lt;wsp:rsid wsp:val=&quot;0014576B&quot;/&gt;&lt;wsp:rsid wsp:val=&quot;00147366&quot;/&gt;&lt;wsp:rsid wsp:val=&quot;00150F8A&quot;/&gt;&lt;wsp:rsid wsp:val=&quot;00150FEA&quot;/&gt;&lt;wsp:rsid wsp:val=&quot;0015257E&quot;/&gt;&lt;wsp:rsid wsp:val=&quot;00152B00&quot;/&gt;&lt;wsp:rsid wsp:val=&quot;001535DC&quot;/&gt;&lt;wsp:rsid wsp:val=&quot;00153897&quot;/&gt;&lt;wsp:rsid wsp:val=&quot;00153C49&quot;/&gt;&lt;wsp:rsid wsp:val=&quot;0015496C&quot;/&gt;&lt;wsp:rsid wsp:val=&quot;001551D7&quot;/&gt;&lt;wsp:rsid wsp:val=&quot;001567B0&quot;/&gt;&lt;wsp:rsid wsp:val=&quot;0016070A&quot;/&gt;&lt;wsp:rsid wsp:val=&quot;001614AD&quot;/&gt;&lt;wsp:rsid wsp:val=&quot;0016157A&quot;/&gt;&lt;wsp:rsid wsp:val=&quot;001615B2&quot;/&gt;&lt;wsp:rsid wsp:val=&quot;00161A69&quot;/&gt;&lt;wsp:rsid wsp:val=&quot;00161F94&quot;/&gt;&lt;wsp:rsid wsp:val=&quot;00162227&quot;/&gt;&lt;wsp:rsid wsp:val=&quot;00162633&quot;/&gt;&lt;wsp:rsid wsp:val=&quot;00166A6D&quot;/&gt;&lt;wsp:rsid wsp:val=&quot;00166CAB&quot;/&gt;&lt;wsp:rsid wsp:val=&quot;001672BE&quot;/&gt;&lt;wsp:rsid wsp:val=&quot;00167B24&quot;/&gt;&lt;wsp:rsid wsp:val=&quot;001700B2&quot;/&gt;&lt;wsp:rsid wsp:val=&quot;0017046A&quot;/&gt;&lt;wsp:rsid wsp:val=&quot;00170C39&quot;/&gt;&lt;wsp:rsid wsp:val=&quot;00171F3D&quot;/&gt;&lt;wsp:rsid wsp:val=&quot;00172B34&quot;/&gt;&lt;wsp:rsid wsp:val=&quot;0017462A&quot;/&gt;&lt;wsp:rsid wsp:val=&quot;00174F39&quot;/&gt;&lt;wsp:rsid wsp:val=&quot;0017583C&quot;/&gt;&lt;wsp:rsid wsp:val=&quot;0017658C&quot;/&gt;&lt;wsp:rsid wsp:val=&quot;00177183&quot;/&gt;&lt;wsp:rsid wsp:val=&quot;00177467&quot;/&gt;&lt;wsp:rsid wsp:val=&quot;0018106C&quot;/&gt;&lt;wsp:rsid wsp:val=&quot;00181230&quot;/&gt;&lt;wsp:rsid wsp:val=&quot;001817CD&quot;/&gt;&lt;wsp:rsid wsp:val=&quot;001831F8&quot;/&gt;&lt;wsp:rsid wsp:val=&quot;0018359A&quot;/&gt;&lt;wsp:rsid wsp:val=&quot;0018360D&quot;/&gt;&lt;wsp:rsid wsp:val=&quot;001842FE&quot;/&gt;&lt;wsp:rsid wsp:val=&quot;00184B5D&quot;/&gt;&lt;wsp:rsid wsp:val=&quot;0018604A&quot;/&gt;&lt;wsp:rsid wsp:val=&quot;00191174&quot;/&gt;&lt;wsp:rsid wsp:val=&quot;00192463&quot;/&gt;&lt;wsp:rsid wsp:val=&quot;00192A79&quot;/&gt;&lt;wsp:rsid wsp:val=&quot;00194D45&quot;/&gt;&lt;wsp:rsid wsp:val=&quot;00194E22&quot;/&gt;&lt;wsp:rsid wsp:val=&quot;001954C9&quot;/&gt;&lt;wsp:rsid wsp:val=&quot;00195DCA&quot;/&gt;&lt;wsp:rsid wsp:val=&quot;00195F6E&quot;/&gt;&lt;wsp:rsid wsp:val=&quot;00196569&quot;/&gt;&lt;wsp:rsid wsp:val=&quot;00197BE4&quot;/&gt;&lt;wsp:rsid wsp:val=&quot;001A0056&quot;/&gt;&lt;wsp:rsid wsp:val=&quot;001A0184&quot;/&gt;&lt;wsp:rsid wsp:val=&quot;001A03C2&quot;/&gt;&lt;wsp:rsid wsp:val=&quot;001A3481&quot;/&gt;&lt;wsp:rsid wsp:val=&quot;001A3FD9&quot;/&gt;&lt;wsp:rsid wsp:val=&quot;001A46F9&quot;/&gt;&lt;wsp:rsid wsp:val=&quot;001A4B94&quot;/&gt;&lt;wsp:rsid wsp:val=&quot;001A57A6&quot;/&gt;&lt;wsp:rsid wsp:val=&quot;001A6BC9&quot;/&gt;&lt;wsp:rsid wsp:val=&quot;001A7A1C&quot;/&gt;&lt;wsp:rsid wsp:val=&quot;001ACB90&quot;/&gt;&lt;wsp:rsid wsp:val=&quot;001B0871&quot;/&gt;&lt;wsp:rsid wsp:val=&quot;001B1C4C&quot;/&gt;&lt;wsp:rsid wsp:val=&quot;001B2A62&quot;/&gt;&lt;wsp:rsid wsp:val=&quot;001B3760&quot;/&gt;&lt;wsp:rsid wsp:val=&quot;001B441F&quot;/&gt;&lt;wsp:rsid wsp:val=&quot;001B4B0F&quot;/&gt;&lt;wsp:rsid wsp:val=&quot;001B6791&quot;/&gt;&lt;wsp:rsid wsp:val=&quot;001B7BE3&quot;/&gt;&lt;wsp:rsid wsp:val=&quot;001B7F9F&quot;/&gt;&lt;wsp:rsid wsp:val=&quot;001BFB26&quot;/&gt;&lt;wsp:rsid wsp:val=&quot;001C073F&quot;/&gt;&lt;wsp:rsid wsp:val=&quot;001C0B8A&quot;/&gt;&lt;wsp:rsid wsp:val=&quot;001C2188&quot;/&gt;&lt;wsp:rsid wsp:val=&quot;001C3537&quot;/&gt;&lt;wsp:rsid wsp:val=&quot;001C59B4&quot;/&gt;&lt;wsp:rsid wsp:val=&quot;001C6463&quot;/&gt;&lt;wsp:rsid wsp:val=&quot;001C737E&quot;/&gt;&lt;wsp:rsid wsp:val=&quot;001D0626&quot;/&gt;&lt;wsp:rsid wsp:val=&quot;001D1D1D&quot;/&gt;&lt;wsp:rsid wsp:val=&quot;001D1DE5&quot;/&gt;&lt;wsp:rsid wsp:val=&quot;001D2746&quot;/&gt;&lt;wsp:rsid wsp:val=&quot;001D5A15&quot;/&gt;&lt;wsp:rsid wsp:val=&quot;001D5E38&quot;/&gt;&lt;wsp:rsid wsp:val=&quot;001D6D30&quot;/&gt;&lt;wsp:rsid wsp:val=&quot;001D6F2B&quot;/&gt;&lt;wsp:rsid wsp:val=&quot;001D7604&quot;/&gt;&lt;wsp:rsid wsp:val=&quot;001E02DB&quot;/&gt;&lt;wsp:rsid wsp:val=&quot;001E1EAD&quot;/&gt;&lt;wsp:rsid wsp:val=&quot;001E2494&quot;/&gt;&lt;wsp:rsid wsp:val=&quot;001E2802&quot;/&gt;&lt;wsp:rsid wsp:val=&quot;001E306B&quot;/&gt;&lt;wsp:rsid wsp:val=&quot;001E33D4&quot;/&gt;&lt;wsp:rsid wsp:val=&quot;001E49DC&quot;/&gt;&lt;wsp:rsid wsp:val=&quot;001E4C13&quot;/&gt;&lt;wsp:rsid wsp:val=&quot;001E51F7&quot;/&gt;&lt;wsp:rsid wsp:val=&quot;001E53A8&quot;/&gt;&lt;wsp:rsid wsp:val=&quot;001E67E7&quot;/&gt;&lt;wsp:rsid wsp:val=&quot;001E7381&quot;/&gt;&lt;wsp:rsid wsp:val=&quot;001F0335&quot;/&gt;&lt;wsp:rsid wsp:val=&quot;001F042E&quot;/&gt;&lt;wsp:rsid wsp:val=&quot;001F0EE4&quot;/&gt;&lt;wsp:rsid wsp:val=&quot;001F123C&quot;/&gt;&lt;wsp:rsid wsp:val=&quot;001F1421&quot;/&gt;&lt;wsp:rsid wsp:val=&quot;001F23D7&quot;/&gt;&lt;wsp:rsid wsp:val=&quot;001F341A&quot;/&gt;&lt;wsp:rsid wsp:val=&quot;001F5B65&quot;/&gt;&lt;wsp:rsid wsp:val=&quot;001F5C6B&quot;/&gt;&lt;wsp:rsid wsp:val=&quot;001F7010&quot;/&gt;&lt;wsp:rsid wsp:val=&quot;001F7BC9&quot;/&gt;&lt;wsp:rsid wsp:val=&quot;00200F02&quot;/&gt;&lt;wsp:rsid wsp:val=&quot;002011F3&quot;/&gt;&lt;wsp:rsid wsp:val=&quot;002012AF&quot;/&gt;&lt;wsp:rsid wsp:val=&quot;00201646&quot;/&gt;&lt;wsp:rsid wsp:val=&quot;00202110&quot;/&gt;&lt;wsp:rsid wsp:val=&quot;0020296A&quot;/&gt;&lt;wsp:rsid wsp:val=&quot;00203824&quot;/&gt;&lt;wsp:rsid wsp:val=&quot;00204728&quot;/&gt;&lt;wsp:rsid wsp:val=&quot;00204921&quot;/&gt;&lt;wsp:rsid wsp:val=&quot;00205FD4&quot;/&gt;&lt;wsp:rsid wsp:val=&quot;00207B0C&quot;/&gt;&lt;wsp:rsid wsp:val=&quot;00207C68&quot;/&gt;&lt;wsp:rsid wsp:val=&quot;00211D78&quot;/&gt;&lt;wsp:rsid wsp:val=&quot;00211DDA&quot;/&gt;&lt;wsp:rsid wsp:val=&quot;0021208B&quot;/&gt;&lt;wsp:rsid wsp:val=&quot;002129B2&quot;/&gt;&lt;wsp:rsid wsp:val=&quot;0021315B&quot;/&gt;&lt;wsp:rsid wsp:val=&quot;0021331D&quot;/&gt;&lt;wsp:rsid wsp:val=&quot;002135AC&quot;/&gt;&lt;wsp:rsid wsp:val=&quot;002141FE&quot;/&gt;&lt;wsp:rsid wsp:val=&quot;00216438&quot;/&gt;&lt;wsp:rsid wsp:val=&quot;00216A42&quot;/&gt;&lt;wsp:rsid wsp:val=&quot;002200F8&quot;/&gt;&lt;wsp:rsid wsp:val=&quot;002217CB&quot;/&gt;&lt;wsp:rsid wsp:val=&quot;00222047&quot;/&gt;&lt;wsp:rsid wsp:val=&quot;002221F8&quot;/&gt;&lt;wsp:rsid wsp:val=&quot;00222689&quot;/&gt;&lt;wsp:rsid wsp:val=&quot;0022303F&quot;/&gt;&lt;wsp:rsid wsp:val=&quot;00225448&quot;/&gt;&lt;wsp:rsid wsp:val=&quot;00225576&quot;/&gt;&lt;wsp:rsid wsp:val=&quot;00226BD5&quot;/&gt;&lt;wsp:rsid wsp:val=&quot;00226FFF&quot;/&gt;&lt;wsp:rsid wsp:val=&quot;0022778D&quot;/&gt;&lt;wsp:rsid wsp:val=&quot;0023134D&quot;/&gt;&lt;wsp:rsid wsp:val=&quot;0023197A&quot;/&gt;&lt;wsp:rsid wsp:val=&quot;00234838&quot;/&gt;&lt;wsp:rsid wsp:val=&quot;00236119&quot;/&gt;&lt;wsp:rsid wsp:val=&quot;00237AB1&quot;/&gt;&lt;wsp:rsid wsp:val=&quot;00237B29&quot;/&gt;&lt;wsp:rsid wsp:val=&quot;00240079&quot;/&gt;&lt;wsp:rsid wsp:val=&quot;00240A2A&quot;/&gt;&lt;wsp:rsid wsp:val=&quot;00240ADF&quot;/&gt;&lt;wsp:rsid wsp:val=&quot;00241550&quot;/&gt;&lt;wsp:rsid wsp:val=&quot;00241638&quot;/&gt;&lt;wsp:rsid wsp:val=&quot;0024194D&quot;/&gt;&lt;wsp:rsid wsp:val=&quot;00243E48&quot;/&gt;&lt;wsp:rsid wsp:val=&quot;0024413F&quot;/&gt;&lt;wsp:rsid wsp:val=&quot;00244212&quot;/&gt;&lt;wsp:rsid wsp:val=&quot;002442C5&quot;/&gt;&lt;wsp:rsid wsp:val=&quot;00245562&quot;/&gt;&lt;wsp:rsid wsp:val=&quot;00246F17&quot;/&gt;&lt;wsp:rsid wsp:val=&quot;00247B9A&quot;/&gt;&lt;wsp:rsid wsp:val=&quot;00250439&quot;/&gt;&lt;wsp:rsid wsp:val=&quot;00252C8F&quot;/&gt;&lt;wsp:rsid wsp:val=&quot;00253BBC&quot;/&gt;&lt;wsp:rsid wsp:val=&quot;00253E48&quot;/&gt;&lt;wsp:rsid wsp:val=&quot;0025594F&quot;/&gt;&lt;wsp:rsid wsp:val=&quot;00255F9C&quot;/&gt;&lt;wsp:rsid wsp:val=&quot;002561C2&quot;/&gt;&lt;wsp:rsid wsp:val=&quot;00256673&quot;/&gt;&lt;wsp:rsid wsp:val=&quot;00256816&quot;/&gt;&lt;wsp:rsid wsp:val=&quot;00256A21&quot;/&gt;&lt;wsp:rsid wsp:val=&quot;00261AA4&quot;/&gt;&lt;wsp:rsid wsp:val=&quot;002631C5&quot;/&gt;&lt;wsp:rsid wsp:val=&quot;00263CFD&quot;/&gt;&lt;wsp:rsid wsp:val=&quot;0026430B&quot;/&gt;&lt;wsp:rsid wsp:val=&quot;00264AD3&quot;/&gt;&lt;wsp:rsid wsp:val=&quot;00264D10&quot;/&gt;&lt;wsp:rsid wsp:val=&quot;002657CC&quot;/&gt;&lt;wsp:rsid wsp:val=&quot;00265B16&quot;/&gt;&lt;wsp:rsid wsp:val=&quot;00265E13&quot;/&gt;&lt;wsp:rsid wsp:val=&quot;00265E88&quot;/&gt;&lt;wsp:rsid wsp:val=&quot;00266E80&quot;/&gt;&lt;wsp:rsid wsp:val=&quot;00271CD8&quot;/&gt;&lt;wsp:rsid wsp:val=&quot;002724A8&quot;/&gt;&lt;wsp:rsid wsp:val=&quot;002724BA&quot;/&gt;&lt;wsp:rsid wsp:val=&quot;00273438&quot;/&gt;&lt;wsp:rsid wsp:val=&quot;002740CD&quot;/&gt;&lt;wsp:rsid wsp:val=&quot;00275AFD&quot;/&gt;&lt;wsp:rsid wsp:val=&quot;00276831&quot;/&gt;&lt;wsp:rsid wsp:val=&quot;00276F00&quot;/&gt;&lt;wsp:rsid wsp:val=&quot;00277D36&quot;/&gt;&lt;wsp:rsid wsp:val=&quot;00277ED3&quot;/&gt;&lt;wsp:rsid wsp:val=&quot;002821FC&quot;/&gt;&lt;wsp:rsid wsp:val=&quot;00282839&quot;/&gt;&lt;wsp:rsid wsp:val=&quot;00283CDA&quot;/&gt;&lt;wsp:rsid wsp:val=&quot;002860A4&quot;/&gt;&lt;wsp:rsid wsp:val=&quot;00292400&quot;/&gt;&lt;wsp:rsid wsp:val=&quot;002934BD&quot;/&gt;&lt;wsp:rsid wsp:val=&quot;002937A9&quot;/&gt;&lt;wsp:rsid wsp:val=&quot;002937C3&quot;/&gt;&lt;wsp:rsid wsp:val=&quot;00293896&quot;/&gt;&lt;wsp:rsid wsp:val=&quot;0029424F&quot;/&gt;&lt;wsp:rsid wsp:val=&quot;00294287&quot;/&gt;&lt;wsp:rsid wsp:val=&quot;00294355&quot;/&gt;&lt;wsp:rsid wsp:val=&quot;00295129&quot;/&gt;&lt;wsp:rsid wsp:val=&quot;00295857&quot;/&gt;&lt;wsp:rsid wsp:val=&quot;0029585E&quot;/&gt;&lt;wsp:rsid wsp:val=&quot;0029589F&quot;/&gt;&lt;wsp:rsid wsp:val=&quot;002967B0&quot;/&gt;&lt;wsp:rsid wsp:val=&quot;002A1398&quot;/&gt;&lt;wsp:rsid wsp:val=&quot;002A2611&quot;/&gt;&lt;wsp:rsid wsp:val=&quot;002A3329&quot;/&gt;&lt;wsp:rsid wsp:val=&quot;002A440C&quot;/&gt;&lt;wsp:rsid wsp:val=&quot;002A512E&quot;/&gt;&lt;wsp:rsid wsp:val=&quot;002A5FC5&quot;/&gt;&lt;wsp:rsid wsp:val=&quot;002A729A&quot;/&gt;&lt;wsp:rsid wsp:val=&quot;002B18FF&quot;/&gt;&lt;wsp:rsid wsp:val=&quot;002B199F&quot;/&gt;&lt;wsp:rsid wsp:val=&quot;002B20AA&quot;/&gt;&lt;wsp:rsid wsp:val=&quot;002B378A&quot;/&gt;&lt;wsp:rsid wsp:val=&quot;002B4403&quot;/&gt;&lt;wsp:rsid wsp:val=&quot;002B4C8D&quot;/&gt;&lt;wsp:rsid wsp:val=&quot;002B5587&quot;/&gt;&lt;wsp:rsid wsp:val=&quot;002B5A2D&quot;/&gt;&lt;wsp:rsid wsp:val=&quot;002B6134&quot;/&gt;&lt;wsp:rsid wsp:val=&quot;002B6194&quot;/&gt;&lt;wsp:rsid wsp:val=&quot;002B61CB&quot;/&gt;&lt;wsp:rsid wsp:val=&quot;002B6C6B&quot;/&gt;&lt;wsp:rsid wsp:val=&quot;002B6F28&quot;/&gt;&lt;wsp:rsid wsp:val=&quot;002B7571&quot;/&gt;&lt;wsp:rsid wsp:val=&quot;002B75D6&quot;/&gt;&lt;wsp:rsid wsp:val=&quot;002C04F1&quot;/&gt;&lt;wsp:rsid wsp:val=&quot;002C1057&quot;/&gt;&lt;wsp:rsid wsp:val=&quot;002C2B6F&quot;/&gt;&lt;wsp:rsid wsp:val=&quot;002C3734&quot;/&gt;&lt;wsp:rsid wsp:val=&quot;002C574E&quot;/&gt;&lt;wsp:rsid wsp:val=&quot;002C5BE6&quot;/&gt;&lt;wsp:rsid wsp:val=&quot;002C7C5B&quot;/&gt;&lt;wsp:rsid wsp:val=&quot;002D0258&quot;/&gt;&lt;wsp:rsid wsp:val=&quot;002D0EB2&quot;/&gt;&lt;wsp:rsid wsp:val=&quot;002D1D05&quot;/&gt;&lt;wsp:rsid wsp:val=&quot;002D27F7&quot;/&gt;&lt;wsp:rsid wsp:val=&quot;002D289C&quot;/&gt;&lt;wsp:rsid wsp:val=&quot;002D2DBA&quot;/&gt;&lt;wsp:rsid wsp:val=&quot;002D3BDF&quot;/&gt;&lt;wsp:rsid wsp:val=&quot;002D3D7F&quot;/&gt;&lt;wsp:rsid wsp:val=&quot;002D42C2&quot;/&gt;&lt;wsp:rsid wsp:val=&quot;002D486E&quot;/&gt;&lt;wsp:rsid wsp:val=&quot;002D499C&quot;/&gt;&lt;wsp:rsid wsp:val=&quot;002D5169&quot;/&gt;&lt;wsp:rsid wsp:val=&quot;002D5343&quot;/&gt;&lt;wsp:rsid wsp:val=&quot;002D5A17&quot;/&gt;&lt;wsp:rsid wsp:val=&quot;002D7B93&quot;/&gt;&lt;wsp:rsid wsp:val=&quot;002E05C6&quot;/&gt;&lt;wsp:rsid wsp:val=&quot;002E17A6&quot;/&gt;&lt;wsp:rsid wsp:val=&quot;002E3199&quot;/&gt;&lt;wsp:rsid wsp:val=&quot;002E54D9&quot;/&gt;&lt;wsp:rsid wsp:val=&quot;002F07AF&quot;/&gt;&lt;wsp:rsid wsp:val=&quot;002F3464&quot;/&gt;&lt;wsp:rsid wsp:val=&quot;002F34BB&quot;/&gt;&lt;wsp:rsid wsp:val=&quot;002F3C97&quot;/&gt;&lt;wsp:rsid wsp:val=&quot;002F57A4&quot;/&gt;&lt;wsp:rsid wsp:val=&quot;002F6558&quot;/&gt;&lt;wsp:rsid wsp:val=&quot;002F7CD7&quot;/&gt;&lt;wsp:rsid wsp:val=&quot;002F7FCE&quot;/&gt;&lt;wsp:rsid wsp:val=&quot;003013B4&quot;/&gt;&lt;wsp:rsid wsp:val=&quot;00301B1A&quot;/&gt;&lt;wsp:rsid wsp:val=&quot;003035B7&quot;/&gt;&lt;wsp:rsid wsp:val=&quot;00303CFE&quot;/&gt;&lt;wsp:rsid wsp:val=&quot;0030456F&quot;/&gt;&lt;wsp:rsid wsp:val=&quot;003045E3&quot;/&gt;&lt;wsp:rsid wsp:val=&quot;0030546F&quot;/&gt;&lt;wsp:rsid wsp:val=&quot;00305D8B&quot;/&gt;&lt;wsp:rsid wsp:val=&quot;00305FCC&quot;/&gt;&lt;wsp:rsid wsp:val=&quot;003066E8&quot;/&gt;&lt;wsp:rsid wsp:val=&quot;00307E60&quot;/&gt;&lt;wsp:rsid wsp:val=&quot;00310BBB&quot;/&gt;&lt;wsp:rsid wsp:val=&quot;00311101&quot;/&gt;&lt;wsp:rsid wsp:val=&quot;0031317A&quot;/&gt;&lt;wsp:rsid wsp:val=&quot;00313926&quot;/&gt;&lt;wsp:rsid wsp:val=&quot;00313952&quot;/&gt;&lt;wsp:rsid wsp:val=&quot;003142E1&quot;/&gt;&lt;wsp:rsid wsp:val=&quot;00315FF7&quot;/&gt;&lt;wsp:rsid wsp:val=&quot;003175CE&quot;/&gt;&lt;wsp:rsid wsp:val=&quot;00317CFE&quot;/&gt;&lt;wsp:rsid wsp:val=&quot;00320972&quot;/&gt;&lt;wsp:rsid wsp:val=&quot;00321390&quot;/&gt;&lt;wsp:rsid wsp:val=&quot;0032161A&quot;/&gt;&lt;wsp:rsid wsp:val=&quot;00321CF9&quot;/&gt;&lt;wsp:rsid wsp:val=&quot;00322107&quot;/&gt;&lt;wsp:rsid wsp:val=&quot;003239A0&quot;/&gt;&lt;wsp:rsid wsp:val=&quot;00323F02&quot;/&gt;&lt;wsp:rsid wsp:val=&quot;00325716&quot;/&gt;&lt;wsp:rsid wsp:val=&quot;00326362&quot;/&gt;&lt;wsp:rsid wsp:val=&quot;00326590&quot;/&gt;&lt;wsp:rsid wsp:val=&quot;00326B5D&quot;/&gt;&lt;wsp:rsid wsp:val=&quot;0032712E&quot;/&gt;&lt;wsp:rsid wsp:val=&quot;0033191A&quot;/&gt;&lt;wsp:rsid wsp:val=&quot;00331EF5&quot;/&gt;&lt;wsp:rsid wsp:val=&quot;00332430&quot;/&gt;&lt;wsp:rsid wsp:val=&quot;00333118&quot;/&gt;&lt;wsp:rsid wsp:val=&quot;00333511&quot;/&gt;&lt;wsp:rsid wsp:val=&quot;00333694&quot;/&gt;&lt;wsp:rsid wsp:val=&quot;00333F1E&quot;/&gt;&lt;wsp:rsid wsp:val=&quot;00336ADB&quot;/&gt;&lt;wsp:rsid wsp:val=&quot;0033782C&quot;/&gt;&lt;wsp:rsid wsp:val=&quot;00337C84&quot;/&gt;&lt;wsp:rsid wsp:val=&quot;0034049C&quot;/&gt;&lt;wsp:rsid wsp:val=&quot;0034163B&quot;/&gt;&lt;wsp:rsid wsp:val=&quot;00341AF2&quot;/&gt;&lt;wsp:rsid wsp:val=&quot;00343C4C&quot;/&gt;&lt;wsp:rsid wsp:val=&quot;00344A7F&quot;/&gt;&lt;wsp:rsid wsp:val=&quot;00345DBF&quot;/&gt;&lt;wsp:rsid wsp:val=&quot;003469C0&quot;/&gt;&lt;wsp:rsid wsp:val=&quot;00346EFE&quot;/&gt;&lt;wsp:rsid wsp:val=&quot;003502EC&quot;/&gt;&lt;wsp:rsid wsp:val=&quot;00350D8B&quot;/&gt;&lt;wsp:rsid wsp:val=&quot;00350E4F&quot;/&gt;&lt;wsp:rsid wsp:val=&quot;0035202A&quot;/&gt;&lt;wsp:rsid wsp:val=&quot;00353041&quot;/&gt;&lt;wsp:rsid wsp:val=&quot;0035311A&quot;/&gt;&lt;wsp:rsid wsp:val=&quot;0035394D&quot;/&gt;&lt;wsp:rsid wsp:val=&quot;00353C6B&quot;/&gt;&lt;wsp:rsid wsp:val=&quot;00353CA2&quot;/&gt;&lt;wsp:rsid wsp:val=&quot;00353CD0&quot;/&gt;&lt;wsp:rsid wsp:val=&quot;00355262&quot;/&gt;&lt;wsp:rsid wsp:val=&quot;00355DF7&quot;/&gt;&lt;wsp:rsid wsp:val=&quot;00355F5F&quot;/&gt;&lt;wsp:rsid wsp:val=&quot;003569FD&quot;/&gt;&lt;wsp:rsid wsp:val=&quot;00357223&quot;/&gt;&lt;wsp:rsid wsp:val=&quot;003576AA&quot;/&gt;&lt;wsp:rsid wsp:val=&quot;00364C49&quot;/&gt;&lt;wsp:rsid wsp:val=&quot;00365AC1&quot;/&gt;&lt;wsp:rsid wsp:val=&quot;00366BEE&quot;/&gt;&lt;wsp:rsid wsp:val=&quot;00370013&quot;/&gt;&lt;wsp:rsid wsp:val=&quot;0037011B&quot;/&gt;&lt;wsp:rsid wsp:val=&quot;00370795&quot;/&gt;&lt;wsp:rsid wsp:val=&quot;00372009&quot;/&gt;&lt;wsp:rsid wsp:val=&quot;0037237A&quot;/&gt;&lt;wsp:rsid wsp:val=&quot;003726A5&quot;/&gt;&lt;wsp:rsid wsp:val=&quot;00372AF2&quot;/&gt;&lt;wsp:rsid wsp:val=&quot;00374844&quot;/&gt;&lt;wsp:rsid wsp:val=&quot;00376603&quot;/&gt;&lt;wsp:rsid wsp:val=&quot;003771D8&quot;/&gt;&lt;wsp:rsid wsp:val=&quot;00377319&quot;/&gt;&lt;wsp:rsid wsp:val=&quot;00381219&quot;/&gt;&lt;wsp:rsid wsp:val=&quot;003817ED&quot;/&gt;&lt;wsp:rsid wsp:val=&quot;0038382D&quot;/&gt;&lt;wsp:rsid wsp:val=&quot;0038460A&quot;/&gt;&lt;wsp:rsid wsp:val=&quot;00384FFB&quot;/&gt;&lt;wsp:rsid wsp:val=&quot;00385518&quot;/&gt;&lt;wsp:rsid wsp:val=&quot;00386FF8&quot;/&gt;&lt;wsp:rsid wsp:val=&quot;00387067&quot;/&gt;&lt;wsp:rsid wsp:val=&quot;003875A5&quot;/&gt;&lt;wsp:rsid wsp:val=&quot;003879F3&quot;/&gt;&lt;wsp:rsid wsp:val=&quot;00387A32&quot;/&gt;&lt;wsp:rsid wsp:val=&quot;003904BB&quot;/&gt;&lt;wsp:rsid wsp:val=&quot;003909D1&quot;/&gt;&lt;wsp:rsid wsp:val=&quot;00390AE6&quot;/&gt;&lt;wsp:rsid wsp:val=&quot;00390D47&quot;/&gt;&lt;wsp:rsid wsp:val=&quot;003913CC&quot;/&gt;&lt;wsp:rsid wsp:val=&quot;0039208D&quot;/&gt;&lt;wsp:rsid wsp:val=&quot;0039284A&quot;/&gt;&lt;wsp:rsid wsp:val=&quot;003928E1&quot;/&gt;&lt;wsp:rsid wsp:val=&quot;00392A7C&quot;/&gt;&lt;wsp:rsid wsp:val=&quot;00393305&quot;/&gt;&lt;wsp:rsid wsp:val=&quot;003933F8&quot;/&gt;&lt;wsp:rsid wsp:val=&quot;003937E4&quot;/&gt;&lt;wsp:rsid wsp:val=&quot;00394669&quot;/&gt;&lt;wsp:rsid wsp:val=&quot;00394838&quot;/&gt;&lt;wsp:rsid wsp:val=&quot;00395B68&quot;/&gt;&lt;wsp:rsid wsp:val=&quot;00395C4D&quot;/&gt;&lt;wsp:rsid wsp:val=&quot;00397A39&quot;/&gt;&lt;wsp:rsid wsp:val=&quot;003A0A22&quot;/&gt;&lt;wsp:rsid wsp:val=&quot;003A0D34&quot;/&gt;&lt;wsp:rsid wsp:val=&quot;003A0DD4&quot;/&gt;&lt;wsp:rsid wsp:val=&quot;003A1B5E&quot;/&gt;&lt;wsp:rsid wsp:val=&quot;003A29DE&quot;/&gt;&lt;wsp:rsid wsp:val=&quot;003A45E3&quot;/&gt;&lt;wsp:rsid wsp:val=&quot;003A7F68&quot;/&gt;&lt;wsp:rsid wsp:val=&quot;003B01CF&quot;/&gt;&lt;wsp:rsid wsp:val=&quot;003B117C&quot;/&gt;&lt;wsp:rsid wsp:val=&quot;003B149E&quot;/&gt;&lt;wsp:rsid wsp:val=&quot;003B21A9&quot;/&gt;&lt;wsp:rsid wsp:val=&quot;003B2EC4&quot;/&gt;&lt;wsp:rsid wsp:val=&quot;003B35F5&quot;/&gt;&lt;wsp:rsid wsp:val=&quot;003B4C33&quot;/&gt;&lt;wsp:rsid wsp:val=&quot;003B5114&quot;/&gt;&lt;wsp:rsid wsp:val=&quot;003B61F2&quot;/&gt;&lt;wsp:rsid wsp:val=&quot;003B62AA&quot;/&gt;&lt;wsp:rsid wsp:val=&quot;003B6A25&quot;/&gt;&lt;wsp:rsid wsp:val=&quot;003C13B1&quot;/&gt;&lt;wsp:rsid wsp:val=&quot;003C25BB&quot;/&gt;&lt;wsp:rsid wsp:val=&quot;003C3F48&quot;/&gt;&lt;wsp:rsid wsp:val=&quot;003C43A6&quot;/&gt;&lt;wsp:rsid wsp:val=&quot;003C4710&quot;/&gt;&lt;wsp:rsid wsp:val=&quot;003C56A5&quot;/&gt;&lt;wsp:rsid wsp:val=&quot;003C5ADB&quot;/&gt;&lt;wsp:rsid wsp:val=&quot;003C5B0E&quot;/&gt;&lt;wsp:rsid wsp:val=&quot;003C5C1D&quot;/&gt;&lt;wsp:rsid wsp:val=&quot;003C6580&quot;/&gt;&lt;wsp:rsid wsp:val=&quot;003D116D&quot;/&gt;&lt;wsp:rsid wsp:val=&quot;003D1621&quot;/&gt;&lt;wsp:rsid wsp:val=&quot;003D1A65&quot;/&gt;&lt;wsp:rsid wsp:val=&quot;003D2003&quot;/&gt;&lt;wsp:rsid wsp:val=&quot;003D38CC&quot;/&gt;&lt;wsp:rsid wsp:val=&quot;003D472F&quot;/&gt;&lt;wsp:rsid wsp:val=&quot;003D50E1&quot;/&gt;&lt;wsp:rsid wsp:val=&quot;003D57D9&quot;/&gt;&lt;wsp:rsid wsp:val=&quot;003D79C6&quot;/&gt;&lt;wsp:rsid wsp:val=&quot;003E0059&quot;/&gt;&lt;wsp:rsid wsp:val=&quot;003E04F3&quot;/&gt;&lt;wsp:rsid wsp:val=&quot;003E0B7B&quot;/&gt;&lt;wsp:rsid wsp:val=&quot;003E121C&quot;/&gt;&lt;wsp:rsid wsp:val=&quot;003E383B&quot;/&gt;&lt;wsp:rsid wsp:val=&quot;003E3AE7&quot;/&gt;&lt;wsp:rsid wsp:val=&quot;003E5040&quot;/&gt;&lt;wsp:rsid wsp:val=&quot;003E54DC&quot;/&gt;&lt;wsp:rsid wsp:val=&quot;003E58B3&quot;/&gt;&lt;wsp:rsid wsp:val=&quot;003E73CD&quot;/&gt;&lt;wsp:rsid wsp:val=&quot;003E7778&quot;/&gt;&lt;wsp:rsid wsp:val=&quot;003EADEF&quot;/&gt;&lt;wsp:rsid wsp:val=&quot;003F0001&quot;/&gt;&lt;wsp:rsid wsp:val=&quot;003F2121&quot;/&gt;&lt;wsp:rsid wsp:val=&quot;003F254D&quot;/&gt;&lt;wsp:rsid wsp:val=&quot;003F2B7B&quot;/&gt;&lt;wsp:rsid wsp:val=&quot;003F5F45&quot;/&gt;&lt;wsp:rsid wsp:val=&quot;003F662A&quot;/&gt;&lt;wsp:rsid wsp:val=&quot;003F6ABF&quot;/&gt;&lt;wsp:rsid wsp:val=&quot;003F745B&quot;/&gt;&lt;wsp:rsid wsp:val=&quot;003F798B&quot;/&gt;&lt;wsp:rsid wsp:val=&quot;003F7A40&quot;/&gt;&lt;wsp:rsid wsp:val=&quot;0040106A&quot;/&gt;&lt;wsp:rsid wsp:val=&quot;004017CF&quot;/&gt;&lt;wsp:rsid wsp:val=&quot;00401DE6&quot;/&gt;&lt;wsp:rsid wsp:val=&quot;00401F24&quot;/&gt;&lt;wsp:rsid wsp:val=&quot;00402169&quot;/&gt;&lt;wsp:rsid wsp:val=&quot;00403AC2&quot;/&gt;&lt;wsp:rsid wsp:val=&quot;00404284&quot;/&gt;&lt;wsp:rsid wsp:val=&quot;004046CA&quot;/&gt;&lt;wsp:rsid wsp:val=&quot;004049A4&quot;/&gt;&lt;wsp:rsid wsp:val=&quot;00406426&quot;/&gt;&lt;wsp:rsid wsp:val=&quot;004079BF&quot;/&gt;&lt;wsp:rsid wsp:val=&quot;00407DAC&quot;/&gt;&lt;wsp:rsid wsp:val=&quot;004119A6&quot;/&gt;&lt;wsp:rsid wsp:val=&quot;00411A8B&quot;/&gt;&lt;wsp:rsid wsp:val=&quot;00411E91&quot;/&gt;&lt;wsp:rsid wsp:val=&quot;004126C8&quot;/&gt;&lt;wsp:rsid wsp:val=&quot;00412AAA&quot;/&gt;&lt;wsp:rsid wsp:val=&quot;00414663&quot;/&gt;&lt;wsp:rsid wsp:val=&quot;00415D32&quot;/&gt;&lt;wsp:rsid wsp:val=&quot;00417165&quot;/&gt;&lt;wsp:rsid wsp:val=&quot;004173CD&quot;/&gt;&lt;wsp:rsid wsp:val=&quot;0041751B&quot;/&gt;&lt;wsp:rsid wsp:val=&quot;004175C5&quot;/&gt;&lt;wsp:rsid wsp:val=&quot;004176D8&quot;/&gt;&lt;wsp:rsid wsp:val=&quot;00417E90&quot;/&gt;&lt;wsp:rsid wsp:val=&quot;004213D7&quot;/&gt;&lt;wsp:rsid wsp:val=&quot;00421FA3&quot;/&gt;&lt;wsp:rsid wsp:val=&quot;00422A42&quot;/&gt;&lt;wsp:rsid wsp:val=&quot;00422BEF&quot;/&gt;&lt;wsp:rsid wsp:val=&quot;00423AD7&quot;/&gt;&lt;wsp:rsid wsp:val=&quot;00423BFB&quot;/&gt;&lt;wsp:rsid wsp:val=&quot;00424AC8&quot;/&gt;&lt;wsp:rsid wsp:val=&quot;00425060&quot;/&gt;&lt;wsp:rsid wsp:val=&quot;004253B8&quot;/&gt;&lt;wsp:rsid wsp:val=&quot;00426605&quot;/&gt;&lt;wsp:rsid wsp:val=&quot;00427F59&quot;/&gt;&lt;wsp:rsid wsp:val=&quot;00431C9B&quot;/&gt;&lt;wsp:rsid wsp:val=&quot;00432CA7&quot;/&gt;&lt;wsp:rsid wsp:val=&quot;00433170&quot;/&gt;&lt;wsp:rsid wsp:val=&quot;004336DF&quot;/&gt;&lt;wsp:rsid wsp:val=&quot;00434010&quot;/&gt;&lt;wsp:rsid wsp:val=&quot;00434123&quot;/&gt;&lt;wsp:rsid wsp:val=&quot;004346CA&quot;/&gt;&lt;wsp:rsid wsp:val=&quot;004359EF&quot;/&gt;&lt;wsp:rsid wsp:val=&quot;00435F1C&quot;/&gt;&lt;wsp:rsid wsp:val=&quot;0043622C&quot;/&gt;&lt;wsp:rsid wsp:val=&quot;00436A47&quot;/&gt;&lt;wsp:rsid wsp:val=&quot;00437A75&quot;/&gt;&lt;wsp:rsid wsp:val=&quot;00441245&quot;/&gt;&lt;wsp:rsid wsp:val=&quot;0044185F&quot;/&gt;&lt;wsp:rsid wsp:val=&quot;00441E4C&quot;/&gt;&lt;wsp:rsid wsp:val=&quot;00441E65&quot;/&gt;&lt;wsp:rsid wsp:val=&quot;00442458&quot;/&gt;&lt;wsp:rsid wsp:val=&quot;00442D45&quot;/&gt;&lt;wsp:rsid wsp:val=&quot;004431CE&quot;/&gt;&lt;wsp:rsid wsp:val=&quot;00443393&quot;/&gt;&lt;wsp:rsid wsp:val=&quot;00443B6B&quot;/&gt;&lt;wsp:rsid wsp:val=&quot;00444813&quot;/&gt;&lt;wsp:rsid wsp:val=&quot;00444836&quot;/&gt;&lt;wsp:rsid wsp:val=&quot;00444D13&quot;/&gt;&lt;wsp:rsid wsp:val=&quot;00447B1C&quot;/&gt;&lt;wsp:rsid wsp:val=&quot;004505E1&quot;/&gt;&lt;wsp:rsid wsp:val=&quot;00450D96&quot;/&gt;&lt;wsp:rsid wsp:val=&quot;004519CF&quot;/&gt;&lt;wsp:rsid wsp:val=&quot;0045234B&quot;/&gt;&lt;wsp:rsid wsp:val=&quot;004526FB&quot;/&gt;&lt;wsp:rsid wsp:val=&quot;00453692&quot;/&gt;&lt;wsp:rsid wsp:val=&quot;00455044&quot;/&gt;&lt;wsp:rsid wsp:val=&quot;00455571&quot;/&gt;&lt;wsp:rsid wsp:val=&quot;00456C59&quot;/&gt;&lt;wsp:rsid wsp:val=&quot;00456F02&quot;/&gt;&lt;wsp:rsid wsp:val=&quot;0046215A&quot;/&gt;&lt;wsp:rsid wsp:val=&quot;00462814&quot;/&gt;&lt;wsp:rsid wsp:val=&quot;00463818&quot;/&gt;&lt;wsp:rsid wsp:val=&quot;004639C4&quot;/&gt;&lt;wsp:rsid wsp:val=&quot;004639E7&quot;/&gt;&lt;wsp:rsid wsp:val=&quot;00465841&quot;/&gt;&lt;wsp:rsid wsp:val=&quot;00465D31&quot;/&gt;&lt;wsp:rsid wsp:val=&quot;004664E7&quot;/&gt;&lt;wsp:rsid wsp:val=&quot;00466E39&quot;/&gt;&lt;wsp:rsid wsp:val=&quot;00467A0C&quot;/&gt;&lt;wsp:rsid wsp:val=&quot;004701FC&quot;/&gt;&lt;wsp:rsid wsp:val=&quot;00470ED1&quot;/&gt;&lt;wsp:rsid wsp:val=&quot;00470F05&quot;/&gt;&lt;wsp:rsid wsp:val=&quot;0047119D&quot;/&gt;&lt;wsp:rsid wsp:val=&quot;00472A92&quot;/&gt;&lt;wsp:rsid wsp:val=&quot;00475813&quot;/&gt;&lt;wsp:rsid wsp:val=&quot;004763DB&quot;/&gt;&lt;wsp:rsid wsp:val=&quot;004772B8&quot;/&gt;&lt;wsp:rsid wsp:val=&quot;00480111&quot;/&gt;&lt;wsp:rsid wsp:val=&quot;00481610&quot;/&gt;&lt;wsp:rsid wsp:val=&quot;0048224A&quot;/&gt;&lt;wsp:rsid wsp:val=&quot;00482B32&quot;/&gt;&lt;wsp:rsid wsp:val=&quot;00485C43&quot;/&gt;&lt;wsp:rsid wsp:val=&quot;00485E4E&quot;/&gt;&lt;wsp:rsid wsp:val=&quot;00486B9D&quot;/&gt;&lt;wsp:rsid wsp:val=&quot;00487096&quot;/&gt;&lt;wsp:rsid wsp:val=&quot;00487BB8&quot;/&gt;&lt;wsp:rsid wsp:val=&quot;00490E36&quot;/&gt;&lt;wsp:rsid wsp:val=&quot;00490E71&quot;/&gt;&lt;wsp:rsid wsp:val=&quot;004919A2&quot;/&gt;&lt;wsp:rsid wsp:val=&quot;00491BB0&quot;/&gt;&lt;wsp:rsid wsp:val=&quot;00491DA5&quot;/&gt;&lt;wsp:rsid wsp:val=&quot;00492000&quot;/&gt;&lt;wsp:rsid wsp:val=&quot;0049293E&quot;/&gt;&lt;wsp:rsid wsp:val=&quot;00493EBC&quot;/&gt;&lt;wsp:rsid wsp:val=&quot;00494908&quot;/&gt;&lt;wsp:rsid wsp:val=&quot;00494FCD&quot;/&gt;&lt;wsp:rsid wsp:val=&quot;004950EC&quot;/&gt;&lt;wsp:rsid wsp:val=&quot;00495580&quot;/&gt;&lt;wsp:rsid wsp:val=&quot;00497CB7&quot;/&gt;&lt;wsp:rsid wsp:val=&quot;00497CD1&quot;/&gt;&lt;wsp:rsid wsp:val=&quot;004A0D24&quot;/&gt;&lt;wsp:rsid wsp:val=&quot;004A1D03&quot;/&gt;&lt;wsp:rsid wsp:val=&quot;004A24FD&quot;/&gt;&lt;wsp:rsid wsp:val=&quot;004A3B42&quot;/&gt;&lt;wsp:rsid wsp:val=&quot;004A41AA&quot;/&gt;&lt;wsp:rsid wsp:val=&quot;004A6B32&quot;/&gt;&lt;wsp:rsid wsp:val=&quot;004A7E47&quot;/&gt;&lt;wsp:rsid wsp:val=&quot;004B1512&quot;/&gt;&lt;wsp:rsid wsp:val=&quot;004B425A&quot;/&gt;&lt;wsp:rsid wsp:val=&quot;004B546C&quot;/&gt;&lt;wsp:rsid wsp:val=&quot;004B598B&quot;/&gt;&lt;wsp:rsid wsp:val=&quot;004B674B&quot;/&gt;&lt;wsp:rsid wsp:val=&quot;004B7024&quot;/&gt;&lt;wsp:rsid wsp:val=&quot;004B7879&quot;/&gt;&lt;wsp:rsid wsp:val=&quot;004C0082&quot;/&gt;&lt;wsp:rsid wsp:val=&quot;004C1014&quot;/&gt;&lt;wsp:rsid wsp:val=&quot;004C1BE8&quot;/&gt;&lt;wsp:rsid wsp:val=&quot;004C1F50&quot;/&gt;&lt;wsp:rsid wsp:val=&quot;004C2646&quot;/&gt;&lt;wsp:rsid wsp:val=&quot;004C2F85&quot;/&gt;&lt;wsp:rsid wsp:val=&quot;004C5033&quot;/&gt;&lt;wsp:rsid wsp:val=&quot;004C588E&quot;/&gt;&lt;wsp:rsid wsp:val=&quot;004C5B7C&quot;/&gt;&lt;wsp:rsid wsp:val=&quot;004C5EB8&quot;/&gt;&lt;wsp:rsid wsp:val=&quot;004C6D75&quot;/&gt;&lt;wsp:rsid wsp:val=&quot;004C7687&quot;/&gt;&lt;wsp:rsid wsp:val=&quot;004D1528&quot;/&gt;&lt;wsp:rsid wsp:val=&quot;004D17BD&quot;/&gt;&lt;wsp:rsid wsp:val=&quot;004D27E8&quot;/&gt;&lt;wsp:rsid wsp:val=&quot;004D2E46&quot;/&gt;&lt;wsp:rsid wsp:val=&quot;004D4FC4&quot;/&gt;&lt;wsp:rsid wsp:val=&quot;004D51D8&quot;/&gt;&lt;wsp:rsid wsp:val=&quot;004D5439&quot;/&gt;&lt;wsp:rsid wsp:val=&quot;004D61F9&quot;/&gt;&lt;wsp:rsid wsp:val=&quot;004D642B&quot;/&gt;&lt;wsp:rsid wsp:val=&quot;004D6B1C&quot;/&gt;&lt;wsp:rsid wsp:val=&quot;004D717F&quot;/&gt;&lt;wsp:rsid wsp:val=&quot;004E0355&quot;/&gt;&lt;wsp:rsid wsp:val=&quot;004E0506&quot;/&gt;&lt;wsp:rsid wsp:val=&quot;004E1F1A&quot;/&gt;&lt;wsp:rsid wsp:val=&quot;004E2490&quot;/&gt;&lt;wsp:rsid wsp:val=&quot;004E352F&quot;/&gt;&lt;wsp:rsid wsp:val=&quot;004E382E&quot;/&gt;&lt;wsp:rsid wsp:val=&quot;004E4D46&quot;/&gt;&lt;wsp:rsid wsp:val=&quot;004E5DFB&quot;/&gt;&lt;wsp:rsid wsp:val=&quot;004E6167&quot;/&gt;&lt;wsp:rsid wsp:val=&quot;004E7C9C&quot;/&gt;&lt;wsp:rsid wsp:val=&quot;004F03C6&quot;/&gt;&lt;wsp:rsid wsp:val=&quot;004F0B25&quot;/&gt;&lt;wsp:rsid wsp:val=&quot;004F0F07&quot;/&gt;&lt;wsp:rsid wsp:val=&quot;004F145A&quot;/&gt;&lt;wsp:rsid wsp:val=&quot;004F1F83&quot;/&gt;&lt;wsp:rsid wsp:val=&quot;004F2D2E&quot;/&gt;&lt;wsp:rsid wsp:val=&quot;004F35F4&quot;/&gt;&lt;wsp:rsid wsp:val=&quot;004F4A13&quot;/&gt;&lt;wsp:rsid wsp:val=&quot;004F5A52&quot;/&gt;&lt;wsp:rsid wsp:val=&quot;004F5E19&quot;/&gt;&lt;wsp:rsid wsp:val=&quot;004F651D&quot;/&gt;&lt;wsp:rsid wsp:val=&quot;004F7649&quot;/&gt;&lt;wsp:rsid wsp:val=&quot;004F765E&quot;/&gt;&lt;wsp:rsid wsp:val=&quot;00500169&quot;/&gt;&lt;wsp:rsid wsp:val=&quot;005014C3&quot;/&gt;&lt;wsp:rsid wsp:val=&quot;00503357&quot;/&gt;&lt;wsp:rsid wsp:val=&quot;00503969&quot;/&gt;&lt;wsp:rsid wsp:val=&quot;00503F68&quot;/&gt;&lt;wsp:rsid wsp:val=&quot;00504A89&quot;/&gt;&lt;wsp:rsid wsp:val=&quot;00504EDE&quot;/&gt;&lt;wsp:rsid wsp:val=&quot;005060C3&quot;/&gt;&lt;wsp:rsid wsp:val=&quot;00506588&quot;/&gt;&lt;wsp:rsid wsp:val=&quot;005077E4&quot;/&gt;&lt;wsp:rsid wsp:val=&quot;00507D55&quot;/&gt;&lt;wsp:rsid wsp:val=&quot;0051024A&quot;/&gt;&lt;wsp:rsid wsp:val=&quot;0051057A&quot;/&gt;&lt;wsp:rsid wsp:val=&quot;00511785&quot;/&gt;&lt;wsp:rsid wsp:val=&quot;005144C2&quot;/&gt;&lt;wsp:rsid wsp:val=&quot;0051551E&quot;/&gt;&lt;wsp:rsid wsp:val=&quot;005237BA&quot;/&gt;&lt;wsp:rsid wsp:val=&quot;00523BE9&quot;/&gt;&lt;wsp:rsid wsp:val=&quot;00523FD1&quot;/&gt;&lt;wsp:rsid wsp:val=&quot;0052490C&quot;/&gt;&lt;wsp:rsid wsp:val=&quot;00527DD2&quot;/&gt;&lt;wsp:rsid wsp:val=&quot;00530680&quot;/&gt;&lt;wsp:rsid wsp:val=&quot;0053115D&quot;/&gt;&lt;wsp:rsid wsp:val=&quot;00532AD2&quot;/&gt;&lt;wsp:rsid wsp:val=&quot;00532C13&quot;/&gt;&lt;wsp:rsid wsp:val=&quot;00532E03&quot;/&gt;&lt;wsp:rsid wsp:val=&quot;00533587&quot;/&gt;&lt;wsp:rsid wsp:val=&quot;00533A6D&quot;/&gt;&lt;wsp:rsid wsp:val=&quot;00535853&quot;/&gt;&lt;wsp:rsid wsp:val=&quot;00536CA6&quot;/&gt;&lt;wsp:rsid wsp:val=&quot;00537E99&quot;/&gt;&lt;wsp:rsid wsp:val=&quot;005410C6&quot;/&gt;&lt;wsp:rsid wsp:val=&quot;005420D7&quot;/&gt;&lt;wsp:rsid wsp:val=&quot;00542C73&quot;/&gt;&lt;wsp:rsid wsp:val=&quot;00544E17&quot;/&gt;&lt;wsp:rsid wsp:val=&quot;00544FBE&quot;/&gt;&lt;wsp:rsid wsp:val=&quot;005462D6&quot;/&gt;&lt;wsp:rsid wsp:val=&quot;00547FAC&quot;/&gt;&lt;wsp:rsid wsp:val=&quot;00552DE5&quot;/&gt;&lt;wsp:rsid wsp:val=&quot;00552EB2&quot;/&gt;&lt;wsp:rsid wsp:val=&quot;00554BB5&quot;/&gt;&lt;wsp:rsid wsp:val=&quot;00554D8A&quot;/&gt;&lt;wsp:rsid wsp:val=&quot;00555335&quot;/&gt;&lt;wsp:rsid wsp:val=&quot;00556239&quot;/&gt;&lt;wsp:rsid wsp:val=&quot;0055658D&quot;/&gt;&lt;wsp:rsid wsp:val=&quot;005608D8&quot;/&gt;&lt;wsp:rsid wsp:val=&quot;00560984&quot;/&gt;&lt;wsp:rsid wsp:val=&quot;00560F67&quot;/&gt;&lt;wsp:rsid wsp:val=&quot;00561E9C&quot;/&gt;&lt;wsp:rsid wsp:val=&quot;005620F2&quot;/&gt;&lt;wsp:rsid wsp:val=&quot;00563F1C&quot;/&gt;&lt;wsp:rsid wsp:val=&quot;00564F81&quot;/&gt;&lt;wsp:rsid wsp:val=&quot;005718D7&quot;/&gt;&lt;wsp:rsid wsp:val=&quot;00571D57&quot;/&gt;&lt;wsp:rsid wsp:val=&quot;0057222F&quot;/&gt;&lt;wsp:rsid wsp:val=&quot;00572BB2&quot;/&gt;&lt;wsp:rsid wsp:val=&quot;0057621F&quot;/&gt;&lt;wsp:rsid wsp:val=&quot;00576632&quot;/&gt;&lt;wsp:rsid wsp:val=&quot;005819B2&quot;/&gt;&lt;wsp:rsid wsp:val=&quot;00581C82&quot;/&gt;&lt;wsp:rsid wsp:val=&quot;00581DEB&quot;/&gt;&lt;wsp:rsid wsp:val=&quot;00582089&quot;/&gt;&lt;wsp:rsid wsp:val=&quot;005827BD&quot;/&gt;&lt;wsp:rsid wsp:val=&quot;00583B2D&quot;/&gt;&lt;wsp:rsid wsp:val=&quot;005857B0&quot;/&gt;&lt;wsp:rsid wsp:val=&quot;00585B7F&quot;/&gt;&lt;wsp:rsid wsp:val=&quot;00585E06&quot;/&gt;&lt;wsp:rsid wsp:val=&quot;00586386&quot;/&gt;&lt;wsp:rsid wsp:val=&quot;0058647A&quot;/&gt;&lt;wsp:rsid wsp:val=&quot;005865AC&quot;/&gt;&lt;wsp:rsid wsp:val=&quot;00590321&quot;/&gt;&lt;wsp:rsid wsp:val=&quot;0059068D&quot;/&gt;&lt;wsp:rsid wsp:val=&quot;00590990&quot;/&gt;&lt;wsp:rsid wsp:val=&quot;005910D8&quot;/&gt;&lt;wsp:rsid wsp:val=&quot;00591F3E&quot;/&gt;&lt;wsp:rsid wsp:val=&quot;00592121&quot;/&gt;&lt;wsp:rsid wsp:val=&quot;0059387C&quot;/&gt;&lt;wsp:rsid wsp:val=&quot;0059501B&quot;/&gt;&lt;wsp:rsid wsp:val=&quot;0059545B&quot;/&gt;&lt;wsp:rsid wsp:val=&quot;005A2560&quot;/&gt;&lt;wsp:rsid wsp:val=&quot;005A3607&quot;/&gt;&lt;wsp:rsid wsp:val=&quot;005A4426&quot;/&gt;&lt;wsp:rsid wsp:val=&quot;005A589A&quot;/&gt;&lt;wsp:rsid wsp:val=&quot;005B0598&quot;/&gt;&lt;wsp:rsid wsp:val=&quot;005B2A92&quot;/&gt;&lt;wsp:rsid wsp:val=&quot;005B310E&quot;/&gt;&lt;wsp:rsid wsp:val=&quot;005B35E8&quot;/&gt;&lt;wsp:rsid wsp:val=&quot;005B3C74&quot;/&gt;&lt;wsp:rsid wsp:val=&quot;005B472F&quot;/&gt;&lt;wsp:rsid wsp:val=&quot;005B4930&quot;/&gt;&lt;wsp:rsid wsp:val=&quot;005B4F4D&quot;/&gt;&lt;wsp:rsid wsp:val=&quot;005B79B2&quot;/&gt;&lt;wsp:rsid wsp:val=&quot;005B7D0F&quot;/&gt;&lt;wsp:rsid wsp:val=&quot;005C0CAD&quot;/&gt;&lt;wsp:rsid wsp:val=&quot;005C0D62&quot;/&gt;&lt;wsp:rsid wsp:val=&quot;005C1886&quot;/&gt;&lt;wsp:rsid wsp:val=&quot;005C1DB7&quot;/&gt;&lt;wsp:rsid wsp:val=&quot;005C34F8&quot;/&gt;&lt;wsp:rsid wsp:val=&quot;005C41A4&quot;/&gt;&lt;wsp:rsid wsp:val=&quot;005C424F&quot;/&gt;&lt;wsp:rsid wsp:val=&quot;005C4989&quot;/&gt;&lt;wsp:rsid wsp:val=&quot;005C4B8A&quot;/&gt;&lt;wsp:rsid wsp:val=&quot;005C7616&quot;/&gt;&lt;wsp:rsid wsp:val=&quot;005C78CA&quot;/&gt;&lt;wsp:rsid wsp:val=&quot;005D0954&quot;/&gt;&lt;wsp:rsid wsp:val=&quot;005D0A4F&quot;/&gt;&lt;wsp:rsid wsp:val=&quot;005D0DF2&quot;/&gt;&lt;wsp:rsid wsp:val=&quot;005D1890&quot;/&gt;&lt;wsp:rsid wsp:val=&quot;005D2482&quot;/&gt;&lt;wsp:rsid wsp:val=&quot;005D5784&quot;/&gt;&lt;wsp:rsid wsp:val=&quot;005D6B9D&quot;/&gt;&lt;wsp:rsid wsp:val=&quot;005D701A&quot;/&gt;&lt;wsp:rsid wsp:val=&quot;005E13BA&quot;/&gt;&lt;wsp:rsid wsp:val=&quot;005E2581&quot;/&gt;&lt;wsp:rsid wsp:val=&quot;005E3282&quot;/&gt;&lt;wsp:rsid wsp:val=&quot;005E355C&quot;/&gt;&lt;wsp:rsid wsp:val=&quot;005E45CD&quot;/&gt;&lt;wsp:rsid wsp:val=&quot;005E50E5&quot;/&gt;&lt;wsp:rsid wsp:val=&quot;005E5239&quot;/&gt;&lt;wsp:rsid wsp:val=&quot;005E7F57&quot;/&gt;&lt;wsp:rsid wsp:val=&quot;005F031E&quot;/&gt;&lt;wsp:rsid wsp:val=&quot;005F0714&quot;/&gt;&lt;wsp:rsid wsp:val=&quot;005F389A&quot;/&gt;&lt;wsp:rsid wsp:val=&quot;005F3BB5&quot;/&gt;&lt;wsp:rsid wsp:val=&quot;005F45B3&quot;/&gt;&lt;wsp:rsid wsp:val=&quot;005F47F6&quot;/&gt;&lt;wsp:rsid wsp:val=&quot;005F5B5E&quot;/&gt;&lt;wsp:rsid wsp:val=&quot;005F7528&quot;/&gt;&lt;wsp:rsid wsp:val=&quot;005F7973&quot;/&gt;&lt;wsp:rsid wsp:val=&quot;005FB855&quot;/&gt;&lt;wsp:rsid wsp:val=&quot;006003DC&quot;/&gt;&lt;wsp:rsid wsp:val=&quot;00600632&quot;/&gt;&lt;wsp:rsid wsp:val=&quot;0060070D&quot;/&gt;&lt;wsp:rsid wsp:val=&quot;00600DD1&quot;/&gt;&lt;wsp:rsid wsp:val=&quot;00601A94&quot;/&gt;&lt;wsp:rsid wsp:val=&quot;00603518&quot;/&gt;&lt;wsp:rsid wsp:val=&quot;00604217&quot;/&gt;&lt;wsp:rsid wsp:val=&quot;00605BA0&quot;/&gt;&lt;wsp:rsid wsp:val=&quot;00605CDF&quot;/&gt;&lt;wsp:rsid wsp:val=&quot;006060A9&quot;/&gt;&lt;wsp:rsid wsp:val=&quot;00607E88&quot;/&gt;&lt;wsp:rsid wsp:val=&quot;0060F02E&quot;/&gt;&lt;wsp:rsid wsp:val=&quot;00611591&quot;/&gt;&lt;wsp:rsid wsp:val=&quot;00612140&quot;/&gt;&lt;wsp:rsid wsp:val=&quot;00613240&quot;/&gt;&lt;wsp:rsid wsp:val=&quot;00614ABD&quot;/&gt;&lt;wsp:rsid wsp:val=&quot;00615505&quot;/&gt;&lt;wsp:rsid wsp:val=&quot;0061673D&quot;/&gt;&lt;wsp:rsid wsp:val=&quot;00620A85&quot;/&gt;&lt;wsp:rsid wsp:val=&quot;00620BC4&quot;/&gt;&lt;wsp:rsid wsp:val=&quot;00620BD8&quot;/&gt;&lt;wsp:rsid wsp:val=&quot;0062127F&quot;/&gt;&lt;wsp:rsid wsp:val=&quot;006241E4&quot;/&gt;&lt;wsp:rsid wsp:val=&quot;00624A9E&quot;/&gt;&lt;wsp:rsid wsp:val=&quot;00624ADE&quot;/&gt;&lt;wsp:rsid wsp:val=&quot;00625B26&quot;/&gt;&lt;wsp:rsid wsp:val=&quot;00627A13&quot;/&gt;&lt;wsp:rsid wsp:val=&quot;00627C86&quot;/&gt;&lt;wsp:rsid wsp:val=&quot;00631891&quot;/&gt;&lt;wsp:rsid wsp:val=&quot;00632EFB&quot;/&gt;&lt;wsp:rsid wsp:val=&quot;00633A91&quot;/&gt;&lt;wsp:rsid wsp:val=&quot;00634A89&quot;/&gt;&lt;wsp:rsid wsp:val=&quot;0063500C&quot;/&gt;&lt;wsp:rsid wsp:val=&quot;00636780&quot;/&gt;&lt;wsp:rsid wsp:val=&quot;00636D82&quot;/&gt;&lt;wsp:rsid wsp:val=&quot;006375A4&quot;/&gt;&lt;wsp:rsid wsp:val=&quot;006378CD&quot;/&gt;&lt;wsp:rsid wsp:val=&quot;0064039B&quot;/&gt;&lt;wsp:rsid wsp:val=&quot;00641AC9&quot;/&gt;&lt;wsp:rsid wsp:val=&quot;006423B0&quot;/&gt;&lt;wsp:rsid wsp:val=&quot;00642AB3&quot;/&gt;&lt;wsp:rsid wsp:val=&quot;00642FAE&quot;/&gt;&lt;wsp:rsid wsp:val=&quot;00643FD7&quot;/&gt;&lt;wsp:rsid wsp:val=&quot;00644D02&quot;/&gt;&lt;wsp:rsid wsp:val=&quot;00645588&quot;/&gt;&lt;wsp:rsid wsp:val=&quot;006479B4&quot;/&gt;&lt;wsp:rsid wsp:val=&quot;006507B2&quot;/&gt;&lt;wsp:rsid wsp:val=&quot;00650D4B&quot;/&gt;&lt;wsp:rsid wsp:val=&quot;00650E21&quot;/&gt;&lt;wsp:rsid wsp:val=&quot;006515C4&quot;/&gt;&lt;wsp:rsid wsp:val=&quot;00653016&quot;/&gt;&lt;wsp:rsid wsp:val=&quot;00653941&quot;/&gt;&lt;wsp:rsid wsp:val=&quot;00653B4A&quot;/&gt;&lt;wsp:rsid wsp:val=&quot;0065555F&quot;/&gt;&lt;wsp:rsid wsp:val=&quot;0065639E&quot;/&gt;&lt;wsp:rsid wsp:val=&quot;006571EF&quot;/&gt;&lt;wsp:rsid wsp:val=&quot;0065753F&quot;/&gt;&lt;wsp:rsid wsp:val=&quot;0066003F&quot;/&gt;&lt;wsp:rsid wsp:val=&quot;0066044F&quot;/&gt;&lt;wsp:rsid wsp:val=&quot;00660B9C&quot;/&gt;&lt;wsp:rsid wsp:val=&quot;006617B5&quot;/&gt;&lt;wsp:rsid wsp:val=&quot;00661D27&quot;/&gt;&lt;wsp:rsid wsp:val=&quot;00662905&quot;/&gt;&lt;wsp:rsid wsp:val=&quot;0066328C&quot;/&gt;&lt;wsp:rsid wsp:val=&quot;00663B50&quot;/&gt;&lt;wsp:rsid wsp:val=&quot;006647A4&quot;/&gt;&lt;wsp:rsid wsp:val=&quot;006652CB&quot;/&gt;&lt;wsp:rsid wsp:val=&quot;00665B19&quot;/&gt;&lt;wsp:rsid wsp:val=&quot;00666EB9&quot;/&gt;&lt;wsp:rsid wsp:val=&quot;00670343&quot;/&gt;&lt;wsp:rsid wsp:val=&quot;006710B2&quot;/&gt;&lt;wsp:rsid wsp:val=&quot;0067119D&quot;/&gt;&lt;wsp:rsid wsp:val=&quot;0067206E&quot;/&gt;&lt;wsp:rsid wsp:val=&quot;00672CFE&quot;/&gt;&lt;wsp:rsid wsp:val=&quot;0067326E&quot;/&gt;&lt;wsp:rsid wsp:val=&quot;00673BBC&quot;/&gt;&lt;wsp:rsid wsp:val=&quot;00673D7E&quot;/&gt;&lt;wsp:rsid wsp:val=&quot;00673EDC&quot;/&gt;&lt;wsp:rsid wsp:val=&quot;00674236&quot;/&gt;&lt;wsp:rsid wsp:val=&quot;0067443F&quot;/&gt;&lt;wsp:rsid wsp:val=&quot;00674C9F&quot;/&gt;&lt;wsp:rsid wsp:val=&quot;00675F3E&quot;/&gt;&lt;wsp:rsid wsp:val=&quot;0067623C&quot;/&gt;&lt;wsp:rsid wsp:val=&quot;00676C63&quot;/&gt;&lt;wsp:rsid wsp:val=&quot;0068020C&quot;/&gt;&lt;wsp:rsid wsp:val=&quot;006818D6&quot;/&gt;&lt;wsp:rsid wsp:val=&quot;006823C7&quot;/&gt;&lt;wsp:rsid wsp:val=&quot;0068242C&quot;/&gt;&lt;wsp:rsid wsp:val=&quot;006830EF&quot;/&gt;&lt;wsp:rsid wsp:val=&quot;006844DD&quot;/&gt;&lt;wsp:rsid wsp:val=&quot;0068599E&quot;/&gt;&lt;wsp:rsid wsp:val=&quot;00686525&quot;/&gt;&lt;wsp:rsid wsp:val=&quot;00686667&quot;/&gt;&lt;wsp:rsid wsp:val=&quot;00686D05&quot;/&gt;&lt;wsp:rsid wsp:val=&quot;006905BA&quot;/&gt;&lt;wsp:rsid wsp:val=&quot;00691387&quot;/&gt;&lt;wsp:rsid wsp:val=&quot;006924A1&quot;/&gt;&lt;wsp:rsid wsp:val=&quot;00692AF4&quot;/&gt;&lt;wsp:rsid wsp:val=&quot;00694400&quot;/&gt;&lt;wsp:rsid wsp:val=&quot;00694BD3&quot;/&gt;&lt;wsp:rsid wsp:val=&quot;00694F22&quot;/&gt;&lt;wsp:rsid wsp:val=&quot;006959AB&quot;/&gt;&lt;wsp:rsid wsp:val=&quot;00695F1E&quot;/&gt;&lt;wsp:rsid wsp:val=&quot;006960DB&quot;/&gt;&lt;wsp:rsid wsp:val=&quot;0069618C&quot;/&gt;&lt;wsp:rsid wsp:val=&quot;006A3450&quot;/&gt;&lt;wsp:rsid wsp:val=&quot;006A44FB&quot;/&gt;&lt;wsp:rsid wsp:val=&quot;006A498C&quot;/&gt;&lt;wsp:rsid wsp:val=&quot;006A528D&quot;/&gt;&lt;wsp:rsid wsp:val=&quot;006A53AE&quot;/&gt;&lt;wsp:rsid wsp:val=&quot;006A53F4&quot;/&gt;&lt;wsp:rsid wsp:val=&quot;006A57E7&quot;/&gt;&lt;wsp:rsid wsp:val=&quot;006A5CD1&quot;/&gt;&lt;wsp:rsid wsp:val=&quot;006A659A&quot;/&gt;&lt;wsp:rsid wsp:val=&quot;006B0AE0&quot;/&gt;&lt;wsp:rsid wsp:val=&quot;006B168B&quot;/&gt;&lt;wsp:rsid wsp:val=&quot;006B307E&quot;/&gt;&lt;wsp:rsid wsp:val=&quot;006B38EF&quot;/&gt;&lt;wsp:rsid wsp:val=&quot;006B39A3&quot;/&gt;&lt;wsp:rsid wsp:val=&quot;006B3FA4&quot;/&gt;&lt;wsp:rsid wsp:val=&quot;006B4DD2&quot;/&gt;&lt;wsp:rsid wsp:val=&quot;006B5F14&quot;/&gt;&lt;wsp:rsid wsp:val=&quot;006B629C&quot;/&gt;&lt;wsp:rsid wsp:val=&quot;006B68F0&quot;/&gt;&lt;wsp:rsid wsp:val=&quot;006B6FA6&quot;/&gt;&lt;wsp:rsid wsp:val=&quot;006B7192&quot;/&gt;&lt;wsp:rsid wsp:val=&quot;006B729F&quot;/&gt;&lt;wsp:rsid wsp:val=&quot;006B78AF&quot;/&gt;&lt;wsp:rsid wsp:val=&quot;006B7AD4&quot;/&gt;&lt;wsp:rsid wsp:val=&quot;006B7F82&quot;/&gt;&lt;wsp:rsid wsp:val=&quot;006C1A58&quot;/&gt;&lt;wsp:rsid wsp:val=&quot;006C23CB&quot;/&gt;&lt;wsp:rsid wsp:val=&quot;006C4AE6&quot;/&gt;&lt;wsp:rsid wsp:val=&quot;006C5E1D&quot;/&gt;&lt;wsp:rsid wsp:val=&quot;006C5EC5&quot;/&gt;&lt;wsp:rsid wsp:val=&quot;006C5F13&quot;/&gt;&lt;wsp:rsid wsp:val=&quot;006C7439&quot;/&gt;&lt;wsp:rsid wsp:val=&quot;006C7520&quot;/&gt;&lt;wsp:rsid wsp:val=&quot;006D02A6&quot;/&gt;&lt;wsp:rsid wsp:val=&quot;006D1528&quot;/&gt;&lt;wsp:rsid wsp:val=&quot;006D156F&quot;/&gt;&lt;wsp:rsid wsp:val=&quot;006D1A3D&quot;/&gt;&lt;wsp:rsid wsp:val=&quot;006D3FD4&quot;/&gt;&lt;wsp:rsid wsp:val=&quot;006D44E7&quot;/&gt;&lt;wsp:rsid wsp:val=&quot;006D459C&quot;/&gt;&lt;wsp:rsid wsp:val=&quot;006D495A&quot;/&gt;&lt;wsp:rsid wsp:val=&quot;006D5994&quot;/&gt;&lt;wsp:rsid wsp:val=&quot;006D5B9F&quot;/&gt;&lt;wsp:rsid wsp:val=&quot;006D75F4&quot;/&gt;&lt;wsp:rsid wsp:val=&quot;006D7B63&quot;/&gt;&lt;wsp:rsid wsp:val=&quot;006E02F5&quot;/&gt;&lt;wsp:rsid wsp:val=&quot;006E0B74&quot;/&gt;&lt;wsp:rsid wsp:val=&quot;006E185E&quot;/&gt;&lt;wsp:rsid wsp:val=&quot;006E19A1&quot;/&gt;&lt;wsp:rsid wsp:val=&quot;006E1BF5&quot;/&gt;&lt;wsp:rsid wsp:val=&quot;006E1CA3&quot;/&gt;&lt;wsp:rsid wsp:val=&quot;006E203A&quot;/&gt;&lt;wsp:rsid wsp:val=&quot;006E3833&quot;/&gt;&lt;wsp:rsid wsp:val=&quot;006E42E4&quot;/&gt;&lt;wsp:rsid wsp:val=&quot;006E5246&quot;/&gt;&lt;wsp:rsid wsp:val=&quot;006E5252&quot;/&gt;&lt;wsp:rsid wsp:val=&quot;006E76A1&quot;/&gt;&lt;wsp:rsid wsp:val=&quot;006E7916&quot;/&gt;&lt;wsp:rsid wsp:val=&quot;006F0286&quot;/&gt;&lt;wsp:rsid wsp:val=&quot;006F0C9F&quot;/&gt;&lt;wsp:rsid wsp:val=&quot;006F20FD&quot;/&gt;&lt;wsp:rsid wsp:val=&quot;006F4728&quot;/&gt;&lt;wsp:rsid wsp:val=&quot;006F6C2B&quot;/&gt;&lt;wsp:rsid wsp:val=&quot;006F6DCE&quot;/&gt;&lt;wsp:rsid wsp:val=&quot;006F772C&quot;/&gt;&lt;wsp:rsid wsp:val=&quot;006F7DC2&quot;/&gt;&lt;wsp:rsid wsp:val=&quot;00700212&quot;/&gt;&lt;wsp:rsid wsp:val=&quot;00700966&quot;/&gt;&lt;wsp:rsid wsp:val=&quot;00701136&quot;/&gt;&lt;wsp:rsid wsp:val=&quot;007011D7&quot;/&gt;&lt;wsp:rsid wsp:val=&quot;0070194D&quot;/&gt;&lt;wsp:rsid wsp:val=&quot;0070279B&quot;/&gt;&lt;wsp:rsid wsp:val=&quot;0070351A&quot;/&gt;&lt;wsp:rsid wsp:val=&quot;00706322&quot;/&gt;&lt;wsp:rsid wsp:val=&quot;00706F11&quot;/&gt;&lt;wsp:rsid wsp:val=&quot;007073D6&quot;/&gt;&lt;wsp:rsid wsp:val=&quot;00707827&quot;/&gt;&lt;wsp:rsid wsp:val=&quot;00710886&quot;/&gt;&lt;wsp:rsid wsp:val=&quot;007114CF&quot;/&gt;&lt;wsp:rsid wsp:val=&quot;007115BE&quot;/&gt;&lt;wsp:rsid wsp:val=&quot;00711CEA&quot;/&gt;&lt;wsp:rsid wsp:val=&quot;00712A1E&quot;/&gt;&lt;wsp:rsid wsp:val=&quot;00714398&quot;/&gt;&lt;wsp:rsid wsp:val=&quot;007165D5&quot;/&gt;&lt;wsp:rsid wsp:val=&quot;00716A3E&quot;/&gt;&lt;wsp:rsid wsp:val=&quot;00717798&quot;/&gt;&lt;wsp:rsid wsp:val=&quot;007200A1&quot;/&gt;&lt;wsp:rsid wsp:val=&quot;00720357&quot;/&gt;&lt;wsp:rsid wsp:val=&quot;007209E3&quot;/&gt;&lt;wsp:rsid wsp:val=&quot;007211DF&quot;/&gt;&lt;wsp:rsid wsp:val=&quot;00722978&quot;/&gt;&lt;wsp:rsid wsp:val=&quot;00723161&quot;/&gt;&lt;wsp:rsid wsp:val=&quot;00723B96&quot;/&gt;&lt;wsp:rsid wsp:val=&quot;00724DEF&quot;/&gt;&lt;wsp:rsid wsp:val=&quot;00724F81&quot;/&gt;&lt;wsp:rsid wsp:val=&quot;0072591D&quot;/&gt;&lt;wsp:rsid wsp:val=&quot;00725ED0&quot;/&gt;&lt;wsp:rsid wsp:val=&quot;00726298&quot;/&gt;&lt;wsp:rsid wsp:val=&quot;007273AE&quot;/&gt;&lt;wsp:rsid wsp:val=&quot;00727569&quot;/&gt;&lt;wsp:rsid wsp:val=&quot;00727A53&quot;/&gt;&lt;wsp:rsid wsp:val=&quot;007308B5&quot;/&gt;&lt;wsp:rsid wsp:val=&quot;00730E1F&quot;/&gt;&lt;wsp:rsid wsp:val=&quot;00730F60&quot;/&gt;&lt;wsp:rsid wsp:val=&quot;00731029&quot;/&gt;&lt;wsp:rsid wsp:val=&quot;0073117F&quot;/&gt;&lt;wsp:rsid wsp:val=&quot;007314ED&quot;/&gt;&lt;wsp:rsid wsp:val=&quot;00731DAF&quot;/&gt;&lt;wsp:rsid wsp:val=&quot;007325B7&quot;/&gt;&lt;wsp:rsid wsp:val=&quot;00733CF6&quot;/&gt;&lt;wsp:rsid wsp:val=&quot;007348BF&quot;/&gt;&lt;wsp:rsid wsp:val=&quot;00734E55&quot;/&gt;&lt;wsp:rsid wsp:val=&quot;00736288&quot;/&gt;&lt;wsp:rsid wsp:val=&quot;00736BE6&quot;/&gt;&lt;wsp:rsid wsp:val=&quot;00737981&quot;/&gt;&lt;wsp:rsid wsp:val=&quot;00740995&quot;/&gt;&lt;wsp:rsid wsp:val=&quot;007417D3&quot;/&gt;&lt;wsp:rsid wsp:val=&quot;007426D3&quot;/&gt;&lt;wsp:rsid wsp:val=&quot;00742E97&quot;/&gt;&lt;wsp:rsid wsp:val=&quot;00743FE0&quot;/&gt;&lt;wsp:rsid wsp:val=&quot;00744EE0&quot;/&gt;&lt;wsp:rsid wsp:val=&quot;007468C7&quot;/&gt;&lt;wsp:rsid wsp:val=&quot;00750EE3&quot;/&gt;&lt;wsp:rsid wsp:val=&quot;007510E7&quot;/&gt;&lt;wsp:rsid wsp:val=&quot;00751F3F&quot;/&gt;&lt;wsp:rsid wsp:val=&quot;00752FB6&quot;/&gt;&lt;wsp:rsid wsp:val=&quot;00753294&quot;/&gt;&lt;wsp:rsid wsp:val=&quot;00753549&quot;/&gt;&lt;wsp:rsid wsp:val=&quot;007536EF&quot;/&gt;&lt;wsp:rsid wsp:val=&quot;00753BCA&quot;/&gt;&lt;wsp:rsid wsp:val=&quot;00754245&quot;/&gt;&lt;wsp:rsid wsp:val=&quot;007563BD&quot;/&gt;&lt;wsp:rsid wsp:val=&quot;007566F2&quot;/&gt;&lt;wsp:rsid wsp:val=&quot;00756B77&quot;/&gt;&lt;wsp:rsid wsp:val=&quot;00756EB1&quot;/&gt;&lt;wsp:rsid wsp:val=&quot;0076091E&quot;/&gt;&lt;wsp:rsid wsp:val=&quot;00760E72&quot;/&gt;&lt;wsp:rsid wsp:val=&quot;0076141A&quot;/&gt;&lt;wsp:rsid wsp:val=&quot;00761662&quot;/&gt;&lt;wsp:rsid wsp:val=&quot;00762A9D&quot;/&gt;&lt;wsp:rsid wsp:val=&quot;00764669&quot;/&gt;&lt;wsp:rsid wsp:val=&quot;00765116&quot;/&gt;&lt;wsp:rsid wsp:val=&quot;007667AD&quot;/&gt;&lt;wsp:rsid wsp:val=&quot;00766F79&quot;/&gt;&lt;wsp:rsid wsp:val=&quot;0076706E&quot;/&gt;&lt;wsp:rsid wsp:val=&quot;007671CF&quot;/&gt;&lt;wsp:rsid wsp:val=&quot;007676C3&quot;/&gt;&lt;wsp:rsid wsp:val=&quot;00770BE8&quot;/&gt;&lt;wsp:rsid wsp:val=&quot;00770C24&quot;/&gt;&lt;wsp:rsid wsp:val=&quot;00770F15&quot;/&gt;&lt;wsp:rsid wsp:val=&quot;00771A9A&quot;/&gt;&lt;wsp:rsid wsp:val=&quot;00771E1F&quot;/&gt;&lt;wsp:rsid wsp:val=&quot;007723E7&quot;/&gt;&lt;wsp:rsid wsp:val=&quot;0077305C&quot;/&gt;&lt;wsp:rsid wsp:val=&quot;007735AB&quot;/&gt;&lt;wsp:rsid wsp:val=&quot;007738E3&quot;/&gt;&lt;wsp:rsid wsp:val=&quot;00773AC7&quot;/&gt;&lt;wsp:rsid wsp:val=&quot;007758C6&quot;/&gt;&lt;wsp:rsid wsp:val=&quot;007769AA&quot;/&gt;&lt;wsp:rsid wsp:val=&quot;0077EFFA&quot;/&gt;&lt;wsp:rsid wsp:val=&quot;007808D2&quot;/&gt;&lt;wsp:rsid wsp:val=&quot;00781408&quot;/&gt;&lt;wsp:rsid wsp:val=&quot;00781A6B&quot;/&gt;&lt;wsp:rsid wsp:val=&quot;00781D26&quot;/&gt;&lt;wsp:rsid wsp:val=&quot;00781D57&quot;/&gt;&lt;wsp:rsid wsp:val=&quot;0078338A&quot;/&gt;&lt;wsp:rsid wsp:val=&quot;00783494&quot;/&gt;&lt;wsp:rsid wsp:val=&quot;00784064&quot;/&gt;&lt;wsp:rsid wsp:val=&quot;007846CE&quot;/&gt;&lt;wsp:rsid wsp:val=&quot;00785423&quot;/&gt;&lt;wsp:rsid wsp:val=&quot;007871BA&quot;/&gt;&lt;wsp:rsid wsp:val=&quot;00791DBB&quot;/&gt;&lt;wsp:rsid wsp:val=&quot;00792DE8&quot;/&gt;&lt;wsp:rsid wsp:val=&quot;00793695&quot;/&gt;&lt;wsp:rsid wsp:val=&quot;00794D6A&quot;/&gt;&lt;wsp:rsid wsp:val=&quot;00795BE4&quot;/&gt;&lt;wsp:rsid wsp:val=&quot;00797371&quot;/&gt;&lt;wsp:rsid wsp:val=&quot;007974E5&quot;/&gt;&lt;wsp:rsid wsp:val=&quot;00797877&quot;/&gt;&lt;wsp:rsid wsp:val=&quot;00797F42&quot;/&gt;&lt;wsp:rsid wsp:val=&quot;007A0B86&quot;/&gt;&lt;wsp:rsid wsp:val=&quot;007A2CE9&quot;/&gt;&lt;wsp:rsid wsp:val=&quot;007A333C&quot;/&gt;&lt;wsp:rsid wsp:val=&quot;007A3587&quot;/&gt;&lt;wsp:rsid wsp:val=&quot;007A4A94&quot;/&gt;&lt;wsp:rsid wsp:val=&quot;007A4CDD&quot;/&gt;&lt;wsp:rsid wsp:val=&quot;007A53E9&quot;/&gt;&lt;wsp:rsid wsp:val=&quot;007A6F71&quot;/&gt;&lt;wsp:rsid wsp:val=&quot;007B00D6&quot;/&gt;&lt;wsp:rsid wsp:val=&quot;007B0610&quot;/&gt;&lt;wsp:rsid wsp:val=&quot;007B06DE&quot;/&gt;&lt;wsp:rsid wsp:val=&quot;007B112C&quot;/&gt;&lt;wsp:rsid wsp:val=&quot;007B192E&quot;/&gt;&lt;wsp:rsid wsp:val=&quot;007B1F6D&quot;/&gt;&lt;wsp:rsid wsp:val=&quot;007B232F&quot;/&gt;&lt;wsp:rsid wsp:val=&quot;007B3813&quot;/&gt;&lt;wsp:rsid wsp:val=&quot;007B5231&quot;/&gt;&lt;wsp:rsid wsp:val=&quot;007B5719&quot;/&gt;&lt;wsp:rsid wsp:val=&quot;007B6D0E&quot;/&gt;&lt;wsp:rsid wsp:val=&quot;007B6E11&quot;/&gt;&lt;wsp:rsid wsp:val=&quot;007B6EB6&quot;/&gt;&lt;wsp:rsid wsp:val=&quot;007C0A68&quot;/&gt;&lt;wsp:rsid wsp:val=&quot;007C0AA8&quot;/&gt;&lt;wsp:rsid wsp:val=&quot;007C27AA&quot;/&gt;&lt;wsp:rsid wsp:val=&quot;007C3461&quot;/&gt;&lt;wsp:rsid wsp:val=&quot;007C3F23&quot;/&gt;&lt;wsp:rsid wsp:val=&quot;007C441B&quot;/&gt;&lt;wsp:rsid wsp:val=&quot;007C4873&quot;/&gt;&lt;wsp:rsid wsp:val=&quot;007C773F&quot;/&gt;&lt;wsp:rsid wsp:val=&quot;007D027D&quot;/&gt;&lt;wsp:rsid wsp:val=&quot;007D13F7&quot;/&gt;&lt;wsp:rsid wsp:val=&quot;007D1815&quot;/&gt;&lt;wsp:rsid wsp:val=&quot;007D1BF8&quot;/&gt;&lt;wsp:rsid wsp:val=&quot;007D27DC&quot;/&gt;&lt;wsp:rsid wsp:val=&quot;007D2A66&quot;/&gt;&lt;wsp:rsid wsp:val=&quot;007D61BC&quot;/&gt;&lt;wsp:rsid wsp:val=&quot;007D6FC0&quot;/&gt;&lt;wsp:rsid wsp:val=&quot;007D7B25&quot;/&gt;&lt;wsp:rsid wsp:val=&quot;007DB92A&quot;/&gt;&lt;wsp:rsid wsp:val=&quot;007E1965&quot;/&gt;&lt;wsp:rsid wsp:val=&quot;007E1CA5&quot;/&gt;&lt;wsp:rsid wsp:val=&quot;007E2610&quot;/&gt;&lt;wsp:rsid wsp:val=&quot;007E2A78&quot;/&gt;&lt;wsp:rsid wsp:val=&quot;007E2FE5&quot;/&gt;&lt;wsp:rsid wsp:val=&quot;007E422B&quot;/&gt;&lt;wsp:rsid wsp:val=&quot;007E4891&quot;/&gt;&lt;wsp:rsid wsp:val=&quot;007E518D&quot;/&gt;&lt;wsp:rsid wsp:val=&quot;007E5BE4&quot;/&gt;&lt;wsp:rsid wsp:val=&quot;007E63B2&quot;/&gt;&lt;wsp:rsid wsp:val=&quot;007E6FD6&quot;/&gt;&lt;wsp:rsid wsp:val=&quot;007EA3E6&quot;/&gt;&lt;wsp:rsid wsp:val=&quot;007F01DE&quot;/&gt;&lt;wsp:rsid wsp:val=&quot;007F0B7A&quot;/&gt;&lt;wsp:rsid wsp:val=&quot;007F1D1C&quot;/&gt;&lt;wsp:rsid wsp:val=&quot;007F217C&quot;/&gt;&lt;wsp:rsid wsp:val=&quot;007F2C55&quot;/&gt;&lt;wsp:rsid wsp:val=&quot;007F39C5&quot;/&gt;&lt;wsp:rsid wsp:val=&quot;007F436D&quot;/&gt;&lt;wsp:rsid wsp:val=&quot;007F4794&quot;/&gt;&lt;wsp:rsid wsp:val=&quot;007F5ACF&quot;/&gt;&lt;wsp:rsid wsp:val=&quot;007F5E06&quot;/&gt;&lt;wsp:rsid wsp:val=&quot;007F5E19&quot;/&gt;&lt;wsp:rsid wsp:val=&quot;007F6D9D&quot;/&gt;&lt;wsp:rsid wsp:val=&quot;007F7FBB&quot;/&gt;&lt;wsp:rsid wsp:val=&quot;008030BF&quot;/&gt;&lt;wsp:rsid wsp:val=&quot;008032A3&quot;/&gt;&lt;wsp:rsid wsp:val=&quot;00803AAD&quot;/&gt;&lt;wsp:rsid wsp:val=&quot;00805223&quot;/&gt;&lt;wsp:rsid wsp:val=&quot;00805260&quot;/&gt;&lt;wsp:rsid wsp:val=&quot;00806C91&quot;/&gt;&lt;wsp:rsid wsp:val=&quot;008071B9&quot;/&gt;&lt;wsp:rsid wsp:val=&quot;008074A3&quot;/&gt;&lt;wsp:rsid wsp:val=&quot;00810A07&quot;/&gt;&lt;wsp:rsid wsp:val=&quot;00813528&quot;/&gt;&lt;wsp:rsid wsp:val=&quot;00813AD2&quot;/&gt;&lt;wsp:rsid wsp:val=&quot;00813E7E&quot;/&gt;&lt;wsp:rsid wsp:val=&quot;008148C4&quot;/&gt;&lt;wsp:rsid wsp:val=&quot;00814D6D&quot;/&gt;&lt;wsp:rsid wsp:val=&quot;00815F23&quot;/&gt;&lt;wsp:rsid wsp:val=&quot;0081721C&quot;/&gt;&lt;wsp:rsid wsp:val=&quot;00817DFB&quot;/&gt;&lt;wsp:rsid wsp:val=&quot;00820017&quot;/&gt;&lt;wsp:rsid wsp:val=&quot;008209CE&quot;/&gt;&lt;wsp:rsid wsp:val=&quot;008209E9&quot;/&gt;&lt;wsp:rsid wsp:val=&quot;00822BEA&quot;/&gt;&lt;wsp:rsid wsp:val=&quot;00824086&quot;/&gt;&lt;wsp:rsid wsp:val=&quot;008242EB&quot;/&gt;&lt;wsp:rsid wsp:val=&quot;00824321&quot;/&gt;&lt;wsp:rsid wsp:val=&quot;00824A4D&quot;/&gt;&lt;wsp:rsid wsp:val=&quot;00825371&quot;/&gt;&lt;wsp:rsid wsp:val=&quot;00826245&quot;/&gt;&lt;wsp:rsid wsp:val=&quot;0082631E&quot;/&gt;&lt;wsp:rsid wsp:val=&quot;00826449&quot;/&gt;&lt;wsp:rsid wsp:val=&quot;00826472&quot;/&gt;&lt;wsp:rsid wsp:val=&quot;00826C3F&quot;/&gt;&lt;wsp:rsid wsp:val=&quot;00826D49&quot;/&gt;&lt;wsp:rsid wsp:val=&quot;00827DC3&quot;/&gt;&lt;wsp:rsid wsp:val=&quot;00827EDA&quot;/&gt;&lt;wsp:rsid wsp:val=&quot;008302BC&quot;/&gt;&lt;wsp:rsid wsp:val=&quot;00831660&quot;/&gt;&lt;wsp:rsid wsp:val=&quot;008324FB&quot;/&gt;&lt;wsp:rsid wsp:val=&quot;00833144&quot;/&gt;&lt;wsp:rsid wsp:val=&quot;008342B7&quot;/&gt;&lt;wsp:rsid wsp:val=&quot;00835AF4&quot;/&gt;&lt;wsp:rsid wsp:val=&quot;00835D7F&quot;/&gt;&lt;wsp:rsid wsp:val=&quot;0084175D&quot;/&gt;&lt;wsp:rsid wsp:val=&quot;00841B26&quot;/&gt;&lt;wsp:rsid wsp:val=&quot;0084377A&quot;/&gt;&lt;wsp:rsid wsp:val=&quot;0084476D&quot;/&gt;&lt;wsp:rsid wsp:val=&quot;0084583E&quot;/&gt;&lt;wsp:rsid wsp:val=&quot;00845A90&quot;/&gt;&lt;wsp:rsid wsp:val=&quot;00851310&quot;/&gt;&lt;wsp:rsid wsp:val=&quot;00851B2B&quot;/&gt;&lt;wsp:rsid wsp:val=&quot;00852919&quot;/&gt;&lt;wsp:rsid wsp:val=&quot;00852D09&quot;/&gt;&lt;wsp:rsid wsp:val=&quot;00853F4F&quot;/&gt;&lt;wsp:rsid wsp:val=&quot;00855A27&quot;/&gt;&lt;wsp:rsid wsp:val=&quot;00856801&quot;/&gt;&lt;wsp:rsid wsp:val=&quot;008571DA&quot;/&gt;&lt;wsp:rsid wsp:val=&quot;00860E5C&quot;/&gt;&lt;wsp:rsid wsp:val=&quot;00860F89&quot;/&gt;&lt;wsp:rsid wsp:val=&quot;0086133C&quot;/&gt;&lt;wsp:rsid wsp:val=&quot;00862E48&quot;/&gt;&lt;wsp:rsid wsp:val=&quot;00863A7A&quot;/&gt;&lt;wsp:rsid wsp:val=&quot;00863C7A&quot;/&gt;&lt;wsp:rsid wsp:val=&quot;00864424&quot;/&gt;&lt;wsp:rsid wsp:val=&quot;00864890&quot;/&gt;&lt;wsp:rsid wsp:val=&quot;0086698E&quot;/&gt;&lt;wsp:rsid wsp:val=&quot;0087043F&quot;/&gt;&lt;wsp:rsid wsp:val=&quot;00871B73&quot;/&gt;&lt;wsp:rsid wsp:val=&quot;00872BE1&quot;/&gt;&lt;wsp:rsid wsp:val=&quot;00873506&quot;/&gt;&lt;wsp:rsid wsp:val=&quot;00873926&quot;/&gt;&lt;wsp:rsid wsp:val=&quot;0087428F&quot;/&gt;&lt;wsp:rsid wsp:val=&quot;008746D8&quot;/&gt;&lt;wsp:rsid wsp:val=&quot;008747DF&quot;/&gt;&lt;wsp:rsid wsp:val=&quot;00874F4C&quot;/&gt;&lt;wsp:rsid wsp:val=&quot;00877004&quot;/&gt;&lt;wsp:rsid wsp:val=&quot;008771D6&quot;/&gt;&lt;wsp:rsid wsp:val=&quot;008773F7&quot;/&gt;&lt;wsp:rsid wsp:val=&quot;00880223&quot;/&gt;&lt;wsp:rsid wsp:val=&quot;00881BA2&quot;/&gt;&lt;wsp:rsid wsp:val=&quot;00881D27&quot;/&gt;&lt;wsp:rsid wsp:val=&quot;0088254E&quot;/&gt;&lt;wsp:rsid wsp:val=&quot;008834E3&quot;/&gt;&lt;wsp:rsid wsp:val=&quot;00885240&quot;/&gt;&lt;wsp:rsid wsp:val=&quot;00885341&quot;/&gt;&lt;wsp:rsid wsp:val=&quot;00885F99&quot;/&gt;&lt;wsp:rsid wsp:val=&quot;008862EF&quot;/&gt;&lt;wsp:rsid wsp:val=&quot;00886576&quot;/&gt;&lt;wsp:rsid wsp:val=&quot;00886849&quot;/&gt;&lt;wsp:rsid wsp:val=&quot;0088726C&quot;/&gt;&lt;wsp:rsid wsp:val=&quot;008874F2&quot;/&gt;&lt;wsp:rsid wsp:val=&quot;00887935&quot;/&gt;&lt;wsp:rsid wsp:val=&quot;00887B65&quot;/&gt;&lt;wsp:rsid wsp:val=&quot;00890FBE&quot;/&gt;&lt;wsp:rsid wsp:val=&quot;00891454&quot;/&gt;&lt;wsp:rsid wsp:val=&quot;00891D8F&quot;/&gt;&lt;wsp:rsid wsp:val=&quot;00893751&quot;/&gt;&lt;wsp:rsid wsp:val=&quot;0089502C&quot;/&gt;&lt;wsp:rsid wsp:val=&quot;008957D5&quot;/&gt;&lt;wsp:rsid wsp:val=&quot;00895A2C&quot;/&gt;&lt;wsp:rsid wsp:val=&quot;00895D29&quot;/&gt;&lt;wsp:rsid wsp:val=&quot;00895E33&quot;/&gt;&lt;wsp:rsid wsp:val=&quot;0089675D&quot;/&gt;&lt;wsp:rsid wsp:val=&quot;0089691B&quot;/&gt;&lt;wsp:rsid wsp:val=&quot;00896BA4&quot;/&gt;&lt;wsp:rsid wsp:val=&quot;00896FA1&quot;/&gt;&lt;wsp:rsid wsp:val=&quot;008A0BCA&quot;/&gt;&lt;wsp:rsid wsp:val=&quot;008A1237&quot;/&gt;&lt;wsp:rsid wsp:val=&quot;008A266F&quot;/&gt;&lt;wsp:rsid wsp:val=&quot;008A2835&quot;/&gt;&lt;wsp:rsid wsp:val=&quot;008A29AC&quot;/&gt;&lt;wsp:rsid wsp:val=&quot;008A29CC&quot;/&gt;&lt;wsp:rsid wsp:val=&quot;008A3965&quot;/&gt;&lt;wsp:rsid wsp:val=&quot;008A435F&quot;/&gt;&lt;wsp:rsid wsp:val=&quot;008A455D&quot;/&gt;&lt;wsp:rsid wsp:val=&quot;008A4788&quot;/&gt;&lt;wsp:rsid wsp:val=&quot;008A484F&quot;/&gt;&lt;wsp:rsid wsp:val=&quot;008A4F3E&quot;/&gt;&lt;wsp:rsid wsp:val=&quot;008A6FAF&quot;/&gt;&lt;wsp:rsid wsp:val=&quot;008A7024&quot;/&gt;&lt;wsp:rsid wsp:val=&quot;008A7872&quot;/&gt;&lt;wsp:rsid wsp:val=&quot;008A7922&quot;/&gt;&lt;wsp:rsid wsp:val=&quot;008B3F67&quot;/&gt;&lt;wsp:rsid wsp:val=&quot;008B4B04&quot;/&gt;&lt;wsp:rsid wsp:val=&quot;008B5ADB&quot;/&gt;&lt;wsp:rsid wsp:val=&quot;008B5EF4&quot;/&gt;&lt;wsp:rsid wsp:val=&quot;008C0E58&quot;/&gt;&lt;wsp:rsid wsp:val=&quot;008C28A4&quot;/&gt;&lt;wsp:rsid wsp:val=&quot;008C2FA6&quot;/&gt;&lt;wsp:rsid wsp:val=&quot;008C3F80&quot;/&gt;&lt;wsp:rsid wsp:val=&quot;008C4586&quot;/&gt;&lt;wsp:rsid wsp:val=&quot;008C47BD&quot;/&gt;&lt;wsp:rsid wsp:val=&quot;008C6536&quot;/&gt;&lt;wsp:rsid wsp:val=&quot;008C6B12&quot;/&gt;&lt;wsp:rsid wsp:val=&quot;008C7656&quot;/&gt;&lt;wsp:rsid wsp:val=&quot;008D04B1&quot;/&gt;&lt;wsp:rsid wsp:val=&quot;008D2C14&quot;/&gt;&lt;wsp:rsid wsp:val=&quot;008D3C76&quot;/&gt;&lt;wsp:rsid wsp:val=&quot;008D48C1&quot;/&gt;&lt;wsp:rsid wsp:val=&quot;008D49C5&quot;/&gt;&lt;wsp:rsid wsp:val=&quot;008D559E&quot;/&gt;&lt;wsp:rsid wsp:val=&quot;008D609D&quot;/&gt;&lt;wsp:rsid wsp:val=&quot;008D6627&quot;/&gt;&lt;wsp:rsid wsp:val=&quot;008D67F4&quot;/&gt;&lt;wsp:rsid wsp:val=&quot;008E1161&quot;/&gt;&lt;wsp:rsid wsp:val=&quot;008E1F20&quot;/&gt;&lt;wsp:rsid wsp:val=&quot;008E1FE2&quot;/&gt;&lt;wsp:rsid wsp:val=&quot;008E2E15&quot;/&gt;&lt;wsp:rsid wsp:val=&quot;008E3058&quot;/&gt;&lt;wsp:rsid wsp:val=&quot;008E3990&quot;/&gt;&lt;wsp:rsid wsp:val=&quot;008E652D&quot;/&gt;&lt;wsp:rsid wsp:val=&quot;008E76D7&quot;/&gt;&lt;wsp:rsid wsp:val=&quot;008F03DF&quot;/&gt;&lt;wsp:rsid wsp:val=&quot;008F0AC8&quot;/&gt;&lt;wsp:rsid wsp:val=&quot;008F1065&quot;/&gt;&lt;wsp:rsid wsp:val=&quot;008F132E&quot;/&gt;&lt;wsp:rsid wsp:val=&quot;008F13B5&quot;/&gt;&lt;wsp:rsid wsp:val=&quot;008F2C19&quot;/&gt;&lt;wsp:rsid wsp:val=&quot;008F3BBA&quot;/&gt;&lt;wsp:rsid wsp:val=&quot;008F4E6C&quot;/&gt;&lt;wsp:rsid wsp:val=&quot;008F5BDB&quot;/&gt;&lt;wsp:rsid wsp:val=&quot;008F6377&quot;/&gt;&lt;wsp:rsid wsp:val=&quot;008F676A&quot;/&gt;&lt;wsp:rsid wsp:val=&quot;008F6AB1&quot;/&gt;&lt;wsp:rsid wsp:val=&quot;008F6DFC&quot;/&gt;&lt;wsp:rsid wsp:val=&quot;008F71B5&quot;/&gt;&lt;wsp:rsid wsp:val=&quot;00900A13&quot;/&gt;&lt;wsp:rsid wsp:val=&quot;00905051&quot;/&gt;&lt;wsp:rsid wsp:val=&quot;00905C82&quot;/&gt;&lt;wsp:rsid wsp:val=&quot;00905D81&quot;/&gt;&lt;wsp:rsid wsp:val=&quot;009065BE&quot;/&gt;&lt;wsp:rsid wsp:val=&quot;00910177&quot;/&gt;&lt;wsp:rsid wsp:val=&quot;0091040C&quot;/&gt;&lt;wsp:rsid wsp:val=&quot;009109B4&quot;/&gt;&lt;wsp:rsid wsp:val=&quot;00910C25&quot;/&gt;&lt;wsp:rsid wsp:val=&quot;009115FF&quot;/&gt;&lt;wsp:rsid wsp:val=&quot;00911AB1&quot;/&gt;&lt;wsp:rsid wsp:val=&quot;00911AEB&quot;/&gt;&lt;wsp:rsid wsp:val=&quot;00911EE9&quot;/&gt;&lt;wsp:rsid wsp:val=&quot;00912286&quot;/&gt;&lt;wsp:rsid wsp:val=&quot;00915A5F&quot;/&gt;&lt;wsp:rsid wsp:val=&quot;00915B26&quot;/&gt;&lt;wsp:rsid wsp:val=&quot;00915DE4&quot;/&gt;&lt;wsp:rsid wsp:val=&quot;00916B41&quot;/&gt;&lt;wsp:rsid wsp:val=&quot;00916D36&quot;/&gt;&lt;wsp:rsid wsp:val=&quot;00916DF6&quot;/&gt;&lt;wsp:rsid wsp:val=&quot;009171BC&quot;/&gt;&lt;wsp:rsid wsp:val=&quot;00917E89&quot;/&gt;&lt;wsp:rsid wsp:val=&quot;00920AB2&quot;/&gt;&lt;wsp:rsid wsp:val=&quot;00920E05&quot;/&gt;&lt;wsp:rsid wsp:val=&quot;0092101F&quot;/&gt;&lt;wsp:rsid wsp:val=&quot;0092120B&quot;/&gt;&lt;wsp:rsid wsp:val=&quot;009215B7&quot;/&gt;&lt;wsp:rsid wsp:val=&quot;0092186B&quot;/&gt;&lt;wsp:rsid wsp:val=&quot;009226F7&quot;/&gt;&lt;wsp:rsid wsp:val=&quot;00924E43&quot;/&gt;&lt;wsp:rsid wsp:val=&quot;009253FF&quot;/&gt;&lt;wsp:rsid wsp:val=&quot;0092604F&quot;/&gt;&lt;wsp:rsid wsp:val=&quot;00926E9B&quot;/&gt;&lt;wsp:rsid wsp:val=&quot;00927B9B&quot;/&gt;&lt;wsp:rsid wsp:val=&quot;00930095&quot;/&gt;&lt;wsp:rsid wsp:val=&quot;00930F78&quot;/&gt;&lt;wsp:rsid wsp:val=&quot;00931AB2&quot;/&gt;&lt;wsp:rsid wsp:val=&quot;009323DE&quot;/&gt;&lt;wsp:rsid wsp:val=&quot;00933374&quot;/&gt;&lt;wsp:rsid wsp:val=&quot;00933A19&quot;/&gt;&lt;wsp:rsid wsp:val=&quot;00935F38&quot;/&gt;&lt;wsp:rsid wsp:val=&quot;00936A5D&quot;/&gt;&lt;wsp:rsid wsp:val=&quot;00936D43&quot;/&gt;&lt;wsp:rsid wsp:val=&quot;0093774E&quot;/&gt;&lt;wsp:rsid wsp:val=&quot;0094296F&quot;/&gt;&lt;wsp:rsid wsp:val=&quot;009429EE&quot;/&gt;&lt;wsp:rsid wsp:val=&quot;00942D1A&quot;/&gt;&lt;wsp:rsid wsp:val=&quot;00944473&quot;/&gt;&lt;wsp:rsid wsp:val=&quot;00944C73&quot;/&gt;&lt;wsp:rsid wsp:val=&quot;0094663C&quot;/&gt;&lt;wsp:rsid wsp:val=&quot;00946DF6&quot;/&gt;&lt;wsp:rsid wsp:val=&quot;0094728E&quot;/&gt;&lt;wsp:rsid wsp:val=&quot;0095085F&quot;/&gt;&lt;wsp:rsid wsp:val=&quot;009512E1&quot;/&gt;&lt;wsp:rsid wsp:val=&quot;00951F3B&quot;/&gt;&lt;wsp:rsid wsp:val=&quot;00952A71&quot;/&gt;&lt;wsp:rsid wsp:val=&quot;0095313C&quot;/&gt;&lt;wsp:rsid wsp:val=&quot;009539C1&quot;/&gt;&lt;wsp:rsid wsp:val=&quot;00953E2B&quot;/&gt;&lt;wsp:rsid wsp:val=&quot;00955656&quot;/&gt;&lt;wsp:rsid wsp:val=&quot;009558A2&quot;/&gt;&lt;wsp:rsid wsp:val=&quot;00955CFE&quot;/&gt;&lt;wsp:rsid wsp:val=&quot;009569F7&quot;/&gt;&lt;wsp:rsid wsp:val=&quot;009573C3&quot;/&gt;&lt;wsp:rsid wsp:val=&quot;0095787C&quot;/&gt;&lt;wsp:rsid wsp:val=&quot;00961141&quot;/&gt;&lt;wsp:rsid wsp:val=&quot;009623DD&quot;/&gt;&lt;wsp:rsid wsp:val=&quot;009636E0&quot;/&gt;&lt;wsp:rsid wsp:val=&quot;00964CE9&quot;/&gt;&lt;wsp:rsid wsp:val=&quot;00965F22&quot;/&gt;&lt;wsp:rsid wsp:val=&quot;00967C00&quot;/&gt;&lt;wsp:rsid wsp:val=&quot;0097022C&quot;/&gt;&lt;wsp:rsid wsp:val=&quot;00970742&quot;/&gt;&lt;wsp:rsid wsp:val=&quot;00970F6B&quot;/&gt;&lt;wsp:rsid wsp:val=&quot;00971A6D&quot;/&gt;&lt;wsp:rsid wsp:val=&quot;009722C3&quot;/&gt;&lt;wsp:rsid wsp:val=&quot;0097297F&quot;/&gt;&lt;wsp:rsid wsp:val=&quot;00973ED3&quot;/&gt;&lt;wsp:rsid wsp:val=&quot;00974AF2&quot;/&gt;&lt;wsp:rsid wsp:val=&quot;009764FA&quot;/&gt;&lt;wsp:rsid wsp:val=&quot;0097662D&quot;/&gt;&lt;wsp:rsid wsp:val=&quot;009766CF&quot;/&gt;&lt;wsp:rsid wsp:val=&quot;009770D3&quot;/&gt;&lt;wsp:rsid wsp:val=&quot;00977ACF&quot;/&gt;&lt;wsp:rsid wsp:val=&quot;00977C94&quot;/&gt;&lt;wsp:rsid wsp:val=&quot;009804D4&quot;/&gt;&lt;wsp:rsid wsp:val=&quot;009808BB&quot;/&gt;&lt;wsp:rsid wsp:val=&quot;00982E1C&quot;/&gt;&lt;wsp:rsid wsp:val=&quot;00983A90&quot;/&gt;&lt;wsp:rsid wsp:val=&quot;00986A78&quot;/&gt;&lt;wsp:rsid wsp:val=&quot;00986C4B&quot;/&gt;&lt;wsp:rsid wsp:val=&quot;00986DA9&quot;/&gt;&lt;wsp:rsid wsp:val=&quot;0098CD6C&quot;/&gt;&lt;wsp:rsid wsp:val=&quot;00991A08&quot;/&gt;&lt;wsp:rsid wsp:val=&quot;0099203C&quot;/&gt;&lt;wsp:rsid wsp:val=&quot;00993190&quot;/&gt;&lt;wsp:rsid wsp:val=&quot;00994533&quot;/&gt;&lt;wsp:rsid wsp:val=&quot;00994FE2&quot;/&gt;&lt;wsp:rsid wsp:val=&quot;00995FD0&quot;/&gt;&lt;wsp:rsid wsp:val=&quot;00996BDA&quot;/&gt;&lt;wsp:rsid wsp:val=&quot;009972DA&quot;/&gt;&lt;wsp:rsid wsp:val=&quot;009A1D5E&quot;/&gt;&lt;wsp:rsid wsp:val=&quot;009A1EED&quot;/&gt;&lt;wsp:rsid wsp:val=&quot;009A2BD3&quot;/&gt;&lt;wsp:rsid wsp:val=&quot;009A2DDC&quot;/&gt;&lt;wsp:rsid wsp:val=&quot;009A308D&quot;/&gt;&lt;wsp:rsid wsp:val=&quot;009A5653&quot;/&gt;&lt;wsp:rsid wsp:val=&quot;009A5FDF&quot;/&gt;&lt;wsp:rsid wsp:val=&quot;009A6142&quot;/&gt;&lt;wsp:rsid wsp:val=&quot;009A725E&quot;/&gt;&lt;wsp:rsid wsp:val=&quot;009A7884&quot;/&gt;&lt;wsp:rsid wsp:val=&quot;009B0853&quot;/&gt;&lt;wsp:rsid wsp:val=&quot;009B0E09&quot;/&gt;&lt;wsp:rsid wsp:val=&quot;009B10C6&quot;/&gt;&lt;wsp:rsid wsp:val=&quot;009B3A40&quot;/&gt;&lt;wsp:rsid wsp:val=&quot;009B3CB6&quot;/&gt;&lt;wsp:rsid wsp:val=&quot;009B4054&quot;/&gt;&lt;wsp:rsid wsp:val=&quot;009B4164&quot;/&gt;&lt;wsp:rsid wsp:val=&quot;009B4884&quot;/&gt;&lt;wsp:rsid wsp:val=&quot;009B5F4E&quot;/&gt;&lt;wsp:rsid wsp:val=&quot;009B69F5&quot;/&gt;&lt;wsp:rsid wsp:val=&quot;009B6F26&quot;/&gt;&lt;wsp:rsid wsp:val=&quot;009B7963&quot;/&gt;&lt;wsp:rsid wsp:val=&quot;009C0930&quot;/&gt;&lt;wsp:rsid wsp:val=&quot;009C13FA&quot;/&gt;&lt;wsp:rsid wsp:val=&quot;009C31F3&quot;/&gt;&lt;wsp:rsid wsp:val=&quot;009C4813&quot;/&gt;&lt;wsp:rsid wsp:val=&quot;009C51AC&quot;/&gt;&lt;wsp:rsid wsp:val=&quot;009C5F1D&quot;/&gt;&lt;wsp:rsid wsp:val=&quot;009C5F41&quot;/&gt;&lt;wsp:rsid wsp:val=&quot;009C648B&quot;/&gt;&lt;wsp:rsid wsp:val=&quot;009C655D&quot;/&gt;&lt;wsp:rsid wsp:val=&quot;009C6A7A&quot;/&gt;&lt;wsp:rsid wsp:val=&quot;009C7616&quot;/&gt;&lt;wsp:rsid wsp:val=&quot;009C7C03&quot;/&gt;&lt;wsp:rsid wsp:val=&quot;009D01EB&quot;/&gt;&lt;wsp:rsid wsp:val=&quot;009D0C84&quot;/&gt;&lt;wsp:rsid wsp:val=&quot;009D2607&quot;/&gt;&lt;wsp:rsid wsp:val=&quot;009D304B&quot;/&gt;&lt;wsp:rsid wsp:val=&quot;009D4560&quot;/&gt;&lt;wsp:rsid wsp:val=&quot;009D4C81&quot;/&gt;&lt;wsp:rsid wsp:val=&quot;009D4C97&quot;/&gt;&lt;wsp:rsid wsp:val=&quot;009D4F40&quot;/&gt;&lt;wsp:rsid wsp:val=&quot;009D5ABB&quot;/&gt;&lt;wsp:rsid wsp:val=&quot;009D5AD3&quot;/&gt;&lt;wsp:rsid wsp:val=&quot;009D62D2&quot;/&gt;&lt;wsp:rsid wsp:val=&quot;009D69A4&quot;/&gt;&lt;wsp:rsid wsp:val=&quot;009E1007&quot;/&gt;&lt;wsp:rsid wsp:val=&quot;009E1D7A&quot;/&gt;&lt;wsp:rsid wsp:val=&quot;009E2547&quot;/&gt;&lt;wsp:rsid wsp:val=&quot;009E2C14&quot;/&gt;&lt;wsp:rsid wsp:val=&quot;009E3937&quot;/&gt;&lt;wsp:rsid wsp:val=&quot;009E4302&quot;/&gt;&lt;wsp:rsid wsp:val=&quot;009E47AF&quot;/&gt;&lt;wsp:rsid wsp:val=&quot;009E59D4&quot;/&gt;&lt;wsp:rsid wsp:val=&quot;009E7F67&quot;/&gt;&lt;wsp:rsid wsp:val=&quot;009F0E4A&quot;/&gt;&lt;wsp:rsid wsp:val=&quot;009F0EBC&quot;/&gt;&lt;wsp:rsid wsp:val=&quot;009F2570&quot;/&gt;&lt;wsp:rsid wsp:val=&quot;009F4FA9&quot;/&gt;&lt;wsp:rsid wsp:val=&quot;009F5366&quot;/&gt;&lt;wsp:rsid wsp:val=&quot;00A00BA3&quot;/&gt;&lt;wsp:rsid wsp:val=&quot;00A00F3E&quot;/&gt;&lt;wsp:rsid wsp:val=&quot;00A0146C&quot;/&gt;&lt;wsp:rsid wsp:val=&quot;00A019FC&quot;/&gt;&lt;wsp:rsid wsp:val=&quot;00A01A88&quot;/&gt;&lt;wsp:rsid wsp:val=&quot;00A039BF&quot;/&gt;&lt;wsp:rsid wsp:val=&quot;00A03E2D&quot;/&gt;&lt;wsp:rsid wsp:val=&quot;00A0419F&quot;/&gt;&lt;wsp:rsid wsp:val=&quot;00A04952&quot;/&gt;&lt;wsp:rsid wsp:val=&quot;00A04CC2&quot;/&gt;&lt;wsp:rsid wsp:val=&quot;00A05CB7&quot;/&gt;&lt;wsp:rsid wsp:val=&quot;00A07038&quot;/&gt;&lt;wsp:rsid wsp:val=&quot;00A0796B&quot;/&gt;&lt;wsp:rsid wsp:val=&quot;00A10DBC&quot;/&gt;&lt;wsp:rsid wsp:val=&quot;00A119AD&quot;/&gt;&lt;wsp:rsid wsp:val=&quot;00A11CD3&quot;/&gt;&lt;wsp:rsid wsp:val=&quot;00A121CB&quot;/&gt;&lt;wsp:rsid wsp:val=&quot;00A12C9E&quot;/&gt;&lt;wsp:rsid wsp:val=&quot;00A12CB7&quot;/&gt;&lt;wsp:rsid wsp:val=&quot;00A13094&quot;/&gt;&lt;wsp:rsid wsp:val=&quot;00A136BC&quot;/&gt;&lt;wsp:rsid wsp:val=&quot;00A138EC&quot;/&gt;&lt;wsp:rsid wsp:val=&quot;00A145A0&quot;/&gt;&lt;wsp:rsid wsp:val=&quot;00A1461E&quot;/&gt;&lt;wsp:rsid wsp:val=&quot;00A146FE&quot;/&gt;&lt;wsp:rsid wsp:val=&quot;00A15869&quot;/&gt;&lt;wsp:rsid wsp:val=&quot;00A16364&quot;/&gt;&lt;wsp:rsid wsp:val=&quot;00A20618&quot;/&gt;&lt;wsp:rsid wsp:val=&quot;00A21FC8&quot;/&gt;&lt;wsp:rsid wsp:val=&quot;00A23E48&quot;/&gt;&lt;wsp:rsid wsp:val=&quot;00A246B5&quot;/&gt;&lt;wsp:rsid wsp:val=&quot;00A24D56&quot;/&gt;&lt;wsp:rsid wsp:val=&quot;00A2587B&quot;/&gt;&lt;wsp:rsid wsp:val=&quot;00A30A20&quot;/&gt;&lt;wsp:rsid wsp:val=&quot;00A3185B&quot;/&gt;&lt;wsp:rsid wsp:val=&quot;00A319D9&quot;/&gt;&lt;wsp:rsid wsp:val=&quot;00A3266E&quot;/&gt;&lt;wsp:rsid wsp:val=&quot;00A32923&quot;/&gt;&lt;wsp:rsid wsp:val=&quot;00A33CD2&quot;/&gt;&lt;wsp:rsid wsp:val=&quot;00A3556F&quot;/&gt;&lt;wsp:rsid wsp:val=&quot;00A3576B&quot;/&gt;&lt;wsp:rsid wsp:val=&quot;00A40239&quot;/&gt;&lt;wsp:rsid wsp:val=&quot;00A411F4&quot;/&gt;&lt;wsp:rsid wsp:val=&quot;00A413A0&quot;/&gt;&lt;wsp:rsid wsp:val=&quot;00A4158F&quot;/&gt;&lt;wsp:rsid wsp:val=&quot;00A429D5&quot;/&gt;&lt;wsp:rsid wsp:val=&quot;00A431E3&quot;/&gt;&lt;wsp:rsid wsp:val=&quot;00A431F0&quot;/&gt;&lt;wsp:rsid wsp:val=&quot;00A44D9A&quot;/&gt;&lt;wsp:rsid wsp:val=&quot;00A44FBB&quot;/&gt;&lt;wsp:rsid wsp:val=&quot;00A4688E&quot;/&gt;&lt;wsp:rsid wsp:val=&quot;00A468E5&quot;/&gt;&lt;wsp:rsid wsp:val=&quot;00A46941&quot;/&gt;&lt;wsp:rsid wsp:val=&quot;00A46BD9&quot;/&gt;&lt;wsp:rsid wsp:val=&quot;00A47179&quot;/&gt;&lt;wsp:rsid wsp:val=&quot;00A5379F&quot;/&gt;&lt;wsp:rsid wsp:val=&quot;00A54161&quot;/&gt;&lt;wsp:rsid wsp:val=&quot;00A54F82&quot;/&gt;&lt;wsp:rsid wsp:val=&quot;00A567ED&quot;/&gt;&lt;wsp:rsid wsp:val=&quot;00A571F1&quot;/&gt;&lt;wsp:rsid wsp:val=&quot;00A610D2&quot;/&gt;&lt;wsp:rsid wsp:val=&quot;00A61A24&quot;/&gt;&lt;wsp:rsid wsp:val=&quot;00A622A7&quot;/&gt;&lt;wsp:rsid wsp:val=&quot;00A62591&quot;/&gt;&lt;wsp:rsid wsp:val=&quot;00A62E8C&quot;/&gt;&lt;wsp:rsid wsp:val=&quot;00A632DA&quot;/&gt;&lt;wsp:rsid wsp:val=&quot;00A63CAE&quot;/&gt;&lt;wsp:rsid wsp:val=&quot;00A66E8A&quot;/&gt;&lt;wsp:rsid wsp:val=&quot;00A67706&quot;/&gt;&lt;wsp:rsid wsp:val=&quot;00A7013A&quot;/&gt;&lt;wsp:rsid wsp:val=&quot;00A711B5&quot;/&gt;&lt;wsp:rsid wsp:val=&quot;00A71317&quot;/&gt;&lt;wsp:rsid wsp:val=&quot;00A7182B&quot;/&gt;&lt;wsp:rsid wsp:val=&quot;00A71A6B&quot;/&gt;&lt;wsp:rsid wsp:val=&quot;00A71AA8&quot;/&gt;&lt;wsp:rsid wsp:val=&quot;00A73495&quot;/&gt;&lt;wsp:rsid wsp:val=&quot;00A75017&quot;/&gt;&lt;wsp:rsid wsp:val=&quot;00A7606F&quot;/&gt;&lt;wsp:rsid wsp:val=&quot;00A760A0&quot;/&gt;&lt;wsp:rsid wsp:val=&quot;00A7638E&quot;/&gt;&lt;wsp:rsid wsp:val=&quot;00A77329&quot;/&gt;&lt;wsp:rsid wsp:val=&quot;00A777E4&quot;/&gt;&lt;wsp:rsid wsp:val=&quot;00A77D65&quot;/&gt;&lt;wsp:rsid wsp:val=&quot;00A77DA3&quot;/&gt;&lt;wsp:rsid wsp:val=&quot;00A80A53&quot;/&gt;&lt;wsp:rsid wsp:val=&quot;00A81565&quot;/&gt;&lt;wsp:rsid wsp:val=&quot;00A816C7&quot;/&gt;&lt;wsp:rsid wsp:val=&quot;00A8197E&quot;/&gt;&lt;wsp:rsid wsp:val=&quot;00A81B17&quot;/&gt;&lt;wsp:rsid wsp:val=&quot;00A82DCF&quot;/&gt;&lt;wsp:rsid wsp:val=&quot;00A8351F&quot;/&gt;&lt;wsp:rsid wsp:val=&quot;00A83A3F&quot;/&gt;&lt;wsp:rsid wsp:val=&quot;00A83DC7&quot;/&gt;&lt;wsp:rsid wsp:val=&quot;00A85B9D&quot;/&gt;&lt;wsp:rsid wsp:val=&quot;00A86B29&quot;/&gt;&lt;wsp:rsid wsp:val=&quot;00A86BEE&quot;/&gt;&lt;wsp:rsid wsp:val=&quot;00A86CFD&quot;/&gt;&lt;wsp:rsid wsp:val=&quot;00A90952&quot;/&gt;&lt;wsp:rsid wsp:val=&quot;00A9127B&quot;/&gt;&lt;wsp:rsid wsp:val=&quot;00A935A9&quot;/&gt;&lt;wsp:rsid wsp:val=&quot;00A93728&quot;/&gt;&lt;wsp:rsid wsp:val=&quot;00A94424&quot;/&gt;&lt;wsp:rsid wsp:val=&quot;00A95C4D&quot;/&gt;&lt;wsp:rsid wsp:val=&quot;00AA0755&quot;/&gt;&lt;wsp:rsid wsp:val=&quot;00AA321E&quot;/&gt;&lt;wsp:rsid wsp:val=&quot;00AA459E&quot;/&gt;&lt;wsp:rsid wsp:val=&quot;00AA4858&quot;/&gt;&lt;wsp:rsid wsp:val=&quot;00AA53AD&quot;/&gt;&lt;wsp:rsid wsp:val=&quot;00AA5A54&quot;/&gt;&lt;wsp:rsid wsp:val=&quot;00AA5ABE&quot;/&gt;&lt;wsp:rsid wsp:val=&quot;00AA5AC0&quot;/&gt;&lt;wsp:rsid wsp:val=&quot;00AA7FDD&quot;/&gt;&lt;wsp:rsid wsp:val=&quot;00AAC1E1&quot;/&gt;&lt;wsp:rsid wsp:val=&quot;00AB02B8&quot;/&gt;&lt;wsp:rsid wsp:val=&quot;00AB0A6D&quot;/&gt;&lt;wsp:rsid wsp:val=&quot;00AB13F3&quot;/&gt;&lt;wsp:rsid wsp:val=&quot;00AB4353&quot;/&gt;&lt;wsp:rsid wsp:val=&quot;00AB46CE&quot;/&gt;&lt;wsp:rsid wsp:val=&quot;00AB46E4&quot;/&gt;&lt;wsp:rsid wsp:val=&quot;00AB516D&quot;/&gt;&lt;wsp:rsid wsp:val=&quot;00AB5A88&quot;/&gt;&lt;wsp:rsid wsp:val=&quot;00AB5AD5&quot;/&gt;&lt;wsp:rsid wsp:val=&quot;00AB62C0&quot;/&gt;&lt;wsp:rsid wsp:val=&quot;00AB6FA2&quot;/&gt;&lt;wsp:rsid wsp:val=&quot;00AC06D5&quot;/&gt;&lt;wsp:rsid wsp:val=&quot;00AC08D3&quot;/&gt;&lt;wsp:rsid wsp:val=&quot;00AC0AA2&quot;/&gt;&lt;wsp:rsid wsp:val=&quot;00AC155A&quot;/&gt;&lt;wsp:rsid wsp:val=&quot;00AC2589&quot;/&gt;&lt;wsp:rsid wsp:val=&quot;00AC29CD&quot;/&gt;&lt;wsp:rsid wsp:val=&quot;00AC384C&quot;/&gt;&lt;wsp:rsid wsp:val=&quot;00AC389F&quot;/&gt;&lt;wsp:rsid wsp:val=&quot;00AC391F&quot;/&gt;&lt;wsp:rsid wsp:val=&quot;00AC3C1D&quot;/&gt;&lt;wsp:rsid wsp:val=&quot;00AC3F3D&quot;/&gt;&lt;wsp:rsid wsp:val=&quot;00AD08E1&quot;/&gt;&lt;wsp:rsid wsp:val=&quot;00AD1011&quot;/&gt;&lt;wsp:rsid wsp:val=&quot;00AD1A80&quot;/&gt;&lt;wsp:rsid wsp:val=&quot;00AD365F&quot;/&gt;&lt;wsp:rsid wsp:val=&quot;00AD3CB6&quot;/&gt;&lt;wsp:rsid wsp:val=&quot;00AD4832&quot;/&gt;&lt;wsp:rsid wsp:val=&quot;00AD4FA3&quot;/&gt;&lt;wsp:rsid wsp:val=&quot;00AD6215&quot;/&gt;&lt;wsp:rsid wsp:val=&quot;00AD7AE8&quot;/&gt;&lt;wsp:rsid wsp:val=&quot;00AE0D1D&quot;/&gt;&lt;wsp:rsid wsp:val=&quot;00AE1311&quot;/&gt;&lt;wsp:rsid wsp:val=&quot;00AE1AF9&quot;/&gt;&lt;wsp:rsid wsp:val=&quot;00AE254E&quot;/&gt;&lt;wsp:rsid wsp:val=&quot;00AE2E49&quot;/&gt;&lt;wsp:rsid wsp:val=&quot;00AE3F5B&quot;/&gt;&lt;wsp:rsid wsp:val=&quot;00AE4213&quot;/&gt;&lt;wsp:rsid wsp:val=&quot;00AE4708&quot;/&gt;&lt;wsp:rsid wsp:val=&quot;00AE5E1C&quot;/&gt;&lt;wsp:rsid wsp:val=&quot;00AE718E&quot;/&gt;&lt;wsp:rsid wsp:val=&quot;00AF0812&quot;/&gt;&lt;wsp:rsid wsp:val=&quot;00AF2175&quot;/&gt;&lt;wsp:rsid wsp:val=&quot;00AF2434&quot;/&gt;&lt;wsp:rsid wsp:val=&quot;00AF28FA&quot;/&gt;&lt;wsp:rsid wsp:val=&quot;00AF359C&quot;/&gt;&lt;wsp:rsid wsp:val=&quot;00AF4332&quot;/&gt;&lt;wsp:rsid wsp:val=&quot;00AF5632&quot;/&gt;&lt;wsp:rsid wsp:val=&quot;00AF7005&quot;/&gt;&lt;wsp:rsid wsp:val=&quot;00AF76B1&quot;/&gt;&lt;wsp:rsid wsp:val=&quot;00B007CA&quot;/&gt;&lt;wsp:rsid wsp:val=&quot;00B00A1D&quot;/&gt;&lt;wsp:rsid wsp:val=&quot;00B019B7&quot;/&gt;&lt;wsp:rsid wsp:val=&quot;00B01C48&quot;/&gt;&lt;wsp:rsid wsp:val=&quot;00B02922&quot;/&gt;&lt;wsp:rsid wsp:val=&quot;00B0330C&quot;/&gt;&lt;wsp:rsid wsp:val=&quot;00B05F95&quot;/&gt;&lt;wsp:rsid wsp:val=&quot;00B067E6&quot;/&gt;&lt;wsp:rsid wsp:val=&quot;00B06FB8&quot;/&gt;&lt;wsp:rsid wsp:val=&quot;00B07772&quot;/&gt;&lt;wsp:rsid wsp:val=&quot;00B1054C&quot;/&gt;&lt;wsp:rsid wsp:val=&quot;00B106AF&quot;/&gt;&lt;wsp:rsid wsp:val=&quot;00B10843&quot;/&gt;&lt;wsp:rsid wsp:val=&quot;00B1088B&quot;/&gt;&lt;wsp:rsid wsp:val=&quot;00B133EC&quot;/&gt;&lt;wsp:rsid wsp:val=&quot;00B13AA3&quot;/&gt;&lt;wsp:rsid wsp:val=&quot;00B13FCD&quot;/&gt;&lt;wsp:rsid wsp:val=&quot;00B14390&quot;/&gt;&lt;wsp:rsid wsp:val=&quot;00B147F0&quot;/&gt;&lt;wsp:rsid wsp:val=&quot;00B14FD1&quot;/&gt;&lt;wsp:rsid wsp:val=&quot;00B1674C&quot;/&gt;&lt;wsp:rsid wsp:val=&quot;00B174B3&quot;/&gt;&lt;wsp:rsid wsp:val=&quot;00B178AF&quot;/&gt;&lt;wsp:rsid wsp:val=&quot;00B221CC&quot;/&gt;&lt;wsp:rsid wsp:val=&quot;00B2299E&quot;/&gt;&lt;wsp:rsid wsp:val=&quot;00B22A48&quot;/&gt;&lt;wsp:rsid wsp:val=&quot;00B2307C&quot;/&gt;&lt;wsp:rsid wsp:val=&quot;00B231A3&quot;/&gt;&lt;wsp:rsid wsp:val=&quot;00B2481E&quot;/&gt;&lt;wsp:rsid wsp:val=&quot;00B26107&quot;/&gt;&lt;wsp:rsid wsp:val=&quot;00B264C3&quot;/&gt;&lt;wsp:rsid wsp:val=&quot;00B26CE9&quot;/&gt;&lt;wsp:rsid wsp:val=&quot;00B26F9C&quot;/&gt;&lt;wsp:rsid wsp:val=&quot;00B274A6&quot;/&gt;&lt;wsp:rsid wsp:val=&quot;00B2760C&quot;/&gt;&lt;wsp:rsid wsp:val=&quot;00B276AD&quot;/&gt;&lt;wsp:rsid wsp:val=&quot;00B30052&quot;/&gt;&lt;wsp:rsid wsp:val=&quot;00B30053&quot;/&gt;&lt;wsp:rsid wsp:val=&quot;00B32398&quot;/&gt;&lt;wsp:rsid wsp:val=&quot;00B35373&quot;/&gt;&lt;wsp:rsid wsp:val=&quot;00B357A7&quot;/&gt;&lt;wsp:rsid wsp:val=&quot;00B37AD2&quot;/&gt;&lt;wsp:rsid wsp:val=&quot;00B40606&quot;/&gt;&lt;wsp:rsid wsp:val=&quot;00B41C6E&quot;/&gt;&lt;wsp:rsid wsp:val=&quot;00B41DF5&quot;/&gt;&lt;wsp:rsid wsp:val=&quot;00B4235E&quot;/&gt;&lt;wsp:rsid wsp:val=&quot;00B43515&quot;/&gt;&lt;wsp:rsid wsp:val=&quot;00B44175&quot;/&gt;&lt;wsp:rsid wsp:val=&quot;00B45C9B&quot;/&gt;&lt;wsp:rsid wsp:val=&quot;00B46072&quot;/&gt;&lt;wsp:rsid wsp:val=&quot;00B46510&quot;/&gt;&lt;wsp:rsid wsp:val=&quot;00B4673D&quot;/&gt;&lt;wsp:rsid wsp:val=&quot;00B4680A&quot;/&gt;&lt;wsp:rsid wsp:val=&quot;00B472EB&quot;/&gt;&lt;wsp:rsid wsp:val=&quot;00B47B03&quot;/&gt;&lt;wsp:rsid wsp:val=&quot;00B51B3C&quot;/&gt;&lt;wsp:rsid wsp:val=&quot;00B51E68&quot;/&gt;&lt;wsp:rsid wsp:val=&quot;00B51FB3&quot;/&gt;&lt;wsp:rsid wsp:val=&quot;00B5282E&quot;/&gt;&lt;wsp:rsid wsp:val=&quot;00B53554&quot;/&gt;&lt;wsp:rsid wsp:val=&quot;00B538CF&quot;/&gt;&lt;wsp:rsid wsp:val=&quot;00B53E5F&quot;/&gt;&lt;wsp:rsid wsp:val=&quot;00B53ED8&quot;/&gt;&lt;wsp:rsid wsp:val=&quot;00B54A66&quot;/&gt;&lt;wsp:rsid wsp:val=&quot;00B56691&quot;/&gt;&lt;wsp:rsid wsp:val=&quot;00B56D2F&quot;/&gt;&lt;wsp:rsid wsp:val=&quot;00B57610&quot;/&gt;&lt;wsp:rsid wsp:val=&quot;00B622C1&quot;/&gt;&lt;wsp:rsid wsp:val=&quot;00B634A0&quot;/&gt;&lt;wsp:rsid wsp:val=&quot;00B64BC4&quot;/&gt;&lt;wsp:rsid wsp:val=&quot;00B65BE4&quot;/&gt;&lt;wsp:rsid wsp:val=&quot;00B67332&quot;/&gt;&lt;wsp:rsid wsp:val=&quot;00B70F45&quot;/&gt;&lt;wsp:rsid wsp:val=&quot;00B713E7&quot;/&gt;&lt;wsp:rsid wsp:val=&quot;00B71EC9&quot;/&gt;&lt;wsp:rsid wsp:val=&quot;00B72797&quot;/&gt;&lt;wsp:rsid wsp:val=&quot;00B7368C&quot;/&gt;&lt;wsp:rsid wsp:val=&quot;00B7548C&quot;/&gt;&lt;wsp:rsid wsp:val=&quot;00B75836&quot;/&gt;&lt;wsp:rsid wsp:val=&quot;00B7609D&quot;/&gt;&lt;wsp:rsid wsp:val=&quot;00B767A3&quot;/&gt;&lt;wsp:rsid wsp:val=&quot;00B76C1F&quot;/&gt;&lt;wsp:rsid wsp:val=&quot;00B77677&quot;/&gt;&lt;wsp:rsid wsp:val=&quot;00B777D1&quot;/&gt;&lt;wsp:rsid wsp:val=&quot;00B7785A&quot;/&gt;&lt;wsp:rsid wsp:val=&quot;00B81017&quot;/&gt;&lt;wsp:rsid wsp:val=&quot;00B81A37&quot;/&gt;&lt;wsp:rsid wsp:val=&quot;00B82DDA&quot;/&gt;&lt;wsp:rsid wsp:val=&quot;00B83126&quot;/&gt;&lt;wsp:rsid wsp:val=&quot;00B8312E&quot;/&gt;&lt;wsp:rsid wsp:val=&quot;00B834D6&quot;/&gt;&lt;wsp:rsid wsp:val=&quot;00B83861&quot;/&gt;&lt;wsp:rsid wsp:val=&quot;00B84049&quot;/&gt;&lt;wsp:rsid wsp:val=&quot;00B84837&quot;/&gt;&lt;wsp:rsid wsp:val=&quot;00B85764&quot;/&gt;&lt;wsp:rsid wsp:val=&quot;00B85794&quot;/&gt;&lt;wsp:rsid wsp:val=&quot;00B866AD&quot;/&gt;&lt;wsp:rsid wsp:val=&quot;00B86D50&quot;/&gt;&lt;wsp:rsid wsp:val=&quot;00B86F5C&quot;/&gt;&lt;wsp:rsid wsp:val=&quot;00B913E3&quot;/&gt;&lt;wsp:rsid wsp:val=&quot;00B9308F&quot;/&gt;&lt;wsp:rsid wsp:val=&quot;00B934BC&quot;/&gt;&lt;wsp:rsid wsp:val=&quot;00B941ED&quot;/&gt;&lt;wsp:rsid wsp:val=&quot;00B945B6&quot;/&gt;&lt;wsp:rsid wsp:val=&quot;00B951FB&quot;/&gt;&lt;wsp:rsid wsp:val=&quot;00B9580A&quot;/&gt;&lt;wsp:rsid wsp:val=&quot;00B95E9E&quot;/&gt;&lt;wsp:rsid wsp:val=&quot;00B963D6&quot;/&gt;&lt;wsp:rsid wsp:val=&quot;00B965D2&quot;/&gt;&lt;wsp:rsid wsp:val=&quot;00B966F2&quot;/&gt;&lt;wsp:rsid wsp:val=&quot;00B97116&quot;/&gt;&lt;wsp:rsid wsp:val=&quot;00B97976&quot;/&gt;&lt;wsp:rsid wsp:val=&quot;00B9E4BF&quot;/&gt;&lt;wsp:rsid wsp:val=&quot;00BA0CE8&quot;/&gt;&lt;wsp:rsid wsp:val=&quot;00BA1427&quot;/&gt;&lt;wsp:rsid wsp:val=&quot;00BA15AE&quot;/&gt;&lt;wsp:rsid wsp:val=&quot;00BA1B0B&quot;/&gt;&lt;wsp:rsid wsp:val=&quot;00BA227B&quot;/&gt;&lt;wsp:rsid wsp:val=&quot;00BA2D2E&quot;/&gt;&lt;wsp:rsid wsp:val=&quot;00BA3056&quot;/&gt;&lt;wsp:rsid wsp:val=&quot;00BA3D1F&quot;/&gt;&lt;wsp:rsid wsp:val=&quot;00BA4216&quot;/&gt;&lt;wsp:rsid wsp:val=&quot;00BA42A3&quot;/&gt;&lt;wsp:rsid wsp:val=&quot;00BA4495&quot;/&gt;&lt;wsp:rsid wsp:val=&quot;00BA5E7F&quot;/&gt;&lt;wsp:rsid wsp:val=&quot;00BB2217&quot;/&gt;&lt;wsp:rsid wsp:val=&quot;00BB2557&quot;/&gt;&lt;wsp:rsid wsp:val=&quot;00BB4165&quot;/&gt;&lt;wsp:rsid wsp:val=&quot;00BB42EB&quot;/&gt;&lt;wsp:rsid wsp:val=&quot;00BB4503&quot;/&gt;&lt;wsp:rsid wsp:val=&quot;00BB4C32&quot;/&gt;&lt;wsp:rsid wsp:val=&quot;00BB5146&quot;/&gt;&lt;wsp:rsid wsp:val=&quot;00BB6ACB&quot;/&gt;&lt;wsp:rsid wsp:val=&quot;00BB6CB0&quot;/&gt;&lt;wsp:rsid wsp:val=&quot;00BB6D78&quot;/&gt;&lt;wsp:rsid wsp:val=&quot;00BB7988&quot;/&gt;&lt;wsp:rsid wsp:val=&quot;00BB7E59&quot;/&gt;&lt;wsp:rsid wsp:val=&quot;00BC1B49&quot;/&gt;&lt;wsp:rsid wsp:val=&quot;00BC253E&quot;/&gt;&lt;wsp:rsid wsp:val=&quot;00BC2889&quot;/&gt;&lt;wsp:rsid wsp:val=&quot;00BC3173&quot;/&gt;&lt;wsp:rsid wsp:val=&quot;00BC3443&quot;/&gt;&lt;wsp:rsid wsp:val=&quot;00BC41DB&quot;/&gt;&lt;wsp:rsid wsp:val=&quot;00BC5991&quot;/&gt;&lt;wsp:rsid wsp:val=&quot;00BC62F9&quot;/&gt;&lt;wsp:rsid wsp:val=&quot;00BC67BD&quot;/&gt;&lt;wsp:rsid wsp:val=&quot;00BC73A3&quot;/&gt;&lt;wsp:rsid wsp:val=&quot;00BC76CA&quot;/&gt;&lt;wsp:rsid wsp:val=&quot;00BC7BBB&quot;/&gt;&lt;wsp:rsid wsp:val=&quot;00BD054D&quot;/&gt;&lt;wsp:rsid wsp:val=&quot;00BD2766&quot;/&gt;&lt;wsp:rsid wsp:val=&quot;00BD3FEA&quot;/&gt;&lt;wsp:rsid wsp:val=&quot;00BD4417&quot;/&gt;&lt;wsp:rsid wsp:val=&quot;00BD49BE&quot;/&gt;&lt;wsp:rsid wsp:val=&quot;00BD539E&quot;/&gt;&lt;wsp:rsid wsp:val=&quot;00BD551F&quot;/&gt;&lt;wsp:rsid wsp:val=&quot;00BD6556&quot;/&gt;&lt;wsp:rsid wsp:val=&quot;00BD6613&quot;/&gt;&lt;wsp:rsid wsp:val=&quot;00BD66D4&quot;/&gt;&lt;wsp:rsid wsp:val=&quot;00BD67A5&quot;/&gt;&lt;wsp:rsid wsp:val=&quot;00BD6ED1&quot;/&gt;&lt;wsp:rsid wsp:val=&quot;00BE18BB&quot;/&gt;&lt;wsp:rsid wsp:val=&quot;00BE1A1D&quot;/&gt;&lt;wsp:rsid wsp:val=&quot;00BE2431&quot;/&gt;&lt;wsp:rsid wsp:val=&quot;00BE260E&quot;/&gt;&lt;wsp:rsid wsp:val=&quot;00BE3212&quot;/&gt;&lt;wsp:rsid wsp:val=&quot;00BE3D81&quot;/&gt;&lt;wsp:rsid wsp:val=&quot;00BE4364&quot;/&gt;&lt;wsp:rsid wsp:val=&quot;00BE452D&quot;/&gt;&lt;wsp:rsid wsp:val=&quot;00BE4A40&quot;/&gt;&lt;wsp:rsid wsp:val=&quot;00BE6A4D&quot;/&gt;&lt;wsp:rsid wsp:val=&quot;00BE7D9E&quot;/&gt;&lt;wsp:rsid wsp:val=&quot;00BF05BD&quot;/&gt;&lt;wsp:rsid wsp:val=&quot;00BF0C68&quot;/&gt;&lt;wsp:rsid wsp:val=&quot;00BF21E3&quot;/&gt;&lt;wsp:rsid wsp:val=&quot;00BF2490&quot;/&gt;&lt;wsp:rsid wsp:val=&quot;00BF2769&quot;/&gt;&lt;wsp:rsid wsp:val=&quot;00BF3227&quot;/&gt;&lt;wsp:rsid wsp:val=&quot;00BF4646&quot;/&gt;&lt;wsp:rsid wsp:val=&quot;00BF5728&quot;/&gt;&lt;wsp:rsid wsp:val=&quot;00BF5EAB&quot;/&gt;&lt;wsp:rsid wsp:val=&quot;00BF63BE&quot;/&gt;&lt;wsp:rsid wsp:val=&quot;00C00452&quot;/&gt;&lt;wsp:rsid wsp:val=&quot;00C031CA&quot;/&gt;&lt;wsp:rsid wsp:val=&quot;00C03C82&quot;/&gt;&lt;wsp:rsid wsp:val=&quot;00C04A2A&quot;/&gt;&lt;wsp:rsid wsp:val=&quot;00C05A4D&quot;/&gt;&lt;wsp:rsid wsp:val=&quot;00C05C70&quot;/&gt;&lt;wsp:rsid wsp:val=&quot;00C05CEB&quot;/&gt;&lt;wsp:rsid wsp:val=&quot;00C069E2&quot;/&gt;&lt;wsp:rsid wsp:val=&quot;00C06E7B&quot;/&gt;&lt;wsp:rsid wsp:val=&quot;00C0783F&quot;/&gt;&lt;wsp:rsid wsp:val=&quot;00C07B3A&quot;/&gt;&lt;wsp:rsid wsp:val=&quot;00C10A3F&quot;/&gt;&lt;wsp:rsid wsp:val=&quot;00C11148&quot;/&gt;&lt;wsp:rsid wsp:val=&quot;00C11FFF&quot;/&gt;&lt;wsp:rsid wsp:val=&quot;00C12CB9&quot;/&gt;&lt;wsp:rsid wsp:val=&quot;00C14EA7&quot;/&gt;&lt;wsp:rsid wsp:val=&quot;00C15327&quot;/&gt;&lt;wsp:rsid wsp:val=&quot;00C156C1&quot;/&gt;&lt;wsp:rsid wsp:val=&quot;00C163C7&quot;/&gt;&lt;wsp:rsid wsp:val=&quot;00C20652&quot;/&gt;&lt;wsp:rsid wsp:val=&quot;00C230E7&quot;/&gt;&lt;wsp:rsid wsp:val=&quot;00C234D4&quot;/&gt;&lt;wsp:rsid wsp:val=&quot;00C23626&quot;/&gt;&lt;wsp:rsid wsp:val=&quot;00C242AC&quot;/&gt;&lt;wsp:rsid wsp:val=&quot;00C2448A&quot;/&gt;&lt;wsp:rsid wsp:val=&quot;00C24631&quot;/&gt;&lt;wsp:rsid wsp:val=&quot;00C25F6B&quot;/&gt;&lt;wsp:rsid wsp:val=&quot;00C26D2A&quot;/&gt;&lt;wsp:rsid wsp:val=&quot;00C26F5D&quot;/&gt;&lt;wsp:rsid wsp:val=&quot;00C27245&quot;/&gt;&lt;wsp:rsid wsp:val=&quot;00C27C6B&quot;/&gt;&lt;wsp:rsid wsp:val=&quot;00C3034C&quot;/&gt;&lt;wsp:rsid wsp:val=&quot;00C3066E&quot;/&gt;&lt;wsp:rsid wsp:val=&quot;00C30714&quot;/&gt;&lt;wsp:rsid wsp:val=&quot;00C3135A&quot;/&gt;&lt;wsp:rsid wsp:val=&quot;00C339D7&quot;/&gt;&lt;wsp:rsid wsp:val=&quot;00C33B8B&quot;/&gt;&lt;wsp:rsid wsp:val=&quot;00C33E6E&quot;/&gt;&lt;wsp:rsid wsp:val=&quot;00C36C08&quot;/&gt;&lt;wsp:rsid wsp:val=&quot;00C3756F&quot;/&gt;&lt;wsp:rsid wsp:val=&quot;00C377C2&quot;/&gt;&lt;wsp:rsid wsp:val=&quot;00C40524&quot;/&gt;&lt;wsp:rsid wsp:val=&quot;00C4112E&quot;/&gt;&lt;wsp:rsid wsp:val=&quot;00C41744&quot;/&gt;&lt;wsp:rsid wsp:val=&quot;00C42F2E&quot;/&gt;&lt;wsp:rsid wsp:val=&quot;00C436F9&quot;/&gt;&lt;wsp:rsid wsp:val=&quot;00C43782&quot;/&gt;&lt;wsp:rsid wsp:val=&quot;00C4382E&quot;/&gt;&lt;wsp:rsid wsp:val=&quot;00C439BC&quot;/&gt;&lt;wsp:rsid wsp:val=&quot;00C44613&quot;/&gt;&lt;wsp:rsid wsp:val=&quot;00C4504E&quot;/&gt;&lt;wsp:rsid wsp:val=&quot;00C455CF&quot;/&gt;&lt;wsp:rsid wsp:val=&quot;00C45F7A&quot;/&gt;&lt;wsp:rsid wsp:val=&quot;00C50660&quot;/&gt;&lt;wsp:rsid wsp:val=&quot;00C51C01&quot;/&gt;&lt;wsp:rsid wsp:val=&quot;00C51E46&quot;/&gt;&lt;wsp:rsid wsp:val=&quot;00C52454&quot;/&gt;&lt;wsp:rsid wsp:val=&quot;00C52637&quot;/&gt;&lt;wsp:rsid wsp:val=&quot;00C52B84&quot;/&gt;&lt;wsp:rsid wsp:val=&quot;00C53601&quot;/&gt;&lt;wsp:rsid wsp:val=&quot;00C538C1&quot;/&gt;&lt;wsp:rsid wsp:val=&quot;00C53BA9&quot;/&gt;&lt;wsp:rsid wsp:val=&quot;00C541CF&quot;/&gt;&lt;wsp:rsid wsp:val=&quot;00C544B7&quot;/&gt;&lt;wsp:rsid wsp:val=&quot;00C5463E&quot;/&gt;&lt;wsp:rsid wsp:val=&quot;00C55417&quot;/&gt;&lt;wsp:rsid wsp:val=&quot;00C5678C&quot;/&gt;&lt;wsp:rsid wsp:val=&quot;00C56827&quot;/&gt;&lt;wsp:rsid wsp:val=&quot;00C60108&quot;/&gt;&lt;wsp:rsid wsp:val=&quot;00C610D6&quot;/&gt;&lt;wsp:rsid wsp:val=&quot;00C619B2&quot;/&gt;&lt;wsp:rsid wsp:val=&quot;00C62447&quot;/&gt;&lt;wsp:rsid wsp:val=&quot;00C636FE&quot;/&gt;&lt;wsp:rsid wsp:val=&quot;00C63CD4&quot;/&gt;&lt;wsp:rsid wsp:val=&quot;00C6418D&quot;/&gt;&lt;wsp:rsid wsp:val=&quot;00C649D9&quot;/&gt;&lt;wsp:rsid wsp:val=&quot;00C64BB6&quot;/&gt;&lt;wsp:rsid wsp:val=&quot;00C64CC3&quot;/&gt;&lt;wsp:rsid wsp:val=&quot;00C651BD&quot;/&gt;&lt;wsp:rsid wsp:val=&quot;00C66E07&quot;/&gt;&lt;wsp:rsid wsp:val=&quot;00C6775B&quot;/&gt;&lt;wsp:rsid wsp:val=&quot;00C67849&quot;/&gt;&lt;wsp:rsid wsp:val=&quot;00C6BE51&quot;/&gt;&lt;wsp:rsid wsp:val=&quot;00C70572&quot;/&gt;&lt;wsp:rsid wsp:val=&quot;00C70972&quot;/&gt;&lt;wsp:rsid wsp:val=&quot;00C71107&quot;/&gt;&lt;wsp:rsid wsp:val=&quot;00C71111&quot;/&gt;&lt;wsp:rsid wsp:val=&quot;00C72E3D&quot;/&gt;&lt;wsp:rsid wsp:val=&quot;00C7383E&quot;/&gt;&lt;wsp:rsid wsp:val=&quot;00C73F47&quot;/&gt;&lt;wsp:rsid wsp:val=&quot;00C743B5&quot;/&gt;&lt;wsp:rsid wsp:val=&quot;00C744B6&quot;/&gt;&lt;wsp:rsid wsp:val=&quot;00C74DED&quot;/&gt;&lt;wsp:rsid wsp:val=&quot;00C754F1&quot;/&gt;&lt;wsp:rsid wsp:val=&quot;00C75992&quot;/&gt;&lt;wsp:rsid wsp:val=&quot;00C76751&quot;/&gt;&lt;wsp:rsid wsp:val=&quot;00C7683D&quot;/&gt;&lt;wsp:rsid wsp:val=&quot;00C803D2&quot;/&gt;&lt;wsp:rsid wsp:val=&quot;00C806C8&quot;/&gt;&lt;wsp:rsid wsp:val=&quot;00C823E7&quot;/&gt;&lt;wsp:rsid wsp:val=&quot;00C8450F&quot;/&gt;&lt;wsp:rsid wsp:val=&quot;00C84A45&quot;/&gt;&lt;wsp:rsid wsp:val=&quot;00C85756&quot;/&gt;&lt;wsp:rsid wsp:val=&quot;00C858E9&quot;/&gt;&lt;wsp:rsid wsp:val=&quot;00C86B05&quot;/&gt;&lt;wsp:rsid wsp:val=&quot;00C8728E&quot;/&gt;&lt;wsp:rsid wsp:val=&quot;00C90B1A&quot;/&gt;&lt;wsp:rsid wsp:val=&quot;00C9147C&quot;/&gt;&lt;wsp:rsid wsp:val=&quot;00C923E8&quot;/&gt;&lt;wsp:rsid wsp:val=&quot;00C950FF&quot;/&gt;&lt;wsp:rsid wsp:val=&quot;00C962DC&quot;/&gt;&lt;wsp:rsid wsp:val=&quot;00C96328&quot;/&gt;&lt;wsp:rsid wsp:val=&quot;00C97621&quot;/&gt;&lt;wsp:rsid wsp:val=&quot;00CA029C&quot;/&gt;&lt;wsp:rsid wsp:val=&quot;00CA0421&quot;/&gt;&lt;wsp:rsid wsp:val=&quot;00CA1CDF&quot;/&gt;&lt;wsp:rsid wsp:val=&quot;00CA23C1&quot;/&gt;&lt;wsp:rsid wsp:val=&quot;00CA407A&quot;/&gt;&lt;wsp:rsid wsp:val=&quot;00CA4178&quot;/&gt;&lt;wsp:rsid wsp:val=&quot;00CA4B7B&quot;/&gt;&lt;wsp:rsid wsp:val=&quot;00CA5056&quot;/&gt;&lt;wsp:rsid wsp:val=&quot;00CA569C&quot;/&gt;&lt;wsp:rsid wsp:val=&quot;00CA7885&quot;/&gt;&lt;wsp:rsid wsp:val=&quot;00CA7C58&quot;/&gt;&lt;wsp:rsid wsp:val=&quot;00CB0A8C&quot;/&gt;&lt;wsp:rsid wsp:val=&quot;00CB1282&quot;/&gt;&lt;wsp:rsid wsp:val=&quot;00CB3748&quot;/&gt;&lt;wsp:rsid wsp:val=&quot;00CB3A7F&quot;/&gt;&lt;wsp:rsid wsp:val=&quot;00CB50CC&quot;/&gt;&lt;wsp:rsid wsp:val=&quot;00CB50DB&quot;/&gt;&lt;wsp:rsid wsp:val=&quot;00CB5706&quot;/&gt;&lt;wsp:rsid wsp:val=&quot;00CB5B5C&quot;/&gt;&lt;wsp:rsid wsp:val=&quot;00CB5F01&quot;/&gt;&lt;wsp:rsid wsp:val=&quot;00CB73E6&quot;/&gt;&lt;wsp:rsid wsp:val=&quot;00CC03E3&quot;/&gt;&lt;wsp:rsid wsp:val=&quot;00CC396C&quot;/&gt;&lt;wsp:rsid wsp:val=&quot;00CC3EF4&quot;/&gt;&lt;wsp:rsid wsp:val=&quot;00CC4B01&quot;/&gt;&lt;wsp:rsid wsp:val=&quot;00CC4D82&quot;/&gt;&lt;wsp:rsid wsp:val=&quot;00CC5974&quot;/&gt;&lt;wsp:rsid wsp:val=&quot;00CC5CB9&quot;/&gt;&lt;wsp:rsid wsp:val=&quot;00CC655F&quot;/&gt;&lt;wsp:rsid wsp:val=&quot;00CC6679&quot;/&gt;&lt;wsp:rsid wsp:val=&quot;00CC723E&quot;/&gt;&lt;wsp:rsid wsp:val=&quot;00CC7B6C&quot;/&gt;&lt;wsp:rsid wsp:val=&quot;00CD08F7&quot;/&gt;&lt;wsp:rsid wsp:val=&quot;00CD111F&quot;/&gt;&lt;wsp:rsid wsp:val=&quot;00CD1DFD&quot;/&gt;&lt;wsp:rsid wsp:val=&quot;00CD1EC4&quot;/&gt;&lt;wsp:rsid wsp:val=&quot;00CD215A&quot;/&gt;&lt;wsp:rsid wsp:val=&quot;00CD303B&quot;/&gt;&lt;wsp:rsid wsp:val=&quot;00CD3C78&quot;/&gt;&lt;wsp:rsid wsp:val=&quot;00CD51DB&quot;/&gt;&lt;wsp:rsid wsp:val=&quot;00CD5FD4&quot;/&gt;&lt;wsp:rsid wsp:val=&quot;00CD61E3&quot;/&gt;&lt;wsp:rsid wsp:val=&quot;00CD6589&quot;/&gt;&lt;wsp:rsid wsp:val=&quot;00CD698F&quot;/&gt;&lt;wsp:rsid wsp:val=&quot;00CE0084&quot;/&gt;&lt;wsp:rsid wsp:val=&quot;00CE0105&quot;/&gt;&lt;wsp:rsid wsp:val=&quot;00CE12DD&quot;/&gt;&lt;wsp:rsid wsp:val=&quot;00CE2CD5&quot;/&gt;&lt;wsp:rsid wsp:val=&quot;00CE2E38&quot;/&gt;&lt;wsp:rsid wsp:val=&quot;00CE3317&quot;/&gt;&lt;wsp:rsid wsp:val=&quot;00CE559B&quot;/&gt;&lt;wsp:rsid wsp:val=&quot;00CE6A2E&quot;/&gt;&lt;wsp:rsid wsp:val=&quot;00CE7FDA&quot;/&gt;&lt;wsp:rsid wsp:val=&quot;00CF0422&quot;/&gt;&lt;wsp:rsid wsp:val=&quot;00CF1B24&quot;/&gt;&lt;wsp:rsid wsp:val=&quot;00CF247C&quot;/&gt;&lt;wsp:rsid wsp:val=&quot;00CF2FE2&quot;/&gt;&lt;wsp:rsid wsp:val=&quot;00CF30D5&quot;/&gt;&lt;wsp:rsid wsp:val=&quot;00CF4100&quot;/&gt;&lt;wsp:rsid wsp:val=&quot;00CF731E&quot;/&gt;&lt;wsp:rsid wsp:val=&quot;00D0059D&quot;/&gt;&lt;wsp:rsid wsp:val=&quot;00D00D36&quot;/&gt;&lt;wsp:rsid wsp:val=&quot;00D011E6&quot;/&gt;&lt;wsp:rsid wsp:val=&quot;00D01292&quot;/&gt;&lt;wsp:rsid wsp:val=&quot;00D013AB&quot;/&gt;&lt;wsp:rsid wsp:val=&quot;00D02C4D&quot;/&gt;&lt;wsp:rsid wsp:val=&quot;00D038EB&quot;/&gt;&lt;wsp:rsid wsp:val=&quot;00D03ABA&quot;/&gt;&lt;wsp:rsid wsp:val=&quot;00D0456E&quot;/&gt;&lt;wsp:rsid wsp:val=&quot;00D0482B&quot;/&gt;&lt;wsp:rsid wsp:val=&quot;00D064AE&quot;/&gt;&lt;wsp:rsid wsp:val=&quot;00D06B1A&quot;/&gt;&lt;wsp:rsid wsp:val=&quot;00D07151&quot;/&gt;&lt;wsp:rsid wsp:val=&quot;00D1053D&quot;/&gt;&lt;wsp:rsid wsp:val=&quot;00D10D03&quot;/&gt;&lt;wsp:rsid wsp:val=&quot;00D110BD&quot;/&gt;&lt;wsp:rsid wsp:val=&quot;00D123E9&quot;/&gt;&lt;wsp:rsid wsp:val=&quot;00D127CF&quot;/&gt;&lt;wsp:rsid wsp:val=&quot;00D12DB7&quot;/&gt;&lt;wsp:rsid wsp:val=&quot;00D13A5D&quot;/&gt;&lt;wsp:rsid wsp:val=&quot;00D14013&quot;/&gt;&lt;wsp:rsid wsp:val=&quot;00D14191&quot;/&gt;&lt;wsp:rsid wsp:val=&quot;00D1484C&quot;/&gt;&lt;wsp:rsid wsp:val=&quot;00D15327&quot;/&gt;&lt;wsp:rsid wsp:val=&quot;00D15786&quot;/&gt;&lt;wsp:rsid wsp:val=&quot;00D16259&quot;/&gt;&lt;wsp:rsid wsp:val=&quot;00D1631F&quot;/&gt;&lt;wsp:rsid wsp:val=&quot;00D17573&quot;/&gt;&lt;wsp:rsid wsp:val=&quot;00D17957&quot;/&gt;&lt;wsp:rsid wsp:val=&quot;00D2030C&quot;/&gt;&lt;wsp:rsid wsp:val=&quot;00D20763&quot;/&gt;&lt;wsp:rsid wsp:val=&quot;00D20966&quot;/&gt;&lt;wsp:rsid wsp:val=&quot;00D20A45&quot;/&gt;&lt;wsp:rsid wsp:val=&quot;00D2167B&quot;/&gt;&lt;wsp:rsid wsp:val=&quot;00D2249B&quot;/&gt;&lt;wsp:rsid wsp:val=&quot;00D229F3&quot;/&gt;&lt;wsp:rsid wsp:val=&quot;00D2323A&quot;/&gt;&lt;wsp:rsid wsp:val=&quot;00D236B0&quot;/&gt;&lt;wsp:rsid wsp:val=&quot;00D236B7&quot;/&gt;&lt;wsp:rsid wsp:val=&quot;00D24BB9&quot;/&gt;&lt;wsp:rsid wsp:val=&quot;00D2617A&quot;/&gt;&lt;wsp:rsid wsp:val=&quot;00D267EF&quot;/&gt;&lt;wsp:rsid wsp:val=&quot;00D30041&quot;/&gt;&lt;wsp:rsid wsp:val=&quot;00D30077&quot;/&gt;&lt;wsp:rsid wsp:val=&quot;00D313D7&quot;/&gt;&lt;wsp:rsid wsp:val=&quot;00D31BD4&quot;/&gt;&lt;wsp:rsid wsp:val=&quot;00D3506E&quot;/&gt;&lt;wsp:rsid wsp:val=&quot;00D3553D&quot;/&gt;&lt;wsp:rsid wsp:val=&quot;00D35C88&quot;/&gt;&lt;wsp:rsid wsp:val=&quot;00D36E4F&quot;/&gt;&lt;wsp:rsid wsp:val=&quot;00D37327&quot;/&gt;&lt;wsp:rsid wsp:val=&quot;00D40C24&quot;/&gt;&lt;wsp:rsid wsp:val=&quot;00D42ABF&quot;/&gt;&lt;wsp:rsid wsp:val=&quot;00D43BA2&quot;/&gt;&lt;wsp:rsid wsp:val=&quot;00D447C4&quot;/&gt;&lt;wsp:rsid wsp:val=&quot;00D454BF&quot;/&gt;&lt;wsp:rsid wsp:val=&quot;00D45728&quot;/&gt;&lt;wsp:rsid wsp:val=&quot;00D46356&quot;/&gt;&lt;wsp:rsid wsp:val=&quot;00D4772E&quot;/&gt;&lt;wsp:rsid wsp:val=&quot;00D501C2&quot;/&gt;&lt;wsp:rsid wsp:val=&quot;00D52035&quot;/&gt;&lt;wsp:rsid wsp:val=&quot;00D522DE&quot;/&gt;&lt;wsp:rsid wsp:val=&quot;00D55766&quot;/&gt;&lt;wsp:rsid wsp:val=&quot;00D5588B&quot;/&gt;&lt;wsp:rsid wsp:val=&quot;00D55B7E&quot;/&gt;&lt;wsp:rsid wsp:val=&quot;00D56F68&quot;/&gt;&lt;wsp:rsid wsp:val=&quot;00D5712C&quot;/&gt;&lt;wsp:rsid wsp:val=&quot;00D60D4A&quot;/&gt;&lt;wsp:rsid wsp:val=&quot;00D611DF&quot;/&gt;&lt;wsp:rsid wsp:val=&quot;00D61315&quot;/&gt;&lt;wsp:rsid wsp:val=&quot;00D6256F&quot;/&gt;&lt;wsp:rsid wsp:val=&quot;00D62CD2&quot;/&gt;&lt;wsp:rsid wsp:val=&quot;00D63358&quot;/&gt;&lt;wsp:rsid wsp:val=&quot;00D638BD&quot;/&gt;&lt;wsp:rsid wsp:val=&quot;00D6445E&quot;/&gt;&lt;wsp:rsid wsp:val=&quot;00D649DE&quot;/&gt;&lt;wsp:rsid wsp:val=&quot;00D651A8&quot;/&gt;&lt;wsp:rsid wsp:val=&quot;00D655E5&quot;/&gt;&lt;wsp:rsid wsp:val=&quot;00D65D51&quot;/&gt;&lt;wsp:rsid wsp:val=&quot;00D676D5&quot;/&gt;&lt;wsp:rsid wsp:val=&quot;00D70B0B&quot;/&gt;&lt;wsp:rsid wsp:val=&quot;00D71386&quot;/&gt;&lt;wsp:rsid wsp:val=&quot;00D713D7&quot;/&gt;&lt;wsp:rsid wsp:val=&quot;00D71F67&quot;/&gt;&lt;wsp:rsid wsp:val=&quot;00D7261C&quot;/&gt;&lt;wsp:rsid wsp:val=&quot;00D72C03&quot;/&gt;&lt;wsp:rsid wsp:val=&quot;00D74554&quot;/&gt;&lt;wsp:rsid wsp:val=&quot;00D76035&quot;/&gt;&lt;wsp:rsid wsp:val=&quot;00D762B6&quot;/&gt;&lt;wsp:rsid wsp:val=&quot;00D77443&quot;/&gt;&lt;wsp:rsid wsp:val=&quot;00D77726&quot;/&gt;&lt;wsp:rsid wsp:val=&quot;00D77DDC&quot;/&gt;&lt;wsp:rsid wsp:val=&quot;00D77ED7&quot;/&gt;&lt;wsp:rsid wsp:val=&quot;00D8273D&quot;/&gt;&lt;wsp:rsid wsp:val=&quot;00D82D1C&quot;/&gt;&lt;wsp:rsid wsp:val=&quot;00D83199&quot;/&gt;&lt;wsp:rsid wsp:val=&quot;00D851FC&quot;/&gt;&lt;wsp:rsid wsp:val=&quot;00D85A51&quot;/&gt;&lt;wsp:rsid wsp:val=&quot;00D85D78&quot;/&gt;&lt;wsp:rsid wsp:val=&quot;00D90237&quot;/&gt;&lt;wsp:rsid wsp:val=&quot;00D90552&quot;/&gt;&lt;wsp:rsid wsp:val=&quot;00D906C3&quot;/&gt;&lt;wsp:rsid wsp:val=&quot;00D9073E&quot;/&gt;&lt;wsp:rsid wsp:val=&quot;00D9148A&quot;/&gt;&lt;wsp:rsid wsp:val=&quot;00D927E1&quot;/&gt;&lt;wsp:rsid wsp:val=&quot;00D93B47&quot;/&gt;&lt;wsp:rsid wsp:val=&quot;00D95C60&quot;/&gt;&lt;wsp:rsid wsp:val=&quot;00D964D4&quot;/&gt;&lt;wsp:rsid wsp:val=&quot;00D97F3E&quot;/&gt;&lt;wsp:rsid wsp:val=&quot;00DA0F6B&quot;/&gt;&lt;wsp:rsid wsp:val=&quot;00DA1F2A&quot;/&gt;&lt;wsp:rsid wsp:val=&quot;00DA3EE7&quot;/&gt;&lt;wsp:rsid wsp:val=&quot;00DA6027&quot;/&gt;&lt;wsp:rsid wsp:val=&quot;00DA6429&quot;/&gt;&lt;wsp:rsid wsp:val=&quot;00DA6C37&quot;/&gt;&lt;wsp:rsid wsp:val=&quot;00DA722C&quot;/&gt;&lt;wsp:rsid wsp:val=&quot;00DA7450&quot;/&gt;&lt;wsp:rsid wsp:val=&quot;00DA7D96&quot;/&gt;&lt;wsp:rsid wsp:val=&quot;00DB09A1&quot;/&gt;&lt;wsp:rsid wsp:val=&quot;00DB0AF0&quot;/&gt;&lt;wsp:rsid wsp:val=&quot;00DB2721&quot;/&gt;&lt;wsp:rsid wsp:val=&quot;00DB2946&quot;/&gt;&lt;wsp:rsid wsp:val=&quot;00DB2AD4&quot;/&gt;&lt;wsp:rsid wsp:val=&quot;00DB34D8&quot;/&gt;&lt;wsp:rsid wsp:val=&quot;00DB37D4&quot;/&gt;&lt;wsp:rsid wsp:val=&quot;00DB4D72&quot;/&gt;&lt;wsp:rsid wsp:val=&quot;00DB5D44&quot;/&gt;&lt;wsp:rsid wsp:val=&quot;00DB6D4F&quot;/&gt;&lt;wsp:rsid wsp:val=&quot;00DB71C1&quot;/&gt;&lt;wsp:rsid wsp:val=&quot;00DB727D&quot;/&gt;&lt;wsp:rsid wsp:val=&quot;00DB7E34&quot;/&gt;&lt;wsp:rsid wsp:val=&quot;00DC047B&quot;/&gt;&lt;wsp:rsid wsp:val=&quot;00DC0982&quot;/&gt;&lt;wsp:rsid wsp:val=&quot;00DC1CE3&quot;/&gt;&lt;wsp:rsid wsp:val=&quot;00DC2898&quot;/&gt;&lt;wsp:rsid wsp:val=&quot;00DC2996&quot;/&gt;&lt;wsp:rsid wsp:val=&quot;00DC338E&quot;/&gt;&lt;wsp:rsid wsp:val=&quot;00DC4C21&quot;/&gt;&lt;wsp:rsid wsp:val=&quot;00DC5526&quot;/&gt;&lt;wsp:rsid wsp:val=&quot;00DC5692&quot;/&gt;&lt;wsp:rsid wsp:val=&quot;00DC5E2D&quot;/&gt;&lt;wsp:rsid wsp:val=&quot;00DC6A30&quot;/&gt;&lt;wsp:rsid wsp:val=&quot;00DC7B6F&quot;/&gt;&lt;wsp:rsid wsp:val=&quot;00DC7C36&quot;/&gt;&lt;wsp:rsid wsp:val=&quot;00DD1D75&quot;/&gt;&lt;wsp:rsid wsp:val=&quot;00DD1E8A&quot;/&gt;&lt;wsp:rsid wsp:val=&quot;00DD468F&quot;/&gt;&lt;wsp:rsid wsp:val=&quot;00DD4CC8&quot;/&gt;&lt;wsp:rsid wsp:val=&quot;00DE04DA&quot;/&gt;&lt;wsp:rsid wsp:val=&quot;00DE1ED1&quot;/&gt;&lt;wsp:rsid wsp:val=&quot;00DE21E8&quot;/&gt;&lt;wsp:rsid wsp:val=&quot;00DE2EFE&quot;/&gt;&lt;wsp:rsid wsp:val=&quot;00DE3104&quot;/&gt;&lt;wsp:rsid wsp:val=&quot;00DE3FAF&quot;/&gt;&lt;wsp:rsid wsp:val=&quot;00DE40DE&quot;/&gt;&lt;wsp:rsid wsp:val=&quot;00DE5214&quot;/&gt;&lt;wsp:rsid wsp:val=&quot;00DE5F12&quot;/&gt;&lt;wsp:rsid wsp:val=&quot;00DE6EAF&quot;/&gt;&lt;wsp:rsid wsp:val=&quot;00DF057B&quot;/&gt;&lt;wsp:rsid wsp:val=&quot;00DF0AC8&quot;/&gt;&lt;wsp:rsid wsp:val=&quot;00DF0F90&quot;/&gt;&lt;wsp:rsid wsp:val=&quot;00DF2783&quot;/&gt;&lt;wsp:rsid wsp:val=&quot;00DF3299&quot;/&gt;&lt;wsp:rsid wsp:val=&quot;00DF3F9F&quot;/&gt;&lt;wsp:rsid wsp:val=&quot;00DF413A&quot;/&gt;&lt;wsp:rsid wsp:val=&quot;00DF4145&quot;/&gt;&lt;wsp:rsid wsp:val=&quot;00DF45BD&quot;/&gt;&lt;wsp:rsid wsp:val=&quot;00DF5963&quot;/&gt;&lt;wsp:rsid wsp:val=&quot;00DF6B2E&quot;/&gt;&lt;wsp:rsid wsp:val=&quot;00DF75A6&quot;/&gt;&lt;wsp:rsid wsp:val=&quot;00E02481&quot;/&gt;&lt;wsp:rsid wsp:val=&quot;00E02AAB&quot;/&gt;&lt;wsp:rsid wsp:val=&quot;00E02F5E&quot;/&gt;&lt;wsp:rsid wsp:val=&quot;00E02FED&quot;/&gt;&lt;wsp:rsid wsp:val=&quot;00E035B7&quot;/&gt;&lt;wsp:rsid wsp:val=&quot;00E044F4&quot;/&gt;&lt;wsp:rsid wsp:val=&quot;00E04B7D&quot;/&gt;&lt;wsp:rsid wsp:val=&quot;00E07D2F&quot;/&gt;&lt;wsp:rsid wsp:val=&quot;00E118E6&quot;/&gt;&lt;wsp:rsid wsp:val=&quot;00E12CAB&quot;/&gt;&lt;wsp:rsid wsp:val=&quot;00E159CC&quot;/&gt;&lt;wsp:rsid wsp:val=&quot;00E15E4C&quot;/&gt;&lt;wsp:rsid wsp:val=&quot;00E17870&quot;/&gt;&lt;wsp:rsid wsp:val=&quot;00E1F4A1&quot;/&gt;&lt;wsp:rsid wsp:val=&quot;00E22C0D&quot;/&gt;&lt;wsp:rsid wsp:val=&quot;00E25177&quot;/&gt;&lt;wsp:rsid wsp:val=&quot;00E27B46&quot;/&gt;&lt;wsp:rsid wsp:val=&quot;00E27EA3&quot;/&gt;&lt;wsp:rsid wsp:val=&quot;00E310F3&quot;/&gt;&lt;wsp:rsid wsp:val=&quot;00E31917&quot;/&gt;&lt;wsp:rsid wsp:val=&quot;00E3351E&quot;/&gt;&lt;wsp:rsid wsp:val=&quot;00E336FF&quot;/&gt;&lt;wsp:rsid wsp:val=&quot;00E33A68&quot;/&gt;&lt;wsp:rsid wsp:val=&quot;00E33F10&quot;/&gt;&lt;wsp:rsid wsp:val=&quot;00E3498A&quot;/&gt;&lt;wsp:rsid wsp:val=&quot;00E355D9&quot;/&gt;&lt;wsp:rsid wsp:val=&quot;00E360C8&quot;/&gt;&lt;wsp:rsid wsp:val=&quot;00E3641E&quot;/&gt;&lt;wsp:rsid wsp:val=&quot;00E37186&quot;/&gt;&lt;wsp:rsid wsp:val=&quot;00E3BF84&quot;/&gt;&lt;wsp:rsid wsp:val=&quot;00E40C73&quot;/&gt;&lt;wsp:rsid wsp:val=&quot;00E410BD&quot;/&gt;&lt;wsp:rsid wsp:val=&quot;00E41CC1&quot;/&gt;&lt;wsp:rsid wsp:val=&quot;00E42169&quot;/&gt;&lt;wsp:rsid wsp:val=&quot;00E43C46&quot;/&gt;&lt;wsp:rsid wsp:val=&quot;00E44595&quot;/&gt;&lt;wsp:rsid wsp:val=&quot;00E45CE2&quot;/&gt;&lt;wsp:rsid wsp:val=&quot;00E46316&quot;/&gt;&lt;wsp:rsid wsp:val=&quot;00E47A00&quot;/&gt;&lt;wsp:rsid wsp:val=&quot;00E47F5D&quot;/&gt;&lt;wsp:rsid wsp:val=&quot;00E5050A&quot;/&gt;&lt;wsp:rsid wsp:val=&quot;00E52427&quot;/&gt;&lt;wsp:rsid wsp:val=&quot;00E5348B&quot;/&gt;&lt;wsp:rsid wsp:val=&quot;00E537A1&quot;/&gt;&lt;wsp:rsid wsp:val=&quot;00E53F2A&quot;/&gt;&lt;wsp:rsid wsp:val=&quot;00E54C46&quot;/&gt;&lt;wsp:rsid wsp:val=&quot;00E5510B&quot;/&gt;&lt;wsp:rsid wsp:val=&quot;00E55119&quot;/&gt;&lt;wsp:rsid wsp:val=&quot;00E551EE&quot;/&gt;&lt;wsp:rsid wsp:val=&quot;00E552D1&quot;/&gt;&lt;wsp:rsid wsp:val=&quot;00E567BF&quot;/&gt;&lt;wsp:rsid wsp:val=&quot;00E56B4D&quot;/&gt;&lt;wsp:rsid wsp:val=&quot;00E573C4&quot;/&gt;&lt;wsp:rsid wsp:val=&quot;00E57E34&quot;/&gt;&lt;wsp:rsid wsp:val=&quot;00E60184&quot;/&gt;&lt;wsp:rsid wsp:val=&quot;00E60A52&quot;/&gt;&lt;wsp:rsid wsp:val=&quot;00E60D94&quot;/&gt;&lt;wsp:rsid wsp:val=&quot;00E617B0&quot;/&gt;&lt;wsp:rsid wsp:val=&quot;00E61A96&quot;/&gt;&lt;wsp:rsid wsp:val=&quot;00E61F5C&quot;/&gt;&lt;wsp:rsid wsp:val=&quot;00E62172&quot;/&gt;&lt;wsp:rsid wsp:val=&quot;00E624A9&quot;/&gt;&lt;wsp:rsid wsp:val=&quot;00E629FA&quot;/&gt;&lt;wsp:rsid wsp:val=&quot;00E64641&quot;/&gt;&lt;wsp:rsid wsp:val=&quot;00E66350&quot;/&gt;&lt;wsp:rsid wsp:val=&quot;00E675B1&quot;/&gt;&lt;wsp:rsid wsp:val=&quot;00E67627&quot;/&gt;&lt;wsp:rsid wsp:val=&quot;00E708E3&quot;/&gt;&lt;wsp:rsid wsp:val=&quot;00E70DA8&quot;/&gt;&lt;wsp:rsid wsp:val=&quot;00E719A1&quot;/&gt;&lt;wsp:rsid wsp:val=&quot;00E73799&quot;/&gt;&lt;wsp:rsid wsp:val=&quot;00E73813&quot;/&gt;&lt;wsp:rsid wsp:val=&quot;00E7399C&quot;/&gt;&lt;wsp:rsid wsp:val=&quot;00E73C86&quot;/&gt;&lt;wsp:rsid wsp:val=&quot;00E74E67&quot;/&gt;&lt;wsp:rsid wsp:val=&quot;00E74E68&quot;/&gt;&lt;wsp:rsid wsp:val=&quot;00E76911&quot;/&gt;&lt;wsp:rsid wsp:val=&quot;00E77157&quot;/&gt;&lt;wsp:rsid wsp:val=&quot;00E80EB7&quot;/&gt;&lt;wsp:rsid wsp:val=&quot;00E811DD&quot;/&gt;&lt;wsp:rsid wsp:val=&quot;00E81529&quot;/&gt;&lt;wsp:rsid wsp:val=&quot;00E84D39&quot;/&gt;&lt;wsp:rsid wsp:val=&quot;00E85539&quot;/&gt;&lt;wsp:rsid wsp:val=&quot;00E85C87&quot;/&gt;&lt;wsp:rsid wsp:val=&quot;00E85DB1&quot;/&gt;&lt;wsp:rsid wsp:val=&quot;00E87E7C&quot;/&gt;&lt;wsp:rsid wsp:val=&quot;00E904C7&quot;/&gt;&lt;wsp:rsid wsp:val=&quot;00E91A1F&quot;/&gt;&lt;wsp:rsid wsp:val=&quot;00E91E8C&quot;/&gt;&lt;wsp:rsid wsp:val=&quot;00E9270F&quot;/&gt;&lt;wsp:rsid wsp:val=&quot;00E92CDD&quot;/&gt;&lt;wsp:rsid wsp:val=&quot;00E93079&quot;/&gt;&lt;wsp:rsid wsp:val=&quot;00E9355D&quot;/&gt;&lt;wsp:rsid wsp:val=&quot;00E93958&quot;/&gt;&lt;wsp:rsid wsp:val=&quot;00E93A8F&quot;/&gt;&lt;wsp:rsid wsp:val=&quot;00E93F4C&quot;/&gt;&lt;wsp:rsid wsp:val=&quot;00E94D94&quot;/&gt;&lt;wsp:rsid wsp:val=&quot;00E94ED9&quot;/&gt;&lt;wsp:rsid wsp:val=&quot;00E95592&quot;/&gt;&lt;wsp:rsid wsp:val=&quot;00E955D6&quot;/&gt;&lt;wsp:rsid wsp:val=&quot;00E95990&quot;/&gt;&lt;wsp:rsid wsp:val=&quot;00E968C0&quot;/&gt;&lt;wsp:rsid wsp:val=&quot;00E96CD2&quot;/&gt;&lt;wsp:rsid wsp:val=&quot;00E96DD8&quot;/&gt;&lt;wsp:rsid wsp:val=&quot;00EA1E29&quot;/&gt;&lt;wsp:rsid wsp:val=&quot;00EA3610&quot;/&gt;&lt;wsp:rsid wsp:val=&quot;00EA396E&quot;/&gt;&lt;wsp:rsid wsp:val=&quot;00EA4ABD&quot;/&gt;&lt;wsp:rsid wsp:val=&quot;00EA4B8E&quot;/&gt;&lt;wsp:rsid wsp:val=&quot;00EA5405&quot;/&gt;&lt;wsp:rsid wsp:val=&quot;00EA60F5&quot;/&gt;&lt;wsp:rsid wsp:val=&quot;00EA7296&quot;/&gt;&lt;wsp:rsid wsp:val=&quot;00EB085A&quot;/&gt;&lt;wsp:rsid wsp:val=&quot;00EB1A32&quot;/&gt;&lt;wsp:rsid wsp:val=&quot;00EB25D2&quot;/&gt;&lt;wsp:rsid wsp:val=&quot;00EB33DE&quot;/&gt;&lt;wsp:rsid wsp:val=&quot;00EB3A33&quot;/&gt;&lt;wsp:rsid wsp:val=&quot;00EB4697&quot;/&gt;&lt;wsp:rsid wsp:val=&quot;00EB4FFC&quot;/&gt;&lt;wsp:rsid wsp:val=&quot;00EB607F&quot;/&gt;&lt;wsp:rsid wsp:val=&quot;00EC0EFF&quot;/&gt;&lt;wsp:rsid wsp:val=&quot;00EC3C72&quot;/&gt;&lt;wsp:rsid wsp:val=&quot;00EC5D7B&quot;/&gt;&lt;wsp:rsid wsp:val=&quot;00EC5FBC&quot;/&gt;&lt;wsp:rsid wsp:val=&quot;00EC6B70&quot;/&gt;&lt;wsp:rsid wsp:val=&quot;00ED00DA&quot;/&gt;&lt;wsp:rsid wsp:val=&quot;00ED2731&quot;/&gt;&lt;wsp:rsid wsp:val=&quot;00ED2C15&quot;/&gt;&lt;wsp:rsid wsp:val=&quot;00ED3647&quot;/&gt;&lt;wsp:rsid wsp:val=&quot;00ED3A07&quot;/&gt;&lt;wsp:rsid wsp:val=&quot;00ED459F&quot;/&gt;&lt;wsp:rsid wsp:val=&quot;00ED5E2D&quot;/&gt;&lt;wsp:rsid wsp:val=&quot;00ED6037&quot;/&gt;&lt;wsp:rsid wsp:val=&quot;00ED662E&quot;/&gt;&lt;wsp:rsid wsp:val=&quot;00ED76C9&quot;/&gt;&lt;wsp:rsid wsp:val=&quot;00EE4DB3&quot;/&gt;&lt;wsp:rsid wsp:val=&quot;00EE5280&quot;/&gt;&lt;wsp:rsid wsp:val=&quot;00EE5A45&quot;/&gt;&lt;wsp:rsid wsp:val=&quot;00EE6957&quot;/&gt;&lt;wsp:rsid wsp:val=&quot;00EE759A&quot;/&gt;&lt;wsp:rsid wsp:val=&quot;00EE7B2D&quot;/&gt;&lt;wsp:rsid wsp:val=&quot;00EF0028&quot;/&gt;&lt;wsp:rsid wsp:val=&quot;00EF0064&quot;/&gt;&lt;wsp:rsid wsp:val=&quot;00EF0B80&quot;/&gt;&lt;wsp:rsid wsp:val=&quot;00EF121E&quot;/&gt;&lt;wsp:rsid wsp:val=&quot;00EF13EF&quot;/&gt;&lt;wsp:rsid wsp:val=&quot;00EF19F6&quot;/&gt;&lt;wsp:rsid wsp:val=&quot;00EF2421&quot;/&gt;&lt;wsp:rsid wsp:val=&quot;00EF26FE&quot;/&gt;&lt;wsp:rsid wsp:val=&quot;00EF2C13&quot;/&gt;&lt;wsp:rsid wsp:val=&quot;00EF34CD&quot;/&gt;&lt;wsp:rsid wsp:val=&quot;00EF437C&quot;/&gt;&lt;wsp:rsid wsp:val=&quot;00EF4642&quot;/&gt;&lt;wsp:rsid wsp:val=&quot;00EF4747&quot;/&gt;&lt;wsp:rsid wsp:val=&quot;00EF6E22&quot;/&gt;&lt;wsp:rsid wsp:val=&quot;00EF7F01&quot;/&gt;&lt;wsp:rsid wsp:val=&quot;00EFF561&quot;/&gt;&lt;wsp:rsid wsp:val=&quot;00F0078D&quot;/&gt;&lt;wsp:rsid wsp:val=&quot;00F01877&quot;/&gt;&lt;wsp:rsid wsp:val=&quot;00F020A9&quot;/&gt;&lt;wsp:rsid wsp:val=&quot;00F033AC&quot;/&gt;&lt;wsp:rsid wsp:val=&quot;00F0532D&quot;/&gt;&lt;wsp:rsid wsp:val=&quot;00F05C05&quot;/&gt;&lt;wsp:rsid wsp:val=&quot;00F06377&quot;/&gt;&lt;wsp:rsid wsp:val=&quot;00F0665F&quot;/&gt;&lt;wsp:rsid wsp:val=&quot;00F076B3&quot;/&gt;&lt;wsp:rsid wsp:val=&quot;00F07846&quot;/&gt;&lt;wsp:rsid wsp:val=&quot;00F07A77&quot;/&gt;&lt;wsp:rsid wsp:val=&quot;00F07F7A&quot;/&gt;&lt;wsp:rsid wsp:val=&quot;00F10A68&quot;/&gt;&lt;wsp:rsid wsp:val=&quot;00F11018&quot;/&gt;&lt;wsp:rsid wsp:val=&quot;00F115A6&quot;/&gt;&lt;wsp:rsid wsp:val=&quot;00F11995&quot;/&gt;&lt;wsp:rsid wsp:val=&quot;00F119FB&quot;/&gt;&lt;wsp:rsid wsp:val=&quot;00F1262A&quot;/&gt;&lt;wsp:rsid wsp:val=&quot;00F12DDA&quot;/&gt;&lt;wsp:rsid wsp:val=&quot;00F147DE&quot;/&gt;&lt;wsp:rsid wsp:val=&quot;00F1561F&quot;/&gt;&lt;wsp:rsid wsp:val=&quot;00F15921&quot;/&gt;&lt;wsp:rsid wsp:val=&quot;00F15F56&quot;/&gt;&lt;wsp:rsid wsp:val=&quot;00F166F6&quot;/&gt;&lt;wsp:rsid wsp:val=&quot;00F20103&quot;/&gt;&lt;wsp:rsid wsp:val=&quot;00F20483&quot;/&gt;&lt;wsp:rsid wsp:val=&quot;00F208E0&quot;/&gt;&lt;wsp:rsid wsp:val=&quot;00F209FB&quot;/&gt;&lt;wsp:rsid wsp:val=&quot;00F21816&quot;/&gt;&lt;wsp:rsid wsp:val=&quot;00F223E4&quot;/&gt;&lt;wsp:rsid wsp:val=&quot;00F2461E&quot;/&gt;&lt;wsp:rsid wsp:val=&quot;00F24A10&quot;/&gt;&lt;wsp:rsid wsp:val=&quot;00F25EE8&quot;/&gt;&lt;wsp:rsid wsp:val=&quot;00F26DD0&quot;/&gt;&lt;wsp:rsid wsp:val=&quot;00F272B6&quot;/&gt;&lt;wsp:rsid wsp:val=&quot;00F27645&quot;/&gt;&lt;wsp:rsid wsp:val=&quot;00F302B1&quot;/&gt;&lt;wsp:rsid wsp:val=&quot;00F30AD2&quot;/&gt;&lt;wsp:rsid wsp:val=&quot;00F3108F&quot;/&gt;&lt;wsp:rsid wsp:val=&quot;00F31DF1&quot;/&gt;&lt;wsp:rsid wsp:val=&quot;00F33E42&quot;/&gt;&lt;wsp:rsid wsp:val=&quot;00F3513C&quot;/&gt;&lt;wsp:rsid wsp:val=&quot;00F35D56&quot;/&gt;&lt;wsp:rsid wsp:val=&quot;00F35FCA&quot;/&gt;&lt;wsp:rsid wsp:val=&quot;00F36790&quot;/&gt;&lt;wsp:rsid wsp:val=&quot;00F36797&quot;/&gt;&lt;wsp:rsid wsp:val=&quot;00F374A5&quot;/&gt;&lt;wsp:rsid wsp:val=&quot;00F4135D&quot;/&gt;&lt;wsp:rsid wsp:val=&quot;00F416E8&quot;/&gt;&lt;wsp:rsid wsp:val=&quot;00F42509&quot;/&gt;&lt;wsp:rsid wsp:val=&quot;00F42F17&quot;/&gt;&lt;wsp:rsid wsp:val=&quot;00F44E53&quot;/&gt;&lt;wsp:rsid wsp:val=&quot;00F45B5A&quot;/&gt;&lt;wsp:rsid wsp:val=&quot;00F47A73&quot;/&gt;&lt;wsp:rsid wsp:val=&quot;00F5216A&quot;/&gt;&lt;wsp:rsid wsp:val=&quot;00F52B14&quot;/&gt;&lt;wsp:rsid wsp:val=&quot;00F52F02&quot;/&gt;&lt;wsp:rsid wsp:val=&quot;00F53C0F&quot;/&gt;&lt;wsp:rsid wsp:val=&quot;00F53DA2&quot;/&gt;&lt;wsp:rsid wsp:val=&quot;00F54A20&quot;/&gt;&lt;wsp:rsid wsp:val=&quot;00F55BD4&quot;/&gt;&lt;wsp:rsid wsp:val=&quot;00F60717&quot;/&gt;&lt;wsp:rsid wsp:val=&quot;00F60B16&quot;/&gt;&lt;wsp:rsid wsp:val=&quot;00F61AAA&quot;/&gt;&lt;wsp:rsid wsp:val=&quot;00F61B02&quot;/&gt;&lt;wsp:rsid wsp:val=&quot;00F625C5&quot;/&gt;&lt;wsp:rsid wsp:val=&quot;00F62970&quot;/&gt;&lt;wsp:rsid wsp:val=&quot;00F63B48&quot;/&gt;&lt;wsp:rsid wsp:val=&quot;00F64298&quot;/&gt;&lt;wsp:rsid wsp:val=&quot;00F6479D&quot;/&gt;&lt;wsp:rsid wsp:val=&quot;00F6496E&quot;/&gt;&lt;wsp:rsid wsp:val=&quot;00F6551A&quot;/&gt;&lt;wsp:rsid wsp:val=&quot;00F65653&quot;/&gt;&lt;wsp:rsid wsp:val=&quot;00F662A9&quot;/&gt;&lt;wsp:rsid wsp:val=&quot;00F668F3&quot;/&gt;&lt;wsp:rsid wsp:val=&quot;00F66A83&quot;/&gt;&lt;wsp:rsid wsp:val=&quot;00F67390&quot;/&gt;&lt;wsp:rsid wsp:val=&quot;00F67913&quot;/&gt;&lt;wsp:rsid wsp:val=&quot;00F67E5C&quot;/&gt;&lt;wsp:rsid wsp:val=&quot;00F70833&quot;/&gt;&lt;wsp:rsid wsp:val=&quot;00F70997&quot;/&gt;&lt;wsp:rsid wsp:val=&quot;00F710B2&quot;/&gt;&lt;wsp:rsid wsp:val=&quot;00F73ED1&quot;/&gt;&lt;wsp:rsid wsp:val=&quot;00F74C07&quot;/&gt;&lt;wsp:rsid wsp:val=&quot;00F752DD&quot;/&gt;&lt;wsp:rsid wsp:val=&quot;00F759B0&quot;/&gt;&lt;wsp:rsid wsp:val=&quot;00F77435&quot;/&gt;&lt;wsp:rsid wsp:val=&quot;00F77472&quot;/&gt;&lt;wsp:rsid wsp:val=&quot;00F8039C&quot;/&gt;&lt;wsp:rsid wsp:val=&quot;00F80747&quot;/&gt;&lt;wsp:rsid wsp:val=&quot;00F80877&quot;/&gt;&lt;wsp:rsid wsp:val=&quot;00F80A05&quot;/&gt;&lt;wsp:rsid wsp:val=&quot;00F81C45&quot;/&gt;&lt;wsp:rsid wsp:val=&quot;00F82040&quot;/&gt;&lt;wsp:rsid wsp:val=&quot;00F82505&quot;/&gt;&lt;wsp:rsid wsp:val=&quot;00F8277C&quot;/&gt;&lt;wsp:rsid wsp:val=&quot;00F82C80&quot;/&gt;&lt;wsp:rsid wsp:val=&quot;00F82DDB&quot;/&gt;&lt;wsp:rsid wsp:val=&quot;00F8405C&quot;/&gt;&lt;wsp:rsid wsp:val=&quot;00F842CD&quot;/&gt;&lt;wsp:rsid wsp:val=&quot;00F85BB4&quot;/&gt;&lt;wsp:rsid wsp:val=&quot;00F8743D&quot;/&gt;&lt;wsp:rsid wsp:val=&quot;00F8790A&quot;/&gt;&lt;wsp:rsid wsp:val=&quot;00F90630&quot;/&gt;&lt;wsp:rsid wsp:val=&quot;00F90A3B&quot;/&gt;&lt;wsp:rsid wsp:val=&quot;00F91E66&quot;/&gt;&lt;wsp:rsid wsp:val=&quot;00F92ED8&quot;/&gt;&lt;wsp:rsid wsp:val=&quot;00F93014&quot;/&gt;&lt;wsp:rsid wsp:val=&quot;00F944C2&quot;/&gt;&lt;wsp:rsid wsp:val=&quot;00F94CAD&quot;/&gt;&lt;wsp:rsid wsp:val=&quot;00F951FF&quot;/&gt;&lt;wsp:rsid wsp:val=&quot;00F9579F&quot;/&gt;&lt;wsp:rsid wsp:val=&quot;00F95BAD&quot;/&gt;&lt;wsp:rsid wsp:val=&quot;00F9606B&quot;/&gt;&lt;wsp:rsid wsp:val=&quot;00F96CCD&quot;/&gt;&lt;wsp:rsid wsp:val=&quot;00F96FA3&quot;/&gt;&lt;wsp:rsid wsp:val=&quot;00F97FE8&quot;/&gt;&lt;wsp:rsid wsp:val=&quot;00FA01FC&quot;/&gt;&lt;wsp:rsid wsp:val=&quot;00FA0B06&quot;/&gt;&lt;wsp:rsid wsp:val=&quot;00FA0C0A&quot;/&gt;&lt;wsp:rsid wsp:val=&quot;00FA127F&quot;/&gt;&lt;wsp:rsid wsp:val=&quot;00FA146D&quot;/&gt;&lt;wsp:rsid wsp:val=&quot;00FA166C&quot;/&gt;&lt;wsp:rsid wsp:val=&quot;00FA2741&quot;/&gt;&lt;wsp:rsid wsp:val=&quot;00FA2A07&quot;/&gt;&lt;wsp:rsid wsp:val=&quot;00FA2D2B&quot;/&gt;&lt;wsp:rsid wsp:val=&quot;00FA2FC3&quot;/&gt;&lt;wsp:rsid wsp:val=&quot;00FA374E&quot;/&gt;&lt;wsp:rsid wsp:val=&quot;00FA3EB3&quot;/&gt;&lt;wsp:rsid wsp:val=&quot;00FA7250&quot;/&gt;&lt;wsp:rsid wsp:val=&quot;00FA7690&quot;/&gt;&lt;wsp:rsid wsp:val=&quot;00FB0565&quot;/&gt;&lt;wsp:rsid wsp:val=&quot;00FB0E81&quot;/&gt;&lt;wsp:rsid wsp:val=&quot;00FB21B1&quot;/&gt;&lt;wsp:rsid wsp:val=&quot;00FB243F&quot;/&gt;&lt;wsp:rsid wsp:val=&quot;00FB37DE&quot;/&gt;&lt;wsp:rsid wsp:val=&quot;00FB3DF2&quot;/&gt;&lt;wsp:rsid wsp:val=&quot;00FB4AD8&quot;/&gt;&lt;wsp:rsid wsp:val=&quot;00FB4D4B&quot;/&gt;&lt;wsp:rsid wsp:val=&quot;00FB66B6&quot;/&gt;&lt;wsp:rsid wsp:val=&quot;00FB701F&quot;/&gt;&lt;wsp:rsid wsp:val=&quot;00FC01E0&quot;/&gt;&lt;wsp:rsid wsp:val=&quot;00FC0C56&quot;/&gt;&lt;wsp:rsid wsp:val=&quot;00FC1070&quot;/&gt;&lt;wsp:rsid wsp:val=&quot;00FC1A54&quot;/&gt;&lt;wsp:rsid wsp:val=&quot;00FC1B63&quot;/&gt;&lt;wsp:rsid wsp:val=&quot;00FC1C0A&quot;/&gt;&lt;wsp:rsid wsp:val=&quot;00FC34BC&quot;/&gt;&lt;wsp:rsid wsp:val=&quot;00FC4BD5&quot;/&gt;&lt;wsp:rsid wsp:val=&quot;00FC5252&quot;/&gt;&lt;wsp:rsid wsp:val=&quot;00FC6003&quot;/&gt;&lt;wsp:rsid wsp:val=&quot;00FC687F&quot;/&gt;&lt;wsp:rsid wsp:val=&quot;00FC6A59&quot;/&gt;&lt;wsp:rsid wsp:val=&quot;00FC6EE4&quot;/&gt;&lt;wsp:rsid wsp:val=&quot;00FC754F&quot;/&gt;&lt;wsp:rsid wsp:val=&quot;00FC77CD&quot;/&gt;&lt;wsp:rsid wsp:val=&quot;00FC7EAB&quot;/&gt;&lt;wsp:rsid wsp:val=&quot;00FC9BC1&quot;/&gt;&lt;wsp:rsid wsp:val=&quot;00FD11EA&quot;/&gt;&lt;wsp:rsid wsp:val=&quot;00FD22EF&quot;/&gt;&lt;wsp:rsid wsp:val=&quot;00FD2C87&quot;/&gt;&lt;wsp:rsid wsp:val=&quot;00FD3A16&quot;/&gt;&lt;wsp:rsid wsp:val=&quot;00FD3A65&quot;/&gt;&lt;wsp:rsid wsp:val=&quot;00FD3D61&quot;/&gt;&lt;wsp:rsid wsp:val=&quot;00FD3E02&quot;/&gt;&lt;wsp:rsid wsp:val=&quot;00FD41F4&quot;/&gt;&lt;wsp:rsid wsp:val=&quot;00FD43A1&quot;/&gt;&lt;wsp:rsid wsp:val=&quot;00FD7128&quot;/&gt;&lt;wsp:rsid wsp:val=&quot;00FD71C6&quot;/&gt;&lt;wsp:rsid wsp:val=&quot;00FE0691&quot;/&gt;&lt;wsp:rsid wsp:val=&quot;00FE0DA4&quot;/&gt;&lt;wsp:rsid wsp:val=&quot;00FE1003&quot;/&gt;&lt;wsp:rsid wsp:val=&quot;00FE1048&quot;/&gt;&lt;wsp:rsid wsp:val=&quot;00FE25E9&quot;/&gt;&lt;wsp:rsid wsp:val=&quot;00FE26B7&quot;/&gt;&lt;wsp:rsid wsp:val=&quot;00FE2D23&quot;/&gt;&lt;wsp:rsid wsp:val=&quot;00FE4300&quot;/&gt;&lt;wsp:rsid wsp:val=&quot;00FF1895&quot;/&gt;&lt;wsp:rsid wsp:val=&quot;00FF2928&quot;/&gt;&lt;wsp:rsid wsp:val=&quot;00FF2D27&quot;/&gt;&lt;wsp:rsid wsp:val=&quot;00FF350E&quot;/&gt;&lt;wsp:rsid wsp:val=&quot;00FF537E&quot;/&gt;&lt;wsp:rsid wsp:val=&quot;00FF5469&quot;/&gt;&lt;wsp:rsid wsp:val=&quot;00FF5C2F&quot;/&gt;&lt;wsp:rsid wsp:val=&quot;010450B9&quot;/&gt;&lt;wsp:rsid wsp:val=&quot;0121F4B1&quot;/&gt;&lt;wsp:rsid wsp:val=&quot;0129B13E&quot;/&gt;&lt;wsp:rsid wsp:val=&quot;013069D8&quot;/&gt;&lt;wsp:rsid wsp:val=&quot;0130A030&quot;/&gt;&lt;wsp:rsid wsp:val=&quot;0149DD76&quot;/&gt;&lt;wsp:rsid wsp:val=&quot;014E73CF&quot;/&gt;&lt;wsp:rsid wsp:val=&quot;0151A258&quot;/&gt;&lt;wsp:rsid wsp:val=&quot;015751FD&quot;/&gt;&lt;wsp:rsid wsp:val=&quot;017206AB&quot;/&gt;&lt;wsp:rsid wsp:val=&quot;0173B414&quot;/&gt;&lt;wsp:rsid wsp:val=&quot;01A53B1C&quot;/&gt;&lt;wsp:rsid wsp:val=&quot;01B0B684&quot;/&gt;&lt;wsp:rsid wsp:val=&quot;01BE0DFA&quot;/&gt;&lt;wsp:rsid wsp:val=&quot;01C6BEC3&quot;/&gt;&lt;wsp:rsid wsp:val=&quot;01CDCDDA&quot;/&gt;&lt;wsp:rsid wsp:val=&quot;01CF05AC&quot;/&gt;&lt;wsp:rsid wsp:val=&quot;01D2D207&quot;/&gt;&lt;wsp:rsid wsp:val=&quot;01DD512C&quot;/&gt;&lt;wsp:rsid wsp:val=&quot;01DF1299&quot;/&gt;&lt;wsp:rsid wsp:val=&quot;01F10CE4&quot;/&gt;&lt;wsp:rsid wsp:val=&quot;01FFAB17&quot;/&gt;&lt;wsp:rsid wsp:val=&quot;020377C1&quot;/&gt;&lt;wsp:rsid wsp:val=&quot;0204A70A&quot;/&gt;&lt;wsp:rsid wsp:val=&quot;02288726&quot;/&gt;&lt;wsp:rsid wsp:val=&quot;0232D5C7&quot;/&gt;&lt;wsp:rsid wsp:val=&quot;023AEC42&quot;/&gt;&lt;wsp:rsid wsp:val=&quot;0250C8BD&quot;/&gt;&lt;wsp:rsid wsp:val=&quot;0269054A&quot;/&gt;&lt;wsp:rsid wsp:val=&quot;026C41D9&quot;/&gt;&lt;wsp:rsid wsp:val=&quot;026E7A1F&quot;/&gt;&lt;wsp:rsid wsp:val=&quot;026EB801&quot;/&gt;&lt;wsp:rsid wsp:val=&quot;0284574A&quot;/&gt;&lt;wsp:rsid wsp:val=&quot;028AD715&quot;/&gt;&lt;wsp:rsid wsp:val=&quot;0290CF77&quot;/&gt;&lt;wsp:rsid wsp:val=&quot;02C1E40D&quot;/&gt;&lt;wsp:rsid wsp:val=&quot;02C64415&quot;/&gt;&lt;wsp:rsid wsp:val=&quot;02CC7091&quot;/&gt;&lt;wsp:rsid wsp:val=&quot;02DAADA5&quot;/&gt;&lt;wsp:rsid wsp:val=&quot;02DB9ABE&quot;/&gt;&lt;wsp:rsid wsp:val=&quot;02E7B47A&quot;/&gt;&lt;wsp:rsid wsp:val=&quot;02F7AE3B&quot;/&gt;&lt;wsp:rsid wsp:val=&quot;02FD793E&quot;/&gt;&lt;wsp:rsid wsp:val=&quot;02FE0D7C&quot;/&gt;&lt;wsp:rsid wsp:val=&quot;030AF376&quot;/&gt;&lt;wsp:rsid wsp:val=&quot;030BB258&quot;/&gt;&lt;wsp:rsid wsp:val=&quot;03110D71&quot;/&gt;&lt;wsp:rsid wsp:val=&quot;031B9AE3&quot;/&gt;&lt;wsp:rsid wsp:val=&quot;03219A4F&quot;/&gt;&lt;wsp:rsid wsp:val=&quot;032E108F&quot;/&gt;&lt;wsp:rsid wsp:val=&quot;0333C313&quot;/&gt;&lt;wsp:rsid wsp:val=&quot;033B3CF2&quot;/&gt;&lt;wsp:rsid wsp:val=&quot;034679DA&quot;/&gt;&lt;wsp:rsid wsp:val=&quot;0348F9E3&quot;/&gt;&lt;wsp:rsid wsp:val=&quot;034A5D58&quot;/&gt;&lt;wsp:rsid wsp:val=&quot;034A92E2&quot;/&gt;&lt;wsp:rsid wsp:val=&quot;034D2B4E&quot;/&gt;&lt;wsp:rsid wsp:val=&quot;03540F36&quot;/&gt;&lt;wsp:rsid wsp:val=&quot;03813F84&quot;/&gt;&lt;wsp:rsid wsp:val=&quot;0382B765&quot;/&gt;&lt;wsp:rsid wsp:val=&quot;03864673&quot;/&gt;&lt;wsp:rsid wsp:val=&quot;038A2FB6&quot;/&gt;&lt;wsp:rsid wsp:val=&quot;038E88F9&quot;/&gt;&lt;wsp:rsid wsp:val=&quot;03A13BF0&quot;/&gt;&lt;wsp:rsid wsp:val=&quot;03AA09D5&quot;/&gt;&lt;wsp:rsid wsp:val=&quot;03B108A6&quot;/&gt;&lt;wsp:rsid wsp:val=&quot;03C36422&quot;/&gt;&lt;wsp:rsid wsp:val=&quot;040C6E0A&quot;/&gt;&lt;wsp:rsid wsp:val=&quot;040DF0F2&quot;/&gt;&lt;wsp:rsid wsp:val=&quot;0411DB7A&quot;/&gt;&lt;wsp:rsid wsp:val=&quot;0414F51C&quot;/&gt;&lt;wsp:rsid wsp:val=&quot;0415E905&quot;/&gt;&lt;wsp:rsid wsp:val=&quot;0422801A&quot;/&gt;&lt;wsp:rsid wsp:val=&quot;042301AC&quot;/&gt;&lt;wsp:rsid wsp:val=&quot;042977F3&quot;/&gt;&lt;wsp:rsid wsp:val=&quot;04300181&quot;/&gt;&lt;wsp:rsid wsp:val=&quot;043A16F6&quot;/&gt;&lt;wsp:rsid wsp:val=&quot;0440F1DA&quot;/&gt;&lt;wsp:rsid wsp:val=&quot;0445745A&quot;/&gt;&lt;wsp:rsid wsp:val=&quot;04470636&quot;/&gt;&lt;wsp:rsid wsp:val=&quot;04533308&quot;/&gt;&lt;wsp:rsid wsp:val=&quot;045706AF&quot;/&gt;&lt;wsp:rsid wsp:val=&quot;045EEE69&quot;/&gt;&lt;wsp:rsid wsp:val=&quot;046669CA&quot;/&gt;&lt;wsp:rsid wsp:val=&quot;04767A59&quot;/&gt;&lt;wsp:rsid wsp:val=&quot;047C5C0D&quot;/&gt;&lt;wsp:rsid wsp:val=&quot;048923BF&quot;/&gt;&lt;wsp:rsid wsp:val=&quot;04999548&quot;/&gt;&lt;wsp:rsid wsp:val=&quot;049A6C41&quot;/&gt;&lt;wsp:rsid wsp:val=&quot;049AE75C&quot;/&gt;&lt;wsp:rsid wsp:val=&quot;04B22FCE&quot;/&gt;&lt;wsp:rsid wsp:val=&quot;04C4BD78&quot;/&gt;&lt;wsp:rsid wsp:val=&quot;04C7D96A&quot;/&gt;&lt;wsp:rsid wsp:val=&quot;04CB058B&quot;/&gt;&lt;wsp:rsid wsp:val=&quot;04CF3098&quot;/&gt;&lt;wsp:rsid wsp:val=&quot;04E24A3B&quot;/&gt;&lt;wsp:rsid wsp:val=&quot;04E27679&quot;/&gt;&lt;wsp:rsid wsp:val=&quot;04E4F962&quot;/&gt;&lt;wsp:rsid wsp:val=&quot;04F0D409&quot;/&gt;&lt;wsp:rsid wsp:val=&quot;04F811BF&quot;/&gt;&lt;wsp:rsid wsp:val=&quot;04FF5F61&quot;/&gt;&lt;wsp:rsid wsp:val=&quot;0506F173&quot;/&gt;&lt;wsp:rsid wsp:val=&quot;0508993A&quot;/&gt;&lt;wsp:rsid wsp:val=&quot;0515FA07&quot;/&gt;&lt;wsp:rsid wsp:val=&quot;0519B562&quot;/&gt;&lt;wsp:rsid wsp:val=&quot;0531FCEC&quot;/&gt;&lt;wsp:rsid wsp:val=&quot;0532155F&quot;/&gt;&lt;wsp:rsid wsp:val=&quot;0532D398&quot;/&gt;&lt;wsp:rsid wsp:val=&quot;053AF140&quot;/&gt;&lt;wsp:rsid wsp:val=&quot;05594855&quot;/&gt;&lt;wsp:rsid wsp:val=&quot;05603446&quot;/&gt;&lt;wsp:rsid wsp:val=&quot;0578D6AC&quot;/&gt;&lt;wsp:rsid wsp:val=&quot;0593B074&quot;/&gt;&lt;wsp:rsid wsp:val=&quot;05954721&quot;/&gt;&lt;wsp:rsid wsp:val=&quot;05A0BB7D&quot;/&gt;&lt;wsp:rsid wsp:val=&quot;05B6EC67&quot;/&gt;&lt;wsp:rsid wsp:val=&quot;05BBBB1D&quot;/&gt;&lt;wsp:rsid wsp:val=&quot;05BFA8C1&quot;/&gt;&lt;wsp:rsid wsp:val=&quot;05DDE616&quot;/&gt;&lt;wsp:rsid wsp:val=&quot;05F4B49F&quot;/&gt;&lt;wsp:rsid wsp:val=&quot;060C7C48&quot;/&gt;&lt;wsp:rsid wsp:val=&quot;060D12B3&quot;/&gt;&lt;wsp:rsid wsp:val=&quot;06149287&quot;/&gt;&lt;wsp:rsid wsp:val=&quot;061E03B4&quot;/&gt;&lt;wsp:rsid wsp:val=&quot;06325F6A&quot;/&gt;&lt;wsp:rsid wsp:val=&quot;0637E0FD&quot;/&gt;&lt;wsp:rsid wsp:val=&quot;063B0C54&quot;/&gt;&lt;wsp:rsid wsp:val=&quot;066CF8C5&quot;/&gt;&lt;wsp:rsid wsp:val=&quot;066D9A34&quot;/&gt;&lt;wsp:rsid wsp:val=&quot;0674E067&quot;/&gt;&lt;wsp:rsid wsp:val=&quot;0683A95F&quot;/&gt;&lt;wsp:rsid wsp:val=&quot;06866140&quot;/&gt;&lt;wsp:rsid wsp:val=&quot;069D9677&quot;/&gt;&lt;wsp:rsid wsp:val=&quot;06AAA77A&quot;/&gt;&lt;wsp:rsid wsp:val=&quot;06BAD446&quot;/&gt;&lt;wsp:rsid wsp:val=&quot;06BCF16E&quot;/&gt;&lt;wsp:rsid wsp:val=&quot;06D3389C&quot;/&gt;&lt;wsp:rsid wsp:val=&quot;06E1D762&quot;/&gt;&lt;wsp:rsid wsp:val=&quot;06E46FA3&quot;/&gt;&lt;wsp:rsid wsp:val=&quot;06F1DB64&quot;/&gt;&lt;wsp:rsid wsp:val=&quot;06F92628&quot;/&gt;&lt;wsp:rsid wsp:val=&quot;06F94E72&quot;/&gt;&lt;wsp:rsid wsp:val=&quot;06FEA7C3&quot;/&gt;&lt;wsp:rsid wsp:val=&quot;0703982D&quot;/&gt;&lt;wsp:rsid wsp:val=&quot;070D4D86&quot;/&gt;&lt;wsp:rsid wsp:val=&quot;0717FCBA&quot;/&gt;&lt;wsp:rsid wsp:val=&quot;072ACFC2&quot;/&gt;&lt;wsp:rsid wsp:val=&quot;07363F2B&quot;/&gt;&lt;wsp:rsid wsp:val=&quot;0743BFFF&quot;/&gt;&lt;wsp:rsid wsp:val=&quot;0745E7DA&quot;/&gt;&lt;wsp:rsid wsp:val=&quot;074D5479&quot;/&gt;&lt;wsp:rsid wsp:val=&quot;075832D6&quot;/&gt;&lt;wsp:rsid wsp:val=&quot;075AA26E&quot;/&gt;&lt;wsp:rsid wsp:val=&quot;0766D372&quot;/&gt;&lt;wsp:rsid wsp:val=&quot;077A2BFF&quot;/&gt;&lt;wsp:rsid wsp:val=&quot;077A98C1&quot;/&gt;&lt;wsp:rsid wsp:val=&quot;077FDC19&quot;/&gt;&lt;wsp:rsid wsp:val=&quot;0784F861&quot;/&gt;&lt;wsp:rsid wsp:val=&quot;07890ADB&quot;/&gt;&lt;wsp:rsid wsp:val=&quot;079FE1B4&quot;/&gt;&lt;wsp:rsid wsp:val=&quot;07B65E54&quot;/&gt;&lt;wsp:rsid wsp:val=&quot;07CFC2E7&quot;/&gt;&lt;wsp:rsid wsp:val=&quot;07DA092C&quot;/&gt;&lt;wsp:rsid wsp:val=&quot;07DBD4E3&quot;/&gt;&lt;wsp:rsid wsp:val=&quot;07DC3A85&quot;/&gt;&lt;wsp:rsid wsp:val=&quot;07FF895A&quot;/&gt;&lt;wsp:rsid wsp:val=&quot;08008133&quot;/&gt;&lt;wsp:rsid wsp:val=&quot;0808B889&quot;/&gt;&lt;wsp:rsid wsp:val=&quot;080E5933&quot;/&gt;&lt;wsp:rsid wsp:val=&quot;080F3BC6&quot;/&gt;&lt;wsp:rsid wsp:val=&quot;081C9A24&quot;/&gt;&lt;wsp:rsid wsp:val=&quot;081F3386&quot;/&gt;&lt;wsp:rsid wsp:val=&quot;08223236&quot;/&gt;&lt;wsp:rsid wsp:val=&quot;08296A5B&quot;/&gt;&lt;wsp:rsid wsp:val=&quot;0845623A&quot;/&gt;&lt;wsp:rsid wsp:val=&quot;08467FBB&quot;/&gt;&lt;wsp:rsid wsp:val=&quot;084ADC1C&quot;/&gt;&lt;wsp:rsid wsp:val=&quot;0851BD15&quot;/&gt;&lt;wsp:rsid wsp:val=&quot;0853F072&quot;/&gt;&lt;wsp:rsid wsp:val=&quot;0854D757&quot;/&gt;&lt;wsp:rsid wsp:val=&quot;08607F0C&quot;/&gt;&lt;wsp:rsid wsp:val=&quot;086673B5&quot;/&gt;&lt;wsp:rsid wsp:val=&quot;0872E391&quot;/&gt;&lt;wsp:rsid wsp:val=&quot;0886B405&quot;/&gt;&lt;wsp:rsid wsp:val=&quot;08972F86&quot;/&gt;&lt;wsp:rsid wsp:val=&quot;08AEA4A6&quot;/&gt;&lt;wsp:rsid wsp:val=&quot;08AF6CC3&quot;/&gt;&lt;wsp:rsid wsp:val=&quot;08B24194&quot;/&gt;&lt;wsp:rsid wsp:val=&quot;08BB2A4B&quot;/&gt;&lt;wsp:rsid wsp:val=&quot;08BC6C8A&quot;/&gt;&lt;wsp:rsid wsp:val=&quot;08BF58DB&quot;/&gt;&lt;wsp:rsid wsp:val=&quot;08CBCF8D&quot;/&gt;&lt;wsp:rsid wsp:val=&quot;08D49EC5&quot;/&gt;&lt;wsp:rsid wsp:val=&quot;08FA2A55&quot;/&gt;&lt;wsp:rsid wsp:val=&quot;091052A4&quot;/&gt;&lt;wsp:rsid wsp:val=&quot;0911C0CA&quot;/&gt;&lt;wsp:rsid wsp:val=&quot;0926CD8F&quot;/&gt;&lt;wsp:rsid wsp:val=&quot;092AC66D&quot;/&gt;&lt;wsp:rsid wsp:val=&quot;092B5E25&quot;/&gt;&lt;wsp:rsid wsp:val=&quot;0945AD32&quot;/&gt;&lt;wsp:rsid wsp:val=&quot;094F6E1A&quot;/&gt;&lt;wsp:rsid wsp:val=&quot;0951D881&quot;/&gt;&lt;wsp:rsid wsp:val=&quot;0953CC14&quot;/&gt;&lt;wsp:rsid wsp:val=&quot;09711BD4&quot;/&gt;&lt;wsp:rsid wsp:val=&quot;09712228&quot;/&gt;&lt;wsp:rsid wsp:val=&quot;097B9DE6&quot;/&gt;&lt;wsp:rsid wsp:val=&quot;097EC881&quot;/&gt;&lt;wsp:rsid wsp:val=&quot;09858040&quot;/&gt;&lt;wsp:rsid wsp:val=&quot;099205D9&quot;/&gt;&lt;wsp:rsid wsp:val=&quot;099BAEE5&quot;/&gt;&lt;wsp:rsid wsp:val=&quot;09B1DF94&quot;/&gt;&lt;wsp:rsid wsp:val=&quot;09B94100&quot;/&gt;&lt;wsp:rsid wsp:val=&quot;09BAB864&quot;/&gt;&lt;wsp:rsid wsp:val=&quot;09BC73CD&quot;/&gt;&lt;wsp:rsid wsp:val=&quot;09C76CA4&quot;/&gt;&lt;wsp:rsid wsp:val=&quot;09C91FDF&quot;/&gt;&lt;wsp:rsid wsp:val=&quot;09C990AD&quot;/&gt;&lt;wsp:rsid wsp:val=&quot;09CAB5DA&quot;/&gt;&lt;wsp:rsid wsp:val=&quot;09D2F0DE&quot;/&gt;&lt;wsp:rsid wsp:val=&quot;09DA6296&quot;/&gt;&lt;wsp:rsid wsp:val=&quot;09DCB4FC&quot;/&gt;&lt;wsp:rsid wsp:val=&quot;09FB9ED5&quot;/&gt;&lt;wsp:rsid wsp:val=&quot;0A000233&quot;/&gt;&lt;wsp:rsid wsp:val=&quot;0A0FCEEB&quot;/&gt;&lt;wsp:rsid wsp:val=&quot;0A1E51EC&quot;/&gt;&lt;wsp:rsid wsp:val=&quot;0A217F3A&quot;/&gt;&lt;wsp:rsid wsp:val=&quot;0A234281&quot;/&gt;&lt;wsp:rsid wsp:val=&quot;0A24B78F&quot;/&gt;&lt;wsp:rsid wsp:val=&quot;0A2BC8D7&quot;/&gt;&lt;wsp:rsid wsp:val=&quot;0A2C732A&quot;/&gt;&lt;wsp:rsid wsp:val=&quot;0A2CF4FD&quot;/&gt;&lt;wsp:rsid wsp:val=&quot;0A33AAC1&quot;/&gt;&lt;wsp:rsid wsp:val=&quot;0A53AE70&quot;/&gt;&lt;wsp:rsid wsp:val=&quot;0A5722BF&quot;/&gt;&lt;wsp:rsid wsp:val=&quot;0A57CF80&quot;/&gt;&lt;wsp:rsid wsp:val=&quot;0A638ED1&quot;/&gt;&lt;wsp:rsid wsp:val=&quot;0A6692FF&quot;/&gt;&lt;wsp:rsid wsp:val=&quot;0A67EDFB&quot;/&gt;&lt;wsp:rsid wsp:val=&quot;0A74C12D&quot;/&gt;&lt;wsp:rsid wsp:val=&quot;0A770094&quot;/&gt;&lt;wsp:rsid wsp:val=&quot;0A956B67&quot;/&gt;&lt;wsp:rsid wsp:val=&quot;0A96762D&quot;/&gt;&lt;wsp:rsid wsp:val=&quot;0AA50202&quot;/&gt;&lt;wsp:rsid wsp:val=&quot;0AB82AE4&quot;/&gt;&lt;wsp:rsid wsp:val=&quot;0AB8C452&quot;/&gt;&lt;wsp:rsid wsp:val=&quot;0AC78424&quot;/&gt;&lt;wsp:rsid wsp:val=&quot;0AD06F1F&quot;/&gt;&lt;wsp:rsid wsp:val=&quot;0AD4C671&quot;/&gt;&lt;wsp:rsid wsp:val=&quot;0ADE9B2F&quot;/&gt;&lt;wsp:rsid wsp:val=&quot;0AEB0365&quot;/&gt;&lt;wsp:rsid wsp:val=&quot;0B04B9BF&quot;/&gt;&lt;wsp:rsid wsp:val=&quot;0B05F37F&quot;/&gt;&lt;wsp:rsid wsp:val=&quot;0B0C3D7B&quot;/&gt;&lt;wsp:rsid wsp:val=&quot;0B1C114A&quot;/&gt;&lt;wsp:rsid wsp:val=&quot;0B201A15&quot;/&gt;&lt;wsp:rsid wsp:val=&quot;0B211EB2&quot;/&gt;&lt;wsp:rsid wsp:val=&quot;0B238B16&quot;/&gt;&lt;wsp:rsid wsp:val=&quot;0B23F91B&quot;/&gt;&lt;wsp:rsid wsp:val=&quot;0B2907A6&quot;/&gt;&lt;wsp:rsid wsp:val=&quot;0B32D086&quot;/&gt;&lt;wsp:rsid wsp:val=&quot;0B44120B&quot;/&gt;&lt;wsp:rsid wsp:val=&quot;0B5BAF19&quot;/&gt;&lt;wsp:rsid wsp:val=&quot;0B715AD0&quot;/&gt;&lt;wsp:rsid wsp:val=&quot;0B720AB8&quot;/&gt;&lt;wsp:rsid wsp:val=&quot;0B7632F7&quot;/&gt;&lt;wsp:rsid wsp:val=&quot;0B8D3B30&quot;/&gt;&lt;wsp:rsid wsp:val=&quot;0BA000CE&quot;/&gt;&lt;wsp:rsid wsp:val=&quot;0BA2FABF&quot;/&gt;&lt;wsp:rsid wsp:val=&quot;0BAFD7E2&quot;/&gt;&lt;wsp:rsid wsp:val=&quot;0BD18863&quot;/&gt;&lt;wsp:rsid wsp:val=&quot;0BD4109F&quot;/&gt;&lt;wsp:rsid wsp:val=&quot;0BE314B9&quot;/&gt;&lt;wsp:rsid wsp:val=&quot;0BEB6048&quot;/&gt;&lt;wsp:rsid wsp:val=&quot;0BEC0D65&quot;/&gt;&lt;wsp:rsid wsp:val=&quot;0BF05876&quot;/&gt;&lt;wsp:rsid wsp:val=&quot;0C080E1E&quot;/&gt;&lt;wsp:rsid wsp:val=&quot;0C167B31&quot;/&gt;&lt;wsp:rsid wsp:val=&quot;0C2E1391&quot;/&gt;&lt;wsp:rsid wsp:val=&quot;0C305DB3&quot;/&gt;&lt;wsp:rsid wsp:val=&quot;0C481AC2&quot;/&gt;&lt;wsp:rsid wsp:val=&quot;0C5CFBD2&quot;/&gt;&lt;wsp:rsid wsp:val=&quot;0C7EA6A7&quot;/&gt;&lt;wsp:rsid wsp:val=&quot;0C8F7012&quot;/&gt;&lt;wsp:rsid wsp:val=&quot;0CA24B00&quot;/&gt;&lt;wsp:rsid wsp:val=&quot;0CA32A0C&quot;/&gt;&lt;wsp:rsid wsp:val=&quot;0CA6888A&quot;/&gt;&lt;wsp:rsid wsp:val=&quot;0CB96353&quot;/&gt;&lt;wsp:rsid wsp:val=&quot;0CD782CE&quot;/&gt;&lt;wsp:rsid wsp:val=&quot;0CE4E65F&quot;/&gt;&lt;wsp:rsid wsp:val=&quot;0CE6E592&quot;/&gt;&lt;wsp:rsid wsp:val=&quot;0CEAB12C&quot;/&gt;&lt;wsp:rsid wsp:val=&quot;0CEC3B21&quot;/&gt;&lt;wsp:rsid wsp:val=&quot;0CED5ABB&quot;/&gt;&lt;wsp:rsid wsp:val=&quot;0D008CC6&quot;/&gt;&lt;wsp:rsid wsp:val=&quot;0D0577CC&quot;/&gt;&lt;wsp:rsid wsp:val=&quot;0D1B86D9&quot;/&gt;&lt;wsp:rsid wsp:val=&quot;0D361F4A&quot;/&gt;&lt;wsp:rsid wsp:val=&quot;0D37BBF1&quot;/&gt;&lt;wsp:rsid wsp:val=&quot;0D4C2ADA&quot;/&gt;&lt;wsp:rsid wsp:val=&quot;0D4D94F0&quot;/&gt;&lt;wsp:rsid wsp:val=&quot;0D4F3728&quot;/&gt;&lt;wsp:rsid wsp:val=&quot;0D4F9C9F&quot;/&gt;&lt;wsp:rsid wsp:val=&quot;0D5263C5&quot;/&gt;&lt;wsp:rsid wsp:val=&quot;0D5BA78C&quot;/&gt;&lt;wsp:rsid wsp:val=&quot;0D642F05&quot;/&gt;&lt;wsp:rsid wsp:val=&quot;0D69FAA4&quot;/&gt;&lt;wsp:rsid wsp:val=&quot;0D897BF5&quot;/&gt;&lt;wsp:rsid wsp:val=&quot;0D8A4C48&quot;/&gt;&lt;wsp:rsid wsp:val=&quot;0D9950B2&quot;/&gt;&lt;wsp:rsid wsp:val=&quot;0DAA1A65&quot;/&gt;&lt;wsp:rsid wsp:val=&quot;0DAD4AF7&quot;/&gt;&lt;wsp:rsid wsp:val=&quot;0DB8C220&quot;/&gt;&lt;wsp:rsid wsp:val=&quot;0DC3E9CF&quot;/&gt;&lt;wsp:rsid wsp:val=&quot;0DC419A7&quot;/&gt;&lt;wsp:rsid wsp:val=&quot;0DCA9B2C&quot;/&gt;&lt;wsp:rsid wsp:val=&quot;0DCC83D7&quot;/&gt;&lt;wsp:rsid wsp:val=&quot;0DF1E57F&quot;/&gt;&lt;wsp:rsid wsp:val=&quot;0DF87171&quot;/&gt;&lt;wsp:rsid wsp:val=&quot;0DFB7B23&quot;/&gt;&lt;wsp:rsid wsp:val=&quot;0DFD1394&quot;/&gt;&lt;wsp:rsid wsp:val=&quot;0E032B1B&quot;/&gt;&lt;wsp:rsid wsp:val=&quot;0E078139&quot;/&gt;&lt;wsp:rsid wsp:val=&quot;0E0F9545&quot;/&gt;&lt;wsp:rsid wsp:val=&quot;0E10EEDB&quot;/&gt;&lt;wsp:rsid wsp:val=&quot;0E23A8D5&quot;/&gt;&lt;wsp:rsid wsp:val=&quot;0E2A1E68&quot;/&gt;&lt;wsp:rsid wsp:val=&quot;0E41EDAE&quot;/&gt;&lt;wsp:rsid wsp:val=&quot;0E432DEA&quot;/&gt;&lt;wsp:rsid wsp:val=&quot;0E50DBED&quot;/&gt;&lt;wsp:rsid wsp:val=&quot;0E593E46&quot;/&gt;&lt;wsp:rsid wsp:val=&quot;0E71EDC6&quot;/&gt;&lt;wsp:rsid wsp:val=&quot;0E7464C6&quot;/&gt;&lt;wsp:rsid wsp:val=&quot;0E7F86E0&quot;/&gt;&lt;wsp:rsid wsp:val=&quot;0E8A9501&quot;/&gt;&lt;wsp:rsid wsp:val=&quot;0E8C7B8C&quot;/&gt;&lt;wsp:rsid wsp:val=&quot;0EA4268D&quot;/&gt;&lt;wsp:rsid wsp:val=&quot;0EB9A84D&quot;/&gt;&lt;wsp:rsid wsp:val=&quot;0EBB374D&quot;/&gt;&lt;wsp:rsid wsp:val=&quot;0EC094DF&quot;/&gt;&lt;wsp:rsid wsp:val=&quot;0EC4EA40&quot;/&gt;&lt;wsp:rsid wsp:val=&quot;0ED3776E&quot;/&gt;&lt;wsp:rsid wsp:val=&quot;0ED67168&quot;/&gt;&lt;wsp:rsid wsp:val=&quot;0ED76942&quot;/&gt;&lt;wsp:rsid wsp:val=&quot;0EDF6981&quot;/&gt;&lt;wsp:rsid wsp:val=&quot;0EE2E5D5&quot;/&gt;&lt;wsp:rsid wsp:val=&quot;0EE51088&quot;/&gt;&lt;wsp:rsid wsp:val=&quot;0EE59FD4&quot;/&gt;&lt;wsp:rsid wsp:val=&quot;0EF8574A&quot;/&gt;&lt;wsp:rsid wsp:val=&quot;0EFA1DE5&quot;/&gt;&lt;wsp:rsid wsp:val=&quot;0F001519&quot;/&gt;&lt;wsp:rsid wsp:val=&quot;0F0330B7&quot;/&gt;&lt;wsp:rsid wsp:val=&quot;0F05AC7B&quot;/&gt;&lt;wsp:rsid wsp:val=&quot;0F12BF41&quot;/&gt;&lt;wsp:rsid wsp:val=&quot;0F20D484&quot;/&gt;&lt;wsp:rsid wsp:val=&quot;0F2F02BA&quot;/&gt;&lt;wsp:rsid wsp:val=&quot;0F41F312&quot;/&gt;&lt;wsp:rsid wsp:val=&quot;0F4F4780&quot;/&gt;&lt;wsp:rsid wsp:val=&quot;0F65DA7F&quot;/&gt;&lt;wsp:rsid wsp:val=&quot;0F75D7A7&quot;/&gt;&lt;wsp:rsid wsp:val=&quot;0F850F21&quot;/&gt;&lt;wsp:rsid wsp:val=&quot;0F865FFF&quot;/&gt;&lt;wsp:rsid wsp:val=&quot;0F92E011&quot;/&gt;&lt;wsp:rsid wsp:val=&quot;0F98E265&quot;/&gt;&lt;wsp:rsid wsp:val=&quot;0F99C4EF&quot;/&gt;&lt;wsp:rsid wsp:val=&quot;0FA704F0&quot;/&gt;&lt;wsp:rsid wsp:val=&quot;0FAA74D7&quot;/&gt;&lt;wsp:rsid wsp:val=&quot;0FB2C609&quot;/&gt;&lt;wsp:rsid wsp:val=&quot;0FCAA606&quot;/&gt;&lt;wsp:rsid wsp:val=&quot;0FD6681C&quot;/&gt;&lt;wsp:rsid wsp:val=&quot;0FD7B88C&quot;/&gt;&lt;wsp:rsid wsp:val=&quot;0FEBAD20&quot;/&gt;&lt;wsp:rsid wsp:val=&quot;0FED712E&quot;/&gt;&lt;wsp:rsid wsp:val=&quot;0FF08511&quot;/&gt;&lt;wsp:rsid wsp:val=&quot;0FF4BFFF&quot;/&gt;&lt;wsp:rsid wsp:val=&quot;0FFE94AE&quot;/&gt;&lt;wsp:rsid wsp:val=&quot;100340EB&quot;/&gt;&lt;wsp:rsid wsp:val=&quot;100C5C66&quot;/&gt;&lt;wsp:rsid wsp:val=&quot;10103527&quot;/&gt;&lt;wsp:rsid wsp:val=&quot;1027087C&quot;/&gt;&lt;wsp:rsid wsp:val=&quot;102CC4E9&quot;/&gt;&lt;wsp:rsid wsp:val=&quot;1031D56D&quot;/&gt;&lt;wsp:rsid wsp:val=&quot;1036BEF2&quot;/&gt;&lt;wsp:rsid wsp:val=&quot;105189C0&quot;/&gt;&lt;wsp:rsid wsp:val=&quot;105913C2&quot;/&gt;&lt;wsp:rsid wsp:val=&quot;107E4C26&quot;/&gt;&lt;wsp:rsid wsp:val=&quot;108E8EBC&quot;/&gt;&lt;wsp:rsid wsp:val=&quot;10918166&quot;/&gt;&lt;wsp:rsid wsp:val=&quot;109DF415&quot;/&gt;&lt;wsp:rsid wsp:val=&quot;10A2E088&quot;/&gt;&lt;wsp:rsid wsp:val=&quot;10AB1C83&quot;/&gt;&lt;wsp:rsid wsp:val=&quot;10B7F6A4&quot;/&gt;&lt;wsp:rsid wsp:val=&quot;10BABD56&quot;/&gt;&lt;wsp:rsid wsp:val=&quot;10C8D5E7&quot;/&gt;&lt;wsp:rsid wsp:val=&quot;10D77977&quot;/&gt;&lt;wsp:rsid wsp:val=&quot;10DDAD45&quot;/&gt;&lt;wsp:rsid wsp:val=&quot;10FBB693&quot;/&gt;&lt;wsp:rsid wsp:val=&quot;10FE75DA&quot;/&gt;&lt;wsp:rsid wsp:val=&quot;110184B4&quot;/&gt;&lt;wsp:rsid wsp:val=&quot;1101C47D&quot;/&gt;&lt;wsp:rsid wsp:val=&quot;1106784D&quot;/&gt;&lt;wsp:rsid wsp:val=&quot;1139006C&quot;/&gt;&lt;wsp:rsid wsp:val=&quot;114053B9&quot;/&gt;&lt;wsp:rsid wsp:val=&quot;114179ED&quot;/&gt;&lt;wsp:rsid wsp:val=&quot;1147A886&quot;/&gt;&lt;wsp:rsid wsp:val=&quot;114EBCDA&quot;/&gt;&lt;wsp:rsid wsp:val=&quot;1152CA51&quot;/&gt;&lt;wsp:rsid wsp:val=&quot;115AB760&quot;/&gt;&lt;wsp:rsid wsp:val=&quot;116A273F&quot;/&gt;&lt;wsp:rsid wsp:val=&quot;1170940D&quot;/&gt;&lt;wsp:rsid wsp:val=&quot;1179F9AD&quot;/&gt;&lt;wsp:rsid wsp:val=&quot;117AC36F&quot;/&gt;&lt;wsp:rsid wsp:val=&quot;1183740E&quot;/&gt;&lt;wsp:rsid wsp:val=&quot;119A650F&quot;/&gt;&lt;wsp:rsid wsp:val=&quot;119C77B1&quot;/&gt;&lt;wsp:rsid wsp:val=&quot;11A21AFC&quot;/&gt;&lt;wsp:rsid wsp:val=&quot;11A8475A&quot;/&gt;&lt;wsp:rsid wsp:val=&quot;11AC0588&quot;/&gt;&lt;wsp:rsid wsp:val=&quot;11AF94B1&quot;/&gt;&lt;wsp:rsid wsp:val=&quot;11B37A4A&quot;/&gt;&lt;wsp:rsid wsp:val=&quot;11BC9A5F&quot;/&gt;&lt;wsp:rsid wsp:val=&quot;11C4EB91&quot;/&gt;&lt;wsp:rsid wsp:val=&quot;11D43F8C&quot;/&gt;&lt;wsp:rsid wsp:val=&quot;11D7A47D&quot;/&gt;&lt;wsp:rsid wsp:val=&quot;11DC1F4A&quot;/&gt;&lt;wsp:rsid wsp:val=&quot;11E89B8E&quot;/&gt;&lt;wsp:rsid wsp:val=&quot;11EA55A1&quot;/&gt;&lt;wsp:rsid wsp:val=&quot;11F00AF0&quot;/&gt;&lt;wsp:rsid wsp:val=&quot;120AE29B&quot;/&gt;&lt;wsp:rsid wsp:val=&quot;120FDAC8&quot;/&gt;&lt;wsp:rsid wsp:val=&quot;12138A5A&quot;/&gt;&lt;wsp:rsid wsp:val=&quot;12159432&quot;/&gt;&lt;wsp:rsid wsp:val=&quot;121B47F8&quot;/&gt;&lt;wsp:rsid wsp:val=&quot;121D27C4&quot;/&gt;&lt;wsp:rsid wsp:val=&quot;12264D1E&quot;/&gt;&lt;wsp:rsid wsp:val=&quot;122963D1&quot;/&gt;&lt;wsp:rsid wsp:val=&quot;123ECD95&quot;/&gt;&lt;wsp:rsid wsp:val=&quot;1242DD65&quot;/&gt;&lt;wsp:rsid wsp:val=&quot;1245EE8E&quot;/&gt;&lt;wsp:rsid wsp:val=&quot;1263412C&quot;/&gt;&lt;wsp:rsid wsp:val=&quot;12658F8B&quot;/&gt;&lt;wsp:rsid wsp:val=&quot;1270D22A&quot;/&gt;&lt;wsp:rsid wsp:val=&quot;127634F8&quot;/&gt;&lt;wsp:rsid wsp:val=&quot;1285B25E&quot;/&gt;&lt;wsp:rsid wsp:val=&quot;1294BF17&quot;/&gt;&lt;wsp:rsid wsp:val=&quot;12B075E0&quot;/&gt;&lt;wsp:rsid wsp:val=&quot;12B1CCEC&quot;/&gt;&lt;wsp:rsid wsp:val=&quot;12B3225B&quot;/&gt;&lt;wsp:rsid wsp:val=&quot;12DD1E1E&quot;/&gt;&lt;wsp:rsid wsp:val=&quot;12E78003&quot;/&gt;&lt;wsp:rsid wsp:val=&quot;1305F41A&quot;/&gt;&lt;wsp:rsid wsp:val=&quot;132A01FF&quot;/&gt;&lt;wsp:rsid wsp:val=&quot;13353F66&quot;/&gt;&lt;wsp:rsid wsp:val=&quot;1338DED7&quot;/&gt;&lt;wsp:rsid wsp:val=&quot;133DF3A7&quot;/&gt;&lt;wsp:rsid wsp:val=&quot;136AA973&quot;/&gt;&lt;wsp:rsid wsp:val=&quot;1370D161&quot;/&gt;&lt;wsp:rsid wsp:val=&quot;1377EFAB&quot;/&gt;&lt;wsp:rsid wsp:val=&quot;137AE06E&quot;/&gt;&lt;wsp:rsid wsp:val=&quot;13C144D1&quot;/&gt;&lt;wsp:rsid wsp:val=&quot;13C1CE03&quot;/&gt;&lt;wsp:rsid wsp:val=&quot;13CFBFA0&quot;/&gt;&lt;wsp:rsid wsp:val=&quot;13D35570&quot;/&gt;&lt;wsp:rsid wsp:val=&quot;13E88430&quot;/&gt;&lt;wsp:rsid wsp:val=&quot;13F19272&quot;/&gt;&lt;wsp:rsid wsp:val=&quot;13F96E80&quot;/&gt;&lt;wsp:rsid wsp:val=&quot;13F971DA&quot;/&gt;&lt;wsp:rsid wsp:val=&quot;14044506&quot;/&gt;&lt;wsp:rsid wsp:val=&quot;140959C8&quot;/&gt;&lt;wsp:rsid wsp:val=&quot;140A1284&quot;/&gt;&lt;wsp:rsid wsp:val=&quot;140A2432&quot;/&gt;&lt;wsp:rsid wsp:val=&quot;1412AF24&quot;/&gt;&lt;wsp:rsid wsp:val=&quot;14141F17&quot;/&gt;&lt;wsp:rsid wsp:val=&quot;1418AE5E&quot;/&gt;&lt;wsp:rsid wsp:val=&quot;141BE150&quot;/&gt;&lt;wsp:rsid wsp:val=&quot;141C8891&quot;/&gt;&lt;wsp:rsid wsp:val=&quot;14232550&quot;/&gt;&lt;wsp:rsid wsp:val=&quot;1427450D&quot;/&gt;&lt;wsp:rsid wsp:val=&quot;142B8BD5&quot;/&gt;&lt;wsp:rsid wsp:val=&quot;14308F78&quot;/&gt;&lt;wsp:rsid wsp:val=&quot;1439C442&quot;/&gt;&lt;wsp:rsid wsp:val=&quot;143CE616&quot;/&gt;&lt;wsp:rsid wsp:val=&quot;146825EB&quot;/&gt;&lt;wsp:rsid wsp:val=&quot;146D5DCB&quot;/&gt;&lt;wsp:rsid wsp:val=&quot;1482C941&quot;/&gt;&lt;wsp:rsid wsp:val=&quot;148405FE&quot;/&gt;&lt;wsp:rsid wsp:val=&quot;148DCF42&quot;/&gt;&lt;wsp:rsid wsp:val=&quot;149216DC&quot;/&gt;&lt;wsp:rsid wsp:val=&quot;149A71F3&quot;/&gt;&lt;wsp:rsid wsp:val=&quot;149C5544&quot;/&gt;&lt;wsp:rsid wsp:val=&quot;149ED12B&quot;/&gt;&lt;wsp:rsid wsp:val=&quot;14A32BFF&quot;/&gt;&lt;wsp:rsid wsp:val=&quot;14A3613C&quot;/&gt;&lt;wsp:rsid wsp:val=&quot;14A7BC4E&quot;/&gt;&lt;wsp:rsid wsp:val=&quot;14A9D93F&quot;/&gt;&lt;wsp:rsid wsp:val=&quot;14AECBE7&quot;/&gt;&lt;wsp:rsid wsp:val=&quot;14C14D19&quot;/&gt;&lt;wsp:rsid wsp:val=&quot;14D6392B&quot;/&gt;&lt;wsp:rsid wsp:val=&quot;14D717D6&quot;/&gt;&lt;wsp:rsid wsp:val=&quot;14E35A59&quot;/&gt;&lt;wsp:rsid wsp:val=&quot;150338C6&quot;/&gt;&lt;wsp:rsid wsp:val=&quot;150AA2F2&quot;/&gt;&lt;wsp:rsid wsp:val=&quot;150DA6A5&quot;/&gt;&lt;wsp:rsid wsp:val=&quot;1510B88A&quot;/&gt;&lt;wsp:rsid wsp:val=&quot;15122C75&quot;/&gt;&lt;wsp:rsid wsp:val=&quot;151FA016&quot;/&gt;&lt;wsp:rsid wsp:val=&quot;1524C061&quot;/&gt;&lt;wsp:rsid wsp:val=&quot;1553A6BD&quot;/&gt;&lt;wsp:rsid wsp:val=&quot;1554F43F&quot;/&gt;&lt;wsp:rsid wsp:val=&quot;1566AB7D&quot;/&gt;&lt;wsp:rsid wsp:val=&quot;15715B3D&quot;/&gt;&lt;wsp:rsid wsp:val=&quot;15780A55&quot;/&gt;&lt;wsp:rsid wsp:val=&quot;157DD876&quot;/&gt;&lt;wsp:rsid wsp:val=&quot;15925CB9&quot;/&gt;&lt;wsp:rsid wsp:val=&quot;15937C72&quot;/&gt;&lt;wsp:rsid wsp:val=&quot;1595AB20&quot;/&gt;&lt;wsp:rsid wsp:val=&quot;1596D54C&quot;/&gt;&lt;wsp:rsid wsp:val=&quot;1597BAFC&quot;/&gt;&lt;wsp:rsid wsp:val=&quot;159926A5&quot;/&gt;&lt;wsp:rsid wsp:val=&quot;15A02818&quot;/&gt;&lt;wsp:rsid wsp:val=&quot;15AD0AB3&quot;/&gt;&lt;wsp:rsid wsp:val=&quot;15B769DA&quot;/&gt;&lt;wsp:rsid wsp:val=&quot;15BBB3F8&quot;/&gt;&lt;wsp:rsid wsp:val=&quot;15ED2E69&quot;/&gt;&lt;wsp:rsid wsp:val=&quot;15EF4F7C&quot;/&gt;&lt;wsp:rsid wsp:val=&quot;160F15A2&quot;/&gt;&lt;wsp:rsid wsp:val=&quot;160FE214&quot;/&gt;&lt;wsp:rsid wsp:val=&quot;1613787F&quot;/&gt;&lt;wsp:rsid wsp:val=&quot;16288B42&quot;/&gt;&lt;wsp:rsid wsp:val=&quot;16429F88&quot;/&gt;&lt;wsp:rsid wsp:val=&quot;1646ABFD&quot;/&gt;&lt;wsp:rsid wsp:val=&quot;16551867&quot;/&gt;&lt;wsp:rsid wsp:val=&quot;167803A0&quot;/&gt;&lt;wsp:rsid wsp:val=&quot;16788FF5&quot;/&gt;&lt;wsp:rsid wsp:val=&quot;167A273C&quot;/&gt;&lt;wsp:rsid wsp:val=&quot;168003F1&quot;/&gt;&lt;wsp:rsid wsp:val=&quot;16847971&quot;/&gt;&lt;wsp:rsid wsp:val=&quot;168E9537&quot;/&gt;&lt;wsp:rsid wsp:val=&quot;16952BE3&quot;/&gt;&lt;wsp:rsid wsp:val=&quot;16987555&quot;/&gt;&lt;wsp:rsid wsp:val=&quot;169E1000&quot;/&gt;&lt;wsp:rsid wsp:val=&quot;16A25596&quot;/&gt;&lt;wsp:rsid wsp:val=&quot;16A4ECFF&quot;/&gt;&lt;wsp:rsid wsp:val=&quot;16A75313&quot;/&gt;&lt;wsp:rsid wsp:val=&quot;16B8E59E&quot;/&gt;&lt;wsp:rsid wsp:val=&quot;16BAAE82&quot;/&gt;&lt;wsp:rsid wsp:val=&quot;16C6E4E3&quot;/&gt;&lt;wsp:rsid wsp:val=&quot;16CD3B63&quot;/&gt;&lt;wsp:rsid wsp:val=&quot;16D6A3E3&quot;/&gt;&lt;wsp:rsid wsp:val=&quot;16E0C9C8&quot;/&gt;&lt;wsp:rsid wsp:val=&quot;16E9E3EE&quot;/&gt;&lt;wsp:rsid wsp:val=&quot;16EF69D6&quot;/&gt;&lt;wsp:rsid wsp:val=&quot;170830EC&quot;/&gt;&lt;wsp:rsid wsp:val=&quot;170A83F6&quot;/&gt;&lt;wsp:rsid wsp:val=&quot;170B1B6E&quot;/&gt;&lt;wsp:rsid wsp:val=&quot;170D1CB2&quot;/&gt;&lt;wsp:rsid wsp:val=&quot;171CF474&quot;/&gt;&lt;wsp:rsid wsp:val=&quot;171D9367&quot;/&gt;&lt;wsp:rsid wsp:val=&quot;17286718&quot;/&gt;&lt;wsp:rsid wsp:val=&quot;172DFEA7&quot;/&gt;&lt;wsp:rsid wsp:val=&quot;172ECE1D&quot;/&gt;&lt;wsp:rsid wsp:val=&quot;172FB384&quot;/&gt;&lt;wsp:rsid wsp:val=&quot;1746F65A&quot;/&gt;&lt;wsp:rsid wsp:val=&quot;174D6CD3&quot;/&gt;&lt;wsp:rsid wsp:val=&quot;175918CE&quot;/&gt;&lt;wsp:rsid wsp:val=&quot;175AC612&quot;/&gt;&lt;wsp:rsid wsp:val=&quot;1777E4E0&quot;/&gt;&lt;wsp:rsid wsp:val=&quot;1781A7F3&quot;/&gt;&lt;wsp:rsid wsp:val=&quot;1792AE69&quot;/&gt;&lt;wsp:rsid wsp:val=&quot;179F538A&quot;/&gt;&lt;wsp:rsid wsp:val=&quot;17B0FA64&quot;/&gt;&lt;wsp:rsid wsp:val=&quot;17B3839E&quot;/&gt;&lt;wsp:rsid wsp:val=&quot;17BAFBBD&quot;/&gt;&lt;wsp:rsid wsp:val=&quot;17C13C85&quot;/&gt;&lt;wsp:rsid wsp:val=&quot;17CF8FE1&quot;/&gt;&lt;wsp:rsid wsp:val=&quot;17E827D2&quot;/&gt;&lt;wsp:rsid wsp:val=&quot;17E986DE&quot;/&gt;&lt;wsp:rsid wsp:val=&quot;17ED46DD&quot;/&gt;&lt;wsp:rsid wsp:val=&quot;180701DD&quot;/&gt;&lt;wsp:rsid wsp:val=&quot;180CE3A9&quot;/&gt;&lt;wsp:rsid wsp:val=&quot;1818FE18&quot;/&gt;&lt;wsp:rsid wsp:val=&quot;181963BB&quot;/&gt;&lt;wsp:rsid wsp:val=&quot;181DDEF5&quot;/&gt;&lt;wsp:rsid wsp:val=&quot;1824414E&quot;/&gt;&lt;wsp:rsid wsp:val=&quot;18289478&quot;/&gt;&lt;wsp:rsid wsp:val=&quot;182F6098&quot;/&gt;&lt;wsp:rsid wsp:val=&quot;18324510&quot;/&gt;&lt;wsp:rsid wsp:val=&quot;1842B62E&quot;/&gt;&lt;wsp:rsid wsp:val=&quot;184BD3AA&quot;/&gt;&lt;wsp:rsid wsp:val=&quot;184F15F3&quot;/&gt;&lt;wsp:rsid wsp:val=&quot;18564904&quot;/&gt;&lt;wsp:rsid wsp:val=&quot;1858993A&quot;/&gt;&lt;wsp:rsid wsp:val=&quot;1859FB7D&quot;/&gt;&lt;wsp:rsid wsp:val=&quot;185F1802&quot;/&gt;&lt;wsp:rsid wsp:val=&quot;18621993&quot;/&gt;&lt;wsp:rsid wsp:val=&quot;18712897&quot;/&gt;&lt;wsp:rsid wsp:val=&quot;1891138C&quot;/&gt;&lt;wsp:rsid wsp:val=&quot;18AF2654&quot;/&gt;&lt;wsp:rsid wsp:val=&quot;18B6F7B6&quot;/&gt;&lt;wsp:rsid wsp:val=&quot;18BF7815&quot;/&gt;&lt;wsp:rsid wsp:val=&quot;18C20B00&quot;/&gt;&lt;wsp:rsid wsp:val=&quot;18C92BDE&quot;/&gt;&lt;wsp:rsid wsp:val=&quot;18CD40A9&quot;/&gt;&lt;wsp:rsid wsp:val=&quot;18D1D0D6&quot;/&gt;&lt;wsp:rsid wsp:val=&quot;18DCFE24&quot;/&gt;&lt;wsp:rsid wsp:val=&quot;18EB1065&quot;/&gt;&lt;wsp:rsid wsp:val=&quot;18F14ACD&quot;/&gt;&lt;wsp:rsid wsp:val=&quot;18F82567&quot;/&gt;&lt;wsp:rsid wsp:val=&quot;18FEED7D&quot;/&gt;&lt;wsp:rsid wsp:val=&quot;190E4DBD&quot;/&gt;&lt;wsp:rsid wsp:val=&quot;19121487&quot;/&gt;&lt;wsp:rsid wsp:val=&quot;191827DA&quot;/&gt;&lt;wsp:rsid wsp:val=&quot;1918FD29&quot;/&gt;&lt;wsp:rsid wsp:val=&quot;19224A80&quot;/&gt;&lt;wsp:rsid wsp:val=&quot;1932214C&quot;/&gt;&lt;wsp:rsid wsp:val=&quot;194164D6&quot;/&gt;&lt;wsp:rsid wsp:val=&quot;194C5FA2&quot;/&gt;&lt;wsp:rsid wsp:val=&quot;194E8AB1&quot;/&gt;&lt;wsp:rsid wsp:val=&quot;194F53FF&quot;/&gt;&lt;wsp:rsid wsp:val=&quot;1958D450&quot;/&gt;&lt;wsp:rsid wsp:val=&quot;197E01EF&quot;/&gt;&lt;wsp:rsid wsp:val=&quot;198A3D39&quot;/&gt;&lt;wsp:rsid wsp:val=&quot;19A12DAC&quot;/&gt;&lt;wsp:rsid wsp:val=&quot;19A8B40A&quot;/&gt;&lt;wsp:rsid wsp:val=&quot;19AB3C7C&quot;/&gt;&lt;wsp:rsid wsp:val=&quot;19AE3B9D&quot;/&gt;&lt;wsp:rsid wsp:val=&quot;19C98617&quot;/&gt;&lt;wsp:rsid wsp:val=&quot;19DED358&quot;/&gt;&lt;wsp:rsid wsp:val=&quot;19EAE617&quot;/&gt;&lt;wsp:rsid wsp:val=&quot;1A08582C&quot;/&gt;&lt;wsp:rsid wsp:val=&quot;1A097072&quot;/&gt;&lt;wsp:rsid wsp:val=&quot;1A2A6000&quot;/&gt;&lt;wsp:rsid wsp:val=&quot;1A2BF7BB&quot;/&gt;&lt;wsp:rsid wsp:val=&quot;1A2F039A&quot;/&gt;&lt;wsp:rsid wsp:val=&quot;1A327F89&quot;/&gt;&lt;wsp:rsid wsp:val=&quot;1A3C0B2F&quot;/&gt;&lt;wsp:rsid wsp:val=&quot;1A413172&quot;/&gt;&lt;wsp:rsid wsp:val=&quot;1A41802B&quot;/&gt;&lt;wsp:rsid wsp:val=&quot;1A52E500&quot;/&gt;&lt;wsp:rsid wsp:val=&quot;1A59FE12&quot;/&gt;&lt;wsp:rsid wsp:val=&quot;1A5C8CB7&quot;/&gt;&lt;wsp:rsid wsp:val=&quot;1A64FC3F&quot;/&gt;&lt;wsp:rsid wsp:val=&quot;1A6518E5&quot;/&gt;&lt;wsp:rsid wsp:val=&quot;1A7FE0C3&quot;/&gt;&lt;wsp:rsid wsp:val=&quot;1A81F0A8&quot;/&gt;&lt;wsp:rsid wsp:val=&quot;1A8BF382&quot;/&gt;&lt;wsp:rsid wsp:val=&quot;1A9B3CD6&quot;/&gt;&lt;wsp:rsid wsp:val=&quot;1A9BE4AD&quot;/&gt;&lt;wsp:rsid wsp:val=&quot;1AB012F1&quot;/&gt;&lt;wsp:rsid wsp:val=&quot;1ABABE27&quot;/&gt;&lt;wsp:rsid wsp:val=&quot;1AC4B604&quot;/&gt;&lt;wsp:rsid wsp:val=&quot;1AC4C0F5&quot;/&gt;&lt;wsp:rsid wsp:val=&quot;1AC519C8&quot;/&gt;&lt;wsp:rsid wsp:val=&quot;1AC6813A&quot;/&gt;&lt;wsp:rsid wsp:val=&quot;1AC91513&quot;/&gt;&lt;wsp:rsid wsp:val=&quot;1AD9BB49&quot;/&gt;&lt;wsp:rsid wsp:val=&quot;1ADCDBBE&quot;/&gt;&lt;wsp:rsid wsp:val=&quot;1AE107DD&quot;/&gt;&lt;wsp:rsid wsp:val=&quot;1AEC447F&quot;/&gt;&lt;wsp:rsid wsp:val=&quot;1AF3908A&quot;/&gt;&lt;wsp:rsid wsp:val=&quot;1AFAB8B0&quot;/&gt;&lt;wsp:rsid wsp:val=&quot;1AFB8718&quot;/&gt;&lt;wsp:rsid wsp:val=&quot;1B055D59&quot;/&gt;&lt;wsp:rsid wsp:val=&quot;1B2C4594&quot;/&gt;&lt;wsp:rsid wsp:val=&quot;1B470CDD&quot;/&gt;&lt;wsp:rsid wsp:val=&quot;1B4B0CF6&quot;/&gt;&lt;wsp:rsid wsp:val=&quot;1B4C0118&quot;/&gt;&lt;wsp:rsid wsp:val=&quot;1B546CDD&quot;/&gt;&lt;wsp:rsid wsp:val=&quot;1B70050C&quot;/&gt;&lt;wsp:rsid wsp:val=&quot;1B830190&quot;/&gt;&lt;wsp:rsid wsp:val=&quot;1B84C7DF&quot;/&gt;&lt;wsp:rsid wsp:val=&quot;1B877582&quot;/&gt;&lt;wsp:rsid wsp:val=&quot;1B944447&quot;/&gt;&lt;wsp:rsid wsp:val=&quot;1BA0D097&quot;/&gt;&lt;wsp:rsid wsp:val=&quot;1BAA7732&quot;/&gt;&lt;wsp:rsid wsp:val=&quot;1BAAA4C0&quot;/&gt;&lt;wsp:rsid wsp:val=&quot;1BB2C896&quot;/&gt;&lt;wsp:rsid wsp:val=&quot;1BC9ACEC&quot;/&gt;&lt;wsp:rsid wsp:val=&quot;1BCC62B4&quot;/&gt;&lt;wsp:rsid wsp:val=&quot;1BD4A68A&quot;/&gt;&lt;wsp:rsid wsp:val=&quot;1BE37A27&quot;/&gt;&lt;wsp:rsid wsp:val=&quot;1BE6D6AE&quot;/&gt;&lt;wsp:rsid wsp:val=&quot;1BE9C993&quot;/&gt;&lt;wsp:rsid wsp:val=&quot;1C015C91&quot;/&gt;&lt;wsp:rsid wsp:val=&quot;1C1C001E&quot;/&gt;&lt;wsp:rsid wsp:val=&quot;1C1E8157&quot;/&gt;&lt;wsp:rsid wsp:val=&quot;1C1F28A7&quot;/&gt;&lt;wsp:rsid wsp:val=&quot;1C414D7D&quot;/&gt;&lt;wsp:rsid wsp:val=&quot;1C430C71&quot;/&gt;&lt;wsp:rsid wsp:val=&quot;1C64713A&quot;/&gt;&lt;wsp:rsid wsp:val=&quot;1C6CB88D&quot;/&gt;&lt;wsp:rsid wsp:val=&quot;1C6D0316&quot;/&gt;&lt;wsp:rsid wsp:val=&quot;1C735A3F&quot;/&gt;&lt;wsp:rsid wsp:val=&quot;1C840064&quot;/&gt;&lt;wsp:rsid wsp:val=&quot;1C9594DA&quot;/&gt;&lt;wsp:rsid wsp:val=&quot;1C95AEED&quot;/&gt;&lt;wsp:rsid wsp:val=&quot;1C975779&quot;/&gt;&lt;wsp:rsid wsp:val=&quot;1C9F47CD&quot;/&gt;&lt;wsp:rsid wsp:val=&quot;1CB4D8B1&quot;/&gt;&lt;wsp:rsid wsp:val=&quot;1CE5F263&quot;/&gt;&lt;wsp:rsid wsp:val=&quot;1CF90615&quot;/&gt;&lt;wsp:rsid wsp:val=&quot;1CFBC247&quot;/&gt;&lt;wsp:rsid wsp:val=&quot;1D0BC280&quot;/&gt;&lt;wsp:rsid wsp:val=&quot;1D0E2FF3&quot;/&gt;&lt;wsp:rsid wsp:val=&quot;1D16E46B&quot;/&gt;&lt;wsp:rsid wsp:val=&quot;1D216C14&quot;/&gt;&lt;wsp:rsid wsp:val=&quot;1D300CC8&quot;/&gt;&lt;wsp:rsid wsp:val=&quot;1D32B5F0&quot;/&gt;&lt;wsp:rsid wsp:val=&quot;1D3A028A&quot;/&gt;&lt;wsp:rsid wsp:val=&quot;1D4A3C78&quot;/&gt;&lt;wsp:rsid wsp:val=&quot;1D50DCEC&quot;/&gt;&lt;wsp:rsid wsp:val=&quot;1D5DBB11&quot;/&gt;&lt;wsp:rsid wsp:val=&quot;1D5EAE2E&quot;/&gt;&lt;wsp:rsid wsp:val=&quot;1D6B29F0&quot;/&gt;&lt;wsp:rsid wsp:val=&quot;1D70F8BE&quot;/&gt;&lt;wsp:rsid wsp:val=&quot;1D7174C4&quot;/&gt;&lt;wsp:rsid wsp:val=&quot;1D8754F8&quot;/&gt;&lt;wsp:rsid wsp:val=&quot;1D9C9D01&quot;/&gt;&lt;wsp:rsid wsp:val=&quot;1DA541F9&quot;/&gt;&lt;wsp:rsid wsp:val=&quot;1DB0DA96&quot;/&gt;&lt;wsp:rsid wsp:val=&quot;1DC227C6&quot;/&gt;&lt;wsp:rsid wsp:val=&quot;1DD74D4E&quot;/&gt;&lt;wsp:rsid wsp:val=&quot;1DDDA60F&quot;/&gt;&lt;wsp:rsid wsp:val=&quot;1DE00327&quot;/&gt;&lt;wsp:rsid wsp:val=&quot;1DE0AF27&quot;/&gt;&lt;wsp:rsid wsp:val=&quot;1DECACE9&quot;/&gt;&lt;wsp:rsid wsp:val=&quot;1E11C701&quot;/&gt;&lt;wsp:rsid wsp:val=&quot;1E23A6E5&quot;/&gt;&lt;wsp:rsid wsp:val=&quot;1E281B35&quot;/&gt;&lt;wsp:rsid wsp:val=&quot;1E3489A8&quot;/&gt;&lt;wsp:rsid wsp:val=&quot;1E3D6F1D&quot;/&gt;&lt;wsp:rsid wsp:val=&quot;1E645FF3&quot;/&gt;&lt;wsp:rsid wsp:val=&quot;1E67EC37&quot;/&gt;&lt;wsp:rsid wsp:val=&quot;1E6B9EB7&quot;/&gt;&lt;wsp:rsid wsp:val=&quot;1E6E3ACA&quot;/&gt;&lt;wsp:rsid wsp:val=&quot;1E7276B3&quot;/&gt;&lt;wsp:rsid wsp:val=&quot;1E7F4AA8&quot;/&gt;&lt;wsp:rsid wsp:val=&quot;1E8995FA&quot;/&gt;&lt;wsp:rsid wsp:val=&quot;1E8F102E&quot;/&gt;&lt;wsp:rsid wsp:val=&quot;1EA5324D&quot;/&gt;&lt;wsp:rsid wsp:val=&quot;1EA77C0A&quot;/&gt;&lt;wsp:rsid wsp:val=&quot;1EAAE261&quot;/&gt;&lt;wsp:rsid wsp:val=&quot;1EB1E7E4&quot;/&gt;&lt;wsp:rsid wsp:val=&quot;1EB2651F&quot;/&gt;&lt;wsp:rsid wsp:val=&quot;1EBCEEE5&quot;/&gt;&lt;wsp:rsid wsp:val=&quot;1EBD3CA0&quot;/&gt;&lt;wsp:rsid wsp:val=&quot;1EC3C239&quot;/&gt;&lt;wsp:rsid wsp:val=&quot;1EC3F783&quot;/&gt;&lt;wsp:rsid wsp:val=&quot;1ECCFD2F&quot;/&gt;&lt;wsp:rsid wsp:val=&quot;1ECE8DF8&quot;/&gt;&lt;wsp:rsid wsp:val=&quot;1ED378F3&quot;/&gt;&lt;wsp:rsid wsp:val=&quot;1ED8F4A2&quot;/&gt;&lt;wsp:rsid wsp:val=&quot;1EDE2540&quot;/&gt;&lt;wsp:rsid wsp:val=&quot;1EDED4CE&quot;/&gt;&lt;wsp:rsid wsp:val=&quot;1EE095E6&quot;/&gt;&lt;wsp:rsid wsp:val=&quot;1EE564A2&quot;/&gt;&lt;wsp:rsid wsp:val=&quot;1EEC7E80&quot;/&gt;&lt;wsp:rsid wsp:val=&quot;1EEEB2EE&quot;/&gt;&lt;wsp:rsid wsp:val=&quot;1EFFE081&quot;/&gt;&lt;wsp:rsid wsp:val=&quot;1F1A58C1&quot;/&gt;&lt;wsp:rsid wsp:val=&quot;1F236542&quot;/&gt;&lt;wsp:rsid wsp:val=&quot;1F24C28C&quot;/&gt;&lt;wsp:rsid wsp:val=&quot;1F26E188&quot;/&gt;&lt;wsp:rsid wsp:val=&quot;1F453086&quot;/&gt;&lt;wsp:rsid wsp:val=&quot;1F5BB0DF&quot;/&gt;&lt;wsp:rsid wsp:val=&quot;1F6B16A6&quot;/&gt;&lt;wsp:rsid wsp:val=&quot;1F6DB30E&quot;/&gt;&lt;wsp:rsid wsp:val=&quot;1F7B1045&quot;/&gt;&lt;wsp:rsid wsp:val=&quot;1F8C67B3&quot;/&gt;&lt;wsp:rsid wsp:val=&quot;1F961A31&quot;/&gt;&lt;wsp:rsid wsp:val=&quot;1F9B2303&quot;/&gt;&lt;wsp:rsid wsp:val=&quot;1FA67F9F&quot;/&gt;&lt;wsp:rsid wsp:val=&quot;1FC5828D&quot;/&gt;&lt;wsp:rsid wsp:val=&quot;1FC6B6B4&quot;/&gt;&lt;wsp:rsid wsp:val=&quot;1FCCB7E7&quot;/&gt;&lt;wsp:rsid wsp:val=&quot;1FD016AC&quot;/&gt;&lt;wsp:rsid wsp:val=&quot;1FEB6B14&quot;/&gt;&lt;wsp:rsid wsp:val=&quot;1FFB4CC5&quot;/&gt;&lt;wsp:rsid wsp:val=&quot;1FFD1995&quot;/&gt;&lt;wsp:rsid wsp:val=&quot;200D1774&quot;/&gt;&lt;wsp:rsid wsp:val=&quot;2017F58E&quot;/&gt;&lt;wsp:rsid wsp:val=&quot;201AADF7&quot;/&gt;&lt;wsp:rsid wsp:val=&quot;201C2C32&quot;/&gt;&lt;wsp:rsid wsp:val=&quot;2027F0EC&quot;/&gt;&lt;wsp:rsid wsp:val=&quot;204E852D&quot;/&gt;&lt;wsp:rsid wsp:val=&quot;20558011&quot;/&gt;&lt;wsp:rsid wsp:val=&quot;20571426&quot;/&gt;&lt;wsp:rsid wsp:val=&quot;20578821&quot;/&gt;&lt;wsp:rsid wsp:val=&quot;20582343&quot;/&gt;&lt;wsp:rsid wsp:val=&quot;2064D711&quot;/&gt;&lt;wsp:rsid wsp:val=&quot;206881B5&quot;/&gt;&lt;wsp:rsid wsp:val=&quot;206BD3F4&quot;/&gt;&lt;wsp:rsid wsp:val=&quot;2076865A&quot;/&gt;&lt;wsp:rsid wsp:val=&quot;207E6B51&quot;/&gt;&lt;wsp:rsid wsp:val=&quot;207E93B5&quot;/&gt;&lt;wsp:rsid wsp:val=&quot;20846EFA&quot;/&gt;&lt;wsp:rsid wsp:val=&quot;20AA75D0&quot;/&gt;&lt;wsp:rsid wsp:val=&quot;20AAF760&quot;/&gt;&lt;wsp:rsid wsp:val=&quot;20B5BEE2&quot;/&gt;&lt;wsp:rsid wsp:val=&quot;20B631D8&quot;/&gt;&lt;wsp:rsid wsp:val=&quot;20B9F4CC&quot;/&gt;&lt;wsp:rsid wsp:val=&quot;20C3BA5E&quot;/&gt;&lt;wsp:rsid wsp:val=&quot;20D4418C&quot;/&gt;&lt;wsp:rsid wsp:val=&quot;20DFBD4E&quot;/&gt;&lt;wsp:rsid wsp:val=&quot;20EF73FC&quot;/&gt;&lt;wsp:rsid wsp:val=&quot;20F3C623&quot;/&gt;&lt;wsp:rsid wsp:val=&quot;20FD1BC1&quot;/&gt;&lt;wsp:rsid wsp:val=&quot;21045ED2&quot;/&gt;&lt;wsp:rsid wsp:val=&quot;2107D3A0&quot;/&gt;&lt;wsp:rsid wsp:val=&quot;210D45BC&quot;/&gt;&lt;wsp:rsid wsp:val=&quot;21104E38&quot;/&gt;&lt;wsp:rsid wsp:val=&quot;2110E64E&quot;/&gt;&lt;wsp:rsid wsp:val=&quot;21158A16&quot;/&gt;&lt;wsp:rsid wsp:val=&quot;214554A9&quot;/&gt;&lt;wsp:rsid wsp:val=&quot;214F27F2&quot;/&gt;&lt;wsp:rsid wsp:val=&quot;2152C5A6&quot;/&gt;&lt;wsp:rsid wsp:val=&quot;2156EB0A&quot;/&gt;&lt;wsp:rsid wsp:val=&quot;2158F9BA&quot;/&gt;&lt;wsp:rsid wsp:val=&quot;21599C96&quot;/&gt;&lt;wsp:rsid wsp:val=&quot;215E241A&quot;/&gt;&lt;wsp:rsid wsp:val=&quot;21606511&quot;/&gt;&lt;wsp:rsid wsp:val=&quot;216BC77D&quot;/&gt;&lt;wsp:rsid wsp:val=&quot;21720A73&quot;/&gt;&lt;wsp:rsid wsp:val=&quot;2174C783&quot;/&gt;&lt;wsp:rsid wsp:val=&quot;21A85E8F&quot;/&gt;&lt;wsp:rsid wsp:val=&quot;21B65CD1&quot;/&gt;&lt;wsp:rsid wsp:val=&quot;21BFCA60&quot;/&gt;&lt;wsp:rsid wsp:val=&quot;21C7D1AE&quot;/&gt;&lt;wsp:rsid wsp:val=&quot;21D65F0E&quot;/&gt;&lt;wsp:rsid wsp:val=&quot;21DB76F9&quot;/&gt;&lt;wsp:rsid wsp:val=&quot;21E2FCE1&quot;/&gt;&lt;wsp:rsid wsp:val=&quot;21EA5D6E&quot;/&gt;&lt;wsp:rsid wsp:val=&quot;21EB5E43&quot;/&gt;&lt;wsp:rsid wsp:val=&quot;21F4F301&quot;/&gt;&lt;wsp:rsid wsp:val=&quot;21F935CF&quot;/&gt;&lt;wsp:rsid wsp:val=&quot;2201D0D2&quot;/&gt;&lt;wsp:rsid wsp:val=&quot;2209978A&quot;/&gt;&lt;wsp:rsid wsp:val=&quot;220DC55D&quot;/&gt;&lt;wsp:rsid wsp:val=&quot;220E33FB&quot;/&gt;&lt;wsp:rsid wsp:val=&quot;220E79A2&quot;/&gt;&lt;wsp:rsid wsp:val=&quot;2211136B&quot;/&gt;&lt;wsp:rsid wsp:val=&quot;221BF468&quot;/&gt;&lt;wsp:rsid wsp:val=&quot;22389768&quot;/&gt;&lt;wsp:rsid wsp:val=&quot;2254C80F&quot;/&gt;&lt;wsp:rsid wsp:val=&quot;22620488&quot;/&gt;&lt;wsp:rsid wsp:val=&quot;22834A90&quot;/&gt;&lt;wsp:rsid wsp:val=&quot;22931B19&quot;/&gt;&lt;wsp:rsid wsp:val=&quot;22A52ECB&quot;/&gt;&lt;wsp:rsid wsp:val=&quot;22C6762C&quot;/&gt;&lt;wsp:rsid wsp:val=&quot;22DC449A&quot;/&gt;&lt;wsp:rsid wsp:val=&quot;22F5B2D3&quot;/&gt;&lt;wsp:rsid wsp:val=&quot;22F88F99&quot;/&gt;&lt;wsp:rsid wsp:val=&quot;2305F755&quot;/&gt;&lt;wsp:rsid wsp:val=&quot;2308781B&quot;/&gt;&lt;wsp:rsid wsp:val=&quot;231AB9A9&quot;/&gt;&lt;wsp:rsid wsp:val=&quot;233E4605&quot;/&gt;&lt;wsp:rsid wsp:val=&quot;2344A736&quot;/&gt;&lt;wsp:rsid wsp:val=&quot;2359748D&quot;/&gt;&lt;wsp:rsid wsp:val=&quot;23632F12&quot;/&gt;&lt;wsp:rsid wsp:val=&quot;23661864&quot;/&gt;&lt;wsp:rsid wsp:val=&quot;2369CDD0&quot;/&gt;&lt;wsp:rsid wsp:val=&quot;2370DD7C&quot;/&gt;&lt;wsp:rsid wsp:val=&quot;23743B5D&quot;/&gt;&lt;wsp:rsid wsp:val=&quot;237F4ED2&quot;/&gt;&lt;wsp:rsid wsp:val=&quot;238283D8&quot;/&gt;&lt;wsp:rsid wsp:val=&quot;23883E5D&quot;/&gt;&lt;wsp:rsid wsp:val=&quot;2389AE43&quot;/&gt;&lt;wsp:rsid wsp:val=&quot;238CA269&quot;/&gt;&lt;wsp:rsid wsp:val=&quot;2394DB3A&quot;/&gt;&lt;wsp:rsid wsp:val=&quot;239BF0B3&quot;/&gt;&lt;wsp:rsid wsp:val=&quot;23B70081&quot;/&gt;&lt;wsp:rsid wsp:val=&quot;23B8D5C5&quot;/&gt;&lt;wsp:rsid wsp:val=&quot;23C03222&quot;/&gt;&lt;wsp:rsid wsp:val=&quot;23CA4A02&quot;/&gt;&lt;wsp:rsid wsp:val=&quot;23D537A1&quot;/&gt;&lt;wsp:rsid wsp:val=&quot;23D7B10D&quot;/&gt;&lt;wsp:rsid wsp:val=&quot;23DFA757&quot;/&gt;&lt;wsp:rsid wsp:val=&quot;23E3C712&quot;/&gt;&lt;wsp:rsid wsp:val=&quot;23EA76D3&quot;/&gt;&lt;wsp:rsid wsp:val=&quot;23EF3C0C&quot;/&gt;&lt;wsp:rsid wsp:val=&quot;23EFD3C5&quot;/&gt;&lt;wsp:rsid wsp:val=&quot;23F60B1C&quot;/&gt;&lt;wsp:rsid wsp:val=&quot;23FECCC2&quot;/&gt;&lt;wsp:rsid wsp:val=&quot;24014443&quot;/&gt;&lt;wsp:rsid wsp:val=&quot;2404A029&quot;/&gt;&lt;wsp:rsid wsp:val=&quot;240F46C2&quot;/&gt;&lt;wsp:rsid wsp:val=&quot;242CD1F1&quot;/&gt;&lt;wsp:rsid wsp:val=&quot;242E0E26&quot;/&gt;&lt;wsp:rsid wsp:val=&quot;2430C216&quot;/&gt;&lt;wsp:rsid wsp:val=&quot;24337F8E&quot;/&gt;&lt;wsp:rsid wsp:val=&quot;2434024F&quot;/&gt;&lt;wsp:rsid wsp:val=&quot;24382754&quot;/&gt;&lt;wsp:rsid wsp:val=&quot;2447639A&quot;/&gt;&lt;wsp:rsid wsp:val=&quot;2455A33D&quot;/&gt;&lt;wsp:rsid wsp:val=&quot;245D4367&quot;/&gt;&lt;wsp:rsid wsp:val=&quot;24770C1D&quot;/&gt;&lt;wsp:rsid wsp:val=&quot;2479F0C2&quot;/&gt;&lt;wsp:rsid wsp:val=&quot;24845699&quot;/&gt;&lt;wsp:rsid wsp:val=&quot;2494C961&quot;/&gt;&lt;wsp:rsid wsp:val=&quot;2496C609&quot;/&gt;&lt;wsp:rsid wsp:val=&quot;249C01B6&quot;/&gt;&lt;wsp:rsid wsp:val=&quot;24A66570&quot;/&gt;&lt;wsp:rsid wsp:val=&quot;24A70584&quot;/&gt;&lt;wsp:rsid wsp:val=&quot;24C79D24&quot;/&gt;&lt;wsp:rsid wsp:val=&quot;24CCA111&quot;/&gt;&lt;wsp:rsid wsp:val=&quot;24D1BC84&quot;/&gt;&lt;wsp:rsid wsp:val=&quot;24DF11E9&quot;/&gt;&lt;wsp:rsid wsp:val=&quot;24E9276B&quot;/&gt;&lt;wsp:rsid wsp:val=&quot;24FCAFE9&quot;/&gt;&lt;wsp:rsid wsp:val=&quot;2501A9B1&quot;/&gt;&lt;wsp:rsid wsp:val=&quot;25059E31&quot;/&gt;&lt;wsp:rsid wsp:val=&quot;2505C0E1&quot;/&gt;&lt;wsp:rsid wsp:val=&quot;25161E6F&quot;/&gt;&lt;wsp:rsid wsp:val=&quot;2519982A&quot;/&gt;&lt;wsp:rsid wsp:val=&quot;25311F67&quot;/&gt;&lt;wsp:rsid wsp:val=&quot;25322FD4&quot;/&gt;&lt;wsp:rsid wsp:val=&quot;25367B2E&quot;/&gt;&lt;wsp:rsid wsp:val=&quot;253C2DCA&quot;/&gt;&lt;wsp:rsid wsp:val=&quot;253CA854&quot;/&gt;&lt;wsp:rsid wsp:val=&quot;2547A957&quot;/&gt;&lt;wsp:rsid wsp:val=&quot;25517000&quot;/&gt;&lt;wsp:rsid wsp:val=&quot;25584C43&quot;/&gt;&lt;wsp:rsid wsp:val=&quot;255E4066&quot;/&gt;&lt;wsp:rsid wsp:val=&quot;25641465&quot;/&gt;&lt;wsp:rsid wsp:val=&quot;2573A491&quot;/&gt;&lt;wsp:rsid wsp:val=&quot;257A9D2D&quot;/&gt;&lt;wsp:rsid wsp:val=&quot;257F372D&quot;/&gt;&lt;wsp:rsid wsp:val=&quot;258687DF&quot;/&gt;&lt;wsp:rsid wsp:val=&quot;258B800D&quot;/&gt;&lt;wsp:rsid wsp:val=&quot;2590DEDF&quot;/&gt;&lt;wsp:rsid wsp:val=&quot;25953300&quot;/&gt;&lt;wsp:rsid wsp:val=&quot;25ACBC2C&quot;/&gt;&lt;wsp:rsid wsp:val=&quot;25DF4376&quot;/&gt;&lt;wsp:rsid wsp:val=&quot;25E5DD03&quot;/&gt;&lt;wsp:rsid wsp:val=&quot;2606692B&quot;/&gt;&lt;wsp:rsid wsp:val=&quot;2608E537&quot;/&gt;&lt;wsp:rsid wsp:val=&quot;2612B4C3&quot;/&gt;&lt;wsp:rsid wsp:val=&quot;2615C123&quot;/&gt;&lt;wsp:rsid wsp:val=&quot;26188E48&quot;/&gt;&lt;wsp:rsid wsp:val=&quot;2631926F&quot;/&gt;&lt;wsp:rsid wsp:val=&quot;2639B0AC&quot;/&gt;&lt;wsp:rsid wsp:val=&quot;264D1AA9&quot;/&gt;&lt;wsp:rsid wsp:val=&quot;26514127&quot;/&gt;&lt;wsp:rsid wsp:val=&quot;265212AD&quot;/&gt;&lt;wsp:rsid wsp:val=&quot;265352D1&quot;/&gt;&lt;wsp:rsid wsp:val=&quot;2655BAAD&quot;/&gt;&lt;wsp:rsid wsp:val=&quot;26605A40&quot;/&gt;&lt;wsp:rsid wsp:val=&quot;2664603B&quot;/&gt;&lt;wsp:rsid wsp:val=&quot;266BF2CF&quot;/&gt;&lt;wsp:rsid wsp:val=&quot;267F09D1&quot;/&gt;&lt;wsp:rsid wsp:val=&quot;26800474&quot;/&gt;&lt;wsp:rsid wsp:val=&quot;268D2666&quot;/&gt;&lt;wsp:rsid wsp:val=&quot;26910C3D&quot;/&gt;&lt;wsp:rsid wsp:val=&quot;2691555B&quot;/&gt;&lt;wsp:rsid wsp:val=&quot;2691F485&quot;/&gt;&lt;wsp:rsid wsp:val=&quot;26A3C083&quot;/&gt;&lt;wsp:rsid wsp:val=&quot;26BDC6B1&quot;/&gt;&lt;wsp:rsid wsp:val=&quot;26C73A2F&quot;/&gt;&lt;wsp:rsid wsp:val=&quot;26C9A266&quot;/&gt;&lt;wsp:rsid wsp:val=&quot;26CD4F08&quot;/&gt;&lt;wsp:rsid wsp:val=&quot;26D6F6EE&quot;/&gt;&lt;wsp:rsid wsp:val=&quot;26DDBA88&quot;/&gt;&lt;wsp:rsid wsp:val=&quot;26E7A7B9&quot;/&gt;&lt;wsp:rsid wsp:val=&quot;26F07687&quot;/&gt;&lt;wsp:rsid wsp:val=&quot;26F64DC8&quot;/&gt;&lt;wsp:rsid wsp:val=&quot;26FDDC08&quot;/&gt;&lt;wsp:rsid wsp:val=&quot;2716DEE5&quot;/&gt;&lt;wsp:rsid wsp:val=&quot;27176E96&quot;/&gt;&lt;wsp:rsid wsp:val=&quot;2724042D&quot;/&gt;&lt;wsp:rsid wsp:val=&quot;2724EF4C&quot;/&gt;&lt;wsp:rsid wsp:val=&quot;27254BB7&quot;/&gt;&lt;wsp:rsid wsp:val=&quot;272DCB42&quot;/&gt;&lt;wsp:rsid wsp:val=&quot;273C901C&quot;/&gt;&lt;wsp:rsid wsp:val=&quot;273CFC36&quot;/&gt;&lt;wsp:rsid wsp:val=&quot;27461D5E&quot;/&gt;&lt;wsp:rsid wsp:val=&quot;274C0B09&quot;/&gt;&lt;wsp:rsid wsp:val=&quot;27516AD2&quot;/&gt;&lt;wsp:rsid wsp:val=&quot;276B8962&quot;/&gt;&lt;wsp:rsid wsp:val=&quot;277C3E6B&quot;/&gt;&lt;wsp:rsid wsp:val=&quot;277EA951&quot;/&gt;&lt;wsp:rsid wsp:val=&quot;278327C2&quot;/&gt;&lt;wsp:rsid wsp:val=&quot;2798AEF7&quot;/&gt;&lt;wsp:rsid wsp:val=&quot;27995F7C&quot;/&gt;&lt;wsp:rsid wsp:val=&quot;27A20663&quot;/&gt;&lt;wsp:rsid wsp:val=&quot;27A2398C&quot;/&gt;&lt;wsp:rsid wsp:val=&quot;27AC0604&quot;/&gt;&lt;wsp:rsid wsp:val=&quot;27AFB5BD&quot;/&gt;&lt;wsp:rsid wsp:val=&quot;27B114DA&quot;/&gt;&lt;wsp:rsid wsp:val=&quot;27B2F0E8&quot;/&gt;&lt;wsp:rsid wsp:val=&quot;27FA4637&quot;/&gt;&lt;wsp:rsid wsp:val=&quot;280A58B8&quot;/&gt;&lt;wsp:rsid wsp:val=&quot;28109A41&quot;/&gt;&lt;wsp:rsid wsp:val=&quot;283720E5&quot;/&gt;&lt;wsp:rsid wsp:val=&quot;283846C5&quot;/&gt;&lt;wsp:rsid wsp:val=&quot;283E5B22&quot;/&gt;&lt;wsp:rsid wsp:val=&quot;28504627&quot;/&gt;&lt;wsp:rsid wsp:val=&quot;2853F23B&quot;/&gt;&lt;wsp:rsid wsp:val=&quot;2861CC50&quot;/&gt;&lt;wsp:rsid wsp:val=&quot;2876D039&quot;/&gt;&lt;wsp:rsid wsp:val=&quot;287B9010&quot;/&gt;&lt;wsp:rsid wsp:val=&quot;288910C2&quot;/&gt;&lt;wsp:rsid wsp:val=&quot;288C46E8&quot;/&gt;&lt;wsp:rsid wsp:val=&quot;28A8F111&quot;/&gt;&lt;wsp:rsid wsp:val=&quot;28AD59ED&quot;/&gt;&lt;wsp:rsid wsp:val=&quot;28B062E9&quot;/&gt;&lt;wsp:rsid wsp:val=&quot;28B7C0F6&quot;/&gt;&lt;wsp:rsid wsp:val=&quot;28C44FBF&quot;/&gt;&lt;wsp:rsid wsp:val=&quot;28CBA0BF&quot;/&gt;&lt;wsp:rsid wsp:val=&quot;28CD1B80&quot;/&gt;&lt;wsp:rsid wsp:val=&quot;28CD3829&quot;/&gt;&lt;wsp:rsid wsp:val=&quot;28E3646A&quot;/&gt;&lt;wsp:rsid wsp:val=&quot;28F2911E&quot;/&gt;&lt;wsp:rsid wsp:val=&quot;291734F7&quot;/&gt;&lt;wsp:rsid wsp:val=&quot;29236BBB&quot;/&gt;&lt;wsp:rsid wsp:val=&quot;292E5382&quot;/&gt;&lt;wsp:rsid wsp:val=&quot;29391DA4&quot;/&gt;&lt;wsp:rsid wsp:val=&quot;29394325&quot;/&gt;&lt;wsp:rsid wsp:val=&quot;293A8B97&quot;/&gt;&lt;wsp:rsid wsp:val=&quot;295870CD&quot;/&gt;&lt;wsp:rsid wsp:val=&quot;2962F1F8&quot;/&gt;&lt;wsp:rsid wsp:val=&quot;296613B8&quot;/&gt;&lt;wsp:rsid wsp:val=&quot;297DDCBE&quot;/&gt;&lt;wsp:rsid wsp:val=&quot;2984EC73&quot;/&gt;&lt;wsp:rsid wsp:val=&quot;298C261F&quot;/&gt;&lt;wsp:rsid wsp:val=&quot;2993EBA5&quot;/&gt;&lt;wsp:rsid wsp:val=&quot;299964C3&quot;/&gt;&lt;wsp:rsid wsp:val=&quot;29AA7AB9&quot;/&gt;&lt;wsp:rsid wsp:val=&quot;29B56518&quot;/&gt;&lt;wsp:rsid wsp:val=&quot;29BF93D4&quot;/&gt;&lt;wsp:rsid wsp:val=&quot;29C6C55A&quot;/&gt;&lt;wsp:rsid wsp:val=&quot;29D90F54&quot;/&gt;&lt;wsp:rsid wsp:val=&quot;29F50CC7&quot;/&gt;&lt;wsp:rsid wsp:val=&quot;29F8BF29&quot;/&gt;&lt;wsp:rsid wsp:val=&quot;2A04749C&quot;/&gt;&lt;wsp:rsid wsp:val=&quot;2A165FB0&quot;/&gt;&lt;wsp:rsid wsp:val=&quot;2A2B0223&quot;/&gt;&lt;wsp:rsid wsp:val=&quot;2A4B4716&quot;/&gt;&lt;wsp:rsid wsp:val=&quot;2A56768C&quot;/&gt;&lt;wsp:rsid wsp:val=&quot;2A5CA4F8&quot;/&gt;&lt;wsp:rsid wsp:val=&quot;2A66F3A3&quot;/&gt;&lt;wsp:rsid wsp:val=&quot;2A6E08C2&quot;/&gt;&lt;wsp:rsid wsp:val=&quot;2A6FCC41&quot;/&gt;&lt;wsp:rsid wsp:val=&quot;2A75316E&quot;/&gt;&lt;wsp:rsid wsp:val=&quot;2A79F5F3&quot;/&gt;&lt;wsp:rsid wsp:val=&quot;2A7F0E40&quot;/&gt;&lt;wsp:rsid wsp:val=&quot;2A8B5C39&quot;/&gt;&lt;wsp:rsid wsp:val=&quot;2A937F80&quot;/&gt;&lt;wsp:rsid wsp:val=&quot;2AA0686C&quot;/&gt;&lt;wsp:rsid wsp:val=&quot;2AACE6B1&quot;/&gt;&lt;wsp:rsid wsp:val=&quot;2AD2D434&quot;/&gt;&lt;wsp:rsid wsp:val=&quot;2AF547FD&quot;/&gt;&lt;wsp:rsid wsp:val=&quot;2AF85B47&quot;/&gt;&lt;wsp:rsid wsp:val=&quot;2AFEDF42&quot;/&gt;&lt;wsp:rsid wsp:val=&quot;2B0D95C3&quot;/&gt;&lt;wsp:rsid wsp:val=&quot;2B0DD31C&quot;/&gt;&lt;wsp:rsid wsp:val=&quot;2B21D4D0&quot;/&gt;&lt;wsp:rsid wsp:val=&quot;2B350D16&quot;/&gt;&lt;wsp:rsid wsp:val=&quot;2B3B0221&quot;/&gt;&lt;wsp:rsid wsp:val=&quot;2B49C182&quot;/&gt;&lt;wsp:rsid wsp:val=&quot;2B77E14F&quot;/&gt;&lt;wsp:rsid wsp:val=&quot;2B800F42&quot;/&gt;&lt;wsp:rsid wsp:val=&quot;2B9D0F89&quot;/&gt;&lt;wsp:rsid wsp:val=&quot;2BAC9EA7&quot;/&gt;&lt;wsp:rsid wsp:val=&quot;2BB0C7CA&quot;/&gt;&lt;wsp:rsid wsp:val=&quot;2BC4C728&quot;/&gt;&lt;wsp:rsid wsp:val=&quot;2BC88871&quot;/&gt;&lt;wsp:rsid wsp:val=&quot;2BCAED78&quot;/&gt;&lt;wsp:rsid wsp:val=&quot;2BCF1C96&quot;/&gt;&lt;wsp:rsid wsp:val=&quot;2BDB1972&quot;/&gt;&lt;wsp:rsid wsp:val=&quot;2BE4A74A&quot;/&gt;&lt;wsp:rsid wsp:val=&quot;2C0038E7&quot;/&gt;&lt;wsp:rsid wsp:val=&quot;2C00E2B6&quot;/&gt;&lt;wsp:rsid wsp:val=&quot;2C068E24&quot;/&gt;&lt;wsp:rsid wsp:val=&quot;2C07A6E9&quot;/&gt;&lt;wsp:rsid wsp:val=&quot;2C098F16&quot;/&gt;&lt;wsp:rsid wsp:val=&quot;2C1DEF37&quot;/&gt;&lt;wsp:rsid wsp:val=&quot;2C24FE5D&quot;/&gt;&lt;wsp:rsid wsp:val=&quot;2C2F9291&quot;/&gt;&lt;wsp:rsid wsp:val=&quot;2C4E2D20&quot;/&gt;&lt;wsp:rsid wsp:val=&quot;2C658523&quot;/&gt;&lt;wsp:rsid wsp:val=&quot;2C75AAAF&quot;/&gt;&lt;wsp:rsid wsp:val=&quot;2C828363&quot;/&gt;&lt;wsp:rsid wsp:val=&quot;2C91DBE6&quot;/&gt;&lt;wsp:rsid wsp:val=&quot;2CA504A6&quot;/&gt;&lt;wsp:rsid wsp:val=&quot;2CA537D1&quot;/&gt;&lt;wsp:rsid wsp:val=&quot;2CAA4D6D&quot;/&gt;&lt;wsp:rsid wsp:val=&quot;2CC39146&quot;/&gt;&lt;wsp:rsid wsp:val=&quot;2CC7D2A6&quot;/&gt;&lt;wsp:rsid wsp:val=&quot;2CE4134B&quot;/&gt;&lt;wsp:rsid wsp:val=&quot;2CF76CE3&quot;/&gt;&lt;wsp:rsid wsp:val=&quot;2CFC927A&quot;/&gt;&lt;wsp:rsid wsp:val=&quot;2D1D26BF&quot;/&gt;&lt;wsp:rsid wsp:val=&quot;2D25AC12&quot;/&gt;&lt;wsp:rsid wsp:val=&quot;2D2A74E5&quot;/&gt;&lt;wsp:rsid wsp:val=&quot;2D2E4E4C&quot;/&gt;&lt;wsp:rsid wsp:val=&quot;2D34F5BB&quot;/&gt;&lt;wsp:rsid wsp:val=&quot;2D6517D0&quot;/&gt;&lt;wsp:rsid wsp:val=&quot;2D66802F&quot;/&gt;&lt;wsp:rsid wsp:val=&quot;2D6765DF&quot;/&gt;&lt;wsp:rsid wsp:val=&quot;2D695A2F&quot;/&gt;&lt;wsp:rsid wsp:val=&quot;2D6A0EFF&quot;/&gt;&lt;wsp:rsid wsp:val=&quot;2D6B3E98&quot;/&gt;&lt;wsp:rsid wsp:val=&quot;2D6B9639&quot;/&gt;&lt;wsp:rsid wsp:val=&quot;2D706DA5&quot;/&gt;&lt;wsp:rsid wsp:val=&quot;2D78E930&quot;/&gt;&lt;wsp:rsid wsp:val=&quot;2D88C81A&quot;/&gt;&lt;wsp:rsid wsp:val=&quot;2D8ADBD0&quot;/&gt;&lt;wsp:rsid wsp:val=&quot;2DAE9B72&quot;/&gt;&lt;wsp:rsid wsp:val=&quot;2DAF8276&quot;/&gt;&lt;wsp:rsid wsp:val=&quot;2DAFC6AF&quot;/&gt;&lt;wsp:rsid wsp:val=&quot;2DD27FA1&quot;/&gt;&lt;wsp:rsid wsp:val=&quot;2DD95805&quot;/&gt;&lt;wsp:rsid wsp:val=&quot;2DDF768F&quot;/&gt;&lt;wsp:rsid wsp:val=&quot;2DE9E448&quot;/&gt;&lt;wsp:rsid wsp:val=&quot;2DEE92F5&quot;/&gt;&lt;wsp:rsid wsp:val=&quot;2E018FEF&quot;/&gt;&lt;wsp:rsid wsp:val=&quot;2E0F59E6&quot;/&gt;&lt;wsp:rsid wsp:val=&quot;2E149DA7&quot;/&gt;&lt;wsp:rsid wsp:val=&quot;2E20D308&quot;/&gt;&lt;wsp:rsid wsp:val=&quot;2E228881&quot;/&gt;&lt;wsp:rsid wsp:val=&quot;2E2D7B25&quot;/&gt;&lt;wsp:rsid wsp:val=&quot;2E42D6B0&quot;/&gt;&lt;wsp:rsid wsp:val=&quot;2E494A66&quot;/&gt;&lt;wsp:rsid wsp:val=&quot;2E5A7528&quot;/&gt;&lt;wsp:rsid wsp:val=&quot;2E65B3CC&quot;/&gt;&lt;wsp:rsid wsp:val=&quot;2E6AB6CF&quot;/&gt;&lt;wsp:rsid wsp:val=&quot;2E815189&quot;/&gt;&lt;wsp:rsid wsp:val=&quot;2E9EF453&quot;/&gt;&lt;wsp:rsid wsp:val=&quot;2EAF97B2&quot;/&gt;&lt;wsp:rsid wsp:val=&quot;2EB90B4F&quot;/&gt;&lt;wsp:rsid wsp:val=&quot;2EC669A3&quot;/&gt;&lt;wsp:rsid wsp:val=&quot;2ECDA754&quot;/&gt;&lt;wsp:rsid wsp:val=&quot;2ED21DC4&quot;/&gt;&lt;wsp:rsid wsp:val=&quot;2ED23D8A&quot;/&gt;&lt;wsp:rsid wsp:val=&quot;2EE148C9&quot;/&gt;&lt;wsp:rsid wsp:val=&quot;2EECE15E&quot;/&gt;&lt;wsp:rsid wsp:val=&quot;2EF6B862&quot;/&gt;&lt;wsp:rsid wsp:val=&quot;2F0F4782&quot;/&gt;&lt;wsp:rsid wsp:val=&quot;2F22BF5D&quot;/&gt;&lt;wsp:rsid wsp:val=&quot;2F275C72&quot;/&gt;&lt;wsp:rsid wsp:val=&quot;2F2A589C&quot;/&gt;&lt;wsp:rsid wsp:val=&quot;2F35501B&quot;/&gt;&lt;wsp:rsid wsp:val=&quot;2F3945D9&quot;/&gt;&lt;wsp:rsid wsp:val=&quot;2F5A2503&quot;/&gt;&lt;wsp:rsid wsp:val=&quot;2F5F1677&quot;/&gt;&lt;wsp:rsid wsp:val=&quot;2F60B83E&quot;/&gt;&lt;wsp:rsid wsp:val=&quot;2F65615B&quot;/&gt;&lt;wsp:rsid wsp:val=&quot;2F669719&quot;/&gt;&lt;wsp:rsid wsp:val=&quot;2F703541&quot;/&gt;&lt;wsp:rsid wsp:val=&quot;2F8A0229&quot;/&gt;&lt;wsp:rsid wsp:val=&quot;2F986DBC&quot;/&gt;&lt;wsp:rsid wsp:val=&quot;2F9B0251&quot;/&gt;&lt;wsp:rsid wsp:val=&quot;2FA0DFDC&quot;/&gt;&lt;wsp:rsid wsp:val=&quot;2FAA7A19&quot;/&gt;&lt;wsp:rsid wsp:val=&quot;2FBF4C58&quot;/&gt;&lt;wsp:rsid wsp:val=&quot;2FC7E911&quot;/&gt;&lt;wsp:rsid wsp:val=&quot;2FD029DC&quot;/&gt;&lt;wsp:rsid wsp:val=&quot;2FE791DE&quot;/&gt;&lt;wsp:rsid wsp:val=&quot;2FE95AA0&quot;/&gt;&lt;wsp:rsid wsp:val=&quot;2FF36EF2&quot;/&gt;&lt;wsp:rsid wsp:val=&quot;3010BB8F&quot;/&gt;&lt;wsp:rsid wsp:val=&quot;3019FAD4&quot;/&gt;&lt;wsp:rsid wsp:val=&quot;302A304D&quot;/&gt;&lt;wsp:rsid wsp:val=&quot;30376E23&quot;/&gt;&lt;wsp:rsid wsp:val=&quot;3039D2EA&quot;/&gt;&lt;wsp:rsid wsp:val=&quot;30496D07&quot;/&gt;&lt;wsp:rsid wsp:val=&quot;3064B0D7&quot;/&gt;&lt;wsp:rsid wsp:val=&quot;306E8420&quot;/&gt;&lt;wsp:rsid wsp:val=&quot;30721D20&quot;/&gt;&lt;wsp:rsid wsp:val=&quot;30764D18&quot;/&gt;&lt;wsp:rsid wsp:val=&quot;307912F5&quot;/&gt;&lt;wsp:rsid wsp:val=&quot;30899F65&quot;/&gt;&lt;wsp:rsid wsp:val=&quot;30966F3E&quot;/&gt;&lt;wsp:rsid wsp:val=&quot;30975BC2&quot;/&gt;&lt;wsp:rsid wsp:val=&quot;30A2AEC9&quot;/&gt;&lt;wsp:rsid wsp:val=&quot;30AC5F86&quot;/&gt;&lt;wsp:rsid wsp:val=&quot;30AF2CFB&quot;/&gt;&lt;wsp:rsid wsp:val=&quot;30B617EB&quot;/&gt;&lt;wsp:rsid wsp:val=&quot;30B6C16B&quot;/&gt;&lt;wsp:rsid wsp:val=&quot;30BEDC06&quot;/&gt;&lt;wsp:rsid wsp:val=&quot;30C19E09&quot;/&gt;&lt;wsp:rsid wsp:val=&quot;30C926F4&quot;/&gt;&lt;wsp:rsid wsp:val=&quot;30CBC0B1&quot;/&gt;&lt;wsp:rsid wsp:val=&quot;30CC1A4C&quot;/&gt;&lt;wsp:rsid wsp:val=&quot;31008247&quot;/&gt;&lt;wsp:rsid wsp:val=&quot;3102B81A&quot;/&gt;&lt;wsp:rsid wsp:val=&quot;31070069&quot;/&gt;&lt;wsp:rsid wsp:val=&quot;31100062&quot;/&gt;&lt;wsp:rsid wsp:val=&quot;311E9B37&quot;/&gt;&lt;wsp:rsid wsp:val=&quot;3120B0F6&quot;/&gt;&lt;wsp:rsid wsp:val=&quot;312CCB94&quot;/&gt;&lt;wsp:rsid wsp:val=&quot;312ECA5E&quot;/&gt;&lt;wsp:rsid wsp:val=&quot;3132B8E0&quot;/&gt;&lt;wsp:rsid wsp:val=&quot;3136E8FB&quot;/&gt;&lt;wsp:rsid wsp:val=&quot;3145B6A2&quot;/&gt;&lt;wsp:rsid wsp:val=&quot;314C36B5&quot;/&gt;&lt;wsp:rsid wsp:val=&quot;31580DA1&quot;/&gt;&lt;wsp:rsid wsp:val=&quot;315873CA&quot;/&gt;&lt;wsp:rsid wsp:val=&quot;31621B43&quot;/&gt;&lt;wsp:rsid wsp:val=&quot;317F3EB4&quot;/&gt;&lt;wsp:rsid wsp:val=&quot;31849D02&quot;/&gt;&lt;wsp:rsid wsp:val=&quot;31C6ED79&quot;/&gt;&lt;wsp:rsid wsp:val=&quot;31CB4A18&quot;/&gt;&lt;wsp:rsid wsp:val=&quot;31CC150B&quot;/&gt;&lt;wsp:rsid wsp:val=&quot;31DF2D33&quot;/&gt;&lt;wsp:rsid wsp:val=&quot;31E53D68&quot;/&gt;&lt;wsp:rsid wsp:val=&quot;31E6764F&quot;/&gt;&lt;wsp:rsid wsp:val=&quot;31EF8F4C&quot;/&gt;&lt;wsp:rsid wsp:val=&quot;31FE7D80&quot;/&gt;&lt;wsp:rsid wsp:val=&quot;3204B2EA&quot;/&gt;&lt;wsp:rsid wsp:val=&quot;320881F3&quot;/&gt;&lt;wsp:rsid wsp:val=&quot;320AB5D4&quot;/&gt;&lt;wsp:rsid wsp:val=&quot;3210EC07&quot;/&gt;&lt;wsp:rsid wsp:val=&quot;32240D9E&quot;/&gt;&lt;wsp:rsid wsp:val=&quot;32267BF3&quot;/&gt;&lt;wsp:rsid wsp:val=&quot;322F1ED5&quot;/&gt;&lt;wsp:rsid wsp:val=&quot;32310175&quot;/&gt;&lt;wsp:rsid wsp:val=&quot;32563261&quot;/&gt;&lt;wsp:rsid wsp:val=&quot;325B86FC&quot;/&gt;&lt;wsp:rsid wsp:val=&quot;32635CB9&quot;/&gt;&lt;wsp:rsid wsp:val=&quot;32637ADB&quot;/&gt;&lt;wsp:rsid wsp:val=&quot;326C3AF0&quot;/&gt;&lt;wsp:rsid wsp:val=&quot;326F9EBB&quot;/&gt;&lt;wsp:rsid wsp:val=&quot;32A1E962&quot;/&gt;&lt;wsp:rsid wsp:val=&quot;32B16746&quot;/&gt;&lt;wsp:rsid wsp:val=&quot;32B23B50&quot;/&gt;&lt;wsp:rsid wsp:val=&quot;32B82641&quot;/&gt;&lt;wsp:rsid wsp:val=&quot;32C218C6&quot;/&gt;&lt;wsp:rsid wsp:val=&quot;32C3E174&quot;/&gt;&lt;wsp:rsid wsp:val=&quot;32C4600B&quot;/&gt;&lt;wsp:rsid wsp:val=&quot;32D781F6&quot;/&gt;&lt;wsp:rsid wsp:val=&quot;32DA034C&quot;/&gt;&lt;wsp:rsid wsp:val=&quot;32E0CAEE&quot;/&gt;&lt;wsp:rsid wsp:val=&quot;32EE2B0F&quot;/&gt;&lt;wsp:rsid wsp:val=&quot;32F11DDA&quot;/&gt;&lt;wsp:rsid wsp:val=&quot;32F3B2D0&quot;/&gt;&lt;wsp:rsid wsp:val=&quot;32F541DC&quot;/&gt;&lt;wsp:rsid wsp:val=&quot;32F6102F&quot;/&gt;&lt;wsp:rsid wsp:val=&quot;32F71142&quot;/&gt;&lt;wsp:rsid wsp:val=&quot;32FA57BF&quot;/&gt;&lt;wsp:rsid wsp:val=&quot;33034879&quot;/&gt;&lt;wsp:rsid wsp:val=&quot;33126453&quot;/&gt;&lt;wsp:rsid wsp:val=&quot;3318E073&quot;/&gt;&lt;wsp:rsid wsp:val=&quot;332854FA&quot;/&gt;&lt;wsp:rsid wsp:val=&quot;332BA9B6&quot;/&gt;&lt;wsp:rsid wsp:val=&quot;33330EB2&quot;/&gt;&lt;wsp:rsid wsp:val=&quot;33422D7F&quot;/&gt;&lt;wsp:rsid wsp:val=&quot;3349BAFF&quot;/&gt;&lt;wsp:rsid wsp:val=&quot;334EA2B1&quot;/&gt;&lt;wsp:rsid wsp:val=&quot;335A2045&quot;/&gt;&lt;wsp:rsid wsp:val=&quot;335CD98C&quot;/&gt;&lt;wsp:rsid wsp:val=&quot;3362BDDA&quot;/&gt;&lt;wsp:rsid wsp:val=&quot;336B533B&quot;/&gt;&lt;wsp:rsid wsp:val=&quot;3370291A&quot;/&gt;&lt;wsp:rsid wsp:val=&quot;33703012&quot;/&gt;&lt;wsp:rsid wsp:val=&quot;3370EE9D&quot;/&gt;&lt;wsp:rsid wsp:val=&quot;33792476&quot;/&gt;&lt;wsp:rsid wsp:val=&quot;338EB1EE&quot;/&gt;&lt;wsp:rsid wsp:val=&quot;339C5199&quot;/&gt;&lt;wsp:rsid wsp:val=&quot;339D4A46&quot;/&gt;&lt;wsp:rsid wsp:val=&quot;33A9BE4C&quot;/&gt;&lt;wsp:rsid wsp:val=&quot;33B86E6C&quot;/&gt;&lt;wsp:rsid wsp:val=&quot;33EB2948&quot;/&gt;&lt;wsp:rsid wsp:val=&quot;33FFB5B8&quot;/&gt;&lt;wsp:rsid wsp:val=&quot;340086BF&quot;/&gt;&lt;wsp:rsid wsp:val=&quot;340FD379&quot;/&gt;&lt;wsp:rsid wsp:val=&quot;3429EFD5&quot;/&gt;&lt;wsp:rsid wsp:val=&quot;3457F7D7&quot;/&gt;&lt;wsp:rsid wsp:val=&quot;345B542B&quot;/&gt;&lt;wsp:rsid wsp:val=&quot;3462AF77&quot;/&gt;&lt;wsp:rsid wsp:val=&quot;346B6D54&quot;/&gt;&lt;wsp:rsid wsp:val=&quot;34718779&quot;/&gt;&lt;wsp:rsid wsp:val=&quot;347931EE&quot;/&gt;&lt;wsp:rsid wsp:val=&quot;3496264B&quot;/&gt;&lt;wsp:rsid wsp:val=&quot;34CF20FC&quot;/&gt;&lt;wsp:rsid wsp:val=&quot;34DDE599&quot;/&gt;&lt;wsp:rsid wsp:val=&quot;34EC1980&quot;/&gt;&lt;wsp:rsid wsp:val=&quot;350DC37E&quot;/&gt;&lt;wsp:rsid wsp:val=&quot;3519AAE9&quot;/&gt;&lt;wsp:rsid wsp:val=&quot;35234715&quot;/&gt;&lt;wsp:rsid wsp:val=&quot;35273518&quot;/&gt;&lt;wsp:rsid wsp:val=&quot;3530EF26&quot;/&gt;&lt;wsp:rsid wsp:val=&quot;3549203B&quot;/&gt;&lt;wsp:rsid wsp:val=&quot;354C3B5F&quot;/&gt;&lt;wsp:rsid wsp:val=&quot;355A86D9&quot;/&gt;&lt;wsp:rsid wsp:val=&quot;355B4D7A&quot;/&gt;&lt;wsp:rsid wsp:val=&quot;355C813C&quot;/&gt;&lt;wsp:rsid wsp:val=&quot;3580D904&quot;/&gt;&lt;wsp:rsid wsp:val=&quot;3589F323&quot;/&gt;&lt;wsp:rsid wsp:val=&quot;35912AF6&quot;/&gt;&lt;wsp:rsid wsp:val=&quot;359B27E5&quot;/&gt;&lt;wsp:rsid wsp:val=&quot;359C7640&quot;/&gt;&lt;wsp:rsid wsp:val=&quot;35AC97D9&quot;/&gt;&lt;wsp:rsid wsp:val=&quot;35B0085C&quot;/&gt;&lt;wsp:rsid wsp:val=&quot;35BEB08D&quot;/&gt;&lt;wsp:rsid wsp:val=&quot;35C5C036&quot;/&gt;&lt;wsp:rsid wsp:val=&quot;35CE7C60&quot;/&gt;&lt;wsp:rsid wsp:val=&quot;35D326DB&quot;/&gt;&lt;wsp:rsid wsp:val=&quot;35D71000&quot;/&gt;&lt;wsp:rsid wsp:val=&quot;35DC2511&quot;/&gt;&lt;wsp:rsid wsp:val=&quot;35DEAD83&quot;/&gt;&lt;wsp:rsid wsp:val=&quot;35E2D870&quot;/&gt;&lt;wsp:rsid wsp:val=&quot;3607C2BF&quot;/&gt;&lt;wsp:rsid wsp:val=&quot;36190F2C&quot;/&gt;&lt;wsp:rsid wsp:val=&quot;361A9AF4&quot;/&gt;&lt;wsp:rsid wsp:val=&quot;3620712C&quot;/&gt;&lt;wsp:rsid wsp:val=&quot;3631F6AC&quot;/&gt;&lt;wsp:rsid wsp:val=&quot;3639F8FF&quot;/&gt;&lt;wsp:rsid wsp:val=&quot;3643EFC9&quot;/&gt;&lt;wsp:rsid wsp:val=&quot;36614D92&quot;/&gt;&lt;wsp:rsid wsp:val=&quot;3662F51B&quot;/&gt;&lt;wsp:rsid wsp:val=&quot;367DD204&quot;/&gt;&lt;wsp:rsid wsp:val=&quot;367E7754&quot;/&gt;&lt;wsp:rsid wsp:val=&quot;3686316B&quot;/&gt;&lt;wsp:rsid wsp:val=&quot;368653B2&quot;/&gt;&lt;wsp:rsid wsp:val=&quot;36B21534&quot;/&gt;&lt;wsp:rsid wsp:val=&quot;36B810CB&quot;/&gt;&lt;wsp:rsid wsp:val=&quot;36C19F02&quot;/&gt;&lt;wsp:rsid wsp:val=&quot;36C62558&quot;/&gt;&lt;wsp:rsid wsp:val=&quot;36D730B1&quot;/&gt;&lt;wsp:rsid wsp:val=&quot;36E155EF&quot;/&gt;&lt;wsp:rsid wsp:val=&quot;36FB9A48&quot;/&gt;&lt;wsp:rsid wsp:val=&quot;370E87D7&quot;/&gt;&lt;wsp:rsid wsp:val=&quot;370FB627&quot;/&gt;&lt;wsp:rsid wsp:val=&quot;37104FE8&quot;/&gt;&lt;wsp:rsid wsp:val=&quot;371189C8&quot;/&gt;&lt;wsp:rsid wsp:val=&quot;3712FAA5&quot;/&gt;&lt;wsp:rsid wsp:val=&quot;37135237&quot;/&gt;&lt;wsp:rsid wsp:val=&quot;3718316B&quot;/&gt;&lt;wsp:rsid wsp:val=&quot;3740DF36&quot;/&gt;&lt;wsp:rsid wsp:val=&quot;37471BC6&quot;/&gt;&lt;wsp:rsid wsp:val=&quot;37501116&quot;/&gt;&lt;wsp:rsid wsp:val=&quot;375426DA&quot;/&gt;&lt;wsp:rsid wsp:val=&quot;37619097&quot;/&gt;&lt;wsp:rsid wsp:val=&quot;3762F9C9&quot;/&gt;&lt;wsp:rsid wsp:val=&quot;376ACB05&quot;/&gt;&lt;wsp:rsid wsp:val=&quot;3772A109&quot;/&gt;&lt;wsp:rsid wsp:val=&quot;377B2B01&quot;/&gt;&lt;wsp:rsid wsp:val=&quot;37941B36&quot;/&gt;&lt;wsp:rsid wsp:val=&quot;37A27C13&quot;/&gt;&lt;wsp:rsid wsp:val=&quot;37B4090D&quot;/&gt;&lt;wsp:rsid wsp:val=&quot;37BCC593&quot;/&gt;&lt;wsp:rsid wsp:val=&quot;37BF2801&quot;/&gt;&lt;wsp:rsid wsp:val=&quot;37D710E4&quot;/&gt;&lt;wsp:rsid wsp:val=&quot;37F18325&quot;/&gt;&lt;wsp:rsid wsp:val=&quot;37F8172A&quot;/&gt;&lt;wsp:rsid wsp:val=&quot;380A3FE6&quot;/&gt;&lt;wsp:rsid wsp:val=&quot;380B3FFD&quot;/&gt;&lt;wsp:rsid wsp:val=&quot;3823BA42&quot;/&gt;&lt;wsp:rsid wsp:val=&quot;382D31D5&quot;/&gt;&lt;wsp:rsid wsp:val=&quot;383F60BC&quot;/&gt;&lt;wsp:rsid wsp:val=&quot;387FB28C&quot;/&gt;&lt;wsp:rsid wsp:val=&quot;387FD77D&quot;/&gt;&lt;wsp:rsid wsp:val=&quot;3891DFDC&quot;/&gt;&lt;wsp:rsid wsp:val=&quot;38AAB380&quot;/&gt;&lt;wsp:rsid wsp:val=&quot;38ADFE55&quot;/&gt;&lt;wsp:rsid wsp:val=&quot;38AE30BF&quot;/&gt;&lt;wsp:rsid wsp:val=&quot;38D6FCB3&quot;/&gt;&lt;wsp:rsid wsp:val=&quot;38E24367&quot;/&gt;&lt;wsp:rsid wsp:val=&quot;38ED6B12&quot;/&gt;&lt;wsp:rsid wsp:val=&quot;38FB6378&quot;/&gt;&lt;wsp:rsid wsp:val=&quot;38FBAC8B&quot;/&gt;&lt;wsp:rsid wsp:val=&quot;390626A1&quot;/&gt;&lt;wsp:rsid wsp:val=&quot;391491FB&quot;/&gt;&lt;wsp:rsid wsp:val=&quot;39164E45&quot;/&gt;&lt;wsp:rsid wsp:val=&quot;391FCAB1&quot;/&gt;&lt;wsp:rsid wsp:val=&quot;3934BD0B&quot;/&gt;&lt;wsp:rsid wsp:val=&quot;393EDE77&quot;/&gt;&lt;wsp:rsid wsp:val=&quot;394944D0&quot;/&gt;&lt;wsp:rsid wsp:val=&quot;395C57D2&quot;/&gt;&lt;wsp:rsid wsp:val=&quot;39651274&quot;/&gt;&lt;wsp:rsid wsp:val=&quot;3966EC74&quot;/&gt;&lt;wsp:rsid wsp:val=&quot;3968F3F3&quot;/&gt;&lt;wsp:rsid wsp:val=&quot;3972423F&quot;/&gt;&lt;wsp:rsid wsp:val=&quot;3972EDAF&quot;/&gt;&lt;wsp:rsid wsp:val=&quot;39B61816&quot;/&gt;&lt;wsp:rsid wsp:val=&quot;39B872DC&quot;/&gt;&lt;wsp:rsid wsp:val=&quot;39BFA048&quot;/&gt;&lt;wsp:rsid wsp:val=&quot;39C79B0E&quot;/&gt;&lt;wsp:rsid wsp:val=&quot;39EA0E14&quot;/&gt;&lt;wsp:rsid wsp:val=&quot;39EA9AA9&quot;/&gt;&lt;wsp:rsid wsp:val=&quot;39EC852D&quot;/&gt;&lt;wsp:rsid wsp:val=&quot;39FE15DE&quot;/&gt;&lt;wsp:rsid wsp:val=&quot;3A03E3CE&quot;/&gt;&lt;wsp:rsid wsp:val=&quot;3A0B73FD&quot;/&gt;&lt;wsp:rsid wsp:val=&quot;3A0ECDC8&quot;/&gt;&lt;wsp:rsid wsp:val=&quot;3A165F93&quot;/&gt;&lt;wsp:rsid wsp:val=&quot;3A1E1636&quot;/&gt;&lt;wsp:rsid wsp:val=&quot;3A4022DC&quot;/&gt;&lt;wsp:rsid wsp:val=&quot;3A447254&quot;/&gt;&lt;wsp:rsid wsp:val=&quot;3A58E104&quot;/&gt;&lt;wsp:rsid wsp:val=&quot;3A67BE48&quot;/&gt;&lt;wsp:rsid wsp:val=&quot;3A71D9A9&quot;/&gt;&lt;wsp:rsid wsp:val=&quot;3A78FDC9&quot;/&gt;&lt;wsp:rsid wsp:val=&quot;3A8A8BDF&quot;/&gt;&lt;wsp:rsid wsp:val=&quot;3A8F1698&quot;/&gt;&lt;wsp:rsid wsp:val=&quot;3A92364A&quot;/&gt;&lt;wsp:rsid wsp:val=&quot;3A9D2DAB&quot;/&gt;&lt;wsp:rsid wsp:val=&quot;3AA697FE&quot;/&gt;&lt;wsp:rsid wsp:val=&quot;3AAA41CB&quot;/&gt;&lt;wsp:rsid wsp:val=&quot;3AB98DE6&quot;/&gt;&lt;wsp:rsid wsp:val=&quot;3AD08F04&quot;/&gt;&lt;wsp:rsid wsp:val=&quot;3AD852F2&quot;/&gt;&lt;wsp:rsid wsp:val=&quot;3AFAD5A1&quot;/&gt;&lt;wsp:rsid wsp:val=&quot;3B040A72&quot;/&gt;&lt;wsp:rsid wsp:val=&quot;3B0B2536&quot;/&gt;&lt;wsp:rsid wsp:val=&quot;3B21BAD2&quot;/&gt;&lt;wsp:rsid wsp:val=&quot;3B25EFC2&quot;/&gt;&lt;wsp:rsid wsp:val=&quot;3B28E1E2&quot;/&gt;&lt;wsp:rsid wsp:val=&quot;3B573CAF&quot;/&gt;&lt;wsp:rsid wsp:val=&quot;3B5E6278&quot;/&gt;&lt;wsp:rsid wsp:val=&quot;3B78A4AB&quot;/&gt;&lt;wsp:rsid wsp:val=&quot;3B7D5939&quot;/&gt;&lt;wsp:rsid wsp:val=&quot;3B7EC31A&quot;/&gt;&lt;wsp:rsid wsp:val=&quot;3B8BADF6&quot;/&gt;&lt;wsp:rsid wsp:val=&quot;3BA8D8A3&quot;/&gt;&lt;wsp:rsid wsp:val=&quot;3BAB9770&quot;/&gt;&lt;wsp:rsid wsp:val=&quot;3BCA98AE&quot;/&gt;&lt;wsp:rsid wsp:val=&quot;3BCF38BC&quot;/&gt;&lt;wsp:rsid wsp:val=&quot;3BD13DDB&quot;/&gt;&lt;wsp:rsid wsp:val=&quot;3BD78CD7&quot;/&gt;&lt;wsp:rsid wsp:val=&quot;3BEF122D&quot;/&gt;&lt;wsp:rsid wsp:val=&quot;3BF896EC&quot;/&gt;&lt;wsp:rsid wsp:val=&quot;3BF9FBCB&quot;/&gt;&lt;wsp:rsid wsp:val=&quot;3C00EE61&quot;/&gt;&lt;wsp:rsid wsp:val=&quot;3C134CC7&quot;/&gt;&lt;wsp:rsid wsp:val=&quot;3C185E58&quot;/&gt;&lt;wsp:rsid wsp:val=&quot;3C4B614F&quot;/&gt;&lt;wsp:rsid wsp:val=&quot;3C54BC60&quot;/&gt;&lt;wsp:rsid wsp:val=&quot;3C677D10&quot;/&gt;&lt;wsp:rsid wsp:val=&quot;3C72C04F&quot;/&gt;&lt;wsp:rsid wsp:val=&quot;3C86575E&quot;/&gt;&lt;wsp:rsid wsp:val=&quot;3C8CDDF9&quot;/&gt;&lt;wsp:rsid wsp:val=&quot;3C9C968E&quot;/&gt;&lt;wsp:rsid wsp:val=&quot;3CA2D5AC&quot;/&gt;&lt;wsp:rsid wsp:val=&quot;3CAF55BE&quot;/&gt;&lt;wsp:rsid wsp:val=&quot;3CB178BD&quot;/&gt;&lt;wsp:rsid wsp:val=&quot;3CB22E6A&quot;/&gt;&lt;wsp:rsid wsp:val=&quot;3CBDF456&quot;/&gt;&lt;wsp:rsid wsp:val=&quot;3CD870C7&quot;/&gt;&lt;wsp:rsid wsp:val=&quot;3CDFE246&quot;/&gt;&lt;wsp:rsid wsp:val=&quot;3CED3705&quot;/&gt;&lt;wsp:rsid wsp:val=&quot;3D11556B&quot;/&gt;&lt;wsp:rsid wsp:val=&quot;3D16FCA6&quot;/&gt;&lt;wsp:rsid wsp:val=&quot;3D20A6E5&quot;/&gt;&lt;wsp:rsid wsp:val=&quot;3D25C250&quot;/&gt;&lt;wsp:rsid wsp:val=&quot;3D334F4F&quot;/&gt;&lt;wsp:rsid wsp:val=&quot;3D373D50&quot;/&gt;&lt;wsp:rsid wsp:val=&quot;3D436B53&quot;/&gt;&lt;wsp:rsid wsp:val=&quot;3D51CD02&quot;/&gt;&lt;wsp:rsid wsp:val=&quot;3D5CAB14&quot;/&gt;&lt;wsp:rsid wsp:val=&quot;3D689E03&quot;/&gt;&lt;wsp:rsid wsp:val=&quot;3D707565&quot;/&gt;&lt;wsp:rsid wsp:val=&quot;3D793332&quot;/&gt;&lt;wsp:rsid wsp:val=&quot;3D7F916C&quot;/&gt;&lt;wsp:rsid wsp:val=&quot;3D805F49&quot;/&gt;&lt;wsp:rsid wsp:val=&quot;3D86894D&quot;/&gt;&lt;wsp:rsid wsp:val=&quot;3D87FE86&quot;/&gt;&lt;wsp:rsid wsp:val=&quot;3D97ACAA&quot;/&gt;&lt;wsp:rsid wsp:val=&quot;3DB0AE79&quot;/&gt;&lt;wsp:rsid wsp:val=&quot;3DBE845B&quot;/&gt;&lt;wsp:rsid wsp:val=&quot;3DC76E76&quot;/&gt;&lt;wsp:rsid wsp:val=&quot;3DCEF97B&quot;/&gt;&lt;wsp:rsid wsp:val=&quot;3DE821C2&quot;/&gt;&lt;wsp:rsid wsp:val=&quot;3DE9BF68&quot;/&gt;&lt;wsp:rsid wsp:val=&quot;3E073F7E&quot;/&gt;&lt;wsp:rsid wsp:val=&quot;3E0840EA&quot;/&gt;&lt;wsp:rsid wsp:val=&quot;3E0C3B95&quot;/&gt;&lt;wsp:rsid wsp:val=&quot;3E10988C&quot;/&gt;&lt;wsp:rsid wsp:val=&quot;3E124F9A&quot;/&gt;&lt;wsp:rsid wsp:val=&quot;3E1D2E98&quot;/&gt;&lt;wsp:rsid wsp:val=&quot;3E285B5D&quot;/&gt;&lt;wsp:rsid wsp:val=&quot;3E2F85F0&quot;/&gt;&lt;wsp:rsid wsp:val=&quot;3E37D8AA&quot;/&gt;&lt;wsp:rsid wsp:val=&quot;3E398A3B&quot;/&gt;&lt;wsp:rsid wsp:val=&quot;3E3B3626&quot;/&gt;&lt;wsp:rsid wsp:val=&quot;3E3D0891&quot;/&gt;&lt;wsp:rsid wsp:val=&quot;3E4E0D59&quot;/&gt;&lt;wsp:rsid wsp:val=&quot;3E569F7A&quot;/&gt;&lt;wsp:rsid wsp:val=&quot;3E652209&quot;/&gt;&lt;wsp:rsid wsp:val=&quot;3E6D8567&quot;/&gt;&lt;wsp:rsid wsp:val=&quot;3E824E3A&quot;/&gt;&lt;wsp:rsid wsp:val=&quot;3E898939&quot;/&gt;&lt;wsp:rsid wsp:val=&quot;3E8B859E&quot;/&gt;&lt;wsp:rsid wsp:val=&quot;3E96A5FB&quot;/&gt;&lt;wsp:rsid wsp:val=&quot;3EA4E85D&quot;/&gt;&lt;wsp:rsid wsp:val=&quot;3EA5CA07&quot;/&gt;&lt;wsp:rsid wsp:val=&quot;3EB83558&quot;/&gt;&lt;wsp:rsid wsp:val=&quot;3EBF300A&quot;/&gt;&lt;wsp:rsid wsp:val=&quot;3EC293F4&quot;/&gt;&lt;wsp:rsid wsp:val=&quot;3EC4D545&quot;/&gt;&lt;wsp:rsid wsp:val=&quot;3EDC7219&quot;/&gt;&lt;wsp:rsid wsp:val=&quot;3EDD15C2&quot;/&gt;&lt;wsp:rsid wsp:val=&quot;3EDF239B&quot;/&gt;&lt;wsp:rsid wsp:val=&quot;3EE51106&quot;/&gt;&lt;wsp:rsid wsp:val=&quot;3EF3FB6B&quot;/&gt;&lt;wsp:rsid wsp:val=&quot;3F022EF3&quot;/&gt;&lt;wsp:rsid wsp:val=&quot;3F0BBDDF&quot;/&gt;&lt;wsp:rsid wsp:val=&quot;3F1CD52B&quot;/&gt;&lt;wsp:rsid wsp:val=&quot;3F22070E&quot;/&gt;&lt;wsp:rsid wsp:val=&quot;3F29705D&quot;/&gt;&lt;wsp:rsid wsp:val=&quot;3F2DDA27&quot;/&gt;&lt;wsp:rsid wsp:val=&quot;3F65203E&quot;/&gt;&lt;wsp:rsid wsp:val=&quot;3F65F247&quot;/&gt;&lt;wsp:rsid wsp:val=&quot;3F78DFB8&quot;/&gt;&lt;wsp:rsid wsp:val=&quot;3F8CB2C3&quot;/&gt;&lt;wsp:rsid wsp:val=&quot;3F8D080C&quot;/&gt;&lt;wsp:rsid wsp:val=&quot;3FA7E946&quot;/&gt;&lt;wsp:rsid wsp:val=&quot;3FB7222A&quot;/&gt;&lt;wsp:rsid wsp:val=&quot;3FBDB666&quot;/&gt;&lt;wsp:rsid wsp:val=&quot;3FC4A810&quot;/&gt;&lt;wsp:rsid wsp:val=&quot;3FC7B685&quot;/&gt;&lt;wsp:rsid wsp:val=&quot;3FD2EE8A&quot;/&gt;&lt;wsp:rsid wsp:val=&quot;3FE11F1C&quot;/&gt;&lt;wsp:rsid wsp:val=&quot;4003AAB2&quot;/&gt;&lt;wsp:rsid wsp:val=&quot;40047225&quot;/&gt;&lt;wsp:rsid wsp:val=&quot;40068CC4&quot;/&gt;&lt;wsp:rsid wsp:val=&quot;400ECBF3&quot;/&gt;&lt;wsp:rsid wsp:val=&quot;40174385&quot;/&gt;&lt;wsp:rsid wsp:val=&quot;402E3172&quot;/&gt;&lt;wsp:rsid wsp:val=&quot;40402B5B&quot;/&gt;&lt;wsp:rsid wsp:val=&quot;4055F221&quot;/&gt;&lt;wsp:rsid wsp:val=&quot;4059EB12&quot;/&gt;&lt;wsp:rsid wsp:val=&quot;409D7ADD&quot;/&gt;&lt;wsp:rsid wsp:val=&quot;40ABBB75&quot;/&gt;&lt;wsp:rsid wsp:val=&quot;40AD59E9&quot;/&gt;&lt;wsp:rsid wsp:val=&quot;40B54760&quot;/&gt;&lt;wsp:rsid wsp:val=&quot;40BADC08&quot;/&gt;&lt;wsp:rsid wsp:val=&quot;40C71000&quot;/&gt;&lt;wsp:rsid wsp:val=&quot;40CE5807&quot;/&gt;&lt;wsp:rsid wsp:val=&quot;40D90AD0&quot;/&gt;&lt;wsp:rsid wsp:val=&quot;40D951BD&quot;/&gt;&lt;wsp:rsid wsp:val=&quot;40DAE098&quot;/&gt;&lt;wsp:rsid wsp:val=&quot;40DD4EC6&quot;/&gt;&lt;wsp:rsid wsp:val=&quot;40E329D4&quot;/&gt;&lt;wsp:rsid wsp:val=&quot;40F79D6F&quot;/&gt;&lt;wsp:rsid wsp:val=&quot;41228F1A&quot;/&gt;&lt;wsp:rsid wsp:val=&quot;4126C53E&quot;/&gt;&lt;wsp:rsid wsp:val=&quot;41465D96&quot;/&gt;&lt;wsp:rsid wsp:val=&quot;4146D983&quot;/&gt;&lt;wsp:rsid wsp:val=&quot;41541A3C&quot;/&gt;&lt;wsp:rsid wsp:val=&quot;41546936&quot;/&gt;&lt;wsp:rsid wsp:val=&quot;4170AF09&quot;/&gt;&lt;wsp:rsid wsp:val=&quot;41756398&quot;/&gt;&lt;wsp:rsid wsp:val=&quot;417892B1&quot;/&gt;&lt;wsp:rsid wsp:val=&quot;4185AE1B&quot;/&gt;&lt;wsp:rsid wsp:val=&quot;4187DC22&quot;/&gt;&lt;wsp:rsid wsp:val=&quot;419E8E00&quot;/&gt;&lt;wsp:rsid wsp:val=&quot;41A03462&quot;/&gt;&lt;wsp:rsid wsp:val=&quot;41B35038&quot;/&gt;&lt;wsp:rsid wsp:val=&quot;41B96F63&quot;/&gt;&lt;wsp:rsid wsp:val=&quot;41C70632&quot;/&gt;&lt;wsp:rsid wsp:val=&quot;41C857F8&quot;/&gt;&lt;wsp:rsid wsp:val=&quot;41C86D4C&quot;/&gt;&lt;wsp:rsid wsp:val=&quot;41D15B1E&quot;/&gt;&lt;wsp:rsid wsp:val=&quot;41D5FCC6&quot;/&gt;&lt;wsp:rsid wsp:val=&quot;41DFA5FA&quot;/&gt;&lt;wsp:rsid wsp:val=&quot;41F1058D&quot;/&gt;&lt;wsp:rsid wsp:val=&quot;41F2AD2C&quot;/&gt;&lt;wsp:rsid wsp:val=&quot;41FC87BF&quot;/&gt;&lt;wsp:rsid wsp:val=&quot;42074097&quot;/&gt;&lt;wsp:rsid wsp:val=&quot;4209D73A&quot;/&gt;&lt;wsp:rsid wsp:val=&quot;4212ACEE&quot;/&gt;&lt;wsp:rsid wsp:val=&quot;4223BF26&quot;/&gt;&lt;wsp:rsid wsp:val=&quot;423904E1&quot;/&gt;&lt;wsp:rsid wsp:val=&quot;4241A118&quot;/&gt;&lt;wsp:rsid wsp:val=&quot;4248AFA3&quot;/&gt;&lt;wsp:rsid wsp:val=&quot;4250E165&quot;/&gt;&lt;wsp:rsid wsp:val=&quot;42528F17&quot;/&gt;&lt;wsp:rsid wsp:val=&quot;42595088&quot;/&gt;&lt;wsp:rsid wsp:val=&quot;425FDE20&quot;/&gt;&lt;wsp:rsid wsp:val=&quot;4261201D&quot;/&gt;&lt;wsp:rsid wsp:val=&quot;427B56AB&quot;/&gt;&lt;wsp:rsid wsp:val=&quot;428F1733&quot;/&gt;&lt;wsp:rsid wsp:val=&quot;42906558&quot;/&gt;&lt;wsp:rsid wsp:val=&quot;42988186&quot;/&gt;&lt;wsp:rsid wsp:val=&quot;42AAFF62&quot;/&gt;&lt;wsp:rsid wsp:val=&quot;42ADD1C1&quot;/&gt;&lt;wsp:rsid wsp:val=&quot;42B99E49&quot;/&gt;&lt;wsp:rsid wsp:val=&quot;42D02989&quot;/&gt;&lt;wsp:rsid wsp:val=&quot;42D5FBC8&quot;/&gt;&lt;wsp:rsid wsp:val=&quot;42E34B98&quot;/&gt;&lt;wsp:rsid wsp:val=&quot;42E8BEA0&quot;/&gt;&lt;wsp:rsid wsp:val=&quot;42F573C9&quot;/&gt;&lt;wsp:rsid wsp:val=&quot;4304099D&quot;/&gt;&lt;wsp:rsid wsp:val=&quot;430A67F5&quot;/&gt;&lt;wsp:rsid wsp:val=&quot;4317C2AF&quot;/&gt;&lt;wsp:rsid wsp:val=&quot;431CAF2F&quot;/&gt;&lt;wsp:rsid wsp:val=&quot;43217E7C&quot;/&gt;&lt;wsp:rsid wsp:val=&quot;4323310C&quot;/&gt;&lt;wsp:rsid wsp:val=&quot;4326A5B5&quot;/&gt;&lt;wsp:rsid wsp:val=&quot;432DE30F&quot;/&gt;&lt;wsp:rsid wsp:val=&quot;4333B072&quot;/&gt;&lt;wsp:rsid wsp:val=&quot;433B1B2B&quot;/&gt;&lt;wsp:rsid wsp:val=&quot;4344F317&quot;/&gt;&lt;wsp:rsid wsp:val=&quot;4346DC01&quot;/&gt;&lt;wsp:rsid wsp:val=&quot;434FDCE2&quot;/&gt;&lt;wsp:rsid wsp:val=&quot;43502256&quot;/&gt;&lt;wsp:rsid wsp:val=&quot;435875F9&quot;/&gt;&lt;wsp:rsid wsp:val=&quot;4359E2F8&quot;/&gt;&lt;wsp:rsid wsp:val=&quot;435C7889&quot;/&gt;&lt;wsp:rsid wsp:val=&quot;436A5D79&quot;/&gt;&lt;wsp:rsid wsp:val=&quot;43710797&quot;/&gt;&lt;wsp:rsid wsp:val=&quot;4371CD7E&quot;/&gt;&lt;wsp:rsid wsp:val=&quot;4372EDB3&quot;/&gt;&lt;wsp:rsid wsp:val=&quot;437674BA&quot;/&gt;&lt;wsp:rsid wsp:val=&quot;438BB3F0&quot;/&gt;&lt;wsp:rsid wsp:val=&quot;43944A59&quot;/&gt;&lt;wsp:rsid wsp:val=&quot;439D9487&quot;/&gt;&lt;wsp:rsid wsp:val=&quot;43A45579&quot;/&gt;&lt;wsp:rsid wsp:val=&quot;43AF77E1&quot;/&gt;&lt;wsp:rsid wsp:val=&quot;43BD603B&quot;/&gt;&lt;wsp:rsid wsp:val=&quot;43C0CD4C&quot;/&gt;&lt;wsp:rsid wsp:val=&quot;43CA0E0B&quot;/&gt;&lt;wsp:rsid wsp:val=&quot;43CC6A2E&quot;/&gt;&lt;wsp:rsid wsp:val=&quot;43D0C358&quot;/&gt;&lt;wsp:rsid wsp:val=&quot;43D41360&quot;/&gt;&lt;wsp:rsid wsp:val=&quot;43DF3595&quot;/&gt;&lt;wsp:rsid wsp:val=&quot;43E066C9&quot;/&gt;&lt;wsp:rsid wsp:val=&quot;43E5F1E3&quot;/&gt;&lt;wsp:rsid wsp:val=&quot;43EA7EA7&quot;/&gt;&lt;wsp:rsid wsp:val=&quot;44021198&quot;/&gt;&lt;wsp:rsid wsp:val=&quot;4417E119&quot;/&gt;&lt;wsp:rsid wsp:val=&quot;441836C4&quot;/&gt;&lt;wsp:rsid wsp:val=&quot;4432FC58&quot;/&gt;&lt;wsp:rsid wsp:val=&quot;44342F62&quot;/&gt;&lt;wsp:rsid wsp:val=&quot;4434CAC9&quot;/&gt;&lt;wsp:rsid wsp:val=&quot;443D69B8&quot;/&gt;&lt;wsp:rsid wsp:val=&quot;44494434&quot;/&gt;&lt;wsp:rsid wsp:val=&quot;44515246&quot;/&gt;&lt;wsp:rsid wsp:val=&quot;4464A006&quot;/&gt;&lt;wsp:rsid wsp:val=&quot;4466CD26&quot;/&gt;&lt;wsp:rsid wsp:val=&quot;446DCB14&quot;/&gt;&lt;wsp:rsid wsp:val=&quot;44822731&quot;/&gt;&lt;wsp:rsid wsp:val=&quot;4488F72F&quot;/&gt;&lt;wsp:rsid wsp:val=&quot;4489C3F9&quot;/&gt;&lt;wsp:rsid wsp:val=&quot;4494F59F&quot;/&gt;&lt;wsp:rsid wsp:val=&quot;44A414B1&quot;/&gt;&lt;wsp:rsid wsp:val=&quot;44E9D8B4&quot;/&gt;&lt;wsp:rsid wsp:val=&quot;44ED8616&quot;/&gt;&lt;wsp:rsid wsp:val=&quot;44F0D1C9&quot;/&gt;&lt;wsp:rsid wsp:val=&quot;44F848EA&quot;/&gt;&lt;wsp:rsid wsp:val=&quot;44FC7D60&quot;/&gt;&lt;wsp:rsid wsp:val=&quot;45098276&quot;/&gt;&lt;wsp:rsid wsp:val=&quot;451A9B5E&quot;/&gt;&lt;wsp:rsid wsp:val=&quot;45238D64&quot;/&gt;&lt;wsp:rsid wsp:val=&quot;453FB9EA&quot;/&gt;&lt;wsp:rsid wsp:val=&quot;454256C8&quot;/&gt;&lt;wsp:rsid wsp:val=&quot;4548BA7E&quot;/&gt;&lt;wsp:rsid wsp:val=&quot;454A0115&quot;/&gt;&lt;wsp:rsid wsp:val=&quot;454CFAEE&quot;/&gt;&lt;wsp:rsid wsp:val=&quot;45562F5A&quot;/&gt;&lt;wsp:rsid wsp:val=&quot;455DFC5B&quot;/&gt;&lt;wsp:rsid wsp:val=&quot;45701AA4&quot;/&gt;&lt;wsp:rsid wsp:val=&quot;45837BDB&quot;/&gt;&lt;wsp:rsid wsp:val=&quot;458D5B6E&quot;/&gt;&lt;wsp:rsid wsp:val=&quot;459138FB&quot;/&gt;&lt;wsp:rsid wsp:val=&quot;459167FC&quot;/&gt;&lt;wsp:rsid wsp:val=&quot;4592B3FB&quot;/&gt;&lt;wsp:rsid wsp:val=&quot;459A8123&quot;/&gt;&lt;wsp:rsid wsp:val=&quot;45A07234&quot;/&gt;&lt;wsp:rsid wsp:val=&quot;45AA5592&quot;/&gt;&lt;wsp:rsid wsp:val=&quot;45B97F52&quot;/&gt;&lt;wsp:rsid wsp:val=&quot;45C5BE61&quot;/&gt;&lt;wsp:rsid wsp:val=&quot;45DBBB25&quot;/&gt;&lt;wsp:rsid wsp:val=&quot;45FD9315&quot;/&gt;&lt;wsp:rsid wsp:val=&quot;46058A51&quot;/&gt;&lt;wsp:rsid wsp:val=&quot;460A7196&quot;/&gt;&lt;wsp:rsid wsp:val=&quot;460D9C8A&quot;/&gt;&lt;wsp:rsid wsp:val=&quot;4628E05A&quot;/&gt;&lt;wsp:rsid wsp:val=&quot;462A057E&quot;/&gt;&lt;wsp:rsid wsp:val=&quot;4634AFDD&quot;/&gt;&lt;wsp:rsid wsp:val=&quot;464583D8&quot;/&gt;&lt;wsp:rsid wsp:val=&quot;465043B7&quot;/&gt;&lt;wsp:rsid wsp:val=&quot;46520F05&quot;/&gt;&lt;wsp:rsid wsp:val=&quot;46586C7D&quot;/&gt;&lt;wsp:rsid wsp:val=&quot;465DF276&quot;/&gt;&lt;wsp:rsid wsp:val=&quot;46A4CC41&quot;/&gt;&lt;wsp:rsid wsp:val=&quot;46AB6DAB&quot;/&gt;&lt;wsp:rsid wsp:val=&quot;46C28446&quot;/&gt;&lt;wsp:rsid wsp:val=&quot;46C4C8DD&quot;/&gt;&lt;wsp:rsid wsp:val=&quot;46CE49AE&quot;/&gt;&lt;wsp:rsid wsp:val=&quot;46DF7F46&quot;/&gt;&lt;wsp:rsid wsp:val=&quot;46EB17FE&quot;/&gt;&lt;wsp:rsid wsp:val=&quot;46F09670&quot;/&gt;&lt;wsp:rsid wsp:val=&quot;46F3A60E&quot;/&gt;&lt;wsp:rsid wsp:val=&quot;4700F210&quot;/&gt;&lt;wsp:rsid wsp:val=&quot;47156AC1&quot;/&gt;&lt;wsp:rsid wsp:val=&quot;471996ED&quot;/&gt;&lt;wsp:rsid wsp:val=&quot;47257C68&quot;/&gt;&lt;wsp:rsid wsp:val=&quot;472E73CC&quot;/&gt;&lt;wsp:rsid wsp:val=&quot;47365184&quot;/&gt;&lt;wsp:rsid wsp:val=&quot;473AD547&quot;/&gt;&lt;wsp:rsid wsp:val=&quot;473F5209&quot;/&gt;&lt;wsp:rsid wsp:val=&quot;475207F7&quot;/&gt;&lt;wsp:rsid wsp:val=&quot;475451F4&quot;/&gt;&lt;wsp:rsid wsp:val=&quot;475F2351&quot;/&gt;&lt;wsp:rsid wsp:val=&quot;476BF2A9&quot;/&gt;&lt;wsp:rsid wsp:val=&quot;476CA315&quot;/&gt;&lt;wsp:rsid wsp:val=&quot;4778E45E&quot;/&gt;&lt;wsp:rsid wsp:val=&quot;477D516D&quot;/&gt;&lt;wsp:rsid wsp:val=&quot;47837DE9&quot;/&gt;&lt;wsp:rsid wsp:val=&quot;478C74CF&quot;/&gt;&lt;wsp:rsid wsp:val=&quot;47996376&quot;/&gt;&lt;wsp:rsid wsp:val=&quot;47A03990&quot;/&gt;&lt;wsp:rsid wsp:val=&quot;47AD4162&quot;/&gt;&lt;wsp:rsid wsp:val=&quot;47B6A7AD&quot;/&gt;&lt;wsp:rsid wsp:val=&quot;47BAB5E0&quot;/&gt;&lt;wsp:rsid wsp:val=&quot;47C0DF06&quot;/&gt;&lt;wsp:rsid wsp:val=&quot;47CF6B4D&quot;/&gt;&lt;wsp:rsid wsp:val=&quot;47E2FDCC&quot;/&gt;&lt;wsp:rsid wsp:val=&quot;47E6BD8E&quot;/&gt;&lt;wsp:rsid wsp:val=&quot;47EEC471&quot;/&gt;&lt;wsp:rsid wsp:val=&quot;47F6BDB2&quot;/&gt;&lt;wsp:rsid wsp:val=&quot;47F8B145&quot;/&gt;&lt;wsp:rsid wsp:val=&quot;47FDAC90&quot;/&gt;&lt;wsp:rsid wsp:val=&quot;47FE4E28&quot;/&gt;&lt;wsp:rsid wsp:val=&quot;4800A6FD&quot;/&gt;&lt;wsp:rsid wsp:val=&quot;4810D898&quot;/&gt;&lt;wsp:rsid wsp:val=&quot;4818D418&quot;/&gt;&lt;wsp:rsid wsp:val=&quot;481FFECE&quot;/&gt;&lt;wsp:rsid wsp:val=&quot;4835938D&quot;/&gt;&lt;wsp:rsid wsp:val=&quot;4838601A&quot;/&gt;&lt;wsp:rsid wsp:val=&quot;483B127E&quot;/&gt;&lt;wsp:rsid wsp:val=&quot;4845A219&quot;/&gt;&lt;wsp:rsid wsp:val=&quot;484D6F83&quot;/&gt;&lt;wsp:rsid wsp:val=&quot;484D8E27&quot;/&gt;&lt;wsp:rsid wsp:val=&quot;4851402B&quot;/&gt;&lt;wsp:rsid wsp:val=&quot;4856B24E&quot;/&gt;&lt;wsp:rsid wsp:val=&quot;489AD1F6&quot;/&gt;&lt;wsp:rsid wsp:val=&quot;48A6F46E&quot;/&gt;&lt;wsp:rsid wsp:val=&quot;48B9E6DE&quot;/&gt;&lt;wsp:rsid wsp:val=&quot;48BD5C66&quot;/&gt;&lt;wsp:rsid wsp:val=&quot;48C7C7B6&quot;/&gt;&lt;wsp:rsid wsp:val=&quot;48CCB334&quot;/&gt;&lt;wsp:rsid wsp:val=&quot;48D582BB&quot;/&gt;&lt;wsp:rsid wsp:val=&quot;48EF253D&quot;/&gt;&lt;wsp:rsid wsp:val=&quot;48F24C39&quot;/&gt;&lt;wsp:rsid wsp:val=&quot;48FA87AF&quot;/&gt;&lt;wsp:rsid wsp:val=&quot;48FBE08F&quot;/&gt;&lt;wsp:rsid wsp:val=&quot;48FD5472&quot;/&gt;&lt;wsp:rsid wsp:val=&quot;48FE58B7&quot;/&gt;&lt;wsp:rsid wsp:val=&quot;4902E91A&quot;/&gt;&lt;wsp:rsid wsp:val=&quot;49038246&quot;/&gt;&lt;wsp:rsid wsp:val=&quot;4907A03A&quot;/&gt;&lt;wsp:rsid wsp:val=&quot;490F3536&quot;/&gt;&lt;wsp:rsid wsp:val=&quot;49126874&quot;/&gt;&lt;wsp:rsid wsp:val=&quot;49178452&quot;/&gt;&lt;wsp:rsid wsp:val=&quot;491DD060&quot;/&gt;&lt;wsp:rsid wsp:val=&quot;4926ED5D&quot;/&gt;&lt;wsp:rsid wsp:val=&quot;492A5CA5&quot;/&gt;&lt;wsp:rsid wsp:val=&quot;492FBEA2&quot;/&gt;&lt;wsp:rsid wsp:val=&quot;4931D723&quot;/&gt;&lt;wsp:rsid wsp:val=&quot;49363B28&quot;/&gt;&lt;wsp:rsid wsp:val=&quot;493DC266&quot;/&gt;&lt;wsp:rsid wsp:val=&quot;495488BC&quot;/&gt;&lt;wsp:rsid wsp:val=&quot;495B8CA1&quot;/&gt;&lt;wsp:rsid wsp:val=&quot;49751628&quot;/&gt;&lt;wsp:rsid wsp:val=&quot;49860829&quot;/&gt;&lt;wsp:rsid wsp:val=&quot;498DC2DE&quot;/&gt;&lt;wsp:rsid wsp:val=&quot;4993F841&quot;/&gt;&lt;wsp:rsid wsp:val=&quot;4994531E&quot;/&gt;&lt;wsp:rsid wsp:val=&quot;49946753&quot;/&gt;&lt;wsp:rsid wsp:val=&quot;49959338&quot;/&gt;&lt;wsp:rsid wsp:val=&quot;49AAEEC7&quot;/&gt;&lt;wsp:rsid wsp:val=&quot;49FAD5B9&quot;/&gt;&lt;wsp:rsid wsp:val=&quot;4A02837B&quot;/&gt;&lt;wsp:rsid wsp:val=&quot;4A1218EA&quot;/&gt;&lt;wsp:rsid wsp:val=&quot;4A26EA5B&quot;/&gt;&lt;wsp:rsid wsp:val=&quot;4A282172&quot;/&gt;&lt;wsp:rsid wsp:val=&quot;4A28ABC5&quot;/&gt;&lt;wsp:rsid wsp:val=&quot;4A385246&quot;/&gt;&lt;wsp:rsid wsp:val=&quot;4A3D1DC1&quot;/&gt;&lt;wsp:rsid wsp:val=&quot;4A41F710&quot;/&gt;&lt;wsp:rsid wsp:val=&quot;4A4441B2&quot;/&gt;&lt;wsp:rsid wsp:val=&quot;4A44EC17&quot;/&gt;&lt;wsp:rsid wsp:val=&quot;4A462FF6&quot;/&gt;&lt;wsp:rsid wsp:val=&quot;4A4DD5B7&quot;/&gt;&lt;wsp:rsid wsp:val=&quot;4A502F66&quot;/&gt;&lt;wsp:rsid wsp:val=&quot;4A57ECE6&quot;/&gt;&lt;wsp:rsid wsp:val=&quot;4A75B224&quot;/&gt;&lt;wsp:rsid wsp:val=&quot;4A769022&quot;/&gt;&lt;wsp:rsid wsp:val=&quot;4A8B43BA&quot;/&gt;&lt;wsp:rsid wsp:val=&quot;4A95DA1A&quot;/&gt;&lt;wsp:rsid wsp:val=&quot;4A9664CB&quot;/&gt;&lt;wsp:rsid wsp:val=&quot;4A9C3127&quot;/&gt;&lt;wsp:rsid wsp:val=&quot;4AB47F27&quot;/&gt;&lt;wsp:rsid wsp:val=&quot;4ABA2A21&quot;/&gt;&lt;wsp:rsid wsp:val=&quot;4ABF93A8&quot;/&gt;&lt;wsp:rsid wsp:val=&quot;4AD4C078&quot;/&gt;&lt;wsp:rsid wsp:val=&quot;4AD79F24&quot;/&gt;&lt;wsp:rsid wsp:val=&quot;4AD79FB9&quot;/&gt;&lt;wsp:rsid wsp:val=&quot;4AF8870D&quot;/&gt;&lt;wsp:rsid wsp:val=&quot;4B075DC7&quot;/&gt;&lt;wsp:rsid wsp:val=&quot;4B1A0695&quot;/&gt;&lt;wsp:rsid wsp:val=&quot;4B23249E&quot;/&gt;&lt;wsp:rsid wsp:val=&quot;4B3847BF&quot;/&gt;&lt;wsp:rsid wsp:val=&quot;4B4790EC&quot;/&gt;&lt;wsp:rsid wsp:val=&quot;4B4D982C&quot;/&gt;&lt;wsp:rsid wsp:val=&quot;4B4E6211&quot;/&gt;&lt;wsp:rsid wsp:val=&quot;4B613D05&quot;/&gt;&lt;wsp:rsid wsp:val=&quot;4B70EE5C&quot;/&gt;&lt;wsp:rsid wsp:val=&quot;4B7BE029&quot;/&gt;&lt;wsp:rsid wsp:val=&quot;4B812DAF&quot;/&gt;&lt;wsp:rsid wsp:val=&quot;4B93EAC0&quot;/&gt;&lt;wsp:rsid wsp:val=&quot;4B984399&quot;/&gt;&lt;wsp:rsid wsp:val=&quot;4BA8C8E6&quot;/&gt;&lt;wsp:rsid wsp:val=&quot;4BBDA343&quot;/&gt;&lt;wsp:rsid wsp:val=&quot;4BC0AE8F&quot;/&gt;&lt;wsp:rsid wsp:val=&quot;4BD8B072&quot;/&gt;&lt;wsp:rsid wsp:val=&quot;4BE0BC78&quot;/&gt;&lt;wsp:rsid wsp:val=&quot;4BE9107A&quot;/&gt;&lt;wsp:rsid wsp:val=&quot;4BF2BD5F&quot;/&gt;&lt;wsp:rsid wsp:val=&quot;4C0D237D&quot;/&gt;&lt;wsp:rsid wsp:val=&quot;4C0D5F38&quot;/&gt;&lt;wsp:rsid wsp:val=&quot;4C221EFE&quot;/&gt;&lt;wsp:rsid wsp:val=&quot;4C2AFDBB&quot;/&gt;&lt;wsp:rsid wsp:val=&quot;4C2CCF03&quot;/&gt;&lt;wsp:rsid wsp:val=&quot;4C2FE13F&quot;/&gt;&lt;wsp:rsid wsp:val=&quot;4C34F263&quot;/&gt;&lt;wsp:rsid wsp:val=&quot;4C37BD4D&quot;/&gt;&lt;wsp:rsid wsp:val=&quot;4C3D988F&quot;/&gt;&lt;wsp:rsid wsp:val=&quot;4C3F71D1&quot;/&gt;&lt;wsp:rsid wsp:val=&quot;4C50C7DC&quot;/&gt;&lt;wsp:rsid wsp:val=&quot;4C512132&quot;/&gt;&lt;wsp:rsid wsp:val=&quot;4C5A7D17&quot;/&gt;&lt;wsp:rsid wsp:val=&quot;4C6977E5&quot;/&gt;&lt;wsp:rsid wsp:val=&quot;4C70DB94&quot;/&gt;&lt;wsp:rsid wsp:val=&quot;4C789288&quot;/&gt;&lt;wsp:rsid wsp:val=&quot;4C8DE614&quot;/&gt;&lt;wsp:rsid wsp:val=&quot;4C8E805A&quot;/&gt;&lt;wsp:rsid wsp:val=&quot;4C97437B&quot;/&gt;&lt;wsp:rsid wsp:val=&quot;4C9EF6E2&quot;/&gt;&lt;wsp:rsid wsp:val=&quot;4CA00CED&quot;/&gt;&lt;wsp:rsid wsp:val=&quot;4CA2D491&quot;/&gt;&lt;wsp:rsid wsp:val=&quot;4CA36609&quot;/&gt;&lt;wsp:rsid wsp:val=&quot;4CB06B0F&quot;/&gt;&lt;wsp:rsid wsp:val=&quot;4CBC1554&quot;/&gt;&lt;wsp:rsid wsp:val=&quot;4CBEE778&quot;/&gt;&lt;wsp:rsid wsp:val=&quot;4CCB6CE4&quot;/&gt;&lt;wsp:rsid wsp:val=&quot;4CDA71E5&quot;/&gt;&lt;wsp:rsid wsp:val=&quot;4CDCDBFC&quot;/&gt;&lt;wsp:rsid wsp:val=&quot;4CE17ACC&quot;/&gt;&lt;wsp:rsid wsp:val=&quot;4CEC453B&quot;/&gt;&lt;wsp:rsid wsp:val=&quot;4CEC6A07&quot;/&gt;&lt;wsp:rsid wsp:val=&quot;4CF304C9&quot;/&gt;&lt;wsp:rsid wsp:val=&quot;4CF41693&quot;/&gt;&lt;wsp:rsid wsp:val=&quot;4CFA046F&quot;/&gt;&lt;wsp:rsid wsp:val=&quot;4CFAB2FA&quot;/&gt;&lt;wsp:rsid wsp:val=&quot;4D112E12&quot;/&gt;&lt;wsp:rsid wsp:val=&quot;4D11E3A8&quot;/&gt;&lt;wsp:rsid wsp:val=&quot;4D1583C4&quot;/&gt;&lt;wsp:rsid wsp:val=&quot;4D1D56E6&quot;/&gt;&lt;wsp:rsid wsp:val=&quot;4D24FEB1&quot;/&gt;&lt;wsp:rsid wsp:val=&quot;4D36B636&quot;/&gt;&lt;wsp:rsid wsp:val=&quot;4D37A0CA&quot;/&gt;&lt;wsp:rsid wsp:val=&quot;4D3908AA&quot;/&gt;&lt;wsp:rsid wsp:val=&quot;4D3F4597&quot;/&gt;&lt;wsp:rsid wsp:val=&quot;4D42D854&quot;/&gt;&lt;wsp:rsid wsp:val=&quot;4D4A12A5&quot;/&gt;&lt;wsp:rsid wsp:val=&quot;4D531900&quot;/&gt;&lt;wsp:rsid wsp:val=&quot;4D54B08A&quot;/&gt;&lt;wsp:rsid wsp:val=&quot;4D5DB73F&quot;/&gt;&lt;wsp:rsid wsp:val=&quot;4D715034&quot;/&gt;&lt;wsp:rsid wsp:val=&quot;4D87D6E6&quot;/&gt;&lt;wsp:rsid wsp:val=&quot;4D8D03CB&quot;/&gt;&lt;wsp:rsid wsp:val=&quot;4D8E8DC0&quot;/&gt;&lt;wsp:rsid wsp:val=&quot;4D9427AA&quot;/&gt;&lt;wsp:rsid wsp:val=&quot;4D99323C&quot;/&gt;&lt;wsp:rsid wsp:val=&quot;4DA271FE&quot;/&gt;&lt;wsp:rsid wsp:val=&quot;4DA2A4EC&quot;/&gt;&lt;wsp:rsid wsp:val=&quot;4DA2A6D1&quot;/&gt;&lt;wsp:rsid wsp:val=&quot;4DA4FA4A&quot;/&gt;&lt;wsp:rsid wsp:val=&quot;4DBE8B32&quot;/&gt;&lt;wsp:rsid wsp:val=&quot;4DCE2D7A&quot;/&gt;&lt;wsp:rsid wsp:val=&quot;4DD02EE6&quot;/&gt;&lt;wsp:rsid wsp:val=&quot;4DFE69E0&quot;/&gt;&lt;wsp:rsid wsp:val=&quot;4E1462CB&quot;/&gt;&lt;wsp:rsid wsp:val=&quot;4E2776F1&quot;/&gt;&lt;wsp:rsid wsp:val=&quot;4E29B675&quot;/&gt;&lt;wsp:rsid wsp:val=&quot;4E2E773A&quot;/&gt;&lt;wsp:rsid wsp:val=&quot;4E3BAF0F&quot;/&gt;&lt;wsp:rsid wsp:val=&quot;4E463973&quot;/&gt;&lt;wsp:rsid wsp:val=&quot;4E46B059&quot;/&gt;&lt;wsp:rsid wsp:val=&quot;4E46EDA2&quot;/&gt;&lt;wsp:rsid wsp:val=&quot;4E47B6FC&quot;/&gt;&lt;wsp:rsid wsp:val=&quot;4E4A3BB2&quot;/&gt;&lt;wsp:rsid wsp:val=&quot;4E4AE413&quot;/&gt;&lt;wsp:rsid wsp:val=&quot;4E4D1A9C&quot;/&gt;&lt;wsp:rsid wsp:val=&quot;4E725778&quot;/&gt;&lt;wsp:rsid wsp:val=&quot;4E7C9B64&quot;/&gt;&lt;wsp:rsid wsp:val=&quot;4E7F770E&quot;/&gt;&lt;wsp:rsid wsp:val=&quot;4E8FA606&quot;/&gt;&lt;wsp:rsid wsp:val=&quot;4E97C78D&quot;/&gt;&lt;wsp:rsid wsp:val=&quot;4EB4CAF1&quot;/&gt;&lt;wsp:rsid wsp:val=&quot;4EB6F9B1&quot;/&gt;&lt;wsp:rsid wsp:val=&quot;4EBB7178&quot;/&gt;&lt;wsp:rsid wsp:val=&quot;4EC6E58A&quot;/&gt;&lt;wsp:rsid wsp:val=&quot;4ECA66D3&quot;/&gt;&lt;wsp:rsid wsp:val=&quot;4EEA56FA&quot;/&gt;&lt;wsp:rsid wsp:val=&quot;4EF8A382&quot;/&gt;&lt;wsp:rsid wsp:val=&quot;4EFDF8F3&quot;/&gt;&lt;wsp:rsid wsp:val=&quot;4F06DA94&quot;/&gt;&lt;wsp:rsid wsp:val=&quot;4F107A94&quot;/&gt;&lt;wsp:rsid wsp:val=&quot;4F24DC9C&quot;/&gt;&lt;wsp:rsid wsp:val=&quot;4F2F8027&quot;/&gt;&lt;wsp:rsid wsp:val=&quot;4F406EF8&quot;/&gt;&lt;wsp:rsid wsp:val=&quot;4F439F34&quot;/&gt;&lt;wsp:rsid wsp:val=&quot;4F4E9855&quot;/&gt;&lt;wsp:rsid wsp:val=&quot;4F4EE5BE&quot;/&gt;&lt;wsp:rsid wsp:val=&quot;4F5A2985&quot;/&gt;&lt;wsp:rsid wsp:val=&quot;4F60A1EC&quot;/&gt;&lt;wsp:rsid wsp:val=&quot;4F625CEA&quot;/&gt;&lt;wsp:rsid wsp:val=&quot;4F67A986&quot;/&gt;&lt;wsp:rsid wsp:val=&quot;4F708035&quot;/&gt;&lt;wsp:rsid wsp:val=&quot;4F7190C5&quot;/&gt;&lt;wsp:rsid wsp:val=&quot;4F759E0A&quot;/&gt;&lt;wsp:rsid wsp:val=&quot;4F7A2883&quot;/&gt;&lt;wsp:rsid wsp:val=&quot;4F81B49C&quot;/&gt;&lt;wsp:rsid wsp:val=&quot;4F845F5B&quot;/&gt;&lt;wsp:rsid wsp:val=&quot;4F852E74&quot;/&gt;&lt;wsp:rsid wsp:val=&quot;4F97B069&quot;/&gt;&lt;wsp:rsid wsp:val=&quot;4F9D5CCF&quot;/&gt;&lt;wsp:rsid wsp:val=&quot;4FA35ABD&quot;/&gt;&lt;wsp:rsid wsp:val=&quot;4FA8E0C2&quot;/&gt;&lt;wsp:rsid wsp:val=&quot;4FB7273C&quot;/&gt;&lt;wsp:rsid wsp:val=&quot;4FC4D9D8&quot;/&gt;&lt;wsp:rsid wsp:val=&quot;4FC6865B&quot;/&gt;&lt;wsp:rsid wsp:val=&quot;4FCCB0E1&quot;/&gt;&lt;wsp:rsid wsp:val=&quot;4FD039B1&quot;/&gt;&lt;wsp:rsid wsp:val=&quot;4FD2AC7E&quot;/&gt;&lt;wsp:rsid wsp:val=&quot;4FD697A4&quot;/&gt;&lt;wsp:rsid wsp:val=&quot;4FE60C13&quot;/&gt;&lt;wsp:rsid wsp:val=&quot;4FEA74C5&quot;/&gt;&lt;wsp:rsid wsp:val=&quot;4FED4BE8&quot;/&gt;&lt;wsp:rsid wsp:val=&quot;4FF3D968&quot;/&gt;&lt;wsp:rsid wsp:val=&quot;4FF7BD30&quot;/&gt;&lt;wsp:rsid wsp:val=&quot;4FFE744F&quot;/&gt;&lt;wsp:rsid wsp:val=&quot;50092E64&quot;/&gt;&lt;wsp:rsid wsp:val=&quot;500C7EB0&quot;/&gt;&lt;wsp:rsid wsp:val=&quot;50102A31&quot;/&gt;&lt;wsp:rsid wsp:val=&quot;501BE28B&quot;/&gt;&lt;wsp:rsid wsp:val=&quot;50214B62&quot;/&gt;&lt;wsp:rsid wsp:val=&quot;5029907C&quot;/&gt;&lt;wsp:rsid wsp:val=&quot;5044387F&quot;/&gt;&lt;wsp:rsid wsp:val=&quot;50723AB5&quot;/&gt;&lt;wsp:rsid wsp:val=&quot;507276EC&quot;/&gt;&lt;wsp:rsid wsp:val=&quot;507A7916&quot;/&gt;&lt;wsp:rsid wsp:val=&quot;509B0920&quot;/&gt;&lt;wsp:rsid wsp:val=&quot;50A38A01&quot;/&gt;&lt;wsp:rsid wsp:val=&quot;50AECF86&quot;/&gt;&lt;wsp:rsid wsp:val=&quot;50B5349A&quot;/&gt;&lt;wsp:rsid wsp:val=&quot;50C36532&quot;/&gt;&lt;wsp:rsid wsp:val=&quot;50D338A8&quot;/&gt;&lt;wsp:rsid wsp:val=&quot;50D4F30B&quot;/&gt;&lt;wsp:rsid wsp:val=&quot;50DAC358&quot;/&gt;&lt;wsp:rsid wsp:val=&quot;50E192AA&quot;/&gt;&lt;wsp:rsid wsp:val=&quot;511A2A19&quot;/&gt;&lt;wsp:rsid wsp:val=&quot;5130864D&quot;/&gt;&lt;wsp:rsid wsp:val=&quot;5134BD3A&quot;/&gt;&lt;wsp:rsid wsp:val=&quot;513C84A4&quot;/&gt;&lt;wsp:rsid wsp:val=&quot;51493BD5&quot;/&gt;&lt;wsp:rsid wsp:val=&quot;515993D1&quot;/&gt;&lt;wsp:rsid wsp:val=&quot;515C405F&quot;/&gt;&lt;wsp:rsid wsp:val=&quot;51698F49&quot;/&gt;&lt;wsp:rsid wsp:val=&quot;517378A7&quot;/&gt;&lt;wsp:rsid wsp:val=&quot;517D63B9&quot;/&gt;&lt;wsp:rsid wsp:val=&quot;518F8716&quot;/&gt;&lt;wsp:rsid wsp:val=&quot;5192F65E&quot;/&gt;&lt;wsp:rsid wsp:val=&quot;5194A210&quot;/&gt;&lt;wsp:rsid wsp:val=&quot;51A3EE3A&quot;/&gt;&lt;wsp:rsid wsp:val=&quot;51B14D62&quot;/&gt;&lt;wsp:rsid wsp:val=&quot;51B35336&quot;/&gt;&lt;wsp:rsid wsp:val=&quot;51C3A018&quot;/&gt;&lt;wsp:rsid wsp:val=&quot;51CD6C8F&quot;/&gt;&lt;wsp:rsid wsp:val=&quot;51D48C85&quot;/&gt;&lt;wsp:rsid wsp:val=&quot;51DDC5F3&quot;/&gt;&lt;wsp:rsid wsp:val=&quot;51E1A4A0&quot;/&gt;&lt;wsp:rsid wsp:val=&quot;51E60599&quot;/&gt;&lt;wsp:rsid wsp:val=&quot;51E7E662&quot;/&gt;&lt;wsp:rsid wsp:val=&quot;51EAD5A7&quot;/&gt;&lt;wsp:rsid wsp:val=&quot;51EC9C34&quot;/&gt;&lt;wsp:rsid wsp:val=&quot;51F030FA&quot;/&gt;&lt;wsp:rsid wsp:val=&quot;51F86933&quot;/&gt;&lt;wsp:rsid wsp:val=&quot;520A32DB&quot;/&gt;&lt;wsp:rsid wsp:val=&quot;520A7C04&quot;/&gt;&lt;wsp:rsid wsp:val=&quot;522AE1FD&quot;/&gt;&lt;wsp:rsid wsp:val=&quot;52368F0D&quot;/&gt;&lt;wsp:rsid wsp:val=&quot;5252ABF5&quot;/&gt;&lt;wsp:rsid wsp:val=&quot;5257EB82&quot;/&gt;&lt;wsp:rsid wsp:val=&quot;526C94D5&quot;/&gt;&lt;wsp:rsid wsp:val=&quot;527A75AD&quot;/&gt;&lt;wsp:rsid wsp:val=&quot;527C262D&quot;/&gt;&lt;wsp:rsid wsp:val=&quot;5294C249&quot;/&gt;&lt;wsp:rsid wsp:val=&quot;529E461B&quot;/&gt;&lt;wsp:rsid wsp:val=&quot;52A908B0&quot;/&gt;&lt;wsp:rsid wsp:val=&quot;52B84A02&quot;/&gt;&lt;wsp:rsid wsp:val=&quot;52C872CE&quot;/&gt;&lt;wsp:rsid wsp:val=&quot;52E74B1D&quot;/&gt;&lt;wsp:rsid wsp:val=&quot;52F542DA&quot;/&gt;&lt;wsp:rsid wsp:val=&quot;52F8BD65&quot;/&gt;&lt;wsp:rsid wsp:val=&quot;53047F48&quot;/&gt;&lt;wsp:rsid wsp:val=&quot;5312D15C&quot;/&gt;&lt;wsp:rsid wsp:val=&quot;5314C72D&quot;/&gt;&lt;wsp:rsid wsp:val=&quot;53180A16&quot;/&gt;&lt;wsp:rsid wsp:val=&quot;531BFBE8&quot;/&gt;&lt;wsp:rsid wsp:val=&quot;531D432F&quot;/&gt;&lt;wsp:rsid wsp:val=&quot;532164C8&quot;/&gt;&lt;wsp:rsid wsp:val=&quot;532A6521&quot;/&gt;&lt;wsp:rsid wsp:val=&quot;532B5777&quot;/&gt;&lt;wsp:rsid wsp:val=&quot;532EF0D2&quot;/&gt;&lt;wsp:rsid wsp:val=&quot;533A17E1&quot;/&gt;&lt;wsp:rsid wsp:val=&quot;533CB3F3&quot;/&gt;&lt;wsp:rsid wsp:val=&quot;5341F8DE&quot;/&gt;&lt;wsp:rsid wsp:val=&quot;534530C7&quot;/&gt;&lt;wsp:rsid wsp:val=&quot;534B472A&quot;/&gt;&lt;wsp:rsid wsp:val=&quot;53500C87&quot;/&gt;&lt;wsp:rsid wsp:val=&quot;535431AC&quot;/&gt;&lt;wsp:rsid wsp:val=&quot;535C78A2&quot;/&gt;&lt;wsp:rsid wsp:val=&quot;5363BE2B&quot;/&gt;&lt;wsp:rsid wsp:val=&quot;538EFB38&quot;/&gt;&lt;wsp:rsid wsp:val=&quot;5396DA86&quot;/&gt;&lt;wsp:rsid wsp:val=&quot;539EAD06&quot;/&gt;&lt;wsp:rsid wsp:val=&quot;53A29468&quot;/&gt;&lt;wsp:rsid wsp:val=&quot;53B9AF64&quot;/&gt;&lt;wsp:rsid wsp:val=&quot;53CA78CE&quot;/&gt;&lt;wsp:rsid wsp:val=&quot;53D967CB&quot;/&gt;&lt;wsp:rsid wsp:val=&quot;53D9A14C&quot;/&gt;&lt;wsp:rsid wsp:val=&quot;53DEE515&quot;/&gt;&lt;wsp:rsid wsp:val=&quot;53F35498&quot;/&gt;&lt;wsp:rsid wsp:val=&quot;53FDCF44&quot;/&gt;&lt;wsp:rsid wsp:val=&quot;5402BD77&quot;/&gt;&lt;wsp:rsid wsp:val=&quot;54096CD8&quot;/&gt;&lt;wsp:rsid wsp:val=&quot;540D1FF9&quot;/&gt;&lt;wsp:rsid wsp:val=&quot;540D64F2&quot;/&gt;&lt;wsp:rsid wsp:val=&quot;54101326&quot;/&gt;&lt;wsp:rsid wsp:val=&quot;541BCF53&quot;/&gt;&lt;wsp:rsid wsp:val=&quot;541CC212&quot;/&gt;&lt;wsp:rsid wsp:val=&quot;541DF43A&quot;/&gt;&lt;wsp:rsid wsp:val=&quot;542BCFC9&quot;/&gt;&lt;wsp:rsid wsp:val=&quot;543092AA&quot;/&gt;&lt;wsp:rsid wsp:val=&quot;54328C69&quot;/&gt;&lt;wsp:rsid wsp:val=&quot;543B6F43&quot;/&gt;&lt;wsp:rsid wsp:val=&quot;543B7E59&quot;/&gt;&lt;wsp:rsid wsp:val=&quot;5446E534&quot;/&gt;&lt;wsp:rsid wsp:val=&quot;544BC021&quot;/&gt;&lt;wsp:rsid wsp:val=&quot;544BE5E8&quot;/&gt;&lt;wsp:rsid wsp:val=&quot;5461A635&quot;/&gt;&lt;wsp:rsid wsp:val=&quot;546231FE&quot;/&gt;&lt;wsp:rsid wsp:val=&quot;5469A873&quot;/&gt;&lt;wsp:rsid wsp:val=&quot;547053A6&quot;/&gt;&lt;wsp:rsid wsp:val=&quot;54718198&quot;/&gt;&lt;wsp:rsid wsp:val=&quot;54718D8A&quot;/&gt;&lt;wsp:rsid wsp:val=&quot;548F0E13&quot;/&gt;&lt;wsp:rsid wsp:val=&quot;54964390&quot;/&gt;&lt;wsp:rsid wsp:val=&quot;549C8543&quot;/&gt;&lt;wsp:rsid wsp:val=&quot;54A379A4&quot;/&gt;&lt;wsp:rsid wsp:val=&quot;54B13CED&quot;/&gt;&lt;wsp:rsid wsp:val=&quot;54B32D1B&quot;/&gt;&lt;wsp:rsid wsp:val=&quot;54C5224B&quot;/&gt;&lt;wsp:rsid wsp:val=&quot;54C67229&quot;/&gt;&lt;wsp:rsid wsp:val=&quot;54CAC8F6&quot;/&gt;&lt;wsp:rsid wsp:val=&quot;54E7178B&quot;/&gt;&lt;wsp:rsid wsp:val=&quot;54F4D21B&quot;/&gt;&lt;wsp:rsid wsp:val=&quot;5502E0B1&quot;/&gt;&lt;wsp:rsid wsp:val=&quot;550C50F9&quot;/&gt;&lt;wsp:rsid wsp:val=&quot;5517A9A2&quot;/&gt;&lt;wsp:rsid wsp:val=&quot;552CC8E6&quot;/&gt;&lt;wsp:rsid wsp:val=&quot;5531A9AE&quot;/&gt;&lt;wsp:rsid wsp:val=&quot;5556FE8B&quot;/&gt;&lt;wsp:rsid wsp:val=&quot;5566C75A&quot;/&gt;&lt;wsp:rsid wsp:val=&quot;556F9C6D&quot;/&gt;&lt;wsp:rsid wsp:val=&quot;5570279A&quot;/&gt;&lt;wsp:rsid wsp:val=&quot;55B3AA1A&quot;/&gt;&lt;wsp:rsid wsp:val=&quot;55C9868A&quot;/&gt;&lt;wsp:rsid wsp:val=&quot;55D531A0&quot;/&gt;&lt;wsp:rsid wsp:val=&quot;55DCBCA5&quot;/&gt;&lt;wsp:rsid wsp:val=&quot;55DE4A61&quot;/&gt;&lt;wsp:rsid wsp:val=&quot;55E2F739&quot;/&gt;&lt;wsp:rsid wsp:val=&quot;55F3B258&quot;/&gt;&lt;wsp:rsid wsp:val=&quot;560BF13F&quot;/&gt;&lt;wsp:rsid wsp:val=&quot;560D5DEB&quot;/&gt;&lt;wsp:rsid wsp:val=&quot;56151C72&quot;/&gt;&lt;wsp:rsid wsp:val=&quot;561530D9&quot;/&gt;&lt;wsp:rsid wsp:val=&quot;561BEB84&quot;/&gt;&lt;wsp:rsid wsp:val=&quot;562223A3&quot;/&gt;&lt;wsp:rsid wsp:val=&quot;56295DD8&quot;/&gt;&lt;wsp:rsid wsp:val=&quot;565271D5&quot;/&gt;&lt;wsp:rsid wsp:val=&quot;565BB86F&quot;/&gt;&lt;wsp:rsid wsp:val=&quot;56612144&quot;/&gt;&lt;wsp:rsid wsp:val=&quot;5661A8D5&quot;/&gt;&lt;wsp:rsid wsp:val=&quot;56628EDB&quot;/&gt;&lt;wsp:rsid wsp:val=&quot;56653698&quot;/&gt;&lt;wsp:rsid wsp:val=&quot;56676B6D&quot;/&gt;&lt;wsp:rsid wsp:val=&quot;56789E04&quot;/&gt;&lt;wsp:rsid wsp:val=&quot;567DAEA9&quot;/&gt;&lt;wsp:rsid wsp:val=&quot;56A834C1&quot;/&gt;&lt;wsp:rsid wsp:val=&quot;56A878C0&quot;/&gt;&lt;wsp:rsid wsp:val=&quot;56A8CEBA&quot;/&gt;&lt;wsp:rsid wsp:val=&quot;56CECA7E&quot;/&gt;&lt;wsp:rsid wsp:val=&quot;56DCDE90&quot;/&gt;&lt;wsp:rsid wsp:val=&quot;56E112C6&quot;/&gt;&lt;wsp:rsid wsp:val=&quot;56E3DFE5&quot;/&gt;&lt;wsp:rsid wsp:val=&quot;56EB1734&quot;/&gt;&lt;wsp:rsid wsp:val=&quot;56F1F38E&quot;/&gt;&lt;wsp:rsid wsp:val=&quot;56FFD359&quot;/&gt;&lt;wsp:rsid wsp:val=&quot;5703DF16&quot;/&gt;&lt;wsp:rsid wsp:val=&quot;5711C028&quot;/&gt;&lt;wsp:rsid wsp:val=&quot;571F5932&quot;/&gt;&lt;wsp:rsid wsp:val=&quot;572C78EF&quot;/&gt;&lt;wsp:rsid wsp:val=&quot;574F3D85&quot;/&gt;&lt;wsp:rsid wsp:val=&quot;575EBB0E&quot;/&gt;&lt;wsp:rsid wsp:val=&quot;57686FF3&quot;/&gt;&lt;wsp:rsid wsp:val=&quot;57757A59&quot;/&gt;&lt;wsp:rsid wsp:val=&quot;578C3486&quot;/&gt;&lt;wsp:rsid wsp:val=&quot;57A92E4C&quot;/&gt;&lt;wsp:rsid wsp:val=&quot;57CF32C3&quot;/&gt;&lt;wsp:rsid wsp:val=&quot;57D2953C&quot;/&gt;&lt;wsp:rsid wsp:val=&quot;57DF2ABC&quot;/&gt;&lt;wsp:rsid wsp:val=&quot;57E3C5BE&quot;/&gt;&lt;wsp:rsid wsp:val=&quot;58083DF6&quot;/&gt;&lt;wsp:rsid wsp:val=&quot;581FF7F5&quot;/&gt;&lt;wsp:rsid wsp:val=&quot;58262C48&quot;/&gt;&lt;wsp:rsid wsp:val=&quot;5847C882&quot;/&gt;&lt;wsp:rsid wsp:val=&quot;58589ECE&quot;/&gt;&lt;wsp:rsid wsp:val=&quot;585AB342&quot;/&gt;&lt;wsp:rsid wsp:val=&quot;586E3DED&quot;/&gt;&lt;wsp:rsid wsp:val=&quot;5875A7EA&quot;/&gt;&lt;wsp:rsid wsp:val=&quot;58858AFB&quot;/&gt;&lt;wsp:rsid wsp:val=&quot;589D5292&quot;/&gt;&lt;wsp:rsid wsp:val=&quot;58A9F040&quot;/&gt;&lt;wsp:rsid wsp:val=&quot;58AA22C1&quot;/&gt;&lt;wsp:rsid wsp:val=&quot;58B1EDA4&quot;/&gt;&lt;wsp:rsid wsp:val=&quot;58B3177B&quot;/&gt;&lt;wsp:rsid wsp:val=&quot;58B47C6A&quot;/&gt;&lt;wsp:rsid wsp:val=&quot;58C45BAE&quot;/&gt;&lt;wsp:rsid wsp:val=&quot;58D4A937&quot;/&gt;&lt;wsp:rsid wsp:val=&quot;58E3F5B5&quot;/&gt;&lt;wsp:rsid wsp:val=&quot;58EB38A2&quot;/&gt;&lt;wsp:rsid wsp:val=&quot;58FAFA24&quot;/&gt;&lt;wsp:rsid wsp:val=&quot;59057BDD&quot;/&gt;&lt;wsp:rsid wsp:val=&quot;5907D145&quot;/&gt;&lt;wsp:rsid wsp:val=&quot;59172464&quot;/&gt;&lt;wsp:rsid wsp:val=&quot;5924E7A1&quot;/&gt;&lt;wsp:rsid wsp:val=&quot;593476BF&quot;/&gt;&lt;wsp:rsid wsp:val=&quot;5946226D&quot;/&gt;&lt;wsp:rsid wsp:val=&quot;5947D67D&quot;/&gt;&lt;wsp:rsid wsp:val=&quot;594A263F&quot;/&gt;&lt;wsp:rsid wsp:val=&quot;594B5C01&quot;/&gt;&lt;wsp:rsid wsp:val=&quot;5959C314&quot;/&gt;&lt;wsp:rsid wsp:val=&quot;595BBFC3&quot;/&gt;&lt;wsp:rsid wsp:val=&quot;5968EC15&quot;/&gt;&lt;wsp:rsid wsp:val=&quot;596D507B&quot;/&gt;&lt;wsp:rsid wsp:val=&quot;598DEFF6&quot;/&gt;&lt;wsp:rsid wsp:val=&quot;5991BCEB&quot;/&gt;&lt;wsp:rsid wsp:val=&quot;5994FABC&quot;/&gt;&lt;wsp:rsid wsp:val=&quot;599CEA3E&quot;/&gt;&lt;wsp:rsid wsp:val=&quot;59A16051&quot;/&gt;&lt;wsp:rsid wsp:val=&quot;59A4AAEA&quot;/&gt;&lt;wsp:rsid wsp:val=&quot;59A70E69&quot;/&gt;&lt;wsp:rsid wsp:val=&quot;59B24E2D&quot;/&gt;&lt;wsp:rsid wsp:val=&quot;59B3B408&quot;/&gt;&lt;wsp:rsid wsp:val=&quot;59B9A7B4&quot;/&gt;&lt;wsp:rsid wsp:val=&quot;59BDEE3B&quot;/&gt;&lt;wsp:rsid wsp:val=&quot;59C6BF96&quot;/&gt;&lt;wsp:rsid wsp:val=&quot;59D62DCD&quot;/&gt;&lt;wsp:rsid wsp:val=&quot;59DA4CE4&quot;/&gt;&lt;wsp:rsid wsp:val=&quot;59DD6157&quot;/&gt;&lt;wsp:rsid wsp:val=&quot;59DD6C97&quot;/&gt;&lt;wsp:rsid wsp:val=&quot;59E27197&quot;/&gt;&lt;wsp:rsid wsp:val=&quot;59E8232C&quot;/&gt;&lt;wsp:rsid wsp:val=&quot;59EB51BB&quot;/&gt;&lt;wsp:rsid wsp:val=&quot;59F72BDB&quot;/&gt;&lt;wsp:rsid wsp:val=&quot;59F865A1&quot;/&gt;&lt;wsp:rsid wsp:val=&quot;5A065FCB&quot;/&gt;&lt;wsp:rsid wsp:val=&quot;5A0A2B1B&quot;/&gt;&lt;wsp:rsid wsp:val=&quot;5A2045C8&quot;/&gt;&lt;wsp:rsid wsp:val=&quot;5A338D2C&quot;/&gt;&lt;wsp:rsid wsp:val=&quot;5A4F0723&quot;/&gt;&lt;wsp:rsid wsp:val=&quot;5A583588&quot;/&gt;&lt;wsp:rsid wsp:val=&quot;5A5961EE&quot;/&gt;&lt;wsp:rsid wsp:val=&quot;5A6549D1&quot;/&gt;&lt;wsp:rsid wsp:val=&quot;5A6E4286&quot;/&gt;&lt;wsp:rsid wsp:val=&quot;5A83B87D&quot;/&gt;&lt;wsp:rsid wsp:val=&quot;5A88392D&quot;/&gt;&lt;wsp:rsid wsp:val=&quot;5A8928FA&quot;/&gt;&lt;wsp:rsid wsp:val=&quot;5A9A0935&quot;/&gt;&lt;wsp:rsid wsp:val=&quot;5AB43353&quot;/&gt;&lt;wsp:rsid wsp:val=&quot;5AC9C542&quot;/&gt;&lt;wsp:rsid wsp:val=&quot;5AD62191&quot;/&gt;&lt;wsp:rsid wsp:val=&quot;5AE68B6F&quot;/&gt;&lt;wsp:rsid wsp:val=&quot;5AEDFC44&quot;/&gt;&lt;wsp:rsid wsp:val=&quot;5B0F439A&quot;/&gt;&lt;wsp:rsid wsp:val=&quot;5B135F67&quot;/&gt;&lt;wsp:rsid wsp:val=&quot;5B192863&quot;/&gt;&lt;wsp:rsid wsp:val=&quot;5B21C804&quot;/&gt;&lt;wsp:rsid wsp:val=&quot;5B2623A5&quot;/&gt;&lt;wsp:rsid wsp:val=&quot;5B2D96D9&quot;/&gt;&lt;wsp:rsid wsp:val=&quot;5B3FC84A&quot;/&gt;&lt;wsp:rsid wsp:val=&quot;5B56590F&quot;/&gt;&lt;wsp:rsid wsp:val=&quot;5B57F0F1&quot;/&gt;&lt;wsp:rsid wsp:val=&quot;5B5D4591&quot;/&gt;&lt;wsp:rsid wsp:val=&quot;5B5F0ECB&quot;/&gt;&lt;wsp:rsid wsp:val=&quot;5B62117C&quot;/&gt;&lt;wsp:rsid wsp:val=&quot;5B6B7527&quot;/&gt;&lt;wsp:rsid wsp:val=&quot;5B87A683&quot;/&gt;&lt;wsp:rsid wsp:val=&quot;5BAD54D6&quot;/&gt;&lt;wsp:rsid wsp:val=&quot;5BBB0A39&quot;/&gt;&lt;wsp:rsid wsp:val=&quot;5BD4F354&quot;/&gt;&lt;wsp:rsid wsp:val=&quot;5BDB4FF8&quot;/&gt;&lt;wsp:rsid wsp:val=&quot;5BDC2313&quot;/&gt;&lt;wsp:rsid wsp:val=&quot;5BE7C04B&quot;/&gt;&lt;wsp:rsid wsp:val=&quot;5BE9D987&quot;/&gt;&lt;wsp:rsid wsp:val=&quot;5BF65892&quot;/&gt;&lt;wsp:rsid wsp:val=&quot;5BF6C5E6&quot;/&gt;&lt;wsp:rsid wsp:val=&quot;5BF9783D&quot;/&gt;&lt;wsp:rsid wsp:val=&quot;5C0F4EFB&quot;/&gt;&lt;wsp:rsid wsp:val=&quot;5C13A1DC&quot;/&gt;&lt;wsp:rsid wsp:val=&quot;5C27589F&quot;/&gt;&lt;wsp:rsid wsp:val=&quot;5C30F77F&quot;/&gt;&lt;wsp:rsid wsp:val=&quot;5C33B4E2&quot;/&gt;&lt;wsp:rsid wsp:val=&quot;5C3E0FD1&quot;/&gt;&lt;wsp:rsid wsp:val=&quot;5C4C805E&quot;/&gt;&lt;wsp:rsid wsp:val=&quot;5C51FB65&quot;/&gt;&lt;wsp:rsid wsp:val=&quot;5C70CBB4&quot;/&gt;&lt;wsp:rsid wsp:val=&quot;5C9E33ED&quot;/&gt;&lt;wsp:rsid wsp:val=&quot;5CAB69A4&quot;/&gt;&lt;wsp:rsid wsp:val=&quot;5CB239CB&quot;/&gt;&lt;wsp:rsid wsp:val=&quot;5CB6332E&quot;/&gt;&lt;wsp:rsid wsp:val=&quot;5CB8CD81&quot;/&gt;&lt;wsp:rsid wsp:val=&quot;5CB9E863&quot;/&gt;&lt;wsp:rsid wsp:val=&quot;5CBA9173&quot;/&gt;&lt;wsp:rsid wsp:val=&quot;5CC3AF91&quot;/&gt;&lt;wsp:rsid wsp:val=&quot;5CC4E9F8&quot;/&gt;&lt;wsp:rsid wsp:val=&quot;5CC5EBBF&quot;/&gt;&lt;wsp:rsid wsp:val=&quot;5CDD5F16&quot;/&gt;&lt;wsp:rsid wsp:val=&quot;5CEE1BC7&quot;/&gt;&lt;wsp:rsid wsp:val=&quot;5D10D22D&quot;/&gt;&lt;wsp:rsid wsp:val=&quot;5D21AAA8&quot;/&gt;&lt;wsp:rsid wsp:val=&quot;5D26B7D9&quot;/&gt;&lt;wsp:rsid wsp:val=&quot;5D2E3F41&quot;/&gt;&lt;wsp:rsid wsp:val=&quot;5D306379&quot;/&gt;&lt;wsp:rsid wsp:val=&quot;5D3852CD&quot;/&gt;&lt;wsp:rsid wsp:val=&quot;5D40DEE0&quot;/&gt;&lt;wsp:rsid wsp:val=&quot;5D4EFF1F&quot;/&gt;&lt;wsp:rsid wsp:val=&quot;5D7A159F&quot;/&gt;&lt;wsp:rsid wsp:val=&quot;5D8D5AE5&quot;/&gt;&lt;wsp:rsid wsp:val=&quot;5DAC164D&quot;/&gt;&lt;wsp:rsid wsp:val=&quot;5DACA83A&quot;/&gt;&lt;wsp:rsid wsp:val=&quot;5DACFC30&quot;/&gt;&lt;wsp:rsid wsp:val=&quot;5DB4298A&quot;/&gt;&lt;wsp:rsid wsp:val=&quot;5DB903C1&quot;/&gt;&lt;wsp:rsid wsp:val=&quot;5DC3A458&quot;/&gt;&lt;wsp:rsid wsp:val=&quot;5DC99928&quot;/&gt;&lt;wsp:rsid wsp:val=&quot;5DE720A6&quot;/&gt;&lt;wsp:rsid wsp:val=&quot;5DEA15B7&quot;/&gt;&lt;wsp:rsid wsp:val=&quot;5E00D783&quot;/&gt;&lt;wsp:rsid wsp:val=&quot;5E063F12&quot;/&gt;&lt;wsp:rsid wsp:val=&quot;5E0B3DCC&quot;/&gt;&lt;wsp:rsid wsp:val=&quot;5E169075&quot;/&gt;&lt;wsp:rsid wsp:val=&quot;5E20EC1A&quot;/&gt;&lt;wsp:rsid wsp:val=&quot;5E215608&quot;/&gt;&lt;wsp:rsid wsp:val=&quot;5E2347AE&quot;/&gt;&lt;wsp:rsid wsp:val=&quot;5E24373C&quot;/&gt;&lt;wsp:rsid wsp:val=&quot;5E444175&quot;/&gt;&lt;wsp:rsid wsp:val=&quot;5E44FB5C&quot;/&gt;&lt;wsp:rsid wsp:val=&quot;5E70E52B&quot;/&gt;&lt;wsp:rsid wsp:val=&quot;5E89F24B&quot;/&gt;&lt;wsp:rsid wsp:val=&quot;5E8F67D0&quot;/&gt;&lt;wsp:rsid wsp:val=&quot;5EA5AB5F&quot;/&gt;&lt;wsp:rsid wsp:val=&quot;5EAF9F17&quot;/&gt;&lt;wsp:rsid wsp:val=&quot;5EB3ADCE&quot;/&gt;&lt;wsp:rsid wsp:val=&quot;5EB4CCE5&quot;/&gt;&lt;wsp:rsid wsp:val=&quot;5ECA9CFE&quot;/&gt;&lt;wsp:rsid wsp:val=&quot;5ECCD61D&quot;/&gt;&lt;wsp:rsid wsp:val=&quot;5EDA2121&quot;/&gt;&lt;wsp:rsid wsp:val=&quot;5F000967&quot;/&gt;&lt;wsp:rsid wsp:val=&quot;5F0257B0&quot;/&gt;&lt;wsp:rsid wsp:val=&quot;5F035872&quot;/&gt;&lt;wsp:rsid wsp:val=&quot;5F0588FC&quot;/&gt;&lt;wsp:rsid wsp:val=&quot;5F188640&quot;/&gt;&lt;wsp:rsid wsp:val=&quot;5F19C7D7&quot;/&gt;&lt;wsp:rsid wsp:val=&quot;5F1B2B36&quot;/&gt;&lt;wsp:rsid wsp:val=&quot;5F253C3F&quot;/&gt;&lt;wsp:rsid wsp:val=&quot;5F2B85A3&quot;/&gt;&lt;wsp:rsid wsp:val=&quot;5F355FD3&quot;/&gt;&lt;wsp:rsid wsp:val=&quot;5F3E0317&quot;/&gt;&lt;wsp:rsid wsp:val=&quot;5F3EA5FD&quot;/&gt;&lt;wsp:rsid wsp:val=&quot;5F5A16BC&quot;/&gt;&lt;wsp:rsid wsp:val=&quot;5F718FC6&quot;/&gt;&lt;wsp:rsid wsp:val=&quot;5F741006&quot;/&gt;&lt;wsp:rsid wsp:val=&quot;5F76C133&quot;/&gt;&lt;wsp:rsid wsp:val=&quot;5F7969F4&quot;/&gt;&lt;wsp:rsid wsp:val=&quot;5F869B45&quot;/&gt;&lt;wsp:rsid wsp:val=&quot;5F8833D9&quot;/&gt;&lt;wsp:rsid wsp:val=&quot;5F899C27&quot;/&gt;&lt;wsp:rsid wsp:val=&quot;5F8AA746&quot;/&gt;&lt;wsp:rsid wsp:val=&quot;5F8C12BD&quot;/&gt;&lt;wsp:rsid wsp:val=&quot;5F940BB0&quot;/&gt;&lt;wsp:rsid wsp:val=&quot;5F9515DE&quot;/&gt;&lt;wsp:rsid wsp:val=&quot;5F9B0D23&quot;/&gt;&lt;wsp:rsid wsp:val=&quot;5F9DE780&quot;/&gt;&lt;wsp:rsid wsp:val=&quot;5FAB507C&quot;/&gt;&lt;wsp:rsid wsp:val=&quot;5FB36B45&quot;/&gt;&lt;wsp:rsid wsp:val=&quot;5FE763D0&quot;/&gt;&lt;wsp:rsid wsp:val=&quot;5FF98C62&quot;/&gt;&lt;wsp:rsid wsp:val=&quot;5FFE69D5&quot;/&gt;&lt;wsp:rsid wsp:val=&quot;6007D723&quot;/&gt;&lt;wsp:rsid wsp:val=&quot;6015DF26&quot;/&gt;&lt;wsp:rsid wsp:val=&quot;60213443&quot;/&gt;&lt;wsp:rsid wsp:val=&quot;60534805&quot;/&gt;&lt;wsp:rsid wsp:val=&quot;6054089D&quot;/&gt;&lt;wsp:rsid wsp:val=&quot;605A38FF&quot;/&gt;&lt;wsp:rsid wsp:val=&quot;605E589B&quot;/&gt;&lt;wsp:rsid wsp:val=&quot;606249CF&quot;/&gt;&lt;wsp:rsid wsp:val=&quot;606AB064&quot;/&gt;&lt;wsp:rsid wsp:val=&quot;608BADB7&quot;/&gt;&lt;wsp:rsid wsp:val=&quot;608FD379&quot;/&gt;&lt;wsp:rsid wsp:val=&quot;60916271&quot;/&gt;&lt;wsp:rsid wsp:val=&quot;6099DC62&quot;/&gt;&lt;wsp:rsid wsp:val=&quot;609A2390&quot;/&gt;&lt;wsp:rsid wsp:val=&quot;60AD691A&quot;/&gt;&lt;wsp:rsid wsp:val=&quot;60B0B959&quot;/&gt;&lt;wsp:rsid wsp:val=&quot;60B59838&quot;/&gt;&lt;wsp:rsid wsp:val=&quot;60BC3994&quot;/&gt;&lt;wsp:rsid wsp:val=&quot;60C86E86&quot;/&gt;&lt;wsp:rsid wsp:val=&quot;60C8B91F&quot;/&gt;&lt;wsp:rsid wsp:val=&quot;60CDAA16&quot;/&gt;&lt;wsp:rsid wsp:val=&quot;60D339C0&quot;/&gt;&lt;wsp:rsid wsp:val=&quot;60D8F17E&quot;/&gt;&lt;wsp:rsid wsp:val=&quot;60D9FB41&quot;/&gt;&lt;wsp:rsid wsp:val=&quot;60EA4ED7&quot;/&gt;&lt;wsp:rsid wsp:val=&quot;60F5E71D&quot;/&gt;&lt;wsp:rsid wsp:val=&quot;6106698F&quot;/&gt;&lt;wsp:rsid wsp:val=&quot;61096360&quot;/&gt;&lt;wsp:rsid wsp:val=&quot;61130D22&quot;/&gt;&lt;wsp:rsid wsp:val=&quot;611BC462&quot;/&gt;&lt;wsp:rsid wsp:val=&quot;612EA4B8&quot;/&gt;&lt;wsp:rsid wsp:val=&quot;6144D4B9&quot;/&gt;&lt;wsp:rsid wsp:val=&quot;61480F64&quot;/&gt;&lt;wsp:rsid wsp:val=&quot;615064D6&quot;/&gt;&lt;wsp:rsid wsp:val=&quot;6151B7E1&quot;/&gt;&lt;wsp:rsid wsp:val=&quot;6156C434&quot;/&gt;&lt;wsp:rsid wsp:val=&quot;616BD753&quot;/&gt;&lt;wsp:rsid wsp:val=&quot;617B0BD1&quot;/&gt;&lt;wsp:rsid wsp:val=&quot;617B1187&quot;/&gt;&lt;wsp:rsid wsp:val=&quot;619707E5&quot;/&gt;&lt;wsp:rsid wsp:val=&quot;619E4ABD&quot;/&gt;&lt;wsp:rsid wsp:val=&quot;61AE4C69&quot;/&gt;&lt;wsp:rsid wsp:val=&quot;61D9F2CE&quot;/&gt;&lt;wsp:rsid wsp:val=&quot;61DF7624&quot;/&gt;&lt;wsp:rsid wsp:val=&quot;61E4E091&quot;/&gt;&lt;wsp:rsid wsp:val=&quot;61EEA432&quot;/&gt;&lt;wsp:rsid wsp:val=&quot;61F62285&quot;/&gt;&lt;wsp:rsid wsp:val=&quot;61F8F3F7&quot;/&gt;&lt;wsp:rsid wsp:val=&quot;6222B11D&quot;/&gt;&lt;wsp:rsid wsp:val=&quot;6234D1D6&quot;/&gt;&lt;wsp:rsid wsp:val=&quot;62465C4D&quot;/&gt;&lt;wsp:rsid wsp:val=&quot;6259E902&quot;/&gt;&lt;wsp:rsid wsp:val=&quot;62632665&quot;/&gt;&lt;wsp:rsid wsp:val=&quot;6275E55F&quot;/&gt;&lt;wsp:rsid wsp:val=&quot;627F259B&quot;/&gt;&lt;wsp:rsid wsp:val=&quot;62B25BA1&quot;/&gt;&lt;wsp:rsid wsp:val=&quot;62C13CE9&quot;/&gt;&lt;wsp:rsid wsp:val=&quot;62DD29AC&quot;/&gt;&lt;wsp:rsid wsp:val=&quot;62E2D029&quot;/&gt;&lt;wsp:rsid wsp:val=&quot;62F8DB63&quot;/&gt;&lt;wsp:rsid wsp:val=&quot;62F9DBA9&quot;/&gt;&lt;wsp:rsid wsp:val=&quot;62FA276D&quot;/&gt;&lt;wsp:rsid wsp:val=&quot;63012D22&quot;/&gt;&lt;wsp:rsid wsp:val=&quot;63116583&quot;/&gt;&lt;wsp:rsid wsp:val=&quot;631C51BF&quot;/&gt;&lt;wsp:rsid wsp:val=&quot;6321F755&quot;/&gt;&lt;wsp:rsid wsp:val=&quot;634847D7&quot;/&gt;&lt;wsp:rsid wsp:val=&quot;63503CF8&quot;/&gt;&lt;wsp:rsid wsp:val=&quot;63552FF9&quot;/&gt;&lt;wsp:rsid wsp:val=&quot;635AB8E7&quot;/&gt;&lt;wsp:rsid wsp:val=&quot;635D636E&quot;/&gt;&lt;wsp:rsid wsp:val=&quot;6381B6CC&quot;/&gt;&lt;wsp:rsid wsp:val=&quot;638D12FB&quot;/&gt;&lt;wsp:rsid wsp:val=&quot;63A30D7D&quot;/&gt;&lt;wsp:rsid wsp:val=&quot;63A6EE0E&quot;/&gt;&lt;wsp:rsid wsp:val=&quot;63B159EC&quot;/&gt;&lt;wsp:rsid wsp:val=&quot;63B25F40&quot;/&gt;&lt;wsp:rsid wsp:val=&quot;63B463C5&quot;/&gt;&lt;wsp:rsid wsp:val=&quot;63B55B6B&quot;/&gt;&lt;wsp:rsid wsp:val=&quot;63B90356&quot;/&gt;&lt;wsp:rsid wsp:val=&quot;63C81715&quot;/&gt;&lt;wsp:rsid wsp:val=&quot;63C9F937&quot;/&gt;&lt;wsp:rsid wsp:val=&quot;63CCD47D&quot;/&gt;&lt;wsp:rsid wsp:val=&quot;63D2D9B5&quot;/&gt;&lt;wsp:rsid wsp:val=&quot;63D39C3C&quot;/&gt;&lt;wsp:rsid wsp:val=&quot;63DB5E56&quot;/&gt;&lt;wsp:rsid wsp:val=&quot;63E27D1E&quot;/&gt;&lt;wsp:rsid wsp:val=&quot;63E61223&quot;/&gt;&lt;wsp:rsid wsp:val=&quot;63FEF6C6&quot;/&gt;&lt;wsp:rsid wsp:val=&quot;6414509F&quot;/&gt;&lt;wsp:rsid wsp:val=&quot;64177AAC&quot;/&gt;&lt;wsp:rsid wsp:val=&quot;641937A5&quot;/&gt;&lt;wsp:rsid wsp:val=&quot;641BE094&quot;/&gt;&lt;wsp:rsid wsp:val=&quot;6427D403&quot;/&gt;&lt;wsp:rsid wsp:val=&quot;6429B8FF&quot;/&gt;&lt;wsp:rsid wsp:val=&quot;642C9B45&quot;/&gt;&lt;wsp:rsid wsp:val=&quot;643BDF42&quot;/&gt;&lt;wsp:rsid wsp:val=&quot;644966CF&quot;/&gt;&lt;wsp:rsid wsp:val=&quot;6449C01A&quot;/&gt;&lt;wsp:rsid wsp:val=&quot;644B1595&quot;/&gt;&lt;wsp:rsid wsp:val=&quot;645999E8&quot;/&gt;&lt;wsp:rsid wsp:val=&quot;645EC164&quot;/&gt;&lt;wsp:rsid wsp:val=&quot;646D9C2C&quot;/&gt;&lt;wsp:rsid wsp:val=&quot;646ED40E&quot;/&gt;&lt;wsp:rsid wsp:val=&quot;6475ED7B&quot;/&gt;&lt;wsp:rsid wsp:val=&quot;64845752&quot;/&gt;&lt;wsp:rsid wsp:val=&quot;6492D0DA&quot;/&gt;&lt;wsp:rsid wsp:val=&quot;64936D80&quot;/&gt;&lt;wsp:rsid wsp:val=&quot;64999244&quot;/&gt;&lt;wsp:rsid wsp:val=&quot;64AEB9EA&quot;/&gt;&lt;wsp:rsid wsp:val=&quot;64C1C5C1&quot;/&gt;&lt;wsp:rsid wsp:val=&quot;64C3D3E7&quot;/&gt;&lt;wsp:rsid wsp:val=&quot;64C7B069&quot;/&gt;&lt;wsp:rsid wsp:val=&quot;64D53A69&quot;/&gt;&lt;wsp:rsid wsp:val=&quot;64DB52C5&quot;/&gt;&lt;wsp:rsid wsp:val=&quot;64E179E3&quot;/&gt;&lt;wsp:rsid wsp:val=&quot;64EDA600&quot;/&gt;&lt;wsp:rsid wsp:val=&quot;6502D4F6&quot;/&gt;&lt;wsp:rsid wsp:val=&quot;65201782&quot;/&gt;&lt;wsp:rsid wsp:val=&quot;65336C81&quot;/&gt;&lt;wsp:rsid wsp:val=&quot;65381F36&quot;/&gt;&lt;wsp:rsid wsp:val=&quot;6541DEC2&quot;/&gt;&lt;wsp:rsid wsp:val=&quot;65451901&quot;/&gt;&lt;wsp:rsid wsp:val=&quot;65456FA0&quot;/&gt;&lt;wsp:rsid wsp:val=&quot;6545A031&quot;/&gt;&lt;wsp:rsid wsp:val=&quot;654768D1&quot;/&gt;&lt;wsp:rsid wsp:val=&quot;654A56DA&quot;/&gt;&lt;wsp:rsid wsp:val=&quot;6568A4DE&quot;/&gt;&lt;wsp:rsid wsp:val=&quot;65781C74&quot;/&gt;&lt;wsp:rsid wsp:val=&quot;65826F64&quot;/&gt;&lt;wsp:rsid wsp:val=&quot;65B1955D&quot;/&gt;&lt;wsp:rsid wsp:val=&quot;65B2F332&quot;/&gt;&lt;wsp:rsid wsp:val=&quot;65F8DDAB&quot;/&gt;&lt;wsp:rsid wsp:val=&quot;6612A6D0&quot;/&gt;&lt;wsp:rsid wsp:val=&quot;66156731&quot;/&gt;&lt;wsp:rsid wsp:val=&quot;6638B710&quot;/&gt;&lt;wsp:rsid wsp:val=&quot;664BAC18&quot;/&gt;&lt;wsp:rsid wsp:val=&quot;6669A9DF&quot;/&gt;&lt;wsp:rsid wsp:val=&quot;667B78E1&quot;/&gt;&lt;wsp:rsid wsp:val=&quot;667FB27E&quot;/&gt;&lt;wsp:rsid wsp:val=&quot;66850F83&quot;/&gt;&lt;wsp:rsid wsp:val=&quot;66A139FF&quot;/&gt;&lt;wsp:rsid wsp:val=&quot;66A89A43&quot;/&gt;&lt;wsp:rsid wsp:val=&quot;66C79556&quot;/&gt;&lt;wsp:rsid wsp:val=&quot;66C9C1AB&quot;/&gt;&lt;wsp:rsid wsp:val=&quot;66E4306D&quot;/&gt;&lt;wsp:rsid wsp:val=&quot;66F3114F&quot;/&gt;&lt;wsp:rsid wsp:val=&quot;66F571CD&quot;/&gt;&lt;wsp:rsid wsp:val=&quot;66F76A11&quot;/&gt;&lt;wsp:rsid wsp:val=&quot;66FF37CD&quot;/&gt;&lt;wsp:rsid wsp:val=&quot;66FFCAE1&quot;/&gt;&lt;wsp:rsid wsp:val=&quot;67006042&quot;/&gt;&lt;wsp:rsid wsp:val=&quot;67087ED0&quot;/&gt;&lt;wsp:rsid wsp:val=&quot;671E0772&quot;/&gt;&lt;wsp:rsid wsp:val=&quot;671E9A17&quot;/&gt;&lt;wsp:rsid wsp:val=&quot;6731D2EE&quot;/&gt;&lt;wsp:rsid wsp:val=&quot;67340706&quot;/&gt;&lt;wsp:rsid wsp:val=&quot;673B6DCE&quot;/&gt;&lt;wsp:rsid wsp:val=&quot;674A2028&quot;/&gt;&lt;wsp:rsid wsp:val=&quot;674A8449&quot;/&gt;&lt;wsp:rsid wsp:val=&quot;674DD4EB&quot;/&gt;&lt;wsp:rsid wsp:val=&quot;67529A27&quot;/&gt;&lt;wsp:rsid wsp:val=&quot;67538156&quot;/&gt;&lt;wsp:rsid wsp:val=&quot;67566DAE&quot;/&gt;&lt;wsp:rsid wsp:val=&quot;675779E8&quot;/&gt;&lt;wsp:rsid wsp:val=&quot;676DF1DD&quot;/&gt;&lt;wsp:rsid wsp:val=&quot;677D4FE0&quot;/&gt;&lt;wsp:rsid wsp:val=&quot;67845634&quot;/&gt;&lt;wsp:rsid wsp:val=&quot;6785861F&quot;/&gt;&lt;wsp:rsid wsp:val=&quot;6787D7B4&quot;/&gt;&lt;wsp:rsid wsp:val=&quot;67880BDE&quot;/&gt;&lt;wsp:rsid wsp:val=&quot;678E23C2&quot;/&gt;&lt;wsp:rsid wsp:val=&quot;679076C6&quot;/&gt;&lt;wsp:rsid wsp:val=&quot;67B0D577&quot;/&gt;&lt;wsp:rsid wsp:val=&quot;67C479A8&quot;/&gt;&lt;wsp:rsid wsp:val=&quot;67C850F6&quot;/&gt;&lt;wsp:rsid wsp:val=&quot;67CA7B18&quot;/&gt;&lt;wsp:rsid wsp:val=&quot;67DC0133&quot;/&gt;&lt;wsp:rsid wsp:val=&quot;67E8EE9B&quot;/&gt;&lt;wsp:rsid wsp:val=&quot;67E9A21E&quot;/&gt;&lt;wsp:rsid wsp:val=&quot;67F4FECC&quot;/&gt;&lt;wsp:rsid wsp:val=&quot;68015E5E&quot;/&gt;&lt;wsp:rsid wsp:val=&quot;68034FBD&quot;/&gt;&lt;wsp:rsid wsp:val=&quot;680F9295&quot;/&gt;&lt;wsp:rsid wsp:val=&quot;68161DCB&quot;/&gt;&lt;wsp:rsid wsp:val=&quot;6826B1B1&quot;/&gt;&lt;wsp:rsid wsp:val=&quot;6827E340&quot;/&gt;&lt;wsp:rsid wsp:val=&quot;6837B875&quot;/&gt;&lt;wsp:rsid wsp:val=&quot;6837EE16&quot;/&gt;&lt;wsp:rsid wsp:val=&quot;68382B29&quot;/&gt;&lt;wsp:rsid wsp:val=&quot;683E49F4&quot;/&gt;&lt;wsp:rsid wsp:val=&quot;68409484&quot;/&gt;&lt;wsp:rsid wsp:val=&quot;684236B4&quot;/&gt;&lt;wsp:rsid wsp:val=&quot;684B4869&quot;/&gt;&lt;wsp:rsid wsp:val=&quot;6866230D&quot;/&gt;&lt;wsp:rsid wsp:val=&quot;68A045A0&quot;/&gt;&lt;wsp:rsid wsp:val=&quot;68B7D924&quot;/&gt;&lt;wsp:rsid wsp:val=&quot;68B7E09E&quot;/&gt;&lt;wsp:rsid wsp:val=&quot;68CE42A9&quot;/&gt;&lt;wsp:rsid wsp:val=&quot;68D66B69&quot;/&gt;&lt;wsp:rsid wsp:val=&quot;68ECFB57&quot;/&gt;&lt;wsp:rsid wsp:val=&quot;68EF55D4&quot;/&gt;&lt;wsp:rsid wsp:val=&quot;68F60C30&quot;/&gt;&lt;wsp:rsid wsp:val=&quot;68F85317&quot;/&gt;&lt;wsp:rsid wsp:val=&quot;69114D46&quot;/&gt;&lt;wsp:rsid wsp:val=&quot;69143C0A&quot;/&gt;&lt;wsp:rsid wsp:val=&quot;692053DA&quot;/&gt;&lt;wsp:rsid wsp:val=&quot;69420CE4&quot;/&gt;&lt;wsp:rsid wsp:val=&quot;6948ADBC&quot;/&gt;&lt;wsp:rsid wsp:val=&quot;694F1660&quot;/&gt;&lt;wsp:rsid wsp:val=&quot;69612175&quot;/&gt;&lt;wsp:rsid wsp:val=&quot;698BF11D&quot;/&gt;&lt;wsp:rsid wsp:val=&quot;69A36077&quot;/&gt;&lt;wsp:rsid wsp:val=&quot;69A58B84&quot;/&gt;&lt;wsp:rsid wsp:val=&quot;69AF2636&quot;/&gt;&lt;wsp:rsid wsp:val=&quot;69B859F2&quot;/&gt;&lt;wsp:rsid wsp:val=&quot;69C91D6A&quot;/&gt;&lt;wsp:rsid wsp:val=&quot;69CE1B2D&quot;/&gt;&lt;wsp:rsid wsp:val=&quot;69E36D5B&quot;/&gt;&lt;wsp:rsid wsp:val=&quot;69FC4BA9&quot;/&gt;&lt;wsp:rsid wsp:val=&quot;6A061F63&quot;/&gt;&lt;wsp:rsid wsp:val=&quot;6A2294A9&quot;/&gt;&lt;wsp:rsid wsp:val=&quot;6A25D980&quot;/&gt;&lt;wsp:rsid wsp:val=&quot;6A273909&quot;/&gt;&lt;wsp:rsid wsp:val=&quot;6A294793&quot;/&gt;&lt;wsp:rsid wsp:val=&quot;6A38A927&quot;/&gt;&lt;wsp:rsid wsp:val=&quot;6A3AA697&quot;/&gt;&lt;wsp:rsid wsp:val=&quot;6A3BB3FB&quot;/&gt;&lt;wsp:rsid wsp:val=&quot;6A54B197&quot;/&gt;&lt;wsp:rsid wsp:val=&quot;6A5C4413&quot;/&gt;&lt;wsp:rsid wsp:val=&quot;6A5E0E15&quot;/&gt;&lt;wsp:rsid wsp:val=&quot;6A60D67A&quot;/&gt;&lt;wsp:rsid wsp:val=&quot;6A72CB4B&quot;/&gt;&lt;wsp:rsid wsp:val=&quot;6A773672&quot;/&gt;&lt;wsp:rsid wsp:val=&quot;6A7DDA8B&quot;/&gt;&lt;wsp:rsid wsp:val=&quot;6A80C5C7&quot;/&gt;&lt;wsp:rsid wsp:val=&quot;6A9C42D4&quot;/&gt;&lt;wsp:rsid wsp:val=&quot;6AA34D5B&quot;/&gt;&lt;wsp:rsid wsp:val=&quot;6AC282BB&quot;/&gt;&lt;wsp:rsid wsp:val=&quot;6AC61532&quot;/&gt;&lt;wsp:rsid wsp:val=&quot;6ACB1D93&quot;/&gt;&lt;wsp:rsid wsp:val=&quot;6ACD1A3C&quot;/&gt;&lt;wsp:rsid wsp:val=&quot;6ACE0F3B&quot;/&gt;&lt;wsp:rsid wsp:val=&quot;6ACEB865&quot;/&gt;&lt;wsp:rsid wsp:val=&quot;6AD250CE&quot;/&gt;&lt;wsp:rsid wsp:val=&quot;6AE5A4E8&quot;/&gt;&lt;wsp:rsid wsp:val=&quot;6AF030EE&quot;/&gt;&lt;wsp:rsid wsp:val=&quot;6AFDA67A&quot;/&gt;&lt;wsp:rsid wsp:val=&quot;6B026827&quot;/&gt;&lt;wsp:rsid wsp:val=&quot;6B22CB2A&quot;/&gt;&lt;wsp:rsid wsp:val=&quot;6B23EFBB&quot;/&gt;&lt;wsp:rsid wsp:val=&quot;6B2AFAA4&quot;/&gt;&lt;wsp:rsid wsp:val=&quot;6B2FE3A5&quot;/&gt;&lt;wsp:rsid wsp:val=&quot;6B3D8605&quot;/&gt;&lt;wsp:rsid wsp:val=&quot;6B42BFF9&quot;/&gt;&lt;wsp:rsid wsp:val=&quot;6B47AA41&quot;/&gt;&lt;wsp:rsid wsp:val=&quot;6B485F0B&quot;/&gt;&lt;wsp:rsid wsp:val=&quot;6B5DC526&quot;/&gt;&lt;wsp:rsid wsp:val=&quot;6B6A869C&quot;/&gt;&lt;wsp:rsid wsp:val=&quot;6B833A60&quot;/&gt;&lt;wsp:rsid wsp:val=&quot;6B83E933&quot;/&gt;&lt;wsp:rsid wsp:val=&quot;6B8A2D1C&quot;/&gt;&lt;wsp:rsid wsp:val=&quot;6BA565C4&quot;/&gt;&lt;wsp:rsid wsp:val=&quot;6BC34DCF&quot;/&gt;&lt;wsp:rsid wsp:val=&quot;6BCB49C3&quot;/&gt;&lt;wsp:rsid wsp:val=&quot;6BCEC331&quot;/&gt;&lt;wsp:rsid wsp:val=&quot;6BD676F8&quot;/&gt;&lt;wsp:rsid wsp:val=&quot;6BD80A34&quot;/&gt;&lt;wsp:rsid wsp:val=&quot;6BF7CB57&quot;/&gt;&lt;wsp:rsid wsp:val=&quot;6BFAACE9&quot;/&gt;&lt;wsp:rsid wsp:val=&quot;6C055437&quot;/&gt;&lt;wsp:rsid wsp:val=&quot;6C1DB24B&quot;/&gt;&lt;wsp:rsid wsp:val=&quot;6C1DB4EC&quot;/&gt;&lt;wsp:rsid wsp:val=&quot;6C378952&quot;/&gt;&lt;wsp:rsid wsp:val=&quot;6C3794DD&quot;/&gt;&lt;wsp:rsid wsp:val=&quot;6C44FCB5&quot;/&gt;&lt;wsp:rsid wsp:val=&quot;6C48EE08&quot;/&gt;&lt;wsp:rsid wsp:val=&quot;6C617401&quot;/&gt;&lt;wsp:rsid wsp:val=&quot;6C62F198&quot;/&gt;&lt;wsp:rsid wsp:val=&quot;6C6726D9&quot;/&gt;&lt;wsp:rsid wsp:val=&quot;6C6A7B21&quot;/&gt;&lt;wsp:rsid wsp:val=&quot;6C791567&quot;/&gt;&lt;wsp:rsid wsp:val=&quot;6C80D319&quot;/&gt;&lt;wsp:rsid wsp:val=&quot;6C8DC627&quot;/&gt;&lt;wsp:rsid wsp:val=&quot;6C99D7C0&quot;/&gt;&lt;wsp:rsid wsp:val=&quot;6CB5B20D&quot;/&gt;&lt;wsp:rsid wsp:val=&quot;6CC9DB12&quot;/&gt;&lt;wsp:rsid wsp:val=&quot;6CE2AF35&quot;/&gt;&lt;wsp:rsid wsp:val=&quot;6CEDA169&quot;/&gt;&lt;wsp:rsid wsp:val=&quot;6CF4397C&quot;/&gt;&lt;wsp:rsid wsp:val=&quot;6CF5875C&quot;/&gt;&lt;wsp:rsid wsp:val=&quot;6CF92EFC&quot;/&gt;&lt;wsp:rsid wsp:val=&quot;6CF9A596&quot;/&gt;&lt;wsp:rsid wsp:val=&quot;6D23A33F&quot;/&gt;&lt;wsp:rsid wsp:val=&quot;6D291110&quot;/&gt;&lt;wsp:rsid wsp:val=&quot;6D2F7CCE&quot;/&gt;&lt;wsp:rsid wsp:val=&quot;6D43EC7E&quot;/&gt;&lt;wsp:rsid wsp:val=&quot;6D498901&quot;/&gt;&lt;wsp:rsid wsp:val=&quot;6D56A89B&quot;/&gt;&lt;wsp:rsid wsp:val=&quot;6D5931EE&quot;/&gt;&lt;wsp:rsid wsp:val=&quot;6D730DAC&quot;/&gt;&lt;wsp:rsid wsp:val=&quot;6D81405D&quot;/&gt;&lt;wsp:rsid wsp:val=&quot;6D8B134D&quot;/&gt;&lt;wsp:rsid wsp:val=&quot;6D947C4D&quot;/&gt;&lt;wsp:rsid wsp:val=&quot;6DB8EA7B&quot;/&gt;&lt;wsp:rsid wsp:val=&quot;6DBF4428&quot;/&gt;&lt;wsp:rsid wsp:val=&quot;6DC2C20B&quot;/&gt;&lt;wsp:rsid wsp:val=&quot;6DC76B51&quot;/&gt;&lt;wsp:rsid wsp:val=&quot;6DCB801E&quot;/&gt;&lt;wsp:rsid wsp:val=&quot;6DDB6195&quot;/&gt;&lt;wsp:rsid wsp:val=&quot;6DDF6789&quot;/&gt;&lt;wsp:rsid wsp:val=&quot;6DE13FD4&quot;/&gt;&lt;wsp:rsid wsp:val=&quot;6E06CAE9&quot;/&gt;&lt;wsp:rsid wsp:val=&quot;6E0C7A0B&quot;/&gt;&lt;wsp:rsid wsp:val=&quot;6E119F60&quot;/&gt;&lt;wsp:rsid wsp:val=&quot;6E1846C9&quot;/&gt;&lt;wsp:rsid wsp:val=&quot;6E274C2D&quot;/&gt;&lt;wsp:rsid wsp:val=&quot;6E3DB2B6&quot;/&gt;&lt;wsp:rsid wsp:val=&quot;6E49D5E9&quot;/&gt;&lt;wsp:rsid wsp:val=&quot;6E4BD401&quot;/&gt;&lt;wsp:rsid wsp:val=&quot;6E51A3D0&quot;/&gt;&lt;wsp:rsid wsp:val=&quot;6E51AF0C&quot;/&gt;&lt;wsp:rsid wsp:val=&quot;6E584671&quot;/&gt;&lt;wsp:rsid wsp:val=&quot;6E675196&quot;/&gt;&lt;wsp:rsid wsp:val=&quot;6E76CBDA&quot;/&gt;&lt;wsp:rsid wsp:val=&quot;6E7FE7CA&quot;/&gt;&lt;wsp:rsid wsp:val=&quot;6E817552&quot;/&gt;&lt;wsp:rsid wsp:val=&quot;6E8B666E&quot;/&gt;&lt;wsp:rsid wsp:val=&quot;6EA312A5&quot;/&gt;&lt;wsp:rsid wsp:val=&quot;6EA58E84&quot;/&gt;&lt;wsp:rsid wsp:val=&quot;6EA93A9C&quot;/&gt;&lt;wsp:rsid wsp:val=&quot;6EAB932F&quot;/&gt;&lt;wsp:rsid wsp:val=&quot;6EB50EEF&quot;/&gt;&lt;wsp:rsid wsp:val=&quot;6ECD035E&quot;/&gt;&lt;wsp:rsid wsp:val=&quot;6ECDFF7D&quot;/&gt;&lt;wsp:rsid wsp:val=&quot;6EE1F1A9&quot;/&gt;&lt;wsp:rsid wsp:val=&quot;6EE3F614&quot;/&gt;&lt;wsp:rsid wsp:val=&quot;6EEF7C74&quot;/&gt;&lt;wsp:rsid wsp:val=&quot;6F02FB69&quot;/&gt;&lt;wsp:rsid wsp:val=&quot;6F0A4B02&quot;/&gt;&lt;wsp:rsid wsp:val=&quot;6F133AD9&quot;/&gt;&lt;wsp:rsid wsp:val=&quot;6F15EBC4&quot;/&gt;&lt;wsp:rsid wsp:val=&quot;6F1B62FC&quot;/&gt;&lt;wsp:rsid wsp:val=&quot;6F1E1AB7&quot;/&gt;&lt;wsp:rsid wsp:val=&quot;6F37D927&quot;/&gt;&lt;wsp:rsid wsp:val=&quot;6F3CA92E&quot;/&gt;&lt;wsp:rsid wsp:val=&quot;6F3DC1E3&quot;/&gt;&lt;wsp:rsid wsp:val=&quot;6F459E3D&quot;/&gt;&lt;wsp:rsid wsp:val=&quot;6F580A44&quot;/&gt;&lt;wsp:rsid wsp:val=&quot;6F6DE78E&quot;/&gt;&lt;wsp:rsid wsp:val=&quot;6F7115B8&quot;/&gt;&lt;wsp:rsid wsp:val=&quot;6F76BE7E&quot;/&gt;&lt;wsp:rsid wsp:val=&quot;6F84FEC8&quot;/&gt;&lt;wsp:rsid wsp:val=&quot;6F8BF9DA&quot;/&gt;&lt;wsp:rsid wsp:val=&quot;6F8C0E1A&quot;/&gt;&lt;wsp:rsid wsp:val=&quot;6F912D8F&quot;/&gt;&lt;wsp:rsid wsp:val=&quot;6FA0D5C1&quot;/&gt;&lt;wsp:rsid wsp:val=&quot;6FB04ED3&quot;/&gt;&lt;wsp:rsid wsp:val=&quot;6FC9A3F8&quot;/&gt;&lt;wsp:rsid wsp:val=&quot;6FD0602B&quot;/&gt;&lt;wsp:rsid wsp:val=&quot;6FE2C89B&quot;/&gt;&lt;wsp:rsid wsp:val=&quot;7009EB68&quot;/&gt;&lt;wsp:rsid wsp:val=&quot;70112BB5&quot;/&gt;&lt;wsp:rsid wsp:val=&quot;70163C38&quot;/&gt;&lt;wsp:rsid wsp:val=&quot;7027D61B&quot;/&gt;&lt;wsp:rsid wsp:val=&quot;70345839&quot;/&gt;&lt;wsp:rsid wsp:val=&quot;7035319B&quot;/&gt;&lt;wsp:rsid wsp:val=&quot;7037CCAE&quot;/&gt;&lt;wsp:rsid wsp:val=&quot;70421F70&quot;/&gt;&lt;wsp:rsid wsp:val=&quot;7046FA88&quot;/&gt;&lt;wsp:rsid wsp:val=&quot;70477BE2&quot;/&gt;&lt;wsp:rsid wsp:val=&quot;704C2632&quot;/&gt;&lt;wsp:rsid wsp:val=&quot;704D2DFD&quot;/&gt;&lt;wsp:rsid wsp:val=&quot;70503319&quot;/&gt;&lt;wsp:rsid wsp:val=&quot;70578E50&quot;/&gt;&lt;wsp:rsid wsp:val=&quot;706403B1&quot;/&gt;&lt;wsp:rsid wsp:val=&quot;706840DC&quot;/&gt;&lt;wsp:rsid wsp:val=&quot;706DABEA&quot;/&gt;&lt;wsp:rsid wsp:val=&quot;706F7D0C&quot;/&gt;&lt;wsp:rsid wsp:val=&quot;707B467C&quot;/&gt;&lt;wsp:rsid wsp:val=&quot;708607CD&quot;/&gt;&lt;wsp:rsid wsp:val=&quot;709987D7&quot;/&gt;&lt;wsp:rsid wsp:val=&quot;70B816A4&quot;/&gt;&lt;wsp:rsid wsp:val=&quot;70BC6B37&quot;/&gt;&lt;wsp:rsid wsp:val=&quot;70BDB798&quot;/&gt;&lt;wsp:rsid wsp:val=&quot;70D3A988&quot;/&gt;&lt;wsp:rsid wsp:val=&quot;70D6E3D3&quot;/&gt;&lt;wsp:rsid wsp:val=&quot;70DB935D&quot;/&gt;&lt;wsp:rsid wsp:val=&quot;70FACED6&quot;/&gt;&lt;wsp:rsid wsp:val=&quot;70FF0C13&quot;/&gt;&lt;wsp:rsid wsp:val=&quot;710A9E69&quot;/&gt;&lt;wsp:rsid wsp:val=&quot;710F61E0&quot;/&gt;&lt;wsp:rsid wsp:val=&quot;71128EDF&quot;/&gt;&lt;wsp:rsid wsp:val=&quot;71139C41&quot;/&gt;&lt;wsp:rsid wsp:val=&quot;711A8892&quot;/&gt;&lt;wsp:rsid wsp:val=&quot;71213CCE&quot;/&gt;&lt;wsp:rsid wsp:val=&quot;71297CB9&quot;/&gt;&lt;wsp:rsid wsp:val=&quot;7134EB6D&quot;/&gt;&lt;wsp:rsid wsp:val=&quot;71391A01&quot;/&gt;&lt;wsp:rsid wsp:val=&quot;71511ECD&quot;/&gt;&lt;wsp:rsid wsp:val=&quot;71728BF9&quot;/&gt;&lt;wsp:rsid wsp:val=&quot;7178CD1E&quot;/&gt;&lt;wsp:rsid wsp:val=&quot;717FCA5C&quot;/&gt;&lt;wsp:rsid wsp:val=&quot;719B7FBC&quot;/&gt;&lt;wsp:rsid wsp:val=&quot;71B564A2&quot;/&gt;&lt;wsp:rsid wsp:val=&quot;71C35952&quot;/&gt;&lt;wsp:rsid wsp:val=&quot;71E18C62&quot;/&gt;&lt;wsp:rsid wsp:val=&quot;71E8C102&quot;/&gt;&lt;wsp:rsid wsp:val=&quot;71EC037A&quot;/&gt;&lt;wsp:rsid wsp:val=&quot;721A1571&quot;/&gt;&lt;wsp:rsid wsp:val=&quot;7235C5EA&quot;/&gt;&lt;wsp:rsid wsp:val=&quot;72368487&quot;/&gt;&lt;wsp:rsid wsp:val=&quot;7238ED18&quot;/&gt;&lt;wsp:rsid wsp:val=&quot;723C3BC7&quot;/&gt;&lt;wsp:rsid wsp:val=&quot;726884E8&quot;/&gt;&lt;wsp:rsid wsp:val=&quot;7271E43F&quot;/&gt;&lt;wsp:rsid wsp:val=&quot;7280ED90&quot;/&gt;&lt;wsp:rsid wsp:val=&quot;729B12AF&quot;/&gt;&lt;wsp:rsid wsp:val=&quot;729D59AC&quot;/&gt;&lt;wsp:rsid wsp:val=&quot;72A5EF9B&quot;/&gt;&lt;wsp:rsid wsp:val=&quot;72AC7B89&quot;/&gt;&lt;wsp:rsid wsp:val=&quot;72AFC8CE&quot;/&gt;&lt;wsp:rsid wsp:val=&quot;72B11C38&quot;/&gt;&lt;wsp:rsid wsp:val=&quot;72B658F3&quot;/&gt;&lt;wsp:rsid wsp:val=&quot;72C81D34&quot;/&gt;&lt;wsp:rsid wsp:val=&quot;72CFE0FF&quot;/&gt;&lt;wsp:rsid wsp:val=&quot;72DF4E39&quot;/&gt;&lt;wsp:rsid wsp:val=&quot;72ECA686&quot;/&gt;&lt;wsp:rsid wsp:val=&quot;72ECECDC&quot;/&gt;&lt;wsp:rsid wsp:val=&quot;73042269&quot;/&gt;&lt;wsp:rsid wsp:val=&quot;7311A4FB&quot;/&gt;&lt;wsp:rsid wsp:val=&quot;731A57D7&quot;/&gt;&lt;wsp:rsid wsp:val=&quot;7320042F&quot;/&gt;&lt;wsp:rsid wsp:val=&quot;732DCB51&quot;/&gt;&lt;wsp:rsid wsp:val=&quot;733CEAAB&quot;/&gt;&lt;wsp:rsid wsp:val=&quot;7349390D&quot;/&gt;&lt;wsp:rsid wsp:val=&quot;734C2198&quot;/&gt;&lt;wsp:rsid wsp:val=&quot;734E13E8&quot;/&gt;&lt;wsp:rsid wsp:val=&quot;73548D26&quot;/&gt;&lt;wsp:rsid wsp:val=&quot;73571103&quot;/&gt;&lt;wsp:rsid wsp:val=&quot;736AC7E3&quot;/&gt;&lt;wsp:rsid wsp:val=&quot;736CD879&quot;/&gt;&lt;wsp:rsid wsp:val=&quot;73736117&quot;/&gt;&lt;wsp:rsid wsp:val=&quot;73755A1E&quot;/&gt;&lt;wsp:rsid wsp:val=&quot;737854D7&quot;/&gt;&lt;wsp:rsid wsp:val=&quot;737A54F1&quot;/&gt;&lt;wsp:rsid wsp:val=&quot;739C7F98&quot;/&gt;&lt;wsp:rsid wsp:val=&quot;73B32E02&quot;/&gt;&lt;wsp:rsid wsp:val=&quot;73B6CA44&quot;/&gt;&lt;wsp:rsid wsp:val=&quot;73C220E1&quot;/&gt;&lt;wsp:rsid wsp:val=&quot;73C381FB&quot;/&gt;&lt;wsp:rsid wsp:val=&quot;73DAD804&quot;/&gt;&lt;wsp:rsid wsp:val=&quot;73DC9F53&quot;/&gt;&lt;wsp:rsid wsp:val=&quot;73E1C6E5&quot;/&gt;&lt;wsp:rsid wsp:val=&quot;73FF67D8&quot;/&gt;&lt;wsp:rsid wsp:val=&quot;7404F05B&quot;/&gt;&lt;wsp:rsid wsp:val=&quot;74073B67&quot;/&gt;&lt;wsp:rsid wsp:val=&quot;74142A76&quot;/&gt;&lt;wsp:rsid wsp:val=&quot;742B3548&quot;/&gt;&lt;wsp:rsid wsp:val=&quot;742F1539&quot;/&gt;&lt;wsp:rsid wsp:val=&quot;74489BD7&quot;/&gt;&lt;wsp:rsid wsp:val=&quot;74577A9D&quot;/&gt;&lt;wsp:rsid wsp:val=&quot;74697E7D&quot;/&gt;&lt;wsp:rsid wsp:val=&quot;746B4FA3&quot;/&gt;&lt;wsp:rsid wsp:val=&quot;748F7A64&quot;/&gt;&lt;wsp:rsid wsp:val=&quot;7491BECF&quot;/&gt;&lt;wsp:rsid wsp:val=&quot;74A5307C&quot;/&gt;&lt;wsp:rsid wsp:val=&quot;74C787F5&quot;/&gt;&lt;wsp:rsid wsp:val=&quot;74E01437&quot;/&gt;&lt;wsp:rsid wsp:val=&quot;74EB993D&quot;/&gt;&lt;wsp:rsid wsp:val=&quot;74ED45BF&quot;/&gt;&lt;wsp:rsid wsp:val=&quot;74ED48F7&quot;/&gt;&lt;wsp:rsid wsp:val=&quot;74F0CDA8&quot;/&gt;&lt;wsp:rsid wsp:val=&quot;74F41C2D&quot;/&gt;&lt;wsp:rsid wsp:val=&quot;75044007&quot;/&gt;&lt;wsp:rsid wsp:val=&quot;750C9EF4&quot;/&gt;&lt;wsp:rsid wsp:val=&quot;75123CB8&quot;/&gt;&lt;wsp:rsid wsp:val=&quot;7512DE4C&quot;/&gt;&lt;wsp:rsid wsp:val=&quot;751F84DB&quot;/&gt;&lt;wsp:rsid wsp:val=&quot;7531975E&quot;/&gt;&lt;wsp:rsid wsp:val=&quot;753358CB&quot;/&gt;&lt;wsp:rsid wsp:val=&quot;75366054&quot;/&gt;&lt;wsp:rsid wsp:val=&quot;753AB14B&quot;/&gt;&lt;wsp:rsid wsp:val=&quot;753D4574&quot;/&gt;&lt;wsp:rsid wsp:val=&quot;754657AB&quot;/&gt;&lt;wsp:rsid wsp:val=&quot;7546E581&quot;/&gt;&lt;wsp:rsid wsp:val=&quot;755FA7FA&quot;/&gt;&lt;wsp:rsid wsp:val=&quot;756906A9&quot;/&gt;&lt;wsp:rsid wsp:val=&quot;756CEC1D&quot;/&gt;&lt;wsp:rsid wsp:val=&quot;7571B166&quot;/&gt;&lt;wsp:rsid wsp:val=&quot;7573BFA0&quot;/&gt;&lt;wsp:rsid wsp:val=&quot;757D9746&quot;/&gt;&lt;wsp:rsid wsp:val=&quot;75828D5E&quot;/&gt;&lt;wsp:rsid wsp:val=&quot;758D5C3B&quot;/&gt;&lt;wsp:rsid wsp:val=&quot;75A8AE42&quot;/&gt;&lt;wsp:rsid wsp:val=&quot;75C21E1F&quot;/&gt;&lt;wsp:rsid wsp:val=&quot;75C9ED06&quot;/&gt;&lt;wsp:rsid wsp:val=&quot;75CB2BD0&quot;/&gt;&lt;wsp:rsid wsp:val=&quot;75DCEE46&quot;/&gt;&lt;wsp:rsid wsp:val=&quot;75E4B09C&quot;/&gt;&lt;wsp:rsid wsp:val=&quot;75F8E5E0&quot;/&gt;&lt;wsp:rsid wsp:val=&quot;76006D38&quot;/&gt;&lt;wsp:rsid wsp:val=&quot;7605BD43&quot;/&gt;&lt;wsp:rsid wsp:val=&quot;7611C0E7&quot;/&gt;&lt;wsp:rsid wsp:val=&quot;761412A2&quot;/&gt;&lt;wsp:rsid wsp:val=&quot;7645CCD9&quot;/&gt;&lt;wsp:rsid wsp:val=&quot;764D42E1&quot;/&gt;&lt;wsp:rsid wsp:val=&quot;7653D1A1&quot;/&gt;&lt;wsp:rsid wsp:val=&quot;7664BDFC&quot;/&gt;&lt;wsp:rsid wsp:val=&quot;7669DF78&quot;/&gt;&lt;wsp:rsid wsp:val=&quot;766AB65B&quot;/&gt;&lt;wsp:rsid wsp:val=&quot;7679EC5A&quot;/&gt;&lt;wsp:rsid wsp:val=&quot;76846F42&quot;/&gt;&lt;wsp:rsid wsp:val=&quot;76A2BA06&quot;/&gt;&lt;wsp:rsid wsp:val=&quot;76A3E970&quot;/&gt;&lt;wsp:rsid wsp:val=&quot;76A6843A&quot;/&gt;&lt;wsp:rsid wsp:val=&quot;76C2408F&quot;/&gt;&lt;wsp:rsid wsp:val=&quot;76C5C9D0&quot;/&gt;&lt;wsp:rsid wsp:val=&quot;76D220F6&quot;/&gt;&lt;wsp:rsid wsp:val=&quot;76EA5130&quot;/&gt;&lt;wsp:rsid wsp:val=&quot;76F515C2&quot;/&gt;&lt;wsp:rsid wsp:val=&quot;76FAA0EB&quot;/&gt;&lt;wsp:rsid wsp:val=&quot;770A2B5A&quot;/&gt;&lt;wsp:rsid wsp:val=&quot;770EC874&quot;/&gt;&lt;wsp:rsid wsp:val=&quot;77119309&quot;/&gt;&lt;wsp:rsid wsp:val=&quot;77184DE7&quot;/&gt;&lt;wsp:rsid wsp:val=&quot;771967A7&quot;/&gt;&lt;wsp:rsid wsp:val=&quot;77218540&quot;/&gt;&lt;wsp:rsid wsp:val=&quot;77246FEA&quot;/&gt;&lt;wsp:rsid wsp:val=&quot;77361D01&quot;/&gt;&lt;wsp:rsid wsp:val=&quot;77414CEB&quot;/&gt;&lt;wsp:rsid wsp:val=&quot;77447EA3&quot;/&gt;&lt;wsp:rsid wsp:val=&quot;775B3768&quot;/&gt;&lt;wsp:rsid wsp:val=&quot;7766FC31&quot;/&gt;&lt;wsp:rsid wsp:val=&quot;77741C91&quot;/&gt;&lt;wsp:rsid wsp:val=&quot;779AC0A4&quot;/&gt;&lt;wsp:rsid wsp:val=&quot;77A1F731&quot;/&gt;&lt;wsp:rsid wsp:val=&quot;77ABC0D2&quot;/&gt;&lt;wsp:rsid wsp:val=&quot;77C05ED4&quot;/&gt;&lt;wsp:rsid wsp:val=&quot;77C7360C&quot;/&gt;&lt;wsp:rsid wsp:val=&quot;77CA985D&quot;/&gt;&lt;wsp:rsid wsp:val=&quot;77D6C90E&quot;/&gt;&lt;wsp:rsid wsp:val=&quot;77E0A417&quot;/&gt;&lt;wsp:rsid wsp:val=&quot;77EDBE21&quot;/&gt;&lt;wsp:rsid wsp:val=&quot;7811906B&quot;/&gt;&lt;wsp:rsid wsp:val=&quot;78153C9A&quot;/&gt;&lt;wsp:rsid wsp:val=&quot;7824F5AB&quot;/&gt;&lt;wsp:rsid wsp:val=&quot;782F2195&quot;/&gt;&lt;wsp:rsid wsp:val=&quot;7833376D&quot;/&gt;&lt;wsp:rsid wsp:val=&quot;78453EA4&quot;/&gt;&lt;wsp:rsid wsp:val=&quot;787BFE64&quot;/&gt;&lt;wsp:rsid wsp:val=&quot;78864F6B&quot;/&gt;&lt;wsp:rsid wsp:val=&quot;78886C37&quot;/&gt;&lt;wsp:rsid wsp:val=&quot;78AAD630&quot;/&gt;&lt;wsp:rsid wsp:val=&quot;78AF23AB&quot;/&gt;&lt;wsp:rsid wsp:val=&quot;78B98784&quot;/&gt;&lt;wsp:rsid wsp:val=&quot;78BC9B39&quot;/&gt;&lt;wsp:rsid wsp:val=&quot;78C238DB&quot;/&gt;&lt;wsp:rsid wsp:val=&quot;78C69D7F&quot;/&gt;&lt;wsp:rsid wsp:val=&quot;78D65D78&quot;/&gt;&lt;wsp:rsid wsp:val=&quot;78DADE15&quot;/&gt;&lt;wsp:rsid wsp:val=&quot;78DBAC93&quot;/&gt;&lt;wsp:rsid wsp:val=&quot;78DEBB6D&quot;/&gt;&lt;wsp:rsid wsp:val=&quot;78E8D949&quot;/&gt;&lt;wsp:rsid wsp:val=&quot;78FBC3E8&quot;/&gt;&lt;wsp:rsid wsp:val=&quot;7912FC4A&quot;/&gt;&lt;wsp:rsid wsp:val=&quot;7918D4D0&quot;/&gt;&lt;wsp:rsid wsp:val=&quot;7919102F&quot;/&gt;&lt;wsp:rsid wsp:val=&quot;791AA285&quot;/&gt;&lt;wsp:rsid wsp:val=&quot;791C58B4&quot;/&gt;&lt;wsp:rsid wsp:val=&quot;791C6AB1&quot;/&gt;&lt;wsp:rsid wsp:val=&quot;79233338&quot;/&gt;&lt;wsp:rsid wsp:val=&quot;7925FE27&quot;/&gt;&lt;wsp:rsid wsp:val=&quot;792A56EC&quot;/&gt;&lt;wsp:rsid wsp:val=&quot;793AA372&quot;/&gt;&lt;wsp:rsid wsp:val=&quot;793CA353&quot;/&gt;&lt;wsp:rsid wsp:val=&quot;7940C9B7&quot;/&gt;&lt;wsp:rsid wsp:val=&quot;7951D864&quot;/&gt;&lt;wsp:rsid wsp:val=&quot;79600B6A&quot;/&gt;&lt;wsp:rsid wsp:val=&quot;796D9F18&quot;/&gt;&lt;wsp:rsid wsp:val=&quot;796ECBD4&quot;/&gt;&lt;wsp:rsid wsp:val=&quot;79758087&quot;/&gt;&lt;wsp:rsid wsp:val=&quot;7980DBF3&quot;/&gt;&lt;wsp:rsid wsp:val=&quot;79945AAB&quot;/&gt;&lt;wsp:rsid wsp:val=&quot;7996F5C8&quot;/&gt;&lt;wsp:rsid wsp:val=&quot;79A70FE0&quot;/&gt;&lt;wsp:rsid wsp:val=&quot;79B276CB&quot;/&gt;&lt;wsp:rsid wsp:val=&quot;79B31EC2&quot;/&gt;&lt;wsp:rsid wsp:val=&quot;79B3C3E1&quot;/&gt;&lt;wsp:rsid wsp:val=&quot;79C26E3B&quot;/&gt;&lt;wsp:rsid wsp:val=&quot;79CC2471&quot;/&gt;&lt;wsp:rsid wsp:val=&quot;79CDA579&quot;/&gt;&lt;wsp:rsid wsp:val=&quot;79D37ADD&quot;/&gt;&lt;wsp:rsid wsp:val=&quot;79DF86BD&quot;/&gt;&lt;wsp:rsid wsp:val=&quot;79E937F6&quot;/&gt;&lt;wsp:rsid wsp:val=&quot;79FA860A&quot;/&gt;&lt;wsp:rsid wsp:val=&quot;7A03928A&quot;/&gt;&lt;wsp:rsid wsp:val=&quot;7A06704B&quot;/&gt;&lt;wsp:rsid wsp:val=&quot;7A0D20F2&quot;/&gt;&lt;wsp:rsid wsp:val=&quot;7A13762C&quot;/&gt;&lt;wsp:rsid wsp:val=&quot;7A1785F3&quot;/&gt;&lt;wsp:rsid wsp:val=&quot;7A42B114&quot;/&gt;&lt;wsp:rsid wsp:val=&quot;7A519576&quot;/&gt;&lt;wsp:rsid wsp:val=&quot;7A526BB7&quot;/&gt;&lt;wsp:rsid wsp:val=&quot;7A7110B5&quot;/&gt;&lt;wsp:rsid wsp:val=&quot;7A71DEA6&quot;/&gt;&lt;wsp:rsid wsp:val=&quot;7A7431DF&quot;/&gt;&lt;wsp:rsid wsp:val=&quot;7A7D5412&quot;/&gt;&lt;wsp:rsid wsp:val=&quot;7A7F5CCF&quot;/&gt;&lt;wsp:rsid wsp:val=&quot;7A7FFDD6&quot;/&gt;&lt;wsp:rsid wsp:val=&quot;7A81CE92&quot;/&gt;&lt;wsp:rsid wsp:val=&quot;7A826848&quot;/&gt;&lt;wsp:rsid wsp:val=&quot;7A8D5A3C&quot;/&gt;&lt;wsp:rsid wsp:val=&quot;7A961A10&quot;/&gt;&lt;wsp:rsid wsp:val=&quot;7A98F683&quot;/&gt;&lt;wsp:rsid wsp:val=&quot;7A9DFA01&quot;/&gt;&lt;wsp:rsid wsp:val=&quot;7AAE38B9&quot;/&gt;&lt;wsp:rsid wsp:val=&quot;7AB63DBA&quot;/&gt;&lt;wsp:rsid wsp:val=&quot;7ADC0134&quot;/&gt;&lt;wsp:rsid wsp:val=&quot;7AEC1438&quot;/&gt;&lt;wsp:rsid wsp:val=&quot;7AEDDAFE&quot;/&gt;&lt;wsp:rsid wsp:val=&quot;7AFD1A0F&quot;/&gt;&lt;wsp:rsid wsp:val=&quot;7B032275&quot;/&gt;&lt;wsp:rsid wsp:val=&quot;7B13B7B0&quot;/&gt;&lt;wsp:rsid wsp:val=&quot;7B2BD8F1&quot;/&gt;&lt;wsp:rsid wsp:val=&quot;7B31E0BA&quot;/&gt;&lt;wsp:rsid wsp:val=&quot;7B323CE2&quot;/&gt;&lt;wsp:rsid wsp:val=&quot;7B3A6532&quot;/&gt;&lt;wsp:rsid wsp:val=&quot;7B3E1A30&quot;/&gt;&lt;wsp:rsid wsp:val=&quot;7B4FD4ED&quot;/&gt;&lt;wsp:rsid wsp:val=&quot;7B573F78&quot;/&gt;&lt;wsp:rsid wsp:val=&quot;7B5988EF&quot;/&gt;&lt;wsp:rsid wsp:val=&quot;7B5DBE91&quot;/&gt;&lt;wsp:rsid wsp:val=&quot;7B600F2C&quot;/&gt;&lt;wsp:rsid wsp:val=&quot;7B8C5DCD&quot;/&gt;&lt;wsp:rsid wsp:val=&quot;7B8D87C3&quot;/&gt;&lt;wsp:rsid wsp:val=&quot;7B9A8E25&quot;/&gt;&lt;wsp:rsid wsp:val=&quot;7BAB1913&quot;/&gt;&lt;wsp:rsid wsp:val=&quot;7BB6E3D2&quot;/&gt;&lt;wsp:rsid wsp:val=&quot;7BBF2216&quot;/&gt;&lt;wsp:rsid wsp:val=&quot;7BC7BDF1&quot;/&gt;&lt;wsp:rsid wsp:val=&quot;7BD3B06D&quot;/&gt;&lt;wsp:rsid wsp:val=&quot;7BD684B4&quot;/&gt;&lt;wsp:rsid wsp:val=&quot;7BE6844C&quot;/&gt;&lt;wsp:rsid wsp:val=&quot;7BEE64DA&quot;/&gt;&lt;wsp:rsid wsp:val=&quot;7BF30D0F&quot;/&gt;&lt;wsp:rsid wsp:val=&quot;7BFE145A&quot;/&gt;&lt;wsp:rsid wsp:val=&quot;7C0078AD&quot;/&gt;&lt;wsp:rsid wsp:val=&quot;7C0860DA&quot;/&gt;&lt;wsp:rsid wsp:val=&quot;7C1659C0&quot;/&gt;&lt;wsp:rsid wsp:val=&quot;7C17EFC6&quot;/&gt;&lt;wsp:rsid wsp:val=&quot;7C1DFC67&quot;/&gt;&lt;wsp:rsid wsp:val=&quot;7C203FBF&quot;/&gt;&lt;wsp:rsid wsp:val=&quot;7C3371D4&quot;/&gt;&lt;wsp:rsid wsp:val=&quot;7C4FF557&quot;/&gt;&lt;wsp:rsid wsp:val=&quot;7C509E04&quot;/&gt;&lt;wsp:rsid wsp:val=&quot;7C57C3E2&quot;/&gt;&lt;wsp:rsid wsp:val=&quot;7C77D195&quot;/&gt;&lt;wsp:rsid wsp:val=&quot;7C7DC9B5&quot;/&gt;&lt;wsp:rsid wsp:val=&quot;7C8F1B31&quot;/&gt;&lt;wsp:rsid wsp:val=&quot;7C9F1816&quot;/&gt;&lt;wsp:rsid wsp:val=&quot;7CB08430&quot;/&gt;&lt;wsp:rsid wsp:val=&quot;7CFBDF8D&quot;/&gt;&lt;wsp:rsid wsp:val=&quot;7D0BDBB9&quot;/&gt;&lt;wsp:rsid wsp:val=&quot;7D1E8DAF&quot;/&gt;&lt;wsp:rsid wsp:val=&quot;7D2CE450&quot;/&gt;&lt;wsp:rsid wsp:val=&quot;7D3C9B2C&quot;/&gt;&lt;wsp:rsid wsp:val=&quot;7D4A9C40&quot;/&gt;&lt;wsp:rsid wsp:val=&quot;7D4FF23A&quot;/&gt;&lt;wsp:rsid wsp:val=&quot;7D5262CC&quot;/&gt;&lt;wsp:rsid wsp:val=&quot;7D583742&quot;/&gt;&lt;wsp:rsid wsp:val=&quot;7D5D7BE9&quot;/&gt;&lt;wsp:rsid wsp:val=&quot;7D6948E5&quot;/&gt;&lt;wsp:rsid wsp:val=&quot;7D6F8EEC&quot;/&gt;&lt;wsp:rsid wsp:val=&quot;7D710CDE&quot;/&gt;&lt;wsp:rsid wsp:val=&quot;7D754302&quot;/&gt;&lt;wsp:rsid wsp:val=&quot;7D7FD9B7&quot;/&gt;&lt;wsp:rsid wsp:val=&quot;7D94A19C&quot;/&gt;&lt;wsp:rsid wsp:val=&quot;7D98860A&quot;/&gt;&lt;wsp:rsid wsp:val=&quot;7D98938A&quot;/&gt;&lt;wsp:rsid wsp:val=&quot;7D9CA957&quot;/&gt;&lt;wsp:rsid wsp:val=&quot;7DA194D5&quot;/&gt;&lt;wsp:rsid wsp:val=&quot;7DA982B7&quot;/&gt;&lt;wsp:rsid wsp:val=&quot;7DBCED97&quot;/&gt;&lt;wsp:rsid wsp:val=&quot;7DC4FAFE&quot;/&gt;&lt;wsp:rsid wsp:val=&quot;7DCCC457&quot;/&gt;&lt;wsp:rsid wsp:val=&quot;7DF00776&quot;/&gt;&lt;wsp:rsid wsp:val=&quot;7DF24353&quot;/&gt;&lt;wsp:rsid wsp:val=&quot;7DF255CA&quot;/&gt;&lt;wsp:rsid wsp:val=&quot;7DFB50F1&quot;/&gt;&lt;wsp:rsid wsp:val=&quot;7E032FBD&quot;/&gt;&lt;wsp:rsid wsp:val=&quot;7E0DAC36&quot;/&gt;&lt;wsp:rsid wsp:val=&quot;7E23B4FA&quot;/&gt;&lt;wsp:rsid wsp:val=&quot;7E335C6B&quot;/&gt;&lt;wsp:rsid wsp:val=&quot;7E48001C&quot;/&gt;&lt;wsp:rsid wsp:val=&quot;7E49EFF7&quot;/&gt;&lt;wsp:rsid wsp:val=&quot;7E4C3FBD&quot;/&gt;&lt;wsp:rsid wsp:val=&quot;7E4DC4F3&quot;/&gt;&lt;wsp:rsid wsp:val=&quot;7E565375&quot;/&gt;&lt;wsp:rsid wsp:val=&quot;7E59AA26&quot;/&gt;&lt;wsp:rsid wsp:val=&quot;7E677CF9&quot;/&gt;&lt;wsp:rsid wsp:val=&quot;7E703698&quot;/&gt;&lt;wsp:rsid wsp:val=&quot;7E789FD5&quot;/&gt;&lt;wsp:rsid wsp:val=&quot;7E7BC1B3&quot;/&gt;&lt;wsp:rsid wsp:val=&quot;7E7CED15&quot;/&gt;&lt;wsp:rsid wsp:val=&quot;7E7E543B&quot;/&gt;&lt;wsp:rsid wsp:val=&quot;7E97D745&quot;/&gt;&lt;wsp:rsid wsp:val=&quot;7E9E5722&quot;/&gt;&lt;wsp:rsid wsp:val=&quot;7E9EACB6&quot;/&gt;&lt;wsp:rsid wsp:val=&quot;7EBA3565&quot;/&gt;&lt;wsp:rsid wsp:val=&quot;7EC7CD82&quot;/&gt;&lt;wsp:rsid wsp:val=&quot;7ED9091F&quot;/&gt;&lt;wsp:rsid wsp:val=&quot;7EE17EA4&quot;/&gt;&lt;wsp:rsid wsp:val=&quot;7EE88F37&quot;/&gt;&lt;wsp:rsid wsp:val=&quot;7EF649AE&quot;/&gt;&lt;wsp:rsid wsp:val=&quot;7F07A755&quot;/&gt;&lt;wsp:rsid wsp:val=&quot;7F26059C&quot;/&gt;&lt;wsp:rsid wsp:val=&quot;7F2BEEFA&quot;/&gt;&lt;wsp:rsid wsp:val=&quot;7F30278B&quot;/&gt;&lt;wsp:rsid wsp:val=&quot;7F4ED065&quot;/&gt;&lt;wsp:rsid wsp:val=&quot;7F511F8A&quot;/&gt;&lt;wsp:rsid wsp:val=&quot;7F529BE0&quot;/&gt;&lt;wsp:rsid wsp:val=&quot;7F548A31&quot;/&gt;&lt;wsp:rsid wsp:val=&quot;7F58E5B9&quot;/&gt;&lt;wsp:rsid wsp:val=&quot;7F5CB20F&quot;/&gt;&lt;wsp:rsid wsp:val=&quot;7F60B018&quot;/&gt;&lt;wsp:rsid wsp:val=&quot;7F698B33&quot;/&gt;&lt;wsp:rsid wsp:val=&quot;7F782E40&quot;/&gt;&lt;wsp:rsid wsp:val=&quot;7F78584B&quot;/&gt;&lt;wsp:rsid wsp:val=&quot;7F8B31CC&quot;/&gt;&lt;wsp:rsid wsp:val=&quot;7F93FF58&quot;/&gt;&lt;wsp:rsid wsp:val=&quot;7F96507D&quot;/&gt;&lt;wsp:rsid wsp:val=&quot;7F9C4E5D&quot;/&gt;&lt;wsp:rsid wsp:val=&quot;7FBC8836&quot;/&gt;&lt;wsp:rsid wsp:val=&quot;7FBE889A&quot;/&gt;&lt;wsp:rsid wsp:val=&quot;7FCE6BFA&quot;/&gt;&lt;wsp:rsid wsp:val=&quot;7FD21ABC&quot;/&gt;&lt;wsp:rsid wsp:val=&quot;7FD8008F&quot;/&gt;&lt;wsp:rsid wsp:val=&quot;7FDA4F5C&quot;/&gt;&lt;wsp:rsid wsp:val=&quot;7FFD8CF1&quot;/&gt;&lt;/wsp:rsids&gt;&lt;/w:docPr&gt;&lt;w:body&gt;&lt;wx:sect&gt;&lt;w:p wsp:rsidR=&quot;00000000&quot; wsp:rsidRDefault=&quot;000B1048&quot; wsp:rsidP=&quot;000B1048&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lt;/m:t&gt;&lt;/m:r&gt;&lt;/m:e&gt;&lt;m:sub&gt;&lt;m:r&gt;&lt;w:rPr&gt;&lt;w:rFonts w:ascii=&quot;Cambria Math&quot; w:h-ansi=&quot;Cambria Math&quot;/&gt;&lt;wx:font wx:val=&quot;Cambria Math&quot;/&gt;&lt;w:i/&gt;&lt;/w:rPr&gt;&lt;m:t&gt;ig&lt;/m:t&gt;&lt;/m:r&gt;&lt;/m:sub&gt;&lt;/m:sSub&gt;&lt;/m:oMasth&gt;&lt;/m:oMathPara&gt;&lt;/w:p&gt;&lt;w:sectPr wsp:rsidR=&quot;00000000&quot;&gt;&lt;w:pgSz w:w=&quot;12240&quot; w:h=&quot;15840&quot;/&gt;&lt;w:pgMar w:top=&quot;1701&quot; w:right=&quot;1440&quot; w:bottom=&quot;1440&quot; w:left=&quot;1440&quot; w:header=&quot;720&quot; w:footer=&quot;720&quot; w:gutter=&quot;0&quot;/&gt;&lt;w:cols w:space=&quot;720&quot;/&gt;&lt;/w:sectPr&gt;&lt;/wx:sect&gt;&lt;/w:body&gt;&lt;/w:wordDocument&gt;">
            <v:imagedata r:id="rId14" o:title="" chromakey="white"/>
          </v:shape>
        </w:pict>
      </w:r>
      <w:r w:rsidR="00402169" w:rsidRPr="00F01693">
        <w:instrText xml:space="preserve"> </w:instrText>
      </w:r>
      <w:r w:rsidR="00402169" w:rsidRPr="00F01693">
        <w:fldChar w:fldCharType="separate"/>
      </w:r>
      <w:r w:rsidR="00392796" w:rsidRPr="00F01693">
        <w:rPr>
          <w:position w:val="-12"/>
        </w:rPr>
        <w:pict w14:anchorId="510E97E1">
          <v:shape id="_x0000_i1036" type="#_x0000_t75" style="width:15pt;height: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allowPNG/&gt;&lt;w:savePreviewPicture/&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docVars&gt;&lt;w:docVar w:name=&quot;__Grammarly_42____i&quot; w:val=&quot;H4sIAAAAAAAEAKtWckksSQxILCpxzi/NK1GyMqwFAAEhoTITAAAA&quot;/&gt;&lt;w:docVar w:name=&quot;__Grammarly_42___1&quot; w:val=&quot;H4sIAAAAAAAEAKtWcslP9kxRslIyNDayMDEzMzQyMjUxtDA3MzJS0lEKTi0uzszPAykwtqwFAKnQulwtAAAA&quot;/&gt;&lt;/w:docVars&gt;&lt;wsp:rsids&gt;&lt;wsp:rsidRoot wsp:val=&quot;00046CE5&quot;/&gt;&lt;wsp:rsid wsp:val=&quot;000001DF&quot;/&gt;&lt;wsp:rsid wsp:val=&quot;000002A7&quot;/&gt;&lt;wsp:rsid wsp:val=&quot;00001460&quot;/&gt;&lt;wsp:rsid wsp:val=&quot;0000155B&quot;/&gt;&lt;wsp:rsid wsp:val=&quot;00003ED3&quot;/&gt;&lt;wsp:rsid wsp:val=&quot;00004826&quot;/&gt;&lt;wsp:rsid wsp:val=&quot;000048B5&quot;/&gt;&lt;wsp:rsid wsp:val=&quot;000049D7&quot;/&gt;&lt;wsp:rsid wsp:val=&quot;00005BA4&quot;/&gt;&lt;wsp:rsid wsp:val=&quot;00005BD8&quot;/&gt;&lt;wsp:rsid wsp:val=&quot;00005DB4&quot;/&gt;&lt;wsp:rsid wsp:val=&quot;00006473&quot;/&gt;&lt;wsp:rsid wsp:val=&quot;00007079&quot;/&gt;&lt;wsp:rsid wsp:val=&quot;000072FF&quot;/&gt;&lt;wsp:rsid wsp:val=&quot;00007E04&quot;/&gt;&lt;wsp:rsid wsp:val=&quot;0000E4D6&quot;/&gt;&lt;wsp:rsid wsp:val=&quot;000102EB&quot;/&gt;&lt;wsp:rsid wsp:val=&quot;000104CC&quot;/&gt;&lt;wsp:rsid wsp:val=&quot;0001116A&quot;/&gt;&lt;wsp:rsid wsp:val=&quot;00012181&quot;/&gt;&lt;wsp:rsid wsp:val=&quot;000128C2&quot;/&gt;&lt;wsp:rsid wsp:val=&quot;00013609&quot;/&gt;&lt;wsp:rsid wsp:val=&quot;000140A3&quot;/&gt;&lt;wsp:rsid wsp:val=&quot;00015EA2&quot;/&gt;&lt;wsp:rsid wsp:val=&quot;000161E4&quot;/&gt;&lt;wsp:rsid wsp:val=&quot;000164B5&quot;/&gt;&lt;wsp:rsid wsp:val=&quot;0001655A&quot;/&gt;&lt;wsp:rsid wsp:val=&quot;00016BF0&quot;/&gt;&lt;wsp:rsid wsp:val=&quot;0001777F&quot;/&gt;&lt;wsp:rsid wsp:val=&quot;00017EB1&quot;/&gt;&lt;wsp:rsid wsp:val=&quot;000218FF&quot;/&gt;&lt;wsp:rsid wsp:val=&quot;00021EE8&quot;/&gt;&lt;wsp:rsid wsp:val=&quot;000221D2&quot;/&gt;&lt;wsp:rsid wsp:val=&quot;00022EB5&quot;/&gt;&lt;wsp:rsid wsp:val=&quot;000232C5&quot;/&gt;&lt;wsp:rsid wsp:val=&quot;000232EF&quot;/&gt;&lt;wsp:rsid wsp:val=&quot;00025A56&quot;/&gt;&lt;wsp:rsid wsp:val=&quot;00026410&quot;/&gt;&lt;wsp:rsid wsp:val=&quot;00026BFC&quot;/&gt;&lt;wsp:rsid wsp:val=&quot;00026C68&quot;/&gt;&lt;wsp:rsid wsp:val=&quot;00026DE0&quot;/&gt;&lt;wsp:rsid wsp:val=&quot;00027139&quot;/&gt;&lt;wsp:rsid wsp:val=&quot;000278DE&quot;/&gt;&lt;wsp:rsid wsp:val=&quot;00031B38&quot;/&gt;&lt;wsp:rsid wsp:val=&quot;000322EC&quot;/&gt;&lt;wsp:rsid wsp:val=&quot;000324DF&quot;/&gt;&lt;wsp:rsid wsp:val=&quot;00033536&quot;/&gt;&lt;wsp:rsid wsp:val=&quot;00034D1C&quot;/&gt;&lt;wsp:rsid wsp:val=&quot;00034DFC&quot;/&gt;&lt;wsp:rsid wsp:val=&quot;000357DF&quot;/&gt;&lt;wsp:rsid wsp:val=&quot;00036B08&quot;/&gt;&lt;wsp:rsid wsp:val=&quot;00036D05&quot;/&gt;&lt;wsp:rsid wsp:val=&quot;0003723A&quot;/&gt;&lt;wsp:rsid wsp:val=&quot;00037739&quot;/&gt;&lt;wsp:rsid wsp:val=&quot;00039C30&quot;/&gt;&lt;wsp:rsid wsp:val=&quot;00043EA1&quot;/&gt;&lt;wsp:rsid wsp:val=&quot;0004471D&quot;/&gt;&lt;wsp:rsid wsp:val=&quot;00044D86&quot;/&gt;&lt;wsp:rsid wsp:val=&quot;0004664C&quot;/&gt;&lt;wsp:rsid wsp:val=&quot;00046CE5&quot;/&gt;&lt;wsp:rsid wsp:val=&quot;00047116&quot;/&gt;&lt;wsp:rsid wsp:val=&quot;000512F9&quot;/&gt;&lt;wsp:rsid wsp:val=&quot;00051B14&quot;/&gt;&lt;wsp:rsid wsp:val=&quot;0005238E&quot;/&gt;&lt;wsp:rsid wsp:val=&quot;0005307F&quot;/&gt;&lt;wsp:rsid wsp:val=&quot;00053D9F&quot;/&gt;&lt;wsp:rsid wsp:val=&quot;000570BB&quot;/&gt;&lt;wsp:rsid wsp:val=&quot;00057125&quot;/&gt;&lt;wsp:rsid wsp:val=&quot;000571AC&quot;/&gt;&lt;wsp:rsid wsp:val=&quot;00057CE5&quot;/&gt;&lt;wsp:rsid wsp:val=&quot;000604BE&quot;/&gt;&lt;wsp:rsid wsp:val=&quot;000611AB&quot;/&gt;&lt;wsp:rsid wsp:val=&quot;00061BDF&quot;/&gt;&lt;wsp:rsid wsp:val=&quot;0006316C&quot;/&gt;&lt;wsp:rsid wsp:val=&quot;00063686&quot;/&gt;&lt;wsp:rsid wsp:val=&quot;00064626&quot;/&gt;&lt;wsp:rsid wsp:val=&quot;00064640&quot;/&gt;&lt;wsp:rsid wsp:val=&quot;000649D5&quot;/&gt;&lt;wsp:rsid wsp:val=&quot;00064AAB&quot;/&gt;&lt;wsp:rsid wsp:val=&quot;00065861&quot;/&gt;&lt;wsp:rsid wsp:val=&quot;00066296&quot;/&gt;&lt;wsp:rsid wsp:val=&quot;00067299&quot;/&gt;&lt;wsp:rsid wsp:val=&quot;00067CBF&quot;/&gt;&lt;wsp:rsid wsp:val=&quot;0007018C&quot;/&gt;&lt;wsp:rsid wsp:val=&quot;00070863&quot;/&gt;&lt;wsp:rsid wsp:val=&quot;00071011&quot;/&gt;&lt;wsp:rsid wsp:val=&quot;00073124&quot;/&gt;&lt;wsp:rsid wsp:val=&quot;0007326D&quot;/&gt;&lt;wsp:rsid wsp:val=&quot;000733A4&quot;/&gt;&lt;wsp:rsid wsp:val=&quot;0008217B&quot;/&gt;&lt;wsp:rsid wsp:val=&quot;00082F05&quot;/&gt;&lt;wsp:rsid wsp:val=&quot;0008314E&quot;/&gt;&lt;wsp:rsid wsp:val=&quot;00083906&quot;/&gt;&lt;wsp:rsid wsp:val=&quot;00084C33&quot;/&gt;&lt;wsp:rsid wsp:val=&quot;0008608D&quot;/&gt;&lt;wsp:rsid wsp:val=&quot;000868EE&quot;/&gt;&lt;wsp:rsid wsp:val=&quot;00086EAA&quot;/&gt;&lt;wsp:rsid wsp:val=&quot;00086FD2&quot;/&gt;&lt;wsp:rsid wsp:val=&quot;000915C5&quot;/&gt;&lt;wsp:rsid wsp:val=&quot;0009171E&quot;/&gt;&lt;wsp:rsid wsp:val=&quot;00091F68&quot;/&gt;&lt;wsp:rsid wsp:val=&quot;00092F05&quot;/&gt;&lt;wsp:rsid wsp:val=&quot;0009308F&quot;/&gt;&lt;wsp:rsid wsp:val=&quot;00093D99&quot;/&gt;&lt;wsp:rsid wsp:val=&quot;00094278&quot;/&gt;&lt;wsp:rsid wsp:val=&quot;00094BCD&quot;/&gt;&lt;wsp:rsid wsp:val=&quot;00094D2B&quot;/&gt;&lt;wsp:rsid wsp:val=&quot;000965BD&quot;/&gt;&lt;wsp:rsid wsp:val=&quot;00096AEB&quot;/&gt;&lt;wsp:rsid wsp:val=&quot;00096C7D&quot;/&gt;&lt;wsp:rsid wsp:val=&quot;000A0097&quot;/&gt;&lt;wsp:rsid wsp:val=&quot;000A01F2&quot;/&gt;&lt;wsp:rsid wsp:val=&quot;000A0656&quot;/&gt;&lt;wsp:rsid wsp:val=&quot;000A1139&quot;/&gt;&lt;wsp:rsid wsp:val=&quot;000A1E65&quot;/&gt;&lt;wsp:rsid wsp:val=&quot;000A5700&quot;/&gt;&lt;wsp:rsid wsp:val=&quot;000A5F4E&quot;/&gt;&lt;wsp:rsid wsp:val=&quot;000A6249&quot;/&gt;&lt;wsp:rsid wsp:val=&quot;000A65D0&quot;/&gt;&lt;wsp:rsid wsp:val=&quot;000A6E48&quot;/&gt;&lt;wsp:rsid wsp:val=&quot;000A7358&quot;/&gt;&lt;wsp:rsid wsp:val=&quot;000B0332&quot;/&gt;&lt;wsp:rsid wsp:val=&quot;000B03A0&quot;/&gt;&lt;wsp:rsid wsp:val=&quot;000B051E&quot;/&gt;&lt;wsp:rsid wsp:val=&quot;000B077D&quot;/&gt;&lt;wsp:rsid wsp:val=&quot;000B092B&quot;/&gt;&lt;wsp:rsid wsp:val=&quot;000B0B0C&quot;/&gt;&lt;wsp:rsid wsp:val=&quot;000B0CF6&quot;/&gt;&lt;wsp:rsid wsp:val=&quot;000B1048&quot;/&gt;&lt;wsp:rsid wsp:val=&quot;000B12E2&quot;/&gt;&lt;wsp:rsid wsp:val=&quot;000B137A&quot;/&gt;&lt;wsp:rsid wsp:val=&quot;000B2CE3&quot;/&gt;&lt;wsp:rsid wsp:val=&quot;000B53C8&quot;/&gt;&lt;wsp:rsid wsp:val=&quot;000B5BD7&quot;/&gt;&lt;wsp:rsid wsp:val=&quot;000B6F1C&quot;/&gt;&lt;wsp:rsid wsp:val=&quot;000B7585&quot;/&gt;&lt;wsp:rsid wsp:val=&quot;000C04AE&quot;/&gt;&lt;wsp:rsid wsp:val=&quot;000C0A12&quot;/&gt;&lt;wsp:rsid wsp:val=&quot;000C0DDB&quot;/&gt;&lt;wsp:rsid wsp:val=&quot;000C176B&quot;/&gt;&lt;wsp:rsid wsp:val=&quot;000C1949&quot;/&gt;&lt;wsp:rsid wsp:val=&quot;000C1C59&quot;/&gt;&lt;wsp:rsid wsp:val=&quot;000C2BBA&quot;/&gt;&lt;wsp:rsid wsp:val=&quot;000C317B&quot;/&gt;&lt;wsp:rsid wsp:val=&quot;000C3917&quot;/&gt;&lt;wsp:rsid wsp:val=&quot;000C65CE&quot;/&gt;&lt;wsp:rsid wsp:val=&quot;000C7D59&quot;/&gt;&lt;wsp:rsid wsp:val=&quot;000D0998&quot;/&gt;&lt;wsp:rsid wsp:val=&quot;000D1D73&quot;/&gt;&lt;wsp:rsid wsp:val=&quot;000D2446&quot;/&gt;&lt;wsp:rsid wsp:val=&quot;000D5CE2&quot;/&gt;&lt;wsp:rsid wsp:val=&quot;000D5F3C&quot;/&gt;&lt;wsp:rsid wsp:val=&quot;000D6BDE&quot;/&gt;&lt;wsp:rsid wsp:val=&quot;000D7EFB&quot;/&gt;&lt;wsp:rsid wsp:val=&quot;000E0A63&quot;/&gt;&lt;wsp:rsid wsp:val=&quot;000E1FEA&quot;/&gt;&lt;wsp:rsid wsp:val=&quot;000E299A&quot;/&gt;&lt;wsp:rsid wsp:val=&quot;000E34A2&quot;/&gt;&lt;wsp:rsid wsp:val=&quot;000E3C4D&quot;/&gt;&lt;wsp:rsid wsp:val=&quot;000E421A&quot;/&gt;&lt;wsp:rsid wsp:val=&quot;000E4224&quot;/&gt;&lt;wsp:rsid wsp:val=&quot;000E4587&quot;/&gt;&lt;wsp:rsid wsp:val=&quot;000E4AAD&quot;/&gt;&lt;wsp:rsid wsp:val=&quot;000E5E74&quot;/&gt;&lt;wsp:rsid wsp:val=&quot;000E666F&quot;/&gt;&lt;wsp:rsid wsp:val=&quot;000E6742&quot;/&gt;&lt;wsp:rsid wsp:val=&quot;000E69ED&quot;/&gt;&lt;wsp:rsid wsp:val=&quot;000E705C&quot;/&gt;&lt;wsp:rsid wsp:val=&quot;000F00E6&quot;/&gt;&lt;wsp:rsid wsp:val=&quot;000F06E6&quot;/&gt;&lt;wsp:rsid wsp:val=&quot;000F16E6&quot;/&gt;&lt;wsp:rsid wsp:val=&quot;000F1836&quot;/&gt;&lt;wsp:rsid wsp:val=&quot;000F1FF8&quot;/&gt;&lt;wsp:rsid wsp:val=&quot;000F221B&quot;/&gt;&lt;wsp:rsid wsp:val=&quot;000F2A3D&quot;/&gt;&lt;wsp:rsid wsp:val=&quot;000F2ADA&quot;/&gt;&lt;wsp:rsid wsp:val=&quot;000F2B8B&quot;/&gt;&lt;wsp:rsid wsp:val=&quot;000F3869&quot;/&gt;&lt;wsp:rsid wsp:val=&quot;000F527A&quot;/&gt;&lt;wsp:rsid wsp:val=&quot;000F5796&quot;/&gt;&lt;wsp:rsid wsp:val=&quot;000F5D81&quot;/&gt;&lt;wsp:rsid wsp:val=&quot;000F67D9&quot;/&gt;&lt;wsp:rsid wsp:val=&quot;000F6BF5&quot;/&gt;&lt;wsp:rsid wsp:val=&quot;000F714F&quot;/&gt;&lt;wsp:rsid wsp:val=&quot;000F771B&quot;/&gt;&lt;wsp:rsid wsp:val=&quot;000F7ADF&quot;/&gt;&lt;wsp:rsid wsp:val=&quot;000F7E61&quot;/&gt;&lt;wsp:rsid wsp:val=&quot;000F7F9B&quot;/&gt;&lt;wsp:rsid wsp:val=&quot;001004BA&quot;/&gt;&lt;wsp:rsid wsp:val=&quot;0010113C&quot;/&gt;&lt;wsp:rsid wsp:val=&quot;0010146B&quot;/&gt;&lt;wsp:rsid wsp:val=&quot;00102558&quot;/&gt;&lt;wsp:rsid wsp:val=&quot;00102F19&quot;/&gt;&lt;wsp:rsid wsp:val=&quot;00103DDE&quot;/&gt;&lt;wsp:rsid wsp:val=&quot;001046B9&quot;/&gt;&lt;wsp:rsid wsp:val=&quot;0010593A&quot;/&gt;&lt;wsp:rsid wsp:val=&quot;001062BB&quot;/&gt;&lt;wsp:rsid wsp:val=&quot;001062E3&quot;/&gt;&lt;wsp:rsid wsp:val=&quot;00111699&quot;/&gt;&lt;wsp:rsid wsp:val=&quot;00111EC5&quot;/&gt;&lt;wsp:rsid wsp:val=&quot;001120E1&quot;/&gt;&lt;wsp:rsid wsp:val=&quot;00112B80&quot;/&gt;&lt;wsp:rsid wsp:val=&quot;001130AA&quot;/&gt;&lt;wsp:rsid wsp:val=&quot;0011666A&quot;/&gt;&lt;wsp:rsid wsp:val=&quot;00116E99&quot;/&gt;&lt;wsp:rsid wsp:val=&quot;001170EE&quot;/&gt;&lt;wsp:rsid wsp:val=&quot;00117230&quot;/&gt;&lt;wsp:rsid wsp:val=&quot;00117298&quot;/&gt;&lt;wsp:rsid wsp:val=&quot;001178B4&quot;/&gt;&lt;wsp:rsid wsp:val=&quot;00117C52&quot;/&gt;&lt;wsp:rsid wsp:val=&quot;00117CEE&quot;/&gt;&lt;wsp:rsid wsp:val=&quot;0012092E&quot;/&gt;&lt;wsp:rsid wsp:val=&quot;001218D1&quot;/&gt;&lt;wsp:rsid wsp:val=&quot;001224BA&quot;/&gt;&lt;wsp:rsid wsp:val=&quot;00123015&quot;/&gt;&lt;wsp:rsid wsp:val=&quot;00126EFF&quot;/&gt;&lt;wsp:rsid wsp:val=&quot;0013168A&quot;/&gt;&lt;wsp:rsid wsp:val=&quot;00131A53&quot;/&gt;&lt;wsp:rsid wsp:val=&quot;00131D8B&quot;/&gt;&lt;wsp:rsid wsp:val=&quot;00132B49&quot;/&gt;&lt;wsp:rsid wsp:val=&quot;00134FF0&quot;/&gt;&lt;wsp:rsid wsp:val=&quot;00141068&quot;/&gt;&lt;wsp:rsid wsp:val=&quot;0014375E&quot;/&gt;&lt;wsp:rsid wsp:val=&quot;00143DF0&quot;/&gt;&lt;wsp:rsid wsp:val=&quot;0014442A&quot;/&gt;&lt;wsp:rsid wsp:val=&quot;001445DC&quot;/&gt;&lt;wsp:rsid wsp:val=&quot;00144BB9&quot;/&gt;&lt;wsp:rsid wsp:val=&quot;001452F5&quot;/&gt;&lt;wsp:rsid wsp:val=&quot;0014576B&quot;/&gt;&lt;wsp:rsid wsp:val=&quot;00147366&quot;/&gt;&lt;wsp:rsid wsp:val=&quot;00150F8A&quot;/&gt;&lt;wsp:rsid wsp:val=&quot;00150FEA&quot;/&gt;&lt;wsp:rsid wsp:val=&quot;0015257E&quot;/&gt;&lt;wsp:rsid wsp:val=&quot;00152B00&quot;/&gt;&lt;wsp:rsid wsp:val=&quot;001535DC&quot;/&gt;&lt;wsp:rsid wsp:val=&quot;00153897&quot;/&gt;&lt;wsp:rsid wsp:val=&quot;00153C49&quot;/&gt;&lt;wsp:rsid wsp:val=&quot;0015496C&quot;/&gt;&lt;wsp:rsid wsp:val=&quot;001551D7&quot;/&gt;&lt;wsp:rsid wsp:val=&quot;001567B0&quot;/&gt;&lt;wsp:rsid wsp:val=&quot;0016070A&quot;/&gt;&lt;wsp:rsid wsp:val=&quot;001614AD&quot;/&gt;&lt;wsp:rsid wsp:val=&quot;0016157A&quot;/&gt;&lt;wsp:rsid wsp:val=&quot;001615B2&quot;/&gt;&lt;wsp:rsid wsp:val=&quot;00161A69&quot;/&gt;&lt;wsp:rsid wsp:val=&quot;00161F94&quot;/&gt;&lt;wsp:rsid wsp:val=&quot;00162227&quot;/&gt;&lt;wsp:rsid wsp:val=&quot;00162633&quot;/&gt;&lt;wsp:rsid wsp:val=&quot;00166A6D&quot;/&gt;&lt;wsp:rsid wsp:val=&quot;00166CAB&quot;/&gt;&lt;wsp:rsid wsp:val=&quot;001672BE&quot;/&gt;&lt;wsp:rsid wsp:val=&quot;00167B24&quot;/&gt;&lt;wsp:rsid wsp:val=&quot;001700B2&quot;/&gt;&lt;wsp:rsid wsp:val=&quot;0017046A&quot;/&gt;&lt;wsp:rsid wsp:val=&quot;00170C39&quot;/&gt;&lt;wsp:rsid wsp:val=&quot;00171F3D&quot;/&gt;&lt;wsp:rsid wsp:val=&quot;00172B34&quot;/&gt;&lt;wsp:rsid wsp:val=&quot;0017462A&quot;/&gt;&lt;wsp:rsid wsp:val=&quot;00174F39&quot;/&gt;&lt;wsp:rsid wsp:val=&quot;0017583C&quot;/&gt;&lt;wsp:rsid wsp:val=&quot;0017658C&quot;/&gt;&lt;wsp:rsid wsp:val=&quot;00177183&quot;/&gt;&lt;wsp:rsid wsp:val=&quot;00177467&quot;/&gt;&lt;wsp:rsid wsp:val=&quot;0018106C&quot;/&gt;&lt;wsp:rsid wsp:val=&quot;00181230&quot;/&gt;&lt;wsp:rsid wsp:val=&quot;001817CD&quot;/&gt;&lt;wsp:rsid wsp:val=&quot;001831F8&quot;/&gt;&lt;wsp:rsid wsp:val=&quot;0018359A&quot;/&gt;&lt;wsp:rsid wsp:val=&quot;0018360D&quot;/&gt;&lt;wsp:rsid wsp:val=&quot;001842FE&quot;/&gt;&lt;wsp:rsid wsp:val=&quot;00184B5D&quot;/&gt;&lt;wsp:rsid wsp:val=&quot;0018604A&quot;/&gt;&lt;wsp:rsid wsp:val=&quot;00191174&quot;/&gt;&lt;wsp:rsid wsp:val=&quot;00192463&quot;/&gt;&lt;wsp:rsid wsp:val=&quot;00192A79&quot;/&gt;&lt;wsp:rsid wsp:val=&quot;00194D45&quot;/&gt;&lt;wsp:rsid wsp:val=&quot;00194E22&quot;/&gt;&lt;wsp:rsid wsp:val=&quot;001954C9&quot;/&gt;&lt;wsp:rsid wsp:val=&quot;00195DCA&quot;/&gt;&lt;wsp:rsid wsp:val=&quot;00195F6E&quot;/&gt;&lt;wsp:rsid wsp:val=&quot;00196569&quot;/&gt;&lt;wsp:rsid wsp:val=&quot;00197BE4&quot;/&gt;&lt;wsp:rsid wsp:val=&quot;001A0056&quot;/&gt;&lt;wsp:rsid wsp:val=&quot;001A0184&quot;/&gt;&lt;wsp:rsid wsp:val=&quot;001A03C2&quot;/&gt;&lt;wsp:rsid wsp:val=&quot;001A3481&quot;/&gt;&lt;wsp:rsid wsp:val=&quot;001A3FD9&quot;/&gt;&lt;wsp:rsid wsp:val=&quot;001A46F9&quot;/&gt;&lt;wsp:rsid wsp:val=&quot;001A4B94&quot;/&gt;&lt;wsp:rsid wsp:val=&quot;001A57A6&quot;/&gt;&lt;wsp:rsid wsp:val=&quot;001A6BC9&quot;/&gt;&lt;wsp:rsid wsp:val=&quot;001A7A1C&quot;/&gt;&lt;wsp:rsid wsp:val=&quot;001ACB90&quot;/&gt;&lt;wsp:rsid wsp:val=&quot;001B0871&quot;/&gt;&lt;wsp:rsid wsp:val=&quot;001B1C4C&quot;/&gt;&lt;wsp:rsid wsp:val=&quot;001B2A62&quot;/&gt;&lt;wsp:rsid wsp:val=&quot;001B3760&quot;/&gt;&lt;wsp:rsid wsp:val=&quot;001B441F&quot;/&gt;&lt;wsp:rsid wsp:val=&quot;001B4B0F&quot;/&gt;&lt;wsp:rsid wsp:val=&quot;001B6791&quot;/&gt;&lt;wsp:rsid wsp:val=&quot;001B7BE3&quot;/&gt;&lt;wsp:rsid wsp:val=&quot;001B7F9F&quot;/&gt;&lt;wsp:rsid wsp:val=&quot;001BFB26&quot;/&gt;&lt;wsp:rsid wsp:val=&quot;001C073F&quot;/&gt;&lt;wsp:rsid wsp:val=&quot;001C0B8A&quot;/&gt;&lt;wsp:rsid wsp:val=&quot;001C2188&quot;/&gt;&lt;wsp:rsid wsp:val=&quot;001C3537&quot;/&gt;&lt;wsp:rsid wsp:val=&quot;001C59B4&quot;/&gt;&lt;wsp:rsid wsp:val=&quot;001C6463&quot;/&gt;&lt;wsp:rsid wsp:val=&quot;001C737E&quot;/&gt;&lt;wsp:rsid wsp:val=&quot;001D0626&quot;/&gt;&lt;wsp:rsid wsp:val=&quot;001D1D1D&quot;/&gt;&lt;wsp:rsid wsp:val=&quot;001D1DE5&quot;/&gt;&lt;wsp:rsid wsp:val=&quot;001D2746&quot;/&gt;&lt;wsp:rsid wsp:val=&quot;001D5A15&quot;/&gt;&lt;wsp:rsid wsp:val=&quot;001D5E38&quot;/&gt;&lt;wsp:rsid wsp:val=&quot;001D6D30&quot;/&gt;&lt;wsp:rsid wsp:val=&quot;001D6F2B&quot;/&gt;&lt;wsp:rsid wsp:val=&quot;001D7604&quot;/&gt;&lt;wsp:rsid wsp:val=&quot;001E02DB&quot;/&gt;&lt;wsp:rsid wsp:val=&quot;001E1EAD&quot;/&gt;&lt;wsp:rsid wsp:val=&quot;001E2494&quot;/&gt;&lt;wsp:rsid wsp:val=&quot;001E2802&quot;/&gt;&lt;wsp:rsid wsp:val=&quot;001E306B&quot;/&gt;&lt;wsp:rsid wsp:val=&quot;001E33D4&quot;/&gt;&lt;wsp:rsid wsp:val=&quot;001E49DC&quot;/&gt;&lt;wsp:rsid wsp:val=&quot;001E4C13&quot;/&gt;&lt;wsp:rsid wsp:val=&quot;001E51F7&quot;/&gt;&lt;wsp:rsid wsp:val=&quot;001E53A8&quot;/&gt;&lt;wsp:rsid wsp:val=&quot;001E67E7&quot;/&gt;&lt;wsp:rsid wsp:val=&quot;001E7381&quot;/&gt;&lt;wsp:rsid wsp:val=&quot;001F0335&quot;/&gt;&lt;wsp:rsid wsp:val=&quot;001F042E&quot;/&gt;&lt;wsp:rsid wsp:val=&quot;001F0EE4&quot;/&gt;&lt;wsp:rsid wsp:val=&quot;001F123C&quot;/&gt;&lt;wsp:rsid wsp:val=&quot;001F1421&quot;/&gt;&lt;wsp:rsid wsp:val=&quot;001F23D7&quot;/&gt;&lt;wsp:rsid wsp:val=&quot;001F341A&quot;/&gt;&lt;wsp:rsid wsp:val=&quot;001F5B65&quot;/&gt;&lt;wsp:rsid wsp:val=&quot;001F5C6B&quot;/&gt;&lt;wsp:rsid wsp:val=&quot;001F7010&quot;/&gt;&lt;wsp:rsid wsp:val=&quot;001F7BC9&quot;/&gt;&lt;wsp:rsid wsp:val=&quot;00200F02&quot;/&gt;&lt;wsp:rsid wsp:val=&quot;002011F3&quot;/&gt;&lt;wsp:rsid wsp:val=&quot;002012AF&quot;/&gt;&lt;wsp:rsid wsp:val=&quot;00201646&quot;/&gt;&lt;wsp:rsid wsp:val=&quot;00202110&quot;/&gt;&lt;wsp:rsid wsp:val=&quot;0020296A&quot;/&gt;&lt;wsp:rsid wsp:val=&quot;00203824&quot;/&gt;&lt;wsp:rsid wsp:val=&quot;00204728&quot;/&gt;&lt;wsp:rsid wsp:val=&quot;00204921&quot;/&gt;&lt;wsp:rsid wsp:val=&quot;00205FD4&quot;/&gt;&lt;wsp:rsid wsp:val=&quot;00207B0C&quot;/&gt;&lt;wsp:rsid wsp:val=&quot;00207C68&quot;/&gt;&lt;wsp:rsid wsp:val=&quot;00211D78&quot;/&gt;&lt;wsp:rsid wsp:val=&quot;00211DDA&quot;/&gt;&lt;wsp:rsid wsp:val=&quot;0021208B&quot;/&gt;&lt;wsp:rsid wsp:val=&quot;002129B2&quot;/&gt;&lt;wsp:rsid wsp:val=&quot;0021315B&quot;/&gt;&lt;wsp:rsid wsp:val=&quot;0021331D&quot;/&gt;&lt;wsp:rsid wsp:val=&quot;002135AC&quot;/&gt;&lt;wsp:rsid wsp:val=&quot;002141FE&quot;/&gt;&lt;wsp:rsid wsp:val=&quot;00216438&quot;/&gt;&lt;wsp:rsid wsp:val=&quot;00216A42&quot;/&gt;&lt;wsp:rsid wsp:val=&quot;002200F8&quot;/&gt;&lt;wsp:rsid wsp:val=&quot;002217CB&quot;/&gt;&lt;wsp:rsid wsp:val=&quot;00222047&quot;/&gt;&lt;wsp:rsid wsp:val=&quot;002221F8&quot;/&gt;&lt;wsp:rsid wsp:val=&quot;00222689&quot;/&gt;&lt;wsp:rsid wsp:val=&quot;0022303F&quot;/&gt;&lt;wsp:rsid wsp:val=&quot;00225448&quot;/&gt;&lt;wsp:rsid wsp:val=&quot;00225576&quot;/&gt;&lt;wsp:rsid wsp:val=&quot;00226BD5&quot;/&gt;&lt;wsp:rsid wsp:val=&quot;00226FFF&quot;/&gt;&lt;wsp:rsid wsp:val=&quot;0022778D&quot;/&gt;&lt;wsp:rsid wsp:val=&quot;0023134D&quot;/&gt;&lt;wsp:rsid wsp:val=&quot;0023197A&quot;/&gt;&lt;wsp:rsid wsp:val=&quot;00234838&quot;/&gt;&lt;wsp:rsid wsp:val=&quot;00236119&quot;/&gt;&lt;wsp:rsid wsp:val=&quot;00237AB1&quot;/&gt;&lt;wsp:rsid wsp:val=&quot;00237B29&quot;/&gt;&lt;wsp:rsid wsp:val=&quot;00240079&quot;/&gt;&lt;wsp:rsid wsp:val=&quot;00240A2A&quot;/&gt;&lt;wsp:rsid wsp:val=&quot;00240ADF&quot;/&gt;&lt;wsp:rsid wsp:val=&quot;00241550&quot;/&gt;&lt;wsp:rsid wsp:val=&quot;00241638&quot;/&gt;&lt;wsp:rsid wsp:val=&quot;0024194D&quot;/&gt;&lt;wsp:rsid wsp:val=&quot;00243E48&quot;/&gt;&lt;wsp:rsid wsp:val=&quot;0024413F&quot;/&gt;&lt;wsp:rsid wsp:val=&quot;00244212&quot;/&gt;&lt;wsp:rsid wsp:val=&quot;002442C5&quot;/&gt;&lt;wsp:rsid wsp:val=&quot;00245562&quot;/&gt;&lt;wsp:rsid wsp:val=&quot;00246F17&quot;/&gt;&lt;wsp:rsid wsp:val=&quot;00247B9A&quot;/&gt;&lt;wsp:rsid wsp:val=&quot;00250439&quot;/&gt;&lt;wsp:rsid wsp:val=&quot;00252C8F&quot;/&gt;&lt;wsp:rsid wsp:val=&quot;00253BBC&quot;/&gt;&lt;wsp:rsid wsp:val=&quot;00253E48&quot;/&gt;&lt;wsp:rsid wsp:val=&quot;0025594F&quot;/&gt;&lt;wsp:rsid wsp:val=&quot;00255F9C&quot;/&gt;&lt;wsp:rsid wsp:val=&quot;002561C2&quot;/&gt;&lt;wsp:rsid wsp:val=&quot;00256673&quot;/&gt;&lt;wsp:rsid wsp:val=&quot;00256816&quot;/&gt;&lt;wsp:rsid wsp:val=&quot;00256A21&quot;/&gt;&lt;wsp:rsid wsp:val=&quot;00261AA4&quot;/&gt;&lt;wsp:rsid wsp:val=&quot;002631C5&quot;/&gt;&lt;wsp:rsid wsp:val=&quot;00263CFD&quot;/&gt;&lt;wsp:rsid wsp:val=&quot;0026430B&quot;/&gt;&lt;wsp:rsid wsp:val=&quot;00264AD3&quot;/&gt;&lt;wsp:rsid wsp:val=&quot;00264D10&quot;/&gt;&lt;wsp:rsid wsp:val=&quot;002657CC&quot;/&gt;&lt;wsp:rsid wsp:val=&quot;00265B16&quot;/&gt;&lt;wsp:rsid wsp:val=&quot;00265E13&quot;/&gt;&lt;wsp:rsid wsp:val=&quot;00265E88&quot;/&gt;&lt;wsp:rsid wsp:val=&quot;00266E80&quot;/&gt;&lt;wsp:rsid wsp:val=&quot;00271CD8&quot;/&gt;&lt;wsp:rsid wsp:val=&quot;002724A8&quot;/&gt;&lt;wsp:rsid wsp:val=&quot;002724BA&quot;/&gt;&lt;wsp:rsid wsp:val=&quot;00273438&quot;/&gt;&lt;wsp:rsid wsp:val=&quot;002740CD&quot;/&gt;&lt;wsp:rsid wsp:val=&quot;00275AFD&quot;/&gt;&lt;wsp:rsid wsp:val=&quot;00276831&quot;/&gt;&lt;wsp:rsid wsp:val=&quot;00276F00&quot;/&gt;&lt;wsp:rsid wsp:val=&quot;00277D36&quot;/&gt;&lt;wsp:rsid wsp:val=&quot;00277ED3&quot;/&gt;&lt;wsp:rsid wsp:val=&quot;002821FC&quot;/&gt;&lt;wsp:rsid wsp:val=&quot;00282839&quot;/&gt;&lt;wsp:rsid wsp:val=&quot;00283CDA&quot;/&gt;&lt;wsp:rsid wsp:val=&quot;002860A4&quot;/&gt;&lt;wsp:rsid wsp:val=&quot;00292400&quot;/&gt;&lt;wsp:rsid wsp:val=&quot;002934BD&quot;/&gt;&lt;wsp:rsid wsp:val=&quot;002937A9&quot;/&gt;&lt;wsp:rsid wsp:val=&quot;002937C3&quot;/&gt;&lt;wsp:rsid wsp:val=&quot;00293896&quot;/&gt;&lt;wsp:rsid wsp:val=&quot;0029424F&quot;/&gt;&lt;wsp:rsid wsp:val=&quot;00294287&quot;/&gt;&lt;wsp:rsid wsp:val=&quot;00294355&quot;/&gt;&lt;wsp:rsid wsp:val=&quot;00295129&quot;/&gt;&lt;wsp:rsid wsp:val=&quot;00295857&quot;/&gt;&lt;wsp:rsid wsp:val=&quot;0029585E&quot;/&gt;&lt;wsp:rsid wsp:val=&quot;0029589F&quot;/&gt;&lt;wsp:rsid wsp:val=&quot;002967B0&quot;/&gt;&lt;wsp:rsid wsp:val=&quot;002A1398&quot;/&gt;&lt;wsp:rsid wsp:val=&quot;002A2611&quot;/&gt;&lt;wsp:rsid wsp:val=&quot;002A3329&quot;/&gt;&lt;wsp:rsid wsp:val=&quot;002A440C&quot;/&gt;&lt;wsp:rsid wsp:val=&quot;002A512E&quot;/&gt;&lt;wsp:rsid wsp:val=&quot;002A5FC5&quot;/&gt;&lt;wsp:rsid wsp:val=&quot;002A729A&quot;/&gt;&lt;wsp:rsid wsp:val=&quot;002B18FF&quot;/&gt;&lt;wsp:rsid wsp:val=&quot;002B199F&quot;/&gt;&lt;wsp:rsid wsp:val=&quot;002B20AA&quot;/&gt;&lt;wsp:rsid wsp:val=&quot;002B378A&quot;/&gt;&lt;wsp:rsid wsp:val=&quot;002B4403&quot;/&gt;&lt;wsp:rsid wsp:val=&quot;002B4C8D&quot;/&gt;&lt;wsp:rsid wsp:val=&quot;002B5587&quot;/&gt;&lt;wsp:rsid wsp:val=&quot;002B5A2D&quot;/&gt;&lt;wsp:rsid wsp:val=&quot;002B6134&quot;/&gt;&lt;wsp:rsid wsp:val=&quot;002B6194&quot;/&gt;&lt;wsp:rsid wsp:val=&quot;002B61CB&quot;/&gt;&lt;wsp:rsid wsp:val=&quot;002B6C6B&quot;/&gt;&lt;wsp:rsid wsp:val=&quot;002B6F28&quot;/&gt;&lt;wsp:rsid wsp:val=&quot;002B7571&quot;/&gt;&lt;wsp:rsid wsp:val=&quot;002B75D6&quot;/&gt;&lt;wsp:rsid wsp:val=&quot;002C04F1&quot;/&gt;&lt;wsp:rsid wsp:val=&quot;002C1057&quot;/&gt;&lt;wsp:rsid wsp:val=&quot;002C2B6F&quot;/&gt;&lt;wsp:rsid wsp:val=&quot;002C3734&quot;/&gt;&lt;wsp:rsid wsp:val=&quot;002C574E&quot;/&gt;&lt;wsp:rsid wsp:val=&quot;002C5BE6&quot;/&gt;&lt;wsp:rsid wsp:val=&quot;002C7C5B&quot;/&gt;&lt;wsp:rsid wsp:val=&quot;002D0258&quot;/&gt;&lt;wsp:rsid wsp:val=&quot;002D0EB2&quot;/&gt;&lt;wsp:rsid wsp:val=&quot;002D1D05&quot;/&gt;&lt;wsp:rsid wsp:val=&quot;002D27F7&quot;/&gt;&lt;wsp:rsid wsp:val=&quot;002D289C&quot;/&gt;&lt;wsp:rsid wsp:val=&quot;002D2DBA&quot;/&gt;&lt;wsp:rsid wsp:val=&quot;002D3BDF&quot;/&gt;&lt;wsp:rsid wsp:val=&quot;002D3D7F&quot;/&gt;&lt;wsp:rsid wsp:val=&quot;002D42C2&quot;/&gt;&lt;wsp:rsid wsp:val=&quot;002D486E&quot;/&gt;&lt;wsp:rsid wsp:val=&quot;002D499C&quot;/&gt;&lt;wsp:rsid wsp:val=&quot;002D5169&quot;/&gt;&lt;wsp:rsid wsp:val=&quot;002D5343&quot;/&gt;&lt;wsp:rsid wsp:val=&quot;002D5A17&quot;/&gt;&lt;wsp:rsid wsp:val=&quot;002D7B93&quot;/&gt;&lt;wsp:rsid wsp:val=&quot;002E05C6&quot;/&gt;&lt;wsp:rsid wsp:val=&quot;002E17A6&quot;/&gt;&lt;wsp:rsid wsp:val=&quot;002E3199&quot;/&gt;&lt;wsp:rsid wsp:val=&quot;002E54D9&quot;/&gt;&lt;wsp:rsid wsp:val=&quot;002F07AF&quot;/&gt;&lt;wsp:rsid wsp:val=&quot;002F3464&quot;/&gt;&lt;wsp:rsid wsp:val=&quot;002F34BB&quot;/&gt;&lt;wsp:rsid wsp:val=&quot;002F3C97&quot;/&gt;&lt;wsp:rsid wsp:val=&quot;002F57A4&quot;/&gt;&lt;wsp:rsid wsp:val=&quot;002F6558&quot;/&gt;&lt;wsp:rsid wsp:val=&quot;002F7CD7&quot;/&gt;&lt;wsp:rsid wsp:val=&quot;002F7FCE&quot;/&gt;&lt;wsp:rsid wsp:val=&quot;003013B4&quot;/&gt;&lt;wsp:rsid wsp:val=&quot;00301B1A&quot;/&gt;&lt;wsp:rsid wsp:val=&quot;003035B7&quot;/&gt;&lt;wsp:rsid wsp:val=&quot;00303CFE&quot;/&gt;&lt;wsp:rsid wsp:val=&quot;0030456F&quot;/&gt;&lt;wsp:rsid wsp:val=&quot;003045E3&quot;/&gt;&lt;wsp:rsid wsp:val=&quot;0030546F&quot;/&gt;&lt;wsp:rsid wsp:val=&quot;00305D8B&quot;/&gt;&lt;wsp:rsid wsp:val=&quot;00305FCC&quot;/&gt;&lt;wsp:rsid wsp:val=&quot;003066E8&quot;/&gt;&lt;wsp:rsid wsp:val=&quot;00307E60&quot;/&gt;&lt;wsp:rsid wsp:val=&quot;00310BBB&quot;/&gt;&lt;wsp:rsid wsp:val=&quot;00311101&quot;/&gt;&lt;wsp:rsid wsp:val=&quot;0031317A&quot;/&gt;&lt;wsp:rsid wsp:val=&quot;00313926&quot;/&gt;&lt;wsp:rsid wsp:val=&quot;00313952&quot;/&gt;&lt;wsp:rsid wsp:val=&quot;003142E1&quot;/&gt;&lt;wsp:rsid wsp:val=&quot;00315FF7&quot;/&gt;&lt;wsp:rsid wsp:val=&quot;003175CE&quot;/&gt;&lt;wsp:rsid wsp:val=&quot;00317CFE&quot;/&gt;&lt;wsp:rsid wsp:val=&quot;00320972&quot;/&gt;&lt;wsp:rsid wsp:val=&quot;00321390&quot;/&gt;&lt;wsp:rsid wsp:val=&quot;0032161A&quot;/&gt;&lt;wsp:rsid wsp:val=&quot;00321CF9&quot;/&gt;&lt;wsp:rsid wsp:val=&quot;00322107&quot;/&gt;&lt;wsp:rsid wsp:val=&quot;003239A0&quot;/&gt;&lt;wsp:rsid wsp:val=&quot;00323F02&quot;/&gt;&lt;wsp:rsid wsp:val=&quot;00325716&quot;/&gt;&lt;wsp:rsid wsp:val=&quot;00326362&quot;/&gt;&lt;wsp:rsid wsp:val=&quot;00326590&quot;/&gt;&lt;wsp:rsid wsp:val=&quot;00326B5D&quot;/&gt;&lt;wsp:rsid wsp:val=&quot;0032712E&quot;/&gt;&lt;wsp:rsid wsp:val=&quot;0033191A&quot;/&gt;&lt;wsp:rsid wsp:val=&quot;00331EF5&quot;/&gt;&lt;wsp:rsid wsp:val=&quot;00332430&quot;/&gt;&lt;wsp:rsid wsp:val=&quot;00333118&quot;/&gt;&lt;wsp:rsid wsp:val=&quot;00333511&quot;/&gt;&lt;wsp:rsid wsp:val=&quot;00333694&quot;/&gt;&lt;wsp:rsid wsp:val=&quot;00333F1E&quot;/&gt;&lt;wsp:rsid wsp:val=&quot;00336ADB&quot;/&gt;&lt;wsp:rsid wsp:val=&quot;0033782C&quot;/&gt;&lt;wsp:rsid wsp:val=&quot;00337C84&quot;/&gt;&lt;wsp:rsid wsp:val=&quot;0034049C&quot;/&gt;&lt;wsp:rsid wsp:val=&quot;0034163B&quot;/&gt;&lt;wsp:rsid wsp:val=&quot;00341AF2&quot;/&gt;&lt;wsp:rsid wsp:val=&quot;00343C4C&quot;/&gt;&lt;wsp:rsid wsp:val=&quot;00344A7F&quot;/&gt;&lt;wsp:rsid wsp:val=&quot;00345DBF&quot;/&gt;&lt;wsp:rsid wsp:val=&quot;003469C0&quot;/&gt;&lt;wsp:rsid wsp:val=&quot;00346EFE&quot;/&gt;&lt;wsp:rsid wsp:val=&quot;003502EC&quot;/&gt;&lt;wsp:rsid wsp:val=&quot;00350D8B&quot;/&gt;&lt;wsp:rsid wsp:val=&quot;00350E4F&quot;/&gt;&lt;wsp:rsid wsp:val=&quot;0035202A&quot;/&gt;&lt;wsp:rsid wsp:val=&quot;00353041&quot;/&gt;&lt;wsp:rsid wsp:val=&quot;0035311A&quot;/&gt;&lt;wsp:rsid wsp:val=&quot;0035394D&quot;/&gt;&lt;wsp:rsid wsp:val=&quot;00353C6B&quot;/&gt;&lt;wsp:rsid wsp:val=&quot;00353CA2&quot;/&gt;&lt;wsp:rsid wsp:val=&quot;00353CD0&quot;/&gt;&lt;wsp:rsid wsp:val=&quot;00355262&quot;/&gt;&lt;wsp:rsid wsp:val=&quot;00355DF7&quot;/&gt;&lt;wsp:rsid wsp:val=&quot;00355F5F&quot;/&gt;&lt;wsp:rsid wsp:val=&quot;003569FD&quot;/&gt;&lt;wsp:rsid wsp:val=&quot;00357223&quot;/&gt;&lt;wsp:rsid wsp:val=&quot;003576AA&quot;/&gt;&lt;wsp:rsid wsp:val=&quot;00364C49&quot;/&gt;&lt;wsp:rsid wsp:val=&quot;00365AC1&quot;/&gt;&lt;wsp:rsid wsp:val=&quot;00366BEE&quot;/&gt;&lt;wsp:rsid wsp:val=&quot;00370013&quot;/&gt;&lt;wsp:rsid wsp:val=&quot;0037011B&quot;/&gt;&lt;wsp:rsid wsp:val=&quot;00370795&quot;/&gt;&lt;wsp:rsid wsp:val=&quot;00372009&quot;/&gt;&lt;wsp:rsid wsp:val=&quot;0037237A&quot;/&gt;&lt;wsp:rsid wsp:val=&quot;003726A5&quot;/&gt;&lt;wsp:rsid wsp:val=&quot;00372AF2&quot;/&gt;&lt;wsp:rsid wsp:val=&quot;00374844&quot;/&gt;&lt;wsp:rsid wsp:val=&quot;00376603&quot;/&gt;&lt;wsp:rsid wsp:val=&quot;003771D8&quot;/&gt;&lt;wsp:rsid wsp:val=&quot;00377319&quot;/&gt;&lt;wsp:rsid wsp:val=&quot;00381219&quot;/&gt;&lt;wsp:rsid wsp:val=&quot;003817ED&quot;/&gt;&lt;wsp:rsid wsp:val=&quot;0038382D&quot;/&gt;&lt;wsp:rsid wsp:val=&quot;0038460A&quot;/&gt;&lt;wsp:rsid wsp:val=&quot;00384FFB&quot;/&gt;&lt;wsp:rsid wsp:val=&quot;00385518&quot;/&gt;&lt;wsp:rsid wsp:val=&quot;00386FF8&quot;/&gt;&lt;wsp:rsid wsp:val=&quot;00387067&quot;/&gt;&lt;wsp:rsid wsp:val=&quot;003875A5&quot;/&gt;&lt;wsp:rsid wsp:val=&quot;003879F3&quot;/&gt;&lt;wsp:rsid wsp:val=&quot;00387A32&quot;/&gt;&lt;wsp:rsid wsp:val=&quot;003904BB&quot;/&gt;&lt;wsp:rsid wsp:val=&quot;003909D1&quot;/&gt;&lt;wsp:rsid wsp:val=&quot;00390AE6&quot;/&gt;&lt;wsp:rsid wsp:val=&quot;00390D47&quot;/&gt;&lt;wsp:rsid wsp:val=&quot;003913CC&quot;/&gt;&lt;wsp:rsid wsp:val=&quot;0039208D&quot;/&gt;&lt;wsp:rsid wsp:val=&quot;0039284A&quot;/&gt;&lt;wsp:rsid wsp:val=&quot;003928E1&quot;/&gt;&lt;wsp:rsid wsp:val=&quot;00392A7C&quot;/&gt;&lt;wsp:rsid wsp:val=&quot;00393305&quot;/&gt;&lt;wsp:rsid wsp:val=&quot;003933F8&quot;/&gt;&lt;wsp:rsid wsp:val=&quot;003937E4&quot;/&gt;&lt;wsp:rsid wsp:val=&quot;00394669&quot;/&gt;&lt;wsp:rsid wsp:val=&quot;00394838&quot;/&gt;&lt;wsp:rsid wsp:val=&quot;00395B68&quot;/&gt;&lt;wsp:rsid wsp:val=&quot;00395C4D&quot;/&gt;&lt;wsp:rsid wsp:val=&quot;00397A39&quot;/&gt;&lt;wsp:rsid wsp:val=&quot;003A0A22&quot;/&gt;&lt;wsp:rsid wsp:val=&quot;003A0D34&quot;/&gt;&lt;wsp:rsid wsp:val=&quot;003A0DD4&quot;/&gt;&lt;wsp:rsid wsp:val=&quot;003A1B5E&quot;/&gt;&lt;wsp:rsid wsp:val=&quot;003A29DE&quot;/&gt;&lt;wsp:rsid wsp:val=&quot;003A45E3&quot;/&gt;&lt;wsp:rsid wsp:val=&quot;003A7F68&quot;/&gt;&lt;wsp:rsid wsp:val=&quot;003B01CF&quot;/&gt;&lt;wsp:rsid wsp:val=&quot;003B117C&quot;/&gt;&lt;wsp:rsid wsp:val=&quot;003B149E&quot;/&gt;&lt;wsp:rsid wsp:val=&quot;003B21A9&quot;/&gt;&lt;wsp:rsid wsp:val=&quot;003B2EC4&quot;/&gt;&lt;wsp:rsid wsp:val=&quot;003B35F5&quot;/&gt;&lt;wsp:rsid wsp:val=&quot;003B4C33&quot;/&gt;&lt;wsp:rsid wsp:val=&quot;003B5114&quot;/&gt;&lt;wsp:rsid wsp:val=&quot;003B61F2&quot;/&gt;&lt;wsp:rsid wsp:val=&quot;003B62AA&quot;/&gt;&lt;wsp:rsid wsp:val=&quot;003B6A25&quot;/&gt;&lt;wsp:rsid wsp:val=&quot;003C13B1&quot;/&gt;&lt;wsp:rsid wsp:val=&quot;003C25BB&quot;/&gt;&lt;wsp:rsid wsp:val=&quot;003C3F48&quot;/&gt;&lt;wsp:rsid wsp:val=&quot;003C43A6&quot;/&gt;&lt;wsp:rsid wsp:val=&quot;003C4710&quot;/&gt;&lt;wsp:rsid wsp:val=&quot;003C56A5&quot;/&gt;&lt;wsp:rsid wsp:val=&quot;003C5ADB&quot;/&gt;&lt;wsp:rsid wsp:val=&quot;003C5B0E&quot;/&gt;&lt;wsp:rsid wsp:val=&quot;003C5C1D&quot;/&gt;&lt;wsp:rsid wsp:val=&quot;003C6580&quot;/&gt;&lt;wsp:rsid wsp:val=&quot;003D116D&quot;/&gt;&lt;wsp:rsid wsp:val=&quot;003D1621&quot;/&gt;&lt;wsp:rsid wsp:val=&quot;003D1A65&quot;/&gt;&lt;wsp:rsid wsp:val=&quot;003D2003&quot;/&gt;&lt;wsp:rsid wsp:val=&quot;003D38CC&quot;/&gt;&lt;wsp:rsid wsp:val=&quot;003D472F&quot;/&gt;&lt;wsp:rsid wsp:val=&quot;003D50E1&quot;/&gt;&lt;wsp:rsid wsp:val=&quot;003D57D9&quot;/&gt;&lt;wsp:rsid wsp:val=&quot;003D79C6&quot;/&gt;&lt;wsp:rsid wsp:val=&quot;003E0059&quot;/&gt;&lt;wsp:rsid wsp:val=&quot;003E04F3&quot;/&gt;&lt;wsp:rsid wsp:val=&quot;003E0B7B&quot;/&gt;&lt;wsp:rsid wsp:val=&quot;003E121C&quot;/&gt;&lt;wsp:rsid wsp:val=&quot;003E383B&quot;/&gt;&lt;wsp:rsid wsp:val=&quot;003E3AE7&quot;/&gt;&lt;wsp:rsid wsp:val=&quot;003E5040&quot;/&gt;&lt;wsp:rsid wsp:val=&quot;003E54DC&quot;/&gt;&lt;wsp:rsid wsp:val=&quot;003E58B3&quot;/&gt;&lt;wsp:rsid wsp:val=&quot;003E73CD&quot;/&gt;&lt;wsp:rsid wsp:val=&quot;003E7778&quot;/&gt;&lt;wsp:rsid wsp:val=&quot;003EADEF&quot;/&gt;&lt;wsp:rsid wsp:val=&quot;003F0001&quot;/&gt;&lt;wsp:rsid wsp:val=&quot;003F2121&quot;/&gt;&lt;wsp:rsid wsp:val=&quot;003F254D&quot;/&gt;&lt;wsp:rsid wsp:val=&quot;003F2B7B&quot;/&gt;&lt;wsp:rsid wsp:val=&quot;003F5F45&quot;/&gt;&lt;wsp:rsid wsp:val=&quot;003F662A&quot;/&gt;&lt;wsp:rsid wsp:val=&quot;003F6ABF&quot;/&gt;&lt;wsp:rsid wsp:val=&quot;003F745B&quot;/&gt;&lt;wsp:rsid wsp:val=&quot;003F798B&quot;/&gt;&lt;wsp:rsid wsp:val=&quot;003F7A40&quot;/&gt;&lt;wsp:rsid wsp:val=&quot;0040106A&quot;/&gt;&lt;wsp:rsid wsp:val=&quot;004017CF&quot;/&gt;&lt;wsp:rsid wsp:val=&quot;00401DE6&quot;/&gt;&lt;wsp:rsid wsp:val=&quot;00401F24&quot;/&gt;&lt;wsp:rsid wsp:val=&quot;00402169&quot;/&gt;&lt;wsp:rsid wsp:val=&quot;00403AC2&quot;/&gt;&lt;wsp:rsid wsp:val=&quot;00404284&quot;/&gt;&lt;wsp:rsid wsp:val=&quot;004046CA&quot;/&gt;&lt;wsp:rsid wsp:val=&quot;004049A4&quot;/&gt;&lt;wsp:rsid wsp:val=&quot;00406426&quot;/&gt;&lt;wsp:rsid wsp:val=&quot;004079BF&quot;/&gt;&lt;wsp:rsid wsp:val=&quot;00407DAC&quot;/&gt;&lt;wsp:rsid wsp:val=&quot;004119A6&quot;/&gt;&lt;wsp:rsid wsp:val=&quot;00411A8B&quot;/&gt;&lt;wsp:rsid wsp:val=&quot;00411E91&quot;/&gt;&lt;wsp:rsid wsp:val=&quot;004126C8&quot;/&gt;&lt;wsp:rsid wsp:val=&quot;00412AAA&quot;/&gt;&lt;wsp:rsid wsp:val=&quot;00414663&quot;/&gt;&lt;wsp:rsid wsp:val=&quot;00415D32&quot;/&gt;&lt;wsp:rsid wsp:val=&quot;00417165&quot;/&gt;&lt;wsp:rsid wsp:val=&quot;004173CD&quot;/&gt;&lt;wsp:rsid wsp:val=&quot;0041751B&quot;/&gt;&lt;wsp:rsid wsp:val=&quot;004175C5&quot;/&gt;&lt;wsp:rsid wsp:val=&quot;004176D8&quot;/&gt;&lt;wsp:rsid wsp:val=&quot;00417E90&quot;/&gt;&lt;wsp:rsid wsp:val=&quot;004213D7&quot;/&gt;&lt;wsp:rsid wsp:val=&quot;00421FA3&quot;/&gt;&lt;wsp:rsid wsp:val=&quot;00422A42&quot;/&gt;&lt;wsp:rsid wsp:val=&quot;00422BEF&quot;/&gt;&lt;wsp:rsid wsp:val=&quot;00423AD7&quot;/&gt;&lt;wsp:rsid wsp:val=&quot;00423BFB&quot;/&gt;&lt;wsp:rsid wsp:val=&quot;00424AC8&quot;/&gt;&lt;wsp:rsid wsp:val=&quot;00425060&quot;/&gt;&lt;wsp:rsid wsp:val=&quot;004253B8&quot;/&gt;&lt;wsp:rsid wsp:val=&quot;00426605&quot;/&gt;&lt;wsp:rsid wsp:val=&quot;00427F59&quot;/&gt;&lt;wsp:rsid wsp:val=&quot;00431C9B&quot;/&gt;&lt;wsp:rsid wsp:val=&quot;00432CA7&quot;/&gt;&lt;wsp:rsid wsp:val=&quot;00433170&quot;/&gt;&lt;wsp:rsid wsp:val=&quot;004336DF&quot;/&gt;&lt;wsp:rsid wsp:val=&quot;00434010&quot;/&gt;&lt;wsp:rsid wsp:val=&quot;00434123&quot;/&gt;&lt;wsp:rsid wsp:val=&quot;004346CA&quot;/&gt;&lt;wsp:rsid wsp:val=&quot;004359EF&quot;/&gt;&lt;wsp:rsid wsp:val=&quot;00435F1C&quot;/&gt;&lt;wsp:rsid wsp:val=&quot;0043622C&quot;/&gt;&lt;wsp:rsid wsp:val=&quot;00436A47&quot;/&gt;&lt;wsp:rsid wsp:val=&quot;00437A75&quot;/&gt;&lt;wsp:rsid wsp:val=&quot;00441245&quot;/&gt;&lt;wsp:rsid wsp:val=&quot;0044185F&quot;/&gt;&lt;wsp:rsid wsp:val=&quot;00441E4C&quot;/&gt;&lt;wsp:rsid wsp:val=&quot;00441E65&quot;/&gt;&lt;wsp:rsid wsp:val=&quot;00442458&quot;/&gt;&lt;wsp:rsid wsp:val=&quot;00442D45&quot;/&gt;&lt;wsp:rsid wsp:val=&quot;004431CE&quot;/&gt;&lt;wsp:rsid wsp:val=&quot;00443393&quot;/&gt;&lt;wsp:rsid wsp:val=&quot;00443B6B&quot;/&gt;&lt;wsp:rsid wsp:val=&quot;00444813&quot;/&gt;&lt;wsp:rsid wsp:val=&quot;00444836&quot;/&gt;&lt;wsp:rsid wsp:val=&quot;00444D13&quot;/&gt;&lt;wsp:rsid wsp:val=&quot;00447B1C&quot;/&gt;&lt;wsp:rsid wsp:val=&quot;004505E1&quot;/&gt;&lt;wsp:rsid wsp:val=&quot;00450D96&quot;/&gt;&lt;wsp:rsid wsp:val=&quot;004519CF&quot;/&gt;&lt;wsp:rsid wsp:val=&quot;0045234B&quot;/&gt;&lt;wsp:rsid wsp:val=&quot;004526FB&quot;/&gt;&lt;wsp:rsid wsp:val=&quot;00453692&quot;/&gt;&lt;wsp:rsid wsp:val=&quot;00455044&quot;/&gt;&lt;wsp:rsid wsp:val=&quot;00455571&quot;/&gt;&lt;wsp:rsid wsp:val=&quot;00456C59&quot;/&gt;&lt;wsp:rsid wsp:val=&quot;00456F02&quot;/&gt;&lt;wsp:rsid wsp:val=&quot;0046215A&quot;/&gt;&lt;wsp:rsid wsp:val=&quot;00462814&quot;/&gt;&lt;wsp:rsid wsp:val=&quot;00463818&quot;/&gt;&lt;wsp:rsid wsp:val=&quot;004639C4&quot;/&gt;&lt;wsp:rsid wsp:val=&quot;004639E7&quot;/&gt;&lt;wsp:rsid wsp:val=&quot;00465841&quot;/&gt;&lt;wsp:rsid wsp:val=&quot;00465D31&quot;/&gt;&lt;wsp:rsid wsp:val=&quot;004664E7&quot;/&gt;&lt;wsp:rsid wsp:val=&quot;00466E39&quot;/&gt;&lt;wsp:rsid wsp:val=&quot;00467A0C&quot;/&gt;&lt;wsp:rsid wsp:val=&quot;004701FC&quot;/&gt;&lt;wsp:rsid wsp:val=&quot;00470ED1&quot;/&gt;&lt;wsp:rsid wsp:val=&quot;00470F05&quot;/&gt;&lt;wsp:rsid wsp:val=&quot;0047119D&quot;/&gt;&lt;wsp:rsid wsp:val=&quot;00472A92&quot;/&gt;&lt;wsp:rsid wsp:val=&quot;00475813&quot;/&gt;&lt;wsp:rsid wsp:val=&quot;004763DB&quot;/&gt;&lt;wsp:rsid wsp:val=&quot;004772B8&quot;/&gt;&lt;wsp:rsid wsp:val=&quot;00480111&quot;/&gt;&lt;wsp:rsid wsp:val=&quot;00481610&quot;/&gt;&lt;wsp:rsid wsp:val=&quot;0048224A&quot;/&gt;&lt;wsp:rsid wsp:val=&quot;00482B32&quot;/&gt;&lt;wsp:rsid wsp:val=&quot;00485C43&quot;/&gt;&lt;wsp:rsid wsp:val=&quot;00485E4E&quot;/&gt;&lt;wsp:rsid wsp:val=&quot;00486B9D&quot;/&gt;&lt;wsp:rsid wsp:val=&quot;00487096&quot;/&gt;&lt;wsp:rsid wsp:val=&quot;00487BB8&quot;/&gt;&lt;wsp:rsid wsp:val=&quot;00490E36&quot;/&gt;&lt;wsp:rsid wsp:val=&quot;00490E71&quot;/&gt;&lt;wsp:rsid wsp:val=&quot;004919A2&quot;/&gt;&lt;wsp:rsid wsp:val=&quot;00491BB0&quot;/&gt;&lt;wsp:rsid wsp:val=&quot;00491DA5&quot;/&gt;&lt;wsp:rsid wsp:val=&quot;00492000&quot;/&gt;&lt;wsp:rsid wsp:val=&quot;0049293E&quot;/&gt;&lt;wsp:rsid wsp:val=&quot;00493EBC&quot;/&gt;&lt;wsp:rsid wsp:val=&quot;00494908&quot;/&gt;&lt;wsp:rsid wsp:val=&quot;00494FCD&quot;/&gt;&lt;wsp:rsid wsp:val=&quot;004950EC&quot;/&gt;&lt;wsp:rsid wsp:val=&quot;00495580&quot;/&gt;&lt;wsp:rsid wsp:val=&quot;00497CB7&quot;/&gt;&lt;wsp:rsid wsp:val=&quot;00497CD1&quot;/&gt;&lt;wsp:rsid wsp:val=&quot;004A0D24&quot;/&gt;&lt;wsp:rsid wsp:val=&quot;004A1D03&quot;/&gt;&lt;wsp:rsid wsp:val=&quot;004A24FD&quot;/&gt;&lt;wsp:rsid wsp:val=&quot;004A3B42&quot;/&gt;&lt;wsp:rsid wsp:val=&quot;004A41AA&quot;/&gt;&lt;wsp:rsid wsp:val=&quot;004A6B32&quot;/&gt;&lt;wsp:rsid wsp:val=&quot;004A7E47&quot;/&gt;&lt;wsp:rsid wsp:val=&quot;004B1512&quot;/&gt;&lt;wsp:rsid wsp:val=&quot;004B425A&quot;/&gt;&lt;wsp:rsid wsp:val=&quot;004B546C&quot;/&gt;&lt;wsp:rsid wsp:val=&quot;004B598B&quot;/&gt;&lt;wsp:rsid wsp:val=&quot;004B674B&quot;/&gt;&lt;wsp:rsid wsp:val=&quot;004B7024&quot;/&gt;&lt;wsp:rsid wsp:val=&quot;004B7879&quot;/&gt;&lt;wsp:rsid wsp:val=&quot;004C0082&quot;/&gt;&lt;wsp:rsid wsp:val=&quot;004C1014&quot;/&gt;&lt;wsp:rsid wsp:val=&quot;004C1BE8&quot;/&gt;&lt;wsp:rsid wsp:val=&quot;004C1F50&quot;/&gt;&lt;wsp:rsid wsp:val=&quot;004C2646&quot;/&gt;&lt;wsp:rsid wsp:val=&quot;004C2F85&quot;/&gt;&lt;wsp:rsid wsp:val=&quot;004C5033&quot;/&gt;&lt;wsp:rsid wsp:val=&quot;004C588E&quot;/&gt;&lt;wsp:rsid wsp:val=&quot;004C5B7C&quot;/&gt;&lt;wsp:rsid wsp:val=&quot;004C5EB8&quot;/&gt;&lt;wsp:rsid wsp:val=&quot;004C6D75&quot;/&gt;&lt;wsp:rsid wsp:val=&quot;004C7687&quot;/&gt;&lt;wsp:rsid wsp:val=&quot;004D1528&quot;/&gt;&lt;wsp:rsid wsp:val=&quot;004D17BD&quot;/&gt;&lt;wsp:rsid wsp:val=&quot;004D27E8&quot;/&gt;&lt;wsp:rsid wsp:val=&quot;004D2E46&quot;/&gt;&lt;wsp:rsid wsp:val=&quot;004D4FC4&quot;/&gt;&lt;wsp:rsid wsp:val=&quot;004D51D8&quot;/&gt;&lt;wsp:rsid wsp:val=&quot;004D5439&quot;/&gt;&lt;wsp:rsid wsp:val=&quot;004D61F9&quot;/&gt;&lt;wsp:rsid wsp:val=&quot;004D642B&quot;/&gt;&lt;wsp:rsid wsp:val=&quot;004D6B1C&quot;/&gt;&lt;wsp:rsid wsp:val=&quot;004D717F&quot;/&gt;&lt;wsp:rsid wsp:val=&quot;004E0355&quot;/&gt;&lt;wsp:rsid wsp:val=&quot;004E0506&quot;/&gt;&lt;wsp:rsid wsp:val=&quot;004E1F1A&quot;/&gt;&lt;wsp:rsid wsp:val=&quot;004E2490&quot;/&gt;&lt;wsp:rsid wsp:val=&quot;004E352F&quot;/&gt;&lt;wsp:rsid wsp:val=&quot;004E382E&quot;/&gt;&lt;wsp:rsid wsp:val=&quot;004E4D46&quot;/&gt;&lt;wsp:rsid wsp:val=&quot;004E5DFB&quot;/&gt;&lt;wsp:rsid wsp:val=&quot;004E6167&quot;/&gt;&lt;wsp:rsid wsp:val=&quot;004E7C9C&quot;/&gt;&lt;wsp:rsid wsp:val=&quot;004F03C6&quot;/&gt;&lt;wsp:rsid wsp:val=&quot;004F0B25&quot;/&gt;&lt;wsp:rsid wsp:val=&quot;004F0F07&quot;/&gt;&lt;wsp:rsid wsp:val=&quot;004F145A&quot;/&gt;&lt;wsp:rsid wsp:val=&quot;004F1F83&quot;/&gt;&lt;wsp:rsid wsp:val=&quot;004F2D2E&quot;/&gt;&lt;wsp:rsid wsp:val=&quot;004F35F4&quot;/&gt;&lt;wsp:rsid wsp:val=&quot;004F4A13&quot;/&gt;&lt;wsp:rsid wsp:val=&quot;004F5A52&quot;/&gt;&lt;wsp:rsid wsp:val=&quot;004F5E19&quot;/&gt;&lt;wsp:rsid wsp:val=&quot;004F651D&quot;/&gt;&lt;wsp:rsid wsp:val=&quot;004F7649&quot;/&gt;&lt;wsp:rsid wsp:val=&quot;004F765E&quot;/&gt;&lt;wsp:rsid wsp:val=&quot;00500169&quot;/&gt;&lt;wsp:rsid wsp:val=&quot;005014C3&quot;/&gt;&lt;wsp:rsid wsp:val=&quot;00503357&quot;/&gt;&lt;wsp:rsid wsp:val=&quot;00503969&quot;/&gt;&lt;wsp:rsid wsp:val=&quot;00503F68&quot;/&gt;&lt;wsp:rsid wsp:val=&quot;00504A89&quot;/&gt;&lt;wsp:rsid wsp:val=&quot;00504EDE&quot;/&gt;&lt;wsp:rsid wsp:val=&quot;005060C3&quot;/&gt;&lt;wsp:rsid wsp:val=&quot;00506588&quot;/&gt;&lt;wsp:rsid wsp:val=&quot;005077E4&quot;/&gt;&lt;wsp:rsid wsp:val=&quot;00507D55&quot;/&gt;&lt;wsp:rsid wsp:val=&quot;0051024A&quot;/&gt;&lt;wsp:rsid wsp:val=&quot;0051057A&quot;/&gt;&lt;wsp:rsid wsp:val=&quot;00511785&quot;/&gt;&lt;wsp:rsid wsp:val=&quot;005144C2&quot;/&gt;&lt;wsp:rsid wsp:val=&quot;0051551E&quot;/&gt;&lt;wsp:rsid wsp:val=&quot;005237BA&quot;/&gt;&lt;wsp:rsid wsp:val=&quot;00523BE9&quot;/&gt;&lt;wsp:rsid wsp:val=&quot;00523FD1&quot;/&gt;&lt;wsp:rsid wsp:val=&quot;0052490C&quot;/&gt;&lt;wsp:rsid wsp:val=&quot;00527DD2&quot;/&gt;&lt;wsp:rsid wsp:val=&quot;00530680&quot;/&gt;&lt;wsp:rsid wsp:val=&quot;0053115D&quot;/&gt;&lt;wsp:rsid wsp:val=&quot;00532AD2&quot;/&gt;&lt;wsp:rsid wsp:val=&quot;00532C13&quot;/&gt;&lt;wsp:rsid wsp:val=&quot;00532E03&quot;/&gt;&lt;wsp:rsid wsp:val=&quot;00533587&quot;/&gt;&lt;wsp:rsid wsp:val=&quot;00533A6D&quot;/&gt;&lt;wsp:rsid wsp:val=&quot;00535853&quot;/&gt;&lt;wsp:rsid wsp:val=&quot;00536CA6&quot;/&gt;&lt;wsp:rsid wsp:val=&quot;00537E99&quot;/&gt;&lt;wsp:rsid wsp:val=&quot;005410C6&quot;/&gt;&lt;wsp:rsid wsp:val=&quot;005420D7&quot;/&gt;&lt;wsp:rsid wsp:val=&quot;00542C73&quot;/&gt;&lt;wsp:rsid wsp:val=&quot;00544E17&quot;/&gt;&lt;wsp:rsid wsp:val=&quot;00544FBE&quot;/&gt;&lt;wsp:rsid wsp:val=&quot;005462D6&quot;/&gt;&lt;wsp:rsid wsp:val=&quot;00547FAC&quot;/&gt;&lt;wsp:rsid wsp:val=&quot;00552DE5&quot;/&gt;&lt;wsp:rsid wsp:val=&quot;00552EB2&quot;/&gt;&lt;wsp:rsid wsp:val=&quot;00554BB5&quot;/&gt;&lt;wsp:rsid wsp:val=&quot;00554D8A&quot;/&gt;&lt;wsp:rsid wsp:val=&quot;00555335&quot;/&gt;&lt;wsp:rsid wsp:val=&quot;00556239&quot;/&gt;&lt;wsp:rsid wsp:val=&quot;0055658D&quot;/&gt;&lt;wsp:rsid wsp:val=&quot;005608D8&quot;/&gt;&lt;wsp:rsid wsp:val=&quot;00560984&quot;/&gt;&lt;wsp:rsid wsp:val=&quot;00560F67&quot;/&gt;&lt;wsp:rsid wsp:val=&quot;00561E9C&quot;/&gt;&lt;wsp:rsid wsp:val=&quot;005620F2&quot;/&gt;&lt;wsp:rsid wsp:val=&quot;00563F1C&quot;/&gt;&lt;wsp:rsid wsp:val=&quot;00564F81&quot;/&gt;&lt;wsp:rsid wsp:val=&quot;005718D7&quot;/&gt;&lt;wsp:rsid wsp:val=&quot;00571D57&quot;/&gt;&lt;wsp:rsid wsp:val=&quot;0057222F&quot;/&gt;&lt;wsp:rsid wsp:val=&quot;00572BB2&quot;/&gt;&lt;wsp:rsid wsp:val=&quot;0057621F&quot;/&gt;&lt;wsp:rsid wsp:val=&quot;00576632&quot;/&gt;&lt;wsp:rsid wsp:val=&quot;005819B2&quot;/&gt;&lt;wsp:rsid wsp:val=&quot;00581C82&quot;/&gt;&lt;wsp:rsid wsp:val=&quot;00581DEB&quot;/&gt;&lt;wsp:rsid wsp:val=&quot;00582089&quot;/&gt;&lt;wsp:rsid wsp:val=&quot;005827BD&quot;/&gt;&lt;wsp:rsid wsp:val=&quot;00583B2D&quot;/&gt;&lt;wsp:rsid wsp:val=&quot;005857B0&quot;/&gt;&lt;wsp:rsid wsp:val=&quot;00585B7F&quot;/&gt;&lt;wsp:rsid wsp:val=&quot;00585E06&quot;/&gt;&lt;wsp:rsid wsp:val=&quot;00586386&quot;/&gt;&lt;wsp:rsid wsp:val=&quot;0058647A&quot;/&gt;&lt;wsp:rsid wsp:val=&quot;005865AC&quot;/&gt;&lt;wsp:rsid wsp:val=&quot;00590321&quot;/&gt;&lt;wsp:rsid wsp:val=&quot;0059068D&quot;/&gt;&lt;wsp:rsid wsp:val=&quot;00590990&quot;/&gt;&lt;wsp:rsid wsp:val=&quot;005910D8&quot;/&gt;&lt;wsp:rsid wsp:val=&quot;00591F3E&quot;/&gt;&lt;wsp:rsid wsp:val=&quot;00592121&quot;/&gt;&lt;wsp:rsid wsp:val=&quot;0059387C&quot;/&gt;&lt;wsp:rsid wsp:val=&quot;0059501B&quot;/&gt;&lt;wsp:rsid wsp:val=&quot;0059545B&quot;/&gt;&lt;wsp:rsid wsp:val=&quot;005A2560&quot;/&gt;&lt;wsp:rsid wsp:val=&quot;005A3607&quot;/&gt;&lt;wsp:rsid wsp:val=&quot;005A4426&quot;/&gt;&lt;wsp:rsid wsp:val=&quot;005A589A&quot;/&gt;&lt;wsp:rsid wsp:val=&quot;005B0598&quot;/&gt;&lt;wsp:rsid wsp:val=&quot;005B2A92&quot;/&gt;&lt;wsp:rsid wsp:val=&quot;005B310E&quot;/&gt;&lt;wsp:rsid wsp:val=&quot;005B35E8&quot;/&gt;&lt;wsp:rsid wsp:val=&quot;005B3C74&quot;/&gt;&lt;wsp:rsid wsp:val=&quot;005B472F&quot;/&gt;&lt;wsp:rsid wsp:val=&quot;005B4930&quot;/&gt;&lt;wsp:rsid wsp:val=&quot;005B4F4D&quot;/&gt;&lt;wsp:rsid wsp:val=&quot;005B79B2&quot;/&gt;&lt;wsp:rsid wsp:val=&quot;005B7D0F&quot;/&gt;&lt;wsp:rsid wsp:val=&quot;005C0CAD&quot;/&gt;&lt;wsp:rsid wsp:val=&quot;005C0D62&quot;/&gt;&lt;wsp:rsid wsp:val=&quot;005C1886&quot;/&gt;&lt;wsp:rsid wsp:val=&quot;005C1DB7&quot;/&gt;&lt;wsp:rsid wsp:val=&quot;005C34F8&quot;/&gt;&lt;wsp:rsid wsp:val=&quot;005C41A4&quot;/&gt;&lt;wsp:rsid wsp:val=&quot;005C424F&quot;/&gt;&lt;wsp:rsid wsp:val=&quot;005C4989&quot;/&gt;&lt;wsp:rsid wsp:val=&quot;005C4B8A&quot;/&gt;&lt;wsp:rsid wsp:val=&quot;005C7616&quot;/&gt;&lt;wsp:rsid wsp:val=&quot;005C78CA&quot;/&gt;&lt;wsp:rsid wsp:val=&quot;005D0954&quot;/&gt;&lt;wsp:rsid wsp:val=&quot;005D0A4F&quot;/&gt;&lt;wsp:rsid wsp:val=&quot;005D0DF2&quot;/&gt;&lt;wsp:rsid wsp:val=&quot;005D1890&quot;/&gt;&lt;wsp:rsid wsp:val=&quot;005D2482&quot;/&gt;&lt;wsp:rsid wsp:val=&quot;005D5784&quot;/&gt;&lt;wsp:rsid wsp:val=&quot;005D6B9D&quot;/&gt;&lt;wsp:rsid wsp:val=&quot;005D701A&quot;/&gt;&lt;wsp:rsid wsp:val=&quot;005E13BA&quot;/&gt;&lt;wsp:rsid wsp:val=&quot;005E2581&quot;/&gt;&lt;wsp:rsid wsp:val=&quot;005E3282&quot;/&gt;&lt;wsp:rsid wsp:val=&quot;005E355C&quot;/&gt;&lt;wsp:rsid wsp:val=&quot;005E45CD&quot;/&gt;&lt;wsp:rsid wsp:val=&quot;005E50E5&quot;/&gt;&lt;wsp:rsid wsp:val=&quot;005E5239&quot;/&gt;&lt;wsp:rsid wsp:val=&quot;005E7F57&quot;/&gt;&lt;wsp:rsid wsp:val=&quot;005F031E&quot;/&gt;&lt;wsp:rsid wsp:val=&quot;005F0714&quot;/&gt;&lt;wsp:rsid wsp:val=&quot;005F389A&quot;/&gt;&lt;wsp:rsid wsp:val=&quot;005F3BB5&quot;/&gt;&lt;wsp:rsid wsp:val=&quot;005F45B3&quot;/&gt;&lt;wsp:rsid wsp:val=&quot;005F47F6&quot;/&gt;&lt;wsp:rsid wsp:val=&quot;005F5B5E&quot;/&gt;&lt;wsp:rsid wsp:val=&quot;005F7528&quot;/&gt;&lt;wsp:rsid wsp:val=&quot;005F7973&quot;/&gt;&lt;wsp:rsid wsp:val=&quot;005FB855&quot;/&gt;&lt;wsp:rsid wsp:val=&quot;006003DC&quot;/&gt;&lt;wsp:rsid wsp:val=&quot;00600632&quot;/&gt;&lt;wsp:rsid wsp:val=&quot;0060070D&quot;/&gt;&lt;wsp:rsid wsp:val=&quot;00600DD1&quot;/&gt;&lt;wsp:rsid wsp:val=&quot;00601A94&quot;/&gt;&lt;wsp:rsid wsp:val=&quot;00603518&quot;/&gt;&lt;wsp:rsid wsp:val=&quot;00604217&quot;/&gt;&lt;wsp:rsid wsp:val=&quot;00605BA0&quot;/&gt;&lt;wsp:rsid wsp:val=&quot;00605CDF&quot;/&gt;&lt;wsp:rsid wsp:val=&quot;006060A9&quot;/&gt;&lt;wsp:rsid wsp:val=&quot;00607E88&quot;/&gt;&lt;wsp:rsid wsp:val=&quot;0060F02E&quot;/&gt;&lt;wsp:rsid wsp:val=&quot;00611591&quot;/&gt;&lt;wsp:rsid wsp:val=&quot;00612140&quot;/&gt;&lt;wsp:rsid wsp:val=&quot;00613240&quot;/&gt;&lt;wsp:rsid wsp:val=&quot;00614ABD&quot;/&gt;&lt;wsp:rsid wsp:val=&quot;00615505&quot;/&gt;&lt;wsp:rsid wsp:val=&quot;0061673D&quot;/&gt;&lt;wsp:rsid wsp:val=&quot;00620A85&quot;/&gt;&lt;wsp:rsid wsp:val=&quot;00620BC4&quot;/&gt;&lt;wsp:rsid wsp:val=&quot;00620BD8&quot;/&gt;&lt;wsp:rsid wsp:val=&quot;0062127F&quot;/&gt;&lt;wsp:rsid wsp:val=&quot;006241E4&quot;/&gt;&lt;wsp:rsid wsp:val=&quot;00624A9E&quot;/&gt;&lt;wsp:rsid wsp:val=&quot;00624ADE&quot;/&gt;&lt;wsp:rsid wsp:val=&quot;00625B26&quot;/&gt;&lt;wsp:rsid wsp:val=&quot;00627A13&quot;/&gt;&lt;wsp:rsid wsp:val=&quot;00627C86&quot;/&gt;&lt;wsp:rsid wsp:val=&quot;00631891&quot;/&gt;&lt;wsp:rsid wsp:val=&quot;00632EFB&quot;/&gt;&lt;wsp:rsid wsp:val=&quot;00633A91&quot;/&gt;&lt;wsp:rsid wsp:val=&quot;00634A89&quot;/&gt;&lt;wsp:rsid wsp:val=&quot;0063500C&quot;/&gt;&lt;wsp:rsid wsp:val=&quot;00636780&quot;/&gt;&lt;wsp:rsid wsp:val=&quot;00636D82&quot;/&gt;&lt;wsp:rsid wsp:val=&quot;006375A4&quot;/&gt;&lt;wsp:rsid wsp:val=&quot;006378CD&quot;/&gt;&lt;wsp:rsid wsp:val=&quot;0064039B&quot;/&gt;&lt;wsp:rsid wsp:val=&quot;00641AC9&quot;/&gt;&lt;wsp:rsid wsp:val=&quot;006423B0&quot;/&gt;&lt;wsp:rsid wsp:val=&quot;00642AB3&quot;/&gt;&lt;wsp:rsid wsp:val=&quot;00642FAE&quot;/&gt;&lt;wsp:rsid wsp:val=&quot;00643FD7&quot;/&gt;&lt;wsp:rsid wsp:val=&quot;00644D02&quot;/&gt;&lt;wsp:rsid wsp:val=&quot;00645588&quot;/&gt;&lt;wsp:rsid wsp:val=&quot;006479B4&quot;/&gt;&lt;wsp:rsid wsp:val=&quot;006507B2&quot;/&gt;&lt;wsp:rsid wsp:val=&quot;00650D4B&quot;/&gt;&lt;wsp:rsid wsp:val=&quot;00650E21&quot;/&gt;&lt;wsp:rsid wsp:val=&quot;006515C4&quot;/&gt;&lt;wsp:rsid wsp:val=&quot;00653016&quot;/&gt;&lt;wsp:rsid wsp:val=&quot;00653941&quot;/&gt;&lt;wsp:rsid wsp:val=&quot;00653B4A&quot;/&gt;&lt;wsp:rsid wsp:val=&quot;0065555F&quot;/&gt;&lt;wsp:rsid wsp:val=&quot;0065639E&quot;/&gt;&lt;wsp:rsid wsp:val=&quot;006571EF&quot;/&gt;&lt;wsp:rsid wsp:val=&quot;0065753F&quot;/&gt;&lt;wsp:rsid wsp:val=&quot;0066003F&quot;/&gt;&lt;wsp:rsid wsp:val=&quot;0066044F&quot;/&gt;&lt;wsp:rsid wsp:val=&quot;00660B9C&quot;/&gt;&lt;wsp:rsid wsp:val=&quot;006617B5&quot;/&gt;&lt;wsp:rsid wsp:val=&quot;00661D27&quot;/&gt;&lt;wsp:rsid wsp:val=&quot;00662905&quot;/&gt;&lt;wsp:rsid wsp:val=&quot;0066328C&quot;/&gt;&lt;wsp:rsid wsp:val=&quot;00663B50&quot;/&gt;&lt;wsp:rsid wsp:val=&quot;006647A4&quot;/&gt;&lt;wsp:rsid wsp:val=&quot;006652CB&quot;/&gt;&lt;wsp:rsid wsp:val=&quot;00665B19&quot;/&gt;&lt;wsp:rsid wsp:val=&quot;00666EB9&quot;/&gt;&lt;wsp:rsid wsp:val=&quot;00670343&quot;/&gt;&lt;wsp:rsid wsp:val=&quot;006710B2&quot;/&gt;&lt;wsp:rsid wsp:val=&quot;0067119D&quot;/&gt;&lt;wsp:rsid wsp:val=&quot;0067206E&quot;/&gt;&lt;wsp:rsid wsp:val=&quot;00672CFE&quot;/&gt;&lt;wsp:rsid wsp:val=&quot;0067326E&quot;/&gt;&lt;wsp:rsid wsp:val=&quot;00673BBC&quot;/&gt;&lt;wsp:rsid wsp:val=&quot;00673D7E&quot;/&gt;&lt;wsp:rsid wsp:val=&quot;00673EDC&quot;/&gt;&lt;wsp:rsid wsp:val=&quot;00674236&quot;/&gt;&lt;wsp:rsid wsp:val=&quot;0067443F&quot;/&gt;&lt;wsp:rsid wsp:val=&quot;00674C9F&quot;/&gt;&lt;wsp:rsid wsp:val=&quot;00675F3E&quot;/&gt;&lt;wsp:rsid wsp:val=&quot;0067623C&quot;/&gt;&lt;wsp:rsid wsp:val=&quot;00676C63&quot;/&gt;&lt;wsp:rsid wsp:val=&quot;0068020C&quot;/&gt;&lt;wsp:rsid wsp:val=&quot;006818D6&quot;/&gt;&lt;wsp:rsid wsp:val=&quot;006823C7&quot;/&gt;&lt;wsp:rsid wsp:val=&quot;0068242C&quot;/&gt;&lt;wsp:rsid wsp:val=&quot;006830EF&quot;/&gt;&lt;wsp:rsid wsp:val=&quot;006844DD&quot;/&gt;&lt;wsp:rsid wsp:val=&quot;0068599E&quot;/&gt;&lt;wsp:rsid wsp:val=&quot;00686525&quot;/&gt;&lt;wsp:rsid wsp:val=&quot;00686667&quot;/&gt;&lt;wsp:rsid wsp:val=&quot;00686D05&quot;/&gt;&lt;wsp:rsid wsp:val=&quot;006905BA&quot;/&gt;&lt;wsp:rsid wsp:val=&quot;00691387&quot;/&gt;&lt;wsp:rsid wsp:val=&quot;006924A1&quot;/&gt;&lt;wsp:rsid wsp:val=&quot;00692AF4&quot;/&gt;&lt;wsp:rsid wsp:val=&quot;00694400&quot;/&gt;&lt;wsp:rsid wsp:val=&quot;00694BD3&quot;/&gt;&lt;wsp:rsid wsp:val=&quot;00694F22&quot;/&gt;&lt;wsp:rsid wsp:val=&quot;006959AB&quot;/&gt;&lt;wsp:rsid wsp:val=&quot;00695F1E&quot;/&gt;&lt;wsp:rsid wsp:val=&quot;006960DB&quot;/&gt;&lt;wsp:rsid wsp:val=&quot;0069618C&quot;/&gt;&lt;wsp:rsid wsp:val=&quot;006A3450&quot;/&gt;&lt;wsp:rsid wsp:val=&quot;006A44FB&quot;/&gt;&lt;wsp:rsid wsp:val=&quot;006A498C&quot;/&gt;&lt;wsp:rsid wsp:val=&quot;006A528D&quot;/&gt;&lt;wsp:rsid wsp:val=&quot;006A53AE&quot;/&gt;&lt;wsp:rsid wsp:val=&quot;006A53F4&quot;/&gt;&lt;wsp:rsid wsp:val=&quot;006A57E7&quot;/&gt;&lt;wsp:rsid wsp:val=&quot;006A5CD1&quot;/&gt;&lt;wsp:rsid wsp:val=&quot;006A659A&quot;/&gt;&lt;wsp:rsid wsp:val=&quot;006B0AE0&quot;/&gt;&lt;wsp:rsid wsp:val=&quot;006B168B&quot;/&gt;&lt;wsp:rsid wsp:val=&quot;006B307E&quot;/&gt;&lt;wsp:rsid wsp:val=&quot;006B38EF&quot;/&gt;&lt;wsp:rsid wsp:val=&quot;006B39A3&quot;/&gt;&lt;wsp:rsid wsp:val=&quot;006B3FA4&quot;/&gt;&lt;wsp:rsid wsp:val=&quot;006B4DD2&quot;/&gt;&lt;wsp:rsid wsp:val=&quot;006B5F14&quot;/&gt;&lt;wsp:rsid wsp:val=&quot;006B629C&quot;/&gt;&lt;wsp:rsid wsp:val=&quot;006B68F0&quot;/&gt;&lt;wsp:rsid wsp:val=&quot;006B6FA6&quot;/&gt;&lt;wsp:rsid wsp:val=&quot;006B7192&quot;/&gt;&lt;wsp:rsid wsp:val=&quot;006B729F&quot;/&gt;&lt;wsp:rsid wsp:val=&quot;006B78AF&quot;/&gt;&lt;wsp:rsid wsp:val=&quot;006B7AD4&quot;/&gt;&lt;wsp:rsid wsp:val=&quot;006B7F82&quot;/&gt;&lt;wsp:rsid wsp:val=&quot;006C1A58&quot;/&gt;&lt;wsp:rsid wsp:val=&quot;006C23CB&quot;/&gt;&lt;wsp:rsid wsp:val=&quot;006C4AE6&quot;/&gt;&lt;wsp:rsid wsp:val=&quot;006C5E1D&quot;/&gt;&lt;wsp:rsid wsp:val=&quot;006C5EC5&quot;/&gt;&lt;wsp:rsid wsp:val=&quot;006C5F13&quot;/&gt;&lt;wsp:rsid wsp:val=&quot;006C7439&quot;/&gt;&lt;wsp:rsid wsp:val=&quot;006C7520&quot;/&gt;&lt;wsp:rsid wsp:val=&quot;006D02A6&quot;/&gt;&lt;wsp:rsid wsp:val=&quot;006D1528&quot;/&gt;&lt;wsp:rsid wsp:val=&quot;006D156F&quot;/&gt;&lt;wsp:rsid wsp:val=&quot;006D1A3D&quot;/&gt;&lt;wsp:rsid wsp:val=&quot;006D3FD4&quot;/&gt;&lt;wsp:rsid wsp:val=&quot;006D44E7&quot;/&gt;&lt;wsp:rsid wsp:val=&quot;006D459C&quot;/&gt;&lt;wsp:rsid wsp:val=&quot;006D495A&quot;/&gt;&lt;wsp:rsid wsp:val=&quot;006D5994&quot;/&gt;&lt;wsp:rsid wsp:val=&quot;006D5B9F&quot;/&gt;&lt;wsp:rsid wsp:val=&quot;006D75F4&quot;/&gt;&lt;wsp:rsid wsp:val=&quot;006D7B63&quot;/&gt;&lt;wsp:rsid wsp:val=&quot;006E02F5&quot;/&gt;&lt;wsp:rsid wsp:val=&quot;006E0B74&quot;/&gt;&lt;wsp:rsid wsp:val=&quot;006E185E&quot;/&gt;&lt;wsp:rsid wsp:val=&quot;006E19A1&quot;/&gt;&lt;wsp:rsid wsp:val=&quot;006E1BF5&quot;/&gt;&lt;wsp:rsid wsp:val=&quot;006E1CA3&quot;/&gt;&lt;wsp:rsid wsp:val=&quot;006E203A&quot;/&gt;&lt;wsp:rsid wsp:val=&quot;006E3833&quot;/&gt;&lt;wsp:rsid wsp:val=&quot;006E42E4&quot;/&gt;&lt;wsp:rsid wsp:val=&quot;006E5246&quot;/&gt;&lt;wsp:rsid wsp:val=&quot;006E5252&quot;/&gt;&lt;wsp:rsid wsp:val=&quot;006E76A1&quot;/&gt;&lt;wsp:rsid wsp:val=&quot;006E7916&quot;/&gt;&lt;wsp:rsid wsp:val=&quot;006F0286&quot;/&gt;&lt;wsp:rsid wsp:val=&quot;006F0C9F&quot;/&gt;&lt;wsp:rsid wsp:val=&quot;006F20FD&quot;/&gt;&lt;wsp:rsid wsp:val=&quot;006F4728&quot;/&gt;&lt;wsp:rsid wsp:val=&quot;006F6C2B&quot;/&gt;&lt;wsp:rsid wsp:val=&quot;006F6DCE&quot;/&gt;&lt;wsp:rsid wsp:val=&quot;006F772C&quot;/&gt;&lt;wsp:rsid wsp:val=&quot;006F7DC2&quot;/&gt;&lt;wsp:rsid wsp:val=&quot;00700212&quot;/&gt;&lt;wsp:rsid wsp:val=&quot;00700966&quot;/&gt;&lt;wsp:rsid wsp:val=&quot;00701136&quot;/&gt;&lt;wsp:rsid wsp:val=&quot;007011D7&quot;/&gt;&lt;wsp:rsid wsp:val=&quot;0070194D&quot;/&gt;&lt;wsp:rsid wsp:val=&quot;0070279B&quot;/&gt;&lt;wsp:rsid wsp:val=&quot;0070351A&quot;/&gt;&lt;wsp:rsid wsp:val=&quot;00706322&quot;/&gt;&lt;wsp:rsid wsp:val=&quot;00706F11&quot;/&gt;&lt;wsp:rsid wsp:val=&quot;007073D6&quot;/&gt;&lt;wsp:rsid wsp:val=&quot;00707827&quot;/&gt;&lt;wsp:rsid wsp:val=&quot;00710886&quot;/&gt;&lt;wsp:rsid wsp:val=&quot;007114CF&quot;/&gt;&lt;wsp:rsid wsp:val=&quot;007115BE&quot;/&gt;&lt;wsp:rsid wsp:val=&quot;00711CEA&quot;/&gt;&lt;wsp:rsid wsp:val=&quot;00712A1E&quot;/&gt;&lt;wsp:rsid wsp:val=&quot;00714398&quot;/&gt;&lt;wsp:rsid wsp:val=&quot;007165D5&quot;/&gt;&lt;wsp:rsid wsp:val=&quot;00716A3E&quot;/&gt;&lt;wsp:rsid wsp:val=&quot;00717798&quot;/&gt;&lt;wsp:rsid wsp:val=&quot;007200A1&quot;/&gt;&lt;wsp:rsid wsp:val=&quot;00720357&quot;/&gt;&lt;wsp:rsid wsp:val=&quot;007209E3&quot;/&gt;&lt;wsp:rsid wsp:val=&quot;007211DF&quot;/&gt;&lt;wsp:rsid wsp:val=&quot;00722978&quot;/&gt;&lt;wsp:rsid wsp:val=&quot;00723161&quot;/&gt;&lt;wsp:rsid wsp:val=&quot;00723B96&quot;/&gt;&lt;wsp:rsid wsp:val=&quot;00724DEF&quot;/&gt;&lt;wsp:rsid wsp:val=&quot;00724F81&quot;/&gt;&lt;wsp:rsid wsp:val=&quot;0072591D&quot;/&gt;&lt;wsp:rsid wsp:val=&quot;00725ED0&quot;/&gt;&lt;wsp:rsid wsp:val=&quot;00726298&quot;/&gt;&lt;wsp:rsid wsp:val=&quot;007273AE&quot;/&gt;&lt;wsp:rsid wsp:val=&quot;00727569&quot;/&gt;&lt;wsp:rsid wsp:val=&quot;00727A53&quot;/&gt;&lt;wsp:rsid wsp:val=&quot;007308B5&quot;/&gt;&lt;wsp:rsid wsp:val=&quot;00730E1F&quot;/&gt;&lt;wsp:rsid wsp:val=&quot;00730F60&quot;/&gt;&lt;wsp:rsid wsp:val=&quot;00731029&quot;/&gt;&lt;wsp:rsid wsp:val=&quot;0073117F&quot;/&gt;&lt;wsp:rsid wsp:val=&quot;007314ED&quot;/&gt;&lt;wsp:rsid wsp:val=&quot;00731DAF&quot;/&gt;&lt;wsp:rsid wsp:val=&quot;007325B7&quot;/&gt;&lt;wsp:rsid wsp:val=&quot;00733CF6&quot;/&gt;&lt;wsp:rsid wsp:val=&quot;007348BF&quot;/&gt;&lt;wsp:rsid wsp:val=&quot;00734E55&quot;/&gt;&lt;wsp:rsid wsp:val=&quot;00736288&quot;/&gt;&lt;wsp:rsid wsp:val=&quot;00736BE6&quot;/&gt;&lt;wsp:rsid wsp:val=&quot;00737981&quot;/&gt;&lt;wsp:rsid wsp:val=&quot;00740995&quot;/&gt;&lt;wsp:rsid wsp:val=&quot;007417D3&quot;/&gt;&lt;wsp:rsid wsp:val=&quot;007426D3&quot;/&gt;&lt;wsp:rsid wsp:val=&quot;00742E97&quot;/&gt;&lt;wsp:rsid wsp:val=&quot;00743FE0&quot;/&gt;&lt;wsp:rsid wsp:val=&quot;00744EE0&quot;/&gt;&lt;wsp:rsid wsp:val=&quot;007468C7&quot;/&gt;&lt;wsp:rsid wsp:val=&quot;00750EE3&quot;/&gt;&lt;wsp:rsid wsp:val=&quot;007510E7&quot;/&gt;&lt;wsp:rsid wsp:val=&quot;00751F3F&quot;/&gt;&lt;wsp:rsid wsp:val=&quot;00752FB6&quot;/&gt;&lt;wsp:rsid wsp:val=&quot;00753294&quot;/&gt;&lt;wsp:rsid wsp:val=&quot;00753549&quot;/&gt;&lt;wsp:rsid wsp:val=&quot;007536EF&quot;/&gt;&lt;wsp:rsid wsp:val=&quot;00753BCA&quot;/&gt;&lt;wsp:rsid wsp:val=&quot;00754245&quot;/&gt;&lt;wsp:rsid wsp:val=&quot;007563BD&quot;/&gt;&lt;wsp:rsid wsp:val=&quot;007566F2&quot;/&gt;&lt;wsp:rsid wsp:val=&quot;00756B77&quot;/&gt;&lt;wsp:rsid wsp:val=&quot;00756EB1&quot;/&gt;&lt;wsp:rsid wsp:val=&quot;0076091E&quot;/&gt;&lt;wsp:rsid wsp:val=&quot;00760E72&quot;/&gt;&lt;wsp:rsid wsp:val=&quot;0076141A&quot;/&gt;&lt;wsp:rsid wsp:val=&quot;00761662&quot;/&gt;&lt;wsp:rsid wsp:val=&quot;00762A9D&quot;/&gt;&lt;wsp:rsid wsp:val=&quot;00764669&quot;/&gt;&lt;wsp:rsid wsp:val=&quot;00765116&quot;/&gt;&lt;wsp:rsid wsp:val=&quot;007667AD&quot;/&gt;&lt;wsp:rsid wsp:val=&quot;00766F79&quot;/&gt;&lt;wsp:rsid wsp:val=&quot;0076706E&quot;/&gt;&lt;wsp:rsid wsp:val=&quot;007671CF&quot;/&gt;&lt;wsp:rsid wsp:val=&quot;007676C3&quot;/&gt;&lt;wsp:rsid wsp:val=&quot;00770BE8&quot;/&gt;&lt;wsp:rsid wsp:val=&quot;00770C24&quot;/&gt;&lt;wsp:rsid wsp:val=&quot;00770F15&quot;/&gt;&lt;wsp:rsid wsp:val=&quot;00771A9A&quot;/&gt;&lt;wsp:rsid wsp:val=&quot;00771E1F&quot;/&gt;&lt;wsp:rsid wsp:val=&quot;007723E7&quot;/&gt;&lt;wsp:rsid wsp:val=&quot;0077305C&quot;/&gt;&lt;wsp:rsid wsp:val=&quot;007735AB&quot;/&gt;&lt;wsp:rsid wsp:val=&quot;007738E3&quot;/&gt;&lt;wsp:rsid wsp:val=&quot;00773AC7&quot;/&gt;&lt;wsp:rsid wsp:val=&quot;007758C6&quot;/&gt;&lt;wsp:rsid wsp:val=&quot;007769AA&quot;/&gt;&lt;wsp:rsid wsp:val=&quot;0077EFFA&quot;/&gt;&lt;wsp:rsid wsp:val=&quot;007808D2&quot;/&gt;&lt;wsp:rsid wsp:val=&quot;00781408&quot;/&gt;&lt;wsp:rsid wsp:val=&quot;00781A6B&quot;/&gt;&lt;wsp:rsid wsp:val=&quot;00781D26&quot;/&gt;&lt;wsp:rsid wsp:val=&quot;00781D57&quot;/&gt;&lt;wsp:rsid wsp:val=&quot;0078338A&quot;/&gt;&lt;wsp:rsid wsp:val=&quot;00783494&quot;/&gt;&lt;wsp:rsid wsp:val=&quot;00784064&quot;/&gt;&lt;wsp:rsid wsp:val=&quot;007846CE&quot;/&gt;&lt;wsp:rsid wsp:val=&quot;00785423&quot;/&gt;&lt;wsp:rsid wsp:val=&quot;007871BA&quot;/&gt;&lt;wsp:rsid wsp:val=&quot;00791DBB&quot;/&gt;&lt;wsp:rsid wsp:val=&quot;00792DE8&quot;/&gt;&lt;wsp:rsid wsp:val=&quot;00793695&quot;/&gt;&lt;wsp:rsid wsp:val=&quot;00794D6A&quot;/&gt;&lt;wsp:rsid wsp:val=&quot;00795BE4&quot;/&gt;&lt;wsp:rsid wsp:val=&quot;00797371&quot;/&gt;&lt;wsp:rsid wsp:val=&quot;007974E5&quot;/&gt;&lt;wsp:rsid wsp:val=&quot;00797877&quot;/&gt;&lt;wsp:rsid wsp:val=&quot;00797F42&quot;/&gt;&lt;wsp:rsid wsp:val=&quot;007A0B86&quot;/&gt;&lt;wsp:rsid wsp:val=&quot;007A2CE9&quot;/&gt;&lt;wsp:rsid wsp:val=&quot;007A333C&quot;/&gt;&lt;wsp:rsid wsp:val=&quot;007A3587&quot;/&gt;&lt;wsp:rsid wsp:val=&quot;007A4A94&quot;/&gt;&lt;wsp:rsid wsp:val=&quot;007A4CDD&quot;/&gt;&lt;wsp:rsid wsp:val=&quot;007A53E9&quot;/&gt;&lt;wsp:rsid wsp:val=&quot;007A6F71&quot;/&gt;&lt;wsp:rsid wsp:val=&quot;007B00D6&quot;/&gt;&lt;wsp:rsid wsp:val=&quot;007B0610&quot;/&gt;&lt;wsp:rsid wsp:val=&quot;007B06DE&quot;/&gt;&lt;wsp:rsid wsp:val=&quot;007B112C&quot;/&gt;&lt;wsp:rsid wsp:val=&quot;007B192E&quot;/&gt;&lt;wsp:rsid wsp:val=&quot;007B1F6D&quot;/&gt;&lt;wsp:rsid wsp:val=&quot;007B232F&quot;/&gt;&lt;wsp:rsid wsp:val=&quot;007B3813&quot;/&gt;&lt;wsp:rsid wsp:val=&quot;007B5231&quot;/&gt;&lt;wsp:rsid wsp:val=&quot;007B5719&quot;/&gt;&lt;wsp:rsid wsp:val=&quot;007B6D0E&quot;/&gt;&lt;wsp:rsid wsp:val=&quot;007B6E11&quot;/&gt;&lt;wsp:rsid wsp:val=&quot;007B6EB6&quot;/&gt;&lt;wsp:rsid wsp:val=&quot;007C0A68&quot;/&gt;&lt;wsp:rsid wsp:val=&quot;007C0AA8&quot;/&gt;&lt;wsp:rsid wsp:val=&quot;007C27AA&quot;/&gt;&lt;wsp:rsid wsp:val=&quot;007C3461&quot;/&gt;&lt;wsp:rsid wsp:val=&quot;007C3F23&quot;/&gt;&lt;wsp:rsid wsp:val=&quot;007C441B&quot;/&gt;&lt;wsp:rsid wsp:val=&quot;007C4873&quot;/&gt;&lt;wsp:rsid wsp:val=&quot;007C773F&quot;/&gt;&lt;wsp:rsid wsp:val=&quot;007D027D&quot;/&gt;&lt;wsp:rsid wsp:val=&quot;007D13F7&quot;/&gt;&lt;wsp:rsid wsp:val=&quot;007D1815&quot;/&gt;&lt;wsp:rsid wsp:val=&quot;007D1BF8&quot;/&gt;&lt;wsp:rsid wsp:val=&quot;007D27DC&quot;/&gt;&lt;wsp:rsid wsp:val=&quot;007D2A66&quot;/&gt;&lt;wsp:rsid wsp:val=&quot;007D61BC&quot;/&gt;&lt;wsp:rsid wsp:val=&quot;007D6FC0&quot;/&gt;&lt;wsp:rsid wsp:val=&quot;007D7B25&quot;/&gt;&lt;wsp:rsid wsp:val=&quot;007DB92A&quot;/&gt;&lt;wsp:rsid wsp:val=&quot;007E1965&quot;/&gt;&lt;wsp:rsid wsp:val=&quot;007E1CA5&quot;/&gt;&lt;wsp:rsid wsp:val=&quot;007E2610&quot;/&gt;&lt;wsp:rsid wsp:val=&quot;007E2A78&quot;/&gt;&lt;wsp:rsid wsp:val=&quot;007E2FE5&quot;/&gt;&lt;wsp:rsid wsp:val=&quot;007E422B&quot;/&gt;&lt;wsp:rsid wsp:val=&quot;007E4891&quot;/&gt;&lt;wsp:rsid wsp:val=&quot;007E518D&quot;/&gt;&lt;wsp:rsid wsp:val=&quot;007E5BE4&quot;/&gt;&lt;wsp:rsid wsp:val=&quot;007E63B2&quot;/&gt;&lt;wsp:rsid wsp:val=&quot;007E6FD6&quot;/&gt;&lt;wsp:rsid wsp:val=&quot;007EA3E6&quot;/&gt;&lt;wsp:rsid wsp:val=&quot;007F01DE&quot;/&gt;&lt;wsp:rsid wsp:val=&quot;007F0B7A&quot;/&gt;&lt;wsp:rsid wsp:val=&quot;007F1D1C&quot;/&gt;&lt;wsp:rsid wsp:val=&quot;007F217C&quot;/&gt;&lt;wsp:rsid wsp:val=&quot;007F2C55&quot;/&gt;&lt;wsp:rsid wsp:val=&quot;007F39C5&quot;/&gt;&lt;wsp:rsid wsp:val=&quot;007F436D&quot;/&gt;&lt;wsp:rsid wsp:val=&quot;007F4794&quot;/&gt;&lt;wsp:rsid wsp:val=&quot;007F5ACF&quot;/&gt;&lt;wsp:rsid wsp:val=&quot;007F5E06&quot;/&gt;&lt;wsp:rsid wsp:val=&quot;007F5E19&quot;/&gt;&lt;wsp:rsid wsp:val=&quot;007F6D9D&quot;/&gt;&lt;wsp:rsid wsp:val=&quot;007F7FBB&quot;/&gt;&lt;wsp:rsid wsp:val=&quot;008030BF&quot;/&gt;&lt;wsp:rsid wsp:val=&quot;008032A3&quot;/&gt;&lt;wsp:rsid wsp:val=&quot;00803AAD&quot;/&gt;&lt;wsp:rsid wsp:val=&quot;00805223&quot;/&gt;&lt;wsp:rsid wsp:val=&quot;00805260&quot;/&gt;&lt;wsp:rsid wsp:val=&quot;00806C91&quot;/&gt;&lt;wsp:rsid wsp:val=&quot;008071B9&quot;/&gt;&lt;wsp:rsid wsp:val=&quot;008074A3&quot;/&gt;&lt;wsp:rsid wsp:val=&quot;00810A07&quot;/&gt;&lt;wsp:rsid wsp:val=&quot;00813528&quot;/&gt;&lt;wsp:rsid wsp:val=&quot;00813AD2&quot;/&gt;&lt;wsp:rsid wsp:val=&quot;00813E7E&quot;/&gt;&lt;wsp:rsid wsp:val=&quot;008148C4&quot;/&gt;&lt;wsp:rsid wsp:val=&quot;00814D6D&quot;/&gt;&lt;wsp:rsid wsp:val=&quot;00815F23&quot;/&gt;&lt;wsp:rsid wsp:val=&quot;0081721C&quot;/&gt;&lt;wsp:rsid wsp:val=&quot;00817DFB&quot;/&gt;&lt;wsp:rsid wsp:val=&quot;00820017&quot;/&gt;&lt;wsp:rsid wsp:val=&quot;008209CE&quot;/&gt;&lt;wsp:rsid wsp:val=&quot;008209E9&quot;/&gt;&lt;wsp:rsid wsp:val=&quot;00822BEA&quot;/&gt;&lt;wsp:rsid wsp:val=&quot;00824086&quot;/&gt;&lt;wsp:rsid wsp:val=&quot;008242EB&quot;/&gt;&lt;wsp:rsid wsp:val=&quot;00824321&quot;/&gt;&lt;wsp:rsid wsp:val=&quot;00824A4D&quot;/&gt;&lt;wsp:rsid wsp:val=&quot;00825371&quot;/&gt;&lt;wsp:rsid wsp:val=&quot;00826245&quot;/&gt;&lt;wsp:rsid wsp:val=&quot;0082631E&quot;/&gt;&lt;wsp:rsid wsp:val=&quot;00826449&quot;/&gt;&lt;wsp:rsid wsp:val=&quot;00826472&quot;/&gt;&lt;wsp:rsid wsp:val=&quot;00826C3F&quot;/&gt;&lt;wsp:rsid wsp:val=&quot;00826D49&quot;/&gt;&lt;wsp:rsid wsp:val=&quot;00827DC3&quot;/&gt;&lt;wsp:rsid wsp:val=&quot;00827EDA&quot;/&gt;&lt;wsp:rsid wsp:val=&quot;008302BC&quot;/&gt;&lt;wsp:rsid wsp:val=&quot;00831660&quot;/&gt;&lt;wsp:rsid wsp:val=&quot;008324FB&quot;/&gt;&lt;wsp:rsid wsp:val=&quot;00833144&quot;/&gt;&lt;wsp:rsid wsp:val=&quot;008342B7&quot;/&gt;&lt;wsp:rsid wsp:val=&quot;00835AF4&quot;/&gt;&lt;wsp:rsid wsp:val=&quot;00835D7F&quot;/&gt;&lt;wsp:rsid wsp:val=&quot;0084175D&quot;/&gt;&lt;wsp:rsid wsp:val=&quot;00841B26&quot;/&gt;&lt;wsp:rsid wsp:val=&quot;0084377A&quot;/&gt;&lt;wsp:rsid wsp:val=&quot;0084476D&quot;/&gt;&lt;wsp:rsid wsp:val=&quot;0084583E&quot;/&gt;&lt;wsp:rsid wsp:val=&quot;00845A90&quot;/&gt;&lt;wsp:rsid wsp:val=&quot;00851310&quot;/&gt;&lt;wsp:rsid wsp:val=&quot;00851B2B&quot;/&gt;&lt;wsp:rsid wsp:val=&quot;00852919&quot;/&gt;&lt;wsp:rsid wsp:val=&quot;00852D09&quot;/&gt;&lt;wsp:rsid wsp:val=&quot;00853F4F&quot;/&gt;&lt;wsp:rsid wsp:val=&quot;00855A27&quot;/&gt;&lt;wsp:rsid wsp:val=&quot;00856801&quot;/&gt;&lt;wsp:rsid wsp:val=&quot;008571DA&quot;/&gt;&lt;wsp:rsid wsp:val=&quot;00860E5C&quot;/&gt;&lt;wsp:rsid wsp:val=&quot;00860F89&quot;/&gt;&lt;wsp:rsid wsp:val=&quot;0086133C&quot;/&gt;&lt;wsp:rsid wsp:val=&quot;00862E48&quot;/&gt;&lt;wsp:rsid wsp:val=&quot;00863A7A&quot;/&gt;&lt;wsp:rsid wsp:val=&quot;00863C7A&quot;/&gt;&lt;wsp:rsid wsp:val=&quot;00864424&quot;/&gt;&lt;wsp:rsid wsp:val=&quot;00864890&quot;/&gt;&lt;wsp:rsid wsp:val=&quot;0086698E&quot;/&gt;&lt;wsp:rsid wsp:val=&quot;0087043F&quot;/&gt;&lt;wsp:rsid wsp:val=&quot;00871B73&quot;/&gt;&lt;wsp:rsid wsp:val=&quot;00872BE1&quot;/&gt;&lt;wsp:rsid wsp:val=&quot;00873506&quot;/&gt;&lt;wsp:rsid wsp:val=&quot;00873926&quot;/&gt;&lt;wsp:rsid wsp:val=&quot;0087428F&quot;/&gt;&lt;wsp:rsid wsp:val=&quot;008746D8&quot;/&gt;&lt;wsp:rsid wsp:val=&quot;008747DF&quot;/&gt;&lt;wsp:rsid wsp:val=&quot;00874F4C&quot;/&gt;&lt;wsp:rsid wsp:val=&quot;00877004&quot;/&gt;&lt;wsp:rsid wsp:val=&quot;008771D6&quot;/&gt;&lt;wsp:rsid wsp:val=&quot;008773F7&quot;/&gt;&lt;wsp:rsid wsp:val=&quot;00880223&quot;/&gt;&lt;wsp:rsid wsp:val=&quot;00881BA2&quot;/&gt;&lt;wsp:rsid wsp:val=&quot;00881D27&quot;/&gt;&lt;wsp:rsid wsp:val=&quot;0088254E&quot;/&gt;&lt;wsp:rsid wsp:val=&quot;008834E3&quot;/&gt;&lt;wsp:rsid wsp:val=&quot;00885240&quot;/&gt;&lt;wsp:rsid wsp:val=&quot;00885341&quot;/&gt;&lt;wsp:rsid wsp:val=&quot;00885F99&quot;/&gt;&lt;wsp:rsid wsp:val=&quot;008862EF&quot;/&gt;&lt;wsp:rsid wsp:val=&quot;00886576&quot;/&gt;&lt;wsp:rsid wsp:val=&quot;00886849&quot;/&gt;&lt;wsp:rsid wsp:val=&quot;0088726C&quot;/&gt;&lt;wsp:rsid wsp:val=&quot;008874F2&quot;/&gt;&lt;wsp:rsid wsp:val=&quot;00887935&quot;/&gt;&lt;wsp:rsid wsp:val=&quot;00887B65&quot;/&gt;&lt;wsp:rsid wsp:val=&quot;00890FBE&quot;/&gt;&lt;wsp:rsid wsp:val=&quot;00891454&quot;/&gt;&lt;wsp:rsid wsp:val=&quot;00891D8F&quot;/&gt;&lt;wsp:rsid wsp:val=&quot;00893751&quot;/&gt;&lt;wsp:rsid wsp:val=&quot;0089502C&quot;/&gt;&lt;wsp:rsid wsp:val=&quot;008957D5&quot;/&gt;&lt;wsp:rsid wsp:val=&quot;00895A2C&quot;/&gt;&lt;wsp:rsid wsp:val=&quot;00895D29&quot;/&gt;&lt;wsp:rsid wsp:val=&quot;00895E33&quot;/&gt;&lt;wsp:rsid wsp:val=&quot;0089675D&quot;/&gt;&lt;wsp:rsid wsp:val=&quot;0089691B&quot;/&gt;&lt;wsp:rsid wsp:val=&quot;00896BA4&quot;/&gt;&lt;wsp:rsid wsp:val=&quot;00896FA1&quot;/&gt;&lt;wsp:rsid wsp:val=&quot;008A0BCA&quot;/&gt;&lt;wsp:rsid wsp:val=&quot;008A1237&quot;/&gt;&lt;wsp:rsid wsp:val=&quot;008A266F&quot;/&gt;&lt;wsp:rsid wsp:val=&quot;008A2835&quot;/&gt;&lt;wsp:rsid wsp:val=&quot;008A29AC&quot;/&gt;&lt;wsp:rsid wsp:val=&quot;008A29CC&quot;/&gt;&lt;wsp:rsid wsp:val=&quot;008A3965&quot;/&gt;&lt;wsp:rsid wsp:val=&quot;008A435F&quot;/&gt;&lt;wsp:rsid wsp:val=&quot;008A455D&quot;/&gt;&lt;wsp:rsid wsp:val=&quot;008A4788&quot;/&gt;&lt;wsp:rsid wsp:val=&quot;008A484F&quot;/&gt;&lt;wsp:rsid wsp:val=&quot;008A4F3E&quot;/&gt;&lt;wsp:rsid wsp:val=&quot;008A6FAF&quot;/&gt;&lt;wsp:rsid wsp:val=&quot;008A7024&quot;/&gt;&lt;wsp:rsid wsp:val=&quot;008A7872&quot;/&gt;&lt;wsp:rsid wsp:val=&quot;008A7922&quot;/&gt;&lt;wsp:rsid wsp:val=&quot;008B3F67&quot;/&gt;&lt;wsp:rsid wsp:val=&quot;008B4B04&quot;/&gt;&lt;wsp:rsid wsp:val=&quot;008B5ADB&quot;/&gt;&lt;wsp:rsid wsp:val=&quot;008B5EF4&quot;/&gt;&lt;wsp:rsid wsp:val=&quot;008C0E58&quot;/&gt;&lt;wsp:rsid wsp:val=&quot;008C28A4&quot;/&gt;&lt;wsp:rsid wsp:val=&quot;008C2FA6&quot;/&gt;&lt;wsp:rsid wsp:val=&quot;008C3F80&quot;/&gt;&lt;wsp:rsid wsp:val=&quot;008C4586&quot;/&gt;&lt;wsp:rsid wsp:val=&quot;008C47BD&quot;/&gt;&lt;wsp:rsid wsp:val=&quot;008C6536&quot;/&gt;&lt;wsp:rsid wsp:val=&quot;008C6B12&quot;/&gt;&lt;wsp:rsid wsp:val=&quot;008C7656&quot;/&gt;&lt;wsp:rsid wsp:val=&quot;008D04B1&quot;/&gt;&lt;wsp:rsid wsp:val=&quot;008D2C14&quot;/&gt;&lt;wsp:rsid wsp:val=&quot;008D3C76&quot;/&gt;&lt;wsp:rsid wsp:val=&quot;008D48C1&quot;/&gt;&lt;wsp:rsid wsp:val=&quot;008D49C5&quot;/&gt;&lt;wsp:rsid wsp:val=&quot;008D559E&quot;/&gt;&lt;wsp:rsid wsp:val=&quot;008D609D&quot;/&gt;&lt;wsp:rsid wsp:val=&quot;008D6627&quot;/&gt;&lt;wsp:rsid wsp:val=&quot;008D67F4&quot;/&gt;&lt;wsp:rsid wsp:val=&quot;008E1161&quot;/&gt;&lt;wsp:rsid wsp:val=&quot;008E1F20&quot;/&gt;&lt;wsp:rsid wsp:val=&quot;008E1FE2&quot;/&gt;&lt;wsp:rsid wsp:val=&quot;008E2E15&quot;/&gt;&lt;wsp:rsid wsp:val=&quot;008E3058&quot;/&gt;&lt;wsp:rsid wsp:val=&quot;008E3990&quot;/&gt;&lt;wsp:rsid wsp:val=&quot;008E652D&quot;/&gt;&lt;wsp:rsid wsp:val=&quot;008E76D7&quot;/&gt;&lt;wsp:rsid wsp:val=&quot;008F03DF&quot;/&gt;&lt;wsp:rsid wsp:val=&quot;008F0AC8&quot;/&gt;&lt;wsp:rsid wsp:val=&quot;008F1065&quot;/&gt;&lt;wsp:rsid wsp:val=&quot;008F132E&quot;/&gt;&lt;wsp:rsid wsp:val=&quot;008F13B5&quot;/&gt;&lt;wsp:rsid wsp:val=&quot;008F2C19&quot;/&gt;&lt;wsp:rsid wsp:val=&quot;008F3BBA&quot;/&gt;&lt;wsp:rsid wsp:val=&quot;008F4E6C&quot;/&gt;&lt;wsp:rsid wsp:val=&quot;008F5BDB&quot;/&gt;&lt;wsp:rsid wsp:val=&quot;008F6377&quot;/&gt;&lt;wsp:rsid wsp:val=&quot;008F676A&quot;/&gt;&lt;wsp:rsid wsp:val=&quot;008F6AB1&quot;/&gt;&lt;wsp:rsid wsp:val=&quot;008F6DFC&quot;/&gt;&lt;wsp:rsid wsp:val=&quot;008F71B5&quot;/&gt;&lt;wsp:rsid wsp:val=&quot;00900A13&quot;/&gt;&lt;wsp:rsid wsp:val=&quot;00905051&quot;/&gt;&lt;wsp:rsid wsp:val=&quot;00905C82&quot;/&gt;&lt;wsp:rsid wsp:val=&quot;00905D81&quot;/&gt;&lt;wsp:rsid wsp:val=&quot;009065BE&quot;/&gt;&lt;wsp:rsid wsp:val=&quot;00910177&quot;/&gt;&lt;wsp:rsid wsp:val=&quot;0091040C&quot;/&gt;&lt;wsp:rsid wsp:val=&quot;009109B4&quot;/&gt;&lt;wsp:rsid wsp:val=&quot;00910C25&quot;/&gt;&lt;wsp:rsid wsp:val=&quot;009115FF&quot;/&gt;&lt;wsp:rsid wsp:val=&quot;00911AB1&quot;/&gt;&lt;wsp:rsid wsp:val=&quot;00911AEB&quot;/&gt;&lt;wsp:rsid wsp:val=&quot;00911EE9&quot;/&gt;&lt;wsp:rsid wsp:val=&quot;00912286&quot;/&gt;&lt;wsp:rsid wsp:val=&quot;00915A5F&quot;/&gt;&lt;wsp:rsid wsp:val=&quot;00915B26&quot;/&gt;&lt;wsp:rsid wsp:val=&quot;00915DE4&quot;/&gt;&lt;wsp:rsid wsp:val=&quot;00916B41&quot;/&gt;&lt;wsp:rsid wsp:val=&quot;00916D36&quot;/&gt;&lt;wsp:rsid wsp:val=&quot;00916DF6&quot;/&gt;&lt;wsp:rsid wsp:val=&quot;009171BC&quot;/&gt;&lt;wsp:rsid wsp:val=&quot;00917E89&quot;/&gt;&lt;wsp:rsid wsp:val=&quot;00920AB2&quot;/&gt;&lt;wsp:rsid wsp:val=&quot;00920E05&quot;/&gt;&lt;wsp:rsid wsp:val=&quot;0092101F&quot;/&gt;&lt;wsp:rsid wsp:val=&quot;0092120B&quot;/&gt;&lt;wsp:rsid wsp:val=&quot;009215B7&quot;/&gt;&lt;wsp:rsid wsp:val=&quot;0092186B&quot;/&gt;&lt;wsp:rsid wsp:val=&quot;009226F7&quot;/&gt;&lt;wsp:rsid wsp:val=&quot;00924E43&quot;/&gt;&lt;wsp:rsid wsp:val=&quot;009253FF&quot;/&gt;&lt;wsp:rsid wsp:val=&quot;0092604F&quot;/&gt;&lt;wsp:rsid wsp:val=&quot;00926E9B&quot;/&gt;&lt;wsp:rsid wsp:val=&quot;00927B9B&quot;/&gt;&lt;wsp:rsid wsp:val=&quot;00930095&quot;/&gt;&lt;wsp:rsid wsp:val=&quot;00930F78&quot;/&gt;&lt;wsp:rsid wsp:val=&quot;00931AB2&quot;/&gt;&lt;wsp:rsid wsp:val=&quot;009323DE&quot;/&gt;&lt;wsp:rsid wsp:val=&quot;00933374&quot;/&gt;&lt;wsp:rsid wsp:val=&quot;00933A19&quot;/&gt;&lt;wsp:rsid wsp:val=&quot;00935F38&quot;/&gt;&lt;wsp:rsid wsp:val=&quot;00936A5D&quot;/&gt;&lt;wsp:rsid wsp:val=&quot;00936D43&quot;/&gt;&lt;wsp:rsid wsp:val=&quot;0093774E&quot;/&gt;&lt;wsp:rsid wsp:val=&quot;0094296F&quot;/&gt;&lt;wsp:rsid wsp:val=&quot;009429EE&quot;/&gt;&lt;wsp:rsid wsp:val=&quot;00942D1A&quot;/&gt;&lt;wsp:rsid wsp:val=&quot;00944473&quot;/&gt;&lt;wsp:rsid wsp:val=&quot;00944C73&quot;/&gt;&lt;wsp:rsid wsp:val=&quot;0094663C&quot;/&gt;&lt;wsp:rsid wsp:val=&quot;00946DF6&quot;/&gt;&lt;wsp:rsid wsp:val=&quot;0094728E&quot;/&gt;&lt;wsp:rsid wsp:val=&quot;0095085F&quot;/&gt;&lt;wsp:rsid wsp:val=&quot;009512E1&quot;/&gt;&lt;wsp:rsid wsp:val=&quot;00951F3B&quot;/&gt;&lt;wsp:rsid wsp:val=&quot;00952A71&quot;/&gt;&lt;wsp:rsid wsp:val=&quot;0095313C&quot;/&gt;&lt;wsp:rsid wsp:val=&quot;009539C1&quot;/&gt;&lt;wsp:rsid wsp:val=&quot;00953E2B&quot;/&gt;&lt;wsp:rsid wsp:val=&quot;00955656&quot;/&gt;&lt;wsp:rsid wsp:val=&quot;009558A2&quot;/&gt;&lt;wsp:rsid wsp:val=&quot;00955CFE&quot;/&gt;&lt;wsp:rsid wsp:val=&quot;009569F7&quot;/&gt;&lt;wsp:rsid wsp:val=&quot;009573C3&quot;/&gt;&lt;wsp:rsid wsp:val=&quot;0095787C&quot;/&gt;&lt;wsp:rsid wsp:val=&quot;00961141&quot;/&gt;&lt;wsp:rsid wsp:val=&quot;009623DD&quot;/&gt;&lt;wsp:rsid wsp:val=&quot;009636E0&quot;/&gt;&lt;wsp:rsid wsp:val=&quot;00964CE9&quot;/&gt;&lt;wsp:rsid wsp:val=&quot;00965F22&quot;/&gt;&lt;wsp:rsid wsp:val=&quot;00967C00&quot;/&gt;&lt;wsp:rsid wsp:val=&quot;0097022C&quot;/&gt;&lt;wsp:rsid wsp:val=&quot;00970742&quot;/&gt;&lt;wsp:rsid wsp:val=&quot;00970F6B&quot;/&gt;&lt;wsp:rsid wsp:val=&quot;00971A6D&quot;/&gt;&lt;wsp:rsid wsp:val=&quot;009722C3&quot;/&gt;&lt;wsp:rsid wsp:val=&quot;0097297F&quot;/&gt;&lt;wsp:rsid wsp:val=&quot;00973ED3&quot;/&gt;&lt;wsp:rsid wsp:val=&quot;00974AF2&quot;/&gt;&lt;wsp:rsid wsp:val=&quot;009764FA&quot;/&gt;&lt;wsp:rsid wsp:val=&quot;0097662D&quot;/&gt;&lt;wsp:rsid wsp:val=&quot;009766CF&quot;/&gt;&lt;wsp:rsid wsp:val=&quot;009770D3&quot;/&gt;&lt;wsp:rsid wsp:val=&quot;00977ACF&quot;/&gt;&lt;wsp:rsid wsp:val=&quot;00977C94&quot;/&gt;&lt;wsp:rsid wsp:val=&quot;009804D4&quot;/&gt;&lt;wsp:rsid wsp:val=&quot;009808BB&quot;/&gt;&lt;wsp:rsid wsp:val=&quot;00982E1C&quot;/&gt;&lt;wsp:rsid wsp:val=&quot;00983A90&quot;/&gt;&lt;wsp:rsid wsp:val=&quot;00986A78&quot;/&gt;&lt;wsp:rsid wsp:val=&quot;00986C4B&quot;/&gt;&lt;wsp:rsid wsp:val=&quot;00986DA9&quot;/&gt;&lt;wsp:rsid wsp:val=&quot;0098CD6C&quot;/&gt;&lt;wsp:rsid wsp:val=&quot;00991A08&quot;/&gt;&lt;wsp:rsid wsp:val=&quot;0099203C&quot;/&gt;&lt;wsp:rsid wsp:val=&quot;00993190&quot;/&gt;&lt;wsp:rsid wsp:val=&quot;00994533&quot;/&gt;&lt;wsp:rsid wsp:val=&quot;00994FE2&quot;/&gt;&lt;wsp:rsid wsp:val=&quot;00995FD0&quot;/&gt;&lt;wsp:rsid wsp:val=&quot;00996BDA&quot;/&gt;&lt;wsp:rsid wsp:val=&quot;009972DA&quot;/&gt;&lt;wsp:rsid wsp:val=&quot;009A1D5E&quot;/&gt;&lt;wsp:rsid wsp:val=&quot;009A1EED&quot;/&gt;&lt;wsp:rsid wsp:val=&quot;009A2BD3&quot;/&gt;&lt;wsp:rsid wsp:val=&quot;009A2DDC&quot;/&gt;&lt;wsp:rsid wsp:val=&quot;009A308D&quot;/&gt;&lt;wsp:rsid wsp:val=&quot;009A5653&quot;/&gt;&lt;wsp:rsid wsp:val=&quot;009A5FDF&quot;/&gt;&lt;wsp:rsid wsp:val=&quot;009A6142&quot;/&gt;&lt;wsp:rsid wsp:val=&quot;009A725E&quot;/&gt;&lt;wsp:rsid wsp:val=&quot;009A7884&quot;/&gt;&lt;wsp:rsid wsp:val=&quot;009B0853&quot;/&gt;&lt;wsp:rsid wsp:val=&quot;009B0E09&quot;/&gt;&lt;wsp:rsid wsp:val=&quot;009B10C6&quot;/&gt;&lt;wsp:rsid wsp:val=&quot;009B3A40&quot;/&gt;&lt;wsp:rsid wsp:val=&quot;009B3CB6&quot;/&gt;&lt;wsp:rsid wsp:val=&quot;009B4054&quot;/&gt;&lt;wsp:rsid wsp:val=&quot;009B4164&quot;/&gt;&lt;wsp:rsid wsp:val=&quot;009B4884&quot;/&gt;&lt;wsp:rsid wsp:val=&quot;009B5F4E&quot;/&gt;&lt;wsp:rsid wsp:val=&quot;009B69F5&quot;/&gt;&lt;wsp:rsid wsp:val=&quot;009B6F26&quot;/&gt;&lt;wsp:rsid wsp:val=&quot;009B7963&quot;/&gt;&lt;wsp:rsid wsp:val=&quot;009C0930&quot;/&gt;&lt;wsp:rsid wsp:val=&quot;009C13FA&quot;/&gt;&lt;wsp:rsid wsp:val=&quot;009C31F3&quot;/&gt;&lt;wsp:rsid wsp:val=&quot;009C4813&quot;/&gt;&lt;wsp:rsid wsp:val=&quot;009C51AC&quot;/&gt;&lt;wsp:rsid wsp:val=&quot;009C5F1D&quot;/&gt;&lt;wsp:rsid wsp:val=&quot;009C5F41&quot;/&gt;&lt;wsp:rsid wsp:val=&quot;009C648B&quot;/&gt;&lt;wsp:rsid wsp:val=&quot;009C655D&quot;/&gt;&lt;wsp:rsid wsp:val=&quot;009C6A7A&quot;/&gt;&lt;wsp:rsid wsp:val=&quot;009C7616&quot;/&gt;&lt;wsp:rsid wsp:val=&quot;009C7C03&quot;/&gt;&lt;wsp:rsid wsp:val=&quot;009D01EB&quot;/&gt;&lt;wsp:rsid wsp:val=&quot;009D0C84&quot;/&gt;&lt;wsp:rsid wsp:val=&quot;009D2607&quot;/&gt;&lt;wsp:rsid wsp:val=&quot;009D304B&quot;/&gt;&lt;wsp:rsid wsp:val=&quot;009D4560&quot;/&gt;&lt;wsp:rsid wsp:val=&quot;009D4C81&quot;/&gt;&lt;wsp:rsid wsp:val=&quot;009D4C97&quot;/&gt;&lt;wsp:rsid wsp:val=&quot;009D4F40&quot;/&gt;&lt;wsp:rsid wsp:val=&quot;009D5ABB&quot;/&gt;&lt;wsp:rsid wsp:val=&quot;009D5AD3&quot;/&gt;&lt;wsp:rsid wsp:val=&quot;009D62D2&quot;/&gt;&lt;wsp:rsid wsp:val=&quot;009D69A4&quot;/&gt;&lt;wsp:rsid wsp:val=&quot;009E1007&quot;/&gt;&lt;wsp:rsid wsp:val=&quot;009E1D7A&quot;/&gt;&lt;wsp:rsid wsp:val=&quot;009E2547&quot;/&gt;&lt;wsp:rsid wsp:val=&quot;009E2C14&quot;/&gt;&lt;wsp:rsid wsp:val=&quot;009E3937&quot;/&gt;&lt;wsp:rsid wsp:val=&quot;009E4302&quot;/&gt;&lt;wsp:rsid wsp:val=&quot;009E47AF&quot;/&gt;&lt;wsp:rsid wsp:val=&quot;009E59D4&quot;/&gt;&lt;wsp:rsid wsp:val=&quot;009E7F67&quot;/&gt;&lt;wsp:rsid wsp:val=&quot;009F0E4A&quot;/&gt;&lt;wsp:rsid wsp:val=&quot;009F0EBC&quot;/&gt;&lt;wsp:rsid wsp:val=&quot;009F2570&quot;/&gt;&lt;wsp:rsid wsp:val=&quot;009F4FA9&quot;/&gt;&lt;wsp:rsid wsp:val=&quot;009F5366&quot;/&gt;&lt;wsp:rsid wsp:val=&quot;00A00BA3&quot;/&gt;&lt;wsp:rsid wsp:val=&quot;00A00F3E&quot;/&gt;&lt;wsp:rsid wsp:val=&quot;00A0146C&quot;/&gt;&lt;wsp:rsid wsp:val=&quot;00A019FC&quot;/&gt;&lt;wsp:rsid wsp:val=&quot;00A01A88&quot;/&gt;&lt;wsp:rsid wsp:val=&quot;00A039BF&quot;/&gt;&lt;wsp:rsid wsp:val=&quot;00A03E2D&quot;/&gt;&lt;wsp:rsid wsp:val=&quot;00A0419F&quot;/&gt;&lt;wsp:rsid wsp:val=&quot;00A04952&quot;/&gt;&lt;wsp:rsid wsp:val=&quot;00A04CC2&quot;/&gt;&lt;wsp:rsid wsp:val=&quot;00A05CB7&quot;/&gt;&lt;wsp:rsid wsp:val=&quot;00A07038&quot;/&gt;&lt;wsp:rsid wsp:val=&quot;00A0796B&quot;/&gt;&lt;wsp:rsid wsp:val=&quot;00A10DBC&quot;/&gt;&lt;wsp:rsid wsp:val=&quot;00A119AD&quot;/&gt;&lt;wsp:rsid wsp:val=&quot;00A11CD3&quot;/&gt;&lt;wsp:rsid wsp:val=&quot;00A121CB&quot;/&gt;&lt;wsp:rsid wsp:val=&quot;00A12C9E&quot;/&gt;&lt;wsp:rsid wsp:val=&quot;00A12CB7&quot;/&gt;&lt;wsp:rsid wsp:val=&quot;00A13094&quot;/&gt;&lt;wsp:rsid wsp:val=&quot;00A136BC&quot;/&gt;&lt;wsp:rsid wsp:val=&quot;00A138EC&quot;/&gt;&lt;wsp:rsid wsp:val=&quot;00A145A0&quot;/&gt;&lt;wsp:rsid wsp:val=&quot;00A1461E&quot;/&gt;&lt;wsp:rsid wsp:val=&quot;00A146FE&quot;/&gt;&lt;wsp:rsid wsp:val=&quot;00A15869&quot;/&gt;&lt;wsp:rsid wsp:val=&quot;00A16364&quot;/&gt;&lt;wsp:rsid wsp:val=&quot;00A20618&quot;/&gt;&lt;wsp:rsid wsp:val=&quot;00A21FC8&quot;/&gt;&lt;wsp:rsid wsp:val=&quot;00A23E48&quot;/&gt;&lt;wsp:rsid wsp:val=&quot;00A246B5&quot;/&gt;&lt;wsp:rsid wsp:val=&quot;00A24D56&quot;/&gt;&lt;wsp:rsid wsp:val=&quot;00A2587B&quot;/&gt;&lt;wsp:rsid wsp:val=&quot;00A30A20&quot;/&gt;&lt;wsp:rsid wsp:val=&quot;00A3185B&quot;/&gt;&lt;wsp:rsid wsp:val=&quot;00A319D9&quot;/&gt;&lt;wsp:rsid wsp:val=&quot;00A3266E&quot;/&gt;&lt;wsp:rsid wsp:val=&quot;00A32923&quot;/&gt;&lt;wsp:rsid wsp:val=&quot;00A33CD2&quot;/&gt;&lt;wsp:rsid wsp:val=&quot;00A3556F&quot;/&gt;&lt;wsp:rsid wsp:val=&quot;00A3576B&quot;/&gt;&lt;wsp:rsid wsp:val=&quot;00A40239&quot;/&gt;&lt;wsp:rsid wsp:val=&quot;00A411F4&quot;/&gt;&lt;wsp:rsid wsp:val=&quot;00A413A0&quot;/&gt;&lt;wsp:rsid wsp:val=&quot;00A4158F&quot;/&gt;&lt;wsp:rsid wsp:val=&quot;00A429D5&quot;/&gt;&lt;wsp:rsid wsp:val=&quot;00A431E3&quot;/&gt;&lt;wsp:rsid wsp:val=&quot;00A431F0&quot;/&gt;&lt;wsp:rsid wsp:val=&quot;00A44D9A&quot;/&gt;&lt;wsp:rsid wsp:val=&quot;00A44FBB&quot;/&gt;&lt;wsp:rsid wsp:val=&quot;00A4688E&quot;/&gt;&lt;wsp:rsid wsp:val=&quot;00A468E5&quot;/&gt;&lt;wsp:rsid wsp:val=&quot;00A46941&quot;/&gt;&lt;wsp:rsid wsp:val=&quot;00A46BD9&quot;/&gt;&lt;wsp:rsid wsp:val=&quot;00A47179&quot;/&gt;&lt;wsp:rsid wsp:val=&quot;00A5379F&quot;/&gt;&lt;wsp:rsid wsp:val=&quot;00A54161&quot;/&gt;&lt;wsp:rsid wsp:val=&quot;00A54F82&quot;/&gt;&lt;wsp:rsid wsp:val=&quot;00A567ED&quot;/&gt;&lt;wsp:rsid wsp:val=&quot;00A571F1&quot;/&gt;&lt;wsp:rsid wsp:val=&quot;00A610D2&quot;/&gt;&lt;wsp:rsid wsp:val=&quot;00A61A24&quot;/&gt;&lt;wsp:rsid wsp:val=&quot;00A622A7&quot;/&gt;&lt;wsp:rsid wsp:val=&quot;00A62591&quot;/&gt;&lt;wsp:rsid wsp:val=&quot;00A62E8C&quot;/&gt;&lt;wsp:rsid wsp:val=&quot;00A632DA&quot;/&gt;&lt;wsp:rsid wsp:val=&quot;00A63CAE&quot;/&gt;&lt;wsp:rsid wsp:val=&quot;00A66E8A&quot;/&gt;&lt;wsp:rsid wsp:val=&quot;00A67706&quot;/&gt;&lt;wsp:rsid wsp:val=&quot;00A7013A&quot;/&gt;&lt;wsp:rsid wsp:val=&quot;00A711B5&quot;/&gt;&lt;wsp:rsid wsp:val=&quot;00A71317&quot;/&gt;&lt;wsp:rsid wsp:val=&quot;00A7182B&quot;/&gt;&lt;wsp:rsid wsp:val=&quot;00A71A6B&quot;/&gt;&lt;wsp:rsid wsp:val=&quot;00A71AA8&quot;/&gt;&lt;wsp:rsid wsp:val=&quot;00A73495&quot;/&gt;&lt;wsp:rsid wsp:val=&quot;00A75017&quot;/&gt;&lt;wsp:rsid wsp:val=&quot;00A7606F&quot;/&gt;&lt;wsp:rsid wsp:val=&quot;00A760A0&quot;/&gt;&lt;wsp:rsid wsp:val=&quot;00A7638E&quot;/&gt;&lt;wsp:rsid wsp:val=&quot;00A77329&quot;/&gt;&lt;wsp:rsid wsp:val=&quot;00A777E4&quot;/&gt;&lt;wsp:rsid wsp:val=&quot;00A77D65&quot;/&gt;&lt;wsp:rsid wsp:val=&quot;00A77DA3&quot;/&gt;&lt;wsp:rsid wsp:val=&quot;00A80A53&quot;/&gt;&lt;wsp:rsid wsp:val=&quot;00A81565&quot;/&gt;&lt;wsp:rsid wsp:val=&quot;00A816C7&quot;/&gt;&lt;wsp:rsid wsp:val=&quot;00A8197E&quot;/&gt;&lt;wsp:rsid wsp:val=&quot;00A81B17&quot;/&gt;&lt;wsp:rsid wsp:val=&quot;00A82DCF&quot;/&gt;&lt;wsp:rsid wsp:val=&quot;00A8351F&quot;/&gt;&lt;wsp:rsid wsp:val=&quot;00A83A3F&quot;/&gt;&lt;wsp:rsid wsp:val=&quot;00A83DC7&quot;/&gt;&lt;wsp:rsid wsp:val=&quot;00A85B9D&quot;/&gt;&lt;wsp:rsid wsp:val=&quot;00A86B29&quot;/&gt;&lt;wsp:rsid wsp:val=&quot;00A86BEE&quot;/&gt;&lt;wsp:rsid wsp:val=&quot;00A86CFD&quot;/&gt;&lt;wsp:rsid wsp:val=&quot;00A90952&quot;/&gt;&lt;wsp:rsid wsp:val=&quot;00A9127B&quot;/&gt;&lt;wsp:rsid wsp:val=&quot;00A935A9&quot;/&gt;&lt;wsp:rsid wsp:val=&quot;00A93728&quot;/&gt;&lt;wsp:rsid wsp:val=&quot;00A94424&quot;/&gt;&lt;wsp:rsid wsp:val=&quot;00A95C4D&quot;/&gt;&lt;wsp:rsid wsp:val=&quot;00AA0755&quot;/&gt;&lt;wsp:rsid wsp:val=&quot;00AA321E&quot;/&gt;&lt;wsp:rsid wsp:val=&quot;00AA459E&quot;/&gt;&lt;wsp:rsid wsp:val=&quot;00AA4858&quot;/&gt;&lt;wsp:rsid wsp:val=&quot;00AA53AD&quot;/&gt;&lt;wsp:rsid wsp:val=&quot;00AA5A54&quot;/&gt;&lt;wsp:rsid wsp:val=&quot;00AA5ABE&quot;/&gt;&lt;wsp:rsid wsp:val=&quot;00AA5AC0&quot;/&gt;&lt;wsp:rsid wsp:val=&quot;00AA7FDD&quot;/&gt;&lt;wsp:rsid wsp:val=&quot;00AAC1E1&quot;/&gt;&lt;wsp:rsid wsp:val=&quot;00AB02B8&quot;/&gt;&lt;wsp:rsid wsp:val=&quot;00AB0A6D&quot;/&gt;&lt;wsp:rsid wsp:val=&quot;00AB13F3&quot;/&gt;&lt;wsp:rsid wsp:val=&quot;00AB4353&quot;/&gt;&lt;wsp:rsid wsp:val=&quot;00AB46CE&quot;/&gt;&lt;wsp:rsid wsp:val=&quot;00AB46E4&quot;/&gt;&lt;wsp:rsid wsp:val=&quot;00AB516D&quot;/&gt;&lt;wsp:rsid wsp:val=&quot;00AB5A88&quot;/&gt;&lt;wsp:rsid wsp:val=&quot;00AB5AD5&quot;/&gt;&lt;wsp:rsid wsp:val=&quot;00AB62C0&quot;/&gt;&lt;wsp:rsid wsp:val=&quot;00AB6FA2&quot;/&gt;&lt;wsp:rsid wsp:val=&quot;00AC06D5&quot;/&gt;&lt;wsp:rsid wsp:val=&quot;00AC08D3&quot;/&gt;&lt;wsp:rsid wsp:val=&quot;00AC0AA2&quot;/&gt;&lt;wsp:rsid wsp:val=&quot;00AC155A&quot;/&gt;&lt;wsp:rsid wsp:val=&quot;00AC2589&quot;/&gt;&lt;wsp:rsid wsp:val=&quot;00AC29CD&quot;/&gt;&lt;wsp:rsid wsp:val=&quot;00AC384C&quot;/&gt;&lt;wsp:rsid wsp:val=&quot;00AC389F&quot;/&gt;&lt;wsp:rsid wsp:val=&quot;00AC391F&quot;/&gt;&lt;wsp:rsid wsp:val=&quot;00AC3C1D&quot;/&gt;&lt;wsp:rsid wsp:val=&quot;00AC3F3D&quot;/&gt;&lt;wsp:rsid wsp:val=&quot;00AD08E1&quot;/&gt;&lt;wsp:rsid wsp:val=&quot;00AD1011&quot;/&gt;&lt;wsp:rsid wsp:val=&quot;00AD1A80&quot;/&gt;&lt;wsp:rsid wsp:val=&quot;00AD365F&quot;/&gt;&lt;wsp:rsid wsp:val=&quot;00AD3CB6&quot;/&gt;&lt;wsp:rsid wsp:val=&quot;00AD4832&quot;/&gt;&lt;wsp:rsid wsp:val=&quot;00AD4FA3&quot;/&gt;&lt;wsp:rsid wsp:val=&quot;00AD6215&quot;/&gt;&lt;wsp:rsid wsp:val=&quot;00AD7AE8&quot;/&gt;&lt;wsp:rsid wsp:val=&quot;00AE0D1D&quot;/&gt;&lt;wsp:rsid wsp:val=&quot;00AE1311&quot;/&gt;&lt;wsp:rsid wsp:val=&quot;00AE1AF9&quot;/&gt;&lt;wsp:rsid wsp:val=&quot;00AE254E&quot;/&gt;&lt;wsp:rsid wsp:val=&quot;00AE2E49&quot;/&gt;&lt;wsp:rsid wsp:val=&quot;00AE3F5B&quot;/&gt;&lt;wsp:rsid wsp:val=&quot;00AE4213&quot;/&gt;&lt;wsp:rsid wsp:val=&quot;00AE4708&quot;/&gt;&lt;wsp:rsid wsp:val=&quot;00AE5E1C&quot;/&gt;&lt;wsp:rsid wsp:val=&quot;00AE718E&quot;/&gt;&lt;wsp:rsid wsp:val=&quot;00AF0812&quot;/&gt;&lt;wsp:rsid wsp:val=&quot;00AF2175&quot;/&gt;&lt;wsp:rsid wsp:val=&quot;00AF2434&quot;/&gt;&lt;wsp:rsid wsp:val=&quot;00AF28FA&quot;/&gt;&lt;wsp:rsid wsp:val=&quot;00AF359C&quot;/&gt;&lt;wsp:rsid wsp:val=&quot;00AF4332&quot;/&gt;&lt;wsp:rsid wsp:val=&quot;00AF5632&quot;/&gt;&lt;wsp:rsid wsp:val=&quot;00AF7005&quot;/&gt;&lt;wsp:rsid wsp:val=&quot;00AF76B1&quot;/&gt;&lt;wsp:rsid wsp:val=&quot;00B007CA&quot;/&gt;&lt;wsp:rsid wsp:val=&quot;00B00A1D&quot;/&gt;&lt;wsp:rsid wsp:val=&quot;00B019B7&quot;/&gt;&lt;wsp:rsid wsp:val=&quot;00B01C48&quot;/&gt;&lt;wsp:rsid wsp:val=&quot;00B02922&quot;/&gt;&lt;wsp:rsid wsp:val=&quot;00B0330C&quot;/&gt;&lt;wsp:rsid wsp:val=&quot;00B05F95&quot;/&gt;&lt;wsp:rsid wsp:val=&quot;00B067E6&quot;/&gt;&lt;wsp:rsid wsp:val=&quot;00B06FB8&quot;/&gt;&lt;wsp:rsid wsp:val=&quot;00B07772&quot;/&gt;&lt;wsp:rsid wsp:val=&quot;00B1054C&quot;/&gt;&lt;wsp:rsid wsp:val=&quot;00B106AF&quot;/&gt;&lt;wsp:rsid wsp:val=&quot;00B10843&quot;/&gt;&lt;wsp:rsid wsp:val=&quot;00B1088B&quot;/&gt;&lt;wsp:rsid wsp:val=&quot;00B133EC&quot;/&gt;&lt;wsp:rsid wsp:val=&quot;00B13AA3&quot;/&gt;&lt;wsp:rsid wsp:val=&quot;00B13FCD&quot;/&gt;&lt;wsp:rsid wsp:val=&quot;00B14390&quot;/&gt;&lt;wsp:rsid wsp:val=&quot;00B147F0&quot;/&gt;&lt;wsp:rsid wsp:val=&quot;00B14FD1&quot;/&gt;&lt;wsp:rsid wsp:val=&quot;00B1674C&quot;/&gt;&lt;wsp:rsid wsp:val=&quot;00B174B3&quot;/&gt;&lt;wsp:rsid wsp:val=&quot;00B178AF&quot;/&gt;&lt;wsp:rsid wsp:val=&quot;00B221CC&quot;/&gt;&lt;wsp:rsid wsp:val=&quot;00B2299E&quot;/&gt;&lt;wsp:rsid wsp:val=&quot;00B22A48&quot;/&gt;&lt;wsp:rsid wsp:val=&quot;00B2307C&quot;/&gt;&lt;wsp:rsid wsp:val=&quot;00B231A3&quot;/&gt;&lt;wsp:rsid wsp:val=&quot;00B2481E&quot;/&gt;&lt;wsp:rsid wsp:val=&quot;00B26107&quot;/&gt;&lt;wsp:rsid wsp:val=&quot;00B264C3&quot;/&gt;&lt;wsp:rsid wsp:val=&quot;00B26CE9&quot;/&gt;&lt;wsp:rsid wsp:val=&quot;00B26F9C&quot;/&gt;&lt;wsp:rsid wsp:val=&quot;00B274A6&quot;/&gt;&lt;wsp:rsid wsp:val=&quot;00B2760C&quot;/&gt;&lt;wsp:rsid wsp:val=&quot;00B276AD&quot;/&gt;&lt;wsp:rsid wsp:val=&quot;00B30052&quot;/&gt;&lt;wsp:rsid wsp:val=&quot;00B30053&quot;/&gt;&lt;wsp:rsid wsp:val=&quot;00B32398&quot;/&gt;&lt;wsp:rsid wsp:val=&quot;00B35373&quot;/&gt;&lt;wsp:rsid wsp:val=&quot;00B357A7&quot;/&gt;&lt;wsp:rsid wsp:val=&quot;00B37AD2&quot;/&gt;&lt;wsp:rsid wsp:val=&quot;00B40606&quot;/&gt;&lt;wsp:rsid wsp:val=&quot;00B41C6E&quot;/&gt;&lt;wsp:rsid wsp:val=&quot;00B41DF5&quot;/&gt;&lt;wsp:rsid wsp:val=&quot;00B4235E&quot;/&gt;&lt;wsp:rsid wsp:val=&quot;00B43515&quot;/&gt;&lt;wsp:rsid wsp:val=&quot;00B44175&quot;/&gt;&lt;wsp:rsid wsp:val=&quot;00B45C9B&quot;/&gt;&lt;wsp:rsid wsp:val=&quot;00B46072&quot;/&gt;&lt;wsp:rsid wsp:val=&quot;00B46510&quot;/&gt;&lt;wsp:rsid wsp:val=&quot;00B4673D&quot;/&gt;&lt;wsp:rsid wsp:val=&quot;00B4680A&quot;/&gt;&lt;wsp:rsid wsp:val=&quot;00B472EB&quot;/&gt;&lt;wsp:rsid wsp:val=&quot;00B47B03&quot;/&gt;&lt;wsp:rsid wsp:val=&quot;00B51B3C&quot;/&gt;&lt;wsp:rsid wsp:val=&quot;00B51E68&quot;/&gt;&lt;wsp:rsid wsp:val=&quot;00B51FB3&quot;/&gt;&lt;wsp:rsid wsp:val=&quot;00B5282E&quot;/&gt;&lt;wsp:rsid wsp:val=&quot;00B53554&quot;/&gt;&lt;wsp:rsid wsp:val=&quot;00B538CF&quot;/&gt;&lt;wsp:rsid wsp:val=&quot;00B53E5F&quot;/&gt;&lt;wsp:rsid wsp:val=&quot;00B53ED8&quot;/&gt;&lt;wsp:rsid wsp:val=&quot;00B54A66&quot;/&gt;&lt;wsp:rsid wsp:val=&quot;00B56691&quot;/&gt;&lt;wsp:rsid wsp:val=&quot;00B56D2F&quot;/&gt;&lt;wsp:rsid wsp:val=&quot;00B57610&quot;/&gt;&lt;wsp:rsid wsp:val=&quot;00B622C1&quot;/&gt;&lt;wsp:rsid wsp:val=&quot;00B634A0&quot;/&gt;&lt;wsp:rsid wsp:val=&quot;00B64BC4&quot;/&gt;&lt;wsp:rsid wsp:val=&quot;00B65BE4&quot;/&gt;&lt;wsp:rsid wsp:val=&quot;00B67332&quot;/&gt;&lt;wsp:rsid wsp:val=&quot;00B70F45&quot;/&gt;&lt;wsp:rsid wsp:val=&quot;00B713E7&quot;/&gt;&lt;wsp:rsid wsp:val=&quot;00B71EC9&quot;/&gt;&lt;wsp:rsid wsp:val=&quot;00B72797&quot;/&gt;&lt;wsp:rsid wsp:val=&quot;00B7368C&quot;/&gt;&lt;wsp:rsid wsp:val=&quot;00B7548C&quot;/&gt;&lt;wsp:rsid wsp:val=&quot;00B75836&quot;/&gt;&lt;wsp:rsid wsp:val=&quot;00B7609D&quot;/&gt;&lt;wsp:rsid wsp:val=&quot;00B767A3&quot;/&gt;&lt;wsp:rsid wsp:val=&quot;00B76C1F&quot;/&gt;&lt;wsp:rsid wsp:val=&quot;00B77677&quot;/&gt;&lt;wsp:rsid wsp:val=&quot;00B777D1&quot;/&gt;&lt;wsp:rsid wsp:val=&quot;00B7785A&quot;/&gt;&lt;wsp:rsid wsp:val=&quot;00B81017&quot;/&gt;&lt;wsp:rsid wsp:val=&quot;00B81A37&quot;/&gt;&lt;wsp:rsid wsp:val=&quot;00B82DDA&quot;/&gt;&lt;wsp:rsid wsp:val=&quot;00B83126&quot;/&gt;&lt;wsp:rsid wsp:val=&quot;00B8312E&quot;/&gt;&lt;wsp:rsid wsp:val=&quot;00B834D6&quot;/&gt;&lt;wsp:rsid wsp:val=&quot;00B83861&quot;/&gt;&lt;wsp:rsid wsp:val=&quot;00B84049&quot;/&gt;&lt;wsp:rsid wsp:val=&quot;00B84837&quot;/&gt;&lt;wsp:rsid wsp:val=&quot;00B85764&quot;/&gt;&lt;wsp:rsid wsp:val=&quot;00B85794&quot;/&gt;&lt;wsp:rsid wsp:val=&quot;00B866AD&quot;/&gt;&lt;wsp:rsid wsp:val=&quot;00B86D50&quot;/&gt;&lt;wsp:rsid wsp:val=&quot;00B86F5C&quot;/&gt;&lt;wsp:rsid wsp:val=&quot;00B913E3&quot;/&gt;&lt;wsp:rsid wsp:val=&quot;00B9308F&quot;/&gt;&lt;wsp:rsid wsp:val=&quot;00B934BC&quot;/&gt;&lt;wsp:rsid wsp:val=&quot;00B941ED&quot;/&gt;&lt;wsp:rsid wsp:val=&quot;00B945B6&quot;/&gt;&lt;wsp:rsid wsp:val=&quot;00B951FB&quot;/&gt;&lt;wsp:rsid wsp:val=&quot;00B9580A&quot;/&gt;&lt;wsp:rsid wsp:val=&quot;00B95E9E&quot;/&gt;&lt;wsp:rsid wsp:val=&quot;00B963D6&quot;/&gt;&lt;wsp:rsid wsp:val=&quot;00B965D2&quot;/&gt;&lt;wsp:rsid wsp:val=&quot;00B966F2&quot;/&gt;&lt;wsp:rsid wsp:val=&quot;00B97116&quot;/&gt;&lt;wsp:rsid wsp:val=&quot;00B97976&quot;/&gt;&lt;wsp:rsid wsp:val=&quot;00B9E4BF&quot;/&gt;&lt;wsp:rsid wsp:val=&quot;00BA0CE8&quot;/&gt;&lt;wsp:rsid wsp:val=&quot;00BA1427&quot;/&gt;&lt;wsp:rsid wsp:val=&quot;00BA15AE&quot;/&gt;&lt;wsp:rsid wsp:val=&quot;00BA1B0B&quot;/&gt;&lt;wsp:rsid wsp:val=&quot;00BA227B&quot;/&gt;&lt;wsp:rsid wsp:val=&quot;00BA2D2E&quot;/&gt;&lt;wsp:rsid wsp:val=&quot;00BA3056&quot;/&gt;&lt;wsp:rsid wsp:val=&quot;00BA3D1F&quot;/&gt;&lt;wsp:rsid wsp:val=&quot;00BA4216&quot;/&gt;&lt;wsp:rsid wsp:val=&quot;00BA42A3&quot;/&gt;&lt;wsp:rsid wsp:val=&quot;00BA4495&quot;/&gt;&lt;wsp:rsid wsp:val=&quot;00BA5E7F&quot;/&gt;&lt;wsp:rsid wsp:val=&quot;00BB2217&quot;/&gt;&lt;wsp:rsid wsp:val=&quot;00BB2557&quot;/&gt;&lt;wsp:rsid wsp:val=&quot;00BB4165&quot;/&gt;&lt;wsp:rsid wsp:val=&quot;00BB42EB&quot;/&gt;&lt;wsp:rsid wsp:val=&quot;00BB4503&quot;/&gt;&lt;wsp:rsid wsp:val=&quot;00BB4C32&quot;/&gt;&lt;wsp:rsid wsp:val=&quot;00BB5146&quot;/&gt;&lt;wsp:rsid wsp:val=&quot;00BB6ACB&quot;/&gt;&lt;wsp:rsid wsp:val=&quot;00BB6CB0&quot;/&gt;&lt;wsp:rsid wsp:val=&quot;00BB6D78&quot;/&gt;&lt;wsp:rsid wsp:val=&quot;00BB7988&quot;/&gt;&lt;wsp:rsid wsp:val=&quot;00BB7E59&quot;/&gt;&lt;wsp:rsid wsp:val=&quot;00BC1B49&quot;/&gt;&lt;wsp:rsid wsp:val=&quot;00BC253E&quot;/&gt;&lt;wsp:rsid wsp:val=&quot;00BC2889&quot;/&gt;&lt;wsp:rsid wsp:val=&quot;00BC3173&quot;/&gt;&lt;wsp:rsid wsp:val=&quot;00BC3443&quot;/&gt;&lt;wsp:rsid wsp:val=&quot;00BC41DB&quot;/&gt;&lt;wsp:rsid wsp:val=&quot;00BC5991&quot;/&gt;&lt;wsp:rsid wsp:val=&quot;00BC62F9&quot;/&gt;&lt;wsp:rsid wsp:val=&quot;00BC67BD&quot;/&gt;&lt;wsp:rsid wsp:val=&quot;00BC73A3&quot;/&gt;&lt;wsp:rsid wsp:val=&quot;00BC76CA&quot;/&gt;&lt;wsp:rsid wsp:val=&quot;00BC7BBB&quot;/&gt;&lt;wsp:rsid wsp:val=&quot;00BD054D&quot;/&gt;&lt;wsp:rsid wsp:val=&quot;00BD2766&quot;/&gt;&lt;wsp:rsid wsp:val=&quot;00BD3FEA&quot;/&gt;&lt;wsp:rsid wsp:val=&quot;00BD4417&quot;/&gt;&lt;wsp:rsid wsp:val=&quot;00BD49BE&quot;/&gt;&lt;wsp:rsid wsp:val=&quot;00BD539E&quot;/&gt;&lt;wsp:rsid wsp:val=&quot;00BD551F&quot;/&gt;&lt;wsp:rsid wsp:val=&quot;00BD6556&quot;/&gt;&lt;wsp:rsid wsp:val=&quot;00BD6613&quot;/&gt;&lt;wsp:rsid wsp:val=&quot;00BD66D4&quot;/&gt;&lt;wsp:rsid wsp:val=&quot;00BD67A5&quot;/&gt;&lt;wsp:rsid wsp:val=&quot;00BD6ED1&quot;/&gt;&lt;wsp:rsid wsp:val=&quot;00BE18BB&quot;/&gt;&lt;wsp:rsid wsp:val=&quot;00BE1A1D&quot;/&gt;&lt;wsp:rsid wsp:val=&quot;00BE2431&quot;/&gt;&lt;wsp:rsid wsp:val=&quot;00BE260E&quot;/&gt;&lt;wsp:rsid wsp:val=&quot;00BE3212&quot;/&gt;&lt;wsp:rsid wsp:val=&quot;00BE3D81&quot;/&gt;&lt;wsp:rsid wsp:val=&quot;00BE4364&quot;/&gt;&lt;wsp:rsid wsp:val=&quot;00BE452D&quot;/&gt;&lt;wsp:rsid wsp:val=&quot;00BE4A40&quot;/&gt;&lt;wsp:rsid wsp:val=&quot;00BE6A4D&quot;/&gt;&lt;wsp:rsid wsp:val=&quot;00BE7D9E&quot;/&gt;&lt;wsp:rsid wsp:val=&quot;00BF05BD&quot;/&gt;&lt;wsp:rsid wsp:val=&quot;00BF0C68&quot;/&gt;&lt;wsp:rsid wsp:val=&quot;00BF21E3&quot;/&gt;&lt;wsp:rsid wsp:val=&quot;00BF2490&quot;/&gt;&lt;wsp:rsid wsp:val=&quot;00BF2769&quot;/&gt;&lt;wsp:rsid wsp:val=&quot;00BF3227&quot;/&gt;&lt;wsp:rsid wsp:val=&quot;00BF4646&quot;/&gt;&lt;wsp:rsid wsp:val=&quot;00BF5728&quot;/&gt;&lt;wsp:rsid wsp:val=&quot;00BF5EAB&quot;/&gt;&lt;wsp:rsid wsp:val=&quot;00BF63BE&quot;/&gt;&lt;wsp:rsid wsp:val=&quot;00C00452&quot;/&gt;&lt;wsp:rsid wsp:val=&quot;00C031CA&quot;/&gt;&lt;wsp:rsid wsp:val=&quot;00C03C82&quot;/&gt;&lt;wsp:rsid wsp:val=&quot;00C04A2A&quot;/&gt;&lt;wsp:rsid wsp:val=&quot;00C05A4D&quot;/&gt;&lt;wsp:rsid wsp:val=&quot;00C05C70&quot;/&gt;&lt;wsp:rsid wsp:val=&quot;00C05CEB&quot;/&gt;&lt;wsp:rsid wsp:val=&quot;00C069E2&quot;/&gt;&lt;wsp:rsid wsp:val=&quot;00C06E7B&quot;/&gt;&lt;wsp:rsid wsp:val=&quot;00C0783F&quot;/&gt;&lt;wsp:rsid wsp:val=&quot;00C07B3A&quot;/&gt;&lt;wsp:rsid wsp:val=&quot;00C10A3F&quot;/&gt;&lt;wsp:rsid wsp:val=&quot;00C11148&quot;/&gt;&lt;wsp:rsid wsp:val=&quot;00C11FFF&quot;/&gt;&lt;wsp:rsid wsp:val=&quot;00C12CB9&quot;/&gt;&lt;wsp:rsid wsp:val=&quot;00C14EA7&quot;/&gt;&lt;wsp:rsid wsp:val=&quot;00C15327&quot;/&gt;&lt;wsp:rsid wsp:val=&quot;00C156C1&quot;/&gt;&lt;wsp:rsid wsp:val=&quot;00C163C7&quot;/&gt;&lt;wsp:rsid wsp:val=&quot;00C20652&quot;/&gt;&lt;wsp:rsid wsp:val=&quot;00C230E7&quot;/&gt;&lt;wsp:rsid wsp:val=&quot;00C234D4&quot;/&gt;&lt;wsp:rsid wsp:val=&quot;00C23626&quot;/&gt;&lt;wsp:rsid wsp:val=&quot;00C242AC&quot;/&gt;&lt;wsp:rsid wsp:val=&quot;00C2448A&quot;/&gt;&lt;wsp:rsid wsp:val=&quot;00C24631&quot;/&gt;&lt;wsp:rsid wsp:val=&quot;00C25F6B&quot;/&gt;&lt;wsp:rsid wsp:val=&quot;00C26D2A&quot;/&gt;&lt;wsp:rsid wsp:val=&quot;00C26F5D&quot;/&gt;&lt;wsp:rsid wsp:val=&quot;00C27245&quot;/&gt;&lt;wsp:rsid wsp:val=&quot;00C27C6B&quot;/&gt;&lt;wsp:rsid wsp:val=&quot;00C3034C&quot;/&gt;&lt;wsp:rsid wsp:val=&quot;00C3066E&quot;/&gt;&lt;wsp:rsid wsp:val=&quot;00C30714&quot;/&gt;&lt;wsp:rsid wsp:val=&quot;00C3135A&quot;/&gt;&lt;wsp:rsid wsp:val=&quot;00C339D7&quot;/&gt;&lt;wsp:rsid wsp:val=&quot;00C33B8B&quot;/&gt;&lt;wsp:rsid wsp:val=&quot;00C33E6E&quot;/&gt;&lt;wsp:rsid wsp:val=&quot;00C36C08&quot;/&gt;&lt;wsp:rsid wsp:val=&quot;00C3756F&quot;/&gt;&lt;wsp:rsid wsp:val=&quot;00C377C2&quot;/&gt;&lt;wsp:rsid wsp:val=&quot;00C40524&quot;/&gt;&lt;wsp:rsid wsp:val=&quot;00C4112E&quot;/&gt;&lt;wsp:rsid wsp:val=&quot;00C41744&quot;/&gt;&lt;wsp:rsid wsp:val=&quot;00C42F2E&quot;/&gt;&lt;wsp:rsid wsp:val=&quot;00C436F9&quot;/&gt;&lt;wsp:rsid wsp:val=&quot;00C43782&quot;/&gt;&lt;wsp:rsid wsp:val=&quot;00C4382E&quot;/&gt;&lt;wsp:rsid wsp:val=&quot;00C439BC&quot;/&gt;&lt;wsp:rsid wsp:val=&quot;00C44613&quot;/&gt;&lt;wsp:rsid wsp:val=&quot;00C4504E&quot;/&gt;&lt;wsp:rsid wsp:val=&quot;00C455CF&quot;/&gt;&lt;wsp:rsid wsp:val=&quot;00C45F7A&quot;/&gt;&lt;wsp:rsid wsp:val=&quot;00C50660&quot;/&gt;&lt;wsp:rsid wsp:val=&quot;00C51C01&quot;/&gt;&lt;wsp:rsid wsp:val=&quot;00C51E46&quot;/&gt;&lt;wsp:rsid wsp:val=&quot;00C52454&quot;/&gt;&lt;wsp:rsid wsp:val=&quot;00C52637&quot;/&gt;&lt;wsp:rsid wsp:val=&quot;00C52B84&quot;/&gt;&lt;wsp:rsid wsp:val=&quot;00C53601&quot;/&gt;&lt;wsp:rsid wsp:val=&quot;00C538C1&quot;/&gt;&lt;wsp:rsid wsp:val=&quot;00C53BA9&quot;/&gt;&lt;wsp:rsid wsp:val=&quot;00C541CF&quot;/&gt;&lt;wsp:rsid wsp:val=&quot;00C544B7&quot;/&gt;&lt;wsp:rsid wsp:val=&quot;00C5463E&quot;/&gt;&lt;wsp:rsid wsp:val=&quot;00C55417&quot;/&gt;&lt;wsp:rsid wsp:val=&quot;00C5678C&quot;/&gt;&lt;wsp:rsid wsp:val=&quot;00C56827&quot;/&gt;&lt;wsp:rsid wsp:val=&quot;00C60108&quot;/&gt;&lt;wsp:rsid wsp:val=&quot;00C610D6&quot;/&gt;&lt;wsp:rsid wsp:val=&quot;00C619B2&quot;/&gt;&lt;wsp:rsid wsp:val=&quot;00C62447&quot;/&gt;&lt;wsp:rsid wsp:val=&quot;00C636FE&quot;/&gt;&lt;wsp:rsid wsp:val=&quot;00C63CD4&quot;/&gt;&lt;wsp:rsid wsp:val=&quot;00C6418D&quot;/&gt;&lt;wsp:rsid wsp:val=&quot;00C649D9&quot;/&gt;&lt;wsp:rsid wsp:val=&quot;00C64BB6&quot;/&gt;&lt;wsp:rsid wsp:val=&quot;00C64CC3&quot;/&gt;&lt;wsp:rsid wsp:val=&quot;00C651BD&quot;/&gt;&lt;wsp:rsid wsp:val=&quot;00C66E07&quot;/&gt;&lt;wsp:rsid wsp:val=&quot;00C6775B&quot;/&gt;&lt;wsp:rsid wsp:val=&quot;00C67849&quot;/&gt;&lt;wsp:rsid wsp:val=&quot;00C6BE51&quot;/&gt;&lt;wsp:rsid wsp:val=&quot;00C70572&quot;/&gt;&lt;wsp:rsid wsp:val=&quot;00C70972&quot;/&gt;&lt;wsp:rsid wsp:val=&quot;00C71107&quot;/&gt;&lt;wsp:rsid wsp:val=&quot;00C71111&quot;/&gt;&lt;wsp:rsid wsp:val=&quot;00C72E3D&quot;/&gt;&lt;wsp:rsid wsp:val=&quot;00C7383E&quot;/&gt;&lt;wsp:rsid wsp:val=&quot;00C73F47&quot;/&gt;&lt;wsp:rsid wsp:val=&quot;00C743B5&quot;/&gt;&lt;wsp:rsid wsp:val=&quot;00C744B6&quot;/&gt;&lt;wsp:rsid wsp:val=&quot;00C74DED&quot;/&gt;&lt;wsp:rsid wsp:val=&quot;00C754F1&quot;/&gt;&lt;wsp:rsid wsp:val=&quot;00C75992&quot;/&gt;&lt;wsp:rsid wsp:val=&quot;00C76751&quot;/&gt;&lt;wsp:rsid wsp:val=&quot;00C7683D&quot;/&gt;&lt;wsp:rsid wsp:val=&quot;00C803D2&quot;/&gt;&lt;wsp:rsid wsp:val=&quot;00C806C8&quot;/&gt;&lt;wsp:rsid wsp:val=&quot;00C823E7&quot;/&gt;&lt;wsp:rsid wsp:val=&quot;00C8450F&quot;/&gt;&lt;wsp:rsid wsp:val=&quot;00C84A45&quot;/&gt;&lt;wsp:rsid wsp:val=&quot;00C85756&quot;/&gt;&lt;wsp:rsid wsp:val=&quot;00C858E9&quot;/&gt;&lt;wsp:rsid wsp:val=&quot;00C86B05&quot;/&gt;&lt;wsp:rsid wsp:val=&quot;00C8728E&quot;/&gt;&lt;wsp:rsid wsp:val=&quot;00C90B1A&quot;/&gt;&lt;wsp:rsid wsp:val=&quot;00C9147C&quot;/&gt;&lt;wsp:rsid wsp:val=&quot;00C923E8&quot;/&gt;&lt;wsp:rsid wsp:val=&quot;00C950FF&quot;/&gt;&lt;wsp:rsid wsp:val=&quot;00C962DC&quot;/&gt;&lt;wsp:rsid wsp:val=&quot;00C96328&quot;/&gt;&lt;wsp:rsid wsp:val=&quot;00C97621&quot;/&gt;&lt;wsp:rsid wsp:val=&quot;00CA029C&quot;/&gt;&lt;wsp:rsid wsp:val=&quot;00CA0421&quot;/&gt;&lt;wsp:rsid wsp:val=&quot;00CA1CDF&quot;/&gt;&lt;wsp:rsid wsp:val=&quot;00CA23C1&quot;/&gt;&lt;wsp:rsid wsp:val=&quot;00CA407A&quot;/&gt;&lt;wsp:rsid wsp:val=&quot;00CA4178&quot;/&gt;&lt;wsp:rsid wsp:val=&quot;00CA4B7B&quot;/&gt;&lt;wsp:rsid wsp:val=&quot;00CA5056&quot;/&gt;&lt;wsp:rsid wsp:val=&quot;00CA569C&quot;/&gt;&lt;wsp:rsid wsp:val=&quot;00CA7885&quot;/&gt;&lt;wsp:rsid wsp:val=&quot;00CA7C58&quot;/&gt;&lt;wsp:rsid wsp:val=&quot;00CB0A8C&quot;/&gt;&lt;wsp:rsid wsp:val=&quot;00CB1282&quot;/&gt;&lt;wsp:rsid wsp:val=&quot;00CB3748&quot;/&gt;&lt;wsp:rsid wsp:val=&quot;00CB3A7F&quot;/&gt;&lt;wsp:rsid wsp:val=&quot;00CB50CC&quot;/&gt;&lt;wsp:rsid wsp:val=&quot;00CB50DB&quot;/&gt;&lt;wsp:rsid wsp:val=&quot;00CB5706&quot;/&gt;&lt;wsp:rsid wsp:val=&quot;00CB5B5C&quot;/&gt;&lt;wsp:rsid wsp:val=&quot;00CB5F01&quot;/&gt;&lt;wsp:rsid wsp:val=&quot;00CB73E6&quot;/&gt;&lt;wsp:rsid wsp:val=&quot;00CC03E3&quot;/&gt;&lt;wsp:rsid wsp:val=&quot;00CC396C&quot;/&gt;&lt;wsp:rsid wsp:val=&quot;00CC3EF4&quot;/&gt;&lt;wsp:rsid wsp:val=&quot;00CC4B01&quot;/&gt;&lt;wsp:rsid wsp:val=&quot;00CC4D82&quot;/&gt;&lt;wsp:rsid wsp:val=&quot;00CC5974&quot;/&gt;&lt;wsp:rsid wsp:val=&quot;00CC5CB9&quot;/&gt;&lt;wsp:rsid wsp:val=&quot;00CC655F&quot;/&gt;&lt;wsp:rsid wsp:val=&quot;00CC6679&quot;/&gt;&lt;wsp:rsid wsp:val=&quot;00CC723E&quot;/&gt;&lt;wsp:rsid wsp:val=&quot;00CC7B6C&quot;/&gt;&lt;wsp:rsid wsp:val=&quot;00CD08F7&quot;/&gt;&lt;wsp:rsid wsp:val=&quot;00CD111F&quot;/&gt;&lt;wsp:rsid wsp:val=&quot;00CD1DFD&quot;/&gt;&lt;wsp:rsid wsp:val=&quot;00CD1EC4&quot;/&gt;&lt;wsp:rsid wsp:val=&quot;00CD215A&quot;/&gt;&lt;wsp:rsid wsp:val=&quot;00CD303B&quot;/&gt;&lt;wsp:rsid wsp:val=&quot;00CD3C78&quot;/&gt;&lt;wsp:rsid wsp:val=&quot;00CD51DB&quot;/&gt;&lt;wsp:rsid wsp:val=&quot;00CD5FD4&quot;/&gt;&lt;wsp:rsid wsp:val=&quot;00CD61E3&quot;/&gt;&lt;wsp:rsid wsp:val=&quot;00CD6589&quot;/&gt;&lt;wsp:rsid wsp:val=&quot;00CD698F&quot;/&gt;&lt;wsp:rsid wsp:val=&quot;00CE0084&quot;/&gt;&lt;wsp:rsid wsp:val=&quot;00CE0105&quot;/&gt;&lt;wsp:rsid wsp:val=&quot;00CE12DD&quot;/&gt;&lt;wsp:rsid wsp:val=&quot;00CE2CD5&quot;/&gt;&lt;wsp:rsid wsp:val=&quot;00CE2E38&quot;/&gt;&lt;wsp:rsid wsp:val=&quot;00CE3317&quot;/&gt;&lt;wsp:rsid wsp:val=&quot;00CE559B&quot;/&gt;&lt;wsp:rsid wsp:val=&quot;00CE6A2E&quot;/&gt;&lt;wsp:rsid wsp:val=&quot;00CE7FDA&quot;/&gt;&lt;wsp:rsid wsp:val=&quot;00CF0422&quot;/&gt;&lt;wsp:rsid wsp:val=&quot;00CF1B24&quot;/&gt;&lt;wsp:rsid wsp:val=&quot;00CF247C&quot;/&gt;&lt;wsp:rsid wsp:val=&quot;00CF2FE2&quot;/&gt;&lt;wsp:rsid wsp:val=&quot;00CF30D5&quot;/&gt;&lt;wsp:rsid wsp:val=&quot;00CF4100&quot;/&gt;&lt;wsp:rsid wsp:val=&quot;00CF731E&quot;/&gt;&lt;wsp:rsid wsp:val=&quot;00D0059D&quot;/&gt;&lt;wsp:rsid wsp:val=&quot;00D00D36&quot;/&gt;&lt;wsp:rsid wsp:val=&quot;00D011E6&quot;/&gt;&lt;wsp:rsid wsp:val=&quot;00D01292&quot;/&gt;&lt;wsp:rsid wsp:val=&quot;00D013AB&quot;/&gt;&lt;wsp:rsid wsp:val=&quot;00D02C4D&quot;/&gt;&lt;wsp:rsid wsp:val=&quot;00D038EB&quot;/&gt;&lt;wsp:rsid wsp:val=&quot;00D03ABA&quot;/&gt;&lt;wsp:rsid wsp:val=&quot;00D0456E&quot;/&gt;&lt;wsp:rsid wsp:val=&quot;00D0482B&quot;/&gt;&lt;wsp:rsid wsp:val=&quot;00D064AE&quot;/&gt;&lt;wsp:rsid wsp:val=&quot;00D06B1A&quot;/&gt;&lt;wsp:rsid wsp:val=&quot;00D07151&quot;/&gt;&lt;wsp:rsid wsp:val=&quot;00D1053D&quot;/&gt;&lt;wsp:rsid wsp:val=&quot;00D10D03&quot;/&gt;&lt;wsp:rsid wsp:val=&quot;00D110BD&quot;/&gt;&lt;wsp:rsid wsp:val=&quot;00D123E9&quot;/&gt;&lt;wsp:rsid wsp:val=&quot;00D127CF&quot;/&gt;&lt;wsp:rsid wsp:val=&quot;00D12DB7&quot;/&gt;&lt;wsp:rsid wsp:val=&quot;00D13A5D&quot;/&gt;&lt;wsp:rsid wsp:val=&quot;00D14013&quot;/&gt;&lt;wsp:rsid wsp:val=&quot;00D14191&quot;/&gt;&lt;wsp:rsid wsp:val=&quot;00D1484C&quot;/&gt;&lt;wsp:rsid wsp:val=&quot;00D15327&quot;/&gt;&lt;wsp:rsid wsp:val=&quot;00D15786&quot;/&gt;&lt;wsp:rsid wsp:val=&quot;00D16259&quot;/&gt;&lt;wsp:rsid wsp:val=&quot;00D1631F&quot;/&gt;&lt;wsp:rsid wsp:val=&quot;00D17573&quot;/&gt;&lt;wsp:rsid wsp:val=&quot;00D17957&quot;/&gt;&lt;wsp:rsid wsp:val=&quot;00D2030C&quot;/&gt;&lt;wsp:rsid wsp:val=&quot;00D20763&quot;/&gt;&lt;wsp:rsid wsp:val=&quot;00D20966&quot;/&gt;&lt;wsp:rsid wsp:val=&quot;00D20A45&quot;/&gt;&lt;wsp:rsid wsp:val=&quot;00D2167B&quot;/&gt;&lt;wsp:rsid wsp:val=&quot;00D2249B&quot;/&gt;&lt;wsp:rsid wsp:val=&quot;00D229F3&quot;/&gt;&lt;wsp:rsid wsp:val=&quot;00D2323A&quot;/&gt;&lt;wsp:rsid wsp:val=&quot;00D236B0&quot;/&gt;&lt;wsp:rsid wsp:val=&quot;00D236B7&quot;/&gt;&lt;wsp:rsid wsp:val=&quot;00D24BB9&quot;/&gt;&lt;wsp:rsid wsp:val=&quot;00D2617A&quot;/&gt;&lt;wsp:rsid wsp:val=&quot;00D267EF&quot;/&gt;&lt;wsp:rsid wsp:val=&quot;00D30041&quot;/&gt;&lt;wsp:rsid wsp:val=&quot;00D30077&quot;/&gt;&lt;wsp:rsid wsp:val=&quot;00D313D7&quot;/&gt;&lt;wsp:rsid wsp:val=&quot;00D31BD4&quot;/&gt;&lt;wsp:rsid wsp:val=&quot;00D3506E&quot;/&gt;&lt;wsp:rsid wsp:val=&quot;00D3553D&quot;/&gt;&lt;wsp:rsid wsp:val=&quot;00D35C88&quot;/&gt;&lt;wsp:rsid wsp:val=&quot;00D36E4F&quot;/&gt;&lt;wsp:rsid wsp:val=&quot;00D37327&quot;/&gt;&lt;wsp:rsid wsp:val=&quot;00D40C24&quot;/&gt;&lt;wsp:rsid wsp:val=&quot;00D42ABF&quot;/&gt;&lt;wsp:rsid wsp:val=&quot;00D43BA2&quot;/&gt;&lt;wsp:rsid wsp:val=&quot;00D447C4&quot;/&gt;&lt;wsp:rsid wsp:val=&quot;00D454BF&quot;/&gt;&lt;wsp:rsid wsp:val=&quot;00D45728&quot;/&gt;&lt;wsp:rsid wsp:val=&quot;00D46356&quot;/&gt;&lt;wsp:rsid wsp:val=&quot;00D4772E&quot;/&gt;&lt;wsp:rsid wsp:val=&quot;00D501C2&quot;/&gt;&lt;wsp:rsid wsp:val=&quot;00D52035&quot;/&gt;&lt;wsp:rsid wsp:val=&quot;00D522DE&quot;/&gt;&lt;wsp:rsid wsp:val=&quot;00D55766&quot;/&gt;&lt;wsp:rsid wsp:val=&quot;00D5588B&quot;/&gt;&lt;wsp:rsid wsp:val=&quot;00D55B7E&quot;/&gt;&lt;wsp:rsid wsp:val=&quot;00D56F68&quot;/&gt;&lt;wsp:rsid wsp:val=&quot;00D5712C&quot;/&gt;&lt;wsp:rsid wsp:val=&quot;00D60D4A&quot;/&gt;&lt;wsp:rsid wsp:val=&quot;00D611DF&quot;/&gt;&lt;wsp:rsid wsp:val=&quot;00D61315&quot;/&gt;&lt;wsp:rsid wsp:val=&quot;00D6256F&quot;/&gt;&lt;wsp:rsid wsp:val=&quot;00D62CD2&quot;/&gt;&lt;wsp:rsid wsp:val=&quot;00D63358&quot;/&gt;&lt;wsp:rsid wsp:val=&quot;00D638BD&quot;/&gt;&lt;wsp:rsid wsp:val=&quot;00D6445E&quot;/&gt;&lt;wsp:rsid wsp:val=&quot;00D649DE&quot;/&gt;&lt;wsp:rsid wsp:val=&quot;00D651A8&quot;/&gt;&lt;wsp:rsid wsp:val=&quot;00D655E5&quot;/&gt;&lt;wsp:rsid wsp:val=&quot;00D65D51&quot;/&gt;&lt;wsp:rsid wsp:val=&quot;00D676D5&quot;/&gt;&lt;wsp:rsid wsp:val=&quot;00D70B0B&quot;/&gt;&lt;wsp:rsid wsp:val=&quot;00D71386&quot;/&gt;&lt;wsp:rsid wsp:val=&quot;00D713D7&quot;/&gt;&lt;wsp:rsid wsp:val=&quot;00D71F67&quot;/&gt;&lt;wsp:rsid wsp:val=&quot;00D7261C&quot;/&gt;&lt;wsp:rsid wsp:val=&quot;00D72C03&quot;/&gt;&lt;wsp:rsid wsp:val=&quot;00D74554&quot;/&gt;&lt;wsp:rsid wsp:val=&quot;00D76035&quot;/&gt;&lt;wsp:rsid wsp:val=&quot;00D762B6&quot;/&gt;&lt;wsp:rsid wsp:val=&quot;00D77443&quot;/&gt;&lt;wsp:rsid wsp:val=&quot;00D77726&quot;/&gt;&lt;wsp:rsid wsp:val=&quot;00D77DDC&quot;/&gt;&lt;wsp:rsid wsp:val=&quot;00D77ED7&quot;/&gt;&lt;wsp:rsid wsp:val=&quot;00D8273D&quot;/&gt;&lt;wsp:rsid wsp:val=&quot;00D82D1C&quot;/&gt;&lt;wsp:rsid wsp:val=&quot;00D83199&quot;/&gt;&lt;wsp:rsid wsp:val=&quot;00D851FC&quot;/&gt;&lt;wsp:rsid wsp:val=&quot;00D85A51&quot;/&gt;&lt;wsp:rsid wsp:val=&quot;00D85D78&quot;/&gt;&lt;wsp:rsid wsp:val=&quot;00D90237&quot;/&gt;&lt;wsp:rsid wsp:val=&quot;00D90552&quot;/&gt;&lt;wsp:rsid wsp:val=&quot;00D906C3&quot;/&gt;&lt;wsp:rsid wsp:val=&quot;00D9073E&quot;/&gt;&lt;wsp:rsid wsp:val=&quot;00D9148A&quot;/&gt;&lt;wsp:rsid wsp:val=&quot;00D927E1&quot;/&gt;&lt;wsp:rsid wsp:val=&quot;00D93B47&quot;/&gt;&lt;wsp:rsid wsp:val=&quot;00D95C60&quot;/&gt;&lt;wsp:rsid wsp:val=&quot;00D964D4&quot;/&gt;&lt;wsp:rsid wsp:val=&quot;00D97F3E&quot;/&gt;&lt;wsp:rsid wsp:val=&quot;00DA0F6B&quot;/&gt;&lt;wsp:rsid wsp:val=&quot;00DA1F2A&quot;/&gt;&lt;wsp:rsid wsp:val=&quot;00DA3EE7&quot;/&gt;&lt;wsp:rsid wsp:val=&quot;00DA6027&quot;/&gt;&lt;wsp:rsid wsp:val=&quot;00DA6429&quot;/&gt;&lt;wsp:rsid wsp:val=&quot;00DA6C37&quot;/&gt;&lt;wsp:rsid wsp:val=&quot;00DA722C&quot;/&gt;&lt;wsp:rsid wsp:val=&quot;00DA7450&quot;/&gt;&lt;wsp:rsid wsp:val=&quot;00DA7D96&quot;/&gt;&lt;wsp:rsid wsp:val=&quot;00DB09A1&quot;/&gt;&lt;wsp:rsid wsp:val=&quot;00DB0AF0&quot;/&gt;&lt;wsp:rsid wsp:val=&quot;00DB2721&quot;/&gt;&lt;wsp:rsid wsp:val=&quot;00DB2946&quot;/&gt;&lt;wsp:rsid wsp:val=&quot;00DB2AD4&quot;/&gt;&lt;wsp:rsid wsp:val=&quot;00DB34D8&quot;/&gt;&lt;wsp:rsid wsp:val=&quot;00DB37D4&quot;/&gt;&lt;wsp:rsid wsp:val=&quot;00DB4D72&quot;/&gt;&lt;wsp:rsid wsp:val=&quot;00DB5D44&quot;/&gt;&lt;wsp:rsid wsp:val=&quot;00DB6D4F&quot;/&gt;&lt;wsp:rsid wsp:val=&quot;00DB71C1&quot;/&gt;&lt;wsp:rsid wsp:val=&quot;00DB727D&quot;/&gt;&lt;wsp:rsid wsp:val=&quot;00DB7E34&quot;/&gt;&lt;wsp:rsid wsp:val=&quot;00DC047B&quot;/&gt;&lt;wsp:rsid wsp:val=&quot;00DC0982&quot;/&gt;&lt;wsp:rsid wsp:val=&quot;00DC1CE3&quot;/&gt;&lt;wsp:rsid wsp:val=&quot;00DC2898&quot;/&gt;&lt;wsp:rsid wsp:val=&quot;00DC2996&quot;/&gt;&lt;wsp:rsid wsp:val=&quot;00DC338E&quot;/&gt;&lt;wsp:rsid wsp:val=&quot;00DC4C21&quot;/&gt;&lt;wsp:rsid wsp:val=&quot;00DC5526&quot;/&gt;&lt;wsp:rsid wsp:val=&quot;00DC5692&quot;/&gt;&lt;wsp:rsid wsp:val=&quot;00DC5E2D&quot;/&gt;&lt;wsp:rsid wsp:val=&quot;00DC6A30&quot;/&gt;&lt;wsp:rsid wsp:val=&quot;00DC7B6F&quot;/&gt;&lt;wsp:rsid wsp:val=&quot;00DC7C36&quot;/&gt;&lt;wsp:rsid wsp:val=&quot;00DD1D75&quot;/&gt;&lt;wsp:rsid wsp:val=&quot;00DD1E8A&quot;/&gt;&lt;wsp:rsid wsp:val=&quot;00DD468F&quot;/&gt;&lt;wsp:rsid wsp:val=&quot;00DD4CC8&quot;/&gt;&lt;wsp:rsid wsp:val=&quot;00DE04DA&quot;/&gt;&lt;wsp:rsid wsp:val=&quot;00DE1ED1&quot;/&gt;&lt;wsp:rsid wsp:val=&quot;00DE21E8&quot;/&gt;&lt;wsp:rsid wsp:val=&quot;00DE2EFE&quot;/&gt;&lt;wsp:rsid wsp:val=&quot;00DE3104&quot;/&gt;&lt;wsp:rsid wsp:val=&quot;00DE3FAF&quot;/&gt;&lt;wsp:rsid wsp:val=&quot;00DE40DE&quot;/&gt;&lt;wsp:rsid wsp:val=&quot;00DE5214&quot;/&gt;&lt;wsp:rsid wsp:val=&quot;00DE5F12&quot;/&gt;&lt;wsp:rsid wsp:val=&quot;00DE6EAF&quot;/&gt;&lt;wsp:rsid wsp:val=&quot;00DF057B&quot;/&gt;&lt;wsp:rsid wsp:val=&quot;00DF0AC8&quot;/&gt;&lt;wsp:rsid wsp:val=&quot;00DF0F90&quot;/&gt;&lt;wsp:rsid wsp:val=&quot;00DF2783&quot;/&gt;&lt;wsp:rsid wsp:val=&quot;00DF3299&quot;/&gt;&lt;wsp:rsid wsp:val=&quot;00DF3F9F&quot;/&gt;&lt;wsp:rsid wsp:val=&quot;00DF413A&quot;/&gt;&lt;wsp:rsid wsp:val=&quot;00DF4145&quot;/&gt;&lt;wsp:rsid wsp:val=&quot;00DF45BD&quot;/&gt;&lt;wsp:rsid wsp:val=&quot;00DF5963&quot;/&gt;&lt;wsp:rsid wsp:val=&quot;00DF6B2E&quot;/&gt;&lt;wsp:rsid wsp:val=&quot;00DF75A6&quot;/&gt;&lt;wsp:rsid wsp:val=&quot;00E02481&quot;/&gt;&lt;wsp:rsid wsp:val=&quot;00E02AAB&quot;/&gt;&lt;wsp:rsid wsp:val=&quot;00E02F5E&quot;/&gt;&lt;wsp:rsid wsp:val=&quot;00E02FED&quot;/&gt;&lt;wsp:rsid wsp:val=&quot;00E035B7&quot;/&gt;&lt;wsp:rsid wsp:val=&quot;00E044F4&quot;/&gt;&lt;wsp:rsid wsp:val=&quot;00E04B7D&quot;/&gt;&lt;wsp:rsid wsp:val=&quot;00E07D2F&quot;/&gt;&lt;wsp:rsid wsp:val=&quot;00E118E6&quot;/&gt;&lt;wsp:rsid wsp:val=&quot;00E12CAB&quot;/&gt;&lt;wsp:rsid wsp:val=&quot;00E159CC&quot;/&gt;&lt;wsp:rsid wsp:val=&quot;00E15E4C&quot;/&gt;&lt;wsp:rsid wsp:val=&quot;00E17870&quot;/&gt;&lt;wsp:rsid wsp:val=&quot;00E1F4A1&quot;/&gt;&lt;wsp:rsid wsp:val=&quot;00E22C0D&quot;/&gt;&lt;wsp:rsid wsp:val=&quot;00E25177&quot;/&gt;&lt;wsp:rsid wsp:val=&quot;00E27B46&quot;/&gt;&lt;wsp:rsid wsp:val=&quot;00E27EA3&quot;/&gt;&lt;wsp:rsid wsp:val=&quot;00E310F3&quot;/&gt;&lt;wsp:rsid wsp:val=&quot;00E31917&quot;/&gt;&lt;wsp:rsid wsp:val=&quot;00E3351E&quot;/&gt;&lt;wsp:rsid wsp:val=&quot;00E336FF&quot;/&gt;&lt;wsp:rsid wsp:val=&quot;00E33A68&quot;/&gt;&lt;wsp:rsid wsp:val=&quot;00E33F10&quot;/&gt;&lt;wsp:rsid wsp:val=&quot;00E3498A&quot;/&gt;&lt;wsp:rsid wsp:val=&quot;00E355D9&quot;/&gt;&lt;wsp:rsid wsp:val=&quot;00E360C8&quot;/&gt;&lt;wsp:rsid wsp:val=&quot;00E3641E&quot;/&gt;&lt;wsp:rsid wsp:val=&quot;00E37186&quot;/&gt;&lt;wsp:rsid wsp:val=&quot;00E3BF84&quot;/&gt;&lt;wsp:rsid wsp:val=&quot;00E40C73&quot;/&gt;&lt;wsp:rsid wsp:val=&quot;00E410BD&quot;/&gt;&lt;wsp:rsid wsp:val=&quot;00E41CC1&quot;/&gt;&lt;wsp:rsid wsp:val=&quot;00E42169&quot;/&gt;&lt;wsp:rsid wsp:val=&quot;00E43C46&quot;/&gt;&lt;wsp:rsid wsp:val=&quot;00E44595&quot;/&gt;&lt;wsp:rsid wsp:val=&quot;00E45CE2&quot;/&gt;&lt;wsp:rsid wsp:val=&quot;00E46316&quot;/&gt;&lt;wsp:rsid wsp:val=&quot;00E47A00&quot;/&gt;&lt;wsp:rsid wsp:val=&quot;00E47F5D&quot;/&gt;&lt;wsp:rsid wsp:val=&quot;00E5050A&quot;/&gt;&lt;wsp:rsid wsp:val=&quot;00E52427&quot;/&gt;&lt;wsp:rsid wsp:val=&quot;00E5348B&quot;/&gt;&lt;wsp:rsid wsp:val=&quot;00E537A1&quot;/&gt;&lt;wsp:rsid wsp:val=&quot;00E53F2A&quot;/&gt;&lt;wsp:rsid wsp:val=&quot;00E54C46&quot;/&gt;&lt;wsp:rsid wsp:val=&quot;00E5510B&quot;/&gt;&lt;wsp:rsid wsp:val=&quot;00E55119&quot;/&gt;&lt;wsp:rsid wsp:val=&quot;00E551EE&quot;/&gt;&lt;wsp:rsid wsp:val=&quot;00E552D1&quot;/&gt;&lt;wsp:rsid wsp:val=&quot;00E567BF&quot;/&gt;&lt;wsp:rsid wsp:val=&quot;00E56B4D&quot;/&gt;&lt;wsp:rsid wsp:val=&quot;00E573C4&quot;/&gt;&lt;wsp:rsid wsp:val=&quot;00E57E34&quot;/&gt;&lt;wsp:rsid wsp:val=&quot;00E60184&quot;/&gt;&lt;wsp:rsid wsp:val=&quot;00E60A52&quot;/&gt;&lt;wsp:rsid wsp:val=&quot;00E60D94&quot;/&gt;&lt;wsp:rsid wsp:val=&quot;00E617B0&quot;/&gt;&lt;wsp:rsid wsp:val=&quot;00E61A96&quot;/&gt;&lt;wsp:rsid wsp:val=&quot;00E61F5C&quot;/&gt;&lt;wsp:rsid wsp:val=&quot;00E62172&quot;/&gt;&lt;wsp:rsid wsp:val=&quot;00E624A9&quot;/&gt;&lt;wsp:rsid wsp:val=&quot;00E629FA&quot;/&gt;&lt;wsp:rsid wsp:val=&quot;00E64641&quot;/&gt;&lt;wsp:rsid wsp:val=&quot;00E66350&quot;/&gt;&lt;wsp:rsid wsp:val=&quot;00E675B1&quot;/&gt;&lt;wsp:rsid wsp:val=&quot;00E67627&quot;/&gt;&lt;wsp:rsid wsp:val=&quot;00E708E3&quot;/&gt;&lt;wsp:rsid wsp:val=&quot;00E70DA8&quot;/&gt;&lt;wsp:rsid wsp:val=&quot;00E719A1&quot;/&gt;&lt;wsp:rsid wsp:val=&quot;00E73799&quot;/&gt;&lt;wsp:rsid wsp:val=&quot;00E73813&quot;/&gt;&lt;wsp:rsid wsp:val=&quot;00E7399C&quot;/&gt;&lt;wsp:rsid wsp:val=&quot;00E73C86&quot;/&gt;&lt;wsp:rsid wsp:val=&quot;00E74E67&quot;/&gt;&lt;wsp:rsid wsp:val=&quot;00E74E68&quot;/&gt;&lt;wsp:rsid wsp:val=&quot;00E76911&quot;/&gt;&lt;wsp:rsid wsp:val=&quot;00E77157&quot;/&gt;&lt;wsp:rsid wsp:val=&quot;00E80EB7&quot;/&gt;&lt;wsp:rsid wsp:val=&quot;00E811DD&quot;/&gt;&lt;wsp:rsid wsp:val=&quot;00E81529&quot;/&gt;&lt;wsp:rsid wsp:val=&quot;00E84D39&quot;/&gt;&lt;wsp:rsid wsp:val=&quot;00E85539&quot;/&gt;&lt;wsp:rsid wsp:val=&quot;00E85C87&quot;/&gt;&lt;wsp:rsid wsp:val=&quot;00E85DB1&quot;/&gt;&lt;wsp:rsid wsp:val=&quot;00E87E7C&quot;/&gt;&lt;wsp:rsid wsp:val=&quot;00E904C7&quot;/&gt;&lt;wsp:rsid wsp:val=&quot;00E91A1F&quot;/&gt;&lt;wsp:rsid wsp:val=&quot;00E91E8C&quot;/&gt;&lt;wsp:rsid wsp:val=&quot;00E9270F&quot;/&gt;&lt;wsp:rsid wsp:val=&quot;00E92CDD&quot;/&gt;&lt;wsp:rsid wsp:val=&quot;00E93079&quot;/&gt;&lt;wsp:rsid wsp:val=&quot;00E9355D&quot;/&gt;&lt;wsp:rsid wsp:val=&quot;00E93958&quot;/&gt;&lt;wsp:rsid wsp:val=&quot;00E93A8F&quot;/&gt;&lt;wsp:rsid wsp:val=&quot;00E93F4C&quot;/&gt;&lt;wsp:rsid wsp:val=&quot;00E94D94&quot;/&gt;&lt;wsp:rsid wsp:val=&quot;00E94ED9&quot;/&gt;&lt;wsp:rsid wsp:val=&quot;00E95592&quot;/&gt;&lt;wsp:rsid wsp:val=&quot;00E955D6&quot;/&gt;&lt;wsp:rsid wsp:val=&quot;00E95990&quot;/&gt;&lt;wsp:rsid wsp:val=&quot;00E968C0&quot;/&gt;&lt;wsp:rsid wsp:val=&quot;00E96CD2&quot;/&gt;&lt;wsp:rsid wsp:val=&quot;00E96DD8&quot;/&gt;&lt;wsp:rsid wsp:val=&quot;00EA1E29&quot;/&gt;&lt;wsp:rsid wsp:val=&quot;00EA3610&quot;/&gt;&lt;wsp:rsid wsp:val=&quot;00EA396E&quot;/&gt;&lt;wsp:rsid wsp:val=&quot;00EA4ABD&quot;/&gt;&lt;wsp:rsid wsp:val=&quot;00EA4B8E&quot;/&gt;&lt;wsp:rsid wsp:val=&quot;00EA5405&quot;/&gt;&lt;wsp:rsid wsp:val=&quot;00EA60F5&quot;/&gt;&lt;wsp:rsid wsp:val=&quot;00EA7296&quot;/&gt;&lt;wsp:rsid wsp:val=&quot;00EB085A&quot;/&gt;&lt;wsp:rsid wsp:val=&quot;00EB1A32&quot;/&gt;&lt;wsp:rsid wsp:val=&quot;00EB25D2&quot;/&gt;&lt;wsp:rsid wsp:val=&quot;00EB33DE&quot;/&gt;&lt;wsp:rsid wsp:val=&quot;00EB3A33&quot;/&gt;&lt;wsp:rsid wsp:val=&quot;00EB4697&quot;/&gt;&lt;wsp:rsid wsp:val=&quot;00EB4FFC&quot;/&gt;&lt;wsp:rsid wsp:val=&quot;00EB607F&quot;/&gt;&lt;wsp:rsid wsp:val=&quot;00EC0EFF&quot;/&gt;&lt;wsp:rsid wsp:val=&quot;00EC3C72&quot;/&gt;&lt;wsp:rsid wsp:val=&quot;00EC5D7B&quot;/&gt;&lt;wsp:rsid wsp:val=&quot;00EC5FBC&quot;/&gt;&lt;wsp:rsid wsp:val=&quot;00EC6B70&quot;/&gt;&lt;wsp:rsid wsp:val=&quot;00ED00DA&quot;/&gt;&lt;wsp:rsid wsp:val=&quot;00ED2731&quot;/&gt;&lt;wsp:rsid wsp:val=&quot;00ED2C15&quot;/&gt;&lt;wsp:rsid wsp:val=&quot;00ED3647&quot;/&gt;&lt;wsp:rsid wsp:val=&quot;00ED3A07&quot;/&gt;&lt;wsp:rsid wsp:val=&quot;00ED459F&quot;/&gt;&lt;wsp:rsid wsp:val=&quot;00ED5E2D&quot;/&gt;&lt;wsp:rsid wsp:val=&quot;00ED6037&quot;/&gt;&lt;wsp:rsid wsp:val=&quot;00ED662E&quot;/&gt;&lt;wsp:rsid wsp:val=&quot;00ED76C9&quot;/&gt;&lt;wsp:rsid wsp:val=&quot;00EE4DB3&quot;/&gt;&lt;wsp:rsid wsp:val=&quot;00EE5280&quot;/&gt;&lt;wsp:rsid wsp:val=&quot;00EE5A45&quot;/&gt;&lt;wsp:rsid wsp:val=&quot;00EE6957&quot;/&gt;&lt;wsp:rsid wsp:val=&quot;00EE759A&quot;/&gt;&lt;wsp:rsid wsp:val=&quot;00EE7B2D&quot;/&gt;&lt;wsp:rsid wsp:val=&quot;00EF0028&quot;/&gt;&lt;wsp:rsid wsp:val=&quot;00EF0064&quot;/&gt;&lt;wsp:rsid wsp:val=&quot;00EF0B80&quot;/&gt;&lt;wsp:rsid wsp:val=&quot;00EF121E&quot;/&gt;&lt;wsp:rsid wsp:val=&quot;00EF13EF&quot;/&gt;&lt;wsp:rsid wsp:val=&quot;00EF19F6&quot;/&gt;&lt;wsp:rsid wsp:val=&quot;00EF2421&quot;/&gt;&lt;wsp:rsid wsp:val=&quot;00EF26FE&quot;/&gt;&lt;wsp:rsid wsp:val=&quot;00EF2C13&quot;/&gt;&lt;wsp:rsid wsp:val=&quot;00EF34CD&quot;/&gt;&lt;wsp:rsid wsp:val=&quot;00EF437C&quot;/&gt;&lt;wsp:rsid wsp:val=&quot;00EF4642&quot;/&gt;&lt;wsp:rsid wsp:val=&quot;00EF4747&quot;/&gt;&lt;wsp:rsid wsp:val=&quot;00EF6E22&quot;/&gt;&lt;wsp:rsid wsp:val=&quot;00EF7F01&quot;/&gt;&lt;wsp:rsid wsp:val=&quot;00EFF561&quot;/&gt;&lt;wsp:rsid wsp:val=&quot;00F0078D&quot;/&gt;&lt;wsp:rsid wsp:val=&quot;00F01877&quot;/&gt;&lt;wsp:rsid wsp:val=&quot;00F020A9&quot;/&gt;&lt;wsp:rsid wsp:val=&quot;00F033AC&quot;/&gt;&lt;wsp:rsid wsp:val=&quot;00F0532D&quot;/&gt;&lt;wsp:rsid wsp:val=&quot;00F05C05&quot;/&gt;&lt;wsp:rsid wsp:val=&quot;00F06377&quot;/&gt;&lt;wsp:rsid wsp:val=&quot;00F0665F&quot;/&gt;&lt;wsp:rsid wsp:val=&quot;00F076B3&quot;/&gt;&lt;wsp:rsid wsp:val=&quot;00F07846&quot;/&gt;&lt;wsp:rsid wsp:val=&quot;00F07A77&quot;/&gt;&lt;wsp:rsid wsp:val=&quot;00F07F7A&quot;/&gt;&lt;wsp:rsid wsp:val=&quot;00F10A68&quot;/&gt;&lt;wsp:rsid wsp:val=&quot;00F11018&quot;/&gt;&lt;wsp:rsid wsp:val=&quot;00F115A6&quot;/&gt;&lt;wsp:rsid wsp:val=&quot;00F11995&quot;/&gt;&lt;wsp:rsid wsp:val=&quot;00F119FB&quot;/&gt;&lt;wsp:rsid wsp:val=&quot;00F1262A&quot;/&gt;&lt;wsp:rsid wsp:val=&quot;00F12DDA&quot;/&gt;&lt;wsp:rsid wsp:val=&quot;00F147DE&quot;/&gt;&lt;wsp:rsid wsp:val=&quot;00F1561F&quot;/&gt;&lt;wsp:rsid wsp:val=&quot;00F15921&quot;/&gt;&lt;wsp:rsid wsp:val=&quot;00F15F56&quot;/&gt;&lt;wsp:rsid wsp:val=&quot;00F166F6&quot;/&gt;&lt;wsp:rsid wsp:val=&quot;00F20103&quot;/&gt;&lt;wsp:rsid wsp:val=&quot;00F20483&quot;/&gt;&lt;wsp:rsid wsp:val=&quot;00F208E0&quot;/&gt;&lt;wsp:rsid wsp:val=&quot;00F209FB&quot;/&gt;&lt;wsp:rsid wsp:val=&quot;00F21816&quot;/&gt;&lt;wsp:rsid wsp:val=&quot;00F223E4&quot;/&gt;&lt;wsp:rsid wsp:val=&quot;00F2461E&quot;/&gt;&lt;wsp:rsid wsp:val=&quot;00F24A10&quot;/&gt;&lt;wsp:rsid wsp:val=&quot;00F25EE8&quot;/&gt;&lt;wsp:rsid wsp:val=&quot;00F26DD0&quot;/&gt;&lt;wsp:rsid wsp:val=&quot;00F272B6&quot;/&gt;&lt;wsp:rsid wsp:val=&quot;00F27645&quot;/&gt;&lt;wsp:rsid wsp:val=&quot;00F302B1&quot;/&gt;&lt;wsp:rsid wsp:val=&quot;00F30AD2&quot;/&gt;&lt;wsp:rsid wsp:val=&quot;00F3108F&quot;/&gt;&lt;wsp:rsid wsp:val=&quot;00F31DF1&quot;/&gt;&lt;wsp:rsid wsp:val=&quot;00F33E42&quot;/&gt;&lt;wsp:rsid wsp:val=&quot;00F3513C&quot;/&gt;&lt;wsp:rsid wsp:val=&quot;00F35D56&quot;/&gt;&lt;wsp:rsid wsp:val=&quot;00F35FCA&quot;/&gt;&lt;wsp:rsid wsp:val=&quot;00F36790&quot;/&gt;&lt;wsp:rsid wsp:val=&quot;00F36797&quot;/&gt;&lt;wsp:rsid wsp:val=&quot;00F374A5&quot;/&gt;&lt;wsp:rsid wsp:val=&quot;00F4135D&quot;/&gt;&lt;wsp:rsid wsp:val=&quot;00F416E8&quot;/&gt;&lt;wsp:rsid wsp:val=&quot;00F42509&quot;/&gt;&lt;wsp:rsid wsp:val=&quot;00F42F17&quot;/&gt;&lt;wsp:rsid wsp:val=&quot;00F44E53&quot;/&gt;&lt;wsp:rsid wsp:val=&quot;00F45B5A&quot;/&gt;&lt;wsp:rsid wsp:val=&quot;00F47A73&quot;/&gt;&lt;wsp:rsid wsp:val=&quot;00F5216A&quot;/&gt;&lt;wsp:rsid wsp:val=&quot;00F52B14&quot;/&gt;&lt;wsp:rsid wsp:val=&quot;00F52F02&quot;/&gt;&lt;wsp:rsid wsp:val=&quot;00F53C0F&quot;/&gt;&lt;wsp:rsid wsp:val=&quot;00F53DA2&quot;/&gt;&lt;wsp:rsid wsp:val=&quot;00F54A20&quot;/&gt;&lt;wsp:rsid wsp:val=&quot;00F55BD4&quot;/&gt;&lt;wsp:rsid wsp:val=&quot;00F60717&quot;/&gt;&lt;wsp:rsid wsp:val=&quot;00F60B16&quot;/&gt;&lt;wsp:rsid wsp:val=&quot;00F61AAA&quot;/&gt;&lt;wsp:rsid wsp:val=&quot;00F61B02&quot;/&gt;&lt;wsp:rsid wsp:val=&quot;00F625C5&quot;/&gt;&lt;wsp:rsid wsp:val=&quot;00F62970&quot;/&gt;&lt;wsp:rsid wsp:val=&quot;00F63B48&quot;/&gt;&lt;wsp:rsid wsp:val=&quot;00F64298&quot;/&gt;&lt;wsp:rsid wsp:val=&quot;00F6479D&quot;/&gt;&lt;wsp:rsid wsp:val=&quot;00F6496E&quot;/&gt;&lt;wsp:rsid wsp:val=&quot;00F6551A&quot;/&gt;&lt;wsp:rsid wsp:val=&quot;00F65653&quot;/&gt;&lt;wsp:rsid wsp:val=&quot;00F662A9&quot;/&gt;&lt;wsp:rsid wsp:val=&quot;00F668F3&quot;/&gt;&lt;wsp:rsid wsp:val=&quot;00F66A83&quot;/&gt;&lt;wsp:rsid wsp:val=&quot;00F67390&quot;/&gt;&lt;wsp:rsid wsp:val=&quot;00F67913&quot;/&gt;&lt;wsp:rsid wsp:val=&quot;00F67E5C&quot;/&gt;&lt;wsp:rsid wsp:val=&quot;00F70833&quot;/&gt;&lt;wsp:rsid wsp:val=&quot;00F70997&quot;/&gt;&lt;wsp:rsid wsp:val=&quot;00F710B2&quot;/&gt;&lt;wsp:rsid wsp:val=&quot;00F73ED1&quot;/&gt;&lt;wsp:rsid wsp:val=&quot;00F74C07&quot;/&gt;&lt;wsp:rsid wsp:val=&quot;00F752DD&quot;/&gt;&lt;wsp:rsid wsp:val=&quot;00F759B0&quot;/&gt;&lt;wsp:rsid wsp:val=&quot;00F77435&quot;/&gt;&lt;wsp:rsid wsp:val=&quot;00F77472&quot;/&gt;&lt;wsp:rsid wsp:val=&quot;00F8039C&quot;/&gt;&lt;wsp:rsid wsp:val=&quot;00F80747&quot;/&gt;&lt;wsp:rsid wsp:val=&quot;00F80877&quot;/&gt;&lt;wsp:rsid wsp:val=&quot;00F80A05&quot;/&gt;&lt;wsp:rsid wsp:val=&quot;00F81C45&quot;/&gt;&lt;wsp:rsid wsp:val=&quot;00F82040&quot;/&gt;&lt;wsp:rsid wsp:val=&quot;00F82505&quot;/&gt;&lt;wsp:rsid wsp:val=&quot;00F8277C&quot;/&gt;&lt;wsp:rsid wsp:val=&quot;00F82C80&quot;/&gt;&lt;wsp:rsid wsp:val=&quot;00F82DDB&quot;/&gt;&lt;wsp:rsid wsp:val=&quot;00F8405C&quot;/&gt;&lt;wsp:rsid wsp:val=&quot;00F842CD&quot;/&gt;&lt;wsp:rsid wsp:val=&quot;00F85BB4&quot;/&gt;&lt;wsp:rsid wsp:val=&quot;00F8743D&quot;/&gt;&lt;wsp:rsid wsp:val=&quot;00F8790A&quot;/&gt;&lt;wsp:rsid wsp:val=&quot;00F90630&quot;/&gt;&lt;wsp:rsid wsp:val=&quot;00F90A3B&quot;/&gt;&lt;wsp:rsid wsp:val=&quot;00F91E66&quot;/&gt;&lt;wsp:rsid wsp:val=&quot;00F92ED8&quot;/&gt;&lt;wsp:rsid wsp:val=&quot;00F93014&quot;/&gt;&lt;wsp:rsid wsp:val=&quot;00F944C2&quot;/&gt;&lt;wsp:rsid wsp:val=&quot;00F94CAD&quot;/&gt;&lt;wsp:rsid wsp:val=&quot;00F951FF&quot;/&gt;&lt;wsp:rsid wsp:val=&quot;00F9579F&quot;/&gt;&lt;wsp:rsid wsp:val=&quot;00F95BAD&quot;/&gt;&lt;wsp:rsid wsp:val=&quot;00F9606B&quot;/&gt;&lt;wsp:rsid wsp:val=&quot;00F96CCD&quot;/&gt;&lt;wsp:rsid wsp:val=&quot;00F96FA3&quot;/&gt;&lt;wsp:rsid wsp:val=&quot;00F97FE8&quot;/&gt;&lt;wsp:rsid wsp:val=&quot;00FA01FC&quot;/&gt;&lt;wsp:rsid wsp:val=&quot;00FA0B06&quot;/&gt;&lt;wsp:rsid wsp:val=&quot;00FA0C0A&quot;/&gt;&lt;wsp:rsid wsp:val=&quot;00FA127F&quot;/&gt;&lt;wsp:rsid wsp:val=&quot;00FA146D&quot;/&gt;&lt;wsp:rsid wsp:val=&quot;00FA166C&quot;/&gt;&lt;wsp:rsid wsp:val=&quot;00FA2741&quot;/&gt;&lt;wsp:rsid wsp:val=&quot;00FA2A07&quot;/&gt;&lt;wsp:rsid wsp:val=&quot;00FA2D2B&quot;/&gt;&lt;wsp:rsid wsp:val=&quot;00FA2FC3&quot;/&gt;&lt;wsp:rsid wsp:val=&quot;00FA374E&quot;/&gt;&lt;wsp:rsid wsp:val=&quot;00FA3EB3&quot;/&gt;&lt;wsp:rsid wsp:val=&quot;00FA7250&quot;/&gt;&lt;wsp:rsid wsp:val=&quot;00FA7690&quot;/&gt;&lt;wsp:rsid wsp:val=&quot;00FB0565&quot;/&gt;&lt;wsp:rsid wsp:val=&quot;00FB0E81&quot;/&gt;&lt;wsp:rsid wsp:val=&quot;00FB21B1&quot;/&gt;&lt;wsp:rsid wsp:val=&quot;00FB243F&quot;/&gt;&lt;wsp:rsid wsp:val=&quot;00FB37DE&quot;/&gt;&lt;wsp:rsid wsp:val=&quot;00FB3DF2&quot;/&gt;&lt;wsp:rsid wsp:val=&quot;00FB4AD8&quot;/&gt;&lt;wsp:rsid wsp:val=&quot;00FB4D4B&quot;/&gt;&lt;wsp:rsid wsp:val=&quot;00FB66B6&quot;/&gt;&lt;wsp:rsid wsp:val=&quot;00FB701F&quot;/&gt;&lt;wsp:rsid wsp:val=&quot;00FC01E0&quot;/&gt;&lt;wsp:rsid wsp:val=&quot;00FC0C56&quot;/&gt;&lt;wsp:rsid wsp:val=&quot;00FC1070&quot;/&gt;&lt;wsp:rsid wsp:val=&quot;00FC1A54&quot;/&gt;&lt;wsp:rsid wsp:val=&quot;00FC1B63&quot;/&gt;&lt;wsp:rsid wsp:val=&quot;00FC1C0A&quot;/&gt;&lt;wsp:rsid wsp:val=&quot;00FC34BC&quot;/&gt;&lt;wsp:rsid wsp:val=&quot;00FC4BD5&quot;/&gt;&lt;wsp:rsid wsp:val=&quot;00FC5252&quot;/&gt;&lt;wsp:rsid wsp:val=&quot;00FC6003&quot;/&gt;&lt;wsp:rsid wsp:val=&quot;00FC687F&quot;/&gt;&lt;wsp:rsid wsp:val=&quot;00FC6A59&quot;/&gt;&lt;wsp:rsid wsp:val=&quot;00FC6EE4&quot;/&gt;&lt;wsp:rsid wsp:val=&quot;00FC754F&quot;/&gt;&lt;wsp:rsid wsp:val=&quot;00FC77CD&quot;/&gt;&lt;wsp:rsid wsp:val=&quot;00FC7EAB&quot;/&gt;&lt;wsp:rsid wsp:val=&quot;00FC9BC1&quot;/&gt;&lt;wsp:rsid wsp:val=&quot;00FD11EA&quot;/&gt;&lt;wsp:rsid wsp:val=&quot;00FD22EF&quot;/&gt;&lt;wsp:rsid wsp:val=&quot;00FD2C87&quot;/&gt;&lt;wsp:rsid wsp:val=&quot;00FD3A16&quot;/&gt;&lt;wsp:rsid wsp:val=&quot;00FD3A65&quot;/&gt;&lt;wsp:rsid wsp:val=&quot;00FD3D61&quot;/&gt;&lt;wsp:rsid wsp:val=&quot;00FD3E02&quot;/&gt;&lt;wsp:rsid wsp:val=&quot;00FD41F4&quot;/&gt;&lt;wsp:rsid wsp:val=&quot;00FD43A1&quot;/&gt;&lt;wsp:rsid wsp:val=&quot;00FD7128&quot;/&gt;&lt;wsp:rsid wsp:val=&quot;00FD71C6&quot;/&gt;&lt;wsp:rsid wsp:val=&quot;00FE0691&quot;/&gt;&lt;wsp:rsid wsp:val=&quot;00FE0DA4&quot;/&gt;&lt;wsp:rsid wsp:val=&quot;00FE1003&quot;/&gt;&lt;wsp:rsid wsp:val=&quot;00FE1048&quot;/&gt;&lt;wsp:rsid wsp:val=&quot;00FE25E9&quot;/&gt;&lt;wsp:rsid wsp:val=&quot;00FE26B7&quot;/&gt;&lt;wsp:rsid wsp:val=&quot;00FE2D23&quot;/&gt;&lt;wsp:rsid wsp:val=&quot;00FE4300&quot;/&gt;&lt;wsp:rsid wsp:val=&quot;00FF1895&quot;/&gt;&lt;wsp:rsid wsp:val=&quot;00FF2928&quot;/&gt;&lt;wsp:rsid wsp:val=&quot;00FF2D27&quot;/&gt;&lt;wsp:rsid wsp:val=&quot;00FF350E&quot;/&gt;&lt;wsp:rsid wsp:val=&quot;00FF537E&quot;/&gt;&lt;wsp:rsid wsp:val=&quot;00FF5469&quot;/&gt;&lt;wsp:rsid wsp:val=&quot;00FF5C2F&quot;/&gt;&lt;wsp:rsid wsp:val=&quot;010450B9&quot;/&gt;&lt;wsp:rsid wsp:val=&quot;0121F4B1&quot;/&gt;&lt;wsp:rsid wsp:val=&quot;0129B13E&quot;/&gt;&lt;wsp:rsid wsp:val=&quot;013069D8&quot;/&gt;&lt;wsp:rsid wsp:val=&quot;0130A030&quot;/&gt;&lt;wsp:rsid wsp:val=&quot;0149DD76&quot;/&gt;&lt;wsp:rsid wsp:val=&quot;014E73CF&quot;/&gt;&lt;wsp:rsid wsp:val=&quot;0151A258&quot;/&gt;&lt;wsp:rsid wsp:val=&quot;015751FD&quot;/&gt;&lt;wsp:rsid wsp:val=&quot;017206AB&quot;/&gt;&lt;wsp:rsid wsp:val=&quot;0173B414&quot;/&gt;&lt;wsp:rsid wsp:val=&quot;01A53B1C&quot;/&gt;&lt;wsp:rsid wsp:val=&quot;01B0B684&quot;/&gt;&lt;wsp:rsid wsp:val=&quot;01BE0DFA&quot;/&gt;&lt;wsp:rsid wsp:val=&quot;01C6BEC3&quot;/&gt;&lt;wsp:rsid wsp:val=&quot;01CDCDDA&quot;/&gt;&lt;wsp:rsid wsp:val=&quot;01CF05AC&quot;/&gt;&lt;wsp:rsid wsp:val=&quot;01D2D207&quot;/&gt;&lt;wsp:rsid wsp:val=&quot;01DD512C&quot;/&gt;&lt;wsp:rsid wsp:val=&quot;01DF1299&quot;/&gt;&lt;wsp:rsid wsp:val=&quot;01F10CE4&quot;/&gt;&lt;wsp:rsid wsp:val=&quot;01FFAB17&quot;/&gt;&lt;wsp:rsid wsp:val=&quot;020377C1&quot;/&gt;&lt;wsp:rsid wsp:val=&quot;0204A70A&quot;/&gt;&lt;wsp:rsid wsp:val=&quot;02288726&quot;/&gt;&lt;wsp:rsid wsp:val=&quot;0232D5C7&quot;/&gt;&lt;wsp:rsid wsp:val=&quot;023AEC42&quot;/&gt;&lt;wsp:rsid wsp:val=&quot;0250C8BD&quot;/&gt;&lt;wsp:rsid wsp:val=&quot;0269054A&quot;/&gt;&lt;wsp:rsid wsp:val=&quot;026C41D9&quot;/&gt;&lt;wsp:rsid wsp:val=&quot;026E7A1F&quot;/&gt;&lt;wsp:rsid wsp:val=&quot;026EB801&quot;/&gt;&lt;wsp:rsid wsp:val=&quot;0284574A&quot;/&gt;&lt;wsp:rsid wsp:val=&quot;028AD715&quot;/&gt;&lt;wsp:rsid wsp:val=&quot;0290CF77&quot;/&gt;&lt;wsp:rsid wsp:val=&quot;02C1E40D&quot;/&gt;&lt;wsp:rsid wsp:val=&quot;02C64415&quot;/&gt;&lt;wsp:rsid wsp:val=&quot;02CC7091&quot;/&gt;&lt;wsp:rsid wsp:val=&quot;02DAADA5&quot;/&gt;&lt;wsp:rsid wsp:val=&quot;02DB9ABE&quot;/&gt;&lt;wsp:rsid wsp:val=&quot;02E7B47A&quot;/&gt;&lt;wsp:rsid wsp:val=&quot;02F7AE3B&quot;/&gt;&lt;wsp:rsid wsp:val=&quot;02FD793E&quot;/&gt;&lt;wsp:rsid wsp:val=&quot;02FE0D7C&quot;/&gt;&lt;wsp:rsid wsp:val=&quot;030AF376&quot;/&gt;&lt;wsp:rsid wsp:val=&quot;030BB258&quot;/&gt;&lt;wsp:rsid wsp:val=&quot;03110D71&quot;/&gt;&lt;wsp:rsid wsp:val=&quot;031B9AE3&quot;/&gt;&lt;wsp:rsid wsp:val=&quot;03219A4F&quot;/&gt;&lt;wsp:rsid wsp:val=&quot;032E108F&quot;/&gt;&lt;wsp:rsid wsp:val=&quot;0333C313&quot;/&gt;&lt;wsp:rsid wsp:val=&quot;033B3CF2&quot;/&gt;&lt;wsp:rsid wsp:val=&quot;034679DA&quot;/&gt;&lt;wsp:rsid wsp:val=&quot;0348F9E3&quot;/&gt;&lt;wsp:rsid wsp:val=&quot;034A5D58&quot;/&gt;&lt;wsp:rsid wsp:val=&quot;034A92E2&quot;/&gt;&lt;wsp:rsid wsp:val=&quot;034D2B4E&quot;/&gt;&lt;wsp:rsid wsp:val=&quot;03540F36&quot;/&gt;&lt;wsp:rsid wsp:val=&quot;03813F84&quot;/&gt;&lt;wsp:rsid wsp:val=&quot;0382B765&quot;/&gt;&lt;wsp:rsid wsp:val=&quot;03864673&quot;/&gt;&lt;wsp:rsid wsp:val=&quot;038A2FB6&quot;/&gt;&lt;wsp:rsid wsp:val=&quot;038E88F9&quot;/&gt;&lt;wsp:rsid wsp:val=&quot;03A13BF0&quot;/&gt;&lt;wsp:rsid wsp:val=&quot;03AA09D5&quot;/&gt;&lt;wsp:rsid wsp:val=&quot;03B108A6&quot;/&gt;&lt;wsp:rsid wsp:val=&quot;03C36422&quot;/&gt;&lt;wsp:rsid wsp:val=&quot;040C6E0A&quot;/&gt;&lt;wsp:rsid wsp:val=&quot;040DF0F2&quot;/&gt;&lt;wsp:rsid wsp:val=&quot;0411DB7A&quot;/&gt;&lt;wsp:rsid wsp:val=&quot;0414F51C&quot;/&gt;&lt;wsp:rsid wsp:val=&quot;0415E905&quot;/&gt;&lt;wsp:rsid wsp:val=&quot;0422801A&quot;/&gt;&lt;wsp:rsid wsp:val=&quot;042301AC&quot;/&gt;&lt;wsp:rsid wsp:val=&quot;042977F3&quot;/&gt;&lt;wsp:rsid wsp:val=&quot;04300181&quot;/&gt;&lt;wsp:rsid wsp:val=&quot;043A16F6&quot;/&gt;&lt;wsp:rsid wsp:val=&quot;0440F1DA&quot;/&gt;&lt;wsp:rsid wsp:val=&quot;0445745A&quot;/&gt;&lt;wsp:rsid wsp:val=&quot;04470636&quot;/&gt;&lt;wsp:rsid wsp:val=&quot;04533308&quot;/&gt;&lt;wsp:rsid wsp:val=&quot;045706AF&quot;/&gt;&lt;wsp:rsid wsp:val=&quot;045EEE69&quot;/&gt;&lt;wsp:rsid wsp:val=&quot;046669CA&quot;/&gt;&lt;wsp:rsid wsp:val=&quot;04767A59&quot;/&gt;&lt;wsp:rsid wsp:val=&quot;047C5C0D&quot;/&gt;&lt;wsp:rsid wsp:val=&quot;048923BF&quot;/&gt;&lt;wsp:rsid wsp:val=&quot;04999548&quot;/&gt;&lt;wsp:rsid wsp:val=&quot;049A6C41&quot;/&gt;&lt;wsp:rsid wsp:val=&quot;049AE75C&quot;/&gt;&lt;wsp:rsid wsp:val=&quot;04B22FCE&quot;/&gt;&lt;wsp:rsid wsp:val=&quot;04C4BD78&quot;/&gt;&lt;wsp:rsid wsp:val=&quot;04C7D96A&quot;/&gt;&lt;wsp:rsid wsp:val=&quot;04CB058B&quot;/&gt;&lt;wsp:rsid wsp:val=&quot;04CF3098&quot;/&gt;&lt;wsp:rsid wsp:val=&quot;04E24A3B&quot;/&gt;&lt;wsp:rsid wsp:val=&quot;04E27679&quot;/&gt;&lt;wsp:rsid wsp:val=&quot;04E4F962&quot;/&gt;&lt;wsp:rsid wsp:val=&quot;04F0D409&quot;/&gt;&lt;wsp:rsid wsp:val=&quot;04F811BF&quot;/&gt;&lt;wsp:rsid wsp:val=&quot;04FF5F61&quot;/&gt;&lt;wsp:rsid wsp:val=&quot;0506F173&quot;/&gt;&lt;wsp:rsid wsp:val=&quot;0508993A&quot;/&gt;&lt;wsp:rsid wsp:val=&quot;0515FA07&quot;/&gt;&lt;wsp:rsid wsp:val=&quot;0519B562&quot;/&gt;&lt;wsp:rsid wsp:val=&quot;0531FCEC&quot;/&gt;&lt;wsp:rsid wsp:val=&quot;0532155F&quot;/&gt;&lt;wsp:rsid wsp:val=&quot;0532D398&quot;/&gt;&lt;wsp:rsid wsp:val=&quot;053AF140&quot;/&gt;&lt;wsp:rsid wsp:val=&quot;05594855&quot;/&gt;&lt;wsp:rsid wsp:val=&quot;05603446&quot;/&gt;&lt;wsp:rsid wsp:val=&quot;0578D6AC&quot;/&gt;&lt;wsp:rsid wsp:val=&quot;0593B074&quot;/&gt;&lt;wsp:rsid wsp:val=&quot;05954721&quot;/&gt;&lt;wsp:rsid wsp:val=&quot;05A0BB7D&quot;/&gt;&lt;wsp:rsid wsp:val=&quot;05B6EC67&quot;/&gt;&lt;wsp:rsid wsp:val=&quot;05BBBB1D&quot;/&gt;&lt;wsp:rsid wsp:val=&quot;05BFA8C1&quot;/&gt;&lt;wsp:rsid wsp:val=&quot;05DDE616&quot;/&gt;&lt;wsp:rsid wsp:val=&quot;05F4B49F&quot;/&gt;&lt;wsp:rsid wsp:val=&quot;060C7C48&quot;/&gt;&lt;wsp:rsid wsp:val=&quot;060D12B3&quot;/&gt;&lt;wsp:rsid wsp:val=&quot;06149287&quot;/&gt;&lt;wsp:rsid wsp:val=&quot;061E03B4&quot;/&gt;&lt;wsp:rsid wsp:val=&quot;06325F6A&quot;/&gt;&lt;wsp:rsid wsp:val=&quot;0637E0FD&quot;/&gt;&lt;wsp:rsid wsp:val=&quot;063B0C54&quot;/&gt;&lt;wsp:rsid wsp:val=&quot;066CF8C5&quot;/&gt;&lt;wsp:rsid wsp:val=&quot;066D9A34&quot;/&gt;&lt;wsp:rsid wsp:val=&quot;0674E067&quot;/&gt;&lt;wsp:rsid wsp:val=&quot;0683A95F&quot;/&gt;&lt;wsp:rsid wsp:val=&quot;06866140&quot;/&gt;&lt;wsp:rsid wsp:val=&quot;069D9677&quot;/&gt;&lt;wsp:rsid wsp:val=&quot;06AAA77A&quot;/&gt;&lt;wsp:rsid wsp:val=&quot;06BAD446&quot;/&gt;&lt;wsp:rsid wsp:val=&quot;06BCF16E&quot;/&gt;&lt;wsp:rsid wsp:val=&quot;06D3389C&quot;/&gt;&lt;wsp:rsid wsp:val=&quot;06E1D762&quot;/&gt;&lt;wsp:rsid wsp:val=&quot;06E46FA3&quot;/&gt;&lt;wsp:rsid wsp:val=&quot;06F1DB64&quot;/&gt;&lt;wsp:rsid wsp:val=&quot;06F92628&quot;/&gt;&lt;wsp:rsid wsp:val=&quot;06F94E72&quot;/&gt;&lt;wsp:rsid wsp:val=&quot;06FEA7C3&quot;/&gt;&lt;wsp:rsid wsp:val=&quot;0703982D&quot;/&gt;&lt;wsp:rsid wsp:val=&quot;070D4D86&quot;/&gt;&lt;wsp:rsid wsp:val=&quot;0717FCBA&quot;/&gt;&lt;wsp:rsid wsp:val=&quot;072ACFC2&quot;/&gt;&lt;wsp:rsid wsp:val=&quot;07363F2B&quot;/&gt;&lt;wsp:rsid wsp:val=&quot;0743BFFF&quot;/&gt;&lt;wsp:rsid wsp:val=&quot;0745E7DA&quot;/&gt;&lt;wsp:rsid wsp:val=&quot;074D5479&quot;/&gt;&lt;wsp:rsid wsp:val=&quot;075832D6&quot;/&gt;&lt;wsp:rsid wsp:val=&quot;075AA26E&quot;/&gt;&lt;wsp:rsid wsp:val=&quot;0766D372&quot;/&gt;&lt;wsp:rsid wsp:val=&quot;077A2BFF&quot;/&gt;&lt;wsp:rsid wsp:val=&quot;077A98C1&quot;/&gt;&lt;wsp:rsid wsp:val=&quot;077FDC19&quot;/&gt;&lt;wsp:rsid wsp:val=&quot;0784F861&quot;/&gt;&lt;wsp:rsid wsp:val=&quot;07890ADB&quot;/&gt;&lt;wsp:rsid wsp:val=&quot;079FE1B4&quot;/&gt;&lt;wsp:rsid wsp:val=&quot;07B65E54&quot;/&gt;&lt;wsp:rsid wsp:val=&quot;07CFC2E7&quot;/&gt;&lt;wsp:rsid wsp:val=&quot;07DA092C&quot;/&gt;&lt;wsp:rsid wsp:val=&quot;07DBD4E3&quot;/&gt;&lt;wsp:rsid wsp:val=&quot;07DC3A85&quot;/&gt;&lt;wsp:rsid wsp:val=&quot;07FF895A&quot;/&gt;&lt;wsp:rsid wsp:val=&quot;08008133&quot;/&gt;&lt;wsp:rsid wsp:val=&quot;0808B889&quot;/&gt;&lt;wsp:rsid wsp:val=&quot;080E5933&quot;/&gt;&lt;wsp:rsid wsp:val=&quot;080F3BC6&quot;/&gt;&lt;wsp:rsid wsp:val=&quot;081C9A24&quot;/&gt;&lt;wsp:rsid wsp:val=&quot;081F3386&quot;/&gt;&lt;wsp:rsid wsp:val=&quot;08223236&quot;/&gt;&lt;wsp:rsid wsp:val=&quot;08296A5B&quot;/&gt;&lt;wsp:rsid wsp:val=&quot;0845623A&quot;/&gt;&lt;wsp:rsid wsp:val=&quot;08467FBB&quot;/&gt;&lt;wsp:rsid wsp:val=&quot;084ADC1C&quot;/&gt;&lt;wsp:rsid wsp:val=&quot;0851BD15&quot;/&gt;&lt;wsp:rsid wsp:val=&quot;0853F072&quot;/&gt;&lt;wsp:rsid wsp:val=&quot;0854D757&quot;/&gt;&lt;wsp:rsid wsp:val=&quot;08607F0C&quot;/&gt;&lt;wsp:rsid wsp:val=&quot;086673B5&quot;/&gt;&lt;wsp:rsid wsp:val=&quot;0872E391&quot;/&gt;&lt;wsp:rsid wsp:val=&quot;0886B405&quot;/&gt;&lt;wsp:rsid wsp:val=&quot;08972F86&quot;/&gt;&lt;wsp:rsid wsp:val=&quot;08AEA4A6&quot;/&gt;&lt;wsp:rsid wsp:val=&quot;08AF6CC3&quot;/&gt;&lt;wsp:rsid wsp:val=&quot;08B24194&quot;/&gt;&lt;wsp:rsid wsp:val=&quot;08BB2A4B&quot;/&gt;&lt;wsp:rsid wsp:val=&quot;08BC6C8A&quot;/&gt;&lt;wsp:rsid wsp:val=&quot;08BF58DB&quot;/&gt;&lt;wsp:rsid wsp:val=&quot;08CBCF8D&quot;/&gt;&lt;wsp:rsid wsp:val=&quot;08D49EC5&quot;/&gt;&lt;wsp:rsid wsp:val=&quot;08FA2A55&quot;/&gt;&lt;wsp:rsid wsp:val=&quot;091052A4&quot;/&gt;&lt;wsp:rsid wsp:val=&quot;0911C0CA&quot;/&gt;&lt;wsp:rsid wsp:val=&quot;0926CD8F&quot;/&gt;&lt;wsp:rsid wsp:val=&quot;092AC66D&quot;/&gt;&lt;wsp:rsid wsp:val=&quot;092B5E25&quot;/&gt;&lt;wsp:rsid wsp:val=&quot;0945AD32&quot;/&gt;&lt;wsp:rsid wsp:val=&quot;094F6E1A&quot;/&gt;&lt;wsp:rsid wsp:val=&quot;0951D881&quot;/&gt;&lt;wsp:rsid wsp:val=&quot;0953CC14&quot;/&gt;&lt;wsp:rsid wsp:val=&quot;09711BD4&quot;/&gt;&lt;wsp:rsid wsp:val=&quot;09712228&quot;/&gt;&lt;wsp:rsid wsp:val=&quot;097B9DE6&quot;/&gt;&lt;wsp:rsid wsp:val=&quot;097EC881&quot;/&gt;&lt;wsp:rsid wsp:val=&quot;09858040&quot;/&gt;&lt;wsp:rsid wsp:val=&quot;099205D9&quot;/&gt;&lt;wsp:rsid wsp:val=&quot;099BAEE5&quot;/&gt;&lt;wsp:rsid wsp:val=&quot;09B1DF94&quot;/&gt;&lt;wsp:rsid wsp:val=&quot;09B94100&quot;/&gt;&lt;wsp:rsid wsp:val=&quot;09BAB864&quot;/&gt;&lt;wsp:rsid wsp:val=&quot;09BC73CD&quot;/&gt;&lt;wsp:rsid wsp:val=&quot;09C76CA4&quot;/&gt;&lt;wsp:rsid wsp:val=&quot;09C91FDF&quot;/&gt;&lt;wsp:rsid wsp:val=&quot;09C990AD&quot;/&gt;&lt;wsp:rsid wsp:val=&quot;09CAB5DA&quot;/&gt;&lt;wsp:rsid wsp:val=&quot;09D2F0DE&quot;/&gt;&lt;wsp:rsid wsp:val=&quot;09DA6296&quot;/&gt;&lt;wsp:rsid wsp:val=&quot;09DCB4FC&quot;/&gt;&lt;wsp:rsid wsp:val=&quot;09FB9ED5&quot;/&gt;&lt;wsp:rsid wsp:val=&quot;0A000233&quot;/&gt;&lt;wsp:rsid wsp:val=&quot;0A0FCEEB&quot;/&gt;&lt;wsp:rsid wsp:val=&quot;0A1E51EC&quot;/&gt;&lt;wsp:rsid wsp:val=&quot;0A217F3A&quot;/&gt;&lt;wsp:rsid wsp:val=&quot;0A234281&quot;/&gt;&lt;wsp:rsid wsp:val=&quot;0A24B78F&quot;/&gt;&lt;wsp:rsid wsp:val=&quot;0A2BC8D7&quot;/&gt;&lt;wsp:rsid wsp:val=&quot;0A2C732A&quot;/&gt;&lt;wsp:rsid wsp:val=&quot;0A2CF4FD&quot;/&gt;&lt;wsp:rsid wsp:val=&quot;0A33AAC1&quot;/&gt;&lt;wsp:rsid wsp:val=&quot;0A53AE70&quot;/&gt;&lt;wsp:rsid wsp:val=&quot;0A5722BF&quot;/&gt;&lt;wsp:rsid wsp:val=&quot;0A57CF80&quot;/&gt;&lt;wsp:rsid wsp:val=&quot;0A638ED1&quot;/&gt;&lt;wsp:rsid wsp:val=&quot;0A6692FF&quot;/&gt;&lt;wsp:rsid wsp:val=&quot;0A67EDFB&quot;/&gt;&lt;wsp:rsid wsp:val=&quot;0A74C12D&quot;/&gt;&lt;wsp:rsid wsp:val=&quot;0A770094&quot;/&gt;&lt;wsp:rsid wsp:val=&quot;0A956B67&quot;/&gt;&lt;wsp:rsid wsp:val=&quot;0A96762D&quot;/&gt;&lt;wsp:rsid wsp:val=&quot;0AA50202&quot;/&gt;&lt;wsp:rsid wsp:val=&quot;0AB82AE4&quot;/&gt;&lt;wsp:rsid wsp:val=&quot;0AB8C452&quot;/&gt;&lt;wsp:rsid wsp:val=&quot;0AC78424&quot;/&gt;&lt;wsp:rsid wsp:val=&quot;0AD06F1F&quot;/&gt;&lt;wsp:rsid wsp:val=&quot;0AD4C671&quot;/&gt;&lt;wsp:rsid wsp:val=&quot;0ADE9B2F&quot;/&gt;&lt;wsp:rsid wsp:val=&quot;0AEB0365&quot;/&gt;&lt;wsp:rsid wsp:val=&quot;0B04B9BF&quot;/&gt;&lt;wsp:rsid wsp:val=&quot;0B05F37F&quot;/&gt;&lt;wsp:rsid wsp:val=&quot;0B0C3D7B&quot;/&gt;&lt;wsp:rsid wsp:val=&quot;0B1C114A&quot;/&gt;&lt;wsp:rsid wsp:val=&quot;0B201A15&quot;/&gt;&lt;wsp:rsid wsp:val=&quot;0B211EB2&quot;/&gt;&lt;wsp:rsid wsp:val=&quot;0B238B16&quot;/&gt;&lt;wsp:rsid wsp:val=&quot;0B23F91B&quot;/&gt;&lt;wsp:rsid wsp:val=&quot;0B2907A6&quot;/&gt;&lt;wsp:rsid wsp:val=&quot;0B32D086&quot;/&gt;&lt;wsp:rsid wsp:val=&quot;0B44120B&quot;/&gt;&lt;wsp:rsid wsp:val=&quot;0B5BAF19&quot;/&gt;&lt;wsp:rsid wsp:val=&quot;0B715AD0&quot;/&gt;&lt;wsp:rsid wsp:val=&quot;0B720AB8&quot;/&gt;&lt;wsp:rsid wsp:val=&quot;0B7632F7&quot;/&gt;&lt;wsp:rsid wsp:val=&quot;0B8D3B30&quot;/&gt;&lt;wsp:rsid wsp:val=&quot;0BA000CE&quot;/&gt;&lt;wsp:rsid wsp:val=&quot;0BA2FABF&quot;/&gt;&lt;wsp:rsid wsp:val=&quot;0BAFD7E2&quot;/&gt;&lt;wsp:rsid wsp:val=&quot;0BD18863&quot;/&gt;&lt;wsp:rsid wsp:val=&quot;0BD4109F&quot;/&gt;&lt;wsp:rsid wsp:val=&quot;0BE314B9&quot;/&gt;&lt;wsp:rsid wsp:val=&quot;0BEB6048&quot;/&gt;&lt;wsp:rsid wsp:val=&quot;0BEC0D65&quot;/&gt;&lt;wsp:rsid wsp:val=&quot;0BF05876&quot;/&gt;&lt;wsp:rsid wsp:val=&quot;0C080E1E&quot;/&gt;&lt;wsp:rsid wsp:val=&quot;0C167B31&quot;/&gt;&lt;wsp:rsid wsp:val=&quot;0C2E1391&quot;/&gt;&lt;wsp:rsid wsp:val=&quot;0C305DB3&quot;/&gt;&lt;wsp:rsid wsp:val=&quot;0C481AC2&quot;/&gt;&lt;wsp:rsid wsp:val=&quot;0C5CFBD2&quot;/&gt;&lt;wsp:rsid wsp:val=&quot;0C7EA6A7&quot;/&gt;&lt;wsp:rsid wsp:val=&quot;0C8F7012&quot;/&gt;&lt;wsp:rsid wsp:val=&quot;0CA24B00&quot;/&gt;&lt;wsp:rsid wsp:val=&quot;0CA32A0C&quot;/&gt;&lt;wsp:rsid wsp:val=&quot;0CA6888A&quot;/&gt;&lt;wsp:rsid wsp:val=&quot;0CB96353&quot;/&gt;&lt;wsp:rsid wsp:val=&quot;0CD782CE&quot;/&gt;&lt;wsp:rsid wsp:val=&quot;0CE4E65F&quot;/&gt;&lt;wsp:rsid wsp:val=&quot;0CE6E592&quot;/&gt;&lt;wsp:rsid wsp:val=&quot;0CEAB12C&quot;/&gt;&lt;wsp:rsid wsp:val=&quot;0CEC3B21&quot;/&gt;&lt;wsp:rsid wsp:val=&quot;0CED5ABB&quot;/&gt;&lt;wsp:rsid wsp:val=&quot;0D008CC6&quot;/&gt;&lt;wsp:rsid wsp:val=&quot;0D0577CC&quot;/&gt;&lt;wsp:rsid wsp:val=&quot;0D1B86D9&quot;/&gt;&lt;wsp:rsid wsp:val=&quot;0D361F4A&quot;/&gt;&lt;wsp:rsid wsp:val=&quot;0D37BBF1&quot;/&gt;&lt;wsp:rsid wsp:val=&quot;0D4C2ADA&quot;/&gt;&lt;wsp:rsid wsp:val=&quot;0D4D94F0&quot;/&gt;&lt;wsp:rsid wsp:val=&quot;0D4F3728&quot;/&gt;&lt;wsp:rsid wsp:val=&quot;0D4F9C9F&quot;/&gt;&lt;wsp:rsid wsp:val=&quot;0D5263C5&quot;/&gt;&lt;wsp:rsid wsp:val=&quot;0D5BA78C&quot;/&gt;&lt;wsp:rsid wsp:val=&quot;0D642F05&quot;/&gt;&lt;wsp:rsid wsp:val=&quot;0D69FAA4&quot;/&gt;&lt;wsp:rsid wsp:val=&quot;0D897BF5&quot;/&gt;&lt;wsp:rsid wsp:val=&quot;0D8A4C48&quot;/&gt;&lt;wsp:rsid wsp:val=&quot;0D9950B2&quot;/&gt;&lt;wsp:rsid wsp:val=&quot;0DAA1A65&quot;/&gt;&lt;wsp:rsid wsp:val=&quot;0DAD4AF7&quot;/&gt;&lt;wsp:rsid wsp:val=&quot;0DB8C220&quot;/&gt;&lt;wsp:rsid wsp:val=&quot;0DC3E9CF&quot;/&gt;&lt;wsp:rsid wsp:val=&quot;0DC419A7&quot;/&gt;&lt;wsp:rsid wsp:val=&quot;0DCA9B2C&quot;/&gt;&lt;wsp:rsid wsp:val=&quot;0DCC83D7&quot;/&gt;&lt;wsp:rsid wsp:val=&quot;0DF1E57F&quot;/&gt;&lt;wsp:rsid wsp:val=&quot;0DF87171&quot;/&gt;&lt;wsp:rsid wsp:val=&quot;0DFB7B23&quot;/&gt;&lt;wsp:rsid wsp:val=&quot;0DFD1394&quot;/&gt;&lt;wsp:rsid wsp:val=&quot;0E032B1B&quot;/&gt;&lt;wsp:rsid wsp:val=&quot;0E078139&quot;/&gt;&lt;wsp:rsid wsp:val=&quot;0E0F9545&quot;/&gt;&lt;wsp:rsid wsp:val=&quot;0E10EEDB&quot;/&gt;&lt;wsp:rsid wsp:val=&quot;0E23A8D5&quot;/&gt;&lt;wsp:rsid wsp:val=&quot;0E2A1E68&quot;/&gt;&lt;wsp:rsid wsp:val=&quot;0E41EDAE&quot;/&gt;&lt;wsp:rsid wsp:val=&quot;0E432DEA&quot;/&gt;&lt;wsp:rsid wsp:val=&quot;0E50DBED&quot;/&gt;&lt;wsp:rsid wsp:val=&quot;0E593E46&quot;/&gt;&lt;wsp:rsid wsp:val=&quot;0E71EDC6&quot;/&gt;&lt;wsp:rsid wsp:val=&quot;0E7464C6&quot;/&gt;&lt;wsp:rsid wsp:val=&quot;0E7F86E0&quot;/&gt;&lt;wsp:rsid wsp:val=&quot;0E8A9501&quot;/&gt;&lt;wsp:rsid wsp:val=&quot;0E8C7B8C&quot;/&gt;&lt;wsp:rsid wsp:val=&quot;0EA4268D&quot;/&gt;&lt;wsp:rsid wsp:val=&quot;0EB9A84D&quot;/&gt;&lt;wsp:rsid wsp:val=&quot;0EBB374D&quot;/&gt;&lt;wsp:rsid wsp:val=&quot;0EC094DF&quot;/&gt;&lt;wsp:rsid wsp:val=&quot;0EC4EA40&quot;/&gt;&lt;wsp:rsid wsp:val=&quot;0ED3776E&quot;/&gt;&lt;wsp:rsid wsp:val=&quot;0ED67168&quot;/&gt;&lt;wsp:rsid wsp:val=&quot;0ED76942&quot;/&gt;&lt;wsp:rsid wsp:val=&quot;0EDF6981&quot;/&gt;&lt;wsp:rsid wsp:val=&quot;0EE2E5D5&quot;/&gt;&lt;wsp:rsid wsp:val=&quot;0EE51088&quot;/&gt;&lt;wsp:rsid wsp:val=&quot;0EE59FD4&quot;/&gt;&lt;wsp:rsid wsp:val=&quot;0EF8574A&quot;/&gt;&lt;wsp:rsid wsp:val=&quot;0EFA1DE5&quot;/&gt;&lt;wsp:rsid wsp:val=&quot;0F001519&quot;/&gt;&lt;wsp:rsid wsp:val=&quot;0F0330B7&quot;/&gt;&lt;wsp:rsid wsp:val=&quot;0F05AC7B&quot;/&gt;&lt;wsp:rsid wsp:val=&quot;0F12BF41&quot;/&gt;&lt;wsp:rsid wsp:val=&quot;0F20D484&quot;/&gt;&lt;wsp:rsid wsp:val=&quot;0F2F02BA&quot;/&gt;&lt;wsp:rsid wsp:val=&quot;0F41F312&quot;/&gt;&lt;wsp:rsid wsp:val=&quot;0F4F4780&quot;/&gt;&lt;wsp:rsid wsp:val=&quot;0F65DA7F&quot;/&gt;&lt;wsp:rsid wsp:val=&quot;0F75D7A7&quot;/&gt;&lt;wsp:rsid wsp:val=&quot;0F850F21&quot;/&gt;&lt;wsp:rsid wsp:val=&quot;0F865FFF&quot;/&gt;&lt;wsp:rsid wsp:val=&quot;0F92E011&quot;/&gt;&lt;wsp:rsid wsp:val=&quot;0F98E265&quot;/&gt;&lt;wsp:rsid wsp:val=&quot;0F99C4EF&quot;/&gt;&lt;wsp:rsid wsp:val=&quot;0FA704F0&quot;/&gt;&lt;wsp:rsid wsp:val=&quot;0FAA74D7&quot;/&gt;&lt;wsp:rsid wsp:val=&quot;0FB2C609&quot;/&gt;&lt;wsp:rsid wsp:val=&quot;0FCAA606&quot;/&gt;&lt;wsp:rsid wsp:val=&quot;0FD6681C&quot;/&gt;&lt;wsp:rsid wsp:val=&quot;0FD7B88C&quot;/&gt;&lt;wsp:rsid wsp:val=&quot;0FEBAD20&quot;/&gt;&lt;wsp:rsid wsp:val=&quot;0FED712E&quot;/&gt;&lt;wsp:rsid wsp:val=&quot;0FF08511&quot;/&gt;&lt;wsp:rsid wsp:val=&quot;0FF4BFFF&quot;/&gt;&lt;wsp:rsid wsp:val=&quot;0FFE94AE&quot;/&gt;&lt;wsp:rsid wsp:val=&quot;100340EB&quot;/&gt;&lt;wsp:rsid wsp:val=&quot;100C5C66&quot;/&gt;&lt;wsp:rsid wsp:val=&quot;10103527&quot;/&gt;&lt;wsp:rsid wsp:val=&quot;1027087C&quot;/&gt;&lt;wsp:rsid wsp:val=&quot;102CC4E9&quot;/&gt;&lt;wsp:rsid wsp:val=&quot;1031D56D&quot;/&gt;&lt;wsp:rsid wsp:val=&quot;1036BEF2&quot;/&gt;&lt;wsp:rsid wsp:val=&quot;105189C0&quot;/&gt;&lt;wsp:rsid wsp:val=&quot;105913C2&quot;/&gt;&lt;wsp:rsid wsp:val=&quot;107E4C26&quot;/&gt;&lt;wsp:rsid wsp:val=&quot;108E8EBC&quot;/&gt;&lt;wsp:rsid wsp:val=&quot;10918166&quot;/&gt;&lt;wsp:rsid wsp:val=&quot;109DF415&quot;/&gt;&lt;wsp:rsid wsp:val=&quot;10A2E088&quot;/&gt;&lt;wsp:rsid wsp:val=&quot;10AB1C83&quot;/&gt;&lt;wsp:rsid wsp:val=&quot;10B7F6A4&quot;/&gt;&lt;wsp:rsid wsp:val=&quot;10BABD56&quot;/&gt;&lt;wsp:rsid wsp:val=&quot;10C8D5E7&quot;/&gt;&lt;wsp:rsid wsp:val=&quot;10D77977&quot;/&gt;&lt;wsp:rsid wsp:val=&quot;10DDAD45&quot;/&gt;&lt;wsp:rsid wsp:val=&quot;10FBB693&quot;/&gt;&lt;wsp:rsid wsp:val=&quot;10FE75DA&quot;/&gt;&lt;wsp:rsid wsp:val=&quot;110184B4&quot;/&gt;&lt;wsp:rsid wsp:val=&quot;1101C47D&quot;/&gt;&lt;wsp:rsid wsp:val=&quot;1106784D&quot;/&gt;&lt;wsp:rsid wsp:val=&quot;1139006C&quot;/&gt;&lt;wsp:rsid wsp:val=&quot;114053B9&quot;/&gt;&lt;wsp:rsid wsp:val=&quot;114179ED&quot;/&gt;&lt;wsp:rsid wsp:val=&quot;1147A886&quot;/&gt;&lt;wsp:rsid wsp:val=&quot;114EBCDA&quot;/&gt;&lt;wsp:rsid wsp:val=&quot;1152CA51&quot;/&gt;&lt;wsp:rsid wsp:val=&quot;115AB760&quot;/&gt;&lt;wsp:rsid wsp:val=&quot;116A273F&quot;/&gt;&lt;wsp:rsid wsp:val=&quot;1170940D&quot;/&gt;&lt;wsp:rsid wsp:val=&quot;1179F9AD&quot;/&gt;&lt;wsp:rsid wsp:val=&quot;117AC36F&quot;/&gt;&lt;wsp:rsid wsp:val=&quot;1183740E&quot;/&gt;&lt;wsp:rsid wsp:val=&quot;119A650F&quot;/&gt;&lt;wsp:rsid wsp:val=&quot;119C77B1&quot;/&gt;&lt;wsp:rsid wsp:val=&quot;11A21AFC&quot;/&gt;&lt;wsp:rsid wsp:val=&quot;11A8475A&quot;/&gt;&lt;wsp:rsid wsp:val=&quot;11AC0588&quot;/&gt;&lt;wsp:rsid wsp:val=&quot;11AF94B1&quot;/&gt;&lt;wsp:rsid wsp:val=&quot;11B37A4A&quot;/&gt;&lt;wsp:rsid wsp:val=&quot;11BC9A5F&quot;/&gt;&lt;wsp:rsid wsp:val=&quot;11C4EB91&quot;/&gt;&lt;wsp:rsid wsp:val=&quot;11D43F8C&quot;/&gt;&lt;wsp:rsid wsp:val=&quot;11D7A47D&quot;/&gt;&lt;wsp:rsid wsp:val=&quot;11DC1F4A&quot;/&gt;&lt;wsp:rsid wsp:val=&quot;11E89B8E&quot;/&gt;&lt;wsp:rsid wsp:val=&quot;11EA55A1&quot;/&gt;&lt;wsp:rsid wsp:val=&quot;11F00AF0&quot;/&gt;&lt;wsp:rsid wsp:val=&quot;120AE29B&quot;/&gt;&lt;wsp:rsid wsp:val=&quot;120FDAC8&quot;/&gt;&lt;wsp:rsid wsp:val=&quot;12138A5A&quot;/&gt;&lt;wsp:rsid wsp:val=&quot;12159432&quot;/&gt;&lt;wsp:rsid wsp:val=&quot;121B47F8&quot;/&gt;&lt;wsp:rsid wsp:val=&quot;121D27C4&quot;/&gt;&lt;wsp:rsid wsp:val=&quot;12264D1E&quot;/&gt;&lt;wsp:rsid wsp:val=&quot;122963D1&quot;/&gt;&lt;wsp:rsid wsp:val=&quot;123ECD95&quot;/&gt;&lt;wsp:rsid wsp:val=&quot;1242DD65&quot;/&gt;&lt;wsp:rsid wsp:val=&quot;1245EE8E&quot;/&gt;&lt;wsp:rsid wsp:val=&quot;1263412C&quot;/&gt;&lt;wsp:rsid wsp:val=&quot;12658F8B&quot;/&gt;&lt;wsp:rsid wsp:val=&quot;1270D22A&quot;/&gt;&lt;wsp:rsid wsp:val=&quot;127634F8&quot;/&gt;&lt;wsp:rsid wsp:val=&quot;1285B25E&quot;/&gt;&lt;wsp:rsid wsp:val=&quot;1294BF17&quot;/&gt;&lt;wsp:rsid wsp:val=&quot;12B075E0&quot;/&gt;&lt;wsp:rsid wsp:val=&quot;12B1CCEC&quot;/&gt;&lt;wsp:rsid wsp:val=&quot;12B3225B&quot;/&gt;&lt;wsp:rsid wsp:val=&quot;12DD1E1E&quot;/&gt;&lt;wsp:rsid wsp:val=&quot;12E78003&quot;/&gt;&lt;wsp:rsid wsp:val=&quot;1305F41A&quot;/&gt;&lt;wsp:rsid wsp:val=&quot;132A01FF&quot;/&gt;&lt;wsp:rsid wsp:val=&quot;13353F66&quot;/&gt;&lt;wsp:rsid wsp:val=&quot;1338DED7&quot;/&gt;&lt;wsp:rsid wsp:val=&quot;133DF3A7&quot;/&gt;&lt;wsp:rsid wsp:val=&quot;136AA973&quot;/&gt;&lt;wsp:rsid wsp:val=&quot;1370D161&quot;/&gt;&lt;wsp:rsid wsp:val=&quot;1377EFAB&quot;/&gt;&lt;wsp:rsid wsp:val=&quot;137AE06E&quot;/&gt;&lt;wsp:rsid wsp:val=&quot;13C144D1&quot;/&gt;&lt;wsp:rsid wsp:val=&quot;13C1CE03&quot;/&gt;&lt;wsp:rsid wsp:val=&quot;13CFBFA0&quot;/&gt;&lt;wsp:rsid wsp:val=&quot;13D35570&quot;/&gt;&lt;wsp:rsid wsp:val=&quot;13E88430&quot;/&gt;&lt;wsp:rsid wsp:val=&quot;13F19272&quot;/&gt;&lt;wsp:rsid wsp:val=&quot;13F96E80&quot;/&gt;&lt;wsp:rsid wsp:val=&quot;13F971DA&quot;/&gt;&lt;wsp:rsid wsp:val=&quot;14044506&quot;/&gt;&lt;wsp:rsid wsp:val=&quot;140959C8&quot;/&gt;&lt;wsp:rsid wsp:val=&quot;140A1284&quot;/&gt;&lt;wsp:rsid wsp:val=&quot;140A2432&quot;/&gt;&lt;wsp:rsid wsp:val=&quot;1412AF24&quot;/&gt;&lt;wsp:rsid wsp:val=&quot;14141F17&quot;/&gt;&lt;wsp:rsid wsp:val=&quot;1418AE5E&quot;/&gt;&lt;wsp:rsid wsp:val=&quot;141BE150&quot;/&gt;&lt;wsp:rsid wsp:val=&quot;141C8891&quot;/&gt;&lt;wsp:rsid wsp:val=&quot;14232550&quot;/&gt;&lt;wsp:rsid wsp:val=&quot;1427450D&quot;/&gt;&lt;wsp:rsid wsp:val=&quot;142B8BD5&quot;/&gt;&lt;wsp:rsid wsp:val=&quot;14308F78&quot;/&gt;&lt;wsp:rsid wsp:val=&quot;1439C442&quot;/&gt;&lt;wsp:rsid wsp:val=&quot;143CE616&quot;/&gt;&lt;wsp:rsid wsp:val=&quot;146825EB&quot;/&gt;&lt;wsp:rsid wsp:val=&quot;146D5DCB&quot;/&gt;&lt;wsp:rsid wsp:val=&quot;1482C941&quot;/&gt;&lt;wsp:rsid wsp:val=&quot;148405FE&quot;/&gt;&lt;wsp:rsid wsp:val=&quot;148DCF42&quot;/&gt;&lt;wsp:rsid wsp:val=&quot;149216DC&quot;/&gt;&lt;wsp:rsid wsp:val=&quot;149A71F3&quot;/&gt;&lt;wsp:rsid wsp:val=&quot;149C5544&quot;/&gt;&lt;wsp:rsid wsp:val=&quot;149ED12B&quot;/&gt;&lt;wsp:rsid wsp:val=&quot;14A32BFF&quot;/&gt;&lt;wsp:rsid wsp:val=&quot;14A3613C&quot;/&gt;&lt;wsp:rsid wsp:val=&quot;14A7BC4E&quot;/&gt;&lt;wsp:rsid wsp:val=&quot;14A9D93F&quot;/&gt;&lt;wsp:rsid wsp:val=&quot;14AECBE7&quot;/&gt;&lt;wsp:rsid wsp:val=&quot;14C14D19&quot;/&gt;&lt;wsp:rsid wsp:val=&quot;14D6392B&quot;/&gt;&lt;wsp:rsid wsp:val=&quot;14D717D6&quot;/&gt;&lt;wsp:rsid wsp:val=&quot;14E35A59&quot;/&gt;&lt;wsp:rsid wsp:val=&quot;150338C6&quot;/&gt;&lt;wsp:rsid wsp:val=&quot;150AA2F2&quot;/&gt;&lt;wsp:rsid wsp:val=&quot;150DA6A5&quot;/&gt;&lt;wsp:rsid wsp:val=&quot;1510B88A&quot;/&gt;&lt;wsp:rsid wsp:val=&quot;15122C75&quot;/&gt;&lt;wsp:rsid wsp:val=&quot;151FA016&quot;/&gt;&lt;wsp:rsid wsp:val=&quot;1524C061&quot;/&gt;&lt;wsp:rsid wsp:val=&quot;1553A6BD&quot;/&gt;&lt;wsp:rsid wsp:val=&quot;1554F43F&quot;/&gt;&lt;wsp:rsid wsp:val=&quot;1566AB7D&quot;/&gt;&lt;wsp:rsid wsp:val=&quot;15715B3D&quot;/&gt;&lt;wsp:rsid wsp:val=&quot;15780A55&quot;/&gt;&lt;wsp:rsid wsp:val=&quot;157DD876&quot;/&gt;&lt;wsp:rsid wsp:val=&quot;15925CB9&quot;/&gt;&lt;wsp:rsid wsp:val=&quot;15937C72&quot;/&gt;&lt;wsp:rsid wsp:val=&quot;1595AB20&quot;/&gt;&lt;wsp:rsid wsp:val=&quot;1596D54C&quot;/&gt;&lt;wsp:rsid wsp:val=&quot;1597BAFC&quot;/&gt;&lt;wsp:rsid wsp:val=&quot;159926A5&quot;/&gt;&lt;wsp:rsid wsp:val=&quot;15A02818&quot;/&gt;&lt;wsp:rsid wsp:val=&quot;15AD0AB3&quot;/&gt;&lt;wsp:rsid wsp:val=&quot;15B769DA&quot;/&gt;&lt;wsp:rsid wsp:val=&quot;15BBB3F8&quot;/&gt;&lt;wsp:rsid wsp:val=&quot;15ED2E69&quot;/&gt;&lt;wsp:rsid wsp:val=&quot;15EF4F7C&quot;/&gt;&lt;wsp:rsid wsp:val=&quot;160F15A2&quot;/&gt;&lt;wsp:rsid wsp:val=&quot;160FE214&quot;/&gt;&lt;wsp:rsid wsp:val=&quot;1613787F&quot;/&gt;&lt;wsp:rsid wsp:val=&quot;16288B42&quot;/&gt;&lt;wsp:rsid wsp:val=&quot;16429F88&quot;/&gt;&lt;wsp:rsid wsp:val=&quot;1646ABFD&quot;/&gt;&lt;wsp:rsid wsp:val=&quot;16551867&quot;/&gt;&lt;wsp:rsid wsp:val=&quot;167803A0&quot;/&gt;&lt;wsp:rsid wsp:val=&quot;16788FF5&quot;/&gt;&lt;wsp:rsid wsp:val=&quot;167A273C&quot;/&gt;&lt;wsp:rsid wsp:val=&quot;168003F1&quot;/&gt;&lt;wsp:rsid wsp:val=&quot;16847971&quot;/&gt;&lt;wsp:rsid wsp:val=&quot;168E9537&quot;/&gt;&lt;wsp:rsid wsp:val=&quot;16952BE3&quot;/&gt;&lt;wsp:rsid wsp:val=&quot;16987555&quot;/&gt;&lt;wsp:rsid wsp:val=&quot;169E1000&quot;/&gt;&lt;wsp:rsid wsp:val=&quot;16A25596&quot;/&gt;&lt;wsp:rsid wsp:val=&quot;16A4ECFF&quot;/&gt;&lt;wsp:rsid wsp:val=&quot;16A75313&quot;/&gt;&lt;wsp:rsid wsp:val=&quot;16B8E59E&quot;/&gt;&lt;wsp:rsid wsp:val=&quot;16BAAE82&quot;/&gt;&lt;wsp:rsid wsp:val=&quot;16C6E4E3&quot;/&gt;&lt;wsp:rsid wsp:val=&quot;16CD3B63&quot;/&gt;&lt;wsp:rsid wsp:val=&quot;16D6A3E3&quot;/&gt;&lt;wsp:rsid wsp:val=&quot;16E0C9C8&quot;/&gt;&lt;wsp:rsid wsp:val=&quot;16E9E3EE&quot;/&gt;&lt;wsp:rsid wsp:val=&quot;16EF69D6&quot;/&gt;&lt;wsp:rsid wsp:val=&quot;170830EC&quot;/&gt;&lt;wsp:rsid wsp:val=&quot;170A83F6&quot;/&gt;&lt;wsp:rsid wsp:val=&quot;170B1B6E&quot;/&gt;&lt;wsp:rsid wsp:val=&quot;170D1CB2&quot;/&gt;&lt;wsp:rsid wsp:val=&quot;171CF474&quot;/&gt;&lt;wsp:rsid wsp:val=&quot;171D9367&quot;/&gt;&lt;wsp:rsid wsp:val=&quot;17286718&quot;/&gt;&lt;wsp:rsid wsp:val=&quot;172DFEA7&quot;/&gt;&lt;wsp:rsid wsp:val=&quot;172ECE1D&quot;/&gt;&lt;wsp:rsid wsp:val=&quot;172FB384&quot;/&gt;&lt;wsp:rsid wsp:val=&quot;1746F65A&quot;/&gt;&lt;wsp:rsid wsp:val=&quot;174D6CD3&quot;/&gt;&lt;wsp:rsid wsp:val=&quot;175918CE&quot;/&gt;&lt;wsp:rsid wsp:val=&quot;175AC612&quot;/&gt;&lt;wsp:rsid wsp:val=&quot;1777E4E0&quot;/&gt;&lt;wsp:rsid wsp:val=&quot;1781A7F3&quot;/&gt;&lt;wsp:rsid wsp:val=&quot;1792AE69&quot;/&gt;&lt;wsp:rsid wsp:val=&quot;179F538A&quot;/&gt;&lt;wsp:rsid wsp:val=&quot;17B0FA64&quot;/&gt;&lt;wsp:rsid wsp:val=&quot;17B3839E&quot;/&gt;&lt;wsp:rsid wsp:val=&quot;17BAFBBD&quot;/&gt;&lt;wsp:rsid wsp:val=&quot;17C13C85&quot;/&gt;&lt;wsp:rsid wsp:val=&quot;17CF8FE1&quot;/&gt;&lt;wsp:rsid wsp:val=&quot;17E827D2&quot;/&gt;&lt;wsp:rsid wsp:val=&quot;17E986DE&quot;/&gt;&lt;wsp:rsid wsp:val=&quot;17ED46DD&quot;/&gt;&lt;wsp:rsid wsp:val=&quot;180701DD&quot;/&gt;&lt;wsp:rsid wsp:val=&quot;180CE3A9&quot;/&gt;&lt;wsp:rsid wsp:val=&quot;1818FE18&quot;/&gt;&lt;wsp:rsid wsp:val=&quot;181963BB&quot;/&gt;&lt;wsp:rsid wsp:val=&quot;181DDEF5&quot;/&gt;&lt;wsp:rsid wsp:val=&quot;1824414E&quot;/&gt;&lt;wsp:rsid wsp:val=&quot;18289478&quot;/&gt;&lt;wsp:rsid wsp:val=&quot;182F6098&quot;/&gt;&lt;wsp:rsid wsp:val=&quot;18324510&quot;/&gt;&lt;wsp:rsid wsp:val=&quot;1842B62E&quot;/&gt;&lt;wsp:rsid wsp:val=&quot;184BD3AA&quot;/&gt;&lt;wsp:rsid wsp:val=&quot;184F15F3&quot;/&gt;&lt;wsp:rsid wsp:val=&quot;18564904&quot;/&gt;&lt;wsp:rsid wsp:val=&quot;1858993A&quot;/&gt;&lt;wsp:rsid wsp:val=&quot;1859FB7D&quot;/&gt;&lt;wsp:rsid wsp:val=&quot;185F1802&quot;/&gt;&lt;wsp:rsid wsp:val=&quot;18621993&quot;/&gt;&lt;wsp:rsid wsp:val=&quot;18712897&quot;/&gt;&lt;wsp:rsid wsp:val=&quot;1891138C&quot;/&gt;&lt;wsp:rsid wsp:val=&quot;18AF2654&quot;/&gt;&lt;wsp:rsid wsp:val=&quot;18B6F7B6&quot;/&gt;&lt;wsp:rsid wsp:val=&quot;18BF7815&quot;/&gt;&lt;wsp:rsid wsp:val=&quot;18C20B00&quot;/&gt;&lt;wsp:rsid wsp:val=&quot;18C92BDE&quot;/&gt;&lt;wsp:rsid wsp:val=&quot;18CD40A9&quot;/&gt;&lt;wsp:rsid wsp:val=&quot;18D1D0D6&quot;/&gt;&lt;wsp:rsid wsp:val=&quot;18DCFE24&quot;/&gt;&lt;wsp:rsid wsp:val=&quot;18EB1065&quot;/&gt;&lt;wsp:rsid wsp:val=&quot;18F14ACD&quot;/&gt;&lt;wsp:rsid wsp:val=&quot;18F82567&quot;/&gt;&lt;wsp:rsid wsp:val=&quot;18FEED7D&quot;/&gt;&lt;wsp:rsid wsp:val=&quot;190E4DBD&quot;/&gt;&lt;wsp:rsid wsp:val=&quot;19121487&quot;/&gt;&lt;wsp:rsid wsp:val=&quot;191827DA&quot;/&gt;&lt;wsp:rsid wsp:val=&quot;1918FD29&quot;/&gt;&lt;wsp:rsid wsp:val=&quot;19224A80&quot;/&gt;&lt;wsp:rsid wsp:val=&quot;1932214C&quot;/&gt;&lt;wsp:rsid wsp:val=&quot;194164D6&quot;/&gt;&lt;wsp:rsid wsp:val=&quot;194C5FA2&quot;/&gt;&lt;wsp:rsid wsp:val=&quot;194E8AB1&quot;/&gt;&lt;wsp:rsid wsp:val=&quot;194F53FF&quot;/&gt;&lt;wsp:rsid wsp:val=&quot;1958D450&quot;/&gt;&lt;wsp:rsid wsp:val=&quot;197E01EF&quot;/&gt;&lt;wsp:rsid wsp:val=&quot;198A3D39&quot;/&gt;&lt;wsp:rsid wsp:val=&quot;19A12DAC&quot;/&gt;&lt;wsp:rsid wsp:val=&quot;19A8B40A&quot;/&gt;&lt;wsp:rsid wsp:val=&quot;19AB3C7C&quot;/&gt;&lt;wsp:rsid wsp:val=&quot;19AE3B9D&quot;/&gt;&lt;wsp:rsid wsp:val=&quot;19C98617&quot;/&gt;&lt;wsp:rsid wsp:val=&quot;19DED358&quot;/&gt;&lt;wsp:rsid wsp:val=&quot;19EAE617&quot;/&gt;&lt;wsp:rsid wsp:val=&quot;1A08582C&quot;/&gt;&lt;wsp:rsid wsp:val=&quot;1A097072&quot;/&gt;&lt;wsp:rsid wsp:val=&quot;1A2A6000&quot;/&gt;&lt;wsp:rsid wsp:val=&quot;1A2BF7BB&quot;/&gt;&lt;wsp:rsid wsp:val=&quot;1A2F039A&quot;/&gt;&lt;wsp:rsid wsp:val=&quot;1A327F89&quot;/&gt;&lt;wsp:rsid wsp:val=&quot;1A3C0B2F&quot;/&gt;&lt;wsp:rsid wsp:val=&quot;1A413172&quot;/&gt;&lt;wsp:rsid wsp:val=&quot;1A41802B&quot;/&gt;&lt;wsp:rsid wsp:val=&quot;1A52E500&quot;/&gt;&lt;wsp:rsid wsp:val=&quot;1A59FE12&quot;/&gt;&lt;wsp:rsid wsp:val=&quot;1A5C8CB7&quot;/&gt;&lt;wsp:rsid wsp:val=&quot;1A64FC3F&quot;/&gt;&lt;wsp:rsid wsp:val=&quot;1A6518E5&quot;/&gt;&lt;wsp:rsid wsp:val=&quot;1A7FE0C3&quot;/&gt;&lt;wsp:rsid wsp:val=&quot;1A81F0A8&quot;/&gt;&lt;wsp:rsid wsp:val=&quot;1A8BF382&quot;/&gt;&lt;wsp:rsid wsp:val=&quot;1A9B3CD6&quot;/&gt;&lt;wsp:rsid wsp:val=&quot;1A9BE4AD&quot;/&gt;&lt;wsp:rsid wsp:val=&quot;1AB012F1&quot;/&gt;&lt;wsp:rsid wsp:val=&quot;1ABABE27&quot;/&gt;&lt;wsp:rsid wsp:val=&quot;1AC4B604&quot;/&gt;&lt;wsp:rsid wsp:val=&quot;1AC4C0F5&quot;/&gt;&lt;wsp:rsid wsp:val=&quot;1AC519C8&quot;/&gt;&lt;wsp:rsid wsp:val=&quot;1AC6813A&quot;/&gt;&lt;wsp:rsid wsp:val=&quot;1AC91513&quot;/&gt;&lt;wsp:rsid wsp:val=&quot;1AD9BB49&quot;/&gt;&lt;wsp:rsid wsp:val=&quot;1ADCDBBE&quot;/&gt;&lt;wsp:rsid wsp:val=&quot;1AE107DD&quot;/&gt;&lt;wsp:rsid wsp:val=&quot;1AEC447F&quot;/&gt;&lt;wsp:rsid wsp:val=&quot;1AF3908A&quot;/&gt;&lt;wsp:rsid wsp:val=&quot;1AFAB8B0&quot;/&gt;&lt;wsp:rsid wsp:val=&quot;1AFB8718&quot;/&gt;&lt;wsp:rsid wsp:val=&quot;1B055D59&quot;/&gt;&lt;wsp:rsid wsp:val=&quot;1B2C4594&quot;/&gt;&lt;wsp:rsid wsp:val=&quot;1B470CDD&quot;/&gt;&lt;wsp:rsid wsp:val=&quot;1B4B0CF6&quot;/&gt;&lt;wsp:rsid wsp:val=&quot;1B4C0118&quot;/&gt;&lt;wsp:rsid wsp:val=&quot;1B546CDD&quot;/&gt;&lt;wsp:rsid wsp:val=&quot;1B70050C&quot;/&gt;&lt;wsp:rsid wsp:val=&quot;1B830190&quot;/&gt;&lt;wsp:rsid wsp:val=&quot;1B84C7DF&quot;/&gt;&lt;wsp:rsid wsp:val=&quot;1B877582&quot;/&gt;&lt;wsp:rsid wsp:val=&quot;1B944447&quot;/&gt;&lt;wsp:rsid wsp:val=&quot;1BA0D097&quot;/&gt;&lt;wsp:rsid wsp:val=&quot;1BAA7732&quot;/&gt;&lt;wsp:rsid wsp:val=&quot;1BAAA4C0&quot;/&gt;&lt;wsp:rsid wsp:val=&quot;1BB2C896&quot;/&gt;&lt;wsp:rsid wsp:val=&quot;1BC9ACEC&quot;/&gt;&lt;wsp:rsid wsp:val=&quot;1BCC62B4&quot;/&gt;&lt;wsp:rsid wsp:val=&quot;1BD4A68A&quot;/&gt;&lt;wsp:rsid wsp:val=&quot;1BE37A27&quot;/&gt;&lt;wsp:rsid wsp:val=&quot;1BE6D6AE&quot;/&gt;&lt;wsp:rsid wsp:val=&quot;1BE9C993&quot;/&gt;&lt;wsp:rsid wsp:val=&quot;1C015C91&quot;/&gt;&lt;wsp:rsid wsp:val=&quot;1C1C001E&quot;/&gt;&lt;wsp:rsid wsp:val=&quot;1C1E8157&quot;/&gt;&lt;wsp:rsid wsp:val=&quot;1C1F28A7&quot;/&gt;&lt;wsp:rsid wsp:val=&quot;1C414D7D&quot;/&gt;&lt;wsp:rsid wsp:val=&quot;1C430C71&quot;/&gt;&lt;wsp:rsid wsp:val=&quot;1C64713A&quot;/&gt;&lt;wsp:rsid wsp:val=&quot;1C6CB88D&quot;/&gt;&lt;wsp:rsid wsp:val=&quot;1C6D0316&quot;/&gt;&lt;wsp:rsid wsp:val=&quot;1C735A3F&quot;/&gt;&lt;wsp:rsid wsp:val=&quot;1C840064&quot;/&gt;&lt;wsp:rsid wsp:val=&quot;1C9594DA&quot;/&gt;&lt;wsp:rsid wsp:val=&quot;1C95AEED&quot;/&gt;&lt;wsp:rsid wsp:val=&quot;1C975779&quot;/&gt;&lt;wsp:rsid wsp:val=&quot;1C9F47CD&quot;/&gt;&lt;wsp:rsid wsp:val=&quot;1CB4D8B1&quot;/&gt;&lt;wsp:rsid wsp:val=&quot;1CE5F263&quot;/&gt;&lt;wsp:rsid wsp:val=&quot;1CF90615&quot;/&gt;&lt;wsp:rsid wsp:val=&quot;1CFBC247&quot;/&gt;&lt;wsp:rsid wsp:val=&quot;1D0BC280&quot;/&gt;&lt;wsp:rsid wsp:val=&quot;1D0E2FF3&quot;/&gt;&lt;wsp:rsid wsp:val=&quot;1D16E46B&quot;/&gt;&lt;wsp:rsid wsp:val=&quot;1D216C14&quot;/&gt;&lt;wsp:rsid wsp:val=&quot;1D300CC8&quot;/&gt;&lt;wsp:rsid wsp:val=&quot;1D32B5F0&quot;/&gt;&lt;wsp:rsid wsp:val=&quot;1D3A028A&quot;/&gt;&lt;wsp:rsid wsp:val=&quot;1D4A3C78&quot;/&gt;&lt;wsp:rsid wsp:val=&quot;1D50DCEC&quot;/&gt;&lt;wsp:rsid wsp:val=&quot;1D5DBB11&quot;/&gt;&lt;wsp:rsid wsp:val=&quot;1D5EAE2E&quot;/&gt;&lt;wsp:rsid wsp:val=&quot;1D6B29F0&quot;/&gt;&lt;wsp:rsid wsp:val=&quot;1D70F8BE&quot;/&gt;&lt;wsp:rsid wsp:val=&quot;1D7174C4&quot;/&gt;&lt;wsp:rsid wsp:val=&quot;1D8754F8&quot;/&gt;&lt;wsp:rsid wsp:val=&quot;1D9C9D01&quot;/&gt;&lt;wsp:rsid wsp:val=&quot;1DA541F9&quot;/&gt;&lt;wsp:rsid wsp:val=&quot;1DB0DA96&quot;/&gt;&lt;wsp:rsid wsp:val=&quot;1DC227C6&quot;/&gt;&lt;wsp:rsid wsp:val=&quot;1DD74D4E&quot;/&gt;&lt;wsp:rsid wsp:val=&quot;1DDDA60F&quot;/&gt;&lt;wsp:rsid wsp:val=&quot;1DE00327&quot;/&gt;&lt;wsp:rsid wsp:val=&quot;1DE0AF27&quot;/&gt;&lt;wsp:rsid wsp:val=&quot;1DECACE9&quot;/&gt;&lt;wsp:rsid wsp:val=&quot;1E11C701&quot;/&gt;&lt;wsp:rsid wsp:val=&quot;1E23A6E5&quot;/&gt;&lt;wsp:rsid wsp:val=&quot;1E281B35&quot;/&gt;&lt;wsp:rsid wsp:val=&quot;1E3489A8&quot;/&gt;&lt;wsp:rsid wsp:val=&quot;1E3D6F1D&quot;/&gt;&lt;wsp:rsid wsp:val=&quot;1E645FF3&quot;/&gt;&lt;wsp:rsid wsp:val=&quot;1E67EC37&quot;/&gt;&lt;wsp:rsid wsp:val=&quot;1E6B9EB7&quot;/&gt;&lt;wsp:rsid wsp:val=&quot;1E6E3ACA&quot;/&gt;&lt;wsp:rsid wsp:val=&quot;1E7276B3&quot;/&gt;&lt;wsp:rsid wsp:val=&quot;1E7F4AA8&quot;/&gt;&lt;wsp:rsid wsp:val=&quot;1E8995FA&quot;/&gt;&lt;wsp:rsid wsp:val=&quot;1E8F102E&quot;/&gt;&lt;wsp:rsid wsp:val=&quot;1EA5324D&quot;/&gt;&lt;wsp:rsid wsp:val=&quot;1EA77C0A&quot;/&gt;&lt;wsp:rsid wsp:val=&quot;1EAAE261&quot;/&gt;&lt;wsp:rsid wsp:val=&quot;1EB1E7E4&quot;/&gt;&lt;wsp:rsid wsp:val=&quot;1EB2651F&quot;/&gt;&lt;wsp:rsid wsp:val=&quot;1EBCEEE5&quot;/&gt;&lt;wsp:rsid wsp:val=&quot;1EBD3CA0&quot;/&gt;&lt;wsp:rsid wsp:val=&quot;1EC3C239&quot;/&gt;&lt;wsp:rsid wsp:val=&quot;1EC3F783&quot;/&gt;&lt;wsp:rsid wsp:val=&quot;1ECCFD2F&quot;/&gt;&lt;wsp:rsid wsp:val=&quot;1ECE8DF8&quot;/&gt;&lt;wsp:rsid wsp:val=&quot;1ED378F3&quot;/&gt;&lt;wsp:rsid wsp:val=&quot;1ED8F4A2&quot;/&gt;&lt;wsp:rsid wsp:val=&quot;1EDE2540&quot;/&gt;&lt;wsp:rsid wsp:val=&quot;1EDED4CE&quot;/&gt;&lt;wsp:rsid wsp:val=&quot;1EE095E6&quot;/&gt;&lt;wsp:rsid wsp:val=&quot;1EE564A2&quot;/&gt;&lt;wsp:rsid wsp:val=&quot;1EEC7E80&quot;/&gt;&lt;wsp:rsid wsp:val=&quot;1EEEB2EE&quot;/&gt;&lt;wsp:rsid wsp:val=&quot;1EFFE081&quot;/&gt;&lt;wsp:rsid wsp:val=&quot;1F1A58C1&quot;/&gt;&lt;wsp:rsid wsp:val=&quot;1F236542&quot;/&gt;&lt;wsp:rsid wsp:val=&quot;1F24C28C&quot;/&gt;&lt;wsp:rsid wsp:val=&quot;1F26E188&quot;/&gt;&lt;wsp:rsid wsp:val=&quot;1F453086&quot;/&gt;&lt;wsp:rsid wsp:val=&quot;1F5BB0DF&quot;/&gt;&lt;wsp:rsid wsp:val=&quot;1F6B16A6&quot;/&gt;&lt;wsp:rsid wsp:val=&quot;1F6DB30E&quot;/&gt;&lt;wsp:rsid wsp:val=&quot;1F7B1045&quot;/&gt;&lt;wsp:rsid wsp:val=&quot;1F8C67B3&quot;/&gt;&lt;wsp:rsid wsp:val=&quot;1F961A31&quot;/&gt;&lt;wsp:rsid wsp:val=&quot;1F9B2303&quot;/&gt;&lt;wsp:rsid wsp:val=&quot;1FA67F9F&quot;/&gt;&lt;wsp:rsid wsp:val=&quot;1FC5828D&quot;/&gt;&lt;wsp:rsid wsp:val=&quot;1FC6B6B4&quot;/&gt;&lt;wsp:rsid wsp:val=&quot;1FCCB7E7&quot;/&gt;&lt;wsp:rsid wsp:val=&quot;1FD016AC&quot;/&gt;&lt;wsp:rsid wsp:val=&quot;1FEB6B14&quot;/&gt;&lt;wsp:rsid wsp:val=&quot;1FFB4CC5&quot;/&gt;&lt;wsp:rsid wsp:val=&quot;1FFD1995&quot;/&gt;&lt;wsp:rsid wsp:val=&quot;200D1774&quot;/&gt;&lt;wsp:rsid wsp:val=&quot;2017F58E&quot;/&gt;&lt;wsp:rsid wsp:val=&quot;201AADF7&quot;/&gt;&lt;wsp:rsid wsp:val=&quot;201C2C32&quot;/&gt;&lt;wsp:rsid wsp:val=&quot;2027F0EC&quot;/&gt;&lt;wsp:rsid wsp:val=&quot;204E852D&quot;/&gt;&lt;wsp:rsid wsp:val=&quot;20558011&quot;/&gt;&lt;wsp:rsid wsp:val=&quot;20571426&quot;/&gt;&lt;wsp:rsid wsp:val=&quot;20578821&quot;/&gt;&lt;wsp:rsid wsp:val=&quot;20582343&quot;/&gt;&lt;wsp:rsid wsp:val=&quot;2064D711&quot;/&gt;&lt;wsp:rsid wsp:val=&quot;206881B5&quot;/&gt;&lt;wsp:rsid wsp:val=&quot;206BD3F4&quot;/&gt;&lt;wsp:rsid wsp:val=&quot;2076865A&quot;/&gt;&lt;wsp:rsid wsp:val=&quot;207E6B51&quot;/&gt;&lt;wsp:rsid wsp:val=&quot;207E93B5&quot;/&gt;&lt;wsp:rsid wsp:val=&quot;20846EFA&quot;/&gt;&lt;wsp:rsid wsp:val=&quot;20AA75D0&quot;/&gt;&lt;wsp:rsid wsp:val=&quot;20AAF760&quot;/&gt;&lt;wsp:rsid wsp:val=&quot;20B5BEE2&quot;/&gt;&lt;wsp:rsid wsp:val=&quot;20B631D8&quot;/&gt;&lt;wsp:rsid wsp:val=&quot;20B9F4CC&quot;/&gt;&lt;wsp:rsid wsp:val=&quot;20C3BA5E&quot;/&gt;&lt;wsp:rsid wsp:val=&quot;20D4418C&quot;/&gt;&lt;wsp:rsid wsp:val=&quot;20DFBD4E&quot;/&gt;&lt;wsp:rsid wsp:val=&quot;20EF73FC&quot;/&gt;&lt;wsp:rsid wsp:val=&quot;20F3C623&quot;/&gt;&lt;wsp:rsid wsp:val=&quot;20FD1BC1&quot;/&gt;&lt;wsp:rsid wsp:val=&quot;21045ED2&quot;/&gt;&lt;wsp:rsid wsp:val=&quot;2107D3A0&quot;/&gt;&lt;wsp:rsid wsp:val=&quot;210D45BC&quot;/&gt;&lt;wsp:rsid wsp:val=&quot;21104E38&quot;/&gt;&lt;wsp:rsid wsp:val=&quot;2110E64E&quot;/&gt;&lt;wsp:rsid wsp:val=&quot;21158A16&quot;/&gt;&lt;wsp:rsid wsp:val=&quot;214554A9&quot;/&gt;&lt;wsp:rsid wsp:val=&quot;214F27F2&quot;/&gt;&lt;wsp:rsid wsp:val=&quot;2152C5A6&quot;/&gt;&lt;wsp:rsid wsp:val=&quot;2156EB0A&quot;/&gt;&lt;wsp:rsid wsp:val=&quot;2158F9BA&quot;/&gt;&lt;wsp:rsid wsp:val=&quot;21599C96&quot;/&gt;&lt;wsp:rsid wsp:val=&quot;215E241A&quot;/&gt;&lt;wsp:rsid wsp:val=&quot;21606511&quot;/&gt;&lt;wsp:rsid wsp:val=&quot;216BC77D&quot;/&gt;&lt;wsp:rsid wsp:val=&quot;21720A73&quot;/&gt;&lt;wsp:rsid wsp:val=&quot;2174C783&quot;/&gt;&lt;wsp:rsid wsp:val=&quot;21A85E8F&quot;/&gt;&lt;wsp:rsid wsp:val=&quot;21B65CD1&quot;/&gt;&lt;wsp:rsid wsp:val=&quot;21BFCA60&quot;/&gt;&lt;wsp:rsid wsp:val=&quot;21C7D1AE&quot;/&gt;&lt;wsp:rsid wsp:val=&quot;21D65F0E&quot;/&gt;&lt;wsp:rsid wsp:val=&quot;21DB76F9&quot;/&gt;&lt;wsp:rsid wsp:val=&quot;21E2FCE1&quot;/&gt;&lt;wsp:rsid wsp:val=&quot;21EA5D6E&quot;/&gt;&lt;wsp:rsid wsp:val=&quot;21EB5E43&quot;/&gt;&lt;wsp:rsid wsp:val=&quot;21F4F301&quot;/&gt;&lt;wsp:rsid wsp:val=&quot;21F935CF&quot;/&gt;&lt;wsp:rsid wsp:val=&quot;2201D0D2&quot;/&gt;&lt;wsp:rsid wsp:val=&quot;2209978A&quot;/&gt;&lt;wsp:rsid wsp:val=&quot;220DC55D&quot;/&gt;&lt;wsp:rsid wsp:val=&quot;220E33FB&quot;/&gt;&lt;wsp:rsid wsp:val=&quot;220E79A2&quot;/&gt;&lt;wsp:rsid wsp:val=&quot;2211136B&quot;/&gt;&lt;wsp:rsid wsp:val=&quot;221BF468&quot;/&gt;&lt;wsp:rsid wsp:val=&quot;22389768&quot;/&gt;&lt;wsp:rsid wsp:val=&quot;2254C80F&quot;/&gt;&lt;wsp:rsid wsp:val=&quot;22620488&quot;/&gt;&lt;wsp:rsid wsp:val=&quot;22834A90&quot;/&gt;&lt;wsp:rsid wsp:val=&quot;22931B19&quot;/&gt;&lt;wsp:rsid wsp:val=&quot;22A52ECB&quot;/&gt;&lt;wsp:rsid wsp:val=&quot;22C6762C&quot;/&gt;&lt;wsp:rsid wsp:val=&quot;22DC449A&quot;/&gt;&lt;wsp:rsid wsp:val=&quot;22F5B2D3&quot;/&gt;&lt;wsp:rsid wsp:val=&quot;22F88F99&quot;/&gt;&lt;wsp:rsid wsp:val=&quot;2305F755&quot;/&gt;&lt;wsp:rsid wsp:val=&quot;2308781B&quot;/&gt;&lt;wsp:rsid wsp:val=&quot;231AB9A9&quot;/&gt;&lt;wsp:rsid wsp:val=&quot;233E4605&quot;/&gt;&lt;wsp:rsid wsp:val=&quot;2344A736&quot;/&gt;&lt;wsp:rsid wsp:val=&quot;2359748D&quot;/&gt;&lt;wsp:rsid wsp:val=&quot;23632F12&quot;/&gt;&lt;wsp:rsid wsp:val=&quot;23661864&quot;/&gt;&lt;wsp:rsid wsp:val=&quot;2369CDD0&quot;/&gt;&lt;wsp:rsid wsp:val=&quot;2370DD7C&quot;/&gt;&lt;wsp:rsid wsp:val=&quot;23743B5D&quot;/&gt;&lt;wsp:rsid wsp:val=&quot;237F4ED2&quot;/&gt;&lt;wsp:rsid wsp:val=&quot;238283D8&quot;/&gt;&lt;wsp:rsid wsp:val=&quot;23883E5D&quot;/&gt;&lt;wsp:rsid wsp:val=&quot;2389AE43&quot;/&gt;&lt;wsp:rsid wsp:val=&quot;238CA269&quot;/&gt;&lt;wsp:rsid wsp:val=&quot;2394DB3A&quot;/&gt;&lt;wsp:rsid wsp:val=&quot;239BF0B3&quot;/&gt;&lt;wsp:rsid wsp:val=&quot;23B70081&quot;/&gt;&lt;wsp:rsid wsp:val=&quot;23B8D5C5&quot;/&gt;&lt;wsp:rsid wsp:val=&quot;23C03222&quot;/&gt;&lt;wsp:rsid wsp:val=&quot;23CA4A02&quot;/&gt;&lt;wsp:rsid wsp:val=&quot;23D537A1&quot;/&gt;&lt;wsp:rsid wsp:val=&quot;23D7B10D&quot;/&gt;&lt;wsp:rsid wsp:val=&quot;23DFA757&quot;/&gt;&lt;wsp:rsid wsp:val=&quot;23E3C712&quot;/&gt;&lt;wsp:rsid wsp:val=&quot;23EA76D3&quot;/&gt;&lt;wsp:rsid wsp:val=&quot;23EF3C0C&quot;/&gt;&lt;wsp:rsid wsp:val=&quot;23EFD3C5&quot;/&gt;&lt;wsp:rsid wsp:val=&quot;23F60B1C&quot;/&gt;&lt;wsp:rsid wsp:val=&quot;23FECCC2&quot;/&gt;&lt;wsp:rsid wsp:val=&quot;24014443&quot;/&gt;&lt;wsp:rsid wsp:val=&quot;2404A029&quot;/&gt;&lt;wsp:rsid wsp:val=&quot;240F46C2&quot;/&gt;&lt;wsp:rsid wsp:val=&quot;242CD1F1&quot;/&gt;&lt;wsp:rsid wsp:val=&quot;242E0E26&quot;/&gt;&lt;wsp:rsid wsp:val=&quot;2430C216&quot;/&gt;&lt;wsp:rsid wsp:val=&quot;24337F8E&quot;/&gt;&lt;wsp:rsid wsp:val=&quot;2434024F&quot;/&gt;&lt;wsp:rsid wsp:val=&quot;24382754&quot;/&gt;&lt;wsp:rsid wsp:val=&quot;2447639A&quot;/&gt;&lt;wsp:rsid wsp:val=&quot;2455A33D&quot;/&gt;&lt;wsp:rsid wsp:val=&quot;245D4367&quot;/&gt;&lt;wsp:rsid wsp:val=&quot;24770C1D&quot;/&gt;&lt;wsp:rsid wsp:val=&quot;2479F0C2&quot;/&gt;&lt;wsp:rsid wsp:val=&quot;24845699&quot;/&gt;&lt;wsp:rsid wsp:val=&quot;2494C961&quot;/&gt;&lt;wsp:rsid wsp:val=&quot;2496C609&quot;/&gt;&lt;wsp:rsid wsp:val=&quot;249C01B6&quot;/&gt;&lt;wsp:rsid wsp:val=&quot;24A66570&quot;/&gt;&lt;wsp:rsid wsp:val=&quot;24A70584&quot;/&gt;&lt;wsp:rsid wsp:val=&quot;24C79D24&quot;/&gt;&lt;wsp:rsid wsp:val=&quot;24CCA111&quot;/&gt;&lt;wsp:rsid wsp:val=&quot;24D1BC84&quot;/&gt;&lt;wsp:rsid wsp:val=&quot;24DF11E9&quot;/&gt;&lt;wsp:rsid wsp:val=&quot;24E9276B&quot;/&gt;&lt;wsp:rsid wsp:val=&quot;24FCAFE9&quot;/&gt;&lt;wsp:rsid wsp:val=&quot;2501A9B1&quot;/&gt;&lt;wsp:rsid wsp:val=&quot;25059E31&quot;/&gt;&lt;wsp:rsid wsp:val=&quot;2505C0E1&quot;/&gt;&lt;wsp:rsid wsp:val=&quot;25161E6F&quot;/&gt;&lt;wsp:rsid wsp:val=&quot;2519982A&quot;/&gt;&lt;wsp:rsid wsp:val=&quot;25311F67&quot;/&gt;&lt;wsp:rsid wsp:val=&quot;25322FD4&quot;/&gt;&lt;wsp:rsid wsp:val=&quot;25367B2E&quot;/&gt;&lt;wsp:rsid wsp:val=&quot;253C2DCA&quot;/&gt;&lt;wsp:rsid wsp:val=&quot;253CA854&quot;/&gt;&lt;wsp:rsid wsp:val=&quot;2547A957&quot;/&gt;&lt;wsp:rsid wsp:val=&quot;25517000&quot;/&gt;&lt;wsp:rsid wsp:val=&quot;25584C43&quot;/&gt;&lt;wsp:rsid wsp:val=&quot;255E4066&quot;/&gt;&lt;wsp:rsid wsp:val=&quot;25641465&quot;/&gt;&lt;wsp:rsid wsp:val=&quot;2573A491&quot;/&gt;&lt;wsp:rsid wsp:val=&quot;257A9D2D&quot;/&gt;&lt;wsp:rsid wsp:val=&quot;257F372D&quot;/&gt;&lt;wsp:rsid wsp:val=&quot;258687DF&quot;/&gt;&lt;wsp:rsid wsp:val=&quot;258B800D&quot;/&gt;&lt;wsp:rsid wsp:val=&quot;2590DEDF&quot;/&gt;&lt;wsp:rsid wsp:val=&quot;25953300&quot;/&gt;&lt;wsp:rsid wsp:val=&quot;25ACBC2C&quot;/&gt;&lt;wsp:rsid wsp:val=&quot;25DF4376&quot;/&gt;&lt;wsp:rsid wsp:val=&quot;25E5DD03&quot;/&gt;&lt;wsp:rsid wsp:val=&quot;2606692B&quot;/&gt;&lt;wsp:rsid wsp:val=&quot;2608E537&quot;/&gt;&lt;wsp:rsid wsp:val=&quot;2612B4C3&quot;/&gt;&lt;wsp:rsid wsp:val=&quot;2615C123&quot;/&gt;&lt;wsp:rsid wsp:val=&quot;26188E48&quot;/&gt;&lt;wsp:rsid wsp:val=&quot;2631926F&quot;/&gt;&lt;wsp:rsid wsp:val=&quot;2639B0AC&quot;/&gt;&lt;wsp:rsid wsp:val=&quot;264D1AA9&quot;/&gt;&lt;wsp:rsid wsp:val=&quot;26514127&quot;/&gt;&lt;wsp:rsid wsp:val=&quot;265212AD&quot;/&gt;&lt;wsp:rsid wsp:val=&quot;265352D1&quot;/&gt;&lt;wsp:rsid wsp:val=&quot;2655BAAD&quot;/&gt;&lt;wsp:rsid wsp:val=&quot;26605A40&quot;/&gt;&lt;wsp:rsid wsp:val=&quot;2664603B&quot;/&gt;&lt;wsp:rsid wsp:val=&quot;266BF2CF&quot;/&gt;&lt;wsp:rsid wsp:val=&quot;267F09D1&quot;/&gt;&lt;wsp:rsid wsp:val=&quot;26800474&quot;/&gt;&lt;wsp:rsid wsp:val=&quot;268D2666&quot;/&gt;&lt;wsp:rsid wsp:val=&quot;26910C3D&quot;/&gt;&lt;wsp:rsid wsp:val=&quot;2691555B&quot;/&gt;&lt;wsp:rsid wsp:val=&quot;2691F485&quot;/&gt;&lt;wsp:rsid wsp:val=&quot;26A3C083&quot;/&gt;&lt;wsp:rsid wsp:val=&quot;26BDC6B1&quot;/&gt;&lt;wsp:rsid wsp:val=&quot;26C73A2F&quot;/&gt;&lt;wsp:rsid wsp:val=&quot;26C9A266&quot;/&gt;&lt;wsp:rsid wsp:val=&quot;26CD4F08&quot;/&gt;&lt;wsp:rsid wsp:val=&quot;26D6F6EE&quot;/&gt;&lt;wsp:rsid wsp:val=&quot;26DDBA88&quot;/&gt;&lt;wsp:rsid wsp:val=&quot;26E7A7B9&quot;/&gt;&lt;wsp:rsid wsp:val=&quot;26F07687&quot;/&gt;&lt;wsp:rsid wsp:val=&quot;26F64DC8&quot;/&gt;&lt;wsp:rsid wsp:val=&quot;26FDDC08&quot;/&gt;&lt;wsp:rsid wsp:val=&quot;2716DEE5&quot;/&gt;&lt;wsp:rsid wsp:val=&quot;27176E96&quot;/&gt;&lt;wsp:rsid wsp:val=&quot;2724042D&quot;/&gt;&lt;wsp:rsid wsp:val=&quot;2724EF4C&quot;/&gt;&lt;wsp:rsid wsp:val=&quot;27254BB7&quot;/&gt;&lt;wsp:rsid wsp:val=&quot;272DCB42&quot;/&gt;&lt;wsp:rsid wsp:val=&quot;273C901C&quot;/&gt;&lt;wsp:rsid wsp:val=&quot;273CFC36&quot;/&gt;&lt;wsp:rsid wsp:val=&quot;27461D5E&quot;/&gt;&lt;wsp:rsid wsp:val=&quot;274C0B09&quot;/&gt;&lt;wsp:rsid wsp:val=&quot;27516AD2&quot;/&gt;&lt;wsp:rsid wsp:val=&quot;276B8962&quot;/&gt;&lt;wsp:rsid wsp:val=&quot;277C3E6B&quot;/&gt;&lt;wsp:rsid wsp:val=&quot;277EA951&quot;/&gt;&lt;wsp:rsid wsp:val=&quot;278327C2&quot;/&gt;&lt;wsp:rsid wsp:val=&quot;2798AEF7&quot;/&gt;&lt;wsp:rsid wsp:val=&quot;27995F7C&quot;/&gt;&lt;wsp:rsid wsp:val=&quot;27A20663&quot;/&gt;&lt;wsp:rsid wsp:val=&quot;27A2398C&quot;/&gt;&lt;wsp:rsid wsp:val=&quot;27AC0604&quot;/&gt;&lt;wsp:rsid wsp:val=&quot;27AFB5BD&quot;/&gt;&lt;wsp:rsid wsp:val=&quot;27B114DA&quot;/&gt;&lt;wsp:rsid wsp:val=&quot;27B2F0E8&quot;/&gt;&lt;wsp:rsid wsp:val=&quot;27FA4637&quot;/&gt;&lt;wsp:rsid wsp:val=&quot;280A58B8&quot;/&gt;&lt;wsp:rsid wsp:val=&quot;28109A41&quot;/&gt;&lt;wsp:rsid wsp:val=&quot;283720E5&quot;/&gt;&lt;wsp:rsid wsp:val=&quot;283846C5&quot;/&gt;&lt;wsp:rsid wsp:val=&quot;283E5B22&quot;/&gt;&lt;wsp:rsid wsp:val=&quot;28504627&quot;/&gt;&lt;wsp:rsid wsp:val=&quot;2853F23B&quot;/&gt;&lt;wsp:rsid wsp:val=&quot;2861CC50&quot;/&gt;&lt;wsp:rsid wsp:val=&quot;2876D039&quot;/&gt;&lt;wsp:rsid wsp:val=&quot;287B9010&quot;/&gt;&lt;wsp:rsid wsp:val=&quot;288910C2&quot;/&gt;&lt;wsp:rsid wsp:val=&quot;288C46E8&quot;/&gt;&lt;wsp:rsid wsp:val=&quot;28A8F111&quot;/&gt;&lt;wsp:rsid wsp:val=&quot;28AD59ED&quot;/&gt;&lt;wsp:rsid wsp:val=&quot;28B062E9&quot;/&gt;&lt;wsp:rsid wsp:val=&quot;28B7C0F6&quot;/&gt;&lt;wsp:rsid wsp:val=&quot;28C44FBF&quot;/&gt;&lt;wsp:rsid wsp:val=&quot;28CBA0BF&quot;/&gt;&lt;wsp:rsid wsp:val=&quot;28CD1B80&quot;/&gt;&lt;wsp:rsid wsp:val=&quot;28CD3829&quot;/&gt;&lt;wsp:rsid wsp:val=&quot;28E3646A&quot;/&gt;&lt;wsp:rsid wsp:val=&quot;28F2911E&quot;/&gt;&lt;wsp:rsid wsp:val=&quot;291734F7&quot;/&gt;&lt;wsp:rsid wsp:val=&quot;29236BBB&quot;/&gt;&lt;wsp:rsid wsp:val=&quot;292E5382&quot;/&gt;&lt;wsp:rsid wsp:val=&quot;29391DA4&quot;/&gt;&lt;wsp:rsid wsp:val=&quot;29394325&quot;/&gt;&lt;wsp:rsid wsp:val=&quot;293A8B97&quot;/&gt;&lt;wsp:rsid wsp:val=&quot;295870CD&quot;/&gt;&lt;wsp:rsid wsp:val=&quot;2962F1F8&quot;/&gt;&lt;wsp:rsid wsp:val=&quot;296613B8&quot;/&gt;&lt;wsp:rsid wsp:val=&quot;297DDCBE&quot;/&gt;&lt;wsp:rsid wsp:val=&quot;2984EC73&quot;/&gt;&lt;wsp:rsid wsp:val=&quot;298C261F&quot;/&gt;&lt;wsp:rsid wsp:val=&quot;2993EBA5&quot;/&gt;&lt;wsp:rsid wsp:val=&quot;299964C3&quot;/&gt;&lt;wsp:rsid wsp:val=&quot;29AA7AB9&quot;/&gt;&lt;wsp:rsid wsp:val=&quot;29B56518&quot;/&gt;&lt;wsp:rsid wsp:val=&quot;29BF93D4&quot;/&gt;&lt;wsp:rsid wsp:val=&quot;29C6C55A&quot;/&gt;&lt;wsp:rsid wsp:val=&quot;29D90F54&quot;/&gt;&lt;wsp:rsid wsp:val=&quot;29F50CC7&quot;/&gt;&lt;wsp:rsid wsp:val=&quot;29F8BF29&quot;/&gt;&lt;wsp:rsid wsp:val=&quot;2A04749C&quot;/&gt;&lt;wsp:rsid wsp:val=&quot;2A165FB0&quot;/&gt;&lt;wsp:rsid wsp:val=&quot;2A2B0223&quot;/&gt;&lt;wsp:rsid wsp:val=&quot;2A4B4716&quot;/&gt;&lt;wsp:rsid wsp:val=&quot;2A56768C&quot;/&gt;&lt;wsp:rsid wsp:val=&quot;2A5CA4F8&quot;/&gt;&lt;wsp:rsid wsp:val=&quot;2A66F3A3&quot;/&gt;&lt;wsp:rsid wsp:val=&quot;2A6E08C2&quot;/&gt;&lt;wsp:rsid wsp:val=&quot;2A6FCC41&quot;/&gt;&lt;wsp:rsid wsp:val=&quot;2A75316E&quot;/&gt;&lt;wsp:rsid wsp:val=&quot;2A79F5F3&quot;/&gt;&lt;wsp:rsid wsp:val=&quot;2A7F0E40&quot;/&gt;&lt;wsp:rsid wsp:val=&quot;2A8B5C39&quot;/&gt;&lt;wsp:rsid wsp:val=&quot;2A937F80&quot;/&gt;&lt;wsp:rsid wsp:val=&quot;2AA0686C&quot;/&gt;&lt;wsp:rsid wsp:val=&quot;2AACE6B1&quot;/&gt;&lt;wsp:rsid wsp:val=&quot;2AD2D434&quot;/&gt;&lt;wsp:rsid wsp:val=&quot;2AF547FD&quot;/&gt;&lt;wsp:rsid wsp:val=&quot;2AF85B47&quot;/&gt;&lt;wsp:rsid wsp:val=&quot;2AFEDF42&quot;/&gt;&lt;wsp:rsid wsp:val=&quot;2B0D95C3&quot;/&gt;&lt;wsp:rsid wsp:val=&quot;2B0DD31C&quot;/&gt;&lt;wsp:rsid wsp:val=&quot;2B21D4D0&quot;/&gt;&lt;wsp:rsid wsp:val=&quot;2B350D16&quot;/&gt;&lt;wsp:rsid wsp:val=&quot;2B3B0221&quot;/&gt;&lt;wsp:rsid wsp:val=&quot;2B49C182&quot;/&gt;&lt;wsp:rsid wsp:val=&quot;2B77E14F&quot;/&gt;&lt;wsp:rsid wsp:val=&quot;2B800F42&quot;/&gt;&lt;wsp:rsid wsp:val=&quot;2B9D0F89&quot;/&gt;&lt;wsp:rsid wsp:val=&quot;2BAC9EA7&quot;/&gt;&lt;wsp:rsid wsp:val=&quot;2BB0C7CA&quot;/&gt;&lt;wsp:rsid wsp:val=&quot;2BC4C728&quot;/&gt;&lt;wsp:rsid wsp:val=&quot;2BC88871&quot;/&gt;&lt;wsp:rsid wsp:val=&quot;2BCAED78&quot;/&gt;&lt;wsp:rsid wsp:val=&quot;2BCF1C96&quot;/&gt;&lt;wsp:rsid wsp:val=&quot;2BDB1972&quot;/&gt;&lt;wsp:rsid wsp:val=&quot;2BE4A74A&quot;/&gt;&lt;wsp:rsid wsp:val=&quot;2C0038E7&quot;/&gt;&lt;wsp:rsid wsp:val=&quot;2C00E2B6&quot;/&gt;&lt;wsp:rsid wsp:val=&quot;2C068E24&quot;/&gt;&lt;wsp:rsid wsp:val=&quot;2C07A6E9&quot;/&gt;&lt;wsp:rsid wsp:val=&quot;2C098F16&quot;/&gt;&lt;wsp:rsid wsp:val=&quot;2C1DEF37&quot;/&gt;&lt;wsp:rsid wsp:val=&quot;2C24FE5D&quot;/&gt;&lt;wsp:rsid wsp:val=&quot;2C2F9291&quot;/&gt;&lt;wsp:rsid wsp:val=&quot;2C4E2D20&quot;/&gt;&lt;wsp:rsid wsp:val=&quot;2C658523&quot;/&gt;&lt;wsp:rsid wsp:val=&quot;2C75AAAF&quot;/&gt;&lt;wsp:rsid wsp:val=&quot;2C828363&quot;/&gt;&lt;wsp:rsid wsp:val=&quot;2C91DBE6&quot;/&gt;&lt;wsp:rsid wsp:val=&quot;2CA504A6&quot;/&gt;&lt;wsp:rsid wsp:val=&quot;2CA537D1&quot;/&gt;&lt;wsp:rsid wsp:val=&quot;2CAA4D6D&quot;/&gt;&lt;wsp:rsid wsp:val=&quot;2CC39146&quot;/&gt;&lt;wsp:rsid wsp:val=&quot;2CC7D2A6&quot;/&gt;&lt;wsp:rsid wsp:val=&quot;2CE4134B&quot;/&gt;&lt;wsp:rsid wsp:val=&quot;2CF76CE3&quot;/&gt;&lt;wsp:rsid wsp:val=&quot;2CFC927A&quot;/&gt;&lt;wsp:rsid wsp:val=&quot;2D1D26BF&quot;/&gt;&lt;wsp:rsid wsp:val=&quot;2D25AC12&quot;/&gt;&lt;wsp:rsid wsp:val=&quot;2D2A74E5&quot;/&gt;&lt;wsp:rsid wsp:val=&quot;2D2E4E4C&quot;/&gt;&lt;wsp:rsid wsp:val=&quot;2D34F5BB&quot;/&gt;&lt;wsp:rsid wsp:val=&quot;2D6517D0&quot;/&gt;&lt;wsp:rsid wsp:val=&quot;2D66802F&quot;/&gt;&lt;wsp:rsid wsp:val=&quot;2D6765DF&quot;/&gt;&lt;wsp:rsid wsp:val=&quot;2D695A2F&quot;/&gt;&lt;wsp:rsid wsp:val=&quot;2D6A0EFF&quot;/&gt;&lt;wsp:rsid wsp:val=&quot;2D6B3E98&quot;/&gt;&lt;wsp:rsid wsp:val=&quot;2D6B9639&quot;/&gt;&lt;wsp:rsid wsp:val=&quot;2D706DA5&quot;/&gt;&lt;wsp:rsid wsp:val=&quot;2D78E930&quot;/&gt;&lt;wsp:rsid wsp:val=&quot;2D88C81A&quot;/&gt;&lt;wsp:rsid wsp:val=&quot;2D8ADBD0&quot;/&gt;&lt;wsp:rsid wsp:val=&quot;2DAE9B72&quot;/&gt;&lt;wsp:rsid wsp:val=&quot;2DAF8276&quot;/&gt;&lt;wsp:rsid wsp:val=&quot;2DAFC6AF&quot;/&gt;&lt;wsp:rsid wsp:val=&quot;2DD27FA1&quot;/&gt;&lt;wsp:rsid wsp:val=&quot;2DD95805&quot;/&gt;&lt;wsp:rsid wsp:val=&quot;2DDF768F&quot;/&gt;&lt;wsp:rsid wsp:val=&quot;2DE9E448&quot;/&gt;&lt;wsp:rsid wsp:val=&quot;2DEE92F5&quot;/&gt;&lt;wsp:rsid wsp:val=&quot;2E018FEF&quot;/&gt;&lt;wsp:rsid wsp:val=&quot;2E0F59E6&quot;/&gt;&lt;wsp:rsid wsp:val=&quot;2E149DA7&quot;/&gt;&lt;wsp:rsid wsp:val=&quot;2E20D308&quot;/&gt;&lt;wsp:rsid wsp:val=&quot;2E228881&quot;/&gt;&lt;wsp:rsid wsp:val=&quot;2E2D7B25&quot;/&gt;&lt;wsp:rsid wsp:val=&quot;2E42D6B0&quot;/&gt;&lt;wsp:rsid wsp:val=&quot;2E494A66&quot;/&gt;&lt;wsp:rsid wsp:val=&quot;2E5A7528&quot;/&gt;&lt;wsp:rsid wsp:val=&quot;2E65B3CC&quot;/&gt;&lt;wsp:rsid wsp:val=&quot;2E6AB6CF&quot;/&gt;&lt;wsp:rsid wsp:val=&quot;2E815189&quot;/&gt;&lt;wsp:rsid wsp:val=&quot;2E9EF453&quot;/&gt;&lt;wsp:rsid wsp:val=&quot;2EAF97B2&quot;/&gt;&lt;wsp:rsid wsp:val=&quot;2EB90B4F&quot;/&gt;&lt;wsp:rsid wsp:val=&quot;2EC669A3&quot;/&gt;&lt;wsp:rsid wsp:val=&quot;2ECDA754&quot;/&gt;&lt;wsp:rsid wsp:val=&quot;2ED21DC4&quot;/&gt;&lt;wsp:rsid wsp:val=&quot;2ED23D8A&quot;/&gt;&lt;wsp:rsid wsp:val=&quot;2EE148C9&quot;/&gt;&lt;wsp:rsid wsp:val=&quot;2EECE15E&quot;/&gt;&lt;wsp:rsid wsp:val=&quot;2EF6B862&quot;/&gt;&lt;wsp:rsid wsp:val=&quot;2F0F4782&quot;/&gt;&lt;wsp:rsid wsp:val=&quot;2F22BF5D&quot;/&gt;&lt;wsp:rsid wsp:val=&quot;2F275C72&quot;/&gt;&lt;wsp:rsid wsp:val=&quot;2F2A589C&quot;/&gt;&lt;wsp:rsid wsp:val=&quot;2F35501B&quot;/&gt;&lt;wsp:rsid wsp:val=&quot;2F3945D9&quot;/&gt;&lt;wsp:rsid wsp:val=&quot;2F5A2503&quot;/&gt;&lt;wsp:rsid wsp:val=&quot;2F5F1677&quot;/&gt;&lt;wsp:rsid wsp:val=&quot;2F60B83E&quot;/&gt;&lt;wsp:rsid wsp:val=&quot;2F65615B&quot;/&gt;&lt;wsp:rsid wsp:val=&quot;2F669719&quot;/&gt;&lt;wsp:rsid wsp:val=&quot;2F703541&quot;/&gt;&lt;wsp:rsid wsp:val=&quot;2F8A0229&quot;/&gt;&lt;wsp:rsid wsp:val=&quot;2F986DBC&quot;/&gt;&lt;wsp:rsid wsp:val=&quot;2F9B0251&quot;/&gt;&lt;wsp:rsid wsp:val=&quot;2FA0DFDC&quot;/&gt;&lt;wsp:rsid wsp:val=&quot;2FAA7A19&quot;/&gt;&lt;wsp:rsid wsp:val=&quot;2FBF4C58&quot;/&gt;&lt;wsp:rsid wsp:val=&quot;2FC7E911&quot;/&gt;&lt;wsp:rsid wsp:val=&quot;2FD029DC&quot;/&gt;&lt;wsp:rsid wsp:val=&quot;2FE791DE&quot;/&gt;&lt;wsp:rsid wsp:val=&quot;2FE95AA0&quot;/&gt;&lt;wsp:rsid wsp:val=&quot;2FF36EF2&quot;/&gt;&lt;wsp:rsid wsp:val=&quot;3010BB8F&quot;/&gt;&lt;wsp:rsid wsp:val=&quot;3019FAD4&quot;/&gt;&lt;wsp:rsid wsp:val=&quot;302A304D&quot;/&gt;&lt;wsp:rsid wsp:val=&quot;30376E23&quot;/&gt;&lt;wsp:rsid wsp:val=&quot;3039D2EA&quot;/&gt;&lt;wsp:rsid wsp:val=&quot;30496D07&quot;/&gt;&lt;wsp:rsid wsp:val=&quot;3064B0D7&quot;/&gt;&lt;wsp:rsid wsp:val=&quot;306E8420&quot;/&gt;&lt;wsp:rsid wsp:val=&quot;30721D20&quot;/&gt;&lt;wsp:rsid wsp:val=&quot;30764D18&quot;/&gt;&lt;wsp:rsid wsp:val=&quot;307912F5&quot;/&gt;&lt;wsp:rsid wsp:val=&quot;30899F65&quot;/&gt;&lt;wsp:rsid wsp:val=&quot;30966F3E&quot;/&gt;&lt;wsp:rsid wsp:val=&quot;30975BC2&quot;/&gt;&lt;wsp:rsid wsp:val=&quot;30A2AEC9&quot;/&gt;&lt;wsp:rsid wsp:val=&quot;30AC5F86&quot;/&gt;&lt;wsp:rsid wsp:val=&quot;30AF2CFB&quot;/&gt;&lt;wsp:rsid wsp:val=&quot;30B617EB&quot;/&gt;&lt;wsp:rsid wsp:val=&quot;30B6C16B&quot;/&gt;&lt;wsp:rsid wsp:val=&quot;30BEDC06&quot;/&gt;&lt;wsp:rsid wsp:val=&quot;30C19E09&quot;/&gt;&lt;wsp:rsid wsp:val=&quot;30C926F4&quot;/&gt;&lt;wsp:rsid wsp:val=&quot;30CBC0B1&quot;/&gt;&lt;wsp:rsid wsp:val=&quot;30CC1A4C&quot;/&gt;&lt;wsp:rsid wsp:val=&quot;31008247&quot;/&gt;&lt;wsp:rsid wsp:val=&quot;3102B81A&quot;/&gt;&lt;wsp:rsid wsp:val=&quot;31070069&quot;/&gt;&lt;wsp:rsid wsp:val=&quot;31100062&quot;/&gt;&lt;wsp:rsid wsp:val=&quot;311E9B37&quot;/&gt;&lt;wsp:rsid wsp:val=&quot;3120B0F6&quot;/&gt;&lt;wsp:rsid wsp:val=&quot;312CCB94&quot;/&gt;&lt;wsp:rsid wsp:val=&quot;312ECA5E&quot;/&gt;&lt;wsp:rsid wsp:val=&quot;3132B8E0&quot;/&gt;&lt;wsp:rsid wsp:val=&quot;3136E8FB&quot;/&gt;&lt;wsp:rsid wsp:val=&quot;3145B6A2&quot;/&gt;&lt;wsp:rsid wsp:val=&quot;314C36B5&quot;/&gt;&lt;wsp:rsid wsp:val=&quot;31580DA1&quot;/&gt;&lt;wsp:rsid wsp:val=&quot;315873CA&quot;/&gt;&lt;wsp:rsid wsp:val=&quot;31621B43&quot;/&gt;&lt;wsp:rsid wsp:val=&quot;317F3EB4&quot;/&gt;&lt;wsp:rsid wsp:val=&quot;31849D02&quot;/&gt;&lt;wsp:rsid wsp:val=&quot;31C6ED79&quot;/&gt;&lt;wsp:rsid wsp:val=&quot;31CB4A18&quot;/&gt;&lt;wsp:rsid wsp:val=&quot;31CC150B&quot;/&gt;&lt;wsp:rsid wsp:val=&quot;31DF2D33&quot;/&gt;&lt;wsp:rsid wsp:val=&quot;31E53D68&quot;/&gt;&lt;wsp:rsid wsp:val=&quot;31E6764F&quot;/&gt;&lt;wsp:rsid wsp:val=&quot;31EF8F4C&quot;/&gt;&lt;wsp:rsid wsp:val=&quot;31FE7D80&quot;/&gt;&lt;wsp:rsid wsp:val=&quot;3204B2EA&quot;/&gt;&lt;wsp:rsid wsp:val=&quot;320881F3&quot;/&gt;&lt;wsp:rsid wsp:val=&quot;320AB5D4&quot;/&gt;&lt;wsp:rsid wsp:val=&quot;3210EC07&quot;/&gt;&lt;wsp:rsid wsp:val=&quot;32240D9E&quot;/&gt;&lt;wsp:rsid wsp:val=&quot;32267BF3&quot;/&gt;&lt;wsp:rsid wsp:val=&quot;322F1ED5&quot;/&gt;&lt;wsp:rsid wsp:val=&quot;32310175&quot;/&gt;&lt;wsp:rsid wsp:val=&quot;32563261&quot;/&gt;&lt;wsp:rsid wsp:val=&quot;325B86FC&quot;/&gt;&lt;wsp:rsid wsp:val=&quot;32635CB9&quot;/&gt;&lt;wsp:rsid wsp:val=&quot;32637ADB&quot;/&gt;&lt;wsp:rsid wsp:val=&quot;326C3AF0&quot;/&gt;&lt;wsp:rsid wsp:val=&quot;326F9EBB&quot;/&gt;&lt;wsp:rsid wsp:val=&quot;32A1E962&quot;/&gt;&lt;wsp:rsid wsp:val=&quot;32B16746&quot;/&gt;&lt;wsp:rsid wsp:val=&quot;32B23B50&quot;/&gt;&lt;wsp:rsid wsp:val=&quot;32B82641&quot;/&gt;&lt;wsp:rsid wsp:val=&quot;32C218C6&quot;/&gt;&lt;wsp:rsid wsp:val=&quot;32C3E174&quot;/&gt;&lt;wsp:rsid wsp:val=&quot;32C4600B&quot;/&gt;&lt;wsp:rsid wsp:val=&quot;32D781F6&quot;/&gt;&lt;wsp:rsid wsp:val=&quot;32DA034C&quot;/&gt;&lt;wsp:rsid wsp:val=&quot;32E0CAEE&quot;/&gt;&lt;wsp:rsid wsp:val=&quot;32EE2B0F&quot;/&gt;&lt;wsp:rsid wsp:val=&quot;32F11DDA&quot;/&gt;&lt;wsp:rsid wsp:val=&quot;32F3B2D0&quot;/&gt;&lt;wsp:rsid wsp:val=&quot;32F541DC&quot;/&gt;&lt;wsp:rsid wsp:val=&quot;32F6102F&quot;/&gt;&lt;wsp:rsid wsp:val=&quot;32F71142&quot;/&gt;&lt;wsp:rsid wsp:val=&quot;32FA57BF&quot;/&gt;&lt;wsp:rsid wsp:val=&quot;33034879&quot;/&gt;&lt;wsp:rsid wsp:val=&quot;33126453&quot;/&gt;&lt;wsp:rsid wsp:val=&quot;3318E073&quot;/&gt;&lt;wsp:rsid wsp:val=&quot;332854FA&quot;/&gt;&lt;wsp:rsid wsp:val=&quot;332BA9B6&quot;/&gt;&lt;wsp:rsid wsp:val=&quot;33330EB2&quot;/&gt;&lt;wsp:rsid wsp:val=&quot;33422D7F&quot;/&gt;&lt;wsp:rsid wsp:val=&quot;3349BAFF&quot;/&gt;&lt;wsp:rsid wsp:val=&quot;334EA2B1&quot;/&gt;&lt;wsp:rsid wsp:val=&quot;335A2045&quot;/&gt;&lt;wsp:rsid wsp:val=&quot;335CD98C&quot;/&gt;&lt;wsp:rsid wsp:val=&quot;3362BDDA&quot;/&gt;&lt;wsp:rsid wsp:val=&quot;336B533B&quot;/&gt;&lt;wsp:rsid wsp:val=&quot;3370291A&quot;/&gt;&lt;wsp:rsid wsp:val=&quot;33703012&quot;/&gt;&lt;wsp:rsid wsp:val=&quot;3370EE9D&quot;/&gt;&lt;wsp:rsid wsp:val=&quot;33792476&quot;/&gt;&lt;wsp:rsid wsp:val=&quot;338EB1EE&quot;/&gt;&lt;wsp:rsid wsp:val=&quot;339C5199&quot;/&gt;&lt;wsp:rsid wsp:val=&quot;339D4A46&quot;/&gt;&lt;wsp:rsid wsp:val=&quot;33A9BE4C&quot;/&gt;&lt;wsp:rsid wsp:val=&quot;33B86E6C&quot;/&gt;&lt;wsp:rsid wsp:val=&quot;33EB2948&quot;/&gt;&lt;wsp:rsid wsp:val=&quot;33FFB5B8&quot;/&gt;&lt;wsp:rsid wsp:val=&quot;340086BF&quot;/&gt;&lt;wsp:rsid wsp:val=&quot;340FD379&quot;/&gt;&lt;wsp:rsid wsp:val=&quot;3429EFD5&quot;/&gt;&lt;wsp:rsid wsp:val=&quot;3457F7D7&quot;/&gt;&lt;wsp:rsid wsp:val=&quot;345B542B&quot;/&gt;&lt;wsp:rsid wsp:val=&quot;3462AF77&quot;/&gt;&lt;wsp:rsid wsp:val=&quot;346B6D54&quot;/&gt;&lt;wsp:rsid wsp:val=&quot;34718779&quot;/&gt;&lt;wsp:rsid wsp:val=&quot;347931EE&quot;/&gt;&lt;wsp:rsid wsp:val=&quot;3496264B&quot;/&gt;&lt;wsp:rsid wsp:val=&quot;34CF20FC&quot;/&gt;&lt;wsp:rsid wsp:val=&quot;34DDE599&quot;/&gt;&lt;wsp:rsid wsp:val=&quot;34EC1980&quot;/&gt;&lt;wsp:rsid wsp:val=&quot;350DC37E&quot;/&gt;&lt;wsp:rsid wsp:val=&quot;3519AAE9&quot;/&gt;&lt;wsp:rsid wsp:val=&quot;35234715&quot;/&gt;&lt;wsp:rsid wsp:val=&quot;35273518&quot;/&gt;&lt;wsp:rsid wsp:val=&quot;3530EF26&quot;/&gt;&lt;wsp:rsid wsp:val=&quot;3549203B&quot;/&gt;&lt;wsp:rsid wsp:val=&quot;354C3B5F&quot;/&gt;&lt;wsp:rsid wsp:val=&quot;355A86D9&quot;/&gt;&lt;wsp:rsid wsp:val=&quot;355B4D7A&quot;/&gt;&lt;wsp:rsid wsp:val=&quot;355C813C&quot;/&gt;&lt;wsp:rsid wsp:val=&quot;3580D904&quot;/&gt;&lt;wsp:rsid wsp:val=&quot;3589F323&quot;/&gt;&lt;wsp:rsid wsp:val=&quot;35912AF6&quot;/&gt;&lt;wsp:rsid wsp:val=&quot;359B27E5&quot;/&gt;&lt;wsp:rsid wsp:val=&quot;359C7640&quot;/&gt;&lt;wsp:rsid wsp:val=&quot;35AC97D9&quot;/&gt;&lt;wsp:rsid wsp:val=&quot;35B0085C&quot;/&gt;&lt;wsp:rsid wsp:val=&quot;35BEB08D&quot;/&gt;&lt;wsp:rsid wsp:val=&quot;35C5C036&quot;/&gt;&lt;wsp:rsid wsp:val=&quot;35CE7C60&quot;/&gt;&lt;wsp:rsid wsp:val=&quot;35D326DB&quot;/&gt;&lt;wsp:rsid wsp:val=&quot;35D71000&quot;/&gt;&lt;wsp:rsid wsp:val=&quot;35DC2511&quot;/&gt;&lt;wsp:rsid wsp:val=&quot;35DEAD83&quot;/&gt;&lt;wsp:rsid wsp:val=&quot;35E2D870&quot;/&gt;&lt;wsp:rsid wsp:val=&quot;3607C2BF&quot;/&gt;&lt;wsp:rsid wsp:val=&quot;36190F2C&quot;/&gt;&lt;wsp:rsid wsp:val=&quot;361A9AF4&quot;/&gt;&lt;wsp:rsid wsp:val=&quot;3620712C&quot;/&gt;&lt;wsp:rsid wsp:val=&quot;3631F6AC&quot;/&gt;&lt;wsp:rsid wsp:val=&quot;3639F8FF&quot;/&gt;&lt;wsp:rsid wsp:val=&quot;3643EFC9&quot;/&gt;&lt;wsp:rsid wsp:val=&quot;36614D92&quot;/&gt;&lt;wsp:rsid wsp:val=&quot;3662F51B&quot;/&gt;&lt;wsp:rsid wsp:val=&quot;367DD204&quot;/&gt;&lt;wsp:rsid wsp:val=&quot;367E7754&quot;/&gt;&lt;wsp:rsid wsp:val=&quot;3686316B&quot;/&gt;&lt;wsp:rsid wsp:val=&quot;368653B2&quot;/&gt;&lt;wsp:rsid wsp:val=&quot;36B21534&quot;/&gt;&lt;wsp:rsid wsp:val=&quot;36B810CB&quot;/&gt;&lt;wsp:rsid wsp:val=&quot;36C19F02&quot;/&gt;&lt;wsp:rsid wsp:val=&quot;36C62558&quot;/&gt;&lt;wsp:rsid wsp:val=&quot;36D730B1&quot;/&gt;&lt;wsp:rsid wsp:val=&quot;36E155EF&quot;/&gt;&lt;wsp:rsid wsp:val=&quot;36FB9A48&quot;/&gt;&lt;wsp:rsid wsp:val=&quot;370E87D7&quot;/&gt;&lt;wsp:rsid wsp:val=&quot;370FB627&quot;/&gt;&lt;wsp:rsid wsp:val=&quot;37104FE8&quot;/&gt;&lt;wsp:rsid wsp:val=&quot;371189C8&quot;/&gt;&lt;wsp:rsid wsp:val=&quot;3712FAA5&quot;/&gt;&lt;wsp:rsid wsp:val=&quot;37135237&quot;/&gt;&lt;wsp:rsid wsp:val=&quot;3718316B&quot;/&gt;&lt;wsp:rsid wsp:val=&quot;3740DF36&quot;/&gt;&lt;wsp:rsid wsp:val=&quot;37471BC6&quot;/&gt;&lt;wsp:rsid wsp:val=&quot;37501116&quot;/&gt;&lt;wsp:rsid wsp:val=&quot;375426DA&quot;/&gt;&lt;wsp:rsid wsp:val=&quot;37619097&quot;/&gt;&lt;wsp:rsid wsp:val=&quot;3762F9C9&quot;/&gt;&lt;wsp:rsid wsp:val=&quot;376ACB05&quot;/&gt;&lt;wsp:rsid wsp:val=&quot;3772A109&quot;/&gt;&lt;wsp:rsid wsp:val=&quot;377B2B01&quot;/&gt;&lt;wsp:rsid wsp:val=&quot;37941B36&quot;/&gt;&lt;wsp:rsid wsp:val=&quot;37A27C13&quot;/&gt;&lt;wsp:rsid wsp:val=&quot;37B4090D&quot;/&gt;&lt;wsp:rsid wsp:val=&quot;37BCC593&quot;/&gt;&lt;wsp:rsid wsp:val=&quot;37BF2801&quot;/&gt;&lt;wsp:rsid wsp:val=&quot;37D710E4&quot;/&gt;&lt;wsp:rsid wsp:val=&quot;37F18325&quot;/&gt;&lt;wsp:rsid wsp:val=&quot;37F8172A&quot;/&gt;&lt;wsp:rsid wsp:val=&quot;380A3FE6&quot;/&gt;&lt;wsp:rsid wsp:val=&quot;380B3FFD&quot;/&gt;&lt;wsp:rsid wsp:val=&quot;3823BA42&quot;/&gt;&lt;wsp:rsid wsp:val=&quot;382D31D5&quot;/&gt;&lt;wsp:rsid wsp:val=&quot;383F60BC&quot;/&gt;&lt;wsp:rsid wsp:val=&quot;387FB28C&quot;/&gt;&lt;wsp:rsid wsp:val=&quot;387FD77D&quot;/&gt;&lt;wsp:rsid wsp:val=&quot;3891DFDC&quot;/&gt;&lt;wsp:rsid wsp:val=&quot;38AAB380&quot;/&gt;&lt;wsp:rsid wsp:val=&quot;38ADFE55&quot;/&gt;&lt;wsp:rsid wsp:val=&quot;38AE30BF&quot;/&gt;&lt;wsp:rsid wsp:val=&quot;38D6FCB3&quot;/&gt;&lt;wsp:rsid wsp:val=&quot;38E24367&quot;/&gt;&lt;wsp:rsid wsp:val=&quot;38ED6B12&quot;/&gt;&lt;wsp:rsid wsp:val=&quot;38FB6378&quot;/&gt;&lt;wsp:rsid wsp:val=&quot;38FBAC8B&quot;/&gt;&lt;wsp:rsid wsp:val=&quot;390626A1&quot;/&gt;&lt;wsp:rsid wsp:val=&quot;391491FB&quot;/&gt;&lt;wsp:rsid wsp:val=&quot;39164E45&quot;/&gt;&lt;wsp:rsid wsp:val=&quot;391FCAB1&quot;/&gt;&lt;wsp:rsid wsp:val=&quot;3934BD0B&quot;/&gt;&lt;wsp:rsid wsp:val=&quot;393EDE77&quot;/&gt;&lt;wsp:rsid wsp:val=&quot;394944D0&quot;/&gt;&lt;wsp:rsid wsp:val=&quot;395C57D2&quot;/&gt;&lt;wsp:rsid wsp:val=&quot;39651274&quot;/&gt;&lt;wsp:rsid wsp:val=&quot;3966EC74&quot;/&gt;&lt;wsp:rsid wsp:val=&quot;3968F3F3&quot;/&gt;&lt;wsp:rsid wsp:val=&quot;3972423F&quot;/&gt;&lt;wsp:rsid wsp:val=&quot;3972EDAF&quot;/&gt;&lt;wsp:rsid wsp:val=&quot;39B61816&quot;/&gt;&lt;wsp:rsid wsp:val=&quot;39B872DC&quot;/&gt;&lt;wsp:rsid wsp:val=&quot;39BFA048&quot;/&gt;&lt;wsp:rsid wsp:val=&quot;39C79B0E&quot;/&gt;&lt;wsp:rsid wsp:val=&quot;39EA0E14&quot;/&gt;&lt;wsp:rsid wsp:val=&quot;39EA9AA9&quot;/&gt;&lt;wsp:rsid wsp:val=&quot;39EC852D&quot;/&gt;&lt;wsp:rsid wsp:val=&quot;39FE15DE&quot;/&gt;&lt;wsp:rsid wsp:val=&quot;3A03E3CE&quot;/&gt;&lt;wsp:rsid wsp:val=&quot;3A0B73FD&quot;/&gt;&lt;wsp:rsid wsp:val=&quot;3A0ECDC8&quot;/&gt;&lt;wsp:rsid wsp:val=&quot;3A165F93&quot;/&gt;&lt;wsp:rsid wsp:val=&quot;3A1E1636&quot;/&gt;&lt;wsp:rsid wsp:val=&quot;3A4022DC&quot;/&gt;&lt;wsp:rsid wsp:val=&quot;3A447254&quot;/&gt;&lt;wsp:rsid wsp:val=&quot;3A58E104&quot;/&gt;&lt;wsp:rsid wsp:val=&quot;3A67BE48&quot;/&gt;&lt;wsp:rsid wsp:val=&quot;3A71D9A9&quot;/&gt;&lt;wsp:rsid wsp:val=&quot;3A78FDC9&quot;/&gt;&lt;wsp:rsid wsp:val=&quot;3A8A8BDF&quot;/&gt;&lt;wsp:rsid wsp:val=&quot;3A8F1698&quot;/&gt;&lt;wsp:rsid wsp:val=&quot;3A92364A&quot;/&gt;&lt;wsp:rsid wsp:val=&quot;3A9D2DAB&quot;/&gt;&lt;wsp:rsid wsp:val=&quot;3AA697FE&quot;/&gt;&lt;wsp:rsid wsp:val=&quot;3AAA41CB&quot;/&gt;&lt;wsp:rsid wsp:val=&quot;3AB98DE6&quot;/&gt;&lt;wsp:rsid wsp:val=&quot;3AD08F04&quot;/&gt;&lt;wsp:rsid wsp:val=&quot;3AD852F2&quot;/&gt;&lt;wsp:rsid wsp:val=&quot;3AFAD5A1&quot;/&gt;&lt;wsp:rsid wsp:val=&quot;3B040A72&quot;/&gt;&lt;wsp:rsid wsp:val=&quot;3B0B2536&quot;/&gt;&lt;wsp:rsid wsp:val=&quot;3B21BAD2&quot;/&gt;&lt;wsp:rsid wsp:val=&quot;3B25EFC2&quot;/&gt;&lt;wsp:rsid wsp:val=&quot;3B28E1E2&quot;/&gt;&lt;wsp:rsid wsp:val=&quot;3B573CAF&quot;/&gt;&lt;wsp:rsid wsp:val=&quot;3B5E6278&quot;/&gt;&lt;wsp:rsid wsp:val=&quot;3B78A4AB&quot;/&gt;&lt;wsp:rsid wsp:val=&quot;3B7D5939&quot;/&gt;&lt;wsp:rsid wsp:val=&quot;3B7EC31A&quot;/&gt;&lt;wsp:rsid wsp:val=&quot;3B8BADF6&quot;/&gt;&lt;wsp:rsid wsp:val=&quot;3BA8D8A3&quot;/&gt;&lt;wsp:rsid wsp:val=&quot;3BAB9770&quot;/&gt;&lt;wsp:rsid wsp:val=&quot;3BCA98AE&quot;/&gt;&lt;wsp:rsid wsp:val=&quot;3BCF38BC&quot;/&gt;&lt;wsp:rsid wsp:val=&quot;3BD13DDB&quot;/&gt;&lt;wsp:rsid wsp:val=&quot;3BD78CD7&quot;/&gt;&lt;wsp:rsid wsp:val=&quot;3BEF122D&quot;/&gt;&lt;wsp:rsid wsp:val=&quot;3BF896EC&quot;/&gt;&lt;wsp:rsid wsp:val=&quot;3BF9FBCB&quot;/&gt;&lt;wsp:rsid wsp:val=&quot;3C00EE61&quot;/&gt;&lt;wsp:rsid wsp:val=&quot;3C134CC7&quot;/&gt;&lt;wsp:rsid wsp:val=&quot;3C185E58&quot;/&gt;&lt;wsp:rsid wsp:val=&quot;3C4B614F&quot;/&gt;&lt;wsp:rsid wsp:val=&quot;3C54BC60&quot;/&gt;&lt;wsp:rsid wsp:val=&quot;3C677D10&quot;/&gt;&lt;wsp:rsid wsp:val=&quot;3C72C04F&quot;/&gt;&lt;wsp:rsid wsp:val=&quot;3C86575E&quot;/&gt;&lt;wsp:rsid wsp:val=&quot;3C8CDDF9&quot;/&gt;&lt;wsp:rsid wsp:val=&quot;3C9C968E&quot;/&gt;&lt;wsp:rsid wsp:val=&quot;3CA2D5AC&quot;/&gt;&lt;wsp:rsid wsp:val=&quot;3CAF55BE&quot;/&gt;&lt;wsp:rsid wsp:val=&quot;3CB178BD&quot;/&gt;&lt;wsp:rsid wsp:val=&quot;3CB22E6A&quot;/&gt;&lt;wsp:rsid wsp:val=&quot;3CBDF456&quot;/&gt;&lt;wsp:rsid wsp:val=&quot;3CD870C7&quot;/&gt;&lt;wsp:rsid wsp:val=&quot;3CDFE246&quot;/&gt;&lt;wsp:rsid wsp:val=&quot;3CED3705&quot;/&gt;&lt;wsp:rsid wsp:val=&quot;3D11556B&quot;/&gt;&lt;wsp:rsid wsp:val=&quot;3D16FCA6&quot;/&gt;&lt;wsp:rsid wsp:val=&quot;3D20A6E5&quot;/&gt;&lt;wsp:rsid wsp:val=&quot;3D25C250&quot;/&gt;&lt;wsp:rsid wsp:val=&quot;3D334F4F&quot;/&gt;&lt;wsp:rsid wsp:val=&quot;3D373D50&quot;/&gt;&lt;wsp:rsid wsp:val=&quot;3D436B53&quot;/&gt;&lt;wsp:rsid wsp:val=&quot;3D51CD02&quot;/&gt;&lt;wsp:rsid wsp:val=&quot;3D5CAB14&quot;/&gt;&lt;wsp:rsid wsp:val=&quot;3D689E03&quot;/&gt;&lt;wsp:rsid wsp:val=&quot;3D707565&quot;/&gt;&lt;wsp:rsid wsp:val=&quot;3D793332&quot;/&gt;&lt;wsp:rsid wsp:val=&quot;3D7F916C&quot;/&gt;&lt;wsp:rsid wsp:val=&quot;3D805F49&quot;/&gt;&lt;wsp:rsid wsp:val=&quot;3D86894D&quot;/&gt;&lt;wsp:rsid wsp:val=&quot;3D87FE86&quot;/&gt;&lt;wsp:rsid wsp:val=&quot;3D97ACAA&quot;/&gt;&lt;wsp:rsid wsp:val=&quot;3DB0AE79&quot;/&gt;&lt;wsp:rsid wsp:val=&quot;3DBE845B&quot;/&gt;&lt;wsp:rsid wsp:val=&quot;3DC76E76&quot;/&gt;&lt;wsp:rsid wsp:val=&quot;3DCEF97B&quot;/&gt;&lt;wsp:rsid wsp:val=&quot;3DE821C2&quot;/&gt;&lt;wsp:rsid wsp:val=&quot;3DE9BF68&quot;/&gt;&lt;wsp:rsid wsp:val=&quot;3E073F7E&quot;/&gt;&lt;wsp:rsid wsp:val=&quot;3E0840EA&quot;/&gt;&lt;wsp:rsid wsp:val=&quot;3E0C3B95&quot;/&gt;&lt;wsp:rsid wsp:val=&quot;3E10988C&quot;/&gt;&lt;wsp:rsid wsp:val=&quot;3E124F9A&quot;/&gt;&lt;wsp:rsid wsp:val=&quot;3E1D2E98&quot;/&gt;&lt;wsp:rsid wsp:val=&quot;3E285B5D&quot;/&gt;&lt;wsp:rsid wsp:val=&quot;3E2F85F0&quot;/&gt;&lt;wsp:rsid wsp:val=&quot;3E37D8AA&quot;/&gt;&lt;wsp:rsid wsp:val=&quot;3E398A3B&quot;/&gt;&lt;wsp:rsid wsp:val=&quot;3E3B3626&quot;/&gt;&lt;wsp:rsid wsp:val=&quot;3E3D0891&quot;/&gt;&lt;wsp:rsid wsp:val=&quot;3E4E0D59&quot;/&gt;&lt;wsp:rsid wsp:val=&quot;3E569F7A&quot;/&gt;&lt;wsp:rsid wsp:val=&quot;3E652209&quot;/&gt;&lt;wsp:rsid wsp:val=&quot;3E6D8567&quot;/&gt;&lt;wsp:rsid wsp:val=&quot;3E824E3A&quot;/&gt;&lt;wsp:rsid wsp:val=&quot;3E898939&quot;/&gt;&lt;wsp:rsid wsp:val=&quot;3E8B859E&quot;/&gt;&lt;wsp:rsid wsp:val=&quot;3E96A5FB&quot;/&gt;&lt;wsp:rsid wsp:val=&quot;3EA4E85D&quot;/&gt;&lt;wsp:rsid wsp:val=&quot;3EA5CA07&quot;/&gt;&lt;wsp:rsid wsp:val=&quot;3EB83558&quot;/&gt;&lt;wsp:rsid wsp:val=&quot;3EBF300A&quot;/&gt;&lt;wsp:rsid wsp:val=&quot;3EC293F4&quot;/&gt;&lt;wsp:rsid wsp:val=&quot;3EC4D545&quot;/&gt;&lt;wsp:rsid wsp:val=&quot;3EDC7219&quot;/&gt;&lt;wsp:rsid wsp:val=&quot;3EDD15C2&quot;/&gt;&lt;wsp:rsid wsp:val=&quot;3EDF239B&quot;/&gt;&lt;wsp:rsid wsp:val=&quot;3EE51106&quot;/&gt;&lt;wsp:rsid wsp:val=&quot;3EF3FB6B&quot;/&gt;&lt;wsp:rsid wsp:val=&quot;3F022EF3&quot;/&gt;&lt;wsp:rsid wsp:val=&quot;3F0BBDDF&quot;/&gt;&lt;wsp:rsid wsp:val=&quot;3F1CD52B&quot;/&gt;&lt;wsp:rsid wsp:val=&quot;3F22070E&quot;/&gt;&lt;wsp:rsid wsp:val=&quot;3F29705D&quot;/&gt;&lt;wsp:rsid wsp:val=&quot;3F2DDA27&quot;/&gt;&lt;wsp:rsid wsp:val=&quot;3F65203E&quot;/&gt;&lt;wsp:rsid wsp:val=&quot;3F65F247&quot;/&gt;&lt;wsp:rsid wsp:val=&quot;3F78DFB8&quot;/&gt;&lt;wsp:rsid wsp:val=&quot;3F8CB2C3&quot;/&gt;&lt;wsp:rsid wsp:val=&quot;3F8D080C&quot;/&gt;&lt;wsp:rsid wsp:val=&quot;3FA7E946&quot;/&gt;&lt;wsp:rsid wsp:val=&quot;3FB7222A&quot;/&gt;&lt;wsp:rsid wsp:val=&quot;3FBDB666&quot;/&gt;&lt;wsp:rsid wsp:val=&quot;3FC4A810&quot;/&gt;&lt;wsp:rsid wsp:val=&quot;3FC7B685&quot;/&gt;&lt;wsp:rsid wsp:val=&quot;3FD2EE8A&quot;/&gt;&lt;wsp:rsid wsp:val=&quot;3FE11F1C&quot;/&gt;&lt;wsp:rsid wsp:val=&quot;4003AAB2&quot;/&gt;&lt;wsp:rsid wsp:val=&quot;40047225&quot;/&gt;&lt;wsp:rsid wsp:val=&quot;40068CC4&quot;/&gt;&lt;wsp:rsid wsp:val=&quot;400ECBF3&quot;/&gt;&lt;wsp:rsid wsp:val=&quot;40174385&quot;/&gt;&lt;wsp:rsid wsp:val=&quot;402E3172&quot;/&gt;&lt;wsp:rsid wsp:val=&quot;40402B5B&quot;/&gt;&lt;wsp:rsid wsp:val=&quot;4055F221&quot;/&gt;&lt;wsp:rsid wsp:val=&quot;4059EB12&quot;/&gt;&lt;wsp:rsid wsp:val=&quot;409D7ADD&quot;/&gt;&lt;wsp:rsid wsp:val=&quot;40ABBB75&quot;/&gt;&lt;wsp:rsid wsp:val=&quot;40AD59E9&quot;/&gt;&lt;wsp:rsid wsp:val=&quot;40B54760&quot;/&gt;&lt;wsp:rsid wsp:val=&quot;40BADC08&quot;/&gt;&lt;wsp:rsid wsp:val=&quot;40C71000&quot;/&gt;&lt;wsp:rsid wsp:val=&quot;40CE5807&quot;/&gt;&lt;wsp:rsid wsp:val=&quot;40D90AD0&quot;/&gt;&lt;wsp:rsid wsp:val=&quot;40D951BD&quot;/&gt;&lt;wsp:rsid wsp:val=&quot;40DAE098&quot;/&gt;&lt;wsp:rsid wsp:val=&quot;40DD4EC6&quot;/&gt;&lt;wsp:rsid wsp:val=&quot;40E329D4&quot;/&gt;&lt;wsp:rsid wsp:val=&quot;40F79D6F&quot;/&gt;&lt;wsp:rsid wsp:val=&quot;41228F1A&quot;/&gt;&lt;wsp:rsid wsp:val=&quot;4126C53E&quot;/&gt;&lt;wsp:rsid wsp:val=&quot;41465D96&quot;/&gt;&lt;wsp:rsid wsp:val=&quot;4146D983&quot;/&gt;&lt;wsp:rsid wsp:val=&quot;41541A3C&quot;/&gt;&lt;wsp:rsid wsp:val=&quot;41546936&quot;/&gt;&lt;wsp:rsid wsp:val=&quot;4170AF09&quot;/&gt;&lt;wsp:rsid wsp:val=&quot;41756398&quot;/&gt;&lt;wsp:rsid wsp:val=&quot;417892B1&quot;/&gt;&lt;wsp:rsid wsp:val=&quot;4185AE1B&quot;/&gt;&lt;wsp:rsid wsp:val=&quot;4187DC22&quot;/&gt;&lt;wsp:rsid wsp:val=&quot;419E8E00&quot;/&gt;&lt;wsp:rsid wsp:val=&quot;41A03462&quot;/&gt;&lt;wsp:rsid wsp:val=&quot;41B35038&quot;/&gt;&lt;wsp:rsid wsp:val=&quot;41B96F63&quot;/&gt;&lt;wsp:rsid wsp:val=&quot;41C70632&quot;/&gt;&lt;wsp:rsid wsp:val=&quot;41C857F8&quot;/&gt;&lt;wsp:rsid wsp:val=&quot;41C86D4C&quot;/&gt;&lt;wsp:rsid wsp:val=&quot;41D15B1E&quot;/&gt;&lt;wsp:rsid wsp:val=&quot;41D5FCC6&quot;/&gt;&lt;wsp:rsid wsp:val=&quot;41DFA5FA&quot;/&gt;&lt;wsp:rsid wsp:val=&quot;41F1058D&quot;/&gt;&lt;wsp:rsid wsp:val=&quot;41F2AD2C&quot;/&gt;&lt;wsp:rsid wsp:val=&quot;41FC87BF&quot;/&gt;&lt;wsp:rsid wsp:val=&quot;42074097&quot;/&gt;&lt;wsp:rsid wsp:val=&quot;4209D73A&quot;/&gt;&lt;wsp:rsid wsp:val=&quot;4212ACEE&quot;/&gt;&lt;wsp:rsid wsp:val=&quot;4223BF26&quot;/&gt;&lt;wsp:rsid wsp:val=&quot;423904E1&quot;/&gt;&lt;wsp:rsid wsp:val=&quot;4241A118&quot;/&gt;&lt;wsp:rsid wsp:val=&quot;4248AFA3&quot;/&gt;&lt;wsp:rsid wsp:val=&quot;4250E165&quot;/&gt;&lt;wsp:rsid wsp:val=&quot;42528F17&quot;/&gt;&lt;wsp:rsid wsp:val=&quot;42595088&quot;/&gt;&lt;wsp:rsid wsp:val=&quot;425FDE20&quot;/&gt;&lt;wsp:rsid wsp:val=&quot;4261201D&quot;/&gt;&lt;wsp:rsid wsp:val=&quot;427B56AB&quot;/&gt;&lt;wsp:rsid wsp:val=&quot;428F1733&quot;/&gt;&lt;wsp:rsid wsp:val=&quot;42906558&quot;/&gt;&lt;wsp:rsid wsp:val=&quot;42988186&quot;/&gt;&lt;wsp:rsid wsp:val=&quot;42AAFF62&quot;/&gt;&lt;wsp:rsid wsp:val=&quot;42ADD1C1&quot;/&gt;&lt;wsp:rsid wsp:val=&quot;42B99E49&quot;/&gt;&lt;wsp:rsid wsp:val=&quot;42D02989&quot;/&gt;&lt;wsp:rsid wsp:val=&quot;42D5FBC8&quot;/&gt;&lt;wsp:rsid wsp:val=&quot;42E34B98&quot;/&gt;&lt;wsp:rsid wsp:val=&quot;42E8BEA0&quot;/&gt;&lt;wsp:rsid wsp:val=&quot;42F573C9&quot;/&gt;&lt;wsp:rsid wsp:val=&quot;4304099D&quot;/&gt;&lt;wsp:rsid wsp:val=&quot;430A67F5&quot;/&gt;&lt;wsp:rsid wsp:val=&quot;4317C2AF&quot;/&gt;&lt;wsp:rsid wsp:val=&quot;431CAF2F&quot;/&gt;&lt;wsp:rsid wsp:val=&quot;43217E7C&quot;/&gt;&lt;wsp:rsid wsp:val=&quot;4323310C&quot;/&gt;&lt;wsp:rsid wsp:val=&quot;4326A5B5&quot;/&gt;&lt;wsp:rsid wsp:val=&quot;432DE30F&quot;/&gt;&lt;wsp:rsid wsp:val=&quot;4333B072&quot;/&gt;&lt;wsp:rsid wsp:val=&quot;433B1B2B&quot;/&gt;&lt;wsp:rsid wsp:val=&quot;4344F317&quot;/&gt;&lt;wsp:rsid wsp:val=&quot;4346DC01&quot;/&gt;&lt;wsp:rsid wsp:val=&quot;434FDCE2&quot;/&gt;&lt;wsp:rsid wsp:val=&quot;43502256&quot;/&gt;&lt;wsp:rsid wsp:val=&quot;435875F9&quot;/&gt;&lt;wsp:rsid wsp:val=&quot;4359E2F8&quot;/&gt;&lt;wsp:rsid wsp:val=&quot;435C7889&quot;/&gt;&lt;wsp:rsid wsp:val=&quot;436A5D79&quot;/&gt;&lt;wsp:rsid wsp:val=&quot;43710797&quot;/&gt;&lt;wsp:rsid wsp:val=&quot;4371CD7E&quot;/&gt;&lt;wsp:rsid wsp:val=&quot;4372EDB3&quot;/&gt;&lt;wsp:rsid wsp:val=&quot;437674BA&quot;/&gt;&lt;wsp:rsid wsp:val=&quot;438BB3F0&quot;/&gt;&lt;wsp:rsid wsp:val=&quot;43944A59&quot;/&gt;&lt;wsp:rsid wsp:val=&quot;439D9487&quot;/&gt;&lt;wsp:rsid wsp:val=&quot;43A45579&quot;/&gt;&lt;wsp:rsid wsp:val=&quot;43AF77E1&quot;/&gt;&lt;wsp:rsid wsp:val=&quot;43BD603B&quot;/&gt;&lt;wsp:rsid wsp:val=&quot;43C0CD4C&quot;/&gt;&lt;wsp:rsid wsp:val=&quot;43CA0E0B&quot;/&gt;&lt;wsp:rsid wsp:val=&quot;43CC6A2E&quot;/&gt;&lt;wsp:rsid wsp:val=&quot;43D0C358&quot;/&gt;&lt;wsp:rsid wsp:val=&quot;43D41360&quot;/&gt;&lt;wsp:rsid wsp:val=&quot;43DF3595&quot;/&gt;&lt;wsp:rsid wsp:val=&quot;43E066C9&quot;/&gt;&lt;wsp:rsid wsp:val=&quot;43E5F1E3&quot;/&gt;&lt;wsp:rsid wsp:val=&quot;43EA7EA7&quot;/&gt;&lt;wsp:rsid wsp:val=&quot;44021198&quot;/&gt;&lt;wsp:rsid wsp:val=&quot;4417E119&quot;/&gt;&lt;wsp:rsid wsp:val=&quot;441836C4&quot;/&gt;&lt;wsp:rsid wsp:val=&quot;4432FC58&quot;/&gt;&lt;wsp:rsid wsp:val=&quot;44342F62&quot;/&gt;&lt;wsp:rsid wsp:val=&quot;4434CAC9&quot;/&gt;&lt;wsp:rsid wsp:val=&quot;443D69B8&quot;/&gt;&lt;wsp:rsid wsp:val=&quot;44494434&quot;/&gt;&lt;wsp:rsid wsp:val=&quot;44515246&quot;/&gt;&lt;wsp:rsid wsp:val=&quot;4464A006&quot;/&gt;&lt;wsp:rsid wsp:val=&quot;4466CD26&quot;/&gt;&lt;wsp:rsid wsp:val=&quot;446DCB14&quot;/&gt;&lt;wsp:rsid wsp:val=&quot;44822731&quot;/&gt;&lt;wsp:rsid wsp:val=&quot;4488F72F&quot;/&gt;&lt;wsp:rsid wsp:val=&quot;4489C3F9&quot;/&gt;&lt;wsp:rsid wsp:val=&quot;4494F59F&quot;/&gt;&lt;wsp:rsid wsp:val=&quot;44A414B1&quot;/&gt;&lt;wsp:rsid wsp:val=&quot;44E9D8B4&quot;/&gt;&lt;wsp:rsid wsp:val=&quot;44ED8616&quot;/&gt;&lt;wsp:rsid wsp:val=&quot;44F0D1C9&quot;/&gt;&lt;wsp:rsid wsp:val=&quot;44F848EA&quot;/&gt;&lt;wsp:rsid wsp:val=&quot;44FC7D60&quot;/&gt;&lt;wsp:rsid wsp:val=&quot;45098276&quot;/&gt;&lt;wsp:rsid wsp:val=&quot;451A9B5E&quot;/&gt;&lt;wsp:rsid wsp:val=&quot;45238D64&quot;/&gt;&lt;wsp:rsid wsp:val=&quot;453FB9EA&quot;/&gt;&lt;wsp:rsid wsp:val=&quot;454256C8&quot;/&gt;&lt;wsp:rsid wsp:val=&quot;4548BA7E&quot;/&gt;&lt;wsp:rsid wsp:val=&quot;454A0115&quot;/&gt;&lt;wsp:rsid wsp:val=&quot;454CFAEE&quot;/&gt;&lt;wsp:rsid wsp:val=&quot;45562F5A&quot;/&gt;&lt;wsp:rsid wsp:val=&quot;455DFC5B&quot;/&gt;&lt;wsp:rsid wsp:val=&quot;45701AA4&quot;/&gt;&lt;wsp:rsid wsp:val=&quot;45837BDB&quot;/&gt;&lt;wsp:rsid wsp:val=&quot;458D5B6E&quot;/&gt;&lt;wsp:rsid wsp:val=&quot;459138FB&quot;/&gt;&lt;wsp:rsid wsp:val=&quot;459167FC&quot;/&gt;&lt;wsp:rsid wsp:val=&quot;4592B3FB&quot;/&gt;&lt;wsp:rsid wsp:val=&quot;459A8123&quot;/&gt;&lt;wsp:rsid wsp:val=&quot;45A07234&quot;/&gt;&lt;wsp:rsid wsp:val=&quot;45AA5592&quot;/&gt;&lt;wsp:rsid wsp:val=&quot;45B97F52&quot;/&gt;&lt;wsp:rsid wsp:val=&quot;45C5BE61&quot;/&gt;&lt;wsp:rsid wsp:val=&quot;45DBBB25&quot;/&gt;&lt;wsp:rsid wsp:val=&quot;45FD9315&quot;/&gt;&lt;wsp:rsid wsp:val=&quot;46058A51&quot;/&gt;&lt;wsp:rsid wsp:val=&quot;460A7196&quot;/&gt;&lt;wsp:rsid wsp:val=&quot;460D9C8A&quot;/&gt;&lt;wsp:rsid wsp:val=&quot;4628E05A&quot;/&gt;&lt;wsp:rsid wsp:val=&quot;462A057E&quot;/&gt;&lt;wsp:rsid wsp:val=&quot;4634AFDD&quot;/&gt;&lt;wsp:rsid wsp:val=&quot;464583D8&quot;/&gt;&lt;wsp:rsid wsp:val=&quot;465043B7&quot;/&gt;&lt;wsp:rsid wsp:val=&quot;46520F05&quot;/&gt;&lt;wsp:rsid wsp:val=&quot;46586C7D&quot;/&gt;&lt;wsp:rsid wsp:val=&quot;465DF276&quot;/&gt;&lt;wsp:rsid wsp:val=&quot;46A4CC41&quot;/&gt;&lt;wsp:rsid wsp:val=&quot;46AB6DAB&quot;/&gt;&lt;wsp:rsid wsp:val=&quot;46C28446&quot;/&gt;&lt;wsp:rsid wsp:val=&quot;46C4C8DD&quot;/&gt;&lt;wsp:rsid wsp:val=&quot;46CE49AE&quot;/&gt;&lt;wsp:rsid wsp:val=&quot;46DF7F46&quot;/&gt;&lt;wsp:rsid wsp:val=&quot;46EB17FE&quot;/&gt;&lt;wsp:rsid wsp:val=&quot;46F09670&quot;/&gt;&lt;wsp:rsid wsp:val=&quot;46F3A60E&quot;/&gt;&lt;wsp:rsid wsp:val=&quot;4700F210&quot;/&gt;&lt;wsp:rsid wsp:val=&quot;47156AC1&quot;/&gt;&lt;wsp:rsid wsp:val=&quot;471996ED&quot;/&gt;&lt;wsp:rsid wsp:val=&quot;47257C68&quot;/&gt;&lt;wsp:rsid wsp:val=&quot;472E73CC&quot;/&gt;&lt;wsp:rsid wsp:val=&quot;47365184&quot;/&gt;&lt;wsp:rsid wsp:val=&quot;473AD547&quot;/&gt;&lt;wsp:rsid wsp:val=&quot;473F5209&quot;/&gt;&lt;wsp:rsid wsp:val=&quot;475207F7&quot;/&gt;&lt;wsp:rsid wsp:val=&quot;475451F4&quot;/&gt;&lt;wsp:rsid wsp:val=&quot;475F2351&quot;/&gt;&lt;wsp:rsid wsp:val=&quot;476BF2A9&quot;/&gt;&lt;wsp:rsid wsp:val=&quot;476CA315&quot;/&gt;&lt;wsp:rsid wsp:val=&quot;4778E45E&quot;/&gt;&lt;wsp:rsid wsp:val=&quot;477D516D&quot;/&gt;&lt;wsp:rsid wsp:val=&quot;47837DE9&quot;/&gt;&lt;wsp:rsid wsp:val=&quot;478C74CF&quot;/&gt;&lt;wsp:rsid wsp:val=&quot;47996376&quot;/&gt;&lt;wsp:rsid wsp:val=&quot;47A03990&quot;/&gt;&lt;wsp:rsid wsp:val=&quot;47AD4162&quot;/&gt;&lt;wsp:rsid wsp:val=&quot;47B6A7AD&quot;/&gt;&lt;wsp:rsid wsp:val=&quot;47BAB5E0&quot;/&gt;&lt;wsp:rsid wsp:val=&quot;47C0DF06&quot;/&gt;&lt;wsp:rsid wsp:val=&quot;47CF6B4D&quot;/&gt;&lt;wsp:rsid wsp:val=&quot;47E2FDCC&quot;/&gt;&lt;wsp:rsid wsp:val=&quot;47E6BD8E&quot;/&gt;&lt;wsp:rsid wsp:val=&quot;47EEC471&quot;/&gt;&lt;wsp:rsid wsp:val=&quot;47F6BDB2&quot;/&gt;&lt;wsp:rsid wsp:val=&quot;47F8B145&quot;/&gt;&lt;wsp:rsid wsp:val=&quot;47FDAC90&quot;/&gt;&lt;wsp:rsid wsp:val=&quot;47FE4E28&quot;/&gt;&lt;wsp:rsid wsp:val=&quot;4800A6FD&quot;/&gt;&lt;wsp:rsid wsp:val=&quot;4810D898&quot;/&gt;&lt;wsp:rsid wsp:val=&quot;4818D418&quot;/&gt;&lt;wsp:rsid wsp:val=&quot;481FFECE&quot;/&gt;&lt;wsp:rsid wsp:val=&quot;4835938D&quot;/&gt;&lt;wsp:rsid wsp:val=&quot;4838601A&quot;/&gt;&lt;wsp:rsid wsp:val=&quot;483B127E&quot;/&gt;&lt;wsp:rsid wsp:val=&quot;4845A219&quot;/&gt;&lt;wsp:rsid wsp:val=&quot;484D6F83&quot;/&gt;&lt;wsp:rsid wsp:val=&quot;484D8E27&quot;/&gt;&lt;wsp:rsid wsp:val=&quot;4851402B&quot;/&gt;&lt;wsp:rsid wsp:val=&quot;4856B24E&quot;/&gt;&lt;wsp:rsid wsp:val=&quot;489AD1F6&quot;/&gt;&lt;wsp:rsid wsp:val=&quot;48A6F46E&quot;/&gt;&lt;wsp:rsid wsp:val=&quot;48B9E6DE&quot;/&gt;&lt;wsp:rsid wsp:val=&quot;48BD5C66&quot;/&gt;&lt;wsp:rsid wsp:val=&quot;48C7C7B6&quot;/&gt;&lt;wsp:rsid wsp:val=&quot;48CCB334&quot;/&gt;&lt;wsp:rsid wsp:val=&quot;48D582BB&quot;/&gt;&lt;wsp:rsid wsp:val=&quot;48EF253D&quot;/&gt;&lt;wsp:rsid wsp:val=&quot;48F24C39&quot;/&gt;&lt;wsp:rsid wsp:val=&quot;48FA87AF&quot;/&gt;&lt;wsp:rsid wsp:val=&quot;48FBE08F&quot;/&gt;&lt;wsp:rsid wsp:val=&quot;48FD5472&quot;/&gt;&lt;wsp:rsid wsp:val=&quot;48FE58B7&quot;/&gt;&lt;wsp:rsid wsp:val=&quot;4902E91A&quot;/&gt;&lt;wsp:rsid wsp:val=&quot;49038246&quot;/&gt;&lt;wsp:rsid wsp:val=&quot;4907A03A&quot;/&gt;&lt;wsp:rsid wsp:val=&quot;490F3536&quot;/&gt;&lt;wsp:rsid wsp:val=&quot;49126874&quot;/&gt;&lt;wsp:rsid wsp:val=&quot;49178452&quot;/&gt;&lt;wsp:rsid wsp:val=&quot;491DD060&quot;/&gt;&lt;wsp:rsid wsp:val=&quot;4926ED5D&quot;/&gt;&lt;wsp:rsid wsp:val=&quot;492A5CA5&quot;/&gt;&lt;wsp:rsid wsp:val=&quot;492FBEA2&quot;/&gt;&lt;wsp:rsid wsp:val=&quot;4931D723&quot;/&gt;&lt;wsp:rsid wsp:val=&quot;49363B28&quot;/&gt;&lt;wsp:rsid wsp:val=&quot;493DC266&quot;/&gt;&lt;wsp:rsid wsp:val=&quot;495488BC&quot;/&gt;&lt;wsp:rsid wsp:val=&quot;495B8CA1&quot;/&gt;&lt;wsp:rsid wsp:val=&quot;49751628&quot;/&gt;&lt;wsp:rsid wsp:val=&quot;49860829&quot;/&gt;&lt;wsp:rsid wsp:val=&quot;498DC2DE&quot;/&gt;&lt;wsp:rsid wsp:val=&quot;4993F841&quot;/&gt;&lt;wsp:rsid wsp:val=&quot;4994531E&quot;/&gt;&lt;wsp:rsid wsp:val=&quot;49946753&quot;/&gt;&lt;wsp:rsid wsp:val=&quot;49959338&quot;/&gt;&lt;wsp:rsid wsp:val=&quot;49AAEEC7&quot;/&gt;&lt;wsp:rsid wsp:val=&quot;49FAD5B9&quot;/&gt;&lt;wsp:rsid wsp:val=&quot;4A02837B&quot;/&gt;&lt;wsp:rsid wsp:val=&quot;4A1218EA&quot;/&gt;&lt;wsp:rsid wsp:val=&quot;4A26EA5B&quot;/&gt;&lt;wsp:rsid wsp:val=&quot;4A282172&quot;/&gt;&lt;wsp:rsid wsp:val=&quot;4A28ABC5&quot;/&gt;&lt;wsp:rsid wsp:val=&quot;4A385246&quot;/&gt;&lt;wsp:rsid wsp:val=&quot;4A3D1DC1&quot;/&gt;&lt;wsp:rsid wsp:val=&quot;4A41F710&quot;/&gt;&lt;wsp:rsid wsp:val=&quot;4A4441B2&quot;/&gt;&lt;wsp:rsid wsp:val=&quot;4A44EC17&quot;/&gt;&lt;wsp:rsid wsp:val=&quot;4A462FF6&quot;/&gt;&lt;wsp:rsid wsp:val=&quot;4A4DD5B7&quot;/&gt;&lt;wsp:rsid wsp:val=&quot;4A502F66&quot;/&gt;&lt;wsp:rsid wsp:val=&quot;4A57ECE6&quot;/&gt;&lt;wsp:rsid wsp:val=&quot;4A75B224&quot;/&gt;&lt;wsp:rsid wsp:val=&quot;4A769022&quot;/&gt;&lt;wsp:rsid wsp:val=&quot;4A8B43BA&quot;/&gt;&lt;wsp:rsid wsp:val=&quot;4A95DA1A&quot;/&gt;&lt;wsp:rsid wsp:val=&quot;4A9664CB&quot;/&gt;&lt;wsp:rsid wsp:val=&quot;4A9C3127&quot;/&gt;&lt;wsp:rsid wsp:val=&quot;4AB47F27&quot;/&gt;&lt;wsp:rsid wsp:val=&quot;4ABA2A21&quot;/&gt;&lt;wsp:rsid wsp:val=&quot;4ABF93A8&quot;/&gt;&lt;wsp:rsid wsp:val=&quot;4AD4C078&quot;/&gt;&lt;wsp:rsid wsp:val=&quot;4AD79F24&quot;/&gt;&lt;wsp:rsid wsp:val=&quot;4AD79FB9&quot;/&gt;&lt;wsp:rsid wsp:val=&quot;4AF8870D&quot;/&gt;&lt;wsp:rsid wsp:val=&quot;4B075DC7&quot;/&gt;&lt;wsp:rsid wsp:val=&quot;4B1A0695&quot;/&gt;&lt;wsp:rsid wsp:val=&quot;4B23249E&quot;/&gt;&lt;wsp:rsid wsp:val=&quot;4B3847BF&quot;/&gt;&lt;wsp:rsid wsp:val=&quot;4B4790EC&quot;/&gt;&lt;wsp:rsid wsp:val=&quot;4B4D982C&quot;/&gt;&lt;wsp:rsid wsp:val=&quot;4B4E6211&quot;/&gt;&lt;wsp:rsid wsp:val=&quot;4B613D05&quot;/&gt;&lt;wsp:rsid wsp:val=&quot;4B70EE5C&quot;/&gt;&lt;wsp:rsid wsp:val=&quot;4B7BE029&quot;/&gt;&lt;wsp:rsid wsp:val=&quot;4B812DAF&quot;/&gt;&lt;wsp:rsid wsp:val=&quot;4B93EAC0&quot;/&gt;&lt;wsp:rsid wsp:val=&quot;4B984399&quot;/&gt;&lt;wsp:rsid wsp:val=&quot;4BA8C8E6&quot;/&gt;&lt;wsp:rsid wsp:val=&quot;4BBDA343&quot;/&gt;&lt;wsp:rsid wsp:val=&quot;4BC0AE8F&quot;/&gt;&lt;wsp:rsid wsp:val=&quot;4BD8B072&quot;/&gt;&lt;wsp:rsid wsp:val=&quot;4BE0BC78&quot;/&gt;&lt;wsp:rsid wsp:val=&quot;4BE9107A&quot;/&gt;&lt;wsp:rsid wsp:val=&quot;4BF2BD5F&quot;/&gt;&lt;wsp:rsid wsp:val=&quot;4C0D237D&quot;/&gt;&lt;wsp:rsid wsp:val=&quot;4C0D5F38&quot;/&gt;&lt;wsp:rsid wsp:val=&quot;4C221EFE&quot;/&gt;&lt;wsp:rsid wsp:val=&quot;4C2AFDBB&quot;/&gt;&lt;wsp:rsid wsp:val=&quot;4C2CCF03&quot;/&gt;&lt;wsp:rsid wsp:val=&quot;4C2FE13F&quot;/&gt;&lt;wsp:rsid wsp:val=&quot;4C34F263&quot;/&gt;&lt;wsp:rsid wsp:val=&quot;4C37BD4D&quot;/&gt;&lt;wsp:rsid wsp:val=&quot;4C3D988F&quot;/&gt;&lt;wsp:rsid wsp:val=&quot;4C3F71D1&quot;/&gt;&lt;wsp:rsid wsp:val=&quot;4C50C7DC&quot;/&gt;&lt;wsp:rsid wsp:val=&quot;4C512132&quot;/&gt;&lt;wsp:rsid wsp:val=&quot;4C5A7D17&quot;/&gt;&lt;wsp:rsid wsp:val=&quot;4C6977E5&quot;/&gt;&lt;wsp:rsid wsp:val=&quot;4C70DB94&quot;/&gt;&lt;wsp:rsid wsp:val=&quot;4C789288&quot;/&gt;&lt;wsp:rsid wsp:val=&quot;4C8DE614&quot;/&gt;&lt;wsp:rsid wsp:val=&quot;4C8E805A&quot;/&gt;&lt;wsp:rsid wsp:val=&quot;4C97437B&quot;/&gt;&lt;wsp:rsid wsp:val=&quot;4C9EF6E2&quot;/&gt;&lt;wsp:rsid wsp:val=&quot;4CA00CED&quot;/&gt;&lt;wsp:rsid wsp:val=&quot;4CA2D491&quot;/&gt;&lt;wsp:rsid wsp:val=&quot;4CA36609&quot;/&gt;&lt;wsp:rsid wsp:val=&quot;4CB06B0F&quot;/&gt;&lt;wsp:rsid wsp:val=&quot;4CBC1554&quot;/&gt;&lt;wsp:rsid wsp:val=&quot;4CBEE778&quot;/&gt;&lt;wsp:rsid wsp:val=&quot;4CCB6CE4&quot;/&gt;&lt;wsp:rsid wsp:val=&quot;4CDA71E5&quot;/&gt;&lt;wsp:rsid wsp:val=&quot;4CDCDBFC&quot;/&gt;&lt;wsp:rsid wsp:val=&quot;4CE17ACC&quot;/&gt;&lt;wsp:rsid wsp:val=&quot;4CEC453B&quot;/&gt;&lt;wsp:rsid wsp:val=&quot;4CEC6A07&quot;/&gt;&lt;wsp:rsid wsp:val=&quot;4CF304C9&quot;/&gt;&lt;wsp:rsid wsp:val=&quot;4CF41693&quot;/&gt;&lt;wsp:rsid wsp:val=&quot;4CFA046F&quot;/&gt;&lt;wsp:rsid wsp:val=&quot;4CFAB2FA&quot;/&gt;&lt;wsp:rsid wsp:val=&quot;4D112E12&quot;/&gt;&lt;wsp:rsid wsp:val=&quot;4D11E3A8&quot;/&gt;&lt;wsp:rsid wsp:val=&quot;4D1583C4&quot;/&gt;&lt;wsp:rsid wsp:val=&quot;4D1D56E6&quot;/&gt;&lt;wsp:rsid wsp:val=&quot;4D24FEB1&quot;/&gt;&lt;wsp:rsid wsp:val=&quot;4D36B636&quot;/&gt;&lt;wsp:rsid wsp:val=&quot;4D37A0CA&quot;/&gt;&lt;wsp:rsid wsp:val=&quot;4D3908AA&quot;/&gt;&lt;wsp:rsid wsp:val=&quot;4D3F4597&quot;/&gt;&lt;wsp:rsid wsp:val=&quot;4D42D854&quot;/&gt;&lt;wsp:rsid wsp:val=&quot;4D4A12A5&quot;/&gt;&lt;wsp:rsid wsp:val=&quot;4D531900&quot;/&gt;&lt;wsp:rsid wsp:val=&quot;4D54B08A&quot;/&gt;&lt;wsp:rsid wsp:val=&quot;4D5DB73F&quot;/&gt;&lt;wsp:rsid wsp:val=&quot;4D715034&quot;/&gt;&lt;wsp:rsid wsp:val=&quot;4D87D6E6&quot;/&gt;&lt;wsp:rsid wsp:val=&quot;4D8D03CB&quot;/&gt;&lt;wsp:rsid wsp:val=&quot;4D8E8DC0&quot;/&gt;&lt;wsp:rsid wsp:val=&quot;4D9427AA&quot;/&gt;&lt;wsp:rsid wsp:val=&quot;4D99323C&quot;/&gt;&lt;wsp:rsid wsp:val=&quot;4DA271FE&quot;/&gt;&lt;wsp:rsid wsp:val=&quot;4DA2A4EC&quot;/&gt;&lt;wsp:rsid wsp:val=&quot;4DA2A6D1&quot;/&gt;&lt;wsp:rsid wsp:val=&quot;4DA4FA4A&quot;/&gt;&lt;wsp:rsid wsp:val=&quot;4DBE8B32&quot;/&gt;&lt;wsp:rsid wsp:val=&quot;4DCE2D7A&quot;/&gt;&lt;wsp:rsid wsp:val=&quot;4DD02EE6&quot;/&gt;&lt;wsp:rsid wsp:val=&quot;4DFE69E0&quot;/&gt;&lt;wsp:rsid wsp:val=&quot;4E1462CB&quot;/&gt;&lt;wsp:rsid wsp:val=&quot;4E2776F1&quot;/&gt;&lt;wsp:rsid wsp:val=&quot;4E29B675&quot;/&gt;&lt;wsp:rsid wsp:val=&quot;4E2E773A&quot;/&gt;&lt;wsp:rsid wsp:val=&quot;4E3BAF0F&quot;/&gt;&lt;wsp:rsid wsp:val=&quot;4E463973&quot;/&gt;&lt;wsp:rsid wsp:val=&quot;4E46B059&quot;/&gt;&lt;wsp:rsid wsp:val=&quot;4E46EDA2&quot;/&gt;&lt;wsp:rsid wsp:val=&quot;4E47B6FC&quot;/&gt;&lt;wsp:rsid wsp:val=&quot;4E4A3BB2&quot;/&gt;&lt;wsp:rsid wsp:val=&quot;4E4AE413&quot;/&gt;&lt;wsp:rsid wsp:val=&quot;4E4D1A9C&quot;/&gt;&lt;wsp:rsid wsp:val=&quot;4E725778&quot;/&gt;&lt;wsp:rsid wsp:val=&quot;4E7C9B64&quot;/&gt;&lt;wsp:rsid wsp:val=&quot;4E7F770E&quot;/&gt;&lt;wsp:rsid wsp:val=&quot;4E8FA606&quot;/&gt;&lt;wsp:rsid wsp:val=&quot;4E97C78D&quot;/&gt;&lt;wsp:rsid wsp:val=&quot;4EB4CAF1&quot;/&gt;&lt;wsp:rsid wsp:val=&quot;4EB6F9B1&quot;/&gt;&lt;wsp:rsid wsp:val=&quot;4EBB7178&quot;/&gt;&lt;wsp:rsid wsp:val=&quot;4EC6E58A&quot;/&gt;&lt;wsp:rsid wsp:val=&quot;4ECA66D3&quot;/&gt;&lt;wsp:rsid wsp:val=&quot;4EEA56FA&quot;/&gt;&lt;wsp:rsid wsp:val=&quot;4EF8A382&quot;/&gt;&lt;wsp:rsid wsp:val=&quot;4EFDF8F3&quot;/&gt;&lt;wsp:rsid wsp:val=&quot;4F06DA94&quot;/&gt;&lt;wsp:rsid wsp:val=&quot;4F107A94&quot;/&gt;&lt;wsp:rsid wsp:val=&quot;4F24DC9C&quot;/&gt;&lt;wsp:rsid wsp:val=&quot;4F2F8027&quot;/&gt;&lt;wsp:rsid wsp:val=&quot;4F406EF8&quot;/&gt;&lt;wsp:rsid wsp:val=&quot;4F439F34&quot;/&gt;&lt;wsp:rsid wsp:val=&quot;4F4E9855&quot;/&gt;&lt;wsp:rsid wsp:val=&quot;4F4EE5BE&quot;/&gt;&lt;wsp:rsid wsp:val=&quot;4F5A2985&quot;/&gt;&lt;wsp:rsid wsp:val=&quot;4F60A1EC&quot;/&gt;&lt;wsp:rsid wsp:val=&quot;4F625CEA&quot;/&gt;&lt;wsp:rsid wsp:val=&quot;4F67A986&quot;/&gt;&lt;wsp:rsid wsp:val=&quot;4F708035&quot;/&gt;&lt;wsp:rsid wsp:val=&quot;4F7190C5&quot;/&gt;&lt;wsp:rsid wsp:val=&quot;4F759E0A&quot;/&gt;&lt;wsp:rsid wsp:val=&quot;4F7A2883&quot;/&gt;&lt;wsp:rsid wsp:val=&quot;4F81B49C&quot;/&gt;&lt;wsp:rsid wsp:val=&quot;4F845F5B&quot;/&gt;&lt;wsp:rsid wsp:val=&quot;4F852E74&quot;/&gt;&lt;wsp:rsid wsp:val=&quot;4F97B069&quot;/&gt;&lt;wsp:rsid wsp:val=&quot;4F9D5CCF&quot;/&gt;&lt;wsp:rsid wsp:val=&quot;4FA35ABD&quot;/&gt;&lt;wsp:rsid wsp:val=&quot;4FA8E0C2&quot;/&gt;&lt;wsp:rsid wsp:val=&quot;4FB7273C&quot;/&gt;&lt;wsp:rsid wsp:val=&quot;4FC4D9D8&quot;/&gt;&lt;wsp:rsid wsp:val=&quot;4FC6865B&quot;/&gt;&lt;wsp:rsid wsp:val=&quot;4FCCB0E1&quot;/&gt;&lt;wsp:rsid wsp:val=&quot;4FD039B1&quot;/&gt;&lt;wsp:rsid wsp:val=&quot;4FD2AC7E&quot;/&gt;&lt;wsp:rsid wsp:val=&quot;4FD697A4&quot;/&gt;&lt;wsp:rsid wsp:val=&quot;4FE60C13&quot;/&gt;&lt;wsp:rsid wsp:val=&quot;4FEA74C5&quot;/&gt;&lt;wsp:rsid wsp:val=&quot;4FED4BE8&quot;/&gt;&lt;wsp:rsid wsp:val=&quot;4FF3D968&quot;/&gt;&lt;wsp:rsid wsp:val=&quot;4FF7BD30&quot;/&gt;&lt;wsp:rsid wsp:val=&quot;4FFE744F&quot;/&gt;&lt;wsp:rsid wsp:val=&quot;50092E64&quot;/&gt;&lt;wsp:rsid wsp:val=&quot;500C7EB0&quot;/&gt;&lt;wsp:rsid wsp:val=&quot;50102A31&quot;/&gt;&lt;wsp:rsid wsp:val=&quot;501BE28B&quot;/&gt;&lt;wsp:rsid wsp:val=&quot;50214B62&quot;/&gt;&lt;wsp:rsid wsp:val=&quot;5029907C&quot;/&gt;&lt;wsp:rsid wsp:val=&quot;5044387F&quot;/&gt;&lt;wsp:rsid wsp:val=&quot;50723AB5&quot;/&gt;&lt;wsp:rsid wsp:val=&quot;507276EC&quot;/&gt;&lt;wsp:rsid wsp:val=&quot;507A7916&quot;/&gt;&lt;wsp:rsid wsp:val=&quot;509B0920&quot;/&gt;&lt;wsp:rsid wsp:val=&quot;50A38A01&quot;/&gt;&lt;wsp:rsid wsp:val=&quot;50AECF86&quot;/&gt;&lt;wsp:rsid wsp:val=&quot;50B5349A&quot;/&gt;&lt;wsp:rsid wsp:val=&quot;50C36532&quot;/&gt;&lt;wsp:rsid wsp:val=&quot;50D338A8&quot;/&gt;&lt;wsp:rsid wsp:val=&quot;50D4F30B&quot;/&gt;&lt;wsp:rsid wsp:val=&quot;50DAC358&quot;/&gt;&lt;wsp:rsid wsp:val=&quot;50E192AA&quot;/&gt;&lt;wsp:rsid wsp:val=&quot;511A2A19&quot;/&gt;&lt;wsp:rsid wsp:val=&quot;5130864D&quot;/&gt;&lt;wsp:rsid wsp:val=&quot;5134BD3A&quot;/&gt;&lt;wsp:rsid wsp:val=&quot;513C84A4&quot;/&gt;&lt;wsp:rsid wsp:val=&quot;51493BD5&quot;/&gt;&lt;wsp:rsid wsp:val=&quot;515993D1&quot;/&gt;&lt;wsp:rsid wsp:val=&quot;515C405F&quot;/&gt;&lt;wsp:rsid wsp:val=&quot;51698F49&quot;/&gt;&lt;wsp:rsid wsp:val=&quot;517378A7&quot;/&gt;&lt;wsp:rsid wsp:val=&quot;517D63B9&quot;/&gt;&lt;wsp:rsid wsp:val=&quot;518F8716&quot;/&gt;&lt;wsp:rsid wsp:val=&quot;5192F65E&quot;/&gt;&lt;wsp:rsid wsp:val=&quot;5194A210&quot;/&gt;&lt;wsp:rsid wsp:val=&quot;51A3EE3A&quot;/&gt;&lt;wsp:rsid wsp:val=&quot;51B14D62&quot;/&gt;&lt;wsp:rsid wsp:val=&quot;51B35336&quot;/&gt;&lt;wsp:rsid wsp:val=&quot;51C3A018&quot;/&gt;&lt;wsp:rsid wsp:val=&quot;51CD6C8F&quot;/&gt;&lt;wsp:rsid wsp:val=&quot;51D48C85&quot;/&gt;&lt;wsp:rsid wsp:val=&quot;51DDC5F3&quot;/&gt;&lt;wsp:rsid wsp:val=&quot;51E1A4A0&quot;/&gt;&lt;wsp:rsid wsp:val=&quot;51E60599&quot;/&gt;&lt;wsp:rsid wsp:val=&quot;51E7E662&quot;/&gt;&lt;wsp:rsid wsp:val=&quot;51EAD5A7&quot;/&gt;&lt;wsp:rsid wsp:val=&quot;51EC9C34&quot;/&gt;&lt;wsp:rsid wsp:val=&quot;51F030FA&quot;/&gt;&lt;wsp:rsid wsp:val=&quot;51F86933&quot;/&gt;&lt;wsp:rsid wsp:val=&quot;520A32DB&quot;/&gt;&lt;wsp:rsid wsp:val=&quot;520A7C04&quot;/&gt;&lt;wsp:rsid wsp:val=&quot;522AE1FD&quot;/&gt;&lt;wsp:rsid wsp:val=&quot;52368F0D&quot;/&gt;&lt;wsp:rsid wsp:val=&quot;5252ABF5&quot;/&gt;&lt;wsp:rsid wsp:val=&quot;5257EB82&quot;/&gt;&lt;wsp:rsid wsp:val=&quot;526C94D5&quot;/&gt;&lt;wsp:rsid wsp:val=&quot;527A75AD&quot;/&gt;&lt;wsp:rsid wsp:val=&quot;527C262D&quot;/&gt;&lt;wsp:rsid wsp:val=&quot;5294C249&quot;/&gt;&lt;wsp:rsid wsp:val=&quot;529E461B&quot;/&gt;&lt;wsp:rsid wsp:val=&quot;52A908B0&quot;/&gt;&lt;wsp:rsid wsp:val=&quot;52B84A02&quot;/&gt;&lt;wsp:rsid wsp:val=&quot;52C872CE&quot;/&gt;&lt;wsp:rsid wsp:val=&quot;52E74B1D&quot;/&gt;&lt;wsp:rsid wsp:val=&quot;52F542DA&quot;/&gt;&lt;wsp:rsid wsp:val=&quot;52F8BD65&quot;/&gt;&lt;wsp:rsid wsp:val=&quot;53047F48&quot;/&gt;&lt;wsp:rsid wsp:val=&quot;5312D15C&quot;/&gt;&lt;wsp:rsid wsp:val=&quot;5314C72D&quot;/&gt;&lt;wsp:rsid wsp:val=&quot;53180A16&quot;/&gt;&lt;wsp:rsid wsp:val=&quot;531BFBE8&quot;/&gt;&lt;wsp:rsid wsp:val=&quot;531D432F&quot;/&gt;&lt;wsp:rsid wsp:val=&quot;532164C8&quot;/&gt;&lt;wsp:rsid wsp:val=&quot;532A6521&quot;/&gt;&lt;wsp:rsid wsp:val=&quot;532B5777&quot;/&gt;&lt;wsp:rsid wsp:val=&quot;532EF0D2&quot;/&gt;&lt;wsp:rsid wsp:val=&quot;533A17E1&quot;/&gt;&lt;wsp:rsid wsp:val=&quot;533CB3F3&quot;/&gt;&lt;wsp:rsid wsp:val=&quot;5341F8DE&quot;/&gt;&lt;wsp:rsid wsp:val=&quot;534530C7&quot;/&gt;&lt;wsp:rsid wsp:val=&quot;534B472A&quot;/&gt;&lt;wsp:rsid wsp:val=&quot;53500C87&quot;/&gt;&lt;wsp:rsid wsp:val=&quot;535431AC&quot;/&gt;&lt;wsp:rsid wsp:val=&quot;535C78A2&quot;/&gt;&lt;wsp:rsid wsp:val=&quot;5363BE2B&quot;/&gt;&lt;wsp:rsid wsp:val=&quot;538EFB38&quot;/&gt;&lt;wsp:rsid wsp:val=&quot;5396DA86&quot;/&gt;&lt;wsp:rsid wsp:val=&quot;539EAD06&quot;/&gt;&lt;wsp:rsid wsp:val=&quot;53A29468&quot;/&gt;&lt;wsp:rsid wsp:val=&quot;53B9AF64&quot;/&gt;&lt;wsp:rsid wsp:val=&quot;53CA78CE&quot;/&gt;&lt;wsp:rsid wsp:val=&quot;53D967CB&quot;/&gt;&lt;wsp:rsid wsp:val=&quot;53D9A14C&quot;/&gt;&lt;wsp:rsid wsp:val=&quot;53DEE515&quot;/&gt;&lt;wsp:rsid wsp:val=&quot;53F35498&quot;/&gt;&lt;wsp:rsid wsp:val=&quot;53FDCF44&quot;/&gt;&lt;wsp:rsid wsp:val=&quot;5402BD77&quot;/&gt;&lt;wsp:rsid wsp:val=&quot;54096CD8&quot;/&gt;&lt;wsp:rsid wsp:val=&quot;540D1FF9&quot;/&gt;&lt;wsp:rsid wsp:val=&quot;540D64F2&quot;/&gt;&lt;wsp:rsid wsp:val=&quot;54101326&quot;/&gt;&lt;wsp:rsid wsp:val=&quot;541BCF53&quot;/&gt;&lt;wsp:rsid wsp:val=&quot;541CC212&quot;/&gt;&lt;wsp:rsid wsp:val=&quot;541DF43A&quot;/&gt;&lt;wsp:rsid wsp:val=&quot;542BCFC9&quot;/&gt;&lt;wsp:rsid wsp:val=&quot;543092AA&quot;/&gt;&lt;wsp:rsid wsp:val=&quot;54328C69&quot;/&gt;&lt;wsp:rsid wsp:val=&quot;543B6F43&quot;/&gt;&lt;wsp:rsid wsp:val=&quot;543B7E59&quot;/&gt;&lt;wsp:rsid wsp:val=&quot;5446E534&quot;/&gt;&lt;wsp:rsid wsp:val=&quot;544BC021&quot;/&gt;&lt;wsp:rsid wsp:val=&quot;544BE5E8&quot;/&gt;&lt;wsp:rsid wsp:val=&quot;5461A635&quot;/&gt;&lt;wsp:rsid wsp:val=&quot;546231FE&quot;/&gt;&lt;wsp:rsid wsp:val=&quot;5469A873&quot;/&gt;&lt;wsp:rsid wsp:val=&quot;547053A6&quot;/&gt;&lt;wsp:rsid wsp:val=&quot;54718198&quot;/&gt;&lt;wsp:rsid wsp:val=&quot;54718D8A&quot;/&gt;&lt;wsp:rsid wsp:val=&quot;548F0E13&quot;/&gt;&lt;wsp:rsid wsp:val=&quot;54964390&quot;/&gt;&lt;wsp:rsid wsp:val=&quot;549C8543&quot;/&gt;&lt;wsp:rsid wsp:val=&quot;54A379A4&quot;/&gt;&lt;wsp:rsid wsp:val=&quot;54B13CED&quot;/&gt;&lt;wsp:rsid wsp:val=&quot;54B32D1B&quot;/&gt;&lt;wsp:rsid wsp:val=&quot;54C5224B&quot;/&gt;&lt;wsp:rsid wsp:val=&quot;54C67229&quot;/&gt;&lt;wsp:rsid wsp:val=&quot;54CAC8F6&quot;/&gt;&lt;wsp:rsid wsp:val=&quot;54E7178B&quot;/&gt;&lt;wsp:rsid wsp:val=&quot;54F4D21B&quot;/&gt;&lt;wsp:rsid wsp:val=&quot;5502E0B1&quot;/&gt;&lt;wsp:rsid wsp:val=&quot;550C50F9&quot;/&gt;&lt;wsp:rsid wsp:val=&quot;5517A9A2&quot;/&gt;&lt;wsp:rsid wsp:val=&quot;552CC8E6&quot;/&gt;&lt;wsp:rsid wsp:val=&quot;5531A9AE&quot;/&gt;&lt;wsp:rsid wsp:val=&quot;5556FE8B&quot;/&gt;&lt;wsp:rsid wsp:val=&quot;5566C75A&quot;/&gt;&lt;wsp:rsid wsp:val=&quot;556F9C6D&quot;/&gt;&lt;wsp:rsid wsp:val=&quot;5570279A&quot;/&gt;&lt;wsp:rsid wsp:val=&quot;55B3AA1A&quot;/&gt;&lt;wsp:rsid wsp:val=&quot;55C9868A&quot;/&gt;&lt;wsp:rsid wsp:val=&quot;55D531A0&quot;/&gt;&lt;wsp:rsid wsp:val=&quot;55DCBCA5&quot;/&gt;&lt;wsp:rsid wsp:val=&quot;55DE4A61&quot;/&gt;&lt;wsp:rsid wsp:val=&quot;55E2F739&quot;/&gt;&lt;wsp:rsid wsp:val=&quot;55F3B258&quot;/&gt;&lt;wsp:rsid wsp:val=&quot;560BF13F&quot;/&gt;&lt;wsp:rsid wsp:val=&quot;560D5DEB&quot;/&gt;&lt;wsp:rsid wsp:val=&quot;56151C72&quot;/&gt;&lt;wsp:rsid wsp:val=&quot;561530D9&quot;/&gt;&lt;wsp:rsid wsp:val=&quot;561BEB84&quot;/&gt;&lt;wsp:rsid wsp:val=&quot;562223A3&quot;/&gt;&lt;wsp:rsid wsp:val=&quot;56295DD8&quot;/&gt;&lt;wsp:rsid wsp:val=&quot;565271D5&quot;/&gt;&lt;wsp:rsid wsp:val=&quot;565BB86F&quot;/&gt;&lt;wsp:rsid wsp:val=&quot;56612144&quot;/&gt;&lt;wsp:rsid wsp:val=&quot;5661A8D5&quot;/&gt;&lt;wsp:rsid wsp:val=&quot;56628EDB&quot;/&gt;&lt;wsp:rsid wsp:val=&quot;56653698&quot;/&gt;&lt;wsp:rsid wsp:val=&quot;56676B6D&quot;/&gt;&lt;wsp:rsid wsp:val=&quot;56789E04&quot;/&gt;&lt;wsp:rsid wsp:val=&quot;567DAEA9&quot;/&gt;&lt;wsp:rsid wsp:val=&quot;56A834C1&quot;/&gt;&lt;wsp:rsid wsp:val=&quot;56A878C0&quot;/&gt;&lt;wsp:rsid wsp:val=&quot;56A8CEBA&quot;/&gt;&lt;wsp:rsid wsp:val=&quot;56CECA7E&quot;/&gt;&lt;wsp:rsid wsp:val=&quot;56DCDE90&quot;/&gt;&lt;wsp:rsid wsp:val=&quot;56E112C6&quot;/&gt;&lt;wsp:rsid wsp:val=&quot;56E3DFE5&quot;/&gt;&lt;wsp:rsid wsp:val=&quot;56EB1734&quot;/&gt;&lt;wsp:rsid wsp:val=&quot;56F1F38E&quot;/&gt;&lt;wsp:rsid wsp:val=&quot;56FFD359&quot;/&gt;&lt;wsp:rsid wsp:val=&quot;5703DF16&quot;/&gt;&lt;wsp:rsid wsp:val=&quot;5711C028&quot;/&gt;&lt;wsp:rsid wsp:val=&quot;571F5932&quot;/&gt;&lt;wsp:rsid wsp:val=&quot;572C78EF&quot;/&gt;&lt;wsp:rsid wsp:val=&quot;574F3D85&quot;/&gt;&lt;wsp:rsid wsp:val=&quot;575EBB0E&quot;/&gt;&lt;wsp:rsid wsp:val=&quot;57686FF3&quot;/&gt;&lt;wsp:rsid wsp:val=&quot;57757A59&quot;/&gt;&lt;wsp:rsid wsp:val=&quot;578C3486&quot;/&gt;&lt;wsp:rsid wsp:val=&quot;57A92E4C&quot;/&gt;&lt;wsp:rsid wsp:val=&quot;57CF32C3&quot;/&gt;&lt;wsp:rsid wsp:val=&quot;57D2953C&quot;/&gt;&lt;wsp:rsid wsp:val=&quot;57DF2ABC&quot;/&gt;&lt;wsp:rsid wsp:val=&quot;57E3C5BE&quot;/&gt;&lt;wsp:rsid wsp:val=&quot;58083DF6&quot;/&gt;&lt;wsp:rsid wsp:val=&quot;581FF7F5&quot;/&gt;&lt;wsp:rsid wsp:val=&quot;58262C48&quot;/&gt;&lt;wsp:rsid wsp:val=&quot;5847C882&quot;/&gt;&lt;wsp:rsid wsp:val=&quot;58589ECE&quot;/&gt;&lt;wsp:rsid wsp:val=&quot;585AB342&quot;/&gt;&lt;wsp:rsid wsp:val=&quot;586E3DED&quot;/&gt;&lt;wsp:rsid wsp:val=&quot;5875A7EA&quot;/&gt;&lt;wsp:rsid wsp:val=&quot;58858AFB&quot;/&gt;&lt;wsp:rsid wsp:val=&quot;589D5292&quot;/&gt;&lt;wsp:rsid wsp:val=&quot;58A9F040&quot;/&gt;&lt;wsp:rsid wsp:val=&quot;58AA22C1&quot;/&gt;&lt;wsp:rsid wsp:val=&quot;58B1EDA4&quot;/&gt;&lt;wsp:rsid wsp:val=&quot;58B3177B&quot;/&gt;&lt;wsp:rsid wsp:val=&quot;58B47C6A&quot;/&gt;&lt;wsp:rsid wsp:val=&quot;58C45BAE&quot;/&gt;&lt;wsp:rsid wsp:val=&quot;58D4A937&quot;/&gt;&lt;wsp:rsid wsp:val=&quot;58E3F5B5&quot;/&gt;&lt;wsp:rsid wsp:val=&quot;58EB38A2&quot;/&gt;&lt;wsp:rsid wsp:val=&quot;58FAFA24&quot;/&gt;&lt;wsp:rsid wsp:val=&quot;59057BDD&quot;/&gt;&lt;wsp:rsid wsp:val=&quot;5907D145&quot;/&gt;&lt;wsp:rsid wsp:val=&quot;59172464&quot;/&gt;&lt;wsp:rsid wsp:val=&quot;5924E7A1&quot;/&gt;&lt;wsp:rsid wsp:val=&quot;593476BF&quot;/&gt;&lt;wsp:rsid wsp:val=&quot;5946226D&quot;/&gt;&lt;wsp:rsid wsp:val=&quot;5947D67D&quot;/&gt;&lt;wsp:rsid wsp:val=&quot;594A263F&quot;/&gt;&lt;wsp:rsid wsp:val=&quot;594B5C01&quot;/&gt;&lt;wsp:rsid wsp:val=&quot;5959C314&quot;/&gt;&lt;wsp:rsid wsp:val=&quot;595BBFC3&quot;/&gt;&lt;wsp:rsid wsp:val=&quot;5968EC15&quot;/&gt;&lt;wsp:rsid wsp:val=&quot;596D507B&quot;/&gt;&lt;wsp:rsid wsp:val=&quot;598DEFF6&quot;/&gt;&lt;wsp:rsid wsp:val=&quot;5991BCEB&quot;/&gt;&lt;wsp:rsid wsp:val=&quot;5994FABC&quot;/&gt;&lt;wsp:rsid wsp:val=&quot;599CEA3E&quot;/&gt;&lt;wsp:rsid wsp:val=&quot;59A16051&quot;/&gt;&lt;wsp:rsid wsp:val=&quot;59A4AAEA&quot;/&gt;&lt;wsp:rsid wsp:val=&quot;59A70E69&quot;/&gt;&lt;wsp:rsid wsp:val=&quot;59B24E2D&quot;/&gt;&lt;wsp:rsid wsp:val=&quot;59B3B408&quot;/&gt;&lt;wsp:rsid wsp:val=&quot;59B9A7B4&quot;/&gt;&lt;wsp:rsid wsp:val=&quot;59BDEE3B&quot;/&gt;&lt;wsp:rsid wsp:val=&quot;59C6BF96&quot;/&gt;&lt;wsp:rsid wsp:val=&quot;59D62DCD&quot;/&gt;&lt;wsp:rsid wsp:val=&quot;59DA4CE4&quot;/&gt;&lt;wsp:rsid wsp:val=&quot;59DD6157&quot;/&gt;&lt;wsp:rsid wsp:val=&quot;59DD6C97&quot;/&gt;&lt;wsp:rsid wsp:val=&quot;59E27197&quot;/&gt;&lt;wsp:rsid wsp:val=&quot;59E8232C&quot;/&gt;&lt;wsp:rsid wsp:val=&quot;59EB51BB&quot;/&gt;&lt;wsp:rsid wsp:val=&quot;59F72BDB&quot;/&gt;&lt;wsp:rsid wsp:val=&quot;59F865A1&quot;/&gt;&lt;wsp:rsid wsp:val=&quot;5A065FCB&quot;/&gt;&lt;wsp:rsid wsp:val=&quot;5A0A2B1B&quot;/&gt;&lt;wsp:rsid wsp:val=&quot;5A2045C8&quot;/&gt;&lt;wsp:rsid wsp:val=&quot;5A338D2C&quot;/&gt;&lt;wsp:rsid wsp:val=&quot;5A4F0723&quot;/&gt;&lt;wsp:rsid wsp:val=&quot;5A583588&quot;/&gt;&lt;wsp:rsid wsp:val=&quot;5A5961EE&quot;/&gt;&lt;wsp:rsid wsp:val=&quot;5A6549D1&quot;/&gt;&lt;wsp:rsid wsp:val=&quot;5A6E4286&quot;/&gt;&lt;wsp:rsid wsp:val=&quot;5A83B87D&quot;/&gt;&lt;wsp:rsid wsp:val=&quot;5A88392D&quot;/&gt;&lt;wsp:rsid wsp:val=&quot;5A8928FA&quot;/&gt;&lt;wsp:rsid wsp:val=&quot;5A9A0935&quot;/&gt;&lt;wsp:rsid wsp:val=&quot;5AB43353&quot;/&gt;&lt;wsp:rsid wsp:val=&quot;5AC9C542&quot;/&gt;&lt;wsp:rsid wsp:val=&quot;5AD62191&quot;/&gt;&lt;wsp:rsid wsp:val=&quot;5AE68B6F&quot;/&gt;&lt;wsp:rsid wsp:val=&quot;5AEDFC44&quot;/&gt;&lt;wsp:rsid wsp:val=&quot;5B0F439A&quot;/&gt;&lt;wsp:rsid wsp:val=&quot;5B135F67&quot;/&gt;&lt;wsp:rsid wsp:val=&quot;5B192863&quot;/&gt;&lt;wsp:rsid wsp:val=&quot;5B21C804&quot;/&gt;&lt;wsp:rsid wsp:val=&quot;5B2623A5&quot;/&gt;&lt;wsp:rsid wsp:val=&quot;5B2D96D9&quot;/&gt;&lt;wsp:rsid wsp:val=&quot;5B3FC84A&quot;/&gt;&lt;wsp:rsid wsp:val=&quot;5B56590F&quot;/&gt;&lt;wsp:rsid wsp:val=&quot;5B57F0F1&quot;/&gt;&lt;wsp:rsid wsp:val=&quot;5B5D4591&quot;/&gt;&lt;wsp:rsid wsp:val=&quot;5B5F0ECB&quot;/&gt;&lt;wsp:rsid wsp:val=&quot;5B62117C&quot;/&gt;&lt;wsp:rsid wsp:val=&quot;5B6B7527&quot;/&gt;&lt;wsp:rsid wsp:val=&quot;5B87A683&quot;/&gt;&lt;wsp:rsid wsp:val=&quot;5BAD54D6&quot;/&gt;&lt;wsp:rsid wsp:val=&quot;5BBB0A39&quot;/&gt;&lt;wsp:rsid wsp:val=&quot;5BD4F354&quot;/&gt;&lt;wsp:rsid wsp:val=&quot;5BDB4FF8&quot;/&gt;&lt;wsp:rsid wsp:val=&quot;5BDC2313&quot;/&gt;&lt;wsp:rsid wsp:val=&quot;5BE7C04B&quot;/&gt;&lt;wsp:rsid wsp:val=&quot;5BE9D987&quot;/&gt;&lt;wsp:rsid wsp:val=&quot;5BF65892&quot;/&gt;&lt;wsp:rsid wsp:val=&quot;5BF6C5E6&quot;/&gt;&lt;wsp:rsid wsp:val=&quot;5BF9783D&quot;/&gt;&lt;wsp:rsid wsp:val=&quot;5C0F4EFB&quot;/&gt;&lt;wsp:rsid wsp:val=&quot;5C13A1DC&quot;/&gt;&lt;wsp:rsid wsp:val=&quot;5C27589F&quot;/&gt;&lt;wsp:rsid wsp:val=&quot;5C30F77F&quot;/&gt;&lt;wsp:rsid wsp:val=&quot;5C33B4E2&quot;/&gt;&lt;wsp:rsid wsp:val=&quot;5C3E0FD1&quot;/&gt;&lt;wsp:rsid wsp:val=&quot;5C4C805E&quot;/&gt;&lt;wsp:rsid wsp:val=&quot;5C51FB65&quot;/&gt;&lt;wsp:rsid wsp:val=&quot;5C70CBB4&quot;/&gt;&lt;wsp:rsid wsp:val=&quot;5C9E33ED&quot;/&gt;&lt;wsp:rsid wsp:val=&quot;5CAB69A4&quot;/&gt;&lt;wsp:rsid wsp:val=&quot;5CB239CB&quot;/&gt;&lt;wsp:rsid wsp:val=&quot;5CB6332E&quot;/&gt;&lt;wsp:rsid wsp:val=&quot;5CB8CD81&quot;/&gt;&lt;wsp:rsid wsp:val=&quot;5CB9E863&quot;/&gt;&lt;wsp:rsid wsp:val=&quot;5CBA9173&quot;/&gt;&lt;wsp:rsid wsp:val=&quot;5CC3AF91&quot;/&gt;&lt;wsp:rsid wsp:val=&quot;5CC4E9F8&quot;/&gt;&lt;wsp:rsid wsp:val=&quot;5CC5EBBF&quot;/&gt;&lt;wsp:rsid wsp:val=&quot;5CDD5F16&quot;/&gt;&lt;wsp:rsid wsp:val=&quot;5CEE1BC7&quot;/&gt;&lt;wsp:rsid wsp:val=&quot;5D10D22D&quot;/&gt;&lt;wsp:rsid wsp:val=&quot;5D21AAA8&quot;/&gt;&lt;wsp:rsid wsp:val=&quot;5D26B7D9&quot;/&gt;&lt;wsp:rsid wsp:val=&quot;5D2E3F41&quot;/&gt;&lt;wsp:rsid wsp:val=&quot;5D306379&quot;/&gt;&lt;wsp:rsid wsp:val=&quot;5D3852CD&quot;/&gt;&lt;wsp:rsid wsp:val=&quot;5D40DEE0&quot;/&gt;&lt;wsp:rsid wsp:val=&quot;5D4EFF1F&quot;/&gt;&lt;wsp:rsid wsp:val=&quot;5D7A159F&quot;/&gt;&lt;wsp:rsid wsp:val=&quot;5D8D5AE5&quot;/&gt;&lt;wsp:rsid wsp:val=&quot;5DAC164D&quot;/&gt;&lt;wsp:rsid wsp:val=&quot;5DACA83A&quot;/&gt;&lt;wsp:rsid wsp:val=&quot;5DACFC30&quot;/&gt;&lt;wsp:rsid wsp:val=&quot;5DB4298A&quot;/&gt;&lt;wsp:rsid wsp:val=&quot;5DB903C1&quot;/&gt;&lt;wsp:rsid wsp:val=&quot;5DC3A458&quot;/&gt;&lt;wsp:rsid wsp:val=&quot;5DC99928&quot;/&gt;&lt;wsp:rsid wsp:val=&quot;5DE720A6&quot;/&gt;&lt;wsp:rsid wsp:val=&quot;5DEA15B7&quot;/&gt;&lt;wsp:rsid wsp:val=&quot;5E00D783&quot;/&gt;&lt;wsp:rsid wsp:val=&quot;5E063F12&quot;/&gt;&lt;wsp:rsid wsp:val=&quot;5E0B3DCC&quot;/&gt;&lt;wsp:rsid wsp:val=&quot;5E169075&quot;/&gt;&lt;wsp:rsid wsp:val=&quot;5E20EC1A&quot;/&gt;&lt;wsp:rsid wsp:val=&quot;5E215608&quot;/&gt;&lt;wsp:rsid wsp:val=&quot;5E2347AE&quot;/&gt;&lt;wsp:rsid wsp:val=&quot;5E24373C&quot;/&gt;&lt;wsp:rsid wsp:val=&quot;5E444175&quot;/&gt;&lt;wsp:rsid wsp:val=&quot;5E44FB5C&quot;/&gt;&lt;wsp:rsid wsp:val=&quot;5E70E52B&quot;/&gt;&lt;wsp:rsid wsp:val=&quot;5E89F24B&quot;/&gt;&lt;wsp:rsid wsp:val=&quot;5E8F67D0&quot;/&gt;&lt;wsp:rsid wsp:val=&quot;5EA5AB5F&quot;/&gt;&lt;wsp:rsid wsp:val=&quot;5EAF9F17&quot;/&gt;&lt;wsp:rsid wsp:val=&quot;5EB3ADCE&quot;/&gt;&lt;wsp:rsid wsp:val=&quot;5EB4CCE5&quot;/&gt;&lt;wsp:rsid wsp:val=&quot;5ECA9CFE&quot;/&gt;&lt;wsp:rsid wsp:val=&quot;5ECCD61D&quot;/&gt;&lt;wsp:rsid wsp:val=&quot;5EDA2121&quot;/&gt;&lt;wsp:rsid wsp:val=&quot;5F000967&quot;/&gt;&lt;wsp:rsid wsp:val=&quot;5F0257B0&quot;/&gt;&lt;wsp:rsid wsp:val=&quot;5F035872&quot;/&gt;&lt;wsp:rsid wsp:val=&quot;5F0588FC&quot;/&gt;&lt;wsp:rsid wsp:val=&quot;5F188640&quot;/&gt;&lt;wsp:rsid wsp:val=&quot;5F19C7D7&quot;/&gt;&lt;wsp:rsid wsp:val=&quot;5F1B2B36&quot;/&gt;&lt;wsp:rsid wsp:val=&quot;5F253C3F&quot;/&gt;&lt;wsp:rsid wsp:val=&quot;5F2B85A3&quot;/&gt;&lt;wsp:rsid wsp:val=&quot;5F355FD3&quot;/&gt;&lt;wsp:rsid wsp:val=&quot;5F3E0317&quot;/&gt;&lt;wsp:rsid wsp:val=&quot;5F3EA5FD&quot;/&gt;&lt;wsp:rsid wsp:val=&quot;5F5A16BC&quot;/&gt;&lt;wsp:rsid wsp:val=&quot;5F718FC6&quot;/&gt;&lt;wsp:rsid wsp:val=&quot;5F741006&quot;/&gt;&lt;wsp:rsid wsp:val=&quot;5F76C133&quot;/&gt;&lt;wsp:rsid wsp:val=&quot;5F7969F4&quot;/&gt;&lt;wsp:rsid wsp:val=&quot;5F869B45&quot;/&gt;&lt;wsp:rsid wsp:val=&quot;5F8833D9&quot;/&gt;&lt;wsp:rsid wsp:val=&quot;5F899C27&quot;/&gt;&lt;wsp:rsid wsp:val=&quot;5F8AA746&quot;/&gt;&lt;wsp:rsid wsp:val=&quot;5F8C12BD&quot;/&gt;&lt;wsp:rsid wsp:val=&quot;5F940BB0&quot;/&gt;&lt;wsp:rsid wsp:val=&quot;5F9515DE&quot;/&gt;&lt;wsp:rsid wsp:val=&quot;5F9B0D23&quot;/&gt;&lt;wsp:rsid wsp:val=&quot;5F9DE780&quot;/&gt;&lt;wsp:rsid wsp:val=&quot;5FAB507C&quot;/&gt;&lt;wsp:rsid wsp:val=&quot;5FB36B45&quot;/&gt;&lt;wsp:rsid wsp:val=&quot;5FE763D0&quot;/&gt;&lt;wsp:rsid wsp:val=&quot;5FF98C62&quot;/&gt;&lt;wsp:rsid wsp:val=&quot;5FFE69D5&quot;/&gt;&lt;wsp:rsid wsp:val=&quot;6007D723&quot;/&gt;&lt;wsp:rsid wsp:val=&quot;6015DF26&quot;/&gt;&lt;wsp:rsid wsp:val=&quot;60213443&quot;/&gt;&lt;wsp:rsid wsp:val=&quot;60534805&quot;/&gt;&lt;wsp:rsid wsp:val=&quot;6054089D&quot;/&gt;&lt;wsp:rsid wsp:val=&quot;605A38FF&quot;/&gt;&lt;wsp:rsid wsp:val=&quot;605E589B&quot;/&gt;&lt;wsp:rsid wsp:val=&quot;606249CF&quot;/&gt;&lt;wsp:rsid wsp:val=&quot;606AB064&quot;/&gt;&lt;wsp:rsid wsp:val=&quot;608BADB7&quot;/&gt;&lt;wsp:rsid wsp:val=&quot;608FD379&quot;/&gt;&lt;wsp:rsid wsp:val=&quot;60916271&quot;/&gt;&lt;wsp:rsid wsp:val=&quot;6099DC62&quot;/&gt;&lt;wsp:rsid wsp:val=&quot;609A2390&quot;/&gt;&lt;wsp:rsid wsp:val=&quot;60AD691A&quot;/&gt;&lt;wsp:rsid wsp:val=&quot;60B0B959&quot;/&gt;&lt;wsp:rsid wsp:val=&quot;60B59838&quot;/&gt;&lt;wsp:rsid wsp:val=&quot;60BC3994&quot;/&gt;&lt;wsp:rsid wsp:val=&quot;60C86E86&quot;/&gt;&lt;wsp:rsid wsp:val=&quot;60C8B91F&quot;/&gt;&lt;wsp:rsid wsp:val=&quot;60CDAA16&quot;/&gt;&lt;wsp:rsid wsp:val=&quot;60D339C0&quot;/&gt;&lt;wsp:rsid wsp:val=&quot;60D8F17E&quot;/&gt;&lt;wsp:rsid wsp:val=&quot;60D9FB41&quot;/&gt;&lt;wsp:rsid wsp:val=&quot;60EA4ED7&quot;/&gt;&lt;wsp:rsid wsp:val=&quot;60F5E71D&quot;/&gt;&lt;wsp:rsid wsp:val=&quot;6106698F&quot;/&gt;&lt;wsp:rsid wsp:val=&quot;61096360&quot;/&gt;&lt;wsp:rsid wsp:val=&quot;61130D22&quot;/&gt;&lt;wsp:rsid wsp:val=&quot;611BC462&quot;/&gt;&lt;wsp:rsid wsp:val=&quot;612EA4B8&quot;/&gt;&lt;wsp:rsid wsp:val=&quot;6144D4B9&quot;/&gt;&lt;wsp:rsid wsp:val=&quot;61480F64&quot;/&gt;&lt;wsp:rsid wsp:val=&quot;615064D6&quot;/&gt;&lt;wsp:rsid wsp:val=&quot;6151B7E1&quot;/&gt;&lt;wsp:rsid wsp:val=&quot;6156C434&quot;/&gt;&lt;wsp:rsid wsp:val=&quot;616BD753&quot;/&gt;&lt;wsp:rsid wsp:val=&quot;617B0BD1&quot;/&gt;&lt;wsp:rsid wsp:val=&quot;617B1187&quot;/&gt;&lt;wsp:rsid wsp:val=&quot;619707E5&quot;/&gt;&lt;wsp:rsid wsp:val=&quot;619E4ABD&quot;/&gt;&lt;wsp:rsid wsp:val=&quot;61AE4C69&quot;/&gt;&lt;wsp:rsid wsp:val=&quot;61D9F2CE&quot;/&gt;&lt;wsp:rsid wsp:val=&quot;61DF7624&quot;/&gt;&lt;wsp:rsid wsp:val=&quot;61E4E091&quot;/&gt;&lt;wsp:rsid wsp:val=&quot;61EEA432&quot;/&gt;&lt;wsp:rsid wsp:val=&quot;61F62285&quot;/&gt;&lt;wsp:rsid wsp:val=&quot;61F8F3F7&quot;/&gt;&lt;wsp:rsid wsp:val=&quot;6222B11D&quot;/&gt;&lt;wsp:rsid wsp:val=&quot;6234D1D6&quot;/&gt;&lt;wsp:rsid wsp:val=&quot;62465C4D&quot;/&gt;&lt;wsp:rsid wsp:val=&quot;6259E902&quot;/&gt;&lt;wsp:rsid wsp:val=&quot;62632665&quot;/&gt;&lt;wsp:rsid wsp:val=&quot;6275E55F&quot;/&gt;&lt;wsp:rsid wsp:val=&quot;627F259B&quot;/&gt;&lt;wsp:rsid wsp:val=&quot;62B25BA1&quot;/&gt;&lt;wsp:rsid wsp:val=&quot;62C13CE9&quot;/&gt;&lt;wsp:rsid wsp:val=&quot;62DD29AC&quot;/&gt;&lt;wsp:rsid wsp:val=&quot;62E2D029&quot;/&gt;&lt;wsp:rsid wsp:val=&quot;62F8DB63&quot;/&gt;&lt;wsp:rsid wsp:val=&quot;62F9DBA9&quot;/&gt;&lt;wsp:rsid wsp:val=&quot;62FA276D&quot;/&gt;&lt;wsp:rsid wsp:val=&quot;63012D22&quot;/&gt;&lt;wsp:rsid wsp:val=&quot;63116583&quot;/&gt;&lt;wsp:rsid wsp:val=&quot;631C51BF&quot;/&gt;&lt;wsp:rsid wsp:val=&quot;6321F755&quot;/&gt;&lt;wsp:rsid wsp:val=&quot;634847D7&quot;/&gt;&lt;wsp:rsid wsp:val=&quot;63503CF8&quot;/&gt;&lt;wsp:rsid wsp:val=&quot;63552FF9&quot;/&gt;&lt;wsp:rsid wsp:val=&quot;635AB8E7&quot;/&gt;&lt;wsp:rsid wsp:val=&quot;635D636E&quot;/&gt;&lt;wsp:rsid wsp:val=&quot;6381B6CC&quot;/&gt;&lt;wsp:rsid wsp:val=&quot;638D12FB&quot;/&gt;&lt;wsp:rsid wsp:val=&quot;63A30D7D&quot;/&gt;&lt;wsp:rsid wsp:val=&quot;63A6EE0E&quot;/&gt;&lt;wsp:rsid wsp:val=&quot;63B159EC&quot;/&gt;&lt;wsp:rsid wsp:val=&quot;63B25F40&quot;/&gt;&lt;wsp:rsid wsp:val=&quot;63B463C5&quot;/&gt;&lt;wsp:rsid wsp:val=&quot;63B55B6B&quot;/&gt;&lt;wsp:rsid wsp:val=&quot;63B90356&quot;/&gt;&lt;wsp:rsid wsp:val=&quot;63C81715&quot;/&gt;&lt;wsp:rsid wsp:val=&quot;63C9F937&quot;/&gt;&lt;wsp:rsid wsp:val=&quot;63CCD47D&quot;/&gt;&lt;wsp:rsid wsp:val=&quot;63D2D9B5&quot;/&gt;&lt;wsp:rsid wsp:val=&quot;63D39C3C&quot;/&gt;&lt;wsp:rsid wsp:val=&quot;63DB5E56&quot;/&gt;&lt;wsp:rsid wsp:val=&quot;63E27D1E&quot;/&gt;&lt;wsp:rsid wsp:val=&quot;63E61223&quot;/&gt;&lt;wsp:rsid wsp:val=&quot;63FEF6C6&quot;/&gt;&lt;wsp:rsid wsp:val=&quot;6414509F&quot;/&gt;&lt;wsp:rsid wsp:val=&quot;64177AAC&quot;/&gt;&lt;wsp:rsid wsp:val=&quot;641937A5&quot;/&gt;&lt;wsp:rsid wsp:val=&quot;641BE094&quot;/&gt;&lt;wsp:rsid wsp:val=&quot;6427D403&quot;/&gt;&lt;wsp:rsid wsp:val=&quot;6429B8FF&quot;/&gt;&lt;wsp:rsid wsp:val=&quot;642C9B45&quot;/&gt;&lt;wsp:rsid wsp:val=&quot;643BDF42&quot;/&gt;&lt;wsp:rsid wsp:val=&quot;644966CF&quot;/&gt;&lt;wsp:rsid wsp:val=&quot;6449C01A&quot;/&gt;&lt;wsp:rsid wsp:val=&quot;644B1595&quot;/&gt;&lt;wsp:rsid wsp:val=&quot;645999E8&quot;/&gt;&lt;wsp:rsid wsp:val=&quot;645EC164&quot;/&gt;&lt;wsp:rsid wsp:val=&quot;646D9C2C&quot;/&gt;&lt;wsp:rsid wsp:val=&quot;646ED40E&quot;/&gt;&lt;wsp:rsid wsp:val=&quot;6475ED7B&quot;/&gt;&lt;wsp:rsid wsp:val=&quot;64845752&quot;/&gt;&lt;wsp:rsid wsp:val=&quot;6492D0DA&quot;/&gt;&lt;wsp:rsid wsp:val=&quot;64936D80&quot;/&gt;&lt;wsp:rsid wsp:val=&quot;64999244&quot;/&gt;&lt;wsp:rsid wsp:val=&quot;64AEB9EA&quot;/&gt;&lt;wsp:rsid wsp:val=&quot;64C1C5C1&quot;/&gt;&lt;wsp:rsid wsp:val=&quot;64C3D3E7&quot;/&gt;&lt;wsp:rsid wsp:val=&quot;64C7B069&quot;/&gt;&lt;wsp:rsid wsp:val=&quot;64D53A69&quot;/&gt;&lt;wsp:rsid wsp:val=&quot;64DB52C5&quot;/&gt;&lt;wsp:rsid wsp:val=&quot;64E179E3&quot;/&gt;&lt;wsp:rsid wsp:val=&quot;64EDA600&quot;/&gt;&lt;wsp:rsid wsp:val=&quot;6502D4F6&quot;/&gt;&lt;wsp:rsid wsp:val=&quot;65201782&quot;/&gt;&lt;wsp:rsid wsp:val=&quot;65336C81&quot;/&gt;&lt;wsp:rsid wsp:val=&quot;65381F36&quot;/&gt;&lt;wsp:rsid wsp:val=&quot;6541DEC2&quot;/&gt;&lt;wsp:rsid wsp:val=&quot;65451901&quot;/&gt;&lt;wsp:rsid wsp:val=&quot;65456FA0&quot;/&gt;&lt;wsp:rsid wsp:val=&quot;6545A031&quot;/&gt;&lt;wsp:rsid wsp:val=&quot;654768D1&quot;/&gt;&lt;wsp:rsid wsp:val=&quot;654A56DA&quot;/&gt;&lt;wsp:rsid wsp:val=&quot;6568A4DE&quot;/&gt;&lt;wsp:rsid wsp:val=&quot;65781C74&quot;/&gt;&lt;wsp:rsid wsp:val=&quot;65826F64&quot;/&gt;&lt;wsp:rsid wsp:val=&quot;65B1955D&quot;/&gt;&lt;wsp:rsid wsp:val=&quot;65B2F332&quot;/&gt;&lt;wsp:rsid wsp:val=&quot;65F8DDAB&quot;/&gt;&lt;wsp:rsid wsp:val=&quot;6612A6D0&quot;/&gt;&lt;wsp:rsid wsp:val=&quot;66156731&quot;/&gt;&lt;wsp:rsid wsp:val=&quot;6638B710&quot;/&gt;&lt;wsp:rsid wsp:val=&quot;664BAC18&quot;/&gt;&lt;wsp:rsid wsp:val=&quot;6669A9DF&quot;/&gt;&lt;wsp:rsid wsp:val=&quot;667B78E1&quot;/&gt;&lt;wsp:rsid wsp:val=&quot;667FB27E&quot;/&gt;&lt;wsp:rsid wsp:val=&quot;66850F83&quot;/&gt;&lt;wsp:rsid wsp:val=&quot;66A139FF&quot;/&gt;&lt;wsp:rsid wsp:val=&quot;66A89A43&quot;/&gt;&lt;wsp:rsid wsp:val=&quot;66C79556&quot;/&gt;&lt;wsp:rsid wsp:val=&quot;66C9C1AB&quot;/&gt;&lt;wsp:rsid wsp:val=&quot;66E4306D&quot;/&gt;&lt;wsp:rsid wsp:val=&quot;66F3114F&quot;/&gt;&lt;wsp:rsid wsp:val=&quot;66F571CD&quot;/&gt;&lt;wsp:rsid wsp:val=&quot;66F76A11&quot;/&gt;&lt;wsp:rsid wsp:val=&quot;66FF37CD&quot;/&gt;&lt;wsp:rsid wsp:val=&quot;66FFCAE1&quot;/&gt;&lt;wsp:rsid wsp:val=&quot;67006042&quot;/&gt;&lt;wsp:rsid wsp:val=&quot;67087ED0&quot;/&gt;&lt;wsp:rsid wsp:val=&quot;671E0772&quot;/&gt;&lt;wsp:rsid wsp:val=&quot;671E9A17&quot;/&gt;&lt;wsp:rsid wsp:val=&quot;6731D2EE&quot;/&gt;&lt;wsp:rsid wsp:val=&quot;67340706&quot;/&gt;&lt;wsp:rsid wsp:val=&quot;673B6DCE&quot;/&gt;&lt;wsp:rsid wsp:val=&quot;674A2028&quot;/&gt;&lt;wsp:rsid wsp:val=&quot;674A8449&quot;/&gt;&lt;wsp:rsid wsp:val=&quot;674DD4EB&quot;/&gt;&lt;wsp:rsid wsp:val=&quot;67529A27&quot;/&gt;&lt;wsp:rsid wsp:val=&quot;67538156&quot;/&gt;&lt;wsp:rsid wsp:val=&quot;67566DAE&quot;/&gt;&lt;wsp:rsid wsp:val=&quot;675779E8&quot;/&gt;&lt;wsp:rsid wsp:val=&quot;676DF1DD&quot;/&gt;&lt;wsp:rsid wsp:val=&quot;677D4FE0&quot;/&gt;&lt;wsp:rsid wsp:val=&quot;67845634&quot;/&gt;&lt;wsp:rsid wsp:val=&quot;6785861F&quot;/&gt;&lt;wsp:rsid wsp:val=&quot;6787D7B4&quot;/&gt;&lt;wsp:rsid wsp:val=&quot;67880BDE&quot;/&gt;&lt;wsp:rsid wsp:val=&quot;678E23C2&quot;/&gt;&lt;wsp:rsid wsp:val=&quot;679076C6&quot;/&gt;&lt;wsp:rsid wsp:val=&quot;67B0D577&quot;/&gt;&lt;wsp:rsid wsp:val=&quot;67C479A8&quot;/&gt;&lt;wsp:rsid wsp:val=&quot;67C850F6&quot;/&gt;&lt;wsp:rsid wsp:val=&quot;67CA7B18&quot;/&gt;&lt;wsp:rsid wsp:val=&quot;67DC0133&quot;/&gt;&lt;wsp:rsid wsp:val=&quot;67E8EE9B&quot;/&gt;&lt;wsp:rsid wsp:val=&quot;67E9A21E&quot;/&gt;&lt;wsp:rsid wsp:val=&quot;67F4FECC&quot;/&gt;&lt;wsp:rsid wsp:val=&quot;68015E5E&quot;/&gt;&lt;wsp:rsid wsp:val=&quot;68034FBD&quot;/&gt;&lt;wsp:rsid wsp:val=&quot;680F9295&quot;/&gt;&lt;wsp:rsid wsp:val=&quot;68161DCB&quot;/&gt;&lt;wsp:rsid wsp:val=&quot;6826B1B1&quot;/&gt;&lt;wsp:rsid wsp:val=&quot;6827E340&quot;/&gt;&lt;wsp:rsid wsp:val=&quot;6837B875&quot;/&gt;&lt;wsp:rsid wsp:val=&quot;6837EE16&quot;/&gt;&lt;wsp:rsid wsp:val=&quot;68382B29&quot;/&gt;&lt;wsp:rsid wsp:val=&quot;683E49F4&quot;/&gt;&lt;wsp:rsid wsp:val=&quot;68409484&quot;/&gt;&lt;wsp:rsid wsp:val=&quot;684236B4&quot;/&gt;&lt;wsp:rsid wsp:val=&quot;684B4869&quot;/&gt;&lt;wsp:rsid wsp:val=&quot;6866230D&quot;/&gt;&lt;wsp:rsid wsp:val=&quot;68A045A0&quot;/&gt;&lt;wsp:rsid wsp:val=&quot;68B7D924&quot;/&gt;&lt;wsp:rsid wsp:val=&quot;68B7E09E&quot;/&gt;&lt;wsp:rsid wsp:val=&quot;68CE42A9&quot;/&gt;&lt;wsp:rsid wsp:val=&quot;68D66B69&quot;/&gt;&lt;wsp:rsid wsp:val=&quot;68ECFB57&quot;/&gt;&lt;wsp:rsid wsp:val=&quot;68EF55D4&quot;/&gt;&lt;wsp:rsid wsp:val=&quot;68F60C30&quot;/&gt;&lt;wsp:rsid wsp:val=&quot;68F85317&quot;/&gt;&lt;wsp:rsid wsp:val=&quot;69114D46&quot;/&gt;&lt;wsp:rsid wsp:val=&quot;69143C0A&quot;/&gt;&lt;wsp:rsid wsp:val=&quot;692053DA&quot;/&gt;&lt;wsp:rsid wsp:val=&quot;69420CE4&quot;/&gt;&lt;wsp:rsid wsp:val=&quot;6948ADBC&quot;/&gt;&lt;wsp:rsid wsp:val=&quot;694F1660&quot;/&gt;&lt;wsp:rsid wsp:val=&quot;69612175&quot;/&gt;&lt;wsp:rsid wsp:val=&quot;698BF11D&quot;/&gt;&lt;wsp:rsid wsp:val=&quot;69A36077&quot;/&gt;&lt;wsp:rsid wsp:val=&quot;69A58B84&quot;/&gt;&lt;wsp:rsid wsp:val=&quot;69AF2636&quot;/&gt;&lt;wsp:rsid wsp:val=&quot;69B859F2&quot;/&gt;&lt;wsp:rsid wsp:val=&quot;69C91D6A&quot;/&gt;&lt;wsp:rsid wsp:val=&quot;69CE1B2D&quot;/&gt;&lt;wsp:rsid wsp:val=&quot;69E36D5B&quot;/&gt;&lt;wsp:rsid wsp:val=&quot;69FC4BA9&quot;/&gt;&lt;wsp:rsid wsp:val=&quot;6A061F63&quot;/&gt;&lt;wsp:rsid wsp:val=&quot;6A2294A9&quot;/&gt;&lt;wsp:rsid wsp:val=&quot;6A25D980&quot;/&gt;&lt;wsp:rsid wsp:val=&quot;6A273909&quot;/&gt;&lt;wsp:rsid wsp:val=&quot;6A294793&quot;/&gt;&lt;wsp:rsid wsp:val=&quot;6A38A927&quot;/&gt;&lt;wsp:rsid wsp:val=&quot;6A3AA697&quot;/&gt;&lt;wsp:rsid wsp:val=&quot;6A3BB3FB&quot;/&gt;&lt;wsp:rsid wsp:val=&quot;6A54B197&quot;/&gt;&lt;wsp:rsid wsp:val=&quot;6A5C4413&quot;/&gt;&lt;wsp:rsid wsp:val=&quot;6A5E0E15&quot;/&gt;&lt;wsp:rsid wsp:val=&quot;6A60D67A&quot;/&gt;&lt;wsp:rsid wsp:val=&quot;6A72CB4B&quot;/&gt;&lt;wsp:rsid wsp:val=&quot;6A773672&quot;/&gt;&lt;wsp:rsid wsp:val=&quot;6A7DDA8B&quot;/&gt;&lt;wsp:rsid wsp:val=&quot;6A80C5C7&quot;/&gt;&lt;wsp:rsid wsp:val=&quot;6A9C42D4&quot;/&gt;&lt;wsp:rsid wsp:val=&quot;6AA34D5B&quot;/&gt;&lt;wsp:rsid wsp:val=&quot;6AC282BB&quot;/&gt;&lt;wsp:rsid wsp:val=&quot;6AC61532&quot;/&gt;&lt;wsp:rsid wsp:val=&quot;6ACB1D93&quot;/&gt;&lt;wsp:rsid wsp:val=&quot;6ACD1A3C&quot;/&gt;&lt;wsp:rsid wsp:val=&quot;6ACE0F3B&quot;/&gt;&lt;wsp:rsid wsp:val=&quot;6ACEB865&quot;/&gt;&lt;wsp:rsid wsp:val=&quot;6AD250CE&quot;/&gt;&lt;wsp:rsid wsp:val=&quot;6AE5A4E8&quot;/&gt;&lt;wsp:rsid wsp:val=&quot;6AF030EE&quot;/&gt;&lt;wsp:rsid wsp:val=&quot;6AFDA67A&quot;/&gt;&lt;wsp:rsid wsp:val=&quot;6B026827&quot;/&gt;&lt;wsp:rsid wsp:val=&quot;6B22CB2A&quot;/&gt;&lt;wsp:rsid wsp:val=&quot;6B23EFBB&quot;/&gt;&lt;wsp:rsid wsp:val=&quot;6B2AFAA4&quot;/&gt;&lt;wsp:rsid wsp:val=&quot;6B2FE3A5&quot;/&gt;&lt;wsp:rsid wsp:val=&quot;6B3D8605&quot;/&gt;&lt;wsp:rsid wsp:val=&quot;6B42BFF9&quot;/&gt;&lt;wsp:rsid wsp:val=&quot;6B47AA41&quot;/&gt;&lt;wsp:rsid wsp:val=&quot;6B485F0B&quot;/&gt;&lt;wsp:rsid wsp:val=&quot;6B5DC526&quot;/&gt;&lt;wsp:rsid wsp:val=&quot;6B6A869C&quot;/&gt;&lt;wsp:rsid wsp:val=&quot;6B833A60&quot;/&gt;&lt;wsp:rsid wsp:val=&quot;6B83E933&quot;/&gt;&lt;wsp:rsid wsp:val=&quot;6B8A2D1C&quot;/&gt;&lt;wsp:rsid wsp:val=&quot;6BA565C4&quot;/&gt;&lt;wsp:rsid wsp:val=&quot;6BC34DCF&quot;/&gt;&lt;wsp:rsid wsp:val=&quot;6BCB49C3&quot;/&gt;&lt;wsp:rsid wsp:val=&quot;6BCEC331&quot;/&gt;&lt;wsp:rsid wsp:val=&quot;6BD676F8&quot;/&gt;&lt;wsp:rsid wsp:val=&quot;6BD80A34&quot;/&gt;&lt;wsp:rsid wsp:val=&quot;6BF7CB57&quot;/&gt;&lt;wsp:rsid wsp:val=&quot;6BFAACE9&quot;/&gt;&lt;wsp:rsid wsp:val=&quot;6C055437&quot;/&gt;&lt;wsp:rsid wsp:val=&quot;6C1DB24B&quot;/&gt;&lt;wsp:rsid wsp:val=&quot;6C1DB4EC&quot;/&gt;&lt;wsp:rsid wsp:val=&quot;6C378952&quot;/&gt;&lt;wsp:rsid wsp:val=&quot;6C3794DD&quot;/&gt;&lt;wsp:rsid wsp:val=&quot;6C44FCB5&quot;/&gt;&lt;wsp:rsid wsp:val=&quot;6C48EE08&quot;/&gt;&lt;wsp:rsid wsp:val=&quot;6C617401&quot;/&gt;&lt;wsp:rsid wsp:val=&quot;6C62F198&quot;/&gt;&lt;wsp:rsid wsp:val=&quot;6C6726D9&quot;/&gt;&lt;wsp:rsid wsp:val=&quot;6C6A7B21&quot;/&gt;&lt;wsp:rsid wsp:val=&quot;6C791567&quot;/&gt;&lt;wsp:rsid wsp:val=&quot;6C80D319&quot;/&gt;&lt;wsp:rsid wsp:val=&quot;6C8DC627&quot;/&gt;&lt;wsp:rsid wsp:val=&quot;6C99D7C0&quot;/&gt;&lt;wsp:rsid wsp:val=&quot;6CB5B20D&quot;/&gt;&lt;wsp:rsid wsp:val=&quot;6CC9DB12&quot;/&gt;&lt;wsp:rsid wsp:val=&quot;6CE2AF35&quot;/&gt;&lt;wsp:rsid wsp:val=&quot;6CEDA169&quot;/&gt;&lt;wsp:rsid wsp:val=&quot;6CF4397C&quot;/&gt;&lt;wsp:rsid wsp:val=&quot;6CF5875C&quot;/&gt;&lt;wsp:rsid wsp:val=&quot;6CF92EFC&quot;/&gt;&lt;wsp:rsid wsp:val=&quot;6CF9A596&quot;/&gt;&lt;wsp:rsid wsp:val=&quot;6D23A33F&quot;/&gt;&lt;wsp:rsid wsp:val=&quot;6D291110&quot;/&gt;&lt;wsp:rsid wsp:val=&quot;6D2F7CCE&quot;/&gt;&lt;wsp:rsid wsp:val=&quot;6D43EC7E&quot;/&gt;&lt;wsp:rsid wsp:val=&quot;6D498901&quot;/&gt;&lt;wsp:rsid wsp:val=&quot;6D56A89B&quot;/&gt;&lt;wsp:rsid wsp:val=&quot;6D5931EE&quot;/&gt;&lt;wsp:rsid wsp:val=&quot;6D730DAC&quot;/&gt;&lt;wsp:rsid wsp:val=&quot;6D81405D&quot;/&gt;&lt;wsp:rsid wsp:val=&quot;6D8B134D&quot;/&gt;&lt;wsp:rsid wsp:val=&quot;6D947C4D&quot;/&gt;&lt;wsp:rsid wsp:val=&quot;6DB8EA7B&quot;/&gt;&lt;wsp:rsid wsp:val=&quot;6DBF4428&quot;/&gt;&lt;wsp:rsid wsp:val=&quot;6DC2C20B&quot;/&gt;&lt;wsp:rsid wsp:val=&quot;6DC76B51&quot;/&gt;&lt;wsp:rsid wsp:val=&quot;6DCB801E&quot;/&gt;&lt;wsp:rsid wsp:val=&quot;6DDB6195&quot;/&gt;&lt;wsp:rsid wsp:val=&quot;6DDF6789&quot;/&gt;&lt;wsp:rsid wsp:val=&quot;6DE13FD4&quot;/&gt;&lt;wsp:rsid wsp:val=&quot;6E06CAE9&quot;/&gt;&lt;wsp:rsid wsp:val=&quot;6E0C7A0B&quot;/&gt;&lt;wsp:rsid wsp:val=&quot;6E119F60&quot;/&gt;&lt;wsp:rsid wsp:val=&quot;6E1846C9&quot;/&gt;&lt;wsp:rsid wsp:val=&quot;6E274C2D&quot;/&gt;&lt;wsp:rsid wsp:val=&quot;6E3DB2B6&quot;/&gt;&lt;wsp:rsid wsp:val=&quot;6E49D5E9&quot;/&gt;&lt;wsp:rsid wsp:val=&quot;6E4BD401&quot;/&gt;&lt;wsp:rsid wsp:val=&quot;6E51A3D0&quot;/&gt;&lt;wsp:rsid wsp:val=&quot;6E51AF0C&quot;/&gt;&lt;wsp:rsid wsp:val=&quot;6E584671&quot;/&gt;&lt;wsp:rsid wsp:val=&quot;6E675196&quot;/&gt;&lt;wsp:rsid wsp:val=&quot;6E76CBDA&quot;/&gt;&lt;wsp:rsid wsp:val=&quot;6E7FE7CA&quot;/&gt;&lt;wsp:rsid wsp:val=&quot;6E817552&quot;/&gt;&lt;wsp:rsid wsp:val=&quot;6E8B666E&quot;/&gt;&lt;wsp:rsid wsp:val=&quot;6EA312A5&quot;/&gt;&lt;wsp:rsid wsp:val=&quot;6EA58E84&quot;/&gt;&lt;wsp:rsid wsp:val=&quot;6EA93A9C&quot;/&gt;&lt;wsp:rsid wsp:val=&quot;6EAB932F&quot;/&gt;&lt;wsp:rsid wsp:val=&quot;6EB50EEF&quot;/&gt;&lt;wsp:rsid wsp:val=&quot;6ECD035E&quot;/&gt;&lt;wsp:rsid wsp:val=&quot;6ECDFF7D&quot;/&gt;&lt;wsp:rsid wsp:val=&quot;6EE1F1A9&quot;/&gt;&lt;wsp:rsid wsp:val=&quot;6EE3F614&quot;/&gt;&lt;wsp:rsid wsp:val=&quot;6EEF7C74&quot;/&gt;&lt;wsp:rsid wsp:val=&quot;6F02FB69&quot;/&gt;&lt;wsp:rsid wsp:val=&quot;6F0A4B02&quot;/&gt;&lt;wsp:rsid wsp:val=&quot;6F133AD9&quot;/&gt;&lt;wsp:rsid wsp:val=&quot;6F15EBC4&quot;/&gt;&lt;wsp:rsid wsp:val=&quot;6F1B62FC&quot;/&gt;&lt;wsp:rsid wsp:val=&quot;6F1E1AB7&quot;/&gt;&lt;wsp:rsid wsp:val=&quot;6F37D927&quot;/&gt;&lt;wsp:rsid wsp:val=&quot;6F3CA92E&quot;/&gt;&lt;wsp:rsid wsp:val=&quot;6F3DC1E3&quot;/&gt;&lt;wsp:rsid wsp:val=&quot;6F459E3D&quot;/&gt;&lt;wsp:rsid wsp:val=&quot;6F580A44&quot;/&gt;&lt;wsp:rsid wsp:val=&quot;6F6DE78E&quot;/&gt;&lt;wsp:rsid wsp:val=&quot;6F7115B8&quot;/&gt;&lt;wsp:rsid wsp:val=&quot;6F76BE7E&quot;/&gt;&lt;wsp:rsid wsp:val=&quot;6F84FEC8&quot;/&gt;&lt;wsp:rsid wsp:val=&quot;6F8BF9DA&quot;/&gt;&lt;wsp:rsid wsp:val=&quot;6F8C0E1A&quot;/&gt;&lt;wsp:rsid wsp:val=&quot;6F912D8F&quot;/&gt;&lt;wsp:rsid wsp:val=&quot;6FA0D5C1&quot;/&gt;&lt;wsp:rsid wsp:val=&quot;6FB04ED3&quot;/&gt;&lt;wsp:rsid wsp:val=&quot;6FC9A3F8&quot;/&gt;&lt;wsp:rsid wsp:val=&quot;6FD0602B&quot;/&gt;&lt;wsp:rsid wsp:val=&quot;6FE2C89B&quot;/&gt;&lt;wsp:rsid wsp:val=&quot;7009EB68&quot;/&gt;&lt;wsp:rsid wsp:val=&quot;70112BB5&quot;/&gt;&lt;wsp:rsid wsp:val=&quot;70163C38&quot;/&gt;&lt;wsp:rsid wsp:val=&quot;7027D61B&quot;/&gt;&lt;wsp:rsid wsp:val=&quot;70345839&quot;/&gt;&lt;wsp:rsid wsp:val=&quot;7035319B&quot;/&gt;&lt;wsp:rsid wsp:val=&quot;7037CCAE&quot;/&gt;&lt;wsp:rsid wsp:val=&quot;70421F70&quot;/&gt;&lt;wsp:rsid wsp:val=&quot;7046FA88&quot;/&gt;&lt;wsp:rsid wsp:val=&quot;70477BE2&quot;/&gt;&lt;wsp:rsid wsp:val=&quot;704C2632&quot;/&gt;&lt;wsp:rsid wsp:val=&quot;704D2DFD&quot;/&gt;&lt;wsp:rsid wsp:val=&quot;70503319&quot;/&gt;&lt;wsp:rsid wsp:val=&quot;70578E50&quot;/&gt;&lt;wsp:rsid wsp:val=&quot;706403B1&quot;/&gt;&lt;wsp:rsid wsp:val=&quot;706840DC&quot;/&gt;&lt;wsp:rsid wsp:val=&quot;706DABEA&quot;/&gt;&lt;wsp:rsid wsp:val=&quot;706F7D0C&quot;/&gt;&lt;wsp:rsid wsp:val=&quot;707B467C&quot;/&gt;&lt;wsp:rsid wsp:val=&quot;708607CD&quot;/&gt;&lt;wsp:rsid wsp:val=&quot;709987D7&quot;/&gt;&lt;wsp:rsid wsp:val=&quot;70B816A4&quot;/&gt;&lt;wsp:rsid wsp:val=&quot;70BC6B37&quot;/&gt;&lt;wsp:rsid wsp:val=&quot;70BDB798&quot;/&gt;&lt;wsp:rsid wsp:val=&quot;70D3A988&quot;/&gt;&lt;wsp:rsid wsp:val=&quot;70D6E3D3&quot;/&gt;&lt;wsp:rsid wsp:val=&quot;70DB935D&quot;/&gt;&lt;wsp:rsid wsp:val=&quot;70FACED6&quot;/&gt;&lt;wsp:rsid wsp:val=&quot;70FF0C13&quot;/&gt;&lt;wsp:rsid wsp:val=&quot;710A9E69&quot;/&gt;&lt;wsp:rsid wsp:val=&quot;710F61E0&quot;/&gt;&lt;wsp:rsid wsp:val=&quot;71128EDF&quot;/&gt;&lt;wsp:rsid wsp:val=&quot;71139C41&quot;/&gt;&lt;wsp:rsid wsp:val=&quot;711A8892&quot;/&gt;&lt;wsp:rsid wsp:val=&quot;71213CCE&quot;/&gt;&lt;wsp:rsid wsp:val=&quot;71297CB9&quot;/&gt;&lt;wsp:rsid wsp:val=&quot;7134EB6D&quot;/&gt;&lt;wsp:rsid wsp:val=&quot;71391A01&quot;/&gt;&lt;wsp:rsid wsp:val=&quot;71511ECD&quot;/&gt;&lt;wsp:rsid wsp:val=&quot;71728BF9&quot;/&gt;&lt;wsp:rsid wsp:val=&quot;7178CD1E&quot;/&gt;&lt;wsp:rsid wsp:val=&quot;717FCA5C&quot;/&gt;&lt;wsp:rsid wsp:val=&quot;719B7FBC&quot;/&gt;&lt;wsp:rsid wsp:val=&quot;71B564A2&quot;/&gt;&lt;wsp:rsid wsp:val=&quot;71C35952&quot;/&gt;&lt;wsp:rsid wsp:val=&quot;71E18C62&quot;/&gt;&lt;wsp:rsid wsp:val=&quot;71E8C102&quot;/&gt;&lt;wsp:rsid wsp:val=&quot;71EC037A&quot;/&gt;&lt;wsp:rsid wsp:val=&quot;721A1571&quot;/&gt;&lt;wsp:rsid wsp:val=&quot;7235C5EA&quot;/&gt;&lt;wsp:rsid wsp:val=&quot;72368487&quot;/&gt;&lt;wsp:rsid wsp:val=&quot;7238ED18&quot;/&gt;&lt;wsp:rsid wsp:val=&quot;723C3BC7&quot;/&gt;&lt;wsp:rsid wsp:val=&quot;726884E8&quot;/&gt;&lt;wsp:rsid wsp:val=&quot;7271E43F&quot;/&gt;&lt;wsp:rsid wsp:val=&quot;7280ED90&quot;/&gt;&lt;wsp:rsid wsp:val=&quot;729B12AF&quot;/&gt;&lt;wsp:rsid wsp:val=&quot;729D59AC&quot;/&gt;&lt;wsp:rsid wsp:val=&quot;72A5EF9B&quot;/&gt;&lt;wsp:rsid wsp:val=&quot;72AC7B89&quot;/&gt;&lt;wsp:rsid wsp:val=&quot;72AFC8CE&quot;/&gt;&lt;wsp:rsid wsp:val=&quot;72B11C38&quot;/&gt;&lt;wsp:rsid wsp:val=&quot;72B658F3&quot;/&gt;&lt;wsp:rsid wsp:val=&quot;72C81D34&quot;/&gt;&lt;wsp:rsid wsp:val=&quot;72CFE0FF&quot;/&gt;&lt;wsp:rsid wsp:val=&quot;72DF4E39&quot;/&gt;&lt;wsp:rsid wsp:val=&quot;72ECA686&quot;/&gt;&lt;wsp:rsid wsp:val=&quot;72ECECDC&quot;/&gt;&lt;wsp:rsid wsp:val=&quot;73042269&quot;/&gt;&lt;wsp:rsid wsp:val=&quot;7311A4FB&quot;/&gt;&lt;wsp:rsid wsp:val=&quot;731A57D7&quot;/&gt;&lt;wsp:rsid wsp:val=&quot;7320042F&quot;/&gt;&lt;wsp:rsid wsp:val=&quot;732DCB51&quot;/&gt;&lt;wsp:rsid wsp:val=&quot;733CEAAB&quot;/&gt;&lt;wsp:rsid wsp:val=&quot;7349390D&quot;/&gt;&lt;wsp:rsid wsp:val=&quot;734C2198&quot;/&gt;&lt;wsp:rsid wsp:val=&quot;734E13E8&quot;/&gt;&lt;wsp:rsid wsp:val=&quot;73548D26&quot;/&gt;&lt;wsp:rsid wsp:val=&quot;73571103&quot;/&gt;&lt;wsp:rsid wsp:val=&quot;736AC7E3&quot;/&gt;&lt;wsp:rsid wsp:val=&quot;736CD879&quot;/&gt;&lt;wsp:rsid wsp:val=&quot;73736117&quot;/&gt;&lt;wsp:rsid wsp:val=&quot;73755A1E&quot;/&gt;&lt;wsp:rsid wsp:val=&quot;737854D7&quot;/&gt;&lt;wsp:rsid wsp:val=&quot;737A54F1&quot;/&gt;&lt;wsp:rsid wsp:val=&quot;739C7F98&quot;/&gt;&lt;wsp:rsid wsp:val=&quot;73B32E02&quot;/&gt;&lt;wsp:rsid wsp:val=&quot;73B6CA44&quot;/&gt;&lt;wsp:rsid wsp:val=&quot;73C220E1&quot;/&gt;&lt;wsp:rsid wsp:val=&quot;73C381FB&quot;/&gt;&lt;wsp:rsid wsp:val=&quot;73DAD804&quot;/&gt;&lt;wsp:rsid wsp:val=&quot;73DC9F53&quot;/&gt;&lt;wsp:rsid wsp:val=&quot;73E1C6E5&quot;/&gt;&lt;wsp:rsid wsp:val=&quot;73FF67D8&quot;/&gt;&lt;wsp:rsid wsp:val=&quot;7404F05B&quot;/&gt;&lt;wsp:rsid wsp:val=&quot;74073B67&quot;/&gt;&lt;wsp:rsid wsp:val=&quot;74142A76&quot;/&gt;&lt;wsp:rsid wsp:val=&quot;742B3548&quot;/&gt;&lt;wsp:rsid wsp:val=&quot;742F1539&quot;/&gt;&lt;wsp:rsid wsp:val=&quot;74489BD7&quot;/&gt;&lt;wsp:rsid wsp:val=&quot;74577A9D&quot;/&gt;&lt;wsp:rsid wsp:val=&quot;74697E7D&quot;/&gt;&lt;wsp:rsid wsp:val=&quot;746B4FA3&quot;/&gt;&lt;wsp:rsid wsp:val=&quot;748F7A64&quot;/&gt;&lt;wsp:rsid wsp:val=&quot;7491BECF&quot;/&gt;&lt;wsp:rsid wsp:val=&quot;74A5307C&quot;/&gt;&lt;wsp:rsid wsp:val=&quot;74C787F5&quot;/&gt;&lt;wsp:rsid wsp:val=&quot;74E01437&quot;/&gt;&lt;wsp:rsid wsp:val=&quot;74EB993D&quot;/&gt;&lt;wsp:rsid wsp:val=&quot;74ED45BF&quot;/&gt;&lt;wsp:rsid wsp:val=&quot;74ED48F7&quot;/&gt;&lt;wsp:rsid wsp:val=&quot;74F0CDA8&quot;/&gt;&lt;wsp:rsid wsp:val=&quot;74F41C2D&quot;/&gt;&lt;wsp:rsid wsp:val=&quot;75044007&quot;/&gt;&lt;wsp:rsid wsp:val=&quot;750C9EF4&quot;/&gt;&lt;wsp:rsid wsp:val=&quot;75123CB8&quot;/&gt;&lt;wsp:rsid wsp:val=&quot;7512DE4C&quot;/&gt;&lt;wsp:rsid wsp:val=&quot;751F84DB&quot;/&gt;&lt;wsp:rsid wsp:val=&quot;7531975E&quot;/&gt;&lt;wsp:rsid wsp:val=&quot;753358CB&quot;/&gt;&lt;wsp:rsid wsp:val=&quot;75366054&quot;/&gt;&lt;wsp:rsid wsp:val=&quot;753AB14B&quot;/&gt;&lt;wsp:rsid wsp:val=&quot;753D4574&quot;/&gt;&lt;wsp:rsid wsp:val=&quot;754657AB&quot;/&gt;&lt;wsp:rsid wsp:val=&quot;7546E581&quot;/&gt;&lt;wsp:rsid wsp:val=&quot;755FA7FA&quot;/&gt;&lt;wsp:rsid wsp:val=&quot;756906A9&quot;/&gt;&lt;wsp:rsid wsp:val=&quot;756CEC1D&quot;/&gt;&lt;wsp:rsid wsp:val=&quot;7571B166&quot;/&gt;&lt;wsp:rsid wsp:val=&quot;7573BFA0&quot;/&gt;&lt;wsp:rsid wsp:val=&quot;757D9746&quot;/&gt;&lt;wsp:rsid wsp:val=&quot;75828D5E&quot;/&gt;&lt;wsp:rsid wsp:val=&quot;758D5C3B&quot;/&gt;&lt;wsp:rsid wsp:val=&quot;75A8AE42&quot;/&gt;&lt;wsp:rsid wsp:val=&quot;75C21E1F&quot;/&gt;&lt;wsp:rsid wsp:val=&quot;75C9ED06&quot;/&gt;&lt;wsp:rsid wsp:val=&quot;75CB2BD0&quot;/&gt;&lt;wsp:rsid wsp:val=&quot;75DCEE46&quot;/&gt;&lt;wsp:rsid wsp:val=&quot;75E4B09C&quot;/&gt;&lt;wsp:rsid wsp:val=&quot;75F8E5E0&quot;/&gt;&lt;wsp:rsid wsp:val=&quot;76006D38&quot;/&gt;&lt;wsp:rsid wsp:val=&quot;7605BD43&quot;/&gt;&lt;wsp:rsid wsp:val=&quot;7611C0E7&quot;/&gt;&lt;wsp:rsid wsp:val=&quot;761412A2&quot;/&gt;&lt;wsp:rsid wsp:val=&quot;7645CCD9&quot;/&gt;&lt;wsp:rsid wsp:val=&quot;764D42E1&quot;/&gt;&lt;wsp:rsid wsp:val=&quot;7653D1A1&quot;/&gt;&lt;wsp:rsid wsp:val=&quot;7664BDFC&quot;/&gt;&lt;wsp:rsid wsp:val=&quot;7669DF78&quot;/&gt;&lt;wsp:rsid wsp:val=&quot;766AB65B&quot;/&gt;&lt;wsp:rsid wsp:val=&quot;7679EC5A&quot;/&gt;&lt;wsp:rsid wsp:val=&quot;76846F42&quot;/&gt;&lt;wsp:rsid wsp:val=&quot;76A2BA06&quot;/&gt;&lt;wsp:rsid wsp:val=&quot;76A3E970&quot;/&gt;&lt;wsp:rsid wsp:val=&quot;76A6843A&quot;/&gt;&lt;wsp:rsid wsp:val=&quot;76C2408F&quot;/&gt;&lt;wsp:rsid wsp:val=&quot;76C5C9D0&quot;/&gt;&lt;wsp:rsid wsp:val=&quot;76D220F6&quot;/&gt;&lt;wsp:rsid wsp:val=&quot;76EA5130&quot;/&gt;&lt;wsp:rsid wsp:val=&quot;76F515C2&quot;/&gt;&lt;wsp:rsid wsp:val=&quot;76FAA0EB&quot;/&gt;&lt;wsp:rsid wsp:val=&quot;770A2B5A&quot;/&gt;&lt;wsp:rsid wsp:val=&quot;770EC874&quot;/&gt;&lt;wsp:rsid wsp:val=&quot;77119309&quot;/&gt;&lt;wsp:rsid wsp:val=&quot;77184DE7&quot;/&gt;&lt;wsp:rsid wsp:val=&quot;771967A7&quot;/&gt;&lt;wsp:rsid wsp:val=&quot;77218540&quot;/&gt;&lt;wsp:rsid wsp:val=&quot;77246FEA&quot;/&gt;&lt;wsp:rsid wsp:val=&quot;77361D01&quot;/&gt;&lt;wsp:rsid wsp:val=&quot;77414CEB&quot;/&gt;&lt;wsp:rsid wsp:val=&quot;77447EA3&quot;/&gt;&lt;wsp:rsid wsp:val=&quot;775B3768&quot;/&gt;&lt;wsp:rsid wsp:val=&quot;7766FC31&quot;/&gt;&lt;wsp:rsid wsp:val=&quot;77741C91&quot;/&gt;&lt;wsp:rsid wsp:val=&quot;779AC0A4&quot;/&gt;&lt;wsp:rsid wsp:val=&quot;77A1F731&quot;/&gt;&lt;wsp:rsid wsp:val=&quot;77ABC0D2&quot;/&gt;&lt;wsp:rsid wsp:val=&quot;77C05ED4&quot;/&gt;&lt;wsp:rsid wsp:val=&quot;77C7360C&quot;/&gt;&lt;wsp:rsid wsp:val=&quot;77CA985D&quot;/&gt;&lt;wsp:rsid wsp:val=&quot;77D6C90E&quot;/&gt;&lt;wsp:rsid wsp:val=&quot;77E0A417&quot;/&gt;&lt;wsp:rsid wsp:val=&quot;77EDBE21&quot;/&gt;&lt;wsp:rsid wsp:val=&quot;7811906B&quot;/&gt;&lt;wsp:rsid wsp:val=&quot;78153C9A&quot;/&gt;&lt;wsp:rsid wsp:val=&quot;7824F5AB&quot;/&gt;&lt;wsp:rsid wsp:val=&quot;782F2195&quot;/&gt;&lt;wsp:rsid wsp:val=&quot;7833376D&quot;/&gt;&lt;wsp:rsid wsp:val=&quot;78453EA4&quot;/&gt;&lt;wsp:rsid wsp:val=&quot;787BFE64&quot;/&gt;&lt;wsp:rsid wsp:val=&quot;78864F6B&quot;/&gt;&lt;wsp:rsid wsp:val=&quot;78886C37&quot;/&gt;&lt;wsp:rsid wsp:val=&quot;78AAD630&quot;/&gt;&lt;wsp:rsid wsp:val=&quot;78AF23AB&quot;/&gt;&lt;wsp:rsid wsp:val=&quot;78B98784&quot;/&gt;&lt;wsp:rsid wsp:val=&quot;78BC9B39&quot;/&gt;&lt;wsp:rsid wsp:val=&quot;78C238DB&quot;/&gt;&lt;wsp:rsid wsp:val=&quot;78C69D7F&quot;/&gt;&lt;wsp:rsid wsp:val=&quot;78D65D78&quot;/&gt;&lt;wsp:rsid wsp:val=&quot;78DADE15&quot;/&gt;&lt;wsp:rsid wsp:val=&quot;78DBAC93&quot;/&gt;&lt;wsp:rsid wsp:val=&quot;78DEBB6D&quot;/&gt;&lt;wsp:rsid wsp:val=&quot;78E8D949&quot;/&gt;&lt;wsp:rsid wsp:val=&quot;78FBC3E8&quot;/&gt;&lt;wsp:rsid wsp:val=&quot;7912FC4A&quot;/&gt;&lt;wsp:rsid wsp:val=&quot;7918D4D0&quot;/&gt;&lt;wsp:rsid wsp:val=&quot;7919102F&quot;/&gt;&lt;wsp:rsid wsp:val=&quot;791AA285&quot;/&gt;&lt;wsp:rsid wsp:val=&quot;791C58B4&quot;/&gt;&lt;wsp:rsid wsp:val=&quot;791C6AB1&quot;/&gt;&lt;wsp:rsid wsp:val=&quot;79233338&quot;/&gt;&lt;wsp:rsid wsp:val=&quot;7925FE27&quot;/&gt;&lt;wsp:rsid wsp:val=&quot;792A56EC&quot;/&gt;&lt;wsp:rsid wsp:val=&quot;793AA372&quot;/&gt;&lt;wsp:rsid wsp:val=&quot;793CA353&quot;/&gt;&lt;wsp:rsid wsp:val=&quot;7940C9B7&quot;/&gt;&lt;wsp:rsid wsp:val=&quot;7951D864&quot;/&gt;&lt;wsp:rsid wsp:val=&quot;79600B6A&quot;/&gt;&lt;wsp:rsid wsp:val=&quot;796D9F18&quot;/&gt;&lt;wsp:rsid wsp:val=&quot;796ECBD4&quot;/&gt;&lt;wsp:rsid wsp:val=&quot;79758087&quot;/&gt;&lt;wsp:rsid wsp:val=&quot;7980DBF3&quot;/&gt;&lt;wsp:rsid wsp:val=&quot;79945AAB&quot;/&gt;&lt;wsp:rsid wsp:val=&quot;7996F5C8&quot;/&gt;&lt;wsp:rsid wsp:val=&quot;79A70FE0&quot;/&gt;&lt;wsp:rsid wsp:val=&quot;79B276CB&quot;/&gt;&lt;wsp:rsid wsp:val=&quot;79B31EC2&quot;/&gt;&lt;wsp:rsid wsp:val=&quot;79B3C3E1&quot;/&gt;&lt;wsp:rsid wsp:val=&quot;79C26E3B&quot;/&gt;&lt;wsp:rsid wsp:val=&quot;79CC2471&quot;/&gt;&lt;wsp:rsid wsp:val=&quot;79CDA579&quot;/&gt;&lt;wsp:rsid wsp:val=&quot;79D37ADD&quot;/&gt;&lt;wsp:rsid wsp:val=&quot;79DF86BD&quot;/&gt;&lt;wsp:rsid wsp:val=&quot;79E937F6&quot;/&gt;&lt;wsp:rsid wsp:val=&quot;79FA860A&quot;/&gt;&lt;wsp:rsid wsp:val=&quot;7A03928A&quot;/&gt;&lt;wsp:rsid wsp:val=&quot;7A06704B&quot;/&gt;&lt;wsp:rsid wsp:val=&quot;7A0D20F2&quot;/&gt;&lt;wsp:rsid wsp:val=&quot;7A13762C&quot;/&gt;&lt;wsp:rsid wsp:val=&quot;7A1785F3&quot;/&gt;&lt;wsp:rsid wsp:val=&quot;7A42B114&quot;/&gt;&lt;wsp:rsid wsp:val=&quot;7A519576&quot;/&gt;&lt;wsp:rsid wsp:val=&quot;7A526BB7&quot;/&gt;&lt;wsp:rsid wsp:val=&quot;7A7110B5&quot;/&gt;&lt;wsp:rsid wsp:val=&quot;7A71DEA6&quot;/&gt;&lt;wsp:rsid wsp:val=&quot;7A7431DF&quot;/&gt;&lt;wsp:rsid wsp:val=&quot;7A7D5412&quot;/&gt;&lt;wsp:rsid wsp:val=&quot;7A7F5CCF&quot;/&gt;&lt;wsp:rsid wsp:val=&quot;7A7FFDD6&quot;/&gt;&lt;wsp:rsid wsp:val=&quot;7A81CE92&quot;/&gt;&lt;wsp:rsid wsp:val=&quot;7A826848&quot;/&gt;&lt;wsp:rsid wsp:val=&quot;7A8D5A3C&quot;/&gt;&lt;wsp:rsid wsp:val=&quot;7A961A10&quot;/&gt;&lt;wsp:rsid wsp:val=&quot;7A98F683&quot;/&gt;&lt;wsp:rsid wsp:val=&quot;7A9DFA01&quot;/&gt;&lt;wsp:rsid wsp:val=&quot;7AAE38B9&quot;/&gt;&lt;wsp:rsid wsp:val=&quot;7AB63DBA&quot;/&gt;&lt;wsp:rsid wsp:val=&quot;7ADC0134&quot;/&gt;&lt;wsp:rsid wsp:val=&quot;7AEC1438&quot;/&gt;&lt;wsp:rsid wsp:val=&quot;7AEDDAFE&quot;/&gt;&lt;wsp:rsid wsp:val=&quot;7AFD1A0F&quot;/&gt;&lt;wsp:rsid wsp:val=&quot;7B032275&quot;/&gt;&lt;wsp:rsid wsp:val=&quot;7B13B7B0&quot;/&gt;&lt;wsp:rsid wsp:val=&quot;7B2BD8F1&quot;/&gt;&lt;wsp:rsid wsp:val=&quot;7B31E0BA&quot;/&gt;&lt;wsp:rsid wsp:val=&quot;7B323CE2&quot;/&gt;&lt;wsp:rsid wsp:val=&quot;7B3A6532&quot;/&gt;&lt;wsp:rsid wsp:val=&quot;7B3E1A30&quot;/&gt;&lt;wsp:rsid wsp:val=&quot;7B4FD4ED&quot;/&gt;&lt;wsp:rsid wsp:val=&quot;7B573F78&quot;/&gt;&lt;wsp:rsid wsp:val=&quot;7B5988EF&quot;/&gt;&lt;wsp:rsid wsp:val=&quot;7B5DBE91&quot;/&gt;&lt;wsp:rsid wsp:val=&quot;7B600F2C&quot;/&gt;&lt;wsp:rsid wsp:val=&quot;7B8C5DCD&quot;/&gt;&lt;wsp:rsid wsp:val=&quot;7B8D87C3&quot;/&gt;&lt;wsp:rsid wsp:val=&quot;7B9A8E25&quot;/&gt;&lt;wsp:rsid wsp:val=&quot;7BAB1913&quot;/&gt;&lt;wsp:rsid wsp:val=&quot;7BB6E3D2&quot;/&gt;&lt;wsp:rsid wsp:val=&quot;7BBF2216&quot;/&gt;&lt;wsp:rsid wsp:val=&quot;7BC7BDF1&quot;/&gt;&lt;wsp:rsid wsp:val=&quot;7BD3B06D&quot;/&gt;&lt;wsp:rsid wsp:val=&quot;7BD684B4&quot;/&gt;&lt;wsp:rsid wsp:val=&quot;7BE6844C&quot;/&gt;&lt;wsp:rsid wsp:val=&quot;7BEE64DA&quot;/&gt;&lt;wsp:rsid wsp:val=&quot;7BF30D0F&quot;/&gt;&lt;wsp:rsid wsp:val=&quot;7BFE145A&quot;/&gt;&lt;wsp:rsid wsp:val=&quot;7C0078AD&quot;/&gt;&lt;wsp:rsid wsp:val=&quot;7C0860DA&quot;/&gt;&lt;wsp:rsid wsp:val=&quot;7C1659C0&quot;/&gt;&lt;wsp:rsid wsp:val=&quot;7C17EFC6&quot;/&gt;&lt;wsp:rsid wsp:val=&quot;7C1DFC67&quot;/&gt;&lt;wsp:rsid wsp:val=&quot;7C203FBF&quot;/&gt;&lt;wsp:rsid wsp:val=&quot;7C3371D4&quot;/&gt;&lt;wsp:rsid wsp:val=&quot;7C4FF557&quot;/&gt;&lt;wsp:rsid wsp:val=&quot;7C509E04&quot;/&gt;&lt;wsp:rsid wsp:val=&quot;7C57C3E2&quot;/&gt;&lt;wsp:rsid wsp:val=&quot;7C77D195&quot;/&gt;&lt;wsp:rsid wsp:val=&quot;7C7DC9B5&quot;/&gt;&lt;wsp:rsid wsp:val=&quot;7C8F1B31&quot;/&gt;&lt;wsp:rsid wsp:val=&quot;7C9F1816&quot;/&gt;&lt;wsp:rsid wsp:val=&quot;7CB08430&quot;/&gt;&lt;wsp:rsid wsp:val=&quot;7CFBDF8D&quot;/&gt;&lt;wsp:rsid wsp:val=&quot;7D0BDBB9&quot;/&gt;&lt;wsp:rsid wsp:val=&quot;7D1E8DAF&quot;/&gt;&lt;wsp:rsid wsp:val=&quot;7D2CE450&quot;/&gt;&lt;wsp:rsid wsp:val=&quot;7D3C9B2C&quot;/&gt;&lt;wsp:rsid wsp:val=&quot;7D4A9C40&quot;/&gt;&lt;wsp:rsid wsp:val=&quot;7D4FF23A&quot;/&gt;&lt;wsp:rsid wsp:val=&quot;7D5262CC&quot;/&gt;&lt;wsp:rsid wsp:val=&quot;7D583742&quot;/&gt;&lt;wsp:rsid wsp:val=&quot;7D5D7BE9&quot;/&gt;&lt;wsp:rsid wsp:val=&quot;7D6948E5&quot;/&gt;&lt;wsp:rsid wsp:val=&quot;7D6F8EEC&quot;/&gt;&lt;wsp:rsid wsp:val=&quot;7D710CDE&quot;/&gt;&lt;wsp:rsid wsp:val=&quot;7D754302&quot;/&gt;&lt;wsp:rsid wsp:val=&quot;7D7FD9B7&quot;/&gt;&lt;wsp:rsid wsp:val=&quot;7D94A19C&quot;/&gt;&lt;wsp:rsid wsp:val=&quot;7D98860A&quot;/&gt;&lt;wsp:rsid wsp:val=&quot;7D98938A&quot;/&gt;&lt;wsp:rsid wsp:val=&quot;7D9CA957&quot;/&gt;&lt;wsp:rsid wsp:val=&quot;7DA194D5&quot;/&gt;&lt;wsp:rsid wsp:val=&quot;7DA982B7&quot;/&gt;&lt;wsp:rsid wsp:val=&quot;7DBCED97&quot;/&gt;&lt;wsp:rsid wsp:val=&quot;7DC4FAFE&quot;/&gt;&lt;wsp:rsid wsp:val=&quot;7DCCC457&quot;/&gt;&lt;wsp:rsid wsp:val=&quot;7DF00776&quot;/&gt;&lt;wsp:rsid wsp:val=&quot;7DF24353&quot;/&gt;&lt;wsp:rsid wsp:val=&quot;7DF255CA&quot;/&gt;&lt;wsp:rsid wsp:val=&quot;7DFB50F1&quot;/&gt;&lt;wsp:rsid wsp:val=&quot;7E032FBD&quot;/&gt;&lt;wsp:rsid wsp:val=&quot;7E0DAC36&quot;/&gt;&lt;wsp:rsid wsp:val=&quot;7E23B4FA&quot;/&gt;&lt;wsp:rsid wsp:val=&quot;7E335C6B&quot;/&gt;&lt;wsp:rsid wsp:val=&quot;7E48001C&quot;/&gt;&lt;wsp:rsid wsp:val=&quot;7E49EFF7&quot;/&gt;&lt;wsp:rsid wsp:val=&quot;7E4C3FBD&quot;/&gt;&lt;wsp:rsid wsp:val=&quot;7E4DC4F3&quot;/&gt;&lt;wsp:rsid wsp:val=&quot;7E565375&quot;/&gt;&lt;wsp:rsid wsp:val=&quot;7E59AA26&quot;/&gt;&lt;wsp:rsid wsp:val=&quot;7E677CF9&quot;/&gt;&lt;wsp:rsid wsp:val=&quot;7E703698&quot;/&gt;&lt;wsp:rsid wsp:val=&quot;7E789FD5&quot;/&gt;&lt;wsp:rsid wsp:val=&quot;7E7BC1B3&quot;/&gt;&lt;wsp:rsid wsp:val=&quot;7E7CED15&quot;/&gt;&lt;wsp:rsid wsp:val=&quot;7E7E543B&quot;/&gt;&lt;wsp:rsid wsp:val=&quot;7E97D745&quot;/&gt;&lt;wsp:rsid wsp:val=&quot;7E9E5722&quot;/&gt;&lt;wsp:rsid wsp:val=&quot;7E9EACB6&quot;/&gt;&lt;wsp:rsid wsp:val=&quot;7EBA3565&quot;/&gt;&lt;wsp:rsid wsp:val=&quot;7EC7CD82&quot;/&gt;&lt;wsp:rsid wsp:val=&quot;7ED9091F&quot;/&gt;&lt;wsp:rsid wsp:val=&quot;7EE17EA4&quot;/&gt;&lt;wsp:rsid wsp:val=&quot;7EE88F37&quot;/&gt;&lt;wsp:rsid wsp:val=&quot;7EF649AE&quot;/&gt;&lt;wsp:rsid wsp:val=&quot;7F07A755&quot;/&gt;&lt;wsp:rsid wsp:val=&quot;7F26059C&quot;/&gt;&lt;wsp:rsid wsp:val=&quot;7F2BEEFA&quot;/&gt;&lt;wsp:rsid wsp:val=&quot;7F30278B&quot;/&gt;&lt;wsp:rsid wsp:val=&quot;7F4ED065&quot;/&gt;&lt;wsp:rsid wsp:val=&quot;7F511F8A&quot;/&gt;&lt;wsp:rsid wsp:val=&quot;7F529BE0&quot;/&gt;&lt;wsp:rsid wsp:val=&quot;7F548A31&quot;/&gt;&lt;wsp:rsid wsp:val=&quot;7F58E5B9&quot;/&gt;&lt;wsp:rsid wsp:val=&quot;7F5CB20F&quot;/&gt;&lt;wsp:rsid wsp:val=&quot;7F60B018&quot;/&gt;&lt;wsp:rsid wsp:val=&quot;7F698B33&quot;/&gt;&lt;wsp:rsid wsp:val=&quot;7F782E40&quot;/&gt;&lt;wsp:rsid wsp:val=&quot;7F78584B&quot;/&gt;&lt;wsp:rsid wsp:val=&quot;7F8B31CC&quot;/&gt;&lt;wsp:rsid wsp:val=&quot;7F93FF58&quot;/&gt;&lt;wsp:rsid wsp:val=&quot;7F96507D&quot;/&gt;&lt;wsp:rsid wsp:val=&quot;7F9C4E5D&quot;/&gt;&lt;wsp:rsid wsp:val=&quot;7FBC8836&quot;/&gt;&lt;wsp:rsid wsp:val=&quot;7FBE889A&quot;/&gt;&lt;wsp:rsid wsp:val=&quot;7FCE6BFA&quot;/&gt;&lt;wsp:rsid wsp:val=&quot;7FD21ABC&quot;/&gt;&lt;wsp:rsid wsp:val=&quot;7FD8008F&quot;/&gt;&lt;wsp:rsid wsp:val=&quot;7FDA4F5C&quot;/&gt;&lt;wsp:rsid wsp:val=&quot;7FFD8CF1&quot;/&gt;&lt;/wsp:rsids&gt;&lt;/w:docPr&gt;&lt;w:body&gt;&lt;wx:sect&gt;&lt;w:p wsp:rsidR=&quot;00000000&quot; wsp:rsidRDefault=&quot;000B1048&quot; wsp:rsidP=&quot;000B1048&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lt;/m:t&gt;&lt;/m:r&gt;&lt;/m:e&gt;&lt;m:sub&gt;&lt;m:r&gt;&lt;w:rPr&gt;&lt;w:rFonts w:ascii=&quot;Cambria Math&quot; w:h-ansi=&quot;Cambria Math&quot;/&gt;&lt;wx:font wx:val=&quot;Cambria Math&quot;/&gt;&lt;w:i/&gt;&lt;/w:rPr&gt;&lt;m:t&gt;ig&lt;/m:t&gt;&lt;/m:r&gt;&lt;/m:sub&gt;&lt;/m:sSub&gt;&lt;/m:oMasth&gt;&lt;/m:oMathPara&gt;&lt;/w:p&gt;&lt;w:sectPr wsp:rsidR=&quot;00000000&quot;&gt;&lt;w:pgSz w:w=&quot;12240&quot; w:h=&quot;15840&quot;/&gt;&lt;w:pgMar w:top=&quot;1701&quot; w:right=&quot;1440&quot; w:bottom=&quot;1440&quot; w:left=&quot;1440&quot; w:header=&quot;720&quot; w:footer=&quot;720&quot; w:gutter=&quot;0&quot;/&gt;&lt;w:cols w:space=&quot;720&quot;/&gt;&lt;/w:sectPr&gt;&lt;/wx:sect&gt;&lt;/w:body&gt;&lt;/w:wordDocument&gt;">
            <v:imagedata r:id="rId14" o:title="" chromakey="white"/>
          </v:shape>
        </w:pict>
      </w:r>
      <w:r w:rsidR="00402169" w:rsidRPr="00F01693">
        <w:fldChar w:fldCharType="end"/>
      </w:r>
      <w:r w:rsidR="00DF5963" w:rsidRPr="00F01693">
        <w:t xml:space="preserve"> </w:t>
      </w:r>
      <w:r w:rsidR="0059068D" w:rsidRPr="00F01693">
        <w:t xml:space="preserve">denotes </w:t>
      </w:r>
      <w:r w:rsidR="00DF5963" w:rsidRPr="00F01693">
        <w:t xml:space="preserve">the conditional </w:t>
      </w:r>
      <w:r w:rsidR="00AE4708" w:rsidRPr="00F01693">
        <w:t xml:space="preserve">probability </w:t>
      </w:r>
      <w:r w:rsidR="00172342" w:rsidRPr="00F01693">
        <w:t xml:space="preserve">of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m:t>
        </m:r>
      </m:oMath>
      <w:r w:rsidR="00C44613" w:rsidRPr="00F01693">
        <w:t xml:space="preserve"> </w:t>
      </w:r>
      <w:r w:rsidR="00C50660" w:rsidRPr="00F01693">
        <w:t xml:space="preserve">using </w:t>
      </w:r>
      <w:r w:rsidR="004772B8" w:rsidRPr="00F01693">
        <w:t>smoothed weight function</w:t>
      </w:r>
      <w:r w:rsidR="00094BCD" w:rsidRPr="00F01693">
        <w:t>s</w:t>
      </w:r>
      <w:r w:rsidR="00AE0D1D" w:rsidRPr="00F01693">
        <w:t xml:space="preserve"> </w:t>
      </w:r>
      <w:r w:rsidR="00172342" w:rsidRPr="00F01693">
        <w:t xml:space="preserve">with </w:t>
      </w:r>
      <w:r w:rsidR="00B1088B" w:rsidRPr="00F01693">
        <w:t>the degree of fuzziness</w:t>
      </w:r>
      <w:r w:rsidR="00172342" w:rsidRPr="00F01693">
        <w:t xml:space="preserve"> set at</w:t>
      </w:r>
      <w:r w:rsidR="00B1088B" w:rsidRPr="00F01693">
        <w:t xml:space="preserve"> </w:t>
      </w:r>
      <m:oMath>
        <m:r>
          <w:rPr>
            <w:rFonts w:ascii="Cambria Math" w:hAnsi="Cambria Math"/>
          </w:rPr>
          <m:t>δ</m:t>
        </m:r>
      </m:oMath>
      <w:r w:rsidR="00B1088B" w:rsidRPr="00F01693">
        <w:t xml:space="preserve">=1 </w:t>
      </w:r>
      <w:r w:rsidR="00AE0D1D" w:rsidRPr="00F01693">
        <w:t>(</w:t>
      </w:r>
      <w:r w:rsidR="008A266F" w:rsidRPr="00F01693">
        <w:t xml:space="preserve">for more details, see </w:t>
      </w:r>
      <w:proofErr w:type="spellStart"/>
      <w:r w:rsidR="00390AE6" w:rsidRPr="00F01693">
        <w:t>S</w:t>
      </w:r>
      <w:r w:rsidR="00390AE6" w:rsidRPr="00F01693">
        <w:rPr>
          <w:noProof/>
        </w:rPr>
        <w:t>ugasawa</w:t>
      </w:r>
      <w:proofErr w:type="spellEnd"/>
      <w:r w:rsidR="00390AE6" w:rsidRPr="00F01693">
        <w:rPr>
          <w:noProof/>
        </w:rPr>
        <w:t xml:space="preserve"> and Murakami</w:t>
      </w:r>
      <w:r w:rsidR="008A266F" w:rsidRPr="00F01693">
        <w:rPr>
          <w:noProof/>
        </w:rPr>
        <w:t>, 2021).</w:t>
      </w:r>
      <w:r w:rsidR="00390AE6" w:rsidRPr="00F01693">
        <w:rPr>
          <w:noProof/>
        </w:rPr>
        <w:t xml:space="preserve"> </w:t>
      </w:r>
    </w:p>
    <w:p w14:paraId="41C6E3A3" w14:textId="77777777" w:rsidR="006652CB" w:rsidRPr="00F01693" w:rsidRDefault="006652CB" w:rsidP="00F01693"/>
    <w:p w14:paraId="0617B764" w14:textId="77777777" w:rsidR="00046CE5" w:rsidRPr="00F01693" w:rsidRDefault="00273438" w:rsidP="00F01693">
      <w:pPr>
        <w:pStyle w:val="Heading1"/>
      </w:pPr>
      <w:r w:rsidRPr="00F01693">
        <w:t>R</w:t>
      </w:r>
      <w:r w:rsidR="00046CE5" w:rsidRPr="00F01693">
        <w:t>esults</w:t>
      </w:r>
    </w:p>
    <w:p w14:paraId="56E31C44" w14:textId="47B7175F" w:rsidR="00AB62C0" w:rsidRPr="00F01693" w:rsidRDefault="5AE68B6F" w:rsidP="00F01693">
      <w:r w:rsidRPr="00F01693">
        <w:t xml:space="preserve">COVID-19 </w:t>
      </w:r>
      <w:r w:rsidR="2027F0EC" w:rsidRPr="00F01693">
        <w:t xml:space="preserve">first dose </w:t>
      </w:r>
      <w:r w:rsidRPr="00F01693">
        <w:t xml:space="preserve">vaccination coverage in England </w:t>
      </w:r>
      <w:r w:rsidR="311E9B37" w:rsidRPr="00F01693">
        <w:t>of</w:t>
      </w:r>
      <w:r w:rsidRPr="00F01693">
        <w:t xml:space="preserve"> people aged 25 to 50 </w:t>
      </w:r>
      <w:r w:rsidR="675779E8" w:rsidRPr="00F01693">
        <w:t>varied extensively</w:t>
      </w:r>
      <w:r w:rsidRPr="00F01693">
        <w:t xml:space="preserve"> </w:t>
      </w:r>
      <w:r w:rsidR="4E46B059" w:rsidRPr="00F01693">
        <w:t xml:space="preserve">on </w:t>
      </w:r>
      <w:r w:rsidRPr="00F01693">
        <w:t>24 June 2021</w:t>
      </w:r>
      <w:r w:rsidR="004A4563" w:rsidRPr="00F01693">
        <w:t xml:space="preserve">, as shown in </w:t>
      </w:r>
      <w:r w:rsidR="004A4563" w:rsidRPr="00F01693">
        <w:fldChar w:fldCharType="begin" w:fldLock="1"/>
      </w:r>
      <w:r w:rsidR="004A4563" w:rsidRPr="00F01693">
        <w:instrText xml:space="preserve"> REF _Ref91109038 \h  \* MERGEFORMAT </w:instrText>
      </w:r>
      <w:r w:rsidR="004A4563" w:rsidRPr="00F01693">
        <w:fldChar w:fldCharType="separate"/>
      </w:r>
      <w:r w:rsidR="004A4563" w:rsidRPr="00F01693">
        <w:t>Figure 4</w:t>
      </w:r>
      <w:r w:rsidR="004A4563" w:rsidRPr="00F01693">
        <w:fldChar w:fldCharType="end"/>
      </w:r>
      <w:r w:rsidRPr="00F01693">
        <w:t xml:space="preserve">. </w:t>
      </w:r>
      <w:r w:rsidR="0A53AE70" w:rsidRPr="00F01693">
        <w:t xml:space="preserve">The </w:t>
      </w:r>
      <w:r w:rsidR="00413E23" w:rsidRPr="00F01693">
        <w:t xml:space="preserve">map suggests that most </w:t>
      </w:r>
      <w:r w:rsidR="00FE67E1" w:rsidRPr="00F01693">
        <w:t>MSOAs in</w:t>
      </w:r>
      <w:r w:rsidR="00413E23" w:rsidRPr="00F01693">
        <w:t xml:space="preserve"> England</w:t>
      </w:r>
      <w:r w:rsidR="0926CD8F" w:rsidRPr="00F01693">
        <w:t xml:space="preserve"> ha</w:t>
      </w:r>
      <w:r w:rsidR="67E9A21E" w:rsidRPr="00F01693">
        <w:t>d</w:t>
      </w:r>
      <w:r w:rsidR="0926CD8F" w:rsidRPr="00F01693">
        <w:t xml:space="preserve"> an estimated </w:t>
      </w:r>
      <w:r w:rsidR="00752A75" w:rsidRPr="00F01693">
        <w:t xml:space="preserve">vaccination rate for this age group </w:t>
      </w:r>
      <w:r w:rsidR="00530680" w:rsidRPr="00F01693">
        <w:t>of</w:t>
      </w:r>
      <w:r w:rsidR="3D16FCA6" w:rsidRPr="00F01693">
        <w:t xml:space="preserve"> </w:t>
      </w:r>
      <w:r w:rsidR="00752A75" w:rsidRPr="00F01693">
        <w:t>over 6</w:t>
      </w:r>
      <w:r w:rsidR="0926CD8F" w:rsidRPr="00F01693">
        <w:t>0%</w:t>
      </w:r>
      <w:r w:rsidR="4D9427AA" w:rsidRPr="00F01693">
        <w:t>,</w:t>
      </w:r>
      <w:r w:rsidR="0926CD8F" w:rsidRPr="00F01693">
        <w:t xml:space="preserve"> </w:t>
      </w:r>
      <w:r w:rsidR="0D4D94F0" w:rsidRPr="00F01693">
        <w:t>but</w:t>
      </w:r>
      <w:r w:rsidR="314C36B5" w:rsidRPr="00F01693">
        <w:t xml:space="preserve"> t</w:t>
      </w:r>
      <w:r w:rsidR="47A03990" w:rsidRPr="00F01693">
        <w:t xml:space="preserve">here </w:t>
      </w:r>
      <w:r w:rsidR="3D16FCA6" w:rsidRPr="00F01693">
        <w:t>are lower levels of vacc</w:t>
      </w:r>
      <w:r w:rsidR="314C36B5" w:rsidRPr="00F01693">
        <w:t>ine</w:t>
      </w:r>
      <w:r w:rsidR="3D16FCA6" w:rsidRPr="00F01693">
        <w:t xml:space="preserve"> uptake in </w:t>
      </w:r>
      <w:r w:rsidR="004A4563" w:rsidRPr="00F01693">
        <w:t xml:space="preserve">most English cities, </w:t>
      </w:r>
      <w:r w:rsidR="00EE170B" w:rsidRPr="00F01693">
        <w:t>especially</w:t>
      </w:r>
      <w:r w:rsidR="29F8BF29" w:rsidRPr="00F01693">
        <w:t xml:space="preserve"> </w:t>
      </w:r>
      <w:r w:rsidR="3F78DFB8" w:rsidRPr="00F01693">
        <w:t xml:space="preserve">Greater London and Birmingham. </w:t>
      </w:r>
      <w:r w:rsidR="00413E23" w:rsidRPr="00F01693">
        <w:t xml:space="preserve">Rural areas showed only marginal differences from the national average vaccine uptake of 66.8% </w:t>
      </w:r>
      <w:r w:rsidR="00413E23" w:rsidRPr="00F01693">
        <w:rPr>
          <w:noProof/>
        </w:rPr>
        <w:t>(NHS Digital, 2021)</w:t>
      </w:r>
      <w:r w:rsidR="00413E23" w:rsidRPr="00F01693">
        <w:t xml:space="preserve">. </w:t>
      </w:r>
      <w:r w:rsidR="08972F86" w:rsidRPr="00F01693">
        <w:t xml:space="preserve">The </w:t>
      </w:r>
      <w:r w:rsidR="114EBCDA" w:rsidRPr="00F01693">
        <w:t>ONS reported</w:t>
      </w:r>
      <w:r w:rsidR="44FC7D60" w:rsidRPr="00F01693">
        <w:t xml:space="preserve"> vaccine uptake </w:t>
      </w:r>
      <w:r w:rsidR="1CFBC247" w:rsidRPr="00F01693">
        <w:t>in</w:t>
      </w:r>
      <w:r w:rsidR="114EBCDA" w:rsidRPr="00F01693">
        <w:t xml:space="preserve"> deprived areas </w:t>
      </w:r>
      <w:r w:rsidR="30764D18" w:rsidRPr="00F01693">
        <w:t>w</w:t>
      </w:r>
      <w:r w:rsidR="32B23B50" w:rsidRPr="00F01693">
        <w:t>as</w:t>
      </w:r>
      <w:r w:rsidR="30764D18" w:rsidRPr="00F01693">
        <w:t xml:space="preserve"> likely to </w:t>
      </w:r>
      <w:r w:rsidR="2404A029" w:rsidRPr="00F01693">
        <w:t xml:space="preserve">be </w:t>
      </w:r>
      <w:r w:rsidR="114EBCDA" w:rsidRPr="00F01693">
        <w:t>lower than wealthy areas</w:t>
      </w:r>
      <w:r w:rsidR="44FC7D60" w:rsidRPr="00F01693">
        <w:t xml:space="preserve"> </w:t>
      </w:r>
      <w:r w:rsidR="30CC1A4C" w:rsidRPr="00F01693">
        <w:rPr>
          <w:noProof/>
        </w:rPr>
        <w:t>(Office for National Statistics, 2021)</w:t>
      </w:r>
      <w:r w:rsidR="013069D8" w:rsidRPr="00F01693">
        <w:rPr>
          <w:noProof/>
        </w:rPr>
        <w:t>.</w:t>
      </w:r>
      <w:r w:rsidR="114EBCDA" w:rsidRPr="00F01693">
        <w:t xml:space="preserve"> </w:t>
      </w:r>
      <w:r w:rsidR="16952BE3" w:rsidRPr="00F01693">
        <w:t>C</w:t>
      </w:r>
      <w:r w:rsidR="5C4C805E" w:rsidRPr="00F01693">
        <w:t>oncerns</w:t>
      </w:r>
      <w:r w:rsidR="4D1583C4" w:rsidRPr="00F01693">
        <w:t xml:space="preserve"> </w:t>
      </w:r>
      <w:r w:rsidR="07B65E54" w:rsidRPr="00F01693">
        <w:t>were also</w:t>
      </w:r>
      <w:r w:rsidR="4D1583C4" w:rsidRPr="00F01693">
        <w:t xml:space="preserve"> raised about</w:t>
      </w:r>
      <w:r w:rsidR="6F6DE78E" w:rsidRPr="00F01693">
        <w:t xml:space="preserve"> lower vaccination </w:t>
      </w:r>
      <w:r w:rsidR="68382B29" w:rsidRPr="00F01693">
        <w:t>uptake</w:t>
      </w:r>
      <w:r w:rsidR="6F6DE78E" w:rsidRPr="00F01693">
        <w:t xml:space="preserve"> </w:t>
      </w:r>
      <w:r w:rsidR="61EEA432" w:rsidRPr="00F01693">
        <w:t>in</w:t>
      </w:r>
      <w:r w:rsidR="4C97437B" w:rsidRPr="00F01693">
        <w:t xml:space="preserve"> </w:t>
      </w:r>
      <w:r w:rsidR="438BB3F0" w:rsidRPr="00F01693">
        <w:t>central urban are</w:t>
      </w:r>
      <w:r w:rsidR="58AA22C1" w:rsidRPr="00F01693">
        <w:t>a</w:t>
      </w:r>
      <w:r w:rsidR="438BB3F0" w:rsidRPr="00F01693">
        <w:t xml:space="preserve">s </w:t>
      </w:r>
      <w:r w:rsidR="7D583742" w:rsidRPr="00F01693">
        <w:t xml:space="preserve">where populations were more likely to </w:t>
      </w:r>
      <w:r w:rsidR="6D730DAC" w:rsidRPr="00F01693">
        <w:t>live</w:t>
      </w:r>
      <w:r w:rsidR="49126874" w:rsidRPr="00F01693">
        <w:t xml:space="preserve"> in </w:t>
      </w:r>
      <w:r w:rsidR="0F75D7A7" w:rsidRPr="00F01693">
        <w:t>overcrowded housing</w:t>
      </w:r>
      <w:r w:rsidR="41756398" w:rsidRPr="00F01693">
        <w:t xml:space="preserve">, </w:t>
      </w:r>
      <w:r w:rsidR="1AC91513" w:rsidRPr="00F01693">
        <w:t xml:space="preserve">suffer from </w:t>
      </w:r>
      <w:r w:rsidR="49126874" w:rsidRPr="00F01693">
        <w:t>depriv</w:t>
      </w:r>
      <w:r w:rsidR="707B467C" w:rsidRPr="00F01693">
        <w:t>ation</w:t>
      </w:r>
      <w:r w:rsidR="41756398" w:rsidRPr="00F01693">
        <w:t xml:space="preserve">, </w:t>
      </w:r>
      <w:r w:rsidR="0F75D7A7" w:rsidRPr="00F01693">
        <w:t>and</w:t>
      </w:r>
      <w:r w:rsidR="07FF895A" w:rsidRPr="00F01693">
        <w:t xml:space="preserve"> </w:t>
      </w:r>
      <w:r w:rsidR="206BD3F4" w:rsidRPr="00F01693">
        <w:t>identify as</w:t>
      </w:r>
      <w:r w:rsidR="07FF895A" w:rsidRPr="00F01693">
        <w:t xml:space="preserve"> </w:t>
      </w:r>
      <w:r w:rsidR="41756398" w:rsidRPr="00F01693">
        <w:t xml:space="preserve">ethnic </w:t>
      </w:r>
      <w:r w:rsidR="26800474" w:rsidRPr="00F01693">
        <w:t>minorit</w:t>
      </w:r>
      <w:r w:rsidR="26188E48" w:rsidRPr="00F01693">
        <w:t>y groups</w:t>
      </w:r>
      <w:r w:rsidR="26800474" w:rsidRPr="00F01693">
        <w:t xml:space="preserve"> </w:t>
      </w:r>
      <w:r w:rsidR="7EC7CD82" w:rsidRPr="00F01693">
        <w:rPr>
          <w:noProof/>
        </w:rPr>
        <w:t>(Bailey and Minton, 2018; Zhang and Pryce, 2019)</w:t>
      </w:r>
      <w:r w:rsidR="41756398" w:rsidRPr="00F01693">
        <w:t>.</w:t>
      </w:r>
      <w:r w:rsidR="7D6948E5" w:rsidRPr="00F01693">
        <w:t xml:space="preserve"> </w:t>
      </w:r>
      <w:r w:rsidR="00EE170B" w:rsidRPr="00F01693">
        <w:t>These e</w:t>
      </w:r>
      <w:r w:rsidR="492FBEA2" w:rsidRPr="00F01693">
        <w:t>xisting</w:t>
      </w:r>
      <w:r w:rsidR="66F3114F" w:rsidRPr="00F01693">
        <w:t xml:space="preserve"> inequalities</w:t>
      </w:r>
      <w:r w:rsidR="1263412C" w:rsidRPr="00F01693">
        <w:t xml:space="preserve"> </w:t>
      </w:r>
      <w:r w:rsidR="79FA860A" w:rsidRPr="00F01693">
        <w:t>and clustering</w:t>
      </w:r>
      <w:r w:rsidR="00EE170B" w:rsidRPr="00F01693">
        <w:t xml:space="preserve"> or spatial dependence</w:t>
      </w:r>
      <w:r w:rsidR="79FA860A" w:rsidRPr="00F01693">
        <w:t xml:space="preserve"> of certain socio-</w:t>
      </w:r>
      <w:r w:rsidR="00BF0F97" w:rsidRPr="00F01693">
        <w:t>demographic</w:t>
      </w:r>
      <w:r w:rsidR="79FA860A" w:rsidRPr="00F01693">
        <w:t xml:space="preserve"> groups </w:t>
      </w:r>
      <w:r w:rsidR="00EE170B" w:rsidRPr="00F01693">
        <w:t>affects the spatial variation</w:t>
      </w:r>
      <w:r w:rsidR="4D9427AA" w:rsidRPr="00F01693">
        <w:t xml:space="preserve"> in vaccin</w:t>
      </w:r>
      <w:r w:rsidR="2F35501B" w:rsidRPr="00F01693">
        <w:t>e uptak</w:t>
      </w:r>
      <w:r w:rsidR="4D9427AA" w:rsidRPr="00F01693">
        <w:t>e</w:t>
      </w:r>
      <w:r w:rsidR="00554BB5" w:rsidRPr="00F01693">
        <w:t xml:space="preserve">, which may or may not relate to </w:t>
      </w:r>
      <w:r w:rsidR="00EE170B" w:rsidRPr="00F01693">
        <w:t>the accessibility of the vaccination services</w:t>
      </w:r>
      <w:r w:rsidR="175918CE" w:rsidRPr="00F01693">
        <w:fldChar w:fldCharType="begin" w:fldLock="1"/>
      </w:r>
      <w:r w:rsidR="175918CE" w:rsidRPr="00F01693">
        <w:instrText xml:space="preserve"> REF _Ref91111325 \h  \* MERGEFORMAT </w:instrText>
      </w:r>
      <w:r w:rsidR="175918CE" w:rsidRPr="00F01693">
        <w:fldChar w:fldCharType="end"/>
      </w:r>
      <w:r w:rsidR="00201646" w:rsidRPr="00F01693">
        <w:t>.</w:t>
      </w:r>
      <w:r w:rsidR="0071341D" w:rsidRPr="00F01693">
        <w:t xml:space="preserve"> Thus, we use a methodology that accounts for both and enables us to identify which variables are significant to vaccine uptake.</w:t>
      </w:r>
    </w:p>
    <w:p w14:paraId="61C04B98" w14:textId="77777777" w:rsidR="009D4C81" w:rsidRPr="00F01693" w:rsidRDefault="009D4C81" w:rsidP="00F01693"/>
    <w:p w14:paraId="2920FFD4" w14:textId="77777777" w:rsidR="00851B2B" w:rsidRPr="00F01693" w:rsidRDefault="00470ED1" w:rsidP="00F01693">
      <w:pPr>
        <w:jc w:val="center"/>
        <w:rPr>
          <w:b/>
          <w:bCs/>
        </w:rPr>
      </w:pPr>
      <w:r w:rsidRPr="00F01693">
        <w:rPr>
          <w:b/>
          <w:bCs/>
        </w:rPr>
        <w:t>[</w:t>
      </w:r>
      <w:r w:rsidR="00C11148" w:rsidRPr="00F01693">
        <w:rPr>
          <w:b/>
          <w:bCs/>
        </w:rPr>
        <w:t xml:space="preserve">Insert </w:t>
      </w:r>
      <w:r w:rsidR="00C11148" w:rsidRPr="00F01693">
        <w:rPr>
          <w:b/>
          <w:bCs/>
        </w:rPr>
        <w:fldChar w:fldCharType="begin" w:fldLock="1"/>
      </w:r>
      <w:r w:rsidR="00C11148" w:rsidRPr="00F01693">
        <w:rPr>
          <w:b/>
          <w:bCs/>
        </w:rPr>
        <w:instrText xml:space="preserve"> REF _Ref91109038 \h  \* MERGEFORMAT </w:instrText>
      </w:r>
      <w:r w:rsidR="00C11148" w:rsidRPr="00F01693">
        <w:rPr>
          <w:b/>
          <w:bCs/>
        </w:rPr>
      </w:r>
      <w:r w:rsidR="00C11148" w:rsidRPr="00F01693">
        <w:rPr>
          <w:b/>
          <w:bCs/>
        </w:rPr>
        <w:fldChar w:fldCharType="separate"/>
      </w:r>
      <w:r w:rsidR="00E67627" w:rsidRPr="00F01693">
        <w:rPr>
          <w:b/>
          <w:bCs/>
        </w:rPr>
        <w:t xml:space="preserve">Figure </w:t>
      </w:r>
      <w:r w:rsidR="00E67627" w:rsidRPr="00F01693">
        <w:rPr>
          <w:b/>
          <w:bCs/>
          <w:noProof/>
        </w:rPr>
        <w:t>4</w:t>
      </w:r>
      <w:r w:rsidR="00C11148" w:rsidRPr="00F01693">
        <w:rPr>
          <w:b/>
          <w:bCs/>
        </w:rPr>
        <w:fldChar w:fldCharType="end"/>
      </w:r>
      <w:r w:rsidR="00C11148" w:rsidRPr="00F01693">
        <w:rPr>
          <w:b/>
          <w:bCs/>
        </w:rPr>
        <w:t xml:space="preserve"> here]</w:t>
      </w:r>
    </w:p>
    <w:p w14:paraId="72033A49" w14:textId="77777777" w:rsidR="00AB62C0" w:rsidRPr="00F01693" w:rsidRDefault="00AB62C0" w:rsidP="00F01693"/>
    <w:p w14:paraId="5A18D845" w14:textId="386A7B96" w:rsidR="00046CE5" w:rsidRPr="00F01693" w:rsidRDefault="00A21CC8" w:rsidP="00F01693">
      <w:pPr>
        <w:pStyle w:val="Heading2"/>
      </w:pPr>
      <w:r w:rsidRPr="00F01693">
        <w:t>Indicators of vaccine uptake across England</w:t>
      </w:r>
    </w:p>
    <w:p w14:paraId="2143E797" w14:textId="348E701B" w:rsidR="00B32398" w:rsidRPr="00F01693" w:rsidRDefault="00723C3C" w:rsidP="00F01693">
      <w:r w:rsidRPr="00F01693">
        <w:t xml:space="preserve">Our series of NBM (see Equation 1) in </w:t>
      </w:r>
      <w:r w:rsidRPr="00F01693">
        <w:fldChar w:fldCharType="begin" w:fldLock="1"/>
      </w:r>
      <w:r w:rsidRPr="00F01693">
        <w:instrText xml:space="preserve"> REF _Ref89894575 \h  \* MERGEFORMAT </w:instrText>
      </w:r>
      <w:r w:rsidRPr="00F01693">
        <w:fldChar w:fldCharType="separate"/>
      </w:r>
      <w:r w:rsidRPr="00F01693">
        <w:t xml:space="preserve">Table </w:t>
      </w:r>
      <w:r w:rsidRPr="00F01693">
        <w:rPr>
          <w:noProof/>
        </w:rPr>
        <w:t>1</w:t>
      </w:r>
      <w:r w:rsidRPr="00F01693">
        <w:fldChar w:fldCharType="end"/>
      </w:r>
      <w:r w:rsidRPr="00F01693">
        <w:t xml:space="preserve"> show </w:t>
      </w:r>
      <w:r w:rsidR="005425F4" w:rsidRPr="00F01693">
        <w:t xml:space="preserve">that Model 4, which </w:t>
      </w:r>
      <w:r w:rsidRPr="00F01693">
        <w:t>includ</w:t>
      </w:r>
      <w:r w:rsidR="005425F4" w:rsidRPr="00F01693">
        <w:t>es covariates for households without access to a car, for</w:t>
      </w:r>
      <w:r w:rsidRPr="00F01693">
        <w:t xml:space="preserve"> accessibility to</w:t>
      </w:r>
      <w:r w:rsidR="005425F4" w:rsidRPr="00F01693">
        <w:t xml:space="preserve"> mass</w:t>
      </w:r>
      <w:r w:rsidRPr="00F01693">
        <w:t xml:space="preserve"> vaccination </w:t>
      </w:r>
      <w:r w:rsidR="005425F4" w:rsidRPr="00F01693">
        <w:t>centres</w:t>
      </w:r>
      <w:r w:rsidRPr="00F01693">
        <w:t xml:space="preserve"> </w:t>
      </w:r>
      <w:r w:rsidR="005425F4" w:rsidRPr="00F01693">
        <w:t>by car and public transport, as well as</w:t>
      </w:r>
      <w:r w:rsidRPr="00F01693">
        <w:t xml:space="preserve"> a measure of spatial correlation </w:t>
      </w:r>
      <w:r w:rsidR="005425F4" w:rsidRPr="00F01693">
        <w:t>of</w:t>
      </w:r>
      <w:r w:rsidRPr="00F01693">
        <w:t xml:space="preserve"> average vaccine uptake in adjacent areas </w:t>
      </w:r>
      <w:r w:rsidR="2573A491" w:rsidRPr="00F01693">
        <w:t xml:space="preserve">provides the </w:t>
      </w:r>
      <w:r w:rsidRPr="00F01693">
        <w:t xml:space="preserve">best </w:t>
      </w:r>
      <w:r w:rsidR="2573A491" w:rsidRPr="00F01693">
        <w:t>model fit.</w:t>
      </w:r>
      <w:r w:rsidR="00E4062A" w:rsidRPr="00F01693">
        <w:rPr>
          <w:rStyle w:val="FootnoteReference"/>
        </w:rPr>
        <w:footnoteReference w:id="10"/>
      </w:r>
      <w:r w:rsidR="0D4F9C9F" w:rsidRPr="00F01693">
        <w:t xml:space="preserve"> </w:t>
      </w:r>
      <w:r w:rsidR="00E4062A" w:rsidRPr="00F01693">
        <w:t>The Incidence Rate Ratios (IRR) or exponentials of the coefficients in Model 4 also confirm that</w:t>
      </w:r>
      <w:r w:rsidR="009146D7" w:rsidRPr="00F01693">
        <w:t xml:space="preserve"> all of our accessibility indicators are</w:t>
      </w:r>
      <w:r w:rsidR="00E4062A" w:rsidRPr="00F01693">
        <w:t xml:space="preserve"> significantly associated with vaccine uptake.</w:t>
      </w:r>
      <w:r w:rsidR="009146D7" w:rsidRPr="00F01693">
        <w:t xml:space="preserve"> However, </w:t>
      </w:r>
      <w:r w:rsidR="005425F4" w:rsidRPr="00F01693">
        <w:t xml:space="preserve">the effect size is small, with </w:t>
      </w:r>
      <w:r w:rsidR="007347EF" w:rsidRPr="00F01693">
        <w:t>0.8</w:t>
      </w:r>
      <w:r w:rsidR="005425F4" w:rsidRPr="00F01693">
        <w:t>% increase in vaccination rate</w:t>
      </w:r>
      <w:r w:rsidR="007347EF" w:rsidRPr="00F01693">
        <w:t xml:space="preserve"> in adults aged 25 to 50</w:t>
      </w:r>
      <w:r w:rsidR="005425F4" w:rsidRPr="00F01693">
        <w:t xml:space="preserve"> for each additional vaccination centre within 60 minutes by public transport, and a 0.6% decrease in vaccination rate for each additional vaccination centre within 45 minutes by car. The impact on vaccination rates for households without a car was greater, as a 1% increase in the share of households without a car correlates with a 2.8% decrease in vaccination uptake.</w:t>
      </w:r>
      <w:r w:rsidR="00D13BD1" w:rsidRPr="00F01693">
        <w:t xml:space="preserve"> This effect is still less, however, than the share of households in the lowest household income quintile in England, a unit change of which is associated with a 3.6% decrease in the first doses administered</w:t>
      </w:r>
      <w:r w:rsidR="007347EF" w:rsidRPr="00F01693">
        <w:t xml:space="preserve"> to the group under investigation</w:t>
      </w:r>
      <w:r w:rsidR="00D13BD1" w:rsidRPr="00F01693">
        <w:t xml:space="preserve">. </w:t>
      </w:r>
    </w:p>
    <w:p w14:paraId="45185C8E" w14:textId="77777777" w:rsidR="00B32398" w:rsidRPr="00F01693" w:rsidRDefault="00B32398" w:rsidP="00F01693">
      <w:pPr>
        <w:jc w:val="center"/>
        <w:rPr>
          <w:b/>
          <w:bCs/>
        </w:rPr>
      </w:pPr>
      <w:r w:rsidRPr="00F01693">
        <w:rPr>
          <w:b/>
          <w:bCs/>
        </w:rPr>
        <w:t xml:space="preserve">[Insert </w:t>
      </w:r>
      <w:r w:rsidRPr="00F01693">
        <w:rPr>
          <w:b/>
          <w:bCs/>
        </w:rPr>
        <w:fldChar w:fldCharType="begin" w:fldLock="1"/>
      </w:r>
      <w:r w:rsidRPr="00F01693">
        <w:rPr>
          <w:b/>
          <w:bCs/>
        </w:rPr>
        <w:instrText xml:space="preserve"> REF _Ref89894575 \h  \* MERGEFORMAT </w:instrText>
      </w:r>
      <w:r w:rsidRPr="00F01693">
        <w:rPr>
          <w:b/>
          <w:bCs/>
        </w:rPr>
      </w:r>
      <w:r w:rsidRPr="00F01693">
        <w:rPr>
          <w:b/>
          <w:bCs/>
        </w:rPr>
        <w:fldChar w:fldCharType="separate"/>
      </w:r>
      <w:r w:rsidRPr="00F01693">
        <w:rPr>
          <w:b/>
          <w:bCs/>
        </w:rPr>
        <w:t xml:space="preserve">Table </w:t>
      </w:r>
      <w:r w:rsidRPr="00F01693">
        <w:rPr>
          <w:b/>
          <w:bCs/>
          <w:noProof/>
        </w:rPr>
        <w:t>1</w:t>
      </w:r>
      <w:r w:rsidRPr="00F01693">
        <w:rPr>
          <w:b/>
          <w:bCs/>
        </w:rPr>
        <w:fldChar w:fldCharType="end"/>
      </w:r>
      <w:r w:rsidRPr="00F01693">
        <w:rPr>
          <w:b/>
          <w:bCs/>
        </w:rPr>
        <w:t xml:space="preserve"> here]</w:t>
      </w:r>
    </w:p>
    <w:p w14:paraId="52A37F1D" w14:textId="77777777" w:rsidR="001D0626" w:rsidRPr="00F01693" w:rsidRDefault="00B32398" w:rsidP="00F01693">
      <w:r w:rsidRPr="00F01693">
        <w:fldChar w:fldCharType="begin" w:fldLock="1"/>
      </w:r>
      <w:r w:rsidRPr="00F01693">
        <w:instrText xml:space="preserve"> REF _Ref89894575 \h  \* MERGEFORMAT </w:instrText>
      </w:r>
      <w:r w:rsidRPr="00F01693">
        <w:fldChar w:fldCharType="end"/>
      </w:r>
      <w:r w:rsidR="7B8C5DCD" w:rsidRPr="00F01693">
        <w:t xml:space="preserve"> </w:t>
      </w:r>
    </w:p>
    <w:p w14:paraId="70C34FFF" w14:textId="3E8C30E0" w:rsidR="00046CE5" w:rsidRPr="00F01693" w:rsidRDefault="007347EF" w:rsidP="00F01693">
      <w:pPr>
        <w:rPr>
          <w:noProof/>
        </w:rPr>
      </w:pPr>
      <w:r w:rsidRPr="00F01693">
        <w:t xml:space="preserve">Table 1 confirms that the </w:t>
      </w:r>
      <w:r w:rsidR="04470636" w:rsidRPr="00F01693">
        <w:t xml:space="preserve">wide array of factors </w:t>
      </w:r>
      <w:r w:rsidRPr="00F01693">
        <w:t xml:space="preserve">unrelated to accessibility, such as inequalities in education levels, occupation types, and household income, </w:t>
      </w:r>
      <w:r w:rsidR="0071341D" w:rsidRPr="00F01693">
        <w:t xml:space="preserve">have a greater </w:t>
      </w:r>
      <w:r w:rsidR="53180A16" w:rsidRPr="00F01693">
        <w:t>influenc</w:t>
      </w:r>
      <w:r w:rsidRPr="00F01693">
        <w:t>e</w:t>
      </w:r>
      <w:r w:rsidR="0071341D" w:rsidRPr="00F01693">
        <w:t xml:space="preserve"> on</w:t>
      </w:r>
      <w:r w:rsidR="53180A16" w:rsidRPr="00F01693">
        <w:t xml:space="preserve"> </w:t>
      </w:r>
      <w:r w:rsidR="6F3DC1E3" w:rsidRPr="00F01693">
        <w:t>spatial variation in vaccination rates</w:t>
      </w:r>
      <w:r w:rsidR="1AD9BB49" w:rsidRPr="00F01693">
        <w:t xml:space="preserve"> </w:t>
      </w:r>
      <w:r w:rsidR="5FAB507C" w:rsidRPr="00F01693">
        <w:rPr>
          <w:noProof/>
        </w:rPr>
        <w:t>(Pereira et al., 2021</w:t>
      </w:r>
      <w:r w:rsidRPr="00F01693">
        <w:rPr>
          <w:noProof/>
        </w:rPr>
        <w:t>). As discussed in the literature</w:t>
      </w:r>
      <w:r w:rsidR="0E50DBED" w:rsidRPr="00F01693">
        <w:t>,</w:t>
      </w:r>
      <w:r w:rsidR="3E8B859E" w:rsidRPr="00F01693">
        <w:t xml:space="preserve"> </w:t>
      </w:r>
      <w:r w:rsidR="0071341D" w:rsidRPr="00F01693">
        <w:t xml:space="preserve">greater proportions </w:t>
      </w:r>
      <w:r w:rsidR="3E8B859E" w:rsidRPr="00F01693">
        <w:t>of low-income households</w:t>
      </w:r>
      <w:r w:rsidR="092B5E25" w:rsidRPr="00F01693">
        <w:t xml:space="preserve"> and minority ethnic groups</w:t>
      </w:r>
      <w:r w:rsidR="00444836" w:rsidRPr="00F01693">
        <w:t xml:space="preserve"> </w:t>
      </w:r>
      <w:r w:rsidR="4CDCDBFC" w:rsidRPr="00F01693">
        <w:t xml:space="preserve">are associated with </w:t>
      </w:r>
      <w:r w:rsidRPr="00F01693">
        <w:t>lower vaccination rates</w:t>
      </w:r>
      <w:r w:rsidR="3E8B859E" w:rsidRPr="00F01693">
        <w:t>,</w:t>
      </w:r>
      <w:r w:rsidR="00444836" w:rsidRPr="00F01693">
        <w:t xml:space="preserve"> whilst</w:t>
      </w:r>
      <w:r w:rsidR="0071341D" w:rsidRPr="00F01693">
        <w:t xml:space="preserve"> more </w:t>
      </w:r>
      <w:r w:rsidR="77361D01" w:rsidRPr="00F01693">
        <w:t>high</w:t>
      </w:r>
      <w:r w:rsidR="0071341D" w:rsidRPr="00F01693">
        <w:t>ly</w:t>
      </w:r>
      <w:r w:rsidR="77361D01" w:rsidRPr="00F01693">
        <w:t xml:space="preserve"> educat</w:t>
      </w:r>
      <w:r w:rsidR="0071341D" w:rsidRPr="00F01693">
        <w:t>ed residents</w:t>
      </w:r>
      <w:r w:rsidR="77361D01" w:rsidRPr="00F01693">
        <w:t xml:space="preserve">, </w:t>
      </w:r>
      <w:r w:rsidR="6D8B134D" w:rsidRPr="00F01693">
        <w:t xml:space="preserve">who are at least </w:t>
      </w:r>
      <w:r w:rsidR="77361D01" w:rsidRPr="00F01693">
        <w:t xml:space="preserve">lower middle class, </w:t>
      </w:r>
      <w:r w:rsidR="0071341D" w:rsidRPr="00F01693">
        <w:t>or more</w:t>
      </w:r>
      <w:r w:rsidR="5BDC2313" w:rsidRPr="00F01693">
        <w:t xml:space="preserve"> </w:t>
      </w:r>
      <w:r w:rsidR="77361D01" w:rsidRPr="00F01693">
        <w:t xml:space="preserve">part-time workers, </w:t>
      </w:r>
      <w:r w:rsidR="0071341D" w:rsidRPr="00F01693">
        <w:t>and a</w:t>
      </w:r>
      <w:r w:rsidR="63B25F40" w:rsidRPr="00F01693">
        <w:t xml:space="preserve"> higher </w:t>
      </w:r>
      <w:r w:rsidR="77361D01" w:rsidRPr="00F01693">
        <w:t>median age</w:t>
      </w:r>
      <w:r w:rsidR="3972EDAF" w:rsidRPr="00F01693">
        <w:t xml:space="preserve"> </w:t>
      </w:r>
      <w:r w:rsidR="5847C882" w:rsidRPr="00F01693">
        <w:t>are significantly associated with increased vaccination rates.</w:t>
      </w:r>
      <w:r w:rsidR="00224CC3" w:rsidRPr="00F01693">
        <w:t xml:space="preserve"> And yet, our results demonstrate that the greatest effect, at 6.3% increase, on vaccination uptake in any MSOA</w:t>
      </w:r>
      <w:r w:rsidR="0071341D" w:rsidRPr="00F01693">
        <w:t xml:space="preserve"> was a high vaccination rate in a neighbouring MSOA</w:t>
      </w:r>
      <w:r w:rsidR="00224CC3" w:rsidRPr="00F01693">
        <w:t>. To control for this in such a way as to gain further insight into where accessibility indicators or socio-demographic characteristics are mo</w:t>
      </w:r>
      <w:r w:rsidR="0071341D" w:rsidRPr="00F01693">
        <w:t>re</w:t>
      </w:r>
      <w:r w:rsidR="00224CC3" w:rsidRPr="00F01693">
        <w:t xml:space="preserve"> relevant at a neighbourhood level, we </w:t>
      </w:r>
      <w:r w:rsidR="7E4DC4F3" w:rsidRPr="00F01693">
        <w:t>employ</w:t>
      </w:r>
      <w:r w:rsidR="1FC5828D" w:rsidRPr="00F01693">
        <w:t xml:space="preserve"> a spatially clustered </w:t>
      </w:r>
      <w:r w:rsidR="0071341D" w:rsidRPr="00F01693">
        <w:t>model</w:t>
      </w:r>
      <w:r w:rsidR="00A21CC8" w:rsidRPr="00F01693">
        <w:t>.</w:t>
      </w:r>
    </w:p>
    <w:p w14:paraId="0FE0F036" w14:textId="77777777" w:rsidR="32E0CAEE" w:rsidRPr="00F01693" w:rsidRDefault="32E0CAEE" w:rsidP="00F01693"/>
    <w:p w14:paraId="436C03C9" w14:textId="5A2672C6" w:rsidR="00046CE5" w:rsidRPr="00F01693" w:rsidRDefault="00A21CC8" w:rsidP="00F01693">
      <w:pPr>
        <w:pStyle w:val="Heading2"/>
      </w:pPr>
      <w:r w:rsidRPr="00F01693">
        <w:t>Indicators of vaccine uptake at the neighbourhood level</w:t>
      </w:r>
    </w:p>
    <w:p w14:paraId="0451EC1C" w14:textId="6C741B2A" w:rsidR="00A21CC8" w:rsidRPr="00F01693" w:rsidRDefault="00A21CC8" w:rsidP="00F01693">
      <w:r w:rsidRPr="00F01693">
        <w:t xml:space="preserve">Our SFCR model results </w:t>
      </w:r>
      <w:r w:rsidR="00204561" w:rsidRPr="00F01693">
        <w:t xml:space="preserve">in </w:t>
      </w:r>
      <w:r w:rsidR="00204561" w:rsidRPr="00F01693">
        <w:rPr>
          <w:highlight w:val="yellow"/>
        </w:rPr>
        <w:fldChar w:fldCharType="begin" w:fldLock="1"/>
      </w:r>
      <w:r w:rsidR="00204561" w:rsidRPr="00F01693">
        <w:instrText xml:space="preserve"> REF _Ref90857090 \h </w:instrText>
      </w:r>
      <w:r w:rsidR="00204561" w:rsidRPr="00F01693">
        <w:rPr>
          <w:highlight w:val="yellow"/>
        </w:rPr>
        <w:instrText xml:space="preserve"> \* MERGEFORMAT </w:instrText>
      </w:r>
      <w:r w:rsidR="00204561" w:rsidRPr="00F01693">
        <w:rPr>
          <w:highlight w:val="yellow"/>
        </w:rPr>
      </w:r>
      <w:r w:rsidR="00204561" w:rsidRPr="00F01693">
        <w:rPr>
          <w:highlight w:val="yellow"/>
        </w:rPr>
        <w:fldChar w:fldCharType="separate"/>
      </w:r>
      <w:r w:rsidR="00204561" w:rsidRPr="00F01693">
        <w:t xml:space="preserve">Table </w:t>
      </w:r>
      <w:r w:rsidR="00204561" w:rsidRPr="00F01693">
        <w:rPr>
          <w:noProof/>
        </w:rPr>
        <w:t>2</w:t>
      </w:r>
      <w:r w:rsidR="00204561" w:rsidRPr="00F01693">
        <w:rPr>
          <w:highlight w:val="yellow"/>
        </w:rPr>
        <w:fldChar w:fldCharType="end"/>
      </w:r>
      <w:r w:rsidR="00204561" w:rsidRPr="00F01693">
        <w:t xml:space="preserve"> s</w:t>
      </w:r>
      <w:r w:rsidRPr="00F01693">
        <w:t xml:space="preserve">how that all 12 covariates are significant for every cluster, but their relationship to vaccine uptake differs across </w:t>
      </w:r>
      <w:r w:rsidR="00BE7E2C" w:rsidRPr="00F01693">
        <w:t>our</w:t>
      </w:r>
      <w:r w:rsidRPr="00F01693">
        <w:t xml:space="preserve"> seven clusters </w:t>
      </w:r>
      <w:r w:rsidRPr="00F01693">
        <w:rPr>
          <w:noProof/>
        </w:rPr>
        <w:t>(Bavel et al., 2020; Viswanath et al., 2021; Whitehead et al., 2021)</w:t>
      </w:r>
      <w:r w:rsidRPr="00F01693">
        <w:t>.</w:t>
      </w:r>
      <w:r w:rsidR="00204561" w:rsidRPr="00F01693">
        <w:t xml:space="preserve"> The share of no-car households is negatively associated with vaccine uptake across all clusters, although the effect size varies greatly from a 7.8% decrease in vaccination rate in cluster G7 to a 0.9% decrease in cluster G3 for each additional 1% of households without access to a car. Meanwhile, increased accessibility by car and public transport are each positively associated with vaccine uptake in three clusters, and negatively associated in four. </w:t>
      </w:r>
      <w:r w:rsidR="00BE7E2C" w:rsidRPr="00F01693">
        <w:t>H</w:t>
      </w:r>
      <w:r w:rsidR="00204561" w:rsidRPr="00F01693">
        <w:t xml:space="preserve">aving more vaccination centres accessible by public transport only has a significant positive relationship with vaccine uptake </w:t>
      </w:r>
      <w:r w:rsidR="00BE7E2C" w:rsidRPr="00F01693">
        <w:t>in</w:t>
      </w:r>
      <w:r w:rsidR="00204561" w:rsidRPr="00F01693">
        <w:t xml:space="preserve"> about 40% of England’s MSOAs (see Table 3 for number of MSOAs per cluster). </w:t>
      </w:r>
    </w:p>
    <w:p w14:paraId="4D648C18" w14:textId="77777777" w:rsidR="6A294793" w:rsidRPr="00F01693" w:rsidRDefault="6A294793" w:rsidP="00F01693"/>
    <w:p w14:paraId="255F5B5F" w14:textId="77777777" w:rsidR="1027087C" w:rsidRPr="00F01693" w:rsidRDefault="1027087C" w:rsidP="00F01693">
      <w:pPr>
        <w:jc w:val="center"/>
        <w:rPr>
          <w:b/>
          <w:bCs/>
        </w:rPr>
      </w:pPr>
      <w:r w:rsidRPr="00F01693">
        <w:rPr>
          <w:b/>
          <w:bCs/>
        </w:rPr>
        <w:t xml:space="preserve">[Insert </w:t>
      </w:r>
      <w:r w:rsidRPr="00F01693">
        <w:rPr>
          <w:b/>
          <w:bCs/>
        </w:rPr>
        <w:fldChar w:fldCharType="begin" w:fldLock="1"/>
      </w:r>
      <w:r w:rsidRPr="00F01693">
        <w:rPr>
          <w:b/>
          <w:bCs/>
        </w:rPr>
        <w:instrText xml:space="preserve"> REF _Ref90857090 \h  \* MERGEFORMAT </w:instrText>
      </w:r>
      <w:r w:rsidRPr="00F01693">
        <w:rPr>
          <w:b/>
          <w:bCs/>
        </w:rPr>
      </w:r>
      <w:r w:rsidRPr="00F01693">
        <w:rPr>
          <w:b/>
          <w:bCs/>
        </w:rPr>
        <w:fldChar w:fldCharType="separate"/>
      </w:r>
      <w:r w:rsidRPr="00F01693">
        <w:rPr>
          <w:b/>
          <w:bCs/>
        </w:rPr>
        <w:t xml:space="preserve">Table </w:t>
      </w:r>
      <w:r w:rsidRPr="00F01693">
        <w:rPr>
          <w:b/>
          <w:bCs/>
          <w:noProof/>
        </w:rPr>
        <w:t>2</w:t>
      </w:r>
      <w:r w:rsidRPr="00F01693">
        <w:rPr>
          <w:b/>
          <w:bCs/>
        </w:rPr>
        <w:fldChar w:fldCharType="end"/>
      </w:r>
      <w:r w:rsidRPr="00F01693">
        <w:rPr>
          <w:b/>
          <w:bCs/>
        </w:rPr>
        <w:t xml:space="preserve"> here]</w:t>
      </w:r>
    </w:p>
    <w:p w14:paraId="56411F81" w14:textId="77777777" w:rsidR="6A294793" w:rsidRPr="00F01693" w:rsidRDefault="6A294793" w:rsidP="00F01693"/>
    <w:p w14:paraId="35EAD803" w14:textId="4CA52ED2" w:rsidR="00FB16EA" w:rsidRPr="00F01693" w:rsidRDefault="65B2F332" w:rsidP="00F01693">
      <w:r w:rsidRPr="00F01693">
        <w:rPr>
          <w:noProof/>
        </w:rPr>
        <w:t xml:space="preserve">To better understand the results in </w:t>
      </w:r>
      <w:r w:rsidR="00096AEB" w:rsidRPr="00F01693">
        <w:rPr>
          <w:noProof/>
        </w:rPr>
        <w:fldChar w:fldCharType="begin" w:fldLock="1"/>
      </w:r>
      <w:r w:rsidR="00096AEB" w:rsidRPr="00F01693">
        <w:rPr>
          <w:noProof/>
        </w:rPr>
        <w:instrText xml:space="preserve"> REF _Ref90857090 \h </w:instrText>
      </w:r>
      <w:r w:rsidR="000B077D" w:rsidRPr="00F01693">
        <w:rPr>
          <w:noProof/>
        </w:rPr>
        <w:instrText xml:space="preserve"> \* MERGEFORMAT </w:instrText>
      </w:r>
      <w:r w:rsidR="00096AEB" w:rsidRPr="00F01693">
        <w:rPr>
          <w:noProof/>
        </w:rPr>
      </w:r>
      <w:r w:rsidR="00096AEB" w:rsidRPr="00F01693">
        <w:rPr>
          <w:noProof/>
        </w:rPr>
        <w:fldChar w:fldCharType="separate"/>
      </w:r>
      <w:r w:rsidR="00096AEB" w:rsidRPr="00F01693">
        <w:t xml:space="preserve">Table </w:t>
      </w:r>
      <w:r w:rsidR="00096AEB" w:rsidRPr="00F01693">
        <w:rPr>
          <w:noProof/>
        </w:rPr>
        <w:t>2</w:t>
      </w:r>
      <w:r w:rsidR="00096AEB" w:rsidRPr="00F01693">
        <w:rPr>
          <w:noProof/>
        </w:rPr>
        <w:fldChar w:fldCharType="end"/>
      </w:r>
      <w:r w:rsidRPr="00F01693">
        <w:rPr>
          <w:noProof/>
        </w:rPr>
        <w:t xml:space="preserve">, the seven clusters are mapped in </w:t>
      </w:r>
      <w:r w:rsidRPr="00F01693">
        <w:fldChar w:fldCharType="begin" w:fldLock="1"/>
      </w:r>
      <w:r w:rsidRPr="00F01693">
        <w:instrText xml:space="preserve"> REF _Ref88497998 \h  \* MERGEFORMAT </w:instrText>
      </w:r>
      <w:r w:rsidRPr="00F01693">
        <w:fldChar w:fldCharType="separate"/>
      </w:r>
      <w:r w:rsidR="1027087C" w:rsidRPr="00F01693">
        <w:t xml:space="preserve">Figure </w:t>
      </w:r>
      <w:r w:rsidR="1027087C" w:rsidRPr="00F01693">
        <w:rPr>
          <w:noProof/>
        </w:rPr>
        <w:t>5</w:t>
      </w:r>
      <w:r w:rsidRPr="00F01693">
        <w:fldChar w:fldCharType="end"/>
      </w:r>
      <w:r w:rsidR="0B32D086" w:rsidRPr="00F01693">
        <w:t>, which</w:t>
      </w:r>
      <w:r w:rsidR="1027087C" w:rsidRPr="00F01693">
        <w:t xml:space="preserve"> illustrates the</w:t>
      </w:r>
      <w:r w:rsidR="7A1785F3" w:rsidRPr="00F01693">
        <w:t>ir</w:t>
      </w:r>
      <w:r w:rsidR="1027087C" w:rsidRPr="00F01693">
        <w:t xml:space="preserve"> spatial distribution</w:t>
      </w:r>
      <w:r w:rsidR="00204561" w:rsidRPr="00F01693">
        <w:t>, and can be summarised thus:</w:t>
      </w:r>
    </w:p>
    <w:p w14:paraId="65CF4DEA" w14:textId="59697744" w:rsidR="00FB16EA" w:rsidRPr="00F01693" w:rsidRDefault="00204561" w:rsidP="00F01693">
      <w:pPr>
        <w:pStyle w:val="ListParagraph"/>
        <w:numPr>
          <w:ilvl w:val="0"/>
          <w:numId w:val="24"/>
        </w:numPr>
      </w:pPr>
      <w:r w:rsidRPr="00F01693">
        <w:t>Cluster G1 is most prominent in the East and West Midlands</w:t>
      </w:r>
      <w:r w:rsidR="00836DAE" w:rsidRPr="00F01693">
        <w:t>, in both rural and urban areas.</w:t>
      </w:r>
    </w:p>
    <w:p w14:paraId="0859264A" w14:textId="79A7BD4B" w:rsidR="00CE5E89" w:rsidRPr="00F01693" w:rsidRDefault="00E3098D" w:rsidP="00F01693">
      <w:pPr>
        <w:pStyle w:val="ListParagraph"/>
        <w:numPr>
          <w:ilvl w:val="0"/>
          <w:numId w:val="24"/>
        </w:numPr>
      </w:pPr>
      <w:r w:rsidRPr="00F01693">
        <w:t xml:space="preserve">Cluster G2 </w:t>
      </w:r>
      <w:r w:rsidR="004A16E8" w:rsidRPr="00F01693">
        <w:t>is focused in southern England, including</w:t>
      </w:r>
      <w:r w:rsidRPr="00F01693">
        <w:t xml:space="preserve"> large rural </w:t>
      </w:r>
      <w:r w:rsidR="6D291110" w:rsidRPr="00F01693">
        <w:t xml:space="preserve">MSOAs </w:t>
      </w:r>
      <w:r w:rsidR="003D4048" w:rsidRPr="00F01693">
        <w:t>in</w:t>
      </w:r>
      <w:r w:rsidR="42E8BEA0" w:rsidRPr="00F01693">
        <w:t xml:space="preserve"> Wiltshire, Gloucestershire, Somerset and Dorset, </w:t>
      </w:r>
      <w:r w:rsidRPr="00F01693">
        <w:t xml:space="preserve">as well as </w:t>
      </w:r>
      <w:r w:rsidR="3CB22E6A" w:rsidRPr="00F01693">
        <w:t>urban neighbourhoods</w:t>
      </w:r>
      <w:r w:rsidRPr="00F01693">
        <w:t xml:space="preserve"> </w:t>
      </w:r>
      <w:r w:rsidR="00C63516" w:rsidRPr="00F01693">
        <w:t>across</w:t>
      </w:r>
      <w:r w:rsidRPr="00F01693">
        <w:t xml:space="preserve"> most of </w:t>
      </w:r>
      <w:r w:rsidR="609A2390" w:rsidRPr="00F01693">
        <w:t>Bristol</w:t>
      </w:r>
      <w:r w:rsidR="00C63516" w:rsidRPr="00F01693">
        <w:t xml:space="preserve"> and</w:t>
      </w:r>
      <w:r w:rsidR="609A2390" w:rsidRPr="00F01693">
        <w:t xml:space="preserve"> Southampton / Portsmouth</w:t>
      </w:r>
      <w:r w:rsidR="046669CA" w:rsidRPr="00F01693">
        <w:t>.</w:t>
      </w:r>
    </w:p>
    <w:p w14:paraId="0B8298BE" w14:textId="53BA5902" w:rsidR="00FB16EA" w:rsidRPr="00F01693" w:rsidRDefault="00CE5E89" w:rsidP="00F01693">
      <w:pPr>
        <w:pStyle w:val="ListParagraph"/>
        <w:numPr>
          <w:ilvl w:val="0"/>
          <w:numId w:val="24"/>
        </w:numPr>
      </w:pPr>
      <w:r w:rsidRPr="00F01693">
        <w:t>Cluster G3 includes a plurality of MSOAs in Greater London</w:t>
      </w:r>
      <w:r w:rsidR="00BC2D43" w:rsidRPr="00F01693">
        <w:t xml:space="preserve"> and surrounding areas of the South East.</w:t>
      </w:r>
    </w:p>
    <w:p w14:paraId="724A0990" w14:textId="2AECC990" w:rsidR="00FB16EA" w:rsidRPr="00F01693" w:rsidRDefault="080E5933" w:rsidP="00F01693">
      <w:pPr>
        <w:pStyle w:val="ListParagraph"/>
        <w:numPr>
          <w:ilvl w:val="0"/>
          <w:numId w:val="24"/>
        </w:numPr>
      </w:pPr>
      <w:r w:rsidRPr="00F01693">
        <w:t xml:space="preserve">MSOAs in </w:t>
      </w:r>
      <w:r w:rsidR="046669CA" w:rsidRPr="00F01693">
        <w:t xml:space="preserve">G4 </w:t>
      </w:r>
      <w:r w:rsidR="76846F42" w:rsidRPr="00F01693">
        <w:t xml:space="preserve">are quite widely distributed across England, from </w:t>
      </w:r>
      <w:r w:rsidR="00BE7E2C" w:rsidRPr="00F01693">
        <w:t xml:space="preserve">urban </w:t>
      </w:r>
      <w:r w:rsidR="2D2E4E4C" w:rsidRPr="00F01693">
        <w:t xml:space="preserve">Middlesbrough and Darlington in the Northeast, through </w:t>
      </w:r>
      <w:r w:rsidR="00BA15AE" w:rsidRPr="00F01693">
        <w:t>sub</w:t>
      </w:r>
      <w:r w:rsidR="1824414E" w:rsidRPr="00F01693">
        <w:t xml:space="preserve">urban areas </w:t>
      </w:r>
      <w:r w:rsidR="00BA15AE" w:rsidRPr="00F01693">
        <w:t>in</w:t>
      </w:r>
      <w:r w:rsidR="1824414E" w:rsidRPr="00F01693">
        <w:t xml:space="preserve"> the North West and </w:t>
      </w:r>
      <w:r w:rsidR="00BA15AE" w:rsidRPr="00F01693">
        <w:t xml:space="preserve">West </w:t>
      </w:r>
      <w:r w:rsidR="1824414E" w:rsidRPr="00F01693">
        <w:t xml:space="preserve">Midlands, to the mostly rural areas of </w:t>
      </w:r>
      <w:r w:rsidR="00BC2D43" w:rsidRPr="00F01693">
        <w:t>Norfolk, Suffolk and Kent in the East.</w:t>
      </w:r>
    </w:p>
    <w:p w14:paraId="613DC2FE" w14:textId="376A8FEC" w:rsidR="00AE0C6F" w:rsidRPr="00F01693" w:rsidRDefault="00AE0C6F" w:rsidP="00F01693">
      <w:pPr>
        <w:pStyle w:val="ListParagraph"/>
        <w:numPr>
          <w:ilvl w:val="0"/>
          <w:numId w:val="24"/>
        </w:numPr>
      </w:pPr>
      <w:r w:rsidRPr="00F01693">
        <w:t>Cluster</w:t>
      </w:r>
      <w:r w:rsidR="00C04B9F" w:rsidRPr="00F01693">
        <w:t xml:space="preserve"> G5 includes large parts of the North West, both in rural Cumbria and urban neighbourhoods in Manchester and Liverpool</w:t>
      </w:r>
      <w:r w:rsidR="0007044A" w:rsidRPr="00F01693">
        <w:t>, as well as scattered parts of Gloucestershire, counties around London, and neighbourhoods in inner East London.</w:t>
      </w:r>
    </w:p>
    <w:p w14:paraId="48ABB97E" w14:textId="4E29F1A3" w:rsidR="00C04B9F" w:rsidRPr="00F01693" w:rsidRDefault="00C04B9F" w:rsidP="00F01693">
      <w:pPr>
        <w:pStyle w:val="ListParagraph"/>
        <w:numPr>
          <w:ilvl w:val="0"/>
          <w:numId w:val="24"/>
        </w:numPr>
      </w:pPr>
      <w:r w:rsidRPr="00F01693">
        <w:t xml:space="preserve">MSOAs in cluster G6 are </w:t>
      </w:r>
      <w:r w:rsidR="00BE7E2C" w:rsidRPr="00F01693">
        <w:t>concentrated</w:t>
      </w:r>
      <w:r w:rsidRPr="00F01693">
        <w:t xml:space="preserve"> in the North East, again in both rural areas like the Yorkshire Dales and Northumbria and urban areas such as Leeds and Newcastle.</w:t>
      </w:r>
    </w:p>
    <w:p w14:paraId="7A97B9E2" w14:textId="25E6CD47" w:rsidR="00C04B9F" w:rsidRPr="00F01693" w:rsidRDefault="00BE7E2C" w:rsidP="00F01693">
      <w:pPr>
        <w:pStyle w:val="ListParagraph"/>
        <w:numPr>
          <w:ilvl w:val="0"/>
          <w:numId w:val="24"/>
        </w:numPr>
      </w:pPr>
      <w:r w:rsidRPr="00F01693">
        <w:t>C</w:t>
      </w:r>
      <w:r w:rsidR="00C04B9F" w:rsidRPr="00F01693">
        <w:t xml:space="preserve">luster G7 dominates the mainly rural </w:t>
      </w:r>
      <w:r w:rsidRPr="00F01693">
        <w:t xml:space="preserve">South West </w:t>
      </w:r>
      <w:r w:rsidR="00C04B9F" w:rsidRPr="00F01693">
        <w:t>counties of Devon and Cornwall</w:t>
      </w:r>
      <w:r w:rsidR="0007044A" w:rsidRPr="00F01693">
        <w:t>, but also includes the City of London</w:t>
      </w:r>
      <w:r w:rsidRPr="00F01693">
        <w:t>,</w:t>
      </w:r>
      <w:r w:rsidR="000A5CD3" w:rsidRPr="00F01693">
        <w:t xml:space="preserve"> some of its surrounding neighbourhoods and </w:t>
      </w:r>
      <w:r w:rsidR="0007044A" w:rsidRPr="00F01693">
        <w:t>large parts of Croydon and Hounslow</w:t>
      </w:r>
      <w:r w:rsidR="00C04B9F" w:rsidRPr="00F01693">
        <w:t>.</w:t>
      </w:r>
    </w:p>
    <w:p w14:paraId="2E400F11" w14:textId="77777777" w:rsidR="00810A07" w:rsidRPr="00F01693" w:rsidRDefault="00810A07" w:rsidP="00F01693"/>
    <w:p w14:paraId="6A8ED68A" w14:textId="77777777" w:rsidR="00810A07" w:rsidRPr="00F01693" w:rsidRDefault="00810A07" w:rsidP="00F01693">
      <w:pPr>
        <w:jc w:val="center"/>
        <w:rPr>
          <w:b/>
          <w:bCs/>
        </w:rPr>
      </w:pPr>
      <w:r w:rsidRPr="00F01693">
        <w:rPr>
          <w:b/>
          <w:bCs/>
        </w:rPr>
        <w:t xml:space="preserve">[Insert </w:t>
      </w:r>
      <w:r w:rsidRPr="00F01693">
        <w:rPr>
          <w:b/>
          <w:bCs/>
        </w:rPr>
        <w:fldChar w:fldCharType="begin" w:fldLock="1"/>
      </w:r>
      <w:r w:rsidRPr="00F01693">
        <w:rPr>
          <w:b/>
          <w:bCs/>
        </w:rPr>
        <w:instrText xml:space="preserve"> REF _Ref88497998 \h  \* MERGEFORMAT </w:instrText>
      </w:r>
      <w:r w:rsidRPr="00F01693">
        <w:rPr>
          <w:b/>
          <w:bCs/>
        </w:rPr>
      </w:r>
      <w:r w:rsidRPr="00F01693">
        <w:rPr>
          <w:b/>
          <w:bCs/>
        </w:rPr>
        <w:fldChar w:fldCharType="separate"/>
      </w:r>
      <w:r w:rsidR="0000155B" w:rsidRPr="00F01693">
        <w:rPr>
          <w:b/>
          <w:bCs/>
        </w:rPr>
        <w:t xml:space="preserve">Figure </w:t>
      </w:r>
      <w:r w:rsidR="0000155B" w:rsidRPr="00F01693">
        <w:rPr>
          <w:b/>
          <w:bCs/>
          <w:noProof/>
        </w:rPr>
        <w:t>5</w:t>
      </w:r>
      <w:r w:rsidRPr="00F01693">
        <w:rPr>
          <w:b/>
          <w:bCs/>
        </w:rPr>
        <w:fldChar w:fldCharType="end"/>
      </w:r>
      <w:r w:rsidRPr="00F01693">
        <w:rPr>
          <w:b/>
          <w:bCs/>
        </w:rPr>
        <w:t xml:space="preserve"> here]</w:t>
      </w:r>
    </w:p>
    <w:p w14:paraId="04C96466" w14:textId="77777777" w:rsidR="00810A07" w:rsidRPr="00F01693" w:rsidRDefault="00810A07" w:rsidP="00F01693"/>
    <w:p w14:paraId="6F33BF0A" w14:textId="4DFAF1BD" w:rsidR="00D54A61" w:rsidRPr="00F01693" w:rsidRDefault="00C04B9F" w:rsidP="00F01693">
      <w:r w:rsidRPr="00F01693">
        <w:t>Despite th</w:t>
      </w:r>
      <w:r w:rsidR="00D54A61" w:rsidRPr="00F01693">
        <w:t>e clusters mainly being focused in particular regions of the country, one can find MSOAs in each cluster in other regions of England as well, and all seven clusters include some MSOAs in London. Therefore, the spatial relationships captured by the model are not simply regional, nor do they follow clear rural-urban divides. Furthermore, when considering the coefficients in Table 2, it is not clear</w:t>
      </w:r>
      <w:r w:rsidR="00ED2A46" w:rsidRPr="00F01693">
        <w:t>, for example,</w:t>
      </w:r>
      <w:r w:rsidR="00D54A61" w:rsidRPr="00F01693">
        <w:t xml:space="preserve"> </w:t>
      </w:r>
      <w:r w:rsidR="00ED2A46" w:rsidRPr="00F01693">
        <w:t xml:space="preserve">why </w:t>
      </w:r>
      <w:r w:rsidRPr="00F01693">
        <w:t xml:space="preserve">accessibility to public transport </w:t>
      </w:r>
      <w:r w:rsidR="008F4226" w:rsidRPr="00F01693">
        <w:t xml:space="preserve">is </w:t>
      </w:r>
      <w:r w:rsidRPr="00F01693">
        <w:t>significant to higher rates of vaccination</w:t>
      </w:r>
      <w:r w:rsidR="00D54A61" w:rsidRPr="00F01693">
        <w:t xml:space="preserve"> </w:t>
      </w:r>
      <w:r w:rsidR="008F4226" w:rsidRPr="00F01693">
        <w:t>in clusters G1, G5 and G7, but to lower rates of vaccination in</w:t>
      </w:r>
      <w:r w:rsidRPr="00F01693">
        <w:t xml:space="preserve"> the other four clusters.</w:t>
      </w:r>
      <w:r w:rsidR="00D54A61" w:rsidRPr="00F01693">
        <w:t xml:space="preserve"> </w:t>
      </w:r>
      <w:r w:rsidR="004126C8" w:rsidRPr="00F01693">
        <w:t xml:space="preserve">To explore this further, </w:t>
      </w:r>
      <w:r w:rsidR="00D54A61" w:rsidRPr="00F01693">
        <w:t xml:space="preserve">in </w:t>
      </w:r>
      <w:r w:rsidR="00D54A61" w:rsidRPr="00F01693">
        <w:fldChar w:fldCharType="begin" w:fldLock="1"/>
      </w:r>
      <w:r w:rsidR="00D54A61" w:rsidRPr="00F01693">
        <w:instrText xml:space="preserve"> REF _Ref90857090 \h  \* MERGEFORMAT </w:instrText>
      </w:r>
      <w:r w:rsidR="00D54A61" w:rsidRPr="00F01693">
        <w:fldChar w:fldCharType="end"/>
      </w:r>
      <w:r w:rsidR="00D54A61" w:rsidRPr="00F01693">
        <w:fldChar w:fldCharType="begin" w:fldLock="1"/>
      </w:r>
      <w:r w:rsidR="00D54A61" w:rsidRPr="00F01693">
        <w:instrText xml:space="preserve"> REF _Ref91799104 \h  \* MERGEFORMAT </w:instrText>
      </w:r>
      <w:r w:rsidR="00D54A61" w:rsidRPr="00F01693">
        <w:fldChar w:fldCharType="separate"/>
      </w:r>
      <w:r w:rsidR="00D54A61" w:rsidRPr="00F01693">
        <w:t xml:space="preserve">Table </w:t>
      </w:r>
      <w:r w:rsidR="00D54A61" w:rsidRPr="00F01693">
        <w:rPr>
          <w:noProof/>
        </w:rPr>
        <w:t>3</w:t>
      </w:r>
      <w:r w:rsidR="00D54A61" w:rsidRPr="00F01693">
        <w:fldChar w:fldCharType="end"/>
      </w:r>
      <w:r w:rsidR="00D54A61" w:rsidRPr="00F01693">
        <w:t xml:space="preserve"> </w:t>
      </w:r>
      <w:r w:rsidR="737854D7" w:rsidRPr="00F01693">
        <w:t xml:space="preserve">we compare vaccination rates for each cluster to </w:t>
      </w:r>
      <w:r w:rsidR="00B067E6" w:rsidRPr="00F01693">
        <w:t>the</w:t>
      </w:r>
      <w:r w:rsidR="004126C8" w:rsidRPr="00F01693">
        <w:t xml:space="preserve"> number of </w:t>
      </w:r>
      <w:r w:rsidR="00B067E6" w:rsidRPr="00F01693">
        <w:t xml:space="preserve">MSOAs </w:t>
      </w:r>
      <w:r w:rsidR="00D54A61" w:rsidRPr="00F01693">
        <w:t>and</w:t>
      </w:r>
      <w:r w:rsidR="00B067E6" w:rsidRPr="00F01693">
        <w:t xml:space="preserve"> </w:t>
      </w:r>
      <w:r w:rsidR="737854D7" w:rsidRPr="00F01693">
        <w:t>mass vaccination centres</w:t>
      </w:r>
      <w:r w:rsidR="00B067E6" w:rsidRPr="00F01693">
        <w:t xml:space="preserve"> in that cluster in total and in proportion to the population, as well as their accessibility</w:t>
      </w:r>
      <w:r w:rsidR="737854D7" w:rsidRPr="00F01693">
        <w:t xml:space="preserve"> by car and by </w:t>
      </w:r>
      <w:r w:rsidR="77218540" w:rsidRPr="00F01693">
        <w:t>public transport</w:t>
      </w:r>
      <w:r w:rsidR="008F4226" w:rsidRPr="00F01693">
        <w:t>, and share of no-car households</w:t>
      </w:r>
      <w:r w:rsidR="77218540" w:rsidRPr="00F01693">
        <w:t xml:space="preserve">. </w:t>
      </w:r>
    </w:p>
    <w:p w14:paraId="5AD007E2" w14:textId="77777777" w:rsidR="00255245" w:rsidRPr="00F01693" w:rsidRDefault="00255245" w:rsidP="00F01693"/>
    <w:p w14:paraId="79CB4569" w14:textId="77777777" w:rsidR="00255245" w:rsidRPr="00F01693" w:rsidRDefault="00255245" w:rsidP="00F01693">
      <w:pPr>
        <w:jc w:val="center"/>
        <w:rPr>
          <w:b/>
          <w:bCs/>
        </w:rPr>
      </w:pPr>
      <w:r w:rsidRPr="00F01693">
        <w:rPr>
          <w:b/>
          <w:bCs/>
        </w:rPr>
        <w:t xml:space="preserve">[Insert </w:t>
      </w:r>
      <w:r w:rsidRPr="00F01693">
        <w:rPr>
          <w:b/>
          <w:bCs/>
        </w:rPr>
        <w:fldChar w:fldCharType="begin" w:fldLock="1"/>
      </w:r>
      <w:r w:rsidRPr="00F01693">
        <w:rPr>
          <w:b/>
          <w:bCs/>
        </w:rPr>
        <w:instrText xml:space="preserve"> REF _Ref93351766 \h  \* MERGEFORMAT </w:instrText>
      </w:r>
      <w:r w:rsidRPr="00F01693">
        <w:rPr>
          <w:b/>
          <w:bCs/>
        </w:rPr>
      </w:r>
      <w:r w:rsidRPr="00F01693">
        <w:rPr>
          <w:b/>
          <w:bCs/>
        </w:rPr>
        <w:fldChar w:fldCharType="separate"/>
      </w:r>
      <w:r w:rsidRPr="00F01693">
        <w:rPr>
          <w:b/>
          <w:bCs/>
        </w:rPr>
        <w:t xml:space="preserve">Table </w:t>
      </w:r>
      <w:r w:rsidRPr="00F01693">
        <w:rPr>
          <w:b/>
          <w:bCs/>
          <w:noProof/>
        </w:rPr>
        <w:t>3</w:t>
      </w:r>
      <w:r w:rsidRPr="00F01693">
        <w:rPr>
          <w:b/>
          <w:bCs/>
        </w:rPr>
        <w:fldChar w:fldCharType="end"/>
      </w:r>
      <w:r w:rsidRPr="00F01693">
        <w:rPr>
          <w:b/>
          <w:bCs/>
        </w:rPr>
        <w:fldChar w:fldCharType="begin" w:fldLock="1"/>
      </w:r>
      <w:r w:rsidRPr="00F01693">
        <w:rPr>
          <w:b/>
          <w:bCs/>
        </w:rPr>
        <w:instrText xml:space="preserve"> REF _Ref90857090 \h  \* MERGEFORMAT </w:instrText>
      </w:r>
      <w:r w:rsidRPr="00F01693">
        <w:rPr>
          <w:b/>
          <w:bCs/>
        </w:rPr>
      </w:r>
      <w:r w:rsidRPr="00F01693">
        <w:rPr>
          <w:b/>
          <w:bCs/>
        </w:rPr>
        <w:fldChar w:fldCharType="end"/>
      </w:r>
      <w:r w:rsidRPr="00F01693">
        <w:rPr>
          <w:b/>
          <w:bCs/>
        </w:rPr>
        <w:t xml:space="preserve"> here]</w:t>
      </w:r>
    </w:p>
    <w:p w14:paraId="0632C4F5" w14:textId="77777777" w:rsidR="00255245" w:rsidRPr="00F01693" w:rsidRDefault="00255245" w:rsidP="00F01693">
      <w:pPr>
        <w:jc w:val="center"/>
      </w:pPr>
    </w:p>
    <w:p w14:paraId="481ED75E" w14:textId="3C5C222D" w:rsidR="00823CBF" w:rsidRPr="00F01693" w:rsidRDefault="00816A82" w:rsidP="00F01693">
      <w:r w:rsidRPr="00F01693">
        <w:t xml:space="preserve">Clusters G1, G5 and G7 all have in common that </w:t>
      </w:r>
      <w:r w:rsidR="00EA0F43" w:rsidRPr="00F01693">
        <w:t xml:space="preserve">not having a car is one of the greatest (G1) or the greatest (G5 and G7) influence on vaccination rates among adults aged 25-50 </w:t>
      </w:r>
      <w:r w:rsidR="009E7B8C" w:rsidRPr="00F01693">
        <w:t>(see Table 2)</w:t>
      </w:r>
      <w:r w:rsidRPr="00F01693">
        <w:t xml:space="preserve">. </w:t>
      </w:r>
      <w:r w:rsidR="00943CE3" w:rsidRPr="00F01693">
        <w:t>And yet</w:t>
      </w:r>
      <w:r w:rsidR="00EA0F43" w:rsidRPr="00F01693">
        <w:t>, G1 has both the highest average vaccination rate in our analysis</w:t>
      </w:r>
      <w:r w:rsidR="00943CE3" w:rsidRPr="00F01693">
        <w:t>,</w:t>
      </w:r>
      <w:r w:rsidR="00EA0F43" w:rsidRPr="00F01693">
        <w:t xml:space="preserve"> and </w:t>
      </w:r>
      <w:r w:rsidR="00970B30" w:rsidRPr="00F01693">
        <w:t>the second lowest proportion of households without access to a car</w:t>
      </w:r>
      <w:r w:rsidR="00EA0F43" w:rsidRPr="00F01693">
        <w:t xml:space="preserve"> (</w:t>
      </w:r>
      <w:r w:rsidR="00943CE3" w:rsidRPr="00F01693">
        <w:t>see Table 3)</w:t>
      </w:r>
      <w:r w:rsidR="00EA0F43" w:rsidRPr="00F01693">
        <w:t xml:space="preserve">. </w:t>
      </w:r>
      <w:r w:rsidR="00943CE3" w:rsidRPr="00F01693">
        <w:t xml:space="preserve">Perhaps because there are few households without a car, vaccination rates do not appear to be limited by a lack of </w:t>
      </w:r>
      <w:r w:rsidR="003A0AE5" w:rsidRPr="00F01693">
        <w:t xml:space="preserve">mass vaccination centres within our </w:t>
      </w:r>
      <w:r w:rsidR="00943CE3" w:rsidRPr="00F01693">
        <w:t xml:space="preserve">travel time </w:t>
      </w:r>
      <w:r w:rsidR="003A0AE5" w:rsidRPr="00F01693">
        <w:t>thresholds. A</w:t>
      </w:r>
      <w:r w:rsidR="00943CE3" w:rsidRPr="00F01693">
        <w:t>nother reason for high vaccination rates despite poor accessibility may be</w:t>
      </w:r>
      <w:r w:rsidR="003A0AE5" w:rsidRPr="00F01693">
        <w:t xml:space="preserve"> that</w:t>
      </w:r>
      <w:r w:rsidR="009E7B8C" w:rsidRPr="00F01693">
        <w:t xml:space="preserve"> MSOAs in </w:t>
      </w:r>
      <w:r w:rsidR="00943CE3" w:rsidRPr="00F01693">
        <w:t xml:space="preserve">G1 </w:t>
      </w:r>
      <w:r w:rsidR="009E7B8C" w:rsidRPr="00F01693">
        <w:t>have</w:t>
      </w:r>
      <w:r w:rsidR="00970B30" w:rsidRPr="00F01693">
        <w:t xml:space="preserve"> the highest median age, and a slightly higher percentage of part-time workers (see Appendix C)</w:t>
      </w:r>
      <w:r w:rsidR="003A0AE5" w:rsidRPr="00F01693">
        <w:t>, two strongly positive influences on vaccine uptake in Table 2</w:t>
      </w:r>
      <w:r w:rsidR="00EA0F43" w:rsidRPr="00F01693">
        <w:t xml:space="preserve">. </w:t>
      </w:r>
      <w:r w:rsidR="009E7B8C" w:rsidRPr="00F01693">
        <w:t xml:space="preserve">In comparison, </w:t>
      </w:r>
      <w:r w:rsidR="00943CE3" w:rsidRPr="00F01693">
        <w:t>Table 3 shows that a greater proportion of households in MSOAs in clusters G5 and particularly G7, do not have access to a car, so a</w:t>
      </w:r>
      <w:r w:rsidR="00970B30" w:rsidRPr="00F01693">
        <w:t>ccessibility by public transport</w:t>
      </w:r>
      <w:r w:rsidR="00454FFF" w:rsidRPr="00F01693">
        <w:t xml:space="preserve"> </w:t>
      </w:r>
      <w:r w:rsidR="00943CE3" w:rsidRPr="00F01693">
        <w:t>to mass vaccination centres may be more important. T</w:t>
      </w:r>
      <w:r w:rsidR="009E7B8C" w:rsidRPr="00F01693">
        <w:t xml:space="preserve">he vaccination rate is above the national average in cluster G5, </w:t>
      </w:r>
      <w:r w:rsidR="00943CE3" w:rsidRPr="00F01693">
        <w:t xml:space="preserve">but </w:t>
      </w:r>
      <w:r w:rsidR="009E7B8C" w:rsidRPr="00F01693">
        <w:t xml:space="preserve">it is below average in G7. </w:t>
      </w:r>
      <w:r w:rsidR="001B2053" w:rsidRPr="00F01693">
        <w:t xml:space="preserve">Although </w:t>
      </w:r>
      <w:r w:rsidR="00255245" w:rsidRPr="00F01693">
        <w:t xml:space="preserve">Table 3 suggests that MSOAs in cluster G7 have the </w:t>
      </w:r>
      <w:r w:rsidR="001B2053" w:rsidRPr="00F01693">
        <w:t xml:space="preserve">second </w:t>
      </w:r>
      <w:r w:rsidR="003A0AE5" w:rsidRPr="00F01693">
        <w:t>highest number of</w:t>
      </w:r>
      <w:r w:rsidR="00255245" w:rsidRPr="00F01693">
        <w:t xml:space="preserve"> vaccination centres accessible within an hour by public transport</w:t>
      </w:r>
      <w:r w:rsidR="001B2053" w:rsidRPr="00F01693">
        <w:t>, Duffy et al., 2022 highlight the South West as having the highest average travel times of any region</w:t>
      </w:r>
      <w:r w:rsidR="00255245" w:rsidRPr="00F01693">
        <w:t xml:space="preserve">. </w:t>
      </w:r>
      <w:r w:rsidR="001B2053" w:rsidRPr="00F01693">
        <w:t xml:space="preserve">In </w:t>
      </w:r>
      <w:r w:rsidR="00943CE3" w:rsidRPr="00F01693">
        <w:t>any</w:t>
      </w:r>
      <w:r w:rsidR="001B2053" w:rsidRPr="00F01693">
        <w:t xml:space="preserve"> case, </w:t>
      </w:r>
      <w:r w:rsidR="00F60455" w:rsidRPr="00F01693">
        <w:t>it seems likely that</w:t>
      </w:r>
      <w:r w:rsidR="00255245" w:rsidRPr="00F01693">
        <w:t xml:space="preserve"> </w:t>
      </w:r>
      <w:r w:rsidR="0021524A" w:rsidRPr="00F01693">
        <w:t>more</w:t>
      </w:r>
      <w:r w:rsidR="00943CE3" w:rsidRPr="00F01693">
        <w:t xml:space="preserve"> vaccination services </w:t>
      </w:r>
      <w:r w:rsidR="0021524A" w:rsidRPr="00F01693">
        <w:t>accessible by public transport</w:t>
      </w:r>
      <w:r w:rsidR="00255245" w:rsidRPr="00F01693">
        <w:t xml:space="preserve"> would increase vaccination uptake</w:t>
      </w:r>
      <w:r w:rsidR="00F60455" w:rsidRPr="00F01693">
        <w:t xml:space="preserve"> in both G5 and G7, where </w:t>
      </w:r>
      <w:r w:rsidR="0021524A" w:rsidRPr="00F01693">
        <w:t>so many</w:t>
      </w:r>
      <w:r w:rsidR="00F60455" w:rsidRPr="00F01693">
        <w:t xml:space="preserve"> households lack a car</w:t>
      </w:r>
      <w:r w:rsidR="00255245" w:rsidRPr="00F01693">
        <w:t xml:space="preserve">. </w:t>
      </w:r>
    </w:p>
    <w:p w14:paraId="04E275F6" w14:textId="77777777" w:rsidR="00970B30" w:rsidRPr="00F01693" w:rsidRDefault="00970B30" w:rsidP="00F01693"/>
    <w:p w14:paraId="3D1D3EA0" w14:textId="5B987359" w:rsidR="00B067E6" w:rsidRPr="00F01693" w:rsidRDefault="0021524A" w:rsidP="00F01693">
      <w:r w:rsidRPr="00F01693">
        <w:t xml:space="preserve">The lowest car ownership levels are in </w:t>
      </w:r>
      <w:r w:rsidR="00F60455" w:rsidRPr="00F01693">
        <w:t>Cluster</w:t>
      </w:r>
      <w:r w:rsidR="45562F5A" w:rsidRPr="00F01693">
        <w:t xml:space="preserve"> </w:t>
      </w:r>
      <w:r w:rsidR="7271E43F" w:rsidRPr="00F01693">
        <w:t>G3</w:t>
      </w:r>
      <w:r w:rsidRPr="00F01693">
        <w:t>, which</w:t>
      </w:r>
      <w:r w:rsidR="006C2BD2" w:rsidRPr="00F01693">
        <w:t xml:space="preserve"> is concentrated in London, where </w:t>
      </w:r>
      <w:r w:rsidRPr="00F01693">
        <w:t>it</w:t>
      </w:r>
      <w:r w:rsidR="006C2BD2" w:rsidRPr="00F01693">
        <w:t xml:space="preserve"> has less impact on personal mobility, considering the extensive public transport network. Table 2 </w:t>
      </w:r>
      <w:r w:rsidRPr="00F01693">
        <w:t>confirms</w:t>
      </w:r>
      <w:r w:rsidR="006C2BD2" w:rsidRPr="00F01693">
        <w:t xml:space="preserve"> that the share of no-car households has the smallest effect on vaccination rates of adults aged 25-50 of any cluster</w:t>
      </w:r>
      <w:r w:rsidRPr="00F01693">
        <w:t>.</w:t>
      </w:r>
      <w:r w:rsidR="006C2BD2" w:rsidRPr="00F01693">
        <w:t xml:space="preserve"> MSOAs in G3 </w:t>
      </w:r>
      <w:r w:rsidR="00F60455" w:rsidRPr="00F01693">
        <w:t xml:space="preserve">also </w:t>
      </w:r>
      <w:r w:rsidR="006C2BD2" w:rsidRPr="00F01693">
        <w:t xml:space="preserve">have the greatest number of vaccination sites, both in total, accessible by car and by public transport within </w:t>
      </w:r>
      <w:r w:rsidRPr="00F01693">
        <w:t>our travel time thresholds</w:t>
      </w:r>
      <w:r w:rsidR="006C2BD2" w:rsidRPr="00F01693">
        <w:t xml:space="preserve"> (see Table 3). And yet, MSOAs in this group have the</w:t>
      </w:r>
      <w:r w:rsidR="00F60455" w:rsidRPr="00F01693">
        <w:t xml:space="preserve"> lowest vaccination rates </w:t>
      </w:r>
      <w:r w:rsidR="006C2BD2" w:rsidRPr="00F01693">
        <w:t>of any cluster</w:t>
      </w:r>
      <w:r w:rsidR="542BCFC9" w:rsidRPr="00F01693">
        <w:t xml:space="preserve">, </w:t>
      </w:r>
      <w:r w:rsidR="00F60455" w:rsidRPr="00F01693">
        <w:t>with</w:t>
      </w:r>
      <w:r w:rsidR="7BD684B4" w:rsidRPr="00F01693">
        <w:t xml:space="preserve"> just </w:t>
      </w:r>
      <w:r w:rsidR="2A4B4716" w:rsidRPr="00F01693">
        <w:t>62%</w:t>
      </w:r>
      <w:r w:rsidR="704C2632" w:rsidRPr="00F01693">
        <w:t xml:space="preserve"> of 25</w:t>
      </w:r>
      <w:r w:rsidR="003A45E3" w:rsidRPr="00F01693">
        <w:t xml:space="preserve"> to </w:t>
      </w:r>
      <w:r w:rsidR="704C2632" w:rsidRPr="00F01693">
        <w:t>50</w:t>
      </w:r>
      <w:r w:rsidR="004C1014" w:rsidRPr="00F01693">
        <w:t>-</w:t>
      </w:r>
      <w:r w:rsidR="704C2632" w:rsidRPr="00F01693">
        <w:t>year</w:t>
      </w:r>
      <w:r w:rsidR="00B067E6" w:rsidRPr="00F01693">
        <w:t>-</w:t>
      </w:r>
      <w:r w:rsidR="704C2632" w:rsidRPr="00F01693">
        <w:t xml:space="preserve">olds </w:t>
      </w:r>
      <w:r w:rsidR="2BB0C7CA" w:rsidRPr="00F01693">
        <w:t>vaccinated</w:t>
      </w:r>
      <w:r w:rsidR="53047F48" w:rsidRPr="00F01693">
        <w:t xml:space="preserve"> by 24 June 202</w:t>
      </w:r>
      <w:r w:rsidRPr="00F01693">
        <w:t>1</w:t>
      </w:r>
      <w:r w:rsidR="3D805F49" w:rsidRPr="00F01693">
        <w:t>.</w:t>
      </w:r>
      <w:r w:rsidR="00B81A37" w:rsidRPr="00F01693">
        <w:t xml:space="preserve"> </w:t>
      </w:r>
      <w:r w:rsidRPr="00F01693">
        <w:t>Coefficients</w:t>
      </w:r>
      <w:r w:rsidR="006C2BD2" w:rsidRPr="00F01693">
        <w:t xml:space="preserve"> in Table 2 suggest that </w:t>
      </w:r>
      <w:r w:rsidRPr="00F01693">
        <w:t>is due</w:t>
      </w:r>
      <w:r w:rsidR="006C2BD2" w:rsidRPr="00F01693">
        <w:t xml:space="preserve"> more </w:t>
      </w:r>
      <w:r w:rsidRPr="00F01693">
        <w:t>to</w:t>
      </w:r>
      <w:r w:rsidR="006C2BD2" w:rsidRPr="00F01693">
        <w:t xml:space="preserve"> income, education and occupation. T</w:t>
      </w:r>
      <w:r w:rsidR="00B81A37" w:rsidRPr="00F01693">
        <w:t>he share of lowest income households</w:t>
      </w:r>
      <w:r w:rsidR="006C2BD2" w:rsidRPr="00F01693">
        <w:t>, for example,</w:t>
      </w:r>
      <w:r w:rsidR="00B81A37" w:rsidRPr="00F01693">
        <w:t xml:space="preserve"> has a much greater negative effect than for those in any other cluster</w:t>
      </w:r>
      <w:r w:rsidR="00F60455" w:rsidRPr="00F01693">
        <w:t>, despite the fact that MSOAs in cluster G3 have fewer low-income households on average (see Appendix C)</w:t>
      </w:r>
      <w:r w:rsidR="00B81A37" w:rsidRPr="00F01693">
        <w:t xml:space="preserve">. </w:t>
      </w:r>
      <w:r w:rsidRPr="00F01693">
        <w:t>Still, increased</w:t>
      </w:r>
      <w:r w:rsidR="006C2BD2" w:rsidRPr="00F01693">
        <w:t xml:space="preserve"> accessibility would make little difference</w:t>
      </w:r>
      <w:r w:rsidRPr="00F01693">
        <w:t xml:space="preserve"> to vaccine uptake</w:t>
      </w:r>
      <w:r w:rsidR="00F60455" w:rsidRPr="00F01693">
        <w:t>.</w:t>
      </w:r>
      <w:r w:rsidR="00116476" w:rsidRPr="00F01693">
        <w:t xml:space="preserve"> The results </w:t>
      </w:r>
      <w:r w:rsidRPr="00F01693">
        <w:t>for cluster G3</w:t>
      </w:r>
      <w:r w:rsidR="00116476" w:rsidRPr="00F01693">
        <w:t xml:space="preserve"> show both the complexity of spatial relationships between socio-demographics, accessibility and vaccination, as well as how London </w:t>
      </w:r>
      <w:r w:rsidRPr="00F01693">
        <w:t>does not re</w:t>
      </w:r>
      <w:r w:rsidR="009A3D3A" w:rsidRPr="00F01693">
        <w:t>flect the situation across the country</w:t>
      </w:r>
      <w:r w:rsidR="00116476" w:rsidRPr="00F01693">
        <w:t>.</w:t>
      </w:r>
    </w:p>
    <w:p w14:paraId="3CD2DAE7" w14:textId="0024AE68" w:rsidR="00204561" w:rsidRPr="00F01693" w:rsidRDefault="00204561" w:rsidP="00F01693"/>
    <w:p w14:paraId="4367009D" w14:textId="2EC810FA" w:rsidR="00633A91" w:rsidRPr="00F01693" w:rsidRDefault="009A3D3A" w:rsidP="00F01693">
      <w:r w:rsidRPr="00F01693">
        <w:t>Finally</w:t>
      </w:r>
      <w:r w:rsidR="00D67D7A" w:rsidRPr="00F01693">
        <w:t xml:space="preserve">, </w:t>
      </w:r>
      <w:r w:rsidR="0021524A" w:rsidRPr="00F01693">
        <w:t xml:space="preserve">in clusters G2 and G4, </w:t>
      </w:r>
      <w:r w:rsidR="00D67D7A" w:rsidRPr="00F01693">
        <w:t>accessibility by car, rather than public transport</w:t>
      </w:r>
      <w:r w:rsidR="00CC525C" w:rsidRPr="00F01693">
        <w:t>,</w:t>
      </w:r>
      <w:r w:rsidR="00D67D7A" w:rsidRPr="00F01693">
        <w:t xml:space="preserve"> is more important to vaccination rates</w:t>
      </w:r>
      <w:r w:rsidR="00ED0948" w:rsidRPr="00F01693">
        <w:t>, which</w:t>
      </w:r>
      <w:r w:rsidR="00CC525C" w:rsidRPr="00F01693">
        <w:t xml:space="preserve"> as can be seen in Table 3,</w:t>
      </w:r>
      <w:r w:rsidR="441836C4" w:rsidRPr="00F01693">
        <w:t xml:space="preserve"> </w:t>
      </w:r>
      <w:r w:rsidR="00ED0948" w:rsidRPr="00F01693">
        <w:t>were</w:t>
      </w:r>
      <w:r w:rsidR="00D67D7A" w:rsidRPr="00F01693">
        <w:t xml:space="preserve"> below the national average</w:t>
      </w:r>
      <w:r w:rsidR="00ED0948" w:rsidRPr="00F01693">
        <w:t>. These clusters also had</w:t>
      </w:r>
      <w:r w:rsidR="792A56EC" w:rsidRPr="00F01693">
        <w:t xml:space="preserve"> the worst</w:t>
      </w:r>
      <w:r w:rsidR="00D67D7A" w:rsidRPr="00F01693">
        <w:t xml:space="preserve"> or second-wors</w:t>
      </w:r>
      <w:r w:rsidR="00ED0948" w:rsidRPr="00F01693">
        <w:t>t</w:t>
      </w:r>
      <w:r w:rsidR="792A56EC" w:rsidRPr="00F01693">
        <w:t xml:space="preserve"> accessibility by public transport and car. </w:t>
      </w:r>
      <w:r w:rsidR="00CC525C" w:rsidRPr="00F01693">
        <w:t>I</w:t>
      </w:r>
      <w:r w:rsidR="792A56EC" w:rsidRPr="00F01693">
        <w:t>n</w:t>
      </w:r>
      <w:r w:rsidR="00CC525C" w:rsidRPr="00F01693">
        <w:t xml:space="preserve"> the</w:t>
      </w:r>
      <w:r w:rsidR="792A56EC" w:rsidRPr="00F01693">
        <w:t xml:space="preserve"> neighbourhood</w:t>
      </w:r>
      <w:r w:rsidR="00CC525C" w:rsidRPr="00F01693">
        <w:t>s in</w:t>
      </w:r>
      <w:r w:rsidR="792A56EC" w:rsidRPr="00F01693">
        <w:t xml:space="preserve"> G4, </w:t>
      </w:r>
      <w:r w:rsidR="00CC525C" w:rsidRPr="00F01693">
        <w:t xml:space="preserve">the coefficients in Table 2 suggest </w:t>
      </w:r>
      <w:r w:rsidR="4907A03A" w:rsidRPr="00F01693">
        <w:t>accessibility</w:t>
      </w:r>
      <w:r w:rsidR="00CC525C" w:rsidRPr="00F01693">
        <w:t xml:space="preserve"> by car</w:t>
      </w:r>
      <w:r w:rsidR="009D69A4" w:rsidRPr="00F01693">
        <w:t xml:space="preserve"> is more relevant to</w:t>
      </w:r>
      <w:r w:rsidR="4907A03A" w:rsidRPr="00F01693">
        <w:t xml:space="preserve"> vaccination uptake than </w:t>
      </w:r>
      <w:r w:rsidR="009D69A4" w:rsidRPr="00F01693">
        <w:t>most</w:t>
      </w:r>
      <w:r w:rsidR="4907A03A" w:rsidRPr="00F01693">
        <w:t xml:space="preserve"> socio-demographic covariates</w:t>
      </w:r>
      <w:r w:rsidR="009D69A4" w:rsidRPr="00F01693">
        <w:t xml:space="preserve"> and </w:t>
      </w:r>
      <w:r w:rsidR="00ED0948" w:rsidRPr="00F01693">
        <w:t>any</w:t>
      </w:r>
      <w:r w:rsidR="009D69A4" w:rsidRPr="00F01693">
        <w:t xml:space="preserve"> vaccine hesitancy attributed to them</w:t>
      </w:r>
      <w:r w:rsidR="4907A03A" w:rsidRPr="00F01693">
        <w:t>.</w:t>
      </w:r>
      <w:r w:rsidR="009D69A4" w:rsidRPr="00F01693">
        <w:t xml:space="preserve"> </w:t>
      </w:r>
      <w:r w:rsidR="00D67D7A" w:rsidRPr="00F01693">
        <w:t xml:space="preserve">The </w:t>
      </w:r>
      <w:r w:rsidR="00CC525C" w:rsidRPr="00F01693">
        <w:t>coefficients for most variables effect on vaccine uptake in cluster G2 are smaller, yet increase</w:t>
      </w:r>
      <w:r w:rsidR="00A47179" w:rsidRPr="00F01693">
        <w:t xml:space="preserve">d accessibility by car </w:t>
      </w:r>
      <w:r w:rsidR="00CC525C" w:rsidRPr="00F01693">
        <w:t>is still significant, whilst</w:t>
      </w:r>
      <w:r w:rsidR="005C604E" w:rsidRPr="00F01693">
        <w:t xml:space="preserve"> increased accessibility by public transport </w:t>
      </w:r>
      <w:r w:rsidR="00617DFE" w:rsidRPr="00F01693">
        <w:t>would reduce uptake</w:t>
      </w:r>
      <w:r w:rsidR="00CC525C" w:rsidRPr="00F01693">
        <w:t xml:space="preserve"> in both clusters</w:t>
      </w:r>
      <w:r w:rsidR="005C604E" w:rsidRPr="00F01693">
        <w:t xml:space="preserve">. </w:t>
      </w:r>
      <w:r w:rsidR="009D69A4" w:rsidRPr="00F01693">
        <w:t>This may imply</w:t>
      </w:r>
      <w:r w:rsidR="00C858E9" w:rsidRPr="00F01693">
        <w:t xml:space="preserve"> that public transport is not seen as a viable option to access the mass vaccination centres, </w:t>
      </w:r>
      <w:r w:rsidR="009D69A4" w:rsidRPr="00F01693">
        <w:t>particularly for full-time workers</w:t>
      </w:r>
      <w:r w:rsidR="00CC525C" w:rsidRPr="00F01693">
        <w:t xml:space="preserve"> or</w:t>
      </w:r>
      <w:r w:rsidR="006D6574" w:rsidRPr="00F01693">
        <w:t xml:space="preserve"> </w:t>
      </w:r>
      <w:r w:rsidR="00CC525C" w:rsidRPr="00F01693">
        <w:t xml:space="preserve">where the median age is younger in </w:t>
      </w:r>
      <w:r w:rsidR="00ED0948" w:rsidRPr="00F01693">
        <w:t>MSOAs in</w:t>
      </w:r>
      <w:r w:rsidR="00CC525C" w:rsidRPr="00F01693">
        <w:t xml:space="preserve"> G4</w:t>
      </w:r>
      <w:r w:rsidR="006D6574" w:rsidRPr="00F01693">
        <w:t xml:space="preserve">, </w:t>
      </w:r>
      <w:r w:rsidR="00CC525C" w:rsidRPr="00F01693">
        <w:t>or perhaps for certain ethnic minorities in G2. In</w:t>
      </w:r>
      <w:r w:rsidR="00C858E9" w:rsidRPr="00F01693">
        <w:t xml:space="preserve"> any</w:t>
      </w:r>
      <w:r w:rsidR="00CC525C" w:rsidRPr="00F01693">
        <w:t xml:space="preserve"> case, more mass vaccination centres within 60 minutes travel time</w:t>
      </w:r>
      <w:r w:rsidR="00C858E9" w:rsidRPr="00F01693">
        <w:t xml:space="preserve"> by public transport </w:t>
      </w:r>
      <w:r w:rsidR="00674236" w:rsidRPr="00F01693">
        <w:t>is more likely to correlate with reduced vaccination uptake</w:t>
      </w:r>
      <w:r w:rsidR="003A45E3" w:rsidRPr="00F01693">
        <w:t>, perhaps confounded by</w:t>
      </w:r>
      <w:r w:rsidR="00674236" w:rsidRPr="00F01693">
        <w:t xml:space="preserve"> other spatial patterns</w:t>
      </w:r>
      <w:r w:rsidR="00C858E9" w:rsidRPr="00F01693">
        <w:t>.</w:t>
      </w:r>
      <w:r w:rsidR="00674236" w:rsidRPr="00F01693">
        <w:t xml:space="preserve"> </w:t>
      </w:r>
      <w:r w:rsidR="00ED0948" w:rsidRPr="00F01693">
        <w:t>H</w:t>
      </w:r>
      <w:r w:rsidR="00CC525C" w:rsidRPr="00F01693">
        <w:t>igh car ownership</w:t>
      </w:r>
      <w:r w:rsidR="00ED0948" w:rsidRPr="00F01693">
        <w:t>, especially</w:t>
      </w:r>
      <w:r w:rsidR="00CC525C" w:rsidRPr="00F01693">
        <w:t xml:space="preserve"> in </w:t>
      </w:r>
      <w:r w:rsidR="00ED0948" w:rsidRPr="00F01693">
        <w:t xml:space="preserve">G2, which includes </w:t>
      </w:r>
      <w:r w:rsidR="00CC525C" w:rsidRPr="00F01693">
        <w:t>southern regions of England outside London</w:t>
      </w:r>
      <w:r w:rsidR="00ED0948" w:rsidRPr="00F01693">
        <w:t>,</w:t>
      </w:r>
      <w:r w:rsidR="00CC525C" w:rsidRPr="00F01693">
        <w:t xml:space="preserve"> may explain why </w:t>
      </w:r>
      <w:r w:rsidR="006D6574" w:rsidRPr="00F01693">
        <w:t>the</w:t>
      </w:r>
      <w:r w:rsidR="00CC525C" w:rsidRPr="00F01693">
        <w:t xml:space="preserve"> pr</w:t>
      </w:r>
      <w:r w:rsidR="006D6574" w:rsidRPr="00F01693">
        <w:t xml:space="preserve">ivate car is seen as the primary means </w:t>
      </w:r>
      <w:r w:rsidR="009C6AED" w:rsidRPr="00F01693">
        <w:t>of access</w:t>
      </w:r>
      <w:r w:rsidR="00DD0895" w:rsidRPr="00F01693">
        <w:t xml:space="preserve"> to vaccination services</w:t>
      </w:r>
      <w:r w:rsidR="00CC525C" w:rsidRPr="00F01693">
        <w:t xml:space="preserve">. </w:t>
      </w:r>
      <w:r w:rsidR="00ED0948" w:rsidRPr="00F01693">
        <w:t>Or it may be due to car dependence in u</w:t>
      </w:r>
      <w:r w:rsidR="00D34E88" w:rsidRPr="00F01693">
        <w:t xml:space="preserve">rban </w:t>
      </w:r>
      <w:r w:rsidR="00ED0948" w:rsidRPr="00F01693">
        <w:t>as well as</w:t>
      </w:r>
      <w:r w:rsidR="00CC525C" w:rsidRPr="00F01693">
        <w:t xml:space="preserve"> rural </w:t>
      </w:r>
      <w:r w:rsidR="00D34E88" w:rsidRPr="00F01693">
        <w:t>neighbourhoods.</w:t>
      </w:r>
    </w:p>
    <w:p w14:paraId="618F4FF0" w14:textId="77777777" w:rsidR="00C05C70" w:rsidRPr="00F01693" w:rsidRDefault="00481610" w:rsidP="00F01693">
      <w:r w:rsidRPr="00F01693">
        <w:fldChar w:fldCharType="begin" w:fldLock="1"/>
      </w:r>
      <w:r w:rsidRPr="00F01693">
        <w:instrText xml:space="preserve"> REF _Ref90857090 \h  \* MERGEFORMAT </w:instrText>
      </w:r>
      <w:r w:rsidRPr="00F01693">
        <w:fldChar w:fldCharType="end"/>
      </w:r>
    </w:p>
    <w:p w14:paraId="51FAA046" w14:textId="77777777" w:rsidR="2152C5A6" w:rsidRPr="00F01693" w:rsidRDefault="00996BDA" w:rsidP="00F01693">
      <w:pPr>
        <w:pStyle w:val="Heading1"/>
      </w:pPr>
      <w:r w:rsidRPr="00F01693">
        <w:t>Discussion and conclusions</w:t>
      </w:r>
      <w:r w:rsidR="00B941ED" w:rsidRPr="00F01693">
        <w:t xml:space="preserve"> </w:t>
      </w:r>
    </w:p>
    <w:p w14:paraId="6AA75FE5" w14:textId="742A62DA" w:rsidR="00E00659" w:rsidRPr="00F01693" w:rsidRDefault="00E00659" w:rsidP="00F01693">
      <w:r w:rsidRPr="00F01693">
        <w:t>Our study shows that accessibility affected vaccination rates among adults aged 25-50</w:t>
      </w:r>
      <w:r w:rsidR="005126AE" w:rsidRPr="00F01693">
        <w:t xml:space="preserve">, </w:t>
      </w:r>
      <w:r w:rsidRPr="00F01693">
        <w:t xml:space="preserve">as of 24 June 2021, when most of this age group were only offered appointments at </w:t>
      </w:r>
      <w:r w:rsidR="005126AE" w:rsidRPr="00F01693">
        <w:t>mass vaccination centres</w:t>
      </w:r>
      <w:r w:rsidRPr="00F01693">
        <w:t xml:space="preserve">, rather than their local GP or walk-in clinics. </w:t>
      </w:r>
      <w:r w:rsidR="00E50B7C" w:rsidRPr="00F01693">
        <w:t xml:space="preserve">Initial exploration of the data suggests that major urban areas were most likely to be left behind by the vaccination drive, and the literature offered explanations related to income, ethnicity, education and age. Whilst these factors were significant, our study shows that accessibility by public transport and lack of car ownership also had significant, if smaller effects across England. Moreover, the greatest cause of spatial variation in our global model </w:t>
      </w:r>
      <w:r w:rsidR="0007044A" w:rsidRPr="00F01693">
        <w:t xml:space="preserve">was the vaccination rates of neighbouring areas. Thus, we </w:t>
      </w:r>
      <w:r w:rsidR="000A5CD3" w:rsidRPr="00F01693">
        <w:t xml:space="preserve">used SFCR to smooth the spatial variation across all the explanatory variables, including any spatial dependence, and gain insight into outcomes in particular areas. </w:t>
      </w:r>
      <w:r w:rsidRPr="00F01693">
        <w:t>We demonstrate that not only was the</w:t>
      </w:r>
      <w:r w:rsidR="00DD0895" w:rsidRPr="00F01693">
        <w:t>re uneven</w:t>
      </w:r>
      <w:r w:rsidRPr="00F01693">
        <w:t xml:space="preserve"> distribution of vaccination services and variation in average travel time to the nearest vaccination services by different modes of transport across England (Duffy et al., 2022), </w:t>
      </w:r>
      <w:r w:rsidR="00DD0895" w:rsidRPr="00F01693">
        <w:t>poor accessibility</w:t>
      </w:r>
      <w:r w:rsidRPr="00F01693">
        <w:t xml:space="preserve"> also contributed to some areas falling behind in terms of vaccine uptake.</w:t>
      </w:r>
      <w:r w:rsidR="003D4048" w:rsidRPr="00F01693">
        <w:t xml:space="preserve"> </w:t>
      </w:r>
    </w:p>
    <w:p w14:paraId="055C30E1" w14:textId="3CCBEDCC" w:rsidR="000A5CD3" w:rsidRPr="00F01693" w:rsidRDefault="000A5CD3" w:rsidP="00F01693"/>
    <w:p w14:paraId="766E7E94" w14:textId="7EC24CB4" w:rsidR="000A5CD3" w:rsidRPr="00F01693" w:rsidRDefault="000A5CD3" w:rsidP="00F01693">
      <w:r w:rsidRPr="00F01693">
        <w:t xml:space="preserve">Two of our clusters demonstrate </w:t>
      </w:r>
      <w:r w:rsidR="00DD0895" w:rsidRPr="00F01693">
        <w:t>the differ</w:t>
      </w:r>
      <w:r w:rsidRPr="00F01693">
        <w:t xml:space="preserve">ent ways that </w:t>
      </w:r>
      <w:r w:rsidR="00DD0895" w:rsidRPr="00F01693">
        <w:t xml:space="preserve">the </w:t>
      </w:r>
      <w:r w:rsidRPr="00F01693">
        <w:t>access</w:t>
      </w:r>
      <w:r w:rsidR="00DD0895" w:rsidRPr="00F01693">
        <w:t>ibility of mass</w:t>
      </w:r>
      <w:r w:rsidRPr="00F01693">
        <w:t xml:space="preserve"> vaccination centres failed to meet local </w:t>
      </w:r>
      <w:r w:rsidR="005126AE" w:rsidRPr="00F01693">
        <w:t>demand</w:t>
      </w:r>
      <w:r w:rsidRPr="00F01693">
        <w:t>, resulting in lower vaccine uptake</w:t>
      </w:r>
      <w:r w:rsidR="00442C68" w:rsidRPr="00F01693">
        <w:t xml:space="preserve"> than the national average at that point in time</w:t>
      </w:r>
      <w:r w:rsidRPr="00F01693">
        <w:t xml:space="preserve">. Although </w:t>
      </w:r>
      <w:r w:rsidR="004120A1" w:rsidRPr="00F01693">
        <w:t>cluster G</w:t>
      </w:r>
      <w:r w:rsidR="00FD1EA6" w:rsidRPr="00F01693">
        <w:t>7</w:t>
      </w:r>
      <w:r w:rsidR="004120A1" w:rsidRPr="00F01693">
        <w:t>, which we saw was concentrated in Devon and Cornwall</w:t>
      </w:r>
      <w:r w:rsidRPr="00F01693">
        <w:t xml:space="preserve"> had more mass vaccination centres within our travel time thresholds, the lack of accessibility by public transport and low car ownership significantly affect</w:t>
      </w:r>
      <w:r w:rsidR="004120A1" w:rsidRPr="00F01693">
        <w:t>ed</w:t>
      </w:r>
      <w:r w:rsidRPr="00F01693">
        <w:t xml:space="preserve"> vaccine uptake. Th</w:t>
      </w:r>
      <w:r w:rsidR="004120A1" w:rsidRPr="00F01693">
        <w:t xml:space="preserve">is may be partly </w:t>
      </w:r>
      <w:r w:rsidRPr="00F01693">
        <w:t>a rural problem</w:t>
      </w:r>
      <w:r w:rsidR="004120A1" w:rsidRPr="00F01693">
        <w:t xml:space="preserve"> </w:t>
      </w:r>
      <w:r w:rsidRPr="00F01693">
        <w:t>or</w:t>
      </w:r>
      <w:r w:rsidR="004120A1" w:rsidRPr="00F01693">
        <w:t xml:space="preserve"> one of relatively longer travel times</w:t>
      </w:r>
      <w:r w:rsidRPr="00F01693">
        <w:t>, considering the results of Duffy et al. (2022),</w:t>
      </w:r>
      <w:r w:rsidR="004120A1" w:rsidRPr="00F01693">
        <w:t xml:space="preserve"> but</w:t>
      </w:r>
      <w:r w:rsidR="001169DE" w:rsidRPr="00F01693">
        <w:t xml:space="preserve"> there was a clear link between lower car ownership and the effect size and </w:t>
      </w:r>
      <w:r w:rsidR="005126AE" w:rsidRPr="00F01693">
        <w:t xml:space="preserve">positive coefficients for </w:t>
      </w:r>
      <w:r w:rsidR="001169DE" w:rsidRPr="00F01693">
        <w:t xml:space="preserve">public transport accessibility to vaccination centres in </w:t>
      </w:r>
      <w:r w:rsidR="007E2903" w:rsidRPr="00F01693">
        <w:t xml:space="preserve">three </w:t>
      </w:r>
      <w:r w:rsidR="005126AE" w:rsidRPr="00F01693">
        <w:t xml:space="preserve">of our </w:t>
      </w:r>
      <w:r w:rsidR="007E2903" w:rsidRPr="00F01693">
        <w:t>clusters</w:t>
      </w:r>
      <w:r w:rsidR="005126AE" w:rsidRPr="00F01693">
        <w:t>, and they weren’t all predominantly rural</w:t>
      </w:r>
      <w:r w:rsidR="007E2903" w:rsidRPr="00F01693">
        <w:t>.</w:t>
      </w:r>
      <w:r w:rsidR="00442C68" w:rsidRPr="00F01693">
        <w:t xml:space="preserve"> In contrast, cluster G4 had objectively poorer accessibility by both car and public transport, but our model suggested that only increasing accessibility by car would be likely to increase uptake – by as much as 6% for each additional vaccination centre within our travel time threshold of 45 minutes. Increasing car ownership had a much smaller effect than for almost all other clusters and increasing public transport accessibility actually reduced likely vaccine uptake. Thus, for this cluster, </w:t>
      </w:r>
      <w:r w:rsidR="00FD1EA6" w:rsidRPr="00F01693">
        <w:t xml:space="preserve">and G2, </w:t>
      </w:r>
      <w:r w:rsidR="00442C68" w:rsidRPr="00F01693">
        <w:t>accessibility was defined as automobility.</w:t>
      </w:r>
    </w:p>
    <w:p w14:paraId="46590099" w14:textId="77777777" w:rsidR="00442C68" w:rsidRPr="00F01693" w:rsidRDefault="00442C68" w:rsidP="00F01693"/>
    <w:p w14:paraId="72874649" w14:textId="5AF95126" w:rsidR="00E50B7C" w:rsidRPr="00F01693" w:rsidRDefault="00B03E63" w:rsidP="00F01693">
      <w:r w:rsidRPr="00F01693">
        <w:t xml:space="preserve">In its haste </w:t>
      </w:r>
      <w:r w:rsidR="00FD1EA6" w:rsidRPr="00F01693">
        <w:t>to set up mass vaccination centres</w:t>
      </w:r>
      <w:r w:rsidRPr="00F01693">
        <w:t>, the Vaccine Delivery Plan used</w:t>
      </w:r>
      <w:r w:rsidR="00FD1EA6" w:rsidRPr="00F01693">
        <w:t xml:space="preserve"> a 10-mile radius as a guide for accessibility without considering actual travel times or routes, particularly </w:t>
      </w:r>
      <w:r w:rsidRPr="00F01693">
        <w:t>for those without a car</w:t>
      </w:r>
      <w:r w:rsidR="00FD1EA6" w:rsidRPr="00F01693">
        <w:t xml:space="preserve">. This approach clearly affected the Phase 2 vaccination uptake as of 24 June 2021. The Plan was also guided by available venues, and as many mass vaccination centres were in more suburban areas, located in sports venues for example, it may be that as in a study in Canada, both the more urban and more rural residents were subject to longer travel times, including by car </w:t>
      </w:r>
      <w:r w:rsidR="00FD1EA6" w:rsidRPr="00F01693">
        <w:rPr>
          <w:noProof/>
        </w:rPr>
        <w:t>(Paez and Higgins, 2021)</w:t>
      </w:r>
      <w:r w:rsidR="00FD1EA6" w:rsidRPr="00F01693">
        <w:t xml:space="preserve">. Our study highlighted the consistent negative effect on vaccine uptake across England of the share of households without access to a car, but we did not measure all aspects of people-based accessibility, such as travel costs, workplace locations, or variations in travel time. We were also unable to directly measure regional variation in the implementation of vaccine delivery, or control for the overlapping and inconsistent coverage in different areas of clinical commissioning groups, NHS hospital trusts and primary care partnerships that may have taken different approaches. There are also confounding factors of vaccine hesitancy, such as pregnancy, or of vaccine willingness, such as high excess mortality in the pre-vaccination waves of the pandemic. Nonetheless, the lack of access to a car when automobility was assumed </w:t>
      </w:r>
      <w:r w:rsidR="00C70621" w:rsidRPr="00F01693">
        <w:t>in both the appointment booking system and perhaps by residents themselves in clusters like G2 and G4 may have prevented some who wanted a vaccine from getting one.</w:t>
      </w:r>
    </w:p>
    <w:p w14:paraId="52E55779" w14:textId="77777777" w:rsidR="00FD1EA6" w:rsidRPr="00F01693" w:rsidRDefault="00FD1EA6" w:rsidP="00F01693"/>
    <w:p w14:paraId="3E697483" w14:textId="5259E18A" w:rsidR="00C70621" w:rsidRPr="00F01693" w:rsidRDefault="00D0482B" w:rsidP="00F01693">
      <w:r w:rsidRPr="00F01693">
        <w:t>It may be that individuals without access to a car expect</w:t>
      </w:r>
      <w:r w:rsidR="002D2DBA" w:rsidRPr="00F01693">
        <w:t>ed</w:t>
      </w:r>
      <w:r w:rsidRPr="00F01693">
        <w:t xml:space="preserve"> to get a lift </w:t>
      </w:r>
      <w:r w:rsidR="00660B9C" w:rsidRPr="00F01693">
        <w:t xml:space="preserve">to a vaccination centre or that taxis </w:t>
      </w:r>
      <w:r w:rsidR="002D2DBA" w:rsidRPr="00F01693">
        <w:t>we</w:t>
      </w:r>
      <w:r w:rsidR="00660B9C" w:rsidRPr="00F01693">
        <w:t xml:space="preserve">re preferred to public transport for this purpose. </w:t>
      </w:r>
      <w:r w:rsidR="00F115A6" w:rsidRPr="00F01693">
        <w:t xml:space="preserve">Yet it may also be that the expectations of travel times are so much lower </w:t>
      </w:r>
      <w:r w:rsidR="00B03E63" w:rsidRPr="00F01693">
        <w:t>and</w:t>
      </w:r>
      <w:r w:rsidR="00F61AAA" w:rsidRPr="00F01693">
        <w:t xml:space="preserve"> more flexible</w:t>
      </w:r>
      <w:r w:rsidR="002D2DBA" w:rsidRPr="00F01693">
        <w:t xml:space="preserve"> in space and time </w:t>
      </w:r>
      <w:r w:rsidR="00B03E63" w:rsidRPr="00F01693">
        <w:t xml:space="preserve">by car </w:t>
      </w:r>
      <w:r w:rsidR="002D2DBA" w:rsidRPr="00F01693">
        <w:t xml:space="preserve">that assumptions of automobility are internalised by individuals seeking vaccination </w:t>
      </w:r>
      <w:r w:rsidR="00885F99" w:rsidRPr="00F01693">
        <w:rPr>
          <w:noProof/>
        </w:rPr>
        <w:t>(Schwanen and Lucas, 2011)</w:t>
      </w:r>
      <w:r w:rsidR="002D2DBA" w:rsidRPr="00F01693">
        <w:t xml:space="preserve">. </w:t>
      </w:r>
      <w:r w:rsidR="00C70621" w:rsidRPr="00F01693">
        <w:t xml:space="preserve">Certainly, for some geographic areas of England, car accessibility only, not public transport accessibility, was significant to increasing vaccine uptake, no matter the </w:t>
      </w:r>
      <w:r w:rsidR="00B03E63" w:rsidRPr="00F01693">
        <w:t xml:space="preserve">share of </w:t>
      </w:r>
      <w:r w:rsidR="00C70621" w:rsidRPr="00F01693">
        <w:t>car own</w:t>
      </w:r>
      <w:r w:rsidR="00B03E63" w:rsidRPr="00F01693">
        <w:t xml:space="preserve">ing </w:t>
      </w:r>
      <w:r w:rsidR="00C70621" w:rsidRPr="00F01693">
        <w:t xml:space="preserve">households. </w:t>
      </w:r>
      <w:r w:rsidR="00EE6957" w:rsidRPr="00F01693">
        <w:t xml:space="preserve">For other areas, lower car ownership and poor accessibility by public transport </w:t>
      </w:r>
      <w:r w:rsidR="00C70621" w:rsidRPr="00F01693">
        <w:t>may have</w:t>
      </w:r>
      <w:r w:rsidR="00EE6957" w:rsidRPr="00F01693">
        <w:t xml:space="preserve"> combine</w:t>
      </w:r>
      <w:r w:rsidR="00C70621" w:rsidRPr="00F01693">
        <w:t>d</w:t>
      </w:r>
      <w:r w:rsidR="00EE6957" w:rsidRPr="00F01693">
        <w:t xml:space="preserve"> to create pockets of lower vaccination </w:t>
      </w:r>
      <w:r w:rsidR="00F60717" w:rsidRPr="00F01693">
        <w:t>uptake</w:t>
      </w:r>
      <w:r w:rsidR="00EE6957" w:rsidRPr="00F01693">
        <w:t xml:space="preserve">. </w:t>
      </w:r>
      <w:r w:rsidR="00B178AF" w:rsidRPr="00F01693">
        <w:t>T</w:t>
      </w:r>
      <w:r w:rsidRPr="00F01693">
        <w:t>h</w:t>
      </w:r>
      <w:r w:rsidR="00EE6957" w:rsidRPr="00F01693">
        <w:t xml:space="preserve">is has implications for both the equity of vaccine delivery and equity of health risk or outcomes. </w:t>
      </w:r>
      <w:r w:rsidR="00771E1F" w:rsidRPr="00F01693">
        <w:t xml:space="preserve">Even where </w:t>
      </w:r>
      <w:r w:rsidR="00C60108" w:rsidRPr="00F01693">
        <w:t xml:space="preserve">vaccination rates are high, the introduction of walk-in vaccination services suggest a </w:t>
      </w:r>
      <w:r w:rsidR="00EE6957" w:rsidRPr="00F01693">
        <w:t xml:space="preserve">further </w:t>
      </w:r>
      <w:r w:rsidR="00C60108" w:rsidRPr="00F01693">
        <w:t>realisation that accessibility</w:t>
      </w:r>
      <w:r w:rsidR="00EE6957" w:rsidRPr="00F01693">
        <w:t xml:space="preserve">, </w:t>
      </w:r>
      <w:r w:rsidR="00C60108" w:rsidRPr="00F01693">
        <w:t>as well as hesitancy needed to be addressed</w:t>
      </w:r>
      <w:r w:rsidR="00F60717" w:rsidRPr="00F01693">
        <w:t xml:space="preserve"> (</w:t>
      </w:r>
      <w:r w:rsidR="00C70621" w:rsidRPr="00F01693">
        <w:t>Rader et al., 202</w:t>
      </w:r>
      <w:r w:rsidR="00392796" w:rsidRPr="00F01693">
        <w:t>2</w:t>
      </w:r>
      <w:r w:rsidR="00F60717" w:rsidRPr="00F01693">
        <w:t>)</w:t>
      </w:r>
      <w:r w:rsidR="00C60108" w:rsidRPr="00F01693">
        <w:t>.</w:t>
      </w:r>
      <w:r w:rsidR="00785423" w:rsidRPr="00F01693">
        <w:t xml:space="preserve"> </w:t>
      </w:r>
    </w:p>
    <w:p w14:paraId="2C2F5814" w14:textId="77777777" w:rsidR="00C70621" w:rsidRPr="00F01693" w:rsidRDefault="00C70621" w:rsidP="00F01693"/>
    <w:p w14:paraId="6BEA50B6" w14:textId="0544A6FA" w:rsidR="000B1BEF" w:rsidRPr="00F01693" w:rsidRDefault="000B1BEF" w:rsidP="00F01693">
      <w:r w:rsidRPr="00F01693">
        <w:t xml:space="preserve">Consistent with existing research </w:t>
      </w:r>
      <w:r w:rsidRPr="00F01693">
        <w:rPr>
          <w:noProof/>
        </w:rPr>
        <w:t>(Diament et al., 2021)</w:t>
      </w:r>
      <w:r w:rsidRPr="00F01693">
        <w:t xml:space="preserve">, our models show that younger age groups, those on lower incomes, and certain minority ethnic groups are likely to have lower vaccination rates. However, unlike other studies, we also show that in some places, such as MSOAs concentrated in London (cluster G3), factors of accessibility were not as relevant as household income, but in other places (e.g. cluster G4), accessibility by car was one of the most important factors or lack of access to a car (e.g. cluster G7) was most influential on vaccination rates and outcomes. </w:t>
      </w:r>
      <w:r w:rsidR="00C864F5" w:rsidRPr="00F01693">
        <w:t xml:space="preserve">It is unclear whether analysis of spatial variation of vaccine uptake or evidence that geospatial as well as public health data were incorporated into the strategy for vaccine delivery </w:t>
      </w:r>
      <w:r w:rsidR="00C864F5" w:rsidRPr="00F01693">
        <w:rPr>
          <w:noProof/>
        </w:rPr>
        <w:t>(Utazi et al., 2019; Whitehead et al., 2021)</w:t>
      </w:r>
      <w:r w:rsidR="00C864F5" w:rsidRPr="00F01693">
        <w:t>. Yet w</w:t>
      </w:r>
      <w:r w:rsidR="00F60717" w:rsidRPr="00F01693">
        <w:t xml:space="preserve">ithout identifying areas </w:t>
      </w:r>
      <w:r w:rsidR="00B147F0" w:rsidRPr="00F01693">
        <w:t xml:space="preserve">where accessibility rather than hesitancy had a greater influence on vaccination uptake, any strategy to increase vaccination sites or locate mobile or pop-up sites could miss the locations most likely to improve uptake </w:t>
      </w:r>
      <w:r w:rsidR="00F60717" w:rsidRPr="00F01693">
        <w:rPr>
          <w:noProof/>
        </w:rPr>
        <w:t>(Krzysztofowicz and Osińska-Skotak, 2021)</w:t>
      </w:r>
      <w:r w:rsidR="00B147F0" w:rsidRPr="00F01693">
        <w:t>.</w:t>
      </w:r>
      <w:r w:rsidRPr="00F01693">
        <w:t xml:space="preserve"> </w:t>
      </w:r>
      <w:r w:rsidR="00531312" w:rsidRPr="00F01693">
        <w:t xml:space="preserve">By </w:t>
      </w:r>
      <w:r w:rsidRPr="00F01693">
        <w:t>measur</w:t>
      </w:r>
      <w:r w:rsidR="00531312" w:rsidRPr="00F01693">
        <w:t>ing</w:t>
      </w:r>
      <w:r w:rsidRPr="00F01693">
        <w:t xml:space="preserve"> not only indicators of geographic access to </w:t>
      </w:r>
      <w:r w:rsidR="00895E33" w:rsidRPr="00F01693">
        <w:t>vaccination centres</w:t>
      </w:r>
      <w:r w:rsidRPr="00F01693">
        <w:t xml:space="preserve">, but also </w:t>
      </w:r>
      <w:r w:rsidR="00895E33" w:rsidRPr="00F01693">
        <w:t>rigorous</w:t>
      </w:r>
      <w:r w:rsidR="13C144D1" w:rsidRPr="00F01693">
        <w:t>ly explor</w:t>
      </w:r>
      <w:r w:rsidR="00531312" w:rsidRPr="00F01693">
        <w:t>ing</w:t>
      </w:r>
      <w:r w:rsidR="00895E33" w:rsidRPr="00F01693">
        <w:t xml:space="preserve"> </w:t>
      </w:r>
      <w:r w:rsidRPr="00F01693">
        <w:t xml:space="preserve">how </w:t>
      </w:r>
      <w:r w:rsidR="00D229F3" w:rsidRPr="00F01693">
        <w:t>an</w:t>
      </w:r>
      <w:r w:rsidR="10D77977" w:rsidRPr="00F01693">
        <w:t>y</w:t>
      </w:r>
      <w:r w:rsidR="00D229F3" w:rsidRPr="00F01693">
        <w:t xml:space="preserve"> link</w:t>
      </w:r>
      <w:r w:rsidR="3210EC07" w:rsidRPr="00F01693">
        <w:t>s between accessibility and</w:t>
      </w:r>
      <w:r w:rsidR="00D229F3" w:rsidRPr="00F01693">
        <w:t xml:space="preserve"> vaccination uptake </w:t>
      </w:r>
      <w:r w:rsidR="000E4AAD" w:rsidRPr="00F01693">
        <w:t xml:space="preserve">in </w:t>
      </w:r>
      <w:r w:rsidR="00D229F3" w:rsidRPr="00F01693">
        <w:t>England</w:t>
      </w:r>
      <w:r w:rsidRPr="00F01693">
        <w:t xml:space="preserve"> </w:t>
      </w:r>
      <w:r w:rsidR="00D0482B" w:rsidRPr="00F01693">
        <w:t>may be confounded by</w:t>
      </w:r>
      <w:r w:rsidR="00BD2766" w:rsidRPr="00F01693">
        <w:t xml:space="preserve"> other factors of vaccine hesitancy</w:t>
      </w:r>
      <w:r w:rsidR="00531312" w:rsidRPr="00F01693">
        <w:t>, we explore where</w:t>
      </w:r>
      <w:r w:rsidR="0FCAA606" w:rsidRPr="00F01693">
        <w:t xml:space="preserve"> spatial variation in vaccine uptake reflect</w:t>
      </w:r>
      <w:r w:rsidR="00BD2766" w:rsidRPr="00F01693">
        <w:t>s</w:t>
      </w:r>
      <w:r w:rsidR="0FCAA606" w:rsidRPr="00F01693">
        <w:t xml:space="preserve"> </w:t>
      </w:r>
      <w:r w:rsidR="32B16746" w:rsidRPr="00F01693">
        <w:t xml:space="preserve">poor accessibility </w:t>
      </w:r>
      <w:r w:rsidR="00B147F0" w:rsidRPr="00F01693">
        <w:t>or a lack of automobility</w:t>
      </w:r>
      <w:r w:rsidR="00531312" w:rsidRPr="00F01693">
        <w:t xml:space="preserve">, where </w:t>
      </w:r>
      <w:r w:rsidR="7F2BEEFA" w:rsidRPr="00F01693">
        <w:t xml:space="preserve">vaccine hesitancy may be a more likely explanation, </w:t>
      </w:r>
      <w:r w:rsidR="0FCAA606" w:rsidRPr="00F01693">
        <w:t xml:space="preserve">or a combination of both. </w:t>
      </w:r>
      <w:r w:rsidR="00531312" w:rsidRPr="00F01693">
        <w:t>A</w:t>
      </w:r>
      <w:r w:rsidR="006E1CA3" w:rsidRPr="00F01693">
        <w:t xml:space="preserve">chieving equitable delivery </w:t>
      </w:r>
      <w:r w:rsidR="00531312" w:rsidRPr="00F01693">
        <w:t xml:space="preserve">and uptake </w:t>
      </w:r>
      <w:r w:rsidR="006E1CA3" w:rsidRPr="00F01693">
        <w:t xml:space="preserve">of a vaccine </w:t>
      </w:r>
      <w:r w:rsidR="000915C5" w:rsidRPr="00F01693">
        <w:t xml:space="preserve">to all age groups </w:t>
      </w:r>
      <w:r w:rsidR="006E1CA3" w:rsidRPr="00F01693">
        <w:t xml:space="preserve">is essential </w:t>
      </w:r>
      <w:r w:rsidR="00531312" w:rsidRPr="00F01693">
        <w:t>for universal</w:t>
      </w:r>
      <w:r w:rsidR="00C864F5" w:rsidRPr="00F01693">
        <w:t xml:space="preserve"> protection</w:t>
      </w:r>
      <w:r w:rsidR="393EDE77" w:rsidRPr="00F01693">
        <w:t xml:space="preserve">, and </w:t>
      </w:r>
      <w:r w:rsidR="00531312" w:rsidRPr="00F01693">
        <w:t xml:space="preserve">we conclude that </w:t>
      </w:r>
      <w:r w:rsidR="393EDE77" w:rsidRPr="00F01693">
        <w:t>poor accessibility can compound any vaccine hesitancy within the population</w:t>
      </w:r>
      <w:r w:rsidR="5F000967" w:rsidRPr="00F01693">
        <w:t>.</w:t>
      </w:r>
      <w:r w:rsidR="006E1CA3" w:rsidRPr="00F01693">
        <w:t xml:space="preserve"> </w:t>
      </w:r>
    </w:p>
    <w:p w14:paraId="677C2A19" w14:textId="77777777" w:rsidR="00FC1B63" w:rsidRPr="00F01693" w:rsidRDefault="00FC1B63" w:rsidP="00F01693"/>
    <w:p w14:paraId="2167DDD9" w14:textId="77777777" w:rsidR="00F55BD4" w:rsidRPr="00F01693" w:rsidRDefault="00F55BD4" w:rsidP="00F01693">
      <w:pPr>
        <w:pStyle w:val="Heading1"/>
        <w:numPr>
          <w:ilvl w:val="0"/>
          <w:numId w:val="0"/>
        </w:numPr>
        <w:ind w:left="360" w:hanging="360"/>
      </w:pPr>
      <w:r w:rsidRPr="00F01693">
        <w:t>Acknowledgements</w:t>
      </w:r>
    </w:p>
    <w:p w14:paraId="28B6935E" w14:textId="1B81C18A" w:rsidR="00F55BD4" w:rsidRDefault="00F55BD4" w:rsidP="00F01693"/>
    <w:p w14:paraId="5BEA88B9" w14:textId="77777777" w:rsidR="00593951" w:rsidRPr="00F01693" w:rsidRDefault="00593951" w:rsidP="00F01693"/>
    <w:p w14:paraId="7F404633" w14:textId="77777777" w:rsidR="00046CE5" w:rsidRPr="00F01693" w:rsidRDefault="002821FC" w:rsidP="00F01693">
      <w:pPr>
        <w:pStyle w:val="Heading1"/>
        <w:numPr>
          <w:ilvl w:val="0"/>
          <w:numId w:val="0"/>
        </w:numPr>
        <w:ind w:left="360" w:hanging="360"/>
      </w:pPr>
      <w:r w:rsidRPr="00F01693">
        <w:t>References</w:t>
      </w:r>
    </w:p>
    <w:p w14:paraId="5A02F14A" w14:textId="77777777" w:rsidR="00D92897" w:rsidRPr="00F01693" w:rsidRDefault="00D92897" w:rsidP="00F01693">
      <w:pPr>
        <w:adjustRightInd w:val="0"/>
        <w:ind w:left="480" w:hanging="480"/>
        <w:rPr>
          <w:noProof/>
          <w:szCs w:val="24"/>
        </w:rPr>
      </w:pPr>
      <w:r w:rsidRPr="00F01693">
        <w:rPr>
          <w:noProof/>
          <w:szCs w:val="24"/>
        </w:rPr>
        <w:t>Apparicio, P., Abdelmajid, M., Riva, M., Shearmur, R., 2008. Comparing alternative approaches to measuring the geographical accessibility of urban health services: Distance types and aggregation-error issues. Int. J. Health Geogr. 7, 7. https://doi.org/10.1186/1476-072X-7-7</w:t>
      </w:r>
    </w:p>
    <w:p w14:paraId="3DEF8DAF" w14:textId="77777777" w:rsidR="00D92897" w:rsidRPr="00F01693" w:rsidRDefault="00D92897" w:rsidP="00F01693">
      <w:pPr>
        <w:adjustRightInd w:val="0"/>
        <w:ind w:left="480" w:hanging="480"/>
        <w:rPr>
          <w:noProof/>
          <w:szCs w:val="24"/>
        </w:rPr>
      </w:pPr>
      <w:r w:rsidRPr="00F01693">
        <w:rPr>
          <w:noProof/>
          <w:szCs w:val="24"/>
        </w:rPr>
        <w:t>Bailey, N., Minton, J., 2018. The suburbanisation of poverty in British cities, 2004-16: extent, processes and nature. Urban Geogr. 39, 892–915. https://doi.org/10.1080/02723638.2017.1405689</w:t>
      </w:r>
    </w:p>
    <w:p w14:paraId="2A1B3856" w14:textId="77777777" w:rsidR="00D92897" w:rsidRPr="00F01693" w:rsidRDefault="00D92897" w:rsidP="00F01693">
      <w:pPr>
        <w:adjustRightInd w:val="0"/>
        <w:ind w:left="480" w:hanging="480"/>
        <w:rPr>
          <w:noProof/>
          <w:szCs w:val="24"/>
        </w:rPr>
      </w:pPr>
      <w:r w:rsidRPr="00F01693">
        <w:rPr>
          <w:noProof/>
          <w:szCs w:val="24"/>
        </w:rPr>
        <w:t>Baraniuk, C., 2021. Covid-19: How the UK vaccine rollout delivered success, so far. BMJ n421. https://doi.org/10.1136/bmj.n421</w:t>
      </w:r>
    </w:p>
    <w:p w14:paraId="714CF2D6" w14:textId="77777777" w:rsidR="00D92897" w:rsidRPr="00F01693" w:rsidRDefault="00D92897" w:rsidP="00F01693">
      <w:pPr>
        <w:adjustRightInd w:val="0"/>
        <w:ind w:left="480" w:hanging="480"/>
        <w:rPr>
          <w:noProof/>
          <w:szCs w:val="24"/>
        </w:rPr>
      </w:pPr>
      <w:r w:rsidRPr="00F01693">
        <w:rPr>
          <w:noProof/>
          <w:szCs w:val="24"/>
        </w:rPr>
        <w:t>Bauer, J., Brüggmann, D., Klingelhöfer, D., Maier, W., Schwettmann, L., Weiss, D.J., Groneberg, D.A., 2020. Access to intensive care in 14 European countries: a spatial analysis of intensive care need and capacity in the light of COVID-19. Intensive Care Med. 46, 2026–2034. https://doi.org/10.1007/s00134-020-06229-6</w:t>
      </w:r>
    </w:p>
    <w:p w14:paraId="300CF367" w14:textId="77777777" w:rsidR="00D92897" w:rsidRPr="00F01693" w:rsidRDefault="00D92897" w:rsidP="00F01693">
      <w:pPr>
        <w:adjustRightInd w:val="0"/>
        <w:ind w:left="480" w:hanging="480"/>
        <w:rPr>
          <w:noProof/>
          <w:szCs w:val="24"/>
        </w:rPr>
      </w:pPr>
      <w:r w:rsidRPr="00F01693">
        <w:rPr>
          <w:noProof/>
          <w:szCs w:val="24"/>
        </w:rPr>
        <w:t>Bavel, J.J. Van, Baicker, K., Boggio, P.S., Capraro, V., Cichocka, A., Cikara, M., Crockett, M.J., Crum, A.J., Douglas, K.M., Druckman, J.N., Drury, J., Dube, O., Ellemers, N., Finkel, E.J., Fowler, J.H., Gelfand, M., Han, S., Haslam, S.A., Jetten, J., Kitayama, S., Mobbs, D., Napper, L.E., Packer, D.J., Pennycook, G., Peters, E., Petty, R.E., Rand, D.G., Reicher, S.D., Schnall, S., Shariff, A., Skitka, L.J., Smith, S.S., Sunstein, C.R., Tabri, N., Tucker, J.A., Linden, S. van der, Lange, P. van, Weeden, K.A., Wohl, M.J.A., Zaki, J., Zion, S.R., Willer, R., 2020. Using social and behavioural science to support COVID-19 pandemic response. Nat. Hum. Behav. 4, 460–471. https://doi.org/10.1038/s41562-020-0884-z</w:t>
      </w:r>
    </w:p>
    <w:p w14:paraId="7BE29367" w14:textId="77777777" w:rsidR="00D92897" w:rsidRPr="00F01693" w:rsidRDefault="00D92897" w:rsidP="00F01693">
      <w:pPr>
        <w:adjustRightInd w:val="0"/>
        <w:ind w:left="480" w:hanging="480"/>
        <w:rPr>
          <w:noProof/>
          <w:szCs w:val="24"/>
        </w:rPr>
      </w:pPr>
      <w:r w:rsidRPr="00F01693">
        <w:rPr>
          <w:noProof/>
          <w:szCs w:val="24"/>
        </w:rPr>
        <w:t>Boisjoly, G., El-Geneidy, A.M., 2017. The insider: A planners’ perspective on accessibility. J. Transp. Geogr. 64, 33–43. https://doi.org/10.1016/j.jtrangeo.2017.08.006</w:t>
      </w:r>
    </w:p>
    <w:p w14:paraId="3E3DC038" w14:textId="77777777" w:rsidR="00D92897" w:rsidRPr="00F01693" w:rsidRDefault="00D92897" w:rsidP="00F01693">
      <w:pPr>
        <w:adjustRightInd w:val="0"/>
        <w:ind w:left="480" w:hanging="480"/>
        <w:rPr>
          <w:noProof/>
          <w:szCs w:val="24"/>
        </w:rPr>
      </w:pPr>
      <w:r w:rsidRPr="00F01693">
        <w:rPr>
          <w:noProof/>
          <w:szCs w:val="24"/>
        </w:rPr>
        <w:t>Burnham, K.P., Anderson, D.R., 2004. Model Selection and Multimodel Inference. Springer New York, New York, NY. https://doi.org/10.1007/b97636</w:t>
      </w:r>
    </w:p>
    <w:p w14:paraId="6203EA1A" w14:textId="77777777" w:rsidR="00D92897" w:rsidRPr="00F01693" w:rsidRDefault="00D92897" w:rsidP="00F01693">
      <w:pPr>
        <w:adjustRightInd w:val="0"/>
        <w:ind w:left="480" w:hanging="480"/>
        <w:rPr>
          <w:noProof/>
          <w:szCs w:val="24"/>
        </w:rPr>
      </w:pPr>
      <w:r w:rsidRPr="00F01693">
        <w:rPr>
          <w:noProof/>
          <w:szCs w:val="24"/>
        </w:rPr>
        <w:t>Chen, B.Y., Cheng, X.-P., Kwan, M.-P., Schwanen, T., 2020. Evaluating spatial accessibility to healthcare services under travel time uncertainty: A reliability-based floating catchment area approach. J. Transp. Geogr. 87, 102794. https://doi.org/10.1016/j.jtrangeo.2020.102794</w:t>
      </w:r>
    </w:p>
    <w:p w14:paraId="4B38C568" w14:textId="77777777" w:rsidR="00D92897" w:rsidRPr="00F01693" w:rsidRDefault="00D92897" w:rsidP="00F01693">
      <w:pPr>
        <w:adjustRightInd w:val="0"/>
        <w:ind w:left="480" w:hanging="480"/>
        <w:rPr>
          <w:noProof/>
          <w:szCs w:val="24"/>
        </w:rPr>
      </w:pPr>
      <w:r w:rsidRPr="00F01693">
        <w:rPr>
          <w:noProof/>
          <w:szCs w:val="24"/>
        </w:rPr>
        <w:t>Department for Transport, 2021. Transport Secretary hails work of transport industry in vaccination roll-out [WWW Document]. News story. URL https://www.gov.uk/government/news/transport-secretary-hails-work-of-transport-industry-in-vaccination-roll-out (accessed 2.7.22).</w:t>
      </w:r>
    </w:p>
    <w:p w14:paraId="5BF9F814" w14:textId="77777777" w:rsidR="00D92897" w:rsidRPr="00F01693" w:rsidRDefault="00D92897" w:rsidP="00F01693">
      <w:pPr>
        <w:adjustRightInd w:val="0"/>
        <w:ind w:left="480" w:hanging="480"/>
        <w:rPr>
          <w:noProof/>
          <w:szCs w:val="24"/>
        </w:rPr>
      </w:pPr>
      <w:r w:rsidRPr="00F01693">
        <w:rPr>
          <w:noProof/>
          <w:szCs w:val="24"/>
        </w:rPr>
        <w:t>Department of Health and Social Care, 2021a. UK moves into next phase of vaccine roll-out as government target hit early [WWW Document]. URL https://www.gov.uk/government/news/uk-moves-into-next-phase-of-vaccine-roll-out-as-government-target-hit-early (accessed 1.3.22).</w:t>
      </w:r>
    </w:p>
    <w:p w14:paraId="1FAEF42E" w14:textId="77777777" w:rsidR="00D92897" w:rsidRPr="00F01693" w:rsidRDefault="00D92897" w:rsidP="00F01693">
      <w:pPr>
        <w:adjustRightInd w:val="0"/>
        <w:ind w:left="480" w:hanging="480"/>
        <w:rPr>
          <w:noProof/>
          <w:szCs w:val="24"/>
        </w:rPr>
      </w:pPr>
      <w:r w:rsidRPr="00F01693">
        <w:rPr>
          <w:noProof/>
          <w:szCs w:val="24"/>
        </w:rPr>
        <w:t>Department of Health and Social Care, 2021b. UK COVID-19 vaccines delivery plan [WWW Document]. URL https://assets.publishing.service.gov.uk/government/uploads/system/uploads/attachment_data/file/951928/uk-covid-19-vaccines-delivery-plan-final.pdf (accessed 1.3.22).</w:t>
      </w:r>
    </w:p>
    <w:p w14:paraId="15DA452E" w14:textId="77777777" w:rsidR="00D92897" w:rsidRPr="00F01693" w:rsidRDefault="00D92897" w:rsidP="00F01693">
      <w:pPr>
        <w:adjustRightInd w:val="0"/>
        <w:ind w:left="480" w:hanging="480"/>
        <w:rPr>
          <w:noProof/>
          <w:szCs w:val="24"/>
        </w:rPr>
      </w:pPr>
      <w:r w:rsidRPr="00F01693">
        <w:rPr>
          <w:noProof/>
          <w:szCs w:val="24"/>
        </w:rPr>
        <w:t>Department of Health and Social Care, 2021c. JCVI final statement on phase 2 of the COVID-19 vaccination programme: 13 April 2021 [WWW Document]. Indep. Rep. URL https://www.gov.uk/government/publications/priority-groups-for-phase-2-of-the-coronavirus-covid-19-vaccination-programme-advice-from-the-jcvi/jcvi-final-statement-on-phase-2-of-the-covid-19-vaccination-programme-13-april-2021 (accessed 2.7.22).</w:t>
      </w:r>
    </w:p>
    <w:p w14:paraId="719CBF96" w14:textId="77777777" w:rsidR="00D92897" w:rsidRPr="00F01693" w:rsidRDefault="00D92897" w:rsidP="00F01693">
      <w:pPr>
        <w:adjustRightInd w:val="0"/>
        <w:ind w:left="480" w:hanging="480"/>
        <w:rPr>
          <w:noProof/>
          <w:szCs w:val="24"/>
        </w:rPr>
      </w:pPr>
      <w:r w:rsidRPr="00F01693">
        <w:rPr>
          <w:noProof/>
          <w:szCs w:val="24"/>
        </w:rPr>
        <w:t>Diament, S.M., Kaya, A., Magenheim, E.B., 2021. Frames that matter: Increasing the willingness to get the Covid-19 vaccines. Soc. Sci. Med. 114562. https://doi.org/10.1016/j.socscimed.2021.114562</w:t>
      </w:r>
    </w:p>
    <w:p w14:paraId="256EE171" w14:textId="77777777" w:rsidR="00D92897" w:rsidRPr="00F01693" w:rsidRDefault="00D92897" w:rsidP="00F01693">
      <w:pPr>
        <w:adjustRightInd w:val="0"/>
        <w:ind w:left="480" w:hanging="480"/>
        <w:rPr>
          <w:noProof/>
          <w:szCs w:val="24"/>
        </w:rPr>
      </w:pPr>
      <w:r w:rsidRPr="00F01693">
        <w:rPr>
          <w:noProof/>
          <w:szCs w:val="24"/>
        </w:rPr>
        <w:t>Duffy, C., Newing, A., Górska, J., 2022. Evaluating the Geographical Accessibility and Equity of COVID-19 Vaccination Sites in England. Vaccines 10, 50. https://doi.org/10.3390/vaccines10010050</w:t>
      </w:r>
    </w:p>
    <w:p w14:paraId="29CB80F2" w14:textId="77777777" w:rsidR="00D92897" w:rsidRPr="00F01693" w:rsidRDefault="00D92897" w:rsidP="00F01693">
      <w:pPr>
        <w:adjustRightInd w:val="0"/>
        <w:ind w:left="480" w:hanging="480"/>
        <w:rPr>
          <w:noProof/>
          <w:szCs w:val="24"/>
          <w:lang w:val="nl-NL"/>
        </w:rPr>
      </w:pPr>
      <w:r w:rsidRPr="00F01693">
        <w:rPr>
          <w:noProof/>
          <w:szCs w:val="24"/>
        </w:rPr>
        <w:t xml:space="preserve">Freeman, D., Loe, B.S., Chadwick, A., Vaccari, C., Waite, F., Rosebrock, L., Jenner, L., Petit, A., Lewandowsky, S., Vanderslott, S., Innocenti, S., Larkin, M., Giubilini, A., Yu, L.-M., McShane, H., Pollard, A.J., Lambe, S., 2020. COVID-19 vaccine hesitancy in the UK: the Oxford coronavirus explanations, attitudes, and narratives survey (Oceans) II. </w:t>
      </w:r>
      <w:r w:rsidRPr="00F01693">
        <w:rPr>
          <w:noProof/>
          <w:szCs w:val="24"/>
          <w:lang w:val="nl-NL"/>
        </w:rPr>
        <w:t>Psychol. Med. 1–15. https://doi.org/10.1017/S0033291720005188</w:t>
      </w:r>
    </w:p>
    <w:p w14:paraId="7F1E9608" w14:textId="77777777" w:rsidR="00D92897" w:rsidRPr="00F01693" w:rsidRDefault="00D92897" w:rsidP="00F01693">
      <w:pPr>
        <w:adjustRightInd w:val="0"/>
        <w:ind w:left="480" w:hanging="480"/>
        <w:rPr>
          <w:noProof/>
          <w:szCs w:val="24"/>
        </w:rPr>
      </w:pPr>
      <w:r w:rsidRPr="00F01693">
        <w:rPr>
          <w:noProof/>
          <w:szCs w:val="24"/>
          <w:lang w:val="nl-NL"/>
        </w:rPr>
        <w:t xml:space="preserve">Geurs, K.T., van Wee, B., 2004. </w:t>
      </w:r>
      <w:r w:rsidRPr="00F01693">
        <w:rPr>
          <w:noProof/>
          <w:szCs w:val="24"/>
        </w:rPr>
        <w:t>Accessibility evaluation of land-use and transport strategies: Review and research directions. J. Transp. Geogr. 12, 127–140. https://doi.org/10.1016/j.jtrangeo.2003.10.005</w:t>
      </w:r>
    </w:p>
    <w:p w14:paraId="536EB41B" w14:textId="77777777" w:rsidR="00D92897" w:rsidRPr="00F01693" w:rsidRDefault="00D92897" w:rsidP="00F01693">
      <w:pPr>
        <w:adjustRightInd w:val="0"/>
        <w:ind w:left="480" w:hanging="480"/>
        <w:rPr>
          <w:noProof/>
          <w:szCs w:val="24"/>
        </w:rPr>
      </w:pPr>
      <w:r w:rsidRPr="00F01693">
        <w:rPr>
          <w:noProof/>
          <w:szCs w:val="24"/>
        </w:rPr>
        <w:t>Ghorbanzadeh, M., Kim, K., Erman Ozguven, E., Horner, M.W., 2021. Spatial accessibility assessment of COVID-19 patients to healthcare facilities: A case study of Florida. Travel Behav. Soc. 24, 95–101. https://doi.org/10.1016/j.tbs.2021.03.004</w:t>
      </w:r>
    </w:p>
    <w:p w14:paraId="59004BBF" w14:textId="77777777" w:rsidR="00D92897" w:rsidRPr="00F01693" w:rsidRDefault="00D92897" w:rsidP="00F01693">
      <w:pPr>
        <w:adjustRightInd w:val="0"/>
        <w:ind w:left="480" w:hanging="480"/>
        <w:rPr>
          <w:noProof/>
          <w:szCs w:val="24"/>
        </w:rPr>
      </w:pPr>
      <w:r w:rsidRPr="00F01693">
        <w:rPr>
          <w:noProof/>
          <w:szCs w:val="24"/>
        </w:rPr>
        <w:t>Haynes, R., Lovett, A., Sünnenberg, G., 2003. Potential Accessibility, Travel Time, and Consumer Choice: Geographical Variations in General Medical Practice Registrations in Eastern England. Environ. Plan. A Econ. Sp. 35, 1733–1750. https://doi.org/10.1068/a35165</w:t>
      </w:r>
    </w:p>
    <w:p w14:paraId="7B66B35A" w14:textId="77777777" w:rsidR="00D92897" w:rsidRPr="00F01693" w:rsidRDefault="00D92897" w:rsidP="00F01693">
      <w:pPr>
        <w:adjustRightInd w:val="0"/>
        <w:ind w:left="480" w:hanging="480"/>
        <w:rPr>
          <w:noProof/>
          <w:szCs w:val="24"/>
        </w:rPr>
      </w:pPr>
      <w:r w:rsidRPr="00F01693">
        <w:rPr>
          <w:noProof/>
          <w:szCs w:val="24"/>
        </w:rPr>
        <w:t>Jain, A., van Hoek, A.J., Boccia, D., Thomas, S.L., 2017. Lower vaccine uptake amongst older individuals living alone: A systematic review and meta-analysis of social determinants of vaccine uptake. Vaccine 35, 2315–2328. https://doi.org/10.1016/j.vaccine.2017.03.013</w:t>
      </w:r>
    </w:p>
    <w:p w14:paraId="2DFB8326" w14:textId="77777777" w:rsidR="00D92897" w:rsidRPr="00F01693" w:rsidRDefault="00D92897" w:rsidP="00F01693">
      <w:pPr>
        <w:adjustRightInd w:val="0"/>
        <w:ind w:left="480" w:hanging="480"/>
        <w:rPr>
          <w:noProof/>
          <w:szCs w:val="24"/>
        </w:rPr>
      </w:pPr>
      <w:r w:rsidRPr="00F01693">
        <w:rPr>
          <w:noProof/>
          <w:szCs w:val="24"/>
        </w:rPr>
        <w:t>Kang, J.-Y., Michels, A., Lyu, F., Wang, Shaohua, Agbodo, N., Freeman, V.L., Wang, Shaowen, 2020. Rapidly measuring spatial accessibility of COVID-19 healthcare resources: a case study of Illinois, USA. Int. J. Health Geogr. 19, 36. https://doi.org/10.1186/s12942-020-00229-x</w:t>
      </w:r>
    </w:p>
    <w:p w14:paraId="24E32199" w14:textId="77777777" w:rsidR="00D92897" w:rsidRPr="00F01693" w:rsidRDefault="00D92897" w:rsidP="00F01693">
      <w:pPr>
        <w:adjustRightInd w:val="0"/>
        <w:ind w:left="480" w:hanging="480"/>
        <w:rPr>
          <w:noProof/>
          <w:szCs w:val="24"/>
        </w:rPr>
      </w:pPr>
      <w:r w:rsidRPr="00F01693">
        <w:rPr>
          <w:noProof/>
          <w:szCs w:val="24"/>
        </w:rPr>
        <w:t>Krzysztofowicz, S., Osińska-Skotak, K., 2021. The Use of GIS Technology to Optimize COVID-19 Vaccine Distribution: A Case Study of the City of Warsaw, Poland. Int. J. Environ. Res. Public Health 18, 5636. https://doi.org/10.3390/ijerph18115636</w:t>
      </w:r>
    </w:p>
    <w:p w14:paraId="388CA76D" w14:textId="77777777" w:rsidR="00D92897" w:rsidRPr="00F01693" w:rsidRDefault="00D92897" w:rsidP="00F01693">
      <w:pPr>
        <w:adjustRightInd w:val="0"/>
        <w:ind w:left="480" w:hanging="480"/>
        <w:rPr>
          <w:noProof/>
          <w:szCs w:val="24"/>
        </w:rPr>
      </w:pPr>
      <w:r w:rsidRPr="00F01693">
        <w:rPr>
          <w:noProof/>
          <w:szCs w:val="24"/>
        </w:rPr>
        <w:t>Kujala, R., Weckström, C., Mladenović, M. N., &amp; Saramäki, J. (2018). Travel times and transfers in public transport: Comprehensive accessibility analysis based on Pareto-optimal journeys. Computers, Environment and Urban Systems, 67, 41–54. https://doi.org/10.1016/j.compenvurbsys.2017.08.012</w:t>
      </w:r>
    </w:p>
    <w:p w14:paraId="06FFC6F6" w14:textId="77777777" w:rsidR="00D92897" w:rsidRPr="00F01693" w:rsidRDefault="00D92897" w:rsidP="00F01693">
      <w:pPr>
        <w:adjustRightInd w:val="0"/>
        <w:ind w:left="480" w:hanging="480"/>
        <w:rPr>
          <w:noProof/>
          <w:szCs w:val="24"/>
        </w:rPr>
      </w:pPr>
      <w:r w:rsidRPr="00F01693">
        <w:rPr>
          <w:noProof/>
          <w:szCs w:val="24"/>
          <w:lang w:val="nl-NL"/>
        </w:rPr>
        <w:t xml:space="preserve">Lee, J., Miller, H.J., 2019. </w:t>
      </w:r>
      <w:r w:rsidRPr="00F01693">
        <w:rPr>
          <w:noProof/>
          <w:szCs w:val="24"/>
        </w:rPr>
        <w:t>Analyzing collective accessibility using average space-time prisms. Transp. Res. Part D Transp. Environ. 69, 250–264. https://doi.org/10.1016/j.trd.2019.02.004</w:t>
      </w:r>
    </w:p>
    <w:p w14:paraId="1D806DFD" w14:textId="77777777" w:rsidR="00D92897" w:rsidRPr="00F01693" w:rsidRDefault="00D92897" w:rsidP="00F01693">
      <w:pPr>
        <w:adjustRightInd w:val="0"/>
        <w:ind w:left="480" w:hanging="480"/>
        <w:rPr>
          <w:noProof/>
          <w:szCs w:val="24"/>
        </w:rPr>
      </w:pPr>
      <w:r w:rsidRPr="00F01693">
        <w:rPr>
          <w:noProof/>
          <w:szCs w:val="24"/>
          <w:lang w:val="nl-NL"/>
        </w:rPr>
        <w:t xml:space="preserve">Lee, J., Miller, H.J., 2020. </w:t>
      </w:r>
      <w:r w:rsidRPr="00F01693">
        <w:rPr>
          <w:noProof/>
          <w:szCs w:val="24"/>
        </w:rPr>
        <w:t>Robust accessibility: Measuring accessibility based on travelers’ heterogeneous strategies for managing travel time uncertainty. J. Transp. Geogr. 86, 102747. https://doi.org/10.1016/j.jtrangeo.2020.102747</w:t>
      </w:r>
    </w:p>
    <w:p w14:paraId="6308333D" w14:textId="77777777" w:rsidR="00D92897" w:rsidRPr="00F01693" w:rsidRDefault="00D92897" w:rsidP="00F01693">
      <w:pPr>
        <w:adjustRightInd w:val="0"/>
        <w:ind w:left="480" w:hanging="480"/>
        <w:rPr>
          <w:noProof/>
          <w:szCs w:val="24"/>
        </w:rPr>
      </w:pPr>
      <w:r w:rsidRPr="00F01693">
        <w:rPr>
          <w:noProof/>
          <w:szCs w:val="24"/>
        </w:rPr>
        <w:t>Lee, W. Do, Qian, M., Schwanen, T., 2021. The association between socioeconomic status and mobility reductions in the early stage of England’s COVID-19 epidemic. Health Place 69, 102563. https://doi.org/10.1016/j.healthplace.2021.102563</w:t>
      </w:r>
    </w:p>
    <w:p w14:paraId="4CA28B11" w14:textId="77777777" w:rsidR="00D92897" w:rsidRPr="00F01693" w:rsidRDefault="00D92897" w:rsidP="00F01693">
      <w:pPr>
        <w:adjustRightInd w:val="0"/>
        <w:ind w:left="480" w:hanging="480"/>
        <w:rPr>
          <w:noProof/>
          <w:szCs w:val="24"/>
        </w:rPr>
      </w:pPr>
      <w:r w:rsidRPr="00F01693">
        <w:rPr>
          <w:noProof/>
          <w:szCs w:val="24"/>
        </w:rPr>
        <w:t>Li, F., Sang, H., 2019. Spatial Homogeneity Pursuit of Regression Coefficients for Large Datasets. J. Am. Stat. Assoc. 114, 1050–1062. https://doi.org/10.1080/01621459.2018.1529595</w:t>
      </w:r>
    </w:p>
    <w:p w14:paraId="12BDF833" w14:textId="77777777" w:rsidR="00D92897" w:rsidRPr="00F01693" w:rsidRDefault="00D92897" w:rsidP="00F01693">
      <w:pPr>
        <w:adjustRightInd w:val="0"/>
        <w:ind w:left="480" w:hanging="480"/>
        <w:rPr>
          <w:noProof/>
          <w:szCs w:val="24"/>
        </w:rPr>
      </w:pPr>
      <w:r w:rsidRPr="00F01693">
        <w:rPr>
          <w:noProof/>
          <w:szCs w:val="24"/>
        </w:rPr>
        <w:t>Luo, W., Wang, F., 2003. Measures of spatial accessibility to health care in a GIS environment: Synthesis and a case study in the Chicago region. Environ. Plan. B Plan. Des. 30, 865–884. https://doi.org/10.1068/b29120</w:t>
      </w:r>
    </w:p>
    <w:p w14:paraId="1CE77B05" w14:textId="77777777" w:rsidR="00D92897" w:rsidRPr="00F01693" w:rsidRDefault="00D92897" w:rsidP="00F01693">
      <w:pPr>
        <w:adjustRightInd w:val="0"/>
        <w:ind w:left="480" w:hanging="480"/>
        <w:rPr>
          <w:noProof/>
          <w:szCs w:val="24"/>
        </w:rPr>
      </w:pPr>
      <w:r w:rsidRPr="00F01693">
        <w:rPr>
          <w:noProof/>
          <w:szCs w:val="24"/>
        </w:rPr>
        <w:t>Mohammadi, A., Mollalo, A., Bergquist, R., Kiani, B., 2021. Measuring COVID-19 vaccination coverage: an enhanced age-adjusted two-step floating catchment area model. Infect. Dis. Poverty 10, 118. https://doi.org/10.1186/s40249-021-00904-6</w:t>
      </w:r>
    </w:p>
    <w:p w14:paraId="77673505" w14:textId="77777777" w:rsidR="00D92897" w:rsidRPr="00F01693" w:rsidRDefault="00D92897" w:rsidP="00F01693">
      <w:pPr>
        <w:adjustRightInd w:val="0"/>
        <w:ind w:left="480" w:hanging="480"/>
        <w:rPr>
          <w:noProof/>
          <w:szCs w:val="24"/>
          <w:lang w:val="nl-NL"/>
        </w:rPr>
      </w:pPr>
      <w:r w:rsidRPr="00F01693">
        <w:rPr>
          <w:noProof/>
          <w:szCs w:val="24"/>
        </w:rPr>
        <w:t xml:space="preserve">Neutens, T., 2015. Accessibility, equity and health care: review and research directions for transport geographers. </w:t>
      </w:r>
      <w:r w:rsidRPr="00F01693">
        <w:rPr>
          <w:noProof/>
          <w:szCs w:val="24"/>
          <w:lang w:val="nl-NL"/>
        </w:rPr>
        <w:t>J. Transp. Geogr. 43, 14–27. https://doi.org/10.1016/j.jtrangeo.2014.12.006</w:t>
      </w:r>
    </w:p>
    <w:p w14:paraId="4D6A0896" w14:textId="77777777" w:rsidR="00D92897" w:rsidRPr="00F01693" w:rsidRDefault="00D92897" w:rsidP="00F01693">
      <w:pPr>
        <w:adjustRightInd w:val="0"/>
        <w:ind w:left="480" w:hanging="480"/>
        <w:rPr>
          <w:noProof/>
          <w:szCs w:val="24"/>
          <w:lang w:val="nl-NL"/>
        </w:rPr>
      </w:pPr>
      <w:r w:rsidRPr="00F01693">
        <w:rPr>
          <w:noProof/>
          <w:szCs w:val="24"/>
          <w:lang w:val="nl-NL"/>
        </w:rPr>
        <w:t xml:space="preserve">Neutens, T., Schwanen, T., Witlox, F., de Maeyer, P., 2010a. </w:t>
      </w:r>
      <w:r w:rsidRPr="00F01693">
        <w:rPr>
          <w:noProof/>
          <w:szCs w:val="24"/>
        </w:rPr>
        <w:t xml:space="preserve">Evaluating the Temporal Organization of Public Service Provision Using Space-Time Accessibility Analysis. </w:t>
      </w:r>
      <w:r w:rsidRPr="00F01693">
        <w:rPr>
          <w:noProof/>
          <w:szCs w:val="24"/>
          <w:lang w:val="nl-NL"/>
        </w:rPr>
        <w:t>Urban Geogr. 31, 1039–1064. https://doi.org/10.2747/0272-3638.31.8.1039</w:t>
      </w:r>
    </w:p>
    <w:p w14:paraId="77D8416C" w14:textId="77777777" w:rsidR="00D92897" w:rsidRPr="00F01693" w:rsidRDefault="00D92897" w:rsidP="00F01693">
      <w:pPr>
        <w:adjustRightInd w:val="0"/>
        <w:ind w:left="480" w:hanging="480"/>
        <w:rPr>
          <w:noProof/>
          <w:szCs w:val="24"/>
        </w:rPr>
      </w:pPr>
      <w:r w:rsidRPr="00F01693">
        <w:rPr>
          <w:noProof/>
          <w:szCs w:val="24"/>
          <w:lang w:val="nl-NL"/>
        </w:rPr>
        <w:t xml:space="preserve">Neutens, T., Schwanen, T., Witlox, F., De Maeyer, P., 2010b. </w:t>
      </w:r>
      <w:r w:rsidRPr="00F01693">
        <w:rPr>
          <w:noProof/>
          <w:szCs w:val="24"/>
        </w:rPr>
        <w:t>Equity of Urban Service Delivery: A Comparison of Different Accessibility Measures. Environ. Plan. A Econ. Sp. 42, 1613–1635. https://doi.org/10.1068/a4230</w:t>
      </w:r>
    </w:p>
    <w:p w14:paraId="3E52D1C2" w14:textId="77777777" w:rsidR="00D92897" w:rsidRPr="00F01693" w:rsidRDefault="00D92897" w:rsidP="00F01693">
      <w:pPr>
        <w:adjustRightInd w:val="0"/>
        <w:ind w:left="480" w:hanging="480"/>
        <w:rPr>
          <w:noProof/>
          <w:szCs w:val="24"/>
        </w:rPr>
      </w:pPr>
      <w:r w:rsidRPr="00F01693">
        <w:rPr>
          <w:noProof/>
          <w:szCs w:val="24"/>
        </w:rPr>
        <w:t>NHS Digital, 2021. NHS walk-in vaccination sites open up in ‘Grab A Jab’ weekend. News.</w:t>
      </w:r>
    </w:p>
    <w:p w14:paraId="0A45CD55" w14:textId="77777777" w:rsidR="00D92897" w:rsidRPr="00F01693" w:rsidRDefault="00D92897" w:rsidP="00F01693">
      <w:pPr>
        <w:adjustRightInd w:val="0"/>
        <w:ind w:left="480" w:hanging="480"/>
        <w:rPr>
          <w:noProof/>
          <w:szCs w:val="24"/>
        </w:rPr>
      </w:pPr>
      <w:r w:rsidRPr="00F01693">
        <w:rPr>
          <w:noProof/>
          <w:szCs w:val="24"/>
        </w:rPr>
        <w:t>Office for National Statistics, 2021. Coronavirus and changing attitudes towards vaccination, England [WWW Document]. Stat. Bull. URL https://www.ons.gov.uk/peoplepopulationandcommunity/healthandsocialcare/healthandwellbeing/bulletins/coronavirusandchangingattitudestowardsvaccinationengland/7to16september2021#vaccine-uptake (accessed 3.23.21).</w:t>
      </w:r>
    </w:p>
    <w:p w14:paraId="32E2DECA" w14:textId="77777777" w:rsidR="00D92897" w:rsidRPr="00F01693" w:rsidRDefault="00D92897" w:rsidP="00F01693">
      <w:pPr>
        <w:adjustRightInd w:val="0"/>
        <w:ind w:left="480" w:hanging="480"/>
        <w:rPr>
          <w:noProof/>
          <w:szCs w:val="24"/>
        </w:rPr>
      </w:pPr>
      <w:r w:rsidRPr="00F01693">
        <w:rPr>
          <w:noProof/>
          <w:szCs w:val="24"/>
        </w:rPr>
        <w:t>Paez, A., Higgins, C.D., 2021. The Accessibility Implications of a Pilot COVID-19 Vaccination Program in Hamilton, Ontario. Findings. https://doi.org/10.32866/001c.24082</w:t>
      </w:r>
    </w:p>
    <w:p w14:paraId="4489CBF7" w14:textId="77777777" w:rsidR="00D92897" w:rsidRPr="00F01693" w:rsidRDefault="00D92897" w:rsidP="00F01693">
      <w:pPr>
        <w:adjustRightInd w:val="0"/>
        <w:ind w:left="480" w:hanging="480"/>
        <w:rPr>
          <w:noProof/>
          <w:szCs w:val="24"/>
        </w:rPr>
      </w:pPr>
      <w:r w:rsidRPr="00F01693">
        <w:rPr>
          <w:noProof/>
          <w:szCs w:val="24"/>
        </w:rPr>
        <w:t>Paez, A., Mercado, R.G., Farber, S., Morency, C., Roorda, M., 2010. Accessibility to health care facilities in Montreal Island: an application of relative accessibility indicators from the perspective of senior and non-senior residents. Int. J. Health Geogr. 9, 52. https://doi.org/10.1186/1476-072X-9-52</w:t>
      </w:r>
    </w:p>
    <w:p w14:paraId="7562A1BD" w14:textId="77777777" w:rsidR="00D92897" w:rsidRPr="00F01693" w:rsidRDefault="00D92897" w:rsidP="00F01693">
      <w:pPr>
        <w:adjustRightInd w:val="0"/>
        <w:ind w:left="480" w:hanging="480"/>
        <w:rPr>
          <w:noProof/>
          <w:szCs w:val="24"/>
        </w:rPr>
      </w:pPr>
      <w:r w:rsidRPr="00F01693">
        <w:rPr>
          <w:noProof/>
          <w:szCs w:val="24"/>
        </w:rPr>
        <w:t>Paul, E., Steptoe, A., Fancourt, D., 2021. Attitudes towards vaccines and intention to vaccinate against COVID-19: Implications for public health communications. Lancet Reg. Heal. - Eur. 1. https://doi.org/10.1016/j.lanepe.2020.100012</w:t>
      </w:r>
    </w:p>
    <w:p w14:paraId="63E3B5C9" w14:textId="77777777" w:rsidR="00D92897" w:rsidRPr="00F01693" w:rsidRDefault="00D92897" w:rsidP="00F01693">
      <w:pPr>
        <w:adjustRightInd w:val="0"/>
        <w:ind w:left="480" w:hanging="480"/>
        <w:rPr>
          <w:noProof/>
          <w:szCs w:val="24"/>
          <w:lang w:val="nl-NL"/>
        </w:rPr>
      </w:pPr>
      <w:r w:rsidRPr="00F01693">
        <w:rPr>
          <w:noProof/>
          <w:szCs w:val="24"/>
          <w:lang w:val="nl-NL"/>
        </w:rPr>
        <w:t xml:space="preserve">Pereira, R.H.M., Kau, C., Mendes, L., Serra, B., Amaral, P., Gouveia, N., Paez, A., 2021. </w:t>
      </w:r>
      <w:r w:rsidRPr="00F01693">
        <w:rPr>
          <w:noProof/>
          <w:szCs w:val="24"/>
        </w:rPr>
        <w:t xml:space="preserve">Geographic access to COVID-19 healthcare in Brazil using a balanced float catchment area approach. </w:t>
      </w:r>
      <w:r w:rsidRPr="00F01693">
        <w:rPr>
          <w:noProof/>
          <w:szCs w:val="24"/>
          <w:lang w:val="nl-NL"/>
        </w:rPr>
        <w:t>Soc. Sci. Med. 273, 113773. https://doi.org/10.1016/j.socscimed.2021.113773</w:t>
      </w:r>
    </w:p>
    <w:p w14:paraId="31C1D00A" w14:textId="77777777" w:rsidR="00D92897" w:rsidRPr="00F01693" w:rsidRDefault="00D92897" w:rsidP="00F01693">
      <w:pPr>
        <w:adjustRightInd w:val="0"/>
        <w:ind w:left="480" w:hanging="480"/>
        <w:rPr>
          <w:noProof/>
          <w:szCs w:val="24"/>
          <w:lang w:val="nl-NL"/>
        </w:rPr>
      </w:pPr>
      <w:r w:rsidRPr="00F01693">
        <w:rPr>
          <w:noProof/>
          <w:szCs w:val="24"/>
          <w:lang w:val="nl-NL"/>
        </w:rPr>
        <w:t xml:space="preserve">Rader, B., Astley, C. M., Sewalk, K., Delamater, P. L., Cordiano, K., Wronski, L., Rivera, J. M., Hallberg, K., Pera, M. F., Cantor, J., Whaley, C. M., Bravata, D. M., Lee, L., Patel, A., &amp; Brownstein, J. S. (2022). Spatial modeling of vaccine deserts as barriers to controlling SARS-CoV-2. </w:t>
      </w:r>
      <w:r w:rsidRPr="00F01693">
        <w:rPr>
          <w:i/>
          <w:iCs/>
          <w:noProof/>
          <w:szCs w:val="24"/>
          <w:lang w:val="nl-NL"/>
        </w:rPr>
        <w:t>Communications Medicine,</w:t>
      </w:r>
      <w:r w:rsidRPr="00F01693">
        <w:rPr>
          <w:noProof/>
          <w:szCs w:val="24"/>
          <w:lang w:val="nl-NL"/>
        </w:rPr>
        <w:t xml:space="preserve"> 2(1). https://doi.org/10.1038/s43856-022-00183-8</w:t>
      </w:r>
    </w:p>
    <w:p w14:paraId="7356D84F" w14:textId="77777777" w:rsidR="00D92897" w:rsidRPr="00F01693" w:rsidRDefault="00D92897" w:rsidP="00F01693">
      <w:pPr>
        <w:adjustRightInd w:val="0"/>
        <w:ind w:left="480" w:hanging="480"/>
        <w:rPr>
          <w:noProof/>
          <w:szCs w:val="24"/>
        </w:rPr>
      </w:pPr>
      <w:r w:rsidRPr="00F01693">
        <w:rPr>
          <w:noProof/>
          <w:szCs w:val="24"/>
        </w:rPr>
        <w:t>Robertson, E., Reeve, K.S., Niedzwiedz, C.L., Moore, J., Blake, M., Green, M., Katikireddi, S.V., Benzeval, M.J., 2021. Predictors of COVID-19 vaccine hesitancy in the UK household longitudinal study. Brain. Behav. Immun. 94, 41–50. https://doi.org/10.1016/j.bbi.2021.03.008</w:t>
      </w:r>
    </w:p>
    <w:p w14:paraId="65B5563E" w14:textId="77777777" w:rsidR="00D92897" w:rsidRPr="00F01693" w:rsidRDefault="00D92897" w:rsidP="00F01693">
      <w:pPr>
        <w:adjustRightInd w:val="0"/>
        <w:ind w:left="480" w:hanging="480"/>
        <w:rPr>
          <w:noProof/>
          <w:szCs w:val="24"/>
        </w:rPr>
      </w:pPr>
      <w:r w:rsidRPr="00F01693">
        <w:rPr>
          <w:noProof/>
          <w:szCs w:val="24"/>
        </w:rPr>
        <w:t>Ryan, J., Pereira, R.H.M., 2021. What are we missing when we measure accessibility? Comparing calculated and self-reported accounts among older people. J. Transp. Geogr. 93, 103086. https://doi.org/10.1016/j.jtrangeo.2021.103086</w:t>
      </w:r>
    </w:p>
    <w:p w14:paraId="78BA78FD" w14:textId="77777777" w:rsidR="00D92897" w:rsidRPr="00F01693" w:rsidRDefault="00D92897" w:rsidP="00F01693">
      <w:pPr>
        <w:adjustRightInd w:val="0"/>
        <w:ind w:left="480" w:hanging="480"/>
        <w:rPr>
          <w:noProof/>
          <w:szCs w:val="24"/>
        </w:rPr>
      </w:pPr>
      <w:r w:rsidRPr="00F01693">
        <w:rPr>
          <w:noProof/>
          <w:szCs w:val="24"/>
        </w:rPr>
        <w:t>Schwanen, T., Lucas, K., 2011. Understanding Auto Motives, in: Lucas, K., Blumenberg, E., Weinberger, R. (Eds.), Auto Motives: Understanding Car Use Behaviours. Emerald Group Publishing Limited, pp. 3–38. https://doi.org/10.1108/9780857242341-001</w:t>
      </w:r>
    </w:p>
    <w:p w14:paraId="24C07467" w14:textId="77777777" w:rsidR="00D92897" w:rsidRPr="00F01693" w:rsidRDefault="00D92897" w:rsidP="00F01693">
      <w:pPr>
        <w:adjustRightInd w:val="0"/>
        <w:ind w:left="480" w:hanging="480"/>
        <w:rPr>
          <w:noProof/>
          <w:szCs w:val="24"/>
        </w:rPr>
      </w:pPr>
      <w:r w:rsidRPr="00F01693">
        <w:rPr>
          <w:noProof/>
          <w:szCs w:val="24"/>
        </w:rPr>
        <w:t>Shah, T.I., Milosavljevic, S., Bath, B., 2017. Measuring geographical accessibility to rural and remote health care services: Challenges and considerations. Spat. Spatiotemporal. Epidemiol. 21, 87–96. https://doi.org/10.1016/j.sste.2017.04.002</w:t>
      </w:r>
    </w:p>
    <w:p w14:paraId="063E5BE1" w14:textId="77777777" w:rsidR="00D92897" w:rsidRPr="00F01693" w:rsidRDefault="00D92897" w:rsidP="00F01693">
      <w:pPr>
        <w:adjustRightInd w:val="0"/>
        <w:ind w:left="480" w:hanging="480"/>
        <w:rPr>
          <w:noProof/>
          <w:szCs w:val="24"/>
        </w:rPr>
      </w:pPr>
      <w:r w:rsidRPr="00F01693">
        <w:rPr>
          <w:noProof/>
          <w:szCs w:val="24"/>
        </w:rPr>
        <w:t>Sugasawa, S., 2021. Grouped Heterogeneous Mixture Modeling for Clustered Data. J. Am. Stat. Assoc. 116, 999–1010. https://doi.org/10.1080/01621459.2020.1777136</w:t>
      </w:r>
    </w:p>
    <w:p w14:paraId="21576CA7" w14:textId="77777777" w:rsidR="00D92897" w:rsidRPr="00F01693" w:rsidRDefault="00D92897" w:rsidP="00F01693">
      <w:pPr>
        <w:adjustRightInd w:val="0"/>
        <w:ind w:left="480" w:hanging="480"/>
        <w:rPr>
          <w:noProof/>
          <w:szCs w:val="24"/>
        </w:rPr>
      </w:pPr>
      <w:r w:rsidRPr="00F01693">
        <w:rPr>
          <w:noProof/>
          <w:szCs w:val="24"/>
        </w:rPr>
        <w:t>Sugasawa, S., Murakami, D., 2021. Spatially clustered regression. Spat. Stat. 44, 100525. https://doi.org/10.1016/j.spasta.2021.100525</w:t>
      </w:r>
    </w:p>
    <w:p w14:paraId="31F01910" w14:textId="77777777" w:rsidR="00D92897" w:rsidRPr="00F01693" w:rsidRDefault="00D92897" w:rsidP="00F01693">
      <w:pPr>
        <w:adjustRightInd w:val="0"/>
        <w:ind w:left="480" w:hanging="480"/>
        <w:rPr>
          <w:noProof/>
          <w:szCs w:val="24"/>
        </w:rPr>
      </w:pPr>
      <w:r w:rsidRPr="00F01693">
        <w:rPr>
          <w:noProof/>
          <w:szCs w:val="24"/>
        </w:rPr>
        <w:t>Tibshirani, R., 1996. Regression Shrinkage and Selection Via the Lasso. J. R. Stat. Soc. Ser. B 58, 267–288. https://doi.org/10.1111/j.2517-6161.1996.tb02080.x</w:t>
      </w:r>
    </w:p>
    <w:p w14:paraId="62FE3ED8" w14:textId="77777777" w:rsidR="00D92897" w:rsidRPr="00F01693" w:rsidRDefault="00D92897" w:rsidP="00F01693">
      <w:pPr>
        <w:adjustRightInd w:val="0"/>
        <w:ind w:left="480" w:hanging="480"/>
        <w:rPr>
          <w:noProof/>
          <w:szCs w:val="24"/>
        </w:rPr>
      </w:pPr>
      <w:r w:rsidRPr="00F01693">
        <w:rPr>
          <w:noProof/>
          <w:szCs w:val="24"/>
        </w:rPr>
        <w:t>UK Government, 2021. Every adult in UK offered COVID-19 vaccine [WWW Document]. Press release. URL https://www.gov.uk/government/news/every-adult-in-uk-offered-covid-19-vaccine (accessed 1.3.22).</w:t>
      </w:r>
    </w:p>
    <w:p w14:paraId="4EBDE1F9" w14:textId="77777777" w:rsidR="00D92897" w:rsidRPr="00F01693" w:rsidRDefault="00D92897" w:rsidP="00F01693">
      <w:pPr>
        <w:adjustRightInd w:val="0"/>
        <w:ind w:left="480" w:hanging="480"/>
        <w:rPr>
          <w:noProof/>
          <w:szCs w:val="24"/>
          <w:lang w:val="nl-NL"/>
        </w:rPr>
      </w:pPr>
      <w:r w:rsidRPr="00F01693">
        <w:rPr>
          <w:noProof/>
          <w:szCs w:val="24"/>
        </w:rPr>
        <w:t xml:space="preserve">Utazi, C.E., Thorley, J., Alegana, V.A., Ferrari, M.J., Takahashi, S., Metcalf, C.J.E., Lessler, J., Cutts, F.T., Tatem, A.J., 2019. Mapping vaccination coverage to explore the effects of delivery mechanisms and inform vaccination strategies. </w:t>
      </w:r>
      <w:r w:rsidRPr="00F01693">
        <w:rPr>
          <w:noProof/>
          <w:szCs w:val="24"/>
          <w:lang w:val="nl-NL"/>
        </w:rPr>
        <w:t>Nat. Commun. 10, 1633. https://doi.org/10.1038/s41467-019-09611-1</w:t>
      </w:r>
    </w:p>
    <w:p w14:paraId="6592F0CF" w14:textId="77777777" w:rsidR="00D92897" w:rsidRPr="00F01693" w:rsidRDefault="00D92897" w:rsidP="00F01693">
      <w:pPr>
        <w:adjustRightInd w:val="0"/>
        <w:ind w:left="480" w:hanging="480"/>
        <w:rPr>
          <w:noProof/>
          <w:szCs w:val="24"/>
        </w:rPr>
      </w:pPr>
      <w:r w:rsidRPr="00F01693">
        <w:rPr>
          <w:noProof/>
          <w:szCs w:val="24"/>
          <w:lang w:val="nl-NL"/>
        </w:rPr>
        <w:t xml:space="preserve">Viswanath, K., Bekalu, M., Dhawan, D., Pinnamaneni, R., Lang, J., McLoud, R., 2021. </w:t>
      </w:r>
      <w:r w:rsidRPr="00F01693">
        <w:rPr>
          <w:noProof/>
          <w:szCs w:val="24"/>
        </w:rPr>
        <w:t>Individual and social determinants of COVID-19 vaccine uptake. BMC Public Health 21, 818. https://doi.org/10.1186/s12889-021-10862-1</w:t>
      </w:r>
    </w:p>
    <w:p w14:paraId="512D2FDB" w14:textId="77777777" w:rsidR="00D92897" w:rsidRPr="00F01693" w:rsidRDefault="00D92897" w:rsidP="00F01693">
      <w:pPr>
        <w:adjustRightInd w:val="0"/>
        <w:ind w:left="480" w:hanging="480"/>
        <w:rPr>
          <w:noProof/>
          <w:szCs w:val="24"/>
        </w:rPr>
      </w:pPr>
      <w:r w:rsidRPr="00F01693">
        <w:rPr>
          <w:noProof/>
          <w:szCs w:val="24"/>
        </w:rPr>
        <w:t>Whitehead, J., Carr, P.A., Scott, N., Lawrenson, R., 2021. Spatial inequity in distribution of COVID-19 vaccination services in Aotearoa. medRxiv 2021.08.26.21262647. https://doi.org/10.1101/2021.08.26.21262647</w:t>
      </w:r>
    </w:p>
    <w:p w14:paraId="4D91CBA9" w14:textId="77777777" w:rsidR="00D92897" w:rsidRPr="00F01693" w:rsidRDefault="00D92897" w:rsidP="00F01693">
      <w:pPr>
        <w:adjustRightInd w:val="0"/>
        <w:ind w:left="480" w:hanging="480"/>
        <w:rPr>
          <w:noProof/>
          <w:szCs w:val="24"/>
        </w:rPr>
      </w:pPr>
      <w:r w:rsidRPr="00F01693">
        <w:rPr>
          <w:noProof/>
          <w:szCs w:val="24"/>
        </w:rPr>
        <w:t>Woolf, K., McManus, I.C., Martin, C.A., Nellums, L.B., Guyatt, A.L., Melbourne, C., Bryant, L., Gogoi, M., Wobi, F., Al-Oraibi, A., Hassan, O., Gupta, A., John, C., Tobin, M.D., Carr, S., Simpson, S., Gregary, B., Aujayeb, A., Zingwe, S., Reza, R., Gray, L.J., Khunti, K., Pareek, M., 2021. Ethnic differences in SARS-CoV-2 vaccine hesitancy in United Kingdom healthcare workers: Results from the UK-REACH prospective nationwide cohort study. Lancet Reg. Heal. - Eur. 9, 100180. https://doi.org/10.1016/j.lanepe.2021.100180</w:t>
      </w:r>
    </w:p>
    <w:p w14:paraId="6D3EE9D5" w14:textId="77777777" w:rsidR="00D92897" w:rsidRPr="00F01693" w:rsidRDefault="00D92897" w:rsidP="00F01693">
      <w:pPr>
        <w:adjustRightInd w:val="0"/>
        <w:ind w:left="480" w:hanging="480"/>
        <w:rPr>
          <w:noProof/>
        </w:rPr>
      </w:pPr>
      <w:r w:rsidRPr="00F01693">
        <w:rPr>
          <w:noProof/>
          <w:szCs w:val="24"/>
        </w:rPr>
        <w:t>Zhang, M. Le, Pryce, G., 2019. The dynamics of poverty, employment and access to amenities in polycentric cities: Measuring the decentralisation of poverty and its impacts in England and Wales. Urban Stud. 106, 004209801986077. https://doi.org/10.1177/0042098019860776</w:t>
      </w:r>
    </w:p>
    <w:p w14:paraId="7EC0FA9F" w14:textId="77777777" w:rsidR="00BD551F" w:rsidRPr="00F01693" w:rsidRDefault="00BD551F" w:rsidP="00F01693">
      <w:pPr>
        <w:sectPr w:rsidR="00BD551F" w:rsidRPr="00F01693" w:rsidSect="00F12DDA">
          <w:pgSz w:w="11906" w:h="16838"/>
          <w:pgMar w:top="1701" w:right="1440" w:bottom="1440" w:left="1440" w:header="851" w:footer="992" w:gutter="0"/>
          <w:cols w:space="425"/>
          <w:docGrid w:linePitch="360"/>
        </w:sectPr>
      </w:pPr>
    </w:p>
    <w:p w14:paraId="4C5BA73D" w14:textId="77777777" w:rsidR="0086698E" w:rsidRPr="00F01693" w:rsidRDefault="0086698E" w:rsidP="00F01693">
      <w:pPr>
        <w:pStyle w:val="Heading3"/>
      </w:pPr>
      <w:bookmarkStart w:id="8" w:name="_Ref90856248"/>
      <w:r w:rsidRPr="00F01693">
        <w:t xml:space="preserve">Figures </w:t>
      </w:r>
    </w:p>
    <w:p w14:paraId="732BA433" w14:textId="51E33F40" w:rsidR="0086698E" w:rsidRPr="00F01693" w:rsidRDefault="008970B8" w:rsidP="00F01693">
      <w:pPr>
        <w:jc w:val="center"/>
      </w:pPr>
      <w:r w:rsidRPr="00F01693">
        <w:rPr>
          <w:noProof/>
        </w:rPr>
        <w:drawing>
          <wp:inline distT="0" distB="0" distL="0" distR="0" wp14:anchorId="47E4CD38" wp14:editId="2356BED2">
            <wp:extent cx="8095615" cy="4866005"/>
            <wp:effectExtent l="0" t="0" r="0" b="0"/>
            <wp:docPr id="66"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095615" cy="4866005"/>
                    </a:xfrm>
                    <a:prstGeom prst="rect">
                      <a:avLst/>
                    </a:prstGeom>
                    <a:noFill/>
                    <a:ln>
                      <a:noFill/>
                    </a:ln>
                  </pic:spPr>
                </pic:pic>
              </a:graphicData>
            </a:graphic>
          </wp:inline>
        </w:drawing>
      </w:r>
    </w:p>
    <w:p w14:paraId="6C473EF2" w14:textId="77777777" w:rsidR="0086698E" w:rsidRPr="00F01693" w:rsidRDefault="0086698E" w:rsidP="00F01693">
      <w:pPr>
        <w:pStyle w:val="Caption"/>
      </w:pPr>
      <w:bookmarkStart w:id="9" w:name="_Ref91111325"/>
      <w:r w:rsidRPr="00F01693">
        <w:t>Note: Dotted black lines delineate the Phases of vaccine rollout, and the red line presents 24 June 2021.</w:t>
      </w:r>
      <w:bookmarkStart w:id="10" w:name="_Ref93350926"/>
    </w:p>
    <w:p w14:paraId="0446C506" w14:textId="77777777" w:rsidR="0086698E" w:rsidRPr="00F01693" w:rsidRDefault="0086698E" w:rsidP="00F01693">
      <w:pPr>
        <w:pStyle w:val="Caption"/>
      </w:pPr>
      <w:bookmarkStart w:id="11" w:name="_Ref93359560"/>
      <w:r w:rsidRPr="00F01693">
        <w:t xml:space="preserve">Figure </w:t>
      </w:r>
      <w:r w:rsidRPr="00F01693">
        <w:fldChar w:fldCharType="begin"/>
      </w:r>
      <w:r w:rsidRPr="00F01693">
        <w:instrText>SEQ Figure \* ARABIC</w:instrText>
      </w:r>
      <w:r w:rsidRPr="00F01693">
        <w:fldChar w:fldCharType="separate"/>
      </w:r>
      <w:r w:rsidR="00761662" w:rsidRPr="00F01693">
        <w:rPr>
          <w:noProof/>
        </w:rPr>
        <w:t>1</w:t>
      </w:r>
      <w:r w:rsidRPr="00F01693">
        <w:fldChar w:fldCharType="end"/>
      </w:r>
      <w:bookmarkEnd w:id="9"/>
      <w:bookmarkEnd w:id="10"/>
      <w:bookmarkEnd w:id="11"/>
      <w:r w:rsidRPr="00F01693">
        <w:t xml:space="preserve">. Temporal changes in cumulative vaccine uptake of the first dose for England, by age groups. </w:t>
      </w:r>
    </w:p>
    <w:p w14:paraId="0C5223BD" w14:textId="522D579F" w:rsidR="00B4680A" w:rsidRPr="00F01693" w:rsidRDefault="00A21048" w:rsidP="00F01693">
      <w:pPr>
        <w:keepNext/>
        <w:jc w:val="center"/>
      </w:pPr>
      <w:r w:rsidRPr="00F01693">
        <w:rPr>
          <w:noProof/>
        </w:rPr>
        <w:drawing>
          <wp:inline distT="0" distB="0" distL="0" distR="0" wp14:anchorId="308751E5" wp14:editId="3324DC2E">
            <wp:extent cx="8697595" cy="5232400"/>
            <wp:effectExtent l="0" t="0" r="825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697595" cy="5232400"/>
                    </a:xfrm>
                    <a:prstGeom prst="rect">
                      <a:avLst/>
                    </a:prstGeom>
                  </pic:spPr>
                </pic:pic>
              </a:graphicData>
            </a:graphic>
          </wp:inline>
        </w:drawing>
      </w:r>
    </w:p>
    <w:p w14:paraId="4631BA4A" w14:textId="77777777" w:rsidR="0086698E" w:rsidRPr="00F01693" w:rsidRDefault="0086698E" w:rsidP="00F01693">
      <w:pPr>
        <w:pStyle w:val="Caption"/>
      </w:pPr>
      <w:bookmarkStart w:id="12" w:name="_Ref93353334"/>
      <w:r w:rsidRPr="00F01693">
        <w:t xml:space="preserve">Figure </w:t>
      </w:r>
      <w:r w:rsidRPr="00F01693">
        <w:fldChar w:fldCharType="begin"/>
      </w:r>
      <w:r w:rsidRPr="00F01693">
        <w:instrText>SEQ Figure \* ARABIC</w:instrText>
      </w:r>
      <w:r w:rsidRPr="00F01693">
        <w:fldChar w:fldCharType="separate"/>
      </w:r>
      <w:r w:rsidR="00761662" w:rsidRPr="00F01693">
        <w:rPr>
          <w:noProof/>
        </w:rPr>
        <w:t>2</w:t>
      </w:r>
      <w:r w:rsidRPr="00F01693">
        <w:fldChar w:fldCharType="end"/>
      </w:r>
      <w:bookmarkEnd w:id="12"/>
      <w:r w:rsidRPr="00F01693">
        <w:t>. Temporal changes in age group to have first vaccine dose in England.</w:t>
      </w:r>
    </w:p>
    <w:p w14:paraId="7CC47E4C" w14:textId="77777777" w:rsidR="0086698E" w:rsidRPr="00F01693" w:rsidRDefault="0086698E" w:rsidP="00F01693"/>
    <w:bookmarkEnd w:id="8"/>
    <w:p w14:paraId="192E2C83" w14:textId="4BA3A73D" w:rsidR="006F4728" w:rsidRPr="00F01693" w:rsidRDefault="008970B8" w:rsidP="00F01693">
      <w:pPr>
        <w:rPr>
          <w:b/>
          <w:bCs/>
          <w:noProof/>
        </w:rPr>
      </w:pPr>
      <w:r w:rsidRPr="00F01693">
        <w:rPr>
          <w:noProof/>
        </w:rPr>
        <w:drawing>
          <wp:inline distT="0" distB="0" distL="0" distR="0" wp14:anchorId="6C1C9F4D" wp14:editId="2AA3092C">
            <wp:extent cx="4316095" cy="4316095"/>
            <wp:effectExtent l="0" t="0" r="0" b="0"/>
            <wp:docPr id="68" name="Picture 1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p&#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6095" cy="4316095"/>
                    </a:xfrm>
                    <a:prstGeom prst="rect">
                      <a:avLst/>
                    </a:prstGeom>
                    <a:noFill/>
                    <a:ln>
                      <a:noFill/>
                    </a:ln>
                  </pic:spPr>
                </pic:pic>
              </a:graphicData>
            </a:graphic>
          </wp:inline>
        </w:drawing>
      </w:r>
      <w:r w:rsidRPr="00F01693">
        <w:rPr>
          <w:noProof/>
        </w:rPr>
        <w:drawing>
          <wp:inline distT="0" distB="0" distL="0" distR="0" wp14:anchorId="2118411D" wp14:editId="758A0511">
            <wp:extent cx="4316095" cy="4316095"/>
            <wp:effectExtent l="0" t="0" r="0" b="0"/>
            <wp:docPr id="69" name="Picture 1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p&#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6095" cy="4316095"/>
                    </a:xfrm>
                    <a:prstGeom prst="rect">
                      <a:avLst/>
                    </a:prstGeom>
                    <a:noFill/>
                    <a:ln>
                      <a:noFill/>
                    </a:ln>
                  </pic:spPr>
                </pic:pic>
              </a:graphicData>
            </a:graphic>
          </wp:inline>
        </w:drawing>
      </w:r>
    </w:p>
    <w:p w14:paraId="1B6E5DA8" w14:textId="7C07370F" w:rsidR="006F4728" w:rsidRPr="00F01693" w:rsidRDefault="008970B8" w:rsidP="00F01693">
      <w:r w:rsidRPr="00F01693">
        <w:rPr>
          <w:noProof/>
        </w:rPr>
        <w:drawing>
          <wp:inline distT="0" distB="0" distL="0" distR="0" wp14:anchorId="3A86BDFE" wp14:editId="42DEE515">
            <wp:extent cx="4316095" cy="4316095"/>
            <wp:effectExtent l="0" t="0" r="0" b="0"/>
            <wp:docPr id="70" name="Picture 20" descr="Chart, map,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hart, map, surface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6095" cy="4316095"/>
                    </a:xfrm>
                    <a:prstGeom prst="rect">
                      <a:avLst/>
                    </a:prstGeom>
                    <a:noFill/>
                    <a:ln>
                      <a:noFill/>
                    </a:ln>
                  </pic:spPr>
                </pic:pic>
              </a:graphicData>
            </a:graphic>
          </wp:inline>
        </w:drawing>
      </w:r>
      <w:r w:rsidRPr="00F01693">
        <w:rPr>
          <w:noProof/>
        </w:rPr>
        <w:drawing>
          <wp:inline distT="0" distB="0" distL="0" distR="0" wp14:anchorId="5E33858D" wp14:editId="0399A200">
            <wp:extent cx="4328795" cy="4328795"/>
            <wp:effectExtent l="0" t="0" r="0" b="0"/>
            <wp:docPr id="71"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p&#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8795" cy="4328795"/>
                    </a:xfrm>
                    <a:prstGeom prst="rect">
                      <a:avLst/>
                    </a:prstGeom>
                    <a:noFill/>
                    <a:ln>
                      <a:noFill/>
                    </a:ln>
                  </pic:spPr>
                </pic:pic>
              </a:graphicData>
            </a:graphic>
          </wp:inline>
        </w:drawing>
      </w:r>
      <w:r w:rsidR="006F4728" w:rsidRPr="00F01693">
        <w:t>Note: Grey dots represent the location of 198 COVID-19 (mass) vaccination centres across England.</w:t>
      </w:r>
    </w:p>
    <w:p w14:paraId="740BB51E" w14:textId="77777777" w:rsidR="006F4728" w:rsidRPr="00F01693" w:rsidRDefault="006F4728" w:rsidP="00F01693">
      <w:pPr>
        <w:rPr>
          <w:noProof/>
        </w:rPr>
      </w:pPr>
    </w:p>
    <w:p w14:paraId="00303DDB" w14:textId="77777777" w:rsidR="006F4728" w:rsidRPr="00F01693" w:rsidRDefault="006F4728" w:rsidP="00F01693">
      <w:pPr>
        <w:pStyle w:val="Caption"/>
      </w:pPr>
      <w:bookmarkStart w:id="13" w:name="_Ref89899282"/>
      <w:r w:rsidRPr="00F01693">
        <w:t xml:space="preserve">Figure </w:t>
      </w:r>
      <w:r w:rsidRPr="00F01693">
        <w:fldChar w:fldCharType="begin"/>
      </w:r>
      <w:r w:rsidRPr="00F01693">
        <w:instrText>SEQ Figure \* ARABIC</w:instrText>
      </w:r>
      <w:r w:rsidRPr="00F01693">
        <w:fldChar w:fldCharType="separate"/>
      </w:r>
      <w:r w:rsidR="00761662" w:rsidRPr="00F01693">
        <w:rPr>
          <w:noProof/>
        </w:rPr>
        <w:t>3</w:t>
      </w:r>
      <w:r w:rsidRPr="00F01693">
        <w:fldChar w:fldCharType="end"/>
      </w:r>
      <w:bookmarkEnd w:id="13"/>
      <w:r w:rsidRPr="00F01693">
        <w:t>. Number of accessible COVID-19 vaccination centres within 45 min by car (left) and 60 min by public transportation (right) for England (above) and zoomed to London (below).</w:t>
      </w:r>
    </w:p>
    <w:p w14:paraId="55C1BB12" w14:textId="77777777" w:rsidR="005857B0" w:rsidRPr="00F01693" w:rsidRDefault="005857B0" w:rsidP="00F01693">
      <w:pPr>
        <w:sectPr w:rsidR="005857B0" w:rsidRPr="00F01693" w:rsidSect="00BD551F">
          <w:pgSz w:w="16838" w:h="11906" w:orient="landscape"/>
          <w:pgMar w:top="1440" w:right="1701" w:bottom="1440" w:left="1440" w:header="851" w:footer="992" w:gutter="0"/>
          <w:cols w:space="425"/>
          <w:docGrid w:linePitch="360"/>
        </w:sectPr>
      </w:pPr>
    </w:p>
    <w:p w14:paraId="04328A72" w14:textId="3214B448" w:rsidR="00BD551F" w:rsidRPr="00F01693" w:rsidRDefault="008970B8" w:rsidP="00F01693">
      <w:pPr>
        <w:jc w:val="center"/>
      </w:pPr>
      <w:r w:rsidRPr="00F01693">
        <w:rPr>
          <w:noProof/>
        </w:rPr>
        <w:drawing>
          <wp:inline distT="0" distB="0" distL="0" distR="0" wp14:anchorId="24349E93" wp14:editId="68BCE7C7">
            <wp:extent cx="5729605" cy="5729605"/>
            <wp:effectExtent l="0" t="0" r="0" b="0"/>
            <wp:docPr id="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9605" cy="5729605"/>
                    </a:xfrm>
                    <a:prstGeom prst="rect">
                      <a:avLst/>
                    </a:prstGeom>
                    <a:noFill/>
                    <a:ln>
                      <a:noFill/>
                    </a:ln>
                  </pic:spPr>
                </pic:pic>
              </a:graphicData>
            </a:graphic>
          </wp:inline>
        </w:drawing>
      </w:r>
    </w:p>
    <w:p w14:paraId="21F5DE4E" w14:textId="77777777" w:rsidR="00BD551F" w:rsidRPr="00F01693" w:rsidRDefault="00BD551F" w:rsidP="00F01693">
      <w:pPr>
        <w:pStyle w:val="Caption"/>
      </w:pPr>
      <w:bookmarkStart w:id="14" w:name="_Ref91109038"/>
      <w:r w:rsidRPr="00F01693">
        <w:t xml:space="preserve">Figure </w:t>
      </w:r>
      <w:r w:rsidRPr="00F01693">
        <w:fldChar w:fldCharType="begin"/>
      </w:r>
      <w:r w:rsidRPr="00F01693">
        <w:instrText>SEQ Figure \* ARABIC</w:instrText>
      </w:r>
      <w:r w:rsidRPr="00F01693">
        <w:fldChar w:fldCharType="separate"/>
      </w:r>
      <w:r w:rsidR="00761662" w:rsidRPr="00F01693">
        <w:rPr>
          <w:noProof/>
        </w:rPr>
        <w:t>4</w:t>
      </w:r>
      <w:r w:rsidRPr="00F01693">
        <w:fldChar w:fldCharType="end"/>
      </w:r>
      <w:bookmarkEnd w:id="14"/>
      <w:r w:rsidRPr="00F01693">
        <w:t>. COVID-19 vaccination coverage on 24 June 2021 by MSOA level in England.</w:t>
      </w:r>
    </w:p>
    <w:p w14:paraId="705E1439" w14:textId="77777777" w:rsidR="005857B0" w:rsidRPr="00F01693" w:rsidRDefault="005857B0" w:rsidP="00F01693">
      <w:pPr>
        <w:sectPr w:rsidR="005857B0" w:rsidRPr="00F01693" w:rsidSect="005857B0">
          <w:pgSz w:w="11906" w:h="16838"/>
          <w:pgMar w:top="1701" w:right="1440" w:bottom="1440" w:left="1440" w:header="851" w:footer="992" w:gutter="0"/>
          <w:cols w:space="425"/>
          <w:docGrid w:linePitch="360"/>
        </w:sectPr>
      </w:pPr>
    </w:p>
    <w:p w14:paraId="643AD042" w14:textId="78A967EA" w:rsidR="00E9270F" w:rsidRPr="00F01693" w:rsidRDefault="004F5E19" w:rsidP="00F01693">
      <w:pPr>
        <w:pStyle w:val="Caption"/>
      </w:pPr>
      <w:bookmarkStart w:id="15" w:name="_Ref88255206"/>
      <w:bookmarkStart w:id="16" w:name="_Ref88498038"/>
      <w:commentRangeStart w:id="17"/>
      <w:commentRangeStart w:id="18"/>
      <w:commentRangeStart w:id="19"/>
      <w:commentRangeStart w:id="20"/>
      <w:commentRangeStart w:id="21"/>
      <w:commentRangeEnd w:id="17"/>
      <w:r w:rsidRPr="00F01693">
        <w:rPr>
          <w:rStyle w:val="CommentReference"/>
        </w:rPr>
        <w:commentReference w:id="17"/>
      </w:r>
      <w:commentRangeEnd w:id="18"/>
      <w:r w:rsidRPr="00F01693">
        <w:rPr>
          <w:rStyle w:val="CommentReference"/>
        </w:rPr>
        <w:commentReference w:id="18"/>
      </w:r>
      <w:commentRangeEnd w:id="19"/>
      <w:r w:rsidRPr="00F01693">
        <w:rPr>
          <w:rStyle w:val="CommentReference"/>
        </w:rPr>
        <w:commentReference w:id="19"/>
      </w:r>
      <w:commentRangeEnd w:id="20"/>
      <w:r w:rsidRPr="00F01693">
        <w:rPr>
          <w:rStyle w:val="CommentReference"/>
        </w:rPr>
        <w:commentReference w:id="20"/>
      </w:r>
      <w:commentRangeEnd w:id="21"/>
      <w:r w:rsidR="00F20103" w:rsidRPr="00F01693">
        <w:rPr>
          <w:rStyle w:val="CommentReference"/>
          <w:b w:val="0"/>
          <w:bCs w:val="0"/>
        </w:rPr>
        <w:commentReference w:id="21"/>
      </w:r>
      <w:del w:id="22" w:author="Won Do Lee" w:date="2022-01-19T16:05:00Z">
        <w:r w:rsidR="008970B8" w:rsidRPr="00F01693">
          <w:rPr>
            <w:noProof/>
          </w:rPr>
          <w:drawing>
            <wp:inline distT="0" distB="0" distL="0" distR="0" wp14:anchorId="11B4363C" wp14:editId="704A97AB">
              <wp:extent cx="4316095" cy="4316095"/>
              <wp:effectExtent l="0" t="0" r="0" b="0"/>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6095" cy="4316095"/>
                      </a:xfrm>
                      <a:prstGeom prst="rect">
                        <a:avLst/>
                      </a:prstGeom>
                      <a:noFill/>
                      <a:ln>
                        <a:noFill/>
                      </a:ln>
                    </pic:spPr>
                  </pic:pic>
                </a:graphicData>
              </a:graphic>
            </wp:inline>
          </w:drawing>
        </w:r>
        <w:r w:rsidR="008970B8" w:rsidRPr="00F01693">
          <w:rPr>
            <w:noProof/>
          </w:rPr>
          <w:drawing>
            <wp:inline distT="0" distB="0" distL="0" distR="0" wp14:anchorId="4991648D" wp14:editId="46F2CCEC">
              <wp:extent cx="4316095" cy="4316095"/>
              <wp:effectExtent l="0" t="0" r="0" b="0"/>
              <wp:docPr id="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6095" cy="4316095"/>
                      </a:xfrm>
                      <a:prstGeom prst="rect">
                        <a:avLst/>
                      </a:prstGeom>
                      <a:noFill/>
                      <a:ln>
                        <a:noFill/>
                      </a:ln>
                    </pic:spPr>
                  </pic:pic>
                </a:graphicData>
              </a:graphic>
            </wp:inline>
          </w:drawing>
        </w:r>
      </w:del>
      <w:ins w:id="23" w:author="Won Do Lee" w:date="2022-01-19T16:06:00Z">
        <w:r w:rsidR="008970B8" w:rsidRPr="00F01693">
          <w:rPr>
            <w:noProof/>
          </w:rPr>
          <w:drawing>
            <wp:inline distT="0" distB="0" distL="0" distR="0" wp14:anchorId="69CB5D5F" wp14:editId="1708EF8D">
              <wp:extent cx="4316095" cy="4316095"/>
              <wp:effectExtent l="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6095" cy="4316095"/>
                      </a:xfrm>
                      <a:prstGeom prst="rect">
                        <a:avLst/>
                      </a:prstGeom>
                      <a:noFill/>
                      <a:ln>
                        <a:noFill/>
                      </a:ln>
                    </pic:spPr>
                  </pic:pic>
                </a:graphicData>
              </a:graphic>
            </wp:inline>
          </w:drawing>
        </w:r>
        <w:r w:rsidR="008970B8" w:rsidRPr="00F01693">
          <w:rPr>
            <w:noProof/>
          </w:rPr>
          <w:drawing>
            <wp:inline distT="0" distB="0" distL="0" distR="0" wp14:anchorId="39C9F1C9" wp14:editId="6B14A8E7">
              <wp:extent cx="4316095" cy="4316095"/>
              <wp:effectExtent l="0" t="0" r="0" b="0"/>
              <wp:docPr id="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16095" cy="4316095"/>
                      </a:xfrm>
                      <a:prstGeom prst="rect">
                        <a:avLst/>
                      </a:prstGeom>
                      <a:noFill/>
                      <a:ln>
                        <a:noFill/>
                      </a:ln>
                    </pic:spPr>
                  </pic:pic>
                </a:graphicData>
              </a:graphic>
            </wp:inline>
          </w:drawing>
        </w:r>
      </w:ins>
      <w:commentRangeStart w:id="24"/>
      <w:commentRangeEnd w:id="24"/>
      <w:ins w:id="25" w:author="Won Do Lee" w:date="2022-01-19T16:08:00Z">
        <w:r w:rsidR="00817DFB" w:rsidRPr="00F01693">
          <w:rPr>
            <w:rStyle w:val="CommentReference"/>
          </w:rPr>
          <w:commentReference w:id="24"/>
        </w:r>
      </w:ins>
    </w:p>
    <w:p w14:paraId="3F545010" w14:textId="77777777" w:rsidR="004F5E19" w:rsidRPr="00F01693" w:rsidRDefault="004F5E19" w:rsidP="00F01693">
      <w:pPr>
        <w:pStyle w:val="Caption"/>
      </w:pPr>
      <w:bookmarkStart w:id="26" w:name="_Ref88497998"/>
      <w:r w:rsidRPr="00F01693">
        <w:t xml:space="preserve">Figure </w:t>
      </w:r>
      <w:r w:rsidRPr="00F01693">
        <w:fldChar w:fldCharType="begin"/>
      </w:r>
      <w:r w:rsidRPr="00F01693">
        <w:instrText>SEQ Figure \* ARABIC</w:instrText>
      </w:r>
      <w:r w:rsidRPr="00F01693">
        <w:fldChar w:fldCharType="separate"/>
      </w:r>
      <w:r w:rsidR="00761662" w:rsidRPr="00F01693">
        <w:rPr>
          <w:noProof/>
        </w:rPr>
        <w:t>5</w:t>
      </w:r>
      <w:r w:rsidRPr="00F01693">
        <w:fldChar w:fldCharType="end"/>
      </w:r>
      <w:bookmarkEnd w:id="26"/>
      <w:r w:rsidRPr="00F01693">
        <w:t xml:space="preserve">. Spatial distribution of generated clusters for England (left) and zoomed to London (right) by </w:t>
      </w:r>
      <w:r w:rsidR="00E53F2A" w:rsidRPr="00F01693">
        <w:t>the first dose</w:t>
      </w:r>
      <w:r w:rsidRPr="00F01693">
        <w:t xml:space="preserve"> vaccine uptake over 25.</w:t>
      </w:r>
    </w:p>
    <w:bookmarkEnd w:id="15"/>
    <w:bookmarkEnd w:id="16"/>
    <w:p w14:paraId="209058B8" w14:textId="77777777" w:rsidR="001E49DC" w:rsidRPr="00F01693" w:rsidRDefault="001E49DC" w:rsidP="00F01693"/>
    <w:p w14:paraId="5CA85BB1" w14:textId="77777777" w:rsidR="001E306B" w:rsidRPr="00F01693" w:rsidRDefault="001E306B" w:rsidP="00F01693"/>
    <w:p w14:paraId="41D26EC4" w14:textId="77777777" w:rsidR="001E49DC" w:rsidRPr="00F01693" w:rsidRDefault="001E49DC" w:rsidP="00F01693"/>
    <w:p w14:paraId="40F02A66" w14:textId="77777777" w:rsidR="001E306B" w:rsidRPr="00F01693" w:rsidRDefault="001E306B" w:rsidP="00F01693"/>
    <w:p w14:paraId="589752AF" w14:textId="77777777" w:rsidR="00B14390" w:rsidRPr="00F01693" w:rsidRDefault="00B14390" w:rsidP="00F01693">
      <w:pPr>
        <w:pStyle w:val="Heading3"/>
      </w:pPr>
      <w:bookmarkStart w:id="27" w:name="_Ref89894575"/>
      <w:r w:rsidRPr="00F01693">
        <w:t>Tables</w:t>
      </w:r>
    </w:p>
    <w:p w14:paraId="404BF64A" w14:textId="77777777" w:rsidR="00AA53AD" w:rsidRPr="00F01693" w:rsidRDefault="00AA53AD" w:rsidP="00F01693">
      <w:pPr>
        <w:pStyle w:val="Caption"/>
      </w:pPr>
      <w:r w:rsidRPr="00F01693">
        <w:t xml:space="preserve">Table </w:t>
      </w:r>
      <w:r w:rsidRPr="00F01693">
        <w:fldChar w:fldCharType="begin"/>
      </w:r>
      <w:r w:rsidRPr="00F01693">
        <w:instrText>SEQ Table \* ARABIC</w:instrText>
      </w:r>
      <w:r w:rsidRPr="00F01693">
        <w:fldChar w:fldCharType="separate"/>
      </w:r>
      <w:r w:rsidR="00761662" w:rsidRPr="00F01693">
        <w:rPr>
          <w:noProof/>
        </w:rPr>
        <w:t>1</w:t>
      </w:r>
      <w:r w:rsidRPr="00F01693">
        <w:fldChar w:fldCharType="end"/>
      </w:r>
      <w:bookmarkEnd w:id="27"/>
      <w:r w:rsidRPr="00F01693">
        <w:t>. IRRs (incident rate ratios) and model fit for the negative binomial regression models.</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2127"/>
        <w:gridCol w:w="4110"/>
        <w:gridCol w:w="1862"/>
        <w:gridCol w:w="1863"/>
        <w:gridCol w:w="1862"/>
        <w:gridCol w:w="1863"/>
      </w:tblGrid>
      <w:tr w:rsidR="00AA53AD" w:rsidRPr="00F01693" w14:paraId="0F3106BF" w14:textId="77777777" w:rsidTr="00402169">
        <w:trPr>
          <w:trHeight w:val="20"/>
        </w:trPr>
        <w:tc>
          <w:tcPr>
            <w:tcW w:w="2127" w:type="dxa"/>
            <w:vMerge w:val="restart"/>
            <w:tcBorders>
              <w:top w:val="single" w:sz="12" w:space="0" w:color="auto"/>
              <w:left w:val="nil"/>
              <w:bottom w:val="single" w:sz="12" w:space="0" w:color="666666"/>
            </w:tcBorders>
            <w:shd w:val="clear" w:color="auto" w:fill="A5A5A5"/>
            <w:noWrap/>
          </w:tcPr>
          <w:p w14:paraId="3D34523E" w14:textId="77777777" w:rsidR="00AA53AD" w:rsidRPr="00F01693" w:rsidRDefault="00AA53AD" w:rsidP="00F01693">
            <w:pPr>
              <w:jc w:val="center"/>
              <w:rPr>
                <w:b/>
                <w:bCs/>
                <w:sz w:val="20"/>
                <w:szCs w:val="20"/>
              </w:rPr>
            </w:pPr>
            <w:r w:rsidRPr="00F01693">
              <w:rPr>
                <w:b/>
                <w:bCs/>
                <w:sz w:val="20"/>
                <w:szCs w:val="20"/>
              </w:rPr>
              <w:t>Domains</w:t>
            </w:r>
          </w:p>
        </w:tc>
        <w:tc>
          <w:tcPr>
            <w:tcW w:w="4110" w:type="dxa"/>
            <w:vMerge w:val="restart"/>
            <w:tcBorders>
              <w:top w:val="single" w:sz="12" w:space="0" w:color="auto"/>
              <w:bottom w:val="single" w:sz="12" w:space="0" w:color="666666"/>
            </w:tcBorders>
            <w:shd w:val="clear" w:color="auto" w:fill="A5A5A5"/>
            <w:noWrap/>
          </w:tcPr>
          <w:p w14:paraId="1B43FACE" w14:textId="77777777" w:rsidR="00AA53AD" w:rsidRPr="00F01693" w:rsidRDefault="00AA53AD" w:rsidP="00F01693">
            <w:pPr>
              <w:jc w:val="center"/>
              <w:rPr>
                <w:b/>
                <w:bCs/>
                <w:sz w:val="20"/>
                <w:szCs w:val="20"/>
              </w:rPr>
            </w:pPr>
            <w:r w:rsidRPr="00F01693">
              <w:rPr>
                <w:b/>
                <w:bCs/>
                <w:sz w:val="20"/>
                <w:szCs w:val="20"/>
              </w:rPr>
              <w:t>Variables</w:t>
            </w:r>
          </w:p>
        </w:tc>
        <w:tc>
          <w:tcPr>
            <w:tcW w:w="7450" w:type="dxa"/>
            <w:gridSpan w:val="4"/>
            <w:tcBorders>
              <w:top w:val="single" w:sz="12" w:space="0" w:color="auto"/>
              <w:bottom w:val="single" w:sz="12" w:space="0" w:color="666666"/>
              <w:right w:val="nil"/>
            </w:tcBorders>
            <w:shd w:val="clear" w:color="auto" w:fill="A5A5A5"/>
            <w:noWrap/>
          </w:tcPr>
          <w:p w14:paraId="19F961FE" w14:textId="77777777" w:rsidR="00AA53AD" w:rsidRPr="00F01693" w:rsidRDefault="00AA53AD" w:rsidP="00F01693">
            <w:pPr>
              <w:jc w:val="center"/>
              <w:rPr>
                <w:b/>
                <w:bCs/>
                <w:sz w:val="20"/>
                <w:szCs w:val="20"/>
              </w:rPr>
            </w:pPr>
            <w:r w:rsidRPr="00F01693">
              <w:rPr>
                <w:b/>
                <w:bCs/>
                <w:sz w:val="20"/>
                <w:szCs w:val="20"/>
              </w:rPr>
              <w:t>IRR (SE)</w:t>
            </w:r>
          </w:p>
        </w:tc>
      </w:tr>
      <w:tr w:rsidR="00AB62C0" w:rsidRPr="00F01693" w14:paraId="4D168701" w14:textId="77777777" w:rsidTr="00402169">
        <w:trPr>
          <w:trHeight w:val="20"/>
        </w:trPr>
        <w:tc>
          <w:tcPr>
            <w:tcW w:w="2127" w:type="dxa"/>
            <w:vMerge/>
            <w:tcBorders>
              <w:left w:val="nil"/>
              <w:bottom w:val="single" w:sz="12" w:space="0" w:color="auto"/>
            </w:tcBorders>
            <w:shd w:val="clear" w:color="auto" w:fill="A5A5A5"/>
            <w:noWrap/>
            <w:hideMark/>
          </w:tcPr>
          <w:p w14:paraId="66DC8D13" w14:textId="77777777" w:rsidR="00AA53AD" w:rsidRPr="00F01693" w:rsidRDefault="00AA53AD" w:rsidP="00F01693">
            <w:pPr>
              <w:jc w:val="center"/>
              <w:rPr>
                <w:b/>
                <w:bCs/>
                <w:sz w:val="20"/>
                <w:szCs w:val="20"/>
              </w:rPr>
            </w:pPr>
          </w:p>
        </w:tc>
        <w:tc>
          <w:tcPr>
            <w:tcW w:w="4110" w:type="dxa"/>
            <w:vMerge/>
            <w:tcBorders>
              <w:bottom w:val="single" w:sz="12" w:space="0" w:color="auto"/>
            </w:tcBorders>
            <w:shd w:val="clear" w:color="auto" w:fill="A5A5A5"/>
            <w:noWrap/>
            <w:hideMark/>
          </w:tcPr>
          <w:p w14:paraId="361CFAE1" w14:textId="77777777" w:rsidR="00AA53AD" w:rsidRPr="00F01693" w:rsidRDefault="00AA53AD" w:rsidP="00F01693">
            <w:pPr>
              <w:jc w:val="center"/>
              <w:rPr>
                <w:sz w:val="20"/>
                <w:szCs w:val="20"/>
              </w:rPr>
            </w:pPr>
          </w:p>
        </w:tc>
        <w:tc>
          <w:tcPr>
            <w:tcW w:w="1862" w:type="dxa"/>
            <w:tcBorders>
              <w:bottom w:val="single" w:sz="12" w:space="0" w:color="auto"/>
            </w:tcBorders>
            <w:shd w:val="clear" w:color="auto" w:fill="A5A5A5"/>
            <w:noWrap/>
            <w:hideMark/>
          </w:tcPr>
          <w:p w14:paraId="10D14F93" w14:textId="77777777" w:rsidR="00AA53AD" w:rsidRPr="00F01693" w:rsidRDefault="00167B24" w:rsidP="00F01693">
            <w:pPr>
              <w:jc w:val="center"/>
              <w:rPr>
                <w:sz w:val="20"/>
                <w:szCs w:val="20"/>
              </w:rPr>
            </w:pPr>
            <w:r w:rsidRPr="00F01693">
              <w:rPr>
                <w:sz w:val="20"/>
                <w:szCs w:val="20"/>
              </w:rPr>
              <w:t>Model 1</w:t>
            </w:r>
          </w:p>
        </w:tc>
        <w:tc>
          <w:tcPr>
            <w:tcW w:w="1863" w:type="dxa"/>
            <w:tcBorders>
              <w:bottom w:val="single" w:sz="12" w:space="0" w:color="auto"/>
            </w:tcBorders>
            <w:shd w:val="clear" w:color="auto" w:fill="A5A5A5"/>
            <w:noWrap/>
            <w:hideMark/>
          </w:tcPr>
          <w:p w14:paraId="48E678F8" w14:textId="77777777" w:rsidR="00AA53AD" w:rsidRPr="00F01693" w:rsidRDefault="00167B24" w:rsidP="00F01693">
            <w:pPr>
              <w:jc w:val="center"/>
              <w:rPr>
                <w:sz w:val="20"/>
                <w:szCs w:val="20"/>
              </w:rPr>
            </w:pPr>
            <w:r w:rsidRPr="00F01693">
              <w:rPr>
                <w:sz w:val="20"/>
                <w:szCs w:val="20"/>
              </w:rPr>
              <w:t>Model 2</w:t>
            </w:r>
          </w:p>
        </w:tc>
        <w:tc>
          <w:tcPr>
            <w:tcW w:w="1862" w:type="dxa"/>
            <w:tcBorders>
              <w:bottom w:val="single" w:sz="12" w:space="0" w:color="auto"/>
            </w:tcBorders>
            <w:shd w:val="clear" w:color="auto" w:fill="A5A5A5"/>
            <w:noWrap/>
            <w:hideMark/>
          </w:tcPr>
          <w:p w14:paraId="4CBB8F45" w14:textId="77777777" w:rsidR="00AA53AD" w:rsidRPr="00F01693" w:rsidRDefault="00167B24" w:rsidP="00F01693">
            <w:pPr>
              <w:jc w:val="center"/>
              <w:rPr>
                <w:sz w:val="20"/>
                <w:szCs w:val="20"/>
              </w:rPr>
            </w:pPr>
            <w:r w:rsidRPr="00F01693">
              <w:rPr>
                <w:sz w:val="20"/>
                <w:szCs w:val="20"/>
              </w:rPr>
              <w:t>Model 3</w:t>
            </w:r>
          </w:p>
        </w:tc>
        <w:tc>
          <w:tcPr>
            <w:tcW w:w="1863" w:type="dxa"/>
            <w:tcBorders>
              <w:bottom w:val="single" w:sz="12" w:space="0" w:color="auto"/>
              <w:right w:val="nil"/>
            </w:tcBorders>
            <w:shd w:val="clear" w:color="auto" w:fill="A5A5A5"/>
            <w:noWrap/>
            <w:hideMark/>
          </w:tcPr>
          <w:p w14:paraId="5274275A" w14:textId="77777777" w:rsidR="00AA53AD" w:rsidRPr="00F01693" w:rsidRDefault="00167B24" w:rsidP="00F01693">
            <w:pPr>
              <w:jc w:val="center"/>
              <w:rPr>
                <w:sz w:val="20"/>
                <w:szCs w:val="20"/>
              </w:rPr>
            </w:pPr>
            <w:r w:rsidRPr="00F01693">
              <w:rPr>
                <w:sz w:val="20"/>
                <w:szCs w:val="20"/>
              </w:rPr>
              <w:t>Model 4</w:t>
            </w:r>
          </w:p>
        </w:tc>
      </w:tr>
      <w:tr w:rsidR="00AA53AD" w:rsidRPr="00F01693" w14:paraId="48FC12C5" w14:textId="77777777" w:rsidTr="00402169">
        <w:trPr>
          <w:trHeight w:val="20"/>
        </w:trPr>
        <w:tc>
          <w:tcPr>
            <w:tcW w:w="2127" w:type="dxa"/>
            <w:tcBorders>
              <w:top w:val="single" w:sz="12" w:space="0" w:color="auto"/>
              <w:left w:val="nil"/>
            </w:tcBorders>
            <w:shd w:val="clear" w:color="auto" w:fill="auto"/>
            <w:noWrap/>
            <w:hideMark/>
          </w:tcPr>
          <w:p w14:paraId="74460CFF" w14:textId="77777777" w:rsidR="00AA53AD" w:rsidRPr="00F01693" w:rsidRDefault="00AA53AD" w:rsidP="00F01693">
            <w:pPr>
              <w:rPr>
                <w:b/>
                <w:bCs/>
                <w:sz w:val="20"/>
                <w:szCs w:val="20"/>
              </w:rPr>
            </w:pPr>
            <w:r w:rsidRPr="00F01693">
              <w:rPr>
                <w:b/>
                <w:bCs/>
                <w:sz w:val="20"/>
                <w:szCs w:val="20"/>
              </w:rPr>
              <w:t>Income</w:t>
            </w:r>
          </w:p>
        </w:tc>
        <w:tc>
          <w:tcPr>
            <w:tcW w:w="4110" w:type="dxa"/>
            <w:tcBorders>
              <w:top w:val="single" w:sz="12" w:space="0" w:color="auto"/>
            </w:tcBorders>
            <w:shd w:val="clear" w:color="auto" w:fill="auto"/>
            <w:noWrap/>
            <w:hideMark/>
          </w:tcPr>
          <w:p w14:paraId="3E6D9876" w14:textId="77777777" w:rsidR="00AA53AD" w:rsidRPr="00F01693" w:rsidRDefault="00AA53AD" w:rsidP="00F01693">
            <w:pPr>
              <w:rPr>
                <w:sz w:val="20"/>
                <w:szCs w:val="20"/>
              </w:rPr>
            </w:pPr>
            <w:r w:rsidRPr="00F01693">
              <w:rPr>
                <w:sz w:val="20"/>
                <w:szCs w:val="20"/>
              </w:rPr>
              <w:t>Share of households in lowest household income quintile at national level</w:t>
            </w:r>
          </w:p>
        </w:tc>
        <w:tc>
          <w:tcPr>
            <w:tcW w:w="1862" w:type="dxa"/>
            <w:tcBorders>
              <w:top w:val="single" w:sz="12" w:space="0" w:color="auto"/>
            </w:tcBorders>
            <w:shd w:val="clear" w:color="auto" w:fill="auto"/>
            <w:noWrap/>
            <w:hideMark/>
          </w:tcPr>
          <w:p w14:paraId="0D7EAA3B" w14:textId="77777777" w:rsidR="00AA53AD" w:rsidRPr="00F01693" w:rsidRDefault="00AA53AD" w:rsidP="00F01693">
            <w:pPr>
              <w:jc w:val="right"/>
              <w:rPr>
                <w:sz w:val="20"/>
                <w:szCs w:val="20"/>
              </w:rPr>
            </w:pPr>
            <w:r w:rsidRPr="00F01693">
              <w:rPr>
                <w:sz w:val="20"/>
                <w:szCs w:val="20"/>
              </w:rPr>
              <w:t>0.959</w:t>
            </w:r>
            <w:r w:rsidRPr="00F01693">
              <w:rPr>
                <w:sz w:val="20"/>
                <w:szCs w:val="20"/>
                <w:vertAlign w:val="superscript"/>
              </w:rPr>
              <w:t>***</w:t>
            </w:r>
            <w:r w:rsidRPr="00F01693">
              <w:rPr>
                <w:sz w:val="20"/>
                <w:szCs w:val="20"/>
              </w:rPr>
              <w:t xml:space="preserve"> (0.001)</w:t>
            </w:r>
          </w:p>
        </w:tc>
        <w:tc>
          <w:tcPr>
            <w:tcW w:w="1863" w:type="dxa"/>
            <w:tcBorders>
              <w:top w:val="single" w:sz="12" w:space="0" w:color="auto"/>
            </w:tcBorders>
            <w:shd w:val="clear" w:color="auto" w:fill="auto"/>
            <w:noWrap/>
            <w:hideMark/>
          </w:tcPr>
          <w:p w14:paraId="4F555839" w14:textId="77777777" w:rsidR="00AA53AD" w:rsidRPr="00F01693" w:rsidRDefault="00AA53AD" w:rsidP="00F01693">
            <w:pPr>
              <w:jc w:val="right"/>
              <w:rPr>
                <w:sz w:val="20"/>
                <w:szCs w:val="20"/>
              </w:rPr>
            </w:pPr>
            <w:r w:rsidRPr="00F01693">
              <w:rPr>
                <w:sz w:val="20"/>
                <w:szCs w:val="20"/>
              </w:rPr>
              <w:t>0.957</w:t>
            </w:r>
            <w:r w:rsidRPr="00F01693">
              <w:rPr>
                <w:sz w:val="20"/>
                <w:szCs w:val="20"/>
                <w:vertAlign w:val="superscript"/>
              </w:rPr>
              <w:t>***</w:t>
            </w:r>
            <w:r w:rsidRPr="00F01693">
              <w:rPr>
                <w:sz w:val="20"/>
                <w:szCs w:val="20"/>
              </w:rPr>
              <w:t xml:space="preserve"> (0.001)</w:t>
            </w:r>
          </w:p>
        </w:tc>
        <w:tc>
          <w:tcPr>
            <w:tcW w:w="1862" w:type="dxa"/>
            <w:tcBorders>
              <w:top w:val="single" w:sz="12" w:space="0" w:color="auto"/>
            </w:tcBorders>
            <w:shd w:val="clear" w:color="auto" w:fill="auto"/>
            <w:noWrap/>
            <w:hideMark/>
          </w:tcPr>
          <w:p w14:paraId="182664CA" w14:textId="77777777" w:rsidR="00AA53AD" w:rsidRPr="00F01693" w:rsidRDefault="00AA53AD" w:rsidP="00F01693">
            <w:pPr>
              <w:jc w:val="right"/>
              <w:rPr>
                <w:sz w:val="20"/>
                <w:szCs w:val="20"/>
              </w:rPr>
            </w:pPr>
            <w:r w:rsidRPr="00F01693">
              <w:rPr>
                <w:sz w:val="20"/>
                <w:szCs w:val="20"/>
              </w:rPr>
              <w:t>0.964</w:t>
            </w:r>
            <w:r w:rsidRPr="00F01693">
              <w:rPr>
                <w:sz w:val="20"/>
                <w:szCs w:val="20"/>
                <w:vertAlign w:val="superscript"/>
              </w:rPr>
              <w:t>***</w:t>
            </w:r>
            <w:r w:rsidRPr="00F01693">
              <w:rPr>
                <w:sz w:val="20"/>
                <w:szCs w:val="20"/>
              </w:rPr>
              <w:t xml:space="preserve"> (0.001)</w:t>
            </w:r>
          </w:p>
        </w:tc>
        <w:tc>
          <w:tcPr>
            <w:tcW w:w="1863" w:type="dxa"/>
            <w:tcBorders>
              <w:top w:val="single" w:sz="12" w:space="0" w:color="auto"/>
              <w:right w:val="nil"/>
            </w:tcBorders>
            <w:shd w:val="clear" w:color="auto" w:fill="auto"/>
            <w:noWrap/>
            <w:hideMark/>
          </w:tcPr>
          <w:p w14:paraId="13F56A4F" w14:textId="77777777" w:rsidR="00AA53AD" w:rsidRPr="00F01693" w:rsidRDefault="00AA53AD" w:rsidP="00F01693">
            <w:pPr>
              <w:jc w:val="right"/>
              <w:rPr>
                <w:sz w:val="20"/>
                <w:szCs w:val="20"/>
              </w:rPr>
            </w:pPr>
            <w:r w:rsidRPr="00F01693">
              <w:rPr>
                <w:sz w:val="20"/>
                <w:szCs w:val="20"/>
              </w:rPr>
              <w:t>0.964</w:t>
            </w:r>
            <w:r w:rsidRPr="00F01693">
              <w:rPr>
                <w:sz w:val="20"/>
                <w:szCs w:val="20"/>
                <w:vertAlign w:val="superscript"/>
              </w:rPr>
              <w:t>***</w:t>
            </w:r>
            <w:r w:rsidRPr="00F01693">
              <w:rPr>
                <w:sz w:val="20"/>
                <w:szCs w:val="20"/>
              </w:rPr>
              <w:t xml:space="preserve"> (0.001)</w:t>
            </w:r>
          </w:p>
        </w:tc>
      </w:tr>
      <w:tr w:rsidR="00AA53AD" w:rsidRPr="00F01693" w14:paraId="2588EB39" w14:textId="77777777" w:rsidTr="00402169">
        <w:trPr>
          <w:trHeight w:val="20"/>
        </w:trPr>
        <w:tc>
          <w:tcPr>
            <w:tcW w:w="2127" w:type="dxa"/>
            <w:tcBorders>
              <w:left w:val="nil"/>
            </w:tcBorders>
            <w:shd w:val="clear" w:color="auto" w:fill="auto"/>
            <w:noWrap/>
            <w:hideMark/>
          </w:tcPr>
          <w:p w14:paraId="0968E0A4" w14:textId="77777777" w:rsidR="00AA53AD" w:rsidRPr="00F01693" w:rsidRDefault="00AA53AD" w:rsidP="00F01693">
            <w:pPr>
              <w:rPr>
                <w:b/>
                <w:bCs/>
                <w:sz w:val="20"/>
                <w:szCs w:val="20"/>
              </w:rPr>
            </w:pPr>
            <w:r w:rsidRPr="00F01693">
              <w:rPr>
                <w:b/>
                <w:bCs/>
                <w:sz w:val="20"/>
                <w:szCs w:val="20"/>
              </w:rPr>
              <w:t>Qualification</w:t>
            </w:r>
          </w:p>
        </w:tc>
        <w:tc>
          <w:tcPr>
            <w:tcW w:w="4110" w:type="dxa"/>
            <w:shd w:val="clear" w:color="auto" w:fill="auto"/>
            <w:noWrap/>
            <w:hideMark/>
          </w:tcPr>
          <w:p w14:paraId="177EBB96" w14:textId="77777777" w:rsidR="00AA53AD" w:rsidRPr="00F01693" w:rsidRDefault="00AA53AD" w:rsidP="00F01693">
            <w:pPr>
              <w:rPr>
                <w:sz w:val="20"/>
                <w:szCs w:val="20"/>
              </w:rPr>
            </w:pPr>
            <w:r w:rsidRPr="00F01693">
              <w:rPr>
                <w:sz w:val="20"/>
                <w:szCs w:val="20"/>
              </w:rPr>
              <w:t>Share of 3 &amp; 4 or above</w:t>
            </w:r>
          </w:p>
        </w:tc>
        <w:tc>
          <w:tcPr>
            <w:tcW w:w="1862" w:type="dxa"/>
            <w:shd w:val="clear" w:color="auto" w:fill="auto"/>
            <w:noWrap/>
            <w:hideMark/>
          </w:tcPr>
          <w:p w14:paraId="73EF3252" w14:textId="77777777" w:rsidR="00AA53AD" w:rsidRPr="00F01693" w:rsidRDefault="00AA53AD" w:rsidP="00F01693">
            <w:pPr>
              <w:jc w:val="right"/>
              <w:rPr>
                <w:sz w:val="20"/>
                <w:szCs w:val="20"/>
              </w:rPr>
            </w:pPr>
            <w:r w:rsidRPr="00F01693">
              <w:rPr>
                <w:sz w:val="20"/>
                <w:szCs w:val="20"/>
              </w:rPr>
              <w:t>1.029</w:t>
            </w:r>
            <w:r w:rsidRPr="00F01693">
              <w:rPr>
                <w:sz w:val="20"/>
                <w:szCs w:val="20"/>
                <w:vertAlign w:val="superscript"/>
              </w:rPr>
              <w:t>***</w:t>
            </w:r>
            <w:r w:rsidRPr="00F01693">
              <w:rPr>
                <w:sz w:val="20"/>
                <w:szCs w:val="20"/>
              </w:rPr>
              <w:t xml:space="preserve"> (0.002)</w:t>
            </w:r>
          </w:p>
        </w:tc>
        <w:tc>
          <w:tcPr>
            <w:tcW w:w="1863" w:type="dxa"/>
            <w:shd w:val="clear" w:color="auto" w:fill="auto"/>
            <w:noWrap/>
            <w:hideMark/>
          </w:tcPr>
          <w:p w14:paraId="3A6A62E9" w14:textId="77777777" w:rsidR="00AA53AD" w:rsidRPr="00F01693" w:rsidRDefault="00AA53AD" w:rsidP="00F01693">
            <w:pPr>
              <w:jc w:val="right"/>
              <w:rPr>
                <w:sz w:val="20"/>
                <w:szCs w:val="20"/>
              </w:rPr>
            </w:pPr>
            <w:r w:rsidRPr="00F01693">
              <w:rPr>
                <w:sz w:val="20"/>
                <w:szCs w:val="20"/>
              </w:rPr>
              <w:t>1.029</w:t>
            </w:r>
            <w:r w:rsidRPr="00F01693">
              <w:rPr>
                <w:sz w:val="20"/>
                <w:szCs w:val="20"/>
                <w:vertAlign w:val="superscript"/>
              </w:rPr>
              <w:t>***</w:t>
            </w:r>
            <w:r w:rsidRPr="00F01693">
              <w:rPr>
                <w:sz w:val="20"/>
                <w:szCs w:val="20"/>
              </w:rPr>
              <w:t xml:space="preserve"> (0.002)</w:t>
            </w:r>
          </w:p>
        </w:tc>
        <w:tc>
          <w:tcPr>
            <w:tcW w:w="1862" w:type="dxa"/>
            <w:shd w:val="clear" w:color="auto" w:fill="auto"/>
            <w:noWrap/>
            <w:hideMark/>
          </w:tcPr>
          <w:p w14:paraId="1E614682" w14:textId="77777777" w:rsidR="00AA53AD" w:rsidRPr="00F01693" w:rsidRDefault="00AA53AD" w:rsidP="00F01693">
            <w:pPr>
              <w:jc w:val="right"/>
              <w:rPr>
                <w:sz w:val="20"/>
                <w:szCs w:val="20"/>
              </w:rPr>
            </w:pPr>
            <w:r w:rsidRPr="00F01693">
              <w:rPr>
                <w:sz w:val="20"/>
                <w:szCs w:val="20"/>
              </w:rPr>
              <w:t>1.027</w:t>
            </w:r>
            <w:r w:rsidRPr="00F01693">
              <w:rPr>
                <w:sz w:val="20"/>
                <w:szCs w:val="20"/>
                <w:vertAlign w:val="superscript"/>
              </w:rPr>
              <w:t>***</w:t>
            </w:r>
            <w:r w:rsidRPr="00F01693">
              <w:rPr>
                <w:sz w:val="20"/>
                <w:szCs w:val="20"/>
              </w:rPr>
              <w:t xml:space="preserve"> (0.001)</w:t>
            </w:r>
          </w:p>
        </w:tc>
        <w:tc>
          <w:tcPr>
            <w:tcW w:w="1863" w:type="dxa"/>
            <w:tcBorders>
              <w:right w:val="nil"/>
            </w:tcBorders>
            <w:shd w:val="clear" w:color="auto" w:fill="auto"/>
            <w:noWrap/>
            <w:hideMark/>
          </w:tcPr>
          <w:p w14:paraId="14DAB61B" w14:textId="77777777" w:rsidR="00AA53AD" w:rsidRPr="00F01693" w:rsidRDefault="00AA53AD" w:rsidP="00F01693">
            <w:pPr>
              <w:jc w:val="right"/>
              <w:rPr>
                <w:sz w:val="20"/>
                <w:szCs w:val="20"/>
              </w:rPr>
            </w:pPr>
            <w:r w:rsidRPr="00F01693">
              <w:rPr>
                <w:sz w:val="20"/>
                <w:szCs w:val="20"/>
              </w:rPr>
              <w:t>1.025</w:t>
            </w:r>
            <w:r w:rsidRPr="00F01693">
              <w:rPr>
                <w:sz w:val="20"/>
                <w:szCs w:val="20"/>
                <w:vertAlign w:val="superscript"/>
              </w:rPr>
              <w:t>***</w:t>
            </w:r>
            <w:r w:rsidRPr="00F01693">
              <w:rPr>
                <w:sz w:val="20"/>
                <w:szCs w:val="20"/>
              </w:rPr>
              <w:t xml:space="preserve"> (0.001)</w:t>
            </w:r>
          </w:p>
        </w:tc>
      </w:tr>
      <w:tr w:rsidR="00AA53AD" w:rsidRPr="00F01693" w14:paraId="0FF01F80" w14:textId="77777777" w:rsidTr="00402169">
        <w:trPr>
          <w:trHeight w:val="20"/>
        </w:trPr>
        <w:tc>
          <w:tcPr>
            <w:tcW w:w="2127" w:type="dxa"/>
            <w:tcBorders>
              <w:left w:val="nil"/>
            </w:tcBorders>
            <w:shd w:val="clear" w:color="auto" w:fill="auto"/>
            <w:noWrap/>
            <w:hideMark/>
          </w:tcPr>
          <w:p w14:paraId="10B4B324" w14:textId="77777777" w:rsidR="00AA53AD" w:rsidRPr="00F01693" w:rsidRDefault="00AA53AD" w:rsidP="00F01693">
            <w:pPr>
              <w:rPr>
                <w:b/>
                <w:bCs/>
                <w:sz w:val="20"/>
                <w:szCs w:val="20"/>
              </w:rPr>
            </w:pPr>
            <w:r w:rsidRPr="00F01693">
              <w:rPr>
                <w:b/>
                <w:bCs/>
                <w:sz w:val="20"/>
                <w:szCs w:val="20"/>
              </w:rPr>
              <w:t>Occupation</w:t>
            </w:r>
          </w:p>
        </w:tc>
        <w:tc>
          <w:tcPr>
            <w:tcW w:w="4110" w:type="dxa"/>
            <w:shd w:val="clear" w:color="auto" w:fill="auto"/>
            <w:noWrap/>
            <w:hideMark/>
          </w:tcPr>
          <w:p w14:paraId="7F491FDA" w14:textId="77777777" w:rsidR="00AA53AD" w:rsidRPr="00F01693" w:rsidRDefault="00AA53AD" w:rsidP="00F01693">
            <w:pPr>
              <w:rPr>
                <w:sz w:val="20"/>
                <w:szCs w:val="20"/>
              </w:rPr>
            </w:pPr>
            <w:r w:rsidRPr="00F01693">
              <w:rPr>
                <w:sz w:val="20"/>
                <w:szCs w:val="20"/>
              </w:rPr>
              <w:t>Share of Social Grade C1 (lower middle class)</w:t>
            </w:r>
          </w:p>
        </w:tc>
        <w:tc>
          <w:tcPr>
            <w:tcW w:w="1862" w:type="dxa"/>
            <w:shd w:val="clear" w:color="auto" w:fill="auto"/>
            <w:noWrap/>
            <w:hideMark/>
          </w:tcPr>
          <w:p w14:paraId="3357DBBE" w14:textId="77777777" w:rsidR="00AA53AD" w:rsidRPr="00F01693" w:rsidRDefault="00AA53AD" w:rsidP="00F01693">
            <w:pPr>
              <w:jc w:val="right"/>
              <w:rPr>
                <w:sz w:val="20"/>
                <w:szCs w:val="20"/>
              </w:rPr>
            </w:pPr>
            <w:r w:rsidRPr="00F01693">
              <w:rPr>
                <w:sz w:val="20"/>
                <w:szCs w:val="20"/>
              </w:rPr>
              <w:t>1.006</w:t>
            </w:r>
            <w:r w:rsidRPr="00F01693">
              <w:rPr>
                <w:sz w:val="20"/>
                <w:szCs w:val="20"/>
                <w:vertAlign w:val="superscript"/>
              </w:rPr>
              <w:t>***</w:t>
            </w:r>
            <w:r w:rsidRPr="00F01693">
              <w:rPr>
                <w:sz w:val="20"/>
                <w:szCs w:val="20"/>
              </w:rPr>
              <w:t xml:space="preserve"> (0.002)</w:t>
            </w:r>
          </w:p>
        </w:tc>
        <w:tc>
          <w:tcPr>
            <w:tcW w:w="1863" w:type="dxa"/>
            <w:shd w:val="clear" w:color="auto" w:fill="auto"/>
            <w:noWrap/>
            <w:hideMark/>
          </w:tcPr>
          <w:p w14:paraId="4C95D114" w14:textId="77777777" w:rsidR="00AA53AD" w:rsidRPr="00F01693" w:rsidRDefault="00AA53AD" w:rsidP="00F01693">
            <w:pPr>
              <w:jc w:val="right"/>
              <w:rPr>
                <w:sz w:val="20"/>
                <w:szCs w:val="20"/>
              </w:rPr>
            </w:pPr>
            <w:r w:rsidRPr="00F01693">
              <w:rPr>
                <w:sz w:val="20"/>
                <w:szCs w:val="20"/>
              </w:rPr>
              <w:t>1.008</w:t>
            </w:r>
            <w:r w:rsidRPr="00F01693">
              <w:rPr>
                <w:sz w:val="20"/>
                <w:szCs w:val="20"/>
                <w:vertAlign w:val="superscript"/>
              </w:rPr>
              <w:t>***</w:t>
            </w:r>
            <w:r w:rsidRPr="00F01693">
              <w:rPr>
                <w:sz w:val="20"/>
                <w:szCs w:val="20"/>
              </w:rPr>
              <w:t xml:space="preserve"> (0.002)</w:t>
            </w:r>
          </w:p>
        </w:tc>
        <w:tc>
          <w:tcPr>
            <w:tcW w:w="1862" w:type="dxa"/>
            <w:shd w:val="clear" w:color="auto" w:fill="auto"/>
            <w:noWrap/>
            <w:hideMark/>
          </w:tcPr>
          <w:p w14:paraId="2A82C9ED" w14:textId="77777777" w:rsidR="00AA53AD" w:rsidRPr="00F01693" w:rsidRDefault="00AA53AD" w:rsidP="00F01693">
            <w:pPr>
              <w:jc w:val="right"/>
              <w:rPr>
                <w:sz w:val="20"/>
                <w:szCs w:val="20"/>
              </w:rPr>
            </w:pPr>
            <w:r w:rsidRPr="00F01693">
              <w:rPr>
                <w:sz w:val="20"/>
                <w:szCs w:val="20"/>
              </w:rPr>
              <w:t>1.008</w:t>
            </w:r>
            <w:r w:rsidRPr="00F01693">
              <w:rPr>
                <w:sz w:val="20"/>
                <w:szCs w:val="20"/>
                <w:vertAlign w:val="superscript"/>
              </w:rPr>
              <w:t>***</w:t>
            </w:r>
            <w:r w:rsidRPr="00F01693">
              <w:rPr>
                <w:sz w:val="20"/>
                <w:szCs w:val="20"/>
              </w:rPr>
              <w:t xml:space="preserve"> (0.002)</w:t>
            </w:r>
          </w:p>
        </w:tc>
        <w:tc>
          <w:tcPr>
            <w:tcW w:w="1863" w:type="dxa"/>
            <w:tcBorders>
              <w:right w:val="nil"/>
            </w:tcBorders>
            <w:shd w:val="clear" w:color="auto" w:fill="auto"/>
            <w:noWrap/>
            <w:hideMark/>
          </w:tcPr>
          <w:p w14:paraId="768964E2" w14:textId="77777777" w:rsidR="00AA53AD" w:rsidRPr="00F01693" w:rsidRDefault="00AA53AD" w:rsidP="00F01693">
            <w:pPr>
              <w:jc w:val="right"/>
              <w:rPr>
                <w:sz w:val="20"/>
                <w:szCs w:val="20"/>
              </w:rPr>
            </w:pPr>
            <w:r w:rsidRPr="00F01693">
              <w:rPr>
                <w:sz w:val="20"/>
                <w:szCs w:val="20"/>
              </w:rPr>
              <w:t>1.008</w:t>
            </w:r>
            <w:r w:rsidRPr="00F01693">
              <w:rPr>
                <w:sz w:val="20"/>
                <w:szCs w:val="20"/>
                <w:vertAlign w:val="superscript"/>
              </w:rPr>
              <w:t>***</w:t>
            </w:r>
            <w:r w:rsidRPr="00F01693">
              <w:rPr>
                <w:sz w:val="20"/>
                <w:szCs w:val="20"/>
              </w:rPr>
              <w:t xml:space="preserve"> (0.002)</w:t>
            </w:r>
          </w:p>
        </w:tc>
      </w:tr>
      <w:tr w:rsidR="00AA53AD" w:rsidRPr="00F01693" w14:paraId="54CBD41B" w14:textId="77777777" w:rsidTr="00402169">
        <w:trPr>
          <w:trHeight w:val="20"/>
        </w:trPr>
        <w:tc>
          <w:tcPr>
            <w:tcW w:w="2127" w:type="dxa"/>
            <w:vMerge w:val="restart"/>
            <w:tcBorders>
              <w:left w:val="nil"/>
            </w:tcBorders>
            <w:shd w:val="clear" w:color="auto" w:fill="auto"/>
            <w:noWrap/>
            <w:hideMark/>
          </w:tcPr>
          <w:p w14:paraId="09F52C79" w14:textId="77777777" w:rsidR="00AA53AD" w:rsidRPr="00F01693" w:rsidRDefault="00AA53AD" w:rsidP="00F01693">
            <w:pPr>
              <w:rPr>
                <w:b/>
                <w:bCs/>
                <w:sz w:val="20"/>
                <w:szCs w:val="20"/>
              </w:rPr>
            </w:pPr>
            <w:r w:rsidRPr="00F01693">
              <w:rPr>
                <w:b/>
                <w:bCs/>
                <w:sz w:val="20"/>
                <w:szCs w:val="20"/>
              </w:rPr>
              <w:t>Accessibility</w:t>
            </w:r>
          </w:p>
        </w:tc>
        <w:tc>
          <w:tcPr>
            <w:tcW w:w="4110" w:type="dxa"/>
            <w:shd w:val="clear" w:color="auto" w:fill="auto"/>
            <w:noWrap/>
            <w:hideMark/>
          </w:tcPr>
          <w:p w14:paraId="1DB7CF90" w14:textId="77777777" w:rsidR="00AA53AD" w:rsidRPr="00F01693" w:rsidRDefault="00AA53AD" w:rsidP="00F01693">
            <w:pPr>
              <w:rPr>
                <w:sz w:val="20"/>
                <w:szCs w:val="20"/>
              </w:rPr>
            </w:pPr>
            <w:r w:rsidRPr="00F01693">
              <w:rPr>
                <w:sz w:val="20"/>
                <w:szCs w:val="20"/>
              </w:rPr>
              <w:t>Number of accessible vaccination centres within 45 min on a weekday by car</w:t>
            </w:r>
          </w:p>
        </w:tc>
        <w:tc>
          <w:tcPr>
            <w:tcW w:w="1862" w:type="dxa"/>
            <w:shd w:val="clear" w:color="auto" w:fill="auto"/>
            <w:noWrap/>
            <w:hideMark/>
          </w:tcPr>
          <w:p w14:paraId="2FA2843B" w14:textId="77777777" w:rsidR="00AA53AD" w:rsidRPr="00F01693" w:rsidRDefault="00AA53AD" w:rsidP="00F01693">
            <w:pPr>
              <w:jc w:val="center"/>
              <w:rPr>
                <w:sz w:val="20"/>
                <w:szCs w:val="20"/>
              </w:rPr>
            </w:pPr>
            <w:r w:rsidRPr="00F01693">
              <w:rPr>
                <w:sz w:val="20"/>
                <w:szCs w:val="20"/>
              </w:rPr>
              <w:t>-</w:t>
            </w:r>
          </w:p>
        </w:tc>
        <w:tc>
          <w:tcPr>
            <w:tcW w:w="1863" w:type="dxa"/>
            <w:shd w:val="clear" w:color="auto" w:fill="auto"/>
            <w:noWrap/>
            <w:hideMark/>
          </w:tcPr>
          <w:p w14:paraId="08B798C3" w14:textId="77777777" w:rsidR="00AA53AD" w:rsidRPr="00F01693" w:rsidRDefault="00AA53AD" w:rsidP="00F01693">
            <w:pPr>
              <w:jc w:val="right"/>
              <w:rPr>
                <w:sz w:val="20"/>
                <w:szCs w:val="20"/>
              </w:rPr>
            </w:pPr>
            <w:r w:rsidRPr="00F01693">
              <w:rPr>
                <w:sz w:val="20"/>
                <w:szCs w:val="20"/>
              </w:rPr>
              <w:t>0.993</w:t>
            </w:r>
            <w:r w:rsidRPr="00F01693">
              <w:rPr>
                <w:sz w:val="20"/>
                <w:szCs w:val="20"/>
                <w:vertAlign w:val="superscript"/>
              </w:rPr>
              <w:t>**</w:t>
            </w:r>
            <w:r w:rsidRPr="00F01693">
              <w:rPr>
                <w:sz w:val="20"/>
                <w:szCs w:val="20"/>
              </w:rPr>
              <w:t xml:space="preserve"> (0.002)</w:t>
            </w:r>
          </w:p>
        </w:tc>
        <w:tc>
          <w:tcPr>
            <w:tcW w:w="1862" w:type="dxa"/>
            <w:shd w:val="clear" w:color="auto" w:fill="auto"/>
            <w:noWrap/>
            <w:hideMark/>
          </w:tcPr>
          <w:p w14:paraId="066C35B4" w14:textId="77777777" w:rsidR="00AA53AD" w:rsidRPr="00F01693" w:rsidRDefault="00AA53AD" w:rsidP="00F01693">
            <w:pPr>
              <w:jc w:val="center"/>
              <w:rPr>
                <w:sz w:val="20"/>
                <w:szCs w:val="20"/>
              </w:rPr>
            </w:pPr>
            <w:r w:rsidRPr="00F01693">
              <w:rPr>
                <w:sz w:val="20"/>
                <w:szCs w:val="20"/>
              </w:rPr>
              <w:t>-</w:t>
            </w:r>
          </w:p>
        </w:tc>
        <w:tc>
          <w:tcPr>
            <w:tcW w:w="1863" w:type="dxa"/>
            <w:tcBorders>
              <w:right w:val="nil"/>
            </w:tcBorders>
            <w:shd w:val="clear" w:color="auto" w:fill="auto"/>
            <w:noWrap/>
            <w:hideMark/>
          </w:tcPr>
          <w:p w14:paraId="0054EB19" w14:textId="77777777" w:rsidR="00AA53AD" w:rsidRPr="00F01693" w:rsidRDefault="00AA53AD" w:rsidP="00F01693">
            <w:pPr>
              <w:jc w:val="right"/>
              <w:rPr>
                <w:sz w:val="20"/>
                <w:szCs w:val="20"/>
              </w:rPr>
            </w:pPr>
            <w:r w:rsidRPr="00F01693">
              <w:rPr>
                <w:sz w:val="20"/>
                <w:szCs w:val="20"/>
              </w:rPr>
              <w:t>0.994</w:t>
            </w:r>
            <w:r w:rsidRPr="00F01693">
              <w:rPr>
                <w:sz w:val="20"/>
                <w:szCs w:val="20"/>
                <w:vertAlign w:val="superscript"/>
              </w:rPr>
              <w:t>**</w:t>
            </w:r>
            <w:r w:rsidRPr="00F01693">
              <w:rPr>
                <w:sz w:val="20"/>
                <w:szCs w:val="20"/>
              </w:rPr>
              <w:t xml:space="preserve"> (0.002)</w:t>
            </w:r>
          </w:p>
        </w:tc>
      </w:tr>
      <w:tr w:rsidR="00AA53AD" w:rsidRPr="00F01693" w14:paraId="279AA48F" w14:textId="77777777" w:rsidTr="00402169">
        <w:trPr>
          <w:trHeight w:val="20"/>
        </w:trPr>
        <w:tc>
          <w:tcPr>
            <w:tcW w:w="2127" w:type="dxa"/>
            <w:vMerge/>
            <w:tcBorders>
              <w:left w:val="nil"/>
            </w:tcBorders>
            <w:shd w:val="clear" w:color="auto" w:fill="auto"/>
            <w:noWrap/>
            <w:hideMark/>
          </w:tcPr>
          <w:p w14:paraId="2A94E83A" w14:textId="77777777" w:rsidR="00AA53AD" w:rsidRPr="00F01693" w:rsidRDefault="00AA53AD" w:rsidP="00F01693">
            <w:pPr>
              <w:rPr>
                <w:b/>
                <w:bCs/>
                <w:sz w:val="20"/>
                <w:szCs w:val="20"/>
              </w:rPr>
            </w:pPr>
          </w:p>
        </w:tc>
        <w:tc>
          <w:tcPr>
            <w:tcW w:w="4110" w:type="dxa"/>
            <w:shd w:val="clear" w:color="auto" w:fill="auto"/>
            <w:noWrap/>
            <w:hideMark/>
          </w:tcPr>
          <w:p w14:paraId="2D9DC7D2" w14:textId="77777777" w:rsidR="00AA53AD" w:rsidRPr="00F01693" w:rsidRDefault="00AA53AD" w:rsidP="00F01693">
            <w:pPr>
              <w:rPr>
                <w:sz w:val="20"/>
                <w:szCs w:val="20"/>
              </w:rPr>
            </w:pPr>
            <w:r w:rsidRPr="00F01693">
              <w:rPr>
                <w:sz w:val="20"/>
                <w:szCs w:val="20"/>
              </w:rPr>
              <w:t>Number of accessible vaccination centres within 60 min on a weekday at 12 pm by public transportation</w:t>
            </w:r>
          </w:p>
        </w:tc>
        <w:tc>
          <w:tcPr>
            <w:tcW w:w="1862" w:type="dxa"/>
            <w:shd w:val="clear" w:color="auto" w:fill="auto"/>
            <w:noWrap/>
            <w:hideMark/>
          </w:tcPr>
          <w:p w14:paraId="19079976" w14:textId="77777777" w:rsidR="00AA53AD" w:rsidRPr="00F01693" w:rsidRDefault="00AA53AD" w:rsidP="00F01693">
            <w:pPr>
              <w:jc w:val="center"/>
              <w:rPr>
                <w:sz w:val="20"/>
                <w:szCs w:val="20"/>
              </w:rPr>
            </w:pPr>
            <w:r w:rsidRPr="00F01693">
              <w:rPr>
                <w:sz w:val="20"/>
                <w:szCs w:val="20"/>
              </w:rPr>
              <w:t>-</w:t>
            </w:r>
          </w:p>
        </w:tc>
        <w:tc>
          <w:tcPr>
            <w:tcW w:w="1863" w:type="dxa"/>
            <w:shd w:val="clear" w:color="auto" w:fill="auto"/>
            <w:noWrap/>
            <w:hideMark/>
          </w:tcPr>
          <w:p w14:paraId="5396F2FF" w14:textId="77777777" w:rsidR="00AA53AD" w:rsidRPr="00F01693" w:rsidRDefault="00AA53AD" w:rsidP="00F01693">
            <w:pPr>
              <w:jc w:val="right"/>
              <w:rPr>
                <w:sz w:val="20"/>
                <w:szCs w:val="20"/>
              </w:rPr>
            </w:pPr>
            <w:r w:rsidRPr="00F01693">
              <w:rPr>
                <w:sz w:val="20"/>
                <w:szCs w:val="20"/>
              </w:rPr>
              <w:t>1.002 (0.002)</w:t>
            </w:r>
          </w:p>
        </w:tc>
        <w:tc>
          <w:tcPr>
            <w:tcW w:w="1862" w:type="dxa"/>
            <w:shd w:val="clear" w:color="auto" w:fill="auto"/>
            <w:noWrap/>
            <w:hideMark/>
          </w:tcPr>
          <w:p w14:paraId="60F50424" w14:textId="77777777" w:rsidR="00AA53AD" w:rsidRPr="00F01693" w:rsidRDefault="00AA53AD" w:rsidP="00F01693">
            <w:pPr>
              <w:jc w:val="center"/>
              <w:rPr>
                <w:sz w:val="20"/>
                <w:szCs w:val="20"/>
              </w:rPr>
            </w:pPr>
            <w:r w:rsidRPr="00F01693">
              <w:rPr>
                <w:sz w:val="20"/>
                <w:szCs w:val="20"/>
              </w:rPr>
              <w:t>-</w:t>
            </w:r>
          </w:p>
        </w:tc>
        <w:tc>
          <w:tcPr>
            <w:tcW w:w="1863" w:type="dxa"/>
            <w:tcBorders>
              <w:right w:val="nil"/>
            </w:tcBorders>
            <w:shd w:val="clear" w:color="auto" w:fill="auto"/>
            <w:noWrap/>
            <w:hideMark/>
          </w:tcPr>
          <w:p w14:paraId="32ACBB4F" w14:textId="77777777" w:rsidR="00AA53AD" w:rsidRPr="00F01693" w:rsidRDefault="00AA53AD" w:rsidP="00F01693">
            <w:pPr>
              <w:jc w:val="right"/>
              <w:rPr>
                <w:sz w:val="20"/>
                <w:szCs w:val="20"/>
              </w:rPr>
            </w:pPr>
            <w:r w:rsidRPr="00F01693">
              <w:rPr>
                <w:sz w:val="20"/>
                <w:szCs w:val="20"/>
              </w:rPr>
              <w:t>1.008</w:t>
            </w:r>
            <w:r w:rsidRPr="00F01693">
              <w:rPr>
                <w:sz w:val="20"/>
                <w:szCs w:val="20"/>
                <w:vertAlign w:val="superscript"/>
              </w:rPr>
              <w:t>***</w:t>
            </w:r>
            <w:r w:rsidRPr="00F01693">
              <w:rPr>
                <w:sz w:val="20"/>
                <w:szCs w:val="20"/>
              </w:rPr>
              <w:t xml:space="preserve"> (0.002)</w:t>
            </w:r>
          </w:p>
        </w:tc>
      </w:tr>
      <w:tr w:rsidR="00AA53AD" w:rsidRPr="00F01693" w14:paraId="54F51B93" w14:textId="77777777" w:rsidTr="00402169">
        <w:trPr>
          <w:trHeight w:val="20"/>
        </w:trPr>
        <w:tc>
          <w:tcPr>
            <w:tcW w:w="2127" w:type="dxa"/>
            <w:vMerge/>
            <w:tcBorders>
              <w:left w:val="nil"/>
            </w:tcBorders>
            <w:shd w:val="clear" w:color="auto" w:fill="auto"/>
            <w:noWrap/>
            <w:hideMark/>
          </w:tcPr>
          <w:p w14:paraId="72A7DA23" w14:textId="77777777" w:rsidR="00AA53AD" w:rsidRPr="00F01693" w:rsidRDefault="00AA53AD" w:rsidP="00F01693">
            <w:pPr>
              <w:rPr>
                <w:b/>
                <w:bCs/>
                <w:sz w:val="20"/>
                <w:szCs w:val="20"/>
              </w:rPr>
            </w:pPr>
          </w:p>
        </w:tc>
        <w:tc>
          <w:tcPr>
            <w:tcW w:w="4110" w:type="dxa"/>
            <w:shd w:val="clear" w:color="auto" w:fill="auto"/>
            <w:noWrap/>
            <w:hideMark/>
          </w:tcPr>
          <w:p w14:paraId="2C6868E7" w14:textId="77777777" w:rsidR="00AA53AD" w:rsidRPr="00F01693" w:rsidRDefault="00AA53AD" w:rsidP="00F01693">
            <w:pPr>
              <w:rPr>
                <w:sz w:val="20"/>
                <w:szCs w:val="20"/>
              </w:rPr>
            </w:pPr>
            <w:r w:rsidRPr="00F01693">
              <w:rPr>
                <w:sz w:val="20"/>
                <w:szCs w:val="20"/>
              </w:rPr>
              <w:t>Share of households with no car</w:t>
            </w:r>
          </w:p>
        </w:tc>
        <w:tc>
          <w:tcPr>
            <w:tcW w:w="1862" w:type="dxa"/>
            <w:shd w:val="clear" w:color="auto" w:fill="auto"/>
            <w:noWrap/>
            <w:hideMark/>
          </w:tcPr>
          <w:p w14:paraId="3C8D26E2" w14:textId="77777777" w:rsidR="00AA53AD" w:rsidRPr="00F01693" w:rsidRDefault="00AA53AD" w:rsidP="00F01693">
            <w:pPr>
              <w:jc w:val="right"/>
              <w:rPr>
                <w:sz w:val="20"/>
                <w:szCs w:val="20"/>
              </w:rPr>
            </w:pPr>
            <w:r w:rsidRPr="00F01693">
              <w:rPr>
                <w:sz w:val="20"/>
                <w:szCs w:val="20"/>
              </w:rPr>
              <w:t>0.96</w:t>
            </w:r>
            <w:r w:rsidRPr="00F01693">
              <w:rPr>
                <w:sz w:val="20"/>
                <w:szCs w:val="20"/>
                <w:vertAlign w:val="superscript"/>
              </w:rPr>
              <w:t>***</w:t>
            </w:r>
            <w:r w:rsidRPr="00F01693">
              <w:rPr>
                <w:sz w:val="20"/>
                <w:szCs w:val="20"/>
              </w:rPr>
              <w:t xml:space="preserve"> (0.002)</w:t>
            </w:r>
          </w:p>
        </w:tc>
        <w:tc>
          <w:tcPr>
            <w:tcW w:w="1863" w:type="dxa"/>
            <w:shd w:val="clear" w:color="auto" w:fill="auto"/>
            <w:noWrap/>
            <w:hideMark/>
          </w:tcPr>
          <w:p w14:paraId="0E197217" w14:textId="77777777" w:rsidR="00AA53AD" w:rsidRPr="00F01693" w:rsidRDefault="00AA53AD" w:rsidP="00F01693">
            <w:pPr>
              <w:jc w:val="right"/>
              <w:rPr>
                <w:sz w:val="20"/>
                <w:szCs w:val="20"/>
              </w:rPr>
            </w:pPr>
            <w:r w:rsidRPr="00F01693">
              <w:rPr>
                <w:sz w:val="20"/>
                <w:szCs w:val="20"/>
              </w:rPr>
              <w:t>0.961</w:t>
            </w:r>
            <w:r w:rsidRPr="00F01693">
              <w:rPr>
                <w:sz w:val="20"/>
                <w:szCs w:val="20"/>
                <w:vertAlign w:val="superscript"/>
              </w:rPr>
              <w:t>***</w:t>
            </w:r>
            <w:r w:rsidRPr="00F01693">
              <w:rPr>
                <w:sz w:val="20"/>
                <w:szCs w:val="20"/>
              </w:rPr>
              <w:t xml:space="preserve"> (0.002)</w:t>
            </w:r>
          </w:p>
        </w:tc>
        <w:tc>
          <w:tcPr>
            <w:tcW w:w="1862" w:type="dxa"/>
            <w:shd w:val="clear" w:color="auto" w:fill="auto"/>
            <w:noWrap/>
            <w:hideMark/>
          </w:tcPr>
          <w:p w14:paraId="013A8280" w14:textId="77777777" w:rsidR="00AA53AD" w:rsidRPr="00F01693" w:rsidRDefault="00AA53AD" w:rsidP="00F01693">
            <w:pPr>
              <w:jc w:val="right"/>
              <w:rPr>
                <w:sz w:val="20"/>
                <w:szCs w:val="20"/>
              </w:rPr>
            </w:pPr>
            <w:r w:rsidRPr="00F01693">
              <w:rPr>
                <w:sz w:val="20"/>
                <w:szCs w:val="20"/>
              </w:rPr>
              <w:t>0.975</w:t>
            </w:r>
            <w:r w:rsidRPr="00F01693">
              <w:rPr>
                <w:sz w:val="20"/>
                <w:szCs w:val="20"/>
                <w:vertAlign w:val="superscript"/>
              </w:rPr>
              <w:t>***</w:t>
            </w:r>
            <w:r w:rsidRPr="00F01693">
              <w:rPr>
                <w:sz w:val="20"/>
                <w:szCs w:val="20"/>
              </w:rPr>
              <w:t xml:space="preserve"> (0.002)</w:t>
            </w:r>
          </w:p>
        </w:tc>
        <w:tc>
          <w:tcPr>
            <w:tcW w:w="1863" w:type="dxa"/>
            <w:tcBorders>
              <w:right w:val="nil"/>
            </w:tcBorders>
            <w:shd w:val="clear" w:color="auto" w:fill="auto"/>
            <w:noWrap/>
            <w:hideMark/>
          </w:tcPr>
          <w:p w14:paraId="3CAD0712" w14:textId="77777777" w:rsidR="00AA53AD" w:rsidRPr="00F01693" w:rsidRDefault="00AA53AD" w:rsidP="00F01693">
            <w:pPr>
              <w:jc w:val="right"/>
              <w:rPr>
                <w:sz w:val="20"/>
                <w:szCs w:val="20"/>
              </w:rPr>
            </w:pPr>
            <w:r w:rsidRPr="00F01693">
              <w:rPr>
                <w:sz w:val="20"/>
                <w:szCs w:val="20"/>
              </w:rPr>
              <w:t>0.972</w:t>
            </w:r>
            <w:r w:rsidRPr="00F01693">
              <w:rPr>
                <w:sz w:val="20"/>
                <w:szCs w:val="20"/>
                <w:vertAlign w:val="superscript"/>
              </w:rPr>
              <w:t>***</w:t>
            </w:r>
            <w:r w:rsidRPr="00F01693">
              <w:rPr>
                <w:sz w:val="20"/>
                <w:szCs w:val="20"/>
              </w:rPr>
              <w:t xml:space="preserve"> (0.002)</w:t>
            </w:r>
          </w:p>
        </w:tc>
      </w:tr>
      <w:tr w:rsidR="00AA53AD" w:rsidRPr="00F01693" w14:paraId="1A296CC9" w14:textId="77777777" w:rsidTr="00402169">
        <w:trPr>
          <w:trHeight w:val="20"/>
        </w:trPr>
        <w:tc>
          <w:tcPr>
            <w:tcW w:w="2127" w:type="dxa"/>
            <w:tcBorders>
              <w:left w:val="nil"/>
            </w:tcBorders>
            <w:shd w:val="clear" w:color="auto" w:fill="auto"/>
            <w:noWrap/>
            <w:hideMark/>
          </w:tcPr>
          <w:p w14:paraId="5A2FBA21" w14:textId="77777777" w:rsidR="00AA53AD" w:rsidRPr="00F01693" w:rsidRDefault="00AA53AD" w:rsidP="00F01693">
            <w:pPr>
              <w:rPr>
                <w:b/>
                <w:bCs/>
                <w:sz w:val="20"/>
                <w:szCs w:val="20"/>
              </w:rPr>
            </w:pPr>
            <w:r w:rsidRPr="00F01693">
              <w:rPr>
                <w:b/>
                <w:bCs/>
                <w:sz w:val="20"/>
                <w:szCs w:val="20"/>
              </w:rPr>
              <w:t>Activity commitment</w:t>
            </w:r>
          </w:p>
        </w:tc>
        <w:tc>
          <w:tcPr>
            <w:tcW w:w="4110" w:type="dxa"/>
            <w:shd w:val="clear" w:color="auto" w:fill="auto"/>
            <w:noWrap/>
            <w:hideMark/>
          </w:tcPr>
          <w:p w14:paraId="74047B1F" w14:textId="77777777" w:rsidR="00AA53AD" w:rsidRPr="00F01693" w:rsidRDefault="00AA53AD" w:rsidP="00F01693">
            <w:pPr>
              <w:rPr>
                <w:sz w:val="20"/>
                <w:szCs w:val="20"/>
              </w:rPr>
            </w:pPr>
            <w:r w:rsidRPr="00F01693">
              <w:rPr>
                <w:sz w:val="20"/>
                <w:szCs w:val="20"/>
              </w:rPr>
              <w:t>Share of part-time workers in the resident</w:t>
            </w:r>
            <w:r w:rsidRPr="00F01693">
              <w:rPr>
                <w:sz w:val="20"/>
                <w:szCs w:val="20"/>
              </w:rPr>
              <w:br/>
              <w:t>population aged 16-74</w:t>
            </w:r>
          </w:p>
        </w:tc>
        <w:tc>
          <w:tcPr>
            <w:tcW w:w="1862" w:type="dxa"/>
            <w:shd w:val="clear" w:color="auto" w:fill="auto"/>
            <w:noWrap/>
            <w:hideMark/>
          </w:tcPr>
          <w:p w14:paraId="6AF44D1E" w14:textId="77777777" w:rsidR="00AA53AD" w:rsidRPr="00F01693" w:rsidRDefault="00AA53AD" w:rsidP="00F01693">
            <w:pPr>
              <w:jc w:val="right"/>
              <w:rPr>
                <w:sz w:val="20"/>
                <w:szCs w:val="20"/>
              </w:rPr>
            </w:pPr>
            <w:r w:rsidRPr="00F01693">
              <w:rPr>
                <w:sz w:val="20"/>
                <w:szCs w:val="20"/>
              </w:rPr>
              <w:t>1.038</w:t>
            </w:r>
            <w:r w:rsidRPr="00F01693">
              <w:rPr>
                <w:sz w:val="20"/>
                <w:szCs w:val="20"/>
                <w:vertAlign w:val="superscript"/>
              </w:rPr>
              <w:t>***</w:t>
            </w:r>
            <w:r w:rsidRPr="00F01693">
              <w:rPr>
                <w:sz w:val="20"/>
                <w:szCs w:val="20"/>
              </w:rPr>
              <w:t xml:space="preserve"> (0.002)</w:t>
            </w:r>
          </w:p>
        </w:tc>
        <w:tc>
          <w:tcPr>
            <w:tcW w:w="1863" w:type="dxa"/>
            <w:shd w:val="clear" w:color="auto" w:fill="auto"/>
            <w:noWrap/>
            <w:hideMark/>
          </w:tcPr>
          <w:p w14:paraId="393F77A7" w14:textId="77777777" w:rsidR="00AA53AD" w:rsidRPr="00F01693" w:rsidRDefault="00AA53AD" w:rsidP="00F01693">
            <w:pPr>
              <w:jc w:val="right"/>
              <w:rPr>
                <w:sz w:val="20"/>
                <w:szCs w:val="20"/>
              </w:rPr>
            </w:pPr>
            <w:r w:rsidRPr="00F01693">
              <w:rPr>
                <w:sz w:val="20"/>
                <w:szCs w:val="20"/>
              </w:rPr>
              <w:t>1.036</w:t>
            </w:r>
            <w:r w:rsidRPr="00F01693">
              <w:rPr>
                <w:sz w:val="20"/>
                <w:szCs w:val="20"/>
                <w:vertAlign w:val="superscript"/>
              </w:rPr>
              <w:t>***</w:t>
            </w:r>
            <w:r w:rsidRPr="00F01693">
              <w:rPr>
                <w:sz w:val="20"/>
                <w:szCs w:val="20"/>
              </w:rPr>
              <w:t xml:space="preserve"> (0.002)</w:t>
            </w:r>
          </w:p>
        </w:tc>
        <w:tc>
          <w:tcPr>
            <w:tcW w:w="1862" w:type="dxa"/>
            <w:shd w:val="clear" w:color="auto" w:fill="auto"/>
            <w:noWrap/>
            <w:hideMark/>
          </w:tcPr>
          <w:p w14:paraId="52DE0FF8" w14:textId="77777777" w:rsidR="00AA53AD" w:rsidRPr="00F01693" w:rsidRDefault="00AA53AD" w:rsidP="00F01693">
            <w:pPr>
              <w:jc w:val="right"/>
              <w:rPr>
                <w:sz w:val="20"/>
                <w:szCs w:val="20"/>
              </w:rPr>
            </w:pPr>
            <w:r w:rsidRPr="00F01693">
              <w:rPr>
                <w:sz w:val="20"/>
                <w:szCs w:val="20"/>
              </w:rPr>
              <w:t>1.03</w:t>
            </w:r>
            <w:r w:rsidRPr="00F01693">
              <w:rPr>
                <w:sz w:val="20"/>
                <w:szCs w:val="20"/>
                <w:vertAlign w:val="superscript"/>
              </w:rPr>
              <w:t>***</w:t>
            </w:r>
            <w:r w:rsidRPr="00F01693">
              <w:rPr>
                <w:sz w:val="20"/>
                <w:szCs w:val="20"/>
              </w:rPr>
              <w:t xml:space="preserve"> (0.002)</w:t>
            </w:r>
          </w:p>
        </w:tc>
        <w:tc>
          <w:tcPr>
            <w:tcW w:w="1863" w:type="dxa"/>
            <w:tcBorders>
              <w:right w:val="nil"/>
            </w:tcBorders>
            <w:shd w:val="clear" w:color="auto" w:fill="auto"/>
            <w:noWrap/>
            <w:hideMark/>
          </w:tcPr>
          <w:p w14:paraId="2C176FD1" w14:textId="77777777" w:rsidR="00AA53AD" w:rsidRPr="00F01693" w:rsidRDefault="00AA53AD" w:rsidP="00F01693">
            <w:pPr>
              <w:jc w:val="right"/>
              <w:rPr>
                <w:sz w:val="20"/>
                <w:szCs w:val="20"/>
              </w:rPr>
            </w:pPr>
            <w:r w:rsidRPr="00F01693">
              <w:rPr>
                <w:sz w:val="20"/>
                <w:szCs w:val="20"/>
              </w:rPr>
              <w:t>1.03</w:t>
            </w:r>
            <w:r w:rsidRPr="00F01693">
              <w:rPr>
                <w:sz w:val="20"/>
                <w:szCs w:val="20"/>
                <w:vertAlign w:val="superscript"/>
              </w:rPr>
              <w:t>***</w:t>
            </w:r>
            <w:r w:rsidRPr="00F01693">
              <w:rPr>
                <w:sz w:val="20"/>
                <w:szCs w:val="20"/>
              </w:rPr>
              <w:t xml:space="preserve"> (0.002)</w:t>
            </w:r>
          </w:p>
        </w:tc>
      </w:tr>
      <w:tr w:rsidR="00AA53AD" w:rsidRPr="00F01693" w14:paraId="34C3F1F1" w14:textId="77777777" w:rsidTr="00402169">
        <w:trPr>
          <w:trHeight w:val="20"/>
        </w:trPr>
        <w:tc>
          <w:tcPr>
            <w:tcW w:w="2127" w:type="dxa"/>
            <w:tcBorders>
              <w:left w:val="nil"/>
            </w:tcBorders>
            <w:shd w:val="clear" w:color="auto" w:fill="auto"/>
            <w:noWrap/>
            <w:hideMark/>
          </w:tcPr>
          <w:p w14:paraId="423F15EA" w14:textId="77777777" w:rsidR="00AA53AD" w:rsidRPr="00F01693" w:rsidRDefault="00AA53AD" w:rsidP="00F01693">
            <w:pPr>
              <w:rPr>
                <w:b/>
                <w:bCs/>
                <w:sz w:val="20"/>
                <w:szCs w:val="20"/>
              </w:rPr>
            </w:pPr>
            <w:r w:rsidRPr="00F01693">
              <w:rPr>
                <w:b/>
                <w:bCs/>
                <w:sz w:val="20"/>
                <w:szCs w:val="20"/>
              </w:rPr>
              <w:t>Population Health</w:t>
            </w:r>
          </w:p>
        </w:tc>
        <w:tc>
          <w:tcPr>
            <w:tcW w:w="4110" w:type="dxa"/>
            <w:shd w:val="clear" w:color="auto" w:fill="auto"/>
            <w:noWrap/>
            <w:hideMark/>
          </w:tcPr>
          <w:p w14:paraId="09388302" w14:textId="77777777" w:rsidR="00AA53AD" w:rsidRPr="00F01693" w:rsidRDefault="00AA53AD" w:rsidP="00F01693">
            <w:pPr>
              <w:rPr>
                <w:sz w:val="20"/>
                <w:szCs w:val="20"/>
              </w:rPr>
            </w:pPr>
            <w:r w:rsidRPr="00F01693">
              <w:rPr>
                <w:sz w:val="20"/>
                <w:szCs w:val="20"/>
              </w:rPr>
              <w:t>Median ages of the resident population</w:t>
            </w:r>
          </w:p>
        </w:tc>
        <w:tc>
          <w:tcPr>
            <w:tcW w:w="1862" w:type="dxa"/>
            <w:shd w:val="clear" w:color="auto" w:fill="auto"/>
            <w:noWrap/>
            <w:hideMark/>
          </w:tcPr>
          <w:p w14:paraId="5806A4C3" w14:textId="77777777" w:rsidR="00AA53AD" w:rsidRPr="00F01693" w:rsidRDefault="00AA53AD" w:rsidP="00F01693">
            <w:pPr>
              <w:jc w:val="right"/>
              <w:rPr>
                <w:sz w:val="20"/>
                <w:szCs w:val="20"/>
              </w:rPr>
            </w:pPr>
            <w:r w:rsidRPr="00F01693">
              <w:rPr>
                <w:sz w:val="20"/>
                <w:szCs w:val="20"/>
              </w:rPr>
              <w:t>1.038</w:t>
            </w:r>
            <w:r w:rsidRPr="00F01693">
              <w:rPr>
                <w:sz w:val="20"/>
                <w:szCs w:val="20"/>
                <w:vertAlign w:val="superscript"/>
              </w:rPr>
              <w:t>***</w:t>
            </w:r>
            <w:r w:rsidRPr="00F01693">
              <w:rPr>
                <w:sz w:val="20"/>
                <w:szCs w:val="20"/>
              </w:rPr>
              <w:t xml:space="preserve"> (0.002)</w:t>
            </w:r>
          </w:p>
        </w:tc>
        <w:tc>
          <w:tcPr>
            <w:tcW w:w="1863" w:type="dxa"/>
            <w:shd w:val="clear" w:color="auto" w:fill="auto"/>
            <w:noWrap/>
            <w:hideMark/>
          </w:tcPr>
          <w:p w14:paraId="11EBC028" w14:textId="77777777" w:rsidR="00AA53AD" w:rsidRPr="00F01693" w:rsidRDefault="00AA53AD" w:rsidP="00F01693">
            <w:pPr>
              <w:jc w:val="right"/>
              <w:rPr>
                <w:sz w:val="20"/>
                <w:szCs w:val="20"/>
              </w:rPr>
            </w:pPr>
            <w:r w:rsidRPr="00F01693">
              <w:rPr>
                <w:sz w:val="20"/>
                <w:szCs w:val="20"/>
              </w:rPr>
              <w:t>1.037</w:t>
            </w:r>
            <w:r w:rsidRPr="00F01693">
              <w:rPr>
                <w:sz w:val="20"/>
                <w:szCs w:val="20"/>
                <w:vertAlign w:val="superscript"/>
              </w:rPr>
              <w:t>***</w:t>
            </w:r>
            <w:r w:rsidRPr="00F01693">
              <w:rPr>
                <w:sz w:val="20"/>
                <w:szCs w:val="20"/>
              </w:rPr>
              <w:t xml:space="preserve"> (0.002)</w:t>
            </w:r>
          </w:p>
        </w:tc>
        <w:tc>
          <w:tcPr>
            <w:tcW w:w="1862" w:type="dxa"/>
            <w:shd w:val="clear" w:color="auto" w:fill="auto"/>
            <w:noWrap/>
            <w:hideMark/>
          </w:tcPr>
          <w:p w14:paraId="1C3786EA" w14:textId="77777777" w:rsidR="00AA53AD" w:rsidRPr="00F01693" w:rsidRDefault="00AA53AD" w:rsidP="00F01693">
            <w:pPr>
              <w:jc w:val="right"/>
              <w:rPr>
                <w:sz w:val="20"/>
                <w:szCs w:val="20"/>
              </w:rPr>
            </w:pPr>
            <w:r w:rsidRPr="00F01693">
              <w:rPr>
                <w:sz w:val="20"/>
                <w:szCs w:val="20"/>
              </w:rPr>
              <w:t>1.026</w:t>
            </w:r>
            <w:r w:rsidRPr="00F01693">
              <w:rPr>
                <w:sz w:val="20"/>
                <w:szCs w:val="20"/>
                <w:vertAlign w:val="superscript"/>
              </w:rPr>
              <w:t>***</w:t>
            </w:r>
            <w:r w:rsidRPr="00F01693">
              <w:rPr>
                <w:sz w:val="20"/>
                <w:szCs w:val="20"/>
              </w:rPr>
              <w:t xml:space="preserve"> (0.002)</w:t>
            </w:r>
          </w:p>
        </w:tc>
        <w:tc>
          <w:tcPr>
            <w:tcW w:w="1863" w:type="dxa"/>
            <w:tcBorders>
              <w:right w:val="nil"/>
            </w:tcBorders>
            <w:shd w:val="clear" w:color="auto" w:fill="auto"/>
            <w:noWrap/>
            <w:hideMark/>
          </w:tcPr>
          <w:p w14:paraId="193F8452" w14:textId="77777777" w:rsidR="00AA53AD" w:rsidRPr="00F01693" w:rsidRDefault="00AA53AD" w:rsidP="00F01693">
            <w:pPr>
              <w:jc w:val="right"/>
              <w:rPr>
                <w:sz w:val="20"/>
                <w:szCs w:val="20"/>
              </w:rPr>
            </w:pPr>
            <w:r w:rsidRPr="00F01693">
              <w:rPr>
                <w:sz w:val="20"/>
                <w:szCs w:val="20"/>
              </w:rPr>
              <w:t>1.025</w:t>
            </w:r>
            <w:r w:rsidRPr="00F01693">
              <w:rPr>
                <w:sz w:val="20"/>
                <w:szCs w:val="20"/>
                <w:vertAlign w:val="superscript"/>
              </w:rPr>
              <w:t>***</w:t>
            </w:r>
            <w:r w:rsidRPr="00F01693">
              <w:rPr>
                <w:sz w:val="20"/>
                <w:szCs w:val="20"/>
              </w:rPr>
              <w:t xml:space="preserve"> (0.002)</w:t>
            </w:r>
          </w:p>
        </w:tc>
      </w:tr>
      <w:tr w:rsidR="00AA53AD" w:rsidRPr="00F01693" w14:paraId="4F06E829" w14:textId="77777777" w:rsidTr="00402169">
        <w:trPr>
          <w:trHeight w:val="20"/>
        </w:trPr>
        <w:tc>
          <w:tcPr>
            <w:tcW w:w="2127" w:type="dxa"/>
            <w:vMerge w:val="restart"/>
            <w:tcBorders>
              <w:left w:val="nil"/>
            </w:tcBorders>
            <w:shd w:val="clear" w:color="auto" w:fill="auto"/>
            <w:noWrap/>
            <w:hideMark/>
          </w:tcPr>
          <w:p w14:paraId="5C256E36" w14:textId="77777777" w:rsidR="00AA53AD" w:rsidRPr="00F01693" w:rsidRDefault="00AA53AD" w:rsidP="00F01693">
            <w:pPr>
              <w:rPr>
                <w:b/>
                <w:bCs/>
                <w:sz w:val="20"/>
                <w:szCs w:val="20"/>
              </w:rPr>
            </w:pPr>
            <w:r w:rsidRPr="00F01693">
              <w:rPr>
                <w:b/>
                <w:bCs/>
                <w:sz w:val="20"/>
                <w:szCs w:val="20"/>
              </w:rPr>
              <w:t>Ethnicity</w:t>
            </w:r>
          </w:p>
        </w:tc>
        <w:tc>
          <w:tcPr>
            <w:tcW w:w="4110" w:type="dxa"/>
            <w:shd w:val="clear" w:color="auto" w:fill="auto"/>
            <w:noWrap/>
            <w:hideMark/>
          </w:tcPr>
          <w:p w14:paraId="2301E848" w14:textId="77777777" w:rsidR="00AA53AD" w:rsidRPr="00F01693" w:rsidRDefault="00AA53AD" w:rsidP="00F01693">
            <w:pPr>
              <w:rPr>
                <w:sz w:val="20"/>
                <w:szCs w:val="20"/>
              </w:rPr>
            </w:pPr>
            <w:r w:rsidRPr="00F01693">
              <w:rPr>
                <w:sz w:val="20"/>
                <w:szCs w:val="20"/>
              </w:rPr>
              <w:t>Share of Chinese resident population</w:t>
            </w:r>
          </w:p>
        </w:tc>
        <w:tc>
          <w:tcPr>
            <w:tcW w:w="1862" w:type="dxa"/>
            <w:shd w:val="clear" w:color="auto" w:fill="auto"/>
            <w:noWrap/>
            <w:hideMark/>
          </w:tcPr>
          <w:p w14:paraId="1B38E3C1" w14:textId="77777777" w:rsidR="00AA53AD" w:rsidRPr="00F01693" w:rsidRDefault="00AA53AD" w:rsidP="00F01693">
            <w:pPr>
              <w:jc w:val="right"/>
              <w:rPr>
                <w:sz w:val="20"/>
                <w:szCs w:val="20"/>
              </w:rPr>
            </w:pPr>
            <w:r w:rsidRPr="00F01693">
              <w:rPr>
                <w:sz w:val="20"/>
                <w:szCs w:val="20"/>
              </w:rPr>
              <w:t>0.975</w:t>
            </w:r>
            <w:r w:rsidRPr="00F01693">
              <w:rPr>
                <w:sz w:val="20"/>
                <w:szCs w:val="20"/>
                <w:vertAlign w:val="superscript"/>
              </w:rPr>
              <w:t>***</w:t>
            </w:r>
            <w:r w:rsidRPr="00F01693">
              <w:rPr>
                <w:sz w:val="20"/>
                <w:szCs w:val="20"/>
              </w:rPr>
              <w:t xml:space="preserve"> (0.001)</w:t>
            </w:r>
          </w:p>
        </w:tc>
        <w:tc>
          <w:tcPr>
            <w:tcW w:w="1863" w:type="dxa"/>
            <w:shd w:val="clear" w:color="auto" w:fill="auto"/>
            <w:noWrap/>
            <w:hideMark/>
          </w:tcPr>
          <w:p w14:paraId="70863588" w14:textId="77777777" w:rsidR="00AA53AD" w:rsidRPr="00F01693" w:rsidRDefault="00AA53AD" w:rsidP="00F01693">
            <w:pPr>
              <w:jc w:val="right"/>
              <w:rPr>
                <w:sz w:val="20"/>
                <w:szCs w:val="20"/>
              </w:rPr>
            </w:pPr>
            <w:r w:rsidRPr="00F01693">
              <w:rPr>
                <w:sz w:val="20"/>
                <w:szCs w:val="20"/>
              </w:rPr>
              <w:t>0.974</w:t>
            </w:r>
            <w:r w:rsidRPr="00F01693">
              <w:rPr>
                <w:sz w:val="20"/>
                <w:szCs w:val="20"/>
                <w:vertAlign w:val="superscript"/>
              </w:rPr>
              <w:t>***</w:t>
            </w:r>
            <w:r w:rsidRPr="00F01693">
              <w:rPr>
                <w:sz w:val="20"/>
                <w:szCs w:val="20"/>
              </w:rPr>
              <w:t xml:space="preserve"> (0.001)</w:t>
            </w:r>
          </w:p>
        </w:tc>
        <w:tc>
          <w:tcPr>
            <w:tcW w:w="1862" w:type="dxa"/>
            <w:shd w:val="clear" w:color="auto" w:fill="auto"/>
            <w:noWrap/>
            <w:hideMark/>
          </w:tcPr>
          <w:p w14:paraId="67C09B1D" w14:textId="77777777" w:rsidR="00AA53AD" w:rsidRPr="00F01693" w:rsidRDefault="00AA53AD" w:rsidP="00F01693">
            <w:pPr>
              <w:jc w:val="right"/>
              <w:rPr>
                <w:sz w:val="20"/>
                <w:szCs w:val="20"/>
              </w:rPr>
            </w:pPr>
            <w:r w:rsidRPr="00F01693">
              <w:rPr>
                <w:sz w:val="20"/>
                <w:szCs w:val="20"/>
              </w:rPr>
              <w:t>0.979</w:t>
            </w:r>
            <w:r w:rsidRPr="00F01693">
              <w:rPr>
                <w:sz w:val="20"/>
                <w:szCs w:val="20"/>
                <w:vertAlign w:val="superscript"/>
              </w:rPr>
              <w:t>***</w:t>
            </w:r>
            <w:r w:rsidRPr="00F01693">
              <w:rPr>
                <w:sz w:val="20"/>
                <w:szCs w:val="20"/>
              </w:rPr>
              <w:t xml:space="preserve"> (0.001)</w:t>
            </w:r>
          </w:p>
        </w:tc>
        <w:tc>
          <w:tcPr>
            <w:tcW w:w="1863" w:type="dxa"/>
            <w:tcBorders>
              <w:right w:val="nil"/>
            </w:tcBorders>
            <w:shd w:val="clear" w:color="auto" w:fill="auto"/>
            <w:noWrap/>
            <w:hideMark/>
          </w:tcPr>
          <w:p w14:paraId="630B9959" w14:textId="77777777" w:rsidR="00AA53AD" w:rsidRPr="00F01693" w:rsidRDefault="00AA53AD" w:rsidP="00F01693">
            <w:pPr>
              <w:jc w:val="right"/>
              <w:rPr>
                <w:sz w:val="20"/>
                <w:szCs w:val="20"/>
              </w:rPr>
            </w:pPr>
            <w:r w:rsidRPr="00F01693">
              <w:rPr>
                <w:sz w:val="20"/>
                <w:szCs w:val="20"/>
              </w:rPr>
              <w:t>0.979</w:t>
            </w:r>
            <w:r w:rsidRPr="00F01693">
              <w:rPr>
                <w:sz w:val="20"/>
                <w:szCs w:val="20"/>
                <w:vertAlign w:val="superscript"/>
              </w:rPr>
              <w:t>***</w:t>
            </w:r>
            <w:r w:rsidRPr="00F01693">
              <w:rPr>
                <w:sz w:val="20"/>
                <w:szCs w:val="20"/>
              </w:rPr>
              <w:t xml:space="preserve"> (0.001)</w:t>
            </w:r>
          </w:p>
        </w:tc>
      </w:tr>
      <w:tr w:rsidR="00AA53AD" w:rsidRPr="00F01693" w14:paraId="7BEF611A" w14:textId="77777777" w:rsidTr="00402169">
        <w:trPr>
          <w:trHeight w:val="20"/>
        </w:trPr>
        <w:tc>
          <w:tcPr>
            <w:tcW w:w="2127" w:type="dxa"/>
            <w:vMerge/>
            <w:tcBorders>
              <w:left w:val="nil"/>
            </w:tcBorders>
            <w:shd w:val="clear" w:color="auto" w:fill="auto"/>
            <w:noWrap/>
            <w:hideMark/>
          </w:tcPr>
          <w:p w14:paraId="57055E43" w14:textId="77777777" w:rsidR="00AA53AD" w:rsidRPr="00F01693" w:rsidRDefault="00AA53AD" w:rsidP="00F01693">
            <w:pPr>
              <w:rPr>
                <w:b/>
                <w:bCs/>
                <w:sz w:val="20"/>
                <w:szCs w:val="20"/>
              </w:rPr>
            </w:pPr>
          </w:p>
        </w:tc>
        <w:tc>
          <w:tcPr>
            <w:tcW w:w="4110" w:type="dxa"/>
            <w:shd w:val="clear" w:color="auto" w:fill="auto"/>
            <w:noWrap/>
            <w:hideMark/>
          </w:tcPr>
          <w:p w14:paraId="03FE035D" w14:textId="77777777" w:rsidR="00AA53AD" w:rsidRPr="00F01693" w:rsidRDefault="00AA53AD" w:rsidP="00F01693">
            <w:pPr>
              <w:rPr>
                <w:sz w:val="20"/>
                <w:szCs w:val="20"/>
              </w:rPr>
            </w:pPr>
            <w:r w:rsidRPr="00F01693">
              <w:rPr>
                <w:sz w:val="20"/>
                <w:szCs w:val="20"/>
              </w:rPr>
              <w:t>Share of Other Asian resident population</w:t>
            </w:r>
          </w:p>
        </w:tc>
        <w:tc>
          <w:tcPr>
            <w:tcW w:w="1862" w:type="dxa"/>
            <w:shd w:val="clear" w:color="auto" w:fill="auto"/>
            <w:noWrap/>
            <w:hideMark/>
          </w:tcPr>
          <w:p w14:paraId="42D3C427" w14:textId="77777777" w:rsidR="00AA53AD" w:rsidRPr="00F01693" w:rsidRDefault="00AA53AD" w:rsidP="00F01693">
            <w:pPr>
              <w:jc w:val="right"/>
              <w:rPr>
                <w:sz w:val="20"/>
                <w:szCs w:val="20"/>
              </w:rPr>
            </w:pPr>
            <w:r w:rsidRPr="00F01693">
              <w:rPr>
                <w:sz w:val="20"/>
                <w:szCs w:val="20"/>
              </w:rPr>
              <w:t>0.983</w:t>
            </w:r>
            <w:r w:rsidRPr="00F01693">
              <w:rPr>
                <w:sz w:val="20"/>
                <w:szCs w:val="20"/>
                <w:vertAlign w:val="superscript"/>
              </w:rPr>
              <w:t>***</w:t>
            </w:r>
            <w:r w:rsidRPr="00F01693">
              <w:rPr>
                <w:sz w:val="20"/>
                <w:szCs w:val="20"/>
              </w:rPr>
              <w:t xml:space="preserve"> (0.001)</w:t>
            </w:r>
          </w:p>
        </w:tc>
        <w:tc>
          <w:tcPr>
            <w:tcW w:w="1863" w:type="dxa"/>
            <w:shd w:val="clear" w:color="auto" w:fill="auto"/>
            <w:noWrap/>
            <w:hideMark/>
          </w:tcPr>
          <w:p w14:paraId="5118DCF1" w14:textId="77777777" w:rsidR="00AA53AD" w:rsidRPr="00F01693" w:rsidRDefault="00AA53AD" w:rsidP="00F01693">
            <w:pPr>
              <w:jc w:val="right"/>
              <w:rPr>
                <w:sz w:val="20"/>
                <w:szCs w:val="20"/>
              </w:rPr>
            </w:pPr>
            <w:r w:rsidRPr="00F01693">
              <w:rPr>
                <w:sz w:val="20"/>
                <w:szCs w:val="20"/>
              </w:rPr>
              <w:t>0.984</w:t>
            </w:r>
            <w:r w:rsidRPr="00F01693">
              <w:rPr>
                <w:sz w:val="20"/>
                <w:szCs w:val="20"/>
                <w:vertAlign w:val="superscript"/>
              </w:rPr>
              <w:t>***</w:t>
            </w:r>
            <w:r w:rsidRPr="00F01693">
              <w:rPr>
                <w:sz w:val="20"/>
                <w:szCs w:val="20"/>
              </w:rPr>
              <w:t xml:space="preserve"> (0.001)</w:t>
            </w:r>
          </w:p>
        </w:tc>
        <w:tc>
          <w:tcPr>
            <w:tcW w:w="1862" w:type="dxa"/>
            <w:shd w:val="clear" w:color="auto" w:fill="auto"/>
            <w:noWrap/>
            <w:hideMark/>
          </w:tcPr>
          <w:p w14:paraId="41E0DC0C" w14:textId="77777777" w:rsidR="00AA53AD" w:rsidRPr="00F01693" w:rsidRDefault="00AA53AD" w:rsidP="00F01693">
            <w:pPr>
              <w:jc w:val="right"/>
              <w:rPr>
                <w:sz w:val="20"/>
                <w:szCs w:val="20"/>
              </w:rPr>
            </w:pPr>
            <w:r w:rsidRPr="00F01693">
              <w:rPr>
                <w:sz w:val="20"/>
                <w:szCs w:val="20"/>
              </w:rPr>
              <w:t>0.99</w:t>
            </w:r>
            <w:r w:rsidRPr="00F01693">
              <w:rPr>
                <w:sz w:val="20"/>
                <w:szCs w:val="20"/>
                <w:vertAlign w:val="superscript"/>
              </w:rPr>
              <w:t>***</w:t>
            </w:r>
            <w:r w:rsidRPr="00F01693">
              <w:rPr>
                <w:sz w:val="20"/>
                <w:szCs w:val="20"/>
              </w:rPr>
              <w:t xml:space="preserve"> (0.001)</w:t>
            </w:r>
          </w:p>
        </w:tc>
        <w:tc>
          <w:tcPr>
            <w:tcW w:w="1863" w:type="dxa"/>
            <w:tcBorders>
              <w:right w:val="nil"/>
            </w:tcBorders>
            <w:shd w:val="clear" w:color="auto" w:fill="auto"/>
            <w:noWrap/>
            <w:hideMark/>
          </w:tcPr>
          <w:p w14:paraId="6A6691AC" w14:textId="77777777" w:rsidR="00AA53AD" w:rsidRPr="00F01693" w:rsidRDefault="00AA53AD" w:rsidP="00F01693">
            <w:pPr>
              <w:jc w:val="right"/>
              <w:rPr>
                <w:sz w:val="20"/>
                <w:szCs w:val="20"/>
              </w:rPr>
            </w:pPr>
            <w:r w:rsidRPr="00F01693">
              <w:rPr>
                <w:sz w:val="20"/>
                <w:szCs w:val="20"/>
              </w:rPr>
              <w:t>0.991</w:t>
            </w:r>
            <w:r w:rsidRPr="00F01693">
              <w:rPr>
                <w:sz w:val="20"/>
                <w:szCs w:val="20"/>
                <w:vertAlign w:val="superscript"/>
              </w:rPr>
              <w:t>***</w:t>
            </w:r>
            <w:r w:rsidRPr="00F01693">
              <w:rPr>
                <w:sz w:val="20"/>
                <w:szCs w:val="20"/>
              </w:rPr>
              <w:t xml:space="preserve"> (0.001)</w:t>
            </w:r>
          </w:p>
        </w:tc>
      </w:tr>
      <w:tr w:rsidR="00AA53AD" w:rsidRPr="00F01693" w14:paraId="4AE4FBBA" w14:textId="77777777" w:rsidTr="00402169">
        <w:trPr>
          <w:trHeight w:val="20"/>
        </w:trPr>
        <w:tc>
          <w:tcPr>
            <w:tcW w:w="2127" w:type="dxa"/>
            <w:vMerge/>
            <w:tcBorders>
              <w:left w:val="nil"/>
            </w:tcBorders>
            <w:shd w:val="clear" w:color="auto" w:fill="auto"/>
            <w:noWrap/>
            <w:hideMark/>
          </w:tcPr>
          <w:p w14:paraId="296D18AF" w14:textId="77777777" w:rsidR="00AA53AD" w:rsidRPr="00F01693" w:rsidRDefault="00AA53AD" w:rsidP="00F01693">
            <w:pPr>
              <w:rPr>
                <w:b/>
                <w:bCs/>
                <w:sz w:val="20"/>
                <w:szCs w:val="20"/>
              </w:rPr>
            </w:pPr>
          </w:p>
        </w:tc>
        <w:tc>
          <w:tcPr>
            <w:tcW w:w="4110" w:type="dxa"/>
            <w:shd w:val="clear" w:color="auto" w:fill="auto"/>
            <w:noWrap/>
            <w:hideMark/>
          </w:tcPr>
          <w:p w14:paraId="5958BD53" w14:textId="77777777" w:rsidR="00AA53AD" w:rsidRPr="00F01693" w:rsidRDefault="00AA53AD" w:rsidP="00F01693">
            <w:pPr>
              <w:rPr>
                <w:sz w:val="20"/>
                <w:szCs w:val="20"/>
              </w:rPr>
            </w:pPr>
            <w:r w:rsidRPr="00F01693">
              <w:rPr>
                <w:sz w:val="20"/>
                <w:szCs w:val="20"/>
              </w:rPr>
              <w:t>Share of African resident population</w:t>
            </w:r>
          </w:p>
        </w:tc>
        <w:tc>
          <w:tcPr>
            <w:tcW w:w="1862" w:type="dxa"/>
            <w:shd w:val="clear" w:color="auto" w:fill="auto"/>
            <w:noWrap/>
            <w:hideMark/>
          </w:tcPr>
          <w:p w14:paraId="3C640B7E" w14:textId="77777777" w:rsidR="00AA53AD" w:rsidRPr="00F01693" w:rsidRDefault="00AA53AD" w:rsidP="00F01693">
            <w:pPr>
              <w:jc w:val="right"/>
              <w:rPr>
                <w:sz w:val="20"/>
                <w:szCs w:val="20"/>
              </w:rPr>
            </w:pPr>
            <w:r w:rsidRPr="00F01693">
              <w:rPr>
                <w:sz w:val="20"/>
                <w:szCs w:val="20"/>
              </w:rPr>
              <w:t>0.991</w:t>
            </w:r>
            <w:r w:rsidRPr="00F01693">
              <w:rPr>
                <w:sz w:val="20"/>
                <w:szCs w:val="20"/>
                <w:vertAlign w:val="superscript"/>
              </w:rPr>
              <w:t>***</w:t>
            </w:r>
            <w:r w:rsidRPr="00F01693">
              <w:rPr>
                <w:sz w:val="20"/>
                <w:szCs w:val="20"/>
              </w:rPr>
              <w:t xml:space="preserve"> (0.002)</w:t>
            </w:r>
          </w:p>
        </w:tc>
        <w:tc>
          <w:tcPr>
            <w:tcW w:w="1863" w:type="dxa"/>
            <w:shd w:val="clear" w:color="auto" w:fill="auto"/>
            <w:noWrap/>
            <w:hideMark/>
          </w:tcPr>
          <w:p w14:paraId="6519C1A7" w14:textId="77777777" w:rsidR="00AA53AD" w:rsidRPr="00F01693" w:rsidRDefault="00AA53AD" w:rsidP="00F01693">
            <w:pPr>
              <w:jc w:val="right"/>
              <w:rPr>
                <w:sz w:val="20"/>
                <w:szCs w:val="20"/>
              </w:rPr>
            </w:pPr>
            <w:r w:rsidRPr="00F01693">
              <w:rPr>
                <w:sz w:val="20"/>
                <w:szCs w:val="20"/>
              </w:rPr>
              <w:t>0.992</w:t>
            </w:r>
            <w:r w:rsidRPr="00F01693">
              <w:rPr>
                <w:sz w:val="20"/>
                <w:szCs w:val="20"/>
                <w:vertAlign w:val="superscript"/>
              </w:rPr>
              <w:t>***</w:t>
            </w:r>
            <w:r w:rsidRPr="00F01693">
              <w:rPr>
                <w:sz w:val="20"/>
                <w:szCs w:val="20"/>
              </w:rPr>
              <w:t xml:space="preserve"> (0.002)</w:t>
            </w:r>
          </w:p>
        </w:tc>
        <w:tc>
          <w:tcPr>
            <w:tcW w:w="1862" w:type="dxa"/>
            <w:shd w:val="clear" w:color="auto" w:fill="auto"/>
            <w:noWrap/>
            <w:hideMark/>
          </w:tcPr>
          <w:p w14:paraId="28271E8D" w14:textId="77777777" w:rsidR="00AA53AD" w:rsidRPr="00F01693" w:rsidRDefault="00AA53AD" w:rsidP="00F01693">
            <w:pPr>
              <w:jc w:val="right"/>
              <w:rPr>
                <w:sz w:val="20"/>
                <w:szCs w:val="20"/>
              </w:rPr>
            </w:pPr>
            <w:r w:rsidRPr="00F01693">
              <w:rPr>
                <w:sz w:val="20"/>
                <w:szCs w:val="20"/>
              </w:rPr>
              <w:t>0.994</w:t>
            </w:r>
            <w:r w:rsidRPr="00F01693">
              <w:rPr>
                <w:sz w:val="20"/>
                <w:szCs w:val="20"/>
                <w:vertAlign w:val="superscript"/>
              </w:rPr>
              <w:t>***</w:t>
            </w:r>
            <w:r w:rsidRPr="00F01693">
              <w:rPr>
                <w:sz w:val="20"/>
                <w:szCs w:val="20"/>
              </w:rPr>
              <w:t xml:space="preserve"> (0.001)</w:t>
            </w:r>
          </w:p>
        </w:tc>
        <w:tc>
          <w:tcPr>
            <w:tcW w:w="1863" w:type="dxa"/>
            <w:tcBorders>
              <w:right w:val="nil"/>
            </w:tcBorders>
            <w:shd w:val="clear" w:color="auto" w:fill="auto"/>
            <w:noWrap/>
            <w:hideMark/>
          </w:tcPr>
          <w:p w14:paraId="7FCBDCDD" w14:textId="77777777" w:rsidR="00AA53AD" w:rsidRPr="00F01693" w:rsidRDefault="00AA53AD" w:rsidP="00F01693">
            <w:pPr>
              <w:jc w:val="right"/>
              <w:rPr>
                <w:sz w:val="20"/>
                <w:szCs w:val="20"/>
              </w:rPr>
            </w:pPr>
            <w:r w:rsidRPr="00F01693">
              <w:rPr>
                <w:sz w:val="20"/>
                <w:szCs w:val="20"/>
              </w:rPr>
              <w:t>0.995</w:t>
            </w:r>
            <w:r w:rsidRPr="00F01693">
              <w:rPr>
                <w:sz w:val="20"/>
                <w:szCs w:val="20"/>
                <w:vertAlign w:val="superscript"/>
              </w:rPr>
              <w:t>**</w:t>
            </w:r>
            <w:r w:rsidRPr="00F01693">
              <w:rPr>
                <w:sz w:val="20"/>
                <w:szCs w:val="20"/>
              </w:rPr>
              <w:t xml:space="preserve"> (0.001)</w:t>
            </w:r>
          </w:p>
        </w:tc>
      </w:tr>
      <w:tr w:rsidR="00AA53AD" w:rsidRPr="00F01693" w14:paraId="23900B1F" w14:textId="77777777" w:rsidTr="00402169">
        <w:trPr>
          <w:trHeight w:val="20"/>
        </w:trPr>
        <w:tc>
          <w:tcPr>
            <w:tcW w:w="2127" w:type="dxa"/>
            <w:vMerge/>
            <w:tcBorders>
              <w:left w:val="nil"/>
            </w:tcBorders>
            <w:shd w:val="clear" w:color="auto" w:fill="auto"/>
            <w:noWrap/>
            <w:hideMark/>
          </w:tcPr>
          <w:p w14:paraId="4D99E8B5" w14:textId="77777777" w:rsidR="00AA53AD" w:rsidRPr="00F01693" w:rsidRDefault="00AA53AD" w:rsidP="00F01693">
            <w:pPr>
              <w:rPr>
                <w:b/>
                <w:bCs/>
                <w:sz w:val="20"/>
                <w:szCs w:val="20"/>
              </w:rPr>
            </w:pPr>
          </w:p>
        </w:tc>
        <w:tc>
          <w:tcPr>
            <w:tcW w:w="4110" w:type="dxa"/>
            <w:shd w:val="clear" w:color="auto" w:fill="auto"/>
            <w:noWrap/>
            <w:hideMark/>
          </w:tcPr>
          <w:p w14:paraId="2481554D" w14:textId="77777777" w:rsidR="00AA53AD" w:rsidRPr="00F01693" w:rsidRDefault="00AA53AD" w:rsidP="00F01693">
            <w:pPr>
              <w:rPr>
                <w:sz w:val="20"/>
                <w:szCs w:val="20"/>
              </w:rPr>
            </w:pPr>
            <w:r w:rsidRPr="00F01693">
              <w:rPr>
                <w:sz w:val="20"/>
                <w:szCs w:val="20"/>
              </w:rPr>
              <w:t>Share of Caribbean resident population</w:t>
            </w:r>
          </w:p>
        </w:tc>
        <w:tc>
          <w:tcPr>
            <w:tcW w:w="1862" w:type="dxa"/>
            <w:shd w:val="clear" w:color="auto" w:fill="auto"/>
            <w:noWrap/>
            <w:hideMark/>
          </w:tcPr>
          <w:p w14:paraId="10B233E2" w14:textId="77777777" w:rsidR="00AA53AD" w:rsidRPr="00F01693" w:rsidRDefault="00AA53AD" w:rsidP="00F01693">
            <w:pPr>
              <w:jc w:val="right"/>
              <w:rPr>
                <w:sz w:val="20"/>
                <w:szCs w:val="20"/>
              </w:rPr>
            </w:pPr>
            <w:r w:rsidRPr="00F01693">
              <w:rPr>
                <w:sz w:val="20"/>
                <w:szCs w:val="20"/>
              </w:rPr>
              <w:t>0.978</w:t>
            </w:r>
            <w:r w:rsidRPr="00F01693">
              <w:rPr>
                <w:sz w:val="20"/>
                <w:szCs w:val="20"/>
                <w:vertAlign w:val="superscript"/>
              </w:rPr>
              <w:t>***</w:t>
            </w:r>
            <w:r w:rsidRPr="00F01693">
              <w:rPr>
                <w:sz w:val="20"/>
                <w:szCs w:val="20"/>
              </w:rPr>
              <w:t xml:space="preserve"> (0.002)</w:t>
            </w:r>
          </w:p>
        </w:tc>
        <w:tc>
          <w:tcPr>
            <w:tcW w:w="1863" w:type="dxa"/>
            <w:shd w:val="clear" w:color="auto" w:fill="auto"/>
            <w:noWrap/>
            <w:hideMark/>
          </w:tcPr>
          <w:p w14:paraId="1F7D0E77" w14:textId="77777777" w:rsidR="00AA53AD" w:rsidRPr="00F01693" w:rsidRDefault="00AA53AD" w:rsidP="00F01693">
            <w:pPr>
              <w:jc w:val="right"/>
              <w:rPr>
                <w:sz w:val="20"/>
                <w:szCs w:val="20"/>
              </w:rPr>
            </w:pPr>
            <w:r w:rsidRPr="00F01693">
              <w:rPr>
                <w:sz w:val="20"/>
                <w:szCs w:val="20"/>
              </w:rPr>
              <w:t>0.978</w:t>
            </w:r>
            <w:r w:rsidRPr="00F01693">
              <w:rPr>
                <w:sz w:val="20"/>
                <w:szCs w:val="20"/>
                <w:vertAlign w:val="superscript"/>
              </w:rPr>
              <w:t>***</w:t>
            </w:r>
            <w:r w:rsidRPr="00F01693">
              <w:rPr>
                <w:sz w:val="20"/>
                <w:szCs w:val="20"/>
              </w:rPr>
              <w:t xml:space="preserve"> (0.002)</w:t>
            </w:r>
          </w:p>
        </w:tc>
        <w:tc>
          <w:tcPr>
            <w:tcW w:w="1862" w:type="dxa"/>
            <w:shd w:val="clear" w:color="auto" w:fill="auto"/>
            <w:noWrap/>
            <w:hideMark/>
          </w:tcPr>
          <w:p w14:paraId="1BA0A8E6" w14:textId="77777777" w:rsidR="00AA53AD" w:rsidRPr="00F01693" w:rsidRDefault="00AA53AD" w:rsidP="00F01693">
            <w:pPr>
              <w:jc w:val="right"/>
              <w:rPr>
                <w:sz w:val="20"/>
                <w:szCs w:val="20"/>
              </w:rPr>
            </w:pPr>
            <w:r w:rsidRPr="00F01693">
              <w:rPr>
                <w:sz w:val="20"/>
                <w:szCs w:val="20"/>
              </w:rPr>
              <w:t>0.988</w:t>
            </w:r>
            <w:r w:rsidRPr="00F01693">
              <w:rPr>
                <w:sz w:val="20"/>
                <w:szCs w:val="20"/>
                <w:vertAlign w:val="superscript"/>
              </w:rPr>
              <w:t>***</w:t>
            </w:r>
            <w:r w:rsidRPr="00F01693">
              <w:rPr>
                <w:sz w:val="20"/>
                <w:szCs w:val="20"/>
              </w:rPr>
              <w:t xml:space="preserve"> (0.001)</w:t>
            </w:r>
          </w:p>
        </w:tc>
        <w:tc>
          <w:tcPr>
            <w:tcW w:w="1863" w:type="dxa"/>
            <w:tcBorders>
              <w:right w:val="nil"/>
            </w:tcBorders>
            <w:shd w:val="clear" w:color="auto" w:fill="auto"/>
            <w:noWrap/>
            <w:hideMark/>
          </w:tcPr>
          <w:p w14:paraId="7D7C45D6" w14:textId="77777777" w:rsidR="00AA53AD" w:rsidRPr="00F01693" w:rsidRDefault="00AA53AD" w:rsidP="00F01693">
            <w:pPr>
              <w:jc w:val="right"/>
              <w:rPr>
                <w:sz w:val="20"/>
                <w:szCs w:val="20"/>
              </w:rPr>
            </w:pPr>
            <w:r w:rsidRPr="00F01693">
              <w:rPr>
                <w:sz w:val="20"/>
                <w:szCs w:val="20"/>
              </w:rPr>
              <w:t>0.988</w:t>
            </w:r>
            <w:r w:rsidRPr="00F01693">
              <w:rPr>
                <w:sz w:val="20"/>
                <w:szCs w:val="20"/>
                <w:vertAlign w:val="superscript"/>
              </w:rPr>
              <w:t>***</w:t>
            </w:r>
            <w:r w:rsidRPr="00F01693">
              <w:rPr>
                <w:sz w:val="20"/>
                <w:szCs w:val="20"/>
              </w:rPr>
              <w:t xml:space="preserve"> (0.001)</w:t>
            </w:r>
          </w:p>
        </w:tc>
      </w:tr>
      <w:tr w:rsidR="00AA53AD" w:rsidRPr="00F01693" w14:paraId="3B79BBE2" w14:textId="77777777" w:rsidTr="00402169">
        <w:trPr>
          <w:trHeight w:val="20"/>
        </w:trPr>
        <w:tc>
          <w:tcPr>
            <w:tcW w:w="2127" w:type="dxa"/>
            <w:tcBorders>
              <w:left w:val="nil"/>
              <w:bottom w:val="double" w:sz="4" w:space="0" w:color="auto"/>
            </w:tcBorders>
            <w:shd w:val="clear" w:color="auto" w:fill="auto"/>
            <w:noWrap/>
            <w:hideMark/>
          </w:tcPr>
          <w:p w14:paraId="680758C9" w14:textId="77777777" w:rsidR="00AA53AD" w:rsidRPr="00F01693" w:rsidRDefault="00AA53AD" w:rsidP="00F01693">
            <w:pPr>
              <w:rPr>
                <w:b/>
                <w:bCs/>
                <w:sz w:val="20"/>
                <w:szCs w:val="20"/>
              </w:rPr>
            </w:pPr>
            <w:r w:rsidRPr="00F01693">
              <w:rPr>
                <w:b/>
                <w:bCs/>
                <w:sz w:val="20"/>
                <w:szCs w:val="20"/>
              </w:rPr>
              <w:t>Spatial lag effects</w:t>
            </w:r>
          </w:p>
        </w:tc>
        <w:tc>
          <w:tcPr>
            <w:tcW w:w="4110" w:type="dxa"/>
            <w:tcBorders>
              <w:bottom w:val="double" w:sz="4" w:space="0" w:color="auto"/>
            </w:tcBorders>
            <w:shd w:val="clear" w:color="auto" w:fill="auto"/>
            <w:noWrap/>
            <w:hideMark/>
          </w:tcPr>
          <w:p w14:paraId="7CE5FD85" w14:textId="77777777" w:rsidR="00AA53AD" w:rsidRPr="00F01693" w:rsidRDefault="00AA53AD" w:rsidP="00F01693">
            <w:pPr>
              <w:rPr>
                <w:sz w:val="20"/>
                <w:szCs w:val="20"/>
              </w:rPr>
            </w:pPr>
            <w:r w:rsidRPr="00F01693">
              <w:rPr>
                <w:sz w:val="20"/>
                <w:szCs w:val="20"/>
              </w:rPr>
              <w:t>Average vaccine uptake in adjacent areas</w:t>
            </w:r>
          </w:p>
        </w:tc>
        <w:tc>
          <w:tcPr>
            <w:tcW w:w="1862" w:type="dxa"/>
            <w:tcBorders>
              <w:bottom w:val="double" w:sz="4" w:space="0" w:color="auto"/>
            </w:tcBorders>
            <w:shd w:val="clear" w:color="auto" w:fill="auto"/>
            <w:noWrap/>
            <w:hideMark/>
          </w:tcPr>
          <w:p w14:paraId="1E3BC3BD" w14:textId="77777777" w:rsidR="00AA53AD" w:rsidRPr="00F01693" w:rsidRDefault="00AA53AD" w:rsidP="00F01693">
            <w:pPr>
              <w:jc w:val="right"/>
              <w:rPr>
                <w:sz w:val="20"/>
                <w:szCs w:val="20"/>
              </w:rPr>
            </w:pPr>
          </w:p>
        </w:tc>
        <w:tc>
          <w:tcPr>
            <w:tcW w:w="1863" w:type="dxa"/>
            <w:tcBorders>
              <w:bottom w:val="double" w:sz="4" w:space="0" w:color="auto"/>
            </w:tcBorders>
            <w:shd w:val="clear" w:color="auto" w:fill="auto"/>
            <w:noWrap/>
            <w:hideMark/>
          </w:tcPr>
          <w:p w14:paraId="75D0FD34" w14:textId="77777777" w:rsidR="00AA53AD" w:rsidRPr="00F01693" w:rsidRDefault="00AA53AD" w:rsidP="00F01693">
            <w:pPr>
              <w:jc w:val="right"/>
              <w:rPr>
                <w:sz w:val="20"/>
                <w:szCs w:val="20"/>
              </w:rPr>
            </w:pPr>
          </w:p>
        </w:tc>
        <w:tc>
          <w:tcPr>
            <w:tcW w:w="1862" w:type="dxa"/>
            <w:tcBorders>
              <w:bottom w:val="double" w:sz="4" w:space="0" w:color="auto"/>
            </w:tcBorders>
            <w:shd w:val="clear" w:color="auto" w:fill="auto"/>
            <w:noWrap/>
            <w:hideMark/>
          </w:tcPr>
          <w:p w14:paraId="6D8EA208" w14:textId="77777777" w:rsidR="00AA53AD" w:rsidRPr="00F01693" w:rsidRDefault="00AA53AD" w:rsidP="00F01693">
            <w:pPr>
              <w:jc w:val="right"/>
              <w:rPr>
                <w:sz w:val="20"/>
                <w:szCs w:val="20"/>
              </w:rPr>
            </w:pPr>
            <w:r w:rsidRPr="00F01693">
              <w:rPr>
                <w:sz w:val="20"/>
                <w:szCs w:val="20"/>
              </w:rPr>
              <w:t>1.063</w:t>
            </w:r>
            <w:r w:rsidRPr="00F01693">
              <w:rPr>
                <w:sz w:val="20"/>
                <w:szCs w:val="20"/>
                <w:vertAlign w:val="superscript"/>
              </w:rPr>
              <w:t>***</w:t>
            </w:r>
            <w:r w:rsidRPr="00F01693">
              <w:rPr>
                <w:sz w:val="20"/>
                <w:szCs w:val="20"/>
              </w:rPr>
              <w:t xml:space="preserve"> (0.001)</w:t>
            </w:r>
          </w:p>
        </w:tc>
        <w:tc>
          <w:tcPr>
            <w:tcW w:w="1863" w:type="dxa"/>
            <w:tcBorders>
              <w:bottom w:val="double" w:sz="4" w:space="0" w:color="auto"/>
              <w:right w:val="nil"/>
            </w:tcBorders>
            <w:shd w:val="clear" w:color="auto" w:fill="auto"/>
            <w:noWrap/>
            <w:hideMark/>
          </w:tcPr>
          <w:p w14:paraId="13EB0DB6" w14:textId="77777777" w:rsidR="00AA53AD" w:rsidRPr="00F01693" w:rsidRDefault="00AA53AD" w:rsidP="00F01693">
            <w:pPr>
              <w:jc w:val="right"/>
              <w:rPr>
                <w:sz w:val="20"/>
                <w:szCs w:val="20"/>
              </w:rPr>
            </w:pPr>
            <w:r w:rsidRPr="00F01693">
              <w:rPr>
                <w:sz w:val="20"/>
                <w:szCs w:val="20"/>
              </w:rPr>
              <w:t>1.063</w:t>
            </w:r>
            <w:r w:rsidRPr="00F01693">
              <w:rPr>
                <w:sz w:val="20"/>
                <w:szCs w:val="20"/>
                <w:vertAlign w:val="superscript"/>
              </w:rPr>
              <w:t>***</w:t>
            </w:r>
            <w:r w:rsidRPr="00F01693">
              <w:rPr>
                <w:sz w:val="20"/>
                <w:szCs w:val="20"/>
              </w:rPr>
              <w:t xml:space="preserve"> (0.002)</w:t>
            </w:r>
          </w:p>
        </w:tc>
      </w:tr>
      <w:tr w:rsidR="00AA53AD" w:rsidRPr="00F01693" w14:paraId="07117AC7" w14:textId="77777777" w:rsidTr="00402169">
        <w:trPr>
          <w:trHeight w:val="20"/>
        </w:trPr>
        <w:tc>
          <w:tcPr>
            <w:tcW w:w="2127" w:type="dxa"/>
            <w:vMerge w:val="restart"/>
            <w:tcBorders>
              <w:top w:val="double" w:sz="4" w:space="0" w:color="auto"/>
              <w:left w:val="nil"/>
            </w:tcBorders>
            <w:shd w:val="clear" w:color="auto" w:fill="auto"/>
            <w:noWrap/>
            <w:hideMark/>
          </w:tcPr>
          <w:p w14:paraId="4829B2DB" w14:textId="77777777" w:rsidR="00AA53AD" w:rsidRPr="00F01693" w:rsidRDefault="00AA53AD" w:rsidP="00F01693">
            <w:pPr>
              <w:rPr>
                <w:b/>
                <w:bCs/>
                <w:sz w:val="20"/>
                <w:szCs w:val="20"/>
              </w:rPr>
            </w:pPr>
            <w:r w:rsidRPr="00F01693">
              <w:rPr>
                <w:b/>
                <w:bCs/>
                <w:sz w:val="20"/>
                <w:szCs w:val="20"/>
              </w:rPr>
              <w:t>Model criteria information</w:t>
            </w:r>
          </w:p>
        </w:tc>
        <w:tc>
          <w:tcPr>
            <w:tcW w:w="4110" w:type="dxa"/>
            <w:tcBorders>
              <w:top w:val="double" w:sz="4" w:space="0" w:color="auto"/>
            </w:tcBorders>
            <w:shd w:val="clear" w:color="auto" w:fill="auto"/>
            <w:noWrap/>
            <w:hideMark/>
          </w:tcPr>
          <w:p w14:paraId="02BF48AA" w14:textId="77777777" w:rsidR="00AA53AD" w:rsidRPr="00F01693" w:rsidRDefault="00AA53AD" w:rsidP="00F01693">
            <w:pPr>
              <w:rPr>
                <w:sz w:val="20"/>
                <w:szCs w:val="20"/>
              </w:rPr>
            </w:pPr>
            <w:r w:rsidRPr="00F01693">
              <w:rPr>
                <w:sz w:val="20"/>
                <w:szCs w:val="20"/>
              </w:rPr>
              <w:t>Log-likelihood</w:t>
            </w:r>
          </w:p>
        </w:tc>
        <w:tc>
          <w:tcPr>
            <w:tcW w:w="1862" w:type="dxa"/>
            <w:tcBorders>
              <w:top w:val="double" w:sz="4" w:space="0" w:color="auto"/>
            </w:tcBorders>
            <w:shd w:val="clear" w:color="auto" w:fill="auto"/>
            <w:noWrap/>
            <w:hideMark/>
          </w:tcPr>
          <w:p w14:paraId="7F5351B5" w14:textId="77777777" w:rsidR="00AA53AD" w:rsidRPr="00F01693" w:rsidRDefault="00AA53AD" w:rsidP="00F01693">
            <w:pPr>
              <w:jc w:val="right"/>
              <w:rPr>
                <w:sz w:val="20"/>
                <w:szCs w:val="20"/>
              </w:rPr>
            </w:pPr>
            <w:r w:rsidRPr="00F01693">
              <w:rPr>
                <w:sz w:val="20"/>
                <w:szCs w:val="20"/>
              </w:rPr>
              <w:t>-44006.57</w:t>
            </w:r>
          </w:p>
        </w:tc>
        <w:tc>
          <w:tcPr>
            <w:tcW w:w="1863" w:type="dxa"/>
            <w:tcBorders>
              <w:top w:val="double" w:sz="4" w:space="0" w:color="auto"/>
            </w:tcBorders>
            <w:shd w:val="clear" w:color="auto" w:fill="auto"/>
            <w:noWrap/>
            <w:hideMark/>
          </w:tcPr>
          <w:p w14:paraId="3A72968D" w14:textId="77777777" w:rsidR="00AA53AD" w:rsidRPr="00F01693" w:rsidRDefault="00AA53AD" w:rsidP="00F01693">
            <w:pPr>
              <w:jc w:val="right"/>
              <w:rPr>
                <w:sz w:val="20"/>
                <w:szCs w:val="20"/>
              </w:rPr>
            </w:pPr>
            <w:r w:rsidRPr="00F01693">
              <w:rPr>
                <w:sz w:val="20"/>
                <w:szCs w:val="20"/>
              </w:rPr>
              <w:t>-44000.81</w:t>
            </w:r>
          </w:p>
        </w:tc>
        <w:tc>
          <w:tcPr>
            <w:tcW w:w="1862" w:type="dxa"/>
            <w:tcBorders>
              <w:top w:val="double" w:sz="4" w:space="0" w:color="auto"/>
            </w:tcBorders>
            <w:shd w:val="clear" w:color="auto" w:fill="auto"/>
            <w:noWrap/>
            <w:hideMark/>
          </w:tcPr>
          <w:p w14:paraId="59066B20" w14:textId="77777777" w:rsidR="00AA53AD" w:rsidRPr="00F01693" w:rsidRDefault="00AA53AD" w:rsidP="00F01693">
            <w:pPr>
              <w:jc w:val="right"/>
              <w:rPr>
                <w:sz w:val="20"/>
                <w:szCs w:val="20"/>
              </w:rPr>
            </w:pPr>
            <w:r w:rsidRPr="00F01693">
              <w:rPr>
                <w:sz w:val="20"/>
                <w:szCs w:val="20"/>
              </w:rPr>
              <w:t>-43183.36</w:t>
            </w:r>
          </w:p>
        </w:tc>
        <w:tc>
          <w:tcPr>
            <w:tcW w:w="1863" w:type="dxa"/>
            <w:tcBorders>
              <w:top w:val="double" w:sz="4" w:space="0" w:color="auto"/>
              <w:right w:val="nil"/>
            </w:tcBorders>
            <w:shd w:val="clear" w:color="auto" w:fill="auto"/>
            <w:noWrap/>
            <w:hideMark/>
          </w:tcPr>
          <w:p w14:paraId="66488489" w14:textId="77777777" w:rsidR="00AA53AD" w:rsidRPr="00F01693" w:rsidRDefault="00AA53AD" w:rsidP="00F01693">
            <w:pPr>
              <w:jc w:val="right"/>
              <w:rPr>
                <w:sz w:val="20"/>
                <w:szCs w:val="20"/>
              </w:rPr>
            </w:pPr>
            <w:r w:rsidRPr="00F01693">
              <w:rPr>
                <w:sz w:val="20"/>
                <w:szCs w:val="20"/>
              </w:rPr>
              <w:t>-43171.96</w:t>
            </w:r>
          </w:p>
        </w:tc>
      </w:tr>
      <w:tr w:rsidR="00AA53AD" w:rsidRPr="00F01693" w14:paraId="00266111" w14:textId="77777777" w:rsidTr="00402169">
        <w:trPr>
          <w:trHeight w:val="20"/>
        </w:trPr>
        <w:tc>
          <w:tcPr>
            <w:tcW w:w="2127" w:type="dxa"/>
            <w:vMerge/>
            <w:tcBorders>
              <w:left w:val="nil"/>
            </w:tcBorders>
            <w:shd w:val="clear" w:color="auto" w:fill="auto"/>
            <w:noWrap/>
            <w:hideMark/>
          </w:tcPr>
          <w:p w14:paraId="449FD333" w14:textId="77777777" w:rsidR="00AA53AD" w:rsidRPr="00F01693" w:rsidRDefault="00AA53AD" w:rsidP="00F01693">
            <w:pPr>
              <w:rPr>
                <w:b/>
                <w:bCs/>
                <w:sz w:val="20"/>
                <w:szCs w:val="20"/>
              </w:rPr>
            </w:pPr>
          </w:p>
        </w:tc>
        <w:tc>
          <w:tcPr>
            <w:tcW w:w="4110" w:type="dxa"/>
            <w:shd w:val="clear" w:color="auto" w:fill="auto"/>
            <w:noWrap/>
            <w:hideMark/>
          </w:tcPr>
          <w:p w14:paraId="42761A21" w14:textId="77777777" w:rsidR="00AA53AD" w:rsidRPr="00F01693" w:rsidRDefault="00AA53AD" w:rsidP="00F01693">
            <w:pPr>
              <w:rPr>
                <w:sz w:val="20"/>
                <w:szCs w:val="20"/>
              </w:rPr>
            </w:pPr>
            <w:r w:rsidRPr="00F01693">
              <w:rPr>
                <w:sz w:val="20"/>
                <w:szCs w:val="20"/>
              </w:rPr>
              <w:t>AIC</w:t>
            </w:r>
          </w:p>
        </w:tc>
        <w:tc>
          <w:tcPr>
            <w:tcW w:w="1862" w:type="dxa"/>
            <w:shd w:val="clear" w:color="auto" w:fill="auto"/>
            <w:noWrap/>
            <w:hideMark/>
          </w:tcPr>
          <w:p w14:paraId="47D52C38" w14:textId="77777777" w:rsidR="00AA53AD" w:rsidRPr="00F01693" w:rsidRDefault="00AA53AD" w:rsidP="00F01693">
            <w:pPr>
              <w:jc w:val="right"/>
              <w:rPr>
                <w:sz w:val="20"/>
                <w:szCs w:val="20"/>
              </w:rPr>
            </w:pPr>
            <w:r w:rsidRPr="00F01693">
              <w:rPr>
                <w:sz w:val="20"/>
                <w:szCs w:val="20"/>
              </w:rPr>
              <w:t>88037.000</w:t>
            </w:r>
          </w:p>
        </w:tc>
        <w:tc>
          <w:tcPr>
            <w:tcW w:w="1863" w:type="dxa"/>
            <w:shd w:val="clear" w:color="auto" w:fill="auto"/>
            <w:noWrap/>
            <w:hideMark/>
          </w:tcPr>
          <w:p w14:paraId="580E3E14" w14:textId="77777777" w:rsidR="00AA53AD" w:rsidRPr="00F01693" w:rsidRDefault="00AA53AD" w:rsidP="00F01693">
            <w:pPr>
              <w:jc w:val="right"/>
              <w:rPr>
                <w:sz w:val="20"/>
                <w:szCs w:val="20"/>
              </w:rPr>
            </w:pPr>
            <w:r w:rsidRPr="00F01693">
              <w:rPr>
                <w:sz w:val="20"/>
                <w:szCs w:val="20"/>
              </w:rPr>
              <w:t>88030.000</w:t>
            </w:r>
          </w:p>
        </w:tc>
        <w:tc>
          <w:tcPr>
            <w:tcW w:w="1862" w:type="dxa"/>
            <w:shd w:val="clear" w:color="auto" w:fill="auto"/>
            <w:noWrap/>
            <w:hideMark/>
          </w:tcPr>
          <w:p w14:paraId="35706806" w14:textId="77777777" w:rsidR="00AA53AD" w:rsidRPr="00F01693" w:rsidRDefault="00AA53AD" w:rsidP="00F01693">
            <w:pPr>
              <w:jc w:val="right"/>
              <w:rPr>
                <w:sz w:val="20"/>
                <w:szCs w:val="20"/>
              </w:rPr>
            </w:pPr>
            <w:r w:rsidRPr="00F01693">
              <w:rPr>
                <w:sz w:val="20"/>
                <w:szCs w:val="20"/>
              </w:rPr>
              <w:t>86393.000</w:t>
            </w:r>
          </w:p>
        </w:tc>
        <w:tc>
          <w:tcPr>
            <w:tcW w:w="1863" w:type="dxa"/>
            <w:tcBorders>
              <w:right w:val="nil"/>
            </w:tcBorders>
            <w:shd w:val="clear" w:color="auto" w:fill="auto"/>
            <w:noWrap/>
            <w:hideMark/>
          </w:tcPr>
          <w:p w14:paraId="34537117" w14:textId="77777777" w:rsidR="00AA53AD" w:rsidRPr="00F01693" w:rsidRDefault="00AA53AD" w:rsidP="00F01693">
            <w:pPr>
              <w:jc w:val="right"/>
              <w:rPr>
                <w:sz w:val="20"/>
                <w:szCs w:val="20"/>
              </w:rPr>
            </w:pPr>
            <w:r w:rsidRPr="00F01693">
              <w:rPr>
                <w:sz w:val="20"/>
                <w:szCs w:val="20"/>
              </w:rPr>
              <w:t>86374.000</w:t>
            </w:r>
          </w:p>
        </w:tc>
      </w:tr>
      <w:tr w:rsidR="00AA53AD" w:rsidRPr="00F01693" w14:paraId="131DD895" w14:textId="77777777" w:rsidTr="00402169">
        <w:trPr>
          <w:trHeight w:val="20"/>
        </w:trPr>
        <w:tc>
          <w:tcPr>
            <w:tcW w:w="2127" w:type="dxa"/>
            <w:vMerge/>
            <w:tcBorders>
              <w:left w:val="nil"/>
            </w:tcBorders>
            <w:shd w:val="clear" w:color="auto" w:fill="auto"/>
            <w:noWrap/>
          </w:tcPr>
          <w:p w14:paraId="5B667741" w14:textId="77777777" w:rsidR="00AA53AD" w:rsidRPr="00F01693" w:rsidRDefault="00AA53AD" w:rsidP="00F01693">
            <w:pPr>
              <w:rPr>
                <w:b/>
                <w:bCs/>
                <w:sz w:val="20"/>
                <w:szCs w:val="20"/>
              </w:rPr>
            </w:pPr>
          </w:p>
        </w:tc>
        <w:tc>
          <w:tcPr>
            <w:tcW w:w="4110" w:type="dxa"/>
            <w:shd w:val="clear" w:color="auto" w:fill="auto"/>
            <w:noWrap/>
          </w:tcPr>
          <w:p w14:paraId="04F9EDA8" w14:textId="77777777" w:rsidR="00AA53AD" w:rsidRPr="00F01693" w:rsidRDefault="00AA53AD" w:rsidP="00F01693">
            <w:pPr>
              <w:rPr>
                <w:sz w:val="20"/>
                <w:szCs w:val="20"/>
              </w:rPr>
            </w:pPr>
            <w:r w:rsidRPr="00F01693">
              <w:rPr>
                <w:sz w:val="20"/>
                <w:szCs w:val="20"/>
              </w:rPr>
              <w:t>BIC</w:t>
            </w:r>
          </w:p>
        </w:tc>
        <w:tc>
          <w:tcPr>
            <w:tcW w:w="1862" w:type="dxa"/>
            <w:shd w:val="clear" w:color="auto" w:fill="auto"/>
            <w:noWrap/>
          </w:tcPr>
          <w:p w14:paraId="031EFD42" w14:textId="77777777" w:rsidR="00AA53AD" w:rsidRPr="00F01693" w:rsidRDefault="00AA53AD" w:rsidP="00F01693">
            <w:pPr>
              <w:jc w:val="right"/>
              <w:rPr>
                <w:sz w:val="20"/>
                <w:szCs w:val="20"/>
              </w:rPr>
            </w:pPr>
            <w:r w:rsidRPr="00F01693">
              <w:rPr>
                <w:sz w:val="20"/>
                <w:szCs w:val="20"/>
              </w:rPr>
              <w:t>88062.955</w:t>
            </w:r>
          </w:p>
        </w:tc>
        <w:tc>
          <w:tcPr>
            <w:tcW w:w="1863" w:type="dxa"/>
            <w:shd w:val="clear" w:color="auto" w:fill="auto"/>
            <w:noWrap/>
          </w:tcPr>
          <w:p w14:paraId="56E67B6E" w14:textId="77777777" w:rsidR="00AA53AD" w:rsidRPr="00F01693" w:rsidRDefault="00AA53AD" w:rsidP="00F01693">
            <w:pPr>
              <w:jc w:val="right"/>
              <w:rPr>
                <w:sz w:val="20"/>
                <w:szCs w:val="20"/>
              </w:rPr>
            </w:pPr>
            <w:r w:rsidRPr="00F01693">
              <w:rPr>
                <w:sz w:val="20"/>
                <w:szCs w:val="20"/>
              </w:rPr>
              <w:t>88051.425</w:t>
            </w:r>
          </w:p>
        </w:tc>
        <w:tc>
          <w:tcPr>
            <w:tcW w:w="1862" w:type="dxa"/>
            <w:shd w:val="clear" w:color="auto" w:fill="auto"/>
            <w:noWrap/>
          </w:tcPr>
          <w:p w14:paraId="631A1C7A" w14:textId="77777777" w:rsidR="00AA53AD" w:rsidRPr="00F01693" w:rsidRDefault="00AA53AD" w:rsidP="00F01693">
            <w:pPr>
              <w:jc w:val="right"/>
              <w:rPr>
                <w:sz w:val="20"/>
                <w:szCs w:val="20"/>
              </w:rPr>
            </w:pPr>
            <w:r w:rsidRPr="00F01693">
              <w:rPr>
                <w:sz w:val="20"/>
                <w:szCs w:val="20"/>
              </w:rPr>
              <w:t>86416.525</w:t>
            </w:r>
          </w:p>
        </w:tc>
        <w:tc>
          <w:tcPr>
            <w:tcW w:w="1863" w:type="dxa"/>
            <w:tcBorders>
              <w:right w:val="nil"/>
            </w:tcBorders>
            <w:shd w:val="clear" w:color="auto" w:fill="auto"/>
            <w:noWrap/>
          </w:tcPr>
          <w:p w14:paraId="7BC36C47" w14:textId="77777777" w:rsidR="00AA53AD" w:rsidRPr="00F01693" w:rsidRDefault="00AA53AD" w:rsidP="00F01693">
            <w:pPr>
              <w:jc w:val="right"/>
              <w:rPr>
                <w:sz w:val="20"/>
                <w:szCs w:val="20"/>
              </w:rPr>
            </w:pPr>
            <w:r w:rsidRPr="00F01693">
              <w:rPr>
                <w:sz w:val="20"/>
                <w:szCs w:val="20"/>
              </w:rPr>
              <w:t>86393.735</w:t>
            </w:r>
          </w:p>
        </w:tc>
      </w:tr>
      <w:tr w:rsidR="00AA53AD" w:rsidRPr="00F01693" w14:paraId="00350DAE" w14:textId="77777777" w:rsidTr="00402169">
        <w:trPr>
          <w:trHeight w:val="20"/>
        </w:trPr>
        <w:tc>
          <w:tcPr>
            <w:tcW w:w="2127" w:type="dxa"/>
            <w:vMerge/>
            <w:tcBorders>
              <w:left w:val="nil"/>
              <w:bottom w:val="single" w:sz="4" w:space="0" w:color="999999"/>
            </w:tcBorders>
            <w:shd w:val="clear" w:color="auto" w:fill="auto"/>
            <w:noWrap/>
            <w:hideMark/>
          </w:tcPr>
          <w:p w14:paraId="7B0A781C" w14:textId="77777777" w:rsidR="00AA53AD" w:rsidRPr="00F01693" w:rsidRDefault="00AA53AD" w:rsidP="00F01693">
            <w:pPr>
              <w:rPr>
                <w:b/>
                <w:bCs/>
                <w:sz w:val="20"/>
                <w:szCs w:val="20"/>
              </w:rPr>
            </w:pPr>
          </w:p>
        </w:tc>
        <w:tc>
          <w:tcPr>
            <w:tcW w:w="4110" w:type="dxa"/>
            <w:tcBorders>
              <w:bottom w:val="single" w:sz="4" w:space="0" w:color="999999"/>
            </w:tcBorders>
            <w:shd w:val="clear" w:color="auto" w:fill="auto"/>
            <w:noWrap/>
            <w:hideMark/>
          </w:tcPr>
          <w:p w14:paraId="5BAEBBE9" w14:textId="77777777" w:rsidR="00AA53AD" w:rsidRPr="00F01693" w:rsidRDefault="00FC5252" w:rsidP="00F01693">
            <w:pPr>
              <w:rPr>
                <w:sz w:val="20"/>
                <w:szCs w:val="20"/>
              </w:rPr>
            </w:pPr>
            <w:r w:rsidRPr="00F01693">
              <w:rPr>
                <w:sz w:val="20"/>
                <w:szCs w:val="20"/>
              </w:rPr>
              <w:t>Dispersion parameter</w:t>
            </w:r>
          </w:p>
        </w:tc>
        <w:tc>
          <w:tcPr>
            <w:tcW w:w="1862" w:type="dxa"/>
            <w:tcBorders>
              <w:bottom w:val="single" w:sz="4" w:space="0" w:color="999999"/>
            </w:tcBorders>
            <w:shd w:val="clear" w:color="auto" w:fill="auto"/>
            <w:noWrap/>
            <w:hideMark/>
          </w:tcPr>
          <w:p w14:paraId="596BCFA8" w14:textId="77777777" w:rsidR="00AA53AD" w:rsidRPr="00F01693" w:rsidRDefault="00AA53AD" w:rsidP="00F01693">
            <w:pPr>
              <w:jc w:val="right"/>
              <w:rPr>
                <w:sz w:val="20"/>
                <w:szCs w:val="20"/>
              </w:rPr>
            </w:pPr>
            <w:r w:rsidRPr="00F01693">
              <w:rPr>
                <w:sz w:val="20"/>
                <w:szCs w:val="20"/>
              </w:rPr>
              <w:t>162.770</w:t>
            </w:r>
          </w:p>
        </w:tc>
        <w:tc>
          <w:tcPr>
            <w:tcW w:w="1863" w:type="dxa"/>
            <w:tcBorders>
              <w:bottom w:val="single" w:sz="4" w:space="0" w:color="999999"/>
            </w:tcBorders>
            <w:shd w:val="clear" w:color="auto" w:fill="auto"/>
            <w:noWrap/>
            <w:hideMark/>
          </w:tcPr>
          <w:p w14:paraId="180A3D18" w14:textId="77777777" w:rsidR="00AA53AD" w:rsidRPr="00F01693" w:rsidRDefault="00AA53AD" w:rsidP="00F01693">
            <w:pPr>
              <w:jc w:val="right"/>
              <w:rPr>
                <w:sz w:val="20"/>
                <w:szCs w:val="20"/>
              </w:rPr>
            </w:pPr>
            <w:r w:rsidRPr="00F01693">
              <w:rPr>
                <w:sz w:val="20"/>
                <w:szCs w:val="20"/>
              </w:rPr>
              <w:t>163.060</w:t>
            </w:r>
          </w:p>
        </w:tc>
        <w:tc>
          <w:tcPr>
            <w:tcW w:w="1862" w:type="dxa"/>
            <w:tcBorders>
              <w:bottom w:val="single" w:sz="4" w:space="0" w:color="999999"/>
            </w:tcBorders>
            <w:shd w:val="clear" w:color="auto" w:fill="auto"/>
            <w:noWrap/>
            <w:hideMark/>
          </w:tcPr>
          <w:p w14:paraId="5BD68C1F" w14:textId="77777777" w:rsidR="00AA53AD" w:rsidRPr="00F01693" w:rsidRDefault="00AA53AD" w:rsidP="00F01693">
            <w:pPr>
              <w:jc w:val="right"/>
              <w:rPr>
                <w:sz w:val="20"/>
                <w:szCs w:val="20"/>
              </w:rPr>
            </w:pPr>
            <w:r w:rsidRPr="00F01693">
              <w:rPr>
                <w:sz w:val="20"/>
                <w:szCs w:val="20"/>
              </w:rPr>
              <w:t>212.060</w:t>
            </w:r>
          </w:p>
        </w:tc>
        <w:tc>
          <w:tcPr>
            <w:tcW w:w="1863" w:type="dxa"/>
            <w:tcBorders>
              <w:bottom w:val="single" w:sz="4" w:space="0" w:color="999999"/>
              <w:right w:val="nil"/>
            </w:tcBorders>
            <w:shd w:val="clear" w:color="auto" w:fill="auto"/>
            <w:noWrap/>
            <w:hideMark/>
          </w:tcPr>
          <w:p w14:paraId="50CA6943" w14:textId="77777777" w:rsidR="00AA53AD" w:rsidRPr="00F01693" w:rsidRDefault="00AA53AD" w:rsidP="00F01693">
            <w:pPr>
              <w:jc w:val="right"/>
              <w:rPr>
                <w:sz w:val="20"/>
                <w:szCs w:val="20"/>
              </w:rPr>
            </w:pPr>
            <w:r w:rsidRPr="00F01693">
              <w:rPr>
                <w:sz w:val="20"/>
                <w:szCs w:val="20"/>
              </w:rPr>
              <w:t>212.830</w:t>
            </w:r>
          </w:p>
        </w:tc>
      </w:tr>
      <w:tr w:rsidR="00AA53AD" w:rsidRPr="00F01693" w14:paraId="0234045D" w14:textId="77777777" w:rsidTr="00402169">
        <w:trPr>
          <w:trHeight w:val="20"/>
        </w:trPr>
        <w:tc>
          <w:tcPr>
            <w:tcW w:w="6237" w:type="dxa"/>
            <w:gridSpan w:val="2"/>
            <w:tcBorders>
              <w:left w:val="nil"/>
              <w:bottom w:val="single" w:sz="12" w:space="0" w:color="auto"/>
            </w:tcBorders>
            <w:shd w:val="clear" w:color="auto" w:fill="auto"/>
            <w:noWrap/>
            <w:hideMark/>
          </w:tcPr>
          <w:p w14:paraId="0E5A73A0" w14:textId="77777777" w:rsidR="00AA53AD" w:rsidRPr="00F01693" w:rsidRDefault="00AA53AD" w:rsidP="00F01693">
            <w:pPr>
              <w:rPr>
                <w:b/>
                <w:bCs/>
                <w:sz w:val="20"/>
                <w:szCs w:val="20"/>
              </w:rPr>
            </w:pPr>
            <w:r w:rsidRPr="00F01693">
              <w:rPr>
                <w:b/>
                <w:bCs/>
                <w:sz w:val="20"/>
                <w:szCs w:val="20"/>
              </w:rPr>
              <w:t>Moran's I of residuals</w:t>
            </w:r>
          </w:p>
        </w:tc>
        <w:tc>
          <w:tcPr>
            <w:tcW w:w="1862" w:type="dxa"/>
            <w:tcBorders>
              <w:bottom w:val="single" w:sz="12" w:space="0" w:color="auto"/>
            </w:tcBorders>
            <w:shd w:val="clear" w:color="auto" w:fill="auto"/>
            <w:noWrap/>
            <w:hideMark/>
          </w:tcPr>
          <w:p w14:paraId="3F12896F" w14:textId="77777777" w:rsidR="00AA53AD" w:rsidRPr="00F01693" w:rsidRDefault="00AA53AD" w:rsidP="00F01693">
            <w:pPr>
              <w:jc w:val="right"/>
              <w:rPr>
                <w:sz w:val="20"/>
                <w:szCs w:val="20"/>
              </w:rPr>
            </w:pPr>
            <w:r w:rsidRPr="00F01693">
              <w:rPr>
                <w:sz w:val="20"/>
                <w:szCs w:val="20"/>
              </w:rPr>
              <w:t>0.520</w:t>
            </w:r>
          </w:p>
        </w:tc>
        <w:tc>
          <w:tcPr>
            <w:tcW w:w="1863" w:type="dxa"/>
            <w:tcBorders>
              <w:bottom w:val="single" w:sz="12" w:space="0" w:color="auto"/>
            </w:tcBorders>
            <w:shd w:val="clear" w:color="auto" w:fill="auto"/>
            <w:noWrap/>
            <w:hideMark/>
          </w:tcPr>
          <w:p w14:paraId="452F3408" w14:textId="77777777" w:rsidR="00AA53AD" w:rsidRPr="00F01693" w:rsidRDefault="00AA53AD" w:rsidP="00F01693">
            <w:pPr>
              <w:jc w:val="right"/>
              <w:rPr>
                <w:sz w:val="20"/>
                <w:szCs w:val="20"/>
              </w:rPr>
            </w:pPr>
            <w:r w:rsidRPr="00F01693">
              <w:rPr>
                <w:sz w:val="20"/>
                <w:szCs w:val="20"/>
              </w:rPr>
              <w:t>0.521</w:t>
            </w:r>
          </w:p>
        </w:tc>
        <w:tc>
          <w:tcPr>
            <w:tcW w:w="1862" w:type="dxa"/>
            <w:tcBorders>
              <w:bottom w:val="single" w:sz="12" w:space="0" w:color="auto"/>
            </w:tcBorders>
            <w:shd w:val="clear" w:color="auto" w:fill="auto"/>
            <w:noWrap/>
            <w:hideMark/>
          </w:tcPr>
          <w:p w14:paraId="3EEBF89D" w14:textId="77777777" w:rsidR="00AA53AD" w:rsidRPr="00F01693" w:rsidRDefault="00AA53AD" w:rsidP="00F01693">
            <w:pPr>
              <w:jc w:val="right"/>
              <w:rPr>
                <w:sz w:val="20"/>
                <w:szCs w:val="20"/>
              </w:rPr>
            </w:pPr>
            <w:r w:rsidRPr="00F01693">
              <w:rPr>
                <w:sz w:val="20"/>
                <w:szCs w:val="20"/>
              </w:rPr>
              <w:t>0.221</w:t>
            </w:r>
          </w:p>
        </w:tc>
        <w:tc>
          <w:tcPr>
            <w:tcW w:w="1863" w:type="dxa"/>
            <w:tcBorders>
              <w:bottom w:val="single" w:sz="12" w:space="0" w:color="auto"/>
              <w:right w:val="nil"/>
            </w:tcBorders>
            <w:shd w:val="clear" w:color="auto" w:fill="auto"/>
            <w:noWrap/>
            <w:hideMark/>
          </w:tcPr>
          <w:p w14:paraId="7DAD737A" w14:textId="77777777" w:rsidR="00AA53AD" w:rsidRPr="00F01693" w:rsidRDefault="00AA53AD" w:rsidP="00F01693">
            <w:pPr>
              <w:jc w:val="right"/>
              <w:rPr>
                <w:sz w:val="20"/>
                <w:szCs w:val="20"/>
              </w:rPr>
            </w:pPr>
            <w:r w:rsidRPr="00F01693">
              <w:rPr>
                <w:sz w:val="20"/>
                <w:szCs w:val="20"/>
              </w:rPr>
              <w:t>0.221</w:t>
            </w:r>
          </w:p>
        </w:tc>
      </w:tr>
    </w:tbl>
    <w:p w14:paraId="20980CC6" w14:textId="77777777" w:rsidR="00AA53AD" w:rsidRPr="00F01693" w:rsidRDefault="00AA53AD" w:rsidP="00F01693">
      <w:pPr>
        <w:rPr>
          <w:b/>
          <w:bCs/>
        </w:rPr>
      </w:pPr>
      <w:r w:rsidRPr="00F01693">
        <w:rPr>
          <w:b/>
          <w:bCs/>
        </w:rPr>
        <w:t xml:space="preserve">Note: </w:t>
      </w:r>
      <w:r w:rsidRPr="00F01693">
        <w:rPr>
          <w:b/>
          <w:bCs/>
          <w:vertAlign w:val="superscript"/>
        </w:rPr>
        <w:t>*</w:t>
      </w:r>
      <w:r w:rsidRPr="00F01693">
        <w:rPr>
          <w:b/>
          <w:bCs/>
        </w:rPr>
        <w:t xml:space="preserve">p&lt;0.5; </w:t>
      </w:r>
      <w:r w:rsidRPr="00F01693">
        <w:rPr>
          <w:b/>
          <w:bCs/>
          <w:vertAlign w:val="superscript"/>
        </w:rPr>
        <w:t>**</w:t>
      </w:r>
      <w:r w:rsidRPr="00F01693">
        <w:rPr>
          <w:b/>
          <w:bCs/>
        </w:rPr>
        <w:t xml:space="preserve">p&lt;0.01; </w:t>
      </w:r>
      <w:r w:rsidRPr="00F01693">
        <w:rPr>
          <w:b/>
          <w:bCs/>
          <w:vertAlign w:val="superscript"/>
        </w:rPr>
        <w:t>***</w:t>
      </w:r>
      <w:r w:rsidRPr="00F01693">
        <w:rPr>
          <w:b/>
          <w:bCs/>
        </w:rPr>
        <w:t>p&lt;0.001.</w:t>
      </w:r>
    </w:p>
    <w:p w14:paraId="042EC920" w14:textId="77777777" w:rsidR="00A4688E" w:rsidRPr="00F01693" w:rsidRDefault="00A4688E" w:rsidP="00F01693"/>
    <w:p w14:paraId="11E675CB" w14:textId="77777777" w:rsidR="003B4C33" w:rsidRPr="00F01693" w:rsidRDefault="003B4C33" w:rsidP="00F01693">
      <w:pPr>
        <w:pStyle w:val="Caption"/>
      </w:pPr>
      <w:bookmarkStart w:id="28" w:name="_Ref90857090"/>
      <w:r w:rsidRPr="00F01693">
        <w:t xml:space="preserve">Table </w:t>
      </w:r>
      <w:r w:rsidRPr="00F01693">
        <w:fldChar w:fldCharType="begin"/>
      </w:r>
      <w:r w:rsidRPr="00F01693">
        <w:instrText>SEQ Table \* ARABIC</w:instrText>
      </w:r>
      <w:r w:rsidRPr="00F01693">
        <w:fldChar w:fldCharType="separate"/>
      </w:r>
      <w:r w:rsidR="00761662" w:rsidRPr="00F01693">
        <w:rPr>
          <w:noProof/>
        </w:rPr>
        <w:t>2</w:t>
      </w:r>
      <w:r w:rsidRPr="00F01693">
        <w:fldChar w:fldCharType="end"/>
      </w:r>
      <w:bookmarkEnd w:id="28"/>
      <w:r w:rsidRPr="00F01693">
        <w:t xml:space="preserve">. IRRs (incident rate ratios) and model fit (at </w:t>
      </w:r>
      <w:r w:rsidR="004A0D24" w:rsidRPr="00F01693">
        <w:rPr>
          <w:i/>
          <w:iCs/>
        </w:rPr>
        <w:t>G</w:t>
      </w:r>
      <w:r w:rsidRPr="00F01693">
        <w:t>=7 over 200 maximum iterations) for the spatially fuzzy clustered regression model.</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2247"/>
        <w:gridCol w:w="4841"/>
        <w:gridCol w:w="944"/>
        <w:gridCol w:w="944"/>
        <w:gridCol w:w="944"/>
        <w:gridCol w:w="944"/>
        <w:gridCol w:w="944"/>
        <w:gridCol w:w="944"/>
        <w:gridCol w:w="945"/>
      </w:tblGrid>
      <w:tr w:rsidR="003B4C33" w:rsidRPr="00F01693" w14:paraId="49B4BF54" w14:textId="77777777" w:rsidTr="00402169">
        <w:trPr>
          <w:trHeight w:val="20"/>
        </w:trPr>
        <w:tc>
          <w:tcPr>
            <w:tcW w:w="2247" w:type="dxa"/>
            <w:tcBorders>
              <w:top w:val="single" w:sz="12" w:space="0" w:color="auto"/>
              <w:left w:val="nil"/>
              <w:bottom w:val="single" w:sz="12" w:space="0" w:color="666666"/>
            </w:tcBorders>
            <w:shd w:val="clear" w:color="auto" w:fill="A5A5A5"/>
            <w:noWrap/>
          </w:tcPr>
          <w:p w14:paraId="5141A3D1" w14:textId="77777777" w:rsidR="003B4C33" w:rsidRPr="00F01693" w:rsidRDefault="003B4C33" w:rsidP="00F01693">
            <w:pPr>
              <w:jc w:val="center"/>
              <w:rPr>
                <w:b/>
                <w:bCs/>
              </w:rPr>
            </w:pPr>
            <w:r w:rsidRPr="00F01693">
              <w:rPr>
                <w:b/>
                <w:bCs/>
              </w:rPr>
              <w:t>Domains</w:t>
            </w:r>
          </w:p>
        </w:tc>
        <w:tc>
          <w:tcPr>
            <w:tcW w:w="4841" w:type="dxa"/>
            <w:tcBorders>
              <w:top w:val="single" w:sz="12" w:space="0" w:color="auto"/>
              <w:bottom w:val="single" w:sz="12" w:space="0" w:color="666666"/>
            </w:tcBorders>
            <w:shd w:val="clear" w:color="auto" w:fill="A5A5A5"/>
            <w:noWrap/>
          </w:tcPr>
          <w:p w14:paraId="5E36762B" w14:textId="77777777" w:rsidR="003B4C33" w:rsidRPr="00F01693" w:rsidRDefault="003B4C33" w:rsidP="00F01693">
            <w:pPr>
              <w:jc w:val="center"/>
              <w:rPr>
                <w:b/>
                <w:bCs/>
              </w:rPr>
            </w:pPr>
            <w:r w:rsidRPr="00F01693">
              <w:rPr>
                <w:b/>
                <w:bCs/>
              </w:rPr>
              <w:t>Variables</w:t>
            </w:r>
          </w:p>
        </w:tc>
        <w:tc>
          <w:tcPr>
            <w:tcW w:w="944" w:type="dxa"/>
            <w:tcBorders>
              <w:top w:val="single" w:sz="12" w:space="0" w:color="auto"/>
              <w:bottom w:val="single" w:sz="12" w:space="0" w:color="666666"/>
              <w:right w:val="nil"/>
            </w:tcBorders>
            <w:shd w:val="clear" w:color="auto" w:fill="A5A5A5"/>
            <w:noWrap/>
          </w:tcPr>
          <w:p w14:paraId="6A604961" w14:textId="77777777" w:rsidR="003B4C33" w:rsidRPr="00F01693" w:rsidRDefault="003B4C33" w:rsidP="00F01693">
            <w:pPr>
              <w:jc w:val="center"/>
            </w:pPr>
            <w:r w:rsidRPr="00F01693">
              <w:rPr>
                <w:b/>
                <w:bCs/>
              </w:rPr>
              <w:t>G1</w:t>
            </w:r>
          </w:p>
        </w:tc>
        <w:tc>
          <w:tcPr>
            <w:tcW w:w="944" w:type="dxa"/>
            <w:tcBorders>
              <w:top w:val="single" w:sz="12" w:space="0" w:color="auto"/>
              <w:bottom w:val="single" w:sz="12" w:space="0" w:color="666666"/>
              <w:right w:val="nil"/>
            </w:tcBorders>
            <w:shd w:val="clear" w:color="auto" w:fill="A5A5A5"/>
          </w:tcPr>
          <w:p w14:paraId="0AEBEE73" w14:textId="77777777" w:rsidR="003B4C33" w:rsidRPr="00F01693" w:rsidRDefault="003B4C33" w:rsidP="00F01693">
            <w:pPr>
              <w:jc w:val="center"/>
            </w:pPr>
            <w:r w:rsidRPr="00F01693">
              <w:rPr>
                <w:b/>
                <w:bCs/>
              </w:rPr>
              <w:t>G2</w:t>
            </w:r>
          </w:p>
        </w:tc>
        <w:tc>
          <w:tcPr>
            <w:tcW w:w="944" w:type="dxa"/>
            <w:tcBorders>
              <w:top w:val="single" w:sz="12" w:space="0" w:color="auto"/>
              <w:bottom w:val="single" w:sz="12" w:space="0" w:color="666666"/>
              <w:right w:val="nil"/>
            </w:tcBorders>
            <w:shd w:val="clear" w:color="auto" w:fill="A5A5A5"/>
          </w:tcPr>
          <w:p w14:paraId="18276DF3" w14:textId="77777777" w:rsidR="003B4C33" w:rsidRPr="00F01693" w:rsidRDefault="003B4C33" w:rsidP="00F01693">
            <w:pPr>
              <w:jc w:val="center"/>
            </w:pPr>
            <w:r w:rsidRPr="00F01693">
              <w:rPr>
                <w:b/>
                <w:bCs/>
              </w:rPr>
              <w:t>G3</w:t>
            </w:r>
          </w:p>
        </w:tc>
        <w:tc>
          <w:tcPr>
            <w:tcW w:w="944" w:type="dxa"/>
            <w:tcBorders>
              <w:top w:val="single" w:sz="12" w:space="0" w:color="auto"/>
              <w:bottom w:val="single" w:sz="12" w:space="0" w:color="666666"/>
              <w:right w:val="nil"/>
            </w:tcBorders>
            <w:shd w:val="clear" w:color="auto" w:fill="A5A5A5"/>
          </w:tcPr>
          <w:p w14:paraId="3BB1B149" w14:textId="77777777" w:rsidR="003B4C33" w:rsidRPr="00F01693" w:rsidRDefault="003B4C33" w:rsidP="00F01693">
            <w:pPr>
              <w:jc w:val="center"/>
              <w:rPr>
                <w:b/>
                <w:bCs/>
              </w:rPr>
            </w:pPr>
            <w:r w:rsidRPr="00F01693">
              <w:rPr>
                <w:b/>
                <w:bCs/>
              </w:rPr>
              <w:t>G4</w:t>
            </w:r>
          </w:p>
        </w:tc>
        <w:tc>
          <w:tcPr>
            <w:tcW w:w="944" w:type="dxa"/>
            <w:tcBorders>
              <w:top w:val="single" w:sz="12" w:space="0" w:color="auto"/>
              <w:bottom w:val="single" w:sz="12" w:space="0" w:color="666666"/>
            </w:tcBorders>
            <w:shd w:val="clear" w:color="auto" w:fill="A5A5A5"/>
          </w:tcPr>
          <w:p w14:paraId="2AEB053A" w14:textId="77777777" w:rsidR="003B4C33" w:rsidRPr="00F01693" w:rsidRDefault="003B4C33" w:rsidP="00F01693">
            <w:pPr>
              <w:jc w:val="center"/>
              <w:rPr>
                <w:b/>
                <w:bCs/>
              </w:rPr>
            </w:pPr>
            <w:r w:rsidRPr="00F01693">
              <w:rPr>
                <w:b/>
                <w:bCs/>
              </w:rPr>
              <w:t>G5</w:t>
            </w:r>
          </w:p>
        </w:tc>
        <w:tc>
          <w:tcPr>
            <w:tcW w:w="944" w:type="dxa"/>
            <w:tcBorders>
              <w:top w:val="single" w:sz="12" w:space="0" w:color="auto"/>
              <w:bottom w:val="single" w:sz="12" w:space="0" w:color="666666"/>
            </w:tcBorders>
            <w:shd w:val="clear" w:color="auto" w:fill="A5A5A5"/>
          </w:tcPr>
          <w:p w14:paraId="15345565" w14:textId="77777777" w:rsidR="003B4C33" w:rsidRPr="00F01693" w:rsidRDefault="003B4C33" w:rsidP="00F01693">
            <w:pPr>
              <w:jc w:val="center"/>
              <w:rPr>
                <w:b/>
                <w:bCs/>
              </w:rPr>
            </w:pPr>
            <w:r w:rsidRPr="00F01693">
              <w:rPr>
                <w:b/>
                <w:bCs/>
              </w:rPr>
              <w:t>G6</w:t>
            </w:r>
          </w:p>
        </w:tc>
        <w:tc>
          <w:tcPr>
            <w:tcW w:w="945" w:type="dxa"/>
            <w:tcBorders>
              <w:top w:val="single" w:sz="12" w:space="0" w:color="auto"/>
              <w:bottom w:val="single" w:sz="12" w:space="0" w:color="666666"/>
              <w:right w:val="nil"/>
            </w:tcBorders>
            <w:shd w:val="clear" w:color="auto" w:fill="A5A5A5"/>
          </w:tcPr>
          <w:p w14:paraId="13BCB692" w14:textId="77777777" w:rsidR="003B4C33" w:rsidRPr="00F01693" w:rsidRDefault="003B4C33" w:rsidP="00F01693">
            <w:pPr>
              <w:jc w:val="center"/>
              <w:rPr>
                <w:b/>
                <w:bCs/>
              </w:rPr>
            </w:pPr>
            <w:r w:rsidRPr="00F01693">
              <w:rPr>
                <w:b/>
                <w:bCs/>
              </w:rPr>
              <w:t>G7</w:t>
            </w:r>
          </w:p>
        </w:tc>
      </w:tr>
      <w:tr w:rsidR="003B4C33" w:rsidRPr="00F01693" w14:paraId="761DC545" w14:textId="77777777" w:rsidTr="00402169">
        <w:trPr>
          <w:trHeight w:val="20"/>
        </w:trPr>
        <w:tc>
          <w:tcPr>
            <w:tcW w:w="2247" w:type="dxa"/>
            <w:tcBorders>
              <w:top w:val="single" w:sz="12" w:space="0" w:color="auto"/>
              <w:left w:val="nil"/>
            </w:tcBorders>
            <w:shd w:val="clear" w:color="auto" w:fill="auto"/>
            <w:noWrap/>
            <w:hideMark/>
          </w:tcPr>
          <w:p w14:paraId="361CCD83" w14:textId="77777777" w:rsidR="003B4C33" w:rsidRPr="00F01693" w:rsidRDefault="003B4C33" w:rsidP="00F01693">
            <w:pPr>
              <w:rPr>
                <w:b/>
                <w:bCs/>
              </w:rPr>
            </w:pPr>
            <w:r w:rsidRPr="00F01693">
              <w:rPr>
                <w:b/>
                <w:bCs/>
              </w:rPr>
              <w:t>Income</w:t>
            </w:r>
          </w:p>
        </w:tc>
        <w:tc>
          <w:tcPr>
            <w:tcW w:w="4841" w:type="dxa"/>
            <w:tcBorders>
              <w:top w:val="single" w:sz="12" w:space="0" w:color="auto"/>
            </w:tcBorders>
            <w:shd w:val="clear" w:color="auto" w:fill="auto"/>
            <w:noWrap/>
            <w:hideMark/>
          </w:tcPr>
          <w:p w14:paraId="0A04E5D2" w14:textId="77777777" w:rsidR="003B4C33" w:rsidRPr="00F01693" w:rsidRDefault="003B4C33" w:rsidP="00F01693">
            <w:r w:rsidRPr="00F01693">
              <w:t>Share of households in lowest household income quintile at national level</w:t>
            </w:r>
          </w:p>
        </w:tc>
        <w:tc>
          <w:tcPr>
            <w:tcW w:w="944" w:type="dxa"/>
            <w:tcBorders>
              <w:top w:val="single" w:sz="12" w:space="0" w:color="auto"/>
            </w:tcBorders>
            <w:shd w:val="clear" w:color="auto" w:fill="auto"/>
            <w:noWrap/>
          </w:tcPr>
          <w:p w14:paraId="78F16AD9" w14:textId="77777777" w:rsidR="003B4C33" w:rsidRPr="00F01693" w:rsidRDefault="003B4C33" w:rsidP="00F01693">
            <w:pPr>
              <w:jc w:val="right"/>
              <w:rPr>
                <w:rFonts w:eastAsia="Times New Roman"/>
                <w:color w:val="000000"/>
              </w:rPr>
            </w:pPr>
            <w:r w:rsidRPr="00F01693">
              <w:t>0.980</w:t>
            </w:r>
          </w:p>
        </w:tc>
        <w:tc>
          <w:tcPr>
            <w:tcW w:w="944" w:type="dxa"/>
            <w:tcBorders>
              <w:top w:val="single" w:sz="12" w:space="0" w:color="auto"/>
            </w:tcBorders>
            <w:shd w:val="clear" w:color="auto" w:fill="auto"/>
            <w:noWrap/>
          </w:tcPr>
          <w:p w14:paraId="609D048F" w14:textId="77777777" w:rsidR="003B4C33" w:rsidRPr="00F01693" w:rsidRDefault="003B4C33" w:rsidP="00F01693">
            <w:pPr>
              <w:jc w:val="right"/>
              <w:rPr>
                <w:rFonts w:eastAsia="Times New Roman"/>
                <w:color w:val="000000"/>
              </w:rPr>
            </w:pPr>
            <w:r w:rsidRPr="00F01693">
              <w:t>0.971</w:t>
            </w:r>
          </w:p>
        </w:tc>
        <w:tc>
          <w:tcPr>
            <w:tcW w:w="944" w:type="dxa"/>
            <w:tcBorders>
              <w:top w:val="single" w:sz="12" w:space="0" w:color="auto"/>
            </w:tcBorders>
            <w:shd w:val="clear" w:color="auto" w:fill="auto"/>
            <w:noWrap/>
          </w:tcPr>
          <w:p w14:paraId="02C4DA5D" w14:textId="77777777" w:rsidR="003B4C33" w:rsidRPr="00F01693" w:rsidRDefault="003B4C33" w:rsidP="00F01693">
            <w:pPr>
              <w:jc w:val="right"/>
              <w:rPr>
                <w:rFonts w:eastAsia="Times New Roman"/>
                <w:color w:val="000000"/>
              </w:rPr>
            </w:pPr>
            <w:r w:rsidRPr="00F01693">
              <w:t>0.896</w:t>
            </w:r>
          </w:p>
        </w:tc>
        <w:tc>
          <w:tcPr>
            <w:tcW w:w="944" w:type="dxa"/>
            <w:tcBorders>
              <w:top w:val="single" w:sz="12" w:space="0" w:color="auto"/>
              <w:right w:val="nil"/>
            </w:tcBorders>
            <w:shd w:val="clear" w:color="auto" w:fill="auto"/>
            <w:noWrap/>
          </w:tcPr>
          <w:p w14:paraId="54F9D14A" w14:textId="77777777" w:rsidR="003B4C33" w:rsidRPr="00F01693" w:rsidRDefault="003B4C33" w:rsidP="00F01693">
            <w:pPr>
              <w:jc w:val="right"/>
              <w:rPr>
                <w:rFonts w:eastAsia="Times New Roman"/>
                <w:color w:val="000000"/>
              </w:rPr>
            </w:pPr>
            <w:r w:rsidRPr="00F01693">
              <w:t>0.965</w:t>
            </w:r>
          </w:p>
        </w:tc>
        <w:tc>
          <w:tcPr>
            <w:tcW w:w="944" w:type="dxa"/>
            <w:tcBorders>
              <w:top w:val="single" w:sz="12" w:space="0" w:color="auto"/>
            </w:tcBorders>
            <w:shd w:val="clear" w:color="auto" w:fill="auto"/>
          </w:tcPr>
          <w:p w14:paraId="0EDEE3DF" w14:textId="77777777" w:rsidR="003B4C33" w:rsidRPr="00F01693" w:rsidRDefault="003B4C33" w:rsidP="00F01693">
            <w:pPr>
              <w:jc w:val="right"/>
              <w:rPr>
                <w:rFonts w:eastAsia="Times New Roman"/>
                <w:color w:val="000000"/>
              </w:rPr>
            </w:pPr>
            <w:r w:rsidRPr="00F01693">
              <w:t>0.978</w:t>
            </w:r>
          </w:p>
        </w:tc>
        <w:tc>
          <w:tcPr>
            <w:tcW w:w="944" w:type="dxa"/>
            <w:tcBorders>
              <w:top w:val="single" w:sz="12" w:space="0" w:color="auto"/>
            </w:tcBorders>
            <w:shd w:val="clear" w:color="auto" w:fill="auto"/>
          </w:tcPr>
          <w:p w14:paraId="17D8A048" w14:textId="77777777" w:rsidR="003B4C33" w:rsidRPr="00F01693" w:rsidRDefault="003B4C33" w:rsidP="00F01693">
            <w:pPr>
              <w:jc w:val="right"/>
              <w:rPr>
                <w:rFonts w:eastAsia="Times New Roman"/>
                <w:color w:val="000000"/>
              </w:rPr>
            </w:pPr>
            <w:r w:rsidRPr="00F01693">
              <w:t>0.937</w:t>
            </w:r>
          </w:p>
        </w:tc>
        <w:tc>
          <w:tcPr>
            <w:tcW w:w="945" w:type="dxa"/>
            <w:tcBorders>
              <w:top w:val="single" w:sz="12" w:space="0" w:color="auto"/>
              <w:right w:val="nil"/>
            </w:tcBorders>
            <w:shd w:val="clear" w:color="auto" w:fill="auto"/>
          </w:tcPr>
          <w:p w14:paraId="6C899B75" w14:textId="77777777" w:rsidR="003B4C33" w:rsidRPr="00F01693" w:rsidRDefault="003B4C33" w:rsidP="00F01693">
            <w:pPr>
              <w:jc w:val="right"/>
              <w:rPr>
                <w:rFonts w:eastAsia="Times New Roman"/>
                <w:color w:val="000000"/>
              </w:rPr>
            </w:pPr>
            <w:r w:rsidRPr="00F01693">
              <w:t>0.964</w:t>
            </w:r>
          </w:p>
        </w:tc>
      </w:tr>
      <w:tr w:rsidR="003B4C33" w:rsidRPr="00F01693" w14:paraId="7BAB4220" w14:textId="77777777" w:rsidTr="00402169">
        <w:trPr>
          <w:trHeight w:val="20"/>
        </w:trPr>
        <w:tc>
          <w:tcPr>
            <w:tcW w:w="2247" w:type="dxa"/>
            <w:tcBorders>
              <w:left w:val="nil"/>
            </w:tcBorders>
            <w:shd w:val="clear" w:color="auto" w:fill="auto"/>
            <w:noWrap/>
            <w:hideMark/>
          </w:tcPr>
          <w:p w14:paraId="6F25EC50" w14:textId="77777777" w:rsidR="003B4C33" w:rsidRPr="00F01693" w:rsidRDefault="003B4C33" w:rsidP="00F01693">
            <w:pPr>
              <w:rPr>
                <w:b/>
                <w:bCs/>
              </w:rPr>
            </w:pPr>
            <w:r w:rsidRPr="00F01693">
              <w:rPr>
                <w:b/>
                <w:bCs/>
              </w:rPr>
              <w:t>Qualification</w:t>
            </w:r>
          </w:p>
        </w:tc>
        <w:tc>
          <w:tcPr>
            <w:tcW w:w="4841" w:type="dxa"/>
            <w:shd w:val="clear" w:color="auto" w:fill="auto"/>
            <w:noWrap/>
            <w:hideMark/>
          </w:tcPr>
          <w:p w14:paraId="1CE7A9D5" w14:textId="77777777" w:rsidR="003B4C33" w:rsidRPr="00F01693" w:rsidRDefault="003B4C33" w:rsidP="00F01693">
            <w:r w:rsidRPr="00F01693">
              <w:t>Share of 3 &amp; 4 or above</w:t>
            </w:r>
          </w:p>
        </w:tc>
        <w:tc>
          <w:tcPr>
            <w:tcW w:w="944" w:type="dxa"/>
            <w:shd w:val="clear" w:color="auto" w:fill="auto"/>
            <w:noWrap/>
          </w:tcPr>
          <w:p w14:paraId="7E6B1216" w14:textId="77777777" w:rsidR="003B4C33" w:rsidRPr="00F01693" w:rsidRDefault="003B4C33" w:rsidP="00F01693">
            <w:pPr>
              <w:jc w:val="right"/>
              <w:rPr>
                <w:rFonts w:eastAsia="Times New Roman"/>
                <w:color w:val="000000"/>
              </w:rPr>
            </w:pPr>
            <w:r w:rsidRPr="00F01693">
              <w:t>1.016</w:t>
            </w:r>
          </w:p>
        </w:tc>
        <w:tc>
          <w:tcPr>
            <w:tcW w:w="944" w:type="dxa"/>
            <w:shd w:val="clear" w:color="auto" w:fill="auto"/>
            <w:noWrap/>
          </w:tcPr>
          <w:p w14:paraId="6CA1E1A8" w14:textId="77777777" w:rsidR="003B4C33" w:rsidRPr="00F01693" w:rsidRDefault="003B4C33" w:rsidP="00F01693">
            <w:pPr>
              <w:jc w:val="right"/>
              <w:rPr>
                <w:rFonts w:eastAsia="Times New Roman"/>
                <w:color w:val="000000"/>
              </w:rPr>
            </w:pPr>
            <w:r w:rsidRPr="00F01693">
              <w:t>1.031</w:t>
            </w:r>
          </w:p>
        </w:tc>
        <w:tc>
          <w:tcPr>
            <w:tcW w:w="944" w:type="dxa"/>
            <w:shd w:val="clear" w:color="auto" w:fill="auto"/>
            <w:noWrap/>
          </w:tcPr>
          <w:p w14:paraId="195ADA0D" w14:textId="77777777" w:rsidR="003B4C33" w:rsidRPr="00F01693" w:rsidRDefault="003B4C33" w:rsidP="00F01693">
            <w:pPr>
              <w:jc w:val="right"/>
              <w:rPr>
                <w:rFonts w:eastAsia="Times New Roman"/>
                <w:color w:val="000000"/>
              </w:rPr>
            </w:pPr>
            <w:r w:rsidRPr="00F01693">
              <w:t>1.091</w:t>
            </w:r>
          </w:p>
        </w:tc>
        <w:tc>
          <w:tcPr>
            <w:tcW w:w="944" w:type="dxa"/>
            <w:tcBorders>
              <w:right w:val="nil"/>
            </w:tcBorders>
            <w:shd w:val="clear" w:color="auto" w:fill="auto"/>
            <w:noWrap/>
          </w:tcPr>
          <w:p w14:paraId="4D6BED7A" w14:textId="77777777" w:rsidR="003B4C33" w:rsidRPr="00F01693" w:rsidRDefault="003B4C33" w:rsidP="00F01693">
            <w:pPr>
              <w:jc w:val="right"/>
              <w:rPr>
                <w:rFonts w:eastAsia="Times New Roman"/>
                <w:color w:val="000000"/>
              </w:rPr>
            </w:pPr>
            <w:r w:rsidRPr="00F01693">
              <w:t>1.034</w:t>
            </w:r>
          </w:p>
        </w:tc>
        <w:tc>
          <w:tcPr>
            <w:tcW w:w="944" w:type="dxa"/>
            <w:shd w:val="clear" w:color="auto" w:fill="auto"/>
          </w:tcPr>
          <w:p w14:paraId="40824979" w14:textId="77777777" w:rsidR="003B4C33" w:rsidRPr="00F01693" w:rsidRDefault="003B4C33" w:rsidP="00F01693">
            <w:pPr>
              <w:jc w:val="right"/>
              <w:rPr>
                <w:rFonts w:eastAsia="Times New Roman"/>
                <w:color w:val="000000"/>
              </w:rPr>
            </w:pPr>
            <w:r w:rsidRPr="00F01693">
              <w:t>1.028</w:t>
            </w:r>
          </w:p>
        </w:tc>
        <w:tc>
          <w:tcPr>
            <w:tcW w:w="944" w:type="dxa"/>
            <w:shd w:val="clear" w:color="auto" w:fill="auto"/>
          </w:tcPr>
          <w:p w14:paraId="61496CDD" w14:textId="77777777" w:rsidR="003B4C33" w:rsidRPr="00F01693" w:rsidRDefault="003B4C33" w:rsidP="00F01693">
            <w:pPr>
              <w:jc w:val="right"/>
              <w:rPr>
                <w:rFonts w:eastAsia="Times New Roman"/>
                <w:color w:val="000000"/>
              </w:rPr>
            </w:pPr>
            <w:r w:rsidRPr="00F01693">
              <w:t>1.014</w:t>
            </w:r>
          </w:p>
        </w:tc>
        <w:tc>
          <w:tcPr>
            <w:tcW w:w="945" w:type="dxa"/>
            <w:tcBorders>
              <w:right w:val="nil"/>
            </w:tcBorders>
            <w:shd w:val="clear" w:color="auto" w:fill="auto"/>
          </w:tcPr>
          <w:p w14:paraId="58E2462E" w14:textId="77777777" w:rsidR="003B4C33" w:rsidRPr="00F01693" w:rsidRDefault="003B4C33" w:rsidP="00F01693">
            <w:pPr>
              <w:jc w:val="right"/>
              <w:rPr>
                <w:rFonts w:eastAsia="Times New Roman"/>
                <w:color w:val="000000"/>
              </w:rPr>
            </w:pPr>
            <w:r w:rsidRPr="00F01693">
              <w:t>1.013</w:t>
            </w:r>
          </w:p>
        </w:tc>
      </w:tr>
      <w:tr w:rsidR="003B4C33" w:rsidRPr="00F01693" w14:paraId="656801F4" w14:textId="77777777" w:rsidTr="00402169">
        <w:trPr>
          <w:trHeight w:val="20"/>
        </w:trPr>
        <w:tc>
          <w:tcPr>
            <w:tcW w:w="2247" w:type="dxa"/>
            <w:tcBorders>
              <w:left w:val="nil"/>
            </w:tcBorders>
            <w:shd w:val="clear" w:color="auto" w:fill="auto"/>
            <w:noWrap/>
            <w:hideMark/>
          </w:tcPr>
          <w:p w14:paraId="7414C9A5" w14:textId="77777777" w:rsidR="003B4C33" w:rsidRPr="00F01693" w:rsidRDefault="003B4C33" w:rsidP="00F01693">
            <w:pPr>
              <w:rPr>
                <w:b/>
                <w:bCs/>
              </w:rPr>
            </w:pPr>
            <w:r w:rsidRPr="00F01693">
              <w:rPr>
                <w:b/>
                <w:bCs/>
              </w:rPr>
              <w:t>Occupation</w:t>
            </w:r>
          </w:p>
        </w:tc>
        <w:tc>
          <w:tcPr>
            <w:tcW w:w="4841" w:type="dxa"/>
            <w:shd w:val="clear" w:color="auto" w:fill="auto"/>
            <w:noWrap/>
            <w:hideMark/>
          </w:tcPr>
          <w:p w14:paraId="5C88C13E" w14:textId="77777777" w:rsidR="003B4C33" w:rsidRPr="00F01693" w:rsidRDefault="003B4C33" w:rsidP="00F01693">
            <w:r w:rsidRPr="00F01693">
              <w:t>Share of Social Grade C1 (lower middle class)</w:t>
            </w:r>
          </w:p>
        </w:tc>
        <w:tc>
          <w:tcPr>
            <w:tcW w:w="944" w:type="dxa"/>
            <w:shd w:val="clear" w:color="auto" w:fill="A5A5A5"/>
            <w:noWrap/>
          </w:tcPr>
          <w:p w14:paraId="056A3C92" w14:textId="77777777" w:rsidR="003B4C33" w:rsidRPr="00F01693" w:rsidRDefault="003B4C33" w:rsidP="00F01693">
            <w:pPr>
              <w:jc w:val="right"/>
              <w:rPr>
                <w:rFonts w:eastAsia="Times New Roman"/>
                <w:color w:val="000000"/>
              </w:rPr>
            </w:pPr>
            <w:r w:rsidRPr="00F01693">
              <w:t>0.985</w:t>
            </w:r>
          </w:p>
        </w:tc>
        <w:tc>
          <w:tcPr>
            <w:tcW w:w="944" w:type="dxa"/>
            <w:shd w:val="clear" w:color="auto" w:fill="auto"/>
            <w:noWrap/>
          </w:tcPr>
          <w:p w14:paraId="57A266BC" w14:textId="77777777" w:rsidR="003B4C33" w:rsidRPr="00F01693" w:rsidRDefault="003B4C33" w:rsidP="00F01693">
            <w:pPr>
              <w:jc w:val="right"/>
              <w:rPr>
                <w:rFonts w:eastAsia="Times New Roman"/>
                <w:color w:val="000000"/>
              </w:rPr>
            </w:pPr>
            <w:r w:rsidRPr="00F01693">
              <w:t>1.007</w:t>
            </w:r>
          </w:p>
        </w:tc>
        <w:tc>
          <w:tcPr>
            <w:tcW w:w="944" w:type="dxa"/>
            <w:shd w:val="clear" w:color="auto" w:fill="auto"/>
            <w:noWrap/>
          </w:tcPr>
          <w:p w14:paraId="0C4C0EE5" w14:textId="77777777" w:rsidR="003B4C33" w:rsidRPr="00F01693" w:rsidRDefault="003B4C33" w:rsidP="00F01693">
            <w:pPr>
              <w:jc w:val="right"/>
              <w:rPr>
                <w:rFonts w:eastAsia="Times New Roman"/>
                <w:color w:val="000000"/>
              </w:rPr>
            </w:pPr>
            <w:r w:rsidRPr="00F01693">
              <w:t>1.061</w:t>
            </w:r>
          </w:p>
        </w:tc>
        <w:tc>
          <w:tcPr>
            <w:tcW w:w="944" w:type="dxa"/>
            <w:tcBorders>
              <w:right w:val="nil"/>
            </w:tcBorders>
            <w:shd w:val="clear" w:color="auto" w:fill="auto"/>
            <w:noWrap/>
          </w:tcPr>
          <w:p w14:paraId="5CE41D70" w14:textId="77777777" w:rsidR="003B4C33" w:rsidRPr="00F01693" w:rsidRDefault="003B4C33" w:rsidP="00F01693">
            <w:pPr>
              <w:jc w:val="right"/>
              <w:rPr>
                <w:rFonts w:eastAsia="Times New Roman"/>
                <w:color w:val="000000"/>
              </w:rPr>
            </w:pPr>
            <w:r w:rsidRPr="00F01693">
              <w:t>1.044</w:t>
            </w:r>
          </w:p>
        </w:tc>
        <w:tc>
          <w:tcPr>
            <w:tcW w:w="944" w:type="dxa"/>
            <w:shd w:val="clear" w:color="auto" w:fill="auto"/>
          </w:tcPr>
          <w:p w14:paraId="364A3F02" w14:textId="77777777" w:rsidR="003B4C33" w:rsidRPr="00F01693" w:rsidRDefault="003B4C33" w:rsidP="00F01693">
            <w:pPr>
              <w:jc w:val="right"/>
              <w:rPr>
                <w:rFonts w:eastAsia="Times New Roman"/>
                <w:color w:val="000000"/>
              </w:rPr>
            </w:pPr>
            <w:r w:rsidRPr="00F01693">
              <w:t>1.001</w:t>
            </w:r>
          </w:p>
        </w:tc>
        <w:tc>
          <w:tcPr>
            <w:tcW w:w="944" w:type="dxa"/>
            <w:shd w:val="clear" w:color="auto" w:fill="A5A5A5"/>
          </w:tcPr>
          <w:p w14:paraId="59600A17" w14:textId="77777777" w:rsidR="003B4C33" w:rsidRPr="00F01693" w:rsidRDefault="003B4C33" w:rsidP="00F01693">
            <w:pPr>
              <w:jc w:val="right"/>
              <w:rPr>
                <w:rFonts w:eastAsia="Times New Roman"/>
                <w:color w:val="000000"/>
              </w:rPr>
            </w:pPr>
            <w:r w:rsidRPr="00F01693">
              <w:t>1.000</w:t>
            </w:r>
          </w:p>
        </w:tc>
        <w:tc>
          <w:tcPr>
            <w:tcW w:w="945" w:type="dxa"/>
            <w:tcBorders>
              <w:right w:val="nil"/>
            </w:tcBorders>
            <w:shd w:val="clear" w:color="auto" w:fill="A5A5A5"/>
          </w:tcPr>
          <w:p w14:paraId="546FF071" w14:textId="77777777" w:rsidR="003B4C33" w:rsidRPr="00F01693" w:rsidRDefault="003B4C33" w:rsidP="00F01693">
            <w:pPr>
              <w:jc w:val="right"/>
              <w:rPr>
                <w:rFonts w:eastAsia="Times New Roman"/>
                <w:color w:val="000000"/>
              </w:rPr>
            </w:pPr>
            <w:r w:rsidRPr="00F01693">
              <w:t>0.994</w:t>
            </w:r>
          </w:p>
        </w:tc>
      </w:tr>
      <w:tr w:rsidR="003B4C33" w:rsidRPr="00F01693" w14:paraId="33A8E128" w14:textId="77777777" w:rsidTr="00402169">
        <w:trPr>
          <w:trHeight w:val="20"/>
        </w:trPr>
        <w:tc>
          <w:tcPr>
            <w:tcW w:w="2247" w:type="dxa"/>
            <w:vMerge w:val="restart"/>
            <w:tcBorders>
              <w:left w:val="nil"/>
            </w:tcBorders>
            <w:shd w:val="clear" w:color="auto" w:fill="auto"/>
            <w:noWrap/>
            <w:hideMark/>
          </w:tcPr>
          <w:p w14:paraId="621FE4DA" w14:textId="77777777" w:rsidR="003B4C33" w:rsidRPr="00F01693" w:rsidRDefault="003B4C33" w:rsidP="00F01693">
            <w:pPr>
              <w:rPr>
                <w:b/>
                <w:bCs/>
              </w:rPr>
            </w:pPr>
            <w:r w:rsidRPr="00F01693">
              <w:rPr>
                <w:b/>
                <w:bCs/>
              </w:rPr>
              <w:t>Accessibility</w:t>
            </w:r>
          </w:p>
        </w:tc>
        <w:tc>
          <w:tcPr>
            <w:tcW w:w="4841" w:type="dxa"/>
            <w:shd w:val="clear" w:color="auto" w:fill="auto"/>
            <w:noWrap/>
            <w:hideMark/>
          </w:tcPr>
          <w:p w14:paraId="7C9B58A8" w14:textId="77777777" w:rsidR="003B4C33" w:rsidRPr="00F01693" w:rsidRDefault="003B4C33" w:rsidP="00F01693">
            <w:r w:rsidRPr="00F01693">
              <w:t>Number of accessible vaccination centres within 45 min on a weekday by car</w:t>
            </w:r>
          </w:p>
        </w:tc>
        <w:tc>
          <w:tcPr>
            <w:tcW w:w="944" w:type="dxa"/>
            <w:shd w:val="clear" w:color="auto" w:fill="auto"/>
            <w:noWrap/>
          </w:tcPr>
          <w:p w14:paraId="6EA52096" w14:textId="77777777" w:rsidR="003B4C33" w:rsidRPr="00F01693" w:rsidRDefault="003B4C33" w:rsidP="00F01693">
            <w:pPr>
              <w:jc w:val="right"/>
              <w:rPr>
                <w:rFonts w:eastAsia="Times New Roman"/>
                <w:color w:val="000000"/>
              </w:rPr>
            </w:pPr>
            <w:r w:rsidRPr="00F01693">
              <w:t>0.984</w:t>
            </w:r>
          </w:p>
        </w:tc>
        <w:tc>
          <w:tcPr>
            <w:tcW w:w="944" w:type="dxa"/>
            <w:shd w:val="clear" w:color="auto" w:fill="A5A5A5"/>
            <w:noWrap/>
          </w:tcPr>
          <w:p w14:paraId="4FE00890" w14:textId="77777777" w:rsidR="003B4C33" w:rsidRPr="00F01693" w:rsidRDefault="003B4C33" w:rsidP="00F01693">
            <w:pPr>
              <w:jc w:val="right"/>
              <w:rPr>
                <w:rFonts w:eastAsia="Times New Roman"/>
                <w:color w:val="000000"/>
              </w:rPr>
            </w:pPr>
            <w:r w:rsidRPr="00F01693">
              <w:t>1.018</w:t>
            </w:r>
          </w:p>
        </w:tc>
        <w:tc>
          <w:tcPr>
            <w:tcW w:w="944" w:type="dxa"/>
            <w:shd w:val="clear" w:color="auto" w:fill="A5A5A5"/>
            <w:noWrap/>
          </w:tcPr>
          <w:p w14:paraId="60B54FB5" w14:textId="77777777" w:rsidR="003B4C33" w:rsidRPr="00F01693" w:rsidRDefault="003B4C33" w:rsidP="00F01693">
            <w:pPr>
              <w:jc w:val="right"/>
              <w:rPr>
                <w:rFonts w:eastAsia="Times New Roman"/>
                <w:color w:val="000000"/>
              </w:rPr>
            </w:pPr>
            <w:r w:rsidRPr="00F01693">
              <w:t>1.000</w:t>
            </w:r>
          </w:p>
        </w:tc>
        <w:tc>
          <w:tcPr>
            <w:tcW w:w="944" w:type="dxa"/>
            <w:tcBorders>
              <w:right w:val="nil"/>
            </w:tcBorders>
            <w:shd w:val="clear" w:color="auto" w:fill="A5A5A5"/>
            <w:noWrap/>
          </w:tcPr>
          <w:p w14:paraId="26BFB2F7" w14:textId="77777777" w:rsidR="003B4C33" w:rsidRPr="00F01693" w:rsidRDefault="003B4C33" w:rsidP="00F01693">
            <w:pPr>
              <w:jc w:val="right"/>
              <w:rPr>
                <w:rFonts w:eastAsia="Times New Roman"/>
                <w:color w:val="000000"/>
              </w:rPr>
            </w:pPr>
            <w:r w:rsidRPr="00F01693">
              <w:t>1.060</w:t>
            </w:r>
          </w:p>
        </w:tc>
        <w:tc>
          <w:tcPr>
            <w:tcW w:w="944" w:type="dxa"/>
            <w:shd w:val="clear" w:color="auto" w:fill="auto"/>
          </w:tcPr>
          <w:p w14:paraId="234169E6" w14:textId="77777777" w:rsidR="003B4C33" w:rsidRPr="00F01693" w:rsidRDefault="003B4C33" w:rsidP="00F01693">
            <w:pPr>
              <w:jc w:val="right"/>
              <w:rPr>
                <w:rFonts w:eastAsia="Times New Roman"/>
                <w:color w:val="000000"/>
              </w:rPr>
            </w:pPr>
            <w:r w:rsidRPr="00F01693">
              <w:t>0.977</w:t>
            </w:r>
          </w:p>
        </w:tc>
        <w:tc>
          <w:tcPr>
            <w:tcW w:w="944" w:type="dxa"/>
            <w:shd w:val="clear" w:color="auto" w:fill="auto"/>
          </w:tcPr>
          <w:p w14:paraId="1F8870ED" w14:textId="77777777" w:rsidR="003B4C33" w:rsidRPr="00F01693" w:rsidRDefault="003B4C33" w:rsidP="00F01693">
            <w:pPr>
              <w:jc w:val="right"/>
              <w:rPr>
                <w:rFonts w:eastAsia="Times New Roman"/>
                <w:color w:val="000000"/>
              </w:rPr>
            </w:pPr>
            <w:r w:rsidRPr="00F01693">
              <w:t>0.959</w:t>
            </w:r>
          </w:p>
        </w:tc>
        <w:tc>
          <w:tcPr>
            <w:tcW w:w="945" w:type="dxa"/>
            <w:tcBorders>
              <w:right w:val="nil"/>
            </w:tcBorders>
            <w:shd w:val="clear" w:color="auto" w:fill="auto"/>
          </w:tcPr>
          <w:p w14:paraId="5060FBCE" w14:textId="77777777" w:rsidR="003B4C33" w:rsidRPr="00F01693" w:rsidRDefault="003B4C33" w:rsidP="00F01693">
            <w:pPr>
              <w:jc w:val="right"/>
              <w:rPr>
                <w:rFonts w:eastAsia="Times New Roman"/>
                <w:color w:val="000000"/>
              </w:rPr>
            </w:pPr>
            <w:r w:rsidRPr="00F01693">
              <w:t>0.991</w:t>
            </w:r>
          </w:p>
        </w:tc>
      </w:tr>
      <w:tr w:rsidR="003B4C33" w:rsidRPr="00F01693" w14:paraId="5E37A21B" w14:textId="77777777" w:rsidTr="00402169">
        <w:trPr>
          <w:trHeight w:val="20"/>
        </w:trPr>
        <w:tc>
          <w:tcPr>
            <w:tcW w:w="2247" w:type="dxa"/>
            <w:vMerge/>
            <w:tcBorders>
              <w:left w:val="nil"/>
            </w:tcBorders>
            <w:shd w:val="clear" w:color="auto" w:fill="auto"/>
            <w:noWrap/>
            <w:hideMark/>
          </w:tcPr>
          <w:p w14:paraId="70D294C5" w14:textId="77777777" w:rsidR="003B4C33" w:rsidRPr="00F01693" w:rsidRDefault="003B4C33" w:rsidP="00F01693">
            <w:pPr>
              <w:rPr>
                <w:b/>
                <w:bCs/>
              </w:rPr>
            </w:pPr>
          </w:p>
        </w:tc>
        <w:tc>
          <w:tcPr>
            <w:tcW w:w="4841" w:type="dxa"/>
            <w:shd w:val="clear" w:color="auto" w:fill="auto"/>
            <w:noWrap/>
            <w:hideMark/>
          </w:tcPr>
          <w:p w14:paraId="59A23038" w14:textId="77777777" w:rsidR="003B4C33" w:rsidRPr="00F01693" w:rsidRDefault="003B4C33" w:rsidP="00F01693">
            <w:r w:rsidRPr="00F01693">
              <w:t>Number of accessible vaccination centres within 60 min on a weekday at 12 pm by public transportation</w:t>
            </w:r>
          </w:p>
        </w:tc>
        <w:tc>
          <w:tcPr>
            <w:tcW w:w="944" w:type="dxa"/>
            <w:shd w:val="clear" w:color="auto" w:fill="auto"/>
            <w:noWrap/>
          </w:tcPr>
          <w:p w14:paraId="3E20A87D" w14:textId="77777777" w:rsidR="003B4C33" w:rsidRPr="00F01693" w:rsidRDefault="003B4C33" w:rsidP="00F01693">
            <w:pPr>
              <w:jc w:val="right"/>
              <w:rPr>
                <w:rFonts w:eastAsia="Times New Roman"/>
                <w:color w:val="000000"/>
              </w:rPr>
            </w:pPr>
            <w:r w:rsidRPr="00F01693">
              <w:t>1.019</w:t>
            </w:r>
          </w:p>
        </w:tc>
        <w:tc>
          <w:tcPr>
            <w:tcW w:w="944" w:type="dxa"/>
            <w:shd w:val="clear" w:color="auto" w:fill="A5A5A5"/>
            <w:noWrap/>
          </w:tcPr>
          <w:p w14:paraId="05EC9C94" w14:textId="77777777" w:rsidR="003B4C33" w:rsidRPr="00F01693" w:rsidRDefault="003B4C33" w:rsidP="00F01693">
            <w:pPr>
              <w:jc w:val="right"/>
              <w:rPr>
                <w:rFonts w:eastAsia="Times New Roman"/>
                <w:color w:val="000000"/>
              </w:rPr>
            </w:pPr>
            <w:r w:rsidRPr="00F01693">
              <w:t>0.992</w:t>
            </w:r>
          </w:p>
        </w:tc>
        <w:tc>
          <w:tcPr>
            <w:tcW w:w="944" w:type="dxa"/>
            <w:shd w:val="clear" w:color="auto" w:fill="A5A5A5"/>
            <w:noWrap/>
          </w:tcPr>
          <w:p w14:paraId="613F9316" w14:textId="77777777" w:rsidR="003B4C33" w:rsidRPr="00F01693" w:rsidRDefault="003B4C33" w:rsidP="00F01693">
            <w:pPr>
              <w:jc w:val="right"/>
              <w:rPr>
                <w:rFonts w:eastAsia="Times New Roman"/>
                <w:color w:val="000000"/>
              </w:rPr>
            </w:pPr>
            <w:r w:rsidRPr="00F01693">
              <w:t>0.966</w:t>
            </w:r>
          </w:p>
        </w:tc>
        <w:tc>
          <w:tcPr>
            <w:tcW w:w="944" w:type="dxa"/>
            <w:tcBorders>
              <w:right w:val="nil"/>
            </w:tcBorders>
            <w:shd w:val="clear" w:color="auto" w:fill="A5A5A5"/>
            <w:noWrap/>
          </w:tcPr>
          <w:p w14:paraId="5EFA8B1B" w14:textId="77777777" w:rsidR="003B4C33" w:rsidRPr="00F01693" w:rsidRDefault="003B4C33" w:rsidP="00F01693">
            <w:pPr>
              <w:jc w:val="right"/>
              <w:rPr>
                <w:rFonts w:eastAsia="Times New Roman"/>
                <w:color w:val="000000"/>
              </w:rPr>
            </w:pPr>
            <w:r w:rsidRPr="00F01693">
              <w:t>0.980</w:t>
            </w:r>
          </w:p>
        </w:tc>
        <w:tc>
          <w:tcPr>
            <w:tcW w:w="944" w:type="dxa"/>
            <w:shd w:val="clear" w:color="auto" w:fill="auto"/>
          </w:tcPr>
          <w:p w14:paraId="4CB77C06" w14:textId="77777777" w:rsidR="003B4C33" w:rsidRPr="00F01693" w:rsidRDefault="003B4C33" w:rsidP="00F01693">
            <w:pPr>
              <w:jc w:val="right"/>
              <w:rPr>
                <w:rFonts w:eastAsia="Times New Roman"/>
                <w:color w:val="000000"/>
              </w:rPr>
            </w:pPr>
            <w:r w:rsidRPr="00F01693">
              <w:t>1.020</w:t>
            </w:r>
          </w:p>
        </w:tc>
        <w:tc>
          <w:tcPr>
            <w:tcW w:w="944" w:type="dxa"/>
            <w:shd w:val="clear" w:color="auto" w:fill="A5A5A5"/>
          </w:tcPr>
          <w:p w14:paraId="361DDDA1" w14:textId="77777777" w:rsidR="003B4C33" w:rsidRPr="00F01693" w:rsidRDefault="003B4C33" w:rsidP="00F01693">
            <w:pPr>
              <w:jc w:val="right"/>
              <w:rPr>
                <w:rFonts w:eastAsia="Times New Roman"/>
                <w:color w:val="000000"/>
              </w:rPr>
            </w:pPr>
            <w:r w:rsidRPr="00F01693">
              <w:t>0.988</w:t>
            </w:r>
          </w:p>
        </w:tc>
        <w:tc>
          <w:tcPr>
            <w:tcW w:w="945" w:type="dxa"/>
            <w:tcBorders>
              <w:right w:val="nil"/>
            </w:tcBorders>
            <w:shd w:val="clear" w:color="auto" w:fill="auto"/>
          </w:tcPr>
          <w:p w14:paraId="32CC2F19" w14:textId="77777777" w:rsidR="003B4C33" w:rsidRPr="00F01693" w:rsidRDefault="003B4C33" w:rsidP="00F01693">
            <w:pPr>
              <w:jc w:val="right"/>
              <w:rPr>
                <w:rFonts w:eastAsia="Times New Roman"/>
                <w:color w:val="000000"/>
              </w:rPr>
            </w:pPr>
            <w:r w:rsidRPr="00F01693">
              <w:t>1.018</w:t>
            </w:r>
          </w:p>
        </w:tc>
      </w:tr>
      <w:tr w:rsidR="003B4C33" w:rsidRPr="00F01693" w14:paraId="143C82FB" w14:textId="77777777" w:rsidTr="00402169">
        <w:trPr>
          <w:trHeight w:val="20"/>
        </w:trPr>
        <w:tc>
          <w:tcPr>
            <w:tcW w:w="2247" w:type="dxa"/>
            <w:vMerge/>
            <w:tcBorders>
              <w:left w:val="nil"/>
            </w:tcBorders>
            <w:shd w:val="clear" w:color="auto" w:fill="auto"/>
            <w:noWrap/>
            <w:hideMark/>
          </w:tcPr>
          <w:p w14:paraId="1752BF5A" w14:textId="77777777" w:rsidR="003B4C33" w:rsidRPr="00F01693" w:rsidRDefault="003B4C33" w:rsidP="00F01693">
            <w:pPr>
              <w:rPr>
                <w:b/>
                <w:bCs/>
              </w:rPr>
            </w:pPr>
          </w:p>
        </w:tc>
        <w:tc>
          <w:tcPr>
            <w:tcW w:w="4841" w:type="dxa"/>
            <w:shd w:val="clear" w:color="auto" w:fill="auto"/>
            <w:noWrap/>
            <w:hideMark/>
          </w:tcPr>
          <w:p w14:paraId="5C83957E" w14:textId="77777777" w:rsidR="003B4C33" w:rsidRPr="00F01693" w:rsidRDefault="003B4C33" w:rsidP="00F01693">
            <w:r w:rsidRPr="00F01693">
              <w:t>Share of households owning no car</w:t>
            </w:r>
          </w:p>
        </w:tc>
        <w:tc>
          <w:tcPr>
            <w:tcW w:w="944" w:type="dxa"/>
            <w:shd w:val="clear" w:color="auto" w:fill="auto"/>
            <w:noWrap/>
          </w:tcPr>
          <w:p w14:paraId="3F0AECA6" w14:textId="77777777" w:rsidR="003B4C33" w:rsidRPr="00F01693" w:rsidRDefault="003B4C33" w:rsidP="00F01693">
            <w:pPr>
              <w:jc w:val="right"/>
              <w:rPr>
                <w:rFonts w:eastAsia="Times New Roman"/>
                <w:color w:val="000000"/>
              </w:rPr>
            </w:pPr>
            <w:r w:rsidRPr="00F01693">
              <w:t>0.949</w:t>
            </w:r>
          </w:p>
        </w:tc>
        <w:tc>
          <w:tcPr>
            <w:tcW w:w="944" w:type="dxa"/>
            <w:shd w:val="clear" w:color="auto" w:fill="auto"/>
            <w:noWrap/>
          </w:tcPr>
          <w:p w14:paraId="21256909" w14:textId="77777777" w:rsidR="003B4C33" w:rsidRPr="00F01693" w:rsidRDefault="003B4C33" w:rsidP="00F01693">
            <w:pPr>
              <w:jc w:val="right"/>
              <w:rPr>
                <w:rFonts w:eastAsia="Times New Roman"/>
                <w:color w:val="000000"/>
              </w:rPr>
            </w:pPr>
            <w:r w:rsidRPr="00F01693">
              <w:t>0.958</w:t>
            </w:r>
          </w:p>
        </w:tc>
        <w:tc>
          <w:tcPr>
            <w:tcW w:w="944" w:type="dxa"/>
            <w:shd w:val="clear" w:color="auto" w:fill="auto"/>
            <w:noWrap/>
          </w:tcPr>
          <w:p w14:paraId="333B31BF" w14:textId="77777777" w:rsidR="003B4C33" w:rsidRPr="00F01693" w:rsidRDefault="003B4C33" w:rsidP="00F01693">
            <w:pPr>
              <w:jc w:val="right"/>
              <w:rPr>
                <w:rFonts w:eastAsia="Times New Roman"/>
                <w:color w:val="000000"/>
              </w:rPr>
            </w:pPr>
            <w:r w:rsidRPr="00F01693">
              <w:t>0.991</w:t>
            </w:r>
          </w:p>
        </w:tc>
        <w:tc>
          <w:tcPr>
            <w:tcW w:w="944" w:type="dxa"/>
            <w:tcBorders>
              <w:right w:val="nil"/>
            </w:tcBorders>
            <w:shd w:val="clear" w:color="auto" w:fill="auto"/>
            <w:noWrap/>
          </w:tcPr>
          <w:p w14:paraId="00F03E10" w14:textId="77777777" w:rsidR="003B4C33" w:rsidRPr="00F01693" w:rsidRDefault="003B4C33" w:rsidP="00F01693">
            <w:pPr>
              <w:jc w:val="right"/>
              <w:rPr>
                <w:rFonts w:eastAsia="Times New Roman"/>
                <w:color w:val="000000"/>
              </w:rPr>
            </w:pPr>
            <w:r w:rsidRPr="00F01693">
              <w:t>0.983</w:t>
            </w:r>
          </w:p>
        </w:tc>
        <w:tc>
          <w:tcPr>
            <w:tcW w:w="944" w:type="dxa"/>
            <w:shd w:val="clear" w:color="auto" w:fill="auto"/>
          </w:tcPr>
          <w:p w14:paraId="1B899ED7" w14:textId="77777777" w:rsidR="003B4C33" w:rsidRPr="00F01693" w:rsidRDefault="003B4C33" w:rsidP="00F01693">
            <w:pPr>
              <w:jc w:val="right"/>
              <w:rPr>
                <w:rFonts w:eastAsia="Times New Roman"/>
                <w:color w:val="000000"/>
              </w:rPr>
            </w:pPr>
            <w:r w:rsidRPr="00F01693">
              <w:t>0.930</w:t>
            </w:r>
          </w:p>
        </w:tc>
        <w:tc>
          <w:tcPr>
            <w:tcW w:w="944" w:type="dxa"/>
            <w:shd w:val="clear" w:color="auto" w:fill="auto"/>
          </w:tcPr>
          <w:p w14:paraId="099F6C56" w14:textId="77777777" w:rsidR="003B4C33" w:rsidRPr="00F01693" w:rsidRDefault="003B4C33" w:rsidP="00F01693">
            <w:pPr>
              <w:jc w:val="right"/>
              <w:rPr>
                <w:rFonts w:eastAsia="Times New Roman"/>
                <w:color w:val="000000"/>
              </w:rPr>
            </w:pPr>
            <w:r w:rsidRPr="00F01693">
              <w:t>0.974</w:t>
            </w:r>
          </w:p>
        </w:tc>
        <w:tc>
          <w:tcPr>
            <w:tcW w:w="945" w:type="dxa"/>
            <w:tcBorders>
              <w:right w:val="nil"/>
            </w:tcBorders>
            <w:shd w:val="clear" w:color="auto" w:fill="auto"/>
          </w:tcPr>
          <w:p w14:paraId="440BD022" w14:textId="77777777" w:rsidR="003B4C33" w:rsidRPr="00F01693" w:rsidRDefault="003B4C33" w:rsidP="00F01693">
            <w:pPr>
              <w:jc w:val="right"/>
              <w:rPr>
                <w:rFonts w:eastAsia="Times New Roman"/>
                <w:color w:val="000000"/>
              </w:rPr>
            </w:pPr>
            <w:r w:rsidRPr="00F01693">
              <w:t>0.923</w:t>
            </w:r>
          </w:p>
        </w:tc>
      </w:tr>
      <w:tr w:rsidR="003B4C33" w:rsidRPr="00F01693" w14:paraId="3E51BFDA" w14:textId="77777777" w:rsidTr="00402169">
        <w:trPr>
          <w:trHeight w:val="20"/>
        </w:trPr>
        <w:tc>
          <w:tcPr>
            <w:tcW w:w="2247" w:type="dxa"/>
            <w:tcBorders>
              <w:left w:val="nil"/>
            </w:tcBorders>
            <w:shd w:val="clear" w:color="auto" w:fill="auto"/>
            <w:noWrap/>
            <w:hideMark/>
          </w:tcPr>
          <w:p w14:paraId="70799213" w14:textId="77777777" w:rsidR="003B4C33" w:rsidRPr="00F01693" w:rsidRDefault="003B4C33" w:rsidP="00F01693">
            <w:pPr>
              <w:rPr>
                <w:b/>
                <w:bCs/>
              </w:rPr>
            </w:pPr>
            <w:r w:rsidRPr="00F01693">
              <w:rPr>
                <w:b/>
                <w:bCs/>
              </w:rPr>
              <w:t>Activity commitment</w:t>
            </w:r>
          </w:p>
        </w:tc>
        <w:tc>
          <w:tcPr>
            <w:tcW w:w="4841" w:type="dxa"/>
            <w:shd w:val="clear" w:color="auto" w:fill="auto"/>
            <w:noWrap/>
            <w:hideMark/>
          </w:tcPr>
          <w:p w14:paraId="02E5DA44" w14:textId="77777777" w:rsidR="003B4C33" w:rsidRPr="00F01693" w:rsidRDefault="003B4C33" w:rsidP="00F01693">
            <w:r w:rsidRPr="00F01693">
              <w:t>Share of part-time workers in the resident</w:t>
            </w:r>
            <w:r w:rsidRPr="00F01693">
              <w:br/>
              <w:t>population aged 16-74</w:t>
            </w:r>
          </w:p>
        </w:tc>
        <w:tc>
          <w:tcPr>
            <w:tcW w:w="944" w:type="dxa"/>
            <w:shd w:val="clear" w:color="auto" w:fill="auto"/>
            <w:noWrap/>
          </w:tcPr>
          <w:p w14:paraId="46F323D1" w14:textId="77777777" w:rsidR="003B4C33" w:rsidRPr="00F01693" w:rsidRDefault="003B4C33" w:rsidP="00F01693">
            <w:pPr>
              <w:jc w:val="right"/>
              <w:rPr>
                <w:rFonts w:eastAsia="Times New Roman"/>
                <w:color w:val="000000"/>
              </w:rPr>
            </w:pPr>
            <w:r w:rsidRPr="00F01693">
              <w:t>1.039</w:t>
            </w:r>
          </w:p>
        </w:tc>
        <w:tc>
          <w:tcPr>
            <w:tcW w:w="944" w:type="dxa"/>
            <w:shd w:val="clear" w:color="auto" w:fill="auto"/>
            <w:noWrap/>
          </w:tcPr>
          <w:p w14:paraId="78B1DCD8" w14:textId="77777777" w:rsidR="003B4C33" w:rsidRPr="00F01693" w:rsidRDefault="003B4C33" w:rsidP="00F01693">
            <w:pPr>
              <w:jc w:val="right"/>
              <w:rPr>
                <w:rFonts w:eastAsia="Times New Roman"/>
                <w:color w:val="000000"/>
              </w:rPr>
            </w:pPr>
            <w:r w:rsidRPr="00F01693">
              <w:t>1.038</w:t>
            </w:r>
          </w:p>
        </w:tc>
        <w:tc>
          <w:tcPr>
            <w:tcW w:w="944" w:type="dxa"/>
            <w:shd w:val="clear" w:color="auto" w:fill="auto"/>
            <w:noWrap/>
          </w:tcPr>
          <w:p w14:paraId="5A724C18" w14:textId="77777777" w:rsidR="003B4C33" w:rsidRPr="00F01693" w:rsidRDefault="003B4C33" w:rsidP="00F01693">
            <w:pPr>
              <w:jc w:val="right"/>
              <w:rPr>
                <w:rFonts w:eastAsia="Times New Roman"/>
                <w:color w:val="000000"/>
              </w:rPr>
            </w:pPr>
            <w:r w:rsidRPr="00F01693">
              <w:t>1.046</w:t>
            </w:r>
          </w:p>
        </w:tc>
        <w:tc>
          <w:tcPr>
            <w:tcW w:w="944" w:type="dxa"/>
            <w:tcBorders>
              <w:right w:val="nil"/>
            </w:tcBorders>
            <w:shd w:val="clear" w:color="auto" w:fill="auto"/>
            <w:noWrap/>
          </w:tcPr>
          <w:p w14:paraId="6DDE17D9" w14:textId="77777777" w:rsidR="003B4C33" w:rsidRPr="00F01693" w:rsidRDefault="003B4C33" w:rsidP="00F01693">
            <w:pPr>
              <w:jc w:val="right"/>
              <w:rPr>
                <w:rFonts w:eastAsia="Times New Roman"/>
                <w:color w:val="000000"/>
              </w:rPr>
            </w:pPr>
            <w:r w:rsidRPr="00F01693">
              <w:t>1.069</w:t>
            </w:r>
          </w:p>
        </w:tc>
        <w:tc>
          <w:tcPr>
            <w:tcW w:w="944" w:type="dxa"/>
            <w:shd w:val="clear" w:color="auto" w:fill="auto"/>
          </w:tcPr>
          <w:p w14:paraId="7C45C595" w14:textId="77777777" w:rsidR="003B4C33" w:rsidRPr="00F01693" w:rsidRDefault="003B4C33" w:rsidP="00F01693">
            <w:pPr>
              <w:jc w:val="right"/>
              <w:rPr>
                <w:rFonts w:eastAsia="Times New Roman"/>
                <w:color w:val="000000"/>
              </w:rPr>
            </w:pPr>
            <w:r w:rsidRPr="00F01693">
              <w:t>1.021</w:t>
            </w:r>
          </w:p>
        </w:tc>
        <w:tc>
          <w:tcPr>
            <w:tcW w:w="944" w:type="dxa"/>
            <w:shd w:val="clear" w:color="auto" w:fill="A5A5A5"/>
          </w:tcPr>
          <w:p w14:paraId="1BB9D8BF" w14:textId="77777777" w:rsidR="003B4C33" w:rsidRPr="00F01693" w:rsidRDefault="003B4C33" w:rsidP="00F01693">
            <w:pPr>
              <w:jc w:val="right"/>
              <w:rPr>
                <w:rFonts w:eastAsia="Times New Roman"/>
                <w:color w:val="000000"/>
              </w:rPr>
            </w:pPr>
            <w:r w:rsidRPr="00F01693">
              <w:t>0.995</w:t>
            </w:r>
          </w:p>
        </w:tc>
        <w:tc>
          <w:tcPr>
            <w:tcW w:w="945" w:type="dxa"/>
            <w:tcBorders>
              <w:right w:val="nil"/>
            </w:tcBorders>
            <w:shd w:val="clear" w:color="auto" w:fill="auto"/>
          </w:tcPr>
          <w:p w14:paraId="43BCD55A" w14:textId="77777777" w:rsidR="003B4C33" w:rsidRPr="00F01693" w:rsidRDefault="003B4C33" w:rsidP="00F01693">
            <w:pPr>
              <w:jc w:val="right"/>
              <w:rPr>
                <w:rFonts w:eastAsia="Times New Roman"/>
                <w:color w:val="000000"/>
              </w:rPr>
            </w:pPr>
            <w:r w:rsidRPr="00F01693">
              <w:t>1.023</w:t>
            </w:r>
          </w:p>
        </w:tc>
      </w:tr>
      <w:tr w:rsidR="003B4C33" w:rsidRPr="00F01693" w14:paraId="64FFF473" w14:textId="77777777" w:rsidTr="00402169">
        <w:trPr>
          <w:trHeight w:val="20"/>
        </w:trPr>
        <w:tc>
          <w:tcPr>
            <w:tcW w:w="2247" w:type="dxa"/>
            <w:tcBorders>
              <w:left w:val="nil"/>
              <w:bottom w:val="single" w:sz="4" w:space="0" w:color="999999"/>
            </w:tcBorders>
            <w:shd w:val="clear" w:color="auto" w:fill="auto"/>
            <w:noWrap/>
            <w:hideMark/>
          </w:tcPr>
          <w:p w14:paraId="6139E616" w14:textId="77777777" w:rsidR="003B4C33" w:rsidRPr="00F01693" w:rsidRDefault="003B4C33" w:rsidP="00F01693">
            <w:pPr>
              <w:rPr>
                <w:b/>
                <w:bCs/>
              </w:rPr>
            </w:pPr>
            <w:r w:rsidRPr="00F01693">
              <w:rPr>
                <w:b/>
                <w:bCs/>
              </w:rPr>
              <w:t>Population Health</w:t>
            </w:r>
          </w:p>
        </w:tc>
        <w:tc>
          <w:tcPr>
            <w:tcW w:w="4841" w:type="dxa"/>
            <w:tcBorders>
              <w:bottom w:val="single" w:sz="4" w:space="0" w:color="999999"/>
            </w:tcBorders>
            <w:shd w:val="clear" w:color="auto" w:fill="auto"/>
            <w:noWrap/>
            <w:hideMark/>
          </w:tcPr>
          <w:p w14:paraId="053CB64F" w14:textId="77777777" w:rsidR="003B4C33" w:rsidRPr="00F01693" w:rsidRDefault="003B4C33" w:rsidP="00F01693">
            <w:r w:rsidRPr="00F01693">
              <w:t>Median ages of the resident population</w:t>
            </w:r>
          </w:p>
        </w:tc>
        <w:tc>
          <w:tcPr>
            <w:tcW w:w="944" w:type="dxa"/>
            <w:tcBorders>
              <w:bottom w:val="single" w:sz="4" w:space="0" w:color="999999"/>
            </w:tcBorders>
            <w:shd w:val="clear" w:color="auto" w:fill="auto"/>
            <w:noWrap/>
          </w:tcPr>
          <w:p w14:paraId="052A9FC9" w14:textId="77777777" w:rsidR="003B4C33" w:rsidRPr="00F01693" w:rsidRDefault="003B4C33" w:rsidP="00F01693">
            <w:pPr>
              <w:jc w:val="right"/>
              <w:rPr>
                <w:rFonts w:eastAsia="Times New Roman"/>
                <w:color w:val="000000"/>
              </w:rPr>
            </w:pPr>
            <w:r w:rsidRPr="00F01693">
              <w:t>1.032</w:t>
            </w:r>
          </w:p>
        </w:tc>
        <w:tc>
          <w:tcPr>
            <w:tcW w:w="944" w:type="dxa"/>
            <w:tcBorders>
              <w:bottom w:val="single" w:sz="4" w:space="0" w:color="999999"/>
            </w:tcBorders>
            <w:shd w:val="clear" w:color="auto" w:fill="auto"/>
            <w:noWrap/>
          </w:tcPr>
          <w:p w14:paraId="4F40A681" w14:textId="77777777" w:rsidR="003B4C33" w:rsidRPr="00F01693" w:rsidRDefault="003B4C33" w:rsidP="00F01693">
            <w:pPr>
              <w:jc w:val="right"/>
              <w:rPr>
                <w:rFonts w:eastAsia="Times New Roman"/>
                <w:color w:val="000000"/>
              </w:rPr>
            </w:pPr>
            <w:r w:rsidRPr="00F01693">
              <w:t>1.036</w:t>
            </w:r>
          </w:p>
        </w:tc>
        <w:tc>
          <w:tcPr>
            <w:tcW w:w="944" w:type="dxa"/>
            <w:tcBorders>
              <w:bottom w:val="single" w:sz="4" w:space="0" w:color="999999"/>
            </w:tcBorders>
            <w:shd w:val="clear" w:color="auto" w:fill="auto"/>
            <w:noWrap/>
          </w:tcPr>
          <w:p w14:paraId="7E407D73" w14:textId="77777777" w:rsidR="003B4C33" w:rsidRPr="00F01693" w:rsidRDefault="003B4C33" w:rsidP="00F01693">
            <w:pPr>
              <w:jc w:val="right"/>
              <w:rPr>
                <w:rFonts w:eastAsia="Times New Roman"/>
                <w:color w:val="000000"/>
              </w:rPr>
            </w:pPr>
            <w:r w:rsidRPr="00F01693">
              <w:t>1.003</w:t>
            </w:r>
          </w:p>
        </w:tc>
        <w:tc>
          <w:tcPr>
            <w:tcW w:w="944" w:type="dxa"/>
            <w:tcBorders>
              <w:bottom w:val="single" w:sz="4" w:space="0" w:color="999999"/>
              <w:right w:val="nil"/>
            </w:tcBorders>
            <w:shd w:val="clear" w:color="auto" w:fill="auto"/>
            <w:noWrap/>
          </w:tcPr>
          <w:p w14:paraId="0B1995C6" w14:textId="77777777" w:rsidR="003B4C33" w:rsidRPr="00F01693" w:rsidRDefault="003B4C33" w:rsidP="00F01693">
            <w:pPr>
              <w:jc w:val="right"/>
              <w:rPr>
                <w:rFonts w:eastAsia="Times New Roman"/>
                <w:color w:val="000000"/>
              </w:rPr>
            </w:pPr>
            <w:r w:rsidRPr="00F01693">
              <w:t>1.066</w:t>
            </w:r>
          </w:p>
        </w:tc>
        <w:tc>
          <w:tcPr>
            <w:tcW w:w="944" w:type="dxa"/>
            <w:tcBorders>
              <w:bottom w:val="single" w:sz="4" w:space="0" w:color="999999"/>
            </w:tcBorders>
            <w:shd w:val="clear" w:color="auto" w:fill="auto"/>
          </w:tcPr>
          <w:p w14:paraId="6F937D1B" w14:textId="77777777" w:rsidR="003B4C33" w:rsidRPr="00F01693" w:rsidRDefault="003B4C33" w:rsidP="00F01693">
            <w:pPr>
              <w:jc w:val="right"/>
              <w:rPr>
                <w:rFonts w:eastAsia="Times New Roman"/>
                <w:color w:val="000000"/>
              </w:rPr>
            </w:pPr>
            <w:r w:rsidRPr="00F01693">
              <w:t>1.006</w:t>
            </w:r>
          </w:p>
        </w:tc>
        <w:tc>
          <w:tcPr>
            <w:tcW w:w="944" w:type="dxa"/>
            <w:tcBorders>
              <w:bottom w:val="single" w:sz="4" w:space="0" w:color="999999"/>
            </w:tcBorders>
            <w:shd w:val="clear" w:color="auto" w:fill="auto"/>
          </w:tcPr>
          <w:p w14:paraId="08336D26" w14:textId="77777777" w:rsidR="003B4C33" w:rsidRPr="00F01693" w:rsidRDefault="003B4C33" w:rsidP="00F01693">
            <w:pPr>
              <w:jc w:val="right"/>
              <w:rPr>
                <w:rFonts w:eastAsia="Times New Roman"/>
                <w:color w:val="000000"/>
              </w:rPr>
            </w:pPr>
            <w:r w:rsidRPr="00F01693">
              <w:t>1.035</w:t>
            </w:r>
          </w:p>
        </w:tc>
        <w:tc>
          <w:tcPr>
            <w:tcW w:w="945" w:type="dxa"/>
            <w:tcBorders>
              <w:bottom w:val="single" w:sz="4" w:space="0" w:color="999999"/>
              <w:right w:val="nil"/>
            </w:tcBorders>
            <w:shd w:val="clear" w:color="auto" w:fill="auto"/>
          </w:tcPr>
          <w:p w14:paraId="37EEF37E" w14:textId="77777777" w:rsidR="003B4C33" w:rsidRPr="00F01693" w:rsidRDefault="003B4C33" w:rsidP="00F01693">
            <w:pPr>
              <w:jc w:val="right"/>
              <w:rPr>
                <w:rFonts w:eastAsia="Times New Roman"/>
                <w:color w:val="000000"/>
              </w:rPr>
            </w:pPr>
            <w:r w:rsidRPr="00F01693">
              <w:t>1.018</w:t>
            </w:r>
          </w:p>
        </w:tc>
      </w:tr>
      <w:tr w:rsidR="003B4C33" w:rsidRPr="00F01693" w14:paraId="236EAE13" w14:textId="77777777" w:rsidTr="00402169">
        <w:trPr>
          <w:trHeight w:val="20"/>
        </w:trPr>
        <w:tc>
          <w:tcPr>
            <w:tcW w:w="2247" w:type="dxa"/>
            <w:vMerge w:val="restart"/>
            <w:tcBorders>
              <w:left w:val="nil"/>
            </w:tcBorders>
            <w:shd w:val="clear" w:color="auto" w:fill="auto"/>
            <w:noWrap/>
            <w:hideMark/>
          </w:tcPr>
          <w:p w14:paraId="4A51CB26" w14:textId="77777777" w:rsidR="003B4C33" w:rsidRPr="00F01693" w:rsidRDefault="003B4C33" w:rsidP="00F01693">
            <w:pPr>
              <w:rPr>
                <w:b/>
                <w:bCs/>
              </w:rPr>
            </w:pPr>
            <w:r w:rsidRPr="00F01693">
              <w:rPr>
                <w:b/>
                <w:bCs/>
              </w:rPr>
              <w:t>Ethnicity</w:t>
            </w:r>
          </w:p>
        </w:tc>
        <w:tc>
          <w:tcPr>
            <w:tcW w:w="4841" w:type="dxa"/>
            <w:shd w:val="clear" w:color="auto" w:fill="auto"/>
            <w:noWrap/>
            <w:hideMark/>
          </w:tcPr>
          <w:p w14:paraId="3EEB55CF" w14:textId="77777777" w:rsidR="003B4C33" w:rsidRPr="00F01693" w:rsidRDefault="003B4C33" w:rsidP="00F01693">
            <w:r w:rsidRPr="00F01693">
              <w:t>Share of Chinese resident population</w:t>
            </w:r>
          </w:p>
        </w:tc>
        <w:tc>
          <w:tcPr>
            <w:tcW w:w="944" w:type="dxa"/>
            <w:shd w:val="clear" w:color="auto" w:fill="auto"/>
            <w:noWrap/>
          </w:tcPr>
          <w:p w14:paraId="6547BA57" w14:textId="77777777" w:rsidR="003B4C33" w:rsidRPr="00F01693" w:rsidRDefault="003B4C33" w:rsidP="00F01693">
            <w:pPr>
              <w:jc w:val="right"/>
              <w:rPr>
                <w:rFonts w:eastAsia="Times New Roman"/>
                <w:color w:val="000000"/>
              </w:rPr>
            </w:pPr>
            <w:r w:rsidRPr="00F01693">
              <w:t>0.976</w:t>
            </w:r>
          </w:p>
        </w:tc>
        <w:tc>
          <w:tcPr>
            <w:tcW w:w="944" w:type="dxa"/>
            <w:shd w:val="clear" w:color="auto" w:fill="auto"/>
            <w:noWrap/>
          </w:tcPr>
          <w:p w14:paraId="0BC49B23" w14:textId="77777777" w:rsidR="003B4C33" w:rsidRPr="00F01693" w:rsidRDefault="003B4C33" w:rsidP="00F01693">
            <w:pPr>
              <w:jc w:val="right"/>
              <w:rPr>
                <w:rFonts w:eastAsia="Times New Roman"/>
                <w:color w:val="000000"/>
              </w:rPr>
            </w:pPr>
            <w:r w:rsidRPr="00F01693">
              <w:t>0.956</w:t>
            </w:r>
          </w:p>
        </w:tc>
        <w:tc>
          <w:tcPr>
            <w:tcW w:w="944" w:type="dxa"/>
            <w:shd w:val="clear" w:color="auto" w:fill="auto"/>
            <w:noWrap/>
          </w:tcPr>
          <w:p w14:paraId="1080470A" w14:textId="77777777" w:rsidR="003B4C33" w:rsidRPr="00F01693" w:rsidRDefault="003B4C33" w:rsidP="00F01693">
            <w:pPr>
              <w:jc w:val="right"/>
              <w:rPr>
                <w:rFonts w:eastAsia="Times New Roman"/>
                <w:color w:val="000000"/>
              </w:rPr>
            </w:pPr>
            <w:r w:rsidRPr="00F01693">
              <w:t>0.989</w:t>
            </w:r>
          </w:p>
        </w:tc>
        <w:tc>
          <w:tcPr>
            <w:tcW w:w="944" w:type="dxa"/>
            <w:tcBorders>
              <w:right w:val="nil"/>
            </w:tcBorders>
            <w:shd w:val="clear" w:color="auto" w:fill="auto"/>
            <w:noWrap/>
          </w:tcPr>
          <w:p w14:paraId="2431FC63" w14:textId="77777777" w:rsidR="003B4C33" w:rsidRPr="00F01693" w:rsidRDefault="003B4C33" w:rsidP="00F01693">
            <w:pPr>
              <w:jc w:val="right"/>
              <w:rPr>
                <w:rFonts w:eastAsia="Times New Roman"/>
                <w:color w:val="000000"/>
              </w:rPr>
            </w:pPr>
            <w:r w:rsidRPr="00F01693">
              <w:t>0.962</w:t>
            </w:r>
          </w:p>
        </w:tc>
        <w:tc>
          <w:tcPr>
            <w:tcW w:w="944" w:type="dxa"/>
            <w:shd w:val="clear" w:color="auto" w:fill="auto"/>
          </w:tcPr>
          <w:p w14:paraId="2CAC2CD2" w14:textId="77777777" w:rsidR="003B4C33" w:rsidRPr="00F01693" w:rsidRDefault="003B4C33" w:rsidP="00F01693">
            <w:pPr>
              <w:jc w:val="right"/>
              <w:rPr>
                <w:rFonts w:eastAsia="Times New Roman"/>
                <w:color w:val="000000"/>
              </w:rPr>
            </w:pPr>
            <w:r w:rsidRPr="00F01693">
              <w:t>0.981</w:t>
            </w:r>
          </w:p>
        </w:tc>
        <w:tc>
          <w:tcPr>
            <w:tcW w:w="944" w:type="dxa"/>
            <w:shd w:val="clear" w:color="auto" w:fill="auto"/>
          </w:tcPr>
          <w:p w14:paraId="6440395F" w14:textId="77777777" w:rsidR="003B4C33" w:rsidRPr="00F01693" w:rsidRDefault="003B4C33" w:rsidP="00F01693">
            <w:pPr>
              <w:jc w:val="right"/>
              <w:rPr>
                <w:rFonts w:eastAsia="Times New Roman"/>
                <w:color w:val="000000"/>
              </w:rPr>
            </w:pPr>
            <w:r w:rsidRPr="00F01693">
              <w:t>0.928</w:t>
            </w:r>
          </w:p>
        </w:tc>
        <w:tc>
          <w:tcPr>
            <w:tcW w:w="945" w:type="dxa"/>
            <w:tcBorders>
              <w:right w:val="nil"/>
            </w:tcBorders>
            <w:shd w:val="clear" w:color="auto" w:fill="auto"/>
          </w:tcPr>
          <w:p w14:paraId="0EE5DD7D" w14:textId="77777777" w:rsidR="003B4C33" w:rsidRPr="00F01693" w:rsidRDefault="003B4C33" w:rsidP="00F01693">
            <w:pPr>
              <w:jc w:val="right"/>
              <w:rPr>
                <w:rFonts w:eastAsia="Times New Roman"/>
                <w:color w:val="000000"/>
              </w:rPr>
            </w:pPr>
            <w:r w:rsidRPr="00F01693">
              <w:t>0.970</w:t>
            </w:r>
          </w:p>
        </w:tc>
      </w:tr>
      <w:tr w:rsidR="003B4C33" w:rsidRPr="00F01693" w14:paraId="68BB7B81" w14:textId="77777777" w:rsidTr="00402169">
        <w:trPr>
          <w:trHeight w:val="20"/>
        </w:trPr>
        <w:tc>
          <w:tcPr>
            <w:tcW w:w="2247" w:type="dxa"/>
            <w:vMerge/>
            <w:tcBorders>
              <w:left w:val="nil"/>
            </w:tcBorders>
            <w:shd w:val="clear" w:color="auto" w:fill="auto"/>
            <w:noWrap/>
            <w:hideMark/>
          </w:tcPr>
          <w:p w14:paraId="6818C214" w14:textId="77777777" w:rsidR="003B4C33" w:rsidRPr="00F01693" w:rsidRDefault="003B4C33" w:rsidP="00F01693">
            <w:pPr>
              <w:rPr>
                <w:b/>
                <w:bCs/>
              </w:rPr>
            </w:pPr>
          </w:p>
        </w:tc>
        <w:tc>
          <w:tcPr>
            <w:tcW w:w="4841" w:type="dxa"/>
            <w:shd w:val="clear" w:color="auto" w:fill="auto"/>
            <w:noWrap/>
            <w:hideMark/>
          </w:tcPr>
          <w:p w14:paraId="18DA556E" w14:textId="77777777" w:rsidR="003B4C33" w:rsidRPr="00F01693" w:rsidRDefault="003B4C33" w:rsidP="00F01693">
            <w:r w:rsidRPr="00F01693">
              <w:t>Share of Other Asian resident population</w:t>
            </w:r>
          </w:p>
        </w:tc>
        <w:tc>
          <w:tcPr>
            <w:tcW w:w="944" w:type="dxa"/>
            <w:shd w:val="clear" w:color="auto" w:fill="auto"/>
            <w:noWrap/>
          </w:tcPr>
          <w:p w14:paraId="0B0C207A" w14:textId="77777777" w:rsidR="003B4C33" w:rsidRPr="00F01693" w:rsidRDefault="003B4C33" w:rsidP="00F01693">
            <w:pPr>
              <w:jc w:val="right"/>
              <w:rPr>
                <w:rFonts w:eastAsia="Times New Roman"/>
                <w:color w:val="000000"/>
              </w:rPr>
            </w:pPr>
            <w:r w:rsidRPr="00F01693">
              <w:t>0.995</w:t>
            </w:r>
          </w:p>
        </w:tc>
        <w:tc>
          <w:tcPr>
            <w:tcW w:w="944" w:type="dxa"/>
            <w:shd w:val="clear" w:color="auto" w:fill="auto"/>
            <w:noWrap/>
          </w:tcPr>
          <w:p w14:paraId="6B468EAE" w14:textId="77777777" w:rsidR="003B4C33" w:rsidRPr="00F01693" w:rsidRDefault="003B4C33" w:rsidP="00F01693">
            <w:pPr>
              <w:jc w:val="right"/>
              <w:rPr>
                <w:rFonts w:eastAsia="Times New Roman"/>
                <w:color w:val="000000"/>
              </w:rPr>
            </w:pPr>
            <w:r w:rsidRPr="00F01693">
              <w:t>0.960</w:t>
            </w:r>
          </w:p>
        </w:tc>
        <w:tc>
          <w:tcPr>
            <w:tcW w:w="944" w:type="dxa"/>
            <w:shd w:val="clear" w:color="auto" w:fill="A5A5A5"/>
            <w:noWrap/>
          </w:tcPr>
          <w:p w14:paraId="0CDCA96B" w14:textId="77777777" w:rsidR="003B4C33" w:rsidRPr="00F01693" w:rsidRDefault="003B4C33" w:rsidP="00F01693">
            <w:pPr>
              <w:jc w:val="right"/>
              <w:rPr>
                <w:rFonts w:eastAsia="Times New Roman"/>
                <w:color w:val="000000"/>
              </w:rPr>
            </w:pPr>
            <w:r w:rsidRPr="00F01693">
              <w:t>1.009</w:t>
            </w:r>
          </w:p>
        </w:tc>
        <w:tc>
          <w:tcPr>
            <w:tcW w:w="944" w:type="dxa"/>
            <w:tcBorders>
              <w:right w:val="nil"/>
            </w:tcBorders>
            <w:shd w:val="clear" w:color="auto" w:fill="auto"/>
            <w:noWrap/>
          </w:tcPr>
          <w:p w14:paraId="085C1942" w14:textId="77777777" w:rsidR="003B4C33" w:rsidRPr="00F01693" w:rsidRDefault="003B4C33" w:rsidP="00F01693">
            <w:pPr>
              <w:jc w:val="right"/>
              <w:rPr>
                <w:rFonts w:eastAsia="Times New Roman"/>
                <w:color w:val="000000"/>
              </w:rPr>
            </w:pPr>
            <w:r w:rsidRPr="00F01693">
              <w:t>0.988</w:t>
            </w:r>
          </w:p>
        </w:tc>
        <w:tc>
          <w:tcPr>
            <w:tcW w:w="944" w:type="dxa"/>
            <w:shd w:val="clear" w:color="auto" w:fill="auto"/>
          </w:tcPr>
          <w:p w14:paraId="5041B2F8" w14:textId="77777777" w:rsidR="003B4C33" w:rsidRPr="00F01693" w:rsidRDefault="003B4C33" w:rsidP="00F01693">
            <w:pPr>
              <w:jc w:val="right"/>
              <w:rPr>
                <w:rFonts w:eastAsia="Times New Roman"/>
                <w:color w:val="000000"/>
              </w:rPr>
            </w:pPr>
            <w:r w:rsidRPr="00F01693">
              <w:t>0.989</w:t>
            </w:r>
          </w:p>
        </w:tc>
        <w:tc>
          <w:tcPr>
            <w:tcW w:w="944" w:type="dxa"/>
            <w:shd w:val="clear" w:color="auto" w:fill="A5A5A5"/>
          </w:tcPr>
          <w:p w14:paraId="037BC491" w14:textId="77777777" w:rsidR="003B4C33" w:rsidRPr="00F01693" w:rsidRDefault="003B4C33" w:rsidP="00F01693">
            <w:pPr>
              <w:jc w:val="right"/>
              <w:rPr>
                <w:rFonts w:eastAsia="Times New Roman"/>
                <w:color w:val="000000"/>
              </w:rPr>
            </w:pPr>
            <w:r w:rsidRPr="00F01693">
              <w:t>1.006</w:t>
            </w:r>
          </w:p>
        </w:tc>
        <w:tc>
          <w:tcPr>
            <w:tcW w:w="945" w:type="dxa"/>
            <w:tcBorders>
              <w:right w:val="nil"/>
            </w:tcBorders>
            <w:shd w:val="clear" w:color="auto" w:fill="auto"/>
          </w:tcPr>
          <w:p w14:paraId="3E309471" w14:textId="77777777" w:rsidR="003B4C33" w:rsidRPr="00F01693" w:rsidRDefault="003B4C33" w:rsidP="00F01693">
            <w:pPr>
              <w:jc w:val="right"/>
              <w:rPr>
                <w:rFonts w:eastAsia="Times New Roman"/>
                <w:color w:val="000000"/>
              </w:rPr>
            </w:pPr>
            <w:r w:rsidRPr="00F01693">
              <w:t>0.964</w:t>
            </w:r>
          </w:p>
        </w:tc>
      </w:tr>
      <w:tr w:rsidR="003B4C33" w:rsidRPr="00F01693" w14:paraId="403383DA" w14:textId="77777777" w:rsidTr="00402169">
        <w:trPr>
          <w:trHeight w:val="20"/>
        </w:trPr>
        <w:tc>
          <w:tcPr>
            <w:tcW w:w="2247" w:type="dxa"/>
            <w:vMerge/>
            <w:tcBorders>
              <w:left w:val="nil"/>
            </w:tcBorders>
            <w:shd w:val="clear" w:color="auto" w:fill="auto"/>
            <w:noWrap/>
            <w:hideMark/>
          </w:tcPr>
          <w:p w14:paraId="7B7DF680" w14:textId="77777777" w:rsidR="003B4C33" w:rsidRPr="00F01693" w:rsidRDefault="003B4C33" w:rsidP="00F01693">
            <w:pPr>
              <w:rPr>
                <w:b/>
                <w:bCs/>
              </w:rPr>
            </w:pPr>
          </w:p>
        </w:tc>
        <w:tc>
          <w:tcPr>
            <w:tcW w:w="4841" w:type="dxa"/>
            <w:shd w:val="clear" w:color="auto" w:fill="auto"/>
            <w:noWrap/>
            <w:hideMark/>
          </w:tcPr>
          <w:p w14:paraId="2A668942" w14:textId="77777777" w:rsidR="003B4C33" w:rsidRPr="00F01693" w:rsidRDefault="003B4C33" w:rsidP="00F01693">
            <w:r w:rsidRPr="00F01693">
              <w:t>Share of African resident population</w:t>
            </w:r>
          </w:p>
        </w:tc>
        <w:tc>
          <w:tcPr>
            <w:tcW w:w="944" w:type="dxa"/>
            <w:shd w:val="clear" w:color="auto" w:fill="auto"/>
            <w:noWrap/>
          </w:tcPr>
          <w:p w14:paraId="3AAC6D16" w14:textId="77777777" w:rsidR="003B4C33" w:rsidRPr="00F01693" w:rsidRDefault="003B4C33" w:rsidP="00F01693">
            <w:pPr>
              <w:jc w:val="right"/>
              <w:rPr>
                <w:rFonts w:eastAsia="Times New Roman"/>
                <w:color w:val="000000"/>
              </w:rPr>
            </w:pPr>
            <w:r w:rsidRPr="00F01693">
              <w:t>0.973</w:t>
            </w:r>
          </w:p>
        </w:tc>
        <w:tc>
          <w:tcPr>
            <w:tcW w:w="944" w:type="dxa"/>
            <w:shd w:val="clear" w:color="auto" w:fill="auto"/>
            <w:noWrap/>
          </w:tcPr>
          <w:p w14:paraId="03E1C31B" w14:textId="77777777" w:rsidR="003B4C33" w:rsidRPr="00F01693" w:rsidRDefault="003B4C33" w:rsidP="00F01693">
            <w:pPr>
              <w:jc w:val="right"/>
              <w:rPr>
                <w:rFonts w:eastAsia="Times New Roman"/>
                <w:color w:val="000000"/>
              </w:rPr>
            </w:pPr>
            <w:r w:rsidRPr="00F01693">
              <w:t>0.993</w:t>
            </w:r>
          </w:p>
        </w:tc>
        <w:tc>
          <w:tcPr>
            <w:tcW w:w="944" w:type="dxa"/>
            <w:shd w:val="clear" w:color="auto" w:fill="A5A5A5"/>
            <w:noWrap/>
          </w:tcPr>
          <w:p w14:paraId="07069BAF" w14:textId="77777777" w:rsidR="003B4C33" w:rsidRPr="00F01693" w:rsidRDefault="003B4C33" w:rsidP="00F01693">
            <w:pPr>
              <w:jc w:val="right"/>
              <w:rPr>
                <w:rFonts w:eastAsia="Times New Roman"/>
                <w:color w:val="000000"/>
              </w:rPr>
            </w:pPr>
            <w:r w:rsidRPr="00F01693">
              <w:t>1.007</w:t>
            </w:r>
          </w:p>
        </w:tc>
        <w:tc>
          <w:tcPr>
            <w:tcW w:w="944" w:type="dxa"/>
            <w:tcBorders>
              <w:right w:val="nil"/>
            </w:tcBorders>
            <w:shd w:val="clear" w:color="auto" w:fill="auto"/>
            <w:noWrap/>
          </w:tcPr>
          <w:p w14:paraId="238F36E2" w14:textId="77777777" w:rsidR="003B4C33" w:rsidRPr="00F01693" w:rsidRDefault="003B4C33" w:rsidP="00F01693">
            <w:pPr>
              <w:jc w:val="right"/>
              <w:rPr>
                <w:rFonts w:eastAsia="Times New Roman"/>
                <w:color w:val="000000"/>
              </w:rPr>
            </w:pPr>
            <w:r w:rsidRPr="00F01693">
              <w:t>0.984</w:t>
            </w:r>
          </w:p>
        </w:tc>
        <w:tc>
          <w:tcPr>
            <w:tcW w:w="944" w:type="dxa"/>
            <w:shd w:val="clear" w:color="auto" w:fill="A5A5A5"/>
          </w:tcPr>
          <w:p w14:paraId="48393951" w14:textId="77777777" w:rsidR="003B4C33" w:rsidRPr="00F01693" w:rsidRDefault="003B4C33" w:rsidP="00F01693">
            <w:pPr>
              <w:jc w:val="right"/>
              <w:rPr>
                <w:rFonts w:eastAsia="Times New Roman"/>
                <w:color w:val="000000"/>
              </w:rPr>
            </w:pPr>
            <w:r w:rsidRPr="00F01693">
              <w:t>1.006</w:t>
            </w:r>
          </w:p>
        </w:tc>
        <w:tc>
          <w:tcPr>
            <w:tcW w:w="944" w:type="dxa"/>
            <w:shd w:val="clear" w:color="auto" w:fill="auto"/>
          </w:tcPr>
          <w:p w14:paraId="5658C1A0" w14:textId="77777777" w:rsidR="003B4C33" w:rsidRPr="00F01693" w:rsidRDefault="003B4C33" w:rsidP="00F01693">
            <w:pPr>
              <w:jc w:val="right"/>
              <w:rPr>
                <w:rFonts w:eastAsia="Times New Roman"/>
                <w:color w:val="000000"/>
              </w:rPr>
            </w:pPr>
            <w:r w:rsidRPr="00F01693">
              <w:t>0.897</w:t>
            </w:r>
          </w:p>
        </w:tc>
        <w:tc>
          <w:tcPr>
            <w:tcW w:w="945" w:type="dxa"/>
            <w:tcBorders>
              <w:right w:val="nil"/>
            </w:tcBorders>
            <w:shd w:val="clear" w:color="auto" w:fill="auto"/>
          </w:tcPr>
          <w:p w14:paraId="2608F1DD" w14:textId="77777777" w:rsidR="003B4C33" w:rsidRPr="00F01693" w:rsidRDefault="003B4C33" w:rsidP="00F01693">
            <w:pPr>
              <w:jc w:val="right"/>
              <w:rPr>
                <w:rFonts w:eastAsia="Times New Roman"/>
                <w:color w:val="000000"/>
              </w:rPr>
            </w:pPr>
            <w:r w:rsidRPr="00F01693">
              <w:t>1.000</w:t>
            </w:r>
          </w:p>
        </w:tc>
      </w:tr>
      <w:tr w:rsidR="003B4C33" w:rsidRPr="00F01693" w14:paraId="69B95BDB" w14:textId="77777777" w:rsidTr="00402169">
        <w:trPr>
          <w:trHeight w:val="20"/>
        </w:trPr>
        <w:tc>
          <w:tcPr>
            <w:tcW w:w="2247" w:type="dxa"/>
            <w:vMerge/>
            <w:tcBorders>
              <w:left w:val="nil"/>
              <w:bottom w:val="double" w:sz="4" w:space="0" w:color="auto"/>
            </w:tcBorders>
            <w:shd w:val="clear" w:color="auto" w:fill="auto"/>
            <w:noWrap/>
            <w:hideMark/>
          </w:tcPr>
          <w:p w14:paraId="13561080" w14:textId="77777777" w:rsidR="003B4C33" w:rsidRPr="00F01693" w:rsidRDefault="003B4C33" w:rsidP="00F01693">
            <w:pPr>
              <w:rPr>
                <w:b/>
                <w:bCs/>
              </w:rPr>
            </w:pPr>
          </w:p>
        </w:tc>
        <w:tc>
          <w:tcPr>
            <w:tcW w:w="4841" w:type="dxa"/>
            <w:tcBorders>
              <w:bottom w:val="double" w:sz="4" w:space="0" w:color="auto"/>
            </w:tcBorders>
            <w:shd w:val="clear" w:color="auto" w:fill="auto"/>
            <w:noWrap/>
            <w:hideMark/>
          </w:tcPr>
          <w:p w14:paraId="67C3AADB" w14:textId="77777777" w:rsidR="003B4C33" w:rsidRPr="00F01693" w:rsidRDefault="003B4C33" w:rsidP="00F01693">
            <w:r w:rsidRPr="00F01693">
              <w:t>Share of Caribbean resident popula</w:t>
            </w:r>
            <w:r w:rsidR="00624ADE" w:rsidRPr="00F01693">
              <w:t>t</w:t>
            </w:r>
            <w:r w:rsidRPr="00F01693">
              <w:t>ion</w:t>
            </w:r>
          </w:p>
        </w:tc>
        <w:tc>
          <w:tcPr>
            <w:tcW w:w="944" w:type="dxa"/>
            <w:tcBorders>
              <w:bottom w:val="double" w:sz="4" w:space="0" w:color="auto"/>
            </w:tcBorders>
            <w:shd w:val="clear" w:color="auto" w:fill="auto"/>
            <w:noWrap/>
          </w:tcPr>
          <w:p w14:paraId="587E81C7" w14:textId="77777777" w:rsidR="003B4C33" w:rsidRPr="00F01693" w:rsidRDefault="003B4C33" w:rsidP="00F01693">
            <w:pPr>
              <w:jc w:val="right"/>
              <w:rPr>
                <w:rFonts w:eastAsia="Times New Roman"/>
                <w:color w:val="000000"/>
              </w:rPr>
            </w:pPr>
            <w:r w:rsidRPr="00F01693">
              <w:t>0.927</w:t>
            </w:r>
          </w:p>
        </w:tc>
        <w:tc>
          <w:tcPr>
            <w:tcW w:w="944" w:type="dxa"/>
            <w:tcBorders>
              <w:bottom w:val="double" w:sz="4" w:space="0" w:color="auto"/>
            </w:tcBorders>
            <w:shd w:val="clear" w:color="auto" w:fill="auto"/>
            <w:noWrap/>
          </w:tcPr>
          <w:p w14:paraId="0845908E" w14:textId="77777777" w:rsidR="003B4C33" w:rsidRPr="00F01693" w:rsidRDefault="003B4C33" w:rsidP="00F01693">
            <w:pPr>
              <w:jc w:val="right"/>
              <w:rPr>
                <w:rFonts w:eastAsia="Times New Roman"/>
                <w:color w:val="000000"/>
              </w:rPr>
            </w:pPr>
            <w:r w:rsidRPr="00F01693">
              <w:t>0.965</w:t>
            </w:r>
          </w:p>
        </w:tc>
        <w:tc>
          <w:tcPr>
            <w:tcW w:w="944" w:type="dxa"/>
            <w:tcBorders>
              <w:bottom w:val="double" w:sz="4" w:space="0" w:color="auto"/>
            </w:tcBorders>
            <w:shd w:val="clear" w:color="auto" w:fill="auto"/>
            <w:noWrap/>
          </w:tcPr>
          <w:p w14:paraId="6FC74238" w14:textId="77777777" w:rsidR="003B4C33" w:rsidRPr="00F01693" w:rsidRDefault="003B4C33" w:rsidP="00F01693">
            <w:pPr>
              <w:jc w:val="right"/>
              <w:rPr>
                <w:rFonts w:eastAsia="Times New Roman"/>
                <w:color w:val="000000"/>
              </w:rPr>
            </w:pPr>
            <w:r w:rsidRPr="00F01693">
              <w:t>0.994</w:t>
            </w:r>
          </w:p>
        </w:tc>
        <w:tc>
          <w:tcPr>
            <w:tcW w:w="944" w:type="dxa"/>
            <w:tcBorders>
              <w:bottom w:val="double" w:sz="4" w:space="0" w:color="auto"/>
              <w:right w:val="nil"/>
            </w:tcBorders>
            <w:shd w:val="clear" w:color="auto" w:fill="auto"/>
            <w:noWrap/>
          </w:tcPr>
          <w:p w14:paraId="4A4445BF" w14:textId="77777777" w:rsidR="003B4C33" w:rsidRPr="00F01693" w:rsidRDefault="003B4C33" w:rsidP="00F01693">
            <w:pPr>
              <w:jc w:val="right"/>
              <w:rPr>
                <w:rFonts w:eastAsia="Times New Roman"/>
                <w:color w:val="000000"/>
              </w:rPr>
            </w:pPr>
            <w:r w:rsidRPr="00F01693">
              <w:t>0.985</w:t>
            </w:r>
          </w:p>
        </w:tc>
        <w:tc>
          <w:tcPr>
            <w:tcW w:w="944" w:type="dxa"/>
            <w:tcBorders>
              <w:bottom w:val="double" w:sz="4" w:space="0" w:color="auto"/>
            </w:tcBorders>
            <w:shd w:val="clear" w:color="auto" w:fill="auto"/>
          </w:tcPr>
          <w:p w14:paraId="38347D57" w14:textId="77777777" w:rsidR="003B4C33" w:rsidRPr="00F01693" w:rsidRDefault="003B4C33" w:rsidP="00F01693">
            <w:pPr>
              <w:jc w:val="right"/>
              <w:rPr>
                <w:rFonts w:eastAsia="Times New Roman"/>
                <w:color w:val="000000"/>
              </w:rPr>
            </w:pPr>
            <w:r w:rsidRPr="00F01693">
              <w:t>0.974</w:t>
            </w:r>
          </w:p>
        </w:tc>
        <w:tc>
          <w:tcPr>
            <w:tcW w:w="944" w:type="dxa"/>
            <w:tcBorders>
              <w:bottom w:val="double" w:sz="4" w:space="0" w:color="auto"/>
            </w:tcBorders>
            <w:shd w:val="clear" w:color="auto" w:fill="auto"/>
          </w:tcPr>
          <w:p w14:paraId="50B93AFC" w14:textId="77777777" w:rsidR="003B4C33" w:rsidRPr="00F01693" w:rsidRDefault="003B4C33" w:rsidP="00F01693">
            <w:pPr>
              <w:jc w:val="right"/>
              <w:rPr>
                <w:rFonts w:eastAsia="Times New Roman"/>
                <w:color w:val="000000"/>
              </w:rPr>
            </w:pPr>
            <w:r w:rsidRPr="00F01693">
              <w:t>0.999</w:t>
            </w:r>
          </w:p>
        </w:tc>
        <w:tc>
          <w:tcPr>
            <w:tcW w:w="945" w:type="dxa"/>
            <w:tcBorders>
              <w:bottom w:val="double" w:sz="4" w:space="0" w:color="auto"/>
              <w:right w:val="nil"/>
            </w:tcBorders>
            <w:shd w:val="clear" w:color="auto" w:fill="auto"/>
          </w:tcPr>
          <w:p w14:paraId="6D18C137" w14:textId="77777777" w:rsidR="003B4C33" w:rsidRPr="00F01693" w:rsidRDefault="003B4C33" w:rsidP="00F01693">
            <w:pPr>
              <w:jc w:val="right"/>
              <w:rPr>
                <w:rFonts w:eastAsia="Times New Roman"/>
                <w:color w:val="000000"/>
              </w:rPr>
            </w:pPr>
            <w:r w:rsidRPr="00F01693">
              <w:t>0.973</w:t>
            </w:r>
          </w:p>
        </w:tc>
      </w:tr>
      <w:tr w:rsidR="003B4C33" w:rsidRPr="00F01693" w14:paraId="255F3B64" w14:textId="77777777" w:rsidTr="00402169">
        <w:trPr>
          <w:trHeight w:val="20"/>
        </w:trPr>
        <w:tc>
          <w:tcPr>
            <w:tcW w:w="2247" w:type="dxa"/>
            <w:vMerge w:val="restart"/>
            <w:tcBorders>
              <w:top w:val="double" w:sz="4" w:space="0" w:color="auto"/>
              <w:left w:val="nil"/>
            </w:tcBorders>
            <w:shd w:val="clear" w:color="auto" w:fill="auto"/>
            <w:noWrap/>
            <w:hideMark/>
          </w:tcPr>
          <w:p w14:paraId="0705CA96" w14:textId="77777777" w:rsidR="003B4C33" w:rsidRPr="00F01693" w:rsidRDefault="003B4C33" w:rsidP="00F01693">
            <w:pPr>
              <w:rPr>
                <w:b/>
                <w:bCs/>
              </w:rPr>
            </w:pPr>
            <w:r w:rsidRPr="00F01693">
              <w:rPr>
                <w:b/>
                <w:bCs/>
              </w:rPr>
              <w:t>Model criteria information</w:t>
            </w:r>
          </w:p>
        </w:tc>
        <w:tc>
          <w:tcPr>
            <w:tcW w:w="4841" w:type="dxa"/>
            <w:tcBorders>
              <w:top w:val="double" w:sz="4" w:space="0" w:color="auto"/>
            </w:tcBorders>
            <w:shd w:val="clear" w:color="auto" w:fill="auto"/>
            <w:noWrap/>
            <w:hideMark/>
          </w:tcPr>
          <w:p w14:paraId="043990CC" w14:textId="77777777" w:rsidR="003B4C33" w:rsidRPr="00F01693" w:rsidRDefault="003B4C33" w:rsidP="00F01693">
            <w:r w:rsidRPr="00F01693">
              <w:t>Log-likelihood</w:t>
            </w:r>
          </w:p>
        </w:tc>
        <w:tc>
          <w:tcPr>
            <w:tcW w:w="6609" w:type="dxa"/>
            <w:gridSpan w:val="7"/>
            <w:tcBorders>
              <w:top w:val="double" w:sz="4" w:space="0" w:color="auto"/>
              <w:right w:val="nil"/>
            </w:tcBorders>
            <w:shd w:val="clear" w:color="auto" w:fill="auto"/>
            <w:noWrap/>
          </w:tcPr>
          <w:p w14:paraId="2F748D58" w14:textId="77777777" w:rsidR="003B4C33" w:rsidRPr="00F01693" w:rsidRDefault="003B4C33" w:rsidP="00F01693">
            <w:pPr>
              <w:jc w:val="right"/>
              <w:rPr>
                <w:rFonts w:eastAsia="Times New Roman"/>
                <w:color w:val="000000"/>
              </w:rPr>
            </w:pPr>
            <w:r w:rsidRPr="00F01693">
              <w:t>-38653.160</w:t>
            </w:r>
          </w:p>
        </w:tc>
      </w:tr>
      <w:tr w:rsidR="003B4C33" w:rsidRPr="00F01693" w14:paraId="1027D92B" w14:textId="77777777" w:rsidTr="00402169">
        <w:trPr>
          <w:trHeight w:val="20"/>
        </w:trPr>
        <w:tc>
          <w:tcPr>
            <w:tcW w:w="2247" w:type="dxa"/>
            <w:vMerge/>
            <w:tcBorders>
              <w:left w:val="nil"/>
            </w:tcBorders>
            <w:shd w:val="clear" w:color="auto" w:fill="auto"/>
            <w:noWrap/>
            <w:hideMark/>
          </w:tcPr>
          <w:p w14:paraId="51763DAC" w14:textId="77777777" w:rsidR="003B4C33" w:rsidRPr="00F01693" w:rsidRDefault="003B4C33" w:rsidP="00F01693">
            <w:pPr>
              <w:rPr>
                <w:b/>
                <w:bCs/>
              </w:rPr>
            </w:pPr>
          </w:p>
        </w:tc>
        <w:tc>
          <w:tcPr>
            <w:tcW w:w="4841" w:type="dxa"/>
            <w:shd w:val="clear" w:color="auto" w:fill="auto"/>
            <w:noWrap/>
            <w:hideMark/>
          </w:tcPr>
          <w:p w14:paraId="4028E13A" w14:textId="77777777" w:rsidR="003B4C33" w:rsidRPr="00F01693" w:rsidRDefault="003B4C33" w:rsidP="00F01693">
            <w:r w:rsidRPr="00F01693">
              <w:t>AIC</w:t>
            </w:r>
          </w:p>
        </w:tc>
        <w:tc>
          <w:tcPr>
            <w:tcW w:w="6609" w:type="dxa"/>
            <w:gridSpan w:val="7"/>
            <w:tcBorders>
              <w:right w:val="nil"/>
            </w:tcBorders>
            <w:shd w:val="clear" w:color="auto" w:fill="auto"/>
            <w:noWrap/>
          </w:tcPr>
          <w:p w14:paraId="7B553D91" w14:textId="77777777" w:rsidR="003B4C33" w:rsidRPr="00F01693" w:rsidRDefault="003B4C33" w:rsidP="00F01693">
            <w:pPr>
              <w:jc w:val="right"/>
              <w:rPr>
                <w:rFonts w:eastAsia="Times New Roman"/>
                <w:color w:val="000000"/>
              </w:rPr>
            </w:pPr>
            <w:r w:rsidRPr="00F01693">
              <w:t>77330.320</w:t>
            </w:r>
          </w:p>
        </w:tc>
      </w:tr>
      <w:tr w:rsidR="003B4C33" w:rsidRPr="00F01693" w14:paraId="2E5C92A0" w14:textId="77777777" w:rsidTr="00402169">
        <w:trPr>
          <w:trHeight w:val="20"/>
        </w:trPr>
        <w:tc>
          <w:tcPr>
            <w:tcW w:w="2247" w:type="dxa"/>
            <w:vMerge/>
            <w:tcBorders>
              <w:left w:val="nil"/>
            </w:tcBorders>
            <w:shd w:val="clear" w:color="auto" w:fill="auto"/>
            <w:noWrap/>
          </w:tcPr>
          <w:p w14:paraId="63C2F2E7" w14:textId="77777777" w:rsidR="003B4C33" w:rsidRPr="00F01693" w:rsidRDefault="003B4C33" w:rsidP="00F01693">
            <w:pPr>
              <w:rPr>
                <w:b/>
                <w:bCs/>
              </w:rPr>
            </w:pPr>
          </w:p>
        </w:tc>
        <w:tc>
          <w:tcPr>
            <w:tcW w:w="4841" w:type="dxa"/>
            <w:shd w:val="clear" w:color="auto" w:fill="auto"/>
            <w:noWrap/>
          </w:tcPr>
          <w:p w14:paraId="48ED6F2B" w14:textId="77777777" w:rsidR="003B4C33" w:rsidRPr="00F01693" w:rsidRDefault="003B4C33" w:rsidP="00F01693">
            <w:r w:rsidRPr="00F01693">
              <w:t>BIC</w:t>
            </w:r>
          </w:p>
        </w:tc>
        <w:tc>
          <w:tcPr>
            <w:tcW w:w="6609" w:type="dxa"/>
            <w:gridSpan w:val="7"/>
            <w:tcBorders>
              <w:right w:val="nil"/>
            </w:tcBorders>
            <w:shd w:val="clear" w:color="auto" w:fill="auto"/>
            <w:noWrap/>
          </w:tcPr>
          <w:p w14:paraId="57CEA9FF" w14:textId="77777777" w:rsidR="003B4C33" w:rsidRPr="00F01693" w:rsidRDefault="003B4C33" w:rsidP="00F01693">
            <w:pPr>
              <w:jc w:val="right"/>
            </w:pPr>
            <w:r w:rsidRPr="00F01693">
              <w:t>77356.135</w:t>
            </w:r>
          </w:p>
        </w:tc>
      </w:tr>
      <w:tr w:rsidR="003B4C33" w:rsidRPr="00F01693" w14:paraId="2B888744" w14:textId="77777777" w:rsidTr="00402169">
        <w:trPr>
          <w:trHeight w:val="20"/>
        </w:trPr>
        <w:tc>
          <w:tcPr>
            <w:tcW w:w="2247" w:type="dxa"/>
            <w:vMerge/>
            <w:tcBorders>
              <w:left w:val="nil"/>
              <w:bottom w:val="single" w:sz="12" w:space="0" w:color="auto"/>
            </w:tcBorders>
            <w:shd w:val="clear" w:color="auto" w:fill="auto"/>
            <w:noWrap/>
            <w:hideMark/>
          </w:tcPr>
          <w:p w14:paraId="3071C8B0" w14:textId="77777777" w:rsidR="003B4C33" w:rsidRPr="00F01693" w:rsidRDefault="003B4C33" w:rsidP="00F01693">
            <w:pPr>
              <w:rPr>
                <w:b/>
                <w:bCs/>
              </w:rPr>
            </w:pPr>
          </w:p>
        </w:tc>
        <w:tc>
          <w:tcPr>
            <w:tcW w:w="4841" w:type="dxa"/>
            <w:tcBorders>
              <w:bottom w:val="single" w:sz="12" w:space="0" w:color="auto"/>
            </w:tcBorders>
            <w:shd w:val="clear" w:color="auto" w:fill="auto"/>
            <w:noWrap/>
            <w:hideMark/>
          </w:tcPr>
          <w:p w14:paraId="182CC322" w14:textId="77777777" w:rsidR="003B4C33" w:rsidRPr="00F01693" w:rsidRDefault="00FC5252" w:rsidP="00F01693">
            <w:r w:rsidRPr="00F01693">
              <w:t>Dispersion parameter</w:t>
            </w:r>
          </w:p>
        </w:tc>
        <w:tc>
          <w:tcPr>
            <w:tcW w:w="944" w:type="dxa"/>
            <w:tcBorders>
              <w:bottom w:val="single" w:sz="12" w:space="0" w:color="auto"/>
            </w:tcBorders>
            <w:shd w:val="clear" w:color="auto" w:fill="auto"/>
            <w:noWrap/>
          </w:tcPr>
          <w:p w14:paraId="0846B5DD" w14:textId="77777777" w:rsidR="003B4C33" w:rsidRPr="00F01693" w:rsidRDefault="003B4C33" w:rsidP="00F01693">
            <w:pPr>
              <w:jc w:val="right"/>
              <w:rPr>
                <w:rFonts w:eastAsia="Times New Roman"/>
                <w:color w:val="000000"/>
              </w:rPr>
            </w:pPr>
            <w:r w:rsidRPr="00F01693">
              <w:t>913.129</w:t>
            </w:r>
          </w:p>
        </w:tc>
        <w:tc>
          <w:tcPr>
            <w:tcW w:w="944" w:type="dxa"/>
            <w:tcBorders>
              <w:bottom w:val="single" w:sz="12" w:space="0" w:color="auto"/>
            </w:tcBorders>
            <w:shd w:val="clear" w:color="auto" w:fill="auto"/>
            <w:noWrap/>
          </w:tcPr>
          <w:p w14:paraId="1BBB8FD7" w14:textId="77777777" w:rsidR="003B4C33" w:rsidRPr="00F01693" w:rsidRDefault="003B4C33" w:rsidP="00F01693">
            <w:pPr>
              <w:jc w:val="right"/>
              <w:rPr>
                <w:rFonts w:eastAsia="Times New Roman"/>
                <w:color w:val="000000"/>
              </w:rPr>
            </w:pPr>
            <w:r w:rsidRPr="00F01693">
              <w:t>587.355</w:t>
            </w:r>
          </w:p>
        </w:tc>
        <w:tc>
          <w:tcPr>
            <w:tcW w:w="944" w:type="dxa"/>
            <w:tcBorders>
              <w:bottom w:val="single" w:sz="12" w:space="0" w:color="auto"/>
            </w:tcBorders>
            <w:shd w:val="clear" w:color="auto" w:fill="auto"/>
            <w:noWrap/>
          </w:tcPr>
          <w:p w14:paraId="0589F98F" w14:textId="77777777" w:rsidR="003B4C33" w:rsidRPr="00F01693" w:rsidRDefault="003B4C33" w:rsidP="00F01693">
            <w:pPr>
              <w:jc w:val="right"/>
              <w:rPr>
                <w:rFonts w:eastAsia="Times New Roman"/>
                <w:color w:val="000000"/>
              </w:rPr>
            </w:pPr>
            <w:r w:rsidRPr="00F01693">
              <w:t>430.199</w:t>
            </w:r>
          </w:p>
        </w:tc>
        <w:tc>
          <w:tcPr>
            <w:tcW w:w="944" w:type="dxa"/>
            <w:tcBorders>
              <w:bottom w:val="single" w:sz="12" w:space="0" w:color="auto"/>
              <w:right w:val="nil"/>
            </w:tcBorders>
            <w:shd w:val="clear" w:color="auto" w:fill="auto"/>
            <w:noWrap/>
          </w:tcPr>
          <w:p w14:paraId="19379D3F" w14:textId="77777777" w:rsidR="003B4C33" w:rsidRPr="00F01693" w:rsidRDefault="003B4C33" w:rsidP="00F01693">
            <w:pPr>
              <w:jc w:val="right"/>
              <w:rPr>
                <w:rFonts w:eastAsia="Times New Roman"/>
                <w:color w:val="000000"/>
              </w:rPr>
            </w:pPr>
            <w:r w:rsidRPr="00F01693">
              <w:t>424.243</w:t>
            </w:r>
          </w:p>
        </w:tc>
        <w:tc>
          <w:tcPr>
            <w:tcW w:w="944" w:type="dxa"/>
            <w:tcBorders>
              <w:bottom w:val="single" w:sz="12" w:space="0" w:color="auto"/>
            </w:tcBorders>
            <w:shd w:val="clear" w:color="auto" w:fill="auto"/>
          </w:tcPr>
          <w:p w14:paraId="05983981" w14:textId="77777777" w:rsidR="003B4C33" w:rsidRPr="00F01693" w:rsidRDefault="003B4C33" w:rsidP="00F01693">
            <w:pPr>
              <w:jc w:val="right"/>
              <w:rPr>
                <w:rFonts w:eastAsia="Times New Roman"/>
                <w:color w:val="000000"/>
              </w:rPr>
            </w:pPr>
            <w:r w:rsidRPr="00F01693">
              <w:t>831.948</w:t>
            </w:r>
          </w:p>
        </w:tc>
        <w:tc>
          <w:tcPr>
            <w:tcW w:w="944" w:type="dxa"/>
            <w:tcBorders>
              <w:bottom w:val="single" w:sz="12" w:space="0" w:color="auto"/>
            </w:tcBorders>
            <w:shd w:val="clear" w:color="auto" w:fill="auto"/>
          </w:tcPr>
          <w:p w14:paraId="3BE2C582" w14:textId="77777777" w:rsidR="003B4C33" w:rsidRPr="00F01693" w:rsidRDefault="003B4C33" w:rsidP="00F01693">
            <w:pPr>
              <w:jc w:val="right"/>
              <w:rPr>
                <w:rFonts w:eastAsia="Times New Roman"/>
                <w:color w:val="000000"/>
              </w:rPr>
            </w:pPr>
            <w:r w:rsidRPr="00F01693">
              <w:t>819.016</w:t>
            </w:r>
          </w:p>
        </w:tc>
        <w:tc>
          <w:tcPr>
            <w:tcW w:w="945" w:type="dxa"/>
            <w:tcBorders>
              <w:bottom w:val="single" w:sz="12" w:space="0" w:color="auto"/>
              <w:right w:val="nil"/>
            </w:tcBorders>
            <w:shd w:val="clear" w:color="auto" w:fill="auto"/>
          </w:tcPr>
          <w:p w14:paraId="05BFD62F" w14:textId="77777777" w:rsidR="003B4C33" w:rsidRPr="00F01693" w:rsidRDefault="003B4C33" w:rsidP="00F01693">
            <w:pPr>
              <w:jc w:val="right"/>
              <w:rPr>
                <w:rFonts w:eastAsia="Times New Roman"/>
                <w:color w:val="000000"/>
              </w:rPr>
            </w:pPr>
            <w:r w:rsidRPr="00F01693">
              <w:t>869.485</w:t>
            </w:r>
          </w:p>
        </w:tc>
      </w:tr>
    </w:tbl>
    <w:p w14:paraId="2FBA0C67" w14:textId="77777777" w:rsidR="00A4688E" w:rsidRPr="00F01693" w:rsidRDefault="003B4C33" w:rsidP="00F01693">
      <w:pPr>
        <w:rPr>
          <w:b/>
          <w:bCs/>
        </w:rPr>
      </w:pPr>
      <w:r w:rsidRPr="00F01693">
        <w:rPr>
          <w:b/>
          <w:bCs/>
        </w:rPr>
        <w:t xml:space="preserve">Note: heterogeneous responses (compared to </w:t>
      </w:r>
      <w:r w:rsidR="00DE3104" w:rsidRPr="00F01693">
        <w:rPr>
          <w:b/>
          <w:bCs/>
        </w:rPr>
        <w:t>Model 4</w:t>
      </w:r>
      <w:r w:rsidRPr="00F01693">
        <w:rPr>
          <w:b/>
          <w:bCs/>
        </w:rPr>
        <w:t>) are shaded in darker grey.</w:t>
      </w:r>
      <w:bookmarkStart w:id="29" w:name="_Ref90856331"/>
    </w:p>
    <w:p w14:paraId="0F7A96F3" w14:textId="77777777" w:rsidR="00D55B7E" w:rsidRPr="00F01693" w:rsidRDefault="00D55B7E" w:rsidP="00F01693"/>
    <w:p w14:paraId="6CFD9F59" w14:textId="77777777" w:rsidR="00D55B7E" w:rsidRPr="00F01693" w:rsidRDefault="00D55B7E" w:rsidP="00F01693">
      <w:pPr>
        <w:pStyle w:val="Caption"/>
      </w:pPr>
      <w:bookmarkStart w:id="30" w:name="_Ref91799104"/>
    </w:p>
    <w:p w14:paraId="58D70694" w14:textId="77777777" w:rsidR="00723B96" w:rsidRPr="00F01693" w:rsidRDefault="00723B96" w:rsidP="00F01693"/>
    <w:p w14:paraId="4C242F4F" w14:textId="77777777" w:rsidR="003B4C33" w:rsidRPr="00F01693" w:rsidRDefault="003B4C33" w:rsidP="00F01693">
      <w:pPr>
        <w:pStyle w:val="Caption"/>
      </w:pPr>
      <w:bookmarkStart w:id="31" w:name="_Ref93351766"/>
      <w:r w:rsidRPr="00F01693">
        <w:t xml:space="preserve">Table </w:t>
      </w:r>
      <w:r w:rsidRPr="00F01693">
        <w:fldChar w:fldCharType="begin"/>
      </w:r>
      <w:r w:rsidRPr="00F01693">
        <w:instrText>SEQ Table \* ARABIC</w:instrText>
      </w:r>
      <w:r w:rsidRPr="00F01693">
        <w:fldChar w:fldCharType="separate"/>
      </w:r>
      <w:r w:rsidR="00761662" w:rsidRPr="00F01693">
        <w:rPr>
          <w:noProof/>
        </w:rPr>
        <w:t>3</w:t>
      </w:r>
      <w:r w:rsidRPr="00F01693">
        <w:fldChar w:fldCharType="end"/>
      </w:r>
      <w:bookmarkEnd w:id="29"/>
      <w:bookmarkEnd w:id="30"/>
      <w:bookmarkEnd w:id="31"/>
      <w:r w:rsidRPr="00F01693">
        <w:t>. Inequalities in access to vaccin</w:t>
      </w:r>
      <w:r w:rsidR="00727A53" w:rsidRPr="00F01693">
        <w:t>ation service</w:t>
      </w:r>
      <w:r w:rsidRPr="00F01693">
        <w:t>s</w:t>
      </w:r>
      <w:r w:rsidR="00387A32" w:rsidRPr="00F01693">
        <w:t xml:space="preserve"> along </w:t>
      </w:r>
      <w:r w:rsidR="008B5EF4" w:rsidRPr="00F01693">
        <w:t>and</w:t>
      </w:r>
      <w:r w:rsidR="00387A32" w:rsidRPr="00F01693">
        <w:t xml:space="preserve"> the difference in neighbourhood characteristics</w:t>
      </w:r>
      <w:r w:rsidR="00F82C80" w:rsidRPr="00F01693">
        <w:t>,</w:t>
      </w:r>
      <w:r w:rsidRPr="00F01693">
        <w:t xml:space="preserve"> by clusters.</w:t>
      </w:r>
    </w:p>
    <w:tbl>
      <w:tblPr>
        <w:tblW w:w="14601"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993"/>
        <w:gridCol w:w="1381"/>
        <w:gridCol w:w="1382"/>
        <w:gridCol w:w="2198"/>
        <w:gridCol w:w="2410"/>
        <w:gridCol w:w="2268"/>
        <w:gridCol w:w="2268"/>
        <w:gridCol w:w="1701"/>
      </w:tblGrid>
      <w:tr w:rsidR="008F4226" w:rsidRPr="00F01693" w14:paraId="7B0B756E" w14:textId="492594E0" w:rsidTr="008F4226">
        <w:trPr>
          <w:trHeight w:val="20"/>
        </w:trPr>
        <w:tc>
          <w:tcPr>
            <w:tcW w:w="993" w:type="dxa"/>
            <w:vMerge w:val="restart"/>
            <w:tcBorders>
              <w:top w:val="single" w:sz="12" w:space="0" w:color="auto"/>
              <w:left w:val="nil"/>
              <w:bottom w:val="single" w:sz="12" w:space="0" w:color="666666"/>
              <w:right w:val="single" w:sz="4" w:space="0" w:color="auto"/>
            </w:tcBorders>
            <w:shd w:val="clear" w:color="auto" w:fill="A5A5A5"/>
            <w:noWrap/>
            <w:hideMark/>
          </w:tcPr>
          <w:p w14:paraId="2337D7D9" w14:textId="77777777" w:rsidR="008F4226" w:rsidRPr="00F01693" w:rsidRDefault="008F4226" w:rsidP="00F01693">
            <w:pPr>
              <w:jc w:val="center"/>
              <w:rPr>
                <w:b/>
                <w:bCs/>
              </w:rPr>
            </w:pPr>
            <w:bookmarkStart w:id="32" w:name="_Ref89896241"/>
            <w:r w:rsidRPr="00F01693">
              <w:rPr>
                <w:b/>
                <w:bCs/>
              </w:rPr>
              <w:t>Groups</w:t>
            </w:r>
          </w:p>
        </w:tc>
        <w:tc>
          <w:tcPr>
            <w:tcW w:w="2763" w:type="dxa"/>
            <w:gridSpan w:val="2"/>
            <w:vMerge w:val="restart"/>
            <w:tcBorders>
              <w:top w:val="single" w:sz="12" w:space="0" w:color="auto"/>
              <w:left w:val="single" w:sz="4" w:space="0" w:color="auto"/>
              <w:bottom w:val="single" w:sz="12" w:space="0" w:color="666666"/>
              <w:right w:val="single" w:sz="4" w:space="0" w:color="auto"/>
            </w:tcBorders>
            <w:shd w:val="clear" w:color="auto" w:fill="A5A5A5"/>
          </w:tcPr>
          <w:p w14:paraId="306053C2" w14:textId="77777777" w:rsidR="008F4226" w:rsidRPr="00F01693" w:rsidRDefault="008F4226" w:rsidP="00F01693">
            <w:pPr>
              <w:jc w:val="center"/>
            </w:pPr>
            <w:r w:rsidRPr="00F01693">
              <w:rPr>
                <w:b/>
                <w:bCs/>
              </w:rPr>
              <w:t>People aged 25 to 50 received their first dose uptake (%)</w:t>
            </w:r>
          </w:p>
        </w:tc>
        <w:tc>
          <w:tcPr>
            <w:tcW w:w="4608" w:type="dxa"/>
            <w:gridSpan w:val="2"/>
            <w:vMerge w:val="restart"/>
            <w:tcBorders>
              <w:top w:val="single" w:sz="12" w:space="0" w:color="auto"/>
              <w:left w:val="single" w:sz="4" w:space="0" w:color="auto"/>
              <w:bottom w:val="single" w:sz="12" w:space="0" w:color="666666"/>
              <w:right w:val="single" w:sz="4" w:space="0" w:color="auto"/>
            </w:tcBorders>
            <w:shd w:val="clear" w:color="auto" w:fill="A5A5A5"/>
          </w:tcPr>
          <w:p w14:paraId="7A7A0E98" w14:textId="77777777" w:rsidR="008F4226" w:rsidRPr="00F01693" w:rsidRDefault="008F4226" w:rsidP="00F01693">
            <w:pPr>
              <w:jc w:val="center"/>
              <w:rPr>
                <w:b/>
                <w:bCs/>
              </w:rPr>
            </w:pPr>
            <w:r w:rsidRPr="00F01693">
              <w:rPr>
                <w:b/>
                <w:bCs/>
              </w:rPr>
              <w:t>Geographic accessibility to access to vaccination services.</w:t>
            </w:r>
          </w:p>
        </w:tc>
        <w:tc>
          <w:tcPr>
            <w:tcW w:w="4536" w:type="dxa"/>
            <w:gridSpan w:val="2"/>
            <w:tcBorders>
              <w:top w:val="single" w:sz="12" w:space="0" w:color="auto"/>
              <w:left w:val="single" w:sz="4" w:space="0" w:color="auto"/>
              <w:bottom w:val="single" w:sz="4" w:space="0" w:color="999999"/>
              <w:right w:val="nil"/>
            </w:tcBorders>
            <w:shd w:val="clear" w:color="auto" w:fill="A5A5A5"/>
            <w:noWrap/>
            <w:hideMark/>
          </w:tcPr>
          <w:p w14:paraId="378EC43F" w14:textId="77777777" w:rsidR="008F4226" w:rsidRPr="00F01693" w:rsidRDefault="008F4226" w:rsidP="00F01693">
            <w:pPr>
              <w:jc w:val="center"/>
              <w:rPr>
                <w:b/>
                <w:bCs/>
              </w:rPr>
            </w:pPr>
            <w:r w:rsidRPr="00F01693">
              <w:rPr>
                <w:b/>
                <w:bCs/>
              </w:rPr>
              <w:t>Actual place-based accessibility</w:t>
            </w:r>
          </w:p>
        </w:tc>
        <w:tc>
          <w:tcPr>
            <w:tcW w:w="1701" w:type="dxa"/>
            <w:vMerge w:val="restart"/>
            <w:tcBorders>
              <w:top w:val="single" w:sz="12" w:space="0" w:color="auto"/>
              <w:left w:val="single" w:sz="4" w:space="0" w:color="auto"/>
              <w:right w:val="single" w:sz="4" w:space="0" w:color="auto"/>
            </w:tcBorders>
            <w:shd w:val="clear" w:color="auto" w:fill="A5A5A5"/>
          </w:tcPr>
          <w:p w14:paraId="41CD34E9" w14:textId="11900042" w:rsidR="008F4226" w:rsidRPr="00F01693" w:rsidRDefault="008F4226" w:rsidP="00F01693">
            <w:pPr>
              <w:jc w:val="center"/>
              <w:rPr>
                <w:b/>
                <w:bCs/>
              </w:rPr>
            </w:pPr>
            <w:r w:rsidRPr="00F01693">
              <w:rPr>
                <w:rFonts w:eastAsia="Times New Roman"/>
                <w:b/>
                <w:color w:val="000000"/>
              </w:rPr>
              <w:t>% of households without access to a vehicle</w:t>
            </w:r>
          </w:p>
        </w:tc>
      </w:tr>
      <w:tr w:rsidR="008F4226" w:rsidRPr="00F01693" w14:paraId="23FA1226" w14:textId="787398D2" w:rsidTr="008F4226">
        <w:trPr>
          <w:trHeight w:val="20"/>
        </w:trPr>
        <w:tc>
          <w:tcPr>
            <w:tcW w:w="993" w:type="dxa"/>
            <w:vMerge/>
            <w:tcBorders>
              <w:right w:val="single" w:sz="4" w:space="0" w:color="auto"/>
            </w:tcBorders>
            <w:shd w:val="clear" w:color="auto" w:fill="auto"/>
            <w:noWrap/>
          </w:tcPr>
          <w:p w14:paraId="01A50748" w14:textId="77777777" w:rsidR="008F4226" w:rsidRPr="00F01693" w:rsidRDefault="008F4226" w:rsidP="00F01693">
            <w:pPr>
              <w:jc w:val="center"/>
              <w:rPr>
                <w:b/>
                <w:bCs/>
              </w:rPr>
            </w:pPr>
          </w:p>
        </w:tc>
        <w:tc>
          <w:tcPr>
            <w:tcW w:w="2763" w:type="dxa"/>
            <w:gridSpan w:val="2"/>
            <w:vMerge/>
            <w:tcBorders>
              <w:left w:val="single" w:sz="4" w:space="0" w:color="auto"/>
              <w:right w:val="single" w:sz="4" w:space="0" w:color="auto"/>
            </w:tcBorders>
            <w:shd w:val="clear" w:color="auto" w:fill="auto"/>
          </w:tcPr>
          <w:p w14:paraId="3315149F" w14:textId="77777777" w:rsidR="008F4226" w:rsidRPr="00F01693" w:rsidRDefault="008F4226" w:rsidP="00F01693">
            <w:pPr>
              <w:jc w:val="center"/>
            </w:pPr>
          </w:p>
        </w:tc>
        <w:tc>
          <w:tcPr>
            <w:tcW w:w="4608" w:type="dxa"/>
            <w:gridSpan w:val="2"/>
            <w:vMerge/>
            <w:tcBorders>
              <w:left w:val="single" w:sz="4" w:space="0" w:color="auto"/>
            </w:tcBorders>
            <w:shd w:val="clear" w:color="auto" w:fill="auto"/>
          </w:tcPr>
          <w:p w14:paraId="4AC4EBD5" w14:textId="77777777" w:rsidR="008F4226" w:rsidRPr="00F01693" w:rsidRDefault="008F4226" w:rsidP="00F01693">
            <w:pPr>
              <w:jc w:val="center"/>
            </w:pPr>
          </w:p>
        </w:tc>
        <w:tc>
          <w:tcPr>
            <w:tcW w:w="2268" w:type="dxa"/>
            <w:tcBorders>
              <w:top w:val="single" w:sz="4" w:space="0" w:color="999999"/>
              <w:left w:val="single" w:sz="4" w:space="0" w:color="auto"/>
              <w:bottom w:val="single" w:sz="12" w:space="0" w:color="666666"/>
            </w:tcBorders>
            <w:shd w:val="clear" w:color="auto" w:fill="A5A5A5"/>
            <w:noWrap/>
          </w:tcPr>
          <w:p w14:paraId="7F982813" w14:textId="77777777" w:rsidR="008F4226" w:rsidRPr="00F01693" w:rsidRDefault="008F4226" w:rsidP="00F01693">
            <w:pPr>
              <w:jc w:val="center"/>
              <w:rPr>
                <w:b/>
                <w:bCs/>
              </w:rPr>
            </w:pPr>
            <w:r w:rsidRPr="00F01693">
              <w:rPr>
                <w:b/>
                <w:bCs/>
              </w:rPr>
              <w:t>Accessible centres by car within 45 min.</w:t>
            </w:r>
          </w:p>
        </w:tc>
        <w:tc>
          <w:tcPr>
            <w:tcW w:w="2268" w:type="dxa"/>
            <w:tcBorders>
              <w:top w:val="single" w:sz="4" w:space="0" w:color="999999"/>
              <w:bottom w:val="single" w:sz="12" w:space="0" w:color="666666"/>
              <w:right w:val="single" w:sz="4" w:space="0" w:color="auto"/>
            </w:tcBorders>
            <w:shd w:val="clear" w:color="auto" w:fill="A5A5A5"/>
            <w:noWrap/>
          </w:tcPr>
          <w:p w14:paraId="0B465365" w14:textId="77777777" w:rsidR="008F4226" w:rsidRPr="00F01693" w:rsidRDefault="008F4226" w:rsidP="00F01693">
            <w:pPr>
              <w:jc w:val="center"/>
              <w:rPr>
                <w:b/>
                <w:bCs/>
              </w:rPr>
            </w:pPr>
            <w:r w:rsidRPr="00F01693">
              <w:rPr>
                <w:b/>
                <w:bCs/>
              </w:rPr>
              <w:t>Accessible centres by public transportation within 60 min.</w:t>
            </w:r>
          </w:p>
        </w:tc>
        <w:tc>
          <w:tcPr>
            <w:tcW w:w="1701" w:type="dxa"/>
            <w:vMerge/>
            <w:tcBorders>
              <w:left w:val="single" w:sz="4" w:space="0" w:color="auto"/>
              <w:bottom w:val="single" w:sz="12" w:space="0" w:color="666666"/>
              <w:right w:val="single" w:sz="4" w:space="0" w:color="auto"/>
            </w:tcBorders>
            <w:shd w:val="clear" w:color="auto" w:fill="A5A5A5"/>
          </w:tcPr>
          <w:p w14:paraId="05BAA9C0" w14:textId="0C4015C6" w:rsidR="008F4226" w:rsidRPr="00F01693" w:rsidRDefault="008F4226" w:rsidP="00F01693">
            <w:pPr>
              <w:jc w:val="center"/>
              <w:rPr>
                <w:b/>
                <w:bCs/>
              </w:rPr>
            </w:pPr>
          </w:p>
        </w:tc>
      </w:tr>
      <w:tr w:rsidR="008F4226" w:rsidRPr="00F01693" w14:paraId="5A707BBB" w14:textId="650EEF28" w:rsidTr="008F4226">
        <w:trPr>
          <w:trHeight w:val="20"/>
        </w:trPr>
        <w:tc>
          <w:tcPr>
            <w:tcW w:w="993" w:type="dxa"/>
            <w:vMerge/>
            <w:tcBorders>
              <w:right w:val="single" w:sz="4" w:space="0" w:color="auto"/>
            </w:tcBorders>
            <w:shd w:val="clear" w:color="auto" w:fill="auto"/>
            <w:noWrap/>
            <w:hideMark/>
          </w:tcPr>
          <w:p w14:paraId="4B970815" w14:textId="77777777" w:rsidR="008F4226" w:rsidRPr="00F01693" w:rsidRDefault="008F4226" w:rsidP="00F01693">
            <w:pPr>
              <w:rPr>
                <w:b/>
                <w:bCs/>
              </w:rPr>
            </w:pPr>
          </w:p>
        </w:tc>
        <w:tc>
          <w:tcPr>
            <w:tcW w:w="1381" w:type="dxa"/>
            <w:tcBorders>
              <w:top w:val="single" w:sz="12" w:space="0" w:color="666666"/>
              <w:left w:val="single" w:sz="4" w:space="0" w:color="auto"/>
              <w:bottom w:val="single" w:sz="12" w:space="0" w:color="auto"/>
              <w:right w:val="single" w:sz="4" w:space="0" w:color="999999"/>
            </w:tcBorders>
            <w:shd w:val="clear" w:color="auto" w:fill="A5A5A5"/>
          </w:tcPr>
          <w:p w14:paraId="7C1DE405" w14:textId="77777777" w:rsidR="008F4226" w:rsidRPr="00F01693" w:rsidRDefault="008F4226" w:rsidP="00F01693">
            <w:pPr>
              <w:jc w:val="center"/>
            </w:pPr>
            <w:r w:rsidRPr="00F01693">
              <w:t>Mean (SD)</w:t>
            </w:r>
          </w:p>
        </w:tc>
        <w:tc>
          <w:tcPr>
            <w:tcW w:w="1382" w:type="dxa"/>
            <w:tcBorders>
              <w:top w:val="single" w:sz="12" w:space="0" w:color="666666"/>
              <w:left w:val="single" w:sz="4" w:space="0" w:color="999999"/>
              <w:bottom w:val="single" w:sz="12" w:space="0" w:color="auto"/>
              <w:right w:val="single" w:sz="4" w:space="0" w:color="auto"/>
            </w:tcBorders>
            <w:shd w:val="clear" w:color="auto" w:fill="A5A5A5"/>
            <w:noWrap/>
            <w:hideMark/>
          </w:tcPr>
          <w:p w14:paraId="21C17E37" w14:textId="77777777" w:rsidR="008F4226" w:rsidRPr="00F01693" w:rsidRDefault="008F4226" w:rsidP="00F01693">
            <w:pPr>
              <w:jc w:val="center"/>
            </w:pPr>
            <w:r w:rsidRPr="00F01693">
              <w:t>Number of MSOAs</w:t>
            </w:r>
          </w:p>
        </w:tc>
        <w:tc>
          <w:tcPr>
            <w:tcW w:w="2198" w:type="dxa"/>
            <w:tcBorders>
              <w:top w:val="single" w:sz="12" w:space="0" w:color="666666"/>
              <w:left w:val="single" w:sz="4" w:space="0" w:color="auto"/>
              <w:bottom w:val="single" w:sz="12" w:space="0" w:color="auto"/>
            </w:tcBorders>
            <w:shd w:val="clear" w:color="auto" w:fill="A5A5A5"/>
            <w:noWrap/>
            <w:hideMark/>
          </w:tcPr>
          <w:p w14:paraId="1713DB20" w14:textId="77777777" w:rsidR="008F4226" w:rsidRPr="00F01693" w:rsidRDefault="008F4226" w:rsidP="00F01693">
            <w:pPr>
              <w:jc w:val="center"/>
            </w:pPr>
            <w:r w:rsidRPr="00F01693">
              <w:t>Number of COVID-19 vaccination centres</w:t>
            </w:r>
          </w:p>
        </w:tc>
        <w:tc>
          <w:tcPr>
            <w:tcW w:w="2410" w:type="dxa"/>
            <w:tcBorders>
              <w:top w:val="single" w:sz="12" w:space="0" w:color="666666"/>
              <w:bottom w:val="single" w:sz="12" w:space="0" w:color="auto"/>
              <w:right w:val="single" w:sz="4" w:space="0" w:color="auto"/>
            </w:tcBorders>
            <w:shd w:val="clear" w:color="auto" w:fill="A5A5A5"/>
            <w:noWrap/>
            <w:hideMark/>
          </w:tcPr>
          <w:p w14:paraId="6FCA179D" w14:textId="77777777" w:rsidR="008F4226" w:rsidRPr="00F01693" w:rsidRDefault="008F4226" w:rsidP="00F01693">
            <w:pPr>
              <w:jc w:val="center"/>
            </w:pPr>
            <w:r w:rsidRPr="00F01693">
              <w:t>Vaccination centres per 100,000 inhabitants</w:t>
            </w:r>
          </w:p>
        </w:tc>
        <w:tc>
          <w:tcPr>
            <w:tcW w:w="2268" w:type="dxa"/>
            <w:tcBorders>
              <w:top w:val="single" w:sz="12" w:space="0" w:color="666666"/>
              <w:left w:val="single" w:sz="4" w:space="0" w:color="auto"/>
              <w:bottom w:val="single" w:sz="12" w:space="0" w:color="auto"/>
            </w:tcBorders>
            <w:shd w:val="clear" w:color="auto" w:fill="A5A5A5"/>
            <w:noWrap/>
            <w:hideMark/>
          </w:tcPr>
          <w:p w14:paraId="36F8DCB2" w14:textId="77777777" w:rsidR="008F4226" w:rsidRPr="00F01693" w:rsidRDefault="008F4226" w:rsidP="00F01693">
            <w:pPr>
              <w:jc w:val="center"/>
            </w:pPr>
            <w:r w:rsidRPr="00F01693">
              <w:t>Mean (SD)</w:t>
            </w:r>
          </w:p>
        </w:tc>
        <w:tc>
          <w:tcPr>
            <w:tcW w:w="2268" w:type="dxa"/>
            <w:tcBorders>
              <w:top w:val="single" w:sz="12" w:space="0" w:color="666666"/>
              <w:bottom w:val="single" w:sz="12" w:space="0" w:color="auto"/>
              <w:right w:val="nil"/>
            </w:tcBorders>
            <w:shd w:val="clear" w:color="auto" w:fill="A5A5A5"/>
            <w:noWrap/>
            <w:hideMark/>
          </w:tcPr>
          <w:p w14:paraId="0437597B" w14:textId="77777777" w:rsidR="008F4226" w:rsidRPr="00F01693" w:rsidRDefault="008F4226" w:rsidP="00F01693">
            <w:pPr>
              <w:jc w:val="center"/>
            </w:pPr>
            <w:r w:rsidRPr="00F01693">
              <w:t>Mean (SD)</w:t>
            </w:r>
          </w:p>
        </w:tc>
        <w:tc>
          <w:tcPr>
            <w:tcW w:w="1701" w:type="dxa"/>
            <w:tcBorders>
              <w:top w:val="single" w:sz="12" w:space="0" w:color="666666"/>
              <w:bottom w:val="single" w:sz="12" w:space="0" w:color="auto"/>
              <w:right w:val="single" w:sz="4" w:space="0" w:color="auto"/>
            </w:tcBorders>
            <w:shd w:val="clear" w:color="auto" w:fill="A5A5A5"/>
          </w:tcPr>
          <w:p w14:paraId="08F9CB85" w14:textId="5ACCCCDD" w:rsidR="008F4226" w:rsidRPr="00F01693" w:rsidRDefault="008F4226" w:rsidP="00F01693">
            <w:pPr>
              <w:jc w:val="center"/>
            </w:pPr>
            <w:r w:rsidRPr="00F01693">
              <w:t>Mean (SD)</w:t>
            </w:r>
          </w:p>
        </w:tc>
      </w:tr>
      <w:tr w:rsidR="008F4226" w:rsidRPr="00F01693" w14:paraId="65B40EE0" w14:textId="720155B3" w:rsidTr="008F4226">
        <w:trPr>
          <w:trHeight w:val="20"/>
        </w:trPr>
        <w:tc>
          <w:tcPr>
            <w:tcW w:w="993" w:type="dxa"/>
            <w:tcBorders>
              <w:top w:val="single" w:sz="12" w:space="0" w:color="auto"/>
              <w:left w:val="nil"/>
            </w:tcBorders>
            <w:shd w:val="clear" w:color="auto" w:fill="auto"/>
            <w:noWrap/>
            <w:hideMark/>
          </w:tcPr>
          <w:p w14:paraId="284789AE" w14:textId="77777777" w:rsidR="008F4226" w:rsidRPr="00F01693" w:rsidRDefault="008F4226" w:rsidP="00F01693">
            <w:pPr>
              <w:rPr>
                <w:b/>
                <w:bCs/>
              </w:rPr>
            </w:pPr>
            <w:r w:rsidRPr="00F01693">
              <w:rPr>
                <w:b/>
                <w:bCs/>
              </w:rPr>
              <w:t>G1</w:t>
            </w:r>
          </w:p>
        </w:tc>
        <w:tc>
          <w:tcPr>
            <w:tcW w:w="1381" w:type="dxa"/>
            <w:tcBorders>
              <w:top w:val="single" w:sz="12" w:space="0" w:color="auto"/>
              <w:right w:val="single" w:sz="4" w:space="0" w:color="999999"/>
            </w:tcBorders>
            <w:shd w:val="clear" w:color="auto" w:fill="auto"/>
          </w:tcPr>
          <w:p w14:paraId="5B799C65" w14:textId="77777777" w:rsidR="008F4226" w:rsidRPr="00F01693" w:rsidRDefault="008F4226" w:rsidP="00F01693">
            <w:pPr>
              <w:jc w:val="right"/>
            </w:pPr>
            <w:r w:rsidRPr="00F01693">
              <w:t>0.71 (0.1)</w:t>
            </w:r>
          </w:p>
        </w:tc>
        <w:tc>
          <w:tcPr>
            <w:tcW w:w="1382" w:type="dxa"/>
            <w:tcBorders>
              <w:top w:val="single" w:sz="12" w:space="0" w:color="auto"/>
              <w:left w:val="single" w:sz="4" w:space="0" w:color="999999"/>
              <w:right w:val="single" w:sz="4" w:space="0" w:color="auto"/>
            </w:tcBorders>
            <w:shd w:val="clear" w:color="auto" w:fill="auto"/>
            <w:noWrap/>
            <w:hideMark/>
          </w:tcPr>
          <w:p w14:paraId="6371B3C5" w14:textId="77777777" w:rsidR="008F4226" w:rsidRPr="00F01693" w:rsidRDefault="008F4226" w:rsidP="00F01693">
            <w:pPr>
              <w:jc w:val="right"/>
            </w:pPr>
            <w:r w:rsidRPr="00F01693">
              <w:t>1098</w:t>
            </w:r>
          </w:p>
        </w:tc>
        <w:tc>
          <w:tcPr>
            <w:tcW w:w="2198" w:type="dxa"/>
            <w:tcBorders>
              <w:top w:val="single" w:sz="12" w:space="0" w:color="auto"/>
              <w:left w:val="single" w:sz="4" w:space="0" w:color="auto"/>
            </w:tcBorders>
            <w:shd w:val="clear" w:color="auto" w:fill="auto"/>
            <w:noWrap/>
            <w:hideMark/>
          </w:tcPr>
          <w:p w14:paraId="1C0A67AF" w14:textId="77777777" w:rsidR="008F4226" w:rsidRPr="00F01693" w:rsidRDefault="008F4226" w:rsidP="00F01693">
            <w:pPr>
              <w:jc w:val="right"/>
            </w:pPr>
            <w:r w:rsidRPr="00F01693">
              <w:t>21</w:t>
            </w:r>
          </w:p>
        </w:tc>
        <w:tc>
          <w:tcPr>
            <w:tcW w:w="2410" w:type="dxa"/>
            <w:tcBorders>
              <w:top w:val="single" w:sz="12" w:space="0" w:color="auto"/>
              <w:right w:val="single" w:sz="4" w:space="0" w:color="auto"/>
            </w:tcBorders>
            <w:shd w:val="clear" w:color="auto" w:fill="auto"/>
            <w:noWrap/>
            <w:hideMark/>
          </w:tcPr>
          <w:p w14:paraId="56385341" w14:textId="77777777" w:rsidR="008F4226" w:rsidRPr="00F01693" w:rsidRDefault="008F4226" w:rsidP="00F01693">
            <w:pPr>
              <w:jc w:val="right"/>
            </w:pPr>
            <w:r w:rsidRPr="00F01693">
              <w:t>0.67</w:t>
            </w:r>
          </w:p>
        </w:tc>
        <w:tc>
          <w:tcPr>
            <w:tcW w:w="2268" w:type="dxa"/>
            <w:tcBorders>
              <w:top w:val="single" w:sz="12" w:space="0" w:color="auto"/>
              <w:left w:val="single" w:sz="4" w:space="0" w:color="auto"/>
            </w:tcBorders>
            <w:shd w:val="clear" w:color="auto" w:fill="auto"/>
            <w:noWrap/>
            <w:hideMark/>
          </w:tcPr>
          <w:p w14:paraId="49DEC4AC" w14:textId="77777777" w:rsidR="008F4226" w:rsidRPr="00F01693" w:rsidRDefault="008F4226" w:rsidP="00F01693">
            <w:pPr>
              <w:jc w:val="right"/>
            </w:pPr>
            <w:r w:rsidRPr="00F01693">
              <w:t>6.35 (8.31)</w:t>
            </w:r>
          </w:p>
        </w:tc>
        <w:tc>
          <w:tcPr>
            <w:tcW w:w="2268" w:type="dxa"/>
            <w:tcBorders>
              <w:top w:val="single" w:sz="12" w:space="0" w:color="auto"/>
              <w:right w:val="nil"/>
            </w:tcBorders>
            <w:shd w:val="clear" w:color="auto" w:fill="auto"/>
            <w:noWrap/>
            <w:hideMark/>
          </w:tcPr>
          <w:p w14:paraId="022BCF15" w14:textId="77777777" w:rsidR="008F4226" w:rsidRPr="00F01693" w:rsidRDefault="008F4226" w:rsidP="00F01693">
            <w:pPr>
              <w:jc w:val="right"/>
            </w:pPr>
            <w:r w:rsidRPr="00F01693">
              <w:t>1.52 (2.58)</w:t>
            </w:r>
          </w:p>
        </w:tc>
        <w:tc>
          <w:tcPr>
            <w:tcW w:w="1701" w:type="dxa"/>
            <w:tcBorders>
              <w:top w:val="single" w:sz="12" w:space="0" w:color="auto"/>
              <w:right w:val="single" w:sz="4" w:space="0" w:color="auto"/>
            </w:tcBorders>
            <w:shd w:val="clear" w:color="auto" w:fill="auto"/>
          </w:tcPr>
          <w:p w14:paraId="3841B08F" w14:textId="30E389F5" w:rsidR="008F4226" w:rsidRPr="00F01693" w:rsidRDefault="008F4226" w:rsidP="00F01693">
            <w:pPr>
              <w:jc w:val="right"/>
            </w:pPr>
            <w:r w:rsidRPr="00F01693">
              <w:rPr>
                <w:rFonts w:eastAsia="Times New Roman"/>
                <w:color w:val="000000"/>
              </w:rPr>
              <w:t>0.232 (0.131)</w:t>
            </w:r>
          </w:p>
        </w:tc>
      </w:tr>
      <w:tr w:rsidR="008F4226" w:rsidRPr="00F01693" w14:paraId="682FCF57" w14:textId="4B1F3398" w:rsidTr="008F4226">
        <w:trPr>
          <w:trHeight w:val="20"/>
        </w:trPr>
        <w:tc>
          <w:tcPr>
            <w:tcW w:w="993" w:type="dxa"/>
            <w:tcBorders>
              <w:left w:val="nil"/>
            </w:tcBorders>
            <w:shd w:val="clear" w:color="auto" w:fill="auto"/>
            <w:noWrap/>
            <w:hideMark/>
          </w:tcPr>
          <w:p w14:paraId="47AB94B3" w14:textId="77777777" w:rsidR="008F4226" w:rsidRPr="00F01693" w:rsidRDefault="008F4226" w:rsidP="00F01693">
            <w:pPr>
              <w:rPr>
                <w:b/>
                <w:bCs/>
              </w:rPr>
            </w:pPr>
            <w:r w:rsidRPr="00F01693">
              <w:rPr>
                <w:b/>
                <w:bCs/>
              </w:rPr>
              <w:t>G2</w:t>
            </w:r>
          </w:p>
        </w:tc>
        <w:tc>
          <w:tcPr>
            <w:tcW w:w="1381" w:type="dxa"/>
            <w:tcBorders>
              <w:right w:val="single" w:sz="4" w:space="0" w:color="999999"/>
            </w:tcBorders>
            <w:shd w:val="clear" w:color="auto" w:fill="auto"/>
          </w:tcPr>
          <w:p w14:paraId="1C746208" w14:textId="77777777" w:rsidR="008F4226" w:rsidRPr="00F01693" w:rsidRDefault="008F4226" w:rsidP="00F01693">
            <w:pPr>
              <w:jc w:val="right"/>
            </w:pPr>
            <w:r w:rsidRPr="00F01693">
              <w:t>0.66 (0.11)</w:t>
            </w:r>
          </w:p>
        </w:tc>
        <w:tc>
          <w:tcPr>
            <w:tcW w:w="1382" w:type="dxa"/>
            <w:tcBorders>
              <w:left w:val="single" w:sz="4" w:space="0" w:color="999999"/>
              <w:right w:val="single" w:sz="4" w:space="0" w:color="auto"/>
            </w:tcBorders>
            <w:shd w:val="clear" w:color="auto" w:fill="auto"/>
            <w:noWrap/>
            <w:hideMark/>
          </w:tcPr>
          <w:p w14:paraId="37E19FED" w14:textId="77777777" w:rsidR="008F4226" w:rsidRPr="00F01693" w:rsidRDefault="008F4226" w:rsidP="00F01693">
            <w:pPr>
              <w:jc w:val="right"/>
            </w:pPr>
            <w:r w:rsidRPr="00F01693">
              <w:t>995</w:t>
            </w:r>
          </w:p>
        </w:tc>
        <w:tc>
          <w:tcPr>
            <w:tcW w:w="2198" w:type="dxa"/>
            <w:tcBorders>
              <w:left w:val="single" w:sz="4" w:space="0" w:color="auto"/>
            </w:tcBorders>
            <w:shd w:val="clear" w:color="auto" w:fill="auto"/>
            <w:noWrap/>
            <w:hideMark/>
          </w:tcPr>
          <w:p w14:paraId="65C12AD3" w14:textId="77777777" w:rsidR="008F4226" w:rsidRPr="00F01693" w:rsidRDefault="008F4226" w:rsidP="00F01693">
            <w:pPr>
              <w:jc w:val="right"/>
            </w:pPr>
            <w:r w:rsidRPr="00F01693">
              <w:t>25</w:t>
            </w:r>
          </w:p>
        </w:tc>
        <w:tc>
          <w:tcPr>
            <w:tcW w:w="2410" w:type="dxa"/>
            <w:tcBorders>
              <w:right w:val="single" w:sz="4" w:space="0" w:color="auto"/>
            </w:tcBorders>
            <w:shd w:val="clear" w:color="auto" w:fill="auto"/>
            <w:noWrap/>
            <w:hideMark/>
          </w:tcPr>
          <w:p w14:paraId="3E94D7CA" w14:textId="77777777" w:rsidR="008F4226" w:rsidRPr="00F01693" w:rsidRDefault="008F4226" w:rsidP="00F01693">
            <w:pPr>
              <w:jc w:val="right"/>
            </w:pPr>
            <w:r w:rsidRPr="00F01693">
              <w:t>0.78</w:t>
            </w:r>
          </w:p>
        </w:tc>
        <w:tc>
          <w:tcPr>
            <w:tcW w:w="2268" w:type="dxa"/>
            <w:tcBorders>
              <w:left w:val="single" w:sz="4" w:space="0" w:color="auto"/>
            </w:tcBorders>
            <w:shd w:val="clear" w:color="auto" w:fill="auto"/>
            <w:noWrap/>
            <w:hideMark/>
          </w:tcPr>
          <w:p w14:paraId="6F2732E0" w14:textId="77777777" w:rsidR="008F4226" w:rsidRPr="00F01693" w:rsidRDefault="008F4226" w:rsidP="00F01693">
            <w:pPr>
              <w:jc w:val="right"/>
            </w:pPr>
            <w:r w:rsidRPr="00F01693">
              <w:t>5.45 (8.77)</w:t>
            </w:r>
          </w:p>
        </w:tc>
        <w:tc>
          <w:tcPr>
            <w:tcW w:w="2268" w:type="dxa"/>
            <w:tcBorders>
              <w:right w:val="nil"/>
            </w:tcBorders>
            <w:shd w:val="clear" w:color="auto" w:fill="auto"/>
            <w:noWrap/>
            <w:hideMark/>
          </w:tcPr>
          <w:p w14:paraId="4DD7BB0D" w14:textId="77777777" w:rsidR="008F4226" w:rsidRPr="00F01693" w:rsidRDefault="008F4226" w:rsidP="00F01693">
            <w:pPr>
              <w:jc w:val="right"/>
            </w:pPr>
            <w:r w:rsidRPr="00F01693">
              <w:t>1.35 (2.94)</w:t>
            </w:r>
          </w:p>
        </w:tc>
        <w:tc>
          <w:tcPr>
            <w:tcW w:w="1701" w:type="dxa"/>
            <w:tcBorders>
              <w:right w:val="single" w:sz="4" w:space="0" w:color="auto"/>
            </w:tcBorders>
            <w:shd w:val="clear" w:color="auto" w:fill="auto"/>
          </w:tcPr>
          <w:p w14:paraId="070B194D" w14:textId="2196D55C" w:rsidR="008F4226" w:rsidRPr="00F01693" w:rsidRDefault="008F4226" w:rsidP="00F01693">
            <w:pPr>
              <w:jc w:val="right"/>
            </w:pPr>
            <w:r w:rsidRPr="00F01693">
              <w:rPr>
                <w:rFonts w:eastAsia="Times New Roman"/>
                <w:color w:val="000000"/>
              </w:rPr>
              <w:t>0.227 (0.142)</w:t>
            </w:r>
          </w:p>
        </w:tc>
      </w:tr>
      <w:tr w:rsidR="008F4226" w:rsidRPr="00F01693" w14:paraId="5BBB0865" w14:textId="4FD65299" w:rsidTr="00867EAC">
        <w:trPr>
          <w:trHeight w:val="20"/>
        </w:trPr>
        <w:tc>
          <w:tcPr>
            <w:tcW w:w="993" w:type="dxa"/>
            <w:tcBorders>
              <w:left w:val="nil"/>
            </w:tcBorders>
            <w:shd w:val="clear" w:color="auto" w:fill="auto"/>
            <w:noWrap/>
            <w:hideMark/>
          </w:tcPr>
          <w:p w14:paraId="0D3232D9" w14:textId="77777777" w:rsidR="008F4226" w:rsidRPr="00F01693" w:rsidRDefault="008F4226" w:rsidP="00F01693">
            <w:pPr>
              <w:rPr>
                <w:b/>
                <w:bCs/>
              </w:rPr>
            </w:pPr>
            <w:r w:rsidRPr="00F01693">
              <w:rPr>
                <w:b/>
                <w:bCs/>
              </w:rPr>
              <w:t>G3</w:t>
            </w:r>
          </w:p>
        </w:tc>
        <w:tc>
          <w:tcPr>
            <w:tcW w:w="1381" w:type="dxa"/>
            <w:tcBorders>
              <w:right w:val="single" w:sz="4" w:space="0" w:color="999999"/>
            </w:tcBorders>
            <w:shd w:val="clear" w:color="auto" w:fill="auto"/>
          </w:tcPr>
          <w:p w14:paraId="59D55412" w14:textId="77777777" w:rsidR="008F4226" w:rsidRPr="00F01693" w:rsidRDefault="008F4226" w:rsidP="00F01693">
            <w:pPr>
              <w:jc w:val="right"/>
            </w:pPr>
            <w:r w:rsidRPr="00F01693">
              <w:t>0.62 (0.1)</w:t>
            </w:r>
          </w:p>
        </w:tc>
        <w:tc>
          <w:tcPr>
            <w:tcW w:w="1382" w:type="dxa"/>
            <w:tcBorders>
              <w:left w:val="single" w:sz="4" w:space="0" w:color="999999"/>
              <w:right w:val="single" w:sz="4" w:space="0" w:color="auto"/>
            </w:tcBorders>
            <w:shd w:val="clear" w:color="auto" w:fill="auto"/>
            <w:noWrap/>
            <w:hideMark/>
          </w:tcPr>
          <w:p w14:paraId="68071AF1" w14:textId="77777777" w:rsidR="008F4226" w:rsidRPr="00F01693" w:rsidRDefault="008F4226" w:rsidP="00F01693">
            <w:pPr>
              <w:jc w:val="right"/>
            </w:pPr>
            <w:r w:rsidRPr="00F01693">
              <w:t>1,114</w:t>
            </w:r>
          </w:p>
        </w:tc>
        <w:tc>
          <w:tcPr>
            <w:tcW w:w="2198" w:type="dxa"/>
            <w:tcBorders>
              <w:left w:val="single" w:sz="4" w:space="0" w:color="auto"/>
            </w:tcBorders>
            <w:shd w:val="clear" w:color="auto" w:fill="auto"/>
            <w:noWrap/>
            <w:hideMark/>
          </w:tcPr>
          <w:p w14:paraId="73A178AC" w14:textId="77777777" w:rsidR="008F4226" w:rsidRPr="00F01693" w:rsidRDefault="008F4226" w:rsidP="00F01693">
            <w:pPr>
              <w:jc w:val="right"/>
            </w:pPr>
            <w:r w:rsidRPr="00F01693">
              <w:t>47</w:t>
            </w:r>
          </w:p>
        </w:tc>
        <w:tc>
          <w:tcPr>
            <w:tcW w:w="2410" w:type="dxa"/>
            <w:tcBorders>
              <w:right w:val="single" w:sz="4" w:space="0" w:color="auto"/>
            </w:tcBorders>
            <w:shd w:val="clear" w:color="auto" w:fill="auto"/>
            <w:noWrap/>
            <w:hideMark/>
          </w:tcPr>
          <w:p w14:paraId="149F589F" w14:textId="77777777" w:rsidR="008F4226" w:rsidRPr="00F01693" w:rsidRDefault="008F4226" w:rsidP="00F01693">
            <w:pPr>
              <w:jc w:val="right"/>
            </w:pPr>
            <w:r w:rsidRPr="00F01693">
              <w:t>1.14</w:t>
            </w:r>
          </w:p>
        </w:tc>
        <w:tc>
          <w:tcPr>
            <w:tcW w:w="2268" w:type="dxa"/>
            <w:tcBorders>
              <w:left w:val="single" w:sz="4" w:space="0" w:color="auto"/>
            </w:tcBorders>
            <w:shd w:val="clear" w:color="auto" w:fill="D9D9D9" w:themeFill="background1" w:themeFillShade="D9"/>
            <w:noWrap/>
            <w:hideMark/>
          </w:tcPr>
          <w:p w14:paraId="4017823C" w14:textId="77777777" w:rsidR="008F4226" w:rsidRPr="00F01693" w:rsidRDefault="008F4226" w:rsidP="00F01693">
            <w:pPr>
              <w:jc w:val="right"/>
            </w:pPr>
            <w:r w:rsidRPr="00F01693">
              <w:t>18.62 (13.09)</w:t>
            </w:r>
          </w:p>
        </w:tc>
        <w:tc>
          <w:tcPr>
            <w:tcW w:w="2268" w:type="dxa"/>
            <w:tcBorders>
              <w:right w:val="nil"/>
            </w:tcBorders>
            <w:shd w:val="clear" w:color="auto" w:fill="D9D9D9" w:themeFill="background1" w:themeFillShade="D9"/>
            <w:noWrap/>
            <w:hideMark/>
          </w:tcPr>
          <w:p w14:paraId="60EC13A8" w14:textId="77777777" w:rsidR="008F4226" w:rsidRPr="00F01693" w:rsidRDefault="008F4226" w:rsidP="00F01693">
            <w:pPr>
              <w:jc w:val="right"/>
            </w:pPr>
            <w:r w:rsidRPr="00F01693">
              <w:t>3.9 (5.04)</w:t>
            </w:r>
          </w:p>
        </w:tc>
        <w:tc>
          <w:tcPr>
            <w:tcW w:w="1701" w:type="dxa"/>
            <w:tcBorders>
              <w:right w:val="single" w:sz="4" w:space="0" w:color="auto"/>
            </w:tcBorders>
            <w:shd w:val="clear" w:color="auto" w:fill="D9D9D9" w:themeFill="background1" w:themeFillShade="D9"/>
          </w:tcPr>
          <w:p w14:paraId="6C2B9730" w14:textId="4F99C339" w:rsidR="008F4226" w:rsidRPr="00F01693" w:rsidRDefault="008F4226" w:rsidP="00F01693">
            <w:pPr>
              <w:widowControl/>
              <w:wordWrap/>
              <w:autoSpaceDE/>
              <w:autoSpaceDN/>
              <w:jc w:val="right"/>
            </w:pPr>
            <w:r w:rsidRPr="00F01693">
              <w:rPr>
                <w:rFonts w:eastAsia="Times New Roman"/>
                <w:color w:val="000000"/>
              </w:rPr>
              <w:t>0.269 (0.17)</w:t>
            </w:r>
          </w:p>
        </w:tc>
      </w:tr>
      <w:tr w:rsidR="008F4226" w:rsidRPr="00F01693" w14:paraId="3B4E2A0C" w14:textId="5F5403F2" w:rsidTr="00867EAC">
        <w:trPr>
          <w:trHeight w:val="20"/>
        </w:trPr>
        <w:tc>
          <w:tcPr>
            <w:tcW w:w="993" w:type="dxa"/>
            <w:tcBorders>
              <w:left w:val="nil"/>
            </w:tcBorders>
            <w:shd w:val="clear" w:color="auto" w:fill="auto"/>
            <w:noWrap/>
            <w:hideMark/>
          </w:tcPr>
          <w:p w14:paraId="313DE7E7" w14:textId="77777777" w:rsidR="008F4226" w:rsidRPr="00F01693" w:rsidRDefault="008F4226" w:rsidP="00F01693">
            <w:pPr>
              <w:rPr>
                <w:b/>
                <w:bCs/>
              </w:rPr>
            </w:pPr>
            <w:r w:rsidRPr="00F01693">
              <w:rPr>
                <w:b/>
                <w:bCs/>
              </w:rPr>
              <w:t>G4</w:t>
            </w:r>
          </w:p>
        </w:tc>
        <w:tc>
          <w:tcPr>
            <w:tcW w:w="1381" w:type="dxa"/>
            <w:tcBorders>
              <w:right w:val="single" w:sz="4" w:space="0" w:color="999999"/>
            </w:tcBorders>
            <w:shd w:val="clear" w:color="auto" w:fill="auto"/>
          </w:tcPr>
          <w:p w14:paraId="2EF66143" w14:textId="77777777" w:rsidR="008F4226" w:rsidRPr="00F01693" w:rsidRDefault="008F4226" w:rsidP="00F01693">
            <w:pPr>
              <w:jc w:val="right"/>
            </w:pPr>
            <w:r w:rsidRPr="00F01693">
              <w:t>0.63 (0.12)</w:t>
            </w:r>
          </w:p>
        </w:tc>
        <w:tc>
          <w:tcPr>
            <w:tcW w:w="1382" w:type="dxa"/>
            <w:tcBorders>
              <w:left w:val="single" w:sz="4" w:space="0" w:color="999999"/>
              <w:right w:val="single" w:sz="4" w:space="0" w:color="auto"/>
            </w:tcBorders>
            <w:shd w:val="clear" w:color="auto" w:fill="auto"/>
            <w:noWrap/>
            <w:hideMark/>
          </w:tcPr>
          <w:p w14:paraId="3CFE00BC" w14:textId="77777777" w:rsidR="008F4226" w:rsidRPr="00F01693" w:rsidRDefault="008F4226" w:rsidP="00F01693">
            <w:pPr>
              <w:jc w:val="right"/>
            </w:pPr>
            <w:r w:rsidRPr="00F01693">
              <w:t>815</w:t>
            </w:r>
          </w:p>
        </w:tc>
        <w:tc>
          <w:tcPr>
            <w:tcW w:w="2198" w:type="dxa"/>
            <w:tcBorders>
              <w:left w:val="single" w:sz="4" w:space="0" w:color="auto"/>
            </w:tcBorders>
            <w:shd w:val="clear" w:color="auto" w:fill="auto"/>
            <w:noWrap/>
            <w:hideMark/>
          </w:tcPr>
          <w:p w14:paraId="776F0B61" w14:textId="77777777" w:rsidR="008F4226" w:rsidRPr="00F01693" w:rsidRDefault="008F4226" w:rsidP="00F01693">
            <w:pPr>
              <w:jc w:val="right"/>
            </w:pPr>
            <w:r w:rsidRPr="00F01693">
              <w:t>29</w:t>
            </w:r>
          </w:p>
        </w:tc>
        <w:tc>
          <w:tcPr>
            <w:tcW w:w="2410" w:type="dxa"/>
            <w:tcBorders>
              <w:right w:val="single" w:sz="4" w:space="0" w:color="auto"/>
            </w:tcBorders>
            <w:shd w:val="clear" w:color="auto" w:fill="auto"/>
            <w:noWrap/>
            <w:hideMark/>
          </w:tcPr>
          <w:p w14:paraId="7A147555" w14:textId="77777777" w:rsidR="008F4226" w:rsidRPr="00F01693" w:rsidRDefault="008F4226" w:rsidP="00F01693">
            <w:pPr>
              <w:jc w:val="right"/>
            </w:pPr>
            <w:r w:rsidRPr="00F01693">
              <w:t>1.12</w:t>
            </w:r>
          </w:p>
        </w:tc>
        <w:tc>
          <w:tcPr>
            <w:tcW w:w="2268" w:type="dxa"/>
            <w:tcBorders>
              <w:left w:val="single" w:sz="4" w:space="0" w:color="auto"/>
            </w:tcBorders>
            <w:shd w:val="clear" w:color="auto" w:fill="auto"/>
            <w:noWrap/>
            <w:hideMark/>
          </w:tcPr>
          <w:p w14:paraId="7DE629B3" w14:textId="77777777" w:rsidR="008F4226" w:rsidRPr="00F01693" w:rsidRDefault="008F4226" w:rsidP="00F01693">
            <w:pPr>
              <w:jc w:val="right"/>
            </w:pPr>
            <w:r w:rsidRPr="00F01693">
              <w:t>6.15 (7.76)</w:t>
            </w:r>
          </w:p>
        </w:tc>
        <w:tc>
          <w:tcPr>
            <w:tcW w:w="2268" w:type="dxa"/>
            <w:tcBorders>
              <w:right w:val="nil"/>
            </w:tcBorders>
            <w:shd w:val="clear" w:color="auto" w:fill="auto"/>
            <w:noWrap/>
            <w:hideMark/>
          </w:tcPr>
          <w:p w14:paraId="01DAA08E" w14:textId="77777777" w:rsidR="008F4226" w:rsidRPr="00F01693" w:rsidRDefault="008F4226" w:rsidP="00F01693">
            <w:pPr>
              <w:jc w:val="right"/>
            </w:pPr>
            <w:r w:rsidRPr="00F01693">
              <w:t>1.27 (2.7)</w:t>
            </w:r>
          </w:p>
        </w:tc>
        <w:tc>
          <w:tcPr>
            <w:tcW w:w="1701" w:type="dxa"/>
            <w:tcBorders>
              <w:right w:val="single" w:sz="4" w:space="0" w:color="auto"/>
            </w:tcBorders>
            <w:shd w:val="clear" w:color="auto" w:fill="D9D9D9" w:themeFill="background1" w:themeFillShade="D9"/>
          </w:tcPr>
          <w:p w14:paraId="35285054" w14:textId="4F962F19" w:rsidR="008F4226" w:rsidRPr="00F01693" w:rsidRDefault="008F4226" w:rsidP="00F01693">
            <w:pPr>
              <w:jc w:val="right"/>
            </w:pPr>
            <w:r w:rsidRPr="00F01693">
              <w:rPr>
                <w:rFonts w:eastAsia="Times New Roman"/>
                <w:color w:val="000000"/>
              </w:rPr>
              <w:t>0.254 (0.143)</w:t>
            </w:r>
          </w:p>
        </w:tc>
      </w:tr>
      <w:tr w:rsidR="008F4226" w:rsidRPr="00F01693" w14:paraId="1C054079" w14:textId="669E7231" w:rsidTr="00867EAC">
        <w:trPr>
          <w:trHeight w:val="20"/>
        </w:trPr>
        <w:tc>
          <w:tcPr>
            <w:tcW w:w="993" w:type="dxa"/>
            <w:tcBorders>
              <w:left w:val="nil"/>
            </w:tcBorders>
            <w:shd w:val="clear" w:color="auto" w:fill="auto"/>
            <w:noWrap/>
            <w:hideMark/>
          </w:tcPr>
          <w:p w14:paraId="40AFEC9F" w14:textId="77777777" w:rsidR="008F4226" w:rsidRPr="00F01693" w:rsidRDefault="008F4226" w:rsidP="00F01693">
            <w:pPr>
              <w:rPr>
                <w:b/>
                <w:bCs/>
              </w:rPr>
            </w:pPr>
            <w:r w:rsidRPr="00F01693">
              <w:rPr>
                <w:b/>
                <w:bCs/>
              </w:rPr>
              <w:t>G5</w:t>
            </w:r>
          </w:p>
        </w:tc>
        <w:tc>
          <w:tcPr>
            <w:tcW w:w="1381" w:type="dxa"/>
            <w:tcBorders>
              <w:right w:val="single" w:sz="4" w:space="0" w:color="999999"/>
            </w:tcBorders>
            <w:shd w:val="clear" w:color="auto" w:fill="auto"/>
          </w:tcPr>
          <w:p w14:paraId="38156D93" w14:textId="77777777" w:rsidR="008F4226" w:rsidRPr="00F01693" w:rsidRDefault="008F4226" w:rsidP="00F01693">
            <w:pPr>
              <w:jc w:val="right"/>
            </w:pPr>
            <w:r w:rsidRPr="00F01693">
              <w:t>0.69 (0.09)</w:t>
            </w:r>
          </w:p>
        </w:tc>
        <w:tc>
          <w:tcPr>
            <w:tcW w:w="1382" w:type="dxa"/>
            <w:tcBorders>
              <w:left w:val="single" w:sz="4" w:space="0" w:color="999999"/>
              <w:right w:val="single" w:sz="4" w:space="0" w:color="auto"/>
            </w:tcBorders>
            <w:shd w:val="clear" w:color="auto" w:fill="auto"/>
            <w:noWrap/>
            <w:hideMark/>
          </w:tcPr>
          <w:p w14:paraId="291963C4" w14:textId="77777777" w:rsidR="008F4226" w:rsidRPr="00F01693" w:rsidRDefault="008F4226" w:rsidP="00F01693">
            <w:pPr>
              <w:jc w:val="right"/>
            </w:pPr>
            <w:r w:rsidRPr="00F01693">
              <w:t>1,054</w:t>
            </w:r>
          </w:p>
        </w:tc>
        <w:tc>
          <w:tcPr>
            <w:tcW w:w="2198" w:type="dxa"/>
            <w:tcBorders>
              <w:left w:val="single" w:sz="4" w:space="0" w:color="auto"/>
            </w:tcBorders>
            <w:shd w:val="clear" w:color="auto" w:fill="auto"/>
            <w:noWrap/>
            <w:hideMark/>
          </w:tcPr>
          <w:p w14:paraId="4E1514FE" w14:textId="77777777" w:rsidR="008F4226" w:rsidRPr="00F01693" w:rsidRDefault="008F4226" w:rsidP="00F01693">
            <w:pPr>
              <w:jc w:val="right"/>
            </w:pPr>
            <w:r w:rsidRPr="00F01693">
              <w:t>22</w:t>
            </w:r>
          </w:p>
        </w:tc>
        <w:tc>
          <w:tcPr>
            <w:tcW w:w="2410" w:type="dxa"/>
            <w:tcBorders>
              <w:right w:val="single" w:sz="4" w:space="0" w:color="auto"/>
            </w:tcBorders>
            <w:shd w:val="clear" w:color="auto" w:fill="auto"/>
            <w:noWrap/>
            <w:hideMark/>
          </w:tcPr>
          <w:p w14:paraId="19D3365B" w14:textId="77777777" w:rsidR="008F4226" w:rsidRPr="00F01693" w:rsidRDefault="008F4226" w:rsidP="00F01693">
            <w:pPr>
              <w:jc w:val="right"/>
            </w:pPr>
            <w:r w:rsidRPr="00F01693">
              <w:t>0.67</w:t>
            </w:r>
          </w:p>
        </w:tc>
        <w:tc>
          <w:tcPr>
            <w:tcW w:w="2268" w:type="dxa"/>
            <w:tcBorders>
              <w:left w:val="single" w:sz="4" w:space="0" w:color="auto"/>
            </w:tcBorders>
            <w:shd w:val="clear" w:color="auto" w:fill="auto"/>
            <w:noWrap/>
            <w:hideMark/>
          </w:tcPr>
          <w:p w14:paraId="56D911FB" w14:textId="77777777" w:rsidR="008F4226" w:rsidRPr="00F01693" w:rsidRDefault="008F4226" w:rsidP="00F01693">
            <w:pPr>
              <w:jc w:val="right"/>
            </w:pPr>
            <w:r w:rsidRPr="00F01693">
              <w:t>6.61 (9.51)</w:t>
            </w:r>
          </w:p>
        </w:tc>
        <w:tc>
          <w:tcPr>
            <w:tcW w:w="2268" w:type="dxa"/>
            <w:tcBorders>
              <w:right w:val="nil"/>
            </w:tcBorders>
            <w:shd w:val="clear" w:color="auto" w:fill="auto"/>
            <w:noWrap/>
            <w:hideMark/>
          </w:tcPr>
          <w:p w14:paraId="6093AA9D" w14:textId="77777777" w:rsidR="008F4226" w:rsidRPr="00F01693" w:rsidRDefault="008F4226" w:rsidP="00F01693">
            <w:pPr>
              <w:jc w:val="right"/>
            </w:pPr>
            <w:r w:rsidRPr="00F01693">
              <w:t>1.37 (3.06)</w:t>
            </w:r>
          </w:p>
        </w:tc>
        <w:tc>
          <w:tcPr>
            <w:tcW w:w="1701" w:type="dxa"/>
            <w:tcBorders>
              <w:right w:val="single" w:sz="4" w:space="0" w:color="auto"/>
            </w:tcBorders>
            <w:shd w:val="clear" w:color="auto" w:fill="D9D9D9" w:themeFill="background1" w:themeFillShade="D9"/>
          </w:tcPr>
          <w:p w14:paraId="678FAD2C" w14:textId="45AC1D18" w:rsidR="008F4226" w:rsidRPr="00F01693" w:rsidRDefault="008F4226" w:rsidP="00F01693">
            <w:pPr>
              <w:widowControl/>
              <w:wordWrap/>
              <w:autoSpaceDE/>
              <w:autoSpaceDN/>
              <w:jc w:val="right"/>
            </w:pPr>
            <w:r w:rsidRPr="00F01693">
              <w:rPr>
                <w:rFonts w:eastAsia="Times New Roman"/>
                <w:color w:val="000000"/>
              </w:rPr>
              <w:t>0.26 (0.154)</w:t>
            </w:r>
          </w:p>
        </w:tc>
      </w:tr>
      <w:tr w:rsidR="008F4226" w:rsidRPr="00F01693" w14:paraId="39E94571" w14:textId="0DF355FE" w:rsidTr="00867EAC">
        <w:trPr>
          <w:trHeight w:val="20"/>
        </w:trPr>
        <w:tc>
          <w:tcPr>
            <w:tcW w:w="993" w:type="dxa"/>
            <w:tcBorders>
              <w:left w:val="nil"/>
            </w:tcBorders>
            <w:shd w:val="clear" w:color="auto" w:fill="auto"/>
            <w:noWrap/>
            <w:hideMark/>
          </w:tcPr>
          <w:p w14:paraId="108729F7" w14:textId="77777777" w:rsidR="008F4226" w:rsidRPr="00F01693" w:rsidRDefault="008F4226" w:rsidP="00F01693">
            <w:pPr>
              <w:rPr>
                <w:b/>
                <w:bCs/>
              </w:rPr>
            </w:pPr>
            <w:r w:rsidRPr="00F01693">
              <w:rPr>
                <w:b/>
                <w:bCs/>
              </w:rPr>
              <w:t>G6</w:t>
            </w:r>
          </w:p>
        </w:tc>
        <w:tc>
          <w:tcPr>
            <w:tcW w:w="1381" w:type="dxa"/>
            <w:tcBorders>
              <w:right w:val="single" w:sz="4" w:space="0" w:color="999999"/>
            </w:tcBorders>
            <w:shd w:val="clear" w:color="auto" w:fill="auto"/>
          </w:tcPr>
          <w:p w14:paraId="2C61B190" w14:textId="77777777" w:rsidR="008F4226" w:rsidRPr="00F01693" w:rsidRDefault="008F4226" w:rsidP="00F01693">
            <w:pPr>
              <w:jc w:val="right"/>
            </w:pPr>
            <w:r w:rsidRPr="00F01693">
              <w:t>0.7 (0.11)</w:t>
            </w:r>
          </w:p>
        </w:tc>
        <w:tc>
          <w:tcPr>
            <w:tcW w:w="1382" w:type="dxa"/>
            <w:tcBorders>
              <w:left w:val="single" w:sz="4" w:space="0" w:color="999999"/>
              <w:right w:val="single" w:sz="4" w:space="0" w:color="auto"/>
            </w:tcBorders>
            <w:shd w:val="clear" w:color="auto" w:fill="auto"/>
            <w:noWrap/>
            <w:hideMark/>
          </w:tcPr>
          <w:p w14:paraId="3AE5AA12" w14:textId="77777777" w:rsidR="008F4226" w:rsidRPr="00F01693" w:rsidRDefault="008F4226" w:rsidP="00F01693">
            <w:pPr>
              <w:jc w:val="right"/>
            </w:pPr>
            <w:r w:rsidRPr="00F01693">
              <w:t>1,175</w:t>
            </w:r>
          </w:p>
        </w:tc>
        <w:tc>
          <w:tcPr>
            <w:tcW w:w="2198" w:type="dxa"/>
            <w:tcBorders>
              <w:left w:val="single" w:sz="4" w:space="0" w:color="auto"/>
            </w:tcBorders>
            <w:shd w:val="clear" w:color="auto" w:fill="auto"/>
            <w:noWrap/>
            <w:hideMark/>
          </w:tcPr>
          <w:p w14:paraId="17BA3654" w14:textId="77777777" w:rsidR="008F4226" w:rsidRPr="00F01693" w:rsidRDefault="008F4226" w:rsidP="00F01693">
            <w:pPr>
              <w:jc w:val="right"/>
            </w:pPr>
            <w:r w:rsidRPr="00F01693">
              <w:t>31</w:t>
            </w:r>
          </w:p>
        </w:tc>
        <w:tc>
          <w:tcPr>
            <w:tcW w:w="2410" w:type="dxa"/>
            <w:tcBorders>
              <w:right w:val="single" w:sz="4" w:space="0" w:color="auto"/>
            </w:tcBorders>
            <w:shd w:val="clear" w:color="auto" w:fill="auto"/>
            <w:noWrap/>
            <w:hideMark/>
          </w:tcPr>
          <w:p w14:paraId="5DC2FA6C" w14:textId="77777777" w:rsidR="008F4226" w:rsidRPr="00F01693" w:rsidRDefault="008F4226" w:rsidP="00F01693">
            <w:pPr>
              <w:jc w:val="right"/>
            </w:pPr>
            <w:r w:rsidRPr="00F01693">
              <w:t>0.90</w:t>
            </w:r>
          </w:p>
        </w:tc>
        <w:tc>
          <w:tcPr>
            <w:tcW w:w="2268" w:type="dxa"/>
            <w:tcBorders>
              <w:left w:val="single" w:sz="4" w:space="0" w:color="auto"/>
            </w:tcBorders>
            <w:shd w:val="clear" w:color="auto" w:fill="auto"/>
            <w:noWrap/>
            <w:hideMark/>
          </w:tcPr>
          <w:p w14:paraId="1C0DED22" w14:textId="77777777" w:rsidR="008F4226" w:rsidRPr="00F01693" w:rsidRDefault="008F4226" w:rsidP="00F01693">
            <w:pPr>
              <w:jc w:val="right"/>
            </w:pPr>
            <w:r w:rsidRPr="00F01693">
              <w:t>6.92 (8.57)</w:t>
            </w:r>
          </w:p>
        </w:tc>
        <w:tc>
          <w:tcPr>
            <w:tcW w:w="2268" w:type="dxa"/>
            <w:tcBorders>
              <w:right w:val="nil"/>
            </w:tcBorders>
            <w:shd w:val="clear" w:color="auto" w:fill="auto"/>
            <w:noWrap/>
            <w:hideMark/>
          </w:tcPr>
          <w:p w14:paraId="5D4EFA68" w14:textId="77777777" w:rsidR="008F4226" w:rsidRPr="00F01693" w:rsidRDefault="008F4226" w:rsidP="00F01693">
            <w:pPr>
              <w:jc w:val="right"/>
            </w:pPr>
            <w:r w:rsidRPr="00F01693">
              <w:t>1.45 (2.8)</w:t>
            </w:r>
          </w:p>
        </w:tc>
        <w:tc>
          <w:tcPr>
            <w:tcW w:w="1701" w:type="dxa"/>
            <w:tcBorders>
              <w:right w:val="single" w:sz="4" w:space="0" w:color="auto"/>
            </w:tcBorders>
            <w:shd w:val="clear" w:color="auto" w:fill="D9D9D9" w:themeFill="background1" w:themeFillShade="D9"/>
          </w:tcPr>
          <w:p w14:paraId="4B369F0E" w14:textId="13A64343" w:rsidR="008F4226" w:rsidRPr="00F01693" w:rsidRDefault="008F4226" w:rsidP="00F01693">
            <w:pPr>
              <w:jc w:val="right"/>
            </w:pPr>
            <w:r w:rsidRPr="00F01693">
              <w:rPr>
                <w:rFonts w:eastAsia="Times New Roman"/>
                <w:color w:val="000000"/>
              </w:rPr>
              <w:t>0.254 (0.138)</w:t>
            </w:r>
          </w:p>
        </w:tc>
      </w:tr>
      <w:tr w:rsidR="008F4226" w:rsidRPr="00F01693" w14:paraId="032A6301" w14:textId="0980B541" w:rsidTr="00867EAC">
        <w:trPr>
          <w:trHeight w:val="20"/>
        </w:trPr>
        <w:tc>
          <w:tcPr>
            <w:tcW w:w="993" w:type="dxa"/>
            <w:tcBorders>
              <w:left w:val="nil"/>
              <w:bottom w:val="double" w:sz="4" w:space="0" w:color="auto"/>
            </w:tcBorders>
            <w:shd w:val="clear" w:color="auto" w:fill="auto"/>
            <w:noWrap/>
            <w:hideMark/>
          </w:tcPr>
          <w:p w14:paraId="4519DBD7" w14:textId="77777777" w:rsidR="008F4226" w:rsidRPr="00F01693" w:rsidRDefault="008F4226" w:rsidP="00F01693">
            <w:pPr>
              <w:rPr>
                <w:b/>
                <w:bCs/>
              </w:rPr>
            </w:pPr>
            <w:r w:rsidRPr="00F01693">
              <w:rPr>
                <w:b/>
                <w:bCs/>
              </w:rPr>
              <w:t>G7</w:t>
            </w:r>
          </w:p>
        </w:tc>
        <w:tc>
          <w:tcPr>
            <w:tcW w:w="1381" w:type="dxa"/>
            <w:tcBorders>
              <w:bottom w:val="double" w:sz="4" w:space="0" w:color="auto"/>
              <w:right w:val="single" w:sz="4" w:space="0" w:color="999999"/>
            </w:tcBorders>
            <w:shd w:val="clear" w:color="auto" w:fill="auto"/>
          </w:tcPr>
          <w:p w14:paraId="0C138E24" w14:textId="77777777" w:rsidR="008F4226" w:rsidRPr="00F01693" w:rsidRDefault="008F4226" w:rsidP="00F01693">
            <w:pPr>
              <w:jc w:val="right"/>
            </w:pPr>
            <w:r w:rsidRPr="00F01693">
              <w:t>0.65 (0.12)</w:t>
            </w:r>
          </w:p>
        </w:tc>
        <w:tc>
          <w:tcPr>
            <w:tcW w:w="1382" w:type="dxa"/>
            <w:tcBorders>
              <w:left w:val="single" w:sz="4" w:space="0" w:color="999999"/>
              <w:bottom w:val="double" w:sz="4" w:space="0" w:color="auto"/>
              <w:right w:val="single" w:sz="4" w:space="0" w:color="auto"/>
            </w:tcBorders>
            <w:shd w:val="clear" w:color="auto" w:fill="auto"/>
            <w:noWrap/>
            <w:hideMark/>
          </w:tcPr>
          <w:p w14:paraId="6540B60B" w14:textId="77777777" w:rsidR="008F4226" w:rsidRPr="00F01693" w:rsidRDefault="008F4226" w:rsidP="00F01693">
            <w:pPr>
              <w:jc w:val="right"/>
            </w:pPr>
            <w:r w:rsidRPr="00F01693">
              <w:t>540</w:t>
            </w:r>
          </w:p>
        </w:tc>
        <w:tc>
          <w:tcPr>
            <w:tcW w:w="2198" w:type="dxa"/>
            <w:tcBorders>
              <w:left w:val="single" w:sz="4" w:space="0" w:color="auto"/>
              <w:bottom w:val="double" w:sz="4" w:space="0" w:color="auto"/>
            </w:tcBorders>
            <w:shd w:val="clear" w:color="auto" w:fill="auto"/>
            <w:noWrap/>
            <w:hideMark/>
          </w:tcPr>
          <w:p w14:paraId="7E94C252" w14:textId="77777777" w:rsidR="008F4226" w:rsidRPr="00F01693" w:rsidRDefault="008F4226" w:rsidP="00F01693">
            <w:pPr>
              <w:jc w:val="right"/>
            </w:pPr>
            <w:r w:rsidRPr="00F01693">
              <w:t>23</w:t>
            </w:r>
          </w:p>
        </w:tc>
        <w:tc>
          <w:tcPr>
            <w:tcW w:w="2410" w:type="dxa"/>
            <w:tcBorders>
              <w:bottom w:val="double" w:sz="4" w:space="0" w:color="auto"/>
              <w:right w:val="single" w:sz="4" w:space="0" w:color="auto"/>
            </w:tcBorders>
            <w:shd w:val="clear" w:color="auto" w:fill="auto"/>
            <w:noWrap/>
            <w:hideMark/>
          </w:tcPr>
          <w:p w14:paraId="2BEFCD6F" w14:textId="77777777" w:rsidR="008F4226" w:rsidRPr="00F01693" w:rsidRDefault="008F4226" w:rsidP="00F01693">
            <w:pPr>
              <w:jc w:val="right"/>
            </w:pPr>
            <w:r w:rsidRPr="00F01693">
              <w:t>1.25</w:t>
            </w:r>
          </w:p>
        </w:tc>
        <w:tc>
          <w:tcPr>
            <w:tcW w:w="2268" w:type="dxa"/>
            <w:tcBorders>
              <w:left w:val="single" w:sz="4" w:space="0" w:color="auto"/>
              <w:bottom w:val="double" w:sz="4" w:space="0" w:color="auto"/>
            </w:tcBorders>
            <w:shd w:val="clear" w:color="auto" w:fill="D9D9D9" w:themeFill="background1" w:themeFillShade="D9"/>
            <w:noWrap/>
            <w:hideMark/>
          </w:tcPr>
          <w:p w14:paraId="29A8E8BA" w14:textId="77777777" w:rsidR="008F4226" w:rsidRPr="00F01693" w:rsidRDefault="008F4226" w:rsidP="00F01693">
            <w:pPr>
              <w:jc w:val="right"/>
            </w:pPr>
            <w:r w:rsidRPr="00F01693">
              <w:t>9.28 (12.64)</w:t>
            </w:r>
          </w:p>
        </w:tc>
        <w:tc>
          <w:tcPr>
            <w:tcW w:w="2268" w:type="dxa"/>
            <w:tcBorders>
              <w:bottom w:val="double" w:sz="4" w:space="0" w:color="auto"/>
              <w:right w:val="nil"/>
            </w:tcBorders>
            <w:shd w:val="clear" w:color="auto" w:fill="D9D9D9" w:themeFill="background1" w:themeFillShade="D9"/>
            <w:noWrap/>
            <w:hideMark/>
          </w:tcPr>
          <w:p w14:paraId="4FF4F366" w14:textId="77777777" w:rsidR="008F4226" w:rsidRPr="00F01693" w:rsidRDefault="008F4226" w:rsidP="00F01693">
            <w:pPr>
              <w:jc w:val="right"/>
            </w:pPr>
            <w:r w:rsidRPr="00F01693">
              <w:t>2.47 (4.31)</w:t>
            </w:r>
          </w:p>
        </w:tc>
        <w:tc>
          <w:tcPr>
            <w:tcW w:w="1701" w:type="dxa"/>
            <w:tcBorders>
              <w:bottom w:val="double" w:sz="4" w:space="0" w:color="auto"/>
              <w:right w:val="single" w:sz="4" w:space="0" w:color="auto"/>
            </w:tcBorders>
            <w:shd w:val="clear" w:color="auto" w:fill="D9D9D9" w:themeFill="background1" w:themeFillShade="D9"/>
          </w:tcPr>
          <w:p w14:paraId="29B637EF" w14:textId="17EDD25C" w:rsidR="008F4226" w:rsidRPr="00F01693" w:rsidRDefault="008F4226" w:rsidP="00F01693">
            <w:pPr>
              <w:jc w:val="right"/>
            </w:pPr>
            <w:r w:rsidRPr="00F01693">
              <w:rPr>
                <w:rFonts w:eastAsia="Times New Roman"/>
                <w:color w:val="000000"/>
              </w:rPr>
              <w:t>0.278 (0.175)</w:t>
            </w:r>
          </w:p>
        </w:tc>
      </w:tr>
      <w:tr w:rsidR="008F4226" w:rsidRPr="00F01693" w14:paraId="0D04FA91" w14:textId="4E8CA3F0" w:rsidTr="008F4226">
        <w:trPr>
          <w:trHeight w:val="20"/>
        </w:trPr>
        <w:tc>
          <w:tcPr>
            <w:tcW w:w="993" w:type="dxa"/>
            <w:tcBorders>
              <w:top w:val="double" w:sz="4" w:space="0" w:color="auto"/>
              <w:left w:val="nil"/>
              <w:bottom w:val="single" w:sz="12" w:space="0" w:color="auto"/>
            </w:tcBorders>
            <w:shd w:val="clear" w:color="auto" w:fill="auto"/>
            <w:noWrap/>
            <w:hideMark/>
          </w:tcPr>
          <w:p w14:paraId="0C24D3C4" w14:textId="77777777" w:rsidR="008F4226" w:rsidRPr="00F01693" w:rsidRDefault="008F4226" w:rsidP="00F01693">
            <w:pPr>
              <w:rPr>
                <w:b/>
                <w:bCs/>
              </w:rPr>
            </w:pPr>
            <w:r w:rsidRPr="00F01693">
              <w:rPr>
                <w:b/>
                <w:bCs/>
              </w:rPr>
              <w:t>England</w:t>
            </w:r>
          </w:p>
        </w:tc>
        <w:tc>
          <w:tcPr>
            <w:tcW w:w="1381" w:type="dxa"/>
            <w:tcBorders>
              <w:top w:val="double" w:sz="4" w:space="0" w:color="auto"/>
              <w:bottom w:val="single" w:sz="12" w:space="0" w:color="auto"/>
              <w:right w:val="single" w:sz="4" w:space="0" w:color="999999"/>
            </w:tcBorders>
            <w:shd w:val="clear" w:color="auto" w:fill="auto"/>
          </w:tcPr>
          <w:p w14:paraId="7BDCB4BC" w14:textId="77777777" w:rsidR="008F4226" w:rsidRPr="00F01693" w:rsidRDefault="008F4226" w:rsidP="00F01693">
            <w:pPr>
              <w:jc w:val="right"/>
            </w:pPr>
            <w:r w:rsidRPr="00F01693">
              <w:t>0.67 (0.11)</w:t>
            </w:r>
          </w:p>
        </w:tc>
        <w:tc>
          <w:tcPr>
            <w:tcW w:w="1382" w:type="dxa"/>
            <w:tcBorders>
              <w:top w:val="double" w:sz="4" w:space="0" w:color="auto"/>
              <w:left w:val="single" w:sz="4" w:space="0" w:color="999999"/>
              <w:bottom w:val="single" w:sz="12" w:space="0" w:color="auto"/>
              <w:right w:val="single" w:sz="4" w:space="0" w:color="auto"/>
            </w:tcBorders>
            <w:shd w:val="clear" w:color="auto" w:fill="auto"/>
            <w:noWrap/>
            <w:hideMark/>
          </w:tcPr>
          <w:p w14:paraId="5D0E7969" w14:textId="77777777" w:rsidR="008F4226" w:rsidRPr="00F01693" w:rsidRDefault="008F4226" w:rsidP="00F01693">
            <w:pPr>
              <w:jc w:val="right"/>
            </w:pPr>
            <w:r w:rsidRPr="00F01693">
              <w:t>6,791</w:t>
            </w:r>
          </w:p>
        </w:tc>
        <w:tc>
          <w:tcPr>
            <w:tcW w:w="2198" w:type="dxa"/>
            <w:tcBorders>
              <w:top w:val="double" w:sz="4" w:space="0" w:color="auto"/>
              <w:left w:val="single" w:sz="4" w:space="0" w:color="auto"/>
              <w:bottom w:val="single" w:sz="12" w:space="0" w:color="auto"/>
            </w:tcBorders>
            <w:shd w:val="clear" w:color="auto" w:fill="auto"/>
            <w:noWrap/>
            <w:hideMark/>
          </w:tcPr>
          <w:p w14:paraId="0F549C12" w14:textId="77777777" w:rsidR="008F4226" w:rsidRPr="00F01693" w:rsidRDefault="008F4226" w:rsidP="00F01693">
            <w:pPr>
              <w:jc w:val="right"/>
            </w:pPr>
            <w:r w:rsidRPr="00F01693">
              <w:t>198</w:t>
            </w:r>
          </w:p>
        </w:tc>
        <w:tc>
          <w:tcPr>
            <w:tcW w:w="2410" w:type="dxa"/>
            <w:tcBorders>
              <w:top w:val="double" w:sz="4" w:space="0" w:color="auto"/>
              <w:bottom w:val="single" w:sz="12" w:space="0" w:color="auto"/>
              <w:right w:val="single" w:sz="4" w:space="0" w:color="auto"/>
            </w:tcBorders>
            <w:shd w:val="clear" w:color="auto" w:fill="auto"/>
            <w:noWrap/>
            <w:hideMark/>
          </w:tcPr>
          <w:p w14:paraId="3BF419BC" w14:textId="77777777" w:rsidR="008F4226" w:rsidRPr="00F01693" w:rsidRDefault="008F4226" w:rsidP="00F01693">
            <w:pPr>
              <w:jc w:val="right"/>
            </w:pPr>
            <w:r w:rsidRPr="00F01693">
              <w:t>0.91</w:t>
            </w:r>
          </w:p>
        </w:tc>
        <w:tc>
          <w:tcPr>
            <w:tcW w:w="2268" w:type="dxa"/>
            <w:tcBorders>
              <w:top w:val="double" w:sz="4" w:space="0" w:color="auto"/>
              <w:left w:val="single" w:sz="4" w:space="0" w:color="auto"/>
              <w:bottom w:val="single" w:sz="12" w:space="0" w:color="auto"/>
            </w:tcBorders>
            <w:shd w:val="clear" w:color="auto" w:fill="auto"/>
            <w:noWrap/>
            <w:hideMark/>
          </w:tcPr>
          <w:p w14:paraId="1E8C07CF" w14:textId="77777777" w:rsidR="008F4226" w:rsidRPr="00F01693" w:rsidRDefault="008F4226" w:rsidP="00F01693">
            <w:pPr>
              <w:jc w:val="right"/>
            </w:pPr>
            <w:r w:rsidRPr="00F01693">
              <w:t>8.58 (10.85)</w:t>
            </w:r>
          </w:p>
        </w:tc>
        <w:tc>
          <w:tcPr>
            <w:tcW w:w="2268" w:type="dxa"/>
            <w:tcBorders>
              <w:top w:val="double" w:sz="4" w:space="0" w:color="auto"/>
              <w:bottom w:val="single" w:sz="12" w:space="0" w:color="auto"/>
              <w:right w:val="nil"/>
            </w:tcBorders>
            <w:shd w:val="clear" w:color="auto" w:fill="auto"/>
            <w:noWrap/>
            <w:hideMark/>
          </w:tcPr>
          <w:p w14:paraId="7D1440C0" w14:textId="77777777" w:rsidR="008F4226" w:rsidRPr="00F01693" w:rsidRDefault="008F4226" w:rsidP="00F01693">
            <w:pPr>
              <w:jc w:val="right"/>
            </w:pPr>
            <w:r w:rsidRPr="00F01693">
              <w:t>1.9 (3.54)</w:t>
            </w:r>
          </w:p>
        </w:tc>
        <w:tc>
          <w:tcPr>
            <w:tcW w:w="1701" w:type="dxa"/>
            <w:tcBorders>
              <w:top w:val="double" w:sz="4" w:space="0" w:color="auto"/>
              <w:bottom w:val="single" w:sz="12" w:space="0" w:color="auto"/>
              <w:right w:val="single" w:sz="4" w:space="0" w:color="auto"/>
            </w:tcBorders>
            <w:shd w:val="clear" w:color="auto" w:fill="auto"/>
          </w:tcPr>
          <w:p w14:paraId="047A1F68" w14:textId="76E4F5C9" w:rsidR="008F4226" w:rsidRPr="00F01693" w:rsidRDefault="008F4226" w:rsidP="00F01693">
            <w:pPr>
              <w:widowControl/>
              <w:wordWrap/>
              <w:autoSpaceDE/>
              <w:autoSpaceDN/>
              <w:jc w:val="right"/>
            </w:pPr>
            <w:r w:rsidRPr="00F01693">
              <w:rPr>
                <w:rFonts w:eastAsia="Times New Roman"/>
                <w:color w:val="000000"/>
              </w:rPr>
              <w:t>0.252 (0.15)</w:t>
            </w:r>
          </w:p>
        </w:tc>
      </w:tr>
    </w:tbl>
    <w:bookmarkEnd w:id="32"/>
    <w:p w14:paraId="5B41ED5B" w14:textId="77777777" w:rsidR="00867EAC" w:rsidRPr="00F01693" w:rsidRDefault="00867EAC" w:rsidP="00F01693">
      <w:pPr>
        <w:rPr>
          <w:b/>
          <w:bCs/>
        </w:rPr>
      </w:pPr>
      <w:r w:rsidRPr="00F01693">
        <w:rPr>
          <w:b/>
          <w:bCs/>
        </w:rPr>
        <w:t>Note: Grey shaded presents the above than average of England.</w:t>
      </w:r>
    </w:p>
    <w:p w14:paraId="314A5911" w14:textId="77777777" w:rsidR="00C541CF" w:rsidRPr="00F01693" w:rsidRDefault="00C541CF" w:rsidP="00F01693">
      <w:pPr>
        <w:rPr>
          <w:noProof/>
        </w:rPr>
      </w:pPr>
    </w:p>
    <w:p w14:paraId="372ED681" w14:textId="77777777" w:rsidR="008F4226" w:rsidRPr="00F01693" w:rsidRDefault="008F4226" w:rsidP="00F01693">
      <w:pPr>
        <w:rPr>
          <w:noProof/>
        </w:rPr>
      </w:pPr>
    </w:p>
    <w:p w14:paraId="7F6B5DF0" w14:textId="0C47BD1E" w:rsidR="008F4226" w:rsidRPr="00F01693" w:rsidRDefault="008F4226" w:rsidP="00F01693">
      <w:pPr>
        <w:rPr>
          <w:noProof/>
        </w:rPr>
        <w:sectPr w:rsidR="008F4226" w:rsidRPr="00F01693" w:rsidSect="005857B0">
          <w:pgSz w:w="16838" w:h="11906" w:orient="landscape"/>
          <w:pgMar w:top="1440" w:right="1440" w:bottom="1440" w:left="1701" w:header="851" w:footer="992" w:gutter="0"/>
          <w:cols w:space="425"/>
          <w:docGrid w:linePitch="360"/>
        </w:sectPr>
      </w:pPr>
    </w:p>
    <w:p w14:paraId="54FFC46F" w14:textId="77777777" w:rsidR="0086698E" w:rsidRPr="00F01693" w:rsidRDefault="000324DF" w:rsidP="00F01693">
      <w:pPr>
        <w:pStyle w:val="Heading2"/>
      </w:pPr>
      <w:r w:rsidRPr="00F01693">
        <w:t xml:space="preserve">Appendix A. </w:t>
      </w:r>
      <w:r w:rsidR="00BE452D" w:rsidRPr="00F01693">
        <w:t>Selection of t</w:t>
      </w:r>
      <w:r w:rsidR="003D57D9" w:rsidRPr="00F01693">
        <w:t>ravel time thresholds</w:t>
      </w:r>
    </w:p>
    <w:p w14:paraId="731FC717" w14:textId="77777777" w:rsidR="00C06E7B" w:rsidRPr="00F01693" w:rsidRDefault="00C06E7B" w:rsidP="00F01693"/>
    <w:p w14:paraId="2525A55C" w14:textId="77777777" w:rsidR="00C06E7B" w:rsidRPr="00F01693" w:rsidRDefault="3E6D8567" w:rsidP="00F01693">
      <w:pPr>
        <w:pStyle w:val="Heading3"/>
      </w:pPr>
      <w:r w:rsidRPr="00F01693">
        <w:t>Travel time and distance by</w:t>
      </w:r>
      <w:r w:rsidR="00C06E7B" w:rsidRPr="00F01693">
        <w:t xml:space="preserve"> car</w:t>
      </w:r>
      <w:r w:rsidR="4810D898" w:rsidRPr="00F01693">
        <w:t>:</w:t>
      </w:r>
    </w:p>
    <w:p w14:paraId="30457265" w14:textId="4EEEFC33" w:rsidR="00C06E7B" w:rsidRPr="00F01693" w:rsidRDefault="00546544" w:rsidP="00F01693">
      <w:r w:rsidRPr="00F01693">
        <w:t>P</w:t>
      </w:r>
      <w:r w:rsidR="00404284" w:rsidRPr="00F01693">
        <w:t>eople living in all 6791 MSOAs can access at least one mass vaccination centre within 10 miles’ drive if measuring f</w:t>
      </w:r>
      <w:r w:rsidR="00C06E7B" w:rsidRPr="00F01693">
        <w:t xml:space="preserve">rom the centroid of </w:t>
      </w:r>
      <w:r w:rsidR="00404284" w:rsidRPr="00F01693">
        <w:t>the</w:t>
      </w:r>
      <w:r w:rsidR="00C06E7B" w:rsidRPr="00F01693">
        <w:t xml:space="preserve"> MSOA</w:t>
      </w:r>
      <w:r w:rsidR="00566BB4" w:rsidRPr="00F01693">
        <w:t xml:space="preserve"> </w:t>
      </w:r>
      <w:r w:rsidR="00566BB4" w:rsidRPr="00F01693">
        <w:rPr>
          <w:noProof/>
        </w:rPr>
        <w:t>(Department of Health and Social Care, 2021b).</w:t>
      </w:r>
    </w:p>
    <w:tbl>
      <w:tblPr>
        <w:tblW w:w="5000" w:type="pct"/>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898"/>
        <w:gridCol w:w="3028"/>
        <w:gridCol w:w="3100"/>
      </w:tblGrid>
      <w:tr w:rsidR="00C06E7B" w:rsidRPr="00F01693" w14:paraId="45AFEB7B" w14:textId="77777777" w:rsidTr="00402169">
        <w:trPr>
          <w:trHeight w:val="300"/>
          <w:jc w:val="center"/>
        </w:trPr>
        <w:tc>
          <w:tcPr>
            <w:tcW w:w="1605" w:type="pct"/>
            <w:tcBorders>
              <w:top w:val="single" w:sz="12" w:space="0" w:color="auto"/>
              <w:left w:val="nil"/>
              <w:bottom w:val="single" w:sz="12" w:space="0" w:color="auto"/>
            </w:tcBorders>
            <w:shd w:val="clear" w:color="auto" w:fill="A5A5A5"/>
            <w:noWrap/>
            <w:hideMark/>
          </w:tcPr>
          <w:p w14:paraId="73425A77" w14:textId="77777777" w:rsidR="00C06E7B" w:rsidRPr="00F01693" w:rsidRDefault="00C06E7B" w:rsidP="00F01693">
            <w:pPr>
              <w:widowControl/>
              <w:wordWrap/>
              <w:autoSpaceDE/>
              <w:autoSpaceDN/>
              <w:jc w:val="center"/>
              <w:rPr>
                <w:rFonts w:eastAsia="Times New Roman"/>
                <w:b/>
                <w:bCs/>
                <w:sz w:val="20"/>
                <w:szCs w:val="20"/>
              </w:rPr>
            </w:pPr>
          </w:p>
        </w:tc>
        <w:tc>
          <w:tcPr>
            <w:tcW w:w="1677" w:type="pct"/>
            <w:tcBorders>
              <w:top w:val="single" w:sz="12" w:space="0" w:color="auto"/>
              <w:bottom w:val="single" w:sz="12" w:space="0" w:color="auto"/>
            </w:tcBorders>
            <w:shd w:val="clear" w:color="auto" w:fill="A5A5A5"/>
            <w:noWrap/>
            <w:hideMark/>
          </w:tcPr>
          <w:p w14:paraId="539575E6" w14:textId="77777777" w:rsidR="00C06E7B" w:rsidRPr="00F01693" w:rsidRDefault="00C06E7B" w:rsidP="00F01693">
            <w:pPr>
              <w:widowControl/>
              <w:wordWrap/>
              <w:autoSpaceDE/>
              <w:autoSpaceDN/>
              <w:jc w:val="center"/>
              <w:rPr>
                <w:rFonts w:eastAsia="Times New Roman"/>
                <w:b/>
                <w:bCs/>
                <w:color w:val="000000"/>
                <w:sz w:val="20"/>
                <w:szCs w:val="20"/>
              </w:rPr>
            </w:pPr>
            <w:r w:rsidRPr="00F01693">
              <w:rPr>
                <w:rFonts w:eastAsia="Times New Roman"/>
                <w:b/>
                <w:bCs/>
                <w:color w:val="000000"/>
                <w:sz w:val="20"/>
                <w:szCs w:val="20"/>
              </w:rPr>
              <w:t>Distance (km)</w:t>
            </w:r>
          </w:p>
        </w:tc>
        <w:tc>
          <w:tcPr>
            <w:tcW w:w="1717" w:type="pct"/>
            <w:tcBorders>
              <w:top w:val="single" w:sz="12" w:space="0" w:color="auto"/>
              <w:bottom w:val="single" w:sz="12" w:space="0" w:color="auto"/>
              <w:right w:val="nil"/>
            </w:tcBorders>
            <w:shd w:val="clear" w:color="auto" w:fill="A5A5A5"/>
            <w:noWrap/>
            <w:hideMark/>
          </w:tcPr>
          <w:p w14:paraId="27D8DD56" w14:textId="77777777" w:rsidR="00C06E7B" w:rsidRPr="00F01693" w:rsidRDefault="00C06E7B" w:rsidP="00F01693">
            <w:pPr>
              <w:widowControl/>
              <w:wordWrap/>
              <w:autoSpaceDE/>
              <w:autoSpaceDN/>
              <w:jc w:val="center"/>
              <w:rPr>
                <w:rFonts w:eastAsia="Times New Roman"/>
                <w:b/>
                <w:bCs/>
                <w:color w:val="000000"/>
                <w:sz w:val="20"/>
                <w:szCs w:val="20"/>
              </w:rPr>
            </w:pPr>
            <w:r w:rsidRPr="00F01693">
              <w:rPr>
                <w:rFonts w:eastAsia="Times New Roman"/>
                <w:b/>
                <w:bCs/>
                <w:color w:val="000000"/>
                <w:sz w:val="20"/>
                <w:szCs w:val="20"/>
              </w:rPr>
              <w:t>Duration (min.)</w:t>
            </w:r>
          </w:p>
        </w:tc>
      </w:tr>
      <w:tr w:rsidR="00C06E7B" w:rsidRPr="00F01693" w14:paraId="6B9110D9" w14:textId="77777777" w:rsidTr="00402169">
        <w:trPr>
          <w:trHeight w:val="300"/>
          <w:jc w:val="center"/>
        </w:trPr>
        <w:tc>
          <w:tcPr>
            <w:tcW w:w="1605" w:type="pct"/>
            <w:tcBorders>
              <w:top w:val="single" w:sz="12" w:space="0" w:color="auto"/>
              <w:left w:val="nil"/>
            </w:tcBorders>
            <w:shd w:val="clear" w:color="auto" w:fill="auto"/>
            <w:noWrap/>
            <w:hideMark/>
          </w:tcPr>
          <w:p w14:paraId="08E9B337" w14:textId="77777777" w:rsidR="00C06E7B" w:rsidRPr="00F01693" w:rsidRDefault="00C06E7B" w:rsidP="00F01693">
            <w:pPr>
              <w:widowControl/>
              <w:wordWrap/>
              <w:autoSpaceDE/>
              <w:autoSpaceDN/>
              <w:rPr>
                <w:rFonts w:eastAsia="Times New Roman"/>
                <w:b/>
                <w:bCs/>
                <w:color w:val="000000"/>
                <w:sz w:val="20"/>
                <w:szCs w:val="20"/>
              </w:rPr>
            </w:pPr>
            <w:r w:rsidRPr="00F01693">
              <w:rPr>
                <w:rFonts w:eastAsia="Times New Roman"/>
                <w:color w:val="000000"/>
                <w:sz w:val="20"/>
                <w:szCs w:val="20"/>
              </w:rPr>
              <w:t>Median</w:t>
            </w:r>
          </w:p>
        </w:tc>
        <w:tc>
          <w:tcPr>
            <w:tcW w:w="1677" w:type="pct"/>
            <w:tcBorders>
              <w:top w:val="single" w:sz="12" w:space="0" w:color="auto"/>
            </w:tcBorders>
            <w:shd w:val="clear" w:color="auto" w:fill="auto"/>
            <w:noWrap/>
            <w:hideMark/>
          </w:tcPr>
          <w:p w14:paraId="088CFD2E"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9.8</w:t>
            </w:r>
          </w:p>
        </w:tc>
        <w:tc>
          <w:tcPr>
            <w:tcW w:w="1717" w:type="pct"/>
            <w:tcBorders>
              <w:top w:val="single" w:sz="12" w:space="0" w:color="auto"/>
              <w:right w:val="nil"/>
            </w:tcBorders>
            <w:shd w:val="clear" w:color="auto" w:fill="auto"/>
            <w:noWrap/>
            <w:hideMark/>
          </w:tcPr>
          <w:p w14:paraId="23D98A08"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13.53</w:t>
            </w:r>
          </w:p>
        </w:tc>
      </w:tr>
      <w:tr w:rsidR="00C06E7B" w:rsidRPr="00F01693" w14:paraId="14A10F4C" w14:textId="77777777" w:rsidTr="00402169">
        <w:trPr>
          <w:trHeight w:val="300"/>
          <w:jc w:val="center"/>
        </w:trPr>
        <w:tc>
          <w:tcPr>
            <w:tcW w:w="1605" w:type="pct"/>
            <w:tcBorders>
              <w:left w:val="nil"/>
              <w:bottom w:val="single" w:sz="4" w:space="0" w:color="999999"/>
            </w:tcBorders>
            <w:shd w:val="clear" w:color="auto" w:fill="auto"/>
            <w:noWrap/>
            <w:hideMark/>
          </w:tcPr>
          <w:p w14:paraId="37403AA9" w14:textId="77777777" w:rsidR="00C06E7B" w:rsidRPr="00F01693" w:rsidRDefault="00C06E7B" w:rsidP="00F01693">
            <w:pPr>
              <w:widowControl/>
              <w:wordWrap/>
              <w:autoSpaceDE/>
              <w:autoSpaceDN/>
              <w:rPr>
                <w:rFonts w:eastAsia="Times New Roman"/>
                <w:b/>
                <w:bCs/>
                <w:color w:val="000000"/>
                <w:sz w:val="20"/>
                <w:szCs w:val="20"/>
              </w:rPr>
            </w:pPr>
            <w:r w:rsidRPr="00F01693">
              <w:rPr>
                <w:rFonts w:eastAsia="Times New Roman"/>
                <w:color w:val="000000"/>
                <w:sz w:val="20"/>
                <w:szCs w:val="20"/>
              </w:rPr>
              <w:t>Mean</w:t>
            </w:r>
          </w:p>
        </w:tc>
        <w:tc>
          <w:tcPr>
            <w:tcW w:w="1677" w:type="pct"/>
            <w:tcBorders>
              <w:bottom w:val="single" w:sz="4" w:space="0" w:color="999999"/>
            </w:tcBorders>
            <w:shd w:val="clear" w:color="auto" w:fill="auto"/>
            <w:noWrap/>
            <w:hideMark/>
          </w:tcPr>
          <w:p w14:paraId="3617398A" w14:textId="77777777" w:rsidR="00C06E7B" w:rsidRPr="00F01693" w:rsidRDefault="00C06E7B" w:rsidP="00F01693">
            <w:pPr>
              <w:widowControl/>
              <w:wordWrap/>
              <w:autoSpaceDE/>
              <w:autoSpaceDN/>
              <w:jc w:val="right"/>
              <w:rPr>
                <w:rFonts w:eastAsia="Times New Roman"/>
                <w:b/>
                <w:bCs/>
                <w:color w:val="000000"/>
                <w:sz w:val="20"/>
                <w:szCs w:val="20"/>
              </w:rPr>
            </w:pPr>
            <w:r w:rsidRPr="00F01693">
              <w:rPr>
                <w:rFonts w:eastAsia="Times New Roman"/>
                <w:b/>
                <w:bCs/>
                <w:color w:val="000000"/>
                <w:sz w:val="20"/>
                <w:szCs w:val="20"/>
              </w:rPr>
              <w:t>13.75</w:t>
            </w:r>
          </w:p>
        </w:tc>
        <w:tc>
          <w:tcPr>
            <w:tcW w:w="1717" w:type="pct"/>
            <w:tcBorders>
              <w:bottom w:val="single" w:sz="4" w:space="0" w:color="999999"/>
              <w:right w:val="nil"/>
            </w:tcBorders>
            <w:shd w:val="clear" w:color="auto" w:fill="auto"/>
            <w:noWrap/>
            <w:hideMark/>
          </w:tcPr>
          <w:p w14:paraId="34073C4C" w14:textId="77777777" w:rsidR="00C06E7B" w:rsidRPr="00F01693" w:rsidRDefault="00C06E7B" w:rsidP="00F01693">
            <w:pPr>
              <w:widowControl/>
              <w:wordWrap/>
              <w:autoSpaceDE/>
              <w:autoSpaceDN/>
              <w:jc w:val="right"/>
              <w:rPr>
                <w:rFonts w:eastAsia="Times New Roman"/>
                <w:b/>
                <w:bCs/>
                <w:color w:val="000000"/>
                <w:sz w:val="20"/>
                <w:szCs w:val="20"/>
              </w:rPr>
            </w:pPr>
            <w:r w:rsidRPr="00F01693">
              <w:rPr>
                <w:rFonts w:eastAsia="Times New Roman"/>
                <w:b/>
                <w:bCs/>
                <w:color w:val="000000"/>
                <w:sz w:val="20"/>
                <w:szCs w:val="20"/>
              </w:rPr>
              <w:t>16.4</w:t>
            </w:r>
          </w:p>
        </w:tc>
      </w:tr>
      <w:tr w:rsidR="00C06E7B" w:rsidRPr="00F01693" w14:paraId="777C005E" w14:textId="77777777" w:rsidTr="00402169">
        <w:trPr>
          <w:trHeight w:val="300"/>
          <w:jc w:val="center"/>
        </w:trPr>
        <w:tc>
          <w:tcPr>
            <w:tcW w:w="1605" w:type="pct"/>
            <w:tcBorders>
              <w:left w:val="nil"/>
              <w:bottom w:val="single" w:sz="12" w:space="0" w:color="auto"/>
            </w:tcBorders>
            <w:shd w:val="clear" w:color="auto" w:fill="auto"/>
            <w:noWrap/>
            <w:hideMark/>
          </w:tcPr>
          <w:p w14:paraId="01D4885E" w14:textId="77777777" w:rsidR="00C06E7B" w:rsidRPr="00F01693" w:rsidRDefault="00C06E7B" w:rsidP="00F01693">
            <w:pPr>
              <w:widowControl/>
              <w:wordWrap/>
              <w:autoSpaceDE/>
              <w:autoSpaceDN/>
              <w:rPr>
                <w:rFonts w:eastAsia="Times New Roman"/>
                <w:b/>
                <w:bCs/>
                <w:color w:val="000000"/>
                <w:sz w:val="20"/>
                <w:szCs w:val="20"/>
              </w:rPr>
            </w:pPr>
            <w:r w:rsidRPr="00F01693">
              <w:rPr>
                <w:rFonts w:eastAsia="Times New Roman"/>
                <w:color w:val="000000"/>
                <w:sz w:val="20"/>
                <w:szCs w:val="20"/>
              </w:rPr>
              <w:t>SD</w:t>
            </w:r>
          </w:p>
        </w:tc>
        <w:tc>
          <w:tcPr>
            <w:tcW w:w="1677" w:type="pct"/>
            <w:tcBorders>
              <w:bottom w:val="single" w:sz="12" w:space="0" w:color="auto"/>
            </w:tcBorders>
            <w:shd w:val="clear" w:color="auto" w:fill="auto"/>
            <w:noWrap/>
            <w:hideMark/>
          </w:tcPr>
          <w:p w14:paraId="518022A3"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12.51</w:t>
            </w:r>
          </w:p>
        </w:tc>
        <w:tc>
          <w:tcPr>
            <w:tcW w:w="1717" w:type="pct"/>
            <w:tcBorders>
              <w:bottom w:val="single" w:sz="12" w:space="0" w:color="auto"/>
              <w:right w:val="nil"/>
            </w:tcBorders>
            <w:shd w:val="clear" w:color="auto" w:fill="auto"/>
            <w:noWrap/>
            <w:hideMark/>
          </w:tcPr>
          <w:p w14:paraId="3BBDB2AA"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11.44</w:t>
            </w:r>
          </w:p>
        </w:tc>
      </w:tr>
    </w:tbl>
    <w:p w14:paraId="6B270377" w14:textId="77777777" w:rsidR="00C06E7B" w:rsidRPr="00F01693" w:rsidRDefault="00C06E7B" w:rsidP="00F01693"/>
    <w:p w14:paraId="52BCED08" w14:textId="77777777" w:rsidR="00C06E7B" w:rsidRPr="00F01693" w:rsidRDefault="3A4022DC" w:rsidP="00F01693">
      <w:pPr>
        <w:pStyle w:val="Heading3"/>
      </w:pPr>
      <w:r w:rsidRPr="00F01693">
        <w:t>Travel time</w:t>
      </w:r>
      <w:r w:rsidR="00C06E7B" w:rsidRPr="00F01693">
        <w:t xml:space="preserve"> </w:t>
      </w:r>
      <w:r w:rsidR="00404284" w:rsidRPr="00F01693">
        <w:t>by</w:t>
      </w:r>
      <w:r w:rsidR="00C06E7B" w:rsidRPr="00F01693">
        <w:t xml:space="preserve"> public transportation</w:t>
      </w:r>
    </w:p>
    <w:p w14:paraId="34DE2F0A" w14:textId="77777777" w:rsidR="00C06E7B" w:rsidRPr="00F01693" w:rsidRDefault="00C06E7B" w:rsidP="00F01693">
      <w:r w:rsidRPr="00F01693">
        <w:t>From the centroid of 6</w:t>
      </w:r>
      <w:r w:rsidR="00D20966" w:rsidRPr="00F01693">
        <w:t>,</w:t>
      </w:r>
      <w:r w:rsidRPr="00F01693">
        <w:t>791 MSOAs to nearest vaccination centres by public transportation</w:t>
      </w:r>
      <w:r w:rsidR="003913CC" w:rsidRPr="00F01693">
        <w:t xml:space="preserve"> was calculated for six different times of day on Tuesday and Saturday</w:t>
      </w:r>
      <w:r w:rsidRPr="00F01693">
        <w:t>.</w:t>
      </w:r>
      <w:r w:rsidR="003913CC" w:rsidRPr="00F01693">
        <w:t xml:space="preserve"> Noon on Tuesdays was chosen as it captures both more MSOAs and more variation in accessibility than other times, except for 8:00, which is a clear outlier in terms of travel duration</w:t>
      </w:r>
      <w:r w:rsidRPr="00F01693">
        <w:t>.</w:t>
      </w:r>
    </w:p>
    <w:p w14:paraId="4ABF5206" w14:textId="77777777" w:rsidR="00C06E7B" w:rsidRPr="00F01693" w:rsidRDefault="00C06E7B" w:rsidP="00F01693"/>
    <w:p w14:paraId="28BA7D48" w14:textId="77777777" w:rsidR="00C06E7B" w:rsidRPr="00F01693" w:rsidRDefault="00C06E7B" w:rsidP="00F01693">
      <w:pPr>
        <w:rPr>
          <w:i/>
          <w:iCs/>
        </w:rPr>
      </w:pPr>
      <w:r w:rsidRPr="00F01693">
        <w:rPr>
          <w:i/>
          <w:iCs/>
        </w:rPr>
        <w:t>Tuesday</w:t>
      </w:r>
    </w:p>
    <w:tbl>
      <w:tblPr>
        <w:tblW w:w="5000" w:type="pct"/>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1983"/>
        <w:gridCol w:w="1174"/>
        <w:gridCol w:w="1174"/>
        <w:gridCol w:w="1174"/>
        <w:gridCol w:w="1174"/>
        <w:gridCol w:w="1174"/>
        <w:gridCol w:w="1173"/>
      </w:tblGrid>
      <w:tr w:rsidR="00C06E7B" w:rsidRPr="00F01693" w14:paraId="58DC2FF0" w14:textId="77777777" w:rsidTr="00402169">
        <w:trPr>
          <w:trHeight w:val="300"/>
        </w:trPr>
        <w:tc>
          <w:tcPr>
            <w:tcW w:w="1098" w:type="pct"/>
            <w:tcBorders>
              <w:top w:val="single" w:sz="12" w:space="0" w:color="auto"/>
              <w:left w:val="nil"/>
              <w:bottom w:val="double" w:sz="4" w:space="0" w:color="auto"/>
            </w:tcBorders>
            <w:shd w:val="clear" w:color="auto" w:fill="A5A5A5"/>
            <w:noWrap/>
            <w:hideMark/>
          </w:tcPr>
          <w:p w14:paraId="1565097A" w14:textId="77777777" w:rsidR="00C06E7B" w:rsidRPr="00F01693" w:rsidRDefault="00C06E7B" w:rsidP="00F01693">
            <w:pPr>
              <w:widowControl/>
              <w:wordWrap/>
              <w:autoSpaceDE/>
              <w:autoSpaceDN/>
              <w:jc w:val="center"/>
              <w:rPr>
                <w:rFonts w:eastAsia="Times New Roman"/>
                <w:b/>
                <w:bCs/>
                <w:color w:val="000000"/>
                <w:sz w:val="20"/>
                <w:szCs w:val="20"/>
              </w:rPr>
            </w:pPr>
            <w:r w:rsidRPr="00F01693">
              <w:rPr>
                <w:rFonts w:eastAsia="Times New Roman"/>
                <w:b/>
                <w:bCs/>
                <w:color w:val="000000"/>
                <w:sz w:val="20"/>
                <w:szCs w:val="20"/>
              </w:rPr>
              <w:t>Duration (min.)</w:t>
            </w:r>
          </w:p>
        </w:tc>
        <w:tc>
          <w:tcPr>
            <w:tcW w:w="650" w:type="pct"/>
            <w:tcBorders>
              <w:top w:val="single" w:sz="12" w:space="0" w:color="auto"/>
              <w:bottom w:val="double" w:sz="4" w:space="0" w:color="auto"/>
            </w:tcBorders>
            <w:shd w:val="clear" w:color="auto" w:fill="A5A5A5"/>
            <w:noWrap/>
            <w:hideMark/>
          </w:tcPr>
          <w:p w14:paraId="60294A63" w14:textId="77777777" w:rsidR="00C06E7B" w:rsidRPr="00F01693" w:rsidRDefault="00C06E7B" w:rsidP="00F01693">
            <w:pPr>
              <w:widowControl/>
              <w:wordWrap/>
              <w:autoSpaceDE/>
              <w:autoSpaceDN/>
              <w:jc w:val="center"/>
              <w:rPr>
                <w:rFonts w:eastAsia="Times New Roman"/>
                <w:b/>
                <w:bCs/>
                <w:color w:val="000000"/>
                <w:sz w:val="20"/>
                <w:szCs w:val="20"/>
              </w:rPr>
            </w:pPr>
            <w:r w:rsidRPr="00F01693">
              <w:rPr>
                <w:rFonts w:eastAsia="Times New Roman"/>
                <w:b/>
                <w:bCs/>
                <w:color w:val="000000"/>
                <w:sz w:val="20"/>
                <w:szCs w:val="20"/>
              </w:rPr>
              <w:t>8</w:t>
            </w:r>
            <w:r w:rsidR="00404284" w:rsidRPr="00F01693">
              <w:rPr>
                <w:rFonts w:eastAsia="Times New Roman"/>
                <w:b/>
                <w:bCs/>
                <w:color w:val="000000"/>
                <w:sz w:val="20"/>
                <w:szCs w:val="20"/>
              </w:rPr>
              <w:t>:00</w:t>
            </w:r>
          </w:p>
        </w:tc>
        <w:tc>
          <w:tcPr>
            <w:tcW w:w="650" w:type="pct"/>
            <w:tcBorders>
              <w:top w:val="single" w:sz="12" w:space="0" w:color="auto"/>
              <w:bottom w:val="double" w:sz="4" w:space="0" w:color="auto"/>
            </w:tcBorders>
            <w:shd w:val="clear" w:color="auto" w:fill="A5A5A5"/>
            <w:noWrap/>
            <w:hideMark/>
          </w:tcPr>
          <w:p w14:paraId="2B17933B" w14:textId="77777777" w:rsidR="00C06E7B" w:rsidRPr="00F01693" w:rsidRDefault="00C06E7B" w:rsidP="00F01693">
            <w:pPr>
              <w:widowControl/>
              <w:wordWrap/>
              <w:autoSpaceDE/>
              <w:autoSpaceDN/>
              <w:jc w:val="center"/>
              <w:rPr>
                <w:rFonts w:eastAsia="Times New Roman"/>
                <w:b/>
                <w:bCs/>
                <w:color w:val="000000"/>
                <w:sz w:val="20"/>
                <w:szCs w:val="20"/>
              </w:rPr>
            </w:pPr>
            <w:r w:rsidRPr="00F01693">
              <w:rPr>
                <w:rFonts w:eastAsia="Times New Roman"/>
                <w:b/>
                <w:bCs/>
                <w:color w:val="000000"/>
                <w:sz w:val="20"/>
                <w:szCs w:val="20"/>
              </w:rPr>
              <w:t>10</w:t>
            </w:r>
            <w:r w:rsidR="00404284" w:rsidRPr="00F01693">
              <w:rPr>
                <w:rFonts w:eastAsia="Times New Roman"/>
                <w:b/>
                <w:bCs/>
                <w:color w:val="000000"/>
                <w:sz w:val="20"/>
                <w:szCs w:val="20"/>
              </w:rPr>
              <w:t>:00</w:t>
            </w:r>
          </w:p>
        </w:tc>
        <w:tc>
          <w:tcPr>
            <w:tcW w:w="650" w:type="pct"/>
            <w:tcBorders>
              <w:top w:val="single" w:sz="12" w:space="0" w:color="auto"/>
              <w:bottom w:val="double" w:sz="4" w:space="0" w:color="auto"/>
            </w:tcBorders>
            <w:shd w:val="clear" w:color="auto" w:fill="A5A5A5"/>
            <w:noWrap/>
            <w:hideMark/>
          </w:tcPr>
          <w:p w14:paraId="4277FB0D" w14:textId="77777777" w:rsidR="00C06E7B" w:rsidRPr="00F01693" w:rsidRDefault="00C06E7B" w:rsidP="00F01693">
            <w:pPr>
              <w:widowControl/>
              <w:wordWrap/>
              <w:autoSpaceDE/>
              <w:autoSpaceDN/>
              <w:jc w:val="center"/>
              <w:rPr>
                <w:rFonts w:eastAsia="Times New Roman"/>
                <w:b/>
                <w:bCs/>
                <w:color w:val="000000"/>
                <w:sz w:val="20"/>
                <w:szCs w:val="20"/>
              </w:rPr>
            </w:pPr>
            <w:r w:rsidRPr="00F01693">
              <w:rPr>
                <w:rFonts w:eastAsia="Times New Roman"/>
                <w:b/>
                <w:bCs/>
                <w:color w:val="000000"/>
                <w:sz w:val="20"/>
                <w:szCs w:val="20"/>
              </w:rPr>
              <w:t>12</w:t>
            </w:r>
            <w:r w:rsidR="00404284" w:rsidRPr="00F01693">
              <w:rPr>
                <w:rFonts w:eastAsia="Times New Roman"/>
                <w:b/>
                <w:bCs/>
                <w:color w:val="000000"/>
                <w:sz w:val="20"/>
                <w:szCs w:val="20"/>
              </w:rPr>
              <w:t>:00</w:t>
            </w:r>
          </w:p>
        </w:tc>
        <w:tc>
          <w:tcPr>
            <w:tcW w:w="650" w:type="pct"/>
            <w:tcBorders>
              <w:top w:val="single" w:sz="12" w:space="0" w:color="auto"/>
              <w:bottom w:val="double" w:sz="4" w:space="0" w:color="auto"/>
            </w:tcBorders>
            <w:shd w:val="clear" w:color="auto" w:fill="A5A5A5"/>
            <w:noWrap/>
            <w:hideMark/>
          </w:tcPr>
          <w:p w14:paraId="0FE6F98B" w14:textId="77777777" w:rsidR="00C06E7B" w:rsidRPr="00F01693" w:rsidRDefault="00404284" w:rsidP="00F01693">
            <w:pPr>
              <w:widowControl/>
              <w:wordWrap/>
              <w:autoSpaceDE/>
              <w:autoSpaceDN/>
              <w:jc w:val="center"/>
              <w:rPr>
                <w:rFonts w:eastAsia="Times New Roman"/>
                <w:b/>
                <w:bCs/>
                <w:color w:val="000000"/>
                <w:sz w:val="20"/>
                <w:szCs w:val="20"/>
              </w:rPr>
            </w:pPr>
            <w:r w:rsidRPr="00F01693">
              <w:rPr>
                <w:rFonts w:eastAsia="Times New Roman"/>
                <w:b/>
                <w:bCs/>
                <w:color w:val="000000"/>
                <w:sz w:val="20"/>
                <w:szCs w:val="20"/>
              </w:rPr>
              <w:t>14:00</w:t>
            </w:r>
          </w:p>
        </w:tc>
        <w:tc>
          <w:tcPr>
            <w:tcW w:w="650" w:type="pct"/>
            <w:tcBorders>
              <w:top w:val="single" w:sz="12" w:space="0" w:color="auto"/>
              <w:bottom w:val="double" w:sz="4" w:space="0" w:color="auto"/>
            </w:tcBorders>
            <w:shd w:val="clear" w:color="auto" w:fill="A5A5A5"/>
            <w:noWrap/>
            <w:hideMark/>
          </w:tcPr>
          <w:p w14:paraId="2AFFF87A" w14:textId="77777777" w:rsidR="00C06E7B" w:rsidRPr="00F01693" w:rsidRDefault="00404284" w:rsidP="00F01693">
            <w:pPr>
              <w:widowControl/>
              <w:wordWrap/>
              <w:autoSpaceDE/>
              <w:autoSpaceDN/>
              <w:jc w:val="center"/>
              <w:rPr>
                <w:rFonts w:eastAsia="Times New Roman"/>
                <w:b/>
                <w:bCs/>
                <w:color w:val="000000"/>
                <w:sz w:val="20"/>
                <w:szCs w:val="20"/>
              </w:rPr>
            </w:pPr>
            <w:r w:rsidRPr="00F01693">
              <w:rPr>
                <w:rFonts w:eastAsia="Times New Roman"/>
                <w:b/>
                <w:bCs/>
                <w:color w:val="000000"/>
                <w:sz w:val="20"/>
                <w:szCs w:val="20"/>
              </w:rPr>
              <w:t>16:00</w:t>
            </w:r>
          </w:p>
        </w:tc>
        <w:tc>
          <w:tcPr>
            <w:tcW w:w="650" w:type="pct"/>
            <w:tcBorders>
              <w:top w:val="single" w:sz="12" w:space="0" w:color="auto"/>
              <w:bottom w:val="double" w:sz="4" w:space="0" w:color="auto"/>
              <w:right w:val="nil"/>
            </w:tcBorders>
            <w:shd w:val="clear" w:color="auto" w:fill="A5A5A5"/>
            <w:noWrap/>
            <w:hideMark/>
          </w:tcPr>
          <w:p w14:paraId="38EC35E4" w14:textId="77777777" w:rsidR="00C06E7B" w:rsidRPr="00F01693" w:rsidRDefault="00404284" w:rsidP="00F01693">
            <w:pPr>
              <w:widowControl/>
              <w:wordWrap/>
              <w:autoSpaceDE/>
              <w:autoSpaceDN/>
              <w:jc w:val="center"/>
              <w:rPr>
                <w:rFonts w:eastAsia="Times New Roman"/>
                <w:b/>
                <w:bCs/>
                <w:color w:val="000000"/>
                <w:sz w:val="20"/>
                <w:szCs w:val="20"/>
              </w:rPr>
            </w:pPr>
            <w:r w:rsidRPr="00F01693">
              <w:rPr>
                <w:rFonts w:eastAsia="Times New Roman"/>
                <w:b/>
                <w:bCs/>
                <w:color w:val="000000"/>
                <w:sz w:val="20"/>
                <w:szCs w:val="20"/>
              </w:rPr>
              <w:t>18:00</w:t>
            </w:r>
          </w:p>
        </w:tc>
      </w:tr>
      <w:tr w:rsidR="00C06E7B" w:rsidRPr="00F01693" w14:paraId="7F918B98" w14:textId="77777777" w:rsidTr="00402169">
        <w:trPr>
          <w:trHeight w:val="300"/>
        </w:trPr>
        <w:tc>
          <w:tcPr>
            <w:tcW w:w="1098" w:type="pct"/>
            <w:tcBorders>
              <w:top w:val="double" w:sz="4" w:space="0" w:color="auto"/>
              <w:left w:val="nil"/>
            </w:tcBorders>
            <w:shd w:val="clear" w:color="auto" w:fill="auto"/>
            <w:noWrap/>
            <w:hideMark/>
          </w:tcPr>
          <w:p w14:paraId="1227E84D" w14:textId="77777777" w:rsidR="00C06E7B" w:rsidRPr="00F01693" w:rsidRDefault="00C06E7B" w:rsidP="00F01693">
            <w:pPr>
              <w:widowControl/>
              <w:wordWrap/>
              <w:autoSpaceDE/>
              <w:autoSpaceDN/>
              <w:rPr>
                <w:rFonts w:eastAsia="Times New Roman"/>
                <w:b/>
                <w:bCs/>
                <w:color w:val="000000"/>
                <w:sz w:val="20"/>
                <w:szCs w:val="20"/>
              </w:rPr>
            </w:pPr>
            <w:r w:rsidRPr="00F01693">
              <w:rPr>
                <w:rFonts w:eastAsia="Times New Roman"/>
                <w:color w:val="000000"/>
                <w:sz w:val="20"/>
                <w:szCs w:val="20"/>
              </w:rPr>
              <w:t>Median</w:t>
            </w:r>
          </w:p>
        </w:tc>
        <w:tc>
          <w:tcPr>
            <w:tcW w:w="650" w:type="pct"/>
            <w:tcBorders>
              <w:top w:val="double" w:sz="4" w:space="0" w:color="auto"/>
            </w:tcBorders>
            <w:shd w:val="clear" w:color="auto" w:fill="auto"/>
            <w:noWrap/>
            <w:hideMark/>
          </w:tcPr>
          <w:p w14:paraId="20078AD8"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34.69</w:t>
            </w:r>
          </w:p>
        </w:tc>
        <w:tc>
          <w:tcPr>
            <w:tcW w:w="650" w:type="pct"/>
            <w:tcBorders>
              <w:top w:val="double" w:sz="4" w:space="0" w:color="auto"/>
            </w:tcBorders>
            <w:shd w:val="clear" w:color="auto" w:fill="auto"/>
            <w:noWrap/>
            <w:hideMark/>
          </w:tcPr>
          <w:p w14:paraId="5C665523"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33.67</w:t>
            </w:r>
          </w:p>
        </w:tc>
        <w:tc>
          <w:tcPr>
            <w:tcW w:w="650" w:type="pct"/>
            <w:tcBorders>
              <w:top w:val="double" w:sz="4" w:space="0" w:color="auto"/>
            </w:tcBorders>
            <w:shd w:val="clear" w:color="auto" w:fill="FFFF00"/>
            <w:noWrap/>
            <w:hideMark/>
          </w:tcPr>
          <w:p w14:paraId="5CDD034B"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34.00</w:t>
            </w:r>
          </w:p>
        </w:tc>
        <w:tc>
          <w:tcPr>
            <w:tcW w:w="650" w:type="pct"/>
            <w:tcBorders>
              <w:top w:val="double" w:sz="4" w:space="0" w:color="auto"/>
            </w:tcBorders>
            <w:shd w:val="clear" w:color="auto" w:fill="auto"/>
            <w:noWrap/>
            <w:hideMark/>
          </w:tcPr>
          <w:p w14:paraId="25D43D73"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34.25</w:t>
            </w:r>
          </w:p>
        </w:tc>
        <w:tc>
          <w:tcPr>
            <w:tcW w:w="650" w:type="pct"/>
            <w:tcBorders>
              <w:top w:val="double" w:sz="4" w:space="0" w:color="auto"/>
            </w:tcBorders>
            <w:shd w:val="clear" w:color="auto" w:fill="auto"/>
            <w:noWrap/>
            <w:hideMark/>
          </w:tcPr>
          <w:p w14:paraId="5A461927"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35.42</w:t>
            </w:r>
          </w:p>
        </w:tc>
        <w:tc>
          <w:tcPr>
            <w:tcW w:w="650" w:type="pct"/>
            <w:tcBorders>
              <w:top w:val="double" w:sz="4" w:space="0" w:color="auto"/>
              <w:right w:val="nil"/>
            </w:tcBorders>
            <w:shd w:val="clear" w:color="auto" w:fill="auto"/>
            <w:noWrap/>
            <w:hideMark/>
          </w:tcPr>
          <w:p w14:paraId="4E3FC5BC"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34.07</w:t>
            </w:r>
          </w:p>
        </w:tc>
      </w:tr>
      <w:tr w:rsidR="00C06E7B" w:rsidRPr="00F01693" w14:paraId="206BFC71" w14:textId="77777777" w:rsidTr="00402169">
        <w:trPr>
          <w:trHeight w:val="300"/>
        </w:trPr>
        <w:tc>
          <w:tcPr>
            <w:tcW w:w="1098" w:type="pct"/>
            <w:tcBorders>
              <w:left w:val="nil"/>
            </w:tcBorders>
            <w:shd w:val="clear" w:color="auto" w:fill="auto"/>
            <w:noWrap/>
            <w:hideMark/>
          </w:tcPr>
          <w:p w14:paraId="0DA53F4E" w14:textId="77777777" w:rsidR="00C06E7B" w:rsidRPr="00F01693" w:rsidRDefault="00C06E7B" w:rsidP="00F01693">
            <w:pPr>
              <w:widowControl/>
              <w:wordWrap/>
              <w:autoSpaceDE/>
              <w:autoSpaceDN/>
              <w:rPr>
                <w:rFonts w:eastAsia="Times New Roman"/>
                <w:b/>
                <w:bCs/>
                <w:color w:val="000000"/>
                <w:sz w:val="20"/>
                <w:szCs w:val="20"/>
              </w:rPr>
            </w:pPr>
            <w:r w:rsidRPr="00F01693">
              <w:rPr>
                <w:rFonts w:eastAsia="Times New Roman"/>
                <w:color w:val="000000"/>
                <w:sz w:val="20"/>
                <w:szCs w:val="20"/>
              </w:rPr>
              <w:t>Mean</w:t>
            </w:r>
          </w:p>
        </w:tc>
        <w:tc>
          <w:tcPr>
            <w:tcW w:w="650" w:type="pct"/>
            <w:shd w:val="clear" w:color="auto" w:fill="auto"/>
            <w:noWrap/>
            <w:hideMark/>
          </w:tcPr>
          <w:p w14:paraId="177A5B32"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58.49</w:t>
            </w:r>
          </w:p>
        </w:tc>
        <w:tc>
          <w:tcPr>
            <w:tcW w:w="650" w:type="pct"/>
            <w:shd w:val="clear" w:color="auto" w:fill="auto"/>
            <w:noWrap/>
            <w:hideMark/>
          </w:tcPr>
          <w:p w14:paraId="4C09480F"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48.29</w:t>
            </w:r>
          </w:p>
        </w:tc>
        <w:tc>
          <w:tcPr>
            <w:tcW w:w="650" w:type="pct"/>
            <w:shd w:val="clear" w:color="auto" w:fill="FFFF00"/>
            <w:noWrap/>
            <w:hideMark/>
          </w:tcPr>
          <w:p w14:paraId="1B1E3873"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48.79</w:t>
            </w:r>
          </w:p>
        </w:tc>
        <w:tc>
          <w:tcPr>
            <w:tcW w:w="650" w:type="pct"/>
            <w:shd w:val="clear" w:color="auto" w:fill="auto"/>
            <w:noWrap/>
            <w:hideMark/>
          </w:tcPr>
          <w:p w14:paraId="716854D0"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47.39</w:t>
            </w:r>
          </w:p>
        </w:tc>
        <w:tc>
          <w:tcPr>
            <w:tcW w:w="650" w:type="pct"/>
            <w:shd w:val="clear" w:color="auto" w:fill="auto"/>
            <w:noWrap/>
            <w:hideMark/>
          </w:tcPr>
          <w:p w14:paraId="4A8AA2E0"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48.40</w:t>
            </w:r>
          </w:p>
        </w:tc>
        <w:tc>
          <w:tcPr>
            <w:tcW w:w="650" w:type="pct"/>
            <w:tcBorders>
              <w:right w:val="nil"/>
            </w:tcBorders>
            <w:shd w:val="clear" w:color="auto" w:fill="auto"/>
            <w:noWrap/>
            <w:hideMark/>
          </w:tcPr>
          <w:p w14:paraId="43975A32"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48.35</w:t>
            </w:r>
          </w:p>
        </w:tc>
      </w:tr>
      <w:tr w:rsidR="00C06E7B" w:rsidRPr="00F01693" w14:paraId="5A186DA5" w14:textId="77777777" w:rsidTr="00402169">
        <w:trPr>
          <w:trHeight w:val="300"/>
        </w:trPr>
        <w:tc>
          <w:tcPr>
            <w:tcW w:w="1098" w:type="pct"/>
            <w:tcBorders>
              <w:left w:val="nil"/>
              <w:bottom w:val="double" w:sz="4" w:space="0" w:color="auto"/>
            </w:tcBorders>
            <w:shd w:val="clear" w:color="auto" w:fill="auto"/>
            <w:noWrap/>
            <w:hideMark/>
          </w:tcPr>
          <w:p w14:paraId="69C05171" w14:textId="77777777" w:rsidR="00C06E7B" w:rsidRPr="00F01693" w:rsidRDefault="00C06E7B" w:rsidP="00F01693">
            <w:pPr>
              <w:widowControl/>
              <w:wordWrap/>
              <w:autoSpaceDE/>
              <w:autoSpaceDN/>
              <w:rPr>
                <w:rFonts w:eastAsia="Times New Roman"/>
                <w:b/>
                <w:bCs/>
                <w:color w:val="000000"/>
                <w:sz w:val="20"/>
                <w:szCs w:val="20"/>
              </w:rPr>
            </w:pPr>
            <w:r w:rsidRPr="00F01693">
              <w:rPr>
                <w:rFonts w:eastAsia="Times New Roman"/>
                <w:color w:val="000000"/>
                <w:sz w:val="20"/>
                <w:szCs w:val="20"/>
              </w:rPr>
              <w:t>SD</w:t>
            </w:r>
          </w:p>
        </w:tc>
        <w:tc>
          <w:tcPr>
            <w:tcW w:w="650" w:type="pct"/>
            <w:tcBorders>
              <w:bottom w:val="double" w:sz="4" w:space="0" w:color="auto"/>
            </w:tcBorders>
            <w:shd w:val="clear" w:color="auto" w:fill="auto"/>
            <w:noWrap/>
            <w:hideMark/>
          </w:tcPr>
          <w:p w14:paraId="12014674"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107.31</w:t>
            </w:r>
          </w:p>
        </w:tc>
        <w:tc>
          <w:tcPr>
            <w:tcW w:w="650" w:type="pct"/>
            <w:tcBorders>
              <w:bottom w:val="double" w:sz="4" w:space="0" w:color="auto"/>
            </w:tcBorders>
            <w:shd w:val="clear" w:color="auto" w:fill="auto"/>
            <w:noWrap/>
            <w:hideMark/>
          </w:tcPr>
          <w:p w14:paraId="55F880EB"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65.23</w:t>
            </w:r>
          </w:p>
        </w:tc>
        <w:tc>
          <w:tcPr>
            <w:tcW w:w="650" w:type="pct"/>
            <w:tcBorders>
              <w:bottom w:val="double" w:sz="4" w:space="0" w:color="auto"/>
            </w:tcBorders>
            <w:shd w:val="clear" w:color="auto" w:fill="FFFF00"/>
            <w:noWrap/>
            <w:hideMark/>
          </w:tcPr>
          <w:p w14:paraId="39769ABA"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66.07</w:t>
            </w:r>
          </w:p>
        </w:tc>
        <w:tc>
          <w:tcPr>
            <w:tcW w:w="650" w:type="pct"/>
            <w:tcBorders>
              <w:bottom w:val="double" w:sz="4" w:space="0" w:color="auto"/>
            </w:tcBorders>
            <w:shd w:val="clear" w:color="auto" w:fill="auto"/>
            <w:noWrap/>
            <w:hideMark/>
          </w:tcPr>
          <w:p w14:paraId="161AA5DE"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50.43</w:t>
            </w:r>
          </w:p>
        </w:tc>
        <w:tc>
          <w:tcPr>
            <w:tcW w:w="650" w:type="pct"/>
            <w:tcBorders>
              <w:bottom w:val="double" w:sz="4" w:space="0" w:color="auto"/>
            </w:tcBorders>
            <w:shd w:val="clear" w:color="auto" w:fill="auto"/>
            <w:noWrap/>
            <w:hideMark/>
          </w:tcPr>
          <w:p w14:paraId="1759F664"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51.31</w:t>
            </w:r>
          </w:p>
        </w:tc>
        <w:tc>
          <w:tcPr>
            <w:tcW w:w="650" w:type="pct"/>
            <w:tcBorders>
              <w:bottom w:val="double" w:sz="4" w:space="0" w:color="auto"/>
              <w:right w:val="nil"/>
            </w:tcBorders>
            <w:shd w:val="clear" w:color="auto" w:fill="auto"/>
            <w:noWrap/>
            <w:hideMark/>
          </w:tcPr>
          <w:p w14:paraId="714E0B67"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34.07</w:t>
            </w:r>
          </w:p>
        </w:tc>
      </w:tr>
      <w:tr w:rsidR="00C06E7B" w:rsidRPr="00F01693" w14:paraId="13AAC626" w14:textId="77777777" w:rsidTr="00402169">
        <w:trPr>
          <w:trHeight w:val="300"/>
        </w:trPr>
        <w:tc>
          <w:tcPr>
            <w:tcW w:w="1098" w:type="pct"/>
            <w:tcBorders>
              <w:top w:val="double" w:sz="4" w:space="0" w:color="auto"/>
              <w:left w:val="nil"/>
            </w:tcBorders>
            <w:shd w:val="clear" w:color="auto" w:fill="auto"/>
            <w:noWrap/>
            <w:hideMark/>
          </w:tcPr>
          <w:p w14:paraId="76333D43" w14:textId="77777777" w:rsidR="00C06E7B" w:rsidRPr="00F01693" w:rsidRDefault="00C06E7B" w:rsidP="00F01693">
            <w:pPr>
              <w:widowControl/>
              <w:wordWrap/>
              <w:autoSpaceDE/>
              <w:autoSpaceDN/>
              <w:rPr>
                <w:rFonts w:eastAsia="Times New Roman"/>
                <w:b/>
                <w:bCs/>
                <w:color w:val="000000"/>
                <w:sz w:val="20"/>
                <w:szCs w:val="20"/>
              </w:rPr>
            </w:pPr>
            <w:r w:rsidRPr="00F01693">
              <w:rPr>
                <w:rFonts w:eastAsia="Times New Roman"/>
                <w:color w:val="000000"/>
                <w:sz w:val="20"/>
                <w:szCs w:val="20"/>
              </w:rPr>
              <w:t>Coverage of MSOA</w:t>
            </w:r>
          </w:p>
        </w:tc>
        <w:tc>
          <w:tcPr>
            <w:tcW w:w="650" w:type="pct"/>
            <w:tcBorders>
              <w:top w:val="double" w:sz="4" w:space="0" w:color="auto"/>
            </w:tcBorders>
            <w:shd w:val="clear" w:color="auto" w:fill="auto"/>
            <w:noWrap/>
            <w:hideMark/>
          </w:tcPr>
          <w:p w14:paraId="26C229E1"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 xml:space="preserve">        5,688</w:t>
            </w:r>
          </w:p>
        </w:tc>
        <w:tc>
          <w:tcPr>
            <w:tcW w:w="650" w:type="pct"/>
            <w:tcBorders>
              <w:top w:val="double" w:sz="4" w:space="0" w:color="auto"/>
            </w:tcBorders>
            <w:shd w:val="clear" w:color="auto" w:fill="auto"/>
            <w:noWrap/>
            <w:hideMark/>
          </w:tcPr>
          <w:p w14:paraId="01CD5E01"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 xml:space="preserve">        5,786</w:t>
            </w:r>
          </w:p>
        </w:tc>
        <w:tc>
          <w:tcPr>
            <w:tcW w:w="650" w:type="pct"/>
            <w:tcBorders>
              <w:top w:val="double" w:sz="4" w:space="0" w:color="auto"/>
            </w:tcBorders>
            <w:shd w:val="clear" w:color="auto" w:fill="FFFF00"/>
            <w:noWrap/>
            <w:hideMark/>
          </w:tcPr>
          <w:p w14:paraId="3E9C07DB"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 xml:space="preserve">        5,830</w:t>
            </w:r>
          </w:p>
        </w:tc>
        <w:tc>
          <w:tcPr>
            <w:tcW w:w="650" w:type="pct"/>
            <w:tcBorders>
              <w:top w:val="double" w:sz="4" w:space="0" w:color="auto"/>
            </w:tcBorders>
            <w:shd w:val="clear" w:color="auto" w:fill="auto"/>
            <w:noWrap/>
            <w:hideMark/>
          </w:tcPr>
          <w:p w14:paraId="02E63EF2"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 xml:space="preserve">        5,831</w:t>
            </w:r>
          </w:p>
        </w:tc>
        <w:tc>
          <w:tcPr>
            <w:tcW w:w="650" w:type="pct"/>
            <w:tcBorders>
              <w:top w:val="double" w:sz="4" w:space="0" w:color="auto"/>
            </w:tcBorders>
            <w:shd w:val="clear" w:color="auto" w:fill="auto"/>
            <w:noWrap/>
            <w:hideMark/>
          </w:tcPr>
          <w:p w14:paraId="560980FC"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 xml:space="preserve">        5,827</w:t>
            </w:r>
          </w:p>
        </w:tc>
        <w:tc>
          <w:tcPr>
            <w:tcW w:w="650" w:type="pct"/>
            <w:tcBorders>
              <w:top w:val="double" w:sz="4" w:space="0" w:color="auto"/>
              <w:right w:val="nil"/>
            </w:tcBorders>
            <w:shd w:val="clear" w:color="auto" w:fill="auto"/>
            <w:noWrap/>
            <w:hideMark/>
          </w:tcPr>
          <w:p w14:paraId="45A630CB"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 xml:space="preserve">        5,820</w:t>
            </w:r>
          </w:p>
        </w:tc>
      </w:tr>
      <w:tr w:rsidR="00C06E7B" w:rsidRPr="00F01693" w14:paraId="28FBA8E6" w14:textId="77777777" w:rsidTr="00402169">
        <w:trPr>
          <w:trHeight w:val="64"/>
        </w:trPr>
        <w:tc>
          <w:tcPr>
            <w:tcW w:w="1098" w:type="pct"/>
            <w:tcBorders>
              <w:left w:val="nil"/>
            </w:tcBorders>
            <w:shd w:val="clear" w:color="auto" w:fill="auto"/>
            <w:noWrap/>
            <w:hideMark/>
          </w:tcPr>
          <w:p w14:paraId="19805096" w14:textId="77777777" w:rsidR="00C06E7B" w:rsidRPr="00F01693" w:rsidRDefault="00C06E7B" w:rsidP="00F01693">
            <w:pPr>
              <w:widowControl/>
              <w:wordWrap/>
              <w:autoSpaceDE/>
              <w:autoSpaceDN/>
              <w:rPr>
                <w:rFonts w:eastAsia="Times New Roman"/>
                <w:b/>
                <w:bCs/>
                <w:color w:val="000000"/>
                <w:sz w:val="20"/>
                <w:szCs w:val="20"/>
              </w:rPr>
            </w:pPr>
            <w:r w:rsidRPr="00F01693">
              <w:rPr>
                <w:rFonts w:eastAsia="Times New Roman"/>
                <w:color w:val="000000"/>
                <w:sz w:val="20"/>
                <w:szCs w:val="20"/>
              </w:rPr>
              <w:t>Coverage(%)</w:t>
            </w:r>
          </w:p>
        </w:tc>
        <w:tc>
          <w:tcPr>
            <w:tcW w:w="650" w:type="pct"/>
            <w:shd w:val="clear" w:color="auto" w:fill="auto"/>
            <w:noWrap/>
            <w:hideMark/>
          </w:tcPr>
          <w:p w14:paraId="6AA0477B"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0.84</w:t>
            </w:r>
          </w:p>
        </w:tc>
        <w:tc>
          <w:tcPr>
            <w:tcW w:w="650" w:type="pct"/>
            <w:shd w:val="clear" w:color="auto" w:fill="auto"/>
            <w:noWrap/>
            <w:hideMark/>
          </w:tcPr>
          <w:p w14:paraId="21E33458"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0.85</w:t>
            </w:r>
          </w:p>
        </w:tc>
        <w:tc>
          <w:tcPr>
            <w:tcW w:w="650" w:type="pct"/>
            <w:shd w:val="clear" w:color="auto" w:fill="FFFF00"/>
            <w:noWrap/>
            <w:hideMark/>
          </w:tcPr>
          <w:p w14:paraId="245BD4B5"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0.86</w:t>
            </w:r>
          </w:p>
        </w:tc>
        <w:tc>
          <w:tcPr>
            <w:tcW w:w="650" w:type="pct"/>
            <w:shd w:val="clear" w:color="auto" w:fill="auto"/>
            <w:noWrap/>
            <w:hideMark/>
          </w:tcPr>
          <w:p w14:paraId="71FBFB31"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0.86</w:t>
            </w:r>
          </w:p>
        </w:tc>
        <w:tc>
          <w:tcPr>
            <w:tcW w:w="650" w:type="pct"/>
            <w:shd w:val="clear" w:color="auto" w:fill="auto"/>
            <w:noWrap/>
            <w:hideMark/>
          </w:tcPr>
          <w:p w14:paraId="6AE08607"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0.86</w:t>
            </w:r>
          </w:p>
        </w:tc>
        <w:tc>
          <w:tcPr>
            <w:tcW w:w="650" w:type="pct"/>
            <w:tcBorders>
              <w:right w:val="nil"/>
            </w:tcBorders>
            <w:shd w:val="clear" w:color="auto" w:fill="auto"/>
            <w:noWrap/>
            <w:hideMark/>
          </w:tcPr>
          <w:p w14:paraId="4282A4DE"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0.86</w:t>
            </w:r>
          </w:p>
        </w:tc>
      </w:tr>
    </w:tbl>
    <w:p w14:paraId="598B47A2" w14:textId="77777777" w:rsidR="00C06E7B" w:rsidRPr="00F01693" w:rsidRDefault="00C06E7B" w:rsidP="00F01693"/>
    <w:p w14:paraId="4F480803" w14:textId="77777777" w:rsidR="00C06E7B" w:rsidRPr="00F01693" w:rsidRDefault="00C06E7B" w:rsidP="00F01693">
      <w:pPr>
        <w:rPr>
          <w:i/>
          <w:iCs/>
        </w:rPr>
      </w:pPr>
      <w:r w:rsidRPr="00F01693">
        <w:rPr>
          <w:i/>
          <w:iCs/>
        </w:rPr>
        <w:t>Saturday</w:t>
      </w:r>
    </w:p>
    <w:tbl>
      <w:tblPr>
        <w:tblW w:w="5000" w:type="pct"/>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1989"/>
        <w:gridCol w:w="1173"/>
        <w:gridCol w:w="1173"/>
        <w:gridCol w:w="1173"/>
        <w:gridCol w:w="1173"/>
        <w:gridCol w:w="1173"/>
        <w:gridCol w:w="1172"/>
      </w:tblGrid>
      <w:tr w:rsidR="00C06E7B" w:rsidRPr="00F01693" w14:paraId="06A71155" w14:textId="77777777" w:rsidTr="00402169">
        <w:trPr>
          <w:trHeight w:val="300"/>
        </w:trPr>
        <w:tc>
          <w:tcPr>
            <w:tcW w:w="1101" w:type="pct"/>
            <w:tcBorders>
              <w:top w:val="single" w:sz="12" w:space="0" w:color="auto"/>
              <w:left w:val="nil"/>
              <w:bottom w:val="double" w:sz="4" w:space="0" w:color="auto"/>
            </w:tcBorders>
            <w:shd w:val="clear" w:color="auto" w:fill="A5A5A5"/>
          </w:tcPr>
          <w:p w14:paraId="19684617" w14:textId="77777777" w:rsidR="00C06E7B" w:rsidRPr="00F01693" w:rsidRDefault="00C06E7B" w:rsidP="00F01693">
            <w:pPr>
              <w:widowControl/>
              <w:wordWrap/>
              <w:autoSpaceDE/>
              <w:autoSpaceDN/>
              <w:jc w:val="center"/>
              <w:rPr>
                <w:rFonts w:eastAsia="Times New Roman"/>
                <w:b/>
                <w:bCs/>
                <w:color w:val="000000"/>
                <w:sz w:val="20"/>
                <w:szCs w:val="20"/>
              </w:rPr>
            </w:pPr>
            <w:r w:rsidRPr="00F01693">
              <w:rPr>
                <w:rFonts w:eastAsia="Times New Roman"/>
                <w:b/>
                <w:bCs/>
                <w:color w:val="000000"/>
                <w:sz w:val="20"/>
                <w:szCs w:val="20"/>
              </w:rPr>
              <w:t>Duration (min.)</w:t>
            </w:r>
          </w:p>
        </w:tc>
        <w:tc>
          <w:tcPr>
            <w:tcW w:w="650" w:type="pct"/>
            <w:tcBorders>
              <w:top w:val="single" w:sz="12" w:space="0" w:color="auto"/>
              <w:bottom w:val="double" w:sz="4" w:space="0" w:color="auto"/>
            </w:tcBorders>
            <w:shd w:val="clear" w:color="auto" w:fill="A5A5A5"/>
            <w:noWrap/>
            <w:hideMark/>
          </w:tcPr>
          <w:p w14:paraId="5055A284" w14:textId="77777777" w:rsidR="00C06E7B" w:rsidRPr="00F01693" w:rsidRDefault="00C06E7B" w:rsidP="00F01693">
            <w:pPr>
              <w:widowControl/>
              <w:wordWrap/>
              <w:autoSpaceDE/>
              <w:autoSpaceDN/>
              <w:jc w:val="center"/>
              <w:rPr>
                <w:rFonts w:eastAsia="Times New Roman"/>
                <w:b/>
                <w:bCs/>
                <w:color w:val="000000"/>
                <w:sz w:val="20"/>
                <w:szCs w:val="20"/>
              </w:rPr>
            </w:pPr>
            <w:r w:rsidRPr="00F01693">
              <w:rPr>
                <w:rFonts w:eastAsia="Times New Roman"/>
                <w:b/>
                <w:bCs/>
                <w:color w:val="000000"/>
                <w:sz w:val="20"/>
                <w:szCs w:val="20"/>
              </w:rPr>
              <w:t>8</w:t>
            </w:r>
            <w:r w:rsidR="00404284" w:rsidRPr="00F01693">
              <w:rPr>
                <w:rFonts w:eastAsia="Times New Roman"/>
                <w:b/>
                <w:bCs/>
                <w:color w:val="000000"/>
                <w:sz w:val="20"/>
                <w:szCs w:val="20"/>
              </w:rPr>
              <w:t>:00</w:t>
            </w:r>
          </w:p>
        </w:tc>
        <w:tc>
          <w:tcPr>
            <w:tcW w:w="650" w:type="pct"/>
            <w:tcBorders>
              <w:top w:val="single" w:sz="12" w:space="0" w:color="auto"/>
              <w:bottom w:val="double" w:sz="4" w:space="0" w:color="auto"/>
            </w:tcBorders>
            <w:shd w:val="clear" w:color="auto" w:fill="A5A5A5"/>
            <w:noWrap/>
            <w:hideMark/>
          </w:tcPr>
          <w:p w14:paraId="00488AB5" w14:textId="77777777" w:rsidR="00C06E7B" w:rsidRPr="00F01693" w:rsidRDefault="00C06E7B" w:rsidP="00F01693">
            <w:pPr>
              <w:widowControl/>
              <w:wordWrap/>
              <w:autoSpaceDE/>
              <w:autoSpaceDN/>
              <w:jc w:val="center"/>
              <w:rPr>
                <w:rFonts w:eastAsia="Times New Roman"/>
                <w:b/>
                <w:bCs/>
                <w:color w:val="000000"/>
                <w:sz w:val="20"/>
                <w:szCs w:val="20"/>
              </w:rPr>
            </w:pPr>
            <w:r w:rsidRPr="00F01693">
              <w:rPr>
                <w:rFonts w:eastAsia="Times New Roman"/>
                <w:b/>
                <w:bCs/>
                <w:color w:val="000000"/>
                <w:sz w:val="20"/>
                <w:szCs w:val="20"/>
              </w:rPr>
              <w:t>10</w:t>
            </w:r>
            <w:r w:rsidR="00404284" w:rsidRPr="00F01693">
              <w:rPr>
                <w:rFonts w:eastAsia="Times New Roman"/>
                <w:b/>
                <w:bCs/>
                <w:color w:val="000000"/>
                <w:sz w:val="20"/>
                <w:szCs w:val="20"/>
              </w:rPr>
              <w:t>:00</w:t>
            </w:r>
          </w:p>
        </w:tc>
        <w:tc>
          <w:tcPr>
            <w:tcW w:w="650" w:type="pct"/>
            <w:tcBorders>
              <w:top w:val="single" w:sz="12" w:space="0" w:color="auto"/>
              <w:bottom w:val="double" w:sz="4" w:space="0" w:color="auto"/>
            </w:tcBorders>
            <w:shd w:val="clear" w:color="auto" w:fill="A5A5A5"/>
            <w:noWrap/>
            <w:hideMark/>
          </w:tcPr>
          <w:p w14:paraId="79FDF2AE" w14:textId="77777777" w:rsidR="00C06E7B" w:rsidRPr="00F01693" w:rsidRDefault="00C06E7B" w:rsidP="00F01693">
            <w:pPr>
              <w:widowControl/>
              <w:wordWrap/>
              <w:autoSpaceDE/>
              <w:autoSpaceDN/>
              <w:jc w:val="center"/>
              <w:rPr>
                <w:rFonts w:eastAsia="Times New Roman"/>
                <w:b/>
                <w:bCs/>
                <w:color w:val="000000"/>
                <w:sz w:val="20"/>
                <w:szCs w:val="20"/>
              </w:rPr>
            </w:pPr>
            <w:r w:rsidRPr="00F01693">
              <w:rPr>
                <w:rFonts w:eastAsia="Times New Roman"/>
                <w:b/>
                <w:bCs/>
                <w:color w:val="000000"/>
                <w:sz w:val="20"/>
                <w:szCs w:val="20"/>
              </w:rPr>
              <w:t>12</w:t>
            </w:r>
            <w:r w:rsidR="00404284" w:rsidRPr="00F01693">
              <w:rPr>
                <w:rFonts w:eastAsia="Times New Roman"/>
                <w:b/>
                <w:bCs/>
                <w:color w:val="000000"/>
                <w:sz w:val="20"/>
                <w:szCs w:val="20"/>
              </w:rPr>
              <w:t>:00</w:t>
            </w:r>
          </w:p>
        </w:tc>
        <w:tc>
          <w:tcPr>
            <w:tcW w:w="650" w:type="pct"/>
            <w:tcBorders>
              <w:top w:val="single" w:sz="12" w:space="0" w:color="auto"/>
              <w:bottom w:val="double" w:sz="4" w:space="0" w:color="auto"/>
            </w:tcBorders>
            <w:shd w:val="clear" w:color="auto" w:fill="A5A5A5"/>
            <w:noWrap/>
            <w:hideMark/>
          </w:tcPr>
          <w:p w14:paraId="1E53EE82" w14:textId="77777777" w:rsidR="00C06E7B" w:rsidRPr="00F01693" w:rsidRDefault="00404284" w:rsidP="00F01693">
            <w:pPr>
              <w:widowControl/>
              <w:wordWrap/>
              <w:autoSpaceDE/>
              <w:autoSpaceDN/>
              <w:jc w:val="center"/>
              <w:rPr>
                <w:rFonts w:eastAsia="Times New Roman"/>
                <w:b/>
                <w:bCs/>
                <w:color w:val="000000"/>
                <w:sz w:val="20"/>
                <w:szCs w:val="20"/>
              </w:rPr>
            </w:pPr>
            <w:r w:rsidRPr="00F01693">
              <w:rPr>
                <w:rFonts w:eastAsia="Times New Roman"/>
                <w:b/>
                <w:bCs/>
                <w:color w:val="000000"/>
                <w:sz w:val="20"/>
                <w:szCs w:val="20"/>
              </w:rPr>
              <w:t>14:00</w:t>
            </w:r>
          </w:p>
        </w:tc>
        <w:tc>
          <w:tcPr>
            <w:tcW w:w="650" w:type="pct"/>
            <w:tcBorders>
              <w:top w:val="single" w:sz="12" w:space="0" w:color="auto"/>
              <w:bottom w:val="double" w:sz="4" w:space="0" w:color="auto"/>
            </w:tcBorders>
            <w:shd w:val="clear" w:color="auto" w:fill="A5A5A5"/>
            <w:noWrap/>
            <w:hideMark/>
          </w:tcPr>
          <w:p w14:paraId="14F1A54E" w14:textId="77777777" w:rsidR="00C06E7B" w:rsidRPr="00F01693" w:rsidRDefault="00404284" w:rsidP="00F01693">
            <w:pPr>
              <w:widowControl/>
              <w:wordWrap/>
              <w:autoSpaceDE/>
              <w:autoSpaceDN/>
              <w:jc w:val="center"/>
              <w:rPr>
                <w:rFonts w:eastAsia="Times New Roman"/>
                <w:b/>
                <w:bCs/>
                <w:color w:val="000000"/>
                <w:sz w:val="20"/>
                <w:szCs w:val="20"/>
              </w:rPr>
            </w:pPr>
            <w:r w:rsidRPr="00F01693">
              <w:rPr>
                <w:rFonts w:eastAsia="Times New Roman"/>
                <w:b/>
                <w:bCs/>
                <w:color w:val="000000"/>
                <w:sz w:val="20"/>
                <w:szCs w:val="20"/>
              </w:rPr>
              <w:t>16:00</w:t>
            </w:r>
          </w:p>
        </w:tc>
        <w:tc>
          <w:tcPr>
            <w:tcW w:w="650" w:type="pct"/>
            <w:tcBorders>
              <w:top w:val="single" w:sz="12" w:space="0" w:color="auto"/>
              <w:bottom w:val="double" w:sz="4" w:space="0" w:color="auto"/>
              <w:right w:val="nil"/>
            </w:tcBorders>
            <w:shd w:val="clear" w:color="auto" w:fill="A5A5A5"/>
            <w:noWrap/>
            <w:hideMark/>
          </w:tcPr>
          <w:p w14:paraId="155F5E08" w14:textId="77777777" w:rsidR="00C06E7B" w:rsidRPr="00F01693" w:rsidRDefault="00404284" w:rsidP="00F01693">
            <w:pPr>
              <w:widowControl/>
              <w:wordWrap/>
              <w:autoSpaceDE/>
              <w:autoSpaceDN/>
              <w:jc w:val="center"/>
              <w:rPr>
                <w:rFonts w:eastAsia="Times New Roman"/>
                <w:b/>
                <w:bCs/>
                <w:color w:val="000000"/>
                <w:sz w:val="20"/>
                <w:szCs w:val="20"/>
              </w:rPr>
            </w:pPr>
            <w:r w:rsidRPr="00F01693">
              <w:rPr>
                <w:rFonts w:eastAsia="Times New Roman"/>
                <w:b/>
                <w:bCs/>
                <w:color w:val="000000"/>
                <w:sz w:val="20"/>
                <w:szCs w:val="20"/>
              </w:rPr>
              <w:t>18:00</w:t>
            </w:r>
          </w:p>
        </w:tc>
      </w:tr>
      <w:tr w:rsidR="00C06E7B" w:rsidRPr="00F01693" w14:paraId="10D32B74" w14:textId="77777777" w:rsidTr="00402169">
        <w:trPr>
          <w:trHeight w:val="300"/>
        </w:trPr>
        <w:tc>
          <w:tcPr>
            <w:tcW w:w="1101" w:type="pct"/>
            <w:tcBorders>
              <w:top w:val="double" w:sz="4" w:space="0" w:color="auto"/>
              <w:left w:val="nil"/>
            </w:tcBorders>
            <w:shd w:val="clear" w:color="auto" w:fill="auto"/>
          </w:tcPr>
          <w:p w14:paraId="525094BD" w14:textId="77777777" w:rsidR="00C06E7B" w:rsidRPr="00F01693" w:rsidRDefault="00C06E7B" w:rsidP="00F01693">
            <w:pPr>
              <w:widowControl/>
              <w:wordWrap/>
              <w:autoSpaceDE/>
              <w:autoSpaceDN/>
              <w:rPr>
                <w:rFonts w:eastAsia="Times New Roman"/>
                <w:b/>
                <w:bCs/>
                <w:color w:val="000000"/>
                <w:sz w:val="20"/>
                <w:szCs w:val="20"/>
              </w:rPr>
            </w:pPr>
            <w:r w:rsidRPr="00F01693">
              <w:rPr>
                <w:rFonts w:eastAsia="Times New Roman"/>
                <w:color w:val="000000"/>
                <w:sz w:val="20"/>
                <w:szCs w:val="20"/>
              </w:rPr>
              <w:t>Median</w:t>
            </w:r>
          </w:p>
        </w:tc>
        <w:tc>
          <w:tcPr>
            <w:tcW w:w="650" w:type="pct"/>
            <w:tcBorders>
              <w:top w:val="double" w:sz="4" w:space="0" w:color="auto"/>
            </w:tcBorders>
            <w:shd w:val="clear" w:color="auto" w:fill="auto"/>
            <w:noWrap/>
            <w:hideMark/>
          </w:tcPr>
          <w:p w14:paraId="7866EC9A"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34.67</w:t>
            </w:r>
          </w:p>
        </w:tc>
        <w:tc>
          <w:tcPr>
            <w:tcW w:w="650" w:type="pct"/>
            <w:tcBorders>
              <w:top w:val="double" w:sz="4" w:space="0" w:color="auto"/>
            </w:tcBorders>
            <w:shd w:val="clear" w:color="auto" w:fill="auto"/>
            <w:noWrap/>
            <w:hideMark/>
          </w:tcPr>
          <w:p w14:paraId="1F8FB6E6"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33.57</w:t>
            </w:r>
          </w:p>
        </w:tc>
        <w:tc>
          <w:tcPr>
            <w:tcW w:w="650" w:type="pct"/>
            <w:tcBorders>
              <w:top w:val="double" w:sz="4" w:space="0" w:color="auto"/>
            </w:tcBorders>
            <w:shd w:val="clear" w:color="auto" w:fill="auto"/>
            <w:noWrap/>
            <w:hideMark/>
          </w:tcPr>
          <w:p w14:paraId="67685F35"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34.00</w:t>
            </w:r>
          </w:p>
        </w:tc>
        <w:tc>
          <w:tcPr>
            <w:tcW w:w="650" w:type="pct"/>
            <w:tcBorders>
              <w:top w:val="double" w:sz="4" w:space="0" w:color="auto"/>
            </w:tcBorders>
            <w:shd w:val="clear" w:color="auto" w:fill="auto"/>
            <w:noWrap/>
            <w:hideMark/>
          </w:tcPr>
          <w:p w14:paraId="2A19634D"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34.22</w:t>
            </w:r>
          </w:p>
        </w:tc>
        <w:tc>
          <w:tcPr>
            <w:tcW w:w="650" w:type="pct"/>
            <w:tcBorders>
              <w:top w:val="double" w:sz="4" w:space="0" w:color="auto"/>
            </w:tcBorders>
            <w:shd w:val="clear" w:color="auto" w:fill="auto"/>
            <w:noWrap/>
            <w:hideMark/>
          </w:tcPr>
          <w:p w14:paraId="2B033BCB"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35.30</w:t>
            </w:r>
          </w:p>
        </w:tc>
        <w:tc>
          <w:tcPr>
            <w:tcW w:w="650" w:type="pct"/>
            <w:tcBorders>
              <w:top w:val="double" w:sz="4" w:space="0" w:color="auto"/>
              <w:right w:val="nil"/>
            </w:tcBorders>
            <w:shd w:val="clear" w:color="auto" w:fill="auto"/>
            <w:noWrap/>
            <w:hideMark/>
          </w:tcPr>
          <w:p w14:paraId="3619A4C7"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34.08</w:t>
            </w:r>
          </w:p>
        </w:tc>
      </w:tr>
      <w:tr w:rsidR="00C06E7B" w:rsidRPr="00F01693" w14:paraId="4339DD63" w14:textId="77777777" w:rsidTr="00402169">
        <w:trPr>
          <w:trHeight w:val="300"/>
        </w:trPr>
        <w:tc>
          <w:tcPr>
            <w:tcW w:w="1101" w:type="pct"/>
            <w:tcBorders>
              <w:left w:val="nil"/>
            </w:tcBorders>
            <w:shd w:val="clear" w:color="auto" w:fill="auto"/>
          </w:tcPr>
          <w:p w14:paraId="1036CDB8" w14:textId="77777777" w:rsidR="00C06E7B" w:rsidRPr="00F01693" w:rsidRDefault="00C06E7B" w:rsidP="00F01693">
            <w:pPr>
              <w:widowControl/>
              <w:wordWrap/>
              <w:autoSpaceDE/>
              <w:autoSpaceDN/>
              <w:rPr>
                <w:rFonts w:eastAsia="Times New Roman"/>
                <w:b/>
                <w:bCs/>
                <w:color w:val="000000"/>
                <w:sz w:val="20"/>
                <w:szCs w:val="20"/>
              </w:rPr>
            </w:pPr>
            <w:r w:rsidRPr="00F01693">
              <w:rPr>
                <w:rFonts w:eastAsia="Times New Roman"/>
                <w:color w:val="000000"/>
                <w:sz w:val="20"/>
                <w:szCs w:val="20"/>
              </w:rPr>
              <w:t>Mean</w:t>
            </w:r>
          </w:p>
        </w:tc>
        <w:tc>
          <w:tcPr>
            <w:tcW w:w="650" w:type="pct"/>
            <w:shd w:val="clear" w:color="auto" w:fill="auto"/>
            <w:noWrap/>
            <w:hideMark/>
          </w:tcPr>
          <w:p w14:paraId="217ED7C0"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58.54</w:t>
            </w:r>
          </w:p>
        </w:tc>
        <w:tc>
          <w:tcPr>
            <w:tcW w:w="650" w:type="pct"/>
            <w:shd w:val="clear" w:color="auto" w:fill="auto"/>
            <w:noWrap/>
            <w:hideMark/>
          </w:tcPr>
          <w:p w14:paraId="1A27944E"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47.40</w:t>
            </w:r>
          </w:p>
        </w:tc>
        <w:tc>
          <w:tcPr>
            <w:tcW w:w="650" w:type="pct"/>
            <w:shd w:val="clear" w:color="auto" w:fill="auto"/>
            <w:noWrap/>
            <w:hideMark/>
          </w:tcPr>
          <w:p w14:paraId="7B71269C"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47.83</w:t>
            </w:r>
          </w:p>
        </w:tc>
        <w:tc>
          <w:tcPr>
            <w:tcW w:w="650" w:type="pct"/>
            <w:shd w:val="clear" w:color="auto" w:fill="auto"/>
            <w:noWrap/>
            <w:hideMark/>
          </w:tcPr>
          <w:p w14:paraId="3EE32A4E"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46.66</w:t>
            </w:r>
          </w:p>
        </w:tc>
        <w:tc>
          <w:tcPr>
            <w:tcW w:w="650" w:type="pct"/>
            <w:shd w:val="clear" w:color="auto" w:fill="auto"/>
            <w:noWrap/>
            <w:hideMark/>
          </w:tcPr>
          <w:p w14:paraId="2BDAC116"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47.53</w:t>
            </w:r>
          </w:p>
        </w:tc>
        <w:tc>
          <w:tcPr>
            <w:tcW w:w="650" w:type="pct"/>
            <w:tcBorders>
              <w:right w:val="nil"/>
            </w:tcBorders>
            <w:shd w:val="clear" w:color="auto" w:fill="auto"/>
            <w:noWrap/>
            <w:hideMark/>
          </w:tcPr>
          <w:p w14:paraId="022E3F2A"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47.67</w:t>
            </w:r>
          </w:p>
        </w:tc>
      </w:tr>
      <w:tr w:rsidR="00C06E7B" w:rsidRPr="00F01693" w14:paraId="4DD0DB71" w14:textId="77777777" w:rsidTr="00402169">
        <w:trPr>
          <w:trHeight w:val="300"/>
        </w:trPr>
        <w:tc>
          <w:tcPr>
            <w:tcW w:w="1101" w:type="pct"/>
            <w:tcBorders>
              <w:left w:val="nil"/>
              <w:bottom w:val="double" w:sz="4" w:space="0" w:color="auto"/>
            </w:tcBorders>
            <w:shd w:val="clear" w:color="auto" w:fill="auto"/>
          </w:tcPr>
          <w:p w14:paraId="1DEF0279" w14:textId="77777777" w:rsidR="00C06E7B" w:rsidRPr="00F01693" w:rsidRDefault="00C06E7B" w:rsidP="00F01693">
            <w:pPr>
              <w:widowControl/>
              <w:wordWrap/>
              <w:autoSpaceDE/>
              <w:autoSpaceDN/>
              <w:rPr>
                <w:rFonts w:eastAsia="Times New Roman"/>
                <w:b/>
                <w:bCs/>
                <w:color w:val="000000"/>
                <w:sz w:val="20"/>
                <w:szCs w:val="20"/>
              </w:rPr>
            </w:pPr>
            <w:r w:rsidRPr="00F01693">
              <w:rPr>
                <w:rFonts w:eastAsia="Times New Roman"/>
                <w:color w:val="000000"/>
                <w:sz w:val="20"/>
                <w:szCs w:val="20"/>
              </w:rPr>
              <w:t>SD</w:t>
            </w:r>
          </w:p>
        </w:tc>
        <w:tc>
          <w:tcPr>
            <w:tcW w:w="650" w:type="pct"/>
            <w:tcBorders>
              <w:bottom w:val="double" w:sz="4" w:space="0" w:color="auto"/>
            </w:tcBorders>
            <w:shd w:val="clear" w:color="auto" w:fill="auto"/>
            <w:noWrap/>
            <w:hideMark/>
          </w:tcPr>
          <w:p w14:paraId="753EAED3"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110.27</w:t>
            </w:r>
          </w:p>
        </w:tc>
        <w:tc>
          <w:tcPr>
            <w:tcW w:w="650" w:type="pct"/>
            <w:tcBorders>
              <w:bottom w:val="double" w:sz="4" w:space="0" w:color="auto"/>
            </w:tcBorders>
            <w:shd w:val="clear" w:color="auto" w:fill="auto"/>
            <w:noWrap/>
            <w:hideMark/>
          </w:tcPr>
          <w:p w14:paraId="00C5D0D0"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60.18</w:t>
            </w:r>
          </w:p>
        </w:tc>
        <w:tc>
          <w:tcPr>
            <w:tcW w:w="650" w:type="pct"/>
            <w:tcBorders>
              <w:bottom w:val="double" w:sz="4" w:space="0" w:color="auto"/>
            </w:tcBorders>
            <w:shd w:val="clear" w:color="auto" w:fill="auto"/>
            <w:noWrap/>
            <w:hideMark/>
          </w:tcPr>
          <w:p w14:paraId="3FE86E4A"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57.81</w:t>
            </w:r>
          </w:p>
        </w:tc>
        <w:tc>
          <w:tcPr>
            <w:tcW w:w="650" w:type="pct"/>
            <w:tcBorders>
              <w:bottom w:val="double" w:sz="4" w:space="0" w:color="auto"/>
            </w:tcBorders>
            <w:shd w:val="clear" w:color="auto" w:fill="auto"/>
            <w:noWrap/>
            <w:hideMark/>
          </w:tcPr>
          <w:p w14:paraId="52DBE599"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41.60</w:t>
            </w:r>
          </w:p>
        </w:tc>
        <w:tc>
          <w:tcPr>
            <w:tcW w:w="650" w:type="pct"/>
            <w:tcBorders>
              <w:bottom w:val="double" w:sz="4" w:space="0" w:color="auto"/>
            </w:tcBorders>
            <w:shd w:val="clear" w:color="auto" w:fill="auto"/>
            <w:noWrap/>
            <w:hideMark/>
          </w:tcPr>
          <w:p w14:paraId="59040648"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42.22</w:t>
            </w:r>
          </w:p>
        </w:tc>
        <w:tc>
          <w:tcPr>
            <w:tcW w:w="650" w:type="pct"/>
            <w:tcBorders>
              <w:bottom w:val="double" w:sz="4" w:space="0" w:color="auto"/>
              <w:right w:val="nil"/>
            </w:tcBorders>
            <w:shd w:val="clear" w:color="auto" w:fill="auto"/>
            <w:noWrap/>
            <w:hideMark/>
          </w:tcPr>
          <w:p w14:paraId="0A71E0FC"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45.32</w:t>
            </w:r>
          </w:p>
        </w:tc>
      </w:tr>
      <w:tr w:rsidR="00C06E7B" w:rsidRPr="00F01693" w14:paraId="2C4E0545" w14:textId="77777777" w:rsidTr="00402169">
        <w:trPr>
          <w:trHeight w:val="300"/>
        </w:trPr>
        <w:tc>
          <w:tcPr>
            <w:tcW w:w="1101" w:type="pct"/>
            <w:tcBorders>
              <w:top w:val="double" w:sz="4" w:space="0" w:color="auto"/>
              <w:left w:val="nil"/>
            </w:tcBorders>
            <w:shd w:val="clear" w:color="auto" w:fill="auto"/>
          </w:tcPr>
          <w:p w14:paraId="607F6B38" w14:textId="77777777" w:rsidR="00C06E7B" w:rsidRPr="00F01693" w:rsidRDefault="00C06E7B" w:rsidP="00F01693">
            <w:pPr>
              <w:widowControl/>
              <w:wordWrap/>
              <w:autoSpaceDE/>
              <w:autoSpaceDN/>
              <w:rPr>
                <w:rFonts w:eastAsia="Times New Roman"/>
                <w:b/>
                <w:bCs/>
                <w:color w:val="000000"/>
                <w:sz w:val="20"/>
                <w:szCs w:val="20"/>
              </w:rPr>
            </w:pPr>
            <w:r w:rsidRPr="00F01693">
              <w:rPr>
                <w:rFonts w:eastAsia="Times New Roman"/>
                <w:color w:val="000000"/>
                <w:sz w:val="20"/>
                <w:szCs w:val="20"/>
              </w:rPr>
              <w:t>Coverage of MSOA</w:t>
            </w:r>
          </w:p>
        </w:tc>
        <w:tc>
          <w:tcPr>
            <w:tcW w:w="650" w:type="pct"/>
            <w:tcBorders>
              <w:top w:val="double" w:sz="4" w:space="0" w:color="auto"/>
            </w:tcBorders>
            <w:shd w:val="clear" w:color="auto" w:fill="auto"/>
            <w:noWrap/>
            <w:hideMark/>
          </w:tcPr>
          <w:p w14:paraId="13413623"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 xml:space="preserve">     5,681 </w:t>
            </w:r>
          </w:p>
        </w:tc>
        <w:tc>
          <w:tcPr>
            <w:tcW w:w="650" w:type="pct"/>
            <w:tcBorders>
              <w:top w:val="double" w:sz="4" w:space="0" w:color="auto"/>
            </w:tcBorders>
            <w:shd w:val="clear" w:color="auto" w:fill="auto"/>
            <w:noWrap/>
            <w:hideMark/>
          </w:tcPr>
          <w:p w14:paraId="47C69AAE"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5,773</w:t>
            </w:r>
          </w:p>
        </w:tc>
        <w:tc>
          <w:tcPr>
            <w:tcW w:w="650" w:type="pct"/>
            <w:tcBorders>
              <w:top w:val="double" w:sz="4" w:space="0" w:color="auto"/>
            </w:tcBorders>
            <w:shd w:val="clear" w:color="auto" w:fill="auto"/>
            <w:noWrap/>
            <w:hideMark/>
          </w:tcPr>
          <w:p w14:paraId="2928E75E"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 xml:space="preserve">        5,820 </w:t>
            </w:r>
          </w:p>
        </w:tc>
        <w:tc>
          <w:tcPr>
            <w:tcW w:w="650" w:type="pct"/>
            <w:tcBorders>
              <w:top w:val="double" w:sz="4" w:space="0" w:color="auto"/>
            </w:tcBorders>
            <w:shd w:val="clear" w:color="auto" w:fill="auto"/>
            <w:noWrap/>
            <w:hideMark/>
          </w:tcPr>
          <w:p w14:paraId="2140D90B"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 xml:space="preserve">        5,821 </w:t>
            </w:r>
          </w:p>
        </w:tc>
        <w:tc>
          <w:tcPr>
            <w:tcW w:w="650" w:type="pct"/>
            <w:tcBorders>
              <w:top w:val="double" w:sz="4" w:space="0" w:color="auto"/>
            </w:tcBorders>
            <w:shd w:val="clear" w:color="auto" w:fill="auto"/>
            <w:noWrap/>
            <w:hideMark/>
          </w:tcPr>
          <w:p w14:paraId="4FD330F2"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 xml:space="preserve">        5,817 </w:t>
            </w:r>
          </w:p>
        </w:tc>
        <w:tc>
          <w:tcPr>
            <w:tcW w:w="650" w:type="pct"/>
            <w:tcBorders>
              <w:top w:val="double" w:sz="4" w:space="0" w:color="auto"/>
              <w:right w:val="nil"/>
            </w:tcBorders>
            <w:shd w:val="clear" w:color="auto" w:fill="auto"/>
            <w:noWrap/>
            <w:hideMark/>
          </w:tcPr>
          <w:p w14:paraId="7409855C"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 xml:space="preserve">        5,813 </w:t>
            </w:r>
          </w:p>
        </w:tc>
      </w:tr>
      <w:tr w:rsidR="00C06E7B" w:rsidRPr="00F01693" w14:paraId="41EAAF10" w14:textId="77777777" w:rsidTr="00402169">
        <w:trPr>
          <w:trHeight w:val="300"/>
        </w:trPr>
        <w:tc>
          <w:tcPr>
            <w:tcW w:w="1101" w:type="pct"/>
            <w:tcBorders>
              <w:left w:val="nil"/>
            </w:tcBorders>
            <w:shd w:val="clear" w:color="auto" w:fill="auto"/>
          </w:tcPr>
          <w:p w14:paraId="482D02CE" w14:textId="77777777" w:rsidR="00C06E7B" w:rsidRPr="00F01693" w:rsidRDefault="00C06E7B" w:rsidP="00F01693">
            <w:pPr>
              <w:widowControl/>
              <w:wordWrap/>
              <w:autoSpaceDE/>
              <w:autoSpaceDN/>
              <w:rPr>
                <w:rFonts w:eastAsia="Times New Roman"/>
                <w:b/>
                <w:bCs/>
                <w:color w:val="000000"/>
                <w:sz w:val="20"/>
                <w:szCs w:val="20"/>
              </w:rPr>
            </w:pPr>
            <w:r w:rsidRPr="00F01693">
              <w:rPr>
                <w:rFonts w:eastAsia="Times New Roman"/>
                <w:color w:val="000000"/>
                <w:sz w:val="20"/>
                <w:szCs w:val="20"/>
              </w:rPr>
              <w:t>Coverage(%)</w:t>
            </w:r>
          </w:p>
        </w:tc>
        <w:tc>
          <w:tcPr>
            <w:tcW w:w="650" w:type="pct"/>
            <w:shd w:val="clear" w:color="auto" w:fill="auto"/>
            <w:noWrap/>
            <w:hideMark/>
          </w:tcPr>
          <w:p w14:paraId="01D17168"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0.84</w:t>
            </w:r>
          </w:p>
        </w:tc>
        <w:tc>
          <w:tcPr>
            <w:tcW w:w="650" w:type="pct"/>
            <w:shd w:val="clear" w:color="auto" w:fill="auto"/>
            <w:noWrap/>
            <w:hideMark/>
          </w:tcPr>
          <w:p w14:paraId="5AF84AB7"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0.85</w:t>
            </w:r>
          </w:p>
        </w:tc>
        <w:tc>
          <w:tcPr>
            <w:tcW w:w="650" w:type="pct"/>
            <w:shd w:val="clear" w:color="auto" w:fill="auto"/>
            <w:noWrap/>
            <w:hideMark/>
          </w:tcPr>
          <w:p w14:paraId="02574792"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0.86</w:t>
            </w:r>
          </w:p>
        </w:tc>
        <w:tc>
          <w:tcPr>
            <w:tcW w:w="650" w:type="pct"/>
            <w:shd w:val="clear" w:color="auto" w:fill="auto"/>
            <w:noWrap/>
            <w:hideMark/>
          </w:tcPr>
          <w:p w14:paraId="69616488"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0.86</w:t>
            </w:r>
          </w:p>
        </w:tc>
        <w:tc>
          <w:tcPr>
            <w:tcW w:w="650" w:type="pct"/>
            <w:shd w:val="clear" w:color="auto" w:fill="auto"/>
            <w:noWrap/>
            <w:hideMark/>
          </w:tcPr>
          <w:p w14:paraId="585AB3F6"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0.86</w:t>
            </w:r>
          </w:p>
        </w:tc>
        <w:tc>
          <w:tcPr>
            <w:tcW w:w="650" w:type="pct"/>
            <w:tcBorders>
              <w:right w:val="nil"/>
            </w:tcBorders>
            <w:shd w:val="clear" w:color="auto" w:fill="auto"/>
            <w:noWrap/>
            <w:hideMark/>
          </w:tcPr>
          <w:p w14:paraId="2AB6CD32" w14:textId="77777777" w:rsidR="00C06E7B" w:rsidRPr="00F01693" w:rsidRDefault="00C06E7B" w:rsidP="00F01693">
            <w:pPr>
              <w:widowControl/>
              <w:wordWrap/>
              <w:autoSpaceDE/>
              <w:autoSpaceDN/>
              <w:jc w:val="right"/>
              <w:rPr>
                <w:rFonts w:eastAsia="Times New Roman"/>
                <w:color w:val="000000"/>
                <w:sz w:val="20"/>
                <w:szCs w:val="20"/>
              </w:rPr>
            </w:pPr>
            <w:r w:rsidRPr="00F01693">
              <w:rPr>
                <w:rFonts w:eastAsia="Times New Roman"/>
                <w:color w:val="000000"/>
                <w:sz w:val="20"/>
                <w:szCs w:val="20"/>
              </w:rPr>
              <w:t>0.86</w:t>
            </w:r>
          </w:p>
        </w:tc>
      </w:tr>
    </w:tbl>
    <w:p w14:paraId="634ABF9E" w14:textId="77777777" w:rsidR="00C541CF" w:rsidRPr="00F01693" w:rsidRDefault="00C541CF" w:rsidP="00F01693">
      <w:r w:rsidRPr="00F01693">
        <w:br w:type="page"/>
      </w:r>
    </w:p>
    <w:p w14:paraId="45A60330" w14:textId="77777777" w:rsidR="008D609D" w:rsidRPr="00F01693" w:rsidRDefault="008D609D" w:rsidP="00F01693">
      <w:pPr>
        <w:pStyle w:val="Heading2"/>
      </w:pPr>
      <w:r w:rsidRPr="00F01693">
        <w:t xml:space="preserve">Appendix B. </w:t>
      </w:r>
      <w:r w:rsidR="003D57D9" w:rsidRPr="00F01693">
        <w:t>Selection of tuning parameters</w:t>
      </w:r>
    </w:p>
    <w:p w14:paraId="0CD52CC5" w14:textId="77777777" w:rsidR="008D609D" w:rsidRPr="00F01693" w:rsidRDefault="008D609D" w:rsidP="00F01693"/>
    <w:p w14:paraId="69233D5B" w14:textId="705B7327" w:rsidR="00C7383E" w:rsidRPr="00F01693" w:rsidRDefault="00C7383E" w:rsidP="00F01693">
      <w:pPr>
        <w:pStyle w:val="Caption"/>
      </w:pPr>
      <w:r w:rsidRPr="00F01693">
        <w:rPr>
          <w:rFonts w:eastAsia="Times New Roman"/>
          <w:color w:val="000000"/>
        </w:rPr>
        <w:t xml:space="preserve">Average BIC replicated 5 times by different tuning parameter </w:t>
      </w:r>
      <w:r w:rsidR="00402169" w:rsidRPr="00F01693">
        <w:rPr>
          <w:rFonts w:eastAsia="Times New Roman"/>
          <w:color w:val="000000"/>
        </w:rPr>
        <w:fldChar w:fldCharType="begin"/>
      </w:r>
      <w:r w:rsidR="00402169" w:rsidRPr="00F01693">
        <w:rPr>
          <w:rFonts w:eastAsia="Times New Roman"/>
          <w:color w:val="000000"/>
        </w:rPr>
        <w:instrText xml:space="preserve"> QUOTE </w:instrText>
      </w:r>
      <w:r w:rsidR="00392796" w:rsidRPr="00F01693">
        <w:rPr>
          <w:position w:val="-8"/>
        </w:rPr>
        <w:pict w14:anchorId="134D718E">
          <v:shape id="_x0000_i1037" type="#_x0000_t75" style="width:7.5pt;height:13.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allowPNG/&gt;&lt;w:savePreviewPicture/&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docVars&gt;&lt;w:docVar w:name=&quot;__Grammarly_42____i&quot; w:val=&quot;H4sIAAAAAAAEAKtWckksSQxILCpxzi/NK1GyMqwFAAEhoTITAAAA&quot;/&gt;&lt;w:docVar w:name=&quot;__Grammarly_42___1&quot; w:val=&quot;H4sIAAAAAAAEAKtWcslP9kxRslIyNDayMDEzMzQyMjUxtDA3MzJS0lEKTi0uzszPAykwtqwFAKnQulwtAAAA&quot;/&gt;&lt;/w:docVars&gt;&lt;wsp:rsids&gt;&lt;wsp:rsidRoot wsp:val=&quot;00046CE5&quot;/&gt;&lt;wsp:rsid wsp:val=&quot;000001DF&quot;/&gt;&lt;wsp:rsid wsp:val=&quot;000002A7&quot;/&gt;&lt;wsp:rsid wsp:val=&quot;00001460&quot;/&gt;&lt;wsp:rsid wsp:val=&quot;0000155B&quot;/&gt;&lt;wsp:rsid wsp:val=&quot;00003ED3&quot;/&gt;&lt;wsp:rsid wsp:val=&quot;00004826&quot;/&gt;&lt;wsp:rsid wsp:val=&quot;000048B5&quot;/&gt;&lt;wsp:rsid wsp:val=&quot;000049D7&quot;/&gt;&lt;wsp:rsid wsp:val=&quot;00005BA4&quot;/&gt;&lt;wsp:rsid wsp:val=&quot;00005BD8&quot;/&gt;&lt;wsp:rsid wsp:val=&quot;00005DB4&quot;/&gt;&lt;wsp:rsid wsp:val=&quot;00006473&quot;/&gt;&lt;wsp:rsid wsp:val=&quot;00007079&quot;/&gt;&lt;wsp:rsid wsp:val=&quot;000072FF&quot;/&gt;&lt;wsp:rsid wsp:val=&quot;00007E04&quot;/&gt;&lt;wsp:rsid wsp:val=&quot;0000E4D6&quot;/&gt;&lt;wsp:rsid wsp:val=&quot;000102EB&quot;/&gt;&lt;wsp:rsid wsp:val=&quot;000104CC&quot;/&gt;&lt;wsp:rsid wsp:val=&quot;0001116A&quot;/&gt;&lt;wsp:rsid wsp:val=&quot;00012181&quot;/&gt;&lt;wsp:rsid wsp:val=&quot;000128C2&quot;/&gt;&lt;wsp:rsid wsp:val=&quot;00013609&quot;/&gt;&lt;wsp:rsid wsp:val=&quot;000140A3&quot;/&gt;&lt;wsp:rsid wsp:val=&quot;00015EA2&quot;/&gt;&lt;wsp:rsid wsp:val=&quot;000161E4&quot;/&gt;&lt;wsp:rsid wsp:val=&quot;000164B5&quot;/&gt;&lt;wsp:rsid wsp:val=&quot;0001655A&quot;/&gt;&lt;wsp:rsid wsp:val=&quot;00016BF0&quot;/&gt;&lt;wsp:rsid wsp:val=&quot;0001777F&quot;/&gt;&lt;wsp:rsid wsp:val=&quot;00017EB1&quot;/&gt;&lt;wsp:rsid wsp:val=&quot;000218FF&quot;/&gt;&lt;wsp:rsid wsp:val=&quot;00021EE8&quot;/&gt;&lt;wsp:rsid wsp:val=&quot;000221D2&quot;/&gt;&lt;wsp:rsid wsp:val=&quot;00022EB5&quot;/&gt;&lt;wsp:rsid wsp:val=&quot;000232C5&quot;/&gt;&lt;wsp:rsid wsp:val=&quot;000232EF&quot;/&gt;&lt;wsp:rsid wsp:val=&quot;00025A56&quot;/&gt;&lt;wsp:rsid wsp:val=&quot;00026410&quot;/&gt;&lt;wsp:rsid wsp:val=&quot;00026BFC&quot;/&gt;&lt;wsp:rsid wsp:val=&quot;00026C68&quot;/&gt;&lt;wsp:rsid wsp:val=&quot;00026DE0&quot;/&gt;&lt;wsp:rsid wsp:val=&quot;00027139&quot;/&gt;&lt;wsp:rsid wsp:val=&quot;000278DE&quot;/&gt;&lt;wsp:rsid wsp:val=&quot;00031B38&quot;/&gt;&lt;wsp:rsid wsp:val=&quot;000322EC&quot;/&gt;&lt;wsp:rsid wsp:val=&quot;000324DF&quot;/&gt;&lt;wsp:rsid wsp:val=&quot;00033536&quot;/&gt;&lt;wsp:rsid wsp:val=&quot;00034D1C&quot;/&gt;&lt;wsp:rsid wsp:val=&quot;00034DFC&quot;/&gt;&lt;wsp:rsid wsp:val=&quot;000357DF&quot;/&gt;&lt;wsp:rsid wsp:val=&quot;00036B08&quot;/&gt;&lt;wsp:rsid wsp:val=&quot;00036D05&quot;/&gt;&lt;wsp:rsid wsp:val=&quot;0003723A&quot;/&gt;&lt;wsp:rsid wsp:val=&quot;00037739&quot;/&gt;&lt;wsp:rsid wsp:val=&quot;00039C30&quot;/&gt;&lt;wsp:rsid wsp:val=&quot;00043EA1&quot;/&gt;&lt;wsp:rsid wsp:val=&quot;0004471D&quot;/&gt;&lt;wsp:rsid wsp:val=&quot;00044D86&quot;/&gt;&lt;wsp:rsid wsp:val=&quot;0004664C&quot;/&gt;&lt;wsp:rsid wsp:val=&quot;00046CE5&quot;/&gt;&lt;wsp:rsid wsp:val=&quot;00047116&quot;/&gt;&lt;wsp:rsid wsp:val=&quot;000512F9&quot;/&gt;&lt;wsp:rsid wsp:val=&quot;00051B14&quot;/&gt;&lt;wsp:rsid wsp:val=&quot;0005238E&quot;/&gt;&lt;wsp:rsid wsp:val=&quot;0005307F&quot;/&gt;&lt;wsp:rsid wsp:val=&quot;00053D9F&quot;/&gt;&lt;wsp:rsid wsp:val=&quot;000570BB&quot;/&gt;&lt;wsp:rsid wsp:val=&quot;00057125&quot;/&gt;&lt;wsp:rsid wsp:val=&quot;000571AC&quot;/&gt;&lt;wsp:rsid wsp:val=&quot;00057CE5&quot;/&gt;&lt;wsp:rsid wsp:val=&quot;000604BE&quot;/&gt;&lt;wsp:rsid wsp:val=&quot;000611AB&quot;/&gt;&lt;wsp:rsid wsp:val=&quot;00061BDF&quot;/&gt;&lt;wsp:rsid wsp:val=&quot;0006316C&quot;/&gt;&lt;wsp:rsid wsp:val=&quot;00063686&quot;/&gt;&lt;wsp:rsid wsp:val=&quot;00064626&quot;/&gt;&lt;wsp:rsid wsp:val=&quot;00064640&quot;/&gt;&lt;wsp:rsid wsp:val=&quot;000649D5&quot;/&gt;&lt;wsp:rsid wsp:val=&quot;00064AAB&quot;/&gt;&lt;wsp:rsid wsp:val=&quot;00065861&quot;/&gt;&lt;wsp:rsid wsp:val=&quot;00066296&quot;/&gt;&lt;wsp:rsid wsp:val=&quot;00067299&quot;/&gt;&lt;wsp:rsid wsp:val=&quot;00067CBF&quot;/&gt;&lt;wsp:rsid wsp:val=&quot;0007018C&quot;/&gt;&lt;wsp:rsid wsp:val=&quot;00070863&quot;/&gt;&lt;wsp:rsid wsp:val=&quot;00071011&quot;/&gt;&lt;wsp:rsid wsp:val=&quot;00073124&quot;/&gt;&lt;wsp:rsid wsp:val=&quot;0007326D&quot;/&gt;&lt;wsp:rsid wsp:val=&quot;000733A4&quot;/&gt;&lt;wsp:rsid wsp:val=&quot;0008217B&quot;/&gt;&lt;wsp:rsid wsp:val=&quot;00082F05&quot;/&gt;&lt;wsp:rsid wsp:val=&quot;0008314E&quot;/&gt;&lt;wsp:rsid wsp:val=&quot;00083906&quot;/&gt;&lt;wsp:rsid wsp:val=&quot;00084C33&quot;/&gt;&lt;wsp:rsid wsp:val=&quot;0008608D&quot;/&gt;&lt;wsp:rsid wsp:val=&quot;000868EE&quot;/&gt;&lt;wsp:rsid wsp:val=&quot;00086EAA&quot;/&gt;&lt;wsp:rsid wsp:val=&quot;00086FD2&quot;/&gt;&lt;wsp:rsid wsp:val=&quot;000915C5&quot;/&gt;&lt;wsp:rsid wsp:val=&quot;0009171E&quot;/&gt;&lt;wsp:rsid wsp:val=&quot;00091F68&quot;/&gt;&lt;wsp:rsid wsp:val=&quot;00092F05&quot;/&gt;&lt;wsp:rsid wsp:val=&quot;0009308F&quot;/&gt;&lt;wsp:rsid wsp:val=&quot;00093D99&quot;/&gt;&lt;wsp:rsid wsp:val=&quot;00094278&quot;/&gt;&lt;wsp:rsid wsp:val=&quot;00094BCD&quot;/&gt;&lt;wsp:rsid wsp:val=&quot;00094D2B&quot;/&gt;&lt;wsp:rsid wsp:val=&quot;000965BD&quot;/&gt;&lt;wsp:rsid wsp:val=&quot;00096AEB&quot;/&gt;&lt;wsp:rsid wsp:val=&quot;00096C7D&quot;/&gt;&lt;wsp:rsid wsp:val=&quot;000A0097&quot;/&gt;&lt;wsp:rsid wsp:val=&quot;000A01F2&quot;/&gt;&lt;wsp:rsid wsp:val=&quot;000A0656&quot;/&gt;&lt;wsp:rsid wsp:val=&quot;000A1139&quot;/&gt;&lt;wsp:rsid wsp:val=&quot;000A1E65&quot;/&gt;&lt;wsp:rsid wsp:val=&quot;000A5700&quot;/&gt;&lt;wsp:rsid wsp:val=&quot;000A5F4E&quot;/&gt;&lt;wsp:rsid wsp:val=&quot;000A6249&quot;/&gt;&lt;wsp:rsid wsp:val=&quot;000A65D0&quot;/&gt;&lt;wsp:rsid wsp:val=&quot;000A6E48&quot;/&gt;&lt;wsp:rsid wsp:val=&quot;000A7358&quot;/&gt;&lt;wsp:rsid wsp:val=&quot;000B0332&quot;/&gt;&lt;wsp:rsid wsp:val=&quot;000B03A0&quot;/&gt;&lt;wsp:rsid wsp:val=&quot;000B051E&quot;/&gt;&lt;wsp:rsid wsp:val=&quot;000B077D&quot;/&gt;&lt;wsp:rsid wsp:val=&quot;000B092B&quot;/&gt;&lt;wsp:rsid wsp:val=&quot;000B0B0C&quot;/&gt;&lt;wsp:rsid wsp:val=&quot;000B0CF6&quot;/&gt;&lt;wsp:rsid wsp:val=&quot;000B12E2&quot;/&gt;&lt;wsp:rsid wsp:val=&quot;000B137A&quot;/&gt;&lt;wsp:rsid wsp:val=&quot;000B2CE3&quot;/&gt;&lt;wsp:rsid wsp:val=&quot;000B53C8&quot;/&gt;&lt;wsp:rsid wsp:val=&quot;000B5BD7&quot;/&gt;&lt;wsp:rsid wsp:val=&quot;000B6F1C&quot;/&gt;&lt;wsp:rsid wsp:val=&quot;000B7585&quot;/&gt;&lt;wsp:rsid wsp:val=&quot;000C04AE&quot;/&gt;&lt;wsp:rsid wsp:val=&quot;000C0A12&quot;/&gt;&lt;wsp:rsid wsp:val=&quot;000C0DDB&quot;/&gt;&lt;wsp:rsid wsp:val=&quot;000C176B&quot;/&gt;&lt;wsp:rsid wsp:val=&quot;000C1949&quot;/&gt;&lt;wsp:rsid wsp:val=&quot;000C1C59&quot;/&gt;&lt;wsp:rsid wsp:val=&quot;000C2BBA&quot;/&gt;&lt;wsp:rsid wsp:val=&quot;000C317B&quot;/&gt;&lt;wsp:rsid wsp:val=&quot;000C3917&quot;/&gt;&lt;wsp:rsid wsp:val=&quot;000C65CE&quot;/&gt;&lt;wsp:rsid wsp:val=&quot;000C7D59&quot;/&gt;&lt;wsp:rsid wsp:val=&quot;000D0998&quot;/&gt;&lt;wsp:rsid wsp:val=&quot;000D1D73&quot;/&gt;&lt;wsp:rsid wsp:val=&quot;000D2446&quot;/&gt;&lt;wsp:rsid wsp:val=&quot;000D5CE2&quot;/&gt;&lt;wsp:rsid wsp:val=&quot;000D5F3C&quot;/&gt;&lt;wsp:rsid wsp:val=&quot;000D6BDE&quot;/&gt;&lt;wsp:rsid wsp:val=&quot;000D7EFB&quot;/&gt;&lt;wsp:rsid wsp:val=&quot;000E0A63&quot;/&gt;&lt;wsp:rsid wsp:val=&quot;000E1FEA&quot;/&gt;&lt;wsp:rsid wsp:val=&quot;000E299A&quot;/&gt;&lt;wsp:rsid wsp:val=&quot;000E34A2&quot;/&gt;&lt;wsp:rsid wsp:val=&quot;000E3C4D&quot;/&gt;&lt;wsp:rsid wsp:val=&quot;000E421A&quot;/&gt;&lt;wsp:rsid wsp:val=&quot;000E4224&quot;/&gt;&lt;wsp:rsid wsp:val=&quot;000E4587&quot;/&gt;&lt;wsp:rsid wsp:val=&quot;000E4AAD&quot;/&gt;&lt;wsp:rsid wsp:val=&quot;000E5E74&quot;/&gt;&lt;wsp:rsid wsp:val=&quot;000E666F&quot;/&gt;&lt;wsp:rsid wsp:val=&quot;000E6742&quot;/&gt;&lt;wsp:rsid wsp:val=&quot;000E69ED&quot;/&gt;&lt;wsp:rsid wsp:val=&quot;000E705C&quot;/&gt;&lt;wsp:rsid wsp:val=&quot;000F00E6&quot;/&gt;&lt;wsp:rsid wsp:val=&quot;000F06E6&quot;/&gt;&lt;wsp:rsid wsp:val=&quot;000F16E6&quot;/&gt;&lt;wsp:rsid wsp:val=&quot;000F1836&quot;/&gt;&lt;wsp:rsid wsp:val=&quot;000F1FF8&quot;/&gt;&lt;wsp:rsid wsp:val=&quot;000F221B&quot;/&gt;&lt;wsp:rsid wsp:val=&quot;000F2A3D&quot;/&gt;&lt;wsp:rsid wsp:val=&quot;000F2ADA&quot;/&gt;&lt;wsp:rsid wsp:val=&quot;000F2B8B&quot;/&gt;&lt;wsp:rsid wsp:val=&quot;000F3869&quot;/&gt;&lt;wsp:rsid wsp:val=&quot;000F527A&quot;/&gt;&lt;wsp:rsid wsp:val=&quot;000F5796&quot;/&gt;&lt;wsp:rsid wsp:val=&quot;000F5D81&quot;/&gt;&lt;wsp:rsid wsp:val=&quot;000F67D9&quot;/&gt;&lt;wsp:rsid wsp:val=&quot;000F6BF5&quot;/&gt;&lt;wsp:rsid wsp:val=&quot;000F714F&quot;/&gt;&lt;wsp:rsid wsp:val=&quot;000F771B&quot;/&gt;&lt;wsp:rsid wsp:val=&quot;000F7ADF&quot;/&gt;&lt;wsp:rsid wsp:val=&quot;000F7E61&quot;/&gt;&lt;wsp:rsid wsp:val=&quot;000F7F9B&quot;/&gt;&lt;wsp:rsid wsp:val=&quot;001004BA&quot;/&gt;&lt;wsp:rsid wsp:val=&quot;0010113C&quot;/&gt;&lt;wsp:rsid wsp:val=&quot;0010146B&quot;/&gt;&lt;wsp:rsid wsp:val=&quot;00102558&quot;/&gt;&lt;wsp:rsid wsp:val=&quot;00102F19&quot;/&gt;&lt;wsp:rsid wsp:val=&quot;00103DDE&quot;/&gt;&lt;wsp:rsid wsp:val=&quot;001046B9&quot;/&gt;&lt;wsp:rsid wsp:val=&quot;0010593A&quot;/&gt;&lt;wsp:rsid wsp:val=&quot;001062BB&quot;/&gt;&lt;wsp:rsid wsp:val=&quot;001062E3&quot;/&gt;&lt;wsp:rsid wsp:val=&quot;00111699&quot;/&gt;&lt;wsp:rsid wsp:val=&quot;00111EC5&quot;/&gt;&lt;wsp:rsid wsp:val=&quot;001120E1&quot;/&gt;&lt;wsp:rsid wsp:val=&quot;00112B80&quot;/&gt;&lt;wsp:rsid wsp:val=&quot;001130AA&quot;/&gt;&lt;wsp:rsid wsp:val=&quot;0011666A&quot;/&gt;&lt;wsp:rsid wsp:val=&quot;00116E99&quot;/&gt;&lt;wsp:rsid wsp:val=&quot;001170EE&quot;/&gt;&lt;wsp:rsid wsp:val=&quot;00117230&quot;/&gt;&lt;wsp:rsid wsp:val=&quot;00117298&quot;/&gt;&lt;wsp:rsid wsp:val=&quot;001178B4&quot;/&gt;&lt;wsp:rsid wsp:val=&quot;00117C52&quot;/&gt;&lt;wsp:rsid wsp:val=&quot;00117CEE&quot;/&gt;&lt;wsp:rsid wsp:val=&quot;0012092E&quot;/&gt;&lt;wsp:rsid wsp:val=&quot;001218D1&quot;/&gt;&lt;wsp:rsid wsp:val=&quot;001224BA&quot;/&gt;&lt;wsp:rsid wsp:val=&quot;00123015&quot;/&gt;&lt;wsp:rsid wsp:val=&quot;00126EFF&quot;/&gt;&lt;wsp:rsid wsp:val=&quot;0013168A&quot;/&gt;&lt;wsp:rsid wsp:val=&quot;00131A53&quot;/&gt;&lt;wsp:rsid wsp:val=&quot;00131D8B&quot;/&gt;&lt;wsp:rsid wsp:val=&quot;00132B49&quot;/&gt;&lt;wsp:rsid wsp:val=&quot;00134FF0&quot;/&gt;&lt;wsp:rsid wsp:val=&quot;00141068&quot;/&gt;&lt;wsp:rsid wsp:val=&quot;0014375E&quot;/&gt;&lt;wsp:rsid wsp:val=&quot;00143DF0&quot;/&gt;&lt;wsp:rsid wsp:val=&quot;0014442A&quot;/&gt;&lt;wsp:rsid wsp:val=&quot;001445DC&quot;/&gt;&lt;wsp:rsid wsp:val=&quot;00144BB9&quot;/&gt;&lt;wsp:rsid wsp:val=&quot;001452F5&quot;/&gt;&lt;wsp:rsid wsp:val=&quot;0014576B&quot;/&gt;&lt;wsp:rsid wsp:val=&quot;00147366&quot;/&gt;&lt;wsp:rsid wsp:val=&quot;00150F8A&quot;/&gt;&lt;wsp:rsid wsp:val=&quot;00150FEA&quot;/&gt;&lt;wsp:rsid wsp:val=&quot;0015257E&quot;/&gt;&lt;wsp:rsid wsp:val=&quot;00152B00&quot;/&gt;&lt;wsp:rsid wsp:val=&quot;001535DC&quot;/&gt;&lt;wsp:rsid wsp:val=&quot;00153897&quot;/&gt;&lt;wsp:rsid wsp:val=&quot;00153C49&quot;/&gt;&lt;wsp:rsid wsp:val=&quot;0015496C&quot;/&gt;&lt;wsp:rsid wsp:val=&quot;001551D7&quot;/&gt;&lt;wsp:rsid wsp:val=&quot;001567B0&quot;/&gt;&lt;wsp:rsid wsp:val=&quot;0016070A&quot;/&gt;&lt;wsp:rsid wsp:val=&quot;001614AD&quot;/&gt;&lt;wsp:rsid wsp:val=&quot;0016157A&quot;/&gt;&lt;wsp:rsid wsp:val=&quot;001615B2&quot;/&gt;&lt;wsp:rsid wsp:val=&quot;00161A69&quot;/&gt;&lt;wsp:rsid wsp:val=&quot;00161F94&quot;/&gt;&lt;wsp:rsid wsp:val=&quot;00162227&quot;/&gt;&lt;wsp:rsid wsp:val=&quot;00162633&quot;/&gt;&lt;wsp:rsid wsp:val=&quot;00166A6D&quot;/&gt;&lt;wsp:rsid wsp:val=&quot;00166CAB&quot;/&gt;&lt;wsp:rsid wsp:val=&quot;001672BE&quot;/&gt;&lt;wsp:rsid wsp:val=&quot;00167B24&quot;/&gt;&lt;wsp:rsid wsp:val=&quot;001700B2&quot;/&gt;&lt;wsp:rsid wsp:val=&quot;0017046A&quot;/&gt;&lt;wsp:rsid wsp:val=&quot;00170C39&quot;/&gt;&lt;wsp:rsid wsp:val=&quot;00171F3D&quot;/&gt;&lt;wsp:rsid wsp:val=&quot;00172B34&quot;/&gt;&lt;wsp:rsid wsp:val=&quot;0017462A&quot;/&gt;&lt;wsp:rsid wsp:val=&quot;00174F39&quot;/&gt;&lt;wsp:rsid wsp:val=&quot;0017583C&quot;/&gt;&lt;wsp:rsid wsp:val=&quot;0017658C&quot;/&gt;&lt;wsp:rsid wsp:val=&quot;00177183&quot;/&gt;&lt;wsp:rsid wsp:val=&quot;00177467&quot;/&gt;&lt;wsp:rsid wsp:val=&quot;0018106C&quot;/&gt;&lt;wsp:rsid wsp:val=&quot;00181230&quot;/&gt;&lt;wsp:rsid wsp:val=&quot;001817CD&quot;/&gt;&lt;wsp:rsid wsp:val=&quot;001831F8&quot;/&gt;&lt;wsp:rsid wsp:val=&quot;0018359A&quot;/&gt;&lt;wsp:rsid wsp:val=&quot;0018360D&quot;/&gt;&lt;wsp:rsid wsp:val=&quot;001842FE&quot;/&gt;&lt;wsp:rsid wsp:val=&quot;00184B5D&quot;/&gt;&lt;wsp:rsid wsp:val=&quot;0018604A&quot;/&gt;&lt;wsp:rsid wsp:val=&quot;00191174&quot;/&gt;&lt;wsp:rsid wsp:val=&quot;00192463&quot;/&gt;&lt;wsp:rsid wsp:val=&quot;00192A79&quot;/&gt;&lt;wsp:rsid wsp:val=&quot;00194D45&quot;/&gt;&lt;wsp:rsid wsp:val=&quot;00194E22&quot;/&gt;&lt;wsp:rsid wsp:val=&quot;001954C9&quot;/&gt;&lt;wsp:rsid wsp:val=&quot;00195DCA&quot;/&gt;&lt;wsp:rsid wsp:val=&quot;00195F6E&quot;/&gt;&lt;wsp:rsid wsp:val=&quot;00196569&quot;/&gt;&lt;wsp:rsid wsp:val=&quot;00197BE4&quot;/&gt;&lt;wsp:rsid wsp:val=&quot;001A0056&quot;/&gt;&lt;wsp:rsid wsp:val=&quot;001A0184&quot;/&gt;&lt;wsp:rsid wsp:val=&quot;001A03C2&quot;/&gt;&lt;wsp:rsid wsp:val=&quot;001A3481&quot;/&gt;&lt;wsp:rsid wsp:val=&quot;001A3FD9&quot;/&gt;&lt;wsp:rsid wsp:val=&quot;001A46F9&quot;/&gt;&lt;wsp:rsid wsp:val=&quot;001A4B94&quot;/&gt;&lt;wsp:rsid wsp:val=&quot;001A57A6&quot;/&gt;&lt;wsp:rsid wsp:val=&quot;001A6BC9&quot;/&gt;&lt;wsp:rsid wsp:val=&quot;001A7A1C&quot;/&gt;&lt;wsp:rsid wsp:val=&quot;001ACB90&quot;/&gt;&lt;wsp:rsid wsp:val=&quot;001B0871&quot;/&gt;&lt;wsp:rsid wsp:val=&quot;001B1C4C&quot;/&gt;&lt;wsp:rsid wsp:val=&quot;001B2A62&quot;/&gt;&lt;wsp:rsid wsp:val=&quot;001B3760&quot;/&gt;&lt;wsp:rsid wsp:val=&quot;001B441F&quot;/&gt;&lt;wsp:rsid wsp:val=&quot;001B4B0F&quot;/&gt;&lt;wsp:rsid wsp:val=&quot;001B6791&quot;/&gt;&lt;wsp:rsid wsp:val=&quot;001B7BE3&quot;/&gt;&lt;wsp:rsid wsp:val=&quot;001B7F9F&quot;/&gt;&lt;wsp:rsid wsp:val=&quot;001BFB26&quot;/&gt;&lt;wsp:rsid wsp:val=&quot;001C073F&quot;/&gt;&lt;wsp:rsid wsp:val=&quot;001C0B8A&quot;/&gt;&lt;wsp:rsid wsp:val=&quot;001C2188&quot;/&gt;&lt;wsp:rsid wsp:val=&quot;001C3537&quot;/&gt;&lt;wsp:rsid wsp:val=&quot;001C59B4&quot;/&gt;&lt;wsp:rsid wsp:val=&quot;001C6463&quot;/&gt;&lt;wsp:rsid wsp:val=&quot;001C737E&quot;/&gt;&lt;wsp:rsid wsp:val=&quot;001D0626&quot;/&gt;&lt;wsp:rsid wsp:val=&quot;001D1D1D&quot;/&gt;&lt;wsp:rsid wsp:val=&quot;001D1DE5&quot;/&gt;&lt;wsp:rsid wsp:val=&quot;001D2746&quot;/&gt;&lt;wsp:rsid wsp:val=&quot;001D5A15&quot;/&gt;&lt;wsp:rsid wsp:val=&quot;001D5E38&quot;/&gt;&lt;wsp:rsid wsp:val=&quot;001D6D30&quot;/&gt;&lt;wsp:rsid wsp:val=&quot;001D6F2B&quot;/&gt;&lt;wsp:rsid wsp:val=&quot;001D7604&quot;/&gt;&lt;wsp:rsid wsp:val=&quot;001E02DB&quot;/&gt;&lt;wsp:rsid wsp:val=&quot;001E1EAD&quot;/&gt;&lt;wsp:rsid wsp:val=&quot;001E2494&quot;/&gt;&lt;wsp:rsid wsp:val=&quot;001E2802&quot;/&gt;&lt;wsp:rsid wsp:val=&quot;001E306B&quot;/&gt;&lt;wsp:rsid wsp:val=&quot;001E33D4&quot;/&gt;&lt;wsp:rsid wsp:val=&quot;001E49DC&quot;/&gt;&lt;wsp:rsid wsp:val=&quot;001E4C13&quot;/&gt;&lt;wsp:rsid wsp:val=&quot;001E51F7&quot;/&gt;&lt;wsp:rsid wsp:val=&quot;001E53A8&quot;/&gt;&lt;wsp:rsid wsp:val=&quot;001E67E7&quot;/&gt;&lt;wsp:rsid wsp:val=&quot;001E7381&quot;/&gt;&lt;wsp:rsid wsp:val=&quot;001F0335&quot;/&gt;&lt;wsp:rsid wsp:val=&quot;001F042E&quot;/&gt;&lt;wsp:rsid wsp:val=&quot;001F0EE4&quot;/&gt;&lt;wsp:rsid wsp:val=&quot;001F123C&quot;/&gt;&lt;wsp:rsid wsp:val=&quot;001F1421&quot;/&gt;&lt;wsp:rsid wsp:val=&quot;001F23D7&quot;/&gt;&lt;wsp:rsid wsp:val=&quot;001F341A&quot;/&gt;&lt;wsp:rsid wsp:val=&quot;001F5B65&quot;/&gt;&lt;wsp:rsid wsp:val=&quot;001F5C6B&quot;/&gt;&lt;wsp:rsid wsp:val=&quot;001F7010&quot;/&gt;&lt;wsp:rsid wsp:val=&quot;001F7BC9&quot;/&gt;&lt;wsp:rsid wsp:val=&quot;00200F02&quot;/&gt;&lt;wsp:rsid wsp:val=&quot;002011F3&quot;/&gt;&lt;wsp:rsid wsp:val=&quot;002012AF&quot;/&gt;&lt;wsp:rsid wsp:val=&quot;00201646&quot;/&gt;&lt;wsp:rsid wsp:val=&quot;00202110&quot;/&gt;&lt;wsp:rsid wsp:val=&quot;0020296A&quot;/&gt;&lt;wsp:rsid wsp:val=&quot;00203824&quot;/&gt;&lt;wsp:rsid wsp:val=&quot;00204728&quot;/&gt;&lt;wsp:rsid wsp:val=&quot;00204921&quot;/&gt;&lt;wsp:rsid wsp:val=&quot;00205FD4&quot;/&gt;&lt;wsp:rsid wsp:val=&quot;00207B0C&quot;/&gt;&lt;wsp:rsid wsp:val=&quot;00207C68&quot;/&gt;&lt;wsp:rsid wsp:val=&quot;00211D78&quot;/&gt;&lt;wsp:rsid wsp:val=&quot;00211DDA&quot;/&gt;&lt;wsp:rsid wsp:val=&quot;0021208B&quot;/&gt;&lt;wsp:rsid wsp:val=&quot;002129B2&quot;/&gt;&lt;wsp:rsid wsp:val=&quot;0021315B&quot;/&gt;&lt;wsp:rsid wsp:val=&quot;0021331D&quot;/&gt;&lt;wsp:rsid wsp:val=&quot;002135AC&quot;/&gt;&lt;wsp:rsid wsp:val=&quot;002141FE&quot;/&gt;&lt;wsp:rsid wsp:val=&quot;00216438&quot;/&gt;&lt;wsp:rsid wsp:val=&quot;00216A42&quot;/&gt;&lt;wsp:rsid wsp:val=&quot;002200F8&quot;/&gt;&lt;wsp:rsid wsp:val=&quot;002217CB&quot;/&gt;&lt;wsp:rsid wsp:val=&quot;00222047&quot;/&gt;&lt;wsp:rsid wsp:val=&quot;002221F8&quot;/&gt;&lt;wsp:rsid wsp:val=&quot;00222689&quot;/&gt;&lt;wsp:rsid wsp:val=&quot;0022303F&quot;/&gt;&lt;wsp:rsid wsp:val=&quot;00225448&quot;/&gt;&lt;wsp:rsid wsp:val=&quot;00225576&quot;/&gt;&lt;wsp:rsid wsp:val=&quot;00226BD5&quot;/&gt;&lt;wsp:rsid wsp:val=&quot;00226FFF&quot;/&gt;&lt;wsp:rsid wsp:val=&quot;0022778D&quot;/&gt;&lt;wsp:rsid wsp:val=&quot;0023134D&quot;/&gt;&lt;wsp:rsid wsp:val=&quot;0023197A&quot;/&gt;&lt;wsp:rsid wsp:val=&quot;00234838&quot;/&gt;&lt;wsp:rsid wsp:val=&quot;00236119&quot;/&gt;&lt;wsp:rsid wsp:val=&quot;00237AB1&quot;/&gt;&lt;wsp:rsid wsp:val=&quot;00237B29&quot;/&gt;&lt;wsp:rsid wsp:val=&quot;00240079&quot;/&gt;&lt;wsp:rsid wsp:val=&quot;00240A2A&quot;/&gt;&lt;wsp:rsid wsp:val=&quot;00240ADF&quot;/&gt;&lt;wsp:rsid wsp:val=&quot;00241550&quot;/&gt;&lt;wsp:rsid wsp:val=&quot;00241638&quot;/&gt;&lt;wsp:rsid wsp:val=&quot;0024194D&quot;/&gt;&lt;wsp:rsid wsp:val=&quot;00243E48&quot;/&gt;&lt;wsp:rsid wsp:val=&quot;0024413F&quot;/&gt;&lt;wsp:rsid wsp:val=&quot;00244212&quot;/&gt;&lt;wsp:rsid wsp:val=&quot;002442C5&quot;/&gt;&lt;wsp:rsid wsp:val=&quot;00245562&quot;/&gt;&lt;wsp:rsid wsp:val=&quot;00246F17&quot;/&gt;&lt;wsp:rsid wsp:val=&quot;00247B9A&quot;/&gt;&lt;wsp:rsid wsp:val=&quot;00250439&quot;/&gt;&lt;wsp:rsid wsp:val=&quot;00252C8F&quot;/&gt;&lt;wsp:rsid wsp:val=&quot;00253BBC&quot;/&gt;&lt;wsp:rsid wsp:val=&quot;00253E48&quot;/&gt;&lt;wsp:rsid wsp:val=&quot;0025594F&quot;/&gt;&lt;wsp:rsid wsp:val=&quot;00255F9C&quot;/&gt;&lt;wsp:rsid wsp:val=&quot;002561C2&quot;/&gt;&lt;wsp:rsid wsp:val=&quot;00256673&quot;/&gt;&lt;wsp:rsid wsp:val=&quot;00256816&quot;/&gt;&lt;wsp:rsid wsp:val=&quot;00256A21&quot;/&gt;&lt;wsp:rsid wsp:val=&quot;00261AA4&quot;/&gt;&lt;wsp:rsid wsp:val=&quot;002631C5&quot;/&gt;&lt;wsp:rsid wsp:val=&quot;00263CFD&quot;/&gt;&lt;wsp:rsid wsp:val=&quot;0026430B&quot;/&gt;&lt;wsp:rsid wsp:val=&quot;00264AD3&quot;/&gt;&lt;wsp:rsid wsp:val=&quot;00264D10&quot;/&gt;&lt;wsp:rsid wsp:val=&quot;002657CC&quot;/&gt;&lt;wsp:rsid wsp:val=&quot;00265B16&quot;/&gt;&lt;wsp:rsid wsp:val=&quot;00265E13&quot;/&gt;&lt;wsp:rsid wsp:val=&quot;00265E88&quot;/&gt;&lt;wsp:rsid wsp:val=&quot;00266E80&quot;/&gt;&lt;wsp:rsid wsp:val=&quot;00271CD8&quot;/&gt;&lt;wsp:rsid wsp:val=&quot;002724A8&quot;/&gt;&lt;wsp:rsid wsp:val=&quot;002724BA&quot;/&gt;&lt;wsp:rsid wsp:val=&quot;00273438&quot;/&gt;&lt;wsp:rsid wsp:val=&quot;002740CD&quot;/&gt;&lt;wsp:rsid wsp:val=&quot;00275AFD&quot;/&gt;&lt;wsp:rsid wsp:val=&quot;00276831&quot;/&gt;&lt;wsp:rsid wsp:val=&quot;00276F00&quot;/&gt;&lt;wsp:rsid wsp:val=&quot;00277D36&quot;/&gt;&lt;wsp:rsid wsp:val=&quot;00277ED3&quot;/&gt;&lt;wsp:rsid wsp:val=&quot;002821FC&quot;/&gt;&lt;wsp:rsid wsp:val=&quot;00282839&quot;/&gt;&lt;wsp:rsid wsp:val=&quot;00283CDA&quot;/&gt;&lt;wsp:rsid wsp:val=&quot;002860A4&quot;/&gt;&lt;wsp:rsid wsp:val=&quot;00292400&quot;/&gt;&lt;wsp:rsid wsp:val=&quot;002934BD&quot;/&gt;&lt;wsp:rsid wsp:val=&quot;002937A9&quot;/&gt;&lt;wsp:rsid wsp:val=&quot;002937C3&quot;/&gt;&lt;wsp:rsid wsp:val=&quot;00293896&quot;/&gt;&lt;wsp:rsid wsp:val=&quot;0029424F&quot;/&gt;&lt;wsp:rsid wsp:val=&quot;00294287&quot;/&gt;&lt;wsp:rsid wsp:val=&quot;00294355&quot;/&gt;&lt;wsp:rsid wsp:val=&quot;00295129&quot;/&gt;&lt;wsp:rsid wsp:val=&quot;00295857&quot;/&gt;&lt;wsp:rsid wsp:val=&quot;0029585E&quot;/&gt;&lt;wsp:rsid wsp:val=&quot;0029589F&quot;/&gt;&lt;wsp:rsid wsp:val=&quot;002967B0&quot;/&gt;&lt;wsp:rsid wsp:val=&quot;002A1398&quot;/&gt;&lt;wsp:rsid wsp:val=&quot;002A2611&quot;/&gt;&lt;wsp:rsid wsp:val=&quot;002A3329&quot;/&gt;&lt;wsp:rsid wsp:val=&quot;002A440C&quot;/&gt;&lt;wsp:rsid wsp:val=&quot;002A512E&quot;/&gt;&lt;wsp:rsid wsp:val=&quot;002A5FC5&quot;/&gt;&lt;wsp:rsid wsp:val=&quot;002A729A&quot;/&gt;&lt;wsp:rsid wsp:val=&quot;002B18FF&quot;/&gt;&lt;wsp:rsid wsp:val=&quot;002B199F&quot;/&gt;&lt;wsp:rsid wsp:val=&quot;002B20AA&quot;/&gt;&lt;wsp:rsid wsp:val=&quot;002B378A&quot;/&gt;&lt;wsp:rsid wsp:val=&quot;002B4403&quot;/&gt;&lt;wsp:rsid wsp:val=&quot;002B4C8D&quot;/&gt;&lt;wsp:rsid wsp:val=&quot;002B5587&quot;/&gt;&lt;wsp:rsid wsp:val=&quot;002B5A2D&quot;/&gt;&lt;wsp:rsid wsp:val=&quot;002B6134&quot;/&gt;&lt;wsp:rsid wsp:val=&quot;002B6194&quot;/&gt;&lt;wsp:rsid wsp:val=&quot;002B61CB&quot;/&gt;&lt;wsp:rsid wsp:val=&quot;002B6C6B&quot;/&gt;&lt;wsp:rsid wsp:val=&quot;002B6F28&quot;/&gt;&lt;wsp:rsid wsp:val=&quot;002B7571&quot;/&gt;&lt;wsp:rsid wsp:val=&quot;002B75D6&quot;/&gt;&lt;wsp:rsid wsp:val=&quot;002C04F1&quot;/&gt;&lt;wsp:rsid wsp:val=&quot;002C1057&quot;/&gt;&lt;wsp:rsid wsp:val=&quot;002C2B6F&quot;/&gt;&lt;wsp:rsid wsp:val=&quot;002C3734&quot;/&gt;&lt;wsp:rsid wsp:val=&quot;002C574E&quot;/&gt;&lt;wsp:rsid wsp:val=&quot;002C5BE6&quot;/&gt;&lt;wsp:rsid wsp:val=&quot;002C7C5B&quot;/&gt;&lt;wsp:rsid wsp:val=&quot;002D0258&quot;/&gt;&lt;wsp:rsid wsp:val=&quot;002D0EB2&quot;/&gt;&lt;wsp:rsid wsp:val=&quot;002D1D05&quot;/&gt;&lt;wsp:rsid wsp:val=&quot;002D27F7&quot;/&gt;&lt;wsp:rsid wsp:val=&quot;002D289C&quot;/&gt;&lt;wsp:rsid wsp:val=&quot;002D2DBA&quot;/&gt;&lt;wsp:rsid wsp:val=&quot;002D3BDF&quot;/&gt;&lt;wsp:rsid wsp:val=&quot;002D3D7F&quot;/&gt;&lt;wsp:rsid wsp:val=&quot;002D42C2&quot;/&gt;&lt;wsp:rsid wsp:val=&quot;002D486E&quot;/&gt;&lt;wsp:rsid wsp:val=&quot;002D499C&quot;/&gt;&lt;wsp:rsid wsp:val=&quot;002D5169&quot;/&gt;&lt;wsp:rsid wsp:val=&quot;002D5343&quot;/&gt;&lt;wsp:rsid wsp:val=&quot;002D5A17&quot;/&gt;&lt;wsp:rsid wsp:val=&quot;002D7B93&quot;/&gt;&lt;wsp:rsid wsp:val=&quot;002E05C6&quot;/&gt;&lt;wsp:rsid wsp:val=&quot;002E17A6&quot;/&gt;&lt;wsp:rsid wsp:val=&quot;002E3199&quot;/&gt;&lt;wsp:rsid wsp:val=&quot;002E54D9&quot;/&gt;&lt;wsp:rsid wsp:val=&quot;002F07AF&quot;/&gt;&lt;wsp:rsid wsp:val=&quot;002F3464&quot;/&gt;&lt;wsp:rsid wsp:val=&quot;002F34BB&quot;/&gt;&lt;wsp:rsid wsp:val=&quot;002F3C97&quot;/&gt;&lt;wsp:rsid wsp:val=&quot;002F57A4&quot;/&gt;&lt;wsp:rsid wsp:val=&quot;002F6558&quot;/&gt;&lt;wsp:rsid wsp:val=&quot;002F7CD7&quot;/&gt;&lt;wsp:rsid wsp:val=&quot;002F7FCE&quot;/&gt;&lt;wsp:rsid wsp:val=&quot;003013B4&quot;/&gt;&lt;wsp:rsid wsp:val=&quot;00301B1A&quot;/&gt;&lt;wsp:rsid wsp:val=&quot;003035B7&quot;/&gt;&lt;wsp:rsid wsp:val=&quot;00303CFE&quot;/&gt;&lt;wsp:rsid wsp:val=&quot;0030456F&quot;/&gt;&lt;wsp:rsid wsp:val=&quot;003045E3&quot;/&gt;&lt;wsp:rsid wsp:val=&quot;0030546F&quot;/&gt;&lt;wsp:rsid wsp:val=&quot;00305D8B&quot;/&gt;&lt;wsp:rsid wsp:val=&quot;00305FCC&quot;/&gt;&lt;wsp:rsid wsp:val=&quot;003066E8&quot;/&gt;&lt;wsp:rsid wsp:val=&quot;00307E60&quot;/&gt;&lt;wsp:rsid wsp:val=&quot;00310BBB&quot;/&gt;&lt;wsp:rsid wsp:val=&quot;00311101&quot;/&gt;&lt;wsp:rsid wsp:val=&quot;0031317A&quot;/&gt;&lt;wsp:rsid wsp:val=&quot;00313926&quot;/&gt;&lt;wsp:rsid wsp:val=&quot;00313952&quot;/&gt;&lt;wsp:rsid wsp:val=&quot;003142E1&quot;/&gt;&lt;wsp:rsid wsp:val=&quot;00315FF7&quot;/&gt;&lt;wsp:rsid wsp:val=&quot;003175CE&quot;/&gt;&lt;wsp:rsid wsp:val=&quot;00317CFE&quot;/&gt;&lt;wsp:rsid wsp:val=&quot;00320972&quot;/&gt;&lt;wsp:rsid wsp:val=&quot;00321390&quot;/&gt;&lt;wsp:rsid wsp:val=&quot;0032161A&quot;/&gt;&lt;wsp:rsid wsp:val=&quot;00321CF9&quot;/&gt;&lt;wsp:rsid wsp:val=&quot;00322107&quot;/&gt;&lt;wsp:rsid wsp:val=&quot;003239A0&quot;/&gt;&lt;wsp:rsid wsp:val=&quot;00323F02&quot;/&gt;&lt;wsp:rsid wsp:val=&quot;00325716&quot;/&gt;&lt;wsp:rsid wsp:val=&quot;00326362&quot;/&gt;&lt;wsp:rsid wsp:val=&quot;00326590&quot;/&gt;&lt;wsp:rsid wsp:val=&quot;00326B5D&quot;/&gt;&lt;wsp:rsid wsp:val=&quot;0032712E&quot;/&gt;&lt;wsp:rsid wsp:val=&quot;0033191A&quot;/&gt;&lt;wsp:rsid wsp:val=&quot;00331EF5&quot;/&gt;&lt;wsp:rsid wsp:val=&quot;00332430&quot;/&gt;&lt;wsp:rsid wsp:val=&quot;00333118&quot;/&gt;&lt;wsp:rsid wsp:val=&quot;00333511&quot;/&gt;&lt;wsp:rsid wsp:val=&quot;00333694&quot;/&gt;&lt;wsp:rsid wsp:val=&quot;00333F1E&quot;/&gt;&lt;wsp:rsid wsp:val=&quot;00336ADB&quot;/&gt;&lt;wsp:rsid wsp:val=&quot;0033782C&quot;/&gt;&lt;wsp:rsid wsp:val=&quot;00337C84&quot;/&gt;&lt;wsp:rsid wsp:val=&quot;0034049C&quot;/&gt;&lt;wsp:rsid wsp:val=&quot;0034163B&quot;/&gt;&lt;wsp:rsid wsp:val=&quot;00341AF2&quot;/&gt;&lt;wsp:rsid wsp:val=&quot;00343C4C&quot;/&gt;&lt;wsp:rsid wsp:val=&quot;00344A7F&quot;/&gt;&lt;wsp:rsid wsp:val=&quot;00345DBF&quot;/&gt;&lt;wsp:rsid wsp:val=&quot;003469C0&quot;/&gt;&lt;wsp:rsid wsp:val=&quot;00346EFE&quot;/&gt;&lt;wsp:rsid wsp:val=&quot;003502EC&quot;/&gt;&lt;wsp:rsid wsp:val=&quot;00350D8B&quot;/&gt;&lt;wsp:rsid wsp:val=&quot;00350E4F&quot;/&gt;&lt;wsp:rsid wsp:val=&quot;0035202A&quot;/&gt;&lt;wsp:rsid wsp:val=&quot;00353041&quot;/&gt;&lt;wsp:rsid wsp:val=&quot;0035311A&quot;/&gt;&lt;wsp:rsid wsp:val=&quot;0035394D&quot;/&gt;&lt;wsp:rsid wsp:val=&quot;00353C6B&quot;/&gt;&lt;wsp:rsid wsp:val=&quot;00353CA2&quot;/&gt;&lt;wsp:rsid wsp:val=&quot;00353CD0&quot;/&gt;&lt;wsp:rsid wsp:val=&quot;00355262&quot;/&gt;&lt;wsp:rsid wsp:val=&quot;00355DF7&quot;/&gt;&lt;wsp:rsid wsp:val=&quot;00355F5F&quot;/&gt;&lt;wsp:rsid wsp:val=&quot;003569FD&quot;/&gt;&lt;wsp:rsid wsp:val=&quot;00357223&quot;/&gt;&lt;wsp:rsid wsp:val=&quot;003576AA&quot;/&gt;&lt;wsp:rsid wsp:val=&quot;00364C49&quot;/&gt;&lt;wsp:rsid wsp:val=&quot;00365AC1&quot;/&gt;&lt;wsp:rsid wsp:val=&quot;00366BEE&quot;/&gt;&lt;wsp:rsid wsp:val=&quot;00370013&quot;/&gt;&lt;wsp:rsid wsp:val=&quot;0037011B&quot;/&gt;&lt;wsp:rsid wsp:val=&quot;00370795&quot;/&gt;&lt;wsp:rsid wsp:val=&quot;00372009&quot;/&gt;&lt;wsp:rsid wsp:val=&quot;0037237A&quot;/&gt;&lt;wsp:rsid wsp:val=&quot;003726A5&quot;/&gt;&lt;wsp:rsid wsp:val=&quot;00372AF2&quot;/&gt;&lt;wsp:rsid wsp:val=&quot;00374844&quot;/&gt;&lt;wsp:rsid wsp:val=&quot;00376603&quot;/&gt;&lt;wsp:rsid wsp:val=&quot;003771D8&quot;/&gt;&lt;wsp:rsid wsp:val=&quot;00377319&quot;/&gt;&lt;wsp:rsid wsp:val=&quot;00381219&quot;/&gt;&lt;wsp:rsid wsp:val=&quot;003817ED&quot;/&gt;&lt;wsp:rsid wsp:val=&quot;0038382D&quot;/&gt;&lt;wsp:rsid wsp:val=&quot;0038460A&quot;/&gt;&lt;wsp:rsid wsp:val=&quot;00384FFB&quot;/&gt;&lt;wsp:rsid wsp:val=&quot;00385518&quot;/&gt;&lt;wsp:rsid wsp:val=&quot;00386FF8&quot;/&gt;&lt;wsp:rsid wsp:val=&quot;00387067&quot;/&gt;&lt;wsp:rsid wsp:val=&quot;003875A5&quot;/&gt;&lt;wsp:rsid wsp:val=&quot;003879F3&quot;/&gt;&lt;wsp:rsid wsp:val=&quot;00387A32&quot;/&gt;&lt;wsp:rsid wsp:val=&quot;003904BB&quot;/&gt;&lt;wsp:rsid wsp:val=&quot;003909D1&quot;/&gt;&lt;wsp:rsid wsp:val=&quot;00390AE6&quot;/&gt;&lt;wsp:rsid wsp:val=&quot;00390D47&quot;/&gt;&lt;wsp:rsid wsp:val=&quot;003913CC&quot;/&gt;&lt;wsp:rsid wsp:val=&quot;0039208D&quot;/&gt;&lt;wsp:rsid wsp:val=&quot;0039284A&quot;/&gt;&lt;wsp:rsid wsp:val=&quot;003928E1&quot;/&gt;&lt;wsp:rsid wsp:val=&quot;00392A7C&quot;/&gt;&lt;wsp:rsid wsp:val=&quot;00393305&quot;/&gt;&lt;wsp:rsid wsp:val=&quot;003933F8&quot;/&gt;&lt;wsp:rsid wsp:val=&quot;003937E4&quot;/&gt;&lt;wsp:rsid wsp:val=&quot;00394669&quot;/&gt;&lt;wsp:rsid wsp:val=&quot;00394838&quot;/&gt;&lt;wsp:rsid wsp:val=&quot;00395B68&quot;/&gt;&lt;wsp:rsid wsp:val=&quot;00395C4D&quot;/&gt;&lt;wsp:rsid wsp:val=&quot;00397A39&quot;/&gt;&lt;wsp:rsid wsp:val=&quot;003A0A22&quot;/&gt;&lt;wsp:rsid wsp:val=&quot;003A0D34&quot;/&gt;&lt;wsp:rsid wsp:val=&quot;003A0DD4&quot;/&gt;&lt;wsp:rsid wsp:val=&quot;003A1B5E&quot;/&gt;&lt;wsp:rsid wsp:val=&quot;003A29DE&quot;/&gt;&lt;wsp:rsid wsp:val=&quot;003A45E3&quot;/&gt;&lt;wsp:rsid wsp:val=&quot;003A7F68&quot;/&gt;&lt;wsp:rsid wsp:val=&quot;003B01CF&quot;/&gt;&lt;wsp:rsid wsp:val=&quot;003B117C&quot;/&gt;&lt;wsp:rsid wsp:val=&quot;003B149E&quot;/&gt;&lt;wsp:rsid wsp:val=&quot;003B21A9&quot;/&gt;&lt;wsp:rsid wsp:val=&quot;003B2EC4&quot;/&gt;&lt;wsp:rsid wsp:val=&quot;003B35F5&quot;/&gt;&lt;wsp:rsid wsp:val=&quot;003B4C33&quot;/&gt;&lt;wsp:rsid wsp:val=&quot;003B5114&quot;/&gt;&lt;wsp:rsid wsp:val=&quot;003B61F2&quot;/&gt;&lt;wsp:rsid wsp:val=&quot;003B62AA&quot;/&gt;&lt;wsp:rsid wsp:val=&quot;003B6A25&quot;/&gt;&lt;wsp:rsid wsp:val=&quot;003C13B1&quot;/&gt;&lt;wsp:rsid wsp:val=&quot;003C25BB&quot;/&gt;&lt;wsp:rsid wsp:val=&quot;003C3F48&quot;/&gt;&lt;wsp:rsid wsp:val=&quot;003C43A6&quot;/&gt;&lt;wsp:rsid wsp:val=&quot;003C4710&quot;/&gt;&lt;wsp:rsid wsp:val=&quot;003C56A5&quot;/&gt;&lt;wsp:rsid wsp:val=&quot;003C5ADB&quot;/&gt;&lt;wsp:rsid wsp:val=&quot;003C5B0E&quot;/&gt;&lt;wsp:rsid wsp:val=&quot;003C5C1D&quot;/&gt;&lt;wsp:rsid wsp:val=&quot;003C6580&quot;/&gt;&lt;wsp:rsid wsp:val=&quot;003D116D&quot;/&gt;&lt;wsp:rsid wsp:val=&quot;003D1621&quot;/&gt;&lt;wsp:rsid wsp:val=&quot;003D1A65&quot;/&gt;&lt;wsp:rsid wsp:val=&quot;003D2003&quot;/&gt;&lt;wsp:rsid wsp:val=&quot;003D38CC&quot;/&gt;&lt;wsp:rsid wsp:val=&quot;003D472F&quot;/&gt;&lt;wsp:rsid wsp:val=&quot;003D50E1&quot;/&gt;&lt;wsp:rsid wsp:val=&quot;003D57D9&quot;/&gt;&lt;wsp:rsid wsp:val=&quot;003D79C6&quot;/&gt;&lt;wsp:rsid wsp:val=&quot;003E0059&quot;/&gt;&lt;wsp:rsid wsp:val=&quot;003E04F3&quot;/&gt;&lt;wsp:rsid wsp:val=&quot;003E0B7B&quot;/&gt;&lt;wsp:rsid wsp:val=&quot;003E121C&quot;/&gt;&lt;wsp:rsid wsp:val=&quot;003E383B&quot;/&gt;&lt;wsp:rsid wsp:val=&quot;003E3AE7&quot;/&gt;&lt;wsp:rsid wsp:val=&quot;003E5040&quot;/&gt;&lt;wsp:rsid wsp:val=&quot;003E54DC&quot;/&gt;&lt;wsp:rsid wsp:val=&quot;003E58B3&quot;/&gt;&lt;wsp:rsid wsp:val=&quot;003E73CD&quot;/&gt;&lt;wsp:rsid wsp:val=&quot;003E7778&quot;/&gt;&lt;wsp:rsid wsp:val=&quot;003EADEF&quot;/&gt;&lt;wsp:rsid wsp:val=&quot;003F0001&quot;/&gt;&lt;wsp:rsid wsp:val=&quot;003F2121&quot;/&gt;&lt;wsp:rsid wsp:val=&quot;003F254D&quot;/&gt;&lt;wsp:rsid wsp:val=&quot;003F2B7B&quot;/&gt;&lt;wsp:rsid wsp:val=&quot;003F5F45&quot;/&gt;&lt;wsp:rsid wsp:val=&quot;003F662A&quot;/&gt;&lt;wsp:rsid wsp:val=&quot;003F6ABF&quot;/&gt;&lt;wsp:rsid wsp:val=&quot;003F745B&quot;/&gt;&lt;wsp:rsid wsp:val=&quot;003F798B&quot;/&gt;&lt;wsp:rsid wsp:val=&quot;003F7A40&quot;/&gt;&lt;wsp:rsid wsp:val=&quot;0040106A&quot;/&gt;&lt;wsp:rsid wsp:val=&quot;004017CF&quot;/&gt;&lt;wsp:rsid wsp:val=&quot;00401DE6&quot;/&gt;&lt;wsp:rsid wsp:val=&quot;00401F24&quot;/&gt;&lt;wsp:rsid wsp:val=&quot;00402169&quot;/&gt;&lt;wsp:rsid wsp:val=&quot;00403AC2&quot;/&gt;&lt;wsp:rsid wsp:val=&quot;00404284&quot;/&gt;&lt;wsp:rsid wsp:val=&quot;004046CA&quot;/&gt;&lt;wsp:rsid wsp:val=&quot;004049A4&quot;/&gt;&lt;wsp:rsid wsp:val=&quot;00406426&quot;/&gt;&lt;wsp:rsid wsp:val=&quot;004079BF&quot;/&gt;&lt;wsp:rsid wsp:val=&quot;00407DAC&quot;/&gt;&lt;wsp:rsid wsp:val=&quot;004119A6&quot;/&gt;&lt;wsp:rsid wsp:val=&quot;00411A8B&quot;/&gt;&lt;wsp:rsid wsp:val=&quot;00411E91&quot;/&gt;&lt;wsp:rsid wsp:val=&quot;004126C8&quot;/&gt;&lt;wsp:rsid wsp:val=&quot;00412AAA&quot;/&gt;&lt;wsp:rsid wsp:val=&quot;00414663&quot;/&gt;&lt;wsp:rsid wsp:val=&quot;00415D32&quot;/&gt;&lt;wsp:rsid wsp:val=&quot;00417165&quot;/&gt;&lt;wsp:rsid wsp:val=&quot;004173CD&quot;/&gt;&lt;wsp:rsid wsp:val=&quot;0041751B&quot;/&gt;&lt;wsp:rsid wsp:val=&quot;004175C5&quot;/&gt;&lt;wsp:rsid wsp:val=&quot;004176D8&quot;/&gt;&lt;wsp:rsid wsp:val=&quot;00417E90&quot;/&gt;&lt;wsp:rsid wsp:val=&quot;004213D7&quot;/&gt;&lt;wsp:rsid wsp:val=&quot;00421FA3&quot;/&gt;&lt;wsp:rsid wsp:val=&quot;00422A42&quot;/&gt;&lt;wsp:rsid wsp:val=&quot;00422BEF&quot;/&gt;&lt;wsp:rsid wsp:val=&quot;00423AD7&quot;/&gt;&lt;wsp:rsid wsp:val=&quot;00423BFB&quot;/&gt;&lt;wsp:rsid wsp:val=&quot;00424AC8&quot;/&gt;&lt;wsp:rsid wsp:val=&quot;00425060&quot;/&gt;&lt;wsp:rsid wsp:val=&quot;004253B8&quot;/&gt;&lt;wsp:rsid wsp:val=&quot;00426605&quot;/&gt;&lt;wsp:rsid wsp:val=&quot;00427F59&quot;/&gt;&lt;wsp:rsid wsp:val=&quot;00431C9B&quot;/&gt;&lt;wsp:rsid wsp:val=&quot;00432CA7&quot;/&gt;&lt;wsp:rsid wsp:val=&quot;00433170&quot;/&gt;&lt;wsp:rsid wsp:val=&quot;004336DF&quot;/&gt;&lt;wsp:rsid wsp:val=&quot;00434010&quot;/&gt;&lt;wsp:rsid wsp:val=&quot;00434123&quot;/&gt;&lt;wsp:rsid wsp:val=&quot;004346CA&quot;/&gt;&lt;wsp:rsid wsp:val=&quot;004359EF&quot;/&gt;&lt;wsp:rsid wsp:val=&quot;00435F1C&quot;/&gt;&lt;wsp:rsid wsp:val=&quot;0043622C&quot;/&gt;&lt;wsp:rsid wsp:val=&quot;00436A47&quot;/&gt;&lt;wsp:rsid wsp:val=&quot;00437A75&quot;/&gt;&lt;wsp:rsid wsp:val=&quot;00441245&quot;/&gt;&lt;wsp:rsid wsp:val=&quot;0044185F&quot;/&gt;&lt;wsp:rsid wsp:val=&quot;00441E4C&quot;/&gt;&lt;wsp:rsid wsp:val=&quot;00441E65&quot;/&gt;&lt;wsp:rsid wsp:val=&quot;00442458&quot;/&gt;&lt;wsp:rsid wsp:val=&quot;00442D45&quot;/&gt;&lt;wsp:rsid wsp:val=&quot;004431CE&quot;/&gt;&lt;wsp:rsid wsp:val=&quot;00443393&quot;/&gt;&lt;wsp:rsid wsp:val=&quot;00443B6B&quot;/&gt;&lt;wsp:rsid wsp:val=&quot;00444813&quot;/&gt;&lt;wsp:rsid wsp:val=&quot;00444836&quot;/&gt;&lt;wsp:rsid wsp:val=&quot;00444D13&quot;/&gt;&lt;wsp:rsid wsp:val=&quot;00447B1C&quot;/&gt;&lt;wsp:rsid wsp:val=&quot;004505E1&quot;/&gt;&lt;wsp:rsid wsp:val=&quot;00450D96&quot;/&gt;&lt;wsp:rsid wsp:val=&quot;004519CF&quot;/&gt;&lt;wsp:rsid wsp:val=&quot;0045234B&quot;/&gt;&lt;wsp:rsid wsp:val=&quot;004526FB&quot;/&gt;&lt;wsp:rsid wsp:val=&quot;00453692&quot;/&gt;&lt;wsp:rsid wsp:val=&quot;00455044&quot;/&gt;&lt;wsp:rsid wsp:val=&quot;00455571&quot;/&gt;&lt;wsp:rsid wsp:val=&quot;00456C59&quot;/&gt;&lt;wsp:rsid wsp:val=&quot;00456F02&quot;/&gt;&lt;wsp:rsid wsp:val=&quot;0046215A&quot;/&gt;&lt;wsp:rsid wsp:val=&quot;00462814&quot;/&gt;&lt;wsp:rsid wsp:val=&quot;00463818&quot;/&gt;&lt;wsp:rsid wsp:val=&quot;004639C4&quot;/&gt;&lt;wsp:rsid wsp:val=&quot;004639E7&quot;/&gt;&lt;wsp:rsid wsp:val=&quot;00465841&quot;/&gt;&lt;wsp:rsid wsp:val=&quot;00465D31&quot;/&gt;&lt;wsp:rsid wsp:val=&quot;004664E7&quot;/&gt;&lt;wsp:rsid wsp:val=&quot;00466E39&quot;/&gt;&lt;wsp:rsid wsp:val=&quot;00467A0C&quot;/&gt;&lt;wsp:rsid wsp:val=&quot;004701FC&quot;/&gt;&lt;wsp:rsid wsp:val=&quot;00470ED1&quot;/&gt;&lt;wsp:rsid wsp:val=&quot;00470F05&quot;/&gt;&lt;wsp:rsid wsp:val=&quot;0047119D&quot;/&gt;&lt;wsp:rsid wsp:val=&quot;00472A92&quot;/&gt;&lt;wsp:rsid wsp:val=&quot;00475813&quot;/&gt;&lt;wsp:rsid wsp:val=&quot;004763DB&quot;/&gt;&lt;wsp:rsid wsp:val=&quot;004772B8&quot;/&gt;&lt;wsp:rsid wsp:val=&quot;00480111&quot;/&gt;&lt;wsp:rsid wsp:val=&quot;00481610&quot;/&gt;&lt;wsp:rsid wsp:val=&quot;0048224A&quot;/&gt;&lt;wsp:rsid wsp:val=&quot;00482B32&quot;/&gt;&lt;wsp:rsid wsp:val=&quot;00485C43&quot;/&gt;&lt;wsp:rsid wsp:val=&quot;00485E4E&quot;/&gt;&lt;wsp:rsid wsp:val=&quot;00486B9D&quot;/&gt;&lt;wsp:rsid wsp:val=&quot;00487096&quot;/&gt;&lt;wsp:rsid wsp:val=&quot;00487BB8&quot;/&gt;&lt;wsp:rsid wsp:val=&quot;00490E36&quot;/&gt;&lt;wsp:rsid wsp:val=&quot;00490E71&quot;/&gt;&lt;wsp:rsid wsp:val=&quot;004919A2&quot;/&gt;&lt;wsp:rsid wsp:val=&quot;00491BB0&quot;/&gt;&lt;wsp:rsid wsp:val=&quot;00491DA5&quot;/&gt;&lt;wsp:rsid wsp:val=&quot;00492000&quot;/&gt;&lt;wsp:rsid wsp:val=&quot;0049293E&quot;/&gt;&lt;wsp:rsid wsp:val=&quot;00493EBC&quot;/&gt;&lt;wsp:rsid wsp:val=&quot;00494908&quot;/&gt;&lt;wsp:rsid wsp:val=&quot;00494FCD&quot;/&gt;&lt;wsp:rsid wsp:val=&quot;004950EC&quot;/&gt;&lt;wsp:rsid wsp:val=&quot;00495580&quot;/&gt;&lt;wsp:rsid wsp:val=&quot;00497CB7&quot;/&gt;&lt;wsp:rsid wsp:val=&quot;00497CD1&quot;/&gt;&lt;wsp:rsid wsp:val=&quot;004A0D24&quot;/&gt;&lt;wsp:rsid wsp:val=&quot;004A1D03&quot;/&gt;&lt;wsp:rsid wsp:val=&quot;004A24FD&quot;/&gt;&lt;wsp:rsid wsp:val=&quot;004A3B42&quot;/&gt;&lt;wsp:rsid wsp:val=&quot;004A41AA&quot;/&gt;&lt;wsp:rsid wsp:val=&quot;004A6B32&quot;/&gt;&lt;wsp:rsid wsp:val=&quot;004A7E47&quot;/&gt;&lt;wsp:rsid wsp:val=&quot;004B1512&quot;/&gt;&lt;wsp:rsid wsp:val=&quot;004B425A&quot;/&gt;&lt;wsp:rsid wsp:val=&quot;004B546C&quot;/&gt;&lt;wsp:rsid wsp:val=&quot;004B598B&quot;/&gt;&lt;wsp:rsid wsp:val=&quot;004B674B&quot;/&gt;&lt;wsp:rsid wsp:val=&quot;004B7024&quot;/&gt;&lt;wsp:rsid wsp:val=&quot;004B7879&quot;/&gt;&lt;wsp:rsid wsp:val=&quot;004C0082&quot;/&gt;&lt;wsp:rsid wsp:val=&quot;004C1014&quot;/&gt;&lt;wsp:rsid wsp:val=&quot;004C1BE8&quot;/&gt;&lt;wsp:rsid wsp:val=&quot;004C1F50&quot;/&gt;&lt;wsp:rsid wsp:val=&quot;004C2646&quot;/&gt;&lt;wsp:rsid wsp:val=&quot;004C2F85&quot;/&gt;&lt;wsp:rsid wsp:val=&quot;004C5033&quot;/&gt;&lt;wsp:rsid wsp:val=&quot;004C588E&quot;/&gt;&lt;wsp:rsid wsp:val=&quot;004C5B7C&quot;/&gt;&lt;wsp:rsid wsp:val=&quot;004C5EB8&quot;/&gt;&lt;wsp:rsid wsp:val=&quot;004C6D75&quot;/&gt;&lt;wsp:rsid wsp:val=&quot;004C7687&quot;/&gt;&lt;wsp:rsid wsp:val=&quot;004D1528&quot;/&gt;&lt;wsp:rsid wsp:val=&quot;004D17BD&quot;/&gt;&lt;wsp:rsid wsp:val=&quot;004D27E8&quot;/&gt;&lt;wsp:rsid wsp:val=&quot;004D2E46&quot;/&gt;&lt;wsp:rsid wsp:val=&quot;004D4FC4&quot;/&gt;&lt;wsp:rsid wsp:val=&quot;004D51D8&quot;/&gt;&lt;wsp:rsid wsp:val=&quot;004D5439&quot;/&gt;&lt;wsp:rsid wsp:val=&quot;004D61F9&quot;/&gt;&lt;wsp:rsid wsp:val=&quot;004D642B&quot;/&gt;&lt;wsp:rsid wsp:val=&quot;004D6B1C&quot;/&gt;&lt;wsp:rsid wsp:val=&quot;004D717F&quot;/&gt;&lt;wsp:rsid wsp:val=&quot;004E0355&quot;/&gt;&lt;wsp:rsid wsp:val=&quot;004E0506&quot;/&gt;&lt;wsp:rsid wsp:val=&quot;004E1F1A&quot;/&gt;&lt;wsp:rsid wsp:val=&quot;004E2490&quot;/&gt;&lt;wsp:rsid wsp:val=&quot;004E352F&quot;/&gt;&lt;wsp:rsid wsp:val=&quot;004E382E&quot;/&gt;&lt;wsp:rsid wsp:val=&quot;004E4D46&quot;/&gt;&lt;wsp:rsid wsp:val=&quot;004E5DFB&quot;/&gt;&lt;wsp:rsid wsp:val=&quot;004E6167&quot;/&gt;&lt;wsp:rsid wsp:val=&quot;004E7C9C&quot;/&gt;&lt;wsp:rsid wsp:val=&quot;004F03C6&quot;/&gt;&lt;wsp:rsid wsp:val=&quot;004F0B25&quot;/&gt;&lt;wsp:rsid wsp:val=&quot;004F0F07&quot;/&gt;&lt;wsp:rsid wsp:val=&quot;004F145A&quot;/&gt;&lt;wsp:rsid wsp:val=&quot;004F1F83&quot;/&gt;&lt;wsp:rsid wsp:val=&quot;004F2D2E&quot;/&gt;&lt;wsp:rsid wsp:val=&quot;004F35F4&quot;/&gt;&lt;wsp:rsid wsp:val=&quot;004F4A13&quot;/&gt;&lt;wsp:rsid wsp:val=&quot;004F5A52&quot;/&gt;&lt;wsp:rsid wsp:val=&quot;004F5E19&quot;/&gt;&lt;wsp:rsid wsp:val=&quot;004F651D&quot;/&gt;&lt;wsp:rsid wsp:val=&quot;004F7649&quot;/&gt;&lt;wsp:rsid wsp:val=&quot;004F765E&quot;/&gt;&lt;wsp:rsid wsp:val=&quot;00500169&quot;/&gt;&lt;wsp:rsid wsp:val=&quot;005014C3&quot;/&gt;&lt;wsp:rsid wsp:val=&quot;00503357&quot;/&gt;&lt;wsp:rsid wsp:val=&quot;00503969&quot;/&gt;&lt;wsp:rsid wsp:val=&quot;00503F68&quot;/&gt;&lt;wsp:rsid wsp:val=&quot;00504A89&quot;/&gt;&lt;wsp:rsid wsp:val=&quot;00504EDE&quot;/&gt;&lt;wsp:rsid wsp:val=&quot;005060C3&quot;/&gt;&lt;wsp:rsid wsp:val=&quot;00506588&quot;/&gt;&lt;wsp:rsid wsp:val=&quot;005077E4&quot;/&gt;&lt;wsp:rsid wsp:val=&quot;00507D55&quot;/&gt;&lt;wsp:rsid wsp:val=&quot;0051024A&quot;/&gt;&lt;wsp:rsid wsp:val=&quot;0051057A&quot;/&gt;&lt;wsp:rsid wsp:val=&quot;00511785&quot;/&gt;&lt;wsp:rsid wsp:val=&quot;005144C2&quot;/&gt;&lt;wsp:rsid wsp:val=&quot;0051551E&quot;/&gt;&lt;wsp:rsid wsp:val=&quot;005237BA&quot;/&gt;&lt;wsp:rsid wsp:val=&quot;00523BE9&quot;/&gt;&lt;wsp:rsid wsp:val=&quot;00523FD1&quot;/&gt;&lt;wsp:rsid wsp:val=&quot;0052490C&quot;/&gt;&lt;wsp:rsid wsp:val=&quot;00527DD2&quot;/&gt;&lt;wsp:rsid wsp:val=&quot;00530680&quot;/&gt;&lt;wsp:rsid wsp:val=&quot;0053115D&quot;/&gt;&lt;wsp:rsid wsp:val=&quot;00532AD2&quot;/&gt;&lt;wsp:rsid wsp:val=&quot;00532C13&quot;/&gt;&lt;wsp:rsid wsp:val=&quot;00532E03&quot;/&gt;&lt;wsp:rsid wsp:val=&quot;00533587&quot;/&gt;&lt;wsp:rsid wsp:val=&quot;00533A6D&quot;/&gt;&lt;wsp:rsid wsp:val=&quot;00535853&quot;/&gt;&lt;wsp:rsid wsp:val=&quot;00536CA6&quot;/&gt;&lt;wsp:rsid wsp:val=&quot;00537E99&quot;/&gt;&lt;wsp:rsid wsp:val=&quot;005410C6&quot;/&gt;&lt;wsp:rsid wsp:val=&quot;005420D7&quot;/&gt;&lt;wsp:rsid wsp:val=&quot;00542C73&quot;/&gt;&lt;wsp:rsid wsp:val=&quot;00544E17&quot;/&gt;&lt;wsp:rsid wsp:val=&quot;00544FBE&quot;/&gt;&lt;wsp:rsid wsp:val=&quot;005462D6&quot;/&gt;&lt;wsp:rsid wsp:val=&quot;00547FAC&quot;/&gt;&lt;wsp:rsid wsp:val=&quot;00552DE5&quot;/&gt;&lt;wsp:rsid wsp:val=&quot;00552EB2&quot;/&gt;&lt;wsp:rsid wsp:val=&quot;00554BB5&quot;/&gt;&lt;wsp:rsid wsp:val=&quot;00554D8A&quot;/&gt;&lt;wsp:rsid wsp:val=&quot;00555335&quot;/&gt;&lt;wsp:rsid wsp:val=&quot;00556239&quot;/&gt;&lt;wsp:rsid wsp:val=&quot;0055658D&quot;/&gt;&lt;wsp:rsid wsp:val=&quot;005608D8&quot;/&gt;&lt;wsp:rsid wsp:val=&quot;00560984&quot;/&gt;&lt;wsp:rsid wsp:val=&quot;00560F67&quot;/&gt;&lt;wsp:rsid wsp:val=&quot;00561E9C&quot;/&gt;&lt;wsp:rsid wsp:val=&quot;005620F2&quot;/&gt;&lt;wsp:rsid wsp:val=&quot;00563F1C&quot;/&gt;&lt;wsp:rsid wsp:val=&quot;00564F81&quot;/&gt;&lt;wsp:rsid wsp:val=&quot;005718D7&quot;/&gt;&lt;wsp:rsid wsp:val=&quot;00571D57&quot;/&gt;&lt;wsp:rsid wsp:val=&quot;0057222F&quot;/&gt;&lt;wsp:rsid wsp:val=&quot;00572BB2&quot;/&gt;&lt;wsp:rsid wsp:val=&quot;0057621F&quot;/&gt;&lt;wsp:rsid wsp:val=&quot;00576632&quot;/&gt;&lt;wsp:rsid wsp:val=&quot;005819B2&quot;/&gt;&lt;wsp:rsid wsp:val=&quot;00581C82&quot;/&gt;&lt;wsp:rsid wsp:val=&quot;00581DEB&quot;/&gt;&lt;wsp:rsid wsp:val=&quot;00582089&quot;/&gt;&lt;wsp:rsid wsp:val=&quot;005827BD&quot;/&gt;&lt;wsp:rsid wsp:val=&quot;00583B2D&quot;/&gt;&lt;wsp:rsid wsp:val=&quot;005857B0&quot;/&gt;&lt;wsp:rsid wsp:val=&quot;00585B7F&quot;/&gt;&lt;wsp:rsid wsp:val=&quot;00585E06&quot;/&gt;&lt;wsp:rsid wsp:val=&quot;00586386&quot;/&gt;&lt;wsp:rsid wsp:val=&quot;0058647A&quot;/&gt;&lt;wsp:rsid wsp:val=&quot;005865AC&quot;/&gt;&lt;wsp:rsid wsp:val=&quot;00590321&quot;/&gt;&lt;wsp:rsid wsp:val=&quot;0059068D&quot;/&gt;&lt;wsp:rsid wsp:val=&quot;00590990&quot;/&gt;&lt;wsp:rsid wsp:val=&quot;005910D8&quot;/&gt;&lt;wsp:rsid wsp:val=&quot;00591F3E&quot;/&gt;&lt;wsp:rsid wsp:val=&quot;00592121&quot;/&gt;&lt;wsp:rsid wsp:val=&quot;00592BC6&quot;/&gt;&lt;wsp:rsid wsp:val=&quot;0059387C&quot;/&gt;&lt;wsp:rsid wsp:val=&quot;0059501B&quot;/&gt;&lt;wsp:rsid wsp:val=&quot;0059545B&quot;/&gt;&lt;wsp:rsid wsp:val=&quot;005A2560&quot;/&gt;&lt;wsp:rsid wsp:val=&quot;005A3607&quot;/&gt;&lt;wsp:rsid wsp:val=&quot;005A4426&quot;/&gt;&lt;wsp:rsid wsp:val=&quot;005A589A&quot;/&gt;&lt;wsp:rsid wsp:val=&quot;005B0598&quot;/&gt;&lt;wsp:rsid wsp:val=&quot;005B2A92&quot;/&gt;&lt;wsp:rsid wsp:val=&quot;005B310E&quot;/&gt;&lt;wsp:rsid wsp:val=&quot;005B35E8&quot;/&gt;&lt;wsp:rsid wsp:val=&quot;005B3C74&quot;/&gt;&lt;wsp:rsid wsp:val=&quot;005B472F&quot;/&gt;&lt;wsp:rsid wsp:val=&quot;005B4930&quot;/&gt;&lt;wsp:rsid wsp:val=&quot;005B4F4D&quot;/&gt;&lt;wsp:rsid wsp:val=&quot;005B79B2&quot;/&gt;&lt;wsp:rsid wsp:val=&quot;005B7D0F&quot;/&gt;&lt;wsp:rsid wsp:val=&quot;005C0CAD&quot;/&gt;&lt;wsp:rsid wsp:val=&quot;005C0D62&quot;/&gt;&lt;wsp:rsid wsp:val=&quot;005C1886&quot;/&gt;&lt;wsp:rsid wsp:val=&quot;005C1DB7&quot;/&gt;&lt;wsp:rsid wsp:val=&quot;005C34F8&quot;/&gt;&lt;wsp:rsid wsp:val=&quot;005C41A4&quot;/&gt;&lt;wsp:rsid wsp:val=&quot;005C424F&quot;/&gt;&lt;wsp:rsid wsp:val=&quot;005C4989&quot;/&gt;&lt;wsp:rsid wsp:val=&quot;005C4B8A&quot;/&gt;&lt;wsp:rsid wsp:val=&quot;005C7616&quot;/&gt;&lt;wsp:rsid wsp:val=&quot;005C78CA&quot;/&gt;&lt;wsp:rsid wsp:val=&quot;005D0954&quot;/&gt;&lt;wsp:rsid wsp:val=&quot;005D0A4F&quot;/&gt;&lt;wsp:rsid wsp:val=&quot;005D0DF2&quot;/&gt;&lt;wsp:rsid wsp:val=&quot;005D1890&quot;/&gt;&lt;wsp:rsid wsp:val=&quot;005D2482&quot;/&gt;&lt;wsp:rsid wsp:val=&quot;005D5784&quot;/&gt;&lt;wsp:rsid wsp:val=&quot;005D6B9D&quot;/&gt;&lt;wsp:rsid wsp:val=&quot;005D701A&quot;/&gt;&lt;wsp:rsid wsp:val=&quot;005E13BA&quot;/&gt;&lt;wsp:rsid wsp:val=&quot;005E2581&quot;/&gt;&lt;wsp:rsid wsp:val=&quot;005E3282&quot;/&gt;&lt;wsp:rsid wsp:val=&quot;005E355C&quot;/&gt;&lt;wsp:rsid wsp:val=&quot;005E45CD&quot;/&gt;&lt;wsp:rsid wsp:val=&quot;005E50E5&quot;/&gt;&lt;wsp:rsid wsp:val=&quot;005E5239&quot;/&gt;&lt;wsp:rsid wsp:val=&quot;005E7F57&quot;/&gt;&lt;wsp:rsid wsp:val=&quot;005F031E&quot;/&gt;&lt;wsp:rsid wsp:val=&quot;005F0714&quot;/&gt;&lt;wsp:rsid wsp:val=&quot;005F389A&quot;/&gt;&lt;wsp:rsid wsp:val=&quot;005F3BB5&quot;/&gt;&lt;wsp:rsid wsp:val=&quot;005F45B3&quot;/&gt;&lt;wsp:rsid wsp:val=&quot;005F47F6&quot;/&gt;&lt;wsp:rsid wsp:val=&quot;005F5B5E&quot;/&gt;&lt;wsp:rsid wsp:val=&quot;005F7528&quot;/&gt;&lt;wsp:rsid wsp:val=&quot;005F7973&quot;/&gt;&lt;wsp:rsid wsp:val=&quot;005FB855&quot;/&gt;&lt;wsp:rsid wsp:val=&quot;006003DC&quot;/&gt;&lt;wsp:rsid wsp:val=&quot;00600632&quot;/&gt;&lt;wsp:rsid wsp:val=&quot;0060070D&quot;/&gt;&lt;wsp:rsid wsp:val=&quot;00600DD1&quot;/&gt;&lt;wsp:rsid wsp:val=&quot;00601A94&quot;/&gt;&lt;wsp:rsid wsp:val=&quot;00603518&quot;/&gt;&lt;wsp:rsid wsp:val=&quot;00604217&quot;/&gt;&lt;wsp:rsid wsp:val=&quot;00605BA0&quot;/&gt;&lt;wsp:rsid wsp:val=&quot;00605CDF&quot;/&gt;&lt;wsp:rsid wsp:val=&quot;006060A9&quot;/&gt;&lt;wsp:rsid wsp:val=&quot;00607E88&quot;/&gt;&lt;wsp:rsid wsp:val=&quot;0060F02E&quot;/&gt;&lt;wsp:rsid wsp:val=&quot;00611591&quot;/&gt;&lt;wsp:rsid wsp:val=&quot;00612140&quot;/&gt;&lt;wsp:rsid wsp:val=&quot;00613240&quot;/&gt;&lt;wsp:rsid wsp:val=&quot;00614ABD&quot;/&gt;&lt;wsp:rsid wsp:val=&quot;00615505&quot;/&gt;&lt;wsp:rsid wsp:val=&quot;0061673D&quot;/&gt;&lt;wsp:rsid wsp:val=&quot;00620A85&quot;/&gt;&lt;wsp:rsid wsp:val=&quot;00620BC4&quot;/&gt;&lt;wsp:rsid wsp:val=&quot;00620BD8&quot;/&gt;&lt;wsp:rsid wsp:val=&quot;0062127F&quot;/&gt;&lt;wsp:rsid wsp:val=&quot;006241E4&quot;/&gt;&lt;wsp:rsid wsp:val=&quot;00624A9E&quot;/&gt;&lt;wsp:rsid wsp:val=&quot;00624ADE&quot;/&gt;&lt;wsp:rsid wsp:val=&quot;00625B26&quot;/&gt;&lt;wsp:rsid wsp:val=&quot;00627A13&quot;/&gt;&lt;wsp:rsid wsp:val=&quot;00627C86&quot;/&gt;&lt;wsp:rsid wsp:val=&quot;00631891&quot;/&gt;&lt;wsp:rsid wsp:val=&quot;00632EFB&quot;/&gt;&lt;wsp:rsid wsp:val=&quot;00633A91&quot;/&gt;&lt;wsp:rsid wsp:val=&quot;00634A89&quot;/&gt;&lt;wsp:rsid wsp:val=&quot;0063500C&quot;/&gt;&lt;wsp:rsid wsp:val=&quot;00636780&quot;/&gt;&lt;wsp:rsid wsp:val=&quot;00636D82&quot;/&gt;&lt;wsp:rsid wsp:val=&quot;006375A4&quot;/&gt;&lt;wsp:rsid wsp:val=&quot;006378CD&quot;/&gt;&lt;wsp:rsid wsp:val=&quot;0064039B&quot;/&gt;&lt;wsp:rsid wsp:val=&quot;00641AC9&quot;/&gt;&lt;wsp:rsid wsp:val=&quot;006423B0&quot;/&gt;&lt;wsp:rsid wsp:val=&quot;00642AB3&quot;/&gt;&lt;wsp:rsid wsp:val=&quot;00642FAE&quot;/&gt;&lt;wsp:rsid wsp:val=&quot;00643FD7&quot;/&gt;&lt;wsp:rsid wsp:val=&quot;00644D02&quot;/&gt;&lt;wsp:rsid wsp:val=&quot;00645588&quot;/&gt;&lt;wsp:rsid wsp:val=&quot;006479B4&quot;/&gt;&lt;wsp:rsid wsp:val=&quot;006507B2&quot;/&gt;&lt;wsp:rsid wsp:val=&quot;00650D4B&quot;/&gt;&lt;wsp:rsid wsp:val=&quot;00650E21&quot;/&gt;&lt;wsp:rsid wsp:val=&quot;006515C4&quot;/&gt;&lt;wsp:rsid wsp:val=&quot;00653016&quot;/&gt;&lt;wsp:rsid wsp:val=&quot;00653941&quot;/&gt;&lt;wsp:rsid wsp:val=&quot;00653B4A&quot;/&gt;&lt;wsp:rsid wsp:val=&quot;0065555F&quot;/&gt;&lt;wsp:rsid wsp:val=&quot;0065639E&quot;/&gt;&lt;wsp:rsid wsp:val=&quot;006571EF&quot;/&gt;&lt;wsp:rsid wsp:val=&quot;0065753F&quot;/&gt;&lt;wsp:rsid wsp:val=&quot;0066003F&quot;/&gt;&lt;wsp:rsid wsp:val=&quot;0066044F&quot;/&gt;&lt;wsp:rsid wsp:val=&quot;00660B9C&quot;/&gt;&lt;wsp:rsid wsp:val=&quot;006617B5&quot;/&gt;&lt;wsp:rsid wsp:val=&quot;00661D27&quot;/&gt;&lt;wsp:rsid wsp:val=&quot;00662905&quot;/&gt;&lt;wsp:rsid wsp:val=&quot;0066328C&quot;/&gt;&lt;wsp:rsid wsp:val=&quot;00663B50&quot;/&gt;&lt;wsp:rsid wsp:val=&quot;006647A4&quot;/&gt;&lt;wsp:rsid wsp:val=&quot;006652CB&quot;/&gt;&lt;wsp:rsid wsp:val=&quot;00665B19&quot;/&gt;&lt;wsp:rsid wsp:val=&quot;00666EB9&quot;/&gt;&lt;wsp:rsid wsp:val=&quot;00670343&quot;/&gt;&lt;wsp:rsid wsp:val=&quot;006710B2&quot;/&gt;&lt;wsp:rsid wsp:val=&quot;0067119D&quot;/&gt;&lt;wsp:rsid wsp:val=&quot;0067206E&quot;/&gt;&lt;wsp:rsid wsp:val=&quot;00672CFE&quot;/&gt;&lt;wsp:rsid wsp:val=&quot;0067326E&quot;/&gt;&lt;wsp:rsid wsp:val=&quot;00673BBC&quot;/&gt;&lt;wsp:rsid wsp:val=&quot;00673D7E&quot;/&gt;&lt;wsp:rsid wsp:val=&quot;00673EDC&quot;/&gt;&lt;wsp:rsid wsp:val=&quot;00674236&quot;/&gt;&lt;wsp:rsid wsp:val=&quot;0067443F&quot;/&gt;&lt;wsp:rsid wsp:val=&quot;00674C9F&quot;/&gt;&lt;wsp:rsid wsp:val=&quot;00675F3E&quot;/&gt;&lt;wsp:rsid wsp:val=&quot;0067623C&quot;/&gt;&lt;wsp:rsid wsp:val=&quot;00676C63&quot;/&gt;&lt;wsp:rsid wsp:val=&quot;0068020C&quot;/&gt;&lt;wsp:rsid wsp:val=&quot;006818D6&quot;/&gt;&lt;wsp:rsid wsp:val=&quot;006823C7&quot;/&gt;&lt;wsp:rsid wsp:val=&quot;0068242C&quot;/&gt;&lt;wsp:rsid wsp:val=&quot;006830EF&quot;/&gt;&lt;wsp:rsid wsp:val=&quot;006844DD&quot;/&gt;&lt;wsp:rsid wsp:val=&quot;0068599E&quot;/&gt;&lt;wsp:rsid wsp:val=&quot;00686525&quot;/&gt;&lt;wsp:rsid wsp:val=&quot;00686667&quot;/&gt;&lt;wsp:rsid wsp:val=&quot;00686D05&quot;/&gt;&lt;wsp:rsid wsp:val=&quot;006905BA&quot;/&gt;&lt;wsp:rsid wsp:val=&quot;00691387&quot;/&gt;&lt;wsp:rsid wsp:val=&quot;006924A1&quot;/&gt;&lt;wsp:rsid wsp:val=&quot;00692AF4&quot;/&gt;&lt;wsp:rsid wsp:val=&quot;00694400&quot;/&gt;&lt;wsp:rsid wsp:val=&quot;00694BD3&quot;/&gt;&lt;wsp:rsid wsp:val=&quot;00694F22&quot;/&gt;&lt;wsp:rsid wsp:val=&quot;006959AB&quot;/&gt;&lt;wsp:rsid wsp:val=&quot;00695F1E&quot;/&gt;&lt;wsp:rsid wsp:val=&quot;006960DB&quot;/&gt;&lt;wsp:rsid wsp:val=&quot;0069618C&quot;/&gt;&lt;wsp:rsid wsp:val=&quot;006A3450&quot;/&gt;&lt;wsp:rsid wsp:val=&quot;006A44FB&quot;/&gt;&lt;wsp:rsid wsp:val=&quot;006A498C&quot;/&gt;&lt;wsp:rsid wsp:val=&quot;006A528D&quot;/&gt;&lt;wsp:rsid wsp:val=&quot;006A53AE&quot;/&gt;&lt;wsp:rsid wsp:val=&quot;006A53F4&quot;/&gt;&lt;wsp:rsid wsp:val=&quot;006A57E7&quot;/&gt;&lt;wsp:rsid wsp:val=&quot;006A5CD1&quot;/&gt;&lt;wsp:rsid wsp:val=&quot;006A659A&quot;/&gt;&lt;wsp:rsid wsp:val=&quot;006B0AE0&quot;/&gt;&lt;wsp:rsid wsp:val=&quot;006B168B&quot;/&gt;&lt;wsp:rsid wsp:val=&quot;006B307E&quot;/&gt;&lt;wsp:rsid wsp:val=&quot;006B38EF&quot;/&gt;&lt;wsp:rsid wsp:val=&quot;006B39A3&quot;/&gt;&lt;wsp:rsid wsp:val=&quot;006B3FA4&quot;/&gt;&lt;wsp:rsid wsp:val=&quot;006B4DD2&quot;/&gt;&lt;wsp:rsid wsp:val=&quot;006B5F14&quot;/&gt;&lt;wsp:rsid wsp:val=&quot;006B629C&quot;/&gt;&lt;wsp:rsid wsp:val=&quot;006B68F0&quot;/&gt;&lt;wsp:rsid wsp:val=&quot;006B6FA6&quot;/&gt;&lt;wsp:rsid wsp:val=&quot;006B7192&quot;/&gt;&lt;wsp:rsid wsp:val=&quot;006B729F&quot;/&gt;&lt;wsp:rsid wsp:val=&quot;006B78AF&quot;/&gt;&lt;wsp:rsid wsp:val=&quot;006B7AD4&quot;/&gt;&lt;wsp:rsid wsp:val=&quot;006B7F82&quot;/&gt;&lt;wsp:rsid wsp:val=&quot;006C1A58&quot;/&gt;&lt;wsp:rsid wsp:val=&quot;006C23CB&quot;/&gt;&lt;wsp:rsid wsp:val=&quot;006C4AE6&quot;/&gt;&lt;wsp:rsid wsp:val=&quot;006C5E1D&quot;/&gt;&lt;wsp:rsid wsp:val=&quot;006C5EC5&quot;/&gt;&lt;wsp:rsid wsp:val=&quot;006C5F13&quot;/&gt;&lt;wsp:rsid wsp:val=&quot;006C7439&quot;/&gt;&lt;wsp:rsid wsp:val=&quot;006C7520&quot;/&gt;&lt;wsp:rsid wsp:val=&quot;006D02A6&quot;/&gt;&lt;wsp:rsid wsp:val=&quot;006D1528&quot;/&gt;&lt;wsp:rsid wsp:val=&quot;006D156F&quot;/&gt;&lt;wsp:rsid wsp:val=&quot;006D1A3D&quot;/&gt;&lt;wsp:rsid wsp:val=&quot;006D3FD4&quot;/&gt;&lt;wsp:rsid wsp:val=&quot;006D44E7&quot;/&gt;&lt;wsp:rsid wsp:val=&quot;006D459C&quot;/&gt;&lt;wsp:rsid wsp:val=&quot;006D495A&quot;/&gt;&lt;wsp:rsid wsp:val=&quot;006D5994&quot;/&gt;&lt;wsp:rsid wsp:val=&quot;006D5B9F&quot;/&gt;&lt;wsp:rsid wsp:val=&quot;006D75F4&quot;/&gt;&lt;wsp:rsid wsp:val=&quot;006D7B63&quot;/&gt;&lt;wsp:rsid wsp:val=&quot;006E02F5&quot;/&gt;&lt;wsp:rsid wsp:val=&quot;006E0B74&quot;/&gt;&lt;wsp:rsid wsp:val=&quot;006E185E&quot;/&gt;&lt;wsp:rsid wsp:val=&quot;006E19A1&quot;/&gt;&lt;wsp:rsid wsp:val=&quot;006E1BF5&quot;/&gt;&lt;wsp:rsid wsp:val=&quot;006E1CA3&quot;/&gt;&lt;wsp:rsid wsp:val=&quot;006E203A&quot;/&gt;&lt;wsp:rsid wsp:val=&quot;006E3833&quot;/&gt;&lt;wsp:rsid wsp:val=&quot;006E42E4&quot;/&gt;&lt;wsp:rsid wsp:val=&quot;006E5246&quot;/&gt;&lt;wsp:rsid wsp:val=&quot;006E5252&quot;/&gt;&lt;wsp:rsid wsp:val=&quot;006E76A1&quot;/&gt;&lt;wsp:rsid wsp:val=&quot;006E7916&quot;/&gt;&lt;wsp:rsid wsp:val=&quot;006F0286&quot;/&gt;&lt;wsp:rsid wsp:val=&quot;006F0C9F&quot;/&gt;&lt;wsp:rsid wsp:val=&quot;006F20FD&quot;/&gt;&lt;wsp:rsid wsp:val=&quot;006F4728&quot;/&gt;&lt;wsp:rsid wsp:val=&quot;006F6C2B&quot;/&gt;&lt;wsp:rsid wsp:val=&quot;006F6DCE&quot;/&gt;&lt;wsp:rsid wsp:val=&quot;006F772C&quot;/&gt;&lt;wsp:rsid wsp:val=&quot;006F7DC2&quot;/&gt;&lt;wsp:rsid wsp:val=&quot;00700212&quot;/&gt;&lt;wsp:rsid wsp:val=&quot;00700966&quot;/&gt;&lt;wsp:rsid wsp:val=&quot;00701136&quot;/&gt;&lt;wsp:rsid wsp:val=&quot;007011D7&quot;/&gt;&lt;wsp:rsid wsp:val=&quot;0070194D&quot;/&gt;&lt;wsp:rsid wsp:val=&quot;0070279B&quot;/&gt;&lt;wsp:rsid wsp:val=&quot;0070351A&quot;/&gt;&lt;wsp:rsid wsp:val=&quot;00706322&quot;/&gt;&lt;wsp:rsid wsp:val=&quot;00706F11&quot;/&gt;&lt;wsp:rsid wsp:val=&quot;007073D6&quot;/&gt;&lt;wsp:rsid wsp:val=&quot;00707827&quot;/&gt;&lt;wsp:rsid wsp:val=&quot;00710886&quot;/&gt;&lt;wsp:rsid wsp:val=&quot;007114CF&quot;/&gt;&lt;wsp:rsid wsp:val=&quot;007115BE&quot;/&gt;&lt;wsp:rsid wsp:val=&quot;00711CEA&quot;/&gt;&lt;wsp:rsid wsp:val=&quot;00712A1E&quot;/&gt;&lt;wsp:rsid wsp:val=&quot;00714398&quot;/&gt;&lt;wsp:rsid wsp:val=&quot;007165D5&quot;/&gt;&lt;wsp:rsid wsp:val=&quot;00716A3E&quot;/&gt;&lt;wsp:rsid wsp:val=&quot;00717798&quot;/&gt;&lt;wsp:rsid wsp:val=&quot;007200A1&quot;/&gt;&lt;wsp:rsid wsp:val=&quot;00720357&quot;/&gt;&lt;wsp:rsid wsp:val=&quot;007209E3&quot;/&gt;&lt;wsp:rsid wsp:val=&quot;007211DF&quot;/&gt;&lt;wsp:rsid wsp:val=&quot;00722978&quot;/&gt;&lt;wsp:rsid wsp:val=&quot;00723161&quot;/&gt;&lt;wsp:rsid wsp:val=&quot;00723B96&quot;/&gt;&lt;wsp:rsid wsp:val=&quot;00724DEF&quot;/&gt;&lt;wsp:rsid wsp:val=&quot;00724F81&quot;/&gt;&lt;wsp:rsid wsp:val=&quot;0072591D&quot;/&gt;&lt;wsp:rsid wsp:val=&quot;00725ED0&quot;/&gt;&lt;wsp:rsid wsp:val=&quot;00726298&quot;/&gt;&lt;wsp:rsid wsp:val=&quot;007273AE&quot;/&gt;&lt;wsp:rsid wsp:val=&quot;00727569&quot;/&gt;&lt;wsp:rsid wsp:val=&quot;00727A53&quot;/&gt;&lt;wsp:rsid wsp:val=&quot;007308B5&quot;/&gt;&lt;wsp:rsid wsp:val=&quot;00730E1F&quot;/&gt;&lt;wsp:rsid wsp:val=&quot;00730F60&quot;/&gt;&lt;wsp:rsid wsp:val=&quot;00731029&quot;/&gt;&lt;wsp:rsid wsp:val=&quot;0073117F&quot;/&gt;&lt;wsp:rsid wsp:val=&quot;007314ED&quot;/&gt;&lt;wsp:rsid wsp:val=&quot;00731DAF&quot;/&gt;&lt;wsp:rsid wsp:val=&quot;007325B7&quot;/&gt;&lt;wsp:rsid wsp:val=&quot;00733CF6&quot;/&gt;&lt;wsp:rsid wsp:val=&quot;007348BF&quot;/&gt;&lt;wsp:rsid wsp:val=&quot;00734E55&quot;/&gt;&lt;wsp:rsid wsp:val=&quot;00736288&quot;/&gt;&lt;wsp:rsid wsp:val=&quot;00736BE6&quot;/&gt;&lt;wsp:rsid wsp:val=&quot;00737981&quot;/&gt;&lt;wsp:rsid wsp:val=&quot;00740995&quot;/&gt;&lt;wsp:rsid wsp:val=&quot;007417D3&quot;/&gt;&lt;wsp:rsid wsp:val=&quot;007426D3&quot;/&gt;&lt;wsp:rsid wsp:val=&quot;00742E97&quot;/&gt;&lt;wsp:rsid wsp:val=&quot;00743FE0&quot;/&gt;&lt;wsp:rsid wsp:val=&quot;00744EE0&quot;/&gt;&lt;wsp:rsid wsp:val=&quot;007468C7&quot;/&gt;&lt;wsp:rsid wsp:val=&quot;00750EE3&quot;/&gt;&lt;wsp:rsid wsp:val=&quot;007510E7&quot;/&gt;&lt;wsp:rsid wsp:val=&quot;00751F3F&quot;/&gt;&lt;wsp:rsid wsp:val=&quot;00752FB6&quot;/&gt;&lt;wsp:rsid wsp:val=&quot;00753294&quot;/&gt;&lt;wsp:rsid wsp:val=&quot;00753549&quot;/&gt;&lt;wsp:rsid wsp:val=&quot;007536EF&quot;/&gt;&lt;wsp:rsid wsp:val=&quot;00753BCA&quot;/&gt;&lt;wsp:rsid wsp:val=&quot;00754245&quot;/&gt;&lt;wsp:rsid wsp:val=&quot;007563BD&quot;/&gt;&lt;wsp:rsid wsp:val=&quot;007566F2&quot;/&gt;&lt;wsp:rsid wsp:val=&quot;00756B77&quot;/&gt;&lt;wsp:rsid wsp:val=&quot;00756EB1&quot;/&gt;&lt;wsp:rsid wsp:val=&quot;0076091E&quot;/&gt;&lt;wsp:rsid wsp:val=&quot;00760E72&quot;/&gt;&lt;wsp:rsid wsp:val=&quot;0076141A&quot;/&gt;&lt;wsp:rsid wsp:val=&quot;00761662&quot;/&gt;&lt;wsp:rsid wsp:val=&quot;00762A9D&quot;/&gt;&lt;wsp:rsid wsp:val=&quot;00764669&quot;/&gt;&lt;wsp:rsid wsp:val=&quot;00765116&quot;/&gt;&lt;wsp:rsid wsp:val=&quot;007667AD&quot;/&gt;&lt;wsp:rsid wsp:val=&quot;00766F79&quot;/&gt;&lt;wsp:rsid wsp:val=&quot;0076706E&quot;/&gt;&lt;wsp:rsid wsp:val=&quot;007671CF&quot;/&gt;&lt;wsp:rsid wsp:val=&quot;007676C3&quot;/&gt;&lt;wsp:rsid wsp:val=&quot;00770BE8&quot;/&gt;&lt;wsp:rsid wsp:val=&quot;00770C24&quot;/&gt;&lt;wsp:rsid wsp:val=&quot;00770F15&quot;/&gt;&lt;wsp:rsid wsp:val=&quot;00771A9A&quot;/&gt;&lt;wsp:rsid wsp:val=&quot;00771E1F&quot;/&gt;&lt;wsp:rsid wsp:val=&quot;007723E7&quot;/&gt;&lt;wsp:rsid wsp:val=&quot;0077305C&quot;/&gt;&lt;wsp:rsid wsp:val=&quot;007735AB&quot;/&gt;&lt;wsp:rsid wsp:val=&quot;007738E3&quot;/&gt;&lt;wsp:rsid wsp:val=&quot;00773AC7&quot;/&gt;&lt;wsp:rsid wsp:val=&quot;007758C6&quot;/&gt;&lt;wsp:rsid wsp:val=&quot;007769AA&quot;/&gt;&lt;wsp:rsid wsp:val=&quot;0077EFFA&quot;/&gt;&lt;wsp:rsid wsp:val=&quot;007808D2&quot;/&gt;&lt;wsp:rsid wsp:val=&quot;00781408&quot;/&gt;&lt;wsp:rsid wsp:val=&quot;00781A6B&quot;/&gt;&lt;wsp:rsid wsp:val=&quot;00781D26&quot;/&gt;&lt;wsp:rsid wsp:val=&quot;00781D57&quot;/&gt;&lt;wsp:rsid wsp:val=&quot;0078338A&quot;/&gt;&lt;wsp:rsid wsp:val=&quot;00783494&quot;/&gt;&lt;wsp:rsid wsp:val=&quot;00784064&quot;/&gt;&lt;wsp:rsid wsp:val=&quot;007846CE&quot;/&gt;&lt;wsp:rsid wsp:val=&quot;00785423&quot;/&gt;&lt;wsp:rsid wsp:val=&quot;007871BA&quot;/&gt;&lt;wsp:rsid wsp:val=&quot;00791DBB&quot;/&gt;&lt;wsp:rsid wsp:val=&quot;00792DE8&quot;/&gt;&lt;wsp:rsid wsp:val=&quot;00793695&quot;/&gt;&lt;wsp:rsid wsp:val=&quot;00794D6A&quot;/&gt;&lt;wsp:rsid wsp:val=&quot;00795BE4&quot;/&gt;&lt;wsp:rsid wsp:val=&quot;00797371&quot;/&gt;&lt;wsp:rsid wsp:val=&quot;007974E5&quot;/&gt;&lt;wsp:rsid wsp:val=&quot;00797877&quot;/&gt;&lt;wsp:rsid wsp:val=&quot;00797F42&quot;/&gt;&lt;wsp:rsid wsp:val=&quot;007A0B86&quot;/&gt;&lt;wsp:rsid wsp:val=&quot;007A2CE9&quot;/&gt;&lt;wsp:rsid wsp:val=&quot;007A333C&quot;/&gt;&lt;wsp:rsid wsp:val=&quot;007A3587&quot;/&gt;&lt;wsp:rsid wsp:val=&quot;007A4A94&quot;/&gt;&lt;wsp:rsid wsp:val=&quot;007A4CDD&quot;/&gt;&lt;wsp:rsid wsp:val=&quot;007A53E9&quot;/&gt;&lt;wsp:rsid wsp:val=&quot;007A6F71&quot;/&gt;&lt;wsp:rsid wsp:val=&quot;007B00D6&quot;/&gt;&lt;wsp:rsid wsp:val=&quot;007B0610&quot;/&gt;&lt;wsp:rsid wsp:val=&quot;007B06DE&quot;/&gt;&lt;wsp:rsid wsp:val=&quot;007B112C&quot;/&gt;&lt;wsp:rsid wsp:val=&quot;007B192E&quot;/&gt;&lt;wsp:rsid wsp:val=&quot;007B1F6D&quot;/&gt;&lt;wsp:rsid wsp:val=&quot;007B232F&quot;/&gt;&lt;wsp:rsid wsp:val=&quot;007B3813&quot;/&gt;&lt;wsp:rsid wsp:val=&quot;007B5231&quot;/&gt;&lt;wsp:rsid wsp:val=&quot;007B5719&quot;/&gt;&lt;wsp:rsid wsp:val=&quot;007B6D0E&quot;/&gt;&lt;wsp:rsid wsp:val=&quot;007B6E11&quot;/&gt;&lt;wsp:rsid wsp:val=&quot;007B6EB6&quot;/&gt;&lt;wsp:rsid wsp:val=&quot;007C0A68&quot;/&gt;&lt;wsp:rsid wsp:val=&quot;007C0AA8&quot;/&gt;&lt;wsp:rsid wsp:val=&quot;007C27AA&quot;/&gt;&lt;wsp:rsid wsp:val=&quot;007C3461&quot;/&gt;&lt;wsp:rsid wsp:val=&quot;007C3F23&quot;/&gt;&lt;wsp:rsid wsp:val=&quot;007C441B&quot;/&gt;&lt;wsp:rsid wsp:val=&quot;007C4873&quot;/&gt;&lt;wsp:rsid wsp:val=&quot;007C773F&quot;/&gt;&lt;wsp:rsid wsp:val=&quot;007D027D&quot;/&gt;&lt;wsp:rsid wsp:val=&quot;007D13F7&quot;/&gt;&lt;wsp:rsid wsp:val=&quot;007D1815&quot;/&gt;&lt;wsp:rsid wsp:val=&quot;007D1BF8&quot;/&gt;&lt;wsp:rsid wsp:val=&quot;007D27DC&quot;/&gt;&lt;wsp:rsid wsp:val=&quot;007D2A66&quot;/&gt;&lt;wsp:rsid wsp:val=&quot;007D61BC&quot;/&gt;&lt;wsp:rsid wsp:val=&quot;007D6FC0&quot;/&gt;&lt;wsp:rsid wsp:val=&quot;007D7B25&quot;/&gt;&lt;wsp:rsid wsp:val=&quot;007DB92A&quot;/&gt;&lt;wsp:rsid wsp:val=&quot;007E1965&quot;/&gt;&lt;wsp:rsid wsp:val=&quot;007E1CA5&quot;/&gt;&lt;wsp:rsid wsp:val=&quot;007E2610&quot;/&gt;&lt;wsp:rsid wsp:val=&quot;007E2A78&quot;/&gt;&lt;wsp:rsid wsp:val=&quot;007E2FE5&quot;/&gt;&lt;wsp:rsid wsp:val=&quot;007E422B&quot;/&gt;&lt;wsp:rsid wsp:val=&quot;007E4891&quot;/&gt;&lt;wsp:rsid wsp:val=&quot;007E518D&quot;/&gt;&lt;wsp:rsid wsp:val=&quot;007E5BE4&quot;/&gt;&lt;wsp:rsid wsp:val=&quot;007E63B2&quot;/&gt;&lt;wsp:rsid wsp:val=&quot;007E6FD6&quot;/&gt;&lt;wsp:rsid wsp:val=&quot;007EA3E6&quot;/&gt;&lt;wsp:rsid wsp:val=&quot;007F01DE&quot;/&gt;&lt;wsp:rsid wsp:val=&quot;007F0B7A&quot;/&gt;&lt;wsp:rsid wsp:val=&quot;007F1D1C&quot;/&gt;&lt;wsp:rsid wsp:val=&quot;007F217C&quot;/&gt;&lt;wsp:rsid wsp:val=&quot;007F2C55&quot;/&gt;&lt;wsp:rsid wsp:val=&quot;007F39C5&quot;/&gt;&lt;wsp:rsid wsp:val=&quot;007F436D&quot;/&gt;&lt;wsp:rsid wsp:val=&quot;007F4794&quot;/&gt;&lt;wsp:rsid wsp:val=&quot;007F5ACF&quot;/&gt;&lt;wsp:rsid wsp:val=&quot;007F5E06&quot;/&gt;&lt;wsp:rsid wsp:val=&quot;007F5E19&quot;/&gt;&lt;wsp:rsid wsp:val=&quot;007F6D9D&quot;/&gt;&lt;wsp:rsid wsp:val=&quot;007F7FBB&quot;/&gt;&lt;wsp:rsid wsp:val=&quot;008030BF&quot;/&gt;&lt;wsp:rsid wsp:val=&quot;008032A3&quot;/&gt;&lt;wsp:rsid wsp:val=&quot;00803AAD&quot;/&gt;&lt;wsp:rsid wsp:val=&quot;00805223&quot;/&gt;&lt;wsp:rsid wsp:val=&quot;00805260&quot;/&gt;&lt;wsp:rsid wsp:val=&quot;00806C91&quot;/&gt;&lt;wsp:rsid wsp:val=&quot;008071B9&quot;/&gt;&lt;wsp:rsid wsp:val=&quot;008074A3&quot;/&gt;&lt;wsp:rsid wsp:val=&quot;00810A07&quot;/&gt;&lt;wsp:rsid wsp:val=&quot;00813528&quot;/&gt;&lt;wsp:rsid wsp:val=&quot;00813AD2&quot;/&gt;&lt;wsp:rsid wsp:val=&quot;00813E7E&quot;/&gt;&lt;wsp:rsid wsp:val=&quot;008148C4&quot;/&gt;&lt;wsp:rsid wsp:val=&quot;00814D6D&quot;/&gt;&lt;wsp:rsid wsp:val=&quot;00815F23&quot;/&gt;&lt;wsp:rsid wsp:val=&quot;0081721C&quot;/&gt;&lt;wsp:rsid wsp:val=&quot;00817DFB&quot;/&gt;&lt;wsp:rsid wsp:val=&quot;00820017&quot;/&gt;&lt;wsp:rsid wsp:val=&quot;008209CE&quot;/&gt;&lt;wsp:rsid wsp:val=&quot;008209E9&quot;/&gt;&lt;wsp:rsid wsp:val=&quot;00822BEA&quot;/&gt;&lt;wsp:rsid wsp:val=&quot;00824086&quot;/&gt;&lt;wsp:rsid wsp:val=&quot;008242EB&quot;/&gt;&lt;wsp:rsid wsp:val=&quot;00824321&quot;/&gt;&lt;wsp:rsid wsp:val=&quot;00824A4D&quot;/&gt;&lt;wsp:rsid wsp:val=&quot;00825371&quot;/&gt;&lt;wsp:rsid wsp:val=&quot;00826245&quot;/&gt;&lt;wsp:rsid wsp:val=&quot;0082631E&quot;/&gt;&lt;wsp:rsid wsp:val=&quot;00826449&quot;/&gt;&lt;wsp:rsid wsp:val=&quot;00826472&quot;/&gt;&lt;wsp:rsid wsp:val=&quot;00826C3F&quot;/&gt;&lt;wsp:rsid wsp:val=&quot;00826D49&quot;/&gt;&lt;wsp:rsid wsp:val=&quot;00827DC3&quot;/&gt;&lt;wsp:rsid wsp:val=&quot;00827EDA&quot;/&gt;&lt;wsp:rsid wsp:val=&quot;008302BC&quot;/&gt;&lt;wsp:rsid wsp:val=&quot;00831660&quot;/&gt;&lt;wsp:rsid wsp:val=&quot;008324FB&quot;/&gt;&lt;wsp:rsid wsp:val=&quot;00833144&quot;/&gt;&lt;wsp:rsid wsp:val=&quot;008342B7&quot;/&gt;&lt;wsp:rsid wsp:val=&quot;00835AF4&quot;/&gt;&lt;wsp:rsid wsp:val=&quot;00835D7F&quot;/&gt;&lt;wsp:rsid wsp:val=&quot;0084175D&quot;/&gt;&lt;wsp:rsid wsp:val=&quot;00841B26&quot;/&gt;&lt;wsp:rsid wsp:val=&quot;0084377A&quot;/&gt;&lt;wsp:rsid wsp:val=&quot;0084476D&quot;/&gt;&lt;wsp:rsid wsp:val=&quot;0084583E&quot;/&gt;&lt;wsp:rsid wsp:val=&quot;00845A90&quot;/&gt;&lt;wsp:rsid wsp:val=&quot;00851310&quot;/&gt;&lt;wsp:rsid wsp:val=&quot;00851B2B&quot;/&gt;&lt;wsp:rsid wsp:val=&quot;00852919&quot;/&gt;&lt;wsp:rsid wsp:val=&quot;00852D09&quot;/&gt;&lt;wsp:rsid wsp:val=&quot;00853F4F&quot;/&gt;&lt;wsp:rsid wsp:val=&quot;00855A27&quot;/&gt;&lt;wsp:rsid wsp:val=&quot;00856801&quot;/&gt;&lt;wsp:rsid wsp:val=&quot;008571DA&quot;/&gt;&lt;wsp:rsid wsp:val=&quot;00860E5C&quot;/&gt;&lt;wsp:rsid wsp:val=&quot;00860F89&quot;/&gt;&lt;wsp:rsid wsp:val=&quot;0086133C&quot;/&gt;&lt;wsp:rsid wsp:val=&quot;00862E48&quot;/&gt;&lt;wsp:rsid wsp:val=&quot;00863A7A&quot;/&gt;&lt;wsp:rsid wsp:val=&quot;00863C7A&quot;/&gt;&lt;wsp:rsid wsp:val=&quot;00864424&quot;/&gt;&lt;wsp:rsid wsp:val=&quot;00864890&quot;/&gt;&lt;wsp:rsid wsp:val=&quot;0086698E&quot;/&gt;&lt;wsp:rsid wsp:val=&quot;0087043F&quot;/&gt;&lt;wsp:rsid wsp:val=&quot;00871B73&quot;/&gt;&lt;wsp:rsid wsp:val=&quot;00872BE1&quot;/&gt;&lt;wsp:rsid wsp:val=&quot;00873506&quot;/&gt;&lt;wsp:rsid wsp:val=&quot;00873926&quot;/&gt;&lt;wsp:rsid wsp:val=&quot;0087428F&quot;/&gt;&lt;wsp:rsid wsp:val=&quot;008746D8&quot;/&gt;&lt;wsp:rsid wsp:val=&quot;008747DF&quot;/&gt;&lt;wsp:rsid wsp:val=&quot;00874F4C&quot;/&gt;&lt;wsp:rsid wsp:val=&quot;00877004&quot;/&gt;&lt;wsp:rsid wsp:val=&quot;008771D6&quot;/&gt;&lt;wsp:rsid wsp:val=&quot;008773F7&quot;/&gt;&lt;wsp:rsid wsp:val=&quot;00880223&quot;/&gt;&lt;wsp:rsid wsp:val=&quot;00881BA2&quot;/&gt;&lt;wsp:rsid wsp:val=&quot;00881D27&quot;/&gt;&lt;wsp:rsid wsp:val=&quot;0088254E&quot;/&gt;&lt;wsp:rsid wsp:val=&quot;008834E3&quot;/&gt;&lt;wsp:rsid wsp:val=&quot;00885240&quot;/&gt;&lt;wsp:rsid wsp:val=&quot;00885341&quot;/&gt;&lt;wsp:rsid wsp:val=&quot;00885F99&quot;/&gt;&lt;wsp:rsid wsp:val=&quot;008862EF&quot;/&gt;&lt;wsp:rsid wsp:val=&quot;00886576&quot;/&gt;&lt;wsp:rsid wsp:val=&quot;00886849&quot;/&gt;&lt;wsp:rsid wsp:val=&quot;0088726C&quot;/&gt;&lt;wsp:rsid wsp:val=&quot;008874F2&quot;/&gt;&lt;wsp:rsid wsp:val=&quot;00887935&quot;/&gt;&lt;wsp:rsid wsp:val=&quot;00887B65&quot;/&gt;&lt;wsp:rsid wsp:val=&quot;00890FBE&quot;/&gt;&lt;wsp:rsid wsp:val=&quot;00891454&quot;/&gt;&lt;wsp:rsid wsp:val=&quot;00891D8F&quot;/&gt;&lt;wsp:rsid wsp:val=&quot;00893751&quot;/&gt;&lt;wsp:rsid wsp:val=&quot;0089502C&quot;/&gt;&lt;wsp:rsid wsp:val=&quot;008957D5&quot;/&gt;&lt;wsp:rsid wsp:val=&quot;00895A2C&quot;/&gt;&lt;wsp:rsid wsp:val=&quot;00895D29&quot;/&gt;&lt;wsp:rsid wsp:val=&quot;00895E33&quot;/&gt;&lt;wsp:rsid wsp:val=&quot;0089675D&quot;/&gt;&lt;wsp:rsid wsp:val=&quot;0089691B&quot;/&gt;&lt;wsp:rsid wsp:val=&quot;00896BA4&quot;/&gt;&lt;wsp:rsid wsp:val=&quot;00896FA1&quot;/&gt;&lt;wsp:rsid wsp:val=&quot;008A0BCA&quot;/&gt;&lt;wsp:rsid wsp:val=&quot;008A1237&quot;/&gt;&lt;wsp:rsid wsp:val=&quot;008A266F&quot;/&gt;&lt;wsp:rsid wsp:val=&quot;008A2835&quot;/&gt;&lt;wsp:rsid wsp:val=&quot;008A29AC&quot;/&gt;&lt;wsp:rsid wsp:val=&quot;008A29CC&quot;/&gt;&lt;wsp:rsid wsp:val=&quot;008A3965&quot;/&gt;&lt;wsp:rsid wsp:val=&quot;008A435F&quot;/&gt;&lt;wsp:rsid wsp:val=&quot;008A455D&quot;/&gt;&lt;wsp:rsid wsp:val=&quot;008A4788&quot;/&gt;&lt;wsp:rsid wsp:val=&quot;008A484F&quot;/&gt;&lt;wsp:rsid wsp:val=&quot;008A4F3E&quot;/&gt;&lt;wsp:rsid wsp:val=&quot;008A6FAF&quot;/&gt;&lt;wsp:rsid wsp:val=&quot;008A7024&quot;/&gt;&lt;wsp:rsid wsp:val=&quot;008A7872&quot;/&gt;&lt;wsp:rsid wsp:val=&quot;008A7922&quot;/&gt;&lt;wsp:rsid wsp:val=&quot;008B3F67&quot;/&gt;&lt;wsp:rsid wsp:val=&quot;008B4B04&quot;/&gt;&lt;wsp:rsid wsp:val=&quot;008B5ADB&quot;/&gt;&lt;wsp:rsid wsp:val=&quot;008B5EF4&quot;/&gt;&lt;wsp:rsid wsp:val=&quot;008C0E58&quot;/&gt;&lt;wsp:rsid wsp:val=&quot;008C28A4&quot;/&gt;&lt;wsp:rsid wsp:val=&quot;008C2FA6&quot;/&gt;&lt;wsp:rsid wsp:val=&quot;008C3F80&quot;/&gt;&lt;wsp:rsid wsp:val=&quot;008C4586&quot;/&gt;&lt;wsp:rsid wsp:val=&quot;008C47BD&quot;/&gt;&lt;wsp:rsid wsp:val=&quot;008C6536&quot;/&gt;&lt;wsp:rsid wsp:val=&quot;008C6B12&quot;/&gt;&lt;wsp:rsid wsp:val=&quot;008C7656&quot;/&gt;&lt;wsp:rsid wsp:val=&quot;008D04B1&quot;/&gt;&lt;wsp:rsid wsp:val=&quot;008D2C14&quot;/&gt;&lt;wsp:rsid wsp:val=&quot;008D3C76&quot;/&gt;&lt;wsp:rsid wsp:val=&quot;008D48C1&quot;/&gt;&lt;wsp:rsid wsp:val=&quot;008D49C5&quot;/&gt;&lt;wsp:rsid wsp:val=&quot;008D559E&quot;/&gt;&lt;wsp:rsid wsp:val=&quot;008D609D&quot;/&gt;&lt;wsp:rsid wsp:val=&quot;008D6627&quot;/&gt;&lt;wsp:rsid wsp:val=&quot;008D67F4&quot;/&gt;&lt;wsp:rsid wsp:val=&quot;008E1161&quot;/&gt;&lt;wsp:rsid wsp:val=&quot;008E1F20&quot;/&gt;&lt;wsp:rsid wsp:val=&quot;008E1FE2&quot;/&gt;&lt;wsp:rsid wsp:val=&quot;008E2E15&quot;/&gt;&lt;wsp:rsid wsp:val=&quot;008E3058&quot;/&gt;&lt;wsp:rsid wsp:val=&quot;008E3990&quot;/&gt;&lt;wsp:rsid wsp:val=&quot;008E652D&quot;/&gt;&lt;wsp:rsid wsp:val=&quot;008E76D7&quot;/&gt;&lt;wsp:rsid wsp:val=&quot;008F03DF&quot;/&gt;&lt;wsp:rsid wsp:val=&quot;008F0AC8&quot;/&gt;&lt;wsp:rsid wsp:val=&quot;008F1065&quot;/&gt;&lt;wsp:rsid wsp:val=&quot;008F132E&quot;/&gt;&lt;wsp:rsid wsp:val=&quot;008F13B5&quot;/&gt;&lt;wsp:rsid wsp:val=&quot;008F2C19&quot;/&gt;&lt;wsp:rsid wsp:val=&quot;008F3BBA&quot;/&gt;&lt;wsp:rsid wsp:val=&quot;008F4E6C&quot;/&gt;&lt;wsp:rsid wsp:val=&quot;008F5BDB&quot;/&gt;&lt;wsp:rsid wsp:val=&quot;008F6377&quot;/&gt;&lt;wsp:rsid wsp:val=&quot;008F676A&quot;/&gt;&lt;wsp:rsid wsp:val=&quot;008F6AB1&quot;/&gt;&lt;wsp:rsid wsp:val=&quot;008F6DFC&quot;/&gt;&lt;wsp:rsid wsp:val=&quot;008F71B5&quot;/&gt;&lt;wsp:rsid wsp:val=&quot;00900A13&quot;/&gt;&lt;wsp:rsid wsp:val=&quot;00905051&quot;/&gt;&lt;wsp:rsid wsp:val=&quot;00905C82&quot;/&gt;&lt;wsp:rsid wsp:val=&quot;00905D81&quot;/&gt;&lt;wsp:rsid wsp:val=&quot;009065BE&quot;/&gt;&lt;wsp:rsid wsp:val=&quot;00910177&quot;/&gt;&lt;wsp:rsid wsp:val=&quot;0091040C&quot;/&gt;&lt;wsp:rsid wsp:val=&quot;009109B4&quot;/&gt;&lt;wsp:rsid wsp:val=&quot;00910C25&quot;/&gt;&lt;wsp:rsid wsp:val=&quot;009115FF&quot;/&gt;&lt;wsp:rsid wsp:val=&quot;00911AB1&quot;/&gt;&lt;wsp:rsid wsp:val=&quot;00911AEB&quot;/&gt;&lt;wsp:rsid wsp:val=&quot;00911EE9&quot;/&gt;&lt;wsp:rsid wsp:val=&quot;00912286&quot;/&gt;&lt;wsp:rsid wsp:val=&quot;00915A5F&quot;/&gt;&lt;wsp:rsid wsp:val=&quot;00915B26&quot;/&gt;&lt;wsp:rsid wsp:val=&quot;00915DE4&quot;/&gt;&lt;wsp:rsid wsp:val=&quot;00916B41&quot;/&gt;&lt;wsp:rsid wsp:val=&quot;00916D36&quot;/&gt;&lt;wsp:rsid wsp:val=&quot;00916DF6&quot;/&gt;&lt;wsp:rsid wsp:val=&quot;009171BC&quot;/&gt;&lt;wsp:rsid wsp:val=&quot;00917E89&quot;/&gt;&lt;wsp:rsid wsp:val=&quot;00920AB2&quot;/&gt;&lt;wsp:rsid wsp:val=&quot;00920E05&quot;/&gt;&lt;wsp:rsid wsp:val=&quot;0092101F&quot;/&gt;&lt;wsp:rsid wsp:val=&quot;0092120B&quot;/&gt;&lt;wsp:rsid wsp:val=&quot;009215B7&quot;/&gt;&lt;wsp:rsid wsp:val=&quot;0092186B&quot;/&gt;&lt;wsp:rsid wsp:val=&quot;009226F7&quot;/&gt;&lt;wsp:rsid wsp:val=&quot;00924E43&quot;/&gt;&lt;wsp:rsid wsp:val=&quot;009253FF&quot;/&gt;&lt;wsp:rsid wsp:val=&quot;0092604F&quot;/&gt;&lt;wsp:rsid wsp:val=&quot;00926E9B&quot;/&gt;&lt;wsp:rsid wsp:val=&quot;00927B9B&quot;/&gt;&lt;wsp:rsid wsp:val=&quot;00930095&quot;/&gt;&lt;wsp:rsid wsp:val=&quot;00930F78&quot;/&gt;&lt;wsp:rsid wsp:val=&quot;00931AB2&quot;/&gt;&lt;wsp:rsid wsp:val=&quot;009323DE&quot;/&gt;&lt;wsp:rsid wsp:val=&quot;00933374&quot;/&gt;&lt;wsp:rsid wsp:val=&quot;00933A19&quot;/&gt;&lt;wsp:rsid wsp:val=&quot;00935F38&quot;/&gt;&lt;wsp:rsid wsp:val=&quot;00936A5D&quot;/&gt;&lt;wsp:rsid wsp:val=&quot;00936D43&quot;/&gt;&lt;wsp:rsid wsp:val=&quot;0093774E&quot;/&gt;&lt;wsp:rsid wsp:val=&quot;0094296F&quot;/&gt;&lt;wsp:rsid wsp:val=&quot;009429EE&quot;/&gt;&lt;wsp:rsid wsp:val=&quot;00942D1A&quot;/&gt;&lt;wsp:rsid wsp:val=&quot;00944473&quot;/&gt;&lt;wsp:rsid wsp:val=&quot;00944C73&quot;/&gt;&lt;wsp:rsid wsp:val=&quot;0094663C&quot;/&gt;&lt;wsp:rsid wsp:val=&quot;00946DF6&quot;/&gt;&lt;wsp:rsid wsp:val=&quot;0094728E&quot;/&gt;&lt;wsp:rsid wsp:val=&quot;0095085F&quot;/&gt;&lt;wsp:rsid wsp:val=&quot;009512E1&quot;/&gt;&lt;wsp:rsid wsp:val=&quot;00951F3B&quot;/&gt;&lt;wsp:rsid wsp:val=&quot;00952A71&quot;/&gt;&lt;wsp:rsid wsp:val=&quot;0095313C&quot;/&gt;&lt;wsp:rsid wsp:val=&quot;009539C1&quot;/&gt;&lt;wsp:rsid wsp:val=&quot;00953E2B&quot;/&gt;&lt;wsp:rsid wsp:val=&quot;00955656&quot;/&gt;&lt;wsp:rsid wsp:val=&quot;009558A2&quot;/&gt;&lt;wsp:rsid wsp:val=&quot;00955CFE&quot;/&gt;&lt;wsp:rsid wsp:val=&quot;009569F7&quot;/&gt;&lt;wsp:rsid wsp:val=&quot;009573C3&quot;/&gt;&lt;wsp:rsid wsp:val=&quot;0095787C&quot;/&gt;&lt;wsp:rsid wsp:val=&quot;00961141&quot;/&gt;&lt;wsp:rsid wsp:val=&quot;009623DD&quot;/&gt;&lt;wsp:rsid wsp:val=&quot;009636E0&quot;/&gt;&lt;wsp:rsid wsp:val=&quot;00964CE9&quot;/&gt;&lt;wsp:rsid wsp:val=&quot;00965F22&quot;/&gt;&lt;wsp:rsid wsp:val=&quot;00967C00&quot;/&gt;&lt;wsp:rsid wsp:val=&quot;0097022C&quot;/&gt;&lt;wsp:rsid wsp:val=&quot;00970742&quot;/&gt;&lt;wsp:rsid wsp:val=&quot;00970F6B&quot;/&gt;&lt;wsp:rsid wsp:val=&quot;00971A6D&quot;/&gt;&lt;wsp:rsid wsp:val=&quot;009722C3&quot;/&gt;&lt;wsp:rsid wsp:val=&quot;0097297F&quot;/&gt;&lt;wsp:rsid wsp:val=&quot;00973ED3&quot;/&gt;&lt;wsp:rsid wsp:val=&quot;00974AF2&quot;/&gt;&lt;wsp:rsid wsp:val=&quot;009764FA&quot;/&gt;&lt;wsp:rsid wsp:val=&quot;0097662D&quot;/&gt;&lt;wsp:rsid wsp:val=&quot;009766CF&quot;/&gt;&lt;wsp:rsid wsp:val=&quot;009770D3&quot;/&gt;&lt;wsp:rsid wsp:val=&quot;00977ACF&quot;/&gt;&lt;wsp:rsid wsp:val=&quot;00977C94&quot;/&gt;&lt;wsp:rsid wsp:val=&quot;009804D4&quot;/&gt;&lt;wsp:rsid wsp:val=&quot;009808BB&quot;/&gt;&lt;wsp:rsid wsp:val=&quot;00982E1C&quot;/&gt;&lt;wsp:rsid wsp:val=&quot;00983A90&quot;/&gt;&lt;wsp:rsid wsp:val=&quot;00986A78&quot;/&gt;&lt;wsp:rsid wsp:val=&quot;00986C4B&quot;/&gt;&lt;wsp:rsid wsp:val=&quot;00986DA9&quot;/&gt;&lt;wsp:rsid wsp:val=&quot;0098CD6C&quot;/&gt;&lt;wsp:rsid wsp:val=&quot;00991A08&quot;/&gt;&lt;wsp:rsid wsp:val=&quot;0099203C&quot;/&gt;&lt;wsp:rsid wsp:val=&quot;00993190&quot;/&gt;&lt;wsp:rsid wsp:val=&quot;00994533&quot;/&gt;&lt;wsp:rsid wsp:val=&quot;00994FE2&quot;/&gt;&lt;wsp:rsid wsp:val=&quot;00995FD0&quot;/&gt;&lt;wsp:rsid wsp:val=&quot;00996BDA&quot;/&gt;&lt;wsp:rsid wsp:val=&quot;009972DA&quot;/&gt;&lt;wsp:rsid wsp:val=&quot;009A1D5E&quot;/&gt;&lt;wsp:rsid wsp:val=&quot;009A1EED&quot;/&gt;&lt;wsp:rsid wsp:val=&quot;009A2BD3&quot;/&gt;&lt;wsp:rsid wsp:val=&quot;009A2DDC&quot;/&gt;&lt;wsp:rsid wsp:val=&quot;009A308D&quot;/&gt;&lt;wsp:rsid wsp:val=&quot;009A5653&quot;/&gt;&lt;wsp:rsid wsp:val=&quot;009A5FDF&quot;/&gt;&lt;wsp:rsid wsp:val=&quot;009A6142&quot;/&gt;&lt;wsp:rsid wsp:val=&quot;009A725E&quot;/&gt;&lt;wsp:rsid wsp:val=&quot;009A7884&quot;/&gt;&lt;wsp:rsid wsp:val=&quot;009B0853&quot;/&gt;&lt;wsp:rsid wsp:val=&quot;009B0E09&quot;/&gt;&lt;wsp:rsid wsp:val=&quot;009B10C6&quot;/&gt;&lt;wsp:rsid wsp:val=&quot;009B3A40&quot;/&gt;&lt;wsp:rsid wsp:val=&quot;009B3CB6&quot;/&gt;&lt;wsp:rsid wsp:val=&quot;009B4054&quot;/&gt;&lt;wsp:rsid wsp:val=&quot;009B4164&quot;/&gt;&lt;wsp:rsid wsp:val=&quot;009B4884&quot;/&gt;&lt;wsp:rsid wsp:val=&quot;009B5F4E&quot;/&gt;&lt;wsp:rsid wsp:val=&quot;009B69F5&quot;/&gt;&lt;wsp:rsid wsp:val=&quot;009B6F26&quot;/&gt;&lt;wsp:rsid wsp:val=&quot;009B7963&quot;/&gt;&lt;wsp:rsid wsp:val=&quot;009C0930&quot;/&gt;&lt;wsp:rsid wsp:val=&quot;009C13FA&quot;/&gt;&lt;wsp:rsid wsp:val=&quot;009C31F3&quot;/&gt;&lt;wsp:rsid wsp:val=&quot;009C4813&quot;/&gt;&lt;wsp:rsid wsp:val=&quot;009C51AC&quot;/&gt;&lt;wsp:rsid wsp:val=&quot;009C5F1D&quot;/&gt;&lt;wsp:rsid wsp:val=&quot;009C5F41&quot;/&gt;&lt;wsp:rsid wsp:val=&quot;009C648B&quot;/&gt;&lt;wsp:rsid wsp:val=&quot;009C655D&quot;/&gt;&lt;wsp:rsid wsp:val=&quot;009C6A7A&quot;/&gt;&lt;wsp:rsid wsp:val=&quot;009C7616&quot;/&gt;&lt;wsp:rsid wsp:val=&quot;009C7C03&quot;/&gt;&lt;wsp:rsid wsp:val=&quot;009D01EB&quot;/&gt;&lt;wsp:rsid wsp:val=&quot;009D0C84&quot;/&gt;&lt;wsp:rsid wsp:val=&quot;009D2607&quot;/&gt;&lt;wsp:rsid wsp:val=&quot;009D304B&quot;/&gt;&lt;wsp:rsid wsp:val=&quot;009D4560&quot;/&gt;&lt;wsp:rsid wsp:val=&quot;009D4C81&quot;/&gt;&lt;wsp:rsid wsp:val=&quot;009D4C97&quot;/&gt;&lt;wsp:rsid wsp:val=&quot;009D4F40&quot;/&gt;&lt;wsp:rsid wsp:val=&quot;009D5ABB&quot;/&gt;&lt;wsp:rsid wsp:val=&quot;009D5AD3&quot;/&gt;&lt;wsp:rsid wsp:val=&quot;009D62D2&quot;/&gt;&lt;wsp:rsid wsp:val=&quot;009D69A4&quot;/&gt;&lt;wsp:rsid wsp:val=&quot;009E1007&quot;/&gt;&lt;wsp:rsid wsp:val=&quot;009E1D7A&quot;/&gt;&lt;wsp:rsid wsp:val=&quot;009E2547&quot;/&gt;&lt;wsp:rsid wsp:val=&quot;009E2C14&quot;/&gt;&lt;wsp:rsid wsp:val=&quot;009E3937&quot;/&gt;&lt;wsp:rsid wsp:val=&quot;009E4302&quot;/&gt;&lt;wsp:rsid wsp:val=&quot;009E47AF&quot;/&gt;&lt;wsp:rsid wsp:val=&quot;009E59D4&quot;/&gt;&lt;wsp:rsid wsp:val=&quot;009E7F67&quot;/&gt;&lt;wsp:rsid wsp:val=&quot;009F0E4A&quot;/&gt;&lt;wsp:rsid wsp:val=&quot;009F0EBC&quot;/&gt;&lt;wsp:rsid wsp:val=&quot;009F2570&quot;/&gt;&lt;wsp:rsid wsp:val=&quot;009F4FA9&quot;/&gt;&lt;wsp:rsid wsp:val=&quot;009F5366&quot;/&gt;&lt;wsp:rsid wsp:val=&quot;00A00BA3&quot;/&gt;&lt;wsp:rsid wsp:val=&quot;00A00F3E&quot;/&gt;&lt;wsp:rsid wsp:val=&quot;00A0146C&quot;/&gt;&lt;wsp:rsid wsp:val=&quot;00A019FC&quot;/&gt;&lt;wsp:rsid wsp:val=&quot;00A01A88&quot;/&gt;&lt;wsp:rsid wsp:val=&quot;00A039BF&quot;/&gt;&lt;wsp:rsid wsp:val=&quot;00A03E2D&quot;/&gt;&lt;wsp:rsid wsp:val=&quot;00A0419F&quot;/&gt;&lt;wsp:rsid wsp:val=&quot;00A04952&quot;/&gt;&lt;wsp:rsid wsp:val=&quot;00A04CC2&quot;/&gt;&lt;wsp:rsid wsp:val=&quot;00A05CB7&quot;/&gt;&lt;wsp:rsid wsp:val=&quot;00A07038&quot;/&gt;&lt;wsp:rsid wsp:val=&quot;00A0796B&quot;/&gt;&lt;wsp:rsid wsp:val=&quot;00A10DBC&quot;/&gt;&lt;wsp:rsid wsp:val=&quot;00A119AD&quot;/&gt;&lt;wsp:rsid wsp:val=&quot;00A11CD3&quot;/&gt;&lt;wsp:rsid wsp:val=&quot;00A121CB&quot;/&gt;&lt;wsp:rsid wsp:val=&quot;00A12C9E&quot;/&gt;&lt;wsp:rsid wsp:val=&quot;00A12CB7&quot;/&gt;&lt;wsp:rsid wsp:val=&quot;00A13094&quot;/&gt;&lt;wsp:rsid wsp:val=&quot;00A136BC&quot;/&gt;&lt;wsp:rsid wsp:val=&quot;00A138EC&quot;/&gt;&lt;wsp:rsid wsp:val=&quot;00A145A0&quot;/&gt;&lt;wsp:rsid wsp:val=&quot;00A1461E&quot;/&gt;&lt;wsp:rsid wsp:val=&quot;00A146FE&quot;/&gt;&lt;wsp:rsid wsp:val=&quot;00A15869&quot;/&gt;&lt;wsp:rsid wsp:val=&quot;00A16364&quot;/&gt;&lt;wsp:rsid wsp:val=&quot;00A20618&quot;/&gt;&lt;wsp:rsid wsp:val=&quot;00A21FC8&quot;/&gt;&lt;wsp:rsid wsp:val=&quot;00A23E48&quot;/&gt;&lt;wsp:rsid wsp:val=&quot;00A246B5&quot;/&gt;&lt;wsp:rsid wsp:val=&quot;00A24D56&quot;/&gt;&lt;wsp:rsid wsp:val=&quot;00A2587B&quot;/&gt;&lt;wsp:rsid wsp:val=&quot;00A30A20&quot;/&gt;&lt;wsp:rsid wsp:val=&quot;00A3185B&quot;/&gt;&lt;wsp:rsid wsp:val=&quot;00A319D9&quot;/&gt;&lt;wsp:rsid wsp:val=&quot;00A3266E&quot;/&gt;&lt;wsp:rsid wsp:val=&quot;00A32923&quot;/&gt;&lt;wsp:rsid wsp:val=&quot;00A33CD2&quot;/&gt;&lt;wsp:rsid wsp:val=&quot;00A3556F&quot;/&gt;&lt;wsp:rsid wsp:val=&quot;00A3576B&quot;/&gt;&lt;wsp:rsid wsp:val=&quot;00A40239&quot;/&gt;&lt;wsp:rsid wsp:val=&quot;00A411F4&quot;/&gt;&lt;wsp:rsid wsp:val=&quot;00A413A0&quot;/&gt;&lt;wsp:rsid wsp:val=&quot;00A4158F&quot;/&gt;&lt;wsp:rsid wsp:val=&quot;00A429D5&quot;/&gt;&lt;wsp:rsid wsp:val=&quot;00A431E3&quot;/&gt;&lt;wsp:rsid wsp:val=&quot;00A431F0&quot;/&gt;&lt;wsp:rsid wsp:val=&quot;00A44D9A&quot;/&gt;&lt;wsp:rsid wsp:val=&quot;00A44FBB&quot;/&gt;&lt;wsp:rsid wsp:val=&quot;00A4688E&quot;/&gt;&lt;wsp:rsid wsp:val=&quot;00A468E5&quot;/&gt;&lt;wsp:rsid wsp:val=&quot;00A46941&quot;/&gt;&lt;wsp:rsid wsp:val=&quot;00A46BD9&quot;/&gt;&lt;wsp:rsid wsp:val=&quot;00A47179&quot;/&gt;&lt;wsp:rsid wsp:val=&quot;00A5379F&quot;/&gt;&lt;wsp:rsid wsp:val=&quot;00A54161&quot;/&gt;&lt;wsp:rsid wsp:val=&quot;00A54F82&quot;/&gt;&lt;wsp:rsid wsp:val=&quot;00A567ED&quot;/&gt;&lt;wsp:rsid wsp:val=&quot;00A571F1&quot;/&gt;&lt;wsp:rsid wsp:val=&quot;00A610D2&quot;/&gt;&lt;wsp:rsid wsp:val=&quot;00A61A24&quot;/&gt;&lt;wsp:rsid wsp:val=&quot;00A622A7&quot;/&gt;&lt;wsp:rsid wsp:val=&quot;00A62591&quot;/&gt;&lt;wsp:rsid wsp:val=&quot;00A62E8C&quot;/&gt;&lt;wsp:rsid wsp:val=&quot;00A632DA&quot;/&gt;&lt;wsp:rsid wsp:val=&quot;00A63CAE&quot;/&gt;&lt;wsp:rsid wsp:val=&quot;00A66E8A&quot;/&gt;&lt;wsp:rsid wsp:val=&quot;00A67706&quot;/&gt;&lt;wsp:rsid wsp:val=&quot;00A7013A&quot;/&gt;&lt;wsp:rsid wsp:val=&quot;00A711B5&quot;/&gt;&lt;wsp:rsid wsp:val=&quot;00A71317&quot;/&gt;&lt;wsp:rsid wsp:val=&quot;00A7182B&quot;/&gt;&lt;wsp:rsid wsp:val=&quot;00A71A6B&quot;/&gt;&lt;wsp:rsid wsp:val=&quot;00A71AA8&quot;/&gt;&lt;wsp:rsid wsp:val=&quot;00A73495&quot;/&gt;&lt;wsp:rsid wsp:val=&quot;00A75017&quot;/&gt;&lt;wsp:rsid wsp:val=&quot;00A7606F&quot;/&gt;&lt;wsp:rsid wsp:val=&quot;00A760A0&quot;/&gt;&lt;wsp:rsid wsp:val=&quot;00A7638E&quot;/&gt;&lt;wsp:rsid wsp:val=&quot;00A77329&quot;/&gt;&lt;wsp:rsid wsp:val=&quot;00A777E4&quot;/&gt;&lt;wsp:rsid wsp:val=&quot;00A77D65&quot;/&gt;&lt;wsp:rsid wsp:val=&quot;00A77DA3&quot;/&gt;&lt;wsp:rsid wsp:val=&quot;00A80A53&quot;/&gt;&lt;wsp:rsid wsp:val=&quot;00A81565&quot;/&gt;&lt;wsp:rsid wsp:val=&quot;00A816C7&quot;/&gt;&lt;wsp:rsid wsp:val=&quot;00A8197E&quot;/&gt;&lt;wsp:rsid wsp:val=&quot;00A81B17&quot;/&gt;&lt;wsp:rsid wsp:val=&quot;00A82DCF&quot;/&gt;&lt;wsp:rsid wsp:val=&quot;00A8351F&quot;/&gt;&lt;wsp:rsid wsp:val=&quot;00A83A3F&quot;/&gt;&lt;wsp:rsid wsp:val=&quot;00A83DC7&quot;/&gt;&lt;wsp:rsid wsp:val=&quot;00A85B9D&quot;/&gt;&lt;wsp:rsid wsp:val=&quot;00A86B29&quot;/&gt;&lt;wsp:rsid wsp:val=&quot;00A86BEE&quot;/&gt;&lt;wsp:rsid wsp:val=&quot;00A86CFD&quot;/&gt;&lt;wsp:rsid wsp:val=&quot;00A90952&quot;/&gt;&lt;wsp:rsid wsp:val=&quot;00A9127B&quot;/&gt;&lt;wsp:rsid wsp:val=&quot;00A935A9&quot;/&gt;&lt;wsp:rsid wsp:val=&quot;00A93728&quot;/&gt;&lt;wsp:rsid wsp:val=&quot;00A94424&quot;/&gt;&lt;wsp:rsid wsp:val=&quot;00A95C4D&quot;/&gt;&lt;wsp:rsid wsp:val=&quot;00AA0755&quot;/&gt;&lt;wsp:rsid wsp:val=&quot;00AA321E&quot;/&gt;&lt;wsp:rsid wsp:val=&quot;00AA459E&quot;/&gt;&lt;wsp:rsid wsp:val=&quot;00AA4858&quot;/&gt;&lt;wsp:rsid wsp:val=&quot;00AA53AD&quot;/&gt;&lt;wsp:rsid wsp:val=&quot;00AA5A54&quot;/&gt;&lt;wsp:rsid wsp:val=&quot;00AA5ABE&quot;/&gt;&lt;wsp:rsid wsp:val=&quot;00AA5AC0&quot;/&gt;&lt;wsp:rsid wsp:val=&quot;00AA7FDD&quot;/&gt;&lt;wsp:rsid wsp:val=&quot;00AAC1E1&quot;/&gt;&lt;wsp:rsid wsp:val=&quot;00AB02B8&quot;/&gt;&lt;wsp:rsid wsp:val=&quot;00AB0A6D&quot;/&gt;&lt;wsp:rsid wsp:val=&quot;00AB13F3&quot;/&gt;&lt;wsp:rsid wsp:val=&quot;00AB4353&quot;/&gt;&lt;wsp:rsid wsp:val=&quot;00AB46CE&quot;/&gt;&lt;wsp:rsid wsp:val=&quot;00AB46E4&quot;/&gt;&lt;wsp:rsid wsp:val=&quot;00AB516D&quot;/&gt;&lt;wsp:rsid wsp:val=&quot;00AB5A88&quot;/&gt;&lt;wsp:rsid wsp:val=&quot;00AB5AD5&quot;/&gt;&lt;wsp:rsid wsp:val=&quot;00AB62C0&quot;/&gt;&lt;wsp:rsid wsp:val=&quot;00AB6FA2&quot;/&gt;&lt;wsp:rsid wsp:val=&quot;00AC06D5&quot;/&gt;&lt;wsp:rsid wsp:val=&quot;00AC08D3&quot;/&gt;&lt;wsp:rsid wsp:val=&quot;00AC0AA2&quot;/&gt;&lt;wsp:rsid wsp:val=&quot;00AC155A&quot;/&gt;&lt;wsp:rsid wsp:val=&quot;00AC2589&quot;/&gt;&lt;wsp:rsid wsp:val=&quot;00AC29CD&quot;/&gt;&lt;wsp:rsid wsp:val=&quot;00AC384C&quot;/&gt;&lt;wsp:rsid wsp:val=&quot;00AC389F&quot;/&gt;&lt;wsp:rsid wsp:val=&quot;00AC391F&quot;/&gt;&lt;wsp:rsid wsp:val=&quot;00AC3C1D&quot;/&gt;&lt;wsp:rsid wsp:val=&quot;00AC3F3D&quot;/&gt;&lt;wsp:rsid wsp:val=&quot;00AD08E1&quot;/&gt;&lt;wsp:rsid wsp:val=&quot;00AD1011&quot;/&gt;&lt;wsp:rsid wsp:val=&quot;00AD1A80&quot;/&gt;&lt;wsp:rsid wsp:val=&quot;00AD365F&quot;/&gt;&lt;wsp:rsid wsp:val=&quot;00AD3CB6&quot;/&gt;&lt;wsp:rsid wsp:val=&quot;00AD4832&quot;/&gt;&lt;wsp:rsid wsp:val=&quot;00AD4FA3&quot;/&gt;&lt;wsp:rsid wsp:val=&quot;00AD6215&quot;/&gt;&lt;wsp:rsid wsp:val=&quot;00AD7AE8&quot;/&gt;&lt;wsp:rsid wsp:val=&quot;00AE0D1D&quot;/&gt;&lt;wsp:rsid wsp:val=&quot;00AE1311&quot;/&gt;&lt;wsp:rsid wsp:val=&quot;00AE1AF9&quot;/&gt;&lt;wsp:rsid wsp:val=&quot;00AE254E&quot;/&gt;&lt;wsp:rsid wsp:val=&quot;00AE2E49&quot;/&gt;&lt;wsp:rsid wsp:val=&quot;00AE3F5B&quot;/&gt;&lt;wsp:rsid wsp:val=&quot;00AE4213&quot;/&gt;&lt;wsp:rsid wsp:val=&quot;00AE4708&quot;/&gt;&lt;wsp:rsid wsp:val=&quot;00AE5E1C&quot;/&gt;&lt;wsp:rsid wsp:val=&quot;00AE718E&quot;/&gt;&lt;wsp:rsid wsp:val=&quot;00AF0812&quot;/&gt;&lt;wsp:rsid wsp:val=&quot;00AF2175&quot;/&gt;&lt;wsp:rsid wsp:val=&quot;00AF2434&quot;/&gt;&lt;wsp:rsid wsp:val=&quot;00AF28FA&quot;/&gt;&lt;wsp:rsid wsp:val=&quot;00AF359C&quot;/&gt;&lt;wsp:rsid wsp:val=&quot;00AF4332&quot;/&gt;&lt;wsp:rsid wsp:val=&quot;00AF5632&quot;/&gt;&lt;wsp:rsid wsp:val=&quot;00AF7005&quot;/&gt;&lt;wsp:rsid wsp:val=&quot;00AF76B1&quot;/&gt;&lt;wsp:rsid wsp:val=&quot;00B007CA&quot;/&gt;&lt;wsp:rsid wsp:val=&quot;00B00A1D&quot;/&gt;&lt;wsp:rsid wsp:val=&quot;00B019B7&quot;/&gt;&lt;wsp:rsid wsp:val=&quot;00B01C48&quot;/&gt;&lt;wsp:rsid wsp:val=&quot;00B02922&quot;/&gt;&lt;wsp:rsid wsp:val=&quot;00B0330C&quot;/&gt;&lt;wsp:rsid wsp:val=&quot;00B05F95&quot;/&gt;&lt;wsp:rsid wsp:val=&quot;00B067E6&quot;/&gt;&lt;wsp:rsid wsp:val=&quot;00B06FB8&quot;/&gt;&lt;wsp:rsid wsp:val=&quot;00B07772&quot;/&gt;&lt;wsp:rsid wsp:val=&quot;00B1054C&quot;/&gt;&lt;wsp:rsid wsp:val=&quot;00B106AF&quot;/&gt;&lt;wsp:rsid wsp:val=&quot;00B10843&quot;/&gt;&lt;wsp:rsid wsp:val=&quot;00B1088B&quot;/&gt;&lt;wsp:rsid wsp:val=&quot;00B133EC&quot;/&gt;&lt;wsp:rsid wsp:val=&quot;00B13AA3&quot;/&gt;&lt;wsp:rsid wsp:val=&quot;00B13FCD&quot;/&gt;&lt;wsp:rsid wsp:val=&quot;00B14390&quot;/&gt;&lt;wsp:rsid wsp:val=&quot;00B147F0&quot;/&gt;&lt;wsp:rsid wsp:val=&quot;00B14FD1&quot;/&gt;&lt;wsp:rsid wsp:val=&quot;00B1674C&quot;/&gt;&lt;wsp:rsid wsp:val=&quot;00B174B3&quot;/&gt;&lt;wsp:rsid wsp:val=&quot;00B178AF&quot;/&gt;&lt;wsp:rsid wsp:val=&quot;00B221CC&quot;/&gt;&lt;wsp:rsid wsp:val=&quot;00B2299E&quot;/&gt;&lt;wsp:rsid wsp:val=&quot;00B22A48&quot;/&gt;&lt;wsp:rsid wsp:val=&quot;00B2307C&quot;/&gt;&lt;wsp:rsid wsp:val=&quot;00B231A3&quot;/&gt;&lt;wsp:rsid wsp:val=&quot;00B2481E&quot;/&gt;&lt;wsp:rsid wsp:val=&quot;00B26107&quot;/&gt;&lt;wsp:rsid wsp:val=&quot;00B264C3&quot;/&gt;&lt;wsp:rsid wsp:val=&quot;00B26CE9&quot;/&gt;&lt;wsp:rsid wsp:val=&quot;00B26F9C&quot;/&gt;&lt;wsp:rsid wsp:val=&quot;00B274A6&quot;/&gt;&lt;wsp:rsid wsp:val=&quot;00B2760C&quot;/&gt;&lt;wsp:rsid wsp:val=&quot;00B276AD&quot;/&gt;&lt;wsp:rsid wsp:val=&quot;00B30052&quot;/&gt;&lt;wsp:rsid wsp:val=&quot;00B30053&quot;/&gt;&lt;wsp:rsid wsp:val=&quot;00B32398&quot;/&gt;&lt;wsp:rsid wsp:val=&quot;00B35373&quot;/&gt;&lt;wsp:rsid wsp:val=&quot;00B357A7&quot;/&gt;&lt;wsp:rsid wsp:val=&quot;00B37AD2&quot;/&gt;&lt;wsp:rsid wsp:val=&quot;00B40606&quot;/&gt;&lt;wsp:rsid wsp:val=&quot;00B41C6E&quot;/&gt;&lt;wsp:rsid wsp:val=&quot;00B41DF5&quot;/&gt;&lt;wsp:rsid wsp:val=&quot;00B4235E&quot;/&gt;&lt;wsp:rsid wsp:val=&quot;00B43515&quot;/&gt;&lt;wsp:rsid wsp:val=&quot;00B44175&quot;/&gt;&lt;wsp:rsid wsp:val=&quot;00B45C9B&quot;/&gt;&lt;wsp:rsid wsp:val=&quot;00B46072&quot;/&gt;&lt;wsp:rsid wsp:val=&quot;00B46510&quot;/&gt;&lt;wsp:rsid wsp:val=&quot;00B4673D&quot;/&gt;&lt;wsp:rsid wsp:val=&quot;00B4680A&quot;/&gt;&lt;wsp:rsid wsp:val=&quot;00B472EB&quot;/&gt;&lt;wsp:rsid wsp:val=&quot;00B47B03&quot;/&gt;&lt;wsp:rsid wsp:val=&quot;00B51B3C&quot;/&gt;&lt;wsp:rsid wsp:val=&quot;00B51E68&quot;/&gt;&lt;wsp:rsid wsp:val=&quot;00B51FB3&quot;/&gt;&lt;wsp:rsid wsp:val=&quot;00B5282E&quot;/&gt;&lt;wsp:rsid wsp:val=&quot;00B53554&quot;/&gt;&lt;wsp:rsid wsp:val=&quot;00B538CF&quot;/&gt;&lt;wsp:rsid wsp:val=&quot;00B53E5F&quot;/&gt;&lt;wsp:rsid wsp:val=&quot;00B53ED8&quot;/&gt;&lt;wsp:rsid wsp:val=&quot;00B54A66&quot;/&gt;&lt;wsp:rsid wsp:val=&quot;00B56691&quot;/&gt;&lt;wsp:rsid wsp:val=&quot;00B56D2F&quot;/&gt;&lt;wsp:rsid wsp:val=&quot;00B57610&quot;/&gt;&lt;wsp:rsid wsp:val=&quot;00B622C1&quot;/&gt;&lt;wsp:rsid wsp:val=&quot;00B634A0&quot;/&gt;&lt;wsp:rsid wsp:val=&quot;00B64BC4&quot;/&gt;&lt;wsp:rsid wsp:val=&quot;00B65BE4&quot;/&gt;&lt;wsp:rsid wsp:val=&quot;00B67332&quot;/&gt;&lt;wsp:rsid wsp:val=&quot;00B70F45&quot;/&gt;&lt;wsp:rsid wsp:val=&quot;00B713E7&quot;/&gt;&lt;wsp:rsid wsp:val=&quot;00B71EC9&quot;/&gt;&lt;wsp:rsid wsp:val=&quot;00B72797&quot;/&gt;&lt;wsp:rsid wsp:val=&quot;00B7368C&quot;/&gt;&lt;wsp:rsid wsp:val=&quot;00B7548C&quot;/&gt;&lt;wsp:rsid wsp:val=&quot;00B75836&quot;/&gt;&lt;wsp:rsid wsp:val=&quot;00B7609D&quot;/&gt;&lt;wsp:rsid wsp:val=&quot;00B767A3&quot;/&gt;&lt;wsp:rsid wsp:val=&quot;00B76C1F&quot;/&gt;&lt;wsp:rsid wsp:val=&quot;00B77677&quot;/&gt;&lt;wsp:rsid wsp:val=&quot;00B777D1&quot;/&gt;&lt;wsp:rsid wsp:val=&quot;00B7785A&quot;/&gt;&lt;wsp:rsid wsp:val=&quot;00B81017&quot;/&gt;&lt;wsp:rsid wsp:val=&quot;00B81A37&quot;/&gt;&lt;wsp:rsid wsp:val=&quot;00B82DDA&quot;/&gt;&lt;wsp:rsid wsp:val=&quot;00B83126&quot;/&gt;&lt;wsp:rsid wsp:val=&quot;00B8312E&quot;/&gt;&lt;wsp:rsid wsp:val=&quot;00B834D6&quot;/&gt;&lt;wsp:rsid wsp:val=&quot;00B83861&quot;/&gt;&lt;wsp:rsid wsp:val=&quot;00B84049&quot;/&gt;&lt;wsp:rsid wsp:val=&quot;00B84837&quot;/&gt;&lt;wsp:rsid wsp:val=&quot;00B85764&quot;/&gt;&lt;wsp:rsid wsp:val=&quot;00B85794&quot;/&gt;&lt;wsp:rsid wsp:val=&quot;00B866AD&quot;/&gt;&lt;wsp:rsid wsp:val=&quot;00B86D50&quot;/&gt;&lt;wsp:rsid wsp:val=&quot;00B86F5C&quot;/&gt;&lt;wsp:rsid wsp:val=&quot;00B913E3&quot;/&gt;&lt;wsp:rsid wsp:val=&quot;00B9308F&quot;/&gt;&lt;wsp:rsid wsp:val=&quot;00B934BC&quot;/&gt;&lt;wsp:rsid wsp:val=&quot;00B941ED&quot;/&gt;&lt;wsp:rsid wsp:val=&quot;00B945B6&quot;/&gt;&lt;wsp:rsid wsp:val=&quot;00B951FB&quot;/&gt;&lt;wsp:rsid wsp:val=&quot;00B9580A&quot;/&gt;&lt;wsp:rsid wsp:val=&quot;00B95E9E&quot;/&gt;&lt;wsp:rsid wsp:val=&quot;00B963D6&quot;/&gt;&lt;wsp:rsid wsp:val=&quot;00B965D2&quot;/&gt;&lt;wsp:rsid wsp:val=&quot;00B966F2&quot;/&gt;&lt;wsp:rsid wsp:val=&quot;00B97116&quot;/&gt;&lt;wsp:rsid wsp:val=&quot;00B97976&quot;/&gt;&lt;wsp:rsid wsp:val=&quot;00B9E4BF&quot;/&gt;&lt;wsp:rsid wsp:val=&quot;00BA0CE8&quot;/&gt;&lt;wsp:rsid wsp:val=&quot;00BA1427&quot;/&gt;&lt;wsp:rsid wsp:val=&quot;00BA15AE&quot;/&gt;&lt;wsp:rsid wsp:val=&quot;00BA1B0B&quot;/&gt;&lt;wsp:rsid wsp:val=&quot;00BA227B&quot;/&gt;&lt;wsp:rsid wsp:val=&quot;00BA2D2E&quot;/&gt;&lt;wsp:rsid wsp:val=&quot;00BA3056&quot;/&gt;&lt;wsp:rsid wsp:val=&quot;00BA3D1F&quot;/&gt;&lt;wsp:rsid wsp:val=&quot;00BA4216&quot;/&gt;&lt;wsp:rsid wsp:val=&quot;00BA42A3&quot;/&gt;&lt;wsp:rsid wsp:val=&quot;00BA4495&quot;/&gt;&lt;wsp:rsid wsp:val=&quot;00BA5E7F&quot;/&gt;&lt;wsp:rsid wsp:val=&quot;00BB2217&quot;/&gt;&lt;wsp:rsid wsp:val=&quot;00BB2557&quot;/&gt;&lt;wsp:rsid wsp:val=&quot;00BB4165&quot;/&gt;&lt;wsp:rsid wsp:val=&quot;00BB42EB&quot;/&gt;&lt;wsp:rsid wsp:val=&quot;00BB4503&quot;/&gt;&lt;wsp:rsid wsp:val=&quot;00BB4C32&quot;/&gt;&lt;wsp:rsid wsp:val=&quot;00BB5146&quot;/&gt;&lt;wsp:rsid wsp:val=&quot;00BB6ACB&quot;/&gt;&lt;wsp:rsid wsp:val=&quot;00BB6CB0&quot;/&gt;&lt;wsp:rsid wsp:val=&quot;00BB6D78&quot;/&gt;&lt;wsp:rsid wsp:val=&quot;00BB7988&quot;/&gt;&lt;wsp:rsid wsp:val=&quot;00BB7E59&quot;/&gt;&lt;wsp:rsid wsp:val=&quot;00BC1B49&quot;/&gt;&lt;wsp:rsid wsp:val=&quot;00BC253E&quot;/&gt;&lt;wsp:rsid wsp:val=&quot;00BC2889&quot;/&gt;&lt;wsp:rsid wsp:val=&quot;00BC3173&quot;/&gt;&lt;wsp:rsid wsp:val=&quot;00BC3443&quot;/&gt;&lt;wsp:rsid wsp:val=&quot;00BC41DB&quot;/&gt;&lt;wsp:rsid wsp:val=&quot;00BC5991&quot;/&gt;&lt;wsp:rsid wsp:val=&quot;00BC62F9&quot;/&gt;&lt;wsp:rsid wsp:val=&quot;00BC67BD&quot;/&gt;&lt;wsp:rsid wsp:val=&quot;00BC73A3&quot;/&gt;&lt;wsp:rsid wsp:val=&quot;00BC76CA&quot;/&gt;&lt;wsp:rsid wsp:val=&quot;00BC7BBB&quot;/&gt;&lt;wsp:rsid wsp:val=&quot;00BD054D&quot;/&gt;&lt;wsp:rsid wsp:val=&quot;00BD2766&quot;/&gt;&lt;wsp:rsid wsp:val=&quot;00BD3FEA&quot;/&gt;&lt;wsp:rsid wsp:val=&quot;00BD4417&quot;/&gt;&lt;wsp:rsid wsp:val=&quot;00BD49BE&quot;/&gt;&lt;wsp:rsid wsp:val=&quot;00BD539E&quot;/&gt;&lt;wsp:rsid wsp:val=&quot;00BD551F&quot;/&gt;&lt;wsp:rsid wsp:val=&quot;00BD6556&quot;/&gt;&lt;wsp:rsid wsp:val=&quot;00BD6613&quot;/&gt;&lt;wsp:rsid wsp:val=&quot;00BD66D4&quot;/&gt;&lt;wsp:rsid wsp:val=&quot;00BD67A5&quot;/&gt;&lt;wsp:rsid wsp:val=&quot;00BD6ED1&quot;/&gt;&lt;wsp:rsid wsp:val=&quot;00BE18BB&quot;/&gt;&lt;wsp:rsid wsp:val=&quot;00BE1A1D&quot;/&gt;&lt;wsp:rsid wsp:val=&quot;00BE2431&quot;/&gt;&lt;wsp:rsid wsp:val=&quot;00BE260E&quot;/&gt;&lt;wsp:rsid wsp:val=&quot;00BE3212&quot;/&gt;&lt;wsp:rsid wsp:val=&quot;00BE3D81&quot;/&gt;&lt;wsp:rsid wsp:val=&quot;00BE4364&quot;/&gt;&lt;wsp:rsid wsp:val=&quot;00BE452D&quot;/&gt;&lt;wsp:rsid wsp:val=&quot;00BE4A40&quot;/&gt;&lt;wsp:rsid wsp:val=&quot;00BE6A4D&quot;/&gt;&lt;wsp:rsid wsp:val=&quot;00BE7D9E&quot;/&gt;&lt;wsp:rsid wsp:val=&quot;00BF05BD&quot;/&gt;&lt;wsp:rsid wsp:val=&quot;00BF0C68&quot;/&gt;&lt;wsp:rsid wsp:val=&quot;00BF21E3&quot;/&gt;&lt;wsp:rsid wsp:val=&quot;00BF2490&quot;/&gt;&lt;wsp:rsid wsp:val=&quot;00BF2769&quot;/&gt;&lt;wsp:rsid wsp:val=&quot;00BF3227&quot;/&gt;&lt;wsp:rsid wsp:val=&quot;00BF4646&quot;/&gt;&lt;wsp:rsid wsp:val=&quot;00BF5728&quot;/&gt;&lt;wsp:rsid wsp:val=&quot;00BF5EAB&quot;/&gt;&lt;wsp:rsid wsp:val=&quot;00BF63BE&quot;/&gt;&lt;wsp:rsid wsp:val=&quot;00C00452&quot;/&gt;&lt;wsp:rsid wsp:val=&quot;00C031CA&quot;/&gt;&lt;wsp:rsid wsp:val=&quot;00C03C82&quot;/&gt;&lt;wsp:rsid wsp:val=&quot;00C04A2A&quot;/&gt;&lt;wsp:rsid wsp:val=&quot;00C05A4D&quot;/&gt;&lt;wsp:rsid wsp:val=&quot;00C05C70&quot;/&gt;&lt;wsp:rsid wsp:val=&quot;00C05CEB&quot;/&gt;&lt;wsp:rsid wsp:val=&quot;00C069E2&quot;/&gt;&lt;wsp:rsid wsp:val=&quot;00C06E7B&quot;/&gt;&lt;wsp:rsid wsp:val=&quot;00C0783F&quot;/&gt;&lt;wsp:rsid wsp:val=&quot;00C07B3A&quot;/&gt;&lt;wsp:rsid wsp:val=&quot;00C10A3F&quot;/&gt;&lt;wsp:rsid wsp:val=&quot;00C11148&quot;/&gt;&lt;wsp:rsid wsp:val=&quot;00C11FFF&quot;/&gt;&lt;wsp:rsid wsp:val=&quot;00C12CB9&quot;/&gt;&lt;wsp:rsid wsp:val=&quot;00C14EA7&quot;/&gt;&lt;wsp:rsid wsp:val=&quot;00C15327&quot;/&gt;&lt;wsp:rsid wsp:val=&quot;00C156C1&quot;/&gt;&lt;wsp:rsid wsp:val=&quot;00C163C7&quot;/&gt;&lt;wsp:rsid wsp:val=&quot;00C20652&quot;/&gt;&lt;wsp:rsid wsp:val=&quot;00C230E7&quot;/&gt;&lt;wsp:rsid wsp:val=&quot;00C234D4&quot;/&gt;&lt;wsp:rsid wsp:val=&quot;00C23626&quot;/&gt;&lt;wsp:rsid wsp:val=&quot;00C242AC&quot;/&gt;&lt;wsp:rsid wsp:val=&quot;00C2448A&quot;/&gt;&lt;wsp:rsid wsp:val=&quot;00C24631&quot;/&gt;&lt;wsp:rsid wsp:val=&quot;00C25F6B&quot;/&gt;&lt;wsp:rsid wsp:val=&quot;00C26D2A&quot;/&gt;&lt;wsp:rsid wsp:val=&quot;00C26F5D&quot;/&gt;&lt;wsp:rsid wsp:val=&quot;00C27245&quot;/&gt;&lt;wsp:rsid wsp:val=&quot;00C27C6B&quot;/&gt;&lt;wsp:rsid wsp:val=&quot;00C3034C&quot;/&gt;&lt;wsp:rsid wsp:val=&quot;00C3066E&quot;/&gt;&lt;wsp:rsid wsp:val=&quot;00C30714&quot;/&gt;&lt;wsp:rsid wsp:val=&quot;00C3135A&quot;/&gt;&lt;wsp:rsid wsp:val=&quot;00C339D7&quot;/&gt;&lt;wsp:rsid wsp:val=&quot;00C33B8B&quot;/&gt;&lt;wsp:rsid wsp:val=&quot;00C33E6E&quot;/&gt;&lt;wsp:rsid wsp:val=&quot;00C36C08&quot;/&gt;&lt;wsp:rsid wsp:val=&quot;00C3756F&quot;/&gt;&lt;wsp:rsid wsp:val=&quot;00C377C2&quot;/&gt;&lt;wsp:rsid wsp:val=&quot;00C40524&quot;/&gt;&lt;wsp:rsid wsp:val=&quot;00C4112E&quot;/&gt;&lt;wsp:rsid wsp:val=&quot;00C41744&quot;/&gt;&lt;wsp:rsid wsp:val=&quot;00C42F2E&quot;/&gt;&lt;wsp:rsid wsp:val=&quot;00C436F9&quot;/&gt;&lt;wsp:rsid wsp:val=&quot;00C43782&quot;/&gt;&lt;wsp:rsid wsp:val=&quot;00C4382E&quot;/&gt;&lt;wsp:rsid wsp:val=&quot;00C439BC&quot;/&gt;&lt;wsp:rsid wsp:val=&quot;00C44613&quot;/&gt;&lt;wsp:rsid wsp:val=&quot;00C4504E&quot;/&gt;&lt;wsp:rsid wsp:val=&quot;00C455CF&quot;/&gt;&lt;wsp:rsid wsp:val=&quot;00C45F7A&quot;/&gt;&lt;wsp:rsid wsp:val=&quot;00C50660&quot;/&gt;&lt;wsp:rsid wsp:val=&quot;00C51C01&quot;/&gt;&lt;wsp:rsid wsp:val=&quot;00C51E46&quot;/&gt;&lt;wsp:rsid wsp:val=&quot;00C52454&quot;/&gt;&lt;wsp:rsid wsp:val=&quot;00C52637&quot;/&gt;&lt;wsp:rsid wsp:val=&quot;00C52B84&quot;/&gt;&lt;wsp:rsid wsp:val=&quot;00C53601&quot;/&gt;&lt;wsp:rsid wsp:val=&quot;00C538C1&quot;/&gt;&lt;wsp:rsid wsp:val=&quot;00C53BA9&quot;/&gt;&lt;wsp:rsid wsp:val=&quot;00C541CF&quot;/&gt;&lt;wsp:rsid wsp:val=&quot;00C544B7&quot;/&gt;&lt;wsp:rsid wsp:val=&quot;00C5463E&quot;/&gt;&lt;wsp:rsid wsp:val=&quot;00C55417&quot;/&gt;&lt;wsp:rsid wsp:val=&quot;00C5678C&quot;/&gt;&lt;wsp:rsid wsp:val=&quot;00C56827&quot;/&gt;&lt;wsp:rsid wsp:val=&quot;00C60108&quot;/&gt;&lt;wsp:rsid wsp:val=&quot;00C610D6&quot;/&gt;&lt;wsp:rsid wsp:val=&quot;00C619B2&quot;/&gt;&lt;wsp:rsid wsp:val=&quot;00C62447&quot;/&gt;&lt;wsp:rsid wsp:val=&quot;00C636FE&quot;/&gt;&lt;wsp:rsid wsp:val=&quot;00C63CD4&quot;/&gt;&lt;wsp:rsid wsp:val=&quot;00C6418D&quot;/&gt;&lt;wsp:rsid wsp:val=&quot;00C649D9&quot;/&gt;&lt;wsp:rsid wsp:val=&quot;00C64BB6&quot;/&gt;&lt;wsp:rsid wsp:val=&quot;00C64CC3&quot;/&gt;&lt;wsp:rsid wsp:val=&quot;00C651BD&quot;/&gt;&lt;wsp:rsid wsp:val=&quot;00C66E07&quot;/&gt;&lt;wsp:rsid wsp:val=&quot;00C6775B&quot;/&gt;&lt;wsp:rsid wsp:val=&quot;00C67849&quot;/&gt;&lt;wsp:rsid wsp:val=&quot;00C6BE51&quot;/&gt;&lt;wsp:rsid wsp:val=&quot;00C70572&quot;/&gt;&lt;wsp:rsid wsp:val=&quot;00C70972&quot;/&gt;&lt;wsp:rsid wsp:val=&quot;00C71107&quot;/&gt;&lt;wsp:rsid wsp:val=&quot;00C71111&quot;/&gt;&lt;wsp:rsid wsp:val=&quot;00C72E3D&quot;/&gt;&lt;wsp:rsid wsp:val=&quot;00C7383E&quot;/&gt;&lt;wsp:rsid wsp:val=&quot;00C73F47&quot;/&gt;&lt;wsp:rsid wsp:val=&quot;00C743B5&quot;/&gt;&lt;wsp:rsid wsp:val=&quot;00C744B6&quot;/&gt;&lt;wsp:rsid wsp:val=&quot;00C74DED&quot;/&gt;&lt;wsp:rsid wsp:val=&quot;00C754F1&quot;/&gt;&lt;wsp:rsid wsp:val=&quot;00C75992&quot;/&gt;&lt;wsp:rsid wsp:val=&quot;00C76751&quot;/&gt;&lt;wsp:rsid wsp:val=&quot;00C7683D&quot;/&gt;&lt;wsp:rsid wsp:val=&quot;00C803D2&quot;/&gt;&lt;wsp:rsid wsp:val=&quot;00C806C8&quot;/&gt;&lt;wsp:rsid wsp:val=&quot;00C823E7&quot;/&gt;&lt;wsp:rsid wsp:val=&quot;00C8450F&quot;/&gt;&lt;wsp:rsid wsp:val=&quot;00C84A45&quot;/&gt;&lt;wsp:rsid wsp:val=&quot;00C85756&quot;/&gt;&lt;wsp:rsid wsp:val=&quot;00C858E9&quot;/&gt;&lt;wsp:rsid wsp:val=&quot;00C86B05&quot;/&gt;&lt;wsp:rsid wsp:val=&quot;00C8728E&quot;/&gt;&lt;wsp:rsid wsp:val=&quot;00C90B1A&quot;/&gt;&lt;wsp:rsid wsp:val=&quot;00C9147C&quot;/&gt;&lt;wsp:rsid wsp:val=&quot;00C923E8&quot;/&gt;&lt;wsp:rsid wsp:val=&quot;00C950FF&quot;/&gt;&lt;wsp:rsid wsp:val=&quot;00C962DC&quot;/&gt;&lt;wsp:rsid wsp:val=&quot;00C96328&quot;/&gt;&lt;wsp:rsid wsp:val=&quot;00C97621&quot;/&gt;&lt;wsp:rsid wsp:val=&quot;00CA029C&quot;/&gt;&lt;wsp:rsid wsp:val=&quot;00CA0421&quot;/&gt;&lt;wsp:rsid wsp:val=&quot;00CA1CDF&quot;/&gt;&lt;wsp:rsid wsp:val=&quot;00CA23C1&quot;/&gt;&lt;wsp:rsid wsp:val=&quot;00CA407A&quot;/&gt;&lt;wsp:rsid wsp:val=&quot;00CA4178&quot;/&gt;&lt;wsp:rsid wsp:val=&quot;00CA4B7B&quot;/&gt;&lt;wsp:rsid wsp:val=&quot;00CA5056&quot;/&gt;&lt;wsp:rsid wsp:val=&quot;00CA569C&quot;/&gt;&lt;wsp:rsid wsp:val=&quot;00CA7885&quot;/&gt;&lt;wsp:rsid wsp:val=&quot;00CA7C58&quot;/&gt;&lt;wsp:rsid wsp:val=&quot;00CB0A8C&quot;/&gt;&lt;wsp:rsid wsp:val=&quot;00CB1282&quot;/&gt;&lt;wsp:rsid wsp:val=&quot;00CB3748&quot;/&gt;&lt;wsp:rsid wsp:val=&quot;00CB3A7F&quot;/&gt;&lt;wsp:rsid wsp:val=&quot;00CB50CC&quot;/&gt;&lt;wsp:rsid wsp:val=&quot;00CB50DB&quot;/&gt;&lt;wsp:rsid wsp:val=&quot;00CB5706&quot;/&gt;&lt;wsp:rsid wsp:val=&quot;00CB5B5C&quot;/&gt;&lt;wsp:rsid wsp:val=&quot;00CB5F01&quot;/&gt;&lt;wsp:rsid wsp:val=&quot;00CB73E6&quot;/&gt;&lt;wsp:rsid wsp:val=&quot;00CC03E3&quot;/&gt;&lt;wsp:rsid wsp:val=&quot;00CC396C&quot;/&gt;&lt;wsp:rsid wsp:val=&quot;00CC3EF4&quot;/&gt;&lt;wsp:rsid wsp:val=&quot;00CC4B01&quot;/&gt;&lt;wsp:rsid wsp:val=&quot;00CC4D82&quot;/&gt;&lt;wsp:rsid wsp:val=&quot;00CC5974&quot;/&gt;&lt;wsp:rsid wsp:val=&quot;00CC5CB9&quot;/&gt;&lt;wsp:rsid wsp:val=&quot;00CC655F&quot;/&gt;&lt;wsp:rsid wsp:val=&quot;00CC6679&quot;/&gt;&lt;wsp:rsid wsp:val=&quot;00CC723E&quot;/&gt;&lt;wsp:rsid wsp:val=&quot;00CC7B6C&quot;/&gt;&lt;wsp:rsid wsp:val=&quot;00CD08F7&quot;/&gt;&lt;wsp:rsid wsp:val=&quot;00CD111F&quot;/&gt;&lt;wsp:rsid wsp:val=&quot;00CD1DFD&quot;/&gt;&lt;wsp:rsid wsp:val=&quot;00CD1EC4&quot;/&gt;&lt;wsp:rsid wsp:val=&quot;00CD215A&quot;/&gt;&lt;wsp:rsid wsp:val=&quot;00CD303B&quot;/&gt;&lt;wsp:rsid wsp:val=&quot;00CD3C78&quot;/&gt;&lt;wsp:rsid wsp:val=&quot;00CD51DB&quot;/&gt;&lt;wsp:rsid wsp:val=&quot;00CD5FD4&quot;/&gt;&lt;wsp:rsid wsp:val=&quot;00CD61E3&quot;/&gt;&lt;wsp:rsid wsp:val=&quot;00CD6589&quot;/&gt;&lt;wsp:rsid wsp:val=&quot;00CD698F&quot;/&gt;&lt;wsp:rsid wsp:val=&quot;00CE0084&quot;/&gt;&lt;wsp:rsid wsp:val=&quot;00CE0105&quot;/&gt;&lt;wsp:rsid wsp:val=&quot;00CE12DD&quot;/&gt;&lt;wsp:rsid wsp:val=&quot;00CE2CD5&quot;/&gt;&lt;wsp:rsid wsp:val=&quot;00CE2E38&quot;/&gt;&lt;wsp:rsid wsp:val=&quot;00CE3317&quot;/&gt;&lt;wsp:rsid wsp:val=&quot;00CE559B&quot;/&gt;&lt;wsp:rsid wsp:val=&quot;00CE6A2E&quot;/&gt;&lt;wsp:rsid wsp:val=&quot;00CE7FDA&quot;/&gt;&lt;wsp:rsid wsp:val=&quot;00CF0422&quot;/&gt;&lt;wsp:rsid wsp:val=&quot;00CF1B24&quot;/&gt;&lt;wsp:rsid wsp:val=&quot;00CF247C&quot;/&gt;&lt;wsp:rsid wsp:val=&quot;00CF2FE2&quot;/&gt;&lt;wsp:rsid wsp:val=&quot;00CF30D5&quot;/&gt;&lt;wsp:rsid wsp:val=&quot;00CF4100&quot;/&gt;&lt;wsp:rsid wsp:val=&quot;00CF731E&quot;/&gt;&lt;wsp:rsid wsp:val=&quot;00D0059D&quot;/&gt;&lt;wsp:rsid wsp:val=&quot;00D00D36&quot;/&gt;&lt;wsp:rsid wsp:val=&quot;00D011E6&quot;/&gt;&lt;wsp:rsid wsp:val=&quot;00D01292&quot;/&gt;&lt;wsp:rsid wsp:val=&quot;00D013AB&quot;/&gt;&lt;wsp:rsid wsp:val=&quot;00D02C4D&quot;/&gt;&lt;wsp:rsid wsp:val=&quot;00D038EB&quot;/&gt;&lt;wsp:rsid wsp:val=&quot;00D03ABA&quot;/&gt;&lt;wsp:rsid wsp:val=&quot;00D0456E&quot;/&gt;&lt;wsp:rsid wsp:val=&quot;00D0482B&quot;/&gt;&lt;wsp:rsid wsp:val=&quot;00D064AE&quot;/&gt;&lt;wsp:rsid wsp:val=&quot;00D06B1A&quot;/&gt;&lt;wsp:rsid wsp:val=&quot;00D07151&quot;/&gt;&lt;wsp:rsid wsp:val=&quot;00D1053D&quot;/&gt;&lt;wsp:rsid wsp:val=&quot;00D10D03&quot;/&gt;&lt;wsp:rsid wsp:val=&quot;00D110BD&quot;/&gt;&lt;wsp:rsid wsp:val=&quot;00D123E9&quot;/&gt;&lt;wsp:rsid wsp:val=&quot;00D127CF&quot;/&gt;&lt;wsp:rsid wsp:val=&quot;00D12DB7&quot;/&gt;&lt;wsp:rsid wsp:val=&quot;00D13A5D&quot;/&gt;&lt;wsp:rsid wsp:val=&quot;00D14013&quot;/&gt;&lt;wsp:rsid wsp:val=&quot;00D14191&quot;/&gt;&lt;wsp:rsid wsp:val=&quot;00D1484C&quot;/&gt;&lt;wsp:rsid wsp:val=&quot;00D15327&quot;/&gt;&lt;wsp:rsid wsp:val=&quot;00D15786&quot;/&gt;&lt;wsp:rsid wsp:val=&quot;00D16259&quot;/&gt;&lt;wsp:rsid wsp:val=&quot;00D1631F&quot;/&gt;&lt;wsp:rsid wsp:val=&quot;00D17573&quot;/&gt;&lt;wsp:rsid wsp:val=&quot;00D17957&quot;/&gt;&lt;wsp:rsid wsp:val=&quot;00D2030C&quot;/&gt;&lt;wsp:rsid wsp:val=&quot;00D20763&quot;/&gt;&lt;wsp:rsid wsp:val=&quot;00D20966&quot;/&gt;&lt;wsp:rsid wsp:val=&quot;00D20A45&quot;/&gt;&lt;wsp:rsid wsp:val=&quot;00D2167B&quot;/&gt;&lt;wsp:rsid wsp:val=&quot;00D2249B&quot;/&gt;&lt;wsp:rsid wsp:val=&quot;00D229F3&quot;/&gt;&lt;wsp:rsid wsp:val=&quot;00D2323A&quot;/&gt;&lt;wsp:rsid wsp:val=&quot;00D236B0&quot;/&gt;&lt;wsp:rsid wsp:val=&quot;00D236B7&quot;/&gt;&lt;wsp:rsid wsp:val=&quot;00D24BB9&quot;/&gt;&lt;wsp:rsid wsp:val=&quot;00D2617A&quot;/&gt;&lt;wsp:rsid wsp:val=&quot;00D267EF&quot;/&gt;&lt;wsp:rsid wsp:val=&quot;00D30041&quot;/&gt;&lt;wsp:rsid wsp:val=&quot;00D30077&quot;/&gt;&lt;wsp:rsid wsp:val=&quot;00D313D7&quot;/&gt;&lt;wsp:rsid wsp:val=&quot;00D31BD4&quot;/&gt;&lt;wsp:rsid wsp:val=&quot;00D3506E&quot;/&gt;&lt;wsp:rsid wsp:val=&quot;00D3553D&quot;/&gt;&lt;wsp:rsid wsp:val=&quot;00D35C88&quot;/&gt;&lt;wsp:rsid wsp:val=&quot;00D36E4F&quot;/&gt;&lt;wsp:rsid wsp:val=&quot;00D37327&quot;/&gt;&lt;wsp:rsid wsp:val=&quot;00D40C24&quot;/&gt;&lt;wsp:rsid wsp:val=&quot;00D42ABF&quot;/&gt;&lt;wsp:rsid wsp:val=&quot;00D43BA2&quot;/&gt;&lt;wsp:rsid wsp:val=&quot;00D447C4&quot;/&gt;&lt;wsp:rsid wsp:val=&quot;00D454BF&quot;/&gt;&lt;wsp:rsid wsp:val=&quot;00D45728&quot;/&gt;&lt;wsp:rsid wsp:val=&quot;00D46356&quot;/&gt;&lt;wsp:rsid wsp:val=&quot;00D4772E&quot;/&gt;&lt;wsp:rsid wsp:val=&quot;00D501C2&quot;/&gt;&lt;wsp:rsid wsp:val=&quot;00D52035&quot;/&gt;&lt;wsp:rsid wsp:val=&quot;00D522DE&quot;/&gt;&lt;wsp:rsid wsp:val=&quot;00D55766&quot;/&gt;&lt;wsp:rsid wsp:val=&quot;00D5588B&quot;/&gt;&lt;wsp:rsid wsp:val=&quot;00D55B7E&quot;/&gt;&lt;wsp:rsid wsp:val=&quot;00D56F68&quot;/&gt;&lt;wsp:rsid wsp:val=&quot;00D5712C&quot;/&gt;&lt;wsp:rsid wsp:val=&quot;00D60D4A&quot;/&gt;&lt;wsp:rsid wsp:val=&quot;00D611DF&quot;/&gt;&lt;wsp:rsid wsp:val=&quot;00D61315&quot;/&gt;&lt;wsp:rsid wsp:val=&quot;00D6256F&quot;/&gt;&lt;wsp:rsid wsp:val=&quot;00D62CD2&quot;/&gt;&lt;wsp:rsid wsp:val=&quot;00D63358&quot;/&gt;&lt;wsp:rsid wsp:val=&quot;00D638BD&quot;/&gt;&lt;wsp:rsid wsp:val=&quot;00D6445E&quot;/&gt;&lt;wsp:rsid wsp:val=&quot;00D649DE&quot;/&gt;&lt;wsp:rsid wsp:val=&quot;00D651A8&quot;/&gt;&lt;wsp:rsid wsp:val=&quot;00D655E5&quot;/&gt;&lt;wsp:rsid wsp:val=&quot;00D65D51&quot;/&gt;&lt;wsp:rsid wsp:val=&quot;00D676D5&quot;/&gt;&lt;wsp:rsid wsp:val=&quot;00D70B0B&quot;/&gt;&lt;wsp:rsid wsp:val=&quot;00D71386&quot;/&gt;&lt;wsp:rsid wsp:val=&quot;00D713D7&quot;/&gt;&lt;wsp:rsid wsp:val=&quot;00D71F67&quot;/&gt;&lt;wsp:rsid wsp:val=&quot;00D7261C&quot;/&gt;&lt;wsp:rsid wsp:val=&quot;00D72C03&quot;/&gt;&lt;wsp:rsid wsp:val=&quot;00D74554&quot;/&gt;&lt;wsp:rsid wsp:val=&quot;00D76035&quot;/&gt;&lt;wsp:rsid wsp:val=&quot;00D762B6&quot;/&gt;&lt;wsp:rsid wsp:val=&quot;00D77443&quot;/&gt;&lt;wsp:rsid wsp:val=&quot;00D77726&quot;/&gt;&lt;wsp:rsid wsp:val=&quot;00D77DDC&quot;/&gt;&lt;wsp:rsid wsp:val=&quot;00D77ED7&quot;/&gt;&lt;wsp:rsid wsp:val=&quot;00D8273D&quot;/&gt;&lt;wsp:rsid wsp:val=&quot;00D82D1C&quot;/&gt;&lt;wsp:rsid wsp:val=&quot;00D83199&quot;/&gt;&lt;wsp:rsid wsp:val=&quot;00D851FC&quot;/&gt;&lt;wsp:rsid wsp:val=&quot;00D85A51&quot;/&gt;&lt;wsp:rsid wsp:val=&quot;00D85D78&quot;/&gt;&lt;wsp:rsid wsp:val=&quot;00D90237&quot;/&gt;&lt;wsp:rsid wsp:val=&quot;00D90552&quot;/&gt;&lt;wsp:rsid wsp:val=&quot;00D906C3&quot;/&gt;&lt;wsp:rsid wsp:val=&quot;00D9073E&quot;/&gt;&lt;wsp:rsid wsp:val=&quot;00D9148A&quot;/&gt;&lt;wsp:rsid wsp:val=&quot;00D927E1&quot;/&gt;&lt;wsp:rsid wsp:val=&quot;00D93B47&quot;/&gt;&lt;wsp:rsid wsp:val=&quot;00D95C60&quot;/&gt;&lt;wsp:rsid wsp:val=&quot;00D964D4&quot;/&gt;&lt;wsp:rsid wsp:val=&quot;00D97F3E&quot;/&gt;&lt;wsp:rsid wsp:val=&quot;00DA0F6B&quot;/&gt;&lt;wsp:rsid wsp:val=&quot;00DA1F2A&quot;/&gt;&lt;wsp:rsid wsp:val=&quot;00DA3EE7&quot;/&gt;&lt;wsp:rsid wsp:val=&quot;00DA6027&quot;/&gt;&lt;wsp:rsid wsp:val=&quot;00DA6429&quot;/&gt;&lt;wsp:rsid wsp:val=&quot;00DA6C37&quot;/&gt;&lt;wsp:rsid wsp:val=&quot;00DA722C&quot;/&gt;&lt;wsp:rsid wsp:val=&quot;00DA7450&quot;/&gt;&lt;wsp:rsid wsp:val=&quot;00DA7D96&quot;/&gt;&lt;wsp:rsid wsp:val=&quot;00DB09A1&quot;/&gt;&lt;wsp:rsid wsp:val=&quot;00DB0AF0&quot;/&gt;&lt;wsp:rsid wsp:val=&quot;00DB2721&quot;/&gt;&lt;wsp:rsid wsp:val=&quot;00DB2946&quot;/&gt;&lt;wsp:rsid wsp:val=&quot;00DB2AD4&quot;/&gt;&lt;wsp:rsid wsp:val=&quot;00DB34D8&quot;/&gt;&lt;wsp:rsid wsp:val=&quot;00DB37D4&quot;/&gt;&lt;wsp:rsid wsp:val=&quot;00DB4D72&quot;/&gt;&lt;wsp:rsid wsp:val=&quot;00DB5D44&quot;/&gt;&lt;wsp:rsid wsp:val=&quot;00DB6D4F&quot;/&gt;&lt;wsp:rsid wsp:val=&quot;00DB71C1&quot;/&gt;&lt;wsp:rsid wsp:val=&quot;00DB727D&quot;/&gt;&lt;wsp:rsid wsp:val=&quot;00DB7E34&quot;/&gt;&lt;wsp:rsid wsp:val=&quot;00DC047B&quot;/&gt;&lt;wsp:rsid wsp:val=&quot;00DC0982&quot;/&gt;&lt;wsp:rsid wsp:val=&quot;00DC1CE3&quot;/&gt;&lt;wsp:rsid wsp:val=&quot;00DC2898&quot;/&gt;&lt;wsp:rsid wsp:val=&quot;00DC2996&quot;/&gt;&lt;wsp:rsid wsp:val=&quot;00DC338E&quot;/&gt;&lt;wsp:rsid wsp:val=&quot;00DC4C21&quot;/&gt;&lt;wsp:rsid wsp:val=&quot;00DC5526&quot;/&gt;&lt;wsp:rsid wsp:val=&quot;00DC5692&quot;/&gt;&lt;wsp:rsid wsp:val=&quot;00DC5E2D&quot;/&gt;&lt;wsp:rsid wsp:val=&quot;00DC6A30&quot;/&gt;&lt;wsp:rsid wsp:val=&quot;00DC7B6F&quot;/&gt;&lt;wsp:rsid wsp:val=&quot;00DC7C36&quot;/&gt;&lt;wsp:rsid wsp:val=&quot;00DD1D75&quot;/&gt;&lt;wsp:rsid wsp:val=&quot;00DD1E8A&quot;/&gt;&lt;wsp:rsid wsp:val=&quot;00DD468F&quot;/&gt;&lt;wsp:rsid wsp:val=&quot;00DD4CC8&quot;/&gt;&lt;wsp:rsid wsp:val=&quot;00DE04DA&quot;/&gt;&lt;wsp:rsid wsp:val=&quot;00DE1ED1&quot;/&gt;&lt;wsp:rsid wsp:val=&quot;00DE21E8&quot;/&gt;&lt;wsp:rsid wsp:val=&quot;00DE2EFE&quot;/&gt;&lt;wsp:rsid wsp:val=&quot;00DE3104&quot;/&gt;&lt;wsp:rsid wsp:val=&quot;00DE3FAF&quot;/&gt;&lt;wsp:rsid wsp:val=&quot;00DE40DE&quot;/&gt;&lt;wsp:rsid wsp:val=&quot;00DE5214&quot;/&gt;&lt;wsp:rsid wsp:val=&quot;00DE5F12&quot;/&gt;&lt;wsp:rsid wsp:val=&quot;00DE6EAF&quot;/&gt;&lt;wsp:rsid wsp:val=&quot;00DF057B&quot;/&gt;&lt;wsp:rsid wsp:val=&quot;00DF0AC8&quot;/&gt;&lt;wsp:rsid wsp:val=&quot;00DF0F90&quot;/&gt;&lt;wsp:rsid wsp:val=&quot;00DF2783&quot;/&gt;&lt;wsp:rsid wsp:val=&quot;00DF3299&quot;/&gt;&lt;wsp:rsid wsp:val=&quot;00DF3F9F&quot;/&gt;&lt;wsp:rsid wsp:val=&quot;00DF413A&quot;/&gt;&lt;wsp:rsid wsp:val=&quot;00DF4145&quot;/&gt;&lt;wsp:rsid wsp:val=&quot;00DF45BD&quot;/&gt;&lt;wsp:rsid wsp:val=&quot;00DF5963&quot;/&gt;&lt;wsp:rsid wsp:val=&quot;00DF6B2E&quot;/&gt;&lt;wsp:rsid wsp:val=&quot;00DF75A6&quot;/&gt;&lt;wsp:rsid wsp:val=&quot;00E02481&quot;/&gt;&lt;wsp:rsid wsp:val=&quot;00E02AAB&quot;/&gt;&lt;wsp:rsid wsp:val=&quot;00E02F5E&quot;/&gt;&lt;wsp:rsid wsp:val=&quot;00E02FED&quot;/&gt;&lt;wsp:rsid wsp:val=&quot;00E035B7&quot;/&gt;&lt;wsp:rsid wsp:val=&quot;00E044F4&quot;/&gt;&lt;wsp:rsid wsp:val=&quot;00E04B7D&quot;/&gt;&lt;wsp:rsid wsp:val=&quot;00E07D2F&quot;/&gt;&lt;wsp:rsid wsp:val=&quot;00E118E6&quot;/&gt;&lt;wsp:rsid wsp:val=&quot;00E12CAB&quot;/&gt;&lt;wsp:rsid wsp:val=&quot;00E159CC&quot;/&gt;&lt;wsp:rsid wsp:val=&quot;00E15E4C&quot;/&gt;&lt;wsp:rsid wsp:val=&quot;00E17870&quot;/&gt;&lt;wsp:rsid wsp:val=&quot;00E1F4A1&quot;/&gt;&lt;wsp:rsid wsp:val=&quot;00E22C0D&quot;/&gt;&lt;wsp:rsid wsp:val=&quot;00E25177&quot;/&gt;&lt;wsp:rsid wsp:val=&quot;00E27B46&quot;/&gt;&lt;wsp:rsid wsp:val=&quot;00E27EA3&quot;/&gt;&lt;wsp:rsid wsp:val=&quot;00E310F3&quot;/&gt;&lt;wsp:rsid wsp:val=&quot;00E31917&quot;/&gt;&lt;wsp:rsid wsp:val=&quot;00E3351E&quot;/&gt;&lt;wsp:rsid wsp:val=&quot;00E336FF&quot;/&gt;&lt;wsp:rsid wsp:val=&quot;00E33A68&quot;/&gt;&lt;wsp:rsid wsp:val=&quot;00E33F10&quot;/&gt;&lt;wsp:rsid wsp:val=&quot;00E3498A&quot;/&gt;&lt;wsp:rsid wsp:val=&quot;00E355D9&quot;/&gt;&lt;wsp:rsid wsp:val=&quot;00E360C8&quot;/&gt;&lt;wsp:rsid wsp:val=&quot;00E3641E&quot;/&gt;&lt;wsp:rsid wsp:val=&quot;00E37186&quot;/&gt;&lt;wsp:rsid wsp:val=&quot;00E3BF84&quot;/&gt;&lt;wsp:rsid wsp:val=&quot;00E40C73&quot;/&gt;&lt;wsp:rsid wsp:val=&quot;00E410BD&quot;/&gt;&lt;wsp:rsid wsp:val=&quot;00E41CC1&quot;/&gt;&lt;wsp:rsid wsp:val=&quot;00E42169&quot;/&gt;&lt;wsp:rsid wsp:val=&quot;00E43C46&quot;/&gt;&lt;wsp:rsid wsp:val=&quot;00E44595&quot;/&gt;&lt;wsp:rsid wsp:val=&quot;00E45CE2&quot;/&gt;&lt;wsp:rsid wsp:val=&quot;00E46316&quot;/&gt;&lt;wsp:rsid wsp:val=&quot;00E47A00&quot;/&gt;&lt;wsp:rsid wsp:val=&quot;00E47F5D&quot;/&gt;&lt;wsp:rsid wsp:val=&quot;00E5050A&quot;/&gt;&lt;wsp:rsid wsp:val=&quot;00E52427&quot;/&gt;&lt;wsp:rsid wsp:val=&quot;00E5348B&quot;/&gt;&lt;wsp:rsid wsp:val=&quot;00E537A1&quot;/&gt;&lt;wsp:rsid wsp:val=&quot;00E53F2A&quot;/&gt;&lt;wsp:rsid wsp:val=&quot;00E54C46&quot;/&gt;&lt;wsp:rsid wsp:val=&quot;00E5510B&quot;/&gt;&lt;wsp:rsid wsp:val=&quot;00E55119&quot;/&gt;&lt;wsp:rsid wsp:val=&quot;00E551EE&quot;/&gt;&lt;wsp:rsid wsp:val=&quot;00E552D1&quot;/&gt;&lt;wsp:rsid wsp:val=&quot;00E567BF&quot;/&gt;&lt;wsp:rsid wsp:val=&quot;00E56B4D&quot;/&gt;&lt;wsp:rsid wsp:val=&quot;00E573C4&quot;/&gt;&lt;wsp:rsid wsp:val=&quot;00E57E34&quot;/&gt;&lt;wsp:rsid wsp:val=&quot;00E60184&quot;/&gt;&lt;wsp:rsid wsp:val=&quot;00E60A52&quot;/&gt;&lt;wsp:rsid wsp:val=&quot;00E60D94&quot;/&gt;&lt;wsp:rsid wsp:val=&quot;00E617B0&quot;/&gt;&lt;wsp:rsid wsp:val=&quot;00E61A96&quot;/&gt;&lt;wsp:rsid wsp:val=&quot;00E61F5C&quot;/&gt;&lt;wsp:rsid wsp:val=&quot;00E62172&quot;/&gt;&lt;wsp:rsid wsp:val=&quot;00E624A9&quot;/&gt;&lt;wsp:rsid wsp:val=&quot;00E629FA&quot;/&gt;&lt;wsp:rsid wsp:val=&quot;00E64641&quot;/&gt;&lt;wsp:rsid wsp:val=&quot;00E66350&quot;/&gt;&lt;wsp:rsid wsp:val=&quot;00E675B1&quot;/&gt;&lt;wsp:rsid wsp:val=&quot;00E67627&quot;/&gt;&lt;wsp:rsid wsp:val=&quot;00E708E3&quot;/&gt;&lt;wsp:rsid wsp:val=&quot;00E70DA8&quot;/&gt;&lt;wsp:rsid wsp:val=&quot;00E719A1&quot;/&gt;&lt;wsp:rsid wsp:val=&quot;00E73799&quot;/&gt;&lt;wsp:rsid wsp:val=&quot;00E73813&quot;/&gt;&lt;wsp:rsid wsp:val=&quot;00E7399C&quot;/&gt;&lt;wsp:rsid wsp:val=&quot;00E73C86&quot;/&gt;&lt;wsp:rsid wsp:val=&quot;00E74E67&quot;/&gt;&lt;wsp:rsid wsp:val=&quot;00E74E68&quot;/&gt;&lt;wsp:rsid wsp:val=&quot;00E76911&quot;/&gt;&lt;wsp:rsid wsp:val=&quot;00E77157&quot;/&gt;&lt;wsp:rsid wsp:val=&quot;00E80EB7&quot;/&gt;&lt;wsp:rsid wsp:val=&quot;00E811DD&quot;/&gt;&lt;wsp:rsid wsp:val=&quot;00E81529&quot;/&gt;&lt;wsp:rsid wsp:val=&quot;00E84D39&quot;/&gt;&lt;wsp:rsid wsp:val=&quot;00E85539&quot;/&gt;&lt;wsp:rsid wsp:val=&quot;00E85C87&quot;/&gt;&lt;wsp:rsid wsp:val=&quot;00E85DB1&quot;/&gt;&lt;wsp:rsid wsp:val=&quot;00E87E7C&quot;/&gt;&lt;wsp:rsid wsp:val=&quot;00E904C7&quot;/&gt;&lt;wsp:rsid wsp:val=&quot;00E91A1F&quot;/&gt;&lt;wsp:rsid wsp:val=&quot;00E91E8C&quot;/&gt;&lt;wsp:rsid wsp:val=&quot;00E9270F&quot;/&gt;&lt;wsp:rsid wsp:val=&quot;00E92CDD&quot;/&gt;&lt;wsp:rsid wsp:val=&quot;00E93079&quot;/&gt;&lt;wsp:rsid wsp:val=&quot;00E9355D&quot;/&gt;&lt;wsp:rsid wsp:val=&quot;00E93958&quot;/&gt;&lt;wsp:rsid wsp:val=&quot;00E93A8F&quot;/&gt;&lt;wsp:rsid wsp:val=&quot;00E93F4C&quot;/&gt;&lt;wsp:rsid wsp:val=&quot;00E94D94&quot;/&gt;&lt;wsp:rsid wsp:val=&quot;00E94ED9&quot;/&gt;&lt;wsp:rsid wsp:val=&quot;00E95592&quot;/&gt;&lt;wsp:rsid wsp:val=&quot;00E955D6&quot;/&gt;&lt;wsp:rsid wsp:val=&quot;00E95990&quot;/&gt;&lt;wsp:rsid wsp:val=&quot;00E968C0&quot;/&gt;&lt;wsp:rsid wsp:val=&quot;00E96CD2&quot;/&gt;&lt;wsp:rsid wsp:val=&quot;00E96DD8&quot;/&gt;&lt;wsp:rsid wsp:val=&quot;00EA1E29&quot;/&gt;&lt;wsp:rsid wsp:val=&quot;00EA3610&quot;/&gt;&lt;wsp:rsid wsp:val=&quot;00EA396E&quot;/&gt;&lt;wsp:rsid wsp:val=&quot;00EA4ABD&quot;/&gt;&lt;wsp:rsid wsp:val=&quot;00EA4B8E&quot;/&gt;&lt;wsp:rsid wsp:val=&quot;00EA5405&quot;/&gt;&lt;wsp:rsid wsp:val=&quot;00EA60F5&quot;/&gt;&lt;wsp:rsid wsp:val=&quot;00EA7296&quot;/&gt;&lt;wsp:rsid wsp:val=&quot;00EB085A&quot;/&gt;&lt;wsp:rsid wsp:val=&quot;00EB1A32&quot;/&gt;&lt;wsp:rsid wsp:val=&quot;00EB25D2&quot;/&gt;&lt;wsp:rsid wsp:val=&quot;00EB33DE&quot;/&gt;&lt;wsp:rsid wsp:val=&quot;00EB3A33&quot;/&gt;&lt;wsp:rsid wsp:val=&quot;00EB4697&quot;/&gt;&lt;wsp:rsid wsp:val=&quot;00EB4FFC&quot;/&gt;&lt;wsp:rsid wsp:val=&quot;00EB607F&quot;/&gt;&lt;wsp:rsid wsp:val=&quot;00EC0EFF&quot;/&gt;&lt;wsp:rsid wsp:val=&quot;00EC3C72&quot;/&gt;&lt;wsp:rsid wsp:val=&quot;00EC5D7B&quot;/&gt;&lt;wsp:rsid wsp:val=&quot;00EC5FBC&quot;/&gt;&lt;wsp:rsid wsp:val=&quot;00EC6B70&quot;/&gt;&lt;wsp:rsid wsp:val=&quot;00ED00DA&quot;/&gt;&lt;wsp:rsid wsp:val=&quot;00ED2731&quot;/&gt;&lt;wsp:rsid wsp:val=&quot;00ED2C15&quot;/&gt;&lt;wsp:rsid wsp:val=&quot;00ED3647&quot;/&gt;&lt;wsp:rsid wsp:val=&quot;00ED3A07&quot;/&gt;&lt;wsp:rsid wsp:val=&quot;00ED459F&quot;/&gt;&lt;wsp:rsid wsp:val=&quot;00ED5E2D&quot;/&gt;&lt;wsp:rsid wsp:val=&quot;00ED6037&quot;/&gt;&lt;wsp:rsid wsp:val=&quot;00ED662E&quot;/&gt;&lt;wsp:rsid wsp:val=&quot;00ED76C9&quot;/&gt;&lt;wsp:rsid wsp:val=&quot;00EE4DB3&quot;/&gt;&lt;wsp:rsid wsp:val=&quot;00EE5280&quot;/&gt;&lt;wsp:rsid wsp:val=&quot;00EE5A45&quot;/&gt;&lt;wsp:rsid wsp:val=&quot;00EE6957&quot;/&gt;&lt;wsp:rsid wsp:val=&quot;00EE759A&quot;/&gt;&lt;wsp:rsid wsp:val=&quot;00EE7B2D&quot;/&gt;&lt;wsp:rsid wsp:val=&quot;00EF0028&quot;/&gt;&lt;wsp:rsid wsp:val=&quot;00EF0064&quot;/&gt;&lt;wsp:rsid wsp:val=&quot;00EF0B80&quot;/&gt;&lt;wsp:rsid wsp:val=&quot;00EF121E&quot;/&gt;&lt;wsp:rsid wsp:val=&quot;00EF13EF&quot;/&gt;&lt;wsp:rsid wsp:val=&quot;00EF19F6&quot;/&gt;&lt;wsp:rsid wsp:val=&quot;00EF2421&quot;/&gt;&lt;wsp:rsid wsp:val=&quot;00EF26FE&quot;/&gt;&lt;wsp:rsid wsp:val=&quot;00EF2C13&quot;/&gt;&lt;wsp:rsid wsp:val=&quot;00EF34CD&quot;/&gt;&lt;wsp:rsid wsp:val=&quot;00EF437C&quot;/&gt;&lt;wsp:rsid wsp:val=&quot;00EF4642&quot;/&gt;&lt;wsp:rsid wsp:val=&quot;00EF4747&quot;/&gt;&lt;wsp:rsid wsp:val=&quot;00EF6E22&quot;/&gt;&lt;wsp:rsid wsp:val=&quot;00EF7F01&quot;/&gt;&lt;wsp:rsid wsp:val=&quot;00EFF561&quot;/&gt;&lt;wsp:rsid wsp:val=&quot;00F0078D&quot;/&gt;&lt;wsp:rsid wsp:val=&quot;00F01877&quot;/&gt;&lt;wsp:rsid wsp:val=&quot;00F020A9&quot;/&gt;&lt;wsp:rsid wsp:val=&quot;00F033AC&quot;/&gt;&lt;wsp:rsid wsp:val=&quot;00F0532D&quot;/&gt;&lt;wsp:rsid wsp:val=&quot;00F05C05&quot;/&gt;&lt;wsp:rsid wsp:val=&quot;00F06377&quot;/&gt;&lt;wsp:rsid wsp:val=&quot;00F0665F&quot;/&gt;&lt;wsp:rsid wsp:val=&quot;00F076B3&quot;/&gt;&lt;wsp:rsid wsp:val=&quot;00F07846&quot;/&gt;&lt;wsp:rsid wsp:val=&quot;00F07A77&quot;/&gt;&lt;wsp:rsid wsp:val=&quot;00F07F7A&quot;/&gt;&lt;wsp:rsid wsp:val=&quot;00F10A68&quot;/&gt;&lt;wsp:rsid wsp:val=&quot;00F11018&quot;/&gt;&lt;wsp:rsid wsp:val=&quot;00F115A6&quot;/&gt;&lt;wsp:rsid wsp:val=&quot;00F11995&quot;/&gt;&lt;wsp:rsid wsp:val=&quot;00F119FB&quot;/&gt;&lt;wsp:rsid wsp:val=&quot;00F1262A&quot;/&gt;&lt;wsp:rsid wsp:val=&quot;00F12DDA&quot;/&gt;&lt;wsp:rsid wsp:val=&quot;00F147DE&quot;/&gt;&lt;wsp:rsid wsp:val=&quot;00F1561F&quot;/&gt;&lt;wsp:rsid wsp:val=&quot;00F15921&quot;/&gt;&lt;wsp:rsid wsp:val=&quot;00F15F56&quot;/&gt;&lt;wsp:rsid wsp:val=&quot;00F166F6&quot;/&gt;&lt;wsp:rsid wsp:val=&quot;00F20103&quot;/&gt;&lt;wsp:rsid wsp:val=&quot;00F20483&quot;/&gt;&lt;wsp:rsid wsp:val=&quot;00F208E0&quot;/&gt;&lt;wsp:rsid wsp:val=&quot;00F209FB&quot;/&gt;&lt;wsp:rsid wsp:val=&quot;00F21816&quot;/&gt;&lt;wsp:rsid wsp:val=&quot;00F223E4&quot;/&gt;&lt;wsp:rsid wsp:val=&quot;00F2461E&quot;/&gt;&lt;wsp:rsid wsp:val=&quot;00F24A10&quot;/&gt;&lt;wsp:rsid wsp:val=&quot;00F25EE8&quot;/&gt;&lt;wsp:rsid wsp:val=&quot;00F26DD0&quot;/&gt;&lt;wsp:rsid wsp:val=&quot;00F272B6&quot;/&gt;&lt;wsp:rsid wsp:val=&quot;00F27645&quot;/&gt;&lt;wsp:rsid wsp:val=&quot;00F302B1&quot;/&gt;&lt;wsp:rsid wsp:val=&quot;00F30AD2&quot;/&gt;&lt;wsp:rsid wsp:val=&quot;00F3108F&quot;/&gt;&lt;wsp:rsid wsp:val=&quot;00F31DF1&quot;/&gt;&lt;wsp:rsid wsp:val=&quot;00F33E42&quot;/&gt;&lt;wsp:rsid wsp:val=&quot;00F3513C&quot;/&gt;&lt;wsp:rsid wsp:val=&quot;00F35D56&quot;/&gt;&lt;wsp:rsid wsp:val=&quot;00F35FCA&quot;/&gt;&lt;wsp:rsid wsp:val=&quot;00F36790&quot;/&gt;&lt;wsp:rsid wsp:val=&quot;00F36797&quot;/&gt;&lt;wsp:rsid wsp:val=&quot;00F374A5&quot;/&gt;&lt;wsp:rsid wsp:val=&quot;00F4135D&quot;/&gt;&lt;wsp:rsid wsp:val=&quot;00F416E8&quot;/&gt;&lt;wsp:rsid wsp:val=&quot;00F42509&quot;/&gt;&lt;wsp:rsid wsp:val=&quot;00F42F17&quot;/&gt;&lt;wsp:rsid wsp:val=&quot;00F44E53&quot;/&gt;&lt;wsp:rsid wsp:val=&quot;00F45B5A&quot;/&gt;&lt;wsp:rsid wsp:val=&quot;00F47A73&quot;/&gt;&lt;wsp:rsid wsp:val=&quot;00F5216A&quot;/&gt;&lt;wsp:rsid wsp:val=&quot;00F52B14&quot;/&gt;&lt;wsp:rsid wsp:val=&quot;00F52F02&quot;/&gt;&lt;wsp:rsid wsp:val=&quot;00F53C0F&quot;/&gt;&lt;wsp:rsid wsp:val=&quot;00F53DA2&quot;/&gt;&lt;wsp:rsid wsp:val=&quot;00F54A20&quot;/&gt;&lt;wsp:rsid wsp:val=&quot;00F55BD4&quot;/&gt;&lt;wsp:rsid wsp:val=&quot;00F60717&quot;/&gt;&lt;wsp:rsid wsp:val=&quot;00F60B16&quot;/&gt;&lt;wsp:rsid wsp:val=&quot;00F61AAA&quot;/&gt;&lt;wsp:rsid wsp:val=&quot;00F61B02&quot;/&gt;&lt;wsp:rsid wsp:val=&quot;00F625C5&quot;/&gt;&lt;wsp:rsid wsp:val=&quot;00F62970&quot;/&gt;&lt;wsp:rsid wsp:val=&quot;00F63B48&quot;/&gt;&lt;wsp:rsid wsp:val=&quot;00F64298&quot;/&gt;&lt;wsp:rsid wsp:val=&quot;00F6479D&quot;/&gt;&lt;wsp:rsid wsp:val=&quot;00F6496E&quot;/&gt;&lt;wsp:rsid wsp:val=&quot;00F6551A&quot;/&gt;&lt;wsp:rsid wsp:val=&quot;00F65653&quot;/&gt;&lt;wsp:rsid wsp:val=&quot;00F662A9&quot;/&gt;&lt;wsp:rsid wsp:val=&quot;00F668F3&quot;/&gt;&lt;wsp:rsid wsp:val=&quot;00F66A83&quot;/&gt;&lt;wsp:rsid wsp:val=&quot;00F67390&quot;/&gt;&lt;wsp:rsid wsp:val=&quot;00F67913&quot;/&gt;&lt;wsp:rsid wsp:val=&quot;00F67E5C&quot;/&gt;&lt;wsp:rsid wsp:val=&quot;00F70833&quot;/&gt;&lt;wsp:rsid wsp:val=&quot;00F70997&quot;/&gt;&lt;wsp:rsid wsp:val=&quot;00F710B2&quot;/&gt;&lt;wsp:rsid wsp:val=&quot;00F73ED1&quot;/&gt;&lt;wsp:rsid wsp:val=&quot;00F74C07&quot;/&gt;&lt;wsp:rsid wsp:val=&quot;00F752DD&quot;/&gt;&lt;wsp:rsid wsp:val=&quot;00F759B0&quot;/&gt;&lt;wsp:rsid wsp:val=&quot;00F77435&quot;/&gt;&lt;wsp:rsid wsp:val=&quot;00F77472&quot;/&gt;&lt;wsp:rsid wsp:val=&quot;00F8039C&quot;/&gt;&lt;wsp:rsid wsp:val=&quot;00F80747&quot;/&gt;&lt;wsp:rsid wsp:val=&quot;00F80877&quot;/&gt;&lt;wsp:rsid wsp:val=&quot;00F80A05&quot;/&gt;&lt;wsp:rsid wsp:val=&quot;00F81C45&quot;/&gt;&lt;wsp:rsid wsp:val=&quot;00F82040&quot;/&gt;&lt;wsp:rsid wsp:val=&quot;00F82505&quot;/&gt;&lt;wsp:rsid wsp:val=&quot;00F8277C&quot;/&gt;&lt;wsp:rsid wsp:val=&quot;00F82C80&quot;/&gt;&lt;wsp:rsid wsp:val=&quot;00F82DDB&quot;/&gt;&lt;wsp:rsid wsp:val=&quot;00F8405C&quot;/&gt;&lt;wsp:rsid wsp:val=&quot;00F842CD&quot;/&gt;&lt;wsp:rsid wsp:val=&quot;00F85BB4&quot;/&gt;&lt;wsp:rsid wsp:val=&quot;00F8743D&quot;/&gt;&lt;wsp:rsid wsp:val=&quot;00F8790A&quot;/&gt;&lt;wsp:rsid wsp:val=&quot;00F90630&quot;/&gt;&lt;wsp:rsid wsp:val=&quot;00F90A3B&quot;/&gt;&lt;wsp:rsid wsp:val=&quot;00F91E66&quot;/&gt;&lt;wsp:rsid wsp:val=&quot;00F92ED8&quot;/&gt;&lt;wsp:rsid wsp:val=&quot;00F93014&quot;/&gt;&lt;wsp:rsid wsp:val=&quot;00F944C2&quot;/&gt;&lt;wsp:rsid wsp:val=&quot;00F94CAD&quot;/&gt;&lt;wsp:rsid wsp:val=&quot;00F951FF&quot;/&gt;&lt;wsp:rsid wsp:val=&quot;00F9579F&quot;/&gt;&lt;wsp:rsid wsp:val=&quot;00F95BAD&quot;/&gt;&lt;wsp:rsid wsp:val=&quot;00F9606B&quot;/&gt;&lt;wsp:rsid wsp:val=&quot;00F96CCD&quot;/&gt;&lt;wsp:rsid wsp:val=&quot;00F96FA3&quot;/&gt;&lt;wsp:rsid wsp:val=&quot;00F97FE8&quot;/&gt;&lt;wsp:rsid wsp:val=&quot;00FA01FC&quot;/&gt;&lt;wsp:rsid wsp:val=&quot;00FA0B06&quot;/&gt;&lt;wsp:rsid wsp:val=&quot;00FA0C0A&quot;/&gt;&lt;wsp:rsid wsp:val=&quot;00FA127F&quot;/&gt;&lt;wsp:rsid wsp:val=&quot;00FA146D&quot;/&gt;&lt;wsp:rsid wsp:val=&quot;00FA166C&quot;/&gt;&lt;wsp:rsid wsp:val=&quot;00FA2741&quot;/&gt;&lt;wsp:rsid wsp:val=&quot;00FA2A07&quot;/&gt;&lt;wsp:rsid wsp:val=&quot;00FA2D2B&quot;/&gt;&lt;wsp:rsid wsp:val=&quot;00FA2FC3&quot;/&gt;&lt;wsp:rsid wsp:val=&quot;00FA374E&quot;/&gt;&lt;wsp:rsid wsp:val=&quot;00FA3EB3&quot;/&gt;&lt;wsp:rsid wsp:val=&quot;00FA7250&quot;/&gt;&lt;wsp:rsid wsp:val=&quot;00FA7690&quot;/&gt;&lt;wsp:rsid wsp:val=&quot;00FB0565&quot;/&gt;&lt;wsp:rsid wsp:val=&quot;00FB0E81&quot;/&gt;&lt;wsp:rsid wsp:val=&quot;00FB21B1&quot;/&gt;&lt;wsp:rsid wsp:val=&quot;00FB243F&quot;/&gt;&lt;wsp:rsid wsp:val=&quot;00FB37DE&quot;/&gt;&lt;wsp:rsid wsp:val=&quot;00FB3DF2&quot;/&gt;&lt;wsp:rsid wsp:val=&quot;00FB4AD8&quot;/&gt;&lt;wsp:rsid wsp:val=&quot;00FB4D4B&quot;/&gt;&lt;wsp:rsid wsp:val=&quot;00FB66B6&quot;/&gt;&lt;wsp:rsid wsp:val=&quot;00FB701F&quot;/&gt;&lt;wsp:rsid wsp:val=&quot;00FC01E0&quot;/&gt;&lt;wsp:rsid wsp:val=&quot;00FC0C56&quot;/&gt;&lt;wsp:rsid wsp:val=&quot;00FC1070&quot;/&gt;&lt;wsp:rsid wsp:val=&quot;00FC1A54&quot;/&gt;&lt;wsp:rsid wsp:val=&quot;00FC1B63&quot;/&gt;&lt;wsp:rsid wsp:val=&quot;00FC1C0A&quot;/&gt;&lt;wsp:rsid wsp:val=&quot;00FC34BC&quot;/&gt;&lt;wsp:rsid wsp:val=&quot;00FC4BD5&quot;/&gt;&lt;wsp:rsid wsp:val=&quot;00FC5252&quot;/&gt;&lt;wsp:rsid wsp:val=&quot;00FC6003&quot;/&gt;&lt;wsp:rsid wsp:val=&quot;00FC687F&quot;/&gt;&lt;wsp:rsid wsp:val=&quot;00FC6A59&quot;/&gt;&lt;wsp:rsid wsp:val=&quot;00FC6EE4&quot;/&gt;&lt;wsp:rsid wsp:val=&quot;00FC754F&quot;/&gt;&lt;wsp:rsid wsp:val=&quot;00FC77CD&quot;/&gt;&lt;wsp:rsid wsp:val=&quot;00FC7EAB&quot;/&gt;&lt;wsp:rsid wsp:val=&quot;00FC9BC1&quot;/&gt;&lt;wsp:rsid wsp:val=&quot;00FD11EA&quot;/&gt;&lt;wsp:rsid wsp:val=&quot;00FD22EF&quot;/&gt;&lt;wsp:rsid wsp:val=&quot;00FD2C87&quot;/&gt;&lt;wsp:rsid wsp:val=&quot;00FD3A16&quot;/&gt;&lt;wsp:rsid wsp:val=&quot;00FD3A65&quot;/&gt;&lt;wsp:rsid wsp:val=&quot;00FD3D61&quot;/&gt;&lt;wsp:rsid wsp:val=&quot;00FD3E02&quot;/&gt;&lt;wsp:rsid wsp:val=&quot;00FD41F4&quot;/&gt;&lt;wsp:rsid wsp:val=&quot;00FD43A1&quot;/&gt;&lt;wsp:rsid wsp:val=&quot;00FD7128&quot;/&gt;&lt;wsp:rsid wsp:val=&quot;00FD71C6&quot;/&gt;&lt;wsp:rsid wsp:val=&quot;00FE0691&quot;/&gt;&lt;wsp:rsid wsp:val=&quot;00FE0DA4&quot;/&gt;&lt;wsp:rsid wsp:val=&quot;00FE1003&quot;/&gt;&lt;wsp:rsid wsp:val=&quot;00FE1048&quot;/&gt;&lt;wsp:rsid wsp:val=&quot;00FE25E9&quot;/&gt;&lt;wsp:rsid wsp:val=&quot;00FE26B7&quot;/&gt;&lt;wsp:rsid wsp:val=&quot;00FE2D23&quot;/&gt;&lt;wsp:rsid wsp:val=&quot;00FE4300&quot;/&gt;&lt;wsp:rsid wsp:val=&quot;00FF1895&quot;/&gt;&lt;wsp:rsid wsp:val=&quot;00FF2928&quot;/&gt;&lt;wsp:rsid wsp:val=&quot;00FF2D27&quot;/&gt;&lt;wsp:rsid wsp:val=&quot;00FF350E&quot;/&gt;&lt;wsp:rsid wsp:val=&quot;00FF537E&quot;/&gt;&lt;wsp:rsid wsp:val=&quot;00FF5469&quot;/&gt;&lt;wsp:rsid wsp:val=&quot;00FF5C2F&quot;/&gt;&lt;wsp:rsid wsp:val=&quot;010450B9&quot;/&gt;&lt;wsp:rsid wsp:val=&quot;0121F4B1&quot;/&gt;&lt;wsp:rsid wsp:val=&quot;0129B13E&quot;/&gt;&lt;wsp:rsid wsp:val=&quot;013069D8&quot;/&gt;&lt;wsp:rsid wsp:val=&quot;0130A030&quot;/&gt;&lt;wsp:rsid wsp:val=&quot;0149DD76&quot;/&gt;&lt;wsp:rsid wsp:val=&quot;014E73CF&quot;/&gt;&lt;wsp:rsid wsp:val=&quot;0151A258&quot;/&gt;&lt;wsp:rsid wsp:val=&quot;015751FD&quot;/&gt;&lt;wsp:rsid wsp:val=&quot;017206AB&quot;/&gt;&lt;wsp:rsid wsp:val=&quot;0173B414&quot;/&gt;&lt;wsp:rsid wsp:val=&quot;01A53B1C&quot;/&gt;&lt;wsp:rsid wsp:val=&quot;01B0B684&quot;/&gt;&lt;wsp:rsid wsp:val=&quot;01BE0DFA&quot;/&gt;&lt;wsp:rsid wsp:val=&quot;01C6BEC3&quot;/&gt;&lt;wsp:rsid wsp:val=&quot;01CDCDDA&quot;/&gt;&lt;wsp:rsid wsp:val=&quot;01CF05AC&quot;/&gt;&lt;wsp:rsid wsp:val=&quot;01D2D207&quot;/&gt;&lt;wsp:rsid wsp:val=&quot;01DD512C&quot;/&gt;&lt;wsp:rsid wsp:val=&quot;01DF1299&quot;/&gt;&lt;wsp:rsid wsp:val=&quot;01F10CE4&quot;/&gt;&lt;wsp:rsid wsp:val=&quot;01FFAB17&quot;/&gt;&lt;wsp:rsid wsp:val=&quot;020377C1&quot;/&gt;&lt;wsp:rsid wsp:val=&quot;0204A70A&quot;/&gt;&lt;wsp:rsid wsp:val=&quot;02288726&quot;/&gt;&lt;wsp:rsid wsp:val=&quot;0232D5C7&quot;/&gt;&lt;wsp:rsid wsp:val=&quot;023AEC42&quot;/&gt;&lt;wsp:rsid wsp:val=&quot;0250C8BD&quot;/&gt;&lt;wsp:rsid wsp:val=&quot;0269054A&quot;/&gt;&lt;wsp:rsid wsp:val=&quot;026C41D9&quot;/&gt;&lt;wsp:rsid wsp:val=&quot;026E7A1F&quot;/&gt;&lt;wsp:rsid wsp:val=&quot;026EB801&quot;/&gt;&lt;wsp:rsid wsp:val=&quot;0284574A&quot;/&gt;&lt;wsp:rsid wsp:val=&quot;028AD715&quot;/&gt;&lt;wsp:rsid wsp:val=&quot;0290CF77&quot;/&gt;&lt;wsp:rsid wsp:val=&quot;02C1E40D&quot;/&gt;&lt;wsp:rsid wsp:val=&quot;02C64415&quot;/&gt;&lt;wsp:rsid wsp:val=&quot;02CC7091&quot;/&gt;&lt;wsp:rsid wsp:val=&quot;02DAADA5&quot;/&gt;&lt;wsp:rsid wsp:val=&quot;02DB9ABE&quot;/&gt;&lt;wsp:rsid wsp:val=&quot;02E7B47A&quot;/&gt;&lt;wsp:rsid wsp:val=&quot;02F7AE3B&quot;/&gt;&lt;wsp:rsid wsp:val=&quot;02FD793E&quot;/&gt;&lt;wsp:rsid wsp:val=&quot;02FE0D7C&quot;/&gt;&lt;wsp:rsid wsp:val=&quot;030AF376&quot;/&gt;&lt;wsp:rsid wsp:val=&quot;030BB258&quot;/&gt;&lt;wsp:rsid wsp:val=&quot;03110D71&quot;/&gt;&lt;wsp:rsid wsp:val=&quot;031B9AE3&quot;/&gt;&lt;wsp:rsid wsp:val=&quot;03219A4F&quot;/&gt;&lt;wsp:rsid wsp:val=&quot;032E108F&quot;/&gt;&lt;wsp:rsid wsp:val=&quot;0333C313&quot;/&gt;&lt;wsp:rsid wsp:val=&quot;033B3CF2&quot;/&gt;&lt;wsp:rsid wsp:val=&quot;034679DA&quot;/&gt;&lt;wsp:rsid wsp:val=&quot;0348F9E3&quot;/&gt;&lt;wsp:rsid wsp:val=&quot;034A5D58&quot;/&gt;&lt;wsp:rsid wsp:val=&quot;034A92E2&quot;/&gt;&lt;wsp:rsid wsp:val=&quot;034D2B4E&quot;/&gt;&lt;wsp:rsid wsp:val=&quot;03540F36&quot;/&gt;&lt;wsp:rsid wsp:val=&quot;03813F84&quot;/&gt;&lt;wsp:rsid wsp:val=&quot;0382B765&quot;/&gt;&lt;wsp:rsid wsp:val=&quot;03864673&quot;/&gt;&lt;wsp:rsid wsp:val=&quot;038A2FB6&quot;/&gt;&lt;wsp:rsid wsp:val=&quot;038E88F9&quot;/&gt;&lt;wsp:rsid wsp:val=&quot;03A13BF0&quot;/&gt;&lt;wsp:rsid wsp:val=&quot;03AA09D5&quot;/&gt;&lt;wsp:rsid wsp:val=&quot;03B108A6&quot;/&gt;&lt;wsp:rsid wsp:val=&quot;03C36422&quot;/&gt;&lt;wsp:rsid wsp:val=&quot;040C6E0A&quot;/&gt;&lt;wsp:rsid wsp:val=&quot;040DF0F2&quot;/&gt;&lt;wsp:rsid wsp:val=&quot;0411DB7A&quot;/&gt;&lt;wsp:rsid wsp:val=&quot;0414F51C&quot;/&gt;&lt;wsp:rsid wsp:val=&quot;0415E905&quot;/&gt;&lt;wsp:rsid wsp:val=&quot;0422801A&quot;/&gt;&lt;wsp:rsid wsp:val=&quot;042301AC&quot;/&gt;&lt;wsp:rsid wsp:val=&quot;042977F3&quot;/&gt;&lt;wsp:rsid wsp:val=&quot;04300181&quot;/&gt;&lt;wsp:rsid wsp:val=&quot;043A16F6&quot;/&gt;&lt;wsp:rsid wsp:val=&quot;0440F1DA&quot;/&gt;&lt;wsp:rsid wsp:val=&quot;0445745A&quot;/&gt;&lt;wsp:rsid wsp:val=&quot;04470636&quot;/&gt;&lt;wsp:rsid wsp:val=&quot;04533308&quot;/&gt;&lt;wsp:rsid wsp:val=&quot;045706AF&quot;/&gt;&lt;wsp:rsid wsp:val=&quot;045EEE69&quot;/&gt;&lt;wsp:rsid wsp:val=&quot;046669CA&quot;/&gt;&lt;wsp:rsid wsp:val=&quot;04767A59&quot;/&gt;&lt;wsp:rsid wsp:val=&quot;047C5C0D&quot;/&gt;&lt;wsp:rsid wsp:val=&quot;048923BF&quot;/&gt;&lt;wsp:rsid wsp:val=&quot;04999548&quot;/&gt;&lt;wsp:rsid wsp:val=&quot;049A6C41&quot;/&gt;&lt;wsp:rsid wsp:val=&quot;049AE75C&quot;/&gt;&lt;wsp:rsid wsp:val=&quot;04B22FCE&quot;/&gt;&lt;wsp:rsid wsp:val=&quot;04C4BD78&quot;/&gt;&lt;wsp:rsid wsp:val=&quot;04C7D96A&quot;/&gt;&lt;wsp:rsid wsp:val=&quot;04CB058B&quot;/&gt;&lt;wsp:rsid wsp:val=&quot;04CF3098&quot;/&gt;&lt;wsp:rsid wsp:val=&quot;04E24A3B&quot;/&gt;&lt;wsp:rsid wsp:val=&quot;04E27679&quot;/&gt;&lt;wsp:rsid wsp:val=&quot;04E4F962&quot;/&gt;&lt;wsp:rsid wsp:val=&quot;04F0D409&quot;/&gt;&lt;wsp:rsid wsp:val=&quot;04F811BF&quot;/&gt;&lt;wsp:rsid wsp:val=&quot;04FF5F61&quot;/&gt;&lt;wsp:rsid wsp:val=&quot;0506F173&quot;/&gt;&lt;wsp:rsid wsp:val=&quot;0508993A&quot;/&gt;&lt;wsp:rsid wsp:val=&quot;0515FA07&quot;/&gt;&lt;wsp:rsid wsp:val=&quot;0519B562&quot;/&gt;&lt;wsp:rsid wsp:val=&quot;0531FCEC&quot;/&gt;&lt;wsp:rsid wsp:val=&quot;0532155F&quot;/&gt;&lt;wsp:rsid wsp:val=&quot;0532D398&quot;/&gt;&lt;wsp:rsid wsp:val=&quot;053AF140&quot;/&gt;&lt;wsp:rsid wsp:val=&quot;05594855&quot;/&gt;&lt;wsp:rsid wsp:val=&quot;05603446&quot;/&gt;&lt;wsp:rsid wsp:val=&quot;0578D6AC&quot;/&gt;&lt;wsp:rsid wsp:val=&quot;0593B074&quot;/&gt;&lt;wsp:rsid wsp:val=&quot;05954721&quot;/&gt;&lt;wsp:rsid wsp:val=&quot;05A0BB7D&quot;/&gt;&lt;wsp:rsid wsp:val=&quot;05B6EC67&quot;/&gt;&lt;wsp:rsid wsp:val=&quot;05BBBB1D&quot;/&gt;&lt;wsp:rsid wsp:val=&quot;05BFA8C1&quot;/&gt;&lt;wsp:rsid wsp:val=&quot;05DDE616&quot;/&gt;&lt;wsp:rsid wsp:val=&quot;05F4B49F&quot;/&gt;&lt;wsp:rsid wsp:val=&quot;060C7C48&quot;/&gt;&lt;wsp:rsid wsp:val=&quot;060D12B3&quot;/&gt;&lt;wsp:rsid wsp:val=&quot;06149287&quot;/&gt;&lt;wsp:rsid wsp:val=&quot;061E03B4&quot;/&gt;&lt;wsp:rsid wsp:val=&quot;06325F6A&quot;/&gt;&lt;wsp:rsid wsp:val=&quot;0637E0FD&quot;/&gt;&lt;wsp:rsid wsp:val=&quot;063B0C54&quot;/&gt;&lt;wsp:rsid wsp:val=&quot;066CF8C5&quot;/&gt;&lt;wsp:rsid wsp:val=&quot;066D9A34&quot;/&gt;&lt;wsp:rsid wsp:val=&quot;0674E067&quot;/&gt;&lt;wsp:rsid wsp:val=&quot;0683A95F&quot;/&gt;&lt;wsp:rsid wsp:val=&quot;06866140&quot;/&gt;&lt;wsp:rsid wsp:val=&quot;069D9677&quot;/&gt;&lt;wsp:rsid wsp:val=&quot;06AAA77A&quot;/&gt;&lt;wsp:rsid wsp:val=&quot;06BAD446&quot;/&gt;&lt;wsp:rsid wsp:val=&quot;06BCF16E&quot;/&gt;&lt;wsp:rsid wsp:val=&quot;06D3389C&quot;/&gt;&lt;wsp:rsid wsp:val=&quot;06E1D762&quot;/&gt;&lt;wsp:rsid wsp:val=&quot;06E46FA3&quot;/&gt;&lt;wsp:rsid wsp:val=&quot;06F1DB64&quot;/&gt;&lt;wsp:rsid wsp:val=&quot;06F92628&quot;/&gt;&lt;wsp:rsid wsp:val=&quot;06F94E72&quot;/&gt;&lt;wsp:rsid wsp:val=&quot;06FEA7C3&quot;/&gt;&lt;wsp:rsid wsp:val=&quot;0703982D&quot;/&gt;&lt;wsp:rsid wsp:val=&quot;070D4D86&quot;/&gt;&lt;wsp:rsid wsp:val=&quot;0717FCBA&quot;/&gt;&lt;wsp:rsid wsp:val=&quot;072ACFC2&quot;/&gt;&lt;wsp:rsid wsp:val=&quot;07363F2B&quot;/&gt;&lt;wsp:rsid wsp:val=&quot;0743BFFF&quot;/&gt;&lt;wsp:rsid wsp:val=&quot;0745E7DA&quot;/&gt;&lt;wsp:rsid wsp:val=&quot;074D5479&quot;/&gt;&lt;wsp:rsid wsp:val=&quot;075832D6&quot;/&gt;&lt;wsp:rsid wsp:val=&quot;075AA26E&quot;/&gt;&lt;wsp:rsid wsp:val=&quot;0766D372&quot;/&gt;&lt;wsp:rsid wsp:val=&quot;077A2BFF&quot;/&gt;&lt;wsp:rsid wsp:val=&quot;077A98C1&quot;/&gt;&lt;wsp:rsid wsp:val=&quot;077FDC19&quot;/&gt;&lt;wsp:rsid wsp:val=&quot;0784F861&quot;/&gt;&lt;wsp:rsid wsp:val=&quot;07890ADB&quot;/&gt;&lt;wsp:rsid wsp:val=&quot;079FE1B4&quot;/&gt;&lt;wsp:rsid wsp:val=&quot;07B65E54&quot;/&gt;&lt;wsp:rsid wsp:val=&quot;07CFC2E7&quot;/&gt;&lt;wsp:rsid wsp:val=&quot;07DA092C&quot;/&gt;&lt;wsp:rsid wsp:val=&quot;07DBD4E3&quot;/&gt;&lt;wsp:rsid wsp:val=&quot;07DC3A85&quot;/&gt;&lt;wsp:rsid wsp:val=&quot;07FF895A&quot;/&gt;&lt;wsp:rsid wsp:val=&quot;08008133&quot;/&gt;&lt;wsp:rsid wsp:val=&quot;0808B889&quot;/&gt;&lt;wsp:rsid wsp:val=&quot;080E5933&quot;/&gt;&lt;wsp:rsid wsp:val=&quot;080F3BC6&quot;/&gt;&lt;wsp:rsid wsp:val=&quot;081C9A24&quot;/&gt;&lt;wsp:rsid wsp:val=&quot;081F3386&quot;/&gt;&lt;wsp:rsid wsp:val=&quot;08223236&quot;/&gt;&lt;wsp:rsid wsp:val=&quot;08296A5B&quot;/&gt;&lt;wsp:rsid wsp:val=&quot;0845623A&quot;/&gt;&lt;wsp:rsid wsp:val=&quot;08467FBB&quot;/&gt;&lt;wsp:rsid wsp:val=&quot;084ADC1C&quot;/&gt;&lt;wsp:rsid wsp:val=&quot;0851BD15&quot;/&gt;&lt;wsp:rsid wsp:val=&quot;0853F072&quot;/&gt;&lt;wsp:rsid wsp:val=&quot;0854D757&quot;/&gt;&lt;wsp:rsid wsp:val=&quot;08607F0C&quot;/&gt;&lt;wsp:rsid wsp:val=&quot;086673B5&quot;/&gt;&lt;wsp:rsid wsp:val=&quot;0872E391&quot;/&gt;&lt;wsp:rsid wsp:val=&quot;0886B405&quot;/&gt;&lt;wsp:rsid wsp:val=&quot;08972F86&quot;/&gt;&lt;wsp:rsid wsp:val=&quot;08AEA4A6&quot;/&gt;&lt;wsp:rsid wsp:val=&quot;08AF6CC3&quot;/&gt;&lt;wsp:rsid wsp:val=&quot;08B24194&quot;/&gt;&lt;wsp:rsid wsp:val=&quot;08BB2A4B&quot;/&gt;&lt;wsp:rsid wsp:val=&quot;08BC6C8A&quot;/&gt;&lt;wsp:rsid wsp:val=&quot;08BF58DB&quot;/&gt;&lt;wsp:rsid wsp:val=&quot;08CBCF8D&quot;/&gt;&lt;wsp:rsid wsp:val=&quot;08D49EC5&quot;/&gt;&lt;wsp:rsid wsp:val=&quot;08FA2A55&quot;/&gt;&lt;wsp:rsid wsp:val=&quot;091052A4&quot;/&gt;&lt;wsp:rsid wsp:val=&quot;0911C0CA&quot;/&gt;&lt;wsp:rsid wsp:val=&quot;0926CD8F&quot;/&gt;&lt;wsp:rsid wsp:val=&quot;092AC66D&quot;/&gt;&lt;wsp:rsid wsp:val=&quot;092B5E25&quot;/&gt;&lt;wsp:rsid wsp:val=&quot;0945AD32&quot;/&gt;&lt;wsp:rsid wsp:val=&quot;094F6E1A&quot;/&gt;&lt;wsp:rsid wsp:val=&quot;0951D881&quot;/&gt;&lt;wsp:rsid wsp:val=&quot;0953CC14&quot;/&gt;&lt;wsp:rsid wsp:val=&quot;09711BD4&quot;/&gt;&lt;wsp:rsid wsp:val=&quot;09712228&quot;/&gt;&lt;wsp:rsid wsp:val=&quot;097B9DE6&quot;/&gt;&lt;wsp:rsid wsp:val=&quot;097EC881&quot;/&gt;&lt;wsp:rsid wsp:val=&quot;09858040&quot;/&gt;&lt;wsp:rsid wsp:val=&quot;099205D9&quot;/&gt;&lt;wsp:rsid wsp:val=&quot;099BAEE5&quot;/&gt;&lt;wsp:rsid wsp:val=&quot;09B1DF94&quot;/&gt;&lt;wsp:rsid wsp:val=&quot;09B94100&quot;/&gt;&lt;wsp:rsid wsp:val=&quot;09BAB864&quot;/&gt;&lt;wsp:rsid wsp:val=&quot;09BC73CD&quot;/&gt;&lt;wsp:rsid wsp:val=&quot;09C76CA4&quot;/&gt;&lt;wsp:rsid wsp:val=&quot;09C91FDF&quot;/&gt;&lt;wsp:rsid wsp:val=&quot;09C990AD&quot;/&gt;&lt;wsp:rsid wsp:val=&quot;09CAB5DA&quot;/&gt;&lt;wsp:rsid wsp:val=&quot;09D2F0DE&quot;/&gt;&lt;wsp:rsid wsp:val=&quot;09DA6296&quot;/&gt;&lt;wsp:rsid wsp:val=&quot;09DCB4FC&quot;/&gt;&lt;wsp:rsid wsp:val=&quot;09FB9ED5&quot;/&gt;&lt;wsp:rsid wsp:val=&quot;0A000233&quot;/&gt;&lt;wsp:rsid wsp:val=&quot;0A0FCEEB&quot;/&gt;&lt;wsp:rsid wsp:val=&quot;0A1E51EC&quot;/&gt;&lt;wsp:rsid wsp:val=&quot;0A217F3A&quot;/&gt;&lt;wsp:rsid wsp:val=&quot;0A234281&quot;/&gt;&lt;wsp:rsid wsp:val=&quot;0A24B78F&quot;/&gt;&lt;wsp:rsid wsp:val=&quot;0A2BC8D7&quot;/&gt;&lt;wsp:rsid wsp:val=&quot;0A2C732A&quot;/&gt;&lt;wsp:rsid wsp:val=&quot;0A2CF4FD&quot;/&gt;&lt;wsp:rsid wsp:val=&quot;0A33AAC1&quot;/&gt;&lt;wsp:rsid wsp:val=&quot;0A53AE70&quot;/&gt;&lt;wsp:rsid wsp:val=&quot;0A5722BF&quot;/&gt;&lt;wsp:rsid wsp:val=&quot;0A57CF80&quot;/&gt;&lt;wsp:rsid wsp:val=&quot;0A638ED1&quot;/&gt;&lt;wsp:rsid wsp:val=&quot;0A6692FF&quot;/&gt;&lt;wsp:rsid wsp:val=&quot;0A67EDFB&quot;/&gt;&lt;wsp:rsid wsp:val=&quot;0A74C12D&quot;/&gt;&lt;wsp:rsid wsp:val=&quot;0A770094&quot;/&gt;&lt;wsp:rsid wsp:val=&quot;0A956B67&quot;/&gt;&lt;wsp:rsid wsp:val=&quot;0A96762D&quot;/&gt;&lt;wsp:rsid wsp:val=&quot;0AA50202&quot;/&gt;&lt;wsp:rsid wsp:val=&quot;0AB82AE4&quot;/&gt;&lt;wsp:rsid wsp:val=&quot;0AB8C452&quot;/&gt;&lt;wsp:rsid wsp:val=&quot;0AC78424&quot;/&gt;&lt;wsp:rsid wsp:val=&quot;0AD06F1F&quot;/&gt;&lt;wsp:rsid wsp:val=&quot;0AD4C671&quot;/&gt;&lt;wsp:rsid wsp:val=&quot;0ADE9B2F&quot;/&gt;&lt;wsp:rsid wsp:val=&quot;0AEB0365&quot;/&gt;&lt;wsp:rsid wsp:val=&quot;0B04B9BF&quot;/&gt;&lt;wsp:rsid wsp:val=&quot;0B05F37F&quot;/&gt;&lt;wsp:rsid wsp:val=&quot;0B0C3D7B&quot;/&gt;&lt;wsp:rsid wsp:val=&quot;0B1C114A&quot;/&gt;&lt;wsp:rsid wsp:val=&quot;0B201A15&quot;/&gt;&lt;wsp:rsid wsp:val=&quot;0B211EB2&quot;/&gt;&lt;wsp:rsid wsp:val=&quot;0B238B16&quot;/&gt;&lt;wsp:rsid wsp:val=&quot;0B23F91B&quot;/&gt;&lt;wsp:rsid wsp:val=&quot;0B2907A6&quot;/&gt;&lt;wsp:rsid wsp:val=&quot;0B32D086&quot;/&gt;&lt;wsp:rsid wsp:val=&quot;0B44120B&quot;/&gt;&lt;wsp:rsid wsp:val=&quot;0B5BAF19&quot;/&gt;&lt;wsp:rsid wsp:val=&quot;0B715AD0&quot;/&gt;&lt;wsp:rsid wsp:val=&quot;0B720AB8&quot;/&gt;&lt;wsp:rsid wsp:val=&quot;0B7632F7&quot;/&gt;&lt;wsp:rsid wsp:val=&quot;0B8D3B30&quot;/&gt;&lt;wsp:rsid wsp:val=&quot;0BA000CE&quot;/&gt;&lt;wsp:rsid wsp:val=&quot;0BA2FABF&quot;/&gt;&lt;wsp:rsid wsp:val=&quot;0BAFD7E2&quot;/&gt;&lt;wsp:rsid wsp:val=&quot;0BD18863&quot;/&gt;&lt;wsp:rsid wsp:val=&quot;0BD4109F&quot;/&gt;&lt;wsp:rsid wsp:val=&quot;0BE314B9&quot;/&gt;&lt;wsp:rsid wsp:val=&quot;0BEB6048&quot;/&gt;&lt;wsp:rsid wsp:val=&quot;0BEC0D65&quot;/&gt;&lt;wsp:rsid wsp:val=&quot;0BF05876&quot;/&gt;&lt;wsp:rsid wsp:val=&quot;0C080E1E&quot;/&gt;&lt;wsp:rsid wsp:val=&quot;0C167B31&quot;/&gt;&lt;wsp:rsid wsp:val=&quot;0C2E1391&quot;/&gt;&lt;wsp:rsid wsp:val=&quot;0C305DB3&quot;/&gt;&lt;wsp:rsid wsp:val=&quot;0C481AC2&quot;/&gt;&lt;wsp:rsid wsp:val=&quot;0C5CFBD2&quot;/&gt;&lt;wsp:rsid wsp:val=&quot;0C7EA6A7&quot;/&gt;&lt;wsp:rsid wsp:val=&quot;0C8F7012&quot;/&gt;&lt;wsp:rsid wsp:val=&quot;0CA24B00&quot;/&gt;&lt;wsp:rsid wsp:val=&quot;0CA32A0C&quot;/&gt;&lt;wsp:rsid wsp:val=&quot;0CA6888A&quot;/&gt;&lt;wsp:rsid wsp:val=&quot;0CB96353&quot;/&gt;&lt;wsp:rsid wsp:val=&quot;0CD782CE&quot;/&gt;&lt;wsp:rsid wsp:val=&quot;0CE4E65F&quot;/&gt;&lt;wsp:rsid wsp:val=&quot;0CE6E592&quot;/&gt;&lt;wsp:rsid wsp:val=&quot;0CEAB12C&quot;/&gt;&lt;wsp:rsid wsp:val=&quot;0CEC3B21&quot;/&gt;&lt;wsp:rsid wsp:val=&quot;0CED5ABB&quot;/&gt;&lt;wsp:rsid wsp:val=&quot;0D008CC6&quot;/&gt;&lt;wsp:rsid wsp:val=&quot;0D0577CC&quot;/&gt;&lt;wsp:rsid wsp:val=&quot;0D1B86D9&quot;/&gt;&lt;wsp:rsid wsp:val=&quot;0D361F4A&quot;/&gt;&lt;wsp:rsid wsp:val=&quot;0D37BBF1&quot;/&gt;&lt;wsp:rsid wsp:val=&quot;0D4C2ADA&quot;/&gt;&lt;wsp:rsid wsp:val=&quot;0D4D94F0&quot;/&gt;&lt;wsp:rsid wsp:val=&quot;0D4F3728&quot;/&gt;&lt;wsp:rsid wsp:val=&quot;0D4F9C9F&quot;/&gt;&lt;wsp:rsid wsp:val=&quot;0D5263C5&quot;/&gt;&lt;wsp:rsid wsp:val=&quot;0D5BA78C&quot;/&gt;&lt;wsp:rsid wsp:val=&quot;0D642F05&quot;/&gt;&lt;wsp:rsid wsp:val=&quot;0D69FAA4&quot;/&gt;&lt;wsp:rsid wsp:val=&quot;0D897BF5&quot;/&gt;&lt;wsp:rsid wsp:val=&quot;0D8A4C48&quot;/&gt;&lt;wsp:rsid wsp:val=&quot;0D9950B2&quot;/&gt;&lt;wsp:rsid wsp:val=&quot;0DAA1A65&quot;/&gt;&lt;wsp:rsid wsp:val=&quot;0DAD4AF7&quot;/&gt;&lt;wsp:rsid wsp:val=&quot;0DB8C220&quot;/&gt;&lt;wsp:rsid wsp:val=&quot;0DC3E9CF&quot;/&gt;&lt;wsp:rsid wsp:val=&quot;0DC419A7&quot;/&gt;&lt;wsp:rsid wsp:val=&quot;0DCA9B2C&quot;/&gt;&lt;wsp:rsid wsp:val=&quot;0DCC83D7&quot;/&gt;&lt;wsp:rsid wsp:val=&quot;0DF1E57F&quot;/&gt;&lt;wsp:rsid wsp:val=&quot;0DF87171&quot;/&gt;&lt;wsp:rsid wsp:val=&quot;0DFB7B23&quot;/&gt;&lt;wsp:rsid wsp:val=&quot;0DFD1394&quot;/&gt;&lt;wsp:rsid wsp:val=&quot;0E032B1B&quot;/&gt;&lt;wsp:rsid wsp:val=&quot;0E078139&quot;/&gt;&lt;wsp:rsid wsp:val=&quot;0E0F9545&quot;/&gt;&lt;wsp:rsid wsp:val=&quot;0E10EEDB&quot;/&gt;&lt;wsp:rsid wsp:val=&quot;0E23A8D5&quot;/&gt;&lt;wsp:rsid wsp:val=&quot;0E2A1E68&quot;/&gt;&lt;wsp:rsid wsp:val=&quot;0E41EDAE&quot;/&gt;&lt;wsp:rsid wsp:val=&quot;0E432DEA&quot;/&gt;&lt;wsp:rsid wsp:val=&quot;0E50DBED&quot;/&gt;&lt;wsp:rsid wsp:val=&quot;0E593E46&quot;/&gt;&lt;wsp:rsid wsp:val=&quot;0E71EDC6&quot;/&gt;&lt;wsp:rsid wsp:val=&quot;0E7464C6&quot;/&gt;&lt;wsp:rsid wsp:val=&quot;0E7F86E0&quot;/&gt;&lt;wsp:rsid wsp:val=&quot;0E8A9501&quot;/&gt;&lt;wsp:rsid wsp:val=&quot;0E8C7B8C&quot;/&gt;&lt;wsp:rsid wsp:val=&quot;0EA4268D&quot;/&gt;&lt;wsp:rsid wsp:val=&quot;0EB9A84D&quot;/&gt;&lt;wsp:rsid wsp:val=&quot;0EBB374D&quot;/&gt;&lt;wsp:rsid wsp:val=&quot;0EC094DF&quot;/&gt;&lt;wsp:rsid wsp:val=&quot;0EC4EA40&quot;/&gt;&lt;wsp:rsid wsp:val=&quot;0ED3776E&quot;/&gt;&lt;wsp:rsid wsp:val=&quot;0ED67168&quot;/&gt;&lt;wsp:rsid wsp:val=&quot;0ED76942&quot;/&gt;&lt;wsp:rsid wsp:val=&quot;0EDF6981&quot;/&gt;&lt;wsp:rsid wsp:val=&quot;0EE2E5D5&quot;/&gt;&lt;wsp:rsid wsp:val=&quot;0EE51088&quot;/&gt;&lt;wsp:rsid wsp:val=&quot;0EE59FD4&quot;/&gt;&lt;wsp:rsid wsp:val=&quot;0EF8574A&quot;/&gt;&lt;wsp:rsid wsp:val=&quot;0EFA1DE5&quot;/&gt;&lt;wsp:rsid wsp:val=&quot;0F001519&quot;/&gt;&lt;wsp:rsid wsp:val=&quot;0F0330B7&quot;/&gt;&lt;wsp:rsid wsp:val=&quot;0F05AC7B&quot;/&gt;&lt;wsp:rsid wsp:val=&quot;0F12BF41&quot;/&gt;&lt;wsp:rsid wsp:val=&quot;0F20D484&quot;/&gt;&lt;wsp:rsid wsp:val=&quot;0F2F02BA&quot;/&gt;&lt;wsp:rsid wsp:val=&quot;0F41F312&quot;/&gt;&lt;wsp:rsid wsp:val=&quot;0F4F4780&quot;/&gt;&lt;wsp:rsid wsp:val=&quot;0F65DA7F&quot;/&gt;&lt;wsp:rsid wsp:val=&quot;0F75D7A7&quot;/&gt;&lt;wsp:rsid wsp:val=&quot;0F850F21&quot;/&gt;&lt;wsp:rsid wsp:val=&quot;0F865FFF&quot;/&gt;&lt;wsp:rsid wsp:val=&quot;0F92E011&quot;/&gt;&lt;wsp:rsid wsp:val=&quot;0F98E265&quot;/&gt;&lt;wsp:rsid wsp:val=&quot;0F99C4EF&quot;/&gt;&lt;wsp:rsid wsp:val=&quot;0FA704F0&quot;/&gt;&lt;wsp:rsid wsp:val=&quot;0FAA74D7&quot;/&gt;&lt;wsp:rsid wsp:val=&quot;0FB2C609&quot;/&gt;&lt;wsp:rsid wsp:val=&quot;0FCAA606&quot;/&gt;&lt;wsp:rsid wsp:val=&quot;0FD6681C&quot;/&gt;&lt;wsp:rsid wsp:val=&quot;0FD7B88C&quot;/&gt;&lt;wsp:rsid wsp:val=&quot;0FEBAD20&quot;/&gt;&lt;wsp:rsid wsp:val=&quot;0FED712E&quot;/&gt;&lt;wsp:rsid wsp:val=&quot;0FF08511&quot;/&gt;&lt;wsp:rsid wsp:val=&quot;0FF4BFFF&quot;/&gt;&lt;wsp:rsid wsp:val=&quot;0FFE94AE&quot;/&gt;&lt;wsp:rsid wsp:val=&quot;100340EB&quot;/&gt;&lt;wsp:rsid wsp:val=&quot;100C5C66&quot;/&gt;&lt;wsp:rsid wsp:val=&quot;10103527&quot;/&gt;&lt;wsp:rsid wsp:val=&quot;1027087C&quot;/&gt;&lt;wsp:rsid wsp:val=&quot;102CC4E9&quot;/&gt;&lt;wsp:rsid wsp:val=&quot;1031D56D&quot;/&gt;&lt;wsp:rsid wsp:val=&quot;1036BEF2&quot;/&gt;&lt;wsp:rsid wsp:val=&quot;105189C0&quot;/&gt;&lt;wsp:rsid wsp:val=&quot;105913C2&quot;/&gt;&lt;wsp:rsid wsp:val=&quot;107E4C26&quot;/&gt;&lt;wsp:rsid wsp:val=&quot;108E8EBC&quot;/&gt;&lt;wsp:rsid wsp:val=&quot;10918166&quot;/&gt;&lt;wsp:rsid wsp:val=&quot;109DF415&quot;/&gt;&lt;wsp:rsid wsp:val=&quot;10A2E088&quot;/&gt;&lt;wsp:rsid wsp:val=&quot;10AB1C83&quot;/&gt;&lt;wsp:rsid wsp:val=&quot;10B7F6A4&quot;/&gt;&lt;wsp:rsid wsp:val=&quot;10BABD56&quot;/&gt;&lt;wsp:rsid wsp:val=&quot;10C8D5E7&quot;/&gt;&lt;wsp:rsid wsp:val=&quot;10D77977&quot;/&gt;&lt;wsp:rsid wsp:val=&quot;10DDAD45&quot;/&gt;&lt;wsp:rsid wsp:val=&quot;10FBB693&quot;/&gt;&lt;wsp:rsid wsp:val=&quot;10FE75DA&quot;/&gt;&lt;wsp:rsid wsp:val=&quot;110184B4&quot;/&gt;&lt;wsp:rsid wsp:val=&quot;1101C47D&quot;/&gt;&lt;wsp:rsid wsp:val=&quot;1106784D&quot;/&gt;&lt;wsp:rsid wsp:val=&quot;1139006C&quot;/&gt;&lt;wsp:rsid wsp:val=&quot;114053B9&quot;/&gt;&lt;wsp:rsid wsp:val=&quot;114179ED&quot;/&gt;&lt;wsp:rsid wsp:val=&quot;1147A886&quot;/&gt;&lt;wsp:rsid wsp:val=&quot;114EBCDA&quot;/&gt;&lt;wsp:rsid wsp:val=&quot;1152CA51&quot;/&gt;&lt;wsp:rsid wsp:val=&quot;115AB760&quot;/&gt;&lt;wsp:rsid wsp:val=&quot;116A273F&quot;/&gt;&lt;wsp:rsid wsp:val=&quot;1170940D&quot;/&gt;&lt;wsp:rsid wsp:val=&quot;1179F9AD&quot;/&gt;&lt;wsp:rsid wsp:val=&quot;117AC36F&quot;/&gt;&lt;wsp:rsid wsp:val=&quot;1183740E&quot;/&gt;&lt;wsp:rsid wsp:val=&quot;119A650F&quot;/&gt;&lt;wsp:rsid wsp:val=&quot;119C77B1&quot;/&gt;&lt;wsp:rsid wsp:val=&quot;11A21AFC&quot;/&gt;&lt;wsp:rsid wsp:val=&quot;11A8475A&quot;/&gt;&lt;wsp:rsid wsp:val=&quot;11AC0588&quot;/&gt;&lt;wsp:rsid wsp:val=&quot;11AF94B1&quot;/&gt;&lt;wsp:rsid wsp:val=&quot;11B37A4A&quot;/&gt;&lt;wsp:rsid wsp:val=&quot;11BC9A5F&quot;/&gt;&lt;wsp:rsid wsp:val=&quot;11C4EB91&quot;/&gt;&lt;wsp:rsid wsp:val=&quot;11D43F8C&quot;/&gt;&lt;wsp:rsid wsp:val=&quot;11D7A47D&quot;/&gt;&lt;wsp:rsid wsp:val=&quot;11DC1F4A&quot;/&gt;&lt;wsp:rsid wsp:val=&quot;11E89B8E&quot;/&gt;&lt;wsp:rsid wsp:val=&quot;11EA55A1&quot;/&gt;&lt;wsp:rsid wsp:val=&quot;11F00AF0&quot;/&gt;&lt;wsp:rsid wsp:val=&quot;120AE29B&quot;/&gt;&lt;wsp:rsid wsp:val=&quot;120FDAC8&quot;/&gt;&lt;wsp:rsid wsp:val=&quot;12138A5A&quot;/&gt;&lt;wsp:rsid wsp:val=&quot;12159432&quot;/&gt;&lt;wsp:rsid wsp:val=&quot;121B47F8&quot;/&gt;&lt;wsp:rsid wsp:val=&quot;121D27C4&quot;/&gt;&lt;wsp:rsid wsp:val=&quot;12264D1E&quot;/&gt;&lt;wsp:rsid wsp:val=&quot;122963D1&quot;/&gt;&lt;wsp:rsid wsp:val=&quot;123ECD95&quot;/&gt;&lt;wsp:rsid wsp:val=&quot;1242DD65&quot;/&gt;&lt;wsp:rsid wsp:val=&quot;1245EE8E&quot;/&gt;&lt;wsp:rsid wsp:val=&quot;1263412C&quot;/&gt;&lt;wsp:rsid wsp:val=&quot;12658F8B&quot;/&gt;&lt;wsp:rsid wsp:val=&quot;1270D22A&quot;/&gt;&lt;wsp:rsid wsp:val=&quot;127634F8&quot;/&gt;&lt;wsp:rsid wsp:val=&quot;1285B25E&quot;/&gt;&lt;wsp:rsid wsp:val=&quot;1294BF17&quot;/&gt;&lt;wsp:rsid wsp:val=&quot;12B075E0&quot;/&gt;&lt;wsp:rsid wsp:val=&quot;12B1CCEC&quot;/&gt;&lt;wsp:rsid wsp:val=&quot;12B3225B&quot;/&gt;&lt;wsp:rsid wsp:val=&quot;12DD1E1E&quot;/&gt;&lt;wsp:rsid wsp:val=&quot;12E78003&quot;/&gt;&lt;wsp:rsid wsp:val=&quot;1305F41A&quot;/&gt;&lt;wsp:rsid wsp:val=&quot;132A01FF&quot;/&gt;&lt;wsp:rsid wsp:val=&quot;13353F66&quot;/&gt;&lt;wsp:rsid wsp:val=&quot;1338DED7&quot;/&gt;&lt;wsp:rsid wsp:val=&quot;133DF3A7&quot;/&gt;&lt;wsp:rsid wsp:val=&quot;136AA973&quot;/&gt;&lt;wsp:rsid wsp:val=&quot;1370D161&quot;/&gt;&lt;wsp:rsid wsp:val=&quot;1377EFAB&quot;/&gt;&lt;wsp:rsid wsp:val=&quot;137AE06E&quot;/&gt;&lt;wsp:rsid wsp:val=&quot;13C144D1&quot;/&gt;&lt;wsp:rsid wsp:val=&quot;13C1CE03&quot;/&gt;&lt;wsp:rsid wsp:val=&quot;13CFBFA0&quot;/&gt;&lt;wsp:rsid wsp:val=&quot;13D35570&quot;/&gt;&lt;wsp:rsid wsp:val=&quot;13E88430&quot;/&gt;&lt;wsp:rsid wsp:val=&quot;13F19272&quot;/&gt;&lt;wsp:rsid wsp:val=&quot;13F96E80&quot;/&gt;&lt;wsp:rsid wsp:val=&quot;13F971DA&quot;/&gt;&lt;wsp:rsid wsp:val=&quot;14044506&quot;/&gt;&lt;wsp:rsid wsp:val=&quot;140959C8&quot;/&gt;&lt;wsp:rsid wsp:val=&quot;140A1284&quot;/&gt;&lt;wsp:rsid wsp:val=&quot;140A2432&quot;/&gt;&lt;wsp:rsid wsp:val=&quot;1412AF24&quot;/&gt;&lt;wsp:rsid wsp:val=&quot;14141F17&quot;/&gt;&lt;wsp:rsid wsp:val=&quot;1418AE5E&quot;/&gt;&lt;wsp:rsid wsp:val=&quot;141BE150&quot;/&gt;&lt;wsp:rsid wsp:val=&quot;141C8891&quot;/&gt;&lt;wsp:rsid wsp:val=&quot;14232550&quot;/&gt;&lt;wsp:rsid wsp:val=&quot;1427450D&quot;/&gt;&lt;wsp:rsid wsp:val=&quot;142B8BD5&quot;/&gt;&lt;wsp:rsid wsp:val=&quot;14308F78&quot;/&gt;&lt;wsp:rsid wsp:val=&quot;1439C442&quot;/&gt;&lt;wsp:rsid wsp:val=&quot;143CE616&quot;/&gt;&lt;wsp:rsid wsp:val=&quot;146825EB&quot;/&gt;&lt;wsp:rsid wsp:val=&quot;146D5DCB&quot;/&gt;&lt;wsp:rsid wsp:val=&quot;1482C941&quot;/&gt;&lt;wsp:rsid wsp:val=&quot;148405FE&quot;/&gt;&lt;wsp:rsid wsp:val=&quot;148DCF42&quot;/&gt;&lt;wsp:rsid wsp:val=&quot;149216DC&quot;/&gt;&lt;wsp:rsid wsp:val=&quot;149A71F3&quot;/&gt;&lt;wsp:rsid wsp:val=&quot;149C5544&quot;/&gt;&lt;wsp:rsid wsp:val=&quot;149ED12B&quot;/&gt;&lt;wsp:rsid wsp:val=&quot;14A32BFF&quot;/&gt;&lt;wsp:rsid wsp:val=&quot;14A3613C&quot;/&gt;&lt;wsp:rsid wsp:val=&quot;14A7BC4E&quot;/&gt;&lt;wsp:rsid wsp:val=&quot;14A9D93F&quot;/&gt;&lt;wsp:rsid wsp:val=&quot;14AECBE7&quot;/&gt;&lt;wsp:rsid wsp:val=&quot;14C14D19&quot;/&gt;&lt;wsp:rsid wsp:val=&quot;14D6392B&quot;/&gt;&lt;wsp:rsid wsp:val=&quot;14D717D6&quot;/&gt;&lt;wsp:rsid wsp:val=&quot;14E35A59&quot;/&gt;&lt;wsp:rsid wsp:val=&quot;150338C6&quot;/&gt;&lt;wsp:rsid wsp:val=&quot;150AA2F2&quot;/&gt;&lt;wsp:rsid wsp:val=&quot;150DA6A5&quot;/&gt;&lt;wsp:rsid wsp:val=&quot;1510B88A&quot;/&gt;&lt;wsp:rsid wsp:val=&quot;15122C75&quot;/&gt;&lt;wsp:rsid wsp:val=&quot;151FA016&quot;/&gt;&lt;wsp:rsid wsp:val=&quot;1524C061&quot;/&gt;&lt;wsp:rsid wsp:val=&quot;1553A6BD&quot;/&gt;&lt;wsp:rsid wsp:val=&quot;1554F43F&quot;/&gt;&lt;wsp:rsid wsp:val=&quot;1566AB7D&quot;/&gt;&lt;wsp:rsid wsp:val=&quot;15715B3D&quot;/&gt;&lt;wsp:rsid wsp:val=&quot;15780A55&quot;/&gt;&lt;wsp:rsid wsp:val=&quot;157DD876&quot;/&gt;&lt;wsp:rsid wsp:val=&quot;15925CB9&quot;/&gt;&lt;wsp:rsid wsp:val=&quot;15937C72&quot;/&gt;&lt;wsp:rsid wsp:val=&quot;1595AB20&quot;/&gt;&lt;wsp:rsid wsp:val=&quot;1596D54C&quot;/&gt;&lt;wsp:rsid wsp:val=&quot;1597BAFC&quot;/&gt;&lt;wsp:rsid wsp:val=&quot;159926A5&quot;/&gt;&lt;wsp:rsid wsp:val=&quot;15A02818&quot;/&gt;&lt;wsp:rsid wsp:val=&quot;15AD0AB3&quot;/&gt;&lt;wsp:rsid wsp:val=&quot;15B769DA&quot;/&gt;&lt;wsp:rsid wsp:val=&quot;15BBB3F8&quot;/&gt;&lt;wsp:rsid wsp:val=&quot;15ED2E69&quot;/&gt;&lt;wsp:rsid wsp:val=&quot;15EF4F7C&quot;/&gt;&lt;wsp:rsid wsp:val=&quot;160F15A2&quot;/&gt;&lt;wsp:rsid wsp:val=&quot;160FE214&quot;/&gt;&lt;wsp:rsid wsp:val=&quot;1613787F&quot;/&gt;&lt;wsp:rsid wsp:val=&quot;16288B42&quot;/&gt;&lt;wsp:rsid wsp:val=&quot;16429F88&quot;/&gt;&lt;wsp:rsid wsp:val=&quot;1646ABFD&quot;/&gt;&lt;wsp:rsid wsp:val=&quot;16551867&quot;/&gt;&lt;wsp:rsid wsp:val=&quot;167803A0&quot;/&gt;&lt;wsp:rsid wsp:val=&quot;16788FF5&quot;/&gt;&lt;wsp:rsid wsp:val=&quot;167A273C&quot;/&gt;&lt;wsp:rsid wsp:val=&quot;168003F1&quot;/&gt;&lt;wsp:rsid wsp:val=&quot;16847971&quot;/&gt;&lt;wsp:rsid wsp:val=&quot;168E9537&quot;/&gt;&lt;wsp:rsid wsp:val=&quot;16952BE3&quot;/&gt;&lt;wsp:rsid wsp:val=&quot;16987555&quot;/&gt;&lt;wsp:rsid wsp:val=&quot;169E1000&quot;/&gt;&lt;wsp:rsid wsp:val=&quot;16A25596&quot;/&gt;&lt;wsp:rsid wsp:val=&quot;16A4ECFF&quot;/&gt;&lt;wsp:rsid wsp:val=&quot;16A75313&quot;/&gt;&lt;wsp:rsid wsp:val=&quot;16B8E59E&quot;/&gt;&lt;wsp:rsid wsp:val=&quot;16BAAE82&quot;/&gt;&lt;wsp:rsid wsp:val=&quot;16C6E4E3&quot;/&gt;&lt;wsp:rsid wsp:val=&quot;16CD3B63&quot;/&gt;&lt;wsp:rsid wsp:val=&quot;16D6A3E3&quot;/&gt;&lt;wsp:rsid wsp:val=&quot;16E0C9C8&quot;/&gt;&lt;wsp:rsid wsp:val=&quot;16E9E3EE&quot;/&gt;&lt;wsp:rsid wsp:val=&quot;16EF69D6&quot;/&gt;&lt;wsp:rsid wsp:val=&quot;170830EC&quot;/&gt;&lt;wsp:rsid wsp:val=&quot;170A83F6&quot;/&gt;&lt;wsp:rsid wsp:val=&quot;170B1B6E&quot;/&gt;&lt;wsp:rsid wsp:val=&quot;170D1CB2&quot;/&gt;&lt;wsp:rsid wsp:val=&quot;171CF474&quot;/&gt;&lt;wsp:rsid wsp:val=&quot;171D9367&quot;/&gt;&lt;wsp:rsid wsp:val=&quot;17286718&quot;/&gt;&lt;wsp:rsid wsp:val=&quot;172DFEA7&quot;/&gt;&lt;wsp:rsid wsp:val=&quot;172ECE1D&quot;/&gt;&lt;wsp:rsid wsp:val=&quot;172FB384&quot;/&gt;&lt;wsp:rsid wsp:val=&quot;1746F65A&quot;/&gt;&lt;wsp:rsid wsp:val=&quot;174D6CD3&quot;/&gt;&lt;wsp:rsid wsp:val=&quot;175918CE&quot;/&gt;&lt;wsp:rsid wsp:val=&quot;175AC612&quot;/&gt;&lt;wsp:rsid wsp:val=&quot;1777E4E0&quot;/&gt;&lt;wsp:rsid wsp:val=&quot;1781A7F3&quot;/&gt;&lt;wsp:rsid wsp:val=&quot;1792AE69&quot;/&gt;&lt;wsp:rsid wsp:val=&quot;179F538A&quot;/&gt;&lt;wsp:rsid wsp:val=&quot;17B0FA64&quot;/&gt;&lt;wsp:rsid wsp:val=&quot;17B3839E&quot;/&gt;&lt;wsp:rsid wsp:val=&quot;17BAFBBD&quot;/&gt;&lt;wsp:rsid wsp:val=&quot;17C13C85&quot;/&gt;&lt;wsp:rsid wsp:val=&quot;17CF8FE1&quot;/&gt;&lt;wsp:rsid wsp:val=&quot;17E827D2&quot;/&gt;&lt;wsp:rsid wsp:val=&quot;17E986DE&quot;/&gt;&lt;wsp:rsid wsp:val=&quot;17ED46DD&quot;/&gt;&lt;wsp:rsid wsp:val=&quot;180701DD&quot;/&gt;&lt;wsp:rsid wsp:val=&quot;180CE3A9&quot;/&gt;&lt;wsp:rsid wsp:val=&quot;1818FE18&quot;/&gt;&lt;wsp:rsid wsp:val=&quot;181963BB&quot;/&gt;&lt;wsp:rsid wsp:val=&quot;181DDEF5&quot;/&gt;&lt;wsp:rsid wsp:val=&quot;1824414E&quot;/&gt;&lt;wsp:rsid wsp:val=&quot;18289478&quot;/&gt;&lt;wsp:rsid wsp:val=&quot;182F6098&quot;/&gt;&lt;wsp:rsid wsp:val=&quot;18324510&quot;/&gt;&lt;wsp:rsid wsp:val=&quot;1842B62E&quot;/&gt;&lt;wsp:rsid wsp:val=&quot;184BD3AA&quot;/&gt;&lt;wsp:rsid wsp:val=&quot;184F15F3&quot;/&gt;&lt;wsp:rsid wsp:val=&quot;18564904&quot;/&gt;&lt;wsp:rsid wsp:val=&quot;1858993A&quot;/&gt;&lt;wsp:rsid wsp:val=&quot;1859FB7D&quot;/&gt;&lt;wsp:rsid wsp:val=&quot;185F1802&quot;/&gt;&lt;wsp:rsid wsp:val=&quot;18621993&quot;/&gt;&lt;wsp:rsid wsp:val=&quot;18712897&quot;/&gt;&lt;wsp:rsid wsp:val=&quot;1891138C&quot;/&gt;&lt;wsp:rsid wsp:val=&quot;18AF2654&quot;/&gt;&lt;wsp:rsid wsp:val=&quot;18B6F7B6&quot;/&gt;&lt;wsp:rsid wsp:val=&quot;18BF7815&quot;/&gt;&lt;wsp:rsid wsp:val=&quot;18C20B00&quot;/&gt;&lt;wsp:rsid wsp:val=&quot;18C92BDE&quot;/&gt;&lt;wsp:rsid wsp:val=&quot;18CD40A9&quot;/&gt;&lt;wsp:rsid wsp:val=&quot;18D1D0D6&quot;/&gt;&lt;wsp:rsid wsp:val=&quot;18DCFE24&quot;/&gt;&lt;wsp:rsid wsp:val=&quot;18EB1065&quot;/&gt;&lt;wsp:rsid wsp:val=&quot;18F14ACD&quot;/&gt;&lt;wsp:rsid wsp:val=&quot;18F82567&quot;/&gt;&lt;wsp:rsid wsp:val=&quot;18FEED7D&quot;/&gt;&lt;wsp:rsid wsp:val=&quot;190E4DBD&quot;/&gt;&lt;wsp:rsid wsp:val=&quot;19121487&quot;/&gt;&lt;wsp:rsid wsp:val=&quot;191827DA&quot;/&gt;&lt;wsp:rsid wsp:val=&quot;1918FD29&quot;/&gt;&lt;wsp:rsid wsp:val=&quot;19224A80&quot;/&gt;&lt;wsp:rsid wsp:val=&quot;1932214C&quot;/&gt;&lt;wsp:rsid wsp:val=&quot;194164D6&quot;/&gt;&lt;wsp:rsid wsp:val=&quot;194C5FA2&quot;/&gt;&lt;wsp:rsid wsp:val=&quot;194E8AB1&quot;/&gt;&lt;wsp:rsid wsp:val=&quot;194F53FF&quot;/&gt;&lt;wsp:rsid wsp:val=&quot;1958D450&quot;/&gt;&lt;wsp:rsid wsp:val=&quot;197E01EF&quot;/&gt;&lt;wsp:rsid wsp:val=&quot;198A3D39&quot;/&gt;&lt;wsp:rsid wsp:val=&quot;19A12DAC&quot;/&gt;&lt;wsp:rsid wsp:val=&quot;19A8B40A&quot;/&gt;&lt;wsp:rsid wsp:val=&quot;19AB3C7C&quot;/&gt;&lt;wsp:rsid wsp:val=&quot;19AE3B9D&quot;/&gt;&lt;wsp:rsid wsp:val=&quot;19C98617&quot;/&gt;&lt;wsp:rsid wsp:val=&quot;19DED358&quot;/&gt;&lt;wsp:rsid wsp:val=&quot;19EAE617&quot;/&gt;&lt;wsp:rsid wsp:val=&quot;1A08582C&quot;/&gt;&lt;wsp:rsid wsp:val=&quot;1A097072&quot;/&gt;&lt;wsp:rsid wsp:val=&quot;1A2A6000&quot;/&gt;&lt;wsp:rsid wsp:val=&quot;1A2BF7BB&quot;/&gt;&lt;wsp:rsid wsp:val=&quot;1A2F039A&quot;/&gt;&lt;wsp:rsid wsp:val=&quot;1A327F89&quot;/&gt;&lt;wsp:rsid wsp:val=&quot;1A3C0B2F&quot;/&gt;&lt;wsp:rsid wsp:val=&quot;1A413172&quot;/&gt;&lt;wsp:rsid wsp:val=&quot;1A41802B&quot;/&gt;&lt;wsp:rsid wsp:val=&quot;1A52E500&quot;/&gt;&lt;wsp:rsid wsp:val=&quot;1A59FE12&quot;/&gt;&lt;wsp:rsid wsp:val=&quot;1A5C8CB7&quot;/&gt;&lt;wsp:rsid wsp:val=&quot;1A64FC3F&quot;/&gt;&lt;wsp:rsid wsp:val=&quot;1A6518E5&quot;/&gt;&lt;wsp:rsid wsp:val=&quot;1A7FE0C3&quot;/&gt;&lt;wsp:rsid wsp:val=&quot;1A81F0A8&quot;/&gt;&lt;wsp:rsid wsp:val=&quot;1A8BF382&quot;/&gt;&lt;wsp:rsid wsp:val=&quot;1A9B3CD6&quot;/&gt;&lt;wsp:rsid wsp:val=&quot;1A9BE4AD&quot;/&gt;&lt;wsp:rsid wsp:val=&quot;1AB012F1&quot;/&gt;&lt;wsp:rsid wsp:val=&quot;1ABABE27&quot;/&gt;&lt;wsp:rsid wsp:val=&quot;1AC4B604&quot;/&gt;&lt;wsp:rsid wsp:val=&quot;1AC4C0F5&quot;/&gt;&lt;wsp:rsid wsp:val=&quot;1AC519C8&quot;/&gt;&lt;wsp:rsid wsp:val=&quot;1AC6813A&quot;/&gt;&lt;wsp:rsid wsp:val=&quot;1AC91513&quot;/&gt;&lt;wsp:rsid wsp:val=&quot;1AD9BB49&quot;/&gt;&lt;wsp:rsid wsp:val=&quot;1ADCDBBE&quot;/&gt;&lt;wsp:rsid wsp:val=&quot;1AE107DD&quot;/&gt;&lt;wsp:rsid wsp:val=&quot;1AEC447F&quot;/&gt;&lt;wsp:rsid wsp:val=&quot;1AF3908A&quot;/&gt;&lt;wsp:rsid wsp:val=&quot;1AFAB8B0&quot;/&gt;&lt;wsp:rsid wsp:val=&quot;1AFB8718&quot;/&gt;&lt;wsp:rsid wsp:val=&quot;1B055D59&quot;/&gt;&lt;wsp:rsid wsp:val=&quot;1B2C4594&quot;/&gt;&lt;wsp:rsid wsp:val=&quot;1B470CDD&quot;/&gt;&lt;wsp:rsid wsp:val=&quot;1B4B0CF6&quot;/&gt;&lt;wsp:rsid wsp:val=&quot;1B4C0118&quot;/&gt;&lt;wsp:rsid wsp:val=&quot;1B546CDD&quot;/&gt;&lt;wsp:rsid wsp:val=&quot;1B70050C&quot;/&gt;&lt;wsp:rsid wsp:val=&quot;1B830190&quot;/&gt;&lt;wsp:rsid wsp:val=&quot;1B84C7DF&quot;/&gt;&lt;wsp:rsid wsp:val=&quot;1B877582&quot;/&gt;&lt;wsp:rsid wsp:val=&quot;1B944447&quot;/&gt;&lt;wsp:rsid wsp:val=&quot;1BA0D097&quot;/&gt;&lt;wsp:rsid wsp:val=&quot;1BAA7732&quot;/&gt;&lt;wsp:rsid wsp:val=&quot;1BAAA4C0&quot;/&gt;&lt;wsp:rsid wsp:val=&quot;1BB2C896&quot;/&gt;&lt;wsp:rsid wsp:val=&quot;1BC9ACEC&quot;/&gt;&lt;wsp:rsid wsp:val=&quot;1BCC62B4&quot;/&gt;&lt;wsp:rsid wsp:val=&quot;1BD4A68A&quot;/&gt;&lt;wsp:rsid wsp:val=&quot;1BE37A27&quot;/&gt;&lt;wsp:rsid wsp:val=&quot;1BE6D6AE&quot;/&gt;&lt;wsp:rsid wsp:val=&quot;1BE9C993&quot;/&gt;&lt;wsp:rsid wsp:val=&quot;1C015C91&quot;/&gt;&lt;wsp:rsid wsp:val=&quot;1C1C001E&quot;/&gt;&lt;wsp:rsid wsp:val=&quot;1C1E8157&quot;/&gt;&lt;wsp:rsid wsp:val=&quot;1C1F28A7&quot;/&gt;&lt;wsp:rsid wsp:val=&quot;1C414D7D&quot;/&gt;&lt;wsp:rsid wsp:val=&quot;1C430C71&quot;/&gt;&lt;wsp:rsid wsp:val=&quot;1C64713A&quot;/&gt;&lt;wsp:rsid wsp:val=&quot;1C6CB88D&quot;/&gt;&lt;wsp:rsid wsp:val=&quot;1C6D0316&quot;/&gt;&lt;wsp:rsid wsp:val=&quot;1C735A3F&quot;/&gt;&lt;wsp:rsid wsp:val=&quot;1C840064&quot;/&gt;&lt;wsp:rsid wsp:val=&quot;1C9594DA&quot;/&gt;&lt;wsp:rsid wsp:val=&quot;1C95AEED&quot;/&gt;&lt;wsp:rsid wsp:val=&quot;1C975779&quot;/&gt;&lt;wsp:rsid wsp:val=&quot;1C9F47CD&quot;/&gt;&lt;wsp:rsid wsp:val=&quot;1CB4D8B1&quot;/&gt;&lt;wsp:rsid wsp:val=&quot;1CE5F263&quot;/&gt;&lt;wsp:rsid wsp:val=&quot;1CF90615&quot;/&gt;&lt;wsp:rsid wsp:val=&quot;1CFBC247&quot;/&gt;&lt;wsp:rsid wsp:val=&quot;1D0BC280&quot;/&gt;&lt;wsp:rsid wsp:val=&quot;1D0E2FF3&quot;/&gt;&lt;wsp:rsid wsp:val=&quot;1D16E46B&quot;/&gt;&lt;wsp:rsid wsp:val=&quot;1D216C14&quot;/&gt;&lt;wsp:rsid wsp:val=&quot;1D300CC8&quot;/&gt;&lt;wsp:rsid wsp:val=&quot;1D32B5F0&quot;/&gt;&lt;wsp:rsid wsp:val=&quot;1D3A028A&quot;/&gt;&lt;wsp:rsid wsp:val=&quot;1D4A3C78&quot;/&gt;&lt;wsp:rsid wsp:val=&quot;1D50DCEC&quot;/&gt;&lt;wsp:rsid wsp:val=&quot;1D5DBB11&quot;/&gt;&lt;wsp:rsid wsp:val=&quot;1D5EAE2E&quot;/&gt;&lt;wsp:rsid wsp:val=&quot;1D6B29F0&quot;/&gt;&lt;wsp:rsid wsp:val=&quot;1D70F8BE&quot;/&gt;&lt;wsp:rsid wsp:val=&quot;1D7174C4&quot;/&gt;&lt;wsp:rsid wsp:val=&quot;1D8754F8&quot;/&gt;&lt;wsp:rsid wsp:val=&quot;1D9C9D01&quot;/&gt;&lt;wsp:rsid wsp:val=&quot;1DA541F9&quot;/&gt;&lt;wsp:rsid wsp:val=&quot;1DB0DA96&quot;/&gt;&lt;wsp:rsid wsp:val=&quot;1DC227C6&quot;/&gt;&lt;wsp:rsid wsp:val=&quot;1DD74D4E&quot;/&gt;&lt;wsp:rsid wsp:val=&quot;1DDDA60F&quot;/&gt;&lt;wsp:rsid wsp:val=&quot;1DE00327&quot;/&gt;&lt;wsp:rsid wsp:val=&quot;1DE0AF27&quot;/&gt;&lt;wsp:rsid wsp:val=&quot;1DECACE9&quot;/&gt;&lt;wsp:rsid wsp:val=&quot;1E11C701&quot;/&gt;&lt;wsp:rsid wsp:val=&quot;1E23A6E5&quot;/&gt;&lt;wsp:rsid wsp:val=&quot;1E281B35&quot;/&gt;&lt;wsp:rsid wsp:val=&quot;1E3489A8&quot;/&gt;&lt;wsp:rsid wsp:val=&quot;1E3D6F1D&quot;/&gt;&lt;wsp:rsid wsp:val=&quot;1E645FF3&quot;/&gt;&lt;wsp:rsid wsp:val=&quot;1E67EC37&quot;/&gt;&lt;wsp:rsid wsp:val=&quot;1E6B9EB7&quot;/&gt;&lt;wsp:rsid wsp:val=&quot;1E6E3ACA&quot;/&gt;&lt;wsp:rsid wsp:val=&quot;1E7276B3&quot;/&gt;&lt;wsp:rsid wsp:val=&quot;1E7F4AA8&quot;/&gt;&lt;wsp:rsid wsp:val=&quot;1E8995FA&quot;/&gt;&lt;wsp:rsid wsp:val=&quot;1E8F102E&quot;/&gt;&lt;wsp:rsid wsp:val=&quot;1EA5324D&quot;/&gt;&lt;wsp:rsid wsp:val=&quot;1EA77C0A&quot;/&gt;&lt;wsp:rsid wsp:val=&quot;1EAAE261&quot;/&gt;&lt;wsp:rsid wsp:val=&quot;1EB1E7E4&quot;/&gt;&lt;wsp:rsid wsp:val=&quot;1EB2651F&quot;/&gt;&lt;wsp:rsid wsp:val=&quot;1EBCEEE5&quot;/&gt;&lt;wsp:rsid wsp:val=&quot;1EBD3CA0&quot;/&gt;&lt;wsp:rsid wsp:val=&quot;1EC3C239&quot;/&gt;&lt;wsp:rsid wsp:val=&quot;1EC3F783&quot;/&gt;&lt;wsp:rsid wsp:val=&quot;1ECCFD2F&quot;/&gt;&lt;wsp:rsid wsp:val=&quot;1ECE8DF8&quot;/&gt;&lt;wsp:rsid wsp:val=&quot;1ED378F3&quot;/&gt;&lt;wsp:rsid wsp:val=&quot;1ED8F4A2&quot;/&gt;&lt;wsp:rsid wsp:val=&quot;1EDE2540&quot;/&gt;&lt;wsp:rsid wsp:val=&quot;1EDED4CE&quot;/&gt;&lt;wsp:rsid wsp:val=&quot;1EE095E6&quot;/&gt;&lt;wsp:rsid wsp:val=&quot;1EE564A2&quot;/&gt;&lt;wsp:rsid wsp:val=&quot;1EEC7E80&quot;/&gt;&lt;wsp:rsid wsp:val=&quot;1EEEB2EE&quot;/&gt;&lt;wsp:rsid wsp:val=&quot;1EFFE081&quot;/&gt;&lt;wsp:rsid wsp:val=&quot;1F1A58C1&quot;/&gt;&lt;wsp:rsid wsp:val=&quot;1F236542&quot;/&gt;&lt;wsp:rsid wsp:val=&quot;1F24C28C&quot;/&gt;&lt;wsp:rsid wsp:val=&quot;1F26E188&quot;/&gt;&lt;wsp:rsid wsp:val=&quot;1F453086&quot;/&gt;&lt;wsp:rsid wsp:val=&quot;1F5BB0DF&quot;/&gt;&lt;wsp:rsid wsp:val=&quot;1F6B16A6&quot;/&gt;&lt;wsp:rsid wsp:val=&quot;1F6DB30E&quot;/&gt;&lt;wsp:rsid wsp:val=&quot;1F7B1045&quot;/&gt;&lt;wsp:rsid wsp:val=&quot;1F8C67B3&quot;/&gt;&lt;wsp:rsid wsp:val=&quot;1F961A31&quot;/&gt;&lt;wsp:rsid wsp:val=&quot;1F9B2303&quot;/&gt;&lt;wsp:rsid wsp:val=&quot;1FA67F9F&quot;/&gt;&lt;wsp:rsid wsp:val=&quot;1FC5828D&quot;/&gt;&lt;wsp:rsid wsp:val=&quot;1FC6B6B4&quot;/&gt;&lt;wsp:rsid wsp:val=&quot;1FCCB7E7&quot;/&gt;&lt;wsp:rsid wsp:val=&quot;1FD016AC&quot;/&gt;&lt;wsp:rsid wsp:val=&quot;1FEB6B14&quot;/&gt;&lt;wsp:rsid wsp:val=&quot;1FFB4CC5&quot;/&gt;&lt;wsp:rsid wsp:val=&quot;1FFD1995&quot;/&gt;&lt;wsp:rsid wsp:val=&quot;200D1774&quot;/&gt;&lt;wsp:rsid wsp:val=&quot;2017F58E&quot;/&gt;&lt;wsp:rsid wsp:val=&quot;201AADF7&quot;/&gt;&lt;wsp:rsid wsp:val=&quot;201C2C32&quot;/&gt;&lt;wsp:rsid wsp:val=&quot;2027F0EC&quot;/&gt;&lt;wsp:rsid wsp:val=&quot;204E852D&quot;/&gt;&lt;wsp:rsid wsp:val=&quot;20558011&quot;/&gt;&lt;wsp:rsid wsp:val=&quot;20571426&quot;/&gt;&lt;wsp:rsid wsp:val=&quot;20578821&quot;/&gt;&lt;wsp:rsid wsp:val=&quot;20582343&quot;/&gt;&lt;wsp:rsid wsp:val=&quot;2064D711&quot;/&gt;&lt;wsp:rsid wsp:val=&quot;206881B5&quot;/&gt;&lt;wsp:rsid wsp:val=&quot;206BD3F4&quot;/&gt;&lt;wsp:rsid wsp:val=&quot;2076865A&quot;/&gt;&lt;wsp:rsid wsp:val=&quot;207E6B51&quot;/&gt;&lt;wsp:rsid wsp:val=&quot;207E93B5&quot;/&gt;&lt;wsp:rsid wsp:val=&quot;20846EFA&quot;/&gt;&lt;wsp:rsid wsp:val=&quot;20AA75D0&quot;/&gt;&lt;wsp:rsid wsp:val=&quot;20AAF760&quot;/&gt;&lt;wsp:rsid wsp:val=&quot;20B5BEE2&quot;/&gt;&lt;wsp:rsid wsp:val=&quot;20B631D8&quot;/&gt;&lt;wsp:rsid wsp:val=&quot;20B9F4CC&quot;/&gt;&lt;wsp:rsid wsp:val=&quot;20C3BA5E&quot;/&gt;&lt;wsp:rsid wsp:val=&quot;20D4418C&quot;/&gt;&lt;wsp:rsid wsp:val=&quot;20DFBD4E&quot;/&gt;&lt;wsp:rsid wsp:val=&quot;20EF73FC&quot;/&gt;&lt;wsp:rsid wsp:val=&quot;20F3C623&quot;/&gt;&lt;wsp:rsid wsp:val=&quot;20FD1BC1&quot;/&gt;&lt;wsp:rsid wsp:val=&quot;21045ED2&quot;/&gt;&lt;wsp:rsid wsp:val=&quot;2107D3A0&quot;/&gt;&lt;wsp:rsid wsp:val=&quot;210D45BC&quot;/&gt;&lt;wsp:rsid wsp:val=&quot;21104E38&quot;/&gt;&lt;wsp:rsid wsp:val=&quot;2110E64E&quot;/&gt;&lt;wsp:rsid wsp:val=&quot;21158A16&quot;/&gt;&lt;wsp:rsid wsp:val=&quot;214554A9&quot;/&gt;&lt;wsp:rsid wsp:val=&quot;214F27F2&quot;/&gt;&lt;wsp:rsid wsp:val=&quot;2152C5A6&quot;/&gt;&lt;wsp:rsid wsp:val=&quot;2156EB0A&quot;/&gt;&lt;wsp:rsid wsp:val=&quot;2158F9BA&quot;/&gt;&lt;wsp:rsid wsp:val=&quot;21599C96&quot;/&gt;&lt;wsp:rsid wsp:val=&quot;215E241A&quot;/&gt;&lt;wsp:rsid wsp:val=&quot;21606511&quot;/&gt;&lt;wsp:rsid wsp:val=&quot;216BC77D&quot;/&gt;&lt;wsp:rsid wsp:val=&quot;21720A73&quot;/&gt;&lt;wsp:rsid wsp:val=&quot;2174C783&quot;/&gt;&lt;wsp:rsid wsp:val=&quot;21A85E8F&quot;/&gt;&lt;wsp:rsid wsp:val=&quot;21B65CD1&quot;/&gt;&lt;wsp:rsid wsp:val=&quot;21BFCA60&quot;/&gt;&lt;wsp:rsid wsp:val=&quot;21C7D1AE&quot;/&gt;&lt;wsp:rsid wsp:val=&quot;21D65F0E&quot;/&gt;&lt;wsp:rsid wsp:val=&quot;21DB76F9&quot;/&gt;&lt;wsp:rsid wsp:val=&quot;21E2FCE1&quot;/&gt;&lt;wsp:rsid wsp:val=&quot;21EA5D6E&quot;/&gt;&lt;wsp:rsid wsp:val=&quot;21EB5E43&quot;/&gt;&lt;wsp:rsid wsp:val=&quot;21F4F301&quot;/&gt;&lt;wsp:rsid wsp:val=&quot;21F935CF&quot;/&gt;&lt;wsp:rsid wsp:val=&quot;2201D0D2&quot;/&gt;&lt;wsp:rsid wsp:val=&quot;2209978A&quot;/&gt;&lt;wsp:rsid wsp:val=&quot;220DC55D&quot;/&gt;&lt;wsp:rsid wsp:val=&quot;220E33FB&quot;/&gt;&lt;wsp:rsid wsp:val=&quot;220E79A2&quot;/&gt;&lt;wsp:rsid wsp:val=&quot;2211136B&quot;/&gt;&lt;wsp:rsid wsp:val=&quot;221BF468&quot;/&gt;&lt;wsp:rsid wsp:val=&quot;22389768&quot;/&gt;&lt;wsp:rsid wsp:val=&quot;2254C80F&quot;/&gt;&lt;wsp:rsid wsp:val=&quot;22620488&quot;/&gt;&lt;wsp:rsid wsp:val=&quot;22834A90&quot;/&gt;&lt;wsp:rsid wsp:val=&quot;22931B19&quot;/&gt;&lt;wsp:rsid wsp:val=&quot;22A52ECB&quot;/&gt;&lt;wsp:rsid wsp:val=&quot;22C6762C&quot;/&gt;&lt;wsp:rsid wsp:val=&quot;22DC449A&quot;/&gt;&lt;wsp:rsid wsp:val=&quot;22F5B2D3&quot;/&gt;&lt;wsp:rsid wsp:val=&quot;22F88F99&quot;/&gt;&lt;wsp:rsid wsp:val=&quot;2305F755&quot;/&gt;&lt;wsp:rsid wsp:val=&quot;2308781B&quot;/&gt;&lt;wsp:rsid wsp:val=&quot;231AB9A9&quot;/&gt;&lt;wsp:rsid wsp:val=&quot;233E4605&quot;/&gt;&lt;wsp:rsid wsp:val=&quot;2344A736&quot;/&gt;&lt;wsp:rsid wsp:val=&quot;2359748D&quot;/&gt;&lt;wsp:rsid wsp:val=&quot;23632F12&quot;/&gt;&lt;wsp:rsid wsp:val=&quot;23661864&quot;/&gt;&lt;wsp:rsid wsp:val=&quot;2369CDD0&quot;/&gt;&lt;wsp:rsid wsp:val=&quot;2370DD7C&quot;/&gt;&lt;wsp:rsid wsp:val=&quot;23743B5D&quot;/&gt;&lt;wsp:rsid wsp:val=&quot;237F4ED2&quot;/&gt;&lt;wsp:rsid wsp:val=&quot;238283D8&quot;/&gt;&lt;wsp:rsid wsp:val=&quot;23883E5D&quot;/&gt;&lt;wsp:rsid wsp:val=&quot;2389AE43&quot;/&gt;&lt;wsp:rsid wsp:val=&quot;238CA269&quot;/&gt;&lt;wsp:rsid wsp:val=&quot;2394DB3A&quot;/&gt;&lt;wsp:rsid wsp:val=&quot;239BF0B3&quot;/&gt;&lt;wsp:rsid wsp:val=&quot;23B70081&quot;/&gt;&lt;wsp:rsid wsp:val=&quot;23B8D5C5&quot;/&gt;&lt;wsp:rsid wsp:val=&quot;23C03222&quot;/&gt;&lt;wsp:rsid wsp:val=&quot;23CA4A02&quot;/&gt;&lt;wsp:rsid wsp:val=&quot;23D537A1&quot;/&gt;&lt;wsp:rsid wsp:val=&quot;23D7B10D&quot;/&gt;&lt;wsp:rsid wsp:val=&quot;23DFA757&quot;/&gt;&lt;wsp:rsid wsp:val=&quot;23E3C712&quot;/&gt;&lt;wsp:rsid wsp:val=&quot;23EA76D3&quot;/&gt;&lt;wsp:rsid wsp:val=&quot;23EF3C0C&quot;/&gt;&lt;wsp:rsid wsp:val=&quot;23EFD3C5&quot;/&gt;&lt;wsp:rsid wsp:val=&quot;23F60B1C&quot;/&gt;&lt;wsp:rsid wsp:val=&quot;23FECCC2&quot;/&gt;&lt;wsp:rsid wsp:val=&quot;24014443&quot;/&gt;&lt;wsp:rsid wsp:val=&quot;2404A029&quot;/&gt;&lt;wsp:rsid wsp:val=&quot;240F46C2&quot;/&gt;&lt;wsp:rsid wsp:val=&quot;242CD1F1&quot;/&gt;&lt;wsp:rsid wsp:val=&quot;242E0E26&quot;/&gt;&lt;wsp:rsid wsp:val=&quot;2430C216&quot;/&gt;&lt;wsp:rsid wsp:val=&quot;24337F8E&quot;/&gt;&lt;wsp:rsid wsp:val=&quot;2434024F&quot;/&gt;&lt;wsp:rsid wsp:val=&quot;24382754&quot;/&gt;&lt;wsp:rsid wsp:val=&quot;2447639A&quot;/&gt;&lt;wsp:rsid wsp:val=&quot;2455A33D&quot;/&gt;&lt;wsp:rsid wsp:val=&quot;245D4367&quot;/&gt;&lt;wsp:rsid wsp:val=&quot;24770C1D&quot;/&gt;&lt;wsp:rsid wsp:val=&quot;2479F0C2&quot;/&gt;&lt;wsp:rsid wsp:val=&quot;24845699&quot;/&gt;&lt;wsp:rsid wsp:val=&quot;2494C961&quot;/&gt;&lt;wsp:rsid wsp:val=&quot;2496C609&quot;/&gt;&lt;wsp:rsid wsp:val=&quot;249C01B6&quot;/&gt;&lt;wsp:rsid wsp:val=&quot;24A66570&quot;/&gt;&lt;wsp:rsid wsp:val=&quot;24A70584&quot;/&gt;&lt;wsp:rsid wsp:val=&quot;24C79D24&quot;/&gt;&lt;wsp:rsid wsp:val=&quot;24CCA111&quot;/&gt;&lt;wsp:rsid wsp:val=&quot;24D1BC84&quot;/&gt;&lt;wsp:rsid wsp:val=&quot;24DF11E9&quot;/&gt;&lt;wsp:rsid wsp:val=&quot;24E9276B&quot;/&gt;&lt;wsp:rsid wsp:val=&quot;24FCAFE9&quot;/&gt;&lt;wsp:rsid wsp:val=&quot;2501A9B1&quot;/&gt;&lt;wsp:rsid wsp:val=&quot;25059E31&quot;/&gt;&lt;wsp:rsid wsp:val=&quot;2505C0E1&quot;/&gt;&lt;wsp:rsid wsp:val=&quot;25161E6F&quot;/&gt;&lt;wsp:rsid wsp:val=&quot;2519982A&quot;/&gt;&lt;wsp:rsid wsp:val=&quot;25311F67&quot;/&gt;&lt;wsp:rsid wsp:val=&quot;25322FD4&quot;/&gt;&lt;wsp:rsid wsp:val=&quot;25367B2E&quot;/&gt;&lt;wsp:rsid wsp:val=&quot;253C2DCA&quot;/&gt;&lt;wsp:rsid wsp:val=&quot;253CA854&quot;/&gt;&lt;wsp:rsid wsp:val=&quot;2547A957&quot;/&gt;&lt;wsp:rsid wsp:val=&quot;25517000&quot;/&gt;&lt;wsp:rsid wsp:val=&quot;25584C43&quot;/&gt;&lt;wsp:rsid wsp:val=&quot;255E4066&quot;/&gt;&lt;wsp:rsid wsp:val=&quot;25641465&quot;/&gt;&lt;wsp:rsid wsp:val=&quot;2573A491&quot;/&gt;&lt;wsp:rsid wsp:val=&quot;257A9D2D&quot;/&gt;&lt;wsp:rsid wsp:val=&quot;257F372D&quot;/&gt;&lt;wsp:rsid wsp:val=&quot;258687DF&quot;/&gt;&lt;wsp:rsid wsp:val=&quot;258B800D&quot;/&gt;&lt;wsp:rsid wsp:val=&quot;2590DEDF&quot;/&gt;&lt;wsp:rsid wsp:val=&quot;25953300&quot;/&gt;&lt;wsp:rsid wsp:val=&quot;25ACBC2C&quot;/&gt;&lt;wsp:rsid wsp:val=&quot;25DF4376&quot;/&gt;&lt;wsp:rsid wsp:val=&quot;25E5DD03&quot;/&gt;&lt;wsp:rsid wsp:val=&quot;2606692B&quot;/&gt;&lt;wsp:rsid wsp:val=&quot;2608E537&quot;/&gt;&lt;wsp:rsid wsp:val=&quot;2612B4C3&quot;/&gt;&lt;wsp:rsid wsp:val=&quot;2615C123&quot;/&gt;&lt;wsp:rsid wsp:val=&quot;26188E48&quot;/&gt;&lt;wsp:rsid wsp:val=&quot;2631926F&quot;/&gt;&lt;wsp:rsid wsp:val=&quot;2639B0AC&quot;/&gt;&lt;wsp:rsid wsp:val=&quot;264D1AA9&quot;/&gt;&lt;wsp:rsid wsp:val=&quot;26514127&quot;/&gt;&lt;wsp:rsid wsp:val=&quot;265212AD&quot;/&gt;&lt;wsp:rsid wsp:val=&quot;265352D1&quot;/&gt;&lt;wsp:rsid wsp:val=&quot;2655BAAD&quot;/&gt;&lt;wsp:rsid wsp:val=&quot;26605A40&quot;/&gt;&lt;wsp:rsid wsp:val=&quot;2664603B&quot;/&gt;&lt;wsp:rsid wsp:val=&quot;266BF2CF&quot;/&gt;&lt;wsp:rsid wsp:val=&quot;267F09D1&quot;/&gt;&lt;wsp:rsid wsp:val=&quot;26800474&quot;/&gt;&lt;wsp:rsid wsp:val=&quot;268D2666&quot;/&gt;&lt;wsp:rsid wsp:val=&quot;26910C3D&quot;/&gt;&lt;wsp:rsid wsp:val=&quot;2691555B&quot;/&gt;&lt;wsp:rsid wsp:val=&quot;2691F485&quot;/&gt;&lt;wsp:rsid wsp:val=&quot;26A3C083&quot;/&gt;&lt;wsp:rsid wsp:val=&quot;26BDC6B1&quot;/&gt;&lt;wsp:rsid wsp:val=&quot;26C73A2F&quot;/&gt;&lt;wsp:rsid wsp:val=&quot;26C9A266&quot;/&gt;&lt;wsp:rsid wsp:val=&quot;26CD4F08&quot;/&gt;&lt;wsp:rsid wsp:val=&quot;26D6F6EE&quot;/&gt;&lt;wsp:rsid wsp:val=&quot;26DDBA88&quot;/&gt;&lt;wsp:rsid wsp:val=&quot;26E7A7B9&quot;/&gt;&lt;wsp:rsid wsp:val=&quot;26F07687&quot;/&gt;&lt;wsp:rsid wsp:val=&quot;26F64DC8&quot;/&gt;&lt;wsp:rsid wsp:val=&quot;26FDDC08&quot;/&gt;&lt;wsp:rsid wsp:val=&quot;2716DEE5&quot;/&gt;&lt;wsp:rsid wsp:val=&quot;27176E96&quot;/&gt;&lt;wsp:rsid wsp:val=&quot;2724042D&quot;/&gt;&lt;wsp:rsid wsp:val=&quot;2724EF4C&quot;/&gt;&lt;wsp:rsid wsp:val=&quot;27254BB7&quot;/&gt;&lt;wsp:rsid wsp:val=&quot;272DCB42&quot;/&gt;&lt;wsp:rsid wsp:val=&quot;273C901C&quot;/&gt;&lt;wsp:rsid wsp:val=&quot;273CFC36&quot;/&gt;&lt;wsp:rsid wsp:val=&quot;27461D5E&quot;/&gt;&lt;wsp:rsid wsp:val=&quot;274C0B09&quot;/&gt;&lt;wsp:rsid wsp:val=&quot;27516AD2&quot;/&gt;&lt;wsp:rsid wsp:val=&quot;276B8962&quot;/&gt;&lt;wsp:rsid wsp:val=&quot;277C3E6B&quot;/&gt;&lt;wsp:rsid wsp:val=&quot;277EA951&quot;/&gt;&lt;wsp:rsid wsp:val=&quot;278327C2&quot;/&gt;&lt;wsp:rsid wsp:val=&quot;2798AEF7&quot;/&gt;&lt;wsp:rsid wsp:val=&quot;27995F7C&quot;/&gt;&lt;wsp:rsid wsp:val=&quot;27A20663&quot;/&gt;&lt;wsp:rsid wsp:val=&quot;27A2398C&quot;/&gt;&lt;wsp:rsid wsp:val=&quot;27AC0604&quot;/&gt;&lt;wsp:rsid wsp:val=&quot;27AFB5BD&quot;/&gt;&lt;wsp:rsid wsp:val=&quot;27B114DA&quot;/&gt;&lt;wsp:rsid wsp:val=&quot;27B2F0E8&quot;/&gt;&lt;wsp:rsid wsp:val=&quot;27FA4637&quot;/&gt;&lt;wsp:rsid wsp:val=&quot;280A58B8&quot;/&gt;&lt;wsp:rsid wsp:val=&quot;28109A41&quot;/&gt;&lt;wsp:rsid wsp:val=&quot;283720E5&quot;/&gt;&lt;wsp:rsid wsp:val=&quot;283846C5&quot;/&gt;&lt;wsp:rsid wsp:val=&quot;283E5B22&quot;/&gt;&lt;wsp:rsid wsp:val=&quot;28504627&quot;/&gt;&lt;wsp:rsid wsp:val=&quot;2853F23B&quot;/&gt;&lt;wsp:rsid wsp:val=&quot;2861CC50&quot;/&gt;&lt;wsp:rsid wsp:val=&quot;2876D039&quot;/&gt;&lt;wsp:rsid wsp:val=&quot;287B9010&quot;/&gt;&lt;wsp:rsid wsp:val=&quot;288910C2&quot;/&gt;&lt;wsp:rsid wsp:val=&quot;288C46E8&quot;/&gt;&lt;wsp:rsid wsp:val=&quot;28A8F111&quot;/&gt;&lt;wsp:rsid wsp:val=&quot;28AD59ED&quot;/&gt;&lt;wsp:rsid wsp:val=&quot;28B062E9&quot;/&gt;&lt;wsp:rsid wsp:val=&quot;28B7C0F6&quot;/&gt;&lt;wsp:rsid wsp:val=&quot;28C44FBF&quot;/&gt;&lt;wsp:rsid wsp:val=&quot;28CBA0BF&quot;/&gt;&lt;wsp:rsid wsp:val=&quot;28CD1B80&quot;/&gt;&lt;wsp:rsid wsp:val=&quot;28CD3829&quot;/&gt;&lt;wsp:rsid wsp:val=&quot;28E3646A&quot;/&gt;&lt;wsp:rsid wsp:val=&quot;28F2911E&quot;/&gt;&lt;wsp:rsid wsp:val=&quot;291734F7&quot;/&gt;&lt;wsp:rsid wsp:val=&quot;29236BBB&quot;/&gt;&lt;wsp:rsid wsp:val=&quot;292E5382&quot;/&gt;&lt;wsp:rsid wsp:val=&quot;29391DA4&quot;/&gt;&lt;wsp:rsid wsp:val=&quot;29394325&quot;/&gt;&lt;wsp:rsid wsp:val=&quot;293A8B97&quot;/&gt;&lt;wsp:rsid wsp:val=&quot;295870CD&quot;/&gt;&lt;wsp:rsid wsp:val=&quot;2962F1F8&quot;/&gt;&lt;wsp:rsid wsp:val=&quot;296613B8&quot;/&gt;&lt;wsp:rsid wsp:val=&quot;297DDCBE&quot;/&gt;&lt;wsp:rsid wsp:val=&quot;2984EC73&quot;/&gt;&lt;wsp:rsid wsp:val=&quot;298C261F&quot;/&gt;&lt;wsp:rsid wsp:val=&quot;2993EBA5&quot;/&gt;&lt;wsp:rsid wsp:val=&quot;299964C3&quot;/&gt;&lt;wsp:rsid wsp:val=&quot;29AA7AB9&quot;/&gt;&lt;wsp:rsid wsp:val=&quot;29B56518&quot;/&gt;&lt;wsp:rsid wsp:val=&quot;29BF93D4&quot;/&gt;&lt;wsp:rsid wsp:val=&quot;29C6C55A&quot;/&gt;&lt;wsp:rsid wsp:val=&quot;29D90F54&quot;/&gt;&lt;wsp:rsid wsp:val=&quot;29F50CC7&quot;/&gt;&lt;wsp:rsid wsp:val=&quot;29F8BF29&quot;/&gt;&lt;wsp:rsid wsp:val=&quot;2A04749C&quot;/&gt;&lt;wsp:rsid wsp:val=&quot;2A165FB0&quot;/&gt;&lt;wsp:rsid wsp:val=&quot;2A2B0223&quot;/&gt;&lt;wsp:rsid wsp:val=&quot;2A4B4716&quot;/&gt;&lt;wsp:rsid wsp:val=&quot;2A56768C&quot;/&gt;&lt;wsp:rsid wsp:val=&quot;2A5CA4F8&quot;/&gt;&lt;wsp:rsid wsp:val=&quot;2A66F3A3&quot;/&gt;&lt;wsp:rsid wsp:val=&quot;2A6E08C2&quot;/&gt;&lt;wsp:rsid wsp:val=&quot;2A6FCC41&quot;/&gt;&lt;wsp:rsid wsp:val=&quot;2A75316E&quot;/&gt;&lt;wsp:rsid wsp:val=&quot;2A79F5F3&quot;/&gt;&lt;wsp:rsid wsp:val=&quot;2A7F0E40&quot;/&gt;&lt;wsp:rsid wsp:val=&quot;2A8B5C39&quot;/&gt;&lt;wsp:rsid wsp:val=&quot;2A937F80&quot;/&gt;&lt;wsp:rsid wsp:val=&quot;2AA0686C&quot;/&gt;&lt;wsp:rsid wsp:val=&quot;2AACE6B1&quot;/&gt;&lt;wsp:rsid wsp:val=&quot;2AD2D434&quot;/&gt;&lt;wsp:rsid wsp:val=&quot;2AF547FD&quot;/&gt;&lt;wsp:rsid wsp:val=&quot;2AF85B47&quot;/&gt;&lt;wsp:rsid wsp:val=&quot;2AFEDF42&quot;/&gt;&lt;wsp:rsid wsp:val=&quot;2B0D95C3&quot;/&gt;&lt;wsp:rsid wsp:val=&quot;2B0DD31C&quot;/&gt;&lt;wsp:rsid wsp:val=&quot;2B21D4D0&quot;/&gt;&lt;wsp:rsid wsp:val=&quot;2B350D16&quot;/&gt;&lt;wsp:rsid wsp:val=&quot;2B3B0221&quot;/&gt;&lt;wsp:rsid wsp:val=&quot;2B49C182&quot;/&gt;&lt;wsp:rsid wsp:val=&quot;2B77E14F&quot;/&gt;&lt;wsp:rsid wsp:val=&quot;2B800F42&quot;/&gt;&lt;wsp:rsid wsp:val=&quot;2B9D0F89&quot;/&gt;&lt;wsp:rsid wsp:val=&quot;2BAC9EA7&quot;/&gt;&lt;wsp:rsid wsp:val=&quot;2BB0C7CA&quot;/&gt;&lt;wsp:rsid wsp:val=&quot;2BC4C728&quot;/&gt;&lt;wsp:rsid wsp:val=&quot;2BC88871&quot;/&gt;&lt;wsp:rsid wsp:val=&quot;2BCAED78&quot;/&gt;&lt;wsp:rsid wsp:val=&quot;2BCF1C96&quot;/&gt;&lt;wsp:rsid wsp:val=&quot;2BDB1972&quot;/&gt;&lt;wsp:rsid wsp:val=&quot;2BE4A74A&quot;/&gt;&lt;wsp:rsid wsp:val=&quot;2C0038E7&quot;/&gt;&lt;wsp:rsid wsp:val=&quot;2C00E2B6&quot;/&gt;&lt;wsp:rsid wsp:val=&quot;2C068E24&quot;/&gt;&lt;wsp:rsid wsp:val=&quot;2C07A6E9&quot;/&gt;&lt;wsp:rsid wsp:val=&quot;2C098F16&quot;/&gt;&lt;wsp:rsid wsp:val=&quot;2C1DEF37&quot;/&gt;&lt;wsp:rsid wsp:val=&quot;2C24FE5D&quot;/&gt;&lt;wsp:rsid wsp:val=&quot;2C2F9291&quot;/&gt;&lt;wsp:rsid wsp:val=&quot;2C4E2D20&quot;/&gt;&lt;wsp:rsid wsp:val=&quot;2C658523&quot;/&gt;&lt;wsp:rsid wsp:val=&quot;2C75AAAF&quot;/&gt;&lt;wsp:rsid wsp:val=&quot;2C828363&quot;/&gt;&lt;wsp:rsid wsp:val=&quot;2C91DBE6&quot;/&gt;&lt;wsp:rsid wsp:val=&quot;2CA504A6&quot;/&gt;&lt;wsp:rsid wsp:val=&quot;2CA537D1&quot;/&gt;&lt;wsp:rsid wsp:val=&quot;2CAA4D6D&quot;/&gt;&lt;wsp:rsid wsp:val=&quot;2CC39146&quot;/&gt;&lt;wsp:rsid wsp:val=&quot;2CC7D2A6&quot;/&gt;&lt;wsp:rsid wsp:val=&quot;2CE4134B&quot;/&gt;&lt;wsp:rsid wsp:val=&quot;2CF76CE3&quot;/&gt;&lt;wsp:rsid wsp:val=&quot;2CFC927A&quot;/&gt;&lt;wsp:rsid wsp:val=&quot;2D1D26BF&quot;/&gt;&lt;wsp:rsid wsp:val=&quot;2D25AC12&quot;/&gt;&lt;wsp:rsid wsp:val=&quot;2D2A74E5&quot;/&gt;&lt;wsp:rsid wsp:val=&quot;2D2E4E4C&quot;/&gt;&lt;wsp:rsid wsp:val=&quot;2D34F5BB&quot;/&gt;&lt;wsp:rsid wsp:val=&quot;2D6517D0&quot;/&gt;&lt;wsp:rsid wsp:val=&quot;2D66802F&quot;/&gt;&lt;wsp:rsid wsp:val=&quot;2D6765DF&quot;/&gt;&lt;wsp:rsid wsp:val=&quot;2D695A2F&quot;/&gt;&lt;wsp:rsid wsp:val=&quot;2D6A0EFF&quot;/&gt;&lt;wsp:rsid wsp:val=&quot;2D6B3E98&quot;/&gt;&lt;wsp:rsid wsp:val=&quot;2D6B9639&quot;/&gt;&lt;wsp:rsid wsp:val=&quot;2D706DA5&quot;/&gt;&lt;wsp:rsid wsp:val=&quot;2D78E930&quot;/&gt;&lt;wsp:rsid wsp:val=&quot;2D88C81A&quot;/&gt;&lt;wsp:rsid wsp:val=&quot;2D8ADBD0&quot;/&gt;&lt;wsp:rsid wsp:val=&quot;2DAE9B72&quot;/&gt;&lt;wsp:rsid wsp:val=&quot;2DAF8276&quot;/&gt;&lt;wsp:rsid wsp:val=&quot;2DAFC6AF&quot;/&gt;&lt;wsp:rsid wsp:val=&quot;2DD27FA1&quot;/&gt;&lt;wsp:rsid wsp:val=&quot;2DD95805&quot;/&gt;&lt;wsp:rsid wsp:val=&quot;2DDF768F&quot;/&gt;&lt;wsp:rsid wsp:val=&quot;2DE9E448&quot;/&gt;&lt;wsp:rsid wsp:val=&quot;2DEE92F5&quot;/&gt;&lt;wsp:rsid wsp:val=&quot;2E018FEF&quot;/&gt;&lt;wsp:rsid wsp:val=&quot;2E0F59E6&quot;/&gt;&lt;wsp:rsid wsp:val=&quot;2E149DA7&quot;/&gt;&lt;wsp:rsid wsp:val=&quot;2E20D308&quot;/&gt;&lt;wsp:rsid wsp:val=&quot;2E228881&quot;/&gt;&lt;wsp:rsid wsp:val=&quot;2E2D7B25&quot;/&gt;&lt;wsp:rsid wsp:val=&quot;2E42D6B0&quot;/&gt;&lt;wsp:rsid wsp:val=&quot;2E494A66&quot;/&gt;&lt;wsp:rsid wsp:val=&quot;2E5A7528&quot;/&gt;&lt;wsp:rsid wsp:val=&quot;2E65B3CC&quot;/&gt;&lt;wsp:rsid wsp:val=&quot;2E6AB6CF&quot;/&gt;&lt;wsp:rsid wsp:val=&quot;2E815189&quot;/&gt;&lt;wsp:rsid wsp:val=&quot;2E9EF453&quot;/&gt;&lt;wsp:rsid wsp:val=&quot;2EAF97B2&quot;/&gt;&lt;wsp:rsid wsp:val=&quot;2EB90B4F&quot;/&gt;&lt;wsp:rsid wsp:val=&quot;2EC669A3&quot;/&gt;&lt;wsp:rsid wsp:val=&quot;2ECDA754&quot;/&gt;&lt;wsp:rsid wsp:val=&quot;2ED21DC4&quot;/&gt;&lt;wsp:rsid wsp:val=&quot;2ED23D8A&quot;/&gt;&lt;wsp:rsid wsp:val=&quot;2EE148C9&quot;/&gt;&lt;wsp:rsid wsp:val=&quot;2EECE15E&quot;/&gt;&lt;wsp:rsid wsp:val=&quot;2EF6B862&quot;/&gt;&lt;wsp:rsid wsp:val=&quot;2F0F4782&quot;/&gt;&lt;wsp:rsid wsp:val=&quot;2F22BF5D&quot;/&gt;&lt;wsp:rsid wsp:val=&quot;2F275C72&quot;/&gt;&lt;wsp:rsid wsp:val=&quot;2F2A589C&quot;/&gt;&lt;wsp:rsid wsp:val=&quot;2F35501B&quot;/&gt;&lt;wsp:rsid wsp:val=&quot;2F3945D9&quot;/&gt;&lt;wsp:rsid wsp:val=&quot;2F5A2503&quot;/&gt;&lt;wsp:rsid wsp:val=&quot;2F5F1677&quot;/&gt;&lt;wsp:rsid wsp:val=&quot;2F60B83E&quot;/&gt;&lt;wsp:rsid wsp:val=&quot;2F65615B&quot;/&gt;&lt;wsp:rsid wsp:val=&quot;2F669719&quot;/&gt;&lt;wsp:rsid wsp:val=&quot;2F703541&quot;/&gt;&lt;wsp:rsid wsp:val=&quot;2F8A0229&quot;/&gt;&lt;wsp:rsid wsp:val=&quot;2F986DBC&quot;/&gt;&lt;wsp:rsid wsp:val=&quot;2F9B0251&quot;/&gt;&lt;wsp:rsid wsp:val=&quot;2FA0DFDC&quot;/&gt;&lt;wsp:rsid wsp:val=&quot;2FAA7A19&quot;/&gt;&lt;wsp:rsid wsp:val=&quot;2FBF4C58&quot;/&gt;&lt;wsp:rsid wsp:val=&quot;2FC7E911&quot;/&gt;&lt;wsp:rsid wsp:val=&quot;2FD029DC&quot;/&gt;&lt;wsp:rsid wsp:val=&quot;2FE791DE&quot;/&gt;&lt;wsp:rsid wsp:val=&quot;2FE95AA0&quot;/&gt;&lt;wsp:rsid wsp:val=&quot;2FF36EF2&quot;/&gt;&lt;wsp:rsid wsp:val=&quot;3010BB8F&quot;/&gt;&lt;wsp:rsid wsp:val=&quot;3019FAD4&quot;/&gt;&lt;wsp:rsid wsp:val=&quot;302A304D&quot;/&gt;&lt;wsp:rsid wsp:val=&quot;30376E23&quot;/&gt;&lt;wsp:rsid wsp:val=&quot;3039D2EA&quot;/&gt;&lt;wsp:rsid wsp:val=&quot;30496D07&quot;/&gt;&lt;wsp:rsid wsp:val=&quot;3064B0D7&quot;/&gt;&lt;wsp:rsid wsp:val=&quot;306E8420&quot;/&gt;&lt;wsp:rsid wsp:val=&quot;30721D20&quot;/&gt;&lt;wsp:rsid wsp:val=&quot;30764D18&quot;/&gt;&lt;wsp:rsid wsp:val=&quot;307912F5&quot;/&gt;&lt;wsp:rsid wsp:val=&quot;30899F65&quot;/&gt;&lt;wsp:rsid wsp:val=&quot;30966F3E&quot;/&gt;&lt;wsp:rsid wsp:val=&quot;30975BC2&quot;/&gt;&lt;wsp:rsid wsp:val=&quot;30A2AEC9&quot;/&gt;&lt;wsp:rsid wsp:val=&quot;30AC5F86&quot;/&gt;&lt;wsp:rsid wsp:val=&quot;30AF2CFB&quot;/&gt;&lt;wsp:rsid wsp:val=&quot;30B617EB&quot;/&gt;&lt;wsp:rsid wsp:val=&quot;30B6C16B&quot;/&gt;&lt;wsp:rsid wsp:val=&quot;30BEDC06&quot;/&gt;&lt;wsp:rsid wsp:val=&quot;30C19E09&quot;/&gt;&lt;wsp:rsid wsp:val=&quot;30C926F4&quot;/&gt;&lt;wsp:rsid wsp:val=&quot;30CBC0B1&quot;/&gt;&lt;wsp:rsid wsp:val=&quot;30CC1A4C&quot;/&gt;&lt;wsp:rsid wsp:val=&quot;31008247&quot;/&gt;&lt;wsp:rsid wsp:val=&quot;3102B81A&quot;/&gt;&lt;wsp:rsid wsp:val=&quot;31070069&quot;/&gt;&lt;wsp:rsid wsp:val=&quot;31100062&quot;/&gt;&lt;wsp:rsid wsp:val=&quot;311E9B37&quot;/&gt;&lt;wsp:rsid wsp:val=&quot;3120B0F6&quot;/&gt;&lt;wsp:rsid wsp:val=&quot;312CCB94&quot;/&gt;&lt;wsp:rsid wsp:val=&quot;312ECA5E&quot;/&gt;&lt;wsp:rsid wsp:val=&quot;3132B8E0&quot;/&gt;&lt;wsp:rsid wsp:val=&quot;3136E8FB&quot;/&gt;&lt;wsp:rsid wsp:val=&quot;3145B6A2&quot;/&gt;&lt;wsp:rsid wsp:val=&quot;314C36B5&quot;/&gt;&lt;wsp:rsid wsp:val=&quot;31580DA1&quot;/&gt;&lt;wsp:rsid wsp:val=&quot;315873CA&quot;/&gt;&lt;wsp:rsid wsp:val=&quot;31621B43&quot;/&gt;&lt;wsp:rsid wsp:val=&quot;317F3EB4&quot;/&gt;&lt;wsp:rsid wsp:val=&quot;31849D02&quot;/&gt;&lt;wsp:rsid wsp:val=&quot;31C6ED79&quot;/&gt;&lt;wsp:rsid wsp:val=&quot;31CB4A18&quot;/&gt;&lt;wsp:rsid wsp:val=&quot;31CC150B&quot;/&gt;&lt;wsp:rsid wsp:val=&quot;31DF2D33&quot;/&gt;&lt;wsp:rsid wsp:val=&quot;31E53D68&quot;/&gt;&lt;wsp:rsid wsp:val=&quot;31E6764F&quot;/&gt;&lt;wsp:rsid wsp:val=&quot;31EF8F4C&quot;/&gt;&lt;wsp:rsid wsp:val=&quot;31FE7D80&quot;/&gt;&lt;wsp:rsid wsp:val=&quot;3204B2EA&quot;/&gt;&lt;wsp:rsid wsp:val=&quot;320881F3&quot;/&gt;&lt;wsp:rsid wsp:val=&quot;320AB5D4&quot;/&gt;&lt;wsp:rsid wsp:val=&quot;3210EC07&quot;/&gt;&lt;wsp:rsid wsp:val=&quot;32240D9E&quot;/&gt;&lt;wsp:rsid wsp:val=&quot;32267BF3&quot;/&gt;&lt;wsp:rsid wsp:val=&quot;322F1ED5&quot;/&gt;&lt;wsp:rsid wsp:val=&quot;32310175&quot;/&gt;&lt;wsp:rsid wsp:val=&quot;32563261&quot;/&gt;&lt;wsp:rsid wsp:val=&quot;325B86FC&quot;/&gt;&lt;wsp:rsid wsp:val=&quot;32635CB9&quot;/&gt;&lt;wsp:rsid wsp:val=&quot;32637ADB&quot;/&gt;&lt;wsp:rsid wsp:val=&quot;326C3AF0&quot;/&gt;&lt;wsp:rsid wsp:val=&quot;326F9EBB&quot;/&gt;&lt;wsp:rsid wsp:val=&quot;32A1E962&quot;/&gt;&lt;wsp:rsid wsp:val=&quot;32B16746&quot;/&gt;&lt;wsp:rsid wsp:val=&quot;32B23B50&quot;/&gt;&lt;wsp:rsid wsp:val=&quot;32B82641&quot;/&gt;&lt;wsp:rsid wsp:val=&quot;32C218C6&quot;/&gt;&lt;wsp:rsid wsp:val=&quot;32C3E174&quot;/&gt;&lt;wsp:rsid wsp:val=&quot;32C4600B&quot;/&gt;&lt;wsp:rsid wsp:val=&quot;32D781F6&quot;/&gt;&lt;wsp:rsid wsp:val=&quot;32DA034C&quot;/&gt;&lt;wsp:rsid wsp:val=&quot;32E0CAEE&quot;/&gt;&lt;wsp:rsid wsp:val=&quot;32EE2B0F&quot;/&gt;&lt;wsp:rsid wsp:val=&quot;32F11DDA&quot;/&gt;&lt;wsp:rsid wsp:val=&quot;32F3B2D0&quot;/&gt;&lt;wsp:rsid wsp:val=&quot;32F541DC&quot;/&gt;&lt;wsp:rsid wsp:val=&quot;32F6102F&quot;/&gt;&lt;wsp:rsid wsp:val=&quot;32F71142&quot;/&gt;&lt;wsp:rsid wsp:val=&quot;32FA57BF&quot;/&gt;&lt;wsp:rsid wsp:val=&quot;33034879&quot;/&gt;&lt;wsp:rsid wsp:val=&quot;33126453&quot;/&gt;&lt;wsp:rsid wsp:val=&quot;3318E073&quot;/&gt;&lt;wsp:rsid wsp:val=&quot;332854FA&quot;/&gt;&lt;wsp:rsid wsp:val=&quot;332BA9B6&quot;/&gt;&lt;wsp:rsid wsp:val=&quot;33330EB2&quot;/&gt;&lt;wsp:rsid wsp:val=&quot;33422D7F&quot;/&gt;&lt;wsp:rsid wsp:val=&quot;3349BAFF&quot;/&gt;&lt;wsp:rsid wsp:val=&quot;334EA2B1&quot;/&gt;&lt;wsp:rsid wsp:val=&quot;335A2045&quot;/&gt;&lt;wsp:rsid wsp:val=&quot;335CD98C&quot;/&gt;&lt;wsp:rsid wsp:val=&quot;3362BDDA&quot;/&gt;&lt;wsp:rsid wsp:val=&quot;336B533B&quot;/&gt;&lt;wsp:rsid wsp:val=&quot;3370291A&quot;/&gt;&lt;wsp:rsid wsp:val=&quot;33703012&quot;/&gt;&lt;wsp:rsid wsp:val=&quot;3370EE9D&quot;/&gt;&lt;wsp:rsid wsp:val=&quot;33792476&quot;/&gt;&lt;wsp:rsid wsp:val=&quot;338EB1EE&quot;/&gt;&lt;wsp:rsid wsp:val=&quot;339C5199&quot;/&gt;&lt;wsp:rsid wsp:val=&quot;339D4A46&quot;/&gt;&lt;wsp:rsid wsp:val=&quot;33A9BE4C&quot;/&gt;&lt;wsp:rsid wsp:val=&quot;33B86E6C&quot;/&gt;&lt;wsp:rsid wsp:val=&quot;33EB2948&quot;/&gt;&lt;wsp:rsid wsp:val=&quot;33FFB5B8&quot;/&gt;&lt;wsp:rsid wsp:val=&quot;340086BF&quot;/&gt;&lt;wsp:rsid wsp:val=&quot;340FD379&quot;/&gt;&lt;wsp:rsid wsp:val=&quot;3429EFD5&quot;/&gt;&lt;wsp:rsid wsp:val=&quot;3457F7D7&quot;/&gt;&lt;wsp:rsid wsp:val=&quot;345B542B&quot;/&gt;&lt;wsp:rsid wsp:val=&quot;3462AF77&quot;/&gt;&lt;wsp:rsid wsp:val=&quot;346B6D54&quot;/&gt;&lt;wsp:rsid wsp:val=&quot;34718779&quot;/&gt;&lt;wsp:rsid wsp:val=&quot;347931EE&quot;/&gt;&lt;wsp:rsid wsp:val=&quot;3496264B&quot;/&gt;&lt;wsp:rsid wsp:val=&quot;34CF20FC&quot;/&gt;&lt;wsp:rsid wsp:val=&quot;34DDE599&quot;/&gt;&lt;wsp:rsid wsp:val=&quot;34EC1980&quot;/&gt;&lt;wsp:rsid wsp:val=&quot;350DC37E&quot;/&gt;&lt;wsp:rsid wsp:val=&quot;3519AAE9&quot;/&gt;&lt;wsp:rsid wsp:val=&quot;35234715&quot;/&gt;&lt;wsp:rsid wsp:val=&quot;35273518&quot;/&gt;&lt;wsp:rsid wsp:val=&quot;3530EF26&quot;/&gt;&lt;wsp:rsid wsp:val=&quot;3549203B&quot;/&gt;&lt;wsp:rsid wsp:val=&quot;354C3B5F&quot;/&gt;&lt;wsp:rsid wsp:val=&quot;355A86D9&quot;/&gt;&lt;wsp:rsid wsp:val=&quot;355B4D7A&quot;/&gt;&lt;wsp:rsid wsp:val=&quot;355C813C&quot;/&gt;&lt;wsp:rsid wsp:val=&quot;3580D904&quot;/&gt;&lt;wsp:rsid wsp:val=&quot;3589F323&quot;/&gt;&lt;wsp:rsid wsp:val=&quot;35912AF6&quot;/&gt;&lt;wsp:rsid wsp:val=&quot;359B27E5&quot;/&gt;&lt;wsp:rsid wsp:val=&quot;359C7640&quot;/&gt;&lt;wsp:rsid wsp:val=&quot;35AC97D9&quot;/&gt;&lt;wsp:rsid wsp:val=&quot;35B0085C&quot;/&gt;&lt;wsp:rsid wsp:val=&quot;35BEB08D&quot;/&gt;&lt;wsp:rsid wsp:val=&quot;35C5C036&quot;/&gt;&lt;wsp:rsid wsp:val=&quot;35CE7C60&quot;/&gt;&lt;wsp:rsid wsp:val=&quot;35D326DB&quot;/&gt;&lt;wsp:rsid wsp:val=&quot;35D71000&quot;/&gt;&lt;wsp:rsid wsp:val=&quot;35DC2511&quot;/&gt;&lt;wsp:rsid wsp:val=&quot;35DEAD83&quot;/&gt;&lt;wsp:rsid wsp:val=&quot;35E2D870&quot;/&gt;&lt;wsp:rsid wsp:val=&quot;3607C2BF&quot;/&gt;&lt;wsp:rsid wsp:val=&quot;36190F2C&quot;/&gt;&lt;wsp:rsid wsp:val=&quot;361A9AF4&quot;/&gt;&lt;wsp:rsid wsp:val=&quot;3620712C&quot;/&gt;&lt;wsp:rsid wsp:val=&quot;3631F6AC&quot;/&gt;&lt;wsp:rsid wsp:val=&quot;3639F8FF&quot;/&gt;&lt;wsp:rsid wsp:val=&quot;3643EFC9&quot;/&gt;&lt;wsp:rsid wsp:val=&quot;36614D92&quot;/&gt;&lt;wsp:rsid wsp:val=&quot;3662F51B&quot;/&gt;&lt;wsp:rsid wsp:val=&quot;367DD204&quot;/&gt;&lt;wsp:rsid wsp:val=&quot;367E7754&quot;/&gt;&lt;wsp:rsid wsp:val=&quot;3686316B&quot;/&gt;&lt;wsp:rsid wsp:val=&quot;368653B2&quot;/&gt;&lt;wsp:rsid wsp:val=&quot;36B21534&quot;/&gt;&lt;wsp:rsid wsp:val=&quot;36B810CB&quot;/&gt;&lt;wsp:rsid wsp:val=&quot;36C19F02&quot;/&gt;&lt;wsp:rsid wsp:val=&quot;36C62558&quot;/&gt;&lt;wsp:rsid wsp:val=&quot;36D730B1&quot;/&gt;&lt;wsp:rsid wsp:val=&quot;36E155EF&quot;/&gt;&lt;wsp:rsid wsp:val=&quot;36FB9A48&quot;/&gt;&lt;wsp:rsid wsp:val=&quot;370E87D7&quot;/&gt;&lt;wsp:rsid wsp:val=&quot;370FB627&quot;/&gt;&lt;wsp:rsid wsp:val=&quot;37104FE8&quot;/&gt;&lt;wsp:rsid wsp:val=&quot;371189C8&quot;/&gt;&lt;wsp:rsid wsp:val=&quot;3712FAA5&quot;/&gt;&lt;wsp:rsid wsp:val=&quot;37135237&quot;/&gt;&lt;wsp:rsid wsp:val=&quot;3718316B&quot;/&gt;&lt;wsp:rsid wsp:val=&quot;3740DF36&quot;/&gt;&lt;wsp:rsid wsp:val=&quot;37471BC6&quot;/&gt;&lt;wsp:rsid wsp:val=&quot;37501116&quot;/&gt;&lt;wsp:rsid wsp:val=&quot;375426DA&quot;/&gt;&lt;wsp:rsid wsp:val=&quot;37619097&quot;/&gt;&lt;wsp:rsid wsp:val=&quot;3762F9C9&quot;/&gt;&lt;wsp:rsid wsp:val=&quot;376ACB05&quot;/&gt;&lt;wsp:rsid wsp:val=&quot;3772A109&quot;/&gt;&lt;wsp:rsid wsp:val=&quot;377B2B01&quot;/&gt;&lt;wsp:rsid wsp:val=&quot;37941B36&quot;/&gt;&lt;wsp:rsid wsp:val=&quot;37A27C13&quot;/&gt;&lt;wsp:rsid wsp:val=&quot;37B4090D&quot;/&gt;&lt;wsp:rsid wsp:val=&quot;37BCC593&quot;/&gt;&lt;wsp:rsid wsp:val=&quot;37BF2801&quot;/&gt;&lt;wsp:rsid wsp:val=&quot;37D710E4&quot;/&gt;&lt;wsp:rsid wsp:val=&quot;37F18325&quot;/&gt;&lt;wsp:rsid wsp:val=&quot;37F8172A&quot;/&gt;&lt;wsp:rsid wsp:val=&quot;380A3FE6&quot;/&gt;&lt;wsp:rsid wsp:val=&quot;380B3FFD&quot;/&gt;&lt;wsp:rsid wsp:val=&quot;3823BA42&quot;/&gt;&lt;wsp:rsid wsp:val=&quot;382D31D5&quot;/&gt;&lt;wsp:rsid wsp:val=&quot;383F60BC&quot;/&gt;&lt;wsp:rsid wsp:val=&quot;387FB28C&quot;/&gt;&lt;wsp:rsid wsp:val=&quot;387FD77D&quot;/&gt;&lt;wsp:rsid wsp:val=&quot;3891DFDC&quot;/&gt;&lt;wsp:rsid wsp:val=&quot;38AAB380&quot;/&gt;&lt;wsp:rsid wsp:val=&quot;38ADFE55&quot;/&gt;&lt;wsp:rsid wsp:val=&quot;38AE30BF&quot;/&gt;&lt;wsp:rsid wsp:val=&quot;38D6FCB3&quot;/&gt;&lt;wsp:rsid wsp:val=&quot;38E24367&quot;/&gt;&lt;wsp:rsid wsp:val=&quot;38ED6B12&quot;/&gt;&lt;wsp:rsid wsp:val=&quot;38FB6378&quot;/&gt;&lt;wsp:rsid wsp:val=&quot;38FBAC8B&quot;/&gt;&lt;wsp:rsid wsp:val=&quot;390626A1&quot;/&gt;&lt;wsp:rsid wsp:val=&quot;391491FB&quot;/&gt;&lt;wsp:rsid wsp:val=&quot;39164E45&quot;/&gt;&lt;wsp:rsid wsp:val=&quot;391FCAB1&quot;/&gt;&lt;wsp:rsid wsp:val=&quot;3934BD0B&quot;/&gt;&lt;wsp:rsid wsp:val=&quot;393EDE77&quot;/&gt;&lt;wsp:rsid wsp:val=&quot;394944D0&quot;/&gt;&lt;wsp:rsid wsp:val=&quot;395C57D2&quot;/&gt;&lt;wsp:rsid wsp:val=&quot;39651274&quot;/&gt;&lt;wsp:rsid wsp:val=&quot;3966EC74&quot;/&gt;&lt;wsp:rsid wsp:val=&quot;3968F3F3&quot;/&gt;&lt;wsp:rsid wsp:val=&quot;3972423F&quot;/&gt;&lt;wsp:rsid wsp:val=&quot;3972EDAF&quot;/&gt;&lt;wsp:rsid wsp:val=&quot;39B61816&quot;/&gt;&lt;wsp:rsid wsp:val=&quot;39B872DC&quot;/&gt;&lt;wsp:rsid wsp:val=&quot;39BFA048&quot;/&gt;&lt;wsp:rsid wsp:val=&quot;39C79B0E&quot;/&gt;&lt;wsp:rsid wsp:val=&quot;39EA0E14&quot;/&gt;&lt;wsp:rsid wsp:val=&quot;39EA9AA9&quot;/&gt;&lt;wsp:rsid wsp:val=&quot;39EC852D&quot;/&gt;&lt;wsp:rsid wsp:val=&quot;39FE15DE&quot;/&gt;&lt;wsp:rsid wsp:val=&quot;3A03E3CE&quot;/&gt;&lt;wsp:rsid wsp:val=&quot;3A0B73FD&quot;/&gt;&lt;wsp:rsid wsp:val=&quot;3A0ECDC8&quot;/&gt;&lt;wsp:rsid wsp:val=&quot;3A165F93&quot;/&gt;&lt;wsp:rsid wsp:val=&quot;3A1E1636&quot;/&gt;&lt;wsp:rsid wsp:val=&quot;3A4022DC&quot;/&gt;&lt;wsp:rsid wsp:val=&quot;3A447254&quot;/&gt;&lt;wsp:rsid wsp:val=&quot;3A58E104&quot;/&gt;&lt;wsp:rsid wsp:val=&quot;3A67BE48&quot;/&gt;&lt;wsp:rsid wsp:val=&quot;3A71D9A9&quot;/&gt;&lt;wsp:rsid wsp:val=&quot;3A78FDC9&quot;/&gt;&lt;wsp:rsid wsp:val=&quot;3A8A8BDF&quot;/&gt;&lt;wsp:rsid wsp:val=&quot;3A8F1698&quot;/&gt;&lt;wsp:rsid wsp:val=&quot;3A92364A&quot;/&gt;&lt;wsp:rsid wsp:val=&quot;3A9D2DAB&quot;/&gt;&lt;wsp:rsid wsp:val=&quot;3AA697FE&quot;/&gt;&lt;wsp:rsid wsp:val=&quot;3AAA41CB&quot;/&gt;&lt;wsp:rsid wsp:val=&quot;3AB98DE6&quot;/&gt;&lt;wsp:rsid wsp:val=&quot;3AD08F04&quot;/&gt;&lt;wsp:rsid wsp:val=&quot;3AD852F2&quot;/&gt;&lt;wsp:rsid wsp:val=&quot;3AFAD5A1&quot;/&gt;&lt;wsp:rsid wsp:val=&quot;3B040A72&quot;/&gt;&lt;wsp:rsid wsp:val=&quot;3B0B2536&quot;/&gt;&lt;wsp:rsid wsp:val=&quot;3B21BAD2&quot;/&gt;&lt;wsp:rsid wsp:val=&quot;3B25EFC2&quot;/&gt;&lt;wsp:rsid wsp:val=&quot;3B28E1E2&quot;/&gt;&lt;wsp:rsid wsp:val=&quot;3B573CAF&quot;/&gt;&lt;wsp:rsid wsp:val=&quot;3B5E6278&quot;/&gt;&lt;wsp:rsid wsp:val=&quot;3B78A4AB&quot;/&gt;&lt;wsp:rsid wsp:val=&quot;3B7D5939&quot;/&gt;&lt;wsp:rsid wsp:val=&quot;3B7EC31A&quot;/&gt;&lt;wsp:rsid wsp:val=&quot;3B8BADF6&quot;/&gt;&lt;wsp:rsid wsp:val=&quot;3BA8D8A3&quot;/&gt;&lt;wsp:rsid wsp:val=&quot;3BAB9770&quot;/&gt;&lt;wsp:rsid wsp:val=&quot;3BCA98AE&quot;/&gt;&lt;wsp:rsid wsp:val=&quot;3BCF38BC&quot;/&gt;&lt;wsp:rsid wsp:val=&quot;3BD13DDB&quot;/&gt;&lt;wsp:rsid wsp:val=&quot;3BD78CD7&quot;/&gt;&lt;wsp:rsid wsp:val=&quot;3BEF122D&quot;/&gt;&lt;wsp:rsid wsp:val=&quot;3BF896EC&quot;/&gt;&lt;wsp:rsid wsp:val=&quot;3BF9FBCB&quot;/&gt;&lt;wsp:rsid wsp:val=&quot;3C00EE61&quot;/&gt;&lt;wsp:rsid wsp:val=&quot;3C134CC7&quot;/&gt;&lt;wsp:rsid wsp:val=&quot;3C185E58&quot;/&gt;&lt;wsp:rsid wsp:val=&quot;3C4B614F&quot;/&gt;&lt;wsp:rsid wsp:val=&quot;3C54BC60&quot;/&gt;&lt;wsp:rsid wsp:val=&quot;3C677D10&quot;/&gt;&lt;wsp:rsid wsp:val=&quot;3C72C04F&quot;/&gt;&lt;wsp:rsid wsp:val=&quot;3C86575E&quot;/&gt;&lt;wsp:rsid wsp:val=&quot;3C8CDDF9&quot;/&gt;&lt;wsp:rsid wsp:val=&quot;3C9C968E&quot;/&gt;&lt;wsp:rsid wsp:val=&quot;3CA2D5AC&quot;/&gt;&lt;wsp:rsid wsp:val=&quot;3CAF55BE&quot;/&gt;&lt;wsp:rsid wsp:val=&quot;3CB178BD&quot;/&gt;&lt;wsp:rsid wsp:val=&quot;3CB22E6A&quot;/&gt;&lt;wsp:rsid wsp:val=&quot;3CBDF456&quot;/&gt;&lt;wsp:rsid wsp:val=&quot;3CD870C7&quot;/&gt;&lt;wsp:rsid wsp:val=&quot;3CDFE246&quot;/&gt;&lt;wsp:rsid wsp:val=&quot;3CED3705&quot;/&gt;&lt;wsp:rsid wsp:val=&quot;3D11556B&quot;/&gt;&lt;wsp:rsid wsp:val=&quot;3D16FCA6&quot;/&gt;&lt;wsp:rsid wsp:val=&quot;3D20A6E5&quot;/&gt;&lt;wsp:rsid wsp:val=&quot;3D25C250&quot;/&gt;&lt;wsp:rsid wsp:val=&quot;3D334F4F&quot;/&gt;&lt;wsp:rsid wsp:val=&quot;3D373D50&quot;/&gt;&lt;wsp:rsid wsp:val=&quot;3D436B53&quot;/&gt;&lt;wsp:rsid wsp:val=&quot;3D51CD02&quot;/&gt;&lt;wsp:rsid wsp:val=&quot;3D5CAB14&quot;/&gt;&lt;wsp:rsid wsp:val=&quot;3D689E03&quot;/&gt;&lt;wsp:rsid wsp:val=&quot;3D707565&quot;/&gt;&lt;wsp:rsid wsp:val=&quot;3D793332&quot;/&gt;&lt;wsp:rsid wsp:val=&quot;3D7F916C&quot;/&gt;&lt;wsp:rsid wsp:val=&quot;3D805F49&quot;/&gt;&lt;wsp:rsid wsp:val=&quot;3D86894D&quot;/&gt;&lt;wsp:rsid wsp:val=&quot;3D87FE86&quot;/&gt;&lt;wsp:rsid wsp:val=&quot;3D97ACAA&quot;/&gt;&lt;wsp:rsid wsp:val=&quot;3DB0AE79&quot;/&gt;&lt;wsp:rsid wsp:val=&quot;3DBE845B&quot;/&gt;&lt;wsp:rsid wsp:val=&quot;3DC76E76&quot;/&gt;&lt;wsp:rsid wsp:val=&quot;3DCEF97B&quot;/&gt;&lt;wsp:rsid wsp:val=&quot;3DE821C2&quot;/&gt;&lt;wsp:rsid wsp:val=&quot;3DE9BF68&quot;/&gt;&lt;wsp:rsid wsp:val=&quot;3E073F7E&quot;/&gt;&lt;wsp:rsid wsp:val=&quot;3E0840EA&quot;/&gt;&lt;wsp:rsid wsp:val=&quot;3E0C3B95&quot;/&gt;&lt;wsp:rsid wsp:val=&quot;3E10988C&quot;/&gt;&lt;wsp:rsid wsp:val=&quot;3E124F9A&quot;/&gt;&lt;wsp:rsid wsp:val=&quot;3E1D2E98&quot;/&gt;&lt;wsp:rsid wsp:val=&quot;3E285B5D&quot;/&gt;&lt;wsp:rsid wsp:val=&quot;3E2F85F0&quot;/&gt;&lt;wsp:rsid wsp:val=&quot;3E37D8AA&quot;/&gt;&lt;wsp:rsid wsp:val=&quot;3E398A3B&quot;/&gt;&lt;wsp:rsid wsp:val=&quot;3E3B3626&quot;/&gt;&lt;wsp:rsid wsp:val=&quot;3E3D0891&quot;/&gt;&lt;wsp:rsid wsp:val=&quot;3E4E0D59&quot;/&gt;&lt;wsp:rsid wsp:val=&quot;3E569F7A&quot;/&gt;&lt;wsp:rsid wsp:val=&quot;3E652209&quot;/&gt;&lt;wsp:rsid wsp:val=&quot;3E6D8567&quot;/&gt;&lt;wsp:rsid wsp:val=&quot;3E824E3A&quot;/&gt;&lt;wsp:rsid wsp:val=&quot;3E898939&quot;/&gt;&lt;wsp:rsid wsp:val=&quot;3E8B859E&quot;/&gt;&lt;wsp:rsid wsp:val=&quot;3E96A5FB&quot;/&gt;&lt;wsp:rsid wsp:val=&quot;3EA4E85D&quot;/&gt;&lt;wsp:rsid wsp:val=&quot;3EA5CA07&quot;/&gt;&lt;wsp:rsid wsp:val=&quot;3EB83558&quot;/&gt;&lt;wsp:rsid wsp:val=&quot;3EBF300A&quot;/&gt;&lt;wsp:rsid wsp:val=&quot;3EC293F4&quot;/&gt;&lt;wsp:rsid wsp:val=&quot;3EC4D545&quot;/&gt;&lt;wsp:rsid wsp:val=&quot;3EDC7219&quot;/&gt;&lt;wsp:rsid wsp:val=&quot;3EDD15C2&quot;/&gt;&lt;wsp:rsid wsp:val=&quot;3EDF239B&quot;/&gt;&lt;wsp:rsid wsp:val=&quot;3EE51106&quot;/&gt;&lt;wsp:rsid wsp:val=&quot;3EF3FB6B&quot;/&gt;&lt;wsp:rsid wsp:val=&quot;3F022EF3&quot;/&gt;&lt;wsp:rsid wsp:val=&quot;3F0BBDDF&quot;/&gt;&lt;wsp:rsid wsp:val=&quot;3F1CD52B&quot;/&gt;&lt;wsp:rsid wsp:val=&quot;3F22070E&quot;/&gt;&lt;wsp:rsid wsp:val=&quot;3F29705D&quot;/&gt;&lt;wsp:rsid wsp:val=&quot;3F2DDA27&quot;/&gt;&lt;wsp:rsid wsp:val=&quot;3F65203E&quot;/&gt;&lt;wsp:rsid wsp:val=&quot;3F65F247&quot;/&gt;&lt;wsp:rsid wsp:val=&quot;3F78DFB8&quot;/&gt;&lt;wsp:rsid wsp:val=&quot;3F8CB2C3&quot;/&gt;&lt;wsp:rsid wsp:val=&quot;3F8D080C&quot;/&gt;&lt;wsp:rsid wsp:val=&quot;3FA7E946&quot;/&gt;&lt;wsp:rsid wsp:val=&quot;3FB7222A&quot;/&gt;&lt;wsp:rsid wsp:val=&quot;3FBDB666&quot;/&gt;&lt;wsp:rsid wsp:val=&quot;3FC4A810&quot;/&gt;&lt;wsp:rsid wsp:val=&quot;3FC7B685&quot;/&gt;&lt;wsp:rsid wsp:val=&quot;3FD2EE8A&quot;/&gt;&lt;wsp:rsid wsp:val=&quot;3FE11F1C&quot;/&gt;&lt;wsp:rsid wsp:val=&quot;4003AAB2&quot;/&gt;&lt;wsp:rsid wsp:val=&quot;40047225&quot;/&gt;&lt;wsp:rsid wsp:val=&quot;40068CC4&quot;/&gt;&lt;wsp:rsid wsp:val=&quot;400ECBF3&quot;/&gt;&lt;wsp:rsid wsp:val=&quot;40174385&quot;/&gt;&lt;wsp:rsid wsp:val=&quot;402E3172&quot;/&gt;&lt;wsp:rsid wsp:val=&quot;40402B5B&quot;/&gt;&lt;wsp:rsid wsp:val=&quot;4055F221&quot;/&gt;&lt;wsp:rsid wsp:val=&quot;4059EB12&quot;/&gt;&lt;wsp:rsid wsp:val=&quot;409D7ADD&quot;/&gt;&lt;wsp:rsid wsp:val=&quot;40ABBB75&quot;/&gt;&lt;wsp:rsid wsp:val=&quot;40AD59E9&quot;/&gt;&lt;wsp:rsid wsp:val=&quot;40B54760&quot;/&gt;&lt;wsp:rsid wsp:val=&quot;40BADC08&quot;/&gt;&lt;wsp:rsid wsp:val=&quot;40C71000&quot;/&gt;&lt;wsp:rsid wsp:val=&quot;40CE5807&quot;/&gt;&lt;wsp:rsid wsp:val=&quot;40D90AD0&quot;/&gt;&lt;wsp:rsid wsp:val=&quot;40D951BD&quot;/&gt;&lt;wsp:rsid wsp:val=&quot;40DAE098&quot;/&gt;&lt;wsp:rsid wsp:val=&quot;40DD4EC6&quot;/&gt;&lt;wsp:rsid wsp:val=&quot;40E329D4&quot;/&gt;&lt;wsp:rsid wsp:val=&quot;40F79D6F&quot;/&gt;&lt;wsp:rsid wsp:val=&quot;41228F1A&quot;/&gt;&lt;wsp:rsid wsp:val=&quot;4126C53E&quot;/&gt;&lt;wsp:rsid wsp:val=&quot;41465D96&quot;/&gt;&lt;wsp:rsid wsp:val=&quot;4146D983&quot;/&gt;&lt;wsp:rsid wsp:val=&quot;41541A3C&quot;/&gt;&lt;wsp:rsid wsp:val=&quot;41546936&quot;/&gt;&lt;wsp:rsid wsp:val=&quot;4170AF09&quot;/&gt;&lt;wsp:rsid wsp:val=&quot;41756398&quot;/&gt;&lt;wsp:rsid wsp:val=&quot;417892B1&quot;/&gt;&lt;wsp:rsid wsp:val=&quot;4185AE1B&quot;/&gt;&lt;wsp:rsid wsp:val=&quot;4187DC22&quot;/&gt;&lt;wsp:rsid wsp:val=&quot;419E8E00&quot;/&gt;&lt;wsp:rsid wsp:val=&quot;41A03462&quot;/&gt;&lt;wsp:rsid wsp:val=&quot;41B35038&quot;/&gt;&lt;wsp:rsid wsp:val=&quot;41B96F63&quot;/&gt;&lt;wsp:rsid wsp:val=&quot;41C70632&quot;/&gt;&lt;wsp:rsid wsp:val=&quot;41C857F8&quot;/&gt;&lt;wsp:rsid wsp:val=&quot;41C86D4C&quot;/&gt;&lt;wsp:rsid wsp:val=&quot;41D15B1E&quot;/&gt;&lt;wsp:rsid wsp:val=&quot;41D5FCC6&quot;/&gt;&lt;wsp:rsid wsp:val=&quot;41DFA5FA&quot;/&gt;&lt;wsp:rsid wsp:val=&quot;41F1058D&quot;/&gt;&lt;wsp:rsid wsp:val=&quot;41F2AD2C&quot;/&gt;&lt;wsp:rsid wsp:val=&quot;41FC87BF&quot;/&gt;&lt;wsp:rsid wsp:val=&quot;42074097&quot;/&gt;&lt;wsp:rsid wsp:val=&quot;4209D73A&quot;/&gt;&lt;wsp:rsid wsp:val=&quot;4212ACEE&quot;/&gt;&lt;wsp:rsid wsp:val=&quot;4223BF26&quot;/&gt;&lt;wsp:rsid wsp:val=&quot;423904E1&quot;/&gt;&lt;wsp:rsid wsp:val=&quot;4241A118&quot;/&gt;&lt;wsp:rsid wsp:val=&quot;4248AFA3&quot;/&gt;&lt;wsp:rsid wsp:val=&quot;4250E165&quot;/&gt;&lt;wsp:rsid wsp:val=&quot;42528F17&quot;/&gt;&lt;wsp:rsid wsp:val=&quot;42595088&quot;/&gt;&lt;wsp:rsid wsp:val=&quot;425FDE20&quot;/&gt;&lt;wsp:rsid wsp:val=&quot;4261201D&quot;/&gt;&lt;wsp:rsid wsp:val=&quot;427B56AB&quot;/&gt;&lt;wsp:rsid wsp:val=&quot;428F1733&quot;/&gt;&lt;wsp:rsid wsp:val=&quot;42906558&quot;/&gt;&lt;wsp:rsid wsp:val=&quot;42988186&quot;/&gt;&lt;wsp:rsid wsp:val=&quot;42AAFF62&quot;/&gt;&lt;wsp:rsid wsp:val=&quot;42ADD1C1&quot;/&gt;&lt;wsp:rsid wsp:val=&quot;42B99E49&quot;/&gt;&lt;wsp:rsid wsp:val=&quot;42D02989&quot;/&gt;&lt;wsp:rsid wsp:val=&quot;42D5FBC8&quot;/&gt;&lt;wsp:rsid wsp:val=&quot;42E34B98&quot;/&gt;&lt;wsp:rsid wsp:val=&quot;42E8BEA0&quot;/&gt;&lt;wsp:rsid wsp:val=&quot;42F573C9&quot;/&gt;&lt;wsp:rsid wsp:val=&quot;4304099D&quot;/&gt;&lt;wsp:rsid wsp:val=&quot;430A67F5&quot;/&gt;&lt;wsp:rsid wsp:val=&quot;4317C2AF&quot;/&gt;&lt;wsp:rsid wsp:val=&quot;431CAF2F&quot;/&gt;&lt;wsp:rsid wsp:val=&quot;43217E7C&quot;/&gt;&lt;wsp:rsid wsp:val=&quot;4323310C&quot;/&gt;&lt;wsp:rsid wsp:val=&quot;4326A5B5&quot;/&gt;&lt;wsp:rsid wsp:val=&quot;432DE30F&quot;/&gt;&lt;wsp:rsid wsp:val=&quot;4333B072&quot;/&gt;&lt;wsp:rsid wsp:val=&quot;433B1B2B&quot;/&gt;&lt;wsp:rsid wsp:val=&quot;4344F317&quot;/&gt;&lt;wsp:rsid wsp:val=&quot;4346DC01&quot;/&gt;&lt;wsp:rsid wsp:val=&quot;434FDCE2&quot;/&gt;&lt;wsp:rsid wsp:val=&quot;43502256&quot;/&gt;&lt;wsp:rsid wsp:val=&quot;435875F9&quot;/&gt;&lt;wsp:rsid wsp:val=&quot;4359E2F8&quot;/&gt;&lt;wsp:rsid wsp:val=&quot;435C7889&quot;/&gt;&lt;wsp:rsid wsp:val=&quot;436A5D79&quot;/&gt;&lt;wsp:rsid wsp:val=&quot;43710797&quot;/&gt;&lt;wsp:rsid wsp:val=&quot;4371CD7E&quot;/&gt;&lt;wsp:rsid wsp:val=&quot;4372EDB3&quot;/&gt;&lt;wsp:rsid wsp:val=&quot;437674BA&quot;/&gt;&lt;wsp:rsid wsp:val=&quot;438BB3F0&quot;/&gt;&lt;wsp:rsid wsp:val=&quot;43944A59&quot;/&gt;&lt;wsp:rsid wsp:val=&quot;439D9487&quot;/&gt;&lt;wsp:rsid wsp:val=&quot;43A45579&quot;/&gt;&lt;wsp:rsid wsp:val=&quot;43AF77E1&quot;/&gt;&lt;wsp:rsid wsp:val=&quot;43BD603B&quot;/&gt;&lt;wsp:rsid wsp:val=&quot;43C0CD4C&quot;/&gt;&lt;wsp:rsid wsp:val=&quot;43CA0E0B&quot;/&gt;&lt;wsp:rsid wsp:val=&quot;43CC6A2E&quot;/&gt;&lt;wsp:rsid wsp:val=&quot;43D0C358&quot;/&gt;&lt;wsp:rsid wsp:val=&quot;43D41360&quot;/&gt;&lt;wsp:rsid wsp:val=&quot;43DF3595&quot;/&gt;&lt;wsp:rsid wsp:val=&quot;43E066C9&quot;/&gt;&lt;wsp:rsid wsp:val=&quot;43E5F1E3&quot;/&gt;&lt;wsp:rsid wsp:val=&quot;43EA7EA7&quot;/&gt;&lt;wsp:rsid wsp:val=&quot;44021198&quot;/&gt;&lt;wsp:rsid wsp:val=&quot;4417E119&quot;/&gt;&lt;wsp:rsid wsp:val=&quot;441836C4&quot;/&gt;&lt;wsp:rsid wsp:val=&quot;4432FC58&quot;/&gt;&lt;wsp:rsid wsp:val=&quot;44342F62&quot;/&gt;&lt;wsp:rsid wsp:val=&quot;4434CAC9&quot;/&gt;&lt;wsp:rsid wsp:val=&quot;443D69B8&quot;/&gt;&lt;wsp:rsid wsp:val=&quot;44494434&quot;/&gt;&lt;wsp:rsid wsp:val=&quot;44515246&quot;/&gt;&lt;wsp:rsid wsp:val=&quot;4464A006&quot;/&gt;&lt;wsp:rsid wsp:val=&quot;4466CD26&quot;/&gt;&lt;wsp:rsid wsp:val=&quot;446DCB14&quot;/&gt;&lt;wsp:rsid wsp:val=&quot;44822731&quot;/&gt;&lt;wsp:rsid wsp:val=&quot;4488F72F&quot;/&gt;&lt;wsp:rsid wsp:val=&quot;4489C3F9&quot;/&gt;&lt;wsp:rsid wsp:val=&quot;4494F59F&quot;/&gt;&lt;wsp:rsid wsp:val=&quot;44A414B1&quot;/&gt;&lt;wsp:rsid wsp:val=&quot;44E9D8B4&quot;/&gt;&lt;wsp:rsid wsp:val=&quot;44ED8616&quot;/&gt;&lt;wsp:rsid wsp:val=&quot;44F0D1C9&quot;/&gt;&lt;wsp:rsid wsp:val=&quot;44F848EA&quot;/&gt;&lt;wsp:rsid wsp:val=&quot;44FC7D60&quot;/&gt;&lt;wsp:rsid wsp:val=&quot;45098276&quot;/&gt;&lt;wsp:rsid wsp:val=&quot;451A9B5E&quot;/&gt;&lt;wsp:rsid wsp:val=&quot;45238D64&quot;/&gt;&lt;wsp:rsid wsp:val=&quot;453FB9EA&quot;/&gt;&lt;wsp:rsid wsp:val=&quot;454256C8&quot;/&gt;&lt;wsp:rsid wsp:val=&quot;4548BA7E&quot;/&gt;&lt;wsp:rsid wsp:val=&quot;454A0115&quot;/&gt;&lt;wsp:rsid wsp:val=&quot;454CFAEE&quot;/&gt;&lt;wsp:rsid wsp:val=&quot;45562F5A&quot;/&gt;&lt;wsp:rsid wsp:val=&quot;455DFC5B&quot;/&gt;&lt;wsp:rsid wsp:val=&quot;45701AA4&quot;/&gt;&lt;wsp:rsid wsp:val=&quot;45837BDB&quot;/&gt;&lt;wsp:rsid wsp:val=&quot;458D5B6E&quot;/&gt;&lt;wsp:rsid wsp:val=&quot;459138FB&quot;/&gt;&lt;wsp:rsid wsp:val=&quot;459167FC&quot;/&gt;&lt;wsp:rsid wsp:val=&quot;4592B3FB&quot;/&gt;&lt;wsp:rsid wsp:val=&quot;459A8123&quot;/&gt;&lt;wsp:rsid wsp:val=&quot;45A07234&quot;/&gt;&lt;wsp:rsid wsp:val=&quot;45AA5592&quot;/&gt;&lt;wsp:rsid wsp:val=&quot;45B97F52&quot;/&gt;&lt;wsp:rsid wsp:val=&quot;45C5BE61&quot;/&gt;&lt;wsp:rsid wsp:val=&quot;45DBBB25&quot;/&gt;&lt;wsp:rsid wsp:val=&quot;45FD9315&quot;/&gt;&lt;wsp:rsid wsp:val=&quot;46058A51&quot;/&gt;&lt;wsp:rsid wsp:val=&quot;460A7196&quot;/&gt;&lt;wsp:rsid wsp:val=&quot;460D9C8A&quot;/&gt;&lt;wsp:rsid wsp:val=&quot;4628E05A&quot;/&gt;&lt;wsp:rsid wsp:val=&quot;462A057E&quot;/&gt;&lt;wsp:rsid wsp:val=&quot;4634AFDD&quot;/&gt;&lt;wsp:rsid wsp:val=&quot;464583D8&quot;/&gt;&lt;wsp:rsid wsp:val=&quot;465043B7&quot;/&gt;&lt;wsp:rsid wsp:val=&quot;46520F05&quot;/&gt;&lt;wsp:rsid wsp:val=&quot;46586C7D&quot;/&gt;&lt;wsp:rsid wsp:val=&quot;465DF276&quot;/&gt;&lt;wsp:rsid wsp:val=&quot;46A4CC41&quot;/&gt;&lt;wsp:rsid wsp:val=&quot;46AB6DAB&quot;/&gt;&lt;wsp:rsid wsp:val=&quot;46C28446&quot;/&gt;&lt;wsp:rsid wsp:val=&quot;46C4C8DD&quot;/&gt;&lt;wsp:rsid wsp:val=&quot;46CE49AE&quot;/&gt;&lt;wsp:rsid wsp:val=&quot;46DF7F46&quot;/&gt;&lt;wsp:rsid wsp:val=&quot;46EB17FE&quot;/&gt;&lt;wsp:rsid wsp:val=&quot;46F09670&quot;/&gt;&lt;wsp:rsid wsp:val=&quot;46F3A60E&quot;/&gt;&lt;wsp:rsid wsp:val=&quot;4700F210&quot;/&gt;&lt;wsp:rsid wsp:val=&quot;47156AC1&quot;/&gt;&lt;wsp:rsid wsp:val=&quot;471996ED&quot;/&gt;&lt;wsp:rsid wsp:val=&quot;47257C68&quot;/&gt;&lt;wsp:rsid wsp:val=&quot;472E73CC&quot;/&gt;&lt;wsp:rsid wsp:val=&quot;47365184&quot;/&gt;&lt;wsp:rsid wsp:val=&quot;473AD547&quot;/&gt;&lt;wsp:rsid wsp:val=&quot;473F5209&quot;/&gt;&lt;wsp:rsid wsp:val=&quot;475207F7&quot;/&gt;&lt;wsp:rsid wsp:val=&quot;475451F4&quot;/&gt;&lt;wsp:rsid wsp:val=&quot;475F2351&quot;/&gt;&lt;wsp:rsid wsp:val=&quot;476BF2A9&quot;/&gt;&lt;wsp:rsid wsp:val=&quot;476CA315&quot;/&gt;&lt;wsp:rsid wsp:val=&quot;4778E45E&quot;/&gt;&lt;wsp:rsid wsp:val=&quot;477D516D&quot;/&gt;&lt;wsp:rsid wsp:val=&quot;47837DE9&quot;/&gt;&lt;wsp:rsid wsp:val=&quot;478C74CF&quot;/&gt;&lt;wsp:rsid wsp:val=&quot;47996376&quot;/&gt;&lt;wsp:rsid wsp:val=&quot;47A03990&quot;/&gt;&lt;wsp:rsid wsp:val=&quot;47AD4162&quot;/&gt;&lt;wsp:rsid wsp:val=&quot;47B6A7AD&quot;/&gt;&lt;wsp:rsid wsp:val=&quot;47BAB5E0&quot;/&gt;&lt;wsp:rsid wsp:val=&quot;47C0DF06&quot;/&gt;&lt;wsp:rsid wsp:val=&quot;47CF6B4D&quot;/&gt;&lt;wsp:rsid wsp:val=&quot;47E2FDCC&quot;/&gt;&lt;wsp:rsid wsp:val=&quot;47E6BD8E&quot;/&gt;&lt;wsp:rsid wsp:val=&quot;47EEC471&quot;/&gt;&lt;wsp:rsid wsp:val=&quot;47F6BDB2&quot;/&gt;&lt;wsp:rsid wsp:val=&quot;47F8B145&quot;/&gt;&lt;wsp:rsid wsp:val=&quot;47FDAC90&quot;/&gt;&lt;wsp:rsid wsp:val=&quot;47FE4E28&quot;/&gt;&lt;wsp:rsid wsp:val=&quot;4800A6FD&quot;/&gt;&lt;wsp:rsid wsp:val=&quot;4810D898&quot;/&gt;&lt;wsp:rsid wsp:val=&quot;4818D418&quot;/&gt;&lt;wsp:rsid wsp:val=&quot;481FFECE&quot;/&gt;&lt;wsp:rsid wsp:val=&quot;4835938D&quot;/&gt;&lt;wsp:rsid wsp:val=&quot;4838601A&quot;/&gt;&lt;wsp:rsid wsp:val=&quot;483B127E&quot;/&gt;&lt;wsp:rsid wsp:val=&quot;4845A219&quot;/&gt;&lt;wsp:rsid wsp:val=&quot;484D6F83&quot;/&gt;&lt;wsp:rsid wsp:val=&quot;484D8E27&quot;/&gt;&lt;wsp:rsid wsp:val=&quot;4851402B&quot;/&gt;&lt;wsp:rsid wsp:val=&quot;4856B24E&quot;/&gt;&lt;wsp:rsid wsp:val=&quot;489AD1F6&quot;/&gt;&lt;wsp:rsid wsp:val=&quot;48A6F46E&quot;/&gt;&lt;wsp:rsid wsp:val=&quot;48B9E6DE&quot;/&gt;&lt;wsp:rsid wsp:val=&quot;48BD5C66&quot;/&gt;&lt;wsp:rsid wsp:val=&quot;48C7C7B6&quot;/&gt;&lt;wsp:rsid wsp:val=&quot;48CCB334&quot;/&gt;&lt;wsp:rsid wsp:val=&quot;48D582BB&quot;/&gt;&lt;wsp:rsid wsp:val=&quot;48EF253D&quot;/&gt;&lt;wsp:rsid wsp:val=&quot;48F24C39&quot;/&gt;&lt;wsp:rsid wsp:val=&quot;48FA87AF&quot;/&gt;&lt;wsp:rsid wsp:val=&quot;48FBE08F&quot;/&gt;&lt;wsp:rsid wsp:val=&quot;48FD5472&quot;/&gt;&lt;wsp:rsid wsp:val=&quot;48FE58B7&quot;/&gt;&lt;wsp:rsid wsp:val=&quot;4902E91A&quot;/&gt;&lt;wsp:rsid wsp:val=&quot;49038246&quot;/&gt;&lt;wsp:rsid wsp:val=&quot;4907A03A&quot;/&gt;&lt;wsp:rsid wsp:val=&quot;490F3536&quot;/&gt;&lt;wsp:rsid wsp:val=&quot;49126874&quot;/&gt;&lt;wsp:rsid wsp:val=&quot;49178452&quot;/&gt;&lt;wsp:rsid wsp:val=&quot;491DD060&quot;/&gt;&lt;wsp:rsid wsp:val=&quot;4926ED5D&quot;/&gt;&lt;wsp:rsid wsp:val=&quot;492A5CA5&quot;/&gt;&lt;wsp:rsid wsp:val=&quot;492FBEA2&quot;/&gt;&lt;wsp:rsid wsp:val=&quot;4931D723&quot;/&gt;&lt;wsp:rsid wsp:val=&quot;49363B28&quot;/&gt;&lt;wsp:rsid wsp:val=&quot;493DC266&quot;/&gt;&lt;wsp:rsid wsp:val=&quot;495488BC&quot;/&gt;&lt;wsp:rsid wsp:val=&quot;495B8CA1&quot;/&gt;&lt;wsp:rsid wsp:val=&quot;49751628&quot;/&gt;&lt;wsp:rsid wsp:val=&quot;49860829&quot;/&gt;&lt;wsp:rsid wsp:val=&quot;498DC2DE&quot;/&gt;&lt;wsp:rsid wsp:val=&quot;4993F841&quot;/&gt;&lt;wsp:rsid wsp:val=&quot;4994531E&quot;/&gt;&lt;wsp:rsid wsp:val=&quot;49946753&quot;/&gt;&lt;wsp:rsid wsp:val=&quot;49959338&quot;/&gt;&lt;wsp:rsid wsp:val=&quot;49AAEEC7&quot;/&gt;&lt;wsp:rsid wsp:val=&quot;49FAD5B9&quot;/&gt;&lt;wsp:rsid wsp:val=&quot;4A02837B&quot;/&gt;&lt;wsp:rsid wsp:val=&quot;4A1218EA&quot;/&gt;&lt;wsp:rsid wsp:val=&quot;4A26EA5B&quot;/&gt;&lt;wsp:rsid wsp:val=&quot;4A282172&quot;/&gt;&lt;wsp:rsid wsp:val=&quot;4A28ABC5&quot;/&gt;&lt;wsp:rsid wsp:val=&quot;4A385246&quot;/&gt;&lt;wsp:rsid wsp:val=&quot;4A3D1DC1&quot;/&gt;&lt;wsp:rsid wsp:val=&quot;4A41F710&quot;/&gt;&lt;wsp:rsid wsp:val=&quot;4A4441B2&quot;/&gt;&lt;wsp:rsid wsp:val=&quot;4A44EC17&quot;/&gt;&lt;wsp:rsid wsp:val=&quot;4A462FF6&quot;/&gt;&lt;wsp:rsid wsp:val=&quot;4A4DD5B7&quot;/&gt;&lt;wsp:rsid wsp:val=&quot;4A502F66&quot;/&gt;&lt;wsp:rsid wsp:val=&quot;4A57ECE6&quot;/&gt;&lt;wsp:rsid wsp:val=&quot;4A75B224&quot;/&gt;&lt;wsp:rsid wsp:val=&quot;4A769022&quot;/&gt;&lt;wsp:rsid wsp:val=&quot;4A8B43BA&quot;/&gt;&lt;wsp:rsid wsp:val=&quot;4A95DA1A&quot;/&gt;&lt;wsp:rsid wsp:val=&quot;4A9664CB&quot;/&gt;&lt;wsp:rsid wsp:val=&quot;4A9C3127&quot;/&gt;&lt;wsp:rsid wsp:val=&quot;4AB47F27&quot;/&gt;&lt;wsp:rsid wsp:val=&quot;4ABA2A21&quot;/&gt;&lt;wsp:rsid wsp:val=&quot;4ABF93A8&quot;/&gt;&lt;wsp:rsid wsp:val=&quot;4AD4C078&quot;/&gt;&lt;wsp:rsid wsp:val=&quot;4AD79F24&quot;/&gt;&lt;wsp:rsid wsp:val=&quot;4AD79FB9&quot;/&gt;&lt;wsp:rsid wsp:val=&quot;4AF8870D&quot;/&gt;&lt;wsp:rsid wsp:val=&quot;4B075DC7&quot;/&gt;&lt;wsp:rsid wsp:val=&quot;4B1A0695&quot;/&gt;&lt;wsp:rsid wsp:val=&quot;4B23249E&quot;/&gt;&lt;wsp:rsid wsp:val=&quot;4B3847BF&quot;/&gt;&lt;wsp:rsid wsp:val=&quot;4B4790EC&quot;/&gt;&lt;wsp:rsid wsp:val=&quot;4B4D982C&quot;/&gt;&lt;wsp:rsid wsp:val=&quot;4B4E6211&quot;/&gt;&lt;wsp:rsid wsp:val=&quot;4B613D05&quot;/&gt;&lt;wsp:rsid wsp:val=&quot;4B70EE5C&quot;/&gt;&lt;wsp:rsid wsp:val=&quot;4B7BE029&quot;/&gt;&lt;wsp:rsid wsp:val=&quot;4B812DAF&quot;/&gt;&lt;wsp:rsid wsp:val=&quot;4B93EAC0&quot;/&gt;&lt;wsp:rsid wsp:val=&quot;4B984399&quot;/&gt;&lt;wsp:rsid wsp:val=&quot;4BA8C8E6&quot;/&gt;&lt;wsp:rsid wsp:val=&quot;4BBDA343&quot;/&gt;&lt;wsp:rsid wsp:val=&quot;4BC0AE8F&quot;/&gt;&lt;wsp:rsid wsp:val=&quot;4BD8B072&quot;/&gt;&lt;wsp:rsid wsp:val=&quot;4BE0BC78&quot;/&gt;&lt;wsp:rsid wsp:val=&quot;4BE9107A&quot;/&gt;&lt;wsp:rsid wsp:val=&quot;4BF2BD5F&quot;/&gt;&lt;wsp:rsid wsp:val=&quot;4C0D237D&quot;/&gt;&lt;wsp:rsid wsp:val=&quot;4C0D5F38&quot;/&gt;&lt;wsp:rsid wsp:val=&quot;4C221EFE&quot;/&gt;&lt;wsp:rsid wsp:val=&quot;4C2AFDBB&quot;/&gt;&lt;wsp:rsid wsp:val=&quot;4C2CCF03&quot;/&gt;&lt;wsp:rsid wsp:val=&quot;4C2FE13F&quot;/&gt;&lt;wsp:rsid wsp:val=&quot;4C34F263&quot;/&gt;&lt;wsp:rsid wsp:val=&quot;4C37BD4D&quot;/&gt;&lt;wsp:rsid wsp:val=&quot;4C3D988F&quot;/&gt;&lt;wsp:rsid wsp:val=&quot;4C3F71D1&quot;/&gt;&lt;wsp:rsid wsp:val=&quot;4C50C7DC&quot;/&gt;&lt;wsp:rsid wsp:val=&quot;4C512132&quot;/&gt;&lt;wsp:rsid wsp:val=&quot;4C5A7D17&quot;/&gt;&lt;wsp:rsid wsp:val=&quot;4C6977E5&quot;/&gt;&lt;wsp:rsid wsp:val=&quot;4C70DB94&quot;/&gt;&lt;wsp:rsid wsp:val=&quot;4C789288&quot;/&gt;&lt;wsp:rsid wsp:val=&quot;4C8DE614&quot;/&gt;&lt;wsp:rsid wsp:val=&quot;4C8E805A&quot;/&gt;&lt;wsp:rsid wsp:val=&quot;4C97437B&quot;/&gt;&lt;wsp:rsid wsp:val=&quot;4C9EF6E2&quot;/&gt;&lt;wsp:rsid wsp:val=&quot;4CA00CED&quot;/&gt;&lt;wsp:rsid wsp:val=&quot;4CA2D491&quot;/&gt;&lt;wsp:rsid wsp:val=&quot;4CA36609&quot;/&gt;&lt;wsp:rsid wsp:val=&quot;4CB06B0F&quot;/&gt;&lt;wsp:rsid wsp:val=&quot;4CBC1554&quot;/&gt;&lt;wsp:rsid wsp:val=&quot;4CBEE778&quot;/&gt;&lt;wsp:rsid wsp:val=&quot;4CCB6CE4&quot;/&gt;&lt;wsp:rsid wsp:val=&quot;4CDA71E5&quot;/&gt;&lt;wsp:rsid wsp:val=&quot;4CDCDBFC&quot;/&gt;&lt;wsp:rsid wsp:val=&quot;4CE17ACC&quot;/&gt;&lt;wsp:rsid wsp:val=&quot;4CEC453B&quot;/&gt;&lt;wsp:rsid wsp:val=&quot;4CEC6A07&quot;/&gt;&lt;wsp:rsid wsp:val=&quot;4CF304C9&quot;/&gt;&lt;wsp:rsid wsp:val=&quot;4CF41693&quot;/&gt;&lt;wsp:rsid wsp:val=&quot;4CFA046F&quot;/&gt;&lt;wsp:rsid wsp:val=&quot;4CFAB2FA&quot;/&gt;&lt;wsp:rsid wsp:val=&quot;4D112E12&quot;/&gt;&lt;wsp:rsid wsp:val=&quot;4D11E3A8&quot;/&gt;&lt;wsp:rsid wsp:val=&quot;4D1583C4&quot;/&gt;&lt;wsp:rsid wsp:val=&quot;4D1D56E6&quot;/&gt;&lt;wsp:rsid wsp:val=&quot;4D24FEB1&quot;/&gt;&lt;wsp:rsid wsp:val=&quot;4D36B636&quot;/&gt;&lt;wsp:rsid wsp:val=&quot;4D37A0CA&quot;/&gt;&lt;wsp:rsid wsp:val=&quot;4D3908AA&quot;/&gt;&lt;wsp:rsid wsp:val=&quot;4D3F4597&quot;/&gt;&lt;wsp:rsid wsp:val=&quot;4D42D854&quot;/&gt;&lt;wsp:rsid wsp:val=&quot;4D4A12A5&quot;/&gt;&lt;wsp:rsid wsp:val=&quot;4D531900&quot;/&gt;&lt;wsp:rsid wsp:val=&quot;4D54B08A&quot;/&gt;&lt;wsp:rsid wsp:val=&quot;4D5DB73F&quot;/&gt;&lt;wsp:rsid wsp:val=&quot;4D715034&quot;/&gt;&lt;wsp:rsid wsp:val=&quot;4D87D6E6&quot;/&gt;&lt;wsp:rsid wsp:val=&quot;4D8D03CB&quot;/&gt;&lt;wsp:rsid wsp:val=&quot;4D8E8DC0&quot;/&gt;&lt;wsp:rsid wsp:val=&quot;4D9427AA&quot;/&gt;&lt;wsp:rsid wsp:val=&quot;4D99323C&quot;/&gt;&lt;wsp:rsid wsp:val=&quot;4DA271FE&quot;/&gt;&lt;wsp:rsid wsp:val=&quot;4DA2A4EC&quot;/&gt;&lt;wsp:rsid wsp:val=&quot;4DA2A6D1&quot;/&gt;&lt;wsp:rsid wsp:val=&quot;4DA4FA4A&quot;/&gt;&lt;wsp:rsid wsp:val=&quot;4DBE8B32&quot;/&gt;&lt;wsp:rsid wsp:val=&quot;4DCE2D7A&quot;/&gt;&lt;wsp:rsid wsp:val=&quot;4DD02EE6&quot;/&gt;&lt;wsp:rsid wsp:val=&quot;4DFE69E0&quot;/&gt;&lt;wsp:rsid wsp:val=&quot;4E1462CB&quot;/&gt;&lt;wsp:rsid wsp:val=&quot;4E2776F1&quot;/&gt;&lt;wsp:rsid wsp:val=&quot;4E29B675&quot;/&gt;&lt;wsp:rsid wsp:val=&quot;4E2E773A&quot;/&gt;&lt;wsp:rsid wsp:val=&quot;4E3BAF0F&quot;/&gt;&lt;wsp:rsid wsp:val=&quot;4E463973&quot;/&gt;&lt;wsp:rsid wsp:val=&quot;4E46B059&quot;/&gt;&lt;wsp:rsid wsp:val=&quot;4E46EDA2&quot;/&gt;&lt;wsp:rsid wsp:val=&quot;4E47B6FC&quot;/&gt;&lt;wsp:rsid wsp:val=&quot;4E4A3BB2&quot;/&gt;&lt;wsp:rsid wsp:val=&quot;4E4AE413&quot;/&gt;&lt;wsp:rsid wsp:val=&quot;4E4D1A9C&quot;/&gt;&lt;wsp:rsid wsp:val=&quot;4E725778&quot;/&gt;&lt;wsp:rsid wsp:val=&quot;4E7C9B64&quot;/&gt;&lt;wsp:rsid wsp:val=&quot;4E7F770E&quot;/&gt;&lt;wsp:rsid wsp:val=&quot;4E8FA606&quot;/&gt;&lt;wsp:rsid wsp:val=&quot;4E97C78D&quot;/&gt;&lt;wsp:rsid wsp:val=&quot;4EB4CAF1&quot;/&gt;&lt;wsp:rsid wsp:val=&quot;4EB6F9B1&quot;/&gt;&lt;wsp:rsid wsp:val=&quot;4EBB7178&quot;/&gt;&lt;wsp:rsid wsp:val=&quot;4EC6E58A&quot;/&gt;&lt;wsp:rsid wsp:val=&quot;4ECA66D3&quot;/&gt;&lt;wsp:rsid wsp:val=&quot;4EEA56FA&quot;/&gt;&lt;wsp:rsid wsp:val=&quot;4EF8A382&quot;/&gt;&lt;wsp:rsid wsp:val=&quot;4EFDF8F3&quot;/&gt;&lt;wsp:rsid wsp:val=&quot;4F06DA94&quot;/&gt;&lt;wsp:rsid wsp:val=&quot;4F107A94&quot;/&gt;&lt;wsp:rsid wsp:val=&quot;4F24DC9C&quot;/&gt;&lt;wsp:rsid wsp:val=&quot;4F2F8027&quot;/&gt;&lt;wsp:rsid wsp:val=&quot;4F406EF8&quot;/&gt;&lt;wsp:rsid wsp:val=&quot;4F439F34&quot;/&gt;&lt;wsp:rsid wsp:val=&quot;4F4E9855&quot;/&gt;&lt;wsp:rsid wsp:val=&quot;4F4EE5BE&quot;/&gt;&lt;wsp:rsid wsp:val=&quot;4F5A2985&quot;/&gt;&lt;wsp:rsid wsp:val=&quot;4F60A1EC&quot;/&gt;&lt;wsp:rsid wsp:val=&quot;4F625CEA&quot;/&gt;&lt;wsp:rsid wsp:val=&quot;4F67A986&quot;/&gt;&lt;wsp:rsid wsp:val=&quot;4F708035&quot;/&gt;&lt;wsp:rsid wsp:val=&quot;4F7190C5&quot;/&gt;&lt;wsp:rsid wsp:val=&quot;4F759E0A&quot;/&gt;&lt;wsp:rsid wsp:val=&quot;4F7A2883&quot;/&gt;&lt;wsp:rsid wsp:val=&quot;4F81B49C&quot;/&gt;&lt;wsp:rsid wsp:val=&quot;4F845F5B&quot;/&gt;&lt;wsp:rsid wsp:val=&quot;4F852E74&quot;/&gt;&lt;wsp:rsid wsp:val=&quot;4F97B069&quot;/&gt;&lt;wsp:rsid wsp:val=&quot;4F9D5CCF&quot;/&gt;&lt;wsp:rsid wsp:val=&quot;4FA35ABD&quot;/&gt;&lt;wsp:rsid wsp:val=&quot;4FA8E0C2&quot;/&gt;&lt;wsp:rsid wsp:val=&quot;4FB7273C&quot;/&gt;&lt;wsp:rsid wsp:val=&quot;4FC4D9D8&quot;/&gt;&lt;wsp:rsid wsp:val=&quot;4FC6865B&quot;/&gt;&lt;wsp:rsid wsp:val=&quot;4FCCB0E1&quot;/&gt;&lt;wsp:rsid wsp:val=&quot;4FD039B1&quot;/&gt;&lt;wsp:rsid wsp:val=&quot;4FD2AC7E&quot;/&gt;&lt;wsp:rsid wsp:val=&quot;4FD697A4&quot;/&gt;&lt;wsp:rsid wsp:val=&quot;4FE60C13&quot;/&gt;&lt;wsp:rsid wsp:val=&quot;4FEA74C5&quot;/&gt;&lt;wsp:rsid wsp:val=&quot;4FED4BE8&quot;/&gt;&lt;wsp:rsid wsp:val=&quot;4FF3D968&quot;/&gt;&lt;wsp:rsid wsp:val=&quot;4FF7BD30&quot;/&gt;&lt;wsp:rsid wsp:val=&quot;4FFE744F&quot;/&gt;&lt;wsp:rsid wsp:val=&quot;50092E64&quot;/&gt;&lt;wsp:rsid wsp:val=&quot;500C7EB0&quot;/&gt;&lt;wsp:rsid wsp:val=&quot;50102A31&quot;/&gt;&lt;wsp:rsid wsp:val=&quot;501BE28B&quot;/&gt;&lt;wsp:rsid wsp:val=&quot;50214B62&quot;/&gt;&lt;wsp:rsid wsp:val=&quot;5029907C&quot;/&gt;&lt;wsp:rsid wsp:val=&quot;5044387F&quot;/&gt;&lt;wsp:rsid wsp:val=&quot;50723AB5&quot;/&gt;&lt;wsp:rsid wsp:val=&quot;507276EC&quot;/&gt;&lt;wsp:rsid wsp:val=&quot;507A7916&quot;/&gt;&lt;wsp:rsid wsp:val=&quot;509B0920&quot;/&gt;&lt;wsp:rsid wsp:val=&quot;50A38A01&quot;/&gt;&lt;wsp:rsid wsp:val=&quot;50AECF86&quot;/&gt;&lt;wsp:rsid wsp:val=&quot;50B5349A&quot;/&gt;&lt;wsp:rsid wsp:val=&quot;50C36532&quot;/&gt;&lt;wsp:rsid wsp:val=&quot;50D338A8&quot;/&gt;&lt;wsp:rsid wsp:val=&quot;50D4F30B&quot;/&gt;&lt;wsp:rsid wsp:val=&quot;50DAC358&quot;/&gt;&lt;wsp:rsid wsp:val=&quot;50E192AA&quot;/&gt;&lt;wsp:rsid wsp:val=&quot;511A2A19&quot;/&gt;&lt;wsp:rsid wsp:val=&quot;5130864D&quot;/&gt;&lt;wsp:rsid wsp:val=&quot;5134BD3A&quot;/&gt;&lt;wsp:rsid wsp:val=&quot;513C84A4&quot;/&gt;&lt;wsp:rsid wsp:val=&quot;51493BD5&quot;/&gt;&lt;wsp:rsid wsp:val=&quot;515993D1&quot;/&gt;&lt;wsp:rsid wsp:val=&quot;515C405F&quot;/&gt;&lt;wsp:rsid wsp:val=&quot;51698F49&quot;/&gt;&lt;wsp:rsid wsp:val=&quot;517378A7&quot;/&gt;&lt;wsp:rsid wsp:val=&quot;517D63B9&quot;/&gt;&lt;wsp:rsid wsp:val=&quot;518F8716&quot;/&gt;&lt;wsp:rsid wsp:val=&quot;5192F65E&quot;/&gt;&lt;wsp:rsid wsp:val=&quot;5194A210&quot;/&gt;&lt;wsp:rsid wsp:val=&quot;51A3EE3A&quot;/&gt;&lt;wsp:rsid wsp:val=&quot;51B14D62&quot;/&gt;&lt;wsp:rsid wsp:val=&quot;51B35336&quot;/&gt;&lt;wsp:rsid wsp:val=&quot;51C3A018&quot;/&gt;&lt;wsp:rsid wsp:val=&quot;51CD6C8F&quot;/&gt;&lt;wsp:rsid wsp:val=&quot;51D48C85&quot;/&gt;&lt;wsp:rsid wsp:val=&quot;51DDC5F3&quot;/&gt;&lt;wsp:rsid wsp:val=&quot;51E1A4A0&quot;/&gt;&lt;wsp:rsid wsp:val=&quot;51E60599&quot;/&gt;&lt;wsp:rsid wsp:val=&quot;51E7E662&quot;/&gt;&lt;wsp:rsid wsp:val=&quot;51EAD5A7&quot;/&gt;&lt;wsp:rsid wsp:val=&quot;51EC9C34&quot;/&gt;&lt;wsp:rsid wsp:val=&quot;51F030FA&quot;/&gt;&lt;wsp:rsid wsp:val=&quot;51F86933&quot;/&gt;&lt;wsp:rsid wsp:val=&quot;520A32DB&quot;/&gt;&lt;wsp:rsid wsp:val=&quot;520A7C04&quot;/&gt;&lt;wsp:rsid wsp:val=&quot;522AE1FD&quot;/&gt;&lt;wsp:rsid wsp:val=&quot;52368F0D&quot;/&gt;&lt;wsp:rsid wsp:val=&quot;5252ABF5&quot;/&gt;&lt;wsp:rsid wsp:val=&quot;5257EB82&quot;/&gt;&lt;wsp:rsid wsp:val=&quot;526C94D5&quot;/&gt;&lt;wsp:rsid wsp:val=&quot;527A75AD&quot;/&gt;&lt;wsp:rsid wsp:val=&quot;527C262D&quot;/&gt;&lt;wsp:rsid wsp:val=&quot;5294C249&quot;/&gt;&lt;wsp:rsid wsp:val=&quot;529E461B&quot;/&gt;&lt;wsp:rsid wsp:val=&quot;52A908B0&quot;/&gt;&lt;wsp:rsid wsp:val=&quot;52B84A02&quot;/&gt;&lt;wsp:rsid wsp:val=&quot;52C872CE&quot;/&gt;&lt;wsp:rsid wsp:val=&quot;52E74B1D&quot;/&gt;&lt;wsp:rsid wsp:val=&quot;52F542DA&quot;/&gt;&lt;wsp:rsid wsp:val=&quot;52F8BD65&quot;/&gt;&lt;wsp:rsid wsp:val=&quot;53047F48&quot;/&gt;&lt;wsp:rsid wsp:val=&quot;5312D15C&quot;/&gt;&lt;wsp:rsid wsp:val=&quot;5314C72D&quot;/&gt;&lt;wsp:rsid wsp:val=&quot;53180A16&quot;/&gt;&lt;wsp:rsid wsp:val=&quot;531BFBE8&quot;/&gt;&lt;wsp:rsid wsp:val=&quot;531D432F&quot;/&gt;&lt;wsp:rsid wsp:val=&quot;532164C8&quot;/&gt;&lt;wsp:rsid wsp:val=&quot;532A6521&quot;/&gt;&lt;wsp:rsid wsp:val=&quot;532B5777&quot;/&gt;&lt;wsp:rsid wsp:val=&quot;532EF0D2&quot;/&gt;&lt;wsp:rsid wsp:val=&quot;533A17E1&quot;/&gt;&lt;wsp:rsid wsp:val=&quot;533CB3F3&quot;/&gt;&lt;wsp:rsid wsp:val=&quot;5341F8DE&quot;/&gt;&lt;wsp:rsid wsp:val=&quot;534530C7&quot;/&gt;&lt;wsp:rsid wsp:val=&quot;534B472A&quot;/&gt;&lt;wsp:rsid wsp:val=&quot;53500C87&quot;/&gt;&lt;wsp:rsid wsp:val=&quot;535431AC&quot;/&gt;&lt;wsp:rsid wsp:val=&quot;535C78A2&quot;/&gt;&lt;wsp:rsid wsp:val=&quot;5363BE2B&quot;/&gt;&lt;wsp:rsid wsp:val=&quot;538EFB38&quot;/&gt;&lt;wsp:rsid wsp:val=&quot;5396DA86&quot;/&gt;&lt;wsp:rsid wsp:val=&quot;539EAD06&quot;/&gt;&lt;wsp:rsid wsp:val=&quot;53A29468&quot;/&gt;&lt;wsp:rsid wsp:val=&quot;53B9AF64&quot;/&gt;&lt;wsp:rsid wsp:val=&quot;53CA78CE&quot;/&gt;&lt;wsp:rsid wsp:val=&quot;53D967CB&quot;/&gt;&lt;wsp:rsid wsp:val=&quot;53D9A14C&quot;/&gt;&lt;wsp:rsid wsp:val=&quot;53DEE515&quot;/&gt;&lt;wsp:rsid wsp:val=&quot;53F35498&quot;/&gt;&lt;wsp:rsid wsp:val=&quot;53FDCF44&quot;/&gt;&lt;wsp:rsid wsp:val=&quot;5402BD77&quot;/&gt;&lt;wsp:rsid wsp:val=&quot;54096CD8&quot;/&gt;&lt;wsp:rsid wsp:val=&quot;540D1FF9&quot;/&gt;&lt;wsp:rsid wsp:val=&quot;540D64F2&quot;/&gt;&lt;wsp:rsid wsp:val=&quot;54101326&quot;/&gt;&lt;wsp:rsid wsp:val=&quot;541BCF53&quot;/&gt;&lt;wsp:rsid wsp:val=&quot;541CC212&quot;/&gt;&lt;wsp:rsid wsp:val=&quot;541DF43A&quot;/&gt;&lt;wsp:rsid wsp:val=&quot;542BCFC9&quot;/&gt;&lt;wsp:rsid wsp:val=&quot;543092AA&quot;/&gt;&lt;wsp:rsid wsp:val=&quot;54328C69&quot;/&gt;&lt;wsp:rsid wsp:val=&quot;543B6F43&quot;/&gt;&lt;wsp:rsid wsp:val=&quot;543B7E59&quot;/&gt;&lt;wsp:rsid wsp:val=&quot;5446E534&quot;/&gt;&lt;wsp:rsid wsp:val=&quot;544BC021&quot;/&gt;&lt;wsp:rsid wsp:val=&quot;544BE5E8&quot;/&gt;&lt;wsp:rsid wsp:val=&quot;5461A635&quot;/&gt;&lt;wsp:rsid wsp:val=&quot;546231FE&quot;/&gt;&lt;wsp:rsid wsp:val=&quot;5469A873&quot;/&gt;&lt;wsp:rsid wsp:val=&quot;547053A6&quot;/&gt;&lt;wsp:rsid wsp:val=&quot;54718198&quot;/&gt;&lt;wsp:rsid wsp:val=&quot;54718D8A&quot;/&gt;&lt;wsp:rsid wsp:val=&quot;548F0E13&quot;/&gt;&lt;wsp:rsid wsp:val=&quot;54964390&quot;/&gt;&lt;wsp:rsid wsp:val=&quot;549C8543&quot;/&gt;&lt;wsp:rsid wsp:val=&quot;54A379A4&quot;/&gt;&lt;wsp:rsid wsp:val=&quot;54B13CED&quot;/&gt;&lt;wsp:rsid wsp:val=&quot;54B32D1B&quot;/&gt;&lt;wsp:rsid wsp:val=&quot;54C5224B&quot;/&gt;&lt;wsp:rsid wsp:val=&quot;54C67229&quot;/&gt;&lt;wsp:rsid wsp:val=&quot;54CAC8F6&quot;/&gt;&lt;wsp:rsid wsp:val=&quot;54E7178B&quot;/&gt;&lt;wsp:rsid wsp:val=&quot;54F4D21B&quot;/&gt;&lt;wsp:rsid wsp:val=&quot;5502E0B1&quot;/&gt;&lt;wsp:rsid wsp:val=&quot;550C50F9&quot;/&gt;&lt;wsp:rsid wsp:val=&quot;5517A9A2&quot;/&gt;&lt;wsp:rsid wsp:val=&quot;552CC8E6&quot;/&gt;&lt;wsp:rsid wsp:val=&quot;5531A9AE&quot;/&gt;&lt;wsp:rsid wsp:val=&quot;5556FE8B&quot;/&gt;&lt;wsp:rsid wsp:val=&quot;5566C75A&quot;/&gt;&lt;wsp:rsid wsp:val=&quot;556F9C6D&quot;/&gt;&lt;wsp:rsid wsp:val=&quot;5570279A&quot;/&gt;&lt;wsp:rsid wsp:val=&quot;55B3AA1A&quot;/&gt;&lt;wsp:rsid wsp:val=&quot;55C9868A&quot;/&gt;&lt;wsp:rsid wsp:val=&quot;55D531A0&quot;/&gt;&lt;wsp:rsid wsp:val=&quot;55DCBCA5&quot;/&gt;&lt;wsp:rsid wsp:val=&quot;55DE4A61&quot;/&gt;&lt;wsp:rsid wsp:val=&quot;55E2F739&quot;/&gt;&lt;wsp:rsid wsp:val=&quot;55F3B258&quot;/&gt;&lt;wsp:rsid wsp:val=&quot;560BF13F&quot;/&gt;&lt;wsp:rsid wsp:val=&quot;560D5DEB&quot;/&gt;&lt;wsp:rsid wsp:val=&quot;56151C72&quot;/&gt;&lt;wsp:rsid wsp:val=&quot;561530D9&quot;/&gt;&lt;wsp:rsid wsp:val=&quot;561BEB84&quot;/&gt;&lt;wsp:rsid wsp:val=&quot;562223A3&quot;/&gt;&lt;wsp:rsid wsp:val=&quot;56295DD8&quot;/&gt;&lt;wsp:rsid wsp:val=&quot;565271D5&quot;/&gt;&lt;wsp:rsid wsp:val=&quot;565BB86F&quot;/&gt;&lt;wsp:rsid wsp:val=&quot;56612144&quot;/&gt;&lt;wsp:rsid wsp:val=&quot;5661A8D5&quot;/&gt;&lt;wsp:rsid wsp:val=&quot;56628EDB&quot;/&gt;&lt;wsp:rsid wsp:val=&quot;56653698&quot;/&gt;&lt;wsp:rsid wsp:val=&quot;56676B6D&quot;/&gt;&lt;wsp:rsid wsp:val=&quot;56789E04&quot;/&gt;&lt;wsp:rsid wsp:val=&quot;567DAEA9&quot;/&gt;&lt;wsp:rsid wsp:val=&quot;56A834C1&quot;/&gt;&lt;wsp:rsid wsp:val=&quot;56A878C0&quot;/&gt;&lt;wsp:rsid wsp:val=&quot;56A8CEBA&quot;/&gt;&lt;wsp:rsid wsp:val=&quot;56CECA7E&quot;/&gt;&lt;wsp:rsid wsp:val=&quot;56DCDE90&quot;/&gt;&lt;wsp:rsid wsp:val=&quot;56E112C6&quot;/&gt;&lt;wsp:rsid wsp:val=&quot;56E3DFE5&quot;/&gt;&lt;wsp:rsid wsp:val=&quot;56EB1734&quot;/&gt;&lt;wsp:rsid wsp:val=&quot;56F1F38E&quot;/&gt;&lt;wsp:rsid wsp:val=&quot;56FFD359&quot;/&gt;&lt;wsp:rsid wsp:val=&quot;5703DF16&quot;/&gt;&lt;wsp:rsid wsp:val=&quot;5711C028&quot;/&gt;&lt;wsp:rsid wsp:val=&quot;571F5932&quot;/&gt;&lt;wsp:rsid wsp:val=&quot;572C78EF&quot;/&gt;&lt;wsp:rsid wsp:val=&quot;574F3D85&quot;/&gt;&lt;wsp:rsid wsp:val=&quot;575EBB0E&quot;/&gt;&lt;wsp:rsid wsp:val=&quot;57686FF3&quot;/&gt;&lt;wsp:rsid wsp:val=&quot;57757A59&quot;/&gt;&lt;wsp:rsid wsp:val=&quot;578C3486&quot;/&gt;&lt;wsp:rsid wsp:val=&quot;57A92E4C&quot;/&gt;&lt;wsp:rsid wsp:val=&quot;57CF32C3&quot;/&gt;&lt;wsp:rsid wsp:val=&quot;57D2953C&quot;/&gt;&lt;wsp:rsid wsp:val=&quot;57DF2ABC&quot;/&gt;&lt;wsp:rsid wsp:val=&quot;57E3C5BE&quot;/&gt;&lt;wsp:rsid wsp:val=&quot;58083DF6&quot;/&gt;&lt;wsp:rsid wsp:val=&quot;581FF7F5&quot;/&gt;&lt;wsp:rsid wsp:val=&quot;58262C48&quot;/&gt;&lt;wsp:rsid wsp:val=&quot;5847C882&quot;/&gt;&lt;wsp:rsid wsp:val=&quot;58589ECE&quot;/&gt;&lt;wsp:rsid wsp:val=&quot;585AB342&quot;/&gt;&lt;wsp:rsid wsp:val=&quot;586E3DED&quot;/&gt;&lt;wsp:rsid wsp:val=&quot;5875A7EA&quot;/&gt;&lt;wsp:rsid wsp:val=&quot;58858AFB&quot;/&gt;&lt;wsp:rsid wsp:val=&quot;589D5292&quot;/&gt;&lt;wsp:rsid wsp:val=&quot;58A9F040&quot;/&gt;&lt;wsp:rsid wsp:val=&quot;58AA22C1&quot;/&gt;&lt;wsp:rsid wsp:val=&quot;58B1EDA4&quot;/&gt;&lt;wsp:rsid wsp:val=&quot;58B3177B&quot;/&gt;&lt;wsp:rsid wsp:val=&quot;58B47C6A&quot;/&gt;&lt;wsp:rsid wsp:val=&quot;58C45BAE&quot;/&gt;&lt;wsp:rsid wsp:val=&quot;58D4A937&quot;/&gt;&lt;wsp:rsid wsp:val=&quot;58E3F5B5&quot;/&gt;&lt;wsp:rsid wsp:val=&quot;58EB38A2&quot;/&gt;&lt;wsp:rsid wsp:val=&quot;58FAFA24&quot;/&gt;&lt;wsp:rsid wsp:val=&quot;59057BDD&quot;/&gt;&lt;wsp:rsid wsp:val=&quot;5907D145&quot;/&gt;&lt;wsp:rsid wsp:val=&quot;59172464&quot;/&gt;&lt;wsp:rsid wsp:val=&quot;5924E7A1&quot;/&gt;&lt;wsp:rsid wsp:val=&quot;593476BF&quot;/&gt;&lt;wsp:rsid wsp:val=&quot;5946226D&quot;/&gt;&lt;wsp:rsid wsp:val=&quot;5947D67D&quot;/&gt;&lt;wsp:rsid wsp:val=&quot;594A263F&quot;/&gt;&lt;wsp:rsid wsp:val=&quot;594B5C01&quot;/&gt;&lt;wsp:rsid wsp:val=&quot;5959C314&quot;/&gt;&lt;wsp:rsid wsp:val=&quot;595BBFC3&quot;/&gt;&lt;wsp:rsid wsp:val=&quot;5968EC15&quot;/&gt;&lt;wsp:rsid wsp:val=&quot;596D507B&quot;/&gt;&lt;wsp:rsid wsp:val=&quot;598DEFF6&quot;/&gt;&lt;wsp:rsid wsp:val=&quot;5991BCEB&quot;/&gt;&lt;wsp:rsid wsp:val=&quot;5994FABC&quot;/&gt;&lt;wsp:rsid wsp:val=&quot;599CEA3E&quot;/&gt;&lt;wsp:rsid wsp:val=&quot;59A16051&quot;/&gt;&lt;wsp:rsid wsp:val=&quot;59A4AAEA&quot;/&gt;&lt;wsp:rsid wsp:val=&quot;59A70E69&quot;/&gt;&lt;wsp:rsid wsp:val=&quot;59B24E2D&quot;/&gt;&lt;wsp:rsid wsp:val=&quot;59B3B408&quot;/&gt;&lt;wsp:rsid wsp:val=&quot;59B9A7B4&quot;/&gt;&lt;wsp:rsid wsp:val=&quot;59BDEE3B&quot;/&gt;&lt;wsp:rsid wsp:val=&quot;59C6BF96&quot;/&gt;&lt;wsp:rsid wsp:val=&quot;59D62DCD&quot;/&gt;&lt;wsp:rsid wsp:val=&quot;59DA4CE4&quot;/&gt;&lt;wsp:rsid wsp:val=&quot;59DD6157&quot;/&gt;&lt;wsp:rsid wsp:val=&quot;59DD6C97&quot;/&gt;&lt;wsp:rsid wsp:val=&quot;59E27197&quot;/&gt;&lt;wsp:rsid wsp:val=&quot;59E8232C&quot;/&gt;&lt;wsp:rsid wsp:val=&quot;59EB51BB&quot;/&gt;&lt;wsp:rsid wsp:val=&quot;59F72BDB&quot;/&gt;&lt;wsp:rsid wsp:val=&quot;59F865A1&quot;/&gt;&lt;wsp:rsid wsp:val=&quot;5A065FCB&quot;/&gt;&lt;wsp:rsid wsp:val=&quot;5A0A2B1B&quot;/&gt;&lt;wsp:rsid wsp:val=&quot;5A2045C8&quot;/&gt;&lt;wsp:rsid wsp:val=&quot;5A338D2C&quot;/&gt;&lt;wsp:rsid wsp:val=&quot;5A4F0723&quot;/&gt;&lt;wsp:rsid wsp:val=&quot;5A583588&quot;/&gt;&lt;wsp:rsid wsp:val=&quot;5A5961EE&quot;/&gt;&lt;wsp:rsid wsp:val=&quot;5A6549D1&quot;/&gt;&lt;wsp:rsid wsp:val=&quot;5A6E4286&quot;/&gt;&lt;wsp:rsid wsp:val=&quot;5A83B87D&quot;/&gt;&lt;wsp:rsid wsp:val=&quot;5A88392D&quot;/&gt;&lt;wsp:rsid wsp:val=&quot;5A8928FA&quot;/&gt;&lt;wsp:rsid wsp:val=&quot;5A9A0935&quot;/&gt;&lt;wsp:rsid wsp:val=&quot;5AB43353&quot;/&gt;&lt;wsp:rsid wsp:val=&quot;5AC9C542&quot;/&gt;&lt;wsp:rsid wsp:val=&quot;5AD62191&quot;/&gt;&lt;wsp:rsid wsp:val=&quot;5AE68B6F&quot;/&gt;&lt;wsp:rsid wsp:val=&quot;5AEDFC44&quot;/&gt;&lt;wsp:rsid wsp:val=&quot;5B0F439A&quot;/&gt;&lt;wsp:rsid wsp:val=&quot;5B135F67&quot;/&gt;&lt;wsp:rsid wsp:val=&quot;5B192863&quot;/&gt;&lt;wsp:rsid wsp:val=&quot;5B21C804&quot;/&gt;&lt;wsp:rsid wsp:val=&quot;5B2623A5&quot;/&gt;&lt;wsp:rsid wsp:val=&quot;5B2D96D9&quot;/&gt;&lt;wsp:rsid wsp:val=&quot;5B3FC84A&quot;/&gt;&lt;wsp:rsid wsp:val=&quot;5B56590F&quot;/&gt;&lt;wsp:rsid wsp:val=&quot;5B57F0F1&quot;/&gt;&lt;wsp:rsid wsp:val=&quot;5B5D4591&quot;/&gt;&lt;wsp:rsid wsp:val=&quot;5B5F0ECB&quot;/&gt;&lt;wsp:rsid wsp:val=&quot;5B62117C&quot;/&gt;&lt;wsp:rsid wsp:val=&quot;5B6B7527&quot;/&gt;&lt;wsp:rsid wsp:val=&quot;5B87A683&quot;/&gt;&lt;wsp:rsid wsp:val=&quot;5BAD54D6&quot;/&gt;&lt;wsp:rsid wsp:val=&quot;5BBB0A39&quot;/&gt;&lt;wsp:rsid wsp:val=&quot;5BD4F354&quot;/&gt;&lt;wsp:rsid wsp:val=&quot;5BDB4FF8&quot;/&gt;&lt;wsp:rsid wsp:val=&quot;5BDC2313&quot;/&gt;&lt;wsp:rsid wsp:val=&quot;5BE7C04B&quot;/&gt;&lt;wsp:rsid wsp:val=&quot;5BE9D987&quot;/&gt;&lt;wsp:rsid wsp:val=&quot;5BF65892&quot;/&gt;&lt;wsp:rsid wsp:val=&quot;5BF6C5E6&quot;/&gt;&lt;wsp:rsid wsp:val=&quot;5BF9783D&quot;/&gt;&lt;wsp:rsid wsp:val=&quot;5C0F4EFB&quot;/&gt;&lt;wsp:rsid wsp:val=&quot;5C13A1DC&quot;/&gt;&lt;wsp:rsid wsp:val=&quot;5C27589F&quot;/&gt;&lt;wsp:rsid wsp:val=&quot;5C30F77F&quot;/&gt;&lt;wsp:rsid wsp:val=&quot;5C33B4E2&quot;/&gt;&lt;wsp:rsid wsp:val=&quot;5C3E0FD1&quot;/&gt;&lt;wsp:rsid wsp:val=&quot;5C4C805E&quot;/&gt;&lt;wsp:rsid wsp:val=&quot;5C51FB65&quot;/&gt;&lt;wsp:rsid wsp:val=&quot;5C70CBB4&quot;/&gt;&lt;wsp:rsid wsp:val=&quot;5C9E33ED&quot;/&gt;&lt;wsp:rsid wsp:val=&quot;5CAB69A4&quot;/&gt;&lt;wsp:rsid wsp:val=&quot;5CB239CB&quot;/&gt;&lt;wsp:rsid wsp:val=&quot;5CB6332E&quot;/&gt;&lt;wsp:rsid wsp:val=&quot;5CB8CD81&quot;/&gt;&lt;wsp:rsid wsp:val=&quot;5CB9E863&quot;/&gt;&lt;wsp:rsid wsp:val=&quot;5CBA9173&quot;/&gt;&lt;wsp:rsid wsp:val=&quot;5CC3AF91&quot;/&gt;&lt;wsp:rsid wsp:val=&quot;5CC4E9F8&quot;/&gt;&lt;wsp:rsid wsp:val=&quot;5CC5EBBF&quot;/&gt;&lt;wsp:rsid wsp:val=&quot;5CDD5F16&quot;/&gt;&lt;wsp:rsid wsp:val=&quot;5CEE1BC7&quot;/&gt;&lt;wsp:rsid wsp:val=&quot;5D10D22D&quot;/&gt;&lt;wsp:rsid wsp:val=&quot;5D21AAA8&quot;/&gt;&lt;wsp:rsid wsp:val=&quot;5D26B7D9&quot;/&gt;&lt;wsp:rsid wsp:val=&quot;5D2E3F41&quot;/&gt;&lt;wsp:rsid wsp:val=&quot;5D306379&quot;/&gt;&lt;wsp:rsid wsp:val=&quot;5D3852CD&quot;/&gt;&lt;wsp:rsid wsp:val=&quot;5D40DEE0&quot;/&gt;&lt;wsp:rsid wsp:val=&quot;5D4EFF1F&quot;/&gt;&lt;wsp:rsid wsp:val=&quot;5D7A159F&quot;/&gt;&lt;wsp:rsid wsp:val=&quot;5D8D5AE5&quot;/&gt;&lt;wsp:rsid wsp:val=&quot;5DAC164D&quot;/&gt;&lt;wsp:rsid wsp:val=&quot;5DACA83A&quot;/&gt;&lt;wsp:rsid wsp:val=&quot;5DACFC30&quot;/&gt;&lt;wsp:rsid wsp:val=&quot;5DB4298A&quot;/&gt;&lt;wsp:rsid wsp:val=&quot;5DB903C1&quot;/&gt;&lt;wsp:rsid wsp:val=&quot;5DC3A458&quot;/&gt;&lt;wsp:rsid wsp:val=&quot;5DC99928&quot;/&gt;&lt;wsp:rsid wsp:val=&quot;5DE720A6&quot;/&gt;&lt;wsp:rsid wsp:val=&quot;5DEA15B7&quot;/&gt;&lt;wsp:rsid wsp:val=&quot;5E00D783&quot;/&gt;&lt;wsp:rsid wsp:val=&quot;5E063F12&quot;/&gt;&lt;wsp:rsid wsp:val=&quot;5E0B3DCC&quot;/&gt;&lt;wsp:rsid wsp:val=&quot;5E169075&quot;/&gt;&lt;wsp:rsid wsp:val=&quot;5E20EC1A&quot;/&gt;&lt;wsp:rsid wsp:val=&quot;5E215608&quot;/&gt;&lt;wsp:rsid wsp:val=&quot;5E2347AE&quot;/&gt;&lt;wsp:rsid wsp:val=&quot;5E24373C&quot;/&gt;&lt;wsp:rsid wsp:val=&quot;5E444175&quot;/&gt;&lt;wsp:rsid wsp:val=&quot;5E44FB5C&quot;/&gt;&lt;wsp:rsid wsp:val=&quot;5E70E52B&quot;/&gt;&lt;wsp:rsid wsp:val=&quot;5E89F24B&quot;/&gt;&lt;wsp:rsid wsp:val=&quot;5E8F67D0&quot;/&gt;&lt;wsp:rsid wsp:val=&quot;5EA5AB5F&quot;/&gt;&lt;wsp:rsid wsp:val=&quot;5EAF9F17&quot;/&gt;&lt;wsp:rsid wsp:val=&quot;5EB3ADCE&quot;/&gt;&lt;wsp:rsid wsp:val=&quot;5EB4CCE5&quot;/&gt;&lt;wsp:rsid wsp:val=&quot;5ECA9CFE&quot;/&gt;&lt;wsp:rsid wsp:val=&quot;5ECCD61D&quot;/&gt;&lt;wsp:rsid wsp:val=&quot;5EDA2121&quot;/&gt;&lt;wsp:rsid wsp:val=&quot;5F000967&quot;/&gt;&lt;wsp:rsid wsp:val=&quot;5F0257B0&quot;/&gt;&lt;wsp:rsid wsp:val=&quot;5F035872&quot;/&gt;&lt;wsp:rsid wsp:val=&quot;5F0588FC&quot;/&gt;&lt;wsp:rsid wsp:val=&quot;5F188640&quot;/&gt;&lt;wsp:rsid wsp:val=&quot;5F19C7D7&quot;/&gt;&lt;wsp:rsid wsp:val=&quot;5F1B2B36&quot;/&gt;&lt;wsp:rsid wsp:val=&quot;5F253C3F&quot;/&gt;&lt;wsp:rsid wsp:val=&quot;5F2B85A3&quot;/&gt;&lt;wsp:rsid wsp:val=&quot;5F355FD3&quot;/&gt;&lt;wsp:rsid wsp:val=&quot;5F3E0317&quot;/&gt;&lt;wsp:rsid wsp:val=&quot;5F3EA5FD&quot;/&gt;&lt;wsp:rsid wsp:val=&quot;5F5A16BC&quot;/&gt;&lt;wsp:rsid wsp:val=&quot;5F718FC6&quot;/&gt;&lt;wsp:rsid wsp:val=&quot;5F741006&quot;/&gt;&lt;wsp:rsid wsp:val=&quot;5F76C133&quot;/&gt;&lt;wsp:rsid wsp:val=&quot;5F7969F4&quot;/&gt;&lt;wsp:rsid wsp:val=&quot;5F869B45&quot;/&gt;&lt;wsp:rsid wsp:val=&quot;5F8833D9&quot;/&gt;&lt;wsp:rsid wsp:val=&quot;5F899C27&quot;/&gt;&lt;wsp:rsid wsp:val=&quot;5F8AA746&quot;/&gt;&lt;wsp:rsid wsp:val=&quot;5F8C12BD&quot;/&gt;&lt;wsp:rsid wsp:val=&quot;5F940BB0&quot;/&gt;&lt;wsp:rsid wsp:val=&quot;5F9515DE&quot;/&gt;&lt;wsp:rsid wsp:val=&quot;5F9B0D23&quot;/&gt;&lt;wsp:rsid wsp:val=&quot;5F9DE780&quot;/&gt;&lt;wsp:rsid wsp:val=&quot;5FAB507C&quot;/&gt;&lt;wsp:rsid wsp:val=&quot;5FB36B45&quot;/&gt;&lt;wsp:rsid wsp:val=&quot;5FE763D0&quot;/&gt;&lt;wsp:rsid wsp:val=&quot;5FF98C62&quot;/&gt;&lt;wsp:rsid wsp:val=&quot;5FFE69D5&quot;/&gt;&lt;wsp:rsid wsp:val=&quot;6007D723&quot;/&gt;&lt;wsp:rsid wsp:val=&quot;6015DF26&quot;/&gt;&lt;wsp:rsid wsp:val=&quot;60213443&quot;/&gt;&lt;wsp:rsid wsp:val=&quot;60534805&quot;/&gt;&lt;wsp:rsid wsp:val=&quot;6054089D&quot;/&gt;&lt;wsp:rsid wsp:val=&quot;605A38FF&quot;/&gt;&lt;wsp:rsid wsp:val=&quot;605E589B&quot;/&gt;&lt;wsp:rsid wsp:val=&quot;606249CF&quot;/&gt;&lt;wsp:rsid wsp:val=&quot;606AB064&quot;/&gt;&lt;wsp:rsid wsp:val=&quot;608BADB7&quot;/&gt;&lt;wsp:rsid wsp:val=&quot;608FD379&quot;/&gt;&lt;wsp:rsid wsp:val=&quot;60916271&quot;/&gt;&lt;wsp:rsid wsp:val=&quot;6099DC62&quot;/&gt;&lt;wsp:rsid wsp:val=&quot;609A2390&quot;/&gt;&lt;wsp:rsid wsp:val=&quot;60AD691A&quot;/&gt;&lt;wsp:rsid wsp:val=&quot;60B0B959&quot;/&gt;&lt;wsp:rsid wsp:val=&quot;60B59838&quot;/&gt;&lt;wsp:rsid wsp:val=&quot;60BC3994&quot;/&gt;&lt;wsp:rsid wsp:val=&quot;60C86E86&quot;/&gt;&lt;wsp:rsid wsp:val=&quot;60C8B91F&quot;/&gt;&lt;wsp:rsid wsp:val=&quot;60CDAA16&quot;/&gt;&lt;wsp:rsid wsp:val=&quot;60D339C0&quot;/&gt;&lt;wsp:rsid wsp:val=&quot;60D8F17E&quot;/&gt;&lt;wsp:rsid wsp:val=&quot;60D9FB41&quot;/&gt;&lt;wsp:rsid wsp:val=&quot;60EA4ED7&quot;/&gt;&lt;wsp:rsid wsp:val=&quot;60F5E71D&quot;/&gt;&lt;wsp:rsid wsp:val=&quot;6106698F&quot;/&gt;&lt;wsp:rsid wsp:val=&quot;61096360&quot;/&gt;&lt;wsp:rsid wsp:val=&quot;61130D22&quot;/&gt;&lt;wsp:rsid wsp:val=&quot;611BC462&quot;/&gt;&lt;wsp:rsid wsp:val=&quot;612EA4B8&quot;/&gt;&lt;wsp:rsid wsp:val=&quot;6144D4B9&quot;/&gt;&lt;wsp:rsid wsp:val=&quot;61480F64&quot;/&gt;&lt;wsp:rsid wsp:val=&quot;615064D6&quot;/&gt;&lt;wsp:rsid wsp:val=&quot;6151B7E1&quot;/&gt;&lt;wsp:rsid wsp:val=&quot;6156C434&quot;/&gt;&lt;wsp:rsid wsp:val=&quot;616BD753&quot;/&gt;&lt;wsp:rsid wsp:val=&quot;617B0BD1&quot;/&gt;&lt;wsp:rsid wsp:val=&quot;617B1187&quot;/&gt;&lt;wsp:rsid wsp:val=&quot;619707E5&quot;/&gt;&lt;wsp:rsid wsp:val=&quot;619E4ABD&quot;/&gt;&lt;wsp:rsid wsp:val=&quot;61AE4C69&quot;/&gt;&lt;wsp:rsid wsp:val=&quot;61D9F2CE&quot;/&gt;&lt;wsp:rsid wsp:val=&quot;61DF7624&quot;/&gt;&lt;wsp:rsid wsp:val=&quot;61E4E091&quot;/&gt;&lt;wsp:rsid wsp:val=&quot;61EEA432&quot;/&gt;&lt;wsp:rsid wsp:val=&quot;61F62285&quot;/&gt;&lt;wsp:rsid wsp:val=&quot;61F8F3F7&quot;/&gt;&lt;wsp:rsid wsp:val=&quot;6222B11D&quot;/&gt;&lt;wsp:rsid wsp:val=&quot;6234D1D6&quot;/&gt;&lt;wsp:rsid wsp:val=&quot;62465C4D&quot;/&gt;&lt;wsp:rsid wsp:val=&quot;6259E902&quot;/&gt;&lt;wsp:rsid wsp:val=&quot;62632665&quot;/&gt;&lt;wsp:rsid wsp:val=&quot;6275E55F&quot;/&gt;&lt;wsp:rsid wsp:val=&quot;627F259B&quot;/&gt;&lt;wsp:rsid wsp:val=&quot;62B25BA1&quot;/&gt;&lt;wsp:rsid wsp:val=&quot;62C13CE9&quot;/&gt;&lt;wsp:rsid wsp:val=&quot;62DD29AC&quot;/&gt;&lt;wsp:rsid wsp:val=&quot;62E2D029&quot;/&gt;&lt;wsp:rsid wsp:val=&quot;62F8DB63&quot;/&gt;&lt;wsp:rsid wsp:val=&quot;62F9DBA9&quot;/&gt;&lt;wsp:rsid wsp:val=&quot;62FA276D&quot;/&gt;&lt;wsp:rsid wsp:val=&quot;63012D22&quot;/&gt;&lt;wsp:rsid wsp:val=&quot;63116583&quot;/&gt;&lt;wsp:rsid wsp:val=&quot;631C51BF&quot;/&gt;&lt;wsp:rsid wsp:val=&quot;6321F755&quot;/&gt;&lt;wsp:rsid wsp:val=&quot;634847D7&quot;/&gt;&lt;wsp:rsid wsp:val=&quot;63503CF8&quot;/&gt;&lt;wsp:rsid wsp:val=&quot;63552FF9&quot;/&gt;&lt;wsp:rsid wsp:val=&quot;635AB8E7&quot;/&gt;&lt;wsp:rsid wsp:val=&quot;635D636E&quot;/&gt;&lt;wsp:rsid wsp:val=&quot;6381B6CC&quot;/&gt;&lt;wsp:rsid wsp:val=&quot;638D12FB&quot;/&gt;&lt;wsp:rsid wsp:val=&quot;63A30D7D&quot;/&gt;&lt;wsp:rsid wsp:val=&quot;63A6EE0E&quot;/&gt;&lt;wsp:rsid wsp:val=&quot;63B159EC&quot;/&gt;&lt;wsp:rsid wsp:val=&quot;63B25F40&quot;/&gt;&lt;wsp:rsid wsp:val=&quot;63B463C5&quot;/&gt;&lt;wsp:rsid wsp:val=&quot;63B55B6B&quot;/&gt;&lt;wsp:rsid wsp:val=&quot;63B90356&quot;/&gt;&lt;wsp:rsid wsp:val=&quot;63C81715&quot;/&gt;&lt;wsp:rsid wsp:val=&quot;63C9F937&quot;/&gt;&lt;wsp:rsid wsp:val=&quot;63CCD47D&quot;/&gt;&lt;wsp:rsid wsp:val=&quot;63D2D9B5&quot;/&gt;&lt;wsp:rsid wsp:val=&quot;63D39C3C&quot;/&gt;&lt;wsp:rsid wsp:val=&quot;63DB5E56&quot;/&gt;&lt;wsp:rsid wsp:val=&quot;63E27D1E&quot;/&gt;&lt;wsp:rsid wsp:val=&quot;63E61223&quot;/&gt;&lt;wsp:rsid wsp:val=&quot;63FEF6C6&quot;/&gt;&lt;wsp:rsid wsp:val=&quot;6414509F&quot;/&gt;&lt;wsp:rsid wsp:val=&quot;64177AAC&quot;/&gt;&lt;wsp:rsid wsp:val=&quot;641937A5&quot;/&gt;&lt;wsp:rsid wsp:val=&quot;641BE094&quot;/&gt;&lt;wsp:rsid wsp:val=&quot;6427D403&quot;/&gt;&lt;wsp:rsid wsp:val=&quot;6429B8FF&quot;/&gt;&lt;wsp:rsid wsp:val=&quot;642C9B45&quot;/&gt;&lt;wsp:rsid wsp:val=&quot;643BDF42&quot;/&gt;&lt;wsp:rsid wsp:val=&quot;644966CF&quot;/&gt;&lt;wsp:rsid wsp:val=&quot;6449C01A&quot;/&gt;&lt;wsp:rsid wsp:val=&quot;644B1595&quot;/&gt;&lt;wsp:rsid wsp:val=&quot;645999E8&quot;/&gt;&lt;wsp:rsid wsp:val=&quot;645EC164&quot;/&gt;&lt;wsp:rsid wsp:val=&quot;646D9C2C&quot;/&gt;&lt;wsp:rsid wsp:val=&quot;646ED40E&quot;/&gt;&lt;wsp:rsid wsp:val=&quot;6475ED7B&quot;/&gt;&lt;wsp:rsid wsp:val=&quot;64845752&quot;/&gt;&lt;wsp:rsid wsp:val=&quot;6492D0DA&quot;/&gt;&lt;wsp:rsid wsp:val=&quot;64936D80&quot;/&gt;&lt;wsp:rsid wsp:val=&quot;64999244&quot;/&gt;&lt;wsp:rsid wsp:val=&quot;64AEB9EA&quot;/&gt;&lt;wsp:rsid wsp:val=&quot;64C1C5C1&quot;/&gt;&lt;wsp:rsid wsp:val=&quot;64C3D3E7&quot;/&gt;&lt;wsp:rsid wsp:val=&quot;64C7B069&quot;/&gt;&lt;wsp:rsid wsp:val=&quot;64D53A69&quot;/&gt;&lt;wsp:rsid wsp:val=&quot;64DB52C5&quot;/&gt;&lt;wsp:rsid wsp:val=&quot;64E179E3&quot;/&gt;&lt;wsp:rsid wsp:val=&quot;64EDA600&quot;/&gt;&lt;wsp:rsid wsp:val=&quot;6502D4F6&quot;/&gt;&lt;wsp:rsid wsp:val=&quot;65201782&quot;/&gt;&lt;wsp:rsid wsp:val=&quot;65336C81&quot;/&gt;&lt;wsp:rsid wsp:val=&quot;65381F36&quot;/&gt;&lt;wsp:rsid wsp:val=&quot;6541DEC2&quot;/&gt;&lt;wsp:rsid wsp:val=&quot;65451901&quot;/&gt;&lt;wsp:rsid wsp:val=&quot;65456FA0&quot;/&gt;&lt;wsp:rsid wsp:val=&quot;6545A031&quot;/&gt;&lt;wsp:rsid wsp:val=&quot;654768D1&quot;/&gt;&lt;wsp:rsid wsp:val=&quot;654A56DA&quot;/&gt;&lt;wsp:rsid wsp:val=&quot;6568A4DE&quot;/&gt;&lt;wsp:rsid wsp:val=&quot;65781C74&quot;/&gt;&lt;wsp:rsid wsp:val=&quot;65826F64&quot;/&gt;&lt;wsp:rsid wsp:val=&quot;65B1955D&quot;/&gt;&lt;wsp:rsid wsp:val=&quot;65B2F332&quot;/&gt;&lt;wsp:rsid wsp:val=&quot;65F8DDAB&quot;/&gt;&lt;wsp:rsid wsp:val=&quot;6612A6D0&quot;/&gt;&lt;wsp:rsid wsp:val=&quot;66156731&quot;/&gt;&lt;wsp:rsid wsp:val=&quot;6638B710&quot;/&gt;&lt;wsp:rsid wsp:val=&quot;664BAC18&quot;/&gt;&lt;wsp:rsid wsp:val=&quot;6669A9DF&quot;/&gt;&lt;wsp:rsid wsp:val=&quot;667B78E1&quot;/&gt;&lt;wsp:rsid wsp:val=&quot;667FB27E&quot;/&gt;&lt;wsp:rsid wsp:val=&quot;66850F83&quot;/&gt;&lt;wsp:rsid wsp:val=&quot;66A139FF&quot;/&gt;&lt;wsp:rsid wsp:val=&quot;66A89A43&quot;/&gt;&lt;wsp:rsid wsp:val=&quot;66C79556&quot;/&gt;&lt;wsp:rsid wsp:val=&quot;66C9C1AB&quot;/&gt;&lt;wsp:rsid wsp:val=&quot;66E4306D&quot;/&gt;&lt;wsp:rsid wsp:val=&quot;66F3114F&quot;/&gt;&lt;wsp:rsid wsp:val=&quot;66F571CD&quot;/&gt;&lt;wsp:rsid wsp:val=&quot;66F76A11&quot;/&gt;&lt;wsp:rsid wsp:val=&quot;66FF37CD&quot;/&gt;&lt;wsp:rsid wsp:val=&quot;66FFCAE1&quot;/&gt;&lt;wsp:rsid wsp:val=&quot;67006042&quot;/&gt;&lt;wsp:rsid wsp:val=&quot;67087ED0&quot;/&gt;&lt;wsp:rsid wsp:val=&quot;671E0772&quot;/&gt;&lt;wsp:rsid wsp:val=&quot;671E9A17&quot;/&gt;&lt;wsp:rsid wsp:val=&quot;6731D2EE&quot;/&gt;&lt;wsp:rsid wsp:val=&quot;67340706&quot;/&gt;&lt;wsp:rsid wsp:val=&quot;673B6DCE&quot;/&gt;&lt;wsp:rsid wsp:val=&quot;674A2028&quot;/&gt;&lt;wsp:rsid wsp:val=&quot;674A8449&quot;/&gt;&lt;wsp:rsid wsp:val=&quot;674DD4EB&quot;/&gt;&lt;wsp:rsid wsp:val=&quot;67529A27&quot;/&gt;&lt;wsp:rsid wsp:val=&quot;67538156&quot;/&gt;&lt;wsp:rsid wsp:val=&quot;67566DAE&quot;/&gt;&lt;wsp:rsid wsp:val=&quot;675779E8&quot;/&gt;&lt;wsp:rsid wsp:val=&quot;676DF1DD&quot;/&gt;&lt;wsp:rsid wsp:val=&quot;677D4FE0&quot;/&gt;&lt;wsp:rsid wsp:val=&quot;67845634&quot;/&gt;&lt;wsp:rsid wsp:val=&quot;6785861F&quot;/&gt;&lt;wsp:rsid wsp:val=&quot;6787D7B4&quot;/&gt;&lt;wsp:rsid wsp:val=&quot;67880BDE&quot;/&gt;&lt;wsp:rsid wsp:val=&quot;678E23C2&quot;/&gt;&lt;wsp:rsid wsp:val=&quot;679076C6&quot;/&gt;&lt;wsp:rsid wsp:val=&quot;67B0D577&quot;/&gt;&lt;wsp:rsid wsp:val=&quot;67C479A8&quot;/&gt;&lt;wsp:rsid wsp:val=&quot;67C850F6&quot;/&gt;&lt;wsp:rsid wsp:val=&quot;67CA7B18&quot;/&gt;&lt;wsp:rsid wsp:val=&quot;67DC0133&quot;/&gt;&lt;wsp:rsid wsp:val=&quot;67E8EE9B&quot;/&gt;&lt;wsp:rsid wsp:val=&quot;67E9A21E&quot;/&gt;&lt;wsp:rsid wsp:val=&quot;67F4FECC&quot;/&gt;&lt;wsp:rsid wsp:val=&quot;68015E5E&quot;/&gt;&lt;wsp:rsid wsp:val=&quot;68034FBD&quot;/&gt;&lt;wsp:rsid wsp:val=&quot;680F9295&quot;/&gt;&lt;wsp:rsid wsp:val=&quot;68161DCB&quot;/&gt;&lt;wsp:rsid wsp:val=&quot;6826B1B1&quot;/&gt;&lt;wsp:rsid wsp:val=&quot;6827E340&quot;/&gt;&lt;wsp:rsid wsp:val=&quot;6837B875&quot;/&gt;&lt;wsp:rsid wsp:val=&quot;6837EE16&quot;/&gt;&lt;wsp:rsid wsp:val=&quot;68382B29&quot;/&gt;&lt;wsp:rsid wsp:val=&quot;683E49F4&quot;/&gt;&lt;wsp:rsid wsp:val=&quot;68409484&quot;/&gt;&lt;wsp:rsid wsp:val=&quot;684236B4&quot;/&gt;&lt;wsp:rsid wsp:val=&quot;684B4869&quot;/&gt;&lt;wsp:rsid wsp:val=&quot;6866230D&quot;/&gt;&lt;wsp:rsid wsp:val=&quot;68A045A0&quot;/&gt;&lt;wsp:rsid wsp:val=&quot;68B7D924&quot;/&gt;&lt;wsp:rsid wsp:val=&quot;68B7E09E&quot;/&gt;&lt;wsp:rsid wsp:val=&quot;68CE42A9&quot;/&gt;&lt;wsp:rsid wsp:val=&quot;68D66B69&quot;/&gt;&lt;wsp:rsid wsp:val=&quot;68ECFB57&quot;/&gt;&lt;wsp:rsid wsp:val=&quot;68EF55D4&quot;/&gt;&lt;wsp:rsid wsp:val=&quot;68F60C30&quot;/&gt;&lt;wsp:rsid wsp:val=&quot;68F85317&quot;/&gt;&lt;wsp:rsid wsp:val=&quot;69114D46&quot;/&gt;&lt;wsp:rsid wsp:val=&quot;69143C0A&quot;/&gt;&lt;wsp:rsid wsp:val=&quot;692053DA&quot;/&gt;&lt;wsp:rsid wsp:val=&quot;69420CE4&quot;/&gt;&lt;wsp:rsid wsp:val=&quot;6948ADBC&quot;/&gt;&lt;wsp:rsid wsp:val=&quot;694F1660&quot;/&gt;&lt;wsp:rsid wsp:val=&quot;69612175&quot;/&gt;&lt;wsp:rsid wsp:val=&quot;698BF11D&quot;/&gt;&lt;wsp:rsid wsp:val=&quot;69A36077&quot;/&gt;&lt;wsp:rsid wsp:val=&quot;69A58B84&quot;/&gt;&lt;wsp:rsid wsp:val=&quot;69AF2636&quot;/&gt;&lt;wsp:rsid wsp:val=&quot;69B859F2&quot;/&gt;&lt;wsp:rsid wsp:val=&quot;69C91D6A&quot;/&gt;&lt;wsp:rsid wsp:val=&quot;69CE1B2D&quot;/&gt;&lt;wsp:rsid wsp:val=&quot;69E36D5B&quot;/&gt;&lt;wsp:rsid wsp:val=&quot;69FC4BA9&quot;/&gt;&lt;wsp:rsid wsp:val=&quot;6A061F63&quot;/&gt;&lt;wsp:rsid wsp:val=&quot;6A2294A9&quot;/&gt;&lt;wsp:rsid wsp:val=&quot;6A25D980&quot;/&gt;&lt;wsp:rsid wsp:val=&quot;6A273909&quot;/&gt;&lt;wsp:rsid wsp:val=&quot;6A294793&quot;/&gt;&lt;wsp:rsid wsp:val=&quot;6A38A927&quot;/&gt;&lt;wsp:rsid wsp:val=&quot;6A3AA697&quot;/&gt;&lt;wsp:rsid wsp:val=&quot;6A3BB3FB&quot;/&gt;&lt;wsp:rsid wsp:val=&quot;6A54B197&quot;/&gt;&lt;wsp:rsid wsp:val=&quot;6A5C4413&quot;/&gt;&lt;wsp:rsid wsp:val=&quot;6A5E0E15&quot;/&gt;&lt;wsp:rsid wsp:val=&quot;6A60D67A&quot;/&gt;&lt;wsp:rsid wsp:val=&quot;6A72CB4B&quot;/&gt;&lt;wsp:rsid wsp:val=&quot;6A773672&quot;/&gt;&lt;wsp:rsid wsp:val=&quot;6A7DDA8B&quot;/&gt;&lt;wsp:rsid wsp:val=&quot;6A80C5C7&quot;/&gt;&lt;wsp:rsid wsp:val=&quot;6A9C42D4&quot;/&gt;&lt;wsp:rsid wsp:val=&quot;6AA34D5B&quot;/&gt;&lt;wsp:rsid wsp:val=&quot;6AC282BB&quot;/&gt;&lt;wsp:rsid wsp:val=&quot;6AC61532&quot;/&gt;&lt;wsp:rsid wsp:val=&quot;6ACB1D93&quot;/&gt;&lt;wsp:rsid wsp:val=&quot;6ACD1A3C&quot;/&gt;&lt;wsp:rsid wsp:val=&quot;6ACE0F3B&quot;/&gt;&lt;wsp:rsid wsp:val=&quot;6ACEB865&quot;/&gt;&lt;wsp:rsid wsp:val=&quot;6AD250CE&quot;/&gt;&lt;wsp:rsid wsp:val=&quot;6AE5A4E8&quot;/&gt;&lt;wsp:rsid wsp:val=&quot;6AF030EE&quot;/&gt;&lt;wsp:rsid wsp:val=&quot;6AFDA67A&quot;/&gt;&lt;wsp:rsid wsp:val=&quot;6B026827&quot;/&gt;&lt;wsp:rsid wsp:val=&quot;6B22CB2A&quot;/&gt;&lt;wsp:rsid wsp:val=&quot;6B23EFBB&quot;/&gt;&lt;wsp:rsid wsp:val=&quot;6B2AFAA4&quot;/&gt;&lt;wsp:rsid wsp:val=&quot;6B2FE3A5&quot;/&gt;&lt;wsp:rsid wsp:val=&quot;6B3D8605&quot;/&gt;&lt;wsp:rsid wsp:val=&quot;6B42BFF9&quot;/&gt;&lt;wsp:rsid wsp:val=&quot;6B47AA41&quot;/&gt;&lt;wsp:rsid wsp:val=&quot;6B485F0B&quot;/&gt;&lt;wsp:rsid wsp:val=&quot;6B5DC526&quot;/&gt;&lt;wsp:rsid wsp:val=&quot;6B6A869C&quot;/&gt;&lt;wsp:rsid wsp:val=&quot;6B833A60&quot;/&gt;&lt;wsp:rsid wsp:val=&quot;6B83E933&quot;/&gt;&lt;wsp:rsid wsp:val=&quot;6B8A2D1C&quot;/&gt;&lt;wsp:rsid wsp:val=&quot;6BA565C4&quot;/&gt;&lt;wsp:rsid wsp:val=&quot;6BC34DCF&quot;/&gt;&lt;wsp:rsid wsp:val=&quot;6BCB49C3&quot;/&gt;&lt;wsp:rsid wsp:val=&quot;6BCEC331&quot;/&gt;&lt;wsp:rsid wsp:val=&quot;6BD676F8&quot;/&gt;&lt;wsp:rsid wsp:val=&quot;6BD80A34&quot;/&gt;&lt;wsp:rsid wsp:val=&quot;6BF7CB57&quot;/&gt;&lt;wsp:rsid wsp:val=&quot;6BFAACE9&quot;/&gt;&lt;wsp:rsid wsp:val=&quot;6C055437&quot;/&gt;&lt;wsp:rsid wsp:val=&quot;6C1DB24B&quot;/&gt;&lt;wsp:rsid wsp:val=&quot;6C1DB4EC&quot;/&gt;&lt;wsp:rsid wsp:val=&quot;6C378952&quot;/&gt;&lt;wsp:rsid wsp:val=&quot;6C3794DD&quot;/&gt;&lt;wsp:rsid wsp:val=&quot;6C44FCB5&quot;/&gt;&lt;wsp:rsid wsp:val=&quot;6C48EE08&quot;/&gt;&lt;wsp:rsid wsp:val=&quot;6C617401&quot;/&gt;&lt;wsp:rsid wsp:val=&quot;6C62F198&quot;/&gt;&lt;wsp:rsid wsp:val=&quot;6C6726D9&quot;/&gt;&lt;wsp:rsid wsp:val=&quot;6C6A7B21&quot;/&gt;&lt;wsp:rsid wsp:val=&quot;6C791567&quot;/&gt;&lt;wsp:rsid wsp:val=&quot;6C80D319&quot;/&gt;&lt;wsp:rsid wsp:val=&quot;6C8DC627&quot;/&gt;&lt;wsp:rsid wsp:val=&quot;6C99D7C0&quot;/&gt;&lt;wsp:rsid wsp:val=&quot;6CB5B20D&quot;/&gt;&lt;wsp:rsid wsp:val=&quot;6CC9DB12&quot;/&gt;&lt;wsp:rsid wsp:val=&quot;6CE2AF35&quot;/&gt;&lt;wsp:rsid wsp:val=&quot;6CEDA169&quot;/&gt;&lt;wsp:rsid wsp:val=&quot;6CF4397C&quot;/&gt;&lt;wsp:rsid wsp:val=&quot;6CF5875C&quot;/&gt;&lt;wsp:rsid wsp:val=&quot;6CF92EFC&quot;/&gt;&lt;wsp:rsid wsp:val=&quot;6CF9A596&quot;/&gt;&lt;wsp:rsid wsp:val=&quot;6D23A33F&quot;/&gt;&lt;wsp:rsid wsp:val=&quot;6D291110&quot;/&gt;&lt;wsp:rsid wsp:val=&quot;6D2F7CCE&quot;/&gt;&lt;wsp:rsid wsp:val=&quot;6D43EC7E&quot;/&gt;&lt;wsp:rsid wsp:val=&quot;6D498901&quot;/&gt;&lt;wsp:rsid wsp:val=&quot;6D56A89B&quot;/&gt;&lt;wsp:rsid wsp:val=&quot;6D5931EE&quot;/&gt;&lt;wsp:rsid wsp:val=&quot;6D730DAC&quot;/&gt;&lt;wsp:rsid wsp:val=&quot;6D81405D&quot;/&gt;&lt;wsp:rsid wsp:val=&quot;6D8B134D&quot;/&gt;&lt;wsp:rsid wsp:val=&quot;6D947C4D&quot;/&gt;&lt;wsp:rsid wsp:val=&quot;6DB8EA7B&quot;/&gt;&lt;wsp:rsid wsp:val=&quot;6DBF4428&quot;/&gt;&lt;wsp:rsid wsp:val=&quot;6DC2C20B&quot;/&gt;&lt;wsp:rsid wsp:val=&quot;6DC76B51&quot;/&gt;&lt;wsp:rsid wsp:val=&quot;6DCB801E&quot;/&gt;&lt;wsp:rsid wsp:val=&quot;6DDB6195&quot;/&gt;&lt;wsp:rsid wsp:val=&quot;6DDF6789&quot;/&gt;&lt;wsp:rsid wsp:val=&quot;6DE13FD4&quot;/&gt;&lt;wsp:rsid wsp:val=&quot;6E06CAE9&quot;/&gt;&lt;wsp:rsid wsp:val=&quot;6E0C7A0B&quot;/&gt;&lt;wsp:rsid wsp:val=&quot;6E119F60&quot;/&gt;&lt;wsp:rsid wsp:val=&quot;6E1846C9&quot;/&gt;&lt;wsp:rsid wsp:val=&quot;6E274C2D&quot;/&gt;&lt;wsp:rsid wsp:val=&quot;6E3DB2B6&quot;/&gt;&lt;wsp:rsid wsp:val=&quot;6E49D5E9&quot;/&gt;&lt;wsp:rsid wsp:val=&quot;6E4BD401&quot;/&gt;&lt;wsp:rsid wsp:val=&quot;6E51A3D0&quot;/&gt;&lt;wsp:rsid wsp:val=&quot;6E51AF0C&quot;/&gt;&lt;wsp:rsid wsp:val=&quot;6E584671&quot;/&gt;&lt;wsp:rsid wsp:val=&quot;6E675196&quot;/&gt;&lt;wsp:rsid wsp:val=&quot;6E76CBDA&quot;/&gt;&lt;wsp:rsid wsp:val=&quot;6E7FE7CA&quot;/&gt;&lt;wsp:rsid wsp:val=&quot;6E817552&quot;/&gt;&lt;wsp:rsid wsp:val=&quot;6E8B666E&quot;/&gt;&lt;wsp:rsid wsp:val=&quot;6EA312A5&quot;/&gt;&lt;wsp:rsid wsp:val=&quot;6EA58E84&quot;/&gt;&lt;wsp:rsid wsp:val=&quot;6EA93A9C&quot;/&gt;&lt;wsp:rsid wsp:val=&quot;6EAB932F&quot;/&gt;&lt;wsp:rsid wsp:val=&quot;6EB50EEF&quot;/&gt;&lt;wsp:rsid wsp:val=&quot;6ECD035E&quot;/&gt;&lt;wsp:rsid wsp:val=&quot;6ECDFF7D&quot;/&gt;&lt;wsp:rsid wsp:val=&quot;6EE1F1A9&quot;/&gt;&lt;wsp:rsid wsp:val=&quot;6EE3F614&quot;/&gt;&lt;wsp:rsid wsp:val=&quot;6EEF7C74&quot;/&gt;&lt;wsp:rsid wsp:val=&quot;6F02FB69&quot;/&gt;&lt;wsp:rsid wsp:val=&quot;6F0A4B02&quot;/&gt;&lt;wsp:rsid wsp:val=&quot;6F133AD9&quot;/&gt;&lt;wsp:rsid wsp:val=&quot;6F15EBC4&quot;/&gt;&lt;wsp:rsid wsp:val=&quot;6F1B62FC&quot;/&gt;&lt;wsp:rsid wsp:val=&quot;6F1E1AB7&quot;/&gt;&lt;wsp:rsid wsp:val=&quot;6F37D927&quot;/&gt;&lt;wsp:rsid wsp:val=&quot;6F3CA92E&quot;/&gt;&lt;wsp:rsid wsp:val=&quot;6F3DC1E3&quot;/&gt;&lt;wsp:rsid wsp:val=&quot;6F459E3D&quot;/&gt;&lt;wsp:rsid wsp:val=&quot;6F580A44&quot;/&gt;&lt;wsp:rsid wsp:val=&quot;6F6DE78E&quot;/&gt;&lt;wsp:rsid wsp:val=&quot;6F7115B8&quot;/&gt;&lt;wsp:rsid wsp:val=&quot;6F76BE7E&quot;/&gt;&lt;wsp:rsid wsp:val=&quot;6F84FEC8&quot;/&gt;&lt;wsp:rsid wsp:val=&quot;6F8BF9DA&quot;/&gt;&lt;wsp:rsid wsp:val=&quot;6F8C0E1A&quot;/&gt;&lt;wsp:rsid wsp:val=&quot;6F912D8F&quot;/&gt;&lt;wsp:rsid wsp:val=&quot;6FA0D5C1&quot;/&gt;&lt;wsp:rsid wsp:val=&quot;6FB04ED3&quot;/&gt;&lt;wsp:rsid wsp:val=&quot;6FC9A3F8&quot;/&gt;&lt;wsp:rsid wsp:val=&quot;6FD0602B&quot;/&gt;&lt;wsp:rsid wsp:val=&quot;6FE2C89B&quot;/&gt;&lt;wsp:rsid wsp:val=&quot;7009EB68&quot;/&gt;&lt;wsp:rsid wsp:val=&quot;70112BB5&quot;/&gt;&lt;wsp:rsid wsp:val=&quot;70163C38&quot;/&gt;&lt;wsp:rsid wsp:val=&quot;7027D61B&quot;/&gt;&lt;wsp:rsid wsp:val=&quot;70345839&quot;/&gt;&lt;wsp:rsid wsp:val=&quot;7035319B&quot;/&gt;&lt;wsp:rsid wsp:val=&quot;7037CCAE&quot;/&gt;&lt;wsp:rsid wsp:val=&quot;70421F70&quot;/&gt;&lt;wsp:rsid wsp:val=&quot;7046FA88&quot;/&gt;&lt;wsp:rsid wsp:val=&quot;70477BE2&quot;/&gt;&lt;wsp:rsid wsp:val=&quot;704C2632&quot;/&gt;&lt;wsp:rsid wsp:val=&quot;704D2DFD&quot;/&gt;&lt;wsp:rsid wsp:val=&quot;70503319&quot;/&gt;&lt;wsp:rsid wsp:val=&quot;70578E50&quot;/&gt;&lt;wsp:rsid wsp:val=&quot;706403B1&quot;/&gt;&lt;wsp:rsid wsp:val=&quot;706840DC&quot;/&gt;&lt;wsp:rsid wsp:val=&quot;706DABEA&quot;/&gt;&lt;wsp:rsid wsp:val=&quot;706F7D0C&quot;/&gt;&lt;wsp:rsid wsp:val=&quot;707B467C&quot;/&gt;&lt;wsp:rsid wsp:val=&quot;708607CD&quot;/&gt;&lt;wsp:rsid wsp:val=&quot;709987D7&quot;/&gt;&lt;wsp:rsid wsp:val=&quot;70B816A4&quot;/&gt;&lt;wsp:rsid wsp:val=&quot;70BC6B37&quot;/&gt;&lt;wsp:rsid wsp:val=&quot;70BDB798&quot;/&gt;&lt;wsp:rsid wsp:val=&quot;70D3A988&quot;/&gt;&lt;wsp:rsid wsp:val=&quot;70D6E3D3&quot;/&gt;&lt;wsp:rsid wsp:val=&quot;70DB935D&quot;/&gt;&lt;wsp:rsid wsp:val=&quot;70FACED6&quot;/&gt;&lt;wsp:rsid wsp:val=&quot;70FF0C13&quot;/&gt;&lt;wsp:rsid wsp:val=&quot;710A9E69&quot;/&gt;&lt;wsp:rsid wsp:val=&quot;710F61E0&quot;/&gt;&lt;wsp:rsid wsp:val=&quot;71128EDF&quot;/&gt;&lt;wsp:rsid wsp:val=&quot;71139C41&quot;/&gt;&lt;wsp:rsid wsp:val=&quot;711A8892&quot;/&gt;&lt;wsp:rsid wsp:val=&quot;71213CCE&quot;/&gt;&lt;wsp:rsid wsp:val=&quot;71297CB9&quot;/&gt;&lt;wsp:rsid wsp:val=&quot;7134EB6D&quot;/&gt;&lt;wsp:rsid wsp:val=&quot;71391A01&quot;/&gt;&lt;wsp:rsid wsp:val=&quot;71511ECD&quot;/&gt;&lt;wsp:rsid wsp:val=&quot;71728BF9&quot;/&gt;&lt;wsp:rsid wsp:val=&quot;7178CD1E&quot;/&gt;&lt;wsp:rsid wsp:val=&quot;717FCA5C&quot;/&gt;&lt;wsp:rsid wsp:val=&quot;719B7FBC&quot;/&gt;&lt;wsp:rsid wsp:val=&quot;71B564A2&quot;/&gt;&lt;wsp:rsid wsp:val=&quot;71C35952&quot;/&gt;&lt;wsp:rsid wsp:val=&quot;71E18C62&quot;/&gt;&lt;wsp:rsid wsp:val=&quot;71E8C102&quot;/&gt;&lt;wsp:rsid wsp:val=&quot;71EC037A&quot;/&gt;&lt;wsp:rsid wsp:val=&quot;721A1571&quot;/&gt;&lt;wsp:rsid wsp:val=&quot;7235C5EA&quot;/&gt;&lt;wsp:rsid wsp:val=&quot;72368487&quot;/&gt;&lt;wsp:rsid wsp:val=&quot;7238ED18&quot;/&gt;&lt;wsp:rsid wsp:val=&quot;723C3BC7&quot;/&gt;&lt;wsp:rsid wsp:val=&quot;726884E8&quot;/&gt;&lt;wsp:rsid wsp:val=&quot;7271E43F&quot;/&gt;&lt;wsp:rsid wsp:val=&quot;7280ED90&quot;/&gt;&lt;wsp:rsid wsp:val=&quot;729B12AF&quot;/&gt;&lt;wsp:rsid wsp:val=&quot;729D59AC&quot;/&gt;&lt;wsp:rsid wsp:val=&quot;72A5EF9B&quot;/&gt;&lt;wsp:rsid wsp:val=&quot;72AC7B89&quot;/&gt;&lt;wsp:rsid wsp:val=&quot;72AFC8CE&quot;/&gt;&lt;wsp:rsid wsp:val=&quot;72B11C38&quot;/&gt;&lt;wsp:rsid wsp:val=&quot;72B658F3&quot;/&gt;&lt;wsp:rsid wsp:val=&quot;72C81D34&quot;/&gt;&lt;wsp:rsid wsp:val=&quot;72CFE0FF&quot;/&gt;&lt;wsp:rsid wsp:val=&quot;72DF4E39&quot;/&gt;&lt;wsp:rsid wsp:val=&quot;72ECA686&quot;/&gt;&lt;wsp:rsid wsp:val=&quot;72ECECDC&quot;/&gt;&lt;wsp:rsid wsp:val=&quot;73042269&quot;/&gt;&lt;wsp:rsid wsp:val=&quot;7311A4FB&quot;/&gt;&lt;wsp:rsid wsp:val=&quot;731A57D7&quot;/&gt;&lt;wsp:rsid wsp:val=&quot;7320042F&quot;/&gt;&lt;wsp:rsid wsp:val=&quot;732DCB51&quot;/&gt;&lt;wsp:rsid wsp:val=&quot;733CEAAB&quot;/&gt;&lt;wsp:rsid wsp:val=&quot;7349390D&quot;/&gt;&lt;wsp:rsid wsp:val=&quot;734C2198&quot;/&gt;&lt;wsp:rsid wsp:val=&quot;734E13E8&quot;/&gt;&lt;wsp:rsid wsp:val=&quot;73548D26&quot;/&gt;&lt;wsp:rsid wsp:val=&quot;73571103&quot;/&gt;&lt;wsp:rsid wsp:val=&quot;736AC7E3&quot;/&gt;&lt;wsp:rsid wsp:val=&quot;736CD879&quot;/&gt;&lt;wsp:rsid wsp:val=&quot;73736117&quot;/&gt;&lt;wsp:rsid wsp:val=&quot;73755A1E&quot;/&gt;&lt;wsp:rsid wsp:val=&quot;737854D7&quot;/&gt;&lt;wsp:rsid wsp:val=&quot;737A54F1&quot;/&gt;&lt;wsp:rsid wsp:val=&quot;739C7F98&quot;/&gt;&lt;wsp:rsid wsp:val=&quot;73B32E02&quot;/&gt;&lt;wsp:rsid wsp:val=&quot;73B6CA44&quot;/&gt;&lt;wsp:rsid wsp:val=&quot;73C220E1&quot;/&gt;&lt;wsp:rsid wsp:val=&quot;73C381FB&quot;/&gt;&lt;wsp:rsid wsp:val=&quot;73DAD804&quot;/&gt;&lt;wsp:rsid wsp:val=&quot;73DC9F53&quot;/&gt;&lt;wsp:rsid wsp:val=&quot;73E1C6E5&quot;/&gt;&lt;wsp:rsid wsp:val=&quot;73FF67D8&quot;/&gt;&lt;wsp:rsid wsp:val=&quot;7404F05B&quot;/&gt;&lt;wsp:rsid wsp:val=&quot;74073B67&quot;/&gt;&lt;wsp:rsid wsp:val=&quot;74142A76&quot;/&gt;&lt;wsp:rsid wsp:val=&quot;742B3548&quot;/&gt;&lt;wsp:rsid wsp:val=&quot;742F1539&quot;/&gt;&lt;wsp:rsid wsp:val=&quot;74489BD7&quot;/&gt;&lt;wsp:rsid wsp:val=&quot;74577A9D&quot;/&gt;&lt;wsp:rsid wsp:val=&quot;74697E7D&quot;/&gt;&lt;wsp:rsid wsp:val=&quot;746B4FA3&quot;/&gt;&lt;wsp:rsid wsp:val=&quot;748F7A64&quot;/&gt;&lt;wsp:rsid wsp:val=&quot;7491BECF&quot;/&gt;&lt;wsp:rsid wsp:val=&quot;74A5307C&quot;/&gt;&lt;wsp:rsid wsp:val=&quot;74C787F5&quot;/&gt;&lt;wsp:rsid wsp:val=&quot;74E01437&quot;/&gt;&lt;wsp:rsid wsp:val=&quot;74EB993D&quot;/&gt;&lt;wsp:rsid wsp:val=&quot;74ED45BF&quot;/&gt;&lt;wsp:rsid wsp:val=&quot;74ED48F7&quot;/&gt;&lt;wsp:rsid wsp:val=&quot;74F0CDA8&quot;/&gt;&lt;wsp:rsid wsp:val=&quot;74F41C2D&quot;/&gt;&lt;wsp:rsid wsp:val=&quot;75044007&quot;/&gt;&lt;wsp:rsid wsp:val=&quot;750C9EF4&quot;/&gt;&lt;wsp:rsid wsp:val=&quot;75123CB8&quot;/&gt;&lt;wsp:rsid wsp:val=&quot;7512DE4C&quot;/&gt;&lt;wsp:rsid wsp:val=&quot;751F84DB&quot;/&gt;&lt;wsp:rsid wsp:val=&quot;7531975E&quot;/&gt;&lt;wsp:rsid wsp:val=&quot;753358CB&quot;/&gt;&lt;wsp:rsid wsp:val=&quot;75366054&quot;/&gt;&lt;wsp:rsid wsp:val=&quot;753AB14B&quot;/&gt;&lt;wsp:rsid wsp:val=&quot;753D4574&quot;/&gt;&lt;wsp:rsid wsp:val=&quot;754657AB&quot;/&gt;&lt;wsp:rsid wsp:val=&quot;7546E581&quot;/&gt;&lt;wsp:rsid wsp:val=&quot;755FA7FA&quot;/&gt;&lt;wsp:rsid wsp:val=&quot;756906A9&quot;/&gt;&lt;wsp:rsid wsp:val=&quot;756CEC1D&quot;/&gt;&lt;wsp:rsid wsp:val=&quot;7571B166&quot;/&gt;&lt;wsp:rsid wsp:val=&quot;7573BFA0&quot;/&gt;&lt;wsp:rsid wsp:val=&quot;757D9746&quot;/&gt;&lt;wsp:rsid wsp:val=&quot;75828D5E&quot;/&gt;&lt;wsp:rsid wsp:val=&quot;758D5C3B&quot;/&gt;&lt;wsp:rsid wsp:val=&quot;75A8AE42&quot;/&gt;&lt;wsp:rsid wsp:val=&quot;75C21E1F&quot;/&gt;&lt;wsp:rsid wsp:val=&quot;75C9ED06&quot;/&gt;&lt;wsp:rsid wsp:val=&quot;75CB2BD0&quot;/&gt;&lt;wsp:rsid wsp:val=&quot;75DCEE46&quot;/&gt;&lt;wsp:rsid wsp:val=&quot;75E4B09C&quot;/&gt;&lt;wsp:rsid wsp:val=&quot;75F8E5E0&quot;/&gt;&lt;wsp:rsid wsp:val=&quot;76006D38&quot;/&gt;&lt;wsp:rsid wsp:val=&quot;7605BD43&quot;/&gt;&lt;wsp:rsid wsp:val=&quot;7611C0E7&quot;/&gt;&lt;wsp:rsid wsp:val=&quot;761412A2&quot;/&gt;&lt;wsp:rsid wsp:val=&quot;7645CCD9&quot;/&gt;&lt;wsp:rsid wsp:val=&quot;764D42E1&quot;/&gt;&lt;wsp:rsid wsp:val=&quot;7653D1A1&quot;/&gt;&lt;wsp:rsid wsp:val=&quot;7664BDFC&quot;/&gt;&lt;wsp:rsid wsp:val=&quot;7669DF78&quot;/&gt;&lt;wsp:rsid wsp:val=&quot;766AB65B&quot;/&gt;&lt;wsp:rsid wsp:val=&quot;7679EC5A&quot;/&gt;&lt;wsp:rsid wsp:val=&quot;76846F42&quot;/&gt;&lt;wsp:rsid wsp:val=&quot;76A2BA06&quot;/&gt;&lt;wsp:rsid wsp:val=&quot;76A3E970&quot;/&gt;&lt;wsp:rsid wsp:val=&quot;76A6843A&quot;/&gt;&lt;wsp:rsid wsp:val=&quot;76C2408F&quot;/&gt;&lt;wsp:rsid wsp:val=&quot;76C5C9D0&quot;/&gt;&lt;wsp:rsid wsp:val=&quot;76D220F6&quot;/&gt;&lt;wsp:rsid wsp:val=&quot;76EA5130&quot;/&gt;&lt;wsp:rsid wsp:val=&quot;76F515C2&quot;/&gt;&lt;wsp:rsid wsp:val=&quot;76FAA0EB&quot;/&gt;&lt;wsp:rsid wsp:val=&quot;770A2B5A&quot;/&gt;&lt;wsp:rsid wsp:val=&quot;770EC874&quot;/&gt;&lt;wsp:rsid wsp:val=&quot;77119309&quot;/&gt;&lt;wsp:rsid wsp:val=&quot;77184DE7&quot;/&gt;&lt;wsp:rsid wsp:val=&quot;771967A7&quot;/&gt;&lt;wsp:rsid wsp:val=&quot;77218540&quot;/&gt;&lt;wsp:rsid wsp:val=&quot;77246FEA&quot;/&gt;&lt;wsp:rsid wsp:val=&quot;77361D01&quot;/&gt;&lt;wsp:rsid wsp:val=&quot;77414CEB&quot;/&gt;&lt;wsp:rsid wsp:val=&quot;77447EA3&quot;/&gt;&lt;wsp:rsid wsp:val=&quot;775B3768&quot;/&gt;&lt;wsp:rsid wsp:val=&quot;7766FC31&quot;/&gt;&lt;wsp:rsid wsp:val=&quot;77741C91&quot;/&gt;&lt;wsp:rsid wsp:val=&quot;779AC0A4&quot;/&gt;&lt;wsp:rsid wsp:val=&quot;77A1F731&quot;/&gt;&lt;wsp:rsid wsp:val=&quot;77ABC0D2&quot;/&gt;&lt;wsp:rsid wsp:val=&quot;77C05ED4&quot;/&gt;&lt;wsp:rsid wsp:val=&quot;77C7360C&quot;/&gt;&lt;wsp:rsid wsp:val=&quot;77CA985D&quot;/&gt;&lt;wsp:rsid wsp:val=&quot;77D6C90E&quot;/&gt;&lt;wsp:rsid wsp:val=&quot;77E0A417&quot;/&gt;&lt;wsp:rsid wsp:val=&quot;77EDBE21&quot;/&gt;&lt;wsp:rsid wsp:val=&quot;7811906B&quot;/&gt;&lt;wsp:rsid wsp:val=&quot;78153C9A&quot;/&gt;&lt;wsp:rsid wsp:val=&quot;7824F5AB&quot;/&gt;&lt;wsp:rsid wsp:val=&quot;782F2195&quot;/&gt;&lt;wsp:rsid wsp:val=&quot;7833376D&quot;/&gt;&lt;wsp:rsid wsp:val=&quot;78453EA4&quot;/&gt;&lt;wsp:rsid wsp:val=&quot;787BFE64&quot;/&gt;&lt;wsp:rsid wsp:val=&quot;78864F6B&quot;/&gt;&lt;wsp:rsid wsp:val=&quot;78886C37&quot;/&gt;&lt;wsp:rsid wsp:val=&quot;78AAD630&quot;/&gt;&lt;wsp:rsid wsp:val=&quot;78AF23AB&quot;/&gt;&lt;wsp:rsid wsp:val=&quot;78B98784&quot;/&gt;&lt;wsp:rsid wsp:val=&quot;78BC9B39&quot;/&gt;&lt;wsp:rsid wsp:val=&quot;78C238DB&quot;/&gt;&lt;wsp:rsid wsp:val=&quot;78C69D7F&quot;/&gt;&lt;wsp:rsid wsp:val=&quot;78D65D78&quot;/&gt;&lt;wsp:rsid wsp:val=&quot;78DADE15&quot;/&gt;&lt;wsp:rsid wsp:val=&quot;78DBAC93&quot;/&gt;&lt;wsp:rsid wsp:val=&quot;78DEBB6D&quot;/&gt;&lt;wsp:rsid wsp:val=&quot;78E8D949&quot;/&gt;&lt;wsp:rsid wsp:val=&quot;78FBC3E8&quot;/&gt;&lt;wsp:rsid wsp:val=&quot;7912FC4A&quot;/&gt;&lt;wsp:rsid wsp:val=&quot;7918D4D0&quot;/&gt;&lt;wsp:rsid wsp:val=&quot;7919102F&quot;/&gt;&lt;wsp:rsid wsp:val=&quot;791AA285&quot;/&gt;&lt;wsp:rsid wsp:val=&quot;791C58B4&quot;/&gt;&lt;wsp:rsid wsp:val=&quot;791C6AB1&quot;/&gt;&lt;wsp:rsid wsp:val=&quot;79233338&quot;/&gt;&lt;wsp:rsid wsp:val=&quot;7925FE27&quot;/&gt;&lt;wsp:rsid wsp:val=&quot;792A56EC&quot;/&gt;&lt;wsp:rsid wsp:val=&quot;793AA372&quot;/&gt;&lt;wsp:rsid wsp:val=&quot;793CA353&quot;/&gt;&lt;wsp:rsid wsp:val=&quot;7940C9B7&quot;/&gt;&lt;wsp:rsid wsp:val=&quot;7951D864&quot;/&gt;&lt;wsp:rsid wsp:val=&quot;79600B6A&quot;/&gt;&lt;wsp:rsid wsp:val=&quot;796D9F18&quot;/&gt;&lt;wsp:rsid wsp:val=&quot;796ECBD4&quot;/&gt;&lt;wsp:rsid wsp:val=&quot;79758087&quot;/&gt;&lt;wsp:rsid wsp:val=&quot;7980DBF3&quot;/&gt;&lt;wsp:rsid wsp:val=&quot;79945AAB&quot;/&gt;&lt;wsp:rsid wsp:val=&quot;7996F5C8&quot;/&gt;&lt;wsp:rsid wsp:val=&quot;79A70FE0&quot;/&gt;&lt;wsp:rsid wsp:val=&quot;79B276CB&quot;/&gt;&lt;wsp:rsid wsp:val=&quot;79B31EC2&quot;/&gt;&lt;wsp:rsid wsp:val=&quot;79B3C3E1&quot;/&gt;&lt;wsp:rsid wsp:val=&quot;79C26E3B&quot;/&gt;&lt;wsp:rsid wsp:val=&quot;79CC2471&quot;/&gt;&lt;wsp:rsid wsp:val=&quot;79CDA579&quot;/&gt;&lt;wsp:rsid wsp:val=&quot;79D37ADD&quot;/&gt;&lt;wsp:rsid wsp:val=&quot;79DF86BD&quot;/&gt;&lt;wsp:rsid wsp:val=&quot;79E937F6&quot;/&gt;&lt;wsp:rsid wsp:val=&quot;79FA860A&quot;/&gt;&lt;wsp:rsid wsp:val=&quot;7A03928A&quot;/&gt;&lt;wsp:rsid wsp:val=&quot;7A06704B&quot;/&gt;&lt;wsp:rsid wsp:val=&quot;7A0D20F2&quot;/&gt;&lt;wsp:rsid wsp:val=&quot;7A13762C&quot;/&gt;&lt;wsp:rsid wsp:val=&quot;7A1785F3&quot;/&gt;&lt;wsp:rsid wsp:val=&quot;7A42B114&quot;/&gt;&lt;wsp:rsid wsp:val=&quot;7A519576&quot;/&gt;&lt;wsp:rsid wsp:val=&quot;7A526BB7&quot;/&gt;&lt;wsp:rsid wsp:val=&quot;7A7110B5&quot;/&gt;&lt;wsp:rsid wsp:val=&quot;7A71DEA6&quot;/&gt;&lt;wsp:rsid wsp:val=&quot;7A7431DF&quot;/&gt;&lt;wsp:rsid wsp:val=&quot;7A7D5412&quot;/&gt;&lt;wsp:rsid wsp:val=&quot;7A7F5CCF&quot;/&gt;&lt;wsp:rsid wsp:val=&quot;7A7FFDD6&quot;/&gt;&lt;wsp:rsid wsp:val=&quot;7A81CE92&quot;/&gt;&lt;wsp:rsid wsp:val=&quot;7A826848&quot;/&gt;&lt;wsp:rsid wsp:val=&quot;7A8D5A3C&quot;/&gt;&lt;wsp:rsid wsp:val=&quot;7A961A10&quot;/&gt;&lt;wsp:rsid wsp:val=&quot;7A98F683&quot;/&gt;&lt;wsp:rsid wsp:val=&quot;7A9DFA01&quot;/&gt;&lt;wsp:rsid wsp:val=&quot;7AAE38B9&quot;/&gt;&lt;wsp:rsid wsp:val=&quot;7AB63DBA&quot;/&gt;&lt;wsp:rsid wsp:val=&quot;7ADC0134&quot;/&gt;&lt;wsp:rsid wsp:val=&quot;7AEC1438&quot;/&gt;&lt;wsp:rsid wsp:val=&quot;7AEDDAFE&quot;/&gt;&lt;wsp:rsid wsp:val=&quot;7AFD1A0F&quot;/&gt;&lt;wsp:rsid wsp:val=&quot;7B032275&quot;/&gt;&lt;wsp:rsid wsp:val=&quot;7B13B7B0&quot;/&gt;&lt;wsp:rsid wsp:val=&quot;7B2BD8F1&quot;/&gt;&lt;wsp:rsid wsp:val=&quot;7B31E0BA&quot;/&gt;&lt;wsp:rsid wsp:val=&quot;7B323CE2&quot;/&gt;&lt;wsp:rsid wsp:val=&quot;7B3A6532&quot;/&gt;&lt;wsp:rsid wsp:val=&quot;7B3E1A30&quot;/&gt;&lt;wsp:rsid wsp:val=&quot;7B4FD4ED&quot;/&gt;&lt;wsp:rsid wsp:val=&quot;7B573F78&quot;/&gt;&lt;wsp:rsid wsp:val=&quot;7B5988EF&quot;/&gt;&lt;wsp:rsid wsp:val=&quot;7B5DBE91&quot;/&gt;&lt;wsp:rsid wsp:val=&quot;7B600F2C&quot;/&gt;&lt;wsp:rsid wsp:val=&quot;7B8C5DCD&quot;/&gt;&lt;wsp:rsid wsp:val=&quot;7B8D87C3&quot;/&gt;&lt;wsp:rsid wsp:val=&quot;7B9A8E25&quot;/&gt;&lt;wsp:rsid wsp:val=&quot;7BAB1913&quot;/&gt;&lt;wsp:rsid wsp:val=&quot;7BB6E3D2&quot;/&gt;&lt;wsp:rsid wsp:val=&quot;7BBF2216&quot;/&gt;&lt;wsp:rsid wsp:val=&quot;7BC7BDF1&quot;/&gt;&lt;wsp:rsid wsp:val=&quot;7BD3B06D&quot;/&gt;&lt;wsp:rsid wsp:val=&quot;7BD684B4&quot;/&gt;&lt;wsp:rsid wsp:val=&quot;7BE6844C&quot;/&gt;&lt;wsp:rsid wsp:val=&quot;7BEE64DA&quot;/&gt;&lt;wsp:rsid wsp:val=&quot;7BF30D0F&quot;/&gt;&lt;wsp:rsid wsp:val=&quot;7BFE145A&quot;/&gt;&lt;wsp:rsid wsp:val=&quot;7C0078AD&quot;/&gt;&lt;wsp:rsid wsp:val=&quot;7C0860DA&quot;/&gt;&lt;wsp:rsid wsp:val=&quot;7C1659C0&quot;/&gt;&lt;wsp:rsid wsp:val=&quot;7C17EFC6&quot;/&gt;&lt;wsp:rsid wsp:val=&quot;7C1DFC67&quot;/&gt;&lt;wsp:rsid wsp:val=&quot;7C203FBF&quot;/&gt;&lt;wsp:rsid wsp:val=&quot;7C3371D4&quot;/&gt;&lt;wsp:rsid wsp:val=&quot;7C4FF557&quot;/&gt;&lt;wsp:rsid wsp:val=&quot;7C509E04&quot;/&gt;&lt;wsp:rsid wsp:val=&quot;7C57C3E2&quot;/&gt;&lt;wsp:rsid wsp:val=&quot;7C77D195&quot;/&gt;&lt;wsp:rsid wsp:val=&quot;7C7DC9B5&quot;/&gt;&lt;wsp:rsid wsp:val=&quot;7C8F1B31&quot;/&gt;&lt;wsp:rsid wsp:val=&quot;7C9F1816&quot;/&gt;&lt;wsp:rsid wsp:val=&quot;7CB08430&quot;/&gt;&lt;wsp:rsid wsp:val=&quot;7CFBDF8D&quot;/&gt;&lt;wsp:rsid wsp:val=&quot;7D0BDBB9&quot;/&gt;&lt;wsp:rsid wsp:val=&quot;7D1E8DAF&quot;/&gt;&lt;wsp:rsid wsp:val=&quot;7D2CE450&quot;/&gt;&lt;wsp:rsid wsp:val=&quot;7D3C9B2C&quot;/&gt;&lt;wsp:rsid wsp:val=&quot;7D4A9C40&quot;/&gt;&lt;wsp:rsid wsp:val=&quot;7D4FF23A&quot;/&gt;&lt;wsp:rsid wsp:val=&quot;7D5262CC&quot;/&gt;&lt;wsp:rsid wsp:val=&quot;7D583742&quot;/&gt;&lt;wsp:rsid wsp:val=&quot;7D5D7BE9&quot;/&gt;&lt;wsp:rsid wsp:val=&quot;7D6948E5&quot;/&gt;&lt;wsp:rsid wsp:val=&quot;7D6F8EEC&quot;/&gt;&lt;wsp:rsid wsp:val=&quot;7D710CDE&quot;/&gt;&lt;wsp:rsid wsp:val=&quot;7D754302&quot;/&gt;&lt;wsp:rsid wsp:val=&quot;7D7FD9B7&quot;/&gt;&lt;wsp:rsid wsp:val=&quot;7D94A19C&quot;/&gt;&lt;wsp:rsid wsp:val=&quot;7D98860A&quot;/&gt;&lt;wsp:rsid wsp:val=&quot;7D98938A&quot;/&gt;&lt;wsp:rsid wsp:val=&quot;7D9CA957&quot;/&gt;&lt;wsp:rsid wsp:val=&quot;7DA194D5&quot;/&gt;&lt;wsp:rsid wsp:val=&quot;7DA982B7&quot;/&gt;&lt;wsp:rsid wsp:val=&quot;7DBCED97&quot;/&gt;&lt;wsp:rsid wsp:val=&quot;7DC4FAFE&quot;/&gt;&lt;wsp:rsid wsp:val=&quot;7DCCC457&quot;/&gt;&lt;wsp:rsid wsp:val=&quot;7DF00776&quot;/&gt;&lt;wsp:rsid wsp:val=&quot;7DF24353&quot;/&gt;&lt;wsp:rsid wsp:val=&quot;7DF255CA&quot;/&gt;&lt;wsp:rsid wsp:val=&quot;7DFB50F1&quot;/&gt;&lt;wsp:rsid wsp:val=&quot;7E032FBD&quot;/&gt;&lt;wsp:rsid wsp:val=&quot;7E0DAC36&quot;/&gt;&lt;wsp:rsid wsp:val=&quot;7E23B4FA&quot;/&gt;&lt;wsp:rsid wsp:val=&quot;7E335C6B&quot;/&gt;&lt;wsp:rsid wsp:val=&quot;7E48001C&quot;/&gt;&lt;wsp:rsid wsp:val=&quot;7E49EFF7&quot;/&gt;&lt;wsp:rsid wsp:val=&quot;7E4C3FBD&quot;/&gt;&lt;wsp:rsid wsp:val=&quot;7E4DC4F3&quot;/&gt;&lt;wsp:rsid wsp:val=&quot;7E565375&quot;/&gt;&lt;wsp:rsid wsp:val=&quot;7E59AA26&quot;/&gt;&lt;wsp:rsid wsp:val=&quot;7E677CF9&quot;/&gt;&lt;wsp:rsid wsp:val=&quot;7E703698&quot;/&gt;&lt;wsp:rsid wsp:val=&quot;7E789FD5&quot;/&gt;&lt;wsp:rsid wsp:val=&quot;7E7BC1B3&quot;/&gt;&lt;wsp:rsid wsp:val=&quot;7E7CED15&quot;/&gt;&lt;wsp:rsid wsp:val=&quot;7E7E543B&quot;/&gt;&lt;wsp:rsid wsp:val=&quot;7E97D745&quot;/&gt;&lt;wsp:rsid wsp:val=&quot;7E9E5722&quot;/&gt;&lt;wsp:rsid wsp:val=&quot;7E9EACB6&quot;/&gt;&lt;wsp:rsid wsp:val=&quot;7EBA3565&quot;/&gt;&lt;wsp:rsid wsp:val=&quot;7EC7CD82&quot;/&gt;&lt;wsp:rsid wsp:val=&quot;7ED9091F&quot;/&gt;&lt;wsp:rsid wsp:val=&quot;7EE17EA4&quot;/&gt;&lt;wsp:rsid wsp:val=&quot;7EE88F37&quot;/&gt;&lt;wsp:rsid wsp:val=&quot;7EF649AE&quot;/&gt;&lt;wsp:rsid wsp:val=&quot;7F07A755&quot;/&gt;&lt;wsp:rsid wsp:val=&quot;7F26059C&quot;/&gt;&lt;wsp:rsid wsp:val=&quot;7F2BEEFA&quot;/&gt;&lt;wsp:rsid wsp:val=&quot;7F30278B&quot;/&gt;&lt;wsp:rsid wsp:val=&quot;7F4ED065&quot;/&gt;&lt;wsp:rsid wsp:val=&quot;7F511F8A&quot;/&gt;&lt;wsp:rsid wsp:val=&quot;7F529BE0&quot;/&gt;&lt;wsp:rsid wsp:val=&quot;7F548A31&quot;/&gt;&lt;wsp:rsid wsp:val=&quot;7F58E5B9&quot;/&gt;&lt;wsp:rsid wsp:val=&quot;7F5CB20F&quot;/&gt;&lt;wsp:rsid wsp:val=&quot;7F60B018&quot;/&gt;&lt;wsp:rsid wsp:val=&quot;7F698B33&quot;/&gt;&lt;wsp:rsid wsp:val=&quot;7F782E40&quot;/&gt;&lt;wsp:rsid wsp:val=&quot;7F78584B&quot;/&gt;&lt;wsp:rsid wsp:val=&quot;7F8B31CC&quot;/&gt;&lt;wsp:rsid wsp:val=&quot;7F93FF58&quot;/&gt;&lt;wsp:rsid wsp:val=&quot;7F96507D&quot;/&gt;&lt;wsp:rsid wsp:val=&quot;7F9C4E5D&quot;/&gt;&lt;wsp:rsid wsp:val=&quot;7FBC8836&quot;/&gt;&lt;wsp:rsid wsp:val=&quot;7FBE889A&quot;/&gt;&lt;wsp:rsid wsp:val=&quot;7FCE6BFA&quot;/&gt;&lt;wsp:rsid wsp:val=&quot;7FD21ABC&quot;/&gt;&lt;wsp:rsid wsp:val=&quot;7FD8008F&quot;/&gt;&lt;wsp:rsid wsp:val=&quot;7FDA4F5C&quot;/&gt;&lt;wsp:rsid wsp:val=&quot;7FFD8CF1&quot;/&gt;&lt;/wsp:rsids&gt;&lt;/w:docPr&gt;&lt;w:body&gt;&lt;wx:sect&gt;&lt;w:p wsp:rsidR=&quot;00000000&quot; wsp:rsidRDefault=&quot;00592BC6&quot; wsp:rsidP=&quot;00592BC6&quot;&gt;&lt;m:oMathPara&gt;&lt;m:oMath&gt;&lt;m:r&gt;&lt;m:rPr&gt;&lt;m:sty m:val=&quot;bi&quot;/&gt;&lt;/m:rPr&gt;&lt;w:rPr&gt;&lt;w:rFonts w:ascii=&quot;Cambria Math&quot; w:fareast=&quot;Times New Roman&quot; w:h-ansi=&quot;Cambria Math&quot;/&gt;&lt;wx:font wx:val=&quot;Cambria Math&quot;/&gt;&lt;w:b/&gt;&lt;w:b-cs/&gt;&lt;w:i/&gt;&lt;w:color w:val=&quot;000000&quot;/&gt;&lt;/w:rPr&gt;&lt;m:t&gt;?&lt;/m:t&gt;&lt;/m:r&gt;&lt;/m:oMath&gt;&lt;/m:oMathPara&gt;&lt;/w:p&gt;&lt;w:sectPr wsp:rsidR=&quot;00000000&quot;&gt;&lt;w:pgSz w:w=&quot;12240&quot; w:h=&quot;15840&quot;/&gt;&lt;w:pgMar w:top=&quot;1701&quot; w:right=&quot;1440&quot; w:bottom=&quot;1440&quot; w:left=&quot;1440&quot; w:header=&quot;720&quot; w:footer=&quot;720&quot; w:gutter=&quot;0&quot;/&gt;&lt;w:cols w:space=&quot;720&quot;/&gt;&lt;/w:sect&gt;Pr&gt;&lt;/wx:sect&gt;&lt;/w:body&gt;&lt;/w:wordDocument&gt;">
            <v:imagedata r:id="rId30" o:title="" chromakey="white"/>
          </v:shape>
        </w:pict>
      </w:r>
      <w:r w:rsidR="00402169" w:rsidRPr="00F01693">
        <w:rPr>
          <w:rFonts w:eastAsia="Times New Roman"/>
          <w:color w:val="000000"/>
        </w:rPr>
        <w:instrText xml:space="preserve"> </w:instrText>
      </w:r>
      <w:r w:rsidR="00402169" w:rsidRPr="00F01693">
        <w:rPr>
          <w:rFonts w:eastAsia="Times New Roman"/>
          <w:color w:val="000000"/>
        </w:rPr>
        <w:fldChar w:fldCharType="separate"/>
      </w:r>
      <w:r w:rsidR="00392796" w:rsidRPr="00F01693">
        <w:rPr>
          <w:position w:val="-8"/>
        </w:rPr>
        <w:pict w14:anchorId="1D0A1DA5">
          <v:shape id="_x0000_i1038" type="#_x0000_t75" style="width:7.5pt;height:13.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allowPNG/&gt;&lt;w:savePreviewPicture/&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docVars&gt;&lt;w:docVar w:name=&quot;__Grammarly_42____i&quot; w:val=&quot;H4sIAAAAAAAEAKtWckksSQxILCpxzi/NK1GyMqwFAAEhoTITAAAA&quot;/&gt;&lt;w:docVar w:name=&quot;__Grammarly_42___1&quot; w:val=&quot;H4sIAAAAAAAEAKtWcslP9kxRslIyNDayMDEzMzQyMjUxtDA3MzJS0lEKTi0uzszPAykwtqwFAKnQulwtAAAA&quot;/&gt;&lt;/w:docVars&gt;&lt;wsp:rsids&gt;&lt;wsp:rsidRoot wsp:val=&quot;00046CE5&quot;/&gt;&lt;wsp:rsid wsp:val=&quot;000001DF&quot;/&gt;&lt;wsp:rsid wsp:val=&quot;000002A7&quot;/&gt;&lt;wsp:rsid wsp:val=&quot;00001460&quot;/&gt;&lt;wsp:rsid wsp:val=&quot;0000155B&quot;/&gt;&lt;wsp:rsid wsp:val=&quot;00003ED3&quot;/&gt;&lt;wsp:rsid wsp:val=&quot;00004826&quot;/&gt;&lt;wsp:rsid wsp:val=&quot;000048B5&quot;/&gt;&lt;wsp:rsid wsp:val=&quot;000049D7&quot;/&gt;&lt;wsp:rsid wsp:val=&quot;00005BA4&quot;/&gt;&lt;wsp:rsid wsp:val=&quot;00005BD8&quot;/&gt;&lt;wsp:rsid wsp:val=&quot;00005DB4&quot;/&gt;&lt;wsp:rsid wsp:val=&quot;00006473&quot;/&gt;&lt;wsp:rsid wsp:val=&quot;00007079&quot;/&gt;&lt;wsp:rsid wsp:val=&quot;000072FF&quot;/&gt;&lt;wsp:rsid wsp:val=&quot;00007E04&quot;/&gt;&lt;wsp:rsid wsp:val=&quot;0000E4D6&quot;/&gt;&lt;wsp:rsid wsp:val=&quot;000102EB&quot;/&gt;&lt;wsp:rsid wsp:val=&quot;000104CC&quot;/&gt;&lt;wsp:rsid wsp:val=&quot;0001116A&quot;/&gt;&lt;wsp:rsid wsp:val=&quot;00012181&quot;/&gt;&lt;wsp:rsid wsp:val=&quot;000128C2&quot;/&gt;&lt;wsp:rsid wsp:val=&quot;00013609&quot;/&gt;&lt;wsp:rsid wsp:val=&quot;000140A3&quot;/&gt;&lt;wsp:rsid wsp:val=&quot;00015EA2&quot;/&gt;&lt;wsp:rsid wsp:val=&quot;000161E4&quot;/&gt;&lt;wsp:rsid wsp:val=&quot;000164B5&quot;/&gt;&lt;wsp:rsid wsp:val=&quot;0001655A&quot;/&gt;&lt;wsp:rsid wsp:val=&quot;00016BF0&quot;/&gt;&lt;wsp:rsid wsp:val=&quot;0001777F&quot;/&gt;&lt;wsp:rsid wsp:val=&quot;00017EB1&quot;/&gt;&lt;wsp:rsid wsp:val=&quot;000218FF&quot;/&gt;&lt;wsp:rsid wsp:val=&quot;00021EE8&quot;/&gt;&lt;wsp:rsid wsp:val=&quot;000221D2&quot;/&gt;&lt;wsp:rsid wsp:val=&quot;00022EB5&quot;/&gt;&lt;wsp:rsid wsp:val=&quot;000232C5&quot;/&gt;&lt;wsp:rsid wsp:val=&quot;000232EF&quot;/&gt;&lt;wsp:rsid wsp:val=&quot;00025A56&quot;/&gt;&lt;wsp:rsid wsp:val=&quot;00026410&quot;/&gt;&lt;wsp:rsid wsp:val=&quot;00026BFC&quot;/&gt;&lt;wsp:rsid wsp:val=&quot;00026C68&quot;/&gt;&lt;wsp:rsid wsp:val=&quot;00026DE0&quot;/&gt;&lt;wsp:rsid wsp:val=&quot;00027139&quot;/&gt;&lt;wsp:rsid wsp:val=&quot;000278DE&quot;/&gt;&lt;wsp:rsid wsp:val=&quot;00031B38&quot;/&gt;&lt;wsp:rsid wsp:val=&quot;000322EC&quot;/&gt;&lt;wsp:rsid wsp:val=&quot;000324DF&quot;/&gt;&lt;wsp:rsid wsp:val=&quot;00033536&quot;/&gt;&lt;wsp:rsid wsp:val=&quot;00034D1C&quot;/&gt;&lt;wsp:rsid wsp:val=&quot;00034DFC&quot;/&gt;&lt;wsp:rsid wsp:val=&quot;000357DF&quot;/&gt;&lt;wsp:rsid wsp:val=&quot;00036B08&quot;/&gt;&lt;wsp:rsid wsp:val=&quot;00036D05&quot;/&gt;&lt;wsp:rsid wsp:val=&quot;0003723A&quot;/&gt;&lt;wsp:rsid wsp:val=&quot;00037739&quot;/&gt;&lt;wsp:rsid wsp:val=&quot;00039C30&quot;/&gt;&lt;wsp:rsid wsp:val=&quot;00043EA1&quot;/&gt;&lt;wsp:rsid wsp:val=&quot;0004471D&quot;/&gt;&lt;wsp:rsid wsp:val=&quot;00044D86&quot;/&gt;&lt;wsp:rsid wsp:val=&quot;0004664C&quot;/&gt;&lt;wsp:rsid wsp:val=&quot;00046CE5&quot;/&gt;&lt;wsp:rsid wsp:val=&quot;00047116&quot;/&gt;&lt;wsp:rsid wsp:val=&quot;000512F9&quot;/&gt;&lt;wsp:rsid wsp:val=&quot;00051B14&quot;/&gt;&lt;wsp:rsid wsp:val=&quot;0005238E&quot;/&gt;&lt;wsp:rsid wsp:val=&quot;0005307F&quot;/&gt;&lt;wsp:rsid wsp:val=&quot;00053D9F&quot;/&gt;&lt;wsp:rsid wsp:val=&quot;000570BB&quot;/&gt;&lt;wsp:rsid wsp:val=&quot;00057125&quot;/&gt;&lt;wsp:rsid wsp:val=&quot;000571AC&quot;/&gt;&lt;wsp:rsid wsp:val=&quot;00057CE5&quot;/&gt;&lt;wsp:rsid wsp:val=&quot;000604BE&quot;/&gt;&lt;wsp:rsid wsp:val=&quot;000611AB&quot;/&gt;&lt;wsp:rsid wsp:val=&quot;00061BDF&quot;/&gt;&lt;wsp:rsid wsp:val=&quot;0006316C&quot;/&gt;&lt;wsp:rsid wsp:val=&quot;00063686&quot;/&gt;&lt;wsp:rsid wsp:val=&quot;00064626&quot;/&gt;&lt;wsp:rsid wsp:val=&quot;00064640&quot;/&gt;&lt;wsp:rsid wsp:val=&quot;000649D5&quot;/&gt;&lt;wsp:rsid wsp:val=&quot;00064AAB&quot;/&gt;&lt;wsp:rsid wsp:val=&quot;00065861&quot;/&gt;&lt;wsp:rsid wsp:val=&quot;00066296&quot;/&gt;&lt;wsp:rsid wsp:val=&quot;00067299&quot;/&gt;&lt;wsp:rsid wsp:val=&quot;00067CBF&quot;/&gt;&lt;wsp:rsid wsp:val=&quot;0007018C&quot;/&gt;&lt;wsp:rsid wsp:val=&quot;00070863&quot;/&gt;&lt;wsp:rsid wsp:val=&quot;00071011&quot;/&gt;&lt;wsp:rsid wsp:val=&quot;00073124&quot;/&gt;&lt;wsp:rsid wsp:val=&quot;0007326D&quot;/&gt;&lt;wsp:rsid wsp:val=&quot;000733A4&quot;/&gt;&lt;wsp:rsid wsp:val=&quot;0008217B&quot;/&gt;&lt;wsp:rsid wsp:val=&quot;00082F05&quot;/&gt;&lt;wsp:rsid wsp:val=&quot;0008314E&quot;/&gt;&lt;wsp:rsid wsp:val=&quot;00083906&quot;/&gt;&lt;wsp:rsid wsp:val=&quot;00084C33&quot;/&gt;&lt;wsp:rsid wsp:val=&quot;0008608D&quot;/&gt;&lt;wsp:rsid wsp:val=&quot;000868EE&quot;/&gt;&lt;wsp:rsid wsp:val=&quot;00086EAA&quot;/&gt;&lt;wsp:rsid wsp:val=&quot;00086FD2&quot;/&gt;&lt;wsp:rsid wsp:val=&quot;000915C5&quot;/&gt;&lt;wsp:rsid wsp:val=&quot;0009171E&quot;/&gt;&lt;wsp:rsid wsp:val=&quot;00091F68&quot;/&gt;&lt;wsp:rsid wsp:val=&quot;00092F05&quot;/&gt;&lt;wsp:rsid wsp:val=&quot;0009308F&quot;/&gt;&lt;wsp:rsid wsp:val=&quot;00093D99&quot;/&gt;&lt;wsp:rsid wsp:val=&quot;00094278&quot;/&gt;&lt;wsp:rsid wsp:val=&quot;00094BCD&quot;/&gt;&lt;wsp:rsid wsp:val=&quot;00094D2B&quot;/&gt;&lt;wsp:rsid wsp:val=&quot;000965BD&quot;/&gt;&lt;wsp:rsid wsp:val=&quot;00096AEB&quot;/&gt;&lt;wsp:rsid wsp:val=&quot;00096C7D&quot;/&gt;&lt;wsp:rsid wsp:val=&quot;000A0097&quot;/&gt;&lt;wsp:rsid wsp:val=&quot;000A01F2&quot;/&gt;&lt;wsp:rsid wsp:val=&quot;000A0656&quot;/&gt;&lt;wsp:rsid wsp:val=&quot;000A1139&quot;/&gt;&lt;wsp:rsid wsp:val=&quot;000A1E65&quot;/&gt;&lt;wsp:rsid wsp:val=&quot;000A5700&quot;/&gt;&lt;wsp:rsid wsp:val=&quot;000A5F4E&quot;/&gt;&lt;wsp:rsid wsp:val=&quot;000A6249&quot;/&gt;&lt;wsp:rsid wsp:val=&quot;000A65D0&quot;/&gt;&lt;wsp:rsid wsp:val=&quot;000A6E48&quot;/&gt;&lt;wsp:rsid wsp:val=&quot;000A7358&quot;/&gt;&lt;wsp:rsid wsp:val=&quot;000B0332&quot;/&gt;&lt;wsp:rsid wsp:val=&quot;000B03A0&quot;/&gt;&lt;wsp:rsid wsp:val=&quot;000B051E&quot;/&gt;&lt;wsp:rsid wsp:val=&quot;000B077D&quot;/&gt;&lt;wsp:rsid wsp:val=&quot;000B092B&quot;/&gt;&lt;wsp:rsid wsp:val=&quot;000B0B0C&quot;/&gt;&lt;wsp:rsid wsp:val=&quot;000B0CF6&quot;/&gt;&lt;wsp:rsid wsp:val=&quot;000B12E2&quot;/&gt;&lt;wsp:rsid wsp:val=&quot;000B137A&quot;/&gt;&lt;wsp:rsid wsp:val=&quot;000B2CE3&quot;/&gt;&lt;wsp:rsid wsp:val=&quot;000B53C8&quot;/&gt;&lt;wsp:rsid wsp:val=&quot;000B5BD7&quot;/&gt;&lt;wsp:rsid wsp:val=&quot;000B6F1C&quot;/&gt;&lt;wsp:rsid wsp:val=&quot;000B7585&quot;/&gt;&lt;wsp:rsid wsp:val=&quot;000C04AE&quot;/&gt;&lt;wsp:rsid wsp:val=&quot;000C0A12&quot;/&gt;&lt;wsp:rsid wsp:val=&quot;000C0DDB&quot;/&gt;&lt;wsp:rsid wsp:val=&quot;000C176B&quot;/&gt;&lt;wsp:rsid wsp:val=&quot;000C1949&quot;/&gt;&lt;wsp:rsid wsp:val=&quot;000C1C59&quot;/&gt;&lt;wsp:rsid wsp:val=&quot;000C2BBA&quot;/&gt;&lt;wsp:rsid wsp:val=&quot;000C317B&quot;/&gt;&lt;wsp:rsid wsp:val=&quot;000C3917&quot;/&gt;&lt;wsp:rsid wsp:val=&quot;000C65CE&quot;/&gt;&lt;wsp:rsid wsp:val=&quot;000C7D59&quot;/&gt;&lt;wsp:rsid wsp:val=&quot;000D0998&quot;/&gt;&lt;wsp:rsid wsp:val=&quot;000D1D73&quot;/&gt;&lt;wsp:rsid wsp:val=&quot;000D2446&quot;/&gt;&lt;wsp:rsid wsp:val=&quot;000D5CE2&quot;/&gt;&lt;wsp:rsid wsp:val=&quot;000D5F3C&quot;/&gt;&lt;wsp:rsid wsp:val=&quot;000D6BDE&quot;/&gt;&lt;wsp:rsid wsp:val=&quot;000D7EFB&quot;/&gt;&lt;wsp:rsid wsp:val=&quot;000E0A63&quot;/&gt;&lt;wsp:rsid wsp:val=&quot;000E1FEA&quot;/&gt;&lt;wsp:rsid wsp:val=&quot;000E299A&quot;/&gt;&lt;wsp:rsid wsp:val=&quot;000E34A2&quot;/&gt;&lt;wsp:rsid wsp:val=&quot;000E3C4D&quot;/&gt;&lt;wsp:rsid wsp:val=&quot;000E421A&quot;/&gt;&lt;wsp:rsid wsp:val=&quot;000E4224&quot;/&gt;&lt;wsp:rsid wsp:val=&quot;000E4587&quot;/&gt;&lt;wsp:rsid wsp:val=&quot;000E4AAD&quot;/&gt;&lt;wsp:rsid wsp:val=&quot;000E5E74&quot;/&gt;&lt;wsp:rsid wsp:val=&quot;000E666F&quot;/&gt;&lt;wsp:rsid wsp:val=&quot;000E6742&quot;/&gt;&lt;wsp:rsid wsp:val=&quot;000E69ED&quot;/&gt;&lt;wsp:rsid wsp:val=&quot;000E705C&quot;/&gt;&lt;wsp:rsid wsp:val=&quot;000F00E6&quot;/&gt;&lt;wsp:rsid wsp:val=&quot;000F06E6&quot;/&gt;&lt;wsp:rsid wsp:val=&quot;000F16E6&quot;/&gt;&lt;wsp:rsid wsp:val=&quot;000F1836&quot;/&gt;&lt;wsp:rsid wsp:val=&quot;000F1FF8&quot;/&gt;&lt;wsp:rsid wsp:val=&quot;000F221B&quot;/&gt;&lt;wsp:rsid wsp:val=&quot;000F2A3D&quot;/&gt;&lt;wsp:rsid wsp:val=&quot;000F2ADA&quot;/&gt;&lt;wsp:rsid wsp:val=&quot;000F2B8B&quot;/&gt;&lt;wsp:rsid wsp:val=&quot;000F3869&quot;/&gt;&lt;wsp:rsid wsp:val=&quot;000F527A&quot;/&gt;&lt;wsp:rsid wsp:val=&quot;000F5796&quot;/&gt;&lt;wsp:rsid wsp:val=&quot;000F5D81&quot;/&gt;&lt;wsp:rsid wsp:val=&quot;000F67D9&quot;/&gt;&lt;wsp:rsid wsp:val=&quot;000F6BF5&quot;/&gt;&lt;wsp:rsid wsp:val=&quot;000F714F&quot;/&gt;&lt;wsp:rsid wsp:val=&quot;000F771B&quot;/&gt;&lt;wsp:rsid wsp:val=&quot;000F7ADF&quot;/&gt;&lt;wsp:rsid wsp:val=&quot;000F7E61&quot;/&gt;&lt;wsp:rsid wsp:val=&quot;000F7F9B&quot;/&gt;&lt;wsp:rsid wsp:val=&quot;001004BA&quot;/&gt;&lt;wsp:rsid wsp:val=&quot;0010113C&quot;/&gt;&lt;wsp:rsid wsp:val=&quot;0010146B&quot;/&gt;&lt;wsp:rsid wsp:val=&quot;00102558&quot;/&gt;&lt;wsp:rsid wsp:val=&quot;00102F19&quot;/&gt;&lt;wsp:rsid wsp:val=&quot;00103DDE&quot;/&gt;&lt;wsp:rsid wsp:val=&quot;001046B9&quot;/&gt;&lt;wsp:rsid wsp:val=&quot;0010593A&quot;/&gt;&lt;wsp:rsid wsp:val=&quot;001062BB&quot;/&gt;&lt;wsp:rsid wsp:val=&quot;001062E3&quot;/&gt;&lt;wsp:rsid wsp:val=&quot;00111699&quot;/&gt;&lt;wsp:rsid wsp:val=&quot;00111EC5&quot;/&gt;&lt;wsp:rsid wsp:val=&quot;001120E1&quot;/&gt;&lt;wsp:rsid wsp:val=&quot;00112B80&quot;/&gt;&lt;wsp:rsid wsp:val=&quot;001130AA&quot;/&gt;&lt;wsp:rsid wsp:val=&quot;0011666A&quot;/&gt;&lt;wsp:rsid wsp:val=&quot;00116E99&quot;/&gt;&lt;wsp:rsid wsp:val=&quot;001170EE&quot;/&gt;&lt;wsp:rsid wsp:val=&quot;00117230&quot;/&gt;&lt;wsp:rsid wsp:val=&quot;00117298&quot;/&gt;&lt;wsp:rsid wsp:val=&quot;001178B4&quot;/&gt;&lt;wsp:rsid wsp:val=&quot;00117C52&quot;/&gt;&lt;wsp:rsid wsp:val=&quot;00117CEE&quot;/&gt;&lt;wsp:rsid wsp:val=&quot;0012092E&quot;/&gt;&lt;wsp:rsid wsp:val=&quot;001218D1&quot;/&gt;&lt;wsp:rsid wsp:val=&quot;001224BA&quot;/&gt;&lt;wsp:rsid wsp:val=&quot;00123015&quot;/&gt;&lt;wsp:rsid wsp:val=&quot;00126EFF&quot;/&gt;&lt;wsp:rsid wsp:val=&quot;0013168A&quot;/&gt;&lt;wsp:rsid wsp:val=&quot;00131A53&quot;/&gt;&lt;wsp:rsid wsp:val=&quot;00131D8B&quot;/&gt;&lt;wsp:rsid wsp:val=&quot;00132B49&quot;/&gt;&lt;wsp:rsid wsp:val=&quot;00134FF0&quot;/&gt;&lt;wsp:rsid wsp:val=&quot;00141068&quot;/&gt;&lt;wsp:rsid wsp:val=&quot;0014375E&quot;/&gt;&lt;wsp:rsid wsp:val=&quot;00143DF0&quot;/&gt;&lt;wsp:rsid wsp:val=&quot;0014442A&quot;/&gt;&lt;wsp:rsid wsp:val=&quot;001445DC&quot;/&gt;&lt;wsp:rsid wsp:val=&quot;00144BB9&quot;/&gt;&lt;wsp:rsid wsp:val=&quot;001452F5&quot;/&gt;&lt;wsp:rsid wsp:val=&quot;0014576B&quot;/&gt;&lt;wsp:rsid wsp:val=&quot;00147366&quot;/&gt;&lt;wsp:rsid wsp:val=&quot;00150F8A&quot;/&gt;&lt;wsp:rsid wsp:val=&quot;00150FEA&quot;/&gt;&lt;wsp:rsid wsp:val=&quot;0015257E&quot;/&gt;&lt;wsp:rsid wsp:val=&quot;00152B00&quot;/&gt;&lt;wsp:rsid wsp:val=&quot;001535DC&quot;/&gt;&lt;wsp:rsid wsp:val=&quot;00153897&quot;/&gt;&lt;wsp:rsid wsp:val=&quot;00153C49&quot;/&gt;&lt;wsp:rsid wsp:val=&quot;0015496C&quot;/&gt;&lt;wsp:rsid wsp:val=&quot;001551D7&quot;/&gt;&lt;wsp:rsid wsp:val=&quot;001567B0&quot;/&gt;&lt;wsp:rsid wsp:val=&quot;0016070A&quot;/&gt;&lt;wsp:rsid wsp:val=&quot;001614AD&quot;/&gt;&lt;wsp:rsid wsp:val=&quot;0016157A&quot;/&gt;&lt;wsp:rsid wsp:val=&quot;001615B2&quot;/&gt;&lt;wsp:rsid wsp:val=&quot;00161A69&quot;/&gt;&lt;wsp:rsid wsp:val=&quot;00161F94&quot;/&gt;&lt;wsp:rsid wsp:val=&quot;00162227&quot;/&gt;&lt;wsp:rsid wsp:val=&quot;00162633&quot;/&gt;&lt;wsp:rsid wsp:val=&quot;00166A6D&quot;/&gt;&lt;wsp:rsid wsp:val=&quot;00166CAB&quot;/&gt;&lt;wsp:rsid wsp:val=&quot;001672BE&quot;/&gt;&lt;wsp:rsid wsp:val=&quot;00167B24&quot;/&gt;&lt;wsp:rsid wsp:val=&quot;001700B2&quot;/&gt;&lt;wsp:rsid wsp:val=&quot;0017046A&quot;/&gt;&lt;wsp:rsid wsp:val=&quot;00170C39&quot;/&gt;&lt;wsp:rsid wsp:val=&quot;00171F3D&quot;/&gt;&lt;wsp:rsid wsp:val=&quot;00172B34&quot;/&gt;&lt;wsp:rsid wsp:val=&quot;0017462A&quot;/&gt;&lt;wsp:rsid wsp:val=&quot;00174F39&quot;/&gt;&lt;wsp:rsid wsp:val=&quot;0017583C&quot;/&gt;&lt;wsp:rsid wsp:val=&quot;0017658C&quot;/&gt;&lt;wsp:rsid wsp:val=&quot;00177183&quot;/&gt;&lt;wsp:rsid wsp:val=&quot;00177467&quot;/&gt;&lt;wsp:rsid wsp:val=&quot;0018106C&quot;/&gt;&lt;wsp:rsid wsp:val=&quot;00181230&quot;/&gt;&lt;wsp:rsid wsp:val=&quot;001817CD&quot;/&gt;&lt;wsp:rsid wsp:val=&quot;001831F8&quot;/&gt;&lt;wsp:rsid wsp:val=&quot;0018359A&quot;/&gt;&lt;wsp:rsid wsp:val=&quot;0018360D&quot;/&gt;&lt;wsp:rsid wsp:val=&quot;001842FE&quot;/&gt;&lt;wsp:rsid wsp:val=&quot;00184B5D&quot;/&gt;&lt;wsp:rsid wsp:val=&quot;0018604A&quot;/&gt;&lt;wsp:rsid wsp:val=&quot;00191174&quot;/&gt;&lt;wsp:rsid wsp:val=&quot;00192463&quot;/&gt;&lt;wsp:rsid wsp:val=&quot;00192A79&quot;/&gt;&lt;wsp:rsid wsp:val=&quot;00194D45&quot;/&gt;&lt;wsp:rsid wsp:val=&quot;00194E22&quot;/&gt;&lt;wsp:rsid wsp:val=&quot;001954C9&quot;/&gt;&lt;wsp:rsid wsp:val=&quot;00195DCA&quot;/&gt;&lt;wsp:rsid wsp:val=&quot;00195F6E&quot;/&gt;&lt;wsp:rsid wsp:val=&quot;00196569&quot;/&gt;&lt;wsp:rsid wsp:val=&quot;00197BE4&quot;/&gt;&lt;wsp:rsid wsp:val=&quot;001A0056&quot;/&gt;&lt;wsp:rsid wsp:val=&quot;001A0184&quot;/&gt;&lt;wsp:rsid wsp:val=&quot;001A03C2&quot;/&gt;&lt;wsp:rsid wsp:val=&quot;001A3481&quot;/&gt;&lt;wsp:rsid wsp:val=&quot;001A3FD9&quot;/&gt;&lt;wsp:rsid wsp:val=&quot;001A46F9&quot;/&gt;&lt;wsp:rsid wsp:val=&quot;001A4B94&quot;/&gt;&lt;wsp:rsid wsp:val=&quot;001A57A6&quot;/&gt;&lt;wsp:rsid wsp:val=&quot;001A6BC9&quot;/&gt;&lt;wsp:rsid wsp:val=&quot;001A7A1C&quot;/&gt;&lt;wsp:rsid wsp:val=&quot;001ACB90&quot;/&gt;&lt;wsp:rsid wsp:val=&quot;001B0871&quot;/&gt;&lt;wsp:rsid wsp:val=&quot;001B1C4C&quot;/&gt;&lt;wsp:rsid wsp:val=&quot;001B2A62&quot;/&gt;&lt;wsp:rsid wsp:val=&quot;001B3760&quot;/&gt;&lt;wsp:rsid wsp:val=&quot;001B441F&quot;/&gt;&lt;wsp:rsid wsp:val=&quot;001B4B0F&quot;/&gt;&lt;wsp:rsid wsp:val=&quot;001B6791&quot;/&gt;&lt;wsp:rsid wsp:val=&quot;001B7BE3&quot;/&gt;&lt;wsp:rsid wsp:val=&quot;001B7F9F&quot;/&gt;&lt;wsp:rsid wsp:val=&quot;001BFB26&quot;/&gt;&lt;wsp:rsid wsp:val=&quot;001C073F&quot;/&gt;&lt;wsp:rsid wsp:val=&quot;001C0B8A&quot;/&gt;&lt;wsp:rsid wsp:val=&quot;001C2188&quot;/&gt;&lt;wsp:rsid wsp:val=&quot;001C3537&quot;/&gt;&lt;wsp:rsid wsp:val=&quot;001C59B4&quot;/&gt;&lt;wsp:rsid wsp:val=&quot;001C6463&quot;/&gt;&lt;wsp:rsid wsp:val=&quot;001C737E&quot;/&gt;&lt;wsp:rsid wsp:val=&quot;001D0626&quot;/&gt;&lt;wsp:rsid wsp:val=&quot;001D1D1D&quot;/&gt;&lt;wsp:rsid wsp:val=&quot;001D1DE5&quot;/&gt;&lt;wsp:rsid wsp:val=&quot;001D2746&quot;/&gt;&lt;wsp:rsid wsp:val=&quot;001D5A15&quot;/&gt;&lt;wsp:rsid wsp:val=&quot;001D5E38&quot;/&gt;&lt;wsp:rsid wsp:val=&quot;001D6D30&quot;/&gt;&lt;wsp:rsid wsp:val=&quot;001D6F2B&quot;/&gt;&lt;wsp:rsid wsp:val=&quot;001D7604&quot;/&gt;&lt;wsp:rsid wsp:val=&quot;001E02DB&quot;/&gt;&lt;wsp:rsid wsp:val=&quot;001E1EAD&quot;/&gt;&lt;wsp:rsid wsp:val=&quot;001E2494&quot;/&gt;&lt;wsp:rsid wsp:val=&quot;001E2802&quot;/&gt;&lt;wsp:rsid wsp:val=&quot;001E306B&quot;/&gt;&lt;wsp:rsid wsp:val=&quot;001E33D4&quot;/&gt;&lt;wsp:rsid wsp:val=&quot;001E49DC&quot;/&gt;&lt;wsp:rsid wsp:val=&quot;001E4C13&quot;/&gt;&lt;wsp:rsid wsp:val=&quot;001E51F7&quot;/&gt;&lt;wsp:rsid wsp:val=&quot;001E53A8&quot;/&gt;&lt;wsp:rsid wsp:val=&quot;001E67E7&quot;/&gt;&lt;wsp:rsid wsp:val=&quot;001E7381&quot;/&gt;&lt;wsp:rsid wsp:val=&quot;001F0335&quot;/&gt;&lt;wsp:rsid wsp:val=&quot;001F042E&quot;/&gt;&lt;wsp:rsid wsp:val=&quot;001F0EE4&quot;/&gt;&lt;wsp:rsid wsp:val=&quot;001F123C&quot;/&gt;&lt;wsp:rsid wsp:val=&quot;001F1421&quot;/&gt;&lt;wsp:rsid wsp:val=&quot;001F23D7&quot;/&gt;&lt;wsp:rsid wsp:val=&quot;001F341A&quot;/&gt;&lt;wsp:rsid wsp:val=&quot;001F5B65&quot;/&gt;&lt;wsp:rsid wsp:val=&quot;001F5C6B&quot;/&gt;&lt;wsp:rsid wsp:val=&quot;001F7010&quot;/&gt;&lt;wsp:rsid wsp:val=&quot;001F7BC9&quot;/&gt;&lt;wsp:rsid wsp:val=&quot;00200F02&quot;/&gt;&lt;wsp:rsid wsp:val=&quot;002011F3&quot;/&gt;&lt;wsp:rsid wsp:val=&quot;002012AF&quot;/&gt;&lt;wsp:rsid wsp:val=&quot;00201646&quot;/&gt;&lt;wsp:rsid wsp:val=&quot;00202110&quot;/&gt;&lt;wsp:rsid wsp:val=&quot;0020296A&quot;/&gt;&lt;wsp:rsid wsp:val=&quot;00203824&quot;/&gt;&lt;wsp:rsid wsp:val=&quot;00204728&quot;/&gt;&lt;wsp:rsid wsp:val=&quot;00204921&quot;/&gt;&lt;wsp:rsid wsp:val=&quot;00205FD4&quot;/&gt;&lt;wsp:rsid wsp:val=&quot;00207B0C&quot;/&gt;&lt;wsp:rsid wsp:val=&quot;00207C68&quot;/&gt;&lt;wsp:rsid wsp:val=&quot;00211D78&quot;/&gt;&lt;wsp:rsid wsp:val=&quot;00211DDA&quot;/&gt;&lt;wsp:rsid wsp:val=&quot;0021208B&quot;/&gt;&lt;wsp:rsid wsp:val=&quot;002129B2&quot;/&gt;&lt;wsp:rsid wsp:val=&quot;0021315B&quot;/&gt;&lt;wsp:rsid wsp:val=&quot;0021331D&quot;/&gt;&lt;wsp:rsid wsp:val=&quot;002135AC&quot;/&gt;&lt;wsp:rsid wsp:val=&quot;002141FE&quot;/&gt;&lt;wsp:rsid wsp:val=&quot;00216438&quot;/&gt;&lt;wsp:rsid wsp:val=&quot;00216A42&quot;/&gt;&lt;wsp:rsid wsp:val=&quot;002200F8&quot;/&gt;&lt;wsp:rsid wsp:val=&quot;002217CB&quot;/&gt;&lt;wsp:rsid wsp:val=&quot;00222047&quot;/&gt;&lt;wsp:rsid wsp:val=&quot;002221F8&quot;/&gt;&lt;wsp:rsid wsp:val=&quot;00222689&quot;/&gt;&lt;wsp:rsid wsp:val=&quot;0022303F&quot;/&gt;&lt;wsp:rsid wsp:val=&quot;00225448&quot;/&gt;&lt;wsp:rsid wsp:val=&quot;00225576&quot;/&gt;&lt;wsp:rsid wsp:val=&quot;00226BD5&quot;/&gt;&lt;wsp:rsid wsp:val=&quot;00226FFF&quot;/&gt;&lt;wsp:rsid wsp:val=&quot;0022778D&quot;/&gt;&lt;wsp:rsid wsp:val=&quot;0023134D&quot;/&gt;&lt;wsp:rsid wsp:val=&quot;0023197A&quot;/&gt;&lt;wsp:rsid wsp:val=&quot;00234838&quot;/&gt;&lt;wsp:rsid wsp:val=&quot;00236119&quot;/&gt;&lt;wsp:rsid wsp:val=&quot;00237AB1&quot;/&gt;&lt;wsp:rsid wsp:val=&quot;00237B29&quot;/&gt;&lt;wsp:rsid wsp:val=&quot;00240079&quot;/&gt;&lt;wsp:rsid wsp:val=&quot;00240A2A&quot;/&gt;&lt;wsp:rsid wsp:val=&quot;00240ADF&quot;/&gt;&lt;wsp:rsid wsp:val=&quot;00241550&quot;/&gt;&lt;wsp:rsid wsp:val=&quot;00241638&quot;/&gt;&lt;wsp:rsid wsp:val=&quot;0024194D&quot;/&gt;&lt;wsp:rsid wsp:val=&quot;00243E48&quot;/&gt;&lt;wsp:rsid wsp:val=&quot;0024413F&quot;/&gt;&lt;wsp:rsid wsp:val=&quot;00244212&quot;/&gt;&lt;wsp:rsid wsp:val=&quot;002442C5&quot;/&gt;&lt;wsp:rsid wsp:val=&quot;00245562&quot;/&gt;&lt;wsp:rsid wsp:val=&quot;00246F17&quot;/&gt;&lt;wsp:rsid wsp:val=&quot;00247B9A&quot;/&gt;&lt;wsp:rsid wsp:val=&quot;00250439&quot;/&gt;&lt;wsp:rsid wsp:val=&quot;00252C8F&quot;/&gt;&lt;wsp:rsid wsp:val=&quot;00253BBC&quot;/&gt;&lt;wsp:rsid wsp:val=&quot;00253E48&quot;/&gt;&lt;wsp:rsid wsp:val=&quot;0025594F&quot;/&gt;&lt;wsp:rsid wsp:val=&quot;00255F9C&quot;/&gt;&lt;wsp:rsid wsp:val=&quot;002561C2&quot;/&gt;&lt;wsp:rsid wsp:val=&quot;00256673&quot;/&gt;&lt;wsp:rsid wsp:val=&quot;00256816&quot;/&gt;&lt;wsp:rsid wsp:val=&quot;00256A21&quot;/&gt;&lt;wsp:rsid wsp:val=&quot;00261AA4&quot;/&gt;&lt;wsp:rsid wsp:val=&quot;002631C5&quot;/&gt;&lt;wsp:rsid wsp:val=&quot;00263CFD&quot;/&gt;&lt;wsp:rsid wsp:val=&quot;0026430B&quot;/&gt;&lt;wsp:rsid wsp:val=&quot;00264AD3&quot;/&gt;&lt;wsp:rsid wsp:val=&quot;00264D10&quot;/&gt;&lt;wsp:rsid wsp:val=&quot;002657CC&quot;/&gt;&lt;wsp:rsid wsp:val=&quot;00265B16&quot;/&gt;&lt;wsp:rsid wsp:val=&quot;00265E13&quot;/&gt;&lt;wsp:rsid wsp:val=&quot;00265E88&quot;/&gt;&lt;wsp:rsid wsp:val=&quot;00266E80&quot;/&gt;&lt;wsp:rsid wsp:val=&quot;00271CD8&quot;/&gt;&lt;wsp:rsid wsp:val=&quot;002724A8&quot;/&gt;&lt;wsp:rsid wsp:val=&quot;002724BA&quot;/&gt;&lt;wsp:rsid wsp:val=&quot;00273438&quot;/&gt;&lt;wsp:rsid wsp:val=&quot;002740CD&quot;/&gt;&lt;wsp:rsid wsp:val=&quot;00275AFD&quot;/&gt;&lt;wsp:rsid wsp:val=&quot;00276831&quot;/&gt;&lt;wsp:rsid wsp:val=&quot;00276F00&quot;/&gt;&lt;wsp:rsid wsp:val=&quot;00277D36&quot;/&gt;&lt;wsp:rsid wsp:val=&quot;00277ED3&quot;/&gt;&lt;wsp:rsid wsp:val=&quot;002821FC&quot;/&gt;&lt;wsp:rsid wsp:val=&quot;00282839&quot;/&gt;&lt;wsp:rsid wsp:val=&quot;00283CDA&quot;/&gt;&lt;wsp:rsid wsp:val=&quot;002860A4&quot;/&gt;&lt;wsp:rsid wsp:val=&quot;00292400&quot;/&gt;&lt;wsp:rsid wsp:val=&quot;002934BD&quot;/&gt;&lt;wsp:rsid wsp:val=&quot;002937A9&quot;/&gt;&lt;wsp:rsid wsp:val=&quot;002937C3&quot;/&gt;&lt;wsp:rsid wsp:val=&quot;00293896&quot;/&gt;&lt;wsp:rsid wsp:val=&quot;0029424F&quot;/&gt;&lt;wsp:rsid wsp:val=&quot;00294287&quot;/&gt;&lt;wsp:rsid wsp:val=&quot;00294355&quot;/&gt;&lt;wsp:rsid wsp:val=&quot;00295129&quot;/&gt;&lt;wsp:rsid wsp:val=&quot;00295857&quot;/&gt;&lt;wsp:rsid wsp:val=&quot;0029585E&quot;/&gt;&lt;wsp:rsid wsp:val=&quot;0029589F&quot;/&gt;&lt;wsp:rsid wsp:val=&quot;002967B0&quot;/&gt;&lt;wsp:rsid wsp:val=&quot;002A1398&quot;/&gt;&lt;wsp:rsid wsp:val=&quot;002A2611&quot;/&gt;&lt;wsp:rsid wsp:val=&quot;002A3329&quot;/&gt;&lt;wsp:rsid wsp:val=&quot;002A440C&quot;/&gt;&lt;wsp:rsid wsp:val=&quot;002A512E&quot;/&gt;&lt;wsp:rsid wsp:val=&quot;002A5FC5&quot;/&gt;&lt;wsp:rsid wsp:val=&quot;002A729A&quot;/&gt;&lt;wsp:rsid wsp:val=&quot;002B18FF&quot;/&gt;&lt;wsp:rsid wsp:val=&quot;002B199F&quot;/&gt;&lt;wsp:rsid wsp:val=&quot;002B20AA&quot;/&gt;&lt;wsp:rsid wsp:val=&quot;002B378A&quot;/&gt;&lt;wsp:rsid wsp:val=&quot;002B4403&quot;/&gt;&lt;wsp:rsid wsp:val=&quot;002B4C8D&quot;/&gt;&lt;wsp:rsid wsp:val=&quot;002B5587&quot;/&gt;&lt;wsp:rsid wsp:val=&quot;002B5A2D&quot;/&gt;&lt;wsp:rsid wsp:val=&quot;002B6134&quot;/&gt;&lt;wsp:rsid wsp:val=&quot;002B6194&quot;/&gt;&lt;wsp:rsid wsp:val=&quot;002B61CB&quot;/&gt;&lt;wsp:rsid wsp:val=&quot;002B6C6B&quot;/&gt;&lt;wsp:rsid wsp:val=&quot;002B6F28&quot;/&gt;&lt;wsp:rsid wsp:val=&quot;002B7571&quot;/&gt;&lt;wsp:rsid wsp:val=&quot;002B75D6&quot;/&gt;&lt;wsp:rsid wsp:val=&quot;002C04F1&quot;/&gt;&lt;wsp:rsid wsp:val=&quot;002C1057&quot;/&gt;&lt;wsp:rsid wsp:val=&quot;002C2B6F&quot;/&gt;&lt;wsp:rsid wsp:val=&quot;002C3734&quot;/&gt;&lt;wsp:rsid wsp:val=&quot;002C574E&quot;/&gt;&lt;wsp:rsid wsp:val=&quot;002C5BE6&quot;/&gt;&lt;wsp:rsid wsp:val=&quot;002C7C5B&quot;/&gt;&lt;wsp:rsid wsp:val=&quot;002D0258&quot;/&gt;&lt;wsp:rsid wsp:val=&quot;002D0EB2&quot;/&gt;&lt;wsp:rsid wsp:val=&quot;002D1D05&quot;/&gt;&lt;wsp:rsid wsp:val=&quot;002D27F7&quot;/&gt;&lt;wsp:rsid wsp:val=&quot;002D289C&quot;/&gt;&lt;wsp:rsid wsp:val=&quot;002D2DBA&quot;/&gt;&lt;wsp:rsid wsp:val=&quot;002D3BDF&quot;/&gt;&lt;wsp:rsid wsp:val=&quot;002D3D7F&quot;/&gt;&lt;wsp:rsid wsp:val=&quot;002D42C2&quot;/&gt;&lt;wsp:rsid wsp:val=&quot;002D486E&quot;/&gt;&lt;wsp:rsid wsp:val=&quot;002D499C&quot;/&gt;&lt;wsp:rsid wsp:val=&quot;002D5169&quot;/&gt;&lt;wsp:rsid wsp:val=&quot;002D5343&quot;/&gt;&lt;wsp:rsid wsp:val=&quot;002D5A17&quot;/&gt;&lt;wsp:rsid wsp:val=&quot;002D7B93&quot;/&gt;&lt;wsp:rsid wsp:val=&quot;002E05C6&quot;/&gt;&lt;wsp:rsid wsp:val=&quot;002E17A6&quot;/&gt;&lt;wsp:rsid wsp:val=&quot;002E3199&quot;/&gt;&lt;wsp:rsid wsp:val=&quot;002E54D9&quot;/&gt;&lt;wsp:rsid wsp:val=&quot;002F07AF&quot;/&gt;&lt;wsp:rsid wsp:val=&quot;002F3464&quot;/&gt;&lt;wsp:rsid wsp:val=&quot;002F34BB&quot;/&gt;&lt;wsp:rsid wsp:val=&quot;002F3C97&quot;/&gt;&lt;wsp:rsid wsp:val=&quot;002F57A4&quot;/&gt;&lt;wsp:rsid wsp:val=&quot;002F6558&quot;/&gt;&lt;wsp:rsid wsp:val=&quot;002F7CD7&quot;/&gt;&lt;wsp:rsid wsp:val=&quot;002F7FCE&quot;/&gt;&lt;wsp:rsid wsp:val=&quot;003013B4&quot;/&gt;&lt;wsp:rsid wsp:val=&quot;00301B1A&quot;/&gt;&lt;wsp:rsid wsp:val=&quot;003035B7&quot;/&gt;&lt;wsp:rsid wsp:val=&quot;00303CFE&quot;/&gt;&lt;wsp:rsid wsp:val=&quot;0030456F&quot;/&gt;&lt;wsp:rsid wsp:val=&quot;003045E3&quot;/&gt;&lt;wsp:rsid wsp:val=&quot;0030546F&quot;/&gt;&lt;wsp:rsid wsp:val=&quot;00305D8B&quot;/&gt;&lt;wsp:rsid wsp:val=&quot;00305FCC&quot;/&gt;&lt;wsp:rsid wsp:val=&quot;003066E8&quot;/&gt;&lt;wsp:rsid wsp:val=&quot;00307E60&quot;/&gt;&lt;wsp:rsid wsp:val=&quot;00310BBB&quot;/&gt;&lt;wsp:rsid wsp:val=&quot;00311101&quot;/&gt;&lt;wsp:rsid wsp:val=&quot;0031317A&quot;/&gt;&lt;wsp:rsid wsp:val=&quot;00313926&quot;/&gt;&lt;wsp:rsid wsp:val=&quot;00313952&quot;/&gt;&lt;wsp:rsid wsp:val=&quot;003142E1&quot;/&gt;&lt;wsp:rsid wsp:val=&quot;00315FF7&quot;/&gt;&lt;wsp:rsid wsp:val=&quot;003175CE&quot;/&gt;&lt;wsp:rsid wsp:val=&quot;00317CFE&quot;/&gt;&lt;wsp:rsid wsp:val=&quot;00320972&quot;/&gt;&lt;wsp:rsid wsp:val=&quot;00321390&quot;/&gt;&lt;wsp:rsid wsp:val=&quot;0032161A&quot;/&gt;&lt;wsp:rsid wsp:val=&quot;00321CF9&quot;/&gt;&lt;wsp:rsid wsp:val=&quot;00322107&quot;/&gt;&lt;wsp:rsid wsp:val=&quot;003239A0&quot;/&gt;&lt;wsp:rsid wsp:val=&quot;00323F02&quot;/&gt;&lt;wsp:rsid wsp:val=&quot;00325716&quot;/&gt;&lt;wsp:rsid wsp:val=&quot;00326362&quot;/&gt;&lt;wsp:rsid wsp:val=&quot;00326590&quot;/&gt;&lt;wsp:rsid wsp:val=&quot;00326B5D&quot;/&gt;&lt;wsp:rsid wsp:val=&quot;0032712E&quot;/&gt;&lt;wsp:rsid wsp:val=&quot;0033191A&quot;/&gt;&lt;wsp:rsid wsp:val=&quot;00331EF5&quot;/&gt;&lt;wsp:rsid wsp:val=&quot;00332430&quot;/&gt;&lt;wsp:rsid wsp:val=&quot;00333118&quot;/&gt;&lt;wsp:rsid wsp:val=&quot;00333511&quot;/&gt;&lt;wsp:rsid wsp:val=&quot;00333694&quot;/&gt;&lt;wsp:rsid wsp:val=&quot;00333F1E&quot;/&gt;&lt;wsp:rsid wsp:val=&quot;00336ADB&quot;/&gt;&lt;wsp:rsid wsp:val=&quot;0033782C&quot;/&gt;&lt;wsp:rsid wsp:val=&quot;00337C84&quot;/&gt;&lt;wsp:rsid wsp:val=&quot;0034049C&quot;/&gt;&lt;wsp:rsid wsp:val=&quot;0034163B&quot;/&gt;&lt;wsp:rsid wsp:val=&quot;00341AF2&quot;/&gt;&lt;wsp:rsid wsp:val=&quot;00343C4C&quot;/&gt;&lt;wsp:rsid wsp:val=&quot;00344A7F&quot;/&gt;&lt;wsp:rsid wsp:val=&quot;00345DBF&quot;/&gt;&lt;wsp:rsid wsp:val=&quot;003469C0&quot;/&gt;&lt;wsp:rsid wsp:val=&quot;00346EFE&quot;/&gt;&lt;wsp:rsid wsp:val=&quot;003502EC&quot;/&gt;&lt;wsp:rsid wsp:val=&quot;00350D8B&quot;/&gt;&lt;wsp:rsid wsp:val=&quot;00350E4F&quot;/&gt;&lt;wsp:rsid wsp:val=&quot;0035202A&quot;/&gt;&lt;wsp:rsid wsp:val=&quot;00353041&quot;/&gt;&lt;wsp:rsid wsp:val=&quot;0035311A&quot;/&gt;&lt;wsp:rsid wsp:val=&quot;0035394D&quot;/&gt;&lt;wsp:rsid wsp:val=&quot;00353C6B&quot;/&gt;&lt;wsp:rsid wsp:val=&quot;00353CA2&quot;/&gt;&lt;wsp:rsid wsp:val=&quot;00353CD0&quot;/&gt;&lt;wsp:rsid wsp:val=&quot;00355262&quot;/&gt;&lt;wsp:rsid wsp:val=&quot;00355DF7&quot;/&gt;&lt;wsp:rsid wsp:val=&quot;00355F5F&quot;/&gt;&lt;wsp:rsid wsp:val=&quot;003569FD&quot;/&gt;&lt;wsp:rsid wsp:val=&quot;00357223&quot;/&gt;&lt;wsp:rsid wsp:val=&quot;003576AA&quot;/&gt;&lt;wsp:rsid wsp:val=&quot;00364C49&quot;/&gt;&lt;wsp:rsid wsp:val=&quot;00365AC1&quot;/&gt;&lt;wsp:rsid wsp:val=&quot;00366BEE&quot;/&gt;&lt;wsp:rsid wsp:val=&quot;00370013&quot;/&gt;&lt;wsp:rsid wsp:val=&quot;0037011B&quot;/&gt;&lt;wsp:rsid wsp:val=&quot;00370795&quot;/&gt;&lt;wsp:rsid wsp:val=&quot;00372009&quot;/&gt;&lt;wsp:rsid wsp:val=&quot;0037237A&quot;/&gt;&lt;wsp:rsid wsp:val=&quot;003726A5&quot;/&gt;&lt;wsp:rsid wsp:val=&quot;00372AF2&quot;/&gt;&lt;wsp:rsid wsp:val=&quot;00374844&quot;/&gt;&lt;wsp:rsid wsp:val=&quot;00376603&quot;/&gt;&lt;wsp:rsid wsp:val=&quot;003771D8&quot;/&gt;&lt;wsp:rsid wsp:val=&quot;00377319&quot;/&gt;&lt;wsp:rsid wsp:val=&quot;00381219&quot;/&gt;&lt;wsp:rsid wsp:val=&quot;003817ED&quot;/&gt;&lt;wsp:rsid wsp:val=&quot;0038382D&quot;/&gt;&lt;wsp:rsid wsp:val=&quot;0038460A&quot;/&gt;&lt;wsp:rsid wsp:val=&quot;00384FFB&quot;/&gt;&lt;wsp:rsid wsp:val=&quot;00385518&quot;/&gt;&lt;wsp:rsid wsp:val=&quot;00386FF8&quot;/&gt;&lt;wsp:rsid wsp:val=&quot;00387067&quot;/&gt;&lt;wsp:rsid wsp:val=&quot;003875A5&quot;/&gt;&lt;wsp:rsid wsp:val=&quot;003879F3&quot;/&gt;&lt;wsp:rsid wsp:val=&quot;00387A32&quot;/&gt;&lt;wsp:rsid wsp:val=&quot;003904BB&quot;/&gt;&lt;wsp:rsid wsp:val=&quot;003909D1&quot;/&gt;&lt;wsp:rsid wsp:val=&quot;00390AE6&quot;/&gt;&lt;wsp:rsid wsp:val=&quot;00390D47&quot;/&gt;&lt;wsp:rsid wsp:val=&quot;003913CC&quot;/&gt;&lt;wsp:rsid wsp:val=&quot;0039208D&quot;/&gt;&lt;wsp:rsid wsp:val=&quot;0039284A&quot;/&gt;&lt;wsp:rsid wsp:val=&quot;003928E1&quot;/&gt;&lt;wsp:rsid wsp:val=&quot;00392A7C&quot;/&gt;&lt;wsp:rsid wsp:val=&quot;00393305&quot;/&gt;&lt;wsp:rsid wsp:val=&quot;003933F8&quot;/&gt;&lt;wsp:rsid wsp:val=&quot;003937E4&quot;/&gt;&lt;wsp:rsid wsp:val=&quot;00394669&quot;/&gt;&lt;wsp:rsid wsp:val=&quot;00394838&quot;/&gt;&lt;wsp:rsid wsp:val=&quot;00395B68&quot;/&gt;&lt;wsp:rsid wsp:val=&quot;00395C4D&quot;/&gt;&lt;wsp:rsid wsp:val=&quot;00397A39&quot;/&gt;&lt;wsp:rsid wsp:val=&quot;003A0A22&quot;/&gt;&lt;wsp:rsid wsp:val=&quot;003A0D34&quot;/&gt;&lt;wsp:rsid wsp:val=&quot;003A0DD4&quot;/&gt;&lt;wsp:rsid wsp:val=&quot;003A1B5E&quot;/&gt;&lt;wsp:rsid wsp:val=&quot;003A29DE&quot;/&gt;&lt;wsp:rsid wsp:val=&quot;003A45E3&quot;/&gt;&lt;wsp:rsid wsp:val=&quot;003A7F68&quot;/&gt;&lt;wsp:rsid wsp:val=&quot;003B01CF&quot;/&gt;&lt;wsp:rsid wsp:val=&quot;003B117C&quot;/&gt;&lt;wsp:rsid wsp:val=&quot;003B149E&quot;/&gt;&lt;wsp:rsid wsp:val=&quot;003B21A9&quot;/&gt;&lt;wsp:rsid wsp:val=&quot;003B2EC4&quot;/&gt;&lt;wsp:rsid wsp:val=&quot;003B35F5&quot;/&gt;&lt;wsp:rsid wsp:val=&quot;003B4C33&quot;/&gt;&lt;wsp:rsid wsp:val=&quot;003B5114&quot;/&gt;&lt;wsp:rsid wsp:val=&quot;003B61F2&quot;/&gt;&lt;wsp:rsid wsp:val=&quot;003B62AA&quot;/&gt;&lt;wsp:rsid wsp:val=&quot;003B6A25&quot;/&gt;&lt;wsp:rsid wsp:val=&quot;003C13B1&quot;/&gt;&lt;wsp:rsid wsp:val=&quot;003C25BB&quot;/&gt;&lt;wsp:rsid wsp:val=&quot;003C3F48&quot;/&gt;&lt;wsp:rsid wsp:val=&quot;003C43A6&quot;/&gt;&lt;wsp:rsid wsp:val=&quot;003C4710&quot;/&gt;&lt;wsp:rsid wsp:val=&quot;003C56A5&quot;/&gt;&lt;wsp:rsid wsp:val=&quot;003C5ADB&quot;/&gt;&lt;wsp:rsid wsp:val=&quot;003C5B0E&quot;/&gt;&lt;wsp:rsid wsp:val=&quot;003C5C1D&quot;/&gt;&lt;wsp:rsid wsp:val=&quot;003C6580&quot;/&gt;&lt;wsp:rsid wsp:val=&quot;003D116D&quot;/&gt;&lt;wsp:rsid wsp:val=&quot;003D1621&quot;/&gt;&lt;wsp:rsid wsp:val=&quot;003D1A65&quot;/&gt;&lt;wsp:rsid wsp:val=&quot;003D2003&quot;/&gt;&lt;wsp:rsid wsp:val=&quot;003D38CC&quot;/&gt;&lt;wsp:rsid wsp:val=&quot;003D472F&quot;/&gt;&lt;wsp:rsid wsp:val=&quot;003D50E1&quot;/&gt;&lt;wsp:rsid wsp:val=&quot;003D57D9&quot;/&gt;&lt;wsp:rsid wsp:val=&quot;003D79C6&quot;/&gt;&lt;wsp:rsid wsp:val=&quot;003E0059&quot;/&gt;&lt;wsp:rsid wsp:val=&quot;003E04F3&quot;/&gt;&lt;wsp:rsid wsp:val=&quot;003E0B7B&quot;/&gt;&lt;wsp:rsid wsp:val=&quot;003E121C&quot;/&gt;&lt;wsp:rsid wsp:val=&quot;003E383B&quot;/&gt;&lt;wsp:rsid wsp:val=&quot;003E3AE7&quot;/&gt;&lt;wsp:rsid wsp:val=&quot;003E5040&quot;/&gt;&lt;wsp:rsid wsp:val=&quot;003E54DC&quot;/&gt;&lt;wsp:rsid wsp:val=&quot;003E58B3&quot;/&gt;&lt;wsp:rsid wsp:val=&quot;003E73CD&quot;/&gt;&lt;wsp:rsid wsp:val=&quot;003E7778&quot;/&gt;&lt;wsp:rsid wsp:val=&quot;003EADEF&quot;/&gt;&lt;wsp:rsid wsp:val=&quot;003F0001&quot;/&gt;&lt;wsp:rsid wsp:val=&quot;003F2121&quot;/&gt;&lt;wsp:rsid wsp:val=&quot;003F254D&quot;/&gt;&lt;wsp:rsid wsp:val=&quot;003F2B7B&quot;/&gt;&lt;wsp:rsid wsp:val=&quot;003F5F45&quot;/&gt;&lt;wsp:rsid wsp:val=&quot;003F662A&quot;/&gt;&lt;wsp:rsid wsp:val=&quot;003F6ABF&quot;/&gt;&lt;wsp:rsid wsp:val=&quot;003F745B&quot;/&gt;&lt;wsp:rsid wsp:val=&quot;003F798B&quot;/&gt;&lt;wsp:rsid wsp:val=&quot;003F7A40&quot;/&gt;&lt;wsp:rsid wsp:val=&quot;0040106A&quot;/&gt;&lt;wsp:rsid wsp:val=&quot;004017CF&quot;/&gt;&lt;wsp:rsid wsp:val=&quot;00401DE6&quot;/&gt;&lt;wsp:rsid wsp:val=&quot;00401F24&quot;/&gt;&lt;wsp:rsid wsp:val=&quot;00402169&quot;/&gt;&lt;wsp:rsid wsp:val=&quot;00403AC2&quot;/&gt;&lt;wsp:rsid wsp:val=&quot;00404284&quot;/&gt;&lt;wsp:rsid wsp:val=&quot;004046CA&quot;/&gt;&lt;wsp:rsid wsp:val=&quot;004049A4&quot;/&gt;&lt;wsp:rsid wsp:val=&quot;00406426&quot;/&gt;&lt;wsp:rsid wsp:val=&quot;004079BF&quot;/&gt;&lt;wsp:rsid wsp:val=&quot;00407DAC&quot;/&gt;&lt;wsp:rsid wsp:val=&quot;004119A6&quot;/&gt;&lt;wsp:rsid wsp:val=&quot;00411A8B&quot;/&gt;&lt;wsp:rsid wsp:val=&quot;00411E91&quot;/&gt;&lt;wsp:rsid wsp:val=&quot;004126C8&quot;/&gt;&lt;wsp:rsid wsp:val=&quot;00412AAA&quot;/&gt;&lt;wsp:rsid wsp:val=&quot;00414663&quot;/&gt;&lt;wsp:rsid wsp:val=&quot;00415D32&quot;/&gt;&lt;wsp:rsid wsp:val=&quot;00417165&quot;/&gt;&lt;wsp:rsid wsp:val=&quot;004173CD&quot;/&gt;&lt;wsp:rsid wsp:val=&quot;0041751B&quot;/&gt;&lt;wsp:rsid wsp:val=&quot;004175C5&quot;/&gt;&lt;wsp:rsid wsp:val=&quot;004176D8&quot;/&gt;&lt;wsp:rsid wsp:val=&quot;00417E90&quot;/&gt;&lt;wsp:rsid wsp:val=&quot;004213D7&quot;/&gt;&lt;wsp:rsid wsp:val=&quot;00421FA3&quot;/&gt;&lt;wsp:rsid wsp:val=&quot;00422A42&quot;/&gt;&lt;wsp:rsid wsp:val=&quot;00422BEF&quot;/&gt;&lt;wsp:rsid wsp:val=&quot;00423AD7&quot;/&gt;&lt;wsp:rsid wsp:val=&quot;00423BFB&quot;/&gt;&lt;wsp:rsid wsp:val=&quot;00424AC8&quot;/&gt;&lt;wsp:rsid wsp:val=&quot;00425060&quot;/&gt;&lt;wsp:rsid wsp:val=&quot;004253B8&quot;/&gt;&lt;wsp:rsid wsp:val=&quot;00426605&quot;/&gt;&lt;wsp:rsid wsp:val=&quot;00427F59&quot;/&gt;&lt;wsp:rsid wsp:val=&quot;00431C9B&quot;/&gt;&lt;wsp:rsid wsp:val=&quot;00432CA7&quot;/&gt;&lt;wsp:rsid wsp:val=&quot;00433170&quot;/&gt;&lt;wsp:rsid wsp:val=&quot;004336DF&quot;/&gt;&lt;wsp:rsid wsp:val=&quot;00434010&quot;/&gt;&lt;wsp:rsid wsp:val=&quot;00434123&quot;/&gt;&lt;wsp:rsid wsp:val=&quot;004346CA&quot;/&gt;&lt;wsp:rsid wsp:val=&quot;004359EF&quot;/&gt;&lt;wsp:rsid wsp:val=&quot;00435F1C&quot;/&gt;&lt;wsp:rsid wsp:val=&quot;0043622C&quot;/&gt;&lt;wsp:rsid wsp:val=&quot;00436A47&quot;/&gt;&lt;wsp:rsid wsp:val=&quot;00437A75&quot;/&gt;&lt;wsp:rsid wsp:val=&quot;00441245&quot;/&gt;&lt;wsp:rsid wsp:val=&quot;0044185F&quot;/&gt;&lt;wsp:rsid wsp:val=&quot;00441E4C&quot;/&gt;&lt;wsp:rsid wsp:val=&quot;00441E65&quot;/&gt;&lt;wsp:rsid wsp:val=&quot;00442458&quot;/&gt;&lt;wsp:rsid wsp:val=&quot;00442D45&quot;/&gt;&lt;wsp:rsid wsp:val=&quot;004431CE&quot;/&gt;&lt;wsp:rsid wsp:val=&quot;00443393&quot;/&gt;&lt;wsp:rsid wsp:val=&quot;00443B6B&quot;/&gt;&lt;wsp:rsid wsp:val=&quot;00444813&quot;/&gt;&lt;wsp:rsid wsp:val=&quot;00444836&quot;/&gt;&lt;wsp:rsid wsp:val=&quot;00444D13&quot;/&gt;&lt;wsp:rsid wsp:val=&quot;00447B1C&quot;/&gt;&lt;wsp:rsid wsp:val=&quot;004505E1&quot;/&gt;&lt;wsp:rsid wsp:val=&quot;00450D96&quot;/&gt;&lt;wsp:rsid wsp:val=&quot;004519CF&quot;/&gt;&lt;wsp:rsid wsp:val=&quot;0045234B&quot;/&gt;&lt;wsp:rsid wsp:val=&quot;004526FB&quot;/&gt;&lt;wsp:rsid wsp:val=&quot;00453692&quot;/&gt;&lt;wsp:rsid wsp:val=&quot;00455044&quot;/&gt;&lt;wsp:rsid wsp:val=&quot;00455571&quot;/&gt;&lt;wsp:rsid wsp:val=&quot;00456C59&quot;/&gt;&lt;wsp:rsid wsp:val=&quot;00456F02&quot;/&gt;&lt;wsp:rsid wsp:val=&quot;0046215A&quot;/&gt;&lt;wsp:rsid wsp:val=&quot;00462814&quot;/&gt;&lt;wsp:rsid wsp:val=&quot;00463818&quot;/&gt;&lt;wsp:rsid wsp:val=&quot;004639C4&quot;/&gt;&lt;wsp:rsid wsp:val=&quot;004639E7&quot;/&gt;&lt;wsp:rsid wsp:val=&quot;00465841&quot;/&gt;&lt;wsp:rsid wsp:val=&quot;00465D31&quot;/&gt;&lt;wsp:rsid wsp:val=&quot;004664E7&quot;/&gt;&lt;wsp:rsid wsp:val=&quot;00466E39&quot;/&gt;&lt;wsp:rsid wsp:val=&quot;00467A0C&quot;/&gt;&lt;wsp:rsid wsp:val=&quot;004701FC&quot;/&gt;&lt;wsp:rsid wsp:val=&quot;00470ED1&quot;/&gt;&lt;wsp:rsid wsp:val=&quot;00470F05&quot;/&gt;&lt;wsp:rsid wsp:val=&quot;0047119D&quot;/&gt;&lt;wsp:rsid wsp:val=&quot;00472A92&quot;/&gt;&lt;wsp:rsid wsp:val=&quot;00475813&quot;/&gt;&lt;wsp:rsid wsp:val=&quot;004763DB&quot;/&gt;&lt;wsp:rsid wsp:val=&quot;004772B8&quot;/&gt;&lt;wsp:rsid wsp:val=&quot;00480111&quot;/&gt;&lt;wsp:rsid wsp:val=&quot;00481610&quot;/&gt;&lt;wsp:rsid wsp:val=&quot;0048224A&quot;/&gt;&lt;wsp:rsid wsp:val=&quot;00482B32&quot;/&gt;&lt;wsp:rsid wsp:val=&quot;00485C43&quot;/&gt;&lt;wsp:rsid wsp:val=&quot;00485E4E&quot;/&gt;&lt;wsp:rsid wsp:val=&quot;00486B9D&quot;/&gt;&lt;wsp:rsid wsp:val=&quot;00487096&quot;/&gt;&lt;wsp:rsid wsp:val=&quot;00487BB8&quot;/&gt;&lt;wsp:rsid wsp:val=&quot;00490E36&quot;/&gt;&lt;wsp:rsid wsp:val=&quot;00490E71&quot;/&gt;&lt;wsp:rsid wsp:val=&quot;004919A2&quot;/&gt;&lt;wsp:rsid wsp:val=&quot;00491BB0&quot;/&gt;&lt;wsp:rsid wsp:val=&quot;00491DA5&quot;/&gt;&lt;wsp:rsid wsp:val=&quot;00492000&quot;/&gt;&lt;wsp:rsid wsp:val=&quot;0049293E&quot;/&gt;&lt;wsp:rsid wsp:val=&quot;00493EBC&quot;/&gt;&lt;wsp:rsid wsp:val=&quot;00494908&quot;/&gt;&lt;wsp:rsid wsp:val=&quot;00494FCD&quot;/&gt;&lt;wsp:rsid wsp:val=&quot;004950EC&quot;/&gt;&lt;wsp:rsid wsp:val=&quot;00495580&quot;/&gt;&lt;wsp:rsid wsp:val=&quot;00497CB7&quot;/&gt;&lt;wsp:rsid wsp:val=&quot;00497CD1&quot;/&gt;&lt;wsp:rsid wsp:val=&quot;004A0D24&quot;/&gt;&lt;wsp:rsid wsp:val=&quot;004A1D03&quot;/&gt;&lt;wsp:rsid wsp:val=&quot;004A24FD&quot;/&gt;&lt;wsp:rsid wsp:val=&quot;004A3B42&quot;/&gt;&lt;wsp:rsid wsp:val=&quot;004A41AA&quot;/&gt;&lt;wsp:rsid wsp:val=&quot;004A6B32&quot;/&gt;&lt;wsp:rsid wsp:val=&quot;004A7E47&quot;/&gt;&lt;wsp:rsid wsp:val=&quot;004B1512&quot;/&gt;&lt;wsp:rsid wsp:val=&quot;004B425A&quot;/&gt;&lt;wsp:rsid wsp:val=&quot;004B546C&quot;/&gt;&lt;wsp:rsid wsp:val=&quot;004B598B&quot;/&gt;&lt;wsp:rsid wsp:val=&quot;004B674B&quot;/&gt;&lt;wsp:rsid wsp:val=&quot;004B7024&quot;/&gt;&lt;wsp:rsid wsp:val=&quot;004B7879&quot;/&gt;&lt;wsp:rsid wsp:val=&quot;004C0082&quot;/&gt;&lt;wsp:rsid wsp:val=&quot;004C1014&quot;/&gt;&lt;wsp:rsid wsp:val=&quot;004C1BE8&quot;/&gt;&lt;wsp:rsid wsp:val=&quot;004C1F50&quot;/&gt;&lt;wsp:rsid wsp:val=&quot;004C2646&quot;/&gt;&lt;wsp:rsid wsp:val=&quot;004C2F85&quot;/&gt;&lt;wsp:rsid wsp:val=&quot;004C5033&quot;/&gt;&lt;wsp:rsid wsp:val=&quot;004C588E&quot;/&gt;&lt;wsp:rsid wsp:val=&quot;004C5B7C&quot;/&gt;&lt;wsp:rsid wsp:val=&quot;004C5EB8&quot;/&gt;&lt;wsp:rsid wsp:val=&quot;004C6D75&quot;/&gt;&lt;wsp:rsid wsp:val=&quot;004C7687&quot;/&gt;&lt;wsp:rsid wsp:val=&quot;004D1528&quot;/&gt;&lt;wsp:rsid wsp:val=&quot;004D17BD&quot;/&gt;&lt;wsp:rsid wsp:val=&quot;004D27E8&quot;/&gt;&lt;wsp:rsid wsp:val=&quot;004D2E46&quot;/&gt;&lt;wsp:rsid wsp:val=&quot;004D4FC4&quot;/&gt;&lt;wsp:rsid wsp:val=&quot;004D51D8&quot;/&gt;&lt;wsp:rsid wsp:val=&quot;004D5439&quot;/&gt;&lt;wsp:rsid wsp:val=&quot;004D61F9&quot;/&gt;&lt;wsp:rsid wsp:val=&quot;004D642B&quot;/&gt;&lt;wsp:rsid wsp:val=&quot;004D6B1C&quot;/&gt;&lt;wsp:rsid wsp:val=&quot;004D717F&quot;/&gt;&lt;wsp:rsid wsp:val=&quot;004E0355&quot;/&gt;&lt;wsp:rsid wsp:val=&quot;004E0506&quot;/&gt;&lt;wsp:rsid wsp:val=&quot;004E1F1A&quot;/&gt;&lt;wsp:rsid wsp:val=&quot;004E2490&quot;/&gt;&lt;wsp:rsid wsp:val=&quot;004E352F&quot;/&gt;&lt;wsp:rsid wsp:val=&quot;004E382E&quot;/&gt;&lt;wsp:rsid wsp:val=&quot;004E4D46&quot;/&gt;&lt;wsp:rsid wsp:val=&quot;004E5DFB&quot;/&gt;&lt;wsp:rsid wsp:val=&quot;004E6167&quot;/&gt;&lt;wsp:rsid wsp:val=&quot;004E7C9C&quot;/&gt;&lt;wsp:rsid wsp:val=&quot;004F03C6&quot;/&gt;&lt;wsp:rsid wsp:val=&quot;004F0B25&quot;/&gt;&lt;wsp:rsid wsp:val=&quot;004F0F07&quot;/&gt;&lt;wsp:rsid wsp:val=&quot;004F145A&quot;/&gt;&lt;wsp:rsid wsp:val=&quot;004F1F83&quot;/&gt;&lt;wsp:rsid wsp:val=&quot;004F2D2E&quot;/&gt;&lt;wsp:rsid wsp:val=&quot;004F35F4&quot;/&gt;&lt;wsp:rsid wsp:val=&quot;004F4A13&quot;/&gt;&lt;wsp:rsid wsp:val=&quot;004F5A52&quot;/&gt;&lt;wsp:rsid wsp:val=&quot;004F5E19&quot;/&gt;&lt;wsp:rsid wsp:val=&quot;004F651D&quot;/&gt;&lt;wsp:rsid wsp:val=&quot;004F7649&quot;/&gt;&lt;wsp:rsid wsp:val=&quot;004F765E&quot;/&gt;&lt;wsp:rsid wsp:val=&quot;00500169&quot;/&gt;&lt;wsp:rsid wsp:val=&quot;005014C3&quot;/&gt;&lt;wsp:rsid wsp:val=&quot;00503357&quot;/&gt;&lt;wsp:rsid wsp:val=&quot;00503969&quot;/&gt;&lt;wsp:rsid wsp:val=&quot;00503F68&quot;/&gt;&lt;wsp:rsid wsp:val=&quot;00504A89&quot;/&gt;&lt;wsp:rsid wsp:val=&quot;00504EDE&quot;/&gt;&lt;wsp:rsid wsp:val=&quot;005060C3&quot;/&gt;&lt;wsp:rsid wsp:val=&quot;00506588&quot;/&gt;&lt;wsp:rsid wsp:val=&quot;005077E4&quot;/&gt;&lt;wsp:rsid wsp:val=&quot;00507D55&quot;/&gt;&lt;wsp:rsid wsp:val=&quot;0051024A&quot;/&gt;&lt;wsp:rsid wsp:val=&quot;0051057A&quot;/&gt;&lt;wsp:rsid wsp:val=&quot;00511785&quot;/&gt;&lt;wsp:rsid wsp:val=&quot;005144C2&quot;/&gt;&lt;wsp:rsid wsp:val=&quot;0051551E&quot;/&gt;&lt;wsp:rsid wsp:val=&quot;005237BA&quot;/&gt;&lt;wsp:rsid wsp:val=&quot;00523BE9&quot;/&gt;&lt;wsp:rsid wsp:val=&quot;00523FD1&quot;/&gt;&lt;wsp:rsid wsp:val=&quot;0052490C&quot;/&gt;&lt;wsp:rsid wsp:val=&quot;00527DD2&quot;/&gt;&lt;wsp:rsid wsp:val=&quot;00530680&quot;/&gt;&lt;wsp:rsid wsp:val=&quot;0053115D&quot;/&gt;&lt;wsp:rsid wsp:val=&quot;00532AD2&quot;/&gt;&lt;wsp:rsid wsp:val=&quot;00532C13&quot;/&gt;&lt;wsp:rsid wsp:val=&quot;00532E03&quot;/&gt;&lt;wsp:rsid wsp:val=&quot;00533587&quot;/&gt;&lt;wsp:rsid wsp:val=&quot;00533A6D&quot;/&gt;&lt;wsp:rsid wsp:val=&quot;00535853&quot;/&gt;&lt;wsp:rsid wsp:val=&quot;00536CA6&quot;/&gt;&lt;wsp:rsid wsp:val=&quot;00537E99&quot;/&gt;&lt;wsp:rsid wsp:val=&quot;005410C6&quot;/&gt;&lt;wsp:rsid wsp:val=&quot;005420D7&quot;/&gt;&lt;wsp:rsid wsp:val=&quot;00542C73&quot;/&gt;&lt;wsp:rsid wsp:val=&quot;00544E17&quot;/&gt;&lt;wsp:rsid wsp:val=&quot;00544FBE&quot;/&gt;&lt;wsp:rsid wsp:val=&quot;005462D6&quot;/&gt;&lt;wsp:rsid wsp:val=&quot;00547FAC&quot;/&gt;&lt;wsp:rsid wsp:val=&quot;00552DE5&quot;/&gt;&lt;wsp:rsid wsp:val=&quot;00552EB2&quot;/&gt;&lt;wsp:rsid wsp:val=&quot;00554BB5&quot;/&gt;&lt;wsp:rsid wsp:val=&quot;00554D8A&quot;/&gt;&lt;wsp:rsid wsp:val=&quot;00555335&quot;/&gt;&lt;wsp:rsid wsp:val=&quot;00556239&quot;/&gt;&lt;wsp:rsid wsp:val=&quot;0055658D&quot;/&gt;&lt;wsp:rsid wsp:val=&quot;005608D8&quot;/&gt;&lt;wsp:rsid wsp:val=&quot;00560984&quot;/&gt;&lt;wsp:rsid wsp:val=&quot;00560F67&quot;/&gt;&lt;wsp:rsid wsp:val=&quot;00561E9C&quot;/&gt;&lt;wsp:rsid wsp:val=&quot;005620F2&quot;/&gt;&lt;wsp:rsid wsp:val=&quot;00563F1C&quot;/&gt;&lt;wsp:rsid wsp:val=&quot;00564F81&quot;/&gt;&lt;wsp:rsid wsp:val=&quot;005718D7&quot;/&gt;&lt;wsp:rsid wsp:val=&quot;00571D57&quot;/&gt;&lt;wsp:rsid wsp:val=&quot;0057222F&quot;/&gt;&lt;wsp:rsid wsp:val=&quot;00572BB2&quot;/&gt;&lt;wsp:rsid wsp:val=&quot;0057621F&quot;/&gt;&lt;wsp:rsid wsp:val=&quot;00576632&quot;/&gt;&lt;wsp:rsid wsp:val=&quot;005819B2&quot;/&gt;&lt;wsp:rsid wsp:val=&quot;00581C82&quot;/&gt;&lt;wsp:rsid wsp:val=&quot;00581DEB&quot;/&gt;&lt;wsp:rsid wsp:val=&quot;00582089&quot;/&gt;&lt;wsp:rsid wsp:val=&quot;005827BD&quot;/&gt;&lt;wsp:rsid wsp:val=&quot;00583B2D&quot;/&gt;&lt;wsp:rsid wsp:val=&quot;005857B0&quot;/&gt;&lt;wsp:rsid wsp:val=&quot;00585B7F&quot;/&gt;&lt;wsp:rsid wsp:val=&quot;00585E06&quot;/&gt;&lt;wsp:rsid wsp:val=&quot;00586386&quot;/&gt;&lt;wsp:rsid wsp:val=&quot;0058647A&quot;/&gt;&lt;wsp:rsid wsp:val=&quot;005865AC&quot;/&gt;&lt;wsp:rsid wsp:val=&quot;00590321&quot;/&gt;&lt;wsp:rsid wsp:val=&quot;0059068D&quot;/&gt;&lt;wsp:rsid wsp:val=&quot;00590990&quot;/&gt;&lt;wsp:rsid wsp:val=&quot;005910D8&quot;/&gt;&lt;wsp:rsid wsp:val=&quot;00591F3E&quot;/&gt;&lt;wsp:rsid wsp:val=&quot;00592121&quot;/&gt;&lt;wsp:rsid wsp:val=&quot;00592BC6&quot;/&gt;&lt;wsp:rsid wsp:val=&quot;0059387C&quot;/&gt;&lt;wsp:rsid wsp:val=&quot;0059501B&quot;/&gt;&lt;wsp:rsid wsp:val=&quot;0059545B&quot;/&gt;&lt;wsp:rsid wsp:val=&quot;005A2560&quot;/&gt;&lt;wsp:rsid wsp:val=&quot;005A3607&quot;/&gt;&lt;wsp:rsid wsp:val=&quot;005A4426&quot;/&gt;&lt;wsp:rsid wsp:val=&quot;005A589A&quot;/&gt;&lt;wsp:rsid wsp:val=&quot;005B0598&quot;/&gt;&lt;wsp:rsid wsp:val=&quot;005B2A92&quot;/&gt;&lt;wsp:rsid wsp:val=&quot;005B310E&quot;/&gt;&lt;wsp:rsid wsp:val=&quot;005B35E8&quot;/&gt;&lt;wsp:rsid wsp:val=&quot;005B3C74&quot;/&gt;&lt;wsp:rsid wsp:val=&quot;005B472F&quot;/&gt;&lt;wsp:rsid wsp:val=&quot;005B4930&quot;/&gt;&lt;wsp:rsid wsp:val=&quot;005B4F4D&quot;/&gt;&lt;wsp:rsid wsp:val=&quot;005B79B2&quot;/&gt;&lt;wsp:rsid wsp:val=&quot;005B7D0F&quot;/&gt;&lt;wsp:rsid wsp:val=&quot;005C0CAD&quot;/&gt;&lt;wsp:rsid wsp:val=&quot;005C0D62&quot;/&gt;&lt;wsp:rsid wsp:val=&quot;005C1886&quot;/&gt;&lt;wsp:rsid wsp:val=&quot;005C1DB7&quot;/&gt;&lt;wsp:rsid wsp:val=&quot;005C34F8&quot;/&gt;&lt;wsp:rsid wsp:val=&quot;005C41A4&quot;/&gt;&lt;wsp:rsid wsp:val=&quot;005C424F&quot;/&gt;&lt;wsp:rsid wsp:val=&quot;005C4989&quot;/&gt;&lt;wsp:rsid wsp:val=&quot;005C4B8A&quot;/&gt;&lt;wsp:rsid wsp:val=&quot;005C7616&quot;/&gt;&lt;wsp:rsid wsp:val=&quot;005C78CA&quot;/&gt;&lt;wsp:rsid wsp:val=&quot;005D0954&quot;/&gt;&lt;wsp:rsid wsp:val=&quot;005D0A4F&quot;/&gt;&lt;wsp:rsid wsp:val=&quot;005D0DF2&quot;/&gt;&lt;wsp:rsid wsp:val=&quot;005D1890&quot;/&gt;&lt;wsp:rsid wsp:val=&quot;005D2482&quot;/&gt;&lt;wsp:rsid wsp:val=&quot;005D5784&quot;/&gt;&lt;wsp:rsid wsp:val=&quot;005D6B9D&quot;/&gt;&lt;wsp:rsid wsp:val=&quot;005D701A&quot;/&gt;&lt;wsp:rsid wsp:val=&quot;005E13BA&quot;/&gt;&lt;wsp:rsid wsp:val=&quot;005E2581&quot;/&gt;&lt;wsp:rsid wsp:val=&quot;005E3282&quot;/&gt;&lt;wsp:rsid wsp:val=&quot;005E355C&quot;/&gt;&lt;wsp:rsid wsp:val=&quot;005E45CD&quot;/&gt;&lt;wsp:rsid wsp:val=&quot;005E50E5&quot;/&gt;&lt;wsp:rsid wsp:val=&quot;005E5239&quot;/&gt;&lt;wsp:rsid wsp:val=&quot;005E7F57&quot;/&gt;&lt;wsp:rsid wsp:val=&quot;005F031E&quot;/&gt;&lt;wsp:rsid wsp:val=&quot;005F0714&quot;/&gt;&lt;wsp:rsid wsp:val=&quot;005F389A&quot;/&gt;&lt;wsp:rsid wsp:val=&quot;005F3BB5&quot;/&gt;&lt;wsp:rsid wsp:val=&quot;005F45B3&quot;/&gt;&lt;wsp:rsid wsp:val=&quot;005F47F6&quot;/&gt;&lt;wsp:rsid wsp:val=&quot;005F5B5E&quot;/&gt;&lt;wsp:rsid wsp:val=&quot;005F7528&quot;/&gt;&lt;wsp:rsid wsp:val=&quot;005F7973&quot;/&gt;&lt;wsp:rsid wsp:val=&quot;005FB855&quot;/&gt;&lt;wsp:rsid wsp:val=&quot;006003DC&quot;/&gt;&lt;wsp:rsid wsp:val=&quot;00600632&quot;/&gt;&lt;wsp:rsid wsp:val=&quot;0060070D&quot;/&gt;&lt;wsp:rsid wsp:val=&quot;00600DD1&quot;/&gt;&lt;wsp:rsid wsp:val=&quot;00601A94&quot;/&gt;&lt;wsp:rsid wsp:val=&quot;00603518&quot;/&gt;&lt;wsp:rsid wsp:val=&quot;00604217&quot;/&gt;&lt;wsp:rsid wsp:val=&quot;00605BA0&quot;/&gt;&lt;wsp:rsid wsp:val=&quot;00605CDF&quot;/&gt;&lt;wsp:rsid wsp:val=&quot;006060A9&quot;/&gt;&lt;wsp:rsid wsp:val=&quot;00607E88&quot;/&gt;&lt;wsp:rsid wsp:val=&quot;0060F02E&quot;/&gt;&lt;wsp:rsid wsp:val=&quot;00611591&quot;/&gt;&lt;wsp:rsid wsp:val=&quot;00612140&quot;/&gt;&lt;wsp:rsid wsp:val=&quot;00613240&quot;/&gt;&lt;wsp:rsid wsp:val=&quot;00614ABD&quot;/&gt;&lt;wsp:rsid wsp:val=&quot;00615505&quot;/&gt;&lt;wsp:rsid wsp:val=&quot;0061673D&quot;/&gt;&lt;wsp:rsid wsp:val=&quot;00620A85&quot;/&gt;&lt;wsp:rsid wsp:val=&quot;00620BC4&quot;/&gt;&lt;wsp:rsid wsp:val=&quot;00620BD8&quot;/&gt;&lt;wsp:rsid wsp:val=&quot;0062127F&quot;/&gt;&lt;wsp:rsid wsp:val=&quot;006241E4&quot;/&gt;&lt;wsp:rsid wsp:val=&quot;00624A9E&quot;/&gt;&lt;wsp:rsid wsp:val=&quot;00624ADE&quot;/&gt;&lt;wsp:rsid wsp:val=&quot;00625B26&quot;/&gt;&lt;wsp:rsid wsp:val=&quot;00627A13&quot;/&gt;&lt;wsp:rsid wsp:val=&quot;00627C86&quot;/&gt;&lt;wsp:rsid wsp:val=&quot;00631891&quot;/&gt;&lt;wsp:rsid wsp:val=&quot;00632EFB&quot;/&gt;&lt;wsp:rsid wsp:val=&quot;00633A91&quot;/&gt;&lt;wsp:rsid wsp:val=&quot;00634A89&quot;/&gt;&lt;wsp:rsid wsp:val=&quot;0063500C&quot;/&gt;&lt;wsp:rsid wsp:val=&quot;00636780&quot;/&gt;&lt;wsp:rsid wsp:val=&quot;00636D82&quot;/&gt;&lt;wsp:rsid wsp:val=&quot;006375A4&quot;/&gt;&lt;wsp:rsid wsp:val=&quot;006378CD&quot;/&gt;&lt;wsp:rsid wsp:val=&quot;0064039B&quot;/&gt;&lt;wsp:rsid wsp:val=&quot;00641AC9&quot;/&gt;&lt;wsp:rsid wsp:val=&quot;006423B0&quot;/&gt;&lt;wsp:rsid wsp:val=&quot;00642AB3&quot;/&gt;&lt;wsp:rsid wsp:val=&quot;00642FAE&quot;/&gt;&lt;wsp:rsid wsp:val=&quot;00643FD7&quot;/&gt;&lt;wsp:rsid wsp:val=&quot;00644D02&quot;/&gt;&lt;wsp:rsid wsp:val=&quot;00645588&quot;/&gt;&lt;wsp:rsid wsp:val=&quot;006479B4&quot;/&gt;&lt;wsp:rsid wsp:val=&quot;006507B2&quot;/&gt;&lt;wsp:rsid wsp:val=&quot;00650D4B&quot;/&gt;&lt;wsp:rsid wsp:val=&quot;00650E21&quot;/&gt;&lt;wsp:rsid wsp:val=&quot;006515C4&quot;/&gt;&lt;wsp:rsid wsp:val=&quot;00653016&quot;/&gt;&lt;wsp:rsid wsp:val=&quot;00653941&quot;/&gt;&lt;wsp:rsid wsp:val=&quot;00653B4A&quot;/&gt;&lt;wsp:rsid wsp:val=&quot;0065555F&quot;/&gt;&lt;wsp:rsid wsp:val=&quot;0065639E&quot;/&gt;&lt;wsp:rsid wsp:val=&quot;006571EF&quot;/&gt;&lt;wsp:rsid wsp:val=&quot;0065753F&quot;/&gt;&lt;wsp:rsid wsp:val=&quot;0066003F&quot;/&gt;&lt;wsp:rsid wsp:val=&quot;0066044F&quot;/&gt;&lt;wsp:rsid wsp:val=&quot;00660B9C&quot;/&gt;&lt;wsp:rsid wsp:val=&quot;006617B5&quot;/&gt;&lt;wsp:rsid wsp:val=&quot;00661D27&quot;/&gt;&lt;wsp:rsid wsp:val=&quot;00662905&quot;/&gt;&lt;wsp:rsid wsp:val=&quot;0066328C&quot;/&gt;&lt;wsp:rsid wsp:val=&quot;00663B50&quot;/&gt;&lt;wsp:rsid wsp:val=&quot;006647A4&quot;/&gt;&lt;wsp:rsid wsp:val=&quot;006652CB&quot;/&gt;&lt;wsp:rsid wsp:val=&quot;00665B19&quot;/&gt;&lt;wsp:rsid wsp:val=&quot;00666EB9&quot;/&gt;&lt;wsp:rsid wsp:val=&quot;00670343&quot;/&gt;&lt;wsp:rsid wsp:val=&quot;006710B2&quot;/&gt;&lt;wsp:rsid wsp:val=&quot;0067119D&quot;/&gt;&lt;wsp:rsid wsp:val=&quot;0067206E&quot;/&gt;&lt;wsp:rsid wsp:val=&quot;00672CFE&quot;/&gt;&lt;wsp:rsid wsp:val=&quot;0067326E&quot;/&gt;&lt;wsp:rsid wsp:val=&quot;00673BBC&quot;/&gt;&lt;wsp:rsid wsp:val=&quot;00673D7E&quot;/&gt;&lt;wsp:rsid wsp:val=&quot;00673EDC&quot;/&gt;&lt;wsp:rsid wsp:val=&quot;00674236&quot;/&gt;&lt;wsp:rsid wsp:val=&quot;0067443F&quot;/&gt;&lt;wsp:rsid wsp:val=&quot;00674C9F&quot;/&gt;&lt;wsp:rsid wsp:val=&quot;00675F3E&quot;/&gt;&lt;wsp:rsid wsp:val=&quot;0067623C&quot;/&gt;&lt;wsp:rsid wsp:val=&quot;00676C63&quot;/&gt;&lt;wsp:rsid wsp:val=&quot;0068020C&quot;/&gt;&lt;wsp:rsid wsp:val=&quot;006818D6&quot;/&gt;&lt;wsp:rsid wsp:val=&quot;006823C7&quot;/&gt;&lt;wsp:rsid wsp:val=&quot;0068242C&quot;/&gt;&lt;wsp:rsid wsp:val=&quot;006830EF&quot;/&gt;&lt;wsp:rsid wsp:val=&quot;006844DD&quot;/&gt;&lt;wsp:rsid wsp:val=&quot;0068599E&quot;/&gt;&lt;wsp:rsid wsp:val=&quot;00686525&quot;/&gt;&lt;wsp:rsid wsp:val=&quot;00686667&quot;/&gt;&lt;wsp:rsid wsp:val=&quot;00686D05&quot;/&gt;&lt;wsp:rsid wsp:val=&quot;006905BA&quot;/&gt;&lt;wsp:rsid wsp:val=&quot;00691387&quot;/&gt;&lt;wsp:rsid wsp:val=&quot;006924A1&quot;/&gt;&lt;wsp:rsid wsp:val=&quot;00692AF4&quot;/&gt;&lt;wsp:rsid wsp:val=&quot;00694400&quot;/&gt;&lt;wsp:rsid wsp:val=&quot;00694BD3&quot;/&gt;&lt;wsp:rsid wsp:val=&quot;00694F22&quot;/&gt;&lt;wsp:rsid wsp:val=&quot;006959AB&quot;/&gt;&lt;wsp:rsid wsp:val=&quot;00695F1E&quot;/&gt;&lt;wsp:rsid wsp:val=&quot;006960DB&quot;/&gt;&lt;wsp:rsid wsp:val=&quot;0069618C&quot;/&gt;&lt;wsp:rsid wsp:val=&quot;006A3450&quot;/&gt;&lt;wsp:rsid wsp:val=&quot;006A44FB&quot;/&gt;&lt;wsp:rsid wsp:val=&quot;006A498C&quot;/&gt;&lt;wsp:rsid wsp:val=&quot;006A528D&quot;/&gt;&lt;wsp:rsid wsp:val=&quot;006A53AE&quot;/&gt;&lt;wsp:rsid wsp:val=&quot;006A53F4&quot;/&gt;&lt;wsp:rsid wsp:val=&quot;006A57E7&quot;/&gt;&lt;wsp:rsid wsp:val=&quot;006A5CD1&quot;/&gt;&lt;wsp:rsid wsp:val=&quot;006A659A&quot;/&gt;&lt;wsp:rsid wsp:val=&quot;006B0AE0&quot;/&gt;&lt;wsp:rsid wsp:val=&quot;006B168B&quot;/&gt;&lt;wsp:rsid wsp:val=&quot;006B307E&quot;/&gt;&lt;wsp:rsid wsp:val=&quot;006B38EF&quot;/&gt;&lt;wsp:rsid wsp:val=&quot;006B39A3&quot;/&gt;&lt;wsp:rsid wsp:val=&quot;006B3FA4&quot;/&gt;&lt;wsp:rsid wsp:val=&quot;006B4DD2&quot;/&gt;&lt;wsp:rsid wsp:val=&quot;006B5F14&quot;/&gt;&lt;wsp:rsid wsp:val=&quot;006B629C&quot;/&gt;&lt;wsp:rsid wsp:val=&quot;006B68F0&quot;/&gt;&lt;wsp:rsid wsp:val=&quot;006B6FA6&quot;/&gt;&lt;wsp:rsid wsp:val=&quot;006B7192&quot;/&gt;&lt;wsp:rsid wsp:val=&quot;006B729F&quot;/&gt;&lt;wsp:rsid wsp:val=&quot;006B78AF&quot;/&gt;&lt;wsp:rsid wsp:val=&quot;006B7AD4&quot;/&gt;&lt;wsp:rsid wsp:val=&quot;006B7F82&quot;/&gt;&lt;wsp:rsid wsp:val=&quot;006C1A58&quot;/&gt;&lt;wsp:rsid wsp:val=&quot;006C23CB&quot;/&gt;&lt;wsp:rsid wsp:val=&quot;006C4AE6&quot;/&gt;&lt;wsp:rsid wsp:val=&quot;006C5E1D&quot;/&gt;&lt;wsp:rsid wsp:val=&quot;006C5EC5&quot;/&gt;&lt;wsp:rsid wsp:val=&quot;006C5F13&quot;/&gt;&lt;wsp:rsid wsp:val=&quot;006C7439&quot;/&gt;&lt;wsp:rsid wsp:val=&quot;006C7520&quot;/&gt;&lt;wsp:rsid wsp:val=&quot;006D02A6&quot;/&gt;&lt;wsp:rsid wsp:val=&quot;006D1528&quot;/&gt;&lt;wsp:rsid wsp:val=&quot;006D156F&quot;/&gt;&lt;wsp:rsid wsp:val=&quot;006D1A3D&quot;/&gt;&lt;wsp:rsid wsp:val=&quot;006D3FD4&quot;/&gt;&lt;wsp:rsid wsp:val=&quot;006D44E7&quot;/&gt;&lt;wsp:rsid wsp:val=&quot;006D459C&quot;/&gt;&lt;wsp:rsid wsp:val=&quot;006D495A&quot;/&gt;&lt;wsp:rsid wsp:val=&quot;006D5994&quot;/&gt;&lt;wsp:rsid wsp:val=&quot;006D5B9F&quot;/&gt;&lt;wsp:rsid wsp:val=&quot;006D75F4&quot;/&gt;&lt;wsp:rsid wsp:val=&quot;006D7B63&quot;/&gt;&lt;wsp:rsid wsp:val=&quot;006E02F5&quot;/&gt;&lt;wsp:rsid wsp:val=&quot;006E0B74&quot;/&gt;&lt;wsp:rsid wsp:val=&quot;006E185E&quot;/&gt;&lt;wsp:rsid wsp:val=&quot;006E19A1&quot;/&gt;&lt;wsp:rsid wsp:val=&quot;006E1BF5&quot;/&gt;&lt;wsp:rsid wsp:val=&quot;006E1CA3&quot;/&gt;&lt;wsp:rsid wsp:val=&quot;006E203A&quot;/&gt;&lt;wsp:rsid wsp:val=&quot;006E3833&quot;/&gt;&lt;wsp:rsid wsp:val=&quot;006E42E4&quot;/&gt;&lt;wsp:rsid wsp:val=&quot;006E5246&quot;/&gt;&lt;wsp:rsid wsp:val=&quot;006E5252&quot;/&gt;&lt;wsp:rsid wsp:val=&quot;006E76A1&quot;/&gt;&lt;wsp:rsid wsp:val=&quot;006E7916&quot;/&gt;&lt;wsp:rsid wsp:val=&quot;006F0286&quot;/&gt;&lt;wsp:rsid wsp:val=&quot;006F0C9F&quot;/&gt;&lt;wsp:rsid wsp:val=&quot;006F20FD&quot;/&gt;&lt;wsp:rsid wsp:val=&quot;006F4728&quot;/&gt;&lt;wsp:rsid wsp:val=&quot;006F6C2B&quot;/&gt;&lt;wsp:rsid wsp:val=&quot;006F6DCE&quot;/&gt;&lt;wsp:rsid wsp:val=&quot;006F772C&quot;/&gt;&lt;wsp:rsid wsp:val=&quot;006F7DC2&quot;/&gt;&lt;wsp:rsid wsp:val=&quot;00700212&quot;/&gt;&lt;wsp:rsid wsp:val=&quot;00700966&quot;/&gt;&lt;wsp:rsid wsp:val=&quot;00701136&quot;/&gt;&lt;wsp:rsid wsp:val=&quot;007011D7&quot;/&gt;&lt;wsp:rsid wsp:val=&quot;0070194D&quot;/&gt;&lt;wsp:rsid wsp:val=&quot;0070279B&quot;/&gt;&lt;wsp:rsid wsp:val=&quot;0070351A&quot;/&gt;&lt;wsp:rsid wsp:val=&quot;00706322&quot;/&gt;&lt;wsp:rsid wsp:val=&quot;00706F11&quot;/&gt;&lt;wsp:rsid wsp:val=&quot;007073D6&quot;/&gt;&lt;wsp:rsid wsp:val=&quot;00707827&quot;/&gt;&lt;wsp:rsid wsp:val=&quot;00710886&quot;/&gt;&lt;wsp:rsid wsp:val=&quot;007114CF&quot;/&gt;&lt;wsp:rsid wsp:val=&quot;007115BE&quot;/&gt;&lt;wsp:rsid wsp:val=&quot;00711CEA&quot;/&gt;&lt;wsp:rsid wsp:val=&quot;00712A1E&quot;/&gt;&lt;wsp:rsid wsp:val=&quot;00714398&quot;/&gt;&lt;wsp:rsid wsp:val=&quot;007165D5&quot;/&gt;&lt;wsp:rsid wsp:val=&quot;00716A3E&quot;/&gt;&lt;wsp:rsid wsp:val=&quot;00717798&quot;/&gt;&lt;wsp:rsid wsp:val=&quot;007200A1&quot;/&gt;&lt;wsp:rsid wsp:val=&quot;00720357&quot;/&gt;&lt;wsp:rsid wsp:val=&quot;007209E3&quot;/&gt;&lt;wsp:rsid wsp:val=&quot;007211DF&quot;/&gt;&lt;wsp:rsid wsp:val=&quot;00722978&quot;/&gt;&lt;wsp:rsid wsp:val=&quot;00723161&quot;/&gt;&lt;wsp:rsid wsp:val=&quot;00723B96&quot;/&gt;&lt;wsp:rsid wsp:val=&quot;00724DEF&quot;/&gt;&lt;wsp:rsid wsp:val=&quot;00724F81&quot;/&gt;&lt;wsp:rsid wsp:val=&quot;0072591D&quot;/&gt;&lt;wsp:rsid wsp:val=&quot;00725ED0&quot;/&gt;&lt;wsp:rsid wsp:val=&quot;00726298&quot;/&gt;&lt;wsp:rsid wsp:val=&quot;007273AE&quot;/&gt;&lt;wsp:rsid wsp:val=&quot;00727569&quot;/&gt;&lt;wsp:rsid wsp:val=&quot;00727A53&quot;/&gt;&lt;wsp:rsid wsp:val=&quot;007308B5&quot;/&gt;&lt;wsp:rsid wsp:val=&quot;00730E1F&quot;/&gt;&lt;wsp:rsid wsp:val=&quot;00730F60&quot;/&gt;&lt;wsp:rsid wsp:val=&quot;00731029&quot;/&gt;&lt;wsp:rsid wsp:val=&quot;0073117F&quot;/&gt;&lt;wsp:rsid wsp:val=&quot;007314ED&quot;/&gt;&lt;wsp:rsid wsp:val=&quot;00731DAF&quot;/&gt;&lt;wsp:rsid wsp:val=&quot;007325B7&quot;/&gt;&lt;wsp:rsid wsp:val=&quot;00733CF6&quot;/&gt;&lt;wsp:rsid wsp:val=&quot;007348BF&quot;/&gt;&lt;wsp:rsid wsp:val=&quot;00734E55&quot;/&gt;&lt;wsp:rsid wsp:val=&quot;00736288&quot;/&gt;&lt;wsp:rsid wsp:val=&quot;00736BE6&quot;/&gt;&lt;wsp:rsid wsp:val=&quot;00737981&quot;/&gt;&lt;wsp:rsid wsp:val=&quot;00740995&quot;/&gt;&lt;wsp:rsid wsp:val=&quot;007417D3&quot;/&gt;&lt;wsp:rsid wsp:val=&quot;007426D3&quot;/&gt;&lt;wsp:rsid wsp:val=&quot;00742E97&quot;/&gt;&lt;wsp:rsid wsp:val=&quot;00743FE0&quot;/&gt;&lt;wsp:rsid wsp:val=&quot;00744EE0&quot;/&gt;&lt;wsp:rsid wsp:val=&quot;007468C7&quot;/&gt;&lt;wsp:rsid wsp:val=&quot;00750EE3&quot;/&gt;&lt;wsp:rsid wsp:val=&quot;007510E7&quot;/&gt;&lt;wsp:rsid wsp:val=&quot;00751F3F&quot;/&gt;&lt;wsp:rsid wsp:val=&quot;00752FB6&quot;/&gt;&lt;wsp:rsid wsp:val=&quot;00753294&quot;/&gt;&lt;wsp:rsid wsp:val=&quot;00753549&quot;/&gt;&lt;wsp:rsid wsp:val=&quot;007536EF&quot;/&gt;&lt;wsp:rsid wsp:val=&quot;00753BCA&quot;/&gt;&lt;wsp:rsid wsp:val=&quot;00754245&quot;/&gt;&lt;wsp:rsid wsp:val=&quot;007563BD&quot;/&gt;&lt;wsp:rsid wsp:val=&quot;007566F2&quot;/&gt;&lt;wsp:rsid wsp:val=&quot;00756B77&quot;/&gt;&lt;wsp:rsid wsp:val=&quot;00756EB1&quot;/&gt;&lt;wsp:rsid wsp:val=&quot;0076091E&quot;/&gt;&lt;wsp:rsid wsp:val=&quot;00760E72&quot;/&gt;&lt;wsp:rsid wsp:val=&quot;0076141A&quot;/&gt;&lt;wsp:rsid wsp:val=&quot;00761662&quot;/&gt;&lt;wsp:rsid wsp:val=&quot;00762A9D&quot;/&gt;&lt;wsp:rsid wsp:val=&quot;00764669&quot;/&gt;&lt;wsp:rsid wsp:val=&quot;00765116&quot;/&gt;&lt;wsp:rsid wsp:val=&quot;007667AD&quot;/&gt;&lt;wsp:rsid wsp:val=&quot;00766F79&quot;/&gt;&lt;wsp:rsid wsp:val=&quot;0076706E&quot;/&gt;&lt;wsp:rsid wsp:val=&quot;007671CF&quot;/&gt;&lt;wsp:rsid wsp:val=&quot;007676C3&quot;/&gt;&lt;wsp:rsid wsp:val=&quot;00770BE8&quot;/&gt;&lt;wsp:rsid wsp:val=&quot;00770C24&quot;/&gt;&lt;wsp:rsid wsp:val=&quot;00770F15&quot;/&gt;&lt;wsp:rsid wsp:val=&quot;00771A9A&quot;/&gt;&lt;wsp:rsid wsp:val=&quot;00771E1F&quot;/&gt;&lt;wsp:rsid wsp:val=&quot;007723E7&quot;/&gt;&lt;wsp:rsid wsp:val=&quot;0077305C&quot;/&gt;&lt;wsp:rsid wsp:val=&quot;007735AB&quot;/&gt;&lt;wsp:rsid wsp:val=&quot;007738E3&quot;/&gt;&lt;wsp:rsid wsp:val=&quot;00773AC7&quot;/&gt;&lt;wsp:rsid wsp:val=&quot;007758C6&quot;/&gt;&lt;wsp:rsid wsp:val=&quot;007769AA&quot;/&gt;&lt;wsp:rsid wsp:val=&quot;0077EFFA&quot;/&gt;&lt;wsp:rsid wsp:val=&quot;007808D2&quot;/&gt;&lt;wsp:rsid wsp:val=&quot;00781408&quot;/&gt;&lt;wsp:rsid wsp:val=&quot;00781A6B&quot;/&gt;&lt;wsp:rsid wsp:val=&quot;00781D26&quot;/&gt;&lt;wsp:rsid wsp:val=&quot;00781D57&quot;/&gt;&lt;wsp:rsid wsp:val=&quot;0078338A&quot;/&gt;&lt;wsp:rsid wsp:val=&quot;00783494&quot;/&gt;&lt;wsp:rsid wsp:val=&quot;00784064&quot;/&gt;&lt;wsp:rsid wsp:val=&quot;007846CE&quot;/&gt;&lt;wsp:rsid wsp:val=&quot;00785423&quot;/&gt;&lt;wsp:rsid wsp:val=&quot;007871BA&quot;/&gt;&lt;wsp:rsid wsp:val=&quot;00791DBB&quot;/&gt;&lt;wsp:rsid wsp:val=&quot;00792DE8&quot;/&gt;&lt;wsp:rsid wsp:val=&quot;00793695&quot;/&gt;&lt;wsp:rsid wsp:val=&quot;00794D6A&quot;/&gt;&lt;wsp:rsid wsp:val=&quot;00795BE4&quot;/&gt;&lt;wsp:rsid wsp:val=&quot;00797371&quot;/&gt;&lt;wsp:rsid wsp:val=&quot;007974E5&quot;/&gt;&lt;wsp:rsid wsp:val=&quot;00797877&quot;/&gt;&lt;wsp:rsid wsp:val=&quot;00797F42&quot;/&gt;&lt;wsp:rsid wsp:val=&quot;007A0B86&quot;/&gt;&lt;wsp:rsid wsp:val=&quot;007A2CE9&quot;/&gt;&lt;wsp:rsid wsp:val=&quot;007A333C&quot;/&gt;&lt;wsp:rsid wsp:val=&quot;007A3587&quot;/&gt;&lt;wsp:rsid wsp:val=&quot;007A4A94&quot;/&gt;&lt;wsp:rsid wsp:val=&quot;007A4CDD&quot;/&gt;&lt;wsp:rsid wsp:val=&quot;007A53E9&quot;/&gt;&lt;wsp:rsid wsp:val=&quot;007A6F71&quot;/&gt;&lt;wsp:rsid wsp:val=&quot;007B00D6&quot;/&gt;&lt;wsp:rsid wsp:val=&quot;007B0610&quot;/&gt;&lt;wsp:rsid wsp:val=&quot;007B06DE&quot;/&gt;&lt;wsp:rsid wsp:val=&quot;007B112C&quot;/&gt;&lt;wsp:rsid wsp:val=&quot;007B192E&quot;/&gt;&lt;wsp:rsid wsp:val=&quot;007B1F6D&quot;/&gt;&lt;wsp:rsid wsp:val=&quot;007B232F&quot;/&gt;&lt;wsp:rsid wsp:val=&quot;007B3813&quot;/&gt;&lt;wsp:rsid wsp:val=&quot;007B5231&quot;/&gt;&lt;wsp:rsid wsp:val=&quot;007B5719&quot;/&gt;&lt;wsp:rsid wsp:val=&quot;007B6D0E&quot;/&gt;&lt;wsp:rsid wsp:val=&quot;007B6E11&quot;/&gt;&lt;wsp:rsid wsp:val=&quot;007B6EB6&quot;/&gt;&lt;wsp:rsid wsp:val=&quot;007C0A68&quot;/&gt;&lt;wsp:rsid wsp:val=&quot;007C0AA8&quot;/&gt;&lt;wsp:rsid wsp:val=&quot;007C27AA&quot;/&gt;&lt;wsp:rsid wsp:val=&quot;007C3461&quot;/&gt;&lt;wsp:rsid wsp:val=&quot;007C3F23&quot;/&gt;&lt;wsp:rsid wsp:val=&quot;007C441B&quot;/&gt;&lt;wsp:rsid wsp:val=&quot;007C4873&quot;/&gt;&lt;wsp:rsid wsp:val=&quot;007C773F&quot;/&gt;&lt;wsp:rsid wsp:val=&quot;007D027D&quot;/&gt;&lt;wsp:rsid wsp:val=&quot;007D13F7&quot;/&gt;&lt;wsp:rsid wsp:val=&quot;007D1815&quot;/&gt;&lt;wsp:rsid wsp:val=&quot;007D1BF8&quot;/&gt;&lt;wsp:rsid wsp:val=&quot;007D27DC&quot;/&gt;&lt;wsp:rsid wsp:val=&quot;007D2A66&quot;/&gt;&lt;wsp:rsid wsp:val=&quot;007D61BC&quot;/&gt;&lt;wsp:rsid wsp:val=&quot;007D6FC0&quot;/&gt;&lt;wsp:rsid wsp:val=&quot;007D7B25&quot;/&gt;&lt;wsp:rsid wsp:val=&quot;007DB92A&quot;/&gt;&lt;wsp:rsid wsp:val=&quot;007E1965&quot;/&gt;&lt;wsp:rsid wsp:val=&quot;007E1CA5&quot;/&gt;&lt;wsp:rsid wsp:val=&quot;007E2610&quot;/&gt;&lt;wsp:rsid wsp:val=&quot;007E2A78&quot;/&gt;&lt;wsp:rsid wsp:val=&quot;007E2FE5&quot;/&gt;&lt;wsp:rsid wsp:val=&quot;007E422B&quot;/&gt;&lt;wsp:rsid wsp:val=&quot;007E4891&quot;/&gt;&lt;wsp:rsid wsp:val=&quot;007E518D&quot;/&gt;&lt;wsp:rsid wsp:val=&quot;007E5BE4&quot;/&gt;&lt;wsp:rsid wsp:val=&quot;007E63B2&quot;/&gt;&lt;wsp:rsid wsp:val=&quot;007E6FD6&quot;/&gt;&lt;wsp:rsid wsp:val=&quot;007EA3E6&quot;/&gt;&lt;wsp:rsid wsp:val=&quot;007F01DE&quot;/&gt;&lt;wsp:rsid wsp:val=&quot;007F0B7A&quot;/&gt;&lt;wsp:rsid wsp:val=&quot;007F1D1C&quot;/&gt;&lt;wsp:rsid wsp:val=&quot;007F217C&quot;/&gt;&lt;wsp:rsid wsp:val=&quot;007F2C55&quot;/&gt;&lt;wsp:rsid wsp:val=&quot;007F39C5&quot;/&gt;&lt;wsp:rsid wsp:val=&quot;007F436D&quot;/&gt;&lt;wsp:rsid wsp:val=&quot;007F4794&quot;/&gt;&lt;wsp:rsid wsp:val=&quot;007F5ACF&quot;/&gt;&lt;wsp:rsid wsp:val=&quot;007F5E06&quot;/&gt;&lt;wsp:rsid wsp:val=&quot;007F5E19&quot;/&gt;&lt;wsp:rsid wsp:val=&quot;007F6D9D&quot;/&gt;&lt;wsp:rsid wsp:val=&quot;007F7FBB&quot;/&gt;&lt;wsp:rsid wsp:val=&quot;008030BF&quot;/&gt;&lt;wsp:rsid wsp:val=&quot;008032A3&quot;/&gt;&lt;wsp:rsid wsp:val=&quot;00803AAD&quot;/&gt;&lt;wsp:rsid wsp:val=&quot;00805223&quot;/&gt;&lt;wsp:rsid wsp:val=&quot;00805260&quot;/&gt;&lt;wsp:rsid wsp:val=&quot;00806C91&quot;/&gt;&lt;wsp:rsid wsp:val=&quot;008071B9&quot;/&gt;&lt;wsp:rsid wsp:val=&quot;008074A3&quot;/&gt;&lt;wsp:rsid wsp:val=&quot;00810A07&quot;/&gt;&lt;wsp:rsid wsp:val=&quot;00813528&quot;/&gt;&lt;wsp:rsid wsp:val=&quot;00813AD2&quot;/&gt;&lt;wsp:rsid wsp:val=&quot;00813E7E&quot;/&gt;&lt;wsp:rsid wsp:val=&quot;008148C4&quot;/&gt;&lt;wsp:rsid wsp:val=&quot;00814D6D&quot;/&gt;&lt;wsp:rsid wsp:val=&quot;00815F23&quot;/&gt;&lt;wsp:rsid wsp:val=&quot;0081721C&quot;/&gt;&lt;wsp:rsid wsp:val=&quot;00817DFB&quot;/&gt;&lt;wsp:rsid wsp:val=&quot;00820017&quot;/&gt;&lt;wsp:rsid wsp:val=&quot;008209CE&quot;/&gt;&lt;wsp:rsid wsp:val=&quot;008209E9&quot;/&gt;&lt;wsp:rsid wsp:val=&quot;00822BEA&quot;/&gt;&lt;wsp:rsid wsp:val=&quot;00824086&quot;/&gt;&lt;wsp:rsid wsp:val=&quot;008242EB&quot;/&gt;&lt;wsp:rsid wsp:val=&quot;00824321&quot;/&gt;&lt;wsp:rsid wsp:val=&quot;00824A4D&quot;/&gt;&lt;wsp:rsid wsp:val=&quot;00825371&quot;/&gt;&lt;wsp:rsid wsp:val=&quot;00826245&quot;/&gt;&lt;wsp:rsid wsp:val=&quot;0082631E&quot;/&gt;&lt;wsp:rsid wsp:val=&quot;00826449&quot;/&gt;&lt;wsp:rsid wsp:val=&quot;00826472&quot;/&gt;&lt;wsp:rsid wsp:val=&quot;00826C3F&quot;/&gt;&lt;wsp:rsid wsp:val=&quot;00826D49&quot;/&gt;&lt;wsp:rsid wsp:val=&quot;00827DC3&quot;/&gt;&lt;wsp:rsid wsp:val=&quot;00827EDA&quot;/&gt;&lt;wsp:rsid wsp:val=&quot;008302BC&quot;/&gt;&lt;wsp:rsid wsp:val=&quot;00831660&quot;/&gt;&lt;wsp:rsid wsp:val=&quot;008324FB&quot;/&gt;&lt;wsp:rsid wsp:val=&quot;00833144&quot;/&gt;&lt;wsp:rsid wsp:val=&quot;008342B7&quot;/&gt;&lt;wsp:rsid wsp:val=&quot;00835AF4&quot;/&gt;&lt;wsp:rsid wsp:val=&quot;00835D7F&quot;/&gt;&lt;wsp:rsid wsp:val=&quot;0084175D&quot;/&gt;&lt;wsp:rsid wsp:val=&quot;00841B26&quot;/&gt;&lt;wsp:rsid wsp:val=&quot;0084377A&quot;/&gt;&lt;wsp:rsid wsp:val=&quot;0084476D&quot;/&gt;&lt;wsp:rsid wsp:val=&quot;0084583E&quot;/&gt;&lt;wsp:rsid wsp:val=&quot;00845A90&quot;/&gt;&lt;wsp:rsid wsp:val=&quot;00851310&quot;/&gt;&lt;wsp:rsid wsp:val=&quot;00851B2B&quot;/&gt;&lt;wsp:rsid wsp:val=&quot;00852919&quot;/&gt;&lt;wsp:rsid wsp:val=&quot;00852D09&quot;/&gt;&lt;wsp:rsid wsp:val=&quot;00853F4F&quot;/&gt;&lt;wsp:rsid wsp:val=&quot;00855A27&quot;/&gt;&lt;wsp:rsid wsp:val=&quot;00856801&quot;/&gt;&lt;wsp:rsid wsp:val=&quot;008571DA&quot;/&gt;&lt;wsp:rsid wsp:val=&quot;00860E5C&quot;/&gt;&lt;wsp:rsid wsp:val=&quot;00860F89&quot;/&gt;&lt;wsp:rsid wsp:val=&quot;0086133C&quot;/&gt;&lt;wsp:rsid wsp:val=&quot;00862E48&quot;/&gt;&lt;wsp:rsid wsp:val=&quot;00863A7A&quot;/&gt;&lt;wsp:rsid wsp:val=&quot;00863C7A&quot;/&gt;&lt;wsp:rsid wsp:val=&quot;00864424&quot;/&gt;&lt;wsp:rsid wsp:val=&quot;00864890&quot;/&gt;&lt;wsp:rsid wsp:val=&quot;0086698E&quot;/&gt;&lt;wsp:rsid wsp:val=&quot;0087043F&quot;/&gt;&lt;wsp:rsid wsp:val=&quot;00871B73&quot;/&gt;&lt;wsp:rsid wsp:val=&quot;00872BE1&quot;/&gt;&lt;wsp:rsid wsp:val=&quot;00873506&quot;/&gt;&lt;wsp:rsid wsp:val=&quot;00873926&quot;/&gt;&lt;wsp:rsid wsp:val=&quot;0087428F&quot;/&gt;&lt;wsp:rsid wsp:val=&quot;008746D8&quot;/&gt;&lt;wsp:rsid wsp:val=&quot;008747DF&quot;/&gt;&lt;wsp:rsid wsp:val=&quot;00874F4C&quot;/&gt;&lt;wsp:rsid wsp:val=&quot;00877004&quot;/&gt;&lt;wsp:rsid wsp:val=&quot;008771D6&quot;/&gt;&lt;wsp:rsid wsp:val=&quot;008773F7&quot;/&gt;&lt;wsp:rsid wsp:val=&quot;00880223&quot;/&gt;&lt;wsp:rsid wsp:val=&quot;00881BA2&quot;/&gt;&lt;wsp:rsid wsp:val=&quot;00881D27&quot;/&gt;&lt;wsp:rsid wsp:val=&quot;0088254E&quot;/&gt;&lt;wsp:rsid wsp:val=&quot;008834E3&quot;/&gt;&lt;wsp:rsid wsp:val=&quot;00885240&quot;/&gt;&lt;wsp:rsid wsp:val=&quot;00885341&quot;/&gt;&lt;wsp:rsid wsp:val=&quot;00885F99&quot;/&gt;&lt;wsp:rsid wsp:val=&quot;008862EF&quot;/&gt;&lt;wsp:rsid wsp:val=&quot;00886576&quot;/&gt;&lt;wsp:rsid wsp:val=&quot;00886849&quot;/&gt;&lt;wsp:rsid wsp:val=&quot;0088726C&quot;/&gt;&lt;wsp:rsid wsp:val=&quot;008874F2&quot;/&gt;&lt;wsp:rsid wsp:val=&quot;00887935&quot;/&gt;&lt;wsp:rsid wsp:val=&quot;00887B65&quot;/&gt;&lt;wsp:rsid wsp:val=&quot;00890FBE&quot;/&gt;&lt;wsp:rsid wsp:val=&quot;00891454&quot;/&gt;&lt;wsp:rsid wsp:val=&quot;00891D8F&quot;/&gt;&lt;wsp:rsid wsp:val=&quot;00893751&quot;/&gt;&lt;wsp:rsid wsp:val=&quot;0089502C&quot;/&gt;&lt;wsp:rsid wsp:val=&quot;008957D5&quot;/&gt;&lt;wsp:rsid wsp:val=&quot;00895A2C&quot;/&gt;&lt;wsp:rsid wsp:val=&quot;00895D29&quot;/&gt;&lt;wsp:rsid wsp:val=&quot;00895E33&quot;/&gt;&lt;wsp:rsid wsp:val=&quot;0089675D&quot;/&gt;&lt;wsp:rsid wsp:val=&quot;0089691B&quot;/&gt;&lt;wsp:rsid wsp:val=&quot;00896BA4&quot;/&gt;&lt;wsp:rsid wsp:val=&quot;00896FA1&quot;/&gt;&lt;wsp:rsid wsp:val=&quot;008A0BCA&quot;/&gt;&lt;wsp:rsid wsp:val=&quot;008A1237&quot;/&gt;&lt;wsp:rsid wsp:val=&quot;008A266F&quot;/&gt;&lt;wsp:rsid wsp:val=&quot;008A2835&quot;/&gt;&lt;wsp:rsid wsp:val=&quot;008A29AC&quot;/&gt;&lt;wsp:rsid wsp:val=&quot;008A29CC&quot;/&gt;&lt;wsp:rsid wsp:val=&quot;008A3965&quot;/&gt;&lt;wsp:rsid wsp:val=&quot;008A435F&quot;/&gt;&lt;wsp:rsid wsp:val=&quot;008A455D&quot;/&gt;&lt;wsp:rsid wsp:val=&quot;008A4788&quot;/&gt;&lt;wsp:rsid wsp:val=&quot;008A484F&quot;/&gt;&lt;wsp:rsid wsp:val=&quot;008A4F3E&quot;/&gt;&lt;wsp:rsid wsp:val=&quot;008A6FAF&quot;/&gt;&lt;wsp:rsid wsp:val=&quot;008A7024&quot;/&gt;&lt;wsp:rsid wsp:val=&quot;008A7872&quot;/&gt;&lt;wsp:rsid wsp:val=&quot;008A7922&quot;/&gt;&lt;wsp:rsid wsp:val=&quot;008B3F67&quot;/&gt;&lt;wsp:rsid wsp:val=&quot;008B4B04&quot;/&gt;&lt;wsp:rsid wsp:val=&quot;008B5ADB&quot;/&gt;&lt;wsp:rsid wsp:val=&quot;008B5EF4&quot;/&gt;&lt;wsp:rsid wsp:val=&quot;008C0E58&quot;/&gt;&lt;wsp:rsid wsp:val=&quot;008C28A4&quot;/&gt;&lt;wsp:rsid wsp:val=&quot;008C2FA6&quot;/&gt;&lt;wsp:rsid wsp:val=&quot;008C3F80&quot;/&gt;&lt;wsp:rsid wsp:val=&quot;008C4586&quot;/&gt;&lt;wsp:rsid wsp:val=&quot;008C47BD&quot;/&gt;&lt;wsp:rsid wsp:val=&quot;008C6536&quot;/&gt;&lt;wsp:rsid wsp:val=&quot;008C6B12&quot;/&gt;&lt;wsp:rsid wsp:val=&quot;008C7656&quot;/&gt;&lt;wsp:rsid wsp:val=&quot;008D04B1&quot;/&gt;&lt;wsp:rsid wsp:val=&quot;008D2C14&quot;/&gt;&lt;wsp:rsid wsp:val=&quot;008D3C76&quot;/&gt;&lt;wsp:rsid wsp:val=&quot;008D48C1&quot;/&gt;&lt;wsp:rsid wsp:val=&quot;008D49C5&quot;/&gt;&lt;wsp:rsid wsp:val=&quot;008D559E&quot;/&gt;&lt;wsp:rsid wsp:val=&quot;008D609D&quot;/&gt;&lt;wsp:rsid wsp:val=&quot;008D6627&quot;/&gt;&lt;wsp:rsid wsp:val=&quot;008D67F4&quot;/&gt;&lt;wsp:rsid wsp:val=&quot;008E1161&quot;/&gt;&lt;wsp:rsid wsp:val=&quot;008E1F20&quot;/&gt;&lt;wsp:rsid wsp:val=&quot;008E1FE2&quot;/&gt;&lt;wsp:rsid wsp:val=&quot;008E2E15&quot;/&gt;&lt;wsp:rsid wsp:val=&quot;008E3058&quot;/&gt;&lt;wsp:rsid wsp:val=&quot;008E3990&quot;/&gt;&lt;wsp:rsid wsp:val=&quot;008E652D&quot;/&gt;&lt;wsp:rsid wsp:val=&quot;008E76D7&quot;/&gt;&lt;wsp:rsid wsp:val=&quot;008F03DF&quot;/&gt;&lt;wsp:rsid wsp:val=&quot;008F0AC8&quot;/&gt;&lt;wsp:rsid wsp:val=&quot;008F1065&quot;/&gt;&lt;wsp:rsid wsp:val=&quot;008F132E&quot;/&gt;&lt;wsp:rsid wsp:val=&quot;008F13B5&quot;/&gt;&lt;wsp:rsid wsp:val=&quot;008F2C19&quot;/&gt;&lt;wsp:rsid wsp:val=&quot;008F3BBA&quot;/&gt;&lt;wsp:rsid wsp:val=&quot;008F4E6C&quot;/&gt;&lt;wsp:rsid wsp:val=&quot;008F5BDB&quot;/&gt;&lt;wsp:rsid wsp:val=&quot;008F6377&quot;/&gt;&lt;wsp:rsid wsp:val=&quot;008F676A&quot;/&gt;&lt;wsp:rsid wsp:val=&quot;008F6AB1&quot;/&gt;&lt;wsp:rsid wsp:val=&quot;008F6DFC&quot;/&gt;&lt;wsp:rsid wsp:val=&quot;008F71B5&quot;/&gt;&lt;wsp:rsid wsp:val=&quot;00900A13&quot;/&gt;&lt;wsp:rsid wsp:val=&quot;00905051&quot;/&gt;&lt;wsp:rsid wsp:val=&quot;00905C82&quot;/&gt;&lt;wsp:rsid wsp:val=&quot;00905D81&quot;/&gt;&lt;wsp:rsid wsp:val=&quot;009065BE&quot;/&gt;&lt;wsp:rsid wsp:val=&quot;00910177&quot;/&gt;&lt;wsp:rsid wsp:val=&quot;0091040C&quot;/&gt;&lt;wsp:rsid wsp:val=&quot;009109B4&quot;/&gt;&lt;wsp:rsid wsp:val=&quot;00910C25&quot;/&gt;&lt;wsp:rsid wsp:val=&quot;009115FF&quot;/&gt;&lt;wsp:rsid wsp:val=&quot;00911AB1&quot;/&gt;&lt;wsp:rsid wsp:val=&quot;00911AEB&quot;/&gt;&lt;wsp:rsid wsp:val=&quot;00911EE9&quot;/&gt;&lt;wsp:rsid wsp:val=&quot;00912286&quot;/&gt;&lt;wsp:rsid wsp:val=&quot;00915A5F&quot;/&gt;&lt;wsp:rsid wsp:val=&quot;00915B26&quot;/&gt;&lt;wsp:rsid wsp:val=&quot;00915DE4&quot;/&gt;&lt;wsp:rsid wsp:val=&quot;00916B41&quot;/&gt;&lt;wsp:rsid wsp:val=&quot;00916D36&quot;/&gt;&lt;wsp:rsid wsp:val=&quot;00916DF6&quot;/&gt;&lt;wsp:rsid wsp:val=&quot;009171BC&quot;/&gt;&lt;wsp:rsid wsp:val=&quot;00917E89&quot;/&gt;&lt;wsp:rsid wsp:val=&quot;00920AB2&quot;/&gt;&lt;wsp:rsid wsp:val=&quot;00920E05&quot;/&gt;&lt;wsp:rsid wsp:val=&quot;0092101F&quot;/&gt;&lt;wsp:rsid wsp:val=&quot;0092120B&quot;/&gt;&lt;wsp:rsid wsp:val=&quot;009215B7&quot;/&gt;&lt;wsp:rsid wsp:val=&quot;0092186B&quot;/&gt;&lt;wsp:rsid wsp:val=&quot;009226F7&quot;/&gt;&lt;wsp:rsid wsp:val=&quot;00924E43&quot;/&gt;&lt;wsp:rsid wsp:val=&quot;009253FF&quot;/&gt;&lt;wsp:rsid wsp:val=&quot;0092604F&quot;/&gt;&lt;wsp:rsid wsp:val=&quot;00926E9B&quot;/&gt;&lt;wsp:rsid wsp:val=&quot;00927B9B&quot;/&gt;&lt;wsp:rsid wsp:val=&quot;00930095&quot;/&gt;&lt;wsp:rsid wsp:val=&quot;00930F78&quot;/&gt;&lt;wsp:rsid wsp:val=&quot;00931AB2&quot;/&gt;&lt;wsp:rsid wsp:val=&quot;009323DE&quot;/&gt;&lt;wsp:rsid wsp:val=&quot;00933374&quot;/&gt;&lt;wsp:rsid wsp:val=&quot;00933A19&quot;/&gt;&lt;wsp:rsid wsp:val=&quot;00935F38&quot;/&gt;&lt;wsp:rsid wsp:val=&quot;00936A5D&quot;/&gt;&lt;wsp:rsid wsp:val=&quot;00936D43&quot;/&gt;&lt;wsp:rsid wsp:val=&quot;0093774E&quot;/&gt;&lt;wsp:rsid wsp:val=&quot;0094296F&quot;/&gt;&lt;wsp:rsid wsp:val=&quot;009429EE&quot;/&gt;&lt;wsp:rsid wsp:val=&quot;00942D1A&quot;/&gt;&lt;wsp:rsid wsp:val=&quot;00944473&quot;/&gt;&lt;wsp:rsid wsp:val=&quot;00944C73&quot;/&gt;&lt;wsp:rsid wsp:val=&quot;0094663C&quot;/&gt;&lt;wsp:rsid wsp:val=&quot;00946DF6&quot;/&gt;&lt;wsp:rsid wsp:val=&quot;0094728E&quot;/&gt;&lt;wsp:rsid wsp:val=&quot;0095085F&quot;/&gt;&lt;wsp:rsid wsp:val=&quot;009512E1&quot;/&gt;&lt;wsp:rsid wsp:val=&quot;00951F3B&quot;/&gt;&lt;wsp:rsid wsp:val=&quot;00952A71&quot;/&gt;&lt;wsp:rsid wsp:val=&quot;0095313C&quot;/&gt;&lt;wsp:rsid wsp:val=&quot;009539C1&quot;/&gt;&lt;wsp:rsid wsp:val=&quot;00953E2B&quot;/&gt;&lt;wsp:rsid wsp:val=&quot;00955656&quot;/&gt;&lt;wsp:rsid wsp:val=&quot;009558A2&quot;/&gt;&lt;wsp:rsid wsp:val=&quot;00955CFE&quot;/&gt;&lt;wsp:rsid wsp:val=&quot;009569F7&quot;/&gt;&lt;wsp:rsid wsp:val=&quot;009573C3&quot;/&gt;&lt;wsp:rsid wsp:val=&quot;0095787C&quot;/&gt;&lt;wsp:rsid wsp:val=&quot;00961141&quot;/&gt;&lt;wsp:rsid wsp:val=&quot;009623DD&quot;/&gt;&lt;wsp:rsid wsp:val=&quot;009636E0&quot;/&gt;&lt;wsp:rsid wsp:val=&quot;00964CE9&quot;/&gt;&lt;wsp:rsid wsp:val=&quot;00965F22&quot;/&gt;&lt;wsp:rsid wsp:val=&quot;00967C00&quot;/&gt;&lt;wsp:rsid wsp:val=&quot;0097022C&quot;/&gt;&lt;wsp:rsid wsp:val=&quot;00970742&quot;/&gt;&lt;wsp:rsid wsp:val=&quot;00970F6B&quot;/&gt;&lt;wsp:rsid wsp:val=&quot;00971A6D&quot;/&gt;&lt;wsp:rsid wsp:val=&quot;009722C3&quot;/&gt;&lt;wsp:rsid wsp:val=&quot;0097297F&quot;/&gt;&lt;wsp:rsid wsp:val=&quot;00973ED3&quot;/&gt;&lt;wsp:rsid wsp:val=&quot;00974AF2&quot;/&gt;&lt;wsp:rsid wsp:val=&quot;009764FA&quot;/&gt;&lt;wsp:rsid wsp:val=&quot;0097662D&quot;/&gt;&lt;wsp:rsid wsp:val=&quot;009766CF&quot;/&gt;&lt;wsp:rsid wsp:val=&quot;009770D3&quot;/&gt;&lt;wsp:rsid wsp:val=&quot;00977ACF&quot;/&gt;&lt;wsp:rsid wsp:val=&quot;00977C94&quot;/&gt;&lt;wsp:rsid wsp:val=&quot;009804D4&quot;/&gt;&lt;wsp:rsid wsp:val=&quot;009808BB&quot;/&gt;&lt;wsp:rsid wsp:val=&quot;00982E1C&quot;/&gt;&lt;wsp:rsid wsp:val=&quot;00983A90&quot;/&gt;&lt;wsp:rsid wsp:val=&quot;00986A78&quot;/&gt;&lt;wsp:rsid wsp:val=&quot;00986C4B&quot;/&gt;&lt;wsp:rsid wsp:val=&quot;00986DA9&quot;/&gt;&lt;wsp:rsid wsp:val=&quot;0098CD6C&quot;/&gt;&lt;wsp:rsid wsp:val=&quot;00991A08&quot;/&gt;&lt;wsp:rsid wsp:val=&quot;0099203C&quot;/&gt;&lt;wsp:rsid wsp:val=&quot;00993190&quot;/&gt;&lt;wsp:rsid wsp:val=&quot;00994533&quot;/&gt;&lt;wsp:rsid wsp:val=&quot;00994FE2&quot;/&gt;&lt;wsp:rsid wsp:val=&quot;00995FD0&quot;/&gt;&lt;wsp:rsid wsp:val=&quot;00996BDA&quot;/&gt;&lt;wsp:rsid wsp:val=&quot;009972DA&quot;/&gt;&lt;wsp:rsid wsp:val=&quot;009A1D5E&quot;/&gt;&lt;wsp:rsid wsp:val=&quot;009A1EED&quot;/&gt;&lt;wsp:rsid wsp:val=&quot;009A2BD3&quot;/&gt;&lt;wsp:rsid wsp:val=&quot;009A2DDC&quot;/&gt;&lt;wsp:rsid wsp:val=&quot;009A308D&quot;/&gt;&lt;wsp:rsid wsp:val=&quot;009A5653&quot;/&gt;&lt;wsp:rsid wsp:val=&quot;009A5FDF&quot;/&gt;&lt;wsp:rsid wsp:val=&quot;009A6142&quot;/&gt;&lt;wsp:rsid wsp:val=&quot;009A725E&quot;/&gt;&lt;wsp:rsid wsp:val=&quot;009A7884&quot;/&gt;&lt;wsp:rsid wsp:val=&quot;009B0853&quot;/&gt;&lt;wsp:rsid wsp:val=&quot;009B0E09&quot;/&gt;&lt;wsp:rsid wsp:val=&quot;009B10C6&quot;/&gt;&lt;wsp:rsid wsp:val=&quot;009B3A40&quot;/&gt;&lt;wsp:rsid wsp:val=&quot;009B3CB6&quot;/&gt;&lt;wsp:rsid wsp:val=&quot;009B4054&quot;/&gt;&lt;wsp:rsid wsp:val=&quot;009B4164&quot;/&gt;&lt;wsp:rsid wsp:val=&quot;009B4884&quot;/&gt;&lt;wsp:rsid wsp:val=&quot;009B5F4E&quot;/&gt;&lt;wsp:rsid wsp:val=&quot;009B69F5&quot;/&gt;&lt;wsp:rsid wsp:val=&quot;009B6F26&quot;/&gt;&lt;wsp:rsid wsp:val=&quot;009B7963&quot;/&gt;&lt;wsp:rsid wsp:val=&quot;009C0930&quot;/&gt;&lt;wsp:rsid wsp:val=&quot;009C13FA&quot;/&gt;&lt;wsp:rsid wsp:val=&quot;009C31F3&quot;/&gt;&lt;wsp:rsid wsp:val=&quot;009C4813&quot;/&gt;&lt;wsp:rsid wsp:val=&quot;009C51AC&quot;/&gt;&lt;wsp:rsid wsp:val=&quot;009C5F1D&quot;/&gt;&lt;wsp:rsid wsp:val=&quot;009C5F41&quot;/&gt;&lt;wsp:rsid wsp:val=&quot;009C648B&quot;/&gt;&lt;wsp:rsid wsp:val=&quot;009C655D&quot;/&gt;&lt;wsp:rsid wsp:val=&quot;009C6A7A&quot;/&gt;&lt;wsp:rsid wsp:val=&quot;009C7616&quot;/&gt;&lt;wsp:rsid wsp:val=&quot;009C7C03&quot;/&gt;&lt;wsp:rsid wsp:val=&quot;009D01EB&quot;/&gt;&lt;wsp:rsid wsp:val=&quot;009D0C84&quot;/&gt;&lt;wsp:rsid wsp:val=&quot;009D2607&quot;/&gt;&lt;wsp:rsid wsp:val=&quot;009D304B&quot;/&gt;&lt;wsp:rsid wsp:val=&quot;009D4560&quot;/&gt;&lt;wsp:rsid wsp:val=&quot;009D4C81&quot;/&gt;&lt;wsp:rsid wsp:val=&quot;009D4C97&quot;/&gt;&lt;wsp:rsid wsp:val=&quot;009D4F40&quot;/&gt;&lt;wsp:rsid wsp:val=&quot;009D5ABB&quot;/&gt;&lt;wsp:rsid wsp:val=&quot;009D5AD3&quot;/&gt;&lt;wsp:rsid wsp:val=&quot;009D62D2&quot;/&gt;&lt;wsp:rsid wsp:val=&quot;009D69A4&quot;/&gt;&lt;wsp:rsid wsp:val=&quot;009E1007&quot;/&gt;&lt;wsp:rsid wsp:val=&quot;009E1D7A&quot;/&gt;&lt;wsp:rsid wsp:val=&quot;009E2547&quot;/&gt;&lt;wsp:rsid wsp:val=&quot;009E2C14&quot;/&gt;&lt;wsp:rsid wsp:val=&quot;009E3937&quot;/&gt;&lt;wsp:rsid wsp:val=&quot;009E4302&quot;/&gt;&lt;wsp:rsid wsp:val=&quot;009E47AF&quot;/&gt;&lt;wsp:rsid wsp:val=&quot;009E59D4&quot;/&gt;&lt;wsp:rsid wsp:val=&quot;009E7F67&quot;/&gt;&lt;wsp:rsid wsp:val=&quot;009F0E4A&quot;/&gt;&lt;wsp:rsid wsp:val=&quot;009F0EBC&quot;/&gt;&lt;wsp:rsid wsp:val=&quot;009F2570&quot;/&gt;&lt;wsp:rsid wsp:val=&quot;009F4FA9&quot;/&gt;&lt;wsp:rsid wsp:val=&quot;009F5366&quot;/&gt;&lt;wsp:rsid wsp:val=&quot;00A00BA3&quot;/&gt;&lt;wsp:rsid wsp:val=&quot;00A00F3E&quot;/&gt;&lt;wsp:rsid wsp:val=&quot;00A0146C&quot;/&gt;&lt;wsp:rsid wsp:val=&quot;00A019FC&quot;/&gt;&lt;wsp:rsid wsp:val=&quot;00A01A88&quot;/&gt;&lt;wsp:rsid wsp:val=&quot;00A039BF&quot;/&gt;&lt;wsp:rsid wsp:val=&quot;00A03E2D&quot;/&gt;&lt;wsp:rsid wsp:val=&quot;00A0419F&quot;/&gt;&lt;wsp:rsid wsp:val=&quot;00A04952&quot;/&gt;&lt;wsp:rsid wsp:val=&quot;00A04CC2&quot;/&gt;&lt;wsp:rsid wsp:val=&quot;00A05CB7&quot;/&gt;&lt;wsp:rsid wsp:val=&quot;00A07038&quot;/&gt;&lt;wsp:rsid wsp:val=&quot;00A0796B&quot;/&gt;&lt;wsp:rsid wsp:val=&quot;00A10DBC&quot;/&gt;&lt;wsp:rsid wsp:val=&quot;00A119AD&quot;/&gt;&lt;wsp:rsid wsp:val=&quot;00A11CD3&quot;/&gt;&lt;wsp:rsid wsp:val=&quot;00A121CB&quot;/&gt;&lt;wsp:rsid wsp:val=&quot;00A12C9E&quot;/&gt;&lt;wsp:rsid wsp:val=&quot;00A12CB7&quot;/&gt;&lt;wsp:rsid wsp:val=&quot;00A13094&quot;/&gt;&lt;wsp:rsid wsp:val=&quot;00A136BC&quot;/&gt;&lt;wsp:rsid wsp:val=&quot;00A138EC&quot;/&gt;&lt;wsp:rsid wsp:val=&quot;00A145A0&quot;/&gt;&lt;wsp:rsid wsp:val=&quot;00A1461E&quot;/&gt;&lt;wsp:rsid wsp:val=&quot;00A146FE&quot;/&gt;&lt;wsp:rsid wsp:val=&quot;00A15869&quot;/&gt;&lt;wsp:rsid wsp:val=&quot;00A16364&quot;/&gt;&lt;wsp:rsid wsp:val=&quot;00A20618&quot;/&gt;&lt;wsp:rsid wsp:val=&quot;00A21FC8&quot;/&gt;&lt;wsp:rsid wsp:val=&quot;00A23E48&quot;/&gt;&lt;wsp:rsid wsp:val=&quot;00A246B5&quot;/&gt;&lt;wsp:rsid wsp:val=&quot;00A24D56&quot;/&gt;&lt;wsp:rsid wsp:val=&quot;00A2587B&quot;/&gt;&lt;wsp:rsid wsp:val=&quot;00A30A20&quot;/&gt;&lt;wsp:rsid wsp:val=&quot;00A3185B&quot;/&gt;&lt;wsp:rsid wsp:val=&quot;00A319D9&quot;/&gt;&lt;wsp:rsid wsp:val=&quot;00A3266E&quot;/&gt;&lt;wsp:rsid wsp:val=&quot;00A32923&quot;/&gt;&lt;wsp:rsid wsp:val=&quot;00A33CD2&quot;/&gt;&lt;wsp:rsid wsp:val=&quot;00A3556F&quot;/&gt;&lt;wsp:rsid wsp:val=&quot;00A3576B&quot;/&gt;&lt;wsp:rsid wsp:val=&quot;00A40239&quot;/&gt;&lt;wsp:rsid wsp:val=&quot;00A411F4&quot;/&gt;&lt;wsp:rsid wsp:val=&quot;00A413A0&quot;/&gt;&lt;wsp:rsid wsp:val=&quot;00A4158F&quot;/&gt;&lt;wsp:rsid wsp:val=&quot;00A429D5&quot;/&gt;&lt;wsp:rsid wsp:val=&quot;00A431E3&quot;/&gt;&lt;wsp:rsid wsp:val=&quot;00A431F0&quot;/&gt;&lt;wsp:rsid wsp:val=&quot;00A44D9A&quot;/&gt;&lt;wsp:rsid wsp:val=&quot;00A44FBB&quot;/&gt;&lt;wsp:rsid wsp:val=&quot;00A4688E&quot;/&gt;&lt;wsp:rsid wsp:val=&quot;00A468E5&quot;/&gt;&lt;wsp:rsid wsp:val=&quot;00A46941&quot;/&gt;&lt;wsp:rsid wsp:val=&quot;00A46BD9&quot;/&gt;&lt;wsp:rsid wsp:val=&quot;00A47179&quot;/&gt;&lt;wsp:rsid wsp:val=&quot;00A5379F&quot;/&gt;&lt;wsp:rsid wsp:val=&quot;00A54161&quot;/&gt;&lt;wsp:rsid wsp:val=&quot;00A54F82&quot;/&gt;&lt;wsp:rsid wsp:val=&quot;00A567ED&quot;/&gt;&lt;wsp:rsid wsp:val=&quot;00A571F1&quot;/&gt;&lt;wsp:rsid wsp:val=&quot;00A610D2&quot;/&gt;&lt;wsp:rsid wsp:val=&quot;00A61A24&quot;/&gt;&lt;wsp:rsid wsp:val=&quot;00A622A7&quot;/&gt;&lt;wsp:rsid wsp:val=&quot;00A62591&quot;/&gt;&lt;wsp:rsid wsp:val=&quot;00A62E8C&quot;/&gt;&lt;wsp:rsid wsp:val=&quot;00A632DA&quot;/&gt;&lt;wsp:rsid wsp:val=&quot;00A63CAE&quot;/&gt;&lt;wsp:rsid wsp:val=&quot;00A66E8A&quot;/&gt;&lt;wsp:rsid wsp:val=&quot;00A67706&quot;/&gt;&lt;wsp:rsid wsp:val=&quot;00A7013A&quot;/&gt;&lt;wsp:rsid wsp:val=&quot;00A711B5&quot;/&gt;&lt;wsp:rsid wsp:val=&quot;00A71317&quot;/&gt;&lt;wsp:rsid wsp:val=&quot;00A7182B&quot;/&gt;&lt;wsp:rsid wsp:val=&quot;00A71A6B&quot;/&gt;&lt;wsp:rsid wsp:val=&quot;00A71AA8&quot;/&gt;&lt;wsp:rsid wsp:val=&quot;00A73495&quot;/&gt;&lt;wsp:rsid wsp:val=&quot;00A75017&quot;/&gt;&lt;wsp:rsid wsp:val=&quot;00A7606F&quot;/&gt;&lt;wsp:rsid wsp:val=&quot;00A760A0&quot;/&gt;&lt;wsp:rsid wsp:val=&quot;00A7638E&quot;/&gt;&lt;wsp:rsid wsp:val=&quot;00A77329&quot;/&gt;&lt;wsp:rsid wsp:val=&quot;00A777E4&quot;/&gt;&lt;wsp:rsid wsp:val=&quot;00A77D65&quot;/&gt;&lt;wsp:rsid wsp:val=&quot;00A77DA3&quot;/&gt;&lt;wsp:rsid wsp:val=&quot;00A80A53&quot;/&gt;&lt;wsp:rsid wsp:val=&quot;00A81565&quot;/&gt;&lt;wsp:rsid wsp:val=&quot;00A816C7&quot;/&gt;&lt;wsp:rsid wsp:val=&quot;00A8197E&quot;/&gt;&lt;wsp:rsid wsp:val=&quot;00A81B17&quot;/&gt;&lt;wsp:rsid wsp:val=&quot;00A82DCF&quot;/&gt;&lt;wsp:rsid wsp:val=&quot;00A8351F&quot;/&gt;&lt;wsp:rsid wsp:val=&quot;00A83A3F&quot;/&gt;&lt;wsp:rsid wsp:val=&quot;00A83DC7&quot;/&gt;&lt;wsp:rsid wsp:val=&quot;00A85B9D&quot;/&gt;&lt;wsp:rsid wsp:val=&quot;00A86B29&quot;/&gt;&lt;wsp:rsid wsp:val=&quot;00A86BEE&quot;/&gt;&lt;wsp:rsid wsp:val=&quot;00A86CFD&quot;/&gt;&lt;wsp:rsid wsp:val=&quot;00A90952&quot;/&gt;&lt;wsp:rsid wsp:val=&quot;00A9127B&quot;/&gt;&lt;wsp:rsid wsp:val=&quot;00A935A9&quot;/&gt;&lt;wsp:rsid wsp:val=&quot;00A93728&quot;/&gt;&lt;wsp:rsid wsp:val=&quot;00A94424&quot;/&gt;&lt;wsp:rsid wsp:val=&quot;00A95C4D&quot;/&gt;&lt;wsp:rsid wsp:val=&quot;00AA0755&quot;/&gt;&lt;wsp:rsid wsp:val=&quot;00AA321E&quot;/&gt;&lt;wsp:rsid wsp:val=&quot;00AA459E&quot;/&gt;&lt;wsp:rsid wsp:val=&quot;00AA4858&quot;/&gt;&lt;wsp:rsid wsp:val=&quot;00AA53AD&quot;/&gt;&lt;wsp:rsid wsp:val=&quot;00AA5A54&quot;/&gt;&lt;wsp:rsid wsp:val=&quot;00AA5ABE&quot;/&gt;&lt;wsp:rsid wsp:val=&quot;00AA5AC0&quot;/&gt;&lt;wsp:rsid wsp:val=&quot;00AA7FDD&quot;/&gt;&lt;wsp:rsid wsp:val=&quot;00AAC1E1&quot;/&gt;&lt;wsp:rsid wsp:val=&quot;00AB02B8&quot;/&gt;&lt;wsp:rsid wsp:val=&quot;00AB0A6D&quot;/&gt;&lt;wsp:rsid wsp:val=&quot;00AB13F3&quot;/&gt;&lt;wsp:rsid wsp:val=&quot;00AB4353&quot;/&gt;&lt;wsp:rsid wsp:val=&quot;00AB46CE&quot;/&gt;&lt;wsp:rsid wsp:val=&quot;00AB46E4&quot;/&gt;&lt;wsp:rsid wsp:val=&quot;00AB516D&quot;/&gt;&lt;wsp:rsid wsp:val=&quot;00AB5A88&quot;/&gt;&lt;wsp:rsid wsp:val=&quot;00AB5AD5&quot;/&gt;&lt;wsp:rsid wsp:val=&quot;00AB62C0&quot;/&gt;&lt;wsp:rsid wsp:val=&quot;00AB6FA2&quot;/&gt;&lt;wsp:rsid wsp:val=&quot;00AC06D5&quot;/&gt;&lt;wsp:rsid wsp:val=&quot;00AC08D3&quot;/&gt;&lt;wsp:rsid wsp:val=&quot;00AC0AA2&quot;/&gt;&lt;wsp:rsid wsp:val=&quot;00AC155A&quot;/&gt;&lt;wsp:rsid wsp:val=&quot;00AC2589&quot;/&gt;&lt;wsp:rsid wsp:val=&quot;00AC29CD&quot;/&gt;&lt;wsp:rsid wsp:val=&quot;00AC384C&quot;/&gt;&lt;wsp:rsid wsp:val=&quot;00AC389F&quot;/&gt;&lt;wsp:rsid wsp:val=&quot;00AC391F&quot;/&gt;&lt;wsp:rsid wsp:val=&quot;00AC3C1D&quot;/&gt;&lt;wsp:rsid wsp:val=&quot;00AC3F3D&quot;/&gt;&lt;wsp:rsid wsp:val=&quot;00AD08E1&quot;/&gt;&lt;wsp:rsid wsp:val=&quot;00AD1011&quot;/&gt;&lt;wsp:rsid wsp:val=&quot;00AD1A80&quot;/&gt;&lt;wsp:rsid wsp:val=&quot;00AD365F&quot;/&gt;&lt;wsp:rsid wsp:val=&quot;00AD3CB6&quot;/&gt;&lt;wsp:rsid wsp:val=&quot;00AD4832&quot;/&gt;&lt;wsp:rsid wsp:val=&quot;00AD4FA3&quot;/&gt;&lt;wsp:rsid wsp:val=&quot;00AD6215&quot;/&gt;&lt;wsp:rsid wsp:val=&quot;00AD7AE8&quot;/&gt;&lt;wsp:rsid wsp:val=&quot;00AE0D1D&quot;/&gt;&lt;wsp:rsid wsp:val=&quot;00AE1311&quot;/&gt;&lt;wsp:rsid wsp:val=&quot;00AE1AF9&quot;/&gt;&lt;wsp:rsid wsp:val=&quot;00AE254E&quot;/&gt;&lt;wsp:rsid wsp:val=&quot;00AE2E49&quot;/&gt;&lt;wsp:rsid wsp:val=&quot;00AE3F5B&quot;/&gt;&lt;wsp:rsid wsp:val=&quot;00AE4213&quot;/&gt;&lt;wsp:rsid wsp:val=&quot;00AE4708&quot;/&gt;&lt;wsp:rsid wsp:val=&quot;00AE5E1C&quot;/&gt;&lt;wsp:rsid wsp:val=&quot;00AE718E&quot;/&gt;&lt;wsp:rsid wsp:val=&quot;00AF0812&quot;/&gt;&lt;wsp:rsid wsp:val=&quot;00AF2175&quot;/&gt;&lt;wsp:rsid wsp:val=&quot;00AF2434&quot;/&gt;&lt;wsp:rsid wsp:val=&quot;00AF28FA&quot;/&gt;&lt;wsp:rsid wsp:val=&quot;00AF359C&quot;/&gt;&lt;wsp:rsid wsp:val=&quot;00AF4332&quot;/&gt;&lt;wsp:rsid wsp:val=&quot;00AF5632&quot;/&gt;&lt;wsp:rsid wsp:val=&quot;00AF7005&quot;/&gt;&lt;wsp:rsid wsp:val=&quot;00AF76B1&quot;/&gt;&lt;wsp:rsid wsp:val=&quot;00B007CA&quot;/&gt;&lt;wsp:rsid wsp:val=&quot;00B00A1D&quot;/&gt;&lt;wsp:rsid wsp:val=&quot;00B019B7&quot;/&gt;&lt;wsp:rsid wsp:val=&quot;00B01C48&quot;/&gt;&lt;wsp:rsid wsp:val=&quot;00B02922&quot;/&gt;&lt;wsp:rsid wsp:val=&quot;00B0330C&quot;/&gt;&lt;wsp:rsid wsp:val=&quot;00B05F95&quot;/&gt;&lt;wsp:rsid wsp:val=&quot;00B067E6&quot;/&gt;&lt;wsp:rsid wsp:val=&quot;00B06FB8&quot;/&gt;&lt;wsp:rsid wsp:val=&quot;00B07772&quot;/&gt;&lt;wsp:rsid wsp:val=&quot;00B1054C&quot;/&gt;&lt;wsp:rsid wsp:val=&quot;00B106AF&quot;/&gt;&lt;wsp:rsid wsp:val=&quot;00B10843&quot;/&gt;&lt;wsp:rsid wsp:val=&quot;00B1088B&quot;/&gt;&lt;wsp:rsid wsp:val=&quot;00B133EC&quot;/&gt;&lt;wsp:rsid wsp:val=&quot;00B13AA3&quot;/&gt;&lt;wsp:rsid wsp:val=&quot;00B13FCD&quot;/&gt;&lt;wsp:rsid wsp:val=&quot;00B14390&quot;/&gt;&lt;wsp:rsid wsp:val=&quot;00B147F0&quot;/&gt;&lt;wsp:rsid wsp:val=&quot;00B14FD1&quot;/&gt;&lt;wsp:rsid wsp:val=&quot;00B1674C&quot;/&gt;&lt;wsp:rsid wsp:val=&quot;00B174B3&quot;/&gt;&lt;wsp:rsid wsp:val=&quot;00B178AF&quot;/&gt;&lt;wsp:rsid wsp:val=&quot;00B221CC&quot;/&gt;&lt;wsp:rsid wsp:val=&quot;00B2299E&quot;/&gt;&lt;wsp:rsid wsp:val=&quot;00B22A48&quot;/&gt;&lt;wsp:rsid wsp:val=&quot;00B2307C&quot;/&gt;&lt;wsp:rsid wsp:val=&quot;00B231A3&quot;/&gt;&lt;wsp:rsid wsp:val=&quot;00B2481E&quot;/&gt;&lt;wsp:rsid wsp:val=&quot;00B26107&quot;/&gt;&lt;wsp:rsid wsp:val=&quot;00B264C3&quot;/&gt;&lt;wsp:rsid wsp:val=&quot;00B26CE9&quot;/&gt;&lt;wsp:rsid wsp:val=&quot;00B26F9C&quot;/&gt;&lt;wsp:rsid wsp:val=&quot;00B274A6&quot;/&gt;&lt;wsp:rsid wsp:val=&quot;00B2760C&quot;/&gt;&lt;wsp:rsid wsp:val=&quot;00B276AD&quot;/&gt;&lt;wsp:rsid wsp:val=&quot;00B30052&quot;/&gt;&lt;wsp:rsid wsp:val=&quot;00B30053&quot;/&gt;&lt;wsp:rsid wsp:val=&quot;00B32398&quot;/&gt;&lt;wsp:rsid wsp:val=&quot;00B35373&quot;/&gt;&lt;wsp:rsid wsp:val=&quot;00B357A7&quot;/&gt;&lt;wsp:rsid wsp:val=&quot;00B37AD2&quot;/&gt;&lt;wsp:rsid wsp:val=&quot;00B40606&quot;/&gt;&lt;wsp:rsid wsp:val=&quot;00B41C6E&quot;/&gt;&lt;wsp:rsid wsp:val=&quot;00B41DF5&quot;/&gt;&lt;wsp:rsid wsp:val=&quot;00B4235E&quot;/&gt;&lt;wsp:rsid wsp:val=&quot;00B43515&quot;/&gt;&lt;wsp:rsid wsp:val=&quot;00B44175&quot;/&gt;&lt;wsp:rsid wsp:val=&quot;00B45C9B&quot;/&gt;&lt;wsp:rsid wsp:val=&quot;00B46072&quot;/&gt;&lt;wsp:rsid wsp:val=&quot;00B46510&quot;/&gt;&lt;wsp:rsid wsp:val=&quot;00B4673D&quot;/&gt;&lt;wsp:rsid wsp:val=&quot;00B4680A&quot;/&gt;&lt;wsp:rsid wsp:val=&quot;00B472EB&quot;/&gt;&lt;wsp:rsid wsp:val=&quot;00B47B03&quot;/&gt;&lt;wsp:rsid wsp:val=&quot;00B51B3C&quot;/&gt;&lt;wsp:rsid wsp:val=&quot;00B51E68&quot;/&gt;&lt;wsp:rsid wsp:val=&quot;00B51FB3&quot;/&gt;&lt;wsp:rsid wsp:val=&quot;00B5282E&quot;/&gt;&lt;wsp:rsid wsp:val=&quot;00B53554&quot;/&gt;&lt;wsp:rsid wsp:val=&quot;00B538CF&quot;/&gt;&lt;wsp:rsid wsp:val=&quot;00B53E5F&quot;/&gt;&lt;wsp:rsid wsp:val=&quot;00B53ED8&quot;/&gt;&lt;wsp:rsid wsp:val=&quot;00B54A66&quot;/&gt;&lt;wsp:rsid wsp:val=&quot;00B56691&quot;/&gt;&lt;wsp:rsid wsp:val=&quot;00B56D2F&quot;/&gt;&lt;wsp:rsid wsp:val=&quot;00B57610&quot;/&gt;&lt;wsp:rsid wsp:val=&quot;00B622C1&quot;/&gt;&lt;wsp:rsid wsp:val=&quot;00B634A0&quot;/&gt;&lt;wsp:rsid wsp:val=&quot;00B64BC4&quot;/&gt;&lt;wsp:rsid wsp:val=&quot;00B65BE4&quot;/&gt;&lt;wsp:rsid wsp:val=&quot;00B67332&quot;/&gt;&lt;wsp:rsid wsp:val=&quot;00B70F45&quot;/&gt;&lt;wsp:rsid wsp:val=&quot;00B713E7&quot;/&gt;&lt;wsp:rsid wsp:val=&quot;00B71EC9&quot;/&gt;&lt;wsp:rsid wsp:val=&quot;00B72797&quot;/&gt;&lt;wsp:rsid wsp:val=&quot;00B7368C&quot;/&gt;&lt;wsp:rsid wsp:val=&quot;00B7548C&quot;/&gt;&lt;wsp:rsid wsp:val=&quot;00B75836&quot;/&gt;&lt;wsp:rsid wsp:val=&quot;00B7609D&quot;/&gt;&lt;wsp:rsid wsp:val=&quot;00B767A3&quot;/&gt;&lt;wsp:rsid wsp:val=&quot;00B76C1F&quot;/&gt;&lt;wsp:rsid wsp:val=&quot;00B77677&quot;/&gt;&lt;wsp:rsid wsp:val=&quot;00B777D1&quot;/&gt;&lt;wsp:rsid wsp:val=&quot;00B7785A&quot;/&gt;&lt;wsp:rsid wsp:val=&quot;00B81017&quot;/&gt;&lt;wsp:rsid wsp:val=&quot;00B81A37&quot;/&gt;&lt;wsp:rsid wsp:val=&quot;00B82DDA&quot;/&gt;&lt;wsp:rsid wsp:val=&quot;00B83126&quot;/&gt;&lt;wsp:rsid wsp:val=&quot;00B8312E&quot;/&gt;&lt;wsp:rsid wsp:val=&quot;00B834D6&quot;/&gt;&lt;wsp:rsid wsp:val=&quot;00B83861&quot;/&gt;&lt;wsp:rsid wsp:val=&quot;00B84049&quot;/&gt;&lt;wsp:rsid wsp:val=&quot;00B84837&quot;/&gt;&lt;wsp:rsid wsp:val=&quot;00B85764&quot;/&gt;&lt;wsp:rsid wsp:val=&quot;00B85794&quot;/&gt;&lt;wsp:rsid wsp:val=&quot;00B866AD&quot;/&gt;&lt;wsp:rsid wsp:val=&quot;00B86D50&quot;/&gt;&lt;wsp:rsid wsp:val=&quot;00B86F5C&quot;/&gt;&lt;wsp:rsid wsp:val=&quot;00B913E3&quot;/&gt;&lt;wsp:rsid wsp:val=&quot;00B9308F&quot;/&gt;&lt;wsp:rsid wsp:val=&quot;00B934BC&quot;/&gt;&lt;wsp:rsid wsp:val=&quot;00B941ED&quot;/&gt;&lt;wsp:rsid wsp:val=&quot;00B945B6&quot;/&gt;&lt;wsp:rsid wsp:val=&quot;00B951FB&quot;/&gt;&lt;wsp:rsid wsp:val=&quot;00B9580A&quot;/&gt;&lt;wsp:rsid wsp:val=&quot;00B95E9E&quot;/&gt;&lt;wsp:rsid wsp:val=&quot;00B963D6&quot;/&gt;&lt;wsp:rsid wsp:val=&quot;00B965D2&quot;/&gt;&lt;wsp:rsid wsp:val=&quot;00B966F2&quot;/&gt;&lt;wsp:rsid wsp:val=&quot;00B97116&quot;/&gt;&lt;wsp:rsid wsp:val=&quot;00B97976&quot;/&gt;&lt;wsp:rsid wsp:val=&quot;00B9E4BF&quot;/&gt;&lt;wsp:rsid wsp:val=&quot;00BA0CE8&quot;/&gt;&lt;wsp:rsid wsp:val=&quot;00BA1427&quot;/&gt;&lt;wsp:rsid wsp:val=&quot;00BA15AE&quot;/&gt;&lt;wsp:rsid wsp:val=&quot;00BA1B0B&quot;/&gt;&lt;wsp:rsid wsp:val=&quot;00BA227B&quot;/&gt;&lt;wsp:rsid wsp:val=&quot;00BA2D2E&quot;/&gt;&lt;wsp:rsid wsp:val=&quot;00BA3056&quot;/&gt;&lt;wsp:rsid wsp:val=&quot;00BA3D1F&quot;/&gt;&lt;wsp:rsid wsp:val=&quot;00BA4216&quot;/&gt;&lt;wsp:rsid wsp:val=&quot;00BA42A3&quot;/&gt;&lt;wsp:rsid wsp:val=&quot;00BA4495&quot;/&gt;&lt;wsp:rsid wsp:val=&quot;00BA5E7F&quot;/&gt;&lt;wsp:rsid wsp:val=&quot;00BB2217&quot;/&gt;&lt;wsp:rsid wsp:val=&quot;00BB2557&quot;/&gt;&lt;wsp:rsid wsp:val=&quot;00BB4165&quot;/&gt;&lt;wsp:rsid wsp:val=&quot;00BB42EB&quot;/&gt;&lt;wsp:rsid wsp:val=&quot;00BB4503&quot;/&gt;&lt;wsp:rsid wsp:val=&quot;00BB4C32&quot;/&gt;&lt;wsp:rsid wsp:val=&quot;00BB5146&quot;/&gt;&lt;wsp:rsid wsp:val=&quot;00BB6ACB&quot;/&gt;&lt;wsp:rsid wsp:val=&quot;00BB6CB0&quot;/&gt;&lt;wsp:rsid wsp:val=&quot;00BB6D78&quot;/&gt;&lt;wsp:rsid wsp:val=&quot;00BB7988&quot;/&gt;&lt;wsp:rsid wsp:val=&quot;00BB7E59&quot;/&gt;&lt;wsp:rsid wsp:val=&quot;00BC1B49&quot;/&gt;&lt;wsp:rsid wsp:val=&quot;00BC253E&quot;/&gt;&lt;wsp:rsid wsp:val=&quot;00BC2889&quot;/&gt;&lt;wsp:rsid wsp:val=&quot;00BC3173&quot;/&gt;&lt;wsp:rsid wsp:val=&quot;00BC3443&quot;/&gt;&lt;wsp:rsid wsp:val=&quot;00BC41DB&quot;/&gt;&lt;wsp:rsid wsp:val=&quot;00BC5991&quot;/&gt;&lt;wsp:rsid wsp:val=&quot;00BC62F9&quot;/&gt;&lt;wsp:rsid wsp:val=&quot;00BC67BD&quot;/&gt;&lt;wsp:rsid wsp:val=&quot;00BC73A3&quot;/&gt;&lt;wsp:rsid wsp:val=&quot;00BC76CA&quot;/&gt;&lt;wsp:rsid wsp:val=&quot;00BC7BBB&quot;/&gt;&lt;wsp:rsid wsp:val=&quot;00BD054D&quot;/&gt;&lt;wsp:rsid wsp:val=&quot;00BD2766&quot;/&gt;&lt;wsp:rsid wsp:val=&quot;00BD3FEA&quot;/&gt;&lt;wsp:rsid wsp:val=&quot;00BD4417&quot;/&gt;&lt;wsp:rsid wsp:val=&quot;00BD49BE&quot;/&gt;&lt;wsp:rsid wsp:val=&quot;00BD539E&quot;/&gt;&lt;wsp:rsid wsp:val=&quot;00BD551F&quot;/&gt;&lt;wsp:rsid wsp:val=&quot;00BD6556&quot;/&gt;&lt;wsp:rsid wsp:val=&quot;00BD6613&quot;/&gt;&lt;wsp:rsid wsp:val=&quot;00BD66D4&quot;/&gt;&lt;wsp:rsid wsp:val=&quot;00BD67A5&quot;/&gt;&lt;wsp:rsid wsp:val=&quot;00BD6ED1&quot;/&gt;&lt;wsp:rsid wsp:val=&quot;00BE18BB&quot;/&gt;&lt;wsp:rsid wsp:val=&quot;00BE1A1D&quot;/&gt;&lt;wsp:rsid wsp:val=&quot;00BE2431&quot;/&gt;&lt;wsp:rsid wsp:val=&quot;00BE260E&quot;/&gt;&lt;wsp:rsid wsp:val=&quot;00BE3212&quot;/&gt;&lt;wsp:rsid wsp:val=&quot;00BE3D81&quot;/&gt;&lt;wsp:rsid wsp:val=&quot;00BE4364&quot;/&gt;&lt;wsp:rsid wsp:val=&quot;00BE452D&quot;/&gt;&lt;wsp:rsid wsp:val=&quot;00BE4A40&quot;/&gt;&lt;wsp:rsid wsp:val=&quot;00BE6A4D&quot;/&gt;&lt;wsp:rsid wsp:val=&quot;00BE7D9E&quot;/&gt;&lt;wsp:rsid wsp:val=&quot;00BF05BD&quot;/&gt;&lt;wsp:rsid wsp:val=&quot;00BF0C68&quot;/&gt;&lt;wsp:rsid wsp:val=&quot;00BF21E3&quot;/&gt;&lt;wsp:rsid wsp:val=&quot;00BF2490&quot;/&gt;&lt;wsp:rsid wsp:val=&quot;00BF2769&quot;/&gt;&lt;wsp:rsid wsp:val=&quot;00BF3227&quot;/&gt;&lt;wsp:rsid wsp:val=&quot;00BF4646&quot;/&gt;&lt;wsp:rsid wsp:val=&quot;00BF5728&quot;/&gt;&lt;wsp:rsid wsp:val=&quot;00BF5EAB&quot;/&gt;&lt;wsp:rsid wsp:val=&quot;00BF63BE&quot;/&gt;&lt;wsp:rsid wsp:val=&quot;00C00452&quot;/&gt;&lt;wsp:rsid wsp:val=&quot;00C031CA&quot;/&gt;&lt;wsp:rsid wsp:val=&quot;00C03C82&quot;/&gt;&lt;wsp:rsid wsp:val=&quot;00C04A2A&quot;/&gt;&lt;wsp:rsid wsp:val=&quot;00C05A4D&quot;/&gt;&lt;wsp:rsid wsp:val=&quot;00C05C70&quot;/&gt;&lt;wsp:rsid wsp:val=&quot;00C05CEB&quot;/&gt;&lt;wsp:rsid wsp:val=&quot;00C069E2&quot;/&gt;&lt;wsp:rsid wsp:val=&quot;00C06E7B&quot;/&gt;&lt;wsp:rsid wsp:val=&quot;00C0783F&quot;/&gt;&lt;wsp:rsid wsp:val=&quot;00C07B3A&quot;/&gt;&lt;wsp:rsid wsp:val=&quot;00C10A3F&quot;/&gt;&lt;wsp:rsid wsp:val=&quot;00C11148&quot;/&gt;&lt;wsp:rsid wsp:val=&quot;00C11FFF&quot;/&gt;&lt;wsp:rsid wsp:val=&quot;00C12CB9&quot;/&gt;&lt;wsp:rsid wsp:val=&quot;00C14EA7&quot;/&gt;&lt;wsp:rsid wsp:val=&quot;00C15327&quot;/&gt;&lt;wsp:rsid wsp:val=&quot;00C156C1&quot;/&gt;&lt;wsp:rsid wsp:val=&quot;00C163C7&quot;/&gt;&lt;wsp:rsid wsp:val=&quot;00C20652&quot;/&gt;&lt;wsp:rsid wsp:val=&quot;00C230E7&quot;/&gt;&lt;wsp:rsid wsp:val=&quot;00C234D4&quot;/&gt;&lt;wsp:rsid wsp:val=&quot;00C23626&quot;/&gt;&lt;wsp:rsid wsp:val=&quot;00C242AC&quot;/&gt;&lt;wsp:rsid wsp:val=&quot;00C2448A&quot;/&gt;&lt;wsp:rsid wsp:val=&quot;00C24631&quot;/&gt;&lt;wsp:rsid wsp:val=&quot;00C25F6B&quot;/&gt;&lt;wsp:rsid wsp:val=&quot;00C26D2A&quot;/&gt;&lt;wsp:rsid wsp:val=&quot;00C26F5D&quot;/&gt;&lt;wsp:rsid wsp:val=&quot;00C27245&quot;/&gt;&lt;wsp:rsid wsp:val=&quot;00C27C6B&quot;/&gt;&lt;wsp:rsid wsp:val=&quot;00C3034C&quot;/&gt;&lt;wsp:rsid wsp:val=&quot;00C3066E&quot;/&gt;&lt;wsp:rsid wsp:val=&quot;00C30714&quot;/&gt;&lt;wsp:rsid wsp:val=&quot;00C3135A&quot;/&gt;&lt;wsp:rsid wsp:val=&quot;00C339D7&quot;/&gt;&lt;wsp:rsid wsp:val=&quot;00C33B8B&quot;/&gt;&lt;wsp:rsid wsp:val=&quot;00C33E6E&quot;/&gt;&lt;wsp:rsid wsp:val=&quot;00C36C08&quot;/&gt;&lt;wsp:rsid wsp:val=&quot;00C3756F&quot;/&gt;&lt;wsp:rsid wsp:val=&quot;00C377C2&quot;/&gt;&lt;wsp:rsid wsp:val=&quot;00C40524&quot;/&gt;&lt;wsp:rsid wsp:val=&quot;00C4112E&quot;/&gt;&lt;wsp:rsid wsp:val=&quot;00C41744&quot;/&gt;&lt;wsp:rsid wsp:val=&quot;00C42F2E&quot;/&gt;&lt;wsp:rsid wsp:val=&quot;00C436F9&quot;/&gt;&lt;wsp:rsid wsp:val=&quot;00C43782&quot;/&gt;&lt;wsp:rsid wsp:val=&quot;00C4382E&quot;/&gt;&lt;wsp:rsid wsp:val=&quot;00C439BC&quot;/&gt;&lt;wsp:rsid wsp:val=&quot;00C44613&quot;/&gt;&lt;wsp:rsid wsp:val=&quot;00C4504E&quot;/&gt;&lt;wsp:rsid wsp:val=&quot;00C455CF&quot;/&gt;&lt;wsp:rsid wsp:val=&quot;00C45F7A&quot;/&gt;&lt;wsp:rsid wsp:val=&quot;00C50660&quot;/&gt;&lt;wsp:rsid wsp:val=&quot;00C51C01&quot;/&gt;&lt;wsp:rsid wsp:val=&quot;00C51E46&quot;/&gt;&lt;wsp:rsid wsp:val=&quot;00C52454&quot;/&gt;&lt;wsp:rsid wsp:val=&quot;00C52637&quot;/&gt;&lt;wsp:rsid wsp:val=&quot;00C52B84&quot;/&gt;&lt;wsp:rsid wsp:val=&quot;00C53601&quot;/&gt;&lt;wsp:rsid wsp:val=&quot;00C538C1&quot;/&gt;&lt;wsp:rsid wsp:val=&quot;00C53BA9&quot;/&gt;&lt;wsp:rsid wsp:val=&quot;00C541CF&quot;/&gt;&lt;wsp:rsid wsp:val=&quot;00C544B7&quot;/&gt;&lt;wsp:rsid wsp:val=&quot;00C5463E&quot;/&gt;&lt;wsp:rsid wsp:val=&quot;00C55417&quot;/&gt;&lt;wsp:rsid wsp:val=&quot;00C5678C&quot;/&gt;&lt;wsp:rsid wsp:val=&quot;00C56827&quot;/&gt;&lt;wsp:rsid wsp:val=&quot;00C60108&quot;/&gt;&lt;wsp:rsid wsp:val=&quot;00C610D6&quot;/&gt;&lt;wsp:rsid wsp:val=&quot;00C619B2&quot;/&gt;&lt;wsp:rsid wsp:val=&quot;00C62447&quot;/&gt;&lt;wsp:rsid wsp:val=&quot;00C636FE&quot;/&gt;&lt;wsp:rsid wsp:val=&quot;00C63CD4&quot;/&gt;&lt;wsp:rsid wsp:val=&quot;00C6418D&quot;/&gt;&lt;wsp:rsid wsp:val=&quot;00C649D9&quot;/&gt;&lt;wsp:rsid wsp:val=&quot;00C64BB6&quot;/&gt;&lt;wsp:rsid wsp:val=&quot;00C64CC3&quot;/&gt;&lt;wsp:rsid wsp:val=&quot;00C651BD&quot;/&gt;&lt;wsp:rsid wsp:val=&quot;00C66E07&quot;/&gt;&lt;wsp:rsid wsp:val=&quot;00C6775B&quot;/&gt;&lt;wsp:rsid wsp:val=&quot;00C67849&quot;/&gt;&lt;wsp:rsid wsp:val=&quot;00C6BE51&quot;/&gt;&lt;wsp:rsid wsp:val=&quot;00C70572&quot;/&gt;&lt;wsp:rsid wsp:val=&quot;00C70972&quot;/&gt;&lt;wsp:rsid wsp:val=&quot;00C71107&quot;/&gt;&lt;wsp:rsid wsp:val=&quot;00C71111&quot;/&gt;&lt;wsp:rsid wsp:val=&quot;00C72E3D&quot;/&gt;&lt;wsp:rsid wsp:val=&quot;00C7383E&quot;/&gt;&lt;wsp:rsid wsp:val=&quot;00C73F47&quot;/&gt;&lt;wsp:rsid wsp:val=&quot;00C743B5&quot;/&gt;&lt;wsp:rsid wsp:val=&quot;00C744B6&quot;/&gt;&lt;wsp:rsid wsp:val=&quot;00C74DED&quot;/&gt;&lt;wsp:rsid wsp:val=&quot;00C754F1&quot;/&gt;&lt;wsp:rsid wsp:val=&quot;00C75992&quot;/&gt;&lt;wsp:rsid wsp:val=&quot;00C76751&quot;/&gt;&lt;wsp:rsid wsp:val=&quot;00C7683D&quot;/&gt;&lt;wsp:rsid wsp:val=&quot;00C803D2&quot;/&gt;&lt;wsp:rsid wsp:val=&quot;00C806C8&quot;/&gt;&lt;wsp:rsid wsp:val=&quot;00C823E7&quot;/&gt;&lt;wsp:rsid wsp:val=&quot;00C8450F&quot;/&gt;&lt;wsp:rsid wsp:val=&quot;00C84A45&quot;/&gt;&lt;wsp:rsid wsp:val=&quot;00C85756&quot;/&gt;&lt;wsp:rsid wsp:val=&quot;00C858E9&quot;/&gt;&lt;wsp:rsid wsp:val=&quot;00C86B05&quot;/&gt;&lt;wsp:rsid wsp:val=&quot;00C8728E&quot;/&gt;&lt;wsp:rsid wsp:val=&quot;00C90B1A&quot;/&gt;&lt;wsp:rsid wsp:val=&quot;00C9147C&quot;/&gt;&lt;wsp:rsid wsp:val=&quot;00C923E8&quot;/&gt;&lt;wsp:rsid wsp:val=&quot;00C950FF&quot;/&gt;&lt;wsp:rsid wsp:val=&quot;00C962DC&quot;/&gt;&lt;wsp:rsid wsp:val=&quot;00C96328&quot;/&gt;&lt;wsp:rsid wsp:val=&quot;00C97621&quot;/&gt;&lt;wsp:rsid wsp:val=&quot;00CA029C&quot;/&gt;&lt;wsp:rsid wsp:val=&quot;00CA0421&quot;/&gt;&lt;wsp:rsid wsp:val=&quot;00CA1CDF&quot;/&gt;&lt;wsp:rsid wsp:val=&quot;00CA23C1&quot;/&gt;&lt;wsp:rsid wsp:val=&quot;00CA407A&quot;/&gt;&lt;wsp:rsid wsp:val=&quot;00CA4178&quot;/&gt;&lt;wsp:rsid wsp:val=&quot;00CA4B7B&quot;/&gt;&lt;wsp:rsid wsp:val=&quot;00CA5056&quot;/&gt;&lt;wsp:rsid wsp:val=&quot;00CA569C&quot;/&gt;&lt;wsp:rsid wsp:val=&quot;00CA7885&quot;/&gt;&lt;wsp:rsid wsp:val=&quot;00CA7C58&quot;/&gt;&lt;wsp:rsid wsp:val=&quot;00CB0A8C&quot;/&gt;&lt;wsp:rsid wsp:val=&quot;00CB1282&quot;/&gt;&lt;wsp:rsid wsp:val=&quot;00CB3748&quot;/&gt;&lt;wsp:rsid wsp:val=&quot;00CB3A7F&quot;/&gt;&lt;wsp:rsid wsp:val=&quot;00CB50CC&quot;/&gt;&lt;wsp:rsid wsp:val=&quot;00CB50DB&quot;/&gt;&lt;wsp:rsid wsp:val=&quot;00CB5706&quot;/&gt;&lt;wsp:rsid wsp:val=&quot;00CB5B5C&quot;/&gt;&lt;wsp:rsid wsp:val=&quot;00CB5F01&quot;/&gt;&lt;wsp:rsid wsp:val=&quot;00CB73E6&quot;/&gt;&lt;wsp:rsid wsp:val=&quot;00CC03E3&quot;/&gt;&lt;wsp:rsid wsp:val=&quot;00CC396C&quot;/&gt;&lt;wsp:rsid wsp:val=&quot;00CC3EF4&quot;/&gt;&lt;wsp:rsid wsp:val=&quot;00CC4B01&quot;/&gt;&lt;wsp:rsid wsp:val=&quot;00CC4D82&quot;/&gt;&lt;wsp:rsid wsp:val=&quot;00CC5974&quot;/&gt;&lt;wsp:rsid wsp:val=&quot;00CC5CB9&quot;/&gt;&lt;wsp:rsid wsp:val=&quot;00CC655F&quot;/&gt;&lt;wsp:rsid wsp:val=&quot;00CC6679&quot;/&gt;&lt;wsp:rsid wsp:val=&quot;00CC723E&quot;/&gt;&lt;wsp:rsid wsp:val=&quot;00CC7B6C&quot;/&gt;&lt;wsp:rsid wsp:val=&quot;00CD08F7&quot;/&gt;&lt;wsp:rsid wsp:val=&quot;00CD111F&quot;/&gt;&lt;wsp:rsid wsp:val=&quot;00CD1DFD&quot;/&gt;&lt;wsp:rsid wsp:val=&quot;00CD1EC4&quot;/&gt;&lt;wsp:rsid wsp:val=&quot;00CD215A&quot;/&gt;&lt;wsp:rsid wsp:val=&quot;00CD303B&quot;/&gt;&lt;wsp:rsid wsp:val=&quot;00CD3C78&quot;/&gt;&lt;wsp:rsid wsp:val=&quot;00CD51DB&quot;/&gt;&lt;wsp:rsid wsp:val=&quot;00CD5FD4&quot;/&gt;&lt;wsp:rsid wsp:val=&quot;00CD61E3&quot;/&gt;&lt;wsp:rsid wsp:val=&quot;00CD6589&quot;/&gt;&lt;wsp:rsid wsp:val=&quot;00CD698F&quot;/&gt;&lt;wsp:rsid wsp:val=&quot;00CE0084&quot;/&gt;&lt;wsp:rsid wsp:val=&quot;00CE0105&quot;/&gt;&lt;wsp:rsid wsp:val=&quot;00CE12DD&quot;/&gt;&lt;wsp:rsid wsp:val=&quot;00CE2CD5&quot;/&gt;&lt;wsp:rsid wsp:val=&quot;00CE2E38&quot;/&gt;&lt;wsp:rsid wsp:val=&quot;00CE3317&quot;/&gt;&lt;wsp:rsid wsp:val=&quot;00CE559B&quot;/&gt;&lt;wsp:rsid wsp:val=&quot;00CE6A2E&quot;/&gt;&lt;wsp:rsid wsp:val=&quot;00CE7FDA&quot;/&gt;&lt;wsp:rsid wsp:val=&quot;00CF0422&quot;/&gt;&lt;wsp:rsid wsp:val=&quot;00CF1B24&quot;/&gt;&lt;wsp:rsid wsp:val=&quot;00CF247C&quot;/&gt;&lt;wsp:rsid wsp:val=&quot;00CF2FE2&quot;/&gt;&lt;wsp:rsid wsp:val=&quot;00CF30D5&quot;/&gt;&lt;wsp:rsid wsp:val=&quot;00CF4100&quot;/&gt;&lt;wsp:rsid wsp:val=&quot;00CF731E&quot;/&gt;&lt;wsp:rsid wsp:val=&quot;00D0059D&quot;/&gt;&lt;wsp:rsid wsp:val=&quot;00D00D36&quot;/&gt;&lt;wsp:rsid wsp:val=&quot;00D011E6&quot;/&gt;&lt;wsp:rsid wsp:val=&quot;00D01292&quot;/&gt;&lt;wsp:rsid wsp:val=&quot;00D013AB&quot;/&gt;&lt;wsp:rsid wsp:val=&quot;00D02C4D&quot;/&gt;&lt;wsp:rsid wsp:val=&quot;00D038EB&quot;/&gt;&lt;wsp:rsid wsp:val=&quot;00D03ABA&quot;/&gt;&lt;wsp:rsid wsp:val=&quot;00D0456E&quot;/&gt;&lt;wsp:rsid wsp:val=&quot;00D0482B&quot;/&gt;&lt;wsp:rsid wsp:val=&quot;00D064AE&quot;/&gt;&lt;wsp:rsid wsp:val=&quot;00D06B1A&quot;/&gt;&lt;wsp:rsid wsp:val=&quot;00D07151&quot;/&gt;&lt;wsp:rsid wsp:val=&quot;00D1053D&quot;/&gt;&lt;wsp:rsid wsp:val=&quot;00D10D03&quot;/&gt;&lt;wsp:rsid wsp:val=&quot;00D110BD&quot;/&gt;&lt;wsp:rsid wsp:val=&quot;00D123E9&quot;/&gt;&lt;wsp:rsid wsp:val=&quot;00D127CF&quot;/&gt;&lt;wsp:rsid wsp:val=&quot;00D12DB7&quot;/&gt;&lt;wsp:rsid wsp:val=&quot;00D13A5D&quot;/&gt;&lt;wsp:rsid wsp:val=&quot;00D14013&quot;/&gt;&lt;wsp:rsid wsp:val=&quot;00D14191&quot;/&gt;&lt;wsp:rsid wsp:val=&quot;00D1484C&quot;/&gt;&lt;wsp:rsid wsp:val=&quot;00D15327&quot;/&gt;&lt;wsp:rsid wsp:val=&quot;00D15786&quot;/&gt;&lt;wsp:rsid wsp:val=&quot;00D16259&quot;/&gt;&lt;wsp:rsid wsp:val=&quot;00D1631F&quot;/&gt;&lt;wsp:rsid wsp:val=&quot;00D17573&quot;/&gt;&lt;wsp:rsid wsp:val=&quot;00D17957&quot;/&gt;&lt;wsp:rsid wsp:val=&quot;00D2030C&quot;/&gt;&lt;wsp:rsid wsp:val=&quot;00D20763&quot;/&gt;&lt;wsp:rsid wsp:val=&quot;00D20966&quot;/&gt;&lt;wsp:rsid wsp:val=&quot;00D20A45&quot;/&gt;&lt;wsp:rsid wsp:val=&quot;00D2167B&quot;/&gt;&lt;wsp:rsid wsp:val=&quot;00D2249B&quot;/&gt;&lt;wsp:rsid wsp:val=&quot;00D229F3&quot;/&gt;&lt;wsp:rsid wsp:val=&quot;00D2323A&quot;/&gt;&lt;wsp:rsid wsp:val=&quot;00D236B0&quot;/&gt;&lt;wsp:rsid wsp:val=&quot;00D236B7&quot;/&gt;&lt;wsp:rsid wsp:val=&quot;00D24BB9&quot;/&gt;&lt;wsp:rsid wsp:val=&quot;00D2617A&quot;/&gt;&lt;wsp:rsid wsp:val=&quot;00D267EF&quot;/&gt;&lt;wsp:rsid wsp:val=&quot;00D30041&quot;/&gt;&lt;wsp:rsid wsp:val=&quot;00D30077&quot;/&gt;&lt;wsp:rsid wsp:val=&quot;00D313D7&quot;/&gt;&lt;wsp:rsid wsp:val=&quot;00D31BD4&quot;/&gt;&lt;wsp:rsid wsp:val=&quot;00D3506E&quot;/&gt;&lt;wsp:rsid wsp:val=&quot;00D3553D&quot;/&gt;&lt;wsp:rsid wsp:val=&quot;00D35C88&quot;/&gt;&lt;wsp:rsid wsp:val=&quot;00D36E4F&quot;/&gt;&lt;wsp:rsid wsp:val=&quot;00D37327&quot;/&gt;&lt;wsp:rsid wsp:val=&quot;00D40C24&quot;/&gt;&lt;wsp:rsid wsp:val=&quot;00D42ABF&quot;/&gt;&lt;wsp:rsid wsp:val=&quot;00D43BA2&quot;/&gt;&lt;wsp:rsid wsp:val=&quot;00D447C4&quot;/&gt;&lt;wsp:rsid wsp:val=&quot;00D454BF&quot;/&gt;&lt;wsp:rsid wsp:val=&quot;00D45728&quot;/&gt;&lt;wsp:rsid wsp:val=&quot;00D46356&quot;/&gt;&lt;wsp:rsid wsp:val=&quot;00D4772E&quot;/&gt;&lt;wsp:rsid wsp:val=&quot;00D501C2&quot;/&gt;&lt;wsp:rsid wsp:val=&quot;00D52035&quot;/&gt;&lt;wsp:rsid wsp:val=&quot;00D522DE&quot;/&gt;&lt;wsp:rsid wsp:val=&quot;00D55766&quot;/&gt;&lt;wsp:rsid wsp:val=&quot;00D5588B&quot;/&gt;&lt;wsp:rsid wsp:val=&quot;00D55B7E&quot;/&gt;&lt;wsp:rsid wsp:val=&quot;00D56F68&quot;/&gt;&lt;wsp:rsid wsp:val=&quot;00D5712C&quot;/&gt;&lt;wsp:rsid wsp:val=&quot;00D60D4A&quot;/&gt;&lt;wsp:rsid wsp:val=&quot;00D611DF&quot;/&gt;&lt;wsp:rsid wsp:val=&quot;00D61315&quot;/&gt;&lt;wsp:rsid wsp:val=&quot;00D6256F&quot;/&gt;&lt;wsp:rsid wsp:val=&quot;00D62CD2&quot;/&gt;&lt;wsp:rsid wsp:val=&quot;00D63358&quot;/&gt;&lt;wsp:rsid wsp:val=&quot;00D638BD&quot;/&gt;&lt;wsp:rsid wsp:val=&quot;00D6445E&quot;/&gt;&lt;wsp:rsid wsp:val=&quot;00D649DE&quot;/&gt;&lt;wsp:rsid wsp:val=&quot;00D651A8&quot;/&gt;&lt;wsp:rsid wsp:val=&quot;00D655E5&quot;/&gt;&lt;wsp:rsid wsp:val=&quot;00D65D51&quot;/&gt;&lt;wsp:rsid wsp:val=&quot;00D676D5&quot;/&gt;&lt;wsp:rsid wsp:val=&quot;00D70B0B&quot;/&gt;&lt;wsp:rsid wsp:val=&quot;00D71386&quot;/&gt;&lt;wsp:rsid wsp:val=&quot;00D713D7&quot;/&gt;&lt;wsp:rsid wsp:val=&quot;00D71F67&quot;/&gt;&lt;wsp:rsid wsp:val=&quot;00D7261C&quot;/&gt;&lt;wsp:rsid wsp:val=&quot;00D72C03&quot;/&gt;&lt;wsp:rsid wsp:val=&quot;00D74554&quot;/&gt;&lt;wsp:rsid wsp:val=&quot;00D76035&quot;/&gt;&lt;wsp:rsid wsp:val=&quot;00D762B6&quot;/&gt;&lt;wsp:rsid wsp:val=&quot;00D77443&quot;/&gt;&lt;wsp:rsid wsp:val=&quot;00D77726&quot;/&gt;&lt;wsp:rsid wsp:val=&quot;00D77DDC&quot;/&gt;&lt;wsp:rsid wsp:val=&quot;00D77ED7&quot;/&gt;&lt;wsp:rsid wsp:val=&quot;00D8273D&quot;/&gt;&lt;wsp:rsid wsp:val=&quot;00D82D1C&quot;/&gt;&lt;wsp:rsid wsp:val=&quot;00D83199&quot;/&gt;&lt;wsp:rsid wsp:val=&quot;00D851FC&quot;/&gt;&lt;wsp:rsid wsp:val=&quot;00D85A51&quot;/&gt;&lt;wsp:rsid wsp:val=&quot;00D85D78&quot;/&gt;&lt;wsp:rsid wsp:val=&quot;00D90237&quot;/&gt;&lt;wsp:rsid wsp:val=&quot;00D90552&quot;/&gt;&lt;wsp:rsid wsp:val=&quot;00D906C3&quot;/&gt;&lt;wsp:rsid wsp:val=&quot;00D9073E&quot;/&gt;&lt;wsp:rsid wsp:val=&quot;00D9148A&quot;/&gt;&lt;wsp:rsid wsp:val=&quot;00D927E1&quot;/&gt;&lt;wsp:rsid wsp:val=&quot;00D93B47&quot;/&gt;&lt;wsp:rsid wsp:val=&quot;00D95C60&quot;/&gt;&lt;wsp:rsid wsp:val=&quot;00D964D4&quot;/&gt;&lt;wsp:rsid wsp:val=&quot;00D97F3E&quot;/&gt;&lt;wsp:rsid wsp:val=&quot;00DA0F6B&quot;/&gt;&lt;wsp:rsid wsp:val=&quot;00DA1F2A&quot;/&gt;&lt;wsp:rsid wsp:val=&quot;00DA3EE7&quot;/&gt;&lt;wsp:rsid wsp:val=&quot;00DA6027&quot;/&gt;&lt;wsp:rsid wsp:val=&quot;00DA6429&quot;/&gt;&lt;wsp:rsid wsp:val=&quot;00DA6C37&quot;/&gt;&lt;wsp:rsid wsp:val=&quot;00DA722C&quot;/&gt;&lt;wsp:rsid wsp:val=&quot;00DA7450&quot;/&gt;&lt;wsp:rsid wsp:val=&quot;00DA7D96&quot;/&gt;&lt;wsp:rsid wsp:val=&quot;00DB09A1&quot;/&gt;&lt;wsp:rsid wsp:val=&quot;00DB0AF0&quot;/&gt;&lt;wsp:rsid wsp:val=&quot;00DB2721&quot;/&gt;&lt;wsp:rsid wsp:val=&quot;00DB2946&quot;/&gt;&lt;wsp:rsid wsp:val=&quot;00DB2AD4&quot;/&gt;&lt;wsp:rsid wsp:val=&quot;00DB34D8&quot;/&gt;&lt;wsp:rsid wsp:val=&quot;00DB37D4&quot;/&gt;&lt;wsp:rsid wsp:val=&quot;00DB4D72&quot;/&gt;&lt;wsp:rsid wsp:val=&quot;00DB5D44&quot;/&gt;&lt;wsp:rsid wsp:val=&quot;00DB6D4F&quot;/&gt;&lt;wsp:rsid wsp:val=&quot;00DB71C1&quot;/&gt;&lt;wsp:rsid wsp:val=&quot;00DB727D&quot;/&gt;&lt;wsp:rsid wsp:val=&quot;00DB7E34&quot;/&gt;&lt;wsp:rsid wsp:val=&quot;00DC047B&quot;/&gt;&lt;wsp:rsid wsp:val=&quot;00DC0982&quot;/&gt;&lt;wsp:rsid wsp:val=&quot;00DC1CE3&quot;/&gt;&lt;wsp:rsid wsp:val=&quot;00DC2898&quot;/&gt;&lt;wsp:rsid wsp:val=&quot;00DC2996&quot;/&gt;&lt;wsp:rsid wsp:val=&quot;00DC338E&quot;/&gt;&lt;wsp:rsid wsp:val=&quot;00DC4C21&quot;/&gt;&lt;wsp:rsid wsp:val=&quot;00DC5526&quot;/&gt;&lt;wsp:rsid wsp:val=&quot;00DC5692&quot;/&gt;&lt;wsp:rsid wsp:val=&quot;00DC5E2D&quot;/&gt;&lt;wsp:rsid wsp:val=&quot;00DC6A30&quot;/&gt;&lt;wsp:rsid wsp:val=&quot;00DC7B6F&quot;/&gt;&lt;wsp:rsid wsp:val=&quot;00DC7C36&quot;/&gt;&lt;wsp:rsid wsp:val=&quot;00DD1D75&quot;/&gt;&lt;wsp:rsid wsp:val=&quot;00DD1E8A&quot;/&gt;&lt;wsp:rsid wsp:val=&quot;00DD468F&quot;/&gt;&lt;wsp:rsid wsp:val=&quot;00DD4CC8&quot;/&gt;&lt;wsp:rsid wsp:val=&quot;00DE04DA&quot;/&gt;&lt;wsp:rsid wsp:val=&quot;00DE1ED1&quot;/&gt;&lt;wsp:rsid wsp:val=&quot;00DE21E8&quot;/&gt;&lt;wsp:rsid wsp:val=&quot;00DE2EFE&quot;/&gt;&lt;wsp:rsid wsp:val=&quot;00DE3104&quot;/&gt;&lt;wsp:rsid wsp:val=&quot;00DE3FAF&quot;/&gt;&lt;wsp:rsid wsp:val=&quot;00DE40DE&quot;/&gt;&lt;wsp:rsid wsp:val=&quot;00DE5214&quot;/&gt;&lt;wsp:rsid wsp:val=&quot;00DE5F12&quot;/&gt;&lt;wsp:rsid wsp:val=&quot;00DE6EAF&quot;/&gt;&lt;wsp:rsid wsp:val=&quot;00DF057B&quot;/&gt;&lt;wsp:rsid wsp:val=&quot;00DF0AC8&quot;/&gt;&lt;wsp:rsid wsp:val=&quot;00DF0F90&quot;/&gt;&lt;wsp:rsid wsp:val=&quot;00DF2783&quot;/&gt;&lt;wsp:rsid wsp:val=&quot;00DF3299&quot;/&gt;&lt;wsp:rsid wsp:val=&quot;00DF3F9F&quot;/&gt;&lt;wsp:rsid wsp:val=&quot;00DF413A&quot;/&gt;&lt;wsp:rsid wsp:val=&quot;00DF4145&quot;/&gt;&lt;wsp:rsid wsp:val=&quot;00DF45BD&quot;/&gt;&lt;wsp:rsid wsp:val=&quot;00DF5963&quot;/&gt;&lt;wsp:rsid wsp:val=&quot;00DF6B2E&quot;/&gt;&lt;wsp:rsid wsp:val=&quot;00DF75A6&quot;/&gt;&lt;wsp:rsid wsp:val=&quot;00E02481&quot;/&gt;&lt;wsp:rsid wsp:val=&quot;00E02AAB&quot;/&gt;&lt;wsp:rsid wsp:val=&quot;00E02F5E&quot;/&gt;&lt;wsp:rsid wsp:val=&quot;00E02FED&quot;/&gt;&lt;wsp:rsid wsp:val=&quot;00E035B7&quot;/&gt;&lt;wsp:rsid wsp:val=&quot;00E044F4&quot;/&gt;&lt;wsp:rsid wsp:val=&quot;00E04B7D&quot;/&gt;&lt;wsp:rsid wsp:val=&quot;00E07D2F&quot;/&gt;&lt;wsp:rsid wsp:val=&quot;00E118E6&quot;/&gt;&lt;wsp:rsid wsp:val=&quot;00E12CAB&quot;/&gt;&lt;wsp:rsid wsp:val=&quot;00E159CC&quot;/&gt;&lt;wsp:rsid wsp:val=&quot;00E15E4C&quot;/&gt;&lt;wsp:rsid wsp:val=&quot;00E17870&quot;/&gt;&lt;wsp:rsid wsp:val=&quot;00E1F4A1&quot;/&gt;&lt;wsp:rsid wsp:val=&quot;00E22C0D&quot;/&gt;&lt;wsp:rsid wsp:val=&quot;00E25177&quot;/&gt;&lt;wsp:rsid wsp:val=&quot;00E27B46&quot;/&gt;&lt;wsp:rsid wsp:val=&quot;00E27EA3&quot;/&gt;&lt;wsp:rsid wsp:val=&quot;00E310F3&quot;/&gt;&lt;wsp:rsid wsp:val=&quot;00E31917&quot;/&gt;&lt;wsp:rsid wsp:val=&quot;00E3351E&quot;/&gt;&lt;wsp:rsid wsp:val=&quot;00E336FF&quot;/&gt;&lt;wsp:rsid wsp:val=&quot;00E33A68&quot;/&gt;&lt;wsp:rsid wsp:val=&quot;00E33F10&quot;/&gt;&lt;wsp:rsid wsp:val=&quot;00E3498A&quot;/&gt;&lt;wsp:rsid wsp:val=&quot;00E355D9&quot;/&gt;&lt;wsp:rsid wsp:val=&quot;00E360C8&quot;/&gt;&lt;wsp:rsid wsp:val=&quot;00E3641E&quot;/&gt;&lt;wsp:rsid wsp:val=&quot;00E37186&quot;/&gt;&lt;wsp:rsid wsp:val=&quot;00E3BF84&quot;/&gt;&lt;wsp:rsid wsp:val=&quot;00E40C73&quot;/&gt;&lt;wsp:rsid wsp:val=&quot;00E410BD&quot;/&gt;&lt;wsp:rsid wsp:val=&quot;00E41CC1&quot;/&gt;&lt;wsp:rsid wsp:val=&quot;00E42169&quot;/&gt;&lt;wsp:rsid wsp:val=&quot;00E43C46&quot;/&gt;&lt;wsp:rsid wsp:val=&quot;00E44595&quot;/&gt;&lt;wsp:rsid wsp:val=&quot;00E45CE2&quot;/&gt;&lt;wsp:rsid wsp:val=&quot;00E46316&quot;/&gt;&lt;wsp:rsid wsp:val=&quot;00E47A00&quot;/&gt;&lt;wsp:rsid wsp:val=&quot;00E47F5D&quot;/&gt;&lt;wsp:rsid wsp:val=&quot;00E5050A&quot;/&gt;&lt;wsp:rsid wsp:val=&quot;00E52427&quot;/&gt;&lt;wsp:rsid wsp:val=&quot;00E5348B&quot;/&gt;&lt;wsp:rsid wsp:val=&quot;00E537A1&quot;/&gt;&lt;wsp:rsid wsp:val=&quot;00E53F2A&quot;/&gt;&lt;wsp:rsid wsp:val=&quot;00E54C46&quot;/&gt;&lt;wsp:rsid wsp:val=&quot;00E5510B&quot;/&gt;&lt;wsp:rsid wsp:val=&quot;00E55119&quot;/&gt;&lt;wsp:rsid wsp:val=&quot;00E551EE&quot;/&gt;&lt;wsp:rsid wsp:val=&quot;00E552D1&quot;/&gt;&lt;wsp:rsid wsp:val=&quot;00E567BF&quot;/&gt;&lt;wsp:rsid wsp:val=&quot;00E56B4D&quot;/&gt;&lt;wsp:rsid wsp:val=&quot;00E573C4&quot;/&gt;&lt;wsp:rsid wsp:val=&quot;00E57E34&quot;/&gt;&lt;wsp:rsid wsp:val=&quot;00E60184&quot;/&gt;&lt;wsp:rsid wsp:val=&quot;00E60A52&quot;/&gt;&lt;wsp:rsid wsp:val=&quot;00E60D94&quot;/&gt;&lt;wsp:rsid wsp:val=&quot;00E617B0&quot;/&gt;&lt;wsp:rsid wsp:val=&quot;00E61A96&quot;/&gt;&lt;wsp:rsid wsp:val=&quot;00E61F5C&quot;/&gt;&lt;wsp:rsid wsp:val=&quot;00E62172&quot;/&gt;&lt;wsp:rsid wsp:val=&quot;00E624A9&quot;/&gt;&lt;wsp:rsid wsp:val=&quot;00E629FA&quot;/&gt;&lt;wsp:rsid wsp:val=&quot;00E64641&quot;/&gt;&lt;wsp:rsid wsp:val=&quot;00E66350&quot;/&gt;&lt;wsp:rsid wsp:val=&quot;00E675B1&quot;/&gt;&lt;wsp:rsid wsp:val=&quot;00E67627&quot;/&gt;&lt;wsp:rsid wsp:val=&quot;00E708E3&quot;/&gt;&lt;wsp:rsid wsp:val=&quot;00E70DA8&quot;/&gt;&lt;wsp:rsid wsp:val=&quot;00E719A1&quot;/&gt;&lt;wsp:rsid wsp:val=&quot;00E73799&quot;/&gt;&lt;wsp:rsid wsp:val=&quot;00E73813&quot;/&gt;&lt;wsp:rsid wsp:val=&quot;00E7399C&quot;/&gt;&lt;wsp:rsid wsp:val=&quot;00E73C86&quot;/&gt;&lt;wsp:rsid wsp:val=&quot;00E74E67&quot;/&gt;&lt;wsp:rsid wsp:val=&quot;00E74E68&quot;/&gt;&lt;wsp:rsid wsp:val=&quot;00E76911&quot;/&gt;&lt;wsp:rsid wsp:val=&quot;00E77157&quot;/&gt;&lt;wsp:rsid wsp:val=&quot;00E80EB7&quot;/&gt;&lt;wsp:rsid wsp:val=&quot;00E811DD&quot;/&gt;&lt;wsp:rsid wsp:val=&quot;00E81529&quot;/&gt;&lt;wsp:rsid wsp:val=&quot;00E84D39&quot;/&gt;&lt;wsp:rsid wsp:val=&quot;00E85539&quot;/&gt;&lt;wsp:rsid wsp:val=&quot;00E85C87&quot;/&gt;&lt;wsp:rsid wsp:val=&quot;00E85DB1&quot;/&gt;&lt;wsp:rsid wsp:val=&quot;00E87E7C&quot;/&gt;&lt;wsp:rsid wsp:val=&quot;00E904C7&quot;/&gt;&lt;wsp:rsid wsp:val=&quot;00E91A1F&quot;/&gt;&lt;wsp:rsid wsp:val=&quot;00E91E8C&quot;/&gt;&lt;wsp:rsid wsp:val=&quot;00E9270F&quot;/&gt;&lt;wsp:rsid wsp:val=&quot;00E92CDD&quot;/&gt;&lt;wsp:rsid wsp:val=&quot;00E93079&quot;/&gt;&lt;wsp:rsid wsp:val=&quot;00E9355D&quot;/&gt;&lt;wsp:rsid wsp:val=&quot;00E93958&quot;/&gt;&lt;wsp:rsid wsp:val=&quot;00E93A8F&quot;/&gt;&lt;wsp:rsid wsp:val=&quot;00E93F4C&quot;/&gt;&lt;wsp:rsid wsp:val=&quot;00E94D94&quot;/&gt;&lt;wsp:rsid wsp:val=&quot;00E94ED9&quot;/&gt;&lt;wsp:rsid wsp:val=&quot;00E95592&quot;/&gt;&lt;wsp:rsid wsp:val=&quot;00E955D6&quot;/&gt;&lt;wsp:rsid wsp:val=&quot;00E95990&quot;/&gt;&lt;wsp:rsid wsp:val=&quot;00E968C0&quot;/&gt;&lt;wsp:rsid wsp:val=&quot;00E96CD2&quot;/&gt;&lt;wsp:rsid wsp:val=&quot;00E96DD8&quot;/&gt;&lt;wsp:rsid wsp:val=&quot;00EA1E29&quot;/&gt;&lt;wsp:rsid wsp:val=&quot;00EA3610&quot;/&gt;&lt;wsp:rsid wsp:val=&quot;00EA396E&quot;/&gt;&lt;wsp:rsid wsp:val=&quot;00EA4ABD&quot;/&gt;&lt;wsp:rsid wsp:val=&quot;00EA4B8E&quot;/&gt;&lt;wsp:rsid wsp:val=&quot;00EA5405&quot;/&gt;&lt;wsp:rsid wsp:val=&quot;00EA60F5&quot;/&gt;&lt;wsp:rsid wsp:val=&quot;00EA7296&quot;/&gt;&lt;wsp:rsid wsp:val=&quot;00EB085A&quot;/&gt;&lt;wsp:rsid wsp:val=&quot;00EB1A32&quot;/&gt;&lt;wsp:rsid wsp:val=&quot;00EB25D2&quot;/&gt;&lt;wsp:rsid wsp:val=&quot;00EB33DE&quot;/&gt;&lt;wsp:rsid wsp:val=&quot;00EB3A33&quot;/&gt;&lt;wsp:rsid wsp:val=&quot;00EB4697&quot;/&gt;&lt;wsp:rsid wsp:val=&quot;00EB4FFC&quot;/&gt;&lt;wsp:rsid wsp:val=&quot;00EB607F&quot;/&gt;&lt;wsp:rsid wsp:val=&quot;00EC0EFF&quot;/&gt;&lt;wsp:rsid wsp:val=&quot;00EC3C72&quot;/&gt;&lt;wsp:rsid wsp:val=&quot;00EC5D7B&quot;/&gt;&lt;wsp:rsid wsp:val=&quot;00EC5FBC&quot;/&gt;&lt;wsp:rsid wsp:val=&quot;00EC6B70&quot;/&gt;&lt;wsp:rsid wsp:val=&quot;00ED00DA&quot;/&gt;&lt;wsp:rsid wsp:val=&quot;00ED2731&quot;/&gt;&lt;wsp:rsid wsp:val=&quot;00ED2C15&quot;/&gt;&lt;wsp:rsid wsp:val=&quot;00ED3647&quot;/&gt;&lt;wsp:rsid wsp:val=&quot;00ED3A07&quot;/&gt;&lt;wsp:rsid wsp:val=&quot;00ED459F&quot;/&gt;&lt;wsp:rsid wsp:val=&quot;00ED5E2D&quot;/&gt;&lt;wsp:rsid wsp:val=&quot;00ED6037&quot;/&gt;&lt;wsp:rsid wsp:val=&quot;00ED662E&quot;/&gt;&lt;wsp:rsid wsp:val=&quot;00ED76C9&quot;/&gt;&lt;wsp:rsid wsp:val=&quot;00EE4DB3&quot;/&gt;&lt;wsp:rsid wsp:val=&quot;00EE5280&quot;/&gt;&lt;wsp:rsid wsp:val=&quot;00EE5A45&quot;/&gt;&lt;wsp:rsid wsp:val=&quot;00EE6957&quot;/&gt;&lt;wsp:rsid wsp:val=&quot;00EE759A&quot;/&gt;&lt;wsp:rsid wsp:val=&quot;00EE7B2D&quot;/&gt;&lt;wsp:rsid wsp:val=&quot;00EF0028&quot;/&gt;&lt;wsp:rsid wsp:val=&quot;00EF0064&quot;/&gt;&lt;wsp:rsid wsp:val=&quot;00EF0B80&quot;/&gt;&lt;wsp:rsid wsp:val=&quot;00EF121E&quot;/&gt;&lt;wsp:rsid wsp:val=&quot;00EF13EF&quot;/&gt;&lt;wsp:rsid wsp:val=&quot;00EF19F6&quot;/&gt;&lt;wsp:rsid wsp:val=&quot;00EF2421&quot;/&gt;&lt;wsp:rsid wsp:val=&quot;00EF26FE&quot;/&gt;&lt;wsp:rsid wsp:val=&quot;00EF2C13&quot;/&gt;&lt;wsp:rsid wsp:val=&quot;00EF34CD&quot;/&gt;&lt;wsp:rsid wsp:val=&quot;00EF437C&quot;/&gt;&lt;wsp:rsid wsp:val=&quot;00EF4642&quot;/&gt;&lt;wsp:rsid wsp:val=&quot;00EF4747&quot;/&gt;&lt;wsp:rsid wsp:val=&quot;00EF6E22&quot;/&gt;&lt;wsp:rsid wsp:val=&quot;00EF7F01&quot;/&gt;&lt;wsp:rsid wsp:val=&quot;00EFF561&quot;/&gt;&lt;wsp:rsid wsp:val=&quot;00F0078D&quot;/&gt;&lt;wsp:rsid wsp:val=&quot;00F01877&quot;/&gt;&lt;wsp:rsid wsp:val=&quot;00F020A9&quot;/&gt;&lt;wsp:rsid wsp:val=&quot;00F033AC&quot;/&gt;&lt;wsp:rsid wsp:val=&quot;00F0532D&quot;/&gt;&lt;wsp:rsid wsp:val=&quot;00F05C05&quot;/&gt;&lt;wsp:rsid wsp:val=&quot;00F06377&quot;/&gt;&lt;wsp:rsid wsp:val=&quot;00F0665F&quot;/&gt;&lt;wsp:rsid wsp:val=&quot;00F076B3&quot;/&gt;&lt;wsp:rsid wsp:val=&quot;00F07846&quot;/&gt;&lt;wsp:rsid wsp:val=&quot;00F07A77&quot;/&gt;&lt;wsp:rsid wsp:val=&quot;00F07F7A&quot;/&gt;&lt;wsp:rsid wsp:val=&quot;00F10A68&quot;/&gt;&lt;wsp:rsid wsp:val=&quot;00F11018&quot;/&gt;&lt;wsp:rsid wsp:val=&quot;00F115A6&quot;/&gt;&lt;wsp:rsid wsp:val=&quot;00F11995&quot;/&gt;&lt;wsp:rsid wsp:val=&quot;00F119FB&quot;/&gt;&lt;wsp:rsid wsp:val=&quot;00F1262A&quot;/&gt;&lt;wsp:rsid wsp:val=&quot;00F12DDA&quot;/&gt;&lt;wsp:rsid wsp:val=&quot;00F147DE&quot;/&gt;&lt;wsp:rsid wsp:val=&quot;00F1561F&quot;/&gt;&lt;wsp:rsid wsp:val=&quot;00F15921&quot;/&gt;&lt;wsp:rsid wsp:val=&quot;00F15F56&quot;/&gt;&lt;wsp:rsid wsp:val=&quot;00F166F6&quot;/&gt;&lt;wsp:rsid wsp:val=&quot;00F20103&quot;/&gt;&lt;wsp:rsid wsp:val=&quot;00F20483&quot;/&gt;&lt;wsp:rsid wsp:val=&quot;00F208E0&quot;/&gt;&lt;wsp:rsid wsp:val=&quot;00F209FB&quot;/&gt;&lt;wsp:rsid wsp:val=&quot;00F21816&quot;/&gt;&lt;wsp:rsid wsp:val=&quot;00F223E4&quot;/&gt;&lt;wsp:rsid wsp:val=&quot;00F2461E&quot;/&gt;&lt;wsp:rsid wsp:val=&quot;00F24A10&quot;/&gt;&lt;wsp:rsid wsp:val=&quot;00F25EE8&quot;/&gt;&lt;wsp:rsid wsp:val=&quot;00F26DD0&quot;/&gt;&lt;wsp:rsid wsp:val=&quot;00F272B6&quot;/&gt;&lt;wsp:rsid wsp:val=&quot;00F27645&quot;/&gt;&lt;wsp:rsid wsp:val=&quot;00F302B1&quot;/&gt;&lt;wsp:rsid wsp:val=&quot;00F30AD2&quot;/&gt;&lt;wsp:rsid wsp:val=&quot;00F3108F&quot;/&gt;&lt;wsp:rsid wsp:val=&quot;00F31DF1&quot;/&gt;&lt;wsp:rsid wsp:val=&quot;00F33E42&quot;/&gt;&lt;wsp:rsid wsp:val=&quot;00F3513C&quot;/&gt;&lt;wsp:rsid wsp:val=&quot;00F35D56&quot;/&gt;&lt;wsp:rsid wsp:val=&quot;00F35FCA&quot;/&gt;&lt;wsp:rsid wsp:val=&quot;00F36790&quot;/&gt;&lt;wsp:rsid wsp:val=&quot;00F36797&quot;/&gt;&lt;wsp:rsid wsp:val=&quot;00F374A5&quot;/&gt;&lt;wsp:rsid wsp:val=&quot;00F4135D&quot;/&gt;&lt;wsp:rsid wsp:val=&quot;00F416E8&quot;/&gt;&lt;wsp:rsid wsp:val=&quot;00F42509&quot;/&gt;&lt;wsp:rsid wsp:val=&quot;00F42F17&quot;/&gt;&lt;wsp:rsid wsp:val=&quot;00F44E53&quot;/&gt;&lt;wsp:rsid wsp:val=&quot;00F45B5A&quot;/&gt;&lt;wsp:rsid wsp:val=&quot;00F47A73&quot;/&gt;&lt;wsp:rsid wsp:val=&quot;00F5216A&quot;/&gt;&lt;wsp:rsid wsp:val=&quot;00F52B14&quot;/&gt;&lt;wsp:rsid wsp:val=&quot;00F52F02&quot;/&gt;&lt;wsp:rsid wsp:val=&quot;00F53C0F&quot;/&gt;&lt;wsp:rsid wsp:val=&quot;00F53DA2&quot;/&gt;&lt;wsp:rsid wsp:val=&quot;00F54A20&quot;/&gt;&lt;wsp:rsid wsp:val=&quot;00F55BD4&quot;/&gt;&lt;wsp:rsid wsp:val=&quot;00F60717&quot;/&gt;&lt;wsp:rsid wsp:val=&quot;00F60B16&quot;/&gt;&lt;wsp:rsid wsp:val=&quot;00F61AAA&quot;/&gt;&lt;wsp:rsid wsp:val=&quot;00F61B02&quot;/&gt;&lt;wsp:rsid wsp:val=&quot;00F625C5&quot;/&gt;&lt;wsp:rsid wsp:val=&quot;00F62970&quot;/&gt;&lt;wsp:rsid wsp:val=&quot;00F63B48&quot;/&gt;&lt;wsp:rsid wsp:val=&quot;00F64298&quot;/&gt;&lt;wsp:rsid wsp:val=&quot;00F6479D&quot;/&gt;&lt;wsp:rsid wsp:val=&quot;00F6496E&quot;/&gt;&lt;wsp:rsid wsp:val=&quot;00F6551A&quot;/&gt;&lt;wsp:rsid wsp:val=&quot;00F65653&quot;/&gt;&lt;wsp:rsid wsp:val=&quot;00F662A9&quot;/&gt;&lt;wsp:rsid wsp:val=&quot;00F668F3&quot;/&gt;&lt;wsp:rsid wsp:val=&quot;00F66A83&quot;/&gt;&lt;wsp:rsid wsp:val=&quot;00F67390&quot;/&gt;&lt;wsp:rsid wsp:val=&quot;00F67913&quot;/&gt;&lt;wsp:rsid wsp:val=&quot;00F67E5C&quot;/&gt;&lt;wsp:rsid wsp:val=&quot;00F70833&quot;/&gt;&lt;wsp:rsid wsp:val=&quot;00F70997&quot;/&gt;&lt;wsp:rsid wsp:val=&quot;00F710B2&quot;/&gt;&lt;wsp:rsid wsp:val=&quot;00F73ED1&quot;/&gt;&lt;wsp:rsid wsp:val=&quot;00F74C07&quot;/&gt;&lt;wsp:rsid wsp:val=&quot;00F752DD&quot;/&gt;&lt;wsp:rsid wsp:val=&quot;00F759B0&quot;/&gt;&lt;wsp:rsid wsp:val=&quot;00F77435&quot;/&gt;&lt;wsp:rsid wsp:val=&quot;00F77472&quot;/&gt;&lt;wsp:rsid wsp:val=&quot;00F8039C&quot;/&gt;&lt;wsp:rsid wsp:val=&quot;00F80747&quot;/&gt;&lt;wsp:rsid wsp:val=&quot;00F80877&quot;/&gt;&lt;wsp:rsid wsp:val=&quot;00F80A05&quot;/&gt;&lt;wsp:rsid wsp:val=&quot;00F81C45&quot;/&gt;&lt;wsp:rsid wsp:val=&quot;00F82040&quot;/&gt;&lt;wsp:rsid wsp:val=&quot;00F82505&quot;/&gt;&lt;wsp:rsid wsp:val=&quot;00F8277C&quot;/&gt;&lt;wsp:rsid wsp:val=&quot;00F82C80&quot;/&gt;&lt;wsp:rsid wsp:val=&quot;00F82DDB&quot;/&gt;&lt;wsp:rsid wsp:val=&quot;00F8405C&quot;/&gt;&lt;wsp:rsid wsp:val=&quot;00F842CD&quot;/&gt;&lt;wsp:rsid wsp:val=&quot;00F85BB4&quot;/&gt;&lt;wsp:rsid wsp:val=&quot;00F8743D&quot;/&gt;&lt;wsp:rsid wsp:val=&quot;00F8790A&quot;/&gt;&lt;wsp:rsid wsp:val=&quot;00F90630&quot;/&gt;&lt;wsp:rsid wsp:val=&quot;00F90A3B&quot;/&gt;&lt;wsp:rsid wsp:val=&quot;00F91E66&quot;/&gt;&lt;wsp:rsid wsp:val=&quot;00F92ED8&quot;/&gt;&lt;wsp:rsid wsp:val=&quot;00F93014&quot;/&gt;&lt;wsp:rsid wsp:val=&quot;00F944C2&quot;/&gt;&lt;wsp:rsid wsp:val=&quot;00F94CAD&quot;/&gt;&lt;wsp:rsid wsp:val=&quot;00F951FF&quot;/&gt;&lt;wsp:rsid wsp:val=&quot;00F9579F&quot;/&gt;&lt;wsp:rsid wsp:val=&quot;00F95BAD&quot;/&gt;&lt;wsp:rsid wsp:val=&quot;00F9606B&quot;/&gt;&lt;wsp:rsid wsp:val=&quot;00F96CCD&quot;/&gt;&lt;wsp:rsid wsp:val=&quot;00F96FA3&quot;/&gt;&lt;wsp:rsid wsp:val=&quot;00F97FE8&quot;/&gt;&lt;wsp:rsid wsp:val=&quot;00FA01FC&quot;/&gt;&lt;wsp:rsid wsp:val=&quot;00FA0B06&quot;/&gt;&lt;wsp:rsid wsp:val=&quot;00FA0C0A&quot;/&gt;&lt;wsp:rsid wsp:val=&quot;00FA127F&quot;/&gt;&lt;wsp:rsid wsp:val=&quot;00FA146D&quot;/&gt;&lt;wsp:rsid wsp:val=&quot;00FA166C&quot;/&gt;&lt;wsp:rsid wsp:val=&quot;00FA2741&quot;/&gt;&lt;wsp:rsid wsp:val=&quot;00FA2A07&quot;/&gt;&lt;wsp:rsid wsp:val=&quot;00FA2D2B&quot;/&gt;&lt;wsp:rsid wsp:val=&quot;00FA2FC3&quot;/&gt;&lt;wsp:rsid wsp:val=&quot;00FA374E&quot;/&gt;&lt;wsp:rsid wsp:val=&quot;00FA3EB3&quot;/&gt;&lt;wsp:rsid wsp:val=&quot;00FA7250&quot;/&gt;&lt;wsp:rsid wsp:val=&quot;00FA7690&quot;/&gt;&lt;wsp:rsid wsp:val=&quot;00FB0565&quot;/&gt;&lt;wsp:rsid wsp:val=&quot;00FB0E81&quot;/&gt;&lt;wsp:rsid wsp:val=&quot;00FB21B1&quot;/&gt;&lt;wsp:rsid wsp:val=&quot;00FB243F&quot;/&gt;&lt;wsp:rsid wsp:val=&quot;00FB37DE&quot;/&gt;&lt;wsp:rsid wsp:val=&quot;00FB3DF2&quot;/&gt;&lt;wsp:rsid wsp:val=&quot;00FB4AD8&quot;/&gt;&lt;wsp:rsid wsp:val=&quot;00FB4D4B&quot;/&gt;&lt;wsp:rsid wsp:val=&quot;00FB66B6&quot;/&gt;&lt;wsp:rsid wsp:val=&quot;00FB701F&quot;/&gt;&lt;wsp:rsid wsp:val=&quot;00FC01E0&quot;/&gt;&lt;wsp:rsid wsp:val=&quot;00FC0C56&quot;/&gt;&lt;wsp:rsid wsp:val=&quot;00FC1070&quot;/&gt;&lt;wsp:rsid wsp:val=&quot;00FC1A54&quot;/&gt;&lt;wsp:rsid wsp:val=&quot;00FC1B63&quot;/&gt;&lt;wsp:rsid wsp:val=&quot;00FC1C0A&quot;/&gt;&lt;wsp:rsid wsp:val=&quot;00FC34BC&quot;/&gt;&lt;wsp:rsid wsp:val=&quot;00FC4BD5&quot;/&gt;&lt;wsp:rsid wsp:val=&quot;00FC5252&quot;/&gt;&lt;wsp:rsid wsp:val=&quot;00FC6003&quot;/&gt;&lt;wsp:rsid wsp:val=&quot;00FC687F&quot;/&gt;&lt;wsp:rsid wsp:val=&quot;00FC6A59&quot;/&gt;&lt;wsp:rsid wsp:val=&quot;00FC6EE4&quot;/&gt;&lt;wsp:rsid wsp:val=&quot;00FC754F&quot;/&gt;&lt;wsp:rsid wsp:val=&quot;00FC77CD&quot;/&gt;&lt;wsp:rsid wsp:val=&quot;00FC7EAB&quot;/&gt;&lt;wsp:rsid wsp:val=&quot;00FC9BC1&quot;/&gt;&lt;wsp:rsid wsp:val=&quot;00FD11EA&quot;/&gt;&lt;wsp:rsid wsp:val=&quot;00FD22EF&quot;/&gt;&lt;wsp:rsid wsp:val=&quot;00FD2C87&quot;/&gt;&lt;wsp:rsid wsp:val=&quot;00FD3A16&quot;/&gt;&lt;wsp:rsid wsp:val=&quot;00FD3A65&quot;/&gt;&lt;wsp:rsid wsp:val=&quot;00FD3D61&quot;/&gt;&lt;wsp:rsid wsp:val=&quot;00FD3E02&quot;/&gt;&lt;wsp:rsid wsp:val=&quot;00FD41F4&quot;/&gt;&lt;wsp:rsid wsp:val=&quot;00FD43A1&quot;/&gt;&lt;wsp:rsid wsp:val=&quot;00FD7128&quot;/&gt;&lt;wsp:rsid wsp:val=&quot;00FD71C6&quot;/&gt;&lt;wsp:rsid wsp:val=&quot;00FE0691&quot;/&gt;&lt;wsp:rsid wsp:val=&quot;00FE0DA4&quot;/&gt;&lt;wsp:rsid wsp:val=&quot;00FE1003&quot;/&gt;&lt;wsp:rsid wsp:val=&quot;00FE1048&quot;/&gt;&lt;wsp:rsid wsp:val=&quot;00FE25E9&quot;/&gt;&lt;wsp:rsid wsp:val=&quot;00FE26B7&quot;/&gt;&lt;wsp:rsid wsp:val=&quot;00FE2D23&quot;/&gt;&lt;wsp:rsid wsp:val=&quot;00FE4300&quot;/&gt;&lt;wsp:rsid wsp:val=&quot;00FF1895&quot;/&gt;&lt;wsp:rsid wsp:val=&quot;00FF2928&quot;/&gt;&lt;wsp:rsid wsp:val=&quot;00FF2D27&quot;/&gt;&lt;wsp:rsid wsp:val=&quot;00FF350E&quot;/&gt;&lt;wsp:rsid wsp:val=&quot;00FF537E&quot;/&gt;&lt;wsp:rsid wsp:val=&quot;00FF5469&quot;/&gt;&lt;wsp:rsid wsp:val=&quot;00FF5C2F&quot;/&gt;&lt;wsp:rsid wsp:val=&quot;010450B9&quot;/&gt;&lt;wsp:rsid wsp:val=&quot;0121F4B1&quot;/&gt;&lt;wsp:rsid wsp:val=&quot;0129B13E&quot;/&gt;&lt;wsp:rsid wsp:val=&quot;013069D8&quot;/&gt;&lt;wsp:rsid wsp:val=&quot;0130A030&quot;/&gt;&lt;wsp:rsid wsp:val=&quot;0149DD76&quot;/&gt;&lt;wsp:rsid wsp:val=&quot;014E73CF&quot;/&gt;&lt;wsp:rsid wsp:val=&quot;0151A258&quot;/&gt;&lt;wsp:rsid wsp:val=&quot;015751FD&quot;/&gt;&lt;wsp:rsid wsp:val=&quot;017206AB&quot;/&gt;&lt;wsp:rsid wsp:val=&quot;0173B414&quot;/&gt;&lt;wsp:rsid wsp:val=&quot;01A53B1C&quot;/&gt;&lt;wsp:rsid wsp:val=&quot;01B0B684&quot;/&gt;&lt;wsp:rsid wsp:val=&quot;01BE0DFA&quot;/&gt;&lt;wsp:rsid wsp:val=&quot;01C6BEC3&quot;/&gt;&lt;wsp:rsid wsp:val=&quot;01CDCDDA&quot;/&gt;&lt;wsp:rsid wsp:val=&quot;01CF05AC&quot;/&gt;&lt;wsp:rsid wsp:val=&quot;01D2D207&quot;/&gt;&lt;wsp:rsid wsp:val=&quot;01DD512C&quot;/&gt;&lt;wsp:rsid wsp:val=&quot;01DF1299&quot;/&gt;&lt;wsp:rsid wsp:val=&quot;01F10CE4&quot;/&gt;&lt;wsp:rsid wsp:val=&quot;01FFAB17&quot;/&gt;&lt;wsp:rsid wsp:val=&quot;020377C1&quot;/&gt;&lt;wsp:rsid wsp:val=&quot;0204A70A&quot;/&gt;&lt;wsp:rsid wsp:val=&quot;02288726&quot;/&gt;&lt;wsp:rsid wsp:val=&quot;0232D5C7&quot;/&gt;&lt;wsp:rsid wsp:val=&quot;023AEC42&quot;/&gt;&lt;wsp:rsid wsp:val=&quot;0250C8BD&quot;/&gt;&lt;wsp:rsid wsp:val=&quot;0269054A&quot;/&gt;&lt;wsp:rsid wsp:val=&quot;026C41D9&quot;/&gt;&lt;wsp:rsid wsp:val=&quot;026E7A1F&quot;/&gt;&lt;wsp:rsid wsp:val=&quot;026EB801&quot;/&gt;&lt;wsp:rsid wsp:val=&quot;0284574A&quot;/&gt;&lt;wsp:rsid wsp:val=&quot;028AD715&quot;/&gt;&lt;wsp:rsid wsp:val=&quot;0290CF77&quot;/&gt;&lt;wsp:rsid wsp:val=&quot;02C1E40D&quot;/&gt;&lt;wsp:rsid wsp:val=&quot;02C64415&quot;/&gt;&lt;wsp:rsid wsp:val=&quot;02CC7091&quot;/&gt;&lt;wsp:rsid wsp:val=&quot;02DAADA5&quot;/&gt;&lt;wsp:rsid wsp:val=&quot;02DB9ABE&quot;/&gt;&lt;wsp:rsid wsp:val=&quot;02E7B47A&quot;/&gt;&lt;wsp:rsid wsp:val=&quot;02F7AE3B&quot;/&gt;&lt;wsp:rsid wsp:val=&quot;02FD793E&quot;/&gt;&lt;wsp:rsid wsp:val=&quot;02FE0D7C&quot;/&gt;&lt;wsp:rsid wsp:val=&quot;030AF376&quot;/&gt;&lt;wsp:rsid wsp:val=&quot;030BB258&quot;/&gt;&lt;wsp:rsid wsp:val=&quot;03110D71&quot;/&gt;&lt;wsp:rsid wsp:val=&quot;031B9AE3&quot;/&gt;&lt;wsp:rsid wsp:val=&quot;03219A4F&quot;/&gt;&lt;wsp:rsid wsp:val=&quot;032E108F&quot;/&gt;&lt;wsp:rsid wsp:val=&quot;0333C313&quot;/&gt;&lt;wsp:rsid wsp:val=&quot;033B3CF2&quot;/&gt;&lt;wsp:rsid wsp:val=&quot;034679DA&quot;/&gt;&lt;wsp:rsid wsp:val=&quot;0348F9E3&quot;/&gt;&lt;wsp:rsid wsp:val=&quot;034A5D58&quot;/&gt;&lt;wsp:rsid wsp:val=&quot;034A92E2&quot;/&gt;&lt;wsp:rsid wsp:val=&quot;034D2B4E&quot;/&gt;&lt;wsp:rsid wsp:val=&quot;03540F36&quot;/&gt;&lt;wsp:rsid wsp:val=&quot;03813F84&quot;/&gt;&lt;wsp:rsid wsp:val=&quot;0382B765&quot;/&gt;&lt;wsp:rsid wsp:val=&quot;03864673&quot;/&gt;&lt;wsp:rsid wsp:val=&quot;038A2FB6&quot;/&gt;&lt;wsp:rsid wsp:val=&quot;038E88F9&quot;/&gt;&lt;wsp:rsid wsp:val=&quot;03A13BF0&quot;/&gt;&lt;wsp:rsid wsp:val=&quot;03AA09D5&quot;/&gt;&lt;wsp:rsid wsp:val=&quot;03B108A6&quot;/&gt;&lt;wsp:rsid wsp:val=&quot;03C36422&quot;/&gt;&lt;wsp:rsid wsp:val=&quot;040C6E0A&quot;/&gt;&lt;wsp:rsid wsp:val=&quot;040DF0F2&quot;/&gt;&lt;wsp:rsid wsp:val=&quot;0411DB7A&quot;/&gt;&lt;wsp:rsid wsp:val=&quot;0414F51C&quot;/&gt;&lt;wsp:rsid wsp:val=&quot;0415E905&quot;/&gt;&lt;wsp:rsid wsp:val=&quot;0422801A&quot;/&gt;&lt;wsp:rsid wsp:val=&quot;042301AC&quot;/&gt;&lt;wsp:rsid wsp:val=&quot;042977F3&quot;/&gt;&lt;wsp:rsid wsp:val=&quot;04300181&quot;/&gt;&lt;wsp:rsid wsp:val=&quot;043A16F6&quot;/&gt;&lt;wsp:rsid wsp:val=&quot;0440F1DA&quot;/&gt;&lt;wsp:rsid wsp:val=&quot;0445745A&quot;/&gt;&lt;wsp:rsid wsp:val=&quot;04470636&quot;/&gt;&lt;wsp:rsid wsp:val=&quot;04533308&quot;/&gt;&lt;wsp:rsid wsp:val=&quot;045706AF&quot;/&gt;&lt;wsp:rsid wsp:val=&quot;045EEE69&quot;/&gt;&lt;wsp:rsid wsp:val=&quot;046669CA&quot;/&gt;&lt;wsp:rsid wsp:val=&quot;04767A59&quot;/&gt;&lt;wsp:rsid wsp:val=&quot;047C5C0D&quot;/&gt;&lt;wsp:rsid wsp:val=&quot;048923BF&quot;/&gt;&lt;wsp:rsid wsp:val=&quot;04999548&quot;/&gt;&lt;wsp:rsid wsp:val=&quot;049A6C41&quot;/&gt;&lt;wsp:rsid wsp:val=&quot;049AE75C&quot;/&gt;&lt;wsp:rsid wsp:val=&quot;04B22FCE&quot;/&gt;&lt;wsp:rsid wsp:val=&quot;04C4BD78&quot;/&gt;&lt;wsp:rsid wsp:val=&quot;04C7D96A&quot;/&gt;&lt;wsp:rsid wsp:val=&quot;04CB058B&quot;/&gt;&lt;wsp:rsid wsp:val=&quot;04CF3098&quot;/&gt;&lt;wsp:rsid wsp:val=&quot;04E24A3B&quot;/&gt;&lt;wsp:rsid wsp:val=&quot;04E27679&quot;/&gt;&lt;wsp:rsid wsp:val=&quot;04E4F962&quot;/&gt;&lt;wsp:rsid wsp:val=&quot;04F0D409&quot;/&gt;&lt;wsp:rsid wsp:val=&quot;04F811BF&quot;/&gt;&lt;wsp:rsid wsp:val=&quot;04FF5F61&quot;/&gt;&lt;wsp:rsid wsp:val=&quot;0506F173&quot;/&gt;&lt;wsp:rsid wsp:val=&quot;0508993A&quot;/&gt;&lt;wsp:rsid wsp:val=&quot;0515FA07&quot;/&gt;&lt;wsp:rsid wsp:val=&quot;0519B562&quot;/&gt;&lt;wsp:rsid wsp:val=&quot;0531FCEC&quot;/&gt;&lt;wsp:rsid wsp:val=&quot;0532155F&quot;/&gt;&lt;wsp:rsid wsp:val=&quot;0532D398&quot;/&gt;&lt;wsp:rsid wsp:val=&quot;053AF140&quot;/&gt;&lt;wsp:rsid wsp:val=&quot;05594855&quot;/&gt;&lt;wsp:rsid wsp:val=&quot;05603446&quot;/&gt;&lt;wsp:rsid wsp:val=&quot;0578D6AC&quot;/&gt;&lt;wsp:rsid wsp:val=&quot;0593B074&quot;/&gt;&lt;wsp:rsid wsp:val=&quot;05954721&quot;/&gt;&lt;wsp:rsid wsp:val=&quot;05A0BB7D&quot;/&gt;&lt;wsp:rsid wsp:val=&quot;05B6EC67&quot;/&gt;&lt;wsp:rsid wsp:val=&quot;05BBBB1D&quot;/&gt;&lt;wsp:rsid wsp:val=&quot;05BFA8C1&quot;/&gt;&lt;wsp:rsid wsp:val=&quot;05DDE616&quot;/&gt;&lt;wsp:rsid wsp:val=&quot;05F4B49F&quot;/&gt;&lt;wsp:rsid wsp:val=&quot;060C7C48&quot;/&gt;&lt;wsp:rsid wsp:val=&quot;060D12B3&quot;/&gt;&lt;wsp:rsid wsp:val=&quot;06149287&quot;/&gt;&lt;wsp:rsid wsp:val=&quot;061E03B4&quot;/&gt;&lt;wsp:rsid wsp:val=&quot;06325F6A&quot;/&gt;&lt;wsp:rsid wsp:val=&quot;0637E0FD&quot;/&gt;&lt;wsp:rsid wsp:val=&quot;063B0C54&quot;/&gt;&lt;wsp:rsid wsp:val=&quot;066CF8C5&quot;/&gt;&lt;wsp:rsid wsp:val=&quot;066D9A34&quot;/&gt;&lt;wsp:rsid wsp:val=&quot;0674E067&quot;/&gt;&lt;wsp:rsid wsp:val=&quot;0683A95F&quot;/&gt;&lt;wsp:rsid wsp:val=&quot;06866140&quot;/&gt;&lt;wsp:rsid wsp:val=&quot;069D9677&quot;/&gt;&lt;wsp:rsid wsp:val=&quot;06AAA77A&quot;/&gt;&lt;wsp:rsid wsp:val=&quot;06BAD446&quot;/&gt;&lt;wsp:rsid wsp:val=&quot;06BCF16E&quot;/&gt;&lt;wsp:rsid wsp:val=&quot;06D3389C&quot;/&gt;&lt;wsp:rsid wsp:val=&quot;06E1D762&quot;/&gt;&lt;wsp:rsid wsp:val=&quot;06E46FA3&quot;/&gt;&lt;wsp:rsid wsp:val=&quot;06F1DB64&quot;/&gt;&lt;wsp:rsid wsp:val=&quot;06F92628&quot;/&gt;&lt;wsp:rsid wsp:val=&quot;06F94E72&quot;/&gt;&lt;wsp:rsid wsp:val=&quot;06FEA7C3&quot;/&gt;&lt;wsp:rsid wsp:val=&quot;0703982D&quot;/&gt;&lt;wsp:rsid wsp:val=&quot;070D4D86&quot;/&gt;&lt;wsp:rsid wsp:val=&quot;0717FCBA&quot;/&gt;&lt;wsp:rsid wsp:val=&quot;072ACFC2&quot;/&gt;&lt;wsp:rsid wsp:val=&quot;07363F2B&quot;/&gt;&lt;wsp:rsid wsp:val=&quot;0743BFFF&quot;/&gt;&lt;wsp:rsid wsp:val=&quot;0745E7DA&quot;/&gt;&lt;wsp:rsid wsp:val=&quot;074D5479&quot;/&gt;&lt;wsp:rsid wsp:val=&quot;075832D6&quot;/&gt;&lt;wsp:rsid wsp:val=&quot;075AA26E&quot;/&gt;&lt;wsp:rsid wsp:val=&quot;0766D372&quot;/&gt;&lt;wsp:rsid wsp:val=&quot;077A2BFF&quot;/&gt;&lt;wsp:rsid wsp:val=&quot;077A98C1&quot;/&gt;&lt;wsp:rsid wsp:val=&quot;077FDC19&quot;/&gt;&lt;wsp:rsid wsp:val=&quot;0784F861&quot;/&gt;&lt;wsp:rsid wsp:val=&quot;07890ADB&quot;/&gt;&lt;wsp:rsid wsp:val=&quot;079FE1B4&quot;/&gt;&lt;wsp:rsid wsp:val=&quot;07B65E54&quot;/&gt;&lt;wsp:rsid wsp:val=&quot;07CFC2E7&quot;/&gt;&lt;wsp:rsid wsp:val=&quot;07DA092C&quot;/&gt;&lt;wsp:rsid wsp:val=&quot;07DBD4E3&quot;/&gt;&lt;wsp:rsid wsp:val=&quot;07DC3A85&quot;/&gt;&lt;wsp:rsid wsp:val=&quot;07FF895A&quot;/&gt;&lt;wsp:rsid wsp:val=&quot;08008133&quot;/&gt;&lt;wsp:rsid wsp:val=&quot;0808B889&quot;/&gt;&lt;wsp:rsid wsp:val=&quot;080E5933&quot;/&gt;&lt;wsp:rsid wsp:val=&quot;080F3BC6&quot;/&gt;&lt;wsp:rsid wsp:val=&quot;081C9A24&quot;/&gt;&lt;wsp:rsid wsp:val=&quot;081F3386&quot;/&gt;&lt;wsp:rsid wsp:val=&quot;08223236&quot;/&gt;&lt;wsp:rsid wsp:val=&quot;08296A5B&quot;/&gt;&lt;wsp:rsid wsp:val=&quot;0845623A&quot;/&gt;&lt;wsp:rsid wsp:val=&quot;08467FBB&quot;/&gt;&lt;wsp:rsid wsp:val=&quot;084ADC1C&quot;/&gt;&lt;wsp:rsid wsp:val=&quot;0851BD15&quot;/&gt;&lt;wsp:rsid wsp:val=&quot;0853F072&quot;/&gt;&lt;wsp:rsid wsp:val=&quot;0854D757&quot;/&gt;&lt;wsp:rsid wsp:val=&quot;08607F0C&quot;/&gt;&lt;wsp:rsid wsp:val=&quot;086673B5&quot;/&gt;&lt;wsp:rsid wsp:val=&quot;0872E391&quot;/&gt;&lt;wsp:rsid wsp:val=&quot;0886B405&quot;/&gt;&lt;wsp:rsid wsp:val=&quot;08972F86&quot;/&gt;&lt;wsp:rsid wsp:val=&quot;08AEA4A6&quot;/&gt;&lt;wsp:rsid wsp:val=&quot;08AF6CC3&quot;/&gt;&lt;wsp:rsid wsp:val=&quot;08B24194&quot;/&gt;&lt;wsp:rsid wsp:val=&quot;08BB2A4B&quot;/&gt;&lt;wsp:rsid wsp:val=&quot;08BC6C8A&quot;/&gt;&lt;wsp:rsid wsp:val=&quot;08BF58DB&quot;/&gt;&lt;wsp:rsid wsp:val=&quot;08CBCF8D&quot;/&gt;&lt;wsp:rsid wsp:val=&quot;08D49EC5&quot;/&gt;&lt;wsp:rsid wsp:val=&quot;08FA2A55&quot;/&gt;&lt;wsp:rsid wsp:val=&quot;091052A4&quot;/&gt;&lt;wsp:rsid wsp:val=&quot;0911C0CA&quot;/&gt;&lt;wsp:rsid wsp:val=&quot;0926CD8F&quot;/&gt;&lt;wsp:rsid wsp:val=&quot;092AC66D&quot;/&gt;&lt;wsp:rsid wsp:val=&quot;092B5E25&quot;/&gt;&lt;wsp:rsid wsp:val=&quot;0945AD32&quot;/&gt;&lt;wsp:rsid wsp:val=&quot;094F6E1A&quot;/&gt;&lt;wsp:rsid wsp:val=&quot;0951D881&quot;/&gt;&lt;wsp:rsid wsp:val=&quot;0953CC14&quot;/&gt;&lt;wsp:rsid wsp:val=&quot;09711BD4&quot;/&gt;&lt;wsp:rsid wsp:val=&quot;09712228&quot;/&gt;&lt;wsp:rsid wsp:val=&quot;097B9DE6&quot;/&gt;&lt;wsp:rsid wsp:val=&quot;097EC881&quot;/&gt;&lt;wsp:rsid wsp:val=&quot;09858040&quot;/&gt;&lt;wsp:rsid wsp:val=&quot;099205D9&quot;/&gt;&lt;wsp:rsid wsp:val=&quot;099BAEE5&quot;/&gt;&lt;wsp:rsid wsp:val=&quot;09B1DF94&quot;/&gt;&lt;wsp:rsid wsp:val=&quot;09B94100&quot;/&gt;&lt;wsp:rsid wsp:val=&quot;09BAB864&quot;/&gt;&lt;wsp:rsid wsp:val=&quot;09BC73CD&quot;/&gt;&lt;wsp:rsid wsp:val=&quot;09C76CA4&quot;/&gt;&lt;wsp:rsid wsp:val=&quot;09C91FDF&quot;/&gt;&lt;wsp:rsid wsp:val=&quot;09C990AD&quot;/&gt;&lt;wsp:rsid wsp:val=&quot;09CAB5DA&quot;/&gt;&lt;wsp:rsid wsp:val=&quot;09D2F0DE&quot;/&gt;&lt;wsp:rsid wsp:val=&quot;09DA6296&quot;/&gt;&lt;wsp:rsid wsp:val=&quot;09DCB4FC&quot;/&gt;&lt;wsp:rsid wsp:val=&quot;09FB9ED5&quot;/&gt;&lt;wsp:rsid wsp:val=&quot;0A000233&quot;/&gt;&lt;wsp:rsid wsp:val=&quot;0A0FCEEB&quot;/&gt;&lt;wsp:rsid wsp:val=&quot;0A1E51EC&quot;/&gt;&lt;wsp:rsid wsp:val=&quot;0A217F3A&quot;/&gt;&lt;wsp:rsid wsp:val=&quot;0A234281&quot;/&gt;&lt;wsp:rsid wsp:val=&quot;0A24B78F&quot;/&gt;&lt;wsp:rsid wsp:val=&quot;0A2BC8D7&quot;/&gt;&lt;wsp:rsid wsp:val=&quot;0A2C732A&quot;/&gt;&lt;wsp:rsid wsp:val=&quot;0A2CF4FD&quot;/&gt;&lt;wsp:rsid wsp:val=&quot;0A33AAC1&quot;/&gt;&lt;wsp:rsid wsp:val=&quot;0A53AE70&quot;/&gt;&lt;wsp:rsid wsp:val=&quot;0A5722BF&quot;/&gt;&lt;wsp:rsid wsp:val=&quot;0A57CF80&quot;/&gt;&lt;wsp:rsid wsp:val=&quot;0A638ED1&quot;/&gt;&lt;wsp:rsid wsp:val=&quot;0A6692FF&quot;/&gt;&lt;wsp:rsid wsp:val=&quot;0A67EDFB&quot;/&gt;&lt;wsp:rsid wsp:val=&quot;0A74C12D&quot;/&gt;&lt;wsp:rsid wsp:val=&quot;0A770094&quot;/&gt;&lt;wsp:rsid wsp:val=&quot;0A956B67&quot;/&gt;&lt;wsp:rsid wsp:val=&quot;0A96762D&quot;/&gt;&lt;wsp:rsid wsp:val=&quot;0AA50202&quot;/&gt;&lt;wsp:rsid wsp:val=&quot;0AB82AE4&quot;/&gt;&lt;wsp:rsid wsp:val=&quot;0AB8C452&quot;/&gt;&lt;wsp:rsid wsp:val=&quot;0AC78424&quot;/&gt;&lt;wsp:rsid wsp:val=&quot;0AD06F1F&quot;/&gt;&lt;wsp:rsid wsp:val=&quot;0AD4C671&quot;/&gt;&lt;wsp:rsid wsp:val=&quot;0ADE9B2F&quot;/&gt;&lt;wsp:rsid wsp:val=&quot;0AEB0365&quot;/&gt;&lt;wsp:rsid wsp:val=&quot;0B04B9BF&quot;/&gt;&lt;wsp:rsid wsp:val=&quot;0B05F37F&quot;/&gt;&lt;wsp:rsid wsp:val=&quot;0B0C3D7B&quot;/&gt;&lt;wsp:rsid wsp:val=&quot;0B1C114A&quot;/&gt;&lt;wsp:rsid wsp:val=&quot;0B201A15&quot;/&gt;&lt;wsp:rsid wsp:val=&quot;0B211EB2&quot;/&gt;&lt;wsp:rsid wsp:val=&quot;0B238B16&quot;/&gt;&lt;wsp:rsid wsp:val=&quot;0B23F91B&quot;/&gt;&lt;wsp:rsid wsp:val=&quot;0B2907A6&quot;/&gt;&lt;wsp:rsid wsp:val=&quot;0B32D086&quot;/&gt;&lt;wsp:rsid wsp:val=&quot;0B44120B&quot;/&gt;&lt;wsp:rsid wsp:val=&quot;0B5BAF19&quot;/&gt;&lt;wsp:rsid wsp:val=&quot;0B715AD0&quot;/&gt;&lt;wsp:rsid wsp:val=&quot;0B720AB8&quot;/&gt;&lt;wsp:rsid wsp:val=&quot;0B7632F7&quot;/&gt;&lt;wsp:rsid wsp:val=&quot;0B8D3B30&quot;/&gt;&lt;wsp:rsid wsp:val=&quot;0BA000CE&quot;/&gt;&lt;wsp:rsid wsp:val=&quot;0BA2FABF&quot;/&gt;&lt;wsp:rsid wsp:val=&quot;0BAFD7E2&quot;/&gt;&lt;wsp:rsid wsp:val=&quot;0BD18863&quot;/&gt;&lt;wsp:rsid wsp:val=&quot;0BD4109F&quot;/&gt;&lt;wsp:rsid wsp:val=&quot;0BE314B9&quot;/&gt;&lt;wsp:rsid wsp:val=&quot;0BEB6048&quot;/&gt;&lt;wsp:rsid wsp:val=&quot;0BEC0D65&quot;/&gt;&lt;wsp:rsid wsp:val=&quot;0BF05876&quot;/&gt;&lt;wsp:rsid wsp:val=&quot;0C080E1E&quot;/&gt;&lt;wsp:rsid wsp:val=&quot;0C167B31&quot;/&gt;&lt;wsp:rsid wsp:val=&quot;0C2E1391&quot;/&gt;&lt;wsp:rsid wsp:val=&quot;0C305DB3&quot;/&gt;&lt;wsp:rsid wsp:val=&quot;0C481AC2&quot;/&gt;&lt;wsp:rsid wsp:val=&quot;0C5CFBD2&quot;/&gt;&lt;wsp:rsid wsp:val=&quot;0C7EA6A7&quot;/&gt;&lt;wsp:rsid wsp:val=&quot;0C8F7012&quot;/&gt;&lt;wsp:rsid wsp:val=&quot;0CA24B00&quot;/&gt;&lt;wsp:rsid wsp:val=&quot;0CA32A0C&quot;/&gt;&lt;wsp:rsid wsp:val=&quot;0CA6888A&quot;/&gt;&lt;wsp:rsid wsp:val=&quot;0CB96353&quot;/&gt;&lt;wsp:rsid wsp:val=&quot;0CD782CE&quot;/&gt;&lt;wsp:rsid wsp:val=&quot;0CE4E65F&quot;/&gt;&lt;wsp:rsid wsp:val=&quot;0CE6E592&quot;/&gt;&lt;wsp:rsid wsp:val=&quot;0CEAB12C&quot;/&gt;&lt;wsp:rsid wsp:val=&quot;0CEC3B21&quot;/&gt;&lt;wsp:rsid wsp:val=&quot;0CED5ABB&quot;/&gt;&lt;wsp:rsid wsp:val=&quot;0D008CC6&quot;/&gt;&lt;wsp:rsid wsp:val=&quot;0D0577CC&quot;/&gt;&lt;wsp:rsid wsp:val=&quot;0D1B86D9&quot;/&gt;&lt;wsp:rsid wsp:val=&quot;0D361F4A&quot;/&gt;&lt;wsp:rsid wsp:val=&quot;0D37BBF1&quot;/&gt;&lt;wsp:rsid wsp:val=&quot;0D4C2ADA&quot;/&gt;&lt;wsp:rsid wsp:val=&quot;0D4D94F0&quot;/&gt;&lt;wsp:rsid wsp:val=&quot;0D4F3728&quot;/&gt;&lt;wsp:rsid wsp:val=&quot;0D4F9C9F&quot;/&gt;&lt;wsp:rsid wsp:val=&quot;0D5263C5&quot;/&gt;&lt;wsp:rsid wsp:val=&quot;0D5BA78C&quot;/&gt;&lt;wsp:rsid wsp:val=&quot;0D642F05&quot;/&gt;&lt;wsp:rsid wsp:val=&quot;0D69FAA4&quot;/&gt;&lt;wsp:rsid wsp:val=&quot;0D897BF5&quot;/&gt;&lt;wsp:rsid wsp:val=&quot;0D8A4C48&quot;/&gt;&lt;wsp:rsid wsp:val=&quot;0D9950B2&quot;/&gt;&lt;wsp:rsid wsp:val=&quot;0DAA1A65&quot;/&gt;&lt;wsp:rsid wsp:val=&quot;0DAD4AF7&quot;/&gt;&lt;wsp:rsid wsp:val=&quot;0DB8C220&quot;/&gt;&lt;wsp:rsid wsp:val=&quot;0DC3E9CF&quot;/&gt;&lt;wsp:rsid wsp:val=&quot;0DC419A7&quot;/&gt;&lt;wsp:rsid wsp:val=&quot;0DCA9B2C&quot;/&gt;&lt;wsp:rsid wsp:val=&quot;0DCC83D7&quot;/&gt;&lt;wsp:rsid wsp:val=&quot;0DF1E57F&quot;/&gt;&lt;wsp:rsid wsp:val=&quot;0DF87171&quot;/&gt;&lt;wsp:rsid wsp:val=&quot;0DFB7B23&quot;/&gt;&lt;wsp:rsid wsp:val=&quot;0DFD1394&quot;/&gt;&lt;wsp:rsid wsp:val=&quot;0E032B1B&quot;/&gt;&lt;wsp:rsid wsp:val=&quot;0E078139&quot;/&gt;&lt;wsp:rsid wsp:val=&quot;0E0F9545&quot;/&gt;&lt;wsp:rsid wsp:val=&quot;0E10EEDB&quot;/&gt;&lt;wsp:rsid wsp:val=&quot;0E23A8D5&quot;/&gt;&lt;wsp:rsid wsp:val=&quot;0E2A1E68&quot;/&gt;&lt;wsp:rsid wsp:val=&quot;0E41EDAE&quot;/&gt;&lt;wsp:rsid wsp:val=&quot;0E432DEA&quot;/&gt;&lt;wsp:rsid wsp:val=&quot;0E50DBED&quot;/&gt;&lt;wsp:rsid wsp:val=&quot;0E593E46&quot;/&gt;&lt;wsp:rsid wsp:val=&quot;0E71EDC6&quot;/&gt;&lt;wsp:rsid wsp:val=&quot;0E7464C6&quot;/&gt;&lt;wsp:rsid wsp:val=&quot;0E7F86E0&quot;/&gt;&lt;wsp:rsid wsp:val=&quot;0E8A9501&quot;/&gt;&lt;wsp:rsid wsp:val=&quot;0E8C7B8C&quot;/&gt;&lt;wsp:rsid wsp:val=&quot;0EA4268D&quot;/&gt;&lt;wsp:rsid wsp:val=&quot;0EB9A84D&quot;/&gt;&lt;wsp:rsid wsp:val=&quot;0EBB374D&quot;/&gt;&lt;wsp:rsid wsp:val=&quot;0EC094DF&quot;/&gt;&lt;wsp:rsid wsp:val=&quot;0EC4EA40&quot;/&gt;&lt;wsp:rsid wsp:val=&quot;0ED3776E&quot;/&gt;&lt;wsp:rsid wsp:val=&quot;0ED67168&quot;/&gt;&lt;wsp:rsid wsp:val=&quot;0ED76942&quot;/&gt;&lt;wsp:rsid wsp:val=&quot;0EDF6981&quot;/&gt;&lt;wsp:rsid wsp:val=&quot;0EE2E5D5&quot;/&gt;&lt;wsp:rsid wsp:val=&quot;0EE51088&quot;/&gt;&lt;wsp:rsid wsp:val=&quot;0EE59FD4&quot;/&gt;&lt;wsp:rsid wsp:val=&quot;0EF8574A&quot;/&gt;&lt;wsp:rsid wsp:val=&quot;0EFA1DE5&quot;/&gt;&lt;wsp:rsid wsp:val=&quot;0F001519&quot;/&gt;&lt;wsp:rsid wsp:val=&quot;0F0330B7&quot;/&gt;&lt;wsp:rsid wsp:val=&quot;0F05AC7B&quot;/&gt;&lt;wsp:rsid wsp:val=&quot;0F12BF41&quot;/&gt;&lt;wsp:rsid wsp:val=&quot;0F20D484&quot;/&gt;&lt;wsp:rsid wsp:val=&quot;0F2F02BA&quot;/&gt;&lt;wsp:rsid wsp:val=&quot;0F41F312&quot;/&gt;&lt;wsp:rsid wsp:val=&quot;0F4F4780&quot;/&gt;&lt;wsp:rsid wsp:val=&quot;0F65DA7F&quot;/&gt;&lt;wsp:rsid wsp:val=&quot;0F75D7A7&quot;/&gt;&lt;wsp:rsid wsp:val=&quot;0F850F21&quot;/&gt;&lt;wsp:rsid wsp:val=&quot;0F865FFF&quot;/&gt;&lt;wsp:rsid wsp:val=&quot;0F92E011&quot;/&gt;&lt;wsp:rsid wsp:val=&quot;0F98E265&quot;/&gt;&lt;wsp:rsid wsp:val=&quot;0F99C4EF&quot;/&gt;&lt;wsp:rsid wsp:val=&quot;0FA704F0&quot;/&gt;&lt;wsp:rsid wsp:val=&quot;0FAA74D7&quot;/&gt;&lt;wsp:rsid wsp:val=&quot;0FB2C609&quot;/&gt;&lt;wsp:rsid wsp:val=&quot;0FCAA606&quot;/&gt;&lt;wsp:rsid wsp:val=&quot;0FD6681C&quot;/&gt;&lt;wsp:rsid wsp:val=&quot;0FD7B88C&quot;/&gt;&lt;wsp:rsid wsp:val=&quot;0FEBAD20&quot;/&gt;&lt;wsp:rsid wsp:val=&quot;0FED712E&quot;/&gt;&lt;wsp:rsid wsp:val=&quot;0FF08511&quot;/&gt;&lt;wsp:rsid wsp:val=&quot;0FF4BFFF&quot;/&gt;&lt;wsp:rsid wsp:val=&quot;0FFE94AE&quot;/&gt;&lt;wsp:rsid wsp:val=&quot;100340EB&quot;/&gt;&lt;wsp:rsid wsp:val=&quot;100C5C66&quot;/&gt;&lt;wsp:rsid wsp:val=&quot;10103527&quot;/&gt;&lt;wsp:rsid wsp:val=&quot;1027087C&quot;/&gt;&lt;wsp:rsid wsp:val=&quot;102CC4E9&quot;/&gt;&lt;wsp:rsid wsp:val=&quot;1031D56D&quot;/&gt;&lt;wsp:rsid wsp:val=&quot;1036BEF2&quot;/&gt;&lt;wsp:rsid wsp:val=&quot;105189C0&quot;/&gt;&lt;wsp:rsid wsp:val=&quot;105913C2&quot;/&gt;&lt;wsp:rsid wsp:val=&quot;107E4C26&quot;/&gt;&lt;wsp:rsid wsp:val=&quot;108E8EBC&quot;/&gt;&lt;wsp:rsid wsp:val=&quot;10918166&quot;/&gt;&lt;wsp:rsid wsp:val=&quot;109DF415&quot;/&gt;&lt;wsp:rsid wsp:val=&quot;10A2E088&quot;/&gt;&lt;wsp:rsid wsp:val=&quot;10AB1C83&quot;/&gt;&lt;wsp:rsid wsp:val=&quot;10B7F6A4&quot;/&gt;&lt;wsp:rsid wsp:val=&quot;10BABD56&quot;/&gt;&lt;wsp:rsid wsp:val=&quot;10C8D5E7&quot;/&gt;&lt;wsp:rsid wsp:val=&quot;10D77977&quot;/&gt;&lt;wsp:rsid wsp:val=&quot;10DDAD45&quot;/&gt;&lt;wsp:rsid wsp:val=&quot;10FBB693&quot;/&gt;&lt;wsp:rsid wsp:val=&quot;10FE75DA&quot;/&gt;&lt;wsp:rsid wsp:val=&quot;110184B4&quot;/&gt;&lt;wsp:rsid wsp:val=&quot;1101C47D&quot;/&gt;&lt;wsp:rsid wsp:val=&quot;1106784D&quot;/&gt;&lt;wsp:rsid wsp:val=&quot;1139006C&quot;/&gt;&lt;wsp:rsid wsp:val=&quot;114053B9&quot;/&gt;&lt;wsp:rsid wsp:val=&quot;114179ED&quot;/&gt;&lt;wsp:rsid wsp:val=&quot;1147A886&quot;/&gt;&lt;wsp:rsid wsp:val=&quot;114EBCDA&quot;/&gt;&lt;wsp:rsid wsp:val=&quot;1152CA51&quot;/&gt;&lt;wsp:rsid wsp:val=&quot;115AB760&quot;/&gt;&lt;wsp:rsid wsp:val=&quot;116A273F&quot;/&gt;&lt;wsp:rsid wsp:val=&quot;1170940D&quot;/&gt;&lt;wsp:rsid wsp:val=&quot;1179F9AD&quot;/&gt;&lt;wsp:rsid wsp:val=&quot;117AC36F&quot;/&gt;&lt;wsp:rsid wsp:val=&quot;1183740E&quot;/&gt;&lt;wsp:rsid wsp:val=&quot;119A650F&quot;/&gt;&lt;wsp:rsid wsp:val=&quot;119C77B1&quot;/&gt;&lt;wsp:rsid wsp:val=&quot;11A21AFC&quot;/&gt;&lt;wsp:rsid wsp:val=&quot;11A8475A&quot;/&gt;&lt;wsp:rsid wsp:val=&quot;11AC0588&quot;/&gt;&lt;wsp:rsid wsp:val=&quot;11AF94B1&quot;/&gt;&lt;wsp:rsid wsp:val=&quot;11B37A4A&quot;/&gt;&lt;wsp:rsid wsp:val=&quot;11BC9A5F&quot;/&gt;&lt;wsp:rsid wsp:val=&quot;11C4EB91&quot;/&gt;&lt;wsp:rsid wsp:val=&quot;11D43F8C&quot;/&gt;&lt;wsp:rsid wsp:val=&quot;11D7A47D&quot;/&gt;&lt;wsp:rsid wsp:val=&quot;11DC1F4A&quot;/&gt;&lt;wsp:rsid wsp:val=&quot;11E89B8E&quot;/&gt;&lt;wsp:rsid wsp:val=&quot;11EA55A1&quot;/&gt;&lt;wsp:rsid wsp:val=&quot;11F00AF0&quot;/&gt;&lt;wsp:rsid wsp:val=&quot;120AE29B&quot;/&gt;&lt;wsp:rsid wsp:val=&quot;120FDAC8&quot;/&gt;&lt;wsp:rsid wsp:val=&quot;12138A5A&quot;/&gt;&lt;wsp:rsid wsp:val=&quot;12159432&quot;/&gt;&lt;wsp:rsid wsp:val=&quot;121B47F8&quot;/&gt;&lt;wsp:rsid wsp:val=&quot;121D27C4&quot;/&gt;&lt;wsp:rsid wsp:val=&quot;12264D1E&quot;/&gt;&lt;wsp:rsid wsp:val=&quot;122963D1&quot;/&gt;&lt;wsp:rsid wsp:val=&quot;123ECD95&quot;/&gt;&lt;wsp:rsid wsp:val=&quot;1242DD65&quot;/&gt;&lt;wsp:rsid wsp:val=&quot;1245EE8E&quot;/&gt;&lt;wsp:rsid wsp:val=&quot;1263412C&quot;/&gt;&lt;wsp:rsid wsp:val=&quot;12658F8B&quot;/&gt;&lt;wsp:rsid wsp:val=&quot;1270D22A&quot;/&gt;&lt;wsp:rsid wsp:val=&quot;127634F8&quot;/&gt;&lt;wsp:rsid wsp:val=&quot;1285B25E&quot;/&gt;&lt;wsp:rsid wsp:val=&quot;1294BF17&quot;/&gt;&lt;wsp:rsid wsp:val=&quot;12B075E0&quot;/&gt;&lt;wsp:rsid wsp:val=&quot;12B1CCEC&quot;/&gt;&lt;wsp:rsid wsp:val=&quot;12B3225B&quot;/&gt;&lt;wsp:rsid wsp:val=&quot;12DD1E1E&quot;/&gt;&lt;wsp:rsid wsp:val=&quot;12E78003&quot;/&gt;&lt;wsp:rsid wsp:val=&quot;1305F41A&quot;/&gt;&lt;wsp:rsid wsp:val=&quot;132A01FF&quot;/&gt;&lt;wsp:rsid wsp:val=&quot;13353F66&quot;/&gt;&lt;wsp:rsid wsp:val=&quot;1338DED7&quot;/&gt;&lt;wsp:rsid wsp:val=&quot;133DF3A7&quot;/&gt;&lt;wsp:rsid wsp:val=&quot;136AA973&quot;/&gt;&lt;wsp:rsid wsp:val=&quot;1370D161&quot;/&gt;&lt;wsp:rsid wsp:val=&quot;1377EFAB&quot;/&gt;&lt;wsp:rsid wsp:val=&quot;137AE06E&quot;/&gt;&lt;wsp:rsid wsp:val=&quot;13C144D1&quot;/&gt;&lt;wsp:rsid wsp:val=&quot;13C1CE03&quot;/&gt;&lt;wsp:rsid wsp:val=&quot;13CFBFA0&quot;/&gt;&lt;wsp:rsid wsp:val=&quot;13D35570&quot;/&gt;&lt;wsp:rsid wsp:val=&quot;13E88430&quot;/&gt;&lt;wsp:rsid wsp:val=&quot;13F19272&quot;/&gt;&lt;wsp:rsid wsp:val=&quot;13F96E80&quot;/&gt;&lt;wsp:rsid wsp:val=&quot;13F971DA&quot;/&gt;&lt;wsp:rsid wsp:val=&quot;14044506&quot;/&gt;&lt;wsp:rsid wsp:val=&quot;140959C8&quot;/&gt;&lt;wsp:rsid wsp:val=&quot;140A1284&quot;/&gt;&lt;wsp:rsid wsp:val=&quot;140A2432&quot;/&gt;&lt;wsp:rsid wsp:val=&quot;1412AF24&quot;/&gt;&lt;wsp:rsid wsp:val=&quot;14141F17&quot;/&gt;&lt;wsp:rsid wsp:val=&quot;1418AE5E&quot;/&gt;&lt;wsp:rsid wsp:val=&quot;141BE150&quot;/&gt;&lt;wsp:rsid wsp:val=&quot;141C8891&quot;/&gt;&lt;wsp:rsid wsp:val=&quot;14232550&quot;/&gt;&lt;wsp:rsid wsp:val=&quot;1427450D&quot;/&gt;&lt;wsp:rsid wsp:val=&quot;142B8BD5&quot;/&gt;&lt;wsp:rsid wsp:val=&quot;14308F78&quot;/&gt;&lt;wsp:rsid wsp:val=&quot;1439C442&quot;/&gt;&lt;wsp:rsid wsp:val=&quot;143CE616&quot;/&gt;&lt;wsp:rsid wsp:val=&quot;146825EB&quot;/&gt;&lt;wsp:rsid wsp:val=&quot;146D5DCB&quot;/&gt;&lt;wsp:rsid wsp:val=&quot;1482C941&quot;/&gt;&lt;wsp:rsid wsp:val=&quot;148405FE&quot;/&gt;&lt;wsp:rsid wsp:val=&quot;148DCF42&quot;/&gt;&lt;wsp:rsid wsp:val=&quot;149216DC&quot;/&gt;&lt;wsp:rsid wsp:val=&quot;149A71F3&quot;/&gt;&lt;wsp:rsid wsp:val=&quot;149C5544&quot;/&gt;&lt;wsp:rsid wsp:val=&quot;149ED12B&quot;/&gt;&lt;wsp:rsid wsp:val=&quot;14A32BFF&quot;/&gt;&lt;wsp:rsid wsp:val=&quot;14A3613C&quot;/&gt;&lt;wsp:rsid wsp:val=&quot;14A7BC4E&quot;/&gt;&lt;wsp:rsid wsp:val=&quot;14A9D93F&quot;/&gt;&lt;wsp:rsid wsp:val=&quot;14AECBE7&quot;/&gt;&lt;wsp:rsid wsp:val=&quot;14C14D19&quot;/&gt;&lt;wsp:rsid wsp:val=&quot;14D6392B&quot;/&gt;&lt;wsp:rsid wsp:val=&quot;14D717D6&quot;/&gt;&lt;wsp:rsid wsp:val=&quot;14E35A59&quot;/&gt;&lt;wsp:rsid wsp:val=&quot;150338C6&quot;/&gt;&lt;wsp:rsid wsp:val=&quot;150AA2F2&quot;/&gt;&lt;wsp:rsid wsp:val=&quot;150DA6A5&quot;/&gt;&lt;wsp:rsid wsp:val=&quot;1510B88A&quot;/&gt;&lt;wsp:rsid wsp:val=&quot;15122C75&quot;/&gt;&lt;wsp:rsid wsp:val=&quot;151FA016&quot;/&gt;&lt;wsp:rsid wsp:val=&quot;1524C061&quot;/&gt;&lt;wsp:rsid wsp:val=&quot;1553A6BD&quot;/&gt;&lt;wsp:rsid wsp:val=&quot;1554F43F&quot;/&gt;&lt;wsp:rsid wsp:val=&quot;1566AB7D&quot;/&gt;&lt;wsp:rsid wsp:val=&quot;15715B3D&quot;/&gt;&lt;wsp:rsid wsp:val=&quot;15780A55&quot;/&gt;&lt;wsp:rsid wsp:val=&quot;157DD876&quot;/&gt;&lt;wsp:rsid wsp:val=&quot;15925CB9&quot;/&gt;&lt;wsp:rsid wsp:val=&quot;15937C72&quot;/&gt;&lt;wsp:rsid wsp:val=&quot;1595AB20&quot;/&gt;&lt;wsp:rsid wsp:val=&quot;1596D54C&quot;/&gt;&lt;wsp:rsid wsp:val=&quot;1597BAFC&quot;/&gt;&lt;wsp:rsid wsp:val=&quot;159926A5&quot;/&gt;&lt;wsp:rsid wsp:val=&quot;15A02818&quot;/&gt;&lt;wsp:rsid wsp:val=&quot;15AD0AB3&quot;/&gt;&lt;wsp:rsid wsp:val=&quot;15B769DA&quot;/&gt;&lt;wsp:rsid wsp:val=&quot;15BBB3F8&quot;/&gt;&lt;wsp:rsid wsp:val=&quot;15ED2E69&quot;/&gt;&lt;wsp:rsid wsp:val=&quot;15EF4F7C&quot;/&gt;&lt;wsp:rsid wsp:val=&quot;160F15A2&quot;/&gt;&lt;wsp:rsid wsp:val=&quot;160FE214&quot;/&gt;&lt;wsp:rsid wsp:val=&quot;1613787F&quot;/&gt;&lt;wsp:rsid wsp:val=&quot;16288B42&quot;/&gt;&lt;wsp:rsid wsp:val=&quot;16429F88&quot;/&gt;&lt;wsp:rsid wsp:val=&quot;1646ABFD&quot;/&gt;&lt;wsp:rsid wsp:val=&quot;16551867&quot;/&gt;&lt;wsp:rsid wsp:val=&quot;167803A0&quot;/&gt;&lt;wsp:rsid wsp:val=&quot;16788FF5&quot;/&gt;&lt;wsp:rsid wsp:val=&quot;167A273C&quot;/&gt;&lt;wsp:rsid wsp:val=&quot;168003F1&quot;/&gt;&lt;wsp:rsid wsp:val=&quot;16847971&quot;/&gt;&lt;wsp:rsid wsp:val=&quot;168E9537&quot;/&gt;&lt;wsp:rsid wsp:val=&quot;16952BE3&quot;/&gt;&lt;wsp:rsid wsp:val=&quot;16987555&quot;/&gt;&lt;wsp:rsid wsp:val=&quot;169E1000&quot;/&gt;&lt;wsp:rsid wsp:val=&quot;16A25596&quot;/&gt;&lt;wsp:rsid wsp:val=&quot;16A4ECFF&quot;/&gt;&lt;wsp:rsid wsp:val=&quot;16A75313&quot;/&gt;&lt;wsp:rsid wsp:val=&quot;16B8E59E&quot;/&gt;&lt;wsp:rsid wsp:val=&quot;16BAAE82&quot;/&gt;&lt;wsp:rsid wsp:val=&quot;16C6E4E3&quot;/&gt;&lt;wsp:rsid wsp:val=&quot;16CD3B63&quot;/&gt;&lt;wsp:rsid wsp:val=&quot;16D6A3E3&quot;/&gt;&lt;wsp:rsid wsp:val=&quot;16E0C9C8&quot;/&gt;&lt;wsp:rsid wsp:val=&quot;16E9E3EE&quot;/&gt;&lt;wsp:rsid wsp:val=&quot;16EF69D6&quot;/&gt;&lt;wsp:rsid wsp:val=&quot;170830EC&quot;/&gt;&lt;wsp:rsid wsp:val=&quot;170A83F6&quot;/&gt;&lt;wsp:rsid wsp:val=&quot;170B1B6E&quot;/&gt;&lt;wsp:rsid wsp:val=&quot;170D1CB2&quot;/&gt;&lt;wsp:rsid wsp:val=&quot;171CF474&quot;/&gt;&lt;wsp:rsid wsp:val=&quot;171D9367&quot;/&gt;&lt;wsp:rsid wsp:val=&quot;17286718&quot;/&gt;&lt;wsp:rsid wsp:val=&quot;172DFEA7&quot;/&gt;&lt;wsp:rsid wsp:val=&quot;172ECE1D&quot;/&gt;&lt;wsp:rsid wsp:val=&quot;172FB384&quot;/&gt;&lt;wsp:rsid wsp:val=&quot;1746F65A&quot;/&gt;&lt;wsp:rsid wsp:val=&quot;174D6CD3&quot;/&gt;&lt;wsp:rsid wsp:val=&quot;175918CE&quot;/&gt;&lt;wsp:rsid wsp:val=&quot;175AC612&quot;/&gt;&lt;wsp:rsid wsp:val=&quot;1777E4E0&quot;/&gt;&lt;wsp:rsid wsp:val=&quot;1781A7F3&quot;/&gt;&lt;wsp:rsid wsp:val=&quot;1792AE69&quot;/&gt;&lt;wsp:rsid wsp:val=&quot;179F538A&quot;/&gt;&lt;wsp:rsid wsp:val=&quot;17B0FA64&quot;/&gt;&lt;wsp:rsid wsp:val=&quot;17B3839E&quot;/&gt;&lt;wsp:rsid wsp:val=&quot;17BAFBBD&quot;/&gt;&lt;wsp:rsid wsp:val=&quot;17C13C85&quot;/&gt;&lt;wsp:rsid wsp:val=&quot;17CF8FE1&quot;/&gt;&lt;wsp:rsid wsp:val=&quot;17E827D2&quot;/&gt;&lt;wsp:rsid wsp:val=&quot;17E986DE&quot;/&gt;&lt;wsp:rsid wsp:val=&quot;17ED46DD&quot;/&gt;&lt;wsp:rsid wsp:val=&quot;180701DD&quot;/&gt;&lt;wsp:rsid wsp:val=&quot;180CE3A9&quot;/&gt;&lt;wsp:rsid wsp:val=&quot;1818FE18&quot;/&gt;&lt;wsp:rsid wsp:val=&quot;181963BB&quot;/&gt;&lt;wsp:rsid wsp:val=&quot;181DDEF5&quot;/&gt;&lt;wsp:rsid wsp:val=&quot;1824414E&quot;/&gt;&lt;wsp:rsid wsp:val=&quot;18289478&quot;/&gt;&lt;wsp:rsid wsp:val=&quot;182F6098&quot;/&gt;&lt;wsp:rsid wsp:val=&quot;18324510&quot;/&gt;&lt;wsp:rsid wsp:val=&quot;1842B62E&quot;/&gt;&lt;wsp:rsid wsp:val=&quot;184BD3AA&quot;/&gt;&lt;wsp:rsid wsp:val=&quot;184F15F3&quot;/&gt;&lt;wsp:rsid wsp:val=&quot;18564904&quot;/&gt;&lt;wsp:rsid wsp:val=&quot;1858993A&quot;/&gt;&lt;wsp:rsid wsp:val=&quot;1859FB7D&quot;/&gt;&lt;wsp:rsid wsp:val=&quot;185F1802&quot;/&gt;&lt;wsp:rsid wsp:val=&quot;18621993&quot;/&gt;&lt;wsp:rsid wsp:val=&quot;18712897&quot;/&gt;&lt;wsp:rsid wsp:val=&quot;1891138C&quot;/&gt;&lt;wsp:rsid wsp:val=&quot;18AF2654&quot;/&gt;&lt;wsp:rsid wsp:val=&quot;18B6F7B6&quot;/&gt;&lt;wsp:rsid wsp:val=&quot;18BF7815&quot;/&gt;&lt;wsp:rsid wsp:val=&quot;18C20B00&quot;/&gt;&lt;wsp:rsid wsp:val=&quot;18C92BDE&quot;/&gt;&lt;wsp:rsid wsp:val=&quot;18CD40A9&quot;/&gt;&lt;wsp:rsid wsp:val=&quot;18D1D0D6&quot;/&gt;&lt;wsp:rsid wsp:val=&quot;18DCFE24&quot;/&gt;&lt;wsp:rsid wsp:val=&quot;18EB1065&quot;/&gt;&lt;wsp:rsid wsp:val=&quot;18F14ACD&quot;/&gt;&lt;wsp:rsid wsp:val=&quot;18F82567&quot;/&gt;&lt;wsp:rsid wsp:val=&quot;18FEED7D&quot;/&gt;&lt;wsp:rsid wsp:val=&quot;190E4DBD&quot;/&gt;&lt;wsp:rsid wsp:val=&quot;19121487&quot;/&gt;&lt;wsp:rsid wsp:val=&quot;191827DA&quot;/&gt;&lt;wsp:rsid wsp:val=&quot;1918FD29&quot;/&gt;&lt;wsp:rsid wsp:val=&quot;19224A80&quot;/&gt;&lt;wsp:rsid wsp:val=&quot;1932214C&quot;/&gt;&lt;wsp:rsid wsp:val=&quot;194164D6&quot;/&gt;&lt;wsp:rsid wsp:val=&quot;194C5FA2&quot;/&gt;&lt;wsp:rsid wsp:val=&quot;194E8AB1&quot;/&gt;&lt;wsp:rsid wsp:val=&quot;194F53FF&quot;/&gt;&lt;wsp:rsid wsp:val=&quot;1958D450&quot;/&gt;&lt;wsp:rsid wsp:val=&quot;197E01EF&quot;/&gt;&lt;wsp:rsid wsp:val=&quot;198A3D39&quot;/&gt;&lt;wsp:rsid wsp:val=&quot;19A12DAC&quot;/&gt;&lt;wsp:rsid wsp:val=&quot;19A8B40A&quot;/&gt;&lt;wsp:rsid wsp:val=&quot;19AB3C7C&quot;/&gt;&lt;wsp:rsid wsp:val=&quot;19AE3B9D&quot;/&gt;&lt;wsp:rsid wsp:val=&quot;19C98617&quot;/&gt;&lt;wsp:rsid wsp:val=&quot;19DED358&quot;/&gt;&lt;wsp:rsid wsp:val=&quot;19EAE617&quot;/&gt;&lt;wsp:rsid wsp:val=&quot;1A08582C&quot;/&gt;&lt;wsp:rsid wsp:val=&quot;1A097072&quot;/&gt;&lt;wsp:rsid wsp:val=&quot;1A2A6000&quot;/&gt;&lt;wsp:rsid wsp:val=&quot;1A2BF7BB&quot;/&gt;&lt;wsp:rsid wsp:val=&quot;1A2F039A&quot;/&gt;&lt;wsp:rsid wsp:val=&quot;1A327F89&quot;/&gt;&lt;wsp:rsid wsp:val=&quot;1A3C0B2F&quot;/&gt;&lt;wsp:rsid wsp:val=&quot;1A413172&quot;/&gt;&lt;wsp:rsid wsp:val=&quot;1A41802B&quot;/&gt;&lt;wsp:rsid wsp:val=&quot;1A52E500&quot;/&gt;&lt;wsp:rsid wsp:val=&quot;1A59FE12&quot;/&gt;&lt;wsp:rsid wsp:val=&quot;1A5C8CB7&quot;/&gt;&lt;wsp:rsid wsp:val=&quot;1A64FC3F&quot;/&gt;&lt;wsp:rsid wsp:val=&quot;1A6518E5&quot;/&gt;&lt;wsp:rsid wsp:val=&quot;1A7FE0C3&quot;/&gt;&lt;wsp:rsid wsp:val=&quot;1A81F0A8&quot;/&gt;&lt;wsp:rsid wsp:val=&quot;1A8BF382&quot;/&gt;&lt;wsp:rsid wsp:val=&quot;1A9B3CD6&quot;/&gt;&lt;wsp:rsid wsp:val=&quot;1A9BE4AD&quot;/&gt;&lt;wsp:rsid wsp:val=&quot;1AB012F1&quot;/&gt;&lt;wsp:rsid wsp:val=&quot;1ABABE27&quot;/&gt;&lt;wsp:rsid wsp:val=&quot;1AC4B604&quot;/&gt;&lt;wsp:rsid wsp:val=&quot;1AC4C0F5&quot;/&gt;&lt;wsp:rsid wsp:val=&quot;1AC519C8&quot;/&gt;&lt;wsp:rsid wsp:val=&quot;1AC6813A&quot;/&gt;&lt;wsp:rsid wsp:val=&quot;1AC91513&quot;/&gt;&lt;wsp:rsid wsp:val=&quot;1AD9BB49&quot;/&gt;&lt;wsp:rsid wsp:val=&quot;1ADCDBBE&quot;/&gt;&lt;wsp:rsid wsp:val=&quot;1AE107DD&quot;/&gt;&lt;wsp:rsid wsp:val=&quot;1AEC447F&quot;/&gt;&lt;wsp:rsid wsp:val=&quot;1AF3908A&quot;/&gt;&lt;wsp:rsid wsp:val=&quot;1AFAB8B0&quot;/&gt;&lt;wsp:rsid wsp:val=&quot;1AFB8718&quot;/&gt;&lt;wsp:rsid wsp:val=&quot;1B055D59&quot;/&gt;&lt;wsp:rsid wsp:val=&quot;1B2C4594&quot;/&gt;&lt;wsp:rsid wsp:val=&quot;1B470CDD&quot;/&gt;&lt;wsp:rsid wsp:val=&quot;1B4B0CF6&quot;/&gt;&lt;wsp:rsid wsp:val=&quot;1B4C0118&quot;/&gt;&lt;wsp:rsid wsp:val=&quot;1B546CDD&quot;/&gt;&lt;wsp:rsid wsp:val=&quot;1B70050C&quot;/&gt;&lt;wsp:rsid wsp:val=&quot;1B830190&quot;/&gt;&lt;wsp:rsid wsp:val=&quot;1B84C7DF&quot;/&gt;&lt;wsp:rsid wsp:val=&quot;1B877582&quot;/&gt;&lt;wsp:rsid wsp:val=&quot;1B944447&quot;/&gt;&lt;wsp:rsid wsp:val=&quot;1BA0D097&quot;/&gt;&lt;wsp:rsid wsp:val=&quot;1BAA7732&quot;/&gt;&lt;wsp:rsid wsp:val=&quot;1BAAA4C0&quot;/&gt;&lt;wsp:rsid wsp:val=&quot;1BB2C896&quot;/&gt;&lt;wsp:rsid wsp:val=&quot;1BC9ACEC&quot;/&gt;&lt;wsp:rsid wsp:val=&quot;1BCC62B4&quot;/&gt;&lt;wsp:rsid wsp:val=&quot;1BD4A68A&quot;/&gt;&lt;wsp:rsid wsp:val=&quot;1BE37A27&quot;/&gt;&lt;wsp:rsid wsp:val=&quot;1BE6D6AE&quot;/&gt;&lt;wsp:rsid wsp:val=&quot;1BE9C993&quot;/&gt;&lt;wsp:rsid wsp:val=&quot;1C015C91&quot;/&gt;&lt;wsp:rsid wsp:val=&quot;1C1C001E&quot;/&gt;&lt;wsp:rsid wsp:val=&quot;1C1E8157&quot;/&gt;&lt;wsp:rsid wsp:val=&quot;1C1F28A7&quot;/&gt;&lt;wsp:rsid wsp:val=&quot;1C414D7D&quot;/&gt;&lt;wsp:rsid wsp:val=&quot;1C430C71&quot;/&gt;&lt;wsp:rsid wsp:val=&quot;1C64713A&quot;/&gt;&lt;wsp:rsid wsp:val=&quot;1C6CB88D&quot;/&gt;&lt;wsp:rsid wsp:val=&quot;1C6D0316&quot;/&gt;&lt;wsp:rsid wsp:val=&quot;1C735A3F&quot;/&gt;&lt;wsp:rsid wsp:val=&quot;1C840064&quot;/&gt;&lt;wsp:rsid wsp:val=&quot;1C9594DA&quot;/&gt;&lt;wsp:rsid wsp:val=&quot;1C95AEED&quot;/&gt;&lt;wsp:rsid wsp:val=&quot;1C975779&quot;/&gt;&lt;wsp:rsid wsp:val=&quot;1C9F47CD&quot;/&gt;&lt;wsp:rsid wsp:val=&quot;1CB4D8B1&quot;/&gt;&lt;wsp:rsid wsp:val=&quot;1CE5F263&quot;/&gt;&lt;wsp:rsid wsp:val=&quot;1CF90615&quot;/&gt;&lt;wsp:rsid wsp:val=&quot;1CFBC247&quot;/&gt;&lt;wsp:rsid wsp:val=&quot;1D0BC280&quot;/&gt;&lt;wsp:rsid wsp:val=&quot;1D0E2FF3&quot;/&gt;&lt;wsp:rsid wsp:val=&quot;1D16E46B&quot;/&gt;&lt;wsp:rsid wsp:val=&quot;1D216C14&quot;/&gt;&lt;wsp:rsid wsp:val=&quot;1D300CC8&quot;/&gt;&lt;wsp:rsid wsp:val=&quot;1D32B5F0&quot;/&gt;&lt;wsp:rsid wsp:val=&quot;1D3A028A&quot;/&gt;&lt;wsp:rsid wsp:val=&quot;1D4A3C78&quot;/&gt;&lt;wsp:rsid wsp:val=&quot;1D50DCEC&quot;/&gt;&lt;wsp:rsid wsp:val=&quot;1D5DBB11&quot;/&gt;&lt;wsp:rsid wsp:val=&quot;1D5EAE2E&quot;/&gt;&lt;wsp:rsid wsp:val=&quot;1D6B29F0&quot;/&gt;&lt;wsp:rsid wsp:val=&quot;1D70F8BE&quot;/&gt;&lt;wsp:rsid wsp:val=&quot;1D7174C4&quot;/&gt;&lt;wsp:rsid wsp:val=&quot;1D8754F8&quot;/&gt;&lt;wsp:rsid wsp:val=&quot;1D9C9D01&quot;/&gt;&lt;wsp:rsid wsp:val=&quot;1DA541F9&quot;/&gt;&lt;wsp:rsid wsp:val=&quot;1DB0DA96&quot;/&gt;&lt;wsp:rsid wsp:val=&quot;1DC227C6&quot;/&gt;&lt;wsp:rsid wsp:val=&quot;1DD74D4E&quot;/&gt;&lt;wsp:rsid wsp:val=&quot;1DDDA60F&quot;/&gt;&lt;wsp:rsid wsp:val=&quot;1DE00327&quot;/&gt;&lt;wsp:rsid wsp:val=&quot;1DE0AF27&quot;/&gt;&lt;wsp:rsid wsp:val=&quot;1DECACE9&quot;/&gt;&lt;wsp:rsid wsp:val=&quot;1E11C701&quot;/&gt;&lt;wsp:rsid wsp:val=&quot;1E23A6E5&quot;/&gt;&lt;wsp:rsid wsp:val=&quot;1E281B35&quot;/&gt;&lt;wsp:rsid wsp:val=&quot;1E3489A8&quot;/&gt;&lt;wsp:rsid wsp:val=&quot;1E3D6F1D&quot;/&gt;&lt;wsp:rsid wsp:val=&quot;1E645FF3&quot;/&gt;&lt;wsp:rsid wsp:val=&quot;1E67EC37&quot;/&gt;&lt;wsp:rsid wsp:val=&quot;1E6B9EB7&quot;/&gt;&lt;wsp:rsid wsp:val=&quot;1E6E3ACA&quot;/&gt;&lt;wsp:rsid wsp:val=&quot;1E7276B3&quot;/&gt;&lt;wsp:rsid wsp:val=&quot;1E7F4AA8&quot;/&gt;&lt;wsp:rsid wsp:val=&quot;1E8995FA&quot;/&gt;&lt;wsp:rsid wsp:val=&quot;1E8F102E&quot;/&gt;&lt;wsp:rsid wsp:val=&quot;1EA5324D&quot;/&gt;&lt;wsp:rsid wsp:val=&quot;1EA77C0A&quot;/&gt;&lt;wsp:rsid wsp:val=&quot;1EAAE261&quot;/&gt;&lt;wsp:rsid wsp:val=&quot;1EB1E7E4&quot;/&gt;&lt;wsp:rsid wsp:val=&quot;1EB2651F&quot;/&gt;&lt;wsp:rsid wsp:val=&quot;1EBCEEE5&quot;/&gt;&lt;wsp:rsid wsp:val=&quot;1EBD3CA0&quot;/&gt;&lt;wsp:rsid wsp:val=&quot;1EC3C239&quot;/&gt;&lt;wsp:rsid wsp:val=&quot;1EC3F783&quot;/&gt;&lt;wsp:rsid wsp:val=&quot;1ECCFD2F&quot;/&gt;&lt;wsp:rsid wsp:val=&quot;1ECE8DF8&quot;/&gt;&lt;wsp:rsid wsp:val=&quot;1ED378F3&quot;/&gt;&lt;wsp:rsid wsp:val=&quot;1ED8F4A2&quot;/&gt;&lt;wsp:rsid wsp:val=&quot;1EDE2540&quot;/&gt;&lt;wsp:rsid wsp:val=&quot;1EDED4CE&quot;/&gt;&lt;wsp:rsid wsp:val=&quot;1EE095E6&quot;/&gt;&lt;wsp:rsid wsp:val=&quot;1EE564A2&quot;/&gt;&lt;wsp:rsid wsp:val=&quot;1EEC7E80&quot;/&gt;&lt;wsp:rsid wsp:val=&quot;1EEEB2EE&quot;/&gt;&lt;wsp:rsid wsp:val=&quot;1EFFE081&quot;/&gt;&lt;wsp:rsid wsp:val=&quot;1F1A58C1&quot;/&gt;&lt;wsp:rsid wsp:val=&quot;1F236542&quot;/&gt;&lt;wsp:rsid wsp:val=&quot;1F24C28C&quot;/&gt;&lt;wsp:rsid wsp:val=&quot;1F26E188&quot;/&gt;&lt;wsp:rsid wsp:val=&quot;1F453086&quot;/&gt;&lt;wsp:rsid wsp:val=&quot;1F5BB0DF&quot;/&gt;&lt;wsp:rsid wsp:val=&quot;1F6B16A6&quot;/&gt;&lt;wsp:rsid wsp:val=&quot;1F6DB30E&quot;/&gt;&lt;wsp:rsid wsp:val=&quot;1F7B1045&quot;/&gt;&lt;wsp:rsid wsp:val=&quot;1F8C67B3&quot;/&gt;&lt;wsp:rsid wsp:val=&quot;1F961A31&quot;/&gt;&lt;wsp:rsid wsp:val=&quot;1F9B2303&quot;/&gt;&lt;wsp:rsid wsp:val=&quot;1FA67F9F&quot;/&gt;&lt;wsp:rsid wsp:val=&quot;1FC5828D&quot;/&gt;&lt;wsp:rsid wsp:val=&quot;1FC6B6B4&quot;/&gt;&lt;wsp:rsid wsp:val=&quot;1FCCB7E7&quot;/&gt;&lt;wsp:rsid wsp:val=&quot;1FD016AC&quot;/&gt;&lt;wsp:rsid wsp:val=&quot;1FEB6B14&quot;/&gt;&lt;wsp:rsid wsp:val=&quot;1FFB4CC5&quot;/&gt;&lt;wsp:rsid wsp:val=&quot;1FFD1995&quot;/&gt;&lt;wsp:rsid wsp:val=&quot;200D1774&quot;/&gt;&lt;wsp:rsid wsp:val=&quot;2017F58E&quot;/&gt;&lt;wsp:rsid wsp:val=&quot;201AADF7&quot;/&gt;&lt;wsp:rsid wsp:val=&quot;201C2C32&quot;/&gt;&lt;wsp:rsid wsp:val=&quot;2027F0EC&quot;/&gt;&lt;wsp:rsid wsp:val=&quot;204E852D&quot;/&gt;&lt;wsp:rsid wsp:val=&quot;20558011&quot;/&gt;&lt;wsp:rsid wsp:val=&quot;20571426&quot;/&gt;&lt;wsp:rsid wsp:val=&quot;20578821&quot;/&gt;&lt;wsp:rsid wsp:val=&quot;20582343&quot;/&gt;&lt;wsp:rsid wsp:val=&quot;2064D711&quot;/&gt;&lt;wsp:rsid wsp:val=&quot;206881B5&quot;/&gt;&lt;wsp:rsid wsp:val=&quot;206BD3F4&quot;/&gt;&lt;wsp:rsid wsp:val=&quot;2076865A&quot;/&gt;&lt;wsp:rsid wsp:val=&quot;207E6B51&quot;/&gt;&lt;wsp:rsid wsp:val=&quot;207E93B5&quot;/&gt;&lt;wsp:rsid wsp:val=&quot;20846EFA&quot;/&gt;&lt;wsp:rsid wsp:val=&quot;20AA75D0&quot;/&gt;&lt;wsp:rsid wsp:val=&quot;20AAF760&quot;/&gt;&lt;wsp:rsid wsp:val=&quot;20B5BEE2&quot;/&gt;&lt;wsp:rsid wsp:val=&quot;20B631D8&quot;/&gt;&lt;wsp:rsid wsp:val=&quot;20B9F4CC&quot;/&gt;&lt;wsp:rsid wsp:val=&quot;20C3BA5E&quot;/&gt;&lt;wsp:rsid wsp:val=&quot;20D4418C&quot;/&gt;&lt;wsp:rsid wsp:val=&quot;20DFBD4E&quot;/&gt;&lt;wsp:rsid wsp:val=&quot;20EF73FC&quot;/&gt;&lt;wsp:rsid wsp:val=&quot;20F3C623&quot;/&gt;&lt;wsp:rsid wsp:val=&quot;20FD1BC1&quot;/&gt;&lt;wsp:rsid wsp:val=&quot;21045ED2&quot;/&gt;&lt;wsp:rsid wsp:val=&quot;2107D3A0&quot;/&gt;&lt;wsp:rsid wsp:val=&quot;210D45BC&quot;/&gt;&lt;wsp:rsid wsp:val=&quot;21104E38&quot;/&gt;&lt;wsp:rsid wsp:val=&quot;2110E64E&quot;/&gt;&lt;wsp:rsid wsp:val=&quot;21158A16&quot;/&gt;&lt;wsp:rsid wsp:val=&quot;214554A9&quot;/&gt;&lt;wsp:rsid wsp:val=&quot;214F27F2&quot;/&gt;&lt;wsp:rsid wsp:val=&quot;2152C5A6&quot;/&gt;&lt;wsp:rsid wsp:val=&quot;2156EB0A&quot;/&gt;&lt;wsp:rsid wsp:val=&quot;2158F9BA&quot;/&gt;&lt;wsp:rsid wsp:val=&quot;21599C96&quot;/&gt;&lt;wsp:rsid wsp:val=&quot;215E241A&quot;/&gt;&lt;wsp:rsid wsp:val=&quot;21606511&quot;/&gt;&lt;wsp:rsid wsp:val=&quot;216BC77D&quot;/&gt;&lt;wsp:rsid wsp:val=&quot;21720A73&quot;/&gt;&lt;wsp:rsid wsp:val=&quot;2174C783&quot;/&gt;&lt;wsp:rsid wsp:val=&quot;21A85E8F&quot;/&gt;&lt;wsp:rsid wsp:val=&quot;21B65CD1&quot;/&gt;&lt;wsp:rsid wsp:val=&quot;21BFCA60&quot;/&gt;&lt;wsp:rsid wsp:val=&quot;21C7D1AE&quot;/&gt;&lt;wsp:rsid wsp:val=&quot;21D65F0E&quot;/&gt;&lt;wsp:rsid wsp:val=&quot;21DB76F9&quot;/&gt;&lt;wsp:rsid wsp:val=&quot;21E2FCE1&quot;/&gt;&lt;wsp:rsid wsp:val=&quot;21EA5D6E&quot;/&gt;&lt;wsp:rsid wsp:val=&quot;21EB5E43&quot;/&gt;&lt;wsp:rsid wsp:val=&quot;21F4F301&quot;/&gt;&lt;wsp:rsid wsp:val=&quot;21F935CF&quot;/&gt;&lt;wsp:rsid wsp:val=&quot;2201D0D2&quot;/&gt;&lt;wsp:rsid wsp:val=&quot;2209978A&quot;/&gt;&lt;wsp:rsid wsp:val=&quot;220DC55D&quot;/&gt;&lt;wsp:rsid wsp:val=&quot;220E33FB&quot;/&gt;&lt;wsp:rsid wsp:val=&quot;220E79A2&quot;/&gt;&lt;wsp:rsid wsp:val=&quot;2211136B&quot;/&gt;&lt;wsp:rsid wsp:val=&quot;221BF468&quot;/&gt;&lt;wsp:rsid wsp:val=&quot;22389768&quot;/&gt;&lt;wsp:rsid wsp:val=&quot;2254C80F&quot;/&gt;&lt;wsp:rsid wsp:val=&quot;22620488&quot;/&gt;&lt;wsp:rsid wsp:val=&quot;22834A90&quot;/&gt;&lt;wsp:rsid wsp:val=&quot;22931B19&quot;/&gt;&lt;wsp:rsid wsp:val=&quot;22A52ECB&quot;/&gt;&lt;wsp:rsid wsp:val=&quot;22C6762C&quot;/&gt;&lt;wsp:rsid wsp:val=&quot;22DC449A&quot;/&gt;&lt;wsp:rsid wsp:val=&quot;22F5B2D3&quot;/&gt;&lt;wsp:rsid wsp:val=&quot;22F88F99&quot;/&gt;&lt;wsp:rsid wsp:val=&quot;2305F755&quot;/&gt;&lt;wsp:rsid wsp:val=&quot;2308781B&quot;/&gt;&lt;wsp:rsid wsp:val=&quot;231AB9A9&quot;/&gt;&lt;wsp:rsid wsp:val=&quot;233E4605&quot;/&gt;&lt;wsp:rsid wsp:val=&quot;2344A736&quot;/&gt;&lt;wsp:rsid wsp:val=&quot;2359748D&quot;/&gt;&lt;wsp:rsid wsp:val=&quot;23632F12&quot;/&gt;&lt;wsp:rsid wsp:val=&quot;23661864&quot;/&gt;&lt;wsp:rsid wsp:val=&quot;2369CDD0&quot;/&gt;&lt;wsp:rsid wsp:val=&quot;2370DD7C&quot;/&gt;&lt;wsp:rsid wsp:val=&quot;23743B5D&quot;/&gt;&lt;wsp:rsid wsp:val=&quot;237F4ED2&quot;/&gt;&lt;wsp:rsid wsp:val=&quot;238283D8&quot;/&gt;&lt;wsp:rsid wsp:val=&quot;23883E5D&quot;/&gt;&lt;wsp:rsid wsp:val=&quot;2389AE43&quot;/&gt;&lt;wsp:rsid wsp:val=&quot;238CA269&quot;/&gt;&lt;wsp:rsid wsp:val=&quot;2394DB3A&quot;/&gt;&lt;wsp:rsid wsp:val=&quot;239BF0B3&quot;/&gt;&lt;wsp:rsid wsp:val=&quot;23B70081&quot;/&gt;&lt;wsp:rsid wsp:val=&quot;23B8D5C5&quot;/&gt;&lt;wsp:rsid wsp:val=&quot;23C03222&quot;/&gt;&lt;wsp:rsid wsp:val=&quot;23CA4A02&quot;/&gt;&lt;wsp:rsid wsp:val=&quot;23D537A1&quot;/&gt;&lt;wsp:rsid wsp:val=&quot;23D7B10D&quot;/&gt;&lt;wsp:rsid wsp:val=&quot;23DFA757&quot;/&gt;&lt;wsp:rsid wsp:val=&quot;23E3C712&quot;/&gt;&lt;wsp:rsid wsp:val=&quot;23EA76D3&quot;/&gt;&lt;wsp:rsid wsp:val=&quot;23EF3C0C&quot;/&gt;&lt;wsp:rsid wsp:val=&quot;23EFD3C5&quot;/&gt;&lt;wsp:rsid wsp:val=&quot;23F60B1C&quot;/&gt;&lt;wsp:rsid wsp:val=&quot;23FECCC2&quot;/&gt;&lt;wsp:rsid wsp:val=&quot;24014443&quot;/&gt;&lt;wsp:rsid wsp:val=&quot;2404A029&quot;/&gt;&lt;wsp:rsid wsp:val=&quot;240F46C2&quot;/&gt;&lt;wsp:rsid wsp:val=&quot;242CD1F1&quot;/&gt;&lt;wsp:rsid wsp:val=&quot;242E0E26&quot;/&gt;&lt;wsp:rsid wsp:val=&quot;2430C216&quot;/&gt;&lt;wsp:rsid wsp:val=&quot;24337F8E&quot;/&gt;&lt;wsp:rsid wsp:val=&quot;2434024F&quot;/&gt;&lt;wsp:rsid wsp:val=&quot;24382754&quot;/&gt;&lt;wsp:rsid wsp:val=&quot;2447639A&quot;/&gt;&lt;wsp:rsid wsp:val=&quot;2455A33D&quot;/&gt;&lt;wsp:rsid wsp:val=&quot;245D4367&quot;/&gt;&lt;wsp:rsid wsp:val=&quot;24770C1D&quot;/&gt;&lt;wsp:rsid wsp:val=&quot;2479F0C2&quot;/&gt;&lt;wsp:rsid wsp:val=&quot;24845699&quot;/&gt;&lt;wsp:rsid wsp:val=&quot;2494C961&quot;/&gt;&lt;wsp:rsid wsp:val=&quot;2496C609&quot;/&gt;&lt;wsp:rsid wsp:val=&quot;249C01B6&quot;/&gt;&lt;wsp:rsid wsp:val=&quot;24A66570&quot;/&gt;&lt;wsp:rsid wsp:val=&quot;24A70584&quot;/&gt;&lt;wsp:rsid wsp:val=&quot;24C79D24&quot;/&gt;&lt;wsp:rsid wsp:val=&quot;24CCA111&quot;/&gt;&lt;wsp:rsid wsp:val=&quot;24D1BC84&quot;/&gt;&lt;wsp:rsid wsp:val=&quot;24DF11E9&quot;/&gt;&lt;wsp:rsid wsp:val=&quot;24E9276B&quot;/&gt;&lt;wsp:rsid wsp:val=&quot;24FCAFE9&quot;/&gt;&lt;wsp:rsid wsp:val=&quot;2501A9B1&quot;/&gt;&lt;wsp:rsid wsp:val=&quot;25059E31&quot;/&gt;&lt;wsp:rsid wsp:val=&quot;2505C0E1&quot;/&gt;&lt;wsp:rsid wsp:val=&quot;25161E6F&quot;/&gt;&lt;wsp:rsid wsp:val=&quot;2519982A&quot;/&gt;&lt;wsp:rsid wsp:val=&quot;25311F67&quot;/&gt;&lt;wsp:rsid wsp:val=&quot;25322FD4&quot;/&gt;&lt;wsp:rsid wsp:val=&quot;25367B2E&quot;/&gt;&lt;wsp:rsid wsp:val=&quot;253C2DCA&quot;/&gt;&lt;wsp:rsid wsp:val=&quot;253CA854&quot;/&gt;&lt;wsp:rsid wsp:val=&quot;2547A957&quot;/&gt;&lt;wsp:rsid wsp:val=&quot;25517000&quot;/&gt;&lt;wsp:rsid wsp:val=&quot;25584C43&quot;/&gt;&lt;wsp:rsid wsp:val=&quot;255E4066&quot;/&gt;&lt;wsp:rsid wsp:val=&quot;25641465&quot;/&gt;&lt;wsp:rsid wsp:val=&quot;2573A491&quot;/&gt;&lt;wsp:rsid wsp:val=&quot;257A9D2D&quot;/&gt;&lt;wsp:rsid wsp:val=&quot;257F372D&quot;/&gt;&lt;wsp:rsid wsp:val=&quot;258687DF&quot;/&gt;&lt;wsp:rsid wsp:val=&quot;258B800D&quot;/&gt;&lt;wsp:rsid wsp:val=&quot;2590DEDF&quot;/&gt;&lt;wsp:rsid wsp:val=&quot;25953300&quot;/&gt;&lt;wsp:rsid wsp:val=&quot;25ACBC2C&quot;/&gt;&lt;wsp:rsid wsp:val=&quot;25DF4376&quot;/&gt;&lt;wsp:rsid wsp:val=&quot;25E5DD03&quot;/&gt;&lt;wsp:rsid wsp:val=&quot;2606692B&quot;/&gt;&lt;wsp:rsid wsp:val=&quot;2608E537&quot;/&gt;&lt;wsp:rsid wsp:val=&quot;2612B4C3&quot;/&gt;&lt;wsp:rsid wsp:val=&quot;2615C123&quot;/&gt;&lt;wsp:rsid wsp:val=&quot;26188E48&quot;/&gt;&lt;wsp:rsid wsp:val=&quot;2631926F&quot;/&gt;&lt;wsp:rsid wsp:val=&quot;2639B0AC&quot;/&gt;&lt;wsp:rsid wsp:val=&quot;264D1AA9&quot;/&gt;&lt;wsp:rsid wsp:val=&quot;26514127&quot;/&gt;&lt;wsp:rsid wsp:val=&quot;265212AD&quot;/&gt;&lt;wsp:rsid wsp:val=&quot;265352D1&quot;/&gt;&lt;wsp:rsid wsp:val=&quot;2655BAAD&quot;/&gt;&lt;wsp:rsid wsp:val=&quot;26605A40&quot;/&gt;&lt;wsp:rsid wsp:val=&quot;2664603B&quot;/&gt;&lt;wsp:rsid wsp:val=&quot;266BF2CF&quot;/&gt;&lt;wsp:rsid wsp:val=&quot;267F09D1&quot;/&gt;&lt;wsp:rsid wsp:val=&quot;26800474&quot;/&gt;&lt;wsp:rsid wsp:val=&quot;268D2666&quot;/&gt;&lt;wsp:rsid wsp:val=&quot;26910C3D&quot;/&gt;&lt;wsp:rsid wsp:val=&quot;2691555B&quot;/&gt;&lt;wsp:rsid wsp:val=&quot;2691F485&quot;/&gt;&lt;wsp:rsid wsp:val=&quot;26A3C083&quot;/&gt;&lt;wsp:rsid wsp:val=&quot;26BDC6B1&quot;/&gt;&lt;wsp:rsid wsp:val=&quot;26C73A2F&quot;/&gt;&lt;wsp:rsid wsp:val=&quot;26C9A266&quot;/&gt;&lt;wsp:rsid wsp:val=&quot;26CD4F08&quot;/&gt;&lt;wsp:rsid wsp:val=&quot;26D6F6EE&quot;/&gt;&lt;wsp:rsid wsp:val=&quot;26DDBA88&quot;/&gt;&lt;wsp:rsid wsp:val=&quot;26E7A7B9&quot;/&gt;&lt;wsp:rsid wsp:val=&quot;26F07687&quot;/&gt;&lt;wsp:rsid wsp:val=&quot;26F64DC8&quot;/&gt;&lt;wsp:rsid wsp:val=&quot;26FDDC08&quot;/&gt;&lt;wsp:rsid wsp:val=&quot;2716DEE5&quot;/&gt;&lt;wsp:rsid wsp:val=&quot;27176E96&quot;/&gt;&lt;wsp:rsid wsp:val=&quot;2724042D&quot;/&gt;&lt;wsp:rsid wsp:val=&quot;2724EF4C&quot;/&gt;&lt;wsp:rsid wsp:val=&quot;27254BB7&quot;/&gt;&lt;wsp:rsid wsp:val=&quot;272DCB42&quot;/&gt;&lt;wsp:rsid wsp:val=&quot;273C901C&quot;/&gt;&lt;wsp:rsid wsp:val=&quot;273CFC36&quot;/&gt;&lt;wsp:rsid wsp:val=&quot;27461D5E&quot;/&gt;&lt;wsp:rsid wsp:val=&quot;274C0B09&quot;/&gt;&lt;wsp:rsid wsp:val=&quot;27516AD2&quot;/&gt;&lt;wsp:rsid wsp:val=&quot;276B8962&quot;/&gt;&lt;wsp:rsid wsp:val=&quot;277C3E6B&quot;/&gt;&lt;wsp:rsid wsp:val=&quot;277EA951&quot;/&gt;&lt;wsp:rsid wsp:val=&quot;278327C2&quot;/&gt;&lt;wsp:rsid wsp:val=&quot;2798AEF7&quot;/&gt;&lt;wsp:rsid wsp:val=&quot;27995F7C&quot;/&gt;&lt;wsp:rsid wsp:val=&quot;27A20663&quot;/&gt;&lt;wsp:rsid wsp:val=&quot;27A2398C&quot;/&gt;&lt;wsp:rsid wsp:val=&quot;27AC0604&quot;/&gt;&lt;wsp:rsid wsp:val=&quot;27AFB5BD&quot;/&gt;&lt;wsp:rsid wsp:val=&quot;27B114DA&quot;/&gt;&lt;wsp:rsid wsp:val=&quot;27B2F0E8&quot;/&gt;&lt;wsp:rsid wsp:val=&quot;27FA4637&quot;/&gt;&lt;wsp:rsid wsp:val=&quot;280A58B8&quot;/&gt;&lt;wsp:rsid wsp:val=&quot;28109A41&quot;/&gt;&lt;wsp:rsid wsp:val=&quot;283720E5&quot;/&gt;&lt;wsp:rsid wsp:val=&quot;283846C5&quot;/&gt;&lt;wsp:rsid wsp:val=&quot;283E5B22&quot;/&gt;&lt;wsp:rsid wsp:val=&quot;28504627&quot;/&gt;&lt;wsp:rsid wsp:val=&quot;2853F23B&quot;/&gt;&lt;wsp:rsid wsp:val=&quot;2861CC50&quot;/&gt;&lt;wsp:rsid wsp:val=&quot;2876D039&quot;/&gt;&lt;wsp:rsid wsp:val=&quot;287B9010&quot;/&gt;&lt;wsp:rsid wsp:val=&quot;288910C2&quot;/&gt;&lt;wsp:rsid wsp:val=&quot;288C46E8&quot;/&gt;&lt;wsp:rsid wsp:val=&quot;28A8F111&quot;/&gt;&lt;wsp:rsid wsp:val=&quot;28AD59ED&quot;/&gt;&lt;wsp:rsid wsp:val=&quot;28B062E9&quot;/&gt;&lt;wsp:rsid wsp:val=&quot;28B7C0F6&quot;/&gt;&lt;wsp:rsid wsp:val=&quot;28C44FBF&quot;/&gt;&lt;wsp:rsid wsp:val=&quot;28CBA0BF&quot;/&gt;&lt;wsp:rsid wsp:val=&quot;28CD1B80&quot;/&gt;&lt;wsp:rsid wsp:val=&quot;28CD3829&quot;/&gt;&lt;wsp:rsid wsp:val=&quot;28E3646A&quot;/&gt;&lt;wsp:rsid wsp:val=&quot;28F2911E&quot;/&gt;&lt;wsp:rsid wsp:val=&quot;291734F7&quot;/&gt;&lt;wsp:rsid wsp:val=&quot;29236BBB&quot;/&gt;&lt;wsp:rsid wsp:val=&quot;292E5382&quot;/&gt;&lt;wsp:rsid wsp:val=&quot;29391DA4&quot;/&gt;&lt;wsp:rsid wsp:val=&quot;29394325&quot;/&gt;&lt;wsp:rsid wsp:val=&quot;293A8B97&quot;/&gt;&lt;wsp:rsid wsp:val=&quot;295870CD&quot;/&gt;&lt;wsp:rsid wsp:val=&quot;2962F1F8&quot;/&gt;&lt;wsp:rsid wsp:val=&quot;296613B8&quot;/&gt;&lt;wsp:rsid wsp:val=&quot;297DDCBE&quot;/&gt;&lt;wsp:rsid wsp:val=&quot;2984EC73&quot;/&gt;&lt;wsp:rsid wsp:val=&quot;298C261F&quot;/&gt;&lt;wsp:rsid wsp:val=&quot;2993EBA5&quot;/&gt;&lt;wsp:rsid wsp:val=&quot;299964C3&quot;/&gt;&lt;wsp:rsid wsp:val=&quot;29AA7AB9&quot;/&gt;&lt;wsp:rsid wsp:val=&quot;29B56518&quot;/&gt;&lt;wsp:rsid wsp:val=&quot;29BF93D4&quot;/&gt;&lt;wsp:rsid wsp:val=&quot;29C6C55A&quot;/&gt;&lt;wsp:rsid wsp:val=&quot;29D90F54&quot;/&gt;&lt;wsp:rsid wsp:val=&quot;29F50CC7&quot;/&gt;&lt;wsp:rsid wsp:val=&quot;29F8BF29&quot;/&gt;&lt;wsp:rsid wsp:val=&quot;2A04749C&quot;/&gt;&lt;wsp:rsid wsp:val=&quot;2A165FB0&quot;/&gt;&lt;wsp:rsid wsp:val=&quot;2A2B0223&quot;/&gt;&lt;wsp:rsid wsp:val=&quot;2A4B4716&quot;/&gt;&lt;wsp:rsid wsp:val=&quot;2A56768C&quot;/&gt;&lt;wsp:rsid wsp:val=&quot;2A5CA4F8&quot;/&gt;&lt;wsp:rsid wsp:val=&quot;2A66F3A3&quot;/&gt;&lt;wsp:rsid wsp:val=&quot;2A6E08C2&quot;/&gt;&lt;wsp:rsid wsp:val=&quot;2A6FCC41&quot;/&gt;&lt;wsp:rsid wsp:val=&quot;2A75316E&quot;/&gt;&lt;wsp:rsid wsp:val=&quot;2A79F5F3&quot;/&gt;&lt;wsp:rsid wsp:val=&quot;2A7F0E40&quot;/&gt;&lt;wsp:rsid wsp:val=&quot;2A8B5C39&quot;/&gt;&lt;wsp:rsid wsp:val=&quot;2A937F80&quot;/&gt;&lt;wsp:rsid wsp:val=&quot;2AA0686C&quot;/&gt;&lt;wsp:rsid wsp:val=&quot;2AACE6B1&quot;/&gt;&lt;wsp:rsid wsp:val=&quot;2AD2D434&quot;/&gt;&lt;wsp:rsid wsp:val=&quot;2AF547FD&quot;/&gt;&lt;wsp:rsid wsp:val=&quot;2AF85B47&quot;/&gt;&lt;wsp:rsid wsp:val=&quot;2AFEDF42&quot;/&gt;&lt;wsp:rsid wsp:val=&quot;2B0D95C3&quot;/&gt;&lt;wsp:rsid wsp:val=&quot;2B0DD31C&quot;/&gt;&lt;wsp:rsid wsp:val=&quot;2B21D4D0&quot;/&gt;&lt;wsp:rsid wsp:val=&quot;2B350D16&quot;/&gt;&lt;wsp:rsid wsp:val=&quot;2B3B0221&quot;/&gt;&lt;wsp:rsid wsp:val=&quot;2B49C182&quot;/&gt;&lt;wsp:rsid wsp:val=&quot;2B77E14F&quot;/&gt;&lt;wsp:rsid wsp:val=&quot;2B800F42&quot;/&gt;&lt;wsp:rsid wsp:val=&quot;2B9D0F89&quot;/&gt;&lt;wsp:rsid wsp:val=&quot;2BAC9EA7&quot;/&gt;&lt;wsp:rsid wsp:val=&quot;2BB0C7CA&quot;/&gt;&lt;wsp:rsid wsp:val=&quot;2BC4C728&quot;/&gt;&lt;wsp:rsid wsp:val=&quot;2BC88871&quot;/&gt;&lt;wsp:rsid wsp:val=&quot;2BCAED78&quot;/&gt;&lt;wsp:rsid wsp:val=&quot;2BCF1C96&quot;/&gt;&lt;wsp:rsid wsp:val=&quot;2BDB1972&quot;/&gt;&lt;wsp:rsid wsp:val=&quot;2BE4A74A&quot;/&gt;&lt;wsp:rsid wsp:val=&quot;2C0038E7&quot;/&gt;&lt;wsp:rsid wsp:val=&quot;2C00E2B6&quot;/&gt;&lt;wsp:rsid wsp:val=&quot;2C068E24&quot;/&gt;&lt;wsp:rsid wsp:val=&quot;2C07A6E9&quot;/&gt;&lt;wsp:rsid wsp:val=&quot;2C098F16&quot;/&gt;&lt;wsp:rsid wsp:val=&quot;2C1DEF37&quot;/&gt;&lt;wsp:rsid wsp:val=&quot;2C24FE5D&quot;/&gt;&lt;wsp:rsid wsp:val=&quot;2C2F9291&quot;/&gt;&lt;wsp:rsid wsp:val=&quot;2C4E2D20&quot;/&gt;&lt;wsp:rsid wsp:val=&quot;2C658523&quot;/&gt;&lt;wsp:rsid wsp:val=&quot;2C75AAAF&quot;/&gt;&lt;wsp:rsid wsp:val=&quot;2C828363&quot;/&gt;&lt;wsp:rsid wsp:val=&quot;2C91DBE6&quot;/&gt;&lt;wsp:rsid wsp:val=&quot;2CA504A6&quot;/&gt;&lt;wsp:rsid wsp:val=&quot;2CA537D1&quot;/&gt;&lt;wsp:rsid wsp:val=&quot;2CAA4D6D&quot;/&gt;&lt;wsp:rsid wsp:val=&quot;2CC39146&quot;/&gt;&lt;wsp:rsid wsp:val=&quot;2CC7D2A6&quot;/&gt;&lt;wsp:rsid wsp:val=&quot;2CE4134B&quot;/&gt;&lt;wsp:rsid wsp:val=&quot;2CF76CE3&quot;/&gt;&lt;wsp:rsid wsp:val=&quot;2CFC927A&quot;/&gt;&lt;wsp:rsid wsp:val=&quot;2D1D26BF&quot;/&gt;&lt;wsp:rsid wsp:val=&quot;2D25AC12&quot;/&gt;&lt;wsp:rsid wsp:val=&quot;2D2A74E5&quot;/&gt;&lt;wsp:rsid wsp:val=&quot;2D2E4E4C&quot;/&gt;&lt;wsp:rsid wsp:val=&quot;2D34F5BB&quot;/&gt;&lt;wsp:rsid wsp:val=&quot;2D6517D0&quot;/&gt;&lt;wsp:rsid wsp:val=&quot;2D66802F&quot;/&gt;&lt;wsp:rsid wsp:val=&quot;2D6765DF&quot;/&gt;&lt;wsp:rsid wsp:val=&quot;2D695A2F&quot;/&gt;&lt;wsp:rsid wsp:val=&quot;2D6A0EFF&quot;/&gt;&lt;wsp:rsid wsp:val=&quot;2D6B3E98&quot;/&gt;&lt;wsp:rsid wsp:val=&quot;2D6B9639&quot;/&gt;&lt;wsp:rsid wsp:val=&quot;2D706DA5&quot;/&gt;&lt;wsp:rsid wsp:val=&quot;2D78E930&quot;/&gt;&lt;wsp:rsid wsp:val=&quot;2D88C81A&quot;/&gt;&lt;wsp:rsid wsp:val=&quot;2D8ADBD0&quot;/&gt;&lt;wsp:rsid wsp:val=&quot;2DAE9B72&quot;/&gt;&lt;wsp:rsid wsp:val=&quot;2DAF8276&quot;/&gt;&lt;wsp:rsid wsp:val=&quot;2DAFC6AF&quot;/&gt;&lt;wsp:rsid wsp:val=&quot;2DD27FA1&quot;/&gt;&lt;wsp:rsid wsp:val=&quot;2DD95805&quot;/&gt;&lt;wsp:rsid wsp:val=&quot;2DDF768F&quot;/&gt;&lt;wsp:rsid wsp:val=&quot;2DE9E448&quot;/&gt;&lt;wsp:rsid wsp:val=&quot;2DEE92F5&quot;/&gt;&lt;wsp:rsid wsp:val=&quot;2E018FEF&quot;/&gt;&lt;wsp:rsid wsp:val=&quot;2E0F59E6&quot;/&gt;&lt;wsp:rsid wsp:val=&quot;2E149DA7&quot;/&gt;&lt;wsp:rsid wsp:val=&quot;2E20D308&quot;/&gt;&lt;wsp:rsid wsp:val=&quot;2E228881&quot;/&gt;&lt;wsp:rsid wsp:val=&quot;2E2D7B25&quot;/&gt;&lt;wsp:rsid wsp:val=&quot;2E42D6B0&quot;/&gt;&lt;wsp:rsid wsp:val=&quot;2E494A66&quot;/&gt;&lt;wsp:rsid wsp:val=&quot;2E5A7528&quot;/&gt;&lt;wsp:rsid wsp:val=&quot;2E65B3CC&quot;/&gt;&lt;wsp:rsid wsp:val=&quot;2E6AB6CF&quot;/&gt;&lt;wsp:rsid wsp:val=&quot;2E815189&quot;/&gt;&lt;wsp:rsid wsp:val=&quot;2E9EF453&quot;/&gt;&lt;wsp:rsid wsp:val=&quot;2EAF97B2&quot;/&gt;&lt;wsp:rsid wsp:val=&quot;2EB90B4F&quot;/&gt;&lt;wsp:rsid wsp:val=&quot;2EC669A3&quot;/&gt;&lt;wsp:rsid wsp:val=&quot;2ECDA754&quot;/&gt;&lt;wsp:rsid wsp:val=&quot;2ED21DC4&quot;/&gt;&lt;wsp:rsid wsp:val=&quot;2ED23D8A&quot;/&gt;&lt;wsp:rsid wsp:val=&quot;2EE148C9&quot;/&gt;&lt;wsp:rsid wsp:val=&quot;2EECE15E&quot;/&gt;&lt;wsp:rsid wsp:val=&quot;2EF6B862&quot;/&gt;&lt;wsp:rsid wsp:val=&quot;2F0F4782&quot;/&gt;&lt;wsp:rsid wsp:val=&quot;2F22BF5D&quot;/&gt;&lt;wsp:rsid wsp:val=&quot;2F275C72&quot;/&gt;&lt;wsp:rsid wsp:val=&quot;2F2A589C&quot;/&gt;&lt;wsp:rsid wsp:val=&quot;2F35501B&quot;/&gt;&lt;wsp:rsid wsp:val=&quot;2F3945D9&quot;/&gt;&lt;wsp:rsid wsp:val=&quot;2F5A2503&quot;/&gt;&lt;wsp:rsid wsp:val=&quot;2F5F1677&quot;/&gt;&lt;wsp:rsid wsp:val=&quot;2F60B83E&quot;/&gt;&lt;wsp:rsid wsp:val=&quot;2F65615B&quot;/&gt;&lt;wsp:rsid wsp:val=&quot;2F669719&quot;/&gt;&lt;wsp:rsid wsp:val=&quot;2F703541&quot;/&gt;&lt;wsp:rsid wsp:val=&quot;2F8A0229&quot;/&gt;&lt;wsp:rsid wsp:val=&quot;2F986DBC&quot;/&gt;&lt;wsp:rsid wsp:val=&quot;2F9B0251&quot;/&gt;&lt;wsp:rsid wsp:val=&quot;2FA0DFDC&quot;/&gt;&lt;wsp:rsid wsp:val=&quot;2FAA7A19&quot;/&gt;&lt;wsp:rsid wsp:val=&quot;2FBF4C58&quot;/&gt;&lt;wsp:rsid wsp:val=&quot;2FC7E911&quot;/&gt;&lt;wsp:rsid wsp:val=&quot;2FD029DC&quot;/&gt;&lt;wsp:rsid wsp:val=&quot;2FE791DE&quot;/&gt;&lt;wsp:rsid wsp:val=&quot;2FE95AA0&quot;/&gt;&lt;wsp:rsid wsp:val=&quot;2FF36EF2&quot;/&gt;&lt;wsp:rsid wsp:val=&quot;3010BB8F&quot;/&gt;&lt;wsp:rsid wsp:val=&quot;3019FAD4&quot;/&gt;&lt;wsp:rsid wsp:val=&quot;302A304D&quot;/&gt;&lt;wsp:rsid wsp:val=&quot;30376E23&quot;/&gt;&lt;wsp:rsid wsp:val=&quot;3039D2EA&quot;/&gt;&lt;wsp:rsid wsp:val=&quot;30496D07&quot;/&gt;&lt;wsp:rsid wsp:val=&quot;3064B0D7&quot;/&gt;&lt;wsp:rsid wsp:val=&quot;306E8420&quot;/&gt;&lt;wsp:rsid wsp:val=&quot;30721D20&quot;/&gt;&lt;wsp:rsid wsp:val=&quot;30764D18&quot;/&gt;&lt;wsp:rsid wsp:val=&quot;307912F5&quot;/&gt;&lt;wsp:rsid wsp:val=&quot;30899F65&quot;/&gt;&lt;wsp:rsid wsp:val=&quot;30966F3E&quot;/&gt;&lt;wsp:rsid wsp:val=&quot;30975BC2&quot;/&gt;&lt;wsp:rsid wsp:val=&quot;30A2AEC9&quot;/&gt;&lt;wsp:rsid wsp:val=&quot;30AC5F86&quot;/&gt;&lt;wsp:rsid wsp:val=&quot;30AF2CFB&quot;/&gt;&lt;wsp:rsid wsp:val=&quot;30B617EB&quot;/&gt;&lt;wsp:rsid wsp:val=&quot;30B6C16B&quot;/&gt;&lt;wsp:rsid wsp:val=&quot;30BEDC06&quot;/&gt;&lt;wsp:rsid wsp:val=&quot;30C19E09&quot;/&gt;&lt;wsp:rsid wsp:val=&quot;30C926F4&quot;/&gt;&lt;wsp:rsid wsp:val=&quot;30CBC0B1&quot;/&gt;&lt;wsp:rsid wsp:val=&quot;30CC1A4C&quot;/&gt;&lt;wsp:rsid wsp:val=&quot;31008247&quot;/&gt;&lt;wsp:rsid wsp:val=&quot;3102B81A&quot;/&gt;&lt;wsp:rsid wsp:val=&quot;31070069&quot;/&gt;&lt;wsp:rsid wsp:val=&quot;31100062&quot;/&gt;&lt;wsp:rsid wsp:val=&quot;311E9B37&quot;/&gt;&lt;wsp:rsid wsp:val=&quot;3120B0F6&quot;/&gt;&lt;wsp:rsid wsp:val=&quot;312CCB94&quot;/&gt;&lt;wsp:rsid wsp:val=&quot;312ECA5E&quot;/&gt;&lt;wsp:rsid wsp:val=&quot;3132B8E0&quot;/&gt;&lt;wsp:rsid wsp:val=&quot;3136E8FB&quot;/&gt;&lt;wsp:rsid wsp:val=&quot;3145B6A2&quot;/&gt;&lt;wsp:rsid wsp:val=&quot;314C36B5&quot;/&gt;&lt;wsp:rsid wsp:val=&quot;31580DA1&quot;/&gt;&lt;wsp:rsid wsp:val=&quot;315873CA&quot;/&gt;&lt;wsp:rsid wsp:val=&quot;31621B43&quot;/&gt;&lt;wsp:rsid wsp:val=&quot;317F3EB4&quot;/&gt;&lt;wsp:rsid wsp:val=&quot;31849D02&quot;/&gt;&lt;wsp:rsid wsp:val=&quot;31C6ED79&quot;/&gt;&lt;wsp:rsid wsp:val=&quot;31CB4A18&quot;/&gt;&lt;wsp:rsid wsp:val=&quot;31CC150B&quot;/&gt;&lt;wsp:rsid wsp:val=&quot;31DF2D33&quot;/&gt;&lt;wsp:rsid wsp:val=&quot;31E53D68&quot;/&gt;&lt;wsp:rsid wsp:val=&quot;31E6764F&quot;/&gt;&lt;wsp:rsid wsp:val=&quot;31EF8F4C&quot;/&gt;&lt;wsp:rsid wsp:val=&quot;31FE7D80&quot;/&gt;&lt;wsp:rsid wsp:val=&quot;3204B2EA&quot;/&gt;&lt;wsp:rsid wsp:val=&quot;320881F3&quot;/&gt;&lt;wsp:rsid wsp:val=&quot;320AB5D4&quot;/&gt;&lt;wsp:rsid wsp:val=&quot;3210EC07&quot;/&gt;&lt;wsp:rsid wsp:val=&quot;32240D9E&quot;/&gt;&lt;wsp:rsid wsp:val=&quot;32267BF3&quot;/&gt;&lt;wsp:rsid wsp:val=&quot;322F1ED5&quot;/&gt;&lt;wsp:rsid wsp:val=&quot;32310175&quot;/&gt;&lt;wsp:rsid wsp:val=&quot;32563261&quot;/&gt;&lt;wsp:rsid wsp:val=&quot;325B86FC&quot;/&gt;&lt;wsp:rsid wsp:val=&quot;32635CB9&quot;/&gt;&lt;wsp:rsid wsp:val=&quot;32637ADB&quot;/&gt;&lt;wsp:rsid wsp:val=&quot;326C3AF0&quot;/&gt;&lt;wsp:rsid wsp:val=&quot;326F9EBB&quot;/&gt;&lt;wsp:rsid wsp:val=&quot;32A1E962&quot;/&gt;&lt;wsp:rsid wsp:val=&quot;32B16746&quot;/&gt;&lt;wsp:rsid wsp:val=&quot;32B23B50&quot;/&gt;&lt;wsp:rsid wsp:val=&quot;32B82641&quot;/&gt;&lt;wsp:rsid wsp:val=&quot;32C218C6&quot;/&gt;&lt;wsp:rsid wsp:val=&quot;32C3E174&quot;/&gt;&lt;wsp:rsid wsp:val=&quot;32C4600B&quot;/&gt;&lt;wsp:rsid wsp:val=&quot;32D781F6&quot;/&gt;&lt;wsp:rsid wsp:val=&quot;32DA034C&quot;/&gt;&lt;wsp:rsid wsp:val=&quot;32E0CAEE&quot;/&gt;&lt;wsp:rsid wsp:val=&quot;32EE2B0F&quot;/&gt;&lt;wsp:rsid wsp:val=&quot;32F11DDA&quot;/&gt;&lt;wsp:rsid wsp:val=&quot;32F3B2D0&quot;/&gt;&lt;wsp:rsid wsp:val=&quot;32F541DC&quot;/&gt;&lt;wsp:rsid wsp:val=&quot;32F6102F&quot;/&gt;&lt;wsp:rsid wsp:val=&quot;32F71142&quot;/&gt;&lt;wsp:rsid wsp:val=&quot;32FA57BF&quot;/&gt;&lt;wsp:rsid wsp:val=&quot;33034879&quot;/&gt;&lt;wsp:rsid wsp:val=&quot;33126453&quot;/&gt;&lt;wsp:rsid wsp:val=&quot;3318E073&quot;/&gt;&lt;wsp:rsid wsp:val=&quot;332854FA&quot;/&gt;&lt;wsp:rsid wsp:val=&quot;332BA9B6&quot;/&gt;&lt;wsp:rsid wsp:val=&quot;33330EB2&quot;/&gt;&lt;wsp:rsid wsp:val=&quot;33422D7F&quot;/&gt;&lt;wsp:rsid wsp:val=&quot;3349BAFF&quot;/&gt;&lt;wsp:rsid wsp:val=&quot;334EA2B1&quot;/&gt;&lt;wsp:rsid wsp:val=&quot;335A2045&quot;/&gt;&lt;wsp:rsid wsp:val=&quot;335CD98C&quot;/&gt;&lt;wsp:rsid wsp:val=&quot;3362BDDA&quot;/&gt;&lt;wsp:rsid wsp:val=&quot;336B533B&quot;/&gt;&lt;wsp:rsid wsp:val=&quot;3370291A&quot;/&gt;&lt;wsp:rsid wsp:val=&quot;33703012&quot;/&gt;&lt;wsp:rsid wsp:val=&quot;3370EE9D&quot;/&gt;&lt;wsp:rsid wsp:val=&quot;33792476&quot;/&gt;&lt;wsp:rsid wsp:val=&quot;338EB1EE&quot;/&gt;&lt;wsp:rsid wsp:val=&quot;339C5199&quot;/&gt;&lt;wsp:rsid wsp:val=&quot;339D4A46&quot;/&gt;&lt;wsp:rsid wsp:val=&quot;33A9BE4C&quot;/&gt;&lt;wsp:rsid wsp:val=&quot;33B86E6C&quot;/&gt;&lt;wsp:rsid wsp:val=&quot;33EB2948&quot;/&gt;&lt;wsp:rsid wsp:val=&quot;33FFB5B8&quot;/&gt;&lt;wsp:rsid wsp:val=&quot;340086BF&quot;/&gt;&lt;wsp:rsid wsp:val=&quot;340FD379&quot;/&gt;&lt;wsp:rsid wsp:val=&quot;3429EFD5&quot;/&gt;&lt;wsp:rsid wsp:val=&quot;3457F7D7&quot;/&gt;&lt;wsp:rsid wsp:val=&quot;345B542B&quot;/&gt;&lt;wsp:rsid wsp:val=&quot;3462AF77&quot;/&gt;&lt;wsp:rsid wsp:val=&quot;346B6D54&quot;/&gt;&lt;wsp:rsid wsp:val=&quot;34718779&quot;/&gt;&lt;wsp:rsid wsp:val=&quot;347931EE&quot;/&gt;&lt;wsp:rsid wsp:val=&quot;3496264B&quot;/&gt;&lt;wsp:rsid wsp:val=&quot;34CF20FC&quot;/&gt;&lt;wsp:rsid wsp:val=&quot;34DDE599&quot;/&gt;&lt;wsp:rsid wsp:val=&quot;34EC1980&quot;/&gt;&lt;wsp:rsid wsp:val=&quot;350DC37E&quot;/&gt;&lt;wsp:rsid wsp:val=&quot;3519AAE9&quot;/&gt;&lt;wsp:rsid wsp:val=&quot;35234715&quot;/&gt;&lt;wsp:rsid wsp:val=&quot;35273518&quot;/&gt;&lt;wsp:rsid wsp:val=&quot;3530EF26&quot;/&gt;&lt;wsp:rsid wsp:val=&quot;3549203B&quot;/&gt;&lt;wsp:rsid wsp:val=&quot;354C3B5F&quot;/&gt;&lt;wsp:rsid wsp:val=&quot;355A86D9&quot;/&gt;&lt;wsp:rsid wsp:val=&quot;355B4D7A&quot;/&gt;&lt;wsp:rsid wsp:val=&quot;355C813C&quot;/&gt;&lt;wsp:rsid wsp:val=&quot;3580D904&quot;/&gt;&lt;wsp:rsid wsp:val=&quot;3589F323&quot;/&gt;&lt;wsp:rsid wsp:val=&quot;35912AF6&quot;/&gt;&lt;wsp:rsid wsp:val=&quot;359B27E5&quot;/&gt;&lt;wsp:rsid wsp:val=&quot;359C7640&quot;/&gt;&lt;wsp:rsid wsp:val=&quot;35AC97D9&quot;/&gt;&lt;wsp:rsid wsp:val=&quot;35B0085C&quot;/&gt;&lt;wsp:rsid wsp:val=&quot;35BEB08D&quot;/&gt;&lt;wsp:rsid wsp:val=&quot;35C5C036&quot;/&gt;&lt;wsp:rsid wsp:val=&quot;35CE7C60&quot;/&gt;&lt;wsp:rsid wsp:val=&quot;35D326DB&quot;/&gt;&lt;wsp:rsid wsp:val=&quot;35D71000&quot;/&gt;&lt;wsp:rsid wsp:val=&quot;35DC2511&quot;/&gt;&lt;wsp:rsid wsp:val=&quot;35DEAD83&quot;/&gt;&lt;wsp:rsid wsp:val=&quot;35E2D870&quot;/&gt;&lt;wsp:rsid wsp:val=&quot;3607C2BF&quot;/&gt;&lt;wsp:rsid wsp:val=&quot;36190F2C&quot;/&gt;&lt;wsp:rsid wsp:val=&quot;361A9AF4&quot;/&gt;&lt;wsp:rsid wsp:val=&quot;3620712C&quot;/&gt;&lt;wsp:rsid wsp:val=&quot;3631F6AC&quot;/&gt;&lt;wsp:rsid wsp:val=&quot;3639F8FF&quot;/&gt;&lt;wsp:rsid wsp:val=&quot;3643EFC9&quot;/&gt;&lt;wsp:rsid wsp:val=&quot;36614D92&quot;/&gt;&lt;wsp:rsid wsp:val=&quot;3662F51B&quot;/&gt;&lt;wsp:rsid wsp:val=&quot;367DD204&quot;/&gt;&lt;wsp:rsid wsp:val=&quot;367E7754&quot;/&gt;&lt;wsp:rsid wsp:val=&quot;3686316B&quot;/&gt;&lt;wsp:rsid wsp:val=&quot;368653B2&quot;/&gt;&lt;wsp:rsid wsp:val=&quot;36B21534&quot;/&gt;&lt;wsp:rsid wsp:val=&quot;36B810CB&quot;/&gt;&lt;wsp:rsid wsp:val=&quot;36C19F02&quot;/&gt;&lt;wsp:rsid wsp:val=&quot;36C62558&quot;/&gt;&lt;wsp:rsid wsp:val=&quot;36D730B1&quot;/&gt;&lt;wsp:rsid wsp:val=&quot;36E155EF&quot;/&gt;&lt;wsp:rsid wsp:val=&quot;36FB9A48&quot;/&gt;&lt;wsp:rsid wsp:val=&quot;370E87D7&quot;/&gt;&lt;wsp:rsid wsp:val=&quot;370FB627&quot;/&gt;&lt;wsp:rsid wsp:val=&quot;37104FE8&quot;/&gt;&lt;wsp:rsid wsp:val=&quot;371189C8&quot;/&gt;&lt;wsp:rsid wsp:val=&quot;3712FAA5&quot;/&gt;&lt;wsp:rsid wsp:val=&quot;37135237&quot;/&gt;&lt;wsp:rsid wsp:val=&quot;3718316B&quot;/&gt;&lt;wsp:rsid wsp:val=&quot;3740DF36&quot;/&gt;&lt;wsp:rsid wsp:val=&quot;37471BC6&quot;/&gt;&lt;wsp:rsid wsp:val=&quot;37501116&quot;/&gt;&lt;wsp:rsid wsp:val=&quot;375426DA&quot;/&gt;&lt;wsp:rsid wsp:val=&quot;37619097&quot;/&gt;&lt;wsp:rsid wsp:val=&quot;3762F9C9&quot;/&gt;&lt;wsp:rsid wsp:val=&quot;376ACB05&quot;/&gt;&lt;wsp:rsid wsp:val=&quot;3772A109&quot;/&gt;&lt;wsp:rsid wsp:val=&quot;377B2B01&quot;/&gt;&lt;wsp:rsid wsp:val=&quot;37941B36&quot;/&gt;&lt;wsp:rsid wsp:val=&quot;37A27C13&quot;/&gt;&lt;wsp:rsid wsp:val=&quot;37B4090D&quot;/&gt;&lt;wsp:rsid wsp:val=&quot;37BCC593&quot;/&gt;&lt;wsp:rsid wsp:val=&quot;37BF2801&quot;/&gt;&lt;wsp:rsid wsp:val=&quot;37D710E4&quot;/&gt;&lt;wsp:rsid wsp:val=&quot;37F18325&quot;/&gt;&lt;wsp:rsid wsp:val=&quot;37F8172A&quot;/&gt;&lt;wsp:rsid wsp:val=&quot;380A3FE6&quot;/&gt;&lt;wsp:rsid wsp:val=&quot;380B3FFD&quot;/&gt;&lt;wsp:rsid wsp:val=&quot;3823BA42&quot;/&gt;&lt;wsp:rsid wsp:val=&quot;382D31D5&quot;/&gt;&lt;wsp:rsid wsp:val=&quot;383F60BC&quot;/&gt;&lt;wsp:rsid wsp:val=&quot;387FB28C&quot;/&gt;&lt;wsp:rsid wsp:val=&quot;387FD77D&quot;/&gt;&lt;wsp:rsid wsp:val=&quot;3891DFDC&quot;/&gt;&lt;wsp:rsid wsp:val=&quot;38AAB380&quot;/&gt;&lt;wsp:rsid wsp:val=&quot;38ADFE55&quot;/&gt;&lt;wsp:rsid wsp:val=&quot;38AE30BF&quot;/&gt;&lt;wsp:rsid wsp:val=&quot;38D6FCB3&quot;/&gt;&lt;wsp:rsid wsp:val=&quot;38E24367&quot;/&gt;&lt;wsp:rsid wsp:val=&quot;38ED6B12&quot;/&gt;&lt;wsp:rsid wsp:val=&quot;38FB6378&quot;/&gt;&lt;wsp:rsid wsp:val=&quot;38FBAC8B&quot;/&gt;&lt;wsp:rsid wsp:val=&quot;390626A1&quot;/&gt;&lt;wsp:rsid wsp:val=&quot;391491FB&quot;/&gt;&lt;wsp:rsid wsp:val=&quot;39164E45&quot;/&gt;&lt;wsp:rsid wsp:val=&quot;391FCAB1&quot;/&gt;&lt;wsp:rsid wsp:val=&quot;3934BD0B&quot;/&gt;&lt;wsp:rsid wsp:val=&quot;393EDE77&quot;/&gt;&lt;wsp:rsid wsp:val=&quot;394944D0&quot;/&gt;&lt;wsp:rsid wsp:val=&quot;395C57D2&quot;/&gt;&lt;wsp:rsid wsp:val=&quot;39651274&quot;/&gt;&lt;wsp:rsid wsp:val=&quot;3966EC74&quot;/&gt;&lt;wsp:rsid wsp:val=&quot;3968F3F3&quot;/&gt;&lt;wsp:rsid wsp:val=&quot;3972423F&quot;/&gt;&lt;wsp:rsid wsp:val=&quot;3972EDAF&quot;/&gt;&lt;wsp:rsid wsp:val=&quot;39B61816&quot;/&gt;&lt;wsp:rsid wsp:val=&quot;39B872DC&quot;/&gt;&lt;wsp:rsid wsp:val=&quot;39BFA048&quot;/&gt;&lt;wsp:rsid wsp:val=&quot;39C79B0E&quot;/&gt;&lt;wsp:rsid wsp:val=&quot;39EA0E14&quot;/&gt;&lt;wsp:rsid wsp:val=&quot;39EA9AA9&quot;/&gt;&lt;wsp:rsid wsp:val=&quot;39EC852D&quot;/&gt;&lt;wsp:rsid wsp:val=&quot;39FE15DE&quot;/&gt;&lt;wsp:rsid wsp:val=&quot;3A03E3CE&quot;/&gt;&lt;wsp:rsid wsp:val=&quot;3A0B73FD&quot;/&gt;&lt;wsp:rsid wsp:val=&quot;3A0ECDC8&quot;/&gt;&lt;wsp:rsid wsp:val=&quot;3A165F93&quot;/&gt;&lt;wsp:rsid wsp:val=&quot;3A1E1636&quot;/&gt;&lt;wsp:rsid wsp:val=&quot;3A4022DC&quot;/&gt;&lt;wsp:rsid wsp:val=&quot;3A447254&quot;/&gt;&lt;wsp:rsid wsp:val=&quot;3A58E104&quot;/&gt;&lt;wsp:rsid wsp:val=&quot;3A67BE48&quot;/&gt;&lt;wsp:rsid wsp:val=&quot;3A71D9A9&quot;/&gt;&lt;wsp:rsid wsp:val=&quot;3A78FDC9&quot;/&gt;&lt;wsp:rsid wsp:val=&quot;3A8A8BDF&quot;/&gt;&lt;wsp:rsid wsp:val=&quot;3A8F1698&quot;/&gt;&lt;wsp:rsid wsp:val=&quot;3A92364A&quot;/&gt;&lt;wsp:rsid wsp:val=&quot;3A9D2DAB&quot;/&gt;&lt;wsp:rsid wsp:val=&quot;3AA697FE&quot;/&gt;&lt;wsp:rsid wsp:val=&quot;3AAA41CB&quot;/&gt;&lt;wsp:rsid wsp:val=&quot;3AB98DE6&quot;/&gt;&lt;wsp:rsid wsp:val=&quot;3AD08F04&quot;/&gt;&lt;wsp:rsid wsp:val=&quot;3AD852F2&quot;/&gt;&lt;wsp:rsid wsp:val=&quot;3AFAD5A1&quot;/&gt;&lt;wsp:rsid wsp:val=&quot;3B040A72&quot;/&gt;&lt;wsp:rsid wsp:val=&quot;3B0B2536&quot;/&gt;&lt;wsp:rsid wsp:val=&quot;3B21BAD2&quot;/&gt;&lt;wsp:rsid wsp:val=&quot;3B25EFC2&quot;/&gt;&lt;wsp:rsid wsp:val=&quot;3B28E1E2&quot;/&gt;&lt;wsp:rsid wsp:val=&quot;3B573CAF&quot;/&gt;&lt;wsp:rsid wsp:val=&quot;3B5E6278&quot;/&gt;&lt;wsp:rsid wsp:val=&quot;3B78A4AB&quot;/&gt;&lt;wsp:rsid wsp:val=&quot;3B7D5939&quot;/&gt;&lt;wsp:rsid wsp:val=&quot;3B7EC31A&quot;/&gt;&lt;wsp:rsid wsp:val=&quot;3B8BADF6&quot;/&gt;&lt;wsp:rsid wsp:val=&quot;3BA8D8A3&quot;/&gt;&lt;wsp:rsid wsp:val=&quot;3BAB9770&quot;/&gt;&lt;wsp:rsid wsp:val=&quot;3BCA98AE&quot;/&gt;&lt;wsp:rsid wsp:val=&quot;3BCF38BC&quot;/&gt;&lt;wsp:rsid wsp:val=&quot;3BD13DDB&quot;/&gt;&lt;wsp:rsid wsp:val=&quot;3BD78CD7&quot;/&gt;&lt;wsp:rsid wsp:val=&quot;3BEF122D&quot;/&gt;&lt;wsp:rsid wsp:val=&quot;3BF896EC&quot;/&gt;&lt;wsp:rsid wsp:val=&quot;3BF9FBCB&quot;/&gt;&lt;wsp:rsid wsp:val=&quot;3C00EE61&quot;/&gt;&lt;wsp:rsid wsp:val=&quot;3C134CC7&quot;/&gt;&lt;wsp:rsid wsp:val=&quot;3C185E58&quot;/&gt;&lt;wsp:rsid wsp:val=&quot;3C4B614F&quot;/&gt;&lt;wsp:rsid wsp:val=&quot;3C54BC60&quot;/&gt;&lt;wsp:rsid wsp:val=&quot;3C677D10&quot;/&gt;&lt;wsp:rsid wsp:val=&quot;3C72C04F&quot;/&gt;&lt;wsp:rsid wsp:val=&quot;3C86575E&quot;/&gt;&lt;wsp:rsid wsp:val=&quot;3C8CDDF9&quot;/&gt;&lt;wsp:rsid wsp:val=&quot;3C9C968E&quot;/&gt;&lt;wsp:rsid wsp:val=&quot;3CA2D5AC&quot;/&gt;&lt;wsp:rsid wsp:val=&quot;3CAF55BE&quot;/&gt;&lt;wsp:rsid wsp:val=&quot;3CB178BD&quot;/&gt;&lt;wsp:rsid wsp:val=&quot;3CB22E6A&quot;/&gt;&lt;wsp:rsid wsp:val=&quot;3CBDF456&quot;/&gt;&lt;wsp:rsid wsp:val=&quot;3CD870C7&quot;/&gt;&lt;wsp:rsid wsp:val=&quot;3CDFE246&quot;/&gt;&lt;wsp:rsid wsp:val=&quot;3CED3705&quot;/&gt;&lt;wsp:rsid wsp:val=&quot;3D11556B&quot;/&gt;&lt;wsp:rsid wsp:val=&quot;3D16FCA6&quot;/&gt;&lt;wsp:rsid wsp:val=&quot;3D20A6E5&quot;/&gt;&lt;wsp:rsid wsp:val=&quot;3D25C250&quot;/&gt;&lt;wsp:rsid wsp:val=&quot;3D334F4F&quot;/&gt;&lt;wsp:rsid wsp:val=&quot;3D373D50&quot;/&gt;&lt;wsp:rsid wsp:val=&quot;3D436B53&quot;/&gt;&lt;wsp:rsid wsp:val=&quot;3D51CD02&quot;/&gt;&lt;wsp:rsid wsp:val=&quot;3D5CAB14&quot;/&gt;&lt;wsp:rsid wsp:val=&quot;3D689E03&quot;/&gt;&lt;wsp:rsid wsp:val=&quot;3D707565&quot;/&gt;&lt;wsp:rsid wsp:val=&quot;3D793332&quot;/&gt;&lt;wsp:rsid wsp:val=&quot;3D7F916C&quot;/&gt;&lt;wsp:rsid wsp:val=&quot;3D805F49&quot;/&gt;&lt;wsp:rsid wsp:val=&quot;3D86894D&quot;/&gt;&lt;wsp:rsid wsp:val=&quot;3D87FE86&quot;/&gt;&lt;wsp:rsid wsp:val=&quot;3D97ACAA&quot;/&gt;&lt;wsp:rsid wsp:val=&quot;3DB0AE79&quot;/&gt;&lt;wsp:rsid wsp:val=&quot;3DBE845B&quot;/&gt;&lt;wsp:rsid wsp:val=&quot;3DC76E76&quot;/&gt;&lt;wsp:rsid wsp:val=&quot;3DCEF97B&quot;/&gt;&lt;wsp:rsid wsp:val=&quot;3DE821C2&quot;/&gt;&lt;wsp:rsid wsp:val=&quot;3DE9BF68&quot;/&gt;&lt;wsp:rsid wsp:val=&quot;3E073F7E&quot;/&gt;&lt;wsp:rsid wsp:val=&quot;3E0840EA&quot;/&gt;&lt;wsp:rsid wsp:val=&quot;3E0C3B95&quot;/&gt;&lt;wsp:rsid wsp:val=&quot;3E10988C&quot;/&gt;&lt;wsp:rsid wsp:val=&quot;3E124F9A&quot;/&gt;&lt;wsp:rsid wsp:val=&quot;3E1D2E98&quot;/&gt;&lt;wsp:rsid wsp:val=&quot;3E285B5D&quot;/&gt;&lt;wsp:rsid wsp:val=&quot;3E2F85F0&quot;/&gt;&lt;wsp:rsid wsp:val=&quot;3E37D8AA&quot;/&gt;&lt;wsp:rsid wsp:val=&quot;3E398A3B&quot;/&gt;&lt;wsp:rsid wsp:val=&quot;3E3B3626&quot;/&gt;&lt;wsp:rsid wsp:val=&quot;3E3D0891&quot;/&gt;&lt;wsp:rsid wsp:val=&quot;3E4E0D59&quot;/&gt;&lt;wsp:rsid wsp:val=&quot;3E569F7A&quot;/&gt;&lt;wsp:rsid wsp:val=&quot;3E652209&quot;/&gt;&lt;wsp:rsid wsp:val=&quot;3E6D8567&quot;/&gt;&lt;wsp:rsid wsp:val=&quot;3E824E3A&quot;/&gt;&lt;wsp:rsid wsp:val=&quot;3E898939&quot;/&gt;&lt;wsp:rsid wsp:val=&quot;3E8B859E&quot;/&gt;&lt;wsp:rsid wsp:val=&quot;3E96A5FB&quot;/&gt;&lt;wsp:rsid wsp:val=&quot;3EA4E85D&quot;/&gt;&lt;wsp:rsid wsp:val=&quot;3EA5CA07&quot;/&gt;&lt;wsp:rsid wsp:val=&quot;3EB83558&quot;/&gt;&lt;wsp:rsid wsp:val=&quot;3EBF300A&quot;/&gt;&lt;wsp:rsid wsp:val=&quot;3EC293F4&quot;/&gt;&lt;wsp:rsid wsp:val=&quot;3EC4D545&quot;/&gt;&lt;wsp:rsid wsp:val=&quot;3EDC7219&quot;/&gt;&lt;wsp:rsid wsp:val=&quot;3EDD15C2&quot;/&gt;&lt;wsp:rsid wsp:val=&quot;3EDF239B&quot;/&gt;&lt;wsp:rsid wsp:val=&quot;3EE51106&quot;/&gt;&lt;wsp:rsid wsp:val=&quot;3EF3FB6B&quot;/&gt;&lt;wsp:rsid wsp:val=&quot;3F022EF3&quot;/&gt;&lt;wsp:rsid wsp:val=&quot;3F0BBDDF&quot;/&gt;&lt;wsp:rsid wsp:val=&quot;3F1CD52B&quot;/&gt;&lt;wsp:rsid wsp:val=&quot;3F22070E&quot;/&gt;&lt;wsp:rsid wsp:val=&quot;3F29705D&quot;/&gt;&lt;wsp:rsid wsp:val=&quot;3F2DDA27&quot;/&gt;&lt;wsp:rsid wsp:val=&quot;3F65203E&quot;/&gt;&lt;wsp:rsid wsp:val=&quot;3F65F247&quot;/&gt;&lt;wsp:rsid wsp:val=&quot;3F78DFB8&quot;/&gt;&lt;wsp:rsid wsp:val=&quot;3F8CB2C3&quot;/&gt;&lt;wsp:rsid wsp:val=&quot;3F8D080C&quot;/&gt;&lt;wsp:rsid wsp:val=&quot;3FA7E946&quot;/&gt;&lt;wsp:rsid wsp:val=&quot;3FB7222A&quot;/&gt;&lt;wsp:rsid wsp:val=&quot;3FBDB666&quot;/&gt;&lt;wsp:rsid wsp:val=&quot;3FC4A810&quot;/&gt;&lt;wsp:rsid wsp:val=&quot;3FC7B685&quot;/&gt;&lt;wsp:rsid wsp:val=&quot;3FD2EE8A&quot;/&gt;&lt;wsp:rsid wsp:val=&quot;3FE11F1C&quot;/&gt;&lt;wsp:rsid wsp:val=&quot;4003AAB2&quot;/&gt;&lt;wsp:rsid wsp:val=&quot;40047225&quot;/&gt;&lt;wsp:rsid wsp:val=&quot;40068CC4&quot;/&gt;&lt;wsp:rsid wsp:val=&quot;400ECBF3&quot;/&gt;&lt;wsp:rsid wsp:val=&quot;40174385&quot;/&gt;&lt;wsp:rsid wsp:val=&quot;402E3172&quot;/&gt;&lt;wsp:rsid wsp:val=&quot;40402B5B&quot;/&gt;&lt;wsp:rsid wsp:val=&quot;4055F221&quot;/&gt;&lt;wsp:rsid wsp:val=&quot;4059EB12&quot;/&gt;&lt;wsp:rsid wsp:val=&quot;409D7ADD&quot;/&gt;&lt;wsp:rsid wsp:val=&quot;40ABBB75&quot;/&gt;&lt;wsp:rsid wsp:val=&quot;40AD59E9&quot;/&gt;&lt;wsp:rsid wsp:val=&quot;40B54760&quot;/&gt;&lt;wsp:rsid wsp:val=&quot;40BADC08&quot;/&gt;&lt;wsp:rsid wsp:val=&quot;40C71000&quot;/&gt;&lt;wsp:rsid wsp:val=&quot;40CE5807&quot;/&gt;&lt;wsp:rsid wsp:val=&quot;40D90AD0&quot;/&gt;&lt;wsp:rsid wsp:val=&quot;40D951BD&quot;/&gt;&lt;wsp:rsid wsp:val=&quot;40DAE098&quot;/&gt;&lt;wsp:rsid wsp:val=&quot;40DD4EC6&quot;/&gt;&lt;wsp:rsid wsp:val=&quot;40E329D4&quot;/&gt;&lt;wsp:rsid wsp:val=&quot;40F79D6F&quot;/&gt;&lt;wsp:rsid wsp:val=&quot;41228F1A&quot;/&gt;&lt;wsp:rsid wsp:val=&quot;4126C53E&quot;/&gt;&lt;wsp:rsid wsp:val=&quot;41465D96&quot;/&gt;&lt;wsp:rsid wsp:val=&quot;4146D983&quot;/&gt;&lt;wsp:rsid wsp:val=&quot;41541A3C&quot;/&gt;&lt;wsp:rsid wsp:val=&quot;41546936&quot;/&gt;&lt;wsp:rsid wsp:val=&quot;4170AF09&quot;/&gt;&lt;wsp:rsid wsp:val=&quot;41756398&quot;/&gt;&lt;wsp:rsid wsp:val=&quot;417892B1&quot;/&gt;&lt;wsp:rsid wsp:val=&quot;4185AE1B&quot;/&gt;&lt;wsp:rsid wsp:val=&quot;4187DC22&quot;/&gt;&lt;wsp:rsid wsp:val=&quot;419E8E00&quot;/&gt;&lt;wsp:rsid wsp:val=&quot;41A03462&quot;/&gt;&lt;wsp:rsid wsp:val=&quot;41B35038&quot;/&gt;&lt;wsp:rsid wsp:val=&quot;41B96F63&quot;/&gt;&lt;wsp:rsid wsp:val=&quot;41C70632&quot;/&gt;&lt;wsp:rsid wsp:val=&quot;41C857F8&quot;/&gt;&lt;wsp:rsid wsp:val=&quot;41C86D4C&quot;/&gt;&lt;wsp:rsid wsp:val=&quot;41D15B1E&quot;/&gt;&lt;wsp:rsid wsp:val=&quot;41D5FCC6&quot;/&gt;&lt;wsp:rsid wsp:val=&quot;41DFA5FA&quot;/&gt;&lt;wsp:rsid wsp:val=&quot;41F1058D&quot;/&gt;&lt;wsp:rsid wsp:val=&quot;41F2AD2C&quot;/&gt;&lt;wsp:rsid wsp:val=&quot;41FC87BF&quot;/&gt;&lt;wsp:rsid wsp:val=&quot;42074097&quot;/&gt;&lt;wsp:rsid wsp:val=&quot;4209D73A&quot;/&gt;&lt;wsp:rsid wsp:val=&quot;4212ACEE&quot;/&gt;&lt;wsp:rsid wsp:val=&quot;4223BF26&quot;/&gt;&lt;wsp:rsid wsp:val=&quot;423904E1&quot;/&gt;&lt;wsp:rsid wsp:val=&quot;4241A118&quot;/&gt;&lt;wsp:rsid wsp:val=&quot;4248AFA3&quot;/&gt;&lt;wsp:rsid wsp:val=&quot;4250E165&quot;/&gt;&lt;wsp:rsid wsp:val=&quot;42528F17&quot;/&gt;&lt;wsp:rsid wsp:val=&quot;42595088&quot;/&gt;&lt;wsp:rsid wsp:val=&quot;425FDE20&quot;/&gt;&lt;wsp:rsid wsp:val=&quot;4261201D&quot;/&gt;&lt;wsp:rsid wsp:val=&quot;427B56AB&quot;/&gt;&lt;wsp:rsid wsp:val=&quot;428F1733&quot;/&gt;&lt;wsp:rsid wsp:val=&quot;42906558&quot;/&gt;&lt;wsp:rsid wsp:val=&quot;42988186&quot;/&gt;&lt;wsp:rsid wsp:val=&quot;42AAFF62&quot;/&gt;&lt;wsp:rsid wsp:val=&quot;42ADD1C1&quot;/&gt;&lt;wsp:rsid wsp:val=&quot;42B99E49&quot;/&gt;&lt;wsp:rsid wsp:val=&quot;42D02989&quot;/&gt;&lt;wsp:rsid wsp:val=&quot;42D5FBC8&quot;/&gt;&lt;wsp:rsid wsp:val=&quot;42E34B98&quot;/&gt;&lt;wsp:rsid wsp:val=&quot;42E8BEA0&quot;/&gt;&lt;wsp:rsid wsp:val=&quot;42F573C9&quot;/&gt;&lt;wsp:rsid wsp:val=&quot;4304099D&quot;/&gt;&lt;wsp:rsid wsp:val=&quot;430A67F5&quot;/&gt;&lt;wsp:rsid wsp:val=&quot;4317C2AF&quot;/&gt;&lt;wsp:rsid wsp:val=&quot;431CAF2F&quot;/&gt;&lt;wsp:rsid wsp:val=&quot;43217E7C&quot;/&gt;&lt;wsp:rsid wsp:val=&quot;4323310C&quot;/&gt;&lt;wsp:rsid wsp:val=&quot;4326A5B5&quot;/&gt;&lt;wsp:rsid wsp:val=&quot;432DE30F&quot;/&gt;&lt;wsp:rsid wsp:val=&quot;4333B072&quot;/&gt;&lt;wsp:rsid wsp:val=&quot;433B1B2B&quot;/&gt;&lt;wsp:rsid wsp:val=&quot;4344F317&quot;/&gt;&lt;wsp:rsid wsp:val=&quot;4346DC01&quot;/&gt;&lt;wsp:rsid wsp:val=&quot;434FDCE2&quot;/&gt;&lt;wsp:rsid wsp:val=&quot;43502256&quot;/&gt;&lt;wsp:rsid wsp:val=&quot;435875F9&quot;/&gt;&lt;wsp:rsid wsp:val=&quot;4359E2F8&quot;/&gt;&lt;wsp:rsid wsp:val=&quot;435C7889&quot;/&gt;&lt;wsp:rsid wsp:val=&quot;436A5D79&quot;/&gt;&lt;wsp:rsid wsp:val=&quot;43710797&quot;/&gt;&lt;wsp:rsid wsp:val=&quot;4371CD7E&quot;/&gt;&lt;wsp:rsid wsp:val=&quot;4372EDB3&quot;/&gt;&lt;wsp:rsid wsp:val=&quot;437674BA&quot;/&gt;&lt;wsp:rsid wsp:val=&quot;438BB3F0&quot;/&gt;&lt;wsp:rsid wsp:val=&quot;43944A59&quot;/&gt;&lt;wsp:rsid wsp:val=&quot;439D9487&quot;/&gt;&lt;wsp:rsid wsp:val=&quot;43A45579&quot;/&gt;&lt;wsp:rsid wsp:val=&quot;43AF77E1&quot;/&gt;&lt;wsp:rsid wsp:val=&quot;43BD603B&quot;/&gt;&lt;wsp:rsid wsp:val=&quot;43C0CD4C&quot;/&gt;&lt;wsp:rsid wsp:val=&quot;43CA0E0B&quot;/&gt;&lt;wsp:rsid wsp:val=&quot;43CC6A2E&quot;/&gt;&lt;wsp:rsid wsp:val=&quot;43D0C358&quot;/&gt;&lt;wsp:rsid wsp:val=&quot;43D41360&quot;/&gt;&lt;wsp:rsid wsp:val=&quot;43DF3595&quot;/&gt;&lt;wsp:rsid wsp:val=&quot;43E066C9&quot;/&gt;&lt;wsp:rsid wsp:val=&quot;43E5F1E3&quot;/&gt;&lt;wsp:rsid wsp:val=&quot;43EA7EA7&quot;/&gt;&lt;wsp:rsid wsp:val=&quot;44021198&quot;/&gt;&lt;wsp:rsid wsp:val=&quot;4417E119&quot;/&gt;&lt;wsp:rsid wsp:val=&quot;441836C4&quot;/&gt;&lt;wsp:rsid wsp:val=&quot;4432FC58&quot;/&gt;&lt;wsp:rsid wsp:val=&quot;44342F62&quot;/&gt;&lt;wsp:rsid wsp:val=&quot;4434CAC9&quot;/&gt;&lt;wsp:rsid wsp:val=&quot;443D69B8&quot;/&gt;&lt;wsp:rsid wsp:val=&quot;44494434&quot;/&gt;&lt;wsp:rsid wsp:val=&quot;44515246&quot;/&gt;&lt;wsp:rsid wsp:val=&quot;4464A006&quot;/&gt;&lt;wsp:rsid wsp:val=&quot;4466CD26&quot;/&gt;&lt;wsp:rsid wsp:val=&quot;446DCB14&quot;/&gt;&lt;wsp:rsid wsp:val=&quot;44822731&quot;/&gt;&lt;wsp:rsid wsp:val=&quot;4488F72F&quot;/&gt;&lt;wsp:rsid wsp:val=&quot;4489C3F9&quot;/&gt;&lt;wsp:rsid wsp:val=&quot;4494F59F&quot;/&gt;&lt;wsp:rsid wsp:val=&quot;44A414B1&quot;/&gt;&lt;wsp:rsid wsp:val=&quot;44E9D8B4&quot;/&gt;&lt;wsp:rsid wsp:val=&quot;44ED8616&quot;/&gt;&lt;wsp:rsid wsp:val=&quot;44F0D1C9&quot;/&gt;&lt;wsp:rsid wsp:val=&quot;44F848EA&quot;/&gt;&lt;wsp:rsid wsp:val=&quot;44FC7D60&quot;/&gt;&lt;wsp:rsid wsp:val=&quot;45098276&quot;/&gt;&lt;wsp:rsid wsp:val=&quot;451A9B5E&quot;/&gt;&lt;wsp:rsid wsp:val=&quot;45238D64&quot;/&gt;&lt;wsp:rsid wsp:val=&quot;453FB9EA&quot;/&gt;&lt;wsp:rsid wsp:val=&quot;454256C8&quot;/&gt;&lt;wsp:rsid wsp:val=&quot;4548BA7E&quot;/&gt;&lt;wsp:rsid wsp:val=&quot;454A0115&quot;/&gt;&lt;wsp:rsid wsp:val=&quot;454CFAEE&quot;/&gt;&lt;wsp:rsid wsp:val=&quot;45562F5A&quot;/&gt;&lt;wsp:rsid wsp:val=&quot;455DFC5B&quot;/&gt;&lt;wsp:rsid wsp:val=&quot;45701AA4&quot;/&gt;&lt;wsp:rsid wsp:val=&quot;45837BDB&quot;/&gt;&lt;wsp:rsid wsp:val=&quot;458D5B6E&quot;/&gt;&lt;wsp:rsid wsp:val=&quot;459138FB&quot;/&gt;&lt;wsp:rsid wsp:val=&quot;459167FC&quot;/&gt;&lt;wsp:rsid wsp:val=&quot;4592B3FB&quot;/&gt;&lt;wsp:rsid wsp:val=&quot;459A8123&quot;/&gt;&lt;wsp:rsid wsp:val=&quot;45A07234&quot;/&gt;&lt;wsp:rsid wsp:val=&quot;45AA5592&quot;/&gt;&lt;wsp:rsid wsp:val=&quot;45B97F52&quot;/&gt;&lt;wsp:rsid wsp:val=&quot;45C5BE61&quot;/&gt;&lt;wsp:rsid wsp:val=&quot;45DBBB25&quot;/&gt;&lt;wsp:rsid wsp:val=&quot;45FD9315&quot;/&gt;&lt;wsp:rsid wsp:val=&quot;46058A51&quot;/&gt;&lt;wsp:rsid wsp:val=&quot;460A7196&quot;/&gt;&lt;wsp:rsid wsp:val=&quot;460D9C8A&quot;/&gt;&lt;wsp:rsid wsp:val=&quot;4628E05A&quot;/&gt;&lt;wsp:rsid wsp:val=&quot;462A057E&quot;/&gt;&lt;wsp:rsid wsp:val=&quot;4634AFDD&quot;/&gt;&lt;wsp:rsid wsp:val=&quot;464583D8&quot;/&gt;&lt;wsp:rsid wsp:val=&quot;465043B7&quot;/&gt;&lt;wsp:rsid wsp:val=&quot;46520F05&quot;/&gt;&lt;wsp:rsid wsp:val=&quot;46586C7D&quot;/&gt;&lt;wsp:rsid wsp:val=&quot;465DF276&quot;/&gt;&lt;wsp:rsid wsp:val=&quot;46A4CC41&quot;/&gt;&lt;wsp:rsid wsp:val=&quot;46AB6DAB&quot;/&gt;&lt;wsp:rsid wsp:val=&quot;46C28446&quot;/&gt;&lt;wsp:rsid wsp:val=&quot;46C4C8DD&quot;/&gt;&lt;wsp:rsid wsp:val=&quot;46CE49AE&quot;/&gt;&lt;wsp:rsid wsp:val=&quot;46DF7F46&quot;/&gt;&lt;wsp:rsid wsp:val=&quot;46EB17FE&quot;/&gt;&lt;wsp:rsid wsp:val=&quot;46F09670&quot;/&gt;&lt;wsp:rsid wsp:val=&quot;46F3A60E&quot;/&gt;&lt;wsp:rsid wsp:val=&quot;4700F210&quot;/&gt;&lt;wsp:rsid wsp:val=&quot;47156AC1&quot;/&gt;&lt;wsp:rsid wsp:val=&quot;471996ED&quot;/&gt;&lt;wsp:rsid wsp:val=&quot;47257C68&quot;/&gt;&lt;wsp:rsid wsp:val=&quot;472E73CC&quot;/&gt;&lt;wsp:rsid wsp:val=&quot;47365184&quot;/&gt;&lt;wsp:rsid wsp:val=&quot;473AD547&quot;/&gt;&lt;wsp:rsid wsp:val=&quot;473F5209&quot;/&gt;&lt;wsp:rsid wsp:val=&quot;475207F7&quot;/&gt;&lt;wsp:rsid wsp:val=&quot;475451F4&quot;/&gt;&lt;wsp:rsid wsp:val=&quot;475F2351&quot;/&gt;&lt;wsp:rsid wsp:val=&quot;476BF2A9&quot;/&gt;&lt;wsp:rsid wsp:val=&quot;476CA315&quot;/&gt;&lt;wsp:rsid wsp:val=&quot;4778E45E&quot;/&gt;&lt;wsp:rsid wsp:val=&quot;477D516D&quot;/&gt;&lt;wsp:rsid wsp:val=&quot;47837DE9&quot;/&gt;&lt;wsp:rsid wsp:val=&quot;478C74CF&quot;/&gt;&lt;wsp:rsid wsp:val=&quot;47996376&quot;/&gt;&lt;wsp:rsid wsp:val=&quot;47A03990&quot;/&gt;&lt;wsp:rsid wsp:val=&quot;47AD4162&quot;/&gt;&lt;wsp:rsid wsp:val=&quot;47B6A7AD&quot;/&gt;&lt;wsp:rsid wsp:val=&quot;47BAB5E0&quot;/&gt;&lt;wsp:rsid wsp:val=&quot;47C0DF06&quot;/&gt;&lt;wsp:rsid wsp:val=&quot;47CF6B4D&quot;/&gt;&lt;wsp:rsid wsp:val=&quot;47E2FDCC&quot;/&gt;&lt;wsp:rsid wsp:val=&quot;47E6BD8E&quot;/&gt;&lt;wsp:rsid wsp:val=&quot;47EEC471&quot;/&gt;&lt;wsp:rsid wsp:val=&quot;47F6BDB2&quot;/&gt;&lt;wsp:rsid wsp:val=&quot;47F8B145&quot;/&gt;&lt;wsp:rsid wsp:val=&quot;47FDAC90&quot;/&gt;&lt;wsp:rsid wsp:val=&quot;47FE4E28&quot;/&gt;&lt;wsp:rsid wsp:val=&quot;4800A6FD&quot;/&gt;&lt;wsp:rsid wsp:val=&quot;4810D898&quot;/&gt;&lt;wsp:rsid wsp:val=&quot;4818D418&quot;/&gt;&lt;wsp:rsid wsp:val=&quot;481FFECE&quot;/&gt;&lt;wsp:rsid wsp:val=&quot;4835938D&quot;/&gt;&lt;wsp:rsid wsp:val=&quot;4838601A&quot;/&gt;&lt;wsp:rsid wsp:val=&quot;483B127E&quot;/&gt;&lt;wsp:rsid wsp:val=&quot;4845A219&quot;/&gt;&lt;wsp:rsid wsp:val=&quot;484D6F83&quot;/&gt;&lt;wsp:rsid wsp:val=&quot;484D8E27&quot;/&gt;&lt;wsp:rsid wsp:val=&quot;4851402B&quot;/&gt;&lt;wsp:rsid wsp:val=&quot;4856B24E&quot;/&gt;&lt;wsp:rsid wsp:val=&quot;489AD1F6&quot;/&gt;&lt;wsp:rsid wsp:val=&quot;48A6F46E&quot;/&gt;&lt;wsp:rsid wsp:val=&quot;48B9E6DE&quot;/&gt;&lt;wsp:rsid wsp:val=&quot;48BD5C66&quot;/&gt;&lt;wsp:rsid wsp:val=&quot;48C7C7B6&quot;/&gt;&lt;wsp:rsid wsp:val=&quot;48CCB334&quot;/&gt;&lt;wsp:rsid wsp:val=&quot;48D582BB&quot;/&gt;&lt;wsp:rsid wsp:val=&quot;48EF253D&quot;/&gt;&lt;wsp:rsid wsp:val=&quot;48F24C39&quot;/&gt;&lt;wsp:rsid wsp:val=&quot;48FA87AF&quot;/&gt;&lt;wsp:rsid wsp:val=&quot;48FBE08F&quot;/&gt;&lt;wsp:rsid wsp:val=&quot;48FD5472&quot;/&gt;&lt;wsp:rsid wsp:val=&quot;48FE58B7&quot;/&gt;&lt;wsp:rsid wsp:val=&quot;4902E91A&quot;/&gt;&lt;wsp:rsid wsp:val=&quot;49038246&quot;/&gt;&lt;wsp:rsid wsp:val=&quot;4907A03A&quot;/&gt;&lt;wsp:rsid wsp:val=&quot;490F3536&quot;/&gt;&lt;wsp:rsid wsp:val=&quot;49126874&quot;/&gt;&lt;wsp:rsid wsp:val=&quot;49178452&quot;/&gt;&lt;wsp:rsid wsp:val=&quot;491DD060&quot;/&gt;&lt;wsp:rsid wsp:val=&quot;4926ED5D&quot;/&gt;&lt;wsp:rsid wsp:val=&quot;492A5CA5&quot;/&gt;&lt;wsp:rsid wsp:val=&quot;492FBEA2&quot;/&gt;&lt;wsp:rsid wsp:val=&quot;4931D723&quot;/&gt;&lt;wsp:rsid wsp:val=&quot;49363B28&quot;/&gt;&lt;wsp:rsid wsp:val=&quot;493DC266&quot;/&gt;&lt;wsp:rsid wsp:val=&quot;495488BC&quot;/&gt;&lt;wsp:rsid wsp:val=&quot;495B8CA1&quot;/&gt;&lt;wsp:rsid wsp:val=&quot;49751628&quot;/&gt;&lt;wsp:rsid wsp:val=&quot;49860829&quot;/&gt;&lt;wsp:rsid wsp:val=&quot;498DC2DE&quot;/&gt;&lt;wsp:rsid wsp:val=&quot;4993F841&quot;/&gt;&lt;wsp:rsid wsp:val=&quot;4994531E&quot;/&gt;&lt;wsp:rsid wsp:val=&quot;49946753&quot;/&gt;&lt;wsp:rsid wsp:val=&quot;49959338&quot;/&gt;&lt;wsp:rsid wsp:val=&quot;49AAEEC7&quot;/&gt;&lt;wsp:rsid wsp:val=&quot;49FAD5B9&quot;/&gt;&lt;wsp:rsid wsp:val=&quot;4A02837B&quot;/&gt;&lt;wsp:rsid wsp:val=&quot;4A1218EA&quot;/&gt;&lt;wsp:rsid wsp:val=&quot;4A26EA5B&quot;/&gt;&lt;wsp:rsid wsp:val=&quot;4A282172&quot;/&gt;&lt;wsp:rsid wsp:val=&quot;4A28ABC5&quot;/&gt;&lt;wsp:rsid wsp:val=&quot;4A385246&quot;/&gt;&lt;wsp:rsid wsp:val=&quot;4A3D1DC1&quot;/&gt;&lt;wsp:rsid wsp:val=&quot;4A41F710&quot;/&gt;&lt;wsp:rsid wsp:val=&quot;4A4441B2&quot;/&gt;&lt;wsp:rsid wsp:val=&quot;4A44EC17&quot;/&gt;&lt;wsp:rsid wsp:val=&quot;4A462FF6&quot;/&gt;&lt;wsp:rsid wsp:val=&quot;4A4DD5B7&quot;/&gt;&lt;wsp:rsid wsp:val=&quot;4A502F66&quot;/&gt;&lt;wsp:rsid wsp:val=&quot;4A57ECE6&quot;/&gt;&lt;wsp:rsid wsp:val=&quot;4A75B224&quot;/&gt;&lt;wsp:rsid wsp:val=&quot;4A769022&quot;/&gt;&lt;wsp:rsid wsp:val=&quot;4A8B43BA&quot;/&gt;&lt;wsp:rsid wsp:val=&quot;4A95DA1A&quot;/&gt;&lt;wsp:rsid wsp:val=&quot;4A9664CB&quot;/&gt;&lt;wsp:rsid wsp:val=&quot;4A9C3127&quot;/&gt;&lt;wsp:rsid wsp:val=&quot;4AB47F27&quot;/&gt;&lt;wsp:rsid wsp:val=&quot;4ABA2A21&quot;/&gt;&lt;wsp:rsid wsp:val=&quot;4ABF93A8&quot;/&gt;&lt;wsp:rsid wsp:val=&quot;4AD4C078&quot;/&gt;&lt;wsp:rsid wsp:val=&quot;4AD79F24&quot;/&gt;&lt;wsp:rsid wsp:val=&quot;4AD79FB9&quot;/&gt;&lt;wsp:rsid wsp:val=&quot;4AF8870D&quot;/&gt;&lt;wsp:rsid wsp:val=&quot;4B075DC7&quot;/&gt;&lt;wsp:rsid wsp:val=&quot;4B1A0695&quot;/&gt;&lt;wsp:rsid wsp:val=&quot;4B23249E&quot;/&gt;&lt;wsp:rsid wsp:val=&quot;4B3847BF&quot;/&gt;&lt;wsp:rsid wsp:val=&quot;4B4790EC&quot;/&gt;&lt;wsp:rsid wsp:val=&quot;4B4D982C&quot;/&gt;&lt;wsp:rsid wsp:val=&quot;4B4E6211&quot;/&gt;&lt;wsp:rsid wsp:val=&quot;4B613D05&quot;/&gt;&lt;wsp:rsid wsp:val=&quot;4B70EE5C&quot;/&gt;&lt;wsp:rsid wsp:val=&quot;4B7BE029&quot;/&gt;&lt;wsp:rsid wsp:val=&quot;4B812DAF&quot;/&gt;&lt;wsp:rsid wsp:val=&quot;4B93EAC0&quot;/&gt;&lt;wsp:rsid wsp:val=&quot;4B984399&quot;/&gt;&lt;wsp:rsid wsp:val=&quot;4BA8C8E6&quot;/&gt;&lt;wsp:rsid wsp:val=&quot;4BBDA343&quot;/&gt;&lt;wsp:rsid wsp:val=&quot;4BC0AE8F&quot;/&gt;&lt;wsp:rsid wsp:val=&quot;4BD8B072&quot;/&gt;&lt;wsp:rsid wsp:val=&quot;4BE0BC78&quot;/&gt;&lt;wsp:rsid wsp:val=&quot;4BE9107A&quot;/&gt;&lt;wsp:rsid wsp:val=&quot;4BF2BD5F&quot;/&gt;&lt;wsp:rsid wsp:val=&quot;4C0D237D&quot;/&gt;&lt;wsp:rsid wsp:val=&quot;4C0D5F38&quot;/&gt;&lt;wsp:rsid wsp:val=&quot;4C221EFE&quot;/&gt;&lt;wsp:rsid wsp:val=&quot;4C2AFDBB&quot;/&gt;&lt;wsp:rsid wsp:val=&quot;4C2CCF03&quot;/&gt;&lt;wsp:rsid wsp:val=&quot;4C2FE13F&quot;/&gt;&lt;wsp:rsid wsp:val=&quot;4C34F263&quot;/&gt;&lt;wsp:rsid wsp:val=&quot;4C37BD4D&quot;/&gt;&lt;wsp:rsid wsp:val=&quot;4C3D988F&quot;/&gt;&lt;wsp:rsid wsp:val=&quot;4C3F71D1&quot;/&gt;&lt;wsp:rsid wsp:val=&quot;4C50C7DC&quot;/&gt;&lt;wsp:rsid wsp:val=&quot;4C512132&quot;/&gt;&lt;wsp:rsid wsp:val=&quot;4C5A7D17&quot;/&gt;&lt;wsp:rsid wsp:val=&quot;4C6977E5&quot;/&gt;&lt;wsp:rsid wsp:val=&quot;4C70DB94&quot;/&gt;&lt;wsp:rsid wsp:val=&quot;4C789288&quot;/&gt;&lt;wsp:rsid wsp:val=&quot;4C8DE614&quot;/&gt;&lt;wsp:rsid wsp:val=&quot;4C8E805A&quot;/&gt;&lt;wsp:rsid wsp:val=&quot;4C97437B&quot;/&gt;&lt;wsp:rsid wsp:val=&quot;4C9EF6E2&quot;/&gt;&lt;wsp:rsid wsp:val=&quot;4CA00CED&quot;/&gt;&lt;wsp:rsid wsp:val=&quot;4CA2D491&quot;/&gt;&lt;wsp:rsid wsp:val=&quot;4CA36609&quot;/&gt;&lt;wsp:rsid wsp:val=&quot;4CB06B0F&quot;/&gt;&lt;wsp:rsid wsp:val=&quot;4CBC1554&quot;/&gt;&lt;wsp:rsid wsp:val=&quot;4CBEE778&quot;/&gt;&lt;wsp:rsid wsp:val=&quot;4CCB6CE4&quot;/&gt;&lt;wsp:rsid wsp:val=&quot;4CDA71E5&quot;/&gt;&lt;wsp:rsid wsp:val=&quot;4CDCDBFC&quot;/&gt;&lt;wsp:rsid wsp:val=&quot;4CE17ACC&quot;/&gt;&lt;wsp:rsid wsp:val=&quot;4CEC453B&quot;/&gt;&lt;wsp:rsid wsp:val=&quot;4CEC6A07&quot;/&gt;&lt;wsp:rsid wsp:val=&quot;4CF304C9&quot;/&gt;&lt;wsp:rsid wsp:val=&quot;4CF41693&quot;/&gt;&lt;wsp:rsid wsp:val=&quot;4CFA046F&quot;/&gt;&lt;wsp:rsid wsp:val=&quot;4CFAB2FA&quot;/&gt;&lt;wsp:rsid wsp:val=&quot;4D112E12&quot;/&gt;&lt;wsp:rsid wsp:val=&quot;4D11E3A8&quot;/&gt;&lt;wsp:rsid wsp:val=&quot;4D1583C4&quot;/&gt;&lt;wsp:rsid wsp:val=&quot;4D1D56E6&quot;/&gt;&lt;wsp:rsid wsp:val=&quot;4D24FEB1&quot;/&gt;&lt;wsp:rsid wsp:val=&quot;4D36B636&quot;/&gt;&lt;wsp:rsid wsp:val=&quot;4D37A0CA&quot;/&gt;&lt;wsp:rsid wsp:val=&quot;4D3908AA&quot;/&gt;&lt;wsp:rsid wsp:val=&quot;4D3F4597&quot;/&gt;&lt;wsp:rsid wsp:val=&quot;4D42D854&quot;/&gt;&lt;wsp:rsid wsp:val=&quot;4D4A12A5&quot;/&gt;&lt;wsp:rsid wsp:val=&quot;4D531900&quot;/&gt;&lt;wsp:rsid wsp:val=&quot;4D54B08A&quot;/&gt;&lt;wsp:rsid wsp:val=&quot;4D5DB73F&quot;/&gt;&lt;wsp:rsid wsp:val=&quot;4D715034&quot;/&gt;&lt;wsp:rsid wsp:val=&quot;4D87D6E6&quot;/&gt;&lt;wsp:rsid wsp:val=&quot;4D8D03CB&quot;/&gt;&lt;wsp:rsid wsp:val=&quot;4D8E8DC0&quot;/&gt;&lt;wsp:rsid wsp:val=&quot;4D9427AA&quot;/&gt;&lt;wsp:rsid wsp:val=&quot;4D99323C&quot;/&gt;&lt;wsp:rsid wsp:val=&quot;4DA271FE&quot;/&gt;&lt;wsp:rsid wsp:val=&quot;4DA2A4EC&quot;/&gt;&lt;wsp:rsid wsp:val=&quot;4DA2A6D1&quot;/&gt;&lt;wsp:rsid wsp:val=&quot;4DA4FA4A&quot;/&gt;&lt;wsp:rsid wsp:val=&quot;4DBE8B32&quot;/&gt;&lt;wsp:rsid wsp:val=&quot;4DCE2D7A&quot;/&gt;&lt;wsp:rsid wsp:val=&quot;4DD02EE6&quot;/&gt;&lt;wsp:rsid wsp:val=&quot;4DFE69E0&quot;/&gt;&lt;wsp:rsid wsp:val=&quot;4E1462CB&quot;/&gt;&lt;wsp:rsid wsp:val=&quot;4E2776F1&quot;/&gt;&lt;wsp:rsid wsp:val=&quot;4E29B675&quot;/&gt;&lt;wsp:rsid wsp:val=&quot;4E2E773A&quot;/&gt;&lt;wsp:rsid wsp:val=&quot;4E3BAF0F&quot;/&gt;&lt;wsp:rsid wsp:val=&quot;4E463973&quot;/&gt;&lt;wsp:rsid wsp:val=&quot;4E46B059&quot;/&gt;&lt;wsp:rsid wsp:val=&quot;4E46EDA2&quot;/&gt;&lt;wsp:rsid wsp:val=&quot;4E47B6FC&quot;/&gt;&lt;wsp:rsid wsp:val=&quot;4E4A3BB2&quot;/&gt;&lt;wsp:rsid wsp:val=&quot;4E4AE413&quot;/&gt;&lt;wsp:rsid wsp:val=&quot;4E4D1A9C&quot;/&gt;&lt;wsp:rsid wsp:val=&quot;4E725778&quot;/&gt;&lt;wsp:rsid wsp:val=&quot;4E7C9B64&quot;/&gt;&lt;wsp:rsid wsp:val=&quot;4E7F770E&quot;/&gt;&lt;wsp:rsid wsp:val=&quot;4E8FA606&quot;/&gt;&lt;wsp:rsid wsp:val=&quot;4E97C78D&quot;/&gt;&lt;wsp:rsid wsp:val=&quot;4EB4CAF1&quot;/&gt;&lt;wsp:rsid wsp:val=&quot;4EB6F9B1&quot;/&gt;&lt;wsp:rsid wsp:val=&quot;4EBB7178&quot;/&gt;&lt;wsp:rsid wsp:val=&quot;4EC6E58A&quot;/&gt;&lt;wsp:rsid wsp:val=&quot;4ECA66D3&quot;/&gt;&lt;wsp:rsid wsp:val=&quot;4EEA56FA&quot;/&gt;&lt;wsp:rsid wsp:val=&quot;4EF8A382&quot;/&gt;&lt;wsp:rsid wsp:val=&quot;4EFDF8F3&quot;/&gt;&lt;wsp:rsid wsp:val=&quot;4F06DA94&quot;/&gt;&lt;wsp:rsid wsp:val=&quot;4F107A94&quot;/&gt;&lt;wsp:rsid wsp:val=&quot;4F24DC9C&quot;/&gt;&lt;wsp:rsid wsp:val=&quot;4F2F8027&quot;/&gt;&lt;wsp:rsid wsp:val=&quot;4F406EF8&quot;/&gt;&lt;wsp:rsid wsp:val=&quot;4F439F34&quot;/&gt;&lt;wsp:rsid wsp:val=&quot;4F4E9855&quot;/&gt;&lt;wsp:rsid wsp:val=&quot;4F4EE5BE&quot;/&gt;&lt;wsp:rsid wsp:val=&quot;4F5A2985&quot;/&gt;&lt;wsp:rsid wsp:val=&quot;4F60A1EC&quot;/&gt;&lt;wsp:rsid wsp:val=&quot;4F625CEA&quot;/&gt;&lt;wsp:rsid wsp:val=&quot;4F67A986&quot;/&gt;&lt;wsp:rsid wsp:val=&quot;4F708035&quot;/&gt;&lt;wsp:rsid wsp:val=&quot;4F7190C5&quot;/&gt;&lt;wsp:rsid wsp:val=&quot;4F759E0A&quot;/&gt;&lt;wsp:rsid wsp:val=&quot;4F7A2883&quot;/&gt;&lt;wsp:rsid wsp:val=&quot;4F81B49C&quot;/&gt;&lt;wsp:rsid wsp:val=&quot;4F845F5B&quot;/&gt;&lt;wsp:rsid wsp:val=&quot;4F852E74&quot;/&gt;&lt;wsp:rsid wsp:val=&quot;4F97B069&quot;/&gt;&lt;wsp:rsid wsp:val=&quot;4F9D5CCF&quot;/&gt;&lt;wsp:rsid wsp:val=&quot;4FA35ABD&quot;/&gt;&lt;wsp:rsid wsp:val=&quot;4FA8E0C2&quot;/&gt;&lt;wsp:rsid wsp:val=&quot;4FB7273C&quot;/&gt;&lt;wsp:rsid wsp:val=&quot;4FC4D9D8&quot;/&gt;&lt;wsp:rsid wsp:val=&quot;4FC6865B&quot;/&gt;&lt;wsp:rsid wsp:val=&quot;4FCCB0E1&quot;/&gt;&lt;wsp:rsid wsp:val=&quot;4FD039B1&quot;/&gt;&lt;wsp:rsid wsp:val=&quot;4FD2AC7E&quot;/&gt;&lt;wsp:rsid wsp:val=&quot;4FD697A4&quot;/&gt;&lt;wsp:rsid wsp:val=&quot;4FE60C13&quot;/&gt;&lt;wsp:rsid wsp:val=&quot;4FEA74C5&quot;/&gt;&lt;wsp:rsid wsp:val=&quot;4FED4BE8&quot;/&gt;&lt;wsp:rsid wsp:val=&quot;4FF3D968&quot;/&gt;&lt;wsp:rsid wsp:val=&quot;4FF7BD30&quot;/&gt;&lt;wsp:rsid wsp:val=&quot;4FFE744F&quot;/&gt;&lt;wsp:rsid wsp:val=&quot;50092E64&quot;/&gt;&lt;wsp:rsid wsp:val=&quot;500C7EB0&quot;/&gt;&lt;wsp:rsid wsp:val=&quot;50102A31&quot;/&gt;&lt;wsp:rsid wsp:val=&quot;501BE28B&quot;/&gt;&lt;wsp:rsid wsp:val=&quot;50214B62&quot;/&gt;&lt;wsp:rsid wsp:val=&quot;5029907C&quot;/&gt;&lt;wsp:rsid wsp:val=&quot;5044387F&quot;/&gt;&lt;wsp:rsid wsp:val=&quot;50723AB5&quot;/&gt;&lt;wsp:rsid wsp:val=&quot;507276EC&quot;/&gt;&lt;wsp:rsid wsp:val=&quot;507A7916&quot;/&gt;&lt;wsp:rsid wsp:val=&quot;509B0920&quot;/&gt;&lt;wsp:rsid wsp:val=&quot;50A38A01&quot;/&gt;&lt;wsp:rsid wsp:val=&quot;50AECF86&quot;/&gt;&lt;wsp:rsid wsp:val=&quot;50B5349A&quot;/&gt;&lt;wsp:rsid wsp:val=&quot;50C36532&quot;/&gt;&lt;wsp:rsid wsp:val=&quot;50D338A8&quot;/&gt;&lt;wsp:rsid wsp:val=&quot;50D4F30B&quot;/&gt;&lt;wsp:rsid wsp:val=&quot;50DAC358&quot;/&gt;&lt;wsp:rsid wsp:val=&quot;50E192AA&quot;/&gt;&lt;wsp:rsid wsp:val=&quot;511A2A19&quot;/&gt;&lt;wsp:rsid wsp:val=&quot;5130864D&quot;/&gt;&lt;wsp:rsid wsp:val=&quot;5134BD3A&quot;/&gt;&lt;wsp:rsid wsp:val=&quot;513C84A4&quot;/&gt;&lt;wsp:rsid wsp:val=&quot;51493BD5&quot;/&gt;&lt;wsp:rsid wsp:val=&quot;515993D1&quot;/&gt;&lt;wsp:rsid wsp:val=&quot;515C405F&quot;/&gt;&lt;wsp:rsid wsp:val=&quot;51698F49&quot;/&gt;&lt;wsp:rsid wsp:val=&quot;517378A7&quot;/&gt;&lt;wsp:rsid wsp:val=&quot;517D63B9&quot;/&gt;&lt;wsp:rsid wsp:val=&quot;518F8716&quot;/&gt;&lt;wsp:rsid wsp:val=&quot;5192F65E&quot;/&gt;&lt;wsp:rsid wsp:val=&quot;5194A210&quot;/&gt;&lt;wsp:rsid wsp:val=&quot;51A3EE3A&quot;/&gt;&lt;wsp:rsid wsp:val=&quot;51B14D62&quot;/&gt;&lt;wsp:rsid wsp:val=&quot;51B35336&quot;/&gt;&lt;wsp:rsid wsp:val=&quot;51C3A018&quot;/&gt;&lt;wsp:rsid wsp:val=&quot;51CD6C8F&quot;/&gt;&lt;wsp:rsid wsp:val=&quot;51D48C85&quot;/&gt;&lt;wsp:rsid wsp:val=&quot;51DDC5F3&quot;/&gt;&lt;wsp:rsid wsp:val=&quot;51E1A4A0&quot;/&gt;&lt;wsp:rsid wsp:val=&quot;51E60599&quot;/&gt;&lt;wsp:rsid wsp:val=&quot;51E7E662&quot;/&gt;&lt;wsp:rsid wsp:val=&quot;51EAD5A7&quot;/&gt;&lt;wsp:rsid wsp:val=&quot;51EC9C34&quot;/&gt;&lt;wsp:rsid wsp:val=&quot;51F030FA&quot;/&gt;&lt;wsp:rsid wsp:val=&quot;51F86933&quot;/&gt;&lt;wsp:rsid wsp:val=&quot;520A32DB&quot;/&gt;&lt;wsp:rsid wsp:val=&quot;520A7C04&quot;/&gt;&lt;wsp:rsid wsp:val=&quot;522AE1FD&quot;/&gt;&lt;wsp:rsid wsp:val=&quot;52368F0D&quot;/&gt;&lt;wsp:rsid wsp:val=&quot;5252ABF5&quot;/&gt;&lt;wsp:rsid wsp:val=&quot;5257EB82&quot;/&gt;&lt;wsp:rsid wsp:val=&quot;526C94D5&quot;/&gt;&lt;wsp:rsid wsp:val=&quot;527A75AD&quot;/&gt;&lt;wsp:rsid wsp:val=&quot;527C262D&quot;/&gt;&lt;wsp:rsid wsp:val=&quot;5294C249&quot;/&gt;&lt;wsp:rsid wsp:val=&quot;529E461B&quot;/&gt;&lt;wsp:rsid wsp:val=&quot;52A908B0&quot;/&gt;&lt;wsp:rsid wsp:val=&quot;52B84A02&quot;/&gt;&lt;wsp:rsid wsp:val=&quot;52C872CE&quot;/&gt;&lt;wsp:rsid wsp:val=&quot;52E74B1D&quot;/&gt;&lt;wsp:rsid wsp:val=&quot;52F542DA&quot;/&gt;&lt;wsp:rsid wsp:val=&quot;52F8BD65&quot;/&gt;&lt;wsp:rsid wsp:val=&quot;53047F48&quot;/&gt;&lt;wsp:rsid wsp:val=&quot;5312D15C&quot;/&gt;&lt;wsp:rsid wsp:val=&quot;5314C72D&quot;/&gt;&lt;wsp:rsid wsp:val=&quot;53180A16&quot;/&gt;&lt;wsp:rsid wsp:val=&quot;531BFBE8&quot;/&gt;&lt;wsp:rsid wsp:val=&quot;531D432F&quot;/&gt;&lt;wsp:rsid wsp:val=&quot;532164C8&quot;/&gt;&lt;wsp:rsid wsp:val=&quot;532A6521&quot;/&gt;&lt;wsp:rsid wsp:val=&quot;532B5777&quot;/&gt;&lt;wsp:rsid wsp:val=&quot;532EF0D2&quot;/&gt;&lt;wsp:rsid wsp:val=&quot;533A17E1&quot;/&gt;&lt;wsp:rsid wsp:val=&quot;533CB3F3&quot;/&gt;&lt;wsp:rsid wsp:val=&quot;5341F8DE&quot;/&gt;&lt;wsp:rsid wsp:val=&quot;534530C7&quot;/&gt;&lt;wsp:rsid wsp:val=&quot;534B472A&quot;/&gt;&lt;wsp:rsid wsp:val=&quot;53500C87&quot;/&gt;&lt;wsp:rsid wsp:val=&quot;535431AC&quot;/&gt;&lt;wsp:rsid wsp:val=&quot;535C78A2&quot;/&gt;&lt;wsp:rsid wsp:val=&quot;5363BE2B&quot;/&gt;&lt;wsp:rsid wsp:val=&quot;538EFB38&quot;/&gt;&lt;wsp:rsid wsp:val=&quot;5396DA86&quot;/&gt;&lt;wsp:rsid wsp:val=&quot;539EAD06&quot;/&gt;&lt;wsp:rsid wsp:val=&quot;53A29468&quot;/&gt;&lt;wsp:rsid wsp:val=&quot;53B9AF64&quot;/&gt;&lt;wsp:rsid wsp:val=&quot;53CA78CE&quot;/&gt;&lt;wsp:rsid wsp:val=&quot;53D967CB&quot;/&gt;&lt;wsp:rsid wsp:val=&quot;53D9A14C&quot;/&gt;&lt;wsp:rsid wsp:val=&quot;53DEE515&quot;/&gt;&lt;wsp:rsid wsp:val=&quot;53F35498&quot;/&gt;&lt;wsp:rsid wsp:val=&quot;53FDCF44&quot;/&gt;&lt;wsp:rsid wsp:val=&quot;5402BD77&quot;/&gt;&lt;wsp:rsid wsp:val=&quot;54096CD8&quot;/&gt;&lt;wsp:rsid wsp:val=&quot;540D1FF9&quot;/&gt;&lt;wsp:rsid wsp:val=&quot;540D64F2&quot;/&gt;&lt;wsp:rsid wsp:val=&quot;54101326&quot;/&gt;&lt;wsp:rsid wsp:val=&quot;541BCF53&quot;/&gt;&lt;wsp:rsid wsp:val=&quot;541CC212&quot;/&gt;&lt;wsp:rsid wsp:val=&quot;541DF43A&quot;/&gt;&lt;wsp:rsid wsp:val=&quot;542BCFC9&quot;/&gt;&lt;wsp:rsid wsp:val=&quot;543092AA&quot;/&gt;&lt;wsp:rsid wsp:val=&quot;54328C69&quot;/&gt;&lt;wsp:rsid wsp:val=&quot;543B6F43&quot;/&gt;&lt;wsp:rsid wsp:val=&quot;543B7E59&quot;/&gt;&lt;wsp:rsid wsp:val=&quot;5446E534&quot;/&gt;&lt;wsp:rsid wsp:val=&quot;544BC021&quot;/&gt;&lt;wsp:rsid wsp:val=&quot;544BE5E8&quot;/&gt;&lt;wsp:rsid wsp:val=&quot;5461A635&quot;/&gt;&lt;wsp:rsid wsp:val=&quot;546231FE&quot;/&gt;&lt;wsp:rsid wsp:val=&quot;5469A873&quot;/&gt;&lt;wsp:rsid wsp:val=&quot;547053A6&quot;/&gt;&lt;wsp:rsid wsp:val=&quot;54718198&quot;/&gt;&lt;wsp:rsid wsp:val=&quot;54718D8A&quot;/&gt;&lt;wsp:rsid wsp:val=&quot;548F0E13&quot;/&gt;&lt;wsp:rsid wsp:val=&quot;54964390&quot;/&gt;&lt;wsp:rsid wsp:val=&quot;549C8543&quot;/&gt;&lt;wsp:rsid wsp:val=&quot;54A379A4&quot;/&gt;&lt;wsp:rsid wsp:val=&quot;54B13CED&quot;/&gt;&lt;wsp:rsid wsp:val=&quot;54B32D1B&quot;/&gt;&lt;wsp:rsid wsp:val=&quot;54C5224B&quot;/&gt;&lt;wsp:rsid wsp:val=&quot;54C67229&quot;/&gt;&lt;wsp:rsid wsp:val=&quot;54CAC8F6&quot;/&gt;&lt;wsp:rsid wsp:val=&quot;54E7178B&quot;/&gt;&lt;wsp:rsid wsp:val=&quot;54F4D21B&quot;/&gt;&lt;wsp:rsid wsp:val=&quot;5502E0B1&quot;/&gt;&lt;wsp:rsid wsp:val=&quot;550C50F9&quot;/&gt;&lt;wsp:rsid wsp:val=&quot;5517A9A2&quot;/&gt;&lt;wsp:rsid wsp:val=&quot;552CC8E6&quot;/&gt;&lt;wsp:rsid wsp:val=&quot;5531A9AE&quot;/&gt;&lt;wsp:rsid wsp:val=&quot;5556FE8B&quot;/&gt;&lt;wsp:rsid wsp:val=&quot;5566C75A&quot;/&gt;&lt;wsp:rsid wsp:val=&quot;556F9C6D&quot;/&gt;&lt;wsp:rsid wsp:val=&quot;5570279A&quot;/&gt;&lt;wsp:rsid wsp:val=&quot;55B3AA1A&quot;/&gt;&lt;wsp:rsid wsp:val=&quot;55C9868A&quot;/&gt;&lt;wsp:rsid wsp:val=&quot;55D531A0&quot;/&gt;&lt;wsp:rsid wsp:val=&quot;55DCBCA5&quot;/&gt;&lt;wsp:rsid wsp:val=&quot;55DE4A61&quot;/&gt;&lt;wsp:rsid wsp:val=&quot;55E2F739&quot;/&gt;&lt;wsp:rsid wsp:val=&quot;55F3B258&quot;/&gt;&lt;wsp:rsid wsp:val=&quot;560BF13F&quot;/&gt;&lt;wsp:rsid wsp:val=&quot;560D5DEB&quot;/&gt;&lt;wsp:rsid wsp:val=&quot;56151C72&quot;/&gt;&lt;wsp:rsid wsp:val=&quot;561530D9&quot;/&gt;&lt;wsp:rsid wsp:val=&quot;561BEB84&quot;/&gt;&lt;wsp:rsid wsp:val=&quot;562223A3&quot;/&gt;&lt;wsp:rsid wsp:val=&quot;56295DD8&quot;/&gt;&lt;wsp:rsid wsp:val=&quot;565271D5&quot;/&gt;&lt;wsp:rsid wsp:val=&quot;565BB86F&quot;/&gt;&lt;wsp:rsid wsp:val=&quot;56612144&quot;/&gt;&lt;wsp:rsid wsp:val=&quot;5661A8D5&quot;/&gt;&lt;wsp:rsid wsp:val=&quot;56628EDB&quot;/&gt;&lt;wsp:rsid wsp:val=&quot;56653698&quot;/&gt;&lt;wsp:rsid wsp:val=&quot;56676B6D&quot;/&gt;&lt;wsp:rsid wsp:val=&quot;56789E04&quot;/&gt;&lt;wsp:rsid wsp:val=&quot;567DAEA9&quot;/&gt;&lt;wsp:rsid wsp:val=&quot;56A834C1&quot;/&gt;&lt;wsp:rsid wsp:val=&quot;56A878C0&quot;/&gt;&lt;wsp:rsid wsp:val=&quot;56A8CEBA&quot;/&gt;&lt;wsp:rsid wsp:val=&quot;56CECA7E&quot;/&gt;&lt;wsp:rsid wsp:val=&quot;56DCDE90&quot;/&gt;&lt;wsp:rsid wsp:val=&quot;56E112C6&quot;/&gt;&lt;wsp:rsid wsp:val=&quot;56E3DFE5&quot;/&gt;&lt;wsp:rsid wsp:val=&quot;56EB1734&quot;/&gt;&lt;wsp:rsid wsp:val=&quot;56F1F38E&quot;/&gt;&lt;wsp:rsid wsp:val=&quot;56FFD359&quot;/&gt;&lt;wsp:rsid wsp:val=&quot;5703DF16&quot;/&gt;&lt;wsp:rsid wsp:val=&quot;5711C028&quot;/&gt;&lt;wsp:rsid wsp:val=&quot;571F5932&quot;/&gt;&lt;wsp:rsid wsp:val=&quot;572C78EF&quot;/&gt;&lt;wsp:rsid wsp:val=&quot;574F3D85&quot;/&gt;&lt;wsp:rsid wsp:val=&quot;575EBB0E&quot;/&gt;&lt;wsp:rsid wsp:val=&quot;57686FF3&quot;/&gt;&lt;wsp:rsid wsp:val=&quot;57757A59&quot;/&gt;&lt;wsp:rsid wsp:val=&quot;578C3486&quot;/&gt;&lt;wsp:rsid wsp:val=&quot;57A92E4C&quot;/&gt;&lt;wsp:rsid wsp:val=&quot;57CF32C3&quot;/&gt;&lt;wsp:rsid wsp:val=&quot;57D2953C&quot;/&gt;&lt;wsp:rsid wsp:val=&quot;57DF2ABC&quot;/&gt;&lt;wsp:rsid wsp:val=&quot;57E3C5BE&quot;/&gt;&lt;wsp:rsid wsp:val=&quot;58083DF6&quot;/&gt;&lt;wsp:rsid wsp:val=&quot;581FF7F5&quot;/&gt;&lt;wsp:rsid wsp:val=&quot;58262C48&quot;/&gt;&lt;wsp:rsid wsp:val=&quot;5847C882&quot;/&gt;&lt;wsp:rsid wsp:val=&quot;58589ECE&quot;/&gt;&lt;wsp:rsid wsp:val=&quot;585AB342&quot;/&gt;&lt;wsp:rsid wsp:val=&quot;586E3DED&quot;/&gt;&lt;wsp:rsid wsp:val=&quot;5875A7EA&quot;/&gt;&lt;wsp:rsid wsp:val=&quot;58858AFB&quot;/&gt;&lt;wsp:rsid wsp:val=&quot;589D5292&quot;/&gt;&lt;wsp:rsid wsp:val=&quot;58A9F040&quot;/&gt;&lt;wsp:rsid wsp:val=&quot;58AA22C1&quot;/&gt;&lt;wsp:rsid wsp:val=&quot;58B1EDA4&quot;/&gt;&lt;wsp:rsid wsp:val=&quot;58B3177B&quot;/&gt;&lt;wsp:rsid wsp:val=&quot;58B47C6A&quot;/&gt;&lt;wsp:rsid wsp:val=&quot;58C45BAE&quot;/&gt;&lt;wsp:rsid wsp:val=&quot;58D4A937&quot;/&gt;&lt;wsp:rsid wsp:val=&quot;58E3F5B5&quot;/&gt;&lt;wsp:rsid wsp:val=&quot;58EB38A2&quot;/&gt;&lt;wsp:rsid wsp:val=&quot;58FAFA24&quot;/&gt;&lt;wsp:rsid wsp:val=&quot;59057BDD&quot;/&gt;&lt;wsp:rsid wsp:val=&quot;5907D145&quot;/&gt;&lt;wsp:rsid wsp:val=&quot;59172464&quot;/&gt;&lt;wsp:rsid wsp:val=&quot;5924E7A1&quot;/&gt;&lt;wsp:rsid wsp:val=&quot;593476BF&quot;/&gt;&lt;wsp:rsid wsp:val=&quot;5946226D&quot;/&gt;&lt;wsp:rsid wsp:val=&quot;5947D67D&quot;/&gt;&lt;wsp:rsid wsp:val=&quot;594A263F&quot;/&gt;&lt;wsp:rsid wsp:val=&quot;594B5C01&quot;/&gt;&lt;wsp:rsid wsp:val=&quot;5959C314&quot;/&gt;&lt;wsp:rsid wsp:val=&quot;595BBFC3&quot;/&gt;&lt;wsp:rsid wsp:val=&quot;5968EC15&quot;/&gt;&lt;wsp:rsid wsp:val=&quot;596D507B&quot;/&gt;&lt;wsp:rsid wsp:val=&quot;598DEFF6&quot;/&gt;&lt;wsp:rsid wsp:val=&quot;5991BCEB&quot;/&gt;&lt;wsp:rsid wsp:val=&quot;5994FABC&quot;/&gt;&lt;wsp:rsid wsp:val=&quot;599CEA3E&quot;/&gt;&lt;wsp:rsid wsp:val=&quot;59A16051&quot;/&gt;&lt;wsp:rsid wsp:val=&quot;59A4AAEA&quot;/&gt;&lt;wsp:rsid wsp:val=&quot;59A70E69&quot;/&gt;&lt;wsp:rsid wsp:val=&quot;59B24E2D&quot;/&gt;&lt;wsp:rsid wsp:val=&quot;59B3B408&quot;/&gt;&lt;wsp:rsid wsp:val=&quot;59B9A7B4&quot;/&gt;&lt;wsp:rsid wsp:val=&quot;59BDEE3B&quot;/&gt;&lt;wsp:rsid wsp:val=&quot;59C6BF96&quot;/&gt;&lt;wsp:rsid wsp:val=&quot;59D62DCD&quot;/&gt;&lt;wsp:rsid wsp:val=&quot;59DA4CE4&quot;/&gt;&lt;wsp:rsid wsp:val=&quot;59DD6157&quot;/&gt;&lt;wsp:rsid wsp:val=&quot;59DD6C97&quot;/&gt;&lt;wsp:rsid wsp:val=&quot;59E27197&quot;/&gt;&lt;wsp:rsid wsp:val=&quot;59E8232C&quot;/&gt;&lt;wsp:rsid wsp:val=&quot;59EB51BB&quot;/&gt;&lt;wsp:rsid wsp:val=&quot;59F72BDB&quot;/&gt;&lt;wsp:rsid wsp:val=&quot;59F865A1&quot;/&gt;&lt;wsp:rsid wsp:val=&quot;5A065FCB&quot;/&gt;&lt;wsp:rsid wsp:val=&quot;5A0A2B1B&quot;/&gt;&lt;wsp:rsid wsp:val=&quot;5A2045C8&quot;/&gt;&lt;wsp:rsid wsp:val=&quot;5A338D2C&quot;/&gt;&lt;wsp:rsid wsp:val=&quot;5A4F0723&quot;/&gt;&lt;wsp:rsid wsp:val=&quot;5A583588&quot;/&gt;&lt;wsp:rsid wsp:val=&quot;5A5961EE&quot;/&gt;&lt;wsp:rsid wsp:val=&quot;5A6549D1&quot;/&gt;&lt;wsp:rsid wsp:val=&quot;5A6E4286&quot;/&gt;&lt;wsp:rsid wsp:val=&quot;5A83B87D&quot;/&gt;&lt;wsp:rsid wsp:val=&quot;5A88392D&quot;/&gt;&lt;wsp:rsid wsp:val=&quot;5A8928FA&quot;/&gt;&lt;wsp:rsid wsp:val=&quot;5A9A0935&quot;/&gt;&lt;wsp:rsid wsp:val=&quot;5AB43353&quot;/&gt;&lt;wsp:rsid wsp:val=&quot;5AC9C542&quot;/&gt;&lt;wsp:rsid wsp:val=&quot;5AD62191&quot;/&gt;&lt;wsp:rsid wsp:val=&quot;5AE68B6F&quot;/&gt;&lt;wsp:rsid wsp:val=&quot;5AEDFC44&quot;/&gt;&lt;wsp:rsid wsp:val=&quot;5B0F439A&quot;/&gt;&lt;wsp:rsid wsp:val=&quot;5B135F67&quot;/&gt;&lt;wsp:rsid wsp:val=&quot;5B192863&quot;/&gt;&lt;wsp:rsid wsp:val=&quot;5B21C804&quot;/&gt;&lt;wsp:rsid wsp:val=&quot;5B2623A5&quot;/&gt;&lt;wsp:rsid wsp:val=&quot;5B2D96D9&quot;/&gt;&lt;wsp:rsid wsp:val=&quot;5B3FC84A&quot;/&gt;&lt;wsp:rsid wsp:val=&quot;5B56590F&quot;/&gt;&lt;wsp:rsid wsp:val=&quot;5B57F0F1&quot;/&gt;&lt;wsp:rsid wsp:val=&quot;5B5D4591&quot;/&gt;&lt;wsp:rsid wsp:val=&quot;5B5F0ECB&quot;/&gt;&lt;wsp:rsid wsp:val=&quot;5B62117C&quot;/&gt;&lt;wsp:rsid wsp:val=&quot;5B6B7527&quot;/&gt;&lt;wsp:rsid wsp:val=&quot;5B87A683&quot;/&gt;&lt;wsp:rsid wsp:val=&quot;5BAD54D6&quot;/&gt;&lt;wsp:rsid wsp:val=&quot;5BBB0A39&quot;/&gt;&lt;wsp:rsid wsp:val=&quot;5BD4F354&quot;/&gt;&lt;wsp:rsid wsp:val=&quot;5BDB4FF8&quot;/&gt;&lt;wsp:rsid wsp:val=&quot;5BDC2313&quot;/&gt;&lt;wsp:rsid wsp:val=&quot;5BE7C04B&quot;/&gt;&lt;wsp:rsid wsp:val=&quot;5BE9D987&quot;/&gt;&lt;wsp:rsid wsp:val=&quot;5BF65892&quot;/&gt;&lt;wsp:rsid wsp:val=&quot;5BF6C5E6&quot;/&gt;&lt;wsp:rsid wsp:val=&quot;5BF9783D&quot;/&gt;&lt;wsp:rsid wsp:val=&quot;5C0F4EFB&quot;/&gt;&lt;wsp:rsid wsp:val=&quot;5C13A1DC&quot;/&gt;&lt;wsp:rsid wsp:val=&quot;5C27589F&quot;/&gt;&lt;wsp:rsid wsp:val=&quot;5C30F77F&quot;/&gt;&lt;wsp:rsid wsp:val=&quot;5C33B4E2&quot;/&gt;&lt;wsp:rsid wsp:val=&quot;5C3E0FD1&quot;/&gt;&lt;wsp:rsid wsp:val=&quot;5C4C805E&quot;/&gt;&lt;wsp:rsid wsp:val=&quot;5C51FB65&quot;/&gt;&lt;wsp:rsid wsp:val=&quot;5C70CBB4&quot;/&gt;&lt;wsp:rsid wsp:val=&quot;5C9E33ED&quot;/&gt;&lt;wsp:rsid wsp:val=&quot;5CAB69A4&quot;/&gt;&lt;wsp:rsid wsp:val=&quot;5CB239CB&quot;/&gt;&lt;wsp:rsid wsp:val=&quot;5CB6332E&quot;/&gt;&lt;wsp:rsid wsp:val=&quot;5CB8CD81&quot;/&gt;&lt;wsp:rsid wsp:val=&quot;5CB9E863&quot;/&gt;&lt;wsp:rsid wsp:val=&quot;5CBA9173&quot;/&gt;&lt;wsp:rsid wsp:val=&quot;5CC3AF91&quot;/&gt;&lt;wsp:rsid wsp:val=&quot;5CC4E9F8&quot;/&gt;&lt;wsp:rsid wsp:val=&quot;5CC5EBBF&quot;/&gt;&lt;wsp:rsid wsp:val=&quot;5CDD5F16&quot;/&gt;&lt;wsp:rsid wsp:val=&quot;5CEE1BC7&quot;/&gt;&lt;wsp:rsid wsp:val=&quot;5D10D22D&quot;/&gt;&lt;wsp:rsid wsp:val=&quot;5D21AAA8&quot;/&gt;&lt;wsp:rsid wsp:val=&quot;5D26B7D9&quot;/&gt;&lt;wsp:rsid wsp:val=&quot;5D2E3F41&quot;/&gt;&lt;wsp:rsid wsp:val=&quot;5D306379&quot;/&gt;&lt;wsp:rsid wsp:val=&quot;5D3852CD&quot;/&gt;&lt;wsp:rsid wsp:val=&quot;5D40DEE0&quot;/&gt;&lt;wsp:rsid wsp:val=&quot;5D4EFF1F&quot;/&gt;&lt;wsp:rsid wsp:val=&quot;5D7A159F&quot;/&gt;&lt;wsp:rsid wsp:val=&quot;5D8D5AE5&quot;/&gt;&lt;wsp:rsid wsp:val=&quot;5DAC164D&quot;/&gt;&lt;wsp:rsid wsp:val=&quot;5DACA83A&quot;/&gt;&lt;wsp:rsid wsp:val=&quot;5DACFC30&quot;/&gt;&lt;wsp:rsid wsp:val=&quot;5DB4298A&quot;/&gt;&lt;wsp:rsid wsp:val=&quot;5DB903C1&quot;/&gt;&lt;wsp:rsid wsp:val=&quot;5DC3A458&quot;/&gt;&lt;wsp:rsid wsp:val=&quot;5DC99928&quot;/&gt;&lt;wsp:rsid wsp:val=&quot;5DE720A6&quot;/&gt;&lt;wsp:rsid wsp:val=&quot;5DEA15B7&quot;/&gt;&lt;wsp:rsid wsp:val=&quot;5E00D783&quot;/&gt;&lt;wsp:rsid wsp:val=&quot;5E063F12&quot;/&gt;&lt;wsp:rsid wsp:val=&quot;5E0B3DCC&quot;/&gt;&lt;wsp:rsid wsp:val=&quot;5E169075&quot;/&gt;&lt;wsp:rsid wsp:val=&quot;5E20EC1A&quot;/&gt;&lt;wsp:rsid wsp:val=&quot;5E215608&quot;/&gt;&lt;wsp:rsid wsp:val=&quot;5E2347AE&quot;/&gt;&lt;wsp:rsid wsp:val=&quot;5E24373C&quot;/&gt;&lt;wsp:rsid wsp:val=&quot;5E444175&quot;/&gt;&lt;wsp:rsid wsp:val=&quot;5E44FB5C&quot;/&gt;&lt;wsp:rsid wsp:val=&quot;5E70E52B&quot;/&gt;&lt;wsp:rsid wsp:val=&quot;5E89F24B&quot;/&gt;&lt;wsp:rsid wsp:val=&quot;5E8F67D0&quot;/&gt;&lt;wsp:rsid wsp:val=&quot;5EA5AB5F&quot;/&gt;&lt;wsp:rsid wsp:val=&quot;5EAF9F17&quot;/&gt;&lt;wsp:rsid wsp:val=&quot;5EB3ADCE&quot;/&gt;&lt;wsp:rsid wsp:val=&quot;5EB4CCE5&quot;/&gt;&lt;wsp:rsid wsp:val=&quot;5ECA9CFE&quot;/&gt;&lt;wsp:rsid wsp:val=&quot;5ECCD61D&quot;/&gt;&lt;wsp:rsid wsp:val=&quot;5EDA2121&quot;/&gt;&lt;wsp:rsid wsp:val=&quot;5F000967&quot;/&gt;&lt;wsp:rsid wsp:val=&quot;5F0257B0&quot;/&gt;&lt;wsp:rsid wsp:val=&quot;5F035872&quot;/&gt;&lt;wsp:rsid wsp:val=&quot;5F0588FC&quot;/&gt;&lt;wsp:rsid wsp:val=&quot;5F188640&quot;/&gt;&lt;wsp:rsid wsp:val=&quot;5F19C7D7&quot;/&gt;&lt;wsp:rsid wsp:val=&quot;5F1B2B36&quot;/&gt;&lt;wsp:rsid wsp:val=&quot;5F253C3F&quot;/&gt;&lt;wsp:rsid wsp:val=&quot;5F2B85A3&quot;/&gt;&lt;wsp:rsid wsp:val=&quot;5F355FD3&quot;/&gt;&lt;wsp:rsid wsp:val=&quot;5F3E0317&quot;/&gt;&lt;wsp:rsid wsp:val=&quot;5F3EA5FD&quot;/&gt;&lt;wsp:rsid wsp:val=&quot;5F5A16BC&quot;/&gt;&lt;wsp:rsid wsp:val=&quot;5F718FC6&quot;/&gt;&lt;wsp:rsid wsp:val=&quot;5F741006&quot;/&gt;&lt;wsp:rsid wsp:val=&quot;5F76C133&quot;/&gt;&lt;wsp:rsid wsp:val=&quot;5F7969F4&quot;/&gt;&lt;wsp:rsid wsp:val=&quot;5F869B45&quot;/&gt;&lt;wsp:rsid wsp:val=&quot;5F8833D9&quot;/&gt;&lt;wsp:rsid wsp:val=&quot;5F899C27&quot;/&gt;&lt;wsp:rsid wsp:val=&quot;5F8AA746&quot;/&gt;&lt;wsp:rsid wsp:val=&quot;5F8C12BD&quot;/&gt;&lt;wsp:rsid wsp:val=&quot;5F940BB0&quot;/&gt;&lt;wsp:rsid wsp:val=&quot;5F9515DE&quot;/&gt;&lt;wsp:rsid wsp:val=&quot;5F9B0D23&quot;/&gt;&lt;wsp:rsid wsp:val=&quot;5F9DE780&quot;/&gt;&lt;wsp:rsid wsp:val=&quot;5FAB507C&quot;/&gt;&lt;wsp:rsid wsp:val=&quot;5FB36B45&quot;/&gt;&lt;wsp:rsid wsp:val=&quot;5FE763D0&quot;/&gt;&lt;wsp:rsid wsp:val=&quot;5FF98C62&quot;/&gt;&lt;wsp:rsid wsp:val=&quot;5FFE69D5&quot;/&gt;&lt;wsp:rsid wsp:val=&quot;6007D723&quot;/&gt;&lt;wsp:rsid wsp:val=&quot;6015DF26&quot;/&gt;&lt;wsp:rsid wsp:val=&quot;60213443&quot;/&gt;&lt;wsp:rsid wsp:val=&quot;60534805&quot;/&gt;&lt;wsp:rsid wsp:val=&quot;6054089D&quot;/&gt;&lt;wsp:rsid wsp:val=&quot;605A38FF&quot;/&gt;&lt;wsp:rsid wsp:val=&quot;605E589B&quot;/&gt;&lt;wsp:rsid wsp:val=&quot;606249CF&quot;/&gt;&lt;wsp:rsid wsp:val=&quot;606AB064&quot;/&gt;&lt;wsp:rsid wsp:val=&quot;608BADB7&quot;/&gt;&lt;wsp:rsid wsp:val=&quot;608FD379&quot;/&gt;&lt;wsp:rsid wsp:val=&quot;60916271&quot;/&gt;&lt;wsp:rsid wsp:val=&quot;6099DC62&quot;/&gt;&lt;wsp:rsid wsp:val=&quot;609A2390&quot;/&gt;&lt;wsp:rsid wsp:val=&quot;60AD691A&quot;/&gt;&lt;wsp:rsid wsp:val=&quot;60B0B959&quot;/&gt;&lt;wsp:rsid wsp:val=&quot;60B59838&quot;/&gt;&lt;wsp:rsid wsp:val=&quot;60BC3994&quot;/&gt;&lt;wsp:rsid wsp:val=&quot;60C86E86&quot;/&gt;&lt;wsp:rsid wsp:val=&quot;60C8B91F&quot;/&gt;&lt;wsp:rsid wsp:val=&quot;60CDAA16&quot;/&gt;&lt;wsp:rsid wsp:val=&quot;60D339C0&quot;/&gt;&lt;wsp:rsid wsp:val=&quot;60D8F17E&quot;/&gt;&lt;wsp:rsid wsp:val=&quot;60D9FB41&quot;/&gt;&lt;wsp:rsid wsp:val=&quot;60EA4ED7&quot;/&gt;&lt;wsp:rsid wsp:val=&quot;60F5E71D&quot;/&gt;&lt;wsp:rsid wsp:val=&quot;6106698F&quot;/&gt;&lt;wsp:rsid wsp:val=&quot;61096360&quot;/&gt;&lt;wsp:rsid wsp:val=&quot;61130D22&quot;/&gt;&lt;wsp:rsid wsp:val=&quot;611BC462&quot;/&gt;&lt;wsp:rsid wsp:val=&quot;612EA4B8&quot;/&gt;&lt;wsp:rsid wsp:val=&quot;6144D4B9&quot;/&gt;&lt;wsp:rsid wsp:val=&quot;61480F64&quot;/&gt;&lt;wsp:rsid wsp:val=&quot;615064D6&quot;/&gt;&lt;wsp:rsid wsp:val=&quot;6151B7E1&quot;/&gt;&lt;wsp:rsid wsp:val=&quot;6156C434&quot;/&gt;&lt;wsp:rsid wsp:val=&quot;616BD753&quot;/&gt;&lt;wsp:rsid wsp:val=&quot;617B0BD1&quot;/&gt;&lt;wsp:rsid wsp:val=&quot;617B1187&quot;/&gt;&lt;wsp:rsid wsp:val=&quot;619707E5&quot;/&gt;&lt;wsp:rsid wsp:val=&quot;619E4ABD&quot;/&gt;&lt;wsp:rsid wsp:val=&quot;61AE4C69&quot;/&gt;&lt;wsp:rsid wsp:val=&quot;61D9F2CE&quot;/&gt;&lt;wsp:rsid wsp:val=&quot;61DF7624&quot;/&gt;&lt;wsp:rsid wsp:val=&quot;61E4E091&quot;/&gt;&lt;wsp:rsid wsp:val=&quot;61EEA432&quot;/&gt;&lt;wsp:rsid wsp:val=&quot;61F62285&quot;/&gt;&lt;wsp:rsid wsp:val=&quot;61F8F3F7&quot;/&gt;&lt;wsp:rsid wsp:val=&quot;6222B11D&quot;/&gt;&lt;wsp:rsid wsp:val=&quot;6234D1D6&quot;/&gt;&lt;wsp:rsid wsp:val=&quot;62465C4D&quot;/&gt;&lt;wsp:rsid wsp:val=&quot;6259E902&quot;/&gt;&lt;wsp:rsid wsp:val=&quot;62632665&quot;/&gt;&lt;wsp:rsid wsp:val=&quot;6275E55F&quot;/&gt;&lt;wsp:rsid wsp:val=&quot;627F259B&quot;/&gt;&lt;wsp:rsid wsp:val=&quot;62B25BA1&quot;/&gt;&lt;wsp:rsid wsp:val=&quot;62C13CE9&quot;/&gt;&lt;wsp:rsid wsp:val=&quot;62DD29AC&quot;/&gt;&lt;wsp:rsid wsp:val=&quot;62E2D029&quot;/&gt;&lt;wsp:rsid wsp:val=&quot;62F8DB63&quot;/&gt;&lt;wsp:rsid wsp:val=&quot;62F9DBA9&quot;/&gt;&lt;wsp:rsid wsp:val=&quot;62FA276D&quot;/&gt;&lt;wsp:rsid wsp:val=&quot;63012D22&quot;/&gt;&lt;wsp:rsid wsp:val=&quot;63116583&quot;/&gt;&lt;wsp:rsid wsp:val=&quot;631C51BF&quot;/&gt;&lt;wsp:rsid wsp:val=&quot;6321F755&quot;/&gt;&lt;wsp:rsid wsp:val=&quot;634847D7&quot;/&gt;&lt;wsp:rsid wsp:val=&quot;63503CF8&quot;/&gt;&lt;wsp:rsid wsp:val=&quot;63552FF9&quot;/&gt;&lt;wsp:rsid wsp:val=&quot;635AB8E7&quot;/&gt;&lt;wsp:rsid wsp:val=&quot;635D636E&quot;/&gt;&lt;wsp:rsid wsp:val=&quot;6381B6CC&quot;/&gt;&lt;wsp:rsid wsp:val=&quot;638D12FB&quot;/&gt;&lt;wsp:rsid wsp:val=&quot;63A30D7D&quot;/&gt;&lt;wsp:rsid wsp:val=&quot;63A6EE0E&quot;/&gt;&lt;wsp:rsid wsp:val=&quot;63B159EC&quot;/&gt;&lt;wsp:rsid wsp:val=&quot;63B25F40&quot;/&gt;&lt;wsp:rsid wsp:val=&quot;63B463C5&quot;/&gt;&lt;wsp:rsid wsp:val=&quot;63B55B6B&quot;/&gt;&lt;wsp:rsid wsp:val=&quot;63B90356&quot;/&gt;&lt;wsp:rsid wsp:val=&quot;63C81715&quot;/&gt;&lt;wsp:rsid wsp:val=&quot;63C9F937&quot;/&gt;&lt;wsp:rsid wsp:val=&quot;63CCD47D&quot;/&gt;&lt;wsp:rsid wsp:val=&quot;63D2D9B5&quot;/&gt;&lt;wsp:rsid wsp:val=&quot;63D39C3C&quot;/&gt;&lt;wsp:rsid wsp:val=&quot;63DB5E56&quot;/&gt;&lt;wsp:rsid wsp:val=&quot;63E27D1E&quot;/&gt;&lt;wsp:rsid wsp:val=&quot;63E61223&quot;/&gt;&lt;wsp:rsid wsp:val=&quot;63FEF6C6&quot;/&gt;&lt;wsp:rsid wsp:val=&quot;6414509F&quot;/&gt;&lt;wsp:rsid wsp:val=&quot;64177AAC&quot;/&gt;&lt;wsp:rsid wsp:val=&quot;641937A5&quot;/&gt;&lt;wsp:rsid wsp:val=&quot;641BE094&quot;/&gt;&lt;wsp:rsid wsp:val=&quot;6427D403&quot;/&gt;&lt;wsp:rsid wsp:val=&quot;6429B8FF&quot;/&gt;&lt;wsp:rsid wsp:val=&quot;642C9B45&quot;/&gt;&lt;wsp:rsid wsp:val=&quot;643BDF42&quot;/&gt;&lt;wsp:rsid wsp:val=&quot;644966CF&quot;/&gt;&lt;wsp:rsid wsp:val=&quot;6449C01A&quot;/&gt;&lt;wsp:rsid wsp:val=&quot;644B1595&quot;/&gt;&lt;wsp:rsid wsp:val=&quot;645999E8&quot;/&gt;&lt;wsp:rsid wsp:val=&quot;645EC164&quot;/&gt;&lt;wsp:rsid wsp:val=&quot;646D9C2C&quot;/&gt;&lt;wsp:rsid wsp:val=&quot;646ED40E&quot;/&gt;&lt;wsp:rsid wsp:val=&quot;6475ED7B&quot;/&gt;&lt;wsp:rsid wsp:val=&quot;64845752&quot;/&gt;&lt;wsp:rsid wsp:val=&quot;6492D0DA&quot;/&gt;&lt;wsp:rsid wsp:val=&quot;64936D80&quot;/&gt;&lt;wsp:rsid wsp:val=&quot;64999244&quot;/&gt;&lt;wsp:rsid wsp:val=&quot;64AEB9EA&quot;/&gt;&lt;wsp:rsid wsp:val=&quot;64C1C5C1&quot;/&gt;&lt;wsp:rsid wsp:val=&quot;64C3D3E7&quot;/&gt;&lt;wsp:rsid wsp:val=&quot;64C7B069&quot;/&gt;&lt;wsp:rsid wsp:val=&quot;64D53A69&quot;/&gt;&lt;wsp:rsid wsp:val=&quot;64DB52C5&quot;/&gt;&lt;wsp:rsid wsp:val=&quot;64E179E3&quot;/&gt;&lt;wsp:rsid wsp:val=&quot;64EDA600&quot;/&gt;&lt;wsp:rsid wsp:val=&quot;6502D4F6&quot;/&gt;&lt;wsp:rsid wsp:val=&quot;65201782&quot;/&gt;&lt;wsp:rsid wsp:val=&quot;65336C81&quot;/&gt;&lt;wsp:rsid wsp:val=&quot;65381F36&quot;/&gt;&lt;wsp:rsid wsp:val=&quot;6541DEC2&quot;/&gt;&lt;wsp:rsid wsp:val=&quot;65451901&quot;/&gt;&lt;wsp:rsid wsp:val=&quot;65456FA0&quot;/&gt;&lt;wsp:rsid wsp:val=&quot;6545A031&quot;/&gt;&lt;wsp:rsid wsp:val=&quot;654768D1&quot;/&gt;&lt;wsp:rsid wsp:val=&quot;654A56DA&quot;/&gt;&lt;wsp:rsid wsp:val=&quot;6568A4DE&quot;/&gt;&lt;wsp:rsid wsp:val=&quot;65781C74&quot;/&gt;&lt;wsp:rsid wsp:val=&quot;65826F64&quot;/&gt;&lt;wsp:rsid wsp:val=&quot;65B1955D&quot;/&gt;&lt;wsp:rsid wsp:val=&quot;65B2F332&quot;/&gt;&lt;wsp:rsid wsp:val=&quot;65F8DDAB&quot;/&gt;&lt;wsp:rsid wsp:val=&quot;6612A6D0&quot;/&gt;&lt;wsp:rsid wsp:val=&quot;66156731&quot;/&gt;&lt;wsp:rsid wsp:val=&quot;6638B710&quot;/&gt;&lt;wsp:rsid wsp:val=&quot;664BAC18&quot;/&gt;&lt;wsp:rsid wsp:val=&quot;6669A9DF&quot;/&gt;&lt;wsp:rsid wsp:val=&quot;667B78E1&quot;/&gt;&lt;wsp:rsid wsp:val=&quot;667FB27E&quot;/&gt;&lt;wsp:rsid wsp:val=&quot;66850F83&quot;/&gt;&lt;wsp:rsid wsp:val=&quot;66A139FF&quot;/&gt;&lt;wsp:rsid wsp:val=&quot;66A89A43&quot;/&gt;&lt;wsp:rsid wsp:val=&quot;66C79556&quot;/&gt;&lt;wsp:rsid wsp:val=&quot;66C9C1AB&quot;/&gt;&lt;wsp:rsid wsp:val=&quot;66E4306D&quot;/&gt;&lt;wsp:rsid wsp:val=&quot;66F3114F&quot;/&gt;&lt;wsp:rsid wsp:val=&quot;66F571CD&quot;/&gt;&lt;wsp:rsid wsp:val=&quot;66F76A11&quot;/&gt;&lt;wsp:rsid wsp:val=&quot;66FF37CD&quot;/&gt;&lt;wsp:rsid wsp:val=&quot;66FFCAE1&quot;/&gt;&lt;wsp:rsid wsp:val=&quot;67006042&quot;/&gt;&lt;wsp:rsid wsp:val=&quot;67087ED0&quot;/&gt;&lt;wsp:rsid wsp:val=&quot;671E0772&quot;/&gt;&lt;wsp:rsid wsp:val=&quot;671E9A17&quot;/&gt;&lt;wsp:rsid wsp:val=&quot;6731D2EE&quot;/&gt;&lt;wsp:rsid wsp:val=&quot;67340706&quot;/&gt;&lt;wsp:rsid wsp:val=&quot;673B6DCE&quot;/&gt;&lt;wsp:rsid wsp:val=&quot;674A2028&quot;/&gt;&lt;wsp:rsid wsp:val=&quot;674A8449&quot;/&gt;&lt;wsp:rsid wsp:val=&quot;674DD4EB&quot;/&gt;&lt;wsp:rsid wsp:val=&quot;67529A27&quot;/&gt;&lt;wsp:rsid wsp:val=&quot;67538156&quot;/&gt;&lt;wsp:rsid wsp:val=&quot;67566DAE&quot;/&gt;&lt;wsp:rsid wsp:val=&quot;675779E8&quot;/&gt;&lt;wsp:rsid wsp:val=&quot;676DF1DD&quot;/&gt;&lt;wsp:rsid wsp:val=&quot;677D4FE0&quot;/&gt;&lt;wsp:rsid wsp:val=&quot;67845634&quot;/&gt;&lt;wsp:rsid wsp:val=&quot;6785861F&quot;/&gt;&lt;wsp:rsid wsp:val=&quot;6787D7B4&quot;/&gt;&lt;wsp:rsid wsp:val=&quot;67880BDE&quot;/&gt;&lt;wsp:rsid wsp:val=&quot;678E23C2&quot;/&gt;&lt;wsp:rsid wsp:val=&quot;679076C6&quot;/&gt;&lt;wsp:rsid wsp:val=&quot;67B0D577&quot;/&gt;&lt;wsp:rsid wsp:val=&quot;67C479A8&quot;/&gt;&lt;wsp:rsid wsp:val=&quot;67C850F6&quot;/&gt;&lt;wsp:rsid wsp:val=&quot;67CA7B18&quot;/&gt;&lt;wsp:rsid wsp:val=&quot;67DC0133&quot;/&gt;&lt;wsp:rsid wsp:val=&quot;67E8EE9B&quot;/&gt;&lt;wsp:rsid wsp:val=&quot;67E9A21E&quot;/&gt;&lt;wsp:rsid wsp:val=&quot;67F4FECC&quot;/&gt;&lt;wsp:rsid wsp:val=&quot;68015E5E&quot;/&gt;&lt;wsp:rsid wsp:val=&quot;68034FBD&quot;/&gt;&lt;wsp:rsid wsp:val=&quot;680F9295&quot;/&gt;&lt;wsp:rsid wsp:val=&quot;68161DCB&quot;/&gt;&lt;wsp:rsid wsp:val=&quot;6826B1B1&quot;/&gt;&lt;wsp:rsid wsp:val=&quot;6827E340&quot;/&gt;&lt;wsp:rsid wsp:val=&quot;6837B875&quot;/&gt;&lt;wsp:rsid wsp:val=&quot;6837EE16&quot;/&gt;&lt;wsp:rsid wsp:val=&quot;68382B29&quot;/&gt;&lt;wsp:rsid wsp:val=&quot;683E49F4&quot;/&gt;&lt;wsp:rsid wsp:val=&quot;68409484&quot;/&gt;&lt;wsp:rsid wsp:val=&quot;684236B4&quot;/&gt;&lt;wsp:rsid wsp:val=&quot;684B4869&quot;/&gt;&lt;wsp:rsid wsp:val=&quot;6866230D&quot;/&gt;&lt;wsp:rsid wsp:val=&quot;68A045A0&quot;/&gt;&lt;wsp:rsid wsp:val=&quot;68B7D924&quot;/&gt;&lt;wsp:rsid wsp:val=&quot;68B7E09E&quot;/&gt;&lt;wsp:rsid wsp:val=&quot;68CE42A9&quot;/&gt;&lt;wsp:rsid wsp:val=&quot;68D66B69&quot;/&gt;&lt;wsp:rsid wsp:val=&quot;68ECFB57&quot;/&gt;&lt;wsp:rsid wsp:val=&quot;68EF55D4&quot;/&gt;&lt;wsp:rsid wsp:val=&quot;68F60C30&quot;/&gt;&lt;wsp:rsid wsp:val=&quot;68F85317&quot;/&gt;&lt;wsp:rsid wsp:val=&quot;69114D46&quot;/&gt;&lt;wsp:rsid wsp:val=&quot;69143C0A&quot;/&gt;&lt;wsp:rsid wsp:val=&quot;692053DA&quot;/&gt;&lt;wsp:rsid wsp:val=&quot;69420CE4&quot;/&gt;&lt;wsp:rsid wsp:val=&quot;6948ADBC&quot;/&gt;&lt;wsp:rsid wsp:val=&quot;694F1660&quot;/&gt;&lt;wsp:rsid wsp:val=&quot;69612175&quot;/&gt;&lt;wsp:rsid wsp:val=&quot;698BF11D&quot;/&gt;&lt;wsp:rsid wsp:val=&quot;69A36077&quot;/&gt;&lt;wsp:rsid wsp:val=&quot;69A58B84&quot;/&gt;&lt;wsp:rsid wsp:val=&quot;69AF2636&quot;/&gt;&lt;wsp:rsid wsp:val=&quot;69B859F2&quot;/&gt;&lt;wsp:rsid wsp:val=&quot;69C91D6A&quot;/&gt;&lt;wsp:rsid wsp:val=&quot;69CE1B2D&quot;/&gt;&lt;wsp:rsid wsp:val=&quot;69E36D5B&quot;/&gt;&lt;wsp:rsid wsp:val=&quot;69FC4BA9&quot;/&gt;&lt;wsp:rsid wsp:val=&quot;6A061F63&quot;/&gt;&lt;wsp:rsid wsp:val=&quot;6A2294A9&quot;/&gt;&lt;wsp:rsid wsp:val=&quot;6A25D980&quot;/&gt;&lt;wsp:rsid wsp:val=&quot;6A273909&quot;/&gt;&lt;wsp:rsid wsp:val=&quot;6A294793&quot;/&gt;&lt;wsp:rsid wsp:val=&quot;6A38A927&quot;/&gt;&lt;wsp:rsid wsp:val=&quot;6A3AA697&quot;/&gt;&lt;wsp:rsid wsp:val=&quot;6A3BB3FB&quot;/&gt;&lt;wsp:rsid wsp:val=&quot;6A54B197&quot;/&gt;&lt;wsp:rsid wsp:val=&quot;6A5C4413&quot;/&gt;&lt;wsp:rsid wsp:val=&quot;6A5E0E15&quot;/&gt;&lt;wsp:rsid wsp:val=&quot;6A60D67A&quot;/&gt;&lt;wsp:rsid wsp:val=&quot;6A72CB4B&quot;/&gt;&lt;wsp:rsid wsp:val=&quot;6A773672&quot;/&gt;&lt;wsp:rsid wsp:val=&quot;6A7DDA8B&quot;/&gt;&lt;wsp:rsid wsp:val=&quot;6A80C5C7&quot;/&gt;&lt;wsp:rsid wsp:val=&quot;6A9C42D4&quot;/&gt;&lt;wsp:rsid wsp:val=&quot;6AA34D5B&quot;/&gt;&lt;wsp:rsid wsp:val=&quot;6AC282BB&quot;/&gt;&lt;wsp:rsid wsp:val=&quot;6AC61532&quot;/&gt;&lt;wsp:rsid wsp:val=&quot;6ACB1D93&quot;/&gt;&lt;wsp:rsid wsp:val=&quot;6ACD1A3C&quot;/&gt;&lt;wsp:rsid wsp:val=&quot;6ACE0F3B&quot;/&gt;&lt;wsp:rsid wsp:val=&quot;6ACEB865&quot;/&gt;&lt;wsp:rsid wsp:val=&quot;6AD250CE&quot;/&gt;&lt;wsp:rsid wsp:val=&quot;6AE5A4E8&quot;/&gt;&lt;wsp:rsid wsp:val=&quot;6AF030EE&quot;/&gt;&lt;wsp:rsid wsp:val=&quot;6AFDA67A&quot;/&gt;&lt;wsp:rsid wsp:val=&quot;6B026827&quot;/&gt;&lt;wsp:rsid wsp:val=&quot;6B22CB2A&quot;/&gt;&lt;wsp:rsid wsp:val=&quot;6B23EFBB&quot;/&gt;&lt;wsp:rsid wsp:val=&quot;6B2AFAA4&quot;/&gt;&lt;wsp:rsid wsp:val=&quot;6B2FE3A5&quot;/&gt;&lt;wsp:rsid wsp:val=&quot;6B3D8605&quot;/&gt;&lt;wsp:rsid wsp:val=&quot;6B42BFF9&quot;/&gt;&lt;wsp:rsid wsp:val=&quot;6B47AA41&quot;/&gt;&lt;wsp:rsid wsp:val=&quot;6B485F0B&quot;/&gt;&lt;wsp:rsid wsp:val=&quot;6B5DC526&quot;/&gt;&lt;wsp:rsid wsp:val=&quot;6B6A869C&quot;/&gt;&lt;wsp:rsid wsp:val=&quot;6B833A60&quot;/&gt;&lt;wsp:rsid wsp:val=&quot;6B83E933&quot;/&gt;&lt;wsp:rsid wsp:val=&quot;6B8A2D1C&quot;/&gt;&lt;wsp:rsid wsp:val=&quot;6BA565C4&quot;/&gt;&lt;wsp:rsid wsp:val=&quot;6BC34DCF&quot;/&gt;&lt;wsp:rsid wsp:val=&quot;6BCB49C3&quot;/&gt;&lt;wsp:rsid wsp:val=&quot;6BCEC331&quot;/&gt;&lt;wsp:rsid wsp:val=&quot;6BD676F8&quot;/&gt;&lt;wsp:rsid wsp:val=&quot;6BD80A34&quot;/&gt;&lt;wsp:rsid wsp:val=&quot;6BF7CB57&quot;/&gt;&lt;wsp:rsid wsp:val=&quot;6BFAACE9&quot;/&gt;&lt;wsp:rsid wsp:val=&quot;6C055437&quot;/&gt;&lt;wsp:rsid wsp:val=&quot;6C1DB24B&quot;/&gt;&lt;wsp:rsid wsp:val=&quot;6C1DB4EC&quot;/&gt;&lt;wsp:rsid wsp:val=&quot;6C378952&quot;/&gt;&lt;wsp:rsid wsp:val=&quot;6C3794DD&quot;/&gt;&lt;wsp:rsid wsp:val=&quot;6C44FCB5&quot;/&gt;&lt;wsp:rsid wsp:val=&quot;6C48EE08&quot;/&gt;&lt;wsp:rsid wsp:val=&quot;6C617401&quot;/&gt;&lt;wsp:rsid wsp:val=&quot;6C62F198&quot;/&gt;&lt;wsp:rsid wsp:val=&quot;6C6726D9&quot;/&gt;&lt;wsp:rsid wsp:val=&quot;6C6A7B21&quot;/&gt;&lt;wsp:rsid wsp:val=&quot;6C791567&quot;/&gt;&lt;wsp:rsid wsp:val=&quot;6C80D319&quot;/&gt;&lt;wsp:rsid wsp:val=&quot;6C8DC627&quot;/&gt;&lt;wsp:rsid wsp:val=&quot;6C99D7C0&quot;/&gt;&lt;wsp:rsid wsp:val=&quot;6CB5B20D&quot;/&gt;&lt;wsp:rsid wsp:val=&quot;6CC9DB12&quot;/&gt;&lt;wsp:rsid wsp:val=&quot;6CE2AF35&quot;/&gt;&lt;wsp:rsid wsp:val=&quot;6CEDA169&quot;/&gt;&lt;wsp:rsid wsp:val=&quot;6CF4397C&quot;/&gt;&lt;wsp:rsid wsp:val=&quot;6CF5875C&quot;/&gt;&lt;wsp:rsid wsp:val=&quot;6CF92EFC&quot;/&gt;&lt;wsp:rsid wsp:val=&quot;6CF9A596&quot;/&gt;&lt;wsp:rsid wsp:val=&quot;6D23A33F&quot;/&gt;&lt;wsp:rsid wsp:val=&quot;6D291110&quot;/&gt;&lt;wsp:rsid wsp:val=&quot;6D2F7CCE&quot;/&gt;&lt;wsp:rsid wsp:val=&quot;6D43EC7E&quot;/&gt;&lt;wsp:rsid wsp:val=&quot;6D498901&quot;/&gt;&lt;wsp:rsid wsp:val=&quot;6D56A89B&quot;/&gt;&lt;wsp:rsid wsp:val=&quot;6D5931EE&quot;/&gt;&lt;wsp:rsid wsp:val=&quot;6D730DAC&quot;/&gt;&lt;wsp:rsid wsp:val=&quot;6D81405D&quot;/&gt;&lt;wsp:rsid wsp:val=&quot;6D8B134D&quot;/&gt;&lt;wsp:rsid wsp:val=&quot;6D947C4D&quot;/&gt;&lt;wsp:rsid wsp:val=&quot;6DB8EA7B&quot;/&gt;&lt;wsp:rsid wsp:val=&quot;6DBF4428&quot;/&gt;&lt;wsp:rsid wsp:val=&quot;6DC2C20B&quot;/&gt;&lt;wsp:rsid wsp:val=&quot;6DC76B51&quot;/&gt;&lt;wsp:rsid wsp:val=&quot;6DCB801E&quot;/&gt;&lt;wsp:rsid wsp:val=&quot;6DDB6195&quot;/&gt;&lt;wsp:rsid wsp:val=&quot;6DDF6789&quot;/&gt;&lt;wsp:rsid wsp:val=&quot;6DE13FD4&quot;/&gt;&lt;wsp:rsid wsp:val=&quot;6E06CAE9&quot;/&gt;&lt;wsp:rsid wsp:val=&quot;6E0C7A0B&quot;/&gt;&lt;wsp:rsid wsp:val=&quot;6E119F60&quot;/&gt;&lt;wsp:rsid wsp:val=&quot;6E1846C9&quot;/&gt;&lt;wsp:rsid wsp:val=&quot;6E274C2D&quot;/&gt;&lt;wsp:rsid wsp:val=&quot;6E3DB2B6&quot;/&gt;&lt;wsp:rsid wsp:val=&quot;6E49D5E9&quot;/&gt;&lt;wsp:rsid wsp:val=&quot;6E4BD401&quot;/&gt;&lt;wsp:rsid wsp:val=&quot;6E51A3D0&quot;/&gt;&lt;wsp:rsid wsp:val=&quot;6E51AF0C&quot;/&gt;&lt;wsp:rsid wsp:val=&quot;6E584671&quot;/&gt;&lt;wsp:rsid wsp:val=&quot;6E675196&quot;/&gt;&lt;wsp:rsid wsp:val=&quot;6E76CBDA&quot;/&gt;&lt;wsp:rsid wsp:val=&quot;6E7FE7CA&quot;/&gt;&lt;wsp:rsid wsp:val=&quot;6E817552&quot;/&gt;&lt;wsp:rsid wsp:val=&quot;6E8B666E&quot;/&gt;&lt;wsp:rsid wsp:val=&quot;6EA312A5&quot;/&gt;&lt;wsp:rsid wsp:val=&quot;6EA58E84&quot;/&gt;&lt;wsp:rsid wsp:val=&quot;6EA93A9C&quot;/&gt;&lt;wsp:rsid wsp:val=&quot;6EAB932F&quot;/&gt;&lt;wsp:rsid wsp:val=&quot;6EB50EEF&quot;/&gt;&lt;wsp:rsid wsp:val=&quot;6ECD035E&quot;/&gt;&lt;wsp:rsid wsp:val=&quot;6ECDFF7D&quot;/&gt;&lt;wsp:rsid wsp:val=&quot;6EE1F1A9&quot;/&gt;&lt;wsp:rsid wsp:val=&quot;6EE3F614&quot;/&gt;&lt;wsp:rsid wsp:val=&quot;6EEF7C74&quot;/&gt;&lt;wsp:rsid wsp:val=&quot;6F02FB69&quot;/&gt;&lt;wsp:rsid wsp:val=&quot;6F0A4B02&quot;/&gt;&lt;wsp:rsid wsp:val=&quot;6F133AD9&quot;/&gt;&lt;wsp:rsid wsp:val=&quot;6F15EBC4&quot;/&gt;&lt;wsp:rsid wsp:val=&quot;6F1B62FC&quot;/&gt;&lt;wsp:rsid wsp:val=&quot;6F1E1AB7&quot;/&gt;&lt;wsp:rsid wsp:val=&quot;6F37D927&quot;/&gt;&lt;wsp:rsid wsp:val=&quot;6F3CA92E&quot;/&gt;&lt;wsp:rsid wsp:val=&quot;6F3DC1E3&quot;/&gt;&lt;wsp:rsid wsp:val=&quot;6F459E3D&quot;/&gt;&lt;wsp:rsid wsp:val=&quot;6F580A44&quot;/&gt;&lt;wsp:rsid wsp:val=&quot;6F6DE78E&quot;/&gt;&lt;wsp:rsid wsp:val=&quot;6F7115B8&quot;/&gt;&lt;wsp:rsid wsp:val=&quot;6F76BE7E&quot;/&gt;&lt;wsp:rsid wsp:val=&quot;6F84FEC8&quot;/&gt;&lt;wsp:rsid wsp:val=&quot;6F8BF9DA&quot;/&gt;&lt;wsp:rsid wsp:val=&quot;6F8C0E1A&quot;/&gt;&lt;wsp:rsid wsp:val=&quot;6F912D8F&quot;/&gt;&lt;wsp:rsid wsp:val=&quot;6FA0D5C1&quot;/&gt;&lt;wsp:rsid wsp:val=&quot;6FB04ED3&quot;/&gt;&lt;wsp:rsid wsp:val=&quot;6FC9A3F8&quot;/&gt;&lt;wsp:rsid wsp:val=&quot;6FD0602B&quot;/&gt;&lt;wsp:rsid wsp:val=&quot;6FE2C89B&quot;/&gt;&lt;wsp:rsid wsp:val=&quot;7009EB68&quot;/&gt;&lt;wsp:rsid wsp:val=&quot;70112BB5&quot;/&gt;&lt;wsp:rsid wsp:val=&quot;70163C38&quot;/&gt;&lt;wsp:rsid wsp:val=&quot;7027D61B&quot;/&gt;&lt;wsp:rsid wsp:val=&quot;70345839&quot;/&gt;&lt;wsp:rsid wsp:val=&quot;7035319B&quot;/&gt;&lt;wsp:rsid wsp:val=&quot;7037CCAE&quot;/&gt;&lt;wsp:rsid wsp:val=&quot;70421F70&quot;/&gt;&lt;wsp:rsid wsp:val=&quot;7046FA88&quot;/&gt;&lt;wsp:rsid wsp:val=&quot;70477BE2&quot;/&gt;&lt;wsp:rsid wsp:val=&quot;704C2632&quot;/&gt;&lt;wsp:rsid wsp:val=&quot;704D2DFD&quot;/&gt;&lt;wsp:rsid wsp:val=&quot;70503319&quot;/&gt;&lt;wsp:rsid wsp:val=&quot;70578E50&quot;/&gt;&lt;wsp:rsid wsp:val=&quot;706403B1&quot;/&gt;&lt;wsp:rsid wsp:val=&quot;706840DC&quot;/&gt;&lt;wsp:rsid wsp:val=&quot;706DABEA&quot;/&gt;&lt;wsp:rsid wsp:val=&quot;706F7D0C&quot;/&gt;&lt;wsp:rsid wsp:val=&quot;707B467C&quot;/&gt;&lt;wsp:rsid wsp:val=&quot;708607CD&quot;/&gt;&lt;wsp:rsid wsp:val=&quot;709987D7&quot;/&gt;&lt;wsp:rsid wsp:val=&quot;70B816A4&quot;/&gt;&lt;wsp:rsid wsp:val=&quot;70BC6B37&quot;/&gt;&lt;wsp:rsid wsp:val=&quot;70BDB798&quot;/&gt;&lt;wsp:rsid wsp:val=&quot;70D3A988&quot;/&gt;&lt;wsp:rsid wsp:val=&quot;70D6E3D3&quot;/&gt;&lt;wsp:rsid wsp:val=&quot;70DB935D&quot;/&gt;&lt;wsp:rsid wsp:val=&quot;70FACED6&quot;/&gt;&lt;wsp:rsid wsp:val=&quot;70FF0C13&quot;/&gt;&lt;wsp:rsid wsp:val=&quot;710A9E69&quot;/&gt;&lt;wsp:rsid wsp:val=&quot;710F61E0&quot;/&gt;&lt;wsp:rsid wsp:val=&quot;71128EDF&quot;/&gt;&lt;wsp:rsid wsp:val=&quot;71139C41&quot;/&gt;&lt;wsp:rsid wsp:val=&quot;711A8892&quot;/&gt;&lt;wsp:rsid wsp:val=&quot;71213CCE&quot;/&gt;&lt;wsp:rsid wsp:val=&quot;71297CB9&quot;/&gt;&lt;wsp:rsid wsp:val=&quot;7134EB6D&quot;/&gt;&lt;wsp:rsid wsp:val=&quot;71391A01&quot;/&gt;&lt;wsp:rsid wsp:val=&quot;71511ECD&quot;/&gt;&lt;wsp:rsid wsp:val=&quot;71728BF9&quot;/&gt;&lt;wsp:rsid wsp:val=&quot;7178CD1E&quot;/&gt;&lt;wsp:rsid wsp:val=&quot;717FCA5C&quot;/&gt;&lt;wsp:rsid wsp:val=&quot;719B7FBC&quot;/&gt;&lt;wsp:rsid wsp:val=&quot;71B564A2&quot;/&gt;&lt;wsp:rsid wsp:val=&quot;71C35952&quot;/&gt;&lt;wsp:rsid wsp:val=&quot;71E18C62&quot;/&gt;&lt;wsp:rsid wsp:val=&quot;71E8C102&quot;/&gt;&lt;wsp:rsid wsp:val=&quot;71EC037A&quot;/&gt;&lt;wsp:rsid wsp:val=&quot;721A1571&quot;/&gt;&lt;wsp:rsid wsp:val=&quot;7235C5EA&quot;/&gt;&lt;wsp:rsid wsp:val=&quot;72368487&quot;/&gt;&lt;wsp:rsid wsp:val=&quot;7238ED18&quot;/&gt;&lt;wsp:rsid wsp:val=&quot;723C3BC7&quot;/&gt;&lt;wsp:rsid wsp:val=&quot;726884E8&quot;/&gt;&lt;wsp:rsid wsp:val=&quot;7271E43F&quot;/&gt;&lt;wsp:rsid wsp:val=&quot;7280ED90&quot;/&gt;&lt;wsp:rsid wsp:val=&quot;729B12AF&quot;/&gt;&lt;wsp:rsid wsp:val=&quot;729D59AC&quot;/&gt;&lt;wsp:rsid wsp:val=&quot;72A5EF9B&quot;/&gt;&lt;wsp:rsid wsp:val=&quot;72AC7B89&quot;/&gt;&lt;wsp:rsid wsp:val=&quot;72AFC8CE&quot;/&gt;&lt;wsp:rsid wsp:val=&quot;72B11C38&quot;/&gt;&lt;wsp:rsid wsp:val=&quot;72B658F3&quot;/&gt;&lt;wsp:rsid wsp:val=&quot;72C81D34&quot;/&gt;&lt;wsp:rsid wsp:val=&quot;72CFE0FF&quot;/&gt;&lt;wsp:rsid wsp:val=&quot;72DF4E39&quot;/&gt;&lt;wsp:rsid wsp:val=&quot;72ECA686&quot;/&gt;&lt;wsp:rsid wsp:val=&quot;72ECECDC&quot;/&gt;&lt;wsp:rsid wsp:val=&quot;73042269&quot;/&gt;&lt;wsp:rsid wsp:val=&quot;7311A4FB&quot;/&gt;&lt;wsp:rsid wsp:val=&quot;731A57D7&quot;/&gt;&lt;wsp:rsid wsp:val=&quot;7320042F&quot;/&gt;&lt;wsp:rsid wsp:val=&quot;732DCB51&quot;/&gt;&lt;wsp:rsid wsp:val=&quot;733CEAAB&quot;/&gt;&lt;wsp:rsid wsp:val=&quot;7349390D&quot;/&gt;&lt;wsp:rsid wsp:val=&quot;734C2198&quot;/&gt;&lt;wsp:rsid wsp:val=&quot;734E13E8&quot;/&gt;&lt;wsp:rsid wsp:val=&quot;73548D26&quot;/&gt;&lt;wsp:rsid wsp:val=&quot;73571103&quot;/&gt;&lt;wsp:rsid wsp:val=&quot;736AC7E3&quot;/&gt;&lt;wsp:rsid wsp:val=&quot;736CD879&quot;/&gt;&lt;wsp:rsid wsp:val=&quot;73736117&quot;/&gt;&lt;wsp:rsid wsp:val=&quot;73755A1E&quot;/&gt;&lt;wsp:rsid wsp:val=&quot;737854D7&quot;/&gt;&lt;wsp:rsid wsp:val=&quot;737A54F1&quot;/&gt;&lt;wsp:rsid wsp:val=&quot;739C7F98&quot;/&gt;&lt;wsp:rsid wsp:val=&quot;73B32E02&quot;/&gt;&lt;wsp:rsid wsp:val=&quot;73B6CA44&quot;/&gt;&lt;wsp:rsid wsp:val=&quot;73C220E1&quot;/&gt;&lt;wsp:rsid wsp:val=&quot;73C381FB&quot;/&gt;&lt;wsp:rsid wsp:val=&quot;73DAD804&quot;/&gt;&lt;wsp:rsid wsp:val=&quot;73DC9F53&quot;/&gt;&lt;wsp:rsid wsp:val=&quot;73E1C6E5&quot;/&gt;&lt;wsp:rsid wsp:val=&quot;73FF67D8&quot;/&gt;&lt;wsp:rsid wsp:val=&quot;7404F05B&quot;/&gt;&lt;wsp:rsid wsp:val=&quot;74073B67&quot;/&gt;&lt;wsp:rsid wsp:val=&quot;74142A76&quot;/&gt;&lt;wsp:rsid wsp:val=&quot;742B3548&quot;/&gt;&lt;wsp:rsid wsp:val=&quot;742F1539&quot;/&gt;&lt;wsp:rsid wsp:val=&quot;74489BD7&quot;/&gt;&lt;wsp:rsid wsp:val=&quot;74577A9D&quot;/&gt;&lt;wsp:rsid wsp:val=&quot;74697E7D&quot;/&gt;&lt;wsp:rsid wsp:val=&quot;746B4FA3&quot;/&gt;&lt;wsp:rsid wsp:val=&quot;748F7A64&quot;/&gt;&lt;wsp:rsid wsp:val=&quot;7491BECF&quot;/&gt;&lt;wsp:rsid wsp:val=&quot;74A5307C&quot;/&gt;&lt;wsp:rsid wsp:val=&quot;74C787F5&quot;/&gt;&lt;wsp:rsid wsp:val=&quot;74E01437&quot;/&gt;&lt;wsp:rsid wsp:val=&quot;74EB993D&quot;/&gt;&lt;wsp:rsid wsp:val=&quot;74ED45BF&quot;/&gt;&lt;wsp:rsid wsp:val=&quot;74ED48F7&quot;/&gt;&lt;wsp:rsid wsp:val=&quot;74F0CDA8&quot;/&gt;&lt;wsp:rsid wsp:val=&quot;74F41C2D&quot;/&gt;&lt;wsp:rsid wsp:val=&quot;75044007&quot;/&gt;&lt;wsp:rsid wsp:val=&quot;750C9EF4&quot;/&gt;&lt;wsp:rsid wsp:val=&quot;75123CB8&quot;/&gt;&lt;wsp:rsid wsp:val=&quot;7512DE4C&quot;/&gt;&lt;wsp:rsid wsp:val=&quot;751F84DB&quot;/&gt;&lt;wsp:rsid wsp:val=&quot;7531975E&quot;/&gt;&lt;wsp:rsid wsp:val=&quot;753358CB&quot;/&gt;&lt;wsp:rsid wsp:val=&quot;75366054&quot;/&gt;&lt;wsp:rsid wsp:val=&quot;753AB14B&quot;/&gt;&lt;wsp:rsid wsp:val=&quot;753D4574&quot;/&gt;&lt;wsp:rsid wsp:val=&quot;754657AB&quot;/&gt;&lt;wsp:rsid wsp:val=&quot;7546E581&quot;/&gt;&lt;wsp:rsid wsp:val=&quot;755FA7FA&quot;/&gt;&lt;wsp:rsid wsp:val=&quot;756906A9&quot;/&gt;&lt;wsp:rsid wsp:val=&quot;756CEC1D&quot;/&gt;&lt;wsp:rsid wsp:val=&quot;7571B166&quot;/&gt;&lt;wsp:rsid wsp:val=&quot;7573BFA0&quot;/&gt;&lt;wsp:rsid wsp:val=&quot;757D9746&quot;/&gt;&lt;wsp:rsid wsp:val=&quot;75828D5E&quot;/&gt;&lt;wsp:rsid wsp:val=&quot;758D5C3B&quot;/&gt;&lt;wsp:rsid wsp:val=&quot;75A8AE42&quot;/&gt;&lt;wsp:rsid wsp:val=&quot;75C21E1F&quot;/&gt;&lt;wsp:rsid wsp:val=&quot;75C9ED06&quot;/&gt;&lt;wsp:rsid wsp:val=&quot;75CB2BD0&quot;/&gt;&lt;wsp:rsid wsp:val=&quot;75DCEE46&quot;/&gt;&lt;wsp:rsid wsp:val=&quot;75E4B09C&quot;/&gt;&lt;wsp:rsid wsp:val=&quot;75F8E5E0&quot;/&gt;&lt;wsp:rsid wsp:val=&quot;76006D38&quot;/&gt;&lt;wsp:rsid wsp:val=&quot;7605BD43&quot;/&gt;&lt;wsp:rsid wsp:val=&quot;7611C0E7&quot;/&gt;&lt;wsp:rsid wsp:val=&quot;761412A2&quot;/&gt;&lt;wsp:rsid wsp:val=&quot;7645CCD9&quot;/&gt;&lt;wsp:rsid wsp:val=&quot;764D42E1&quot;/&gt;&lt;wsp:rsid wsp:val=&quot;7653D1A1&quot;/&gt;&lt;wsp:rsid wsp:val=&quot;7664BDFC&quot;/&gt;&lt;wsp:rsid wsp:val=&quot;7669DF78&quot;/&gt;&lt;wsp:rsid wsp:val=&quot;766AB65B&quot;/&gt;&lt;wsp:rsid wsp:val=&quot;7679EC5A&quot;/&gt;&lt;wsp:rsid wsp:val=&quot;76846F42&quot;/&gt;&lt;wsp:rsid wsp:val=&quot;76A2BA06&quot;/&gt;&lt;wsp:rsid wsp:val=&quot;76A3E970&quot;/&gt;&lt;wsp:rsid wsp:val=&quot;76A6843A&quot;/&gt;&lt;wsp:rsid wsp:val=&quot;76C2408F&quot;/&gt;&lt;wsp:rsid wsp:val=&quot;76C5C9D0&quot;/&gt;&lt;wsp:rsid wsp:val=&quot;76D220F6&quot;/&gt;&lt;wsp:rsid wsp:val=&quot;76EA5130&quot;/&gt;&lt;wsp:rsid wsp:val=&quot;76F515C2&quot;/&gt;&lt;wsp:rsid wsp:val=&quot;76FAA0EB&quot;/&gt;&lt;wsp:rsid wsp:val=&quot;770A2B5A&quot;/&gt;&lt;wsp:rsid wsp:val=&quot;770EC874&quot;/&gt;&lt;wsp:rsid wsp:val=&quot;77119309&quot;/&gt;&lt;wsp:rsid wsp:val=&quot;77184DE7&quot;/&gt;&lt;wsp:rsid wsp:val=&quot;771967A7&quot;/&gt;&lt;wsp:rsid wsp:val=&quot;77218540&quot;/&gt;&lt;wsp:rsid wsp:val=&quot;77246FEA&quot;/&gt;&lt;wsp:rsid wsp:val=&quot;77361D01&quot;/&gt;&lt;wsp:rsid wsp:val=&quot;77414CEB&quot;/&gt;&lt;wsp:rsid wsp:val=&quot;77447EA3&quot;/&gt;&lt;wsp:rsid wsp:val=&quot;775B3768&quot;/&gt;&lt;wsp:rsid wsp:val=&quot;7766FC31&quot;/&gt;&lt;wsp:rsid wsp:val=&quot;77741C91&quot;/&gt;&lt;wsp:rsid wsp:val=&quot;779AC0A4&quot;/&gt;&lt;wsp:rsid wsp:val=&quot;77A1F731&quot;/&gt;&lt;wsp:rsid wsp:val=&quot;77ABC0D2&quot;/&gt;&lt;wsp:rsid wsp:val=&quot;77C05ED4&quot;/&gt;&lt;wsp:rsid wsp:val=&quot;77C7360C&quot;/&gt;&lt;wsp:rsid wsp:val=&quot;77CA985D&quot;/&gt;&lt;wsp:rsid wsp:val=&quot;77D6C90E&quot;/&gt;&lt;wsp:rsid wsp:val=&quot;77E0A417&quot;/&gt;&lt;wsp:rsid wsp:val=&quot;77EDBE21&quot;/&gt;&lt;wsp:rsid wsp:val=&quot;7811906B&quot;/&gt;&lt;wsp:rsid wsp:val=&quot;78153C9A&quot;/&gt;&lt;wsp:rsid wsp:val=&quot;7824F5AB&quot;/&gt;&lt;wsp:rsid wsp:val=&quot;782F2195&quot;/&gt;&lt;wsp:rsid wsp:val=&quot;7833376D&quot;/&gt;&lt;wsp:rsid wsp:val=&quot;78453EA4&quot;/&gt;&lt;wsp:rsid wsp:val=&quot;787BFE64&quot;/&gt;&lt;wsp:rsid wsp:val=&quot;78864F6B&quot;/&gt;&lt;wsp:rsid wsp:val=&quot;78886C37&quot;/&gt;&lt;wsp:rsid wsp:val=&quot;78AAD630&quot;/&gt;&lt;wsp:rsid wsp:val=&quot;78AF23AB&quot;/&gt;&lt;wsp:rsid wsp:val=&quot;78B98784&quot;/&gt;&lt;wsp:rsid wsp:val=&quot;78BC9B39&quot;/&gt;&lt;wsp:rsid wsp:val=&quot;78C238DB&quot;/&gt;&lt;wsp:rsid wsp:val=&quot;78C69D7F&quot;/&gt;&lt;wsp:rsid wsp:val=&quot;78D65D78&quot;/&gt;&lt;wsp:rsid wsp:val=&quot;78DADE15&quot;/&gt;&lt;wsp:rsid wsp:val=&quot;78DBAC93&quot;/&gt;&lt;wsp:rsid wsp:val=&quot;78DEBB6D&quot;/&gt;&lt;wsp:rsid wsp:val=&quot;78E8D949&quot;/&gt;&lt;wsp:rsid wsp:val=&quot;78FBC3E8&quot;/&gt;&lt;wsp:rsid wsp:val=&quot;7912FC4A&quot;/&gt;&lt;wsp:rsid wsp:val=&quot;7918D4D0&quot;/&gt;&lt;wsp:rsid wsp:val=&quot;7919102F&quot;/&gt;&lt;wsp:rsid wsp:val=&quot;791AA285&quot;/&gt;&lt;wsp:rsid wsp:val=&quot;791C58B4&quot;/&gt;&lt;wsp:rsid wsp:val=&quot;791C6AB1&quot;/&gt;&lt;wsp:rsid wsp:val=&quot;79233338&quot;/&gt;&lt;wsp:rsid wsp:val=&quot;7925FE27&quot;/&gt;&lt;wsp:rsid wsp:val=&quot;792A56EC&quot;/&gt;&lt;wsp:rsid wsp:val=&quot;793AA372&quot;/&gt;&lt;wsp:rsid wsp:val=&quot;793CA353&quot;/&gt;&lt;wsp:rsid wsp:val=&quot;7940C9B7&quot;/&gt;&lt;wsp:rsid wsp:val=&quot;7951D864&quot;/&gt;&lt;wsp:rsid wsp:val=&quot;79600B6A&quot;/&gt;&lt;wsp:rsid wsp:val=&quot;796D9F18&quot;/&gt;&lt;wsp:rsid wsp:val=&quot;796ECBD4&quot;/&gt;&lt;wsp:rsid wsp:val=&quot;79758087&quot;/&gt;&lt;wsp:rsid wsp:val=&quot;7980DBF3&quot;/&gt;&lt;wsp:rsid wsp:val=&quot;79945AAB&quot;/&gt;&lt;wsp:rsid wsp:val=&quot;7996F5C8&quot;/&gt;&lt;wsp:rsid wsp:val=&quot;79A70FE0&quot;/&gt;&lt;wsp:rsid wsp:val=&quot;79B276CB&quot;/&gt;&lt;wsp:rsid wsp:val=&quot;79B31EC2&quot;/&gt;&lt;wsp:rsid wsp:val=&quot;79B3C3E1&quot;/&gt;&lt;wsp:rsid wsp:val=&quot;79C26E3B&quot;/&gt;&lt;wsp:rsid wsp:val=&quot;79CC2471&quot;/&gt;&lt;wsp:rsid wsp:val=&quot;79CDA579&quot;/&gt;&lt;wsp:rsid wsp:val=&quot;79D37ADD&quot;/&gt;&lt;wsp:rsid wsp:val=&quot;79DF86BD&quot;/&gt;&lt;wsp:rsid wsp:val=&quot;79E937F6&quot;/&gt;&lt;wsp:rsid wsp:val=&quot;79FA860A&quot;/&gt;&lt;wsp:rsid wsp:val=&quot;7A03928A&quot;/&gt;&lt;wsp:rsid wsp:val=&quot;7A06704B&quot;/&gt;&lt;wsp:rsid wsp:val=&quot;7A0D20F2&quot;/&gt;&lt;wsp:rsid wsp:val=&quot;7A13762C&quot;/&gt;&lt;wsp:rsid wsp:val=&quot;7A1785F3&quot;/&gt;&lt;wsp:rsid wsp:val=&quot;7A42B114&quot;/&gt;&lt;wsp:rsid wsp:val=&quot;7A519576&quot;/&gt;&lt;wsp:rsid wsp:val=&quot;7A526BB7&quot;/&gt;&lt;wsp:rsid wsp:val=&quot;7A7110B5&quot;/&gt;&lt;wsp:rsid wsp:val=&quot;7A71DEA6&quot;/&gt;&lt;wsp:rsid wsp:val=&quot;7A7431DF&quot;/&gt;&lt;wsp:rsid wsp:val=&quot;7A7D5412&quot;/&gt;&lt;wsp:rsid wsp:val=&quot;7A7F5CCF&quot;/&gt;&lt;wsp:rsid wsp:val=&quot;7A7FFDD6&quot;/&gt;&lt;wsp:rsid wsp:val=&quot;7A81CE92&quot;/&gt;&lt;wsp:rsid wsp:val=&quot;7A826848&quot;/&gt;&lt;wsp:rsid wsp:val=&quot;7A8D5A3C&quot;/&gt;&lt;wsp:rsid wsp:val=&quot;7A961A10&quot;/&gt;&lt;wsp:rsid wsp:val=&quot;7A98F683&quot;/&gt;&lt;wsp:rsid wsp:val=&quot;7A9DFA01&quot;/&gt;&lt;wsp:rsid wsp:val=&quot;7AAE38B9&quot;/&gt;&lt;wsp:rsid wsp:val=&quot;7AB63DBA&quot;/&gt;&lt;wsp:rsid wsp:val=&quot;7ADC0134&quot;/&gt;&lt;wsp:rsid wsp:val=&quot;7AEC1438&quot;/&gt;&lt;wsp:rsid wsp:val=&quot;7AEDDAFE&quot;/&gt;&lt;wsp:rsid wsp:val=&quot;7AFD1A0F&quot;/&gt;&lt;wsp:rsid wsp:val=&quot;7B032275&quot;/&gt;&lt;wsp:rsid wsp:val=&quot;7B13B7B0&quot;/&gt;&lt;wsp:rsid wsp:val=&quot;7B2BD8F1&quot;/&gt;&lt;wsp:rsid wsp:val=&quot;7B31E0BA&quot;/&gt;&lt;wsp:rsid wsp:val=&quot;7B323CE2&quot;/&gt;&lt;wsp:rsid wsp:val=&quot;7B3A6532&quot;/&gt;&lt;wsp:rsid wsp:val=&quot;7B3E1A30&quot;/&gt;&lt;wsp:rsid wsp:val=&quot;7B4FD4ED&quot;/&gt;&lt;wsp:rsid wsp:val=&quot;7B573F78&quot;/&gt;&lt;wsp:rsid wsp:val=&quot;7B5988EF&quot;/&gt;&lt;wsp:rsid wsp:val=&quot;7B5DBE91&quot;/&gt;&lt;wsp:rsid wsp:val=&quot;7B600F2C&quot;/&gt;&lt;wsp:rsid wsp:val=&quot;7B8C5DCD&quot;/&gt;&lt;wsp:rsid wsp:val=&quot;7B8D87C3&quot;/&gt;&lt;wsp:rsid wsp:val=&quot;7B9A8E25&quot;/&gt;&lt;wsp:rsid wsp:val=&quot;7BAB1913&quot;/&gt;&lt;wsp:rsid wsp:val=&quot;7BB6E3D2&quot;/&gt;&lt;wsp:rsid wsp:val=&quot;7BBF2216&quot;/&gt;&lt;wsp:rsid wsp:val=&quot;7BC7BDF1&quot;/&gt;&lt;wsp:rsid wsp:val=&quot;7BD3B06D&quot;/&gt;&lt;wsp:rsid wsp:val=&quot;7BD684B4&quot;/&gt;&lt;wsp:rsid wsp:val=&quot;7BE6844C&quot;/&gt;&lt;wsp:rsid wsp:val=&quot;7BEE64DA&quot;/&gt;&lt;wsp:rsid wsp:val=&quot;7BF30D0F&quot;/&gt;&lt;wsp:rsid wsp:val=&quot;7BFE145A&quot;/&gt;&lt;wsp:rsid wsp:val=&quot;7C0078AD&quot;/&gt;&lt;wsp:rsid wsp:val=&quot;7C0860DA&quot;/&gt;&lt;wsp:rsid wsp:val=&quot;7C1659C0&quot;/&gt;&lt;wsp:rsid wsp:val=&quot;7C17EFC6&quot;/&gt;&lt;wsp:rsid wsp:val=&quot;7C1DFC67&quot;/&gt;&lt;wsp:rsid wsp:val=&quot;7C203FBF&quot;/&gt;&lt;wsp:rsid wsp:val=&quot;7C3371D4&quot;/&gt;&lt;wsp:rsid wsp:val=&quot;7C4FF557&quot;/&gt;&lt;wsp:rsid wsp:val=&quot;7C509E04&quot;/&gt;&lt;wsp:rsid wsp:val=&quot;7C57C3E2&quot;/&gt;&lt;wsp:rsid wsp:val=&quot;7C77D195&quot;/&gt;&lt;wsp:rsid wsp:val=&quot;7C7DC9B5&quot;/&gt;&lt;wsp:rsid wsp:val=&quot;7C8F1B31&quot;/&gt;&lt;wsp:rsid wsp:val=&quot;7C9F1816&quot;/&gt;&lt;wsp:rsid wsp:val=&quot;7CB08430&quot;/&gt;&lt;wsp:rsid wsp:val=&quot;7CFBDF8D&quot;/&gt;&lt;wsp:rsid wsp:val=&quot;7D0BDBB9&quot;/&gt;&lt;wsp:rsid wsp:val=&quot;7D1E8DAF&quot;/&gt;&lt;wsp:rsid wsp:val=&quot;7D2CE450&quot;/&gt;&lt;wsp:rsid wsp:val=&quot;7D3C9B2C&quot;/&gt;&lt;wsp:rsid wsp:val=&quot;7D4A9C40&quot;/&gt;&lt;wsp:rsid wsp:val=&quot;7D4FF23A&quot;/&gt;&lt;wsp:rsid wsp:val=&quot;7D5262CC&quot;/&gt;&lt;wsp:rsid wsp:val=&quot;7D583742&quot;/&gt;&lt;wsp:rsid wsp:val=&quot;7D5D7BE9&quot;/&gt;&lt;wsp:rsid wsp:val=&quot;7D6948E5&quot;/&gt;&lt;wsp:rsid wsp:val=&quot;7D6F8EEC&quot;/&gt;&lt;wsp:rsid wsp:val=&quot;7D710CDE&quot;/&gt;&lt;wsp:rsid wsp:val=&quot;7D754302&quot;/&gt;&lt;wsp:rsid wsp:val=&quot;7D7FD9B7&quot;/&gt;&lt;wsp:rsid wsp:val=&quot;7D94A19C&quot;/&gt;&lt;wsp:rsid wsp:val=&quot;7D98860A&quot;/&gt;&lt;wsp:rsid wsp:val=&quot;7D98938A&quot;/&gt;&lt;wsp:rsid wsp:val=&quot;7D9CA957&quot;/&gt;&lt;wsp:rsid wsp:val=&quot;7DA194D5&quot;/&gt;&lt;wsp:rsid wsp:val=&quot;7DA982B7&quot;/&gt;&lt;wsp:rsid wsp:val=&quot;7DBCED97&quot;/&gt;&lt;wsp:rsid wsp:val=&quot;7DC4FAFE&quot;/&gt;&lt;wsp:rsid wsp:val=&quot;7DCCC457&quot;/&gt;&lt;wsp:rsid wsp:val=&quot;7DF00776&quot;/&gt;&lt;wsp:rsid wsp:val=&quot;7DF24353&quot;/&gt;&lt;wsp:rsid wsp:val=&quot;7DF255CA&quot;/&gt;&lt;wsp:rsid wsp:val=&quot;7DFB50F1&quot;/&gt;&lt;wsp:rsid wsp:val=&quot;7E032FBD&quot;/&gt;&lt;wsp:rsid wsp:val=&quot;7E0DAC36&quot;/&gt;&lt;wsp:rsid wsp:val=&quot;7E23B4FA&quot;/&gt;&lt;wsp:rsid wsp:val=&quot;7E335C6B&quot;/&gt;&lt;wsp:rsid wsp:val=&quot;7E48001C&quot;/&gt;&lt;wsp:rsid wsp:val=&quot;7E49EFF7&quot;/&gt;&lt;wsp:rsid wsp:val=&quot;7E4C3FBD&quot;/&gt;&lt;wsp:rsid wsp:val=&quot;7E4DC4F3&quot;/&gt;&lt;wsp:rsid wsp:val=&quot;7E565375&quot;/&gt;&lt;wsp:rsid wsp:val=&quot;7E59AA26&quot;/&gt;&lt;wsp:rsid wsp:val=&quot;7E677CF9&quot;/&gt;&lt;wsp:rsid wsp:val=&quot;7E703698&quot;/&gt;&lt;wsp:rsid wsp:val=&quot;7E789FD5&quot;/&gt;&lt;wsp:rsid wsp:val=&quot;7E7BC1B3&quot;/&gt;&lt;wsp:rsid wsp:val=&quot;7E7CED15&quot;/&gt;&lt;wsp:rsid wsp:val=&quot;7E7E543B&quot;/&gt;&lt;wsp:rsid wsp:val=&quot;7E97D745&quot;/&gt;&lt;wsp:rsid wsp:val=&quot;7E9E5722&quot;/&gt;&lt;wsp:rsid wsp:val=&quot;7E9EACB6&quot;/&gt;&lt;wsp:rsid wsp:val=&quot;7EBA3565&quot;/&gt;&lt;wsp:rsid wsp:val=&quot;7EC7CD82&quot;/&gt;&lt;wsp:rsid wsp:val=&quot;7ED9091F&quot;/&gt;&lt;wsp:rsid wsp:val=&quot;7EE17EA4&quot;/&gt;&lt;wsp:rsid wsp:val=&quot;7EE88F37&quot;/&gt;&lt;wsp:rsid wsp:val=&quot;7EF649AE&quot;/&gt;&lt;wsp:rsid wsp:val=&quot;7F07A755&quot;/&gt;&lt;wsp:rsid wsp:val=&quot;7F26059C&quot;/&gt;&lt;wsp:rsid wsp:val=&quot;7F2BEEFA&quot;/&gt;&lt;wsp:rsid wsp:val=&quot;7F30278B&quot;/&gt;&lt;wsp:rsid wsp:val=&quot;7F4ED065&quot;/&gt;&lt;wsp:rsid wsp:val=&quot;7F511F8A&quot;/&gt;&lt;wsp:rsid wsp:val=&quot;7F529BE0&quot;/&gt;&lt;wsp:rsid wsp:val=&quot;7F548A31&quot;/&gt;&lt;wsp:rsid wsp:val=&quot;7F58E5B9&quot;/&gt;&lt;wsp:rsid wsp:val=&quot;7F5CB20F&quot;/&gt;&lt;wsp:rsid wsp:val=&quot;7F60B018&quot;/&gt;&lt;wsp:rsid wsp:val=&quot;7F698B33&quot;/&gt;&lt;wsp:rsid wsp:val=&quot;7F782E40&quot;/&gt;&lt;wsp:rsid wsp:val=&quot;7F78584B&quot;/&gt;&lt;wsp:rsid wsp:val=&quot;7F8B31CC&quot;/&gt;&lt;wsp:rsid wsp:val=&quot;7F93FF58&quot;/&gt;&lt;wsp:rsid wsp:val=&quot;7F96507D&quot;/&gt;&lt;wsp:rsid wsp:val=&quot;7F9C4E5D&quot;/&gt;&lt;wsp:rsid wsp:val=&quot;7FBC8836&quot;/&gt;&lt;wsp:rsid wsp:val=&quot;7FBE889A&quot;/&gt;&lt;wsp:rsid wsp:val=&quot;7FCE6BFA&quot;/&gt;&lt;wsp:rsid wsp:val=&quot;7FD21ABC&quot;/&gt;&lt;wsp:rsid wsp:val=&quot;7FD8008F&quot;/&gt;&lt;wsp:rsid wsp:val=&quot;7FDA4F5C&quot;/&gt;&lt;wsp:rsid wsp:val=&quot;7FFD8CF1&quot;/&gt;&lt;/wsp:rsids&gt;&lt;/w:docPr&gt;&lt;w:body&gt;&lt;wx:sect&gt;&lt;w:p wsp:rsidR=&quot;00000000&quot; wsp:rsidRDefault=&quot;00592BC6&quot; wsp:rsidP=&quot;00592BC6&quot;&gt;&lt;m:oMathPara&gt;&lt;m:oMath&gt;&lt;m:r&gt;&lt;m:rPr&gt;&lt;m:sty m:val=&quot;bi&quot;/&gt;&lt;/m:rPr&gt;&lt;w:rPr&gt;&lt;w:rFonts w:ascii=&quot;Cambria Math&quot; w:fareast=&quot;Times New Roman&quot; w:h-ansi=&quot;Cambria Math&quot;/&gt;&lt;wx:font wx:val=&quot;Cambria Math&quot;/&gt;&lt;w:b/&gt;&lt;w:b-cs/&gt;&lt;w:i/&gt;&lt;w:color w:val=&quot;000000&quot;/&gt;&lt;/w:rPr&gt;&lt;m:t&gt;?&lt;/m:t&gt;&lt;/m:r&gt;&lt;/m:oMath&gt;&lt;/m:oMathPara&gt;&lt;/w:p&gt;&lt;w:sectPr wsp:rsidR=&quot;00000000&quot;&gt;&lt;w:pgSz w:w=&quot;12240&quot; w:h=&quot;15840&quot;/&gt;&lt;w:pgMar w:top=&quot;1701&quot; w:right=&quot;1440&quot; w:bottom=&quot;1440&quot; w:left=&quot;1440&quot; w:header=&quot;720&quot; w:footer=&quot;720&quot; w:gutter=&quot;0&quot;/&gt;&lt;w:cols w:space=&quot;720&quot;/&gt;&lt;/w:sect&gt;Pr&gt;&lt;/wx:sect&gt;&lt;/w:body&gt;&lt;/w:wordDocument&gt;">
            <v:imagedata r:id="rId30" o:title="" chromakey="white"/>
          </v:shape>
        </w:pict>
      </w:r>
      <w:r w:rsidR="00402169" w:rsidRPr="00F01693">
        <w:rPr>
          <w:rFonts w:eastAsia="Times New Roman"/>
          <w:color w:val="000000"/>
        </w:rPr>
        <w:fldChar w:fldCharType="end"/>
      </w:r>
      <w:r w:rsidR="00FB21B1" w:rsidRPr="00F01693">
        <w:rPr>
          <w:rFonts w:eastAsia="Times New Roman"/>
          <w:color w:val="000000"/>
        </w:rPr>
        <w:t xml:space="preserve"> by different number of groups </w:t>
      </w:r>
      <m:oMath>
        <m:r>
          <m:rPr>
            <m:sty m:val="bi"/>
          </m:rPr>
          <w:rPr>
            <w:rFonts w:ascii="Cambria Math" w:eastAsia="Times New Roman" w:hAnsi="Cambria Math"/>
            <w:color w:val="000000"/>
          </w:rPr>
          <m:t>G</m:t>
        </m:r>
      </m:oMath>
      <w:r w:rsidRPr="00F01693">
        <w:rPr>
          <w:rFonts w:eastAsia="Times New Roman"/>
          <w:color w:val="000000"/>
        </w:rPr>
        <w:t>.</w:t>
      </w:r>
    </w:p>
    <w:tbl>
      <w:tblPr>
        <w:tblW w:w="5000" w:type="pct"/>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3471"/>
        <w:gridCol w:w="1856"/>
        <w:gridCol w:w="1850"/>
        <w:gridCol w:w="1849"/>
      </w:tblGrid>
      <w:tr w:rsidR="00C7383E" w:rsidRPr="00F01693" w14:paraId="0F75A353" w14:textId="77777777" w:rsidTr="00402169">
        <w:trPr>
          <w:trHeight w:val="300"/>
        </w:trPr>
        <w:tc>
          <w:tcPr>
            <w:tcW w:w="1923" w:type="pct"/>
            <w:vMerge w:val="restart"/>
            <w:tcBorders>
              <w:top w:val="single" w:sz="12" w:space="0" w:color="auto"/>
              <w:left w:val="nil"/>
              <w:bottom w:val="single" w:sz="12" w:space="0" w:color="666666"/>
            </w:tcBorders>
            <w:shd w:val="clear" w:color="auto" w:fill="A5A5A5"/>
            <w:noWrap/>
          </w:tcPr>
          <w:p w14:paraId="07F5CA51" w14:textId="15D531DE" w:rsidR="00C7383E" w:rsidRPr="00F01693" w:rsidRDefault="00C7383E" w:rsidP="00F01693">
            <w:pPr>
              <w:rPr>
                <w:rFonts w:eastAsia="Times New Roman"/>
                <w:b/>
                <w:bCs/>
                <w:color w:val="000000"/>
              </w:rPr>
            </w:pPr>
            <w:r w:rsidRPr="00F01693">
              <w:rPr>
                <w:rFonts w:eastAsia="Times New Roman"/>
                <w:b/>
                <w:bCs/>
                <w:color w:val="000000"/>
              </w:rPr>
              <w:t>Number of groups</w:t>
            </w:r>
            <w:r w:rsidR="00FB21B1" w:rsidRPr="00F01693">
              <w:rPr>
                <w:rFonts w:eastAsia="Times New Roman"/>
                <w:b/>
                <w:bCs/>
                <w:color w:val="000000"/>
              </w:rPr>
              <w:t xml:space="preserve"> </w:t>
            </w:r>
            <m:oMath>
              <m:r>
                <m:rPr>
                  <m:sty m:val="bi"/>
                </m:rPr>
                <w:rPr>
                  <w:rFonts w:ascii="Cambria Math" w:eastAsia="Times New Roman" w:hAnsi="Cambria Math"/>
                  <w:color w:val="000000"/>
                </w:rPr>
                <m:t>G</m:t>
              </m:r>
            </m:oMath>
          </w:p>
        </w:tc>
        <w:tc>
          <w:tcPr>
            <w:tcW w:w="3077" w:type="pct"/>
            <w:gridSpan w:val="3"/>
            <w:tcBorders>
              <w:top w:val="single" w:sz="12" w:space="0" w:color="auto"/>
              <w:bottom w:val="single" w:sz="12" w:space="0" w:color="666666"/>
              <w:right w:val="nil"/>
            </w:tcBorders>
            <w:shd w:val="clear" w:color="auto" w:fill="A5A5A5"/>
            <w:noWrap/>
          </w:tcPr>
          <w:p w14:paraId="7B5F3B5F" w14:textId="77777777" w:rsidR="00C7383E" w:rsidRPr="00F01693" w:rsidRDefault="00C7383E" w:rsidP="00F01693">
            <w:pPr>
              <w:widowControl/>
              <w:wordWrap/>
              <w:autoSpaceDE/>
              <w:autoSpaceDN/>
              <w:jc w:val="center"/>
              <w:rPr>
                <w:rFonts w:eastAsia="Times New Roman"/>
                <w:b/>
                <w:bCs/>
                <w:color w:val="000000"/>
              </w:rPr>
            </w:pPr>
            <w:r w:rsidRPr="00F01693">
              <w:rPr>
                <w:rFonts w:eastAsia="Times New Roman"/>
                <w:b/>
                <w:bCs/>
                <w:color w:val="000000"/>
              </w:rPr>
              <w:t xml:space="preserve">Average BIC for replicated 5 times </w:t>
            </w:r>
          </w:p>
        </w:tc>
      </w:tr>
      <w:tr w:rsidR="00C541CF" w:rsidRPr="00F01693" w14:paraId="1EABE346" w14:textId="77777777" w:rsidTr="00402169">
        <w:trPr>
          <w:trHeight w:val="300"/>
        </w:trPr>
        <w:tc>
          <w:tcPr>
            <w:tcW w:w="1923" w:type="pct"/>
            <w:vMerge/>
            <w:tcBorders>
              <w:left w:val="nil"/>
              <w:bottom w:val="single" w:sz="12" w:space="0" w:color="auto"/>
            </w:tcBorders>
            <w:shd w:val="clear" w:color="auto" w:fill="A5A5A5"/>
            <w:noWrap/>
            <w:hideMark/>
          </w:tcPr>
          <w:p w14:paraId="2F076BB7" w14:textId="77777777" w:rsidR="00C7383E" w:rsidRPr="00F01693" w:rsidRDefault="00C7383E" w:rsidP="00F01693">
            <w:pPr>
              <w:widowControl/>
              <w:wordWrap/>
              <w:autoSpaceDE/>
              <w:autoSpaceDN/>
              <w:rPr>
                <w:rFonts w:eastAsia="Times New Roman"/>
                <w:b/>
                <w:bCs/>
                <w:color w:val="000000"/>
              </w:rPr>
            </w:pPr>
          </w:p>
        </w:tc>
        <w:tc>
          <w:tcPr>
            <w:tcW w:w="1028" w:type="pct"/>
            <w:tcBorders>
              <w:bottom w:val="single" w:sz="12" w:space="0" w:color="auto"/>
            </w:tcBorders>
            <w:shd w:val="clear" w:color="auto" w:fill="A5A5A5"/>
            <w:noWrap/>
            <w:hideMark/>
          </w:tcPr>
          <w:p w14:paraId="4ABC06AC" w14:textId="77777777" w:rsidR="00C7383E" w:rsidRPr="00F01693" w:rsidRDefault="00402169" w:rsidP="00F01693">
            <w:pPr>
              <w:widowControl/>
              <w:wordWrap/>
              <w:autoSpaceDE/>
              <w:autoSpaceDN/>
              <w:jc w:val="center"/>
              <w:rPr>
                <w:rFonts w:eastAsia="Times New Roman"/>
                <w:color w:val="000000"/>
              </w:rPr>
            </w:pPr>
            <w:r w:rsidRPr="00F01693">
              <w:rPr>
                <w:rFonts w:eastAsia="Times New Roman"/>
                <w:color w:val="000000"/>
              </w:rPr>
              <w:fldChar w:fldCharType="begin"/>
            </w:r>
            <w:r w:rsidRPr="00F01693">
              <w:rPr>
                <w:rFonts w:eastAsia="Times New Roman"/>
                <w:color w:val="000000"/>
              </w:rPr>
              <w:instrText xml:space="preserve"> QUOTE </w:instrText>
            </w:r>
            <w:r w:rsidR="00392796" w:rsidRPr="00F01693">
              <w:rPr>
                <w:position w:val="-9"/>
              </w:rPr>
              <w:pict w14:anchorId="1B7C70E0">
                <v:shape id="_x0000_i1039" type="#_x0000_t75" style="width:8.25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allowPNG/&gt;&lt;w:savePreviewPicture/&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docVars&gt;&lt;w:docVar w:name=&quot;__Grammarly_42____i&quot; w:val=&quot;H4sIAAAAAAAEAKtWckksSQxILCpxzi/NK1GyMqwFAAEhoTITAAAA&quot;/&gt;&lt;w:docVar w:name=&quot;__Grammarly_42___1&quot; w:val=&quot;H4sIAAAAAAAEAKtWcslP9kxRslIyNDayMDEzMzQyMjUxtDA3MzJS0lEKTi0uzszPAykwtqwFAKnQulwtAAAA&quot;/&gt;&lt;/w:docVars&gt;&lt;wsp:rsids&gt;&lt;wsp:rsidRoot wsp:val=&quot;00046CE5&quot;/&gt;&lt;wsp:rsid wsp:val=&quot;000001DF&quot;/&gt;&lt;wsp:rsid wsp:val=&quot;000002A7&quot;/&gt;&lt;wsp:rsid wsp:val=&quot;00001460&quot;/&gt;&lt;wsp:rsid wsp:val=&quot;0000155B&quot;/&gt;&lt;wsp:rsid wsp:val=&quot;00003ED3&quot;/&gt;&lt;wsp:rsid wsp:val=&quot;00004826&quot;/&gt;&lt;wsp:rsid wsp:val=&quot;000048B5&quot;/&gt;&lt;wsp:rsid wsp:val=&quot;000049D7&quot;/&gt;&lt;wsp:rsid wsp:val=&quot;00005BA4&quot;/&gt;&lt;wsp:rsid wsp:val=&quot;00005BD8&quot;/&gt;&lt;wsp:rsid wsp:val=&quot;00005DB4&quot;/&gt;&lt;wsp:rsid wsp:val=&quot;00006473&quot;/&gt;&lt;wsp:rsid wsp:val=&quot;00007079&quot;/&gt;&lt;wsp:rsid wsp:val=&quot;000072FF&quot;/&gt;&lt;wsp:rsid wsp:val=&quot;00007E04&quot;/&gt;&lt;wsp:rsid wsp:val=&quot;0000E4D6&quot;/&gt;&lt;wsp:rsid wsp:val=&quot;000102EB&quot;/&gt;&lt;wsp:rsid wsp:val=&quot;000104CC&quot;/&gt;&lt;wsp:rsid wsp:val=&quot;0001116A&quot;/&gt;&lt;wsp:rsid wsp:val=&quot;00012181&quot;/&gt;&lt;wsp:rsid wsp:val=&quot;000128C2&quot;/&gt;&lt;wsp:rsid wsp:val=&quot;00013609&quot;/&gt;&lt;wsp:rsid wsp:val=&quot;000140A3&quot;/&gt;&lt;wsp:rsid wsp:val=&quot;00015EA2&quot;/&gt;&lt;wsp:rsid wsp:val=&quot;000161E4&quot;/&gt;&lt;wsp:rsid wsp:val=&quot;000164B5&quot;/&gt;&lt;wsp:rsid wsp:val=&quot;0001655A&quot;/&gt;&lt;wsp:rsid wsp:val=&quot;00016BF0&quot;/&gt;&lt;wsp:rsid wsp:val=&quot;0001777F&quot;/&gt;&lt;wsp:rsid wsp:val=&quot;00017EB1&quot;/&gt;&lt;wsp:rsid wsp:val=&quot;000218FF&quot;/&gt;&lt;wsp:rsid wsp:val=&quot;00021EE8&quot;/&gt;&lt;wsp:rsid wsp:val=&quot;000221D2&quot;/&gt;&lt;wsp:rsid wsp:val=&quot;00022EB5&quot;/&gt;&lt;wsp:rsid wsp:val=&quot;000232C5&quot;/&gt;&lt;wsp:rsid wsp:val=&quot;000232EF&quot;/&gt;&lt;wsp:rsid wsp:val=&quot;00025A56&quot;/&gt;&lt;wsp:rsid wsp:val=&quot;00026410&quot;/&gt;&lt;wsp:rsid wsp:val=&quot;00026BFC&quot;/&gt;&lt;wsp:rsid wsp:val=&quot;00026C68&quot;/&gt;&lt;wsp:rsid wsp:val=&quot;00026DE0&quot;/&gt;&lt;wsp:rsid wsp:val=&quot;00027139&quot;/&gt;&lt;wsp:rsid wsp:val=&quot;000278DE&quot;/&gt;&lt;wsp:rsid wsp:val=&quot;00031B38&quot;/&gt;&lt;wsp:rsid wsp:val=&quot;000322EC&quot;/&gt;&lt;wsp:rsid wsp:val=&quot;000324DF&quot;/&gt;&lt;wsp:rsid wsp:val=&quot;00033536&quot;/&gt;&lt;wsp:rsid wsp:val=&quot;00034D1C&quot;/&gt;&lt;wsp:rsid wsp:val=&quot;00034DFC&quot;/&gt;&lt;wsp:rsid wsp:val=&quot;000357DF&quot;/&gt;&lt;wsp:rsid wsp:val=&quot;00036B08&quot;/&gt;&lt;wsp:rsid wsp:val=&quot;00036D05&quot;/&gt;&lt;wsp:rsid wsp:val=&quot;0003723A&quot;/&gt;&lt;wsp:rsid wsp:val=&quot;00037739&quot;/&gt;&lt;wsp:rsid wsp:val=&quot;00039C30&quot;/&gt;&lt;wsp:rsid wsp:val=&quot;00043EA1&quot;/&gt;&lt;wsp:rsid wsp:val=&quot;0004471D&quot;/&gt;&lt;wsp:rsid wsp:val=&quot;00044D86&quot;/&gt;&lt;wsp:rsid wsp:val=&quot;0004664C&quot;/&gt;&lt;wsp:rsid wsp:val=&quot;00046CE5&quot;/&gt;&lt;wsp:rsid wsp:val=&quot;00047116&quot;/&gt;&lt;wsp:rsid wsp:val=&quot;000512F9&quot;/&gt;&lt;wsp:rsid wsp:val=&quot;00051B14&quot;/&gt;&lt;wsp:rsid wsp:val=&quot;0005238E&quot;/&gt;&lt;wsp:rsid wsp:val=&quot;0005307F&quot;/&gt;&lt;wsp:rsid wsp:val=&quot;00053D9F&quot;/&gt;&lt;wsp:rsid wsp:val=&quot;000570BB&quot;/&gt;&lt;wsp:rsid wsp:val=&quot;00057125&quot;/&gt;&lt;wsp:rsid wsp:val=&quot;000571AC&quot;/&gt;&lt;wsp:rsid wsp:val=&quot;00057CE5&quot;/&gt;&lt;wsp:rsid wsp:val=&quot;000604BE&quot;/&gt;&lt;wsp:rsid wsp:val=&quot;000611AB&quot;/&gt;&lt;wsp:rsid wsp:val=&quot;00061BDF&quot;/&gt;&lt;wsp:rsid wsp:val=&quot;0006316C&quot;/&gt;&lt;wsp:rsid wsp:val=&quot;00063686&quot;/&gt;&lt;wsp:rsid wsp:val=&quot;00064626&quot;/&gt;&lt;wsp:rsid wsp:val=&quot;00064640&quot;/&gt;&lt;wsp:rsid wsp:val=&quot;000649D5&quot;/&gt;&lt;wsp:rsid wsp:val=&quot;00064AAB&quot;/&gt;&lt;wsp:rsid wsp:val=&quot;00065861&quot;/&gt;&lt;wsp:rsid wsp:val=&quot;00066296&quot;/&gt;&lt;wsp:rsid wsp:val=&quot;00067299&quot;/&gt;&lt;wsp:rsid wsp:val=&quot;00067CBF&quot;/&gt;&lt;wsp:rsid wsp:val=&quot;0007018C&quot;/&gt;&lt;wsp:rsid wsp:val=&quot;00070863&quot;/&gt;&lt;wsp:rsid wsp:val=&quot;00071011&quot;/&gt;&lt;wsp:rsid wsp:val=&quot;00073124&quot;/&gt;&lt;wsp:rsid wsp:val=&quot;0007326D&quot;/&gt;&lt;wsp:rsid wsp:val=&quot;000733A4&quot;/&gt;&lt;wsp:rsid wsp:val=&quot;0008217B&quot;/&gt;&lt;wsp:rsid wsp:val=&quot;00082F05&quot;/&gt;&lt;wsp:rsid wsp:val=&quot;0008314E&quot;/&gt;&lt;wsp:rsid wsp:val=&quot;00083906&quot;/&gt;&lt;wsp:rsid wsp:val=&quot;00084C33&quot;/&gt;&lt;wsp:rsid wsp:val=&quot;0008608D&quot;/&gt;&lt;wsp:rsid wsp:val=&quot;000868EE&quot;/&gt;&lt;wsp:rsid wsp:val=&quot;00086EAA&quot;/&gt;&lt;wsp:rsid wsp:val=&quot;00086FD2&quot;/&gt;&lt;wsp:rsid wsp:val=&quot;000915C5&quot;/&gt;&lt;wsp:rsid wsp:val=&quot;0009171E&quot;/&gt;&lt;wsp:rsid wsp:val=&quot;00091F68&quot;/&gt;&lt;wsp:rsid wsp:val=&quot;00092F05&quot;/&gt;&lt;wsp:rsid wsp:val=&quot;0009308F&quot;/&gt;&lt;wsp:rsid wsp:val=&quot;00093D99&quot;/&gt;&lt;wsp:rsid wsp:val=&quot;00094278&quot;/&gt;&lt;wsp:rsid wsp:val=&quot;00094BCD&quot;/&gt;&lt;wsp:rsid wsp:val=&quot;00094D2B&quot;/&gt;&lt;wsp:rsid wsp:val=&quot;000965BD&quot;/&gt;&lt;wsp:rsid wsp:val=&quot;00096AEB&quot;/&gt;&lt;wsp:rsid wsp:val=&quot;00096C7D&quot;/&gt;&lt;wsp:rsid wsp:val=&quot;000A0097&quot;/&gt;&lt;wsp:rsid wsp:val=&quot;000A01F2&quot;/&gt;&lt;wsp:rsid wsp:val=&quot;000A0656&quot;/&gt;&lt;wsp:rsid wsp:val=&quot;000A1139&quot;/&gt;&lt;wsp:rsid wsp:val=&quot;000A1E65&quot;/&gt;&lt;wsp:rsid wsp:val=&quot;000A5700&quot;/&gt;&lt;wsp:rsid wsp:val=&quot;000A5F4E&quot;/&gt;&lt;wsp:rsid wsp:val=&quot;000A6249&quot;/&gt;&lt;wsp:rsid wsp:val=&quot;000A65D0&quot;/&gt;&lt;wsp:rsid wsp:val=&quot;000A6E48&quot;/&gt;&lt;wsp:rsid wsp:val=&quot;000A7358&quot;/&gt;&lt;wsp:rsid wsp:val=&quot;000B0332&quot;/&gt;&lt;wsp:rsid wsp:val=&quot;000B03A0&quot;/&gt;&lt;wsp:rsid wsp:val=&quot;000B051E&quot;/&gt;&lt;wsp:rsid wsp:val=&quot;000B077D&quot;/&gt;&lt;wsp:rsid wsp:val=&quot;000B092B&quot;/&gt;&lt;wsp:rsid wsp:val=&quot;000B0B0C&quot;/&gt;&lt;wsp:rsid wsp:val=&quot;000B0CF6&quot;/&gt;&lt;wsp:rsid wsp:val=&quot;000B12E2&quot;/&gt;&lt;wsp:rsid wsp:val=&quot;000B137A&quot;/&gt;&lt;wsp:rsid wsp:val=&quot;000B2CE3&quot;/&gt;&lt;wsp:rsid wsp:val=&quot;000B53C8&quot;/&gt;&lt;wsp:rsid wsp:val=&quot;000B5BD7&quot;/&gt;&lt;wsp:rsid wsp:val=&quot;000B6F1C&quot;/&gt;&lt;wsp:rsid wsp:val=&quot;000B7585&quot;/&gt;&lt;wsp:rsid wsp:val=&quot;000C04AE&quot;/&gt;&lt;wsp:rsid wsp:val=&quot;000C0A12&quot;/&gt;&lt;wsp:rsid wsp:val=&quot;000C0DDB&quot;/&gt;&lt;wsp:rsid wsp:val=&quot;000C176B&quot;/&gt;&lt;wsp:rsid wsp:val=&quot;000C1949&quot;/&gt;&lt;wsp:rsid wsp:val=&quot;000C1C59&quot;/&gt;&lt;wsp:rsid wsp:val=&quot;000C2BBA&quot;/&gt;&lt;wsp:rsid wsp:val=&quot;000C317B&quot;/&gt;&lt;wsp:rsid wsp:val=&quot;000C3917&quot;/&gt;&lt;wsp:rsid wsp:val=&quot;000C65CE&quot;/&gt;&lt;wsp:rsid wsp:val=&quot;000C7D59&quot;/&gt;&lt;wsp:rsid wsp:val=&quot;000D0998&quot;/&gt;&lt;wsp:rsid wsp:val=&quot;000D1D73&quot;/&gt;&lt;wsp:rsid wsp:val=&quot;000D2446&quot;/&gt;&lt;wsp:rsid wsp:val=&quot;000D5CE2&quot;/&gt;&lt;wsp:rsid wsp:val=&quot;000D5F3C&quot;/&gt;&lt;wsp:rsid wsp:val=&quot;000D6BDE&quot;/&gt;&lt;wsp:rsid wsp:val=&quot;000D7EFB&quot;/&gt;&lt;wsp:rsid wsp:val=&quot;000E0A63&quot;/&gt;&lt;wsp:rsid wsp:val=&quot;000E1FEA&quot;/&gt;&lt;wsp:rsid wsp:val=&quot;000E299A&quot;/&gt;&lt;wsp:rsid wsp:val=&quot;000E34A2&quot;/&gt;&lt;wsp:rsid wsp:val=&quot;000E3C4D&quot;/&gt;&lt;wsp:rsid wsp:val=&quot;000E421A&quot;/&gt;&lt;wsp:rsid wsp:val=&quot;000E4224&quot;/&gt;&lt;wsp:rsid wsp:val=&quot;000E4587&quot;/&gt;&lt;wsp:rsid wsp:val=&quot;000E4AAD&quot;/&gt;&lt;wsp:rsid wsp:val=&quot;000E5E74&quot;/&gt;&lt;wsp:rsid wsp:val=&quot;000E666F&quot;/&gt;&lt;wsp:rsid wsp:val=&quot;000E6742&quot;/&gt;&lt;wsp:rsid wsp:val=&quot;000E69ED&quot;/&gt;&lt;wsp:rsid wsp:val=&quot;000E705C&quot;/&gt;&lt;wsp:rsid wsp:val=&quot;000F00E6&quot;/&gt;&lt;wsp:rsid wsp:val=&quot;000F06E6&quot;/&gt;&lt;wsp:rsid wsp:val=&quot;000F16E6&quot;/&gt;&lt;wsp:rsid wsp:val=&quot;000F1836&quot;/&gt;&lt;wsp:rsid wsp:val=&quot;000F1FF8&quot;/&gt;&lt;wsp:rsid wsp:val=&quot;000F221B&quot;/&gt;&lt;wsp:rsid wsp:val=&quot;000F2A3D&quot;/&gt;&lt;wsp:rsid wsp:val=&quot;000F2ADA&quot;/&gt;&lt;wsp:rsid wsp:val=&quot;000F2B8B&quot;/&gt;&lt;wsp:rsid wsp:val=&quot;000F3869&quot;/&gt;&lt;wsp:rsid wsp:val=&quot;000F527A&quot;/&gt;&lt;wsp:rsid wsp:val=&quot;000F5796&quot;/&gt;&lt;wsp:rsid wsp:val=&quot;000F5D81&quot;/&gt;&lt;wsp:rsid wsp:val=&quot;000F67D9&quot;/&gt;&lt;wsp:rsid wsp:val=&quot;000F6BF5&quot;/&gt;&lt;wsp:rsid wsp:val=&quot;000F714F&quot;/&gt;&lt;wsp:rsid wsp:val=&quot;000F771B&quot;/&gt;&lt;wsp:rsid wsp:val=&quot;000F7ADF&quot;/&gt;&lt;wsp:rsid wsp:val=&quot;000F7E61&quot;/&gt;&lt;wsp:rsid wsp:val=&quot;000F7F9B&quot;/&gt;&lt;wsp:rsid wsp:val=&quot;001004BA&quot;/&gt;&lt;wsp:rsid wsp:val=&quot;0010113C&quot;/&gt;&lt;wsp:rsid wsp:val=&quot;0010146B&quot;/&gt;&lt;wsp:rsid wsp:val=&quot;00102558&quot;/&gt;&lt;wsp:rsid wsp:val=&quot;00102F19&quot;/&gt;&lt;wsp:rsid wsp:val=&quot;00103DDE&quot;/&gt;&lt;wsp:rsid wsp:val=&quot;001046B9&quot;/&gt;&lt;wsp:rsid wsp:val=&quot;0010593A&quot;/&gt;&lt;wsp:rsid wsp:val=&quot;001062BB&quot;/&gt;&lt;wsp:rsid wsp:val=&quot;001062E3&quot;/&gt;&lt;wsp:rsid wsp:val=&quot;00111699&quot;/&gt;&lt;wsp:rsid wsp:val=&quot;00111EC5&quot;/&gt;&lt;wsp:rsid wsp:val=&quot;001120E1&quot;/&gt;&lt;wsp:rsid wsp:val=&quot;00112B80&quot;/&gt;&lt;wsp:rsid wsp:val=&quot;001130AA&quot;/&gt;&lt;wsp:rsid wsp:val=&quot;0011666A&quot;/&gt;&lt;wsp:rsid wsp:val=&quot;00116E99&quot;/&gt;&lt;wsp:rsid wsp:val=&quot;001170EE&quot;/&gt;&lt;wsp:rsid wsp:val=&quot;00117230&quot;/&gt;&lt;wsp:rsid wsp:val=&quot;00117298&quot;/&gt;&lt;wsp:rsid wsp:val=&quot;001178B4&quot;/&gt;&lt;wsp:rsid wsp:val=&quot;00117C52&quot;/&gt;&lt;wsp:rsid wsp:val=&quot;00117CEE&quot;/&gt;&lt;wsp:rsid wsp:val=&quot;0012092E&quot;/&gt;&lt;wsp:rsid wsp:val=&quot;001218D1&quot;/&gt;&lt;wsp:rsid wsp:val=&quot;001224BA&quot;/&gt;&lt;wsp:rsid wsp:val=&quot;00123015&quot;/&gt;&lt;wsp:rsid wsp:val=&quot;00126EFF&quot;/&gt;&lt;wsp:rsid wsp:val=&quot;0013168A&quot;/&gt;&lt;wsp:rsid wsp:val=&quot;00131A53&quot;/&gt;&lt;wsp:rsid wsp:val=&quot;00131D8B&quot;/&gt;&lt;wsp:rsid wsp:val=&quot;00132B49&quot;/&gt;&lt;wsp:rsid wsp:val=&quot;00134FF0&quot;/&gt;&lt;wsp:rsid wsp:val=&quot;00141068&quot;/&gt;&lt;wsp:rsid wsp:val=&quot;0014375E&quot;/&gt;&lt;wsp:rsid wsp:val=&quot;00143DF0&quot;/&gt;&lt;wsp:rsid wsp:val=&quot;0014442A&quot;/&gt;&lt;wsp:rsid wsp:val=&quot;001445DC&quot;/&gt;&lt;wsp:rsid wsp:val=&quot;00144BB9&quot;/&gt;&lt;wsp:rsid wsp:val=&quot;001452F5&quot;/&gt;&lt;wsp:rsid wsp:val=&quot;0014576B&quot;/&gt;&lt;wsp:rsid wsp:val=&quot;00147366&quot;/&gt;&lt;wsp:rsid wsp:val=&quot;00150F8A&quot;/&gt;&lt;wsp:rsid wsp:val=&quot;00150FEA&quot;/&gt;&lt;wsp:rsid wsp:val=&quot;0015257E&quot;/&gt;&lt;wsp:rsid wsp:val=&quot;00152B00&quot;/&gt;&lt;wsp:rsid wsp:val=&quot;001535DC&quot;/&gt;&lt;wsp:rsid wsp:val=&quot;00153897&quot;/&gt;&lt;wsp:rsid wsp:val=&quot;00153C49&quot;/&gt;&lt;wsp:rsid wsp:val=&quot;0015496C&quot;/&gt;&lt;wsp:rsid wsp:val=&quot;001551D7&quot;/&gt;&lt;wsp:rsid wsp:val=&quot;001567B0&quot;/&gt;&lt;wsp:rsid wsp:val=&quot;0016070A&quot;/&gt;&lt;wsp:rsid wsp:val=&quot;001614AD&quot;/&gt;&lt;wsp:rsid wsp:val=&quot;0016157A&quot;/&gt;&lt;wsp:rsid wsp:val=&quot;001615B2&quot;/&gt;&lt;wsp:rsid wsp:val=&quot;00161A69&quot;/&gt;&lt;wsp:rsid wsp:val=&quot;00161F94&quot;/&gt;&lt;wsp:rsid wsp:val=&quot;00162227&quot;/&gt;&lt;wsp:rsid wsp:val=&quot;00162633&quot;/&gt;&lt;wsp:rsid wsp:val=&quot;00166A6D&quot;/&gt;&lt;wsp:rsid wsp:val=&quot;00166CAB&quot;/&gt;&lt;wsp:rsid wsp:val=&quot;001672BE&quot;/&gt;&lt;wsp:rsid wsp:val=&quot;00167B24&quot;/&gt;&lt;wsp:rsid wsp:val=&quot;001700B2&quot;/&gt;&lt;wsp:rsid wsp:val=&quot;0017046A&quot;/&gt;&lt;wsp:rsid wsp:val=&quot;00170C39&quot;/&gt;&lt;wsp:rsid wsp:val=&quot;00171F3D&quot;/&gt;&lt;wsp:rsid wsp:val=&quot;00172B34&quot;/&gt;&lt;wsp:rsid wsp:val=&quot;0017462A&quot;/&gt;&lt;wsp:rsid wsp:val=&quot;00174F39&quot;/&gt;&lt;wsp:rsid wsp:val=&quot;0017583C&quot;/&gt;&lt;wsp:rsid wsp:val=&quot;0017658C&quot;/&gt;&lt;wsp:rsid wsp:val=&quot;00177183&quot;/&gt;&lt;wsp:rsid wsp:val=&quot;00177467&quot;/&gt;&lt;wsp:rsid wsp:val=&quot;0018106C&quot;/&gt;&lt;wsp:rsid wsp:val=&quot;00181230&quot;/&gt;&lt;wsp:rsid wsp:val=&quot;001817CD&quot;/&gt;&lt;wsp:rsid wsp:val=&quot;001831F8&quot;/&gt;&lt;wsp:rsid wsp:val=&quot;0018359A&quot;/&gt;&lt;wsp:rsid wsp:val=&quot;0018360D&quot;/&gt;&lt;wsp:rsid wsp:val=&quot;001842FE&quot;/&gt;&lt;wsp:rsid wsp:val=&quot;00184B5D&quot;/&gt;&lt;wsp:rsid wsp:val=&quot;0018604A&quot;/&gt;&lt;wsp:rsid wsp:val=&quot;00191174&quot;/&gt;&lt;wsp:rsid wsp:val=&quot;00192463&quot;/&gt;&lt;wsp:rsid wsp:val=&quot;00192A79&quot;/&gt;&lt;wsp:rsid wsp:val=&quot;00194D45&quot;/&gt;&lt;wsp:rsid wsp:val=&quot;00194E22&quot;/&gt;&lt;wsp:rsid wsp:val=&quot;001954C9&quot;/&gt;&lt;wsp:rsid wsp:val=&quot;00195DCA&quot;/&gt;&lt;wsp:rsid wsp:val=&quot;00195F6E&quot;/&gt;&lt;wsp:rsid wsp:val=&quot;00196569&quot;/&gt;&lt;wsp:rsid wsp:val=&quot;00197BE4&quot;/&gt;&lt;wsp:rsid wsp:val=&quot;001A0056&quot;/&gt;&lt;wsp:rsid wsp:val=&quot;001A0184&quot;/&gt;&lt;wsp:rsid wsp:val=&quot;001A03C2&quot;/&gt;&lt;wsp:rsid wsp:val=&quot;001A3481&quot;/&gt;&lt;wsp:rsid wsp:val=&quot;001A3FD9&quot;/&gt;&lt;wsp:rsid wsp:val=&quot;001A46F9&quot;/&gt;&lt;wsp:rsid wsp:val=&quot;001A4B94&quot;/&gt;&lt;wsp:rsid wsp:val=&quot;001A57A6&quot;/&gt;&lt;wsp:rsid wsp:val=&quot;001A6BC9&quot;/&gt;&lt;wsp:rsid wsp:val=&quot;001A7A1C&quot;/&gt;&lt;wsp:rsid wsp:val=&quot;001ACB90&quot;/&gt;&lt;wsp:rsid wsp:val=&quot;001B0871&quot;/&gt;&lt;wsp:rsid wsp:val=&quot;001B1C4C&quot;/&gt;&lt;wsp:rsid wsp:val=&quot;001B2A62&quot;/&gt;&lt;wsp:rsid wsp:val=&quot;001B3760&quot;/&gt;&lt;wsp:rsid wsp:val=&quot;001B441F&quot;/&gt;&lt;wsp:rsid wsp:val=&quot;001B4B0F&quot;/&gt;&lt;wsp:rsid wsp:val=&quot;001B6791&quot;/&gt;&lt;wsp:rsid wsp:val=&quot;001B7BE3&quot;/&gt;&lt;wsp:rsid wsp:val=&quot;001B7F9F&quot;/&gt;&lt;wsp:rsid wsp:val=&quot;001BFB26&quot;/&gt;&lt;wsp:rsid wsp:val=&quot;001C073F&quot;/&gt;&lt;wsp:rsid wsp:val=&quot;001C0B8A&quot;/&gt;&lt;wsp:rsid wsp:val=&quot;001C2188&quot;/&gt;&lt;wsp:rsid wsp:val=&quot;001C3537&quot;/&gt;&lt;wsp:rsid wsp:val=&quot;001C59B4&quot;/&gt;&lt;wsp:rsid wsp:val=&quot;001C6463&quot;/&gt;&lt;wsp:rsid wsp:val=&quot;001C737E&quot;/&gt;&lt;wsp:rsid wsp:val=&quot;001D0626&quot;/&gt;&lt;wsp:rsid wsp:val=&quot;001D1D1D&quot;/&gt;&lt;wsp:rsid wsp:val=&quot;001D1DE5&quot;/&gt;&lt;wsp:rsid wsp:val=&quot;001D2746&quot;/&gt;&lt;wsp:rsid wsp:val=&quot;001D5A15&quot;/&gt;&lt;wsp:rsid wsp:val=&quot;001D5E38&quot;/&gt;&lt;wsp:rsid wsp:val=&quot;001D6D30&quot;/&gt;&lt;wsp:rsid wsp:val=&quot;001D6F2B&quot;/&gt;&lt;wsp:rsid wsp:val=&quot;001D7604&quot;/&gt;&lt;wsp:rsid wsp:val=&quot;001E02DB&quot;/&gt;&lt;wsp:rsid wsp:val=&quot;001E1EAD&quot;/&gt;&lt;wsp:rsid wsp:val=&quot;001E2494&quot;/&gt;&lt;wsp:rsid wsp:val=&quot;001E2802&quot;/&gt;&lt;wsp:rsid wsp:val=&quot;001E306B&quot;/&gt;&lt;wsp:rsid wsp:val=&quot;001E33D4&quot;/&gt;&lt;wsp:rsid wsp:val=&quot;001E49DC&quot;/&gt;&lt;wsp:rsid wsp:val=&quot;001E4C13&quot;/&gt;&lt;wsp:rsid wsp:val=&quot;001E51F7&quot;/&gt;&lt;wsp:rsid wsp:val=&quot;001E53A8&quot;/&gt;&lt;wsp:rsid wsp:val=&quot;001E67E7&quot;/&gt;&lt;wsp:rsid wsp:val=&quot;001E7381&quot;/&gt;&lt;wsp:rsid wsp:val=&quot;001F0335&quot;/&gt;&lt;wsp:rsid wsp:val=&quot;001F042E&quot;/&gt;&lt;wsp:rsid wsp:val=&quot;001F0EE4&quot;/&gt;&lt;wsp:rsid wsp:val=&quot;001F123C&quot;/&gt;&lt;wsp:rsid wsp:val=&quot;001F1421&quot;/&gt;&lt;wsp:rsid wsp:val=&quot;001F23D7&quot;/&gt;&lt;wsp:rsid wsp:val=&quot;001F341A&quot;/&gt;&lt;wsp:rsid wsp:val=&quot;001F5B65&quot;/&gt;&lt;wsp:rsid wsp:val=&quot;001F5C6B&quot;/&gt;&lt;wsp:rsid wsp:val=&quot;001F7010&quot;/&gt;&lt;wsp:rsid wsp:val=&quot;001F7BC9&quot;/&gt;&lt;wsp:rsid wsp:val=&quot;00200F02&quot;/&gt;&lt;wsp:rsid wsp:val=&quot;002011F3&quot;/&gt;&lt;wsp:rsid wsp:val=&quot;002012AF&quot;/&gt;&lt;wsp:rsid wsp:val=&quot;00201646&quot;/&gt;&lt;wsp:rsid wsp:val=&quot;00202110&quot;/&gt;&lt;wsp:rsid wsp:val=&quot;0020296A&quot;/&gt;&lt;wsp:rsid wsp:val=&quot;00203824&quot;/&gt;&lt;wsp:rsid wsp:val=&quot;00204728&quot;/&gt;&lt;wsp:rsid wsp:val=&quot;00204921&quot;/&gt;&lt;wsp:rsid wsp:val=&quot;00205FD4&quot;/&gt;&lt;wsp:rsid wsp:val=&quot;00207B0C&quot;/&gt;&lt;wsp:rsid wsp:val=&quot;00207C68&quot;/&gt;&lt;wsp:rsid wsp:val=&quot;00211D78&quot;/&gt;&lt;wsp:rsid wsp:val=&quot;00211DDA&quot;/&gt;&lt;wsp:rsid wsp:val=&quot;0021208B&quot;/&gt;&lt;wsp:rsid wsp:val=&quot;002129B2&quot;/&gt;&lt;wsp:rsid wsp:val=&quot;0021315B&quot;/&gt;&lt;wsp:rsid wsp:val=&quot;0021331D&quot;/&gt;&lt;wsp:rsid wsp:val=&quot;002135AC&quot;/&gt;&lt;wsp:rsid wsp:val=&quot;002141FE&quot;/&gt;&lt;wsp:rsid wsp:val=&quot;00216438&quot;/&gt;&lt;wsp:rsid wsp:val=&quot;00216A42&quot;/&gt;&lt;wsp:rsid wsp:val=&quot;002200F8&quot;/&gt;&lt;wsp:rsid wsp:val=&quot;002217CB&quot;/&gt;&lt;wsp:rsid wsp:val=&quot;00222047&quot;/&gt;&lt;wsp:rsid wsp:val=&quot;002221F8&quot;/&gt;&lt;wsp:rsid wsp:val=&quot;00222689&quot;/&gt;&lt;wsp:rsid wsp:val=&quot;0022303F&quot;/&gt;&lt;wsp:rsid wsp:val=&quot;00225448&quot;/&gt;&lt;wsp:rsid wsp:val=&quot;00225576&quot;/&gt;&lt;wsp:rsid wsp:val=&quot;00226BD5&quot;/&gt;&lt;wsp:rsid wsp:val=&quot;00226FFF&quot;/&gt;&lt;wsp:rsid wsp:val=&quot;0022778D&quot;/&gt;&lt;wsp:rsid wsp:val=&quot;0023134D&quot;/&gt;&lt;wsp:rsid wsp:val=&quot;0023197A&quot;/&gt;&lt;wsp:rsid wsp:val=&quot;00234838&quot;/&gt;&lt;wsp:rsid wsp:val=&quot;00236119&quot;/&gt;&lt;wsp:rsid wsp:val=&quot;00237AB1&quot;/&gt;&lt;wsp:rsid wsp:val=&quot;00237B29&quot;/&gt;&lt;wsp:rsid wsp:val=&quot;00240079&quot;/&gt;&lt;wsp:rsid wsp:val=&quot;00240A2A&quot;/&gt;&lt;wsp:rsid wsp:val=&quot;00240ADF&quot;/&gt;&lt;wsp:rsid wsp:val=&quot;00241550&quot;/&gt;&lt;wsp:rsid wsp:val=&quot;00241638&quot;/&gt;&lt;wsp:rsid wsp:val=&quot;0024194D&quot;/&gt;&lt;wsp:rsid wsp:val=&quot;00243E48&quot;/&gt;&lt;wsp:rsid wsp:val=&quot;0024413F&quot;/&gt;&lt;wsp:rsid wsp:val=&quot;00244212&quot;/&gt;&lt;wsp:rsid wsp:val=&quot;002442C5&quot;/&gt;&lt;wsp:rsid wsp:val=&quot;00245562&quot;/&gt;&lt;wsp:rsid wsp:val=&quot;00246F17&quot;/&gt;&lt;wsp:rsid wsp:val=&quot;00247B9A&quot;/&gt;&lt;wsp:rsid wsp:val=&quot;00250439&quot;/&gt;&lt;wsp:rsid wsp:val=&quot;00252C8F&quot;/&gt;&lt;wsp:rsid wsp:val=&quot;00253BBC&quot;/&gt;&lt;wsp:rsid wsp:val=&quot;00253E48&quot;/&gt;&lt;wsp:rsid wsp:val=&quot;0025594F&quot;/&gt;&lt;wsp:rsid wsp:val=&quot;00255F9C&quot;/&gt;&lt;wsp:rsid wsp:val=&quot;002561C2&quot;/&gt;&lt;wsp:rsid wsp:val=&quot;00256673&quot;/&gt;&lt;wsp:rsid wsp:val=&quot;00256816&quot;/&gt;&lt;wsp:rsid wsp:val=&quot;00256A21&quot;/&gt;&lt;wsp:rsid wsp:val=&quot;00261AA4&quot;/&gt;&lt;wsp:rsid wsp:val=&quot;002631C5&quot;/&gt;&lt;wsp:rsid wsp:val=&quot;00263CFD&quot;/&gt;&lt;wsp:rsid wsp:val=&quot;0026430B&quot;/&gt;&lt;wsp:rsid wsp:val=&quot;00264AD3&quot;/&gt;&lt;wsp:rsid wsp:val=&quot;00264D10&quot;/&gt;&lt;wsp:rsid wsp:val=&quot;002657CC&quot;/&gt;&lt;wsp:rsid wsp:val=&quot;00265B16&quot;/&gt;&lt;wsp:rsid wsp:val=&quot;00265E13&quot;/&gt;&lt;wsp:rsid wsp:val=&quot;00265E88&quot;/&gt;&lt;wsp:rsid wsp:val=&quot;00266E80&quot;/&gt;&lt;wsp:rsid wsp:val=&quot;00271CD8&quot;/&gt;&lt;wsp:rsid wsp:val=&quot;002724A8&quot;/&gt;&lt;wsp:rsid wsp:val=&quot;002724BA&quot;/&gt;&lt;wsp:rsid wsp:val=&quot;00273438&quot;/&gt;&lt;wsp:rsid wsp:val=&quot;002740CD&quot;/&gt;&lt;wsp:rsid wsp:val=&quot;00275AFD&quot;/&gt;&lt;wsp:rsid wsp:val=&quot;00276831&quot;/&gt;&lt;wsp:rsid wsp:val=&quot;00276F00&quot;/&gt;&lt;wsp:rsid wsp:val=&quot;00277D36&quot;/&gt;&lt;wsp:rsid wsp:val=&quot;00277ED3&quot;/&gt;&lt;wsp:rsid wsp:val=&quot;002821FC&quot;/&gt;&lt;wsp:rsid wsp:val=&quot;00282839&quot;/&gt;&lt;wsp:rsid wsp:val=&quot;00283CDA&quot;/&gt;&lt;wsp:rsid wsp:val=&quot;002860A4&quot;/&gt;&lt;wsp:rsid wsp:val=&quot;00292400&quot;/&gt;&lt;wsp:rsid wsp:val=&quot;002934BD&quot;/&gt;&lt;wsp:rsid wsp:val=&quot;002937A9&quot;/&gt;&lt;wsp:rsid wsp:val=&quot;002937C3&quot;/&gt;&lt;wsp:rsid wsp:val=&quot;00293896&quot;/&gt;&lt;wsp:rsid wsp:val=&quot;0029424F&quot;/&gt;&lt;wsp:rsid wsp:val=&quot;00294287&quot;/&gt;&lt;wsp:rsid wsp:val=&quot;00294355&quot;/&gt;&lt;wsp:rsid wsp:val=&quot;00295129&quot;/&gt;&lt;wsp:rsid wsp:val=&quot;00295857&quot;/&gt;&lt;wsp:rsid wsp:val=&quot;0029585E&quot;/&gt;&lt;wsp:rsid wsp:val=&quot;0029589F&quot;/&gt;&lt;wsp:rsid wsp:val=&quot;002967B0&quot;/&gt;&lt;wsp:rsid wsp:val=&quot;002A1398&quot;/&gt;&lt;wsp:rsid wsp:val=&quot;002A2611&quot;/&gt;&lt;wsp:rsid wsp:val=&quot;002A3329&quot;/&gt;&lt;wsp:rsid wsp:val=&quot;002A440C&quot;/&gt;&lt;wsp:rsid wsp:val=&quot;002A512E&quot;/&gt;&lt;wsp:rsid wsp:val=&quot;002A5FC5&quot;/&gt;&lt;wsp:rsid wsp:val=&quot;002A729A&quot;/&gt;&lt;wsp:rsid wsp:val=&quot;002B18FF&quot;/&gt;&lt;wsp:rsid wsp:val=&quot;002B199F&quot;/&gt;&lt;wsp:rsid wsp:val=&quot;002B20AA&quot;/&gt;&lt;wsp:rsid wsp:val=&quot;002B378A&quot;/&gt;&lt;wsp:rsid wsp:val=&quot;002B4403&quot;/&gt;&lt;wsp:rsid wsp:val=&quot;002B4C8D&quot;/&gt;&lt;wsp:rsid wsp:val=&quot;002B5587&quot;/&gt;&lt;wsp:rsid wsp:val=&quot;002B5A2D&quot;/&gt;&lt;wsp:rsid wsp:val=&quot;002B6134&quot;/&gt;&lt;wsp:rsid wsp:val=&quot;002B6194&quot;/&gt;&lt;wsp:rsid wsp:val=&quot;002B61CB&quot;/&gt;&lt;wsp:rsid wsp:val=&quot;002B6C6B&quot;/&gt;&lt;wsp:rsid wsp:val=&quot;002B6F28&quot;/&gt;&lt;wsp:rsid wsp:val=&quot;002B7571&quot;/&gt;&lt;wsp:rsid wsp:val=&quot;002B75D6&quot;/&gt;&lt;wsp:rsid wsp:val=&quot;002C04F1&quot;/&gt;&lt;wsp:rsid wsp:val=&quot;002C1057&quot;/&gt;&lt;wsp:rsid wsp:val=&quot;002C2B6F&quot;/&gt;&lt;wsp:rsid wsp:val=&quot;002C3734&quot;/&gt;&lt;wsp:rsid wsp:val=&quot;002C574E&quot;/&gt;&lt;wsp:rsid wsp:val=&quot;002C5BE6&quot;/&gt;&lt;wsp:rsid wsp:val=&quot;002C7C5B&quot;/&gt;&lt;wsp:rsid wsp:val=&quot;002D0258&quot;/&gt;&lt;wsp:rsid wsp:val=&quot;002D0EB2&quot;/&gt;&lt;wsp:rsid wsp:val=&quot;002D1D05&quot;/&gt;&lt;wsp:rsid wsp:val=&quot;002D27F7&quot;/&gt;&lt;wsp:rsid wsp:val=&quot;002D289C&quot;/&gt;&lt;wsp:rsid wsp:val=&quot;002D2DBA&quot;/&gt;&lt;wsp:rsid wsp:val=&quot;002D3BDF&quot;/&gt;&lt;wsp:rsid wsp:val=&quot;002D3D7F&quot;/&gt;&lt;wsp:rsid wsp:val=&quot;002D42C2&quot;/&gt;&lt;wsp:rsid wsp:val=&quot;002D486E&quot;/&gt;&lt;wsp:rsid wsp:val=&quot;002D499C&quot;/&gt;&lt;wsp:rsid wsp:val=&quot;002D5169&quot;/&gt;&lt;wsp:rsid wsp:val=&quot;002D5343&quot;/&gt;&lt;wsp:rsid wsp:val=&quot;002D5A17&quot;/&gt;&lt;wsp:rsid wsp:val=&quot;002D7B93&quot;/&gt;&lt;wsp:rsid wsp:val=&quot;002E05C6&quot;/&gt;&lt;wsp:rsid wsp:val=&quot;002E17A6&quot;/&gt;&lt;wsp:rsid wsp:val=&quot;002E3199&quot;/&gt;&lt;wsp:rsid wsp:val=&quot;002E54D9&quot;/&gt;&lt;wsp:rsid wsp:val=&quot;002F07AF&quot;/&gt;&lt;wsp:rsid wsp:val=&quot;002F3464&quot;/&gt;&lt;wsp:rsid wsp:val=&quot;002F34BB&quot;/&gt;&lt;wsp:rsid wsp:val=&quot;002F3C97&quot;/&gt;&lt;wsp:rsid wsp:val=&quot;002F57A4&quot;/&gt;&lt;wsp:rsid wsp:val=&quot;002F6558&quot;/&gt;&lt;wsp:rsid wsp:val=&quot;002F7CD7&quot;/&gt;&lt;wsp:rsid wsp:val=&quot;002F7FCE&quot;/&gt;&lt;wsp:rsid wsp:val=&quot;003013B4&quot;/&gt;&lt;wsp:rsid wsp:val=&quot;00301B1A&quot;/&gt;&lt;wsp:rsid wsp:val=&quot;003035B7&quot;/&gt;&lt;wsp:rsid wsp:val=&quot;00303CFE&quot;/&gt;&lt;wsp:rsid wsp:val=&quot;0030456F&quot;/&gt;&lt;wsp:rsid wsp:val=&quot;003045E3&quot;/&gt;&lt;wsp:rsid wsp:val=&quot;0030546F&quot;/&gt;&lt;wsp:rsid wsp:val=&quot;00305D8B&quot;/&gt;&lt;wsp:rsid wsp:val=&quot;00305FCC&quot;/&gt;&lt;wsp:rsid wsp:val=&quot;003066E8&quot;/&gt;&lt;wsp:rsid wsp:val=&quot;00307E60&quot;/&gt;&lt;wsp:rsid wsp:val=&quot;00310BBB&quot;/&gt;&lt;wsp:rsid wsp:val=&quot;00311101&quot;/&gt;&lt;wsp:rsid wsp:val=&quot;0031317A&quot;/&gt;&lt;wsp:rsid wsp:val=&quot;00313926&quot;/&gt;&lt;wsp:rsid wsp:val=&quot;00313952&quot;/&gt;&lt;wsp:rsid wsp:val=&quot;003142E1&quot;/&gt;&lt;wsp:rsid wsp:val=&quot;00315FF7&quot;/&gt;&lt;wsp:rsid wsp:val=&quot;003175CE&quot;/&gt;&lt;wsp:rsid wsp:val=&quot;00317CFE&quot;/&gt;&lt;wsp:rsid wsp:val=&quot;00320972&quot;/&gt;&lt;wsp:rsid wsp:val=&quot;00321390&quot;/&gt;&lt;wsp:rsid wsp:val=&quot;0032161A&quot;/&gt;&lt;wsp:rsid wsp:val=&quot;00321CF9&quot;/&gt;&lt;wsp:rsid wsp:val=&quot;00322107&quot;/&gt;&lt;wsp:rsid wsp:val=&quot;003239A0&quot;/&gt;&lt;wsp:rsid wsp:val=&quot;00323F02&quot;/&gt;&lt;wsp:rsid wsp:val=&quot;00325716&quot;/&gt;&lt;wsp:rsid wsp:val=&quot;00326362&quot;/&gt;&lt;wsp:rsid wsp:val=&quot;00326590&quot;/&gt;&lt;wsp:rsid wsp:val=&quot;00326B5D&quot;/&gt;&lt;wsp:rsid wsp:val=&quot;0032712E&quot;/&gt;&lt;wsp:rsid wsp:val=&quot;0033191A&quot;/&gt;&lt;wsp:rsid wsp:val=&quot;00331EF5&quot;/&gt;&lt;wsp:rsid wsp:val=&quot;00332430&quot;/&gt;&lt;wsp:rsid wsp:val=&quot;00333118&quot;/&gt;&lt;wsp:rsid wsp:val=&quot;00333511&quot;/&gt;&lt;wsp:rsid wsp:val=&quot;00333694&quot;/&gt;&lt;wsp:rsid wsp:val=&quot;00333F1E&quot;/&gt;&lt;wsp:rsid wsp:val=&quot;00336ADB&quot;/&gt;&lt;wsp:rsid wsp:val=&quot;0033782C&quot;/&gt;&lt;wsp:rsid wsp:val=&quot;00337C84&quot;/&gt;&lt;wsp:rsid wsp:val=&quot;0034049C&quot;/&gt;&lt;wsp:rsid wsp:val=&quot;0034163B&quot;/&gt;&lt;wsp:rsid wsp:val=&quot;00341AF2&quot;/&gt;&lt;wsp:rsid wsp:val=&quot;00343C4C&quot;/&gt;&lt;wsp:rsid wsp:val=&quot;00344A7F&quot;/&gt;&lt;wsp:rsid wsp:val=&quot;00345DBF&quot;/&gt;&lt;wsp:rsid wsp:val=&quot;003469C0&quot;/&gt;&lt;wsp:rsid wsp:val=&quot;00346EFE&quot;/&gt;&lt;wsp:rsid wsp:val=&quot;003502EC&quot;/&gt;&lt;wsp:rsid wsp:val=&quot;00350D8B&quot;/&gt;&lt;wsp:rsid wsp:val=&quot;00350E4F&quot;/&gt;&lt;wsp:rsid wsp:val=&quot;0035202A&quot;/&gt;&lt;wsp:rsid wsp:val=&quot;00353041&quot;/&gt;&lt;wsp:rsid wsp:val=&quot;0035311A&quot;/&gt;&lt;wsp:rsid wsp:val=&quot;0035394D&quot;/&gt;&lt;wsp:rsid wsp:val=&quot;00353C6B&quot;/&gt;&lt;wsp:rsid wsp:val=&quot;00353CA2&quot;/&gt;&lt;wsp:rsid wsp:val=&quot;00353CD0&quot;/&gt;&lt;wsp:rsid wsp:val=&quot;00355262&quot;/&gt;&lt;wsp:rsid wsp:val=&quot;00355DF7&quot;/&gt;&lt;wsp:rsid wsp:val=&quot;00355F5F&quot;/&gt;&lt;wsp:rsid wsp:val=&quot;003569FD&quot;/&gt;&lt;wsp:rsid wsp:val=&quot;00357223&quot;/&gt;&lt;wsp:rsid wsp:val=&quot;003576AA&quot;/&gt;&lt;wsp:rsid wsp:val=&quot;00364C49&quot;/&gt;&lt;wsp:rsid wsp:val=&quot;00365AC1&quot;/&gt;&lt;wsp:rsid wsp:val=&quot;00366BEE&quot;/&gt;&lt;wsp:rsid wsp:val=&quot;00370013&quot;/&gt;&lt;wsp:rsid wsp:val=&quot;0037011B&quot;/&gt;&lt;wsp:rsid wsp:val=&quot;00370795&quot;/&gt;&lt;wsp:rsid wsp:val=&quot;00372009&quot;/&gt;&lt;wsp:rsid wsp:val=&quot;0037237A&quot;/&gt;&lt;wsp:rsid wsp:val=&quot;003726A5&quot;/&gt;&lt;wsp:rsid wsp:val=&quot;00372AF2&quot;/&gt;&lt;wsp:rsid wsp:val=&quot;00374844&quot;/&gt;&lt;wsp:rsid wsp:val=&quot;00376603&quot;/&gt;&lt;wsp:rsid wsp:val=&quot;003771D8&quot;/&gt;&lt;wsp:rsid wsp:val=&quot;00377319&quot;/&gt;&lt;wsp:rsid wsp:val=&quot;00381219&quot;/&gt;&lt;wsp:rsid wsp:val=&quot;003817ED&quot;/&gt;&lt;wsp:rsid wsp:val=&quot;0038382D&quot;/&gt;&lt;wsp:rsid wsp:val=&quot;0038460A&quot;/&gt;&lt;wsp:rsid wsp:val=&quot;00384FFB&quot;/&gt;&lt;wsp:rsid wsp:val=&quot;00385518&quot;/&gt;&lt;wsp:rsid wsp:val=&quot;00386FF8&quot;/&gt;&lt;wsp:rsid wsp:val=&quot;00387067&quot;/&gt;&lt;wsp:rsid wsp:val=&quot;003875A5&quot;/&gt;&lt;wsp:rsid wsp:val=&quot;003879F3&quot;/&gt;&lt;wsp:rsid wsp:val=&quot;00387A32&quot;/&gt;&lt;wsp:rsid wsp:val=&quot;003904BB&quot;/&gt;&lt;wsp:rsid wsp:val=&quot;003909D1&quot;/&gt;&lt;wsp:rsid wsp:val=&quot;00390AE6&quot;/&gt;&lt;wsp:rsid wsp:val=&quot;00390D47&quot;/&gt;&lt;wsp:rsid wsp:val=&quot;003913CC&quot;/&gt;&lt;wsp:rsid wsp:val=&quot;0039208D&quot;/&gt;&lt;wsp:rsid wsp:val=&quot;0039284A&quot;/&gt;&lt;wsp:rsid wsp:val=&quot;003928E1&quot;/&gt;&lt;wsp:rsid wsp:val=&quot;00392A7C&quot;/&gt;&lt;wsp:rsid wsp:val=&quot;00393305&quot;/&gt;&lt;wsp:rsid wsp:val=&quot;003933F8&quot;/&gt;&lt;wsp:rsid wsp:val=&quot;003937E4&quot;/&gt;&lt;wsp:rsid wsp:val=&quot;00394669&quot;/&gt;&lt;wsp:rsid wsp:val=&quot;00394838&quot;/&gt;&lt;wsp:rsid wsp:val=&quot;00395B68&quot;/&gt;&lt;wsp:rsid wsp:val=&quot;00395C4D&quot;/&gt;&lt;wsp:rsid wsp:val=&quot;00397A39&quot;/&gt;&lt;wsp:rsid wsp:val=&quot;003A0A22&quot;/&gt;&lt;wsp:rsid wsp:val=&quot;003A0D34&quot;/&gt;&lt;wsp:rsid wsp:val=&quot;003A0DD4&quot;/&gt;&lt;wsp:rsid wsp:val=&quot;003A1B5E&quot;/&gt;&lt;wsp:rsid wsp:val=&quot;003A29DE&quot;/&gt;&lt;wsp:rsid wsp:val=&quot;003A45E3&quot;/&gt;&lt;wsp:rsid wsp:val=&quot;003A7F68&quot;/&gt;&lt;wsp:rsid wsp:val=&quot;003B01CF&quot;/&gt;&lt;wsp:rsid wsp:val=&quot;003B117C&quot;/&gt;&lt;wsp:rsid wsp:val=&quot;003B149E&quot;/&gt;&lt;wsp:rsid wsp:val=&quot;003B21A9&quot;/&gt;&lt;wsp:rsid wsp:val=&quot;003B2EC4&quot;/&gt;&lt;wsp:rsid wsp:val=&quot;003B35F5&quot;/&gt;&lt;wsp:rsid wsp:val=&quot;003B4C33&quot;/&gt;&lt;wsp:rsid wsp:val=&quot;003B5114&quot;/&gt;&lt;wsp:rsid wsp:val=&quot;003B61F2&quot;/&gt;&lt;wsp:rsid wsp:val=&quot;003B62AA&quot;/&gt;&lt;wsp:rsid wsp:val=&quot;003B6A25&quot;/&gt;&lt;wsp:rsid wsp:val=&quot;003C13B1&quot;/&gt;&lt;wsp:rsid wsp:val=&quot;003C25BB&quot;/&gt;&lt;wsp:rsid wsp:val=&quot;003C3F48&quot;/&gt;&lt;wsp:rsid wsp:val=&quot;003C43A6&quot;/&gt;&lt;wsp:rsid wsp:val=&quot;003C4710&quot;/&gt;&lt;wsp:rsid wsp:val=&quot;003C56A5&quot;/&gt;&lt;wsp:rsid wsp:val=&quot;003C5ADB&quot;/&gt;&lt;wsp:rsid wsp:val=&quot;003C5B0E&quot;/&gt;&lt;wsp:rsid wsp:val=&quot;003C5C1D&quot;/&gt;&lt;wsp:rsid wsp:val=&quot;003C6580&quot;/&gt;&lt;wsp:rsid wsp:val=&quot;003D116D&quot;/&gt;&lt;wsp:rsid wsp:val=&quot;003D1621&quot;/&gt;&lt;wsp:rsid wsp:val=&quot;003D1A65&quot;/&gt;&lt;wsp:rsid wsp:val=&quot;003D2003&quot;/&gt;&lt;wsp:rsid wsp:val=&quot;003D38CC&quot;/&gt;&lt;wsp:rsid wsp:val=&quot;003D472F&quot;/&gt;&lt;wsp:rsid wsp:val=&quot;003D50E1&quot;/&gt;&lt;wsp:rsid wsp:val=&quot;003D57D9&quot;/&gt;&lt;wsp:rsid wsp:val=&quot;003D79C6&quot;/&gt;&lt;wsp:rsid wsp:val=&quot;003E0059&quot;/&gt;&lt;wsp:rsid wsp:val=&quot;003E04F3&quot;/&gt;&lt;wsp:rsid wsp:val=&quot;003E0B7B&quot;/&gt;&lt;wsp:rsid wsp:val=&quot;003E121C&quot;/&gt;&lt;wsp:rsid wsp:val=&quot;003E383B&quot;/&gt;&lt;wsp:rsid wsp:val=&quot;003E3AE7&quot;/&gt;&lt;wsp:rsid wsp:val=&quot;003E5040&quot;/&gt;&lt;wsp:rsid wsp:val=&quot;003E54DC&quot;/&gt;&lt;wsp:rsid wsp:val=&quot;003E58B3&quot;/&gt;&lt;wsp:rsid wsp:val=&quot;003E73CD&quot;/&gt;&lt;wsp:rsid wsp:val=&quot;003E7778&quot;/&gt;&lt;wsp:rsid wsp:val=&quot;003EADEF&quot;/&gt;&lt;wsp:rsid wsp:val=&quot;003F0001&quot;/&gt;&lt;wsp:rsid wsp:val=&quot;003F2121&quot;/&gt;&lt;wsp:rsid wsp:val=&quot;003F254D&quot;/&gt;&lt;wsp:rsid wsp:val=&quot;003F2B7B&quot;/&gt;&lt;wsp:rsid wsp:val=&quot;003F5F45&quot;/&gt;&lt;wsp:rsid wsp:val=&quot;003F662A&quot;/&gt;&lt;wsp:rsid wsp:val=&quot;003F6ABF&quot;/&gt;&lt;wsp:rsid wsp:val=&quot;003F745B&quot;/&gt;&lt;wsp:rsid wsp:val=&quot;003F798B&quot;/&gt;&lt;wsp:rsid wsp:val=&quot;003F7A40&quot;/&gt;&lt;wsp:rsid wsp:val=&quot;0040106A&quot;/&gt;&lt;wsp:rsid wsp:val=&quot;004017CF&quot;/&gt;&lt;wsp:rsid wsp:val=&quot;00401DE6&quot;/&gt;&lt;wsp:rsid wsp:val=&quot;00401F24&quot;/&gt;&lt;wsp:rsid wsp:val=&quot;00402169&quot;/&gt;&lt;wsp:rsid wsp:val=&quot;00403AC2&quot;/&gt;&lt;wsp:rsid wsp:val=&quot;00404284&quot;/&gt;&lt;wsp:rsid wsp:val=&quot;004046CA&quot;/&gt;&lt;wsp:rsid wsp:val=&quot;004049A4&quot;/&gt;&lt;wsp:rsid wsp:val=&quot;00406426&quot;/&gt;&lt;wsp:rsid wsp:val=&quot;004079BF&quot;/&gt;&lt;wsp:rsid wsp:val=&quot;00407DAC&quot;/&gt;&lt;wsp:rsid wsp:val=&quot;004119A6&quot;/&gt;&lt;wsp:rsid wsp:val=&quot;00411A8B&quot;/&gt;&lt;wsp:rsid wsp:val=&quot;00411E91&quot;/&gt;&lt;wsp:rsid wsp:val=&quot;004126C8&quot;/&gt;&lt;wsp:rsid wsp:val=&quot;00412AAA&quot;/&gt;&lt;wsp:rsid wsp:val=&quot;00414663&quot;/&gt;&lt;wsp:rsid wsp:val=&quot;00415D32&quot;/&gt;&lt;wsp:rsid wsp:val=&quot;00417165&quot;/&gt;&lt;wsp:rsid wsp:val=&quot;004173CD&quot;/&gt;&lt;wsp:rsid wsp:val=&quot;0041751B&quot;/&gt;&lt;wsp:rsid wsp:val=&quot;004175C5&quot;/&gt;&lt;wsp:rsid wsp:val=&quot;004176D8&quot;/&gt;&lt;wsp:rsid wsp:val=&quot;00417E90&quot;/&gt;&lt;wsp:rsid wsp:val=&quot;004213D7&quot;/&gt;&lt;wsp:rsid wsp:val=&quot;00421FA3&quot;/&gt;&lt;wsp:rsid wsp:val=&quot;00422A42&quot;/&gt;&lt;wsp:rsid wsp:val=&quot;00422BEF&quot;/&gt;&lt;wsp:rsid wsp:val=&quot;00423AD7&quot;/&gt;&lt;wsp:rsid wsp:val=&quot;00423BFB&quot;/&gt;&lt;wsp:rsid wsp:val=&quot;00424AC8&quot;/&gt;&lt;wsp:rsid wsp:val=&quot;00425060&quot;/&gt;&lt;wsp:rsid wsp:val=&quot;004253B8&quot;/&gt;&lt;wsp:rsid wsp:val=&quot;00426605&quot;/&gt;&lt;wsp:rsid wsp:val=&quot;00427F59&quot;/&gt;&lt;wsp:rsid wsp:val=&quot;00431C9B&quot;/&gt;&lt;wsp:rsid wsp:val=&quot;00432CA7&quot;/&gt;&lt;wsp:rsid wsp:val=&quot;00433170&quot;/&gt;&lt;wsp:rsid wsp:val=&quot;004336DF&quot;/&gt;&lt;wsp:rsid wsp:val=&quot;00434010&quot;/&gt;&lt;wsp:rsid wsp:val=&quot;00434123&quot;/&gt;&lt;wsp:rsid wsp:val=&quot;004346CA&quot;/&gt;&lt;wsp:rsid wsp:val=&quot;004359EF&quot;/&gt;&lt;wsp:rsid wsp:val=&quot;00435F1C&quot;/&gt;&lt;wsp:rsid wsp:val=&quot;0043622C&quot;/&gt;&lt;wsp:rsid wsp:val=&quot;00436A47&quot;/&gt;&lt;wsp:rsid wsp:val=&quot;00437A75&quot;/&gt;&lt;wsp:rsid wsp:val=&quot;00441245&quot;/&gt;&lt;wsp:rsid wsp:val=&quot;0044185F&quot;/&gt;&lt;wsp:rsid wsp:val=&quot;00441E4C&quot;/&gt;&lt;wsp:rsid wsp:val=&quot;00441E65&quot;/&gt;&lt;wsp:rsid wsp:val=&quot;00442458&quot;/&gt;&lt;wsp:rsid wsp:val=&quot;00442D45&quot;/&gt;&lt;wsp:rsid wsp:val=&quot;004431CE&quot;/&gt;&lt;wsp:rsid wsp:val=&quot;00443393&quot;/&gt;&lt;wsp:rsid wsp:val=&quot;00443B6B&quot;/&gt;&lt;wsp:rsid wsp:val=&quot;00444813&quot;/&gt;&lt;wsp:rsid wsp:val=&quot;00444836&quot;/&gt;&lt;wsp:rsid wsp:val=&quot;00444D13&quot;/&gt;&lt;wsp:rsid wsp:val=&quot;00447B1C&quot;/&gt;&lt;wsp:rsid wsp:val=&quot;004505E1&quot;/&gt;&lt;wsp:rsid wsp:val=&quot;00450D96&quot;/&gt;&lt;wsp:rsid wsp:val=&quot;004519CF&quot;/&gt;&lt;wsp:rsid wsp:val=&quot;0045234B&quot;/&gt;&lt;wsp:rsid wsp:val=&quot;004526FB&quot;/&gt;&lt;wsp:rsid wsp:val=&quot;00453692&quot;/&gt;&lt;wsp:rsid wsp:val=&quot;00455044&quot;/&gt;&lt;wsp:rsid wsp:val=&quot;00455571&quot;/&gt;&lt;wsp:rsid wsp:val=&quot;00456C59&quot;/&gt;&lt;wsp:rsid wsp:val=&quot;00456F02&quot;/&gt;&lt;wsp:rsid wsp:val=&quot;0046215A&quot;/&gt;&lt;wsp:rsid wsp:val=&quot;00462814&quot;/&gt;&lt;wsp:rsid wsp:val=&quot;00463818&quot;/&gt;&lt;wsp:rsid wsp:val=&quot;004639C4&quot;/&gt;&lt;wsp:rsid wsp:val=&quot;004639E7&quot;/&gt;&lt;wsp:rsid wsp:val=&quot;00465841&quot;/&gt;&lt;wsp:rsid wsp:val=&quot;00465D31&quot;/&gt;&lt;wsp:rsid wsp:val=&quot;004664E7&quot;/&gt;&lt;wsp:rsid wsp:val=&quot;00466E39&quot;/&gt;&lt;wsp:rsid wsp:val=&quot;00467A0C&quot;/&gt;&lt;wsp:rsid wsp:val=&quot;004701FC&quot;/&gt;&lt;wsp:rsid wsp:val=&quot;00470ED1&quot;/&gt;&lt;wsp:rsid wsp:val=&quot;00470F05&quot;/&gt;&lt;wsp:rsid wsp:val=&quot;0047119D&quot;/&gt;&lt;wsp:rsid wsp:val=&quot;00472A92&quot;/&gt;&lt;wsp:rsid wsp:val=&quot;00475813&quot;/&gt;&lt;wsp:rsid wsp:val=&quot;004763DB&quot;/&gt;&lt;wsp:rsid wsp:val=&quot;004772B8&quot;/&gt;&lt;wsp:rsid wsp:val=&quot;00480111&quot;/&gt;&lt;wsp:rsid wsp:val=&quot;00481610&quot;/&gt;&lt;wsp:rsid wsp:val=&quot;0048224A&quot;/&gt;&lt;wsp:rsid wsp:val=&quot;00482B32&quot;/&gt;&lt;wsp:rsid wsp:val=&quot;00485C43&quot;/&gt;&lt;wsp:rsid wsp:val=&quot;00485E4E&quot;/&gt;&lt;wsp:rsid wsp:val=&quot;00486B9D&quot;/&gt;&lt;wsp:rsid wsp:val=&quot;00487096&quot;/&gt;&lt;wsp:rsid wsp:val=&quot;00487BB8&quot;/&gt;&lt;wsp:rsid wsp:val=&quot;00490E36&quot;/&gt;&lt;wsp:rsid wsp:val=&quot;00490E71&quot;/&gt;&lt;wsp:rsid wsp:val=&quot;004919A2&quot;/&gt;&lt;wsp:rsid wsp:val=&quot;00491BB0&quot;/&gt;&lt;wsp:rsid wsp:val=&quot;00491DA5&quot;/&gt;&lt;wsp:rsid wsp:val=&quot;00492000&quot;/&gt;&lt;wsp:rsid wsp:val=&quot;0049293E&quot;/&gt;&lt;wsp:rsid wsp:val=&quot;00493EBC&quot;/&gt;&lt;wsp:rsid wsp:val=&quot;00494908&quot;/&gt;&lt;wsp:rsid wsp:val=&quot;00494FCD&quot;/&gt;&lt;wsp:rsid wsp:val=&quot;004950EC&quot;/&gt;&lt;wsp:rsid wsp:val=&quot;00495580&quot;/&gt;&lt;wsp:rsid wsp:val=&quot;00497CB7&quot;/&gt;&lt;wsp:rsid wsp:val=&quot;00497CD1&quot;/&gt;&lt;wsp:rsid wsp:val=&quot;004A0D24&quot;/&gt;&lt;wsp:rsid wsp:val=&quot;004A1D03&quot;/&gt;&lt;wsp:rsid wsp:val=&quot;004A24FD&quot;/&gt;&lt;wsp:rsid wsp:val=&quot;004A3B42&quot;/&gt;&lt;wsp:rsid wsp:val=&quot;004A41AA&quot;/&gt;&lt;wsp:rsid wsp:val=&quot;004A6B32&quot;/&gt;&lt;wsp:rsid wsp:val=&quot;004A7410&quot;/&gt;&lt;wsp:rsid wsp:val=&quot;004A7E47&quot;/&gt;&lt;wsp:rsid wsp:val=&quot;004B1512&quot;/&gt;&lt;wsp:rsid wsp:val=&quot;004B425A&quot;/&gt;&lt;wsp:rsid wsp:val=&quot;004B546C&quot;/&gt;&lt;wsp:rsid wsp:val=&quot;004B598B&quot;/&gt;&lt;wsp:rsid wsp:val=&quot;004B674B&quot;/&gt;&lt;wsp:rsid wsp:val=&quot;004B7024&quot;/&gt;&lt;wsp:rsid wsp:val=&quot;004B7879&quot;/&gt;&lt;wsp:rsid wsp:val=&quot;004C0082&quot;/&gt;&lt;wsp:rsid wsp:val=&quot;004C1014&quot;/&gt;&lt;wsp:rsid wsp:val=&quot;004C1BE8&quot;/&gt;&lt;wsp:rsid wsp:val=&quot;004C1F50&quot;/&gt;&lt;wsp:rsid wsp:val=&quot;004C2646&quot;/&gt;&lt;wsp:rsid wsp:val=&quot;004C2F85&quot;/&gt;&lt;wsp:rsid wsp:val=&quot;004C5033&quot;/&gt;&lt;wsp:rsid wsp:val=&quot;004C588E&quot;/&gt;&lt;wsp:rsid wsp:val=&quot;004C5B7C&quot;/&gt;&lt;wsp:rsid wsp:val=&quot;004C5EB8&quot;/&gt;&lt;wsp:rsid wsp:val=&quot;004C6D75&quot;/&gt;&lt;wsp:rsid wsp:val=&quot;004C7687&quot;/&gt;&lt;wsp:rsid wsp:val=&quot;004D1528&quot;/&gt;&lt;wsp:rsid wsp:val=&quot;004D17BD&quot;/&gt;&lt;wsp:rsid wsp:val=&quot;004D27E8&quot;/&gt;&lt;wsp:rsid wsp:val=&quot;004D2E46&quot;/&gt;&lt;wsp:rsid wsp:val=&quot;004D4FC4&quot;/&gt;&lt;wsp:rsid wsp:val=&quot;004D51D8&quot;/&gt;&lt;wsp:rsid wsp:val=&quot;004D5439&quot;/&gt;&lt;wsp:rsid wsp:val=&quot;004D61F9&quot;/&gt;&lt;wsp:rsid wsp:val=&quot;004D642B&quot;/&gt;&lt;wsp:rsid wsp:val=&quot;004D6B1C&quot;/&gt;&lt;wsp:rsid wsp:val=&quot;004D717F&quot;/&gt;&lt;wsp:rsid wsp:val=&quot;004E0355&quot;/&gt;&lt;wsp:rsid wsp:val=&quot;004E0506&quot;/&gt;&lt;wsp:rsid wsp:val=&quot;004E1F1A&quot;/&gt;&lt;wsp:rsid wsp:val=&quot;004E2490&quot;/&gt;&lt;wsp:rsid wsp:val=&quot;004E352F&quot;/&gt;&lt;wsp:rsid wsp:val=&quot;004E382E&quot;/&gt;&lt;wsp:rsid wsp:val=&quot;004E4D46&quot;/&gt;&lt;wsp:rsid wsp:val=&quot;004E5DFB&quot;/&gt;&lt;wsp:rsid wsp:val=&quot;004E6167&quot;/&gt;&lt;wsp:rsid wsp:val=&quot;004E7C9C&quot;/&gt;&lt;wsp:rsid wsp:val=&quot;004F03C6&quot;/&gt;&lt;wsp:rsid wsp:val=&quot;004F0B25&quot;/&gt;&lt;wsp:rsid wsp:val=&quot;004F0F07&quot;/&gt;&lt;wsp:rsid wsp:val=&quot;004F145A&quot;/&gt;&lt;wsp:rsid wsp:val=&quot;004F1F83&quot;/&gt;&lt;wsp:rsid wsp:val=&quot;004F2D2E&quot;/&gt;&lt;wsp:rsid wsp:val=&quot;004F35F4&quot;/&gt;&lt;wsp:rsid wsp:val=&quot;004F4A13&quot;/&gt;&lt;wsp:rsid wsp:val=&quot;004F5A52&quot;/&gt;&lt;wsp:rsid wsp:val=&quot;004F5E19&quot;/&gt;&lt;wsp:rsid wsp:val=&quot;004F651D&quot;/&gt;&lt;wsp:rsid wsp:val=&quot;004F7649&quot;/&gt;&lt;wsp:rsid wsp:val=&quot;004F765E&quot;/&gt;&lt;wsp:rsid wsp:val=&quot;00500169&quot;/&gt;&lt;wsp:rsid wsp:val=&quot;005014C3&quot;/&gt;&lt;wsp:rsid wsp:val=&quot;00503357&quot;/&gt;&lt;wsp:rsid wsp:val=&quot;00503969&quot;/&gt;&lt;wsp:rsid wsp:val=&quot;00503F68&quot;/&gt;&lt;wsp:rsid wsp:val=&quot;00504A89&quot;/&gt;&lt;wsp:rsid wsp:val=&quot;00504EDE&quot;/&gt;&lt;wsp:rsid wsp:val=&quot;005060C3&quot;/&gt;&lt;wsp:rsid wsp:val=&quot;00506588&quot;/&gt;&lt;wsp:rsid wsp:val=&quot;005077E4&quot;/&gt;&lt;wsp:rsid wsp:val=&quot;00507D55&quot;/&gt;&lt;wsp:rsid wsp:val=&quot;0051024A&quot;/&gt;&lt;wsp:rsid wsp:val=&quot;0051057A&quot;/&gt;&lt;wsp:rsid wsp:val=&quot;00511785&quot;/&gt;&lt;wsp:rsid wsp:val=&quot;005144C2&quot;/&gt;&lt;wsp:rsid wsp:val=&quot;0051551E&quot;/&gt;&lt;wsp:rsid wsp:val=&quot;005237BA&quot;/&gt;&lt;wsp:rsid wsp:val=&quot;00523BE9&quot;/&gt;&lt;wsp:rsid wsp:val=&quot;00523FD1&quot;/&gt;&lt;wsp:rsid wsp:val=&quot;0052490C&quot;/&gt;&lt;wsp:rsid wsp:val=&quot;00527DD2&quot;/&gt;&lt;wsp:rsid wsp:val=&quot;00530680&quot;/&gt;&lt;wsp:rsid wsp:val=&quot;0053115D&quot;/&gt;&lt;wsp:rsid wsp:val=&quot;00532AD2&quot;/&gt;&lt;wsp:rsid wsp:val=&quot;00532C13&quot;/&gt;&lt;wsp:rsid wsp:val=&quot;00532E03&quot;/&gt;&lt;wsp:rsid wsp:val=&quot;00533587&quot;/&gt;&lt;wsp:rsid wsp:val=&quot;00533A6D&quot;/&gt;&lt;wsp:rsid wsp:val=&quot;00535853&quot;/&gt;&lt;wsp:rsid wsp:val=&quot;00536CA6&quot;/&gt;&lt;wsp:rsid wsp:val=&quot;00537E99&quot;/&gt;&lt;wsp:rsid wsp:val=&quot;005410C6&quot;/&gt;&lt;wsp:rsid wsp:val=&quot;005420D7&quot;/&gt;&lt;wsp:rsid wsp:val=&quot;00542C73&quot;/&gt;&lt;wsp:rsid wsp:val=&quot;00544E17&quot;/&gt;&lt;wsp:rsid wsp:val=&quot;00544FBE&quot;/&gt;&lt;wsp:rsid wsp:val=&quot;005462D6&quot;/&gt;&lt;wsp:rsid wsp:val=&quot;00547FAC&quot;/&gt;&lt;wsp:rsid wsp:val=&quot;00552DE5&quot;/&gt;&lt;wsp:rsid wsp:val=&quot;00552EB2&quot;/&gt;&lt;wsp:rsid wsp:val=&quot;00554BB5&quot;/&gt;&lt;wsp:rsid wsp:val=&quot;00554D8A&quot;/&gt;&lt;wsp:rsid wsp:val=&quot;00555335&quot;/&gt;&lt;wsp:rsid wsp:val=&quot;00556239&quot;/&gt;&lt;wsp:rsid wsp:val=&quot;0055658D&quot;/&gt;&lt;wsp:rsid wsp:val=&quot;005608D8&quot;/&gt;&lt;wsp:rsid wsp:val=&quot;00560984&quot;/&gt;&lt;wsp:rsid wsp:val=&quot;00560F67&quot;/&gt;&lt;wsp:rsid wsp:val=&quot;00561E9C&quot;/&gt;&lt;wsp:rsid wsp:val=&quot;005620F2&quot;/&gt;&lt;wsp:rsid wsp:val=&quot;00563F1C&quot;/&gt;&lt;wsp:rsid wsp:val=&quot;00564F81&quot;/&gt;&lt;wsp:rsid wsp:val=&quot;005718D7&quot;/&gt;&lt;wsp:rsid wsp:val=&quot;00571D57&quot;/&gt;&lt;wsp:rsid wsp:val=&quot;0057222F&quot;/&gt;&lt;wsp:rsid wsp:val=&quot;00572BB2&quot;/&gt;&lt;wsp:rsid wsp:val=&quot;0057621F&quot;/&gt;&lt;wsp:rsid wsp:val=&quot;00576632&quot;/&gt;&lt;wsp:rsid wsp:val=&quot;005819B2&quot;/&gt;&lt;wsp:rsid wsp:val=&quot;00581C82&quot;/&gt;&lt;wsp:rsid wsp:val=&quot;00581DEB&quot;/&gt;&lt;wsp:rsid wsp:val=&quot;00582089&quot;/&gt;&lt;wsp:rsid wsp:val=&quot;005827BD&quot;/&gt;&lt;wsp:rsid wsp:val=&quot;00583B2D&quot;/&gt;&lt;wsp:rsid wsp:val=&quot;005857B0&quot;/&gt;&lt;wsp:rsid wsp:val=&quot;00585B7F&quot;/&gt;&lt;wsp:rsid wsp:val=&quot;00585E06&quot;/&gt;&lt;wsp:rsid wsp:val=&quot;00586386&quot;/&gt;&lt;wsp:rsid wsp:val=&quot;0058647A&quot;/&gt;&lt;wsp:rsid wsp:val=&quot;005865AC&quot;/&gt;&lt;wsp:rsid wsp:val=&quot;00590321&quot;/&gt;&lt;wsp:rsid wsp:val=&quot;0059068D&quot;/&gt;&lt;wsp:rsid wsp:val=&quot;00590990&quot;/&gt;&lt;wsp:rsid wsp:val=&quot;005910D8&quot;/&gt;&lt;wsp:rsid wsp:val=&quot;00591F3E&quot;/&gt;&lt;wsp:rsid wsp:val=&quot;00592121&quot;/&gt;&lt;wsp:rsid wsp:val=&quot;0059387C&quot;/&gt;&lt;wsp:rsid wsp:val=&quot;0059501B&quot;/&gt;&lt;wsp:rsid wsp:val=&quot;0059545B&quot;/&gt;&lt;wsp:rsid wsp:val=&quot;005A2560&quot;/&gt;&lt;wsp:rsid wsp:val=&quot;005A3607&quot;/&gt;&lt;wsp:rsid wsp:val=&quot;005A4426&quot;/&gt;&lt;wsp:rsid wsp:val=&quot;005A589A&quot;/&gt;&lt;wsp:rsid wsp:val=&quot;005B0598&quot;/&gt;&lt;wsp:rsid wsp:val=&quot;005B2A92&quot;/&gt;&lt;wsp:rsid wsp:val=&quot;005B310E&quot;/&gt;&lt;wsp:rsid wsp:val=&quot;005B35E8&quot;/&gt;&lt;wsp:rsid wsp:val=&quot;005B3C74&quot;/&gt;&lt;wsp:rsid wsp:val=&quot;005B472F&quot;/&gt;&lt;wsp:rsid wsp:val=&quot;005B4930&quot;/&gt;&lt;wsp:rsid wsp:val=&quot;005B4F4D&quot;/&gt;&lt;wsp:rsid wsp:val=&quot;005B79B2&quot;/&gt;&lt;wsp:rsid wsp:val=&quot;005B7D0F&quot;/&gt;&lt;wsp:rsid wsp:val=&quot;005C0CAD&quot;/&gt;&lt;wsp:rsid wsp:val=&quot;005C0D62&quot;/&gt;&lt;wsp:rsid wsp:val=&quot;005C1886&quot;/&gt;&lt;wsp:rsid wsp:val=&quot;005C1DB7&quot;/&gt;&lt;wsp:rsid wsp:val=&quot;005C34F8&quot;/&gt;&lt;wsp:rsid wsp:val=&quot;005C41A4&quot;/&gt;&lt;wsp:rsid wsp:val=&quot;005C424F&quot;/&gt;&lt;wsp:rsid wsp:val=&quot;005C4989&quot;/&gt;&lt;wsp:rsid wsp:val=&quot;005C4B8A&quot;/&gt;&lt;wsp:rsid wsp:val=&quot;005C7616&quot;/&gt;&lt;wsp:rsid wsp:val=&quot;005C78CA&quot;/&gt;&lt;wsp:rsid wsp:val=&quot;005D0954&quot;/&gt;&lt;wsp:rsid wsp:val=&quot;005D0A4F&quot;/&gt;&lt;wsp:rsid wsp:val=&quot;005D0DF2&quot;/&gt;&lt;wsp:rsid wsp:val=&quot;005D1890&quot;/&gt;&lt;wsp:rsid wsp:val=&quot;005D2482&quot;/&gt;&lt;wsp:rsid wsp:val=&quot;005D5784&quot;/&gt;&lt;wsp:rsid wsp:val=&quot;005D6B9D&quot;/&gt;&lt;wsp:rsid wsp:val=&quot;005D701A&quot;/&gt;&lt;wsp:rsid wsp:val=&quot;005E13BA&quot;/&gt;&lt;wsp:rsid wsp:val=&quot;005E2581&quot;/&gt;&lt;wsp:rsid wsp:val=&quot;005E3282&quot;/&gt;&lt;wsp:rsid wsp:val=&quot;005E355C&quot;/&gt;&lt;wsp:rsid wsp:val=&quot;005E45CD&quot;/&gt;&lt;wsp:rsid wsp:val=&quot;005E50E5&quot;/&gt;&lt;wsp:rsid wsp:val=&quot;005E5239&quot;/&gt;&lt;wsp:rsid wsp:val=&quot;005E7F57&quot;/&gt;&lt;wsp:rsid wsp:val=&quot;005F031E&quot;/&gt;&lt;wsp:rsid wsp:val=&quot;005F0714&quot;/&gt;&lt;wsp:rsid wsp:val=&quot;005F389A&quot;/&gt;&lt;wsp:rsid wsp:val=&quot;005F3BB5&quot;/&gt;&lt;wsp:rsid wsp:val=&quot;005F45B3&quot;/&gt;&lt;wsp:rsid wsp:val=&quot;005F47F6&quot;/&gt;&lt;wsp:rsid wsp:val=&quot;005F5B5E&quot;/&gt;&lt;wsp:rsid wsp:val=&quot;005F7528&quot;/&gt;&lt;wsp:rsid wsp:val=&quot;005F7973&quot;/&gt;&lt;wsp:rsid wsp:val=&quot;005FB855&quot;/&gt;&lt;wsp:rsid wsp:val=&quot;006003DC&quot;/&gt;&lt;wsp:rsid wsp:val=&quot;00600632&quot;/&gt;&lt;wsp:rsid wsp:val=&quot;0060070D&quot;/&gt;&lt;wsp:rsid wsp:val=&quot;00600DD1&quot;/&gt;&lt;wsp:rsid wsp:val=&quot;00601A94&quot;/&gt;&lt;wsp:rsid wsp:val=&quot;00603518&quot;/&gt;&lt;wsp:rsid wsp:val=&quot;00604217&quot;/&gt;&lt;wsp:rsid wsp:val=&quot;00605BA0&quot;/&gt;&lt;wsp:rsid wsp:val=&quot;00605CDF&quot;/&gt;&lt;wsp:rsid wsp:val=&quot;006060A9&quot;/&gt;&lt;wsp:rsid wsp:val=&quot;00607E88&quot;/&gt;&lt;wsp:rsid wsp:val=&quot;0060F02E&quot;/&gt;&lt;wsp:rsid wsp:val=&quot;00611591&quot;/&gt;&lt;wsp:rsid wsp:val=&quot;00612140&quot;/&gt;&lt;wsp:rsid wsp:val=&quot;00613240&quot;/&gt;&lt;wsp:rsid wsp:val=&quot;00614ABD&quot;/&gt;&lt;wsp:rsid wsp:val=&quot;00615505&quot;/&gt;&lt;wsp:rsid wsp:val=&quot;0061673D&quot;/&gt;&lt;wsp:rsid wsp:val=&quot;00620A85&quot;/&gt;&lt;wsp:rsid wsp:val=&quot;00620BC4&quot;/&gt;&lt;wsp:rsid wsp:val=&quot;00620BD8&quot;/&gt;&lt;wsp:rsid wsp:val=&quot;0062127F&quot;/&gt;&lt;wsp:rsid wsp:val=&quot;006241E4&quot;/&gt;&lt;wsp:rsid wsp:val=&quot;00624A9E&quot;/&gt;&lt;wsp:rsid wsp:val=&quot;00624ADE&quot;/&gt;&lt;wsp:rsid wsp:val=&quot;00625B26&quot;/&gt;&lt;wsp:rsid wsp:val=&quot;00627A13&quot;/&gt;&lt;wsp:rsid wsp:val=&quot;00627C86&quot;/&gt;&lt;wsp:rsid wsp:val=&quot;00631891&quot;/&gt;&lt;wsp:rsid wsp:val=&quot;00632EFB&quot;/&gt;&lt;wsp:rsid wsp:val=&quot;00633A91&quot;/&gt;&lt;wsp:rsid wsp:val=&quot;00634A89&quot;/&gt;&lt;wsp:rsid wsp:val=&quot;0063500C&quot;/&gt;&lt;wsp:rsid wsp:val=&quot;00636780&quot;/&gt;&lt;wsp:rsid wsp:val=&quot;00636D82&quot;/&gt;&lt;wsp:rsid wsp:val=&quot;006375A4&quot;/&gt;&lt;wsp:rsid wsp:val=&quot;006378CD&quot;/&gt;&lt;wsp:rsid wsp:val=&quot;0064039B&quot;/&gt;&lt;wsp:rsid wsp:val=&quot;00641AC9&quot;/&gt;&lt;wsp:rsid wsp:val=&quot;006423B0&quot;/&gt;&lt;wsp:rsid wsp:val=&quot;00642AB3&quot;/&gt;&lt;wsp:rsid wsp:val=&quot;00642FAE&quot;/&gt;&lt;wsp:rsid wsp:val=&quot;00643FD7&quot;/&gt;&lt;wsp:rsid wsp:val=&quot;00644D02&quot;/&gt;&lt;wsp:rsid wsp:val=&quot;00645588&quot;/&gt;&lt;wsp:rsid wsp:val=&quot;006479B4&quot;/&gt;&lt;wsp:rsid wsp:val=&quot;006507B2&quot;/&gt;&lt;wsp:rsid wsp:val=&quot;00650D4B&quot;/&gt;&lt;wsp:rsid wsp:val=&quot;00650E21&quot;/&gt;&lt;wsp:rsid wsp:val=&quot;006515C4&quot;/&gt;&lt;wsp:rsid wsp:val=&quot;00653016&quot;/&gt;&lt;wsp:rsid wsp:val=&quot;00653941&quot;/&gt;&lt;wsp:rsid wsp:val=&quot;00653B4A&quot;/&gt;&lt;wsp:rsid wsp:val=&quot;0065555F&quot;/&gt;&lt;wsp:rsid wsp:val=&quot;0065639E&quot;/&gt;&lt;wsp:rsid wsp:val=&quot;006571EF&quot;/&gt;&lt;wsp:rsid wsp:val=&quot;0065753F&quot;/&gt;&lt;wsp:rsid wsp:val=&quot;0066003F&quot;/&gt;&lt;wsp:rsid wsp:val=&quot;0066044F&quot;/&gt;&lt;wsp:rsid wsp:val=&quot;00660B9C&quot;/&gt;&lt;wsp:rsid wsp:val=&quot;006617B5&quot;/&gt;&lt;wsp:rsid wsp:val=&quot;00661D27&quot;/&gt;&lt;wsp:rsid wsp:val=&quot;00662905&quot;/&gt;&lt;wsp:rsid wsp:val=&quot;0066328C&quot;/&gt;&lt;wsp:rsid wsp:val=&quot;00663B50&quot;/&gt;&lt;wsp:rsid wsp:val=&quot;006647A4&quot;/&gt;&lt;wsp:rsid wsp:val=&quot;006652CB&quot;/&gt;&lt;wsp:rsid wsp:val=&quot;00665B19&quot;/&gt;&lt;wsp:rsid wsp:val=&quot;00666EB9&quot;/&gt;&lt;wsp:rsid wsp:val=&quot;00670343&quot;/&gt;&lt;wsp:rsid wsp:val=&quot;006710B2&quot;/&gt;&lt;wsp:rsid wsp:val=&quot;0067119D&quot;/&gt;&lt;wsp:rsid wsp:val=&quot;0067206E&quot;/&gt;&lt;wsp:rsid wsp:val=&quot;00672CFE&quot;/&gt;&lt;wsp:rsid wsp:val=&quot;0067326E&quot;/&gt;&lt;wsp:rsid wsp:val=&quot;00673BBC&quot;/&gt;&lt;wsp:rsid wsp:val=&quot;00673D7E&quot;/&gt;&lt;wsp:rsid wsp:val=&quot;00673EDC&quot;/&gt;&lt;wsp:rsid wsp:val=&quot;00674236&quot;/&gt;&lt;wsp:rsid wsp:val=&quot;0067443F&quot;/&gt;&lt;wsp:rsid wsp:val=&quot;00674C9F&quot;/&gt;&lt;wsp:rsid wsp:val=&quot;00675F3E&quot;/&gt;&lt;wsp:rsid wsp:val=&quot;0067623C&quot;/&gt;&lt;wsp:rsid wsp:val=&quot;00676C63&quot;/&gt;&lt;wsp:rsid wsp:val=&quot;0068020C&quot;/&gt;&lt;wsp:rsid wsp:val=&quot;006818D6&quot;/&gt;&lt;wsp:rsid wsp:val=&quot;006823C7&quot;/&gt;&lt;wsp:rsid wsp:val=&quot;0068242C&quot;/&gt;&lt;wsp:rsid wsp:val=&quot;006830EF&quot;/&gt;&lt;wsp:rsid wsp:val=&quot;006844DD&quot;/&gt;&lt;wsp:rsid wsp:val=&quot;0068599E&quot;/&gt;&lt;wsp:rsid wsp:val=&quot;00686525&quot;/&gt;&lt;wsp:rsid wsp:val=&quot;00686667&quot;/&gt;&lt;wsp:rsid wsp:val=&quot;00686D05&quot;/&gt;&lt;wsp:rsid wsp:val=&quot;006905BA&quot;/&gt;&lt;wsp:rsid wsp:val=&quot;00691387&quot;/&gt;&lt;wsp:rsid wsp:val=&quot;006924A1&quot;/&gt;&lt;wsp:rsid wsp:val=&quot;00692AF4&quot;/&gt;&lt;wsp:rsid wsp:val=&quot;00694400&quot;/&gt;&lt;wsp:rsid wsp:val=&quot;00694BD3&quot;/&gt;&lt;wsp:rsid wsp:val=&quot;00694F22&quot;/&gt;&lt;wsp:rsid wsp:val=&quot;006959AB&quot;/&gt;&lt;wsp:rsid wsp:val=&quot;00695F1E&quot;/&gt;&lt;wsp:rsid wsp:val=&quot;006960DB&quot;/&gt;&lt;wsp:rsid wsp:val=&quot;0069618C&quot;/&gt;&lt;wsp:rsid wsp:val=&quot;006A3450&quot;/&gt;&lt;wsp:rsid wsp:val=&quot;006A44FB&quot;/&gt;&lt;wsp:rsid wsp:val=&quot;006A498C&quot;/&gt;&lt;wsp:rsid wsp:val=&quot;006A528D&quot;/&gt;&lt;wsp:rsid wsp:val=&quot;006A53AE&quot;/&gt;&lt;wsp:rsid wsp:val=&quot;006A53F4&quot;/&gt;&lt;wsp:rsid wsp:val=&quot;006A57E7&quot;/&gt;&lt;wsp:rsid wsp:val=&quot;006A5CD1&quot;/&gt;&lt;wsp:rsid wsp:val=&quot;006A659A&quot;/&gt;&lt;wsp:rsid wsp:val=&quot;006B0AE0&quot;/&gt;&lt;wsp:rsid wsp:val=&quot;006B168B&quot;/&gt;&lt;wsp:rsid wsp:val=&quot;006B307E&quot;/&gt;&lt;wsp:rsid wsp:val=&quot;006B38EF&quot;/&gt;&lt;wsp:rsid wsp:val=&quot;006B39A3&quot;/&gt;&lt;wsp:rsid wsp:val=&quot;006B3FA4&quot;/&gt;&lt;wsp:rsid wsp:val=&quot;006B4DD2&quot;/&gt;&lt;wsp:rsid wsp:val=&quot;006B5F14&quot;/&gt;&lt;wsp:rsid wsp:val=&quot;006B629C&quot;/&gt;&lt;wsp:rsid wsp:val=&quot;006B68F0&quot;/&gt;&lt;wsp:rsid wsp:val=&quot;006B6FA6&quot;/&gt;&lt;wsp:rsid wsp:val=&quot;006B7192&quot;/&gt;&lt;wsp:rsid wsp:val=&quot;006B729F&quot;/&gt;&lt;wsp:rsid wsp:val=&quot;006B78AF&quot;/&gt;&lt;wsp:rsid wsp:val=&quot;006B7AD4&quot;/&gt;&lt;wsp:rsid wsp:val=&quot;006B7F82&quot;/&gt;&lt;wsp:rsid wsp:val=&quot;006C1A58&quot;/&gt;&lt;wsp:rsid wsp:val=&quot;006C23CB&quot;/&gt;&lt;wsp:rsid wsp:val=&quot;006C4AE6&quot;/&gt;&lt;wsp:rsid wsp:val=&quot;006C5E1D&quot;/&gt;&lt;wsp:rsid wsp:val=&quot;006C5EC5&quot;/&gt;&lt;wsp:rsid wsp:val=&quot;006C5F13&quot;/&gt;&lt;wsp:rsid wsp:val=&quot;006C7439&quot;/&gt;&lt;wsp:rsid wsp:val=&quot;006C7520&quot;/&gt;&lt;wsp:rsid wsp:val=&quot;006D02A6&quot;/&gt;&lt;wsp:rsid wsp:val=&quot;006D1528&quot;/&gt;&lt;wsp:rsid wsp:val=&quot;006D156F&quot;/&gt;&lt;wsp:rsid wsp:val=&quot;006D1A3D&quot;/&gt;&lt;wsp:rsid wsp:val=&quot;006D3FD4&quot;/&gt;&lt;wsp:rsid wsp:val=&quot;006D44E7&quot;/&gt;&lt;wsp:rsid wsp:val=&quot;006D459C&quot;/&gt;&lt;wsp:rsid wsp:val=&quot;006D495A&quot;/&gt;&lt;wsp:rsid wsp:val=&quot;006D5994&quot;/&gt;&lt;wsp:rsid wsp:val=&quot;006D5B9F&quot;/&gt;&lt;wsp:rsid wsp:val=&quot;006D75F4&quot;/&gt;&lt;wsp:rsid wsp:val=&quot;006D7B63&quot;/&gt;&lt;wsp:rsid wsp:val=&quot;006E02F5&quot;/&gt;&lt;wsp:rsid wsp:val=&quot;006E0B74&quot;/&gt;&lt;wsp:rsid wsp:val=&quot;006E185E&quot;/&gt;&lt;wsp:rsid wsp:val=&quot;006E19A1&quot;/&gt;&lt;wsp:rsid wsp:val=&quot;006E1BF5&quot;/&gt;&lt;wsp:rsid wsp:val=&quot;006E1CA3&quot;/&gt;&lt;wsp:rsid wsp:val=&quot;006E203A&quot;/&gt;&lt;wsp:rsid wsp:val=&quot;006E3833&quot;/&gt;&lt;wsp:rsid wsp:val=&quot;006E42E4&quot;/&gt;&lt;wsp:rsid wsp:val=&quot;006E5246&quot;/&gt;&lt;wsp:rsid wsp:val=&quot;006E5252&quot;/&gt;&lt;wsp:rsid wsp:val=&quot;006E76A1&quot;/&gt;&lt;wsp:rsid wsp:val=&quot;006E7916&quot;/&gt;&lt;wsp:rsid wsp:val=&quot;006F0286&quot;/&gt;&lt;wsp:rsid wsp:val=&quot;006F0C9F&quot;/&gt;&lt;wsp:rsid wsp:val=&quot;006F20FD&quot;/&gt;&lt;wsp:rsid wsp:val=&quot;006F4728&quot;/&gt;&lt;wsp:rsid wsp:val=&quot;006F6C2B&quot;/&gt;&lt;wsp:rsid wsp:val=&quot;006F6DCE&quot;/&gt;&lt;wsp:rsid wsp:val=&quot;006F772C&quot;/&gt;&lt;wsp:rsid wsp:val=&quot;006F7DC2&quot;/&gt;&lt;wsp:rsid wsp:val=&quot;00700212&quot;/&gt;&lt;wsp:rsid wsp:val=&quot;00700966&quot;/&gt;&lt;wsp:rsid wsp:val=&quot;00701136&quot;/&gt;&lt;wsp:rsid wsp:val=&quot;007011D7&quot;/&gt;&lt;wsp:rsid wsp:val=&quot;0070194D&quot;/&gt;&lt;wsp:rsid wsp:val=&quot;0070279B&quot;/&gt;&lt;wsp:rsid wsp:val=&quot;0070351A&quot;/&gt;&lt;wsp:rsid wsp:val=&quot;00706322&quot;/&gt;&lt;wsp:rsid wsp:val=&quot;00706F11&quot;/&gt;&lt;wsp:rsid wsp:val=&quot;007073D6&quot;/&gt;&lt;wsp:rsid wsp:val=&quot;00707827&quot;/&gt;&lt;wsp:rsid wsp:val=&quot;00710886&quot;/&gt;&lt;wsp:rsid wsp:val=&quot;007114CF&quot;/&gt;&lt;wsp:rsid wsp:val=&quot;007115BE&quot;/&gt;&lt;wsp:rsid wsp:val=&quot;00711CEA&quot;/&gt;&lt;wsp:rsid wsp:val=&quot;00712A1E&quot;/&gt;&lt;wsp:rsid wsp:val=&quot;00714398&quot;/&gt;&lt;wsp:rsid wsp:val=&quot;007165D5&quot;/&gt;&lt;wsp:rsid wsp:val=&quot;00716A3E&quot;/&gt;&lt;wsp:rsid wsp:val=&quot;00717798&quot;/&gt;&lt;wsp:rsid wsp:val=&quot;007200A1&quot;/&gt;&lt;wsp:rsid wsp:val=&quot;00720357&quot;/&gt;&lt;wsp:rsid wsp:val=&quot;007209E3&quot;/&gt;&lt;wsp:rsid wsp:val=&quot;007211DF&quot;/&gt;&lt;wsp:rsid wsp:val=&quot;00722978&quot;/&gt;&lt;wsp:rsid wsp:val=&quot;00723161&quot;/&gt;&lt;wsp:rsid wsp:val=&quot;00723B96&quot;/&gt;&lt;wsp:rsid wsp:val=&quot;00724DEF&quot;/&gt;&lt;wsp:rsid wsp:val=&quot;00724F81&quot;/&gt;&lt;wsp:rsid wsp:val=&quot;0072591D&quot;/&gt;&lt;wsp:rsid wsp:val=&quot;00725ED0&quot;/&gt;&lt;wsp:rsid wsp:val=&quot;00726298&quot;/&gt;&lt;wsp:rsid wsp:val=&quot;007273AE&quot;/&gt;&lt;wsp:rsid wsp:val=&quot;00727569&quot;/&gt;&lt;wsp:rsid wsp:val=&quot;00727A53&quot;/&gt;&lt;wsp:rsid wsp:val=&quot;007308B5&quot;/&gt;&lt;wsp:rsid wsp:val=&quot;00730E1F&quot;/&gt;&lt;wsp:rsid wsp:val=&quot;00730F60&quot;/&gt;&lt;wsp:rsid wsp:val=&quot;00731029&quot;/&gt;&lt;wsp:rsid wsp:val=&quot;0073117F&quot;/&gt;&lt;wsp:rsid wsp:val=&quot;007314ED&quot;/&gt;&lt;wsp:rsid wsp:val=&quot;00731DAF&quot;/&gt;&lt;wsp:rsid wsp:val=&quot;007325B7&quot;/&gt;&lt;wsp:rsid wsp:val=&quot;00733CF6&quot;/&gt;&lt;wsp:rsid wsp:val=&quot;007348BF&quot;/&gt;&lt;wsp:rsid wsp:val=&quot;00734E55&quot;/&gt;&lt;wsp:rsid wsp:val=&quot;00736288&quot;/&gt;&lt;wsp:rsid wsp:val=&quot;00736BE6&quot;/&gt;&lt;wsp:rsid wsp:val=&quot;00737981&quot;/&gt;&lt;wsp:rsid wsp:val=&quot;00740995&quot;/&gt;&lt;wsp:rsid wsp:val=&quot;007417D3&quot;/&gt;&lt;wsp:rsid wsp:val=&quot;007426D3&quot;/&gt;&lt;wsp:rsid wsp:val=&quot;00742E97&quot;/&gt;&lt;wsp:rsid wsp:val=&quot;00743FE0&quot;/&gt;&lt;wsp:rsid wsp:val=&quot;00744EE0&quot;/&gt;&lt;wsp:rsid wsp:val=&quot;007468C7&quot;/&gt;&lt;wsp:rsid wsp:val=&quot;00750EE3&quot;/&gt;&lt;wsp:rsid wsp:val=&quot;007510E7&quot;/&gt;&lt;wsp:rsid wsp:val=&quot;00751F3F&quot;/&gt;&lt;wsp:rsid wsp:val=&quot;00752FB6&quot;/&gt;&lt;wsp:rsid wsp:val=&quot;00753294&quot;/&gt;&lt;wsp:rsid wsp:val=&quot;00753549&quot;/&gt;&lt;wsp:rsid wsp:val=&quot;007536EF&quot;/&gt;&lt;wsp:rsid wsp:val=&quot;00753BCA&quot;/&gt;&lt;wsp:rsid wsp:val=&quot;00754245&quot;/&gt;&lt;wsp:rsid wsp:val=&quot;007563BD&quot;/&gt;&lt;wsp:rsid wsp:val=&quot;007566F2&quot;/&gt;&lt;wsp:rsid wsp:val=&quot;00756B77&quot;/&gt;&lt;wsp:rsid wsp:val=&quot;00756EB1&quot;/&gt;&lt;wsp:rsid wsp:val=&quot;0076091E&quot;/&gt;&lt;wsp:rsid wsp:val=&quot;00760E72&quot;/&gt;&lt;wsp:rsid wsp:val=&quot;0076141A&quot;/&gt;&lt;wsp:rsid wsp:val=&quot;00761662&quot;/&gt;&lt;wsp:rsid wsp:val=&quot;00762A9D&quot;/&gt;&lt;wsp:rsid wsp:val=&quot;00764669&quot;/&gt;&lt;wsp:rsid wsp:val=&quot;00765116&quot;/&gt;&lt;wsp:rsid wsp:val=&quot;007667AD&quot;/&gt;&lt;wsp:rsid wsp:val=&quot;00766F79&quot;/&gt;&lt;wsp:rsid wsp:val=&quot;0076706E&quot;/&gt;&lt;wsp:rsid wsp:val=&quot;007671CF&quot;/&gt;&lt;wsp:rsid wsp:val=&quot;007676C3&quot;/&gt;&lt;wsp:rsid wsp:val=&quot;00770BE8&quot;/&gt;&lt;wsp:rsid wsp:val=&quot;00770C24&quot;/&gt;&lt;wsp:rsid wsp:val=&quot;00770F15&quot;/&gt;&lt;wsp:rsid wsp:val=&quot;00771A9A&quot;/&gt;&lt;wsp:rsid wsp:val=&quot;00771E1F&quot;/&gt;&lt;wsp:rsid wsp:val=&quot;007723E7&quot;/&gt;&lt;wsp:rsid wsp:val=&quot;0077305C&quot;/&gt;&lt;wsp:rsid wsp:val=&quot;007735AB&quot;/&gt;&lt;wsp:rsid wsp:val=&quot;007738E3&quot;/&gt;&lt;wsp:rsid wsp:val=&quot;00773AC7&quot;/&gt;&lt;wsp:rsid wsp:val=&quot;007758C6&quot;/&gt;&lt;wsp:rsid wsp:val=&quot;007769AA&quot;/&gt;&lt;wsp:rsid wsp:val=&quot;0077EFFA&quot;/&gt;&lt;wsp:rsid wsp:val=&quot;007808D2&quot;/&gt;&lt;wsp:rsid wsp:val=&quot;00781408&quot;/&gt;&lt;wsp:rsid wsp:val=&quot;00781A6B&quot;/&gt;&lt;wsp:rsid wsp:val=&quot;00781D26&quot;/&gt;&lt;wsp:rsid wsp:val=&quot;00781D57&quot;/&gt;&lt;wsp:rsid wsp:val=&quot;0078338A&quot;/&gt;&lt;wsp:rsid wsp:val=&quot;00783494&quot;/&gt;&lt;wsp:rsid wsp:val=&quot;00784064&quot;/&gt;&lt;wsp:rsid wsp:val=&quot;007846CE&quot;/&gt;&lt;wsp:rsid wsp:val=&quot;00785423&quot;/&gt;&lt;wsp:rsid wsp:val=&quot;007871BA&quot;/&gt;&lt;wsp:rsid wsp:val=&quot;00791DBB&quot;/&gt;&lt;wsp:rsid wsp:val=&quot;00792DE8&quot;/&gt;&lt;wsp:rsid wsp:val=&quot;00793695&quot;/&gt;&lt;wsp:rsid wsp:val=&quot;00794D6A&quot;/&gt;&lt;wsp:rsid wsp:val=&quot;00795BE4&quot;/&gt;&lt;wsp:rsid wsp:val=&quot;00797371&quot;/&gt;&lt;wsp:rsid wsp:val=&quot;007974E5&quot;/&gt;&lt;wsp:rsid wsp:val=&quot;00797877&quot;/&gt;&lt;wsp:rsid wsp:val=&quot;00797F42&quot;/&gt;&lt;wsp:rsid wsp:val=&quot;007A0B86&quot;/&gt;&lt;wsp:rsid wsp:val=&quot;007A2CE9&quot;/&gt;&lt;wsp:rsid wsp:val=&quot;007A333C&quot;/&gt;&lt;wsp:rsid wsp:val=&quot;007A3587&quot;/&gt;&lt;wsp:rsid wsp:val=&quot;007A4A94&quot;/&gt;&lt;wsp:rsid wsp:val=&quot;007A4CDD&quot;/&gt;&lt;wsp:rsid wsp:val=&quot;007A53E9&quot;/&gt;&lt;wsp:rsid wsp:val=&quot;007A6F71&quot;/&gt;&lt;wsp:rsid wsp:val=&quot;007B00D6&quot;/&gt;&lt;wsp:rsid wsp:val=&quot;007B0610&quot;/&gt;&lt;wsp:rsid wsp:val=&quot;007B06DE&quot;/&gt;&lt;wsp:rsid wsp:val=&quot;007B112C&quot;/&gt;&lt;wsp:rsid wsp:val=&quot;007B192E&quot;/&gt;&lt;wsp:rsid wsp:val=&quot;007B1F6D&quot;/&gt;&lt;wsp:rsid wsp:val=&quot;007B232F&quot;/&gt;&lt;wsp:rsid wsp:val=&quot;007B3813&quot;/&gt;&lt;wsp:rsid wsp:val=&quot;007B5231&quot;/&gt;&lt;wsp:rsid wsp:val=&quot;007B5719&quot;/&gt;&lt;wsp:rsid wsp:val=&quot;007B6D0E&quot;/&gt;&lt;wsp:rsid wsp:val=&quot;007B6E11&quot;/&gt;&lt;wsp:rsid wsp:val=&quot;007B6EB6&quot;/&gt;&lt;wsp:rsid wsp:val=&quot;007C0A68&quot;/&gt;&lt;wsp:rsid wsp:val=&quot;007C0AA8&quot;/&gt;&lt;wsp:rsid wsp:val=&quot;007C27AA&quot;/&gt;&lt;wsp:rsid wsp:val=&quot;007C3461&quot;/&gt;&lt;wsp:rsid wsp:val=&quot;007C3F23&quot;/&gt;&lt;wsp:rsid wsp:val=&quot;007C441B&quot;/&gt;&lt;wsp:rsid wsp:val=&quot;007C4873&quot;/&gt;&lt;wsp:rsid wsp:val=&quot;007C773F&quot;/&gt;&lt;wsp:rsid wsp:val=&quot;007D027D&quot;/&gt;&lt;wsp:rsid wsp:val=&quot;007D13F7&quot;/&gt;&lt;wsp:rsid wsp:val=&quot;007D1815&quot;/&gt;&lt;wsp:rsid wsp:val=&quot;007D1BF8&quot;/&gt;&lt;wsp:rsid wsp:val=&quot;007D27DC&quot;/&gt;&lt;wsp:rsid wsp:val=&quot;007D2A66&quot;/&gt;&lt;wsp:rsid wsp:val=&quot;007D61BC&quot;/&gt;&lt;wsp:rsid wsp:val=&quot;007D6FC0&quot;/&gt;&lt;wsp:rsid wsp:val=&quot;007D7B25&quot;/&gt;&lt;wsp:rsid wsp:val=&quot;007DB92A&quot;/&gt;&lt;wsp:rsid wsp:val=&quot;007E1965&quot;/&gt;&lt;wsp:rsid wsp:val=&quot;007E1CA5&quot;/&gt;&lt;wsp:rsid wsp:val=&quot;007E2610&quot;/&gt;&lt;wsp:rsid wsp:val=&quot;007E2A78&quot;/&gt;&lt;wsp:rsid wsp:val=&quot;007E2FE5&quot;/&gt;&lt;wsp:rsid wsp:val=&quot;007E422B&quot;/&gt;&lt;wsp:rsid wsp:val=&quot;007E4891&quot;/&gt;&lt;wsp:rsid wsp:val=&quot;007E518D&quot;/&gt;&lt;wsp:rsid wsp:val=&quot;007E5BE4&quot;/&gt;&lt;wsp:rsid wsp:val=&quot;007E63B2&quot;/&gt;&lt;wsp:rsid wsp:val=&quot;007E6FD6&quot;/&gt;&lt;wsp:rsid wsp:val=&quot;007EA3E6&quot;/&gt;&lt;wsp:rsid wsp:val=&quot;007F01DE&quot;/&gt;&lt;wsp:rsid wsp:val=&quot;007F0B7A&quot;/&gt;&lt;wsp:rsid wsp:val=&quot;007F1D1C&quot;/&gt;&lt;wsp:rsid wsp:val=&quot;007F217C&quot;/&gt;&lt;wsp:rsid wsp:val=&quot;007F2C55&quot;/&gt;&lt;wsp:rsid wsp:val=&quot;007F39C5&quot;/&gt;&lt;wsp:rsid wsp:val=&quot;007F436D&quot;/&gt;&lt;wsp:rsid wsp:val=&quot;007F4794&quot;/&gt;&lt;wsp:rsid wsp:val=&quot;007F5ACF&quot;/&gt;&lt;wsp:rsid wsp:val=&quot;007F5E06&quot;/&gt;&lt;wsp:rsid wsp:val=&quot;007F5E19&quot;/&gt;&lt;wsp:rsid wsp:val=&quot;007F6D9D&quot;/&gt;&lt;wsp:rsid wsp:val=&quot;007F7FBB&quot;/&gt;&lt;wsp:rsid wsp:val=&quot;008030BF&quot;/&gt;&lt;wsp:rsid wsp:val=&quot;008032A3&quot;/&gt;&lt;wsp:rsid wsp:val=&quot;00803AAD&quot;/&gt;&lt;wsp:rsid wsp:val=&quot;00805223&quot;/&gt;&lt;wsp:rsid wsp:val=&quot;00805260&quot;/&gt;&lt;wsp:rsid wsp:val=&quot;00806C91&quot;/&gt;&lt;wsp:rsid wsp:val=&quot;008071B9&quot;/&gt;&lt;wsp:rsid wsp:val=&quot;008074A3&quot;/&gt;&lt;wsp:rsid wsp:val=&quot;00810A07&quot;/&gt;&lt;wsp:rsid wsp:val=&quot;00813528&quot;/&gt;&lt;wsp:rsid wsp:val=&quot;00813AD2&quot;/&gt;&lt;wsp:rsid wsp:val=&quot;00813E7E&quot;/&gt;&lt;wsp:rsid wsp:val=&quot;008148C4&quot;/&gt;&lt;wsp:rsid wsp:val=&quot;00814D6D&quot;/&gt;&lt;wsp:rsid wsp:val=&quot;00815F23&quot;/&gt;&lt;wsp:rsid wsp:val=&quot;0081721C&quot;/&gt;&lt;wsp:rsid wsp:val=&quot;00817DFB&quot;/&gt;&lt;wsp:rsid wsp:val=&quot;00820017&quot;/&gt;&lt;wsp:rsid wsp:val=&quot;008209CE&quot;/&gt;&lt;wsp:rsid wsp:val=&quot;008209E9&quot;/&gt;&lt;wsp:rsid wsp:val=&quot;00822BEA&quot;/&gt;&lt;wsp:rsid wsp:val=&quot;00824086&quot;/&gt;&lt;wsp:rsid wsp:val=&quot;008242EB&quot;/&gt;&lt;wsp:rsid wsp:val=&quot;00824321&quot;/&gt;&lt;wsp:rsid wsp:val=&quot;00824A4D&quot;/&gt;&lt;wsp:rsid wsp:val=&quot;00825371&quot;/&gt;&lt;wsp:rsid wsp:val=&quot;00826245&quot;/&gt;&lt;wsp:rsid wsp:val=&quot;0082631E&quot;/&gt;&lt;wsp:rsid wsp:val=&quot;00826449&quot;/&gt;&lt;wsp:rsid wsp:val=&quot;00826472&quot;/&gt;&lt;wsp:rsid wsp:val=&quot;00826C3F&quot;/&gt;&lt;wsp:rsid wsp:val=&quot;00826D49&quot;/&gt;&lt;wsp:rsid wsp:val=&quot;00827DC3&quot;/&gt;&lt;wsp:rsid wsp:val=&quot;00827EDA&quot;/&gt;&lt;wsp:rsid wsp:val=&quot;008302BC&quot;/&gt;&lt;wsp:rsid wsp:val=&quot;00831660&quot;/&gt;&lt;wsp:rsid wsp:val=&quot;008324FB&quot;/&gt;&lt;wsp:rsid wsp:val=&quot;00833144&quot;/&gt;&lt;wsp:rsid wsp:val=&quot;008342B7&quot;/&gt;&lt;wsp:rsid wsp:val=&quot;00835AF4&quot;/&gt;&lt;wsp:rsid wsp:val=&quot;00835D7F&quot;/&gt;&lt;wsp:rsid wsp:val=&quot;0084175D&quot;/&gt;&lt;wsp:rsid wsp:val=&quot;00841B26&quot;/&gt;&lt;wsp:rsid wsp:val=&quot;0084377A&quot;/&gt;&lt;wsp:rsid wsp:val=&quot;0084476D&quot;/&gt;&lt;wsp:rsid wsp:val=&quot;0084583E&quot;/&gt;&lt;wsp:rsid wsp:val=&quot;00845A90&quot;/&gt;&lt;wsp:rsid wsp:val=&quot;00851310&quot;/&gt;&lt;wsp:rsid wsp:val=&quot;00851B2B&quot;/&gt;&lt;wsp:rsid wsp:val=&quot;00852919&quot;/&gt;&lt;wsp:rsid wsp:val=&quot;00852D09&quot;/&gt;&lt;wsp:rsid wsp:val=&quot;00853F4F&quot;/&gt;&lt;wsp:rsid wsp:val=&quot;00855A27&quot;/&gt;&lt;wsp:rsid wsp:val=&quot;00856801&quot;/&gt;&lt;wsp:rsid wsp:val=&quot;008571DA&quot;/&gt;&lt;wsp:rsid wsp:val=&quot;00860E5C&quot;/&gt;&lt;wsp:rsid wsp:val=&quot;00860F89&quot;/&gt;&lt;wsp:rsid wsp:val=&quot;0086133C&quot;/&gt;&lt;wsp:rsid wsp:val=&quot;00862E48&quot;/&gt;&lt;wsp:rsid wsp:val=&quot;00863A7A&quot;/&gt;&lt;wsp:rsid wsp:val=&quot;00863C7A&quot;/&gt;&lt;wsp:rsid wsp:val=&quot;00864424&quot;/&gt;&lt;wsp:rsid wsp:val=&quot;00864890&quot;/&gt;&lt;wsp:rsid wsp:val=&quot;0086698E&quot;/&gt;&lt;wsp:rsid wsp:val=&quot;0087043F&quot;/&gt;&lt;wsp:rsid wsp:val=&quot;00871B73&quot;/&gt;&lt;wsp:rsid wsp:val=&quot;00872BE1&quot;/&gt;&lt;wsp:rsid wsp:val=&quot;00873506&quot;/&gt;&lt;wsp:rsid wsp:val=&quot;00873926&quot;/&gt;&lt;wsp:rsid wsp:val=&quot;0087428F&quot;/&gt;&lt;wsp:rsid wsp:val=&quot;008746D8&quot;/&gt;&lt;wsp:rsid wsp:val=&quot;008747DF&quot;/&gt;&lt;wsp:rsid wsp:val=&quot;00874F4C&quot;/&gt;&lt;wsp:rsid wsp:val=&quot;00877004&quot;/&gt;&lt;wsp:rsid wsp:val=&quot;008771D6&quot;/&gt;&lt;wsp:rsid wsp:val=&quot;008773F7&quot;/&gt;&lt;wsp:rsid wsp:val=&quot;00880223&quot;/&gt;&lt;wsp:rsid wsp:val=&quot;00881BA2&quot;/&gt;&lt;wsp:rsid wsp:val=&quot;00881D27&quot;/&gt;&lt;wsp:rsid wsp:val=&quot;0088254E&quot;/&gt;&lt;wsp:rsid wsp:val=&quot;008834E3&quot;/&gt;&lt;wsp:rsid wsp:val=&quot;00885240&quot;/&gt;&lt;wsp:rsid wsp:val=&quot;00885341&quot;/&gt;&lt;wsp:rsid wsp:val=&quot;00885F99&quot;/&gt;&lt;wsp:rsid wsp:val=&quot;008862EF&quot;/&gt;&lt;wsp:rsid wsp:val=&quot;00886576&quot;/&gt;&lt;wsp:rsid wsp:val=&quot;00886849&quot;/&gt;&lt;wsp:rsid wsp:val=&quot;0088726C&quot;/&gt;&lt;wsp:rsid wsp:val=&quot;008874F2&quot;/&gt;&lt;wsp:rsid wsp:val=&quot;00887935&quot;/&gt;&lt;wsp:rsid wsp:val=&quot;00887B65&quot;/&gt;&lt;wsp:rsid wsp:val=&quot;00890FBE&quot;/&gt;&lt;wsp:rsid wsp:val=&quot;00891454&quot;/&gt;&lt;wsp:rsid wsp:val=&quot;00891D8F&quot;/&gt;&lt;wsp:rsid wsp:val=&quot;00893751&quot;/&gt;&lt;wsp:rsid wsp:val=&quot;0089502C&quot;/&gt;&lt;wsp:rsid wsp:val=&quot;008957D5&quot;/&gt;&lt;wsp:rsid wsp:val=&quot;00895A2C&quot;/&gt;&lt;wsp:rsid wsp:val=&quot;00895D29&quot;/&gt;&lt;wsp:rsid wsp:val=&quot;00895E33&quot;/&gt;&lt;wsp:rsid wsp:val=&quot;0089675D&quot;/&gt;&lt;wsp:rsid wsp:val=&quot;0089691B&quot;/&gt;&lt;wsp:rsid wsp:val=&quot;00896BA4&quot;/&gt;&lt;wsp:rsid wsp:val=&quot;00896FA1&quot;/&gt;&lt;wsp:rsid wsp:val=&quot;008A0BCA&quot;/&gt;&lt;wsp:rsid wsp:val=&quot;008A1237&quot;/&gt;&lt;wsp:rsid wsp:val=&quot;008A266F&quot;/&gt;&lt;wsp:rsid wsp:val=&quot;008A2835&quot;/&gt;&lt;wsp:rsid wsp:val=&quot;008A29AC&quot;/&gt;&lt;wsp:rsid wsp:val=&quot;008A29CC&quot;/&gt;&lt;wsp:rsid wsp:val=&quot;008A3965&quot;/&gt;&lt;wsp:rsid wsp:val=&quot;008A435F&quot;/&gt;&lt;wsp:rsid wsp:val=&quot;008A455D&quot;/&gt;&lt;wsp:rsid wsp:val=&quot;008A4788&quot;/&gt;&lt;wsp:rsid wsp:val=&quot;008A484F&quot;/&gt;&lt;wsp:rsid wsp:val=&quot;008A4F3E&quot;/&gt;&lt;wsp:rsid wsp:val=&quot;008A6FAF&quot;/&gt;&lt;wsp:rsid wsp:val=&quot;008A7024&quot;/&gt;&lt;wsp:rsid wsp:val=&quot;008A7872&quot;/&gt;&lt;wsp:rsid wsp:val=&quot;008A7922&quot;/&gt;&lt;wsp:rsid wsp:val=&quot;008B3F67&quot;/&gt;&lt;wsp:rsid wsp:val=&quot;008B4B04&quot;/&gt;&lt;wsp:rsid wsp:val=&quot;008B5ADB&quot;/&gt;&lt;wsp:rsid wsp:val=&quot;008B5EF4&quot;/&gt;&lt;wsp:rsid wsp:val=&quot;008C0E58&quot;/&gt;&lt;wsp:rsid wsp:val=&quot;008C28A4&quot;/&gt;&lt;wsp:rsid wsp:val=&quot;008C2FA6&quot;/&gt;&lt;wsp:rsid wsp:val=&quot;008C3F80&quot;/&gt;&lt;wsp:rsid wsp:val=&quot;008C4586&quot;/&gt;&lt;wsp:rsid wsp:val=&quot;008C47BD&quot;/&gt;&lt;wsp:rsid wsp:val=&quot;008C6536&quot;/&gt;&lt;wsp:rsid wsp:val=&quot;008C6B12&quot;/&gt;&lt;wsp:rsid wsp:val=&quot;008C7656&quot;/&gt;&lt;wsp:rsid wsp:val=&quot;008D04B1&quot;/&gt;&lt;wsp:rsid wsp:val=&quot;008D2C14&quot;/&gt;&lt;wsp:rsid wsp:val=&quot;008D3C76&quot;/&gt;&lt;wsp:rsid wsp:val=&quot;008D48C1&quot;/&gt;&lt;wsp:rsid wsp:val=&quot;008D49C5&quot;/&gt;&lt;wsp:rsid wsp:val=&quot;008D559E&quot;/&gt;&lt;wsp:rsid wsp:val=&quot;008D609D&quot;/&gt;&lt;wsp:rsid wsp:val=&quot;008D6627&quot;/&gt;&lt;wsp:rsid wsp:val=&quot;008D67F4&quot;/&gt;&lt;wsp:rsid wsp:val=&quot;008E1161&quot;/&gt;&lt;wsp:rsid wsp:val=&quot;008E1F20&quot;/&gt;&lt;wsp:rsid wsp:val=&quot;008E1FE2&quot;/&gt;&lt;wsp:rsid wsp:val=&quot;008E2E15&quot;/&gt;&lt;wsp:rsid wsp:val=&quot;008E3058&quot;/&gt;&lt;wsp:rsid wsp:val=&quot;008E3990&quot;/&gt;&lt;wsp:rsid wsp:val=&quot;008E652D&quot;/&gt;&lt;wsp:rsid wsp:val=&quot;008E76D7&quot;/&gt;&lt;wsp:rsid wsp:val=&quot;008F03DF&quot;/&gt;&lt;wsp:rsid wsp:val=&quot;008F0AC8&quot;/&gt;&lt;wsp:rsid wsp:val=&quot;008F1065&quot;/&gt;&lt;wsp:rsid wsp:val=&quot;008F132E&quot;/&gt;&lt;wsp:rsid wsp:val=&quot;008F13B5&quot;/&gt;&lt;wsp:rsid wsp:val=&quot;008F2C19&quot;/&gt;&lt;wsp:rsid wsp:val=&quot;008F3BBA&quot;/&gt;&lt;wsp:rsid wsp:val=&quot;008F4E6C&quot;/&gt;&lt;wsp:rsid wsp:val=&quot;008F5BDB&quot;/&gt;&lt;wsp:rsid wsp:val=&quot;008F6377&quot;/&gt;&lt;wsp:rsid wsp:val=&quot;008F676A&quot;/&gt;&lt;wsp:rsid wsp:val=&quot;008F6AB1&quot;/&gt;&lt;wsp:rsid wsp:val=&quot;008F6DFC&quot;/&gt;&lt;wsp:rsid wsp:val=&quot;008F71B5&quot;/&gt;&lt;wsp:rsid wsp:val=&quot;00900A13&quot;/&gt;&lt;wsp:rsid wsp:val=&quot;00905051&quot;/&gt;&lt;wsp:rsid wsp:val=&quot;00905C82&quot;/&gt;&lt;wsp:rsid wsp:val=&quot;00905D81&quot;/&gt;&lt;wsp:rsid wsp:val=&quot;009065BE&quot;/&gt;&lt;wsp:rsid wsp:val=&quot;00910177&quot;/&gt;&lt;wsp:rsid wsp:val=&quot;0091040C&quot;/&gt;&lt;wsp:rsid wsp:val=&quot;009109B4&quot;/&gt;&lt;wsp:rsid wsp:val=&quot;00910C25&quot;/&gt;&lt;wsp:rsid wsp:val=&quot;009115FF&quot;/&gt;&lt;wsp:rsid wsp:val=&quot;00911AB1&quot;/&gt;&lt;wsp:rsid wsp:val=&quot;00911AEB&quot;/&gt;&lt;wsp:rsid wsp:val=&quot;00911EE9&quot;/&gt;&lt;wsp:rsid wsp:val=&quot;00912286&quot;/&gt;&lt;wsp:rsid wsp:val=&quot;00915A5F&quot;/&gt;&lt;wsp:rsid wsp:val=&quot;00915B26&quot;/&gt;&lt;wsp:rsid wsp:val=&quot;00915DE4&quot;/&gt;&lt;wsp:rsid wsp:val=&quot;00916B41&quot;/&gt;&lt;wsp:rsid wsp:val=&quot;00916D36&quot;/&gt;&lt;wsp:rsid wsp:val=&quot;00916DF6&quot;/&gt;&lt;wsp:rsid wsp:val=&quot;009171BC&quot;/&gt;&lt;wsp:rsid wsp:val=&quot;00917E89&quot;/&gt;&lt;wsp:rsid wsp:val=&quot;00920AB2&quot;/&gt;&lt;wsp:rsid wsp:val=&quot;00920E05&quot;/&gt;&lt;wsp:rsid wsp:val=&quot;0092101F&quot;/&gt;&lt;wsp:rsid wsp:val=&quot;0092120B&quot;/&gt;&lt;wsp:rsid wsp:val=&quot;009215B7&quot;/&gt;&lt;wsp:rsid wsp:val=&quot;0092186B&quot;/&gt;&lt;wsp:rsid wsp:val=&quot;009226F7&quot;/&gt;&lt;wsp:rsid wsp:val=&quot;00924E43&quot;/&gt;&lt;wsp:rsid wsp:val=&quot;009253FF&quot;/&gt;&lt;wsp:rsid wsp:val=&quot;0092604F&quot;/&gt;&lt;wsp:rsid wsp:val=&quot;00926E9B&quot;/&gt;&lt;wsp:rsid wsp:val=&quot;00927B9B&quot;/&gt;&lt;wsp:rsid wsp:val=&quot;00930095&quot;/&gt;&lt;wsp:rsid wsp:val=&quot;00930F78&quot;/&gt;&lt;wsp:rsid wsp:val=&quot;00931AB2&quot;/&gt;&lt;wsp:rsid wsp:val=&quot;009323DE&quot;/&gt;&lt;wsp:rsid wsp:val=&quot;00933374&quot;/&gt;&lt;wsp:rsid wsp:val=&quot;00933A19&quot;/&gt;&lt;wsp:rsid wsp:val=&quot;00935F38&quot;/&gt;&lt;wsp:rsid wsp:val=&quot;00936A5D&quot;/&gt;&lt;wsp:rsid wsp:val=&quot;00936D43&quot;/&gt;&lt;wsp:rsid wsp:val=&quot;0093774E&quot;/&gt;&lt;wsp:rsid wsp:val=&quot;0094296F&quot;/&gt;&lt;wsp:rsid wsp:val=&quot;009429EE&quot;/&gt;&lt;wsp:rsid wsp:val=&quot;00942D1A&quot;/&gt;&lt;wsp:rsid wsp:val=&quot;00944473&quot;/&gt;&lt;wsp:rsid wsp:val=&quot;00944C73&quot;/&gt;&lt;wsp:rsid wsp:val=&quot;0094663C&quot;/&gt;&lt;wsp:rsid wsp:val=&quot;00946DF6&quot;/&gt;&lt;wsp:rsid wsp:val=&quot;0094728E&quot;/&gt;&lt;wsp:rsid wsp:val=&quot;0095085F&quot;/&gt;&lt;wsp:rsid wsp:val=&quot;009512E1&quot;/&gt;&lt;wsp:rsid wsp:val=&quot;00951F3B&quot;/&gt;&lt;wsp:rsid wsp:val=&quot;00952A71&quot;/&gt;&lt;wsp:rsid wsp:val=&quot;0095313C&quot;/&gt;&lt;wsp:rsid wsp:val=&quot;009539C1&quot;/&gt;&lt;wsp:rsid wsp:val=&quot;00953E2B&quot;/&gt;&lt;wsp:rsid wsp:val=&quot;00955656&quot;/&gt;&lt;wsp:rsid wsp:val=&quot;009558A2&quot;/&gt;&lt;wsp:rsid wsp:val=&quot;00955CFE&quot;/&gt;&lt;wsp:rsid wsp:val=&quot;009569F7&quot;/&gt;&lt;wsp:rsid wsp:val=&quot;009573C3&quot;/&gt;&lt;wsp:rsid wsp:val=&quot;0095787C&quot;/&gt;&lt;wsp:rsid wsp:val=&quot;00961141&quot;/&gt;&lt;wsp:rsid wsp:val=&quot;009623DD&quot;/&gt;&lt;wsp:rsid wsp:val=&quot;009636E0&quot;/&gt;&lt;wsp:rsid wsp:val=&quot;00964CE9&quot;/&gt;&lt;wsp:rsid wsp:val=&quot;00965F22&quot;/&gt;&lt;wsp:rsid wsp:val=&quot;00967C00&quot;/&gt;&lt;wsp:rsid wsp:val=&quot;0097022C&quot;/&gt;&lt;wsp:rsid wsp:val=&quot;00970742&quot;/&gt;&lt;wsp:rsid wsp:val=&quot;00970F6B&quot;/&gt;&lt;wsp:rsid wsp:val=&quot;00971A6D&quot;/&gt;&lt;wsp:rsid wsp:val=&quot;009722C3&quot;/&gt;&lt;wsp:rsid wsp:val=&quot;0097297F&quot;/&gt;&lt;wsp:rsid wsp:val=&quot;00973ED3&quot;/&gt;&lt;wsp:rsid wsp:val=&quot;00974AF2&quot;/&gt;&lt;wsp:rsid wsp:val=&quot;009764FA&quot;/&gt;&lt;wsp:rsid wsp:val=&quot;0097662D&quot;/&gt;&lt;wsp:rsid wsp:val=&quot;009766CF&quot;/&gt;&lt;wsp:rsid wsp:val=&quot;009770D3&quot;/&gt;&lt;wsp:rsid wsp:val=&quot;00977ACF&quot;/&gt;&lt;wsp:rsid wsp:val=&quot;00977C94&quot;/&gt;&lt;wsp:rsid wsp:val=&quot;009804D4&quot;/&gt;&lt;wsp:rsid wsp:val=&quot;009808BB&quot;/&gt;&lt;wsp:rsid wsp:val=&quot;00982E1C&quot;/&gt;&lt;wsp:rsid wsp:val=&quot;00983A90&quot;/&gt;&lt;wsp:rsid wsp:val=&quot;00986A78&quot;/&gt;&lt;wsp:rsid wsp:val=&quot;00986C4B&quot;/&gt;&lt;wsp:rsid wsp:val=&quot;00986DA9&quot;/&gt;&lt;wsp:rsid wsp:val=&quot;0098CD6C&quot;/&gt;&lt;wsp:rsid wsp:val=&quot;00991A08&quot;/&gt;&lt;wsp:rsid wsp:val=&quot;0099203C&quot;/&gt;&lt;wsp:rsid wsp:val=&quot;00993190&quot;/&gt;&lt;wsp:rsid wsp:val=&quot;00994533&quot;/&gt;&lt;wsp:rsid wsp:val=&quot;00994FE2&quot;/&gt;&lt;wsp:rsid wsp:val=&quot;00995FD0&quot;/&gt;&lt;wsp:rsid wsp:val=&quot;00996BDA&quot;/&gt;&lt;wsp:rsid wsp:val=&quot;009972DA&quot;/&gt;&lt;wsp:rsid wsp:val=&quot;009A1D5E&quot;/&gt;&lt;wsp:rsid wsp:val=&quot;009A1EED&quot;/&gt;&lt;wsp:rsid wsp:val=&quot;009A2BD3&quot;/&gt;&lt;wsp:rsid wsp:val=&quot;009A2DDC&quot;/&gt;&lt;wsp:rsid wsp:val=&quot;009A308D&quot;/&gt;&lt;wsp:rsid wsp:val=&quot;009A5653&quot;/&gt;&lt;wsp:rsid wsp:val=&quot;009A5FDF&quot;/&gt;&lt;wsp:rsid wsp:val=&quot;009A6142&quot;/&gt;&lt;wsp:rsid wsp:val=&quot;009A725E&quot;/&gt;&lt;wsp:rsid wsp:val=&quot;009A7884&quot;/&gt;&lt;wsp:rsid wsp:val=&quot;009B0853&quot;/&gt;&lt;wsp:rsid wsp:val=&quot;009B0E09&quot;/&gt;&lt;wsp:rsid wsp:val=&quot;009B10C6&quot;/&gt;&lt;wsp:rsid wsp:val=&quot;009B3A40&quot;/&gt;&lt;wsp:rsid wsp:val=&quot;009B3CB6&quot;/&gt;&lt;wsp:rsid wsp:val=&quot;009B4054&quot;/&gt;&lt;wsp:rsid wsp:val=&quot;009B4164&quot;/&gt;&lt;wsp:rsid wsp:val=&quot;009B4884&quot;/&gt;&lt;wsp:rsid wsp:val=&quot;009B5F4E&quot;/&gt;&lt;wsp:rsid wsp:val=&quot;009B69F5&quot;/&gt;&lt;wsp:rsid wsp:val=&quot;009B6F26&quot;/&gt;&lt;wsp:rsid wsp:val=&quot;009B7963&quot;/&gt;&lt;wsp:rsid wsp:val=&quot;009C0930&quot;/&gt;&lt;wsp:rsid wsp:val=&quot;009C13FA&quot;/&gt;&lt;wsp:rsid wsp:val=&quot;009C31F3&quot;/&gt;&lt;wsp:rsid wsp:val=&quot;009C4813&quot;/&gt;&lt;wsp:rsid wsp:val=&quot;009C51AC&quot;/&gt;&lt;wsp:rsid wsp:val=&quot;009C5F1D&quot;/&gt;&lt;wsp:rsid wsp:val=&quot;009C5F41&quot;/&gt;&lt;wsp:rsid wsp:val=&quot;009C648B&quot;/&gt;&lt;wsp:rsid wsp:val=&quot;009C655D&quot;/&gt;&lt;wsp:rsid wsp:val=&quot;009C6A7A&quot;/&gt;&lt;wsp:rsid wsp:val=&quot;009C7616&quot;/&gt;&lt;wsp:rsid wsp:val=&quot;009C7C03&quot;/&gt;&lt;wsp:rsid wsp:val=&quot;009D01EB&quot;/&gt;&lt;wsp:rsid wsp:val=&quot;009D0C84&quot;/&gt;&lt;wsp:rsid wsp:val=&quot;009D2607&quot;/&gt;&lt;wsp:rsid wsp:val=&quot;009D304B&quot;/&gt;&lt;wsp:rsid wsp:val=&quot;009D4560&quot;/&gt;&lt;wsp:rsid wsp:val=&quot;009D4C81&quot;/&gt;&lt;wsp:rsid wsp:val=&quot;009D4C97&quot;/&gt;&lt;wsp:rsid wsp:val=&quot;009D4F40&quot;/&gt;&lt;wsp:rsid wsp:val=&quot;009D5ABB&quot;/&gt;&lt;wsp:rsid wsp:val=&quot;009D5AD3&quot;/&gt;&lt;wsp:rsid wsp:val=&quot;009D62D2&quot;/&gt;&lt;wsp:rsid wsp:val=&quot;009D69A4&quot;/&gt;&lt;wsp:rsid wsp:val=&quot;009E1007&quot;/&gt;&lt;wsp:rsid wsp:val=&quot;009E1D7A&quot;/&gt;&lt;wsp:rsid wsp:val=&quot;009E2547&quot;/&gt;&lt;wsp:rsid wsp:val=&quot;009E2C14&quot;/&gt;&lt;wsp:rsid wsp:val=&quot;009E3937&quot;/&gt;&lt;wsp:rsid wsp:val=&quot;009E4302&quot;/&gt;&lt;wsp:rsid wsp:val=&quot;009E47AF&quot;/&gt;&lt;wsp:rsid wsp:val=&quot;009E59D4&quot;/&gt;&lt;wsp:rsid wsp:val=&quot;009E7F67&quot;/&gt;&lt;wsp:rsid wsp:val=&quot;009F0E4A&quot;/&gt;&lt;wsp:rsid wsp:val=&quot;009F0EBC&quot;/&gt;&lt;wsp:rsid wsp:val=&quot;009F2570&quot;/&gt;&lt;wsp:rsid wsp:val=&quot;009F4FA9&quot;/&gt;&lt;wsp:rsid wsp:val=&quot;009F5366&quot;/&gt;&lt;wsp:rsid wsp:val=&quot;00A00BA3&quot;/&gt;&lt;wsp:rsid wsp:val=&quot;00A00F3E&quot;/&gt;&lt;wsp:rsid wsp:val=&quot;00A0146C&quot;/&gt;&lt;wsp:rsid wsp:val=&quot;00A019FC&quot;/&gt;&lt;wsp:rsid wsp:val=&quot;00A01A88&quot;/&gt;&lt;wsp:rsid wsp:val=&quot;00A039BF&quot;/&gt;&lt;wsp:rsid wsp:val=&quot;00A03E2D&quot;/&gt;&lt;wsp:rsid wsp:val=&quot;00A0419F&quot;/&gt;&lt;wsp:rsid wsp:val=&quot;00A04952&quot;/&gt;&lt;wsp:rsid wsp:val=&quot;00A04CC2&quot;/&gt;&lt;wsp:rsid wsp:val=&quot;00A05CB7&quot;/&gt;&lt;wsp:rsid wsp:val=&quot;00A07038&quot;/&gt;&lt;wsp:rsid wsp:val=&quot;00A0796B&quot;/&gt;&lt;wsp:rsid wsp:val=&quot;00A10DBC&quot;/&gt;&lt;wsp:rsid wsp:val=&quot;00A119AD&quot;/&gt;&lt;wsp:rsid wsp:val=&quot;00A11CD3&quot;/&gt;&lt;wsp:rsid wsp:val=&quot;00A121CB&quot;/&gt;&lt;wsp:rsid wsp:val=&quot;00A12C9E&quot;/&gt;&lt;wsp:rsid wsp:val=&quot;00A12CB7&quot;/&gt;&lt;wsp:rsid wsp:val=&quot;00A13094&quot;/&gt;&lt;wsp:rsid wsp:val=&quot;00A136BC&quot;/&gt;&lt;wsp:rsid wsp:val=&quot;00A138EC&quot;/&gt;&lt;wsp:rsid wsp:val=&quot;00A145A0&quot;/&gt;&lt;wsp:rsid wsp:val=&quot;00A1461E&quot;/&gt;&lt;wsp:rsid wsp:val=&quot;00A146FE&quot;/&gt;&lt;wsp:rsid wsp:val=&quot;00A15869&quot;/&gt;&lt;wsp:rsid wsp:val=&quot;00A16364&quot;/&gt;&lt;wsp:rsid wsp:val=&quot;00A20618&quot;/&gt;&lt;wsp:rsid wsp:val=&quot;00A21FC8&quot;/&gt;&lt;wsp:rsid wsp:val=&quot;00A23E48&quot;/&gt;&lt;wsp:rsid wsp:val=&quot;00A246B5&quot;/&gt;&lt;wsp:rsid wsp:val=&quot;00A24D56&quot;/&gt;&lt;wsp:rsid wsp:val=&quot;00A2587B&quot;/&gt;&lt;wsp:rsid wsp:val=&quot;00A30A20&quot;/&gt;&lt;wsp:rsid wsp:val=&quot;00A3185B&quot;/&gt;&lt;wsp:rsid wsp:val=&quot;00A319D9&quot;/&gt;&lt;wsp:rsid wsp:val=&quot;00A3266E&quot;/&gt;&lt;wsp:rsid wsp:val=&quot;00A32923&quot;/&gt;&lt;wsp:rsid wsp:val=&quot;00A33CD2&quot;/&gt;&lt;wsp:rsid wsp:val=&quot;00A3556F&quot;/&gt;&lt;wsp:rsid wsp:val=&quot;00A3576B&quot;/&gt;&lt;wsp:rsid wsp:val=&quot;00A40239&quot;/&gt;&lt;wsp:rsid wsp:val=&quot;00A411F4&quot;/&gt;&lt;wsp:rsid wsp:val=&quot;00A413A0&quot;/&gt;&lt;wsp:rsid wsp:val=&quot;00A4158F&quot;/&gt;&lt;wsp:rsid wsp:val=&quot;00A429D5&quot;/&gt;&lt;wsp:rsid wsp:val=&quot;00A431E3&quot;/&gt;&lt;wsp:rsid wsp:val=&quot;00A431F0&quot;/&gt;&lt;wsp:rsid wsp:val=&quot;00A44D9A&quot;/&gt;&lt;wsp:rsid wsp:val=&quot;00A44FBB&quot;/&gt;&lt;wsp:rsid wsp:val=&quot;00A4688E&quot;/&gt;&lt;wsp:rsid wsp:val=&quot;00A468E5&quot;/&gt;&lt;wsp:rsid wsp:val=&quot;00A46941&quot;/&gt;&lt;wsp:rsid wsp:val=&quot;00A46BD9&quot;/&gt;&lt;wsp:rsid wsp:val=&quot;00A47179&quot;/&gt;&lt;wsp:rsid wsp:val=&quot;00A5379F&quot;/&gt;&lt;wsp:rsid wsp:val=&quot;00A54161&quot;/&gt;&lt;wsp:rsid wsp:val=&quot;00A54F82&quot;/&gt;&lt;wsp:rsid wsp:val=&quot;00A567ED&quot;/&gt;&lt;wsp:rsid wsp:val=&quot;00A571F1&quot;/&gt;&lt;wsp:rsid wsp:val=&quot;00A610D2&quot;/&gt;&lt;wsp:rsid wsp:val=&quot;00A61A24&quot;/&gt;&lt;wsp:rsid wsp:val=&quot;00A622A7&quot;/&gt;&lt;wsp:rsid wsp:val=&quot;00A62591&quot;/&gt;&lt;wsp:rsid wsp:val=&quot;00A62E8C&quot;/&gt;&lt;wsp:rsid wsp:val=&quot;00A632DA&quot;/&gt;&lt;wsp:rsid wsp:val=&quot;00A63CAE&quot;/&gt;&lt;wsp:rsid wsp:val=&quot;00A66E8A&quot;/&gt;&lt;wsp:rsid wsp:val=&quot;00A67706&quot;/&gt;&lt;wsp:rsid wsp:val=&quot;00A7013A&quot;/&gt;&lt;wsp:rsid wsp:val=&quot;00A711B5&quot;/&gt;&lt;wsp:rsid wsp:val=&quot;00A71317&quot;/&gt;&lt;wsp:rsid wsp:val=&quot;00A7182B&quot;/&gt;&lt;wsp:rsid wsp:val=&quot;00A71A6B&quot;/&gt;&lt;wsp:rsid wsp:val=&quot;00A71AA8&quot;/&gt;&lt;wsp:rsid wsp:val=&quot;00A73495&quot;/&gt;&lt;wsp:rsid wsp:val=&quot;00A75017&quot;/&gt;&lt;wsp:rsid wsp:val=&quot;00A7606F&quot;/&gt;&lt;wsp:rsid wsp:val=&quot;00A760A0&quot;/&gt;&lt;wsp:rsid wsp:val=&quot;00A7638E&quot;/&gt;&lt;wsp:rsid wsp:val=&quot;00A77329&quot;/&gt;&lt;wsp:rsid wsp:val=&quot;00A777E4&quot;/&gt;&lt;wsp:rsid wsp:val=&quot;00A77D65&quot;/&gt;&lt;wsp:rsid wsp:val=&quot;00A77DA3&quot;/&gt;&lt;wsp:rsid wsp:val=&quot;00A80A53&quot;/&gt;&lt;wsp:rsid wsp:val=&quot;00A81565&quot;/&gt;&lt;wsp:rsid wsp:val=&quot;00A816C7&quot;/&gt;&lt;wsp:rsid wsp:val=&quot;00A8197E&quot;/&gt;&lt;wsp:rsid wsp:val=&quot;00A81B17&quot;/&gt;&lt;wsp:rsid wsp:val=&quot;00A82DCF&quot;/&gt;&lt;wsp:rsid wsp:val=&quot;00A8351F&quot;/&gt;&lt;wsp:rsid wsp:val=&quot;00A83A3F&quot;/&gt;&lt;wsp:rsid wsp:val=&quot;00A83DC7&quot;/&gt;&lt;wsp:rsid wsp:val=&quot;00A85B9D&quot;/&gt;&lt;wsp:rsid wsp:val=&quot;00A86B29&quot;/&gt;&lt;wsp:rsid wsp:val=&quot;00A86BEE&quot;/&gt;&lt;wsp:rsid wsp:val=&quot;00A86CFD&quot;/&gt;&lt;wsp:rsid wsp:val=&quot;00A90952&quot;/&gt;&lt;wsp:rsid wsp:val=&quot;00A9127B&quot;/&gt;&lt;wsp:rsid wsp:val=&quot;00A935A9&quot;/&gt;&lt;wsp:rsid wsp:val=&quot;00A93728&quot;/&gt;&lt;wsp:rsid wsp:val=&quot;00A94424&quot;/&gt;&lt;wsp:rsid wsp:val=&quot;00A95C4D&quot;/&gt;&lt;wsp:rsid wsp:val=&quot;00AA0755&quot;/&gt;&lt;wsp:rsid wsp:val=&quot;00AA321E&quot;/&gt;&lt;wsp:rsid wsp:val=&quot;00AA459E&quot;/&gt;&lt;wsp:rsid wsp:val=&quot;00AA4858&quot;/&gt;&lt;wsp:rsid wsp:val=&quot;00AA53AD&quot;/&gt;&lt;wsp:rsid wsp:val=&quot;00AA5A54&quot;/&gt;&lt;wsp:rsid wsp:val=&quot;00AA5ABE&quot;/&gt;&lt;wsp:rsid wsp:val=&quot;00AA5AC0&quot;/&gt;&lt;wsp:rsid wsp:val=&quot;00AA7FDD&quot;/&gt;&lt;wsp:rsid wsp:val=&quot;00AAC1E1&quot;/&gt;&lt;wsp:rsid wsp:val=&quot;00AB02B8&quot;/&gt;&lt;wsp:rsid wsp:val=&quot;00AB0A6D&quot;/&gt;&lt;wsp:rsid wsp:val=&quot;00AB13F3&quot;/&gt;&lt;wsp:rsid wsp:val=&quot;00AB4353&quot;/&gt;&lt;wsp:rsid wsp:val=&quot;00AB46CE&quot;/&gt;&lt;wsp:rsid wsp:val=&quot;00AB46E4&quot;/&gt;&lt;wsp:rsid wsp:val=&quot;00AB516D&quot;/&gt;&lt;wsp:rsid wsp:val=&quot;00AB5A88&quot;/&gt;&lt;wsp:rsid wsp:val=&quot;00AB5AD5&quot;/&gt;&lt;wsp:rsid wsp:val=&quot;00AB62C0&quot;/&gt;&lt;wsp:rsid wsp:val=&quot;00AB6FA2&quot;/&gt;&lt;wsp:rsid wsp:val=&quot;00AC06D5&quot;/&gt;&lt;wsp:rsid wsp:val=&quot;00AC08D3&quot;/&gt;&lt;wsp:rsid wsp:val=&quot;00AC0AA2&quot;/&gt;&lt;wsp:rsid wsp:val=&quot;00AC155A&quot;/&gt;&lt;wsp:rsid wsp:val=&quot;00AC2589&quot;/&gt;&lt;wsp:rsid wsp:val=&quot;00AC29CD&quot;/&gt;&lt;wsp:rsid wsp:val=&quot;00AC384C&quot;/&gt;&lt;wsp:rsid wsp:val=&quot;00AC389F&quot;/&gt;&lt;wsp:rsid wsp:val=&quot;00AC391F&quot;/&gt;&lt;wsp:rsid wsp:val=&quot;00AC3C1D&quot;/&gt;&lt;wsp:rsid wsp:val=&quot;00AC3F3D&quot;/&gt;&lt;wsp:rsid wsp:val=&quot;00AD08E1&quot;/&gt;&lt;wsp:rsid wsp:val=&quot;00AD1011&quot;/&gt;&lt;wsp:rsid wsp:val=&quot;00AD1A80&quot;/&gt;&lt;wsp:rsid wsp:val=&quot;00AD365F&quot;/&gt;&lt;wsp:rsid wsp:val=&quot;00AD3CB6&quot;/&gt;&lt;wsp:rsid wsp:val=&quot;00AD4832&quot;/&gt;&lt;wsp:rsid wsp:val=&quot;00AD4FA3&quot;/&gt;&lt;wsp:rsid wsp:val=&quot;00AD6215&quot;/&gt;&lt;wsp:rsid wsp:val=&quot;00AD7AE8&quot;/&gt;&lt;wsp:rsid wsp:val=&quot;00AE0D1D&quot;/&gt;&lt;wsp:rsid wsp:val=&quot;00AE1311&quot;/&gt;&lt;wsp:rsid wsp:val=&quot;00AE1AF9&quot;/&gt;&lt;wsp:rsid wsp:val=&quot;00AE254E&quot;/&gt;&lt;wsp:rsid wsp:val=&quot;00AE2E49&quot;/&gt;&lt;wsp:rsid wsp:val=&quot;00AE3F5B&quot;/&gt;&lt;wsp:rsid wsp:val=&quot;00AE4213&quot;/&gt;&lt;wsp:rsid wsp:val=&quot;00AE4708&quot;/&gt;&lt;wsp:rsid wsp:val=&quot;00AE5E1C&quot;/&gt;&lt;wsp:rsid wsp:val=&quot;00AE718E&quot;/&gt;&lt;wsp:rsid wsp:val=&quot;00AF0812&quot;/&gt;&lt;wsp:rsid wsp:val=&quot;00AF2175&quot;/&gt;&lt;wsp:rsid wsp:val=&quot;00AF2434&quot;/&gt;&lt;wsp:rsid wsp:val=&quot;00AF28FA&quot;/&gt;&lt;wsp:rsid wsp:val=&quot;00AF359C&quot;/&gt;&lt;wsp:rsid wsp:val=&quot;00AF4332&quot;/&gt;&lt;wsp:rsid wsp:val=&quot;00AF5632&quot;/&gt;&lt;wsp:rsid wsp:val=&quot;00AF7005&quot;/&gt;&lt;wsp:rsid wsp:val=&quot;00AF76B1&quot;/&gt;&lt;wsp:rsid wsp:val=&quot;00B007CA&quot;/&gt;&lt;wsp:rsid wsp:val=&quot;00B00A1D&quot;/&gt;&lt;wsp:rsid wsp:val=&quot;00B019B7&quot;/&gt;&lt;wsp:rsid wsp:val=&quot;00B01C48&quot;/&gt;&lt;wsp:rsid wsp:val=&quot;00B02922&quot;/&gt;&lt;wsp:rsid wsp:val=&quot;00B0330C&quot;/&gt;&lt;wsp:rsid wsp:val=&quot;00B05F95&quot;/&gt;&lt;wsp:rsid wsp:val=&quot;00B067E6&quot;/&gt;&lt;wsp:rsid wsp:val=&quot;00B06FB8&quot;/&gt;&lt;wsp:rsid wsp:val=&quot;00B07772&quot;/&gt;&lt;wsp:rsid wsp:val=&quot;00B1054C&quot;/&gt;&lt;wsp:rsid wsp:val=&quot;00B106AF&quot;/&gt;&lt;wsp:rsid wsp:val=&quot;00B10843&quot;/&gt;&lt;wsp:rsid wsp:val=&quot;00B1088B&quot;/&gt;&lt;wsp:rsid wsp:val=&quot;00B133EC&quot;/&gt;&lt;wsp:rsid wsp:val=&quot;00B13AA3&quot;/&gt;&lt;wsp:rsid wsp:val=&quot;00B13FCD&quot;/&gt;&lt;wsp:rsid wsp:val=&quot;00B14390&quot;/&gt;&lt;wsp:rsid wsp:val=&quot;00B147F0&quot;/&gt;&lt;wsp:rsid wsp:val=&quot;00B14FD1&quot;/&gt;&lt;wsp:rsid wsp:val=&quot;00B1674C&quot;/&gt;&lt;wsp:rsid wsp:val=&quot;00B174B3&quot;/&gt;&lt;wsp:rsid wsp:val=&quot;00B178AF&quot;/&gt;&lt;wsp:rsid wsp:val=&quot;00B221CC&quot;/&gt;&lt;wsp:rsid wsp:val=&quot;00B2299E&quot;/&gt;&lt;wsp:rsid wsp:val=&quot;00B22A48&quot;/&gt;&lt;wsp:rsid wsp:val=&quot;00B2307C&quot;/&gt;&lt;wsp:rsid wsp:val=&quot;00B231A3&quot;/&gt;&lt;wsp:rsid wsp:val=&quot;00B2481E&quot;/&gt;&lt;wsp:rsid wsp:val=&quot;00B26107&quot;/&gt;&lt;wsp:rsid wsp:val=&quot;00B264C3&quot;/&gt;&lt;wsp:rsid wsp:val=&quot;00B26CE9&quot;/&gt;&lt;wsp:rsid wsp:val=&quot;00B26F9C&quot;/&gt;&lt;wsp:rsid wsp:val=&quot;00B274A6&quot;/&gt;&lt;wsp:rsid wsp:val=&quot;00B2760C&quot;/&gt;&lt;wsp:rsid wsp:val=&quot;00B276AD&quot;/&gt;&lt;wsp:rsid wsp:val=&quot;00B30052&quot;/&gt;&lt;wsp:rsid wsp:val=&quot;00B30053&quot;/&gt;&lt;wsp:rsid wsp:val=&quot;00B32398&quot;/&gt;&lt;wsp:rsid wsp:val=&quot;00B35373&quot;/&gt;&lt;wsp:rsid wsp:val=&quot;00B357A7&quot;/&gt;&lt;wsp:rsid wsp:val=&quot;00B37AD2&quot;/&gt;&lt;wsp:rsid wsp:val=&quot;00B40606&quot;/&gt;&lt;wsp:rsid wsp:val=&quot;00B41C6E&quot;/&gt;&lt;wsp:rsid wsp:val=&quot;00B41DF5&quot;/&gt;&lt;wsp:rsid wsp:val=&quot;00B4235E&quot;/&gt;&lt;wsp:rsid wsp:val=&quot;00B43515&quot;/&gt;&lt;wsp:rsid wsp:val=&quot;00B44175&quot;/&gt;&lt;wsp:rsid wsp:val=&quot;00B45C9B&quot;/&gt;&lt;wsp:rsid wsp:val=&quot;00B46072&quot;/&gt;&lt;wsp:rsid wsp:val=&quot;00B46510&quot;/&gt;&lt;wsp:rsid wsp:val=&quot;00B4673D&quot;/&gt;&lt;wsp:rsid wsp:val=&quot;00B4680A&quot;/&gt;&lt;wsp:rsid wsp:val=&quot;00B472EB&quot;/&gt;&lt;wsp:rsid wsp:val=&quot;00B47B03&quot;/&gt;&lt;wsp:rsid wsp:val=&quot;00B51B3C&quot;/&gt;&lt;wsp:rsid wsp:val=&quot;00B51E68&quot;/&gt;&lt;wsp:rsid wsp:val=&quot;00B51FB3&quot;/&gt;&lt;wsp:rsid wsp:val=&quot;00B5282E&quot;/&gt;&lt;wsp:rsid wsp:val=&quot;00B53554&quot;/&gt;&lt;wsp:rsid wsp:val=&quot;00B538CF&quot;/&gt;&lt;wsp:rsid wsp:val=&quot;00B53E5F&quot;/&gt;&lt;wsp:rsid wsp:val=&quot;00B53ED8&quot;/&gt;&lt;wsp:rsid wsp:val=&quot;00B54A66&quot;/&gt;&lt;wsp:rsid wsp:val=&quot;00B56691&quot;/&gt;&lt;wsp:rsid wsp:val=&quot;00B56D2F&quot;/&gt;&lt;wsp:rsid wsp:val=&quot;00B57610&quot;/&gt;&lt;wsp:rsid wsp:val=&quot;00B622C1&quot;/&gt;&lt;wsp:rsid wsp:val=&quot;00B634A0&quot;/&gt;&lt;wsp:rsid wsp:val=&quot;00B64BC4&quot;/&gt;&lt;wsp:rsid wsp:val=&quot;00B65BE4&quot;/&gt;&lt;wsp:rsid wsp:val=&quot;00B67332&quot;/&gt;&lt;wsp:rsid wsp:val=&quot;00B70F45&quot;/&gt;&lt;wsp:rsid wsp:val=&quot;00B713E7&quot;/&gt;&lt;wsp:rsid wsp:val=&quot;00B71EC9&quot;/&gt;&lt;wsp:rsid wsp:val=&quot;00B72797&quot;/&gt;&lt;wsp:rsid wsp:val=&quot;00B7368C&quot;/&gt;&lt;wsp:rsid wsp:val=&quot;00B7548C&quot;/&gt;&lt;wsp:rsid wsp:val=&quot;00B75836&quot;/&gt;&lt;wsp:rsid wsp:val=&quot;00B7609D&quot;/&gt;&lt;wsp:rsid wsp:val=&quot;00B767A3&quot;/&gt;&lt;wsp:rsid wsp:val=&quot;00B76C1F&quot;/&gt;&lt;wsp:rsid wsp:val=&quot;00B77677&quot;/&gt;&lt;wsp:rsid wsp:val=&quot;00B777D1&quot;/&gt;&lt;wsp:rsid wsp:val=&quot;00B7785A&quot;/&gt;&lt;wsp:rsid wsp:val=&quot;00B81017&quot;/&gt;&lt;wsp:rsid wsp:val=&quot;00B81A37&quot;/&gt;&lt;wsp:rsid wsp:val=&quot;00B82DDA&quot;/&gt;&lt;wsp:rsid wsp:val=&quot;00B83126&quot;/&gt;&lt;wsp:rsid wsp:val=&quot;00B8312E&quot;/&gt;&lt;wsp:rsid wsp:val=&quot;00B834D6&quot;/&gt;&lt;wsp:rsid wsp:val=&quot;00B83861&quot;/&gt;&lt;wsp:rsid wsp:val=&quot;00B84049&quot;/&gt;&lt;wsp:rsid wsp:val=&quot;00B84837&quot;/&gt;&lt;wsp:rsid wsp:val=&quot;00B85764&quot;/&gt;&lt;wsp:rsid wsp:val=&quot;00B85794&quot;/&gt;&lt;wsp:rsid wsp:val=&quot;00B866AD&quot;/&gt;&lt;wsp:rsid wsp:val=&quot;00B86D50&quot;/&gt;&lt;wsp:rsid wsp:val=&quot;00B86F5C&quot;/&gt;&lt;wsp:rsid wsp:val=&quot;00B913E3&quot;/&gt;&lt;wsp:rsid wsp:val=&quot;00B9308F&quot;/&gt;&lt;wsp:rsid wsp:val=&quot;00B934BC&quot;/&gt;&lt;wsp:rsid wsp:val=&quot;00B941ED&quot;/&gt;&lt;wsp:rsid wsp:val=&quot;00B945B6&quot;/&gt;&lt;wsp:rsid wsp:val=&quot;00B951FB&quot;/&gt;&lt;wsp:rsid wsp:val=&quot;00B9580A&quot;/&gt;&lt;wsp:rsid wsp:val=&quot;00B95E9E&quot;/&gt;&lt;wsp:rsid wsp:val=&quot;00B963D6&quot;/&gt;&lt;wsp:rsid wsp:val=&quot;00B965D2&quot;/&gt;&lt;wsp:rsid wsp:val=&quot;00B966F2&quot;/&gt;&lt;wsp:rsid wsp:val=&quot;00B97116&quot;/&gt;&lt;wsp:rsid wsp:val=&quot;00B97976&quot;/&gt;&lt;wsp:rsid wsp:val=&quot;00B9E4BF&quot;/&gt;&lt;wsp:rsid wsp:val=&quot;00BA0CE8&quot;/&gt;&lt;wsp:rsid wsp:val=&quot;00BA1427&quot;/&gt;&lt;wsp:rsid wsp:val=&quot;00BA15AE&quot;/&gt;&lt;wsp:rsid wsp:val=&quot;00BA1B0B&quot;/&gt;&lt;wsp:rsid wsp:val=&quot;00BA227B&quot;/&gt;&lt;wsp:rsid wsp:val=&quot;00BA2D2E&quot;/&gt;&lt;wsp:rsid wsp:val=&quot;00BA3056&quot;/&gt;&lt;wsp:rsid wsp:val=&quot;00BA3D1F&quot;/&gt;&lt;wsp:rsid wsp:val=&quot;00BA4216&quot;/&gt;&lt;wsp:rsid wsp:val=&quot;00BA42A3&quot;/&gt;&lt;wsp:rsid wsp:val=&quot;00BA4495&quot;/&gt;&lt;wsp:rsid wsp:val=&quot;00BA5E7F&quot;/&gt;&lt;wsp:rsid wsp:val=&quot;00BB2217&quot;/&gt;&lt;wsp:rsid wsp:val=&quot;00BB2557&quot;/&gt;&lt;wsp:rsid wsp:val=&quot;00BB4165&quot;/&gt;&lt;wsp:rsid wsp:val=&quot;00BB42EB&quot;/&gt;&lt;wsp:rsid wsp:val=&quot;00BB4503&quot;/&gt;&lt;wsp:rsid wsp:val=&quot;00BB4C32&quot;/&gt;&lt;wsp:rsid wsp:val=&quot;00BB5146&quot;/&gt;&lt;wsp:rsid wsp:val=&quot;00BB6ACB&quot;/&gt;&lt;wsp:rsid wsp:val=&quot;00BB6CB0&quot;/&gt;&lt;wsp:rsid wsp:val=&quot;00BB6D78&quot;/&gt;&lt;wsp:rsid wsp:val=&quot;00BB7988&quot;/&gt;&lt;wsp:rsid wsp:val=&quot;00BB7E59&quot;/&gt;&lt;wsp:rsid wsp:val=&quot;00BC1B49&quot;/&gt;&lt;wsp:rsid wsp:val=&quot;00BC253E&quot;/&gt;&lt;wsp:rsid wsp:val=&quot;00BC2889&quot;/&gt;&lt;wsp:rsid wsp:val=&quot;00BC3173&quot;/&gt;&lt;wsp:rsid wsp:val=&quot;00BC3443&quot;/&gt;&lt;wsp:rsid wsp:val=&quot;00BC41DB&quot;/&gt;&lt;wsp:rsid wsp:val=&quot;00BC5991&quot;/&gt;&lt;wsp:rsid wsp:val=&quot;00BC62F9&quot;/&gt;&lt;wsp:rsid wsp:val=&quot;00BC67BD&quot;/&gt;&lt;wsp:rsid wsp:val=&quot;00BC73A3&quot;/&gt;&lt;wsp:rsid wsp:val=&quot;00BC76CA&quot;/&gt;&lt;wsp:rsid wsp:val=&quot;00BC7BBB&quot;/&gt;&lt;wsp:rsid wsp:val=&quot;00BD054D&quot;/&gt;&lt;wsp:rsid wsp:val=&quot;00BD2766&quot;/&gt;&lt;wsp:rsid wsp:val=&quot;00BD3FEA&quot;/&gt;&lt;wsp:rsid wsp:val=&quot;00BD4417&quot;/&gt;&lt;wsp:rsid wsp:val=&quot;00BD49BE&quot;/&gt;&lt;wsp:rsid wsp:val=&quot;00BD539E&quot;/&gt;&lt;wsp:rsid wsp:val=&quot;00BD551F&quot;/&gt;&lt;wsp:rsid wsp:val=&quot;00BD6556&quot;/&gt;&lt;wsp:rsid wsp:val=&quot;00BD6613&quot;/&gt;&lt;wsp:rsid wsp:val=&quot;00BD66D4&quot;/&gt;&lt;wsp:rsid wsp:val=&quot;00BD67A5&quot;/&gt;&lt;wsp:rsid wsp:val=&quot;00BD6ED1&quot;/&gt;&lt;wsp:rsid wsp:val=&quot;00BE18BB&quot;/&gt;&lt;wsp:rsid wsp:val=&quot;00BE1A1D&quot;/&gt;&lt;wsp:rsid wsp:val=&quot;00BE2431&quot;/&gt;&lt;wsp:rsid wsp:val=&quot;00BE260E&quot;/&gt;&lt;wsp:rsid wsp:val=&quot;00BE3212&quot;/&gt;&lt;wsp:rsid wsp:val=&quot;00BE3D81&quot;/&gt;&lt;wsp:rsid wsp:val=&quot;00BE4364&quot;/&gt;&lt;wsp:rsid wsp:val=&quot;00BE452D&quot;/&gt;&lt;wsp:rsid wsp:val=&quot;00BE4A40&quot;/&gt;&lt;wsp:rsid wsp:val=&quot;00BE6A4D&quot;/&gt;&lt;wsp:rsid wsp:val=&quot;00BE7D9E&quot;/&gt;&lt;wsp:rsid wsp:val=&quot;00BF05BD&quot;/&gt;&lt;wsp:rsid wsp:val=&quot;00BF0C68&quot;/&gt;&lt;wsp:rsid wsp:val=&quot;00BF21E3&quot;/&gt;&lt;wsp:rsid wsp:val=&quot;00BF2490&quot;/&gt;&lt;wsp:rsid wsp:val=&quot;00BF2769&quot;/&gt;&lt;wsp:rsid wsp:val=&quot;00BF3227&quot;/&gt;&lt;wsp:rsid wsp:val=&quot;00BF4646&quot;/&gt;&lt;wsp:rsid wsp:val=&quot;00BF5728&quot;/&gt;&lt;wsp:rsid wsp:val=&quot;00BF5EAB&quot;/&gt;&lt;wsp:rsid wsp:val=&quot;00BF63BE&quot;/&gt;&lt;wsp:rsid wsp:val=&quot;00C00452&quot;/&gt;&lt;wsp:rsid wsp:val=&quot;00C031CA&quot;/&gt;&lt;wsp:rsid wsp:val=&quot;00C03C82&quot;/&gt;&lt;wsp:rsid wsp:val=&quot;00C04A2A&quot;/&gt;&lt;wsp:rsid wsp:val=&quot;00C05A4D&quot;/&gt;&lt;wsp:rsid wsp:val=&quot;00C05C70&quot;/&gt;&lt;wsp:rsid wsp:val=&quot;00C05CEB&quot;/&gt;&lt;wsp:rsid wsp:val=&quot;00C069E2&quot;/&gt;&lt;wsp:rsid wsp:val=&quot;00C06E7B&quot;/&gt;&lt;wsp:rsid wsp:val=&quot;00C0783F&quot;/&gt;&lt;wsp:rsid wsp:val=&quot;00C07B3A&quot;/&gt;&lt;wsp:rsid wsp:val=&quot;00C10A3F&quot;/&gt;&lt;wsp:rsid wsp:val=&quot;00C11148&quot;/&gt;&lt;wsp:rsid wsp:val=&quot;00C11FFF&quot;/&gt;&lt;wsp:rsid wsp:val=&quot;00C12CB9&quot;/&gt;&lt;wsp:rsid wsp:val=&quot;00C14EA7&quot;/&gt;&lt;wsp:rsid wsp:val=&quot;00C15327&quot;/&gt;&lt;wsp:rsid wsp:val=&quot;00C156C1&quot;/&gt;&lt;wsp:rsid wsp:val=&quot;00C163C7&quot;/&gt;&lt;wsp:rsid wsp:val=&quot;00C20652&quot;/&gt;&lt;wsp:rsid wsp:val=&quot;00C230E7&quot;/&gt;&lt;wsp:rsid wsp:val=&quot;00C234D4&quot;/&gt;&lt;wsp:rsid wsp:val=&quot;00C23626&quot;/&gt;&lt;wsp:rsid wsp:val=&quot;00C242AC&quot;/&gt;&lt;wsp:rsid wsp:val=&quot;00C2448A&quot;/&gt;&lt;wsp:rsid wsp:val=&quot;00C24631&quot;/&gt;&lt;wsp:rsid wsp:val=&quot;00C25F6B&quot;/&gt;&lt;wsp:rsid wsp:val=&quot;00C26D2A&quot;/&gt;&lt;wsp:rsid wsp:val=&quot;00C26F5D&quot;/&gt;&lt;wsp:rsid wsp:val=&quot;00C27245&quot;/&gt;&lt;wsp:rsid wsp:val=&quot;00C27C6B&quot;/&gt;&lt;wsp:rsid wsp:val=&quot;00C3034C&quot;/&gt;&lt;wsp:rsid wsp:val=&quot;00C3066E&quot;/&gt;&lt;wsp:rsid wsp:val=&quot;00C30714&quot;/&gt;&lt;wsp:rsid wsp:val=&quot;00C3135A&quot;/&gt;&lt;wsp:rsid wsp:val=&quot;00C339D7&quot;/&gt;&lt;wsp:rsid wsp:val=&quot;00C33B8B&quot;/&gt;&lt;wsp:rsid wsp:val=&quot;00C33E6E&quot;/&gt;&lt;wsp:rsid wsp:val=&quot;00C36C08&quot;/&gt;&lt;wsp:rsid wsp:val=&quot;00C3756F&quot;/&gt;&lt;wsp:rsid wsp:val=&quot;00C377C2&quot;/&gt;&lt;wsp:rsid wsp:val=&quot;00C40524&quot;/&gt;&lt;wsp:rsid wsp:val=&quot;00C4112E&quot;/&gt;&lt;wsp:rsid wsp:val=&quot;00C41744&quot;/&gt;&lt;wsp:rsid wsp:val=&quot;00C42F2E&quot;/&gt;&lt;wsp:rsid wsp:val=&quot;00C436F9&quot;/&gt;&lt;wsp:rsid wsp:val=&quot;00C43782&quot;/&gt;&lt;wsp:rsid wsp:val=&quot;00C4382E&quot;/&gt;&lt;wsp:rsid wsp:val=&quot;00C439BC&quot;/&gt;&lt;wsp:rsid wsp:val=&quot;00C44613&quot;/&gt;&lt;wsp:rsid wsp:val=&quot;00C4504E&quot;/&gt;&lt;wsp:rsid wsp:val=&quot;00C455CF&quot;/&gt;&lt;wsp:rsid wsp:val=&quot;00C45F7A&quot;/&gt;&lt;wsp:rsid wsp:val=&quot;00C50660&quot;/&gt;&lt;wsp:rsid wsp:val=&quot;00C51C01&quot;/&gt;&lt;wsp:rsid wsp:val=&quot;00C51E46&quot;/&gt;&lt;wsp:rsid wsp:val=&quot;00C52454&quot;/&gt;&lt;wsp:rsid wsp:val=&quot;00C52637&quot;/&gt;&lt;wsp:rsid wsp:val=&quot;00C52B84&quot;/&gt;&lt;wsp:rsid wsp:val=&quot;00C53601&quot;/&gt;&lt;wsp:rsid wsp:val=&quot;00C538C1&quot;/&gt;&lt;wsp:rsid wsp:val=&quot;00C53BA9&quot;/&gt;&lt;wsp:rsid wsp:val=&quot;00C541CF&quot;/&gt;&lt;wsp:rsid wsp:val=&quot;00C544B7&quot;/&gt;&lt;wsp:rsid wsp:val=&quot;00C5463E&quot;/&gt;&lt;wsp:rsid wsp:val=&quot;00C55417&quot;/&gt;&lt;wsp:rsid wsp:val=&quot;00C5678C&quot;/&gt;&lt;wsp:rsid wsp:val=&quot;00C56827&quot;/&gt;&lt;wsp:rsid wsp:val=&quot;00C60108&quot;/&gt;&lt;wsp:rsid wsp:val=&quot;00C610D6&quot;/&gt;&lt;wsp:rsid wsp:val=&quot;00C619B2&quot;/&gt;&lt;wsp:rsid wsp:val=&quot;00C62447&quot;/&gt;&lt;wsp:rsid wsp:val=&quot;00C636FE&quot;/&gt;&lt;wsp:rsid wsp:val=&quot;00C63CD4&quot;/&gt;&lt;wsp:rsid wsp:val=&quot;00C6418D&quot;/&gt;&lt;wsp:rsid wsp:val=&quot;00C649D9&quot;/&gt;&lt;wsp:rsid wsp:val=&quot;00C64BB6&quot;/&gt;&lt;wsp:rsid wsp:val=&quot;00C64CC3&quot;/&gt;&lt;wsp:rsid wsp:val=&quot;00C651BD&quot;/&gt;&lt;wsp:rsid wsp:val=&quot;00C66E07&quot;/&gt;&lt;wsp:rsid wsp:val=&quot;00C6775B&quot;/&gt;&lt;wsp:rsid wsp:val=&quot;00C67849&quot;/&gt;&lt;wsp:rsid wsp:val=&quot;00C6BE51&quot;/&gt;&lt;wsp:rsid wsp:val=&quot;00C70572&quot;/&gt;&lt;wsp:rsid wsp:val=&quot;00C70972&quot;/&gt;&lt;wsp:rsid wsp:val=&quot;00C71107&quot;/&gt;&lt;wsp:rsid wsp:val=&quot;00C71111&quot;/&gt;&lt;wsp:rsid wsp:val=&quot;00C72E3D&quot;/&gt;&lt;wsp:rsid wsp:val=&quot;00C7383E&quot;/&gt;&lt;wsp:rsid wsp:val=&quot;00C73F47&quot;/&gt;&lt;wsp:rsid wsp:val=&quot;00C743B5&quot;/&gt;&lt;wsp:rsid wsp:val=&quot;00C744B6&quot;/&gt;&lt;wsp:rsid wsp:val=&quot;00C74DED&quot;/&gt;&lt;wsp:rsid wsp:val=&quot;00C754F1&quot;/&gt;&lt;wsp:rsid wsp:val=&quot;00C75992&quot;/&gt;&lt;wsp:rsid wsp:val=&quot;00C76751&quot;/&gt;&lt;wsp:rsid wsp:val=&quot;00C7683D&quot;/&gt;&lt;wsp:rsid wsp:val=&quot;00C803D2&quot;/&gt;&lt;wsp:rsid wsp:val=&quot;00C806C8&quot;/&gt;&lt;wsp:rsid wsp:val=&quot;00C823E7&quot;/&gt;&lt;wsp:rsid wsp:val=&quot;00C8450F&quot;/&gt;&lt;wsp:rsid wsp:val=&quot;00C84A45&quot;/&gt;&lt;wsp:rsid wsp:val=&quot;00C85756&quot;/&gt;&lt;wsp:rsid wsp:val=&quot;00C858E9&quot;/&gt;&lt;wsp:rsid wsp:val=&quot;00C86B05&quot;/&gt;&lt;wsp:rsid wsp:val=&quot;00C8728E&quot;/&gt;&lt;wsp:rsid wsp:val=&quot;00C90B1A&quot;/&gt;&lt;wsp:rsid wsp:val=&quot;00C9147C&quot;/&gt;&lt;wsp:rsid wsp:val=&quot;00C923E8&quot;/&gt;&lt;wsp:rsid wsp:val=&quot;00C950FF&quot;/&gt;&lt;wsp:rsid wsp:val=&quot;00C962DC&quot;/&gt;&lt;wsp:rsid wsp:val=&quot;00C96328&quot;/&gt;&lt;wsp:rsid wsp:val=&quot;00C97621&quot;/&gt;&lt;wsp:rsid wsp:val=&quot;00CA029C&quot;/&gt;&lt;wsp:rsid wsp:val=&quot;00CA0421&quot;/&gt;&lt;wsp:rsid wsp:val=&quot;00CA1CDF&quot;/&gt;&lt;wsp:rsid wsp:val=&quot;00CA23C1&quot;/&gt;&lt;wsp:rsid wsp:val=&quot;00CA407A&quot;/&gt;&lt;wsp:rsid wsp:val=&quot;00CA4178&quot;/&gt;&lt;wsp:rsid wsp:val=&quot;00CA4B7B&quot;/&gt;&lt;wsp:rsid wsp:val=&quot;00CA5056&quot;/&gt;&lt;wsp:rsid wsp:val=&quot;00CA569C&quot;/&gt;&lt;wsp:rsid wsp:val=&quot;00CA7885&quot;/&gt;&lt;wsp:rsid wsp:val=&quot;00CA7C58&quot;/&gt;&lt;wsp:rsid wsp:val=&quot;00CB0A8C&quot;/&gt;&lt;wsp:rsid wsp:val=&quot;00CB1282&quot;/&gt;&lt;wsp:rsid wsp:val=&quot;00CB3748&quot;/&gt;&lt;wsp:rsid wsp:val=&quot;00CB3A7F&quot;/&gt;&lt;wsp:rsid wsp:val=&quot;00CB50CC&quot;/&gt;&lt;wsp:rsid wsp:val=&quot;00CB50DB&quot;/&gt;&lt;wsp:rsid wsp:val=&quot;00CB5706&quot;/&gt;&lt;wsp:rsid wsp:val=&quot;00CB5B5C&quot;/&gt;&lt;wsp:rsid wsp:val=&quot;00CB5F01&quot;/&gt;&lt;wsp:rsid wsp:val=&quot;00CB73E6&quot;/&gt;&lt;wsp:rsid wsp:val=&quot;00CC03E3&quot;/&gt;&lt;wsp:rsid wsp:val=&quot;00CC396C&quot;/&gt;&lt;wsp:rsid wsp:val=&quot;00CC3EF4&quot;/&gt;&lt;wsp:rsid wsp:val=&quot;00CC4B01&quot;/&gt;&lt;wsp:rsid wsp:val=&quot;00CC4D82&quot;/&gt;&lt;wsp:rsid wsp:val=&quot;00CC5974&quot;/&gt;&lt;wsp:rsid wsp:val=&quot;00CC5CB9&quot;/&gt;&lt;wsp:rsid wsp:val=&quot;00CC655F&quot;/&gt;&lt;wsp:rsid wsp:val=&quot;00CC6679&quot;/&gt;&lt;wsp:rsid wsp:val=&quot;00CC723E&quot;/&gt;&lt;wsp:rsid wsp:val=&quot;00CC7B6C&quot;/&gt;&lt;wsp:rsid wsp:val=&quot;00CD08F7&quot;/&gt;&lt;wsp:rsid wsp:val=&quot;00CD111F&quot;/&gt;&lt;wsp:rsid wsp:val=&quot;00CD1DFD&quot;/&gt;&lt;wsp:rsid wsp:val=&quot;00CD1EC4&quot;/&gt;&lt;wsp:rsid wsp:val=&quot;00CD215A&quot;/&gt;&lt;wsp:rsid wsp:val=&quot;00CD303B&quot;/&gt;&lt;wsp:rsid wsp:val=&quot;00CD3C78&quot;/&gt;&lt;wsp:rsid wsp:val=&quot;00CD51DB&quot;/&gt;&lt;wsp:rsid wsp:val=&quot;00CD5FD4&quot;/&gt;&lt;wsp:rsid wsp:val=&quot;00CD61E3&quot;/&gt;&lt;wsp:rsid wsp:val=&quot;00CD6589&quot;/&gt;&lt;wsp:rsid wsp:val=&quot;00CD698F&quot;/&gt;&lt;wsp:rsid wsp:val=&quot;00CE0084&quot;/&gt;&lt;wsp:rsid wsp:val=&quot;00CE0105&quot;/&gt;&lt;wsp:rsid wsp:val=&quot;00CE12DD&quot;/&gt;&lt;wsp:rsid wsp:val=&quot;00CE2CD5&quot;/&gt;&lt;wsp:rsid wsp:val=&quot;00CE2E38&quot;/&gt;&lt;wsp:rsid wsp:val=&quot;00CE3317&quot;/&gt;&lt;wsp:rsid wsp:val=&quot;00CE559B&quot;/&gt;&lt;wsp:rsid wsp:val=&quot;00CE6A2E&quot;/&gt;&lt;wsp:rsid wsp:val=&quot;00CE7FDA&quot;/&gt;&lt;wsp:rsid wsp:val=&quot;00CF0422&quot;/&gt;&lt;wsp:rsid wsp:val=&quot;00CF1B24&quot;/&gt;&lt;wsp:rsid wsp:val=&quot;00CF247C&quot;/&gt;&lt;wsp:rsid wsp:val=&quot;00CF2FE2&quot;/&gt;&lt;wsp:rsid wsp:val=&quot;00CF30D5&quot;/&gt;&lt;wsp:rsid wsp:val=&quot;00CF4100&quot;/&gt;&lt;wsp:rsid wsp:val=&quot;00CF731E&quot;/&gt;&lt;wsp:rsid wsp:val=&quot;00D0059D&quot;/&gt;&lt;wsp:rsid wsp:val=&quot;00D00D36&quot;/&gt;&lt;wsp:rsid wsp:val=&quot;00D011E6&quot;/&gt;&lt;wsp:rsid wsp:val=&quot;00D01292&quot;/&gt;&lt;wsp:rsid wsp:val=&quot;00D013AB&quot;/&gt;&lt;wsp:rsid wsp:val=&quot;00D02C4D&quot;/&gt;&lt;wsp:rsid wsp:val=&quot;00D038EB&quot;/&gt;&lt;wsp:rsid wsp:val=&quot;00D03ABA&quot;/&gt;&lt;wsp:rsid wsp:val=&quot;00D0456E&quot;/&gt;&lt;wsp:rsid wsp:val=&quot;00D0482B&quot;/&gt;&lt;wsp:rsid wsp:val=&quot;00D064AE&quot;/&gt;&lt;wsp:rsid wsp:val=&quot;00D06B1A&quot;/&gt;&lt;wsp:rsid wsp:val=&quot;00D07151&quot;/&gt;&lt;wsp:rsid wsp:val=&quot;00D1053D&quot;/&gt;&lt;wsp:rsid wsp:val=&quot;00D10D03&quot;/&gt;&lt;wsp:rsid wsp:val=&quot;00D110BD&quot;/&gt;&lt;wsp:rsid wsp:val=&quot;00D123E9&quot;/&gt;&lt;wsp:rsid wsp:val=&quot;00D127CF&quot;/&gt;&lt;wsp:rsid wsp:val=&quot;00D12DB7&quot;/&gt;&lt;wsp:rsid wsp:val=&quot;00D13A5D&quot;/&gt;&lt;wsp:rsid wsp:val=&quot;00D14013&quot;/&gt;&lt;wsp:rsid wsp:val=&quot;00D14191&quot;/&gt;&lt;wsp:rsid wsp:val=&quot;00D1484C&quot;/&gt;&lt;wsp:rsid wsp:val=&quot;00D15327&quot;/&gt;&lt;wsp:rsid wsp:val=&quot;00D15786&quot;/&gt;&lt;wsp:rsid wsp:val=&quot;00D16259&quot;/&gt;&lt;wsp:rsid wsp:val=&quot;00D1631F&quot;/&gt;&lt;wsp:rsid wsp:val=&quot;00D17573&quot;/&gt;&lt;wsp:rsid wsp:val=&quot;00D17957&quot;/&gt;&lt;wsp:rsid wsp:val=&quot;00D2030C&quot;/&gt;&lt;wsp:rsid wsp:val=&quot;00D20763&quot;/&gt;&lt;wsp:rsid wsp:val=&quot;00D20966&quot;/&gt;&lt;wsp:rsid wsp:val=&quot;00D20A45&quot;/&gt;&lt;wsp:rsid wsp:val=&quot;00D2167B&quot;/&gt;&lt;wsp:rsid wsp:val=&quot;00D2249B&quot;/&gt;&lt;wsp:rsid wsp:val=&quot;00D229F3&quot;/&gt;&lt;wsp:rsid wsp:val=&quot;00D2323A&quot;/&gt;&lt;wsp:rsid wsp:val=&quot;00D236B0&quot;/&gt;&lt;wsp:rsid wsp:val=&quot;00D236B7&quot;/&gt;&lt;wsp:rsid wsp:val=&quot;00D24BB9&quot;/&gt;&lt;wsp:rsid wsp:val=&quot;00D2617A&quot;/&gt;&lt;wsp:rsid wsp:val=&quot;00D267EF&quot;/&gt;&lt;wsp:rsid wsp:val=&quot;00D30041&quot;/&gt;&lt;wsp:rsid wsp:val=&quot;00D30077&quot;/&gt;&lt;wsp:rsid wsp:val=&quot;00D313D7&quot;/&gt;&lt;wsp:rsid wsp:val=&quot;00D31BD4&quot;/&gt;&lt;wsp:rsid wsp:val=&quot;00D3506E&quot;/&gt;&lt;wsp:rsid wsp:val=&quot;00D3553D&quot;/&gt;&lt;wsp:rsid wsp:val=&quot;00D35C88&quot;/&gt;&lt;wsp:rsid wsp:val=&quot;00D36E4F&quot;/&gt;&lt;wsp:rsid wsp:val=&quot;00D37327&quot;/&gt;&lt;wsp:rsid wsp:val=&quot;00D40C24&quot;/&gt;&lt;wsp:rsid wsp:val=&quot;00D42ABF&quot;/&gt;&lt;wsp:rsid wsp:val=&quot;00D43BA2&quot;/&gt;&lt;wsp:rsid wsp:val=&quot;00D447C4&quot;/&gt;&lt;wsp:rsid wsp:val=&quot;00D454BF&quot;/&gt;&lt;wsp:rsid wsp:val=&quot;00D45728&quot;/&gt;&lt;wsp:rsid wsp:val=&quot;00D46356&quot;/&gt;&lt;wsp:rsid wsp:val=&quot;00D4772E&quot;/&gt;&lt;wsp:rsid wsp:val=&quot;00D501C2&quot;/&gt;&lt;wsp:rsid wsp:val=&quot;00D52035&quot;/&gt;&lt;wsp:rsid wsp:val=&quot;00D522DE&quot;/&gt;&lt;wsp:rsid wsp:val=&quot;00D55766&quot;/&gt;&lt;wsp:rsid wsp:val=&quot;00D5588B&quot;/&gt;&lt;wsp:rsid wsp:val=&quot;00D55B7E&quot;/&gt;&lt;wsp:rsid wsp:val=&quot;00D56F68&quot;/&gt;&lt;wsp:rsid wsp:val=&quot;00D5712C&quot;/&gt;&lt;wsp:rsid wsp:val=&quot;00D60D4A&quot;/&gt;&lt;wsp:rsid wsp:val=&quot;00D611DF&quot;/&gt;&lt;wsp:rsid wsp:val=&quot;00D61315&quot;/&gt;&lt;wsp:rsid wsp:val=&quot;00D6256F&quot;/&gt;&lt;wsp:rsid wsp:val=&quot;00D62CD2&quot;/&gt;&lt;wsp:rsid wsp:val=&quot;00D63358&quot;/&gt;&lt;wsp:rsid wsp:val=&quot;00D638BD&quot;/&gt;&lt;wsp:rsid wsp:val=&quot;00D6445E&quot;/&gt;&lt;wsp:rsid wsp:val=&quot;00D649DE&quot;/&gt;&lt;wsp:rsid wsp:val=&quot;00D651A8&quot;/&gt;&lt;wsp:rsid wsp:val=&quot;00D655E5&quot;/&gt;&lt;wsp:rsid wsp:val=&quot;00D65D51&quot;/&gt;&lt;wsp:rsid wsp:val=&quot;00D676D5&quot;/&gt;&lt;wsp:rsid wsp:val=&quot;00D70B0B&quot;/&gt;&lt;wsp:rsid wsp:val=&quot;00D71386&quot;/&gt;&lt;wsp:rsid wsp:val=&quot;00D713D7&quot;/&gt;&lt;wsp:rsid wsp:val=&quot;00D71F67&quot;/&gt;&lt;wsp:rsid wsp:val=&quot;00D7261C&quot;/&gt;&lt;wsp:rsid wsp:val=&quot;00D72C03&quot;/&gt;&lt;wsp:rsid wsp:val=&quot;00D74554&quot;/&gt;&lt;wsp:rsid wsp:val=&quot;00D76035&quot;/&gt;&lt;wsp:rsid wsp:val=&quot;00D762B6&quot;/&gt;&lt;wsp:rsid wsp:val=&quot;00D77443&quot;/&gt;&lt;wsp:rsid wsp:val=&quot;00D77726&quot;/&gt;&lt;wsp:rsid wsp:val=&quot;00D77DDC&quot;/&gt;&lt;wsp:rsid wsp:val=&quot;00D77ED7&quot;/&gt;&lt;wsp:rsid wsp:val=&quot;00D8273D&quot;/&gt;&lt;wsp:rsid wsp:val=&quot;00D82D1C&quot;/&gt;&lt;wsp:rsid wsp:val=&quot;00D83199&quot;/&gt;&lt;wsp:rsid wsp:val=&quot;00D851FC&quot;/&gt;&lt;wsp:rsid wsp:val=&quot;00D85A51&quot;/&gt;&lt;wsp:rsid wsp:val=&quot;00D85D78&quot;/&gt;&lt;wsp:rsid wsp:val=&quot;00D90237&quot;/&gt;&lt;wsp:rsid wsp:val=&quot;00D90552&quot;/&gt;&lt;wsp:rsid wsp:val=&quot;00D906C3&quot;/&gt;&lt;wsp:rsid wsp:val=&quot;00D9073E&quot;/&gt;&lt;wsp:rsid wsp:val=&quot;00D9148A&quot;/&gt;&lt;wsp:rsid wsp:val=&quot;00D927E1&quot;/&gt;&lt;wsp:rsid wsp:val=&quot;00D93B47&quot;/&gt;&lt;wsp:rsid wsp:val=&quot;00D95C60&quot;/&gt;&lt;wsp:rsid wsp:val=&quot;00D964D4&quot;/&gt;&lt;wsp:rsid wsp:val=&quot;00D97F3E&quot;/&gt;&lt;wsp:rsid wsp:val=&quot;00DA0F6B&quot;/&gt;&lt;wsp:rsid wsp:val=&quot;00DA1F2A&quot;/&gt;&lt;wsp:rsid wsp:val=&quot;00DA3EE7&quot;/&gt;&lt;wsp:rsid wsp:val=&quot;00DA6027&quot;/&gt;&lt;wsp:rsid wsp:val=&quot;00DA6429&quot;/&gt;&lt;wsp:rsid wsp:val=&quot;00DA6C37&quot;/&gt;&lt;wsp:rsid wsp:val=&quot;00DA722C&quot;/&gt;&lt;wsp:rsid wsp:val=&quot;00DA7450&quot;/&gt;&lt;wsp:rsid wsp:val=&quot;00DA7D96&quot;/&gt;&lt;wsp:rsid wsp:val=&quot;00DB09A1&quot;/&gt;&lt;wsp:rsid wsp:val=&quot;00DB0AF0&quot;/&gt;&lt;wsp:rsid wsp:val=&quot;00DB2721&quot;/&gt;&lt;wsp:rsid wsp:val=&quot;00DB2946&quot;/&gt;&lt;wsp:rsid wsp:val=&quot;00DB2AD4&quot;/&gt;&lt;wsp:rsid wsp:val=&quot;00DB34D8&quot;/&gt;&lt;wsp:rsid wsp:val=&quot;00DB37D4&quot;/&gt;&lt;wsp:rsid wsp:val=&quot;00DB4D72&quot;/&gt;&lt;wsp:rsid wsp:val=&quot;00DB5D44&quot;/&gt;&lt;wsp:rsid wsp:val=&quot;00DB6D4F&quot;/&gt;&lt;wsp:rsid wsp:val=&quot;00DB71C1&quot;/&gt;&lt;wsp:rsid wsp:val=&quot;00DB727D&quot;/&gt;&lt;wsp:rsid wsp:val=&quot;00DB7E34&quot;/&gt;&lt;wsp:rsid wsp:val=&quot;00DC047B&quot;/&gt;&lt;wsp:rsid wsp:val=&quot;00DC0982&quot;/&gt;&lt;wsp:rsid wsp:val=&quot;00DC1CE3&quot;/&gt;&lt;wsp:rsid wsp:val=&quot;00DC2898&quot;/&gt;&lt;wsp:rsid wsp:val=&quot;00DC2996&quot;/&gt;&lt;wsp:rsid wsp:val=&quot;00DC338E&quot;/&gt;&lt;wsp:rsid wsp:val=&quot;00DC4C21&quot;/&gt;&lt;wsp:rsid wsp:val=&quot;00DC5526&quot;/&gt;&lt;wsp:rsid wsp:val=&quot;00DC5692&quot;/&gt;&lt;wsp:rsid wsp:val=&quot;00DC5E2D&quot;/&gt;&lt;wsp:rsid wsp:val=&quot;00DC6A30&quot;/&gt;&lt;wsp:rsid wsp:val=&quot;00DC7B6F&quot;/&gt;&lt;wsp:rsid wsp:val=&quot;00DC7C36&quot;/&gt;&lt;wsp:rsid wsp:val=&quot;00DD1D75&quot;/&gt;&lt;wsp:rsid wsp:val=&quot;00DD1E8A&quot;/&gt;&lt;wsp:rsid wsp:val=&quot;00DD468F&quot;/&gt;&lt;wsp:rsid wsp:val=&quot;00DD4CC8&quot;/&gt;&lt;wsp:rsid wsp:val=&quot;00DE04DA&quot;/&gt;&lt;wsp:rsid wsp:val=&quot;00DE1ED1&quot;/&gt;&lt;wsp:rsid wsp:val=&quot;00DE21E8&quot;/&gt;&lt;wsp:rsid wsp:val=&quot;00DE2EFE&quot;/&gt;&lt;wsp:rsid wsp:val=&quot;00DE3104&quot;/&gt;&lt;wsp:rsid wsp:val=&quot;00DE3FAF&quot;/&gt;&lt;wsp:rsid wsp:val=&quot;00DE40DE&quot;/&gt;&lt;wsp:rsid wsp:val=&quot;00DE5214&quot;/&gt;&lt;wsp:rsid wsp:val=&quot;00DE5F12&quot;/&gt;&lt;wsp:rsid wsp:val=&quot;00DE6EAF&quot;/&gt;&lt;wsp:rsid wsp:val=&quot;00DF057B&quot;/&gt;&lt;wsp:rsid wsp:val=&quot;00DF0AC8&quot;/&gt;&lt;wsp:rsid wsp:val=&quot;00DF0F90&quot;/&gt;&lt;wsp:rsid wsp:val=&quot;00DF2783&quot;/&gt;&lt;wsp:rsid wsp:val=&quot;00DF3299&quot;/&gt;&lt;wsp:rsid wsp:val=&quot;00DF3F9F&quot;/&gt;&lt;wsp:rsid wsp:val=&quot;00DF413A&quot;/&gt;&lt;wsp:rsid wsp:val=&quot;00DF4145&quot;/&gt;&lt;wsp:rsid wsp:val=&quot;00DF45BD&quot;/&gt;&lt;wsp:rsid wsp:val=&quot;00DF5963&quot;/&gt;&lt;wsp:rsid wsp:val=&quot;00DF6B2E&quot;/&gt;&lt;wsp:rsid wsp:val=&quot;00DF75A6&quot;/&gt;&lt;wsp:rsid wsp:val=&quot;00E02481&quot;/&gt;&lt;wsp:rsid wsp:val=&quot;00E02AAB&quot;/&gt;&lt;wsp:rsid wsp:val=&quot;00E02F5E&quot;/&gt;&lt;wsp:rsid wsp:val=&quot;00E02FED&quot;/&gt;&lt;wsp:rsid wsp:val=&quot;00E035B7&quot;/&gt;&lt;wsp:rsid wsp:val=&quot;00E044F4&quot;/&gt;&lt;wsp:rsid wsp:val=&quot;00E04B7D&quot;/&gt;&lt;wsp:rsid wsp:val=&quot;00E07D2F&quot;/&gt;&lt;wsp:rsid wsp:val=&quot;00E118E6&quot;/&gt;&lt;wsp:rsid wsp:val=&quot;00E12CAB&quot;/&gt;&lt;wsp:rsid wsp:val=&quot;00E159CC&quot;/&gt;&lt;wsp:rsid wsp:val=&quot;00E15E4C&quot;/&gt;&lt;wsp:rsid wsp:val=&quot;00E17870&quot;/&gt;&lt;wsp:rsid wsp:val=&quot;00E1F4A1&quot;/&gt;&lt;wsp:rsid wsp:val=&quot;00E22C0D&quot;/&gt;&lt;wsp:rsid wsp:val=&quot;00E25177&quot;/&gt;&lt;wsp:rsid wsp:val=&quot;00E27B46&quot;/&gt;&lt;wsp:rsid wsp:val=&quot;00E27EA3&quot;/&gt;&lt;wsp:rsid wsp:val=&quot;00E310F3&quot;/&gt;&lt;wsp:rsid wsp:val=&quot;00E31917&quot;/&gt;&lt;wsp:rsid wsp:val=&quot;00E3351E&quot;/&gt;&lt;wsp:rsid wsp:val=&quot;00E336FF&quot;/&gt;&lt;wsp:rsid wsp:val=&quot;00E33A68&quot;/&gt;&lt;wsp:rsid wsp:val=&quot;00E33F10&quot;/&gt;&lt;wsp:rsid wsp:val=&quot;00E3498A&quot;/&gt;&lt;wsp:rsid wsp:val=&quot;00E355D9&quot;/&gt;&lt;wsp:rsid wsp:val=&quot;00E360C8&quot;/&gt;&lt;wsp:rsid wsp:val=&quot;00E3641E&quot;/&gt;&lt;wsp:rsid wsp:val=&quot;00E37186&quot;/&gt;&lt;wsp:rsid wsp:val=&quot;00E3BF84&quot;/&gt;&lt;wsp:rsid wsp:val=&quot;00E40C73&quot;/&gt;&lt;wsp:rsid wsp:val=&quot;00E410BD&quot;/&gt;&lt;wsp:rsid wsp:val=&quot;00E41CC1&quot;/&gt;&lt;wsp:rsid wsp:val=&quot;00E42169&quot;/&gt;&lt;wsp:rsid wsp:val=&quot;00E43C46&quot;/&gt;&lt;wsp:rsid wsp:val=&quot;00E44595&quot;/&gt;&lt;wsp:rsid wsp:val=&quot;00E45CE2&quot;/&gt;&lt;wsp:rsid wsp:val=&quot;00E46316&quot;/&gt;&lt;wsp:rsid wsp:val=&quot;00E47A00&quot;/&gt;&lt;wsp:rsid wsp:val=&quot;00E47F5D&quot;/&gt;&lt;wsp:rsid wsp:val=&quot;00E5050A&quot;/&gt;&lt;wsp:rsid wsp:val=&quot;00E52427&quot;/&gt;&lt;wsp:rsid wsp:val=&quot;00E5348B&quot;/&gt;&lt;wsp:rsid wsp:val=&quot;00E537A1&quot;/&gt;&lt;wsp:rsid wsp:val=&quot;00E53F2A&quot;/&gt;&lt;wsp:rsid wsp:val=&quot;00E54C46&quot;/&gt;&lt;wsp:rsid wsp:val=&quot;00E5510B&quot;/&gt;&lt;wsp:rsid wsp:val=&quot;00E55119&quot;/&gt;&lt;wsp:rsid wsp:val=&quot;00E551EE&quot;/&gt;&lt;wsp:rsid wsp:val=&quot;00E552D1&quot;/&gt;&lt;wsp:rsid wsp:val=&quot;00E567BF&quot;/&gt;&lt;wsp:rsid wsp:val=&quot;00E56B4D&quot;/&gt;&lt;wsp:rsid wsp:val=&quot;00E573C4&quot;/&gt;&lt;wsp:rsid wsp:val=&quot;00E57E34&quot;/&gt;&lt;wsp:rsid wsp:val=&quot;00E60184&quot;/&gt;&lt;wsp:rsid wsp:val=&quot;00E60A52&quot;/&gt;&lt;wsp:rsid wsp:val=&quot;00E60D94&quot;/&gt;&lt;wsp:rsid wsp:val=&quot;00E617B0&quot;/&gt;&lt;wsp:rsid wsp:val=&quot;00E61A96&quot;/&gt;&lt;wsp:rsid wsp:val=&quot;00E61F5C&quot;/&gt;&lt;wsp:rsid wsp:val=&quot;00E62172&quot;/&gt;&lt;wsp:rsid wsp:val=&quot;00E624A9&quot;/&gt;&lt;wsp:rsid wsp:val=&quot;00E629FA&quot;/&gt;&lt;wsp:rsid wsp:val=&quot;00E64641&quot;/&gt;&lt;wsp:rsid wsp:val=&quot;00E66350&quot;/&gt;&lt;wsp:rsid wsp:val=&quot;00E675B1&quot;/&gt;&lt;wsp:rsid wsp:val=&quot;00E67627&quot;/&gt;&lt;wsp:rsid wsp:val=&quot;00E708E3&quot;/&gt;&lt;wsp:rsid wsp:val=&quot;00E70DA8&quot;/&gt;&lt;wsp:rsid wsp:val=&quot;00E719A1&quot;/&gt;&lt;wsp:rsid wsp:val=&quot;00E73799&quot;/&gt;&lt;wsp:rsid wsp:val=&quot;00E73813&quot;/&gt;&lt;wsp:rsid wsp:val=&quot;00E7399C&quot;/&gt;&lt;wsp:rsid wsp:val=&quot;00E73C86&quot;/&gt;&lt;wsp:rsid wsp:val=&quot;00E74E67&quot;/&gt;&lt;wsp:rsid wsp:val=&quot;00E74E68&quot;/&gt;&lt;wsp:rsid wsp:val=&quot;00E76911&quot;/&gt;&lt;wsp:rsid wsp:val=&quot;00E77157&quot;/&gt;&lt;wsp:rsid wsp:val=&quot;00E80EB7&quot;/&gt;&lt;wsp:rsid wsp:val=&quot;00E811DD&quot;/&gt;&lt;wsp:rsid wsp:val=&quot;00E81529&quot;/&gt;&lt;wsp:rsid wsp:val=&quot;00E84D39&quot;/&gt;&lt;wsp:rsid wsp:val=&quot;00E85539&quot;/&gt;&lt;wsp:rsid wsp:val=&quot;00E85C87&quot;/&gt;&lt;wsp:rsid wsp:val=&quot;00E85DB1&quot;/&gt;&lt;wsp:rsid wsp:val=&quot;00E87E7C&quot;/&gt;&lt;wsp:rsid wsp:val=&quot;00E904C7&quot;/&gt;&lt;wsp:rsid wsp:val=&quot;00E91A1F&quot;/&gt;&lt;wsp:rsid wsp:val=&quot;00E91E8C&quot;/&gt;&lt;wsp:rsid wsp:val=&quot;00E9270F&quot;/&gt;&lt;wsp:rsid wsp:val=&quot;00E92CDD&quot;/&gt;&lt;wsp:rsid wsp:val=&quot;00E93079&quot;/&gt;&lt;wsp:rsid wsp:val=&quot;00E9355D&quot;/&gt;&lt;wsp:rsid wsp:val=&quot;00E93958&quot;/&gt;&lt;wsp:rsid wsp:val=&quot;00E93A8F&quot;/&gt;&lt;wsp:rsid wsp:val=&quot;00E93F4C&quot;/&gt;&lt;wsp:rsid wsp:val=&quot;00E94D94&quot;/&gt;&lt;wsp:rsid wsp:val=&quot;00E94ED9&quot;/&gt;&lt;wsp:rsid wsp:val=&quot;00E95592&quot;/&gt;&lt;wsp:rsid wsp:val=&quot;00E955D6&quot;/&gt;&lt;wsp:rsid wsp:val=&quot;00E95990&quot;/&gt;&lt;wsp:rsid wsp:val=&quot;00E968C0&quot;/&gt;&lt;wsp:rsid wsp:val=&quot;00E96CD2&quot;/&gt;&lt;wsp:rsid wsp:val=&quot;00E96DD8&quot;/&gt;&lt;wsp:rsid wsp:val=&quot;00EA1E29&quot;/&gt;&lt;wsp:rsid wsp:val=&quot;00EA3610&quot;/&gt;&lt;wsp:rsid wsp:val=&quot;00EA396E&quot;/&gt;&lt;wsp:rsid wsp:val=&quot;00EA4ABD&quot;/&gt;&lt;wsp:rsid wsp:val=&quot;00EA4B8E&quot;/&gt;&lt;wsp:rsid wsp:val=&quot;00EA5405&quot;/&gt;&lt;wsp:rsid wsp:val=&quot;00EA60F5&quot;/&gt;&lt;wsp:rsid wsp:val=&quot;00EA7296&quot;/&gt;&lt;wsp:rsid wsp:val=&quot;00EB085A&quot;/&gt;&lt;wsp:rsid wsp:val=&quot;00EB1A32&quot;/&gt;&lt;wsp:rsid wsp:val=&quot;00EB25D2&quot;/&gt;&lt;wsp:rsid wsp:val=&quot;00EB33DE&quot;/&gt;&lt;wsp:rsid wsp:val=&quot;00EB3A33&quot;/&gt;&lt;wsp:rsid wsp:val=&quot;00EB4697&quot;/&gt;&lt;wsp:rsid wsp:val=&quot;00EB4FFC&quot;/&gt;&lt;wsp:rsid wsp:val=&quot;00EB607F&quot;/&gt;&lt;wsp:rsid wsp:val=&quot;00EC0EFF&quot;/&gt;&lt;wsp:rsid wsp:val=&quot;00EC3C72&quot;/&gt;&lt;wsp:rsid wsp:val=&quot;00EC5D7B&quot;/&gt;&lt;wsp:rsid wsp:val=&quot;00EC5FBC&quot;/&gt;&lt;wsp:rsid wsp:val=&quot;00EC6B70&quot;/&gt;&lt;wsp:rsid wsp:val=&quot;00ED00DA&quot;/&gt;&lt;wsp:rsid wsp:val=&quot;00ED2731&quot;/&gt;&lt;wsp:rsid wsp:val=&quot;00ED2C15&quot;/&gt;&lt;wsp:rsid wsp:val=&quot;00ED3647&quot;/&gt;&lt;wsp:rsid wsp:val=&quot;00ED3A07&quot;/&gt;&lt;wsp:rsid wsp:val=&quot;00ED459F&quot;/&gt;&lt;wsp:rsid wsp:val=&quot;00ED5E2D&quot;/&gt;&lt;wsp:rsid wsp:val=&quot;00ED6037&quot;/&gt;&lt;wsp:rsid wsp:val=&quot;00ED662E&quot;/&gt;&lt;wsp:rsid wsp:val=&quot;00ED76C9&quot;/&gt;&lt;wsp:rsid wsp:val=&quot;00EE4DB3&quot;/&gt;&lt;wsp:rsid wsp:val=&quot;00EE5280&quot;/&gt;&lt;wsp:rsid wsp:val=&quot;00EE5A45&quot;/&gt;&lt;wsp:rsid wsp:val=&quot;00EE6957&quot;/&gt;&lt;wsp:rsid wsp:val=&quot;00EE759A&quot;/&gt;&lt;wsp:rsid wsp:val=&quot;00EE7B2D&quot;/&gt;&lt;wsp:rsid wsp:val=&quot;00EF0028&quot;/&gt;&lt;wsp:rsid wsp:val=&quot;00EF0064&quot;/&gt;&lt;wsp:rsid wsp:val=&quot;00EF0B80&quot;/&gt;&lt;wsp:rsid wsp:val=&quot;00EF121E&quot;/&gt;&lt;wsp:rsid wsp:val=&quot;00EF13EF&quot;/&gt;&lt;wsp:rsid wsp:val=&quot;00EF19F6&quot;/&gt;&lt;wsp:rsid wsp:val=&quot;00EF2421&quot;/&gt;&lt;wsp:rsid wsp:val=&quot;00EF26FE&quot;/&gt;&lt;wsp:rsid wsp:val=&quot;00EF2C13&quot;/&gt;&lt;wsp:rsid wsp:val=&quot;00EF34CD&quot;/&gt;&lt;wsp:rsid wsp:val=&quot;00EF437C&quot;/&gt;&lt;wsp:rsid wsp:val=&quot;00EF4642&quot;/&gt;&lt;wsp:rsid wsp:val=&quot;00EF4747&quot;/&gt;&lt;wsp:rsid wsp:val=&quot;00EF6E22&quot;/&gt;&lt;wsp:rsid wsp:val=&quot;00EF7F01&quot;/&gt;&lt;wsp:rsid wsp:val=&quot;00EFF561&quot;/&gt;&lt;wsp:rsid wsp:val=&quot;00F0078D&quot;/&gt;&lt;wsp:rsid wsp:val=&quot;00F01877&quot;/&gt;&lt;wsp:rsid wsp:val=&quot;00F020A9&quot;/&gt;&lt;wsp:rsid wsp:val=&quot;00F033AC&quot;/&gt;&lt;wsp:rsid wsp:val=&quot;00F0532D&quot;/&gt;&lt;wsp:rsid wsp:val=&quot;00F05C05&quot;/&gt;&lt;wsp:rsid wsp:val=&quot;00F06377&quot;/&gt;&lt;wsp:rsid wsp:val=&quot;00F0665F&quot;/&gt;&lt;wsp:rsid wsp:val=&quot;00F076B3&quot;/&gt;&lt;wsp:rsid wsp:val=&quot;00F07846&quot;/&gt;&lt;wsp:rsid wsp:val=&quot;00F07A77&quot;/&gt;&lt;wsp:rsid wsp:val=&quot;00F07F7A&quot;/&gt;&lt;wsp:rsid wsp:val=&quot;00F10A68&quot;/&gt;&lt;wsp:rsid wsp:val=&quot;00F11018&quot;/&gt;&lt;wsp:rsid wsp:val=&quot;00F115A6&quot;/&gt;&lt;wsp:rsid wsp:val=&quot;00F11995&quot;/&gt;&lt;wsp:rsid wsp:val=&quot;00F119FB&quot;/&gt;&lt;wsp:rsid wsp:val=&quot;00F1262A&quot;/&gt;&lt;wsp:rsid wsp:val=&quot;00F12DDA&quot;/&gt;&lt;wsp:rsid wsp:val=&quot;00F147DE&quot;/&gt;&lt;wsp:rsid wsp:val=&quot;00F1561F&quot;/&gt;&lt;wsp:rsid wsp:val=&quot;00F15921&quot;/&gt;&lt;wsp:rsid wsp:val=&quot;00F15F56&quot;/&gt;&lt;wsp:rsid wsp:val=&quot;00F166F6&quot;/&gt;&lt;wsp:rsid wsp:val=&quot;00F20103&quot;/&gt;&lt;wsp:rsid wsp:val=&quot;00F20483&quot;/&gt;&lt;wsp:rsid wsp:val=&quot;00F208E0&quot;/&gt;&lt;wsp:rsid wsp:val=&quot;00F209FB&quot;/&gt;&lt;wsp:rsid wsp:val=&quot;00F21816&quot;/&gt;&lt;wsp:rsid wsp:val=&quot;00F223E4&quot;/&gt;&lt;wsp:rsid wsp:val=&quot;00F2461E&quot;/&gt;&lt;wsp:rsid wsp:val=&quot;00F24A10&quot;/&gt;&lt;wsp:rsid wsp:val=&quot;00F25EE8&quot;/&gt;&lt;wsp:rsid wsp:val=&quot;00F26DD0&quot;/&gt;&lt;wsp:rsid wsp:val=&quot;00F272B6&quot;/&gt;&lt;wsp:rsid wsp:val=&quot;00F27645&quot;/&gt;&lt;wsp:rsid wsp:val=&quot;00F302B1&quot;/&gt;&lt;wsp:rsid wsp:val=&quot;00F30AD2&quot;/&gt;&lt;wsp:rsid wsp:val=&quot;00F3108F&quot;/&gt;&lt;wsp:rsid wsp:val=&quot;00F31DF1&quot;/&gt;&lt;wsp:rsid wsp:val=&quot;00F33E42&quot;/&gt;&lt;wsp:rsid wsp:val=&quot;00F3513C&quot;/&gt;&lt;wsp:rsid wsp:val=&quot;00F35D56&quot;/&gt;&lt;wsp:rsid wsp:val=&quot;00F35FCA&quot;/&gt;&lt;wsp:rsid wsp:val=&quot;00F36790&quot;/&gt;&lt;wsp:rsid wsp:val=&quot;00F36797&quot;/&gt;&lt;wsp:rsid wsp:val=&quot;00F374A5&quot;/&gt;&lt;wsp:rsid wsp:val=&quot;00F4135D&quot;/&gt;&lt;wsp:rsid wsp:val=&quot;00F416E8&quot;/&gt;&lt;wsp:rsid wsp:val=&quot;00F42509&quot;/&gt;&lt;wsp:rsid wsp:val=&quot;00F42F17&quot;/&gt;&lt;wsp:rsid wsp:val=&quot;00F44E53&quot;/&gt;&lt;wsp:rsid wsp:val=&quot;00F45B5A&quot;/&gt;&lt;wsp:rsid wsp:val=&quot;00F47A73&quot;/&gt;&lt;wsp:rsid wsp:val=&quot;00F5216A&quot;/&gt;&lt;wsp:rsid wsp:val=&quot;00F52B14&quot;/&gt;&lt;wsp:rsid wsp:val=&quot;00F52F02&quot;/&gt;&lt;wsp:rsid wsp:val=&quot;00F53C0F&quot;/&gt;&lt;wsp:rsid wsp:val=&quot;00F53DA2&quot;/&gt;&lt;wsp:rsid wsp:val=&quot;00F54A20&quot;/&gt;&lt;wsp:rsid wsp:val=&quot;00F55BD4&quot;/&gt;&lt;wsp:rsid wsp:val=&quot;00F60717&quot;/&gt;&lt;wsp:rsid wsp:val=&quot;00F60B16&quot;/&gt;&lt;wsp:rsid wsp:val=&quot;00F61AAA&quot;/&gt;&lt;wsp:rsid wsp:val=&quot;00F61B02&quot;/&gt;&lt;wsp:rsid wsp:val=&quot;00F625C5&quot;/&gt;&lt;wsp:rsid wsp:val=&quot;00F62970&quot;/&gt;&lt;wsp:rsid wsp:val=&quot;00F63B48&quot;/&gt;&lt;wsp:rsid wsp:val=&quot;00F64298&quot;/&gt;&lt;wsp:rsid wsp:val=&quot;00F6479D&quot;/&gt;&lt;wsp:rsid wsp:val=&quot;00F6496E&quot;/&gt;&lt;wsp:rsid wsp:val=&quot;00F6551A&quot;/&gt;&lt;wsp:rsid wsp:val=&quot;00F65653&quot;/&gt;&lt;wsp:rsid wsp:val=&quot;00F662A9&quot;/&gt;&lt;wsp:rsid wsp:val=&quot;00F668F3&quot;/&gt;&lt;wsp:rsid wsp:val=&quot;00F66A83&quot;/&gt;&lt;wsp:rsid wsp:val=&quot;00F67390&quot;/&gt;&lt;wsp:rsid wsp:val=&quot;00F67913&quot;/&gt;&lt;wsp:rsid wsp:val=&quot;00F67E5C&quot;/&gt;&lt;wsp:rsid wsp:val=&quot;00F70833&quot;/&gt;&lt;wsp:rsid wsp:val=&quot;00F70997&quot;/&gt;&lt;wsp:rsid wsp:val=&quot;00F710B2&quot;/&gt;&lt;wsp:rsid wsp:val=&quot;00F73ED1&quot;/&gt;&lt;wsp:rsid wsp:val=&quot;00F74C07&quot;/&gt;&lt;wsp:rsid wsp:val=&quot;00F752DD&quot;/&gt;&lt;wsp:rsid wsp:val=&quot;00F759B0&quot;/&gt;&lt;wsp:rsid wsp:val=&quot;00F77435&quot;/&gt;&lt;wsp:rsid wsp:val=&quot;00F77472&quot;/&gt;&lt;wsp:rsid wsp:val=&quot;00F8039C&quot;/&gt;&lt;wsp:rsid wsp:val=&quot;00F80747&quot;/&gt;&lt;wsp:rsid wsp:val=&quot;00F80877&quot;/&gt;&lt;wsp:rsid wsp:val=&quot;00F80A05&quot;/&gt;&lt;wsp:rsid wsp:val=&quot;00F81C45&quot;/&gt;&lt;wsp:rsid wsp:val=&quot;00F82040&quot;/&gt;&lt;wsp:rsid wsp:val=&quot;00F82505&quot;/&gt;&lt;wsp:rsid wsp:val=&quot;00F8277C&quot;/&gt;&lt;wsp:rsid wsp:val=&quot;00F82C80&quot;/&gt;&lt;wsp:rsid wsp:val=&quot;00F82DDB&quot;/&gt;&lt;wsp:rsid wsp:val=&quot;00F8405C&quot;/&gt;&lt;wsp:rsid wsp:val=&quot;00F842CD&quot;/&gt;&lt;wsp:rsid wsp:val=&quot;00F85BB4&quot;/&gt;&lt;wsp:rsid wsp:val=&quot;00F8743D&quot;/&gt;&lt;wsp:rsid wsp:val=&quot;00F8790A&quot;/&gt;&lt;wsp:rsid wsp:val=&quot;00F90630&quot;/&gt;&lt;wsp:rsid wsp:val=&quot;00F90A3B&quot;/&gt;&lt;wsp:rsid wsp:val=&quot;00F91E66&quot;/&gt;&lt;wsp:rsid wsp:val=&quot;00F92ED8&quot;/&gt;&lt;wsp:rsid wsp:val=&quot;00F93014&quot;/&gt;&lt;wsp:rsid wsp:val=&quot;00F944C2&quot;/&gt;&lt;wsp:rsid wsp:val=&quot;00F94CAD&quot;/&gt;&lt;wsp:rsid wsp:val=&quot;00F951FF&quot;/&gt;&lt;wsp:rsid wsp:val=&quot;00F9579F&quot;/&gt;&lt;wsp:rsid wsp:val=&quot;00F95BAD&quot;/&gt;&lt;wsp:rsid wsp:val=&quot;00F9606B&quot;/&gt;&lt;wsp:rsid wsp:val=&quot;00F96CCD&quot;/&gt;&lt;wsp:rsid wsp:val=&quot;00F96FA3&quot;/&gt;&lt;wsp:rsid wsp:val=&quot;00F97FE8&quot;/&gt;&lt;wsp:rsid wsp:val=&quot;00FA01FC&quot;/&gt;&lt;wsp:rsid wsp:val=&quot;00FA0B06&quot;/&gt;&lt;wsp:rsid wsp:val=&quot;00FA0C0A&quot;/&gt;&lt;wsp:rsid wsp:val=&quot;00FA127F&quot;/&gt;&lt;wsp:rsid wsp:val=&quot;00FA146D&quot;/&gt;&lt;wsp:rsid wsp:val=&quot;00FA166C&quot;/&gt;&lt;wsp:rsid wsp:val=&quot;00FA2741&quot;/&gt;&lt;wsp:rsid wsp:val=&quot;00FA2A07&quot;/&gt;&lt;wsp:rsid wsp:val=&quot;00FA2D2B&quot;/&gt;&lt;wsp:rsid wsp:val=&quot;00FA2FC3&quot;/&gt;&lt;wsp:rsid wsp:val=&quot;00FA374E&quot;/&gt;&lt;wsp:rsid wsp:val=&quot;00FA3EB3&quot;/&gt;&lt;wsp:rsid wsp:val=&quot;00FA7250&quot;/&gt;&lt;wsp:rsid wsp:val=&quot;00FA7690&quot;/&gt;&lt;wsp:rsid wsp:val=&quot;00FB0565&quot;/&gt;&lt;wsp:rsid wsp:val=&quot;00FB0E81&quot;/&gt;&lt;wsp:rsid wsp:val=&quot;00FB21B1&quot;/&gt;&lt;wsp:rsid wsp:val=&quot;00FB243F&quot;/&gt;&lt;wsp:rsid wsp:val=&quot;00FB37DE&quot;/&gt;&lt;wsp:rsid wsp:val=&quot;00FB3DF2&quot;/&gt;&lt;wsp:rsid wsp:val=&quot;00FB4AD8&quot;/&gt;&lt;wsp:rsid wsp:val=&quot;00FB4D4B&quot;/&gt;&lt;wsp:rsid wsp:val=&quot;00FB66B6&quot;/&gt;&lt;wsp:rsid wsp:val=&quot;00FB701F&quot;/&gt;&lt;wsp:rsid wsp:val=&quot;00FC01E0&quot;/&gt;&lt;wsp:rsid wsp:val=&quot;00FC0C56&quot;/&gt;&lt;wsp:rsid wsp:val=&quot;00FC1070&quot;/&gt;&lt;wsp:rsid wsp:val=&quot;00FC1A54&quot;/&gt;&lt;wsp:rsid wsp:val=&quot;00FC1B63&quot;/&gt;&lt;wsp:rsid wsp:val=&quot;00FC1C0A&quot;/&gt;&lt;wsp:rsid wsp:val=&quot;00FC34BC&quot;/&gt;&lt;wsp:rsid wsp:val=&quot;00FC4BD5&quot;/&gt;&lt;wsp:rsid wsp:val=&quot;00FC5252&quot;/&gt;&lt;wsp:rsid wsp:val=&quot;00FC6003&quot;/&gt;&lt;wsp:rsid wsp:val=&quot;00FC687F&quot;/&gt;&lt;wsp:rsid wsp:val=&quot;00FC6A59&quot;/&gt;&lt;wsp:rsid wsp:val=&quot;00FC6EE4&quot;/&gt;&lt;wsp:rsid wsp:val=&quot;00FC754F&quot;/&gt;&lt;wsp:rsid wsp:val=&quot;00FC77CD&quot;/&gt;&lt;wsp:rsid wsp:val=&quot;00FC7EAB&quot;/&gt;&lt;wsp:rsid wsp:val=&quot;00FC9BC1&quot;/&gt;&lt;wsp:rsid wsp:val=&quot;00FD11EA&quot;/&gt;&lt;wsp:rsid wsp:val=&quot;00FD22EF&quot;/&gt;&lt;wsp:rsid wsp:val=&quot;00FD2C87&quot;/&gt;&lt;wsp:rsid wsp:val=&quot;00FD3A16&quot;/&gt;&lt;wsp:rsid wsp:val=&quot;00FD3A65&quot;/&gt;&lt;wsp:rsid wsp:val=&quot;00FD3D61&quot;/&gt;&lt;wsp:rsid wsp:val=&quot;00FD3E02&quot;/&gt;&lt;wsp:rsid wsp:val=&quot;00FD41F4&quot;/&gt;&lt;wsp:rsid wsp:val=&quot;00FD43A1&quot;/&gt;&lt;wsp:rsid wsp:val=&quot;00FD7128&quot;/&gt;&lt;wsp:rsid wsp:val=&quot;00FD71C6&quot;/&gt;&lt;wsp:rsid wsp:val=&quot;00FE0691&quot;/&gt;&lt;wsp:rsid wsp:val=&quot;00FE0DA4&quot;/&gt;&lt;wsp:rsid wsp:val=&quot;00FE1003&quot;/&gt;&lt;wsp:rsid wsp:val=&quot;00FE1048&quot;/&gt;&lt;wsp:rsid wsp:val=&quot;00FE25E9&quot;/&gt;&lt;wsp:rsid wsp:val=&quot;00FE26B7&quot;/&gt;&lt;wsp:rsid wsp:val=&quot;00FE2D23&quot;/&gt;&lt;wsp:rsid wsp:val=&quot;00FE4300&quot;/&gt;&lt;wsp:rsid wsp:val=&quot;00FF1895&quot;/&gt;&lt;wsp:rsid wsp:val=&quot;00FF2928&quot;/&gt;&lt;wsp:rsid wsp:val=&quot;00FF2D27&quot;/&gt;&lt;wsp:rsid wsp:val=&quot;00FF350E&quot;/&gt;&lt;wsp:rsid wsp:val=&quot;00FF537E&quot;/&gt;&lt;wsp:rsid wsp:val=&quot;00FF5469&quot;/&gt;&lt;wsp:rsid wsp:val=&quot;00FF5C2F&quot;/&gt;&lt;wsp:rsid wsp:val=&quot;010450B9&quot;/&gt;&lt;wsp:rsid wsp:val=&quot;0121F4B1&quot;/&gt;&lt;wsp:rsid wsp:val=&quot;0129B13E&quot;/&gt;&lt;wsp:rsid wsp:val=&quot;013069D8&quot;/&gt;&lt;wsp:rsid wsp:val=&quot;0130A030&quot;/&gt;&lt;wsp:rsid wsp:val=&quot;0149DD76&quot;/&gt;&lt;wsp:rsid wsp:val=&quot;014E73CF&quot;/&gt;&lt;wsp:rsid wsp:val=&quot;0151A258&quot;/&gt;&lt;wsp:rsid wsp:val=&quot;015751FD&quot;/&gt;&lt;wsp:rsid wsp:val=&quot;017206AB&quot;/&gt;&lt;wsp:rsid wsp:val=&quot;0173B414&quot;/&gt;&lt;wsp:rsid wsp:val=&quot;01A53B1C&quot;/&gt;&lt;wsp:rsid wsp:val=&quot;01B0B684&quot;/&gt;&lt;wsp:rsid wsp:val=&quot;01BE0DFA&quot;/&gt;&lt;wsp:rsid wsp:val=&quot;01C6BEC3&quot;/&gt;&lt;wsp:rsid wsp:val=&quot;01CDCDDA&quot;/&gt;&lt;wsp:rsid wsp:val=&quot;01CF05AC&quot;/&gt;&lt;wsp:rsid wsp:val=&quot;01D2D207&quot;/&gt;&lt;wsp:rsid wsp:val=&quot;01DD512C&quot;/&gt;&lt;wsp:rsid wsp:val=&quot;01DF1299&quot;/&gt;&lt;wsp:rsid wsp:val=&quot;01F10CE4&quot;/&gt;&lt;wsp:rsid wsp:val=&quot;01FFAB17&quot;/&gt;&lt;wsp:rsid wsp:val=&quot;020377C1&quot;/&gt;&lt;wsp:rsid wsp:val=&quot;0204A70A&quot;/&gt;&lt;wsp:rsid wsp:val=&quot;02288726&quot;/&gt;&lt;wsp:rsid wsp:val=&quot;0232D5C7&quot;/&gt;&lt;wsp:rsid wsp:val=&quot;023AEC42&quot;/&gt;&lt;wsp:rsid wsp:val=&quot;0250C8BD&quot;/&gt;&lt;wsp:rsid wsp:val=&quot;0269054A&quot;/&gt;&lt;wsp:rsid wsp:val=&quot;026C41D9&quot;/&gt;&lt;wsp:rsid wsp:val=&quot;026E7A1F&quot;/&gt;&lt;wsp:rsid wsp:val=&quot;026EB801&quot;/&gt;&lt;wsp:rsid wsp:val=&quot;0284574A&quot;/&gt;&lt;wsp:rsid wsp:val=&quot;028AD715&quot;/&gt;&lt;wsp:rsid wsp:val=&quot;0290CF77&quot;/&gt;&lt;wsp:rsid wsp:val=&quot;02C1E40D&quot;/&gt;&lt;wsp:rsid wsp:val=&quot;02C64415&quot;/&gt;&lt;wsp:rsid wsp:val=&quot;02CC7091&quot;/&gt;&lt;wsp:rsid wsp:val=&quot;02DAADA5&quot;/&gt;&lt;wsp:rsid wsp:val=&quot;02DB9ABE&quot;/&gt;&lt;wsp:rsid wsp:val=&quot;02E7B47A&quot;/&gt;&lt;wsp:rsid wsp:val=&quot;02F7AE3B&quot;/&gt;&lt;wsp:rsid wsp:val=&quot;02FD793E&quot;/&gt;&lt;wsp:rsid wsp:val=&quot;02FE0D7C&quot;/&gt;&lt;wsp:rsid wsp:val=&quot;030AF376&quot;/&gt;&lt;wsp:rsid wsp:val=&quot;030BB258&quot;/&gt;&lt;wsp:rsid wsp:val=&quot;03110D71&quot;/&gt;&lt;wsp:rsid wsp:val=&quot;031B9AE3&quot;/&gt;&lt;wsp:rsid wsp:val=&quot;03219A4F&quot;/&gt;&lt;wsp:rsid wsp:val=&quot;032E108F&quot;/&gt;&lt;wsp:rsid wsp:val=&quot;0333C313&quot;/&gt;&lt;wsp:rsid wsp:val=&quot;033B3CF2&quot;/&gt;&lt;wsp:rsid wsp:val=&quot;034679DA&quot;/&gt;&lt;wsp:rsid wsp:val=&quot;0348F9E3&quot;/&gt;&lt;wsp:rsid wsp:val=&quot;034A5D58&quot;/&gt;&lt;wsp:rsid wsp:val=&quot;034A92E2&quot;/&gt;&lt;wsp:rsid wsp:val=&quot;034D2B4E&quot;/&gt;&lt;wsp:rsid wsp:val=&quot;03540F36&quot;/&gt;&lt;wsp:rsid wsp:val=&quot;03813F84&quot;/&gt;&lt;wsp:rsid wsp:val=&quot;0382B765&quot;/&gt;&lt;wsp:rsid wsp:val=&quot;03864673&quot;/&gt;&lt;wsp:rsid wsp:val=&quot;038A2FB6&quot;/&gt;&lt;wsp:rsid wsp:val=&quot;038E88F9&quot;/&gt;&lt;wsp:rsid wsp:val=&quot;03A13BF0&quot;/&gt;&lt;wsp:rsid wsp:val=&quot;03AA09D5&quot;/&gt;&lt;wsp:rsid wsp:val=&quot;03B108A6&quot;/&gt;&lt;wsp:rsid wsp:val=&quot;03C36422&quot;/&gt;&lt;wsp:rsid wsp:val=&quot;040C6E0A&quot;/&gt;&lt;wsp:rsid wsp:val=&quot;040DF0F2&quot;/&gt;&lt;wsp:rsid wsp:val=&quot;0411DB7A&quot;/&gt;&lt;wsp:rsid wsp:val=&quot;0414F51C&quot;/&gt;&lt;wsp:rsid wsp:val=&quot;0415E905&quot;/&gt;&lt;wsp:rsid wsp:val=&quot;0422801A&quot;/&gt;&lt;wsp:rsid wsp:val=&quot;042301AC&quot;/&gt;&lt;wsp:rsid wsp:val=&quot;042977F3&quot;/&gt;&lt;wsp:rsid wsp:val=&quot;04300181&quot;/&gt;&lt;wsp:rsid wsp:val=&quot;043A16F6&quot;/&gt;&lt;wsp:rsid wsp:val=&quot;0440F1DA&quot;/&gt;&lt;wsp:rsid wsp:val=&quot;0445745A&quot;/&gt;&lt;wsp:rsid wsp:val=&quot;04470636&quot;/&gt;&lt;wsp:rsid wsp:val=&quot;04533308&quot;/&gt;&lt;wsp:rsid wsp:val=&quot;045706AF&quot;/&gt;&lt;wsp:rsid wsp:val=&quot;045EEE69&quot;/&gt;&lt;wsp:rsid wsp:val=&quot;046669CA&quot;/&gt;&lt;wsp:rsid wsp:val=&quot;04767A59&quot;/&gt;&lt;wsp:rsid wsp:val=&quot;047C5C0D&quot;/&gt;&lt;wsp:rsid wsp:val=&quot;048923BF&quot;/&gt;&lt;wsp:rsid wsp:val=&quot;04999548&quot;/&gt;&lt;wsp:rsid wsp:val=&quot;049A6C41&quot;/&gt;&lt;wsp:rsid wsp:val=&quot;049AE75C&quot;/&gt;&lt;wsp:rsid wsp:val=&quot;04B22FCE&quot;/&gt;&lt;wsp:rsid wsp:val=&quot;04C4BD78&quot;/&gt;&lt;wsp:rsid wsp:val=&quot;04C7D96A&quot;/&gt;&lt;wsp:rsid wsp:val=&quot;04CB058B&quot;/&gt;&lt;wsp:rsid wsp:val=&quot;04CF3098&quot;/&gt;&lt;wsp:rsid wsp:val=&quot;04E24A3B&quot;/&gt;&lt;wsp:rsid wsp:val=&quot;04E27679&quot;/&gt;&lt;wsp:rsid wsp:val=&quot;04E4F962&quot;/&gt;&lt;wsp:rsid wsp:val=&quot;04F0D409&quot;/&gt;&lt;wsp:rsid wsp:val=&quot;04F811BF&quot;/&gt;&lt;wsp:rsid wsp:val=&quot;04FF5F61&quot;/&gt;&lt;wsp:rsid wsp:val=&quot;0506F173&quot;/&gt;&lt;wsp:rsid wsp:val=&quot;0508993A&quot;/&gt;&lt;wsp:rsid wsp:val=&quot;0515FA07&quot;/&gt;&lt;wsp:rsid wsp:val=&quot;0519B562&quot;/&gt;&lt;wsp:rsid wsp:val=&quot;0531FCEC&quot;/&gt;&lt;wsp:rsid wsp:val=&quot;0532155F&quot;/&gt;&lt;wsp:rsid wsp:val=&quot;0532D398&quot;/&gt;&lt;wsp:rsid wsp:val=&quot;053AF140&quot;/&gt;&lt;wsp:rsid wsp:val=&quot;05594855&quot;/&gt;&lt;wsp:rsid wsp:val=&quot;05603446&quot;/&gt;&lt;wsp:rsid wsp:val=&quot;0578D6AC&quot;/&gt;&lt;wsp:rsid wsp:val=&quot;0593B074&quot;/&gt;&lt;wsp:rsid wsp:val=&quot;05954721&quot;/&gt;&lt;wsp:rsid wsp:val=&quot;05A0BB7D&quot;/&gt;&lt;wsp:rsid wsp:val=&quot;05B6EC67&quot;/&gt;&lt;wsp:rsid wsp:val=&quot;05BBBB1D&quot;/&gt;&lt;wsp:rsid wsp:val=&quot;05BFA8C1&quot;/&gt;&lt;wsp:rsid wsp:val=&quot;05DDE616&quot;/&gt;&lt;wsp:rsid wsp:val=&quot;05F4B49F&quot;/&gt;&lt;wsp:rsid wsp:val=&quot;060C7C48&quot;/&gt;&lt;wsp:rsid wsp:val=&quot;060D12B3&quot;/&gt;&lt;wsp:rsid wsp:val=&quot;06149287&quot;/&gt;&lt;wsp:rsid wsp:val=&quot;061E03B4&quot;/&gt;&lt;wsp:rsid wsp:val=&quot;06325F6A&quot;/&gt;&lt;wsp:rsid wsp:val=&quot;0637E0FD&quot;/&gt;&lt;wsp:rsid wsp:val=&quot;063B0C54&quot;/&gt;&lt;wsp:rsid wsp:val=&quot;066CF8C5&quot;/&gt;&lt;wsp:rsid wsp:val=&quot;066D9A34&quot;/&gt;&lt;wsp:rsid wsp:val=&quot;0674E067&quot;/&gt;&lt;wsp:rsid wsp:val=&quot;0683A95F&quot;/&gt;&lt;wsp:rsid wsp:val=&quot;06866140&quot;/&gt;&lt;wsp:rsid wsp:val=&quot;069D9677&quot;/&gt;&lt;wsp:rsid wsp:val=&quot;06AAA77A&quot;/&gt;&lt;wsp:rsid wsp:val=&quot;06BAD446&quot;/&gt;&lt;wsp:rsid wsp:val=&quot;06BCF16E&quot;/&gt;&lt;wsp:rsid wsp:val=&quot;06D3389C&quot;/&gt;&lt;wsp:rsid wsp:val=&quot;06E1D762&quot;/&gt;&lt;wsp:rsid wsp:val=&quot;06E46FA3&quot;/&gt;&lt;wsp:rsid wsp:val=&quot;06F1DB64&quot;/&gt;&lt;wsp:rsid wsp:val=&quot;06F92628&quot;/&gt;&lt;wsp:rsid wsp:val=&quot;06F94E72&quot;/&gt;&lt;wsp:rsid wsp:val=&quot;06FEA7C3&quot;/&gt;&lt;wsp:rsid wsp:val=&quot;0703982D&quot;/&gt;&lt;wsp:rsid wsp:val=&quot;070D4D86&quot;/&gt;&lt;wsp:rsid wsp:val=&quot;0717FCBA&quot;/&gt;&lt;wsp:rsid wsp:val=&quot;072ACFC2&quot;/&gt;&lt;wsp:rsid wsp:val=&quot;07363F2B&quot;/&gt;&lt;wsp:rsid wsp:val=&quot;0743BFFF&quot;/&gt;&lt;wsp:rsid wsp:val=&quot;0745E7DA&quot;/&gt;&lt;wsp:rsid wsp:val=&quot;074D5479&quot;/&gt;&lt;wsp:rsid wsp:val=&quot;075832D6&quot;/&gt;&lt;wsp:rsid wsp:val=&quot;075AA26E&quot;/&gt;&lt;wsp:rsid wsp:val=&quot;0766D372&quot;/&gt;&lt;wsp:rsid wsp:val=&quot;077A2BFF&quot;/&gt;&lt;wsp:rsid wsp:val=&quot;077A98C1&quot;/&gt;&lt;wsp:rsid wsp:val=&quot;077FDC19&quot;/&gt;&lt;wsp:rsid wsp:val=&quot;0784F861&quot;/&gt;&lt;wsp:rsid wsp:val=&quot;07890ADB&quot;/&gt;&lt;wsp:rsid wsp:val=&quot;079FE1B4&quot;/&gt;&lt;wsp:rsid wsp:val=&quot;07B65E54&quot;/&gt;&lt;wsp:rsid wsp:val=&quot;07CFC2E7&quot;/&gt;&lt;wsp:rsid wsp:val=&quot;07DA092C&quot;/&gt;&lt;wsp:rsid wsp:val=&quot;07DBD4E3&quot;/&gt;&lt;wsp:rsid wsp:val=&quot;07DC3A85&quot;/&gt;&lt;wsp:rsid wsp:val=&quot;07FF895A&quot;/&gt;&lt;wsp:rsid wsp:val=&quot;08008133&quot;/&gt;&lt;wsp:rsid wsp:val=&quot;0808B889&quot;/&gt;&lt;wsp:rsid wsp:val=&quot;080E5933&quot;/&gt;&lt;wsp:rsid wsp:val=&quot;080F3BC6&quot;/&gt;&lt;wsp:rsid wsp:val=&quot;081C9A24&quot;/&gt;&lt;wsp:rsid wsp:val=&quot;081F3386&quot;/&gt;&lt;wsp:rsid wsp:val=&quot;08223236&quot;/&gt;&lt;wsp:rsid wsp:val=&quot;08296A5B&quot;/&gt;&lt;wsp:rsid wsp:val=&quot;0845623A&quot;/&gt;&lt;wsp:rsid wsp:val=&quot;08467FBB&quot;/&gt;&lt;wsp:rsid wsp:val=&quot;084ADC1C&quot;/&gt;&lt;wsp:rsid wsp:val=&quot;0851BD15&quot;/&gt;&lt;wsp:rsid wsp:val=&quot;0853F072&quot;/&gt;&lt;wsp:rsid wsp:val=&quot;0854D757&quot;/&gt;&lt;wsp:rsid wsp:val=&quot;08607F0C&quot;/&gt;&lt;wsp:rsid wsp:val=&quot;086673B5&quot;/&gt;&lt;wsp:rsid wsp:val=&quot;0872E391&quot;/&gt;&lt;wsp:rsid wsp:val=&quot;0886B405&quot;/&gt;&lt;wsp:rsid wsp:val=&quot;08972F86&quot;/&gt;&lt;wsp:rsid wsp:val=&quot;08AEA4A6&quot;/&gt;&lt;wsp:rsid wsp:val=&quot;08AF6CC3&quot;/&gt;&lt;wsp:rsid wsp:val=&quot;08B24194&quot;/&gt;&lt;wsp:rsid wsp:val=&quot;08BB2A4B&quot;/&gt;&lt;wsp:rsid wsp:val=&quot;08BC6C8A&quot;/&gt;&lt;wsp:rsid wsp:val=&quot;08BF58DB&quot;/&gt;&lt;wsp:rsid wsp:val=&quot;08CBCF8D&quot;/&gt;&lt;wsp:rsid wsp:val=&quot;08D49EC5&quot;/&gt;&lt;wsp:rsid wsp:val=&quot;08FA2A55&quot;/&gt;&lt;wsp:rsid wsp:val=&quot;091052A4&quot;/&gt;&lt;wsp:rsid wsp:val=&quot;0911C0CA&quot;/&gt;&lt;wsp:rsid wsp:val=&quot;0926CD8F&quot;/&gt;&lt;wsp:rsid wsp:val=&quot;092AC66D&quot;/&gt;&lt;wsp:rsid wsp:val=&quot;092B5E25&quot;/&gt;&lt;wsp:rsid wsp:val=&quot;0945AD32&quot;/&gt;&lt;wsp:rsid wsp:val=&quot;094F6E1A&quot;/&gt;&lt;wsp:rsid wsp:val=&quot;0951D881&quot;/&gt;&lt;wsp:rsid wsp:val=&quot;0953CC14&quot;/&gt;&lt;wsp:rsid wsp:val=&quot;09711BD4&quot;/&gt;&lt;wsp:rsid wsp:val=&quot;09712228&quot;/&gt;&lt;wsp:rsid wsp:val=&quot;097B9DE6&quot;/&gt;&lt;wsp:rsid wsp:val=&quot;097EC881&quot;/&gt;&lt;wsp:rsid wsp:val=&quot;09858040&quot;/&gt;&lt;wsp:rsid wsp:val=&quot;099205D9&quot;/&gt;&lt;wsp:rsid wsp:val=&quot;099BAEE5&quot;/&gt;&lt;wsp:rsid wsp:val=&quot;09B1DF94&quot;/&gt;&lt;wsp:rsid wsp:val=&quot;09B94100&quot;/&gt;&lt;wsp:rsid wsp:val=&quot;09BAB864&quot;/&gt;&lt;wsp:rsid wsp:val=&quot;09BC73CD&quot;/&gt;&lt;wsp:rsid wsp:val=&quot;09C76CA4&quot;/&gt;&lt;wsp:rsid wsp:val=&quot;09C91FDF&quot;/&gt;&lt;wsp:rsid wsp:val=&quot;09C990AD&quot;/&gt;&lt;wsp:rsid wsp:val=&quot;09CAB5DA&quot;/&gt;&lt;wsp:rsid wsp:val=&quot;09D2F0DE&quot;/&gt;&lt;wsp:rsid wsp:val=&quot;09DA6296&quot;/&gt;&lt;wsp:rsid wsp:val=&quot;09DCB4FC&quot;/&gt;&lt;wsp:rsid wsp:val=&quot;09FB9ED5&quot;/&gt;&lt;wsp:rsid wsp:val=&quot;0A000233&quot;/&gt;&lt;wsp:rsid wsp:val=&quot;0A0FCEEB&quot;/&gt;&lt;wsp:rsid wsp:val=&quot;0A1E51EC&quot;/&gt;&lt;wsp:rsid wsp:val=&quot;0A217F3A&quot;/&gt;&lt;wsp:rsid wsp:val=&quot;0A234281&quot;/&gt;&lt;wsp:rsid wsp:val=&quot;0A24B78F&quot;/&gt;&lt;wsp:rsid wsp:val=&quot;0A2BC8D7&quot;/&gt;&lt;wsp:rsid wsp:val=&quot;0A2C732A&quot;/&gt;&lt;wsp:rsid wsp:val=&quot;0A2CF4FD&quot;/&gt;&lt;wsp:rsid wsp:val=&quot;0A33AAC1&quot;/&gt;&lt;wsp:rsid wsp:val=&quot;0A53AE70&quot;/&gt;&lt;wsp:rsid wsp:val=&quot;0A5722BF&quot;/&gt;&lt;wsp:rsid wsp:val=&quot;0A57CF80&quot;/&gt;&lt;wsp:rsid wsp:val=&quot;0A638ED1&quot;/&gt;&lt;wsp:rsid wsp:val=&quot;0A6692FF&quot;/&gt;&lt;wsp:rsid wsp:val=&quot;0A67EDFB&quot;/&gt;&lt;wsp:rsid wsp:val=&quot;0A74C12D&quot;/&gt;&lt;wsp:rsid wsp:val=&quot;0A770094&quot;/&gt;&lt;wsp:rsid wsp:val=&quot;0A956B67&quot;/&gt;&lt;wsp:rsid wsp:val=&quot;0A96762D&quot;/&gt;&lt;wsp:rsid wsp:val=&quot;0AA50202&quot;/&gt;&lt;wsp:rsid wsp:val=&quot;0AB82AE4&quot;/&gt;&lt;wsp:rsid wsp:val=&quot;0AB8C452&quot;/&gt;&lt;wsp:rsid wsp:val=&quot;0AC78424&quot;/&gt;&lt;wsp:rsid wsp:val=&quot;0AD06F1F&quot;/&gt;&lt;wsp:rsid wsp:val=&quot;0AD4C671&quot;/&gt;&lt;wsp:rsid wsp:val=&quot;0ADE9B2F&quot;/&gt;&lt;wsp:rsid wsp:val=&quot;0AEB0365&quot;/&gt;&lt;wsp:rsid wsp:val=&quot;0B04B9BF&quot;/&gt;&lt;wsp:rsid wsp:val=&quot;0B05F37F&quot;/&gt;&lt;wsp:rsid wsp:val=&quot;0B0C3D7B&quot;/&gt;&lt;wsp:rsid wsp:val=&quot;0B1C114A&quot;/&gt;&lt;wsp:rsid wsp:val=&quot;0B201A15&quot;/&gt;&lt;wsp:rsid wsp:val=&quot;0B211EB2&quot;/&gt;&lt;wsp:rsid wsp:val=&quot;0B238B16&quot;/&gt;&lt;wsp:rsid wsp:val=&quot;0B23F91B&quot;/&gt;&lt;wsp:rsid wsp:val=&quot;0B2907A6&quot;/&gt;&lt;wsp:rsid wsp:val=&quot;0B32D086&quot;/&gt;&lt;wsp:rsid wsp:val=&quot;0B44120B&quot;/&gt;&lt;wsp:rsid wsp:val=&quot;0B5BAF19&quot;/&gt;&lt;wsp:rsid wsp:val=&quot;0B715AD0&quot;/&gt;&lt;wsp:rsid wsp:val=&quot;0B720AB8&quot;/&gt;&lt;wsp:rsid wsp:val=&quot;0B7632F7&quot;/&gt;&lt;wsp:rsid wsp:val=&quot;0B8D3B30&quot;/&gt;&lt;wsp:rsid wsp:val=&quot;0BA000CE&quot;/&gt;&lt;wsp:rsid wsp:val=&quot;0BA2FABF&quot;/&gt;&lt;wsp:rsid wsp:val=&quot;0BAFD7E2&quot;/&gt;&lt;wsp:rsid wsp:val=&quot;0BD18863&quot;/&gt;&lt;wsp:rsid wsp:val=&quot;0BD4109F&quot;/&gt;&lt;wsp:rsid wsp:val=&quot;0BE314B9&quot;/&gt;&lt;wsp:rsid wsp:val=&quot;0BEB6048&quot;/&gt;&lt;wsp:rsid wsp:val=&quot;0BEC0D65&quot;/&gt;&lt;wsp:rsid wsp:val=&quot;0BF05876&quot;/&gt;&lt;wsp:rsid wsp:val=&quot;0C080E1E&quot;/&gt;&lt;wsp:rsid wsp:val=&quot;0C167B31&quot;/&gt;&lt;wsp:rsid wsp:val=&quot;0C2E1391&quot;/&gt;&lt;wsp:rsid wsp:val=&quot;0C305DB3&quot;/&gt;&lt;wsp:rsid wsp:val=&quot;0C481AC2&quot;/&gt;&lt;wsp:rsid wsp:val=&quot;0C5CFBD2&quot;/&gt;&lt;wsp:rsid wsp:val=&quot;0C7EA6A7&quot;/&gt;&lt;wsp:rsid wsp:val=&quot;0C8F7012&quot;/&gt;&lt;wsp:rsid wsp:val=&quot;0CA24B00&quot;/&gt;&lt;wsp:rsid wsp:val=&quot;0CA32A0C&quot;/&gt;&lt;wsp:rsid wsp:val=&quot;0CA6888A&quot;/&gt;&lt;wsp:rsid wsp:val=&quot;0CB96353&quot;/&gt;&lt;wsp:rsid wsp:val=&quot;0CD782CE&quot;/&gt;&lt;wsp:rsid wsp:val=&quot;0CE4E65F&quot;/&gt;&lt;wsp:rsid wsp:val=&quot;0CE6E592&quot;/&gt;&lt;wsp:rsid wsp:val=&quot;0CEAB12C&quot;/&gt;&lt;wsp:rsid wsp:val=&quot;0CEC3B21&quot;/&gt;&lt;wsp:rsid wsp:val=&quot;0CED5ABB&quot;/&gt;&lt;wsp:rsid wsp:val=&quot;0D008CC6&quot;/&gt;&lt;wsp:rsid wsp:val=&quot;0D0577CC&quot;/&gt;&lt;wsp:rsid wsp:val=&quot;0D1B86D9&quot;/&gt;&lt;wsp:rsid wsp:val=&quot;0D361F4A&quot;/&gt;&lt;wsp:rsid wsp:val=&quot;0D37BBF1&quot;/&gt;&lt;wsp:rsid wsp:val=&quot;0D4C2ADA&quot;/&gt;&lt;wsp:rsid wsp:val=&quot;0D4D94F0&quot;/&gt;&lt;wsp:rsid wsp:val=&quot;0D4F3728&quot;/&gt;&lt;wsp:rsid wsp:val=&quot;0D4F9C9F&quot;/&gt;&lt;wsp:rsid wsp:val=&quot;0D5263C5&quot;/&gt;&lt;wsp:rsid wsp:val=&quot;0D5BA78C&quot;/&gt;&lt;wsp:rsid wsp:val=&quot;0D642F05&quot;/&gt;&lt;wsp:rsid wsp:val=&quot;0D69FAA4&quot;/&gt;&lt;wsp:rsid wsp:val=&quot;0D897BF5&quot;/&gt;&lt;wsp:rsid wsp:val=&quot;0D8A4C48&quot;/&gt;&lt;wsp:rsid wsp:val=&quot;0D9950B2&quot;/&gt;&lt;wsp:rsid wsp:val=&quot;0DAA1A65&quot;/&gt;&lt;wsp:rsid wsp:val=&quot;0DAD4AF7&quot;/&gt;&lt;wsp:rsid wsp:val=&quot;0DB8C220&quot;/&gt;&lt;wsp:rsid wsp:val=&quot;0DC3E9CF&quot;/&gt;&lt;wsp:rsid wsp:val=&quot;0DC419A7&quot;/&gt;&lt;wsp:rsid wsp:val=&quot;0DCA9B2C&quot;/&gt;&lt;wsp:rsid wsp:val=&quot;0DCC83D7&quot;/&gt;&lt;wsp:rsid wsp:val=&quot;0DF1E57F&quot;/&gt;&lt;wsp:rsid wsp:val=&quot;0DF87171&quot;/&gt;&lt;wsp:rsid wsp:val=&quot;0DFB7B23&quot;/&gt;&lt;wsp:rsid wsp:val=&quot;0DFD1394&quot;/&gt;&lt;wsp:rsid wsp:val=&quot;0E032B1B&quot;/&gt;&lt;wsp:rsid wsp:val=&quot;0E078139&quot;/&gt;&lt;wsp:rsid wsp:val=&quot;0E0F9545&quot;/&gt;&lt;wsp:rsid wsp:val=&quot;0E10EEDB&quot;/&gt;&lt;wsp:rsid wsp:val=&quot;0E23A8D5&quot;/&gt;&lt;wsp:rsid wsp:val=&quot;0E2A1E68&quot;/&gt;&lt;wsp:rsid wsp:val=&quot;0E41EDAE&quot;/&gt;&lt;wsp:rsid wsp:val=&quot;0E432DEA&quot;/&gt;&lt;wsp:rsid wsp:val=&quot;0E50DBED&quot;/&gt;&lt;wsp:rsid wsp:val=&quot;0E593E46&quot;/&gt;&lt;wsp:rsid wsp:val=&quot;0E71EDC6&quot;/&gt;&lt;wsp:rsid wsp:val=&quot;0E7464C6&quot;/&gt;&lt;wsp:rsid wsp:val=&quot;0E7F86E0&quot;/&gt;&lt;wsp:rsid wsp:val=&quot;0E8A9501&quot;/&gt;&lt;wsp:rsid wsp:val=&quot;0E8C7B8C&quot;/&gt;&lt;wsp:rsid wsp:val=&quot;0EA4268D&quot;/&gt;&lt;wsp:rsid wsp:val=&quot;0EB9A84D&quot;/&gt;&lt;wsp:rsid wsp:val=&quot;0EBB374D&quot;/&gt;&lt;wsp:rsid wsp:val=&quot;0EC094DF&quot;/&gt;&lt;wsp:rsid wsp:val=&quot;0EC4EA40&quot;/&gt;&lt;wsp:rsid wsp:val=&quot;0ED3776E&quot;/&gt;&lt;wsp:rsid wsp:val=&quot;0ED67168&quot;/&gt;&lt;wsp:rsid wsp:val=&quot;0ED76942&quot;/&gt;&lt;wsp:rsid wsp:val=&quot;0EDF6981&quot;/&gt;&lt;wsp:rsid wsp:val=&quot;0EE2E5D5&quot;/&gt;&lt;wsp:rsid wsp:val=&quot;0EE51088&quot;/&gt;&lt;wsp:rsid wsp:val=&quot;0EE59FD4&quot;/&gt;&lt;wsp:rsid wsp:val=&quot;0EF8574A&quot;/&gt;&lt;wsp:rsid wsp:val=&quot;0EFA1DE5&quot;/&gt;&lt;wsp:rsid wsp:val=&quot;0F001519&quot;/&gt;&lt;wsp:rsid wsp:val=&quot;0F0330B7&quot;/&gt;&lt;wsp:rsid wsp:val=&quot;0F05AC7B&quot;/&gt;&lt;wsp:rsid wsp:val=&quot;0F12BF41&quot;/&gt;&lt;wsp:rsid wsp:val=&quot;0F20D484&quot;/&gt;&lt;wsp:rsid wsp:val=&quot;0F2F02BA&quot;/&gt;&lt;wsp:rsid wsp:val=&quot;0F41F312&quot;/&gt;&lt;wsp:rsid wsp:val=&quot;0F4F4780&quot;/&gt;&lt;wsp:rsid wsp:val=&quot;0F65DA7F&quot;/&gt;&lt;wsp:rsid wsp:val=&quot;0F75D7A7&quot;/&gt;&lt;wsp:rsid wsp:val=&quot;0F850F21&quot;/&gt;&lt;wsp:rsid wsp:val=&quot;0F865FFF&quot;/&gt;&lt;wsp:rsid wsp:val=&quot;0F92E011&quot;/&gt;&lt;wsp:rsid wsp:val=&quot;0F98E265&quot;/&gt;&lt;wsp:rsid wsp:val=&quot;0F99C4EF&quot;/&gt;&lt;wsp:rsid wsp:val=&quot;0FA704F0&quot;/&gt;&lt;wsp:rsid wsp:val=&quot;0FAA74D7&quot;/&gt;&lt;wsp:rsid wsp:val=&quot;0FB2C609&quot;/&gt;&lt;wsp:rsid wsp:val=&quot;0FCAA606&quot;/&gt;&lt;wsp:rsid wsp:val=&quot;0FD6681C&quot;/&gt;&lt;wsp:rsid wsp:val=&quot;0FD7B88C&quot;/&gt;&lt;wsp:rsid wsp:val=&quot;0FEBAD20&quot;/&gt;&lt;wsp:rsid wsp:val=&quot;0FED712E&quot;/&gt;&lt;wsp:rsid wsp:val=&quot;0FF08511&quot;/&gt;&lt;wsp:rsid wsp:val=&quot;0FF4BFFF&quot;/&gt;&lt;wsp:rsid wsp:val=&quot;0FFE94AE&quot;/&gt;&lt;wsp:rsid wsp:val=&quot;100340EB&quot;/&gt;&lt;wsp:rsid wsp:val=&quot;100C5C66&quot;/&gt;&lt;wsp:rsid wsp:val=&quot;10103527&quot;/&gt;&lt;wsp:rsid wsp:val=&quot;1027087C&quot;/&gt;&lt;wsp:rsid wsp:val=&quot;102CC4E9&quot;/&gt;&lt;wsp:rsid wsp:val=&quot;1031D56D&quot;/&gt;&lt;wsp:rsid wsp:val=&quot;1036BEF2&quot;/&gt;&lt;wsp:rsid wsp:val=&quot;105189C0&quot;/&gt;&lt;wsp:rsid wsp:val=&quot;105913C2&quot;/&gt;&lt;wsp:rsid wsp:val=&quot;107E4C26&quot;/&gt;&lt;wsp:rsid wsp:val=&quot;108E8EBC&quot;/&gt;&lt;wsp:rsid wsp:val=&quot;10918166&quot;/&gt;&lt;wsp:rsid wsp:val=&quot;109DF415&quot;/&gt;&lt;wsp:rsid wsp:val=&quot;10A2E088&quot;/&gt;&lt;wsp:rsid wsp:val=&quot;10AB1C83&quot;/&gt;&lt;wsp:rsid wsp:val=&quot;10B7F6A4&quot;/&gt;&lt;wsp:rsid wsp:val=&quot;10BABD56&quot;/&gt;&lt;wsp:rsid wsp:val=&quot;10C8D5E7&quot;/&gt;&lt;wsp:rsid wsp:val=&quot;10D77977&quot;/&gt;&lt;wsp:rsid wsp:val=&quot;10DDAD45&quot;/&gt;&lt;wsp:rsid wsp:val=&quot;10FBB693&quot;/&gt;&lt;wsp:rsid wsp:val=&quot;10FE75DA&quot;/&gt;&lt;wsp:rsid wsp:val=&quot;110184B4&quot;/&gt;&lt;wsp:rsid wsp:val=&quot;1101C47D&quot;/&gt;&lt;wsp:rsid wsp:val=&quot;1106784D&quot;/&gt;&lt;wsp:rsid wsp:val=&quot;1139006C&quot;/&gt;&lt;wsp:rsid wsp:val=&quot;114053B9&quot;/&gt;&lt;wsp:rsid wsp:val=&quot;114179ED&quot;/&gt;&lt;wsp:rsid wsp:val=&quot;1147A886&quot;/&gt;&lt;wsp:rsid wsp:val=&quot;114EBCDA&quot;/&gt;&lt;wsp:rsid wsp:val=&quot;1152CA51&quot;/&gt;&lt;wsp:rsid wsp:val=&quot;115AB760&quot;/&gt;&lt;wsp:rsid wsp:val=&quot;116A273F&quot;/&gt;&lt;wsp:rsid wsp:val=&quot;1170940D&quot;/&gt;&lt;wsp:rsid wsp:val=&quot;1179F9AD&quot;/&gt;&lt;wsp:rsid wsp:val=&quot;117AC36F&quot;/&gt;&lt;wsp:rsid wsp:val=&quot;1183740E&quot;/&gt;&lt;wsp:rsid wsp:val=&quot;119A650F&quot;/&gt;&lt;wsp:rsid wsp:val=&quot;119C77B1&quot;/&gt;&lt;wsp:rsid wsp:val=&quot;11A21AFC&quot;/&gt;&lt;wsp:rsid wsp:val=&quot;11A8475A&quot;/&gt;&lt;wsp:rsid wsp:val=&quot;11AC0588&quot;/&gt;&lt;wsp:rsid wsp:val=&quot;11AF94B1&quot;/&gt;&lt;wsp:rsid wsp:val=&quot;11B37A4A&quot;/&gt;&lt;wsp:rsid wsp:val=&quot;11BC9A5F&quot;/&gt;&lt;wsp:rsid wsp:val=&quot;11C4EB91&quot;/&gt;&lt;wsp:rsid wsp:val=&quot;11D43F8C&quot;/&gt;&lt;wsp:rsid wsp:val=&quot;11D7A47D&quot;/&gt;&lt;wsp:rsid wsp:val=&quot;11DC1F4A&quot;/&gt;&lt;wsp:rsid wsp:val=&quot;11E89B8E&quot;/&gt;&lt;wsp:rsid wsp:val=&quot;11EA55A1&quot;/&gt;&lt;wsp:rsid wsp:val=&quot;11F00AF0&quot;/&gt;&lt;wsp:rsid wsp:val=&quot;120AE29B&quot;/&gt;&lt;wsp:rsid wsp:val=&quot;120FDAC8&quot;/&gt;&lt;wsp:rsid wsp:val=&quot;12138A5A&quot;/&gt;&lt;wsp:rsid wsp:val=&quot;12159432&quot;/&gt;&lt;wsp:rsid wsp:val=&quot;121B47F8&quot;/&gt;&lt;wsp:rsid wsp:val=&quot;121D27C4&quot;/&gt;&lt;wsp:rsid wsp:val=&quot;12264D1E&quot;/&gt;&lt;wsp:rsid wsp:val=&quot;122963D1&quot;/&gt;&lt;wsp:rsid wsp:val=&quot;123ECD95&quot;/&gt;&lt;wsp:rsid wsp:val=&quot;1242DD65&quot;/&gt;&lt;wsp:rsid wsp:val=&quot;1245EE8E&quot;/&gt;&lt;wsp:rsid wsp:val=&quot;1263412C&quot;/&gt;&lt;wsp:rsid wsp:val=&quot;12658F8B&quot;/&gt;&lt;wsp:rsid wsp:val=&quot;1270D22A&quot;/&gt;&lt;wsp:rsid wsp:val=&quot;127634F8&quot;/&gt;&lt;wsp:rsid wsp:val=&quot;1285B25E&quot;/&gt;&lt;wsp:rsid wsp:val=&quot;1294BF17&quot;/&gt;&lt;wsp:rsid wsp:val=&quot;12B075E0&quot;/&gt;&lt;wsp:rsid wsp:val=&quot;12B1CCEC&quot;/&gt;&lt;wsp:rsid wsp:val=&quot;12B3225B&quot;/&gt;&lt;wsp:rsid wsp:val=&quot;12DD1E1E&quot;/&gt;&lt;wsp:rsid wsp:val=&quot;12E78003&quot;/&gt;&lt;wsp:rsid wsp:val=&quot;1305F41A&quot;/&gt;&lt;wsp:rsid wsp:val=&quot;132A01FF&quot;/&gt;&lt;wsp:rsid wsp:val=&quot;13353F66&quot;/&gt;&lt;wsp:rsid wsp:val=&quot;1338DED7&quot;/&gt;&lt;wsp:rsid wsp:val=&quot;133DF3A7&quot;/&gt;&lt;wsp:rsid wsp:val=&quot;136AA973&quot;/&gt;&lt;wsp:rsid wsp:val=&quot;1370D161&quot;/&gt;&lt;wsp:rsid wsp:val=&quot;1377EFAB&quot;/&gt;&lt;wsp:rsid wsp:val=&quot;137AE06E&quot;/&gt;&lt;wsp:rsid wsp:val=&quot;13C144D1&quot;/&gt;&lt;wsp:rsid wsp:val=&quot;13C1CE03&quot;/&gt;&lt;wsp:rsid wsp:val=&quot;13CFBFA0&quot;/&gt;&lt;wsp:rsid wsp:val=&quot;13D35570&quot;/&gt;&lt;wsp:rsid wsp:val=&quot;13E88430&quot;/&gt;&lt;wsp:rsid wsp:val=&quot;13F19272&quot;/&gt;&lt;wsp:rsid wsp:val=&quot;13F96E80&quot;/&gt;&lt;wsp:rsid wsp:val=&quot;13F971DA&quot;/&gt;&lt;wsp:rsid wsp:val=&quot;14044506&quot;/&gt;&lt;wsp:rsid wsp:val=&quot;140959C8&quot;/&gt;&lt;wsp:rsid wsp:val=&quot;140A1284&quot;/&gt;&lt;wsp:rsid wsp:val=&quot;140A2432&quot;/&gt;&lt;wsp:rsid wsp:val=&quot;1412AF24&quot;/&gt;&lt;wsp:rsid wsp:val=&quot;14141F17&quot;/&gt;&lt;wsp:rsid wsp:val=&quot;1418AE5E&quot;/&gt;&lt;wsp:rsid wsp:val=&quot;141BE150&quot;/&gt;&lt;wsp:rsid wsp:val=&quot;141C8891&quot;/&gt;&lt;wsp:rsid wsp:val=&quot;14232550&quot;/&gt;&lt;wsp:rsid wsp:val=&quot;1427450D&quot;/&gt;&lt;wsp:rsid wsp:val=&quot;142B8BD5&quot;/&gt;&lt;wsp:rsid wsp:val=&quot;14308F78&quot;/&gt;&lt;wsp:rsid wsp:val=&quot;1439C442&quot;/&gt;&lt;wsp:rsid wsp:val=&quot;143CE616&quot;/&gt;&lt;wsp:rsid wsp:val=&quot;146825EB&quot;/&gt;&lt;wsp:rsid wsp:val=&quot;146D5DCB&quot;/&gt;&lt;wsp:rsid wsp:val=&quot;1482C941&quot;/&gt;&lt;wsp:rsid wsp:val=&quot;148405FE&quot;/&gt;&lt;wsp:rsid wsp:val=&quot;148DCF42&quot;/&gt;&lt;wsp:rsid wsp:val=&quot;149216DC&quot;/&gt;&lt;wsp:rsid wsp:val=&quot;149A71F3&quot;/&gt;&lt;wsp:rsid wsp:val=&quot;149C5544&quot;/&gt;&lt;wsp:rsid wsp:val=&quot;149ED12B&quot;/&gt;&lt;wsp:rsid wsp:val=&quot;14A32BFF&quot;/&gt;&lt;wsp:rsid wsp:val=&quot;14A3613C&quot;/&gt;&lt;wsp:rsid wsp:val=&quot;14A7BC4E&quot;/&gt;&lt;wsp:rsid wsp:val=&quot;14A9D93F&quot;/&gt;&lt;wsp:rsid wsp:val=&quot;14AECBE7&quot;/&gt;&lt;wsp:rsid wsp:val=&quot;14C14D19&quot;/&gt;&lt;wsp:rsid wsp:val=&quot;14D6392B&quot;/&gt;&lt;wsp:rsid wsp:val=&quot;14D717D6&quot;/&gt;&lt;wsp:rsid wsp:val=&quot;14E35A59&quot;/&gt;&lt;wsp:rsid wsp:val=&quot;150338C6&quot;/&gt;&lt;wsp:rsid wsp:val=&quot;150AA2F2&quot;/&gt;&lt;wsp:rsid wsp:val=&quot;150DA6A5&quot;/&gt;&lt;wsp:rsid wsp:val=&quot;1510B88A&quot;/&gt;&lt;wsp:rsid wsp:val=&quot;15122C75&quot;/&gt;&lt;wsp:rsid wsp:val=&quot;151FA016&quot;/&gt;&lt;wsp:rsid wsp:val=&quot;1524C061&quot;/&gt;&lt;wsp:rsid wsp:val=&quot;1553A6BD&quot;/&gt;&lt;wsp:rsid wsp:val=&quot;1554F43F&quot;/&gt;&lt;wsp:rsid wsp:val=&quot;1566AB7D&quot;/&gt;&lt;wsp:rsid wsp:val=&quot;15715B3D&quot;/&gt;&lt;wsp:rsid wsp:val=&quot;15780A55&quot;/&gt;&lt;wsp:rsid wsp:val=&quot;157DD876&quot;/&gt;&lt;wsp:rsid wsp:val=&quot;15925CB9&quot;/&gt;&lt;wsp:rsid wsp:val=&quot;15937C72&quot;/&gt;&lt;wsp:rsid wsp:val=&quot;1595AB20&quot;/&gt;&lt;wsp:rsid wsp:val=&quot;1596D54C&quot;/&gt;&lt;wsp:rsid wsp:val=&quot;1597BAFC&quot;/&gt;&lt;wsp:rsid wsp:val=&quot;159926A5&quot;/&gt;&lt;wsp:rsid wsp:val=&quot;15A02818&quot;/&gt;&lt;wsp:rsid wsp:val=&quot;15AD0AB3&quot;/&gt;&lt;wsp:rsid wsp:val=&quot;15B769DA&quot;/&gt;&lt;wsp:rsid wsp:val=&quot;15BBB3F8&quot;/&gt;&lt;wsp:rsid wsp:val=&quot;15ED2E69&quot;/&gt;&lt;wsp:rsid wsp:val=&quot;15EF4F7C&quot;/&gt;&lt;wsp:rsid wsp:val=&quot;160F15A2&quot;/&gt;&lt;wsp:rsid wsp:val=&quot;160FE214&quot;/&gt;&lt;wsp:rsid wsp:val=&quot;1613787F&quot;/&gt;&lt;wsp:rsid wsp:val=&quot;16288B42&quot;/&gt;&lt;wsp:rsid wsp:val=&quot;16429F88&quot;/&gt;&lt;wsp:rsid wsp:val=&quot;1646ABFD&quot;/&gt;&lt;wsp:rsid wsp:val=&quot;16551867&quot;/&gt;&lt;wsp:rsid wsp:val=&quot;167803A0&quot;/&gt;&lt;wsp:rsid wsp:val=&quot;16788FF5&quot;/&gt;&lt;wsp:rsid wsp:val=&quot;167A273C&quot;/&gt;&lt;wsp:rsid wsp:val=&quot;168003F1&quot;/&gt;&lt;wsp:rsid wsp:val=&quot;16847971&quot;/&gt;&lt;wsp:rsid wsp:val=&quot;168E9537&quot;/&gt;&lt;wsp:rsid wsp:val=&quot;16952BE3&quot;/&gt;&lt;wsp:rsid wsp:val=&quot;16987555&quot;/&gt;&lt;wsp:rsid wsp:val=&quot;169E1000&quot;/&gt;&lt;wsp:rsid wsp:val=&quot;16A25596&quot;/&gt;&lt;wsp:rsid wsp:val=&quot;16A4ECFF&quot;/&gt;&lt;wsp:rsid wsp:val=&quot;16A75313&quot;/&gt;&lt;wsp:rsid wsp:val=&quot;16B8E59E&quot;/&gt;&lt;wsp:rsid wsp:val=&quot;16BAAE82&quot;/&gt;&lt;wsp:rsid wsp:val=&quot;16C6E4E3&quot;/&gt;&lt;wsp:rsid wsp:val=&quot;16CD3B63&quot;/&gt;&lt;wsp:rsid wsp:val=&quot;16D6A3E3&quot;/&gt;&lt;wsp:rsid wsp:val=&quot;16E0C9C8&quot;/&gt;&lt;wsp:rsid wsp:val=&quot;16E9E3EE&quot;/&gt;&lt;wsp:rsid wsp:val=&quot;16EF69D6&quot;/&gt;&lt;wsp:rsid wsp:val=&quot;170830EC&quot;/&gt;&lt;wsp:rsid wsp:val=&quot;170A83F6&quot;/&gt;&lt;wsp:rsid wsp:val=&quot;170B1B6E&quot;/&gt;&lt;wsp:rsid wsp:val=&quot;170D1CB2&quot;/&gt;&lt;wsp:rsid wsp:val=&quot;171CF474&quot;/&gt;&lt;wsp:rsid wsp:val=&quot;171D9367&quot;/&gt;&lt;wsp:rsid wsp:val=&quot;17286718&quot;/&gt;&lt;wsp:rsid wsp:val=&quot;172DFEA7&quot;/&gt;&lt;wsp:rsid wsp:val=&quot;172ECE1D&quot;/&gt;&lt;wsp:rsid wsp:val=&quot;172FB384&quot;/&gt;&lt;wsp:rsid wsp:val=&quot;1746F65A&quot;/&gt;&lt;wsp:rsid wsp:val=&quot;174D6CD3&quot;/&gt;&lt;wsp:rsid wsp:val=&quot;175918CE&quot;/&gt;&lt;wsp:rsid wsp:val=&quot;175AC612&quot;/&gt;&lt;wsp:rsid wsp:val=&quot;1777E4E0&quot;/&gt;&lt;wsp:rsid wsp:val=&quot;1781A7F3&quot;/&gt;&lt;wsp:rsid wsp:val=&quot;1792AE69&quot;/&gt;&lt;wsp:rsid wsp:val=&quot;179F538A&quot;/&gt;&lt;wsp:rsid wsp:val=&quot;17B0FA64&quot;/&gt;&lt;wsp:rsid wsp:val=&quot;17B3839E&quot;/&gt;&lt;wsp:rsid wsp:val=&quot;17BAFBBD&quot;/&gt;&lt;wsp:rsid wsp:val=&quot;17C13C85&quot;/&gt;&lt;wsp:rsid wsp:val=&quot;17CF8FE1&quot;/&gt;&lt;wsp:rsid wsp:val=&quot;17E827D2&quot;/&gt;&lt;wsp:rsid wsp:val=&quot;17E986DE&quot;/&gt;&lt;wsp:rsid wsp:val=&quot;17ED46DD&quot;/&gt;&lt;wsp:rsid wsp:val=&quot;180701DD&quot;/&gt;&lt;wsp:rsid wsp:val=&quot;180CE3A9&quot;/&gt;&lt;wsp:rsid wsp:val=&quot;1818FE18&quot;/&gt;&lt;wsp:rsid wsp:val=&quot;181963BB&quot;/&gt;&lt;wsp:rsid wsp:val=&quot;181DDEF5&quot;/&gt;&lt;wsp:rsid wsp:val=&quot;1824414E&quot;/&gt;&lt;wsp:rsid wsp:val=&quot;18289478&quot;/&gt;&lt;wsp:rsid wsp:val=&quot;182F6098&quot;/&gt;&lt;wsp:rsid wsp:val=&quot;18324510&quot;/&gt;&lt;wsp:rsid wsp:val=&quot;1842B62E&quot;/&gt;&lt;wsp:rsid wsp:val=&quot;184BD3AA&quot;/&gt;&lt;wsp:rsid wsp:val=&quot;184F15F3&quot;/&gt;&lt;wsp:rsid wsp:val=&quot;18564904&quot;/&gt;&lt;wsp:rsid wsp:val=&quot;1858993A&quot;/&gt;&lt;wsp:rsid wsp:val=&quot;1859FB7D&quot;/&gt;&lt;wsp:rsid wsp:val=&quot;185F1802&quot;/&gt;&lt;wsp:rsid wsp:val=&quot;18621993&quot;/&gt;&lt;wsp:rsid wsp:val=&quot;18712897&quot;/&gt;&lt;wsp:rsid wsp:val=&quot;1891138C&quot;/&gt;&lt;wsp:rsid wsp:val=&quot;18AF2654&quot;/&gt;&lt;wsp:rsid wsp:val=&quot;18B6F7B6&quot;/&gt;&lt;wsp:rsid wsp:val=&quot;18BF7815&quot;/&gt;&lt;wsp:rsid wsp:val=&quot;18C20B00&quot;/&gt;&lt;wsp:rsid wsp:val=&quot;18C92BDE&quot;/&gt;&lt;wsp:rsid wsp:val=&quot;18CD40A9&quot;/&gt;&lt;wsp:rsid wsp:val=&quot;18D1D0D6&quot;/&gt;&lt;wsp:rsid wsp:val=&quot;18DCFE24&quot;/&gt;&lt;wsp:rsid wsp:val=&quot;18EB1065&quot;/&gt;&lt;wsp:rsid wsp:val=&quot;18F14ACD&quot;/&gt;&lt;wsp:rsid wsp:val=&quot;18F82567&quot;/&gt;&lt;wsp:rsid wsp:val=&quot;18FEED7D&quot;/&gt;&lt;wsp:rsid wsp:val=&quot;190E4DBD&quot;/&gt;&lt;wsp:rsid wsp:val=&quot;19121487&quot;/&gt;&lt;wsp:rsid wsp:val=&quot;191827DA&quot;/&gt;&lt;wsp:rsid wsp:val=&quot;1918FD29&quot;/&gt;&lt;wsp:rsid wsp:val=&quot;19224A80&quot;/&gt;&lt;wsp:rsid wsp:val=&quot;1932214C&quot;/&gt;&lt;wsp:rsid wsp:val=&quot;194164D6&quot;/&gt;&lt;wsp:rsid wsp:val=&quot;194C5FA2&quot;/&gt;&lt;wsp:rsid wsp:val=&quot;194E8AB1&quot;/&gt;&lt;wsp:rsid wsp:val=&quot;194F53FF&quot;/&gt;&lt;wsp:rsid wsp:val=&quot;1958D450&quot;/&gt;&lt;wsp:rsid wsp:val=&quot;197E01EF&quot;/&gt;&lt;wsp:rsid wsp:val=&quot;198A3D39&quot;/&gt;&lt;wsp:rsid wsp:val=&quot;19A12DAC&quot;/&gt;&lt;wsp:rsid wsp:val=&quot;19A8B40A&quot;/&gt;&lt;wsp:rsid wsp:val=&quot;19AB3C7C&quot;/&gt;&lt;wsp:rsid wsp:val=&quot;19AE3B9D&quot;/&gt;&lt;wsp:rsid wsp:val=&quot;19C98617&quot;/&gt;&lt;wsp:rsid wsp:val=&quot;19DED358&quot;/&gt;&lt;wsp:rsid wsp:val=&quot;19EAE617&quot;/&gt;&lt;wsp:rsid wsp:val=&quot;1A08582C&quot;/&gt;&lt;wsp:rsid wsp:val=&quot;1A097072&quot;/&gt;&lt;wsp:rsid wsp:val=&quot;1A2A6000&quot;/&gt;&lt;wsp:rsid wsp:val=&quot;1A2BF7BB&quot;/&gt;&lt;wsp:rsid wsp:val=&quot;1A2F039A&quot;/&gt;&lt;wsp:rsid wsp:val=&quot;1A327F89&quot;/&gt;&lt;wsp:rsid wsp:val=&quot;1A3C0B2F&quot;/&gt;&lt;wsp:rsid wsp:val=&quot;1A413172&quot;/&gt;&lt;wsp:rsid wsp:val=&quot;1A41802B&quot;/&gt;&lt;wsp:rsid wsp:val=&quot;1A52E500&quot;/&gt;&lt;wsp:rsid wsp:val=&quot;1A59FE12&quot;/&gt;&lt;wsp:rsid wsp:val=&quot;1A5C8CB7&quot;/&gt;&lt;wsp:rsid wsp:val=&quot;1A64FC3F&quot;/&gt;&lt;wsp:rsid wsp:val=&quot;1A6518E5&quot;/&gt;&lt;wsp:rsid wsp:val=&quot;1A7FE0C3&quot;/&gt;&lt;wsp:rsid wsp:val=&quot;1A81F0A8&quot;/&gt;&lt;wsp:rsid wsp:val=&quot;1A8BF382&quot;/&gt;&lt;wsp:rsid wsp:val=&quot;1A9B3CD6&quot;/&gt;&lt;wsp:rsid wsp:val=&quot;1A9BE4AD&quot;/&gt;&lt;wsp:rsid wsp:val=&quot;1AB012F1&quot;/&gt;&lt;wsp:rsid wsp:val=&quot;1ABABE27&quot;/&gt;&lt;wsp:rsid wsp:val=&quot;1AC4B604&quot;/&gt;&lt;wsp:rsid wsp:val=&quot;1AC4C0F5&quot;/&gt;&lt;wsp:rsid wsp:val=&quot;1AC519C8&quot;/&gt;&lt;wsp:rsid wsp:val=&quot;1AC6813A&quot;/&gt;&lt;wsp:rsid wsp:val=&quot;1AC91513&quot;/&gt;&lt;wsp:rsid wsp:val=&quot;1AD9BB49&quot;/&gt;&lt;wsp:rsid wsp:val=&quot;1ADCDBBE&quot;/&gt;&lt;wsp:rsid wsp:val=&quot;1AE107DD&quot;/&gt;&lt;wsp:rsid wsp:val=&quot;1AEC447F&quot;/&gt;&lt;wsp:rsid wsp:val=&quot;1AF3908A&quot;/&gt;&lt;wsp:rsid wsp:val=&quot;1AFAB8B0&quot;/&gt;&lt;wsp:rsid wsp:val=&quot;1AFB8718&quot;/&gt;&lt;wsp:rsid wsp:val=&quot;1B055D59&quot;/&gt;&lt;wsp:rsid wsp:val=&quot;1B2C4594&quot;/&gt;&lt;wsp:rsid wsp:val=&quot;1B470CDD&quot;/&gt;&lt;wsp:rsid wsp:val=&quot;1B4B0CF6&quot;/&gt;&lt;wsp:rsid wsp:val=&quot;1B4C0118&quot;/&gt;&lt;wsp:rsid wsp:val=&quot;1B546CDD&quot;/&gt;&lt;wsp:rsid wsp:val=&quot;1B70050C&quot;/&gt;&lt;wsp:rsid wsp:val=&quot;1B830190&quot;/&gt;&lt;wsp:rsid wsp:val=&quot;1B84C7DF&quot;/&gt;&lt;wsp:rsid wsp:val=&quot;1B877582&quot;/&gt;&lt;wsp:rsid wsp:val=&quot;1B944447&quot;/&gt;&lt;wsp:rsid wsp:val=&quot;1BA0D097&quot;/&gt;&lt;wsp:rsid wsp:val=&quot;1BAA7732&quot;/&gt;&lt;wsp:rsid wsp:val=&quot;1BAAA4C0&quot;/&gt;&lt;wsp:rsid wsp:val=&quot;1BB2C896&quot;/&gt;&lt;wsp:rsid wsp:val=&quot;1BC9ACEC&quot;/&gt;&lt;wsp:rsid wsp:val=&quot;1BCC62B4&quot;/&gt;&lt;wsp:rsid wsp:val=&quot;1BD4A68A&quot;/&gt;&lt;wsp:rsid wsp:val=&quot;1BE37A27&quot;/&gt;&lt;wsp:rsid wsp:val=&quot;1BE6D6AE&quot;/&gt;&lt;wsp:rsid wsp:val=&quot;1BE9C993&quot;/&gt;&lt;wsp:rsid wsp:val=&quot;1C015C91&quot;/&gt;&lt;wsp:rsid wsp:val=&quot;1C1C001E&quot;/&gt;&lt;wsp:rsid wsp:val=&quot;1C1E8157&quot;/&gt;&lt;wsp:rsid wsp:val=&quot;1C1F28A7&quot;/&gt;&lt;wsp:rsid wsp:val=&quot;1C414D7D&quot;/&gt;&lt;wsp:rsid wsp:val=&quot;1C430C71&quot;/&gt;&lt;wsp:rsid wsp:val=&quot;1C64713A&quot;/&gt;&lt;wsp:rsid wsp:val=&quot;1C6CB88D&quot;/&gt;&lt;wsp:rsid wsp:val=&quot;1C6D0316&quot;/&gt;&lt;wsp:rsid wsp:val=&quot;1C735A3F&quot;/&gt;&lt;wsp:rsid wsp:val=&quot;1C840064&quot;/&gt;&lt;wsp:rsid wsp:val=&quot;1C9594DA&quot;/&gt;&lt;wsp:rsid wsp:val=&quot;1C95AEED&quot;/&gt;&lt;wsp:rsid wsp:val=&quot;1C975779&quot;/&gt;&lt;wsp:rsid wsp:val=&quot;1C9F47CD&quot;/&gt;&lt;wsp:rsid wsp:val=&quot;1CB4D8B1&quot;/&gt;&lt;wsp:rsid wsp:val=&quot;1CE5F263&quot;/&gt;&lt;wsp:rsid wsp:val=&quot;1CF90615&quot;/&gt;&lt;wsp:rsid wsp:val=&quot;1CFBC247&quot;/&gt;&lt;wsp:rsid wsp:val=&quot;1D0BC280&quot;/&gt;&lt;wsp:rsid wsp:val=&quot;1D0E2FF3&quot;/&gt;&lt;wsp:rsid wsp:val=&quot;1D16E46B&quot;/&gt;&lt;wsp:rsid wsp:val=&quot;1D216C14&quot;/&gt;&lt;wsp:rsid wsp:val=&quot;1D300CC8&quot;/&gt;&lt;wsp:rsid wsp:val=&quot;1D32B5F0&quot;/&gt;&lt;wsp:rsid wsp:val=&quot;1D3A028A&quot;/&gt;&lt;wsp:rsid wsp:val=&quot;1D4A3C78&quot;/&gt;&lt;wsp:rsid wsp:val=&quot;1D50DCEC&quot;/&gt;&lt;wsp:rsid wsp:val=&quot;1D5DBB11&quot;/&gt;&lt;wsp:rsid wsp:val=&quot;1D5EAE2E&quot;/&gt;&lt;wsp:rsid wsp:val=&quot;1D6B29F0&quot;/&gt;&lt;wsp:rsid wsp:val=&quot;1D70F8BE&quot;/&gt;&lt;wsp:rsid wsp:val=&quot;1D7174C4&quot;/&gt;&lt;wsp:rsid wsp:val=&quot;1D8754F8&quot;/&gt;&lt;wsp:rsid wsp:val=&quot;1D9C9D01&quot;/&gt;&lt;wsp:rsid wsp:val=&quot;1DA541F9&quot;/&gt;&lt;wsp:rsid wsp:val=&quot;1DB0DA96&quot;/&gt;&lt;wsp:rsid wsp:val=&quot;1DC227C6&quot;/&gt;&lt;wsp:rsid wsp:val=&quot;1DD74D4E&quot;/&gt;&lt;wsp:rsid wsp:val=&quot;1DDDA60F&quot;/&gt;&lt;wsp:rsid wsp:val=&quot;1DE00327&quot;/&gt;&lt;wsp:rsid wsp:val=&quot;1DE0AF27&quot;/&gt;&lt;wsp:rsid wsp:val=&quot;1DECACE9&quot;/&gt;&lt;wsp:rsid wsp:val=&quot;1E11C701&quot;/&gt;&lt;wsp:rsid wsp:val=&quot;1E23A6E5&quot;/&gt;&lt;wsp:rsid wsp:val=&quot;1E281B35&quot;/&gt;&lt;wsp:rsid wsp:val=&quot;1E3489A8&quot;/&gt;&lt;wsp:rsid wsp:val=&quot;1E3D6F1D&quot;/&gt;&lt;wsp:rsid wsp:val=&quot;1E645FF3&quot;/&gt;&lt;wsp:rsid wsp:val=&quot;1E67EC37&quot;/&gt;&lt;wsp:rsid wsp:val=&quot;1E6B9EB7&quot;/&gt;&lt;wsp:rsid wsp:val=&quot;1E6E3ACA&quot;/&gt;&lt;wsp:rsid wsp:val=&quot;1E7276B3&quot;/&gt;&lt;wsp:rsid wsp:val=&quot;1E7F4AA8&quot;/&gt;&lt;wsp:rsid wsp:val=&quot;1E8995FA&quot;/&gt;&lt;wsp:rsid wsp:val=&quot;1E8F102E&quot;/&gt;&lt;wsp:rsid wsp:val=&quot;1EA5324D&quot;/&gt;&lt;wsp:rsid wsp:val=&quot;1EA77C0A&quot;/&gt;&lt;wsp:rsid wsp:val=&quot;1EAAE261&quot;/&gt;&lt;wsp:rsid wsp:val=&quot;1EB1E7E4&quot;/&gt;&lt;wsp:rsid wsp:val=&quot;1EB2651F&quot;/&gt;&lt;wsp:rsid wsp:val=&quot;1EBCEEE5&quot;/&gt;&lt;wsp:rsid wsp:val=&quot;1EBD3CA0&quot;/&gt;&lt;wsp:rsid wsp:val=&quot;1EC3C239&quot;/&gt;&lt;wsp:rsid wsp:val=&quot;1EC3F783&quot;/&gt;&lt;wsp:rsid wsp:val=&quot;1ECCFD2F&quot;/&gt;&lt;wsp:rsid wsp:val=&quot;1ECE8DF8&quot;/&gt;&lt;wsp:rsid wsp:val=&quot;1ED378F3&quot;/&gt;&lt;wsp:rsid wsp:val=&quot;1ED8F4A2&quot;/&gt;&lt;wsp:rsid wsp:val=&quot;1EDE2540&quot;/&gt;&lt;wsp:rsid wsp:val=&quot;1EDED4CE&quot;/&gt;&lt;wsp:rsid wsp:val=&quot;1EE095E6&quot;/&gt;&lt;wsp:rsid wsp:val=&quot;1EE564A2&quot;/&gt;&lt;wsp:rsid wsp:val=&quot;1EEC7E80&quot;/&gt;&lt;wsp:rsid wsp:val=&quot;1EEEB2EE&quot;/&gt;&lt;wsp:rsid wsp:val=&quot;1EFFE081&quot;/&gt;&lt;wsp:rsid wsp:val=&quot;1F1A58C1&quot;/&gt;&lt;wsp:rsid wsp:val=&quot;1F236542&quot;/&gt;&lt;wsp:rsid wsp:val=&quot;1F24C28C&quot;/&gt;&lt;wsp:rsid wsp:val=&quot;1F26E188&quot;/&gt;&lt;wsp:rsid wsp:val=&quot;1F453086&quot;/&gt;&lt;wsp:rsid wsp:val=&quot;1F5BB0DF&quot;/&gt;&lt;wsp:rsid wsp:val=&quot;1F6B16A6&quot;/&gt;&lt;wsp:rsid wsp:val=&quot;1F6DB30E&quot;/&gt;&lt;wsp:rsid wsp:val=&quot;1F7B1045&quot;/&gt;&lt;wsp:rsid wsp:val=&quot;1F8C67B3&quot;/&gt;&lt;wsp:rsid wsp:val=&quot;1F961A31&quot;/&gt;&lt;wsp:rsid wsp:val=&quot;1F9B2303&quot;/&gt;&lt;wsp:rsid wsp:val=&quot;1FA67F9F&quot;/&gt;&lt;wsp:rsid wsp:val=&quot;1FC5828D&quot;/&gt;&lt;wsp:rsid wsp:val=&quot;1FC6B6B4&quot;/&gt;&lt;wsp:rsid wsp:val=&quot;1FCCB7E7&quot;/&gt;&lt;wsp:rsid wsp:val=&quot;1FD016AC&quot;/&gt;&lt;wsp:rsid wsp:val=&quot;1FEB6B14&quot;/&gt;&lt;wsp:rsid wsp:val=&quot;1FFB4CC5&quot;/&gt;&lt;wsp:rsid wsp:val=&quot;1FFD1995&quot;/&gt;&lt;wsp:rsid wsp:val=&quot;200D1774&quot;/&gt;&lt;wsp:rsid wsp:val=&quot;2017F58E&quot;/&gt;&lt;wsp:rsid wsp:val=&quot;201AADF7&quot;/&gt;&lt;wsp:rsid wsp:val=&quot;201C2C32&quot;/&gt;&lt;wsp:rsid wsp:val=&quot;2027F0EC&quot;/&gt;&lt;wsp:rsid wsp:val=&quot;204E852D&quot;/&gt;&lt;wsp:rsid wsp:val=&quot;20558011&quot;/&gt;&lt;wsp:rsid wsp:val=&quot;20571426&quot;/&gt;&lt;wsp:rsid wsp:val=&quot;20578821&quot;/&gt;&lt;wsp:rsid wsp:val=&quot;20582343&quot;/&gt;&lt;wsp:rsid wsp:val=&quot;2064D711&quot;/&gt;&lt;wsp:rsid wsp:val=&quot;206881B5&quot;/&gt;&lt;wsp:rsid wsp:val=&quot;206BD3F4&quot;/&gt;&lt;wsp:rsid wsp:val=&quot;2076865A&quot;/&gt;&lt;wsp:rsid wsp:val=&quot;207E6B51&quot;/&gt;&lt;wsp:rsid wsp:val=&quot;207E93B5&quot;/&gt;&lt;wsp:rsid wsp:val=&quot;20846EFA&quot;/&gt;&lt;wsp:rsid wsp:val=&quot;20AA75D0&quot;/&gt;&lt;wsp:rsid wsp:val=&quot;20AAF760&quot;/&gt;&lt;wsp:rsid wsp:val=&quot;20B5BEE2&quot;/&gt;&lt;wsp:rsid wsp:val=&quot;20B631D8&quot;/&gt;&lt;wsp:rsid wsp:val=&quot;20B9F4CC&quot;/&gt;&lt;wsp:rsid wsp:val=&quot;20C3BA5E&quot;/&gt;&lt;wsp:rsid wsp:val=&quot;20D4418C&quot;/&gt;&lt;wsp:rsid wsp:val=&quot;20DFBD4E&quot;/&gt;&lt;wsp:rsid wsp:val=&quot;20EF73FC&quot;/&gt;&lt;wsp:rsid wsp:val=&quot;20F3C623&quot;/&gt;&lt;wsp:rsid wsp:val=&quot;20FD1BC1&quot;/&gt;&lt;wsp:rsid wsp:val=&quot;21045ED2&quot;/&gt;&lt;wsp:rsid wsp:val=&quot;2107D3A0&quot;/&gt;&lt;wsp:rsid wsp:val=&quot;210D45BC&quot;/&gt;&lt;wsp:rsid wsp:val=&quot;21104E38&quot;/&gt;&lt;wsp:rsid wsp:val=&quot;2110E64E&quot;/&gt;&lt;wsp:rsid wsp:val=&quot;21158A16&quot;/&gt;&lt;wsp:rsid wsp:val=&quot;214554A9&quot;/&gt;&lt;wsp:rsid wsp:val=&quot;214F27F2&quot;/&gt;&lt;wsp:rsid wsp:val=&quot;2152C5A6&quot;/&gt;&lt;wsp:rsid wsp:val=&quot;2156EB0A&quot;/&gt;&lt;wsp:rsid wsp:val=&quot;2158F9BA&quot;/&gt;&lt;wsp:rsid wsp:val=&quot;21599C96&quot;/&gt;&lt;wsp:rsid wsp:val=&quot;215E241A&quot;/&gt;&lt;wsp:rsid wsp:val=&quot;21606511&quot;/&gt;&lt;wsp:rsid wsp:val=&quot;216BC77D&quot;/&gt;&lt;wsp:rsid wsp:val=&quot;21720A73&quot;/&gt;&lt;wsp:rsid wsp:val=&quot;2174C783&quot;/&gt;&lt;wsp:rsid wsp:val=&quot;21A85E8F&quot;/&gt;&lt;wsp:rsid wsp:val=&quot;21B65CD1&quot;/&gt;&lt;wsp:rsid wsp:val=&quot;21BFCA60&quot;/&gt;&lt;wsp:rsid wsp:val=&quot;21C7D1AE&quot;/&gt;&lt;wsp:rsid wsp:val=&quot;21D65F0E&quot;/&gt;&lt;wsp:rsid wsp:val=&quot;21DB76F9&quot;/&gt;&lt;wsp:rsid wsp:val=&quot;21E2FCE1&quot;/&gt;&lt;wsp:rsid wsp:val=&quot;21EA5D6E&quot;/&gt;&lt;wsp:rsid wsp:val=&quot;21EB5E43&quot;/&gt;&lt;wsp:rsid wsp:val=&quot;21F4F301&quot;/&gt;&lt;wsp:rsid wsp:val=&quot;21F935CF&quot;/&gt;&lt;wsp:rsid wsp:val=&quot;2201D0D2&quot;/&gt;&lt;wsp:rsid wsp:val=&quot;2209978A&quot;/&gt;&lt;wsp:rsid wsp:val=&quot;220DC55D&quot;/&gt;&lt;wsp:rsid wsp:val=&quot;220E33FB&quot;/&gt;&lt;wsp:rsid wsp:val=&quot;220E79A2&quot;/&gt;&lt;wsp:rsid wsp:val=&quot;2211136B&quot;/&gt;&lt;wsp:rsid wsp:val=&quot;221BF468&quot;/&gt;&lt;wsp:rsid wsp:val=&quot;22389768&quot;/&gt;&lt;wsp:rsid wsp:val=&quot;2254C80F&quot;/&gt;&lt;wsp:rsid wsp:val=&quot;22620488&quot;/&gt;&lt;wsp:rsid wsp:val=&quot;22834A90&quot;/&gt;&lt;wsp:rsid wsp:val=&quot;22931B19&quot;/&gt;&lt;wsp:rsid wsp:val=&quot;22A52ECB&quot;/&gt;&lt;wsp:rsid wsp:val=&quot;22C6762C&quot;/&gt;&lt;wsp:rsid wsp:val=&quot;22DC449A&quot;/&gt;&lt;wsp:rsid wsp:val=&quot;22F5B2D3&quot;/&gt;&lt;wsp:rsid wsp:val=&quot;22F88F99&quot;/&gt;&lt;wsp:rsid wsp:val=&quot;2305F755&quot;/&gt;&lt;wsp:rsid wsp:val=&quot;2308781B&quot;/&gt;&lt;wsp:rsid wsp:val=&quot;231AB9A9&quot;/&gt;&lt;wsp:rsid wsp:val=&quot;233E4605&quot;/&gt;&lt;wsp:rsid wsp:val=&quot;2344A736&quot;/&gt;&lt;wsp:rsid wsp:val=&quot;2359748D&quot;/&gt;&lt;wsp:rsid wsp:val=&quot;23632F12&quot;/&gt;&lt;wsp:rsid wsp:val=&quot;23661864&quot;/&gt;&lt;wsp:rsid wsp:val=&quot;2369CDD0&quot;/&gt;&lt;wsp:rsid wsp:val=&quot;2370DD7C&quot;/&gt;&lt;wsp:rsid wsp:val=&quot;23743B5D&quot;/&gt;&lt;wsp:rsid wsp:val=&quot;237F4ED2&quot;/&gt;&lt;wsp:rsid wsp:val=&quot;238283D8&quot;/&gt;&lt;wsp:rsid wsp:val=&quot;23883E5D&quot;/&gt;&lt;wsp:rsid wsp:val=&quot;2389AE43&quot;/&gt;&lt;wsp:rsid wsp:val=&quot;238CA269&quot;/&gt;&lt;wsp:rsid wsp:val=&quot;2394DB3A&quot;/&gt;&lt;wsp:rsid wsp:val=&quot;239BF0B3&quot;/&gt;&lt;wsp:rsid wsp:val=&quot;23B70081&quot;/&gt;&lt;wsp:rsid wsp:val=&quot;23B8D5C5&quot;/&gt;&lt;wsp:rsid wsp:val=&quot;23C03222&quot;/&gt;&lt;wsp:rsid wsp:val=&quot;23CA4A02&quot;/&gt;&lt;wsp:rsid wsp:val=&quot;23D537A1&quot;/&gt;&lt;wsp:rsid wsp:val=&quot;23D7B10D&quot;/&gt;&lt;wsp:rsid wsp:val=&quot;23DFA757&quot;/&gt;&lt;wsp:rsid wsp:val=&quot;23E3C712&quot;/&gt;&lt;wsp:rsid wsp:val=&quot;23EA76D3&quot;/&gt;&lt;wsp:rsid wsp:val=&quot;23EF3C0C&quot;/&gt;&lt;wsp:rsid wsp:val=&quot;23EFD3C5&quot;/&gt;&lt;wsp:rsid wsp:val=&quot;23F60B1C&quot;/&gt;&lt;wsp:rsid wsp:val=&quot;23FECCC2&quot;/&gt;&lt;wsp:rsid wsp:val=&quot;24014443&quot;/&gt;&lt;wsp:rsid wsp:val=&quot;2404A029&quot;/&gt;&lt;wsp:rsid wsp:val=&quot;240F46C2&quot;/&gt;&lt;wsp:rsid wsp:val=&quot;242CD1F1&quot;/&gt;&lt;wsp:rsid wsp:val=&quot;242E0E26&quot;/&gt;&lt;wsp:rsid wsp:val=&quot;2430C216&quot;/&gt;&lt;wsp:rsid wsp:val=&quot;24337F8E&quot;/&gt;&lt;wsp:rsid wsp:val=&quot;2434024F&quot;/&gt;&lt;wsp:rsid wsp:val=&quot;24382754&quot;/&gt;&lt;wsp:rsid wsp:val=&quot;2447639A&quot;/&gt;&lt;wsp:rsid wsp:val=&quot;2455A33D&quot;/&gt;&lt;wsp:rsid wsp:val=&quot;245D4367&quot;/&gt;&lt;wsp:rsid wsp:val=&quot;24770C1D&quot;/&gt;&lt;wsp:rsid wsp:val=&quot;2479F0C2&quot;/&gt;&lt;wsp:rsid wsp:val=&quot;24845699&quot;/&gt;&lt;wsp:rsid wsp:val=&quot;2494C961&quot;/&gt;&lt;wsp:rsid wsp:val=&quot;2496C609&quot;/&gt;&lt;wsp:rsid wsp:val=&quot;249C01B6&quot;/&gt;&lt;wsp:rsid wsp:val=&quot;24A66570&quot;/&gt;&lt;wsp:rsid wsp:val=&quot;24A70584&quot;/&gt;&lt;wsp:rsid wsp:val=&quot;24C79D24&quot;/&gt;&lt;wsp:rsid wsp:val=&quot;24CCA111&quot;/&gt;&lt;wsp:rsid wsp:val=&quot;24D1BC84&quot;/&gt;&lt;wsp:rsid wsp:val=&quot;24DF11E9&quot;/&gt;&lt;wsp:rsid wsp:val=&quot;24E9276B&quot;/&gt;&lt;wsp:rsid wsp:val=&quot;24FCAFE9&quot;/&gt;&lt;wsp:rsid wsp:val=&quot;2501A9B1&quot;/&gt;&lt;wsp:rsid wsp:val=&quot;25059E31&quot;/&gt;&lt;wsp:rsid wsp:val=&quot;2505C0E1&quot;/&gt;&lt;wsp:rsid wsp:val=&quot;25161E6F&quot;/&gt;&lt;wsp:rsid wsp:val=&quot;2519982A&quot;/&gt;&lt;wsp:rsid wsp:val=&quot;25311F67&quot;/&gt;&lt;wsp:rsid wsp:val=&quot;25322FD4&quot;/&gt;&lt;wsp:rsid wsp:val=&quot;25367B2E&quot;/&gt;&lt;wsp:rsid wsp:val=&quot;253C2DCA&quot;/&gt;&lt;wsp:rsid wsp:val=&quot;253CA854&quot;/&gt;&lt;wsp:rsid wsp:val=&quot;2547A957&quot;/&gt;&lt;wsp:rsid wsp:val=&quot;25517000&quot;/&gt;&lt;wsp:rsid wsp:val=&quot;25584C43&quot;/&gt;&lt;wsp:rsid wsp:val=&quot;255E4066&quot;/&gt;&lt;wsp:rsid wsp:val=&quot;25641465&quot;/&gt;&lt;wsp:rsid wsp:val=&quot;2573A491&quot;/&gt;&lt;wsp:rsid wsp:val=&quot;257A9D2D&quot;/&gt;&lt;wsp:rsid wsp:val=&quot;257F372D&quot;/&gt;&lt;wsp:rsid wsp:val=&quot;258687DF&quot;/&gt;&lt;wsp:rsid wsp:val=&quot;258B800D&quot;/&gt;&lt;wsp:rsid wsp:val=&quot;2590DEDF&quot;/&gt;&lt;wsp:rsid wsp:val=&quot;25953300&quot;/&gt;&lt;wsp:rsid wsp:val=&quot;25ACBC2C&quot;/&gt;&lt;wsp:rsid wsp:val=&quot;25DF4376&quot;/&gt;&lt;wsp:rsid wsp:val=&quot;25E5DD03&quot;/&gt;&lt;wsp:rsid wsp:val=&quot;2606692B&quot;/&gt;&lt;wsp:rsid wsp:val=&quot;2608E537&quot;/&gt;&lt;wsp:rsid wsp:val=&quot;2612B4C3&quot;/&gt;&lt;wsp:rsid wsp:val=&quot;2615C123&quot;/&gt;&lt;wsp:rsid wsp:val=&quot;26188E48&quot;/&gt;&lt;wsp:rsid wsp:val=&quot;2631926F&quot;/&gt;&lt;wsp:rsid wsp:val=&quot;2639B0AC&quot;/&gt;&lt;wsp:rsid wsp:val=&quot;264D1AA9&quot;/&gt;&lt;wsp:rsid wsp:val=&quot;26514127&quot;/&gt;&lt;wsp:rsid wsp:val=&quot;265212AD&quot;/&gt;&lt;wsp:rsid wsp:val=&quot;265352D1&quot;/&gt;&lt;wsp:rsid wsp:val=&quot;2655BAAD&quot;/&gt;&lt;wsp:rsid wsp:val=&quot;26605A40&quot;/&gt;&lt;wsp:rsid wsp:val=&quot;2664603B&quot;/&gt;&lt;wsp:rsid wsp:val=&quot;266BF2CF&quot;/&gt;&lt;wsp:rsid wsp:val=&quot;267F09D1&quot;/&gt;&lt;wsp:rsid wsp:val=&quot;26800474&quot;/&gt;&lt;wsp:rsid wsp:val=&quot;268D2666&quot;/&gt;&lt;wsp:rsid wsp:val=&quot;26910C3D&quot;/&gt;&lt;wsp:rsid wsp:val=&quot;2691555B&quot;/&gt;&lt;wsp:rsid wsp:val=&quot;2691F485&quot;/&gt;&lt;wsp:rsid wsp:val=&quot;26A3C083&quot;/&gt;&lt;wsp:rsid wsp:val=&quot;26BDC6B1&quot;/&gt;&lt;wsp:rsid wsp:val=&quot;26C73A2F&quot;/&gt;&lt;wsp:rsid wsp:val=&quot;26C9A266&quot;/&gt;&lt;wsp:rsid wsp:val=&quot;26CD4F08&quot;/&gt;&lt;wsp:rsid wsp:val=&quot;26D6F6EE&quot;/&gt;&lt;wsp:rsid wsp:val=&quot;26DDBA88&quot;/&gt;&lt;wsp:rsid wsp:val=&quot;26E7A7B9&quot;/&gt;&lt;wsp:rsid wsp:val=&quot;26F07687&quot;/&gt;&lt;wsp:rsid wsp:val=&quot;26F64DC8&quot;/&gt;&lt;wsp:rsid wsp:val=&quot;26FDDC08&quot;/&gt;&lt;wsp:rsid wsp:val=&quot;2716DEE5&quot;/&gt;&lt;wsp:rsid wsp:val=&quot;27176E96&quot;/&gt;&lt;wsp:rsid wsp:val=&quot;2724042D&quot;/&gt;&lt;wsp:rsid wsp:val=&quot;2724EF4C&quot;/&gt;&lt;wsp:rsid wsp:val=&quot;27254BB7&quot;/&gt;&lt;wsp:rsid wsp:val=&quot;272DCB42&quot;/&gt;&lt;wsp:rsid wsp:val=&quot;273C901C&quot;/&gt;&lt;wsp:rsid wsp:val=&quot;273CFC36&quot;/&gt;&lt;wsp:rsid wsp:val=&quot;27461D5E&quot;/&gt;&lt;wsp:rsid wsp:val=&quot;274C0B09&quot;/&gt;&lt;wsp:rsid wsp:val=&quot;27516AD2&quot;/&gt;&lt;wsp:rsid wsp:val=&quot;276B8962&quot;/&gt;&lt;wsp:rsid wsp:val=&quot;277C3E6B&quot;/&gt;&lt;wsp:rsid wsp:val=&quot;277EA951&quot;/&gt;&lt;wsp:rsid wsp:val=&quot;278327C2&quot;/&gt;&lt;wsp:rsid wsp:val=&quot;2798AEF7&quot;/&gt;&lt;wsp:rsid wsp:val=&quot;27995F7C&quot;/&gt;&lt;wsp:rsid wsp:val=&quot;27A20663&quot;/&gt;&lt;wsp:rsid wsp:val=&quot;27A2398C&quot;/&gt;&lt;wsp:rsid wsp:val=&quot;27AC0604&quot;/&gt;&lt;wsp:rsid wsp:val=&quot;27AFB5BD&quot;/&gt;&lt;wsp:rsid wsp:val=&quot;27B114DA&quot;/&gt;&lt;wsp:rsid wsp:val=&quot;27B2F0E8&quot;/&gt;&lt;wsp:rsid wsp:val=&quot;27FA4637&quot;/&gt;&lt;wsp:rsid wsp:val=&quot;280A58B8&quot;/&gt;&lt;wsp:rsid wsp:val=&quot;28109A41&quot;/&gt;&lt;wsp:rsid wsp:val=&quot;283720E5&quot;/&gt;&lt;wsp:rsid wsp:val=&quot;283846C5&quot;/&gt;&lt;wsp:rsid wsp:val=&quot;283E5B22&quot;/&gt;&lt;wsp:rsid wsp:val=&quot;28504627&quot;/&gt;&lt;wsp:rsid wsp:val=&quot;2853F23B&quot;/&gt;&lt;wsp:rsid wsp:val=&quot;2861CC50&quot;/&gt;&lt;wsp:rsid wsp:val=&quot;2876D039&quot;/&gt;&lt;wsp:rsid wsp:val=&quot;287B9010&quot;/&gt;&lt;wsp:rsid wsp:val=&quot;288910C2&quot;/&gt;&lt;wsp:rsid wsp:val=&quot;288C46E8&quot;/&gt;&lt;wsp:rsid wsp:val=&quot;28A8F111&quot;/&gt;&lt;wsp:rsid wsp:val=&quot;28AD59ED&quot;/&gt;&lt;wsp:rsid wsp:val=&quot;28B062E9&quot;/&gt;&lt;wsp:rsid wsp:val=&quot;28B7C0F6&quot;/&gt;&lt;wsp:rsid wsp:val=&quot;28C44FBF&quot;/&gt;&lt;wsp:rsid wsp:val=&quot;28CBA0BF&quot;/&gt;&lt;wsp:rsid wsp:val=&quot;28CD1B80&quot;/&gt;&lt;wsp:rsid wsp:val=&quot;28CD3829&quot;/&gt;&lt;wsp:rsid wsp:val=&quot;28E3646A&quot;/&gt;&lt;wsp:rsid wsp:val=&quot;28F2911E&quot;/&gt;&lt;wsp:rsid wsp:val=&quot;291734F7&quot;/&gt;&lt;wsp:rsid wsp:val=&quot;29236BBB&quot;/&gt;&lt;wsp:rsid wsp:val=&quot;292E5382&quot;/&gt;&lt;wsp:rsid wsp:val=&quot;29391DA4&quot;/&gt;&lt;wsp:rsid wsp:val=&quot;29394325&quot;/&gt;&lt;wsp:rsid wsp:val=&quot;293A8B97&quot;/&gt;&lt;wsp:rsid wsp:val=&quot;295870CD&quot;/&gt;&lt;wsp:rsid wsp:val=&quot;2962F1F8&quot;/&gt;&lt;wsp:rsid wsp:val=&quot;296613B8&quot;/&gt;&lt;wsp:rsid wsp:val=&quot;297DDCBE&quot;/&gt;&lt;wsp:rsid wsp:val=&quot;2984EC73&quot;/&gt;&lt;wsp:rsid wsp:val=&quot;298C261F&quot;/&gt;&lt;wsp:rsid wsp:val=&quot;2993EBA5&quot;/&gt;&lt;wsp:rsid wsp:val=&quot;299964C3&quot;/&gt;&lt;wsp:rsid wsp:val=&quot;29AA7AB9&quot;/&gt;&lt;wsp:rsid wsp:val=&quot;29B56518&quot;/&gt;&lt;wsp:rsid wsp:val=&quot;29BF93D4&quot;/&gt;&lt;wsp:rsid wsp:val=&quot;29C6C55A&quot;/&gt;&lt;wsp:rsid wsp:val=&quot;29D90F54&quot;/&gt;&lt;wsp:rsid wsp:val=&quot;29F50CC7&quot;/&gt;&lt;wsp:rsid wsp:val=&quot;29F8BF29&quot;/&gt;&lt;wsp:rsid wsp:val=&quot;2A04749C&quot;/&gt;&lt;wsp:rsid wsp:val=&quot;2A165FB0&quot;/&gt;&lt;wsp:rsid wsp:val=&quot;2A2B0223&quot;/&gt;&lt;wsp:rsid wsp:val=&quot;2A4B4716&quot;/&gt;&lt;wsp:rsid wsp:val=&quot;2A56768C&quot;/&gt;&lt;wsp:rsid wsp:val=&quot;2A5CA4F8&quot;/&gt;&lt;wsp:rsid wsp:val=&quot;2A66F3A3&quot;/&gt;&lt;wsp:rsid wsp:val=&quot;2A6E08C2&quot;/&gt;&lt;wsp:rsid wsp:val=&quot;2A6FCC41&quot;/&gt;&lt;wsp:rsid wsp:val=&quot;2A75316E&quot;/&gt;&lt;wsp:rsid wsp:val=&quot;2A79F5F3&quot;/&gt;&lt;wsp:rsid wsp:val=&quot;2A7F0E40&quot;/&gt;&lt;wsp:rsid wsp:val=&quot;2A8B5C39&quot;/&gt;&lt;wsp:rsid wsp:val=&quot;2A937F80&quot;/&gt;&lt;wsp:rsid wsp:val=&quot;2AA0686C&quot;/&gt;&lt;wsp:rsid wsp:val=&quot;2AACE6B1&quot;/&gt;&lt;wsp:rsid wsp:val=&quot;2AD2D434&quot;/&gt;&lt;wsp:rsid wsp:val=&quot;2AF547FD&quot;/&gt;&lt;wsp:rsid wsp:val=&quot;2AF85B47&quot;/&gt;&lt;wsp:rsid wsp:val=&quot;2AFEDF42&quot;/&gt;&lt;wsp:rsid wsp:val=&quot;2B0D95C3&quot;/&gt;&lt;wsp:rsid wsp:val=&quot;2B0DD31C&quot;/&gt;&lt;wsp:rsid wsp:val=&quot;2B21D4D0&quot;/&gt;&lt;wsp:rsid wsp:val=&quot;2B350D16&quot;/&gt;&lt;wsp:rsid wsp:val=&quot;2B3B0221&quot;/&gt;&lt;wsp:rsid wsp:val=&quot;2B49C182&quot;/&gt;&lt;wsp:rsid wsp:val=&quot;2B77E14F&quot;/&gt;&lt;wsp:rsid wsp:val=&quot;2B800F42&quot;/&gt;&lt;wsp:rsid wsp:val=&quot;2B9D0F89&quot;/&gt;&lt;wsp:rsid wsp:val=&quot;2BAC9EA7&quot;/&gt;&lt;wsp:rsid wsp:val=&quot;2BB0C7CA&quot;/&gt;&lt;wsp:rsid wsp:val=&quot;2BC4C728&quot;/&gt;&lt;wsp:rsid wsp:val=&quot;2BC88871&quot;/&gt;&lt;wsp:rsid wsp:val=&quot;2BCAED78&quot;/&gt;&lt;wsp:rsid wsp:val=&quot;2BCF1C96&quot;/&gt;&lt;wsp:rsid wsp:val=&quot;2BDB1972&quot;/&gt;&lt;wsp:rsid wsp:val=&quot;2BE4A74A&quot;/&gt;&lt;wsp:rsid wsp:val=&quot;2C0038E7&quot;/&gt;&lt;wsp:rsid wsp:val=&quot;2C00E2B6&quot;/&gt;&lt;wsp:rsid wsp:val=&quot;2C068E24&quot;/&gt;&lt;wsp:rsid wsp:val=&quot;2C07A6E9&quot;/&gt;&lt;wsp:rsid wsp:val=&quot;2C098F16&quot;/&gt;&lt;wsp:rsid wsp:val=&quot;2C1DEF37&quot;/&gt;&lt;wsp:rsid wsp:val=&quot;2C24FE5D&quot;/&gt;&lt;wsp:rsid wsp:val=&quot;2C2F9291&quot;/&gt;&lt;wsp:rsid wsp:val=&quot;2C4E2D20&quot;/&gt;&lt;wsp:rsid wsp:val=&quot;2C658523&quot;/&gt;&lt;wsp:rsid wsp:val=&quot;2C75AAAF&quot;/&gt;&lt;wsp:rsid wsp:val=&quot;2C828363&quot;/&gt;&lt;wsp:rsid wsp:val=&quot;2C91DBE6&quot;/&gt;&lt;wsp:rsid wsp:val=&quot;2CA504A6&quot;/&gt;&lt;wsp:rsid wsp:val=&quot;2CA537D1&quot;/&gt;&lt;wsp:rsid wsp:val=&quot;2CAA4D6D&quot;/&gt;&lt;wsp:rsid wsp:val=&quot;2CC39146&quot;/&gt;&lt;wsp:rsid wsp:val=&quot;2CC7D2A6&quot;/&gt;&lt;wsp:rsid wsp:val=&quot;2CE4134B&quot;/&gt;&lt;wsp:rsid wsp:val=&quot;2CF76CE3&quot;/&gt;&lt;wsp:rsid wsp:val=&quot;2CFC927A&quot;/&gt;&lt;wsp:rsid wsp:val=&quot;2D1D26BF&quot;/&gt;&lt;wsp:rsid wsp:val=&quot;2D25AC12&quot;/&gt;&lt;wsp:rsid wsp:val=&quot;2D2A74E5&quot;/&gt;&lt;wsp:rsid wsp:val=&quot;2D2E4E4C&quot;/&gt;&lt;wsp:rsid wsp:val=&quot;2D34F5BB&quot;/&gt;&lt;wsp:rsid wsp:val=&quot;2D6517D0&quot;/&gt;&lt;wsp:rsid wsp:val=&quot;2D66802F&quot;/&gt;&lt;wsp:rsid wsp:val=&quot;2D6765DF&quot;/&gt;&lt;wsp:rsid wsp:val=&quot;2D695A2F&quot;/&gt;&lt;wsp:rsid wsp:val=&quot;2D6A0EFF&quot;/&gt;&lt;wsp:rsid wsp:val=&quot;2D6B3E98&quot;/&gt;&lt;wsp:rsid wsp:val=&quot;2D6B9639&quot;/&gt;&lt;wsp:rsid wsp:val=&quot;2D706DA5&quot;/&gt;&lt;wsp:rsid wsp:val=&quot;2D78E930&quot;/&gt;&lt;wsp:rsid wsp:val=&quot;2D88C81A&quot;/&gt;&lt;wsp:rsid wsp:val=&quot;2D8ADBD0&quot;/&gt;&lt;wsp:rsid wsp:val=&quot;2DAE9B72&quot;/&gt;&lt;wsp:rsid wsp:val=&quot;2DAF8276&quot;/&gt;&lt;wsp:rsid wsp:val=&quot;2DAFC6AF&quot;/&gt;&lt;wsp:rsid wsp:val=&quot;2DD27FA1&quot;/&gt;&lt;wsp:rsid wsp:val=&quot;2DD95805&quot;/&gt;&lt;wsp:rsid wsp:val=&quot;2DDF768F&quot;/&gt;&lt;wsp:rsid wsp:val=&quot;2DE9E448&quot;/&gt;&lt;wsp:rsid wsp:val=&quot;2DEE92F5&quot;/&gt;&lt;wsp:rsid wsp:val=&quot;2E018FEF&quot;/&gt;&lt;wsp:rsid wsp:val=&quot;2E0F59E6&quot;/&gt;&lt;wsp:rsid wsp:val=&quot;2E149DA7&quot;/&gt;&lt;wsp:rsid wsp:val=&quot;2E20D308&quot;/&gt;&lt;wsp:rsid wsp:val=&quot;2E228881&quot;/&gt;&lt;wsp:rsid wsp:val=&quot;2E2D7B25&quot;/&gt;&lt;wsp:rsid wsp:val=&quot;2E42D6B0&quot;/&gt;&lt;wsp:rsid wsp:val=&quot;2E494A66&quot;/&gt;&lt;wsp:rsid wsp:val=&quot;2E5A7528&quot;/&gt;&lt;wsp:rsid wsp:val=&quot;2E65B3CC&quot;/&gt;&lt;wsp:rsid wsp:val=&quot;2E6AB6CF&quot;/&gt;&lt;wsp:rsid wsp:val=&quot;2E815189&quot;/&gt;&lt;wsp:rsid wsp:val=&quot;2E9EF453&quot;/&gt;&lt;wsp:rsid wsp:val=&quot;2EAF97B2&quot;/&gt;&lt;wsp:rsid wsp:val=&quot;2EB90B4F&quot;/&gt;&lt;wsp:rsid wsp:val=&quot;2EC669A3&quot;/&gt;&lt;wsp:rsid wsp:val=&quot;2ECDA754&quot;/&gt;&lt;wsp:rsid wsp:val=&quot;2ED21DC4&quot;/&gt;&lt;wsp:rsid wsp:val=&quot;2ED23D8A&quot;/&gt;&lt;wsp:rsid wsp:val=&quot;2EE148C9&quot;/&gt;&lt;wsp:rsid wsp:val=&quot;2EECE15E&quot;/&gt;&lt;wsp:rsid wsp:val=&quot;2EF6B862&quot;/&gt;&lt;wsp:rsid wsp:val=&quot;2F0F4782&quot;/&gt;&lt;wsp:rsid wsp:val=&quot;2F22BF5D&quot;/&gt;&lt;wsp:rsid wsp:val=&quot;2F275C72&quot;/&gt;&lt;wsp:rsid wsp:val=&quot;2F2A589C&quot;/&gt;&lt;wsp:rsid wsp:val=&quot;2F35501B&quot;/&gt;&lt;wsp:rsid wsp:val=&quot;2F3945D9&quot;/&gt;&lt;wsp:rsid wsp:val=&quot;2F5A2503&quot;/&gt;&lt;wsp:rsid wsp:val=&quot;2F5F1677&quot;/&gt;&lt;wsp:rsid wsp:val=&quot;2F60B83E&quot;/&gt;&lt;wsp:rsid wsp:val=&quot;2F65615B&quot;/&gt;&lt;wsp:rsid wsp:val=&quot;2F669719&quot;/&gt;&lt;wsp:rsid wsp:val=&quot;2F703541&quot;/&gt;&lt;wsp:rsid wsp:val=&quot;2F8A0229&quot;/&gt;&lt;wsp:rsid wsp:val=&quot;2F986DBC&quot;/&gt;&lt;wsp:rsid wsp:val=&quot;2F9B0251&quot;/&gt;&lt;wsp:rsid wsp:val=&quot;2FA0DFDC&quot;/&gt;&lt;wsp:rsid wsp:val=&quot;2FAA7A19&quot;/&gt;&lt;wsp:rsid wsp:val=&quot;2FBF4C58&quot;/&gt;&lt;wsp:rsid wsp:val=&quot;2FC7E911&quot;/&gt;&lt;wsp:rsid wsp:val=&quot;2FD029DC&quot;/&gt;&lt;wsp:rsid wsp:val=&quot;2FE791DE&quot;/&gt;&lt;wsp:rsid wsp:val=&quot;2FE95AA0&quot;/&gt;&lt;wsp:rsid wsp:val=&quot;2FF36EF2&quot;/&gt;&lt;wsp:rsid wsp:val=&quot;3010BB8F&quot;/&gt;&lt;wsp:rsid wsp:val=&quot;3019FAD4&quot;/&gt;&lt;wsp:rsid wsp:val=&quot;302A304D&quot;/&gt;&lt;wsp:rsid wsp:val=&quot;30376E23&quot;/&gt;&lt;wsp:rsid wsp:val=&quot;3039D2EA&quot;/&gt;&lt;wsp:rsid wsp:val=&quot;30496D07&quot;/&gt;&lt;wsp:rsid wsp:val=&quot;3064B0D7&quot;/&gt;&lt;wsp:rsid wsp:val=&quot;306E8420&quot;/&gt;&lt;wsp:rsid wsp:val=&quot;30721D20&quot;/&gt;&lt;wsp:rsid wsp:val=&quot;30764D18&quot;/&gt;&lt;wsp:rsid wsp:val=&quot;307912F5&quot;/&gt;&lt;wsp:rsid wsp:val=&quot;30899F65&quot;/&gt;&lt;wsp:rsid wsp:val=&quot;30966F3E&quot;/&gt;&lt;wsp:rsid wsp:val=&quot;30975BC2&quot;/&gt;&lt;wsp:rsid wsp:val=&quot;30A2AEC9&quot;/&gt;&lt;wsp:rsid wsp:val=&quot;30AC5F86&quot;/&gt;&lt;wsp:rsid wsp:val=&quot;30AF2CFB&quot;/&gt;&lt;wsp:rsid wsp:val=&quot;30B617EB&quot;/&gt;&lt;wsp:rsid wsp:val=&quot;30B6C16B&quot;/&gt;&lt;wsp:rsid wsp:val=&quot;30BEDC06&quot;/&gt;&lt;wsp:rsid wsp:val=&quot;30C19E09&quot;/&gt;&lt;wsp:rsid wsp:val=&quot;30C926F4&quot;/&gt;&lt;wsp:rsid wsp:val=&quot;30CBC0B1&quot;/&gt;&lt;wsp:rsid wsp:val=&quot;30CC1A4C&quot;/&gt;&lt;wsp:rsid wsp:val=&quot;31008247&quot;/&gt;&lt;wsp:rsid wsp:val=&quot;3102B81A&quot;/&gt;&lt;wsp:rsid wsp:val=&quot;31070069&quot;/&gt;&lt;wsp:rsid wsp:val=&quot;31100062&quot;/&gt;&lt;wsp:rsid wsp:val=&quot;311E9B37&quot;/&gt;&lt;wsp:rsid wsp:val=&quot;3120B0F6&quot;/&gt;&lt;wsp:rsid wsp:val=&quot;312CCB94&quot;/&gt;&lt;wsp:rsid wsp:val=&quot;312ECA5E&quot;/&gt;&lt;wsp:rsid wsp:val=&quot;3132B8E0&quot;/&gt;&lt;wsp:rsid wsp:val=&quot;3136E8FB&quot;/&gt;&lt;wsp:rsid wsp:val=&quot;3145B6A2&quot;/&gt;&lt;wsp:rsid wsp:val=&quot;314C36B5&quot;/&gt;&lt;wsp:rsid wsp:val=&quot;31580DA1&quot;/&gt;&lt;wsp:rsid wsp:val=&quot;315873CA&quot;/&gt;&lt;wsp:rsid wsp:val=&quot;31621B43&quot;/&gt;&lt;wsp:rsid wsp:val=&quot;317F3EB4&quot;/&gt;&lt;wsp:rsid wsp:val=&quot;31849D02&quot;/&gt;&lt;wsp:rsid wsp:val=&quot;31C6ED79&quot;/&gt;&lt;wsp:rsid wsp:val=&quot;31CB4A18&quot;/&gt;&lt;wsp:rsid wsp:val=&quot;31CC150B&quot;/&gt;&lt;wsp:rsid wsp:val=&quot;31DF2D33&quot;/&gt;&lt;wsp:rsid wsp:val=&quot;31E53D68&quot;/&gt;&lt;wsp:rsid wsp:val=&quot;31E6764F&quot;/&gt;&lt;wsp:rsid wsp:val=&quot;31EF8F4C&quot;/&gt;&lt;wsp:rsid wsp:val=&quot;31FE7D80&quot;/&gt;&lt;wsp:rsid wsp:val=&quot;3204B2EA&quot;/&gt;&lt;wsp:rsid wsp:val=&quot;320881F3&quot;/&gt;&lt;wsp:rsid wsp:val=&quot;320AB5D4&quot;/&gt;&lt;wsp:rsid wsp:val=&quot;3210EC07&quot;/&gt;&lt;wsp:rsid wsp:val=&quot;32240D9E&quot;/&gt;&lt;wsp:rsid wsp:val=&quot;32267BF3&quot;/&gt;&lt;wsp:rsid wsp:val=&quot;322F1ED5&quot;/&gt;&lt;wsp:rsid wsp:val=&quot;32310175&quot;/&gt;&lt;wsp:rsid wsp:val=&quot;32563261&quot;/&gt;&lt;wsp:rsid wsp:val=&quot;325B86FC&quot;/&gt;&lt;wsp:rsid wsp:val=&quot;32635CB9&quot;/&gt;&lt;wsp:rsid wsp:val=&quot;32637ADB&quot;/&gt;&lt;wsp:rsid wsp:val=&quot;326C3AF0&quot;/&gt;&lt;wsp:rsid wsp:val=&quot;326F9EBB&quot;/&gt;&lt;wsp:rsid wsp:val=&quot;32A1E962&quot;/&gt;&lt;wsp:rsid wsp:val=&quot;32B16746&quot;/&gt;&lt;wsp:rsid wsp:val=&quot;32B23B50&quot;/&gt;&lt;wsp:rsid wsp:val=&quot;32B82641&quot;/&gt;&lt;wsp:rsid wsp:val=&quot;32C218C6&quot;/&gt;&lt;wsp:rsid wsp:val=&quot;32C3E174&quot;/&gt;&lt;wsp:rsid wsp:val=&quot;32C4600B&quot;/&gt;&lt;wsp:rsid wsp:val=&quot;32D781F6&quot;/&gt;&lt;wsp:rsid wsp:val=&quot;32DA034C&quot;/&gt;&lt;wsp:rsid wsp:val=&quot;32E0CAEE&quot;/&gt;&lt;wsp:rsid wsp:val=&quot;32EE2B0F&quot;/&gt;&lt;wsp:rsid wsp:val=&quot;32F11DDA&quot;/&gt;&lt;wsp:rsid wsp:val=&quot;32F3B2D0&quot;/&gt;&lt;wsp:rsid wsp:val=&quot;32F541DC&quot;/&gt;&lt;wsp:rsid wsp:val=&quot;32F6102F&quot;/&gt;&lt;wsp:rsid wsp:val=&quot;32F71142&quot;/&gt;&lt;wsp:rsid wsp:val=&quot;32FA57BF&quot;/&gt;&lt;wsp:rsid wsp:val=&quot;33034879&quot;/&gt;&lt;wsp:rsid wsp:val=&quot;33126453&quot;/&gt;&lt;wsp:rsid wsp:val=&quot;3318E073&quot;/&gt;&lt;wsp:rsid wsp:val=&quot;332854FA&quot;/&gt;&lt;wsp:rsid wsp:val=&quot;332BA9B6&quot;/&gt;&lt;wsp:rsid wsp:val=&quot;33330EB2&quot;/&gt;&lt;wsp:rsid wsp:val=&quot;33422D7F&quot;/&gt;&lt;wsp:rsid wsp:val=&quot;3349BAFF&quot;/&gt;&lt;wsp:rsid wsp:val=&quot;334EA2B1&quot;/&gt;&lt;wsp:rsid wsp:val=&quot;335A2045&quot;/&gt;&lt;wsp:rsid wsp:val=&quot;335CD98C&quot;/&gt;&lt;wsp:rsid wsp:val=&quot;3362BDDA&quot;/&gt;&lt;wsp:rsid wsp:val=&quot;336B533B&quot;/&gt;&lt;wsp:rsid wsp:val=&quot;3370291A&quot;/&gt;&lt;wsp:rsid wsp:val=&quot;33703012&quot;/&gt;&lt;wsp:rsid wsp:val=&quot;3370EE9D&quot;/&gt;&lt;wsp:rsid wsp:val=&quot;33792476&quot;/&gt;&lt;wsp:rsid wsp:val=&quot;338EB1EE&quot;/&gt;&lt;wsp:rsid wsp:val=&quot;339C5199&quot;/&gt;&lt;wsp:rsid wsp:val=&quot;339D4A46&quot;/&gt;&lt;wsp:rsid wsp:val=&quot;33A9BE4C&quot;/&gt;&lt;wsp:rsid wsp:val=&quot;33B86E6C&quot;/&gt;&lt;wsp:rsid wsp:val=&quot;33EB2948&quot;/&gt;&lt;wsp:rsid wsp:val=&quot;33FFB5B8&quot;/&gt;&lt;wsp:rsid wsp:val=&quot;340086BF&quot;/&gt;&lt;wsp:rsid wsp:val=&quot;340FD379&quot;/&gt;&lt;wsp:rsid wsp:val=&quot;3429EFD5&quot;/&gt;&lt;wsp:rsid wsp:val=&quot;3457F7D7&quot;/&gt;&lt;wsp:rsid wsp:val=&quot;345B542B&quot;/&gt;&lt;wsp:rsid wsp:val=&quot;3462AF77&quot;/&gt;&lt;wsp:rsid wsp:val=&quot;346B6D54&quot;/&gt;&lt;wsp:rsid wsp:val=&quot;34718779&quot;/&gt;&lt;wsp:rsid wsp:val=&quot;347931EE&quot;/&gt;&lt;wsp:rsid wsp:val=&quot;3496264B&quot;/&gt;&lt;wsp:rsid wsp:val=&quot;34CF20FC&quot;/&gt;&lt;wsp:rsid wsp:val=&quot;34DDE599&quot;/&gt;&lt;wsp:rsid wsp:val=&quot;34EC1980&quot;/&gt;&lt;wsp:rsid wsp:val=&quot;350DC37E&quot;/&gt;&lt;wsp:rsid wsp:val=&quot;3519AAE9&quot;/&gt;&lt;wsp:rsid wsp:val=&quot;35234715&quot;/&gt;&lt;wsp:rsid wsp:val=&quot;35273518&quot;/&gt;&lt;wsp:rsid wsp:val=&quot;3530EF26&quot;/&gt;&lt;wsp:rsid wsp:val=&quot;3549203B&quot;/&gt;&lt;wsp:rsid wsp:val=&quot;354C3B5F&quot;/&gt;&lt;wsp:rsid wsp:val=&quot;355A86D9&quot;/&gt;&lt;wsp:rsid wsp:val=&quot;355B4D7A&quot;/&gt;&lt;wsp:rsid wsp:val=&quot;355C813C&quot;/&gt;&lt;wsp:rsid wsp:val=&quot;3580D904&quot;/&gt;&lt;wsp:rsid wsp:val=&quot;3589F323&quot;/&gt;&lt;wsp:rsid wsp:val=&quot;35912AF6&quot;/&gt;&lt;wsp:rsid wsp:val=&quot;359B27E5&quot;/&gt;&lt;wsp:rsid wsp:val=&quot;359C7640&quot;/&gt;&lt;wsp:rsid wsp:val=&quot;35AC97D9&quot;/&gt;&lt;wsp:rsid wsp:val=&quot;35B0085C&quot;/&gt;&lt;wsp:rsid wsp:val=&quot;35BEB08D&quot;/&gt;&lt;wsp:rsid wsp:val=&quot;35C5C036&quot;/&gt;&lt;wsp:rsid wsp:val=&quot;35CE7C60&quot;/&gt;&lt;wsp:rsid wsp:val=&quot;35D326DB&quot;/&gt;&lt;wsp:rsid wsp:val=&quot;35D71000&quot;/&gt;&lt;wsp:rsid wsp:val=&quot;35DC2511&quot;/&gt;&lt;wsp:rsid wsp:val=&quot;35DEAD83&quot;/&gt;&lt;wsp:rsid wsp:val=&quot;35E2D870&quot;/&gt;&lt;wsp:rsid wsp:val=&quot;3607C2BF&quot;/&gt;&lt;wsp:rsid wsp:val=&quot;36190F2C&quot;/&gt;&lt;wsp:rsid wsp:val=&quot;361A9AF4&quot;/&gt;&lt;wsp:rsid wsp:val=&quot;3620712C&quot;/&gt;&lt;wsp:rsid wsp:val=&quot;3631F6AC&quot;/&gt;&lt;wsp:rsid wsp:val=&quot;3639F8FF&quot;/&gt;&lt;wsp:rsid wsp:val=&quot;3643EFC9&quot;/&gt;&lt;wsp:rsid wsp:val=&quot;36614D92&quot;/&gt;&lt;wsp:rsid wsp:val=&quot;3662F51B&quot;/&gt;&lt;wsp:rsid wsp:val=&quot;367DD204&quot;/&gt;&lt;wsp:rsid wsp:val=&quot;367E7754&quot;/&gt;&lt;wsp:rsid wsp:val=&quot;3686316B&quot;/&gt;&lt;wsp:rsid wsp:val=&quot;368653B2&quot;/&gt;&lt;wsp:rsid wsp:val=&quot;36B21534&quot;/&gt;&lt;wsp:rsid wsp:val=&quot;36B810CB&quot;/&gt;&lt;wsp:rsid wsp:val=&quot;36C19F02&quot;/&gt;&lt;wsp:rsid wsp:val=&quot;36C62558&quot;/&gt;&lt;wsp:rsid wsp:val=&quot;36D730B1&quot;/&gt;&lt;wsp:rsid wsp:val=&quot;36E155EF&quot;/&gt;&lt;wsp:rsid wsp:val=&quot;36FB9A48&quot;/&gt;&lt;wsp:rsid wsp:val=&quot;370E87D7&quot;/&gt;&lt;wsp:rsid wsp:val=&quot;370FB627&quot;/&gt;&lt;wsp:rsid wsp:val=&quot;37104FE8&quot;/&gt;&lt;wsp:rsid wsp:val=&quot;371189C8&quot;/&gt;&lt;wsp:rsid wsp:val=&quot;3712FAA5&quot;/&gt;&lt;wsp:rsid wsp:val=&quot;37135237&quot;/&gt;&lt;wsp:rsid wsp:val=&quot;3718316B&quot;/&gt;&lt;wsp:rsid wsp:val=&quot;3740DF36&quot;/&gt;&lt;wsp:rsid wsp:val=&quot;37471BC6&quot;/&gt;&lt;wsp:rsid wsp:val=&quot;37501116&quot;/&gt;&lt;wsp:rsid wsp:val=&quot;375426DA&quot;/&gt;&lt;wsp:rsid wsp:val=&quot;37619097&quot;/&gt;&lt;wsp:rsid wsp:val=&quot;3762F9C9&quot;/&gt;&lt;wsp:rsid wsp:val=&quot;376ACB05&quot;/&gt;&lt;wsp:rsid wsp:val=&quot;3772A109&quot;/&gt;&lt;wsp:rsid wsp:val=&quot;377B2B01&quot;/&gt;&lt;wsp:rsid wsp:val=&quot;37941B36&quot;/&gt;&lt;wsp:rsid wsp:val=&quot;37A27C13&quot;/&gt;&lt;wsp:rsid wsp:val=&quot;37B4090D&quot;/&gt;&lt;wsp:rsid wsp:val=&quot;37BCC593&quot;/&gt;&lt;wsp:rsid wsp:val=&quot;37BF2801&quot;/&gt;&lt;wsp:rsid wsp:val=&quot;37D710E4&quot;/&gt;&lt;wsp:rsid wsp:val=&quot;37F18325&quot;/&gt;&lt;wsp:rsid wsp:val=&quot;37F8172A&quot;/&gt;&lt;wsp:rsid wsp:val=&quot;380A3FE6&quot;/&gt;&lt;wsp:rsid wsp:val=&quot;380B3FFD&quot;/&gt;&lt;wsp:rsid wsp:val=&quot;3823BA42&quot;/&gt;&lt;wsp:rsid wsp:val=&quot;382D31D5&quot;/&gt;&lt;wsp:rsid wsp:val=&quot;383F60BC&quot;/&gt;&lt;wsp:rsid wsp:val=&quot;387FB28C&quot;/&gt;&lt;wsp:rsid wsp:val=&quot;387FD77D&quot;/&gt;&lt;wsp:rsid wsp:val=&quot;3891DFDC&quot;/&gt;&lt;wsp:rsid wsp:val=&quot;38AAB380&quot;/&gt;&lt;wsp:rsid wsp:val=&quot;38ADFE55&quot;/&gt;&lt;wsp:rsid wsp:val=&quot;38AE30BF&quot;/&gt;&lt;wsp:rsid wsp:val=&quot;38D6FCB3&quot;/&gt;&lt;wsp:rsid wsp:val=&quot;38E24367&quot;/&gt;&lt;wsp:rsid wsp:val=&quot;38ED6B12&quot;/&gt;&lt;wsp:rsid wsp:val=&quot;38FB6378&quot;/&gt;&lt;wsp:rsid wsp:val=&quot;38FBAC8B&quot;/&gt;&lt;wsp:rsid wsp:val=&quot;390626A1&quot;/&gt;&lt;wsp:rsid wsp:val=&quot;391491FB&quot;/&gt;&lt;wsp:rsid wsp:val=&quot;39164E45&quot;/&gt;&lt;wsp:rsid wsp:val=&quot;391FCAB1&quot;/&gt;&lt;wsp:rsid wsp:val=&quot;3934BD0B&quot;/&gt;&lt;wsp:rsid wsp:val=&quot;393EDE77&quot;/&gt;&lt;wsp:rsid wsp:val=&quot;394944D0&quot;/&gt;&lt;wsp:rsid wsp:val=&quot;395C57D2&quot;/&gt;&lt;wsp:rsid wsp:val=&quot;39651274&quot;/&gt;&lt;wsp:rsid wsp:val=&quot;3966EC74&quot;/&gt;&lt;wsp:rsid wsp:val=&quot;3968F3F3&quot;/&gt;&lt;wsp:rsid wsp:val=&quot;3972423F&quot;/&gt;&lt;wsp:rsid wsp:val=&quot;3972EDAF&quot;/&gt;&lt;wsp:rsid wsp:val=&quot;39B61816&quot;/&gt;&lt;wsp:rsid wsp:val=&quot;39B872DC&quot;/&gt;&lt;wsp:rsid wsp:val=&quot;39BFA048&quot;/&gt;&lt;wsp:rsid wsp:val=&quot;39C79B0E&quot;/&gt;&lt;wsp:rsid wsp:val=&quot;39EA0E14&quot;/&gt;&lt;wsp:rsid wsp:val=&quot;39EA9AA9&quot;/&gt;&lt;wsp:rsid wsp:val=&quot;39EC852D&quot;/&gt;&lt;wsp:rsid wsp:val=&quot;39FE15DE&quot;/&gt;&lt;wsp:rsid wsp:val=&quot;3A03E3CE&quot;/&gt;&lt;wsp:rsid wsp:val=&quot;3A0B73FD&quot;/&gt;&lt;wsp:rsid wsp:val=&quot;3A0ECDC8&quot;/&gt;&lt;wsp:rsid wsp:val=&quot;3A165F93&quot;/&gt;&lt;wsp:rsid wsp:val=&quot;3A1E1636&quot;/&gt;&lt;wsp:rsid wsp:val=&quot;3A4022DC&quot;/&gt;&lt;wsp:rsid wsp:val=&quot;3A447254&quot;/&gt;&lt;wsp:rsid wsp:val=&quot;3A58E104&quot;/&gt;&lt;wsp:rsid wsp:val=&quot;3A67BE48&quot;/&gt;&lt;wsp:rsid wsp:val=&quot;3A71D9A9&quot;/&gt;&lt;wsp:rsid wsp:val=&quot;3A78FDC9&quot;/&gt;&lt;wsp:rsid wsp:val=&quot;3A8A8BDF&quot;/&gt;&lt;wsp:rsid wsp:val=&quot;3A8F1698&quot;/&gt;&lt;wsp:rsid wsp:val=&quot;3A92364A&quot;/&gt;&lt;wsp:rsid wsp:val=&quot;3A9D2DAB&quot;/&gt;&lt;wsp:rsid wsp:val=&quot;3AA697FE&quot;/&gt;&lt;wsp:rsid wsp:val=&quot;3AAA41CB&quot;/&gt;&lt;wsp:rsid wsp:val=&quot;3AB98DE6&quot;/&gt;&lt;wsp:rsid wsp:val=&quot;3AD08F04&quot;/&gt;&lt;wsp:rsid wsp:val=&quot;3AD852F2&quot;/&gt;&lt;wsp:rsid wsp:val=&quot;3AFAD5A1&quot;/&gt;&lt;wsp:rsid wsp:val=&quot;3B040A72&quot;/&gt;&lt;wsp:rsid wsp:val=&quot;3B0B2536&quot;/&gt;&lt;wsp:rsid wsp:val=&quot;3B21BAD2&quot;/&gt;&lt;wsp:rsid wsp:val=&quot;3B25EFC2&quot;/&gt;&lt;wsp:rsid wsp:val=&quot;3B28E1E2&quot;/&gt;&lt;wsp:rsid wsp:val=&quot;3B573CAF&quot;/&gt;&lt;wsp:rsid wsp:val=&quot;3B5E6278&quot;/&gt;&lt;wsp:rsid wsp:val=&quot;3B78A4AB&quot;/&gt;&lt;wsp:rsid wsp:val=&quot;3B7D5939&quot;/&gt;&lt;wsp:rsid wsp:val=&quot;3B7EC31A&quot;/&gt;&lt;wsp:rsid wsp:val=&quot;3B8BADF6&quot;/&gt;&lt;wsp:rsid wsp:val=&quot;3BA8D8A3&quot;/&gt;&lt;wsp:rsid wsp:val=&quot;3BAB9770&quot;/&gt;&lt;wsp:rsid wsp:val=&quot;3BCA98AE&quot;/&gt;&lt;wsp:rsid wsp:val=&quot;3BCF38BC&quot;/&gt;&lt;wsp:rsid wsp:val=&quot;3BD13DDB&quot;/&gt;&lt;wsp:rsid wsp:val=&quot;3BD78CD7&quot;/&gt;&lt;wsp:rsid wsp:val=&quot;3BEF122D&quot;/&gt;&lt;wsp:rsid wsp:val=&quot;3BF896EC&quot;/&gt;&lt;wsp:rsid wsp:val=&quot;3BF9FBCB&quot;/&gt;&lt;wsp:rsid wsp:val=&quot;3C00EE61&quot;/&gt;&lt;wsp:rsid wsp:val=&quot;3C134CC7&quot;/&gt;&lt;wsp:rsid wsp:val=&quot;3C185E58&quot;/&gt;&lt;wsp:rsid wsp:val=&quot;3C4B614F&quot;/&gt;&lt;wsp:rsid wsp:val=&quot;3C54BC60&quot;/&gt;&lt;wsp:rsid wsp:val=&quot;3C677D10&quot;/&gt;&lt;wsp:rsid wsp:val=&quot;3C72C04F&quot;/&gt;&lt;wsp:rsid wsp:val=&quot;3C86575E&quot;/&gt;&lt;wsp:rsid wsp:val=&quot;3C8CDDF9&quot;/&gt;&lt;wsp:rsid wsp:val=&quot;3C9C968E&quot;/&gt;&lt;wsp:rsid wsp:val=&quot;3CA2D5AC&quot;/&gt;&lt;wsp:rsid wsp:val=&quot;3CAF55BE&quot;/&gt;&lt;wsp:rsid wsp:val=&quot;3CB178BD&quot;/&gt;&lt;wsp:rsid wsp:val=&quot;3CB22E6A&quot;/&gt;&lt;wsp:rsid wsp:val=&quot;3CBDF456&quot;/&gt;&lt;wsp:rsid wsp:val=&quot;3CD870C7&quot;/&gt;&lt;wsp:rsid wsp:val=&quot;3CDFE246&quot;/&gt;&lt;wsp:rsid wsp:val=&quot;3CED3705&quot;/&gt;&lt;wsp:rsid wsp:val=&quot;3D11556B&quot;/&gt;&lt;wsp:rsid wsp:val=&quot;3D16FCA6&quot;/&gt;&lt;wsp:rsid wsp:val=&quot;3D20A6E5&quot;/&gt;&lt;wsp:rsid wsp:val=&quot;3D25C250&quot;/&gt;&lt;wsp:rsid wsp:val=&quot;3D334F4F&quot;/&gt;&lt;wsp:rsid wsp:val=&quot;3D373D50&quot;/&gt;&lt;wsp:rsid wsp:val=&quot;3D436B53&quot;/&gt;&lt;wsp:rsid wsp:val=&quot;3D51CD02&quot;/&gt;&lt;wsp:rsid wsp:val=&quot;3D5CAB14&quot;/&gt;&lt;wsp:rsid wsp:val=&quot;3D689E03&quot;/&gt;&lt;wsp:rsid wsp:val=&quot;3D707565&quot;/&gt;&lt;wsp:rsid wsp:val=&quot;3D793332&quot;/&gt;&lt;wsp:rsid wsp:val=&quot;3D7F916C&quot;/&gt;&lt;wsp:rsid wsp:val=&quot;3D805F49&quot;/&gt;&lt;wsp:rsid wsp:val=&quot;3D86894D&quot;/&gt;&lt;wsp:rsid wsp:val=&quot;3D87FE86&quot;/&gt;&lt;wsp:rsid wsp:val=&quot;3D97ACAA&quot;/&gt;&lt;wsp:rsid wsp:val=&quot;3DB0AE79&quot;/&gt;&lt;wsp:rsid wsp:val=&quot;3DBE845B&quot;/&gt;&lt;wsp:rsid wsp:val=&quot;3DC76E76&quot;/&gt;&lt;wsp:rsid wsp:val=&quot;3DCEF97B&quot;/&gt;&lt;wsp:rsid wsp:val=&quot;3DE821C2&quot;/&gt;&lt;wsp:rsid wsp:val=&quot;3DE9BF68&quot;/&gt;&lt;wsp:rsid wsp:val=&quot;3E073F7E&quot;/&gt;&lt;wsp:rsid wsp:val=&quot;3E0840EA&quot;/&gt;&lt;wsp:rsid wsp:val=&quot;3E0C3B95&quot;/&gt;&lt;wsp:rsid wsp:val=&quot;3E10988C&quot;/&gt;&lt;wsp:rsid wsp:val=&quot;3E124F9A&quot;/&gt;&lt;wsp:rsid wsp:val=&quot;3E1D2E98&quot;/&gt;&lt;wsp:rsid wsp:val=&quot;3E285B5D&quot;/&gt;&lt;wsp:rsid wsp:val=&quot;3E2F85F0&quot;/&gt;&lt;wsp:rsid wsp:val=&quot;3E37D8AA&quot;/&gt;&lt;wsp:rsid wsp:val=&quot;3E398A3B&quot;/&gt;&lt;wsp:rsid wsp:val=&quot;3E3B3626&quot;/&gt;&lt;wsp:rsid wsp:val=&quot;3E3D0891&quot;/&gt;&lt;wsp:rsid wsp:val=&quot;3E4E0D59&quot;/&gt;&lt;wsp:rsid wsp:val=&quot;3E569F7A&quot;/&gt;&lt;wsp:rsid wsp:val=&quot;3E652209&quot;/&gt;&lt;wsp:rsid wsp:val=&quot;3E6D8567&quot;/&gt;&lt;wsp:rsid wsp:val=&quot;3E824E3A&quot;/&gt;&lt;wsp:rsid wsp:val=&quot;3E898939&quot;/&gt;&lt;wsp:rsid wsp:val=&quot;3E8B859E&quot;/&gt;&lt;wsp:rsid wsp:val=&quot;3E96A5FB&quot;/&gt;&lt;wsp:rsid wsp:val=&quot;3EA4E85D&quot;/&gt;&lt;wsp:rsid wsp:val=&quot;3EA5CA07&quot;/&gt;&lt;wsp:rsid wsp:val=&quot;3EB83558&quot;/&gt;&lt;wsp:rsid wsp:val=&quot;3EBF300A&quot;/&gt;&lt;wsp:rsid wsp:val=&quot;3EC293F4&quot;/&gt;&lt;wsp:rsid wsp:val=&quot;3EC4D545&quot;/&gt;&lt;wsp:rsid wsp:val=&quot;3EDC7219&quot;/&gt;&lt;wsp:rsid wsp:val=&quot;3EDD15C2&quot;/&gt;&lt;wsp:rsid wsp:val=&quot;3EDF239B&quot;/&gt;&lt;wsp:rsid wsp:val=&quot;3EE51106&quot;/&gt;&lt;wsp:rsid wsp:val=&quot;3EF3FB6B&quot;/&gt;&lt;wsp:rsid wsp:val=&quot;3F022EF3&quot;/&gt;&lt;wsp:rsid wsp:val=&quot;3F0BBDDF&quot;/&gt;&lt;wsp:rsid wsp:val=&quot;3F1CD52B&quot;/&gt;&lt;wsp:rsid wsp:val=&quot;3F22070E&quot;/&gt;&lt;wsp:rsid wsp:val=&quot;3F29705D&quot;/&gt;&lt;wsp:rsid wsp:val=&quot;3F2DDA27&quot;/&gt;&lt;wsp:rsid wsp:val=&quot;3F65203E&quot;/&gt;&lt;wsp:rsid wsp:val=&quot;3F65F247&quot;/&gt;&lt;wsp:rsid wsp:val=&quot;3F78DFB8&quot;/&gt;&lt;wsp:rsid wsp:val=&quot;3F8CB2C3&quot;/&gt;&lt;wsp:rsid wsp:val=&quot;3F8D080C&quot;/&gt;&lt;wsp:rsid wsp:val=&quot;3FA7E946&quot;/&gt;&lt;wsp:rsid wsp:val=&quot;3FB7222A&quot;/&gt;&lt;wsp:rsid wsp:val=&quot;3FBDB666&quot;/&gt;&lt;wsp:rsid wsp:val=&quot;3FC4A810&quot;/&gt;&lt;wsp:rsid wsp:val=&quot;3FC7B685&quot;/&gt;&lt;wsp:rsid wsp:val=&quot;3FD2EE8A&quot;/&gt;&lt;wsp:rsid wsp:val=&quot;3FE11F1C&quot;/&gt;&lt;wsp:rsid wsp:val=&quot;4003AAB2&quot;/&gt;&lt;wsp:rsid wsp:val=&quot;40047225&quot;/&gt;&lt;wsp:rsid wsp:val=&quot;40068CC4&quot;/&gt;&lt;wsp:rsid wsp:val=&quot;400ECBF3&quot;/&gt;&lt;wsp:rsid wsp:val=&quot;40174385&quot;/&gt;&lt;wsp:rsid wsp:val=&quot;402E3172&quot;/&gt;&lt;wsp:rsid wsp:val=&quot;40402B5B&quot;/&gt;&lt;wsp:rsid wsp:val=&quot;4055F221&quot;/&gt;&lt;wsp:rsid wsp:val=&quot;4059EB12&quot;/&gt;&lt;wsp:rsid wsp:val=&quot;409D7ADD&quot;/&gt;&lt;wsp:rsid wsp:val=&quot;40ABBB75&quot;/&gt;&lt;wsp:rsid wsp:val=&quot;40AD59E9&quot;/&gt;&lt;wsp:rsid wsp:val=&quot;40B54760&quot;/&gt;&lt;wsp:rsid wsp:val=&quot;40BADC08&quot;/&gt;&lt;wsp:rsid wsp:val=&quot;40C71000&quot;/&gt;&lt;wsp:rsid wsp:val=&quot;40CE5807&quot;/&gt;&lt;wsp:rsid wsp:val=&quot;40D90AD0&quot;/&gt;&lt;wsp:rsid wsp:val=&quot;40D951BD&quot;/&gt;&lt;wsp:rsid wsp:val=&quot;40DAE098&quot;/&gt;&lt;wsp:rsid wsp:val=&quot;40DD4EC6&quot;/&gt;&lt;wsp:rsid wsp:val=&quot;40E329D4&quot;/&gt;&lt;wsp:rsid wsp:val=&quot;40F79D6F&quot;/&gt;&lt;wsp:rsid wsp:val=&quot;41228F1A&quot;/&gt;&lt;wsp:rsid wsp:val=&quot;4126C53E&quot;/&gt;&lt;wsp:rsid wsp:val=&quot;41465D96&quot;/&gt;&lt;wsp:rsid wsp:val=&quot;4146D983&quot;/&gt;&lt;wsp:rsid wsp:val=&quot;41541A3C&quot;/&gt;&lt;wsp:rsid wsp:val=&quot;41546936&quot;/&gt;&lt;wsp:rsid wsp:val=&quot;4170AF09&quot;/&gt;&lt;wsp:rsid wsp:val=&quot;41756398&quot;/&gt;&lt;wsp:rsid wsp:val=&quot;417892B1&quot;/&gt;&lt;wsp:rsid wsp:val=&quot;4185AE1B&quot;/&gt;&lt;wsp:rsid wsp:val=&quot;4187DC22&quot;/&gt;&lt;wsp:rsid wsp:val=&quot;419E8E00&quot;/&gt;&lt;wsp:rsid wsp:val=&quot;41A03462&quot;/&gt;&lt;wsp:rsid wsp:val=&quot;41B35038&quot;/&gt;&lt;wsp:rsid wsp:val=&quot;41B96F63&quot;/&gt;&lt;wsp:rsid wsp:val=&quot;41C70632&quot;/&gt;&lt;wsp:rsid wsp:val=&quot;41C857F8&quot;/&gt;&lt;wsp:rsid wsp:val=&quot;41C86D4C&quot;/&gt;&lt;wsp:rsid wsp:val=&quot;41D15B1E&quot;/&gt;&lt;wsp:rsid wsp:val=&quot;41D5FCC6&quot;/&gt;&lt;wsp:rsid wsp:val=&quot;41DFA5FA&quot;/&gt;&lt;wsp:rsid wsp:val=&quot;41F1058D&quot;/&gt;&lt;wsp:rsid wsp:val=&quot;41F2AD2C&quot;/&gt;&lt;wsp:rsid wsp:val=&quot;41FC87BF&quot;/&gt;&lt;wsp:rsid wsp:val=&quot;42074097&quot;/&gt;&lt;wsp:rsid wsp:val=&quot;4209D73A&quot;/&gt;&lt;wsp:rsid wsp:val=&quot;4212ACEE&quot;/&gt;&lt;wsp:rsid wsp:val=&quot;4223BF26&quot;/&gt;&lt;wsp:rsid wsp:val=&quot;423904E1&quot;/&gt;&lt;wsp:rsid wsp:val=&quot;4241A118&quot;/&gt;&lt;wsp:rsid wsp:val=&quot;4248AFA3&quot;/&gt;&lt;wsp:rsid wsp:val=&quot;4250E165&quot;/&gt;&lt;wsp:rsid wsp:val=&quot;42528F17&quot;/&gt;&lt;wsp:rsid wsp:val=&quot;42595088&quot;/&gt;&lt;wsp:rsid wsp:val=&quot;425FDE20&quot;/&gt;&lt;wsp:rsid wsp:val=&quot;4261201D&quot;/&gt;&lt;wsp:rsid wsp:val=&quot;427B56AB&quot;/&gt;&lt;wsp:rsid wsp:val=&quot;428F1733&quot;/&gt;&lt;wsp:rsid wsp:val=&quot;42906558&quot;/&gt;&lt;wsp:rsid wsp:val=&quot;42988186&quot;/&gt;&lt;wsp:rsid wsp:val=&quot;42AAFF62&quot;/&gt;&lt;wsp:rsid wsp:val=&quot;42ADD1C1&quot;/&gt;&lt;wsp:rsid wsp:val=&quot;42B99E49&quot;/&gt;&lt;wsp:rsid wsp:val=&quot;42D02989&quot;/&gt;&lt;wsp:rsid wsp:val=&quot;42D5FBC8&quot;/&gt;&lt;wsp:rsid wsp:val=&quot;42E34B98&quot;/&gt;&lt;wsp:rsid wsp:val=&quot;42E8BEA0&quot;/&gt;&lt;wsp:rsid wsp:val=&quot;42F573C9&quot;/&gt;&lt;wsp:rsid wsp:val=&quot;4304099D&quot;/&gt;&lt;wsp:rsid wsp:val=&quot;430A67F5&quot;/&gt;&lt;wsp:rsid wsp:val=&quot;4317C2AF&quot;/&gt;&lt;wsp:rsid wsp:val=&quot;431CAF2F&quot;/&gt;&lt;wsp:rsid wsp:val=&quot;43217E7C&quot;/&gt;&lt;wsp:rsid wsp:val=&quot;4323310C&quot;/&gt;&lt;wsp:rsid wsp:val=&quot;4326A5B5&quot;/&gt;&lt;wsp:rsid wsp:val=&quot;432DE30F&quot;/&gt;&lt;wsp:rsid wsp:val=&quot;4333B072&quot;/&gt;&lt;wsp:rsid wsp:val=&quot;433B1B2B&quot;/&gt;&lt;wsp:rsid wsp:val=&quot;4344F317&quot;/&gt;&lt;wsp:rsid wsp:val=&quot;4346DC01&quot;/&gt;&lt;wsp:rsid wsp:val=&quot;434FDCE2&quot;/&gt;&lt;wsp:rsid wsp:val=&quot;43502256&quot;/&gt;&lt;wsp:rsid wsp:val=&quot;435875F9&quot;/&gt;&lt;wsp:rsid wsp:val=&quot;4359E2F8&quot;/&gt;&lt;wsp:rsid wsp:val=&quot;435C7889&quot;/&gt;&lt;wsp:rsid wsp:val=&quot;436A5D79&quot;/&gt;&lt;wsp:rsid wsp:val=&quot;43710797&quot;/&gt;&lt;wsp:rsid wsp:val=&quot;4371CD7E&quot;/&gt;&lt;wsp:rsid wsp:val=&quot;4372EDB3&quot;/&gt;&lt;wsp:rsid wsp:val=&quot;437674BA&quot;/&gt;&lt;wsp:rsid wsp:val=&quot;438BB3F0&quot;/&gt;&lt;wsp:rsid wsp:val=&quot;43944A59&quot;/&gt;&lt;wsp:rsid wsp:val=&quot;439D9487&quot;/&gt;&lt;wsp:rsid wsp:val=&quot;43A45579&quot;/&gt;&lt;wsp:rsid wsp:val=&quot;43AF77E1&quot;/&gt;&lt;wsp:rsid wsp:val=&quot;43BD603B&quot;/&gt;&lt;wsp:rsid wsp:val=&quot;43C0CD4C&quot;/&gt;&lt;wsp:rsid wsp:val=&quot;43CA0E0B&quot;/&gt;&lt;wsp:rsid wsp:val=&quot;43CC6A2E&quot;/&gt;&lt;wsp:rsid wsp:val=&quot;43D0C358&quot;/&gt;&lt;wsp:rsid wsp:val=&quot;43D41360&quot;/&gt;&lt;wsp:rsid wsp:val=&quot;43DF3595&quot;/&gt;&lt;wsp:rsid wsp:val=&quot;43E066C9&quot;/&gt;&lt;wsp:rsid wsp:val=&quot;43E5F1E3&quot;/&gt;&lt;wsp:rsid wsp:val=&quot;43EA7EA7&quot;/&gt;&lt;wsp:rsid wsp:val=&quot;44021198&quot;/&gt;&lt;wsp:rsid wsp:val=&quot;4417E119&quot;/&gt;&lt;wsp:rsid wsp:val=&quot;441836C4&quot;/&gt;&lt;wsp:rsid wsp:val=&quot;4432FC58&quot;/&gt;&lt;wsp:rsid wsp:val=&quot;44342F62&quot;/&gt;&lt;wsp:rsid wsp:val=&quot;4434CAC9&quot;/&gt;&lt;wsp:rsid wsp:val=&quot;443D69B8&quot;/&gt;&lt;wsp:rsid wsp:val=&quot;44494434&quot;/&gt;&lt;wsp:rsid wsp:val=&quot;44515246&quot;/&gt;&lt;wsp:rsid wsp:val=&quot;4464A006&quot;/&gt;&lt;wsp:rsid wsp:val=&quot;4466CD26&quot;/&gt;&lt;wsp:rsid wsp:val=&quot;446DCB14&quot;/&gt;&lt;wsp:rsid wsp:val=&quot;44822731&quot;/&gt;&lt;wsp:rsid wsp:val=&quot;4488F72F&quot;/&gt;&lt;wsp:rsid wsp:val=&quot;4489C3F9&quot;/&gt;&lt;wsp:rsid wsp:val=&quot;4494F59F&quot;/&gt;&lt;wsp:rsid wsp:val=&quot;44A414B1&quot;/&gt;&lt;wsp:rsid wsp:val=&quot;44E9D8B4&quot;/&gt;&lt;wsp:rsid wsp:val=&quot;44ED8616&quot;/&gt;&lt;wsp:rsid wsp:val=&quot;44F0D1C9&quot;/&gt;&lt;wsp:rsid wsp:val=&quot;44F848EA&quot;/&gt;&lt;wsp:rsid wsp:val=&quot;44FC7D60&quot;/&gt;&lt;wsp:rsid wsp:val=&quot;45098276&quot;/&gt;&lt;wsp:rsid wsp:val=&quot;451A9B5E&quot;/&gt;&lt;wsp:rsid wsp:val=&quot;45238D64&quot;/&gt;&lt;wsp:rsid wsp:val=&quot;453FB9EA&quot;/&gt;&lt;wsp:rsid wsp:val=&quot;454256C8&quot;/&gt;&lt;wsp:rsid wsp:val=&quot;4548BA7E&quot;/&gt;&lt;wsp:rsid wsp:val=&quot;454A0115&quot;/&gt;&lt;wsp:rsid wsp:val=&quot;454CFAEE&quot;/&gt;&lt;wsp:rsid wsp:val=&quot;45562F5A&quot;/&gt;&lt;wsp:rsid wsp:val=&quot;455DFC5B&quot;/&gt;&lt;wsp:rsid wsp:val=&quot;45701AA4&quot;/&gt;&lt;wsp:rsid wsp:val=&quot;45837BDB&quot;/&gt;&lt;wsp:rsid wsp:val=&quot;458D5B6E&quot;/&gt;&lt;wsp:rsid wsp:val=&quot;459138FB&quot;/&gt;&lt;wsp:rsid wsp:val=&quot;459167FC&quot;/&gt;&lt;wsp:rsid wsp:val=&quot;4592B3FB&quot;/&gt;&lt;wsp:rsid wsp:val=&quot;459A8123&quot;/&gt;&lt;wsp:rsid wsp:val=&quot;45A07234&quot;/&gt;&lt;wsp:rsid wsp:val=&quot;45AA5592&quot;/&gt;&lt;wsp:rsid wsp:val=&quot;45B97F52&quot;/&gt;&lt;wsp:rsid wsp:val=&quot;45C5BE61&quot;/&gt;&lt;wsp:rsid wsp:val=&quot;45DBBB25&quot;/&gt;&lt;wsp:rsid wsp:val=&quot;45FD9315&quot;/&gt;&lt;wsp:rsid wsp:val=&quot;46058A51&quot;/&gt;&lt;wsp:rsid wsp:val=&quot;460A7196&quot;/&gt;&lt;wsp:rsid wsp:val=&quot;460D9C8A&quot;/&gt;&lt;wsp:rsid wsp:val=&quot;4628E05A&quot;/&gt;&lt;wsp:rsid wsp:val=&quot;462A057E&quot;/&gt;&lt;wsp:rsid wsp:val=&quot;4634AFDD&quot;/&gt;&lt;wsp:rsid wsp:val=&quot;464583D8&quot;/&gt;&lt;wsp:rsid wsp:val=&quot;465043B7&quot;/&gt;&lt;wsp:rsid wsp:val=&quot;46520F05&quot;/&gt;&lt;wsp:rsid wsp:val=&quot;46586C7D&quot;/&gt;&lt;wsp:rsid wsp:val=&quot;465DF276&quot;/&gt;&lt;wsp:rsid wsp:val=&quot;46A4CC41&quot;/&gt;&lt;wsp:rsid wsp:val=&quot;46AB6DAB&quot;/&gt;&lt;wsp:rsid wsp:val=&quot;46C28446&quot;/&gt;&lt;wsp:rsid wsp:val=&quot;46C4C8DD&quot;/&gt;&lt;wsp:rsid wsp:val=&quot;46CE49AE&quot;/&gt;&lt;wsp:rsid wsp:val=&quot;46DF7F46&quot;/&gt;&lt;wsp:rsid wsp:val=&quot;46EB17FE&quot;/&gt;&lt;wsp:rsid wsp:val=&quot;46F09670&quot;/&gt;&lt;wsp:rsid wsp:val=&quot;46F3A60E&quot;/&gt;&lt;wsp:rsid wsp:val=&quot;4700F210&quot;/&gt;&lt;wsp:rsid wsp:val=&quot;47156AC1&quot;/&gt;&lt;wsp:rsid wsp:val=&quot;471996ED&quot;/&gt;&lt;wsp:rsid wsp:val=&quot;47257C68&quot;/&gt;&lt;wsp:rsid wsp:val=&quot;472E73CC&quot;/&gt;&lt;wsp:rsid wsp:val=&quot;47365184&quot;/&gt;&lt;wsp:rsid wsp:val=&quot;473AD547&quot;/&gt;&lt;wsp:rsid wsp:val=&quot;473F5209&quot;/&gt;&lt;wsp:rsid wsp:val=&quot;475207F7&quot;/&gt;&lt;wsp:rsid wsp:val=&quot;475451F4&quot;/&gt;&lt;wsp:rsid wsp:val=&quot;475F2351&quot;/&gt;&lt;wsp:rsid wsp:val=&quot;476BF2A9&quot;/&gt;&lt;wsp:rsid wsp:val=&quot;476CA315&quot;/&gt;&lt;wsp:rsid wsp:val=&quot;4778E45E&quot;/&gt;&lt;wsp:rsid wsp:val=&quot;477D516D&quot;/&gt;&lt;wsp:rsid wsp:val=&quot;47837DE9&quot;/&gt;&lt;wsp:rsid wsp:val=&quot;478C74CF&quot;/&gt;&lt;wsp:rsid wsp:val=&quot;47996376&quot;/&gt;&lt;wsp:rsid wsp:val=&quot;47A03990&quot;/&gt;&lt;wsp:rsid wsp:val=&quot;47AD4162&quot;/&gt;&lt;wsp:rsid wsp:val=&quot;47B6A7AD&quot;/&gt;&lt;wsp:rsid wsp:val=&quot;47BAB5E0&quot;/&gt;&lt;wsp:rsid wsp:val=&quot;47C0DF06&quot;/&gt;&lt;wsp:rsid wsp:val=&quot;47CF6B4D&quot;/&gt;&lt;wsp:rsid wsp:val=&quot;47E2FDCC&quot;/&gt;&lt;wsp:rsid wsp:val=&quot;47E6BD8E&quot;/&gt;&lt;wsp:rsid wsp:val=&quot;47EEC471&quot;/&gt;&lt;wsp:rsid wsp:val=&quot;47F6BDB2&quot;/&gt;&lt;wsp:rsid wsp:val=&quot;47F8B145&quot;/&gt;&lt;wsp:rsid wsp:val=&quot;47FDAC90&quot;/&gt;&lt;wsp:rsid wsp:val=&quot;47FE4E28&quot;/&gt;&lt;wsp:rsid wsp:val=&quot;4800A6FD&quot;/&gt;&lt;wsp:rsid wsp:val=&quot;4810D898&quot;/&gt;&lt;wsp:rsid wsp:val=&quot;4818D418&quot;/&gt;&lt;wsp:rsid wsp:val=&quot;481FFECE&quot;/&gt;&lt;wsp:rsid wsp:val=&quot;4835938D&quot;/&gt;&lt;wsp:rsid wsp:val=&quot;4838601A&quot;/&gt;&lt;wsp:rsid wsp:val=&quot;483B127E&quot;/&gt;&lt;wsp:rsid wsp:val=&quot;4845A219&quot;/&gt;&lt;wsp:rsid wsp:val=&quot;484D6F83&quot;/&gt;&lt;wsp:rsid wsp:val=&quot;484D8E27&quot;/&gt;&lt;wsp:rsid wsp:val=&quot;4851402B&quot;/&gt;&lt;wsp:rsid wsp:val=&quot;4856B24E&quot;/&gt;&lt;wsp:rsid wsp:val=&quot;489AD1F6&quot;/&gt;&lt;wsp:rsid wsp:val=&quot;48A6F46E&quot;/&gt;&lt;wsp:rsid wsp:val=&quot;48B9E6DE&quot;/&gt;&lt;wsp:rsid wsp:val=&quot;48BD5C66&quot;/&gt;&lt;wsp:rsid wsp:val=&quot;48C7C7B6&quot;/&gt;&lt;wsp:rsid wsp:val=&quot;48CCB334&quot;/&gt;&lt;wsp:rsid wsp:val=&quot;48D582BB&quot;/&gt;&lt;wsp:rsid wsp:val=&quot;48EF253D&quot;/&gt;&lt;wsp:rsid wsp:val=&quot;48F24C39&quot;/&gt;&lt;wsp:rsid wsp:val=&quot;48FA87AF&quot;/&gt;&lt;wsp:rsid wsp:val=&quot;48FBE08F&quot;/&gt;&lt;wsp:rsid wsp:val=&quot;48FD5472&quot;/&gt;&lt;wsp:rsid wsp:val=&quot;48FE58B7&quot;/&gt;&lt;wsp:rsid wsp:val=&quot;4902E91A&quot;/&gt;&lt;wsp:rsid wsp:val=&quot;49038246&quot;/&gt;&lt;wsp:rsid wsp:val=&quot;4907A03A&quot;/&gt;&lt;wsp:rsid wsp:val=&quot;490F3536&quot;/&gt;&lt;wsp:rsid wsp:val=&quot;49126874&quot;/&gt;&lt;wsp:rsid wsp:val=&quot;49178452&quot;/&gt;&lt;wsp:rsid wsp:val=&quot;491DD060&quot;/&gt;&lt;wsp:rsid wsp:val=&quot;4926ED5D&quot;/&gt;&lt;wsp:rsid wsp:val=&quot;492A5CA5&quot;/&gt;&lt;wsp:rsid wsp:val=&quot;492FBEA2&quot;/&gt;&lt;wsp:rsid wsp:val=&quot;4931D723&quot;/&gt;&lt;wsp:rsid wsp:val=&quot;49363B28&quot;/&gt;&lt;wsp:rsid wsp:val=&quot;493DC266&quot;/&gt;&lt;wsp:rsid wsp:val=&quot;495488BC&quot;/&gt;&lt;wsp:rsid wsp:val=&quot;495B8CA1&quot;/&gt;&lt;wsp:rsid wsp:val=&quot;49751628&quot;/&gt;&lt;wsp:rsid wsp:val=&quot;49860829&quot;/&gt;&lt;wsp:rsid wsp:val=&quot;498DC2DE&quot;/&gt;&lt;wsp:rsid wsp:val=&quot;4993F841&quot;/&gt;&lt;wsp:rsid wsp:val=&quot;4994531E&quot;/&gt;&lt;wsp:rsid wsp:val=&quot;49946753&quot;/&gt;&lt;wsp:rsid wsp:val=&quot;49959338&quot;/&gt;&lt;wsp:rsid wsp:val=&quot;49AAEEC7&quot;/&gt;&lt;wsp:rsid wsp:val=&quot;49FAD5B9&quot;/&gt;&lt;wsp:rsid wsp:val=&quot;4A02837B&quot;/&gt;&lt;wsp:rsid wsp:val=&quot;4A1218EA&quot;/&gt;&lt;wsp:rsid wsp:val=&quot;4A26EA5B&quot;/&gt;&lt;wsp:rsid wsp:val=&quot;4A282172&quot;/&gt;&lt;wsp:rsid wsp:val=&quot;4A28ABC5&quot;/&gt;&lt;wsp:rsid wsp:val=&quot;4A385246&quot;/&gt;&lt;wsp:rsid wsp:val=&quot;4A3D1DC1&quot;/&gt;&lt;wsp:rsid wsp:val=&quot;4A41F710&quot;/&gt;&lt;wsp:rsid wsp:val=&quot;4A4441B2&quot;/&gt;&lt;wsp:rsid wsp:val=&quot;4A44EC17&quot;/&gt;&lt;wsp:rsid wsp:val=&quot;4A462FF6&quot;/&gt;&lt;wsp:rsid wsp:val=&quot;4A4DD5B7&quot;/&gt;&lt;wsp:rsid wsp:val=&quot;4A502F66&quot;/&gt;&lt;wsp:rsid wsp:val=&quot;4A57ECE6&quot;/&gt;&lt;wsp:rsid wsp:val=&quot;4A75B224&quot;/&gt;&lt;wsp:rsid wsp:val=&quot;4A769022&quot;/&gt;&lt;wsp:rsid wsp:val=&quot;4A8B43BA&quot;/&gt;&lt;wsp:rsid wsp:val=&quot;4A95DA1A&quot;/&gt;&lt;wsp:rsid wsp:val=&quot;4A9664CB&quot;/&gt;&lt;wsp:rsid wsp:val=&quot;4A9C3127&quot;/&gt;&lt;wsp:rsid wsp:val=&quot;4AB47F27&quot;/&gt;&lt;wsp:rsid wsp:val=&quot;4ABA2A21&quot;/&gt;&lt;wsp:rsid wsp:val=&quot;4ABF93A8&quot;/&gt;&lt;wsp:rsid wsp:val=&quot;4AD4C078&quot;/&gt;&lt;wsp:rsid wsp:val=&quot;4AD79F24&quot;/&gt;&lt;wsp:rsid wsp:val=&quot;4AD79FB9&quot;/&gt;&lt;wsp:rsid wsp:val=&quot;4AF8870D&quot;/&gt;&lt;wsp:rsid wsp:val=&quot;4B075DC7&quot;/&gt;&lt;wsp:rsid wsp:val=&quot;4B1A0695&quot;/&gt;&lt;wsp:rsid wsp:val=&quot;4B23249E&quot;/&gt;&lt;wsp:rsid wsp:val=&quot;4B3847BF&quot;/&gt;&lt;wsp:rsid wsp:val=&quot;4B4790EC&quot;/&gt;&lt;wsp:rsid wsp:val=&quot;4B4D982C&quot;/&gt;&lt;wsp:rsid wsp:val=&quot;4B4E6211&quot;/&gt;&lt;wsp:rsid wsp:val=&quot;4B613D05&quot;/&gt;&lt;wsp:rsid wsp:val=&quot;4B70EE5C&quot;/&gt;&lt;wsp:rsid wsp:val=&quot;4B7BE029&quot;/&gt;&lt;wsp:rsid wsp:val=&quot;4B812DAF&quot;/&gt;&lt;wsp:rsid wsp:val=&quot;4B93EAC0&quot;/&gt;&lt;wsp:rsid wsp:val=&quot;4B984399&quot;/&gt;&lt;wsp:rsid wsp:val=&quot;4BA8C8E6&quot;/&gt;&lt;wsp:rsid wsp:val=&quot;4BBDA343&quot;/&gt;&lt;wsp:rsid wsp:val=&quot;4BC0AE8F&quot;/&gt;&lt;wsp:rsid wsp:val=&quot;4BD8B072&quot;/&gt;&lt;wsp:rsid wsp:val=&quot;4BE0BC78&quot;/&gt;&lt;wsp:rsid wsp:val=&quot;4BE9107A&quot;/&gt;&lt;wsp:rsid wsp:val=&quot;4BF2BD5F&quot;/&gt;&lt;wsp:rsid wsp:val=&quot;4C0D237D&quot;/&gt;&lt;wsp:rsid wsp:val=&quot;4C0D5F38&quot;/&gt;&lt;wsp:rsid wsp:val=&quot;4C221EFE&quot;/&gt;&lt;wsp:rsid wsp:val=&quot;4C2AFDBB&quot;/&gt;&lt;wsp:rsid wsp:val=&quot;4C2CCF03&quot;/&gt;&lt;wsp:rsid wsp:val=&quot;4C2FE13F&quot;/&gt;&lt;wsp:rsid wsp:val=&quot;4C34F263&quot;/&gt;&lt;wsp:rsid wsp:val=&quot;4C37BD4D&quot;/&gt;&lt;wsp:rsid wsp:val=&quot;4C3D988F&quot;/&gt;&lt;wsp:rsid wsp:val=&quot;4C3F71D1&quot;/&gt;&lt;wsp:rsid wsp:val=&quot;4C50C7DC&quot;/&gt;&lt;wsp:rsid wsp:val=&quot;4C512132&quot;/&gt;&lt;wsp:rsid wsp:val=&quot;4C5A7D17&quot;/&gt;&lt;wsp:rsid wsp:val=&quot;4C6977E5&quot;/&gt;&lt;wsp:rsid wsp:val=&quot;4C70DB94&quot;/&gt;&lt;wsp:rsid wsp:val=&quot;4C789288&quot;/&gt;&lt;wsp:rsid wsp:val=&quot;4C8DE614&quot;/&gt;&lt;wsp:rsid wsp:val=&quot;4C8E805A&quot;/&gt;&lt;wsp:rsid wsp:val=&quot;4C97437B&quot;/&gt;&lt;wsp:rsid wsp:val=&quot;4C9EF6E2&quot;/&gt;&lt;wsp:rsid wsp:val=&quot;4CA00CED&quot;/&gt;&lt;wsp:rsid wsp:val=&quot;4CA2D491&quot;/&gt;&lt;wsp:rsid wsp:val=&quot;4CA36609&quot;/&gt;&lt;wsp:rsid wsp:val=&quot;4CB06B0F&quot;/&gt;&lt;wsp:rsid wsp:val=&quot;4CBC1554&quot;/&gt;&lt;wsp:rsid wsp:val=&quot;4CBEE778&quot;/&gt;&lt;wsp:rsid wsp:val=&quot;4CCB6CE4&quot;/&gt;&lt;wsp:rsid wsp:val=&quot;4CDA71E5&quot;/&gt;&lt;wsp:rsid wsp:val=&quot;4CDCDBFC&quot;/&gt;&lt;wsp:rsid wsp:val=&quot;4CE17ACC&quot;/&gt;&lt;wsp:rsid wsp:val=&quot;4CEC453B&quot;/&gt;&lt;wsp:rsid wsp:val=&quot;4CEC6A07&quot;/&gt;&lt;wsp:rsid wsp:val=&quot;4CF304C9&quot;/&gt;&lt;wsp:rsid wsp:val=&quot;4CF41693&quot;/&gt;&lt;wsp:rsid wsp:val=&quot;4CFA046F&quot;/&gt;&lt;wsp:rsid wsp:val=&quot;4CFAB2FA&quot;/&gt;&lt;wsp:rsid wsp:val=&quot;4D112E12&quot;/&gt;&lt;wsp:rsid wsp:val=&quot;4D11E3A8&quot;/&gt;&lt;wsp:rsid wsp:val=&quot;4D1583C4&quot;/&gt;&lt;wsp:rsid wsp:val=&quot;4D1D56E6&quot;/&gt;&lt;wsp:rsid wsp:val=&quot;4D24FEB1&quot;/&gt;&lt;wsp:rsid wsp:val=&quot;4D36B636&quot;/&gt;&lt;wsp:rsid wsp:val=&quot;4D37A0CA&quot;/&gt;&lt;wsp:rsid wsp:val=&quot;4D3908AA&quot;/&gt;&lt;wsp:rsid wsp:val=&quot;4D3F4597&quot;/&gt;&lt;wsp:rsid wsp:val=&quot;4D42D854&quot;/&gt;&lt;wsp:rsid wsp:val=&quot;4D4A12A5&quot;/&gt;&lt;wsp:rsid wsp:val=&quot;4D531900&quot;/&gt;&lt;wsp:rsid wsp:val=&quot;4D54B08A&quot;/&gt;&lt;wsp:rsid wsp:val=&quot;4D5DB73F&quot;/&gt;&lt;wsp:rsid wsp:val=&quot;4D715034&quot;/&gt;&lt;wsp:rsid wsp:val=&quot;4D87D6E6&quot;/&gt;&lt;wsp:rsid wsp:val=&quot;4D8D03CB&quot;/&gt;&lt;wsp:rsid wsp:val=&quot;4D8E8DC0&quot;/&gt;&lt;wsp:rsid wsp:val=&quot;4D9427AA&quot;/&gt;&lt;wsp:rsid wsp:val=&quot;4D99323C&quot;/&gt;&lt;wsp:rsid wsp:val=&quot;4DA271FE&quot;/&gt;&lt;wsp:rsid wsp:val=&quot;4DA2A4EC&quot;/&gt;&lt;wsp:rsid wsp:val=&quot;4DA2A6D1&quot;/&gt;&lt;wsp:rsid wsp:val=&quot;4DA4FA4A&quot;/&gt;&lt;wsp:rsid wsp:val=&quot;4DBE8B32&quot;/&gt;&lt;wsp:rsid wsp:val=&quot;4DCE2D7A&quot;/&gt;&lt;wsp:rsid wsp:val=&quot;4DD02EE6&quot;/&gt;&lt;wsp:rsid wsp:val=&quot;4DFE69E0&quot;/&gt;&lt;wsp:rsid wsp:val=&quot;4E1462CB&quot;/&gt;&lt;wsp:rsid wsp:val=&quot;4E2776F1&quot;/&gt;&lt;wsp:rsid wsp:val=&quot;4E29B675&quot;/&gt;&lt;wsp:rsid wsp:val=&quot;4E2E773A&quot;/&gt;&lt;wsp:rsid wsp:val=&quot;4E3BAF0F&quot;/&gt;&lt;wsp:rsid wsp:val=&quot;4E463973&quot;/&gt;&lt;wsp:rsid wsp:val=&quot;4E46B059&quot;/&gt;&lt;wsp:rsid wsp:val=&quot;4E46EDA2&quot;/&gt;&lt;wsp:rsid wsp:val=&quot;4E47B6FC&quot;/&gt;&lt;wsp:rsid wsp:val=&quot;4E4A3BB2&quot;/&gt;&lt;wsp:rsid wsp:val=&quot;4E4AE413&quot;/&gt;&lt;wsp:rsid wsp:val=&quot;4E4D1A9C&quot;/&gt;&lt;wsp:rsid wsp:val=&quot;4E725778&quot;/&gt;&lt;wsp:rsid wsp:val=&quot;4E7C9B64&quot;/&gt;&lt;wsp:rsid wsp:val=&quot;4E7F770E&quot;/&gt;&lt;wsp:rsid wsp:val=&quot;4E8FA606&quot;/&gt;&lt;wsp:rsid wsp:val=&quot;4E97C78D&quot;/&gt;&lt;wsp:rsid wsp:val=&quot;4EB4CAF1&quot;/&gt;&lt;wsp:rsid wsp:val=&quot;4EB6F9B1&quot;/&gt;&lt;wsp:rsid wsp:val=&quot;4EBB7178&quot;/&gt;&lt;wsp:rsid wsp:val=&quot;4EC6E58A&quot;/&gt;&lt;wsp:rsid wsp:val=&quot;4ECA66D3&quot;/&gt;&lt;wsp:rsid wsp:val=&quot;4EEA56FA&quot;/&gt;&lt;wsp:rsid wsp:val=&quot;4EF8A382&quot;/&gt;&lt;wsp:rsid wsp:val=&quot;4EFDF8F3&quot;/&gt;&lt;wsp:rsid wsp:val=&quot;4F06DA94&quot;/&gt;&lt;wsp:rsid wsp:val=&quot;4F107A94&quot;/&gt;&lt;wsp:rsid wsp:val=&quot;4F24DC9C&quot;/&gt;&lt;wsp:rsid wsp:val=&quot;4F2F8027&quot;/&gt;&lt;wsp:rsid wsp:val=&quot;4F406EF8&quot;/&gt;&lt;wsp:rsid wsp:val=&quot;4F439F34&quot;/&gt;&lt;wsp:rsid wsp:val=&quot;4F4E9855&quot;/&gt;&lt;wsp:rsid wsp:val=&quot;4F4EE5BE&quot;/&gt;&lt;wsp:rsid wsp:val=&quot;4F5A2985&quot;/&gt;&lt;wsp:rsid wsp:val=&quot;4F60A1EC&quot;/&gt;&lt;wsp:rsid wsp:val=&quot;4F625CEA&quot;/&gt;&lt;wsp:rsid wsp:val=&quot;4F67A986&quot;/&gt;&lt;wsp:rsid wsp:val=&quot;4F708035&quot;/&gt;&lt;wsp:rsid wsp:val=&quot;4F7190C5&quot;/&gt;&lt;wsp:rsid wsp:val=&quot;4F759E0A&quot;/&gt;&lt;wsp:rsid wsp:val=&quot;4F7A2883&quot;/&gt;&lt;wsp:rsid wsp:val=&quot;4F81B49C&quot;/&gt;&lt;wsp:rsid wsp:val=&quot;4F845F5B&quot;/&gt;&lt;wsp:rsid wsp:val=&quot;4F852E74&quot;/&gt;&lt;wsp:rsid wsp:val=&quot;4F97B069&quot;/&gt;&lt;wsp:rsid wsp:val=&quot;4F9D5CCF&quot;/&gt;&lt;wsp:rsid wsp:val=&quot;4FA35ABD&quot;/&gt;&lt;wsp:rsid wsp:val=&quot;4FA8E0C2&quot;/&gt;&lt;wsp:rsid wsp:val=&quot;4FB7273C&quot;/&gt;&lt;wsp:rsid wsp:val=&quot;4FC4D9D8&quot;/&gt;&lt;wsp:rsid wsp:val=&quot;4FC6865B&quot;/&gt;&lt;wsp:rsid wsp:val=&quot;4FCCB0E1&quot;/&gt;&lt;wsp:rsid wsp:val=&quot;4FD039B1&quot;/&gt;&lt;wsp:rsid wsp:val=&quot;4FD2AC7E&quot;/&gt;&lt;wsp:rsid wsp:val=&quot;4FD697A4&quot;/&gt;&lt;wsp:rsid wsp:val=&quot;4FE60C13&quot;/&gt;&lt;wsp:rsid wsp:val=&quot;4FEA74C5&quot;/&gt;&lt;wsp:rsid wsp:val=&quot;4FED4BE8&quot;/&gt;&lt;wsp:rsid wsp:val=&quot;4FF3D968&quot;/&gt;&lt;wsp:rsid wsp:val=&quot;4FF7BD30&quot;/&gt;&lt;wsp:rsid wsp:val=&quot;4FFE744F&quot;/&gt;&lt;wsp:rsid wsp:val=&quot;50092E64&quot;/&gt;&lt;wsp:rsid wsp:val=&quot;500C7EB0&quot;/&gt;&lt;wsp:rsid wsp:val=&quot;50102A31&quot;/&gt;&lt;wsp:rsid wsp:val=&quot;501BE28B&quot;/&gt;&lt;wsp:rsid wsp:val=&quot;50214B62&quot;/&gt;&lt;wsp:rsid wsp:val=&quot;5029907C&quot;/&gt;&lt;wsp:rsid wsp:val=&quot;5044387F&quot;/&gt;&lt;wsp:rsid wsp:val=&quot;50723AB5&quot;/&gt;&lt;wsp:rsid wsp:val=&quot;507276EC&quot;/&gt;&lt;wsp:rsid wsp:val=&quot;507A7916&quot;/&gt;&lt;wsp:rsid wsp:val=&quot;509B0920&quot;/&gt;&lt;wsp:rsid wsp:val=&quot;50A38A01&quot;/&gt;&lt;wsp:rsid wsp:val=&quot;50AECF86&quot;/&gt;&lt;wsp:rsid wsp:val=&quot;50B5349A&quot;/&gt;&lt;wsp:rsid wsp:val=&quot;50C36532&quot;/&gt;&lt;wsp:rsid wsp:val=&quot;50D338A8&quot;/&gt;&lt;wsp:rsid wsp:val=&quot;50D4F30B&quot;/&gt;&lt;wsp:rsid wsp:val=&quot;50DAC358&quot;/&gt;&lt;wsp:rsid wsp:val=&quot;50E192AA&quot;/&gt;&lt;wsp:rsid wsp:val=&quot;511A2A19&quot;/&gt;&lt;wsp:rsid wsp:val=&quot;5130864D&quot;/&gt;&lt;wsp:rsid wsp:val=&quot;5134BD3A&quot;/&gt;&lt;wsp:rsid wsp:val=&quot;513C84A4&quot;/&gt;&lt;wsp:rsid wsp:val=&quot;51493BD5&quot;/&gt;&lt;wsp:rsid wsp:val=&quot;515993D1&quot;/&gt;&lt;wsp:rsid wsp:val=&quot;515C405F&quot;/&gt;&lt;wsp:rsid wsp:val=&quot;51698F49&quot;/&gt;&lt;wsp:rsid wsp:val=&quot;517378A7&quot;/&gt;&lt;wsp:rsid wsp:val=&quot;517D63B9&quot;/&gt;&lt;wsp:rsid wsp:val=&quot;518F8716&quot;/&gt;&lt;wsp:rsid wsp:val=&quot;5192F65E&quot;/&gt;&lt;wsp:rsid wsp:val=&quot;5194A210&quot;/&gt;&lt;wsp:rsid wsp:val=&quot;51A3EE3A&quot;/&gt;&lt;wsp:rsid wsp:val=&quot;51B14D62&quot;/&gt;&lt;wsp:rsid wsp:val=&quot;51B35336&quot;/&gt;&lt;wsp:rsid wsp:val=&quot;51C3A018&quot;/&gt;&lt;wsp:rsid wsp:val=&quot;51CD6C8F&quot;/&gt;&lt;wsp:rsid wsp:val=&quot;51D48C85&quot;/&gt;&lt;wsp:rsid wsp:val=&quot;51DDC5F3&quot;/&gt;&lt;wsp:rsid wsp:val=&quot;51E1A4A0&quot;/&gt;&lt;wsp:rsid wsp:val=&quot;51E60599&quot;/&gt;&lt;wsp:rsid wsp:val=&quot;51E7E662&quot;/&gt;&lt;wsp:rsid wsp:val=&quot;51EAD5A7&quot;/&gt;&lt;wsp:rsid wsp:val=&quot;51EC9C34&quot;/&gt;&lt;wsp:rsid wsp:val=&quot;51F030FA&quot;/&gt;&lt;wsp:rsid wsp:val=&quot;51F86933&quot;/&gt;&lt;wsp:rsid wsp:val=&quot;520A32DB&quot;/&gt;&lt;wsp:rsid wsp:val=&quot;520A7C04&quot;/&gt;&lt;wsp:rsid wsp:val=&quot;522AE1FD&quot;/&gt;&lt;wsp:rsid wsp:val=&quot;52368F0D&quot;/&gt;&lt;wsp:rsid wsp:val=&quot;5252ABF5&quot;/&gt;&lt;wsp:rsid wsp:val=&quot;5257EB82&quot;/&gt;&lt;wsp:rsid wsp:val=&quot;526C94D5&quot;/&gt;&lt;wsp:rsid wsp:val=&quot;527A75AD&quot;/&gt;&lt;wsp:rsid wsp:val=&quot;527C262D&quot;/&gt;&lt;wsp:rsid wsp:val=&quot;5294C249&quot;/&gt;&lt;wsp:rsid wsp:val=&quot;529E461B&quot;/&gt;&lt;wsp:rsid wsp:val=&quot;52A908B0&quot;/&gt;&lt;wsp:rsid wsp:val=&quot;52B84A02&quot;/&gt;&lt;wsp:rsid wsp:val=&quot;52C872CE&quot;/&gt;&lt;wsp:rsid wsp:val=&quot;52E74B1D&quot;/&gt;&lt;wsp:rsid wsp:val=&quot;52F542DA&quot;/&gt;&lt;wsp:rsid wsp:val=&quot;52F8BD65&quot;/&gt;&lt;wsp:rsid wsp:val=&quot;53047F48&quot;/&gt;&lt;wsp:rsid wsp:val=&quot;5312D15C&quot;/&gt;&lt;wsp:rsid wsp:val=&quot;5314C72D&quot;/&gt;&lt;wsp:rsid wsp:val=&quot;53180A16&quot;/&gt;&lt;wsp:rsid wsp:val=&quot;531BFBE8&quot;/&gt;&lt;wsp:rsid wsp:val=&quot;531D432F&quot;/&gt;&lt;wsp:rsid wsp:val=&quot;532164C8&quot;/&gt;&lt;wsp:rsid wsp:val=&quot;532A6521&quot;/&gt;&lt;wsp:rsid wsp:val=&quot;532B5777&quot;/&gt;&lt;wsp:rsid wsp:val=&quot;532EF0D2&quot;/&gt;&lt;wsp:rsid wsp:val=&quot;533A17E1&quot;/&gt;&lt;wsp:rsid wsp:val=&quot;533CB3F3&quot;/&gt;&lt;wsp:rsid wsp:val=&quot;5341F8DE&quot;/&gt;&lt;wsp:rsid wsp:val=&quot;534530C7&quot;/&gt;&lt;wsp:rsid wsp:val=&quot;534B472A&quot;/&gt;&lt;wsp:rsid wsp:val=&quot;53500C87&quot;/&gt;&lt;wsp:rsid wsp:val=&quot;535431AC&quot;/&gt;&lt;wsp:rsid wsp:val=&quot;535C78A2&quot;/&gt;&lt;wsp:rsid wsp:val=&quot;5363BE2B&quot;/&gt;&lt;wsp:rsid wsp:val=&quot;538EFB38&quot;/&gt;&lt;wsp:rsid wsp:val=&quot;5396DA86&quot;/&gt;&lt;wsp:rsid wsp:val=&quot;539EAD06&quot;/&gt;&lt;wsp:rsid wsp:val=&quot;53A29468&quot;/&gt;&lt;wsp:rsid wsp:val=&quot;53B9AF64&quot;/&gt;&lt;wsp:rsid wsp:val=&quot;53CA78CE&quot;/&gt;&lt;wsp:rsid wsp:val=&quot;53D967CB&quot;/&gt;&lt;wsp:rsid wsp:val=&quot;53D9A14C&quot;/&gt;&lt;wsp:rsid wsp:val=&quot;53DEE515&quot;/&gt;&lt;wsp:rsid wsp:val=&quot;53F35498&quot;/&gt;&lt;wsp:rsid wsp:val=&quot;53FDCF44&quot;/&gt;&lt;wsp:rsid wsp:val=&quot;5402BD77&quot;/&gt;&lt;wsp:rsid wsp:val=&quot;54096CD8&quot;/&gt;&lt;wsp:rsid wsp:val=&quot;540D1FF9&quot;/&gt;&lt;wsp:rsid wsp:val=&quot;540D64F2&quot;/&gt;&lt;wsp:rsid wsp:val=&quot;54101326&quot;/&gt;&lt;wsp:rsid wsp:val=&quot;541BCF53&quot;/&gt;&lt;wsp:rsid wsp:val=&quot;541CC212&quot;/&gt;&lt;wsp:rsid wsp:val=&quot;541DF43A&quot;/&gt;&lt;wsp:rsid wsp:val=&quot;542BCFC9&quot;/&gt;&lt;wsp:rsid wsp:val=&quot;543092AA&quot;/&gt;&lt;wsp:rsid wsp:val=&quot;54328C69&quot;/&gt;&lt;wsp:rsid wsp:val=&quot;543B6F43&quot;/&gt;&lt;wsp:rsid wsp:val=&quot;543B7E59&quot;/&gt;&lt;wsp:rsid wsp:val=&quot;5446E534&quot;/&gt;&lt;wsp:rsid wsp:val=&quot;544BC021&quot;/&gt;&lt;wsp:rsid wsp:val=&quot;544BE5E8&quot;/&gt;&lt;wsp:rsid wsp:val=&quot;5461A635&quot;/&gt;&lt;wsp:rsid wsp:val=&quot;546231FE&quot;/&gt;&lt;wsp:rsid wsp:val=&quot;5469A873&quot;/&gt;&lt;wsp:rsid wsp:val=&quot;547053A6&quot;/&gt;&lt;wsp:rsid wsp:val=&quot;54718198&quot;/&gt;&lt;wsp:rsid wsp:val=&quot;54718D8A&quot;/&gt;&lt;wsp:rsid wsp:val=&quot;548F0E13&quot;/&gt;&lt;wsp:rsid wsp:val=&quot;54964390&quot;/&gt;&lt;wsp:rsid wsp:val=&quot;549C8543&quot;/&gt;&lt;wsp:rsid wsp:val=&quot;54A379A4&quot;/&gt;&lt;wsp:rsid wsp:val=&quot;54B13CED&quot;/&gt;&lt;wsp:rsid wsp:val=&quot;54B32D1B&quot;/&gt;&lt;wsp:rsid wsp:val=&quot;54C5224B&quot;/&gt;&lt;wsp:rsid wsp:val=&quot;54C67229&quot;/&gt;&lt;wsp:rsid wsp:val=&quot;54CAC8F6&quot;/&gt;&lt;wsp:rsid wsp:val=&quot;54E7178B&quot;/&gt;&lt;wsp:rsid wsp:val=&quot;54F4D21B&quot;/&gt;&lt;wsp:rsid wsp:val=&quot;5502E0B1&quot;/&gt;&lt;wsp:rsid wsp:val=&quot;550C50F9&quot;/&gt;&lt;wsp:rsid wsp:val=&quot;5517A9A2&quot;/&gt;&lt;wsp:rsid wsp:val=&quot;552CC8E6&quot;/&gt;&lt;wsp:rsid wsp:val=&quot;5531A9AE&quot;/&gt;&lt;wsp:rsid wsp:val=&quot;5556FE8B&quot;/&gt;&lt;wsp:rsid wsp:val=&quot;5566C75A&quot;/&gt;&lt;wsp:rsid wsp:val=&quot;556F9C6D&quot;/&gt;&lt;wsp:rsid wsp:val=&quot;5570279A&quot;/&gt;&lt;wsp:rsid wsp:val=&quot;55B3AA1A&quot;/&gt;&lt;wsp:rsid wsp:val=&quot;55C9868A&quot;/&gt;&lt;wsp:rsid wsp:val=&quot;55D531A0&quot;/&gt;&lt;wsp:rsid wsp:val=&quot;55DCBCA5&quot;/&gt;&lt;wsp:rsid wsp:val=&quot;55DE4A61&quot;/&gt;&lt;wsp:rsid wsp:val=&quot;55E2F739&quot;/&gt;&lt;wsp:rsid wsp:val=&quot;55F3B258&quot;/&gt;&lt;wsp:rsid wsp:val=&quot;560BF13F&quot;/&gt;&lt;wsp:rsid wsp:val=&quot;560D5DEB&quot;/&gt;&lt;wsp:rsid wsp:val=&quot;56151C72&quot;/&gt;&lt;wsp:rsid wsp:val=&quot;561530D9&quot;/&gt;&lt;wsp:rsid wsp:val=&quot;561BEB84&quot;/&gt;&lt;wsp:rsid wsp:val=&quot;562223A3&quot;/&gt;&lt;wsp:rsid wsp:val=&quot;56295DD8&quot;/&gt;&lt;wsp:rsid wsp:val=&quot;565271D5&quot;/&gt;&lt;wsp:rsid wsp:val=&quot;565BB86F&quot;/&gt;&lt;wsp:rsid wsp:val=&quot;56612144&quot;/&gt;&lt;wsp:rsid wsp:val=&quot;5661A8D5&quot;/&gt;&lt;wsp:rsid wsp:val=&quot;56628EDB&quot;/&gt;&lt;wsp:rsid wsp:val=&quot;56653698&quot;/&gt;&lt;wsp:rsid wsp:val=&quot;56676B6D&quot;/&gt;&lt;wsp:rsid wsp:val=&quot;56789E04&quot;/&gt;&lt;wsp:rsid wsp:val=&quot;567DAEA9&quot;/&gt;&lt;wsp:rsid wsp:val=&quot;56A834C1&quot;/&gt;&lt;wsp:rsid wsp:val=&quot;56A878C0&quot;/&gt;&lt;wsp:rsid wsp:val=&quot;56A8CEBA&quot;/&gt;&lt;wsp:rsid wsp:val=&quot;56CECA7E&quot;/&gt;&lt;wsp:rsid wsp:val=&quot;56DCDE90&quot;/&gt;&lt;wsp:rsid wsp:val=&quot;56E112C6&quot;/&gt;&lt;wsp:rsid wsp:val=&quot;56E3DFE5&quot;/&gt;&lt;wsp:rsid wsp:val=&quot;56EB1734&quot;/&gt;&lt;wsp:rsid wsp:val=&quot;56F1F38E&quot;/&gt;&lt;wsp:rsid wsp:val=&quot;56FFD359&quot;/&gt;&lt;wsp:rsid wsp:val=&quot;5703DF16&quot;/&gt;&lt;wsp:rsid wsp:val=&quot;5711C028&quot;/&gt;&lt;wsp:rsid wsp:val=&quot;571F5932&quot;/&gt;&lt;wsp:rsid wsp:val=&quot;572C78EF&quot;/&gt;&lt;wsp:rsid wsp:val=&quot;574F3D85&quot;/&gt;&lt;wsp:rsid wsp:val=&quot;575EBB0E&quot;/&gt;&lt;wsp:rsid wsp:val=&quot;57686FF3&quot;/&gt;&lt;wsp:rsid wsp:val=&quot;57757A59&quot;/&gt;&lt;wsp:rsid wsp:val=&quot;578C3486&quot;/&gt;&lt;wsp:rsid wsp:val=&quot;57A92E4C&quot;/&gt;&lt;wsp:rsid wsp:val=&quot;57CF32C3&quot;/&gt;&lt;wsp:rsid wsp:val=&quot;57D2953C&quot;/&gt;&lt;wsp:rsid wsp:val=&quot;57DF2ABC&quot;/&gt;&lt;wsp:rsid wsp:val=&quot;57E3C5BE&quot;/&gt;&lt;wsp:rsid wsp:val=&quot;58083DF6&quot;/&gt;&lt;wsp:rsid wsp:val=&quot;581FF7F5&quot;/&gt;&lt;wsp:rsid wsp:val=&quot;58262C48&quot;/&gt;&lt;wsp:rsid wsp:val=&quot;5847C882&quot;/&gt;&lt;wsp:rsid wsp:val=&quot;58589ECE&quot;/&gt;&lt;wsp:rsid wsp:val=&quot;585AB342&quot;/&gt;&lt;wsp:rsid wsp:val=&quot;586E3DED&quot;/&gt;&lt;wsp:rsid wsp:val=&quot;5875A7EA&quot;/&gt;&lt;wsp:rsid wsp:val=&quot;58858AFB&quot;/&gt;&lt;wsp:rsid wsp:val=&quot;589D5292&quot;/&gt;&lt;wsp:rsid wsp:val=&quot;58A9F040&quot;/&gt;&lt;wsp:rsid wsp:val=&quot;58AA22C1&quot;/&gt;&lt;wsp:rsid wsp:val=&quot;58B1EDA4&quot;/&gt;&lt;wsp:rsid wsp:val=&quot;58B3177B&quot;/&gt;&lt;wsp:rsid wsp:val=&quot;58B47C6A&quot;/&gt;&lt;wsp:rsid wsp:val=&quot;58C45BAE&quot;/&gt;&lt;wsp:rsid wsp:val=&quot;58D4A937&quot;/&gt;&lt;wsp:rsid wsp:val=&quot;58E3F5B5&quot;/&gt;&lt;wsp:rsid wsp:val=&quot;58EB38A2&quot;/&gt;&lt;wsp:rsid wsp:val=&quot;58FAFA24&quot;/&gt;&lt;wsp:rsid wsp:val=&quot;59057BDD&quot;/&gt;&lt;wsp:rsid wsp:val=&quot;5907D145&quot;/&gt;&lt;wsp:rsid wsp:val=&quot;59172464&quot;/&gt;&lt;wsp:rsid wsp:val=&quot;5924E7A1&quot;/&gt;&lt;wsp:rsid wsp:val=&quot;593476BF&quot;/&gt;&lt;wsp:rsid wsp:val=&quot;5946226D&quot;/&gt;&lt;wsp:rsid wsp:val=&quot;5947D67D&quot;/&gt;&lt;wsp:rsid wsp:val=&quot;594A263F&quot;/&gt;&lt;wsp:rsid wsp:val=&quot;594B5C01&quot;/&gt;&lt;wsp:rsid wsp:val=&quot;5959C314&quot;/&gt;&lt;wsp:rsid wsp:val=&quot;595BBFC3&quot;/&gt;&lt;wsp:rsid wsp:val=&quot;5968EC15&quot;/&gt;&lt;wsp:rsid wsp:val=&quot;596D507B&quot;/&gt;&lt;wsp:rsid wsp:val=&quot;598DEFF6&quot;/&gt;&lt;wsp:rsid wsp:val=&quot;5991BCEB&quot;/&gt;&lt;wsp:rsid wsp:val=&quot;5994FABC&quot;/&gt;&lt;wsp:rsid wsp:val=&quot;599CEA3E&quot;/&gt;&lt;wsp:rsid wsp:val=&quot;59A16051&quot;/&gt;&lt;wsp:rsid wsp:val=&quot;59A4AAEA&quot;/&gt;&lt;wsp:rsid wsp:val=&quot;59A70E69&quot;/&gt;&lt;wsp:rsid wsp:val=&quot;59B24E2D&quot;/&gt;&lt;wsp:rsid wsp:val=&quot;59B3B408&quot;/&gt;&lt;wsp:rsid wsp:val=&quot;59B9A7B4&quot;/&gt;&lt;wsp:rsid wsp:val=&quot;59BDEE3B&quot;/&gt;&lt;wsp:rsid wsp:val=&quot;59C6BF96&quot;/&gt;&lt;wsp:rsid wsp:val=&quot;59D62DCD&quot;/&gt;&lt;wsp:rsid wsp:val=&quot;59DA4CE4&quot;/&gt;&lt;wsp:rsid wsp:val=&quot;59DD6157&quot;/&gt;&lt;wsp:rsid wsp:val=&quot;59DD6C97&quot;/&gt;&lt;wsp:rsid wsp:val=&quot;59E27197&quot;/&gt;&lt;wsp:rsid wsp:val=&quot;59E8232C&quot;/&gt;&lt;wsp:rsid wsp:val=&quot;59EB51BB&quot;/&gt;&lt;wsp:rsid wsp:val=&quot;59F72BDB&quot;/&gt;&lt;wsp:rsid wsp:val=&quot;59F865A1&quot;/&gt;&lt;wsp:rsid wsp:val=&quot;5A065FCB&quot;/&gt;&lt;wsp:rsid wsp:val=&quot;5A0A2B1B&quot;/&gt;&lt;wsp:rsid wsp:val=&quot;5A2045C8&quot;/&gt;&lt;wsp:rsid wsp:val=&quot;5A338D2C&quot;/&gt;&lt;wsp:rsid wsp:val=&quot;5A4F0723&quot;/&gt;&lt;wsp:rsid wsp:val=&quot;5A583588&quot;/&gt;&lt;wsp:rsid wsp:val=&quot;5A5961EE&quot;/&gt;&lt;wsp:rsid wsp:val=&quot;5A6549D1&quot;/&gt;&lt;wsp:rsid wsp:val=&quot;5A6E4286&quot;/&gt;&lt;wsp:rsid wsp:val=&quot;5A83B87D&quot;/&gt;&lt;wsp:rsid wsp:val=&quot;5A88392D&quot;/&gt;&lt;wsp:rsid wsp:val=&quot;5A8928FA&quot;/&gt;&lt;wsp:rsid wsp:val=&quot;5A9A0935&quot;/&gt;&lt;wsp:rsid wsp:val=&quot;5AB43353&quot;/&gt;&lt;wsp:rsid wsp:val=&quot;5AC9C542&quot;/&gt;&lt;wsp:rsid wsp:val=&quot;5AD62191&quot;/&gt;&lt;wsp:rsid wsp:val=&quot;5AE68B6F&quot;/&gt;&lt;wsp:rsid wsp:val=&quot;5AEDFC44&quot;/&gt;&lt;wsp:rsid wsp:val=&quot;5B0F439A&quot;/&gt;&lt;wsp:rsid wsp:val=&quot;5B135F67&quot;/&gt;&lt;wsp:rsid wsp:val=&quot;5B192863&quot;/&gt;&lt;wsp:rsid wsp:val=&quot;5B21C804&quot;/&gt;&lt;wsp:rsid wsp:val=&quot;5B2623A5&quot;/&gt;&lt;wsp:rsid wsp:val=&quot;5B2D96D9&quot;/&gt;&lt;wsp:rsid wsp:val=&quot;5B3FC84A&quot;/&gt;&lt;wsp:rsid wsp:val=&quot;5B56590F&quot;/&gt;&lt;wsp:rsid wsp:val=&quot;5B57F0F1&quot;/&gt;&lt;wsp:rsid wsp:val=&quot;5B5D4591&quot;/&gt;&lt;wsp:rsid wsp:val=&quot;5B5F0ECB&quot;/&gt;&lt;wsp:rsid wsp:val=&quot;5B62117C&quot;/&gt;&lt;wsp:rsid wsp:val=&quot;5B6B7527&quot;/&gt;&lt;wsp:rsid wsp:val=&quot;5B87A683&quot;/&gt;&lt;wsp:rsid wsp:val=&quot;5BAD54D6&quot;/&gt;&lt;wsp:rsid wsp:val=&quot;5BBB0A39&quot;/&gt;&lt;wsp:rsid wsp:val=&quot;5BD4F354&quot;/&gt;&lt;wsp:rsid wsp:val=&quot;5BDB4FF8&quot;/&gt;&lt;wsp:rsid wsp:val=&quot;5BDC2313&quot;/&gt;&lt;wsp:rsid wsp:val=&quot;5BE7C04B&quot;/&gt;&lt;wsp:rsid wsp:val=&quot;5BE9D987&quot;/&gt;&lt;wsp:rsid wsp:val=&quot;5BF65892&quot;/&gt;&lt;wsp:rsid wsp:val=&quot;5BF6C5E6&quot;/&gt;&lt;wsp:rsid wsp:val=&quot;5BF9783D&quot;/&gt;&lt;wsp:rsid wsp:val=&quot;5C0F4EFB&quot;/&gt;&lt;wsp:rsid wsp:val=&quot;5C13A1DC&quot;/&gt;&lt;wsp:rsid wsp:val=&quot;5C27589F&quot;/&gt;&lt;wsp:rsid wsp:val=&quot;5C30F77F&quot;/&gt;&lt;wsp:rsid wsp:val=&quot;5C33B4E2&quot;/&gt;&lt;wsp:rsid wsp:val=&quot;5C3E0FD1&quot;/&gt;&lt;wsp:rsid wsp:val=&quot;5C4C805E&quot;/&gt;&lt;wsp:rsid wsp:val=&quot;5C51FB65&quot;/&gt;&lt;wsp:rsid wsp:val=&quot;5C70CBB4&quot;/&gt;&lt;wsp:rsid wsp:val=&quot;5C9E33ED&quot;/&gt;&lt;wsp:rsid wsp:val=&quot;5CAB69A4&quot;/&gt;&lt;wsp:rsid wsp:val=&quot;5CB239CB&quot;/&gt;&lt;wsp:rsid wsp:val=&quot;5CB6332E&quot;/&gt;&lt;wsp:rsid wsp:val=&quot;5CB8CD81&quot;/&gt;&lt;wsp:rsid wsp:val=&quot;5CB9E863&quot;/&gt;&lt;wsp:rsid wsp:val=&quot;5CBA9173&quot;/&gt;&lt;wsp:rsid wsp:val=&quot;5CC3AF91&quot;/&gt;&lt;wsp:rsid wsp:val=&quot;5CC4E9F8&quot;/&gt;&lt;wsp:rsid wsp:val=&quot;5CC5EBBF&quot;/&gt;&lt;wsp:rsid wsp:val=&quot;5CDD5F16&quot;/&gt;&lt;wsp:rsid wsp:val=&quot;5CEE1BC7&quot;/&gt;&lt;wsp:rsid wsp:val=&quot;5D10D22D&quot;/&gt;&lt;wsp:rsid wsp:val=&quot;5D21AAA8&quot;/&gt;&lt;wsp:rsid wsp:val=&quot;5D26B7D9&quot;/&gt;&lt;wsp:rsid wsp:val=&quot;5D2E3F41&quot;/&gt;&lt;wsp:rsid wsp:val=&quot;5D306379&quot;/&gt;&lt;wsp:rsid wsp:val=&quot;5D3852CD&quot;/&gt;&lt;wsp:rsid wsp:val=&quot;5D40DEE0&quot;/&gt;&lt;wsp:rsid wsp:val=&quot;5D4EFF1F&quot;/&gt;&lt;wsp:rsid wsp:val=&quot;5D7A159F&quot;/&gt;&lt;wsp:rsid wsp:val=&quot;5D8D5AE5&quot;/&gt;&lt;wsp:rsid wsp:val=&quot;5DAC164D&quot;/&gt;&lt;wsp:rsid wsp:val=&quot;5DACA83A&quot;/&gt;&lt;wsp:rsid wsp:val=&quot;5DACFC30&quot;/&gt;&lt;wsp:rsid wsp:val=&quot;5DB4298A&quot;/&gt;&lt;wsp:rsid wsp:val=&quot;5DB903C1&quot;/&gt;&lt;wsp:rsid wsp:val=&quot;5DC3A458&quot;/&gt;&lt;wsp:rsid wsp:val=&quot;5DC99928&quot;/&gt;&lt;wsp:rsid wsp:val=&quot;5DE720A6&quot;/&gt;&lt;wsp:rsid wsp:val=&quot;5DEA15B7&quot;/&gt;&lt;wsp:rsid wsp:val=&quot;5E00D783&quot;/&gt;&lt;wsp:rsid wsp:val=&quot;5E063F12&quot;/&gt;&lt;wsp:rsid wsp:val=&quot;5E0B3DCC&quot;/&gt;&lt;wsp:rsid wsp:val=&quot;5E169075&quot;/&gt;&lt;wsp:rsid wsp:val=&quot;5E20EC1A&quot;/&gt;&lt;wsp:rsid wsp:val=&quot;5E215608&quot;/&gt;&lt;wsp:rsid wsp:val=&quot;5E2347AE&quot;/&gt;&lt;wsp:rsid wsp:val=&quot;5E24373C&quot;/&gt;&lt;wsp:rsid wsp:val=&quot;5E444175&quot;/&gt;&lt;wsp:rsid wsp:val=&quot;5E44FB5C&quot;/&gt;&lt;wsp:rsid wsp:val=&quot;5E70E52B&quot;/&gt;&lt;wsp:rsid wsp:val=&quot;5E89F24B&quot;/&gt;&lt;wsp:rsid wsp:val=&quot;5E8F67D0&quot;/&gt;&lt;wsp:rsid wsp:val=&quot;5EA5AB5F&quot;/&gt;&lt;wsp:rsid wsp:val=&quot;5EAF9F17&quot;/&gt;&lt;wsp:rsid wsp:val=&quot;5EB3ADCE&quot;/&gt;&lt;wsp:rsid wsp:val=&quot;5EB4CCE5&quot;/&gt;&lt;wsp:rsid wsp:val=&quot;5ECA9CFE&quot;/&gt;&lt;wsp:rsid wsp:val=&quot;5ECCD61D&quot;/&gt;&lt;wsp:rsid wsp:val=&quot;5EDA2121&quot;/&gt;&lt;wsp:rsid wsp:val=&quot;5F000967&quot;/&gt;&lt;wsp:rsid wsp:val=&quot;5F0257B0&quot;/&gt;&lt;wsp:rsid wsp:val=&quot;5F035872&quot;/&gt;&lt;wsp:rsid wsp:val=&quot;5F0588FC&quot;/&gt;&lt;wsp:rsid wsp:val=&quot;5F188640&quot;/&gt;&lt;wsp:rsid wsp:val=&quot;5F19C7D7&quot;/&gt;&lt;wsp:rsid wsp:val=&quot;5F1B2B36&quot;/&gt;&lt;wsp:rsid wsp:val=&quot;5F253C3F&quot;/&gt;&lt;wsp:rsid wsp:val=&quot;5F2B85A3&quot;/&gt;&lt;wsp:rsid wsp:val=&quot;5F355FD3&quot;/&gt;&lt;wsp:rsid wsp:val=&quot;5F3E0317&quot;/&gt;&lt;wsp:rsid wsp:val=&quot;5F3EA5FD&quot;/&gt;&lt;wsp:rsid wsp:val=&quot;5F5A16BC&quot;/&gt;&lt;wsp:rsid wsp:val=&quot;5F718FC6&quot;/&gt;&lt;wsp:rsid wsp:val=&quot;5F741006&quot;/&gt;&lt;wsp:rsid wsp:val=&quot;5F76C133&quot;/&gt;&lt;wsp:rsid wsp:val=&quot;5F7969F4&quot;/&gt;&lt;wsp:rsid wsp:val=&quot;5F869B45&quot;/&gt;&lt;wsp:rsid wsp:val=&quot;5F8833D9&quot;/&gt;&lt;wsp:rsid wsp:val=&quot;5F899C27&quot;/&gt;&lt;wsp:rsid wsp:val=&quot;5F8AA746&quot;/&gt;&lt;wsp:rsid wsp:val=&quot;5F8C12BD&quot;/&gt;&lt;wsp:rsid wsp:val=&quot;5F940BB0&quot;/&gt;&lt;wsp:rsid wsp:val=&quot;5F9515DE&quot;/&gt;&lt;wsp:rsid wsp:val=&quot;5F9B0D23&quot;/&gt;&lt;wsp:rsid wsp:val=&quot;5F9DE780&quot;/&gt;&lt;wsp:rsid wsp:val=&quot;5FAB507C&quot;/&gt;&lt;wsp:rsid wsp:val=&quot;5FB36B45&quot;/&gt;&lt;wsp:rsid wsp:val=&quot;5FE763D0&quot;/&gt;&lt;wsp:rsid wsp:val=&quot;5FF98C62&quot;/&gt;&lt;wsp:rsid wsp:val=&quot;5FFE69D5&quot;/&gt;&lt;wsp:rsid wsp:val=&quot;6007D723&quot;/&gt;&lt;wsp:rsid wsp:val=&quot;6015DF26&quot;/&gt;&lt;wsp:rsid wsp:val=&quot;60213443&quot;/&gt;&lt;wsp:rsid wsp:val=&quot;60534805&quot;/&gt;&lt;wsp:rsid wsp:val=&quot;6054089D&quot;/&gt;&lt;wsp:rsid wsp:val=&quot;605A38FF&quot;/&gt;&lt;wsp:rsid wsp:val=&quot;605E589B&quot;/&gt;&lt;wsp:rsid wsp:val=&quot;606249CF&quot;/&gt;&lt;wsp:rsid wsp:val=&quot;606AB064&quot;/&gt;&lt;wsp:rsid wsp:val=&quot;608BADB7&quot;/&gt;&lt;wsp:rsid wsp:val=&quot;608FD379&quot;/&gt;&lt;wsp:rsid wsp:val=&quot;60916271&quot;/&gt;&lt;wsp:rsid wsp:val=&quot;6099DC62&quot;/&gt;&lt;wsp:rsid wsp:val=&quot;609A2390&quot;/&gt;&lt;wsp:rsid wsp:val=&quot;60AD691A&quot;/&gt;&lt;wsp:rsid wsp:val=&quot;60B0B959&quot;/&gt;&lt;wsp:rsid wsp:val=&quot;60B59838&quot;/&gt;&lt;wsp:rsid wsp:val=&quot;60BC3994&quot;/&gt;&lt;wsp:rsid wsp:val=&quot;60C86E86&quot;/&gt;&lt;wsp:rsid wsp:val=&quot;60C8B91F&quot;/&gt;&lt;wsp:rsid wsp:val=&quot;60CDAA16&quot;/&gt;&lt;wsp:rsid wsp:val=&quot;60D339C0&quot;/&gt;&lt;wsp:rsid wsp:val=&quot;60D8F17E&quot;/&gt;&lt;wsp:rsid wsp:val=&quot;60D9FB41&quot;/&gt;&lt;wsp:rsid wsp:val=&quot;60EA4ED7&quot;/&gt;&lt;wsp:rsid wsp:val=&quot;60F5E71D&quot;/&gt;&lt;wsp:rsid wsp:val=&quot;6106698F&quot;/&gt;&lt;wsp:rsid wsp:val=&quot;61096360&quot;/&gt;&lt;wsp:rsid wsp:val=&quot;61130D22&quot;/&gt;&lt;wsp:rsid wsp:val=&quot;611BC462&quot;/&gt;&lt;wsp:rsid wsp:val=&quot;612EA4B8&quot;/&gt;&lt;wsp:rsid wsp:val=&quot;6144D4B9&quot;/&gt;&lt;wsp:rsid wsp:val=&quot;61480F64&quot;/&gt;&lt;wsp:rsid wsp:val=&quot;615064D6&quot;/&gt;&lt;wsp:rsid wsp:val=&quot;6151B7E1&quot;/&gt;&lt;wsp:rsid wsp:val=&quot;6156C434&quot;/&gt;&lt;wsp:rsid wsp:val=&quot;616BD753&quot;/&gt;&lt;wsp:rsid wsp:val=&quot;617B0BD1&quot;/&gt;&lt;wsp:rsid wsp:val=&quot;617B1187&quot;/&gt;&lt;wsp:rsid wsp:val=&quot;619707E5&quot;/&gt;&lt;wsp:rsid wsp:val=&quot;619E4ABD&quot;/&gt;&lt;wsp:rsid wsp:val=&quot;61AE4C69&quot;/&gt;&lt;wsp:rsid wsp:val=&quot;61D9F2CE&quot;/&gt;&lt;wsp:rsid wsp:val=&quot;61DF7624&quot;/&gt;&lt;wsp:rsid wsp:val=&quot;61E4E091&quot;/&gt;&lt;wsp:rsid wsp:val=&quot;61EEA432&quot;/&gt;&lt;wsp:rsid wsp:val=&quot;61F62285&quot;/&gt;&lt;wsp:rsid wsp:val=&quot;61F8F3F7&quot;/&gt;&lt;wsp:rsid wsp:val=&quot;6222B11D&quot;/&gt;&lt;wsp:rsid wsp:val=&quot;6234D1D6&quot;/&gt;&lt;wsp:rsid wsp:val=&quot;62465C4D&quot;/&gt;&lt;wsp:rsid wsp:val=&quot;6259E902&quot;/&gt;&lt;wsp:rsid wsp:val=&quot;62632665&quot;/&gt;&lt;wsp:rsid wsp:val=&quot;6275E55F&quot;/&gt;&lt;wsp:rsid wsp:val=&quot;627F259B&quot;/&gt;&lt;wsp:rsid wsp:val=&quot;62B25BA1&quot;/&gt;&lt;wsp:rsid wsp:val=&quot;62C13CE9&quot;/&gt;&lt;wsp:rsid wsp:val=&quot;62DD29AC&quot;/&gt;&lt;wsp:rsid wsp:val=&quot;62E2D029&quot;/&gt;&lt;wsp:rsid wsp:val=&quot;62F8DB63&quot;/&gt;&lt;wsp:rsid wsp:val=&quot;62F9DBA9&quot;/&gt;&lt;wsp:rsid wsp:val=&quot;62FA276D&quot;/&gt;&lt;wsp:rsid wsp:val=&quot;63012D22&quot;/&gt;&lt;wsp:rsid wsp:val=&quot;63116583&quot;/&gt;&lt;wsp:rsid wsp:val=&quot;631C51BF&quot;/&gt;&lt;wsp:rsid wsp:val=&quot;6321F755&quot;/&gt;&lt;wsp:rsid wsp:val=&quot;634847D7&quot;/&gt;&lt;wsp:rsid wsp:val=&quot;63503CF8&quot;/&gt;&lt;wsp:rsid wsp:val=&quot;63552FF9&quot;/&gt;&lt;wsp:rsid wsp:val=&quot;635AB8E7&quot;/&gt;&lt;wsp:rsid wsp:val=&quot;635D636E&quot;/&gt;&lt;wsp:rsid wsp:val=&quot;6381B6CC&quot;/&gt;&lt;wsp:rsid wsp:val=&quot;638D12FB&quot;/&gt;&lt;wsp:rsid wsp:val=&quot;63A30D7D&quot;/&gt;&lt;wsp:rsid wsp:val=&quot;63A6EE0E&quot;/&gt;&lt;wsp:rsid wsp:val=&quot;63B159EC&quot;/&gt;&lt;wsp:rsid wsp:val=&quot;63B25F40&quot;/&gt;&lt;wsp:rsid wsp:val=&quot;63B463C5&quot;/&gt;&lt;wsp:rsid wsp:val=&quot;63B55B6B&quot;/&gt;&lt;wsp:rsid wsp:val=&quot;63B90356&quot;/&gt;&lt;wsp:rsid wsp:val=&quot;63C81715&quot;/&gt;&lt;wsp:rsid wsp:val=&quot;63C9F937&quot;/&gt;&lt;wsp:rsid wsp:val=&quot;63CCD47D&quot;/&gt;&lt;wsp:rsid wsp:val=&quot;63D2D9B5&quot;/&gt;&lt;wsp:rsid wsp:val=&quot;63D39C3C&quot;/&gt;&lt;wsp:rsid wsp:val=&quot;63DB5E56&quot;/&gt;&lt;wsp:rsid wsp:val=&quot;63E27D1E&quot;/&gt;&lt;wsp:rsid wsp:val=&quot;63E61223&quot;/&gt;&lt;wsp:rsid wsp:val=&quot;63FEF6C6&quot;/&gt;&lt;wsp:rsid wsp:val=&quot;6414509F&quot;/&gt;&lt;wsp:rsid wsp:val=&quot;64177AAC&quot;/&gt;&lt;wsp:rsid wsp:val=&quot;641937A5&quot;/&gt;&lt;wsp:rsid wsp:val=&quot;641BE094&quot;/&gt;&lt;wsp:rsid wsp:val=&quot;6427D403&quot;/&gt;&lt;wsp:rsid wsp:val=&quot;6429B8FF&quot;/&gt;&lt;wsp:rsid wsp:val=&quot;642C9B45&quot;/&gt;&lt;wsp:rsid wsp:val=&quot;643BDF42&quot;/&gt;&lt;wsp:rsid wsp:val=&quot;644966CF&quot;/&gt;&lt;wsp:rsid wsp:val=&quot;6449C01A&quot;/&gt;&lt;wsp:rsid wsp:val=&quot;644B1595&quot;/&gt;&lt;wsp:rsid wsp:val=&quot;645999E8&quot;/&gt;&lt;wsp:rsid wsp:val=&quot;645EC164&quot;/&gt;&lt;wsp:rsid wsp:val=&quot;646D9C2C&quot;/&gt;&lt;wsp:rsid wsp:val=&quot;646ED40E&quot;/&gt;&lt;wsp:rsid wsp:val=&quot;6475ED7B&quot;/&gt;&lt;wsp:rsid wsp:val=&quot;64845752&quot;/&gt;&lt;wsp:rsid wsp:val=&quot;6492D0DA&quot;/&gt;&lt;wsp:rsid wsp:val=&quot;64936D80&quot;/&gt;&lt;wsp:rsid wsp:val=&quot;64999244&quot;/&gt;&lt;wsp:rsid wsp:val=&quot;64AEB9EA&quot;/&gt;&lt;wsp:rsid wsp:val=&quot;64C1C5C1&quot;/&gt;&lt;wsp:rsid wsp:val=&quot;64C3D3E7&quot;/&gt;&lt;wsp:rsid wsp:val=&quot;64C7B069&quot;/&gt;&lt;wsp:rsid wsp:val=&quot;64D53A69&quot;/&gt;&lt;wsp:rsid wsp:val=&quot;64DB52C5&quot;/&gt;&lt;wsp:rsid wsp:val=&quot;64E179E3&quot;/&gt;&lt;wsp:rsid wsp:val=&quot;64EDA600&quot;/&gt;&lt;wsp:rsid wsp:val=&quot;6502D4F6&quot;/&gt;&lt;wsp:rsid wsp:val=&quot;65201782&quot;/&gt;&lt;wsp:rsid wsp:val=&quot;65336C81&quot;/&gt;&lt;wsp:rsid wsp:val=&quot;65381F36&quot;/&gt;&lt;wsp:rsid wsp:val=&quot;6541DEC2&quot;/&gt;&lt;wsp:rsid wsp:val=&quot;65451901&quot;/&gt;&lt;wsp:rsid wsp:val=&quot;65456FA0&quot;/&gt;&lt;wsp:rsid wsp:val=&quot;6545A031&quot;/&gt;&lt;wsp:rsid wsp:val=&quot;654768D1&quot;/&gt;&lt;wsp:rsid wsp:val=&quot;654A56DA&quot;/&gt;&lt;wsp:rsid wsp:val=&quot;6568A4DE&quot;/&gt;&lt;wsp:rsid wsp:val=&quot;65781C74&quot;/&gt;&lt;wsp:rsid wsp:val=&quot;65826F64&quot;/&gt;&lt;wsp:rsid wsp:val=&quot;65B1955D&quot;/&gt;&lt;wsp:rsid wsp:val=&quot;65B2F332&quot;/&gt;&lt;wsp:rsid wsp:val=&quot;65F8DDAB&quot;/&gt;&lt;wsp:rsid wsp:val=&quot;6612A6D0&quot;/&gt;&lt;wsp:rsid wsp:val=&quot;66156731&quot;/&gt;&lt;wsp:rsid wsp:val=&quot;6638B710&quot;/&gt;&lt;wsp:rsid wsp:val=&quot;664BAC18&quot;/&gt;&lt;wsp:rsid wsp:val=&quot;6669A9DF&quot;/&gt;&lt;wsp:rsid wsp:val=&quot;667B78E1&quot;/&gt;&lt;wsp:rsid wsp:val=&quot;667FB27E&quot;/&gt;&lt;wsp:rsid wsp:val=&quot;66850F83&quot;/&gt;&lt;wsp:rsid wsp:val=&quot;66A139FF&quot;/&gt;&lt;wsp:rsid wsp:val=&quot;66A89A43&quot;/&gt;&lt;wsp:rsid wsp:val=&quot;66C79556&quot;/&gt;&lt;wsp:rsid wsp:val=&quot;66C9C1AB&quot;/&gt;&lt;wsp:rsid wsp:val=&quot;66E4306D&quot;/&gt;&lt;wsp:rsid wsp:val=&quot;66F3114F&quot;/&gt;&lt;wsp:rsid wsp:val=&quot;66F571CD&quot;/&gt;&lt;wsp:rsid wsp:val=&quot;66F76A11&quot;/&gt;&lt;wsp:rsid wsp:val=&quot;66FF37CD&quot;/&gt;&lt;wsp:rsid wsp:val=&quot;66FFCAE1&quot;/&gt;&lt;wsp:rsid wsp:val=&quot;67006042&quot;/&gt;&lt;wsp:rsid wsp:val=&quot;67087ED0&quot;/&gt;&lt;wsp:rsid wsp:val=&quot;671E0772&quot;/&gt;&lt;wsp:rsid wsp:val=&quot;671E9A17&quot;/&gt;&lt;wsp:rsid wsp:val=&quot;6731D2EE&quot;/&gt;&lt;wsp:rsid wsp:val=&quot;67340706&quot;/&gt;&lt;wsp:rsid wsp:val=&quot;673B6DCE&quot;/&gt;&lt;wsp:rsid wsp:val=&quot;674A2028&quot;/&gt;&lt;wsp:rsid wsp:val=&quot;674A8449&quot;/&gt;&lt;wsp:rsid wsp:val=&quot;674DD4EB&quot;/&gt;&lt;wsp:rsid wsp:val=&quot;67529A27&quot;/&gt;&lt;wsp:rsid wsp:val=&quot;67538156&quot;/&gt;&lt;wsp:rsid wsp:val=&quot;67566DAE&quot;/&gt;&lt;wsp:rsid wsp:val=&quot;675779E8&quot;/&gt;&lt;wsp:rsid wsp:val=&quot;676DF1DD&quot;/&gt;&lt;wsp:rsid wsp:val=&quot;677D4FE0&quot;/&gt;&lt;wsp:rsid wsp:val=&quot;67845634&quot;/&gt;&lt;wsp:rsid wsp:val=&quot;6785861F&quot;/&gt;&lt;wsp:rsid wsp:val=&quot;6787D7B4&quot;/&gt;&lt;wsp:rsid wsp:val=&quot;67880BDE&quot;/&gt;&lt;wsp:rsid wsp:val=&quot;678E23C2&quot;/&gt;&lt;wsp:rsid wsp:val=&quot;679076C6&quot;/&gt;&lt;wsp:rsid wsp:val=&quot;67B0D577&quot;/&gt;&lt;wsp:rsid wsp:val=&quot;67C479A8&quot;/&gt;&lt;wsp:rsid wsp:val=&quot;67C850F6&quot;/&gt;&lt;wsp:rsid wsp:val=&quot;67CA7B18&quot;/&gt;&lt;wsp:rsid wsp:val=&quot;67DC0133&quot;/&gt;&lt;wsp:rsid wsp:val=&quot;67E8EE9B&quot;/&gt;&lt;wsp:rsid wsp:val=&quot;67E9A21E&quot;/&gt;&lt;wsp:rsid wsp:val=&quot;67F4FECC&quot;/&gt;&lt;wsp:rsid wsp:val=&quot;68015E5E&quot;/&gt;&lt;wsp:rsid wsp:val=&quot;68034FBD&quot;/&gt;&lt;wsp:rsid wsp:val=&quot;680F9295&quot;/&gt;&lt;wsp:rsid wsp:val=&quot;68161DCB&quot;/&gt;&lt;wsp:rsid wsp:val=&quot;6826B1B1&quot;/&gt;&lt;wsp:rsid wsp:val=&quot;6827E340&quot;/&gt;&lt;wsp:rsid wsp:val=&quot;6837B875&quot;/&gt;&lt;wsp:rsid wsp:val=&quot;6837EE16&quot;/&gt;&lt;wsp:rsid wsp:val=&quot;68382B29&quot;/&gt;&lt;wsp:rsid wsp:val=&quot;683E49F4&quot;/&gt;&lt;wsp:rsid wsp:val=&quot;68409484&quot;/&gt;&lt;wsp:rsid wsp:val=&quot;684236B4&quot;/&gt;&lt;wsp:rsid wsp:val=&quot;684B4869&quot;/&gt;&lt;wsp:rsid wsp:val=&quot;6866230D&quot;/&gt;&lt;wsp:rsid wsp:val=&quot;68A045A0&quot;/&gt;&lt;wsp:rsid wsp:val=&quot;68B7D924&quot;/&gt;&lt;wsp:rsid wsp:val=&quot;68B7E09E&quot;/&gt;&lt;wsp:rsid wsp:val=&quot;68CE42A9&quot;/&gt;&lt;wsp:rsid wsp:val=&quot;68D66B69&quot;/&gt;&lt;wsp:rsid wsp:val=&quot;68ECFB57&quot;/&gt;&lt;wsp:rsid wsp:val=&quot;68EF55D4&quot;/&gt;&lt;wsp:rsid wsp:val=&quot;68F60C30&quot;/&gt;&lt;wsp:rsid wsp:val=&quot;68F85317&quot;/&gt;&lt;wsp:rsid wsp:val=&quot;69114D46&quot;/&gt;&lt;wsp:rsid wsp:val=&quot;69143C0A&quot;/&gt;&lt;wsp:rsid wsp:val=&quot;692053DA&quot;/&gt;&lt;wsp:rsid wsp:val=&quot;69420CE4&quot;/&gt;&lt;wsp:rsid wsp:val=&quot;6948ADBC&quot;/&gt;&lt;wsp:rsid wsp:val=&quot;694F1660&quot;/&gt;&lt;wsp:rsid wsp:val=&quot;69612175&quot;/&gt;&lt;wsp:rsid wsp:val=&quot;698BF11D&quot;/&gt;&lt;wsp:rsid wsp:val=&quot;69A36077&quot;/&gt;&lt;wsp:rsid wsp:val=&quot;69A58B84&quot;/&gt;&lt;wsp:rsid wsp:val=&quot;69AF2636&quot;/&gt;&lt;wsp:rsid wsp:val=&quot;69B859F2&quot;/&gt;&lt;wsp:rsid wsp:val=&quot;69C91D6A&quot;/&gt;&lt;wsp:rsid wsp:val=&quot;69CE1B2D&quot;/&gt;&lt;wsp:rsid wsp:val=&quot;69E36D5B&quot;/&gt;&lt;wsp:rsid wsp:val=&quot;69FC4BA9&quot;/&gt;&lt;wsp:rsid wsp:val=&quot;6A061F63&quot;/&gt;&lt;wsp:rsid wsp:val=&quot;6A2294A9&quot;/&gt;&lt;wsp:rsid wsp:val=&quot;6A25D980&quot;/&gt;&lt;wsp:rsid wsp:val=&quot;6A273909&quot;/&gt;&lt;wsp:rsid wsp:val=&quot;6A294793&quot;/&gt;&lt;wsp:rsid wsp:val=&quot;6A38A927&quot;/&gt;&lt;wsp:rsid wsp:val=&quot;6A3AA697&quot;/&gt;&lt;wsp:rsid wsp:val=&quot;6A3BB3FB&quot;/&gt;&lt;wsp:rsid wsp:val=&quot;6A54B197&quot;/&gt;&lt;wsp:rsid wsp:val=&quot;6A5C4413&quot;/&gt;&lt;wsp:rsid wsp:val=&quot;6A5E0E15&quot;/&gt;&lt;wsp:rsid wsp:val=&quot;6A60D67A&quot;/&gt;&lt;wsp:rsid wsp:val=&quot;6A72CB4B&quot;/&gt;&lt;wsp:rsid wsp:val=&quot;6A773672&quot;/&gt;&lt;wsp:rsid wsp:val=&quot;6A7DDA8B&quot;/&gt;&lt;wsp:rsid wsp:val=&quot;6A80C5C7&quot;/&gt;&lt;wsp:rsid wsp:val=&quot;6A9C42D4&quot;/&gt;&lt;wsp:rsid wsp:val=&quot;6AA34D5B&quot;/&gt;&lt;wsp:rsid wsp:val=&quot;6AC282BB&quot;/&gt;&lt;wsp:rsid wsp:val=&quot;6AC61532&quot;/&gt;&lt;wsp:rsid wsp:val=&quot;6ACB1D93&quot;/&gt;&lt;wsp:rsid wsp:val=&quot;6ACD1A3C&quot;/&gt;&lt;wsp:rsid wsp:val=&quot;6ACE0F3B&quot;/&gt;&lt;wsp:rsid wsp:val=&quot;6ACEB865&quot;/&gt;&lt;wsp:rsid wsp:val=&quot;6AD250CE&quot;/&gt;&lt;wsp:rsid wsp:val=&quot;6AE5A4E8&quot;/&gt;&lt;wsp:rsid wsp:val=&quot;6AF030EE&quot;/&gt;&lt;wsp:rsid wsp:val=&quot;6AFDA67A&quot;/&gt;&lt;wsp:rsid wsp:val=&quot;6B026827&quot;/&gt;&lt;wsp:rsid wsp:val=&quot;6B22CB2A&quot;/&gt;&lt;wsp:rsid wsp:val=&quot;6B23EFBB&quot;/&gt;&lt;wsp:rsid wsp:val=&quot;6B2AFAA4&quot;/&gt;&lt;wsp:rsid wsp:val=&quot;6B2FE3A5&quot;/&gt;&lt;wsp:rsid wsp:val=&quot;6B3D8605&quot;/&gt;&lt;wsp:rsid wsp:val=&quot;6B42BFF9&quot;/&gt;&lt;wsp:rsid wsp:val=&quot;6B47AA41&quot;/&gt;&lt;wsp:rsid wsp:val=&quot;6B485F0B&quot;/&gt;&lt;wsp:rsid wsp:val=&quot;6B5DC526&quot;/&gt;&lt;wsp:rsid wsp:val=&quot;6B6A869C&quot;/&gt;&lt;wsp:rsid wsp:val=&quot;6B833A60&quot;/&gt;&lt;wsp:rsid wsp:val=&quot;6B83E933&quot;/&gt;&lt;wsp:rsid wsp:val=&quot;6B8A2D1C&quot;/&gt;&lt;wsp:rsid wsp:val=&quot;6BA565C4&quot;/&gt;&lt;wsp:rsid wsp:val=&quot;6BC34DCF&quot;/&gt;&lt;wsp:rsid wsp:val=&quot;6BCB49C3&quot;/&gt;&lt;wsp:rsid wsp:val=&quot;6BCEC331&quot;/&gt;&lt;wsp:rsid wsp:val=&quot;6BD676F8&quot;/&gt;&lt;wsp:rsid wsp:val=&quot;6BD80A34&quot;/&gt;&lt;wsp:rsid wsp:val=&quot;6BF7CB57&quot;/&gt;&lt;wsp:rsid wsp:val=&quot;6BFAACE9&quot;/&gt;&lt;wsp:rsid wsp:val=&quot;6C055437&quot;/&gt;&lt;wsp:rsid wsp:val=&quot;6C1DB24B&quot;/&gt;&lt;wsp:rsid wsp:val=&quot;6C1DB4EC&quot;/&gt;&lt;wsp:rsid wsp:val=&quot;6C378952&quot;/&gt;&lt;wsp:rsid wsp:val=&quot;6C3794DD&quot;/&gt;&lt;wsp:rsid wsp:val=&quot;6C44FCB5&quot;/&gt;&lt;wsp:rsid wsp:val=&quot;6C48EE08&quot;/&gt;&lt;wsp:rsid wsp:val=&quot;6C617401&quot;/&gt;&lt;wsp:rsid wsp:val=&quot;6C62F198&quot;/&gt;&lt;wsp:rsid wsp:val=&quot;6C6726D9&quot;/&gt;&lt;wsp:rsid wsp:val=&quot;6C6A7B21&quot;/&gt;&lt;wsp:rsid wsp:val=&quot;6C791567&quot;/&gt;&lt;wsp:rsid wsp:val=&quot;6C80D319&quot;/&gt;&lt;wsp:rsid wsp:val=&quot;6C8DC627&quot;/&gt;&lt;wsp:rsid wsp:val=&quot;6C99D7C0&quot;/&gt;&lt;wsp:rsid wsp:val=&quot;6CB5B20D&quot;/&gt;&lt;wsp:rsid wsp:val=&quot;6CC9DB12&quot;/&gt;&lt;wsp:rsid wsp:val=&quot;6CE2AF35&quot;/&gt;&lt;wsp:rsid wsp:val=&quot;6CEDA169&quot;/&gt;&lt;wsp:rsid wsp:val=&quot;6CF4397C&quot;/&gt;&lt;wsp:rsid wsp:val=&quot;6CF5875C&quot;/&gt;&lt;wsp:rsid wsp:val=&quot;6CF92EFC&quot;/&gt;&lt;wsp:rsid wsp:val=&quot;6CF9A596&quot;/&gt;&lt;wsp:rsid wsp:val=&quot;6D23A33F&quot;/&gt;&lt;wsp:rsid wsp:val=&quot;6D291110&quot;/&gt;&lt;wsp:rsid wsp:val=&quot;6D2F7CCE&quot;/&gt;&lt;wsp:rsid wsp:val=&quot;6D43EC7E&quot;/&gt;&lt;wsp:rsid wsp:val=&quot;6D498901&quot;/&gt;&lt;wsp:rsid wsp:val=&quot;6D56A89B&quot;/&gt;&lt;wsp:rsid wsp:val=&quot;6D5931EE&quot;/&gt;&lt;wsp:rsid wsp:val=&quot;6D730DAC&quot;/&gt;&lt;wsp:rsid wsp:val=&quot;6D81405D&quot;/&gt;&lt;wsp:rsid wsp:val=&quot;6D8B134D&quot;/&gt;&lt;wsp:rsid wsp:val=&quot;6D947C4D&quot;/&gt;&lt;wsp:rsid wsp:val=&quot;6DB8EA7B&quot;/&gt;&lt;wsp:rsid wsp:val=&quot;6DBF4428&quot;/&gt;&lt;wsp:rsid wsp:val=&quot;6DC2C20B&quot;/&gt;&lt;wsp:rsid wsp:val=&quot;6DC76B51&quot;/&gt;&lt;wsp:rsid wsp:val=&quot;6DCB801E&quot;/&gt;&lt;wsp:rsid wsp:val=&quot;6DDB6195&quot;/&gt;&lt;wsp:rsid wsp:val=&quot;6DDF6789&quot;/&gt;&lt;wsp:rsid wsp:val=&quot;6DE13FD4&quot;/&gt;&lt;wsp:rsid wsp:val=&quot;6E06CAE9&quot;/&gt;&lt;wsp:rsid wsp:val=&quot;6E0C7A0B&quot;/&gt;&lt;wsp:rsid wsp:val=&quot;6E119F60&quot;/&gt;&lt;wsp:rsid wsp:val=&quot;6E1846C9&quot;/&gt;&lt;wsp:rsid wsp:val=&quot;6E274C2D&quot;/&gt;&lt;wsp:rsid wsp:val=&quot;6E3DB2B6&quot;/&gt;&lt;wsp:rsid wsp:val=&quot;6E49D5E9&quot;/&gt;&lt;wsp:rsid wsp:val=&quot;6E4BD401&quot;/&gt;&lt;wsp:rsid wsp:val=&quot;6E51A3D0&quot;/&gt;&lt;wsp:rsid wsp:val=&quot;6E51AF0C&quot;/&gt;&lt;wsp:rsid wsp:val=&quot;6E584671&quot;/&gt;&lt;wsp:rsid wsp:val=&quot;6E675196&quot;/&gt;&lt;wsp:rsid wsp:val=&quot;6E76CBDA&quot;/&gt;&lt;wsp:rsid wsp:val=&quot;6E7FE7CA&quot;/&gt;&lt;wsp:rsid wsp:val=&quot;6E817552&quot;/&gt;&lt;wsp:rsid wsp:val=&quot;6E8B666E&quot;/&gt;&lt;wsp:rsid wsp:val=&quot;6EA312A5&quot;/&gt;&lt;wsp:rsid wsp:val=&quot;6EA58E84&quot;/&gt;&lt;wsp:rsid wsp:val=&quot;6EA93A9C&quot;/&gt;&lt;wsp:rsid wsp:val=&quot;6EAB932F&quot;/&gt;&lt;wsp:rsid wsp:val=&quot;6EB50EEF&quot;/&gt;&lt;wsp:rsid wsp:val=&quot;6ECD035E&quot;/&gt;&lt;wsp:rsid wsp:val=&quot;6ECDFF7D&quot;/&gt;&lt;wsp:rsid wsp:val=&quot;6EE1F1A9&quot;/&gt;&lt;wsp:rsid wsp:val=&quot;6EE3F614&quot;/&gt;&lt;wsp:rsid wsp:val=&quot;6EEF7C74&quot;/&gt;&lt;wsp:rsid wsp:val=&quot;6F02FB69&quot;/&gt;&lt;wsp:rsid wsp:val=&quot;6F0A4B02&quot;/&gt;&lt;wsp:rsid wsp:val=&quot;6F133AD9&quot;/&gt;&lt;wsp:rsid wsp:val=&quot;6F15EBC4&quot;/&gt;&lt;wsp:rsid wsp:val=&quot;6F1B62FC&quot;/&gt;&lt;wsp:rsid wsp:val=&quot;6F1E1AB7&quot;/&gt;&lt;wsp:rsid wsp:val=&quot;6F37D927&quot;/&gt;&lt;wsp:rsid wsp:val=&quot;6F3CA92E&quot;/&gt;&lt;wsp:rsid wsp:val=&quot;6F3DC1E3&quot;/&gt;&lt;wsp:rsid wsp:val=&quot;6F459E3D&quot;/&gt;&lt;wsp:rsid wsp:val=&quot;6F580A44&quot;/&gt;&lt;wsp:rsid wsp:val=&quot;6F6DE78E&quot;/&gt;&lt;wsp:rsid wsp:val=&quot;6F7115B8&quot;/&gt;&lt;wsp:rsid wsp:val=&quot;6F76BE7E&quot;/&gt;&lt;wsp:rsid wsp:val=&quot;6F84FEC8&quot;/&gt;&lt;wsp:rsid wsp:val=&quot;6F8BF9DA&quot;/&gt;&lt;wsp:rsid wsp:val=&quot;6F8C0E1A&quot;/&gt;&lt;wsp:rsid wsp:val=&quot;6F912D8F&quot;/&gt;&lt;wsp:rsid wsp:val=&quot;6FA0D5C1&quot;/&gt;&lt;wsp:rsid wsp:val=&quot;6FB04ED3&quot;/&gt;&lt;wsp:rsid wsp:val=&quot;6FC9A3F8&quot;/&gt;&lt;wsp:rsid wsp:val=&quot;6FD0602B&quot;/&gt;&lt;wsp:rsid wsp:val=&quot;6FE2C89B&quot;/&gt;&lt;wsp:rsid wsp:val=&quot;7009EB68&quot;/&gt;&lt;wsp:rsid wsp:val=&quot;70112BB5&quot;/&gt;&lt;wsp:rsid wsp:val=&quot;70163C38&quot;/&gt;&lt;wsp:rsid wsp:val=&quot;7027D61B&quot;/&gt;&lt;wsp:rsid wsp:val=&quot;70345839&quot;/&gt;&lt;wsp:rsid wsp:val=&quot;7035319B&quot;/&gt;&lt;wsp:rsid wsp:val=&quot;7037CCAE&quot;/&gt;&lt;wsp:rsid wsp:val=&quot;70421F70&quot;/&gt;&lt;wsp:rsid wsp:val=&quot;7046FA88&quot;/&gt;&lt;wsp:rsid wsp:val=&quot;70477BE2&quot;/&gt;&lt;wsp:rsid wsp:val=&quot;704C2632&quot;/&gt;&lt;wsp:rsid wsp:val=&quot;704D2DFD&quot;/&gt;&lt;wsp:rsid wsp:val=&quot;70503319&quot;/&gt;&lt;wsp:rsid wsp:val=&quot;70578E50&quot;/&gt;&lt;wsp:rsid wsp:val=&quot;706403B1&quot;/&gt;&lt;wsp:rsid wsp:val=&quot;706840DC&quot;/&gt;&lt;wsp:rsid wsp:val=&quot;706DABEA&quot;/&gt;&lt;wsp:rsid wsp:val=&quot;706F7D0C&quot;/&gt;&lt;wsp:rsid wsp:val=&quot;707B467C&quot;/&gt;&lt;wsp:rsid wsp:val=&quot;708607CD&quot;/&gt;&lt;wsp:rsid wsp:val=&quot;709987D7&quot;/&gt;&lt;wsp:rsid wsp:val=&quot;70B816A4&quot;/&gt;&lt;wsp:rsid wsp:val=&quot;70BC6B37&quot;/&gt;&lt;wsp:rsid wsp:val=&quot;70BDB798&quot;/&gt;&lt;wsp:rsid wsp:val=&quot;70D3A988&quot;/&gt;&lt;wsp:rsid wsp:val=&quot;70D6E3D3&quot;/&gt;&lt;wsp:rsid wsp:val=&quot;70DB935D&quot;/&gt;&lt;wsp:rsid wsp:val=&quot;70FACED6&quot;/&gt;&lt;wsp:rsid wsp:val=&quot;70FF0C13&quot;/&gt;&lt;wsp:rsid wsp:val=&quot;710A9E69&quot;/&gt;&lt;wsp:rsid wsp:val=&quot;710F61E0&quot;/&gt;&lt;wsp:rsid wsp:val=&quot;71128EDF&quot;/&gt;&lt;wsp:rsid wsp:val=&quot;71139C41&quot;/&gt;&lt;wsp:rsid wsp:val=&quot;711A8892&quot;/&gt;&lt;wsp:rsid wsp:val=&quot;71213CCE&quot;/&gt;&lt;wsp:rsid wsp:val=&quot;71297CB9&quot;/&gt;&lt;wsp:rsid wsp:val=&quot;7134EB6D&quot;/&gt;&lt;wsp:rsid wsp:val=&quot;71391A01&quot;/&gt;&lt;wsp:rsid wsp:val=&quot;71511ECD&quot;/&gt;&lt;wsp:rsid wsp:val=&quot;71728BF9&quot;/&gt;&lt;wsp:rsid wsp:val=&quot;7178CD1E&quot;/&gt;&lt;wsp:rsid wsp:val=&quot;717FCA5C&quot;/&gt;&lt;wsp:rsid wsp:val=&quot;719B7FBC&quot;/&gt;&lt;wsp:rsid wsp:val=&quot;71B564A2&quot;/&gt;&lt;wsp:rsid wsp:val=&quot;71C35952&quot;/&gt;&lt;wsp:rsid wsp:val=&quot;71E18C62&quot;/&gt;&lt;wsp:rsid wsp:val=&quot;71E8C102&quot;/&gt;&lt;wsp:rsid wsp:val=&quot;71EC037A&quot;/&gt;&lt;wsp:rsid wsp:val=&quot;721A1571&quot;/&gt;&lt;wsp:rsid wsp:val=&quot;7235C5EA&quot;/&gt;&lt;wsp:rsid wsp:val=&quot;72368487&quot;/&gt;&lt;wsp:rsid wsp:val=&quot;7238ED18&quot;/&gt;&lt;wsp:rsid wsp:val=&quot;723C3BC7&quot;/&gt;&lt;wsp:rsid wsp:val=&quot;726884E8&quot;/&gt;&lt;wsp:rsid wsp:val=&quot;7271E43F&quot;/&gt;&lt;wsp:rsid wsp:val=&quot;7280ED90&quot;/&gt;&lt;wsp:rsid wsp:val=&quot;729B12AF&quot;/&gt;&lt;wsp:rsid wsp:val=&quot;729D59AC&quot;/&gt;&lt;wsp:rsid wsp:val=&quot;72A5EF9B&quot;/&gt;&lt;wsp:rsid wsp:val=&quot;72AC7B89&quot;/&gt;&lt;wsp:rsid wsp:val=&quot;72AFC8CE&quot;/&gt;&lt;wsp:rsid wsp:val=&quot;72B11C38&quot;/&gt;&lt;wsp:rsid wsp:val=&quot;72B658F3&quot;/&gt;&lt;wsp:rsid wsp:val=&quot;72C81D34&quot;/&gt;&lt;wsp:rsid wsp:val=&quot;72CFE0FF&quot;/&gt;&lt;wsp:rsid wsp:val=&quot;72DF4E39&quot;/&gt;&lt;wsp:rsid wsp:val=&quot;72ECA686&quot;/&gt;&lt;wsp:rsid wsp:val=&quot;72ECECDC&quot;/&gt;&lt;wsp:rsid wsp:val=&quot;73042269&quot;/&gt;&lt;wsp:rsid wsp:val=&quot;7311A4FB&quot;/&gt;&lt;wsp:rsid wsp:val=&quot;731A57D7&quot;/&gt;&lt;wsp:rsid wsp:val=&quot;7320042F&quot;/&gt;&lt;wsp:rsid wsp:val=&quot;732DCB51&quot;/&gt;&lt;wsp:rsid wsp:val=&quot;733CEAAB&quot;/&gt;&lt;wsp:rsid wsp:val=&quot;7349390D&quot;/&gt;&lt;wsp:rsid wsp:val=&quot;734C2198&quot;/&gt;&lt;wsp:rsid wsp:val=&quot;734E13E8&quot;/&gt;&lt;wsp:rsid wsp:val=&quot;73548D26&quot;/&gt;&lt;wsp:rsid wsp:val=&quot;73571103&quot;/&gt;&lt;wsp:rsid wsp:val=&quot;736AC7E3&quot;/&gt;&lt;wsp:rsid wsp:val=&quot;736CD879&quot;/&gt;&lt;wsp:rsid wsp:val=&quot;73736117&quot;/&gt;&lt;wsp:rsid wsp:val=&quot;73755A1E&quot;/&gt;&lt;wsp:rsid wsp:val=&quot;737854D7&quot;/&gt;&lt;wsp:rsid wsp:val=&quot;737A54F1&quot;/&gt;&lt;wsp:rsid wsp:val=&quot;739C7F98&quot;/&gt;&lt;wsp:rsid wsp:val=&quot;73B32E02&quot;/&gt;&lt;wsp:rsid wsp:val=&quot;73B6CA44&quot;/&gt;&lt;wsp:rsid wsp:val=&quot;73C220E1&quot;/&gt;&lt;wsp:rsid wsp:val=&quot;73C381FB&quot;/&gt;&lt;wsp:rsid wsp:val=&quot;73DAD804&quot;/&gt;&lt;wsp:rsid wsp:val=&quot;73DC9F53&quot;/&gt;&lt;wsp:rsid wsp:val=&quot;73E1C6E5&quot;/&gt;&lt;wsp:rsid wsp:val=&quot;73FF67D8&quot;/&gt;&lt;wsp:rsid wsp:val=&quot;7404F05B&quot;/&gt;&lt;wsp:rsid wsp:val=&quot;74073B67&quot;/&gt;&lt;wsp:rsid wsp:val=&quot;74142A76&quot;/&gt;&lt;wsp:rsid wsp:val=&quot;742B3548&quot;/&gt;&lt;wsp:rsid wsp:val=&quot;742F1539&quot;/&gt;&lt;wsp:rsid wsp:val=&quot;74489BD7&quot;/&gt;&lt;wsp:rsid wsp:val=&quot;74577A9D&quot;/&gt;&lt;wsp:rsid wsp:val=&quot;74697E7D&quot;/&gt;&lt;wsp:rsid wsp:val=&quot;746B4FA3&quot;/&gt;&lt;wsp:rsid wsp:val=&quot;748F7A64&quot;/&gt;&lt;wsp:rsid wsp:val=&quot;7491BECF&quot;/&gt;&lt;wsp:rsid wsp:val=&quot;74A5307C&quot;/&gt;&lt;wsp:rsid wsp:val=&quot;74C787F5&quot;/&gt;&lt;wsp:rsid wsp:val=&quot;74E01437&quot;/&gt;&lt;wsp:rsid wsp:val=&quot;74EB993D&quot;/&gt;&lt;wsp:rsid wsp:val=&quot;74ED45BF&quot;/&gt;&lt;wsp:rsid wsp:val=&quot;74ED48F7&quot;/&gt;&lt;wsp:rsid wsp:val=&quot;74F0CDA8&quot;/&gt;&lt;wsp:rsid wsp:val=&quot;74F41C2D&quot;/&gt;&lt;wsp:rsid wsp:val=&quot;75044007&quot;/&gt;&lt;wsp:rsid wsp:val=&quot;750C9EF4&quot;/&gt;&lt;wsp:rsid wsp:val=&quot;75123CB8&quot;/&gt;&lt;wsp:rsid wsp:val=&quot;7512DE4C&quot;/&gt;&lt;wsp:rsid wsp:val=&quot;751F84DB&quot;/&gt;&lt;wsp:rsid wsp:val=&quot;7531975E&quot;/&gt;&lt;wsp:rsid wsp:val=&quot;753358CB&quot;/&gt;&lt;wsp:rsid wsp:val=&quot;75366054&quot;/&gt;&lt;wsp:rsid wsp:val=&quot;753AB14B&quot;/&gt;&lt;wsp:rsid wsp:val=&quot;753D4574&quot;/&gt;&lt;wsp:rsid wsp:val=&quot;754657AB&quot;/&gt;&lt;wsp:rsid wsp:val=&quot;7546E581&quot;/&gt;&lt;wsp:rsid wsp:val=&quot;755FA7FA&quot;/&gt;&lt;wsp:rsid wsp:val=&quot;756906A9&quot;/&gt;&lt;wsp:rsid wsp:val=&quot;756CEC1D&quot;/&gt;&lt;wsp:rsid wsp:val=&quot;7571B166&quot;/&gt;&lt;wsp:rsid wsp:val=&quot;7573BFA0&quot;/&gt;&lt;wsp:rsid wsp:val=&quot;757D9746&quot;/&gt;&lt;wsp:rsid wsp:val=&quot;75828D5E&quot;/&gt;&lt;wsp:rsid wsp:val=&quot;758D5C3B&quot;/&gt;&lt;wsp:rsid wsp:val=&quot;75A8AE42&quot;/&gt;&lt;wsp:rsid wsp:val=&quot;75C21E1F&quot;/&gt;&lt;wsp:rsid wsp:val=&quot;75C9ED06&quot;/&gt;&lt;wsp:rsid wsp:val=&quot;75CB2BD0&quot;/&gt;&lt;wsp:rsid wsp:val=&quot;75DCEE46&quot;/&gt;&lt;wsp:rsid wsp:val=&quot;75E4B09C&quot;/&gt;&lt;wsp:rsid wsp:val=&quot;75F8E5E0&quot;/&gt;&lt;wsp:rsid wsp:val=&quot;76006D38&quot;/&gt;&lt;wsp:rsid wsp:val=&quot;7605BD43&quot;/&gt;&lt;wsp:rsid wsp:val=&quot;7611C0E7&quot;/&gt;&lt;wsp:rsid wsp:val=&quot;761412A2&quot;/&gt;&lt;wsp:rsid wsp:val=&quot;7645CCD9&quot;/&gt;&lt;wsp:rsid wsp:val=&quot;764D42E1&quot;/&gt;&lt;wsp:rsid wsp:val=&quot;7653D1A1&quot;/&gt;&lt;wsp:rsid wsp:val=&quot;7664BDFC&quot;/&gt;&lt;wsp:rsid wsp:val=&quot;7669DF78&quot;/&gt;&lt;wsp:rsid wsp:val=&quot;766AB65B&quot;/&gt;&lt;wsp:rsid wsp:val=&quot;7679EC5A&quot;/&gt;&lt;wsp:rsid wsp:val=&quot;76846F42&quot;/&gt;&lt;wsp:rsid wsp:val=&quot;76A2BA06&quot;/&gt;&lt;wsp:rsid wsp:val=&quot;76A3E970&quot;/&gt;&lt;wsp:rsid wsp:val=&quot;76A6843A&quot;/&gt;&lt;wsp:rsid wsp:val=&quot;76C2408F&quot;/&gt;&lt;wsp:rsid wsp:val=&quot;76C5C9D0&quot;/&gt;&lt;wsp:rsid wsp:val=&quot;76D220F6&quot;/&gt;&lt;wsp:rsid wsp:val=&quot;76EA5130&quot;/&gt;&lt;wsp:rsid wsp:val=&quot;76F515C2&quot;/&gt;&lt;wsp:rsid wsp:val=&quot;76FAA0EB&quot;/&gt;&lt;wsp:rsid wsp:val=&quot;770A2B5A&quot;/&gt;&lt;wsp:rsid wsp:val=&quot;770EC874&quot;/&gt;&lt;wsp:rsid wsp:val=&quot;77119309&quot;/&gt;&lt;wsp:rsid wsp:val=&quot;77184DE7&quot;/&gt;&lt;wsp:rsid wsp:val=&quot;771967A7&quot;/&gt;&lt;wsp:rsid wsp:val=&quot;77218540&quot;/&gt;&lt;wsp:rsid wsp:val=&quot;77246FEA&quot;/&gt;&lt;wsp:rsid wsp:val=&quot;77361D01&quot;/&gt;&lt;wsp:rsid wsp:val=&quot;77414CEB&quot;/&gt;&lt;wsp:rsid wsp:val=&quot;77447EA3&quot;/&gt;&lt;wsp:rsid wsp:val=&quot;775B3768&quot;/&gt;&lt;wsp:rsid wsp:val=&quot;7766FC31&quot;/&gt;&lt;wsp:rsid wsp:val=&quot;77741C91&quot;/&gt;&lt;wsp:rsid wsp:val=&quot;779AC0A4&quot;/&gt;&lt;wsp:rsid wsp:val=&quot;77A1F731&quot;/&gt;&lt;wsp:rsid wsp:val=&quot;77ABC0D2&quot;/&gt;&lt;wsp:rsid wsp:val=&quot;77C05ED4&quot;/&gt;&lt;wsp:rsid wsp:val=&quot;77C7360C&quot;/&gt;&lt;wsp:rsid wsp:val=&quot;77CA985D&quot;/&gt;&lt;wsp:rsid wsp:val=&quot;77D6C90E&quot;/&gt;&lt;wsp:rsid wsp:val=&quot;77E0A417&quot;/&gt;&lt;wsp:rsid wsp:val=&quot;77EDBE21&quot;/&gt;&lt;wsp:rsid wsp:val=&quot;7811906B&quot;/&gt;&lt;wsp:rsid wsp:val=&quot;78153C9A&quot;/&gt;&lt;wsp:rsid wsp:val=&quot;7824F5AB&quot;/&gt;&lt;wsp:rsid wsp:val=&quot;782F2195&quot;/&gt;&lt;wsp:rsid wsp:val=&quot;7833376D&quot;/&gt;&lt;wsp:rsid wsp:val=&quot;78453EA4&quot;/&gt;&lt;wsp:rsid wsp:val=&quot;787BFE64&quot;/&gt;&lt;wsp:rsid wsp:val=&quot;78864F6B&quot;/&gt;&lt;wsp:rsid wsp:val=&quot;78886C37&quot;/&gt;&lt;wsp:rsid wsp:val=&quot;78AAD630&quot;/&gt;&lt;wsp:rsid wsp:val=&quot;78AF23AB&quot;/&gt;&lt;wsp:rsid wsp:val=&quot;78B98784&quot;/&gt;&lt;wsp:rsid wsp:val=&quot;78BC9B39&quot;/&gt;&lt;wsp:rsid wsp:val=&quot;78C238DB&quot;/&gt;&lt;wsp:rsid wsp:val=&quot;78C69D7F&quot;/&gt;&lt;wsp:rsid wsp:val=&quot;78D65D78&quot;/&gt;&lt;wsp:rsid wsp:val=&quot;78DADE15&quot;/&gt;&lt;wsp:rsid wsp:val=&quot;78DBAC93&quot;/&gt;&lt;wsp:rsid wsp:val=&quot;78DEBB6D&quot;/&gt;&lt;wsp:rsid wsp:val=&quot;78E8D949&quot;/&gt;&lt;wsp:rsid wsp:val=&quot;78FBC3E8&quot;/&gt;&lt;wsp:rsid wsp:val=&quot;7912FC4A&quot;/&gt;&lt;wsp:rsid wsp:val=&quot;7918D4D0&quot;/&gt;&lt;wsp:rsid wsp:val=&quot;7919102F&quot;/&gt;&lt;wsp:rsid wsp:val=&quot;791AA285&quot;/&gt;&lt;wsp:rsid wsp:val=&quot;791C58B4&quot;/&gt;&lt;wsp:rsid wsp:val=&quot;791C6AB1&quot;/&gt;&lt;wsp:rsid wsp:val=&quot;79233338&quot;/&gt;&lt;wsp:rsid wsp:val=&quot;7925FE27&quot;/&gt;&lt;wsp:rsid wsp:val=&quot;792A56EC&quot;/&gt;&lt;wsp:rsid wsp:val=&quot;793AA372&quot;/&gt;&lt;wsp:rsid wsp:val=&quot;793CA353&quot;/&gt;&lt;wsp:rsid wsp:val=&quot;7940C9B7&quot;/&gt;&lt;wsp:rsid wsp:val=&quot;7951D864&quot;/&gt;&lt;wsp:rsid wsp:val=&quot;79600B6A&quot;/&gt;&lt;wsp:rsid wsp:val=&quot;796D9F18&quot;/&gt;&lt;wsp:rsid wsp:val=&quot;796ECBD4&quot;/&gt;&lt;wsp:rsid wsp:val=&quot;79758087&quot;/&gt;&lt;wsp:rsid wsp:val=&quot;7980DBF3&quot;/&gt;&lt;wsp:rsid wsp:val=&quot;79945AAB&quot;/&gt;&lt;wsp:rsid wsp:val=&quot;7996F5C8&quot;/&gt;&lt;wsp:rsid wsp:val=&quot;79A70FE0&quot;/&gt;&lt;wsp:rsid wsp:val=&quot;79B276CB&quot;/&gt;&lt;wsp:rsid wsp:val=&quot;79B31EC2&quot;/&gt;&lt;wsp:rsid wsp:val=&quot;79B3C3E1&quot;/&gt;&lt;wsp:rsid wsp:val=&quot;79C26E3B&quot;/&gt;&lt;wsp:rsid wsp:val=&quot;79CC2471&quot;/&gt;&lt;wsp:rsid wsp:val=&quot;79CDA579&quot;/&gt;&lt;wsp:rsid wsp:val=&quot;79D37ADD&quot;/&gt;&lt;wsp:rsid wsp:val=&quot;79DF86BD&quot;/&gt;&lt;wsp:rsid wsp:val=&quot;79E937F6&quot;/&gt;&lt;wsp:rsid wsp:val=&quot;79FA860A&quot;/&gt;&lt;wsp:rsid wsp:val=&quot;7A03928A&quot;/&gt;&lt;wsp:rsid wsp:val=&quot;7A06704B&quot;/&gt;&lt;wsp:rsid wsp:val=&quot;7A0D20F2&quot;/&gt;&lt;wsp:rsid wsp:val=&quot;7A13762C&quot;/&gt;&lt;wsp:rsid wsp:val=&quot;7A1785F3&quot;/&gt;&lt;wsp:rsid wsp:val=&quot;7A42B114&quot;/&gt;&lt;wsp:rsid wsp:val=&quot;7A519576&quot;/&gt;&lt;wsp:rsid wsp:val=&quot;7A526BB7&quot;/&gt;&lt;wsp:rsid wsp:val=&quot;7A7110B5&quot;/&gt;&lt;wsp:rsid wsp:val=&quot;7A71DEA6&quot;/&gt;&lt;wsp:rsid wsp:val=&quot;7A7431DF&quot;/&gt;&lt;wsp:rsid wsp:val=&quot;7A7D5412&quot;/&gt;&lt;wsp:rsid wsp:val=&quot;7A7F5CCF&quot;/&gt;&lt;wsp:rsid wsp:val=&quot;7A7FFDD6&quot;/&gt;&lt;wsp:rsid wsp:val=&quot;7A81CE92&quot;/&gt;&lt;wsp:rsid wsp:val=&quot;7A826848&quot;/&gt;&lt;wsp:rsid wsp:val=&quot;7A8D5A3C&quot;/&gt;&lt;wsp:rsid wsp:val=&quot;7A961A10&quot;/&gt;&lt;wsp:rsid wsp:val=&quot;7A98F683&quot;/&gt;&lt;wsp:rsid wsp:val=&quot;7A9DFA01&quot;/&gt;&lt;wsp:rsid wsp:val=&quot;7AAE38B9&quot;/&gt;&lt;wsp:rsid wsp:val=&quot;7AB63DBA&quot;/&gt;&lt;wsp:rsid wsp:val=&quot;7ADC0134&quot;/&gt;&lt;wsp:rsid wsp:val=&quot;7AEC1438&quot;/&gt;&lt;wsp:rsid wsp:val=&quot;7AEDDAFE&quot;/&gt;&lt;wsp:rsid wsp:val=&quot;7AFD1A0F&quot;/&gt;&lt;wsp:rsid wsp:val=&quot;7B032275&quot;/&gt;&lt;wsp:rsid wsp:val=&quot;7B13B7B0&quot;/&gt;&lt;wsp:rsid wsp:val=&quot;7B2BD8F1&quot;/&gt;&lt;wsp:rsid wsp:val=&quot;7B31E0BA&quot;/&gt;&lt;wsp:rsid wsp:val=&quot;7B323CE2&quot;/&gt;&lt;wsp:rsid wsp:val=&quot;7B3A6532&quot;/&gt;&lt;wsp:rsid wsp:val=&quot;7B3E1A30&quot;/&gt;&lt;wsp:rsid wsp:val=&quot;7B4FD4ED&quot;/&gt;&lt;wsp:rsid wsp:val=&quot;7B573F78&quot;/&gt;&lt;wsp:rsid wsp:val=&quot;7B5988EF&quot;/&gt;&lt;wsp:rsid wsp:val=&quot;7B5DBE91&quot;/&gt;&lt;wsp:rsid wsp:val=&quot;7B600F2C&quot;/&gt;&lt;wsp:rsid wsp:val=&quot;7B8C5DCD&quot;/&gt;&lt;wsp:rsid wsp:val=&quot;7B8D87C3&quot;/&gt;&lt;wsp:rsid wsp:val=&quot;7B9A8E25&quot;/&gt;&lt;wsp:rsid wsp:val=&quot;7BAB1913&quot;/&gt;&lt;wsp:rsid wsp:val=&quot;7BB6E3D2&quot;/&gt;&lt;wsp:rsid wsp:val=&quot;7BBF2216&quot;/&gt;&lt;wsp:rsid wsp:val=&quot;7BC7BDF1&quot;/&gt;&lt;wsp:rsid wsp:val=&quot;7BD3B06D&quot;/&gt;&lt;wsp:rsid wsp:val=&quot;7BD684B4&quot;/&gt;&lt;wsp:rsid wsp:val=&quot;7BE6844C&quot;/&gt;&lt;wsp:rsid wsp:val=&quot;7BEE64DA&quot;/&gt;&lt;wsp:rsid wsp:val=&quot;7BF30D0F&quot;/&gt;&lt;wsp:rsid wsp:val=&quot;7BFE145A&quot;/&gt;&lt;wsp:rsid wsp:val=&quot;7C0078AD&quot;/&gt;&lt;wsp:rsid wsp:val=&quot;7C0860DA&quot;/&gt;&lt;wsp:rsid wsp:val=&quot;7C1659C0&quot;/&gt;&lt;wsp:rsid wsp:val=&quot;7C17EFC6&quot;/&gt;&lt;wsp:rsid wsp:val=&quot;7C1DFC67&quot;/&gt;&lt;wsp:rsid wsp:val=&quot;7C203FBF&quot;/&gt;&lt;wsp:rsid wsp:val=&quot;7C3371D4&quot;/&gt;&lt;wsp:rsid wsp:val=&quot;7C4FF557&quot;/&gt;&lt;wsp:rsid wsp:val=&quot;7C509E04&quot;/&gt;&lt;wsp:rsid wsp:val=&quot;7C57C3E2&quot;/&gt;&lt;wsp:rsid wsp:val=&quot;7C77D195&quot;/&gt;&lt;wsp:rsid wsp:val=&quot;7C7DC9B5&quot;/&gt;&lt;wsp:rsid wsp:val=&quot;7C8F1B31&quot;/&gt;&lt;wsp:rsid wsp:val=&quot;7C9F1816&quot;/&gt;&lt;wsp:rsid wsp:val=&quot;7CB08430&quot;/&gt;&lt;wsp:rsid wsp:val=&quot;7CFBDF8D&quot;/&gt;&lt;wsp:rsid wsp:val=&quot;7D0BDBB9&quot;/&gt;&lt;wsp:rsid wsp:val=&quot;7D1E8DAF&quot;/&gt;&lt;wsp:rsid wsp:val=&quot;7D2CE450&quot;/&gt;&lt;wsp:rsid wsp:val=&quot;7D3C9B2C&quot;/&gt;&lt;wsp:rsid wsp:val=&quot;7D4A9C40&quot;/&gt;&lt;wsp:rsid wsp:val=&quot;7D4FF23A&quot;/&gt;&lt;wsp:rsid wsp:val=&quot;7D5262CC&quot;/&gt;&lt;wsp:rsid wsp:val=&quot;7D583742&quot;/&gt;&lt;wsp:rsid wsp:val=&quot;7D5D7BE9&quot;/&gt;&lt;wsp:rsid wsp:val=&quot;7D6948E5&quot;/&gt;&lt;wsp:rsid wsp:val=&quot;7D6F8EEC&quot;/&gt;&lt;wsp:rsid wsp:val=&quot;7D710CDE&quot;/&gt;&lt;wsp:rsid wsp:val=&quot;7D754302&quot;/&gt;&lt;wsp:rsid wsp:val=&quot;7D7FD9B7&quot;/&gt;&lt;wsp:rsid wsp:val=&quot;7D94A19C&quot;/&gt;&lt;wsp:rsid wsp:val=&quot;7D98860A&quot;/&gt;&lt;wsp:rsid wsp:val=&quot;7D98938A&quot;/&gt;&lt;wsp:rsid wsp:val=&quot;7D9CA957&quot;/&gt;&lt;wsp:rsid wsp:val=&quot;7DA194D5&quot;/&gt;&lt;wsp:rsid wsp:val=&quot;7DA982B7&quot;/&gt;&lt;wsp:rsid wsp:val=&quot;7DBCED97&quot;/&gt;&lt;wsp:rsid wsp:val=&quot;7DC4FAFE&quot;/&gt;&lt;wsp:rsid wsp:val=&quot;7DCCC457&quot;/&gt;&lt;wsp:rsid wsp:val=&quot;7DF00776&quot;/&gt;&lt;wsp:rsid wsp:val=&quot;7DF24353&quot;/&gt;&lt;wsp:rsid wsp:val=&quot;7DF255CA&quot;/&gt;&lt;wsp:rsid wsp:val=&quot;7DFB50F1&quot;/&gt;&lt;wsp:rsid wsp:val=&quot;7E032FBD&quot;/&gt;&lt;wsp:rsid wsp:val=&quot;7E0DAC36&quot;/&gt;&lt;wsp:rsid wsp:val=&quot;7E23B4FA&quot;/&gt;&lt;wsp:rsid wsp:val=&quot;7E335C6B&quot;/&gt;&lt;wsp:rsid wsp:val=&quot;7E48001C&quot;/&gt;&lt;wsp:rsid wsp:val=&quot;7E49EFF7&quot;/&gt;&lt;wsp:rsid wsp:val=&quot;7E4C3FBD&quot;/&gt;&lt;wsp:rsid wsp:val=&quot;7E4DC4F3&quot;/&gt;&lt;wsp:rsid wsp:val=&quot;7E565375&quot;/&gt;&lt;wsp:rsid wsp:val=&quot;7E59AA26&quot;/&gt;&lt;wsp:rsid wsp:val=&quot;7E677CF9&quot;/&gt;&lt;wsp:rsid wsp:val=&quot;7E703698&quot;/&gt;&lt;wsp:rsid wsp:val=&quot;7E789FD5&quot;/&gt;&lt;wsp:rsid wsp:val=&quot;7E7BC1B3&quot;/&gt;&lt;wsp:rsid wsp:val=&quot;7E7CED15&quot;/&gt;&lt;wsp:rsid wsp:val=&quot;7E7E543B&quot;/&gt;&lt;wsp:rsid wsp:val=&quot;7E97D745&quot;/&gt;&lt;wsp:rsid wsp:val=&quot;7E9E5722&quot;/&gt;&lt;wsp:rsid wsp:val=&quot;7E9EACB6&quot;/&gt;&lt;wsp:rsid wsp:val=&quot;7EBA3565&quot;/&gt;&lt;wsp:rsid wsp:val=&quot;7EC7CD82&quot;/&gt;&lt;wsp:rsid wsp:val=&quot;7ED9091F&quot;/&gt;&lt;wsp:rsid wsp:val=&quot;7EE17EA4&quot;/&gt;&lt;wsp:rsid wsp:val=&quot;7EE88F37&quot;/&gt;&lt;wsp:rsid wsp:val=&quot;7EF649AE&quot;/&gt;&lt;wsp:rsid wsp:val=&quot;7F07A755&quot;/&gt;&lt;wsp:rsid wsp:val=&quot;7F26059C&quot;/&gt;&lt;wsp:rsid wsp:val=&quot;7F2BEEFA&quot;/&gt;&lt;wsp:rsid wsp:val=&quot;7F30278B&quot;/&gt;&lt;wsp:rsid wsp:val=&quot;7F4ED065&quot;/&gt;&lt;wsp:rsid wsp:val=&quot;7F511F8A&quot;/&gt;&lt;wsp:rsid wsp:val=&quot;7F529BE0&quot;/&gt;&lt;wsp:rsid wsp:val=&quot;7F548A31&quot;/&gt;&lt;wsp:rsid wsp:val=&quot;7F58E5B9&quot;/&gt;&lt;wsp:rsid wsp:val=&quot;7F5CB20F&quot;/&gt;&lt;wsp:rsid wsp:val=&quot;7F60B018&quot;/&gt;&lt;wsp:rsid wsp:val=&quot;7F698B33&quot;/&gt;&lt;wsp:rsid wsp:val=&quot;7F782E40&quot;/&gt;&lt;wsp:rsid wsp:val=&quot;7F78584B&quot;/&gt;&lt;wsp:rsid wsp:val=&quot;7F8B31CC&quot;/&gt;&lt;wsp:rsid wsp:val=&quot;7F93FF58&quot;/&gt;&lt;wsp:rsid wsp:val=&quot;7F96507D&quot;/&gt;&lt;wsp:rsid wsp:val=&quot;7F9C4E5D&quot;/&gt;&lt;wsp:rsid wsp:val=&quot;7FBC8836&quot;/&gt;&lt;wsp:rsid wsp:val=&quot;7FBE889A&quot;/&gt;&lt;wsp:rsid wsp:val=&quot;7FCE6BFA&quot;/&gt;&lt;wsp:rsid wsp:val=&quot;7FD21ABC&quot;/&gt;&lt;wsp:rsid wsp:val=&quot;7FD8008F&quot;/&gt;&lt;wsp:rsid wsp:val=&quot;7FDA4F5C&quot;/&gt;&lt;wsp:rsid wsp:val=&quot;7FFD8CF1&quot;/&gt;&lt;/wsp:rsids&gt;&lt;/w:docPr&gt;&lt;w:body&gt;&lt;wx:sect&gt;&lt;w:p wsp:rsidR=&quot;00000000&quot; wsp:rsidRDefault=&quot;004A7410&quot; wsp:rsidP=&quot;004A7410&quot;&gt;&lt;m:oMathPara&gt;&lt;m:oMath&gt;&lt;m:r&gt;&lt;m:rPr&gt;&lt;m:sty m:val=&quot;bi&quot;/&gt;&lt;/m:rPr&gt;&lt;w:rPr&gt;&lt;w:rFonts w:ascii=&quot;Cambria Math&quot; w:fareast=&quot;Times New Roman&quot; w:h-ansi=&quot;Cambria Math&quot;/&gt;&lt;wx:font wx:val=&quot;Cambria Math&quot;/&gt;&lt;w:b/&gt;&lt;w:i/&gt;&lt;w:color w:val=&quot;000000&quot;/&gt;&lt;/w:rPr&gt;&lt;m:t&gt;?&lt;/sm:t&gt;&lt;/m:r&gt;&lt;/m:oMath&gt;&lt;/m:oMathPara&gt;&lt;/w:p&gt;&lt;w:sectPr wsp:rsidR=&quot;00000000&quot;&gt;&lt;w:pgSz w:w=&quot;12240&quot; w:h=&quot;15840&quot;/&gt;&lt;w:pgMar w:top=&quot;1701&quot; w:right=&quot;1440&quot; w:bottom=&quot;1440&quot; w:left=&quot;1440&quot; w:header=&quot;720&quot; w:footer=&quot;720&quot; w:gutter=&quot;0&quot;/&gt;&lt;w:cols w:space=&quot;720&quot;/&gt;&lt;/w:sectPr&gt;&lt;/wx:sect&gt;&lt;/w:body&gt;&lt;/w:wordDocument&gt;">
                  <v:imagedata r:id="rId31" o:title="" chromakey="white"/>
                </v:shape>
              </w:pict>
            </w:r>
            <w:r w:rsidRPr="00F01693">
              <w:rPr>
                <w:rFonts w:eastAsia="Times New Roman"/>
                <w:color w:val="000000"/>
              </w:rPr>
              <w:instrText xml:space="preserve"> </w:instrText>
            </w:r>
            <w:r w:rsidRPr="00F01693">
              <w:rPr>
                <w:rFonts w:eastAsia="Times New Roman"/>
                <w:color w:val="000000"/>
              </w:rPr>
              <w:fldChar w:fldCharType="separate"/>
            </w:r>
            <w:r w:rsidR="00392796" w:rsidRPr="00F01693">
              <w:rPr>
                <w:position w:val="-9"/>
              </w:rPr>
              <w:pict w14:anchorId="1002FE4C">
                <v:shape id="_x0000_i1040" type="#_x0000_t75" style="width:8.25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allowPNG/&gt;&lt;w:savePreviewPicture/&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docVars&gt;&lt;w:docVar w:name=&quot;__Grammarly_42____i&quot; w:val=&quot;H4sIAAAAAAAEAKtWckksSQxILCpxzi/NK1GyMqwFAAEhoTITAAAA&quot;/&gt;&lt;w:docVar w:name=&quot;__Grammarly_42___1&quot; w:val=&quot;H4sIAAAAAAAEAKtWcslP9kxRslIyNDayMDEzMzQyMjUxtDA3MzJS0lEKTi0uzszPAykwtqwFAKnQulwtAAAA&quot;/&gt;&lt;/w:docVars&gt;&lt;wsp:rsids&gt;&lt;wsp:rsidRoot wsp:val=&quot;00046CE5&quot;/&gt;&lt;wsp:rsid wsp:val=&quot;000001DF&quot;/&gt;&lt;wsp:rsid wsp:val=&quot;000002A7&quot;/&gt;&lt;wsp:rsid wsp:val=&quot;00001460&quot;/&gt;&lt;wsp:rsid wsp:val=&quot;0000155B&quot;/&gt;&lt;wsp:rsid wsp:val=&quot;00003ED3&quot;/&gt;&lt;wsp:rsid wsp:val=&quot;00004826&quot;/&gt;&lt;wsp:rsid wsp:val=&quot;000048B5&quot;/&gt;&lt;wsp:rsid wsp:val=&quot;000049D7&quot;/&gt;&lt;wsp:rsid wsp:val=&quot;00005BA4&quot;/&gt;&lt;wsp:rsid wsp:val=&quot;00005BD8&quot;/&gt;&lt;wsp:rsid wsp:val=&quot;00005DB4&quot;/&gt;&lt;wsp:rsid wsp:val=&quot;00006473&quot;/&gt;&lt;wsp:rsid wsp:val=&quot;00007079&quot;/&gt;&lt;wsp:rsid wsp:val=&quot;000072FF&quot;/&gt;&lt;wsp:rsid wsp:val=&quot;00007E04&quot;/&gt;&lt;wsp:rsid wsp:val=&quot;0000E4D6&quot;/&gt;&lt;wsp:rsid wsp:val=&quot;000102EB&quot;/&gt;&lt;wsp:rsid wsp:val=&quot;000104CC&quot;/&gt;&lt;wsp:rsid wsp:val=&quot;0001116A&quot;/&gt;&lt;wsp:rsid wsp:val=&quot;00012181&quot;/&gt;&lt;wsp:rsid wsp:val=&quot;000128C2&quot;/&gt;&lt;wsp:rsid wsp:val=&quot;00013609&quot;/&gt;&lt;wsp:rsid wsp:val=&quot;000140A3&quot;/&gt;&lt;wsp:rsid wsp:val=&quot;00015EA2&quot;/&gt;&lt;wsp:rsid wsp:val=&quot;000161E4&quot;/&gt;&lt;wsp:rsid wsp:val=&quot;000164B5&quot;/&gt;&lt;wsp:rsid wsp:val=&quot;0001655A&quot;/&gt;&lt;wsp:rsid wsp:val=&quot;00016BF0&quot;/&gt;&lt;wsp:rsid wsp:val=&quot;0001777F&quot;/&gt;&lt;wsp:rsid wsp:val=&quot;00017EB1&quot;/&gt;&lt;wsp:rsid wsp:val=&quot;000218FF&quot;/&gt;&lt;wsp:rsid wsp:val=&quot;00021EE8&quot;/&gt;&lt;wsp:rsid wsp:val=&quot;000221D2&quot;/&gt;&lt;wsp:rsid wsp:val=&quot;00022EB5&quot;/&gt;&lt;wsp:rsid wsp:val=&quot;000232C5&quot;/&gt;&lt;wsp:rsid wsp:val=&quot;000232EF&quot;/&gt;&lt;wsp:rsid wsp:val=&quot;00025A56&quot;/&gt;&lt;wsp:rsid wsp:val=&quot;00026410&quot;/&gt;&lt;wsp:rsid wsp:val=&quot;00026BFC&quot;/&gt;&lt;wsp:rsid wsp:val=&quot;00026C68&quot;/&gt;&lt;wsp:rsid wsp:val=&quot;00026DE0&quot;/&gt;&lt;wsp:rsid wsp:val=&quot;00027139&quot;/&gt;&lt;wsp:rsid wsp:val=&quot;000278DE&quot;/&gt;&lt;wsp:rsid wsp:val=&quot;00031B38&quot;/&gt;&lt;wsp:rsid wsp:val=&quot;000322EC&quot;/&gt;&lt;wsp:rsid wsp:val=&quot;000324DF&quot;/&gt;&lt;wsp:rsid wsp:val=&quot;00033536&quot;/&gt;&lt;wsp:rsid wsp:val=&quot;00034D1C&quot;/&gt;&lt;wsp:rsid wsp:val=&quot;00034DFC&quot;/&gt;&lt;wsp:rsid wsp:val=&quot;000357DF&quot;/&gt;&lt;wsp:rsid wsp:val=&quot;00036B08&quot;/&gt;&lt;wsp:rsid wsp:val=&quot;00036D05&quot;/&gt;&lt;wsp:rsid wsp:val=&quot;0003723A&quot;/&gt;&lt;wsp:rsid wsp:val=&quot;00037739&quot;/&gt;&lt;wsp:rsid wsp:val=&quot;00039C30&quot;/&gt;&lt;wsp:rsid wsp:val=&quot;00043EA1&quot;/&gt;&lt;wsp:rsid wsp:val=&quot;0004471D&quot;/&gt;&lt;wsp:rsid wsp:val=&quot;00044D86&quot;/&gt;&lt;wsp:rsid wsp:val=&quot;0004664C&quot;/&gt;&lt;wsp:rsid wsp:val=&quot;00046CE5&quot;/&gt;&lt;wsp:rsid wsp:val=&quot;00047116&quot;/&gt;&lt;wsp:rsid wsp:val=&quot;000512F9&quot;/&gt;&lt;wsp:rsid wsp:val=&quot;00051B14&quot;/&gt;&lt;wsp:rsid wsp:val=&quot;0005238E&quot;/&gt;&lt;wsp:rsid wsp:val=&quot;0005307F&quot;/&gt;&lt;wsp:rsid wsp:val=&quot;00053D9F&quot;/&gt;&lt;wsp:rsid wsp:val=&quot;000570BB&quot;/&gt;&lt;wsp:rsid wsp:val=&quot;00057125&quot;/&gt;&lt;wsp:rsid wsp:val=&quot;000571AC&quot;/&gt;&lt;wsp:rsid wsp:val=&quot;00057CE5&quot;/&gt;&lt;wsp:rsid wsp:val=&quot;000604BE&quot;/&gt;&lt;wsp:rsid wsp:val=&quot;000611AB&quot;/&gt;&lt;wsp:rsid wsp:val=&quot;00061BDF&quot;/&gt;&lt;wsp:rsid wsp:val=&quot;0006316C&quot;/&gt;&lt;wsp:rsid wsp:val=&quot;00063686&quot;/&gt;&lt;wsp:rsid wsp:val=&quot;00064626&quot;/&gt;&lt;wsp:rsid wsp:val=&quot;00064640&quot;/&gt;&lt;wsp:rsid wsp:val=&quot;000649D5&quot;/&gt;&lt;wsp:rsid wsp:val=&quot;00064AAB&quot;/&gt;&lt;wsp:rsid wsp:val=&quot;00065861&quot;/&gt;&lt;wsp:rsid wsp:val=&quot;00066296&quot;/&gt;&lt;wsp:rsid wsp:val=&quot;00067299&quot;/&gt;&lt;wsp:rsid wsp:val=&quot;00067CBF&quot;/&gt;&lt;wsp:rsid wsp:val=&quot;0007018C&quot;/&gt;&lt;wsp:rsid wsp:val=&quot;00070863&quot;/&gt;&lt;wsp:rsid wsp:val=&quot;00071011&quot;/&gt;&lt;wsp:rsid wsp:val=&quot;00073124&quot;/&gt;&lt;wsp:rsid wsp:val=&quot;0007326D&quot;/&gt;&lt;wsp:rsid wsp:val=&quot;000733A4&quot;/&gt;&lt;wsp:rsid wsp:val=&quot;0008217B&quot;/&gt;&lt;wsp:rsid wsp:val=&quot;00082F05&quot;/&gt;&lt;wsp:rsid wsp:val=&quot;0008314E&quot;/&gt;&lt;wsp:rsid wsp:val=&quot;00083906&quot;/&gt;&lt;wsp:rsid wsp:val=&quot;00084C33&quot;/&gt;&lt;wsp:rsid wsp:val=&quot;0008608D&quot;/&gt;&lt;wsp:rsid wsp:val=&quot;000868EE&quot;/&gt;&lt;wsp:rsid wsp:val=&quot;00086EAA&quot;/&gt;&lt;wsp:rsid wsp:val=&quot;00086FD2&quot;/&gt;&lt;wsp:rsid wsp:val=&quot;000915C5&quot;/&gt;&lt;wsp:rsid wsp:val=&quot;0009171E&quot;/&gt;&lt;wsp:rsid wsp:val=&quot;00091F68&quot;/&gt;&lt;wsp:rsid wsp:val=&quot;00092F05&quot;/&gt;&lt;wsp:rsid wsp:val=&quot;0009308F&quot;/&gt;&lt;wsp:rsid wsp:val=&quot;00093D99&quot;/&gt;&lt;wsp:rsid wsp:val=&quot;00094278&quot;/&gt;&lt;wsp:rsid wsp:val=&quot;00094BCD&quot;/&gt;&lt;wsp:rsid wsp:val=&quot;00094D2B&quot;/&gt;&lt;wsp:rsid wsp:val=&quot;000965BD&quot;/&gt;&lt;wsp:rsid wsp:val=&quot;00096AEB&quot;/&gt;&lt;wsp:rsid wsp:val=&quot;00096C7D&quot;/&gt;&lt;wsp:rsid wsp:val=&quot;000A0097&quot;/&gt;&lt;wsp:rsid wsp:val=&quot;000A01F2&quot;/&gt;&lt;wsp:rsid wsp:val=&quot;000A0656&quot;/&gt;&lt;wsp:rsid wsp:val=&quot;000A1139&quot;/&gt;&lt;wsp:rsid wsp:val=&quot;000A1E65&quot;/&gt;&lt;wsp:rsid wsp:val=&quot;000A5700&quot;/&gt;&lt;wsp:rsid wsp:val=&quot;000A5F4E&quot;/&gt;&lt;wsp:rsid wsp:val=&quot;000A6249&quot;/&gt;&lt;wsp:rsid wsp:val=&quot;000A65D0&quot;/&gt;&lt;wsp:rsid wsp:val=&quot;000A6E48&quot;/&gt;&lt;wsp:rsid wsp:val=&quot;000A7358&quot;/&gt;&lt;wsp:rsid wsp:val=&quot;000B0332&quot;/&gt;&lt;wsp:rsid wsp:val=&quot;000B03A0&quot;/&gt;&lt;wsp:rsid wsp:val=&quot;000B051E&quot;/&gt;&lt;wsp:rsid wsp:val=&quot;000B077D&quot;/&gt;&lt;wsp:rsid wsp:val=&quot;000B092B&quot;/&gt;&lt;wsp:rsid wsp:val=&quot;000B0B0C&quot;/&gt;&lt;wsp:rsid wsp:val=&quot;000B0CF6&quot;/&gt;&lt;wsp:rsid wsp:val=&quot;000B12E2&quot;/&gt;&lt;wsp:rsid wsp:val=&quot;000B137A&quot;/&gt;&lt;wsp:rsid wsp:val=&quot;000B2CE3&quot;/&gt;&lt;wsp:rsid wsp:val=&quot;000B53C8&quot;/&gt;&lt;wsp:rsid wsp:val=&quot;000B5BD7&quot;/&gt;&lt;wsp:rsid wsp:val=&quot;000B6F1C&quot;/&gt;&lt;wsp:rsid wsp:val=&quot;000B7585&quot;/&gt;&lt;wsp:rsid wsp:val=&quot;000C04AE&quot;/&gt;&lt;wsp:rsid wsp:val=&quot;000C0A12&quot;/&gt;&lt;wsp:rsid wsp:val=&quot;000C0DDB&quot;/&gt;&lt;wsp:rsid wsp:val=&quot;000C176B&quot;/&gt;&lt;wsp:rsid wsp:val=&quot;000C1949&quot;/&gt;&lt;wsp:rsid wsp:val=&quot;000C1C59&quot;/&gt;&lt;wsp:rsid wsp:val=&quot;000C2BBA&quot;/&gt;&lt;wsp:rsid wsp:val=&quot;000C317B&quot;/&gt;&lt;wsp:rsid wsp:val=&quot;000C3917&quot;/&gt;&lt;wsp:rsid wsp:val=&quot;000C65CE&quot;/&gt;&lt;wsp:rsid wsp:val=&quot;000C7D59&quot;/&gt;&lt;wsp:rsid wsp:val=&quot;000D0998&quot;/&gt;&lt;wsp:rsid wsp:val=&quot;000D1D73&quot;/&gt;&lt;wsp:rsid wsp:val=&quot;000D2446&quot;/&gt;&lt;wsp:rsid wsp:val=&quot;000D5CE2&quot;/&gt;&lt;wsp:rsid wsp:val=&quot;000D5F3C&quot;/&gt;&lt;wsp:rsid wsp:val=&quot;000D6BDE&quot;/&gt;&lt;wsp:rsid wsp:val=&quot;000D7EFB&quot;/&gt;&lt;wsp:rsid wsp:val=&quot;000E0A63&quot;/&gt;&lt;wsp:rsid wsp:val=&quot;000E1FEA&quot;/&gt;&lt;wsp:rsid wsp:val=&quot;000E299A&quot;/&gt;&lt;wsp:rsid wsp:val=&quot;000E34A2&quot;/&gt;&lt;wsp:rsid wsp:val=&quot;000E3C4D&quot;/&gt;&lt;wsp:rsid wsp:val=&quot;000E421A&quot;/&gt;&lt;wsp:rsid wsp:val=&quot;000E4224&quot;/&gt;&lt;wsp:rsid wsp:val=&quot;000E4587&quot;/&gt;&lt;wsp:rsid wsp:val=&quot;000E4AAD&quot;/&gt;&lt;wsp:rsid wsp:val=&quot;000E5E74&quot;/&gt;&lt;wsp:rsid wsp:val=&quot;000E666F&quot;/&gt;&lt;wsp:rsid wsp:val=&quot;000E6742&quot;/&gt;&lt;wsp:rsid wsp:val=&quot;000E69ED&quot;/&gt;&lt;wsp:rsid wsp:val=&quot;000E705C&quot;/&gt;&lt;wsp:rsid wsp:val=&quot;000F00E6&quot;/&gt;&lt;wsp:rsid wsp:val=&quot;000F06E6&quot;/&gt;&lt;wsp:rsid wsp:val=&quot;000F16E6&quot;/&gt;&lt;wsp:rsid wsp:val=&quot;000F1836&quot;/&gt;&lt;wsp:rsid wsp:val=&quot;000F1FF8&quot;/&gt;&lt;wsp:rsid wsp:val=&quot;000F221B&quot;/&gt;&lt;wsp:rsid wsp:val=&quot;000F2A3D&quot;/&gt;&lt;wsp:rsid wsp:val=&quot;000F2ADA&quot;/&gt;&lt;wsp:rsid wsp:val=&quot;000F2B8B&quot;/&gt;&lt;wsp:rsid wsp:val=&quot;000F3869&quot;/&gt;&lt;wsp:rsid wsp:val=&quot;000F527A&quot;/&gt;&lt;wsp:rsid wsp:val=&quot;000F5796&quot;/&gt;&lt;wsp:rsid wsp:val=&quot;000F5D81&quot;/&gt;&lt;wsp:rsid wsp:val=&quot;000F67D9&quot;/&gt;&lt;wsp:rsid wsp:val=&quot;000F6BF5&quot;/&gt;&lt;wsp:rsid wsp:val=&quot;000F714F&quot;/&gt;&lt;wsp:rsid wsp:val=&quot;000F771B&quot;/&gt;&lt;wsp:rsid wsp:val=&quot;000F7ADF&quot;/&gt;&lt;wsp:rsid wsp:val=&quot;000F7E61&quot;/&gt;&lt;wsp:rsid wsp:val=&quot;000F7F9B&quot;/&gt;&lt;wsp:rsid wsp:val=&quot;001004BA&quot;/&gt;&lt;wsp:rsid wsp:val=&quot;0010113C&quot;/&gt;&lt;wsp:rsid wsp:val=&quot;0010146B&quot;/&gt;&lt;wsp:rsid wsp:val=&quot;00102558&quot;/&gt;&lt;wsp:rsid wsp:val=&quot;00102F19&quot;/&gt;&lt;wsp:rsid wsp:val=&quot;00103DDE&quot;/&gt;&lt;wsp:rsid wsp:val=&quot;001046B9&quot;/&gt;&lt;wsp:rsid wsp:val=&quot;0010593A&quot;/&gt;&lt;wsp:rsid wsp:val=&quot;001062BB&quot;/&gt;&lt;wsp:rsid wsp:val=&quot;001062E3&quot;/&gt;&lt;wsp:rsid wsp:val=&quot;00111699&quot;/&gt;&lt;wsp:rsid wsp:val=&quot;00111EC5&quot;/&gt;&lt;wsp:rsid wsp:val=&quot;001120E1&quot;/&gt;&lt;wsp:rsid wsp:val=&quot;00112B80&quot;/&gt;&lt;wsp:rsid wsp:val=&quot;001130AA&quot;/&gt;&lt;wsp:rsid wsp:val=&quot;0011666A&quot;/&gt;&lt;wsp:rsid wsp:val=&quot;00116E99&quot;/&gt;&lt;wsp:rsid wsp:val=&quot;001170EE&quot;/&gt;&lt;wsp:rsid wsp:val=&quot;00117230&quot;/&gt;&lt;wsp:rsid wsp:val=&quot;00117298&quot;/&gt;&lt;wsp:rsid wsp:val=&quot;001178B4&quot;/&gt;&lt;wsp:rsid wsp:val=&quot;00117C52&quot;/&gt;&lt;wsp:rsid wsp:val=&quot;00117CEE&quot;/&gt;&lt;wsp:rsid wsp:val=&quot;0012092E&quot;/&gt;&lt;wsp:rsid wsp:val=&quot;001218D1&quot;/&gt;&lt;wsp:rsid wsp:val=&quot;001224BA&quot;/&gt;&lt;wsp:rsid wsp:val=&quot;00123015&quot;/&gt;&lt;wsp:rsid wsp:val=&quot;00126EFF&quot;/&gt;&lt;wsp:rsid wsp:val=&quot;0013168A&quot;/&gt;&lt;wsp:rsid wsp:val=&quot;00131A53&quot;/&gt;&lt;wsp:rsid wsp:val=&quot;00131D8B&quot;/&gt;&lt;wsp:rsid wsp:val=&quot;00132B49&quot;/&gt;&lt;wsp:rsid wsp:val=&quot;00134FF0&quot;/&gt;&lt;wsp:rsid wsp:val=&quot;00141068&quot;/&gt;&lt;wsp:rsid wsp:val=&quot;0014375E&quot;/&gt;&lt;wsp:rsid wsp:val=&quot;00143DF0&quot;/&gt;&lt;wsp:rsid wsp:val=&quot;0014442A&quot;/&gt;&lt;wsp:rsid wsp:val=&quot;001445DC&quot;/&gt;&lt;wsp:rsid wsp:val=&quot;00144BB9&quot;/&gt;&lt;wsp:rsid wsp:val=&quot;001452F5&quot;/&gt;&lt;wsp:rsid wsp:val=&quot;0014576B&quot;/&gt;&lt;wsp:rsid wsp:val=&quot;00147366&quot;/&gt;&lt;wsp:rsid wsp:val=&quot;00150F8A&quot;/&gt;&lt;wsp:rsid wsp:val=&quot;00150FEA&quot;/&gt;&lt;wsp:rsid wsp:val=&quot;0015257E&quot;/&gt;&lt;wsp:rsid wsp:val=&quot;00152B00&quot;/&gt;&lt;wsp:rsid wsp:val=&quot;001535DC&quot;/&gt;&lt;wsp:rsid wsp:val=&quot;00153897&quot;/&gt;&lt;wsp:rsid wsp:val=&quot;00153C49&quot;/&gt;&lt;wsp:rsid wsp:val=&quot;0015496C&quot;/&gt;&lt;wsp:rsid wsp:val=&quot;001551D7&quot;/&gt;&lt;wsp:rsid wsp:val=&quot;001567B0&quot;/&gt;&lt;wsp:rsid wsp:val=&quot;0016070A&quot;/&gt;&lt;wsp:rsid wsp:val=&quot;001614AD&quot;/&gt;&lt;wsp:rsid wsp:val=&quot;0016157A&quot;/&gt;&lt;wsp:rsid wsp:val=&quot;001615B2&quot;/&gt;&lt;wsp:rsid wsp:val=&quot;00161A69&quot;/&gt;&lt;wsp:rsid wsp:val=&quot;00161F94&quot;/&gt;&lt;wsp:rsid wsp:val=&quot;00162227&quot;/&gt;&lt;wsp:rsid wsp:val=&quot;00162633&quot;/&gt;&lt;wsp:rsid wsp:val=&quot;00166A6D&quot;/&gt;&lt;wsp:rsid wsp:val=&quot;00166CAB&quot;/&gt;&lt;wsp:rsid wsp:val=&quot;001672BE&quot;/&gt;&lt;wsp:rsid wsp:val=&quot;00167B24&quot;/&gt;&lt;wsp:rsid wsp:val=&quot;001700B2&quot;/&gt;&lt;wsp:rsid wsp:val=&quot;0017046A&quot;/&gt;&lt;wsp:rsid wsp:val=&quot;00170C39&quot;/&gt;&lt;wsp:rsid wsp:val=&quot;00171F3D&quot;/&gt;&lt;wsp:rsid wsp:val=&quot;00172B34&quot;/&gt;&lt;wsp:rsid wsp:val=&quot;0017462A&quot;/&gt;&lt;wsp:rsid wsp:val=&quot;00174F39&quot;/&gt;&lt;wsp:rsid wsp:val=&quot;0017583C&quot;/&gt;&lt;wsp:rsid wsp:val=&quot;0017658C&quot;/&gt;&lt;wsp:rsid wsp:val=&quot;00177183&quot;/&gt;&lt;wsp:rsid wsp:val=&quot;00177467&quot;/&gt;&lt;wsp:rsid wsp:val=&quot;0018106C&quot;/&gt;&lt;wsp:rsid wsp:val=&quot;00181230&quot;/&gt;&lt;wsp:rsid wsp:val=&quot;001817CD&quot;/&gt;&lt;wsp:rsid wsp:val=&quot;001831F8&quot;/&gt;&lt;wsp:rsid wsp:val=&quot;0018359A&quot;/&gt;&lt;wsp:rsid wsp:val=&quot;0018360D&quot;/&gt;&lt;wsp:rsid wsp:val=&quot;001842FE&quot;/&gt;&lt;wsp:rsid wsp:val=&quot;00184B5D&quot;/&gt;&lt;wsp:rsid wsp:val=&quot;0018604A&quot;/&gt;&lt;wsp:rsid wsp:val=&quot;00191174&quot;/&gt;&lt;wsp:rsid wsp:val=&quot;00192463&quot;/&gt;&lt;wsp:rsid wsp:val=&quot;00192A79&quot;/&gt;&lt;wsp:rsid wsp:val=&quot;00194D45&quot;/&gt;&lt;wsp:rsid wsp:val=&quot;00194E22&quot;/&gt;&lt;wsp:rsid wsp:val=&quot;001954C9&quot;/&gt;&lt;wsp:rsid wsp:val=&quot;00195DCA&quot;/&gt;&lt;wsp:rsid wsp:val=&quot;00195F6E&quot;/&gt;&lt;wsp:rsid wsp:val=&quot;00196569&quot;/&gt;&lt;wsp:rsid wsp:val=&quot;00197BE4&quot;/&gt;&lt;wsp:rsid wsp:val=&quot;001A0056&quot;/&gt;&lt;wsp:rsid wsp:val=&quot;001A0184&quot;/&gt;&lt;wsp:rsid wsp:val=&quot;001A03C2&quot;/&gt;&lt;wsp:rsid wsp:val=&quot;001A3481&quot;/&gt;&lt;wsp:rsid wsp:val=&quot;001A3FD9&quot;/&gt;&lt;wsp:rsid wsp:val=&quot;001A46F9&quot;/&gt;&lt;wsp:rsid wsp:val=&quot;001A4B94&quot;/&gt;&lt;wsp:rsid wsp:val=&quot;001A57A6&quot;/&gt;&lt;wsp:rsid wsp:val=&quot;001A6BC9&quot;/&gt;&lt;wsp:rsid wsp:val=&quot;001A7A1C&quot;/&gt;&lt;wsp:rsid wsp:val=&quot;001ACB90&quot;/&gt;&lt;wsp:rsid wsp:val=&quot;001B0871&quot;/&gt;&lt;wsp:rsid wsp:val=&quot;001B1C4C&quot;/&gt;&lt;wsp:rsid wsp:val=&quot;001B2A62&quot;/&gt;&lt;wsp:rsid wsp:val=&quot;001B3760&quot;/&gt;&lt;wsp:rsid wsp:val=&quot;001B441F&quot;/&gt;&lt;wsp:rsid wsp:val=&quot;001B4B0F&quot;/&gt;&lt;wsp:rsid wsp:val=&quot;001B6791&quot;/&gt;&lt;wsp:rsid wsp:val=&quot;001B7BE3&quot;/&gt;&lt;wsp:rsid wsp:val=&quot;001B7F9F&quot;/&gt;&lt;wsp:rsid wsp:val=&quot;001BFB26&quot;/&gt;&lt;wsp:rsid wsp:val=&quot;001C073F&quot;/&gt;&lt;wsp:rsid wsp:val=&quot;001C0B8A&quot;/&gt;&lt;wsp:rsid wsp:val=&quot;001C2188&quot;/&gt;&lt;wsp:rsid wsp:val=&quot;001C3537&quot;/&gt;&lt;wsp:rsid wsp:val=&quot;001C59B4&quot;/&gt;&lt;wsp:rsid wsp:val=&quot;001C6463&quot;/&gt;&lt;wsp:rsid wsp:val=&quot;001C737E&quot;/&gt;&lt;wsp:rsid wsp:val=&quot;001D0626&quot;/&gt;&lt;wsp:rsid wsp:val=&quot;001D1D1D&quot;/&gt;&lt;wsp:rsid wsp:val=&quot;001D1DE5&quot;/&gt;&lt;wsp:rsid wsp:val=&quot;001D2746&quot;/&gt;&lt;wsp:rsid wsp:val=&quot;001D5A15&quot;/&gt;&lt;wsp:rsid wsp:val=&quot;001D5E38&quot;/&gt;&lt;wsp:rsid wsp:val=&quot;001D6D30&quot;/&gt;&lt;wsp:rsid wsp:val=&quot;001D6F2B&quot;/&gt;&lt;wsp:rsid wsp:val=&quot;001D7604&quot;/&gt;&lt;wsp:rsid wsp:val=&quot;001E02DB&quot;/&gt;&lt;wsp:rsid wsp:val=&quot;001E1EAD&quot;/&gt;&lt;wsp:rsid wsp:val=&quot;001E2494&quot;/&gt;&lt;wsp:rsid wsp:val=&quot;001E2802&quot;/&gt;&lt;wsp:rsid wsp:val=&quot;001E306B&quot;/&gt;&lt;wsp:rsid wsp:val=&quot;001E33D4&quot;/&gt;&lt;wsp:rsid wsp:val=&quot;001E49DC&quot;/&gt;&lt;wsp:rsid wsp:val=&quot;001E4C13&quot;/&gt;&lt;wsp:rsid wsp:val=&quot;001E51F7&quot;/&gt;&lt;wsp:rsid wsp:val=&quot;001E53A8&quot;/&gt;&lt;wsp:rsid wsp:val=&quot;001E67E7&quot;/&gt;&lt;wsp:rsid wsp:val=&quot;001E7381&quot;/&gt;&lt;wsp:rsid wsp:val=&quot;001F0335&quot;/&gt;&lt;wsp:rsid wsp:val=&quot;001F042E&quot;/&gt;&lt;wsp:rsid wsp:val=&quot;001F0EE4&quot;/&gt;&lt;wsp:rsid wsp:val=&quot;001F123C&quot;/&gt;&lt;wsp:rsid wsp:val=&quot;001F1421&quot;/&gt;&lt;wsp:rsid wsp:val=&quot;001F23D7&quot;/&gt;&lt;wsp:rsid wsp:val=&quot;001F341A&quot;/&gt;&lt;wsp:rsid wsp:val=&quot;001F5B65&quot;/&gt;&lt;wsp:rsid wsp:val=&quot;001F5C6B&quot;/&gt;&lt;wsp:rsid wsp:val=&quot;001F7010&quot;/&gt;&lt;wsp:rsid wsp:val=&quot;001F7BC9&quot;/&gt;&lt;wsp:rsid wsp:val=&quot;00200F02&quot;/&gt;&lt;wsp:rsid wsp:val=&quot;002011F3&quot;/&gt;&lt;wsp:rsid wsp:val=&quot;002012AF&quot;/&gt;&lt;wsp:rsid wsp:val=&quot;00201646&quot;/&gt;&lt;wsp:rsid wsp:val=&quot;00202110&quot;/&gt;&lt;wsp:rsid wsp:val=&quot;0020296A&quot;/&gt;&lt;wsp:rsid wsp:val=&quot;00203824&quot;/&gt;&lt;wsp:rsid wsp:val=&quot;00204728&quot;/&gt;&lt;wsp:rsid wsp:val=&quot;00204921&quot;/&gt;&lt;wsp:rsid wsp:val=&quot;00205FD4&quot;/&gt;&lt;wsp:rsid wsp:val=&quot;00207B0C&quot;/&gt;&lt;wsp:rsid wsp:val=&quot;00207C68&quot;/&gt;&lt;wsp:rsid wsp:val=&quot;00211D78&quot;/&gt;&lt;wsp:rsid wsp:val=&quot;00211DDA&quot;/&gt;&lt;wsp:rsid wsp:val=&quot;0021208B&quot;/&gt;&lt;wsp:rsid wsp:val=&quot;002129B2&quot;/&gt;&lt;wsp:rsid wsp:val=&quot;0021315B&quot;/&gt;&lt;wsp:rsid wsp:val=&quot;0021331D&quot;/&gt;&lt;wsp:rsid wsp:val=&quot;002135AC&quot;/&gt;&lt;wsp:rsid wsp:val=&quot;002141FE&quot;/&gt;&lt;wsp:rsid wsp:val=&quot;00216438&quot;/&gt;&lt;wsp:rsid wsp:val=&quot;00216A42&quot;/&gt;&lt;wsp:rsid wsp:val=&quot;002200F8&quot;/&gt;&lt;wsp:rsid wsp:val=&quot;002217CB&quot;/&gt;&lt;wsp:rsid wsp:val=&quot;00222047&quot;/&gt;&lt;wsp:rsid wsp:val=&quot;002221F8&quot;/&gt;&lt;wsp:rsid wsp:val=&quot;00222689&quot;/&gt;&lt;wsp:rsid wsp:val=&quot;0022303F&quot;/&gt;&lt;wsp:rsid wsp:val=&quot;00225448&quot;/&gt;&lt;wsp:rsid wsp:val=&quot;00225576&quot;/&gt;&lt;wsp:rsid wsp:val=&quot;00226BD5&quot;/&gt;&lt;wsp:rsid wsp:val=&quot;00226FFF&quot;/&gt;&lt;wsp:rsid wsp:val=&quot;0022778D&quot;/&gt;&lt;wsp:rsid wsp:val=&quot;0023134D&quot;/&gt;&lt;wsp:rsid wsp:val=&quot;0023197A&quot;/&gt;&lt;wsp:rsid wsp:val=&quot;00234838&quot;/&gt;&lt;wsp:rsid wsp:val=&quot;00236119&quot;/&gt;&lt;wsp:rsid wsp:val=&quot;00237AB1&quot;/&gt;&lt;wsp:rsid wsp:val=&quot;00237B29&quot;/&gt;&lt;wsp:rsid wsp:val=&quot;00240079&quot;/&gt;&lt;wsp:rsid wsp:val=&quot;00240A2A&quot;/&gt;&lt;wsp:rsid wsp:val=&quot;00240ADF&quot;/&gt;&lt;wsp:rsid wsp:val=&quot;00241550&quot;/&gt;&lt;wsp:rsid wsp:val=&quot;00241638&quot;/&gt;&lt;wsp:rsid wsp:val=&quot;0024194D&quot;/&gt;&lt;wsp:rsid wsp:val=&quot;00243E48&quot;/&gt;&lt;wsp:rsid wsp:val=&quot;0024413F&quot;/&gt;&lt;wsp:rsid wsp:val=&quot;00244212&quot;/&gt;&lt;wsp:rsid wsp:val=&quot;002442C5&quot;/&gt;&lt;wsp:rsid wsp:val=&quot;00245562&quot;/&gt;&lt;wsp:rsid wsp:val=&quot;00246F17&quot;/&gt;&lt;wsp:rsid wsp:val=&quot;00247B9A&quot;/&gt;&lt;wsp:rsid wsp:val=&quot;00250439&quot;/&gt;&lt;wsp:rsid wsp:val=&quot;00252C8F&quot;/&gt;&lt;wsp:rsid wsp:val=&quot;00253BBC&quot;/&gt;&lt;wsp:rsid wsp:val=&quot;00253E48&quot;/&gt;&lt;wsp:rsid wsp:val=&quot;0025594F&quot;/&gt;&lt;wsp:rsid wsp:val=&quot;00255F9C&quot;/&gt;&lt;wsp:rsid wsp:val=&quot;002561C2&quot;/&gt;&lt;wsp:rsid wsp:val=&quot;00256673&quot;/&gt;&lt;wsp:rsid wsp:val=&quot;00256816&quot;/&gt;&lt;wsp:rsid wsp:val=&quot;00256A21&quot;/&gt;&lt;wsp:rsid wsp:val=&quot;00261AA4&quot;/&gt;&lt;wsp:rsid wsp:val=&quot;002631C5&quot;/&gt;&lt;wsp:rsid wsp:val=&quot;00263CFD&quot;/&gt;&lt;wsp:rsid wsp:val=&quot;0026430B&quot;/&gt;&lt;wsp:rsid wsp:val=&quot;00264AD3&quot;/&gt;&lt;wsp:rsid wsp:val=&quot;00264D10&quot;/&gt;&lt;wsp:rsid wsp:val=&quot;002657CC&quot;/&gt;&lt;wsp:rsid wsp:val=&quot;00265B16&quot;/&gt;&lt;wsp:rsid wsp:val=&quot;00265E13&quot;/&gt;&lt;wsp:rsid wsp:val=&quot;00265E88&quot;/&gt;&lt;wsp:rsid wsp:val=&quot;00266E80&quot;/&gt;&lt;wsp:rsid wsp:val=&quot;00271CD8&quot;/&gt;&lt;wsp:rsid wsp:val=&quot;002724A8&quot;/&gt;&lt;wsp:rsid wsp:val=&quot;002724BA&quot;/&gt;&lt;wsp:rsid wsp:val=&quot;00273438&quot;/&gt;&lt;wsp:rsid wsp:val=&quot;002740CD&quot;/&gt;&lt;wsp:rsid wsp:val=&quot;00275AFD&quot;/&gt;&lt;wsp:rsid wsp:val=&quot;00276831&quot;/&gt;&lt;wsp:rsid wsp:val=&quot;00276F00&quot;/&gt;&lt;wsp:rsid wsp:val=&quot;00277D36&quot;/&gt;&lt;wsp:rsid wsp:val=&quot;00277ED3&quot;/&gt;&lt;wsp:rsid wsp:val=&quot;002821FC&quot;/&gt;&lt;wsp:rsid wsp:val=&quot;00282839&quot;/&gt;&lt;wsp:rsid wsp:val=&quot;00283CDA&quot;/&gt;&lt;wsp:rsid wsp:val=&quot;002860A4&quot;/&gt;&lt;wsp:rsid wsp:val=&quot;00292400&quot;/&gt;&lt;wsp:rsid wsp:val=&quot;002934BD&quot;/&gt;&lt;wsp:rsid wsp:val=&quot;002937A9&quot;/&gt;&lt;wsp:rsid wsp:val=&quot;002937C3&quot;/&gt;&lt;wsp:rsid wsp:val=&quot;00293896&quot;/&gt;&lt;wsp:rsid wsp:val=&quot;0029424F&quot;/&gt;&lt;wsp:rsid wsp:val=&quot;00294287&quot;/&gt;&lt;wsp:rsid wsp:val=&quot;00294355&quot;/&gt;&lt;wsp:rsid wsp:val=&quot;00295129&quot;/&gt;&lt;wsp:rsid wsp:val=&quot;00295857&quot;/&gt;&lt;wsp:rsid wsp:val=&quot;0029585E&quot;/&gt;&lt;wsp:rsid wsp:val=&quot;0029589F&quot;/&gt;&lt;wsp:rsid wsp:val=&quot;002967B0&quot;/&gt;&lt;wsp:rsid wsp:val=&quot;002A1398&quot;/&gt;&lt;wsp:rsid wsp:val=&quot;002A2611&quot;/&gt;&lt;wsp:rsid wsp:val=&quot;002A3329&quot;/&gt;&lt;wsp:rsid wsp:val=&quot;002A440C&quot;/&gt;&lt;wsp:rsid wsp:val=&quot;002A512E&quot;/&gt;&lt;wsp:rsid wsp:val=&quot;002A5FC5&quot;/&gt;&lt;wsp:rsid wsp:val=&quot;002A729A&quot;/&gt;&lt;wsp:rsid wsp:val=&quot;002B18FF&quot;/&gt;&lt;wsp:rsid wsp:val=&quot;002B199F&quot;/&gt;&lt;wsp:rsid wsp:val=&quot;002B20AA&quot;/&gt;&lt;wsp:rsid wsp:val=&quot;002B378A&quot;/&gt;&lt;wsp:rsid wsp:val=&quot;002B4403&quot;/&gt;&lt;wsp:rsid wsp:val=&quot;002B4C8D&quot;/&gt;&lt;wsp:rsid wsp:val=&quot;002B5587&quot;/&gt;&lt;wsp:rsid wsp:val=&quot;002B5A2D&quot;/&gt;&lt;wsp:rsid wsp:val=&quot;002B6134&quot;/&gt;&lt;wsp:rsid wsp:val=&quot;002B6194&quot;/&gt;&lt;wsp:rsid wsp:val=&quot;002B61CB&quot;/&gt;&lt;wsp:rsid wsp:val=&quot;002B6C6B&quot;/&gt;&lt;wsp:rsid wsp:val=&quot;002B6F28&quot;/&gt;&lt;wsp:rsid wsp:val=&quot;002B7571&quot;/&gt;&lt;wsp:rsid wsp:val=&quot;002B75D6&quot;/&gt;&lt;wsp:rsid wsp:val=&quot;002C04F1&quot;/&gt;&lt;wsp:rsid wsp:val=&quot;002C1057&quot;/&gt;&lt;wsp:rsid wsp:val=&quot;002C2B6F&quot;/&gt;&lt;wsp:rsid wsp:val=&quot;002C3734&quot;/&gt;&lt;wsp:rsid wsp:val=&quot;002C574E&quot;/&gt;&lt;wsp:rsid wsp:val=&quot;002C5BE6&quot;/&gt;&lt;wsp:rsid wsp:val=&quot;002C7C5B&quot;/&gt;&lt;wsp:rsid wsp:val=&quot;002D0258&quot;/&gt;&lt;wsp:rsid wsp:val=&quot;002D0EB2&quot;/&gt;&lt;wsp:rsid wsp:val=&quot;002D1D05&quot;/&gt;&lt;wsp:rsid wsp:val=&quot;002D27F7&quot;/&gt;&lt;wsp:rsid wsp:val=&quot;002D289C&quot;/&gt;&lt;wsp:rsid wsp:val=&quot;002D2DBA&quot;/&gt;&lt;wsp:rsid wsp:val=&quot;002D3BDF&quot;/&gt;&lt;wsp:rsid wsp:val=&quot;002D3D7F&quot;/&gt;&lt;wsp:rsid wsp:val=&quot;002D42C2&quot;/&gt;&lt;wsp:rsid wsp:val=&quot;002D486E&quot;/&gt;&lt;wsp:rsid wsp:val=&quot;002D499C&quot;/&gt;&lt;wsp:rsid wsp:val=&quot;002D5169&quot;/&gt;&lt;wsp:rsid wsp:val=&quot;002D5343&quot;/&gt;&lt;wsp:rsid wsp:val=&quot;002D5A17&quot;/&gt;&lt;wsp:rsid wsp:val=&quot;002D7B93&quot;/&gt;&lt;wsp:rsid wsp:val=&quot;002E05C6&quot;/&gt;&lt;wsp:rsid wsp:val=&quot;002E17A6&quot;/&gt;&lt;wsp:rsid wsp:val=&quot;002E3199&quot;/&gt;&lt;wsp:rsid wsp:val=&quot;002E54D9&quot;/&gt;&lt;wsp:rsid wsp:val=&quot;002F07AF&quot;/&gt;&lt;wsp:rsid wsp:val=&quot;002F3464&quot;/&gt;&lt;wsp:rsid wsp:val=&quot;002F34BB&quot;/&gt;&lt;wsp:rsid wsp:val=&quot;002F3C97&quot;/&gt;&lt;wsp:rsid wsp:val=&quot;002F57A4&quot;/&gt;&lt;wsp:rsid wsp:val=&quot;002F6558&quot;/&gt;&lt;wsp:rsid wsp:val=&quot;002F7CD7&quot;/&gt;&lt;wsp:rsid wsp:val=&quot;002F7FCE&quot;/&gt;&lt;wsp:rsid wsp:val=&quot;003013B4&quot;/&gt;&lt;wsp:rsid wsp:val=&quot;00301B1A&quot;/&gt;&lt;wsp:rsid wsp:val=&quot;003035B7&quot;/&gt;&lt;wsp:rsid wsp:val=&quot;00303CFE&quot;/&gt;&lt;wsp:rsid wsp:val=&quot;0030456F&quot;/&gt;&lt;wsp:rsid wsp:val=&quot;003045E3&quot;/&gt;&lt;wsp:rsid wsp:val=&quot;0030546F&quot;/&gt;&lt;wsp:rsid wsp:val=&quot;00305D8B&quot;/&gt;&lt;wsp:rsid wsp:val=&quot;00305FCC&quot;/&gt;&lt;wsp:rsid wsp:val=&quot;003066E8&quot;/&gt;&lt;wsp:rsid wsp:val=&quot;00307E60&quot;/&gt;&lt;wsp:rsid wsp:val=&quot;00310BBB&quot;/&gt;&lt;wsp:rsid wsp:val=&quot;00311101&quot;/&gt;&lt;wsp:rsid wsp:val=&quot;0031317A&quot;/&gt;&lt;wsp:rsid wsp:val=&quot;00313926&quot;/&gt;&lt;wsp:rsid wsp:val=&quot;00313952&quot;/&gt;&lt;wsp:rsid wsp:val=&quot;003142E1&quot;/&gt;&lt;wsp:rsid wsp:val=&quot;00315FF7&quot;/&gt;&lt;wsp:rsid wsp:val=&quot;003175CE&quot;/&gt;&lt;wsp:rsid wsp:val=&quot;00317CFE&quot;/&gt;&lt;wsp:rsid wsp:val=&quot;00320972&quot;/&gt;&lt;wsp:rsid wsp:val=&quot;00321390&quot;/&gt;&lt;wsp:rsid wsp:val=&quot;0032161A&quot;/&gt;&lt;wsp:rsid wsp:val=&quot;00321CF9&quot;/&gt;&lt;wsp:rsid wsp:val=&quot;00322107&quot;/&gt;&lt;wsp:rsid wsp:val=&quot;003239A0&quot;/&gt;&lt;wsp:rsid wsp:val=&quot;00323F02&quot;/&gt;&lt;wsp:rsid wsp:val=&quot;00325716&quot;/&gt;&lt;wsp:rsid wsp:val=&quot;00326362&quot;/&gt;&lt;wsp:rsid wsp:val=&quot;00326590&quot;/&gt;&lt;wsp:rsid wsp:val=&quot;00326B5D&quot;/&gt;&lt;wsp:rsid wsp:val=&quot;0032712E&quot;/&gt;&lt;wsp:rsid wsp:val=&quot;0033191A&quot;/&gt;&lt;wsp:rsid wsp:val=&quot;00331EF5&quot;/&gt;&lt;wsp:rsid wsp:val=&quot;00332430&quot;/&gt;&lt;wsp:rsid wsp:val=&quot;00333118&quot;/&gt;&lt;wsp:rsid wsp:val=&quot;00333511&quot;/&gt;&lt;wsp:rsid wsp:val=&quot;00333694&quot;/&gt;&lt;wsp:rsid wsp:val=&quot;00333F1E&quot;/&gt;&lt;wsp:rsid wsp:val=&quot;00336ADB&quot;/&gt;&lt;wsp:rsid wsp:val=&quot;0033782C&quot;/&gt;&lt;wsp:rsid wsp:val=&quot;00337C84&quot;/&gt;&lt;wsp:rsid wsp:val=&quot;0034049C&quot;/&gt;&lt;wsp:rsid wsp:val=&quot;0034163B&quot;/&gt;&lt;wsp:rsid wsp:val=&quot;00341AF2&quot;/&gt;&lt;wsp:rsid wsp:val=&quot;00343C4C&quot;/&gt;&lt;wsp:rsid wsp:val=&quot;00344A7F&quot;/&gt;&lt;wsp:rsid wsp:val=&quot;00345DBF&quot;/&gt;&lt;wsp:rsid wsp:val=&quot;003469C0&quot;/&gt;&lt;wsp:rsid wsp:val=&quot;00346EFE&quot;/&gt;&lt;wsp:rsid wsp:val=&quot;003502EC&quot;/&gt;&lt;wsp:rsid wsp:val=&quot;00350D8B&quot;/&gt;&lt;wsp:rsid wsp:val=&quot;00350E4F&quot;/&gt;&lt;wsp:rsid wsp:val=&quot;0035202A&quot;/&gt;&lt;wsp:rsid wsp:val=&quot;00353041&quot;/&gt;&lt;wsp:rsid wsp:val=&quot;0035311A&quot;/&gt;&lt;wsp:rsid wsp:val=&quot;0035394D&quot;/&gt;&lt;wsp:rsid wsp:val=&quot;00353C6B&quot;/&gt;&lt;wsp:rsid wsp:val=&quot;00353CA2&quot;/&gt;&lt;wsp:rsid wsp:val=&quot;00353CD0&quot;/&gt;&lt;wsp:rsid wsp:val=&quot;00355262&quot;/&gt;&lt;wsp:rsid wsp:val=&quot;00355DF7&quot;/&gt;&lt;wsp:rsid wsp:val=&quot;00355F5F&quot;/&gt;&lt;wsp:rsid wsp:val=&quot;003569FD&quot;/&gt;&lt;wsp:rsid wsp:val=&quot;00357223&quot;/&gt;&lt;wsp:rsid wsp:val=&quot;003576AA&quot;/&gt;&lt;wsp:rsid wsp:val=&quot;00364C49&quot;/&gt;&lt;wsp:rsid wsp:val=&quot;00365AC1&quot;/&gt;&lt;wsp:rsid wsp:val=&quot;00366BEE&quot;/&gt;&lt;wsp:rsid wsp:val=&quot;00370013&quot;/&gt;&lt;wsp:rsid wsp:val=&quot;0037011B&quot;/&gt;&lt;wsp:rsid wsp:val=&quot;00370795&quot;/&gt;&lt;wsp:rsid wsp:val=&quot;00372009&quot;/&gt;&lt;wsp:rsid wsp:val=&quot;0037237A&quot;/&gt;&lt;wsp:rsid wsp:val=&quot;003726A5&quot;/&gt;&lt;wsp:rsid wsp:val=&quot;00372AF2&quot;/&gt;&lt;wsp:rsid wsp:val=&quot;00374844&quot;/&gt;&lt;wsp:rsid wsp:val=&quot;00376603&quot;/&gt;&lt;wsp:rsid wsp:val=&quot;003771D8&quot;/&gt;&lt;wsp:rsid wsp:val=&quot;00377319&quot;/&gt;&lt;wsp:rsid wsp:val=&quot;00381219&quot;/&gt;&lt;wsp:rsid wsp:val=&quot;003817ED&quot;/&gt;&lt;wsp:rsid wsp:val=&quot;0038382D&quot;/&gt;&lt;wsp:rsid wsp:val=&quot;0038460A&quot;/&gt;&lt;wsp:rsid wsp:val=&quot;00384FFB&quot;/&gt;&lt;wsp:rsid wsp:val=&quot;00385518&quot;/&gt;&lt;wsp:rsid wsp:val=&quot;00386FF8&quot;/&gt;&lt;wsp:rsid wsp:val=&quot;00387067&quot;/&gt;&lt;wsp:rsid wsp:val=&quot;003875A5&quot;/&gt;&lt;wsp:rsid wsp:val=&quot;003879F3&quot;/&gt;&lt;wsp:rsid wsp:val=&quot;00387A32&quot;/&gt;&lt;wsp:rsid wsp:val=&quot;003904BB&quot;/&gt;&lt;wsp:rsid wsp:val=&quot;003909D1&quot;/&gt;&lt;wsp:rsid wsp:val=&quot;00390AE6&quot;/&gt;&lt;wsp:rsid wsp:val=&quot;00390D47&quot;/&gt;&lt;wsp:rsid wsp:val=&quot;003913CC&quot;/&gt;&lt;wsp:rsid wsp:val=&quot;0039208D&quot;/&gt;&lt;wsp:rsid wsp:val=&quot;0039284A&quot;/&gt;&lt;wsp:rsid wsp:val=&quot;003928E1&quot;/&gt;&lt;wsp:rsid wsp:val=&quot;00392A7C&quot;/&gt;&lt;wsp:rsid wsp:val=&quot;00393305&quot;/&gt;&lt;wsp:rsid wsp:val=&quot;003933F8&quot;/&gt;&lt;wsp:rsid wsp:val=&quot;003937E4&quot;/&gt;&lt;wsp:rsid wsp:val=&quot;00394669&quot;/&gt;&lt;wsp:rsid wsp:val=&quot;00394838&quot;/&gt;&lt;wsp:rsid wsp:val=&quot;00395B68&quot;/&gt;&lt;wsp:rsid wsp:val=&quot;00395C4D&quot;/&gt;&lt;wsp:rsid wsp:val=&quot;00397A39&quot;/&gt;&lt;wsp:rsid wsp:val=&quot;003A0A22&quot;/&gt;&lt;wsp:rsid wsp:val=&quot;003A0D34&quot;/&gt;&lt;wsp:rsid wsp:val=&quot;003A0DD4&quot;/&gt;&lt;wsp:rsid wsp:val=&quot;003A1B5E&quot;/&gt;&lt;wsp:rsid wsp:val=&quot;003A29DE&quot;/&gt;&lt;wsp:rsid wsp:val=&quot;003A45E3&quot;/&gt;&lt;wsp:rsid wsp:val=&quot;003A7F68&quot;/&gt;&lt;wsp:rsid wsp:val=&quot;003B01CF&quot;/&gt;&lt;wsp:rsid wsp:val=&quot;003B117C&quot;/&gt;&lt;wsp:rsid wsp:val=&quot;003B149E&quot;/&gt;&lt;wsp:rsid wsp:val=&quot;003B21A9&quot;/&gt;&lt;wsp:rsid wsp:val=&quot;003B2EC4&quot;/&gt;&lt;wsp:rsid wsp:val=&quot;003B35F5&quot;/&gt;&lt;wsp:rsid wsp:val=&quot;003B4C33&quot;/&gt;&lt;wsp:rsid wsp:val=&quot;003B5114&quot;/&gt;&lt;wsp:rsid wsp:val=&quot;003B61F2&quot;/&gt;&lt;wsp:rsid wsp:val=&quot;003B62AA&quot;/&gt;&lt;wsp:rsid wsp:val=&quot;003B6A25&quot;/&gt;&lt;wsp:rsid wsp:val=&quot;003C13B1&quot;/&gt;&lt;wsp:rsid wsp:val=&quot;003C25BB&quot;/&gt;&lt;wsp:rsid wsp:val=&quot;003C3F48&quot;/&gt;&lt;wsp:rsid wsp:val=&quot;003C43A6&quot;/&gt;&lt;wsp:rsid wsp:val=&quot;003C4710&quot;/&gt;&lt;wsp:rsid wsp:val=&quot;003C56A5&quot;/&gt;&lt;wsp:rsid wsp:val=&quot;003C5ADB&quot;/&gt;&lt;wsp:rsid wsp:val=&quot;003C5B0E&quot;/&gt;&lt;wsp:rsid wsp:val=&quot;003C5C1D&quot;/&gt;&lt;wsp:rsid wsp:val=&quot;003C6580&quot;/&gt;&lt;wsp:rsid wsp:val=&quot;003D116D&quot;/&gt;&lt;wsp:rsid wsp:val=&quot;003D1621&quot;/&gt;&lt;wsp:rsid wsp:val=&quot;003D1A65&quot;/&gt;&lt;wsp:rsid wsp:val=&quot;003D2003&quot;/&gt;&lt;wsp:rsid wsp:val=&quot;003D38CC&quot;/&gt;&lt;wsp:rsid wsp:val=&quot;003D472F&quot;/&gt;&lt;wsp:rsid wsp:val=&quot;003D50E1&quot;/&gt;&lt;wsp:rsid wsp:val=&quot;003D57D9&quot;/&gt;&lt;wsp:rsid wsp:val=&quot;003D79C6&quot;/&gt;&lt;wsp:rsid wsp:val=&quot;003E0059&quot;/&gt;&lt;wsp:rsid wsp:val=&quot;003E04F3&quot;/&gt;&lt;wsp:rsid wsp:val=&quot;003E0B7B&quot;/&gt;&lt;wsp:rsid wsp:val=&quot;003E121C&quot;/&gt;&lt;wsp:rsid wsp:val=&quot;003E383B&quot;/&gt;&lt;wsp:rsid wsp:val=&quot;003E3AE7&quot;/&gt;&lt;wsp:rsid wsp:val=&quot;003E5040&quot;/&gt;&lt;wsp:rsid wsp:val=&quot;003E54DC&quot;/&gt;&lt;wsp:rsid wsp:val=&quot;003E58B3&quot;/&gt;&lt;wsp:rsid wsp:val=&quot;003E73CD&quot;/&gt;&lt;wsp:rsid wsp:val=&quot;003E7778&quot;/&gt;&lt;wsp:rsid wsp:val=&quot;003EADEF&quot;/&gt;&lt;wsp:rsid wsp:val=&quot;003F0001&quot;/&gt;&lt;wsp:rsid wsp:val=&quot;003F2121&quot;/&gt;&lt;wsp:rsid wsp:val=&quot;003F254D&quot;/&gt;&lt;wsp:rsid wsp:val=&quot;003F2B7B&quot;/&gt;&lt;wsp:rsid wsp:val=&quot;003F5F45&quot;/&gt;&lt;wsp:rsid wsp:val=&quot;003F662A&quot;/&gt;&lt;wsp:rsid wsp:val=&quot;003F6ABF&quot;/&gt;&lt;wsp:rsid wsp:val=&quot;003F745B&quot;/&gt;&lt;wsp:rsid wsp:val=&quot;003F798B&quot;/&gt;&lt;wsp:rsid wsp:val=&quot;003F7A40&quot;/&gt;&lt;wsp:rsid wsp:val=&quot;0040106A&quot;/&gt;&lt;wsp:rsid wsp:val=&quot;004017CF&quot;/&gt;&lt;wsp:rsid wsp:val=&quot;00401DE6&quot;/&gt;&lt;wsp:rsid wsp:val=&quot;00401F24&quot;/&gt;&lt;wsp:rsid wsp:val=&quot;00402169&quot;/&gt;&lt;wsp:rsid wsp:val=&quot;00403AC2&quot;/&gt;&lt;wsp:rsid wsp:val=&quot;00404284&quot;/&gt;&lt;wsp:rsid wsp:val=&quot;004046CA&quot;/&gt;&lt;wsp:rsid wsp:val=&quot;004049A4&quot;/&gt;&lt;wsp:rsid wsp:val=&quot;00406426&quot;/&gt;&lt;wsp:rsid wsp:val=&quot;004079BF&quot;/&gt;&lt;wsp:rsid wsp:val=&quot;00407DAC&quot;/&gt;&lt;wsp:rsid wsp:val=&quot;004119A6&quot;/&gt;&lt;wsp:rsid wsp:val=&quot;00411A8B&quot;/&gt;&lt;wsp:rsid wsp:val=&quot;00411E91&quot;/&gt;&lt;wsp:rsid wsp:val=&quot;004126C8&quot;/&gt;&lt;wsp:rsid wsp:val=&quot;00412AAA&quot;/&gt;&lt;wsp:rsid wsp:val=&quot;00414663&quot;/&gt;&lt;wsp:rsid wsp:val=&quot;00415D32&quot;/&gt;&lt;wsp:rsid wsp:val=&quot;00417165&quot;/&gt;&lt;wsp:rsid wsp:val=&quot;004173CD&quot;/&gt;&lt;wsp:rsid wsp:val=&quot;0041751B&quot;/&gt;&lt;wsp:rsid wsp:val=&quot;004175C5&quot;/&gt;&lt;wsp:rsid wsp:val=&quot;004176D8&quot;/&gt;&lt;wsp:rsid wsp:val=&quot;00417E90&quot;/&gt;&lt;wsp:rsid wsp:val=&quot;004213D7&quot;/&gt;&lt;wsp:rsid wsp:val=&quot;00421FA3&quot;/&gt;&lt;wsp:rsid wsp:val=&quot;00422A42&quot;/&gt;&lt;wsp:rsid wsp:val=&quot;00422BEF&quot;/&gt;&lt;wsp:rsid wsp:val=&quot;00423AD7&quot;/&gt;&lt;wsp:rsid wsp:val=&quot;00423BFB&quot;/&gt;&lt;wsp:rsid wsp:val=&quot;00424AC8&quot;/&gt;&lt;wsp:rsid wsp:val=&quot;00425060&quot;/&gt;&lt;wsp:rsid wsp:val=&quot;004253B8&quot;/&gt;&lt;wsp:rsid wsp:val=&quot;00426605&quot;/&gt;&lt;wsp:rsid wsp:val=&quot;00427F59&quot;/&gt;&lt;wsp:rsid wsp:val=&quot;00431C9B&quot;/&gt;&lt;wsp:rsid wsp:val=&quot;00432CA7&quot;/&gt;&lt;wsp:rsid wsp:val=&quot;00433170&quot;/&gt;&lt;wsp:rsid wsp:val=&quot;004336DF&quot;/&gt;&lt;wsp:rsid wsp:val=&quot;00434010&quot;/&gt;&lt;wsp:rsid wsp:val=&quot;00434123&quot;/&gt;&lt;wsp:rsid wsp:val=&quot;004346CA&quot;/&gt;&lt;wsp:rsid wsp:val=&quot;004359EF&quot;/&gt;&lt;wsp:rsid wsp:val=&quot;00435F1C&quot;/&gt;&lt;wsp:rsid wsp:val=&quot;0043622C&quot;/&gt;&lt;wsp:rsid wsp:val=&quot;00436A47&quot;/&gt;&lt;wsp:rsid wsp:val=&quot;00437A75&quot;/&gt;&lt;wsp:rsid wsp:val=&quot;00441245&quot;/&gt;&lt;wsp:rsid wsp:val=&quot;0044185F&quot;/&gt;&lt;wsp:rsid wsp:val=&quot;00441E4C&quot;/&gt;&lt;wsp:rsid wsp:val=&quot;00441E65&quot;/&gt;&lt;wsp:rsid wsp:val=&quot;00442458&quot;/&gt;&lt;wsp:rsid wsp:val=&quot;00442D45&quot;/&gt;&lt;wsp:rsid wsp:val=&quot;004431CE&quot;/&gt;&lt;wsp:rsid wsp:val=&quot;00443393&quot;/&gt;&lt;wsp:rsid wsp:val=&quot;00443B6B&quot;/&gt;&lt;wsp:rsid wsp:val=&quot;00444813&quot;/&gt;&lt;wsp:rsid wsp:val=&quot;00444836&quot;/&gt;&lt;wsp:rsid wsp:val=&quot;00444D13&quot;/&gt;&lt;wsp:rsid wsp:val=&quot;00447B1C&quot;/&gt;&lt;wsp:rsid wsp:val=&quot;004505E1&quot;/&gt;&lt;wsp:rsid wsp:val=&quot;00450D96&quot;/&gt;&lt;wsp:rsid wsp:val=&quot;004519CF&quot;/&gt;&lt;wsp:rsid wsp:val=&quot;0045234B&quot;/&gt;&lt;wsp:rsid wsp:val=&quot;004526FB&quot;/&gt;&lt;wsp:rsid wsp:val=&quot;00453692&quot;/&gt;&lt;wsp:rsid wsp:val=&quot;00455044&quot;/&gt;&lt;wsp:rsid wsp:val=&quot;00455571&quot;/&gt;&lt;wsp:rsid wsp:val=&quot;00456C59&quot;/&gt;&lt;wsp:rsid wsp:val=&quot;00456F02&quot;/&gt;&lt;wsp:rsid wsp:val=&quot;0046215A&quot;/&gt;&lt;wsp:rsid wsp:val=&quot;00462814&quot;/&gt;&lt;wsp:rsid wsp:val=&quot;00463818&quot;/&gt;&lt;wsp:rsid wsp:val=&quot;004639C4&quot;/&gt;&lt;wsp:rsid wsp:val=&quot;004639E7&quot;/&gt;&lt;wsp:rsid wsp:val=&quot;00465841&quot;/&gt;&lt;wsp:rsid wsp:val=&quot;00465D31&quot;/&gt;&lt;wsp:rsid wsp:val=&quot;004664E7&quot;/&gt;&lt;wsp:rsid wsp:val=&quot;00466E39&quot;/&gt;&lt;wsp:rsid wsp:val=&quot;00467A0C&quot;/&gt;&lt;wsp:rsid wsp:val=&quot;004701FC&quot;/&gt;&lt;wsp:rsid wsp:val=&quot;00470ED1&quot;/&gt;&lt;wsp:rsid wsp:val=&quot;00470F05&quot;/&gt;&lt;wsp:rsid wsp:val=&quot;0047119D&quot;/&gt;&lt;wsp:rsid wsp:val=&quot;00472A92&quot;/&gt;&lt;wsp:rsid wsp:val=&quot;00475813&quot;/&gt;&lt;wsp:rsid wsp:val=&quot;004763DB&quot;/&gt;&lt;wsp:rsid wsp:val=&quot;004772B8&quot;/&gt;&lt;wsp:rsid wsp:val=&quot;00480111&quot;/&gt;&lt;wsp:rsid wsp:val=&quot;00481610&quot;/&gt;&lt;wsp:rsid wsp:val=&quot;0048224A&quot;/&gt;&lt;wsp:rsid wsp:val=&quot;00482B32&quot;/&gt;&lt;wsp:rsid wsp:val=&quot;00485C43&quot;/&gt;&lt;wsp:rsid wsp:val=&quot;00485E4E&quot;/&gt;&lt;wsp:rsid wsp:val=&quot;00486B9D&quot;/&gt;&lt;wsp:rsid wsp:val=&quot;00487096&quot;/&gt;&lt;wsp:rsid wsp:val=&quot;00487BB8&quot;/&gt;&lt;wsp:rsid wsp:val=&quot;00490E36&quot;/&gt;&lt;wsp:rsid wsp:val=&quot;00490E71&quot;/&gt;&lt;wsp:rsid wsp:val=&quot;004919A2&quot;/&gt;&lt;wsp:rsid wsp:val=&quot;00491BB0&quot;/&gt;&lt;wsp:rsid wsp:val=&quot;00491DA5&quot;/&gt;&lt;wsp:rsid wsp:val=&quot;00492000&quot;/&gt;&lt;wsp:rsid wsp:val=&quot;0049293E&quot;/&gt;&lt;wsp:rsid wsp:val=&quot;00493EBC&quot;/&gt;&lt;wsp:rsid wsp:val=&quot;00494908&quot;/&gt;&lt;wsp:rsid wsp:val=&quot;00494FCD&quot;/&gt;&lt;wsp:rsid wsp:val=&quot;004950EC&quot;/&gt;&lt;wsp:rsid wsp:val=&quot;00495580&quot;/&gt;&lt;wsp:rsid wsp:val=&quot;00497CB7&quot;/&gt;&lt;wsp:rsid wsp:val=&quot;00497CD1&quot;/&gt;&lt;wsp:rsid wsp:val=&quot;004A0D24&quot;/&gt;&lt;wsp:rsid wsp:val=&quot;004A1D03&quot;/&gt;&lt;wsp:rsid wsp:val=&quot;004A24FD&quot;/&gt;&lt;wsp:rsid wsp:val=&quot;004A3B42&quot;/&gt;&lt;wsp:rsid wsp:val=&quot;004A41AA&quot;/&gt;&lt;wsp:rsid wsp:val=&quot;004A6B32&quot;/&gt;&lt;wsp:rsid wsp:val=&quot;004A7410&quot;/&gt;&lt;wsp:rsid wsp:val=&quot;004A7E47&quot;/&gt;&lt;wsp:rsid wsp:val=&quot;004B1512&quot;/&gt;&lt;wsp:rsid wsp:val=&quot;004B425A&quot;/&gt;&lt;wsp:rsid wsp:val=&quot;004B546C&quot;/&gt;&lt;wsp:rsid wsp:val=&quot;004B598B&quot;/&gt;&lt;wsp:rsid wsp:val=&quot;004B674B&quot;/&gt;&lt;wsp:rsid wsp:val=&quot;004B7024&quot;/&gt;&lt;wsp:rsid wsp:val=&quot;004B7879&quot;/&gt;&lt;wsp:rsid wsp:val=&quot;004C0082&quot;/&gt;&lt;wsp:rsid wsp:val=&quot;004C1014&quot;/&gt;&lt;wsp:rsid wsp:val=&quot;004C1BE8&quot;/&gt;&lt;wsp:rsid wsp:val=&quot;004C1F50&quot;/&gt;&lt;wsp:rsid wsp:val=&quot;004C2646&quot;/&gt;&lt;wsp:rsid wsp:val=&quot;004C2F85&quot;/&gt;&lt;wsp:rsid wsp:val=&quot;004C5033&quot;/&gt;&lt;wsp:rsid wsp:val=&quot;004C588E&quot;/&gt;&lt;wsp:rsid wsp:val=&quot;004C5B7C&quot;/&gt;&lt;wsp:rsid wsp:val=&quot;004C5EB8&quot;/&gt;&lt;wsp:rsid wsp:val=&quot;004C6D75&quot;/&gt;&lt;wsp:rsid wsp:val=&quot;004C7687&quot;/&gt;&lt;wsp:rsid wsp:val=&quot;004D1528&quot;/&gt;&lt;wsp:rsid wsp:val=&quot;004D17BD&quot;/&gt;&lt;wsp:rsid wsp:val=&quot;004D27E8&quot;/&gt;&lt;wsp:rsid wsp:val=&quot;004D2E46&quot;/&gt;&lt;wsp:rsid wsp:val=&quot;004D4FC4&quot;/&gt;&lt;wsp:rsid wsp:val=&quot;004D51D8&quot;/&gt;&lt;wsp:rsid wsp:val=&quot;004D5439&quot;/&gt;&lt;wsp:rsid wsp:val=&quot;004D61F9&quot;/&gt;&lt;wsp:rsid wsp:val=&quot;004D642B&quot;/&gt;&lt;wsp:rsid wsp:val=&quot;004D6B1C&quot;/&gt;&lt;wsp:rsid wsp:val=&quot;004D717F&quot;/&gt;&lt;wsp:rsid wsp:val=&quot;004E0355&quot;/&gt;&lt;wsp:rsid wsp:val=&quot;004E0506&quot;/&gt;&lt;wsp:rsid wsp:val=&quot;004E1F1A&quot;/&gt;&lt;wsp:rsid wsp:val=&quot;004E2490&quot;/&gt;&lt;wsp:rsid wsp:val=&quot;004E352F&quot;/&gt;&lt;wsp:rsid wsp:val=&quot;004E382E&quot;/&gt;&lt;wsp:rsid wsp:val=&quot;004E4D46&quot;/&gt;&lt;wsp:rsid wsp:val=&quot;004E5DFB&quot;/&gt;&lt;wsp:rsid wsp:val=&quot;004E6167&quot;/&gt;&lt;wsp:rsid wsp:val=&quot;004E7C9C&quot;/&gt;&lt;wsp:rsid wsp:val=&quot;004F03C6&quot;/&gt;&lt;wsp:rsid wsp:val=&quot;004F0B25&quot;/&gt;&lt;wsp:rsid wsp:val=&quot;004F0F07&quot;/&gt;&lt;wsp:rsid wsp:val=&quot;004F145A&quot;/&gt;&lt;wsp:rsid wsp:val=&quot;004F1F83&quot;/&gt;&lt;wsp:rsid wsp:val=&quot;004F2D2E&quot;/&gt;&lt;wsp:rsid wsp:val=&quot;004F35F4&quot;/&gt;&lt;wsp:rsid wsp:val=&quot;004F4A13&quot;/&gt;&lt;wsp:rsid wsp:val=&quot;004F5A52&quot;/&gt;&lt;wsp:rsid wsp:val=&quot;004F5E19&quot;/&gt;&lt;wsp:rsid wsp:val=&quot;004F651D&quot;/&gt;&lt;wsp:rsid wsp:val=&quot;004F7649&quot;/&gt;&lt;wsp:rsid wsp:val=&quot;004F765E&quot;/&gt;&lt;wsp:rsid wsp:val=&quot;00500169&quot;/&gt;&lt;wsp:rsid wsp:val=&quot;005014C3&quot;/&gt;&lt;wsp:rsid wsp:val=&quot;00503357&quot;/&gt;&lt;wsp:rsid wsp:val=&quot;00503969&quot;/&gt;&lt;wsp:rsid wsp:val=&quot;00503F68&quot;/&gt;&lt;wsp:rsid wsp:val=&quot;00504A89&quot;/&gt;&lt;wsp:rsid wsp:val=&quot;00504EDE&quot;/&gt;&lt;wsp:rsid wsp:val=&quot;005060C3&quot;/&gt;&lt;wsp:rsid wsp:val=&quot;00506588&quot;/&gt;&lt;wsp:rsid wsp:val=&quot;005077E4&quot;/&gt;&lt;wsp:rsid wsp:val=&quot;00507D55&quot;/&gt;&lt;wsp:rsid wsp:val=&quot;0051024A&quot;/&gt;&lt;wsp:rsid wsp:val=&quot;0051057A&quot;/&gt;&lt;wsp:rsid wsp:val=&quot;00511785&quot;/&gt;&lt;wsp:rsid wsp:val=&quot;005144C2&quot;/&gt;&lt;wsp:rsid wsp:val=&quot;0051551E&quot;/&gt;&lt;wsp:rsid wsp:val=&quot;005237BA&quot;/&gt;&lt;wsp:rsid wsp:val=&quot;00523BE9&quot;/&gt;&lt;wsp:rsid wsp:val=&quot;00523FD1&quot;/&gt;&lt;wsp:rsid wsp:val=&quot;0052490C&quot;/&gt;&lt;wsp:rsid wsp:val=&quot;00527DD2&quot;/&gt;&lt;wsp:rsid wsp:val=&quot;00530680&quot;/&gt;&lt;wsp:rsid wsp:val=&quot;0053115D&quot;/&gt;&lt;wsp:rsid wsp:val=&quot;00532AD2&quot;/&gt;&lt;wsp:rsid wsp:val=&quot;00532C13&quot;/&gt;&lt;wsp:rsid wsp:val=&quot;00532E03&quot;/&gt;&lt;wsp:rsid wsp:val=&quot;00533587&quot;/&gt;&lt;wsp:rsid wsp:val=&quot;00533A6D&quot;/&gt;&lt;wsp:rsid wsp:val=&quot;00535853&quot;/&gt;&lt;wsp:rsid wsp:val=&quot;00536CA6&quot;/&gt;&lt;wsp:rsid wsp:val=&quot;00537E99&quot;/&gt;&lt;wsp:rsid wsp:val=&quot;005410C6&quot;/&gt;&lt;wsp:rsid wsp:val=&quot;005420D7&quot;/&gt;&lt;wsp:rsid wsp:val=&quot;00542C73&quot;/&gt;&lt;wsp:rsid wsp:val=&quot;00544E17&quot;/&gt;&lt;wsp:rsid wsp:val=&quot;00544FBE&quot;/&gt;&lt;wsp:rsid wsp:val=&quot;005462D6&quot;/&gt;&lt;wsp:rsid wsp:val=&quot;00547FAC&quot;/&gt;&lt;wsp:rsid wsp:val=&quot;00552DE5&quot;/&gt;&lt;wsp:rsid wsp:val=&quot;00552EB2&quot;/&gt;&lt;wsp:rsid wsp:val=&quot;00554BB5&quot;/&gt;&lt;wsp:rsid wsp:val=&quot;00554D8A&quot;/&gt;&lt;wsp:rsid wsp:val=&quot;00555335&quot;/&gt;&lt;wsp:rsid wsp:val=&quot;00556239&quot;/&gt;&lt;wsp:rsid wsp:val=&quot;0055658D&quot;/&gt;&lt;wsp:rsid wsp:val=&quot;005608D8&quot;/&gt;&lt;wsp:rsid wsp:val=&quot;00560984&quot;/&gt;&lt;wsp:rsid wsp:val=&quot;00560F67&quot;/&gt;&lt;wsp:rsid wsp:val=&quot;00561E9C&quot;/&gt;&lt;wsp:rsid wsp:val=&quot;005620F2&quot;/&gt;&lt;wsp:rsid wsp:val=&quot;00563F1C&quot;/&gt;&lt;wsp:rsid wsp:val=&quot;00564F81&quot;/&gt;&lt;wsp:rsid wsp:val=&quot;005718D7&quot;/&gt;&lt;wsp:rsid wsp:val=&quot;00571D57&quot;/&gt;&lt;wsp:rsid wsp:val=&quot;0057222F&quot;/&gt;&lt;wsp:rsid wsp:val=&quot;00572BB2&quot;/&gt;&lt;wsp:rsid wsp:val=&quot;0057621F&quot;/&gt;&lt;wsp:rsid wsp:val=&quot;00576632&quot;/&gt;&lt;wsp:rsid wsp:val=&quot;005819B2&quot;/&gt;&lt;wsp:rsid wsp:val=&quot;00581C82&quot;/&gt;&lt;wsp:rsid wsp:val=&quot;00581DEB&quot;/&gt;&lt;wsp:rsid wsp:val=&quot;00582089&quot;/&gt;&lt;wsp:rsid wsp:val=&quot;005827BD&quot;/&gt;&lt;wsp:rsid wsp:val=&quot;00583B2D&quot;/&gt;&lt;wsp:rsid wsp:val=&quot;005857B0&quot;/&gt;&lt;wsp:rsid wsp:val=&quot;00585B7F&quot;/&gt;&lt;wsp:rsid wsp:val=&quot;00585E06&quot;/&gt;&lt;wsp:rsid wsp:val=&quot;00586386&quot;/&gt;&lt;wsp:rsid wsp:val=&quot;0058647A&quot;/&gt;&lt;wsp:rsid wsp:val=&quot;005865AC&quot;/&gt;&lt;wsp:rsid wsp:val=&quot;00590321&quot;/&gt;&lt;wsp:rsid wsp:val=&quot;0059068D&quot;/&gt;&lt;wsp:rsid wsp:val=&quot;00590990&quot;/&gt;&lt;wsp:rsid wsp:val=&quot;005910D8&quot;/&gt;&lt;wsp:rsid wsp:val=&quot;00591F3E&quot;/&gt;&lt;wsp:rsid wsp:val=&quot;00592121&quot;/&gt;&lt;wsp:rsid wsp:val=&quot;0059387C&quot;/&gt;&lt;wsp:rsid wsp:val=&quot;0059501B&quot;/&gt;&lt;wsp:rsid wsp:val=&quot;0059545B&quot;/&gt;&lt;wsp:rsid wsp:val=&quot;005A2560&quot;/&gt;&lt;wsp:rsid wsp:val=&quot;005A3607&quot;/&gt;&lt;wsp:rsid wsp:val=&quot;005A4426&quot;/&gt;&lt;wsp:rsid wsp:val=&quot;005A589A&quot;/&gt;&lt;wsp:rsid wsp:val=&quot;005B0598&quot;/&gt;&lt;wsp:rsid wsp:val=&quot;005B2A92&quot;/&gt;&lt;wsp:rsid wsp:val=&quot;005B310E&quot;/&gt;&lt;wsp:rsid wsp:val=&quot;005B35E8&quot;/&gt;&lt;wsp:rsid wsp:val=&quot;005B3C74&quot;/&gt;&lt;wsp:rsid wsp:val=&quot;005B472F&quot;/&gt;&lt;wsp:rsid wsp:val=&quot;005B4930&quot;/&gt;&lt;wsp:rsid wsp:val=&quot;005B4F4D&quot;/&gt;&lt;wsp:rsid wsp:val=&quot;005B79B2&quot;/&gt;&lt;wsp:rsid wsp:val=&quot;005B7D0F&quot;/&gt;&lt;wsp:rsid wsp:val=&quot;005C0CAD&quot;/&gt;&lt;wsp:rsid wsp:val=&quot;005C0D62&quot;/&gt;&lt;wsp:rsid wsp:val=&quot;005C1886&quot;/&gt;&lt;wsp:rsid wsp:val=&quot;005C1DB7&quot;/&gt;&lt;wsp:rsid wsp:val=&quot;005C34F8&quot;/&gt;&lt;wsp:rsid wsp:val=&quot;005C41A4&quot;/&gt;&lt;wsp:rsid wsp:val=&quot;005C424F&quot;/&gt;&lt;wsp:rsid wsp:val=&quot;005C4989&quot;/&gt;&lt;wsp:rsid wsp:val=&quot;005C4B8A&quot;/&gt;&lt;wsp:rsid wsp:val=&quot;005C7616&quot;/&gt;&lt;wsp:rsid wsp:val=&quot;005C78CA&quot;/&gt;&lt;wsp:rsid wsp:val=&quot;005D0954&quot;/&gt;&lt;wsp:rsid wsp:val=&quot;005D0A4F&quot;/&gt;&lt;wsp:rsid wsp:val=&quot;005D0DF2&quot;/&gt;&lt;wsp:rsid wsp:val=&quot;005D1890&quot;/&gt;&lt;wsp:rsid wsp:val=&quot;005D2482&quot;/&gt;&lt;wsp:rsid wsp:val=&quot;005D5784&quot;/&gt;&lt;wsp:rsid wsp:val=&quot;005D6B9D&quot;/&gt;&lt;wsp:rsid wsp:val=&quot;005D701A&quot;/&gt;&lt;wsp:rsid wsp:val=&quot;005E13BA&quot;/&gt;&lt;wsp:rsid wsp:val=&quot;005E2581&quot;/&gt;&lt;wsp:rsid wsp:val=&quot;005E3282&quot;/&gt;&lt;wsp:rsid wsp:val=&quot;005E355C&quot;/&gt;&lt;wsp:rsid wsp:val=&quot;005E45CD&quot;/&gt;&lt;wsp:rsid wsp:val=&quot;005E50E5&quot;/&gt;&lt;wsp:rsid wsp:val=&quot;005E5239&quot;/&gt;&lt;wsp:rsid wsp:val=&quot;005E7F57&quot;/&gt;&lt;wsp:rsid wsp:val=&quot;005F031E&quot;/&gt;&lt;wsp:rsid wsp:val=&quot;005F0714&quot;/&gt;&lt;wsp:rsid wsp:val=&quot;005F389A&quot;/&gt;&lt;wsp:rsid wsp:val=&quot;005F3BB5&quot;/&gt;&lt;wsp:rsid wsp:val=&quot;005F45B3&quot;/&gt;&lt;wsp:rsid wsp:val=&quot;005F47F6&quot;/&gt;&lt;wsp:rsid wsp:val=&quot;005F5B5E&quot;/&gt;&lt;wsp:rsid wsp:val=&quot;005F7528&quot;/&gt;&lt;wsp:rsid wsp:val=&quot;005F7973&quot;/&gt;&lt;wsp:rsid wsp:val=&quot;005FB855&quot;/&gt;&lt;wsp:rsid wsp:val=&quot;006003DC&quot;/&gt;&lt;wsp:rsid wsp:val=&quot;00600632&quot;/&gt;&lt;wsp:rsid wsp:val=&quot;0060070D&quot;/&gt;&lt;wsp:rsid wsp:val=&quot;00600DD1&quot;/&gt;&lt;wsp:rsid wsp:val=&quot;00601A94&quot;/&gt;&lt;wsp:rsid wsp:val=&quot;00603518&quot;/&gt;&lt;wsp:rsid wsp:val=&quot;00604217&quot;/&gt;&lt;wsp:rsid wsp:val=&quot;00605BA0&quot;/&gt;&lt;wsp:rsid wsp:val=&quot;00605CDF&quot;/&gt;&lt;wsp:rsid wsp:val=&quot;006060A9&quot;/&gt;&lt;wsp:rsid wsp:val=&quot;00607E88&quot;/&gt;&lt;wsp:rsid wsp:val=&quot;0060F02E&quot;/&gt;&lt;wsp:rsid wsp:val=&quot;00611591&quot;/&gt;&lt;wsp:rsid wsp:val=&quot;00612140&quot;/&gt;&lt;wsp:rsid wsp:val=&quot;00613240&quot;/&gt;&lt;wsp:rsid wsp:val=&quot;00614ABD&quot;/&gt;&lt;wsp:rsid wsp:val=&quot;00615505&quot;/&gt;&lt;wsp:rsid wsp:val=&quot;0061673D&quot;/&gt;&lt;wsp:rsid wsp:val=&quot;00620A85&quot;/&gt;&lt;wsp:rsid wsp:val=&quot;00620BC4&quot;/&gt;&lt;wsp:rsid wsp:val=&quot;00620BD8&quot;/&gt;&lt;wsp:rsid wsp:val=&quot;0062127F&quot;/&gt;&lt;wsp:rsid wsp:val=&quot;006241E4&quot;/&gt;&lt;wsp:rsid wsp:val=&quot;00624A9E&quot;/&gt;&lt;wsp:rsid wsp:val=&quot;00624ADE&quot;/&gt;&lt;wsp:rsid wsp:val=&quot;00625B26&quot;/&gt;&lt;wsp:rsid wsp:val=&quot;00627A13&quot;/&gt;&lt;wsp:rsid wsp:val=&quot;00627C86&quot;/&gt;&lt;wsp:rsid wsp:val=&quot;00631891&quot;/&gt;&lt;wsp:rsid wsp:val=&quot;00632EFB&quot;/&gt;&lt;wsp:rsid wsp:val=&quot;00633A91&quot;/&gt;&lt;wsp:rsid wsp:val=&quot;00634A89&quot;/&gt;&lt;wsp:rsid wsp:val=&quot;0063500C&quot;/&gt;&lt;wsp:rsid wsp:val=&quot;00636780&quot;/&gt;&lt;wsp:rsid wsp:val=&quot;00636D82&quot;/&gt;&lt;wsp:rsid wsp:val=&quot;006375A4&quot;/&gt;&lt;wsp:rsid wsp:val=&quot;006378CD&quot;/&gt;&lt;wsp:rsid wsp:val=&quot;0064039B&quot;/&gt;&lt;wsp:rsid wsp:val=&quot;00641AC9&quot;/&gt;&lt;wsp:rsid wsp:val=&quot;006423B0&quot;/&gt;&lt;wsp:rsid wsp:val=&quot;00642AB3&quot;/&gt;&lt;wsp:rsid wsp:val=&quot;00642FAE&quot;/&gt;&lt;wsp:rsid wsp:val=&quot;00643FD7&quot;/&gt;&lt;wsp:rsid wsp:val=&quot;00644D02&quot;/&gt;&lt;wsp:rsid wsp:val=&quot;00645588&quot;/&gt;&lt;wsp:rsid wsp:val=&quot;006479B4&quot;/&gt;&lt;wsp:rsid wsp:val=&quot;006507B2&quot;/&gt;&lt;wsp:rsid wsp:val=&quot;00650D4B&quot;/&gt;&lt;wsp:rsid wsp:val=&quot;00650E21&quot;/&gt;&lt;wsp:rsid wsp:val=&quot;006515C4&quot;/&gt;&lt;wsp:rsid wsp:val=&quot;00653016&quot;/&gt;&lt;wsp:rsid wsp:val=&quot;00653941&quot;/&gt;&lt;wsp:rsid wsp:val=&quot;00653B4A&quot;/&gt;&lt;wsp:rsid wsp:val=&quot;0065555F&quot;/&gt;&lt;wsp:rsid wsp:val=&quot;0065639E&quot;/&gt;&lt;wsp:rsid wsp:val=&quot;006571EF&quot;/&gt;&lt;wsp:rsid wsp:val=&quot;0065753F&quot;/&gt;&lt;wsp:rsid wsp:val=&quot;0066003F&quot;/&gt;&lt;wsp:rsid wsp:val=&quot;0066044F&quot;/&gt;&lt;wsp:rsid wsp:val=&quot;00660B9C&quot;/&gt;&lt;wsp:rsid wsp:val=&quot;006617B5&quot;/&gt;&lt;wsp:rsid wsp:val=&quot;00661D27&quot;/&gt;&lt;wsp:rsid wsp:val=&quot;00662905&quot;/&gt;&lt;wsp:rsid wsp:val=&quot;0066328C&quot;/&gt;&lt;wsp:rsid wsp:val=&quot;00663B50&quot;/&gt;&lt;wsp:rsid wsp:val=&quot;006647A4&quot;/&gt;&lt;wsp:rsid wsp:val=&quot;006652CB&quot;/&gt;&lt;wsp:rsid wsp:val=&quot;00665B19&quot;/&gt;&lt;wsp:rsid wsp:val=&quot;00666EB9&quot;/&gt;&lt;wsp:rsid wsp:val=&quot;00670343&quot;/&gt;&lt;wsp:rsid wsp:val=&quot;006710B2&quot;/&gt;&lt;wsp:rsid wsp:val=&quot;0067119D&quot;/&gt;&lt;wsp:rsid wsp:val=&quot;0067206E&quot;/&gt;&lt;wsp:rsid wsp:val=&quot;00672CFE&quot;/&gt;&lt;wsp:rsid wsp:val=&quot;0067326E&quot;/&gt;&lt;wsp:rsid wsp:val=&quot;00673BBC&quot;/&gt;&lt;wsp:rsid wsp:val=&quot;00673D7E&quot;/&gt;&lt;wsp:rsid wsp:val=&quot;00673EDC&quot;/&gt;&lt;wsp:rsid wsp:val=&quot;00674236&quot;/&gt;&lt;wsp:rsid wsp:val=&quot;0067443F&quot;/&gt;&lt;wsp:rsid wsp:val=&quot;00674C9F&quot;/&gt;&lt;wsp:rsid wsp:val=&quot;00675F3E&quot;/&gt;&lt;wsp:rsid wsp:val=&quot;0067623C&quot;/&gt;&lt;wsp:rsid wsp:val=&quot;00676C63&quot;/&gt;&lt;wsp:rsid wsp:val=&quot;0068020C&quot;/&gt;&lt;wsp:rsid wsp:val=&quot;006818D6&quot;/&gt;&lt;wsp:rsid wsp:val=&quot;006823C7&quot;/&gt;&lt;wsp:rsid wsp:val=&quot;0068242C&quot;/&gt;&lt;wsp:rsid wsp:val=&quot;006830EF&quot;/&gt;&lt;wsp:rsid wsp:val=&quot;006844DD&quot;/&gt;&lt;wsp:rsid wsp:val=&quot;0068599E&quot;/&gt;&lt;wsp:rsid wsp:val=&quot;00686525&quot;/&gt;&lt;wsp:rsid wsp:val=&quot;00686667&quot;/&gt;&lt;wsp:rsid wsp:val=&quot;00686D05&quot;/&gt;&lt;wsp:rsid wsp:val=&quot;006905BA&quot;/&gt;&lt;wsp:rsid wsp:val=&quot;00691387&quot;/&gt;&lt;wsp:rsid wsp:val=&quot;006924A1&quot;/&gt;&lt;wsp:rsid wsp:val=&quot;00692AF4&quot;/&gt;&lt;wsp:rsid wsp:val=&quot;00694400&quot;/&gt;&lt;wsp:rsid wsp:val=&quot;00694BD3&quot;/&gt;&lt;wsp:rsid wsp:val=&quot;00694F22&quot;/&gt;&lt;wsp:rsid wsp:val=&quot;006959AB&quot;/&gt;&lt;wsp:rsid wsp:val=&quot;00695F1E&quot;/&gt;&lt;wsp:rsid wsp:val=&quot;006960DB&quot;/&gt;&lt;wsp:rsid wsp:val=&quot;0069618C&quot;/&gt;&lt;wsp:rsid wsp:val=&quot;006A3450&quot;/&gt;&lt;wsp:rsid wsp:val=&quot;006A44FB&quot;/&gt;&lt;wsp:rsid wsp:val=&quot;006A498C&quot;/&gt;&lt;wsp:rsid wsp:val=&quot;006A528D&quot;/&gt;&lt;wsp:rsid wsp:val=&quot;006A53AE&quot;/&gt;&lt;wsp:rsid wsp:val=&quot;006A53F4&quot;/&gt;&lt;wsp:rsid wsp:val=&quot;006A57E7&quot;/&gt;&lt;wsp:rsid wsp:val=&quot;006A5CD1&quot;/&gt;&lt;wsp:rsid wsp:val=&quot;006A659A&quot;/&gt;&lt;wsp:rsid wsp:val=&quot;006B0AE0&quot;/&gt;&lt;wsp:rsid wsp:val=&quot;006B168B&quot;/&gt;&lt;wsp:rsid wsp:val=&quot;006B307E&quot;/&gt;&lt;wsp:rsid wsp:val=&quot;006B38EF&quot;/&gt;&lt;wsp:rsid wsp:val=&quot;006B39A3&quot;/&gt;&lt;wsp:rsid wsp:val=&quot;006B3FA4&quot;/&gt;&lt;wsp:rsid wsp:val=&quot;006B4DD2&quot;/&gt;&lt;wsp:rsid wsp:val=&quot;006B5F14&quot;/&gt;&lt;wsp:rsid wsp:val=&quot;006B629C&quot;/&gt;&lt;wsp:rsid wsp:val=&quot;006B68F0&quot;/&gt;&lt;wsp:rsid wsp:val=&quot;006B6FA6&quot;/&gt;&lt;wsp:rsid wsp:val=&quot;006B7192&quot;/&gt;&lt;wsp:rsid wsp:val=&quot;006B729F&quot;/&gt;&lt;wsp:rsid wsp:val=&quot;006B78AF&quot;/&gt;&lt;wsp:rsid wsp:val=&quot;006B7AD4&quot;/&gt;&lt;wsp:rsid wsp:val=&quot;006B7F82&quot;/&gt;&lt;wsp:rsid wsp:val=&quot;006C1A58&quot;/&gt;&lt;wsp:rsid wsp:val=&quot;006C23CB&quot;/&gt;&lt;wsp:rsid wsp:val=&quot;006C4AE6&quot;/&gt;&lt;wsp:rsid wsp:val=&quot;006C5E1D&quot;/&gt;&lt;wsp:rsid wsp:val=&quot;006C5EC5&quot;/&gt;&lt;wsp:rsid wsp:val=&quot;006C5F13&quot;/&gt;&lt;wsp:rsid wsp:val=&quot;006C7439&quot;/&gt;&lt;wsp:rsid wsp:val=&quot;006C7520&quot;/&gt;&lt;wsp:rsid wsp:val=&quot;006D02A6&quot;/&gt;&lt;wsp:rsid wsp:val=&quot;006D1528&quot;/&gt;&lt;wsp:rsid wsp:val=&quot;006D156F&quot;/&gt;&lt;wsp:rsid wsp:val=&quot;006D1A3D&quot;/&gt;&lt;wsp:rsid wsp:val=&quot;006D3FD4&quot;/&gt;&lt;wsp:rsid wsp:val=&quot;006D44E7&quot;/&gt;&lt;wsp:rsid wsp:val=&quot;006D459C&quot;/&gt;&lt;wsp:rsid wsp:val=&quot;006D495A&quot;/&gt;&lt;wsp:rsid wsp:val=&quot;006D5994&quot;/&gt;&lt;wsp:rsid wsp:val=&quot;006D5B9F&quot;/&gt;&lt;wsp:rsid wsp:val=&quot;006D75F4&quot;/&gt;&lt;wsp:rsid wsp:val=&quot;006D7B63&quot;/&gt;&lt;wsp:rsid wsp:val=&quot;006E02F5&quot;/&gt;&lt;wsp:rsid wsp:val=&quot;006E0B74&quot;/&gt;&lt;wsp:rsid wsp:val=&quot;006E185E&quot;/&gt;&lt;wsp:rsid wsp:val=&quot;006E19A1&quot;/&gt;&lt;wsp:rsid wsp:val=&quot;006E1BF5&quot;/&gt;&lt;wsp:rsid wsp:val=&quot;006E1CA3&quot;/&gt;&lt;wsp:rsid wsp:val=&quot;006E203A&quot;/&gt;&lt;wsp:rsid wsp:val=&quot;006E3833&quot;/&gt;&lt;wsp:rsid wsp:val=&quot;006E42E4&quot;/&gt;&lt;wsp:rsid wsp:val=&quot;006E5246&quot;/&gt;&lt;wsp:rsid wsp:val=&quot;006E5252&quot;/&gt;&lt;wsp:rsid wsp:val=&quot;006E76A1&quot;/&gt;&lt;wsp:rsid wsp:val=&quot;006E7916&quot;/&gt;&lt;wsp:rsid wsp:val=&quot;006F0286&quot;/&gt;&lt;wsp:rsid wsp:val=&quot;006F0C9F&quot;/&gt;&lt;wsp:rsid wsp:val=&quot;006F20FD&quot;/&gt;&lt;wsp:rsid wsp:val=&quot;006F4728&quot;/&gt;&lt;wsp:rsid wsp:val=&quot;006F6C2B&quot;/&gt;&lt;wsp:rsid wsp:val=&quot;006F6DCE&quot;/&gt;&lt;wsp:rsid wsp:val=&quot;006F772C&quot;/&gt;&lt;wsp:rsid wsp:val=&quot;006F7DC2&quot;/&gt;&lt;wsp:rsid wsp:val=&quot;00700212&quot;/&gt;&lt;wsp:rsid wsp:val=&quot;00700966&quot;/&gt;&lt;wsp:rsid wsp:val=&quot;00701136&quot;/&gt;&lt;wsp:rsid wsp:val=&quot;007011D7&quot;/&gt;&lt;wsp:rsid wsp:val=&quot;0070194D&quot;/&gt;&lt;wsp:rsid wsp:val=&quot;0070279B&quot;/&gt;&lt;wsp:rsid wsp:val=&quot;0070351A&quot;/&gt;&lt;wsp:rsid wsp:val=&quot;00706322&quot;/&gt;&lt;wsp:rsid wsp:val=&quot;00706F11&quot;/&gt;&lt;wsp:rsid wsp:val=&quot;007073D6&quot;/&gt;&lt;wsp:rsid wsp:val=&quot;00707827&quot;/&gt;&lt;wsp:rsid wsp:val=&quot;00710886&quot;/&gt;&lt;wsp:rsid wsp:val=&quot;007114CF&quot;/&gt;&lt;wsp:rsid wsp:val=&quot;007115BE&quot;/&gt;&lt;wsp:rsid wsp:val=&quot;00711CEA&quot;/&gt;&lt;wsp:rsid wsp:val=&quot;00712A1E&quot;/&gt;&lt;wsp:rsid wsp:val=&quot;00714398&quot;/&gt;&lt;wsp:rsid wsp:val=&quot;007165D5&quot;/&gt;&lt;wsp:rsid wsp:val=&quot;00716A3E&quot;/&gt;&lt;wsp:rsid wsp:val=&quot;00717798&quot;/&gt;&lt;wsp:rsid wsp:val=&quot;007200A1&quot;/&gt;&lt;wsp:rsid wsp:val=&quot;00720357&quot;/&gt;&lt;wsp:rsid wsp:val=&quot;007209E3&quot;/&gt;&lt;wsp:rsid wsp:val=&quot;007211DF&quot;/&gt;&lt;wsp:rsid wsp:val=&quot;00722978&quot;/&gt;&lt;wsp:rsid wsp:val=&quot;00723161&quot;/&gt;&lt;wsp:rsid wsp:val=&quot;00723B96&quot;/&gt;&lt;wsp:rsid wsp:val=&quot;00724DEF&quot;/&gt;&lt;wsp:rsid wsp:val=&quot;00724F81&quot;/&gt;&lt;wsp:rsid wsp:val=&quot;0072591D&quot;/&gt;&lt;wsp:rsid wsp:val=&quot;00725ED0&quot;/&gt;&lt;wsp:rsid wsp:val=&quot;00726298&quot;/&gt;&lt;wsp:rsid wsp:val=&quot;007273AE&quot;/&gt;&lt;wsp:rsid wsp:val=&quot;00727569&quot;/&gt;&lt;wsp:rsid wsp:val=&quot;00727A53&quot;/&gt;&lt;wsp:rsid wsp:val=&quot;007308B5&quot;/&gt;&lt;wsp:rsid wsp:val=&quot;00730E1F&quot;/&gt;&lt;wsp:rsid wsp:val=&quot;00730F60&quot;/&gt;&lt;wsp:rsid wsp:val=&quot;00731029&quot;/&gt;&lt;wsp:rsid wsp:val=&quot;0073117F&quot;/&gt;&lt;wsp:rsid wsp:val=&quot;007314ED&quot;/&gt;&lt;wsp:rsid wsp:val=&quot;00731DAF&quot;/&gt;&lt;wsp:rsid wsp:val=&quot;007325B7&quot;/&gt;&lt;wsp:rsid wsp:val=&quot;00733CF6&quot;/&gt;&lt;wsp:rsid wsp:val=&quot;007348BF&quot;/&gt;&lt;wsp:rsid wsp:val=&quot;00734E55&quot;/&gt;&lt;wsp:rsid wsp:val=&quot;00736288&quot;/&gt;&lt;wsp:rsid wsp:val=&quot;00736BE6&quot;/&gt;&lt;wsp:rsid wsp:val=&quot;00737981&quot;/&gt;&lt;wsp:rsid wsp:val=&quot;00740995&quot;/&gt;&lt;wsp:rsid wsp:val=&quot;007417D3&quot;/&gt;&lt;wsp:rsid wsp:val=&quot;007426D3&quot;/&gt;&lt;wsp:rsid wsp:val=&quot;00742E97&quot;/&gt;&lt;wsp:rsid wsp:val=&quot;00743FE0&quot;/&gt;&lt;wsp:rsid wsp:val=&quot;00744EE0&quot;/&gt;&lt;wsp:rsid wsp:val=&quot;007468C7&quot;/&gt;&lt;wsp:rsid wsp:val=&quot;00750EE3&quot;/&gt;&lt;wsp:rsid wsp:val=&quot;007510E7&quot;/&gt;&lt;wsp:rsid wsp:val=&quot;00751F3F&quot;/&gt;&lt;wsp:rsid wsp:val=&quot;00752FB6&quot;/&gt;&lt;wsp:rsid wsp:val=&quot;00753294&quot;/&gt;&lt;wsp:rsid wsp:val=&quot;00753549&quot;/&gt;&lt;wsp:rsid wsp:val=&quot;007536EF&quot;/&gt;&lt;wsp:rsid wsp:val=&quot;00753BCA&quot;/&gt;&lt;wsp:rsid wsp:val=&quot;00754245&quot;/&gt;&lt;wsp:rsid wsp:val=&quot;007563BD&quot;/&gt;&lt;wsp:rsid wsp:val=&quot;007566F2&quot;/&gt;&lt;wsp:rsid wsp:val=&quot;00756B77&quot;/&gt;&lt;wsp:rsid wsp:val=&quot;00756EB1&quot;/&gt;&lt;wsp:rsid wsp:val=&quot;0076091E&quot;/&gt;&lt;wsp:rsid wsp:val=&quot;00760E72&quot;/&gt;&lt;wsp:rsid wsp:val=&quot;0076141A&quot;/&gt;&lt;wsp:rsid wsp:val=&quot;00761662&quot;/&gt;&lt;wsp:rsid wsp:val=&quot;00762A9D&quot;/&gt;&lt;wsp:rsid wsp:val=&quot;00764669&quot;/&gt;&lt;wsp:rsid wsp:val=&quot;00765116&quot;/&gt;&lt;wsp:rsid wsp:val=&quot;007667AD&quot;/&gt;&lt;wsp:rsid wsp:val=&quot;00766F79&quot;/&gt;&lt;wsp:rsid wsp:val=&quot;0076706E&quot;/&gt;&lt;wsp:rsid wsp:val=&quot;007671CF&quot;/&gt;&lt;wsp:rsid wsp:val=&quot;007676C3&quot;/&gt;&lt;wsp:rsid wsp:val=&quot;00770BE8&quot;/&gt;&lt;wsp:rsid wsp:val=&quot;00770C24&quot;/&gt;&lt;wsp:rsid wsp:val=&quot;00770F15&quot;/&gt;&lt;wsp:rsid wsp:val=&quot;00771A9A&quot;/&gt;&lt;wsp:rsid wsp:val=&quot;00771E1F&quot;/&gt;&lt;wsp:rsid wsp:val=&quot;007723E7&quot;/&gt;&lt;wsp:rsid wsp:val=&quot;0077305C&quot;/&gt;&lt;wsp:rsid wsp:val=&quot;007735AB&quot;/&gt;&lt;wsp:rsid wsp:val=&quot;007738E3&quot;/&gt;&lt;wsp:rsid wsp:val=&quot;00773AC7&quot;/&gt;&lt;wsp:rsid wsp:val=&quot;007758C6&quot;/&gt;&lt;wsp:rsid wsp:val=&quot;007769AA&quot;/&gt;&lt;wsp:rsid wsp:val=&quot;0077EFFA&quot;/&gt;&lt;wsp:rsid wsp:val=&quot;007808D2&quot;/&gt;&lt;wsp:rsid wsp:val=&quot;00781408&quot;/&gt;&lt;wsp:rsid wsp:val=&quot;00781A6B&quot;/&gt;&lt;wsp:rsid wsp:val=&quot;00781D26&quot;/&gt;&lt;wsp:rsid wsp:val=&quot;00781D57&quot;/&gt;&lt;wsp:rsid wsp:val=&quot;0078338A&quot;/&gt;&lt;wsp:rsid wsp:val=&quot;00783494&quot;/&gt;&lt;wsp:rsid wsp:val=&quot;00784064&quot;/&gt;&lt;wsp:rsid wsp:val=&quot;007846CE&quot;/&gt;&lt;wsp:rsid wsp:val=&quot;00785423&quot;/&gt;&lt;wsp:rsid wsp:val=&quot;007871BA&quot;/&gt;&lt;wsp:rsid wsp:val=&quot;00791DBB&quot;/&gt;&lt;wsp:rsid wsp:val=&quot;00792DE8&quot;/&gt;&lt;wsp:rsid wsp:val=&quot;00793695&quot;/&gt;&lt;wsp:rsid wsp:val=&quot;00794D6A&quot;/&gt;&lt;wsp:rsid wsp:val=&quot;00795BE4&quot;/&gt;&lt;wsp:rsid wsp:val=&quot;00797371&quot;/&gt;&lt;wsp:rsid wsp:val=&quot;007974E5&quot;/&gt;&lt;wsp:rsid wsp:val=&quot;00797877&quot;/&gt;&lt;wsp:rsid wsp:val=&quot;00797F42&quot;/&gt;&lt;wsp:rsid wsp:val=&quot;007A0B86&quot;/&gt;&lt;wsp:rsid wsp:val=&quot;007A2CE9&quot;/&gt;&lt;wsp:rsid wsp:val=&quot;007A333C&quot;/&gt;&lt;wsp:rsid wsp:val=&quot;007A3587&quot;/&gt;&lt;wsp:rsid wsp:val=&quot;007A4A94&quot;/&gt;&lt;wsp:rsid wsp:val=&quot;007A4CDD&quot;/&gt;&lt;wsp:rsid wsp:val=&quot;007A53E9&quot;/&gt;&lt;wsp:rsid wsp:val=&quot;007A6F71&quot;/&gt;&lt;wsp:rsid wsp:val=&quot;007B00D6&quot;/&gt;&lt;wsp:rsid wsp:val=&quot;007B0610&quot;/&gt;&lt;wsp:rsid wsp:val=&quot;007B06DE&quot;/&gt;&lt;wsp:rsid wsp:val=&quot;007B112C&quot;/&gt;&lt;wsp:rsid wsp:val=&quot;007B192E&quot;/&gt;&lt;wsp:rsid wsp:val=&quot;007B1F6D&quot;/&gt;&lt;wsp:rsid wsp:val=&quot;007B232F&quot;/&gt;&lt;wsp:rsid wsp:val=&quot;007B3813&quot;/&gt;&lt;wsp:rsid wsp:val=&quot;007B5231&quot;/&gt;&lt;wsp:rsid wsp:val=&quot;007B5719&quot;/&gt;&lt;wsp:rsid wsp:val=&quot;007B6D0E&quot;/&gt;&lt;wsp:rsid wsp:val=&quot;007B6E11&quot;/&gt;&lt;wsp:rsid wsp:val=&quot;007B6EB6&quot;/&gt;&lt;wsp:rsid wsp:val=&quot;007C0A68&quot;/&gt;&lt;wsp:rsid wsp:val=&quot;007C0AA8&quot;/&gt;&lt;wsp:rsid wsp:val=&quot;007C27AA&quot;/&gt;&lt;wsp:rsid wsp:val=&quot;007C3461&quot;/&gt;&lt;wsp:rsid wsp:val=&quot;007C3F23&quot;/&gt;&lt;wsp:rsid wsp:val=&quot;007C441B&quot;/&gt;&lt;wsp:rsid wsp:val=&quot;007C4873&quot;/&gt;&lt;wsp:rsid wsp:val=&quot;007C773F&quot;/&gt;&lt;wsp:rsid wsp:val=&quot;007D027D&quot;/&gt;&lt;wsp:rsid wsp:val=&quot;007D13F7&quot;/&gt;&lt;wsp:rsid wsp:val=&quot;007D1815&quot;/&gt;&lt;wsp:rsid wsp:val=&quot;007D1BF8&quot;/&gt;&lt;wsp:rsid wsp:val=&quot;007D27DC&quot;/&gt;&lt;wsp:rsid wsp:val=&quot;007D2A66&quot;/&gt;&lt;wsp:rsid wsp:val=&quot;007D61BC&quot;/&gt;&lt;wsp:rsid wsp:val=&quot;007D6FC0&quot;/&gt;&lt;wsp:rsid wsp:val=&quot;007D7B25&quot;/&gt;&lt;wsp:rsid wsp:val=&quot;007DB92A&quot;/&gt;&lt;wsp:rsid wsp:val=&quot;007E1965&quot;/&gt;&lt;wsp:rsid wsp:val=&quot;007E1CA5&quot;/&gt;&lt;wsp:rsid wsp:val=&quot;007E2610&quot;/&gt;&lt;wsp:rsid wsp:val=&quot;007E2A78&quot;/&gt;&lt;wsp:rsid wsp:val=&quot;007E2FE5&quot;/&gt;&lt;wsp:rsid wsp:val=&quot;007E422B&quot;/&gt;&lt;wsp:rsid wsp:val=&quot;007E4891&quot;/&gt;&lt;wsp:rsid wsp:val=&quot;007E518D&quot;/&gt;&lt;wsp:rsid wsp:val=&quot;007E5BE4&quot;/&gt;&lt;wsp:rsid wsp:val=&quot;007E63B2&quot;/&gt;&lt;wsp:rsid wsp:val=&quot;007E6FD6&quot;/&gt;&lt;wsp:rsid wsp:val=&quot;007EA3E6&quot;/&gt;&lt;wsp:rsid wsp:val=&quot;007F01DE&quot;/&gt;&lt;wsp:rsid wsp:val=&quot;007F0B7A&quot;/&gt;&lt;wsp:rsid wsp:val=&quot;007F1D1C&quot;/&gt;&lt;wsp:rsid wsp:val=&quot;007F217C&quot;/&gt;&lt;wsp:rsid wsp:val=&quot;007F2C55&quot;/&gt;&lt;wsp:rsid wsp:val=&quot;007F39C5&quot;/&gt;&lt;wsp:rsid wsp:val=&quot;007F436D&quot;/&gt;&lt;wsp:rsid wsp:val=&quot;007F4794&quot;/&gt;&lt;wsp:rsid wsp:val=&quot;007F5ACF&quot;/&gt;&lt;wsp:rsid wsp:val=&quot;007F5E06&quot;/&gt;&lt;wsp:rsid wsp:val=&quot;007F5E19&quot;/&gt;&lt;wsp:rsid wsp:val=&quot;007F6D9D&quot;/&gt;&lt;wsp:rsid wsp:val=&quot;007F7FBB&quot;/&gt;&lt;wsp:rsid wsp:val=&quot;008030BF&quot;/&gt;&lt;wsp:rsid wsp:val=&quot;008032A3&quot;/&gt;&lt;wsp:rsid wsp:val=&quot;00803AAD&quot;/&gt;&lt;wsp:rsid wsp:val=&quot;00805223&quot;/&gt;&lt;wsp:rsid wsp:val=&quot;00805260&quot;/&gt;&lt;wsp:rsid wsp:val=&quot;00806C91&quot;/&gt;&lt;wsp:rsid wsp:val=&quot;008071B9&quot;/&gt;&lt;wsp:rsid wsp:val=&quot;008074A3&quot;/&gt;&lt;wsp:rsid wsp:val=&quot;00810A07&quot;/&gt;&lt;wsp:rsid wsp:val=&quot;00813528&quot;/&gt;&lt;wsp:rsid wsp:val=&quot;00813AD2&quot;/&gt;&lt;wsp:rsid wsp:val=&quot;00813E7E&quot;/&gt;&lt;wsp:rsid wsp:val=&quot;008148C4&quot;/&gt;&lt;wsp:rsid wsp:val=&quot;00814D6D&quot;/&gt;&lt;wsp:rsid wsp:val=&quot;00815F23&quot;/&gt;&lt;wsp:rsid wsp:val=&quot;0081721C&quot;/&gt;&lt;wsp:rsid wsp:val=&quot;00817DFB&quot;/&gt;&lt;wsp:rsid wsp:val=&quot;00820017&quot;/&gt;&lt;wsp:rsid wsp:val=&quot;008209CE&quot;/&gt;&lt;wsp:rsid wsp:val=&quot;008209E9&quot;/&gt;&lt;wsp:rsid wsp:val=&quot;00822BEA&quot;/&gt;&lt;wsp:rsid wsp:val=&quot;00824086&quot;/&gt;&lt;wsp:rsid wsp:val=&quot;008242EB&quot;/&gt;&lt;wsp:rsid wsp:val=&quot;00824321&quot;/&gt;&lt;wsp:rsid wsp:val=&quot;00824A4D&quot;/&gt;&lt;wsp:rsid wsp:val=&quot;00825371&quot;/&gt;&lt;wsp:rsid wsp:val=&quot;00826245&quot;/&gt;&lt;wsp:rsid wsp:val=&quot;0082631E&quot;/&gt;&lt;wsp:rsid wsp:val=&quot;00826449&quot;/&gt;&lt;wsp:rsid wsp:val=&quot;00826472&quot;/&gt;&lt;wsp:rsid wsp:val=&quot;00826C3F&quot;/&gt;&lt;wsp:rsid wsp:val=&quot;00826D49&quot;/&gt;&lt;wsp:rsid wsp:val=&quot;00827DC3&quot;/&gt;&lt;wsp:rsid wsp:val=&quot;00827EDA&quot;/&gt;&lt;wsp:rsid wsp:val=&quot;008302BC&quot;/&gt;&lt;wsp:rsid wsp:val=&quot;00831660&quot;/&gt;&lt;wsp:rsid wsp:val=&quot;008324FB&quot;/&gt;&lt;wsp:rsid wsp:val=&quot;00833144&quot;/&gt;&lt;wsp:rsid wsp:val=&quot;008342B7&quot;/&gt;&lt;wsp:rsid wsp:val=&quot;00835AF4&quot;/&gt;&lt;wsp:rsid wsp:val=&quot;00835D7F&quot;/&gt;&lt;wsp:rsid wsp:val=&quot;0084175D&quot;/&gt;&lt;wsp:rsid wsp:val=&quot;00841B26&quot;/&gt;&lt;wsp:rsid wsp:val=&quot;0084377A&quot;/&gt;&lt;wsp:rsid wsp:val=&quot;0084476D&quot;/&gt;&lt;wsp:rsid wsp:val=&quot;0084583E&quot;/&gt;&lt;wsp:rsid wsp:val=&quot;00845A90&quot;/&gt;&lt;wsp:rsid wsp:val=&quot;00851310&quot;/&gt;&lt;wsp:rsid wsp:val=&quot;00851B2B&quot;/&gt;&lt;wsp:rsid wsp:val=&quot;00852919&quot;/&gt;&lt;wsp:rsid wsp:val=&quot;00852D09&quot;/&gt;&lt;wsp:rsid wsp:val=&quot;00853F4F&quot;/&gt;&lt;wsp:rsid wsp:val=&quot;00855A27&quot;/&gt;&lt;wsp:rsid wsp:val=&quot;00856801&quot;/&gt;&lt;wsp:rsid wsp:val=&quot;008571DA&quot;/&gt;&lt;wsp:rsid wsp:val=&quot;00860E5C&quot;/&gt;&lt;wsp:rsid wsp:val=&quot;00860F89&quot;/&gt;&lt;wsp:rsid wsp:val=&quot;0086133C&quot;/&gt;&lt;wsp:rsid wsp:val=&quot;00862E48&quot;/&gt;&lt;wsp:rsid wsp:val=&quot;00863A7A&quot;/&gt;&lt;wsp:rsid wsp:val=&quot;00863C7A&quot;/&gt;&lt;wsp:rsid wsp:val=&quot;00864424&quot;/&gt;&lt;wsp:rsid wsp:val=&quot;00864890&quot;/&gt;&lt;wsp:rsid wsp:val=&quot;0086698E&quot;/&gt;&lt;wsp:rsid wsp:val=&quot;0087043F&quot;/&gt;&lt;wsp:rsid wsp:val=&quot;00871B73&quot;/&gt;&lt;wsp:rsid wsp:val=&quot;00872BE1&quot;/&gt;&lt;wsp:rsid wsp:val=&quot;00873506&quot;/&gt;&lt;wsp:rsid wsp:val=&quot;00873926&quot;/&gt;&lt;wsp:rsid wsp:val=&quot;0087428F&quot;/&gt;&lt;wsp:rsid wsp:val=&quot;008746D8&quot;/&gt;&lt;wsp:rsid wsp:val=&quot;008747DF&quot;/&gt;&lt;wsp:rsid wsp:val=&quot;00874F4C&quot;/&gt;&lt;wsp:rsid wsp:val=&quot;00877004&quot;/&gt;&lt;wsp:rsid wsp:val=&quot;008771D6&quot;/&gt;&lt;wsp:rsid wsp:val=&quot;008773F7&quot;/&gt;&lt;wsp:rsid wsp:val=&quot;00880223&quot;/&gt;&lt;wsp:rsid wsp:val=&quot;00881BA2&quot;/&gt;&lt;wsp:rsid wsp:val=&quot;00881D27&quot;/&gt;&lt;wsp:rsid wsp:val=&quot;0088254E&quot;/&gt;&lt;wsp:rsid wsp:val=&quot;008834E3&quot;/&gt;&lt;wsp:rsid wsp:val=&quot;00885240&quot;/&gt;&lt;wsp:rsid wsp:val=&quot;00885341&quot;/&gt;&lt;wsp:rsid wsp:val=&quot;00885F99&quot;/&gt;&lt;wsp:rsid wsp:val=&quot;008862EF&quot;/&gt;&lt;wsp:rsid wsp:val=&quot;00886576&quot;/&gt;&lt;wsp:rsid wsp:val=&quot;00886849&quot;/&gt;&lt;wsp:rsid wsp:val=&quot;0088726C&quot;/&gt;&lt;wsp:rsid wsp:val=&quot;008874F2&quot;/&gt;&lt;wsp:rsid wsp:val=&quot;00887935&quot;/&gt;&lt;wsp:rsid wsp:val=&quot;00887B65&quot;/&gt;&lt;wsp:rsid wsp:val=&quot;00890FBE&quot;/&gt;&lt;wsp:rsid wsp:val=&quot;00891454&quot;/&gt;&lt;wsp:rsid wsp:val=&quot;00891D8F&quot;/&gt;&lt;wsp:rsid wsp:val=&quot;00893751&quot;/&gt;&lt;wsp:rsid wsp:val=&quot;0089502C&quot;/&gt;&lt;wsp:rsid wsp:val=&quot;008957D5&quot;/&gt;&lt;wsp:rsid wsp:val=&quot;00895A2C&quot;/&gt;&lt;wsp:rsid wsp:val=&quot;00895D29&quot;/&gt;&lt;wsp:rsid wsp:val=&quot;00895E33&quot;/&gt;&lt;wsp:rsid wsp:val=&quot;0089675D&quot;/&gt;&lt;wsp:rsid wsp:val=&quot;0089691B&quot;/&gt;&lt;wsp:rsid wsp:val=&quot;00896BA4&quot;/&gt;&lt;wsp:rsid wsp:val=&quot;00896FA1&quot;/&gt;&lt;wsp:rsid wsp:val=&quot;008A0BCA&quot;/&gt;&lt;wsp:rsid wsp:val=&quot;008A1237&quot;/&gt;&lt;wsp:rsid wsp:val=&quot;008A266F&quot;/&gt;&lt;wsp:rsid wsp:val=&quot;008A2835&quot;/&gt;&lt;wsp:rsid wsp:val=&quot;008A29AC&quot;/&gt;&lt;wsp:rsid wsp:val=&quot;008A29CC&quot;/&gt;&lt;wsp:rsid wsp:val=&quot;008A3965&quot;/&gt;&lt;wsp:rsid wsp:val=&quot;008A435F&quot;/&gt;&lt;wsp:rsid wsp:val=&quot;008A455D&quot;/&gt;&lt;wsp:rsid wsp:val=&quot;008A4788&quot;/&gt;&lt;wsp:rsid wsp:val=&quot;008A484F&quot;/&gt;&lt;wsp:rsid wsp:val=&quot;008A4F3E&quot;/&gt;&lt;wsp:rsid wsp:val=&quot;008A6FAF&quot;/&gt;&lt;wsp:rsid wsp:val=&quot;008A7024&quot;/&gt;&lt;wsp:rsid wsp:val=&quot;008A7872&quot;/&gt;&lt;wsp:rsid wsp:val=&quot;008A7922&quot;/&gt;&lt;wsp:rsid wsp:val=&quot;008B3F67&quot;/&gt;&lt;wsp:rsid wsp:val=&quot;008B4B04&quot;/&gt;&lt;wsp:rsid wsp:val=&quot;008B5ADB&quot;/&gt;&lt;wsp:rsid wsp:val=&quot;008B5EF4&quot;/&gt;&lt;wsp:rsid wsp:val=&quot;008C0E58&quot;/&gt;&lt;wsp:rsid wsp:val=&quot;008C28A4&quot;/&gt;&lt;wsp:rsid wsp:val=&quot;008C2FA6&quot;/&gt;&lt;wsp:rsid wsp:val=&quot;008C3F80&quot;/&gt;&lt;wsp:rsid wsp:val=&quot;008C4586&quot;/&gt;&lt;wsp:rsid wsp:val=&quot;008C47BD&quot;/&gt;&lt;wsp:rsid wsp:val=&quot;008C6536&quot;/&gt;&lt;wsp:rsid wsp:val=&quot;008C6B12&quot;/&gt;&lt;wsp:rsid wsp:val=&quot;008C7656&quot;/&gt;&lt;wsp:rsid wsp:val=&quot;008D04B1&quot;/&gt;&lt;wsp:rsid wsp:val=&quot;008D2C14&quot;/&gt;&lt;wsp:rsid wsp:val=&quot;008D3C76&quot;/&gt;&lt;wsp:rsid wsp:val=&quot;008D48C1&quot;/&gt;&lt;wsp:rsid wsp:val=&quot;008D49C5&quot;/&gt;&lt;wsp:rsid wsp:val=&quot;008D559E&quot;/&gt;&lt;wsp:rsid wsp:val=&quot;008D609D&quot;/&gt;&lt;wsp:rsid wsp:val=&quot;008D6627&quot;/&gt;&lt;wsp:rsid wsp:val=&quot;008D67F4&quot;/&gt;&lt;wsp:rsid wsp:val=&quot;008E1161&quot;/&gt;&lt;wsp:rsid wsp:val=&quot;008E1F20&quot;/&gt;&lt;wsp:rsid wsp:val=&quot;008E1FE2&quot;/&gt;&lt;wsp:rsid wsp:val=&quot;008E2E15&quot;/&gt;&lt;wsp:rsid wsp:val=&quot;008E3058&quot;/&gt;&lt;wsp:rsid wsp:val=&quot;008E3990&quot;/&gt;&lt;wsp:rsid wsp:val=&quot;008E652D&quot;/&gt;&lt;wsp:rsid wsp:val=&quot;008E76D7&quot;/&gt;&lt;wsp:rsid wsp:val=&quot;008F03DF&quot;/&gt;&lt;wsp:rsid wsp:val=&quot;008F0AC8&quot;/&gt;&lt;wsp:rsid wsp:val=&quot;008F1065&quot;/&gt;&lt;wsp:rsid wsp:val=&quot;008F132E&quot;/&gt;&lt;wsp:rsid wsp:val=&quot;008F13B5&quot;/&gt;&lt;wsp:rsid wsp:val=&quot;008F2C19&quot;/&gt;&lt;wsp:rsid wsp:val=&quot;008F3BBA&quot;/&gt;&lt;wsp:rsid wsp:val=&quot;008F4E6C&quot;/&gt;&lt;wsp:rsid wsp:val=&quot;008F5BDB&quot;/&gt;&lt;wsp:rsid wsp:val=&quot;008F6377&quot;/&gt;&lt;wsp:rsid wsp:val=&quot;008F676A&quot;/&gt;&lt;wsp:rsid wsp:val=&quot;008F6AB1&quot;/&gt;&lt;wsp:rsid wsp:val=&quot;008F6DFC&quot;/&gt;&lt;wsp:rsid wsp:val=&quot;008F71B5&quot;/&gt;&lt;wsp:rsid wsp:val=&quot;00900A13&quot;/&gt;&lt;wsp:rsid wsp:val=&quot;00905051&quot;/&gt;&lt;wsp:rsid wsp:val=&quot;00905C82&quot;/&gt;&lt;wsp:rsid wsp:val=&quot;00905D81&quot;/&gt;&lt;wsp:rsid wsp:val=&quot;009065BE&quot;/&gt;&lt;wsp:rsid wsp:val=&quot;00910177&quot;/&gt;&lt;wsp:rsid wsp:val=&quot;0091040C&quot;/&gt;&lt;wsp:rsid wsp:val=&quot;009109B4&quot;/&gt;&lt;wsp:rsid wsp:val=&quot;00910C25&quot;/&gt;&lt;wsp:rsid wsp:val=&quot;009115FF&quot;/&gt;&lt;wsp:rsid wsp:val=&quot;00911AB1&quot;/&gt;&lt;wsp:rsid wsp:val=&quot;00911AEB&quot;/&gt;&lt;wsp:rsid wsp:val=&quot;00911EE9&quot;/&gt;&lt;wsp:rsid wsp:val=&quot;00912286&quot;/&gt;&lt;wsp:rsid wsp:val=&quot;00915A5F&quot;/&gt;&lt;wsp:rsid wsp:val=&quot;00915B26&quot;/&gt;&lt;wsp:rsid wsp:val=&quot;00915DE4&quot;/&gt;&lt;wsp:rsid wsp:val=&quot;00916B41&quot;/&gt;&lt;wsp:rsid wsp:val=&quot;00916D36&quot;/&gt;&lt;wsp:rsid wsp:val=&quot;00916DF6&quot;/&gt;&lt;wsp:rsid wsp:val=&quot;009171BC&quot;/&gt;&lt;wsp:rsid wsp:val=&quot;00917E89&quot;/&gt;&lt;wsp:rsid wsp:val=&quot;00920AB2&quot;/&gt;&lt;wsp:rsid wsp:val=&quot;00920E05&quot;/&gt;&lt;wsp:rsid wsp:val=&quot;0092101F&quot;/&gt;&lt;wsp:rsid wsp:val=&quot;0092120B&quot;/&gt;&lt;wsp:rsid wsp:val=&quot;009215B7&quot;/&gt;&lt;wsp:rsid wsp:val=&quot;0092186B&quot;/&gt;&lt;wsp:rsid wsp:val=&quot;009226F7&quot;/&gt;&lt;wsp:rsid wsp:val=&quot;00924E43&quot;/&gt;&lt;wsp:rsid wsp:val=&quot;009253FF&quot;/&gt;&lt;wsp:rsid wsp:val=&quot;0092604F&quot;/&gt;&lt;wsp:rsid wsp:val=&quot;00926E9B&quot;/&gt;&lt;wsp:rsid wsp:val=&quot;00927B9B&quot;/&gt;&lt;wsp:rsid wsp:val=&quot;00930095&quot;/&gt;&lt;wsp:rsid wsp:val=&quot;00930F78&quot;/&gt;&lt;wsp:rsid wsp:val=&quot;00931AB2&quot;/&gt;&lt;wsp:rsid wsp:val=&quot;009323DE&quot;/&gt;&lt;wsp:rsid wsp:val=&quot;00933374&quot;/&gt;&lt;wsp:rsid wsp:val=&quot;00933A19&quot;/&gt;&lt;wsp:rsid wsp:val=&quot;00935F38&quot;/&gt;&lt;wsp:rsid wsp:val=&quot;00936A5D&quot;/&gt;&lt;wsp:rsid wsp:val=&quot;00936D43&quot;/&gt;&lt;wsp:rsid wsp:val=&quot;0093774E&quot;/&gt;&lt;wsp:rsid wsp:val=&quot;0094296F&quot;/&gt;&lt;wsp:rsid wsp:val=&quot;009429EE&quot;/&gt;&lt;wsp:rsid wsp:val=&quot;00942D1A&quot;/&gt;&lt;wsp:rsid wsp:val=&quot;00944473&quot;/&gt;&lt;wsp:rsid wsp:val=&quot;00944C73&quot;/&gt;&lt;wsp:rsid wsp:val=&quot;0094663C&quot;/&gt;&lt;wsp:rsid wsp:val=&quot;00946DF6&quot;/&gt;&lt;wsp:rsid wsp:val=&quot;0094728E&quot;/&gt;&lt;wsp:rsid wsp:val=&quot;0095085F&quot;/&gt;&lt;wsp:rsid wsp:val=&quot;009512E1&quot;/&gt;&lt;wsp:rsid wsp:val=&quot;00951F3B&quot;/&gt;&lt;wsp:rsid wsp:val=&quot;00952A71&quot;/&gt;&lt;wsp:rsid wsp:val=&quot;0095313C&quot;/&gt;&lt;wsp:rsid wsp:val=&quot;009539C1&quot;/&gt;&lt;wsp:rsid wsp:val=&quot;00953E2B&quot;/&gt;&lt;wsp:rsid wsp:val=&quot;00955656&quot;/&gt;&lt;wsp:rsid wsp:val=&quot;009558A2&quot;/&gt;&lt;wsp:rsid wsp:val=&quot;00955CFE&quot;/&gt;&lt;wsp:rsid wsp:val=&quot;009569F7&quot;/&gt;&lt;wsp:rsid wsp:val=&quot;009573C3&quot;/&gt;&lt;wsp:rsid wsp:val=&quot;0095787C&quot;/&gt;&lt;wsp:rsid wsp:val=&quot;00961141&quot;/&gt;&lt;wsp:rsid wsp:val=&quot;009623DD&quot;/&gt;&lt;wsp:rsid wsp:val=&quot;009636E0&quot;/&gt;&lt;wsp:rsid wsp:val=&quot;00964CE9&quot;/&gt;&lt;wsp:rsid wsp:val=&quot;00965F22&quot;/&gt;&lt;wsp:rsid wsp:val=&quot;00967C00&quot;/&gt;&lt;wsp:rsid wsp:val=&quot;0097022C&quot;/&gt;&lt;wsp:rsid wsp:val=&quot;00970742&quot;/&gt;&lt;wsp:rsid wsp:val=&quot;00970F6B&quot;/&gt;&lt;wsp:rsid wsp:val=&quot;00971A6D&quot;/&gt;&lt;wsp:rsid wsp:val=&quot;009722C3&quot;/&gt;&lt;wsp:rsid wsp:val=&quot;0097297F&quot;/&gt;&lt;wsp:rsid wsp:val=&quot;00973ED3&quot;/&gt;&lt;wsp:rsid wsp:val=&quot;00974AF2&quot;/&gt;&lt;wsp:rsid wsp:val=&quot;009764FA&quot;/&gt;&lt;wsp:rsid wsp:val=&quot;0097662D&quot;/&gt;&lt;wsp:rsid wsp:val=&quot;009766CF&quot;/&gt;&lt;wsp:rsid wsp:val=&quot;009770D3&quot;/&gt;&lt;wsp:rsid wsp:val=&quot;00977ACF&quot;/&gt;&lt;wsp:rsid wsp:val=&quot;00977C94&quot;/&gt;&lt;wsp:rsid wsp:val=&quot;009804D4&quot;/&gt;&lt;wsp:rsid wsp:val=&quot;009808BB&quot;/&gt;&lt;wsp:rsid wsp:val=&quot;00982E1C&quot;/&gt;&lt;wsp:rsid wsp:val=&quot;00983A90&quot;/&gt;&lt;wsp:rsid wsp:val=&quot;00986A78&quot;/&gt;&lt;wsp:rsid wsp:val=&quot;00986C4B&quot;/&gt;&lt;wsp:rsid wsp:val=&quot;00986DA9&quot;/&gt;&lt;wsp:rsid wsp:val=&quot;0098CD6C&quot;/&gt;&lt;wsp:rsid wsp:val=&quot;00991A08&quot;/&gt;&lt;wsp:rsid wsp:val=&quot;0099203C&quot;/&gt;&lt;wsp:rsid wsp:val=&quot;00993190&quot;/&gt;&lt;wsp:rsid wsp:val=&quot;00994533&quot;/&gt;&lt;wsp:rsid wsp:val=&quot;00994FE2&quot;/&gt;&lt;wsp:rsid wsp:val=&quot;00995FD0&quot;/&gt;&lt;wsp:rsid wsp:val=&quot;00996BDA&quot;/&gt;&lt;wsp:rsid wsp:val=&quot;009972DA&quot;/&gt;&lt;wsp:rsid wsp:val=&quot;009A1D5E&quot;/&gt;&lt;wsp:rsid wsp:val=&quot;009A1EED&quot;/&gt;&lt;wsp:rsid wsp:val=&quot;009A2BD3&quot;/&gt;&lt;wsp:rsid wsp:val=&quot;009A2DDC&quot;/&gt;&lt;wsp:rsid wsp:val=&quot;009A308D&quot;/&gt;&lt;wsp:rsid wsp:val=&quot;009A5653&quot;/&gt;&lt;wsp:rsid wsp:val=&quot;009A5FDF&quot;/&gt;&lt;wsp:rsid wsp:val=&quot;009A6142&quot;/&gt;&lt;wsp:rsid wsp:val=&quot;009A725E&quot;/&gt;&lt;wsp:rsid wsp:val=&quot;009A7884&quot;/&gt;&lt;wsp:rsid wsp:val=&quot;009B0853&quot;/&gt;&lt;wsp:rsid wsp:val=&quot;009B0E09&quot;/&gt;&lt;wsp:rsid wsp:val=&quot;009B10C6&quot;/&gt;&lt;wsp:rsid wsp:val=&quot;009B3A40&quot;/&gt;&lt;wsp:rsid wsp:val=&quot;009B3CB6&quot;/&gt;&lt;wsp:rsid wsp:val=&quot;009B4054&quot;/&gt;&lt;wsp:rsid wsp:val=&quot;009B4164&quot;/&gt;&lt;wsp:rsid wsp:val=&quot;009B4884&quot;/&gt;&lt;wsp:rsid wsp:val=&quot;009B5F4E&quot;/&gt;&lt;wsp:rsid wsp:val=&quot;009B69F5&quot;/&gt;&lt;wsp:rsid wsp:val=&quot;009B6F26&quot;/&gt;&lt;wsp:rsid wsp:val=&quot;009B7963&quot;/&gt;&lt;wsp:rsid wsp:val=&quot;009C0930&quot;/&gt;&lt;wsp:rsid wsp:val=&quot;009C13FA&quot;/&gt;&lt;wsp:rsid wsp:val=&quot;009C31F3&quot;/&gt;&lt;wsp:rsid wsp:val=&quot;009C4813&quot;/&gt;&lt;wsp:rsid wsp:val=&quot;009C51AC&quot;/&gt;&lt;wsp:rsid wsp:val=&quot;009C5F1D&quot;/&gt;&lt;wsp:rsid wsp:val=&quot;009C5F41&quot;/&gt;&lt;wsp:rsid wsp:val=&quot;009C648B&quot;/&gt;&lt;wsp:rsid wsp:val=&quot;009C655D&quot;/&gt;&lt;wsp:rsid wsp:val=&quot;009C6A7A&quot;/&gt;&lt;wsp:rsid wsp:val=&quot;009C7616&quot;/&gt;&lt;wsp:rsid wsp:val=&quot;009C7C03&quot;/&gt;&lt;wsp:rsid wsp:val=&quot;009D01EB&quot;/&gt;&lt;wsp:rsid wsp:val=&quot;009D0C84&quot;/&gt;&lt;wsp:rsid wsp:val=&quot;009D2607&quot;/&gt;&lt;wsp:rsid wsp:val=&quot;009D304B&quot;/&gt;&lt;wsp:rsid wsp:val=&quot;009D4560&quot;/&gt;&lt;wsp:rsid wsp:val=&quot;009D4C81&quot;/&gt;&lt;wsp:rsid wsp:val=&quot;009D4C97&quot;/&gt;&lt;wsp:rsid wsp:val=&quot;009D4F40&quot;/&gt;&lt;wsp:rsid wsp:val=&quot;009D5ABB&quot;/&gt;&lt;wsp:rsid wsp:val=&quot;009D5AD3&quot;/&gt;&lt;wsp:rsid wsp:val=&quot;009D62D2&quot;/&gt;&lt;wsp:rsid wsp:val=&quot;009D69A4&quot;/&gt;&lt;wsp:rsid wsp:val=&quot;009E1007&quot;/&gt;&lt;wsp:rsid wsp:val=&quot;009E1D7A&quot;/&gt;&lt;wsp:rsid wsp:val=&quot;009E2547&quot;/&gt;&lt;wsp:rsid wsp:val=&quot;009E2C14&quot;/&gt;&lt;wsp:rsid wsp:val=&quot;009E3937&quot;/&gt;&lt;wsp:rsid wsp:val=&quot;009E4302&quot;/&gt;&lt;wsp:rsid wsp:val=&quot;009E47AF&quot;/&gt;&lt;wsp:rsid wsp:val=&quot;009E59D4&quot;/&gt;&lt;wsp:rsid wsp:val=&quot;009E7F67&quot;/&gt;&lt;wsp:rsid wsp:val=&quot;009F0E4A&quot;/&gt;&lt;wsp:rsid wsp:val=&quot;009F0EBC&quot;/&gt;&lt;wsp:rsid wsp:val=&quot;009F2570&quot;/&gt;&lt;wsp:rsid wsp:val=&quot;009F4FA9&quot;/&gt;&lt;wsp:rsid wsp:val=&quot;009F5366&quot;/&gt;&lt;wsp:rsid wsp:val=&quot;00A00BA3&quot;/&gt;&lt;wsp:rsid wsp:val=&quot;00A00F3E&quot;/&gt;&lt;wsp:rsid wsp:val=&quot;00A0146C&quot;/&gt;&lt;wsp:rsid wsp:val=&quot;00A019FC&quot;/&gt;&lt;wsp:rsid wsp:val=&quot;00A01A88&quot;/&gt;&lt;wsp:rsid wsp:val=&quot;00A039BF&quot;/&gt;&lt;wsp:rsid wsp:val=&quot;00A03E2D&quot;/&gt;&lt;wsp:rsid wsp:val=&quot;00A0419F&quot;/&gt;&lt;wsp:rsid wsp:val=&quot;00A04952&quot;/&gt;&lt;wsp:rsid wsp:val=&quot;00A04CC2&quot;/&gt;&lt;wsp:rsid wsp:val=&quot;00A05CB7&quot;/&gt;&lt;wsp:rsid wsp:val=&quot;00A07038&quot;/&gt;&lt;wsp:rsid wsp:val=&quot;00A0796B&quot;/&gt;&lt;wsp:rsid wsp:val=&quot;00A10DBC&quot;/&gt;&lt;wsp:rsid wsp:val=&quot;00A119AD&quot;/&gt;&lt;wsp:rsid wsp:val=&quot;00A11CD3&quot;/&gt;&lt;wsp:rsid wsp:val=&quot;00A121CB&quot;/&gt;&lt;wsp:rsid wsp:val=&quot;00A12C9E&quot;/&gt;&lt;wsp:rsid wsp:val=&quot;00A12CB7&quot;/&gt;&lt;wsp:rsid wsp:val=&quot;00A13094&quot;/&gt;&lt;wsp:rsid wsp:val=&quot;00A136BC&quot;/&gt;&lt;wsp:rsid wsp:val=&quot;00A138EC&quot;/&gt;&lt;wsp:rsid wsp:val=&quot;00A145A0&quot;/&gt;&lt;wsp:rsid wsp:val=&quot;00A1461E&quot;/&gt;&lt;wsp:rsid wsp:val=&quot;00A146FE&quot;/&gt;&lt;wsp:rsid wsp:val=&quot;00A15869&quot;/&gt;&lt;wsp:rsid wsp:val=&quot;00A16364&quot;/&gt;&lt;wsp:rsid wsp:val=&quot;00A20618&quot;/&gt;&lt;wsp:rsid wsp:val=&quot;00A21FC8&quot;/&gt;&lt;wsp:rsid wsp:val=&quot;00A23E48&quot;/&gt;&lt;wsp:rsid wsp:val=&quot;00A246B5&quot;/&gt;&lt;wsp:rsid wsp:val=&quot;00A24D56&quot;/&gt;&lt;wsp:rsid wsp:val=&quot;00A2587B&quot;/&gt;&lt;wsp:rsid wsp:val=&quot;00A30A20&quot;/&gt;&lt;wsp:rsid wsp:val=&quot;00A3185B&quot;/&gt;&lt;wsp:rsid wsp:val=&quot;00A319D9&quot;/&gt;&lt;wsp:rsid wsp:val=&quot;00A3266E&quot;/&gt;&lt;wsp:rsid wsp:val=&quot;00A32923&quot;/&gt;&lt;wsp:rsid wsp:val=&quot;00A33CD2&quot;/&gt;&lt;wsp:rsid wsp:val=&quot;00A3556F&quot;/&gt;&lt;wsp:rsid wsp:val=&quot;00A3576B&quot;/&gt;&lt;wsp:rsid wsp:val=&quot;00A40239&quot;/&gt;&lt;wsp:rsid wsp:val=&quot;00A411F4&quot;/&gt;&lt;wsp:rsid wsp:val=&quot;00A413A0&quot;/&gt;&lt;wsp:rsid wsp:val=&quot;00A4158F&quot;/&gt;&lt;wsp:rsid wsp:val=&quot;00A429D5&quot;/&gt;&lt;wsp:rsid wsp:val=&quot;00A431E3&quot;/&gt;&lt;wsp:rsid wsp:val=&quot;00A431F0&quot;/&gt;&lt;wsp:rsid wsp:val=&quot;00A44D9A&quot;/&gt;&lt;wsp:rsid wsp:val=&quot;00A44FBB&quot;/&gt;&lt;wsp:rsid wsp:val=&quot;00A4688E&quot;/&gt;&lt;wsp:rsid wsp:val=&quot;00A468E5&quot;/&gt;&lt;wsp:rsid wsp:val=&quot;00A46941&quot;/&gt;&lt;wsp:rsid wsp:val=&quot;00A46BD9&quot;/&gt;&lt;wsp:rsid wsp:val=&quot;00A47179&quot;/&gt;&lt;wsp:rsid wsp:val=&quot;00A5379F&quot;/&gt;&lt;wsp:rsid wsp:val=&quot;00A54161&quot;/&gt;&lt;wsp:rsid wsp:val=&quot;00A54F82&quot;/&gt;&lt;wsp:rsid wsp:val=&quot;00A567ED&quot;/&gt;&lt;wsp:rsid wsp:val=&quot;00A571F1&quot;/&gt;&lt;wsp:rsid wsp:val=&quot;00A610D2&quot;/&gt;&lt;wsp:rsid wsp:val=&quot;00A61A24&quot;/&gt;&lt;wsp:rsid wsp:val=&quot;00A622A7&quot;/&gt;&lt;wsp:rsid wsp:val=&quot;00A62591&quot;/&gt;&lt;wsp:rsid wsp:val=&quot;00A62E8C&quot;/&gt;&lt;wsp:rsid wsp:val=&quot;00A632DA&quot;/&gt;&lt;wsp:rsid wsp:val=&quot;00A63CAE&quot;/&gt;&lt;wsp:rsid wsp:val=&quot;00A66E8A&quot;/&gt;&lt;wsp:rsid wsp:val=&quot;00A67706&quot;/&gt;&lt;wsp:rsid wsp:val=&quot;00A7013A&quot;/&gt;&lt;wsp:rsid wsp:val=&quot;00A711B5&quot;/&gt;&lt;wsp:rsid wsp:val=&quot;00A71317&quot;/&gt;&lt;wsp:rsid wsp:val=&quot;00A7182B&quot;/&gt;&lt;wsp:rsid wsp:val=&quot;00A71A6B&quot;/&gt;&lt;wsp:rsid wsp:val=&quot;00A71AA8&quot;/&gt;&lt;wsp:rsid wsp:val=&quot;00A73495&quot;/&gt;&lt;wsp:rsid wsp:val=&quot;00A75017&quot;/&gt;&lt;wsp:rsid wsp:val=&quot;00A7606F&quot;/&gt;&lt;wsp:rsid wsp:val=&quot;00A760A0&quot;/&gt;&lt;wsp:rsid wsp:val=&quot;00A7638E&quot;/&gt;&lt;wsp:rsid wsp:val=&quot;00A77329&quot;/&gt;&lt;wsp:rsid wsp:val=&quot;00A777E4&quot;/&gt;&lt;wsp:rsid wsp:val=&quot;00A77D65&quot;/&gt;&lt;wsp:rsid wsp:val=&quot;00A77DA3&quot;/&gt;&lt;wsp:rsid wsp:val=&quot;00A80A53&quot;/&gt;&lt;wsp:rsid wsp:val=&quot;00A81565&quot;/&gt;&lt;wsp:rsid wsp:val=&quot;00A816C7&quot;/&gt;&lt;wsp:rsid wsp:val=&quot;00A8197E&quot;/&gt;&lt;wsp:rsid wsp:val=&quot;00A81B17&quot;/&gt;&lt;wsp:rsid wsp:val=&quot;00A82DCF&quot;/&gt;&lt;wsp:rsid wsp:val=&quot;00A8351F&quot;/&gt;&lt;wsp:rsid wsp:val=&quot;00A83A3F&quot;/&gt;&lt;wsp:rsid wsp:val=&quot;00A83DC7&quot;/&gt;&lt;wsp:rsid wsp:val=&quot;00A85B9D&quot;/&gt;&lt;wsp:rsid wsp:val=&quot;00A86B29&quot;/&gt;&lt;wsp:rsid wsp:val=&quot;00A86BEE&quot;/&gt;&lt;wsp:rsid wsp:val=&quot;00A86CFD&quot;/&gt;&lt;wsp:rsid wsp:val=&quot;00A90952&quot;/&gt;&lt;wsp:rsid wsp:val=&quot;00A9127B&quot;/&gt;&lt;wsp:rsid wsp:val=&quot;00A935A9&quot;/&gt;&lt;wsp:rsid wsp:val=&quot;00A93728&quot;/&gt;&lt;wsp:rsid wsp:val=&quot;00A94424&quot;/&gt;&lt;wsp:rsid wsp:val=&quot;00A95C4D&quot;/&gt;&lt;wsp:rsid wsp:val=&quot;00AA0755&quot;/&gt;&lt;wsp:rsid wsp:val=&quot;00AA321E&quot;/&gt;&lt;wsp:rsid wsp:val=&quot;00AA459E&quot;/&gt;&lt;wsp:rsid wsp:val=&quot;00AA4858&quot;/&gt;&lt;wsp:rsid wsp:val=&quot;00AA53AD&quot;/&gt;&lt;wsp:rsid wsp:val=&quot;00AA5A54&quot;/&gt;&lt;wsp:rsid wsp:val=&quot;00AA5ABE&quot;/&gt;&lt;wsp:rsid wsp:val=&quot;00AA5AC0&quot;/&gt;&lt;wsp:rsid wsp:val=&quot;00AA7FDD&quot;/&gt;&lt;wsp:rsid wsp:val=&quot;00AAC1E1&quot;/&gt;&lt;wsp:rsid wsp:val=&quot;00AB02B8&quot;/&gt;&lt;wsp:rsid wsp:val=&quot;00AB0A6D&quot;/&gt;&lt;wsp:rsid wsp:val=&quot;00AB13F3&quot;/&gt;&lt;wsp:rsid wsp:val=&quot;00AB4353&quot;/&gt;&lt;wsp:rsid wsp:val=&quot;00AB46CE&quot;/&gt;&lt;wsp:rsid wsp:val=&quot;00AB46E4&quot;/&gt;&lt;wsp:rsid wsp:val=&quot;00AB516D&quot;/&gt;&lt;wsp:rsid wsp:val=&quot;00AB5A88&quot;/&gt;&lt;wsp:rsid wsp:val=&quot;00AB5AD5&quot;/&gt;&lt;wsp:rsid wsp:val=&quot;00AB62C0&quot;/&gt;&lt;wsp:rsid wsp:val=&quot;00AB6FA2&quot;/&gt;&lt;wsp:rsid wsp:val=&quot;00AC06D5&quot;/&gt;&lt;wsp:rsid wsp:val=&quot;00AC08D3&quot;/&gt;&lt;wsp:rsid wsp:val=&quot;00AC0AA2&quot;/&gt;&lt;wsp:rsid wsp:val=&quot;00AC155A&quot;/&gt;&lt;wsp:rsid wsp:val=&quot;00AC2589&quot;/&gt;&lt;wsp:rsid wsp:val=&quot;00AC29CD&quot;/&gt;&lt;wsp:rsid wsp:val=&quot;00AC384C&quot;/&gt;&lt;wsp:rsid wsp:val=&quot;00AC389F&quot;/&gt;&lt;wsp:rsid wsp:val=&quot;00AC391F&quot;/&gt;&lt;wsp:rsid wsp:val=&quot;00AC3C1D&quot;/&gt;&lt;wsp:rsid wsp:val=&quot;00AC3F3D&quot;/&gt;&lt;wsp:rsid wsp:val=&quot;00AD08E1&quot;/&gt;&lt;wsp:rsid wsp:val=&quot;00AD1011&quot;/&gt;&lt;wsp:rsid wsp:val=&quot;00AD1A80&quot;/&gt;&lt;wsp:rsid wsp:val=&quot;00AD365F&quot;/&gt;&lt;wsp:rsid wsp:val=&quot;00AD3CB6&quot;/&gt;&lt;wsp:rsid wsp:val=&quot;00AD4832&quot;/&gt;&lt;wsp:rsid wsp:val=&quot;00AD4FA3&quot;/&gt;&lt;wsp:rsid wsp:val=&quot;00AD6215&quot;/&gt;&lt;wsp:rsid wsp:val=&quot;00AD7AE8&quot;/&gt;&lt;wsp:rsid wsp:val=&quot;00AE0D1D&quot;/&gt;&lt;wsp:rsid wsp:val=&quot;00AE1311&quot;/&gt;&lt;wsp:rsid wsp:val=&quot;00AE1AF9&quot;/&gt;&lt;wsp:rsid wsp:val=&quot;00AE254E&quot;/&gt;&lt;wsp:rsid wsp:val=&quot;00AE2E49&quot;/&gt;&lt;wsp:rsid wsp:val=&quot;00AE3F5B&quot;/&gt;&lt;wsp:rsid wsp:val=&quot;00AE4213&quot;/&gt;&lt;wsp:rsid wsp:val=&quot;00AE4708&quot;/&gt;&lt;wsp:rsid wsp:val=&quot;00AE5E1C&quot;/&gt;&lt;wsp:rsid wsp:val=&quot;00AE718E&quot;/&gt;&lt;wsp:rsid wsp:val=&quot;00AF0812&quot;/&gt;&lt;wsp:rsid wsp:val=&quot;00AF2175&quot;/&gt;&lt;wsp:rsid wsp:val=&quot;00AF2434&quot;/&gt;&lt;wsp:rsid wsp:val=&quot;00AF28FA&quot;/&gt;&lt;wsp:rsid wsp:val=&quot;00AF359C&quot;/&gt;&lt;wsp:rsid wsp:val=&quot;00AF4332&quot;/&gt;&lt;wsp:rsid wsp:val=&quot;00AF5632&quot;/&gt;&lt;wsp:rsid wsp:val=&quot;00AF7005&quot;/&gt;&lt;wsp:rsid wsp:val=&quot;00AF76B1&quot;/&gt;&lt;wsp:rsid wsp:val=&quot;00B007CA&quot;/&gt;&lt;wsp:rsid wsp:val=&quot;00B00A1D&quot;/&gt;&lt;wsp:rsid wsp:val=&quot;00B019B7&quot;/&gt;&lt;wsp:rsid wsp:val=&quot;00B01C48&quot;/&gt;&lt;wsp:rsid wsp:val=&quot;00B02922&quot;/&gt;&lt;wsp:rsid wsp:val=&quot;00B0330C&quot;/&gt;&lt;wsp:rsid wsp:val=&quot;00B05F95&quot;/&gt;&lt;wsp:rsid wsp:val=&quot;00B067E6&quot;/&gt;&lt;wsp:rsid wsp:val=&quot;00B06FB8&quot;/&gt;&lt;wsp:rsid wsp:val=&quot;00B07772&quot;/&gt;&lt;wsp:rsid wsp:val=&quot;00B1054C&quot;/&gt;&lt;wsp:rsid wsp:val=&quot;00B106AF&quot;/&gt;&lt;wsp:rsid wsp:val=&quot;00B10843&quot;/&gt;&lt;wsp:rsid wsp:val=&quot;00B1088B&quot;/&gt;&lt;wsp:rsid wsp:val=&quot;00B133EC&quot;/&gt;&lt;wsp:rsid wsp:val=&quot;00B13AA3&quot;/&gt;&lt;wsp:rsid wsp:val=&quot;00B13FCD&quot;/&gt;&lt;wsp:rsid wsp:val=&quot;00B14390&quot;/&gt;&lt;wsp:rsid wsp:val=&quot;00B147F0&quot;/&gt;&lt;wsp:rsid wsp:val=&quot;00B14FD1&quot;/&gt;&lt;wsp:rsid wsp:val=&quot;00B1674C&quot;/&gt;&lt;wsp:rsid wsp:val=&quot;00B174B3&quot;/&gt;&lt;wsp:rsid wsp:val=&quot;00B178AF&quot;/&gt;&lt;wsp:rsid wsp:val=&quot;00B221CC&quot;/&gt;&lt;wsp:rsid wsp:val=&quot;00B2299E&quot;/&gt;&lt;wsp:rsid wsp:val=&quot;00B22A48&quot;/&gt;&lt;wsp:rsid wsp:val=&quot;00B2307C&quot;/&gt;&lt;wsp:rsid wsp:val=&quot;00B231A3&quot;/&gt;&lt;wsp:rsid wsp:val=&quot;00B2481E&quot;/&gt;&lt;wsp:rsid wsp:val=&quot;00B26107&quot;/&gt;&lt;wsp:rsid wsp:val=&quot;00B264C3&quot;/&gt;&lt;wsp:rsid wsp:val=&quot;00B26CE9&quot;/&gt;&lt;wsp:rsid wsp:val=&quot;00B26F9C&quot;/&gt;&lt;wsp:rsid wsp:val=&quot;00B274A6&quot;/&gt;&lt;wsp:rsid wsp:val=&quot;00B2760C&quot;/&gt;&lt;wsp:rsid wsp:val=&quot;00B276AD&quot;/&gt;&lt;wsp:rsid wsp:val=&quot;00B30052&quot;/&gt;&lt;wsp:rsid wsp:val=&quot;00B30053&quot;/&gt;&lt;wsp:rsid wsp:val=&quot;00B32398&quot;/&gt;&lt;wsp:rsid wsp:val=&quot;00B35373&quot;/&gt;&lt;wsp:rsid wsp:val=&quot;00B357A7&quot;/&gt;&lt;wsp:rsid wsp:val=&quot;00B37AD2&quot;/&gt;&lt;wsp:rsid wsp:val=&quot;00B40606&quot;/&gt;&lt;wsp:rsid wsp:val=&quot;00B41C6E&quot;/&gt;&lt;wsp:rsid wsp:val=&quot;00B41DF5&quot;/&gt;&lt;wsp:rsid wsp:val=&quot;00B4235E&quot;/&gt;&lt;wsp:rsid wsp:val=&quot;00B43515&quot;/&gt;&lt;wsp:rsid wsp:val=&quot;00B44175&quot;/&gt;&lt;wsp:rsid wsp:val=&quot;00B45C9B&quot;/&gt;&lt;wsp:rsid wsp:val=&quot;00B46072&quot;/&gt;&lt;wsp:rsid wsp:val=&quot;00B46510&quot;/&gt;&lt;wsp:rsid wsp:val=&quot;00B4673D&quot;/&gt;&lt;wsp:rsid wsp:val=&quot;00B4680A&quot;/&gt;&lt;wsp:rsid wsp:val=&quot;00B472EB&quot;/&gt;&lt;wsp:rsid wsp:val=&quot;00B47B03&quot;/&gt;&lt;wsp:rsid wsp:val=&quot;00B51B3C&quot;/&gt;&lt;wsp:rsid wsp:val=&quot;00B51E68&quot;/&gt;&lt;wsp:rsid wsp:val=&quot;00B51FB3&quot;/&gt;&lt;wsp:rsid wsp:val=&quot;00B5282E&quot;/&gt;&lt;wsp:rsid wsp:val=&quot;00B53554&quot;/&gt;&lt;wsp:rsid wsp:val=&quot;00B538CF&quot;/&gt;&lt;wsp:rsid wsp:val=&quot;00B53E5F&quot;/&gt;&lt;wsp:rsid wsp:val=&quot;00B53ED8&quot;/&gt;&lt;wsp:rsid wsp:val=&quot;00B54A66&quot;/&gt;&lt;wsp:rsid wsp:val=&quot;00B56691&quot;/&gt;&lt;wsp:rsid wsp:val=&quot;00B56D2F&quot;/&gt;&lt;wsp:rsid wsp:val=&quot;00B57610&quot;/&gt;&lt;wsp:rsid wsp:val=&quot;00B622C1&quot;/&gt;&lt;wsp:rsid wsp:val=&quot;00B634A0&quot;/&gt;&lt;wsp:rsid wsp:val=&quot;00B64BC4&quot;/&gt;&lt;wsp:rsid wsp:val=&quot;00B65BE4&quot;/&gt;&lt;wsp:rsid wsp:val=&quot;00B67332&quot;/&gt;&lt;wsp:rsid wsp:val=&quot;00B70F45&quot;/&gt;&lt;wsp:rsid wsp:val=&quot;00B713E7&quot;/&gt;&lt;wsp:rsid wsp:val=&quot;00B71EC9&quot;/&gt;&lt;wsp:rsid wsp:val=&quot;00B72797&quot;/&gt;&lt;wsp:rsid wsp:val=&quot;00B7368C&quot;/&gt;&lt;wsp:rsid wsp:val=&quot;00B7548C&quot;/&gt;&lt;wsp:rsid wsp:val=&quot;00B75836&quot;/&gt;&lt;wsp:rsid wsp:val=&quot;00B7609D&quot;/&gt;&lt;wsp:rsid wsp:val=&quot;00B767A3&quot;/&gt;&lt;wsp:rsid wsp:val=&quot;00B76C1F&quot;/&gt;&lt;wsp:rsid wsp:val=&quot;00B77677&quot;/&gt;&lt;wsp:rsid wsp:val=&quot;00B777D1&quot;/&gt;&lt;wsp:rsid wsp:val=&quot;00B7785A&quot;/&gt;&lt;wsp:rsid wsp:val=&quot;00B81017&quot;/&gt;&lt;wsp:rsid wsp:val=&quot;00B81A37&quot;/&gt;&lt;wsp:rsid wsp:val=&quot;00B82DDA&quot;/&gt;&lt;wsp:rsid wsp:val=&quot;00B83126&quot;/&gt;&lt;wsp:rsid wsp:val=&quot;00B8312E&quot;/&gt;&lt;wsp:rsid wsp:val=&quot;00B834D6&quot;/&gt;&lt;wsp:rsid wsp:val=&quot;00B83861&quot;/&gt;&lt;wsp:rsid wsp:val=&quot;00B84049&quot;/&gt;&lt;wsp:rsid wsp:val=&quot;00B84837&quot;/&gt;&lt;wsp:rsid wsp:val=&quot;00B85764&quot;/&gt;&lt;wsp:rsid wsp:val=&quot;00B85794&quot;/&gt;&lt;wsp:rsid wsp:val=&quot;00B866AD&quot;/&gt;&lt;wsp:rsid wsp:val=&quot;00B86D50&quot;/&gt;&lt;wsp:rsid wsp:val=&quot;00B86F5C&quot;/&gt;&lt;wsp:rsid wsp:val=&quot;00B913E3&quot;/&gt;&lt;wsp:rsid wsp:val=&quot;00B9308F&quot;/&gt;&lt;wsp:rsid wsp:val=&quot;00B934BC&quot;/&gt;&lt;wsp:rsid wsp:val=&quot;00B941ED&quot;/&gt;&lt;wsp:rsid wsp:val=&quot;00B945B6&quot;/&gt;&lt;wsp:rsid wsp:val=&quot;00B951FB&quot;/&gt;&lt;wsp:rsid wsp:val=&quot;00B9580A&quot;/&gt;&lt;wsp:rsid wsp:val=&quot;00B95E9E&quot;/&gt;&lt;wsp:rsid wsp:val=&quot;00B963D6&quot;/&gt;&lt;wsp:rsid wsp:val=&quot;00B965D2&quot;/&gt;&lt;wsp:rsid wsp:val=&quot;00B966F2&quot;/&gt;&lt;wsp:rsid wsp:val=&quot;00B97116&quot;/&gt;&lt;wsp:rsid wsp:val=&quot;00B97976&quot;/&gt;&lt;wsp:rsid wsp:val=&quot;00B9E4BF&quot;/&gt;&lt;wsp:rsid wsp:val=&quot;00BA0CE8&quot;/&gt;&lt;wsp:rsid wsp:val=&quot;00BA1427&quot;/&gt;&lt;wsp:rsid wsp:val=&quot;00BA15AE&quot;/&gt;&lt;wsp:rsid wsp:val=&quot;00BA1B0B&quot;/&gt;&lt;wsp:rsid wsp:val=&quot;00BA227B&quot;/&gt;&lt;wsp:rsid wsp:val=&quot;00BA2D2E&quot;/&gt;&lt;wsp:rsid wsp:val=&quot;00BA3056&quot;/&gt;&lt;wsp:rsid wsp:val=&quot;00BA3D1F&quot;/&gt;&lt;wsp:rsid wsp:val=&quot;00BA4216&quot;/&gt;&lt;wsp:rsid wsp:val=&quot;00BA42A3&quot;/&gt;&lt;wsp:rsid wsp:val=&quot;00BA4495&quot;/&gt;&lt;wsp:rsid wsp:val=&quot;00BA5E7F&quot;/&gt;&lt;wsp:rsid wsp:val=&quot;00BB2217&quot;/&gt;&lt;wsp:rsid wsp:val=&quot;00BB2557&quot;/&gt;&lt;wsp:rsid wsp:val=&quot;00BB4165&quot;/&gt;&lt;wsp:rsid wsp:val=&quot;00BB42EB&quot;/&gt;&lt;wsp:rsid wsp:val=&quot;00BB4503&quot;/&gt;&lt;wsp:rsid wsp:val=&quot;00BB4C32&quot;/&gt;&lt;wsp:rsid wsp:val=&quot;00BB5146&quot;/&gt;&lt;wsp:rsid wsp:val=&quot;00BB6ACB&quot;/&gt;&lt;wsp:rsid wsp:val=&quot;00BB6CB0&quot;/&gt;&lt;wsp:rsid wsp:val=&quot;00BB6D78&quot;/&gt;&lt;wsp:rsid wsp:val=&quot;00BB7988&quot;/&gt;&lt;wsp:rsid wsp:val=&quot;00BB7E59&quot;/&gt;&lt;wsp:rsid wsp:val=&quot;00BC1B49&quot;/&gt;&lt;wsp:rsid wsp:val=&quot;00BC253E&quot;/&gt;&lt;wsp:rsid wsp:val=&quot;00BC2889&quot;/&gt;&lt;wsp:rsid wsp:val=&quot;00BC3173&quot;/&gt;&lt;wsp:rsid wsp:val=&quot;00BC3443&quot;/&gt;&lt;wsp:rsid wsp:val=&quot;00BC41DB&quot;/&gt;&lt;wsp:rsid wsp:val=&quot;00BC5991&quot;/&gt;&lt;wsp:rsid wsp:val=&quot;00BC62F9&quot;/&gt;&lt;wsp:rsid wsp:val=&quot;00BC67BD&quot;/&gt;&lt;wsp:rsid wsp:val=&quot;00BC73A3&quot;/&gt;&lt;wsp:rsid wsp:val=&quot;00BC76CA&quot;/&gt;&lt;wsp:rsid wsp:val=&quot;00BC7BBB&quot;/&gt;&lt;wsp:rsid wsp:val=&quot;00BD054D&quot;/&gt;&lt;wsp:rsid wsp:val=&quot;00BD2766&quot;/&gt;&lt;wsp:rsid wsp:val=&quot;00BD3FEA&quot;/&gt;&lt;wsp:rsid wsp:val=&quot;00BD4417&quot;/&gt;&lt;wsp:rsid wsp:val=&quot;00BD49BE&quot;/&gt;&lt;wsp:rsid wsp:val=&quot;00BD539E&quot;/&gt;&lt;wsp:rsid wsp:val=&quot;00BD551F&quot;/&gt;&lt;wsp:rsid wsp:val=&quot;00BD6556&quot;/&gt;&lt;wsp:rsid wsp:val=&quot;00BD6613&quot;/&gt;&lt;wsp:rsid wsp:val=&quot;00BD66D4&quot;/&gt;&lt;wsp:rsid wsp:val=&quot;00BD67A5&quot;/&gt;&lt;wsp:rsid wsp:val=&quot;00BD6ED1&quot;/&gt;&lt;wsp:rsid wsp:val=&quot;00BE18BB&quot;/&gt;&lt;wsp:rsid wsp:val=&quot;00BE1A1D&quot;/&gt;&lt;wsp:rsid wsp:val=&quot;00BE2431&quot;/&gt;&lt;wsp:rsid wsp:val=&quot;00BE260E&quot;/&gt;&lt;wsp:rsid wsp:val=&quot;00BE3212&quot;/&gt;&lt;wsp:rsid wsp:val=&quot;00BE3D81&quot;/&gt;&lt;wsp:rsid wsp:val=&quot;00BE4364&quot;/&gt;&lt;wsp:rsid wsp:val=&quot;00BE452D&quot;/&gt;&lt;wsp:rsid wsp:val=&quot;00BE4A40&quot;/&gt;&lt;wsp:rsid wsp:val=&quot;00BE6A4D&quot;/&gt;&lt;wsp:rsid wsp:val=&quot;00BE7D9E&quot;/&gt;&lt;wsp:rsid wsp:val=&quot;00BF05BD&quot;/&gt;&lt;wsp:rsid wsp:val=&quot;00BF0C68&quot;/&gt;&lt;wsp:rsid wsp:val=&quot;00BF21E3&quot;/&gt;&lt;wsp:rsid wsp:val=&quot;00BF2490&quot;/&gt;&lt;wsp:rsid wsp:val=&quot;00BF2769&quot;/&gt;&lt;wsp:rsid wsp:val=&quot;00BF3227&quot;/&gt;&lt;wsp:rsid wsp:val=&quot;00BF4646&quot;/&gt;&lt;wsp:rsid wsp:val=&quot;00BF5728&quot;/&gt;&lt;wsp:rsid wsp:val=&quot;00BF5EAB&quot;/&gt;&lt;wsp:rsid wsp:val=&quot;00BF63BE&quot;/&gt;&lt;wsp:rsid wsp:val=&quot;00C00452&quot;/&gt;&lt;wsp:rsid wsp:val=&quot;00C031CA&quot;/&gt;&lt;wsp:rsid wsp:val=&quot;00C03C82&quot;/&gt;&lt;wsp:rsid wsp:val=&quot;00C04A2A&quot;/&gt;&lt;wsp:rsid wsp:val=&quot;00C05A4D&quot;/&gt;&lt;wsp:rsid wsp:val=&quot;00C05C70&quot;/&gt;&lt;wsp:rsid wsp:val=&quot;00C05CEB&quot;/&gt;&lt;wsp:rsid wsp:val=&quot;00C069E2&quot;/&gt;&lt;wsp:rsid wsp:val=&quot;00C06E7B&quot;/&gt;&lt;wsp:rsid wsp:val=&quot;00C0783F&quot;/&gt;&lt;wsp:rsid wsp:val=&quot;00C07B3A&quot;/&gt;&lt;wsp:rsid wsp:val=&quot;00C10A3F&quot;/&gt;&lt;wsp:rsid wsp:val=&quot;00C11148&quot;/&gt;&lt;wsp:rsid wsp:val=&quot;00C11FFF&quot;/&gt;&lt;wsp:rsid wsp:val=&quot;00C12CB9&quot;/&gt;&lt;wsp:rsid wsp:val=&quot;00C14EA7&quot;/&gt;&lt;wsp:rsid wsp:val=&quot;00C15327&quot;/&gt;&lt;wsp:rsid wsp:val=&quot;00C156C1&quot;/&gt;&lt;wsp:rsid wsp:val=&quot;00C163C7&quot;/&gt;&lt;wsp:rsid wsp:val=&quot;00C20652&quot;/&gt;&lt;wsp:rsid wsp:val=&quot;00C230E7&quot;/&gt;&lt;wsp:rsid wsp:val=&quot;00C234D4&quot;/&gt;&lt;wsp:rsid wsp:val=&quot;00C23626&quot;/&gt;&lt;wsp:rsid wsp:val=&quot;00C242AC&quot;/&gt;&lt;wsp:rsid wsp:val=&quot;00C2448A&quot;/&gt;&lt;wsp:rsid wsp:val=&quot;00C24631&quot;/&gt;&lt;wsp:rsid wsp:val=&quot;00C25F6B&quot;/&gt;&lt;wsp:rsid wsp:val=&quot;00C26D2A&quot;/&gt;&lt;wsp:rsid wsp:val=&quot;00C26F5D&quot;/&gt;&lt;wsp:rsid wsp:val=&quot;00C27245&quot;/&gt;&lt;wsp:rsid wsp:val=&quot;00C27C6B&quot;/&gt;&lt;wsp:rsid wsp:val=&quot;00C3034C&quot;/&gt;&lt;wsp:rsid wsp:val=&quot;00C3066E&quot;/&gt;&lt;wsp:rsid wsp:val=&quot;00C30714&quot;/&gt;&lt;wsp:rsid wsp:val=&quot;00C3135A&quot;/&gt;&lt;wsp:rsid wsp:val=&quot;00C339D7&quot;/&gt;&lt;wsp:rsid wsp:val=&quot;00C33B8B&quot;/&gt;&lt;wsp:rsid wsp:val=&quot;00C33E6E&quot;/&gt;&lt;wsp:rsid wsp:val=&quot;00C36C08&quot;/&gt;&lt;wsp:rsid wsp:val=&quot;00C3756F&quot;/&gt;&lt;wsp:rsid wsp:val=&quot;00C377C2&quot;/&gt;&lt;wsp:rsid wsp:val=&quot;00C40524&quot;/&gt;&lt;wsp:rsid wsp:val=&quot;00C4112E&quot;/&gt;&lt;wsp:rsid wsp:val=&quot;00C41744&quot;/&gt;&lt;wsp:rsid wsp:val=&quot;00C42F2E&quot;/&gt;&lt;wsp:rsid wsp:val=&quot;00C436F9&quot;/&gt;&lt;wsp:rsid wsp:val=&quot;00C43782&quot;/&gt;&lt;wsp:rsid wsp:val=&quot;00C4382E&quot;/&gt;&lt;wsp:rsid wsp:val=&quot;00C439BC&quot;/&gt;&lt;wsp:rsid wsp:val=&quot;00C44613&quot;/&gt;&lt;wsp:rsid wsp:val=&quot;00C4504E&quot;/&gt;&lt;wsp:rsid wsp:val=&quot;00C455CF&quot;/&gt;&lt;wsp:rsid wsp:val=&quot;00C45F7A&quot;/&gt;&lt;wsp:rsid wsp:val=&quot;00C50660&quot;/&gt;&lt;wsp:rsid wsp:val=&quot;00C51C01&quot;/&gt;&lt;wsp:rsid wsp:val=&quot;00C51E46&quot;/&gt;&lt;wsp:rsid wsp:val=&quot;00C52454&quot;/&gt;&lt;wsp:rsid wsp:val=&quot;00C52637&quot;/&gt;&lt;wsp:rsid wsp:val=&quot;00C52B84&quot;/&gt;&lt;wsp:rsid wsp:val=&quot;00C53601&quot;/&gt;&lt;wsp:rsid wsp:val=&quot;00C538C1&quot;/&gt;&lt;wsp:rsid wsp:val=&quot;00C53BA9&quot;/&gt;&lt;wsp:rsid wsp:val=&quot;00C541CF&quot;/&gt;&lt;wsp:rsid wsp:val=&quot;00C544B7&quot;/&gt;&lt;wsp:rsid wsp:val=&quot;00C5463E&quot;/&gt;&lt;wsp:rsid wsp:val=&quot;00C55417&quot;/&gt;&lt;wsp:rsid wsp:val=&quot;00C5678C&quot;/&gt;&lt;wsp:rsid wsp:val=&quot;00C56827&quot;/&gt;&lt;wsp:rsid wsp:val=&quot;00C60108&quot;/&gt;&lt;wsp:rsid wsp:val=&quot;00C610D6&quot;/&gt;&lt;wsp:rsid wsp:val=&quot;00C619B2&quot;/&gt;&lt;wsp:rsid wsp:val=&quot;00C62447&quot;/&gt;&lt;wsp:rsid wsp:val=&quot;00C636FE&quot;/&gt;&lt;wsp:rsid wsp:val=&quot;00C63CD4&quot;/&gt;&lt;wsp:rsid wsp:val=&quot;00C6418D&quot;/&gt;&lt;wsp:rsid wsp:val=&quot;00C649D9&quot;/&gt;&lt;wsp:rsid wsp:val=&quot;00C64BB6&quot;/&gt;&lt;wsp:rsid wsp:val=&quot;00C64CC3&quot;/&gt;&lt;wsp:rsid wsp:val=&quot;00C651BD&quot;/&gt;&lt;wsp:rsid wsp:val=&quot;00C66E07&quot;/&gt;&lt;wsp:rsid wsp:val=&quot;00C6775B&quot;/&gt;&lt;wsp:rsid wsp:val=&quot;00C67849&quot;/&gt;&lt;wsp:rsid wsp:val=&quot;00C6BE51&quot;/&gt;&lt;wsp:rsid wsp:val=&quot;00C70572&quot;/&gt;&lt;wsp:rsid wsp:val=&quot;00C70972&quot;/&gt;&lt;wsp:rsid wsp:val=&quot;00C71107&quot;/&gt;&lt;wsp:rsid wsp:val=&quot;00C71111&quot;/&gt;&lt;wsp:rsid wsp:val=&quot;00C72E3D&quot;/&gt;&lt;wsp:rsid wsp:val=&quot;00C7383E&quot;/&gt;&lt;wsp:rsid wsp:val=&quot;00C73F47&quot;/&gt;&lt;wsp:rsid wsp:val=&quot;00C743B5&quot;/&gt;&lt;wsp:rsid wsp:val=&quot;00C744B6&quot;/&gt;&lt;wsp:rsid wsp:val=&quot;00C74DED&quot;/&gt;&lt;wsp:rsid wsp:val=&quot;00C754F1&quot;/&gt;&lt;wsp:rsid wsp:val=&quot;00C75992&quot;/&gt;&lt;wsp:rsid wsp:val=&quot;00C76751&quot;/&gt;&lt;wsp:rsid wsp:val=&quot;00C7683D&quot;/&gt;&lt;wsp:rsid wsp:val=&quot;00C803D2&quot;/&gt;&lt;wsp:rsid wsp:val=&quot;00C806C8&quot;/&gt;&lt;wsp:rsid wsp:val=&quot;00C823E7&quot;/&gt;&lt;wsp:rsid wsp:val=&quot;00C8450F&quot;/&gt;&lt;wsp:rsid wsp:val=&quot;00C84A45&quot;/&gt;&lt;wsp:rsid wsp:val=&quot;00C85756&quot;/&gt;&lt;wsp:rsid wsp:val=&quot;00C858E9&quot;/&gt;&lt;wsp:rsid wsp:val=&quot;00C86B05&quot;/&gt;&lt;wsp:rsid wsp:val=&quot;00C8728E&quot;/&gt;&lt;wsp:rsid wsp:val=&quot;00C90B1A&quot;/&gt;&lt;wsp:rsid wsp:val=&quot;00C9147C&quot;/&gt;&lt;wsp:rsid wsp:val=&quot;00C923E8&quot;/&gt;&lt;wsp:rsid wsp:val=&quot;00C950FF&quot;/&gt;&lt;wsp:rsid wsp:val=&quot;00C962DC&quot;/&gt;&lt;wsp:rsid wsp:val=&quot;00C96328&quot;/&gt;&lt;wsp:rsid wsp:val=&quot;00C97621&quot;/&gt;&lt;wsp:rsid wsp:val=&quot;00CA029C&quot;/&gt;&lt;wsp:rsid wsp:val=&quot;00CA0421&quot;/&gt;&lt;wsp:rsid wsp:val=&quot;00CA1CDF&quot;/&gt;&lt;wsp:rsid wsp:val=&quot;00CA23C1&quot;/&gt;&lt;wsp:rsid wsp:val=&quot;00CA407A&quot;/&gt;&lt;wsp:rsid wsp:val=&quot;00CA4178&quot;/&gt;&lt;wsp:rsid wsp:val=&quot;00CA4B7B&quot;/&gt;&lt;wsp:rsid wsp:val=&quot;00CA5056&quot;/&gt;&lt;wsp:rsid wsp:val=&quot;00CA569C&quot;/&gt;&lt;wsp:rsid wsp:val=&quot;00CA7885&quot;/&gt;&lt;wsp:rsid wsp:val=&quot;00CA7C58&quot;/&gt;&lt;wsp:rsid wsp:val=&quot;00CB0A8C&quot;/&gt;&lt;wsp:rsid wsp:val=&quot;00CB1282&quot;/&gt;&lt;wsp:rsid wsp:val=&quot;00CB3748&quot;/&gt;&lt;wsp:rsid wsp:val=&quot;00CB3A7F&quot;/&gt;&lt;wsp:rsid wsp:val=&quot;00CB50CC&quot;/&gt;&lt;wsp:rsid wsp:val=&quot;00CB50DB&quot;/&gt;&lt;wsp:rsid wsp:val=&quot;00CB5706&quot;/&gt;&lt;wsp:rsid wsp:val=&quot;00CB5B5C&quot;/&gt;&lt;wsp:rsid wsp:val=&quot;00CB5F01&quot;/&gt;&lt;wsp:rsid wsp:val=&quot;00CB73E6&quot;/&gt;&lt;wsp:rsid wsp:val=&quot;00CC03E3&quot;/&gt;&lt;wsp:rsid wsp:val=&quot;00CC396C&quot;/&gt;&lt;wsp:rsid wsp:val=&quot;00CC3EF4&quot;/&gt;&lt;wsp:rsid wsp:val=&quot;00CC4B01&quot;/&gt;&lt;wsp:rsid wsp:val=&quot;00CC4D82&quot;/&gt;&lt;wsp:rsid wsp:val=&quot;00CC5974&quot;/&gt;&lt;wsp:rsid wsp:val=&quot;00CC5CB9&quot;/&gt;&lt;wsp:rsid wsp:val=&quot;00CC655F&quot;/&gt;&lt;wsp:rsid wsp:val=&quot;00CC6679&quot;/&gt;&lt;wsp:rsid wsp:val=&quot;00CC723E&quot;/&gt;&lt;wsp:rsid wsp:val=&quot;00CC7B6C&quot;/&gt;&lt;wsp:rsid wsp:val=&quot;00CD08F7&quot;/&gt;&lt;wsp:rsid wsp:val=&quot;00CD111F&quot;/&gt;&lt;wsp:rsid wsp:val=&quot;00CD1DFD&quot;/&gt;&lt;wsp:rsid wsp:val=&quot;00CD1EC4&quot;/&gt;&lt;wsp:rsid wsp:val=&quot;00CD215A&quot;/&gt;&lt;wsp:rsid wsp:val=&quot;00CD303B&quot;/&gt;&lt;wsp:rsid wsp:val=&quot;00CD3C78&quot;/&gt;&lt;wsp:rsid wsp:val=&quot;00CD51DB&quot;/&gt;&lt;wsp:rsid wsp:val=&quot;00CD5FD4&quot;/&gt;&lt;wsp:rsid wsp:val=&quot;00CD61E3&quot;/&gt;&lt;wsp:rsid wsp:val=&quot;00CD6589&quot;/&gt;&lt;wsp:rsid wsp:val=&quot;00CD698F&quot;/&gt;&lt;wsp:rsid wsp:val=&quot;00CE0084&quot;/&gt;&lt;wsp:rsid wsp:val=&quot;00CE0105&quot;/&gt;&lt;wsp:rsid wsp:val=&quot;00CE12DD&quot;/&gt;&lt;wsp:rsid wsp:val=&quot;00CE2CD5&quot;/&gt;&lt;wsp:rsid wsp:val=&quot;00CE2E38&quot;/&gt;&lt;wsp:rsid wsp:val=&quot;00CE3317&quot;/&gt;&lt;wsp:rsid wsp:val=&quot;00CE559B&quot;/&gt;&lt;wsp:rsid wsp:val=&quot;00CE6A2E&quot;/&gt;&lt;wsp:rsid wsp:val=&quot;00CE7FDA&quot;/&gt;&lt;wsp:rsid wsp:val=&quot;00CF0422&quot;/&gt;&lt;wsp:rsid wsp:val=&quot;00CF1B24&quot;/&gt;&lt;wsp:rsid wsp:val=&quot;00CF247C&quot;/&gt;&lt;wsp:rsid wsp:val=&quot;00CF2FE2&quot;/&gt;&lt;wsp:rsid wsp:val=&quot;00CF30D5&quot;/&gt;&lt;wsp:rsid wsp:val=&quot;00CF4100&quot;/&gt;&lt;wsp:rsid wsp:val=&quot;00CF731E&quot;/&gt;&lt;wsp:rsid wsp:val=&quot;00D0059D&quot;/&gt;&lt;wsp:rsid wsp:val=&quot;00D00D36&quot;/&gt;&lt;wsp:rsid wsp:val=&quot;00D011E6&quot;/&gt;&lt;wsp:rsid wsp:val=&quot;00D01292&quot;/&gt;&lt;wsp:rsid wsp:val=&quot;00D013AB&quot;/&gt;&lt;wsp:rsid wsp:val=&quot;00D02C4D&quot;/&gt;&lt;wsp:rsid wsp:val=&quot;00D038EB&quot;/&gt;&lt;wsp:rsid wsp:val=&quot;00D03ABA&quot;/&gt;&lt;wsp:rsid wsp:val=&quot;00D0456E&quot;/&gt;&lt;wsp:rsid wsp:val=&quot;00D0482B&quot;/&gt;&lt;wsp:rsid wsp:val=&quot;00D064AE&quot;/&gt;&lt;wsp:rsid wsp:val=&quot;00D06B1A&quot;/&gt;&lt;wsp:rsid wsp:val=&quot;00D07151&quot;/&gt;&lt;wsp:rsid wsp:val=&quot;00D1053D&quot;/&gt;&lt;wsp:rsid wsp:val=&quot;00D10D03&quot;/&gt;&lt;wsp:rsid wsp:val=&quot;00D110BD&quot;/&gt;&lt;wsp:rsid wsp:val=&quot;00D123E9&quot;/&gt;&lt;wsp:rsid wsp:val=&quot;00D127CF&quot;/&gt;&lt;wsp:rsid wsp:val=&quot;00D12DB7&quot;/&gt;&lt;wsp:rsid wsp:val=&quot;00D13A5D&quot;/&gt;&lt;wsp:rsid wsp:val=&quot;00D14013&quot;/&gt;&lt;wsp:rsid wsp:val=&quot;00D14191&quot;/&gt;&lt;wsp:rsid wsp:val=&quot;00D1484C&quot;/&gt;&lt;wsp:rsid wsp:val=&quot;00D15327&quot;/&gt;&lt;wsp:rsid wsp:val=&quot;00D15786&quot;/&gt;&lt;wsp:rsid wsp:val=&quot;00D16259&quot;/&gt;&lt;wsp:rsid wsp:val=&quot;00D1631F&quot;/&gt;&lt;wsp:rsid wsp:val=&quot;00D17573&quot;/&gt;&lt;wsp:rsid wsp:val=&quot;00D17957&quot;/&gt;&lt;wsp:rsid wsp:val=&quot;00D2030C&quot;/&gt;&lt;wsp:rsid wsp:val=&quot;00D20763&quot;/&gt;&lt;wsp:rsid wsp:val=&quot;00D20966&quot;/&gt;&lt;wsp:rsid wsp:val=&quot;00D20A45&quot;/&gt;&lt;wsp:rsid wsp:val=&quot;00D2167B&quot;/&gt;&lt;wsp:rsid wsp:val=&quot;00D2249B&quot;/&gt;&lt;wsp:rsid wsp:val=&quot;00D229F3&quot;/&gt;&lt;wsp:rsid wsp:val=&quot;00D2323A&quot;/&gt;&lt;wsp:rsid wsp:val=&quot;00D236B0&quot;/&gt;&lt;wsp:rsid wsp:val=&quot;00D236B7&quot;/&gt;&lt;wsp:rsid wsp:val=&quot;00D24BB9&quot;/&gt;&lt;wsp:rsid wsp:val=&quot;00D2617A&quot;/&gt;&lt;wsp:rsid wsp:val=&quot;00D267EF&quot;/&gt;&lt;wsp:rsid wsp:val=&quot;00D30041&quot;/&gt;&lt;wsp:rsid wsp:val=&quot;00D30077&quot;/&gt;&lt;wsp:rsid wsp:val=&quot;00D313D7&quot;/&gt;&lt;wsp:rsid wsp:val=&quot;00D31BD4&quot;/&gt;&lt;wsp:rsid wsp:val=&quot;00D3506E&quot;/&gt;&lt;wsp:rsid wsp:val=&quot;00D3553D&quot;/&gt;&lt;wsp:rsid wsp:val=&quot;00D35C88&quot;/&gt;&lt;wsp:rsid wsp:val=&quot;00D36E4F&quot;/&gt;&lt;wsp:rsid wsp:val=&quot;00D37327&quot;/&gt;&lt;wsp:rsid wsp:val=&quot;00D40C24&quot;/&gt;&lt;wsp:rsid wsp:val=&quot;00D42ABF&quot;/&gt;&lt;wsp:rsid wsp:val=&quot;00D43BA2&quot;/&gt;&lt;wsp:rsid wsp:val=&quot;00D447C4&quot;/&gt;&lt;wsp:rsid wsp:val=&quot;00D454BF&quot;/&gt;&lt;wsp:rsid wsp:val=&quot;00D45728&quot;/&gt;&lt;wsp:rsid wsp:val=&quot;00D46356&quot;/&gt;&lt;wsp:rsid wsp:val=&quot;00D4772E&quot;/&gt;&lt;wsp:rsid wsp:val=&quot;00D501C2&quot;/&gt;&lt;wsp:rsid wsp:val=&quot;00D52035&quot;/&gt;&lt;wsp:rsid wsp:val=&quot;00D522DE&quot;/&gt;&lt;wsp:rsid wsp:val=&quot;00D55766&quot;/&gt;&lt;wsp:rsid wsp:val=&quot;00D5588B&quot;/&gt;&lt;wsp:rsid wsp:val=&quot;00D55B7E&quot;/&gt;&lt;wsp:rsid wsp:val=&quot;00D56F68&quot;/&gt;&lt;wsp:rsid wsp:val=&quot;00D5712C&quot;/&gt;&lt;wsp:rsid wsp:val=&quot;00D60D4A&quot;/&gt;&lt;wsp:rsid wsp:val=&quot;00D611DF&quot;/&gt;&lt;wsp:rsid wsp:val=&quot;00D61315&quot;/&gt;&lt;wsp:rsid wsp:val=&quot;00D6256F&quot;/&gt;&lt;wsp:rsid wsp:val=&quot;00D62CD2&quot;/&gt;&lt;wsp:rsid wsp:val=&quot;00D63358&quot;/&gt;&lt;wsp:rsid wsp:val=&quot;00D638BD&quot;/&gt;&lt;wsp:rsid wsp:val=&quot;00D6445E&quot;/&gt;&lt;wsp:rsid wsp:val=&quot;00D649DE&quot;/&gt;&lt;wsp:rsid wsp:val=&quot;00D651A8&quot;/&gt;&lt;wsp:rsid wsp:val=&quot;00D655E5&quot;/&gt;&lt;wsp:rsid wsp:val=&quot;00D65D51&quot;/&gt;&lt;wsp:rsid wsp:val=&quot;00D676D5&quot;/&gt;&lt;wsp:rsid wsp:val=&quot;00D70B0B&quot;/&gt;&lt;wsp:rsid wsp:val=&quot;00D71386&quot;/&gt;&lt;wsp:rsid wsp:val=&quot;00D713D7&quot;/&gt;&lt;wsp:rsid wsp:val=&quot;00D71F67&quot;/&gt;&lt;wsp:rsid wsp:val=&quot;00D7261C&quot;/&gt;&lt;wsp:rsid wsp:val=&quot;00D72C03&quot;/&gt;&lt;wsp:rsid wsp:val=&quot;00D74554&quot;/&gt;&lt;wsp:rsid wsp:val=&quot;00D76035&quot;/&gt;&lt;wsp:rsid wsp:val=&quot;00D762B6&quot;/&gt;&lt;wsp:rsid wsp:val=&quot;00D77443&quot;/&gt;&lt;wsp:rsid wsp:val=&quot;00D77726&quot;/&gt;&lt;wsp:rsid wsp:val=&quot;00D77DDC&quot;/&gt;&lt;wsp:rsid wsp:val=&quot;00D77ED7&quot;/&gt;&lt;wsp:rsid wsp:val=&quot;00D8273D&quot;/&gt;&lt;wsp:rsid wsp:val=&quot;00D82D1C&quot;/&gt;&lt;wsp:rsid wsp:val=&quot;00D83199&quot;/&gt;&lt;wsp:rsid wsp:val=&quot;00D851FC&quot;/&gt;&lt;wsp:rsid wsp:val=&quot;00D85A51&quot;/&gt;&lt;wsp:rsid wsp:val=&quot;00D85D78&quot;/&gt;&lt;wsp:rsid wsp:val=&quot;00D90237&quot;/&gt;&lt;wsp:rsid wsp:val=&quot;00D90552&quot;/&gt;&lt;wsp:rsid wsp:val=&quot;00D906C3&quot;/&gt;&lt;wsp:rsid wsp:val=&quot;00D9073E&quot;/&gt;&lt;wsp:rsid wsp:val=&quot;00D9148A&quot;/&gt;&lt;wsp:rsid wsp:val=&quot;00D927E1&quot;/&gt;&lt;wsp:rsid wsp:val=&quot;00D93B47&quot;/&gt;&lt;wsp:rsid wsp:val=&quot;00D95C60&quot;/&gt;&lt;wsp:rsid wsp:val=&quot;00D964D4&quot;/&gt;&lt;wsp:rsid wsp:val=&quot;00D97F3E&quot;/&gt;&lt;wsp:rsid wsp:val=&quot;00DA0F6B&quot;/&gt;&lt;wsp:rsid wsp:val=&quot;00DA1F2A&quot;/&gt;&lt;wsp:rsid wsp:val=&quot;00DA3EE7&quot;/&gt;&lt;wsp:rsid wsp:val=&quot;00DA6027&quot;/&gt;&lt;wsp:rsid wsp:val=&quot;00DA6429&quot;/&gt;&lt;wsp:rsid wsp:val=&quot;00DA6C37&quot;/&gt;&lt;wsp:rsid wsp:val=&quot;00DA722C&quot;/&gt;&lt;wsp:rsid wsp:val=&quot;00DA7450&quot;/&gt;&lt;wsp:rsid wsp:val=&quot;00DA7D96&quot;/&gt;&lt;wsp:rsid wsp:val=&quot;00DB09A1&quot;/&gt;&lt;wsp:rsid wsp:val=&quot;00DB0AF0&quot;/&gt;&lt;wsp:rsid wsp:val=&quot;00DB2721&quot;/&gt;&lt;wsp:rsid wsp:val=&quot;00DB2946&quot;/&gt;&lt;wsp:rsid wsp:val=&quot;00DB2AD4&quot;/&gt;&lt;wsp:rsid wsp:val=&quot;00DB34D8&quot;/&gt;&lt;wsp:rsid wsp:val=&quot;00DB37D4&quot;/&gt;&lt;wsp:rsid wsp:val=&quot;00DB4D72&quot;/&gt;&lt;wsp:rsid wsp:val=&quot;00DB5D44&quot;/&gt;&lt;wsp:rsid wsp:val=&quot;00DB6D4F&quot;/&gt;&lt;wsp:rsid wsp:val=&quot;00DB71C1&quot;/&gt;&lt;wsp:rsid wsp:val=&quot;00DB727D&quot;/&gt;&lt;wsp:rsid wsp:val=&quot;00DB7E34&quot;/&gt;&lt;wsp:rsid wsp:val=&quot;00DC047B&quot;/&gt;&lt;wsp:rsid wsp:val=&quot;00DC0982&quot;/&gt;&lt;wsp:rsid wsp:val=&quot;00DC1CE3&quot;/&gt;&lt;wsp:rsid wsp:val=&quot;00DC2898&quot;/&gt;&lt;wsp:rsid wsp:val=&quot;00DC2996&quot;/&gt;&lt;wsp:rsid wsp:val=&quot;00DC338E&quot;/&gt;&lt;wsp:rsid wsp:val=&quot;00DC4C21&quot;/&gt;&lt;wsp:rsid wsp:val=&quot;00DC5526&quot;/&gt;&lt;wsp:rsid wsp:val=&quot;00DC5692&quot;/&gt;&lt;wsp:rsid wsp:val=&quot;00DC5E2D&quot;/&gt;&lt;wsp:rsid wsp:val=&quot;00DC6A30&quot;/&gt;&lt;wsp:rsid wsp:val=&quot;00DC7B6F&quot;/&gt;&lt;wsp:rsid wsp:val=&quot;00DC7C36&quot;/&gt;&lt;wsp:rsid wsp:val=&quot;00DD1D75&quot;/&gt;&lt;wsp:rsid wsp:val=&quot;00DD1E8A&quot;/&gt;&lt;wsp:rsid wsp:val=&quot;00DD468F&quot;/&gt;&lt;wsp:rsid wsp:val=&quot;00DD4CC8&quot;/&gt;&lt;wsp:rsid wsp:val=&quot;00DE04DA&quot;/&gt;&lt;wsp:rsid wsp:val=&quot;00DE1ED1&quot;/&gt;&lt;wsp:rsid wsp:val=&quot;00DE21E8&quot;/&gt;&lt;wsp:rsid wsp:val=&quot;00DE2EFE&quot;/&gt;&lt;wsp:rsid wsp:val=&quot;00DE3104&quot;/&gt;&lt;wsp:rsid wsp:val=&quot;00DE3FAF&quot;/&gt;&lt;wsp:rsid wsp:val=&quot;00DE40DE&quot;/&gt;&lt;wsp:rsid wsp:val=&quot;00DE5214&quot;/&gt;&lt;wsp:rsid wsp:val=&quot;00DE5F12&quot;/&gt;&lt;wsp:rsid wsp:val=&quot;00DE6EAF&quot;/&gt;&lt;wsp:rsid wsp:val=&quot;00DF057B&quot;/&gt;&lt;wsp:rsid wsp:val=&quot;00DF0AC8&quot;/&gt;&lt;wsp:rsid wsp:val=&quot;00DF0F90&quot;/&gt;&lt;wsp:rsid wsp:val=&quot;00DF2783&quot;/&gt;&lt;wsp:rsid wsp:val=&quot;00DF3299&quot;/&gt;&lt;wsp:rsid wsp:val=&quot;00DF3F9F&quot;/&gt;&lt;wsp:rsid wsp:val=&quot;00DF413A&quot;/&gt;&lt;wsp:rsid wsp:val=&quot;00DF4145&quot;/&gt;&lt;wsp:rsid wsp:val=&quot;00DF45BD&quot;/&gt;&lt;wsp:rsid wsp:val=&quot;00DF5963&quot;/&gt;&lt;wsp:rsid wsp:val=&quot;00DF6B2E&quot;/&gt;&lt;wsp:rsid wsp:val=&quot;00DF75A6&quot;/&gt;&lt;wsp:rsid wsp:val=&quot;00E02481&quot;/&gt;&lt;wsp:rsid wsp:val=&quot;00E02AAB&quot;/&gt;&lt;wsp:rsid wsp:val=&quot;00E02F5E&quot;/&gt;&lt;wsp:rsid wsp:val=&quot;00E02FED&quot;/&gt;&lt;wsp:rsid wsp:val=&quot;00E035B7&quot;/&gt;&lt;wsp:rsid wsp:val=&quot;00E044F4&quot;/&gt;&lt;wsp:rsid wsp:val=&quot;00E04B7D&quot;/&gt;&lt;wsp:rsid wsp:val=&quot;00E07D2F&quot;/&gt;&lt;wsp:rsid wsp:val=&quot;00E118E6&quot;/&gt;&lt;wsp:rsid wsp:val=&quot;00E12CAB&quot;/&gt;&lt;wsp:rsid wsp:val=&quot;00E159CC&quot;/&gt;&lt;wsp:rsid wsp:val=&quot;00E15E4C&quot;/&gt;&lt;wsp:rsid wsp:val=&quot;00E17870&quot;/&gt;&lt;wsp:rsid wsp:val=&quot;00E1F4A1&quot;/&gt;&lt;wsp:rsid wsp:val=&quot;00E22C0D&quot;/&gt;&lt;wsp:rsid wsp:val=&quot;00E25177&quot;/&gt;&lt;wsp:rsid wsp:val=&quot;00E27B46&quot;/&gt;&lt;wsp:rsid wsp:val=&quot;00E27EA3&quot;/&gt;&lt;wsp:rsid wsp:val=&quot;00E310F3&quot;/&gt;&lt;wsp:rsid wsp:val=&quot;00E31917&quot;/&gt;&lt;wsp:rsid wsp:val=&quot;00E3351E&quot;/&gt;&lt;wsp:rsid wsp:val=&quot;00E336FF&quot;/&gt;&lt;wsp:rsid wsp:val=&quot;00E33A68&quot;/&gt;&lt;wsp:rsid wsp:val=&quot;00E33F10&quot;/&gt;&lt;wsp:rsid wsp:val=&quot;00E3498A&quot;/&gt;&lt;wsp:rsid wsp:val=&quot;00E355D9&quot;/&gt;&lt;wsp:rsid wsp:val=&quot;00E360C8&quot;/&gt;&lt;wsp:rsid wsp:val=&quot;00E3641E&quot;/&gt;&lt;wsp:rsid wsp:val=&quot;00E37186&quot;/&gt;&lt;wsp:rsid wsp:val=&quot;00E3BF84&quot;/&gt;&lt;wsp:rsid wsp:val=&quot;00E40C73&quot;/&gt;&lt;wsp:rsid wsp:val=&quot;00E410BD&quot;/&gt;&lt;wsp:rsid wsp:val=&quot;00E41CC1&quot;/&gt;&lt;wsp:rsid wsp:val=&quot;00E42169&quot;/&gt;&lt;wsp:rsid wsp:val=&quot;00E43C46&quot;/&gt;&lt;wsp:rsid wsp:val=&quot;00E44595&quot;/&gt;&lt;wsp:rsid wsp:val=&quot;00E45CE2&quot;/&gt;&lt;wsp:rsid wsp:val=&quot;00E46316&quot;/&gt;&lt;wsp:rsid wsp:val=&quot;00E47A00&quot;/&gt;&lt;wsp:rsid wsp:val=&quot;00E47F5D&quot;/&gt;&lt;wsp:rsid wsp:val=&quot;00E5050A&quot;/&gt;&lt;wsp:rsid wsp:val=&quot;00E52427&quot;/&gt;&lt;wsp:rsid wsp:val=&quot;00E5348B&quot;/&gt;&lt;wsp:rsid wsp:val=&quot;00E537A1&quot;/&gt;&lt;wsp:rsid wsp:val=&quot;00E53F2A&quot;/&gt;&lt;wsp:rsid wsp:val=&quot;00E54C46&quot;/&gt;&lt;wsp:rsid wsp:val=&quot;00E5510B&quot;/&gt;&lt;wsp:rsid wsp:val=&quot;00E55119&quot;/&gt;&lt;wsp:rsid wsp:val=&quot;00E551EE&quot;/&gt;&lt;wsp:rsid wsp:val=&quot;00E552D1&quot;/&gt;&lt;wsp:rsid wsp:val=&quot;00E567BF&quot;/&gt;&lt;wsp:rsid wsp:val=&quot;00E56B4D&quot;/&gt;&lt;wsp:rsid wsp:val=&quot;00E573C4&quot;/&gt;&lt;wsp:rsid wsp:val=&quot;00E57E34&quot;/&gt;&lt;wsp:rsid wsp:val=&quot;00E60184&quot;/&gt;&lt;wsp:rsid wsp:val=&quot;00E60A52&quot;/&gt;&lt;wsp:rsid wsp:val=&quot;00E60D94&quot;/&gt;&lt;wsp:rsid wsp:val=&quot;00E617B0&quot;/&gt;&lt;wsp:rsid wsp:val=&quot;00E61A96&quot;/&gt;&lt;wsp:rsid wsp:val=&quot;00E61F5C&quot;/&gt;&lt;wsp:rsid wsp:val=&quot;00E62172&quot;/&gt;&lt;wsp:rsid wsp:val=&quot;00E624A9&quot;/&gt;&lt;wsp:rsid wsp:val=&quot;00E629FA&quot;/&gt;&lt;wsp:rsid wsp:val=&quot;00E64641&quot;/&gt;&lt;wsp:rsid wsp:val=&quot;00E66350&quot;/&gt;&lt;wsp:rsid wsp:val=&quot;00E675B1&quot;/&gt;&lt;wsp:rsid wsp:val=&quot;00E67627&quot;/&gt;&lt;wsp:rsid wsp:val=&quot;00E708E3&quot;/&gt;&lt;wsp:rsid wsp:val=&quot;00E70DA8&quot;/&gt;&lt;wsp:rsid wsp:val=&quot;00E719A1&quot;/&gt;&lt;wsp:rsid wsp:val=&quot;00E73799&quot;/&gt;&lt;wsp:rsid wsp:val=&quot;00E73813&quot;/&gt;&lt;wsp:rsid wsp:val=&quot;00E7399C&quot;/&gt;&lt;wsp:rsid wsp:val=&quot;00E73C86&quot;/&gt;&lt;wsp:rsid wsp:val=&quot;00E74E67&quot;/&gt;&lt;wsp:rsid wsp:val=&quot;00E74E68&quot;/&gt;&lt;wsp:rsid wsp:val=&quot;00E76911&quot;/&gt;&lt;wsp:rsid wsp:val=&quot;00E77157&quot;/&gt;&lt;wsp:rsid wsp:val=&quot;00E80EB7&quot;/&gt;&lt;wsp:rsid wsp:val=&quot;00E811DD&quot;/&gt;&lt;wsp:rsid wsp:val=&quot;00E81529&quot;/&gt;&lt;wsp:rsid wsp:val=&quot;00E84D39&quot;/&gt;&lt;wsp:rsid wsp:val=&quot;00E85539&quot;/&gt;&lt;wsp:rsid wsp:val=&quot;00E85C87&quot;/&gt;&lt;wsp:rsid wsp:val=&quot;00E85DB1&quot;/&gt;&lt;wsp:rsid wsp:val=&quot;00E87E7C&quot;/&gt;&lt;wsp:rsid wsp:val=&quot;00E904C7&quot;/&gt;&lt;wsp:rsid wsp:val=&quot;00E91A1F&quot;/&gt;&lt;wsp:rsid wsp:val=&quot;00E91E8C&quot;/&gt;&lt;wsp:rsid wsp:val=&quot;00E9270F&quot;/&gt;&lt;wsp:rsid wsp:val=&quot;00E92CDD&quot;/&gt;&lt;wsp:rsid wsp:val=&quot;00E93079&quot;/&gt;&lt;wsp:rsid wsp:val=&quot;00E9355D&quot;/&gt;&lt;wsp:rsid wsp:val=&quot;00E93958&quot;/&gt;&lt;wsp:rsid wsp:val=&quot;00E93A8F&quot;/&gt;&lt;wsp:rsid wsp:val=&quot;00E93F4C&quot;/&gt;&lt;wsp:rsid wsp:val=&quot;00E94D94&quot;/&gt;&lt;wsp:rsid wsp:val=&quot;00E94ED9&quot;/&gt;&lt;wsp:rsid wsp:val=&quot;00E95592&quot;/&gt;&lt;wsp:rsid wsp:val=&quot;00E955D6&quot;/&gt;&lt;wsp:rsid wsp:val=&quot;00E95990&quot;/&gt;&lt;wsp:rsid wsp:val=&quot;00E968C0&quot;/&gt;&lt;wsp:rsid wsp:val=&quot;00E96CD2&quot;/&gt;&lt;wsp:rsid wsp:val=&quot;00E96DD8&quot;/&gt;&lt;wsp:rsid wsp:val=&quot;00EA1E29&quot;/&gt;&lt;wsp:rsid wsp:val=&quot;00EA3610&quot;/&gt;&lt;wsp:rsid wsp:val=&quot;00EA396E&quot;/&gt;&lt;wsp:rsid wsp:val=&quot;00EA4ABD&quot;/&gt;&lt;wsp:rsid wsp:val=&quot;00EA4B8E&quot;/&gt;&lt;wsp:rsid wsp:val=&quot;00EA5405&quot;/&gt;&lt;wsp:rsid wsp:val=&quot;00EA60F5&quot;/&gt;&lt;wsp:rsid wsp:val=&quot;00EA7296&quot;/&gt;&lt;wsp:rsid wsp:val=&quot;00EB085A&quot;/&gt;&lt;wsp:rsid wsp:val=&quot;00EB1A32&quot;/&gt;&lt;wsp:rsid wsp:val=&quot;00EB25D2&quot;/&gt;&lt;wsp:rsid wsp:val=&quot;00EB33DE&quot;/&gt;&lt;wsp:rsid wsp:val=&quot;00EB3A33&quot;/&gt;&lt;wsp:rsid wsp:val=&quot;00EB4697&quot;/&gt;&lt;wsp:rsid wsp:val=&quot;00EB4FFC&quot;/&gt;&lt;wsp:rsid wsp:val=&quot;00EB607F&quot;/&gt;&lt;wsp:rsid wsp:val=&quot;00EC0EFF&quot;/&gt;&lt;wsp:rsid wsp:val=&quot;00EC3C72&quot;/&gt;&lt;wsp:rsid wsp:val=&quot;00EC5D7B&quot;/&gt;&lt;wsp:rsid wsp:val=&quot;00EC5FBC&quot;/&gt;&lt;wsp:rsid wsp:val=&quot;00EC6B70&quot;/&gt;&lt;wsp:rsid wsp:val=&quot;00ED00DA&quot;/&gt;&lt;wsp:rsid wsp:val=&quot;00ED2731&quot;/&gt;&lt;wsp:rsid wsp:val=&quot;00ED2C15&quot;/&gt;&lt;wsp:rsid wsp:val=&quot;00ED3647&quot;/&gt;&lt;wsp:rsid wsp:val=&quot;00ED3A07&quot;/&gt;&lt;wsp:rsid wsp:val=&quot;00ED459F&quot;/&gt;&lt;wsp:rsid wsp:val=&quot;00ED5E2D&quot;/&gt;&lt;wsp:rsid wsp:val=&quot;00ED6037&quot;/&gt;&lt;wsp:rsid wsp:val=&quot;00ED662E&quot;/&gt;&lt;wsp:rsid wsp:val=&quot;00ED76C9&quot;/&gt;&lt;wsp:rsid wsp:val=&quot;00EE4DB3&quot;/&gt;&lt;wsp:rsid wsp:val=&quot;00EE5280&quot;/&gt;&lt;wsp:rsid wsp:val=&quot;00EE5A45&quot;/&gt;&lt;wsp:rsid wsp:val=&quot;00EE6957&quot;/&gt;&lt;wsp:rsid wsp:val=&quot;00EE759A&quot;/&gt;&lt;wsp:rsid wsp:val=&quot;00EE7B2D&quot;/&gt;&lt;wsp:rsid wsp:val=&quot;00EF0028&quot;/&gt;&lt;wsp:rsid wsp:val=&quot;00EF0064&quot;/&gt;&lt;wsp:rsid wsp:val=&quot;00EF0B80&quot;/&gt;&lt;wsp:rsid wsp:val=&quot;00EF121E&quot;/&gt;&lt;wsp:rsid wsp:val=&quot;00EF13EF&quot;/&gt;&lt;wsp:rsid wsp:val=&quot;00EF19F6&quot;/&gt;&lt;wsp:rsid wsp:val=&quot;00EF2421&quot;/&gt;&lt;wsp:rsid wsp:val=&quot;00EF26FE&quot;/&gt;&lt;wsp:rsid wsp:val=&quot;00EF2C13&quot;/&gt;&lt;wsp:rsid wsp:val=&quot;00EF34CD&quot;/&gt;&lt;wsp:rsid wsp:val=&quot;00EF437C&quot;/&gt;&lt;wsp:rsid wsp:val=&quot;00EF4642&quot;/&gt;&lt;wsp:rsid wsp:val=&quot;00EF4747&quot;/&gt;&lt;wsp:rsid wsp:val=&quot;00EF6E22&quot;/&gt;&lt;wsp:rsid wsp:val=&quot;00EF7F01&quot;/&gt;&lt;wsp:rsid wsp:val=&quot;00EFF561&quot;/&gt;&lt;wsp:rsid wsp:val=&quot;00F0078D&quot;/&gt;&lt;wsp:rsid wsp:val=&quot;00F01877&quot;/&gt;&lt;wsp:rsid wsp:val=&quot;00F020A9&quot;/&gt;&lt;wsp:rsid wsp:val=&quot;00F033AC&quot;/&gt;&lt;wsp:rsid wsp:val=&quot;00F0532D&quot;/&gt;&lt;wsp:rsid wsp:val=&quot;00F05C05&quot;/&gt;&lt;wsp:rsid wsp:val=&quot;00F06377&quot;/&gt;&lt;wsp:rsid wsp:val=&quot;00F0665F&quot;/&gt;&lt;wsp:rsid wsp:val=&quot;00F076B3&quot;/&gt;&lt;wsp:rsid wsp:val=&quot;00F07846&quot;/&gt;&lt;wsp:rsid wsp:val=&quot;00F07A77&quot;/&gt;&lt;wsp:rsid wsp:val=&quot;00F07F7A&quot;/&gt;&lt;wsp:rsid wsp:val=&quot;00F10A68&quot;/&gt;&lt;wsp:rsid wsp:val=&quot;00F11018&quot;/&gt;&lt;wsp:rsid wsp:val=&quot;00F115A6&quot;/&gt;&lt;wsp:rsid wsp:val=&quot;00F11995&quot;/&gt;&lt;wsp:rsid wsp:val=&quot;00F119FB&quot;/&gt;&lt;wsp:rsid wsp:val=&quot;00F1262A&quot;/&gt;&lt;wsp:rsid wsp:val=&quot;00F12DDA&quot;/&gt;&lt;wsp:rsid wsp:val=&quot;00F147DE&quot;/&gt;&lt;wsp:rsid wsp:val=&quot;00F1561F&quot;/&gt;&lt;wsp:rsid wsp:val=&quot;00F15921&quot;/&gt;&lt;wsp:rsid wsp:val=&quot;00F15F56&quot;/&gt;&lt;wsp:rsid wsp:val=&quot;00F166F6&quot;/&gt;&lt;wsp:rsid wsp:val=&quot;00F20103&quot;/&gt;&lt;wsp:rsid wsp:val=&quot;00F20483&quot;/&gt;&lt;wsp:rsid wsp:val=&quot;00F208E0&quot;/&gt;&lt;wsp:rsid wsp:val=&quot;00F209FB&quot;/&gt;&lt;wsp:rsid wsp:val=&quot;00F21816&quot;/&gt;&lt;wsp:rsid wsp:val=&quot;00F223E4&quot;/&gt;&lt;wsp:rsid wsp:val=&quot;00F2461E&quot;/&gt;&lt;wsp:rsid wsp:val=&quot;00F24A10&quot;/&gt;&lt;wsp:rsid wsp:val=&quot;00F25EE8&quot;/&gt;&lt;wsp:rsid wsp:val=&quot;00F26DD0&quot;/&gt;&lt;wsp:rsid wsp:val=&quot;00F272B6&quot;/&gt;&lt;wsp:rsid wsp:val=&quot;00F27645&quot;/&gt;&lt;wsp:rsid wsp:val=&quot;00F302B1&quot;/&gt;&lt;wsp:rsid wsp:val=&quot;00F30AD2&quot;/&gt;&lt;wsp:rsid wsp:val=&quot;00F3108F&quot;/&gt;&lt;wsp:rsid wsp:val=&quot;00F31DF1&quot;/&gt;&lt;wsp:rsid wsp:val=&quot;00F33E42&quot;/&gt;&lt;wsp:rsid wsp:val=&quot;00F3513C&quot;/&gt;&lt;wsp:rsid wsp:val=&quot;00F35D56&quot;/&gt;&lt;wsp:rsid wsp:val=&quot;00F35FCA&quot;/&gt;&lt;wsp:rsid wsp:val=&quot;00F36790&quot;/&gt;&lt;wsp:rsid wsp:val=&quot;00F36797&quot;/&gt;&lt;wsp:rsid wsp:val=&quot;00F374A5&quot;/&gt;&lt;wsp:rsid wsp:val=&quot;00F4135D&quot;/&gt;&lt;wsp:rsid wsp:val=&quot;00F416E8&quot;/&gt;&lt;wsp:rsid wsp:val=&quot;00F42509&quot;/&gt;&lt;wsp:rsid wsp:val=&quot;00F42F17&quot;/&gt;&lt;wsp:rsid wsp:val=&quot;00F44E53&quot;/&gt;&lt;wsp:rsid wsp:val=&quot;00F45B5A&quot;/&gt;&lt;wsp:rsid wsp:val=&quot;00F47A73&quot;/&gt;&lt;wsp:rsid wsp:val=&quot;00F5216A&quot;/&gt;&lt;wsp:rsid wsp:val=&quot;00F52B14&quot;/&gt;&lt;wsp:rsid wsp:val=&quot;00F52F02&quot;/&gt;&lt;wsp:rsid wsp:val=&quot;00F53C0F&quot;/&gt;&lt;wsp:rsid wsp:val=&quot;00F53DA2&quot;/&gt;&lt;wsp:rsid wsp:val=&quot;00F54A20&quot;/&gt;&lt;wsp:rsid wsp:val=&quot;00F55BD4&quot;/&gt;&lt;wsp:rsid wsp:val=&quot;00F60717&quot;/&gt;&lt;wsp:rsid wsp:val=&quot;00F60B16&quot;/&gt;&lt;wsp:rsid wsp:val=&quot;00F61AAA&quot;/&gt;&lt;wsp:rsid wsp:val=&quot;00F61B02&quot;/&gt;&lt;wsp:rsid wsp:val=&quot;00F625C5&quot;/&gt;&lt;wsp:rsid wsp:val=&quot;00F62970&quot;/&gt;&lt;wsp:rsid wsp:val=&quot;00F63B48&quot;/&gt;&lt;wsp:rsid wsp:val=&quot;00F64298&quot;/&gt;&lt;wsp:rsid wsp:val=&quot;00F6479D&quot;/&gt;&lt;wsp:rsid wsp:val=&quot;00F6496E&quot;/&gt;&lt;wsp:rsid wsp:val=&quot;00F6551A&quot;/&gt;&lt;wsp:rsid wsp:val=&quot;00F65653&quot;/&gt;&lt;wsp:rsid wsp:val=&quot;00F662A9&quot;/&gt;&lt;wsp:rsid wsp:val=&quot;00F668F3&quot;/&gt;&lt;wsp:rsid wsp:val=&quot;00F66A83&quot;/&gt;&lt;wsp:rsid wsp:val=&quot;00F67390&quot;/&gt;&lt;wsp:rsid wsp:val=&quot;00F67913&quot;/&gt;&lt;wsp:rsid wsp:val=&quot;00F67E5C&quot;/&gt;&lt;wsp:rsid wsp:val=&quot;00F70833&quot;/&gt;&lt;wsp:rsid wsp:val=&quot;00F70997&quot;/&gt;&lt;wsp:rsid wsp:val=&quot;00F710B2&quot;/&gt;&lt;wsp:rsid wsp:val=&quot;00F73ED1&quot;/&gt;&lt;wsp:rsid wsp:val=&quot;00F74C07&quot;/&gt;&lt;wsp:rsid wsp:val=&quot;00F752DD&quot;/&gt;&lt;wsp:rsid wsp:val=&quot;00F759B0&quot;/&gt;&lt;wsp:rsid wsp:val=&quot;00F77435&quot;/&gt;&lt;wsp:rsid wsp:val=&quot;00F77472&quot;/&gt;&lt;wsp:rsid wsp:val=&quot;00F8039C&quot;/&gt;&lt;wsp:rsid wsp:val=&quot;00F80747&quot;/&gt;&lt;wsp:rsid wsp:val=&quot;00F80877&quot;/&gt;&lt;wsp:rsid wsp:val=&quot;00F80A05&quot;/&gt;&lt;wsp:rsid wsp:val=&quot;00F81C45&quot;/&gt;&lt;wsp:rsid wsp:val=&quot;00F82040&quot;/&gt;&lt;wsp:rsid wsp:val=&quot;00F82505&quot;/&gt;&lt;wsp:rsid wsp:val=&quot;00F8277C&quot;/&gt;&lt;wsp:rsid wsp:val=&quot;00F82C80&quot;/&gt;&lt;wsp:rsid wsp:val=&quot;00F82DDB&quot;/&gt;&lt;wsp:rsid wsp:val=&quot;00F8405C&quot;/&gt;&lt;wsp:rsid wsp:val=&quot;00F842CD&quot;/&gt;&lt;wsp:rsid wsp:val=&quot;00F85BB4&quot;/&gt;&lt;wsp:rsid wsp:val=&quot;00F8743D&quot;/&gt;&lt;wsp:rsid wsp:val=&quot;00F8790A&quot;/&gt;&lt;wsp:rsid wsp:val=&quot;00F90630&quot;/&gt;&lt;wsp:rsid wsp:val=&quot;00F90A3B&quot;/&gt;&lt;wsp:rsid wsp:val=&quot;00F91E66&quot;/&gt;&lt;wsp:rsid wsp:val=&quot;00F92ED8&quot;/&gt;&lt;wsp:rsid wsp:val=&quot;00F93014&quot;/&gt;&lt;wsp:rsid wsp:val=&quot;00F944C2&quot;/&gt;&lt;wsp:rsid wsp:val=&quot;00F94CAD&quot;/&gt;&lt;wsp:rsid wsp:val=&quot;00F951FF&quot;/&gt;&lt;wsp:rsid wsp:val=&quot;00F9579F&quot;/&gt;&lt;wsp:rsid wsp:val=&quot;00F95BAD&quot;/&gt;&lt;wsp:rsid wsp:val=&quot;00F9606B&quot;/&gt;&lt;wsp:rsid wsp:val=&quot;00F96CCD&quot;/&gt;&lt;wsp:rsid wsp:val=&quot;00F96FA3&quot;/&gt;&lt;wsp:rsid wsp:val=&quot;00F97FE8&quot;/&gt;&lt;wsp:rsid wsp:val=&quot;00FA01FC&quot;/&gt;&lt;wsp:rsid wsp:val=&quot;00FA0B06&quot;/&gt;&lt;wsp:rsid wsp:val=&quot;00FA0C0A&quot;/&gt;&lt;wsp:rsid wsp:val=&quot;00FA127F&quot;/&gt;&lt;wsp:rsid wsp:val=&quot;00FA146D&quot;/&gt;&lt;wsp:rsid wsp:val=&quot;00FA166C&quot;/&gt;&lt;wsp:rsid wsp:val=&quot;00FA2741&quot;/&gt;&lt;wsp:rsid wsp:val=&quot;00FA2A07&quot;/&gt;&lt;wsp:rsid wsp:val=&quot;00FA2D2B&quot;/&gt;&lt;wsp:rsid wsp:val=&quot;00FA2FC3&quot;/&gt;&lt;wsp:rsid wsp:val=&quot;00FA374E&quot;/&gt;&lt;wsp:rsid wsp:val=&quot;00FA3EB3&quot;/&gt;&lt;wsp:rsid wsp:val=&quot;00FA7250&quot;/&gt;&lt;wsp:rsid wsp:val=&quot;00FA7690&quot;/&gt;&lt;wsp:rsid wsp:val=&quot;00FB0565&quot;/&gt;&lt;wsp:rsid wsp:val=&quot;00FB0E81&quot;/&gt;&lt;wsp:rsid wsp:val=&quot;00FB21B1&quot;/&gt;&lt;wsp:rsid wsp:val=&quot;00FB243F&quot;/&gt;&lt;wsp:rsid wsp:val=&quot;00FB37DE&quot;/&gt;&lt;wsp:rsid wsp:val=&quot;00FB3DF2&quot;/&gt;&lt;wsp:rsid wsp:val=&quot;00FB4AD8&quot;/&gt;&lt;wsp:rsid wsp:val=&quot;00FB4D4B&quot;/&gt;&lt;wsp:rsid wsp:val=&quot;00FB66B6&quot;/&gt;&lt;wsp:rsid wsp:val=&quot;00FB701F&quot;/&gt;&lt;wsp:rsid wsp:val=&quot;00FC01E0&quot;/&gt;&lt;wsp:rsid wsp:val=&quot;00FC0C56&quot;/&gt;&lt;wsp:rsid wsp:val=&quot;00FC1070&quot;/&gt;&lt;wsp:rsid wsp:val=&quot;00FC1A54&quot;/&gt;&lt;wsp:rsid wsp:val=&quot;00FC1B63&quot;/&gt;&lt;wsp:rsid wsp:val=&quot;00FC1C0A&quot;/&gt;&lt;wsp:rsid wsp:val=&quot;00FC34BC&quot;/&gt;&lt;wsp:rsid wsp:val=&quot;00FC4BD5&quot;/&gt;&lt;wsp:rsid wsp:val=&quot;00FC5252&quot;/&gt;&lt;wsp:rsid wsp:val=&quot;00FC6003&quot;/&gt;&lt;wsp:rsid wsp:val=&quot;00FC687F&quot;/&gt;&lt;wsp:rsid wsp:val=&quot;00FC6A59&quot;/&gt;&lt;wsp:rsid wsp:val=&quot;00FC6EE4&quot;/&gt;&lt;wsp:rsid wsp:val=&quot;00FC754F&quot;/&gt;&lt;wsp:rsid wsp:val=&quot;00FC77CD&quot;/&gt;&lt;wsp:rsid wsp:val=&quot;00FC7EAB&quot;/&gt;&lt;wsp:rsid wsp:val=&quot;00FC9BC1&quot;/&gt;&lt;wsp:rsid wsp:val=&quot;00FD11EA&quot;/&gt;&lt;wsp:rsid wsp:val=&quot;00FD22EF&quot;/&gt;&lt;wsp:rsid wsp:val=&quot;00FD2C87&quot;/&gt;&lt;wsp:rsid wsp:val=&quot;00FD3A16&quot;/&gt;&lt;wsp:rsid wsp:val=&quot;00FD3A65&quot;/&gt;&lt;wsp:rsid wsp:val=&quot;00FD3D61&quot;/&gt;&lt;wsp:rsid wsp:val=&quot;00FD3E02&quot;/&gt;&lt;wsp:rsid wsp:val=&quot;00FD41F4&quot;/&gt;&lt;wsp:rsid wsp:val=&quot;00FD43A1&quot;/&gt;&lt;wsp:rsid wsp:val=&quot;00FD7128&quot;/&gt;&lt;wsp:rsid wsp:val=&quot;00FD71C6&quot;/&gt;&lt;wsp:rsid wsp:val=&quot;00FE0691&quot;/&gt;&lt;wsp:rsid wsp:val=&quot;00FE0DA4&quot;/&gt;&lt;wsp:rsid wsp:val=&quot;00FE1003&quot;/&gt;&lt;wsp:rsid wsp:val=&quot;00FE1048&quot;/&gt;&lt;wsp:rsid wsp:val=&quot;00FE25E9&quot;/&gt;&lt;wsp:rsid wsp:val=&quot;00FE26B7&quot;/&gt;&lt;wsp:rsid wsp:val=&quot;00FE2D23&quot;/&gt;&lt;wsp:rsid wsp:val=&quot;00FE4300&quot;/&gt;&lt;wsp:rsid wsp:val=&quot;00FF1895&quot;/&gt;&lt;wsp:rsid wsp:val=&quot;00FF2928&quot;/&gt;&lt;wsp:rsid wsp:val=&quot;00FF2D27&quot;/&gt;&lt;wsp:rsid wsp:val=&quot;00FF350E&quot;/&gt;&lt;wsp:rsid wsp:val=&quot;00FF537E&quot;/&gt;&lt;wsp:rsid wsp:val=&quot;00FF5469&quot;/&gt;&lt;wsp:rsid wsp:val=&quot;00FF5C2F&quot;/&gt;&lt;wsp:rsid wsp:val=&quot;010450B9&quot;/&gt;&lt;wsp:rsid wsp:val=&quot;0121F4B1&quot;/&gt;&lt;wsp:rsid wsp:val=&quot;0129B13E&quot;/&gt;&lt;wsp:rsid wsp:val=&quot;013069D8&quot;/&gt;&lt;wsp:rsid wsp:val=&quot;0130A030&quot;/&gt;&lt;wsp:rsid wsp:val=&quot;0149DD76&quot;/&gt;&lt;wsp:rsid wsp:val=&quot;014E73CF&quot;/&gt;&lt;wsp:rsid wsp:val=&quot;0151A258&quot;/&gt;&lt;wsp:rsid wsp:val=&quot;015751FD&quot;/&gt;&lt;wsp:rsid wsp:val=&quot;017206AB&quot;/&gt;&lt;wsp:rsid wsp:val=&quot;0173B414&quot;/&gt;&lt;wsp:rsid wsp:val=&quot;01A53B1C&quot;/&gt;&lt;wsp:rsid wsp:val=&quot;01B0B684&quot;/&gt;&lt;wsp:rsid wsp:val=&quot;01BE0DFA&quot;/&gt;&lt;wsp:rsid wsp:val=&quot;01C6BEC3&quot;/&gt;&lt;wsp:rsid wsp:val=&quot;01CDCDDA&quot;/&gt;&lt;wsp:rsid wsp:val=&quot;01CF05AC&quot;/&gt;&lt;wsp:rsid wsp:val=&quot;01D2D207&quot;/&gt;&lt;wsp:rsid wsp:val=&quot;01DD512C&quot;/&gt;&lt;wsp:rsid wsp:val=&quot;01DF1299&quot;/&gt;&lt;wsp:rsid wsp:val=&quot;01F10CE4&quot;/&gt;&lt;wsp:rsid wsp:val=&quot;01FFAB17&quot;/&gt;&lt;wsp:rsid wsp:val=&quot;020377C1&quot;/&gt;&lt;wsp:rsid wsp:val=&quot;0204A70A&quot;/&gt;&lt;wsp:rsid wsp:val=&quot;02288726&quot;/&gt;&lt;wsp:rsid wsp:val=&quot;0232D5C7&quot;/&gt;&lt;wsp:rsid wsp:val=&quot;023AEC42&quot;/&gt;&lt;wsp:rsid wsp:val=&quot;0250C8BD&quot;/&gt;&lt;wsp:rsid wsp:val=&quot;0269054A&quot;/&gt;&lt;wsp:rsid wsp:val=&quot;026C41D9&quot;/&gt;&lt;wsp:rsid wsp:val=&quot;026E7A1F&quot;/&gt;&lt;wsp:rsid wsp:val=&quot;026EB801&quot;/&gt;&lt;wsp:rsid wsp:val=&quot;0284574A&quot;/&gt;&lt;wsp:rsid wsp:val=&quot;028AD715&quot;/&gt;&lt;wsp:rsid wsp:val=&quot;0290CF77&quot;/&gt;&lt;wsp:rsid wsp:val=&quot;02C1E40D&quot;/&gt;&lt;wsp:rsid wsp:val=&quot;02C64415&quot;/&gt;&lt;wsp:rsid wsp:val=&quot;02CC7091&quot;/&gt;&lt;wsp:rsid wsp:val=&quot;02DAADA5&quot;/&gt;&lt;wsp:rsid wsp:val=&quot;02DB9ABE&quot;/&gt;&lt;wsp:rsid wsp:val=&quot;02E7B47A&quot;/&gt;&lt;wsp:rsid wsp:val=&quot;02F7AE3B&quot;/&gt;&lt;wsp:rsid wsp:val=&quot;02FD793E&quot;/&gt;&lt;wsp:rsid wsp:val=&quot;02FE0D7C&quot;/&gt;&lt;wsp:rsid wsp:val=&quot;030AF376&quot;/&gt;&lt;wsp:rsid wsp:val=&quot;030BB258&quot;/&gt;&lt;wsp:rsid wsp:val=&quot;03110D71&quot;/&gt;&lt;wsp:rsid wsp:val=&quot;031B9AE3&quot;/&gt;&lt;wsp:rsid wsp:val=&quot;03219A4F&quot;/&gt;&lt;wsp:rsid wsp:val=&quot;032E108F&quot;/&gt;&lt;wsp:rsid wsp:val=&quot;0333C313&quot;/&gt;&lt;wsp:rsid wsp:val=&quot;033B3CF2&quot;/&gt;&lt;wsp:rsid wsp:val=&quot;034679DA&quot;/&gt;&lt;wsp:rsid wsp:val=&quot;0348F9E3&quot;/&gt;&lt;wsp:rsid wsp:val=&quot;034A5D58&quot;/&gt;&lt;wsp:rsid wsp:val=&quot;034A92E2&quot;/&gt;&lt;wsp:rsid wsp:val=&quot;034D2B4E&quot;/&gt;&lt;wsp:rsid wsp:val=&quot;03540F36&quot;/&gt;&lt;wsp:rsid wsp:val=&quot;03813F84&quot;/&gt;&lt;wsp:rsid wsp:val=&quot;0382B765&quot;/&gt;&lt;wsp:rsid wsp:val=&quot;03864673&quot;/&gt;&lt;wsp:rsid wsp:val=&quot;038A2FB6&quot;/&gt;&lt;wsp:rsid wsp:val=&quot;038E88F9&quot;/&gt;&lt;wsp:rsid wsp:val=&quot;03A13BF0&quot;/&gt;&lt;wsp:rsid wsp:val=&quot;03AA09D5&quot;/&gt;&lt;wsp:rsid wsp:val=&quot;03B108A6&quot;/&gt;&lt;wsp:rsid wsp:val=&quot;03C36422&quot;/&gt;&lt;wsp:rsid wsp:val=&quot;040C6E0A&quot;/&gt;&lt;wsp:rsid wsp:val=&quot;040DF0F2&quot;/&gt;&lt;wsp:rsid wsp:val=&quot;0411DB7A&quot;/&gt;&lt;wsp:rsid wsp:val=&quot;0414F51C&quot;/&gt;&lt;wsp:rsid wsp:val=&quot;0415E905&quot;/&gt;&lt;wsp:rsid wsp:val=&quot;0422801A&quot;/&gt;&lt;wsp:rsid wsp:val=&quot;042301AC&quot;/&gt;&lt;wsp:rsid wsp:val=&quot;042977F3&quot;/&gt;&lt;wsp:rsid wsp:val=&quot;04300181&quot;/&gt;&lt;wsp:rsid wsp:val=&quot;043A16F6&quot;/&gt;&lt;wsp:rsid wsp:val=&quot;0440F1DA&quot;/&gt;&lt;wsp:rsid wsp:val=&quot;0445745A&quot;/&gt;&lt;wsp:rsid wsp:val=&quot;04470636&quot;/&gt;&lt;wsp:rsid wsp:val=&quot;04533308&quot;/&gt;&lt;wsp:rsid wsp:val=&quot;045706AF&quot;/&gt;&lt;wsp:rsid wsp:val=&quot;045EEE69&quot;/&gt;&lt;wsp:rsid wsp:val=&quot;046669CA&quot;/&gt;&lt;wsp:rsid wsp:val=&quot;04767A59&quot;/&gt;&lt;wsp:rsid wsp:val=&quot;047C5C0D&quot;/&gt;&lt;wsp:rsid wsp:val=&quot;048923BF&quot;/&gt;&lt;wsp:rsid wsp:val=&quot;04999548&quot;/&gt;&lt;wsp:rsid wsp:val=&quot;049A6C41&quot;/&gt;&lt;wsp:rsid wsp:val=&quot;049AE75C&quot;/&gt;&lt;wsp:rsid wsp:val=&quot;04B22FCE&quot;/&gt;&lt;wsp:rsid wsp:val=&quot;04C4BD78&quot;/&gt;&lt;wsp:rsid wsp:val=&quot;04C7D96A&quot;/&gt;&lt;wsp:rsid wsp:val=&quot;04CB058B&quot;/&gt;&lt;wsp:rsid wsp:val=&quot;04CF3098&quot;/&gt;&lt;wsp:rsid wsp:val=&quot;04E24A3B&quot;/&gt;&lt;wsp:rsid wsp:val=&quot;04E27679&quot;/&gt;&lt;wsp:rsid wsp:val=&quot;04E4F962&quot;/&gt;&lt;wsp:rsid wsp:val=&quot;04F0D409&quot;/&gt;&lt;wsp:rsid wsp:val=&quot;04F811BF&quot;/&gt;&lt;wsp:rsid wsp:val=&quot;04FF5F61&quot;/&gt;&lt;wsp:rsid wsp:val=&quot;0506F173&quot;/&gt;&lt;wsp:rsid wsp:val=&quot;0508993A&quot;/&gt;&lt;wsp:rsid wsp:val=&quot;0515FA07&quot;/&gt;&lt;wsp:rsid wsp:val=&quot;0519B562&quot;/&gt;&lt;wsp:rsid wsp:val=&quot;0531FCEC&quot;/&gt;&lt;wsp:rsid wsp:val=&quot;0532155F&quot;/&gt;&lt;wsp:rsid wsp:val=&quot;0532D398&quot;/&gt;&lt;wsp:rsid wsp:val=&quot;053AF140&quot;/&gt;&lt;wsp:rsid wsp:val=&quot;05594855&quot;/&gt;&lt;wsp:rsid wsp:val=&quot;05603446&quot;/&gt;&lt;wsp:rsid wsp:val=&quot;0578D6AC&quot;/&gt;&lt;wsp:rsid wsp:val=&quot;0593B074&quot;/&gt;&lt;wsp:rsid wsp:val=&quot;05954721&quot;/&gt;&lt;wsp:rsid wsp:val=&quot;05A0BB7D&quot;/&gt;&lt;wsp:rsid wsp:val=&quot;05B6EC67&quot;/&gt;&lt;wsp:rsid wsp:val=&quot;05BBBB1D&quot;/&gt;&lt;wsp:rsid wsp:val=&quot;05BFA8C1&quot;/&gt;&lt;wsp:rsid wsp:val=&quot;05DDE616&quot;/&gt;&lt;wsp:rsid wsp:val=&quot;05F4B49F&quot;/&gt;&lt;wsp:rsid wsp:val=&quot;060C7C48&quot;/&gt;&lt;wsp:rsid wsp:val=&quot;060D12B3&quot;/&gt;&lt;wsp:rsid wsp:val=&quot;06149287&quot;/&gt;&lt;wsp:rsid wsp:val=&quot;061E03B4&quot;/&gt;&lt;wsp:rsid wsp:val=&quot;06325F6A&quot;/&gt;&lt;wsp:rsid wsp:val=&quot;0637E0FD&quot;/&gt;&lt;wsp:rsid wsp:val=&quot;063B0C54&quot;/&gt;&lt;wsp:rsid wsp:val=&quot;066CF8C5&quot;/&gt;&lt;wsp:rsid wsp:val=&quot;066D9A34&quot;/&gt;&lt;wsp:rsid wsp:val=&quot;0674E067&quot;/&gt;&lt;wsp:rsid wsp:val=&quot;0683A95F&quot;/&gt;&lt;wsp:rsid wsp:val=&quot;06866140&quot;/&gt;&lt;wsp:rsid wsp:val=&quot;069D9677&quot;/&gt;&lt;wsp:rsid wsp:val=&quot;06AAA77A&quot;/&gt;&lt;wsp:rsid wsp:val=&quot;06BAD446&quot;/&gt;&lt;wsp:rsid wsp:val=&quot;06BCF16E&quot;/&gt;&lt;wsp:rsid wsp:val=&quot;06D3389C&quot;/&gt;&lt;wsp:rsid wsp:val=&quot;06E1D762&quot;/&gt;&lt;wsp:rsid wsp:val=&quot;06E46FA3&quot;/&gt;&lt;wsp:rsid wsp:val=&quot;06F1DB64&quot;/&gt;&lt;wsp:rsid wsp:val=&quot;06F92628&quot;/&gt;&lt;wsp:rsid wsp:val=&quot;06F94E72&quot;/&gt;&lt;wsp:rsid wsp:val=&quot;06FEA7C3&quot;/&gt;&lt;wsp:rsid wsp:val=&quot;0703982D&quot;/&gt;&lt;wsp:rsid wsp:val=&quot;070D4D86&quot;/&gt;&lt;wsp:rsid wsp:val=&quot;0717FCBA&quot;/&gt;&lt;wsp:rsid wsp:val=&quot;072ACFC2&quot;/&gt;&lt;wsp:rsid wsp:val=&quot;07363F2B&quot;/&gt;&lt;wsp:rsid wsp:val=&quot;0743BFFF&quot;/&gt;&lt;wsp:rsid wsp:val=&quot;0745E7DA&quot;/&gt;&lt;wsp:rsid wsp:val=&quot;074D5479&quot;/&gt;&lt;wsp:rsid wsp:val=&quot;075832D6&quot;/&gt;&lt;wsp:rsid wsp:val=&quot;075AA26E&quot;/&gt;&lt;wsp:rsid wsp:val=&quot;0766D372&quot;/&gt;&lt;wsp:rsid wsp:val=&quot;077A2BFF&quot;/&gt;&lt;wsp:rsid wsp:val=&quot;077A98C1&quot;/&gt;&lt;wsp:rsid wsp:val=&quot;077FDC19&quot;/&gt;&lt;wsp:rsid wsp:val=&quot;0784F861&quot;/&gt;&lt;wsp:rsid wsp:val=&quot;07890ADB&quot;/&gt;&lt;wsp:rsid wsp:val=&quot;079FE1B4&quot;/&gt;&lt;wsp:rsid wsp:val=&quot;07B65E54&quot;/&gt;&lt;wsp:rsid wsp:val=&quot;07CFC2E7&quot;/&gt;&lt;wsp:rsid wsp:val=&quot;07DA092C&quot;/&gt;&lt;wsp:rsid wsp:val=&quot;07DBD4E3&quot;/&gt;&lt;wsp:rsid wsp:val=&quot;07DC3A85&quot;/&gt;&lt;wsp:rsid wsp:val=&quot;07FF895A&quot;/&gt;&lt;wsp:rsid wsp:val=&quot;08008133&quot;/&gt;&lt;wsp:rsid wsp:val=&quot;0808B889&quot;/&gt;&lt;wsp:rsid wsp:val=&quot;080E5933&quot;/&gt;&lt;wsp:rsid wsp:val=&quot;080F3BC6&quot;/&gt;&lt;wsp:rsid wsp:val=&quot;081C9A24&quot;/&gt;&lt;wsp:rsid wsp:val=&quot;081F3386&quot;/&gt;&lt;wsp:rsid wsp:val=&quot;08223236&quot;/&gt;&lt;wsp:rsid wsp:val=&quot;08296A5B&quot;/&gt;&lt;wsp:rsid wsp:val=&quot;0845623A&quot;/&gt;&lt;wsp:rsid wsp:val=&quot;08467FBB&quot;/&gt;&lt;wsp:rsid wsp:val=&quot;084ADC1C&quot;/&gt;&lt;wsp:rsid wsp:val=&quot;0851BD15&quot;/&gt;&lt;wsp:rsid wsp:val=&quot;0853F072&quot;/&gt;&lt;wsp:rsid wsp:val=&quot;0854D757&quot;/&gt;&lt;wsp:rsid wsp:val=&quot;08607F0C&quot;/&gt;&lt;wsp:rsid wsp:val=&quot;086673B5&quot;/&gt;&lt;wsp:rsid wsp:val=&quot;0872E391&quot;/&gt;&lt;wsp:rsid wsp:val=&quot;0886B405&quot;/&gt;&lt;wsp:rsid wsp:val=&quot;08972F86&quot;/&gt;&lt;wsp:rsid wsp:val=&quot;08AEA4A6&quot;/&gt;&lt;wsp:rsid wsp:val=&quot;08AF6CC3&quot;/&gt;&lt;wsp:rsid wsp:val=&quot;08B24194&quot;/&gt;&lt;wsp:rsid wsp:val=&quot;08BB2A4B&quot;/&gt;&lt;wsp:rsid wsp:val=&quot;08BC6C8A&quot;/&gt;&lt;wsp:rsid wsp:val=&quot;08BF58DB&quot;/&gt;&lt;wsp:rsid wsp:val=&quot;08CBCF8D&quot;/&gt;&lt;wsp:rsid wsp:val=&quot;08D49EC5&quot;/&gt;&lt;wsp:rsid wsp:val=&quot;08FA2A55&quot;/&gt;&lt;wsp:rsid wsp:val=&quot;091052A4&quot;/&gt;&lt;wsp:rsid wsp:val=&quot;0911C0CA&quot;/&gt;&lt;wsp:rsid wsp:val=&quot;0926CD8F&quot;/&gt;&lt;wsp:rsid wsp:val=&quot;092AC66D&quot;/&gt;&lt;wsp:rsid wsp:val=&quot;092B5E25&quot;/&gt;&lt;wsp:rsid wsp:val=&quot;0945AD32&quot;/&gt;&lt;wsp:rsid wsp:val=&quot;094F6E1A&quot;/&gt;&lt;wsp:rsid wsp:val=&quot;0951D881&quot;/&gt;&lt;wsp:rsid wsp:val=&quot;0953CC14&quot;/&gt;&lt;wsp:rsid wsp:val=&quot;09711BD4&quot;/&gt;&lt;wsp:rsid wsp:val=&quot;09712228&quot;/&gt;&lt;wsp:rsid wsp:val=&quot;097B9DE6&quot;/&gt;&lt;wsp:rsid wsp:val=&quot;097EC881&quot;/&gt;&lt;wsp:rsid wsp:val=&quot;09858040&quot;/&gt;&lt;wsp:rsid wsp:val=&quot;099205D9&quot;/&gt;&lt;wsp:rsid wsp:val=&quot;099BAEE5&quot;/&gt;&lt;wsp:rsid wsp:val=&quot;09B1DF94&quot;/&gt;&lt;wsp:rsid wsp:val=&quot;09B94100&quot;/&gt;&lt;wsp:rsid wsp:val=&quot;09BAB864&quot;/&gt;&lt;wsp:rsid wsp:val=&quot;09BC73CD&quot;/&gt;&lt;wsp:rsid wsp:val=&quot;09C76CA4&quot;/&gt;&lt;wsp:rsid wsp:val=&quot;09C91FDF&quot;/&gt;&lt;wsp:rsid wsp:val=&quot;09C990AD&quot;/&gt;&lt;wsp:rsid wsp:val=&quot;09CAB5DA&quot;/&gt;&lt;wsp:rsid wsp:val=&quot;09D2F0DE&quot;/&gt;&lt;wsp:rsid wsp:val=&quot;09DA6296&quot;/&gt;&lt;wsp:rsid wsp:val=&quot;09DCB4FC&quot;/&gt;&lt;wsp:rsid wsp:val=&quot;09FB9ED5&quot;/&gt;&lt;wsp:rsid wsp:val=&quot;0A000233&quot;/&gt;&lt;wsp:rsid wsp:val=&quot;0A0FCEEB&quot;/&gt;&lt;wsp:rsid wsp:val=&quot;0A1E51EC&quot;/&gt;&lt;wsp:rsid wsp:val=&quot;0A217F3A&quot;/&gt;&lt;wsp:rsid wsp:val=&quot;0A234281&quot;/&gt;&lt;wsp:rsid wsp:val=&quot;0A24B78F&quot;/&gt;&lt;wsp:rsid wsp:val=&quot;0A2BC8D7&quot;/&gt;&lt;wsp:rsid wsp:val=&quot;0A2C732A&quot;/&gt;&lt;wsp:rsid wsp:val=&quot;0A2CF4FD&quot;/&gt;&lt;wsp:rsid wsp:val=&quot;0A33AAC1&quot;/&gt;&lt;wsp:rsid wsp:val=&quot;0A53AE70&quot;/&gt;&lt;wsp:rsid wsp:val=&quot;0A5722BF&quot;/&gt;&lt;wsp:rsid wsp:val=&quot;0A57CF80&quot;/&gt;&lt;wsp:rsid wsp:val=&quot;0A638ED1&quot;/&gt;&lt;wsp:rsid wsp:val=&quot;0A6692FF&quot;/&gt;&lt;wsp:rsid wsp:val=&quot;0A67EDFB&quot;/&gt;&lt;wsp:rsid wsp:val=&quot;0A74C12D&quot;/&gt;&lt;wsp:rsid wsp:val=&quot;0A770094&quot;/&gt;&lt;wsp:rsid wsp:val=&quot;0A956B67&quot;/&gt;&lt;wsp:rsid wsp:val=&quot;0A96762D&quot;/&gt;&lt;wsp:rsid wsp:val=&quot;0AA50202&quot;/&gt;&lt;wsp:rsid wsp:val=&quot;0AB82AE4&quot;/&gt;&lt;wsp:rsid wsp:val=&quot;0AB8C452&quot;/&gt;&lt;wsp:rsid wsp:val=&quot;0AC78424&quot;/&gt;&lt;wsp:rsid wsp:val=&quot;0AD06F1F&quot;/&gt;&lt;wsp:rsid wsp:val=&quot;0AD4C671&quot;/&gt;&lt;wsp:rsid wsp:val=&quot;0ADE9B2F&quot;/&gt;&lt;wsp:rsid wsp:val=&quot;0AEB0365&quot;/&gt;&lt;wsp:rsid wsp:val=&quot;0B04B9BF&quot;/&gt;&lt;wsp:rsid wsp:val=&quot;0B05F37F&quot;/&gt;&lt;wsp:rsid wsp:val=&quot;0B0C3D7B&quot;/&gt;&lt;wsp:rsid wsp:val=&quot;0B1C114A&quot;/&gt;&lt;wsp:rsid wsp:val=&quot;0B201A15&quot;/&gt;&lt;wsp:rsid wsp:val=&quot;0B211EB2&quot;/&gt;&lt;wsp:rsid wsp:val=&quot;0B238B16&quot;/&gt;&lt;wsp:rsid wsp:val=&quot;0B23F91B&quot;/&gt;&lt;wsp:rsid wsp:val=&quot;0B2907A6&quot;/&gt;&lt;wsp:rsid wsp:val=&quot;0B32D086&quot;/&gt;&lt;wsp:rsid wsp:val=&quot;0B44120B&quot;/&gt;&lt;wsp:rsid wsp:val=&quot;0B5BAF19&quot;/&gt;&lt;wsp:rsid wsp:val=&quot;0B715AD0&quot;/&gt;&lt;wsp:rsid wsp:val=&quot;0B720AB8&quot;/&gt;&lt;wsp:rsid wsp:val=&quot;0B7632F7&quot;/&gt;&lt;wsp:rsid wsp:val=&quot;0B8D3B30&quot;/&gt;&lt;wsp:rsid wsp:val=&quot;0BA000CE&quot;/&gt;&lt;wsp:rsid wsp:val=&quot;0BA2FABF&quot;/&gt;&lt;wsp:rsid wsp:val=&quot;0BAFD7E2&quot;/&gt;&lt;wsp:rsid wsp:val=&quot;0BD18863&quot;/&gt;&lt;wsp:rsid wsp:val=&quot;0BD4109F&quot;/&gt;&lt;wsp:rsid wsp:val=&quot;0BE314B9&quot;/&gt;&lt;wsp:rsid wsp:val=&quot;0BEB6048&quot;/&gt;&lt;wsp:rsid wsp:val=&quot;0BEC0D65&quot;/&gt;&lt;wsp:rsid wsp:val=&quot;0BF05876&quot;/&gt;&lt;wsp:rsid wsp:val=&quot;0C080E1E&quot;/&gt;&lt;wsp:rsid wsp:val=&quot;0C167B31&quot;/&gt;&lt;wsp:rsid wsp:val=&quot;0C2E1391&quot;/&gt;&lt;wsp:rsid wsp:val=&quot;0C305DB3&quot;/&gt;&lt;wsp:rsid wsp:val=&quot;0C481AC2&quot;/&gt;&lt;wsp:rsid wsp:val=&quot;0C5CFBD2&quot;/&gt;&lt;wsp:rsid wsp:val=&quot;0C7EA6A7&quot;/&gt;&lt;wsp:rsid wsp:val=&quot;0C8F7012&quot;/&gt;&lt;wsp:rsid wsp:val=&quot;0CA24B00&quot;/&gt;&lt;wsp:rsid wsp:val=&quot;0CA32A0C&quot;/&gt;&lt;wsp:rsid wsp:val=&quot;0CA6888A&quot;/&gt;&lt;wsp:rsid wsp:val=&quot;0CB96353&quot;/&gt;&lt;wsp:rsid wsp:val=&quot;0CD782CE&quot;/&gt;&lt;wsp:rsid wsp:val=&quot;0CE4E65F&quot;/&gt;&lt;wsp:rsid wsp:val=&quot;0CE6E592&quot;/&gt;&lt;wsp:rsid wsp:val=&quot;0CEAB12C&quot;/&gt;&lt;wsp:rsid wsp:val=&quot;0CEC3B21&quot;/&gt;&lt;wsp:rsid wsp:val=&quot;0CED5ABB&quot;/&gt;&lt;wsp:rsid wsp:val=&quot;0D008CC6&quot;/&gt;&lt;wsp:rsid wsp:val=&quot;0D0577CC&quot;/&gt;&lt;wsp:rsid wsp:val=&quot;0D1B86D9&quot;/&gt;&lt;wsp:rsid wsp:val=&quot;0D361F4A&quot;/&gt;&lt;wsp:rsid wsp:val=&quot;0D37BBF1&quot;/&gt;&lt;wsp:rsid wsp:val=&quot;0D4C2ADA&quot;/&gt;&lt;wsp:rsid wsp:val=&quot;0D4D94F0&quot;/&gt;&lt;wsp:rsid wsp:val=&quot;0D4F3728&quot;/&gt;&lt;wsp:rsid wsp:val=&quot;0D4F9C9F&quot;/&gt;&lt;wsp:rsid wsp:val=&quot;0D5263C5&quot;/&gt;&lt;wsp:rsid wsp:val=&quot;0D5BA78C&quot;/&gt;&lt;wsp:rsid wsp:val=&quot;0D642F05&quot;/&gt;&lt;wsp:rsid wsp:val=&quot;0D69FAA4&quot;/&gt;&lt;wsp:rsid wsp:val=&quot;0D897BF5&quot;/&gt;&lt;wsp:rsid wsp:val=&quot;0D8A4C48&quot;/&gt;&lt;wsp:rsid wsp:val=&quot;0D9950B2&quot;/&gt;&lt;wsp:rsid wsp:val=&quot;0DAA1A65&quot;/&gt;&lt;wsp:rsid wsp:val=&quot;0DAD4AF7&quot;/&gt;&lt;wsp:rsid wsp:val=&quot;0DB8C220&quot;/&gt;&lt;wsp:rsid wsp:val=&quot;0DC3E9CF&quot;/&gt;&lt;wsp:rsid wsp:val=&quot;0DC419A7&quot;/&gt;&lt;wsp:rsid wsp:val=&quot;0DCA9B2C&quot;/&gt;&lt;wsp:rsid wsp:val=&quot;0DCC83D7&quot;/&gt;&lt;wsp:rsid wsp:val=&quot;0DF1E57F&quot;/&gt;&lt;wsp:rsid wsp:val=&quot;0DF87171&quot;/&gt;&lt;wsp:rsid wsp:val=&quot;0DFB7B23&quot;/&gt;&lt;wsp:rsid wsp:val=&quot;0DFD1394&quot;/&gt;&lt;wsp:rsid wsp:val=&quot;0E032B1B&quot;/&gt;&lt;wsp:rsid wsp:val=&quot;0E078139&quot;/&gt;&lt;wsp:rsid wsp:val=&quot;0E0F9545&quot;/&gt;&lt;wsp:rsid wsp:val=&quot;0E10EEDB&quot;/&gt;&lt;wsp:rsid wsp:val=&quot;0E23A8D5&quot;/&gt;&lt;wsp:rsid wsp:val=&quot;0E2A1E68&quot;/&gt;&lt;wsp:rsid wsp:val=&quot;0E41EDAE&quot;/&gt;&lt;wsp:rsid wsp:val=&quot;0E432DEA&quot;/&gt;&lt;wsp:rsid wsp:val=&quot;0E50DBED&quot;/&gt;&lt;wsp:rsid wsp:val=&quot;0E593E46&quot;/&gt;&lt;wsp:rsid wsp:val=&quot;0E71EDC6&quot;/&gt;&lt;wsp:rsid wsp:val=&quot;0E7464C6&quot;/&gt;&lt;wsp:rsid wsp:val=&quot;0E7F86E0&quot;/&gt;&lt;wsp:rsid wsp:val=&quot;0E8A9501&quot;/&gt;&lt;wsp:rsid wsp:val=&quot;0E8C7B8C&quot;/&gt;&lt;wsp:rsid wsp:val=&quot;0EA4268D&quot;/&gt;&lt;wsp:rsid wsp:val=&quot;0EB9A84D&quot;/&gt;&lt;wsp:rsid wsp:val=&quot;0EBB374D&quot;/&gt;&lt;wsp:rsid wsp:val=&quot;0EC094DF&quot;/&gt;&lt;wsp:rsid wsp:val=&quot;0EC4EA40&quot;/&gt;&lt;wsp:rsid wsp:val=&quot;0ED3776E&quot;/&gt;&lt;wsp:rsid wsp:val=&quot;0ED67168&quot;/&gt;&lt;wsp:rsid wsp:val=&quot;0ED76942&quot;/&gt;&lt;wsp:rsid wsp:val=&quot;0EDF6981&quot;/&gt;&lt;wsp:rsid wsp:val=&quot;0EE2E5D5&quot;/&gt;&lt;wsp:rsid wsp:val=&quot;0EE51088&quot;/&gt;&lt;wsp:rsid wsp:val=&quot;0EE59FD4&quot;/&gt;&lt;wsp:rsid wsp:val=&quot;0EF8574A&quot;/&gt;&lt;wsp:rsid wsp:val=&quot;0EFA1DE5&quot;/&gt;&lt;wsp:rsid wsp:val=&quot;0F001519&quot;/&gt;&lt;wsp:rsid wsp:val=&quot;0F0330B7&quot;/&gt;&lt;wsp:rsid wsp:val=&quot;0F05AC7B&quot;/&gt;&lt;wsp:rsid wsp:val=&quot;0F12BF41&quot;/&gt;&lt;wsp:rsid wsp:val=&quot;0F20D484&quot;/&gt;&lt;wsp:rsid wsp:val=&quot;0F2F02BA&quot;/&gt;&lt;wsp:rsid wsp:val=&quot;0F41F312&quot;/&gt;&lt;wsp:rsid wsp:val=&quot;0F4F4780&quot;/&gt;&lt;wsp:rsid wsp:val=&quot;0F65DA7F&quot;/&gt;&lt;wsp:rsid wsp:val=&quot;0F75D7A7&quot;/&gt;&lt;wsp:rsid wsp:val=&quot;0F850F21&quot;/&gt;&lt;wsp:rsid wsp:val=&quot;0F865FFF&quot;/&gt;&lt;wsp:rsid wsp:val=&quot;0F92E011&quot;/&gt;&lt;wsp:rsid wsp:val=&quot;0F98E265&quot;/&gt;&lt;wsp:rsid wsp:val=&quot;0F99C4EF&quot;/&gt;&lt;wsp:rsid wsp:val=&quot;0FA704F0&quot;/&gt;&lt;wsp:rsid wsp:val=&quot;0FAA74D7&quot;/&gt;&lt;wsp:rsid wsp:val=&quot;0FB2C609&quot;/&gt;&lt;wsp:rsid wsp:val=&quot;0FCAA606&quot;/&gt;&lt;wsp:rsid wsp:val=&quot;0FD6681C&quot;/&gt;&lt;wsp:rsid wsp:val=&quot;0FD7B88C&quot;/&gt;&lt;wsp:rsid wsp:val=&quot;0FEBAD20&quot;/&gt;&lt;wsp:rsid wsp:val=&quot;0FED712E&quot;/&gt;&lt;wsp:rsid wsp:val=&quot;0FF08511&quot;/&gt;&lt;wsp:rsid wsp:val=&quot;0FF4BFFF&quot;/&gt;&lt;wsp:rsid wsp:val=&quot;0FFE94AE&quot;/&gt;&lt;wsp:rsid wsp:val=&quot;100340EB&quot;/&gt;&lt;wsp:rsid wsp:val=&quot;100C5C66&quot;/&gt;&lt;wsp:rsid wsp:val=&quot;10103527&quot;/&gt;&lt;wsp:rsid wsp:val=&quot;1027087C&quot;/&gt;&lt;wsp:rsid wsp:val=&quot;102CC4E9&quot;/&gt;&lt;wsp:rsid wsp:val=&quot;1031D56D&quot;/&gt;&lt;wsp:rsid wsp:val=&quot;1036BEF2&quot;/&gt;&lt;wsp:rsid wsp:val=&quot;105189C0&quot;/&gt;&lt;wsp:rsid wsp:val=&quot;105913C2&quot;/&gt;&lt;wsp:rsid wsp:val=&quot;107E4C26&quot;/&gt;&lt;wsp:rsid wsp:val=&quot;108E8EBC&quot;/&gt;&lt;wsp:rsid wsp:val=&quot;10918166&quot;/&gt;&lt;wsp:rsid wsp:val=&quot;109DF415&quot;/&gt;&lt;wsp:rsid wsp:val=&quot;10A2E088&quot;/&gt;&lt;wsp:rsid wsp:val=&quot;10AB1C83&quot;/&gt;&lt;wsp:rsid wsp:val=&quot;10B7F6A4&quot;/&gt;&lt;wsp:rsid wsp:val=&quot;10BABD56&quot;/&gt;&lt;wsp:rsid wsp:val=&quot;10C8D5E7&quot;/&gt;&lt;wsp:rsid wsp:val=&quot;10D77977&quot;/&gt;&lt;wsp:rsid wsp:val=&quot;10DDAD45&quot;/&gt;&lt;wsp:rsid wsp:val=&quot;10FBB693&quot;/&gt;&lt;wsp:rsid wsp:val=&quot;10FE75DA&quot;/&gt;&lt;wsp:rsid wsp:val=&quot;110184B4&quot;/&gt;&lt;wsp:rsid wsp:val=&quot;1101C47D&quot;/&gt;&lt;wsp:rsid wsp:val=&quot;1106784D&quot;/&gt;&lt;wsp:rsid wsp:val=&quot;1139006C&quot;/&gt;&lt;wsp:rsid wsp:val=&quot;114053B9&quot;/&gt;&lt;wsp:rsid wsp:val=&quot;114179ED&quot;/&gt;&lt;wsp:rsid wsp:val=&quot;1147A886&quot;/&gt;&lt;wsp:rsid wsp:val=&quot;114EBCDA&quot;/&gt;&lt;wsp:rsid wsp:val=&quot;1152CA51&quot;/&gt;&lt;wsp:rsid wsp:val=&quot;115AB760&quot;/&gt;&lt;wsp:rsid wsp:val=&quot;116A273F&quot;/&gt;&lt;wsp:rsid wsp:val=&quot;1170940D&quot;/&gt;&lt;wsp:rsid wsp:val=&quot;1179F9AD&quot;/&gt;&lt;wsp:rsid wsp:val=&quot;117AC36F&quot;/&gt;&lt;wsp:rsid wsp:val=&quot;1183740E&quot;/&gt;&lt;wsp:rsid wsp:val=&quot;119A650F&quot;/&gt;&lt;wsp:rsid wsp:val=&quot;119C77B1&quot;/&gt;&lt;wsp:rsid wsp:val=&quot;11A21AFC&quot;/&gt;&lt;wsp:rsid wsp:val=&quot;11A8475A&quot;/&gt;&lt;wsp:rsid wsp:val=&quot;11AC0588&quot;/&gt;&lt;wsp:rsid wsp:val=&quot;11AF94B1&quot;/&gt;&lt;wsp:rsid wsp:val=&quot;11B37A4A&quot;/&gt;&lt;wsp:rsid wsp:val=&quot;11BC9A5F&quot;/&gt;&lt;wsp:rsid wsp:val=&quot;11C4EB91&quot;/&gt;&lt;wsp:rsid wsp:val=&quot;11D43F8C&quot;/&gt;&lt;wsp:rsid wsp:val=&quot;11D7A47D&quot;/&gt;&lt;wsp:rsid wsp:val=&quot;11DC1F4A&quot;/&gt;&lt;wsp:rsid wsp:val=&quot;11E89B8E&quot;/&gt;&lt;wsp:rsid wsp:val=&quot;11EA55A1&quot;/&gt;&lt;wsp:rsid wsp:val=&quot;11F00AF0&quot;/&gt;&lt;wsp:rsid wsp:val=&quot;120AE29B&quot;/&gt;&lt;wsp:rsid wsp:val=&quot;120FDAC8&quot;/&gt;&lt;wsp:rsid wsp:val=&quot;12138A5A&quot;/&gt;&lt;wsp:rsid wsp:val=&quot;12159432&quot;/&gt;&lt;wsp:rsid wsp:val=&quot;121B47F8&quot;/&gt;&lt;wsp:rsid wsp:val=&quot;121D27C4&quot;/&gt;&lt;wsp:rsid wsp:val=&quot;12264D1E&quot;/&gt;&lt;wsp:rsid wsp:val=&quot;122963D1&quot;/&gt;&lt;wsp:rsid wsp:val=&quot;123ECD95&quot;/&gt;&lt;wsp:rsid wsp:val=&quot;1242DD65&quot;/&gt;&lt;wsp:rsid wsp:val=&quot;1245EE8E&quot;/&gt;&lt;wsp:rsid wsp:val=&quot;1263412C&quot;/&gt;&lt;wsp:rsid wsp:val=&quot;12658F8B&quot;/&gt;&lt;wsp:rsid wsp:val=&quot;1270D22A&quot;/&gt;&lt;wsp:rsid wsp:val=&quot;127634F8&quot;/&gt;&lt;wsp:rsid wsp:val=&quot;1285B25E&quot;/&gt;&lt;wsp:rsid wsp:val=&quot;1294BF17&quot;/&gt;&lt;wsp:rsid wsp:val=&quot;12B075E0&quot;/&gt;&lt;wsp:rsid wsp:val=&quot;12B1CCEC&quot;/&gt;&lt;wsp:rsid wsp:val=&quot;12B3225B&quot;/&gt;&lt;wsp:rsid wsp:val=&quot;12DD1E1E&quot;/&gt;&lt;wsp:rsid wsp:val=&quot;12E78003&quot;/&gt;&lt;wsp:rsid wsp:val=&quot;1305F41A&quot;/&gt;&lt;wsp:rsid wsp:val=&quot;132A01FF&quot;/&gt;&lt;wsp:rsid wsp:val=&quot;13353F66&quot;/&gt;&lt;wsp:rsid wsp:val=&quot;1338DED7&quot;/&gt;&lt;wsp:rsid wsp:val=&quot;133DF3A7&quot;/&gt;&lt;wsp:rsid wsp:val=&quot;136AA973&quot;/&gt;&lt;wsp:rsid wsp:val=&quot;1370D161&quot;/&gt;&lt;wsp:rsid wsp:val=&quot;1377EFAB&quot;/&gt;&lt;wsp:rsid wsp:val=&quot;137AE06E&quot;/&gt;&lt;wsp:rsid wsp:val=&quot;13C144D1&quot;/&gt;&lt;wsp:rsid wsp:val=&quot;13C1CE03&quot;/&gt;&lt;wsp:rsid wsp:val=&quot;13CFBFA0&quot;/&gt;&lt;wsp:rsid wsp:val=&quot;13D35570&quot;/&gt;&lt;wsp:rsid wsp:val=&quot;13E88430&quot;/&gt;&lt;wsp:rsid wsp:val=&quot;13F19272&quot;/&gt;&lt;wsp:rsid wsp:val=&quot;13F96E80&quot;/&gt;&lt;wsp:rsid wsp:val=&quot;13F971DA&quot;/&gt;&lt;wsp:rsid wsp:val=&quot;14044506&quot;/&gt;&lt;wsp:rsid wsp:val=&quot;140959C8&quot;/&gt;&lt;wsp:rsid wsp:val=&quot;140A1284&quot;/&gt;&lt;wsp:rsid wsp:val=&quot;140A2432&quot;/&gt;&lt;wsp:rsid wsp:val=&quot;1412AF24&quot;/&gt;&lt;wsp:rsid wsp:val=&quot;14141F17&quot;/&gt;&lt;wsp:rsid wsp:val=&quot;1418AE5E&quot;/&gt;&lt;wsp:rsid wsp:val=&quot;141BE150&quot;/&gt;&lt;wsp:rsid wsp:val=&quot;141C8891&quot;/&gt;&lt;wsp:rsid wsp:val=&quot;14232550&quot;/&gt;&lt;wsp:rsid wsp:val=&quot;1427450D&quot;/&gt;&lt;wsp:rsid wsp:val=&quot;142B8BD5&quot;/&gt;&lt;wsp:rsid wsp:val=&quot;14308F78&quot;/&gt;&lt;wsp:rsid wsp:val=&quot;1439C442&quot;/&gt;&lt;wsp:rsid wsp:val=&quot;143CE616&quot;/&gt;&lt;wsp:rsid wsp:val=&quot;146825EB&quot;/&gt;&lt;wsp:rsid wsp:val=&quot;146D5DCB&quot;/&gt;&lt;wsp:rsid wsp:val=&quot;1482C941&quot;/&gt;&lt;wsp:rsid wsp:val=&quot;148405FE&quot;/&gt;&lt;wsp:rsid wsp:val=&quot;148DCF42&quot;/&gt;&lt;wsp:rsid wsp:val=&quot;149216DC&quot;/&gt;&lt;wsp:rsid wsp:val=&quot;149A71F3&quot;/&gt;&lt;wsp:rsid wsp:val=&quot;149C5544&quot;/&gt;&lt;wsp:rsid wsp:val=&quot;149ED12B&quot;/&gt;&lt;wsp:rsid wsp:val=&quot;14A32BFF&quot;/&gt;&lt;wsp:rsid wsp:val=&quot;14A3613C&quot;/&gt;&lt;wsp:rsid wsp:val=&quot;14A7BC4E&quot;/&gt;&lt;wsp:rsid wsp:val=&quot;14A9D93F&quot;/&gt;&lt;wsp:rsid wsp:val=&quot;14AECBE7&quot;/&gt;&lt;wsp:rsid wsp:val=&quot;14C14D19&quot;/&gt;&lt;wsp:rsid wsp:val=&quot;14D6392B&quot;/&gt;&lt;wsp:rsid wsp:val=&quot;14D717D6&quot;/&gt;&lt;wsp:rsid wsp:val=&quot;14E35A59&quot;/&gt;&lt;wsp:rsid wsp:val=&quot;150338C6&quot;/&gt;&lt;wsp:rsid wsp:val=&quot;150AA2F2&quot;/&gt;&lt;wsp:rsid wsp:val=&quot;150DA6A5&quot;/&gt;&lt;wsp:rsid wsp:val=&quot;1510B88A&quot;/&gt;&lt;wsp:rsid wsp:val=&quot;15122C75&quot;/&gt;&lt;wsp:rsid wsp:val=&quot;151FA016&quot;/&gt;&lt;wsp:rsid wsp:val=&quot;1524C061&quot;/&gt;&lt;wsp:rsid wsp:val=&quot;1553A6BD&quot;/&gt;&lt;wsp:rsid wsp:val=&quot;1554F43F&quot;/&gt;&lt;wsp:rsid wsp:val=&quot;1566AB7D&quot;/&gt;&lt;wsp:rsid wsp:val=&quot;15715B3D&quot;/&gt;&lt;wsp:rsid wsp:val=&quot;15780A55&quot;/&gt;&lt;wsp:rsid wsp:val=&quot;157DD876&quot;/&gt;&lt;wsp:rsid wsp:val=&quot;15925CB9&quot;/&gt;&lt;wsp:rsid wsp:val=&quot;15937C72&quot;/&gt;&lt;wsp:rsid wsp:val=&quot;1595AB20&quot;/&gt;&lt;wsp:rsid wsp:val=&quot;1596D54C&quot;/&gt;&lt;wsp:rsid wsp:val=&quot;1597BAFC&quot;/&gt;&lt;wsp:rsid wsp:val=&quot;159926A5&quot;/&gt;&lt;wsp:rsid wsp:val=&quot;15A02818&quot;/&gt;&lt;wsp:rsid wsp:val=&quot;15AD0AB3&quot;/&gt;&lt;wsp:rsid wsp:val=&quot;15B769DA&quot;/&gt;&lt;wsp:rsid wsp:val=&quot;15BBB3F8&quot;/&gt;&lt;wsp:rsid wsp:val=&quot;15ED2E69&quot;/&gt;&lt;wsp:rsid wsp:val=&quot;15EF4F7C&quot;/&gt;&lt;wsp:rsid wsp:val=&quot;160F15A2&quot;/&gt;&lt;wsp:rsid wsp:val=&quot;160FE214&quot;/&gt;&lt;wsp:rsid wsp:val=&quot;1613787F&quot;/&gt;&lt;wsp:rsid wsp:val=&quot;16288B42&quot;/&gt;&lt;wsp:rsid wsp:val=&quot;16429F88&quot;/&gt;&lt;wsp:rsid wsp:val=&quot;1646ABFD&quot;/&gt;&lt;wsp:rsid wsp:val=&quot;16551867&quot;/&gt;&lt;wsp:rsid wsp:val=&quot;167803A0&quot;/&gt;&lt;wsp:rsid wsp:val=&quot;16788FF5&quot;/&gt;&lt;wsp:rsid wsp:val=&quot;167A273C&quot;/&gt;&lt;wsp:rsid wsp:val=&quot;168003F1&quot;/&gt;&lt;wsp:rsid wsp:val=&quot;16847971&quot;/&gt;&lt;wsp:rsid wsp:val=&quot;168E9537&quot;/&gt;&lt;wsp:rsid wsp:val=&quot;16952BE3&quot;/&gt;&lt;wsp:rsid wsp:val=&quot;16987555&quot;/&gt;&lt;wsp:rsid wsp:val=&quot;169E1000&quot;/&gt;&lt;wsp:rsid wsp:val=&quot;16A25596&quot;/&gt;&lt;wsp:rsid wsp:val=&quot;16A4ECFF&quot;/&gt;&lt;wsp:rsid wsp:val=&quot;16A75313&quot;/&gt;&lt;wsp:rsid wsp:val=&quot;16B8E59E&quot;/&gt;&lt;wsp:rsid wsp:val=&quot;16BAAE82&quot;/&gt;&lt;wsp:rsid wsp:val=&quot;16C6E4E3&quot;/&gt;&lt;wsp:rsid wsp:val=&quot;16CD3B63&quot;/&gt;&lt;wsp:rsid wsp:val=&quot;16D6A3E3&quot;/&gt;&lt;wsp:rsid wsp:val=&quot;16E0C9C8&quot;/&gt;&lt;wsp:rsid wsp:val=&quot;16E9E3EE&quot;/&gt;&lt;wsp:rsid wsp:val=&quot;16EF69D6&quot;/&gt;&lt;wsp:rsid wsp:val=&quot;170830EC&quot;/&gt;&lt;wsp:rsid wsp:val=&quot;170A83F6&quot;/&gt;&lt;wsp:rsid wsp:val=&quot;170B1B6E&quot;/&gt;&lt;wsp:rsid wsp:val=&quot;170D1CB2&quot;/&gt;&lt;wsp:rsid wsp:val=&quot;171CF474&quot;/&gt;&lt;wsp:rsid wsp:val=&quot;171D9367&quot;/&gt;&lt;wsp:rsid wsp:val=&quot;17286718&quot;/&gt;&lt;wsp:rsid wsp:val=&quot;172DFEA7&quot;/&gt;&lt;wsp:rsid wsp:val=&quot;172ECE1D&quot;/&gt;&lt;wsp:rsid wsp:val=&quot;172FB384&quot;/&gt;&lt;wsp:rsid wsp:val=&quot;1746F65A&quot;/&gt;&lt;wsp:rsid wsp:val=&quot;174D6CD3&quot;/&gt;&lt;wsp:rsid wsp:val=&quot;175918CE&quot;/&gt;&lt;wsp:rsid wsp:val=&quot;175AC612&quot;/&gt;&lt;wsp:rsid wsp:val=&quot;1777E4E0&quot;/&gt;&lt;wsp:rsid wsp:val=&quot;1781A7F3&quot;/&gt;&lt;wsp:rsid wsp:val=&quot;1792AE69&quot;/&gt;&lt;wsp:rsid wsp:val=&quot;179F538A&quot;/&gt;&lt;wsp:rsid wsp:val=&quot;17B0FA64&quot;/&gt;&lt;wsp:rsid wsp:val=&quot;17B3839E&quot;/&gt;&lt;wsp:rsid wsp:val=&quot;17BAFBBD&quot;/&gt;&lt;wsp:rsid wsp:val=&quot;17C13C85&quot;/&gt;&lt;wsp:rsid wsp:val=&quot;17CF8FE1&quot;/&gt;&lt;wsp:rsid wsp:val=&quot;17E827D2&quot;/&gt;&lt;wsp:rsid wsp:val=&quot;17E986DE&quot;/&gt;&lt;wsp:rsid wsp:val=&quot;17ED46DD&quot;/&gt;&lt;wsp:rsid wsp:val=&quot;180701DD&quot;/&gt;&lt;wsp:rsid wsp:val=&quot;180CE3A9&quot;/&gt;&lt;wsp:rsid wsp:val=&quot;1818FE18&quot;/&gt;&lt;wsp:rsid wsp:val=&quot;181963BB&quot;/&gt;&lt;wsp:rsid wsp:val=&quot;181DDEF5&quot;/&gt;&lt;wsp:rsid wsp:val=&quot;1824414E&quot;/&gt;&lt;wsp:rsid wsp:val=&quot;18289478&quot;/&gt;&lt;wsp:rsid wsp:val=&quot;182F6098&quot;/&gt;&lt;wsp:rsid wsp:val=&quot;18324510&quot;/&gt;&lt;wsp:rsid wsp:val=&quot;1842B62E&quot;/&gt;&lt;wsp:rsid wsp:val=&quot;184BD3AA&quot;/&gt;&lt;wsp:rsid wsp:val=&quot;184F15F3&quot;/&gt;&lt;wsp:rsid wsp:val=&quot;18564904&quot;/&gt;&lt;wsp:rsid wsp:val=&quot;1858993A&quot;/&gt;&lt;wsp:rsid wsp:val=&quot;1859FB7D&quot;/&gt;&lt;wsp:rsid wsp:val=&quot;185F1802&quot;/&gt;&lt;wsp:rsid wsp:val=&quot;18621993&quot;/&gt;&lt;wsp:rsid wsp:val=&quot;18712897&quot;/&gt;&lt;wsp:rsid wsp:val=&quot;1891138C&quot;/&gt;&lt;wsp:rsid wsp:val=&quot;18AF2654&quot;/&gt;&lt;wsp:rsid wsp:val=&quot;18B6F7B6&quot;/&gt;&lt;wsp:rsid wsp:val=&quot;18BF7815&quot;/&gt;&lt;wsp:rsid wsp:val=&quot;18C20B00&quot;/&gt;&lt;wsp:rsid wsp:val=&quot;18C92BDE&quot;/&gt;&lt;wsp:rsid wsp:val=&quot;18CD40A9&quot;/&gt;&lt;wsp:rsid wsp:val=&quot;18D1D0D6&quot;/&gt;&lt;wsp:rsid wsp:val=&quot;18DCFE24&quot;/&gt;&lt;wsp:rsid wsp:val=&quot;18EB1065&quot;/&gt;&lt;wsp:rsid wsp:val=&quot;18F14ACD&quot;/&gt;&lt;wsp:rsid wsp:val=&quot;18F82567&quot;/&gt;&lt;wsp:rsid wsp:val=&quot;18FEED7D&quot;/&gt;&lt;wsp:rsid wsp:val=&quot;190E4DBD&quot;/&gt;&lt;wsp:rsid wsp:val=&quot;19121487&quot;/&gt;&lt;wsp:rsid wsp:val=&quot;191827DA&quot;/&gt;&lt;wsp:rsid wsp:val=&quot;1918FD29&quot;/&gt;&lt;wsp:rsid wsp:val=&quot;19224A80&quot;/&gt;&lt;wsp:rsid wsp:val=&quot;1932214C&quot;/&gt;&lt;wsp:rsid wsp:val=&quot;194164D6&quot;/&gt;&lt;wsp:rsid wsp:val=&quot;194C5FA2&quot;/&gt;&lt;wsp:rsid wsp:val=&quot;194E8AB1&quot;/&gt;&lt;wsp:rsid wsp:val=&quot;194F53FF&quot;/&gt;&lt;wsp:rsid wsp:val=&quot;1958D450&quot;/&gt;&lt;wsp:rsid wsp:val=&quot;197E01EF&quot;/&gt;&lt;wsp:rsid wsp:val=&quot;198A3D39&quot;/&gt;&lt;wsp:rsid wsp:val=&quot;19A12DAC&quot;/&gt;&lt;wsp:rsid wsp:val=&quot;19A8B40A&quot;/&gt;&lt;wsp:rsid wsp:val=&quot;19AB3C7C&quot;/&gt;&lt;wsp:rsid wsp:val=&quot;19AE3B9D&quot;/&gt;&lt;wsp:rsid wsp:val=&quot;19C98617&quot;/&gt;&lt;wsp:rsid wsp:val=&quot;19DED358&quot;/&gt;&lt;wsp:rsid wsp:val=&quot;19EAE617&quot;/&gt;&lt;wsp:rsid wsp:val=&quot;1A08582C&quot;/&gt;&lt;wsp:rsid wsp:val=&quot;1A097072&quot;/&gt;&lt;wsp:rsid wsp:val=&quot;1A2A6000&quot;/&gt;&lt;wsp:rsid wsp:val=&quot;1A2BF7BB&quot;/&gt;&lt;wsp:rsid wsp:val=&quot;1A2F039A&quot;/&gt;&lt;wsp:rsid wsp:val=&quot;1A327F89&quot;/&gt;&lt;wsp:rsid wsp:val=&quot;1A3C0B2F&quot;/&gt;&lt;wsp:rsid wsp:val=&quot;1A413172&quot;/&gt;&lt;wsp:rsid wsp:val=&quot;1A41802B&quot;/&gt;&lt;wsp:rsid wsp:val=&quot;1A52E500&quot;/&gt;&lt;wsp:rsid wsp:val=&quot;1A59FE12&quot;/&gt;&lt;wsp:rsid wsp:val=&quot;1A5C8CB7&quot;/&gt;&lt;wsp:rsid wsp:val=&quot;1A64FC3F&quot;/&gt;&lt;wsp:rsid wsp:val=&quot;1A6518E5&quot;/&gt;&lt;wsp:rsid wsp:val=&quot;1A7FE0C3&quot;/&gt;&lt;wsp:rsid wsp:val=&quot;1A81F0A8&quot;/&gt;&lt;wsp:rsid wsp:val=&quot;1A8BF382&quot;/&gt;&lt;wsp:rsid wsp:val=&quot;1A9B3CD6&quot;/&gt;&lt;wsp:rsid wsp:val=&quot;1A9BE4AD&quot;/&gt;&lt;wsp:rsid wsp:val=&quot;1AB012F1&quot;/&gt;&lt;wsp:rsid wsp:val=&quot;1ABABE27&quot;/&gt;&lt;wsp:rsid wsp:val=&quot;1AC4B604&quot;/&gt;&lt;wsp:rsid wsp:val=&quot;1AC4C0F5&quot;/&gt;&lt;wsp:rsid wsp:val=&quot;1AC519C8&quot;/&gt;&lt;wsp:rsid wsp:val=&quot;1AC6813A&quot;/&gt;&lt;wsp:rsid wsp:val=&quot;1AC91513&quot;/&gt;&lt;wsp:rsid wsp:val=&quot;1AD9BB49&quot;/&gt;&lt;wsp:rsid wsp:val=&quot;1ADCDBBE&quot;/&gt;&lt;wsp:rsid wsp:val=&quot;1AE107DD&quot;/&gt;&lt;wsp:rsid wsp:val=&quot;1AEC447F&quot;/&gt;&lt;wsp:rsid wsp:val=&quot;1AF3908A&quot;/&gt;&lt;wsp:rsid wsp:val=&quot;1AFAB8B0&quot;/&gt;&lt;wsp:rsid wsp:val=&quot;1AFB8718&quot;/&gt;&lt;wsp:rsid wsp:val=&quot;1B055D59&quot;/&gt;&lt;wsp:rsid wsp:val=&quot;1B2C4594&quot;/&gt;&lt;wsp:rsid wsp:val=&quot;1B470CDD&quot;/&gt;&lt;wsp:rsid wsp:val=&quot;1B4B0CF6&quot;/&gt;&lt;wsp:rsid wsp:val=&quot;1B4C0118&quot;/&gt;&lt;wsp:rsid wsp:val=&quot;1B546CDD&quot;/&gt;&lt;wsp:rsid wsp:val=&quot;1B70050C&quot;/&gt;&lt;wsp:rsid wsp:val=&quot;1B830190&quot;/&gt;&lt;wsp:rsid wsp:val=&quot;1B84C7DF&quot;/&gt;&lt;wsp:rsid wsp:val=&quot;1B877582&quot;/&gt;&lt;wsp:rsid wsp:val=&quot;1B944447&quot;/&gt;&lt;wsp:rsid wsp:val=&quot;1BA0D097&quot;/&gt;&lt;wsp:rsid wsp:val=&quot;1BAA7732&quot;/&gt;&lt;wsp:rsid wsp:val=&quot;1BAAA4C0&quot;/&gt;&lt;wsp:rsid wsp:val=&quot;1BB2C896&quot;/&gt;&lt;wsp:rsid wsp:val=&quot;1BC9ACEC&quot;/&gt;&lt;wsp:rsid wsp:val=&quot;1BCC62B4&quot;/&gt;&lt;wsp:rsid wsp:val=&quot;1BD4A68A&quot;/&gt;&lt;wsp:rsid wsp:val=&quot;1BE37A27&quot;/&gt;&lt;wsp:rsid wsp:val=&quot;1BE6D6AE&quot;/&gt;&lt;wsp:rsid wsp:val=&quot;1BE9C993&quot;/&gt;&lt;wsp:rsid wsp:val=&quot;1C015C91&quot;/&gt;&lt;wsp:rsid wsp:val=&quot;1C1C001E&quot;/&gt;&lt;wsp:rsid wsp:val=&quot;1C1E8157&quot;/&gt;&lt;wsp:rsid wsp:val=&quot;1C1F28A7&quot;/&gt;&lt;wsp:rsid wsp:val=&quot;1C414D7D&quot;/&gt;&lt;wsp:rsid wsp:val=&quot;1C430C71&quot;/&gt;&lt;wsp:rsid wsp:val=&quot;1C64713A&quot;/&gt;&lt;wsp:rsid wsp:val=&quot;1C6CB88D&quot;/&gt;&lt;wsp:rsid wsp:val=&quot;1C6D0316&quot;/&gt;&lt;wsp:rsid wsp:val=&quot;1C735A3F&quot;/&gt;&lt;wsp:rsid wsp:val=&quot;1C840064&quot;/&gt;&lt;wsp:rsid wsp:val=&quot;1C9594DA&quot;/&gt;&lt;wsp:rsid wsp:val=&quot;1C95AEED&quot;/&gt;&lt;wsp:rsid wsp:val=&quot;1C975779&quot;/&gt;&lt;wsp:rsid wsp:val=&quot;1C9F47CD&quot;/&gt;&lt;wsp:rsid wsp:val=&quot;1CB4D8B1&quot;/&gt;&lt;wsp:rsid wsp:val=&quot;1CE5F263&quot;/&gt;&lt;wsp:rsid wsp:val=&quot;1CF90615&quot;/&gt;&lt;wsp:rsid wsp:val=&quot;1CFBC247&quot;/&gt;&lt;wsp:rsid wsp:val=&quot;1D0BC280&quot;/&gt;&lt;wsp:rsid wsp:val=&quot;1D0E2FF3&quot;/&gt;&lt;wsp:rsid wsp:val=&quot;1D16E46B&quot;/&gt;&lt;wsp:rsid wsp:val=&quot;1D216C14&quot;/&gt;&lt;wsp:rsid wsp:val=&quot;1D300CC8&quot;/&gt;&lt;wsp:rsid wsp:val=&quot;1D32B5F0&quot;/&gt;&lt;wsp:rsid wsp:val=&quot;1D3A028A&quot;/&gt;&lt;wsp:rsid wsp:val=&quot;1D4A3C78&quot;/&gt;&lt;wsp:rsid wsp:val=&quot;1D50DCEC&quot;/&gt;&lt;wsp:rsid wsp:val=&quot;1D5DBB11&quot;/&gt;&lt;wsp:rsid wsp:val=&quot;1D5EAE2E&quot;/&gt;&lt;wsp:rsid wsp:val=&quot;1D6B29F0&quot;/&gt;&lt;wsp:rsid wsp:val=&quot;1D70F8BE&quot;/&gt;&lt;wsp:rsid wsp:val=&quot;1D7174C4&quot;/&gt;&lt;wsp:rsid wsp:val=&quot;1D8754F8&quot;/&gt;&lt;wsp:rsid wsp:val=&quot;1D9C9D01&quot;/&gt;&lt;wsp:rsid wsp:val=&quot;1DA541F9&quot;/&gt;&lt;wsp:rsid wsp:val=&quot;1DB0DA96&quot;/&gt;&lt;wsp:rsid wsp:val=&quot;1DC227C6&quot;/&gt;&lt;wsp:rsid wsp:val=&quot;1DD74D4E&quot;/&gt;&lt;wsp:rsid wsp:val=&quot;1DDDA60F&quot;/&gt;&lt;wsp:rsid wsp:val=&quot;1DE00327&quot;/&gt;&lt;wsp:rsid wsp:val=&quot;1DE0AF27&quot;/&gt;&lt;wsp:rsid wsp:val=&quot;1DECACE9&quot;/&gt;&lt;wsp:rsid wsp:val=&quot;1E11C701&quot;/&gt;&lt;wsp:rsid wsp:val=&quot;1E23A6E5&quot;/&gt;&lt;wsp:rsid wsp:val=&quot;1E281B35&quot;/&gt;&lt;wsp:rsid wsp:val=&quot;1E3489A8&quot;/&gt;&lt;wsp:rsid wsp:val=&quot;1E3D6F1D&quot;/&gt;&lt;wsp:rsid wsp:val=&quot;1E645FF3&quot;/&gt;&lt;wsp:rsid wsp:val=&quot;1E67EC37&quot;/&gt;&lt;wsp:rsid wsp:val=&quot;1E6B9EB7&quot;/&gt;&lt;wsp:rsid wsp:val=&quot;1E6E3ACA&quot;/&gt;&lt;wsp:rsid wsp:val=&quot;1E7276B3&quot;/&gt;&lt;wsp:rsid wsp:val=&quot;1E7F4AA8&quot;/&gt;&lt;wsp:rsid wsp:val=&quot;1E8995FA&quot;/&gt;&lt;wsp:rsid wsp:val=&quot;1E8F102E&quot;/&gt;&lt;wsp:rsid wsp:val=&quot;1EA5324D&quot;/&gt;&lt;wsp:rsid wsp:val=&quot;1EA77C0A&quot;/&gt;&lt;wsp:rsid wsp:val=&quot;1EAAE261&quot;/&gt;&lt;wsp:rsid wsp:val=&quot;1EB1E7E4&quot;/&gt;&lt;wsp:rsid wsp:val=&quot;1EB2651F&quot;/&gt;&lt;wsp:rsid wsp:val=&quot;1EBCEEE5&quot;/&gt;&lt;wsp:rsid wsp:val=&quot;1EBD3CA0&quot;/&gt;&lt;wsp:rsid wsp:val=&quot;1EC3C239&quot;/&gt;&lt;wsp:rsid wsp:val=&quot;1EC3F783&quot;/&gt;&lt;wsp:rsid wsp:val=&quot;1ECCFD2F&quot;/&gt;&lt;wsp:rsid wsp:val=&quot;1ECE8DF8&quot;/&gt;&lt;wsp:rsid wsp:val=&quot;1ED378F3&quot;/&gt;&lt;wsp:rsid wsp:val=&quot;1ED8F4A2&quot;/&gt;&lt;wsp:rsid wsp:val=&quot;1EDE2540&quot;/&gt;&lt;wsp:rsid wsp:val=&quot;1EDED4CE&quot;/&gt;&lt;wsp:rsid wsp:val=&quot;1EE095E6&quot;/&gt;&lt;wsp:rsid wsp:val=&quot;1EE564A2&quot;/&gt;&lt;wsp:rsid wsp:val=&quot;1EEC7E80&quot;/&gt;&lt;wsp:rsid wsp:val=&quot;1EEEB2EE&quot;/&gt;&lt;wsp:rsid wsp:val=&quot;1EFFE081&quot;/&gt;&lt;wsp:rsid wsp:val=&quot;1F1A58C1&quot;/&gt;&lt;wsp:rsid wsp:val=&quot;1F236542&quot;/&gt;&lt;wsp:rsid wsp:val=&quot;1F24C28C&quot;/&gt;&lt;wsp:rsid wsp:val=&quot;1F26E188&quot;/&gt;&lt;wsp:rsid wsp:val=&quot;1F453086&quot;/&gt;&lt;wsp:rsid wsp:val=&quot;1F5BB0DF&quot;/&gt;&lt;wsp:rsid wsp:val=&quot;1F6B16A6&quot;/&gt;&lt;wsp:rsid wsp:val=&quot;1F6DB30E&quot;/&gt;&lt;wsp:rsid wsp:val=&quot;1F7B1045&quot;/&gt;&lt;wsp:rsid wsp:val=&quot;1F8C67B3&quot;/&gt;&lt;wsp:rsid wsp:val=&quot;1F961A31&quot;/&gt;&lt;wsp:rsid wsp:val=&quot;1F9B2303&quot;/&gt;&lt;wsp:rsid wsp:val=&quot;1FA67F9F&quot;/&gt;&lt;wsp:rsid wsp:val=&quot;1FC5828D&quot;/&gt;&lt;wsp:rsid wsp:val=&quot;1FC6B6B4&quot;/&gt;&lt;wsp:rsid wsp:val=&quot;1FCCB7E7&quot;/&gt;&lt;wsp:rsid wsp:val=&quot;1FD016AC&quot;/&gt;&lt;wsp:rsid wsp:val=&quot;1FEB6B14&quot;/&gt;&lt;wsp:rsid wsp:val=&quot;1FFB4CC5&quot;/&gt;&lt;wsp:rsid wsp:val=&quot;1FFD1995&quot;/&gt;&lt;wsp:rsid wsp:val=&quot;200D1774&quot;/&gt;&lt;wsp:rsid wsp:val=&quot;2017F58E&quot;/&gt;&lt;wsp:rsid wsp:val=&quot;201AADF7&quot;/&gt;&lt;wsp:rsid wsp:val=&quot;201C2C32&quot;/&gt;&lt;wsp:rsid wsp:val=&quot;2027F0EC&quot;/&gt;&lt;wsp:rsid wsp:val=&quot;204E852D&quot;/&gt;&lt;wsp:rsid wsp:val=&quot;20558011&quot;/&gt;&lt;wsp:rsid wsp:val=&quot;20571426&quot;/&gt;&lt;wsp:rsid wsp:val=&quot;20578821&quot;/&gt;&lt;wsp:rsid wsp:val=&quot;20582343&quot;/&gt;&lt;wsp:rsid wsp:val=&quot;2064D711&quot;/&gt;&lt;wsp:rsid wsp:val=&quot;206881B5&quot;/&gt;&lt;wsp:rsid wsp:val=&quot;206BD3F4&quot;/&gt;&lt;wsp:rsid wsp:val=&quot;2076865A&quot;/&gt;&lt;wsp:rsid wsp:val=&quot;207E6B51&quot;/&gt;&lt;wsp:rsid wsp:val=&quot;207E93B5&quot;/&gt;&lt;wsp:rsid wsp:val=&quot;20846EFA&quot;/&gt;&lt;wsp:rsid wsp:val=&quot;20AA75D0&quot;/&gt;&lt;wsp:rsid wsp:val=&quot;20AAF760&quot;/&gt;&lt;wsp:rsid wsp:val=&quot;20B5BEE2&quot;/&gt;&lt;wsp:rsid wsp:val=&quot;20B631D8&quot;/&gt;&lt;wsp:rsid wsp:val=&quot;20B9F4CC&quot;/&gt;&lt;wsp:rsid wsp:val=&quot;20C3BA5E&quot;/&gt;&lt;wsp:rsid wsp:val=&quot;20D4418C&quot;/&gt;&lt;wsp:rsid wsp:val=&quot;20DFBD4E&quot;/&gt;&lt;wsp:rsid wsp:val=&quot;20EF73FC&quot;/&gt;&lt;wsp:rsid wsp:val=&quot;20F3C623&quot;/&gt;&lt;wsp:rsid wsp:val=&quot;20FD1BC1&quot;/&gt;&lt;wsp:rsid wsp:val=&quot;21045ED2&quot;/&gt;&lt;wsp:rsid wsp:val=&quot;2107D3A0&quot;/&gt;&lt;wsp:rsid wsp:val=&quot;210D45BC&quot;/&gt;&lt;wsp:rsid wsp:val=&quot;21104E38&quot;/&gt;&lt;wsp:rsid wsp:val=&quot;2110E64E&quot;/&gt;&lt;wsp:rsid wsp:val=&quot;21158A16&quot;/&gt;&lt;wsp:rsid wsp:val=&quot;214554A9&quot;/&gt;&lt;wsp:rsid wsp:val=&quot;214F27F2&quot;/&gt;&lt;wsp:rsid wsp:val=&quot;2152C5A6&quot;/&gt;&lt;wsp:rsid wsp:val=&quot;2156EB0A&quot;/&gt;&lt;wsp:rsid wsp:val=&quot;2158F9BA&quot;/&gt;&lt;wsp:rsid wsp:val=&quot;21599C96&quot;/&gt;&lt;wsp:rsid wsp:val=&quot;215E241A&quot;/&gt;&lt;wsp:rsid wsp:val=&quot;21606511&quot;/&gt;&lt;wsp:rsid wsp:val=&quot;216BC77D&quot;/&gt;&lt;wsp:rsid wsp:val=&quot;21720A73&quot;/&gt;&lt;wsp:rsid wsp:val=&quot;2174C783&quot;/&gt;&lt;wsp:rsid wsp:val=&quot;21A85E8F&quot;/&gt;&lt;wsp:rsid wsp:val=&quot;21B65CD1&quot;/&gt;&lt;wsp:rsid wsp:val=&quot;21BFCA60&quot;/&gt;&lt;wsp:rsid wsp:val=&quot;21C7D1AE&quot;/&gt;&lt;wsp:rsid wsp:val=&quot;21D65F0E&quot;/&gt;&lt;wsp:rsid wsp:val=&quot;21DB76F9&quot;/&gt;&lt;wsp:rsid wsp:val=&quot;21E2FCE1&quot;/&gt;&lt;wsp:rsid wsp:val=&quot;21EA5D6E&quot;/&gt;&lt;wsp:rsid wsp:val=&quot;21EB5E43&quot;/&gt;&lt;wsp:rsid wsp:val=&quot;21F4F301&quot;/&gt;&lt;wsp:rsid wsp:val=&quot;21F935CF&quot;/&gt;&lt;wsp:rsid wsp:val=&quot;2201D0D2&quot;/&gt;&lt;wsp:rsid wsp:val=&quot;2209978A&quot;/&gt;&lt;wsp:rsid wsp:val=&quot;220DC55D&quot;/&gt;&lt;wsp:rsid wsp:val=&quot;220E33FB&quot;/&gt;&lt;wsp:rsid wsp:val=&quot;220E79A2&quot;/&gt;&lt;wsp:rsid wsp:val=&quot;2211136B&quot;/&gt;&lt;wsp:rsid wsp:val=&quot;221BF468&quot;/&gt;&lt;wsp:rsid wsp:val=&quot;22389768&quot;/&gt;&lt;wsp:rsid wsp:val=&quot;2254C80F&quot;/&gt;&lt;wsp:rsid wsp:val=&quot;22620488&quot;/&gt;&lt;wsp:rsid wsp:val=&quot;22834A90&quot;/&gt;&lt;wsp:rsid wsp:val=&quot;22931B19&quot;/&gt;&lt;wsp:rsid wsp:val=&quot;22A52ECB&quot;/&gt;&lt;wsp:rsid wsp:val=&quot;22C6762C&quot;/&gt;&lt;wsp:rsid wsp:val=&quot;22DC449A&quot;/&gt;&lt;wsp:rsid wsp:val=&quot;22F5B2D3&quot;/&gt;&lt;wsp:rsid wsp:val=&quot;22F88F99&quot;/&gt;&lt;wsp:rsid wsp:val=&quot;2305F755&quot;/&gt;&lt;wsp:rsid wsp:val=&quot;2308781B&quot;/&gt;&lt;wsp:rsid wsp:val=&quot;231AB9A9&quot;/&gt;&lt;wsp:rsid wsp:val=&quot;233E4605&quot;/&gt;&lt;wsp:rsid wsp:val=&quot;2344A736&quot;/&gt;&lt;wsp:rsid wsp:val=&quot;2359748D&quot;/&gt;&lt;wsp:rsid wsp:val=&quot;23632F12&quot;/&gt;&lt;wsp:rsid wsp:val=&quot;23661864&quot;/&gt;&lt;wsp:rsid wsp:val=&quot;2369CDD0&quot;/&gt;&lt;wsp:rsid wsp:val=&quot;2370DD7C&quot;/&gt;&lt;wsp:rsid wsp:val=&quot;23743B5D&quot;/&gt;&lt;wsp:rsid wsp:val=&quot;237F4ED2&quot;/&gt;&lt;wsp:rsid wsp:val=&quot;238283D8&quot;/&gt;&lt;wsp:rsid wsp:val=&quot;23883E5D&quot;/&gt;&lt;wsp:rsid wsp:val=&quot;2389AE43&quot;/&gt;&lt;wsp:rsid wsp:val=&quot;238CA269&quot;/&gt;&lt;wsp:rsid wsp:val=&quot;2394DB3A&quot;/&gt;&lt;wsp:rsid wsp:val=&quot;239BF0B3&quot;/&gt;&lt;wsp:rsid wsp:val=&quot;23B70081&quot;/&gt;&lt;wsp:rsid wsp:val=&quot;23B8D5C5&quot;/&gt;&lt;wsp:rsid wsp:val=&quot;23C03222&quot;/&gt;&lt;wsp:rsid wsp:val=&quot;23CA4A02&quot;/&gt;&lt;wsp:rsid wsp:val=&quot;23D537A1&quot;/&gt;&lt;wsp:rsid wsp:val=&quot;23D7B10D&quot;/&gt;&lt;wsp:rsid wsp:val=&quot;23DFA757&quot;/&gt;&lt;wsp:rsid wsp:val=&quot;23E3C712&quot;/&gt;&lt;wsp:rsid wsp:val=&quot;23EA76D3&quot;/&gt;&lt;wsp:rsid wsp:val=&quot;23EF3C0C&quot;/&gt;&lt;wsp:rsid wsp:val=&quot;23EFD3C5&quot;/&gt;&lt;wsp:rsid wsp:val=&quot;23F60B1C&quot;/&gt;&lt;wsp:rsid wsp:val=&quot;23FECCC2&quot;/&gt;&lt;wsp:rsid wsp:val=&quot;24014443&quot;/&gt;&lt;wsp:rsid wsp:val=&quot;2404A029&quot;/&gt;&lt;wsp:rsid wsp:val=&quot;240F46C2&quot;/&gt;&lt;wsp:rsid wsp:val=&quot;242CD1F1&quot;/&gt;&lt;wsp:rsid wsp:val=&quot;242E0E26&quot;/&gt;&lt;wsp:rsid wsp:val=&quot;2430C216&quot;/&gt;&lt;wsp:rsid wsp:val=&quot;24337F8E&quot;/&gt;&lt;wsp:rsid wsp:val=&quot;2434024F&quot;/&gt;&lt;wsp:rsid wsp:val=&quot;24382754&quot;/&gt;&lt;wsp:rsid wsp:val=&quot;2447639A&quot;/&gt;&lt;wsp:rsid wsp:val=&quot;2455A33D&quot;/&gt;&lt;wsp:rsid wsp:val=&quot;245D4367&quot;/&gt;&lt;wsp:rsid wsp:val=&quot;24770C1D&quot;/&gt;&lt;wsp:rsid wsp:val=&quot;2479F0C2&quot;/&gt;&lt;wsp:rsid wsp:val=&quot;24845699&quot;/&gt;&lt;wsp:rsid wsp:val=&quot;2494C961&quot;/&gt;&lt;wsp:rsid wsp:val=&quot;2496C609&quot;/&gt;&lt;wsp:rsid wsp:val=&quot;249C01B6&quot;/&gt;&lt;wsp:rsid wsp:val=&quot;24A66570&quot;/&gt;&lt;wsp:rsid wsp:val=&quot;24A70584&quot;/&gt;&lt;wsp:rsid wsp:val=&quot;24C79D24&quot;/&gt;&lt;wsp:rsid wsp:val=&quot;24CCA111&quot;/&gt;&lt;wsp:rsid wsp:val=&quot;24D1BC84&quot;/&gt;&lt;wsp:rsid wsp:val=&quot;24DF11E9&quot;/&gt;&lt;wsp:rsid wsp:val=&quot;24E9276B&quot;/&gt;&lt;wsp:rsid wsp:val=&quot;24FCAFE9&quot;/&gt;&lt;wsp:rsid wsp:val=&quot;2501A9B1&quot;/&gt;&lt;wsp:rsid wsp:val=&quot;25059E31&quot;/&gt;&lt;wsp:rsid wsp:val=&quot;2505C0E1&quot;/&gt;&lt;wsp:rsid wsp:val=&quot;25161E6F&quot;/&gt;&lt;wsp:rsid wsp:val=&quot;2519982A&quot;/&gt;&lt;wsp:rsid wsp:val=&quot;25311F67&quot;/&gt;&lt;wsp:rsid wsp:val=&quot;25322FD4&quot;/&gt;&lt;wsp:rsid wsp:val=&quot;25367B2E&quot;/&gt;&lt;wsp:rsid wsp:val=&quot;253C2DCA&quot;/&gt;&lt;wsp:rsid wsp:val=&quot;253CA854&quot;/&gt;&lt;wsp:rsid wsp:val=&quot;2547A957&quot;/&gt;&lt;wsp:rsid wsp:val=&quot;25517000&quot;/&gt;&lt;wsp:rsid wsp:val=&quot;25584C43&quot;/&gt;&lt;wsp:rsid wsp:val=&quot;255E4066&quot;/&gt;&lt;wsp:rsid wsp:val=&quot;25641465&quot;/&gt;&lt;wsp:rsid wsp:val=&quot;2573A491&quot;/&gt;&lt;wsp:rsid wsp:val=&quot;257A9D2D&quot;/&gt;&lt;wsp:rsid wsp:val=&quot;257F372D&quot;/&gt;&lt;wsp:rsid wsp:val=&quot;258687DF&quot;/&gt;&lt;wsp:rsid wsp:val=&quot;258B800D&quot;/&gt;&lt;wsp:rsid wsp:val=&quot;2590DEDF&quot;/&gt;&lt;wsp:rsid wsp:val=&quot;25953300&quot;/&gt;&lt;wsp:rsid wsp:val=&quot;25ACBC2C&quot;/&gt;&lt;wsp:rsid wsp:val=&quot;25DF4376&quot;/&gt;&lt;wsp:rsid wsp:val=&quot;25E5DD03&quot;/&gt;&lt;wsp:rsid wsp:val=&quot;2606692B&quot;/&gt;&lt;wsp:rsid wsp:val=&quot;2608E537&quot;/&gt;&lt;wsp:rsid wsp:val=&quot;2612B4C3&quot;/&gt;&lt;wsp:rsid wsp:val=&quot;2615C123&quot;/&gt;&lt;wsp:rsid wsp:val=&quot;26188E48&quot;/&gt;&lt;wsp:rsid wsp:val=&quot;2631926F&quot;/&gt;&lt;wsp:rsid wsp:val=&quot;2639B0AC&quot;/&gt;&lt;wsp:rsid wsp:val=&quot;264D1AA9&quot;/&gt;&lt;wsp:rsid wsp:val=&quot;26514127&quot;/&gt;&lt;wsp:rsid wsp:val=&quot;265212AD&quot;/&gt;&lt;wsp:rsid wsp:val=&quot;265352D1&quot;/&gt;&lt;wsp:rsid wsp:val=&quot;2655BAAD&quot;/&gt;&lt;wsp:rsid wsp:val=&quot;26605A40&quot;/&gt;&lt;wsp:rsid wsp:val=&quot;2664603B&quot;/&gt;&lt;wsp:rsid wsp:val=&quot;266BF2CF&quot;/&gt;&lt;wsp:rsid wsp:val=&quot;267F09D1&quot;/&gt;&lt;wsp:rsid wsp:val=&quot;26800474&quot;/&gt;&lt;wsp:rsid wsp:val=&quot;268D2666&quot;/&gt;&lt;wsp:rsid wsp:val=&quot;26910C3D&quot;/&gt;&lt;wsp:rsid wsp:val=&quot;2691555B&quot;/&gt;&lt;wsp:rsid wsp:val=&quot;2691F485&quot;/&gt;&lt;wsp:rsid wsp:val=&quot;26A3C083&quot;/&gt;&lt;wsp:rsid wsp:val=&quot;26BDC6B1&quot;/&gt;&lt;wsp:rsid wsp:val=&quot;26C73A2F&quot;/&gt;&lt;wsp:rsid wsp:val=&quot;26C9A266&quot;/&gt;&lt;wsp:rsid wsp:val=&quot;26CD4F08&quot;/&gt;&lt;wsp:rsid wsp:val=&quot;26D6F6EE&quot;/&gt;&lt;wsp:rsid wsp:val=&quot;26DDBA88&quot;/&gt;&lt;wsp:rsid wsp:val=&quot;26E7A7B9&quot;/&gt;&lt;wsp:rsid wsp:val=&quot;26F07687&quot;/&gt;&lt;wsp:rsid wsp:val=&quot;26F64DC8&quot;/&gt;&lt;wsp:rsid wsp:val=&quot;26FDDC08&quot;/&gt;&lt;wsp:rsid wsp:val=&quot;2716DEE5&quot;/&gt;&lt;wsp:rsid wsp:val=&quot;27176E96&quot;/&gt;&lt;wsp:rsid wsp:val=&quot;2724042D&quot;/&gt;&lt;wsp:rsid wsp:val=&quot;2724EF4C&quot;/&gt;&lt;wsp:rsid wsp:val=&quot;27254BB7&quot;/&gt;&lt;wsp:rsid wsp:val=&quot;272DCB42&quot;/&gt;&lt;wsp:rsid wsp:val=&quot;273C901C&quot;/&gt;&lt;wsp:rsid wsp:val=&quot;273CFC36&quot;/&gt;&lt;wsp:rsid wsp:val=&quot;27461D5E&quot;/&gt;&lt;wsp:rsid wsp:val=&quot;274C0B09&quot;/&gt;&lt;wsp:rsid wsp:val=&quot;27516AD2&quot;/&gt;&lt;wsp:rsid wsp:val=&quot;276B8962&quot;/&gt;&lt;wsp:rsid wsp:val=&quot;277C3E6B&quot;/&gt;&lt;wsp:rsid wsp:val=&quot;277EA951&quot;/&gt;&lt;wsp:rsid wsp:val=&quot;278327C2&quot;/&gt;&lt;wsp:rsid wsp:val=&quot;2798AEF7&quot;/&gt;&lt;wsp:rsid wsp:val=&quot;27995F7C&quot;/&gt;&lt;wsp:rsid wsp:val=&quot;27A20663&quot;/&gt;&lt;wsp:rsid wsp:val=&quot;27A2398C&quot;/&gt;&lt;wsp:rsid wsp:val=&quot;27AC0604&quot;/&gt;&lt;wsp:rsid wsp:val=&quot;27AFB5BD&quot;/&gt;&lt;wsp:rsid wsp:val=&quot;27B114DA&quot;/&gt;&lt;wsp:rsid wsp:val=&quot;27B2F0E8&quot;/&gt;&lt;wsp:rsid wsp:val=&quot;27FA4637&quot;/&gt;&lt;wsp:rsid wsp:val=&quot;280A58B8&quot;/&gt;&lt;wsp:rsid wsp:val=&quot;28109A41&quot;/&gt;&lt;wsp:rsid wsp:val=&quot;283720E5&quot;/&gt;&lt;wsp:rsid wsp:val=&quot;283846C5&quot;/&gt;&lt;wsp:rsid wsp:val=&quot;283E5B22&quot;/&gt;&lt;wsp:rsid wsp:val=&quot;28504627&quot;/&gt;&lt;wsp:rsid wsp:val=&quot;2853F23B&quot;/&gt;&lt;wsp:rsid wsp:val=&quot;2861CC50&quot;/&gt;&lt;wsp:rsid wsp:val=&quot;2876D039&quot;/&gt;&lt;wsp:rsid wsp:val=&quot;287B9010&quot;/&gt;&lt;wsp:rsid wsp:val=&quot;288910C2&quot;/&gt;&lt;wsp:rsid wsp:val=&quot;288C46E8&quot;/&gt;&lt;wsp:rsid wsp:val=&quot;28A8F111&quot;/&gt;&lt;wsp:rsid wsp:val=&quot;28AD59ED&quot;/&gt;&lt;wsp:rsid wsp:val=&quot;28B062E9&quot;/&gt;&lt;wsp:rsid wsp:val=&quot;28B7C0F6&quot;/&gt;&lt;wsp:rsid wsp:val=&quot;28C44FBF&quot;/&gt;&lt;wsp:rsid wsp:val=&quot;28CBA0BF&quot;/&gt;&lt;wsp:rsid wsp:val=&quot;28CD1B80&quot;/&gt;&lt;wsp:rsid wsp:val=&quot;28CD3829&quot;/&gt;&lt;wsp:rsid wsp:val=&quot;28E3646A&quot;/&gt;&lt;wsp:rsid wsp:val=&quot;28F2911E&quot;/&gt;&lt;wsp:rsid wsp:val=&quot;291734F7&quot;/&gt;&lt;wsp:rsid wsp:val=&quot;29236BBB&quot;/&gt;&lt;wsp:rsid wsp:val=&quot;292E5382&quot;/&gt;&lt;wsp:rsid wsp:val=&quot;29391DA4&quot;/&gt;&lt;wsp:rsid wsp:val=&quot;29394325&quot;/&gt;&lt;wsp:rsid wsp:val=&quot;293A8B97&quot;/&gt;&lt;wsp:rsid wsp:val=&quot;295870CD&quot;/&gt;&lt;wsp:rsid wsp:val=&quot;2962F1F8&quot;/&gt;&lt;wsp:rsid wsp:val=&quot;296613B8&quot;/&gt;&lt;wsp:rsid wsp:val=&quot;297DDCBE&quot;/&gt;&lt;wsp:rsid wsp:val=&quot;2984EC73&quot;/&gt;&lt;wsp:rsid wsp:val=&quot;298C261F&quot;/&gt;&lt;wsp:rsid wsp:val=&quot;2993EBA5&quot;/&gt;&lt;wsp:rsid wsp:val=&quot;299964C3&quot;/&gt;&lt;wsp:rsid wsp:val=&quot;29AA7AB9&quot;/&gt;&lt;wsp:rsid wsp:val=&quot;29B56518&quot;/&gt;&lt;wsp:rsid wsp:val=&quot;29BF93D4&quot;/&gt;&lt;wsp:rsid wsp:val=&quot;29C6C55A&quot;/&gt;&lt;wsp:rsid wsp:val=&quot;29D90F54&quot;/&gt;&lt;wsp:rsid wsp:val=&quot;29F50CC7&quot;/&gt;&lt;wsp:rsid wsp:val=&quot;29F8BF29&quot;/&gt;&lt;wsp:rsid wsp:val=&quot;2A04749C&quot;/&gt;&lt;wsp:rsid wsp:val=&quot;2A165FB0&quot;/&gt;&lt;wsp:rsid wsp:val=&quot;2A2B0223&quot;/&gt;&lt;wsp:rsid wsp:val=&quot;2A4B4716&quot;/&gt;&lt;wsp:rsid wsp:val=&quot;2A56768C&quot;/&gt;&lt;wsp:rsid wsp:val=&quot;2A5CA4F8&quot;/&gt;&lt;wsp:rsid wsp:val=&quot;2A66F3A3&quot;/&gt;&lt;wsp:rsid wsp:val=&quot;2A6E08C2&quot;/&gt;&lt;wsp:rsid wsp:val=&quot;2A6FCC41&quot;/&gt;&lt;wsp:rsid wsp:val=&quot;2A75316E&quot;/&gt;&lt;wsp:rsid wsp:val=&quot;2A79F5F3&quot;/&gt;&lt;wsp:rsid wsp:val=&quot;2A7F0E40&quot;/&gt;&lt;wsp:rsid wsp:val=&quot;2A8B5C39&quot;/&gt;&lt;wsp:rsid wsp:val=&quot;2A937F80&quot;/&gt;&lt;wsp:rsid wsp:val=&quot;2AA0686C&quot;/&gt;&lt;wsp:rsid wsp:val=&quot;2AACE6B1&quot;/&gt;&lt;wsp:rsid wsp:val=&quot;2AD2D434&quot;/&gt;&lt;wsp:rsid wsp:val=&quot;2AF547FD&quot;/&gt;&lt;wsp:rsid wsp:val=&quot;2AF85B47&quot;/&gt;&lt;wsp:rsid wsp:val=&quot;2AFEDF42&quot;/&gt;&lt;wsp:rsid wsp:val=&quot;2B0D95C3&quot;/&gt;&lt;wsp:rsid wsp:val=&quot;2B0DD31C&quot;/&gt;&lt;wsp:rsid wsp:val=&quot;2B21D4D0&quot;/&gt;&lt;wsp:rsid wsp:val=&quot;2B350D16&quot;/&gt;&lt;wsp:rsid wsp:val=&quot;2B3B0221&quot;/&gt;&lt;wsp:rsid wsp:val=&quot;2B49C182&quot;/&gt;&lt;wsp:rsid wsp:val=&quot;2B77E14F&quot;/&gt;&lt;wsp:rsid wsp:val=&quot;2B800F42&quot;/&gt;&lt;wsp:rsid wsp:val=&quot;2B9D0F89&quot;/&gt;&lt;wsp:rsid wsp:val=&quot;2BAC9EA7&quot;/&gt;&lt;wsp:rsid wsp:val=&quot;2BB0C7CA&quot;/&gt;&lt;wsp:rsid wsp:val=&quot;2BC4C728&quot;/&gt;&lt;wsp:rsid wsp:val=&quot;2BC88871&quot;/&gt;&lt;wsp:rsid wsp:val=&quot;2BCAED78&quot;/&gt;&lt;wsp:rsid wsp:val=&quot;2BCF1C96&quot;/&gt;&lt;wsp:rsid wsp:val=&quot;2BDB1972&quot;/&gt;&lt;wsp:rsid wsp:val=&quot;2BE4A74A&quot;/&gt;&lt;wsp:rsid wsp:val=&quot;2C0038E7&quot;/&gt;&lt;wsp:rsid wsp:val=&quot;2C00E2B6&quot;/&gt;&lt;wsp:rsid wsp:val=&quot;2C068E24&quot;/&gt;&lt;wsp:rsid wsp:val=&quot;2C07A6E9&quot;/&gt;&lt;wsp:rsid wsp:val=&quot;2C098F16&quot;/&gt;&lt;wsp:rsid wsp:val=&quot;2C1DEF37&quot;/&gt;&lt;wsp:rsid wsp:val=&quot;2C24FE5D&quot;/&gt;&lt;wsp:rsid wsp:val=&quot;2C2F9291&quot;/&gt;&lt;wsp:rsid wsp:val=&quot;2C4E2D20&quot;/&gt;&lt;wsp:rsid wsp:val=&quot;2C658523&quot;/&gt;&lt;wsp:rsid wsp:val=&quot;2C75AAAF&quot;/&gt;&lt;wsp:rsid wsp:val=&quot;2C828363&quot;/&gt;&lt;wsp:rsid wsp:val=&quot;2C91DBE6&quot;/&gt;&lt;wsp:rsid wsp:val=&quot;2CA504A6&quot;/&gt;&lt;wsp:rsid wsp:val=&quot;2CA537D1&quot;/&gt;&lt;wsp:rsid wsp:val=&quot;2CAA4D6D&quot;/&gt;&lt;wsp:rsid wsp:val=&quot;2CC39146&quot;/&gt;&lt;wsp:rsid wsp:val=&quot;2CC7D2A6&quot;/&gt;&lt;wsp:rsid wsp:val=&quot;2CE4134B&quot;/&gt;&lt;wsp:rsid wsp:val=&quot;2CF76CE3&quot;/&gt;&lt;wsp:rsid wsp:val=&quot;2CFC927A&quot;/&gt;&lt;wsp:rsid wsp:val=&quot;2D1D26BF&quot;/&gt;&lt;wsp:rsid wsp:val=&quot;2D25AC12&quot;/&gt;&lt;wsp:rsid wsp:val=&quot;2D2A74E5&quot;/&gt;&lt;wsp:rsid wsp:val=&quot;2D2E4E4C&quot;/&gt;&lt;wsp:rsid wsp:val=&quot;2D34F5BB&quot;/&gt;&lt;wsp:rsid wsp:val=&quot;2D6517D0&quot;/&gt;&lt;wsp:rsid wsp:val=&quot;2D66802F&quot;/&gt;&lt;wsp:rsid wsp:val=&quot;2D6765DF&quot;/&gt;&lt;wsp:rsid wsp:val=&quot;2D695A2F&quot;/&gt;&lt;wsp:rsid wsp:val=&quot;2D6A0EFF&quot;/&gt;&lt;wsp:rsid wsp:val=&quot;2D6B3E98&quot;/&gt;&lt;wsp:rsid wsp:val=&quot;2D6B9639&quot;/&gt;&lt;wsp:rsid wsp:val=&quot;2D706DA5&quot;/&gt;&lt;wsp:rsid wsp:val=&quot;2D78E930&quot;/&gt;&lt;wsp:rsid wsp:val=&quot;2D88C81A&quot;/&gt;&lt;wsp:rsid wsp:val=&quot;2D8ADBD0&quot;/&gt;&lt;wsp:rsid wsp:val=&quot;2DAE9B72&quot;/&gt;&lt;wsp:rsid wsp:val=&quot;2DAF8276&quot;/&gt;&lt;wsp:rsid wsp:val=&quot;2DAFC6AF&quot;/&gt;&lt;wsp:rsid wsp:val=&quot;2DD27FA1&quot;/&gt;&lt;wsp:rsid wsp:val=&quot;2DD95805&quot;/&gt;&lt;wsp:rsid wsp:val=&quot;2DDF768F&quot;/&gt;&lt;wsp:rsid wsp:val=&quot;2DE9E448&quot;/&gt;&lt;wsp:rsid wsp:val=&quot;2DEE92F5&quot;/&gt;&lt;wsp:rsid wsp:val=&quot;2E018FEF&quot;/&gt;&lt;wsp:rsid wsp:val=&quot;2E0F59E6&quot;/&gt;&lt;wsp:rsid wsp:val=&quot;2E149DA7&quot;/&gt;&lt;wsp:rsid wsp:val=&quot;2E20D308&quot;/&gt;&lt;wsp:rsid wsp:val=&quot;2E228881&quot;/&gt;&lt;wsp:rsid wsp:val=&quot;2E2D7B25&quot;/&gt;&lt;wsp:rsid wsp:val=&quot;2E42D6B0&quot;/&gt;&lt;wsp:rsid wsp:val=&quot;2E494A66&quot;/&gt;&lt;wsp:rsid wsp:val=&quot;2E5A7528&quot;/&gt;&lt;wsp:rsid wsp:val=&quot;2E65B3CC&quot;/&gt;&lt;wsp:rsid wsp:val=&quot;2E6AB6CF&quot;/&gt;&lt;wsp:rsid wsp:val=&quot;2E815189&quot;/&gt;&lt;wsp:rsid wsp:val=&quot;2E9EF453&quot;/&gt;&lt;wsp:rsid wsp:val=&quot;2EAF97B2&quot;/&gt;&lt;wsp:rsid wsp:val=&quot;2EB90B4F&quot;/&gt;&lt;wsp:rsid wsp:val=&quot;2EC669A3&quot;/&gt;&lt;wsp:rsid wsp:val=&quot;2ECDA754&quot;/&gt;&lt;wsp:rsid wsp:val=&quot;2ED21DC4&quot;/&gt;&lt;wsp:rsid wsp:val=&quot;2ED23D8A&quot;/&gt;&lt;wsp:rsid wsp:val=&quot;2EE148C9&quot;/&gt;&lt;wsp:rsid wsp:val=&quot;2EECE15E&quot;/&gt;&lt;wsp:rsid wsp:val=&quot;2EF6B862&quot;/&gt;&lt;wsp:rsid wsp:val=&quot;2F0F4782&quot;/&gt;&lt;wsp:rsid wsp:val=&quot;2F22BF5D&quot;/&gt;&lt;wsp:rsid wsp:val=&quot;2F275C72&quot;/&gt;&lt;wsp:rsid wsp:val=&quot;2F2A589C&quot;/&gt;&lt;wsp:rsid wsp:val=&quot;2F35501B&quot;/&gt;&lt;wsp:rsid wsp:val=&quot;2F3945D9&quot;/&gt;&lt;wsp:rsid wsp:val=&quot;2F5A2503&quot;/&gt;&lt;wsp:rsid wsp:val=&quot;2F5F1677&quot;/&gt;&lt;wsp:rsid wsp:val=&quot;2F60B83E&quot;/&gt;&lt;wsp:rsid wsp:val=&quot;2F65615B&quot;/&gt;&lt;wsp:rsid wsp:val=&quot;2F669719&quot;/&gt;&lt;wsp:rsid wsp:val=&quot;2F703541&quot;/&gt;&lt;wsp:rsid wsp:val=&quot;2F8A0229&quot;/&gt;&lt;wsp:rsid wsp:val=&quot;2F986DBC&quot;/&gt;&lt;wsp:rsid wsp:val=&quot;2F9B0251&quot;/&gt;&lt;wsp:rsid wsp:val=&quot;2FA0DFDC&quot;/&gt;&lt;wsp:rsid wsp:val=&quot;2FAA7A19&quot;/&gt;&lt;wsp:rsid wsp:val=&quot;2FBF4C58&quot;/&gt;&lt;wsp:rsid wsp:val=&quot;2FC7E911&quot;/&gt;&lt;wsp:rsid wsp:val=&quot;2FD029DC&quot;/&gt;&lt;wsp:rsid wsp:val=&quot;2FE791DE&quot;/&gt;&lt;wsp:rsid wsp:val=&quot;2FE95AA0&quot;/&gt;&lt;wsp:rsid wsp:val=&quot;2FF36EF2&quot;/&gt;&lt;wsp:rsid wsp:val=&quot;3010BB8F&quot;/&gt;&lt;wsp:rsid wsp:val=&quot;3019FAD4&quot;/&gt;&lt;wsp:rsid wsp:val=&quot;302A304D&quot;/&gt;&lt;wsp:rsid wsp:val=&quot;30376E23&quot;/&gt;&lt;wsp:rsid wsp:val=&quot;3039D2EA&quot;/&gt;&lt;wsp:rsid wsp:val=&quot;30496D07&quot;/&gt;&lt;wsp:rsid wsp:val=&quot;3064B0D7&quot;/&gt;&lt;wsp:rsid wsp:val=&quot;306E8420&quot;/&gt;&lt;wsp:rsid wsp:val=&quot;30721D20&quot;/&gt;&lt;wsp:rsid wsp:val=&quot;30764D18&quot;/&gt;&lt;wsp:rsid wsp:val=&quot;307912F5&quot;/&gt;&lt;wsp:rsid wsp:val=&quot;30899F65&quot;/&gt;&lt;wsp:rsid wsp:val=&quot;30966F3E&quot;/&gt;&lt;wsp:rsid wsp:val=&quot;30975BC2&quot;/&gt;&lt;wsp:rsid wsp:val=&quot;30A2AEC9&quot;/&gt;&lt;wsp:rsid wsp:val=&quot;30AC5F86&quot;/&gt;&lt;wsp:rsid wsp:val=&quot;30AF2CFB&quot;/&gt;&lt;wsp:rsid wsp:val=&quot;30B617EB&quot;/&gt;&lt;wsp:rsid wsp:val=&quot;30B6C16B&quot;/&gt;&lt;wsp:rsid wsp:val=&quot;30BEDC06&quot;/&gt;&lt;wsp:rsid wsp:val=&quot;30C19E09&quot;/&gt;&lt;wsp:rsid wsp:val=&quot;30C926F4&quot;/&gt;&lt;wsp:rsid wsp:val=&quot;30CBC0B1&quot;/&gt;&lt;wsp:rsid wsp:val=&quot;30CC1A4C&quot;/&gt;&lt;wsp:rsid wsp:val=&quot;31008247&quot;/&gt;&lt;wsp:rsid wsp:val=&quot;3102B81A&quot;/&gt;&lt;wsp:rsid wsp:val=&quot;31070069&quot;/&gt;&lt;wsp:rsid wsp:val=&quot;31100062&quot;/&gt;&lt;wsp:rsid wsp:val=&quot;311E9B37&quot;/&gt;&lt;wsp:rsid wsp:val=&quot;3120B0F6&quot;/&gt;&lt;wsp:rsid wsp:val=&quot;312CCB94&quot;/&gt;&lt;wsp:rsid wsp:val=&quot;312ECA5E&quot;/&gt;&lt;wsp:rsid wsp:val=&quot;3132B8E0&quot;/&gt;&lt;wsp:rsid wsp:val=&quot;3136E8FB&quot;/&gt;&lt;wsp:rsid wsp:val=&quot;3145B6A2&quot;/&gt;&lt;wsp:rsid wsp:val=&quot;314C36B5&quot;/&gt;&lt;wsp:rsid wsp:val=&quot;31580DA1&quot;/&gt;&lt;wsp:rsid wsp:val=&quot;315873CA&quot;/&gt;&lt;wsp:rsid wsp:val=&quot;31621B43&quot;/&gt;&lt;wsp:rsid wsp:val=&quot;317F3EB4&quot;/&gt;&lt;wsp:rsid wsp:val=&quot;31849D02&quot;/&gt;&lt;wsp:rsid wsp:val=&quot;31C6ED79&quot;/&gt;&lt;wsp:rsid wsp:val=&quot;31CB4A18&quot;/&gt;&lt;wsp:rsid wsp:val=&quot;31CC150B&quot;/&gt;&lt;wsp:rsid wsp:val=&quot;31DF2D33&quot;/&gt;&lt;wsp:rsid wsp:val=&quot;31E53D68&quot;/&gt;&lt;wsp:rsid wsp:val=&quot;31E6764F&quot;/&gt;&lt;wsp:rsid wsp:val=&quot;31EF8F4C&quot;/&gt;&lt;wsp:rsid wsp:val=&quot;31FE7D80&quot;/&gt;&lt;wsp:rsid wsp:val=&quot;3204B2EA&quot;/&gt;&lt;wsp:rsid wsp:val=&quot;320881F3&quot;/&gt;&lt;wsp:rsid wsp:val=&quot;320AB5D4&quot;/&gt;&lt;wsp:rsid wsp:val=&quot;3210EC07&quot;/&gt;&lt;wsp:rsid wsp:val=&quot;32240D9E&quot;/&gt;&lt;wsp:rsid wsp:val=&quot;32267BF3&quot;/&gt;&lt;wsp:rsid wsp:val=&quot;322F1ED5&quot;/&gt;&lt;wsp:rsid wsp:val=&quot;32310175&quot;/&gt;&lt;wsp:rsid wsp:val=&quot;32563261&quot;/&gt;&lt;wsp:rsid wsp:val=&quot;325B86FC&quot;/&gt;&lt;wsp:rsid wsp:val=&quot;32635CB9&quot;/&gt;&lt;wsp:rsid wsp:val=&quot;32637ADB&quot;/&gt;&lt;wsp:rsid wsp:val=&quot;326C3AF0&quot;/&gt;&lt;wsp:rsid wsp:val=&quot;326F9EBB&quot;/&gt;&lt;wsp:rsid wsp:val=&quot;32A1E962&quot;/&gt;&lt;wsp:rsid wsp:val=&quot;32B16746&quot;/&gt;&lt;wsp:rsid wsp:val=&quot;32B23B50&quot;/&gt;&lt;wsp:rsid wsp:val=&quot;32B82641&quot;/&gt;&lt;wsp:rsid wsp:val=&quot;32C218C6&quot;/&gt;&lt;wsp:rsid wsp:val=&quot;32C3E174&quot;/&gt;&lt;wsp:rsid wsp:val=&quot;32C4600B&quot;/&gt;&lt;wsp:rsid wsp:val=&quot;32D781F6&quot;/&gt;&lt;wsp:rsid wsp:val=&quot;32DA034C&quot;/&gt;&lt;wsp:rsid wsp:val=&quot;32E0CAEE&quot;/&gt;&lt;wsp:rsid wsp:val=&quot;32EE2B0F&quot;/&gt;&lt;wsp:rsid wsp:val=&quot;32F11DDA&quot;/&gt;&lt;wsp:rsid wsp:val=&quot;32F3B2D0&quot;/&gt;&lt;wsp:rsid wsp:val=&quot;32F541DC&quot;/&gt;&lt;wsp:rsid wsp:val=&quot;32F6102F&quot;/&gt;&lt;wsp:rsid wsp:val=&quot;32F71142&quot;/&gt;&lt;wsp:rsid wsp:val=&quot;32FA57BF&quot;/&gt;&lt;wsp:rsid wsp:val=&quot;33034879&quot;/&gt;&lt;wsp:rsid wsp:val=&quot;33126453&quot;/&gt;&lt;wsp:rsid wsp:val=&quot;3318E073&quot;/&gt;&lt;wsp:rsid wsp:val=&quot;332854FA&quot;/&gt;&lt;wsp:rsid wsp:val=&quot;332BA9B6&quot;/&gt;&lt;wsp:rsid wsp:val=&quot;33330EB2&quot;/&gt;&lt;wsp:rsid wsp:val=&quot;33422D7F&quot;/&gt;&lt;wsp:rsid wsp:val=&quot;3349BAFF&quot;/&gt;&lt;wsp:rsid wsp:val=&quot;334EA2B1&quot;/&gt;&lt;wsp:rsid wsp:val=&quot;335A2045&quot;/&gt;&lt;wsp:rsid wsp:val=&quot;335CD98C&quot;/&gt;&lt;wsp:rsid wsp:val=&quot;3362BDDA&quot;/&gt;&lt;wsp:rsid wsp:val=&quot;336B533B&quot;/&gt;&lt;wsp:rsid wsp:val=&quot;3370291A&quot;/&gt;&lt;wsp:rsid wsp:val=&quot;33703012&quot;/&gt;&lt;wsp:rsid wsp:val=&quot;3370EE9D&quot;/&gt;&lt;wsp:rsid wsp:val=&quot;33792476&quot;/&gt;&lt;wsp:rsid wsp:val=&quot;338EB1EE&quot;/&gt;&lt;wsp:rsid wsp:val=&quot;339C5199&quot;/&gt;&lt;wsp:rsid wsp:val=&quot;339D4A46&quot;/&gt;&lt;wsp:rsid wsp:val=&quot;33A9BE4C&quot;/&gt;&lt;wsp:rsid wsp:val=&quot;33B86E6C&quot;/&gt;&lt;wsp:rsid wsp:val=&quot;33EB2948&quot;/&gt;&lt;wsp:rsid wsp:val=&quot;33FFB5B8&quot;/&gt;&lt;wsp:rsid wsp:val=&quot;340086BF&quot;/&gt;&lt;wsp:rsid wsp:val=&quot;340FD379&quot;/&gt;&lt;wsp:rsid wsp:val=&quot;3429EFD5&quot;/&gt;&lt;wsp:rsid wsp:val=&quot;3457F7D7&quot;/&gt;&lt;wsp:rsid wsp:val=&quot;345B542B&quot;/&gt;&lt;wsp:rsid wsp:val=&quot;3462AF77&quot;/&gt;&lt;wsp:rsid wsp:val=&quot;346B6D54&quot;/&gt;&lt;wsp:rsid wsp:val=&quot;34718779&quot;/&gt;&lt;wsp:rsid wsp:val=&quot;347931EE&quot;/&gt;&lt;wsp:rsid wsp:val=&quot;3496264B&quot;/&gt;&lt;wsp:rsid wsp:val=&quot;34CF20FC&quot;/&gt;&lt;wsp:rsid wsp:val=&quot;34DDE599&quot;/&gt;&lt;wsp:rsid wsp:val=&quot;34EC1980&quot;/&gt;&lt;wsp:rsid wsp:val=&quot;350DC37E&quot;/&gt;&lt;wsp:rsid wsp:val=&quot;3519AAE9&quot;/&gt;&lt;wsp:rsid wsp:val=&quot;35234715&quot;/&gt;&lt;wsp:rsid wsp:val=&quot;35273518&quot;/&gt;&lt;wsp:rsid wsp:val=&quot;3530EF26&quot;/&gt;&lt;wsp:rsid wsp:val=&quot;3549203B&quot;/&gt;&lt;wsp:rsid wsp:val=&quot;354C3B5F&quot;/&gt;&lt;wsp:rsid wsp:val=&quot;355A86D9&quot;/&gt;&lt;wsp:rsid wsp:val=&quot;355B4D7A&quot;/&gt;&lt;wsp:rsid wsp:val=&quot;355C813C&quot;/&gt;&lt;wsp:rsid wsp:val=&quot;3580D904&quot;/&gt;&lt;wsp:rsid wsp:val=&quot;3589F323&quot;/&gt;&lt;wsp:rsid wsp:val=&quot;35912AF6&quot;/&gt;&lt;wsp:rsid wsp:val=&quot;359B27E5&quot;/&gt;&lt;wsp:rsid wsp:val=&quot;359C7640&quot;/&gt;&lt;wsp:rsid wsp:val=&quot;35AC97D9&quot;/&gt;&lt;wsp:rsid wsp:val=&quot;35B0085C&quot;/&gt;&lt;wsp:rsid wsp:val=&quot;35BEB08D&quot;/&gt;&lt;wsp:rsid wsp:val=&quot;35C5C036&quot;/&gt;&lt;wsp:rsid wsp:val=&quot;35CE7C60&quot;/&gt;&lt;wsp:rsid wsp:val=&quot;35D326DB&quot;/&gt;&lt;wsp:rsid wsp:val=&quot;35D71000&quot;/&gt;&lt;wsp:rsid wsp:val=&quot;35DC2511&quot;/&gt;&lt;wsp:rsid wsp:val=&quot;35DEAD83&quot;/&gt;&lt;wsp:rsid wsp:val=&quot;35E2D870&quot;/&gt;&lt;wsp:rsid wsp:val=&quot;3607C2BF&quot;/&gt;&lt;wsp:rsid wsp:val=&quot;36190F2C&quot;/&gt;&lt;wsp:rsid wsp:val=&quot;361A9AF4&quot;/&gt;&lt;wsp:rsid wsp:val=&quot;3620712C&quot;/&gt;&lt;wsp:rsid wsp:val=&quot;3631F6AC&quot;/&gt;&lt;wsp:rsid wsp:val=&quot;3639F8FF&quot;/&gt;&lt;wsp:rsid wsp:val=&quot;3643EFC9&quot;/&gt;&lt;wsp:rsid wsp:val=&quot;36614D92&quot;/&gt;&lt;wsp:rsid wsp:val=&quot;3662F51B&quot;/&gt;&lt;wsp:rsid wsp:val=&quot;367DD204&quot;/&gt;&lt;wsp:rsid wsp:val=&quot;367E7754&quot;/&gt;&lt;wsp:rsid wsp:val=&quot;3686316B&quot;/&gt;&lt;wsp:rsid wsp:val=&quot;368653B2&quot;/&gt;&lt;wsp:rsid wsp:val=&quot;36B21534&quot;/&gt;&lt;wsp:rsid wsp:val=&quot;36B810CB&quot;/&gt;&lt;wsp:rsid wsp:val=&quot;36C19F02&quot;/&gt;&lt;wsp:rsid wsp:val=&quot;36C62558&quot;/&gt;&lt;wsp:rsid wsp:val=&quot;36D730B1&quot;/&gt;&lt;wsp:rsid wsp:val=&quot;36E155EF&quot;/&gt;&lt;wsp:rsid wsp:val=&quot;36FB9A48&quot;/&gt;&lt;wsp:rsid wsp:val=&quot;370E87D7&quot;/&gt;&lt;wsp:rsid wsp:val=&quot;370FB627&quot;/&gt;&lt;wsp:rsid wsp:val=&quot;37104FE8&quot;/&gt;&lt;wsp:rsid wsp:val=&quot;371189C8&quot;/&gt;&lt;wsp:rsid wsp:val=&quot;3712FAA5&quot;/&gt;&lt;wsp:rsid wsp:val=&quot;37135237&quot;/&gt;&lt;wsp:rsid wsp:val=&quot;3718316B&quot;/&gt;&lt;wsp:rsid wsp:val=&quot;3740DF36&quot;/&gt;&lt;wsp:rsid wsp:val=&quot;37471BC6&quot;/&gt;&lt;wsp:rsid wsp:val=&quot;37501116&quot;/&gt;&lt;wsp:rsid wsp:val=&quot;375426DA&quot;/&gt;&lt;wsp:rsid wsp:val=&quot;37619097&quot;/&gt;&lt;wsp:rsid wsp:val=&quot;3762F9C9&quot;/&gt;&lt;wsp:rsid wsp:val=&quot;376ACB05&quot;/&gt;&lt;wsp:rsid wsp:val=&quot;3772A109&quot;/&gt;&lt;wsp:rsid wsp:val=&quot;377B2B01&quot;/&gt;&lt;wsp:rsid wsp:val=&quot;37941B36&quot;/&gt;&lt;wsp:rsid wsp:val=&quot;37A27C13&quot;/&gt;&lt;wsp:rsid wsp:val=&quot;37B4090D&quot;/&gt;&lt;wsp:rsid wsp:val=&quot;37BCC593&quot;/&gt;&lt;wsp:rsid wsp:val=&quot;37BF2801&quot;/&gt;&lt;wsp:rsid wsp:val=&quot;37D710E4&quot;/&gt;&lt;wsp:rsid wsp:val=&quot;37F18325&quot;/&gt;&lt;wsp:rsid wsp:val=&quot;37F8172A&quot;/&gt;&lt;wsp:rsid wsp:val=&quot;380A3FE6&quot;/&gt;&lt;wsp:rsid wsp:val=&quot;380B3FFD&quot;/&gt;&lt;wsp:rsid wsp:val=&quot;3823BA42&quot;/&gt;&lt;wsp:rsid wsp:val=&quot;382D31D5&quot;/&gt;&lt;wsp:rsid wsp:val=&quot;383F60BC&quot;/&gt;&lt;wsp:rsid wsp:val=&quot;387FB28C&quot;/&gt;&lt;wsp:rsid wsp:val=&quot;387FD77D&quot;/&gt;&lt;wsp:rsid wsp:val=&quot;3891DFDC&quot;/&gt;&lt;wsp:rsid wsp:val=&quot;38AAB380&quot;/&gt;&lt;wsp:rsid wsp:val=&quot;38ADFE55&quot;/&gt;&lt;wsp:rsid wsp:val=&quot;38AE30BF&quot;/&gt;&lt;wsp:rsid wsp:val=&quot;38D6FCB3&quot;/&gt;&lt;wsp:rsid wsp:val=&quot;38E24367&quot;/&gt;&lt;wsp:rsid wsp:val=&quot;38ED6B12&quot;/&gt;&lt;wsp:rsid wsp:val=&quot;38FB6378&quot;/&gt;&lt;wsp:rsid wsp:val=&quot;38FBAC8B&quot;/&gt;&lt;wsp:rsid wsp:val=&quot;390626A1&quot;/&gt;&lt;wsp:rsid wsp:val=&quot;391491FB&quot;/&gt;&lt;wsp:rsid wsp:val=&quot;39164E45&quot;/&gt;&lt;wsp:rsid wsp:val=&quot;391FCAB1&quot;/&gt;&lt;wsp:rsid wsp:val=&quot;3934BD0B&quot;/&gt;&lt;wsp:rsid wsp:val=&quot;393EDE77&quot;/&gt;&lt;wsp:rsid wsp:val=&quot;394944D0&quot;/&gt;&lt;wsp:rsid wsp:val=&quot;395C57D2&quot;/&gt;&lt;wsp:rsid wsp:val=&quot;39651274&quot;/&gt;&lt;wsp:rsid wsp:val=&quot;3966EC74&quot;/&gt;&lt;wsp:rsid wsp:val=&quot;3968F3F3&quot;/&gt;&lt;wsp:rsid wsp:val=&quot;3972423F&quot;/&gt;&lt;wsp:rsid wsp:val=&quot;3972EDAF&quot;/&gt;&lt;wsp:rsid wsp:val=&quot;39B61816&quot;/&gt;&lt;wsp:rsid wsp:val=&quot;39B872DC&quot;/&gt;&lt;wsp:rsid wsp:val=&quot;39BFA048&quot;/&gt;&lt;wsp:rsid wsp:val=&quot;39C79B0E&quot;/&gt;&lt;wsp:rsid wsp:val=&quot;39EA0E14&quot;/&gt;&lt;wsp:rsid wsp:val=&quot;39EA9AA9&quot;/&gt;&lt;wsp:rsid wsp:val=&quot;39EC852D&quot;/&gt;&lt;wsp:rsid wsp:val=&quot;39FE15DE&quot;/&gt;&lt;wsp:rsid wsp:val=&quot;3A03E3CE&quot;/&gt;&lt;wsp:rsid wsp:val=&quot;3A0B73FD&quot;/&gt;&lt;wsp:rsid wsp:val=&quot;3A0ECDC8&quot;/&gt;&lt;wsp:rsid wsp:val=&quot;3A165F93&quot;/&gt;&lt;wsp:rsid wsp:val=&quot;3A1E1636&quot;/&gt;&lt;wsp:rsid wsp:val=&quot;3A4022DC&quot;/&gt;&lt;wsp:rsid wsp:val=&quot;3A447254&quot;/&gt;&lt;wsp:rsid wsp:val=&quot;3A58E104&quot;/&gt;&lt;wsp:rsid wsp:val=&quot;3A67BE48&quot;/&gt;&lt;wsp:rsid wsp:val=&quot;3A71D9A9&quot;/&gt;&lt;wsp:rsid wsp:val=&quot;3A78FDC9&quot;/&gt;&lt;wsp:rsid wsp:val=&quot;3A8A8BDF&quot;/&gt;&lt;wsp:rsid wsp:val=&quot;3A8F1698&quot;/&gt;&lt;wsp:rsid wsp:val=&quot;3A92364A&quot;/&gt;&lt;wsp:rsid wsp:val=&quot;3A9D2DAB&quot;/&gt;&lt;wsp:rsid wsp:val=&quot;3AA697FE&quot;/&gt;&lt;wsp:rsid wsp:val=&quot;3AAA41CB&quot;/&gt;&lt;wsp:rsid wsp:val=&quot;3AB98DE6&quot;/&gt;&lt;wsp:rsid wsp:val=&quot;3AD08F04&quot;/&gt;&lt;wsp:rsid wsp:val=&quot;3AD852F2&quot;/&gt;&lt;wsp:rsid wsp:val=&quot;3AFAD5A1&quot;/&gt;&lt;wsp:rsid wsp:val=&quot;3B040A72&quot;/&gt;&lt;wsp:rsid wsp:val=&quot;3B0B2536&quot;/&gt;&lt;wsp:rsid wsp:val=&quot;3B21BAD2&quot;/&gt;&lt;wsp:rsid wsp:val=&quot;3B25EFC2&quot;/&gt;&lt;wsp:rsid wsp:val=&quot;3B28E1E2&quot;/&gt;&lt;wsp:rsid wsp:val=&quot;3B573CAF&quot;/&gt;&lt;wsp:rsid wsp:val=&quot;3B5E6278&quot;/&gt;&lt;wsp:rsid wsp:val=&quot;3B78A4AB&quot;/&gt;&lt;wsp:rsid wsp:val=&quot;3B7D5939&quot;/&gt;&lt;wsp:rsid wsp:val=&quot;3B7EC31A&quot;/&gt;&lt;wsp:rsid wsp:val=&quot;3B8BADF6&quot;/&gt;&lt;wsp:rsid wsp:val=&quot;3BA8D8A3&quot;/&gt;&lt;wsp:rsid wsp:val=&quot;3BAB9770&quot;/&gt;&lt;wsp:rsid wsp:val=&quot;3BCA98AE&quot;/&gt;&lt;wsp:rsid wsp:val=&quot;3BCF38BC&quot;/&gt;&lt;wsp:rsid wsp:val=&quot;3BD13DDB&quot;/&gt;&lt;wsp:rsid wsp:val=&quot;3BD78CD7&quot;/&gt;&lt;wsp:rsid wsp:val=&quot;3BEF122D&quot;/&gt;&lt;wsp:rsid wsp:val=&quot;3BF896EC&quot;/&gt;&lt;wsp:rsid wsp:val=&quot;3BF9FBCB&quot;/&gt;&lt;wsp:rsid wsp:val=&quot;3C00EE61&quot;/&gt;&lt;wsp:rsid wsp:val=&quot;3C134CC7&quot;/&gt;&lt;wsp:rsid wsp:val=&quot;3C185E58&quot;/&gt;&lt;wsp:rsid wsp:val=&quot;3C4B614F&quot;/&gt;&lt;wsp:rsid wsp:val=&quot;3C54BC60&quot;/&gt;&lt;wsp:rsid wsp:val=&quot;3C677D10&quot;/&gt;&lt;wsp:rsid wsp:val=&quot;3C72C04F&quot;/&gt;&lt;wsp:rsid wsp:val=&quot;3C86575E&quot;/&gt;&lt;wsp:rsid wsp:val=&quot;3C8CDDF9&quot;/&gt;&lt;wsp:rsid wsp:val=&quot;3C9C968E&quot;/&gt;&lt;wsp:rsid wsp:val=&quot;3CA2D5AC&quot;/&gt;&lt;wsp:rsid wsp:val=&quot;3CAF55BE&quot;/&gt;&lt;wsp:rsid wsp:val=&quot;3CB178BD&quot;/&gt;&lt;wsp:rsid wsp:val=&quot;3CB22E6A&quot;/&gt;&lt;wsp:rsid wsp:val=&quot;3CBDF456&quot;/&gt;&lt;wsp:rsid wsp:val=&quot;3CD870C7&quot;/&gt;&lt;wsp:rsid wsp:val=&quot;3CDFE246&quot;/&gt;&lt;wsp:rsid wsp:val=&quot;3CED3705&quot;/&gt;&lt;wsp:rsid wsp:val=&quot;3D11556B&quot;/&gt;&lt;wsp:rsid wsp:val=&quot;3D16FCA6&quot;/&gt;&lt;wsp:rsid wsp:val=&quot;3D20A6E5&quot;/&gt;&lt;wsp:rsid wsp:val=&quot;3D25C250&quot;/&gt;&lt;wsp:rsid wsp:val=&quot;3D334F4F&quot;/&gt;&lt;wsp:rsid wsp:val=&quot;3D373D50&quot;/&gt;&lt;wsp:rsid wsp:val=&quot;3D436B53&quot;/&gt;&lt;wsp:rsid wsp:val=&quot;3D51CD02&quot;/&gt;&lt;wsp:rsid wsp:val=&quot;3D5CAB14&quot;/&gt;&lt;wsp:rsid wsp:val=&quot;3D689E03&quot;/&gt;&lt;wsp:rsid wsp:val=&quot;3D707565&quot;/&gt;&lt;wsp:rsid wsp:val=&quot;3D793332&quot;/&gt;&lt;wsp:rsid wsp:val=&quot;3D7F916C&quot;/&gt;&lt;wsp:rsid wsp:val=&quot;3D805F49&quot;/&gt;&lt;wsp:rsid wsp:val=&quot;3D86894D&quot;/&gt;&lt;wsp:rsid wsp:val=&quot;3D87FE86&quot;/&gt;&lt;wsp:rsid wsp:val=&quot;3D97ACAA&quot;/&gt;&lt;wsp:rsid wsp:val=&quot;3DB0AE79&quot;/&gt;&lt;wsp:rsid wsp:val=&quot;3DBE845B&quot;/&gt;&lt;wsp:rsid wsp:val=&quot;3DC76E76&quot;/&gt;&lt;wsp:rsid wsp:val=&quot;3DCEF97B&quot;/&gt;&lt;wsp:rsid wsp:val=&quot;3DE821C2&quot;/&gt;&lt;wsp:rsid wsp:val=&quot;3DE9BF68&quot;/&gt;&lt;wsp:rsid wsp:val=&quot;3E073F7E&quot;/&gt;&lt;wsp:rsid wsp:val=&quot;3E0840EA&quot;/&gt;&lt;wsp:rsid wsp:val=&quot;3E0C3B95&quot;/&gt;&lt;wsp:rsid wsp:val=&quot;3E10988C&quot;/&gt;&lt;wsp:rsid wsp:val=&quot;3E124F9A&quot;/&gt;&lt;wsp:rsid wsp:val=&quot;3E1D2E98&quot;/&gt;&lt;wsp:rsid wsp:val=&quot;3E285B5D&quot;/&gt;&lt;wsp:rsid wsp:val=&quot;3E2F85F0&quot;/&gt;&lt;wsp:rsid wsp:val=&quot;3E37D8AA&quot;/&gt;&lt;wsp:rsid wsp:val=&quot;3E398A3B&quot;/&gt;&lt;wsp:rsid wsp:val=&quot;3E3B3626&quot;/&gt;&lt;wsp:rsid wsp:val=&quot;3E3D0891&quot;/&gt;&lt;wsp:rsid wsp:val=&quot;3E4E0D59&quot;/&gt;&lt;wsp:rsid wsp:val=&quot;3E569F7A&quot;/&gt;&lt;wsp:rsid wsp:val=&quot;3E652209&quot;/&gt;&lt;wsp:rsid wsp:val=&quot;3E6D8567&quot;/&gt;&lt;wsp:rsid wsp:val=&quot;3E824E3A&quot;/&gt;&lt;wsp:rsid wsp:val=&quot;3E898939&quot;/&gt;&lt;wsp:rsid wsp:val=&quot;3E8B859E&quot;/&gt;&lt;wsp:rsid wsp:val=&quot;3E96A5FB&quot;/&gt;&lt;wsp:rsid wsp:val=&quot;3EA4E85D&quot;/&gt;&lt;wsp:rsid wsp:val=&quot;3EA5CA07&quot;/&gt;&lt;wsp:rsid wsp:val=&quot;3EB83558&quot;/&gt;&lt;wsp:rsid wsp:val=&quot;3EBF300A&quot;/&gt;&lt;wsp:rsid wsp:val=&quot;3EC293F4&quot;/&gt;&lt;wsp:rsid wsp:val=&quot;3EC4D545&quot;/&gt;&lt;wsp:rsid wsp:val=&quot;3EDC7219&quot;/&gt;&lt;wsp:rsid wsp:val=&quot;3EDD15C2&quot;/&gt;&lt;wsp:rsid wsp:val=&quot;3EDF239B&quot;/&gt;&lt;wsp:rsid wsp:val=&quot;3EE51106&quot;/&gt;&lt;wsp:rsid wsp:val=&quot;3EF3FB6B&quot;/&gt;&lt;wsp:rsid wsp:val=&quot;3F022EF3&quot;/&gt;&lt;wsp:rsid wsp:val=&quot;3F0BBDDF&quot;/&gt;&lt;wsp:rsid wsp:val=&quot;3F1CD52B&quot;/&gt;&lt;wsp:rsid wsp:val=&quot;3F22070E&quot;/&gt;&lt;wsp:rsid wsp:val=&quot;3F29705D&quot;/&gt;&lt;wsp:rsid wsp:val=&quot;3F2DDA27&quot;/&gt;&lt;wsp:rsid wsp:val=&quot;3F65203E&quot;/&gt;&lt;wsp:rsid wsp:val=&quot;3F65F247&quot;/&gt;&lt;wsp:rsid wsp:val=&quot;3F78DFB8&quot;/&gt;&lt;wsp:rsid wsp:val=&quot;3F8CB2C3&quot;/&gt;&lt;wsp:rsid wsp:val=&quot;3F8D080C&quot;/&gt;&lt;wsp:rsid wsp:val=&quot;3FA7E946&quot;/&gt;&lt;wsp:rsid wsp:val=&quot;3FB7222A&quot;/&gt;&lt;wsp:rsid wsp:val=&quot;3FBDB666&quot;/&gt;&lt;wsp:rsid wsp:val=&quot;3FC4A810&quot;/&gt;&lt;wsp:rsid wsp:val=&quot;3FC7B685&quot;/&gt;&lt;wsp:rsid wsp:val=&quot;3FD2EE8A&quot;/&gt;&lt;wsp:rsid wsp:val=&quot;3FE11F1C&quot;/&gt;&lt;wsp:rsid wsp:val=&quot;4003AAB2&quot;/&gt;&lt;wsp:rsid wsp:val=&quot;40047225&quot;/&gt;&lt;wsp:rsid wsp:val=&quot;40068CC4&quot;/&gt;&lt;wsp:rsid wsp:val=&quot;400ECBF3&quot;/&gt;&lt;wsp:rsid wsp:val=&quot;40174385&quot;/&gt;&lt;wsp:rsid wsp:val=&quot;402E3172&quot;/&gt;&lt;wsp:rsid wsp:val=&quot;40402B5B&quot;/&gt;&lt;wsp:rsid wsp:val=&quot;4055F221&quot;/&gt;&lt;wsp:rsid wsp:val=&quot;4059EB12&quot;/&gt;&lt;wsp:rsid wsp:val=&quot;409D7ADD&quot;/&gt;&lt;wsp:rsid wsp:val=&quot;40ABBB75&quot;/&gt;&lt;wsp:rsid wsp:val=&quot;40AD59E9&quot;/&gt;&lt;wsp:rsid wsp:val=&quot;40B54760&quot;/&gt;&lt;wsp:rsid wsp:val=&quot;40BADC08&quot;/&gt;&lt;wsp:rsid wsp:val=&quot;40C71000&quot;/&gt;&lt;wsp:rsid wsp:val=&quot;40CE5807&quot;/&gt;&lt;wsp:rsid wsp:val=&quot;40D90AD0&quot;/&gt;&lt;wsp:rsid wsp:val=&quot;40D951BD&quot;/&gt;&lt;wsp:rsid wsp:val=&quot;40DAE098&quot;/&gt;&lt;wsp:rsid wsp:val=&quot;40DD4EC6&quot;/&gt;&lt;wsp:rsid wsp:val=&quot;40E329D4&quot;/&gt;&lt;wsp:rsid wsp:val=&quot;40F79D6F&quot;/&gt;&lt;wsp:rsid wsp:val=&quot;41228F1A&quot;/&gt;&lt;wsp:rsid wsp:val=&quot;4126C53E&quot;/&gt;&lt;wsp:rsid wsp:val=&quot;41465D96&quot;/&gt;&lt;wsp:rsid wsp:val=&quot;4146D983&quot;/&gt;&lt;wsp:rsid wsp:val=&quot;41541A3C&quot;/&gt;&lt;wsp:rsid wsp:val=&quot;41546936&quot;/&gt;&lt;wsp:rsid wsp:val=&quot;4170AF09&quot;/&gt;&lt;wsp:rsid wsp:val=&quot;41756398&quot;/&gt;&lt;wsp:rsid wsp:val=&quot;417892B1&quot;/&gt;&lt;wsp:rsid wsp:val=&quot;4185AE1B&quot;/&gt;&lt;wsp:rsid wsp:val=&quot;4187DC22&quot;/&gt;&lt;wsp:rsid wsp:val=&quot;419E8E00&quot;/&gt;&lt;wsp:rsid wsp:val=&quot;41A03462&quot;/&gt;&lt;wsp:rsid wsp:val=&quot;41B35038&quot;/&gt;&lt;wsp:rsid wsp:val=&quot;41B96F63&quot;/&gt;&lt;wsp:rsid wsp:val=&quot;41C70632&quot;/&gt;&lt;wsp:rsid wsp:val=&quot;41C857F8&quot;/&gt;&lt;wsp:rsid wsp:val=&quot;41C86D4C&quot;/&gt;&lt;wsp:rsid wsp:val=&quot;41D15B1E&quot;/&gt;&lt;wsp:rsid wsp:val=&quot;41D5FCC6&quot;/&gt;&lt;wsp:rsid wsp:val=&quot;41DFA5FA&quot;/&gt;&lt;wsp:rsid wsp:val=&quot;41F1058D&quot;/&gt;&lt;wsp:rsid wsp:val=&quot;41F2AD2C&quot;/&gt;&lt;wsp:rsid wsp:val=&quot;41FC87BF&quot;/&gt;&lt;wsp:rsid wsp:val=&quot;42074097&quot;/&gt;&lt;wsp:rsid wsp:val=&quot;4209D73A&quot;/&gt;&lt;wsp:rsid wsp:val=&quot;4212ACEE&quot;/&gt;&lt;wsp:rsid wsp:val=&quot;4223BF26&quot;/&gt;&lt;wsp:rsid wsp:val=&quot;423904E1&quot;/&gt;&lt;wsp:rsid wsp:val=&quot;4241A118&quot;/&gt;&lt;wsp:rsid wsp:val=&quot;4248AFA3&quot;/&gt;&lt;wsp:rsid wsp:val=&quot;4250E165&quot;/&gt;&lt;wsp:rsid wsp:val=&quot;42528F17&quot;/&gt;&lt;wsp:rsid wsp:val=&quot;42595088&quot;/&gt;&lt;wsp:rsid wsp:val=&quot;425FDE20&quot;/&gt;&lt;wsp:rsid wsp:val=&quot;4261201D&quot;/&gt;&lt;wsp:rsid wsp:val=&quot;427B56AB&quot;/&gt;&lt;wsp:rsid wsp:val=&quot;428F1733&quot;/&gt;&lt;wsp:rsid wsp:val=&quot;42906558&quot;/&gt;&lt;wsp:rsid wsp:val=&quot;42988186&quot;/&gt;&lt;wsp:rsid wsp:val=&quot;42AAFF62&quot;/&gt;&lt;wsp:rsid wsp:val=&quot;42ADD1C1&quot;/&gt;&lt;wsp:rsid wsp:val=&quot;42B99E49&quot;/&gt;&lt;wsp:rsid wsp:val=&quot;42D02989&quot;/&gt;&lt;wsp:rsid wsp:val=&quot;42D5FBC8&quot;/&gt;&lt;wsp:rsid wsp:val=&quot;42E34B98&quot;/&gt;&lt;wsp:rsid wsp:val=&quot;42E8BEA0&quot;/&gt;&lt;wsp:rsid wsp:val=&quot;42F573C9&quot;/&gt;&lt;wsp:rsid wsp:val=&quot;4304099D&quot;/&gt;&lt;wsp:rsid wsp:val=&quot;430A67F5&quot;/&gt;&lt;wsp:rsid wsp:val=&quot;4317C2AF&quot;/&gt;&lt;wsp:rsid wsp:val=&quot;431CAF2F&quot;/&gt;&lt;wsp:rsid wsp:val=&quot;43217E7C&quot;/&gt;&lt;wsp:rsid wsp:val=&quot;4323310C&quot;/&gt;&lt;wsp:rsid wsp:val=&quot;4326A5B5&quot;/&gt;&lt;wsp:rsid wsp:val=&quot;432DE30F&quot;/&gt;&lt;wsp:rsid wsp:val=&quot;4333B072&quot;/&gt;&lt;wsp:rsid wsp:val=&quot;433B1B2B&quot;/&gt;&lt;wsp:rsid wsp:val=&quot;4344F317&quot;/&gt;&lt;wsp:rsid wsp:val=&quot;4346DC01&quot;/&gt;&lt;wsp:rsid wsp:val=&quot;434FDCE2&quot;/&gt;&lt;wsp:rsid wsp:val=&quot;43502256&quot;/&gt;&lt;wsp:rsid wsp:val=&quot;435875F9&quot;/&gt;&lt;wsp:rsid wsp:val=&quot;4359E2F8&quot;/&gt;&lt;wsp:rsid wsp:val=&quot;435C7889&quot;/&gt;&lt;wsp:rsid wsp:val=&quot;436A5D79&quot;/&gt;&lt;wsp:rsid wsp:val=&quot;43710797&quot;/&gt;&lt;wsp:rsid wsp:val=&quot;4371CD7E&quot;/&gt;&lt;wsp:rsid wsp:val=&quot;4372EDB3&quot;/&gt;&lt;wsp:rsid wsp:val=&quot;437674BA&quot;/&gt;&lt;wsp:rsid wsp:val=&quot;438BB3F0&quot;/&gt;&lt;wsp:rsid wsp:val=&quot;43944A59&quot;/&gt;&lt;wsp:rsid wsp:val=&quot;439D9487&quot;/&gt;&lt;wsp:rsid wsp:val=&quot;43A45579&quot;/&gt;&lt;wsp:rsid wsp:val=&quot;43AF77E1&quot;/&gt;&lt;wsp:rsid wsp:val=&quot;43BD603B&quot;/&gt;&lt;wsp:rsid wsp:val=&quot;43C0CD4C&quot;/&gt;&lt;wsp:rsid wsp:val=&quot;43CA0E0B&quot;/&gt;&lt;wsp:rsid wsp:val=&quot;43CC6A2E&quot;/&gt;&lt;wsp:rsid wsp:val=&quot;43D0C358&quot;/&gt;&lt;wsp:rsid wsp:val=&quot;43D41360&quot;/&gt;&lt;wsp:rsid wsp:val=&quot;43DF3595&quot;/&gt;&lt;wsp:rsid wsp:val=&quot;43E066C9&quot;/&gt;&lt;wsp:rsid wsp:val=&quot;43E5F1E3&quot;/&gt;&lt;wsp:rsid wsp:val=&quot;43EA7EA7&quot;/&gt;&lt;wsp:rsid wsp:val=&quot;44021198&quot;/&gt;&lt;wsp:rsid wsp:val=&quot;4417E119&quot;/&gt;&lt;wsp:rsid wsp:val=&quot;441836C4&quot;/&gt;&lt;wsp:rsid wsp:val=&quot;4432FC58&quot;/&gt;&lt;wsp:rsid wsp:val=&quot;44342F62&quot;/&gt;&lt;wsp:rsid wsp:val=&quot;4434CAC9&quot;/&gt;&lt;wsp:rsid wsp:val=&quot;443D69B8&quot;/&gt;&lt;wsp:rsid wsp:val=&quot;44494434&quot;/&gt;&lt;wsp:rsid wsp:val=&quot;44515246&quot;/&gt;&lt;wsp:rsid wsp:val=&quot;4464A006&quot;/&gt;&lt;wsp:rsid wsp:val=&quot;4466CD26&quot;/&gt;&lt;wsp:rsid wsp:val=&quot;446DCB14&quot;/&gt;&lt;wsp:rsid wsp:val=&quot;44822731&quot;/&gt;&lt;wsp:rsid wsp:val=&quot;4488F72F&quot;/&gt;&lt;wsp:rsid wsp:val=&quot;4489C3F9&quot;/&gt;&lt;wsp:rsid wsp:val=&quot;4494F59F&quot;/&gt;&lt;wsp:rsid wsp:val=&quot;44A414B1&quot;/&gt;&lt;wsp:rsid wsp:val=&quot;44E9D8B4&quot;/&gt;&lt;wsp:rsid wsp:val=&quot;44ED8616&quot;/&gt;&lt;wsp:rsid wsp:val=&quot;44F0D1C9&quot;/&gt;&lt;wsp:rsid wsp:val=&quot;44F848EA&quot;/&gt;&lt;wsp:rsid wsp:val=&quot;44FC7D60&quot;/&gt;&lt;wsp:rsid wsp:val=&quot;45098276&quot;/&gt;&lt;wsp:rsid wsp:val=&quot;451A9B5E&quot;/&gt;&lt;wsp:rsid wsp:val=&quot;45238D64&quot;/&gt;&lt;wsp:rsid wsp:val=&quot;453FB9EA&quot;/&gt;&lt;wsp:rsid wsp:val=&quot;454256C8&quot;/&gt;&lt;wsp:rsid wsp:val=&quot;4548BA7E&quot;/&gt;&lt;wsp:rsid wsp:val=&quot;454A0115&quot;/&gt;&lt;wsp:rsid wsp:val=&quot;454CFAEE&quot;/&gt;&lt;wsp:rsid wsp:val=&quot;45562F5A&quot;/&gt;&lt;wsp:rsid wsp:val=&quot;455DFC5B&quot;/&gt;&lt;wsp:rsid wsp:val=&quot;45701AA4&quot;/&gt;&lt;wsp:rsid wsp:val=&quot;45837BDB&quot;/&gt;&lt;wsp:rsid wsp:val=&quot;458D5B6E&quot;/&gt;&lt;wsp:rsid wsp:val=&quot;459138FB&quot;/&gt;&lt;wsp:rsid wsp:val=&quot;459167FC&quot;/&gt;&lt;wsp:rsid wsp:val=&quot;4592B3FB&quot;/&gt;&lt;wsp:rsid wsp:val=&quot;459A8123&quot;/&gt;&lt;wsp:rsid wsp:val=&quot;45A07234&quot;/&gt;&lt;wsp:rsid wsp:val=&quot;45AA5592&quot;/&gt;&lt;wsp:rsid wsp:val=&quot;45B97F52&quot;/&gt;&lt;wsp:rsid wsp:val=&quot;45C5BE61&quot;/&gt;&lt;wsp:rsid wsp:val=&quot;45DBBB25&quot;/&gt;&lt;wsp:rsid wsp:val=&quot;45FD9315&quot;/&gt;&lt;wsp:rsid wsp:val=&quot;46058A51&quot;/&gt;&lt;wsp:rsid wsp:val=&quot;460A7196&quot;/&gt;&lt;wsp:rsid wsp:val=&quot;460D9C8A&quot;/&gt;&lt;wsp:rsid wsp:val=&quot;4628E05A&quot;/&gt;&lt;wsp:rsid wsp:val=&quot;462A057E&quot;/&gt;&lt;wsp:rsid wsp:val=&quot;4634AFDD&quot;/&gt;&lt;wsp:rsid wsp:val=&quot;464583D8&quot;/&gt;&lt;wsp:rsid wsp:val=&quot;465043B7&quot;/&gt;&lt;wsp:rsid wsp:val=&quot;46520F05&quot;/&gt;&lt;wsp:rsid wsp:val=&quot;46586C7D&quot;/&gt;&lt;wsp:rsid wsp:val=&quot;465DF276&quot;/&gt;&lt;wsp:rsid wsp:val=&quot;46A4CC41&quot;/&gt;&lt;wsp:rsid wsp:val=&quot;46AB6DAB&quot;/&gt;&lt;wsp:rsid wsp:val=&quot;46C28446&quot;/&gt;&lt;wsp:rsid wsp:val=&quot;46C4C8DD&quot;/&gt;&lt;wsp:rsid wsp:val=&quot;46CE49AE&quot;/&gt;&lt;wsp:rsid wsp:val=&quot;46DF7F46&quot;/&gt;&lt;wsp:rsid wsp:val=&quot;46EB17FE&quot;/&gt;&lt;wsp:rsid wsp:val=&quot;46F09670&quot;/&gt;&lt;wsp:rsid wsp:val=&quot;46F3A60E&quot;/&gt;&lt;wsp:rsid wsp:val=&quot;4700F210&quot;/&gt;&lt;wsp:rsid wsp:val=&quot;47156AC1&quot;/&gt;&lt;wsp:rsid wsp:val=&quot;471996ED&quot;/&gt;&lt;wsp:rsid wsp:val=&quot;47257C68&quot;/&gt;&lt;wsp:rsid wsp:val=&quot;472E73CC&quot;/&gt;&lt;wsp:rsid wsp:val=&quot;47365184&quot;/&gt;&lt;wsp:rsid wsp:val=&quot;473AD547&quot;/&gt;&lt;wsp:rsid wsp:val=&quot;473F5209&quot;/&gt;&lt;wsp:rsid wsp:val=&quot;475207F7&quot;/&gt;&lt;wsp:rsid wsp:val=&quot;475451F4&quot;/&gt;&lt;wsp:rsid wsp:val=&quot;475F2351&quot;/&gt;&lt;wsp:rsid wsp:val=&quot;476BF2A9&quot;/&gt;&lt;wsp:rsid wsp:val=&quot;476CA315&quot;/&gt;&lt;wsp:rsid wsp:val=&quot;4778E45E&quot;/&gt;&lt;wsp:rsid wsp:val=&quot;477D516D&quot;/&gt;&lt;wsp:rsid wsp:val=&quot;47837DE9&quot;/&gt;&lt;wsp:rsid wsp:val=&quot;478C74CF&quot;/&gt;&lt;wsp:rsid wsp:val=&quot;47996376&quot;/&gt;&lt;wsp:rsid wsp:val=&quot;47A03990&quot;/&gt;&lt;wsp:rsid wsp:val=&quot;47AD4162&quot;/&gt;&lt;wsp:rsid wsp:val=&quot;47B6A7AD&quot;/&gt;&lt;wsp:rsid wsp:val=&quot;47BAB5E0&quot;/&gt;&lt;wsp:rsid wsp:val=&quot;47C0DF06&quot;/&gt;&lt;wsp:rsid wsp:val=&quot;47CF6B4D&quot;/&gt;&lt;wsp:rsid wsp:val=&quot;47E2FDCC&quot;/&gt;&lt;wsp:rsid wsp:val=&quot;47E6BD8E&quot;/&gt;&lt;wsp:rsid wsp:val=&quot;47EEC471&quot;/&gt;&lt;wsp:rsid wsp:val=&quot;47F6BDB2&quot;/&gt;&lt;wsp:rsid wsp:val=&quot;47F8B145&quot;/&gt;&lt;wsp:rsid wsp:val=&quot;47FDAC90&quot;/&gt;&lt;wsp:rsid wsp:val=&quot;47FE4E28&quot;/&gt;&lt;wsp:rsid wsp:val=&quot;4800A6FD&quot;/&gt;&lt;wsp:rsid wsp:val=&quot;4810D898&quot;/&gt;&lt;wsp:rsid wsp:val=&quot;4818D418&quot;/&gt;&lt;wsp:rsid wsp:val=&quot;481FFECE&quot;/&gt;&lt;wsp:rsid wsp:val=&quot;4835938D&quot;/&gt;&lt;wsp:rsid wsp:val=&quot;4838601A&quot;/&gt;&lt;wsp:rsid wsp:val=&quot;483B127E&quot;/&gt;&lt;wsp:rsid wsp:val=&quot;4845A219&quot;/&gt;&lt;wsp:rsid wsp:val=&quot;484D6F83&quot;/&gt;&lt;wsp:rsid wsp:val=&quot;484D8E27&quot;/&gt;&lt;wsp:rsid wsp:val=&quot;4851402B&quot;/&gt;&lt;wsp:rsid wsp:val=&quot;4856B24E&quot;/&gt;&lt;wsp:rsid wsp:val=&quot;489AD1F6&quot;/&gt;&lt;wsp:rsid wsp:val=&quot;48A6F46E&quot;/&gt;&lt;wsp:rsid wsp:val=&quot;48B9E6DE&quot;/&gt;&lt;wsp:rsid wsp:val=&quot;48BD5C66&quot;/&gt;&lt;wsp:rsid wsp:val=&quot;48C7C7B6&quot;/&gt;&lt;wsp:rsid wsp:val=&quot;48CCB334&quot;/&gt;&lt;wsp:rsid wsp:val=&quot;48D582BB&quot;/&gt;&lt;wsp:rsid wsp:val=&quot;48EF253D&quot;/&gt;&lt;wsp:rsid wsp:val=&quot;48F24C39&quot;/&gt;&lt;wsp:rsid wsp:val=&quot;48FA87AF&quot;/&gt;&lt;wsp:rsid wsp:val=&quot;48FBE08F&quot;/&gt;&lt;wsp:rsid wsp:val=&quot;48FD5472&quot;/&gt;&lt;wsp:rsid wsp:val=&quot;48FE58B7&quot;/&gt;&lt;wsp:rsid wsp:val=&quot;4902E91A&quot;/&gt;&lt;wsp:rsid wsp:val=&quot;49038246&quot;/&gt;&lt;wsp:rsid wsp:val=&quot;4907A03A&quot;/&gt;&lt;wsp:rsid wsp:val=&quot;490F3536&quot;/&gt;&lt;wsp:rsid wsp:val=&quot;49126874&quot;/&gt;&lt;wsp:rsid wsp:val=&quot;49178452&quot;/&gt;&lt;wsp:rsid wsp:val=&quot;491DD060&quot;/&gt;&lt;wsp:rsid wsp:val=&quot;4926ED5D&quot;/&gt;&lt;wsp:rsid wsp:val=&quot;492A5CA5&quot;/&gt;&lt;wsp:rsid wsp:val=&quot;492FBEA2&quot;/&gt;&lt;wsp:rsid wsp:val=&quot;4931D723&quot;/&gt;&lt;wsp:rsid wsp:val=&quot;49363B28&quot;/&gt;&lt;wsp:rsid wsp:val=&quot;493DC266&quot;/&gt;&lt;wsp:rsid wsp:val=&quot;495488BC&quot;/&gt;&lt;wsp:rsid wsp:val=&quot;495B8CA1&quot;/&gt;&lt;wsp:rsid wsp:val=&quot;49751628&quot;/&gt;&lt;wsp:rsid wsp:val=&quot;49860829&quot;/&gt;&lt;wsp:rsid wsp:val=&quot;498DC2DE&quot;/&gt;&lt;wsp:rsid wsp:val=&quot;4993F841&quot;/&gt;&lt;wsp:rsid wsp:val=&quot;4994531E&quot;/&gt;&lt;wsp:rsid wsp:val=&quot;49946753&quot;/&gt;&lt;wsp:rsid wsp:val=&quot;49959338&quot;/&gt;&lt;wsp:rsid wsp:val=&quot;49AAEEC7&quot;/&gt;&lt;wsp:rsid wsp:val=&quot;49FAD5B9&quot;/&gt;&lt;wsp:rsid wsp:val=&quot;4A02837B&quot;/&gt;&lt;wsp:rsid wsp:val=&quot;4A1218EA&quot;/&gt;&lt;wsp:rsid wsp:val=&quot;4A26EA5B&quot;/&gt;&lt;wsp:rsid wsp:val=&quot;4A282172&quot;/&gt;&lt;wsp:rsid wsp:val=&quot;4A28ABC5&quot;/&gt;&lt;wsp:rsid wsp:val=&quot;4A385246&quot;/&gt;&lt;wsp:rsid wsp:val=&quot;4A3D1DC1&quot;/&gt;&lt;wsp:rsid wsp:val=&quot;4A41F710&quot;/&gt;&lt;wsp:rsid wsp:val=&quot;4A4441B2&quot;/&gt;&lt;wsp:rsid wsp:val=&quot;4A44EC17&quot;/&gt;&lt;wsp:rsid wsp:val=&quot;4A462FF6&quot;/&gt;&lt;wsp:rsid wsp:val=&quot;4A4DD5B7&quot;/&gt;&lt;wsp:rsid wsp:val=&quot;4A502F66&quot;/&gt;&lt;wsp:rsid wsp:val=&quot;4A57ECE6&quot;/&gt;&lt;wsp:rsid wsp:val=&quot;4A75B224&quot;/&gt;&lt;wsp:rsid wsp:val=&quot;4A769022&quot;/&gt;&lt;wsp:rsid wsp:val=&quot;4A8B43BA&quot;/&gt;&lt;wsp:rsid wsp:val=&quot;4A95DA1A&quot;/&gt;&lt;wsp:rsid wsp:val=&quot;4A9664CB&quot;/&gt;&lt;wsp:rsid wsp:val=&quot;4A9C3127&quot;/&gt;&lt;wsp:rsid wsp:val=&quot;4AB47F27&quot;/&gt;&lt;wsp:rsid wsp:val=&quot;4ABA2A21&quot;/&gt;&lt;wsp:rsid wsp:val=&quot;4ABF93A8&quot;/&gt;&lt;wsp:rsid wsp:val=&quot;4AD4C078&quot;/&gt;&lt;wsp:rsid wsp:val=&quot;4AD79F24&quot;/&gt;&lt;wsp:rsid wsp:val=&quot;4AD79FB9&quot;/&gt;&lt;wsp:rsid wsp:val=&quot;4AF8870D&quot;/&gt;&lt;wsp:rsid wsp:val=&quot;4B075DC7&quot;/&gt;&lt;wsp:rsid wsp:val=&quot;4B1A0695&quot;/&gt;&lt;wsp:rsid wsp:val=&quot;4B23249E&quot;/&gt;&lt;wsp:rsid wsp:val=&quot;4B3847BF&quot;/&gt;&lt;wsp:rsid wsp:val=&quot;4B4790EC&quot;/&gt;&lt;wsp:rsid wsp:val=&quot;4B4D982C&quot;/&gt;&lt;wsp:rsid wsp:val=&quot;4B4E6211&quot;/&gt;&lt;wsp:rsid wsp:val=&quot;4B613D05&quot;/&gt;&lt;wsp:rsid wsp:val=&quot;4B70EE5C&quot;/&gt;&lt;wsp:rsid wsp:val=&quot;4B7BE029&quot;/&gt;&lt;wsp:rsid wsp:val=&quot;4B812DAF&quot;/&gt;&lt;wsp:rsid wsp:val=&quot;4B93EAC0&quot;/&gt;&lt;wsp:rsid wsp:val=&quot;4B984399&quot;/&gt;&lt;wsp:rsid wsp:val=&quot;4BA8C8E6&quot;/&gt;&lt;wsp:rsid wsp:val=&quot;4BBDA343&quot;/&gt;&lt;wsp:rsid wsp:val=&quot;4BC0AE8F&quot;/&gt;&lt;wsp:rsid wsp:val=&quot;4BD8B072&quot;/&gt;&lt;wsp:rsid wsp:val=&quot;4BE0BC78&quot;/&gt;&lt;wsp:rsid wsp:val=&quot;4BE9107A&quot;/&gt;&lt;wsp:rsid wsp:val=&quot;4BF2BD5F&quot;/&gt;&lt;wsp:rsid wsp:val=&quot;4C0D237D&quot;/&gt;&lt;wsp:rsid wsp:val=&quot;4C0D5F38&quot;/&gt;&lt;wsp:rsid wsp:val=&quot;4C221EFE&quot;/&gt;&lt;wsp:rsid wsp:val=&quot;4C2AFDBB&quot;/&gt;&lt;wsp:rsid wsp:val=&quot;4C2CCF03&quot;/&gt;&lt;wsp:rsid wsp:val=&quot;4C2FE13F&quot;/&gt;&lt;wsp:rsid wsp:val=&quot;4C34F263&quot;/&gt;&lt;wsp:rsid wsp:val=&quot;4C37BD4D&quot;/&gt;&lt;wsp:rsid wsp:val=&quot;4C3D988F&quot;/&gt;&lt;wsp:rsid wsp:val=&quot;4C3F71D1&quot;/&gt;&lt;wsp:rsid wsp:val=&quot;4C50C7DC&quot;/&gt;&lt;wsp:rsid wsp:val=&quot;4C512132&quot;/&gt;&lt;wsp:rsid wsp:val=&quot;4C5A7D17&quot;/&gt;&lt;wsp:rsid wsp:val=&quot;4C6977E5&quot;/&gt;&lt;wsp:rsid wsp:val=&quot;4C70DB94&quot;/&gt;&lt;wsp:rsid wsp:val=&quot;4C789288&quot;/&gt;&lt;wsp:rsid wsp:val=&quot;4C8DE614&quot;/&gt;&lt;wsp:rsid wsp:val=&quot;4C8E805A&quot;/&gt;&lt;wsp:rsid wsp:val=&quot;4C97437B&quot;/&gt;&lt;wsp:rsid wsp:val=&quot;4C9EF6E2&quot;/&gt;&lt;wsp:rsid wsp:val=&quot;4CA00CED&quot;/&gt;&lt;wsp:rsid wsp:val=&quot;4CA2D491&quot;/&gt;&lt;wsp:rsid wsp:val=&quot;4CA36609&quot;/&gt;&lt;wsp:rsid wsp:val=&quot;4CB06B0F&quot;/&gt;&lt;wsp:rsid wsp:val=&quot;4CBC1554&quot;/&gt;&lt;wsp:rsid wsp:val=&quot;4CBEE778&quot;/&gt;&lt;wsp:rsid wsp:val=&quot;4CCB6CE4&quot;/&gt;&lt;wsp:rsid wsp:val=&quot;4CDA71E5&quot;/&gt;&lt;wsp:rsid wsp:val=&quot;4CDCDBFC&quot;/&gt;&lt;wsp:rsid wsp:val=&quot;4CE17ACC&quot;/&gt;&lt;wsp:rsid wsp:val=&quot;4CEC453B&quot;/&gt;&lt;wsp:rsid wsp:val=&quot;4CEC6A07&quot;/&gt;&lt;wsp:rsid wsp:val=&quot;4CF304C9&quot;/&gt;&lt;wsp:rsid wsp:val=&quot;4CF41693&quot;/&gt;&lt;wsp:rsid wsp:val=&quot;4CFA046F&quot;/&gt;&lt;wsp:rsid wsp:val=&quot;4CFAB2FA&quot;/&gt;&lt;wsp:rsid wsp:val=&quot;4D112E12&quot;/&gt;&lt;wsp:rsid wsp:val=&quot;4D11E3A8&quot;/&gt;&lt;wsp:rsid wsp:val=&quot;4D1583C4&quot;/&gt;&lt;wsp:rsid wsp:val=&quot;4D1D56E6&quot;/&gt;&lt;wsp:rsid wsp:val=&quot;4D24FEB1&quot;/&gt;&lt;wsp:rsid wsp:val=&quot;4D36B636&quot;/&gt;&lt;wsp:rsid wsp:val=&quot;4D37A0CA&quot;/&gt;&lt;wsp:rsid wsp:val=&quot;4D3908AA&quot;/&gt;&lt;wsp:rsid wsp:val=&quot;4D3F4597&quot;/&gt;&lt;wsp:rsid wsp:val=&quot;4D42D854&quot;/&gt;&lt;wsp:rsid wsp:val=&quot;4D4A12A5&quot;/&gt;&lt;wsp:rsid wsp:val=&quot;4D531900&quot;/&gt;&lt;wsp:rsid wsp:val=&quot;4D54B08A&quot;/&gt;&lt;wsp:rsid wsp:val=&quot;4D5DB73F&quot;/&gt;&lt;wsp:rsid wsp:val=&quot;4D715034&quot;/&gt;&lt;wsp:rsid wsp:val=&quot;4D87D6E6&quot;/&gt;&lt;wsp:rsid wsp:val=&quot;4D8D03CB&quot;/&gt;&lt;wsp:rsid wsp:val=&quot;4D8E8DC0&quot;/&gt;&lt;wsp:rsid wsp:val=&quot;4D9427AA&quot;/&gt;&lt;wsp:rsid wsp:val=&quot;4D99323C&quot;/&gt;&lt;wsp:rsid wsp:val=&quot;4DA271FE&quot;/&gt;&lt;wsp:rsid wsp:val=&quot;4DA2A4EC&quot;/&gt;&lt;wsp:rsid wsp:val=&quot;4DA2A6D1&quot;/&gt;&lt;wsp:rsid wsp:val=&quot;4DA4FA4A&quot;/&gt;&lt;wsp:rsid wsp:val=&quot;4DBE8B32&quot;/&gt;&lt;wsp:rsid wsp:val=&quot;4DCE2D7A&quot;/&gt;&lt;wsp:rsid wsp:val=&quot;4DD02EE6&quot;/&gt;&lt;wsp:rsid wsp:val=&quot;4DFE69E0&quot;/&gt;&lt;wsp:rsid wsp:val=&quot;4E1462CB&quot;/&gt;&lt;wsp:rsid wsp:val=&quot;4E2776F1&quot;/&gt;&lt;wsp:rsid wsp:val=&quot;4E29B675&quot;/&gt;&lt;wsp:rsid wsp:val=&quot;4E2E773A&quot;/&gt;&lt;wsp:rsid wsp:val=&quot;4E3BAF0F&quot;/&gt;&lt;wsp:rsid wsp:val=&quot;4E463973&quot;/&gt;&lt;wsp:rsid wsp:val=&quot;4E46B059&quot;/&gt;&lt;wsp:rsid wsp:val=&quot;4E46EDA2&quot;/&gt;&lt;wsp:rsid wsp:val=&quot;4E47B6FC&quot;/&gt;&lt;wsp:rsid wsp:val=&quot;4E4A3BB2&quot;/&gt;&lt;wsp:rsid wsp:val=&quot;4E4AE413&quot;/&gt;&lt;wsp:rsid wsp:val=&quot;4E4D1A9C&quot;/&gt;&lt;wsp:rsid wsp:val=&quot;4E725778&quot;/&gt;&lt;wsp:rsid wsp:val=&quot;4E7C9B64&quot;/&gt;&lt;wsp:rsid wsp:val=&quot;4E7F770E&quot;/&gt;&lt;wsp:rsid wsp:val=&quot;4E8FA606&quot;/&gt;&lt;wsp:rsid wsp:val=&quot;4E97C78D&quot;/&gt;&lt;wsp:rsid wsp:val=&quot;4EB4CAF1&quot;/&gt;&lt;wsp:rsid wsp:val=&quot;4EB6F9B1&quot;/&gt;&lt;wsp:rsid wsp:val=&quot;4EBB7178&quot;/&gt;&lt;wsp:rsid wsp:val=&quot;4EC6E58A&quot;/&gt;&lt;wsp:rsid wsp:val=&quot;4ECA66D3&quot;/&gt;&lt;wsp:rsid wsp:val=&quot;4EEA56FA&quot;/&gt;&lt;wsp:rsid wsp:val=&quot;4EF8A382&quot;/&gt;&lt;wsp:rsid wsp:val=&quot;4EFDF8F3&quot;/&gt;&lt;wsp:rsid wsp:val=&quot;4F06DA94&quot;/&gt;&lt;wsp:rsid wsp:val=&quot;4F107A94&quot;/&gt;&lt;wsp:rsid wsp:val=&quot;4F24DC9C&quot;/&gt;&lt;wsp:rsid wsp:val=&quot;4F2F8027&quot;/&gt;&lt;wsp:rsid wsp:val=&quot;4F406EF8&quot;/&gt;&lt;wsp:rsid wsp:val=&quot;4F439F34&quot;/&gt;&lt;wsp:rsid wsp:val=&quot;4F4E9855&quot;/&gt;&lt;wsp:rsid wsp:val=&quot;4F4EE5BE&quot;/&gt;&lt;wsp:rsid wsp:val=&quot;4F5A2985&quot;/&gt;&lt;wsp:rsid wsp:val=&quot;4F60A1EC&quot;/&gt;&lt;wsp:rsid wsp:val=&quot;4F625CEA&quot;/&gt;&lt;wsp:rsid wsp:val=&quot;4F67A986&quot;/&gt;&lt;wsp:rsid wsp:val=&quot;4F708035&quot;/&gt;&lt;wsp:rsid wsp:val=&quot;4F7190C5&quot;/&gt;&lt;wsp:rsid wsp:val=&quot;4F759E0A&quot;/&gt;&lt;wsp:rsid wsp:val=&quot;4F7A2883&quot;/&gt;&lt;wsp:rsid wsp:val=&quot;4F81B49C&quot;/&gt;&lt;wsp:rsid wsp:val=&quot;4F845F5B&quot;/&gt;&lt;wsp:rsid wsp:val=&quot;4F852E74&quot;/&gt;&lt;wsp:rsid wsp:val=&quot;4F97B069&quot;/&gt;&lt;wsp:rsid wsp:val=&quot;4F9D5CCF&quot;/&gt;&lt;wsp:rsid wsp:val=&quot;4FA35ABD&quot;/&gt;&lt;wsp:rsid wsp:val=&quot;4FA8E0C2&quot;/&gt;&lt;wsp:rsid wsp:val=&quot;4FB7273C&quot;/&gt;&lt;wsp:rsid wsp:val=&quot;4FC4D9D8&quot;/&gt;&lt;wsp:rsid wsp:val=&quot;4FC6865B&quot;/&gt;&lt;wsp:rsid wsp:val=&quot;4FCCB0E1&quot;/&gt;&lt;wsp:rsid wsp:val=&quot;4FD039B1&quot;/&gt;&lt;wsp:rsid wsp:val=&quot;4FD2AC7E&quot;/&gt;&lt;wsp:rsid wsp:val=&quot;4FD697A4&quot;/&gt;&lt;wsp:rsid wsp:val=&quot;4FE60C13&quot;/&gt;&lt;wsp:rsid wsp:val=&quot;4FEA74C5&quot;/&gt;&lt;wsp:rsid wsp:val=&quot;4FED4BE8&quot;/&gt;&lt;wsp:rsid wsp:val=&quot;4FF3D968&quot;/&gt;&lt;wsp:rsid wsp:val=&quot;4FF7BD30&quot;/&gt;&lt;wsp:rsid wsp:val=&quot;4FFE744F&quot;/&gt;&lt;wsp:rsid wsp:val=&quot;50092E64&quot;/&gt;&lt;wsp:rsid wsp:val=&quot;500C7EB0&quot;/&gt;&lt;wsp:rsid wsp:val=&quot;50102A31&quot;/&gt;&lt;wsp:rsid wsp:val=&quot;501BE28B&quot;/&gt;&lt;wsp:rsid wsp:val=&quot;50214B62&quot;/&gt;&lt;wsp:rsid wsp:val=&quot;5029907C&quot;/&gt;&lt;wsp:rsid wsp:val=&quot;5044387F&quot;/&gt;&lt;wsp:rsid wsp:val=&quot;50723AB5&quot;/&gt;&lt;wsp:rsid wsp:val=&quot;507276EC&quot;/&gt;&lt;wsp:rsid wsp:val=&quot;507A7916&quot;/&gt;&lt;wsp:rsid wsp:val=&quot;509B0920&quot;/&gt;&lt;wsp:rsid wsp:val=&quot;50A38A01&quot;/&gt;&lt;wsp:rsid wsp:val=&quot;50AECF86&quot;/&gt;&lt;wsp:rsid wsp:val=&quot;50B5349A&quot;/&gt;&lt;wsp:rsid wsp:val=&quot;50C36532&quot;/&gt;&lt;wsp:rsid wsp:val=&quot;50D338A8&quot;/&gt;&lt;wsp:rsid wsp:val=&quot;50D4F30B&quot;/&gt;&lt;wsp:rsid wsp:val=&quot;50DAC358&quot;/&gt;&lt;wsp:rsid wsp:val=&quot;50E192AA&quot;/&gt;&lt;wsp:rsid wsp:val=&quot;511A2A19&quot;/&gt;&lt;wsp:rsid wsp:val=&quot;5130864D&quot;/&gt;&lt;wsp:rsid wsp:val=&quot;5134BD3A&quot;/&gt;&lt;wsp:rsid wsp:val=&quot;513C84A4&quot;/&gt;&lt;wsp:rsid wsp:val=&quot;51493BD5&quot;/&gt;&lt;wsp:rsid wsp:val=&quot;515993D1&quot;/&gt;&lt;wsp:rsid wsp:val=&quot;515C405F&quot;/&gt;&lt;wsp:rsid wsp:val=&quot;51698F49&quot;/&gt;&lt;wsp:rsid wsp:val=&quot;517378A7&quot;/&gt;&lt;wsp:rsid wsp:val=&quot;517D63B9&quot;/&gt;&lt;wsp:rsid wsp:val=&quot;518F8716&quot;/&gt;&lt;wsp:rsid wsp:val=&quot;5192F65E&quot;/&gt;&lt;wsp:rsid wsp:val=&quot;5194A210&quot;/&gt;&lt;wsp:rsid wsp:val=&quot;51A3EE3A&quot;/&gt;&lt;wsp:rsid wsp:val=&quot;51B14D62&quot;/&gt;&lt;wsp:rsid wsp:val=&quot;51B35336&quot;/&gt;&lt;wsp:rsid wsp:val=&quot;51C3A018&quot;/&gt;&lt;wsp:rsid wsp:val=&quot;51CD6C8F&quot;/&gt;&lt;wsp:rsid wsp:val=&quot;51D48C85&quot;/&gt;&lt;wsp:rsid wsp:val=&quot;51DDC5F3&quot;/&gt;&lt;wsp:rsid wsp:val=&quot;51E1A4A0&quot;/&gt;&lt;wsp:rsid wsp:val=&quot;51E60599&quot;/&gt;&lt;wsp:rsid wsp:val=&quot;51E7E662&quot;/&gt;&lt;wsp:rsid wsp:val=&quot;51EAD5A7&quot;/&gt;&lt;wsp:rsid wsp:val=&quot;51EC9C34&quot;/&gt;&lt;wsp:rsid wsp:val=&quot;51F030FA&quot;/&gt;&lt;wsp:rsid wsp:val=&quot;51F86933&quot;/&gt;&lt;wsp:rsid wsp:val=&quot;520A32DB&quot;/&gt;&lt;wsp:rsid wsp:val=&quot;520A7C04&quot;/&gt;&lt;wsp:rsid wsp:val=&quot;522AE1FD&quot;/&gt;&lt;wsp:rsid wsp:val=&quot;52368F0D&quot;/&gt;&lt;wsp:rsid wsp:val=&quot;5252ABF5&quot;/&gt;&lt;wsp:rsid wsp:val=&quot;5257EB82&quot;/&gt;&lt;wsp:rsid wsp:val=&quot;526C94D5&quot;/&gt;&lt;wsp:rsid wsp:val=&quot;527A75AD&quot;/&gt;&lt;wsp:rsid wsp:val=&quot;527C262D&quot;/&gt;&lt;wsp:rsid wsp:val=&quot;5294C249&quot;/&gt;&lt;wsp:rsid wsp:val=&quot;529E461B&quot;/&gt;&lt;wsp:rsid wsp:val=&quot;52A908B0&quot;/&gt;&lt;wsp:rsid wsp:val=&quot;52B84A02&quot;/&gt;&lt;wsp:rsid wsp:val=&quot;52C872CE&quot;/&gt;&lt;wsp:rsid wsp:val=&quot;52E74B1D&quot;/&gt;&lt;wsp:rsid wsp:val=&quot;52F542DA&quot;/&gt;&lt;wsp:rsid wsp:val=&quot;52F8BD65&quot;/&gt;&lt;wsp:rsid wsp:val=&quot;53047F48&quot;/&gt;&lt;wsp:rsid wsp:val=&quot;5312D15C&quot;/&gt;&lt;wsp:rsid wsp:val=&quot;5314C72D&quot;/&gt;&lt;wsp:rsid wsp:val=&quot;53180A16&quot;/&gt;&lt;wsp:rsid wsp:val=&quot;531BFBE8&quot;/&gt;&lt;wsp:rsid wsp:val=&quot;531D432F&quot;/&gt;&lt;wsp:rsid wsp:val=&quot;532164C8&quot;/&gt;&lt;wsp:rsid wsp:val=&quot;532A6521&quot;/&gt;&lt;wsp:rsid wsp:val=&quot;532B5777&quot;/&gt;&lt;wsp:rsid wsp:val=&quot;532EF0D2&quot;/&gt;&lt;wsp:rsid wsp:val=&quot;533A17E1&quot;/&gt;&lt;wsp:rsid wsp:val=&quot;533CB3F3&quot;/&gt;&lt;wsp:rsid wsp:val=&quot;5341F8DE&quot;/&gt;&lt;wsp:rsid wsp:val=&quot;534530C7&quot;/&gt;&lt;wsp:rsid wsp:val=&quot;534B472A&quot;/&gt;&lt;wsp:rsid wsp:val=&quot;53500C87&quot;/&gt;&lt;wsp:rsid wsp:val=&quot;535431AC&quot;/&gt;&lt;wsp:rsid wsp:val=&quot;535C78A2&quot;/&gt;&lt;wsp:rsid wsp:val=&quot;5363BE2B&quot;/&gt;&lt;wsp:rsid wsp:val=&quot;538EFB38&quot;/&gt;&lt;wsp:rsid wsp:val=&quot;5396DA86&quot;/&gt;&lt;wsp:rsid wsp:val=&quot;539EAD06&quot;/&gt;&lt;wsp:rsid wsp:val=&quot;53A29468&quot;/&gt;&lt;wsp:rsid wsp:val=&quot;53B9AF64&quot;/&gt;&lt;wsp:rsid wsp:val=&quot;53CA78CE&quot;/&gt;&lt;wsp:rsid wsp:val=&quot;53D967CB&quot;/&gt;&lt;wsp:rsid wsp:val=&quot;53D9A14C&quot;/&gt;&lt;wsp:rsid wsp:val=&quot;53DEE515&quot;/&gt;&lt;wsp:rsid wsp:val=&quot;53F35498&quot;/&gt;&lt;wsp:rsid wsp:val=&quot;53FDCF44&quot;/&gt;&lt;wsp:rsid wsp:val=&quot;5402BD77&quot;/&gt;&lt;wsp:rsid wsp:val=&quot;54096CD8&quot;/&gt;&lt;wsp:rsid wsp:val=&quot;540D1FF9&quot;/&gt;&lt;wsp:rsid wsp:val=&quot;540D64F2&quot;/&gt;&lt;wsp:rsid wsp:val=&quot;54101326&quot;/&gt;&lt;wsp:rsid wsp:val=&quot;541BCF53&quot;/&gt;&lt;wsp:rsid wsp:val=&quot;541CC212&quot;/&gt;&lt;wsp:rsid wsp:val=&quot;541DF43A&quot;/&gt;&lt;wsp:rsid wsp:val=&quot;542BCFC9&quot;/&gt;&lt;wsp:rsid wsp:val=&quot;543092AA&quot;/&gt;&lt;wsp:rsid wsp:val=&quot;54328C69&quot;/&gt;&lt;wsp:rsid wsp:val=&quot;543B6F43&quot;/&gt;&lt;wsp:rsid wsp:val=&quot;543B7E59&quot;/&gt;&lt;wsp:rsid wsp:val=&quot;5446E534&quot;/&gt;&lt;wsp:rsid wsp:val=&quot;544BC021&quot;/&gt;&lt;wsp:rsid wsp:val=&quot;544BE5E8&quot;/&gt;&lt;wsp:rsid wsp:val=&quot;5461A635&quot;/&gt;&lt;wsp:rsid wsp:val=&quot;546231FE&quot;/&gt;&lt;wsp:rsid wsp:val=&quot;5469A873&quot;/&gt;&lt;wsp:rsid wsp:val=&quot;547053A6&quot;/&gt;&lt;wsp:rsid wsp:val=&quot;54718198&quot;/&gt;&lt;wsp:rsid wsp:val=&quot;54718D8A&quot;/&gt;&lt;wsp:rsid wsp:val=&quot;548F0E13&quot;/&gt;&lt;wsp:rsid wsp:val=&quot;54964390&quot;/&gt;&lt;wsp:rsid wsp:val=&quot;549C8543&quot;/&gt;&lt;wsp:rsid wsp:val=&quot;54A379A4&quot;/&gt;&lt;wsp:rsid wsp:val=&quot;54B13CED&quot;/&gt;&lt;wsp:rsid wsp:val=&quot;54B32D1B&quot;/&gt;&lt;wsp:rsid wsp:val=&quot;54C5224B&quot;/&gt;&lt;wsp:rsid wsp:val=&quot;54C67229&quot;/&gt;&lt;wsp:rsid wsp:val=&quot;54CAC8F6&quot;/&gt;&lt;wsp:rsid wsp:val=&quot;54E7178B&quot;/&gt;&lt;wsp:rsid wsp:val=&quot;54F4D21B&quot;/&gt;&lt;wsp:rsid wsp:val=&quot;5502E0B1&quot;/&gt;&lt;wsp:rsid wsp:val=&quot;550C50F9&quot;/&gt;&lt;wsp:rsid wsp:val=&quot;5517A9A2&quot;/&gt;&lt;wsp:rsid wsp:val=&quot;552CC8E6&quot;/&gt;&lt;wsp:rsid wsp:val=&quot;5531A9AE&quot;/&gt;&lt;wsp:rsid wsp:val=&quot;5556FE8B&quot;/&gt;&lt;wsp:rsid wsp:val=&quot;5566C75A&quot;/&gt;&lt;wsp:rsid wsp:val=&quot;556F9C6D&quot;/&gt;&lt;wsp:rsid wsp:val=&quot;5570279A&quot;/&gt;&lt;wsp:rsid wsp:val=&quot;55B3AA1A&quot;/&gt;&lt;wsp:rsid wsp:val=&quot;55C9868A&quot;/&gt;&lt;wsp:rsid wsp:val=&quot;55D531A0&quot;/&gt;&lt;wsp:rsid wsp:val=&quot;55DCBCA5&quot;/&gt;&lt;wsp:rsid wsp:val=&quot;55DE4A61&quot;/&gt;&lt;wsp:rsid wsp:val=&quot;55E2F739&quot;/&gt;&lt;wsp:rsid wsp:val=&quot;55F3B258&quot;/&gt;&lt;wsp:rsid wsp:val=&quot;560BF13F&quot;/&gt;&lt;wsp:rsid wsp:val=&quot;560D5DEB&quot;/&gt;&lt;wsp:rsid wsp:val=&quot;56151C72&quot;/&gt;&lt;wsp:rsid wsp:val=&quot;561530D9&quot;/&gt;&lt;wsp:rsid wsp:val=&quot;561BEB84&quot;/&gt;&lt;wsp:rsid wsp:val=&quot;562223A3&quot;/&gt;&lt;wsp:rsid wsp:val=&quot;56295DD8&quot;/&gt;&lt;wsp:rsid wsp:val=&quot;565271D5&quot;/&gt;&lt;wsp:rsid wsp:val=&quot;565BB86F&quot;/&gt;&lt;wsp:rsid wsp:val=&quot;56612144&quot;/&gt;&lt;wsp:rsid wsp:val=&quot;5661A8D5&quot;/&gt;&lt;wsp:rsid wsp:val=&quot;56628EDB&quot;/&gt;&lt;wsp:rsid wsp:val=&quot;56653698&quot;/&gt;&lt;wsp:rsid wsp:val=&quot;56676B6D&quot;/&gt;&lt;wsp:rsid wsp:val=&quot;56789E04&quot;/&gt;&lt;wsp:rsid wsp:val=&quot;567DAEA9&quot;/&gt;&lt;wsp:rsid wsp:val=&quot;56A834C1&quot;/&gt;&lt;wsp:rsid wsp:val=&quot;56A878C0&quot;/&gt;&lt;wsp:rsid wsp:val=&quot;56A8CEBA&quot;/&gt;&lt;wsp:rsid wsp:val=&quot;56CECA7E&quot;/&gt;&lt;wsp:rsid wsp:val=&quot;56DCDE90&quot;/&gt;&lt;wsp:rsid wsp:val=&quot;56E112C6&quot;/&gt;&lt;wsp:rsid wsp:val=&quot;56E3DFE5&quot;/&gt;&lt;wsp:rsid wsp:val=&quot;56EB1734&quot;/&gt;&lt;wsp:rsid wsp:val=&quot;56F1F38E&quot;/&gt;&lt;wsp:rsid wsp:val=&quot;56FFD359&quot;/&gt;&lt;wsp:rsid wsp:val=&quot;5703DF16&quot;/&gt;&lt;wsp:rsid wsp:val=&quot;5711C028&quot;/&gt;&lt;wsp:rsid wsp:val=&quot;571F5932&quot;/&gt;&lt;wsp:rsid wsp:val=&quot;572C78EF&quot;/&gt;&lt;wsp:rsid wsp:val=&quot;574F3D85&quot;/&gt;&lt;wsp:rsid wsp:val=&quot;575EBB0E&quot;/&gt;&lt;wsp:rsid wsp:val=&quot;57686FF3&quot;/&gt;&lt;wsp:rsid wsp:val=&quot;57757A59&quot;/&gt;&lt;wsp:rsid wsp:val=&quot;578C3486&quot;/&gt;&lt;wsp:rsid wsp:val=&quot;57A92E4C&quot;/&gt;&lt;wsp:rsid wsp:val=&quot;57CF32C3&quot;/&gt;&lt;wsp:rsid wsp:val=&quot;57D2953C&quot;/&gt;&lt;wsp:rsid wsp:val=&quot;57DF2ABC&quot;/&gt;&lt;wsp:rsid wsp:val=&quot;57E3C5BE&quot;/&gt;&lt;wsp:rsid wsp:val=&quot;58083DF6&quot;/&gt;&lt;wsp:rsid wsp:val=&quot;581FF7F5&quot;/&gt;&lt;wsp:rsid wsp:val=&quot;58262C48&quot;/&gt;&lt;wsp:rsid wsp:val=&quot;5847C882&quot;/&gt;&lt;wsp:rsid wsp:val=&quot;58589ECE&quot;/&gt;&lt;wsp:rsid wsp:val=&quot;585AB342&quot;/&gt;&lt;wsp:rsid wsp:val=&quot;586E3DED&quot;/&gt;&lt;wsp:rsid wsp:val=&quot;5875A7EA&quot;/&gt;&lt;wsp:rsid wsp:val=&quot;58858AFB&quot;/&gt;&lt;wsp:rsid wsp:val=&quot;589D5292&quot;/&gt;&lt;wsp:rsid wsp:val=&quot;58A9F040&quot;/&gt;&lt;wsp:rsid wsp:val=&quot;58AA22C1&quot;/&gt;&lt;wsp:rsid wsp:val=&quot;58B1EDA4&quot;/&gt;&lt;wsp:rsid wsp:val=&quot;58B3177B&quot;/&gt;&lt;wsp:rsid wsp:val=&quot;58B47C6A&quot;/&gt;&lt;wsp:rsid wsp:val=&quot;58C45BAE&quot;/&gt;&lt;wsp:rsid wsp:val=&quot;58D4A937&quot;/&gt;&lt;wsp:rsid wsp:val=&quot;58E3F5B5&quot;/&gt;&lt;wsp:rsid wsp:val=&quot;58EB38A2&quot;/&gt;&lt;wsp:rsid wsp:val=&quot;58FAFA24&quot;/&gt;&lt;wsp:rsid wsp:val=&quot;59057BDD&quot;/&gt;&lt;wsp:rsid wsp:val=&quot;5907D145&quot;/&gt;&lt;wsp:rsid wsp:val=&quot;59172464&quot;/&gt;&lt;wsp:rsid wsp:val=&quot;5924E7A1&quot;/&gt;&lt;wsp:rsid wsp:val=&quot;593476BF&quot;/&gt;&lt;wsp:rsid wsp:val=&quot;5946226D&quot;/&gt;&lt;wsp:rsid wsp:val=&quot;5947D67D&quot;/&gt;&lt;wsp:rsid wsp:val=&quot;594A263F&quot;/&gt;&lt;wsp:rsid wsp:val=&quot;594B5C01&quot;/&gt;&lt;wsp:rsid wsp:val=&quot;5959C314&quot;/&gt;&lt;wsp:rsid wsp:val=&quot;595BBFC3&quot;/&gt;&lt;wsp:rsid wsp:val=&quot;5968EC15&quot;/&gt;&lt;wsp:rsid wsp:val=&quot;596D507B&quot;/&gt;&lt;wsp:rsid wsp:val=&quot;598DEFF6&quot;/&gt;&lt;wsp:rsid wsp:val=&quot;5991BCEB&quot;/&gt;&lt;wsp:rsid wsp:val=&quot;5994FABC&quot;/&gt;&lt;wsp:rsid wsp:val=&quot;599CEA3E&quot;/&gt;&lt;wsp:rsid wsp:val=&quot;59A16051&quot;/&gt;&lt;wsp:rsid wsp:val=&quot;59A4AAEA&quot;/&gt;&lt;wsp:rsid wsp:val=&quot;59A70E69&quot;/&gt;&lt;wsp:rsid wsp:val=&quot;59B24E2D&quot;/&gt;&lt;wsp:rsid wsp:val=&quot;59B3B408&quot;/&gt;&lt;wsp:rsid wsp:val=&quot;59B9A7B4&quot;/&gt;&lt;wsp:rsid wsp:val=&quot;59BDEE3B&quot;/&gt;&lt;wsp:rsid wsp:val=&quot;59C6BF96&quot;/&gt;&lt;wsp:rsid wsp:val=&quot;59D62DCD&quot;/&gt;&lt;wsp:rsid wsp:val=&quot;59DA4CE4&quot;/&gt;&lt;wsp:rsid wsp:val=&quot;59DD6157&quot;/&gt;&lt;wsp:rsid wsp:val=&quot;59DD6C97&quot;/&gt;&lt;wsp:rsid wsp:val=&quot;59E27197&quot;/&gt;&lt;wsp:rsid wsp:val=&quot;59E8232C&quot;/&gt;&lt;wsp:rsid wsp:val=&quot;59EB51BB&quot;/&gt;&lt;wsp:rsid wsp:val=&quot;59F72BDB&quot;/&gt;&lt;wsp:rsid wsp:val=&quot;59F865A1&quot;/&gt;&lt;wsp:rsid wsp:val=&quot;5A065FCB&quot;/&gt;&lt;wsp:rsid wsp:val=&quot;5A0A2B1B&quot;/&gt;&lt;wsp:rsid wsp:val=&quot;5A2045C8&quot;/&gt;&lt;wsp:rsid wsp:val=&quot;5A338D2C&quot;/&gt;&lt;wsp:rsid wsp:val=&quot;5A4F0723&quot;/&gt;&lt;wsp:rsid wsp:val=&quot;5A583588&quot;/&gt;&lt;wsp:rsid wsp:val=&quot;5A5961EE&quot;/&gt;&lt;wsp:rsid wsp:val=&quot;5A6549D1&quot;/&gt;&lt;wsp:rsid wsp:val=&quot;5A6E4286&quot;/&gt;&lt;wsp:rsid wsp:val=&quot;5A83B87D&quot;/&gt;&lt;wsp:rsid wsp:val=&quot;5A88392D&quot;/&gt;&lt;wsp:rsid wsp:val=&quot;5A8928FA&quot;/&gt;&lt;wsp:rsid wsp:val=&quot;5A9A0935&quot;/&gt;&lt;wsp:rsid wsp:val=&quot;5AB43353&quot;/&gt;&lt;wsp:rsid wsp:val=&quot;5AC9C542&quot;/&gt;&lt;wsp:rsid wsp:val=&quot;5AD62191&quot;/&gt;&lt;wsp:rsid wsp:val=&quot;5AE68B6F&quot;/&gt;&lt;wsp:rsid wsp:val=&quot;5AEDFC44&quot;/&gt;&lt;wsp:rsid wsp:val=&quot;5B0F439A&quot;/&gt;&lt;wsp:rsid wsp:val=&quot;5B135F67&quot;/&gt;&lt;wsp:rsid wsp:val=&quot;5B192863&quot;/&gt;&lt;wsp:rsid wsp:val=&quot;5B21C804&quot;/&gt;&lt;wsp:rsid wsp:val=&quot;5B2623A5&quot;/&gt;&lt;wsp:rsid wsp:val=&quot;5B2D96D9&quot;/&gt;&lt;wsp:rsid wsp:val=&quot;5B3FC84A&quot;/&gt;&lt;wsp:rsid wsp:val=&quot;5B56590F&quot;/&gt;&lt;wsp:rsid wsp:val=&quot;5B57F0F1&quot;/&gt;&lt;wsp:rsid wsp:val=&quot;5B5D4591&quot;/&gt;&lt;wsp:rsid wsp:val=&quot;5B5F0ECB&quot;/&gt;&lt;wsp:rsid wsp:val=&quot;5B62117C&quot;/&gt;&lt;wsp:rsid wsp:val=&quot;5B6B7527&quot;/&gt;&lt;wsp:rsid wsp:val=&quot;5B87A683&quot;/&gt;&lt;wsp:rsid wsp:val=&quot;5BAD54D6&quot;/&gt;&lt;wsp:rsid wsp:val=&quot;5BBB0A39&quot;/&gt;&lt;wsp:rsid wsp:val=&quot;5BD4F354&quot;/&gt;&lt;wsp:rsid wsp:val=&quot;5BDB4FF8&quot;/&gt;&lt;wsp:rsid wsp:val=&quot;5BDC2313&quot;/&gt;&lt;wsp:rsid wsp:val=&quot;5BE7C04B&quot;/&gt;&lt;wsp:rsid wsp:val=&quot;5BE9D987&quot;/&gt;&lt;wsp:rsid wsp:val=&quot;5BF65892&quot;/&gt;&lt;wsp:rsid wsp:val=&quot;5BF6C5E6&quot;/&gt;&lt;wsp:rsid wsp:val=&quot;5BF9783D&quot;/&gt;&lt;wsp:rsid wsp:val=&quot;5C0F4EFB&quot;/&gt;&lt;wsp:rsid wsp:val=&quot;5C13A1DC&quot;/&gt;&lt;wsp:rsid wsp:val=&quot;5C27589F&quot;/&gt;&lt;wsp:rsid wsp:val=&quot;5C30F77F&quot;/&gt;&lt;wsp:rsid wsp:val=&quot;5C33B4E2&quot;/&gt;&lt;wsp:rsid wsp:val=&quot;5C3E0FD1&quot;/&gt;&lt;wsp:rsid wsp:val=&quot;5C4C805E&quot;/&gt;&lt;wsp:rsid wsp:val=&quot;5C51FB65&quot;/&gt;&lt;wsp:rsid wsp:val=&quot;5C70CBB4&quot;/&gt;&lt;wsp:rsid wsp:val=&quot;5C9E33ED&quot;/&gt;&lt;wsp:rsid wsp:val=&quot;5CAB69A4&quot;/&gt;&lt;wsp:rsid wsp:val=&quot;5CB239CB&quot;/&gt;&lt;wsp:rsid wsp:val=&quot;5CB6332E&quot;/&gt;&lt;wsp:rsid wsp:val=&quot;5CB8CD81&quot;/&gt;&lt;wsp:rsid wsp:val=&quot;5CB9E863&quot;/&gt;&lt;wsp:rsid wsp:val=&quot;5CBA9173&quot;/&gt;&lt;wsp:rsid wsp:val=&quot;5CC3AF91&quot;/&gt;&lt;wsp:rsid wsp:val=&quot;5CC4E9F8&quot;/&gt;&lt;wsp:rsid wsp:val=&quot;5CC5EBBF&quot;/&gt;&lt;wsp:rsid wsp:val=&quot;5CDD5F16&quot;/&gt;&lt;wsp:rsid wsp:val=&quot;5CEE1BC7&quot;/&gt;&lt;wsp:rsid wsp:val=&quot;5D10D22D&quot;/&gt;&lt;wsp:rsid wsp:val=&quot;5D21AAA8&quot;/&gt;&lt;wsp:rsid wsp:val=&quot;5D26B7D9&quot;/&gt;&lt;wsp:rsid wsp:val=&quot;5D2E3F41&quot;/&gt;&lt;wsp:rsid wsp:val=&quot;5D306379&quot;/&gt;&lt;wsp:rsid wsp:val=&quot;5D3852CD&quot;/&gt;&lt;wsp:rsid wsp:val=&quot;5D40DEE0&quot;/&gt;&lt;wsp:rsid wsp:val=&quot;5D4EFF1F&quot;/&gt;&lt;wsp:rsid wsp:val=&quot;5D7A159F&quot;/&gt;&lt;wsp:rsid wsp:val=&quot;5D8D5AE5&quot;/&gt;&lt;wsp:rsid wsp:val=&quot;5DAC164D&quot;/&gt;&lt;wsp:rsid wsp:val=&quot;5DACA83A&quot;/&gt;&lt;wsp:rsid wsp:val=&quot;5DACFC30&quot;/&gt;&lt;wsp:rsid wsp:val=&quot;5DB4298A&quot;/&gt;&lt;wsp:rsid wsp:val=&quot;5DB903C1&quot;/&gt;&lt;wsp:rsid wsp:val=&quot;5DC3A458&quot;/&gt;&lt;wsp:rsid wsp:val=&quot;5DC99928&quot;/&gt;&lt;wsp:rsid wsp:val=&quot;5DE720A6&quot;/&gt;&lt;wsp:rsid wsp:val=&quot;5DEA15B7&quot;/&gt;&lt;wsp:rsid wsp:val=&quot;5E00D783&quot;/&gt;&lt;wsp:rsid wsp:val=&quot;5E063F12&quot;/&gt;&lt;wsp:rsid wsp:val=&quot;5E0B3DCC&quot;/&gt;&lt;wsp:rsid wsp:val=&quot;5E169075&quot;/&gt;&lt;wsp:rsid wsp:val=&quot;5E20EC1A&quot;/&gt;&lt;wsp:rsid wsp:val=&quot;5E215608&quot;/&gt;&lt;wsp:rsid wsp:val=&quot;5E2347AE&quot;/&gt;&lt;wsp:rsid wsp:val=&quot;5E24373C&quot;/&gt;&lt;wsp:rsid wsp:val=&quot;5E444175&quot;/&gt;&lt;wsp:rsid wsp:val=&quot;5E44FB5C&quot;/&gt;&lt;wsp:rsid wsp:val=&quot;5E70E52B&quot;/&gt;&lt;wsp:rsid wsp:val=&quot;5E89F24B&quot;/&gt;&lt;wsp:rsid wsp:val=&quot;5E8F67D0&quot;/&gt;&lt;wsp:rsid wsp:val=&quot;5EA5AB5F&quot;/&gt;&lt;wsp:rsid wsp:val=&quot;5EAF9F17&quot;/&gt;&lt;wsp:rsid wsp:val=&quot;5EB3ADCE&quot;/&gt;&lt;wsp:rsid wsp:val=&quot;5EB4CCE5&quot;/&gt;&lt;wsp:rsid wsp:val=&quot;5ECA9CFE&quot;/&gt;&lt;wsp:rsid wsp:val=&quot;5ECCD61D&quot;/&gt;&lt;wsp:rsid wsp:val=&quot;5EDA2121&quot;/&gt;&lt;wsp:rsid wsp:val=&quot;5F000967&quot;/&gt;&lt;wsp:rsid wsp:val=&quot;5F0257B0&quot;/&gt;&lt;wsp:rsid wsp:val=&quot;5F035872&quot;/&gt;&lt;wsp:rsid wsp:val=&quot;5F0588FC&quot;/&gt;&lt;wsp:rsid wsp:val=&quot;5F188640&quot;/&gt;&lt;wsp:rsid wsp:val=&quot;5F19C7D7&quot;/&gt;&lt;wsp:rsid wsp:val=&quot;5F1B2B36&quot;/&gt;&lt;wsp:rsid wsp:val=&quot;5F253C3F&quot;/&gt;&lt;wsp:rsid wsp:val=&quot;5F2B85A3&quot;/&gt;&lt;wsp:rsid wsp:val=&quot;5F355FD3&quot;/&gt;&lt;wsp:rsid wsp:val=&quot;5F3E0317&quot;/&gt;&lt;wsp:rsid wsp:val=&quot;5F3EA5FD&quot;/&gt;&lt;wsp:rsid wsp:val=&quot;5F5A16BC&quot;/&gt;&lt;wsp:rsid wsp:val=&quot;5F718FC6&quot;/&gt;&lt;wsp:rsid wsp:val=&quot;5F741006&quot;/&gt;&lt;wsp:rsid wsp:val=&quot;5F76C133&quot;/&gt;&lt;wsp:rsid wsp:val=&quot;5F7969F4&quot;/&gt;&lt;wsp:rsid wsp:val=&quot;5F869B45&quot;/&gt;&lt;wsp:rsid wsp:val=&quot;5F8833D9&quot;/&gt;&lt;wsp:rsid wsp:val=&quot;5F899C27&quot;/&gt;&lt;wsp:rsid wsp:val=&quot;5F8AA746&quot;/&gt;&lt;wsp:rsid wsp:val=&quot;5F8C12BD&quot;/&gt;&lt;wsp:rsid wsp:val=&quot;5F940BB0&quot;/&gt;&lt;wsp:rsid wsp:val=&quot;5F9515DE&quot;/&gt;&lt;wsp:rsid wsp:val=&quot;5F9B0D23&quot;/&gt;&lt;wsp:rsid wsp:val=&quot;5F9DE780&quot;/&gt;&lt;wsp:rsid wsp:val=&quot;5FAB507C&quot;/&gt;&lt;wsp:rsid wsp:val=&quot;5FB36B45&quot;/&gt;&lt;wsp:rsid wsp:val=&quot;5FE763D0&quot;/&gt;&lt;wsp:rsid wsp:val=&quot;5FF98C62&quot;/&gt;&lt;wsp:rsid wsp:val=&quot;5FFE69D5&quot;/&gt;&lt;wsp:rsid wsp:val=&quot;6007D723&quot;/&gt;&lt;wsp:rsid wsp:val=&quot;6015DF26&quot;/&gt;&lt;wsp:rsid wsp:val=&quot;60213443&quot;/&gt;&lt;wsp:rsid wsp:val=&quot;60534805&quot;/&gt;&lt;wsp:rsid wsp:val=&quot;6054089D&quot;/&gt;&lt;wsp:rsid wsp:val=&quot;605A38FF&quot;/&gt;&lt;wsp:rsid wsp:val=&quot;605E589B&quot;/&gt;&lt;wsp:rsid wsp:val=&quot;606249CF&quot;/&gt;&lt;wsp:rsid wsp:val=&quot;606AB064&quot;/&gt;&lt;wsp:rsid wsp:val=&quot;608BADB7&quot;/&gt;&lt;wsp:rsid wsp:val=&quot;608FD379&quot;/&gt;&lt;wsp:rsid wsp:val=&quot;60916271&quot;/&gt;&lt;wsp:rsid wsp:val=&quot;6099DC62&quot;/&gt;&lt;wsp:rsid wsp:val=&quot;609A2390&quot;/&gt;&lt;wsp:rsid wsp:val=&quot;60AD691A&quot;/&gt;&lt;wsp:rsid wsp:val=&quot;60B0B959&quot;/&gt;&lt;wsp:rsid wsp:val=&quot;60B59838&quot;/&gt;&lt;wsp:rsid wsp:val=&quot;60BC3994&quot;/&gt;&lt;wsp:rsid wsp:val=&quot;60C86E86&quot;/&gt;&lt;wsp:rsid wsp:val=&quot;60C8B91F&quot;/&gt;&lt;wsp:rsid wsp:val=&quot;60CDAA16&quot;/&gt;&lt;wsp:rsid wsp:val=&quot;60D339C0&quot;/&gt;&lt;wsp:rsid wsp:val=&quot;60D8F17E&quot;/&gt;&lt;wsp:rsid wsp:val=&quot;60D9FB41&quot;/&gt;&lt;wsp:rsid wsp:val=&quot;60EA4ED7&quot;/&gt;&lt;wsp:rsid wsp:val=&quot;60F5E71D&quot;/&gt;&lt;wsp:rsid wsp:val=&quot;6106698F&quot;/&gt;&lt;wsp:rsid wsp:val=&quot;61096360&quot;/&gt;&lt;wsp:rsid wsp:val=&quot;61130D22&quot;/&gt;&lt;wsp:rsid wsp:val=&quot;611BC462&quot;/&gt;&lt;wsp:rsid wsp:val=&quot;612EA4B8&quot;/&gt;&lt;wsp:rsid wsp:val=&quot;6144D4B9&quot;/&gt;&lt;wsp:rsid wsp:val=&quot;61480F64&quot;/&gt;&lt;wsp:rsid wsp:val=&quot;615064D6&quot;/&gt;&lt;wsp:rsid wsp:val=&quot;6151B7E1&quot;/&gt;&lt;wsp:rsid wsp:val=&quot;6156C434&quot;/&gt;&lt;wsp:rsid wsp:val=&quot;616BD753&quot;/&gt;&lt;wsp:rsid wsp:val=&quot;617B0BD1&quot;/&gt;&lt;wsp:rsid wsp:val=&quot;617B1187&quot;/&gt;&lt;wsp:rsid wsp:val=&quot;619707E5&quot;/&gt;&lt;wsp:rsid wsp:val=&quot;619E4ABD&quot;/&gt;&lt;wsp:rsid wsp:val=&quot;61AE4C69&quot;/&gt;&lt;wsp:rsid wsp:val=&quot;61D9F2CE&quot;/&gt;&lt;wsp:rsid wsp:val=&quot;61DF7624&quot;/&gt;&lt;wsp:rsid wsp:val=&quot;61E4E091&quot;/&gt;&lt;wsp:rsid wsp:val=&quot;61EEA432&quot;/&gt;&lt;wsp:rsid wsp:val=&quot;61F62285&quot;/&gt;&lt;wsp:rsid wsp:val=&quot;61F8F3F7&quot;/&gt;&lt;wsp:rsid wsp:val=&quot;6222B11D&quot;/&gt;&lt;wsp:rsid wsp:val=&quot;6234D1D6&quot;/&gt;&lt;wsp:rsid wsp:val=&quot;62465C4D&quot;/&gt;&lt;wsp:rsid wsp:val=&quot;6259E902&quot;/&gt;&lt;wsp:rsid wsp:val=&quot;62632665&quot;/&gt;&lt;wsp:rsid wsp:val=&quot;6275E55F&quot;/&gt;&lt;wsp:rsid wsp:val=&quot;627F259B&quot;/&gt;&lt;wsp:rsid wsp:val=&quot;62B25BA1&quot;/&gt;&lt;wsp:rsid wsp:val=&quot;62C13CE9&quot;/&gt;&lt;wsp:rsid wsp:val=&quot;62DD29AC&quot;/&gt;&lt;wsp:rsid wsp:val=&quot;62E2D029&quot;/&gt;&lt;wsp:rsid wsp:val=&quot;62F8DB63&quot;/&gt;&lt;wsp:rsid wsp:val=&quot;62F9DBA9&quot;/&gt;&lt;wsp:rsid wsp:val=&quot;62FA276D&quot;/&gt;&lt;wsp:rsid wsp:val=&quot;63012D22&quot;/&gt;&lt;wsp:rsid wsp:val=&quot;63116583&quot;/&gt;&lt;wsp:rsid wsp:val=&quot;631C51BF&quot;/&gt;&lt;wsp:rsid wsp:val=&quot;6321F755&quot;/&gt;&lt;wsp:rsid wsp:val=&quot;634847D7&quot;/&gt;&lt;wsp:rsid wsp:val=&quot;63503CF8&quot;/&gt;&lt;wsp:rsid wsp:val=&quot;63552FF9&quot;/&gt;&lt;wsp:rsid wsp:val=&quot;635AB8E7&quot;/&gt;&lt;wsp:rsid wsp:val=&quot;635D636E&quot;/&gt;&lt;wsp:rsid wsp:val=&quot;6381B6CC&quot;/&gt;&lt;wsp:rsid wsp:val=&quot;638D12FB&quot;/&gt;&lt;wsp:rsid wsp:val=&quot;63A30D7D&quot;/&gt;&lt;wsp:rsid wsp:val=&quot;63A6EE0E&quot;/&gt;&lt;wsp:rsid wsp:val=&quot;63B159EC&quot;/&gt;&lt;wsp:rsid wsp:val=&quot;63B25F40&quot;/&gt;&lt;wsp:rsid wsp:val=&quot;63B463C5&quot;/&gt;&lt;wsp:rsid wsp:val=&quot;63B55B6B&quot;/&gt;&lt;wsp:rsid wsp:val=&quot;63B90356&quot;/&gt;&lt;wsp:rsid wsp:val=&quot;63C81715&quot;/&gt;&lt;wsp:rsid wsp:val=&quot;63C9F937&quot;/&gt;&lt;wsp:rsid wsp:val=&quot;63CCD47D&quot;/&gt;&lt;wsp:rsid wsp:val=&quot;63D2D9B5&quot;/&gt;&lt;wsp:rsid wsp:val=&quot;63D39C3C&quot;/&gt;&lt;wsp:rsid wsp:val=&quot;63DB5E56&quot;/&gt;&lt;wsp:rsid wsp:val=&quot;63E27D1E&quot;/&gt;&lt;wsp:rsid wsp:val=&quot;63E61223&quot;/&gt;&lt;wsp:rsid wsp:val=&quot;63FEF6C6&quot;/&gt;&lt;wsp:rsid wsp:val=&quot;6414509F&quot;/&gt;&lt;wsp:rsid wsp:val=&quot;64177AAC&quot;/&gt;&lt;wsp:rsid wsp:val=&quot;641937A5&quot;/&gt;&lt;wsp:rsid wsp:val=&quot;641BE094&quot;/&gt;&lt;wsp:rsid wsp:val=&quot;6427D403&quot;/&gt;&lt;wsp:rsid wsp:val=&quot;6429B8FF&quot;/&gt;&lt;wsp:rsid wsp:val=&quot;642C9B45&quot;/&gt;&lt;wsp:rsid wsp:val=&quot;643BDF42&quot;/&gt;&lt;wsp:rsid wsp:val=&quot;644966CF&quot;/&gt;&lt;wsp:rsid wsp:val=&quot;6449C01A&quot;/&gt;&lt;wsp:rsid wsp:val=&quot;644B1595&quot;/&gt;&lt;wsp:rsid wsp:val=&quot;645999E8&quot;/&gt;&lt;wsp:rsid wsp:val=&quot;645EC164&quot;/&gt;&lt;wsp:rsid wsp:val=&quot;646D9C2C&quot;/&gt;&lt;wsp:rsid wsp:val=&quot;646ED40E&quot;/&gt;&lt;wsp:rsid wsp:val=&quot;6475ED7B&quot;/&gt;&lt;wsp:rsid wsp:val=&quot;64845752&quot;/&gt;&lt;wsp:rsid wsp:val=&quot;6492D0DA&quot;/&gt;&lt;wsp:rsid wsp:val=&quot;64936D80&quot;/&gt;&lt;wsp:rsid wsp:val=&quot;64999244&quot;/&gt;&lt;wsp:rsid wsp:val=&quot;64AEB9EA&quot;/&gt;&lt;wsp:rsid wsp:val=&quot;64C1C5C1&quot;/&gt;&lt;wsp:rsid wsp:val=&quot;64C3D3E7&quot;/&gt;&lt;wsp:rsid wsp:val=&quot;64C7B069&quot;/&gt;&lt;wsp:rsid wsp:val=&quot;64D53A69&quot;/&gt;&lt;wsp:rsid wsp:val=&quot;64DB52C5&quot;/&gt;&lt;wsp:rsid wsp:val=&quot;64E179E3&quot;/&gt;&lt;wsp:rsid wsp:val=&quot;64EDA600&quot;/&gt;&lt;wsp:rsid wsp:val=&quot;6502D4F6&quot;/&gt;&lt;wsp:rsid wsp:val=&quot;65201782&quot;/&gt;&lt;wsp:rsid wsp:val=&quot;65336C81&quot;/&gt;&lt;wsp:rsid wsp:val=&quot;65381F36&quot;/&gt;&lt;wsp:rsid wsp:val=&quot;6541DEC2&quot;/&gt;&lt;wsp:rsid wsp:val=&quot;65451901&quot;/&gt;&lt;wsp:rsid wsp:val=&quot;65456FA0&quot;/&gt;&lt;wsp:rsid wsp:val=&quot;6545A031&quot;/&gt;&lt;wsp:rsid wsp:val=&quot;654768D1&quot;/&gt;&lt;wsp:rsid wsp:val=&quot;654A56DA&quot;/&gt;&lt;wsp:rsid wsp:val=&quot;6568A4DE&quot;/&gt;&lt;wsp:rsid wsp:val=&quot;65781C74&quot;/&gt;&lt;wsp:rsid wsp:val=&quot;65826F64&quot;/&gt;&lt;wsp:rsid wsp:val=&quot;65B1955D&quot;/&gt;&lt;wsp:rsid wsp:val=&quot;65B2F332&quot;/&gt;&lt;wsp:rsid wsp:val=&quot;65F8DDAB&quot;/&gt;&lt;wsp:rsid wsp:val=&quot;6612A6D0&quot;/&gt;&lt;wsp:rsid wsp:val=&quot;66156731&quot;/&gt;&lt;wsp:rsid wsp:val=&quot;6638B710&quot;/&gt;&lt;wsp:rsid wsp:val=&quot;664BAC18&quot;/&gt;&lt;wsp:rsid wsp:val=&quot;6669A9DF&quot;/&gt;&lt;wsp:rsid wsp:val=&quot;667B78E1&quot;/&gt;&lt;wsp:rsid wsp:val=&quot;667FB27E&quot;/&gt;&lt;wsp:rsid wsp:val=&quot;66850F83&quot;/&gt;&lt;wsp:rsid wsp:val=&quot;66A139FF&quot;/&gt;&lt;wsp:rsid wsp:val=&quot;66A89A43&quot;/&gt;&lt;wsp:rsid wsp:val=&quot;66C79556&quot;/&gt;&lt;wsp:rsid wsp:val=&quot;66C9C1AB&quot;/&gt;&lt;wsp:rsid wsp:val=&quot;66E4306D&quot;/&gt;&lt;wsp:rsid wsp:val=&quot;66F3114F&quot;/&gt;&lt;wsp:rsid wsp:val=&quot;66F571CD&quot;/&gt;&lt;wsp:rsid wsp:val=&quot;66F76A11&quot;/&gt;&lt;wsp:rsid wsp:val=&quot;66FF37CD&quot;/&gt;&lt;wsp:rsid wsp:val=&quot;66FFCAE1&quot;/&gt;&lt;wsp:rsid wsp:val=&quot;67006042&quot;/&gt;&lt;wsp:rsid wsp:val=&quot;67087ED0&quot;/&gt;&lt;wsp:rsid wsp:val=&quot;671E0772&quot;/&gt;&lt;wsp:rsid wsp:val=&quot;671E9A17&quot;/&gt;&lt;wsp:rsid wsp:val=&quot;6731D2EE&quot;/&gt;&lt;wsp:rsid wsp:val=&quot;67340706&quot;/&gt;&lt;wsp:rsid wsp:val=&quot;673B6DCE&quot;/&gt;&lt;wsp:rsid wsp:val=&quot;674A2028&quot;/&gt;&lt;wsp:rsid wsp:val=&quot;674A8449&quot;/&gt;&lt;wsp:rsid wsp:val=&quot;674DD4EB&quot;/&gt;&lt;wsp:rsid wsp:val=&quot;67529A27&quot;/&gt;&lt;wsp:rsid wsp:val=&quot;67538156&quot;/&gt;&lt;wsp:rsid wsp:val=&quot;67566DAE&quot;/&gt;&lt;wsp:rsid wsp:val=&quot;675779E8&quot;/&gt;&lt;wsp:rsid wsp:val=&quot;676DF1DD&quot;/&gt;&lt;wsp:rsid wsp:val=&quot;677D4FE0&quot;/&gt;&lt;wsp:rsid wsp:val=&quot;67845634&quot;/&gt;&lt;wsp:rsid wsp:val=&quot;6785861F&quot;/&gt;&lt;wsp:rsid wsp:val=&quot;6787D7B4&quot;/&gt;&lt;wsp:rsid wsp:val=&quot;67880BDE&quot;/&gt;&lt;wsp:rsid wsp:val=&quot;678E23C2&quot;/&gt;&lt;wsp:rsid wsp:val=&quot;679076C6&quot;/&gt;&lt;wsp:rsid wsp:val=&quot;67B0D577&quot;/&gt;&lt;wsp:rsid wsp:val=&quot;67C479A8&quot;/&gt;&lt;wsp:rsid wsp:val=&quot;67C850F6&quot;/&gt;&lt;wsp:rsid wsp:val=&quot;67CA7B18&quot;/&gt;&lt;wsp:rsid wsp:val=&quot;67DC0133&quot;/&gt;&lt;wsp:rsid wsp:val=&quot;67E8EE9B&quot;/&gt;&lt;wsp:rsid wsp:val=&quot;67E9A21E&quot;/&gt;&lt;wsp:rsid wsp:val=&quot;67F4FECC&quot;/&gt;&lt;wsp:rsid wsp:val=&quot;68015E5E&quot;/&gt;&lt;wsp:rsid wsp:val=&quot;68034FBD&quot;/&gt;&lt;wsp:rsid wsp:val=&quot;680F9295&quot;/&gt;&lt;wsp:rsid wsp:val=&quot;68161DCB&quot;/&gt;&lt;wsp:rsid wsp:val=&quot;6826B1B1&quot;/&gt;&lt;wsp:rsid wsp:val=&quot;6827E340&quot;/&gt;&lt;wsp:rsid wsp:val=&quot;6837B875&quot;/&gt;&lt;wsp:rsid wsp:val=&quot;6837EE16&quot;/&gt;&lt;wsp:rsid wsp:val=&quot;68382B29&quot;/&gt;&lt;wsp:rsid wsp:val=&quot;683E49F4&quot;/&gt;&lt;wsp:rsid wsp:val=&quot;68409484&quot;/&gt;&lt;wsp:rsid wsp:val=&quot;684236B4&quot;/&gt;&lt;wsp:rsid wsp:val=&quot;684B4869&quot;/&gt;&lt;wsp:rsid wsp:val=&quot;6866230D&quot;/&gt;&lt;wsp:rsid wsp:val=&quot;68A045A0&quot;/&gt;&lt;wsp:rsid wsp:val=&quot;68B7D924&quot;/&gt;&lt;wsp:rsid wsp:val=&quot;68B7E09E&quot;/&gt;&lt;wsp:rsid wsp:val=&quot;68CE42A9&quot;/&gt;&lt;wsp:rsid wsp:val=&quot;68D66B69&quot;/&gt;&lt;wsp:rsid wsp:val=&quot;68ECFB57&quot;/&gt;&lt;wsp:rsid wsp:val=&quot;68EF55D4&quot;/&gt;&lt;wsp:rsid wsp:val=&quot;68F60C30&quot;/&gt;&lt;wsp:rsid wsp:val=&quot;68F85317&quot;/&gt;&lt;wsp:rsid wsp:val=&quot;69114D46&quot;/&gt;&lt;wsp:rsid wsp:val=&quot;69143C0A&quot;/&gt;&lt;wsp:rsid wsp:val=&quot;692053DA&quot;/&gt;&lt;wsp:rsid wsp:val=&quot;69420CE4&quot;/&gt;&lt;wsp:rsid wsp:val=&quot;6948ADBC&quot;/&gt;&lt;wsp:rsid wsp:val=&quot;694F1660&quot;/&gt;&lt;wsp:rsid wsp:val=&quot;69612175&quot;/&gt;&lt;wsp:rsid wsp:val=&quot;698BF11D&quot;/&gt;&lt;wsp:rsid wsp:val=&quot;69A36077&quot;/&gt;&lt;wsp:rsid wsp:val=&quot;69A58B84&quot;/&gt;&lt;wsp:rsid wsp:val=&quot;69AF2636&quot;/&gt;&lt;wsp:rsid wsp:val=&quot;69B859F2&quot;/&gt;&lt;wsp:rsid wsp:val=&quot;69C91D6A&quot;/&gt;&lt;wsp:rsid wsp:val=&quot;69CE1B2D&quot;/&gt;&lt;wsp:rsid wsp:val=&quot;69E36D5B&quot;/&gt;&lt;wsp:rsid wsp:val=&quot;69FC4BA9&quot;/&gt;&lt;wsp:rsid wsp:val=&quot;6A061F63&quot;/&gt;&lt;wsp:rsid wsp:val=&quot;6A2294A9&quot;/&gt;&lt;wsp:rsid wsp:val=&quot;6A25D980&quot;/&gt;&lt;wsp:rsid wsp:val=&quot;6A273909&quot;/&gt;&lt;wsp:rsid wsp:val=&quot;6A294793&quot;/&gt;&lt;wsp:rsid wsp:val=&quot;6A38A927&quot;/&gt;&lt;wsp:rsid wsp:val=&quot;6A3AA697&quot;/&gt;&lt;wsp:rsid wsp:val=&quot;6A3BB3FB&quot;/&gt;&lt;wsp:rsid wsp:val=&quot;6A54B197&quot;/&gt;&lt;wsp:rsid wsp:val=&quot;6A5C4413&quot;/&gt;&lt;wsp:rsid wsp:val=&quot;6A5E0E15&quot;/&gt;&lt;wsp:rsid wsp:val=&quot;6A60D67A&quot;/&gt;&lt;wsp:rsid wsp:val=&quot;6A72CB4B&quot;/&gt;&lt;wsp:rsid wsp:val=&quot;6A773672&quot;/&gt;&lt;wsp:rsid wsp:val=&quot;6A7DDA8B&quot;/&gt;&lt;wsp:rsid wsp:val=&quot;6A80C5C7&quot;/&gt;&lt;wsp:rsid wsp:val=&quot;6A9C42D4&quot;/&gt;&lt;wsp:rsid wsp:val=&quot;6AA34D5B&quot;/&gt;&lt;wsp:rsid wsp:val=&quot;6AC282BB&quot;/&gt;&lt;wsp:rsid wsp:val=&quot;6AC61532&quot;/&gt;&lt;wsp:rsid wsp:val=&quot;6ACB1D93&quot;/&gt;&lt;wsp:rsid wsp:val=&quot;6ACD1A3C&quot;/&gt;&lt;wsp:rsid wsp:val=&quot;6ACE0F3B&quot;/&gt;&lt;wsp:rsid wsp:val=&quot;6ACEB865&quot;/&gt;&lt;wsp:rsid wsp:val=&quot;6AD250CE&quot;/&gt;&lt;wsp:rsid wsp:val=&quot;6AE5A4E8&quot;/&gt;&lt;wsp:rsid wsp:val=&quot;6AF030EE&quot;/&gt;&lt;wsp:rsid wsp:val=&quot;6AFDA67A&quot;/&gt;&lt;wsp:rsid wsp:val=&quot;6B026827&quot;/&gt;&lt;wsp:rsid wsp:val=&quot;6B22CB2A&quot;/&gt;&lt;wsp:rsid wsp:val=&quot;6B23EFBB&quot;/&gt;&lt;wsp:rsid wsp:val=&quot;6B2AFAA4&quot;/&gt;&lt;wsp:rsid wsp:val=&quot;6B2FE3A5&quot;/&gt;&lt;wsp:rsid wsp:val=&quot;6B3D8605&quot;/&gt;&lt;wsp:rsid wsp:val=&quot;6B42BFF9&quot;/&gt;&lt;wsp:rsid wsp:val=&quot;6B47AA41&quot;/&gt;&lt;wsp:rsid wsp:val=&quot;6B485F0B&quot;/&gt;&lt;wsp:rsid wsp:val=&quot;6B5DC526&quot;/&gt;&lt;wsp:rsid wsp:val=&quot;6B6A869C&quot;/&gt;&lt;wsp:rsid wsp:val=&quot;6B833A60&quot;/&gt;&lt;wsp:rsid wsp:val=&quot;6B83E933&quot;/&gt;&lt;wsp:rsid wsp:val=&quot;6B8A2D1C&quot;/&gt;&lt;wsp:rsid wsp:val=&quot;6BA565C4&quot;/&gt;&lt;wsp:rsid wsp:val=&quot;6BC34DCF&quot;/&gt;&lt;wsp:rsid wsp:val=&quot;6BCB49C3&quot;/&gt;&lt;wsp:rsid wsp:val=&quot;6BCEC331&quot;/&gt;&lt;wsp:rsid wsp:val=&quot;6BD676F8&quot;/&gt;&lt;wsp:rsid wsp:val=&quot;6BD80A34&quot;/&gt;&lt;wsp:rsid wsp:val=&quot;6BF7CB57&quot;/&gt;&lt;wsp:rsid wsp:val=&quot;6BFAACE9&quot;/&gt;&lt;wsp:rsid wsp:val=&quot;6C055437&quot;/&gt;&lt;wsp:rsid wsp:val=&quot;6C1DB24B&quot;/&gt;&lt;wsp:rsid wsp:val=&quot;6C1DB4EC&quot;/&gt;&lt;wsp:rsid wsp:val=&quot;6C378952&quot;/&gt;&lt;wsp:rsid wsp:val=&quot;6C3794DD&quot;/&gt;&lt;wsp:rsid wsp:val=&quot;6C44FCB5&quot;/&gt;&lt;wsp:rsid wsp:val=&quot;6C48EE08&quot;/&gt;&lt;wsp:rsid wsp:val=&quot;6C617401&quot;/&gt;&lt;wsp:rsid wsp:val=&quot;6C62F198&quot;/&gt;&lt;wsp:rsid wsp:val=&quot;6C6726D9&quot;/&gt;&lt;wsp:rsid wsp:val=&quot;6C6A7B21&quot;/&gt;&lt;wsp:rsid wsp:val=&quot;6C791567&quot;/&gt;&lt;wsp:rsid wsp:val=&quot;6C80D319&quot;/&gt;&lt;wsp:rsid wsp:val=&quot;6C8DC627&quot;/&gt;&lt;wsp:rsid wsp:val=&quot;6C99D7C0&quot;/&gt;&lt;wsp:rsid wsp:val=&quot;6CB5B20D&quot;/&gt;&lt;wsp:rsid wsp:val=&quot;6CC9DB12&quot;/&gt;&lt;wsp:rsid wsp:val=&quot;6CE2AF35&quot;/&gt;&lt;wsp:rsid wsp:val=&quot;6CEDA169&quot;/&gt;&lt;wsp:rsid wsp:val=&quot;6CF4397C&quot;/&gt;&lt;wsp:rsid wsp:val=&quot;6CF5875C&quot;/&gt;&lt;wsp:rsid wsp:val=&quot;6CF92EFC&quot;/&gt;&lt;wsp:rsid wsp:val=&quot;6CF9A596&quot;/&gt;&lt;wsp:rsid wsp:val=&quot;6D23A33F&quot;/&gt;&lt;wsp:rsid wsp:val=&quot;6D291110&quot;/&gt;&lt;wsp:rsid wsp:val=&quot;6D2F7CCE&quot;/&gt;&lt;wsp:rsid wsp:val=&quot;6D43EC7E&quot;/&gt;&lt;wsp:rsid wsp:val=&quot;6D498901&quot;/&gt;&lt;wsp:rsid wsp:val=&quot;6D56A89B&quot;/&gt;&lt;wsp:rsid wsp:val=&quot;6D5931EE&quot;/&gt;&lt;wsp:rsid wsp:val=&quot;6D730DAC&quot;/&gt;&lt;wsp:rsid wsp:val=&quot;6D81405D&quot;/&gt;&lt;wsp:rsid wsp:val=&quot;6D8B134D&quot;/&gt;&lt;wsp:rsid wsp:val=&quot;6D947C4D&quot;/&gt;&lt;wsp:rsid wsp:val=&quot;6DB8EA7B&quot;/&gt;&lt;wsp:rsid wsp:val=&quot;6DBF4428&quot;/&gt;&lt;wsp:rsid wsp:val=&quot;6DC2C20B&quot;/&gt;&lt;wsp:rsid wsp:val=&quot;6DC76B51&quot;/&gt;&lt;wsp:rsid wsp:val=&quot;6DCB801E&quot;/&gt;&lt;wsp:rsid wsp:val=&quot;6DDB6195&quot;/&gt;&lt;wsp:rsid wsp:val=&quot;6DDF6789&quot;/&gt;&lt;wsp:rsid wsp:val=&quot;6DE13FD4&quot;/&gt;&lt;wsp:rsid wsp:val=&quot;6E06CAE9&quot;/&gt;&lt;wsp:rsid wsp:val=&quot;6E0C7A0B&quot;/&gt;&lt;wsp:rsid wsp:val=&quot;6E119F60&quot;/&gt;&lt;wsp:rsid wsp:val=&quot;6E1846C9&quot;/&gt;&lt;wsp:rsid wsp:val=&quot;6E274C2D&quot;/&gt;&lt;wsp:rsid wsp:val=&quot;6E3DB2B6&quot;/&gt;&lt;wsp:rsid wsp:val=&quot;6E49D5E9&quot;/&gt;&lt;wsp:rsid wsp:val=&quot;6E4BD401&quot;/&gt;&lt;wsp:rsid wsp:val=&quot;6E51A3D0&quot;/&gt;&lt;wsp:rsid wsp:val=&quot;6E51AF0C&quot;/&gt;&lt;wsp:rsid wsp:val=&quot;6E584671&quot;/&gt;&lt;wsp:rsid wsp:val=&quot;6E675196&quot;/&gt;&lt;wsp:rsid wsp:val=&quot;6E76CBDA&quot;/&gt;&lt;wsp:rsid wsp:val=&quot;6E7FE7CA&quot;/&gt;&lt;wsp:rsid wsp:val=&quot;6E817552&quot;/&gt;&lt;wsp:rsid wsp:val=&quot;6E8B666E&quot;/&gt;&lt;wsp:rsid wsp:val=&quot;6EA312A5&quot;/&gt;&lt;wsp:rsid wsp:val=&quot;6EA58E84&quot;/&gt;&lt;wsp:rsid wsp:val=&quot;6EA93A9C&quot;/&gt;&lt;wsp:rsid wsp:val=&quot;6EAB932F&quot;/&gt;&lt;wsp:rsid wsp:val=&quot;6EB50EEF&quot;/&gt;&lt;wsp:rsid wsp:val=&quot;6ECD035E&quot;/&gt;&lt;wsp:rsid wsp:val=&quot;6ECDFF7D&quot;/&gt;&lt;wsp:rsid wsp:val=&quot;6EE1F1A9&quot;/&gt;&lt;wsp:rsid wsp:val=&quot;6EE3F614&quot;/&gt;&lt;wsp:rsid wsp:val=&quot;6EEF7C74&quot;/&gt;&lt;wsp:rsid wsp:val=&quot;6F02FB69&quot;/&gt;&lt;wsp:rsid wsp:val=&quot;6F0A4B02&quot;/&gt;&lt;wsp:rsid wsp:val=&quot;6F133AD9&quot;/&gt;&lt;wsp:rsid wsp:val=&quot;6F15EBC4&quot;/&gt;&lt;wsp:rsid wsp:val=&quot;6F1B62FC&quot;/&gt;&lt;wsp:rsid wsp:val=&quot;6F1E1AB7&quot;/&gt;&lt;wsp:rsid wsp:val=&quot;6F37D927&quot;/&gt;&lt;wsp:rsid wsp:val=&quot;6F3CA92E&quot;/&gt;&lt;wsp:rsid wsp:val=&quot;6F3DC1E3&quot;/&gt;&lt;wsp:rsid wsp:val=&quot;6F459E3D&quot;/&gt;&lt;wsp:rsid wsp:val=&quot;6F580A44&quot;/&gt;&lt;wsp:rsid wsp:val=&quot;6F6DE78E&quot;/&gt;&lt;wsp:rsid wsp:val=&quot;6F7115B8&quot;/&gt;&lt;wsp:rsid wsp:val=&quot;6F76BE7E&quot;/&gt;&lt;wsp:rsid wsp:val=&quot;6F84FEC8&quot;/&gt;&lt;wsp:rsid wsp:val=&quot;6F8BF9DA&quot;/&gt;&lt;wsp:rsid wsp:val=&quot;6F8C0E1A&quot;/&gt;&lt;wsp:rsid wsp:val=&quot;6F912D8F&quot;/&gt;&lt;wsp:rsid wsp:val=&quot;6FA0D5C1&quot;/&gt;&lt;wsp:rsid wsp:val=&quot;6FB04ED3&quot;/&gt;&lt;wsp:rsid wsp:val=&quot;6FC9A3F8&quot;/&gt;&lt;wsp:rsid wsp:val=&quot;6FD0602B&quot;/&gt;&lt;wsp:rsid wsp:val=&quot;6FE2C89B&quot;/&gt;&lt;wsp:rsid wsp:val=&quot;7009EB68&quot;/&gt;&lt;wsp:rsid wsp:val=&quot;70112BB5&quot;/&gt;&lt;wsp:rsid wsp:val=&quot;70163C38&quot;/&gt;&lt;wsp:rsid wsp:val=&quot;7027D61B&quot;/&gt;&lt;wsp:rsid wsp:val=&quot;70345839&quot;/&gt;&lt;wsp:rsid wsp:val=&quot;7035319B&quot;/&gt;&lt;wsp:rsid wsp:val=&quot;7037CCAE&quot;/&gt;&lt;wsp:rsid wsp:val=&quot;70421F70&quot;/&gt;&lt;wsp:rsid wsp:val=&quot;7046FA88&quot;/&gt;&lt;wsp:rsid wsp:val=&quot;70477BE2&quot;/&gt;&lt;wsp:rsid wsp:val=&quot;704C2632&quot;/&gt;&lt;wsp:rsid wsp:val=&quot;704D2DFD&quot;/&gt;&lt;wsp:rsid wsp:val=&quot;70503319&quot;/&gt;&lt;wsp:rsid wsp:val=&quot;70578E50&quot;/&gt;&lt;wsp:rsid wsp:val=&quot;706403B1&quot;/&gt;&lt;wsp:rsid wsp:val=&quot;706840DC&quot;/&gt;&lt;wsp:rsid wsp:val=&quot;706DABEA&quot;/&gt;&lt;wsp:rsid wsp:val=&quot;706F7D0C&quot;/&gt;&lt;wsp:rsid wsp:val=&quot;707B467C&quot;/&gt;&lt;wsp:rsid wsp:val=&quot;708607CD&quot;/&gt;&lt;wsp:rsid wsp:val=&quot;709987D7&quot;/&gt;&lt;wsp:rsid wsp:val=&quot;70B816A4&quot;/&gt;&lt;wsp:rsid wsp:val=&quot;70BC6B37&quot;/&gt;&lt;wsp:rsid wsp:val=&quot;70BDB798&quot;/&gt;&lt;wsp:rsid wsp:val=&quot;70D3A988&quot;/&gt;&lt;wsp:rsid wsp:val=&quot;70D6E3D3&quot;/&gt;&lt;wsp:rsid wsp:val=&quot;70DB935D&quot;/&gt;&lt;wsp:rsid wsp:val=&quot;70FACED6&quot;/&gt;&lt;wsp:rsid wsp:val=&quot;70FF0C13&quot;/&gt;&lt;wsp:rsid wsp:val=&quot;710A9E69&quot;/&gt;&lt;wsp:rsid wsp:val=&quot;710F61E0&quot;/&gt;&lt;wsp:rsid wsp:val=&quot;71128EDF&quot;/&gt;&lt;wsp:rsid wsp:val=&quot;71139C41&quot;/&gt;&lt;wsp:rsid wsp:val=&quot;711A8892&quot;/&gt;&lt;wsp:rsid wsp:val=&quot;71213CCE&quot;/&gt;&lt;wsp:rsid wsp:val=&quot;71297CB9&quot;/&gt;&lt;wsp:rsid wsp:val=&quot;7134EB6D&quot;/&gt;&lt;wsp:rsid wsp:val=&quot;71391A01&quot;/&gt;&lt;wsp:rsid wsp:val=&quot;71511ECD&quot;/&gt;&lt;wsp:rsid wsp:val=&quot;71728BF9&quot;/&gt;&lt;wsp:rsid wsp:val=&quot;7178CD1E&quot;/&gt;&lt;wsp:rsid wsp:val=&quot;717FCA5C&quot;/&gt;&lt;wsp:rsid wsp:val=&quot;719B7FBC&quot;/&gt;&lt;wsp:rsid wsp:val=&quot;71B564A2&quot;/&gt;&lt;wsp:rsid wsp:val=&quot;71C35952&quot;/&gt;&lt;wsp:rsid wsp:val=&quot;71E18C62&quot;/&gt;&lt;wsp:rsid wsp:val=&quot;71E8C102&quot;/&gt;&lt;wsp:rsid wsp:val=&quot;71EC037A&quot;/&gt;&lt;wsp:rsid wsp:val=&quot;721A1571&quot;/&gt;&lt;wsp:rsid wsp:val=&quot;7235C5EA&quot;/&gt;&lt;wsp:rsid wsp:val=&quot;72368487&quot;/&gt;&lt;wsp:rsid wsp:val=&quot;7238ED18&quot;/&gt;&lt;wsp:rsid wsp:val=&quot;723C3BC7&quot;/&gt;&lt;wsp:rsid wsp:val=&quot;726884E8&quot;/&gt;&lt;wsp:rsid wsp:val=&quot;7271E43F&quot;/&gt;&lt;wsp:rsid wsp:val=&quot;7280ED90&quot;/&gt;&lt;wsp:rsid wsp:val=&quot;729B12AF&quot;/&gt;&lt;wsp:rsid wsp:val=&quot;729D59AC&quot;/&gt;&lt;wsp:rsid wsp:val=&quot;72A5EF9B&quot;/&gt;&lt;wsp:rsid wsp:val=&quot;72AC7B89&quot;/&gt;&lt;wsp:rsid wsp:val=&quot;72AFC8CE&quot;/&gt;&lt;wsp:rsid wsp:val=&quot;72B11C38&quot;/&gt;&lt;wsp:rsid wsp:val=&quot;72B658F3&quot;/&gt;&lt;wsp:rsid wsp:val=&quot;72C81D34&quot;/&gt;&lt;wsp:rsid wsp:val=&quot;72CFE0FF&quot;/&gt;&lt;wsp:rsid wsp:val=&quot;72DF4E39&quot;/&gt;&lt;wsp:rsid wsp:val=&quot;72ECA686&quot;/&gt;&lt;wsp:rsid wsp:val=&quot;72ECECDC&quot;/&gt;&lt;wsp:rsid wsp:val=&quot;73042269&quot;/&gt;&lt;wsp:rsid wsp:val=&quot;7311A4FB&quot;/&gt;&lt;wsp:rsid wsp:val=&quot;731A57D7&quot;/&gt;&lt;wsp:rsid wsp:val=&quot;7320042F&quot;/&gt;&lt;wsp:rsid wsp:val=&quot;732DCB51&quot;/&gt;&lt;wsp:rsid wsp:val=&quot;733CEAAB&quot;/&gt;&lt;wsp:rsid wsp:val=&quot;7349390D&quot;/&gt;&lt;wsp:rsid wsp:val=&quot;734C2198&quot;/&gt;&lt;wsp:rsid wsp:val=&quot;734E13E8&quot;/&gt;&lt;wsp:rsid wsp:val=&quot;73548D26&quot;/&gt;&lt;wsp:rsid wsp:val=&quot;73571103&quot;/&gt;&lt;wsp:rsid wsp:val=&quot;736AC7E3&quot;/&gt;&lt;wsp:rsid wsp:val=&quot;736CD879&quot;/&gt;&lt;wsp:rsid wsp:val=&quot;73736117&quot;/&gt;&lt;wsp:rsid wsp:val=&quot;73755A1E&quot;/&gt;&lt;wsp:rsid wsp:val=&quot;737854D7&quot;/&gt;&lt;wsp:rsid wsp:val=&quot;737A54F1&quot;/&gt;&lt;wsp:rsid wsp:val=&quot;739C7F98&quot;/&gt;&lt;wsp:rsid wsp:val=&quot;73B32E02&quot;/&gt;&lt;wsp:rsid wsp:val=&quot;73B6CA44&quot;/&gt;&lt;wsp:rsid wsp:val=&quot;73C220E1&quot;/&gt;&lt;wsp:rsid wsp:val=&quot;73C381FB&quot;/&gt;&lt;wsp:rsid wsp:val=&quot;73DAD804&quot;/&gt;&lt;wsp:rsid wsp:val=&quot;73DC9F53&quot;/&gt;&lt;wsp:rsid wsp:val=&quot;73E1C6E5&quot;/&gt;&lt;wsp:rsid wsp:val=&quot;73FF67D8&quot;/&gt;&lt;wsp:rsid wsp:val=&quot;7404F05B&quot;/&gt;&lt;wsp:rsid wsp:val=&quot;74073B67&quot;/&gt;&lt;wsp:rsid wsp:val=&quot;74142A76&quot;/&gt;&lt;wsp:rsid wsp:val=&quot;742B3548&quot;/&gt;&lt;wsp:rsid wsp:val=&quot;742F1539&quot;/&gt;&lt;wsp:rsid wsp:val=&quot;74489BD7&quot;/&gt;&lt;wsp:rsid wsp:val=&quot;74577A9D&quot;/&gt;&lt;wsp:rsid wsp:val=&quot;74697E7D&quot;/&gt;&lt;wsp:rsid wsp:val=&quot;746B4FA3&quot;/&gt;&lt;wsp:rsid wsp:val=&quot;748F7A64&quot;/&gt;&lt;wsp:rsid wsp:val=&quot;7491BECF&quot;/&gt;&lt;wsp:rsid wsp:val=&quot;74A5307C&quot;/&gt;&lt;wsp:rsid wsp:val=&quot;74C787F5&quot;/&gt;&lt;wsp:rsid wsp:val=&quot;74E01437&quot;/&gt;&lt;wsp:rsid wsp:val=&quot;74EB993D&quot;/&gt;&lt;wsp:rsid wsp:val=&quot;74ED45BF&quot;/&gt;&lt;wsp:rsid wsp:val=&quot;74ED48F7&quot;/&gt;&lt;wsp:rsid wsp:val=&quot;74F0CDA8&quot;/&gt;&lt;wsp:rsid wsp:val=&quot;74F41C2D&quot;/&gt;&lt;wsp:rsid wsp:val=&quot;75044007&quot;/&gt;&lt;wsp:rsid wsp:val=&quot;750C9EF4&quot;/&gt;&lt;wsp:rsid wsp:val=&quot;75123CB8&quot;/&gt;&lt;wsp:rsid wsp:val=&quot;7512DE4C&quot;/&gt;&lt;wsp:rsid wsp:val=&quot;751F84DB&quot;/&gt;&lt;wsp:rsid wsp:val=&quot;7531975E&quot;/&gt;&lt;wsp:rsid wsp:val=&quot;753358CB&quot;/&gt;&lt;wsp:rsid wsp:val=&quot;75366054&quot;/&gt;&lt;wsp:rsid wsp:val=&quot;753AB14B&quot;/&gt;&lt;wsp:rsid wsp:val=&quot;753D4574&quot;/&gt;&lt;wsp:rsid wsp:val=&quot;754657AB&quot;/&gt;&lt;wsp:rsid wsp:val=&quot;7546E581&quot;/&gt;&lt;wsp:rsid wsp:val=&quot;755FA7FA&quot;/&gt;&lt;wsp:rsid wsp:val=&quot;756906A9&quot;/&gt;&lt;wsp:rsid wsp:val=&quot;756CEC1D&quot;/&gt;&lt;wsp:rsid wsp:val=&quot;7571B166&quot;/&gt;&lt;wsp:rsid wsp:val=&quot;7573BFA0&quot;/&gt;&lt;wsp:rsid wsp:val=&quot;757D9746&quot;/&gt;&lt;wsp:rsid wsp:val=&quot;75828D5E&quot;/&gt;&lt;wsp:rsid wsp:val=&quot;758D5C3B&quot;/&gt;&lt;wsp:rsid wsp:val=&quot;75A8AE42&quot;/&gt;&lt;wsp:rsid wsp:val=&quot;75C21E1F&quot;/&gt;&lt;wsp:rsid wsp:val=&quot;75C9ED06&quot;/&gt;&lt;wsp:rsid wsp:val=&quot;75CB2BD0&quot;/&gt;&lt;wsp:rsid wsp:val=&quot;75DCEE46&quot;/&gt;&lt;wsp:rsid wsp:val=&quot;75E4B09C&quot;/&gt;&lt;wsp:rsid wsp:val=&quot;75F8E5E0&quot;/&gt;&lt;wsp:rsid wsp:val=&quot;76006D38&quot;/&gt;&lt;wsp:rsid wsp:val=&quot;7605BD43&quot;/&gt;&lt;wsp:rsid wsp:val=&quot;7611C0E7&quot;/&gt;&lt;wsp:rsid wsp:val=&quot;761412A2&quot;/&gt;&lt;wsp:rsid wsp:val=&quot;7645CCD9&quot;/&gt;&lt;wsp:rsid wsp:val=&quot;764D42E1&quot;/&gt;&lt;wsp:rsid wsp:val=&quot;7653D1A1&quot;/&gt;&lt;wsp:rsid wsp:val=&quot;7664BDFC&quot;/&gt;&lt;wsp:rsid wsp:val=&quot;7669DF78&quot;/&gt;&lt;wsp:rsid wsp:val=&quot;766AB65B&quot;/&gt;&lt;wsp:rsid wsp:val=&quot;7679EC5A&quot;/&gt;&lt;wsp:rsid wsp:val=&quot;76846F42&quot;/&gt;&lt;wsp:rsid wsp:val=&quot;76A2BA06&quot;/&gt;&lt;wsp:rsid wsp:val=&quot;76A3E970&quot;/&gt;&lt;wsp:rsid wsp:val=&quot;76A6843A&quot;/&gt;&lt;wsp:rsid wsp:val=&quot;76C2408F&quot;/&gt;&lt;wsp:rsid wsp:val=&quot;76C5C9D0&quot;/&gt;&lt;wsp:rsid wsp:val=&quot;76D220F6&quot;/&gt;&lt;wsp:rsid wsp:val=&quot;76EA5130&quot;/&gt;&lt;wsp:rsid wsp:val=&quot;76F515C2&quot;/&gt;&lt;wsp:rsid wsp:val=&quot;76FAA0EB&quot;/&gt;&lt;wsp:rsid wsp:val=&quot;770A2B5A&quot;/&gt;&lt;wsp:rsid wsp:val=&quot;770EC874&quot;/&gt;&lt;wsp:rsid wsp:val=&quot;77119309&quot;/&gt;&lt;wsp:rsid wsp:val=&quot;77184DE7&quot;/&gt;&lt;wsp:rsid wsp:val=&quot;771967A7&quot;/&gt;&lt;wsp:rsid wsp:val=&quot;77218540&quot;/&gt;&lt;wsp:rsid wsp:val=&quot;77246FEA&quot;/&gt;&lt;wsp:rsid wsp:val=&quot;77361D01&quot;/&gt;&lt;wsp:rsid wsp:val=&quot;77414CEB&quot;/&gt;&lt;wsp:rsid wsp:val=&quot;77447EA3&quot;/&gt;&lt;wsp:rsid wsp:val=&quot;775B3768&quot;/&gt;&lt;wsp:rsid wsp:val=&quot;7766FC31&quot;/&gt;&lt;wsp:rsid wsp:val=&quot;77741C91&quot;/&gt;&lt;wsp:rsid wsp:val=&quot;779AC0A4&quot;/&gt;&lt;wsp:rsid wsp:val=&quot;77A1F731&quot;/&gt;&lt;wsp:rsid wsp:val=&quot;77ABC0D2&quot;/&gt;&lt;wsp:rsid wsp:val=&quot;77C05ED4&quot;/&gt;&lt;wsp:rsid wsp:val=&quot;77C7360C&quot;/&gt;&lt;wsp:rsid wsp:val=&quot;77CA985D&quot;/&gt;&lt;wsp:rsid wsp:val=&quot;77D6C90E&quot;/&gt;&lt;wsp:rsid wsp:val=&quot;77E0A417&quot;/&gt;&lt;wsp:rsid wsp:val=&quot;77EDBE21&quot;/&gt;&lt;wsp:rsid wsp:val=&quot;7811906B&quot;/&gt;&lt;wsp:rsid wsp:val=&quot;78153C9A&quot;/&gt;&lt;wsp:rsid wsp:val=&quot;7824F5AB&quot;/&gt;&lt;wsp:rsid wsp:val=&quot;782F2195&quot;/&gt;&lt;wsp:rsid wsp:val=&quot;7833376D&quot;/&gt;&lt;wsp:rsid wsp:val=&quot;78453EA4&quot;/&gt;&lt;wsp:rsid wsp:val=&quot;787BFE64&quot;/&gt;&lt;wsp:rsid wsp:val=&quot;78864F6B&quot;/&gt;&lt;wsp:rsid wsp:val=&quot;78886C37&quot;/&gt;&lt;wsp:rsid wsp:val=&quot;78AAD630&quot;/&gt;&lt;wsp:rsid wsp:val=&quot;78AF23AB&quot;/&gt;&lt;wsp:rsid wsp:val=&quot;78B98784&quot;/&gt;&lt;wsp:rsid wsp:val=&quot;78BC9B39&quot;/&gt;&lt;wsp:rsid wsp:val=&quot;78C238DB&quot;/&gt;&lt;wsp:rsid wsp:val=&quot;78C69D7F&quot;/&gt;&lt;wsp:rsid wsp:val=&quot;78D65D78&quot;/&gt;&lt;wsp:rsid wsp:val=&quot;78DADE15&quot;/&gt;&lt;wsp:rsid wsp:val=&quot;78DBAC93&quot;/&gt;&lt;wsp:rsid wsp:val=&quot;78DEBB6D&quot;/&gt;&lt;wsp:rsid wsp:val=&quot;78E8D949&quot;/&gt;&lt;wsp:rsid wsp:val=&quot;78FBC3E8&quot;/&gt;&lt;wsp:rsid wsp:val=&quot;7912FC4A&quot;/&gt;&lt;wsp:rsid wsp:val=&quot;7918D4D0&quot;/&gt;&lt;wsp:rsid wsp:val=&quot;7919102F&quot;/&gt;&lt;wsp:rsid wsp:val=&quot;791AA285&quot;/&gt;&lt;wsp:rsid wsp:val=&quot;791C58B4&quot;/&gt;&lt;wsp:rsid wsp:val=&quot;791C6AB1&quot;/&gt;&lt;wsp:rsid wsp:val=&quot;79233338&quot;/&gt;&lt;wsp:rsid wsp:val=&quot;7925FE27&quot;/&gt;&lt;wsp:rsid wsp:val=&quot;792A56EC&quot;/&gt;&lt;wsp:rsid wsp:val=&quot;793AA372&quot;/&gt;&lt;wsp:rsid wsp:val=&quot;793CA353&quot;/&gt;&lt;wsp:rsid wsp:val=&quot;7940C9B7&quot;/&gt;&lt;wsp:rsid wsp:val=&quot;7951D864&quot;/&gt;&lt;wsp:rsid wsp:val=&quot;79600B6A&quot;/&gt;&lt;wsp:rsid wsp:val=&quot;796D9F18&quot;/&gt;&lt;wsp:rsid wsp:val=&quot;796ECBD4&quot;/&gt;&lt;wsp:rsid wsp:val=&quot;79758087&quot;/&gt;&lt;wsp:rsid wsp:val=&quot;7980DBF3&quot;/&gt;&lt;wsp:rsid wsp:val=&quot;79945AAB&quot;/&gt;&lt;wsp:rsid wsp:val=&quot;7996F5C8&quot;/&gt;&lt;wsp:rsid wsp:val=&quot;79A70FE0&quot;/&gt;&lt;wsp:rsid wsp:val=&quot;79B276CB&quot;/&gt;&lt;wsp:rsid wsp:val=&quot;79B31EC2&quot;/&gt;&lt;wsp:rsid wsp:val=&quot;79B3C3E1&quot;/&gt;&lt;wsp:rsid wsp:val=&quot;79C26E3B&quot;/&gt;&lt;wsp:rsid wsp:val=&quot;79CC2471&quot;/&gt;&lt;wsp:rsid wsp:val=&quot;79CDA579&quot;/&gt;&lt;wsp:rsid wsp:val=&quot;79D37ADD&quot;/&gt;&lt;wsp:rsid wsp:val=&quot;79DF86BD&quot;/&gt;&lt;wsp:rsid wsp:val=&quot;79E937F6&quot;/&gt;&lt;wsp:rsid wsp:val=&quot;79FA860A&quot;/&gt;&lt;wsp:rsid wsp:val=&quot;7A03928A&quot;/&gt;&lt;wsp:rsid wsp:val=&quot;7A06704B&quot;/&gt;&lt;wsp:rsid wsp:val=&quot;7A0D20F2&quot;/&gt;&lt;wsp:rsid wsp:val=&quot;7A13762C&quot;/&gt;&lt;wsp:rsid wsp:val=&quot;7A1785F3&quot;/&gt;&lt;wsp:rsid wsp:val=&quot;7A42B114&quot;/&gt;&lt;wsp:rsid wsp:val=&quot;7A519576&quot;/&gt;&lt;wsp:rsid wsp:val=&quot;7A526BB7&quot;/&gt;&lt;wsp:rsid wsp:val=&quot;7A7110B5&quot;/&gt;&lt;wsp:rsid wsp:val=&quot;7A71DEA6&quot;/&gt;&lt;wsp:rsid wsp:val=&quot;7A7431DF&quot;/&gt;&lt;wsp:rsid wsp:val=&quot;7A7D5412&quot;/&gt;&lt;wsp:rsid wsp:val=&quot;7A7F5CCF&quot;/&gt;&lt;wsp:rsid wsp:val=&quot;7A7FFDD6&quot;/&gt;&lt;wsp:rsid wsp:val=&quot;7A81CE92&quot;/&gt;&lt;wsp:rsid wsp:val=&quot;7A826848&quot;/&gt;&lt;wsp:rsid wsp:val=&quot;7A8D5A3C&quot;/&gt;&lt;wsp:rsid wsp:val=&quot;7A961A10&quot;/&gt;&lt;wsp:rsid wsp:val=&quot;7A98F683&quot;/&gt;&lt;wsp:rsid wsp:val=&quot;7A9DFA01&quot;/&gt;&lt;wsp:rsid wsp:val=&quot;7AAE38B9&quot;/&gt;&lt;wsp:rsid wsp:val=&quot;7AB63DBA&quot;/&gt;&lt;wsp:rsid wsp:val=&quot;7ADC0134&quot;/&gt;&lt;wsp:rsid wsp:val=&quot;7AEC1438&quot;/&gt;&lt;wsp:rsid wsp:val=&quot;7AEDDAFE&quot;/&gt;&lt;wsp:rsid wsp:val=&quot;7AFD1A0F&quot;/&gt;&lt;wsp:rsid wsp:val=&quot;7B032275&quot;/&gt;&lt;wsp:rsid wsp:val=&quot;7B13B7B0&quot;/&gt;&lt;wsp:rsid wsp:val=&quot;7B2BD8F1&quot;/&gt;&lt;wsp:rsid wsp:val=&quot;7B31E0BA&quot;/&gt;&lt;wsp:rsid wsp:val=&quot;7B323CE2&quot;/&gt;&lt;wsp:rsid wsp:val=&quot;7B3A6532&quot;/&gt;&lt;wsp:rsid wsp:val=&quot;7B3E1A30&quot;/&gt;&lt;wsp:rsid wsp:val=&quot;7B4FD4ED&quot;/&gt;&lt;wsp:rsid wsp:val=&quot;7B573F78&quot;/&gt;&lt;wsp:rsid wsp:val=&quot;7B5988EF&quot;/&gt;&lt;wsp:rsid wsp:val=&quot;7B5DBE91&quot;/&gt;&lt;wsp:rsid wsp:val=&quot;7B600F2C&quot;/&gt;&lt;wsp:rsid wsp:val=&quot;7B8C5DCD&quot;/&gt;&lt;wsp:rsid wsp:val=&quot;7B8D87C3&quot;/&gt;&lt;wsp:rsid wsp:val=&quot;7B9A8E25&quot;/&gt;&lt;wsp:rsid wsp:val=&quot;7BAB1913&quot;/&gt;&lt;wsp:rsid wsp:val=&quot;7BB6E3D2&quot;/&gt;&lt;wsp:rsid wsp:val=&quot;7BBF2216&quot;/&gt;&lt;wsp:rsid wsp:val=&quot;7BC7BDF1&quot;/&gt;&lt;wsp:rsid wsp:val=&quot;7BD3B06D&quot;/&gt;&lt;wsp:rsid wsp:val=&quot;7BD684B4&quot;/&gt;&lt;wsp:rsid wsp:val=&quot;7BE6844C&quot;/&gt;&lt;wsp:rsid wsp:val=&quot;7BEE64DA&quot;/&gt;&lt;wsp:rsid wsp:val=&quot;7BF30D0F&quot;/&gt;&lt;wsp:rsid wsp:val=&quot;7BFE145A&quot;/&gt;&lt;wsp:rsid wsp:val=&quot;7C0078AD&quot;/&gt;&lt;wsp:rsid wsp:val=&quot;7C0860DA&quot;/&gt;&lt;wsp:rsid wsp:val=&quot;7C1659C0&quot;/&gt;&lt;wsp:rsid wsp:val=&quot;7C17EFC6&quot;/&gt;&lt;wsp:rsid wsp:val=&quot;7C1DFC67&quot;/&gt;&lt;wsp:rsid wsp:val=&quot;7C203FBF&quot;/&gt;&lt;wsp:rsid wsp:val=&quot;7C3371D4&quot;/&gt;&lt;wsp:rsid wsp:val=&quot;7C4FF557&quot;/&gt;&lt;wsp:rsid wsp:val=&quot;7C509E04&quot;/&gt;&lt;wsp:rsid wsp:val=&quot;7C57C3E2&quot;/&gt;&lt;wsp:rsid wsp:val=&quot;7C77D195&quot;/&gt;&lt;wsp:rsid wsp:val=&quot;7C7DC9B5&quot;/&gt;&lt;wsp:rsid wsp:val=&quot;7C8F1B31&quot;/&gt;&lt;wsp:rsid wsp:val=&quot;7C9F1816&quot;/&gt;&lt;wsp:rsid wsp:val=&quot;7CB08430&quot;/&gt;&lt;wsp:rsid wsp:val=&quot;7CFBDF8D&quot;/&gt;&lt;wsp:rsid wsp:val=&quot;7D0BDBB9&quot;/&gt;&lt;wsp:rsid wsp:val=&quot;7D1E8DAF&quot;/&gt;&lt;wsp:rsid wsp:val=&quot;7D2CE450&quot;/&gt;&lt;wsp:rsid wsp:val=&quot;7D3C9B2C&quot;/&gt;&lt;wsp:rsid wsp:val=&quot;7D4A9C40&quot;/&gt;&lt;wsp:rsid wsp:val=&quot;7D4FF23A&quot;/&gt;&lt;wsp:rsid wsp:val=&quot;7D5262CC&quot;/&gt;&lt;wsp:rsid wsp:val=&quot;7D583742&quot;/&gt;&lt;wsp:rsid wsp:val=&quot;7D5D7BE9&quot;/&gt;&lt;wsp:rsid wsp:val=&quot;7D6948E5&quot;/&gt;&lt;wsp:rsid wsp:val=&quot;7D6F8EEC&quot;/&gt;&lt;wsp:rsid wsp:val=&quot;7D710CDE&quot;/&gt;&lt;wsp:rsid wsp:val=&quot;7D754302&quot;/&gt;&lt;wsp:rsid wsp:val=&quot;7D7FD9B7&quot;/&gt;&lt;wsp:rsid wsp:val=&quot;7D94A19C&quot;/&gt;&lt;wsp:rsid wsp:val=&quot;7D98860A&quot;/&gt;&lt;wsp:rsid wsp:val=&quot;7D98938A&quot;/&gt;&lt;wsp:rsid wsp:val=&quot;7D9CA957&quot;/&gt;&lt;wsp:rsid wsp:val=&quot;7DA194D5&quot;/&gt;&lt;wsp:rsid wsp:val=&quot;7DA982B7&quot;/&gt;&lt;wsp:rsid wsp:val=&quot;7DBCED97&quot;/&gt;&lt;wsp:rsid wsp:val=&quot;7DC4FAFE&quot;/&gt;&lt;wsp:rsid wsp:val=&quot;7DCCC457&quot;/&gt;&lt;wsp:rsid wsp:val=&quot;7DF00776&quot;/&gt;&lt;wsp:rsid wsp:val=&quot;7DF24353&quot;/&gt;&lt;wsp:rsid wsp:val=&quot;7DF255CA&quot;/&gt;&lt;wsp:rsid wsp:val=&quot;7DFB50F1&quot;/&gt;&lt;wsp:rsid wsp:val=&quot;7E032FBD&quot;/&gt;&lt;wsp:rsid wsp:val=&quot;7E0DAC36&quot;/&gt;&lt;wsp:rsid wsp:val=&quot;7E23B4FA&quot;/&gt;&lt;wsp:rsid wsp:val=&quot;7E335C6B&quot;/&gt;&lt;wsp:rsid wsp:val=&quot;7E48001C&quot;/&gt;&lt;wsp:rsid wsp:val=&quot;7E49EFF7&quot;/&gt;&lt;wsp:rsid wsp:val=&quot;7E4C3FBD&quot;/&gt;&lt;wsp:rsid wsp:val=&quot;7E4DC4F3&quot;/&gt;&lt;wsp:rsid wsp:val=&quot;7E565375&quot;/&gt;&lt;wsp:rsid wsp:val=&quot;7E59AA26&quot;/&gt;&lt;wsp:rsid wsp:val=&quot;7E677CF9&quot;/&gt;&lt;wsp:rsid wsp:val=&quot;7E703698&quot;/&gt;&lt;wsp:rsid wsp:val=&quot;7E789FD5&quot;/&gt;&lt;wsp:rsid wsp:val=&quot;7E7BC1B3&quot;/&gt;&lt;wsp:rsid wsp:val=&quot;7E7CED15&quot;/&gt;&lt;wsp:rsid wsp:val=&quot;7E7E543B&quot;/&gt;&lt;wsp:rsid wsp:val=&quot;7E97D745&quot;/&gt;&lt;wsp:rsid wsp:val=&quot;7E9E5722&quot;/&gt;&lt;wsp:rsid wsp:val=&quot;7E9EACB6&quot;/&gt;&lt;wsp:rsid wsp:val=&quot;7EBA3565&quot;/&gt;&lt;wsp:rsid wsp:val=&quot;7EC7CD82&quot;/&gt;&lt;wsp:rsid wsp:val=&quot;7ED9091F&quot;/&gt;&lt;wsp:rsid wsp:val=&quot;7EE17EA4&quot;/&gt;&lt;wsp:rsid wsp:val=&quot;7EE88F37&quot;/&gt;&lt;wsp:rsid wsp:val=&quot;7EF649AE&quot;/&gt;&lt;wsp:rsid wsp:val=&quot;7F07A755&quot;/&gt;&lt;wsp:rsid wsp:val=&quot;7F26059C&quot;/&gt;&lt;wsp:rsid wsp:val=&quot;7F2BEEFA&quot;/&gt;&lt;wsp:rsid wsp:val=&quot;7F30278B&quot;/&gt;&lt;wsp:rsid wsp:val=&quot;7F4ED065&quot;/&gt;&lt;wsp:rsid wsp:val=&quot;7F511F8A&quot;/&gt;&lt;wsp:rsid wsp:val=&quot;7F529BE0&quot;/&gt;&lt;wsp:rsid wsp:val=&quot;7F548A31&quot;/&gt;&lt;wsp:rsid wsp:val=&quot;7F58E5B9&quot;/&gt;&lt;wsp:rsid wsp:val=&quot;7F5CB20F&quot;/&gt;&lt;wsp:rsid wsp:val=&quot;7F60B018&quot;/&gt;&lt;wsp:rsid wsp:val=&quot;7F698B33&quot;/&gt;&lt;wsp:rsid wsp:val=&quot;7F782E40&quot;/&gt;&lt;wsp:rsid wsp:val=&quot;7F78584B&quot;/&gt;&lt;wsp:rsid wsp:val=&quot;7F8B31CC&quot;/&gt;&lt;wsp:rsid wsp:val=&quot;7F93FF58&quot;/&gt;&lt;wsp:rsid wsp:val=&quot;7F96507D&quot;/&gt;&lt;wsp:rsid wsp:val=&quot;7F9C4E5D&quot;/&gt;&lt;wsp:rsid wsp:val=&quot;7FBC8836&quot;/&gt;&lt;wsp:rsid wsp:val=&quot;7FBE889A&quot;/&gt;&lt;wsp:rsid wsp:val=&quot;7FCE6BFA&quot;/&gt;&lt;wsp:rsid wsp:val=&quot;7FD21ABC&quot;/&gt;&lt;wsp:rsid wsp:val=&quot;7FD8008F&quot;/&gt;&lt;wsp:rsid wsp:val=&quot;7FDA4F5C&quot;/&gt;&lt;wsp:rsid wsp:val=&quot;7FFD8CF1&quot;/&gt;&lt;/wsp:rsids&gt;&lt;/w:docPr&gt;&lt;w:body&gt;&lt;wx:sect&gt;&lt;w:p wsp:rsidR=&quot;00000000&quot; wsp:rsidRDefault=&quot;004A7410&quot; wsp:rsidP=&quot;004A7410&quot;&gt;&lt;m:oMathPara&gt;&lt;m:oMath&gt;&lt;m:r&gt;&lt;m:rPr&gt;&lt;m:sty m:val=&quot;bi&quot;/&gt;&lt;/m:rPr&gt;&lt;w:rPr&gt;&lt;w:rFonts w:ascii=&quot;Cambria Math&quot; w:fareast=&quot;Times New Roman&quot; w:h-ansi=&quot;Cambria Math&quot;/&gt;&lt;wx:font wx:val=&quot;Cambria Math&quot;/&gt;&lt;w:b/&gt;&lt;w:i/&gt;&lt;w:color w:val=&quot;000000&quot;/&gt;&lt;/w:rPr&gt;&lt;m:t&gt;?&lt;/sm:t&gt;&lt;/m:r&gt;&lt;/m:oMath&gt;&lt;/m:oMathPara&gt;&lt;/w:p&gt;&lt;w:sectPr wsp:rsidR=&quot;00000000&quot;&gt;&lt;w:pgSz w:w=&quot;12240&quot; w:h=&quot;15840&quot;/&gt;&lt;w:pgMar w:top=&quot;1701&quot; w:right=&quot;1440&quot; w:bottom=&quot;1440&quot; w:left=&quot;1440&quot; w:header=&quot;720&quot; w:footer=&quot;720&quot; w:gutter=&quot;0&quot;/&gt;&lt;w:cols w:space=&quot;720&quot;/&gt;&lt;/w:sectPr&gt;&lt;/wx:sect&gt;&lt;/w:body&gt;&lt;/w:wordDocument&gt;">
                  <v:imagedata r:id="rId31" o:title="" chromakey="white"/>
                </v:shape>
              </w:pict>
            </w:r>
            <w:r w:rsidRPr="00F01693">
              <w:rPr>
                <w:rFonts w:eastAsia="Times New Roman"/>
                <w:color w:val="000000"/>
              </w:rPr>
              <w:fldChar w:fldCharType="end"/>
            </w:r>
            <w:r w:rsidR="00C7383E" w:rsidRPr="00F01693">
              <w:rPr>
                <w:rFonts w:eastAsia="Times New Roman"/>
                <w:color w:val="000000"/>
              </w:rPr>
              <w:t xml:space="preserve"> = 0.5</w:t>
            </w:r>
          </w:p>
        </w:tc>
        <w:tc>
          <w:tcPr>
            <w:tcW w:w="1025" w:type="pct"/>
            <w:tcBorders>
              <w:bottom w:val="single" w:sz="12" w:space="0" w:color="auto"/>
            </w:tcBorders>
            <w:shd w:val="clear" w:color="auto" w:fill="A5A5A5"/>
            <w:noWrap/>
            <w:hideMark/>
          </w:tcPr>
          <w:p w14:paraId="2A58E15B" w14:textId="77777777" w:rsidR="00C7383E" w:rsidRPr="00F01693" w:rsidRDefault="00402169" w:rsidP="00F01693">
            <w:pPr>
              <w:widowControl/>
              <w:wordWrap/>
              <w:autoSpaceDE/>
              <w:autoSpaceDN/>
              <w:jc w:val="center"/>
              <w:rPr>
                <w:rFonts w:eastAsia="Times New Roman"/>
                <w:color w:val="000000"/>
              </w:rPr>
            </w:pPr>
            <w:r w:rsidRPr="00F01693">
              <w:rPr>
                <w:rFonts w:eastAsia="Times New Roman"/>
                <w:color w:val="000000"/>
              </w:rPr>
              <w:fldChar w:fldCharType="begin"/>
            </w:r>
            <w:r w:rsidRPr="00F01693">
              <w:rPr>
                <w:rFonts w:eastAsia="Times New Roman"/>
                <w:color w:val="000000"/>
              </w:rPr>
              <w:instrText xml:space="preserve"> QUOTE </w:instrText>
            </w:r>
            <w:r w:rsidR="00392796" w:rsidRPr="00F01693">
              <w:rPr>
                <w:position w:val="-9"/>
              </w:rPr>
              <w:pict w14:anchorId="5DE25092">
                <v:shape id="_x0000_i1041" type="#_x0000_t75" style="width:8.25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allowPNG/&gt;&lt;w:savePreviewPicture/&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docVars&gt;&lt;w:docVar w:name=&quot;__Grammarly_42____i&quot; w:val=&quot;H4sIAAAAAAAEAKtWckksSQxILCpxzi/NK1GyMqwFAAEhoTITAAAA&quot;/&gt;&lt;w:docVar w:name=&quot;__Grammarly_42___1&quot; w:val=&quot;H4sIAAAAAAAEAKtWcslP9kxRslIyNDayMDEzMzQyMjUxtDA3MzJS0lEKTi0uzszPAykwtqwFAKnQulwtAAAA&quot;/&gt;&lt;/w:docVars&gt;&lt;wsp:rsids&gt;&lt;wsp:rsidRoot wsp:val=&quot;00046CE5&quot;/&gt;&lt;wsp:rsid wsp:val=&quot;000001DF&quot;/&gt;&lt;wsp:rsid wsp:val=&quot;000002A7&quot;/&gt;&lt;wsp:rsid wsp:val=&quot;00001460&quot;/&gt;&lt;wsp:rsid wsp:val=&quot;0000155B&quot;/&gt;&lt;wsp:rsid wsp:val=&quot;00003ED3&quot;/&gt;&lt;wsp:rsid wsp:val=&quot;00004826&quot;/&gt;&lt;wsp:rsid wsp:val=&quot;000048B5&quot;/&gt;&lt;wsp:rsid wsp:val=&quot;000049D7&quot;/&gt;&lt;wsp:rsid wsp:val=&quot;00005BA4&quot;/&gt;&lt;wsp:rsid wsp:val=&quot;00005BD8&quot;/&gt;&lt;wsp:rsid wsp:val=&quot;00005DB4&quot;/&gt;&lt;wsp:rsid wsp:val=&quot;00006473&quot;/&gt;&lt;wsp:rsid wsp:val=&quot;00007079&quot;/&gt;&lt;wsp:rsid wsp:val=&quot;000072FF&quot;/&gt;&lt;wsp:rsid wsp:val=&quot;00007E04&quot;/&gt;&lt;wsp:rsid wsp:val=&quot;0000E4D6&quot;/&gt;&lt;wsp:rsid wsp:val=&quot;000102EB&quot;/&gt;&lt;wsp:rsid wsp:val=&quot;000104CC&quot;/&gt;&lt;wsp:rsid wsp:val=&quot;0001116A&quot;/&gt;&lt;wsp:rsid wsp:val=&quot;00012181&quot;/&gt;&lt;wsp:rsid wsp:val=&quot;000128C2&quot;/&gt;&lt;wsp:rsid wsp:val=&quot;00013609&quot;/&gt;&lt;wsp:rsid wsp:val=&quot;000140A3&quot;/&gt;&lt;wsp:rsid wsp:val=&quot;00015EA2&quot;/&gt;&lt;wsp:rsid wsp:val=&quot;000161E4&quot;/&gt;&lt;wsp:rsid wsp:val=&quot;000164B5&quot;/&gt;&lt;wsp:rsid wsp:val=&quot;0001655A&quot;/&gt;&lt;wsp:rsid wsp:val=&quot;00016BF0&quot;/&gt;&lt;wsp:rsid wsp:val=&quot;0001777F&quot;/&gt;&lt;wsp:rsid wsp:val=&quot;00017EB1&quot;/&gt;&lt;wsp:rsid wsp:val=&quot;000218FF&quot;/&gt;&lt;wsp:rsid wsp:val=&quot;00021EE8&quot;/&gt;&lt;wsp:rsid wsp:val=&quot;000221D2&quot;/&gt;&lt;wsp:rsid wsp:val=&quot;00022EB5&quot;/&gt;&lt;wsp:rsid wsp:val=&quot;000232C5&quot;/&gt;&lt;wsp:rsid wsp:val=&quot;000232EF&quot;/&gt;&lt;wsp:rsid wsp:val=&quot;00025A56&quot;/&gt;&lt;wsp:rsid wsp:val=&quot;00026410&quot;/&gt;&lt;wsp:rsid wsp:val=&quot;00026BFC&quot;/&gt;&lt;wsp:rsid wsp:val=&quot;00026C68&quot;/&gt;&lt;wsp:rsid wsp:val=&quot;00026DE0&quot;/&gt;&lt;wsp:rsid wsp:val=&quot;00027139&quot;/&gt;&lt;wsp:rsid wsp:val=&quot;000278DE&quot;/&gt;&lt;wsp:rsid wsp:val=&quot;00031B38&quot;/&gt;&lt;wsp:rsid wsp:val=&quot;000322EC&quot;/&gt;&lt;wsp:rsid wsp:val=&quot;000324DF&quot;/&gt;&lt;wsp:rsid wsp:val=&quot;00033536&quot;/&gt;&lt;wsp:rsid wsp:val=&quot;00034D1C&quot;/&gt;&lt;wsp:rsid wsp:val=&quot;00034DFC&quot;/&gt;&lt;wsp:rsid wsp:val=&quot;000357DF&quot;/&gt;&lt;wsp:rsid wsp:val=&quot;00036B08&quot;/&gt;&lt;wsp:rsid wsp:val=&quot;00036D05&quot;/&gt;&lt;wsp:rsid wsp:val=&quot;0003723A&quot;/&gt;&lt;wsp:rsid wsp:val=&quot;00037739&quot;/&gt;&lt;wsp:rsid wsp:val=&quot;00039C30&quot;/&gt;&lt;wsp:rsid wsp:val=&quot;00043EA1&quot;/&gt;&lt;wsp:rsid wsp:val=&quot;0004471D&quot;/&gt;&lt;wsp:rsid wsp:val=&quot;00044D86&quot;/&gt;&lt;wsp:rsid wsp:val=&quot;0004664C&quot;/&gt;&lt;wsp:rsid wsp:val=&quot;00046CE5&quot;/&gt;&lt;wsp:rsid wsp:val=&quot;00047116&quot;/&gt;&lt;wsp:rsid wsp:val=&quot;000512F9&quot;/&gt;&lt;wsp:rsid wsp:val=&quot;00051B14&quot;/&gt;&lt;wsp:rsid wsp:val=&quot;0005238E&quot;/&gt;&lt;wsp:rsid wsp:val=&quot;0005307F&quot;/&gt;&lt;wsp:rsid wsp:val=&quot;00053D9F&quot;/&gt;&lt;wsp:rsid wsp:val=&quot;000570BB&quot;/&gt;&lt;wsp:rsid wsp:val=&quot;00057125&quot;/&gt;&lt;wsp:rsid wsp:val=&quot;000571AC&quot;/&gt;&lt;wsp:rsid wsp:val=&quot;00057CE5&quot;/&gt;&lt;wsp:rsid wsp:val=&quot;000604BE&quot;/&gt;&lt;wsp:rsid wsp:val=&quot;000611AB&quot;/&gt;&lt;wsp:rsid wsp:val=&quot;00061BDF&quot;/&gt;&lt;wsp:rsid wsp:val=&quot;0006316C&quot;/&gt;&lt;wsp:rsid wsp:val=&quot;00063686&quot;/&gt;&lt;wsp:rsid wsp:val=&quot;00064626&quot;/&gt;&lt;wsp:rsid wsp:val=&quot;00064640&quot;/&gt;&lt;wsp:rsid wsp:val=&quot;000649D5&quot;/&gt;&lt;wsp:rsid wsp:val=&quot;00064AAB&quot;/&gt;&lt;wsp:rsid wsp:val=&quot;00065861&quot;/&gt;&lt;wsp:rsid wsp:val=&quot;00066296&quot;/&gt;&lt;wsp:rsid wsp:val=&quot;00067299&quot;/&gt;&lt;wsp:rsid wsp:val=&quot;00067CBF&quot;/&gt;&lt;wsp:rsid wsp:val=&quot;0007018C&quot;/&gt;&lt;wsp:rsid wsp:val=&quot;00070863&quot;/&gt;&lt;wsp:rsid wsp:val=&quot;00071011&quot;/&gt;&lt;wsp:rsid wsp:val=&quot;00073124&quot;/&gt;&lt;wsp:rsid wsp:val=&quot;0007326D&quot;/&gt;&lt;wsp:rsid wsp:val=&quot;000733A4&quot;/&gt;&lt;wsp:rsid wsp:val=&quot;0008217B&quot;/&gt;&lt;wsp:rsid wsp:val=&quot;00082F05&quot;/&gt;&lt;wsp:rsid wsp:val=&quot;0008314E&quot;/&gt;&lt;wsp:rsid wsp:val=&quot;00083906&quot;/&gt;&lt;wsp:rsid wsp:val=&quot;00084C33&quot;/&gt;&lt;wsp:rsid wsp:val=&quot;0008608D&quot;/&gt;&lt;wsp:rsid wsp:val=&quot;000868EE&quot;/&gt;&lt;wsp:rsid wsp:val=&quot;00086EAA&quot;/&gt;&lt;wsp:rsid wsp:val=&quot;00086FD2&quot;/&gt;&lt;wsp:rsid wsp:val=&quot;000915C5&quot;/&gt;&lt;wsp:rsid wsp:val=&quot;0009171E&quot;/&gt;&lt;wsp:rsid wsp:val=&quot;00091F68&quot;/&gt;&lt;wsp:rsid wsp:val=&quot;00092F05&quot;/&gt;&lt;wsp:rsid wsp:val=&quot;0009308F&quot;/&gt;&lt;wsp:rsid wsp:val=&quot;00093D99&quot;/&gt;&lt;wsp:rsid wsp:val=&quot;00094278&quot;/&gt;&lt;wsp:rsid wsp:val=&quot;00094BCD&quot;/&gt;&lt;wsp:rsid wsp:val=&quot;00094D2B&quot;/&gt;&lt;wsp:rsid wsp:val=&quot;000965BD&quot;/&gt;&lt;wsp:rsid wsp:val=&quot;00096AEB&quot;/&gt;&lt;wsp:rsid wsp:val=&quot;00096C7D&quot;/&gt;&lt;wsp:rsid wsp:val=&quot;000A0097&quot;/&gt;&lt;wsp:rsid wsp:val=&quot;000A01F2&quot;/&gt;&lt;wsp:rsid wsp:val=&quot;000A0656&quot;/&gt;&lt;wsp:rsid wsp:val=&quot;000A1139&quot;/&gt;&lt;wsp:rsid wsp:val=&quot;000A1E65&quot;/&gt;&lt;wsp:rsid wsp:val=&quot;000A5700&quot;/&gt;&lt;wsp:rsid wsp:val=&quot;000A5F4E&quot;/&gt;&lt;wsp:rsid wsp:val=&quot;000A6249&quot;/&gt;&lt;wsp:rsid wsp:val=&quot;000A65D0&quot;/&gt;&lt;wsp:rsid wsp:val=&quot;000A6E48&quot;/&gt;&lt;wsp:rsid wsp:val=&quot;000A7358&quot;/&gt;&lt;wsp:rsid wsp:val=&quot;000B0332&quot;/&gt;&lt;wsp:rsid wsp:val=&quot;000B03A0&quot;/&gt;&lt;wsp:rsid wsp:val=&quot;000B051E&quot;/&gt;&lt;wsp:rsid wsp:val=&quot;000B077D&quot;/&gt;&lt;wsp:rsid wsp:val=&quot;000B092B&quot;/&gt;&lt;wsp:rsid wsp:val=&quot;000B0B0C&quot;/&gt;&lt;wsp:rsid wsp:val=&quot;000B0CF6&quot;/&gt;&lt;wsp:rsid wsp:val=&quot;000B12E2&quot;/&gt;&lt;wsp:rsid wsp:val=&quot;000B137A&quot;/&gt;&lt;wsp:rsid wsp:val=&quot;000B2CE3&quot;/&gt;&lt;wsp:rsid wsp:val=&quot;000B53C8&quot;/&gt;&lt;wsp:rsid wsp:val=&quot;000B5BD7&quot;/&gt;&lt;wsp:rsid wsp:val=&quot;000B6F1C&quot;/&gt;&lt;wsp:rsid wsp:val=&quot;000B7585&quot;/&gt;&lt;wsp:rsid wsp:val=&quot;000C04AE&quot;/&gt;&lt;wsp:rsid wsp:val=&quot;000C0A12&quot;/&gt;&lt;wsp:rsid wsp:val=&quot;000C0DDB&quot;/&gt;&lt;wsp:rsid wsp:val=&quot;000C176B&quot;/&gt;&lt;wsp:rsid wsp:val=&quot;000C1949&quot;/&gt;&lt;wsp:rsid wsp:val=&quot;000C1C59&quot;/&gt;&lt;wsp:rsid wsp:val=&quot;000C2BBA&quot;/&gt;&lt;wsp:rsid wsp:val=&quot;000C317B&quot;/&gt;&lt;wsp:rsid wsp:val=&quot;000C3917&quot;/&gt;&lt;wsp:rsid wsp:val=&quot;000C65CE&quot;/&gt;&lt;wsp:rsid wsp:val=&quot;000C7D59&quot;/&gt;&lt;wsp:rsid wsp:val=&quot;000D0998&quot;/&gt;&lt;wsp:rsid wsp:val=&quot;000D1D73&quot;/&gt;&lt;wsp:rsid wsp:val=&quot;000D2446&quot;/&gt;&lt;wsp:rsid wsp:val=&quot;000D5CE2&quot;/&gt;&lt;wsp:rsid wsp:val=&quot;000D5F3C&quot;/&gt;&lt;wsp:rsid wsp:val=&quot;000D6BDE&quot;/&gt;&lt;wsp:rsid wsp:val=&quot;000D7EFB&quot;/&gt;&lt;wsp:rsid wsp:val=&quot;000E0A63&quot;/&gt;&lt;wsp:rsid wsp:val=&quot;000E1FEA&quot;/&gt;&lt;wsp:rsid wsp:val=&quot;000E299A&quot;/&gt;&lt;wsp:rsid wsp:val=&quot;000E34A2&quot;/&gt;&lt;wsp:rsid wsp:val=&quot;000E3C4D&quot;/&gt;&lt;wsp:rsid wsp:val=&quot;000E421A&quot;/&gt;&lt;wsp:rsid wsp:val=&quot;000E4224&quot;/&gt;&lt;wsp:rsid wsp:val=&quot;000E4587&quot;/&gt;&lt;wsp:rsid wsp:val=&quot;000E4AAD&quot;/&gt;&lt;wsp:rsid wsp:val=&quot;000E5E74&quot;/&gt;&lt;wsp:rsid wsp:val=&quot;000E666F&quot;/&gt;&lt;wsp:rsid wsp:val=&quot;000E6742&quot;/&gt;&lt;wsp:rsid wsp:val=&quot;000E69ED&quot;/&gt;&lt;wsp:rsid wsp:val=&quot;000E705C&quot;/&gt;&lt;wsp:rsid wsp:val=&quot;000F00E6&quot;/&gt;&lt;wsp:rsid wsp:val=&quot;000F06E6&quot;/&gt;&lt;wsp:rsid wsp:val=&quot;000F16E6&quot;/&gt;&lt;wsp:rsid wsp:val=&quot;000F1836&quot;/&gt;&lt;wsp:rsid wsp:val=&quot;000F1FF8&quot;/&gt;&lt;wsp:rsid wsp:val=&quot;000F221B&quot;/&gt;&lt;wsp:rsid wsp:val=&quot;000F2A3D&quot;/&gt;&lt;wsp:rsid wsp:val=&quot;000F2ADA&quot;/&gt;&lt;wsp:rsid wsp:val=&quot;000F2B8B&quot;/&gt;&lt;wsp:rsid wsp:val=&quot;000F3869&quot;/&gt;&lt;wsp:rsid wsp:val=&quot;000F527A&quot;/&gt;&lt;wsp:rsid wsp:val=&quot;000F5796&quot;/&gt;&lt;wsp:rsid wsp:val=&quot;000F5D81&quot;/&gt;&lt;wsp:rsid wsp:val=&quot;000F67D9&quot;/&gt;&lt;wsp:rsid wsp:val=&quot;000F6BF5&quot;/&gt;&lt;wsp:rsid wsp:val=&quot;000F714F&quot;/&gt;&lt;wsp:rsid wsp:val=&quot;000F771B&quot;/&gt;&lt;wsp:rsid wsp:val=&quot;000F7ADF&quot;/&gt;&lt;wsp:rsid wsp:val=&quot;000F7E61&quot;/&gt;&lt;wsp:rsid wsp:val=&quot;000F7F9B&quot;/&gt;&lt;wsp:rsid wsp:val=&quot;001004BA&quot;/&gt;&lt;wsp:rsid wsp:val=&quot;0010113C&quot;/&gt;&lt;wsp:rsid wsp:val=&quot;0010146B&quot;/&gt;&lt;wsp:rsid wsp:val=&quot;00102558&quot;/&gt;&lt;wsp:rsid wsp:val=&quot;00102F19&quot;/&gt;&lt;wsp:rsid wsp:val=&quot;00103DDE&quot;/&gt;&lt;wsp:rsid wsp:val=&quot;001046B9&quot;/&gt;&lt;wsp:rsid wsp:val=&quot;0010593A&quot;/&gt;&lt;wsp:rsid wsp:val=&quot;001062BB&quot;/&gt;&lt;wsp:rsid wsp:val=&quot;001062E3&quot;/&gt;&lt;wsp:rsid wsp:val=&quot;00111699&quot;/&gt;&lt;wsp:rsid wsp:val=&quot;00111EC5&quot;/&gt;&lt;wsp:rsid wsp:val=&quot;001120E1&quot;/&gt;&lt;wsp:rsid wsp:val=&quot;00112B80&quot;/&gt;&lt;wsp:rsid wsp:val=&quot;001130AA&quot;/&gt;&lt;wsp:rsid wsp:val=&quot;0011666A&quot;/&gt;&lt;wsp:rsid wsp:val=&quot;00116E99&quot;/&gt;&lt;wsp:rsid wsp:val=&quot;001170EE&quot;/&gt;&lt;wsp:rsid wsp:val=&quot;00117230&quot;/&gt;&lt;wsp:rsid wsp:val=&quot;00117298&quot;/&gt;&lt;wsp:rsid wsp:val=&quot;001178B4&quot;/&gt;&lt;wsp:rsid wsp:val=&quot;00117C52&quot;/&gt;&lt;wsp:rsid wsp:val=&quot;00117CEE&quot;/&gt;&lt;wsp:rsid wsp:val=&quot;0012092E&quot;/&gt;&lt;wsp:rsid wsp:val=&quot;001218D1&quot;/&gt;&lt;wsp:rsid wsp:val=&quot;001224BA&quot;/&gt;&lt;wsp:rsid wsp:val=&quot;00123015&quot;/&gt;&lt;wsp:rsid wsp:val=&quot;00126EFF&quot;/&gt;&lt;wsp:rsid wsp:val=&quot;0013168A&quot;/&gt;&lt;wsp:rsid wsp:val=&quot;00131A53&quot;/&gt;&lt;wsp:rsid wsp:val=&quot;00131D8B&quot;/&gt;&lt;wsp:rsid wsp:val=&quot;00132B49&quot;/&gt;&lt;wsp:rsid wsp:val=&quot;00134FF0&quot;/&gt;&lt;wsp:rsid wsp:val=&quot;00141068&quot;/&gt;&lt;wsp:rsid wsp:val=&quot;0014375E&quot;/&gt;&lt;wsp:rsid wsp:val=&quot;00143DF0&quot;/&gt;&lt;wsp:rsid wsp:val=&quot;0014442A&quot;/&gt;&lt;wsp:rsid wsp:val=&quot;001445DC&quot;/&gt;&lt;wsp:rsid wsp:val=&quot;00144BB9&quot;/&gt;&lt;wsp:rsid wsp:val=&quot;001452F5&quot;/&gt;&lt;wsp:rsid wsp:val=&quot;0014576B&quot;/&gt;&lt;wsp:rsid wsp:val=&quot;00147366&quot;/&gt;&lt;wsp:rsid wsp:val=&quot;00150F8A&quot;/&gt;&lt;wsp:rsid wsp:val=&quot;00150FEA&quot;/&gt;&lt;wsp:rsid wsp:val=&quot;0015257E&quot;/&gt;&lt;wsp:rsid wsp:val=&quot;00152B00&quot;/&gt;&lt;wsp:rsid wsp:val=&quot;001535DC&quot;/&gt;&lt;wsp:rsid wsp:val=&quot;00153897&quot;/&gt;&lt;wsp:rsid wsp:val=&quot;00153C49&quot;/&gt;&lt;wsp:rsid wsp:val=&quot;0015496C&quot;/&gt;&lt;wsp:rsid wsp:val=&quot;001551D7&quot;/&gt;&lt;wsp:rsid wsp:val=&quot;001567B0&quot;/&gt;&lt;wsp:rsid wsp:val=&quot;0016070A&quot;/&gt;&lt;wsp:rsid wsp:val=&quot;001614AD&quot;/&gt;&lt;wsp:rsid wsp:val=&quot;0016157A&quot;/&gt;&lt;wsp:rsid wsp:val=&quot;001615B2&quot;/&gt;&lt;wsp:rsid wsp:val=&quot;00161A69&quot;/&gt;&lt;wsp:rsid wsp:val=&quot;00161F94&quot;/&gt;&lt;wsp:rsid wsp:val=&quot;00162227&quot;/&gt;&lt;wsp:rsid wsp:val=&quot;00162633&quot;/&gt;&lt;wsp:rsid wsp:val=&quot;00166A6D&quot;/&gt;&lt;wsp:rsid wsp:val=&quot;00166CAB&quot;/&gt;&lt;wsp:rsid wsp:val=&quot;001672BE&quot;/&gt;&lt;wsp:rsid wsp:val=&quot;00167B24&quot;/&gt;&lt;wsp:rsid wsp:val=&quot;001700B2&quot;/&gt;&lt;wsp:rsid wsp:val=&quot;0017046A&quot;/&gt;&lt;wsp:rsid wsp:val=&quot;00170C39&quot;/&gt;&lt;wsp:rsid wsp:val=&quot;00171F3D&quot;/&gt;&lt;wsp:rsid wsp:val=&quot;00172B34&quot;/&gt;&lt;wsp:rsid wsp:val=&quot;0017462A&quot;/&gt;&lt;wsp:rsid wsp:val=&quot;00174F39&quot;/&gt;&lt;wsp:rsid wsp:val=&quot;0017583C&quot;/&gt;&lt;wsp:rsid wsp:val=&quot;0017658C&quot;/&gt;&lt;wsp:rsid wsp:val=&quot;00177183&quot;/&gt;&lt;wsp:rsid wsp:val=&quot;00177467&quot;/&gt;&lt;wsp:rsid wsp:val=&quot;0018106C&quot;/&gt;&lt;wsp:rsid wsp:val=&quot;00181230&quot;/&gt;&lt;wsp:rsid wsp:val=&quot;001817CD&quot;/&gt;&lt;wsp:rsid wsp:val=&quot;001831F8&quot;/&gt;&lt;wsp:rsid wsp:val=&quot;0018359A&quot;/&gt;&lt;wsp:rsid wsp:val=&quot;0018360D&quot;/&gt;&lt;wsp:rsid wsp:val=&quot;001842FE&quot;/&gt;&lt;wsp:rsid wsp:val=&quot;00184B5D&quot;/&gt;&lt;wsp:rsid wsp:val=&quot;0018604A&quot;/&gt;&lt;wsp:rsid wsp:val=&quot;00191174&quot;/&gt;&lt;wsp:rsid wsp:val=&quot;00192463&quot;/&gt;&lt;wsp:rsid wsp:val=&quot;00192A79&quot;/&gt;&lt;wsp:rsid wsp:val=&quot;00194D45&quot;/&gt;&lt;wsp:rsid wsp:val=&quot;00194E22&quot;/&gt;&lt;wsp:rsid wsp:val=&quot;001954C9&quot;/&gt;&lt;wsp:rsid wsp:val=&quot;00195DCA&quot;/&gt;&lt;wsp:rsid wsp:val=&quot;00195F6E&quot;/&gt;&lt;wsp:rsid wsp:val=&quot;00196569&quot;/&gt;&lt;wsp:rsid wsp:val=&quot;00197BE4&quot;/&gt;&lt;wsp:rsid wsp:val=&quot;001A0056&quot;/&gt;&lt;wsp:rsid wsp:val=&quot;001A0184&quot;/&gt;&lt;wsp:rsid wsp:val=&quot;001A03C2&quot;/&gt;&lt;wsp:rsid wsp:val=&quot;001A3481&quot;/&gt;&lt;wsp:rsid wsp:val=&quot;001A3FD9&quot;/&gt;&lt;wsp:rsid wsp:val=&quot;001A46F9&quot;/&gt;&lt;wsp:rsid wsp:val=&quot;001A4B94&quot;/&gt;&lt;wsp:rsid wsp:val=&quot;001A57A6&quot;/&gt;&lt;wsp:rsid wsp:val=&quot;001A6BC9&quot;/&gt;&lt;wsp:rsid wsp:val=&quot;001A7A1C&quot;/&gt;&lt;wsp:rsid wsp:val=&quot;001ACB90&quot;/&gt;&lt;wsp:rsid wsp:val=&quot;001B0871&quot;/&gt;&lt;wsp:rsid wsp:val=&quot;001B1C4C&quot;/&gt;&lt;wsp:rsid wsp:val=&quot;001B2A62&quot;/&gt;&lt;wsp:rsid wsp:val=&quot;001B3760&quot;/&gt;&lt;wsp:rsid wsp:val=&quot;001B441F&quot;/&gt;&lt;wsp:rsid wsp:val=&quot;001B4B0F&quot;/&gt;&lt;wsp:rsid wsp:val=&quot;001B6791&quot;/&gt;&lt;wsp:rsid wsp:val=&quot;001B7BE3&quot;/&gt;&lt;wsp:rsid wsp:val=&quot;001B7F9F&quot;/&gt;&lt;wsp:rsid wsp:val=&quot;001BFB26&quot;/&gt;&lt;wsp:rsid wsp:val=&quot;001C073F&quot;/&gt;&lt;wsp:rsid wsp:val=&quot;001C0B8A&quot;/&gt;&lt;wsp:rsid wsp:val=&quot;001C2188&quot;/&gt;&lt;wsp:rsid wsp:val=&quot;001C3537&quot;/&gt;&lt;wsp:rsid wsp:val=&quot;001C59B4&quot;/&gt;&lt;wsp:rsid wsp:val=&quot;001C6463&quot;/&gt;&lt;wsp:rsid wsp:val=&quot;001C737E&quot;/&gt;&lt;wsp:rsid wsp:val=&quot;001D0626&quot;/&gt;&lt;wsp:rsid wsp:val=&quot;001D1D1D&quot;/&gt;&lt;wsp:rsid wsp:val=&quot;001D1DE5&quot;/&gt;&lt;wsp:rsid wsp:val=&quot;001D2746&quot;/&gt;&lt;wsp:rsid wsp:val=&quot;001D5A15&quot;/&gt;&lt;wsp:rsid wsp:val=&quot;001D5E38&quot;/&gt;&lt;wsp:rsid wsp:val=&quot;001D6D30&quot;/&gt;&lt;wsp:rsid wsp:val=&quot;001D6F2B&quot;/&gt;&lt;wsp:rsid wsp:val=&quot;001D7604&quot;/&gt;&lt;wsp:rsid wsp:val=&quot;001E02DB&quot;/&gt;&lt;wsp:rsid wsp:val=&quot;001E1EAD&quot;/&gt;&lt;wsp:rsid wsp:val=&quot;001E2494&quot;/&gt;&lt;wsp:rsid wsp:val=&quot;001E2802&quot;/&gt;&lt;wsp:rsid wsp:val=&quot;001E306B&quot;/&gt;&lt;wsp:rsid wsp:val=&quot;001E33D4&quot;/&gt;&lt;wsp:rsid wsp:val=&quot;001E49DC&quot;/&gt;&lt;wsp:rsid wsp:val=&quot;001E4C13&quot;/&gt;&lt;wsp:rsid wsp:val=&quot;001E51F7&quot;/&gt;&lt;wsp:rsid wsp:val=&quot;001E53A8&quot;/&gt;&lt;wsp:rsid wsp:val=&quot;001E67E7&quot;/&gt;&lt;wsp:rsid wsp:val=&quot;001E7381&quot;/&gt;&lt;wsp:rsid wsp:val=&quot;001F0335&quot;/&gt;&lt;wsp:rsid wsp:val=&quot;001F042E&quot;/&gt;&lt;wsp:rsid wsp:val=&quot;001F0EE4&quot;/&gt;&lt;wsp:rsid wsp:val=&quot;001F123C&quot;/&gt;&lt;wsp:rsid wsp:val=&quot;001F1421&quot;/&gt;&lt;wsp:rsid wsp:val=&quot;001F23D7&quot;/&gt;&lt;wsp:rsid wsp:val=&quot;001F341A&quot;/&gt;&lt;wsp:rsid wsp:val=&quot;001F5B65&quot;/&gt;&lt;wsp:rsid wsp:val=&quot;001F5C6B&quot;/&gt;&lt;wsp:rsid wsp:val=&quot;001F7010&quot;/&gt;&lt;wsp:rsid wsp:val=&quot;001F7BC9&quot;/&gt;&lt;wsp:rsid wsp:val=&quot;00200F02&quot;/&gt;&lt;wsp:rsid wsp:val=&quot;002011F3&quot;/&gt;&lt;wsp:rsid wsp:val=&quot;002012AF&quot;/&gt;&lt;wsp:rsid wsp:val=&quot;00201646&quot;/&gt;&lt;wsp:rsid wsp:val=&quot;00202110&quot;/&gt;&lt;wsp:rsid wsp:val=&quot;0020296A&quot;/&gt;&lt;wsp:rsid wsp:val=&quot;00203824&quot;/&gt;&lt;wsp:rsid wsp:val=&quot;00204728&quot;/&gt;&lt;wsp:rsid wsp:val=&quot;00204921&quot;/&gt;&lt;wsp:rsid wsp:val=&quot;00205FD4&quot;/&gt;&lt;wsp:rsid wsp:val=&quot;00207B0C&quot;/&gt;&lt;wsp:rsid wsp:val=&quot;00207C68&quot;/&gt;&lt;wsp:rsid wsp:val=&quot;00211D78&quot;/&gt;&lt;wsp:rsid wsp:val=&quot;00211DDA&quot;/&gt;&lt;wsp:rsid wsp:val=&quot;0021208B&quot;/&gt;&lt;wsp:rsid wsp:val=&quot;002129B2&quot;/&gt;&lt;wsp:rsid wsp:val=&quot;0021315B&quot;/&gt;&lt;wsp:rsid wsp:val=&quot;0021331D&quot;/&gt;&lt;wsp:rsid wsp:val=&quot;002135AC&quot;/&gt;&lt;wsp:rsid wsp:val=&quot;002141FE&quot;/&gt;&lt;wsp:rsid wsp:val=&quot;00216438&quot;/&gt;&lt;wsp:rsid wsp:val=&quot;00216A42&quot;/&gt;&lt;wsp:rsid wsp:val=&quot;002200F8&quot;/&gt;&lt;wsp:rsid wsp:val=&quot;002217CB&quot;/&gt;&lt;wsp:rsid wsp:val=&quot;00222047&quot;/&gt;&lt;wsp:rsid wsp:val=&quot;002221F8&quot;/&gt;&lt;wsp:rsid wsp:val=&quot;00222689&quot;/&gt;&lt;wsp:rsid wsp:val=&quot;0022303F&quot;/&gt;&lt;wsp:rsid wsp:val=&quot;00225448&quot;/&gt;&lt;wsp:rsid wsp:val=&quot;00225576&quot;/&gt;&lt;wsp:rsid wsp:val=&quot;00226BD5&quot;/&gt;&lt;wsp:rsid wsp:val=&quot;00226FFF&quot;/&gt;&lt;wsp:rsid wsp:val=&quot;0022778D&quot;/&gt;&lt;wsp:rsid wsp:val=&quot;0023134D&quot;/&gt;&lt;wsp:rsid wsp:val=&quot;0023197A&quot;/&gt;&lt;wsp:rsid wsp:val=&quot;00234838&quot;/&gt;&lt;wsp:rsid wsp:val=&quot;00236119&quot;/&gt;&lt;wsp:rsid wsp:val=&quot;00237AB1&quot;/&gt;&lt;wsp:rsid wsp:val=&quot;00237B29&quot;/&gt;&lt;wsp:rsid wsp:val=&quot;00240079&quot;/&gt;&lt;wsp:rsid wsp:val=&quot;00240A2A&quot;/&gt;&lt;wsp:rsid wsp:val=&quot;00240ADF&quot;/&gt;&lt;wsp:rsid wsp:val=&quot;00241550&quot;/&gt;&lt;wsp:rsid wsp:val=&quot;00241638&quot;/&gt;&lt;wsp:rsid wsp:val=&quot;0024194D&quot;/&gt;&lt;wsp:rsid wsp:val=&quot;00243E48&quot;/&gt;&lt;wsp:rsid wsp:val=&quot;0024413F&quot;/&gt;&lt;wsp:rsid wsp:val=&quot;00244212&quot;/&gt;&lt;wsp:rsid wsp:val=&quot;002442C5&quot;/&gt;&lt;wsp:rsid wsp:val=&quot;00245562&quot;/&gt;&lt;wsp:rsid wsp:val=&quot;00246F17&quot;/&gt;&lt;wsp:rsid wsp:val=&quot;00247B9A&quot;/&gt;&lt;wsp:rsid wsp:val=&quot;00250439&quot;/&gt;&lt;wsp:rsid wsp:val=&quot;00252C8F&quot;/&gt;&lt;wsp:rsid wsp:val=&quot;00253BBC&quot;/&gt;&lt;wsp:rsid wsp:val=&quot;00253E48&quot;/&gt;&lt;wsp:rsid wsp:val=&quot;0025594F&quot;/&gt;&lt;wsp:rsid wsp:val=&quot;00255F9C&quot;/&gt;&lt;wsp:rsid wsp:val=&quot;002561C2&quot;/&gt;&lt;wsp:rsid wsp:val=&quot;00256673&quot;/&gt;&lt;wsp:rsid wsp:val=&quot;00256816&quot;/&gt;&lt;wsp:rsid wsp:val=&quot;00256A21&quot;/&gt;&lt;wsp:rsid wsp:val=&quot;00261AA4&quot;/&gt;&lt;wsp:rsid wsp:val=&quot;002631C5&quot;/&gt;&lt;wsp:rsid wsp:val=&quot;00263CFD&quot;/&gt;&lt;wsp:rsid wsp:val=&quot;0026430B&quot;/&gt;&lt;wsp:rsid wsp:val=&quot;00264AD3&quot;/&gt;&lt;wsp:rsid wsp:val=&quot;00264D10&quot;/&gt;&lt;wsp:rsid wsp:val=&quot;002657CC&quot;/&gt;&lt;wsp:rsid wsp:val=&quot;00265B16&quot;/&gt;&lt;wsp:rsid wsp:val=&quot;00265E13&quot;/&gt;&lt;wsp:rsid wsp:val=&quot;00265E88&quot;/&gt;&lt;wsp:rsid wsp:val=&quot;00266E80&quot;/&gt;&lt;wsp:rsid wsp:val=&quot;00271CD8&quot;/&gt;&lt;wsp:rsid wsp:val=&quot;002724A8&quot;/&gt;&lt;wsp:rsid wsp:val=&quot;002724BA&quot;/&gt;&lt;wsp:rsid wsp:val=&quot;00273438&quot;/&gt;&lt;wsp:rsid wsp:val=&quot;002740CD&quot;/&gt;&lt;wsp:rsid wsp:val=&quot;00275AFD&quot;/&gt;&lt;wsp:rsid wsp:val=&quot;00276831&quot;/&gt;&lt;wsp:rsid wsp:val=&quot;00276F00&quot;/&gt;&lt;wsp:rsid wsp:val=&quot;00277D36&quot;/&gt;&lt;wsp:rsid wsp:val=&quot;00277ED3&quot;/&gt;&lt;wsp:rsid wsp:val=&quot;002821FC&quot;/&gt;&lt;wsp:rsid wsp:val=&quot;00282839&quot;/&gt;&lt;wsp:rsid wsp:val=&quot;00283CDA&quot;/&gt;&lt;wsp:rsid wsp:val=&quot;002860A4&quot;/&gt;&lt;wsp:rsid wsp:val=&quot;00292400&quot;/&gt;&lt;wsp:rsid wsp:val=&quot;002934BD&quot;/&gt;&lt;wsp:rsid wsp:val=&quot;002937A9&quot;/&gt;&lt;wsp:rsid wsp:val=&quot;002937C3&quot;/&gt;&lt;wsp:rsid wsp:val=&quot;00293896&quot;/&gt;&lt;wsp:rsid wsp:val=&quot;0029424F&quot;/&gt;&lt;wsp:rsid wsp:val=&quot;00294287&quot;/&gt;&lt;wsp:rsid wsp:val=&quot;00294355&quot;/&gt;&lt;wsp:rsid wsp:val=&quot;00295129&quot;/&gt;&lt;wsp:rsid wsp:val=&quot;00295857&quot;/&gt;&lt;wsp:rsid wsp:val=&quot;0029585E&quot;/&gt;&lt;wsp:rsid wsp:val=&quot;0029589F&quot;/&gt;&lt;wsp:rsid wsp:val=&quot;002967B0&quot;/&gt;&lt;wsp:rsid wsp:val=&quot;002A1398&quot;/&gt;&lt;wsp:rsid wsp:val=&quot;002A2611&quot;/&gt;&lt;wsp:rsid wsp:val=&quot;002A3329&quot;/&gt;&lt;wsp:rsid wsp:val=&quot;002A440C&quot;/&gt;&lt;wsp:rsid wsp:val=&quot;002A512E&quot;/&gt;&lt;wsp:rsid wsp:val=&quot;002A5FC5&quot;/&gt;&lt;wsp:rsid wsp:val=&quot;002A729A&quot;/&gt;&lt;wsp:rsid wsp:val=&quot;002B18FF&quot;/&gt;&lt;wsp:rsid wsp:val=&quot;002B199F&quot;/&gt;&lt;wsp:rsid wsp:val=&quot;002B20AA&quot;/&gt;&lt;wsp:rsid wsp:val=&quot;002B378A&quot;/&gt;&lt;wsp:rsid wsp:val=&quot;002B4403&quot;/&gt;&lt;wsp:rsid wsp:val=&quot;002B4C8D&quot;/&gt;&lt;wsp:rsid wsp:val=&quot;002B5587&quot;/&gt;&lt;wsp:rsid wsp:val=&quot;002B5A2D&quot;/&gt;&lt;wsp:rsid wsp:val=&quot;002B6134&quot;/&gt;&lt;wsp:rsid wsp:val=&quot;002B6194&quot;/&gt;&lt;wsp:rsid wsp:val=&quot;002B61CB&quot;/&gt;&lt;wsp:rsid wsp:val=&quot;002B6C6B&quot;/&gt;&lt;wsp:rsid wsp:val=&quot;002B6F28&quot;/&gt;&lt;wsp:rsid wsp:val=&quot;002B7571&quot;/&gt;&lt;wsp:rsid wsp:val=&quot;002B75D6&quot;/&gt;&lt;wsp:rsid wsp:val=&quot;002C04F1&quot;/&gt;&lt;wsp:rsid wsp:val=&quot;002C1057&quot;/&gt;&lt;wsp:rsid wsp:val=&quot;002C2B6F&quot;/&gt;&lt;wsp:rsid wsp:val=&quot;002C3734&quot;/&gt;&lt;wsp:rsid wsp:val=&quot;002C574E&quot;/&gt;&lt;wsp:rsid wsp:val=&quot;002C5BE6&quot;/&gt;&lt;wsp:rsid wsp:val=&quot;002C7C5B&quot;/&gt;&lt;wsp:rsid wsp:val=&quot;002D0258&quot;/&gt;&lt;wsp:rsid wsp:val=&quot;002D0EB2&quot;/&gt;&lt;wsp:rsid wsp:val=&quot;002D1D05&quot;/&gt;&lt;wsp:rsid wsp:val=&quot;002D27F7&quot;/&gt;&lt;wsp:rsid wsp:val=&quot;002D289C&quot;/&gt;&lt;wsp:rsid wsp:val=&quot;002D2DBA&quot;/&gt;&lt;wsp:rsid wsp:val=&quot;002D3BDF&quot;/&gt;&lt;wsp:rsid wsp:val=&quot;002D3D7F&quot;/&gt;&lt;wsp:rsid wsp:val=&quot;002D42C2&quot;/&gt;&lt;wsp:rsid wsp:val=&quot;002D486E&quot;/&gt;&lt;wsp:rsid wsp:val=&quot;002D499C&quot;/&gt;&lt;wsp:rsid wsp:val=&quot;002D5169&quot;/&gt;&lt;wsp:rsid wsp:val=&quot;002D5343&quot;/&gt;&lt;wsp:rsid wsp:val=&quot;002D5A17&quot;/&gt;&lt;wsp:rsid wsp:val=&quot;002D7B93&quot;/&gt;&lt;wsp:rsid wsp:val=&quot;002E05C6&quot;/&gt;&lt;wsp:rsid wsp:val=&quot;002E17A6&quot;/&gt;&lt;wsp:rsid wsp:val=&quot;002E3199&quot;/&gt;&lt;wsp:rsid wsp:val=&quot;002E54D9&quot;/&gt;&lt;wsp:rsid wsp:val=&quot;002F07AF&quot;/&gt;&lt;wsp:rsid wsp:val=&quot;002F3464&quot;/&gt;&lt;wsp:rsid wsp:val=&quot;002F34BB&quot;/&gt;&lt;wsp:rsid wsp:val=&quot;002F3C97&quot;/&gt;&lt;wsp:rsid wsp:val=&quot;002F57A4&quot;/&gt;&lt;wsp:rsid wsp:val=&quot;002F6558&quot;/&gt;&lt;wsp:rsid wsp:val=&quot;002F7CD7&quot;/&gt;&lt;wsp:rsid wsp:val=&quot;002F7FCE&quot;/&gt;&lt;wsp:rsid wsp:val=&quot;003013B4&quot;/&gt;&lt;wsp:rsid wsp:val=&quot;00301B1A&quot;/&gt;&lt;wsp:rsid wsp:val=&quot;003035B7&quot;/&gt;&lt;wsp:rsid wsp:val=&quot;00303CFE&quot;/&gt;&lt;wsp:rsid wsp:val=&quot;0030456F&quot;/&gt;&lt;wsp:rsid wsp:val=&quot;003045E3&quot;/&gt;&lt;wsp:rsid wsp:val=&quot;0030546F&quot;/&gt;&lt;wsp:rsid wsp:val=&quot;00305D8B&quot;/&gt;&lt;wsp:rsid wsp:val=&quot;00305FCC&quot;/&gt;&lt;wsp:rsid wsp:val=&quot;003066E8&quot;/&gt;&lt;wsp:rsid wsp:val=&quot;00307E60&quot;/&gt;&lt;wsp:rsid wsp:val=&quot;00310BBB&quot;/&gt;&lt;wsp:rsid wsp:val=&quot;00311101&quot;/&gt;&lt;wsp:rsid wsp:val=&quot;0031317A&quot;/&gt;&lt;wsp:rsid wsp:val=&quot;00313926&quot;/&gt;&lt;wsp:rsid wsp:val=&quot;00313952&quot;/&gt;&lt;wsp:rsid wsp:val=&quot;003142E1&quot;/&gt;&lt;wsp:rsid wsp:val=&quot;00315FF7&quot;/&gt;&lt;wsp:rsid wsp:val=&quot;003175CE&quot;/&gt;&lt;wsp:rsid wsp:val=&quot;00317CFE&quot;/&gt;&lt;wsp:rsid wsp:val=&quot;00320972&quot;/&gt;&lt;wsp:rsid wsp:val=&quot;00321390&quot;/&gt;&lt;wsp:rsid wsp:val=&quot;0032161A&quot;/&gt;&lt;wsp:rsid wsp:val=&quot;00321CF9&quot;/&gt;&lt;wsp:rsid wsp:val=&quot;00322107&quot;/&gt;&lt;wsp:rsid wsp:val=&quot;003239A0&quot;/&gt;&lt;wsp:rsid wsp:val=&quot;00323F02&quot;/&gt;&lt;wsp:rsid wsp:val=&quot;00325716&quot;/&gt;&lt;wsp:rsid wsp:val=&quot;00326362&quot;/&gt;&lt;wsp:rsid wsp:val=&quot;00326590&quot;/&gt;&lt;wsp:rsid wsp:val=&quot;00326B5D&quot;/&gt;&lt;wsp:rsid wsp:val=&quot;0032712E&quot;/&gt;&lt;wsp:rsid wsp:val=&quot;0033191A&quot;/&gt;&lt;wsp:rsid wsp:val=&quot;00331EF5&quot;/&gt;&lt;wsp:rsid wsp:val=&quot;00332430&quot;/&gt;&lt;wsp:rsid wsp:val=&quot;00333118&quot;/&gt;&lt;wsp:rsid wsp:val=&quot;00333511&quot;/&gt;&lt;wsp:rsid wsp:val=&quot;00333694&quot;/&gt;&lt;wsp:rsid wsp:val=&quot;00333F1E&quot;/&gt;&lt;wsp:rsid wsp:val=&quot;00336ADB&quot;/&gt;&lt;wsp:rsid wsp:val=&quot;0033782C&quot;/&gt;&lt;wsp:rsid wsp:val=&quot;00337C84&quot;/&gt;&lt;wsp:rsid wsp:val=&quot;0034049C&quot;/&gt;&lt;wsp:rsid wsp:val=&quot;0034163B&quot;/&gt;&lt;wsp:rsid wsp:val=&quot;00341AF2&quot;/&gt;&lt;wsp:rsid wsp:val=&quot;00343C4C&quot;/&gt;&lt;wsp:rsid wsp:val=&quot;00344A7F&quot;/&gt;&lt;wsp:rsid wsp:val=&quot;00345DBF&quot;/&gt;&lt;wsp:rsid wsp:val=&quot;003469C0&quot;/&gt;&lt;wsp:rsid wsp:val=&quot;00346EFE&quot;/&gt;&lt;wsp:rsid wsp:val=&quot;003502EC&quot;/&gt;&lt;wsp:rsid wsp:val=&quot;00350D8B&quot;/&gt;&lt;wsp:rsid wsp:val=&quot;00350E4F&quot;/&gt;&lt;wsp:rsid wsp:val=&quot;0035202A&quot;/&gt;&lt;wsp:rsid wsp:val=&quot;00353041&quot;/&gt;&lt;wsp:rsid wsp:val=&quot;0035311A&quot;/&gt;&lt;wsp:rsid wsp:val=&quot;0035394D&quot;/&gt;&lt;wsp:rsid wsp:val=&quot;00353C6B&quot;/&gt;&lt;wsp:rsid wsp:val=&quot;00353CA2&quot;/&gt;&lt;wsp:rsid wsp:val=&quot;00353CD0&quot;/&gt;&lt;wsp:rsid wsp:val=&quot;00355262&quot;/&gt;&lt;wsp:rsid wsp:val=&quot;00355DF7&quot;/&gt;&lt;wsp:rsid wsp:val=&quot;00355F5F&quot;/&gt;&lt;wsp:rsid wsp:val=&quot;003569FD&quot;/&gt;&lt;wsp:rsid wsp:val=&quot;00357223&quot;/&gt;&lt;wsp:rsid wsp:val=&quot;003576AA&quot;/&gt;&lt;wsp:rsid wsp:val=&quot;00364C49&quot;/&gt;&lt;wsp:rsid wsp:val=&quot;00365AC1&quot;/&gt;&lt;wsp:rsid wsp:val=&quot;00366BEE&quot;/&gt;&lt;wsp:rsid wsp:val=&quot;00370013&quot;/&gt;&lt;wsp:rsid wsp:val=&quot;0037011B&quot;/&gt;&lt;wsp:rsid wsp:val=&quot;00370795&quot;/&gt;&lt;wsp:rsid wsp:val=&quot;00372009&quot;/&gt;&lt;wsp:rsid wsp:val=&quot;0037237A&quot;/&gt;&lt;wsp:rsid wsp:val=&quot;003726A5&quot;/&gt;&lt;wsp:rsid wsp:val=&quot;00372AF2&quot;/&gt;&lt;wsp:rsid wsp:val=&quot;00374844&quot;/&gt;&lt;wsp:rsid wsp:val=&quot;00376603&quot;/&gt;&lt;wsp:rsid wsp:val=&quot;003771D8&quot;/&gt;&lt;wsp:rsid wsp:val=&quot;00377319&quot;/&gt;&lt;wsp:rsid wsp:val=&quot;00381219&quot;/&gt;&lt;wsp:rsid wsp:val=&quot;003817ED&quot;/&gt;&lt;wsp:rsid wsp:val=&quot;0038382D&quot;/&gt;&lt;wsp:rsid wsp:val=&quot;0038460A&quot;/&gt;&lt;wsp:rsid wsp:val=&quot;00384FFB&quot;/&gt;&lt;wsp:rsid wsp:val=&quot;00385518&quot;/&gt;&lt;wsp:rsid wsp:val=&quot;00386FF8&quot;/&gt;&lt;wsp:rsid wsp:val=&quot;00387067&quot;/&gt;&lt;wsp:rsid wsp:val=&quot;003875A5&quot;/&gt;&lt;wsp:rsid wsp:val=&quot;003879F3&quot;/&gt;&lt;wsp:rsid wsp:val=&quot;00387A32&quot;/&gt;&lt;wsp:rsid wsp:val=&quot;003904BB&quot;/&gt;&lt;wsp:rsid wsp:val=&quot;003909D1&quot;/&gt;&lt;wsp:rsid wsp:val=&quot;00390AE6&quot;/&gt;&lt;wsp:rsid wsp:val=&quot;00390D47&quot;/&gt;&lt;wsp:rsid wsp:val=&quot;003913CC&quot;/&gt;&lt;wsp:rsid wsp:val=&quot;0039208D&quot;/&gt;&lt;wsp:rsid wsp:val=&quot;0039284A&quot;/&gt;&lt;wsp:rsid wsp:val=&quot;003928E1&quot;/&gt;&lt;wsp:rsid wsp:val=&quot;00392A7C&quot;/&gt;&lt;wsp:rsid wsp:val=&quot;00393305&quot;/&gt;&lt;wsp:rsid wsp:val=&quot;003933F8&quot;/&gt;&lt;wsp:rsid wsp:val=&quot;003937E4&quot;/&gt;&lt;wsp:rsid wsp:val=&quot;00394669&quot;/&gt;&lt;wsp:rsid wsp:val=&quot;00394838&quot;/&gt;&lt;wsp:rsid wsp:val=&quot;00395B68&quot;/&gt;&lt;wsp:rsid wsp:val=&quot;00395C4D&quot;/&gt;&lt;wsp:rsid wsp:val=&quot;00397A39&quot;/&gt;&lt;wsp:rsid wsp:val=&quot;003A0A22&quot;/&gt;&lt;wsp:rsid wsp:val=&quot;003A0D34&quot;/&gt;&lt;wsp:rsid wsp:val=&quot;003A0DD4&quot;/&gt;&lt;wsp:rsid wsp:val=&quot;003A1B5E&quot;/&gt;&lt;wsp:rsid wsp:val=&quot;003A29DE&quot;/&gt;&lt;wsp:rsid wsp:val=&quot;003A45E3&quot;/&gt;&lt;wsp:rsid wsp:val=&quot;003A7F68&quot;/&gt;&lt;wsp:rsid wsp:val=&quot;003B01CF&quot;/&gt;&lt;wsp:rsid wsp:val=&quot;003B117C&quot;/&gt;&lt;wsp:rsid wsp:val=&quot;003B149E&quot;/&gt;&lt;wsp:rsid wsp:val=&quot;003B21A9&quot;/&gt;&lt;wsp:rsid wsp:val=&quot;003B2EC4&quot;/&gt;&lt;wsp:rsid wsp:val=&quot;003B35F5&quot;/&gt;&lt;wsp:rsid wsp:val=&quot;003B4C33&quot;/&gt;&lt;wsp:rsid wsp:val=&quot;003B5114&quot;/&gt;&lt;wsp:rsid wsp:val=&quot;003B61F2&quot;/&gt;&lt;wsp:rsid wsp:val=&quot;003B62AA&quot;/&gt;&lt;wsp:rsid wsp:val=&quot;003B6A25&quot;/&gt;&lt;wsp:rsid wsp:val=&quot;003C13B1&quot;/&gt;&lt;wsp:rsid wsp:val=&quot;003C25BB&quot;/&gt;&lt;wsp:rsid wsp:val=&quot;003C3F48&quot;/&gt;&lt;wsp:rsid wsp:val=&quot;003C43A6&quot;/&gt;&lt;wsp:rsid wsp:val=&quot;003C4710&quot;/&gt;&lt;wsp:rsid wsp:val=&quot;003C56A5&quot;/&gt;&lt;wsp:rsid wsp:val=&quot;003C5ADB&quot;/&gt;&lt;wsp:rsid wsp:val=&quot;003C5B0E&quot;/&gt;&lt;wsp:rsid wsp:val=&quot;003C5C1D&quot;/&gt;&lt;wsp:rsid wsp:val=&quot;003C6580&quot;/&gt;&lt;wsp:rsid wsp:val=&quot;003D116D&quot;/&gt;&lt;wsp:rsid wsp:val=&quot;003D1621&quot;/&gt;&lt;wsp:rsid wsp:val=&quot;003D1A65&quot;/&gt;&lt;wsp:rsid wsp:val=&quot;003D2003&quot;/&gt;&lt;wsp:rsid wsp:val=&quot;003D38CC&quot;/&gt;&lt;wsp:rsid wsp:val=&quot;003D472F&quot;/&gt;&lt;wsp:rsid wsp:val=&quot;003D50E1&quot;/&gt;&lt;wsp:rsid wsp:val=&quot;003D57D9&quot;/&gt;&lt;wsp:rsid wsp:val=&quot;003D79C6&quot;/&gt;&lt;wsp:rsid wsp:val=&quot;003E0059&quot;/&gt;&lt;wsp:rsid wsp:val=&quot;003E04F3&quot;/&gt;&lt;wsp:rsid wsp:val=&quot;003E0B7B&quot;/&gt;&lt;wsp:rsid wsp:val=&quot;003E121C&quot;/&gt;&lt;wsp:rsid wsp:val=&quot;003E383B&quot;/&gt;&lt;wsp:rsid wsp:val=&quot;003E3AE7&quot;/&gt;&lt;wsp:rsid wsp:val=&quot;003E5040&quot;/&gt;&lt;wsp:rsid wsp:val=&quot;003E54DC&quot;/&gt;&lt;wsp:rsid wsp:val=&quot;003E58B3&quot;/&gt;&lt;wsp:rsid wsp:val=&quot;003E73CD&quot;/&gt;&lt;wsp:rsid wsp:val=&quot;003E7778&quot;/&gt;&lt;wsp:rsid wsp:val=&quot;003EADEF&quot;/&gt;&lt;wsp:rsid wsp:val=&quot;003F0001&quot;/&gt;&lt;wsp:rsid wsp:val=&quot;003F2121&quot;/&gt;&lt;wsp:rsid wsp:val=&quot;003F254D&quot;/&gt;&lt;wsp:rsid wsp:val=&quot;003F2B7B&quot;/&gt;&lt;wsp:rsid wsp:val=&quot;003F5F45&quot;/&gt;&lt;wsp:rsid wsp:val=&quot;003F662A&quot;/&gt;&lt;wsp:rsid wsp:val=&quot;003F6ABF&quot;/&gt;&lt;wsp:rsid wsp:val=&quot;003F745B&quot;/&gt;&lt;wsp:rsid wsp:val=&quot;003F798B&quot;/&gt;&lt;wsp:rsid wsp:val=&quot;003F7A40&quot;/&gt;&lt;wsp:rsid wsp:val=&quot;0040106A&quot;/&gt;&lt;wsp:rsid wsp:val=&quot;004017CF&quot;/&gt;&lt;wsp:rsid wsp:val=&quot;00401DE6&quot;/&gt;&lt;wsp:rsid wsp:val=&quot;00401F24&quot;/&gt;&lt;wsp:rsid wsp:val=&quot;00402169&quot;/&gt;&lt;wsp:rsid wsp:val=&quot;00403AC2&quot;/&gt;&lt;wsp:rsid wsp:val=&quot;00404284&quot;/&gt;&lt;wsp:rsid wsp:val=&quot;004046CA&quot;/&gt;&lt;wsp:rsid wsp:val=&quot;004049A4&quot;/&gt;&lt;wsp:rsid wsp:val=&quot;00406426&quot;/&gt;&lt;wsp:rsid wsp:val=&quot;004079BF&quot;/&gt;&lt;wsp:rsid wsp:val=&quot;00407DAC&quot;/&gt;&lt;wsp:rsid wsp:val=&quot;004119A6&quot;/&gt;&lt;wsp:rsid wsp:val=&quot;00411A8B&quot;/&gt;&lt;wsp:rsid wsp:val=&quot;00411E91&quot;/&gt;&lt;wsp:rsid wsp:val=&quot;004126C8&quot;/&gt;&lt;wsp:rsid wsp:val=&quot;00412AAA&quot;/&gt;&lt;wsp:rsid wsp:val=&quot;00414663&quot;/&gt;&lt;wsp:rsid wsp:val=&quot;00415D32&quot;/&gt;&lt;wsp:rsid wsp:val=&quot;00417165&quot;/&gt;&lt;wsp:rsid wsp:val=&quot;004173CD&quot;/&gt;&lt;wsp:rsid wsp:val=&quot;0041751B&quot;/&gt;&lt;wsp:rsid wsp:val=&quot;004175C5&quot;/&gt;&lt;wsp:rsid wsp:val=&quot;004176D8&quot;/&gt;&lt;wsp:rsid wsp:val=&quot;00417E90&quot;/&gt;&lt;wsp:rsid wsp:val=&quot;004213D7&quot;/&gt;&lt;wsp:rsid wsp:val=&quot;00421FA3&quot;/&gt;&lt;wsp:rsid wsp:val=&quot;00422A42&quot;/&gt;&lt;wsp:rsid wsp:val=&quot;00422BEF&quot;/&gt;&lt;wsp:rsid wsp:val=&quot;00423AD7&quot;/&gt;&lt;wsp:rsid wsp:val=&quot;00423BFB&quot;/&gt;&lt;wsp:rsid wsp:val=&quot;00424AC8&quot;/&gt;&lt;wsp:rsid wsp:val=&quot;00425060&quot;/&gt;&lt;wsp:rsid wsp:val=&quot;004253B8&quot;/&gt;&lt;wsp:rsid wsp:val=&quot;00426605&quot;/&gt;&lt;wsp:rsid wsp:val=&quot;00427F59&quot;/&gt;&lt;wsp:rsid wsp:val=&quot;00431C9B&quot;/&gt;&lt;wsp:rsid wsp:val=&quot;00432CA7&quot;/&gt;&lt;wsp:rsid wsp:val=&quot;00433170&quot;/&gt;&lt;wsp:rsid wsp:val=&quot;004336DF&quot;/&gt;&lt;wsp:rsid wsp:val=&quot;00434010&quot;/&gt;&lt;wsp:rsid wsp:val=&quot;00434123&quot;/&gt;&lt;wsp:rsid wsp:val=&quot;004346CA&quot;/&gt;&lt;wsp:rsid wsp:val=&quot;004359EF&quot;/&gt;&lt;wsp:rsid wsp:val=&quot;00435F1C&quot;/&gt;&lt;wsp:rsid wsp:val=&quot;0043622C&quot;/&gt;&lt;wsp:rsid wsp:val=&quot;00436A47&quot;/&gt;&lt;wsp:rsid wsp:val=&quot;00437A75&quot;/&gt;&lt;wsp:rsid wsp:val=&quot;00441245&quot;/&gt;&lt;wsp:rsid wsp:val=&quot;0044185F&quot;/&gt;&lt;wsp:rsid wsp:val=&quot;00441E4C&quot;/&gt;&lt;wsp:rsid wsp:val=&quot;00441E65&quot;/&gt;&lt;wsp:rsid wsp:val=&quot;00442458&quot;/&gt;&lt;wsp:rsid wsp:val=&quot;00442D45&quot;/&gt;&lt;wsp:rsid wsp:val=&quot;004431CE&quot;/&gt;&lt;wsp:rsid wsp:val=&quot;00443393&quot;/&gt;&lt;wsp:rsid wsp:val=&quot;00443B6B&quot;/&gt;&lt;wsp:rsid wsp:val=&quot;00444813&quot;/&gt;&lt;wsp:rsid wsp:val=&quot;00444836&quot;/&gt;&lt;wsp:rsid wsp:val=&quot;00444D13&quot;/&gt;&lt;wsp:rsid wsp:val=&quot;00447B1C&quot;/&gt;&lt;wsp:rsid wsp:val=&quot;004505E1&quot;/&gt;&lt;wsp:rsid wsp:val=&quot;00450D96&quot;/&gt;&lt;wsp:rsid wsp:val=&quot;004519CF&quot;/&gt;&lt;wsp:rsid wsp:val=&quot;0045234B&quot;/&gt;&lt;wsp:rsid wsp:val=&quot;004526FB&quot;/&gt;&lt;wsp:rsid wsp:val=&quot;00453692&quot;/&gt;&lt;wsp:rsid wsp:val=&quot;00455044&quot;/&gt;&lt;wsp:rsid wsp:val=&quot;00455571&quot;/&gt;&lt;wsp:rsid wsp:val=&quot;00456C59&quot;/&gt;&lt;wsp:rsid wsp:val=&quot;00456F02&quot;/&gt;&lt;wsp:rsid wsp:val=&quot;0046215A&quot;/&gt;&lt;wsp:rsid wsp:val=&quot;00462814&quot;/&gt;&lt;wsp:rsid wsp:val=&quot;00463818&quot;/&gt;&lt;wsp:rsid wsp:val=&quot;004639C4&quot;/&gt;&lt;wsp:rsid wsp:val=&quot;004639E7&quot;/&gt;&lt;wsp:rsid wsp:val=&quot;00465841&quot;/&gt;&lt;wsp:rsid wsp:val=&quot;00465D31&quot;/&gt;&lt;wsp:rsid wsp:val=&quot;004664E7&quot;/&gt;&lt;wsp:rsid wsp:val=&quot;00466E39&quot;/&gt;&lt;wsp:rsid wsp:val=&quot;00467A0C&quot;/&gt;&lt;wsp:rsid wsp:val=&quot;004701FC&quot;/&gt;&lt;wsp:rsid wsp:val=&quot;00470ED1&quot;/&gt;&lt;wsp:rsid wsp:val=&quot;00470F05&quot;/&gt;&lt;wsp:rsid wsp:val=&quot;0047119D&quot;/&gt;&lt;wsp:rsid wsp:val=&quot;00472A92&quot;/&gt;&lt;wsp:rsid wsp:val=&quot;00475813&quot;/&gt;&lt;wsp:rsid wsp:val=&quot;004763DB&quot;/&gt;&lt;wsp:rsid wsp:val=&quot;004772B8&quot;/&gt;&lt;wsp:rsid wsp:val=&quot;00480111&quot;/&gt;&lt;wsp:rsid wsp:val=&quot;00481610&quot;/&gt;&lt;wsp:rsid wsp:val=&quot;0048224A&quot;/&gt;&lt;wsp:rsid wsp:val=&quot;00482B32&quot;/&gt;&lt;wsp:rsid wsp:val=&quot;00485C43&quot;/&gt;&lt;wsp:rsid wsp:val=&quot;00485E4E&quot;/&gt;&lt;wsp:rsid wsp:val=&quot;00486B9D&quot;/&gt;&lt;wsp:rsid wsp:val=&quot;00487096&quot;/&gt;&lt;wsp:rsid wsp:val=&quot;00487BB8&quot;/&gt;&lt;wsp:rsid wsp:val=&quot;00490E36&quot;/&gt;&lt;wsp:rsid wsp:val=&quot;00490E71&quot;/&gt;&lt;wsp:rsid wsp:val=&quot;004919A2&quot;/&gt;&lt;wsp:rsid wsp:val=&quot;00491BB0&quot;/&gt;&lt;wsp:rsid wsp:val=&quot;00491DA5&quot;/&gt;&lt;wsp:rsid wsp:val=&quot;00492000&quot;/&gt;&lt;wsp:rsid wsp:val=&quot;0049293E&quot;/&gt;&lt;wsp:rsid wsp:val=&quot;00493EBC&quot;/&gt;&lt;wsp:rsid wsp:val=&quot;00494908&quot;/&gt;&lt;wsp:rsid wsp:val=&quot;00494FCD&quot;/&gt;&lt;wsp:rsid wsp:val=&quot;004950EC&quot;/&gt;&lt;wsp:rsid wsp:val=&quot;00495580&quot;/&gt;&lt;wsp:rsid wsp:val=&quot;00497CB7&quot;/&gt;&lt;wsp:rsid wsp:val=&quot;00497CD1&quot;/&gt;&lt;wsp:rsid wsp:val=&quot;004A0D24&quot;/&gt;&lt;wsp:rsid wsp:val=&quot;004A1D03&quot;/&gt;&lt;wsp:rsid wsp:val=&quot;004A24FD&quot;/&gt;&lt;wsp:rsid wsp:val=&quot;004A3B42&quot;/&gt;&lt;wsp:rsid wsp:val=&quot;004A41AA&quot;/&gt;&lt;wsp:rsid wsp:val=&quot;004A6B32&quot;/&gt;&lt;wsp:rsid wsp:val=&quot;004A7E47&quot;/&gt;&lt;wsp:rsid wsp:val=&quot;004B1512&quot;/&gt;&lt;wsp:rsid wsp:val=&quot;004B425A&quot;/&gt;&lt;wsp:rsid wsp:val=&quot;004B546C&quot;/&gt;&lt;wsp:rsid wsp:val=&quot;004B598B&quot;/&gt;&lt;wsp:rsid wsp:val=&quot;004B674B&quot;/&gt;&lt;wsp:rsid wsp:val=&quot;004B7024&quot;/&gt;&lt;wsp:rsid wsp:val=&quot;004B7879&quot;/&gt;&lt;wsp:rsid wsp:val=&quot;004C0082&quot;/&gt;&lt;wsp:rsid wsp:val=&quot;004C1014&quot;/&gt;&lt;wsp:rsid wsp:val=&quot;004C1BE8&quot;/&gt;&lt;wsp:rsid wsp:val=&quot;004C1F50&quot;/&gt;&lt;wsp:rsid wsp:val=&quot;004C2646&quot;/&gt;&lt;wsp:rsid wsp:val=&quot;004C2F85&quot;/&gt;&lt;wsp:rsid wsp:val=&quot;004C5033&quot;/&gt;&lt;wsp:rsid wsp:val=&quot;004C588E&quot;/&gt;&lt;wsp:rsid wsp:val=&quot;004C5B7C&quot;/&gt;&lt;wsp:rsid wsp:val=&quot;004C5EB8&quot;/&gt;&lt;wsp:rsid wsp:val=&quot;004C6D75&quot;/&gt;&lt;wsp:rsid wsp:val=&quot;004C7687&quot;/&gt;&lt;wsp:rsid wsp:val=&quot;004D1528&quot;/&gt;&lt;wsp:rsid wsp:val=&quot;004D17BD&quot;/&gt;&lt;wsp:rsid wsp:val=&quot;004D27E8&quot;/&gt;&lt;wsp:rsid wsp:val=&quot;004D2E46&quot;/&gt;&lt;wsp:rsid wsp:val=&quot;004D4FC4&quot;/&gt;&lt;wsp:rsid wsp:val=&quot;004D51D8&quot;/&gt;&lt;wsp:rsid wsp:val=&quot;004D5439&quot;/&gt;&lt;wsp:rsid wsp:val=&quot;004D61F9&quot;/&gt;&lt;wsp:rsid wsp:val=&quot;004D642B&quot;/&gt;&lt;wsp:rsid wsp:val=&quot;004D6B1C&quot;/&gt;&lt;wsp:rsid wsp:val=&quot;004D717F&quot;/&gt;&lt;wsp:rsid wsp:val=&quot;004E0355&quot;/&gt;&lt;wsp:rsid wsp:val=&quot;004E0506&quot;/&gt;&lt;wsp:rsid wsp:val=&quot;004E1F1A&quot;/&gt;&lt;wsp:rsid wsp:val=&quot;004E2490&quot;/&gt;&lt;wsp:rsid wsp:val=&quot;004E352F&quot;/&gt;&lt;wsp:rsid wsp:val=&quot;004E382E&quot;/&gt;&lt;wsp:rsid wsp:val=&quot;004E4D46&quot;/&gt;&lt;wsp:rsid wsp:val=&quot;004E5DFB&quot;/&gt;&lt;wsp:rsid wsp:val=&quot;004E6167&quot;/&gt;&lt;wsp:rsid wsp:val=&quot;004E7C9C&quot;/&gt;&lt;wsp:rsid wsp:val=&quot;004F03C6&quot;/&gt;&lt;wsp:rsid wsp:val=&quot;004F0B25&quot;/&gt;&lt;wsp:rsid wsp:val=&quot;004F0F07&quot;/&gt;&lt;wsp:rsid wsp:val=&quot;004F145A&quot;/&gt;&lt;wsp:rsid wsp:val=&quot;004F1F83&quot;/&gt;&lt;wsp:rsid wsp:val=&quot;004F2D2E&quot;/&gt;&lt;wsp:rsid wsp:val=&quot;004F35F4&quot;/&gt;&lt;wsp:rsid wsp:val=&quot;004F4A13&quot;/&gt;&lt;wsp:rsid wsp:val=&quot;004F5A52&quot;/&gt;&lt;wsp:rsid wsp:val=&quot;004F5E19&quot;/&gt;&lt;wsp:rsid wsp:val=&quot;004F651D&quot;/&gt;&lt;wsp:rsid wsp:val=&quot;004F7649&quot;/&gt;&lt;wsp:rsid wsp:val=&quot;004F765E&quot;/&gt;&lt;wsp:rsid wsp:val=&quot;00500169&quot;/&gt;&lt;wsp:rsid wsp:val=&quot;005014C3&quot;/&gt;&lt;wsp:rsid wsp:val=&quot;00503357&quot;/&gt;&lt;wsp:rsid wsp:val=&quot;00503969&quot;/&gt;&lt;wsp:rsid wsp:val=&quot;00503F68&quot;/&gt;&lt;wsp:rsid wsp:val=&quot;00504A89&quot;/&gt;&lt;wsp:rsid wsp:val=&quot;00504EDE&quot;/&gt;&lt;wsp:rsid wsp:val=&quot;005060C3&quot;/&gt;&lt;wsp:rsid wsp:val=&quot;00506588&quot;/&gt;&lt;wsp:rsid wsp:val=&quot;005077E4&quot;/&gt;&lt;wsp:rsid wsp:val=&quot;00507D55&quot;/&gt;&lt;wsp:rsid wsp:val=&quot;0051024A&quot;/&gt;&lt;wsp:rsid wsp:val=&quot;0051057A&quot;/&gt;&lt;wsp:rsid wsp:val=&quot;00511785&quot;/&gt;&lt;wsp:rsid wsp:val=&quot;005144C2&quot;/&gt;&lt;wsp:rsid wsp:val=&quot;0051551E&quot;/&gt;&lt;wsp:rsid wsp:val=&quot;005237BA&quot;/&gt;&lt;wsp:rsid wsp:val=&quot;00523BE9&quot;/&gt;&lt;wsp:rsid wsp:val=&quot;00523FD1&quot;/&gt;&lt;wsp:rsid wsp:val=&quot;0052490C&quot;/&gt;&lt;wsp:rsid wsp:val=&quot;00527DD2&quot;/&gt;&lt;wsp:rsid wsp:val=&quot;00530680&quot;/&gt;&lt;wsp:rsid wsp:val=&quot;0053115D&quot;/&gt;&lt;wsp:rsid wsp:val=&quot;00532AD2&quot;/&gt;&lt;wsp:rsid wsp:val=&quot;00532C13&quot;/&gt;&lt;wsp:rsid wsp:val=&quot;00532E03&quot;/&gt;&lt;wsp:rsid wsp:val=&quot;00533587&quot;/&gt;&lt;wsp:rsid wsp:val=&quot;00533A6D&quot;/&gt;&lt;wsp:rsid wsp:val=&quot;00535853&quot;/&gt;&lt;wsp:rsid wsp:val=&quot;00536CA6&quot;/&gt;&lt;wsp:rsid wsp:val=&quot;00537E99&quot;/&gt;&lt;wsp:rsid wsp:val=&quot;005410C6&quot;/&gt;&lt;wsp:rsid wsp:val=&quot;005420D7&quot;/&gt;&lt;wsp:rsid wsp:val=&quot;00542C73&quot;/&gt;&lt;wsp:rsid wsp:val=&quot;00544E17&quot;/&gt;&lt;wsp:rsid wsp:val=&quot;00544FBE&quot;/&gt;&lt;wsp:rsid wsp:val=&quot;005462D6&quot;/&gt;&lt;wsp:rsid wsp:val=&quot;00547FAC&quot;/&gt;&lt;wsp:rsid wsp:val=&quot;00552DE5&quot;/&gt;&lt;wsp:rsid wsp:val=&quot;00552EB2&quot;/&gt;&lt;wsp:rsid wsp:val=&quot;00554BB5&quot;/&gt;&lt;wsp:rsid wsp:val=&quot;00554D8A&quot;/&gt;&lt;wsp:rsid wsp:val=&quot;00555335&quot;/&gt;&lt;wsp:rsid wsp:val=&quot;00556239&quot;/&gt;&lt;wsp:rsid wsp:val=&quot;0055658D&quot;/&gt;&lt;wsp:rsid wsp:val=&quot;005608D8&quot;/&gt;&lt;wsp:rsid wsp:val=&quot;00560984&quot;/&gt;&lt;wsp:rsid wsp:val=&quot;00560F67&quot;/&gt;&lt;wsp:rsid wsp:val=&quot;00561E9C&quot;/&gt;&lt;wsp:rsid wsp:val=&quot;005620F2&quot;/&gt;&lt;wsp:rsid wsp:val=&quot;00563F1C&quot;/&gt;&lt;wsp:rsid wsp:val=&quot;00564F81&quot;/&gt;&lt;wsp:rsid wsp:val=&quot;005718D7&quot;/&gt;&lt;wsp:rsid wsp:val=&quot;00571D57&quot;/&gt;&lt;wsp:rsid wsp:val=&quot;0057222F&quot;/&gt;&lt;wsp:rsid wsp:val=&quot;00572BB2&quot;/&gt;&lt;wsp:rsid wsp:val=&quot;0057621F&quot;/&gt;&lt;wsp:rsid wsp:val=&quot;00576632&quot;/&gt;&lt;wsp:rsid wsp:val=&quot;005819B2&quot;/&gt;&lt;wsp:rsid wsp:val=&quot;00581C82&quot;/&gt;&lt;wsp:rsid wsp:val=&quot;00581DEB&quot;/&gt;&lt;wsp:rsid wsp:val=&quot;00582089&quot;/&gt;&lt;wsp:rsid wsp:val=&quot;005827BD&quot;/&gt;&lt;wsp:rsid wsp:val=&quot;00583B2D&quot;/&gt;&lt;wsp:rsid wsp:val=&quot;005857B0&quot;/&gt;&lt;wsp:rsid wsp:val=&quot;00585B7F&quot;/&gt;&lt;wsp:rsid wsp:val=&quot;00585E06&quot;/&gt;&lt;wsp:rsid wsp:val=&quot;00586386&quot;/&gt;&lt;wsp:rsid wsp:val=&quot;0058647A&quot;/&gt;&lt;wsp:rsid wsp:val=&quot;005865AC&quot;/&gt;&lt;wsp:rsid wsp:val=&quot;00590321&quot;/&gt;&lt;wsp:rsid wsp:val=&quot;0059068D&quot;/&gt;&lt;wsp:rsid wsp:val=&quot;00590990&quot;/&gt;&lt;wsp:rsid wsp:val=&quot;005910D8&quot;/&gt;&lt;wsp:rsid wsp:val=&quot;00591F3E&quot;/&gt;&lt;wsp:rsid wsp:val=&quot;00592121&quot;/&gt;&lt;wsp:rsid wsp:val=&quot;0059387C&quot;/&gt;&lt;wsp:rsid wsp:val=&quot;0059501B&quot;/&gt;&lt;wsp:rsid wsp:val=&quot;0059545B&quot;/&gt;&lt;wsp:rsid wsp:val=&quot;005A2560&quot;/&gt;&lt;wsp:rsid wsp:val=&quot;005A3607&quot;/&gt;&lt;wsp:rsid wsp:val=&quot;005A4426&quot;/&gt;&lt;wsp:rsid wsp:val=&quot;005A589A&quot;/&gt;&lt;wsp:rsid wsp:val=&quot;005B0598&quot;/&gt;&lt;wsp:rsid wsp:val=&quot;005B2A92&quot;/&gt;&lt;wsp:rsid wsp:val=&quot;005B310E&quot;/&gt;&lt;wsp:rsid wsp:val=&quot;005B35E8&quot;/&gt;&lt;wsp:rsid wsp:val=&quot;005B3C74&quot;/&gt;&lt;wsp:rsid wsp:val=&quot;005B472F&quot;/&gt;&lt;wsp:rsid wsp:val=&quot;005B4930&quot;/&gt;&lt;wsp:rsid wsp:val=&quot;005B4F4D&quot;/&gt;&lt;wsp:rsid wsp:val=&quot;005B79B2&quot;/&gt;&lt;wsp:rsid wsp:val=&quot;005B7D0F&quot;/&gt;&lt;wsp:rsid wsp:val=&quot;005C0CAD&quot;/&gt;&lt;wsp:rsid wsp:val=&quot;005C0D62&quot;/&gt;&lt;wsp:rsid wsp:val=&quot;005C1886&quot;/&gt;&lt;wsp:rsid wsp:val=&quot;005C1DB7&quot;/&gt;&lt;wsp:rsid wsp:val=&quot;005C34F8&quot;/&gt;&lt;wsp:rsid wsp:val=&quot;005C41A4&quot;/&gt;&lt;wsp:rsid wsp:val=&quot;005C424F&quot;/&gt;&lt;wsp:rsid wsp:val=&quot;005C4989&quot;/&gt;&lt;wsp:rsid wsp:val=&quot;005C4B8A&quot;/&gt;&lt;wsp:rsid wsp:val=&quot;005C7616&quot;/&gt;&lt;wsp:rsid wsp:val=&quot;005C78CA&quot;/&gt;&lt;wsp:rsid wsp:val=&quot;005D0954&quot;/&gt;&lt;wsp:rsid wsp:val=&quot;005D0A4F&quot;/&gt;&lt;wsp:rsid wsp:val=&quot;005D0DF2&quot;/&gt;&lt;wsp:rsid wsp:val=&quot;005D1890&quot;/&gt;&lt;wsp:rsid wsp:val=&quot;005D2482&quot;/&gt;&lt;wsp:rsid wsp:val=&quot;005D5784&quot;/&gt;&lt;wsp:rsid wsp:val=&quot;005D6B9D&quot;/&gt;&lt;wsp:rsid wsp:val=&quot;005D701A&quot;/&gt;&lt;wsp:rsid wsp:val=&quot;005E13BA&quot;/&gt;&lt;wsp:rsid wsp:val=&quot;005E2581&quot;/&gt;&lt;wsp:rsid wsp:val=&quot;005E3282&quot;/&gt;&lt;wsp:rsid wsp:val=&quot;005E355C&quot;/&gt;&lt;wsp:rsid wsp:val=&quot;005E45CD&quot;/&gt;&lt;wsp:rsid wsp:val=&quot;005E50E5&quot;/&gt;&lt;wsp:rsid wsp:val=&quot;005E5239&quot;/&gt;&lt;wsp:rsid wsp:val=&quot;005E7F57&quot;/&gt;&lt;wsp:rsid wsp:val=&quot;005F031E&quot;/&gt;&lt;wsp:rsid wsp:val=&quot;005F0714&quot;/&gt;&lt;wsp:rsid wsp:val=&quot;005F389A&quot;/&gt;&lt;wsp:rsid wsp:val=&quot;005F3BB5&quot;/&gt;&lt;wsp:rsid wsp:val=&quot;005F45B3&quot;/&gt;&lt;wsp:rsid wsp:val=&quot;005F47F6&quot;/&gt;&lt;wsp:rsid wsp:val=&quot;005F5B5E&quot;/&gt;&lt;wsp:rsid wsp:val=&quot;005F7528&quot;/&gt;&lt;wsp:rsid wsp:val=&quot;005F7973&quot;/&gt;&lt;wsp:rsid wsp:val=&quot;005FB855&quot;/&gt;&lt;wsp:rsid wsp:val=&quot;006003DC&quot;/&gt;&lt;wsp:rsid wsp:val=&quot;00600632&quot;/&gt;&lt;wsp:rsid wsp:val=&quot;0060070D&quot;/&gt;&lt;wsp:rsid wsp:val=&quot;00600DD1&quot;/&gt;&lt;wsp:rsid wsp:val=&quot;00601A94&quot;/&gt;&lt;wsp:rsid wsp:val=&quot;00603518&quot;/&gt;&lt;wsp:rsid wsp:val=&quot;00604217&quot;/&gt;&lt;wsp:rsid wsp:val=&quot;00605BA0&quot;/&gt;&lt;wsp:rsid wsp:val=&quot;00605CDF&quot;/&gt;&lt;wsp:rsid wsp:val=&quot;006060A9&quot;/&gt;&lt;wsp:rsid wsp:val=&quot;00607E88&quot;/&gt;&lt;wsp:rsid wsp:val=&quot;0060F02E&quot;/&gt;&lt;wsp:rsid wsp:val=&quot;00611591&quot;/&gt;&lt;wsp:rsid wsp:val=&quot;00612140&quot;/&gt;&lt;wsp:rsid wsp:val=&quot;00613240&quot;/&gt;&lt;wsp:rsid wsp:val=&quot;00614ABD&quot;/&gt;&lt;wsp:rsid wsp:val=&quot;00615505&quot;/&gt;&lt;wsp:rsid wsp:val=&quot;0061673D&quot;/&gt;&lt;wsp:rsid wsp:val=&quot;00620A85&quot;/&gt;&lt;wsp:rsid wsp:val=&quot;00620BC4&quot;/&gt;&lt;wsp:rsid wsp:val=&quot;00620BD8&quot;/&gt;&lt;wsp:rsid wsp:val=&quot;0062127F&quot;/&gt;&lt;wsp:rsid wsp:val=&quot;006241E4&quot;/&gt;&lt;wsp:rsid wsp:val=&quot;00624A9E&quot;/&gt;&lt;wsp:rsid wsp:val=&quot;00624ADE&quot;/&gt;&lt;wsp:rsid wsp:val=&quot;00625B26&quot;/&gt;&lt;wsp:rsid wsp:val=&quot;00627A13&quot;/&gt;&lt;wsp:rsid wsp:val=&quot;00627C86&quot;/&gt;&lt;wsp:rsid wsp:val=&quot;00631891&quot;/&gt;&lt;wsp:rsid wsp:val=&quot;00632EFB&quot;/&gt;&lt;wsp:rsid wsp:val=&quot;00633A91&quot;/&gt;&lt;wsp:rsid wsp:val=&quot;00634A89&quot;/&gt;&lt;wsp:rsid wsp:val=&quot;0063500C&quot;/&gt;&lt;wsp:rsid wsp:val=&quot;00636780&quot;/&gt;&lt;wsp:rsid wsp:val=&quot;00636D82&quot;/&gt;&lt;wsp:rsid wsp:val=&quot;006375A4&quot;/&gt;&lt;wsp:rsid wsp:val=&quot;006378CD&quot;/&gt;&lt;wsp:rsid wsp:val=&quot;0064039B&quot;/&gt;&lt;wsp:rsid wsp:val=&quot;00641AC9&quot;/&gt;&lt;wsp:rsid wsp:val=&quot;006423B0&quot;/&gt;&lt;wsp:rsid wsp:val=&quot;00642AB3&quot;/&gt;&lt;wsp:rsid wsp:val=&quot;00642FAE&quot;/&gt;&lt;wsp:rsid wsp:val=&quot;00643FD7&quot;/&gt;&lt;wsp:rsid wsp:val=&quot;00644D02&quot;/&gt;&lt;wsp:rsid wsp:val=&quot;00645588&quot;/&gt;&lt;wsp:rsid wsp:val=&quot;006479B4&quot;/&gt;&lt;wsp:rsid wsp:val=&quot;006507B2&quot;/&gt;&lt;wsp:rsid wsp:val=&quot;00650D4B&quot;/&gt;&lt;wsp:rsid wsp:val=&quot;00650E21&quot;/&gt;&lt;wsp:rsid wsp:val=&quot;006515C4&quot;/&gt;&lt;wsp:rsid wsp:val=&quot;00653016&quot;/&gt;&lt;wsp:rsid wsp:val=&quot;00653941&quot;/&gt;&lt;wsp:rsid wsp:val=&quot;00653B4A&quot;/&gt;&lt;wsp:rsid wsp:val=&quot;0065555F&quot;/&gt;&lt;wsp:rsid wsp:val=&quot;0065639E&quot;/&gt;&lt;wsp:rsid wsp:val=&quot;006571EF&quot;/&gt;&lt;wsp:rsid wsp:val=&quot;0065753F&quot;/&gt;&lt;wsp:rsid wsp:val=&quot;0066003F&quot;/&gt;&lt;wsp:rsid wsp:val=&quot;0066044F&quot;/&gt;&lt;wsp:rsid wsp:val=&quot;00660B9C&quot;/&gt;&lt;wsp:rsid wsp:val=&quot;006617B5&quot;/&gt;&lt;wsp:rsid wsp:val=&quot;00661D27&quot;/&gt;&lt;wsp:rsid wsp:val=&quot;00662905&quot;/&gt;&lt;wsp:rsid wsp:val=&quot;0066328C&quot;/&gt;&lt;wsp:rsid wsp:val=&quot;00663B50&quot;/&gt;&lt;wsp:rsid wsp:val=&quot;006647A4&quot;/&gt;&lt;wsp:rsid wsp:val=&quot;006652CB&quot;/&gt;&lt;wsp:rsid wsp:val=&quot;00665B19&quot;/&gt;&lt;wsp:rsid wsp:val=&quot;00666EB9&quot;/&gt;&lt;wsp:rsid wsp:val=&quot;00670343&quot;/&gt;&lt;wsp:rsid wsp:val=&quot;006710B2&quot;/&gt;&lt;wsp:rsid wsp:val=&quot;0067119D&quot;/&gt;&lt;wsp:rsid wsp:val=&quot;0067206E&quot;/&gt;&lt;wsp:rsid wsp:val=&quot;00672CFE&quot;/&gt;&lt;wsp:rsid wsp:val=&quot;0067326E&quot;/&gt;&lt;wsp:rsid wsp:val=&quot;00673BBC&quot;/&gt;&lt;wsp:rsid wsp:val=&quot;00673D7E&quot;/&gt;&lt;wsp:rsid wsp:val=&quot;00673EDC&quot;/&gt;&lt;wsp:rsid wsp:val=&quot;00674236&quot;/&gt;&lt;wsp:rsid wsp:val=&quot;0067443F&quot;/&gt;&lt;wsp:rsid wsp:val=&quot;00674C9F&quot;/&gt;&lt;wsp:rsid wsp:val=&quot;00675F3E&quot;/&gt;&lt;wsp:rsid wsp:val=&quot;0067623C&quot;/&gt;&lt;wsp:rsid wsp:val=&quot;00676C63&quot;/&gt;&lt;wsp:rsid wsp:val=&quot;0068020C&quot;/&gt;&lt;wsp:rsid wsp:val=&quot;006818D6&quot;/&gt;&lt;wsp:rsid wsp:val=&quot;006823C7&quot;/&gt;&lt;wsp:rsid wsp:val=&quot;0068242C&quot;/&gt;&lt;wsp:rsid wsp:val=&quot;006830EF&quot;/&gt;&lt;wsp:rsid wsp:val=&quot;006844DD&quot;/&gt;&lt;wsp:rsid wsp:val=&quot;0068599E&quot;/&gt;&lt;wsp:rsid wsp:val=&quot;00686525&quot;/&gt;&lt;wsp:rsid wsp:val=&quot;00686667&quot;/&gt;&lt;wsp:rsid wsp:val=&quot;00686D05&quot;/&gt;&lt;wsp:rsid wsp:val=&quot;006905BA&quot;/&gt;&lt;wsp:rsid wsp:val=&quot;00691387&quot;/&gt;&lt;wsp:rsid wsp:val=&quot;006924A1&quot;/&gt;&lt;wsp:rsid wsp:val=&quot;00692AF4&quot;/&gt;&lt;wsp:rsid wsp:val=&quot;00694400&quot;/&gt;&lt;wsp:rsid wsp:val=&quot;00694BD3&quot;/&gt;&lt;wsp:rsid wsp:val=&quot;00694F22&quot;/&gt;&lt;wsp:rsid wsp:val=&quot;006959AB&quot;/&gt;&lt;wsp:rsid wsp:val=&quot;00695F1E&quot;/&gt;&lt;wsp:rsid wsp:val=&quot;006960DB&quot;/&gt;&lt;wsp:rsid wsp:val=&quot;0069618C&quot;/&gt;&lt;wsp:rsid wsp:val=&quot;006A3450&quot;/&gt;&lt;wsp:rsid wsp:val=&quot;006A44FB&quot;/&gt;&lt;wsp:rsid wsp:val=&quot;006A498C&quot;/&gt;&lt;wsp:rsid wsp:val=&quot;006A528D&quot;/&gt;&lt;wsp:rsid wsp:val=&quot;006A53AE&quot;/&gt;&lt;wsp:rsid wsp:val=&quot;006A53F4&quot;/&gt;&lt;wsp:rsid wsp:val=&quot;006A57E7&quot;/&gt;&lt;wsp:rsid wsp:val=&quot;006A5CD1&quot;/&gt;&lt;wsp:rsid wsp:val=&quot;006A659A&quot;/&gt;&lt;wsp:rsid wsp:val=&quot;006B0AE0&quot;/&gt;&lt;wsp:rsid wsp:val=&quot;006B168B&quot;/&gt;&lt;wsp:rsid wsp:val=&quot;006B307E&quot;/&gt;&lt;wsp:rsid wsp:val=&quot;006B38EF&quot;/&gt;&lt;wsp:rsid wsp:val=&quot;006B39A3&quot;/&gt;&lt;wsp:rsid wsp:val=&quot;006B3FA4&quot;/&gt;&lt;wsp:rsid wsp:val=&quot;006B4DD2&quot;/&gt;&lt;wsp:rsid wsp:val=&quot;006B5F14&quot;/&gt;&lt;wsp:rsid wsp:val=&quot;006B629C&quot;/&gt;&lt;wsp:rsid wsp:val=&quot;006B68F0&quot;/&gt;&lt;wsp:rsid wsp:val=&quot;006B6FA6&quot;/&gt;&lt;wsp:rsid wsp:val=&quot;006B7192&quot;/&gt;&lt;wsp:rsid wsp:val=&quot;006B729F&quot;/&gt;&lt;wsp:rsid wsp:val=&quot;006B78AF&quot;/&gt;&lt;wsp:rsid wsp:val=&quot;006B7AD4&quot;/&gt;&lt;wsp:rsid wsp:val=&quot;006B7F82&quot;/&gt;&lt;wsp:rsid wsp:val=&quot;006C1A58&quot;/&gt;&lt;wsp:rsid wsp:val=&quot;006C23CB&quot;/&gt;&lt;wsp:rsid wsp:val=&quot;006C4AE6&quot;/&gt;&lt;wsp:rsid wsp:val=&quot;006C5E1D&quot;/&gt;&lt;wsp:rsid wsp:val=&quot;006C5EC5&quot;/&gt;&lt;wsp:rsid wsp:val=&quot;006C5F13&quot;/&gt;&lt;wsp:rsid wsp:val=&quot;006C7439&quot;/&gt;&lt;wsp:rsid wsp:val=&quot;006C7520&quot;/&gt;&lt;wsp:rsid wsp:val=&quot;006D02A6&quot;/&gt;&lt;wsp:rsid wsp:val=&quot;006D1528&quot;/&gt;&lt;wsp:rsid wsp:val=&quot;006D156F&quot;/&gt;&lt;wsp:rsid wsp:val=&quot;006D1A3D&quot;/&gt;&lt;wsp:rsid wsp:val=&quot;006D3FD4&quot;/&gt;&lt;wsp:rsid wsp:val=&quot;006D44E7&quot;/&gt;&lt;wsp:rsid wsp:val=&quot;006D459C&quot;/&gt;&lt;wsp:rsid wsp:val=&quot;006D495A&quot;/&gt;&lt;wsp:rsid wsp:val=&quot;006D5994&quot;/&gt;&lt;wsp:rsid wsp:val=&quot;006D5B9F&quot;/&gt;&lt;wsp:rsid wsp:val=&quot;006D75F4&quot;/&gt;&lt;wsp:rsid wsp:val=&quot;006D7B63&quot;/&gt;&lt;wsp:rsid wsp:val=&quot;006E02F5&quot;/&gt;&lt;wsp:rsid wsp:val=&quot;006E0B74&quot;/&gt;&lt;wsp:rsid wsp:val=&quot;006E185E&quot;/&gt;&lt;wsp:rsid wsp:val=&quot;006E19A1&quot;/&gt;&lt;wsp:rsid wsp:val=&quot;006E1BF5&quot;/&gt;&lt;wsp:rsid wsp:val=&quot;006E1CA3&quot;/&gt;&lt;wsp:rsid wsp:val=&quot;006E203A&quot;/&gt;&lt;wsp:rsid wsp:val=&quot;006E3833&quot;/&gt;&lt;wsp:rsid wsp:val=&quot;006E42E4&quot;/&gt;&lt;wsp:rsid wsp:val=&quot;006E5246&quot;/&gt;&lt;wsp:rsid wsp:val=&quot;006E5252&quot;/&gt;&lt;wsp:rsid wsp:val=&quot;006E76A1&quot;/&gt;&lt;wsp:rsid wsp:val=&quot;006E7916&quot;/&gt;&lt;wsp:rsid wsp:val=&quot;006F0286&quot;/&gt;&lt;wsp:rsid wsp:val=&quot;006F0C9F&quot;/&gt;&lt;wsp:rsid wsp:val=&quot;006F20FD&quot;/&gt;&lt;wsp:rsid wsp:val=&quot;006F4728&quot;/&gt;&lt;wsp:rsid wsp:val=&quot;006F6C2B&quot;/&gt;&lt;wsp:rsid wsp:val=&quot;006F6DCE&quot;/&gt;&lt;wsp:rsid wsp:val=&quot;006F772C&quot;/&gt;&lt;wsp:rsid wsp:val=&quot;006F7DC2&quot;/&gt;&lt;wsp:rsid wsp:val=&quot;00700212&quot;/&gt;&lt;wsp:rsid wsp:val=&quot;00700966&quot;/&gt;&lt;wsp:rsid wsp:val=&quot;00701136&quot;/&gt;&lt;wsp:rsid wsp:val=&quot;007011D7&quot;/&gt;&lt;wsp:rsid wsp:val=&quot;0070194D&quot;/&gt;&lt;wsp:rsid wsp:val=&quot;0070279B&quot;/&gt;&lt;wsp:rsid wsp:val=&quot;0070351A&quot;/&gt;&lt;wsp:rsid wsp:val=&quot;00706322&quot;/&gt;&lt;wsp:rsid wsp:val=&quot;00706F11&quot;/&gt;&lt;wsp:rsid wsp:val=&quot;007073D6&quot;/&gt;&lt;wsp:rsid wsp:val=&quot;00707827&quot;/&gt;&lt;wsp:rsid wsp:val=&quot;00710886&quot;/&gt;&lt;wsp:rsid wsp:val=&quot;007114CF&quot;/&gt;&lt;wsp:rsid wsp:val=&quot;007115BE&quot;/&gt;&lt;wsp:rsid wsp:val=&quot;00711CEA&quot;/&gt;&lt;wsp:rsid wsp:val=&quot;00712A1E&quot;/&gt;&lt;wsp:rsid wsp:val=&quot;00714398&quot;/&gt;&lt;wsp:rsid wsp:val=&quot;007165D5&quot;/&gt;&lt;wsp:rsid wsp:val=&quot;00716A3E&quot;/&gt;&lt;wsp:rsid wsp:val=&quot;00717798&quot;/&gt;&lt;wsp:rsid wsp:val=&quot;007200A1&quot;/&gt;&lt;wsp:rsid wsp:val=&quot;00720357&quot;/&gt;&lt;wsp:rsid wsp:val=&quot;007209E3&quot;/&gt;&lt;wsp:rsid wsp:val=&quot;007211DF&quot;/&gt;&lt;wsp:rsid wsp:val=&quot;00722978&quot;/&gt;&lt;wsp:rsid wsp:val=&quot;00723161&quot;/&gt;&lt;wsp:rsid wsp:val=&quot;00723B96&quot;/&gt;&lt;wsp:rsid wsp:val=&quot;00724DEF&quot;/&gt;&lt;wsp:rsid wsp:val=&quot;00724F81&quot;/&gt;&lt;wsp:rsid wsp:val=&quot;0072591D&quot;/&gt;&lt;wsp:rsid wsp:val=&quot;00725ED0&quot;/&gt;&lt;wsp:rsid wsp:val=&quot;00726298&quot;/&gt;&lt;wsp:rsid wsp:val=&quot;007273AE&quot;/&gt;&lt;wsp:rsid wsp:val=&quot;00727569&quot;/&gt;&lt;wsp:rsid wsp:val=&quot;00727A53&quot;/&gt;&lt;wsp:rsid wsp:val=&quot;007308B5&quot;/&gt;&lt;wsp:rsid wsp:val=&quot;00730E1F&quot;/&gt;&lt;wsp:rsid wsp:val=&quot;00730F60&quot;/&gt;&lt;wsp:rsid wsp:val=&quot;00731029&quot;/&gt;&lt;wsp:rsid wsp:val=&quot;0073117F&quot;/&gt;&lt;wsp:rsid wsp:val=&quot;007314ED&quot;/&gt;&lt;wsp:rsid wsp:val=&quot;00731DAF&quot;/&gt;&lt;wsp:rsid wsp:val=&quot;007325B7&quot;/&gt;&lt;wsp:rsid wsp:val=&quot;00733CF6&quot;/&gt;&lt;wsp:rsid wsp:val=&quot;007348BF&quot;/&gt;&lt;wsp:rsid wsp:val=&quot;00734E55&quot;/&gt;&lt;wsp:rsid wsp:val=&quot;00736288&quot;/&gt;&lt;wsp:rsid wsp:val=&quot;00736BE6&quot;/&gt;&lt;wsp:rsid wsp:val=&quot;00737981&quot;/&gt;&lt;wsp:rsid wsp:val=&quot;00740995&quot;/&gt;&lt;wsp:rsid wsp:val=&quot;007417D3&quot;/&gt;&lt;wsp:rsid wsp:val=&quot;007426D3&quot;/&gt;&lt;wsp:rsid wsp:val=&quot;00742E97&quot;/&gt;&lt;wsp:rsid wsp:val=&quot;00743FE0&quot;/&gt;&lt;wsp:rsid wsp:val=&quot;00744EE0&quot;/&gt;&lt;wsp:rsid wsp:val=&quot;007468C7&quot;/&gt;&lt;wsp:rsid wsp:val=&quot;00750EE3&quot;/&gt;&lt;wsp:rsid wsp:val=&quot;007510E7&quot;/&gt;&lt;wsp:rsid wsp:val=&quot;00751F3F&quot;/&gt;&lt;wsp:rsid wsp:val=&quot;00752FB6&quot;/&gt;&lt;wsp:rsid wsp:val=&quot;00753294&quot;/&gt;&lt;wsp:rsid wsp:val=&quot;00753549&quot;/&gt;&lt;wsp:rsid wsp:val=&quot;007536EF&quot;/&gt;&lt;wsp:rsid wsp:val=&quot;00753BCA&quot;/&gt;&lt;wsp:rsid wsp:val=&quot;00754245&quot;/&gt;&lt;wsp:rsid wsp:val=&quot;007563BD&quot;/&gt;&lt;wsp:rsid wsp:val=&quot;007566F2&quot;/&gt;&lt;wsp:rsid wsp:val=&quot;00756B77&quot;/&gt;&lt;wsp:rsid wsp:val=&quot;00756EB1&quot;/&gt;&lt;wsp:rsid wsp:val=&quot;0076091E&quot;/&gt;&lt;wsp:rsid wsp:val=&quot;00760E72&quot;/&gt;&lt;wsp:rsid wsp:val=&quot;0076141A&quot;/&gt;&lt;wsp:rsid wsp:val=&quot;00761662&quot;/&gt;&lt;wsp:rsid wsp:val=&quot;00762A9D&quot;/&gt;&lt;wsp:rsid wsp:val=&quot;00764669&quot;/&gt;&lt;wsp:rsid wsp:val=&quot;00765116&quot;/&gt;&lt;wsp:rsid wsp:val=&quot;007667AD&quot;/&gt;&lt;wsp:rsid wsp:val=&quot;00766F79&quot;/&gt;&lt;wsp:rsid wsp:val=&quot;0076706E&quot;/&gt;&lt;wsp:rsid wsp:val=&quot;007671CF&quot;/&gt;&lt;wsp:rsid wsp:val=&quot;007676C3&quot;/&gt;&lt;wsp:rsid wsp:val=&quot;00770BE8&quot;/&gt;&lt;wsp:rsid wsp:val=&quot;00770C24&quot;/&gt;&lt;wsp:rsid wsp:val=&quot;00770F15&quot;/&gt;&lt;wsp:rsid wsp:val=&quot;00771A9A&quot;/&gt;&lt;wsp:rsid wsp:val=&quot;00771E1F&quot;/&gt;&lt;wsp:rsid wsp:val=&quot;007723E7&quot;/&gt;&lt;wsp:rsid wsp:val=&quot;0077305C&quot;/&gt;&lt;wsp:rsid wsp:val=&quot;007735AB&quot;/&gt;&lt;wsp:rsid wsp:val=&quot;007738E3&quot;/&gt;&lt;wsp:rsid wsp:val=&quot;00773AC7&quot;/&gt;&lt;wsp:rsid wsp:val=&quot;007758C6&quot;/&gt;&lt;wsp:rsid wsp:val=&quot;007769AA&quot;/&gt;&lt;wsp:rsid wsp:val=&quot;0077EFFA&quot;/&gt;&lt;wsp:rsid wsp:val=&quot;007808D2&quot;/&gt;&lt;wsp:rsid wsp:val=&quot;00781408&quot;/&gt;&lt;wsp:rsid wsp:val=&quot;00781A6B&quot;/&gt;&lt;wsp:rsid wsp:val=&quot;00781D26&quot;/&gt;&lt;wsp:rsid wsp:val=&quot;00781D57&quot;/&gt;&lt;wsp:rsid wsp:val=&quot;0078338A&quot;/&gt;&lt;wsp:rsid wsp:val=&quot;00783494&quot;/&gt;&lt;wsp:rsid wsp:val=&quot;00784064&quot;/&gt;&lt;wsp:rsid wsp:val=&quot;007846CE&quot;/&gt;&lt;wsp:rsid wsp:val=&quot;00785423&quot;/&gt;&lt;wsp:rsid wsp:val=&quot;007871BA&quot;/&gt;&lt;wsp:rsid wsp:val=&quot;00791DBB&quot;/&gt;&lt;wsp:rsid wsp:val=&quot;00792DE8&quot;/&gt;&lt;wsp:rsid wsp:val=&quot;00793695&quot;/&gt;&lt;wsp:rsid wsp:val=&quot;00794D6A&quot;/&gt;&lt;wsp:rsid wsp:val=&quot;00795BE4&quot;/&gt;&lt;wsp:rsid wsp:val=&quot;00797371&quot;/&gt;&lt;wsp:rsid wsp:val=&quot;007974E5&quot;/&gt;&lt;wsp:rsid wsp:val=&quot;00797877&quot;/&gt;&lt;wsp:rsid wsp:val=&quot;00797F42&quot;/&gt;&lt;wsp:rsid wsp:val=&quot;007A0B86&quot;/&gt;&lt;wsp:rsid wsp:val=&quot;007A2CE9&quot;/&gt;&lt;wsp:rsid wsp:val=&quot;007A333C&quot;/&gt;&lt;wsp:rsid wsp:val=&quot;007A3587&quot;/&gt;&lt;wsp:rsid wsp:val=&quot;007A4A94&quot;/&gt;&lt;wsp:rsid wsp:val=&quot;007A4CDD&quot;/&gt;&lt;wsp:rsid wsp:val=&quot;007A53E9&quot;/&gt;&lt;wsp:rsid wsp:val=&quot;007A6F71&quot;/&gt;&lt;wsp:rsid wsp:val=&quot;007B00D6&quot;/&gt;&lt;wsp:rsid wsp:val=&quot;007B0610&quot;/&gt;&lt;wsp:rsid wsp:val=&quot;007B06DE&quot;/&gt;&lt;wsp:rsid wsp:val=&quot;007B112C&quot;/&gt;&lt;wsp:rsid wsp:val=&quot;007B192E&quot;/&gt;&lt;wsp:rsid wsp:val=&quot;007B1F6D&quot;/&gt;&lt;wsp:rsid wsp:val=&quot;007B232F&quot;/&gt;&lt;wsp:rsid wsp:val=&quot;007B3813&quot;/&gt;&lt;wsp:rsid wsp:val=&quot;007B5231&quot;/&gt;&lt;wsp:rsid wsp:val=&quot;007B5719&quot;/&gt;&lt;wsp:rsid wsp:val=&quot;007B6D0E&quot;/&gt;&lt;wsp:rsid wsp:val=&quot;007B6E11&quot;/&gt;&lt;wsp:rsid wsp:val=&quot;007B6EB6&quot;/&gt;&lt;wsp:rsid wsp:val=&quot;007C0A68&quot;/&gt;&lt;wsp:rsid wsp:val=&quot;007C0AA8&quot;/&gt;&lt;wsp:rsid wsp:val=&quot;007C27AA&quot;/&gt;&lt;wsp:rsid wsp:val=&quot;007C3461&quot;/&gt;&lt;wsp:rsid wsp:val=&quot;007C3F23&quot;/&gt;&lt;wsp:rsid wsp:val=&quot;007C441B&quot;/&gt;&lt;wsp:rsid wsp:val=&quot;007C4873&quot;/&gt;&lt;wsp:rsid wsp:val=&quot;007C773F&quot;/&gt;&lt;wsp:rsid wsp:val=&quot;007D027D&quot;/&gt;&lt;wsp:rsid wsp:val=&quot;007D13F7&quot;/&gt;&lt;wsp:rsid wsp:val=&quot;007D1815&quot;/&gt;&lt;wsp:rsid wsp:val=&quot;007D1BF8&quot;/&gt;&lt;wsp:rsid wsp:val=&quot;007D27DC&quot;/&gt;&lt;wsp:rsid wsp:val=&quot;007D2A66&quot;/&gt;&lt;wsp:rsid wsp:val=&quot;007D61BC&quot;/&gt;&lt;wsp:rsid wsp:val=&quot;007D6FC0&quot;/&gt;&lt;wsp:rsid wsp:val=&quot;007D7B25&quot;/&gt;&lt;wsp:rsid wsp:val=&quot;007DB92A&quot;/&gt;&lt;wsp:rsid wsp:val=&quot;007E1965&quot;/&gt;&lt;wsp:rsid wsp:val=&quot;007E1CA5&quot;/&gt;&lt;wsp:rsid wsp:val=&quot;007E2610&quot;/&gt;&lt;wsp:rsid wsp:val=&quot;007E2A78&quot;/&gt;&lt;wsp:rsid wsp:val=&quot;007E2FE5&quot;/&gt;&lt;wsp:rsid wsp:val=&quot;007E422B&quot;/&gt;&lt;wsp:rsid wsp:val=&quot;007E4891&quot;/&gt;&lt;wsp:rsid wsp:val=&quot;007E518D&quot;/&gt;&lt;wsp:rsid wsp:val=&quot;007E5BE4&quot;/&gt;&lt;wsp:rsid wsp:val=&quot;007E63B2&quot;/&gt;&lt;wsp:rsid wsp:val=&quot;007E6FD6&quot;/&gt;&lt;wsp:rsid wsp:val=&quot;007EA3E6&quot;/&gt;&lt;wsp:rsid wsp:val=&quot;007F01DE&quot;/&gt;&lt;wsp:rsid wsp:val=&quot;007F0B7A&quot;/&gt;&lt;wsp:rsid wsp:val=&quot;007F1D1C&quot;/&gt;&lt;wsp:rsid wsp:val=&quot;007F217C&quot;/&gt;&lt;wsp:rsid wsp:val=&quot;007F2C55&quot;/&gt;&lt;wsp:rsid wsp:val=&quot;007F39C5&quot;/&gt;&lt;wsp:rsid wsp:val=&quot;007F436D&quot;/&gt;&lt;wsp:rsid wsp:val=&quot;007F4794&quot;/&gt;&lt;wsp:rsid wsp:val=&quot;007F5ACF&quot;/&gt;&lt;wsp:rsid wsp:val=&quot;007F5E06&quot;/&gt;&lt;wsp:rsid wsp:val=&quot;007F5E19&quot;/&gt;&lt;wsp:rsid wsp:val=&quot;007F6D9D&quot;/&gt;&lt;wsp:rsid wsp:val=&quot;007F7FBB&quot;/&gt;&lt;wsp:rsid wsp:val=&quot;008030BF&quot;/&gt;&lt;wsp:rsid wsp:val=&quot;008032A3&quot;/&gt;&lt;wsp:rsid wsp:val=&quot;00803AAD&quot;/&gt;&lt;wsp:rsid wsp:val=&quot;00805223&quot;/&gt;&lt;wsp:rsid wsp:val=&quot;00805260&quot;/&gt;&lt;wsp:rsid wsp:val=&quot;00806C91&quot;/&gt;&lt;wsp:rsid wsp:val=&quot;008071B9&quot;/&gt;&lt;wsp:rsid wsp:val=&quot;008074A3&quot;/&gt;&lt;wsp:rsid wsp:val=&quot;00810A07&quot;/&gt;&lt;wsp:rsid wsp:val=&quot;00813528&quot;/&gt;&lt;wsp:rsid wsp:val=&quot;00813AD2&quot;/&gt;&lt;wsp:rsid wsp:val=&quot;00813E7E&quot;/&gt;&lt;wsp:rsid wsp:val=&quot;008148C4&quot;/&gt;&lt;wsp:rsid wsp:val=&quot;00814D6D&quot;/&gt;&lt;wsp:rsid wsp:val=&quot;00815F23&quot;/&gt;&lt;wsp:rsid wsp:val=&quot;0081721C&quot;/&gt;&lt;wsp:rsid wsp:val=&quot;00817DFB&quot;/&gt;&lt;wsp:rsid wsp:val=&quot;00820017&quot;/&gt;&lt;wsp:rsid wsp:val=&quot;008209CE&quot;/&gt;&lt;wsp:rsid wsp:val=&quot;008209E9&quot;/&gt;&lt;wsp:rsid wsp:val=&quot;00822BEA&quot;/&gt;&lt;wsp:rsid wsp:val=&quot;00824086&quot;/&gt;&lt;wsp:rsid wsp:val=&quot;008242EB&quot;/&gt;&lt;wsp:rsid wsp:val=&quot;00824321&quot;/&gt;&lt;wsp:rsid wsp:val=&quot;00824A4D&quot;/&gt;&lt;wsp:rsid wsp:val=&quot;00825371&quot;/&gt;&lt;wsp:rsid wsp:val=&quot;00826245&quot;/&gt;&lt;wsp:rsid wsp:val=&quot;0082631E&quot;/&gt;&lt;wsp:rsid wsp:val=&quot;00826449&quot;/&gt;&lt;wsp:rsid wsp:val=&quot;00826472&quot;/&gt;&lt;wsp:rsid wsp:val=&quot;00826C3F&quot;/&gt;&lt;wsp:rsid wsp:val=&quot;00826D49&quot;/&gt;&lt;wsp:rsid wsp:val=&quot;00827DC3&quot;/&gt;&lt;wsp:rsid wsp:val=&quot;00827EDA&quot;/&gt;&lt;wsp:rsid wsp:val=&quot;008302BC&quot;/&gt;&lt;wsp:rsid wsp:val=&quot;00831660&quot;/&gt;&lt;wsp:rsid wsp:val=&quot;008324FB&quot;/&gt;&lt;wsp:rsid wsp:val=&quot;00833144&quot;/&gt;&lt;wsp:rsid wsp:val=&quot;008342B7&quot;/&gt;&lt;wsp:rsid wsp:val=&quot;00835AF4&quot;/&gt;&lt;wsp:rsid wsp:val=&quot;00835D7F&quot;/&gt;&lt;wsp:rsid wsp:val=&quot;0084175D&quot;/&gt;&lt;wsp:rsid wsp:val=&quot;00841B26&quot;/&gt;&lt;wsp:rsid wsp:val=&quot;0084377A&quot;/&gt;&lt;wsp:rsid wsp:val=&quot;0084476D&quot;/&gt;&lt;wsp:rsid wsp:val=&quot;0084583E&quot;/&gt;&lt;wsp:rsid wsp:val=&quot;00845A90&quot;/&gt;&lt;wsp:rsid wsp:val=&quot;00851310&quot;/&gt;&lt;wsp:rsid wsp:val=&quot;00851B2B&quot;/&gt;&lt;wsp:rsid wsp:val=&quot;00852919&quot;/&gt;&lt;wsp:rsid wsp:val=&quot;00852D09&quot;/&gt;&lt;wsp:rsid wsp:val=&quot;00853F4F&quot;/&gt;&lt;wsp:rsid wsp:val=&quot;00855A27&quot;/&gt;&lt;wsp:rsid wsp:val=&quot;00856801&quot;/&gt;&lt;wsp:rsid wsp:val=&quot;008571DA&quot;/&gt;&lt;wsp:rsid wsp:val=&quot;00860E5C&quot;/&gt;&lt;wsp:rsid wsp:val=&quot;00860F89&quot;/&gt;&lt;wsp:rsid wsp:val=&quot;0086133C&quot;/&gt;&lt;wsp:rsid wsp:val=&quot;00862E48&quot;/&gt;&lt;wsp:rsid wsp:val=&quot;00863A7A&quot;/&gt;&lt;wsp:rsid wsp:val=&quot;00863C7A&quot;/&gt;&lt;wsp:rsid wsp:val=&quot;00864424&quot;/&gt;&lt;wsp:rsid wsp:val=&quot;00864890&quot;/&gt;&lt;wsp:rsid wsp:val=&quot;0086698E&quot;/&gt;&lt;wsp:rsid wsp:val=&quot;0087043F&quot;/&gt;&lt;wsp:rsid wsp:val=&quot;00871B73&quot;/&gt;&lt;wsp:rsid wsp:val=&quot;00872BE1&quot;/&gt;&lt;wsp:rsid wsp:val=&quot;00873506&quot;/&gt;&lt;wsp:rsid wsp:val=&quot;00873926&quot;/&gt;&lt;wsp:rsid wsp:val=&quot;0087428F&quot;/&gt;&lt;wsp:rsid wsp:val=&quot;008746D8&quot;/&gt;&lt;wsp:rsid wsp:val=&quot;008747DF&quot;/&gt;&lt;wsp:rsid wsp:val=&quot;00874F4C&quot;/&gt;&lt;wsp:rsid wsp:val=&quot;00877004&quot;/&gt;&lt;wsp:rsid wsp:val=&quot;008771D6&quot;/&gt;&lt;wsp:rsid wsp:val=&quot;008773F7&quot;/&gt;&lt;wsp:rsid wsp:val=&quot;00880223&quot;/&gt;&lt;wsp:rsid wsp:val=&quot;00881BA2&quot;/&gt;&lt;wsp:rsid wsp:val=&quot;00881D27&quot;/&gt;&lt;wsp:rsid wsp:val=&quot;0088254E&quot;/&gt;&lt;wsp:rsid wsp:val=&quot;008834E3&quot;/&gt;&lt;wsp:rsid wsp:val=&quot;00885240&quot;/&gt;&lt;wsp:rsid wsp:val=&quot;00885341&quot;/&gt;&lt;wsp:rsid wsp:val=&quot;00885F99&quot;/&gt;&lt;wsp:rsid wsp:val=&quot;008862EF&quot;/&gt;&lt;wsp:rsid wsp:val=&quot;00886576&quot;/&gt;&lt;wsp:rsid wsp:val=&quot;00886849&quot;/&gt;&lt;wsp:rsid wsp:val=&quot;0088726C&quot;/&gt;&lt;wsp:rsid wsp:val=&quot;008874F2&quot;/&gt;&lt;wsp:rsid wsp:val=&quot;00887935&quot;/&gt;&lt;wsp:rsid wsp:val=&quot;00887B65&quot;/&gt;&lt;wsp:rsid wsp:val=&quot;00890FBE&quot;/&gt;&lt;wsp:rsid wsp:val=&quot;00891454&quot;/&gt;&lt;wsp:rsid wsp:val=&quot;00891D8F&quot;/&gt;&lt;wsp:rsid wsp:val=&quot;00893751&quot;/&gt;&lt;wsp:rsid wsp:val=&quot;0089502C&quot;/&gt;&lt;wsp:rsid wsp:val=&quot;008957D5&quot;/&gt;&lt;wsp:rsid wsp:val=&quot;00895A2C&quot;/&gt;&lt;wsp:rsid wsp:val=&quot;00895D29&quot;/&gt;&lt;wsp:rsid wsp:val=&quot;00895E33&quot;/&gt;&lt;wsp:rsid wsp:val=&quot;0089675D&quot;/&gt;&lt;wsp:rsid wsp:val=&quot;0089691B&quot;/&gt;&lt;wsp:rsid wsp:val=&quot;00896BA4&quot;/&gt;&lt;wsp:rsid wsp:val=&quot;00896FA1&quot;/&gt;&lt;wsp:rsid wsp:val=&quot;008A0BCA&quot;/&gt;&lt;wsp:rsid wsp:val=&quot;008A1237&quot;/&gt;&lt;wsp:rsid wsp:val=&quot;008A266F&quot;/&gt;&lt;wsp:rsid wsp:val=&quot;008A2835&quot;/&gt;&lt;wsp:rsid wsp:val=&quot;008A29AC&quot;/&gt;&lt;wsp:rsid wsp:val=&quot;008A29CC&quot;/&gt;&lt;wsp:rsid wsp:val=&quot;008A3965&quot;/&gt;&lt;wsp:rsid wsp:val=&quot;008A435F&quot;/&gt;&lt;wsp:rsid wsp:val=&quot;008A455D&quot;/&gt;&lt;wsp:rsid wsp:val=&quot;008A4788&quot;/&gt;&lt;wsp:rsid wsp:val=&quot;008A484F&quot;/&gt;&lt;wsp:rsid wsp:val=&quot;008A4F3E&quot;/&gt;&lt;wsp:rsid wsp:val=&quot;008A6FAF&quot;/&gt;&lt;wsp:rsid wsp:val=&quot;008A7024&quot;/&gt;&lt;wsp:rsid wsp:val=&quot;008A7872&quot;/&gt;&lt;wsp:rsid wsp:val=&quot;008A7922&quot;/&gt;&lt;wsp:rsid wsp:val=&quot;008B3F67&quot;/&gt;&lt;wsp:rsid wsp:val=&quot;008B4B04&quot;/&gt;&lt;wsp:rsid wsp:val=&quot;008B5ADB&quot;/&gt;&lt;wsp:rsid wsp:val=&quot;008B5EF4&quot;/&gt;&lt;wsp:rsid wsp:val=&quot;008C0E58&quot;/&gt;&lt;wsp:rsid wsp:val=&quot;008C28A4&quot;/&gt;&lt;wsp:rsid wsp:val=&quot;008C2FA6&quot;/&gt;&lt;wsp:rsid wsp:val=&quot;008C3F80&quot;/&gt;&lt;wsp:rsid wsp:val=&quot;008C4586&quot;/&gt;&lt;wsp:rsid wsp:val=&quot;008C47BD&quot;/&gt;&lt;wsp:rsid wsp:val=&quot;008C6536&quot;/&gt;&lt;wsp:rsid wsp:val=&quot;008C6B12&quot;/&gt;&lt;wsp:rsid wsp:val=&quot;008C7656&quot;/&gt;&lt;wsp:rsid wsp:val=&quot;008D04B1&quot;/&gt;&lt;wsp:rsid wsp:val=&quot;008D2C14&quot;/&gt;&lt;wsp:rsid wsp:val=&quot;008D3C76&quot;/&gt;&lt;wsp:rsid wsp:val=&quot;008D48C1&quot;/&gt;&lt;wsp:rsid wsp:val=&quot;008D49C5&quot;/&gt;&lt;wsp:rsid wsp:val=&quot;008D559E&quot;/&gt;&lt;wsp:rsid wsp:val=&quot;008D609D&quot;/&gt;&lt;wsp:rsid wsp:val=&quot;008D6627&quot;/&gt;&lt;wsp:rsid wsp:val=&quot;008D67F4&quot;/&gt;&lt;wsp:rsid wsp:val=&quot;008E1161&quot;/&gt;&lt;wsp:rsid wsp:val=&quot;008E1F20&quot;/&gt;&lt;wsp:rsid wsp:val=&quot;008E1FE2&quot;/&gt;&lt;wsp:rsid wsp:val=&quot;008E2E15&quot;/&gt;&lt;wsp:rsid wsp:val=&quot;008E3058&quot;/&gt;&lt;wsp:rsid wsp:val=&quot;008E3990&quot;/&gt;&lt;wsp:rsid wsp:val=&quot;008E652D&quot;/&gt;&lt;wsp:rsid wsp:val=&quot;008E76D7&quot;/&gt;&lt;wsp:rsid wsp:val=&quot;008F03DF&quot;/&gt;&lt;wsp:rsid wsp:val=&quot;008F0AC8&quot;/&gt;&lt;wsp:rsid wsp:val=&quot;008F1065&quot;/&gt;&lt;wsp:rsid wsp:val=&quot;008F132E&quot;/&gt;&lt;wsp:rsid wsp:val=&quot;008F13B5&quot;/&gt;&lt;wsp:rsid wsp:val=&quot;008F2C19&quot;/&gt;&lt;wsp:rsid wsp:val=&quot;008F3BBA&quot;/&gt;&lt;wsp:rsid wsp:val=&quot;008F4E6C&quot;/&gt;&lt;wsp:rsid wsp:val=&quot;008F5BDB&quot;/&gt;&lt;wsp:rsid wsp:val=&quot;008F6377&quot;/&gt;&lt;wsp:rsid wsp:val=&quot;008F676A&quot;/&gt;&lt;wsp:rsid wsp:val=&quot;008F6AB1&quot;/&gt;&lt;wsp:rsid wsp:val=&quot;008F6DFC&quot;/&gt;&lt;wsp:rsid wsp:val=&quot;008F71B5&quot;/&gt;&lt;wsp:rsid wsp:val=&quot;00900A13&quot;/&gt;&lt;wsp:rsid wsp:val=&quot;00905051&quot;/&gt;&lt;wsp:rsid wsp:val=&quot;00905C82&quot;/&gt;&lt;wsp:rsid wsp:val=&quot;00905D81&quot;/&gt;&lt;wsp:rsid wsp:val=&quot;009065BE&quot;/&gt;&lt;wsp:rsid wsp:val=&quot;00910177&quot;/&gt;&lt;wsp:rsid wsp:val=&quot;0091040C&quot;/&gt;&lt;wsp:rsid wsp:val=&quot;009109B4&quot;/&gt;&lt;wsp:rsid wsp:val=&quot;00910C25&quot;/&gt;&lt;wsp:rsid wsp:val=&quot;009115FF&quot;/&gt;&lt;wsp:rsid wsp:val=&quot;00911AB1&quot;/&gt;&lt;wsp:rsid wsp:val=&quot;00911AEB&quot;/&gt;&lt;wsp:rsid wsp:val=&quot;00911EE9&quot;/&gt;&lt;wsp:rsid wsp:val=&quot;00912286&quot;/&gt;&lt;wsp:rsid wsp:val=&quot;00915A5F&quot;/&gt;&lt;wsp:rsid wsp:val=&quot;00915B26&quot;/&gt;&lt;wsp:rsid wsp:val=&quot;00915DE4&quot;/&gt;&lt;wsp:rsid wsp:val=&quot;00916B41&quot;/&gt;&lt;wsp:rsid wsp:val=&quot;00916D36&quot;/&gt;&lt;wsp:rsid wsp:val=&quot;00916DF6&quot;/&gt;&lt;wsp:rsid wsp:val=&quot;009171BC&quot;/&gt;&lt;wsp:rsid wsp:val=&quot;00917E89&quot;/&gt;&lt;wsp:rsid wsp:val=&quot;00920AB2&quot;/&gt;&lt;wsp:rsid wsp:val=&quot;00920E05&quot;/&gt;&lt;wsp:rsid wsp:val=&quot;0092101F&quot;/&gt;&lt;wsp:rsid wsp:val=&quot;0092120B&quot;/&gt;&lt;wsp:rsid wsp:val=&quot;009215B7&quot;/&gt;&lt;wsp:rsid wsp:val=&quot;0092186B&quot;/&gt;&lt;wsp:rsid wsp:val=&quot;009226F7&quot;/&gt;&lt;wsp:rsid wsp:val=&quot;00924E43&quot;/&gt;&lt;wsp:rsid wsp:val=&quot;009253FF&quot;/&gt;&lt;wsp:rsid wsp:val=&quot;0092604F&quot;/&gt;&lt;wsp:rsid wsp:val=&quot;00926E9B&quot;/&gt;&lt;wsp:rsid wsp:val=&quot;00927B9B&quot;/&gt;&lt;wsp:rsid wsp:val=&quot;00930095&quot;/&gt;&lt;wsp:rsid wsp:val=&quot;00930F78&quot;/&gt;&lt;wsp:rsid wsp:val=&quot;00931AB2&quot;/&gt;&lt;wsp:rsid wsp:val=&quot;009323DE&quot;/&gt;&lt;wsp:rsid wsp:val=&quot;00933374&quot;/&gt;&lt;wsp:rsid wsp:val=&quot;00933A19&quot;/&gt;&lt;wsp:rsid wsp:val=&quot;00935F38&quot;/&gt;&lt;wsp:rsid wsp:val=&quot;00936A5D&quot;/&gt;&lt;wsp:rsid wsp:val=&quot;00936D43&quot;/&gt;&lt;wsp:rsid wsp:val=&quot;0093774E&quot;/&gt;&lt;wsp:rsid wsp:val=&quot;0094296F&quot;/&gt;&lt;wsp:rsid wsp:val=&quot;009429EE&quot;/&gt;&lt;wsp:rsid wsp:val=&quot;00942D1A&quot;/&gt;&lt;wsp:rsid wsp:val=&quot;00944473&quot;/&gt;&lt;wsp:rsid wsp:val=&quot;00944C73&quot;/&gt;&lt;wsp:rsid wsp:val=&quot;0094663C&quot;/&gt;&lt;wsp:rsid wsp:val=&quot;00946DF6&quot;/&gt;&lt;wsp:rsid wsp:val=&quot;0094728E&quot;/&gt;&lt;wsp:rsid wsp:val=&quot;0095085F&quot;/&gt;&lt;wsp:rsid wsp:val=&quot;009512E1&quot;/&gt;&lt;wsp:rsid wsp:val=&quot;00951F3B&quot;/&gt;&lt;wsp:rsid wsp:val=&quot;00952A71&quot;/&gt;&lt;wsp:rsid wsp:val=&quot;0095313C&quot;/&gt;&lt;wsp:rsid wsp:val=&quot;009539C1&quot;/&gt;&lt;wsp:rsid wsp:val=&quot;00953E2B&quot;/&gt;&lt;wsp:rsid wsp:val=&quot;00955656&quot;/&gt;&lt;wsp:rsid wsp:val=&quot;009558A2&quot;/&gt;&lt;wsp:rsid wsp:val=&quot;00955CFE&quot;/&gt;&lt;wsp:rsid wsp:val=&quot;009569F7&quot;/&gt;&lt;wsp:rsid wsp:val=&quot;009573C3&quot;/&gt;&lt;wsp:rsid wsp:val=&quot;0095787C&quot;/&gt;&lt;wsp:rsid wsp:val=&quot;00961141&quot;/&gt;&lt;wsp:rsid wsp:val=&quot;009623DD&quot;/&gt;&lt;wsp:rsid wsp:val=&quot;009636E0&quot;/&gt;&lt;wsp:rsid wsp:val=&quot;00964CE9&quot;/&gt;&lt;wsp:rsid wsp:val=&quot;00965F22&quot;/&gt;&lt;wsp:rsid wsp:val=&quot;00967C00&quot;/&gt;&lt;wsp:rsid wsp:val=&quot;0097022C&quot;/&gt;&lt;wsp:rsid wsp:val=&quot;00970742&quot;/&gt;&lt;wsp:rsid wsp:val=&quot;00970F6B&quot;/&gt;&lt;wsp:rsid wsp:val=&quot;00971A6D&quot;/&gt;&lt;wsp:rsid wsp:val=&quot;009722C3&quot;/&gt;&lt;wsp:rsid wsp:val=&quot;0097297F&quot;/&gt;&lt;wsp:rsid wsp:val=&quot;00973ED3&quot;/&gt;&lt;wsp:rsid wsp:val=&quot;00974AF2&quot;/&gt;&lt;wsp:rsid wsp:val=&quot;009764FA&quot;/&gt;&lt;wsp:rsid wsp:val=&quot;0097662D&quot;/&gt;&lt;wsp:rsid wsp:val=&quot;009766CF&quot;/&gt;&lt;wsp:rsid wsp:val=&quot;009770D3&quot;/&gt;&lt;wsp:rsid wsp:val=&quot;00977ACF&quot;/&gt;&lt;wsp:rsid wsp:val=&quot;00977C94&quot;/&gt;&lt;wsp:rsid wsp:val=&quot;009804D4&quot;/&gt;&lt;wsp:rsid wsp:val=&quot;009808BB&quot;/&gt;&lt;wsp:rsid wsp:val=&quot;00982E1C&quot;/&gt;&lt;wsp:rsid wsp:val=&quot;00983A90&quot;/&gt;&lt;wsp:rsid wsp:val=&quot;00986A78&quot;/&gt;&lt;wsp:rsid wsp:val=&quot;00986C4B&quot;/&gt;&lt;wsp:rsid wsp:val=&quot;00986DA9&quot;/&gt;&lt;wsp:rsid wsp:val=&quot;0098CD6C&quot;/&gt;&lt;wsp:rsid wsp:val=&quot;00991A08&quot;/&gt;&lt;wsp:rsid wsp:val=&quot;0099203C&quot;/&gt;&lt;wsp:rsid wsp:val=&quot;00993190&quot;/&gt;&lt;wsp:rsid wsp:val=&quot;00994533&quot;/&gt;&lt;wsp:rsid wsp:val=&quot;00994FE2&quot;/&gt;&lt;wsp:rsid wsp:val=&quot;00995FD0&quot;/&gt;&lt;wsp:rsid wsp:val=&quot;00996BDA&quot;/&gt;&lt;wsp:rsid wsp:val=&quot;009972DA&quot;/&gt;&lt;wsp:rsid wsp:val=&quot;009A1D5E&quot;/&gt;&lt;wsp:rsid wsp:val=&quot;009A1EED&quot;/&gt;&lt;wsp:rsid wsp:val=&quot;009A2BD3&quot;/&gt;&lt;wsp:rsid wsp:val=&quot;009A2DDC&quot;/&gt;&lt;wsp:rsid wsp:val=&quot;009A308D&quot;/&gt;&lt;wsp:rsid wsp:val=&quot;009A5653&quot;/&gt;&lt;wsp:rsid wsp:val=&quot;009A5FDF&quot;/&gt;&lt;wsp:rsid wsp:val=&quot;009A6142&quot;/&gt;&lt;wsp:rsid wsp:val=&quot;009A725E&quot;/&gt;&lt;wsp:rsid wsp:val=&quot;009A7884&quot;/&gt;&lt;wsp:rsid wsp:val=&quot;009B0853&quot;/&gt;&lt;wsp:rsid wsp:val=&quot;009B0E09&quot;/&gt;&lt;wsp:rsid wsp:val=&quot;009B10C6&quot;/&gt;&lt;wsp:rsid wsp:val=&quot;009B3A40&quot;/&gt;&lt;wsp:rsid wsp:val=&quot;009B3CB6&quot;/&gt;&lt;wsp:rsid wsp:val=&quot;009B4054&quot;/&gt;&lt;wsp:rsid wsp:val=&quot;009B4164&quot;/&gt;&lt;wsp:rsid wsp:val=&quot;009B4884&quot;/&gt;&lt;wsp:rsid wsp:val=&quot;009B5F4E&quot;/&gt;&lt;wsp:rsid wsp:val=&quot;009B69F5&quot;/&gt;&lt;wsp:rsid wsp:val=&quot;009B6F26&quot;/&gt;&lt;wsp:rsid wsp:val=&quot;009B7963&quot;/&gt;&lt;wsp:rsid wsp:val=&quot;009C0930&quot;/&gt;&lt;wsp:rsid wsp:val=&quot;009C13FA&quot;/&gt;&lt;wsp:rsid wsp:val=&quot;009C31F3&quot;/&gt;&lt;wsp:rsid wsp:val=&quot;009C4813&quot;/&gt;&lt;wsp:rsid wsp:val=&quot;009C51AC&quot;/&gt;&lt;wsp:rsid wsp:val=&quot;009C5F1D&quot;/&gt;&lt;wsp:rsid wsp:val=&quot;009C5F41&quot;/&gt;&lt;wsp:rsid wsp:val=&quot;009C648B&quot;/&gt;&lt;wsp:rsid wsp:val=&quot;009C655D&quot;/&gt;&lt;wsp:rsid wsp:val=&quot;009C6A7A&quot;/&gt;&lt;wsp:rsid wsp:val=&quot;009C7616&quot;/&gt;&lt;wsp:rsid wsp:val=&quot;009C7C03&quot;/&gt;&lt;wsp:rsid wsp:val=&quot;009D01EB&quot;/&gt;&lt;wsp:rsid wsp:val=&quot;009D0C84&quot;/&gt;&lt;wsp:rsid wsp:val=&quot;009D2607&quot;/&gt;&lt;wsp:rsid wsp:val=&quot;009D304B&quot;/&gt;&lt;wsp:rsid wsp:val=&quot;009D4560&quot;/&gt;&lt;wsp:rsid wsp:val=&quot;009D4C81&quot;/&gt;&lt;wsp:rsid wsp:val=&quot;009D4C97&quot;/&gt;&lt;wsp:rsid wsp:val=&quot;009D4F40&quot;/&gt;&lt;wsp:rsid wsp:val=&quot;009D5ABB&quot;/&gt;&lt;wsp:rsid wsp:val=&quot;009D5AD3&quot;/&gt;&lt;wsp:rsid wsp:val=&quot;009D62D2&quot;/&gt;&lt;wsp:rsid wsp:val=&quot;009D69A4&quot;/&gt;&lt;wsp:rsid wsp:val=&quot;009E1007&quot;/&gt;&lt;wsp:rsid wsp:val=&quot;009E1D7A&quot;/&gt;&lt;wsp:rsid wsp:val=&quot;009E2547&quot;/&gt;&lt;wsp:rsid wsp:val=&quot;009E2C14&quot;/&gt;&lt;wsp:rsid wsp:val=&quot;009E3937&quot;/&gt;&lt;wsp:rsid wsp:val=&quot;009E4302&quot;/&gt;&lt;wsp:rsid wsp:val=&quot;009E47AF&quot;/&gt;&lt;wsp:rsid wsp:val=&quot;009E59D4&quot;/&gt;&lt;wsp:rsid wsp:val=&quot;009E7F67&quot;/&gt;&lt;wsp:rsid wsp:val=&quot;009F0E4A&quot;/&gt;&lt;wsp:rsid wsp:val=&quot;009F0EBC&quot;/&gt;&lt;wsp:rsid wsp:val=&quot;009F2570&quot;/&gt;&lt;wsp:rsid wsp:val=&quot;009F4FA9&quot;/&gt;&lt;wsp:rsid wsp:val=&quot;009F5366&quot;/&gt;&lt;wsp:rsid wsp:val=&quot;00A00BA3&quot;/&gt;&lt;wsp:rsid wsp:val=&quot;00A00F3E&quot;/&gt;&lt;wsp:rsid wsp:val=&quot;00A0146C&quot;/&gt;&lt;wsp:rsid wsp:val=&quot;00A019FC&quot;/&gt;&lt;wsp:rsid wsp:val=&quot;00A01A88&quot;/&gt;&lt;wsp:rsid wsp:val=&quot;00A039BF&quot;/&gt;&lt;wsp:rsid wsp:val=&quot;00A03E2D&quot;/&gt;&lt;wsp:rsid wsp:val=&quot;00A0419F&quot;/&gt;&lt;wsp:rsid wsp:val=&quot;00A04952&quot;/&gt;&lt;wsp:rsid wsp:val=&quot;00A04CC2&quot;/&gt;&lt;wsp:rsid wsp:val=&quot;00A05CB7&quot;/&gt;&lt;wsp:rsid wsp:val=&quot;00A07038&quot;/&gt;&lt;wsp:rsid wsp:val=&quot;00A0796B&quot;/&gt;&lt;wsp:rsid wsp:val=&quot;00A10DBC&quot;/&gt;&lt;wsp:rsid wsp:val=&quot;00A119AD&quot;/&gt;&lt;wsp:rsid wsp:val=&quot;00A11CD3&quot;/&gt;&lt;wsp:rsid wsp:val=&quot;00A121CB&quot;/&gt;&lt;wsp:rsid wsp:val=&quot;00A12C9E&quot;/&gt;&lt;wsp:rsid wsp:val=&quot;00A12CB7&quot;/&gt;&lt;wsp:rsid wsp:val=&quot;00A13094&quot;/&gt;&lt;wsp:rsid wsp:val=&quot;00A136BC&quot;/&gt;&lt;wsp:rsid wsp:val=&quot;00A138EC&quot;/&gt;&lt;wsp:rsid wsp:val=&quot;00A145A0&quot;/&gt;&lt;wsp:rsid wsp:val=&quot;00A1461E&quot;/&gt;&lt;wsp:rsid wsp:val=&quot;00A146FE&quot;/&gt;&lt;wsp:rsid wsp:val=&quot;00A15869&quot;/&gt;&lt;wsp:rsid wsp:val=&quot;00A16364&quot;/&gt;&lt;wsp:rsid wsp:val=&quot;00A20618&quot;/&gt;&lt;wsp:rsid wsp:val=&quot;00A21FC8&quot;/&gt;&lt;wsp:rsid wsp:val=&quot;00A23E48&quot;/&gt;&lt;wsp:rsid wsp:val=&quot;00A246B5&quot;/&gt;&lt;wsp:rsid wsp:val=&quot;00A24D56&quot;/&gt;&lt;wsp:rsid wsp:val=&quot;00A2587B&quot;/&gt;&lt;wsp:rsid wsp:val=&quot;00A30A20&quot;/&gt;&lt;wsp:rsid wsp:val=&quot;00A3185B&quot;/&gt;&lt;wsp:rsid wsp:val=&quot;00A319D9&quot;/&gt;&lt;wsp:rsid wsp:val=&quot;00A3266E&quot;/&gt;&lt;wsp:rsid wsp:val=&quot;00A32923&quot;/&gt;&lt;wsp:rsid wsp:val=&quot;00A33CD2&quot;/&gt;&lt;wsp:rsid wsp:val=&quot;00A3556F&quot;/&gt;&lt;wsp:rsid wsp:val=&quot;00A3576B&quot;/&gt;&lt;wsp:rsid wsp:val=&quot;00A40239&quot;/&gt;&lt;wsp:rsid wsp:val=&quot;00A411F4&quot;/&gt;&lt;wsp:rsid wsp:val=&quot;00A413A0&quot;/&gt;&lt;wsp:rsid wsp:val=&quot;00A4158F&quot;/&gt;&lt;wsp:rsid wsp:val=&quot;00A429D5&quot;/&gt;&lt;wsp:rsid wsp:val=&quot;00A431E3&quot;/&gt;&lt;wsp:rsid wsp:val=&quot;00A431F0&quot;/&gt;&lt;wsp:rsid wsp:val=&quot;00A44D9A&quot;/&gt;&lt;wsp:rsid wsp:val=&quot;00A44FBB&quot;/&gt;&lt;wsp:rsid wsp:val=&quot;00A4688E&quot;/&gt;&lt;wsp:rsid wsp:val=&quot;00A468E5&quot;/&gt;&lt;wsp:rsid wsp:val=&quot;00A46941&quot;/&gt;&lt;wsp:rsid wsp:val=&quot;00A46BD9&quot;/&gt;&lt;wsp:rsid wsp:val=&quot;00A47179&quot;/&gt;&lt;wsp:rsid wsp:val=&quot;00A5379F&quot;/&gt;&lt;wsp:rsid wsp:val=&quot;00A54161&quot;/&gt;&lt;wsp:rsid wsp:val=&quot;00A54F82&quot;/&gt;&lt;wsp:rsid wsp:val=&quot;00A567ED&quot;/&gt;&lt;wsp:rsid wsp:val=&quot;00A571F1&quot;/&gt;&lt;wsp:rsid wsp:val=&quot;00A610D2&quot;/&gt;&lt;wsp:rsid wsp:val=&quot;00A61A24&quot;/&gt;&lt;wsp:rsid wsp:val=&quot;00A622A7&quot;/&gt;&lt;wsp:rsid wsp:val=&quot;00A62591&quot;/&gt;&lt;wsp:rsid wsp:val=&quot;00A62E8C&quot;/&gt;&lt;wsp:rsid wsp:val=&quot;00A632DA&quot;/&gt;&lt;wsp:rsid wsp:val=&quot;00A63CAE&quot;/&gt;&lt;wsp:rsid wsp:val=&quot;00A65903&quot;/&gt;&lt;wsp:rsid wsp:val=&quot;00A66E8A&quot;/&gt;&lt;wsp:rsid wsp:val=&quot;00A67706&quot;/&gt;&lt;wsp:rsid wsp:val=&quot;00A7013A&quot;/&gt;&lt;wsp:rsid wsp:val=&quot;00A711B5&quot;/&gt;&lt;wsp:rsid wsp:val=&quot;00A71317&quot;/&gt;&lt;wsp:rsid wsp:val=&quot;00A7182B&quot;/&gt;&lt;wsp:rsid wsp:val=&quot;00A71A6B&quot;/&gt;&lt;wsp:rsid wsp:val=&quot;00A71AA8&quot;/&gt;&lt;wsp:rsid wsp:val=&quot;00A73495&quot;/&gt;&lt;wsp:rsid wsp:val=&quot;00A75017&quot;/&gt;&lt;wsp:rsid wsp:val=&quot;00A7606F&quot;/&gt;&lt;wsp:rsid wsp:val=&quot;00A760A0&quot;/&gt;&lt;wsp:rsid wsp:val=&quot;00A7638E&quot;/&gt;&lt;wsp:rsid wsp:val=&quot;00A77329&quot;/&gt;&lt;wsp:rsid wsp:val=&quot;00A777E4&quot;/&gt;&lt;wsp:rsid wsp:val=&quot;00A77D65&quot;/&gt;&lt;wsp:rsid wsp:val=&quot;00A77DA3&quot;/&gt;&lt;wsp:rsid wsp:val=&quot;00A80A53&quot;/&gt;&lt;wsp:rsid wsp:val=&quot;00A81565&quot;/&gt;&lt;wsp:rsid wsp:val=&quot;00A816C7&quot;/&gt;&lt;wsp:rsid wsp:val=&quot;00A8197E&quot;/&gt;&lt;wsp:rsid wsp:val=&quot;00A81B17&quot;/&gt;&lt;wsp:rsid wsp:val=&quot;00A82DCF&quot;/&gt;&lt;wsp:rsid wsp:val=&quot;00A8351F&quot;/&gt;&lt;wsp:rsid wsp:val=&quot;00A83A3F&quot;/&gt;&lt;wsp:rsid wsp:val=&quot;00A83DC7&quot;/&gt;&lt;wsp:rsid wsp:val=&quot;00A85B9D&quot;/&gt;&lt;wsp:rsid wsp:val=&quot;00A86B29&quot;/&gt;&lt;wsp:rsid wsp:val=&quot;00A86BEE&quot;/&gt;&lt;wsp:rsid wsp:val=&quot;00A86CFD&quot;/&gt;&lt;wsp:rsid wsp:val=&quot;00A90952&quot;/&gt;&lt;wsp:rsid wsp:val=&quot;00A9127B&quot;/&gt;&lt;wsp:rsid wsp:val=&quot;00A935A9&quot;/&gt;&lt;wsp:rsid wsp:val=&quot;00A93728&quot;/&gt;&lt;wsp:rsid wsp:val=&quot;00A94424&quot;/&gt;&lt;wsp:rsid wsp:val=&quot;00A95C4D&quot;/&gt;&lt;wsp:rsid wsp:val=&quot;00AA0755&quot;/&gt;&lt;wsp:rsid wsp:val=&quot;00AA321E&quot;/&gt;&lt;wsp:rsid wsp:val=&quot;00AA459E&quot;/&gt;&lt;wsp:rsid wsp:val=&quot;00AA4858&quot;/&gt;&lt;wsp:rsid wsp:val=&quot;00AA53AD&quot;/&gt;&lt;wsp:rsid wsp:val=&quot;00AA5A54&quot;/&gt;&lt;wsp:rsid wsp:val=&quot;00AA5ABE&quot;/&gt;&lt;wsp:rsid wsp:val=&quot;00AA5AC0&quot;/&gt;&lt;wsp:rsid wsp:val=&quot;00AA7FDD&quot;/&gt;&lt;wsp:rsid wsp:val=&quot;00AAC1E1&quot;/&gt;&lt;wsp:rsid wsp:val=&quot;00AB02B8&quot;/&gt;&lt;wsp:rsid wsp:val=&quot;00AB0A6D&quot;/&gt;&lt;wsp:rsid wsp:val=&quot;00AB13F3&quot;/&gt;&lt;wsp:rsid wsp:val=&quot;00AB4353&quot;/&gt;&lt;wsp:rsid wsp:val=&quot;00AB46CE&quot;/&gt;&lt;wsp:rsid wsp:val=&quot;00AB46E4&quot;/&gt;&lt;wsp:rsid wsp:val=&quot;00AB516D&quot;/&gt;&lt;wsp:rsid wsp:val=&quot;00AB5A88&quot;/&gt;&lt;wsp:rsid wsp:val=&quot;00AB5AD5&quot;/&gt;&lt;wsp:rsid wsp:val=&quot;00AB62C0&quot;/&gt;&lt;wsp:rsid wsp:val=&quot;00AB6FA2&quot;/&gt;&lt;wsp:rsid wsp:val=&quot;00AC06D5&quot;/&gt;&lt;wsp:rsid wsp:val=&quot;00AC08D3&quot;/&gt;&lt;wsp:rsid wsp:val=&quot;00AC0AA2&quot;/&gt;&lt;wsp:rsid wsp:val=&quot;00AC155A&quot;/&gt;&lt;wsp:rsid wsp:val=&quot;00AC2589&quot;/&gt;&lt;wsp:rsid wsp:val=&quot;00AC29CD&quot;/&gt;&lt;wsp:rsid wsp:val=&quot;00AC384C&quot;/&gt;&lt;wsp:rsid wsp:val=&quot;00AC389F&quot;/&gt;&lt;wsp:rsid wsp:val=&quot;00AC391F&quot;/&gt;&lt;wsp:rsid wsp:val=&quot;00AC3C1D&quot;/&gt;&lt;wsp:rsid wsp:val=&quot;00AC3F3D&quot;/&gt;&lt;wsp:rsid wsp:val=&quot;00AD08E1&quot;/&gt;&lt;wsp:rsid wsp:val=&quot;00AD1011&quot;/&gt;&lt;wsp:rsid wsp:val=&quot;00AD1A80&quot;/&gt;&lt;wsp:rsid wsp:val=&quot;00AD365F&quot;/&gt;&lt;wsp:rsid wsp:val=&quot;00AD3CB6&quot;/&gt;&lt;wsp:rsid wsp:val=&quot;00AD4832&quot;/&gt;&lt;wsp:rsid wsp:val=&quot;00AD4FA3&quot;/&gt;&lt;wsp:rsid wsp:val=&quot;00AD6215&quot;/&gt;&lt;wsp:rsid wsp:val=&quot;00AD7AE8&quot;/&gt;&lt;wsp:rsid wsp:val=&quot;00AE0D1D&quot;/&gt;&lt;wsp:rsid wsp:val=&quot;00AE1311&quot;/&gt;&lt;wsp:rsid wsp:val=&quot;00AE1AF9&quot;/&gt;&lt;wsp:rsid wsp:val=&quot;00AE254E&quot;/&gt;&lt;wsp:rsid wsp:val=&quot;00AE2E49&quot;/&gt;&lt;wsp:rsid wsp:val=&quot;00AE3F5B&quot;/&gt;&lt;wsp:rsid wsp:val=&quot;00AE4213&quot;/&gt;&lt;wsp:rsid wsp:val=&quot;00AE4708&quot;/&gt;&lt;wsp:rsid wsp:val=&quot;00AE5E1C&quot;/&gt;&lt;wsp:rsid wsp:val=&quot;00AE718E&quot;/&gt;&lt;wsp:rsid wsp:val=&quot;00AF0812&quot;/&gt;&lt;wsp:rsid wsp:val=&quot;00AF2175&quot;/&gt;&lt;wsp:rsid wsp:val=&quot;00AF2434&quot;/&gt;&lt;wsp:rsid wsp:val=&quot;00AF28FA&quot;/&gt;&lt;wsp:rsid wsp:val=&quot;00AF359C&quot;/&gt;&lt;wsp:rsid wsp:val=&quot;00AF4332&quot;/&gt;&lt;wsp:rsid wsp:val=&quot;00AF5632&quot;/&gt;&lt;wsp:rsid wsp:val=&quot;00AF7005&quot;/&gt;&lt;wsp:rsid wsp:val=&quot;00AF76B1&quot;/&gt;&lt;wsp:rsid wsp:val=&quot;00B007CA&quot;/&gt;&lt;wsp:rsid wsp:val=&quot;00B00A1D&quot;/&gt;&lt;wsp:rsid wsp:val=&quot;00B019B7&quot;/&gt;&lt;wsp:rsid wsp:val=&quot;00B01C48&quot;/&gt;&lt;wsp:rsid wsp:val=&quot;00B02922&quot;/&gt;&lt;wsp:rsid wsp:val=&quot;00B0330C&quot;/&gt;&lt;wsp:rsid wsp:val=&quot;00B05F95&quot;/&gt;&lt;wsp:rsid wsp:val=&quot;00B067E6&quot;/&gt;&lt;wsp:rsid wsp:val=&quot;00B06FB8&quot;/&gt;&lt;wsp:rsid wsp:val=&quot;00B07772&quot;/&gt;&lt;wsp:rsid wsp:val=&quot;00B1054C&quot;/&gt;&lt;wsp:rsid wsp:val=&quot;00B106AF&quot;/&gt;&lt;wsp:rsid wsp:val=&quot;00B10843&quot;/&gt;&lt;wsp:rsid wsp:val=&quot;00B1088B&quot;/&gt;&lt;wsp:rsid wsp:val=&quot;00B133EC&quot;/&gt;&lt;wsp:rsid wsp:val=&quot;00B13AA3&quot;/&gt;&lt;wsp:rsid wsp:val=&quot;00B13FCD&quot;/&gt;&lt;wsp:rsid wsp:val=&quot;00B14390&quot;/&gt;&lt;wsp:rsid wsp:val=&quot;00B147F0&quot;/&gt;&lt;wsp:rsid wsp:val=&quot;00B14FD1&quot;/&gt;&lt;wsp:rsid wsp:val=&quot;00B1674C&quot;/&gt;&lt;wsp:rsid wsp:val=&quot;00B174B3&quot;/&gt;&lt;wsp:rsid wsp:val=&quot;00B178AF&quot;/&gt;&lt;wsp:rsid wsp:val=&quot;00B221CC&quot;/&gt;&lt;wsp:rsid wsp:val=&quot;00B2299E&quot;/&gt;&lt;wsp:rsid wsp:val=&quot;00B22A48&quot;/&gt;&lt;wsp:rsid wsp:val=&quot;00B2307C&quot;/&gt;&lt;wsp:rsid wsp:val=&quot;00B231A3&quot;/&gt;&lt;wsp:rsid wsp:val=&quot;00B2481E&quot;/&gt;&lt;wsp:rsid wsp:val=&quot;00B26107&quot;/&gt;&lt;wsp:rsid wsp:val=&quot;00B264C3&quot;/&gt;&lt;wsp:rsid wsp:val=&quot;00B26CE9&quot;/&gt;&lt;wsp:rsid wsp:val=&quot;00B26F9C&quot;/&gt;&lt;wsp:rsid wsp:val=&quot;00B274A6&quot;/&gt;&lt;wsp:rsid wsp:val=&quot;00B2760C&quot;/&gt;&lt;wsp:rsid wsp:val=&quot;00B276AD&quot;/&gt;&lt;wsp:rsid wsp:val=&quot;00B30052&quot;/&gt;&lt;wsp:rsid wsp:val=&quot;00B30053&quot;/&gt;&lt;wsp:rsid wsp:val=&quot;00B32398&quot;/&gt;&lt;wsp:rsid wsp:val=&quot;00B35373&quot;/&gt;&lt;wsp:rsid wsp:val=&quot;00B357A7&quot;/&gt;&lt;wsp:rsid wsp:val=&quot;00B37AD2&quot;/&gt;&lt;wsp:rsid wsp:val=&quot;00B40606&quot;/&gt;&lt;wsp:rsid wsp:val=&quot;00B41C6E&quot;/&gt;&lt;wsp:rsid wsp:val=&quot;00B41DF5&quot;/&gt;&lt;wsp:rsid wsp:val=&quot;00B4235E&quot;/&gt;&lt;wsp:rsid wsp:val=&quot;00B43515&quot;/&gt;&lt;wsp:rsid wsp:val=&quot;00B44175&quot;/&gt;&lt;wsp:rsid wsp:val=&quot;00B45C9B&quot;/&gt;&lt;wsp:rsid wsp:val=&quot;00B46072&quot;/&gt;&lt;wsp:rsid wsp:val=&quot;00B46510&quot;/&gt;&lt;wsp:rsid wsp:val=&quot;00B4673D&quot;/&gt;&lt;wsp:rsid wsp:val=&quot;00B4680A&quot;/&gt;&lt;wsp:rsid wsp:val=&quot;00B472EB&quot;/&gt;&lt;wsp:rsid wsp:val=&quot;00B47B03&quot;/&gt;&lt;wsp:rsid wsp:val=&quot;00B51B3C&quot;/&gt;&lt;wsp:rsid wsp:val=&quot;00B51E68&quot;/&gt;&lt;wsp:rsid wsp:val=&quot;00B51FB3&quot;/&gt;&lt;wsp:rsid wsp:val=&quot;00B5282E&quot;/&gt;&lt;wsp:rsid wsp:val=&quot;00B53554&quot;/&gt;&lt;wsp:rsid wsp:val=&quot;00B538CF&quot;/&gt;&lt;wsp:rsid wsp:val=&quot;00B53E5F&quot;/&gt;&lt;wsp:rsid wsp:val=&quot;00B53ED8&quot;/&gt;&lt;wsp:rsid wsp:val=&quot;00B54A66&quot;/&gt;&lt;wsp:rsid wsp:val=&quot;00B56691&quot;/&gt;&lt;wsp:rsid wsp:val=&quot;00B56D2F&quot;/&gt;&lt;wsp:rsid wsp:val=&quot;00B57610&quot;/&gt;&lt;wsp:rsid wsp:val=&quot;00B622C1&quot;/&gt;&lt;wsp:rsid wsp:val=&quot;00B634A0&quot;/&gt;&lt;wsp:rsid wsp:val=&quot;00B64BC4&quot;/&gt;&lt;wsp:rsid wsp:val=&quot;00B65BE4&quot;/&gt;&lt;wsp:rsid wsp:val=&quot;00B67332&quot;/&gt;&lt;wsp:rsid wsp:val=&quot;00B70F45&quot;/&gt;&lt;wsp:rsid wsp:val=&quot;00B713E7&quot;/&gt;&lt;wsp:rsid wsp:val=&quot;00B71EC9&quot;/&gt;&lt;wsp:rsid wsp:val=&quot;00B72797&quot;/&gt;&lt;wsp:rsid wsp:val=&quot;00B7368C&quot;/&gt;&lt;wsp:rsid wsp:val=&quot;00B7548C&quot;/&gt;&lt;wsp:rsid wsp:val=&quot;00B75836&quot;/&gt;&lt;wsp:rsid wsp:val=&quot;00B7609D&quot;/&gt;&lt;wsp:rsid wsp:val=&quot;00B767A3&quot;/&gt;&lt;wsp:rsid wsp:val=&quot;00B76C1F&quot;/&gt;&lt;wsp:rsid wsp:val=&quot;00B77677&quot;/&gt;&lt;wsp:rsid wsp:val=&quot;00B777D1&quot;/&gt;&lt;wsp:rsid wsp:val=&quot;00B7785A&quot;/&gt;&lt;wsp:rsid wsp:val=&quot;00B81017&quot;/&gt;&lt;wsp:rsid wsp:val=&quot;00B81A37&quot;/&gt;&lt;wsp:rsid wsp:val=&quot;00B82DDA&quot;/&gt;&lt;wsp:rsid wsp:val=&quot;00B83126&quot;/&gt;&lt;wsp:rsid wsp:val=&quot;00B8312E&quot;/&gt;&lt;wsp:rsid wsp:val=&quot;00B834D6&quot;/&gt;&lt;wsp:rsid wsp:val=&quot;00B83861&quot;/&gt;&lt;wsp:rsid wsp:val=&quot;00B84049&quot;/&gt;&lt;wsp:rsid wsp:val=&quot;00B84837&quot;/&gt;&lt;wsp:rsid wsp:val=&quot;00B85764&quot;/&gt;&lt;wsp:rsid wsp:val=&quot;00B85794&quot;/&gt;&lt;wsp:rsid wsp:val=&quot;00B866AD&quot;/&gt;&lt;wsp:rsid wsp:val=&quot;00B86D50&quot;/&gt;&lt;wsp:rsid wsp:val=&quot;00B86F5C&quot;/&gt;&lt;wsp:rsid wsp:val=&quot;00B913E3&quot;/&gt;&lt;wsp:rsid wsp:val=&quot;00B9308F&quot;/&gt;&lt;wsp:rsid wsp:val=&quot;00B934BC&quot;/&gt;&lt;wsp:rsid wsp:val=&quot;00B941ED&quot;/&gt;&lt;wsp:rsid wsp:val=&quot;00B945B6&quot;/&gt;&lt;wsp:rsid wsp:val=&quot;00B951FB&quot;/&gt;&lt;wsp:rsid wsp:val=&quot;00B9580A&quot;/&gt;&lt;wsp:rsid wsp:val=&quot;00B95E9E&quot;/&gt;&lt;wsp:rsid wsp:val=&quot;00B963D6&quot;/&gt;&lt;wsp:rsid wsp:val=&quot;00B965D2&quot;/&gt;&lt;wsp:rsid wsp:val=&quot;00B966F2&quot;/&gt;&lt;wsp:rsid wsp:val=&quot;00B97116&quot;/&gt;&lt;wsp:rsid wsp:val=&quot;00B97976&quot;/&gt;&lt;wsp:rsid wsp:val=&quot;00B9E4BF&quot;/&gt;&lt;wsp:rsid wsp:val=&quot;00BA0CE8&quot;/&gt;&lt;wsp:rsid wsp:val=&quot;00BA1427&quot;/&gt;&lt;wsp:rsid wsp:val=&quot;00BA15AE&quot;/&gt;&lt;wsp:rsid wsp:val=&quot;00BA1B0B&quot;/&gt;&lt;wsp:rsid wsp:val=&quot;00BA227B&quot;/&gt;&lt;wsp:rsid wsp:val=&quot;00BA2D2E&quot;/&gt;&lt;wsp:rsid wsp:val=&quot;00BA3056&quot;/&gt;&lt;wsp:rsid wsp:val=&quot;00BA3D1F&quot;/&gt;&lt;wsp:rsid wsp:val=&quot;00BA4216&quot;/&gt;&lt;wsp:rsid wsp:val=&quot;00BA42A3&quot;/&gt;&lt;wsp:rsid wsp:val=&quot;00BA4495&quot;/&gt;&lt;wsp:rsid wsp:val=&quot;00BA5E7F&quot;/&gt;&lt;wsp:rsid wsp:val=&quot;00BB2217&quot;/&gt;&lt;wsp:rsid wsp:val=&quot;00BB2557&quot;/&gt;&lt;wsp:rsid wsp:val=&quot;00BB4165&quot;/&gt;&lt;wsp:rsid wsp:val=&quot;00BB42EB&quot;/&gt;&lt;wsp:rsid wsp:val=&quot;00BB4503&quot;/&gt;&lt;wsp:rsid wsp:val=&quot;00BB4C32&quot;/&gt;&lt;wsp:rsid wsp:val=&quot;00BB5146&quot;/&gt;&lt;wsp:rsid wsp:val=&quot;00BB6ACB&quot;/&gt;&lt;wsp:rsid wsp:val=&quot;00BB6CB0&quot;/&gt;&lt;wsp:rsid wsp:val=&quot;00BB6D78&quot;/&gt;&lt;wsp:rsid wsp:val=&quot;00BB7988&quot;/&gt;&lt;wsp:rsid wsp:val=&quot;00BB7E59&quot;/&gt;&lt;wsp:rsid wsp:val=&quot;00BC1B49&quot;/&gt;&lt;wsp:rsid wsp:val=&quot;00BC253E&quot;/&gt;&lt;wsp:rsid wsp:val=&quot;00BC2889&quot;/&gt;&lt;wsp:rsid wsp:val=&quot;00BC3173&quot;/&gt;&lt;wsp:rsid wsp:val=&quot;00BC3443&quot;/&gt;&lt;wsp:rsid wsp:val=&quot;00BC41DB&quot;/&gt;&lt;wsp:rsid wsp:val=&quot;00BC5991&quot;/&gt;&lt;wsp:rsid wsp:val=&quot;00BC62F9&quot;/&gt;&lt;wsp:rsid wsp:val=&quot;00BC67BD&quot;/&gt;&lt;wsp:rsid wsp:val=&quot;00BC73A3&quot;/&gt;&lt;wsp:rsid wsp:val=&quot;00BC76CA&quot;/&gt;&lt;wsp:rsid wsp:val=&quot;00BC7BBB&quot;/&gt;&lt;wsp:rsid wsp:val=&quot;00BD054D&quot;/&gt;&lt;wsp:rsid wsp:val=&quot;00BD2766&quot;/&gt;&lt;wsp:rsid wsp:val=&quot;00BD3FEA&quot;/&gt;&lt;wsp:rsid wsp:val=&quot;00BD4417&quot;/&gt;&lt;wsp:rsid wsp:val=&quot;00BD49BE&quot;/&gt;&lt;wsp:rsid wsp:val=&quot;00BD539E&quot;/&gt;&lt;wsp:rsid wsp:val=&quot;00BD551F&quot;/&gt;&lt;wsp:rsid wsp:val=&quot;00BD6556&quot;/&gt;&lt;wsp:rsid wsp:val=&quot;00BD6613&quot;/&gt;&lt;wsp:rsid wsp:val=&quot;00BD66D4&quot;/&gt;&lt;wsp:rsid wsp:val=&quot;00BD67A5&quot;/&gt;&lt;wsp:rsid wsp:val=&quot;00BD6ED1&quot;/&gt;&lt;wsp:rsid wsp:val=&quot;00BE18BB&quot;/&gt;&lt;wsp:rsid wsp:val=&quot;00BE1A1D&quot;/&gt;&lt;wsp:rsid wsp:val=&quot;00BE2431&quot;/&gt;&lt;wsp:rsid wsp:val=&quot;00BE260E&quot;/&gt;&lt;wsp:rsid wsp:val=&quot;00BE3212&quot;/&gt;&lt;wsp:rsid wsp:val=&quot;00BE3D81&quot;/&gt;&lt;wsp:rsid wsp:val=&quot;00BE4364&quot;/&gt;&lt;wsp:rsid wsp:val=&quot;00BE452D&quot;/&gt;&lt;wsp:rsid wsp:val=&quot;00BE4A40&quot;/&gt;&lt;wsp:rsid wsp:val=&quot;00BE6A4D&quot;/&gt;&lt;wsp:rsid wsp:val=&quot;00BE7D9E&quot;/&gt;&lt;wsp:rsid wsp:val=&quot;00BF05BD&quot;/&gt;&lt;wsp:rsid wsp:val=&quot;00BF0C68&quot;/&gt;&lt;wsp:rsid wsp:val=&quot;00BF21E3&quot;/&gt;&lt;wsp:rsid wsp:val=&quot;00BF2490&quot;/&gt;&lt;wsp:rsid wsp:val=&quot;00BF2769&quot;/&gt;&lt;wsp:rsid wsp:val=&quot;00BF3227&quot;/&gt;&lt;wsp:rsid wsp:val=&quot;00BF4646&quot;/&gt;&lt;wsp:rsid wsp:val=&quot;00BF5728&quot;/&gt;&lt;wsp:rsid wsp:val=&quot;00BF5EAB&quot;/&gt;&lt;wsp:rsid wsp:val=&quot;00BF63BE&quot;/&gt;&lt;wsp:rsid wsp:val=&quot;00C00452&quot;/&gt;&lt;wsp:rsid wsp:val=&quot;00C031CA&quot;/&gt;&lt;wsp:rsid wsp:val=&quot;00C03C82&quot;/&gt;&lt;wsp:rsid wsp:val=&quot;00C04A2A&quot;/&gt;&lt;wsp:rsid wsp:val=&quot;00C05A4D&quot;/&gt;&lt;wsp:rsid wsp:val=&quot;00C05C70&quot;/&gt;&lt;wsp:rsid wsp:val=&quot;00C05CEB&quot;/&gt;&lt;wsp:rsid wsp:val=&quot;00C069E2&quot;/&gt;&lt;wsp:rsid wsp:val=&quot;00C06E7B&quot;/&gt;&lt;wsp:rsid wsp:val=&quot;00C0783F&quot;/&gt;&lt;wsp:rsid wsp:val=&quot;00C07B3A&quot;/&gt;&lt;wsp:rsid wsp:val=&quot;00C10A3F&quot;/&gt;&lt;wsp:rsid wsp:val=&quot;00C11148&quot;/&gt;&lt;wsp:rsid wsp:val=&quot;00C11FFF&quot;/&gt;&lt;wsp:rsid wsp:val=&quot;00C12CB9&quot;/&gt;&lt;wsp:rsid wsp:val=&quot;00C14EA7&quot;/&gt;&lt;wsp:rsid wsp:val=&quot;00C15327&quot;/&gt;&lt;wsp:rsid wsp:val=&quot;00C156C1&quot;/&gt;&lt;wsp:rsid wsp:val=&quot;00C163C7&quot;/&gt;&lt;wsp:rsid wsp:val=&quot;00C20652&quot;/&gt;&lt;wsp:rsid wsp:val=&quot;00C230E7&quot;/&gt;&lt;wsp:rsid wsp:val=&quot;00C234D4&quot;/&gt;&lt;wsp:rsid wsp:val=&quot;00C23626&quot;/&gt;&lt;wsp:rsid wsp:val=&quot;00C242AC&quot;/&gt;&lt;wsp:rsid wsp:val=&quot;00C2448A&quot;/&gt;&lt;wsp:rsid wsp:val=&quot;00C24631&quot;/&gt;&lt;wsp:rsid wsp:val=&quot;00C25F6B&quot;/&gt;&lt;wsp:rsid wsp:val=&quot;00C26D2A&quot;/&gt;&lt;wsp:rsid wsp:val=&quot;00C26F5D&quot;/&gt;&lt;wsp:rsid wsp:val=&quot;00C27245&quot;/&gt;&lt;wsp:rsid wsp:val=&quot;00C27C6B&quot;/&gt;&lt;wsp:rsid wsp:val=&quot;00C3034C&quot;/&gt;&lt;wsp:rsid wsp:val=&quot;00C3066E&quot;/&gt;&lt;wsp:rsid wsp:val=&quot;00C30714&quot;/&gt;&lt;wsp:rsid wsp:val=&quot;00C3135A&quot;/&gt;&lt;wsp:rsid wsp:val=&quot;00C339D7&quot;/&gt;&lt;wsp:rsid wsp:val=&quot;00C33B8B&quot;/&gt;&lt;wsp:rsid wsp:val=&quot;00C33E6E&quot;/&gt;&lt;wsp:rsid wsp:val=&quot;00C36C08&quot;/&gt;&lt;wsp:rsid wsp:val=&quot;00C3756F&quot;/&gt;&lt;wsp:rsid wsp:val=&quot;00C377C2&quot;/&gt;&lt;wsp:rsid wsp:val=&quot;00C40524&quot;/&gt;&lt;wsp:rsid wsp:val=&quot;00C4112E&quot;/&gt;&lt;wsp:rsid wsp:val=&quot;00C41744&quot;/&gt;&lt;wsp:rsid wsp:val=&quot;00C42F2E&quot;/&gt;&lt;wsp:rsid wsp:val=&quot;00C436F9&quot;/&gt;&lt;wsp:rsid wsp:val=&quot;00C43782&quot;/&gt;&lt;wsp:rsid wsp:val=&quot;00C4382E&quot;/&gt;&lt;wsp:rsid wsp:val=&quot;00C439BC&quot;/&gt;&lt;wsp:rsid wsp:val=&quot;00C44613&quot;/&gt;&lt;wsp:rsid wsp:val=&quot;00C4504E&quot;/&gt;&lt;wsp:rsid wsp:val=&quot;00C455CF&quot;/&gt;&lt;wsp:rsid wsp:val=&quot;00C45F7A&quot;/&gt;&lt;wsp:rsid wsp:val=&quot;00C50660&quot;/&gt;&lt;wsp:rsid wsp:val=&quot;00C51C01&quot;/&gt;&lt;wsp:rsid wsp:val=&quot;00C51E46&quot;/&gt;&lt;wsp:rsid wsp:val=&quot;00C52454&quot;/&gt;&lt;wsp:rsid wsp:val=&quot;00C52637&quot;/&gt;&lt;wsp:rsid wsp:val=&quot;00C52B84&quot;/&gt;&lt;wsp:rsid wsp:val=&quot;00C53601&quot;/&gt;&lt;wsp:rsid wsp:val=&quot;00C538C1&quot;/&gt;&lt;wsp:rsid wsp:val=&quot;00C53BA9&quot;/&gt;&lt;wsp:rsid wsp:val=&quot;00C541CF&quot;/&gt;&lt;wsp:rsid wsp:val=&quot;00C544B7&quot;/&gt;&lt;wsp:rsid wsp:val=&quot;00C5463E&quot;/&gt;&lt;wsp:rsid wsp:val=&quot;00C55417&quot;/&gt;&lt;wsp:rsid wsp:val=&quot;00C5678C&quot;/&gt;&lt;wsp:rsid wsp:val=&quot;00C56827&quot;/&gt;&lt;wsp:rsid wsp:val=&quot;00C60108&quot;/&gt;&lt;wsp:rsid wsp:val=&quot;00C610D6&quot;/&gt;&lt;wsp:rsid wsp:val=&quot;00C619B2&quot;/&gt;&lt;wsp:rsid wsp:val=&quot;00C62447&quot;/&gt;&lt;wsp:rsid wsp:val=&quot;00C636FE&quot;/&gt;&lt;wsp:rsid wsp:val=&quot;00C63CD4&quot;/&gt;&lt;wsp:rsid wsp:val=&quot;00C6418D&quot;/&gt;&lt;wsp:rsid wsp:val=&quot;00C649D9&quot;/&gt;&lt;wsp:rsid wsp:val=&quot;00C64BB6&quot;/&gt;&lt;wsp:rsid wsp:val=&quot;00C64CC3&quot;/&gt;&lt;wsp:rsid wsp:val=&quot;00C651BD&quot;/&gt;&lt;wsp:rsid wsp:val=&quot;00C66E07&quot;/&gt;&lt;wsp:rsid wsp:val=&quot;00C6775B&quot;/&gt;&lt;wsp:rsid wsp:val=&quot;00C67849&quot;/&gt;&lt;wsp:rsid wsp:val=&quot;00C6BE51&quot;/&gt;&lt;wsp:rsid wsp:val=&quot;00C70572&quot;/&gt;&lt;wsp:rsid wsp:val=&quot;00C70972&quot;/&gt;&lt;wsp:rsid wsp:val=&quot;00C71107&quot;/&gt;&lt;wsp:rsid wsp:val=&quot;00C71111&quot;/&gt;&lt;wsp:rsid wsp:val=&quot;00C72E3D&quot;/&gt;&lt;wsp:rsid wsp:val=&quot;00C7383E&quot;/&gt;&lt;wsp:rsid wsp:val=&quot;00C73F47&quot;/&gt;&lt;wsp:rsid wsp:val=&quot;00C743B5&quot;/&gt;&lt;wsp:rsid wsp:val=&quot;00C744B6&quot;/&gt;&lt;wsp:rsid wsp:val=&quot;00C74DED&quot;/&gt;&lt;wsp:rsid wsp:val=&quot;00C754F1&quot;/&gt;&lt;wsp:rsid wsp:val=&quot;00C75992&quot;/&gt;&lt;wsp:rsid wsp:val=&quot;00C76751&quot;/&gt;&lt;wsp:rsid wsp:val=&quot;00C7683D&quot;/&gt;&lt;wsp:rsid wsp:val=&quot;00C803D2&quot;/&gt;&lt;wsp:rsid wsp:val=&quot;00C806C8&quot;/&gt;&lt;wsp:rsid wsp:val=&quot;00C823E7&quot;/&gt;&lt;wsp:rsid wsp:val=&quot;00C8450F&quot;/&gt;&lt;wsp:rsid wsp:val=&quot;00C84A45&quot;/&gt;&lt;wsp:rsid wsp:val=&quot;00C85756&quot;/&gt;&lt;wsp:rsid wsp:val=&quot;00C858E9&quot;/&gt;&lt;wsp:rsid wsp:val=&quot;00C86B05&quot;/&gt;&lt;wsp:rsid wsp:val=&quot;00C8728E&quot;/&gt;&lt;wsp:rsid wsp:val=&quot;00C90B1A&quot;/&gt;&lt;wsp:rsid wsp:val=&quot;00C9147C&quot;/&gt;&lt;wsp:rsid wsp:val=&quot;00C923E8&quot;/&gt;&lt;wsp:rsid wsp:val=&quot;00C950FF&quot;/&gt;&lt;wsp:rsid wsp:val=&quot;00C962DC&quot;/&gt;&lt;wsp:rsid wsp:val=&quot;00C96328&quot;/&gt;&lt;wsp:rsid wsp:val=&quot;00C97621&quot;/&gt;&lt;wsp:rsid wsp:val=&quot;00CA029C&quot;/&gt;&lt;wsp:rsid wsp:val=&quot;00CA0421&quot;/&gt;&lt;wsp:rsid wsp:val=&quot;00CA1CDF&quot;/&gt;&lt;wsp:rsid wsp:val=&quot;00CA23C1&quot;/&gt;&lt;wsp:rsid wsp:val=&quot;00CA407A&quot;/&gt;&lt;wsp:rsid wsp:val=&quot;00CA4178&quot;/&gt;&lt;wsp:rsid wsp:val=&quot;00CA4B7B&quot;/&gt;&lt;wsp:rsid wsp:val=&quot;00CA5056&quot;/&gt;&lt;wsp:rsid wsp:val=&quot;00CA569C&quot;/&gt;&lt;wsp:rsid wsp:val=&quot;00CA7885&quot;/&gt;&lt;wsp:rsid wsp:val=&quot;00CA7C58&quot;/&gt;&lt;wsp:rsid wsp:val=&quot;00CB0A8C&quot;/&gt;&lt;wsp:rsid wsp:val=&quot;00CB1282&quot;/&gt;&lt;wsp:rsid wsp:val=&quot;00CB3748&quot;/&gt;&lt;wsp:rsid wsp:val=&quot;00CB3A7F&quot;/&gt;&lt;wsp:rsid wsp:val=&quot;00CB50CC&quot;/&gt;&lt;wsp:rsid wsp:val=&quot;00CB50DB&quot;/&gt;&lt;wsp:rsid wsp:val=&quot;00CB5706&quot;/&gt;&lt;wsp:rsid wsp:val=&quot;00CB5B5C&quot;/&gt;&lt;wsp:rsid wsp:val=&quot;00CB5F01&quot;/&gt;&lt;wsp:rsid wsp:val=&quot;00CB73E6&quot;/&gt;&lt;wsp:rsid wsp:val=&quot;00CC03E3&quot;/&gt;&lt;wsp:rsid wsp:val=&quot;00CC396C&quot;/&gt;&lt;wsp:rsid wsp:val=&quot;00CC3EF4&quot;/&gt;&lt;wsp:rsid wsp:val=&quot;00CC4B01&quot;/&gt;&lt;wsp:rsid wsp:val=&quot;00CC4D82&quot;/&gt;&lt;wsp:rsid wsp:val=&quot;00CC5974&quot;/&gt;&lt;wsp:rsid wsp:val=&quot;00CC5CB9&quot;/&gt;&lt;wsp:rsid wsp:val=&quot;00CC655F&quot;/&gt;&lt;wsp:rsid wsp:val=&quot;00CC6679&quot;/&gt;&lt;wsp:rsid wsp:val=&quot;00CC723E&quot;/&gt;&lt;wsp:rsid wsp:val=&quot;00CC7B6C&quot;/&gt;&lt;wsp:rsid wsp:val=&quot;00CD08F7&quot;/&gt;&lt;wsp:rsid wsp:val=&quot;00CD111F&quot;/&gt;&lt;wsp:rsid wsp:val=&quot;00CD1DFD&quot;/&gt;&lt;wsp:rsid wsp:val=&quot;00CD1EC4&quot;/&gt;&lt;wsp:rsid wsp:val=&quot;00CD215A&quot;/&gt;&lt;wsp:rsid wsp:val=&quot;00CD303B&quot;/&gt;&lt;wsp:rsid wsp:val=&quot;00CD3C78&quot;/&gt;&lt;wsp:rsid wsp:val=&quot;00CD51DB&quot;/&gt;&lt;wsp:rsid wsp:val=&quot;00CD5FD4&quot;/&gt;&lt;wsp:rsid wsp:val=&quot;00CD61E3&quot;/&gt;&lt;wsp:rsid wsp:val=&quot;00CD6589&quot;/&gt;&lt;wsp:rsid wsp:val=&quot;00CD698F&quot;/&gt;&lt;wsp:rsid wsp:val=&quot;00CE0084&quot;/&gt;&lt;wsp:rsid wsp:val=&quot;00CE0105&quot;/&gt;&lt;wsp:rsid wsp:val=&quot;00CE12DD&quot;/&gt;&lt;wsp:rsid wsp:val=&quot;00CE2CD5&quot;/&gt;&lt;wsp:rsid wsp:val=&quot;00CE2E38&quot;/&gt;&lt;wsp:rsid wsp:val=&quot;00CE3317&quot;/&gt;&lt;wsp:rsid wsp:val=&quot;00CE559B&quot;/&gt;&lt;wsp:rsid wsp:val=&quot;00CE6A2E&quot;/&gt;&lt;wsp:rsid wsp:val=&quot;00CE7FDA&quot;/&gt;&lt;wsp:rsid wsp:val=&quot;00CF0422&quot;/&gt;&lt;wsp:rsid wsp:val=&quot;00CF1B24&quot;/&gt;&lt;wsp:rsid wsp:val=&quot;00CF247C&quot;/&gt;&lt;wsp:rsid wsp:val=&quot;00CF2FE2&quot;/&gt;&lt;wsp:rsid wsp:val=&quot;00CF30D5&quot;/&gt;&lt;wsp:rsid wsp:val=&quot;00CF4100&quot;/&gt;&lt;wsp:rsid wsp:val=&quot;00CF731E&quot;/&gt;&lt;wsp:rsid wsp:val=&quot;00D0059D&quot;/&gt;&lt;wsp:rsid wsp:val=&quot;00D00D36&quot;/&gt;&lt;wsp:rsid wsp:val=&quot;00D011E6&quot;/&gt;&lt;wsp:rsid wsp:val=&quot;00D01292&quot;/&gt;&lt;wsp:rsid wsp:val=&quot;00D013AB&quot;/&gt;&lt;wsp:rsid wsp:val=&quot;00D02C4D&quot;/&gt;&lt;wsp:rsid wsp:val=&quot;00D038EB&quot;/&gt;&lt;wsp:rsid wsp:val=&quot;00D03ABA&quot;/&gt;&lt;wsp:rsid wsp:val=&quot;00D0456E&quot;/&gt;&lt;wsp:rsid wsp:val=&quot;00D0482B&quot;/&gt;&lt;wsp:rsid wsp:val=&quot;00D064AE&quot;/&gt;&lt;wsp:rsid wsp:val=&quot;00D06B1A&quot;/&gt;&lt;wsp:rsid wsp:val=&quot;00D07151&quot;/&gt;&lt;wsp:rsid wsp:val=&quot;00D1053D&quot;/&gt;&lt;wsp:rsid wsp:val=&quot;00D10D03&quot;/&gt;&lt;wsp:rsid wsp:val=&quot;00D110BD&quot;/&gt;&lt;wsp:rsid wsp:val=&quot;00D123E9&quot;/&gt;&lt;wsp:rsid wsp:val=&quot;00D127CF&quot;/&gt;&lt;wsp:rsid wsp:val=&quot;00D12DB7&quot;/&gt;&lt;wsp:rsid wsp:val=&quot;00D13A5D&quot;/&gt;&lt;wsp:rsid wsp:val=&quot;00D14013&quot;/&gt;&lt;wsp:rsid wsp:val=&quot;00D14191&quot;/&gt;&lt;wsp:rsid wsp:val=&quot;00D1484C&quot;/&gt;&lt;wsp:rsid wsp:val=&quot;00D15327&quot;/&gt;&lt;wsp:rsid wsp:val=&quot;00D15786&quot;/&gt;&lt;wsp:rsid wsp:val=&quot;00D16259&quot;/&gt;&lt;wsp:rsid wsp:val=&quot;00D1631F&quot;/&gt;&lt;wsp:rsid wsp:val=&quot;00D17573&quot;/&gt;&lt;wsp:rsid wsp:val=&quot;00D17957&quot;/&gt;&lt;wsp:rsid wsp:val=&quot;00D2030C&quot;/&gt;&lt;wsp:rsid wsp:val=&quot;00D20763&quot;/&gt;&lt;wsp:rsid wsp:val=&quot;00D20966&quot;/&gt;&lt;wsp:rsid wsp:val=&quot;00D20A45&quot;/&gt;&lt;wsp:rsid wsp:val=&quot;00D2167B&quot;/&gt;&lt;wsp:rsid wsp:val=&quot;00D2249B&quot;/&gt;&lt;wsp:rsid wsp:val=&quot;00D229F3&quot;/&gt;&lt;wsp:rsid wsp:val=&quot;00D2323A&quot;/&gt;&lt;wsp:rsid wsp:val=&quot;00D236B0&quot;/&gt;&lt;wsp:rsid wsp:val=&quot;00D236B7&quot;/&gt;&lt;wsp:rsid wsp:val=&quot;00D24BB9&quot;/&gt;&lt;wsp:rsid wsp:val=&quot;00D2617A&quot;/&gt;&lt;wsp:rsid wsp:val=&quot;00D267EF&quot;/&gt;&lt;wsp:rsid wsp:val=&quot;00D30041&quot;/&gt;&lt;wsp:rsid wsp:val=&quot;00D30077&quot;/&gt;&lt;wsp:rsid wsp:val=&quot;00D313D7&quot;/&gt;&lt;wsp:rsid wsp:val=&quot;00D31BD4&quot;/&gt;&lt;wsp:rsid wsp:val=&quot;00D3506E&quot;/&gt;&lt;wsp:rsid wsp:val=&quot;00D3553D&quot;/&gt;&lt;wsp:rsid wsp:val=&quot;00D35C88&quot;/&gt;&lt;wsp:rsid wsp:val=&quot;00D36E4F&quot;/&gt;&lt;wsp:rsid wsp:val=&quot;00D37327&quot;/&gt;&lt;wsp:rsid wsp:val=&quot;00D40C24&quot;/&gt;&lt;wsp:rsid wsp:val=&quot;00D42ABF&quot;/&gt;&lt;wsp:rsid wsp:val=&quot;00D43BA2&quot;/&gt;&lt;wsp:rsid wsp:val=&quot;00D447C4&quot;/&gt;&lt;wsp:rsid wsp:val=&quot;00D454BF&quot;/&gt;&lt;wsp:rsid wsp:val=&quot;00D45728&quot;/&gt;&lt;wsp:rsid wsp:val=&quot;00D46356&quot;/&gt;&lt;wsp:rsid wsp:val=&quot;00D4772E&quot;/&gt;&lt;wsp:rsid wsp:val=&quot;00D501C2&quot;/&gt;&lt;wsp:rsid wsp:val=&quot;00D52035&quot;/&gt;&lt;wsp:rsid wsp:val=&quot;00D522DE&quot;/&gt;&lt;wsp:rsid wsp:val=&quot;00D55766&quot;/&gt;&lt;wsp:rsid wsp:val=&quot;00D5588B&quot;/&gt;&lt;wsp:rsid wsp:val=&quot;00D55B7E&quot;/&gt;&lt;wsp:rsid wsp:val=&quot;00D56F68&quot;/&gt;&lt;wsp:rsid wsp:val=&quot;00D5712C&quot;/&gt;&lt;wsp:rsid wsp:val=&quot;00D60D4A&quot;/&gt;&lt;wsp:rsid wsp:val=&quot;00D611DF&quot;/&gt;&lt;wsp:rsid wsp:val=&quot;00D61315&quot;/&gt;&lt;wsp:rsid wsp:val=&quot;00D6256F&quot;/&gt;&lt;wsp:rsid wsp:val=&quot;00D62CD2&quot;/&gt;&lt;wsp:rsid wsp:val=&quot;00D63358&quot;/&gt;&lt;wsp:rsid wsp:val=&quot;00D638BD&quot;/&gt;&lt;wsp:rsid wsp:val=&quot;00D6445E&quot;/&gt;&lt;wsp:rsid wsp:val=&quot;00D649DE&quot;/&gt;&lt;wsp:rsid wsp:val=&quot;00D651A8&quot;/&gt;&lt;wsp:rsid wsp:val=&quot;00D655E5&quot;/&gt;&lt;wsp:rsid wsp:val=&quot;00D65D51&quot;/&gt;&lt;wsp:rsid wsp:val=&quot;00D676D5&quot;/&gt;&lt;wsp:rsid wsp:val=&quot;00D70B0B&quot;/&gt;&lt;wsp:rsid wsp:val=&quot;00D71386&quot;/&gt;&lt;wsp:rsid wsp:val=&quot;00D713D7&quot;/&gt;&lt;wsp:rsid wsp:val=&quot;00D71F67&quot;/&gt;&lt;wsp:rsid wsp:val=&quot;00D7261C&quot;/&gt;&lt;wsp:rsid wsp:val=&quot;00D72C03&quot;/&gt;&lt;wsp:rsid wsp:val=&quot;00D74554&quot;/&gt;&lt;wsp:rsid wsp:val=&quot;00D76035&quot;/&gt;&lt;wsp:rsid wsp:val=&quot;00D762B6&quot;/&gt;&lt;wsp:rsid wsp:val=&quot;00D77443&quot;/&gt;&lt;wsp:rsid wsp:val=&quot;00D77726&quot;/&gt;&lt;wsp:rsid wsp:val=&quot;00D77DDC&quot;/&gt;&lt;wsp:rsid wsp:val=&quot;00D77ED7&quot;/&gt;&lt;wsp:rsid wsp:val=&quot;00D8273D&quot;/&gt;&lt;wsp:rsid wsp:val=&quot;00D82D1C&quot;/&gt;&lt;wsp:rsid wsp:val=&quot;00D83199&quot;/&gt;&lt;wsp:rsid wsp:val=&quot;00D851FC&quot;/&gt;&lt;wsp:rsid wsp:val=&quot;00D85A51&quot;/&gt;&lt;wsp:rsid wsp:val=&quot;00D85D78&quot;/&gt;&lt;wsp:rsid wsp:val=&quot;00D90237&quot;/&gt;&lt;wsp:rsid wsp:val=&quot;00D90552&quot;/&gt;&lt;wsp:rsid wsp:val=&quot;00D906C3&quot;/&gt;&lt;wsp:rsid wsp:val=&quot;00D9073E&quot;/&gt;&lt;wsp:rsid wsp:val=&quot;00D9148A&quot;/&gt;&lt;wsp:rsid wsp:val=&quot;00D927E1&quot;/&gt;&lt;wsp:rsid wsp:val=&quot;00D93B47&quot;/&gt;&lt;wsp:rsid wsp:val=&quot;00D95C60&quot;/&gt;&lt;wsp:rsid wsp:val=&quot;00D964D4&quot;/&gt;&lt;wsp:rsid wsp:val=&quot;00D97F3E&quot;/&gt;&lt;wsp:rsid wsp:val=&quot;00DA0F6B&quot;/&gt;&lt;wsp:rsid wsp:val=&quot;00DA1F2A&quot;/&gt;&lt;wsp:rsid wsp:val=&quot;00DA3EE7&quot;/&gt;&lt;wsp:rsid wsp:val=&quot;00DA6027&quot;/&gt;&lt;wsp:rsid wsp:val=&quot;00DA6429&quot;/&gt;&lt;wsp:rsid wsp:val=&quot;00DA6C37&quot;/&gt;&lt;wsp:rsid wsp:val=&quot;00DA722C&quot;/&gt;&lt;wsp:rsid wsp:val=&quot;00DA7450&quot;/&gt;&lt;wsp:rsid wsp:val=&quot;00DA7D96&quot;/&gt;&lt;wsp:rsid wsp:val=&quot;00DB09A1&quot;/&gt;&lt;wsp:rsid wsp:val=&quot;00DB0AF0&quot;/&gt;&lt;wsp:rsid wsp:val=&quot;00DB2721&quot;/&gt;&lt;wsp:rsid wsp:val=&quot;00DB2946&quot;/&gt;&lt;wsp:rsid wsp:val=&quot;00DB2AD4&quot;/&gt;&lt;wsp:rsid wsp:val=&quot;00DB34D8&quot;/&gt;&lt;wsp:rsid wsp:val=&quot;00DB37D4&quot;/&gt;&lt;wsp:rsid wsp:val=&quot;00DB4D72&quot;/&gt;&lt;wsp:rsid wsp:val=&quot;00DB5D44&quot;/&gt;&lt;wsp:rsid wsp:val=&quot;00DB6D4F&quot;/&gt;&lt;wsp:rsid wsp:val=&quot;00DB71C1&quot;/&gt;&lt;wsp:rsid wsp:val=&quot;00DB727D&quot;/&gt;&lt;wsp:rsid wsp:val=&quot;00DB7E34&quot;/&gt;&lt;wsp:rsid wsp:val=&quot;00DC047B&quot;/&gt;&lt;wsp:rsid wsp:val=&quot;00DC0982&quot;/&gt;&lt;wsp:rsid wsp:val=&quot;00DC1CE3&quot;/&gt;&lt;wsp:rsid wsp:val=&quot;00DC2898&quot;/&gt;&lt;wsp:rsid wsp:val=&quot;00DC2996&quot;/&gt;&lt;wsp:rsid wsp:val=&quot;00DC338E&quot;/&gt;&lt;wsp:rsid wsp:val=&quot;00DC4C21&quot;/&gt;&lt;wsp:rsid wsp:val=&quot;00DC5526&quot;/&gt;&lt;wsp:rsid wsp:val=&quot;00DC5692&quot;/&gt;&lt;wsp:rsid wsp:val=&quot;00DC5E2D&quot;/&gt;&lt;wsp:rsid wsp:val=&quot;00DC6A30&quot;/&gt;&lt;wsp:rsid wsp:val=&quot;00DC7B6F&quot;/&gt;&lt;wsp:rsid wsp:val=&quot;00DC7C36&quot;/&gt;&lt;wsp:rsid wsp:val=&quot;00DD1D75&quot;/&gt;&lt;wsp:rsid wsp:val=&quot;00DD1E8A&quot;/&gt;&lt;wsp:rsid wsp:val=&quot;00DD468F&quot;/&gt;&lt;wsp:rsid wsp:val=&quot;00DD4CC8&quot;/&gt;&lt;wsp:rsid wsp:val=&quot;00DE04DA&quot;/&gt;&lt;wsp:rsid wsp:val=&quot;00DE1ED1&quot;/&gt;&lt;wsp:rsid wsp:val=&quot;00DE21E8&quot;/&gt;&lt;wsp:rsid wsp:val=&quot;00DE2EFE&quot;/&gt;&lt;wsp:rsid wsp:val=&quot;00DE3104&quot;/&gt;&lt;wsp:rsid wsp:val=&quot;00DE3FAF&quot;/&gt;&lt;wsp:rsid wsp:val=&quot;00DE40DE&quot;/&gt;&lt;wsp:rsid wsp:val=&quot;00DE5214&quot;/&gt;&lt;wsp:rsid wsp:val=&quot;00DE5F12&quot;/&gt;&lt;wsp:rsid wsp:val=&quot;00DE6EAF&quot;/&gt;&lt;wsp:rsid wsp:val=&quot;00DF057B&quot;/&gt;&lt;wsp:rsid wsp:val=&quot;00DF0AC8&quot;/&gt;&lt;wsp:rsid wsp:val=&quot;00DF0F90&quot;/&gt;&lt;wsp:rsid wsp:val=&quot;00DF2783&quot;/&gt;&lt;wsp:rsid wsp:val=&quot;00DF3299&quot;/&gt;&lt;wsp:rsid wsp:val=&quot;00DF3F9F&quot;/&gt;&lt;wsp:rsid wsp:val=&quot;00DF413A&quot;/&gt;&lt;wsp:rsid wsp:val=&quot;00DF4145&quot;/&gt;&lt;wsp:rsid wsp:val=&quot;00DF45BD&quot;/&gt;&lt;wsp:rsid wsp:val=&quot;00DF5963&quot;/&gt;&lt;wsp:rsid wsp:val=&quot;00DF6B2E&quot;/&gt;&lt;wsp:rsid wsp:val=&quot;00DF75A6&quot;/&gt;&lt;wsp:rsid wsp:val=&quot;00E02481&quot;/&gt;&lt;wsp:rsid wsp:val=&quot;00E02AAB&quot;/&gt;&lt;wsp:rsid wsp:val=&quot;00E02F5E&quot;/&gt;&lt;wsp:rsid wsp:val=&quot;00E02FED&quot;/&gt;&lt;wsp:rsid wsp:val=&quot;00E035B7&quot;/&gt;&lt;wsp:rsid wsp:val=&quot;00E044F4&quot;/&gt;&lt;wsp:rsid wsp:val=&quot;00E04B7D&quot;/&gt;&lt;wsp:rsid wsp:val=&quot;00E07D2F&quot;/&gt;&lt;wsp:rsid wsp:val=&quot;00E118E6&quot;/&gt;&lt;wsp:rsid wsp:val=&quot;00E12CAB&quot;/&gt;&lt;wsp:rsid wsp:val=&quot;00E159CC&quot;/&gt;&lt;wsp:rsid wsp:val=&quot;00E15E4C&quot;/&gt;&lt;wsp:rsid wsp:val=&quot;00E17870&quot;/&gt;&lt;wsp:rsid wsp:val=&quot;00E1F4A1&quot;/&gt;&lt;wsp:rsid wsp:val=&quot;00E22C0D&quot;/&gt;&lt;wsp:rsid wsp:val=&quot;00E25177&quot;/&gt;&lt;wsp:rsid wsp:val=&quot;00E27B46&quot;/&gt;&lt;wsp:rsid wsp:val=&quot;00E27EA3&quot;/&gt;&lt;wsp:rsid wsp:val=&quot;00E310F3&quot;/&gt;&lt;wsp:rsid wsp:val=&quot;00E31917&quot;/&gt;&lt;wsp:rsid wsp:val=&quot;00E3351E&quot;/&gt;&lt;wsp:rsid wsp:val=&quot;00E336FF&quot;/&gt;&lt;wsp:rsid wsp:val=&quot;00E33A68&quot;/&gt;&lt;wsp:rsid wsp:val=&quot;00E33F10&quot;/&gt;&lt;wsp:rsid wsp:val=&quot;00E3498A&quot;/&gt;&lt;wsp:rsid wsp:val=&quot;00E355D9&quot;/&gt;&lt;wsp:rsid wsp:val=&quot;00E360C8&quot;/&gt;&lt;wsp:rsid wsp:val=&quot;00E3641E&quot;/&gt;&lt;wsp:rsid wsp:val=&quot;00E37186&quot;/&gt;&lt;wsp:rsid wsp:val=&quot;00E3BF84&quot;/&gt;&lt;wsp:rsid wsp:val=&quot;00E40C73&quot;/&gt;&lt;wsp:rsid wsp:val=&quot;00E410BD&quot;/&gt;&lt;wsp:rsid wsp:val=&quot;00E41CC1&quot;/&gt;&lt;wsp:rsid wsp:val=&quot;00E42169&quot;/&gt;&lt;wsp:rsid wsp:val=&quot;00E43C46&quot;/&gt;&lt;wsp:rsid wsp:val=&quot;00E44595&quot;/&gt;&lt;wsp:rsid wsp:val=&quot;00E45CE2&quot;/&gt;&lt;wsp:rsid wsp:val=&quot;00E46316&quot;/&gt;&lt;wsp:rsid wsp:val=&quot;00E47A00&quot;/&gt;&lt;wsp:rsid wsp:val=&quot;00E47F5D&quot;/&gt;&lt;wsp:rsid wsp:val=&quot;00E5050A&quot;/&gt;&lt;wsp:rsid wsp:val=&quot;00E52427&quot;/&gt;&lt;wsp:rsid wsp:val=&quot;00E5348B&quot;/&gt;&lt;wsp:rsid wsp:val=&quot;00E537A1&quot;/&gt;&lt;wsp:rsid wsp:val=&quot;00E53F2A&quot;/&gt;&lt;wsp:rsid wsp:val=&quot;00E54C46&quot;/&gt;&lt;wsp:rsid wsp:val=&quot;00E5510B&quot;/&gt;&lt;wsp:rsid wsp:val=&quot;00E55119&quot;/&gt;&lt;wsp:rsid wsp:val=&quot;00E551EE&quot;/&gt;&lt;wsp:rsid wsp:val=&quot;00E552D1&quot;/&gt;&lt;wsp:rsid wsp:val=&quot;00E567BF&quot;/&gt;&lt;wsp:rsid wsp:val=&quot;00E56B4D&quot;/&gt;&lt;wsp:rsid wsp:val=&quot;00E573C4&quot;/&gt;&lt;wsp:rsid wsp:val=&quot;00E57E34&quot;/&gt;&lt;wsp:rsid wsp:val=&quot;00E60184&quot;/&gt;&lt;wsp:rsid wsp:val=&quot;00E60A52&quot;/&gt;&lt;wsp:rsid wsp:val=&quot;00E60D94&quot;/&gt;&lt;wsp:rsid wsp:val=&quot;00E617B0&quot;/&gt;&lt;wsp:rsid wsp:val=&quot;00E61A96&quot;/&gt;&lt;wsp:rsid wsp:val=&quot;00E61F5C&quot;/&gt;&lt;wsp:rsid wsp:val=&quot;00E62172&quot;/&gt;&lt;wsp:rsid wsp:val=&quot;00E624A9&quot;/&gt;&lt;wsp:rsid wsp:val=&quot;00E629FA&quot;/&gt;&lt;wsp:rsid wsp:val=&quot;00E64641&quot;/&gt;&lt;wsp:rsid wsp:val=&quot;00E66350&quot;/&gt;&lt;wsp:rsid wsp:val=&quot;00E675B1&quot;/&gt;&lt;wsp:rsid wsp:val=&quot;00E67627&quot;/&gt;&lt;wsp:rsid wsp:val=&quot;00E708E3&quot;/&gt;&lt;wsp:rsid wsp:val=&quot;00E70DA8&quot;/&gt;&lt;wsp:rsid wsp:val=&quot;00E719A1&quot;/&gt;&lt;wsp:rsid wsp:val=&quot;00E73799&quot;/&gt;&lt;wsp:rsid wsp:val=&quot;00E73813&quot;/&gt;&lt;wsp:rsid wsp:val=&quot;00E7399C&quot;/&gt;&lt;wsp:rsid wsp:val=&quot;00E73C86&quot;/&gt;&lt;wsp:rsid wsp:val=&quot;00E74E67&quot;/&gt;&lt;wsp:rsid wsp:val=&quot;00E74E68&quot;/&gt;&lt;wsp:rsid wsp:val=&quot;00E76911&quot;/&gt;&lt;wsp:rsid wsp:val=&quot;00E77157&quot;/&gt;&lt;wsp:rsid wsp:val=&quot;00E80EB7&quot;/&gt;&lt;wsp:rsid wsp:val=&quot;00E811DD&quot;/&gt;&lt;wsp:rsid wsp:val=&quot;00E81529&quot;/&gt;&lt;wsp:rsid wsp:val=&quot;00E84D39&quot;/&gt;&lt;wsp:rsid wsp:val=&quot;00E85539&quot;/&gt;&lt;wsp:rsid wsp:val=&quot;00E85C87&quot;/&gt;&lt;wsp:rsid wsp:val=&quot;00E85DB1&quot;/&gt;&lt;wsp:rsid wsp:val=&quot;00E87E7C&quot;/&gt;&lt;wsp:rsid wsp:val=&quot;00E904C7&quot;/&gt;&lt;wsp:rsid wsp:val=&quot;00E91A1F&quot;/&gt;&lt;wsp:rsid wsp:val=&quot;00E91E8C&quot;/&gt;&lt;wsp:rsid wsp:val=&quot;00E9270F&quot;/&gt;&lt;wsp:rsid wsp:val=&quot;00E92CDD&quot;/&gt;&lt;wsp:rsid wsp:val=&quot;00E93079&quot;/&gt;&lt;wsp:rsid wsp:val=&quot;00E9355D&quot;/&gt;&lt;wsp:rsid wsp:val=&quot;00E93958&quot;/&gt;&lt;wsp:rsid wsp:val=&quot;00E93A8F&quot;/&gt;&lt;wsp:rsid wsp:val=&quot;00E93F4C&quot;/&gt;&lt;wsp:rsid wsp:val=&quot;00E94D94&quot;/&gt;&lt;wsp:rsid wsp:val=&quot;00E94ED9&quot;/&gt;&lt;wsp:rsid wsp:val=&quot;00E95592&quot;/&gt;&lt;wsp:rsid wsp:val=&quot;00E955D6&quot;/&gt;&lt;wsp:rsid wsp:val=&quot;00E95990&quot;/&gt;&lt;wsp:rsid wsp:val=&quot;00E968C0&quot;/&gt;&lt;wsp:rsid wsp:val=&quot;00E96CD2&quot;/&gt;&lt;wsp:rsid wsp:val=&quot;00E96DD8&quot;/&gt;&lt;wsp:rsid wsp:val=&quot;00EA1E29&quot;/&gt;&lt;wsp:rsid wsp:val=&quot;00EA3610&quot;/&gt;&lt;wsp:rsid wsp:val=&quot;00EA396E&quot;/&gt;&lt;wsp:rsid wsp:val=&quot;00EA4ABD&quot;/&gt;&lt;wsp:rsid wsp:val=&quot;00EA4B8E&quot;/&gt;&lt;wsp:rsid wsp:val=&quot;00EA5405&quot;/&gt;&lt;wsp:rsid wsp:val=&quot;00EA60F5&quot;/&gt;&lt;wsp:rsid wsp:val=&quot;00EA7296&quot;/&gt;&lt;wsp:rsid wsp:val=&quot;00EB085A&quot;/&gt;&lt;wsp:rsid wsp:val=&quot;00EB1A32&quot;/&gt;&lt;wsp:rsid wsp:val=&quot;00EB25D2&quot;/&gt;&lt;wsp:rsid wsp:val=&quot;00EB33DE&quot;/&gt;&lt;wsp:rsid wsp:val=&quot;00EB3A33&quot;/&gt;&lt;wsp:rsid wsp:val=&quot;00EB4697&quot;/&gt;&lt;wsp:rsid wsp:val=&quot;00EB4FFC&quot;/&gt;&lt;wsp:rsid wsp:val=&quot;00EB607F&quot;/&gt;&lt;wsp:rsid wsp:val=&quot;00EC0EFF&quot;/&gt;&lt;wsp:rsid wsp:val=&quot;00EC3C72&quot;/&gt;&lt;wsp:rsid wsp:val=&quot;00EC5D7B&quot;/&gt;&lt;wsp:rsid wsp:val=&quot;00EC5FBC&quot;/&gt;&lt;wsp:rsid wsp:val=&quot;00EC6B70&quot;/&gt;&lt;wsp:rsid wsp:val=&quot;00ED00DA&quot;/&gt;&lt;wsp:rsid wsp:val=&quot;00ED2731&quot;/&gt;&lt;wsp:rsid wsp:val=&quot;00ED2C15&quot;/&gt;&lt;wsp:rsid wsp:val=&quot;00ED3647&quot;/&gt;&lt;wsp:rsid wsp:val=&quot;00ED3A07&quot;/&gt;&lt;wsp:rsid wsp:val=&quot;00ED459F&quot;/&gt;&lt;wsp:rsid wsp:val=&quot;00ED5E2D&quot;/&gt;&lt;wsp:rsid wsp:val=&quot;00ED6037&quot;/&gt;&lt;wsp:rsid wsp:val=&quot;00ED662E&quot;/&gt;&lt;wsp:rsid wsp:val=&quot;00ED76C9&quot;/&gt;&lt;wsp:rsid wsp:val=&quot;00EE4DB3&quot;/&gt;&lt;wsp:rsid wsp:val=&quot;00EE5280&quot;/&gt;&lt;wsp:rsid wsp:val=&quot;00EE5A45&quot;/&gt;&lt;wsp:rsid wsp:val=&quot;00EE6957&quot;/&gt;&lt;wsp:rsid wsp:val=&quot;00EE759A&quot;/&gt;&lt;wsp:rsid wsp:val=&quot;00EE7B2D&quot;/&gt;&lt;wsp:rsid wsp:val=&quot;00EF0028&quot;/&gt;&lt;wsp:rsid wsp:val=&quot;00EF0064&quot;/&gt;&lt;wsp:rsid wsp:val=&quot;00EF0B80&quot;/&gt;&lt;wsp:rsid wsp:val=&quot;00EF121E&quot;/&gt;&lt;wsp:rsid wsp:val=&quot;00EF13EF&quot;/&gt;&lt;wsp:rsid wsp:val=&quot;00EF19F6&quot;/&gt;&lt;wsp:rsid wsp:val=&quot;00EF2421&quot;/&gt;&lt;wsp:rsid wsp:val=&quot;00EF26FE&quot;/&gt;&lt;wsp:rsid wsp:val=&quot;00EF2C13&quot;/&gt;&lt;wsp:rsid wsp:val=&quot;00EF34CD&quot;/&gt;&lt;wsp:rsid wsp:val=&quot;00EF437C&quot;/&gt;&lt;wsp:rsid wsp:val=&quot;00EF4642&quot;/&gt;&lt;wsp:rsid wsp:val=&quot;00EF4747&quot;/&gt;&lt;wsp:rsid wsp:val=&quot;00EF6E22&quot;/&gt;&lt;wsp:rsid wsp:val=&quot;00EF7F01&quot;/&gt;&lt;wsp:rsid wsp:val=&quot;00EFF561&quot;/&gt;&lt;wsp:rsid wsp:val=&quot;00F0078D&quot;/&gt;&lt;wsp:rsid wsp:val=&quot;00F01877&quot;/&gt;&lt;wsp:rsid wsp:val=&quot;00F020A9&quot;/&gt;&lt;wsp:rsid wsp:val=&quot;00F033AC&quot;/&gt;&lt;wsp:rsid wsp:val=&quot;00F0532D&quot;/&gt;&lt;wsp:rsid wsp:val=&quot;00F05C05&quot;/&gt;&lt;wsp:rsid wsp:val=&quot;00F06377&quot;/&gt;&lt;wsp:rsid wsp:val=&quot;00F0665F&quot;/&gt;&lt;wsp:rsid wsp:val=&quot;00F076B3&quot;/&gt;&lt;wsp:rsid wsp:val=&quot;00F07846&quot;/&gt;&lt;wsp:rsid wsp:val=&quot;00F07A77&quot;/&gt;&lt;wsp:rsid wsp:val=&quot;00F07F7A&quot;/&gt;&lt;wsp:rsid wsp:val=&quot;00F10A68&quot;/&gt;&lt;wsp:rsid wsp:val=&quot;00F11018&quot;/&gt;&lt;wsp:rsid wsp:val=&quot;00F115A6&quot;/&gt;&lt;wsp:rsid wsp:val=&quot;00F11995&quot;/&gt;&lt;wsp:rsid wsp:val=&quot;00F119FB&quot;/&gt;&lt;wsp:rsid wsp:val=&quot;00F1262A&quot;/&gt;&lt;wsp:rsid wsp:val=&quot;00F12DDA&quot;/&gt;&lt;wsp:rsid wsp:val=&quot;00F147DE&quot;/&gt;&lt;wsp:rsid wsp:val=&quot;00F1561F&quot;/&gt;&lt;wsp:rsid wsp:val=&quot;00F15921&quot;/&gt;&lt;wsp:rsid wsp:val=&quot;00F15F56&quot;/&gt;&lt;wsp:rsid wsp:val=&quot;00F166F6&quot;/&gt;&lt;wsp:rsid wsp:val=&quot;00F20103&quot;/&gt;&lt;wsp:rsid wsp:val=&quot;00F20483&quot;/&gt;&lt;wsp:rsid wsp:val=&quot;00F208E0&quot;/&gt;&lt;wsp:rsid wsp:val=&quot;00F209FB&quot;/&gt;&lt;wsp:rsid wsp:val=&quot;00F21816&quot;/&gt;&lt;wsp:rsid wsp:val=&quot;00F223E4&quot;/&gt;&lt;wsp:rsid wsp:val=&quot;00F2461E&quot;/&gt;&lt;wsp:rsid wsp:val=&quot;00F24A10&quot;/&gt;&lt;wsp:rsid wsp:val=&quot;00F25EE8&quot;/&gt;&lt;wsp:rsid wsp:val=&quot;00F26DD0&quot;/&gt;&lt;wsp:rsid wsp:val=&quot;00F272B6&quot;/&gt;&lt;wsp:rsid wsp:val=&quot;00F27645&quot;/&gt;&lt;wsp:rsid wsp:val=&quot;00F302B1&quot;/&gt;&lt;wsp:rsid wsp:val=&quot;00F30AD2&quot;/&gt;&lt;wsp:rsid wsp:val=&quot;00F3108F&quot;/&gt;&lt;wsp:rsid wsp:val=&quot;00F31DF1&quot;/&gt;&lt;wsp:rsid wsp:val=&quot;00F33E42&quot;/&gt;&lt;wsp:rsid wsp:val=&quot;00F3513C&quot;/&gt;&lt;wsp:rsid wsp:val=&quot;00F35D56&quot;/&gt;&lt;wsp:rsid wsp:val=&quot;00F35FCA&quot;/&gt;&lt;wsp:rsid wsp:val=&quot;00F36790&quot;/&gt;&lt;wsp:rsid wsp:val=&quot;00F36797&quot;/&gt;&lt;wsp:rsid wsp:val=&quot;00F374A5&quot;/&gt;&lt;wsp:rsid wsp:val=&quot;00F4135D&quot;/&gt;&lt;wsp:rsid wsp:val=&quot;00F416E8&quot;/&gt;&lt;wsp:rsid wsp:val=&quot;00F42509&quot;/&gt;&lt;wsp:rsid wsp:val=&quot;00F42F17&quot;/&gt;&lt;wsp:rsid wsp:val=&quot;00F44E53&quot;/&gt;&lt;wsp:rsid wsp:val=&quot;00F45B5A&quot;/&gt;&lt;wsp:rsid wsp:val=&quot;00F47A73&quot;/&gt;&lt;wsp:rsid wsp:val=&quot;00F5216A&quot;/&gt;&lt;wsp:rsid wsp:val=&quot;00F52B14&quot;/&gt;&lt;wsp:rsid wsp:val=&quot;00F52F02&quot;/&gt;&lt;wsp:rsid wsp:val=&quot;00F53C0F&quot;/&gt;&lt;wsp:rsid wsp:val=&quot;00F53DA2&quot;/&gt;&lt;wsp:rsid wsp:val=&quot;00F54A20&quot;/&gt;&lt;wsp:rsid wsp:val=&quot;00F55BD4&quot;/&gt;&lt;wsp:rsid wsp:val=&quot;00F60717&quot;/&gt;&lt;wsp:rsid wsp:val=&quot;00F60B16&quot;/&gt;&lt;wsp:rsid wsp:val=&quot;00F61AAA&quot;/&gt;&lt;wsp:rsid wsp:val=&quot;00F61B02&quot;/&gt;&lt;wsp:rsid wsp:val=&quot;00F625C5&quot;/&gt;&lt;wsp:rsid wsp:val=&quot;00F62970&quot;/&gt;&lt;wsp:rsid wsp:val=&quot;00F63B48&quot;/&gt;&lt;wsp:rsid wsp:val=&quot;00F64298&quot;/&gt;&lt;wsp:rsid wsp:val=&quot;00F6479D&quot;/&gt;&lt;wsp:rsid wsp:val=&quot;00F6496E&quot;/&gt;&lt;wsp:rsid wsp:val=&quot;00F6551A&quot;/&gt;&lt;wsp:rsid wsp:val=&quot;00F65653&quot;/&gt;&lt;wsp:rsid wsp:val=&quot;00F662A9&quot;/&gt;&lt;wsp:rsid wsp:val=&quot;00F668F3&quot;/&gt;&lt;wsp:rsid wsp:val=&quot;00F66A83&quot;/&gt;&lt;wsp:rsid wsp:val=&quot;00F67390&quot;/&gt;&lt;wsp:rsid wsp:val=&quot;00F67913&quot;/&gt;&lt;wsp:rsid wsp:val=&quot;00F67E5C&quot;/&gt;&lt;wsp:rsid wsp:val=&quot;00F70833&quot;/&gt;&lt;wsp:rsid wsp:val=&quot;00F70997&quot;/&gt;&lt;wsp:rsid wsp:val=&quot;00F710B2&quot;/&gt;&lt;wsp:rsid wsp:val=&quot;00F73ED1&quot;/&gt;&lt;wsp:rsid wsp:val=&quot;00F74C07&quot;/&gt;&lt;wsp:rsid wsp:val=&quot;00F752DD&quot;/&gt;&lt;wsp:rsid wsp:val=&quot;00F759B0&quot;/&gt;&lt;wsp:rsid wsp:val=&quot;00F77435&quot;/&gt;&lt;wsp:rsid wsp:val=&quot;00F77472&quot;/&gt;&lt;wsp:rsid wsp:val=&quot;00F8039C&quot;/&gt;&lt;wsp:rsid wsp:val=&quot;00F80747&quot;/&gt;&lt;wsp:rsid wsp:val=&quot;00F80877&quot;/&gt;&lt;wsp:rsid wsp:val=&quot;00F80A05&quot;/&gt;&lt;wsp:rsid wsp:val=&quot;00F81C45&quot;/&gt;&lt;wsp:rsid wsp:val=&quot;00F82040&quot;/&gt;&lt;wsp:rsid wsp:val=&quot;00F82505&quot;/&gt;&lt;wsp:rsid wsp:val=&quot;00F8277C&quot;/&gt;&lt;wsp:rsid wsp:val=&quot;00F82C80&quot;/&gt;&lt;wsp:rsid wsp:val=&quot;00F82DDB&quot;/&gt;&lt;wsp:rsid wsp:val=&quot;00F8405C&quot;/&gt;&lt;wsp:rsid wsp:val=&quot;00F842CD&quot;/&gt;&lt;wsp:rsid wsp:val=&quot;00F85BB4&quot;/&gt;&lt;wsp:rsid wsp:val=&quot;00F8743D&quot;/&gt;&lt;wsp:rsid wsp:val=&quot;00F8790A&quot;/&gt;&lt;wsp:rsid wsp:val=&quot;00F90630&quot;/&gt;&lt;wsp:rsid wsp:val=&quot;00F90A3B&quot;/&gt;&lt;wsp:rsid wsp:val=&quot;00F91E66&quot;/&gt;&lt;wsp:rsid wsp:val=&quot;00F92ED8&quot;/&gt;&lt;wsp:rsid wsp:val=&quot;00F93014&quot;/&gt;&lt;wsp:rsid wsp:val=&quot;00F944C2&quot;/&gt;&lt;wsp:rsid wsp:val=&quot;00F94CAD&quot;/&gt;&lt;wsp:rsid wsp:val=&quot;00F951FF&quot;/&gt;&lt;wsp:rsid wsp:val=&quot;00F9579F&quot;/&gt;&lt;wsp:rsid wsp:val=&quot;00F95BAD&quot;/&gt;&lt;wsp:rsid wsp:val=&quot;00F9606B&quot;/&gt;&lt;wsp:rsid wsp:val=&quot;00F96CCD&quot;/&gt;&lt;wsp:rsid wsp:val=&quot;00F96FA3&quot;/&gt;&lt;wsp:rsid wsp:val=&quot;00F97FE8&quot;/&gt;&lt;wsp:rsid wsp:val=&quot;00FA01FC&quot;/&gt;&lt;wsp:rsid wsp:val=&quot;00FA0B06&quot;/&gt;&lt;wsp:rsid wsp:val=&quot;00FA0C0A&quot;/&gt;&lt;wsp:rsid wsp:val=&quot;00FA127F&quot;/&gt;&lt;wsp:rsid wsp:val=&quot;00FA146D&quot;/&gt;&lt;wsp:rsid wsp:val=&quot;00FA166C&quot;/&gt;&lt;wsp:rsid wsp:val=&quot;00FA2741&quot;/&gt;&lt;wsp:rsid wsp:val=&quot;00FA2A07&quot;/&gt;&lt;wsp:rsid wsp:val=&quot;00FA2D2B&quot;/&gt;&lt;wsp:rsid wsp:val=&quot;00FA2FC3&quot;/&gt;&lt;wsp:rsid wsp:val=&quot;00FA374E&quot;/&gt;&lt;wsp:rsid wsp:val=&quot;00FA3EB3&quot;/&gt;&lt;wsp:rsid wsp:val=&quot;00FA7250&quot;/&gt;&lt;wsp:rsid wsp:val=&quot;00FA7690&quot;/&gt;&lt;wsp:rsid wsp:val=&quot;00FB0565&quot;/&gt;&lt;wsp:rsid wsp:val=&quot;00FB0E81&quot;/&gt;&lt;wsp:rsid wsp:val=&quot;00FB21B1&quot;/&gt;&lt;wsp:rsid wsp:val=&quot;00FB243F&quot;/&gt;&lt;wsp:rsid wsp:val=&quot;00FB37DE&quot;/&gt;&lt;wsp:rsid wsp:val=&quot;00FB3DF2&quot;/&gt;&lt;wsp:rsid wsp:val=&quot;00FB4AD8&quot;/&gt;&lt;wsp:rsid wsp:val=&quot;00FB4D4B&quot;/&gt;&lt;wsp:rsid wsp:val=&quot;00FB66B6&quot;/&gt;&lt;wsp:rsid wsp:val=&quot;00FB701F&quot;/&gt;&lt;wsp:rsid wsp:val=&quot;00FC01E0&quot;/&gt;&lt;wsp:rsid wsp:val=&quot;00FC0C56&quot;/&gt;&lt;wsp:rsid wsp:val=&quot;00FC1070&quot;/&gt;&lt;wsp:rsid wsp:val=&quot;00FC1A54&quot;/&gt;&lt;wsp:rsid wsp:val=&quot;00FC1B63&quot;/&gt;&lt;wsp:rsid wsp:val=&quot;00FC1C0A&quot;/&gt;&lt;wsp:rsid wsp:val=&quot;00FC34BC&quot;/&gt;&lt;wsp:rsid wsp:val=&quot;00FC4BD5&quot;/&gt;&lt;wsp:rsid wsp:val=&quot;00FC5252&quot;/&gt;&lt;wsp:rsid wsp:val=&quot;00FC6003&quot;/&gt;&lt;wsp:rsid wsp:val=&quot;00FC687F&quot;/&gt;&lt;wsp:rsid wsp:val=&quot;00FC6A59&quot;/&gt;&lt;wsp:rsid wsp:val=&quot;00FC6EE4&quot;/&gt;&lt;wsp:rsid wsp:val=&quot;00FC754F&quot;/&gt;&lt;wsp:rsid wsp:val=&quot;00FC77CD&quot;/&gt;&lt;wsp:rsid wsp:val=&quot;00FC7EAB&quot;/&gt;&lt;wsp:rsid wsp:val=&quot;00FC9BC1&quot;/&gt;&lt;wsp:rsid wsp:val=&quot;00FD11EA&quot;/&gt;&lt;wsp:rsid wsp:val=&quot;00FD22EF&quot;/&gt;&lt;wsp:rsid wsp:val=&quot;00FD2C87&quot;/&gt;&lt;wsp:rsid wsp:val=&quot;00FD3A16&quot;/&gt;&lt;wsp:rsid wsp:val=&quot;00FD3A65&quot;/&gt;&lt;wsp:rsid wsp:val=&quot;00FD3D61&quot;/&gt;&lt;wsp:rsid wsp:val=&quot;00FD3E02&quot;/&gt;&lt;wsp:rsid wsp:val=&quot;00FD41F4&quot;/&gt;&lt;wsp:rsid wsp:val=&quot;00FD43A1&quot;/&gt;&lt;wsp:rsid wsp:val=&quot;00FD7128&quot;/&gt;&lt;wsp:rsid wsp:val=&quot;00FD71C6&quot;/&gt;&lt;wsp:rsid wsp:val=&quot;00FE0691&quot;/&gt;&lt;wsp:rsid wsp:val=&quot;00FE0DA4&quot;/&gt;&lt;wsp:rsid wsp:val=&quot;00FE1003&quot;/&gt;&lt;wsp:rsid wsp:val=&quot;00FE1048&quot;/&gt;&lt;wsp:rsid wsp:val=&quot;00FE25E9&quot;/&gt;&lt;wsp:rsid wsp:val=&quot;00FE26B7&quot;/&gt;&lt;wsp:rsid wsp:val=&quot;00FE2D23&quot;/&gt;&lt;wsp:rsid wsp:val=&quot;00FE4300&quot;/&gt;&lt;wsp:rsid wsp:val=&quot;00FF1895&quot;/&gt;&lt;wsp:rsid wsp:val=&quot;00FF2928&quot;/&gt;&lt;wsp:rsid wsp:val=&quot;00FF2D27&quot;/&gt;&lt;wsp:rsid wsp:val=&quot;00FF350E&quot;/&gt;&lt;wsp:rsid wsp:val=&quot;00FF537E&quot;/&gt;&lt;wsp:rsid wsp:val=&quot;00FF5469&quot;/&gt;&lt;wsp:rsid wsp:val=&quot;00FF5C2F&quot;/&gt;&lt;wsp:rsid wsp:val=&quot;010450B9&quot;/&gt;&lt;wsp:rsid wsp:val=&quot;0121F4B1&quot;/&gt;&lt;wsp:rsid wsp:val=&quot;0129B13E&quot;/&gt;&lt;wsp:rsid wsp:val=&quot;013069D8&quot;/&gt;&lt;wsp:rsid wsp:val=&quot;0130A030&quot;/&gt;&lt;wsp:rsid wsp:val=&quot;0149DD76&quot;/&gt;&lt;wsp:rsid wsp:val=&quot;014E73CF&quot;/&gt;&lt;wsp:rsid wsp:val=&quot;0151A258&quot;/&gt;&lt;wsp:rsid wsp:val=&quot;015751FD&quot;/&gt;&lt;wsp:rsid wsp:val=&quot;017206AB&quot;/&gt;&lt;wsp:rsid wsp:val=&quot;0173B414&quot;/&gt;&lt;wsp:rsid wsp:val=&quot;01A53B1C&quot;/&gt;&lt;wsp:rsid wsp:val=&quot;01B0B684&quot;/&gt;&lt;wsp:rsid wsp:val=&quot;01BE0DFA&quot;/&gt;&lt;wsp:rsid wsp:val=&quot;01C6BEC3&quot;/&gt;&lt;wsp:rsid wsp:val=&quot;01CDCDDA&quot;/&gt;&lt;wsp:rsid wsp:val=&quot;01CF05AC&quot;/&gt;&lt;wsp:rsid wsp:val=&quot;01D2D207&quot;/&gt;&lt;wsp:rsid wsp:val=&quot;01DD512C&quot;/&gt;&lt;wsp:rsid wsp:val=&quot;01DF1299&quot;/&gt;&lt;wsp:rsid wsp:val=&quot;01F10CE4&quot;/&gt;&lt;wsp:rsid wsp:val=&quot;01FFAB17&quot;/&gt;&lt;wsp:rsid wsp:val=&quot;020377C1&quot;/&gt;&lt;wsp:rsid wsp:val=&quot;0204A70A&quot;/&gt;&lt;wsp:rsid wsp:val=&quot;02288726&quot;/&gt;&lt;wsp:rsid wsp:val=&quot;0232D5C7&quot;/&gt;&lt;wsp:rsid wsp:val=&quot;023AEC42&quot;/&gt;&lt;wsp:rsid wsp:val=&quot;0250C8BD&quot;/&gt;&lt;wsp:rsid wsp:val=&quot;0269054A&quot;/&gt;&lt;wsp:rsid wsp:val=&quot;026C41D9&quot;/&gt;&lt;wsp:rsid wsp:val=&quot;026E7A1F&quot;/&gt;&lt;wsp:rsid wsp:val=&quot;026EB801&quot;/&gt;&lt;wsp:rsid wsp:val=&quot;0284574A&quot;/&gt;&lt;wsp:rsid wsp:val=&quot;028AD715&quot;/&gt;&lt;wsp:rsid wsp:val=&quot;0290CF77&quot;/&gt;&lt;wsp:rsid wsp:val=&quot;02C1E40D&quot;/&gt;&lt;wsp:rsid wsp:val=&quot;02C64415&quot;/&gt;&lt;wsp:rsid wsp:val=&quot;02CC7091&quot;/&gt;&lt;wsp:rsid wsp:val=&quot;02DAADA5&quot;/&gt;&lt;wsp:rsid wsp:val=&quot;02DB9ABE&quot;/&gt;&lt;wsp:rsid wsp:val=&quot;02E7B47A&quot;/&gt;&lt;wsp:rsid wsp:val=&quot;02F7AE3B&quot;/&gt;&lt;wsp:rsid wsp:val=&quot;02FD793E&quot;/&gt;&lt;wsp:rsid wsp:val=&quot;02FE0D7C&quot;/&gt;&lt;wsp:rsid wsp:val=&quot;030AF376&quot;/&gt;&lt;wsp:rsid wsp:val=&quot;030BB258&quot;/&gt;&lt;wsp:rsid wsp:val=&quot;03110D71&quot;/&gt;&lt;wsp:rsid wsp:val=&quot;031B9AE3&quot;/&gt;&lt;wsp:rsid wsp:val=&quot;03219A4F&quot;/&gt;&lt;wsp:rsid wsp:val=&quot;032E108F&quot;/&gt;&lt;wsp:rsid wsp:val=&quot;0333C313&quot;/&gt;&lt;wsp:rsid wsp:val=&quot;033B3CF2&quot;/&gt;&lt;wsp:rsid wsp:val=&quot;034679DA&quot;/&gt;&lt;wsp:rsid wsp:val=&quot;0348F9E3&quot;/&gt;&lt;wsp:rsid wsp:val=&quot;034A5D58&quot;/&gt;&lt;wsp:rsid wsp:val=&quot;034A92E2&quot;/&gt;&lt;wsp:rsid wsp:val=&quot;034D2B4E&quot;/&gt;&lt;wsp:rsid wsp:val=&quot;03540F36&quot;/&gt;&lt;wsp:rsid wsp:val=&quot;03813F84&quot;/&gt;&lt;wsp:rsid wsp:val=&quot;0382B765&quot;/&gt;&lt;wsp:rsid wsp:val=&quot;03864673&quot;/&gt;&lt;wsp:rsid wsp:val=&quot;038A2FB6&quot;/&gt;&lt;wsp:rsid wsp:val=&quot;038E88F9&quot;/&gt;&lt;wsp:rsid wsp:val=&quot;03A13BF0&quot;/&gt;&lt;wsp:rsid wsp:val=&quot;03AA09D5&quot;/&gt;&lt;wsp:rsid wsp:val=&quot;03B108A6&quot;/&gt;&lt;wsp:rsid wsp:val=&quot;03C36422&quot;/&gt;&lt;wsp:rsid wsp:val=&quot;040C6E0A&quot;/&gt;&lt;wsp:rsid wsp:val=&quot;040DF0F2&quot;/&gt;&lt;wsp:rsid wsp:val=&quot;0411DB7A&quot;/&gt;&lt;wsp:rsid wsp:val=&quot;0414F51C&quot;/&gt;&lt;wsp:rsid wsp:val=&quot;0415E905&quot;/&gt;&lt;wsp:rsid wsp:val=&quot;0422801A&quot;/&gt;&lt;wsp:rsid wsp:val=&quot;042301AC&quot;/&gt;&lt;wsp:rsid wsp:val=&quot;042977F3&quot;/&gt;&lt;wsp:rsid wsp:val=&quot;04300181&quot;/&gt;&lt;wsp:rsid wsp:val=&quot;043A16F6&quot;/&gt;&lt;wsp:rsid wsp:val=&quot;0440F1DA&quot;/&gt;&lt;wsp:rsid wsp:val=&quot;0445745A&quot;/&gt;&lt;wsp:rsid wsp:val=&quot;04470636&quot;/&gt;&lt;wsp:rsid wsp:val=&quot;04533308&quot;/&gt;&lt;wsp:rsid wsp:val=&quot;045706AF&quot;/&gt;&lt;wsp:rsid wsp:val=&quot;045EEE69&quot;/&gt;&lt;wsp:rsid wsp:val=&quot;046669CA&quot;/&gt;&lt;wsp:rsid wsp:val=&quot;04767A59&quot;/&gt;&lt;wsp:rsid wsp:val=&quot;047C5C0D&quot;/&gt;&lt;wsp:rsid wsp:val=&quot;048923BF&quot;/&gt;&lt;wsp:rsid wsp:val=&quot;04999548&quot;/&gt;&lt;wsp:rsid wsp:val=&quot;049A6C41&quot;/&gt;&lt;wsp:rsid wsp:val=&quot;049AE75C&quot;/&gt;&lt;wsp:rsid wsp:val=&quot;04B22FCE&quot;/&gt;&lt;wsp:rsid wsp:val=&quot;04C4BD78&quot;/&gt;&lt;wsp:rsid wsp:val=&quot;04C7D96A&quot;/&gt;&lt;wsp:rsid wsp:val=&quot;04CB058B&quot;/&gt;&lt;wsp:rsid wsp:val=&quot;04CF3098&quot;/&gt;&lt;wsp:rsid wsp:val=&quot;04E24A3B&quot;/&gt;&lt;wsp:rsid wsp:val=&quot;04E27679&quot;/&gt;&lt;wsp:rsid wsp:val=&quot;04E4F962&quot;/&gt;&lt;wsp:rsid wsp:val=&quot;04F0D409&quot;/&gt;&lt;wsp:rsid wsp:val=&quot;04F811BF&quot;/&gt;&lt;wsp:rsid wsp:val=&quot;04FF5F61&quot;/&gt;&lt;wsp:rsid wsp:val=&quot;0506F173&quot;/&gt;&lt;wsp:rsid wsp:val=&quot;0508993A&quot;/&gt;&lt;wsp:rsid wsp:val=&quot;0515FA07&quot;/&gt;&lt;wsp:rsid wsp:val=&quot;0519B562&quot;/&gt;&lt;wsp:rsid wsp:val=&quot;0531FCEC&quot;/&gt;&lt;wsp:rsid wsp:val=&quot;0532155F&quot;/&gt;&lt;wsp:rsid wsp:val=&quot;0532D398&quot;/&gt;&lt;wsp:rsid wsp:val=&quot;053AF140&quot;/&gt;&lt;wsp:rsid wsp:val=&quot;05594855&quot;/&gt;&lt;wsp:rsid wsp:val=&quot;05603446&quot;/&gt;&lt;wsp:rsid wsp:val=&quot;0578D6AC&quot;/&gt;&lt;wsp:rsid wsp:val=&quot;0593B074&quot;/&gt;&lt;wsp:rsid wsp:val=&quot;05954721&quot;/&gt;&lt;wsp:rsid wsp:val=&quot;05A0BB7D&quot;/&gt;&lt;wsp:rsid wsp:val=&quot;05B6EC67&quot;/&gt;&lt;wsp:rsid wsp:val=&quot;05BBBB1D&quot;/&gt;&lt;wsp:rsid wsp:val=&quot;05BFA8C1&quot;/&gt;&lt;wsp:rsid wsp:val=&quot;05DDE616&quot;/&gt;&lt;wsp:rsid wsp:val=&quot;05F4B49F&quot;/&gt;&lt;wsp:rsid wsp:val=&quot;060C7C48&quot;/&gt;&lt;wsp:rsid wsp:val=&quot;060D12B3&quot;/&gt;&lt;wsp:rsid wsp:val=&quot;06149287&quot;/&gt;&lt;wsp:rsid wsp:val=&quot;061E03B4&quot;/&gt;&lt;wsp:rsid wsp:val=&quot;06325F6A&quot;/&gt;&lt;wsp:rsid wsp:val=&quot;0637E0FD&quot;/&gt;&lt;wsp:rsid wsp:val=&quot;063B0C54&quot;/&gt;&lt;wsp:rsid wsp:val=&quot;066CF8C5&quot;/&gt;&lt;wsp:rsid wsp:val=&quot;066D9A34&quot;/&gt;&lt;wsp:rsid wsp:val=&quot;0674E067&quot;/&gt;&lt;wsp:rsid wsp:val=&quot;0683A95F&quot;/&gt;&lt;wsp:rsid wsp:val=&quot;06866140&quot;/&gt;&lt;wsp:rsid wsp:val=&quot;069D9677&quot;/&gt;&lt;wsp:rsid wsp:val=&quot;06AAA77A&quot;/&gt;&lt;wsp:rsid wsp:val=&quot;06BAD446&quot;/&gt;&lt;wsp:rsid wsp:val=&quot;06BCF16E&quot;/&gt;&lt;wsp:rsid wsp:val=&quot;06D3389C&quot;/&gt;&lt;wsp:rsid wsp:val=&quot;06E1D762&quot;/&gt;&lt;wsp:rsid wsp:val=&quot;06E46FA3&quot;/&gt;&lt;wsp:rsid wsp:val=&quot;06F1DB64&quot;/&gt;&lt;wsp:rsid wsp:val=&quot;06F92628&quot;/&gt;&lt;wsp:rsid wsp:val=&quot;06F94E72&quot;/&gt;&lt;wsp:rsid wsp:val=&quot;06FEA7C3&quot;/&gt;&lt;wsp:rsid wsp:val=&quot;0703982D&quot;/&gt;&lt;wsp:rsid wsp:val=&quot;070D4D86&quot;/&gt;&lt;wsp:rsid wsp:val=&quot;0717FCBA&quot;/&gt;&lt;wsp:rsid wsp:val=&quot;072ACFC2&quot;/&gt;&lt;wsp:rsid wsp:val=&quot;07363F2B&quot;/&gt;&lt;wsp:rsid wsp:val=&quot;0743BFFF&quot;/&gt;&lt;wsp:rsid wsp:val=&quot;0745E7DA&quot;/&gt;&lt;wsp:rsid wsp:val=&quot;074D5479&quot;/&gt;&lt;wsp:rsid wsp:val=&quot;075832D6&quot;/&gt;&lt;wsp:rsid wsp:val=&quot;075AA26E&quot;/&gt;&lt;wsp:rsid wsp:val=&quot;0766D372&quot;/&gt;&lt;wsp:rsid wsp:val=&quot;077A2BFF&quot;/&gt;&lt;wsp:rsid wsp:val=&quot;077A98C1&quot;/&gt;&lt;wsp:rsid wsp:val=&quot;077FDC19&quot;/&gt;&lt;wsp:rsid wsp:val=&quot;0784F861&quot;/&gt;&lt;wsp:rsid wsp:val=&quot;07890ADB&quot;/&gt;&lt;wsp:rsid wsp:val=&quot;079FE1B4&quot;/&gt;&lt;wsp:rsid wsp:val=&quot;07B65E54&quot;/&gt;&lt;wsp:rsid wsp:val=&quot;07CFC2E7&quot;/&gt;&lt;wsp:rsid wsp:val=&quot;07DA092C&quot;/&gt;&lt;wsp:rsid wsp:val=&quot;07DBD4E3&quot;/&gt;&lt;wsp:rsid wsp:val=&quot;07DC3A85&quot;/&gt;&lt;wsp:rsid wsp:val=&quot;07FF895A&quot;/&gt;&lt;wsp:rsid wsp:val=&quot;08008133&quot;/&gt;&lt;wsp:rsid wsp:val=&quot;0808B889&quot;/&gt;&lt;wsp:rsid wsp:val=&quot;080E5933&quot;/&gt;&lt;wsp:rsid wsp:val=&quot;080F3BC6&quot;/&gt;&lt;wsp:rsid wsp:val=&quot;081C9A24&quot;/&gt;&lt;wsp:rsid wsp:val=&quot;081F3386&quot;/&gt;&lt;wsp:rsid wsp:val=&quot;08223236&quot;/&gt;&lt;wsp:rsid wsp:val=&quot;08296A5B&quot;/&gt;&lt;wsp:rsid wsp:val=&quot;0845623A&quot;/&gt;&lt;wsp:rsid wsp:val=&quot;08467FBB&quot;/&gt;&lt;wsp:rsid wsp:val=&quot;084ADC1C&quot;/&gt;&lt;wsp:rsid wsp:val=&quot;0851BD15&quot;/&gt;&lt;wsp:rsid wsp:val=&quot;0853F072&quot;/&gt;&lt;wsp:rsid wsp:val=&quot;0854D757&quot;/&gt;&lt;wsp:rsid wsp:val=&quot;08607F0C&quot;/&gt;&lt;wsp:rsid wsp:val=&quot;086673B5&quot;/&gt;&lt;wsp:rsid wsp:val=&quot;0872E391&quot;/&gt;&lt;wsp:rsid wsp:val=&quot;0886B405&quot;/&gt;&lt;wsp:rsid wsp:val=&quot;08972F86&quot;/&gt;&lt;wsp:rsid wsp:val=&quot;08AEA4A6&quot;/&gt;&lt;wsp:rsid wsp:val=&quot;08AF6CC3&quot;/&gt;&lt;wsp:rsid wsp:val=&quot;08B24194&quot;/&gt;&lt;wsp:rsid wsp:val=&quot;08BB2A4B&quot;/&gt;&lt;wsp:rsid wsp:val=&quot;08BC6C8A&quot;/&gt;&lt;wsp:rsid wsp:val=&quot;08BF58DB&quot;/&gt;&lt;wsp:rsid wsp:val=&quot;08CBCF8D&quot;/&gt;&lt;wsp:rsid wsp:val=&quot;08D49EC5&quot;/&gt;&lt;wsp:rsid wsp:val=&quot;08FA2A55&quot;/&gt;&lt;wsp:rsid wsp:val=&quot;091052A4&quot;/&gt;&lt;wsp:rsid wsp:val=&quot;0911C0CA&quot;/&gt;&lt;wsp:rsid wsp:val=&quot;0926CD8F&quot;/&gt;&lt;wsp:rsid wsp:val=&quot;092AC66D&quot;/&gt;&lt;wsp:rsid wsp:val=&quot;092B5E25&quot;/&gt;&lt;wsp:rsid wsp:val=&quot;0945AD32&quot;/&gt;&lt;wsp:rsid wsp:val=&quot;094F6E1A&quot;/&gt;&lt;wsp:rsid wsp:val=&quot;0951D881&quot;/&gt;&lt;wsp:rsid wsp:val=&quot;0953CC14&quot;/&gt;&lt;wsp:rsid wsp:val=&quot;09711BD4&quot;/&gt;&lt;wsp:rsid wsp:val=&quot;09712228&quot;/&gt;&lt;wsp:rsid wsp:val=&quot;097B9DE6&quot;/&gt;&lt;wsp:rsid wsp:val=&quot;097EC881&quot;/&gt;&lt;wsp:rsid wsp:val=&quot;09858040&quot;/&gt;&lt;wsp:rsid wsp:val=&quot;099205D9&quot;/&gt;&lt;wsp:rsid wsp:val=&quot;099BAEE5&quot;/&gt;&lt;wsp:rsid wsp:val=&quot;09B1DF94&quot;/&gt;&lt;wsp:rsid wsp:val=&quot;09B94100&quot;/&gt;&lt;wsp:rsid wsp:val=&quot;09BAB864&quot;/&gt;&lt;wsp:rsid wsp:val=&quot;09BC73CD&quot;/&gt;&lt;wsp:rsid wsp:val=&quot;09C76CA4&quot;/&gt;&lt;wsp:rsid wsp:val=&quot;09C91FDF&quot;/&gt;&lt;wsp:rsid wsp:val=&quot;09C990AD&quot;/&gt;&lt;wsp:rsid wsp:val=&quot;09CAB5DA&quot;/&gt;&lt;wsp:rsid wsp:val=&quot;09D2F0DE&quot;/&gt;&lt;wsp:rsid wsp:val=&quot;09DA6296&quot;/&gt;&lt;wsp:rsid wsp:val=&quot;09DCB4FC&quot;/&gt;&lt;wsp:rsid wsp:val=&quot;09FB9ED5&quot;/&gt;&lt;wsp:rsid wsp:val=&quot;0A000233&quot;/&gt;&lt;wsp:rsid wsp:val=&quot;0A0FCEEB&quot;/&gt;&lt;wsp:rsid wsp:val=&quot;0A1E51EC&quot;/&gt;&lt;wsp:rsid wsp:val=&quot;0A217F3A&quot;/&gt;&lt;wsp:rsid wsp:val=&quot;0A234281&quot;/&gt;&lt;wsp:rsid wsp:val=&quot;0A24B78F&quot;/&gt;&lt;wsp:rsid wsp:val=&quot;0A2BC8D7&quot;/&gt;&lt;wsp:rsid wsp:val=&quot;0A2C732A&quot;/&gt;&lt;wsp:rsid wsp:val=&quot;0A2CF4FD&quot;/&gt;&lt;wsp:rsid wsp:val=&quot;0A33AAC1&quot;/&gt;&lt;wsp:rsid wsp:val=&quot;0A53AE70&quot;/&gt;&lt;wsp:rsid wsp:val=&quot;0A5722BF&quot;/&gt;&lt;wsp:rsid wsp:val=&quot;0A57CF80&quot;/&gt;&lt;wsp:rsid wsp:val=&quot;0A638ED1&quot;/&gt;&lt;wsp:rsid wsp:val=&quot;0A6692FF&quot;/&gt;&lt;wsp:rsid wsp:val=&quot;0A67EDFB&quot;/&gt;&lt;wsp:rsid wsp:val=&quot;0A74C12D&quot;/&gt;&lt;wsp:rsid wsp:val=&quot;0A770094&quot;/&gt;&lt;wsp:rsid wsp:val=&quot;0A956B67&quot;/&gt;&lt;wsp:rsid wsp:val=&quot;0A96762D&quot;/&gt;&lt;wsp:rsid wsp:val=&quot;0AA50202&quot;/&gt;&lt;wsp:rsid wsp:val=&quot;0AB82AE4&quot;/&gt;&lt;wsp:rsid wsp:val=&quot;0AB8C452&quot;/&gt;&lt;wsp:rsid wsp:val=&quot;0AC78424&quot;/&gt;&lt;wsp:rsid wsp:val=&quot;0AD06F1F&quot;/&gt;&lt;wsp:rsid wsp:val=&quot;0AD4C671&quot;/&gt;&lt;wsp:rsid wsp:val=&quot;0ADE9B2F&quot;/&gt;&lt;wsp:rsid wsp:val=&quot;0AEB0365&quot;/&gt;&lt;wsp:rsid wsp:val=&quot;0B04B9BF&quot;/&gt;&lt;wsp:rsid wsp:val=&quot;0B05F37F&quot;/&gt;&lt;wsp:rsid wsp:val=&quot;0B0C3D7B&quot;/&gt;&lt;wsp:rsid wsp:val=&quot;0B1C114A&quot;/&gt;&lt;wsp:rsid wsp:val=&quot;0B201A15&quot;/&gt;&lt;wsp:rsid wsp:val=&quot;0B211EB2&quot;/&gt;&lt;wsp:rsid wsp:val=&quot;0B238B16&quot;/&gt;&lt;wsp:rsid wsp:val=&quot;0B23F91B&quot;/&gt;&lt;wsp:rsid wsp:val=&quot;0B2907A6&quot;/&gt;&lt;wsp:rsid wsp:val=&quot;0B32D086&quot;/&gt;&lt;wsp:rsid wsp:val=&quot;0B44120B&quot;/&gt;&lt;wsp:rsid wsp:val=&quot;0B5BAF19&quot;/&gt;&lt;wsp:rsid wsp:val=&quot;0B715AD0&quot;/&gt;&lt;wsp:rsid wsp:val=&quot;0B720AB8&quot;/&gt;&lt;wsp:rsid wsp:val=&quot;0B7632F7&quot;/&gt;&lt;wsp:rsid wsp:val=&quot;0B8D3B30&quot;/&gt;&lt;wsp:rsid wsp:val=&quot;0BA000CE&quot;/&gt;&lt;wsp:rsid wsp:val=&quot;0BA2FABF&quot;/&gt;&lt;wsp:rsid wsp:val=&quot;0BAFD7E2&quot;/&gt;&lt;wsp:rsid wsp:val=&quot;0BD18863&quot;/&gt;&lt;wsp:rsid wsp:val=&quot;0BD4109F&quot;/&gt;&lt;wsp:rsid wsp:val=&quot;0BE314B9&quot;/&gt;&lt;wsp:rsid wsp:val=&quot;0BEB6048&quot;/&gt;&lt;wsp:rsid wsp:val=&quot;0BEC0D65&quot;/&gt;&lt;wsp:rsid wsp:val=&quot;0BF05876&quot;/&gt;&lt;wsp:rsid wsp:val=&quot;0C080E1E&quot;/&gt;&lt;wsp:rsid wsp:val=&quot;0C167B31&quot;/&gt;&lt;wsp:rsid wsp:val=&quot;0C2E1391&quot;/&gt;&lt;wsp:rsid wsp:val=&quot;0C305DB3&quot;/&gt;&lt;wsp:rsid wsp:val=&quot;0C481AC2&quot;/&gt;&lt;wsp:rsid wsp:val=&quot;0C5CFBD2&quot;/&gt;&lt;wsp:rsid wsp:val=&quot;0C7EA6A7&quot;/&gt;&lt;wsp:rsid wsp:val=&quot;0C8F7012&quot;/&gt;&lt;wsp:rsid wsp:val=&quot;0CA24B00&quot;/&gt;&lt;wsp:rsid wsp:val=&quot;0CA32A0C&quot;/&gt;&lt;wsp:rsid wsp:val=&quot;0CA6888A&quot;/&gt;&lt;wsp:rsid wsp:val=&quot;0CB96353&quot;/&gt;&lt;wsp:rsid wsp:val=&quot;0CD782CE&quot;/&gt;&lt;wsp:rsid wsp:val=&quot;0CE4E65F&quot;/&gt;&lt;wsp:rsid wsp:val=&quot;0CE6E592&quot;/&gt;&lt;wsp:rsid wsp:val=&quot;0CEAB12C&quot;/&gt;&lt;wsp:rsid wsp:val=&quot;0CEC3B21&quot;/&gt;&lt;wsp:rsid wsp:val=&quot;0CED5ABB&quot;/&gt;&lt;wsp:rsid wsp:val=&quot;0D008CC6&quot;/&gt;&lt;wsp:rsid wsp:val=&quot;0D0577CC&quot;/&gt;&lt;wsp:rsid wsp:val=&quot;0D1B86D9&quot;/&gt;&lt;wsp:rsid wsp:val=&quot;0D361F4A&quot;/&gt;&lt;wsp:rsid wsp:val=&quot;0D37BBF1&quot;/&gt;&lt;wsp:rsid wsp:val=&quot;0D4C2ADA&quot;/&gt;&lt;wsp:rsid wsp:val=&quot;0D4D94F0&quot;/&gt;&lt;wsp:rsid wsp:val=&quot;0D4F3728&quot;/&gt;&lt;wsp:rsid wsp:val=&quot;0D4F9C9F&quot;/&gt;&lt;wsp:rsid wsp:val=&quot;0D5263C5&quot;/&gt;&lt;wsp:rsid wsp:val=&quot;0D5BA78C&quot;/&gt;&lt;wsp:rsid wsp:val=&quot;0D642F05&quot;/&gt;&lt;wsp:rsid wsp:val=&quot;0D69FAA4&quot;/&gt;&lt;wsp:rsid wsp:val=&quot;0D897BF5&quot;/&gt;&lt;wsp:rsid wsp:val=&quot;0D8A4C48&quot;/&gt;&lt;wsp:rsid wsp:val=&quot;0D9950B2&quot;/&gt;&lt;wsp:rsid wsp:val=&quot;0DAA1A65&quot;/&gt;&lt;wsp:rsid wsp:val=&quot;0DAD4AF7&quot;/&gt;&lt;wsp:rsid wsp:val=&quot;0DB8C220&quot;/&gt;&lt;wsp:rsid wsp:val=&quot;0DC3E9CF&quot;/&gt;&lt;wsp:rsid wsp:val=&quot;0DC419A7&quot;/&gt;&lt;wsp:rsid wsp:val=&quot;0DCA9B2C&quot;/&gt;&lt;wsp:rsid wsp:val=&quot;0DCC83D7&quot;/&gt;&lt;wsp:rsid wsp:val=&quot;0DF1E57F&quot;/&gt;&lt;wsp:rsid wsp:val=&quot;0DF87171&quot;/&gt;&lt;wsp:rsid wsp:val=&quot;0DFB7B23&quot;/&gt;&lt;wsp:rsid wsp:val=&quot;0DFD1394&quot;/&gt;&lt;wsp:rsid wsp:val=&quot;0E032B1B&quot;/&gt;&lt;wsp:rsid wsp:val=&quot;0E078139&quot;/&gt;&lt;wsp:rsid wsp:val=&quot;0E0F9545&quot;/&gt;&lt;wsp:rsid wsp:val=&quot;0E10EEDB&quot;/&gt;&lt;wsp:rsid wsp:val=&quot;0E23A8D5&quot;/&gt;&lt;wsp:rsid wsp:val=&quot;0E2A1E68&quot;/&gt;&lt;wsp:rsid wsp:val=&quot;0E41EDAE&quot;/&gt;&lt;wsp:rsid wsp:val=&quot;0E432DEA&quot;/&gt;&lt;wsp:rsid wsp:val=&quot;0E50DBED&quot;/&gt;&lt;wsp:rsid wsp:val=&quot;0E593E46&quot;/&gt;&lt;wsp:rsid wsp:val=&quot;0E71EDC6&quot;/&gt;&lt;wsp:rsid wsp:val=&quot;0E7464C6&quot;/&gt;&lt;wsp:rsid wsp:val=&quot;0E7F86E0&quot;/&gt;&lt;wsp:rsid wsp:val=&quot;0E8A9501&quot;/&gt;&lt;wsp:rsid wsp:val=&quot;0E8C7B8C&quot;/&gt;&lt;wsp:rsid wsp:val=&quot;0EA4268D&quot;/&gt;&lt;wsp:rsid wsp:val=&quot;0EB9A84D&quot;/&gt;&lt;wsp:rsid wsp:val=&quot;0EBB374D&quot;/&gt;&lt;wsp:rsid wsp:val=&quot;0EC094DF&quot;/&gt;&lt;wsp:rsid wsp:val=&quot;0EC4EA40&quot;/&gt;&lt;wsp:rsid wsp:val=&quot;0ED3776E&quot;/&gt;&lt;wsp:rsid wsp:val=&quot;0ED67168&quot;/&gt;&lt;wsp:rsid wsp:val=&quot;0ED76942&quot;/&gt;&lt;wsp:rsid wsp:val=&quot;0EDF6981&quot;/&gt;&lt;wsp:rsid wsp:val=&quot;0EE2E5D5&quot;/&gt;&lt;wsp:rsid wsp:val=&quot;0EE51088&quot;/&gt;&lt;wsp:rsid wsp:val=&quot;0EE59FD4&quot;/&gt;&lt;wsp:rsid wsp:val=&quot;0EF8574A&quot;/&gt;&lt;wsp:rsid wsp:val=&quot;0EFA1DE5&quot;/&gt;&lt;wsp:rsid wsp:val=&quot;0F001519&quot;/&gt;&lt;wsp:rsid wsp:val=&quot;0F0330B7&quot;/&gt;&lt;wsp:rsid wsp:val=&quot;0F05AC7B&quot;/&gt;&lt;wsp:rsid wsp:val=&quot;0F12BF41&quot;/&gt;&lt;wsp:rsid wsp:val=&quot;0F20D484&quot;/&gt;&lt;wsp:rsid wsp:val=&quot;0F2F02BA&quot;/&gt;&lt;wsp:rsid wsp:val=&quot;0F41F312&quot;/&gt;&lt;wsp:rsid wsp:val=&quot;0F4F4780&quot;/&gt;&lt;wsp:rsid wsp:val=&quot;0F65DA7F&quot;/&gt;&lt;wsp:rsid wsp:val=&quot;0F75D7A7&quot;/&gt;&lt;wsp:rsid wsp:val=&quot;0F850F21&quot;/&gt;&lt;wsp:rsid wsp:val=&quot;0F865FFF&quot;/&gt;&lt;wsp:rsid wsp:val=&quot;0F92E011&quot;/&gt;&lt;wsp:rsid wsp:val=&quot;0F98E265&quot;/&gt;&lt;wsp:rsid wsp:val=&quot;0F99C4EF&quot;/&gt;&lt;wsp:rsid wsp:val=&quot;0FA704F0&quot;/&gt;&lt;wsp:rsid wsp:val=&quot;0FAA74D7&quot;/&gt;&lt;wsp:rsid wsp:val=&quot;0FB2C609&quot;/&gt;&lt;wsp:rsid wsp:val=&quot;0FCAA606&quot;/&gt;&lt;wsp:rsid wsp:val=&quot;0FD6681C&quot;/&gt;&lt;wsp:rsid wsp:val=&quot;0FD7B88C&quot;/&gt;&lt;wsp:rsid wsp:val=&quot;0FEBAD20&quot;/&gt;&lt;wsp:rsid wsp:val=&quot;0FED712E&quot;/&gt;&lt;wsp:rsid wsp:val=&quot;0FF08511&quot;/&gt;&lt;wsp:rsid wsp:val=&quot;0FF4BFFF&quot;/&gt;&lt;wsp:rsid wsp:val=&quot;0FFE94AE&quot;/&gt;&lt;wsp:rsid wsp:val=&quot;100340EB&quot;/&gt;&lt;wsp:rsid wsp:val=&quot;100C5C66&quot;/&gt;&lt;wsp:rsid wsp:val=&quot;10103527&quot;/&gt;&lt;wsp:rsid wsp:val=&quot;1027087C&quot;/&gt;&lt;wsp:rsid wsp:val=&quot;102CC4E9&quot;/&gt;&lt;wsp:rsid wsp:val=&quot;1031D56D&quot;/&gt;&lt;wsp:rsid wsp:val=&quot;1036BEF2&quot;/&gt;&lt;wsp:rsid wsp:val=&quot;105189C0&quot;/&gt;&lt;wsp:rsid wsp:val=&quot;105913C2&quot;/&gt;&lt;wsp:rsid wsp:val=&quot;107E4C26&quot;/&gt;&lt;wsp:rsid wsp:val=&quot;108E8EBC&quot;/&gt;&lt;wsp:rsid wsp:val=&quot;10918166&quot;/&gt;&lt;wsp:rsid wsp:val=&quot;109DF415&quot;/&gt;&lt;wsp:rsid wsp:val=&quot;10A2E088&quot;/&gt;&lt;wsp:rsid wsp:val=&quot;10AB1C83&quot;/&gt;&lt;wsp:rsid wsp:val=&quot;10B7F6A4&quot;/&gt;&lt;wsp:rsid wsp:val=&quot;10BABD56&quot;/&gt;&lt;wsp:rsid wsp:val=&quot;10C8D5E7&quot;/&gt;&lt;wsp:rsid wsp:val=&quot;10D77977&quot;/&gt;&lt;wsp:rsid wsp:val=&quot;10DDAD45&quot;/&gt;&lt;wsp:rsid wsp:val=&quot;10FBB693&quot;/&gt;&lt;wsp:rsid wsp:val=&quot;10FE75DA&quot;/&gt;&lt;wsp:rsid wsp:val=&quot;110184B4&quot;/&gt;&lt;wsp:rsid wsp:val=&quot;1101C47D&quot;/&gt;&lt;wsp:rsid wsp:val=&quot;1106784D&quot;/&gt;&lt;wsp:rsid wsp:val=&quot;1139006C&quot;/&gt;&lt;wsp:rsid wsp:val=&quot;114053B9&quot;/&gt;&lt;wsp:rsid wsp:val=&quot;114179ED&quot;/&gt;&lt;wsp:rsid wsp:val=&quot;1147A886&quot;/&gt;&lt;wsp:rsid wsp:val=&quot;114EBCDA&quot;/&gt;&lt;wsp:rsid wsp:val=&quot;1152CA51&quot;/&gt;&lt;wsp:rsid wsp:val=&quot;115AB760&quot;/&gt;&lt;wsp:rsid wsp:val=&quot;116A273F&quot;/&gt;&lt;wsp:rsid wsp:val=&quot;1170940D&quot;/&gt;&lt;wsp:rsid wsp:val=&quot;1179F9AD&quot;/&gt;&lt;wsp:rsid wsp:val=&quot;117AC36F&quot;/&gt;&lt;wsp:rsid wsp:val=&quot;1183740E&quot;/&gt;&lt;wsp:rsid wsp:val=&quot;119A650F&quot;/&gt;&lt;wsp:rsid wsp:val=&quot;119C77B1&quot;/&gt;&lt;wsp:rsid wsp:val=&quot;11A21AFC&quot;/&gt;&lt;wsp:rsid wsp:val=&quot;11A8475A&quot;/&gt;&lt;wsp:rsid wsp:val=&quot;11AC0588&quot;/&gt;&lt;wsp:rsid wsp:val=&quot;11AF94B1&quot;/&gt;&lt;wsp:rsid wsp:val=&quot;11B37A4A&quot;/&gt;&lt;wsp:rsid wsp:val=&quot;11BC9A5F&quot;/&gt;&lt;wsp:rsid wsp:val=&quot;11C4EB91&quot;/&gt;&lt;wsp:rsid wsp:val=&quot;11D43F8C&quot;/&gt;&lt;wsp:rsid wsp:val=&quot;11D7A47D&quot;/&gt;&lt;wsp:rsid wsp:val=&quot;11DC1F4A&quot;/&gt;&lt;wsp:rsid wsp:val=&quot;11E89B8E&quot;/&gt;&lt;wsp:rsid wsp:val=&quot;11EA55A1&quot;/&gt;&lt;wsp:rsid wsp:val=&quot;11F00AF0&quot;/&gt;&lt;wsp:rsid wsp:val=&quot;120AE29B&quot;/&gt;&lt;wsp:rsid wsp:val=&quot;120FDAC8&quot;/&gt;&lt;wsp:rsid wsp:val=&quot;12138A5A&quot;/&gt;&lt;wsp:rsid wsp:val=&quot;12159432&quot;/&gt;&lt;wsp:rsid wsp:val=&quot;121B47F8&quot;/&gt;&lt;wsp:rsid wsp:val=&quot;121D27C4&quot;/&gt;&lt;wsp:rsid wsp:val=&quot;12264D1E&quot;/&gt;&lt;wsp:rsid wsp:val=&quot;122963D1&quot;/&gt;&lt;wsp:rsid wsp:val=&quot;123ECD95&quot;/&gt;&lt;wsp:rsid wsp:val=&quot;1242DD65&quot;/&gt;&lt;wsp:rsid wsp:val=&quot;1245EE8E&quot;/&gt;&lt;wsp:rsid wsp:val=&quot;1263412C&quot;/&gt;&lt;wsp:rsid wsp:val=&quot;12658F8B&quot;/&gt;&lt;wsp:rsid wsp:val=&quot;1270D22A&quot;/&gt;&lt;wsp:rsid wsp:val=&quot;127634F8&quot;/&gt;&lt;wsp:rsid wsp:val=&quot;1285B25E&quot;/&gt;&lt;wsp:rsid wsp:val=&quot;1294BF17&quot;/&gt;&lt;wsp:rsid wsp:val=&quot;12B075E0&quot;/&gt;&lt;wsp:rsid wsp:val=&quot;12B1CCEC&quot;/&gt;&lt;wsp:rsid wsp:val=&quot;12B3225B&quot;/&gt;&lt;wsp:rsid wsp:val=&quot;12DD1E1E&quot;/&gt;&lt;wsp:rsid wsp:val=&quot;12E78003&quot;/&gt;&lt;wsp:rsid wsp:val=&quot;1305F41A&quot;/&gt;&lt;wsp:rsid wsp:val=&quot;132A01FF&quot;/&gt;&lt;wsp:rsid wsp:val=&quot;13353F66&quot;/&gt;&lt;wsp:rsid wsp:val=&quot;1338DED7&quot;/&gt;&lt;wsp:rsid wsp:val=&quot;133DF3A7&quot;/&gt;&lt;wsp:rsid wsp:val=&quot;136AA973&quot;/&gt;&lt;wsp:rsid wsp:val=&quot;1370D161&quot;/&gt;&lt;wsp:rsid wsp:val=&quot;1377EFAB&quot;/&gt;&lt;wsp:rsid wsp:val=&quot;137AE06E&quot;/&gt;&lt;wsp:rsid wsp:val=&quot;13C144D1&quot;/&gt;&lt;wsp:rsid wsp:val=&quot;13C1CE03&quot;/&gt;&lt;wsp:rsid wsp:val=&quot;13CFBFA0&quot;/&gt;&lt;wsp:rsid wsp:val=&quot;13D35570&quot;/&gt;&lt;wsp:rsid wsp:val=&quot;13E88430&quot;/&gt;&lt;wsp:rsid wsp:val=&quot;13F19272&quot;/&gt;&lt;wsp:rsid wsp:val=&quot;13F96E80&quot;/&gt;&lt;wsp:rsid wsp:val=&quot;13F971DA&quot;/&gt;&lt;wsp:rsid wsp:val=&quot;14044506&quot;/&gt;&lt;wsp:rsid wsp:val=&quot;140959C8&quot;/&gt;&lt;wsp:rsid wsp:val=&quot;140A1284&quot;/&gt;&lt;wsp:rsid wsp:val=&quot;140A2432&quot;/&gt;&lt;wsp:rsid wsp:val=&quot;1412AF24&quot;/&gt;&lt;wsp:rsid wsp:val=&quot;14141F17&quot;/&gt;&lt;wsp:rsid wsp:val=&quot;1418AE5E&quot;/&gt;&lt;wsp:rsid wsp:val=&quot;141BE150&quot;/&gt;&lt;wsp:rsid wsp:val=&quot;141C8891&quot;/&gt;&lt;wsp:rsid wsp:val=&quot;14232550&quot;/&gt;&lt;wsp:rsid wsp:val=&quot;1427450D&quot;/&gt;&lt;wsp:rsid wsp:val=&quot;142B8BD5&quot;/&gt;&lt;wsp:rsid wsp:val=&quot;14308F78&quot;/&gt;&lt;wsp:rsid wsp:val=&quot;1439C442&quot;/&gt;&lt;wsp:rsid wsp:val=&quot;143CE616&quot;/&gt;&lt;wsp:rsid wsp:val=&quot;146825EB&quot;/&gt;&lt;wsp:rsid wsp:val=&quot;146D5DCB&quot;/&gt;&lt;wsp:rsid wsp:val=&quot;1482C941&quot;/&gt;&lt;wsp:rsid wsp:val=&quot;148405FE&quot;/&gt;&lt;wsp:rsid wsp:val=&quot;148DCF42&quot;/&gt;&lt;wsp:rsid wsp:val=&quot;149216DC&quot;/&gt;&lt;wsp:rsid wsp:val=&quot;149A71F3&quot;/&gt;&lt;wsp:rsid wsp:val=&quot;149C5544&quot;/&gt;&lt;wsp:rsid wsp:val=&quot;149ED12B&quot;/&gt;&lt;wsp:rsid wsp:val=&quot;14A32BFF&quot;/&gt;&lt;wsp:rsid wsp:val=&quot;14A3613C&quot;/&gt;&lt;wsp:rsid wsp:val=&quot;14A7BC4E&quot;/&gt;&lt;wsp:rsid wsp:val=&quot;14A9D93F&quot;/&gt;&lt;wsp:rsid wsp:val=&quot;14AECBE7&quot;/&gt;&lt;wsp:rsid wsp:val=&quot;14C14D19&quot;/&gt;&lt;wsp:rsid wsp:val=&quot;14D6392B&quot;/&gt;&lt;wsp:rsid wsp:val=&quot;14D717D6&quot;/&gt;&lt;wsp:rsid wsp:val=&quot;14E35A59&quot;/&gt;&lt;wsp:rsid wsp:val=&quot;150338C6&quot;/&gt;&lt;wsp:rsid wsp:val=&quot;150AA2F2&quot;/&gt;&lt;wsp:rsid wsp:val=&quot;150DA6A5&quot;/&gt;&lt;wsp:rsid wsp:val=&quot;1510B88A&quot;/&gt;&lt;wsp:rsid wsp:val=&quot;15122C75&quot;/&gt;&lt;wsp:rsid wsp:val=&quot;151FA016&quot;/&gt;&lt;wsp:rsid wsp:val=&quot;1524C061&quot;/&gt;&lt;wsp:rsid wsp:val=&quot;1553A6BD&quot;/&gt;&lt;wsp:rsid wsp:val=&quot;1554F43F&quot;/&gt;&lt;wsp:rsid wsp:val=&quot;1566AB7D&quot;/&gt;&lt;wsp:rsid wsp:val=&quot;15715B3D&quot;/&gt;&lt;wsp:rsid wsp:val=&quot;15780A55&quot;/&gt;&lt;wsp:rsid wsp:val=&quot;157DD876&quot;/&gt;&lt;wsp:rsid wsp:val=&quot;15925CB9&quot;/&gt;&lt;wsp:rsid wsp:val=&quot;15937C72&quot;/&gt;&lt;wsp:rsid wsp:val=&quot;1595AB20&quot;/&gt;&lt;wsp:rsid wsp:val=&quot;1596D54C&quot;/&gt;&lt;wsp:rsid wsp:val=&quot;1597BAFC&quot;/&gt;&lt;wsp:rsid wsp:val=&quot;159926A5&quot;/&gt;&lt;wsp:rsid wsp:val=&quot;15A02818&quot;/&gt;&lt;wsp:rsid wsp:val=&quot;15AD0AB3&quot;/&gt;&lt;wsp:rsid wsp:val=&quot;15B769DA&quot;/&gt;&lt;wsp:rsid wsp:val=&quot;15BBB3F8&quot;/&gt;&lt;wsp:rsid wsp:val=&quot;15ED2E69&quot;/&gt;&lt;wsp:rsid wsp:val=&quot;15EF4F7C&quot;/&gt;&lt;wsp:rsid wsp:val=&quot;160F15A2&quot;/&gt;&lt;wsp:rsid wsp:val=&quot;160FE214&quot;/&gt;&lt;wsp:rsid wsp:val=&quot;1613787F&quot;/&gt;&lt;wsp:rsid wsp:val=&quot;16288B42&quot;/&gt;&lt;wsp:rsid wsp:val=&quot;16429F88&quot;/&gt;&lt;wsp:rsid wsp:val=&quot;1646ABFD&quot;/&gt;&lt;wsp:rsid wsp:val=&quot;16551867&quot;/&gt;&lt;wsp:rsid wsp:val=&quot;167803A0&quot;/&gt;&lt;wsp:rsid wsp:val=&quot;16788FF5&quot;/&gt;&lt;wsp:rsid wsp:val=&quot;167A273C&quot;/&gt;&lt;wsp:rsid wsp:val=&quot;168003F1&quot;/&gt;&lt;wsp:rsid wsp:val=&quot;16847971&quot;/&gt;&lt;wsp:rsid wsp:val=&quot;168E9537&quot;/&gt;&lt;wsp:rsid wsp:val=&quot;16952BE3&quot;/&gt;&lt;wsp:rsid wsp:val=&quot;16987555&quot;/&gt;&lt;wsp:rsid wsp:val=&quot;169E1000&quot;/&gt;&lt;wsp:rsid wsp:val=&quot;16A25596&quot;/&gt;&lt;wsp:rsid wsp:val=&quot;16A4ECFF&quot;/&gt;&lt;wsp:rsid wsp:val=&quot;16A75313&quot;/&gt;&lt;wsp:rsid wsp:val=&quot;16B8E59E&quot;/&gt;&lt;wsp:rsid wsp:val=&quot;16BAAE82&quot;/&gt;&lt;wsp:rsid wsp:val=&quot;16C6E4E3&quot;/&gt;&lt;wsp:rsid wsp:val=&quot;16CD3B63&quot;/&gt;&lt;wsp:rsid wsp:val=&quot;16D6A3E3&quot;/&gt;&lt;wsp:rsid wsp:val=&quot;16E0C9C8&quot;/&gt;&lt;wsp:rsid wsp:val=&quot;16E9E3EE&quot;/&gt;&lt;wsp:rsid wsp:val=&quot;16EF69D6&quot;/&gt;&lt;wsp:rsid wsp:val=&quot;170830EC&quot;/&gt;&lt;wsp:rsid wsp:val=&quot;170A83F6&quot;/&gt;&lt;wsp:rsid wsp:val=&quot;170B1B6E&quot;/&gt;&lt;wsp:rsid wsp:val=&quot;170D1CB2&quot;/&gt;&lt;wsp:rsid wsp:val=&quot;171CF474&quot;/&gt;&lt;wsp:rsid wsp:val=&quot;171D9367&quot;/&gt;&lt;wsp:rsid wsp:val=&quot;17286718&quot;/&gt;&lt;wsp:rsid wsp:val=&quot;172DFEA7&quot;/&gt;&lt;wsp:rsid wsp:val=&quot;172ECE1D&quot;/&gt;&lt;wsp:rsid wsp:val=&quot;172FB384&quot;/&gt;&lt;wsp:rsid wsp:val=&quot;1746F65A&quot;/&gt;&lt;wsp:rsid wsp:val=&quot;174D6CD3&quot;/&gt;&lt;wsp:rsid wsp:val=&quot;175918CE&quot;/&gt;&lt;wsp:rsid wsp:val=&quot;175AC612&quot;/&gt;&lt;wsp:rsid wsp:val=&quot;1777E4E0&quot;/&gt;&lt;wsp:rsid wsp:val=&quot;1781A7F3&quot;/&gt;&lt;wsp:rsid wsp:val=&quot;1792AE69&quot;/&gt;&lt;wsp:rsid wsp:val=&quot;179F538A&quot;/&gt;&lt;wsp:rsid wsp:val=&quot;17B0FA64&quot;/&gt;&lt;wsp:rsid wsp:val=&quot;17B3839E&quot;/&gt;&lt;wsp:rsid wsp:val=&quot;17BAFBBD&quot;/&gt;&lt;wsp:rsid wsp:val=&quot;17C13C85&quot;/&gt;&lt;wsp:rsid wsp:val=&quot;17CF8FE1&quot;/&gt;&lt;wsp:rsid wsp:val=&quot;17E827D2&quot;/&gt;&lt;wsp:rsid wsp:val=&quot;17E986DE&quot;/&gt;&lt;wsp:rsid wsp:val=&quot;17ED46DD&quot;/&gt;&lt;wsp:rsid wsp:val=&quot;180701DD&quot;/&gt;&lt;wsp:rsid wsp:val=&quot;180CE3A9&quot;/&gt;&lt;wsp:rsid wsp:val=&quot;1818FE18&quot;/&gt;&lt;wsp:rsid wsp:val=&quot;181963BB&quot;/&gt;&lt;wsp:rsid wsp:val=&quot;181DDEF5&quot;/&gt;&lt;wsp:rsid wsp:val=&quot;1824414E&quot;/&gt;&lt;wsp:rsid wsp:val=&quot;18289478&quot;/&gt;&lt;wsp:rsid wsp:val=&quot;182F6098&quot;/&gt;&lt;wsp:rsid wsp:val=&quot;18324510&quot;/&gt;&lt;wsp:rsid wsp:val=&quot;1842B62E&quot;/&gt;&lt;wsp:rsid wsp:val=&quot;184BD3AA&quot;/&gt;&lt;wsp:rsid wsp:val=&quot;184F15F3&quot;/&gt;&lt;wsp:rsid wsp:val=&quot;18564904&quot;/&gt;&lt;wsp:rsid wsp:val=&quot;1858993A&quot;/&gt;&lt;wsp:rsid wsp:val=&quot;1859FB7D&quot;/&gt;&lt;wsp:rsid wsp:val=&quot;185F1802&quot;/&gt;&lt;wsp:rsid wsp:val=&quot;18621993&quot;/&gt;&lt;wsp:rsid wsp:val=&quot;18712897&quot;/&gt;&lt;wsp:rsid wsp:val=&quot;1891138C&quot;/&gt;&lt;wsp:rsid wsp:val=&quot;18AF2654&quot;/&gt;&lt;wsp:rsid wsp:val=&quot;18B6F7B6&quot;/&gt;&lt;wsp:rsid wsp:val=&quot;18BF7815&quot;/&gt;&lt;wsp:rsid wsp:val=&quot;18C20B00&quot;/&gt;&lt;wsp:rsid wsp:val=&quot;18C92BDE&quot;/&gt;&lt;wsp:rsid wsp:val=&quot;18CD40A9&quot;/&gt;&lt;wsp:rsid wsp:val=&quot;18D1D0D6&quot;/&gt;&lt;wsp:rsid wsp:val=&quot;18DCFE24&quot;/&gt;&lt;wsp:rsid wsp:val=&quot;18EB1065&quot;/&gt;&lt;wsp:rsid wsp:val=&quot;18F14ACD&quot;/&gt;&lt;wsp:rsid wsp:val=&quot;18F82567&quot;/&gt;&lt;wsp:rsid wsp:val=&quot;18FEED7D&quot;/&gt;&lt;wsp:rsid wsp:val=&quot;190E4DBD&quot;/&gt;&lt;wsp:rsid wsp:val=&quot;19121487&quot;/&gt;&lt;wsp:rsid wsp:val=&quot;191827DA&quot;/&gt;&lt;wsp:rsid wsp:val=&quot;1918FD29&quot;/&gt;&lt;wsp:rsid wsp:val=&quot;19224A80&quot;/&gt;&lt;wsp:rsid wsp:val=&quot;1932214C&quot;/&gt;&lt;wsp:rsid wsp:val=&quot;194164D6&quot;/&gt;&lt;wsp:rsid wsp:val=&quot;194C5FA2&quot;/&gt;&lt;wsp:rsid wsp:val=&quot;194E8AB1&quot;/&gt;&lt;wsp:rsid wsp:val=&quot;194F53FF&quot;/&gt;&lt;wsp:rsid wsp:val=&quot;1958D450&quot;/&gt;&lt;wsp:rsid wsp:val=&quot;197E01EF&quot;/&gt;&lt;wsp:rsid wsp:val=&quot;198A3D39&quot;/&gt;&lt;wsp:rsid wsp:val=&quot;19A12DAC&quot;/&gt;&lt;wsp:rsid wsp:val=&quot;19A8B40A&quot;/&gt;&lt;wsp:rsid wsp:val=&quot;19AB3C7C&quot;/&gt;&lt;wsp:rsid wsp:val=&quot;19AE3B9D&quot;/&gt;&lt;wsp:rsid wsp:val=&quot;19C98617&quot;/&gt;&lt;wsp:rsid wsp:val=&quot;19DED358&quot;/&gt;&lt;wsp:rsid wsp:val=&quot;19EAE617&quot;/&gt;&lt;wsp:rsid wsp:val=&quot;1A08582C&quot;/&gt;&lt;wsp:rsid wsp:val=&quot;1A097072&quot;/&gt;&lt;wsp:rsid wsp:val=&quot;1A2A6000&quot;/&gt;&lt;wsp:rsid wsp:val=&quot;1A2BF7BB&quot;/&gt;&lt;wsp:rsid wsp:val=&quot;1A2F039A&quot;/&gt;&lt;wsp:rsid wsp:val=&quot;1A327F89&quot;/&gt;&lt;wsp:rsid wsp:val=&quot;1A3C0B2F&quot;/&gt;&lt;wsp:rsid wsp:val=&quot;1A413172&quot;/&gt;&lt;wsp:rsid wsp:val=&quot;1A41802B&quot;/&gt;&lt;wsp:rsid wsp:val=&quot;1A52E500&quot;/&gt;&lt;wsp:rsid wsp:val=&quot;1A59FE12&quot;/&gt;&lt;wsp:rsid wsp:val=&quot;1A5C8CB7&quot;/&gt;&lt;wsp:rsid wsp:val=&quot;1A64FC3F&quot;/&gt;&lt;wsp:rsid wsp:val=&quot;1A6518E5&quot;/&gt;&lt;wsp:rsid wsp:val=&quot;1A7FE0C3&quot;/&gt;&lt;wsp:rsid wsp:val=&quot;1A81F0A8&quot;/&gt;&lt;wsp:rsid wsp:val=&quot;1A8BF382&quot;/&gt;&lt;wsp:rsid wsp:val=&quot;1A9B3CD6&quot;/&gt;&lt;wsp:rsid wsp:val=&quot;1A9BE4AD&quot;/&gt;&lt;wsp:rsid wsp:val=&quot;1AB012F1&quot;/&gt;&lt;wsp:rsid wsp:val=&quot;1ABABE27&quot;/&gt;&lt;wsp:rsid wsp:val=&quot;1AC4B604&quot;/&gt;&lt;wsp:rsid wsp:val=&quot;1AC4C0F5&quot;/&gt;&lt;wsp:rsid wsp:val=&quot;1AC519C8&quot;/&gt;&lt;wsp:rsid wsp:val=&quot;1AC6813A&quot;/&gt;&lt;wsp:rsid wsp:val=&quot;1AC91513&quot;/&gt;&lt;wsp:rsid wsp:val=&quot;1AD9BB49&quot;/&gt;&lt;wsp:rsid wsp:val=&quot;1ADCDBBE&quot;/&gt;&lt;wsp:rsid wsp:val=&quot;1AE107DD&quot;/&gt;&lt;wsp:rsid wsp:val=&quot;1AEC447F&quot;/&gt;&lt;wsp:rsid wsp:val=&quot;1AF3908A&quot;/&gt;&lt;wsp:rsid wsp:val=&quot;1AFAB8B0&quot;/&gt;&lt;wsp:rsid wsp:val=&quot;1AFB8718&quot;/&gt;&lt;wsp:rsid wsp:val=&quot;1B055D59&quot;/&gt;&lt;wsp:rsid wsp:val=&quot;1B2C4594&quot;/&gt;&lt;wsp:rsid wsp:val=&quot;1B470CDD&quot;/&gt;&lt;wsp:rsid wsp:val=&quot;1B4B0CF6&quot;/&gt;&lt;wsp:rsid wsp:val=&quot;1B4C0118&quot;/&gt;&lt;wsp:rsid wsp:val=&quot;1B546CDD&quot;/&gt;&lt;wsp:rsid wsp:val=&quot;1B70050C&quot;/&gt;&lt;wsp:rsid wsp:val=&quot;1B830190&quot;/&gt;&lt;wsp:rsid wsp:val=&quot;1B84C7DF&quot;/&gt;&lt;wsp:rsid wsp:val=&quot;1B877582&quot;/&gt;&lt;wsp:rsid wsp:val=&quot;1B944447&quot;/&gt;&lt;wsp:rsid wsp:val=&quot;1BA0D097&quot;/&gt;&lt;wsp:rsid wsp:val=&quot;1BAA7732&quot;/&gt;&lt;wsp:rsid wsp:val=&quot;1BAAA4C0&quot;/&gt;&lt;wsp:rsid wsp:val=&quot;1BB2C896&quot;/&gt;&lt;wsp:rsid wsp:val=&quot;1BC9ACEC&quot;/&gt;&lt;wsp:rsid wsp:val=&quot;1BCC62B4&quot;/&gt;&lt;wsp:rsid wsp:val=&quot;1BD4A68A&quot;/&gt;&lt;wsp:rsid wsp:val=&quot;1BE37A27&quot;/&gt;&lt;wsp:rsid wsp:val=&quot;1BE6D6AE&quot;/&gt;&lt;wsp:rsid wsp:val=&quot;1BE9C993&quot;/&gt;&lt;wsp:rsid wsp:val=&quot;1C015C91&quot;/&gt;&lt;wsp:rsid wsp:val=&quot;1C1C001E&quot;/&gt;&lt;wsp:rsid wsp:val=&quot;1C1E8157&quot;/&gt;&lt;wsp:rsid wsp:val=&quot;1C1F28A7&quot;/&gt;&lt;wsp:rsid wsp:val=&quot;1C414D7D&quot;/&gt;&lt;wsp:rsid wsp:val=&quot;1C430C71&quot;/&gt;&lt;wsp:rsid wsp:val=&quot;1C64713A&quot;/&gt;&lt;wsp:rsid wsp:val=&quot;1C6CB88D&quot;/&gt;&lt;wsp:rsid wsp:val=&quot;1C6D0316&quot;/&gt;&lt;wsp:rsid wsp:val=&quot;1C735A3F&quot;/&gt;&lt;wsp:rsid wsp:val=&quot;1C840064&quot;/&gt;&lt;wsp:rsid wsp:val=&quot;1C9594DA&quot;/&gt;&lt;wsp:rsid wsp:val=&quot;1C95AEED&quot;/&gt;&lt;wsp:rsid wsp:val=&quot;1C975779&quot;/&gt;&lt;wsp:rsid wsp:val=&quot;1C9F47CD&quot;/&gt;&lt;wsp:rsid wsp:val=&quot;1CB4D8B1&quot;/&gt;&lt;wsp:rsid wsp:val=&quot;1CE5F263&quot;/&gt;&lt;wsp:rsid wsp:val=&quot;1CF90615&quot;/&gt;&lt;wsp:rsid wsp:val=&quot;1CFBC247&quot;/&gt;&lt;wsp:rsid wsp:val=&quot;1D0BC280&quot;/&gt;&lt;wsp:rsid wsp:val=&quot;1D0E2FF3&quot;/&gt;&lt;wsp:rsid wsp:val=&quot;1D16E46B&quot;/&gt;&lt;wsp:rsid wsp:val=&quot;1D216C14&quot;/&gt;&lt;wsp:rsid wsp:val=&quot;1D300CC8&quot;/&gt;&lt;wsp:rsid wsp:val=&quot;1D32B5F0&quot;/&gt;&lt;wsp:rsid wsp:val=&quot;1D3A028A&quot;/&gt;&lt;wsp:rsid wsp:val=&quot;1D4A3C78&quot;/&gt;&lt;wsp:rsid wsp:val=&quot;1D50DCEC&quot;/&gt;&lt;wsp:rsid wsp:val=&quot;1D5DBB11&quot;/&gt;&lt;wsp:rsid wsp:val=&quot;1D5EAE2E&quot;/&gt;&lt;wsp:rsid wsp:val=&quot;1D6B29F0&quot;/&gt;&lt;wsp:rsid wsp:val=&quot;1D70F8BE&quot;/&gt;&lt;wsp:rsid wsp:val=&quot;1D7174C4&quot;/&gt;&lt;wsp:rsid wsp:val=&quot;1D8754F8&quot;/&gt;&lt;wsp:rsid wsp:val=&quot;1D9C9D01&quot;/&gt;&lt;wsp:rsid wsp:val=&quot;1DA541F9&quot;/&gt;&lt;wsp:rsid wsp:val=&quot;1DB0DA96&quot;/&gt;&lt;wsp:rsid wsp:val=&quot;1DC227C6&quot;/&gt;&lt;wsp:rsid wsp:val=&quot;1DD74D4E&quot;/&gt;&lt;wsp:rsid wsp:val=&quot;1DDDA60F&quot;/&gt;&lt;wsp:rsid wsp:val=&quot;1DE00327&quot;/&gt;&lt;wsp:rsid wsp:val=&quot;1DE0AF27&quot;/&gt;&lt;wsp:rsid wsp:val=&quot;1DECACE9&quot;/&gt;&lt;wsp:rsid wsp:val=&quot;1E11C701&quot;/&gt;&lt;wsp:rsid wsp:val=&quot;1E23A6E5&quot;/&gt;&lt;wsp:rsid wsp:val=&quot;1E281B35&quot;/&gt;&lt;wsp:rsid wsp:val=&quot;1E3489A8&quot;/&gt;&lt;wsp:rsid wsp:val=&quot;1E3D6F1D&quot;/&gt;&lt;wsp:rsid wsp:val=&quot;1E645FF3&quot;/&gt;&lt;wsp:rsid wsp:val=&quot;1E67EC37&quot;/&gt;&lt;wsp:rsid wsp:val=&quot;1E6B9EB7&quot;/&gt;&lt;wsp:rsid wsp:val=&quot;1E6E3ACA&quot;/&gt;&lt;wsp:rsid wsp:val=&quot;1E7276B3&quot;/&gt;&lt;wsp:rsid wsp:val=&quot;1E7F4AA8&quot;/&gt;&lt;wsp:rsid wsp:val=&quot;1E8995FA&quot;/&gt;&lt;wsp:rsid wsp:val=&quot;1E8F102E&quot;/&gt;&lt;wsp:rsid wsp:val=&quot;1EA5324D&quot;/&gt;&lt;wsp:rsid wsp:val=&quot;1EA77C0A&quot;/&gt;&lt;wsp:rsid wsp:val=&quot;1EAAE261&quot;/&gt;&lt;wsp:rsid wsp:val=&quot;1EB1E7E4&quot;/&gt;&lt;wsp:rsid wsp:val=&quot;1EB2651F&quot;/&gt;&lt;wsp:rsid wsp:val=&quot;1EBCEEE5&quot;/&gt;&lt;wsp:rsid wsp:val=&quot;1EBD3CA0&quot;/&gt;&lt;wsp:rsid wsp:val=&quot;1EC3C239&quot;/&gt;&lt;wsp:rsid wsp:val=&quot;1EC3F783&quot;/&gt;&lt;wsp:rsid wsp:val=&quot;1ECCFD2F&quot;/&gt;&lt;wsp:rsid wsp:val=&quot;1ECE8DF8&quot;/&gt;&lt;wsp:rsid wsp:val=&quot;1ED378F3&quot;/&gt;&lt;wsp:rsid wsp:val=&quot;1ED8F4A2&quot;/&gt;&lt;wsp:rsid wsp:val=&quot;1EDE2540&quot;/&gt;&lt;wsp:rsid wsp:val=&quot;1EDED4CE&quot;/&gt;&lt;wsp:rsid wsp:val=&quot;1EE095E6&quot;/&gt;&lt;wsp:rsid wsp:val=&quot;1EE564A2&quot;/&gt;&lt;wsp:rsid wsp:val=&quot;1EEC7E80&quot;/&gt;&lt;wsp:rsid wsp:val=&quot;1EEEB2EE&quot;/&gt;&lt;wsp:rsid wsp:val=&quot;1EFFE081&quot;/&gt;&lt;wsp:rsid wsp:val=&quot;1F1A58C1&quot;/&gt;&lt;wsp:rsid wsp:val=&quot;1F236542&quot;/&gt;&lt;wsp:rsid wsp:val=&quot;1F24C28C&quot;/&gt;&lt;wsp:rsid wsp:val=&quot;1F26E188&quot;/&gt;&lt;wsp:rsid wsp:val=&quot;1F453086&quot;/&gt;&lt;wsp:rsid wsp:val=&quot;1F5BB0DF&quot;/&gt;&lt;wsp:rsid wsp:val=&quot;1F6B16A6&quot;/&gt;&lt;wsp:rsid wsp:val=&quot;1F6DB30E&quot;/&gt;&lt;wsp:rsid wsp:val=&quot;1F7B1045&quot;/&gt;&lt;wsp:rsid wsp:val=&quot;1F8C67B3&quot;/&gt;&lt;wsp:rsid wsp:val=&quot;1F961A31&quot;/&gt;&lt;wsp:rsid wsp:val=&quot;1F9B2303&quot;/&gt;&lt;wsp:rsid wsp:val=&quot;1FA67F9F&quot;/&gt;&lt;wsp:rsid wsp:val=&quot;1FC5828D&quot;/&gt;&lt;wsp:rsid wsp:val=&quot;1FC6B6B4&quot;/&gt;&lt;wsp:rsid wsp:val=&quot;1FCCB7E7&quot;/&gt;&lt;wsp:rsid wsp:val=&quot;1FD016AC&quot;/&gt;&lt;wsp:rsid wsp:val=&quot;1FEB6B14&quot;/&gt;&lt;wsp:rsid wsp:val=&quot;1FFB4CC5&quot;/&gt;&lt;wsp:rsid wsp:val=&quot;1FFD1995&quot;/&gt;&lt;wsp:rsid wsp:val=&quot;200D1774&quot;/&gt;&lt;wsp:rsid wsp:val=&quot;2017F58E&quot;/&gt;&lt;wsp:rsid wsp:val=&quot;201AADF7&quot;/&gt;&lt;wsp:rsid wsp:val=&quot;201C2C32&quot;/&gt;&lt;wsp:rsid wsp:val=&quot;2027F0EC&quot;/&gt;&lt;wsp:rsid wsp:val=&quot;204E852D&quot;/&gt;&lt;wsp:rsid wsp:val=&quot;20558011&quot;/&gt;&lt;wsp:rsid wsp:val=&quot;20571426&quot;/&gt;&lt;wsp:rsid wsp:val=&quot;20578821&quot;/&gt;&lt;wsp:rsid wsp:val=&quot;20582343&quot;/&gt;&lt;wsp:rsid wsp:val=&quot;2064D711&quot;/&gt;&lt;wsp:rsid wsp:val=&quot;206881B5&quot;/&gt;&lt;wsp:rsid wsp:val=&quot;206BD3F4&quot;/&gt;&lt;wsp:rsid wsp:val=&quot;2076865A&quot;/&gt;&lt;wsp:rsid wsp:val=&quot;207E6B51&quot;/&gt;&lt;wsp:rsid wsp:val=&quot;207E93B5&quot;/&gt;&lt;wsp:rsid wsp:val=&quot;20846EFA&quot;/&gt;&lt;wsp:rsid wsp:val=&quot;20AA75D0&quot;/&gt;&lt;wsp:rsid wsp:val=&quot;20AAF760&quot;/&gt;&lt;wsp:rsid wsp:val=&quot;20B5BEE2&quot;/&gt;&lt;wsp:rsid wsp:val=&quot;20B631D8&quot;/&gt;&lt;wsp:rsid wsp:val=&quot;20B9F4CC&quot;/&gt;&lt;wsp:rsid wsp:val=&quot;20C3BA5E&quot;/&gt;&lt;wsp:rsid wsp:val=&quot;20D4418C&quot;/&gt;&lt;wsp:rsid wsp:val=&quot;20DFBD4E&quot;/&gt;&lt;wsp:rsid wsp:val=&quot;20EF73FC&quot;/&gt;&lt;wsp:rsid wsp:val=&quot;20F3C623&quot;/&gt;&lt;wsp:rsid wsp:val=&quot;20FD1BC1&quot;/&gt;&lt;wsp:rsid wsp:val=&quot;21045ED2&quot;/&gt;&lt;wsp:rsid wsp:val=&quot;2107D3A0&quot;/&gt;&lt;wsp:rsid wsp:val=&quot;210D45BC&quot;/&gt;&lt;wsp:rsid wsp:val=&quot;21104E38&quot;/&gt;&lt;wsp:rsid wsp:val=&quot;2110E64E&quot;/&gt;&lt;wsp:rsid wsp:val=&quot;21158A16&quot;/&gt;&lt;wsp:rsid wsp:val=&quot;214554A9&quot;/&gt;&lt;wsp:rsid wsp:val=&quot;214F27F2&quot;/&gt;&lt;wsp:rsid wsp:val=&quot;2152C5A6&quot;/&gt;&lt;wsp:rsid wsp:val=&quot;2156EB0A&quot;/&gt;&lt;wsp:rsid wsp:val=&quot;2158F9BA&quot;/&gt;&lt;wsp:rsid wsp:val=&quot;21599C96&quot;/&gt;&lt;wsp:rsid wsp:val=&quot;215E241A&quot;/&gt;&lt;wsp:rsid wsp:val=&quot;21606511&quot;/&gt;&lt;wsp:rsid wsp:val=&quot;216BC77D&quot;/&gt;&lt;wsp:rsid wsp:val=&quot;21720A73&quot;/&gt;&lt;wsp:rsid wsp:val=&quot;2174C783&quot;/&gt;&lt;wsp:rsid wsp:val=&quot;21A85E8F&quot;/&gt;&lt;wsp:rsid wsp:val=&quot;21B65CD1&quot;/&gt;&lt;wsp:rsid wsp:val=&quot;21BFCA60&quot;/&gt;&lt;wsp:rsid wsp:val=&quot;21C7D1AE&quot;/&gt;&lt;wsp:rsid wsp:val=&quot;21D65F0E&quot;/&gt;&lt;wsp:rsid wsp:val=&quot;21DB76F9&quot;/&gt;&lt;wsp:rsid wsp:val=&quot;21E2FCE1&quot;/&gt;&lt;wsp:rsid wsp:val=&quot;21EA5D6E&quot;/&gt;&lt;wsp:rsid wsp:val=&quot;21EB5E43&quot;/&gt;&lt;wsp:rsid wsp:val=&quot;21F4F301&quot;/&gt;&lt;wsp:rsid wsp:val=&quot;21F935CF&quot;/&gt;&lt;wsp:rsid wsp:val=&quot;2201D0D2&quot;/&gt;&lt;wsp:rsid wsp:val=&quot;2209978A&quot;/&gt;&lt;wsp:rsid wsp:val=&quot;220DC55D&quot;/&gt;&lt;wsp:rsid wsp:val=&quot;220E33FB&quot;/&gt;&lt;wsp:rsid wsp:val=&quot;220E79A2&quot;/&gt;&lt;wsp:rsid wsp:val=&quot;2211136B&quot;/&gt;&lt;wsp:rsid wsp:val=&quot;221BF468&quot;/&gt;&lt;wsp:rsid wsp:val=&quot;22389768&quot;/&gt;&lt;wsp:rsid wsp:val=&quot;2254C80F&quot;/&gt;&lt;wsp:rsid wsp:val=&quot;22620488&quot;/&gt;&lt;wsp:rsid wsp:val=&quot;22834A90&quot;/&gt;&lt;wsp:rsid wsp:val=&quot;22931B19&quot;/&gt;&lt;wsp:rsid wsp:val=&quot;22A52ECB&quot;/&gt;&lt;wsp:rsid wsp:val=&quot;22C6762C&quot;/&gt;&lt;wsp:rsid wsp:val=&quot;22DC449A&quot;/&gt;&lt;wsp:rsid wsp:val=&quot;22F5B2D3&quot;/&gt;&lt;wsp:rsid wsp:val=&quot;22F88F99&quot;/&gt;&lt;wsp:rsid wsp:val=&quot;2305F755&quot;/&gt;&lt;wsp:rsid wsp:val=&quot;2308781B&quot;/&gt;&lt;wsp:rsid wsp:val=&quot;231AB9A9&quot;/&gt;&lt;wsp:rsid wsp:val=&quot;233E4605&quot;/&gt;&lt;wsp:rsid wsp:val=&quot;2344A736&quot;/&gt;&lt;wsp:rsid wsp:val=&quot;2359748D&quot;/&gt;&lt;wsp:rsid wsp:val=&quot;23632F12&quot;/&gt;&lt;wsp:rsid wsp:val=&quot;23661864&quot;/&gt;&lt;wsp:rsid wsp:val=&quot;2369CDD0&quot;/&gt;&lt;wsp:rsid wsp:val=&quot;2370DD7C&quot;/&gt;&lt;wsp:rsid wsp:val=&quot;23743B5D&quot;/&gt;&lt;wsp:rsid wsp:val=&quot;237F4ED2&quot;/&gt;&lt;wsp:rsid wsp:val=&quot;238283D8&quot;/&gt;&lt;wsp:rsid wsp:val=&quot;23883E5D&quot;/&gt;&lt;wsp:rsid wsp:val=&quot;2389AE43&quot;/&gt;&lt;wsp:rsid wsp:val=&quot;238CA269&quot;/&gt;&lt;wsp:rsid wsp:val=&quot;2394DB3A&quot;/&gt;&lt;wsp:rsid wsp:val=&quot;239BF0B3&quot;/&gt;&lt;wsp:rsid wsp:val=&quot;23B70081&quot;/&gt;&lt;wsp:rsid wsp:val=&quot;23B8D5C5&quot;/&gt;&lt;wsp:rsid wsp:val=&quot;23C03222&quot;/&gt;&lt;wsp:rsid wsp:val=&quot;23CA4A02&quot;/&gt;&lt;wsp:rsid wsp:val=&quot;23D537A1&quot;/&gt;&lt;wsp:rsid wsp:val=&quot;23D7B10D&quot;/&gt;&lt;wsp:rsid wsp:val=&quot;23DFA757&quot;/&gt;&lt;wsp:rsid wsp:val=&quot;23E3C712&quot;/&gt;&lt;wsp:rsid wsp:val=&quot;23EA76D3&quot;/&gt;&lt;wsp:rsid wsp:val=&quot;23EF3C0C&quot;/&gt;&lt;wsp:rsid wsp:val=&quot;23EFD3C5&quot;/&gt;&lt;wsp:rsid wsp:val=&quot;23F60B1C&quot;/&gt;&lt;wsp:rsid wsp:val=&quot;23FECCC2&quot;/&gt;&lt;wsp:rsid wsp:val=&quot;24014443&quot;/&gt;&lt;wsp:rsid wsp:val=&quot;2404A029&quot;/&gt;&lt;wsp:rsid wsp:val=&quot;240F46C2&quot;/&gt;&lt;wsp:rsid wsp:val=&quot;242CD1F1&quot;/&gt;&lt;wsp:rsid wsp:val=&quot;242E0E26&quot;/&gt;&lt;wsp:rsid wsp:val=&quot;2430C216&quot;/&gt;&lt;wsp:rsid wsp:val=&quot;24337F8E&quot;/&gt;&lt;wsp:rsid wsp:val=&quot;2434024F&quot;/&gt;&lt;wsp:rsid wsp:val=&quot;24382754&quot;/&gt;&lt;wsp:rsid wsp:val=&quot;2447639A&quot;/&gt;&lt;wsp:rsid wsp:val=&quot;2455A33D&quot;/&gt;&lt;wsp:rsid wsp:val=&quot;245D4367&quot;/&gt;&lt;wsp:rsid wsp:val=&quot;24770C1D&quot;/&gt;&lt;wsp:rsid wsp:val=&quot;2479F0C2&quot;/&gt;&lt;wsp:rsid wsp:val=&quot;24845699&quot;/&gt;&lt;wsp:rsid wsp:val=&quot;2494C961&quot;/&gt;&lt;wsp:rsid wsp:val=&quot;2496C609&quot;/&gt;&lt;wsp:rsid wsp:val=&quot;249C01B6&quot;/&gt;&lt;wsp:rsid wsp:val=&quot;24A66570&quot;/&gt;&lt;wsp:rsid wsp:val=&quot;24A70584&quot;/&gt;&lt;wsp:rsid wsp:val=&quot;24C79D24&quot;/&gt;&lt;wsp:rsid wsp:val=&quot;24CCA111&quot;/&gt;&lt;wsp:rsid wsp:val=&quot;24D1BC84&quot;/&gt;&lt;wsp:rsid wsp:val=&quot;24DF11E9&quot;/&gt;&lt;wsp:rsid wsp:val=&quot;24E9276B&quot;/&gt;&lt;wsp:rsid wsp:val=&quot;24FCAFE9&quot;/&gt;&lt;wsp:rsid wsp:val=&quot;2501A9B1&quot;/&gt;&lt;wsp:rsid wsp:val=&quot;25059E31&quot;/&gt;&lt;wsp:rsid wsp:val=&quot;2505C0E1&quot;/&gt;&lt;wsp:rsid wsp:val=&quot;25161E6F&quot;/&gt;&lt;wsp:rsid wsp:val=&quot;2519982A&quot;/&gt;&lt;wsp:rsid wsp:val=&quot;25311F67&quot;/&gt;&lt;wsp:rsid wsp:val=&quot;25322FD4&quot;/&gt;&lt;wsp:rsid wsp:val=&quot;25367B2E&quot;/&gt;&lt;wsp:rsid wsp:val=&quot;253C2DCA&quot;/&gt;&lt;wsp:rsid wsp:val=&quot;253CA854&quot;/&gt;&lt;wsp:rsid wsp:val=&quot;2547A957&quot;/&gt;&lt;wsp:rsid wsp:val=&quot;25517000&quot;/&gt;&lt;wsp:rsid wsp:val=&quot;25584C43&quot;/&gt;&lt;wsp:rsid wsp:val=&quot;255E4066&quot;/&gt;&lt;wsp:rsid wsp:val=&quot;25641465&quot;/&gt;&lt;wsp:rsid wsp:val=&quot;2573A491&quot;/&gt;&lt;wsp:rsid wsp:val=&quot;257A9D2D&quot;/&gt;&lt;wsp:rsid wsp:val=&quot;257F372D&quot;/&gt;&lt;wsp:rsid wsp:val=&quot;258687DF&quot;/&gt;&lt;wsp:rsid wsp:val=&quot;258B800D&quot;/&gt;&lt;wsp:rsid wsp:val=&quot;2590DEDF&quot;/&gt;&lt;wsp:rsid wsp:val=&quot;25953300&quot;/&gt;&lt;wsp:rsid wsp:val=&quot;25ACBC2C&quot;/&gt;&lt;wsp:rsid wsp:val=&quot;25DF4376&quot;/&gt;&lt;wsp:rsid wsp:val=&quot;25E5DD03&quot;/&gt;&lt;wsp:rsid wsp:val=&quot;2606692B&quot;/&gt;&lt;wsp:rsid wsp:val=&quot;2608E537&quot;/&gt;&lt;wsp:rsid wsp:val=&quot;2612B4C3&quot;/&gt;&lt;wsp:rsid wsp:val=&quot;2615C123&quot;/&gt;&lt;wsp:rsid wsp:val=&quot;26188E48&quot;/&gt;&lt;wsp:rsid wsp:val=&quot;2631926F&quot;/&gt;&lt;wsp:rsid wsp:val=&quot;2639B0AC&quot;/&gt;&lt;wsp:rsid wsp:val=&quot;264D1AA9&quot;/&gt;&lt;wsp:rsid wsp:val=&quot;26514127&quot;/&gt;&lt;wsp:rsid wsp:val=&quot;265212AD&quot;/&gt;&lt;wsp:rsid wsp:val=&quot;265352D1&quot;/&gt;&lt;wsp:rsid wsp:val=&quot;2655BAAD&quot;/&gt;&lt;wsp:rsid wsp:val=&quot;26605A40&quot;/&gt;&lt;wsp:rsid wsp:val=&quot;2664603B&quot;/&gt;&lt;wsp:rsid wsp:val=&quot;266BF2CF&quot;/&gt;&lt;wsp:rsid wsp:val=&quot;267F09D1&quot;/&gt;&lt;wsp:rsid wsp:val=&quot;26800474&quot;/&gt;&lt;wsp:rsid wsp:val=&quot;268D2666&quot;/&gt;&lt;wsp:rsid wsp:val=&quot;26910C3D&quot;/&gt;&lt;wsp:rsid wsp:val=&quot;2691555B&quot;/&gt;&lt;wsp:rsid wsp:val=&quot;2691F485&quot;/&gt;&lt;wsp:rsid wsp:val=&quot;26A3C083&quot;/&gt;&lt;wsp:rsid wsp:val=&quot;26BDC6B1&quot;/&gt;&lt;wsp:rsid wsp:val=&quot;26C73A2F&quot;/&gt;&lt;wsp:rsid wsp:val=&quot;26C9A266&quot;/&gt;&lt;wsp:rsid wsp:val=&quot;26CD4F08&quot;/&gt;&lt;wsp:rsid wsp:val=&quot;26D6F6EE&quot;/&gt;&lt;wsp:rsid wsp:val=&quot;26DDBA88&quot;/&gt;&lt;wsp:rsid wsp:val=&quot;26E7A7B9&quot;/&gt;&lt;wsp:rsid wsp:val=&quot;26F07687&quot;/&gt;&lt;wsp:rsid wsp:val=&quot;26F64DC8&quot;/&gt;&lt;wsp:rsid wsp:val=&quot;26FDDC08&quot;/&gt;&lt;wsp:rsid wsp:val=&quot;2716DEE5&quot;/&gt;&lt;wsp:rsid wsp:val=&quot;27176E96&quot;/&gt;&lt;wsp:rsid wsp:val=&quot;2724042D&quot;/&gt;&lt;wsp:rsid wsp:val=&quot;2724EF4C&quot;/&gt;&lt;wsp:rsid wsp:val=&quot;27254BB7&quot;/&gt;&lt;wsp:rsid wsp:val=&quot;272DCB42&quot;/&gt;&lt;wsp:rsid wsp:val=&quot;273C901C&quot;/&gt;&lt;wsp:rsid wsp:val=&quot;273CFC36&quot;/&gt;&lt;wsp:rsid wsp:val=&quot;27461D5E&quot;/&gt;&lt;wsp:rsid wsp:val=&quot;274C0B09&quot;/&gt;&lt;wsp:rsid wsp:val=&quot;27516AD2&quot;/&gt;&lt;wsp:rsid wsp:val=&quot;276B8962&quot;/&gt;&lt;wsp:rsid wsp:val=&quot;277C3E6B&quot;/&gt;&lt;wsp:rsid wsp:val=&quot;277EA951&quot;/&gt;&lt;wsp:rsid wsp:val=&quot;278327C2&quot;/&gt;&lt;wsp:rsid wsp:val=&quot;2798AEF7&quot;/&gt;&lt;wsp:rsid wsp:val=&quot;27995F7C&quot;/&gt;&lt;wsp:rsid wsp:val=&quot;27A20663&quot;/&gt;&lt;wsp:rsid wsp:val=&quot;27A2398C&quot;/&gt;&lt;wsp:rsid wsp:val=&quot;27AC0604&quot;/&gt;&lt;wsp:rsid wsp:val=&quot;27AFB5BD&quot;/&gt;&lt;wsp:rsid wsp:val=&quot;27B114DA&quot;/&gt;&lt;wsp:rsid wsp:val=&quot;27B2F0E8&quot;/&gt;&lt;wsp:rsid wsp:val=&quot;27FA4637&quot;/&gt;&lt;wsp:rsid wsp:val=&quot;280A58B8&quot;/&gt;&lt;wsp:rsid wsp:val=&quot;28109A41&quot;/&gt;&lt;wsp:rsid wsp:val=&quot;283720E5&quot;/&gt;&lt;wsp:rsid wsp:val=&quot;283846C5&quot;/&gt;&lt;wsp:rsid wsp:val=&quot;283E5B22&quot;/&gt;&lt;wsp:rsid wsp:val=&quot;28504627&quot;/&gt;&lt;wsp:rsid wsp:val=&quot;2853F23B&quot;/&gt;&lt;wsp:rsid wsp:val=&quot;2861CC50&quot;/&gt;&lt;wsp:rsid wsp:val=&quot;2876D039&quot;/&gt;&lt;wsp:rsid wsp:val=&quot;287B9010&quot;/&gt;&lt;wsp:rsid wsp:val=&quot;288910C2&quot;/&gt;&lt;wsp:rsid wsp:val=&quot;288C46E8&quot;/&gt;&lt;wsp:rsid wsp:val=&quot;28A8F111&quot;/&gt;&lt;wsp:rsid wsp:val=&quot;28AD59ED&quot;/&gt;&lt;wsp:rsid wsp:val=&quot;28B062E9&quot;/&gt;&lt;wsp:rsid wsp:val=&quot;28B7C0F6&quot;/&gt;&lt;wsp:rsid wsp:val=&quot;28C44FBF&quot;/&gt;&lt;wsp:rsid wsp:val=&quot;28CBA0BF&quot;/&gt;&lt;wsp:rsid wsp:val=&quot;28CD1B80&quot;/&gt;&lt;wsp:rsid wsp:val=&quot;28CD3829&quot;/&gt;&lt;wsp:rsid wsp:val=&quot;28E3646A&quot;/&gt;&lt;wsp:rsid wsp:val=&quot;28F2911E&quot;/&gt;&lt;wsp:rsid wsp:val=&quot;291734F7&quot;/&gt;&lt;wsp:rsid wsp:val=&quot;29236BBB&quot;/&gt;&lt;wsp:rsid wsp:val=&quot;292E5382&quot;/&gt;&lt;wsp:rsid wsp:val=&quot;29391DA4&quot;/&gt;&lt;wsp:rsid wsp:val=&quot;29394325&quot;/&gt;&lt;wsp:rsid wsp:val=&quot;293A8B97&quot;/&gt;&lt;wsp:rsid wsp:val=&quot;295870CD&quot;/&gt;&lt;wsp:rsid wsp:val=&quot;2962F1F8&quot;/&gt;&lt;wsp:rsid wsp:val=&quot;296613B8&quot;/&gt;&lt;wsp:rsid wsp:val=&quot;297DDCBE&quot;/&gt;&lt;wsp:rsid wsp:val=&quot;2984EC73&quot;/&gt;&lt;wsp:rsid wsp:val=&quot;298C261F&quot;/&gt;&lt;wsp:rsid wsp:val=&quot;2993EBA5&quot;/&gt;&lt;wsp:rsid wsp:val=&quot;299964C3&quot;/&gt;&lt;wsp:rsid wsp:val=&quot;29AA7AB9&quot;/&gt;&lt;wsp:rsid wsp:val=&quot;29B56518&quot;/&gt;&lt;wsp:rsid wsp:val=&quot;29BF93D4&quot;/&gt;&lt;wsp:rsid wsp:val=&quot;29C6C55A&quot;/&gt;&lt;wsp:rsid wsp:val=&quot;29D90F54&quot;/&gt;&lt;wsp:rsid wsp:val=&quot;29F50CC7&quot;/&gt;&lt;wsp:rsid wsp:val=&quot;29F8BF29&quot;/&gt;&lt;wsp:rsid wsp:val=&quot;2A04749C&quot;/&gt;&lt;wsp:rsid wsp:val=&quot;2A165FB0&quot;/&gt;&lt;wsp:rsid wsp:val=&quot;2A2B0223&quot;/&gt;&lt;wsp:rsid wsp:val=&quot;2A4B4716&quot;/&gt;&lt;wsp:rsid wsp:val=&quot;2A56768C&quot;/&gt;&lt;wsp:rsid wsp:val=&quot;2A5CA4F8&quot;/&gt;&lt;wsp:rsid wsp:val=&quot;2A66F3A3&quot;/&gt;&lt;wsp:rsid wsp:val=&quot;2A6E08C2&quot;/&gt;&lt;wsp:rsid wsp:val=&quot;2A6FCC41&quot;/&gt;&lt;wsp:rsid wsp:val=&quot;2A75316E&quot;/&gt;&lt;wsp:rsid wsp:val=&quot;2A79F5F3&quot;/&gt;&lt;wsp:rsid wsp:val=&quot;2A7F0E40&quot;/&gt;&lt;wsp:rsid wsp:val=&quot;2A8B5C39&quot;/&gt;&lt;wsp:rsid wsp:val=&quot;2A937F80&quot;/&gt;&lt;wsp:rsid wsp:val=&quot;2AA0686C&quot;/&gt;&lt;wsp:rsid wsp:val=&quot;2AACE6B1&quot;/&gt;&lt;wsp:rsid wsp:val=&quot;2AD2D434&quot;/&gt;&lt;wsp:rsid wsp:val=&quot;2AF547FD&quot;/&gt;&lt;wsp:rsid wsp:val=&quot;2AF85B47&quot;/&gt;&lt;wsp:rsid wsp:val=&quot;2AFEDF42&quot;/&gt;&lt;wsp:rsid wsp:val=&quot;2B0D95C3&quot;/&gt;&lt;wsp:rsid wsp:val=&quot;2B0DD31C&quot;/&gt;&lt;wsp:rsid wsp:val=&quot;2B21D4D0&quot;/&gt;&lt;wsp:rsid wsp:val=&quot;2B350D16&quot;/&gt;&lt;wsp:rsid wsp:val=&quot;2B3B0221&quot;/&gt;&lt;wsp:rsid wsp:val=&quot;2B49C182&quot;/&gt;&lt;wsp:rsid wsp:val=&quot;2B77E14F&quot;/&gt;&lt;wsp:rsid wsp:val=&quot;2B800F42&quot;/&gt;&lt;wsp:rsid wsp:val=&quot;2B9D0F89&quot;/&gt;&lt;wsp:rsid wsp:val=&quot;2BAC9EA7&quot;/&gt;&lt;wsp:rsid wsp:val=&quot;2BB0C7CA&quot;/&gt;&lt;wsp:rsid wsp:val=&quot;2BC4C728&quot;/&gt;&lt;wsp:rsid wsp:val=&quot;2BC88871&quot;/&gt;&lt;wsp:rsid wsp:val=&quot;2BCAED78&quot;/&gt;&lt;wsp:rsid wsp:val=&quot;2BCF1C96&quot;/&gt;&lt;wsp:rsid wsp:val=&quot;2BDB1972&quot;/&gt;&lt;wsp:rsid wsp:val=&quot;2BE4A74A&quot;/&gt;&lt;wsp:rsid wsp:val=&quot;2C0038E7&quot;/&gt;&lt;wsp:rsid wsp:val=&quot;2C00E2B6&quot;/&gt;&lt;wsp:rsid wsp:val=&quot;2C068E24&quot;/&gt;&lt;wsp:rsid wsp:val=&quot;2C07A6E9&quot;/&gt;&lt;wsp:rsid wsp:val=&quot;2C098F16&quot;/&gt;&lt;wsp:rsid wsp:val=&quot;2C1DEF37&quot;/&gt;&lt;wsp:rsid wsp:val=&quot;2C24FE5D&quot;/&gt;&lt;wsp:rsid wsp:val=&quot;2C2F9291&quot;/&gt;&lt;wsp:rsid wsp:val=&quot;2C4E2D20&quot;/&gt;&lt;wsp:rsid wsp:val=&quot;2C658523&quot;/&gt;&lt;wsp:rsid wsp:val=&quot;2C75AAAF&quot;/&gt;&lt;wsp:rsid wsp:val=&quot;2C828363&quot;/&gt;&lt;wsp:rsid wsp:val=&quot;2C91DBE6&quot;/&gt;&lt;wsp:rsid wsp:val=&quot;2CA504A6&quot;/&gt;&lt;wsp:rsid wsp:val=&quot;2CA537D1&quot;/&gt;&lt;wsp:rsid wsp:val=&quot;2CAA4D6D&quot;/&gt;&lt;wsp:rsid wsp:val=&quot;2CC39146&quot;/&gt;&lt;wsp:rsid wsp:val=&quot;2CC7D2A6&quot;/&gt;&lt;wsp:rsid wsp:val=&quot;2CE4134B&quot;/&gt;&lt;wsp:rsid wsp:val=&quot;2CF76CE3&quot;/&gt;&lt;wsp:rsid wsp:val=&quot;2CFC927A&quot;/&gt;&lt;wsp:rsid wsp:val=&quot;2D1D26BF&quot;/&gt;&lt;wsp:rsid wsp:val=&quot;2D25AC12&quot;/&gt;&lt;wsp:rsid wsp:val=&quot;2D2A74E5&quot;/&gt;&lt;wsp:rsid wsp:val=&quot;2D2E4E4C&quot;/&gt;&lt;wsp:rsid wsp:val=&quot;2D34F5BB&quot;/&gt;&lt;wsp:rsid wsp:val=&quot;2D6517D0&quot;/&gt;&lt;wsp:rsid wsp:val=&quot;2D66802F&quot;/&gt;&lt;wsp:rsid wsp:val=&quot;2D6765DF&quot;/&gt;&lt;wsp:rsid wsp:val=&quot;2D695A2F&quot;/&gt;&lt;wsp:rsid wsp:val=&quot;2D6A0EFF&quot;/&gt;&lt;wsp:rsid wsp:val=&quot;2D6B3E98&quot;/&gt;&lt;wsp:rsid wsp:val=&quot;2D6B9639&quot;/&gt;&lt;wsp:rsid wsp:val=&quot;2D706DA5&quot;/&gt;&lt;wsp:rsid wsp:val=&quot;2D78E930&quot;/&gt;&lt;wsp:rsid wsp:val=&quot;2D88C81A&quot;/&gt;&lt;wsp:rsid wsp:val=&quot;2D8ADBD0&quot;/&gt;&lt;wsp:rsid wsp:val=&quot;2DAE9B72&quot;/&gt;&lt;wsp:rsid wsp:val=&quot;2DAF8276&quot;/&gt;&lt;wsp:rsid wsp:val=&quot;2DAFC6AF&quot;/&gt;&lt;wsp:rsid wsp:val=&quot;2DD27FA1&quot;/&gt;&lt;wsp:rsid wsp:val=&quot;2DD95805&quot;/&gt;&lt;wsp:rsid wsp:val=&quot;2DDF768F&quot;/&gt;&lt;wsp:rsid wsp:val=&quot;2DE9E448&quot;/&gt;&lt;wsp:rsid wsp:val=&quot;2DEE92F5&quot;/&gt;&lt;wsp:rsid wsp:val=&quot;2E018FEF&quot;/&gt;&lt;wsp:rsid wsp:val=&quot;2E0F59E6&quot;/&gt;&lt;wsp:rsid wsp:val=&quot;2E149DA7&quot;/&gt;&lt;wsp:rsid wsp:val=&quot;2E20D308&quot;/&gt;&lt;wsp:rsid wsp:val=&quot;2E228881&quot;/&gt;&lt;wsp:rsid wsp:val=&quot;2E2D7B25&quot;/&gt;&lt;wsp:rsid wsp:val=&quot;2E42D6B0&quot;/&gt;&lt;wsp:rsid wsp:val=&quot;2E494A66&quot;/&gt;&lt;wsp:rsid wsp:val=&quot;2E5A7528&quot;/&gt;&lt;wsp:rsid wsp:val=&quot;2E65B3CC&quot;/&gt;&lt;wsp:rsid wsp:val=&quot;2E6AB6CF&quot;/&gt;&lt;wsp:rsid wsp:val=&quot;2E815189&quot;/&gt;&lt;wsp:rsid wsp:val=&quot;2E9EF453&quot;/&gt;&lt;wsp:rsid wsp:val=&quot;2EAF97B2&quot;/&gt;&lt;wsp:rsid wsp:val=&quot;2EB90B4F&quot;/&gt;&lt;wsp:rsid wsp:val=&quot;2EC669A3&quot;/&gt;&lt;wsp:rsid wsp:val=&quot;2ECDA754&quot;/&gt;&lt;wsp:rsid wsp:val=&quot;2ED21DC4&quot;/&gt;&lt;wsp:rsid wsp:val=&quot;2ED23D8A&quot;/&gt;&lt;wsp:rsid wsp:val=&quot;2EE148C9&quot;/&gt;&lt;wsp:rsid wsp:val=&quot;2EECE15E&quot;/&gt;&lt;wsp:rsid wsp:val=&quot;2EF6B862&quot;/&gt;&lt;wsp:rsid wsp:val=&quot;2F0F4782&quot;/&gt;&lt;wsp:rsid wsp:val=&quot;2F22BF5D&quot;/&gt;&lt;wsp:rsid wsp:val=&quot;2F275C72&quot;/&gt;&lt;wsp:rsid wsp:val=&quot;2F2A589C&quot;/&gt;&lt;wsp:rsid wsp:val=&quot;2F35501B&quot;/&gt;&lt;wsp:rsid wsp:val=&quot;2F3945D9&quot;/&gt;&lt;wsp:rsid wsp:val=&quot;2F5A2503&quot;/&gt;&lt;wsp:rsid wsp:val=&quot;2F5F1677&quot;/&gt;&lt;wsp:rsid wsp:val=&quot;2F60B83E&quot;/&gt;&lt;wsp:rsid wsp:val=&quot;2F65615B&quot;/&gt;&lt;wsp:rsid wsp:val=&quot;2F669719&quot;/&gt;&lt;wsp:rsid wsp:val=&quot;2F703541&quot;/&gt;&lt;wsp:rsid wsp:val=&quot;2F8A0229&quot;/&gt;&lt;wsp:rsid wsp:val=&quot;2F986DBC&quot;/&gt;&lt;wsp:rsid wsp:val=&quot;2F9B0251&quot;/&gt;&lt;wsp:rsid wsp:val=&quot;2FA0DFDC&quot;/&gt;&lt;wsp:rsid wsp:val=&quot;2FAA7A19&quot;/&gt;&lt;wsp:rsid wsp:val=&quot;2FBF4C58&quot;/&gt;&lt;wsp:rsid wsp:val=&quot;2FC7E911&quot;/&gt;&lt;wsp:rsid wsp:val=&quot;2FD029DC&quot;/&gt;&lt;wsp:rsid wsp:val=&quot;2FE791DE&quot;/&gt;&lt;wsp:rsid wsp:val=&quot;2FE95AA0&quot;/&gt;&lt;wsp:rsid wsp:val=&quot;2FF36EF2&quot;/&gt;&lt;wsp:rsid wsp:val=&quot;3010BB8F&quot;/&gt;&lt;wsp:rsid wsp:val=&quot;3019FAD4&quot;/&gt;&lt;wsp:rsid wsp:val=&quot;302A304D&quot;/&gt;&lt;wsp:rsid wsp:val=&quot;30376E23&quot;/&gt;&lt;wsp:rsid wsp:val=&quot;3039D2EA&quot;/&gt;&lt;wsp:rsid wsp:val=&quot;30496D07&quot;/&gt;&lt;wsp:rsid wsp:val=&quot;3064B0D7&quot;/&gt;&lt;wsp:rsid wsp:val=&quot;306E8420&quot;/&gt;&lt;wsp:rsid wsp:val=&quot;30721D20&quot;/&gt;&lt;wsp:rsid wsp:val=&quot;30764D18&quot;/&gt;&lt;wsp:rsid wsp:val=&quot;307912F5&quot;/&gt;&lt;wsp:rsid wsp:val=&quot;30899F65&quot;/&gt;&lt;wsp:rsid wsp:val=&quot;30966F3E&quot;/&gt;&lt;wsp:rsid wsp:val=&quot;30975BC2&quot;/&gt;&lt;wsp:rsid wsp:val=&quot;30A2AEC9&quot;/&gt;&lt;wsp:rsid wsp:val=&quot;30AC5F86&quot;/&gt;&lt;wsp:rsid wsp:val=&quot;30AF2CFB&quot;/&gt;&lt;wsp:rsid wsp:val=&quot;30B617EB&quot;/&gt;&lt;wsp:rsid wsp:val=&quot;30B6C16B&quot;/&gt;&lt;wsp:rsid wsp:val=&quot;30BEDC06&quot;/&gt;&lt;wsp:rsid wsp:val=&quot;30C19E09&quot;/&gt;&lt;wsp:rsid wsp:val=&quot;30C926F4&quot;/&gt;&lt;wsp:rsid wsp:val=&quot;30CBC0B1&quot;/&gt;&lt;wsp:rsid wsp:val=&quot;30CC1A4C&quot;/&gt;&lt;wsp:rsid wsp:val=&quot;31008247&quot;/&gt;&lt;wsp:rsid wsp:val=&quot;3102B81A&quot;/&gt;&lt;wsp:rsid wsp:val=&quot;31070069&quot;/&gt;&lt;wsp:rsid wsp:val=&quot;31100062&quot;/&gt;&lt;wsp:rsid wsp:val=&quot;311E9B37&quot;/&gt;&lt;wsp:rsid wsp:val=&quot;3120B0F6&quot;/&gt;&lt;wsp:rsid wsp:val=&quot;312CCB94&quot;/&gt;&lt;wsp:rsid wsp:val=&quot;312ECA5E&quot;/&gt;&lt;wsp:rsid wsp:val=&quot;3132B8E0&quot;/&gt;&lt;wsp:rsid wsp:val=&quot;3136E8FB&quot;/&gt;&lt;wsp:rsid wsp:val=&quot;3145B6A2&quot;/&gt;&lt;wsp:rsid wsp:val=&quot;314C36B5&quot;/&gt;&lt;wsp:rsid wsp:val=&quot;31580DA1&quot;/&gt;&lt;wsp:rsid wsp:val=&quot;315873CA&quot;/&gt;&lt;wsp:rsid wsp:val=&quot;31621B43&quot;/&gt;&lt;wsp:rsid wsp:val=&quot;317F3EB4&quot;/&gt;&lt;wsp:rsid wsp:val=&quot;31849D02&quot;/&gt;&lt;wsp:rsid wsp:val=&quot;31C6ED79&quot;/&gt;&lt;wsp:rsid wsp:val=&quot;31CB4A18&quot;/&gt;&lt;wsp:rsid wsp:val=&quot;31CC150B&quot;/&gt;&lt;wsp:rsid wsp:val=&quot;31DF2D33&quot;/&gt;&lt;wsp:rsid wsp:val=&quot;31E53D68&quot;/&gt;&lt;wsp:rsid wsp:val=&quot;31E6764F&quot;/&gt;&lt;wsp:rsid wsp:val=&quot;31EF8F4C&quot;/&gt;&lt;wsp:rsid wsp:val=&quot;31FE7D80&quot;/&gt;&lt;wsp:rsid wsp:val=&quot;3204B2EA&quot;/&gt;&lt;wsp:rsid wsp:val=&quot;320881F3&quot;/&gt;&lt;wsp:rsid wsp:val=&quot;320AB5D4&quot;/&gt;&lt;wsp:rsid wsp:val=&quot;3210EC07&quot;/&gt;&lt;wsp:rsid wsp:val=&quot;32240D9E&quot;/&gt;&lt;wsp:rsid wsp:val=&quot;32267BF3&quot;/&gt;&lt;wsp:rsid wsp:val=&quot;322F1ED5&quot;/&gt;&lt;wsp:rsid wsp:val=&quot;32310175&quot;/&gt;&lt;wsp:rsid wsp:val=&quot;32563261&quot;/&gt;&lt;wsp:rsid wsp:val=&quot;325B86FC&quot;/&gt;&lt;wsp:rsid wsp:val=&quot;32635CB9&quot;/&gt;&lt;wsp:rsid wsp:val=&quot;32637ADB&quot;/&gt;&lt;wsp:rsid wsp:val=&quot;326C3AF0&quot;/&gt;&lt;wsp:rsid wsp:val=&quot;326F9EBB&quot;/&gt;&lt;wsp:rsid wsp:val=&quot;32A1E962&quot;/&gt;&lt;wsp:rsid wsp:val=&quot;32B16746&quot;/&gt;&lt;wsp:rsid wsp:val=&quot;32B23B50&quot;/&gt;&lt;wsp:rsid wsp:val=&quot;32B82641&quot;/&gt;&lt;wsp:rsid wsp:val=&quot;32C218C6&quot;/&gt;&lt;wsp:rsid wsp:val=&quot;32C3E174&quot;/&gt;&lt;wsp:rsid wsp:val=&quot;32C4600B&quot;/&gt;&lt;wsp:rsid wsp:val=&quot;32D781F6&quot;/&gt;&lt;wsp:rsid wsp:val=&quot;32DA034C&quot;/&gt;&lt;wsp:rsid wsp:val=&quot;32E0CAEE&quot;/&gt;&lt;wsp:rsid wsp:val=&quot;32EE2B0F&quot;/&gt;&lt;wsp:rsid wsp:val=&quot;32F11DDA&quot;/&gt;&lt;wsp:rsid wsp:val=&quot;32F3B2D0&quot;/&gt;&lt;wsp:rsid wsp:val=&quot;32F541DC&quot;/&gt;&lt;wsp:rsid wsp:val=&quot;32F6102F&quot;/&gt;&lt;wsp:rsid wsp:val=&quot;32F71142&quot;/&gt;&lt;wsp:rsid wsp:val=&quot;32FA57BF&quot;/&gt;&lt;wsp:rsid wsp:val=&quot;33034879&quot;/&gt;&lt;wsp:rsid wsp:val=&quot;33126453&quot;/&gt;&lt;wsp:rsid wsp:val=&quot;3318E073&quot;/&gt;&lt;wsp:rsid wsp:val=&quot;332854FA&quot;/&gt;&lt;wsp:rsid wsp:val=&quot;332BA9B6&quot;/&gt;&lt;wsp:rsid wsp:val=&quot;33330EB2&quot;/&gt;&lt;wsp:rsid wsp:val=&quot;33422D7F&quot;/&gt;&lt;wsp:rsid wsp:val=&quot;3349BAFF&quot;/&gt;&lt;wsp:rsid wsp:val=&quot;334EA2B1&quot;/&gt;&lt;wsp:rsid wsp:val=&quot;335A2045&quot;/&gt;&lt;wsp:rsid wsp:val=&quot;335CD98C&quot;/&gt;&lt;wsp:rsid wsp:val=&quot;3362BDDA&quot;/&gt;&lt;wsp:rsid wsp:val=&quot;336B533B&quot;/&gt;&lt;wsp:rsid wsp:val=&quot;3370291A&quot;/&gt;&lt;wsp:rsid wsp:val=&quot;33703012&quot;/&gt;&lt;wsp:rsid wsp:val=&quot;3370EE9D&quot;/&gt;&lt;wsp:rsid wsp:val=&quot;33792476&quot;/&gt;&lt;wsp:rsid wsp:val=&quot;338EB1EE&quot;/&gt;&lt;wsp:rsid wsp:val=&quot;339C5199&quot;/&gt;&lt;wsp:rsid wsp:val=&quot;339D4A46&quot;/&gt;&lt;wsp:rsid wsp:val=&quot;33A9BE4C&quot;/&gt;&lt;wsp:rsid wsp:val=&quot;33B86E6C&quot;/&gt;&lt;wsp:rsid wsp:val=&quot;33EB2948&quot;/&gt;&lt;wsp:rsid wsp:val=&quot;33FFB5B8&quot;/&gt;&lt;wsp:rsid wsp:val=&quot;340086BF&quot;/&gt;&lt;wsp:rsid wsp:val=&quot;340FD379&quot;/&gt;&lt;wsp:rsid wsp:val=&quot;3429EFD5&quot;/&gt;&lt;wsp:rsid wsp:val=&quot;3457F7D7&quot;/&gt;&lt;wsp:rsid wsp:val=&quot;345B542B&quot;/&gt;&lt;wsp:rsid wsp:val=&quot;3462AF77&quot;/&gt;&lt;wsp:rsid wsp:val=&quot;346B6D54&quot;/&gt;&lt;wsp:rsid wsp:val=&quot;34718779&quot;/&gt;&lt;wsp:rsid wsp:val=&quot;347931EE&quot;/&gt;&lt;wsp:rsid wsp:val=&quot;3496264B&quot;/&gt;&lt;wsp:rsid wsp:val=&quot;34CF20FC&quot;/&gt;&lt;wsp:rsid wsp:val=&quot;34DDE599&quot;/&gt;&lt;wsp:rsid wsp:val=&quot;34EC1980&quot;/&gt;&lt;wsp:rsid wsp:val=&quot;350DC37E&quot;/&gt;&lt;wsp:rsid wsp:val=&quot;3519AAE9&quot;/&gt;&lt;wsp:rsid wsp:val=&quot;35234715&quot;/&gt;&lt;wsp:rsid wsp:val=&quot;35273518&quot;/&gt;&lt;wsp:rsid wsp:val=&quot;3530EF26&quot;/&gt;&lt;wsp:rsid wsp:val=&quot;3549203B&quot;/&gt;&lt;wsp:rsid wsp:val=&quot;354C3B5F&quot;/&gt;&lt;wsp:rsid wsp:val=&quot;355A86D9&quot;/&gt;&lt;wsp:rsid wsp:val=&quot;355B4D7A&quot;/&gt;&lt;wsp:rsid wsp:val=&quot;355C813C&quot;/&gt;&lt;wsp:rsid wsp:val=&quot;3580D904&quot;/&gt;&lt;wsp:rsid wsp:val=&quot;3589F323&quot;/&gt;&lt;wsp:rsid wsp:val=&quot;35912AF6&quot;/&gt;&lt;wsp:rsid wsp:val=&quot;359B27E5&quot;/&gt;&lt;wsp:rsid wsp:val=&quot;359C7640&quot;/&gt;&lt;wsp:rsid wsp:val=&quot;35AC97D9&quot;/&gt;&lt;wsp:rsid wsp:val=&quot;35B0085C&quot;/&gt;&lt;wsp:rsid wsp:val=&quot;35BEB08D&quot;/&gt;&lt;wsp:rsid wsp:val=&quot;35C5C036&quot;/&gt;&lt;wsp:rsid wsp:val=&quot;35CE7C60&quot;/&gt;&lt;wsp:rsid wsp:val=&quot;35D326DB&quot;/&gt;&lt;wsp:rsid wsp:val=&quot;35D71000&quot;/&gt;&lt;wsp:rsid wsp:val=&quot;35DC2511&quot;/&gt;&lt;wsp:rsid wsp:val=&quot;35DEAD83&quot;/&gt;&lt;wsp:rsid wsp:val=&quot;35E2D870&quot;/&gt;&lt;wsp:rsid wsp:val=&quot;3607C2BF&quot;/&gt;&lt;wsp:rsid wsp:val=&quot;36190F2C&quot;/&gt;&lt;wsp:rsid wsp:val=&quot;361A9AF4&quot;/&gt;&lt;wsp:rsid wsp:val=&quot;3620712C&quot;/&gt;&lt;wsp:rsid wsp:val=&quot;3631F6AC&quot;/&gt;&lt;wsp:rsid wsp:val=&quot;3639F8FF&quot;/&gt;&lt;wsp:rsid wsp:val=&quot;3643EFC9&quot;/&gt;&lt;wsp:rsid wsp:val=&quot;36614D92&quot;/&gt;&lt;wsp:rsid wsp:val=&quot;3662F51B&quot;/&gt;&lt;wsp:rsid wsp:val=&quot;367DD204&quot;/&gt;&lt;wsp:rsid wsp:val=&quot;367E7754&quot;/&gt;&lt;wsp:rsid wsp:val=&quot;3686316B&quot;/&gt;&lt;wsp:rsid wsp:val=&quot;368653B2&quot;/&gt;&lt;wsp:rsid wsp:val=&quot;36B21534&quot;/&gt;&lt;wsp:rsid wsp:val=&quot;36B810CB&quot;/&gt;&lt;wsp:rsid wsp:val=&quot;36C19F02&quot;/&gt;&lt;wsp:rsid wsp:val=&quot;36C62558&quot;/&gt;&lt;wsp:rsid wsp:val=&quot;36D730B1&quot;/&gt;&lt;wsp:rsid wsp:val=&quot;36E155EF&quot;/&gt;&lt;wsp:rsid wsp:val=&quot;36FB9A48&quot;/&gt;&lt;wsp:rsid wsp:val=&quot;370E87D7&quot;/&gt;&lt;wsp:rsid wsp:val=&quot;370FB627&quot;/&gt;&lt;wsp:rsid wsp:val=&quot;37104FE8&quot;/&gt;&lt;wsp:rsid wsp:val=&quot;371189C8&quot;/&gt;&lt;wsp:rsid wsp:val=&quot;3712FAA5&quot;/&gt;&lt;wsp:rsid wsp:val=&quot;37135237&quot;/&gt;&lt;wsp:rsid wsp:val=&quot;3718316B&quot;/&gt;&lt;wsp:rsid wsp:val=&quot;3740DF36&quot;/&gt;&lt;wsp:rsid wsp:val=&quot;37471BC6&quot;/&gt;&lt;wsp:rsid wsp:val=&quot;37501116&quot;/&gt;&lt;wsp:rsid wsp:val=&quot;375426DA&quot;/&gt;&lt;wsp:rsid wsp:val=&quot;37619097&quot;/&gt;&lt;wsp:rsid wsp:val=&quot;3762F9C9&quot;/&gt;&lt;wsp:rsid wsp:val=&quot;376ACB05&quot;/&gt;&lt;wsp:rsid wsp:val=&quot;3772A109&quot;/&gt;&lt;wsp:rsid wsp:val=&quot;377B2B01&quot;/&gt;&lt;wsp:rsid wsp:val=&quot;37941B36&quot;/&gt;&lt;wsp:rsid wsp:val=&quot;37A27C13&quot;/&gt;&lt;wsp:rsid wsp:val=&quot;37B4090D&quot;/&gt;&lt;wsp:rsid wsp:val=&quot;37BCC593&quot;/&gt;&lt;wsp:rsid wsp:val=&quot;37BF2801&quot;/&gt;&lt;wsp:rsid wsp:val=&quot;37D710E4&quot;/&gt;&lt;wsp:rsid wsp:val=&quot;37F18325&quot;/&gt;&lt;wsp:rsid wsp:val=&quot;37F8172A&quot;/&gt;&lt;wsp:rsid wsp:val=&quot;380A3FE6&quot;/&gt;&lt;wsp:rsid wsp:val=&quot;380B3FFD&quot;/&gt;&lt;wsp:rsid wsp:val=&quot;3823BA42&quot;/&gt;&lt;wsp:rsid wsp:val=&quot;382D31D5&quot;/&gt;&lt;wsp:rsid wsp:val=&quot;383F60BC&quot;/&gt;&lt;wsp:rsid wsp:val=&quot;387FB28C&quot;/&gt;&lt;wsp:rsid wsp:val=&quot;387FD77D&quot;/&gt;&lt;wsp:rsid wsp:val=&quot;3891DFDC&quot;/&gt;&lt;wsp:rsid wsp:val=&quot;38AAB380&quot;/&gt;&lt;wsp:rsid wsp:val=&quot;38ADFE55&quot;/&gt;&lt;wsp:rsid wsp:val=&quot;38AE30BF&quot;/&gt;&lt;wsp:rsid wsp:val=&quot;38D6FCB3&quot;/&gt;&lt;wsp:rsid wsp:val=&quot;38E24367&quot;/&gt;&lt;wsp:rsid wsp:val=&quot;38ED6B12&quot;/&gt;&lt;wsp:rsid wsp:val=&quot;38FB6378&quot;/&gt;&lt;wsp:rsid wsp:val=&quot;38FBAC8B&quot;/&gt;&lt;wsp:rsid wsp:val=&quot;390626A1&quot;/&gt;&lt;wsp:rsid wsp:val=&quot;391491FB&quot;/&gt;&lt;wsp:rsid wsp:val=&quot;39164E45&quot;/&gt;&lt;wsp:rsid wsp:val=&quot;391FCAB1&quot;/&gt;&lt;wsp:rsid wsp:val=&quot;3934BD0B&quot;/&gt;&lt;wsp:rsid wsp:val=&quot;393EDE77&quot;/&gt;&lt;wsp:rsid wsp:val=&quot;394944D0&quot;/&gt;&lt;wsp:rsid wsp:val=&quot;395C57D2&quot;/&gt;&lt;wsp:rsid wsp:val=&quot;39651274&quot;/&gt;&lt;wsp:rsid wsp:val=&quot;3966EC74&quot;/&gt;&lt;wsp:rsid wsp:val=&quot;3968F3F3&quot;/&gt;&lt;wsp:rsid wsp:val=&quot;3972423F&quot;/&gt;&lt;wsp:rsid wsp:val=&quot;3972EDAF&quot;/&gt;&lt;wsp:rsid wsp:val=&quot;39B61816&quot;/&gt;&lt;wsp:rsid wsp:val=&quot;39B872DC&quot;/&gt;&lt;wsp:rsid wsp:val=&quot;39BFA048&quot;/&gt;&lt;wsp:rsid wsp:val=&quot;39C79B0E&quot;/&gt;&lt;wsp:rsid wsp:val=&quot;39EA0E14&quot;/&gt;&lt;wsp:rsid wsp:val=&quot;39EA9AA9&quot;/&gt;&lt;wsp:rsid wsp:val=&quot;39EC852D&quot;/&gt;&lt;wsp:rsid wsp:val=&quot;39FE15DE&quot;/&gt;&lt;wsp:rsid wsp:val=&quot;3A03E3CE&quot;/&gt;&lt;wsp:rsid wsp:val=&quot;3A0B73FD&quot;/&gt;&lt;wsp:rsid wsp:val=&quot;3A0ECDC8&quot;/&gt;&lt;wsp:rsid wsp:val=&quot;3A165F93&quot;/&gt;&lt;wsp:rsid wsp:val=&quot;3A1E1636&quot;/&gt;&lt;wsp:rsid wsp:val=&quot;3A4022DC&quot;/&gt;&lt;wsp:rsid wsp:val=&quot;3A447254&quot;/&gt;&lt;wsp:rsid wsp:val=&quot;3A58E104&quot;/&gt;&lt;wsp:rsid wsp:val=&quot;3A67BE48&quot;/&gt;&lt;wsp:rsid wsp:val=&quot;3A71D9A9&quot;/&gt;&lt;wsp:rsid wsp:val=&quot;3A78FDC9&quot;/&gt;&lt;wsp:rsid wsp:val=&quot;3A8A8BDF&quot;/&gt;&lt;wsp:rsid wsp:val=&quot;3A8F1698&quot;/&gt;&lt;wsp:rsid wsp:val=&quot;3A92364A&quot;/&gt;&lt;wsp:rsid wsp:val=&quot;3A9D2DAB&quot;/&gt;&lt;wsp:rsid wsp:val=&quot;3AA697FE&quot;/&gt;&lt;wsp:rsid wsp:val=&quot;3AAA41CB&quot;/&gt;&lt;wsp:rsid wsp:val=&quot;3AB98DE6&quot;/&gt;&lt;wsp:rsid wsp:val=&quot;3AD08F04&quot;/&gt;&lt;wsp:rsid wsp:val=&quot;3AD852F2&quot;/&gt;&lt;wsp:rsid wsp:val=&quot;3AFAD5A1&quot;/&gt;&lt;wsp:rsid wsp:val=&quot;3B040A72&quot;/&gt;&lt;wsp:rsid wsp:val=&quot;3B0B2536&quot;/&gt;&lt;wsp:rsid wsp:val=&quot;3B21BAD2&quot;/&gt;&lt;wsp:rsid wsp:val=&quot;3B25EFC2&quot;/&gt;&lt;wsp:rsid wsp:val=&quot;3B28E1E2&quot;/&gt;&lt;wsp:rsid wsp:val=&quot;3B573CAF&quot;/&gt;&lt;wsp:rsid wsp:val=&quot;3B5E6278&quot;/&gt;&lt;wsp:rsid wsp:val=&quot;3B78A4AB&quot;/&gt;&lt;wsp:rsid wsp:val=&quot;3B7D5939&quot;/&gt;&lt;wsp:rsid wsp:val=&quot;3B7EC31A&quot;/&gt;&lt;wsp:rsid wsp:val=&quot;3B8BADF6&quot;/&gt;&lt;wsp:rsid wsp:val=&quot;3BA8D8A3&quot;/&gt;&lt;wsp:rsid wsp:val=&quot;3BAB9770&quot;/&gt;&lt;wsp:rsid wsp:val=&quot;3BCA98AE&quot;/&gt;&lt;wsp:rsid wsp:val=&quot;3BCF38BC&quot;/&gt;&lt;wsp:rsid wsp:val=&quot;3BD13DDB&quot;/&gt;&lt;wsp:rsid wsp:val=&quot;3BD78CD7&quot;/&gt;&lt;wsp:rsid wsp:val=&quot;3BEF122D&quot;/&gt;&lt;wsp:rsid wsp:val=&quot;3BF896EC&quot;/&gt;&lt;wsp:rsid wsp:val=&quot;3BF9FBCB&quot;/&gt;&lt;wsp:rsid wsp:val=&quot;3C00EE61&quot;/&gt;&lt;wsp:rsid wsp:val=&quot;3C134CC7&quot;/&gt;&lt;wsp:rsid wsp:val=&quot;3C185E58&quot;/&gt;&lt;wsp:rsid wsp:val=&quot;3C4B614F&quot;/&gt;&lt;wsp:rsid wsp:val=&quot;3C54BC60&quot;/&gt;&lt;wsp:rsid wsp:val=&quot;3C677D10&quot;/&gt;&lt;wsp:rsid wsp:val=&quot;3C72C04F&quot;/&gt;&lt;wsp:rsid wsp:val=&quot;3C86575E&quot;/&gt;&lt;wsp:rsid wsp:val=&quot;3C8CDDF9&quot;/&gt;&lt;wsp:rsid wsp:val=&quot;3C9C968E&quot;/&gt;&lt;wsp:rsid wsp:val=&quot;3CA2D5AC&quot;/&gt;&lt;wsp:rsid wsp:val=&quot;3CAF55BE&quot;/&gt;&lt;wsp:rsid wsp:val=&quot;3CB178BD&quot;/&gt;&lt;wsp:rsid wsp:val=&quot;3CB22E6A&quot;/&gt;&lt;wsp:rsid wsp:val=&quot;3CBDF456&quot;/&gt;&lt;wsp:rsid wsp:val=&quot;3CD870C7&quot;/&gt;&lt;wsp:rsid wsp:val=&quot;3CDFE246&quot;/&gt;&lt;wsp:rsid wsp:val=&quot;3CED3705&quot;/&gt;&lt;wsp:rsid wsp:val=&quot;3D11556B&quot;/&gt;&lt;wsp:rsid wsp:val=&quot;3D16FCA6&quot;/&gt;&lt;wsp:rsid wsp:val=&quot;3D20A6E5&quot;/&gt;&lt;wsp:rsid wsp:val=&quot;3D25C250&quot;/&gt;&lt;wsp:rsid wsp:val=&quot;3D334F4F&quot;/&gt;&lt;wsp:rsid wsp:val=&quot;3D373D50&quot;/&gt;&lt;wsp:rsid wsp:val=&quot;3D436B53&quot;/&gt;&lt;wsp:rsid wsp:val=&quot;3D51CD02&quot;/&gt;&lt;wsp:rsid wsp:val=&quot;3D5CAB14&quot;/&gt;&lt;wsp:rsid wsp:val=&quot;3D689E03&quot;/&gt;&lt;wsp:rsid wsp:val=&quot;3D707565&quot;/&gt;&lt;wsp:rsid wsp:val=&quot;3D793332&quot;/&gt;&lt;wsp:rsid wsp:val=&quot;3D7F916C&quot;/&gt;&lt;wsp:rsid wsp:val=&quot;3D805F49&quot;/&gt;&lt;wsp:rsid wsp:val=&quot;3D86894D&quot;/&gt;&lt;wsp:rsid wsp:val=&quot;3D87FE86&quot;/&gt;&lt;wsp:rsid wsp:val=&quot;3D97ACAA&quot;/&gt;&lt;wsp:rsid wsp:val=&quot;3DB0AE79&quot;/&gt;&lt;wsp:rsid wsp:val=&quot;3DBE845B&quot;/&gt;&lt;wsp:rsid wsp:val=&quot;3DC76E76&quot;/&gt;&lt;wsp:rsid wsp:val=&quot;3DCEF97B&quot;/&gt;&lt;wsp:rsid wsp:val=&quot;3DE821C2&quot;/&gt;&lt;wsp:rsid wsp:val=&quot;3DE9BF68&quot;/&gt;&lt;wsp:rsid wsp:val=&quot;3E073F7E&quot;/&gt;&lt;wsp:rsid wsp:val=&quot;3E0840EA&quot;/&gt;&lt;wsp:rsid wsp:val=&quot;3E0C3B95&quot;/&gt;&lt;wsp:rsid wsp:val=&quot;3E10988C&quot;/&gt;&lt;wsp:rsid wsp:val=&quot;3E124F9A&quot;/&gt;&lt;wsp:rsid wsp:val=&quot;3E1D2E98&quot;/&gt;&lt;wsp:rsid wsp:val=&quot;3E285B5D&quot;/&gt;&lt;wsp:rsid wsp:val=&quot;3E2F85F0&quot;/&gt;&lt;wsp:rsid wsp:val=&quot;3E37D8AA&quot;/&gt;&lt;wsp:rsid wsp:val=&quot;3E398A3B&quot;/&gt;&lt;wsp:rsid wsp:val=&quot;3E3B3626&quot;/&gt;&lt;wsp:rsid wsp:val=&quot;3E3D0891&quot;/&gt;&lt;wsp:rsid wsp:val=&quot;3E4E0D59&quot;/&gt;&lt;wsp:rsid wsp:val=&quot;3E569F7A&quot;/&gt;&lt;wsp:rsid wsp:val=&quot;3E652209&quot;/&gt;&lt;wsp:rsid wsp:val=&quot;3E6D8567&quot;/&gt;&lt;wsp:rsid wsp:val=&quot;3E824E3A&quot;/&gt;&lt;wsp:rsid wsp:val=&quot;3E898939&quot;/&gt;&lt;wsp:rsid wsp:val=&quot;3E8B859E&quot;/&gt;&lt;wsp:rsid wsp:val=&quot;3E96A5FB&quot;/&gt;&lt;wsp:rsid wsp:val=&quot;3EA4E85D&quot;/&gt;&lt;wsp:rsid wsp:val=&quot;3EA5CA07&quot;/&gt;&lt;wsp:rsid wsp:val=&quot;3EB83558&quot;/&gt;&lt;wsp:rsid wsp:val=&quot;3EBF300A&quot;/&gt;&lt;wsp:rsid wsp:val=&quot;3EC293F4&quot;/&gt;&lt;wsp:rsid wsp:val=&quot;3EC4D545&quot;/&gt;&lt;wsp:rsid wsp:val=&quot;3EDC7219&quot;/&gt;&lt;wsp:rsid wsp:val=&quot;3EDD15C2&quot;/&gt;&lt;wsp:rsid wsp:val=&quot;3EDF239B&quot;/&gt;&lt;wsp:rsid wsp:val=&quot;3EE51106&quot;/&gt;&lt;wsp:rsid wsp:val=&quot;3EF3FB6B&quot;/&gt;&lt;wsp:rsid wsp:val=&quot;3F022EF3&quot;/&gt;&lt;wsp:rsid wsp:val=&quot;3F0BBDDF&quot;/&gt;&lt;wsp:rsid wsp:val=&quot;3F1CD52B&quot;/&gt;&lt;wsp:rsid wsp:val=&quot;3F22070E&quot;/&gt;&lt;wsp:rsid wsp:val=&quot;3F29705D&quot;/&gt;&lt;wsp:rsid wsp:val=&quot;3F2DDA27&quot;/&gt;&lt;wsp:rsid wsp:val=&quot;3F65203E&quot;/&gt;&lt;wsp:rsid wsp:val=&quot;3F65F247&quot;/&gt;&lt;wsp:rsid wsp:val=&quot;3F78DFB8&quot;/&gt;&lt;wsp:rsid wsp:val=&quot;3F8CB2C3&quot;/&gt;&lt;wsp:rsid wsp:val=&quot;3F8D080C&quot;/&gt;&lt;wsp:rsid wsp:val=&quot;3FA7E946&quot;/&gt;&lt;wsp:rsid wsp:val=&quot;3FB7222A&quot;/&gt;&lt;wsp:rsid wsp:val=&quot;3FBDB666&quot;/&gt;&lt;wsp:rsid wsp:val=&quot;3FC4A810&quot;/&gt;&lt;wsp:rsid wsp:val=&quot;3FC7B685&quot;/&gt;&lt;wsp:rsid wsp:val=&quot;3FD2EE8A&quot;/&gt;&lt;wsp:rsid wsp:val=&quot;3FE11F1C&quot;/&gt;&lt;wsp:rsid wsp:val=&quot;4003AAB2&quot;/&gt;&lt;wsp:rsid wsp:val=&quot;40047225&quot;/&gt;&lt;wsp:rsid wsp:val=&quot;40068CC4&quot;/&gt;&lt;wsp:rsid wsp:val=&quot;400ECBF3&quot;/&gt;&lt;wsp:rsid wsp:val=&quot;40174385&quot;/&gt;&lt;wsp:rsid wsp:val=&quot;402E3172&quot;/&gt;&lt;wsp:rsid wsp:val=&quot;40402B5B&quot;/&gt;&lt;wsp:rsid wsp:val=&quot;4055F221&quot;/&gt;&lt;wsp:rsid wsp:val=&quot;4059EB12&quot;/&gt;&lt;wsp:rsid wsp:val=&quot;409D7ADD&quot;/&gt;&lt;wsp:rsid wsp:val=&quot;40ABBB75&quot;/&gt;&lt;wsp:rsid wsp:val=&quot;40AD59E9&quot;/&gt;&lt;wsp:rsid wsp:val=&quot;40B54760&quot;/&gt;&lt;wsp:rsid wsp:val=&quot;40BADC08&quot;/&gt;&lt;wsp:rsid wsp:val=&quot;40C71000&quot;/&gt;&lt;wsp:rsid wsp:val=&quot;40CE5807&quot;/&gt;&lt;wsp:rsid wsp:val=&quot;40D90AD0&quot;/&gt;&lt;wsp:rsid wsp:val=&quot;40D951BD&quot;/&gt;&lt;wsp:rsid wsp:val=&quot;40DAE098&quot;/&gt;&lt;wsp:rsid wsp:val=&quot;40DD4EC6&quot;/&gt;&lt;wsp:rsid wsp:val=&quot;40E329D4&quot;/&gt;&lt;wsp:rsid wsp:val=&quot;40F79D6F&quot;/&gt;&lt;wsp:rsid wsp:val=&quot;41228F1A&quot;/&gt;&lt;wsp:rsid wsp:val=&quot;4126C53E&quot;/&gt;&lt;wsp:rsid wsp:val=&quot;41465D96&quot;/&gt;&lt;wsp:rsid wsp:val=&quot;4146D983&quot;/&gt;&lt;wsp:rsid wsp:val=&quot;41541A3C&quot;/&gt;&lt;wsp:rsid wsp:val=&quot;41546936&quot;/&gt;&lt;wsp:rsid wsp:val=&quot;4170AF09&quot;/&gt;&lt;wsp:rsid wsp:val=&quot;41756398&quot;/&gt;&lt;wsp:rsid wsp:val=&quot;417892B1&quot;/&gt;&lt;wsp:rsid wsp:val=&quot;4185AE1B&quot;/&gt;&lt;wsp:rsid wsp:val=&quot;4187DC22&quot;/&gt;&lt;wsp:rsid wsp:val=&quot;419E8E00&quot;/&gt;&lt;wsp:rsid wsp:val=&quot;41A03462&quot;/&gt;&lt;wsp:rsid wsp:val=&quot;41B35038&quot;/&gt;&lt;wsp:rsid wsp:val=&quot;41B96F63&quot;/&gt;&lt;wsp:rsid wsp:val=&quot;41C70632&quot;/&gt;&lt;wsp:rsid wsp:val=&quot;41C857F8&quot;/&gt;&lt;wsp:rsid wsp:val=&quot;41C86D4C&quot;/&gt;&lt;wsp:rsid wsp:val=&quot;41D15B1E&quot;/&gt;&lt;wsp:rsid wsp:val=&quot;41D5FCC6&quot;/&gt;&lt;wsp:rsid wsp:val=&quot;41DFA5FA&quot;/&gt;&lt;wsp:rsid wsp:val=&quot;41F1058D&quot;/&gt;&lt;wsp:rsid wsp:val=&quot;41F2AD2C&quot;/&gt;&lt;wsp:rsid wsp:val=&quot;41FC87BF&quot;/&gt;&lt;wsp:rsid wsp:val=&quot;42074097&quot;/&gt;&lt;wsp:rsid wsp:val=&quot;4209D73A&quot;/&gt;&lt;wsp:rsid wsp:val=&quot;4212ACEE&quot;/&gt;&lt;wsp:rsid wsp:val=&quot;4223BF26&quot;/&gt;&lt;wsp:rsid wsp:val=&quot;423904E1&quot;/&gt;&lt;wsp:rsid wsp:val=&quot;4241A118&quot;/&gt;&lt;wsp:rsid wsp:val=&quot;4248AFA3&quot;/&gt;&lt;wsp:rsid wsp:val=&quot;4250E165&quot;/&gt;&lt;wsp:rsid wsp:val=&quot;42528F17&quot;/&gt;&lt;wsp:rsid wsp:val=&quot;42595088&quot;/&gt;&lt;wsp:rsid wsp:val=&quot;425FDE20&quot;/&gt;&lt;wsp:rsid wsp:val=&quot;4261201D&quot;/&gt;&lt;wsp:rsid wsp:val=&quot;427B56AB&quot;/&gt;&lt;wsp:rsid wsp:val=&quot;428F1733&quot;/&gt;&lt;wsp:rsid wsp:val=&quot;42906558&quot;/&gt;&lt;wsp:rsid wsp:val=&quot;42988186&quot;/&gt;&lt;wsp:rsid wsp:val=&quot;42AAFF62&quot;/&gt;&lt;wsp:rsid wsp:val=&quot;42ADD1C1&quot;/&gt;&lt;wsp:rsid wsp:val=&quot;42B99E49&quot;/&gt;&lt;wsp:rsid wsp:val=&quot;42D02989&quot;/&gt;&lt;wsp:rsid wsp:val=&quot;42D5FBC8&quot;/&gt;&lt;wsp:rsid wsp:val=&quot;42E34B98&quot;/&gt;&lt;wsp:rsid wsp:val=&quot;42E8BEA0&quot;/&gt;&lt;wsp:rsid wsp:val=&quot;42F573C9&quot;/&gt;&lt;wsp:rsid wsp:val=&quot;4304099D&quot;/&gt;&lt;wsp:rsid wsp:val=&quot;430A67F5&quot;/&gt;&lt;wsp:rsid wsp:val=&quot;4317C2AF&quot;/&gt;&lt;wsp:rsid wsp:val=&quot;431CAF2F&quot;/&gt;&lt;wsp:rsid wsp:val=&quot;43217E7C&quot;/&gt;&lt;wsp:rsid wsp:val=&quot;4323310C&quot;/&gt;&lt;wsp:rsid wsp:val=&quot;4326A5B5&quot;/&gt;&lt;wsp:rsid wsp:val=&quot;432DE30F&quot;/&gt;&lt;wsp:rsid wsp:val=&quot;4333B072&quot;/&gt;&lt;wsp:rsid wsp:val=&quot;433B1B2B&quot;/&gt;&lt;wsp:rsid wsp:val=&quot;4344F317&quot;/&gt;&lt;wsp:rsid wsp:val=&quot;4346DC01&quot;/&gt;&lt;wsp:rsid wsp:val=&quot;434FDCE2&quot;/&gt;&lt;wsp:rsid wsp:val=&quot;43502256&quot;/&gt;&lt;wsp:rsid wsp:val=&quot;435875F9&quot;/&gt;&lt;wsp:rsid wsp:val=&quot;4359E2F8&quot;/&gt;&lt;wsp:rsid wsp:val=&quot;435C7889&quot;/&gt;&lt;wsp:rsid wsp:val=&quot;436A5D79&quot;/&gt;&lt;wsp:rsid wsp:val=&quot;43710797&quot;/&gt;&lt;wsp:rsid wsp:val=&quot;4371CD7E&quot;/&gt;&lt;wsp:rsid wsp:val=&quot;4372EDB3&quot;/&gt;&lt;wsp:rsid wsp:val=&quot;437674BA&quot;/&gt;&lt;wsp:rsid wsp:val=&quot;438BB3F0&quot;/&gt;&lt;wsp:rsid wsp:val=&quot;43944A59&quot;/&gt;&lt;wsp:rsid wsp:val=&quot;439D9487&quot;/&gt;&lt;wsp:rsid wsp:val=&quot;43A45579&quot;/&gt;&lt;wsp:rsid wsp:val=&quot;43AF77E1&quot;/&gt;&lt;wsp:rsid wsp:val=&quot;43BD603B&quot;/&gt;&lt;wsp:rsid wsp:val=&quot;43C0CD4C&quot;/&gt;&lt;wsp:rsid wsp:val=&quot;43CA0E0B&quot;/&gt;&lt;wsp:rsid wsp:val=&quot;43CC6A2E&quot;/&gt;&lt;wsp:rsid wsp:val=&quot;43D0C358&quot;/&gt;&lt;wsp:rsid wsp:val=&quot;43D41360&quot;/&gt;&lt;wsp:rsid wsp:val=&quot;43DF3595&quot;/&gt;&lt;wsp:rsid wsp:val=&quot;43E066C9&quot;/&gt;&lt;wsp:rsid wsp:val=&quot;43E5F1E3&quot;/&gt;&lt;wsp:rsid wsp:val=&quot;43EA7EA7&quot;/&gt;&lt;wsp:rsid wsp:val=&quot;44021198&quot;/&gt;&lt;wsp:rsid wsp:val=&quot;4417E119&quot;/&gt;&lt;wsp:rsid wsp:val=&quot;441836C4&quot;/&gt;&lt;wsp:rsid wsp:val=&quot;4432FC58&quot;/&gt;&lt;wsp:rsid wsp:val=&quot;44342F62&quot;/&gt;&lt;wsp:rsid wsp:val=&quot;4434CAC9&quot;/&gt;&lt;wsp:rsid wsp:val=&quot;443D69B8&quot;/&gt;&lt;wsp:rsid wsp:val=&quot;44494434&quot;/&gt;&lt;wsp:rsid wsp:val=&quot;44515246&quot;/&gt;&lt;wsp:rsid wsp:val=&quot;4464A006&quot;/&gt;&lt;wsp:rsid wsp:val=&quot;4466CD26&quot;/&gt;&lt;wsp:rsid wsp:val=&quot;446DCB14&quot;/&gt;&lt;wsp:rsid wsp:val=&quot;44822731&quot;/&gt;&lt;wsp:rsid wsp:val=&quot;4488F72F&quot;/&gt;&lt;wsp:rsid wsp:val=&quot;4489C3F9&quot;/&gt;&lt;wsp:rsid wsp:val=&quot;4494F59F&quot;/&gt;&lt;wsp:rsid wsp:val=&quot;44A414B1&quot;/&gt;&lt;wsp:rsid wsp:val=&quot;44E9D8B4&quot;/&gt;&lt;wsp:rsid wsp:val=&quot;44ED8616&quot;/&gt;&lt;wsp:rsid wsp:val=&quot;44F0D1C9&quot;/&gt;&lt;wsp:rsid wsp:val=&quot;44F848EA&quot;/&gt;&lt;wsp:rsid wsp:val=&quot;44FC7D60&quot;/&gt;&lt;wsp:rsid wsp:val=&quot;45098276&quot;/&gt;&lt;wsp:rsid wsp:val=&quot;451A9B5E&quot;/&gt;&lt;wsp:rsid wsp:val=&quot;45238D64&quot;/&gt;&lt;wsp:rsid wsp:val=&quot;453FB9EA&quot;/&gt;&lt;wsp:rsid wsp:val=&quot;454256C8&quot;/&gt;&lt;wsp:rsid wsp:val=&quot;4548BA7E&quot;/&gt;&lt;wsp:rsid wsp:val=&quot;454A0115&quot;/&gt;&lt;wsp:rsid wsp:val=&quot;454CFAEE&quot;/&gt;&lt;wsp:rsid wsp:val=&quot;45562F5A&quot;/&gt;&lt;wsp:rsid wsp:val=&quot;455DFC5B&quot;/&gt;&lt;wsp:rsid wsp:val=&quot;45701AA4&quot;/&gt;&lt;wsp:rsid wsp:val=&quot;45837BDB&quot;/&gt;&lt;wsp:rsid wsp:val=&quot;458D5B6E&quot;/&gt;&lt;wsp:rsid wsp:val=&quot;459138FB&quot;/&gt;&lt;wsp:rsid wsp:val=&quot;459167FC&quot;/&gt;&lt;wsp:rsid wsp:val=&quot;4592B3FB&quot;/&gt;&lt;wsp:rsid wsp:val=&quot;459A8123&quot;/&gt;&lt;wsp:rsid wsp:val=&quot;45A07234&quot;/&gt;&lt;wsp:rsid wsp:val=&quot;45AA5592&quot;/&gt;&lt;wsp:rsid wsp:val=&quot;45B97F52&quot;/&gt;&lt;wsp:rsid wsp:val=&quot;45C5BE61&quot;/&gt;&lt;wsp:rsid wsp:val=&quot;45DBBB25&quot;/&gt;&lt;wsp:rsid wsp:val=&quot;45FD9315&quot;/&gt;&lt;wsp:rsid wsp:val=&quot;46058A51&quot;/&gt;&lt;wsp:rsid wsp:val=&quot;460A7196&quot;/&gt;&lt;wsp:rsid wsp:val=&quot;460D9C8A&quot;/&gt;&lt;wsp:rsid wsp:val=&quot;4628E05A&quot;/&gt;&lt;wsp:rsid wsp:val=&quot;462A057E&quot;/&gt;&lt;wsp:rsid wsp:val=&quot;4634AFDD&quot;/&gt;&lt;wsp:rsid wsp:val=&quot;464583D8&quot;/&gt;&lt;wsp:rsid wsp:val=&quot;465043B7&quot;/&gt;&lt;wsp:rsid wsp:val=&quot;46520F05&quot;/&gt;&lt;wsp:rsid wsp:val=&quot;46586C7D&quot;/&gt;&lt;wsp:rsid wsp:val=&quot;465DF276&quot;/&gt;&lt;wsp:rsid wsp:val=&quot;46A4CC41&quot;/&gt;&lt;wsp:rsid wsp:val=&quot;46AB6DAB&quot;/&gt;&lt;wsp:rsid wsp:val=&quot;46C28446&quot;/&gt;&lt;wsp:rsid wsp:val=&quot;46C4C8DD&quot;/&gt;&lt;wsp:rsid wsp:val=&quot;46CE49AE&quot;/&gt;&lt;wsp:rsid wsp:val=&quot;46DF7F46&quot;/&gt;&lt;wsp:rsid wsp:val=&quot;46EB17FE&quot;/&gt;&lt;wsp:rsid wsp:val=&quot;46F09670&quot;/&gt;&lt;wsp:rsid wsp:val=&quot;46F3A60E&quot;/&gt;&lt;wsp:rsid wsp:val=&quot;4700F210&quot;/&gt;&lt;wsp:rsid wsp:val=&quot;47156AC1&quot;/&gt;&lt;wsp:rsid wsp:val=&quot;471996ED&quot;/&gt;&lt;wsp:rsid wsp:val=&quot;47257C68&quot;/&gt;&lt;wsp:rsid wsp:val=&quot;472E73CC&quot;/&gt;&lt;wsp:rsid wsp:val=&quot;47365184&quot;/&gt;&lt;wsp:rsid wsp:val=&quot;473AD547&quot;/&gt;&lt;wsp:rsid wsp:val=&quot;473F5209&quot;/&gt;&lt;wsp:rsid wsp:val=&quot;475207F7&quot;/&gt;&lt;wsp:rsid wsp:val=&quot;475451F4&quot;/&gt;&lt;wsp:rsid wsp:val=&quot;475F2351&quot;/&gt;&lt;wsp:rsid wsp:val=&quot;476BF2A9&quot;/&gt;&lt;wsp:rsid wsp:val=&quot;476CA315&quot;/&gt;&lt;wsp:rsid wsp:val=&quot;4778E45E&quot;/&gt;&lt;wsp:rsid wsp:val=&quot;477D516D&quot;/&gt;&lt;wsp:rsid wsp:val=&quot;47837DE9&quot;/&gt;&lt;wsp:rsid wsp:val=&quot;478C74CF&quot;/&gt;&lt;wsp:rsid wsp:val=&quot;47996376&quot;/&gt;&lt;wsp:rsid wsp:val=&quot;47A03990&quot;/&gt;&lt;wsp:rsid wsp:val=&quot;47AD4162&quot;/&gt;&lt;wsp:rsid wsp:val=&quot;47B6A7AD&quot;/&gt;&lt;wsp:rsid wsp:val=&quot;47BAB5E0&quot;/&gt;&lt;wsp:rsid wsp:val=&quot;47C0DF06&quot;/&gt;&lt;wsp:rsid wsp:val=&quot;47CF6B4D&quot;/&gt;&lt;wsp:rsid wsp:val=&quot;47E2FDCC&quot;/&gt;&lt;wsp:rsid wsp:val=&quot;47E6BD8E&quot;/&gt;&lt;wsp:rsid wsp:val=&quot;47EEC471&quot;/&gt;&lt;wsp:rsid wsp:val=&quot;47F6BDB2&quot;/&gt;&lt;wsp:rsid wsp:val=&quot;47F8B145&quot;/&gt;&lt;wsp:rsid wsp:val=&quot;47FDAC90&quot;/&gt;&lt;wsp:rsid wsp:val=&quot;47FE4E28&quot;/&gt;&lt;wsp:rsid wsp:val=&quot;4800A6FD&quot;/&gt;&lt;wsp:rsid wsp:val=&quot;4810D898&quot;/&gt;&lt;wsp:rsid wsp:val=&quot;4818D418&quot;/&gt;&lt;wsp:rsid wsp:val=&quot;481FFECE&quot;/&gt;&lt;wsp:rsid wsp:val=&quot;4835938D&quot;/&gt;&lt;wsp:rsid wsp:val=&quot;4838601A&quot;/&gt;&lt;wsp:rsid wsp:val=&quot;483B127E&quot;/&gt;&lt;wsp:rsid wsp:val=&quot;4845A219&quot;/&gt;&lt;wsp:rsid wsp:val=&quot;484D6F83&quot;/&gt;&lt;wsp:rsid wsp:val=&quot;484D8E27&quot;/&gt;&lt;wsp:rsid wsp:val=&quot;4851402B&quot;/&gt;&lt;wsp:rsid wsp:val=&quot;4856B24E&quot;/&gt;&lt;wsp:rsid wsp:val=&quot;489AD1F6&quot;/&gt;&lt;wsp:rsid wsp:val=&quot;48A6F46E&quot;/&gt;&lt;wsp:rsid wsp:val=&quot;48B9E6DE&quot;/&gt;&lt;wsp:rsid wsp:val=&quot;48BD5C66&quot;/&gt;&lt;wsp:rsid wsp:val=&quot;48C7C7B6&quot;/&gt;&lt;wsp:rsid wsp:val=&quot;48CCB334&quot;/&gt;&lt;wsp:rsid wsp:val=&quot;48D582BB&quot;/&gt;&lt;wsp:rsid wsp:val=&quot;48EF253D&quot;/&gt;&lt;wsp:rsid wsp:val=&quot;48F24C39&quot;/&gt;&lt;wsp:rsid wsp:val=&quot;48FA87AF&quot;/&gt;&lt;wsp:rsid wsp:val=&quot;48FBE08F&quot;/&gt;&lt;wsp:rsid wsp:val=&quot;48FD5472&quot;/&gt;&lt;wsp:rsid wsp:val=&quot;48FE58B7&quot;/&gt;&lt;wsp:rsid wsp:val=&quot;4902E91A&quot;/&gt;&lt;wsp:rsid wsp:val=&quot;49038246&quot;/&gt;&lt;wsp:rsid wsp:val=&quot;4907A03A&quot;/&gt;&lt;wsp:rsid wsp:val=&quot;490F3536&quot;/&gt;&lt;wsp:rsid wsp:val=&quot;49126874&quot;/&gt;&lt;wsp:rsid wsp:val=&quot;49178452&quot;/&gt;&lt;wsp:rsid wsp:val=&quot;491DD060&quot;/&gt;&lt;wsp:rsid wsp:val=&quot;4926ED5D&quot;/&gt;&lt;wsp:rsid wsp:val=&quot;492A5CA5&quot;/&gt;&lt;wsp:rsid wsp:val=&quot;492FBEA2&quot;/&gt;&lt;wsp:rsid wsp:val=&quot;4931D723&quot;/&gt;&lt;wsp:rsid wsp:val=&quot;49363B28&quot;/&gt;&lt;wsp:rsid wsp:val=&quot;493DC266&quot;/&gt;&lt;wsp:rsid wsp:val=&quot;495488BC&quot;/&gt;&lt;wsp:rsid wsp:val=&quot;495B8CA1&quot;/&gt;&lt;wsp:rsid wsp:val=&quot;49751628&quot;/&gt;&lt;wsp:rsid wsp:val=&quot;49860829&quot;/&gt;&lt;wsp:rsid wsp:val=&quot;498DC2DE&quot;/&gt;&lt;wsp:rsid wsp:val=&quot;4993F841&quot;/&gt;&lt;wsp:rsid wsp:val=&quot;4994531E&quot;/&gt;&lt;wsp:rsid wsp:val=&quot;49946753&quot;/&gt;&lt;wsp:rsid wsp:val=&quot;49959338&quot;/&gt;&lt;wsp:rsid wsp:val=&quot;49AAEEC7&quot;/&gt;&lt;wsp:rsid wsp:val=&quot;49FAD5B9&quot;/&gt;&lt;wsp:rsid wsp:val=&quot;4A02837B&quot;/&gt;&lt;wsp:rsid wsp:val=&quot;4A1218EA&quot;/&gt;&lt;wsp:rsid wsp:val=&quot;4A26EA5B&quot;/&gt;&lt;wsp:rsid wsp:val=&quot;4A282172&quot;/&gt;&lt;wsp:rsid wsp:val=&quot;4A28ABC5&quot;/&gt;&lt;wsp:rsid wsp:val=&quot;4A385246&quot;/&gt;&lt;wsp:rsid wsp:val=&quot;4A3D1DC1&quot;/&gt;&lt;wsp:rsid wsp:val=&quot;4A41F710&quot;/&gt;&lt;wsp:rsid wsp:val=&quot;4A4441B2&quot;/&gt;&lt;wsp:rsid wsp:val=&quot;4A44EC17&quot;/&gt;&lt;wsp:rsid wsp:val=&quot;4A462FF6&quot;/&gt;&lt;wsp:rsid wsp:val=&quot;4A4DD5B7&quot;/&gt;&lt;wsp:rsid wsp:val=&quot;4A502F66&quot;/&gt;&lt;wsp:rsid wsp:val=&quot;4A57ECE6&quot;/&gt;&lt;wsp:rsid wsp:val=&quot;4A75B224&quot;/&gt;&lt;wsp:rsid wsp:val=&quot;4A769022&quot;/&gt;&lt;wsp:rsid wsp:val=&quot;4A8B43BA&quot;/&gt;&lt;wsp:rsid wsp:val=&quot;4A95DA1A&quot;/&gt;&lt;wsp:rsid wsp:val=&quot;4A9664CB&quot;/&gt;&lt;wsp:rsid wsp:val=&quot;4A9C3127&quot;/&gt;&lt;wsp:rsid wsp:val=&quot;4AB47F27&quot;/&gt;&lt;wsp:rsid wsp:val=&quot;4ABA2A21&quot;/&gt;&lt;wsp:rsid wsp:val=&quot;4ABF93A8&quot;/&gt;&lt;wsp:rsid wsp:val=&quot;4AD4C078&quot;/&gt;&lt;wsp:rsid wsp:val=&quot;4AD79F24&quot;/&gt;&lt;wsp:rsid wsp:val=&quot;4AD79FB9&quot;/&gt;&lt;wsp:rsid wsp:val=&quot;4AF8870D&quot;/&gt;&lt;wsp:rsid wsp:val=&quot;4B075DC7&quot;/&gt;&lt;wsp:rsid wsp:val=&quot;4B1A0695&quot;/&gt;&lt;wsp:rsid wsp:val=&quot;4B23249E&quot;/&gt;&lt;wsp:rsid wsp:val=&quot;4B3847BF&quot;/&gt;&lt;wsp:rsid wsp:val=&quot;4B4790EC&quot;/&gt;&lt;wsp:rsid wsp:val=&quot;4B4D982C&quot;/&gt;&lt;wsp:rsid wsp:val=&quot;4B4E6211&quot;/&gt;&lt;wsp:rsid wsp:val=&quot;4B613D05&quot;/&gt;&lt;wsp:rsid wsp:val=&quot;4B70EE5C&quot;/&gt;&lt;wsp:rsid wsp:val=&quot;4B7BE029&quot;/&gt;&lt;wsp:rsid wsp:val=&quot;4B812DAF&quot;/&gt;&lt;wsp:rsid wsp:val=&quot;4B93EAC0&quot;/&gt;&lt;wsp:rsid wsp:val=&quot;4B984399&quot;/&gt;&lt;wsp:rsid wsp:val=&quot;4BA8C8E6&quot;/&gt;&lt;wsp:rsid wsp:val=&quot;4BBDA343&quot;/&gt;&lt;wsp:rsid wsp:val=&quot;4BC0AE8F&quot;/&gt;&lt;wsp:rsid wsp:val=&quot;4BD8B072&quot;/&gt;&lt;wsp:rsid wsp:val=&quot;4BE0BC78&quot;/&gt;&lt;wsp:rsid wsp:val=&quot;4BE9107A&quot;/&gt;&lt;wsp:rsid wsp:val=&quot;4BF2BD5F&quot;/&gt;&lt;wsp:rsid wsp:val=&quot;4C0D237D&quot;/&gt;&lt;wsp:rsid wsp:val=&quot;4C0D5F38&quot;/&gt;&lt;wsp:rsid wsp:val=&quot;4C221EFE&quot;/&gt;&lt;wsp:rsid wsp:val=&quot;4C2AFDBB&quot;/&gt;&lt;wsp:rsid wsp:val=&quot;4C2CCF03&quot;/&gt;&lt;wsp:rsid wsp:val=&quot;4C2FE13F&quot;/&gt;&lt;wsp:rsid wsp:val=&quot;4C34F263&quot;/&gt;&lt;wsp:rsid wsp:val=&quot;4C37BD4D&quot;/&gt;&lt;wsp:rsid wsp:val=&quot;4C3D988F&quot;/&gt;&lt;wsp:rsid wsp:val=&quot;4C3F71D1&quot;/&gt;&lt;wsp:rsid wsp:val=&quot;4C50C7DC&quot;/&gt;&lt;wsp:rsid wsp:val=&quot;4C512132&quot;/&gt;&lt;wsp:rsid wsp:val=&quot;4C5A7D17&quot;/&gt;&lt;wsp:rsid wsp:val=&quot;4C6977E5&quot;/&gt;&lt;wsp:rsid wsp:val=&quot;4C70DB94&quot;/&gt;&lt;wsp:rsid wsp:val=&quot;4C789288&quot;/&gt;&lt;wsp:rsid wsp:val=&quot;4C8DE614&quot;/&gt;&lt;wsp:rsid wsp:val=&quot;4C8E805A&quot;/&gt;&lt;wsp:rsid wsp:val=&quot;4C97437B&quot;/&gt;&lt;wsp:rsid wsp:val=&quot;4C9EF6E2&quot;/&gt;&lt;wsp:rsid wsp:val=&quot;4CA00CED&quot;/&gt;&lt;wsp:rsid wsp:val=&quot;4CA2D491&quot;/&gt;&lt;wsp:rsid wsp:val=&quot;4CA36609&quot;/&gt;&lt;wsp:rsid wsp:val=&quot;4CB06B0F&quot;/&gt;&lt;wsp:rsid wsp:val=&quot;4CBC1554&quot;/&gt;&lt;wsp:rsid wsp:val=&quot;4CBEE778&quot;/&gt;&lt;wsp:rsid wsp:val=&quot;4CCB6CE4&quot;/&gt;&lt;wsp:rsid wsp:val=&quot;4CDA71E5&quot;/&gt;&lt;wsp:rsid wsp:val=&quot;4CDCDBFC&quot;/&gt;&lt;wsp:rsid wsp:val=&quot;4CE17ACC&quot;/&gt;&lt;wsp:rsid wsp:val=&quot;4CEC453B&quot;/&gt;&lt;wsp:rsid wsp:val=&quot;4CEC6A07&quot;/&gt;&lt;wsp:rsid wsp:val=&quot;4CF304C9&quot;/&gt;&lt;wsp:rsid wsp:val=&quot;4CF41693&quot;/&gt;&lt;wsp:rsid wsp:val=&quot;4CFA046F&quot;/&gt;&lt;wsp:rsid wsp:val=&quot;4CFAB2FA&quot;/&gt;&lt;wsp:rsid wsp:val=&quot;4D112E12&quot;/&gt;&lt;wsp:rsid wsp:val=&quot;4D11E3A8&quot;/&gt;&lt;wsp:rsid wsp:val=&quot;4D1583C4&quot;/&gt;&lt;wsp:rsid wsp:val=&quot;4D1D56E6&quot;/&gt;&lt;wsp:rsid wsp:val=&quot;4D24FEB1&quot;/&gt;&lt;wsp:rsid wsp:val=&quot;4D36B636&quot;/&gt;&lt;wsp:rsid wsp:val=&quot;4D37A0CA&quot;/&gt;&lt;wsp:rsid wsp:val=&quot;4D3908AA&quot;/&gt;&lt;wsp:rsid wsp:val=&quot;4D3F4597&quot;/&gt;&lt;wsp:rsid wsp:val=&quot;4D42D854&quot;/&gt;&lt;wsp:rsid wsp:val=&quot;4D4A12A5&quot;/&gt;&lt;wsp:rsid wsp:val=&quot;4D531900&quot;/&gt;&lt;wsp:rsid wsp:val=&quot;4D54B08A&quot;/&gt;&lt;wsp:rsid wsp:val=&quot;4D5DB73F&quot;/&gt;&lt;wsp:rsid wsp:val=&quot;4D715034&quot;/&gt;&lt;wsp:rsid wsp:val=&quot;4D87D6E6&quot;/&gt;&lt;wsp:rsid wsp:val=&quot;4D8D03CB&quot;/&gt;&lt;wsp:rsid wsp:val=&quot;4D8E8DC0&quot;/&gt;&lt;wsp:rsid wsp:val=&quot;4D9427AA&quot;/&gt;&lt;wsp:rsid wsp:val=&quot;4D99323C&quot;/&gt;&lt;wsp:rsid wsp:val=&quot;4DA271FE&quot;/&gt;&lt;wsp:rsid wsp:val=&quot;4DA2A4EC&quot;/&gt;&lt;wsp:rsid wsp:val=&quot;4DA2A6D1&quot;/&gt;&lt;wsp:rsid wsp:val=&quot;4DA4FA4A&quot;/&gt;&lt;wsp:rsid wsp:val=&quot;4DBE8B32&quot;/&gt;&lt;wsp:rsid wsp:val=&quot;4DCE2D7A&quot;/&gt;&lt;wsp:rsid wsp:val=&quot;4DD02EE6&quot;/&gt;&lt;wsp:rsid wsp:val=&quot;4DFE69E0&quot;/&gt;&lt;wsp:rsid wsp:val=&quot;4E1462CB&quot;/&gt;&lt;wsp:rsid wsp:val=&quot;4E2776F1&quot;/&gt;&lt;wsp:rsid wsp:val=&quot;4E29B675&quot;/&gt;&lt;wsp:rsid wsp:val=&quot;4E2E773A&quot;/&gt;&lt;wsp:rsid wsp:val=&quot;4E3BAF0F&quot;/&gt;&lt;wsp:rsid wsp:val=&quot;4E463973&quot;/&gt;&lt;wsp:rsid wsp:val=&quot;4E46B059&quot;/&gt;&lt;wsp:rsid wsp:val=&quot;4E46EDA2&quot;/&gt;&lt;wsp:rsid wsp:val=&quot;4E47B6FC&quot;/&gt;&lt;wsp:rsid wsp:val=&quot;4E4A3BB2&quot;/&gt;&lt;wsp:rsid wsp:val=&quot;4E4AE413&quot;/&gt;&lt;wsp:rsid wsp:val=&quot;4E4D1A9C&quot;/&gt;&lt;wsp:rsid wsp:val=&quot;4E725778&quot;/&gt;&lt;wsp:rsid wsp:val=&quot;4E7C9B64&quot;/&gt;&lt;wsp:rsid wsp:val=&quot;4E7F770E&quot;/&gt;&lt;wsp:rsid wsp:val=&quot;4E8FA606&quot;/&gt;&lt;wsp:rsid wsp:val=&quot;4E97C78D&quot;/&gt;&lt;wsp:rsid wsp:val=&quot;4EB4CAF1&quot;/&gt;&lt;wsp:rsid wsp:val=&quot;4EB6F9B1&quot;/&gt;&lt;wsp:rsid wsp:val=&quot;4EBB7178&quot;/&gt;&lt;wsp:rsid wsp:val=&quot;4EC6E58A&quot;/&gt;&lt;wsp:rsid wsp:val=&quot;4ECA66D3&quot;/&gt;&lt;wsp:rsid wsp:val=&quot;4EEA56FA&quot;/&gt;&lt;wsp:rsid wsp:val=&quot;4EF8A382&quot;/&gt;&lt;wsp:rsid wsp:val=&quot;4EFDF8F3&quot;/&gt;&lt;wsp:rsid wsp:val=&quot;4F06DA94&quot;/&gt;&lt;wsp:rsid wsp:val=&quot;4F107A94&quot;/&gt;&lt;wsp:rsid wsp:val=&quot;4F24DC9C&quot;/&gt;&lt;wsp:rsid wsp:val=&quot;4F2F8027&quot;/&gt;&lt;wsp:rsid wsp:val=&quot;4F406EF8&quot;/&gt;&lt;wsp:rsid wsp:val=&quot;4F439F34&quot;/&gt;&lt;wsp:rsid wsp:val=&quot;4F4E9855&quot;/&gt;&lt;wsp:rsid wsp:val=&quot;4F4EE5BE&quot;/&gt;&lt;wsp:rsid wsp:val=&quot;4F5A2985&quot;/&gt;&lt;wsp:rsid wsp:val=&quot;4F60A1EC&quot;/&gt;&lt;wsp:rsid wsp:val=&quot;4F625CEA&quot;/&gt;&lt;wsp:rsid wsp:val=&quot;4F67A986&quot;/&gt;&lt;wsp:rsid wsp:val=&quot;4F708035&quot;/&gt;&lt;wsp:rsid wsp:val=&quot;4F7190C5&quot;/&gt;&lt;wsp:rsid wsp:val=&quot;4F759E0A&quot;/&gt;&lt;wsp:rsid wsp:val=&quot;4F7A2883&quot;/&gt;&lt;wsp:rsid wsp:val=&quot;4F81B49C&quot;/&gt;&lt;wsp:rsid wsp:val=&quot;4F845F5B&quot;/&gt;&lt;wsp:rsid wsp:val=&quot;4F852E74&quot;/&gt;&lt;wsp:rsid wsp:val=&quot;4F97B069&quot;/&gt;&lt;wsp:rsid wsp:val=&quot;4F9D5CCF&quot;/&gt;&lt;wsp:rsid wsp:val=&quot;4FA35ABD&quot;/&gt;&lt;wsp:rsid wsp:val=&quot;4FA8E0C2&quot;/&gt;&lt;wsp:rsid wsp:val=&quot;4FB7273C&quot;/&gt;&lt;wsp:rsid wsp:val=&quot;4FC4D9D8&quot;/&gt;&lt;wsp:rsid wsp:val=&quot;4FC6865B&quot;/&gt;&lt;wsp:rsid wsp:val=&quot;4FCCB0E1&quot;/&gt;&lt;wsp:rsid wsp:val=&quot;4FD039B1&quot;/&gt;&lt;wsp:rsid wsp:val=&quot;4FD2AC7E&quot;/&gt;&lt;wsp:rsid wsp:val=&quot;4FD697A4&quot;/&gt;&lt;wsp:rsid wsp:val=&quot;4FE60C13&quot;/&gt;&lt;wsp:rsid wsp:val=&quot;4FEA74C5&quot;/&gt;&lt;wsp:rsid wsp:val=&quot;4FED4BE8&quot;/&gt;&lt;wsp:rsid wsp:val=&quot;4FF3D968&quot;/&gt;&lt;wsp:rsid wsp:val=&quot;4FF7BD30&quot;/&gt;&lt;wsp:rsid wsp:val=&quot;4FFE744F&quot;/&gt;&lt;wsp:rsid wsp:val=&quot;50092E64&quot;/&gt;&lt;wsp:rsid wsp:val=&quot;500C7EB0&quot;/&gt;&lt;wsp:rsid wsp:val=&quot;50102A31&quot;/&gt;&lt;wsp:rsid wsp:val=&quot;501BE28B&quot;/&gt;&lt;wsp:rsid wsp:val=&quot;50214B62&quot;/&gt;&lt;wsp:rsid wsp:val=&quot;5029907C&quot;/&gt;&lt;wsp:rsid wsp:val=&quot;5044387F&quot;/&gt;&lt;wsp:rsid wsp:val=&quot;50723AB5&quot;/&gt;&lt;wsp:rsid wsp:val=&quot;507276EC&quot;/&gt;&lt;wsp:rsid wsp:val=&quot;507A7916&quot;/&gt;&lt;wsp:rsid wsp:val=&quot;509B0920&quot;/&gt;&lt;wsp:rsid wsp:val=&quot;50A38A01&quot;/&gt;&lt;wsp:rsid wsp:val=&quot;50AECF86&quot;/&gt;&lt;wsp:rsid wsp:val=&quot;50B5349A&quot;/&gt;&lt;wsp:rsid wsp:val=&quot;50C36532&quot;/&gt;&lt;wsp:rsid wsp:val=&quot;50D338A8&quot;/&gt;&lt;wsp:rsid wsp:val=&quot;50D4F30B&quot;/&gt;&lt;wsp:rsid wsp:val=&quot;50DAC358&quot;/&gt;&lt;wsp:rsid wsp:val=&quot;50E192AA&quot;/&gt;&lt;wsp:rsid wsp:val=&quot;511A2A19&quot;/&gt;&lt;wsp:rsid wsp:val=&quot;5130864D&quot;/&gt;&lt;wsp:rsid wsp:val=&quot;5134BD3A&quot;/&gt;&lt;wsp:rsid wsp:val=&quot;513C84A4&quot;/&gt;&lt;wsp:rsid wsp:val=&quot;51493BD5&quot;/&gt;&lt;wsp:rsid wsp:val=&quot;515993D1&quot;/&gt;&lt;wsp:rsid wsp:val=&quot;515C405F&quot;/&gt;&lt;wsp:rsid wsp:val=&quot;51698F49&quot;/&gt;&lt;wsp:rsid wsp:val=&quot;517378A7&quot;/&gt;&lt;wsp:rsid wsp:val=&quot;517D63B9&quot;/&gt;&lt;wsp:rsid wsp:val=&quot;518F8716&quot;/&gt;&lt;wsp:rsid wsp:val=&quot;5192F65E&quot;/&gt;&lt;wsp:rsid wsp:val=&quot;5194A210&quot;/&gt;&lt;wsp:rsid wsp:val=&quot;51A3EE3A&quot;/&gt;&lt;wsp:rsid wsp:val=&quot;51B14D62&quot;/&gt;&lt;wsp:rsid wsp:val=&quot;51B35336&quot;/&gt;&lt;wsp:rsid wsp:val=&quot;51C3A018&quot;/&gt;&lt;wsp:rsid wsp:val=&quot;51CD6C8F&quot;/&gt;&lt;wsp:rsid wsp:val=&quot;51D48C85&quot;/&gt;&lt;wsp:rsid wsp:val=&quot;51DDC5F3&quot;/&gt;&lt;wsp:rsid wsp:val=&quot;51E1A4A0&quot;/&gt;&lt;wsp:rsid wsp:val=&quot;51E60599&quot;/&gt;&lt;wsp:rsid wsp:val=&quot;51E7E662&quot;/&gt;&lt;wsp:rsid wsp:val=&quot;51EAD5A7&quot;/&gt;&lt;wsp:rsid wsp:val=&quot;51EC9C34&quot;/&gt;&lt;wsp:rsid wsp:val=&quot;51F030FA&quot;/&gt;&lt;wsp:rsid wsp:val=&quot;51F86933&quot;/&gt;&lt;wsp:rsid wsp:val=&quot;520A32DB&quot;/&gt;&lt;wsp:rsid wsp:val=&quot;520A7C04&quot;/&gt;&lt;wsp:rsid wsp:val=&quot;522AE1FD&quot;/&gt;&lt;wsp:rsid wsp:val=&quot;52368F0D&quot;/&gt;&lt;wsp:rsid wsp:val=&quot;5252ABF5&quot;/&gt;&lt;wsp:rsid wsp:val=&quot;5257EB82&quot;/&gt;&lt;wsp:rsid wsp:val=&quot;526C94D5&quot;/&gt;&lt;wsp:rsid wsp:val=&quot;527A75AD&quot;/&gt;&lt;wsp:rsid wsp:val=&quot;527C262D&quot;/&gt;&lt;wsp:rsid wsp:val=&quot;5294C249&quot;/&gt;&lt;wsp:rsid wsp:val=&quot;529E461B&quot;/&gt;&lt;wsp:rsid wsp:val=&quot;52A908B0&quot;/&gt;&lt;wsp:rsid wsp:val=&quot;52B84A02&quot;/&gt;&lt;wsp:rsid wsp:val=&quot;52C872CE&quot;/&gt;&lt;wsp:rsid wsp:val=&quot;52E74B1D&quot;/&gt;&lt;wsp:rsid wsp:val=&quot;52F542DA&quot;/&gt;&lt;wsp:rsid wsp:val=&quot;52F8BD65&quot;/&gt;&lt;wsp:rsid wsp:val=&quot;53047F48&quot;/&gt;&lt;wsp:rsid wsp:val=&quot;5312D15C&quot;/&gt;&lt;wsp:rsid wsp:val=&quot;5314C72D&quot;/&gt;&lt;wsp:rsid wsp:val=&quot;53180A16&quot;/&gt;&lt;wsp:rsid wsp:val=&quot;531BFBE8&quot;/&gt;&lt;wsp:rsid wsp:val=&quot;531D432F&quot;/&gt;&lt;wsp:rsid wsp:val=&quot;532164C8&quot;/&gt;&lt;wsp:rsid wsp:val=&quot;532A6521&quot;/&gt;&lt;wsp:rsid wsp:val=&quot;532B5777&quot;/&gt;&lt;wsp:rsid wsp:val=&quot;532EF0D2&quot;/&gt;&lt;wsp:rsid wsp:val=&quot;533A17E1&quot;/&gt;&lt;wsp:rsid wsp:val=&quot;533CB3F3&quot;/&gt;&lt;wsp:rsid wsp:val=&quot;5341F8DE&quot;/&gt;&lt;wsp:rsid wsp:val=&quot;534530C7&quot;/&gt;&lt;wsp:rsid wsp:val=&quot;534B472A&quot;/&gt;&lt;wsp:rsid wsp:val=&quot;53500C87&quot;/&gt;&lt;wsp:rsid wsp:val=&quot;535431AC&quot;/&gt;&lt;wsp:rsid wsp:val=&quot;535C78A2&quot;/&gt;&lt;wsp:rsid wsp:val=&quot;5363BE2B&quot;/&gt;&lt;wsp:rsid wsp:val=&quot;538EFB38&quot;/&gt;&lt;wsp:rsid wsp:val=&quot;5396DA86&quot;/&gt;&lt;wsp:rsid wsp:val=&quot;539EAD06&quot;/&gt;&lt;wsp:rsid wsp:val=&quot;53A29468&quot;/&gt;&lt;wsp:rsid wsp:val=&quot;53B9AF64&quot;/&gt;&lt;wsp:rsid wsp:val=&quot;53CA78CE&quot;/&gt;&lt;wsp:rsid wsp:val=&quot;53D967CB&quot;/&gt;&lt;wsp:rsid wsp:val=&quot;53D9A14C&quot;/&gt;&lt;wsp:rsid wsp:val=&quot;53DEE515&quot;/&gt;&lt;wsp:rsid wsp:val=&quot;53F35498&quot;/&gt;&lt;wsp:rsid wsp:val=&quot;53FDCF44&quot;/&gt;&lt;wsp:rsid wsp:val=&quot;5402BD77&quot;/&gt;&lt;wsp:rsid wsp:val=&quot;54096CD8&quot;/&gt;&lt;wsp:rsid wsp:val=&quot;540D1FF9&quot;/&gt;&lt;wsp:rsid wsp:val=&quot;540D64F2&quot;/&gt;&lt;wsp:rsid wsp:val=&quot;54101326&quot;/&gt;&lt;wsp:rsid wsp:val=&quot;541BCF53&quot;/&gt;&lt;wsp:rsid wsp:val=&quot;541CC212&quot;/&gt;&lt;wsp:rsid wsp:val=&quot;541DF43A&quot;/&gt;&lt;wsp:rsid wsp:val=&quot;542BCFC9&quot;/&gt;&lt;wsp:rsid wsp:val=&quot;543092AA&quot;/&gt;&lt;wsp:rsid wsp:val=&quot;54328C69&quot;/&gt;&lt;wsp:rsid wsp:val=&quot;543B6F43&quot;/&gt;&lt;wsp:rsid wsp:val=&quot;543B7E59&quot;/&gt;&lt;wsp:rsid wsp:val=&quot;5446E534&quot;/&gt;&lt;wsp:rsid wsp:val=&quot;544BC021&quot;/&gt;&lt;wsp:rsid wsp:val=&quot;544BE5E8&quot;/&gt;&lt;wsp:rsid wsp:val=&quot;5461A635&quot;/&gt;&lt;wsp:rsid wsp:val=&quot;546231FE&quot;/&gt;&lt;wsp:rsid wsp:val=&quot;5469A873&quot;/&gt;&lt;wsp:rsid wsp:val=&quot;547053A6&quot;/&gt;&lt;wsp:rsid wsp:val=&quot;54718198&quot;/&gt;&lt;wsp:rsid wsp:val=&quot;54718D8A&quot;/&gt;&lt;wsp:rsid wsp:val=&quot;548F0E13&quot;/&gt;&lt;wsp:rsid wsp:val=&quot;54964390&quot;/&gt;&lt;wsp:rsid wsp:val=&quot;549C8543&quot;/&gt;&lt;wsp:rsid wsp:val=&quot;54A379A4&quot;/&gt;&lt;wsp:rsid wsp:val=&quot;54B13CED&quot;/&gt;&lt;wsp:rsid wsp:val=&quot;54B32D1B&quot;/&gt;&lt;wsp:rsid wsp:val=&quot;54C5224B&quot;/&gt;&lt;wsp:rsid wsp:val=&quot;54C67229&quot;/&gt;&lt;wsp:rsid wsp:val=&quot;54CAC8F6&quot;/&gt;&lt;wsp:rsid wsp:val=&quot;54E7178B&quot;/&gt;&lt;wsp:rsid wsp:val=&quot;54F4D21B&quot;/&gt;&lt;wsp:rsid wsp:val=&quot;5502E0B1&quot;/&gt;&lt;wsp:rsid wsp:val=&quot;550C50F9&quot;/&gt;&lt;wsp:rsid wsp:val=&quot;5517A9A2&quot;/&gt;&lt;wsp:rsid wsp:val=&quot;552CC8E6&quot;/&gt;&lt;wsp:rsid wsp:val=&quot;5531A9AE&quot;/&gt;&lt;wsp:rsid wsp:val=&quot;5556FE8B&quot;/&gt;&lt;wsp:rsid wsp:val=&quot;5566C75A&quot;/&gt;&lt;wsp:rsid wsp:val=&quot;556F9C6D&quot;/&gt;&lt;wsp:rsid wsp:val=&quot;5570279A&quot;/&gt;&lt;wsp:rsid wsp:val=&quot;55B3AA1A&quot;/&gt;&lt;wsp:rsid wsp:val=&quot;55C9868A&quot;/&gt;&lt;wsp:rsid wsp:val=&quot;55D531A0&quot;/&gt;&lt;wsp:rsid wsp:val=&quot;55DCBCA5&quot;/&gt;&lt;wsp:rsid wsp:val=&quot;55DE4A61&quot;/&gt;&lt;wsp:rsid wsp:val=&quot;55E2F739&quot;/&gt;&lt;wsp:rsid wsp:val=&quot;55F3B258&quot;/&gt;&lt;wsp:rsid wsp:val=&quot;560BF13F&quot;/&gt;&lt;wsp:rsid wsp:val=&quot;560D5DEB&quot;/&gt;&lt;wsp:rsid wsp:val=&quot;56151C72&quot;/&gt;&lt;wsp:rsid wsp:val=&quot;561530D9&quot;/&gt;&lt;wsp:rsid wsp:val=&quot;561BEB84&quot;/&gt;&lt;wsp:rsid wsp:val=&quot;562223A3&quot;/&gt;&lt;wsp:rsid wsp:val=&quot;56295DD8&quot;/&gt;&lt;wsp:rsid wsp:val=&quot;565271D5&quot;/&gt;&lt;wsp:rsid wsp:val=&quot;565BB86F&quot;/&gt;&lt;wsp:rsid wsp:val=&quot;56612144&quot;/&gt;&lt;wsp:rsid wsp:val=&quot;5661A8D5&quot;/&gt;&lt;wsp:rsid wsp:val=&quot;56628EDB&quot;/&gt;&lt;wsp:rsid wsp:val=&quot;56653698&quot;/&gt;&lt;wsp:rsid wsp:val=&quot;56676B6D&quot;/&gt;&lt;wsp:rsid wsp:val=&quot;56789E04&quot;/&gt;&lt;wsp:rsid wsp:val=&quot;567DAEA9&quot;/&gt;&lt;wsp:rsid wsp:val=&quot;56A834C1&quot;/&gt;&lt;wsp:rsid wsp:val=&quot;56A878C0&quot;/&gt;&lt;wsp:rsid wsp:val=&quot;56A8CEBA&quot;/&gt;&lt;wsp:rsid wsp:val=&quot;56CECA7E&quot;/&gt;&lt;wsp:rsid wsp:val=&quot;56DCDE90&quot;/&gt;&lt;wsp:rsid wsp:val=&quot;56E112C6&quot;/&gt;&lt;wsp:rsid wsp:val=&quot;56E3DFE5&quot;/&gt;&lt;wsp:rsid wsp:val=&quot;56EB1734&quot;/&gt;&lt;wsp:rsid wsp:val=&quot;56F1F38E&quot;/&gt;&lt;wsp:rsid wsp:val=&quot;56FFD359&quot;/&gt;&lt;wsp:rsid wsp:val=&quot;5703DF16&quot;/&gt;&lt;wsp:rsid wsp:val=&quot;5711C028&quot;/&gt;&lt;wsp:rsid wsp:val=&quot;571F5932&quot;/&gt;&lt;wsp:rsid wsp:val=&quot;572C78EF&quot;/&gt;&lt;wsp:rsid wsp:val=&quot;574F3D85&quot;/&gt;&lt;wsp:rsid wsp:val=&quot;575EBB0E&quot;/&gt;&lt;wsp:rsid wsp:val=&quot;57686FF3&quot;/&gt;&lt;wsp:rsid wsp:val=&quot;57757A59&quot;/&gt;&lt;wsp:rsid wsp:val=&quot;578C3486&quot;/&gt;&lt;wsp:rsid wsp:val=&quot;57A92E4C&quot;/&gt;&lt;wsp:rsid wsp:val=&quot;57CF32C3&quot;/&gt;&lt;wsp:rsid wsp:val=&quot;57D2953C&quot;/&gt;&lt;wsp:rsid wsp:val=&quot;57DF2ABC&quot;/&gt;&lt;wsp:rsid wsp:val=&quot;57E3C5BE&quot;/&gt;&lt;wsp:rsid wsp:val=&quot;58083DF6&quot;/&gt;&lt;wsp:rsid wsp:val=&quot;581FF7F5&quot;/&gt;&lt;wsp:rsid wsp:val=&quot;58262C48&quot;/&gt;&lt;wsp:rsid wsp:val=&quot;5847C882&quot;/&gt;&lt;wsp:rsid wsp:val=&quot;58589ECE&quot;/&gt;&lt;wsp:rsid wsp:val=&quot;585AB342&quot;/&gt;&lt;wsp:rsid wsp:val=&quot;586E3DED&quot;/&gt;&lt;wsp:rsid wsp:val=&quot;5875A7EA&quot;/&gt;&lt;wsp:rsid wsp:val=&quot;58858AFB&quot;/&gt;&lt;wsp:rsid wsp:val=&quot;589D5292&quot;/&gt;&lt;wsp:rsid wsp:val=&quot;58A9F040&quot;/&gt;&lt;wsp:rsid wsp:val=&quot;58AA22C1&quot;/&gt;&lt;wsp:rsid wsp:val=&quot;58B1EDA4&quot;/&gt;&lt;wsp:rsid wsp:val=&quot;58B3177B&quot;/&gt;&lt;wsp:rsid wsp:val=&quot;58B47C6A&quot;/&gt;&lt;wsp:rsid wsp:val=&quot;58C45BAE&quot;/&gt;&lt;wsp:rsid wsp:val=&quot;58D4A937&quot;/&gt;&lt;wsp:rsid wsp:val=&quot;58E3F5B5&quot;/&gt;&lt;wsp:rsid wsp:val=&quot;58EB38A2&quot;/&gt;&lt;wsp:rsid wsp:val=&quot;58FAFA24&quot;/&gt;&lt;wsp:rsid wsp:val=&quot;59057BDD&quot;/&gt;&lt;wsp:rsid wsp:val=&quot;5907D145&quot;/&gt;&lt;wsp:rsid wsp:val=&quot;59172464&quot;/&gt;&lt;wsp:rsid wsp:val=&quot;5924E7A1&quot;/&gt;&lt;wsp:rsid wsp:val=&quot;593476BF&quot;/&gt;&lt;wsp:rsid wsp:val=&quot;5946226D&quot;/&gt;&lt;wsp:rsid wsp:val=&quot;5947D67D&quot;/&gt;&lt;wsp:rsid wsp:val=&quot;594A263F&quot;/&gt;&lt;wsp:rsid wsp:val=&quot;594B5C01&quot;/&gt;&lt;wsp:rsid wsp:val=&quot;5959C314&quot;/&gt;&lt;wsp:rsid wsp:val=&quot;595BBFC3&quot;/&gt;&lt;wsp:rsid wsp:val=&quot;5968EC15&quot;/&gt;&lt;wsp:rsid wsp:val=&quot;596D507B&quot;/&gt;&lt;wsp:rsid wsp:val=&quot;598DEFF6&quot;/&gt;&lt;wsp:rsid wsp:val=&quot;5991BCEB&quot;/&gt;&lt;wsp:rsid wsp:val=&quot;5994FABC&quot;/&gt;&lt;wsp:rsid wsp:val=&quot;599CEA3E&quot;/&gt;&lt;wsp:rsid wsp:val=&quot;59A16051&quot;/&gt;&lt;wsp:rsid wsp:val=&quot;59A4AAEA&quot;/&gt;&lt;wsp:rsid wsp:val=&quot;59A70E69&quot;/&gt;&lt;wsp:rsid wsp:val=&quot;59B24E2D&quot;/&gt;&lt;wsp:rsid wsp:val=&quot;59B3B408&quot;/&gt;&lt;wsp:rsid wsp:val=&quot;59B9A7B4&quot;/&gt;&lt;wsp:rsid wsp:val=&quot;59BDEE3B&quot;/&gt;&lt;wsp:rsid wsp:val=&quot;59C6BF96&quot;/&gt;&lt;wsp:rsid wsp:val=&quot;59D62DCD&quot;/&gt;&lt;wsp:rsid wsp:val=&quot;59DA4CE4&quot;/&gt;&lt;wsp:rsid wsp:val=&quot;59DD6157&quot;/&gt;&lt;wsp:rsid wsp:val=&quot;59DD6C97&quot;/&gt;&lt;wsp:rsid wsp:val=&quot;59E27197&quot;/&gt;&lt;wsp:rsid wsp:val=&quot;59E8232C&quot;/&gt;&lt;wsp:rsid wsp:val=&quot;59EB51BB&quot;/&gt;&lt;wsp:rsid wsp:val=&quot;59F72BDB&quot;/&gt;&lt;wsp:rsid wsp:val=&quot;59F865A1&quot;/&gt;&lt;wsp:rsid wsp:val=&quot;5A065FCB&quot;/&gt;&lt;wsp:rsid wsp:val=&quot;5A0A2B1B&quot;/&gt;&lt;wsp:rsid wsp:val=&quot;5A2045C8&quot;/&gt;&lt;wsp:rsid wsp:val=&quot;5A338D2C&quot;/&gt;&lt;wsp:rsid wsp:val=&quot;5A4F0723&quot;/&gt;&lt;wsp:rsid wsp:val=&quot;5A583588&quot;/&gt;&lt;wsp:rsid wsp:val=&quot;5A5961EE&quot;/&gt;&lt;wsp:rsid wsp:val=&quot;5A6549D1&quot;/&gt;&lt;wsp:rsid wsp:val=&quot;5A6E4286&quot;/&gt;&lt;wsp:rsid wsp:val=&quot;5A83B87D&quot;/&gt;&lt;wsp:rsid wsp:val=&quot;5A88392D&quot;/&gt;&lt;wsp:rsid wsp:val=&quot;5A8928FA&quot;/&gt;&lt;wsp:rsid wsp:val=&quot;5A9A0935&quot;/&gt;&lt;wsp:rsid wsp:val=&quot;5AB43353&quot;/&gt;&lt;wsp:rsid wsp:val=&quot;5AC9C542&quot;/&gt;&lt;wsp:rsid wsp:val=&quot;5AD62191&quot;/&gt;&lt;wsp:rsid wsp:val=&quot;5AE68B6F&quot;/&gt;&lt;wsp:rsid wsp:val=&quot;5AEDFC44&quot;/&gt;&lt;wsp:rsid wsp:val=&quot;5B0F439A&quot;/&gt;&lt;wsp:rsid wsp:val=&quot;5B135F67&quot;/&gt;&lt;wsp:rsid wsp:val=&quot;5B192863&quot;/&gt;&lt;wsp:rsid wsp:val=&quot;5B21C804&quot;/&gt;&lt;wsp:rsid wsp:val=&quot;5B2623A5&quot;/&gt;&lt;wsp:rsid wsp:val=&quot;5B2D96D9&quot;/&gt;&lt;wsp:rsid wsp:val=&quot;5B3FC84A&quot;/&gt;&lt;wsp:rsid wsp:val=&quot;5B56590F&quot;/&gt;&lt;wsp:rsid wsp:val=&quot;5B57F0F1&quot;/&gt;&lt;wsp:rsid wsp:val=&quot;5B5D4591&quot;/&gt;&lt;wsp:rsid wsp:val=&quot;5B5F0ECB&quot;/&gt;&lt;wsp:rsid wsp:val=&quot;5B62117C&quot;/&gt;&lt;wsp:rsid wsp:val=&quot;5B6B7527&quot;/&gt;&lt;wsp:rsid wsp:val=&quot;5B87A683&quot;/&gt;&lt;wsp:rsid wsp:val=&quot;5BAD54D6&quot;/&gt;&lt;wsp:rsid wsp:val=&quot;5BBB0A39&quot;/&gt;&lt;wsp:rsid wsp:val=&quot;5BD4F354&quot;/&gt;&lt;wsp:rsid wsp:val=&quot;5BDB4FF8&quot;/&gt;&lt;wsp:rsid wsp:val=&quot;5BDC2313&quot;/&gt;&lt;wsp:rsid wsp:val=&quot;5BE7C04B&quot;/&gt;&lt;wsp:rsid wsp:val=&quot;5BE9D987&quot;/&gt;&lt;wsp:rsid wsp:val=&quot;5BF65892&quot;/&gt;&lt;wsp:rsid wsp:val=&quot;5BF6C5E6&quot;/&gt;&lt;wsp:rsid wsp:val=&quot;5BF9783D&quot;/&gt;&lt;wsp:rsid wsp:val=&quot;5C0F4EFB&quot;/&gt;&lt;wsp:rsid wsp:val=&quot;5C13A1DC&quot;/&gt;&lt;wsp:rsid wsp:val=&quot;5C27589F&quot;/&gt;&lt;wsp:rsid wsp:val=&quot;5C30F77F&quot;/&gt;&lt;wsp:rsid wsp:val=&quot;5C33B4E2&quot;/&gt;&lt;wsp:rsid wsp:val=&quot;5C3E0FD1&quot;/&gt;&lt;wsp:rsid wsp:val=&quot;5C4C805E&quot;/&gt;&lt;wsp:rsid wsp:val=&quot;5C51FB65&quot;/&gt;&lt;wsp:rsid wsp:val=&quot;5C70CBB4&quot;/&gt;&lt;wsp:rsid wsp:val=&quot;5C9E33ED&quot;/&gt;&lt;wsp:rsid wsp:val=&quot;5CAB69A4&quot;/&gt;&lt;wsp:rsid wsp:val=&quot;5CB239CB&quot;/&gt;&lt;wsp:rsid wsp:val=&quot;5CB6332E&quot;/&gt;&lt;wsp:rsid wsp:val=&quot;5CB8CD81&quot;/&gt;&lt;wsp:rsid wsp:val=&quot;5CB9E863&quot;/&gt;&lt;wsp:rsid wsp:val=&quot;5CBA9173&quot;/&gt;&lt;wsp:rsid wsp:val=&quot;5CC3AF91&quot;/&gt;&lt;wsp:rsid wsp:val=&quot;5CC4E9F8&quot;/&gt;&lt;wsp:rsid wsp:val=&quot;5CC5EBBF&quot;/&gt;&lt;wsp:rsid wsp:val=&quot;5CDD5F16&quot;/&gt;&lt;wsp:rsid wsp:val=&quot;5CEE1BC7&quot;/&gt;&lt;wsp:rsid wsp:val=&quot;5D10D22D&quot;/&gt;&lt;wsp:rsid wsp:val=&quot;5D21AAA8&quot;/&gt;&lt;wsp:rsid wsp:val=&quot;5D26B7D9&quot;/&gt;&lt;wsp:rsid wsp:val=&quot;5D2E3F41&quot;/&gt;&lt;wsp:rsid wsp:val=&quot;5D306379&quot;/&gt;&lt;wsp:rsid wsp:val=&quot;5D3852CD&quot;/&gt;&lt;wsp:rsid wsp:val=&quot;5D40DEE0&quot;/&gt;&lt;wsp:rsid wsp:val=&quot;5D4EFF1F&quot;/&gt;&lt;wsp:rsid wsp:val=&quot;5D7A159F&quot;/&gt;&lt;wsp:rsid wsp:val=&quot;5D8D5AE5&quot;/&gt;&lt;wsp:rsid wsp:val=&quot;5DAC164D&quot;/&gt;&lt;wsp:rsid wsp:val=&quot;5DACA83A&quot;/&gt;&lt;wsp:rsid wsp:val=&quot;5DACFC30&quot;/&gt;&lt;wsp:rsid wsp:val=&quot;5DB4298A&quot;/&gt;&lt;wsp:rsid wsp:val=&quot;5DB903C1&quot;/&gt;&lt;wsp:rsid wsp:val=&quot;5DC3A458&quot;/&gt;&lt;wsp:rsid wsp:val=&quot;5DC99928&quot;/&gt;&lt;wsp:rsid wsp:val=&quot;5DE720A6&quot;/&gt;&lt;wsp:rsid wsp:val=&quot;5DEA15B7&quot;/&gt;&lt;wsp:rsid wsp:val=&quot;5E00D783&quot;/&gt;&lt;wsp:rsid wsp:val=&quot;5E063F12&quot;/&gt;&lt;wsp:rsid wsp:val=&quot;5E0B3DCC&quot;/&gt;&lt;wsp:rsid wsp:val=&quot;5E169075&quot;/&gt;&lt;wsp:rsid wsp:val=&quot;5E20EC1A&quot;/&gt;&lt;wsp:rsid wsp:val=&quot;5E215608&quot;/&gt;&lt;wsp:rsid wsp:val=&quot;5E2347AE&quot;/&gt;&lt;wsp:rsid wsp:val=&quot;5E24373C&quot;/&gt;&lt;wsp:rsid wsp:val=&quot;5E444175&quot;/&gt;&lt;wsp:rsid wsp:val=&quot;5E44FB5C&quot;/&gt;&lt;wsp:rsid wsp:val=&quot;5E70E52B&quot;/&gt;&lt;wsp:rsid wsp:val=&quot;5E89F24B&quot;/&gt;&lt;wsp:rsid wsp:val=&quot;5E8F67D0&quot;/&gt;&lt;wsp:rsid wsp:val=&quot;5EA5AB5F&quot;/&gt;&lt;wsp:rsid wsp:val=&quot;5EAF9F17&quot;/&gt;&lt;wsp:rsid wsp:val=&quot;5EB3ADCE&quot;/&gt;&lt;wsp:rsid wsp:val=&quot;5EB4CCE5&quot;/&gt;&lt;wsp:rsid wsp:val=&quot;5ECA9CFE&quot;/&gt;&lt;wsp:rsid wsp:val=&quot;5ECCD61D&quot;/&gt;&lt;wsp:rsid wsp:val=&quot;5EDA2121&quot;/&gt;&lt;wsp:rsid wsp:val=&quot;5F000967&quot;/&gt;&lt;wsp:rsid wsp:val=&quot;5F0257B0&quot;/&gt;&lt;wsp:rsid wsp:val=&quot;5F035872&quot;/&gt;&lt;wsp:rsid wsp:val=&quot;5F0588FC&quot;/&gt;&lt;wsp:rsid wsp:val=&quot;5F188640&quot;/&gt;&lt;wsp:rsid wsp:val=&quot;5F19C7D7&quot;/&gt;&lt;wsp:rsid wsp:val=&quot;5F1B2B36&quot;/&gt;&lt;wsp:rsid wsp:val=&quot;5F253C3F&quot;/&gt;&lt;wsp:rsid wsp:val=&quot;5F2B85A3&quot;/&gt;&lt;wsp:rsid wsp:val=&quot;5F355FD3&quot;/&gt;&lt;wsp:rsid wsp:val=&quot;5F3E0317&quot;/&gt;&lt;wsp:rsid wsp:val=&quot;5F3EA5FD&quot;/&gt;&lt;wsp:rsid wsp:val=&quot;5F5A16BC&quot;/&gt;&lt;wsp:rsid wsp:val=&quot;5F718FC6&quot;/&gt;&lt;wsp:rsid wsp:val=&quot;5F741006&quot;/&gt;&lt;wsp:rsid wsp:val=&quot;5F76C133&quot;/&gt;&lt;wsp:rsid wsp:val=&quot;5F7969F4&quot;/&gt;&lt;wsp:rsid wsp:val=&quot;5F869B45&quot;/&gt;&lt;wsp:rsid wsp:val=&quot;5F8833D9&quot;/&gt;&lt;wsp:rsid wsp:val=&quot;5F899C27&quot;/&gt;&lt;wsp:rsid wsp:val=&quot;5F8AA746&quot;/&gt;&lt;wsp:rsid wsp:val=&quot;5F8C12BD&quot;/&gt;&lt;wsp:rsid wsp:val=&quot;5F940BB0&quot;/&gt;&lt;wsp:rsid wsp:val=&quot;5F9515DE&quot;/&gt;&lt;wsp:rsid wsp:val=&quot;5F9B0D23&quot;/&gt;&lt;wsp:rsid wsp:val=&quot;5F9DE780&quot;/&gt;&lt;wsp:rsid wsp:val=&quot;5FAB507C&quot;/&gt;&lt;wsp:rsid wsp:val=&quot;5FB36B45&quot;/&gt;&lt;wsp:rsid wsp:val=&quot;5FE763D0&quot;/&gt;&lt;wsp:rsid wsp:val=&quot;5FF98C62&quot;/&gt;&lt;wsp:rsid wsp:val=&quot;5FFE69D5&quot;/&gt;&lt;wsp:rsid wsp:val=&quot;6007D723&quot;/&gt;&lt;wsp:rsid wsp:val=&quot;6015DF26&quot;/&gt;&lt;wsp:rsid wsp:val=&quot;60213443&quot;/&gt;&lt;wsp:rsid wsp:val=&quot;60534805&quot;/&gt;&lt;wsp:rsid wsp:val=&quot;6054089D&quot;/&gt;&lt;wsp:rsid wsp:val=&quot;605A38FF&quot;/&gt;&lt;wsp:rsid wsp:val=&quot;605E589B&quot;/&gt;&lt;wsp:rsid wsp:val=&quot;606249CF&quot;/&gt;&lt;wsp:rsid wsp:val=&quot;606AB064&quot;/&gt;&lt;wsp:rsid wsp:val=&quot;608BADB7&quot;/&gt;&lt;wsp:rsid wsp:val=&quot;608FD379&quot;/&gt;&lt;wsp:rsid wsp:val=&quot;60916271&quot;/&gt;&lt;wsp:rsid wsp:val=&quot;6099DC62&quot;/&gt;&lt;wsp:rsid wsp:val=&quot;609A2390&quot;/&gt;&lt;wsp:rsid wsp:val=&quot;60AD691A&quot;/&gt;&lt;wsp:rsid wsp:val=&quot;60B0B959&quot;/&gt;&lt;wsp:rsid wsp:val=&quot;60B59838&quot;/&gt;&lt;wsp:rsid wsp:val=&quot;60BC3994&quot;/&gt;&lt;wsp:rsid wsp:val=&quot;60C86E86&quot;/&gt;&lt;wsp:rsid wsp:val=&quot;60C8B91F&quot;/&gt;&lt;wsp:rsid wsp:val=&quot;60CDAA16&quot;/&gt;&lt;wsp:rsid wsp:val=&quot;60D339C0&quot;/&gt;&lt;wsp:rsid wsp:val=&quot;60D8F17E&quot;/&gt;&lt;wsp:rsid wsp:val=&quot;60D9FB41&quot;/&gt;&lt;wsp:rsid wsp:val=&quot;60EA4ED7&quot;/&gt;&lt;wsp:rsid wsp:val=&quot;60F5E71D&quot;/&gt;&lt;wsp:rsid wsp:val=&quot;6106698F&quot;/&gt;&lt;wsp:rsid wsp:val=&quot;61096360&quot;/&gt;&lt;wsp:rsid wsp:val=&quot;61130D22&quot;/&gt;&lt;wsp:rsid wsp:val=&quot;611BC462&quot;/&gt;&lt;wsp:rsid wsp:val=&quot;612EA4B8&quot;/&gt;&lt;wsp:rsid wsp:val=&quot;6144D4B9&quot;/&gt;&lt;wsp:rsid wsp:val=&quot;61480F64&quot;/&gt;&lt;wsp:rsid wsp:val=&quot;615064D6&quot;/&gt;&lt;wsp:rsid wsp:val=&quot;6151B7E1&quot;/&gt;&lt;wsp:rsid wsp:val=&quot;6156C434&quot;/&gt;&lt;wsp:rsid wsp:val=&quot;616BD753&quot;/&gt;&lt;wsp:rsid wsp:val=&quot;617B0BD1&quot;/&gt;&lt;wsp:rsid wsp:val=&quot;617B1187&quot;/&gt;&lt;wsp:rsid wsp:val=&quot;619707E5&quot;/&gt;&lt;wsp:rsid wsp:val=&quot;619E4ABD&quot;/&gt;&lt;wsp:rsid wsp:val=&quot;61AE4C69&quot;/&gt;&lt;wsp:rsid wsp:val=&quot;61D9F2CE&quot;/&gt;&lt;wsp:rsid wsp:val=&quot;61DF7624&quot;/&gt;&lt;wsp:rsid wsp:val=&quot;61E4E091&quot;/&gt;&lt;wsp:rsid wsp:val=&quot;61EEA432&quot;/&gt;&lt;wsp:rsid wsp:val=&quot;61F62285&quot;/&gt;&lt;wsp:rsid wsp:val=&quot;61F8F3F7&quot;/&gt;&lt;wsp:rsid wsp:val=&quot;6222B11D&quot;/&gt;&lt;wsp:rsid wsp:val=&quot;6234D1D6&quot;/&gt;&lt;wsp:rsid wsp:val=&quot;62465C4D&quot;/&gt;&lt;wsp:rsid wsp:val=&quot;6259E902&quot;/&gt;&lt;wsp:rsid wsp:val=&quot;62632665&quot;/&gt;&lt;wsp:rsid wsp:val=&quot;6275E55F&quot;/&gt;&lt;wsp:rsid wsp:val=&quot;627F259B&quot;/&gt;&lt;wsp:rsid wsp:val=&quot;62B25BA1&quot;/&gt;&lt;wsp:rsid wsp:val=&quot;62C13CE9&quot;/&gt;&lt;wsp:rsid wsp:val=&quot;62DD29AC&quot;/&gt;&lt;wsp:rsid wsp:val=&quot;62E2D029&quot;/&gt;&lt;wsp:rsid wsp:val=&quot;62F8DB63&quot;/&gt;&lt;wsp:rsid wsp:val=&quot;62F9DBA9&quot;/&gt;&lt;wsp:rsid wsp:val=&quot;62FA276D&quot;/&gt;&lt;wsp:rsid wsp:val=&quot;63012D22&quot;/&gt;&lt;wsp:rsid wsp:val=&quot;63116583&quot;/&gt;&lt;wsp:rsid wsp:val=&quot;631C51BF&quot;/&gt;&lt;wsp:rsid wsp:val=&quot;6321F755&quot;/&gt;&lt;wsp:rsid wsp:val=&quot;634847D7&quot;/&gt;&lt;wsp:rsid wsp:val=&quot;63503CF8&quot;/&gt;&lt;wsp:rsid wsp:val=&quot;63552FF9&quot;/&gt;&lt;wsp:rsid wsp:val=&quot;635AB8E7&quot;/&gt;&lt;wsp:rsid wsp:val=&quot;635D636E&quot;/&gt;&lt;wsp:rsid wsp:val=&quot;6381B6CC&quot;/&gt;&lt;wsp:rsid wsp:val=&quot;638D12FB&quot;/&gt;&lt;wsp:rsid wsp:val=&quot;63A30D7D&quot;/&gt;&lt;wsp:rsid wsp:val=&quot;63A6EE0E&quot;/&gt;&lt;wsp:rsid wsp:val=&quot;63B159EC&quot;/&gt;&lt;wsp:rsid wsp:val=&quot;63B25F40&quot;/&gt;&lt;wsp:rsid wsp:val=&quot;63B463C5&quot;/&gt;&lt;wsp:rsid wsp:val=&quot;63B55B6B&quot;/&gt;&lt;wsp:rsid wsp:val=&quot;63B90356&quot;/&gt;&lt;wsp:rsid wsp:val=&quot;63C81715&quot;/&gt;&lt;wsp:rsid wsp:val=&quot;63C9F937&quot;/&gt;&lt;wsp:rsid wsp:val=&quot;63CCD47D&quot;/&gt;&lt;wsp:rsid wsp:val=&quot;63D2D9B5&quot;/&gt;&lt;wsp:rsid wsp:val=&quot;63D39C3C&quot;/&gt;&lt;wsp:rsid wsp:val=&quot;63DB5E56&quot;/&gt;&lt;wsp:rsid wsp:val=&quot;63E27D1E&quot;/&gt;&lt;wsp:rsid wsp:val=&quot;63E61223&quot;/&gt;&lt;wsp:rsid wsp:val=&quot;63FEF6C6&quot;/&gt;&lt;wsp:rsid wsp:val=&quot;6414509F&quot;/&gt;&lt;wsp:rsid wsp:val=&quot;64177AAC&quot;/&gt;&lt;wsp:rsid wsp:val=&quot;641937A5&quot;/&gt;&lt;wsp:rsid wsp:val=&quot;641BE094&quot;/&gt;&lt;wsp:rsid wsp:val=&quot;6427D403&quot;/&gt;&lt;wsp:rsid wsp:val=&quot;6429B8FF&quot;/&gt;&lt;wsp:rsid wsp:val=&quot;642C9B45&quot;/&gt;&lt;wsp:rsid wsp:val=&quot;643BDF42&quot;/&gt;&lt;wsp:rsid wsp:val=&quot;644966CF&quot;/&gt;&lt;wsp:rsid wsp:val=&quot;6449C01A&quot;/&gt;&lt;wsp:rsid wsp:val=&quot;644B1595&quot;/&gt;&lt;wsp:rsid wsp:val=&quot;645999E8&quot;/&gt;&lt;wsp:rsid wsp:val=&quot;645EC164&quot;/&gt;&lt;wsp:rsid wsp:val=&quot;646D9C2C&quot;/&gt;&lt;wsp:rsid wsp:val=&quot;646ED40E&quot;/&gt;&lt;wsp:rsid wsp:val=&quot;6475ED7B&quot;/&gt;&lt;wsp:rsid wsp:val=&quot;64845752&quot;/&gt;&lt;wsp:rsid wsp:val=&quot;6492D0DA&quot;/&gt;&lt;wsp:rsid wsp:val=&quot;64936D80&quot;/&gt;&lt;wsp:rsid wsp:val=&quot;64999244&quot;/&gt;&lt;wsp:rsid wsp:val=&quot;64AEB9EA&quot;/&gt;&lt;wsp:rsid wsp:val=&quot;64C1C5C1&quot;/&gt;&lt;wsp:rsid wsp:val=&quot;64C3D3E7&quot;/&gt;&lt;wsp:rsid wsp:val=&quot;64C7B069&quot;/&gt;&lt;wsp:rsid wsp:val=&quot;64D53A69&quot;/&gt;&lt;wsp:rsid wsp:val=&quot;64DB52C5&quot;/&gt;&lt;wsp:rsid wsp:val=&quot;64E179E3&quot;/&gt;&lt;wsp:rsid wsp:val=&quot;64EDA600&quot;/&gt;&lt;wsp:rsid wsp:val=&quot;6502D4F6&quot;/&gt;&lt;wsp:rsid wsp:val=&quot;65201782&quot;/&gt;&lt;wsp:rsid wsp:val=&quot;65336C81&quot;/&gt;&lt;wsp:rsid wsp:val=&quot;65381F36&quot;/&gt;&lt;wsp:rsid wsp:val=&quot;6541DEC2&quot;/&gt;&lt;wsp:rsid wsp:val=&quot;65451901&quot;/&gt;&lt;wsp:rsid wsp:val=&quot;65456FA0&quot;/&gt;&lt;wsp:rsid wsp:val=&quot;6545A031&quot;/&gt;&lt;wsp:rsid wsp:val=&quot;654768D1&quot;/&gt;&lt;wsp:rsid wsp:val=&quot;654A56DA&quot;/&gt;&lt;wsp:rsid wsp:val=&quot;6568A4DE&quot;/&gt;&lt;wsp:rsid wsp:val=&quot;65781C74&quot;/&gt;&lt;wsp:rsid wsp:val=&quot;65826F64&quot;/&gt;&lt;wsp:rsid wsp:val=&quot;65B1955D&quot;/&gt;&lt;wsp:rsid wsp:val=&quot;65B2F332&quot;/&gt;&lt;wsp:rsid wsp:val=&quot;65F8DDAB&quot;/&gt;&lt;wsp:rsid wsp:val=&quot;6612A6D0&quot;/&gt;&lt;wsp:rsid wsp:val=&quot;66156731&quot;/&gt;&lt;wsp:rsid wsp:val=&quot;6638B710&quot;/&gt;&lt;wsp:rsid wsp:val=&quot;664BAC18&quot;/&gt;&lt;wsp:rsid wsp:val=&quot;6669A9DF&quot;/&gt;&lt;wsp:rsid wsp:val=&quot;667B78E1&quot;/&gt;&lt;wsp:rsid wsp:val=&quot;667FB27E&quot;/&gt;&lt;wsp:rsid wsp:val=&quot;66850F83&quot;/&gt;&lt;wsp:rsid wsp:val=&quot;66A139FF&quot;/&gt;&lt;wsp:rsid wsp:val=&quot;66A89A43&quot;/&gt;&lt;wsp:rsid wsp:val=&quot;66C79556&quot;/&gt;&lt;wsp:rsid wsp:val=&quot;66C9C1AB&quot;/&gt;&lt;wsp:rsid wsp:val=&quot;66E4306D&quot;/&gt;&lt;wsp:rsid wsp:val=&quot;66F3114F&quot;/&gt;&lt;wsp:rsid wsp:val=&quot;66F571CD&quot;/&gt;&lt;wsp:rsid wsp:val=&quot;66F76A11&quot;/&gt;&lt;wsp:rsid wsp:val=&quot;66FF37CD&quot;/&gt;&lt;wsp:rsid wsp:val=&quot;66FFCAE1&quot;/&gt;&lt;wsp:rsid wsp:val=&quot;67006042&quot;/&gt;&lt;wsp:rsid wsp:val=&quot;67087ED0&quot;/&gt;&lt;wsp:rsid wsp:val=&quot;671E0772&quot;/&gt;&lt;wsp:rsid wsp:val=&quot;671E9A17&quot;/&gt;&lt;wsp:rsid wsp:val=&quot;6731D2EE&quot;/&gt;&lt;wsp:rsid wsp:val=&quot;67340706&quot;/&gt;&lt;wsp:rsid wsp:val=&quot;673B6DCE&quot;/&gt;&lt;wsp:rsid wsp:val=&quot;674A2028&quot;/&gt;&lt;wsp:rsid wsp:val=&quot;674A8449&quot;/&gt;&lt;wsp:rsid wsp:val=&quot;674DD4EB&quot;/&gt;&lt;wsp:rsid wsp:val=&quot;67529A27&quot;/&gt;&lt;wsp:rsid wsp:val=&quot;67538156&quot;/&gt;&lt;wsp:rsid wsp:val=&quot;67566DAE&quot;/&gt;&lt;wsp:rsid wsp:val=&quot;675779E8&quot;/&gt;&lt;wsp:rsid wsp:val=&quot;676DF1DD&quot;/&gt;&lt;wsp:rsid wsp:val=&quot;677D4FE0&quot;/&gt;&lt;wsp:rsid wsp:val=&quot;67845634&quot;/&gt;&lt;wsp:rsid wsp:val=&quot;6785861F&quot;/&gt;&lt;wsp:rsid wsp:val=&quot;6787D7B4&quot;/&gt;&lt;wsp:rsid wsp:val=&quot;67880BDE&quot;/&gt;&lt;wsp:rsid wsp:val=&quot;678E23C2&quot;/&gt;&lt;wsp:rsid wsp:val=&quot;679076C6&quot;/&gt;&lt;wsp:rsid wsp:val=&quot;67B0D577&quot;/&gt;&lt;wsp:rsid wsp:val=&quot;67C479A8&quot;/&gt;&lt;wsp:rsid wsp:val=&quot;67C850F6&quot;/&gt;&lt;wsp:rsid wsp:val=&quot;67CA7B18&quot;/&gt;&lt;wsp:rsid wsp:val=&quot;67DC0133&quot;/&gt;&lt;wsp:rsid wsp:val=&quot;67E8EE9B&quot;/&gt;&lt;wsp:rsid wsp:val=&quot;67E9A21E&quot;/&gt;&lt;wsp:rsid wsp:val=&quot;67F4FECC&quot;/&gt;&lt;wsp:rsid wsp:val=&quot;68015E5E&quot;/&gt;&lt;wsp:rsid wsp:val=&quot;68034FBD&quot;/&gt;&lt;wsp:rsid wsp:val=&quot;680F9295&quot;/&gt;&lt;wsp:rsid wsp:val=&quot;68161DCB&quot;/&gt;&lt;wsp:rsid wsp:val=&quot;6826B1B1&quot;/&gt;&lt;wsp:rsid wsp:val=&quot;6827E340&quot;/&gt;&lt;wsp:rsid wsp:val=&quot;6837B875&quot;/&gt;&lt;wsp:rsid wsp:val=&quot;6837EE16&quot;/&gt;&lt;wsp:rsid wsp:val=&quot;68382B29&quot;/&gt;&lt;wsp:rsid wsp:val=&quot;683E49F4&quot;/&gt;&lt;wsp:rsid wsp:val=&quot;68409484&quot;/&gt;&lt;wsp:rsid wsp:val=&quot;684236B4&quot;/&gt;&lt;wsp:rsid wsp:val=&quot;684B4869&quot;/&gt;&lt;wsp:rsid wsp:val=&quot;6866230D&quot;/&gt;&lt;wsp:rsid wsp:val=&quot;68A045A0&quot;/&gt;&lt;wsp:rsid wsp:val=&quot;68B7D924&quot;/&gt;&lt;wsp:rsid wsp:val=&quot;68B7E09E&quot;/&gt;&lt;wsp:rsid wsp:val=&quot;68CE42A9&quot;/&gt;&lt;wsp:rsid wsp:val=&quot;68D66B69&quot;/&gt;&lt;wsp:rsid wsp:val=&quot;68ECFB57&quot;/&gt;&lt;wsp:rsid wsp:val=&quot;68EF55D4&quot;/&gt;&lt;wsp:rsid wsp:val=&quot;68F60C30&quot;/&gt;&lt;wsp:rsid wsp:val=&quot;68F85317&quot;/&gt;&lt;wsp:rsid wsp:val=&quot;69114D46&quot;/&gt;&lt;wsp:rsid wsp:val=&quot;69143C0A&quot;/&gt;&lt;wsp:rsid wsp:val=&quot;692053DA&quot;/&gt;&lt;wsp:rsid wsp:val=&quot;69420CE4&quot;/&gt;&lt;wsp:rsid wsp:val=&quot;6948ADBC&quot;/&gt;&lt;wsp:rsid wsp:val=&quot;694F1660&quot;/&gt;&lt;wsp:rsid wsp:val=&quot;69612175&quot;/&gt;&lt;wsp:rsid wsp:val=&quot;698BF11D&quot;/&gt;&lt;wsp:rsid wsp:val=&quot;69A36077&quot;/&gt;&lt;wsp:rsid wsp:val=&quot;69A58B84&quot;/&gt;&lt;wsp:rsid wsp:val=&quot;69AF2636&quot;/&gt;&lt;wsp:rsid wsp:val=&quot;69B859F2&quot;/&gt;&lt;wsp:rsid wsp:val=&quot;69C91D6A&quot;/&gt;&lt;wsp:rsid wsp:val=&quot;69CE1B2D&quot;/&gt;&lt;wsp:rsid wsp:val=&quot;69E36D5B&quot;/&gt;&lt;wsp:rsid wsp:val=&quot;69FC4BA9&quot;/&gt;&lt;wsp:rsid wsp:val=&quot;6A061F63&quot;/&gt;&lt;wsp:rsid wsp:val=&quot;6A2294A9&quot;/&gt;&lt;wsp:rsid wsp:val=&quot;6A25D980&quot;/&gt;&lt;wsp:rsid wsp:val=&quot;6A273909&quot;/&gt;&lt;wsp:rsid wsp:val=&quot;6A294793&quot;/&gt;&lt;wsp:rsid wsp:val=&quot;6A38A927&quot;/&gt;&lt;wsp:rsid wsp:val=&quot;6A3AA697&quot;/&gt;&lt;wsp:rsid wsp:val=&quot;6A3BB3FB&quot;/&gt;&lt;wsp:rsid wsp:val=&quot;6A54B197&quot;/&gt;&lt;wsp:rsid wsp:val=&quot;6A5C4413&quot;/&gt;&lt;wsp:rsid wsp:val=&quot;6A5E0E15&quot;/&gt;&lt;wsp:rsid wsp:val=&quot;6A60D67A&quot;/&gt;&lt;wsp:rsid wsp:val=&quot;6A72CB4B&quot;/&gt;&lt;wsp:rsid wsp:val=&quot;6A773672&quot;/&gt;&lt;wsp:rsid wsp:val=&quot;6A7DDA8B&quot;/&gt;&lt;wsp:rsid wsp:val=&quot;6A80C5C7&quot;/&gt;&lt;wsp:rsid wsp:val=&quot;6A9C42D4&quot;/&gt;&lt;wsp:rsid wsp:val=&quot;6AA34D5B&quot;/&gt;&lt;wsp:rsid wsp:val=&quot;6AC282BB&quot;/&gt;&lt;wsp:rsid wsp:val=&quot;6AC61532&quot;/&gt;&lt;wsp:rsid wsp:val=&quot;6ACB1D93&quot;/&gt;&lt;wsp:rsid wsp:val=&quot;6ACD1A3C&quot;/&gt;&lt;wsp:rsid wsp:val=&quot;6ACE0F3B&quot;/&gt;&lt;wsp:rsid wsp:val=&quot;6ACEB865&quot;/&gt;&lt;wsp:rsid wsp:val=&quot;6AD250CE&quot;/&gt;&lt;wsp:rsid wsp:val=&quot;6AE5A4E8&quot;/&gt;&lt;wsp:rsid wsp:val=&quot;6AF030EE&quot;/&gt;&lt;wsp:rsid wsp:val=&quot;6AFDA67A&quot;/&gt;&lt;wsp:rsid wsp:val=&quot;6B026827&quot;/&gt;&lt;wsp:rsid wsp:val=&quot;6B22CB2A&quot;/&gt;&lt;wsp:rsid wsp:val=&quot;6B23EFBB&quot;/&gt;&lt;wsp:rsid wsp:val=&quot;6B2AFAA4&quot;/&gt;&lt;wsp:rsid wsp:val=&quot;6B2FE3A5&quot;/&gt;&lt;wsp:rsid wsp:val=&quot;6B3D8605&quot;/&gt;&lt;wsp:rsid wsp:val=&quot;6B42BFF9&quot;/&gt;&lt;wsp:rsid wsp:val=&quot;6B47AA41&quot;/&gt;&lt;wsp:rsid wsp:val=&quot;6B485F0B&quot;/&gt;&lt;wsp:rsid wsp:val=&quot;6B5DC526&quot;/&gt;&lt;wsp:rsid wsp:val=&quot;6B6A869C&quot;/&gt;&lt;wsp:rsid wsp:val=&quot;6B833A60&quot;/&gt;&lt;wsp:rsid wsp:val=&quot;6B83E933&quot;/&gt;&lt;wsp:rsid wsp:val=&quot;6B8A2D1C&quot;/&gt;&lt;wsp:rsid wsp:val=&quot;6BA565C4&quot;/&gt;&lt;wsp:rsid wsp:val=&quot;6BC34DCF&quot;/&gt;&lt;wsp:rsid wsp:val=&quot;6BCB49C3&quot;/&gt;&lt;wsp:rsid wsp:val=&quot;6BCEC331&quot;/&gt;&lt;wsp:rsid wsp:val=&quot;6BD676F8&quot;/&gt;&lt;wsp:rsid wsp:val=&quot;6BD80A34&quot;/&gt;&lt;wsp:rsid wsp:val=&quot;6BF7CB57&quot;/&gt;&lt;wsp:rsid wsp:val=&quot;6BFAACE9&quot;/&gt;&lt;wsp:rsid wsp:val=&quot;6C055437&quot;/&gt;&lt;wsp:rsid wsp:val=&quot;6C1DB24B&quot;/&gt;&lt;wsp:rsid wsp:val=&quot;6C1DB4EC&quot;/&gt;&lt;wsp:rsid wsp:val=&quot;6C378952&quot;/&gt;&lt;wsp:rsid wsp:val=&quot;6C3794DD&quot;/&gt;&lt;wsp:rsid wsp:val=&quot;6C44FCB5&quot;/&gt;&lt;wsp:rsid wsp:val=&quot;6C48EE08&quot;/&gt;&lt;wsp:rsid wsp:val=&quot;6C617401&quot;/&gt;&lt;wsp:rsid wsp:val=&quot;6C62F198&quot;/&gt;&lt;wsp:rsid wsp:val=&quot;6C6726D9&quot;/&gt;&lt;wsp:rsid wsp:val=&quot;6C6A7B21&quot;/&gt;&lt;wsp:rsid wsp:val=&quot;6C791567&quot;/&gt;&lt;wsp:rsid wsp:val=&quot;6C80D319&quot;/&gt;&lt;wsp:rsid wsp:val=&quot;6C8DC627&quot;/&gt;&lt;wsp:rsid wsp:val=&quot;6C99D7C0&quot;/&gt;&lt;wsp:rsid wsp:val=&quot;6CB5B20D&quot;/&gt;&lt;wsp:rsid wsp:val=&quot;6CC9DB12&quot;/&gt;&lt;wsp:rsid wsp:val=&quot;6CE2AF35&quot;/&gt;&lt;wsp:rsid wsp:val=&quot;6CEDA169&quot;/&gt;&lt;wsp:rsid wsp:val=&quot;6CF4397C&quot;/&gt;&lt;wsp:rsid wsp:val=&quot;6CF5875C&quot;/&gt;&lt;wsp:rsid wsp:val=&quot;6CF92EFC&quot;/&gt;&lt;wsp:rsid wsp:val=&quot;6CF9A596&quot;/&gt;&lt;wsp:rsid wsp:val=&quot;6D23A33F&quot;/&gt;&lt;wsp:rsid wsp:val=&quot;6D291110&quot;/&gt;&lt;wsp:rsid wsp:val=&quot;6D2F7CCE&quot;/&gt;&lt;wsp:rsid wsp:val=&quot;6D43EC7E&quot;/&gt;&lt;wsp:rsid wsp:val=&quot;6D498901&quot;/&gt;&lt;wsp:rsid wsp:val=&quot;6D56A89B&quot;/&gt;&lt;wsp:rsid wsp:val=&quot;6D5931EE&quot;/&gt;&lt;wsp:rsid wsp:val=&quot;6D730DAC&quot;/&gt;&lt;wsp:rsid wsp:val=&quot;6D81405D&quot;/&gt;&lt;wsp:rsid wsp:val=&quot;6D8B134D&quot;/&gt;&lt;wsp:rsid wsp:val=&quot;6D947C4D&quot;/&gt;&lt;wsp:rsid wsp:val=&quot;6DB8EA7B&quot;/&gt;&lt;wsp:rsid wsp:val=&quot;6DBF4428&quot;/&gt;&lt;wsp:rsid wsp:val=&quot;6DC2C20B&quot;/&gt;&lt;wsp:rsid wsp:val=&quot;6DC76B51&quot;/&gt;&lt;wsp:rsid wsp:val=&quot;6DCB801E&quot;/&gt;&lt;wsp:rsid wsp:val=&quot;6DDB6195&quot;/&gt;&lt;wsp:rsid wsp:val=&quot;6DDF6789&quot;/&gt;&lt;wsp:rsid wsp:val=&quot;6DE13FD4&quot;/&gt;&lt;wsp:rsid wsp:val=&quot;6E06CAE9&quot;/&gt;&lt;wsp:rsid wsp:val=&quot;6E0C7A0B&quot;/&gt;&lt;wsp:rsid wsp:val=&quot;6E119F60&quot;/&gt;&lt;wsp:rsid wsp:val=&quot;6E1846C9&quot;/&gt;&lt;wsp:rsid wsp:val=&quot;6E274C2D&quot;/&gt;&lt;wsp:rsid wsp:val=&quot;6E3DB2B6&quot;/&gt;&lt;wsp:rsid wsp:val=&quot;6E49D5E9&quot;/&gt;&lt;wsp:rsid wsp:val=&quot;6E4BD401&quot;/&gt;&lt;wsp:rsid wsp:val=&quot;6E51A3D0&quot;/&gt;&lt;wsp:rsid wsp:val=&quot;6E51AF0C&quot;/&gt;&lt;wsp:rsid wsp:val=&quot;6E584671&quot;/&gt;&lt;wsp:rsid wsp:val=&quot;6E675196&quot;/&gt;&lt;wsp:rsid wsp:val=&quot;6E76CBDA&quot;/&gt;&lt;wsp:rsid wsp:val=&quot;6E7FE7CA&quot;/&gt;&lt;wsp:rsid wsp:val=&quot;6E817552&quot;/&gt;&lt;wsp:rsid wsp:val=&quot;6E8B666E&quot;/&gt;&lt;wsp:rsid wsp:val=&quot;6EA312A5&quot;/&gt;&lt;wsp:rsid wsp:val=&quot;6EA58E84&quot;/&gt;&lt;wsp:rsid wsp:val=&quot;6EA93A9C&quot;/&gt;&lt;wsp:rsid wsp:val=&quot;6EAB932F&quot;/&gt;&lt;wsp:rsid wsp:val=&quot;6EB50EEF&quot;/&gt;&lt;wsp:rsid wsp:val=&quot;6ECD035E&quot;/&gt;&lt;wsp:rsid wsp:val=&quot;6ECDFF7D&quot;/&gt;&lt;wsp:rsid wsp:val=&quot;6EE1F1A9&quot;/&gt;&lt;wsp:rsid wsp:val=&quot;6EE3F614&quot;/&gt;&lt;wsp:rsid wsp:val=&quot;6EEF7C74&quot;/&gt;&lt;wsp:rsid wsp:val=&quot;6F02FB69&quot;/&gt;&lt;wsp:rsid wsp:val=&quot;6F0A4B02&quot;/&gt;&lt;wsp:rsid wsp:val=&quot;6F133AD9&quot;/&gt;&lt;wsp:rsid wsp:val=&quot;6F15EBC4&quot;/&gt;&lt;wsp:rsid wsp:val=&quot;6F1B62FC&quot;/&gt;&lt;wsp:rsid wsp:val=&quot;6F1E1AB7&quot;/&gt;&lt;wsp:rsid wsp:val=&quot;6F37D927&quot;/&gt;&lt;wsp:rsid wsp:val=&quot;6F3CA92E&quot;/&gt;&lt;wsp:rsid wsp:val=&quot;6F3DC1E3&quot;/&gt;&lt;wsp:rsid wsp:val=&quot;6F459E3D&quot;/&gt;&lt;wsp:rsid wsp:val=&quot;6F580A44&quot;/&gt;&lt;wsp:rsid wsp:val=&quot;6F6DE78E&quot;/&gt;&lt;wsp:rsid wsp:val=&quot;6F7115B8&quot;/&gt;&lt;wsp:rsid wsp:val=&quot;6F76BE7E&quot;/&gt;&lt;wsp:rsid wsp:val=&quot;6F84FEC8&quot;/&gt;&lt;wsp:rsid wsp:val=&quot;6F8BF9DA&quot;/&gt;&lt;wsp:rsid wsp:val=&quot;6F8C0E1A&quot;/&gt;&lt;wsp:rsid wsp:val=&quot;6F912D8F&quot;/&gt;&lt;wsp:rsid wsp:val=&quot;6FA0D5C1&quot;/&gt;&lt;wsp:rsid wsp:val=&quot;6FB04ED3&quot;/&gt;&lt;wsp:rsid wsp:val=&quot;6FC9A3F8&quot;/&gt;&lt;wsp:rsid wsp:val=&quot;6FD0602B&quot;/&gt;&lt;wsp:rsid wsp:val=&quot;6FE2C89B&quot;/&gt;&lt;wsp:rsid wsp:val=&quot;7009EB68&quot;/&gt;&lt;wsp:rsid wsp:val=&quot;70112BB5&quot;/&gt;&lt;wsp:rsid wsp:val=&quot;70163C38&quot;/&gt;&lt;wsp:rsid wsp:val=&quot;7027D61B&quot;/&gt;&lt;wsp:rsid wsp:val=&quot;70345839&quot;/&gt;&lt;wsp:rsid wsp:val=&quot;7035319B&quot;/&gt;&lt;wsp:rsid wsp:val=&quot;7037CCAE&quot;/&gt;&lt;wsp:rsid wsp:val=&quot;70421F70&quot;/&gt;&lt;wsp:rsid wsp:val=&quot;7046FA88&quot;/&gt;&lt;wsp:rsid wsp:val=&quot;70477BE2&quot;/&gt;&lt;wsp:rsid wsp:val=&quot;704C2632&quot;/&gt;&lt;wsp:rsid wsp:val=&quot;704D2DFD&quot;/&gt;&lt;wsp:rsid wsp:val=&quot;70503319&quot;/&gt;&lt;wsp:rsid wsp:val=&quot;70578E50&quot;/&gt;&lt;wsp:rsid wsp:val=&quot;706403B1&quot;/&gt;&lt;wsp:rsid wsp:val=&quot;706840DC&quot;/&gt;&lt;wsp:rsid wsp:val=&quot;706DABEA&quot;/&gt;&lt;wsp:rsid wsp:val=&quot;706F7D0C&quot;/&gt;&lt;wsp:rsid wsp:val=&quot;707B467C&quot;/&gt;&lt;wsp:rsid wsp:val=&quot;708607CD&quot;/&gt;&lt;wsp:rsid wsp:val=&quot;709987D7&quot;/&gt;&lt;wsp:rsid wsp:val=&quot;70B816A4&quot;/&gt;&lt;wsp:rsid wsp:val=&quot;70BC6B37&quot;/&gt;&lt;wsp:rsid wsp:val=&quot;70BDB798&quot;/&gt;&lt;wsp:rsid wsp:val=&quot;70D3A988&quot;/&gt;&lt;wsp:rsid wsp:val=&quot;70D6E3D3&quot;/&gt;&lt;wsp:rsid wsp:val=&quot;70DB935D&quot;/&gt;&lt;wsp:rsid wsp:val=&quot;70FACED6&quot;/&gt;&lt;wsp:rsid wsp:val=&quot;70FF0C13&quot;/&gt;&lt;wsp:rsid wsp:val=&quot;710A9E69&quot;/&gt;&lt;wsp:rsid wsp:val=&quot;710F61E0&quot;/&gt;&lt;wsp:rsid wsp:val=&quot;71128EDF&quot;/&gt;&lt;wsp:rsid wsp:val=&quot;71139C41&quot;/&gt;&lt;wsp:rsid wsp:val=&quot;711A8892&quot;/&gt;&lt;wsp:rsid wsp:val=&quot;71213CCE&quot;/&gt;&lt;wsp:rsid wsp:val=&quot;71297CB9&quot;/&gt;&lt;wsp:rsid wsp:val=&quot;7134EB6D&quot;/&gt;&lt;wsp:rsid wsp:val=&quot;71391A01&quot;/&gt;&lt;wsp:rsid wsp:val=&quot;71511ECD&quot;/&gt;&lt;wsp:rsid wsp:val=&quot;71728BF9&quot;/&gt;&lt;wsp:rsid wsp:val=&quot;7178CD1E&quot;/&gt;&lt;wsp:rsid wsp:val=&quot;717FCA5C&quot;/&gt;&lt;wsp:rsid wsp:val=&quot;719B7FBC&quot;/&gt;&lt;wsp:rsid wsp:val=&quot;71B564A2&quot;/&gt;&lt;wsp:rsid wsp:val=&quot;71C35952&quot;/&gt;&lt;wsp:rsid wsp:val=&quot;71E18C62&quot;/&gt;&lt;wsp:rsid wsp:val=&quot;71E8C102&quot;/&gt;&lt;wsp:rsid wsp:val=&quot;71EC037A&quot;/&gt;&lt;wsp:rsid wsp:val=&quot;721A1571&quot;/&gt;&lt;wsp:rsid wsp:val=&quot;7235C5EA&quot;/&gt;&lt;wsp:rsid wsp:val=&quot;72368487&quot;/&gt;&lt;wsp:rsid wsp:val=&quot;7238ED18&quot;/&gt;&lt;wsp:rsid wsp:val=&quot;723C3BC7&quot;/&gt;&lt;wsp:rsid wsp:val=&quot;726884E8&quot;/&gt;&lt;wsp:rsid wsp:val=&quot;7271E43F&quot;/&gt;&lt;wsp:rsid wsp:val=&quot;7280ED90&quot;/&gt;&lt;wsp:rsid wsp:val=&quot;729B12AF&quot;/&gt;&lt;wsp:rsid wsp:val=&quot;729D59AC&quot;/&gt;&lt;wsp:rsid wsp:val=&quot;72A5EF9B&quot;/&gt;&lt;wsp:rsid wsp:val=&quot;72AC7B89&quot;/&gt;&lt;wsp:rsid wsp:val=&quot;72AFC8CE&quot;/&gt;&lt;wsp:rsid wsp:val=&quot;72B11C38&quot;/&gt;&lt;wsp:rsid wsp:val=&quot;72B658F3&quot;/&gt;&lt;wsp:rsid wsp:val=&quot;72C81D34&quot;/&gt;&lt;wsp:rsid wsp:val=&quot;72CFE0FF&quot;/&gt;&lt;wsp:rsid wsp:val=&quot;72DF4E39&quot;/&gt;&lt;wsp:rsid wsp:val=&quot;72ECA686&quot;/&gt;&lt;wsp:rsid wsp:val=&quot;72ECECDC&quot;/&gt;&lt;wsp:rsid wsp:val=&quot;73042269&quot;/&gt;&lt;wsp:rsid wsp:val=&quot;7311A4FB&quot;/&gt;&lt;wsp:rsid wsp:val=&quot;731A57D7&quot;/&gt;&lt;wsp:rsid wsp:val=&quot;7320042F&quot;/&gt;&lt;wsp:rsid wsp:val=&quot;732DCB51&quot;/&gt;&lt;wsp:rsid wsp:val=&quot;733CEAAB&quot;/&gt;&lt;wsp:rsid wsp:val=&quot;7349390D&quot;/&gt;&lt;wsp:rsid wsp:val=&quot;734C2198&quot;/&gt;&lt;wsp:rsid wsp:val=&quot;734E13E8&quot;/&gt;&lt;wsp:rsid wsp:val=&quot;73548D26&quot;/&gt;&lt;wsp:rsid wsp:val=&quot;73571103&quot;/&gt;&lt;wsp:rsid wsp:val=&quot;736AC7E3&quot;/&gt;&lt;wsp:rsid wsp:val=&quot;736CD879&quot;/&gt;&lt;wsp:rsid wsp:val=&quot;73736117&quot;/&gt;&lt;wsp:rsid wsp:val=&quot;73755A1E&quot;/&gt;&lt;wsp:rsid wsp:val=&quot;737854D7&quot;/&gt;&lt;wsp:rsid wsp:val=&quot;737A54F1&quot;/&gt;&lt;wsp:rsid wsp:val=&quot;739C7F98&quot;/&gt;&lt;wsp:rsid wsp:val=&quot;73B32E02&quot;/&gt;&lt;wsp:rsid wsp:val=&quot;73B6CA44&quot;/&gt;&lt;wsp:rsid wsp:val=&quot;73C220E1&quot;/&gt;&lt;wsp:rsid wsp:val=&quot;73C381FB&quot;/&gt;&lt;wsp:rsid wsp:val=&quot;73DAD804&quot;/&gt;&lt;wsp:rsid wsp:val=&quot;73DC9F53&quot;/&gt;&lt;wsp:rsid wsp:val=&quot;73E1C6E5&quot;/&gt;&lt;wsp:rsid wsp:val=&quot;73FF67D8&quot;/&gt;&lt;wsp:rsid wsp:val=&quot;7404F05B&quot;/&gt;&lt;wsp:rsid wsp:val=&quot;74073B67&quot;/&gt;&lt;wsp:rsid wsp:val=&quot;74142A76&quot;/&gt;&lt;wsp:rsid wsp:val=&quot;742B3548&quot;/&gt;&lt;wsp:rsid wsp:val=&quot;742F1539&quot;/&gt;&lt;wsp:rsid wsp:val=&quot;74489BD7&quot;/&gt;&lt;wsp:rsid wsp:val=&quot;74577A9D&quot;/&gt;&lt;wsp:rsid wsp:val=&quot;74697E7D&quot;/&gt;&lt;wsp:rsid wsp:val=&quot;746B4FA3&quot;/&gt;&lt;wsp:rsid wsp:val=&quot;748F7A64&quot;/&gt;&lt;wsp:rsid wsp:val=&quot;7491BECF&quot;/&gt;&lt;wsp:rsid wsp:val=&quot;74A5307C&quot;/&gt;&lt;wsp:rsid wsp:val=&quot;74C787F5&quot;/&gt;&lt;wsp:rsid wsp:val=&quot;74E01437&quot;/&gt;&lt;wsp:rsid wsp:val=&quot;74EB993D&quot;/&gt;&lt;wsp:rsid wsp:val=&quot;74ED45BF&quot;/&gt;&lt;wsp:rsid wsp:val=&quot;74ED48F7&quot;/&gt;&lt;wsp:rsid wsp:val=&quot;74F0CDA8&quot;/&gt;&lt;wsp:rsid wsp:val=&quot;74F41C2D&quot;/&gt;&lt;wsp:rsid wsp:val=&quot;75044007&quot;/&gt;&lt;wsp:rsid wsp:val=&quot;750C9EF4&quot;/&gt;&lt;wsp:rsid wsp:val=&quot;75123CB8&quot;/&gt;&lt;wsp:rsid wsp:val=&quot;7512DE4C&quot;/&gt;&lt;wsp:rsid wsp:val=&quot;751F84DB&quot;/&gt;&lt;wsp:rsid wsp:val=&quot;7531975E&quot;/&gt;&lt;wsp:rsid wsp:val=&quot;753358CB&quot;/&gt;&lt;wsp:rsid wsp:val=&quot;75366054&quot;/&gt;&lt;wsp:rsid wsp:val=&quot;753AB14B&quot;/&gt;&lt;wsp:rsid wsp:val=&quot;753D4574&quot;/&gt;&lt;wsp:rsid wsp:val=&quot;754657AB&quot;/&gt;&lt;wsp:rsid wsp:val=&quot;7546E581&quot;/&gt;&lt;wsp:rsid wsp:val=&quot;755FA7FA&quot;/&gt;&lt;wsp:rsid wsp:val=&quot;756906A9&quot;/&gt;&lt;wsp:rsid wsp:val=&quot;756CEC1D&quot;/&gt;&lt;wsp:rsid wsp:val=&quot;7571B166&quot;/&gt;&lt;wsp:rsid wsp:val=&quot;7573BFA0&quot;/&gt;&lt;wsp:rsid wsp:val=&quot;757D9746&quot;/&gt;&lt;wsp:rsid wsp:val=&quot;75828D5E&quot;/&gt;&lt;wsp:rsid wsp:val=&quot;758D5C3B&quot;/&gt;&lt;wsp:rsid wsp:val=&quot;75A8AE42&quot;/&gt;&lt;wsp:rsid wsp:val=&quot;75C21E1F&quot;/&gt;&lt;wsp:rsid wsp:val=&quot;75C9ED06&quot;/&gt;&lt;wsp:rsid wsp:val=&quot;75CB2BD0&quot;/&gt;&lt;wsp:rsid wsp:val=&quot;75DCEE46&quot;/&gt;&lt;wsp:rsid wsp:val=&quot;75E4B09C&quot;/&gt;&lt;wsp:rsid wsp:val=&quot;75F8E5E0&quot;/&gt;&lt;wsp:rsid wsp:val=&quot;76006D38&quot;/&gt;&lt;wsp:rsid wsp:val=&quot;7605BD43&quot;/&gt;&lt;wsp:rsid wsp:val=&quot;7611C0E7&quot;/&gt;&lt;wsp:rsid wsp:val=&quot;761412A2&quot;/&gt;&lt;wsp:rsid wsp:val=&quot;7645CCD9&quot;/&gt;&lt;wsp:rsid wsp:val=&quot;764D42E1&quot;/&gt;&lt;wsp:rsid wsp:val=&quot;7653D1A1&quot;/&gt;&lt;wsp:rsid wsp:val=&quot;7664BDFC&quot;/&gt;&lt;wsp:rsid wsp:val=&quot;7669DF78&quot;/&gt;&lt;wsp:rsid wsp:val=&quot;766AB65B&quot;/&gt;&lt;wsp:rsid wsp:val=&quot;7679EC5A&quot;/&gt;&lt;wsp:rsid wsp:val=&quot;76846F42&quot;/&gt;&lt;wsp:rsid wsp:val=&quot;76A2BA06&quot;/&gt;&lt;wsp:rsid wsp:val=&quot;76A3E970&quot;/&gt;&lt;wsp:rsid wsp:val=&quot;76A6843A&quot;/&gt;&lt;wsp:rsid wsp:val=&quot;76C2408F&quot;/&gt;&lt;wsp:rsid wsp:val=&quot;76C5C9D0&quot;/&gt;&lt;wsp:rsid wsp:val=&quot;76D220F6&quot;/&gt;&lt;wsp:rsid wsp:val=&quot;76EA5130&quot;/&gt;&lt;wsp:rsid wsp:val=&quot;76F515C2&quot;/&gt;&lt;wsp:rsid wsp:val=&quot;76FAA0EB&quot;/&gt;&lt;wsp:rsid wsp:val=&quot;770A2B5A&quot;/&gt;&lt;wsp:rsid wsp:val=&quot;770EC874&quot;/&gt;&lt;wsp:rsid wsp:val=&quot;77119309&quot;/&gt;&lt;wsp:rsid wsp:val=&quot;77184DE7&quot;/&gt;&lt;wsp:rsid wsp:val=&quot;771967A7&quot;/&gt;&lt;wsp:rsid wsp:val=&quot;77218540&quot;/&gt;&lt;wsp:rsid wsp:val=&quot;77246FEA&quot;/&gt;&lt;wsp:rsid wsp:val=&quot;77361D01&quot;/&gt;&lt;wsp:rsid wsp:val=&quot;77414CEB&quot;/&gt;&lt;wsp:rsid wsp:val=&quot;77447EA3&quot;/&gt;&lt;wsp:rsid wsp:val=&quot;775B3768&quot;/&gt;&lt;wsp:rsid wsp:val=&quot;7766FC31&quot;/&gt;&lt;wsp:rsid wsp:val=&quot;77741C91&quot;/&gt;&lt;wsp:rsid wsp:val=&quot;779AC0A4&quot;/&gt;&lt;wsp:rsid wsp:val=&quot;77A1F731&quot;/&gt;&lt;wsp:rsid wsp:val=&quot;77ABC0D2&quot;/&gt;&lt;wsp:rsid wsp:val=&quot;77C05ED4&quot;/&gt;&lt;wsp:rsid wsp:val=&quot;77C7360C&quot;/&gt;&lt;wsp:rsid wsp:val=&quot;77CA985D&quot;/&gt;&lt;wsp:rsid wsp:val=&quot;77D6C90E&quot;/&gt;&lt;wsp:rsid wsp:val=&quot;77E0A417&quot;/&gt;&lt;wsp:rsid wsp:val=&quot;77EDBE21&quot;/&gt;&lt;wsp:rsid wsp:val=&quot;7811906B&quot;/&gt;&lt;wsp:rsid wsp:val=&quot;78153C9A&quot;/&gt;&lt;wsp:rsid wsp:val=&quot;7824F5AB&quot;/&gt;&lt;wsp:rsid wsp:val=&quot;782F2195&quot;/&gt;&lt;wsp:rsid wsp:val=&quot;7833376D&quot;/&gt;&lt;wsp:rsid wsp:val=&quot;78453EA4&quot;/&gt;&lt;wsp:rsid wsp:val=&quot;787BFE64&quot;/&gt;&lt;wsp:rsid wsp:val=&quot;78864F6B&quot;/&gt;&lt;wsp:rsid wsp:val=&quot;78886C37&quot;/&gt;&lt;wsp:rsid wsp:val=&quot;78AAD630&quot;/&gt;&lt;wsp:rsid wsp:val=&quot;78AF23AB&quot;/&gt;&lt;wsp:rsid wsp:val=&quot;78B98784&quot;/&gt;&lt;wsp:rsid wsp:val=&quot;78BC9B39&quot;/&gt;&lt;wsp:rsid wsp:val=&quot;78C238DB&quot;/&gt;&lt;wsp:rsid wsp:val=&quot;78C69D7F&quot;/&gt;&lt;wsp:rsid wsp:val=&quot;78D65D78&quot;/&gt;&lt;wsp:rsid wsp:val=&quot;78DADE15&quot;/&gt;&lt;wsp:rsid wsp:val=&quot;78DBAC93&quot;/&gt;&lt;wsp:rsid wsp:val=&quot;78DEBB6D&quot;/&gt;&lt;wsp:rsid wsp:val=&quot;78E8D949&quot;/&gt;&lt;wsp:rsid wsp:val=&quot;78FBC3E8&quot;/&gt;&lt;wsp:rsid wsp:val=&quot;7912FC4A&quot;/&gt;&lt;wsp:rsid wsp:val=&quot;7918D4D0&quot;/&gt;&lt;wsp:rsid wsp:val=&quot;7919102F&quot;/&gt;&lt;wsp:rsid wsp:val=&quot;791AA285&quot;/&gt;&lt;wsp:rsid wsp:val=&quot;791C58B4&quot;/&gt;&lt;wsp:rsid wsp:val=&quot;791C6AB1&quot;/&gt;&lt;wsp:rsid wsp:val=&quot;79233338&quot;/&gt;&lt;wsp:rsid wsp:val=&quot;7925FE27&quot;/&gt;&lt;wsp:rsid wsp:val=&quot;792A56EC&quot;/&gt;&lt;wsp:rsid wsp:val=&quot;793AA372&quot;/&gt;&lt;wsp:rsid wsp:val=&quot;793CA353&quot;/&gt;&lt;wsp:rsid wsp:val=&quot;7940C9B7&quot;/&gt;&lt;wsp:rsid wsp:val=&quot;7951D864&quot;/&gt;&lt;wsp:rsid wsp:val=&quot;79600B6A&quot;/&gt;&lt;wsp:rsid wsp:val=&quot;796D9F18&quot;/&gt;&lt;wsp:rsid wsp:val=&quot;796ECBD4&quot;/&gt;&lt;wsp:rsid wsp:val=&quot;79758087&quot;/&gt;&lt;wsp:rsid wsp:val=&quot;7980DBF3&quot;/&gt;&lt;wsp:rsid wsp:val=&quot;79945AAB&quot;/&gt;&lt;wsp:rsid wsp:val=&quot;7996F5C8&quot;/&gt;&lt;wsp:rsid wsp:val=&quot;79A70FE0&quot;/&gt;&lt;wsp:rsid wsp:val=&quot;79B276CB&quot;/&gt;&lt;wsp:rsid wsp:val=&quot;79B31EC2&quot;/&gt;&lt;wsp:rsid wsp:val=&quot;79B3C3E1&quot;/&gt;&lt;wsp:rsid wsp:val=&quot;79C26E3B&quot;/&gt;&lt;wsp:rsid wsp:val=&quot;79CC2471&quot;/&gt;&lt;wsp:rsid wsp:val=&quot;79CDA579&quot;/&gt;&lt;wsp:rsid wsp:val=&quot;79D37ADD&quot;/&gt;&lt;wsp:rsid wsp:val=&quot;79DF86BD&quot;/&gt;&lt;wsp:rsid wsp:val=&quot;79E937F6&quot;/&gt;&lt;wsp:rsid wsp:val=&quot;79FA860A&quot;/&gt;&lt;wsp:rsid wsp:val=&quot;7A03928A&quot;/&gt;&lt;wsp:rsid wsp:val=&quot;7A06704B&quot;/&gt;&lt;wsp:rsid wsp:val=&quot;7A0D20F2&quot;/&gt;&lt;wsp:rsid wsp:val=&quot;7A13762C&quot;/&gt;&lt;wsp:rsid wsp:val=&quot;7A1785F3&quot;/&gt;&lt;wsp:rsid wsp:val=&quot;7A42B114&quot;/&gt;&lt;wsp:rsid wsp:val=&quot;7A519576&quot;/&gt;&lt;wsp:rsid wsp:val=&quot;7A526BB7&quot;/&gt;&lt;wsp:rsid wsp:val=&quot;7A7110B5&quot;/&gt;&lt;wsp:rsid wsp:val=&quot;7A71DEA6&quot;/&gt;&lt;wsp:rsid wsp:val=&quot;7A7431DF&quot;/&gt;&lt;wsp:rsid wsp:val=&quot;7A7D5412&quot;/&gt;&lt;wsp:rsid wsp:val=&quot;7A7F5CCF&quot;/&gt;&lt;wsp:rsid wsp:val=&quot;7A7FFDD6&quot;/&gt;&lt;wsp:rsid wsp:val=&quot;7A81CE92&quot;/&gt;&lt;wsp:rsid wsp:val=&quot;7A826848&quot;/&gt;&lt;wsp:rsid wsp:val=&quot;7A8D5A3C&quot;/&gt;&lt;wsp:rsid wsp:val=&quot;7A961A10&quot;/&gt;&lt;wsp:rsid wsp:val=&quot;7A98F683&quot;/&gt;&lt;wsp:rsid wsp:val=&quot;7A9DFA01&quot;/&gt;&lt;wsp:rsid wsp:val=&quot;7AAE38B9&quot;/&gt;&lt;wsp:rsid wsp:val=&quot;7AB63DBA&quot;/&gt;&lt;wsp:rsid wsp:val=&quot;7ADC0134&quot;/&gt;&lt;wsp:rsid wsp:val=&quot;7AEC1438&quot;/&gt;&lt;wsp:rsid wsp:val=&quot;7AEDDAFE&quot;/&gt;&lt;wsp:rsid wsp:val=&quot;7AFD1A0F&quot;/&gt;&lt;wsp:rsid wsp:val=&quot;7B032275&quot;/&gt;&lt;wsp:rsid wsp:val=&quot;7B13B7B0&quot;/&gt;&lt;wsp:rsid wsp:val=&quot;7B2BD8F1&quot;/&gt;&lt;wsp:rsid wsp:val=&quot;7B31E0BA&quot;/&gt;&lt;wsp:rsid wsp:val=&quot;7B323CE2&quot;/&gt;&lt;wsp:rsid wsp:val=&quot;7B3A6532&quot;/&gt;&lt;wsp:rsid wsp:val=&quot;7B3E1A30&quot;/&gt;&lt;wsp:rsid wsp:val=&quot;7B4FD4ED&quot;/&gt;&lt;wsp:rsid wsp:val=&quot;7B573F78&quot;/&gt;&lt;wsp:rsid wsp:val=&quot;7B5988EF&quot;/&gt;&lt;wsp:rsid wsp:val=&quot;7B5DBE91&quot;/&gt;&lt;wsp:rsid wsp:val=&quot;7B600F2C&quot;/&gt;&lt;wsp:rsid wsp:val=&quot;7B8C5DCD&quot;/&gt;&lt;wsp:rsid wsp:val=&quot;7B8D87C3&quot;/&gt;&lt;wsp:rsid wsp:val=&quot;7B9A8E25&quot;/&gt;&lt;wsp:rsid wsp:val=&quot;7BAB1913&quot;/&gt;&lt;wsp:rsid wsp:val=&quot;7BB6E3D2&quot;/&gt;&lt;wsp:rsid wsp:val=&quot;7BBF2216&quot;/&gt;&lt;wsp:rsid wsp:val=&quot;7BC7BDF1&quot;/&gt;&lt;wsp:rsid wsp:val=&quot;7BD3B06D&quot;/&gt;&lt;wsp:rsid wsp:val=&quot;7BD684B4&quot;/&gt;&lt;wsp:rsid wsp:val=&quot;7BE6844C&quot;/&gt;&lt;wsp:rsid wsp:val=&quot;7BEE64DA&quot;/&gt;&lt;wsp:rsid wsp:val=&quot;7BF30D0F&quot;/&gt;&lt;wsp:rsid wsp:val=&quot;7BFE145A&quot;/&gt;&lt;wsp:rsid wsp:val=&quot;7C0078AD&quot;/&gt;&lt;wsp:rsid wsp:val=&quot;7C0860DA&quot;/&gt;&lt;wsp:rsid wsp:val=&quot;7C1659C0&quot;/&gt;&lt;wsp:rsid wsp:val=&quot;7C17EFC6&quot;/&gt;&lt;wsp:rsid wsp:val=&quot;7C1DFC67&quot;/&gt;&lt;wsp:rsid wsp:val=&quot;7C203FBF&quot;/&gt;&lt;wsp:rsid wsp:val=&quot;7C3371D4&quot;/&gt;&lt;wsp:rsid wsp:val=&quot;7C4FF557&quot;/&gt;&lt;wsp:rsid wsp:val=&quot;7C509E04&quot;/&gt;&lt;wsp:rsid wsp:val=&quot;7C57C3E2&quot;/&gt;&lt;wsp:rsid wsp:val=&quot;7C77D195&quot;/&gt;&lt;wsp:rsid wsp:val=&quot;7C7DC9B5&quot;/&gt;&lt;wsp:rsid wsp:val=&quot;7C8F1B31&quot;/&gt;&lt;wsp:rsid wsp:val=&quot;7C9F1816&quot;/&gt;&lt;wsp:rsid wsp:val=&quot;7CB08430&quot;/&gt;&lt;wsp:rsid wsp:val=&quot;7CFBDF8D&quot;/&gt;&lt;wsp:rsid wsp:val=&quot;7D0BDBB9&quot;/&gt;&lt;wsp:rsid wsp:val=&quot;7D1E8DAF&quot;/&gt;&lt;wsp:rsid wsp:val=&quot;7D2CE450&quot;/&gt;&lt;wsp:rsid wsp:val=&quot;7D3C9B2C&quot;/&gt;&lt;wsp:rsid wsp:val=&quot;7D4A9C40&quot;/&gt;&lt;wsp:rsid wsp:val=&quot;7D4FF23A&quot;/&gt;&lt;wsp:rsid wsp:val=&quot;7D5262CC&quot;/&gt;&lt;wsp:rsid wsp:val=&quot;7D583742&quot;/&gt;&lt;wsp:rsid wsp:val=&quot;7D5D7BE9&quot;/&gt;&lt;wsp:rsid wsp:val=&quot;7D6948E5&quot;/&gt;&lt;wsp:rsid wsp:val=&quot;7D6F8EEC&quot;/&gt;&lt;wsp:rsid wsp:val=&quot;7D710CDE&quot;/&gt;&lt;wsp:rsid wsp:val=&quot;7D754302&quot;/&gt;&lt;wsp:rsid wsp:val=&quot;7D7FD9B7&quot;/&gt;&lt;wsp:rsid wsp:val=&quot;7D94A19C&quot;/&gt;&lt;wsp:rsid wsp:val=&quot;7D98860A&quot;/&gt;&lt;wsp:rsid wsp:val=&quot;7D98938A&quot;/&gt;&lt;wsp:rsid wsp:val=&quot;7D9CA957&quot;/&gt;&lt;wsp:rsid wsp:val=&quot;7DA194D5&quot;/&gt;&lt;wsp:rsid wsp:val=&quot;7DA982B7&quot;/&gt;&lt;wsp:rsid wsp:val=&quot;7DBCED97&quot;/&gt;&lt;wsp:rsid wsp:val=&quot;7DC4FAFE&quot;/&gt;&lt;wsp:rsid wsp:val=&quot;7DCCC457&quot;/&gt;&lt;wsp:rsid wsp:val=&quot;7DF00776&quot;/&gt;&lt;wsp:rsid wsp:val=&quot;7DF24353&quot;/&gt;&lt;wsp:rsid wsp:val=&quot;7DF255CA&quot;/&gt;&lt;wsp:rsid wsp:val=&quot;7DFB50F1&quot;/&gt;&lt;wsp:rsid wsp:val=&quot;7E032FBD&quot;/&gt;&lt;wsp:rsid wsp:val=&quot;7E0DAC36&quot;/&gt;&lt;wsp:rsid wsp:val=&quot;7E23B4FA&quot;/&gt;&lt;wsp:rsid wsp:val=&quot;7E335C6B&quot;/&gt;&lt;wsp:rsid wsp:val=&quot;7E48001C&quot;/&gt;&lt;wsp:rsid wsp:val=&quot;7E49EFF7&quot;/&gt;&lt;wsp:rsid wsp:val=&quot;7E4C3FBD&quot;/&gt;&lt;wsp:rsid wsp:val=&quot;7E4DC4F3&quot;/&gt;&lt;wsp:rsid wsp:val=&quot;7E565375&quot;/&gt;&lt;wsp:rsid wsp:val=&quot;7E59AA26&quot;/&gt;&lt;wsp:rsid wsp:val=&quot;7E677CF9&quot;/&gt;&lt;wsp:rsid wsp:val=&quot;7E703698&quot;/&gt;&lt;wsp:rsid wsp:val=&quot;7E789FD5&quot;/&gt;&lt;wsp:rsid wsp:val=&quot;7E7BC1B3&quot;/&gt;&lt;wsp:rsid wsp:val=&quot;7E7CED15&quot;/&gt;&lt;wsp:rsid wsp:val=&quot;7E7E543B&quot;/&gt;&lt;wsp:rsid wsp:val=&quot;7E97D745&quot;/&gt;&lt;wsp:rsid wsp:val=&quot;7E9E5722&quot;/&gt;&lt;wsp:rsid wsp:val=&quot;7E9EACB6&quot;/&gt;&lt;wsp:rsid wsp:val=&quot;7EBA3565&quot;/&gt;&lt;wsp:rsid wsp:val=&quot;7EC7CD82&quot;/&gt;&lt;wsp:rsid wsp:val=&quot;7ED9091F&quot;/&gt;&lt;wsp:rsid wsp:val=&quot;7EE17EA4&quot;/&gt;&lt;wsp:rsid wsp:val=&quot;7EE88F37&quot;/&gt;&lt;wsp:rsid wsp:val=&quot;7EF649AE&quot;/&gt;&lt;wsp:rsid wsp:val=&quot;7F07A755&quot;/&gt;&lt;wsp:rsid wsp:val=&quot;7F26059C&quot;/&gt;&lt;wsp:rsid wsp:val=&quot;7F2BEEFA&quot;/&gt;&lt;wsp:rsid wsp:val=&quot;7F30278B&quot;/&gt;&lt;wsp:rsid wsp:val=&quot;7F4ED065&quot;/&gt;&lt;wsp:rsid wsp:val=&quot;7F511F8A&quot;/&gt;&lt;wsp:rsid wsp:val=&quot;7F529BE0&quot;/&gt;&lt;wsp:rsid wsp:val=&quot;7F548A31&quot;/&gt;&lt;wsp:rsid wsp:val=&quot;7F58E5B9&quot;/&gt;&lt;wsp:rsid wsp:val=&quot;7F5CB20F&quot;/&gt;&lt;wsp:rsid wsp:val=&quot;7F60B018&quot;/&gt;&lt;wsp:rsid wsp:val=&quot;7F698B33&quot;/&gt;&lt;wsp:rsid wsp:val=&quot;7F782E40&quot;/&gt;&lt;wsp:rsid wsp:val=&quot;7F78584B&quot;/&gt;&lt;wsp:rsid wsp:val=&quot;7F8B31CC&quot;/&gt;&lt;wsp:rsid wsp:val=&quot;7F93FF58&quot;/&gt;&lt;wsp:rsid wsp:val=&quot;7F96507D&quot;/&gt;&lt;wsp:rsid wsp:val=&quot;7F9C4E5D&quot;/&gt;&lt;wsp:rsid wsp:val=&quot;7FBC8836&quot;/&gt;&lt;wsp:rsid wsp:val=&quot;7FBE889A&quot;/&gt;&lt;wsp:rsid wsp:val=&quot;7FCE6BFA&quot;/&gt;&lt;wsp:rsid wsp:val=&quot;7FD21ABC&quot;/&gt;&lt;wsp:rsid wsp:val=&quot;7FD8008F&quot;/&gt;&lt;wsp:rsid wsp:val=&quot;7FDA4F5C&quot;/&gt;&lt;wsp:rsid wsp:val=&quot;7FFD8CF1&quot;/&gt;&lt;/wsp:rsids&gt;&lt;/w:docPr&gt;&lt;w:body&gt;&lt;wx:sect&gt;&lt;w:p wsp:rsidR=&quot;00000000&quot; wsp:rsidRDefault=&quot;00A65903&quot; wsp:rsidP=&quot;00A65903&quot;&gt;&lt;m:oMathPara&gt;&lt;m:oMath&gt;&lt;m:r&gt;&lt;m:rPr&gt;&lt;m:sty m:val=&quot;bi&quot;/&gt;&lt;/m:rPr&gt;&lt;w:rPr&gt;&lt;w:rFonts w:ascii=&quot;Cambria Math&quot; w:fareast=&quot;Times New Roman&quot; w:h-ansi=&quot;Cambria Math&quot;/&gt;&lt;wx:font wx:val=&quot;Cambria Math&quot;/&gt;&lt;w:b/&gt;&lt;w:i/&gt;&lt;w:color w:val=&quot;000000&quot;/&gt;&lt;/w:rPr&gt;&lt;m:t&gt;?&lt;/sm:t&gt;&lt;/m:r&gt;&lt;/m:oMath&gt;&lt;/m:oMathPara&gt;&lt;/w:p&gt;&lt;w:sectPr wsp:rsidR=&quot;00000000&quot;&gt;&lt;w:pgSz w:w=&quot;12240&quot; w:h=&quot;15840&quot;/&gt;&lt;w:pgMar w:top=&quot;1701&quot; w:right=&quot;1440&quot; w:bottom=&quot;1440&quot; w:left=&quot;1440&quot; w:header=&quot;720&quot; w:footer=&quot;720&quot; w:gutter=&quot;0&quot;/&gt;&lt;w:cols w:space=&quot;720&quot;/&gt;&lt;/w:sectPr&gt;&lt;/wx:sect&gt;&lt;/w:body&gt;&lt;/w:wordDocument&gt;">
                  <v:imagedata r:id="rId31" o:title="" chromakey="white"/>
                </v:shape>
              </w:pict>
            </w:r>
            <w:r w:rsidRPr="00F01693">
              <w:rPr>
                <w:rFonts w:eastAsia="Times New Roman"/>
                <w:color w:val="000000"/>
              </w:rPr>
              <w:instrText xml:space="preserve"> </w:instrText>
            </w:r>
            <w:r w:rsidRPr="00F01693">
              <w:rPr>
                <w:rFonts w:eastAsia="Times New Roman"/>
                <w:color w:val="000000"/>
              </w:rPr>
              <w:fldChar w:fldCharType="separate"/>
            </w:r>
            <w:r w:rsidR="00392796" w:rsidRPr="00F01693">
              <w:rPr>
                <w:position w:val="-9"/>
              </w:rPr>
              <w:pict w14:anchorId="4E39DC43">
                <v:shape id="_x0000_i1042" type="#_x0000_t75" style="width:8.25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allowPNG/&gt;&lt;w:savePreviewPicture/&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docVars&gt;&lt;w:docVar w:name=&quot;__Grammarly_42____i&quot; w:val=&quot;H4sIAAAAAAAEAKtWckksSQxILCpxzi/NK1GyMqwFAAEhoTITAAAA&quot;/&gt;&lt;w:docVar w:name=&quot;__Grammarly_42___1&quot; w:val=&quot;H4sIAAAAAAAEAKtWcslP9kxRslIyNDayMDEzMzQyMjUxtDA3MzJS0lEKTi0uzszPAykwtqwFAKnQulwtAAAA&quot;/&gt;&lt;/w:docVars&gt;&lt;wsp:rsids&gt;&lt;wsp:rsidRoot wsp:val=&quot;00046CE5&quot;/&gt;&lt;wsp:rsid wsp:val=&quot;000001DF&quot;/&gt;&lt;wsp:rsid wsp:val=&quot;000002A7&quot;/&gt;&lt;wsp:rsid wsp:val=&quot;00001460&quot;/&gt;&lt;wsp:rsid wsp:val=&quot;0000155B&quot;/&gt;&lt;wsp:rsid wsp:val=&quot;00003ED3&quot;/&gt;&lt;wsp:rsid wsp:val=&quot;00004826&quot;/&gt;&lt;wsp:rsid wsp:val=&quot;000048B5&quot;/&gt;&lt;wsp:rsid wsp:val=&quot;000049D7&quot;/&gt;&lt;wsp:rsid wsp:val=&quot;00005BA4&quot;/&gt;&lt;wsp:rsid wsp:val=&quot;00005BD8&quot;/&gt;&lt;wsp:rsid wsp:val=&quot;00005DB4&quot;/&gt;&lt;wsp:rsid wsp:val=&quot;00006473&quot;/&gt;&lt;wsp:rsid wsp:val=&quot;00007079&quot;/&gt;&lt;wsp:rsid wsp:val=&quot;000072FF&quot;/&gt;&lt;wsp:rsid wsp:val=&quot;00007E04&quot;/&gt;&lt;wsp:rsid wsp:val=&quot;0000E4D6&quot;/&gt;&lt;wsp:rsid wsp:val=&quot;000102EB&quot;/&gt;&lt;wsp:rsid wsp:val=&quot;000104CC&quot;/&gt;&lt;wsp:rsid wsp:val=&quot;0001116A&quot;/&gt;&lt;wsp:rsid wsp:val=&quot;00012181&quot;/&gt;&lt;wsp:rsid wsp:val=&quot;000128C2&quot;/&gt;&lt;wsp:rsid wsp:val=&quot;00013609&quot;/&gt;&lt;wsp:rsid wsp:val=&quot;000140A3&quot;/&gt;&lt;wsp:rsid wsp:val=&quot;00015EA2&quot;/&gt;&lt;wsp:rsid wsp:val=&quot;000161E4&quot;/&gt;&lt;wsp:rsid wsp:val=&quot;000164B5&quot;/&gt;&lt;wsp:rsid wsp:val=&quot;0001655A&quot;/&gt;&lt;wsp:rsid wsp:val=&quot;00016BF0&quot;/&gt;&lt;wsp:rsid wsp:val=&quot;0001777F&quot;/&gt;&lt;wsp:rsid wsp:val=&quot;00017EB1&quot;/&gt;&lt;wsp:rsid wsp:val=&quot;000218FF&quot;/&gt;&lt;wsp:rsid wsp:val=&quot;00021EE8&quot;/&gt;&lt;wsp:rsid wsp:val=&quot;000221D2&quot;/&gt;&lt;wsp:rsid wsp:val=&quot;00022EB5&quot;/&gt;&lt;wsp:rsid wsp:val=&quot;000232C5&quot;/&gt;&lt;wsp:rsid wsp:val=&quot;000232EF&quot;/&gt;&lt;wsp:rsid wsp:val=&quot;00025A56&quot;/&gt;&lt;wsp:rsid wsp:val=&quot;00026410&quot;/&gt;&lt;wsp:rsid wsp:val=&quot;00026BFC&quot;/&gt;&lt;wsp:rsid wsp:val=&quot;00026C68&quot;/&gt;&lt;wsp:rsid wsp:val=&quot;00026DE0&quot;/&gt;&lt;wsp:rsid wsp:val=&quot;00027139&quot;/&gt;&lt;wsp:rsid wsp:val=&quot;000278DE&quot;/&gt;&lt;wsp:rsid wsp:val=&quot;00031B38&quot;/&gt;&lt;wsp:rsid wsp:val=&quot;000322EC&quot;/&gt;&lt;wsp:rsid wsp:val=&quot;000324DF&quot;/&gt;&lt;wsp:rsid wsp:val=&quot;00033536&quot;/&gt;&lt;wsp:rsid wsp:val=&quot;00034D1C&quot;/&gt;&lt;wsp:rsid wsp:val=&quot;00034DFC&quot;/&gt;&lt;wsp:rsid wsp:val=&quot;000357DF&quot;/&gt;&lt;wsp:rsid wsp:val=&quot;00036B08&quot;/&gt;&lt;wsp:rsid wsp:val=&quot;00036D05&quot;/&gt;&lt;wsp:rsid wsp:val=&quot;0003723A&quot;/&gt;&lt;wsp:rsid wsp:val=&quot;00037739&quot;/&gt;&lt;wsp:rsid wsp:val=&quot;00039C30&quot;/&gt;&lt;wsp:rsid wsp:val=&quot;00043EA1&quot;/&gt;&lt;wsp:rsid wsp:val=&quot;0004471D&quot;/&gt;&lt;wsp:rsid wsp:val=&quot;00044D86&quot;/&gt;&lt;wsp:rsid wsp:val=&quot;0004664C&quot;/&gt;&lt;wsp:rsid wsp:val=&quot;00046CE5&quot;/&gt;&lt;wsp:rsid wsp:val=&quot;00047116&quot;/&gt;&lt;wsp:rsid wsp:val=&quot;000512F9&quot;/&gt;&lt;wsp:rsid wsp:val=&quot;00051B14&quot;/&gt;&lt;wsp:rsid wsp:val=&quot;0005238E&quot;/&gt;&lt;wsp:rsid wsp:val=&quot;0005307F&quot;/&gt;&lt;wsp:rsid wsp:val=&quot;00053D9F&quot;/&gt;&lt;wsp:rsid wsp:val=&quot;000570BB&quot;/&gt;&lt;wsp:rsid wsp:val=&quot;00057125&quot;/&gt;&lt;wsp:rsid wsp:val=&quot;000571AC&quot;/&gt;&lt;wsp:rsid wsp:val=&quot;00057CE5&quot;/&gt;&lt;wsp:rsid wsp:val=&quot;000604BE&quot;/&gt;&lt;wsp:rsid wsp:val=&quot;000611AB&quot;/&gt;&lt;wsp:rsid wsp:val=&quot;00061BDF&quot;/&gt;&lt;wsp:rsid wsp:val=&quot;0006316C&quot;/&gt;&lt;wsp:rsid wsp:val=&quot;00063686&quot;/&gt;&lt;wsp:rsid wsp:val=&quot;00064626&quot;/&gt;&lt;wsp:rsid wsp:val=&quot;00064640&quot;/&gt;&lt;wsp:rsid wsp:val=&quot;000649D5&quot;/&gt;&lt;wsp:rsid wsp:val=&quot;00064AAB&quot;/&gt;&lt;wsp:rsid wsp:val=&quot;00065861&quot;/&gt;&lt;wsp:rsid wsp:val=&quot;00066296&quot;/&gt;&lt;wsp:rsid wsp:val=&quot;00067299&quot;/&gt;&lt;wsp:rsid wsp:val=&quot;00067CBF&quot;/&gt;&lt;wsp:rsid wsp:val=&quot;0007018C&quot;/&gt;&lt;wsp:rsid wsp:val=&quot;00070863&quot;/&gt;&lt;wsp:rsid wsp:val=&quot;00071011&quot;/&gt;&lt;wsp:rsid wsp:val=&quot;00073124&quot;/&gt;&lt;wsp:rsid wsp:val=&quot;0007326D&quot;/&gt;&lt;wsp:rsid wsp:val=&quot;000733A4&quot;/&gt;&lt;wsp:rsid wsp:val=&quot;0008217B&quot;/&gt;&lt;wsp:rsid wsp:val=&quot;00082F05&quot;/&gt;&lt;wsp:rsid wsp:val=&quot;0008314E&quot;/&gt;&lt;wsp:rsid wsp:val=&quot;00083906&quot;/&gt;&lt;wsp:rsid wsp:val=&quot;00084C33&quot;/&gt;&lt;wsp:rsid wsp:val=&quot;0008608D&quot;/&gt;&lt;wsp:rsid wsp:val=&quot;000868EE&quot;/&gt;&lt;wsp:rsid wsp:val=&quot;00086EAA&quot;/&gt;&lt;wsp:rsid wsp:val=&quot;00086FD2&quot;/&gt;&lt;wsp:rsid wsp:val=&quot;000915C5&quot;/&gt;&lt;wsp:rsid wsp:val=&quot;0009171E&quot;/&gt;&lt;wsp:rsid wsp:val=&quot;00091F68&quot;/&gt;&lt;wsp:rsid wsp:val=&quot;00092F05&quot;/&gt;&lt;wsp:rsid wsp:val=&quot;0009308F&quot;/&gt;&lt;wsp:rsid wsp:val=&quot;00093D99&quot;/&gt;&lt;wsp:rsid wsp:val=&quot;00094278&quot;/&gt;&lt;wsp:rsid wsp:val=&quot;00094BCD&quot;/&gt;&lt;wsp:rsid wsp:val=&quot;00094D2B&quot;/&gt;&lt;wsp:rsid wsp:val=&quot;000965BD&quot;/&gt;&lt;wsp:rsid wsp:val=&quot;00096AEB&quot;/&gt;&lt;wsp:rsid wsp:val=&quot;00096C7D&quot;/&gt;&lt;wsp:rsid wsp:val=&quot;000A0097&quot;/&gt;&lt;wsp:rsid wsp:val=&quot;000A01F2&quot;/&gt;&lt;wsp:rsid wsp:val=&quot;000A0656&quot;/&gt;&lt;wsp:rsid wsp:val=&quot;000A1139&quot;/&gt;&lt;wsp:rsid wsp:val=&quot;000A1E65&quot;/&gt;&lt;wsp:rsid wsp:val=&quot;000A5700&quot;/&gt;&lt;wsp:rsid wsp:val=&quot;000A5F4E&quot;/&gt;&lt;wsp:rsid wsp:val=&quot;000A6249&quot;/&gt;&lt;wsp:rsid wsp:val=&quot;000A65D0&quot;/&gt;&lt;wsp:rsid wsp:val=&quot;000A6E48&quot;/&gt;&lt;wsp:rsid wsp:val=&quot;000A7358&quot;/&gt;&lt;wsp:rsid wsp:val=&quot;000B0332&quot;/&gt;&lt;wsp:rsid wsp:val=&quot;000B03A0&quot;/&gt;&lt;wsp:rsid wsp:val=&quot;000B051E&quot;/&gt;&lt;wsp:rsid wsp:val=&quot;000B077D&quot;/&gt;&lt;wsp:rsid wsp:val=&quot;000B092B&quot;/&gt;&lt;wsp:rsid wsp:val=&quot;000B0B0C&quot;/&gt;&lt;wsp:rsid wsp:val=&quot;000B0CF6&quot;/&gt;&lt;wsp:rsid wsp:val=&quot;000B12E2&quot;/&gt;&lt;wsp:rsid wsp:val=&quot;000B137A&quot;/&gt;&lt;wsp:rsid wsp:val=&quot;000B2CE3&quot;/&gt;&lt;wsp:rsid wsp:val=&quot;000B53C8&quot;/&gt;&lt;wsp:rsid wsp:val=&quot;000B5BD7&quot;/&gt;&lt;wsp:rsid wsp:val=&quot;000B6F1C&quot;/&gt;&lt;wsp:rsid wsp:val=&quot;000B7585&quot;/&gt;&lt;wsp:rsid wsp:val=&quot;000C04AE&quot;/&gt;&lt;wsp:rsid wsp:val=&quot;000C0A12&quot;/&gt;&lt;wsp:rsid wsp:val=&quot;000C0DDB&quot;/&gt;&lt;wsp:rsid wsp:val=&quot;000C176B&quot;/&gt;&lt;wsp:rsid wsp:val=&quot;000C1949&quot;/&gt;&lt;wsp:rsid wsp:val=&quot;000C1C59&quot;/&gt;&lt;wsp:rsid wsp:val=&quot;000C2BBA&quot;/&gt;&lt;wsp:rsid wsp:val=&quot;000C317B&quot;/&gt;&lt;wsp:rsid wsp:val=&quot;000C3917&quot;/&gt;&lt;wsp:rsid wsp:val=&quot;000C65CE&quot;/&gt;&lt;wsp:rsid wsp:val=&quot;000C7D59&quot;/&gt;&lt;wsp:rsid wsp:val=&quot;000D0998&quot;/&gt;&lt;wsp:rsid wsp:val=&quot;000D1D73&quot;/&gt;&lt;wsp:rsid wsp:val=&quot;000D2446&quot;/&gt;&lt;wsp:rsid wsp:val=&quot;000D5CE2&quot;/&gt;&lt;wsp:rsid wsp:val=&quot;000D5F3C&quot;/&gt;&lt;wsp:rsid wsp:val=&quot;000D6BDE&quot;/&gt;&lt;wsp:rsid wsp:val=&quot;000D7EFB&quot;/&gt;&lt;wsp:rsid wsp:val=&quot;000E0A63&quot;/&gt;&lt;wsp:rsid wsp:val=&quot;000E1FEA&quot;/&gt;&lt;wsp:rsid wsp:val=&quot;000E299A&quot;/&gt;&lt;wsp:rsid wsp:val=&quot;000E34A2&quot;/&gt;&lt;wsp:rsid wsp:val=&quot;000E3C4D&quot;/&gt;&lt;wsp:rsid wsp:val=&quot;000E421A&quot;/&gt;&lt;wsp:rsid wsp:val=&quot;000E4224&quot;/&gt;&lt;wsp:rsid wsp:val=&quot;000E4587&quot;/&gt;&lt;wsp:rsid wsp:val=&quot;000E4AAD&quot;/&gt;&lt;wsp:rsid wsp:val=&quot;000E5E74&quot;/&gt;&lt;wsp:rsid wsp:val=&quot;000E666F&quot;/&gt;&lt;wsp:rsid wsp:val=&quot;000E6742&quot;/&gt;&lt;wsp:rsid wsp:val=&quot;000E69ED&quot;/&gt;&lt;wsp:rsid wsp:val=&quot;000E705C&quot;/&gt;&lt;wsp:rsid wsp:val=&quot;000F00E6&quot;/&gt;&lt;wsp:rsid wsp:val=&quot;000F06E6&quot;/&gt;&lt;wsp:rsid wsp:val=&quot;000F16E6&quot;/&gt;&lt;wsp:rsid wsp:val=&quot;000F1836&quot;/&gt;&lt;wsp:rsid wsp:val=&quot;000F1FF8&quot;/&gt;&lt;wsp:rsid wsp:val=&quot;000F221B&quot;/&gt;&lt;wsp:rsid wsp:val=&quot;000F2A3D&quot;/&gt;&lt;wsp:rsid wsp:val=&quot;000F2ADA&quot;/&gt;&lt;wsp:rsid wsp:val=&quot;000F2B8B&quot;/&gt;&lt;wsp:rsid wsp:val=&quot;000F3869&quot;/&gt;&lt;wsp:rsid wsp:val=&quot;000F527A&quot;/&gt;&lt;wsp:rsid wsp:val=&quot;000F5796&quot;/&gt;&lt;wsp:rsid wsp:val=&quot;000F5D81&quot;/&gt;&lt;wsp:rsid wsp:val=&quot;000F67D9&quot;/&gt;&lt;wsp:rsid wsp:val=&quot;000F6BF5&quot;/&gt;&lt;wsp:rsid wsp:val=&quot;000F714F&quot;/&gt;&lt;wsp:rsid wsp:val=&quot;000F771B&quot;/&gt;&lt;wsp:rsid wsp:val=&quot;000F7ADF&quot;/&gt;&lt;wsp:rsid wsp:val=&quot;000F7E61&quot;/&gt;&lt;wsp:rsid wsp:val=&quot;000F7F9B&quot;/&gt;&lt;wsp:rsid wsp:val=&quot;001004BA&quot;/&gt;&lt;wsp:rsid wsp:val=&quot;0010113C&quot;/&gt;&lt;wsp:rsid wsp:val=&quot;0010146B&quot;/&gt;&lt;wsp:rsid wsp:val=&quot;00102558&quot;/&gt;&lt;wsp:rsid wsp:val=&quot;00102F19&quot;/&gt;&lt;wsp:rsid wsp:val=&quot;00103DDE&quot;/&gt;&lt;wsp:rsid wsp:val=&quot;001046B9&quot;/&gt;&lt;wsp:rsid wsp:val=&quot;0010593A&quot;/&gt;&lt;wsp:rsid wsp:val=&quot;001062BB&quot;/&gt;&lt;wsp:rsid wsp:val=&quot;001062E3&quot;/&gt;&lt;wsp:rsid wsp:val=&quot;00111699&quot;/&gt;&lt;wsp:rsid wsp:val=&quot;00111EC5&quot;/&gt;&lt;wsp:rsid wsp:val=&quot;001120E1&quot;/&gt;&lt;wsp:rsid wsp:val=&quot;00112B80&quot;/&gt;&lt;wsp:rsid wsp:val=&quot;001130AA&quot;/&gt;&lt;wsp:rsid wsp:val=&quot;0011666A&quot;/&gt;&lt;wsp:rsid wsp:val=&quot;00116E99&quot;/&gt;&lt;wsp:rsid wsp:val=&quot;001170EE&quot;/&gt;&lt;wsp:rsid wsp:val=&quot;00117230&quot;/&gt;&lt;wsp:rsid wsp:val=&quot;00117298&quot;/&gt;&lt;wsp:rsid wsp:val=&quot;001178B4&quot;/&gt;&lt;wsp:rsid wsp:val=&quot;00117C52&quot;/&gt;&lt;wsp:rsid wsp:val=&quot;00117CEE&quot;/&gt;&lt;wsp:rsid wsp:val=&quot;0012092E&quot;/&gt;&lt;wsp:rsid wsp:val=&quot;001218D1&quot;/&gt;&lt;wsp:rsid wsp:val=&quot;001224BA&quot;/&gt;&lt;wsp:rsid wsp:val=&quot;00123015&quot;/&gt;&lt;wsp:rsid wsp:val=&quot;00126EFF&quot;/&gt;&lt;wsp:rsid wsp:val=&quot;0013168A&quot;/&gt;&lt;wsp:rsid wsp:val=&quot;00131A53&quot;/&gt;&lt;wsp:rsid wsp:val=&quot;00131D8B&quot;/&gt;&lt;wsp:rsid wsp:val=&quot;00132B49&quot;/&gt;&lt;wsp:rsid wsp:val=&quot;00134FF0&quot;/&gt;&lt;wsp:rsid wsp:val=&quot;00141068&quot;/&gt;&lt;wsp:rsid wsp:val=&quot;0014375E&quot;/&gt;&lt;wsp:rsid wsp:val=&quot;00143DF0&quot;/&gt;&lt;wsp:rsid wsp:val=&quot;0014442A&quot;/&gt;&lt;wsp:rsid wsp:val=&quot;001445DC&quot;/&gt;&lt;wsp:rsid wsp:val=&quot;00144BB9&quot;/&gt;&lt;wsp:rsid wsp:val=&quot;001452F5&quot;/&gt;&lt;wsp:rsid wsp:val=&quot;0014576B&quot;/&gt;&lt;wsp:rsid wsp:val=&quot;00147366&quot;/&gt;&lt;wsp:rsid wsp:val=&quot;00150F8A&quot;/&gt;&lt;wsp:rsid wsp:val=&quot;00150FEA&quot;/&gt;&lt;wsp:rsid wsp:val=&quot;0015257E&quot;/&gt;&lt;wsp:rsid wsp:val=&quot;00152B00&quot;/&gt;&lt;wsp:rsid wsp:val=&quot;001535DC&quot;/&gt;&lt;wsp:rsid wsp:val=&quot;00153897&quot;/&gt;&lt;wsp:rsid wsp:val=&quot;00153C49&quot;/&gt;&lt;wsp:rsid wsp:val=&quot;0015496C&quot;/&gt;&lt;wsp:rsid wsp:val=&quot;001551D7&quot;/&gt;&lt;wsp:rsid wsp:val=&quot;001567B0&quot;/&gt;&lt;wsp:rsid wsp:val=&quot;0016070A&quot;/&gt;&lt;wsp:rsid wsp:val=&quot;001614AD&quot;/&gt;&lt;wsp:rsid wsp:val=&quot;0016157A&quot;/&gt;&lt;wsp:rsid wsp:val=&quot;001615B2&quot;/&gt;&lt;wsp:rsid wsp:val=&quot;00161A69&quot;/&gt;&lt;wsp:rsid wsp:val=&quot;00161F94&quot;/&gt;&lt;wsp:rsid wsp:val=&quot;00162227&quot;/&gt;&lt;wsp:rsid wsp:val=&quot;00162633&quot;/&gt;&lt;wsp:rsid wsp:val=&quot;00166A6D&quot;/&gt;&lt;wsp:rsid wsp:val=&quot;00166CAB&quot;/&gt;&lt;wsp:rsid wsp:val=&quot;001672BE&quot;/&gt;&lt;wsp:rsid wsp:val=&quot;00167B24&quot;/&gt;&lt;wsp:rsid wsp:val=&quot;001700B2&quot;/&gt;&lt;wsp:rsid wsp:val=&quot;0017046A&quot;/&gt;&lt;wsp:rsid wsp:val=&quot;00170C39&quot;/&gt;&lt;wsp:rsid wsp:val=&quot;00171F3D&quot;/&gt;&lt;wsp:rsid wsp:val=&quot;00172B34&quot;/&gt;&lt;wsp:rsid wsp:val=&quot;0017462A&quot;/&gt;&lt;wsp:rsid wsp:val=&quot;00174F39&quot;/&gt;&lt;wsp:rsid wsp:val=&quot;0017583C&quot;/&gt;&lt;wsp:rsid wsp:val=&quot;0017658C&quot;/&gt;&lt;wsp:rsid wsp:val=&quot;00177183&quot;/&gt;&lt;wsp:rsid wsp:val=&quot;00177467&quot;/&gt;&lt;wsp:rsid wsp:val=&quot;0018106C&quot;/&gt;&lt;wsp:rsid wsp:val=&quot;00181230&quot;/&gt;&lt;wsp:rsid wsp:val=&quot;001817CD&quot;/&gt;&lt;wsp:rsid wsp:val=&quot;001831F8&quot;/&gt;&lt;wsp:rsid wsp:val=&quot;0018359A&quot;/&gt;&lt;wsp:rsid wsp:val=&quot;0018360D&quot;/&gt;&lt;wsp:rsid wsp:val=&quot;001842FE&quot;/&gt;&lt;wsp:rsid wsp:val=&quot;00184B5D&quot;/&gt;&lt;wsp:rsid wsp:val=&quot;0018604A&quot;/&gt;&lt;wsp:rsid wsp:val=&quot;00191174&quot;/&gt;&lt;wsp:rsid wsp:val=&quot;00192463&quot;/&gt;&lt;wsp:rsid wsp:val=&quot;00192A79&quot;/&gt;&lt;wsp:rsid wsp:val=&quot;00194D45&quot;/&gt;&lt;wsp:rsid wsp:val=&quot;00194E22&quot;/&gt;&lt;wsp:rsid wsp:val=&quot;001954C9&quot;/&gt;&lt;wsp:rsid wsp:val=&quot;00195DCA&quot;/&gt;&lt;wsp:rsid wsp:val=&quot;00195F6E&quot;/&gt;&lt;wsp:rsid wsp:val=&quot;00196569&quot;/&gt;&lt;wsp:rsid wsp:val=&quot;00197BE4&quot;/&gt;&lt;wsp:rsid wsp:val=&quot;001A0056&quot;/&gt;&lt;wsp:rsid wsp:val=&quot;001A0184&quot;/&gt;&lt;wsp:rsid wsp:val=&quot;001A03C2&quot;/&gt;&lt;wsp:rsid wsp:val=&quot;001A3481&quot;/&gt;&lt;wsp:rsid wsp:val=&quot;001A3FD9&quot;/&gt;&lt;wsp:rsid wsp:val=&quot;001A46F9&quot;/&gt;&lt;wsp:rsid wsp:val=&quot;001A4B94&quot;/&gt;&lt;wsp:rsid wsp:val=&quot;001A57A6&quot;/&gt;&lt;wsp:rsid wsp:val=&quot;001A6BC9&quot;/&gt;&lt;wsp:rsid wsp:val=&quot;001A7A1C&quot;/&gt;&lt;wsp:rsid wsp:val=&quot;001ACB90&quot;/&gt;&lt;wsp:rsid wsp:val=&quot;001B0871&quot;/&gt;&lt;wsp:rsid wsp:val=&quot;001B1C4C&quot;/&gt;&lt;wsp:rsid wsp:val=&quot;001B2A62&quot;/&gt;&lt;wsp:rsid wsp:val=&quot;001B3760&quot;/&gt;&lt;wsp:rsid wsp:val=&quot;001B441F&quot;/&gt;&lt;wsp:rsid wsp:val=&quot;001B4B0F&quot;/&gt;&lt;wsp:rsid wsp:val=&quot;001B6791&quot;/&gt;&lt;wsp:rsid wsp:val=&quot;001B7BE3&quot;/&gt;&lt;wsp:rsid wsp:val=&quot;001B7F9F&quot;/&gt;&lt;wsp:rsid wsp:val=&quot;001BFB26&quot;/&gt;&lt;wsp:rsid wsp:val=&quot;001C073F&quot;/&gt;&lt;wsp:rsid wsp:val=&quot;001C0B8A&quot;/&gt;&lt;wsp:rsid wsp:val=&quot;001C2188&quot;/&gt;&lt;wsp:rsid wsp:val=&quot;001C3537&quot;/&gt;&lt;wsp:rsid wsp:val=&quot;001C59B4&quot;/&gt;&lt;wsp:rsid wsp:val=&quot;001C6463&quot;/&gt;&lt;wsp:rsid wsp:val=&quot;001C737E&quot;/&gt;&lt;wsp:rsid wsp:val=&quot;001D0626&quot;/&gt;&lt;wsp:rsid wsp:val=&quot;001D1D1D&quot;/&gt;&lt;wsp:rsid wsp:val=&quot;001D1DE5&quot;/&gt;&lt;wsp:rsid wsp:val=&quot;001D2746&quot;/&gt;&lt;wsp:rsid wsp:val=&quot;001D5A15&quot;/&gt;&lt;wsp:rsid wsp:val=&quot;001D5E38&quot;/&gt;&lt;wsp:rsid wsp:val=&quot;001D6D30&quot;/&gt;&lt;wsp:rsid wsp:val=&quot;001D6F2B&quot;/&gt;&lt;wsp:rsid wsp:val=&quot;001D7604&quot;/&gt;&lt;wsp:rsid wsp:val=&quot;001E02DB&quot;/&gt;&lt;wsp:rsid wsp:val=&quot;001E1EAD&quot;/&gt;&lt;wsp:rsid wsp:val=&quot;001E2494&quot;/&gt;&lt;wsp:rsid wsp:val=&quot;001E2802&quot;/&gt;&lt;wsp:rsid wsp:val=&quot;001E306B&quot;/&gt;&lt;wsp:rsid wsp:val=&quot;001E33D4&quot;/&gt;&lt;wsp:rsid wsp:val=&quot;001E49DC&quot;/&gt;&lt;wsp:rsid wsp:val=&quot;001E4C13&quot;/&gt;&lt;wsp:rsid wsp:val=&quot;001E51F7&quot;/&gt;&lt;wsp:rsid wsp:val=&quot;001E53A8&quot;/&gt;&lt;wsp:rsid wsp:val=&quot;001E67E7&quot;/&gt;&lt;wsp:rsid wsp:val=&quot;001E7381&quot;/&gt;&lt;wsp:rsid wsp:val=&quot;001F0335&quot;/&gt;&lt;wsp:rsid wsp:val=&quot;001F042E&quot;/&gt;&lt;wsp:rsid wsp:val=&quot;001F0EE4&quot;/&gt;&lt;wsp:rsid wsp:val=&quot;001F123C&quot;/&gt;&lt;wsp:rsid wsp:val=&quot;001F1421&quot;/&gt;&lt;wsp:rsid wsp:val=&quot;001F23D7&quot;/&gt;&lt;wsp:rsid wsp:val=&quot;001F341A&quot;/&gt;&lt;wsp:rsid wsp:val=&quot;001F5B65&quot;/&gt;&lt;wsp:rsid wsp:val=&quot;001F5C6B&quot;/&gt;&lt;wsp:rsid wsp:val=&quot;001F7010&quot;/&gt;&lt;wsp:rsid wsp:val=&quot;001F7BC9&quot;/&gt;&lt;wsp:rsid wsp:val=&quot;00200F02&quot;/&gt;&lt;wsp:rsid wsp:val=&quot;002011F3&quot;/&gt;&lt;wsp:rsid wsp:val=&quot;002012AF&quot;/&gt;&lt;wsp:rsid wsp:val=&quot;00201646&quot;/&gt;&lt;wsp:rsid wsp:val=&quot;00202110&quot;/&gt;&lt;wsp:rsid wsp:val=&quot;0020296A&quot;/&gt;&lt;wsp:rsid wsp:val=&quot;00203824&quot;/&gt;&lt;wsp:rsid wsp:val=&quot;00204728&quot;/&gt;&lt;wsp:rsid wsp:val=&quot;00204921&quot;/&gt;&lt;wsp:rsid wsp:val=&quot;00205FD4&quot;/&gt;&lt;wsp:rsid wsp:val=&quot;00207B0C&quot;/&gt;&lt;wsp:rsid wsp:val=&quot;00207C68&quot;/&gt;&lt;wsp:rsid wsp:val=&quot;00211D78&quot;/&gt;&lt;wsp:rsid wsp:val=&quot;00211DDA&quot;/&gt;&lt;wsp:rsid wsp:val=&quot;0021208B&quot;/&gt;&lt;wsp:rsid wsp:val=&quot;002129B2&quot;/&gt;&lt;wsp:rsid wsp:val=&quot;0021315B&quot;/&gt;&lt;wsp:rsid wsp:val=&quot;0021331D&quot;/&gt;&lt;wsp:rsid wsp:val=&quot;002135AC&quot;/&gt;&lt;wsp:rsid wsp:val=&quot;002141FE&quot;/&gt;&lt;wsp:rsid wsp:val=&quot;00216438&quot;/&gt;&lt;wsp:rsid wsp:val=&quot;00216A42&quot;/&gt;&lt;wsp:rsid wsp:val=&quot;002200F8&quot;/&gt;&lt;wsp:rsid wsp:val=&quot;002217CB&quot;/&gt;&lt;wsp:rsid wsp:val=&quot;00222047&quot;/&gt;&lt;wsp:rsid wsp:val=&quot;002221F8&quot;/&gt;&lt;wsp:rsid wsp:val=&quot;00222689&quot;/&gt;&lt;wsp:rsid wsp:val=&quot;0022303F&quot;/&gt;&lt;wsp:rsid wsp:val=&quot;00225448&quot;/&gt;&lt;wsp:rsid wsp:val=&quot;00225576&quot;/&gt;&lt;wsp:rsid wsp:val=&quot;00226BD5&quot;/&gt;&lt;wsp:rsid wsp:val=&quot;00226FFF&quot;/&gt;&lt;wsp:rsid wsp:val=&quot;0022778D&quot;/&gt;&lt;wsp:rsid wsp:val=&quot;0023134D&quot;/&gt;&lt;wsp:rsid wsp:val=&quot;0023197A&quot;/&gt;&lt;wsp:rsid wsp:val=&quot;00234838&quot;/&gt;&lt;wsp:rsid wsp:val=&quot;00236119&quot;/&gt;&lt;wsp:rsid wsp:val=&quot;00237AB1&quot;/&gt;&lt;wsp:rsid wsp:val=&quot;00237B29&quot;/&gt;&lt;wsp:rsid wsp:val=&quot;00240079&quot;/&gt;&lt;wsp:rsid wsp:val=&quot;00240A2A&quot;/&gt;&lt;wsp:rsid wsp:val=&quot;00240ADF&quot;/&gt;&lt;wsp:rsid wsp:val=&quot;00241550&quot;/&gt;&lt;wsp:rsid wsp:val=&quot;00241638&quot;/&gt;&lt;wsp:rsid wsp:val=&quot;0024194D&quot;/&gt;&lt;wsp:rsid wsp:val=&quot;00243E48&quot;/&gt;&lt;wsp:rsid wsp:val=&quot;0024413F&quot;/&gt;&lt;wsp:rsid wsp:val=&quot;00244212&quot;/&gt;&lt;wsp:rsid wsp:val=&quot;002442C5&quot;/&gt;&lt;wsp:rsid wsp:val=&quot;00245562&quot;/&gt;&lt;wsp:rsid wsp:val=&quot;00246F17&quot;/&gt;&lt;wsp:rsid wsp:val=&quot;00247B9A&quot;/&gt;&lt;wsp:rsid wsp:val=&quot;00250439&quot;/&gt;&lt;wsp:rsid wsp:val=&quot;00252C8F&quot;/&gt;&lt;wsp:rsid wsp:val=&quot;00253BBC&quot;/&gt;&lt;wsp:rsid wsp:val=&quot;00253E48&quot;/&gt;&lt;wsp:rsid wsp:val=&quot;0025594F&quot;/&gt;&lt;wsp:rsid wsp:val=&quot;00255F9C&quot;/&gt;&lt;wsp:rsid wsp:val=&quot;002561C2&quot;/&gt;&lt;wsp:rsid wsp:val=&quot;00256673&quot;/&gt;&lt;wsp:rsid wsp:val=&quot;00256816&quot;/&gt;&lt;wsp:rsid wsp:val=&quot;00256A21&quot;/&gt;&lt;wsp:rsid wsp:val=&quot;00261AA4&quot;/&gt;&lt;wsp:rsid wsp:val=&quot;002631C5&quot;/&gt;&lt;wsp:rsid wsp:val=&quot;00263CFD&quot;/&gt;&lt;wsp:rsid wsp:val=&quot;0026430B&quot;/&gt;&lt;wsp:rsid wsp:val=&quot;00264AD3&quot;/&gt;&lt;wsp:rsid wsp:val=&quot;00264D10&quot;/&gt;&lt;wsp:rsid wsp:val=&quot;002657CC&quot;/&gt;&lt;wsp:rsid wsp:val=&quot;00265B16&quot;/&gt;&lt;wsp:rsid wsp:val=&quot;00265E13&quot;/&gt;&lt;wsp:rsid wsp:val=&quot;00265E88&quot;/&gt;&lt;wsp:rsid wsp:val=&quot;00266E80&quot;/&gt;&lt;wsp:rsid wsp:val=&quot;00271CD8&quot;/&gt;&lt;wsp:rsid wsp:val=&quot;002724A8&quot;/&gt;&lt;wsp:rsid wsp:val=&quot;002724BA&quot;/&gt;&lt;wsp:rsid wsp:val=&quot;00273438&quot;/&gt;&lt;wsp:rsid wsp:val=&quot;002740CD&quot;/&gt;&lt;wsp:rsid wsp:val=&quot;00275AFD&quot;/&gt;&lt;wsp:rsid wsp:val=&quot;00276831&quot;/&gt;&lt;wsp:rsid wsp:val=&quot;00276F00&quot;/&gt;&lt;wsp:rsid wsp:val=&quot;00277D36&quot;/&gt;&lt;wsp:rsid wsp:val=&quot;00277ED3&quot;/&gt;&lt;wsp:rsid wsp:val=&quot;002821FC&quot;/&gt;&lt;wsp:rsid wsp:val=&quot;00282839&quot;/&gt;&lt;wsp:rsid wsp:val=&quot;00283CDA&quot;/&gt;&lt;wsp:rsid wsp:val=&quot;002860A4&quot;/&gt;&lt;wsp:rsid wsp:val=&quot;00292400&quot;/&gt;&lt;wsp:rsid wsp:val=&quot;002934BD&quot;/&gt;&lt;wsp:rsid wsp:val=&quot;002937A9&quot;/&gt;&lt;wsp:rsid wsp:val=&quot;002937C3&quot;/&gt;&lt;wsp:rsid wsp:val=&quot;00293896&quot;/&gt;&lt;wsp:rsid wsp:val=&quot;0029424F&quot;/&gt;&lt;wsp:rsid wsp:val=&quot;00294287&quot;/&gt;&lt;wsp:rsid wsp:val=&quot;00294355&quot;/&gt;&lt;wsp:rsid wsp:val=&quot;00295129&quot;/&gt;&lt;wsp:rsid wsp:val=&quot;00295857&quot;/&gt;&lt;wsp:rsid wsp:val=&quot;0029585E&quot;/&gt;&lt;wsp:rsid wsp:val=&quot;0029589F&quot;/&gt;&lt;wsp:rsid wsp:val=&quot;002967B0&quot;/&gt;&lt;wsp:rsid wsp:val=&quot;002A1398&quot;/&gt;&lt;wsp:rsid wsp:val=&quot;002A2611&quot;/&gt;&lt;wsp:rsid wsp:val=&quot;002A3329&quot;/&gt;&lt;wsp:rsid wsp:val=&quot;002A440C&quot;/&gt;&lt;wsp:rsid wsp:val=&quot;002A512E&quot;/&gt;&lt;wsp:rsid wsp:val=&quot;002A5FC5&quot;/&gt;&lt;wsp:rsid wsp:val=&quot;002A729A&quot;/&gt;&lt;wsp:rsid wsp:val=&quot;002B18FF&quot;/&gt;&lt;wsp:rsid wsp:val=&quot;002B199F&quot;/&gt;&lt;wsp:rsid wsp:val=&quot;002B20AA&quot;/&gt;&lt;wsp:rsid wsp:val=&quot;002B378A&quot;/&gt;&lt;wsp:rsid wsp:val=&quot;002B4403&quot;/&gt;&lt;wsp:rsid wsp:val=&quot;002B4C8D&quot;/&gt;&lt;wsp:rsid wsp:val=&quot;002B5587&quot;/&gt;&lt;wsp:rsid wsp:val=&quot;002B5A2D&quot;/&gt;&lt;wsp:rsid wsp:val=&quot;002B6134&quot;/&gt;&lt;wsp:rsid wsp:val=&quot;002B6194&quot;/&gt;&lt;wsp:rsid wsp:val=&quot;002B61CB&quot;/&gt;&lt;wsp:rsid wsp:val=&quot;002B6C6B&quot;/&gt;&lt;wsp:rsid wsp:val=&quot;002B6F28&quot;/&gt;&lt;wsp:rsid wsp:val=&quot;002B7571&quot;/&gt;&lt;wsp:rsid wsp:val=&quot;002B75D6&quot;/&gt;&lt;wsp:rsid wsp:val=&quot;002C04F1&quot;/&gt;&lt;wsp:rsid wsp:val=&quot;002C1057&quot;/&gt;&lt;wsp:rsid wsp:val=&quot;002C2B6F&quot;/&gt;&lt;wsp:rsid wsp:val=&quot;002C3734&quot;/&gt;&lt;wsp:rsid wsp:val=&quot;002C574E&quot;/&gt;&lt;wsp:rsid wsp:val=&quot;002C5BE6&quot;/&gt;&lt;wsp:rsid wsp:val=&quot;002C7C5B&quot;/&gt;&lt;wsp:rsid wsp:val=&quot;002D0258&quot;/&gt;&lt;wsp:rsid wsp:val=&quot;002D0EB2&quot;/&gt;&lt;wsp:rsid wsp:val=&quot;002D1D05&quot;/&gt;&lt;wsp:rsid wsp:val=&quot;002D27F7&quot;/&gt;&lt;wsp:rsid wsp:val=&quot;002D289C&quot;/&gt;&lt;wsp:rsid wsp:val=&quot;002D2DBA&quot;/&gt;&lt;wsp:rsid wsp:val=&quot;002D3BDF&quot;/&gt;&lt;wsp:rsid wsp:val=&quot;002D3D7F&quot;/&gt;&lt;wsp:rsid wsp:val=&quot;002D42C2&quot;/&gt;&lt;wsp:rsid wsp:val=&quot;002D486E&quot;/&gt;&lt;wsp:rsid wsp:val=&quot;002D499C&quot;/&gt;&lt;wsp:rsid wsp:val=&quot;002D5169&quot;/&gt;&lt;wsp:rsid wsp:val=&quot;002D5343&quot;/&gt;&lt;wsp:rsid wsp:val=&quot;002D5A17&quot;/&gt;&lt;wsp:rsid wsp:val=&quot;002D7B93&quot;/&gt;&lt;wsp:rsid wsp:val=&quot;002E05C6&quot;/&gt;&lt;wsp:rsid wsp:val=&quot;002E17A6&quot;/&gt;&lt;wsp:rsid wsp:val=&quot;002E3199&quot;/&gt;&lt;wsp:rsid wsp:val=&quot;002E54D9&quot;/&gt;&lt;wsp:rsid wsp:val=&quot;002F07AF&quot;/&gt;&lt;wsp:rsid wsp:val=&quot;002F3464&quot;/&gt;&lt;wsp:rsid wsp:val=&quot;002F34BB&quot;/&gt;&lt;wsp:rsid wsp:val=&quot;002F3C97&quot;/&gt;&lt;wsp:rsid wsp:val=&quot;002F57A4&quot;/&gt;&lt;wsp:rsid wsp:val=&quot;002F6558&quot;/&gt;&lt;wsp:rsid wsp:val=&quot;002F7CD7&quot;/&gt;&lt;wsp:rsid wsp:val=&quot;002F7FCE&quot;/&gt;&lt;wsp:rsid wsp:val=&quot;003013B4&quot;/&gt;&lt;wsp:rsid wsp:val=&quot;00301B1A&quot;/&gt;&lt;wsp:rsid wsp:val=&quot;003035B7&quot;/&gt;&lt;wsp:rsid wsp:val=&quot;00303CFE&quot;/&gt;&lt;wsp:rsid wsp:val=&quot;0030456F&quot;/&gt;&lt;wsp:rsid wsp:val=&quot;003045E3&quot;/&gt;&lt;wsp:rsid wsp:val=&quot;0030546F&quot;/&gt;&lt;wsp:rsid wsp:val=&quot;00305D8B&quot;/&gt;&lt;wsp:rsid wsp:val=&quot;00305FCC&quot;/&gt;&lt;wsp:rsid wsp:val=&quot;003066E8&quot;/&gt;&lt;wsp:rsid wsp:val=&quot;00307E60&quot;/&gt;&lt;wsp:rsid wsp:val=&quot;00310BBB&quot;/&gt;&lt;wsp:rsid wsp:val=&quot;00311101&quot;/&gt;&lt;wsp:rsid wsp:val=&quot;0031317A&quot;/&gt;&lt;wsp:rsid wsp:val=&quot;00313926&quot;/&gt;&lt;wsp:rsid wsp:val=&quot;00313952&quot;/&gt;&lt;wsp:rsid wsp:val=&quot;003142E1&quot;/&gt;&lt;wsp:rsid wsp:val=&quot;00315FF7&quot;/&gt;&lt;wsp:rsid wsp:val=&quot;003175CE&quot;/&gt;&lt;wsp:rsid wsp:val=&quot;00317CFE&quot;/&gt;&lt;wsp:rsid wsp:val=&quot;00320972&quot;/&gt;&lt;wsp:rsid wsp:val=&quot;00321390&quot;/&gt;&lt;wsp:rsid wsp:val=&quot;0032161A&quot;/&gt;&lt;wsp:rsid wsp:val=&quot;00321CF9&quot;/&gt;&lt;wsp:rsid wsp:val=&quot;00322107&quot;/&gt;&lt;wsp:rsid wsp:val=&quot;003239A0&quot;/&gt;&lt;wsp:rsid wsp:val=&quot;00323F02&quot;/&gt;&lt;wsp:rsid wsp:val=&quot;00325716&quot;/&gt;&lt;wsp:rsid wsp:val=&quot;00326362&quot;/&gt;&lt;wsp:rsid wsp:val=&quot;00326590&quot;/&gt;&lt;wsp:rsid wsp:val=&quot;00326B5D&quot;/&gt;&lt;wsp:rsid wsp:val=&quot;0032712E&quot;/&gt;&lt;wsp:rsid wsp:val=&quot;0033191A&quot;/&gt;&lt;wsp:rsid wsp:val=&quot;00331EF5&quot;/&gt;&lt;wsp:rsid wsp:val=&quot;00332430&quot;/&gt;&lt;wsp:rsid wsp:val=&quot;00333118&quot;/&gt;&lt;wsp:rsid wsp:val=&quot;00333511&quot;/&gt;&lt;wsp:rsid wsp:val=&quot;00333694&quot;/&gt;&lt;wsp:rsid wsp:val=&quot;00333F1E&quot;/&gt;&lt;wsp:rsid wsp:val=&quot;00336ADB&quot;/&gt;&lt;wsp:rsid wsp:val=&quot;0033782C&quot;/&gt;&lt;wsp:rsid wsp:val=&quot;00337C84&quot;/&gt;&lt;wsp:rsid wsp:val=&quot;0034049C&quot;/&gt;&lt;wsp:rsid wsp:val=&quot;0034163B&quot;/&gt;&lt;wsp:rsid wsp:val=&quot;00341AF2&quot;/&gt;&lt;wsp:rsid wsp:val=&quot;00343C4C&quot;/&gt;&lt;wsp:rsid wsp:val=&quot;00344A7F&quot;/&gt;&lt;wsp:rsid wsp:val=&quot;00345DBF&quot;/&gt;&lt;wsp:rsid wsp:val=&quot;003469C0&quot;/&gt;&lt;wsp:rsid wsp:val=&quot;00346EFE&quot;/&gt;&lt;wsp:rsid wsp:val=&quot;003502EC&quot;/&gt;&lt;wsp:rsid wsp:val=&quot;00350D8B&quot;/&gt;&lt;wsp:rsid wsp:val=&quot;00350E4F&quot;/&gt;&lt;wsp:rsid wsp:val=&quot;0035202A&quot;/&gt;&lt;wsp:rsid wsp:val=&quot;00353041&quot;/&gt;&lt;wsp:rsid wsp:val=&quot;0035311A&quot;/&gt;&lt;wsp:rsid wsp:val=&quot;0035394D&quot;/&gt;&lt;wsp:rsid wsp:val=&quot;00353C6B&quot;/&gt;&lt;wsp:rsid wsp:val=&quot;00353CA2&quot;/&gt;&lt;wsp:rsid wsp:val=&quot;00353CD0&quot;/&gt;&lt;wsp:rsid wsp:val=&quot;00355262&quot;/&gt;&lt;wsp:rsid wsp:val=&quot;00355DF7&quot;/&gt;&lt;wsp:rsid wsp:val=&quot;00355F5F&quot;/&gt;&lt;wsp:rsid wsp:val=&quot;003569FD&quot;/&gt;&lt;wsp:rsid wsp:val=&quot;00357223&quot;/&gt;&lt;wsp:rsid wsp:val=&quot;003576AA&quot;/&gt;&lt;wsp:rsid wsp:val=&quot;00364C49&quot;/&gt;&lt;wsp:rsid wsp:val=&quot;00365AC1&quot;/&gt;&lt;wsp:rsid wsp:val=&quot;00366BEE&quot;/&gt;&lt;wsp:rsid wsp:val=&quot;00370013&quot;/&gt;&lt;wsp:rsid wsp:val=&quot;0037011B&quot;/&gt;&lt;wsp:rsid wsp:val=&quot;00370795&quot;/&gt;&lt;wsp:rsid wsp:val=&quot;00372009&quot;/&gt;&lt;wsp:rsid wsp:val=&quot;0037237A&quot;/&gt;&lt;wsp:rsid wsp:val=&quot;003726A5&quot;/&gt;&lt;wsp:rsid wsp:val=&quot;00372AF2&quot;/&gt;&lt;wsp:rsid wsp:val=&quot;00374844&quot;/&gt;&lt;wsp:rsid wsp:val=&quot;00376603&quot;/&gt;&lt;wsp:rsid wsp:val=&quot;003771D8&quot;/&gt;&lt;wsp:rsid wsp:val=&quot;00377319&quot;/&gt;&lt;wsp:rsid wsp:val=&quot;00381219&quot;/&gt;&lt;wsp:rsid wsp:val=&quot;003817ED&quot;/&gt;&lt;wsp:rsid wsp:val=&quot;0038382D&quot;/&gt;&lt;wsp:rsid wsp:val=&quot;0038460A&quot;/&gt;&lt;wsp:rsid wsp:val=&quot;00384FFB&quot;/&gt;&lt;wsp:rsid wsp:val=&quot;00385518&quot;/&gt;&lt;wsp:rsid wsp:val=&quot;00386FF8&quot;/&gt;&lt;wsp:rsid wsp:val=&quot;00387067&quot;/&gt;&lt;wsp:rsid wsp:val=&quot;003875A5&quot;/&gt;&lt;wsp:rsid wsp:val=&quot;003879F3&quot;/&gt;&lt;wsp:rsid wsp:val=&quot;00387A32&quot;/&gt;&lt;wsp:rsid wsp:val=&quot;003904BB&quot;/&gt;&lt;wsp:rsid wsp:val=&quot;003909D1&quot;/&gt;&lt;wsp:rsid wsp:val=&quot;00390AE6&quot;/&gt;&lt;wsp:rsid wsp:val=&quot;00390D47&quot;/&gt;&lt;wsp:rsid wsp:val=&quot;003913CC&quot;/&gt;&lt;wsp:rsid wsp:val=&quot;0039208D&quot;/&gt;&lt;wsp:rsid wsp:val=&quot;0039284A&quot;/&gt;&lt;wsp:rsid wsp:val=&quot;003928E1&quot;/&gt;&lt;wsp:rsid wsp:val=&quot;00392A7C&quot;/&gt;&lt;wsp:rsid wsp:val=&quot;00393305&quot;/&gt;&lt;wsp:rsid wsp:val=&quot;003933F8&quot;/&gt;&lt;wsp:rsid wsp:val=&quot;003937E4&quot;/&gt;&lt;wsp:rsid wsp:val=&quot;00394669&quot;/&gt;&lt;wsp:rsid wsp:val=&quot;00394838&quot;/&gt;&lt;wsp:rsid wsp:val=&quot;00395B68&quot;/&gt;&lt;wsp:rsid wsp:val=&quot;00395C4D&quot;/&gt;&lt;wsp:rsid wsp:val=&quot;00397A39&quot;/&gt;&lt;wsp:rsid wsp:val=&quot;003A0A22&quot;/&gt;&lt;wsp:rsid wsp:val=&quot;003A0D34&quot;/&gt;&lt;wsp:rsid wsp:val=&quot;003A0DD4&quot;/&gt;&lt;wsp:rsid wsp:val=&quot;003A1B5E&quot;/&gt;&lt;wsp:rsid wsp:val=&quot;003A29DE&quot;/&gt;&lt;wsp:rsid wsp:val=&quot;003A45E3&quot;/&gt;&lt;wsp:rsid wsp:val=&quot;003A7F68&quot;/&gt;&lt;wsp:rsid wsp:val=&quot;003B01CF&quot;/&gt;&lt;wsp:rsid wsp:val=&quot;003B117C&quot;/&gt;&lt;wsp:rsid wsp:val=&quot;003B149E&quot;/&gt;&lt;wsp:rsid wsp:val=&quot;003B21A9&quot;/&gt;&lt;wsp:rsid wsp:val=&quot;003B2EC4&quot;/&gt;&lt;wsp:rsid wsp:val=&quot;003B35F5&quot;/&gt;&lt;wsp:rsid wsp:val=&quot;003B4C33&quot;/&gt;&lt;wsp:rsid wsp:val=&quot;003B5114&quot;/&gt;&lt;wsp:rsid wsp:val=&quot;003B61F2&quot;/&gt;&lt;wsp:rsid wsp:val=&quot;003B62AA&quot;/&gt;&lt;wsp:rsid wsp:val=&quot;003B6A25&quot;/&gt;&lt;wsp:rsid wsp:val=&quot;003C13B1&quot;/&gt;&lt;wsp:rsid wsp:val=&quot;003C25BB&quot;/&gt;&lt;wsp:rsid wsp:val=&quot;003C3F48&quot;/&gt;&lt;wsp:rsid wsp:val=&quot;003C43A6&quot;/&gt;&lt;wsp:rsid wsp:val=&quot;003C4710&quot;/&gt;&lt;wsp:rsid wsp:val=&quot;003C56A5&quot;/&gt;&lt;wsp:rsid wsp:val=&quot;003C5ADB&quot;/&gt;&lt;wsp:rsid wsp:val=&quot;003C5B0E&quot;/&gt;&lt;wsp:rsid wsp:val=&quot;003C5C1D&quot;/&gt;&lt;wsp:rsid wsp:val=&quot;003C6580&quot;/&gt;&lt;wsp:rsid wsp:val=&quot;003D116D&quot;/&gt;&lt;wsp:rsid wsp:val=&quot;003D1621&quot;/&gt;&lt;wsp:rsid wsp:val=&quot;003D1A65&quot;/&gt;&lt;wsp:rsid wsp:val=&quot;003D2003&quot;/&gt;&lt;wsp:rsid wsp:val=&quot;003D38CC&quot;/&gt;&lt;wsp:rsid wsp:val=&quot;003D472F&quot;/&gt;&lt;wsp:rsid wsp:val=&quot;003D50E1&quot;/&gt;&lt;wsp:rsid wsp:val=&quot;003D57D9&quot;/&gt;&lt;wsp:rsid wsp:val=&quot;003D79C6&quot;/&gt;&lt;wsp:rsid wsp:val=&quot;003E0059&quot;/&gt;&lt;wsp:rsid wsp:val=&quot;003E04F3&quot;/&gt;&lt;wsp:rsid wsp:val=&quot;003E0B7B&quot;/&gt;&lt;wsp:rsid wsp:val=&quot;003E121C&quot;/&gt;&lt;wsp:rsid wsp:val=&quot;003E383B&quot;/&gt;&lt;wsp:rsid wsp:val=&quot;003E3AE7&quot;/&gt;&lt;wsp:rsid wsp:val=&quot;003E5040&quot;/&gt;&lt;wsp:rsid wsp:val=&quot;003E54DC&quot;/&gt;&lt;wsp:rsid wsp:val=&quot;003E58B3&quot;/&gt;&lt;wsp:rsid wsp:val=&quot;003E73CD&quot;/&gt;&lt;wsp:rsid wsp:val=&quot;003E7778&quot;/&gt;&lt;wsp:rsid wsp:val=&quot;003EADEF&quot;/&gt;&lt;wsp:rsid wsp:val=&quot;003F0001&quot;/&gt;&lt;wsp:rsid wsp:val=&quot;003F2121&quot;/&gt;&lt;wsp:rsid wsp:val=&quot;003F254D&quot;/&gt;&lt;wsp:rsid wsp:val=&quot;003F2B7B&quot;/&gt;&lt;wsp:rsid wsp:val=&quot;003F5F45&quot;/&gt;&lt;wsp:rsid wsp:val=&quot;003F662A&quot;/&gt;&lt;wsp:rsid wsp:val=&quot;003F6ABF&quot;/&gt;&lt;wsp:rsid wsp:val=&quot;003F745B&quot;/&gt;&lt;wsp:rsid wsp:val=&quot;003F798B&quot;/&gt;&lt;wsp:rsid wsp:val=&quot;003F7A40&quot;/&gt;&lt;wsp:rsid wsp:val=&quot;0040106A&quot;/&gt;&lt;wsp:rsid wsp:val=&quot;004017CF&quot;/&gt;&lt;wsp:rsid wsp:val=&quot;00401DE6&quot;/&gt;&lt;wsp:rsid wsp:val=&quot;00401F24&quot;/&gt;&lt;wsp:rsid wsp:val=&quot;00402169&quot;/&gt;&lt;wsp:rsid wsp:val=&quot;00403AC2&quot;/&gt;&lt;wsp:rsid wsp:val=&quot;00404284&quot;/&gt;&lt;wsp:rsid wsp:val=&quot;004046CA&quot;/&gt;&lt;wsp:rsid wsp:val=&quot;004049A4&quot;/&gt;&lt;wsp:rsid wsp:val=&quot;00406426&quot;/&gt;&lt;wsp:rsid wsp:val=&quot;004079BF&quot;/&gt;&lt;wsp:rsid wsp:val=&quot;00407DAC&quot;/&gt;&lt;wsp:rsid wsp:val=&quot;004119A6&quot;/&gt;&lt;wsp:rsid wsp:val=&quot;00411A8B&quot;/&gt;&lt;wsp:rsid wsp:val=&quot;00411E91&quot;/&gt;&lt;wsp:rsid wsp:val=&quot;004126C8&quot;/&gt;&lt;wsp:rsid wsp:val=&quot;00412AAA&quot;/&gt;&lt;wsp:rsid wsp:val=&quot;00414663&quot;/&gt;&lt;wsp:rsid wsp:val=&quot;00415D32&quot;/&gt;&lt;wsp:rsid wsp:val=&quot;00417165&quot;/&gt;&lt;wsp:rsid wsp:val=&quot;004173CD&quot;/&gt;&lt;wsp:rsid wsp:val=&quot;0041751B&quot;/&gt;&lt;wsp:rsid wsp:val=&quot;004175C5&quot;/&gt;&lt;wsp:rsid wsp:val=&quot;004176D8&quot;/&gt;&lt;wsp:rsid wsp:val=&quot;00417E90&quot;/&gt;&lt;wsp:rsid wsp:val=&quot;004213D7&quot;/&gt;&lt;wsp:rsid wsp:val=&quot;00421FA3&quot;/&gt;&lt;wsp:rsid wsp:val=&quot;00422A42&quot;/&gt;&lt;wsp:rsid wsp:val=&quot;00422BEF&quot;/&gt;&lt;wsp:rsid wsp:val=&quot;00423AD7&quot;/&gt;&lt;wsp:rsid wsp:val=&quot;00423BFB&quot;/&gt;&lt;wsp:rsid wsp:val=&quot;00424AC8&quot;/&gt;&lt;wsp:rsid wsp:val=&quot;00425060&quot;/&gt;&lt;wsp:rsid wsp:val=&quot;004253B8&quot;/&gt;&lt;wsp:rsid wsp:val=&quot;00426605&quot;/&gt;&lt;wsp:rsid wsp:val=&quot;00427F59&quot;/&gt;&lt;wsp:rsid wsp:val=&quot;00431C9B&quot;/&gt;&lt;wsp:rsid wsp:val=&quot;00432CA7&quot;/&gt;&lt;wsp:rsid wsp:val=&quot;00433170&quot;/&gt;&lt;wsp:rsid wsp:val=&quot;004336DF&quot;/&gt;&lt;wsp:rsid wsp:val=&quot;00434010&quot;/&gt;&lt;wsp:rsid wsp:val=&quot;00434123&quot;/&gt;&lt;wsp:rsid wsp:val=&quot;004346CA&quot;/&gt;&lt;wsp:rsid wsp:val=&quot;004359EF&quot;/&gt;&lt;wsp:rsid wsp:val=&quot;00435F1C&quot;/&gt;&lt;wsp:rsid wsp:val=&quot;0043622C&quot;/&gt;&lt;wsp:rsid wsp:val=&quot;00436A47&quot;/&gt;&lt;wsp:rsid wsp:val=&quot;00437A75&quot;/&gt;&lt;wsp:rsid wsp:val=&quot;00441245&quot;/&gt;&lt;wsp:rsid wsp:val=&quot;0044185F&quot;/&gt;&lt;wsp:rsid wsp:val=&quot;00441E4C&quot;/&gt;&lt;wsp:rsid wsp:val=&quot;00441E65&quot;/&gt;&lt;wsp:rsid wsp:val=&quot;00442458&quot;/&gt;&lt;wsp:rsid wsp:val=&quot;00442D45&quot;/&gt;&lt;wsp:rsid wsp:val=&quot;004431CE&quot;/&gt;&lt;wsp:rsid wsp:val=&quot;00443393&quot;/&gt;&lt;wsp:rsid wsp:val=&quot;00443B6B&quot;/&gt;&lt;wsp:rsid wsp:val=&quot;00444813&quot;/&gt;&lt;wsp:rsid wsp:val=&quot;00444836&quot;/&gt;&lt;wsp:rsid wsp:val=&quot;00444D13&quot;/&gt;&lt;wsp:rsid wsp:val=&quot;00447B1C&quot;/&gt;&lt;wsp:rsid wsp:val=&quot;004505E1&quot;/&gt;&lt;wsp:rsid wsp:val=&quot;00450D96&quot;/&gt;&lt;wsp:rsid wsp:val=&quot;004519CF&quot;/&gt;&lt;wsp:rsid wsp:val=&quot;0045234B&quot;/&gt;&lt;wsp:rsid wsp:val=&quot;004526FB&quot;/&gt;&lt;wsp:rsid wsp:val=&quot;00453692&quot;/&gt;&lt;wsp:rsid wsp:val=&quot;00455044&quot;/&gt;&lt;wsp:rsid wsp:val=&quot;00455571&quot;/&gt;&lt;wsp:rsid wsp:val=&quot;00456C59&quot;/&gt;&lt;wsp:rsid wsp:val=&quot;00456F02&quot;/&gt;&lt;wsp:rsid wsp:val=&quot;0046215A&quot;/&gt;&lt;wsp:rsid wsp:val=&quot;00462814&quot;/&gt;&lt;wsp:rsid wsp:val=&quot;00463818&quot;/&gt;&lt;wsp:rsid wsp:val=&quot;004639C4&quot;/&gt;&lt;wsp:rsid wsp:val=&quot;004639E7&quot;/&gt;&lt;wsp:rsid wsp:val=&quot;00465841&quot;/&gt;&lt;wsp:rsid wsp:val=&quot;00465D31&quot;/&gt;&lt;wsp:rsid wsp:val=&quot;004664E7&quot;/&gt;&lt;wsp:rsid wsp:val=&quot;00466E39&quot;/&gt;&lt;wsp:rsid wsp:val=&quot;00467A0C&quot;/&gt;&lt;wsp:rsid wsp:val=&quot;004701FC&quot;/&gt;&lt;wsp:rsid wsp:val=&quot;00470ED1&quot;/&gt;&lt;wsp:rsid wsp:val=&quot;00470F05&quot;/&gt;&lt;wsp:rsid wsp:val=&quot;0047119D&quot;/&gt;&lt;wsp:rsid wsp:val=&quot;00472A92&quot;/&gt;&lt;wsp:rsid wsp:val=&quot;00475813&quot;/&gt;&lt;wsp:rsid wsp:val=&quot;004763DB&quot;/&gt;&lt;wsp:rsid wsp:val=&quot;004772B8&quot;/&gt;&lt;wsp:rsid wsp:val=&quot;00480111&quot;/&gt;&lt;wsp:rsid wsp:val=&quot;00481610&quot;/&gt;&lt;wsp:rsid wsp:val=&quot;0048224A&quot;/&gt;&lt;wsp:rsid wsp:val=&quot;00482B32&quot;/&gt;&lt;wsp:rsid wsp:val=&quot;00485C43&quot;/&gt;&lt;wsp:rsid wsp:val=&quot;00485E4E&quot;/&gt;&lt;wsp:rsid wsp:val=&quot;00486B9D&quot;/&gt;&lt;wsp:rsid wsp:val=&quot;00487096&quot;/&gt;&lt;wsp:rsid wsp:val=&quot;00487BB8&quot;/&gt;&lt;wsp:rsid wsp:val=&quot;00490E36&quot;/&gt;&lt;wsp:rsid wsp:val=&quot;00490E71&quot;/&gt;&lt;wsp:rsid wsp:val=&quot;004919A2&quot;/&gt;&lt;wsp:rsid wsp:val=&quot;00491BB0&quot;/&gt;&lt;wsp:rsid wsp:val=&quot;00491DA5&quot;/&gt;&lt;wsp:rsid wsp:val=&quot;00492000&quot;/&gt;&lt;wsp:rsid wsp:val=&quot;0049293E&quot;/&gt;&lt;wsp:rsid wsp:val=&quot;00493EBC&quot;/&gt;&lt;wsp:rsid wsp:val=&quot;00494908&quot;/&gt;&lt;wsp:rsid wsp:val=&quot;00494FCD&quot;/&gt;&lt;wsp:rsid wsp:val=&quot;004950EC&quot;/&gt;&lt;wsp:rsid wsp:val=&quot;00495580&quot;/&gt;&lt;wsp:rsid wsp:val=&quot;00497CB7&quot;/&gt;&lt;wsp:rsid wsp:val=&quot;00497CD1&quot;/&gt;&lt;wsp:rsid wsp:val=&quot;004A0D24&quot;/&gt;&lt;wsp:rsid wsp:val=&quot;004A1D03&quot;/&gt;&lt;wsp:rsid wsp:val=&quot;004A24FD&quot;/&gt;&lt;wsp:rsid wsp:val=&quot;004A3B42&quot;/&gt;&lt;wsp:rsid wsp:val=&quot;004A41AA&quot;/&gt;&lt;wsp:rsid wsp:val=&quot;004A6B32&quot;/&gt;&lt;wsp:rsid wsp:val=&quot;004A7E47&quot;/&gt;&lt;wsp:rsid wsp:val=&quot;004B1512&quot;/&gt;&lt;wsp:rsid wsp:val=&quot;004B425A&quot;/&gt;&lt;wsp:rsid wsp:val=&quot;004B546C&quot;/&gt;&lt;wsp:rsid wsp:val=&quot;004B598B&quot;/&gt;&lt;wsp:rsid wsp:val=&quot;004B674B&quot;/&gt;&lt;wsp:rsid wsp:val=&quot;004B7024&quot;/&gt;&lt;wsp:rsid wsp:val=&quot;004B7879&quot;/&gt;&lt;wsp:rsid wsp:val=&quot;004C0082&quot;/&gt;&lt;wsp:rsid wsp:val=&quot;004C1014&quot;/&gt;&lt;wsp:rsid wsp:val=&quot;004C1BE8&quot;/&gt;&lt;wsp:rsid wsp:val=&quot;004C1F50&quot;/&gt;&lt;wsp:rsid wsp:val=&quot;004C2646&quot;/&gt;&lt;wsp:rsid wsp:val=&quot;004C2F85&quot;/&gt;&lt;wsp:rsid wsp:val=&quot;004C5033&quot;/&gt;&lt;wsp:rsid wsp:val=&quot;004C588E&quot;/&gt;&lt;wsp:rsid wsp:val=&quot;004C5B7C&quot;/&gt;&lt;wsp:rsid wsp:val=&quot;004C5EB8&quot;/&gt;&lt;wsp:rsid wsp:val=&quot;004C6D75&quot;/&gt;&lt;wsp:rsid wsp:val=&quot;004C7687&quot;/&gt;&lt;wsp:rsid wsp:val=&quot;004D1528&quot;/&gt;&lt;wsp:rsid wsp:val=&quot;004D17BD&quot;/&gt;&lt;wsp:rsid wsp:val=&quot;004D27E8&quot;/&gt;&lt;wsp:rsid wsp:val=&quot;004D2E46&quot;/&gt;&lt;wsp:rsid wsp:val=&quot;004D4FC4&quot;/&gt;&lt;wsp:rsid wsp:val=&quot;004D51D8&quot;/&gt;&lt;wsp:rsid wsp:val=&quot;004D5439&quot;/&gt;&lt;wsp:rsid wsp:val=&quot;004D61F9&quot;/&gt;&lt;wsp:rsid wsp:val=&quot;004D642B&quot;/&gt;&lt;wsp:rsid wsp:val=&quot;004D6B1C&quot;/&gt;&lt;wsp:rsid wsp:val=&quot;004D717F&quot;/&gt;&lt;wsp:rsid wsp:val=&quot;004E0355&quot;/&gt;&lt;wsp:rsid wsp:val=&quot;004E0506&quot;/&gt;&lt;wsp:rsid wsp:val=&quot;004E1F1A&quot;/&gt;&lt;wsp:rsid wsp:val=&quot;004E2490&quot;/&gt;&lt;wsp:rsid wsp:val=&quot;004E352F&quot;/&gt;&lt;wsp:rsid wsp:val=&quot;004E382E&quot;/&gt;&lt;wsp:rsid wsp:val=&quot;004E4D46&quot;/&gt;&lt;wsp:rsid wsp:val=&quot;004E5DFB&quot;/&gt;&lt;wsp:rsid wsp:val=&quot;004E6167&quot;/&gt;&lt;wsp:rsid wsp:val=&quot;004E7C9C&quot;/&gt;&lt;wsp:rsid wsp:val=&quot;004F03C6&quot;/&gt;&lt;wsp:rsid wsp:val=&quot;004F0B25&quot;/&gt;&lt;wsp:rsid wsp:val=&quot;004F0F07&quot;/&gt;&lt;wsp:rsid wsp:val=&quot;004F145A&quot;/&gt;&lt;wsp:rsid wsp:val=&quot;004F1F83&quot;/&gt;&lt;wsp:rsid wsp:val=&quot;004F2D2E&quot;/&gt;&lt;wsp:rsid wsp:val=&quot;004F35F4&quot;/&gt;&lt;wsp:rsid wsp:val=&quot;004F4A13&quot;/&gt;&lt;wsp:rsid wsp:val=&quot;004F5A52&quot;/&gt;&lt;wsp:rsid wsp:val=&quot;004F5E19&quot;/&gt;&lt;wsp:rsid wsp:val=&quot;004F651D&quot;/&gt;&lt;wsp:rsid wsp:val=&quot;004F7649&quot;/&gt;&lt;wsp:rsid wsp:val=&quot;004F765E&quot;/&gt;&lt;wsp:rsid wsp:val=&quot;00500169&quot;/&gt;&lt;wsp:rsid wsp:val=&quot;005014C3&quot;/&gt;&lt;wsp:rsid wsp:val=&quot;00503357&quot;/&gt;&lt;wsp:rsid wsp:val=&quot;00503969&quot;/&gt;&lt;wsp:rsid wsp:val=&quot;00503F68&quot;/&gt;&lt;wsp:rsid wsp:val=&quot;00504A89&quot;/&gt;&lt;wsp:rsid wsp:val=&quot;00504EDE&quot;/&gt;&lt;wsp:rsid wsp:val=&quot;005060C3&quot;/&gt;&lt;wsp:rsid wsp:val=&quot;00506588&quot;/&gt;&lt;wsp:rsid wsp:val=&quot;005077E4&quot;/&gt;&lt;wsp:rsid wsp:val=&quot;00507D55&quot;/&gt;&lt;wsp:rsid wsp:val=&quot;0051024A&quot;/&gt;&lt;wsp:rsid wsp:val=&quot;0051057A&quot;/&gt;&lt;wsp:rsid wsp:val=&quot;00511785&quot;/&gt;&lt;wsp:rsid wsp:val=&quot;005144C2&quot;/&gt;&lt;wsp:rsid wsp:val=&quot;0051551E&quot;/&gt;&lt;wsp:rsid wsp:val=&quot;005237BA&quot;/&gt;&lt;wsp:rsid wsp:val=&quot;00523BE9&quot;/&gt;&lt;wsp:rsid wsp:val=&quot;00523FD1&quot;/&gt;&lt;wsp:rsid wsp:val=&quot;0052490C&quot;/&gt;&lt;wsp:rsid wsp:val=&quot;00527DD2&quot;/&gt;&lt;wsp:rsid wsp:val=&quot;00530680&quot;/&gt;&lt;wsp:rsid wsp:val=&quot;0053115D&quot;/&gt;&lt;wsp:rsid wsp:val=&quot;00532AD2&quot;/&gt;&lt;wsp:rsid wsp:val=&quot;00532C13&quot;/&gt;&lt;wsp:rsid wsp:val=&quot;00532E03&quot;/&gt;&lt;wsp:rsid wsp:val=&quot;00533587&quot;/&gt;&lt;wsp:rsid wsp:val=&quot;00533A6D&quot;/&gt;&lt;wsp:rsid wsp:val=&quot;00535853&quot;/&gt;&lt;wsp:rsid wsp:val=&quot;00536CA6&quot;/&gt;&lt;wsp:rsid wsp:val=&quot;00537E99&quot;/&gt;&lt;wsp:rsid wsp:val=&quot;005410C6&quot;/&gt;&lt;wsp:rsid wsp:val=&quot;005420D7&quot;/&gt;&lt;wsp:rsid wsp:val=&quot;00542C73&quot;/&gt;&lt;wsp:rsid wsp:val=&quot;00544E17&quot;/&gt;&lt;wsp:rsid wsp:val=&quot;00544FBE&quot;/&gt;&lt;wsp:rsid wsp:val=&quot;005462D6&quot;/&gt;&lt;wsp:rsid wsp:val=&quot;00547FAC&quot;/&gt;&lt;wsp:rsid wsp:val=&quot;00552DE5&quot;/&gt;&lt;wsp:rsid wsp:val=&quot;00552EB2&quot;/&gt;&lt;wsp:rsid wsp:val=&quot;00554BB5&quot;/&gt;&lt;wsp:rsid wsp:val=&quot;00554D8A&quot;/&gt;&lt;wsp:rsid wsp:val=&quot;00555335&quot;/&gt;&lt;wsp:rsid wsp:val=&quot;00556239&quot;/&gt;&lt;wsp:rsid wsp:val=&quot;0055658D&quot;/&gt;&lt;wsp:rsid wsp:val=&quot;005608D8&quot;/&gt;&lt;wsp:rsid wsp:val=&quot;00560984&quot;/&gt;&lt;wsp:rsid wsp:val=&quot;00560F67&quot;/&gt;&lt;wsp:rsid wsp:val=&quot;00561E9C&quot;/&gt;&lt;wsp:rsid wsp:val=&quot;005620F2&quot;/&gt;&lt;wsp:rsid wsp:val=&quot;00563F1C&quot;/&gt;&lt;wsp:rsid wsp:val=&quot;00564F81&quot;/&gt;&lt;wsp:rsid wsp:val=&quot;005718D7&quot;/&gt;&lt;wsp:rsid wsp:val=&quot;00571D57&quot;/&gt;&lt;wsp:rsid wsp:val=&quot;0057222F&quot;/&gt;&lt;wsp:rsid wsp:val=&quot;00572BB2&quot;/&gt;&lt;wsp:rsid wsp:val=&quot;0057621F&quot;/&gt;&lt;wsp:rsid wsp:val=&quot;00576632&quot;/&gt;&lt;wsp:rsid wsp:val=&quot;005819B2&quot;/&gt;&lt;wsp:rsid wsp:val=&quot;00581C82&quot;/&gt;&lt;wsp:rsid wsp:val=&quot;00581DEB&quot;/&gt;&lt;wsp:rsid wsp:val=&quot;00582089&quot;/&gt;&lt;wsp:rsid wsp:val=&quot;005827BD&quot;/&gt;&lt;wsp:rsid wsp:val=&quot;00583B2D&quot;/&gt;&lt;wsp:rsid wsp:val=&quot;005857B0&quot;/&gt;&lt;wsp:rsid wsp:val=&quot;00585B7F&quot;/&gt;&lt;wsp:rsid wsp:val=&quot;00585E06&quot;/&gt;&lt;wsp:rsid wsp:val=&quot;00586386&quot;/&gt;&lt;wsp:rsid wsp:val=&quot;0058647A&quot;/&gt;&lt;wsp:rsid wsp:val=&quot;005865AC&quot;/&gt;&lt;wsp:rsid wsp:val=&quot;00590321&quot;/&gt;&lt;wsp:rsid wsp:val=&quot;0059068D&quot;/&gt;&lt;wsp:rsid wsp:val=&quot;00590990&quot;/&gt;&lt;wsp:rsid wsp:val=&quot;005910D8&quot;/&gt;&lt;wsp:rsid wsp:val=&quot;00591F3E&quot;/&gt;&lt;wsp:rsid wsp:val=&quot;00592121&quot;/&gt;&lt;wsp:rsid wsp:val=&quot;0059387C&quot;/&gt;&lt;wsp:rsid wsp:val=&quot;0059501B&quot;/&gt;&lt;wsp:rsid wsp:val=&quot;0059545B&quot;/&gt;&lt;wsp:rsid wsp:val=&quot;005A2560&quot;/&gt;&lt;wsp:rsid wsp:val=&quot;005A3607&quot;/&gt;&lt;wsp:rsid wsp:val=&quot;005A4426&quot;/&gt;&lt;wsp:rsid wsp:val=&quot;005A589A&quot;/&gt;&lt;wsp:rsid wsp:val=&quot;005B0598&quot;/&gt;&lt;wsp:rsid wsp:val=&quot;005B2A92&quot;/&gt;&lt;wsp:rsid wsp:val=&quot;005B310E&quot;/&gt;&lt;wsp:rsid wsp:val=&quot;005B35E8&quot;/&gt;&lt;wsp:rsid wsp:val=&quot;005B3C74&quot;/&gt;&lt;wsp:rsid wsp:val=&quot;005B472F&quot;/&gt;&lt;wsp:rsid wsp:val=&quot;005B4930&quot;/&gt;&lt;wsp:rsid wsp:val=&quot;005B4F4D&quot;/&gt;&lt;wsp:rsid wsp:val=&quot;005B79B2&quot;/&gt;&lt;wsp:rsid wsp:val=&quot;005B7D0F&quot;/&gt;&lt;wsp:rsid wsp:val=&quot;005C0CAD&quot;/&gt;&lt;wsp:rsid wsp:val=&quot;005C0D62&quot;/&gt;&lt;wsp:rsid wsp:val=&quot;005C1886&quot;/&gt;&lt;wsp:rsid wsp:val=&quot;005C1DB7&quot;/&gt;&lt;wsp:rsid wsp:val=&quot;005C34F8&quot;/&gt;&lt;wsp:rsid wsp:val=&quot;005C41A4&quot;/&gt;&lt;wsp:rsid wsp:val=&quot;005C424F&quot;/&gt;&lt;wsp:rsid wsp:val=&quot;005C4989&quot;/&gt;&lt;wsp:rsid wsp:val=&quot;005C4B8A&quot;/&gt;&lt;wsp:rsid wsp:val=&quot;005C7616&quot;/&gt;&lt;wsp:rsid wsp:val=&quot;005C78CA&quot;/&gt;&lt;wsp:rsid wsp:val=&quot;005D0954&quot;/&gt;&lt;wsp:rsid wsp:val=&quot;005D0A4F&quot;/&gt;&lt;wsp:rsid wsp:val=&quot;005D0DF2&quot;/&gt;&lt;wsp:rsid wsp:val=&quot;005D1890&quot;/&gt;&lt;wsp:rsid wsp:val=&quot;005D2482&quot;/&gt;&lt;wsp:rsid wsp:val=&quot;005D5784&quot;/&gt;&lt;wsp:rsid wsp:val=&quot;005D6B9D&quot;/&gt;&lt;wsp:rsid wsp:val=&quot;005D701A&quot;/&gt;&lt;wsp:rsid wsp:val=&quot;005E13BA&quot;/&gt;&lt;wsp:rsid wsp:val=&quot;005E2581&quot;/&gt;&lt;wsp:rsid wsp:val=&quot;005E3282&quot;/&gt;&lt;wsp:rsid wsp:val=&quot;005E355C&quot;/&gt;&lt;wsp:rsid wsp:val=&quot;005E45CD&quot;/&gt;&lt;wsp:rsid wsp:val=&quot;005E50E5&quot;/&gt;&lt;wsp:rsid wsp:val=&quot;005E5239&quot;/&gt;&lt;wsp:rsid wsp:val=&quot;005E7F57&quot;/&gt;&lt;wsp:rsid wsp:val=&quot;005F031E&quot;/&gt;&lt;wsp:rsid wsp:val=&quot;005F0714&quot;/&gt;&lt;wsp:rsid wsp:val=&quot;005F389A&quot;/&gt;&lt;wsp:rsid wsp:val=&quot;005F3BB5&quot;/&gt;&lt;wsp:rsid wsp:val=&quot;005F45B3&quot;/&gt;&lt;wsp:rsid wsp:val=&quot;005F47F6&quot;/&gt;&lt;wsp:rsid wsp:val=&quot;005F5B5E&quot;/&gt;&lt;wsp:rsid wsp:val=&quot;005F7528&quot;/&gt;&lt;wsp:rsid wsp:val=&quot;005F7973&quot;/&gt;&lt;wsp:rsid wsp:val=&quot;005FB855&quot;/&gt;&lt;wsp:rsid wsp:val=&quot;006003DC&quot;/&gt;&lt;wsp:rsid wsp:val=&quot;00600632&quot;/&gt;&lt;wsp:rsid wsp:val=&quot;0060070D&quot;/&gt;&lt;wsp:rsid wsp:val=&quot;00600DD1&quot;/&gt;&lt;wsp:rsid wsp:val=&quot;00601A94&quot;/&gt;&lt;wsp:rsid wsp:val=&quot;00603518&quot;/&gt;&lt;wsp:rsid wsp:val=&quot;00604217&quot;/&gt;&lt;wsp:rsid wsp:val=&quot;00605BA0&quot;/&gt;&lt;wsp:rsid wsp:val=&quot;00605CDF&quot;/&gt;&lt;wsp:rsid wsp:val=&quot;006060A9&quot;/&gt;&lt;wsp:rsid wsp:val=&quot;00607E88&quot;/&gt;&lt;wsp:rsid wsp:val=&quot;0060F02E&quot;/&gt;&lt;wsp:rsid wsp:val=&quot;00611591&quot;/&gt;&lt;wsp:rsid wsp:val=&quot;00612140&quot;/&gt;&lt;wsp:rsid wsp:val=&quot;00613240&quot;/&gt;&lt;wsp:rsid wsp:val=&quot;00614ABD&quot;/&gt;&lt;wsp:rsid wsp:val=&quot;00615505&quot;/&gt;&lt;wsp:rsid wsp:val=&quot;0061673D&quot;/&gt;&lt;wsp:rsid wsp:val=&quot;00620A85&quot;/&gt;&lt;wsp:rsid wsp:val=&quot;00620BC4&quot;/&gt;&lt;wsp:rsid wsp:val=&quot;00620BD8&quot;/&gt;&lt;wsp:rsid wsp:val=&quot;0062127F&quot;/&gt;&lt;wsp:rsid wsp:val=&quot;006241E4&quot;/&gt;&lt;wsp:rsid wsp:val=&quot;00624A9E&quot;/&gt;&lt;wsp:rsid wsp:val=&quot;00624ADE&quot;/&gt;&lt;wsp:rsid wsp:val=&quot;00625B26&quot;/&gt;&lt;wsp:rsid wsp:val=&quot;00627A13&quot;/&gt;&lt;wsp:rsid wsp:val=&quot;00627C86&quot;/&gt;&lt;wsp:rsid wsp:val=&quot;00631891&quot;/&gt;&lt;wsp:rsid wsp:val=&quot;00632EFB&quot;/&gt;&lt;wsp:rsid wsp:val=&quot;00633A91&quot;/&gt;&lt;wsp:rsid wsp:val=&quot;00634A89&quot;/&gt;&lt;wsp:rsid wsp:val=&quot;0063500C&quot;/&gt;&lt;wsp:rsid wsp:val=&quot;00636780&quot;/&gt;&lt;wsp:rsid wsp:val=&quot;00636D82&quot;/&gt;&lt;wsp:rsid wsp:val=&quot;006375A4&quot;/&gt;&lt;wsp:rsid wsp:val=&quot;006378CD&quot;/&gt;&lt;wsp:rsid wsp:val=&quot;0064039B&quot;/&gt;&lt;wsp:rsid wsp:val=&quot;00641AC9&quot;/&gt;&lt;wsp:rsid wsp:val=&quot;006423B0&quot;/&gt;&lt;wsp:rsid wsp:val=&quot;00642AB3&quot;/&gt;&lt;wsp:rsid wsp:val=&quot;00642FAE&quot;/&gt;&lt;wsp:rsid wsp:val=&quot;00643FD7&quot;/&gt;&lt;wsp:rsid wsp:val=&quot;00644D02&quot;/&gt;&lt;wsp:rsid wsp:val=&quot;00645588&quot;/&gt;&lt;wsp:rsid wsp:val=&quot;006479B4&quot;/&gt;&lt;wsp:rsid wsp:val=&quot;006507B2&quot;/&gt;&lt;wsp:rsid wsp:val=&quot;00650D4B&quot;/&gt;&lt;wsp:rsid wsp:val=&quot;00650E21&quot;/&gt;&lt;wsp:rsid wsp:val=&quot;006515C4&quot;/&gt;&lt;wsp:rsid wsp:val=&quot;00653016&quot;/&gt;&lt;wsp:rsid wsp:val=&quot;00653941&quot;/&gt;&lt;wsp:rsid wsp:val=&quot;00653B4A&quot;/&gt;&lt;wsp:rsid wsp:val=&quot;0065555F&quot;/&gt;&lt;wsp:rsid wsp:val=&quot;0065639E&quot;/&gt;&lt;wsp:rsid wsp:val=&quot;006571EF&quot;/&gt;&lt;wsp:rsid wsp:val=&quot;0065753F&quot;/&gt;&lt;wsp:rsid wsp:val=&quot;0066003F&quot;/&gt;&lt;wsp:rsid wsp:val=&quot;0066044F&quot;/&gt;&lt;wsp:rsid wsp:val=&quot;00660B9C&quot;/&gt;&lt;wsp:rsid wsp:val=&quot;006617B5&quot;/&gt;&lt;wsp:rsid wsp:val=&quot;00661D27&quot;/&gt;&lt;wsp:rsid wsp:val=&quot;00662905&quot;/&gt;&lt;wsp:rsid wsp:val=&quot;0066328C&quot;/&gt;&lt;wsp:rsid wsp:val=&quot;00663B50&quot;/&gt;&lt;wsp:rsid wsp:val=&quot;006647A4&quot;/&gt;&lt;wsp:rsid wsp:val=&quot;006652CB&quot;/&gt;&lt;wsp:rsid wsp:val=&quot;00665B19&quot;/&gt;&lt;wsp:rsid wsp:val=&quot;00666EB9&quot;/&gt;&lt;wsp:rsid wsp:val=&quot;00670343&quot;/&gt;&lt;wsp:rsid wsp:val=&quot;006710B2&quot;/&gt;&lt;wsp:rsid wsp:val=&quot;0067119D&quot;/&gt;&lt;wsp:rsid wsp:val=&quot;0067206E&quot;/&gt;&lt;wsp:rsid wsp:val=&quot;00672CFE&quot;/&gt;&lt;wsp:rsid wsp:val=&quot;0067326E&quot;/&gt;&lt;wsp:rsid wsp:val=&quot;00673BBC&quot;/&gt;&lt;wsp:rsid wsp:val=&quot;00673D7E&quot;/&gt;&lt;wsp:rsid wsp:val=&quot;00673EDC&quot;/&gt;&lt;wsp:rsid wsp:val=&quot;00674236&quot;/&gt;&lt;wsp:rsid wsp:val=&quot;0067443F&quot;/&gt;&lt;wsp:rsid wsp:val=&quot;00674C9F&quot;/&gt;&lt;wsp:rsid wsp:val=&quot;00675F3E&quot;/&gt;&lt;wsp:rsid wsp:val=&quot;0067623C&quot;/&gt;&lt;wsp:rsid wsp:val=&quot;00676C63&quot;/&gt;&lt;wsp:rsid wsp:val=&quot;0068020C&quot;/&gt;&lt;wsp:rsid wsp:val=&quot;006818D6&quot;/&gt;&lt;wsp:rsid wsp:val=&quot;006823C7&quot;/&gt;&lt;wsp:rsid wsp:val=&quot;0068242C&quot;/&gt;&lt;wsp:rsid wsp:val=&quot;006830EF&quot;/&gt;&lt;wsp:rsid wsp:val=&quot;006844DD&quot;/&gt;&lt;wsp:rsid wsp:val=&quot;0068599E&quot;/&gt;&lt;wsp:rsid wsp:val=&quot;00686525&quot;/&gt;&lt;wsp:rsid wsp:val=&quot;00686667&quot;/&gt;&lt;wsp:rsid wsp:val=&quot;00686D05&quot;/&gt;&lt;wsp:rsid wsp:val=&quot;006905BA&quot;/&gt;&lt;wsp:rsid wsp:val=&quot;00691387&quot;/&gt;&lt;wsp:rsid wsp:val=&quot;006924A1&quot;/&gt;&lt;wsp:rsid wsp:val=&quot;00692AF4&quot;/&gt;&lt;wsp:rsid wsp:val=&quot;00694400&quot;/&gt;&lt;wsp:rsid wsp:val=&quot;00694BD3&quot;/&gt;&lt;wsp:rsid wsp:val=&quot;00694F22&quot;/&gt;&lt;wsp:rsid wsp:val=&quot;006959AB&quot;/&gt;&lt;wsp:rsid wsp:val=&quot;00695F1E&quot;/&gt;&lt;wsp:rsid wsp:val=&quot;006960DB&quot;/&gt;&lt;wsp:rsid wsp:val=&quot;0069618C&quot;/&gt;&lt;wsp:rsid wsp:val=&quot;006A3450&quot;/&gt;&lt;wsp:rsid wsp:val=&quot;006A44FB&quot;/&gt;&lt;wsp:rsid wsp:val=&quot;006A498C&quot;/&gt;&lt;wsp:rsid wsp:val=&quot;006A528D&quot;/&gt;&lt;wsp:rsid wsp:val=&quot;006A53AE&quot;/&gt;&lt;wsp:rsid wsp:val=&quot;006A53F4&quot;/&gt;&lt;wsp:rsid wsp:val=&quot;006A57E7&quot;/&gt;&lt;wsp:rsid wsp:val=&quot;006A5CD1&quot;/&gt;&lt;wsp:rsid wsp:val=&quot;006A659A&quot;/&gt;&lt;wsp:rsid wsp:val=&quot;006B0AE0&quot;/&gt;&lt;wsp:rsid wsp:val=&quot;006B168B&quot;/&gt;&lt;wsp:rsid wsp:val=&quot;006B307E&quot;/&gt;&lt;wsp:rsid wsp:val=&quot;006B38EF&quot;/&gt;&lt;wsp:rsid wsp:val=&quot;006B39A3&quot;/&gt;&lt;wsp:rsid wsp:val=&quot;006B3FA4&quot;/&gt;&lt;wsp:rsid wsp:val=&quot;006B4DD2&quot;/&gt;&lt;wsp:rsid wsp:val=&quot;006B5F14&quot;/&gt;&lt;wsp:rsid wsp:val=&quot;006B629C&quot;/&gt;&lt;wsp:rsid wsp:val=&quot;006B68F0&quot;/&gt;&lt;wsp:rsid wsp:val=&quot;006B6FA6&quot;/&gt;&lt;wsp:rsid wsp:val=&quot;006B7192&quot;/&gt;&lt;wsp:rsid wsp:val=&quot;006B729F&quot;/&gt;&lt;wsp:rsid wsp:val=&quot;006B78AF&quot;/&gt;&lt;wsp:rsid wsp:val=&quot;006B7AD4&quot;/&gt;&lt;wsp:rsid wsp:val=&quot;006B7F82&quot;/&gt;&lt;wsp:rsid wsp:val=&quot;006C1A58&quot;/&gt;&lt;wsp:rsid wsp:val=&quot;006C23CB&quot;/&gt;&lt;wsp:rsid wsp:val=&quot;006C4AE6&quot;/&gt;&lt;wsp:rsid wsp:val=&quot;006C5E1D&quot;/&gt;&lt;wsp:rsid wsp:val=&quot;006C5EC5&quot;/&gt;&lt;wsp:rsid wsp:val=&quot;006C5F13&quot;/&gt;&lt;wsp:rsid wsp:val=&quot;006C7439&quot;/&gt;&lt;wsp:rsid wsp:val=&quot;006C7520&quot;/&gt;&lt;wsp:rsid wsp:val=&quot;006D02A6&quot;/&gt;&lt;wsp:rsid wsp:val=&quot;006D1528&quot;/&gt;&lt;wsp:rsid wsp:val=&quot;006D156F&quot;/&gt;&lt;wsp:rsid wsp:val=&quot;006D1A3D&quot;/&gt;&lt;wsp:rsid wsp:val=&quot;006D3FD4&quot;/&gt;&lt;wsp:rsid wsp:val=&quot;006D44E7&quot;/&gt;&lt;wsp:rsid wsp:val=&quot;006D459C&quot;/&gt;&lt;wsp:rsid wsp:val=&quot;006D495A&quot;/&gt;&lt;wsp:rsid wsp:val=&quot;006D5994&quot;/&gt;&lt;wsp:rsid wsp:val=&quot;006D5B9F&quot;/&gt;&lt;wsp:rsid wsp:val=&quot;006D75F4&quot;/&gt;&lt;wsp:rsid wsp:val=&quot;006D7B63&quot;/&gt;&lt;wsp:rsid wsp:val=&quot;006E02F5&quot;/&gt;&lt;wsp:rsid wsp:val=&quot;006E0B74&quot;/&gt;&lt;wsp:rsid wsp:val=&quot;006E185E&quot;/&gt;&lt;wsp:rsid wsp:val=&quot;006E19A1&quot;/&gt;&lt;wsp:rsid wsp:val=&quot;006E1BF5&quot;/&gt;&lt;wsp:rsid wsp:val=&quot;006E1CA3&quot;/&gt;&lt;wsp:rsid wsp:val=&quot;006E203A&quot;/&gt;&lt;wsp:rsid wsp:val=&quot;006E3833&quot;/&gt;&lt;wsp:rsid wsp:val=&quot;006E42E4&quot;/&gt;&lt;wsp:rsid wsp:val=&quot;006E5246&quot;/&gt;&lt;wsp:rsid wsp:val=&quot;006E5252&quot;/&gt;&lt;wsp:rsid wsp:val=&quot;006E76A1&quot;/&gt;&lt;wsp:rsid wsp:val=&quot;006E7916&quot;/&gt;&lt;wsp:rsid wsp:val=&quot;006F0286&quot;/&gt;&lt;wsp:rsid wsp:val=&quot;006F0C9F&quot;/&gt;&lt;wsp:rsid wsp:val=&quot;006F20FD&quot;/&gt;&lt;wsp:rsid wsp:val=&quot;006F4728&quot;/&gt;&lt;wsp:rsid wsp:val=&quot;006F6C2B&quot;/&gt;&lt;wsp:rsid wsp:val=&quot;006F6DCE&quot;/&gt;&lt;wsp:rsid wsp:val=&quot;006F772C&quot;/&gt;&lt;wsp:rsid wsp:val=&quot;006F7DC2&quot;/&gt;&lt;wsp:rsid wsp:val=&quot;00700212&quot;/&gt;&lt;wsp:rsid wsp:val=&quot;00700966&quot;/&gt;&lt;wsp:rsid wsp:val=&quot;00701136&quot;/&gt;&lt;wsp:rsid wsp:val=&quot;007011D7&quot;/&gt;&lt;wsp:rsid wsp:val=&quot;0070194D&quot;/&gt;&lt;wsp:rsid wsp:val=&quot;0070279B&quot;/&gt;&lt;wsp:rsid wsp:val=&quot;0070351A&quot;/&gt;&lt;wsp:rsid wsp:val=&quot;00706322&quot;/&gt;&lt;wsp:rsid wsp:val=&quot;00706F11&quot;/&gt;&lt;wsp:rsid wsp:val=&quot;007073D6&quot;/&gt;&lt;wsp:rsid wsp:val=&quot;00707827&quot;/&gt;&lt;wsp:rsid wsp:val=&quot;00710886&quot;/&gt;&lt;wsp:rsid wsp:val=&quot;007114CF&quot;/&gt;&lt;wsp:rsid wsp:val=&quot;007115BE&quot;/&gt;&lt;wsp:rsid wsp:val=&quot;00711CEA&quot;/&gt;&lt;wsp:rsid wsp:val=&quot;00712A1E&quot;/&gt;&lt;wsp:rsid wsp:val=&quot;00714398&quot;/&gt;&lt;wsp:rsid wsp:val=&quot;007165D5&quot;/&gt;&lt;wsp:rsid wsp:val=&quot;00716A3E&quot;/&gt;&lt;wsp:rsid wsp:val=&quot;00717798&quot;/&gt;&lt;wsp:rsid wsp:val=&quot;007200A1&quot;/&gt;&lt;wsp:rsid wsp:val=&quot;00720357&quot;/&gt;&lt;wsp:rsid wsp:val=&quot;007209E3&quot;/&gt;&lt;wsp:rsid wsp:val=&quot;007211DF&quot;/&gt;&lt;wsp:rsid wsp:val=&quot;00722978&quot;/&gt;&lt;wsp:rsid wsp:val=&quot;00723161&quot;/&gt;&lt;wsp:rsid wsp:val=&quot;00723B96&quot;/&gt;&lt;wsp:rsid wsp:val=&quot;00724DEF&quot;/&gt;&lt;wsp:rsid wsp:val=&quot;00724F81&quot;/&gt;&lt;wsp:rsid wsp:val=&quot;0072591D&quot;/&gt;&lt;wsp:rsid wsp:val=&quot;00725ED0&quot;/&gt;&lt;wsp:rsid wsp:val=&quot;00726298&quot;/&gt;&lt;wsp:rsid wsp:val=&quot;007273AE&quot;/&gt;&lt;wsp:rsid wsp:val=&quot;00727569&quot;/&gt;&lt;wsp:rsid wsp:val=&quot;00727A53&quot;/&gt;&lt;wsp:rsid wsp:val=&quot;007308B5&quot;/&gt;&lt;wsp:rsid wsp:val=&quot;00730E1F&quot;/&gt;&lt;wsp:rsid wsp:val=&quot;00730F60&quot;/&gt;&lt;wsp:rsid wsp:val=&quot;00731029&quot;/&gt;&lt;wsp:rsid wsp:val=&quot;0073117F&quot;/&gt;&lt;wsp:rsid wsp:val=&quot;007314ED&quot;/&gt;&lt;wsp:rsid wsp:val=&quot;00731DAF&quot;/&gt;&lt;wsp:rsid wsp:val=&quot;007325B7&quot;/&gt;&lt;wsp:rsid wsp:val=&quot;00733CF6&quot;/&gt;&lt;wsp:rsid wsp:val=&quot;007348BF&quot;/&gt;&lt;wsp:rsid wsp:val=&quot;00734E55&quot;/&gt;&lt;wsp:rsid wsp:val=&quot;00736288&quot;/&gt;&lt;wsp:rsid wsp:val=&quot;00736BE6&quot;/&gt;&lt;wsp:rsid wsp:val=&quot;00737981&quot;/&gt;&lt;wsp:rsid wsp:val=&quot;00740995&quot;/&gt;&lt;wsp:rsid wsp:val=&quot;007417D3&quot;/&gt;&lt;wsp:rsid wsp:val=&quot;007426D3&quot;/&gt;&lt;wsp:rsid wsp:val=&quot;00742E97&quot;/&gt;&lt;wsp:rsid wsp:val=&quot;00743FE0&quot;/&gt;&lt;wsp:rsid wsp:val=&quot;00744EE0&quot;/&gt;&lt;wsp:rsid wsp:val=&quot;007468C7&quot;/&gt;&lt;wsp:rsid wsp:val=&quot;00750EE3&quot;/&gt;&lt;wsp:rsid wsp:val=&quot;007510E7&quot;/&gt;&lt;wsp:rsid wsp:val=&quot;00751F3F&quot;/&gt;&lt;wsp:rsid wsp:val=&quot;00752FB6&quot;/&gt;&lt;wsp:rsid wsp:val=&quot;00753294&quot;/&gt;&lt;wsp:rsid wsp:val=&quot;00753549&quot;/&gt;&lt;wsp:rsid wsp:val=&quot;007536EF&quot;/&gt;&lt;wsp:rsid wsp:val=&quot;00753BCA&quot;/&gt;&lt;wsp:rsid wsp:val=&quot;00754245&quot;/&gt;&lt;wsp:rsid wsp:val=&quot;007563BD&quot;/&gt;&lt;wsp:rsid wsp:val=&quot;007566F2&quot;/&gt;&lt;wsp:rsid wsp:val=&quot;00756B77&quot;/&gt;&lt;wsp:rsid wsp:val=&quot;00756EB1&quot;/&gt;&lt;wsp:rsid wsp:val=&quot;0076091E&quot;/&gt;&lt;wsp:rsid wsp:val=&quot;00760E72&quot;/&gt;&lt;wsp:rsid wsp:val=&quot;0076141A&quot;/&gt;&lt;wsp:rsid wsp:val=&quot;00761662&quot;/&gt;&lt;wsp:rsid wsp:val=&quot;00762A9D&quot;/&gt;&lt;wsp:rsid wsp:val=&quot;00764669&quot;/&gt;&lt;wsp:rsid wsp:val=&quot;00765116&quot;/&gt;&lt;wsp:rsid wsp:val=&quot;007667AD&quot;/&gt;&lt;wsp:rsid wsp:val=&quot;00766F79&quot;/&gt;&lt;wsp:rsid wsp:val=&quot;0076706E&quot;/&gt;&lt;wsp:rsid wsp:val=&quot;007671CF&quot;/&gt;&lt;wsp:rsid wsp:val=&quot;007676C3&quot;/&gt;&lt;wsp:rsid wsp:val=&quot;00770BE8&quot;/&gt;&lt;wsp:rsid wsp:val=&quot;00770C24&quot;/&gt;&lt;wsp:rsid wsp:val=&quot;00770F15&quot;/&gt;&lt;wsp:rsid wsp:val=&quot;00771A9A&quot;/&gt;&lt;wsp:rsid wsp:val=&quot;00771E1F&quot;/&gt;&lt;wsp:rsid wsp:val=&quot;007723E7&quot;/&gt;&lt;wsp:rsid wsp:val=&quot;0077305C&quot;/&gt;&lt;wsp:rsid wsp:val=&quot;007735AB&quot;/&gt;&lt;wsp:rsid wsp:val=&quot;007738E3&quot;/&gt;&lt;wsp:rsid wsp:val=&quot;00773AC7&quot;/&gt;&lt;wsp:rsid wsp:val=&quot;007758C6&quot;/&gt;&lt;wsp:rsid wsp:val=&quot;007769AA&quot;/&gt;&lt;wsp:rsid wsp:val=&quot;0077EFFA&quot;/&gt;&lt;wsp:rsid wsp:val=&quot;007808D2&quot;/&gt;&lt;wsp:rsid wsp:val=&quot;00781408&quot;/&gt;&lt;wsp:rsid wsp:val=&quot;00781A6B&quot;/&gt;&lt;wsp:rsid wsp:val=&quot;00781D26&quot;/&gt;&lt;wsp:rsid wsp:val=&quot;00781D57&quot;/&gt;&lt;wsp:rsid wsp:val=&quot;0078338A&quot;/&gt;&lt;wsp:rsid wsp:val=&quot;00783494&quot;/&gt;&lt;wsp:rsid wsp:val=&quot;00784064&quot;/&gt;&lt;wsp:rsid wsp:val=&quot;007846CE&quot;/&gt;&lt;wsp:rsid wsp:val=&quot;00785423&quot;/&gt;&lt;wsp:rsid wsp:val=&quot;007871BA&quot;/&gt;&lt;wsp:rsid wsp:val=&quot;00791DBB&quot;/&gt;&lt;wsp:rsid wsp:val=&quot;00792DE8&quot;/&gt;&lt;wsp:rsid wsp:val=&quot;00793695&quot;/&gt;&lt;wsp:rsid wsp:val=&quot;00794D6A&quot;/&gt;&lt;wsp:rsid wsp:val=&quot;00795BE4&quot;/&gt;&lt;wsp:rsid wsp:val=&quot;00797371&quot;/&gt;&lt;wsp:rsid wsp:val=&quot;007974E5&quot;/&gt;&lt;wsp:rsid wsp:val=&quot;00797877&quot;/&gt;&lt;wsp:rsid wsp:val=&quot;00797F42&quot;/&gt;&lt;wsp:rsid wsp:val=&quot;007A0B86&quot;/&gt;&lt;wsp:rsid wsp:val=&quot;007A2CE9&quot;/&gt;&lt;wsp:rsid wsp:val=&quot;007A333C&quot;/&gt;&lt;wsp:rsid wsp:val=&quot;007A3587&quot;/&gt;&lt;wsp:rsid wsp:val=&quot;007A4A94&quot;/&gt;&lt;wsp:rsid wsp:val=&quot;007A4CDD&quot;/&gt;&lt;wsp:rsid wsp:val=&quot;007A53E9&quot;/&gt;&lt;wsp:rsid wsp:val=&quot;007A6F71&quot;/&gt;&lt;wsp:rsid wsp:val=&quot;007B00D6&quot;/&gt;&lt;wsp:rsid wsp:val=&quot;007B0610&quot;/&gt;&lt;wsp:rsid wsp:val=&quot;007B06DE&quot;/&gt;&lt;wsp:rsid wsp:val=&quot;007B112C&quot;/&gt;&lt;wsp:rsid wsp:val=&quot;007B192E&quot;/&gt;&lt;wsp:rsid wsp:val=&quot;007B1F6D&quot;/&gt;&lt;wsp:rsid wsp:val=&quot;007B232F&quot;/&gt;&lt;wsp:rsid wsp:val=&quot;007B3813&quot;/&gt;&lt;wsp:rsid wsp:val=&quot;007B5231&quot;/&gt;&lt;wsp:rsid wsp:val=&quot;007B5719&quot;/&gt;&lt;wsp:rsid wsp:val=&quot;007B6D0E&quot;/&gt;&lt;wsp:rsid wsp:val=&quot;007B6E11&quot;/&gt;&lt;wsp:rsid wsp:val=&quot;007B6EB6&quot;/&gt;&lt;wsp:rsid wsp:val=&quot;007C0A68&quot;/&gt;&lt;wsp:rsid wsp:val=&quot;007C0AA8&quot;/&gt;&lt;wsp:rsid wsp:val=&quot;007C27AA&quot;/&gt;&lt;wsp:rsid wsp:val=&quot;007C3461&quot;/&gt;&lt;wsp:rsid wsp:val=&quot;007C3F23&quot;/&gt;&lt;wsp:rsid wsp:val=&quot;007C441B&quot;/&gt;&lt;wsp:rsid wsp:val=&quot;007C4873&quot;/&gt;&lt;wsp:rsid wsp:val=&quot;007C773F&quot;/&gt;&lt;wsp:rsid wsp:val=&quot;007D027D&quot;/&gt;&lt;wsp:rsid wsp:val=&quot;007D13F7&quot;/&gt;&lt;wsp:rsid wsp:val=&quot;007D1815&quot;/&gt;&lt;wsp:rsid wsp:val=&quot;007D1BF8&quot;/&gt;&lt;wsp:rsid wsp:val=&quot;007D27DC&quot;/&gt;&lt;wsp:rsid wsp:val=&quot;007D2A66&quot;/&gt;&lt;wsp:rsid wsp:val=&quot;007D61BC&quot;/&gt;&lt;wsp:rsid wsp:val=&quot;007D6FC0&quot;/&gt;&lt;wsp:rsid wsp:val=&quot;007D7B25&quot;/&gt;&lt;wsp:rsid wsp:val=&quot;007DB92A&quot;/&gt;&lt;wsp:rsid wsp:val=&quot;007E1965&quot;/&gt;&lt;wsp:rsid wsp:val=&quot;007E1CA5&quot;/&gt;&lt;wsp:rsid wsp:val=&quot;007E2610&quot;/&gt;&lt;wsp:rsid wsp:val=&quot;007E2A78&quot;/&gt;&lt;wsp:rsid wsp:val=&quot;007E2FE5&quot;/&gt;&lt;wsp:rsid wsp:val=&quot;007E422B&quot;/&gt;&lt;wsp:rsid wsp:val=&quot;007E4891&quot;/&gt;&lt;wsp:rsid wsp:val=&quot;007E518D&quot;/&gt;&lt;wsp:rsid wsp:val=&quot;007E5BE4&quot;/&gt;&lt;wsp:rsid wsp:val=&quot;007E63B2&quot;/&gt;&lt;wsp:rsid wsp:val=&quot;007E6FD6&quot;/&gt;&lt;wsp:rsid wsp:val=&quot;007EA3E6&quot;/&gt;&lt;wsp:rsid wsp:val=&quot;007F01DE&quot;/&gt;&lt;wsp:rsid wsp:val=&quot;007F0B7A&quot;/&gt;&lt;wsp:rsid wsp:val=&quot;007F1D1C&quot;/&gt;&lt;wsp:rsid wsp:val=&quot;007F217C&quot;/&gt;&lt;wsp:rsid wsp:val=&quot;007F2C55&quot;/&gt;&lt;wsp:rsid wsp:val=&quot;007F39C5&quot;/&gt;&lt;wsp:rsid wsp:val=&quot;007F436D&quot;/&gt;&lt;wsp:rsid wsp:val=&quot;007F4794&quot;/&gt;&lt;wsp:rsid wsp:val=&quot;007F5ACF&quot;/&gt;&lt;wsp:rsid wsp:val=&quot;007F5E06&quot;/&gt;&lt;wsp:rsid wsp:val=&quot;007F5E19&quot;/&gt;&lt;wsp:rsid wsp:val=&quot;007F6D9D&quot;/&gt;&lt;wsp:rsid wsp:val=&quot;007F7FBB&quot;/&gt;&lt;wsp:rsid wsp:val=&quot;008030BF&quot;/&gt;&lt;wsp:rsid wsp:val=&quot;008032A3&quot;/&gt;&lt;wsp:rsid wsp:val=&quot;00803AAD&quot;/&gt;&lt;wsp:rsid wsp:val=&quot;00805223&quot;/&gt;&lt;wsp:rsid wsp:val=&quot;00805260&quot;/&gt;&lt;wsp:rsid wsp:val=&quot;00806C91&quot;/&gt;&lt;wsp:rsid wsp:val=&quot;008071B9&quot;/&gt;&lt;wsp:rsid wsp:val=&quot;008074A3&quot;/&gt;&lt;wsp:rsid wsp:val=&quot;00810A07&quot;/&gt;&lt;wsp:rsid wsp:val=&quot;00813528&quot;/&gt;&lt;wsp:rsid wsp:val=&quot;00813AD2&quot;/&gt;&lt;wsp:rsid wsp:val=&quot;00813E7E&quot;/&gt;&lt;wsp:rsid wsp:val=&quot;008148C4&quot;/&gt;&lt;wsp:rsid wsp:val=&quot;00814D6D&quot;/&gt;&lt;wsp:rsid wsp:val=&quot;00815F23&quot;/&gt;&lt;wsp:rsid wsp:val=&quot;0081721C&quot;/&gt;&lt;wsp:rsid wsp:val=&quot;00817DFB&quot;/&gt;&lt;wsp:rsid wsp:val=&quot;00820017&quot;/&gt;&lt;wsp:rsid wsp:val=&quot;008209CE&quot;/&gt;&lt;wsp:rsid wsp:val=&quot;008209E9&quot;/&gt;&lt;wsp:rsid wsp:val=&quot;00822BEA&quot;/&gt;&lt;wsp:rsid wsp:val=&quot;00824086&quot;/&gt;&lt;wsp:rsid wsp:val=&quot;008242EB&quot;/&gt;&lt;wsp:rsid wsp:val=&quot;00824321&quot;/&gt;&lt;wsp:rsid wsp:val=&quot;00824A4D&quot;/&gt;&lt;wsp:rsid wsp:val=&quot;00825371&quot;/&gt;&lt;wsp:rsid wsp:val=&quot;00826245&quot;/&gt;&lt;wsp:rsid wsp:val=&quot;0082631E&quot;/&gt;&lt;wsp:rsid wsp:val=&quot;00826449&quot;/&gt;&lt;wsp:rsid wsp:val=&quot;00826472&quot;/&gt;&lt;wsp:rsid wsp:val=&quot;00826C3F&quot;/&gt;&lt;wsp:rsid wsp:val=&quot;00826D49&quot;/&gt;&lt;wsp:rsid wsp:val=&quot;00827DC3&quot;/&gt;&lt;wsp:rsid wsp:val=&quot;00827EDA&quot;/&gt;&lt;wsp:rsid wsp:val=&quot;008302BC&quot;/&gt;&lt;wsp:rsid wsp:val=&quot;00831660&quot;/&gt;&lt;wsp:rsid wsp:val=&quot;008324FB&quot;/&gt;&lt;wsp:rsid wsp:val=&quot;00833144&quot;/&gt;&lt;wsp:rsid wsp:val=&quot;008342B7&quot;/&gt;&lt;wsp:rsid wsp:val=&quot;00835AF4&quot;/&gt;&lt;wsp:rsid wsp:val=&quot;00835D7F&quot;/&gt;&lt;wsp:rsid wsp:val=&quot;0084175D&quot;/&gt;&lt;wsp:rsid wsp:val=&quot;00841B26&quot;/&gt;&lt;wsp:rsid wsp:val=&quot;0084377A&quot;/&gt;&lt;wsp:rsid wsp:val=&quot;0084476D&quot;/&gt;&lt;wsp:rsid wsp:val=&quot;0084583E&quot;/&gt;&lt;wsp:rsid wsp:val=&quot;00845A90&quot;/&gt;&lt;wsp:rsid wsp:val=&quot;00851310&quot;/&gt;&lt;wsp:rsid wsp:val=&quot;00851B2B&quot;/&gt;&lt;wsp:rsid wsp:val=&quot;00852919&quot;/&gt;&lt;wsp:rsid wsp:val=&quot;00852D09&quot;/&gt;&lt;wsp:rsid wsp:val=&quot;00853F4F&quot;/&gt;&lt;wsp:rsid wsp:val=&quot;00855A27&quot;/&gt;&lt;wsp:rsid wsp:val=&quot;00856801&quot;/&gt;&lt;wsp:rsid wsp:val=&quot;008571DA&quot;/&gt;&lt;wsp:rsid wsp:val=&quot;00860E5C&quot;/&gt;&lt;wsp:rsid wsp:val=&quot;00860F89&quot;/&gt;&lt;wsp:rsid wsp:val=&quot;0086133C&quot;/&gt;&lt;wsp:rsid wsp:val=&quot;00862E48&quot;/&gt;&lt;wsp:rsid wsp:val=&quot;00863A7A&quot;/&gt;&lt;wsp:rsid wsp:val=&quot;00863C7A&quot;/&gt;&lt;wsp:rsid wsp:val=&quot;00864424&quot;/&gt;&lt;wsp:rsid wsp:val=&quot;00864890&quot;/&gt;&lt;wsp:rsid wsp:val=&quot;0086698E&quot;/&gt;&lt;wsp:rsid wsp:val=&quot;0087043F&quot;/&gt;&lt;wsp:rsid wsp:val=&quot;00871B73&quot;/&gt;&lt;wsp:rsid wsp:val=&quot;00872BE1&quot;/&gt;&lt;wsp:rsid wsp:val=&quot;00873506&quot;/&gt;&lt;wsp:rsid wsp:val=&quot;00873926&quot;/&gt;&lt;wsp:rsid wsp:val=&quot;0087428F&quot;/&gt;&lt;wsp:rsid wsp:val=&quot;008746D8&quot;/&gt;&lt;wsp:rsid wsp:val=&quot;008747DF&quot;/&gt;&lt;wsp:rsid wsp:val=&quot;00874F4C&quot;/&gt;&lt;wsp:rsid wsp:val=&quot;00877004&quot;/&gt;&lt;wsp:rsid wsp:val=&quot;008771D6&quot;/&gt;&lt;wsp:rsid wsp:val=&quot;008773F7&quot;/&gt;&lt;wsp:rsid wsp:val=&quot;00880223&quot;/&gt;&lt;wsp:rsid wsp:val=&quot;00881BA2&quot;/&gt;&lt;wsp:rsid wsp:val=&quot;00881D27&quot;/&gt;&lt;wsp:rsid wsp:val=&quot;0088254E&quot;/&gt;&lt;wsp:rsid wsp:val=&quot;008834E3&quot;/&gt;&lt;wsp:rsid wsp:val=&quot;00885240&quot;/&gt;&lt;wsp:rsid wsp:val=&quot;00885341&quot;/&gt;&lt;wsp:rsid wsp:val=&quot;00885F99&quot;/&gt;&lt;wsp:rsid wsp:val=&quot;008862EF&quot;/&gt;&lt;wsp:rsid wsp:val=&quot;00886576&quot;/&gt;&lt;wsp:rsid wsp:val=&quot;00886849&quot;/&gt;&lt;wsp:rsid wsp:val=&quot;0088726C&quot;/&gt;&lt;wsp:rsid wsp:val=&quot;008874F2&quot;/&gt;&lt;wsp:rsid wsp:val=&quot;00887935&quot;/&gt;&lt;wsp:rsid wsp:val=&quot;00887B65&quot;/&gt;&lt;wsp:rsid wsp:val=&quot;00890FBE&quot;/&gt;&lt;wsp:rsid wsp:val=&quot;00891454&quot;/&gt;&lt;wsp:rsid wsp:val=&quot;00891D8F&quot;/&gt;&lt;wsp:rsid wsp:val=&quot;00893751&quot;/&gt;&lt;wsp:rsid wsp:val=&quot;0089502C&quot;/&gt;&lt;wsp:rsid wsp:val=&quot;008957D5&quot;/&gt;&lt;wsp:rsid wsp:val=&quot;00895A2C&quot;/&gt;&lt;wsp:rsid wsp:val=&quot;00895D29&quot;/&gt;&lt;wsp:rsid wsp:val=&quot;00895E33&quot;/&gt;&lt;wsp:rsid wsp:val=&quot;0089675D&quot;/&gt;&lt;wsp:rsid wsp:val=&quot;0089691B&quot;/&gt;&lt;wsp:rsid wsp:val=&quot;00896BA4&quot;/&gt;&lt;wsp:rsid wsp:val=&quot;00896FA1&quot;/&gt;&lt;wsp:rsid wsp:val=&quot;008A0BCA&quot;/&gt;&lt;wsp:rsid wsp:val=&quot;008A1237&quot;/&gt;&lt;wsp:rsid wsp:val=&quot;008A266F&quot;/&gt;&lt;wsp:rsid wsp:val=&quot;008A2835&quot;/&gt;&lt;wsp:rsid wsp:val=&quot;008A29AC&quot;/&gt;&lt;wsp:rsid wsp:val=&quot;008A29CC&quot;/&gt;&lt;wsp:rsid wsp:val=&quot;008A3965&quot;/&gt;&lt;wsp:rsid wsp:val=&quot;008A435F&quot;/&gt;&lt;wsp:rsid wsp:val=&quot;008A455D&quot;/&gt;&lt;wsp:rsid wsp:val=&quot;008A4788&quot;/&gt;&lt;wsp:rsid wsp:val=&quot;008A484F&quot;/&gt;&lt;wsp:rsid wsp:val=&quot;008A4F3E&quot;/&gt;&lt;wsp:rsid wsp:val=&quot;008A6FAF&quot;/&gt;&lt;wsp:rsid wsp:val=&quot;008A7024&quot;/&gt;&lt;wsp:rsid wsp:val=&quot;008A7872&quot;/&gt;&lt;wsp:rsid wsp:val=&quot;008A7922&quot;/&gt;&lt;wsp:rsid wsp:val=&quot;008B3F67&quot;/&gt;&lt;wsp:rsid wsp:val=&quot;008B4B04&quot;/&gt;&lt;wsp:rsid wsp:val=&quot;008B5ADB&quot;/&gt;&lt;wsp:rsid wsp:val=&quot;008B5EF4&quot;/&gt;&lt;wsp:rsid wsp:val=&quot;008C0E58&quot;/&gt;&lt;wsp:rsid wsp:val=&quot;008C28A4&quot;/&gt;&lt;wsp:rsid wsp:val=&quot;008C2FA6&quot;/&gt;&lt;wsp:rsid wsp:val=&quot;008C3F80&quot;/&gt;&lt;wsp:rsid wsp:val=&quot;008C4586&quot;/&gt;&lt;wsp:rsid wsp:val=&quot;008C47BD&quot;/&gt;&lt;wsp:rsid wsp:val=&quot;008C6536&quot;/&gt;&lt;wsp:rsid wsp:val=&quot;008C6B12&quot;/&gt;&lt;wsp:rsid wsp:val=&quot;008C7656&quot;/&gt;&lt;wsp:rsid wsp:val=&quot;008D04B1&quot;/&gt;&lt;wsp:rsid wsp:val=&quot;008D2C14&quot;/&gt;&lt;wsp:rsid wsp:val=&quot;008D3C76&quot;/&gt;&lt;wsp:rsid wsp:val=&quot;008D48C1&quot;/&gt;&lt;wsp:rsid wsp:val=&quot;008D49C5&quot;/&gt;&lt;wsp:rsid wsp:val=&quot;008D559E&quot;/&gt;&lt;wsp:rsid wsp:val=&quot;008D609D&quot;/&gt;&lt;wsp:rsid wsp:val=&quot;008D6627&quot;/&gt;&lt;wsp:rsid wsp:val=&quot;008D67F4&quot;/&gt;&lt;wsp:rsid wsp:val=&quot;008E1161&quot;/&gt;&lt;wsp:rsid wsp:val=&quot;008E1F20&quot;/&gt;&lt;wsp:rsid wsp:val=&quot;008E1FE2&quot;/&gt;&lt;wsp:rsid wsp:val=&quot;008E2E15&quot;/&gt;&lt;wsp:rsid wsp:val=&quot;008E3058&quot;/&gt;&lt;wsp:rsid wsp:val=&quot;008E3990&quot;/&gt;&lt;wsp:rsid wsp:val=&quot;008E652D&quot;/&gt;&lt;wsp:rsid wsp:val=&quot;008E76D7&quot;/&gt;&lt;wsp:rsid wsp:val=&quot;008F03DF&quot;/&gt;&lt;wsp:rsid wsp:val=&quot;008F0AC8&quot;/&gt;&lt;wsp:rsid wsp:val=&quot;008F1065&quot;/&gt;&lt;wsp:rsid wsp:val=&quot;008F132E&quot;/&gt;&lt;wsp:rsid wsp:val=&quot;008F13B5&quot;/&gt;&lt;wsp:rsid wsp:val=&quot;008F2C19&quot;/&gt;&lt;wsp:rsid wsp:val=&quot;008F3BBA&quot;/&gt;&lt;wsp:rsid wsp:val=&quot;008F4E6C&quot;/&gt;&lt;wsp:rsid wsp:val=&quot;008F5BDB&quot;/&gt;&lt;wsp:rsid wsp:val=&quot;008F6377&quot;/&gt;&lt;wsp:rsid wsp:val=&quot;008F676A&quot;/&gt;&lt;wsp:rsid wsp:val=&quot;008F6AB1&quot;/&gt;&lt;wsp:rsid wsp:val=&quot;008F6DFC&quot;/&gt;&lt;wsp:rsid wsp:val=&quot;008F71B5&quot;/&gt;&lt;wsp:rsid wsp:val=&quot;00900A13&quot;/&gt;&lt;wsp:rsid wsp:val=&quot;00905051&quot;/&gt;&lt;wsp:rsid wsp:val=&quot;00905C82&quot;/&gt;&lt;wsp:rsid wsp:val=&quot;00905D81&quot;/&gt;&lt;wsp:rsid wsp:val=&quot;009065BE&quot;/&gt;&lt;wsp:rsid wsp:val=&quot;00910177&quot;/&gt;&lt;wsp:rsid wsp:val=&quot;0091040C&quot;/&gt;&lt;wsp:rsid wsp:val=&quot;009109B4&quot;/&gt;&lt;wsp:rsid wsp:val=&quot;00910C25&quot;/&gt;&lt;wsp:rsid wsp:val=&quot;009115FF&quot;/&gt;&lt;wsp:rsid wsp:val=&quot;00911AB1&quot;/&gt;&lt;wsp:rsid wsp:val=&quot;00911AEB&quot;/&gt;&lt;wsp:rsid wsp:val=&quot;00911EE9&quot;/&gt;&lt;wsp:rsid wsp:val=&quot;00912286&quot;/&gt;&lt;wsp:rsid wsp:val=&quot;00915A5F&quot;/&gt;&lt;wsp:rsid wsp:val=&quot;00915B26&quot;/&gt;&lt;wsp:rsid wsp:val=&quot;00915DE4&quot;/&gt;&lt;wsp:rsid wsp:val=&quot;00916B41&quot;/&gt;&lt;wsp:rsid wsp:val=&quot;00916D36&quot;/&gt;&lt;wsp:rsid wsp:val=&quot;00916DF6&quot;/&gt;&lt;wsp:rsid wsp:val=&quot;009171BC&quot;/&gt;&lt;wsp:rsid wsp:val=&quot;00917E89&quot;/&gt;&lt;wsp:rsid wsp:val=&quot;00920AB2&quot;/&gt;&lt;wsp:rsid wsp:val=&quot;00920E05&quot;/&gt;&lt;wsp:rsid wsp:val=&quot;0092101F&quot;/&gt;&lt;wsp:rsid wsp:val=&quot;0092120B&quot;/&gt;&lt;wsp:rsid wsp:val=&quot;009215B7&quot;/&gt;&lt;wsp:rsid wsp:val=&quot;0092186B&quot;/&gt;&lt;wsp:rsid wsp:val=&quot;009226F7&quot;/&gt;&lt;wsp:rsid wsp:val=&quot;00924E43&quot;/&gt;&lt;wsp:rsid wsp:val=&quot;009253FF&quot;/&gt;&lt;wsp:rsid wsp:val=&quot;0092604F&quot;/&gt;&lt;wsp:rsid wsp:val=&quot;00926E9B&quot;/&gt;&lt;wsp:rsid wsp:val=&quot;00927B9B&quot;/&gt;&lt;wsp:rsid wsp:val=&quot;00930095&quot;/&gt;&lt;wsp:rsid wsp:val=&quot;00930F78&quot;/&gt;&lt;wsp:rsid wsp:val=&quot;00931AB2&quot;/&gt;&lt;wsp:rsid wsp:val=&quot;009323DE&quot;/&gt;&lt;wsp:rsid wsp:val=&quot;00933374&quot;/&gt;&lt;wsp:rsid wsp:val=&quot;00933A19&quot;/&gt;&lt;wsp:rsid wsp:val=&quot;00935F38&quot;/&gt;&lt;wsp:rsid wsp:val=&quot;00936A5D&quot;/&gt;&lt;wsp:rsid wsp:val=&quot;00936D43&quot;/&gt;&lt;wsp:rsid wsp:val=&quot;0093774E&quot;/&gt;&lt;wsp:rsid wsp:val=&quot;0094296F&quot;/&gt;&lt;wsp:rsid wsp:val=&quot;009429EE&quot;/&gt;&lt;wsp:rsid wsp:val=&quot;00942D1A&quot;/&gt;&lt;wsp:rsid wsp:val=&quot;00944473&quot;/&gt;&lt;wsp:rsid wsp:val=&quot;00944C73&quot;/&gt;&lt;wsp:rsid wsp:val=&quot;0094663C&quot;/&gt;&lt;wsp:rsid wsp:val=&quot;00946DF6&quot;/&gt;&lt;wsp:rsid wsp:val=&quot;0094728E&quot;/&gt;&lt;wsp:rsid wsp:val=&quot;0095085F&quot;/&gt;&lt;wsp:rsid wsp:val=&quot;009512E1&quot;/&gt;&lt;wsp:rsid wsp:val=&quot;00951F3B&quot;/&gt;&lt;wsp:rsid wsp:val=&quot;00952A71&quot;/&gt;&lt;wsp:rsid wsp:val=&quot;0095313C&quot;/&gt;&lt;wsp:rsid wsp:val=&quot;009539C1&quot;/&gt;&lt;wsp:rsid wsp:val=&quot;00953E2B&quot;/&gt;&lt;wsp:rsid wsp:val=&quot;00955656&quot;/&gt;&lt;wsp:rsid wsp:val=&quot;009558A2&quot;/&gt;&lt;wsp:rsid wsp:val=&quot;00955CFE&quot;/&gt;&lt;wsp:rsid wsp:val=&quot;009569F7&quot;/&gt;&lt;wsp:rsid wsp:val=&quot;009573C3&quot;/&gt;&lt;wsp:rsid wsp:val=&quot;0095787C&quot;/&gt;&lt;wsp:rsid wsp:val=&quot;00961141&quot;/&gt;&lt;wsp:rsid wsp:val=&quot;009623DD&quot;/&gt;&lt;wsp:rsid wsp:val=&quot;009636E0&quot;/&gt;&lt;wsp:rsid wsp:val=&quot;00964CE9&quot;/&gt;&lt;wsp:rsid wsp:val=&quot;00965F22&quot;/&gt;&lt;wsp:rsid wsp:val=&quot;00967C00&quot;/&gt;&lt;wsp:rsid wsp:val=&quot;0097022C&quot;/&gt;&lt;wsp:rsid wsp:val=&quot;00970742&quot;/&gt;&lt;wsp:rsid wsp:val=&quot;00970F6B&quot;/&gt;&lt;wsp:rsid wsp:val=&quot;00971A6D&quot;/&gt;&lt;wsp:rsid wsp:val=&quot;009722C3&quot;/&gt;&lt;wsp:rsid wsp:val=&quot;0097297F&quot;/&gt;&lt;wsp:rsid wsp:val=&quot;00973ED3&quot;/&gt;&lt;wsp:rsid wsp:val=&quot;00974AF2&quot;/&gt;&lt;wsp:rsid wsp:val=&quot;009764FA&quot;/&gt;&lt;wsp:rsid wsp:val=&quot;0097662D&quot;/&gt;&lt;wsp:rsid wsp:val=&quot;009766CF&quot;/&gt;&lt;wsp:rsid wsp:val=&quot;009770D3&quot;/&gt;&lt;wsp:rsid wsp:val=&quot;00977ACF&quot;/&gt;&lt;wsp:rsid wsp:val=&quot;00977C94&quot;/&gt;&lt;wsp:rsid wsp:val=&quot;009804D4&quot;/&gt;&lt;wsp:rsid wsp:val=&quot;009808BB&quot;/&gt;&lt;wsp:rsid wsp:val=&quot;00982E1C&quot;/&gt;&lt;wsp:rsid wsp:val=&quot;00983A90&quot;/&gt;&lt;wsp:rsid wsp:val=&quot;00986A78&quot;/&gt;&lt;wsp:rsid wsp:val=&quot;00986C4B&quot;/&gt;&lt;wsp:rsid wsp:val=&quot;00986DA9&quot;/&gt;&lt;wsp:rsid wsp:val=&quot;0098CD6C&quot;/&gt;&lt;wsp:rsid wsp:val=&quot;00991A08&quot;/&gt;&lt;wsp:rsid wsp:val=&quot;0099203C&quot;/&gt;&lt;wsp:rsid wsp:val=&quot;00993190&quot;/&gt;&lt;wsp:rsid wsp:val=&quot;00994533&quot;/&gt;&lt;wsp:rsid wsp:val=&quot;00994FE2&quot;/&gt;&lt;wsp:rsid wsp:val=&quot;00995FD0&quot;/&gt;&lt;wsp:rsid wsp:val=&quot;00996BDA&quot;/&gt;&lt;wsp:rsid wsp:val=&quot;009972DA&quot;/&gt;&lt;wsp:rsid wsp:val=&quot;009A1D5E&quot;/&gt;&lt;wsp:rsid wsp:val=&quot;009A1EED&quot;/&gt;&lt;wsp:rsid wsp:val=&quot;009A2BD3&quot;/&gt;&lt;wsp:rsid wsp:val=&quot;009A2DDC&quot;/&gt;&lt;wsp:rsid wsp:val=&quot;009A308D&quot;/&gt;&lt;wsp:rsid wsp:val=&quot;009A5653&quot;/&gt;&lt;wsp:rsid wsp:val=&quot;009A5FDF&quot;/&gt;&lt;wsp:rsid wsp:val=&quot;009A6142&quot;/&gt;&lt;wsp:rsid wsp:val=&quot;009A725E&quot;/&gt;&lt;wsp:rsid wsp:val=&quot;009A7884&quot;/&gt;&lt;wsp:rsid wsp:val=&quot;009B0853&quot;/&gt;&lt;wsp:rsid wsp:val=&quot;009B0E09&quot;/&gt;&lt;wsp:rsid wsp:val=&quot;009B10C6&quot;/&gt;&lt;wsp:rsid wsp:val=&quot;009B3A40&quot;/&gt;&lt;wsp:rsid wsp:val=&quot;009B3CB6&quot;/&gt;&lt;wsp:rsid wsp:val=&quot;009B4054&quot;/&gt;&lt;wsp:rsid wsp:val=&quot;009B4164&quot;/&gt;&lt;wsp:rsid wsp:val=&quot;009B4884&quot;/&gt;&lt;wsp:rsid wsp:val=&quot;009B5F4E&quot;/&gt;&lt;wsp:rsid wsp:val=&quot;009B69F5&quot;/&gt;&lt;wsp:rsid wsp:val=&quot;009B6F26&quot;/&gt;&lt;wsp:rsid wsp:val=&quot;009B7963&quot;/&gt;&lt;wsp:rsid wsp:val=&quot;009C0930&quot;/&gt;&lt;wsp:rsid wsp:val=&quot;009C13FA&quot;/&gt;&lt;wsp:rsid wsp:val=&quot;009C31F3&quot;/&gt;&lt;wsp:rsid wsp:val=&quot;009C4813&quot;/&gt;&lt;wsp:rsid wsp:val=&quot;009C51AC&quot;/&gt;&lt;wsp:rsid wsp:val=&quot;009C5F1D&quot;/&gt;&lt;wsp:rsid wsp:val=&quot;009C5F41&quot;/&gt;&lt;wsp:rsid wsp:val=&quot;009C648B&quot;/&gt;&lt;wsp:rsid wsp:val=&quot;009C655D&quot;/&gt;&lt;wsp:rsid wsp:val=&quot;009C6A7A&quot;/&gt;&lt;wsp:rsid wsp:val=&quot;009C7616&quot;/&gt;&lt;wsp:rsid wsp:val=&quot;009C7C03&quot;/&gt;&lt;wsp:rsid wsp:val=&quot;009D01EB&quot;/&gt;&lt;wsp:rsid wsp:val=&quot;009D0C84&quot;/&gt;&lt;wsp:rsid wsp:val=&quot;009D2607&quot;/&gt;&lt;wsp:rsid wsp:val=&quot;009D304B&quot;/&gt;&lt;wsp:rsid wsp:val=&quot;009D4560&quot;/&gt;&lt;wsp:rsid wsp:val=&quot;009D4C81&quot;/&gt;&lt;wsp:rsid wsp:val=&quot;009D4C97&quot;/&gt;&lt;wsp:rsid wsp:val=&quot;009D4F40&quot;/&gt;&lt;wsp:rsid wsp:val=&quot;009D5ABB&quot;/&gt;&lt;wsp:rsid wsp:val=&quot;009D5AD3&quot;/&gt;&lt;wsp:rsid wsp:val=&quot;009D62D2&quot;/&gt;&lt;wsp:rsid wsp:val=&quot;009D69A4&quot;/&gt;&lt;wsp:rsid wsp:val=&quot;009E1007&quot;/&gt;&lt;wsp:rsid wsp:val=&quot;009E1D7A&quot;/&gt;&lt;wsp:rsid wsp:val=&quot;009E2547&quot;/&gt;&lt;wsp:rsid wsp:val=&quot;009E2C14&quot;/&gt;&lt;wsp:rsid wsp:val=&quot;009E3937&quot;/&gt;&lt;wsp:rsid wsp:val=&quot;009E4302&quot;/&gt;&lt;wsp:rsid wsp:val=&quot;009E47AF&quot;/&gt;&lt;wsp:rsid wsp:val=&quot;009E59D4&quot;/&gt;&lt;wsp:rsid wsp:val=&quot;009E7F67&quot;/&gt;&lt;wsp:rsid wsp:val=&quot;009F0E4A&quot;/&gt;&lt;wsp:rsid wsp:val=&quot;009F0EBC&quot;/&gt;&lt;wsp:rsid wsp:val=&quot;009F2570&quot;/&gt;&lt;wsp:rsid wsp:val=&quot;009F4FA9&quot;/&gt;&lt;wsp:rsid wsp:val=&quot;009F5366&quot;/&gt;&lt;wsp:rsid wsp:val=&quot;00A00BA3&quot;/&gt;&lt;wsp:rsid wsp:val=&quot;00A00F3E&quot;/&gt;&lt;wsp:rsid wsp:val=&quot;00A0146C&quot;/&gt;&lt;wsp:rsid wsp:val=&quot;00A019FC&quot;/&gt;&lt;wsp:rsid wsp:val=&quot;00A01A88&quot;/&gt;&lt;wsp:rsid wsp:val=&quot;00A039BF&quot;/&gt;&lt;wsp:rsid wsp:val=&quot;00A03E2D&quot;/&gt;&lt;wsp:rsid wsp:val=&quot;00A0419F&quot;/&gt;&lt;wsp:rsid wsp:val=&quot;00A04952&quot;/&gt;&lt;wsp:rsid wsp:val=&quot;00A04CC2&quot;/&gt;&lt;wsp:rsid wsp:val=&quot;00A05CB7&quot;/&gt;&lt;wsp:rsid wsp:val=&quot;00A07038&quot;/&gt;&lt;wsp:rsid wsp:val=&quot;00A0796B&quot;/&gt;&lt;wsp:rsid wsp:val=&quot;00A10DBC&quot;/&gt;&lt;wsp:rsid wsp:val=&quot;00A119AD&quot;/&gt;&lt;wsp:rsid wsp:val=&quot;00A11CD3&quot;/&gt;&lt;wsp:rsid wsp:val=&quot;00A121CB&quot;/&gt;&lt;wsp:rsid wsp:val=&quot;00A12C9E&quot;/&gt;&lt;wsp:rsid wsp:val=&quot;00A12CB7&quot;/&gt;&lt;wsp:rsid wsp:val=&quot;00A13094&quot;/&gt;&lt;wsp:rsid wsp:val=&quot;00A136BC&quot;/&gt;&lt;wsp:rsid wsp:val=&quot;00A138EC&quot;/&gt;&lt;wsp:rsid wsp:val=&quot;00A145A0&quot;/&gt;&lt;wsp:rsid wsp:val=&quot;00A1461E&quot;/&gt;&lt;wsp:rsid wsp:val=&quot;00A146FE&quot;/&gt;&lt;wsp:rsid wsp:val=&quot;00A15869&quot;/&gt;&lt;wsp:rsid wsp:val=&quot;00A16364&quot;/&gt;&lt;wsp:rsid wsp:val=&quot;00A20618&quot;/&gt;&lt;wsp:rsid wsp:val=&quot;00A21FC8&quot;/&gt;&lt;wsp:rsid wsp:val=&quot;00A23E48&quot;/&gt;&lt;wsp:rsid wsp:val=&quot;00A246B5&quot;/&gt;&lt;wsp:rsid wsp:val=&quot;00A24D56&quot;/&gt;&lt;wsp:rsid wsp:val=&quot;00A2587B&quot;/&gt;&lt;wsp:rsid wsp:val=&quot;00A30A20&quot;/&gt;&lt;wsp:rsid wsp:val=&quot;00A3185B&quot;/&gt;&lt;wsp:rsid wsp:val=&quot;00A319D9&quot;/&gt;&lt;wsp:rsid wsp:val=&quot;00A3266E&quot;/&gt;&lt;wsp:rsid wsp:val=&quot;00A32923&quot;/&gt;&lt;wsp:rsid wsp:val=&quot;00A33CD2&quot;/&gt;&lt;wsp:rsid wsp:val=&quot;00A3556F&quot;/&gt;&lt;wsp:rsid wsp:val=&quot;00A3576B&quot;/&gt;&lt;wsp:rsid wsp:val=&quot;00A40239&quot;/&gt;&lt;wsp:rsid wsp:val=&quot;00A411F4&quot;/&gt;&lt;wsp:rsid wsp:val=&quot;00A413A0&quot;/&gt;&lt;wsp:rsid wsp:val=&quot;00A4158F&quot;/&gt;&lt;wsp:rsid wsp:val=&quot;00A429D5&quot;/&gt;&lt;wsp:rsid wsp:val=&quot;00A431E3&quot;/&gt;&lt;wsp:rsid wsp:val=&quot;00A431F0&quot;/&gt;&lt;wsp:rsid wsp:val=&quot;00A44D9A&quot;/&gt;&lt;wsp:rsid wsp:val=&quot;00A44FBB&quot;/&gt;&lt;wsp:rsid wsp:val=&quot;00A4688E&quot;/&gt;&lt;wsp:rsid wsp:val=&quot;00A468E5&quot;/&gt;&lt;wsp:rsid wsp:val=&quot;00A46941&quot;/&gt;&lt;wsp:rsid wsp:val=&quot;00A46BD9&quot;/&gt;&lt;wsp:rsid wsp:val=&quot;00A47179&quot;/&gt;&lt;wsp:rsid wsp:val=&quot;00A5379F&quot;/&gt;&lt;wsp:rsid wsp:val=&quot;00A54161&quot;/&gt;&lt;wsp:rsid wsp:val=&quot;00A54F82&quot;/&gt;&lt;wsp:rsid wsp:val=&quot;00A567ED&quot;/&gt;&lt;wsp:rsid wsp:val=&quot;00A571F1&quot;/&gt;&lt;wsp:rsid wsp:val=&quot;00A610D2&quot;/&gt;&lt;wsp:rsid wsp:val=&quot;00A61A24&quot;/&gt;&lt;wsp:rsid wsp:val=&quot;00A622A7&quot;/&gt;&lt;wsp:rsid wsp:val=&quot;00A62591&quot;/&gt;&lt;wsp:rsid wsp:val=&quot;00A62E8C&quot;/&gt;&lt;wsp:rsid wsp:val=&quot;00A632DA&quot;/&gt;&lt;wsp:rsid wsp:val=&quot;00A63CAE&quot;/&gt;&lt;wsp:rsid wsp:val=&quot;00A65903&quot;/&gt;&lt;wsp:rsid wsp:val=&quot;00A66E8A&quot;/&gt;&lt;wsp:rsid wsp:val=&quot;00A67706&quot;/&gt;&lt;wsp:rsid wsp:val=&quot;00A7013A&quot;/&gt;&lt;wsp:rsid wsp:val=&quot;00A711B5&quot;/&gt;&lt;wsp:rsid wsp:val=&quot;00A71317&quot;/&gt;&lt;wsp:rsid wsp:val=&quot;00A7182B&quot;/&gt;&lt;wsp:rsid wsp:val=&quot;00A71A6B&quot;/&gt;&lt;wsp:rsid wsp:val=&quot;00A71AA8&quot;/&gt;&lt;wsp:rsid wsp:val=&quot;00A73495&quot;/&gt;&lt;wsp:rsid wsp:val=&quot;00A75017&quot;/&gt;&lt;wsp:rsid wsp:val=&quot;00A7606F&quot;/&gt;&lt;wsp:rsid wsp:val=&quot;00A760A0&quot;/&gt;&lt;wsp:rsid wsp:val=&quot;00A7638E&quot;/&gt;&lt;wsp:rsid wsp:val=&quot;00A77329&quot;/&gt;&lt;wsp:rsid wsp:val=&quot;00A777E4&quot;/&gt;&lt;wsp:rsid wsp:val=&quot;00A77D65&quot;/&gt;&lt;wsp:rsid wsp:val=&quot;00A77DA3&quot;/&gt;&lt;wsp:rsid wsp:val=&quot;00A80A53&quot;/&gt;&lt;wsp:rsid wsp:val=&quot;00A81565&quot;/&gt;&lt;wsp:rsid wsp:val=&quot;00A816C7&quot;/&gt;&lt;wsp:rsid wsp:val=&quot;00A8197E&quot;/&gt;&lt;wsp:rsid wsp:val=&quot;00A81B17&quot;/&gt;&lt;wsp:rsid wsp:val=&quot;00A82DCF&quot;/&gt;&lt;wsp:rsid wsp:val=&quot;00A8351F&quot;/&gt;&lt;wsp:rsid wsp:val=&quot;00A83A3F&quot;/&gt;&lt;wsp:rsid wsp:val=&quot;00A83DC7&quot;/&gt;&lt;wsp:rsid wsp:val=&quot;00A85B9D&quot;/&gt;&lt;wsp:rsid wsp:val=&quot;00A86B29&quot;/&gt;&lt;wsp:rsid wsp:val=&quot;00A86BEE&quot;/&gt;&lt;wsp:rsid wsp:val=&quot;00A86CFD&quot;/&gt;&lt;wsp:rsid wsp:val=&quot;00A90952&quot;/&gt;&lt;wsp:rsid wsp:val=&quot;00A9127B&quot;/&gt;&lt;wsp:rsid wsp:val=&quot;00A935A9&quot;/&gt;&lt;wsp:rsid wsp:val=&quot;00A93728&quot;/&gt;&lt;wsp:rsid wsp:val=&quot;00A94424&quot;/&gt;&lt;wsp:rsid wsp:val=&quot;00A95C4D&quot;/&gt;&lt;wsp:rsid wsp:val=&quot;00AA0755&quot;/&gt;&lt;wsp:rsid wsp:val=&quot;00AA321E&quot;/&gt;&lt;wsp:rsid wsp:val=&quot;00AA459E&quot;/&gt;&lt;wsp:rsid wsp:val=&quot;00AA4858&quot;/&gt;&lt;wsp:rsid wsp:val=&quot;00AA53AD&quot;/&gt;&lt;wsp:rsid wsp:val=&quot;00AA5A54&quot;/&gt;&lt;wsp:rsid wsp:val=&quot;00AA5ABE&quot;/&gt;&lt;wsp:rsid wsp:val=&quot;00AA5AC0&quot;/&gt;&lt;wsp:rsid wsp:val=&quot;00AA7FDD&quot;/&gt;&lt;wsp:rsid wsp:val=&quot;00AAC1E1&quot;/&gt;&lt;wsp:rsid wsp:val=&quot;00AB02B8&quot;/&gt;&lt;wsp:rsid wsp:val=&quot;00AB0A6D&quot;/&gt;&lt;wsp:rsid wsp:val=&quot;00AB13F3&quot;/&gt;&lt;wsp:rsid wsp:val=&quot;00AB4353&quot;/&gt;&lt;wsp:rsid wsp:val=&quot;00AB46CE&quot;/&gt;&lt;wsp:rsid wsp:val=&quot;00AB46E4&quot;/&gt;&lt;wsp:rsid wsp:val=&quot;00AB516D&quot;/&gt;&lt;wsp:rsid wsp:val=&quot;00AB5A88&quot;/&gt;&lt;wsp:rsid wsp:val=&quot;00AB5AD5&quot;/&gt;&lt;wsp:rsid wsp:val=&quot;00AB62C0&quot;/&gt;&lt;wsp:rsid wsp:val=&quot;00AB6FA2&quot;/&gt;&lt;wsp:rsid wsp:val=&quot;00AC06D5&quot;/&gt;&lt;wsp:rsid wsp:val=&quot;00AC08D3&quot;/&gt;&lt;wsp:rsid wsp:val=&quot;00AC0AA2&quot;/&gt;&lt;wsp:rsid wsp:val=&quot;00AC155A&quot;/&gt;&lt;wsp:rsid wsp:val=&quot;00AC2589&quot;/&gt;&lt;wsp:rsid wsp:val=&quot;00AC29CD&quot;/&gt;&lt;wsp:rsid wsp:val=&quot;00AC384C&quot;/&gt;&lt;wsp:rsid wsp:val=&quot;00AC389F&quot;/&gt;&lt;wsp:rsid wsp:val=&quot;00AC391F&quot;/&gt;&lt;wsp:rsid wsp:val=&quot;00AC3C1D&quot;/&gt;&lt;wsp:rsid wsp:val=&quot;00AC3F3D&quot;/&gt;&lt;wsp:rsid wsp:val=&quot;00AD08E1&quot;/&gt;&lt;wsp:rsid wsp:val=&quot;00AD1011&quot;/&gt;&lt;wsp:rsid wsp:val=&quot;00AD1A80&quot;/&gt;&lt;wsp:rsid wsp:val=&quot;00AD365F&quot;/&gt;&lt;wsp:rsid wsp:val=&quot;00AD3CB6&quot;/&gt;&lt;wsp:rsid wsp:val=&quot;00AD4832&quot;/&gt;&lt;wsp:rsid wsp:val=&quot;00AD4FA3&quot;/&gt;&lt;wsp:rsid wsp:val=&quot;00AD6215&quot;/&gt;&lt;wsp:rsid wsp:val=&quot;00AD7AE8&quot;/&gt;&lt;wsp:rsid wsp:val=&quot;00AE0D1D&quot;/&gt;&lt;wsp:rsid wsp:val=&quot;00AE1311&quot;/&gt;&lt;wsp:rsid wsp:val=&quot;00AE1AF9&quot;/&gt;&lt;wsp:rsid wsp:val=&quot;00AE254E&quot;/&gt;&lt;wsp:rsid wsp:val=&quot;00AE2E49&quot;/&gt;&lt;wsp:rsid wsp:val=&quot;00AE3F5B&quot;/&gt;&lt;wsp:rsid wsp:val=&quot;00AE4213&quot;/&gt;&lt;wsp:rsid wsp:val=&quot;00AE4708&quot;/&gt;&lt;wsp:rsid wsp:val=&quot;00AE5E1C&quot;/&gt;&lt;wsp:rsid wsp:val=&quot;00AE718E&quot;/&gt;&lt;wsp:rsid wsp:val=&quot;00AF0812&quot;/&gt;&lt;wsp:rsid wsp:val=&quot;00AF2175&quot;/&gt;&lt;wsp:rsid wsp:val=&quot;00AF2434&quot;/&gt;&lt;wsp:rsid wsp:val=&quot;00AF28FA&quot;/&gt;&lt;wsp:rsid wsp:val=&quot;00AF359C&quot;/&gt;&lt;wsp:rsid wsp:val=&quot;00AF4332&quot;/&gt;&lt;wsp:rsid wsp:val=&quot;00AF5632&quot;/&gt;&lt;wsp:rsid wsp:val=&quot;00AF7005&quot;/&gt;&lt;wsp:rsid wsp:val=&quot;00AF76B1&quot;/&gt;&lt;wsp:rsid wsp:val=&quot;00B007CA&quot;/&gt;&lt;wsp:rsid wsp:val=&quot;00B00A1D&quot;/&gt;&lt;wsp:rsid wsp:val=&quot;00B019B7&quot;/&gt;&lt;wsp:rsid wsp:val=&quot;00B01C48&quot;/&gt;&lt;wsp:rsid wsp:val=&quot;00B02922&quot;/&gt;&lt;wsp:rsid wsp:val=&quot;00B0330C&quot;/&gt;&lt;wsp:rsid wsp:val=&quot;00B05F95&quot;/&gt;&lt;wsp:rsid wsp:val=&quot;00B067E6&quot;/&gt;&lt;wsp:rsid wsp:val=&quot;00B06FB8&quot;/&gt;&lt;wsp:rsid wsp:val=&quot;00B07772&quot;/&gt;&lt;wsp:rsid wsp:val=&quot;00B1054C&quot;/&gt;&lt;wsp:rsid wsp:val=&quot;00B106AF&quot;/&gt;&lt;wsp:rsid wsp:val=&quot;00B10843&quot;/&gt;&lt;wsp:rsid wsp:val=&quot;00B1088B&quot;/&gt;&lt;wsp:rsid wsp:val=&quot;00B133EC&quot;/&gt;&lt;wsp:rsid wsp:val=&quot;00B13AA3&quot;/&gt;&lt;wsp:rsid wsp:val=&quot;00B13FCD&quot;/&gt;&lt;wsp:rsid wsp:val=&quot;00B14390&quot;/&gt;&lt;wsp:rsid wsp:val=&quot;00B147F0&quot;/&gt;&lt;wsp:rsid wsp:val=&quot;00B14FD1&quot;/&gt;&lt;wsp:rsid wsp:val=&quot;00B1674C&quot;/&gt;&lt;wsp:rsid wsp:val=&quot;00B174B3&quot;/&gt;&lt;wsp:rsid wsp:val=&quot;00B178AF&quot;/&gt;&lt;wsp:rsid wsp:val=&quot;00B221CC&quot;/&gt;&lt;wsp:rsid wsp:val=&quot;00B2299E&quot;/&gt;&lt;wsp:rsid wsp:val=&quot;00B22A48&quot;/&gt;&lt;wsp:rsid wsp:val=&quot;00B2307C&quot;/&gt;&lt;wsp:rsid wsp:val=&quot;00B231A3&quot;/&gt;&lt;wsp:rsid wsp:val=&quot;00B2481E&quot;/&gt;&lt;wsp:rsid wsp:val=&quot;00B26107&quot;/&gt;&lt;wsp:rsid wsp:val=&quot;00B264C3&quot;/&gt;&lt;wsp:rsid wsp:val=&quot;00B26CE9&quot;/&gt;&lt;wsp:rsid wsp:val=&quot;00B26F9C&quot;/&gt;&lt;wsp:rsid wsp:val=&quot;00B274A6&quot;/&gt;&lt;wsp:rsid wsp:val=&quot;00B2760C&quot;/&gt;&lt;wsp:rsid wsp:val=&quot;00B276AD&quot;/&gt;&lt;wsp:rsid wsp:val=&quot;00B30052&quot;/&gt;&lt;wsp:rsid wsp:val=&quot;00B30053&quot;/&gt;&lt;wsp:rsid wsp:val=&quot;00B32398&quot;/&gt;&lt;wsp:rsid wsp:val=&quot;00B35373&quot;/&gt;&lt;wsp:rsid wsp:val=&quot;00B357A7&quot;/&gt;&lt;wsp:rsid wsp:val=&quot;00B37AD2&quot;/&gt;&lt;wsp:rsid wsp:val=&quot;00B40606&quot;/&gt;&lt;wsp:rsid wsp:val=&quot;00B41C6E&quot;/&gt;&lt;wsp:rsid wsp:val=&quot;00B41DF5&quot;/&gt;&lt;wsp:rsid wsp:val=&quot;00B4235E&quot;/&gt;&lt;wsp:rsid wsp:val=&quot;00B43515&quot;/&gt;&lt;wsp:rsid wsp:val=&quot;00B44175&quot;/&gt;&lt;wsp:rsid wsp:val=&quot;00B45C9B&quot;/&gt;&lt;wsp:rsid wsp:val=&quot;00B46072&quot;/&gt;&lt;wsp:rsid wsp:val=&quot;00B46510&quot;/&gt;&lt;wsp:rsid wsp:val=&quot;00B4673D&quot;/&gt;&lt;wsp:rsid wsp:val=&quot;00B4680A&quot;/&gt;&lt;wsp:rsid wsp:val=&quot;00B472EB&quot;/&gt;&lt;wsp:rsid wsp:val=&quot;00B47B03&quot;/&gt;&lt;wsp:rsid wsp:val=&quot;00B51B3C&quot;/&gt;&lt;wsp:rsid wsp:val=&quot;00B51E68&quot;/&gt;&lt;wsp:rsid wsp:val=&quot;00B51FB3&quot;/&gt;&lt;wsp:rsid wsp:val=&quot;00B5282E&quot;/&gt;&lt;wsp:rsid wsp:val=&quot;00B53554&quot;/&gt;&lt;wsp:rsid wsp:val=&quot;00B538CF&quot;/&gt;&lt;wsp:rsid wsp:val=&quot;00B53E5F&quot;/&gt;&lt;wsp:rsid wsp:val=&quot;00B53ED8&quot;/&gt;&lt;wsp:rsid wsp:val=&quot;00B54A66&quot;/&gt;&lt;wsp:rsid wsp:val=&quot;00B56691&quot;/&gt;&lt;wsp:rsid wsp:val=&quot;00B56D2F&quot;/&gt;&lt;wsp:rsid wsp:val=&quot;00B57610&quot;/&gt;&lt;wsp:rsid wsp:val=&quot;00B622C1&quot;/&gt;&lt;wsp:rsid wsp:val=&quot;00B634A0&quot;/&gt;&lt;wsp:rsid wsp:val=&quot;00B64BC4&quot;/&gt;&lt;wsp:rsid wsp:val=&quot;00B65BE4&quot;/&gt;&lt;wsp:rsid wsp:val=&quot;00B67332&quot;/&gt;&lt;wsp:rsid wsp:val=&quot;00B70F45&quot;/&gt;&lt;wsp:rsid wsp:val=&quot;00B713E7&quot;/&gt;&lt;wsp:rsid wsp:val=&quot;00B71EC9&quot;/&gt;&lt;wsp:rsid wsp:val=&quot;00B72797&quot;/&gt;&lt;wsp:rsid wsp:val=&quot;00B7368C&quot;/&gt;&lt;wsp:rsid wsp:val=&quot;00B7548C&quot;/&gt;&lt;wsp:rsid wsp:val=&quot;00B75836&quot;/&gt;&lt;wsp:rsid wsp:val=&quot;00B7609D&quot;/&gt;&lt;wsp:rsid wsp:val=&quot;00B767A3&quot;/&gt;&lt;wsp:rsid wsp:val=&quot;00B76C1F&quot;/&gt;&lt;wsp:rsid wsp:val=&quot;00B77677&quot;/&gt;&lt;wsp:rsid wsp:val=&quot;00B777D1&quot;/&gt;&lt;wsp:rsid wsp:val=&quot;00B7785A&quot;/&gt;&lt;wsp:rsid wsp:val=&quot;00B81017&quot;/&gt;&lt;wsp:rsid wsp:val=&quot;00B81A37&quot;/&gt;&lt;wsp:rsid wsp:val=&quot;00B82DDA&quot;/&gt;&lt;wsp:rsid wsp:val=&quot;00B83126&quot;/&gt;&lt;wsp:rsid wsp:val=&quot;00B8312E&quot;/&gt;&lt;wsp:rsid wsp:val=&quot;00B834D6&quot;/&gt;&lt;wsp:rsid wsp:val=&quot;00B83861&quot;/&gt;&lt;wsp:rsid wsp:val=&quot;00B84049&quot;/&gt;&lt;wsp:rsid wsp:val=&quot;00B84837&quot;/&gt;&lt;wsp:rsid wsp:val=&quot;00B85764&quot;/&gt;&lt;wsp:rsid wsp:val=&quot;00B85794&quot;/&gt;&lt;wsp:rsid wsp:val=&quot;00B866AD&quot;/&gt;&lt;wsp:rsid wsp:val=&quot;00B86D50&quot;/&gt;&lt;wsp:rsid wsp:val=&quot;00B86F5C&quot;/&gt;&lt;wsp:rsid wsp:val=&quot;00B913E3&quot;/&gt;&lt;wsp:rsid wsp:val=&quot;00B9308F&quot;/&gt;&lt;wsp:rsid wsp:val=&quot;00B934BC&quot;/&gt;&lt;wsp:rsid wsp:val=&quot;00B941ED&quot;/&gt;&lt;wsp:rsid wsp:val=&quot;00B945B6&quot;/&gt;&lt;wsp:rsid wsp:val=&quot;00B951FB&quot;/&gt;&lt;wsp:rsid wsp:val=&quot;00B9580A&quot;/&gt;&lt;wsp:rsid wsp:val=&quot;00B95E9E&quot;/&gt;&lt;wsp:rsid wsp:val=&quot;00B963D6&quot;/&gt;&lt;wsp:rsid wsp:val=&quot;00B965D2&quot;/&gt;&lt;wsp:rsid wsp:val=&quot;00B966F2&quot;/&gt;&lt;wsp:rsid wsp:val=&quot;00B97116&quot;/&gt;&lt;wsp:rsid wsp:val=&quot;00B97976&quot;/&gt;&lt;wsp:rsid wsp:val=&quot;00B9E4BF&quot;/&gt;&lt;wsp:rsid wsp:val=&quot;00BA0CE8&quot;/&gt;&lt;wsp:rsid wsp:val=&quot;00BA1427&quot;/&gt;&lt;wsp:rsid wsp:val=&quot;00BA15AE&quot;/&gt;&lt;wsp:rsid wsp:val=&quot;00BA1B0B&quot;/&gt;&lt;wsp:rsid wsp:val=&quot;00BA227B&quot;/&gt;&lt;wsp:rsid wsp:val=&quot;00BA2D2E&quot;/&gt;&lt;wsp:rsid wsp:val=&quot;00BA3056&quot;/&gt;&lt;wsp:rsid wsp:val=&quot;00BA3D1F&quot;/&gt;&lt;wsp:rsid wsp:val=&quot;00BA4216&quot;/&gt;&lt;wsp:rsid wsp:val=&quot;00BA42A3&quot;/&gt;&lt;wsp:rsid wsp:val=&quot;00BA4495&quot;/&gt;&lt;wsp:rsid wsp:val=&quot;00BA5E7F&quot;/&gt;&lt;wsp:rsid wsp:val=&quot;00BB2217&quot;/&gt;&lt;wsp:rsid wsp:val=&quot;00BB2557&quot;/&gt;&lt;wsp:rsid wsp:val=&quot;00BB4165&quot;/&gt;&lt;wsp:rsid wsp:val=&quot;00BB42EB&quot;/&gt;&lt;wsp:rsid wsp:val=&quot;00BB4503&quot;/&gt;&lt;wsp:rsid wsp:val=&quot;00BB4C32&quot;/&gt;&lt;wsp:rsid wsp:val=&quot;00BB5146&quot;/&gt;&lt;wsp:rsid wsp:val=&quot;00BB6ACB&quot;/&gt;&lt;wsp:rsid wsp:val=&quot;00BB6CB0&quot;/&gt;&lt;wsp:rsid wsp:val=&quot;00BB6D78&quot;/&gt;&lt;wsp:rsid wsp:val=&quot;00BB7988&quot;/&gt;&lt;wsp:rsid wsp:val=&quot;00BB7E59&quot;/&gt;&lt;wsp:rsid wsp:val=&quot;00BC1B49&quot;/&gt;&lt;wsp:rsid wsp:val=&quot;00BC253E&quot;/&gt;&lt;wsp:rsid wsp:val=&quot;00BC2889&quot;/&gt;&lt;wsp:rsid wsp:val=&quot;00BC3173&quot;/&gt;&lt;wsp:rsid wsp:val=&quot;00BC3443&quot;/&gt;&lt;wsp:rsid wsp:val=&quot;00BC41DB&quot;/&gt;&lt;wsp:rsid wsp:val=&quot;00BC5991&quot;/&gt;&lt;wsp:rsid wsp:val=&quot;00BC62F9&quot;/&gt;&lt;wsp:rsid wsp:val=&quot;00BC67BD&quot;/&gt;&lt;wsp:rsid wsp:val=&quot;00BC73A3&quot;/&gt;&lt;wsp:rsid wsp:val=&quot;00BC76CA&quot;/&gt;&lt;wsp:rsid wsp:val=&quot;00BC7BBB&quot;/&gt;&lt;wsp:rsid wsp:val=&quot;00BD054D&quot;/&gt;&lt;wsp:rsid wsp:val=&quot;00BD2766&quot;/&gt;&lt;wsp:rsid wsp:val=&quot;00BD3FEA&quot;/&gt;&lt;wsp:rsid wsp:val=&quot;00BD4417&quot;/&gt;&lt;wsp:rsid wsp:val=&quot;00BD49BE&quot;/&gt;&lt;wsp:rsid wsp:val=&quot;00BD539E&quot;/&gt;&lt;wsp:rsid wsp:val=&quot;00BD551F&quot;/&gt;&lt;wsp:rsid wsp:val=&quot;00BD6556&quot;/&gt;&lt;wsp:rsid wsp:val=&quot;00BD6613&quot;/&gt;&lt;wsp:rsid wsp:val=&quot;00BD66D4&quot;/&gt;&lt;wsp:rsid wsp:val=&quot;00BD67A5&quot;/&gt;&lt;wsp:rsid wsp:val=&quot;00BD6ED1&quot;/&gt;&lt;wsp:rsid wsp:val=&quot;00BE18BB&quot;/&gt;&lt;wsp:rsid wsp:val=&quot;00BE1A1D&quot;/&gt;&lt;wsp:rsid wsp:val=&quot;00BE2431&quot;/&gt;&lt;wsp:rsid wsp:val=&quot;00BE260E&quot;/&gt;&lt;wsp:rsid wsp:val=&quot;00BE3212&quot;/&gt;&lt;wsp:rsid wsp:val=&quot;00BE3D81&quot;/&gt;&lt;wsp:rsid wsp:val=&quot;00BE4364&quot;/&gt;&lt;wsp:rsid wsp:val=&quot;00BE452D&quot;/&gt;&lt;wsp:rsid wsp:val=&quot;00BE4A40&quot;/&gt;&lt;wsp:rsid wsp:val=&quot;00BE6A4D&quot;/&gt;&lt;wsp:rsid wsp:val=&quot;00BE7D9E&quot;/&gt;&lt;wsp:rsid wsp:val=&quot;00BF05BD&quot;/&gt;&lt;wsp:rsid wsp:val=&quot;00BF0C68&quot;/&gt;&lt;wsp:rsid wsp:val=&quot;00BF21E3&quot;/&gt;&lt;wsp:rsid wsp:val=&quot;00BF2490&quot;/&gt;&lt;wsp:rsid wsp:val=&quot;00BF2769&quot;/&gt;&lt;wsp:rsid wsp:val=&quot;00BF3227&quot;/&gt;&lt;wsp:rsid wsp:val=&quot;00BF4646&quot;/&gt;&lt;wsp:rsid wsp:val=&quot;00BF5728&quot;/&gt;&lt;wsp:rsid wsp:val=&quot;00BF5EAB&quot;/&gt;&lt;wsp:rsid wsp:val=&quot;00BF63BE&quot;/&gt;&lt;wsp:rsid wsp:val=&quot;00C00452&quot;/&gt;&lt;wsp:rsid wsp:val=&quot;00C031CA&quot;/&gt;&lt;wsp:rsid wsp:val=&quot;00C03C82&quot;/&gt;&lt;wsp:rsid wsp:val=&quot;00C04A2A&quot;/&gt;&lt;wsp:rsid wsp:val=&quot;00C05A4D&quot;/&gt;&lt;wsp:rsid wsp:val=&quot;00C05C70&quot;/&gt;&lt;wsp:rsid wsp:val=&quot;00C05CEB&quot;/&gt;&lt;wsp:rsid wsp:val=&quot;00C069E2&quot;/&gt;&lt;wsp:rsid wsp:val=&quot;00C06E7B&quot;/&gt;&lt;wsp:rsid wsp:val=&quot;00C0783F&quot;/&gt;&lt;wsp:rsid wsp:val=&quot;00C07B3A&quot;/&gt;&lt;wsp:rsid wsp:val=&quot;00C10A3F&quot;/&gt;&lt;wsp:rsid wsp:val=&quot;00C11148&quot;/&gt;&lt;wsp:rsid wsp:val=&quot;00C11FFF&quot;/&gt;&lt;wsp:rsid wsp:val=&quot;00C12CB9&quot;/&gt;&lt;wsp:rsid wsp:val=&quot;00C14EA7&quot;/&gt;&lt;wsp:rsid wsp:val=&quot;00C15327&quot;/&gt;&lt;wsp:rsid wsp:val=&quot;00C156C1&quot;/&gt;&lt;wsp:rsid wsp:val=&quot;00C163C7&quot;/&gt;&lt;wsp:rsid wsp:val=&quot;00C20652&quot;/&gt;&lt;wsp:rsid wsp:val=&quot;00C230E7&quot;/&gt;&lt;wsp:rsid wsp:val=&quot;00C234D4&quot;/&gt;&lt;wsp:rsid wsp:val=&quot;00C23626&quot;/&gt;&lt;wsp:rsid wsp:val=&quot;00C242AC&quot;/&gt;&lt;wsp:rsid wsp:val=&quot;00C2448A&quot;/&gt;&lt;wsp:rsid wsp:val=&quot;00C24631&quot;/&gt;&lt;wsp:rsid wsp:val=&quot;00C25F6B&quot;/&gt;&lt;wsp:rsid wsp:val=&quot;00C26D2A&quot;/&gt;&lt;wsp:rsid wsp:val=&quot;00C26F5D&quot;/&gt;&lt;wsp:rsid wsp:val=&quot;00C27245&quot;/&gt;&lt;wsp:rsid wsp:val=&quot;00C27C6B&quot;/&gt;&lt;wsp:rsid wsp:val=&quot;00C3034C&quot;/&gt;&lt;wsp:rsid wsp:val=&quot;00C3066E&quot;/&gt;&lt;wsp:rsid wsp:val=&quot;00C30714&quot;/&gt;&lt;wsp:rsid wsp:val=&quot;00C3135A&quot;/&gt;&lt;wsp:rsid wsp:val=&quot;00C339D7&quot;/&gt;&lt;wsp:rsid wsp:val=&quot;00C33B8B&quot;/&gt;&lt;wsp:rsid wsp:val=&quot;00C33E6E&quot;/&gt;&lt;wsp:rsid wsp:val=&quot;00C36C08&quot;/&gt;&lt;wsp:rsid wsp:val=&quot;00C3756F&quot;/&gt;&lt;wsp:rsid wsp:val=&quot;00C377C2&quot;/&gt;&lt;wsp:rsid wsp:val=&quot;00C40524&quot;/&gt;&lt;wsp:rsid wsp:val=&quot;00C4112E&quot;/&gt;&lt;wsp:rsid wsp:val=&quot;00C41744&quot;/&gt;&lt;wsp:rsid wsp:val=&quot;00C42F2E&quot;/&gt;&lt;wsp:rsid wsp:val=&quot;00C436F9&quot;/&gt;&lt;wsp:rsid wsp:val=&quot;00C43782&quot;/&gt;&lt;wsp:rsid wsp:val=&quot;00C4382E&quot;/&gt;&lt;wsp:rsid wsp:val=&quot;00C439BC&quot;/&gt;&lt;wsp:rsid wsp:val=&quot;00C44613&quot;/&gt;&lt;wsp:rsid wsp:val=&quot;00C4504E&quot;/&gt;&lt;wsp:rsid wsp:val=&quot;00C455CF&quot;/&gt;&lt;wsp:rsid wsp:val=&quot;00C45F7A&quot;/&gt;&lt;wsp:rsid wsp:val=&quot;00C50660&quot;/&gt;&lt;wsp:rsid wsp:val=&quot;00C51C01&quot;/&gt;&lt;wsp:rsid wsp:val=&quot;00C51E46&quot;/&gt;&lt;wsp:rsid wsp:val=&quot;00C52454&quot;/&gt;&lt;wsp:rsid wsp:val=&quot;00C52637&quot;/&gt;&lt;wsp:rsid wsp:val=&quot;00C52B84&quot;/&gt;&lt;wsp:rsid wsp:val=&quot;00C53601&quot;/&gt;&lt;wsp:rsid wsp:val=&quot;00C538C1&quot;/&gt;&lt;wsp:rsid wsp:val=&quot;00C53BA9&quot;/&gt;&lt;wsp:rsid wsp:val=&quot;00C541CF&quot;/&gt;&lt;wsp:rsid wsp:val=&quot;00C544B7&quot;/&gt;&lt;wsp:rsid wsp:val=&quot;00C5463E&quot;/&gt;&lt;wsp:rsid wsp:val=&quot;00C55417&quot;/&gt;&lt;wsp:rsid wsp:val=&quot;00C5678C&quot;/&gt;&lt;wsp:rsid wsp:val=&quot;00C56827&quot;/&gt;&lt;wsp:rsid wsp:val=&quot;00C60108&quot;/&gt;&lt;wsp:rsid wsp:val=&quot;00C610D6&quot;/&gt;&lt;wsp:rsid wsp:val=&quot;00C619B2&quot;/&gt;&lt;wsp:rsid wsp:val=&quot;00C62447&quot;/&gt;&lt;wsp:rsid wsp:val=&quot;00C636FE&quot;/&gt;&lt;wsp:rsid wsp:val=&quot;00C63CD4&quot;/&gt;&lt;wsp:rsid wsp:val=&quot;00C6418D&quot;/&gt;&lt;wsp:rsid wsp:val=&quot;00C649D9&quot;/&gt;&lt;wsp:rsid wsp:val=&quot;00C64BB6&quot;/&gt;&lt;wsp:rsid wsp:val=&quot;00C64CC3&quot;/&gt;&lt;wsp:rsid wsp:val=&quot;00C651BD&quot;/&gt;&lt;wsp:rsid wsp:val=&quot;00C66E07&quot;/&gt;&lt;wsp:rsid wsp:val=&quot;00C6775B&quot;/&gt;&lt;wsp:rsid wsp:val=&quot;00C67849&quot;/&gt;&lt;wsp:rsid wsp:val=&quot;00C6BE51&quot;/&gt;&lt;wsp:rsid wsp:val=&quot;00C70572&quot;/&gt;&lt;wsp:rsid wsp:val=&quot;00C70972&quot;/&gt;&lt;wsp:rsid wsp:val=&quot;00C71107&quot;/&gt;&lt;wsp:rsid wsp:val=&quot;00C71111&quot;/&gt;&lt;wsp:rsid wsp:val=&quot;00C72E3D&quot;/&gt;&lt;wsp:rsid wsp:val=&quot;00C7383E&quot;/&gt;&lt;wsp:rsid wsp:val=&quot;00C73F47&quot;/&gt;&lt;wsp:rsid wsp:val=&quot;00C743B5&quot;/&gt;&lt;wsp:rsid wsp:val=&quot;00C744B6&quot;/&gt;&lt;wsp:rsid wsp:val=&quot;00C74DED&quot;/&gt;&lt;wsp:rsid wsp:val=&quot;00C754F1&quot;/&gt;&lt;wsp:rsid wsp:val=&quot;00C75992&quot;/&gt;&lt;wsp:rsid wsp:val=&quot;00C76751&quot;/&gt;&lt;wsp:rsid wsp:val=&quot;00C7683D&quot;/&gt;&lt;wsp:rsid wsp:val=&quot;00C803D2&quot;/&gt;&lt;wsp:rsid wsp:val=&quot;00C806C8&quot;/&gt;&lt;wsp:rsid wsp:val=&quot;00C823E7&quot;/&gt;&lt;wsp:rsid wsp:val=&quot;00C8450F&quot;/&gt;&lt;wsp:rsid wsp:val=&quot;00C84A45&quot;/&gt;&lt;wsp:rsid wsp:val=&quot;00C85756&quot;/&gt;&lt;wsp:rsid wsp:val=&quot;00C858E9&quot;/&gt;&lt;wsp:rsid wsp:val=&quot;00C86B05&quot;/&gt;&lt;wsp:rsid wsp:val=&quot;00C8728E&quot;/&gt;&lt;wsp:rsid wsp:val=&quot;00C90B1A&quot;/&gt;&lt;wsp:rsid wsp:val=&quot;00C9147C&quot;/&gt;&lt;wsp:rsid wsp:val=&quot;00C923E8&quot;/&gt;&lt;wsp:rsid wsp:val=&quot;00C950FF&quot;/&gt;&lt;wsp:rsid wsp:val=&quot;00C962DC&quot;/&gt;&lt;wsp:rsid wsp:val=&quot;00C96328&quot;/&gt;&lt;wsp:rsid wsp:val=&quot;00C97621&quot;/&gt;&lt;wsp:rsid wsp:val=&quot;00CA029C&quot;/&gt;&lt;wsp:rsid wsp:val=&quot;00CA0421&quot;/&gt;&lt;wsp:rsid wsp:val=&quot;00CA1CDF&quot;/&gt;&lt;wsp:rsid wsp:val=&quot;00CA23C1&quot;/&gt;&lt;wsp:rsid wsp:val=&quot;00CA407A&quot;/&gt;&lt;wsp:rsid wsp:val=&quot;00CA4178&quot;/&gt;&lt;wsp:rsid wsp:val=&quot;00CA4B7B&quot;/&gt;&lt;wsp:rsid wsp:val=&quot;00CA5056&quot;/&gt;&lt;wsp:rsid wsp:val=&quot;00CA569C&quot;/&gt;&lt;wsp:rsid wsp:val=&quot;00CA7885&quot;/&gt;&lt;wsp:rsid wsp:val=&quot;00CA7C58&quot;/&gt;&lt;wsp:rsid wsp:val=&quot;00CB0A8C&quot;/&gt;&lt;wsp:rsid wsp:val=&quot;00CB1282&quot;/&gt;&lt;wsp:rsid wsp:val=&quot;00CB3748&quot;/&gt;&lt;wsp:rsid wsp:val=&quot;00CB3A7F&quot;/&gt;&lt;wsp:rsid wsp:val=&quot;00CB50CC&quot;/&gt;&lt;wsp:rsid wsp:val=&quot;00CB50DB&quot;/&gt;&lt;wsp:rsid wsp:val=&quot;00CB5706&quot;/&gt;&lt;wsp:rsid wsp:val=&quot;00CB5B5C&quot;/&gt;&lt;wsp:rsid wsp:val=&quot;00CB5F01&quot;/&gt;&lt;wsp:rsid wsp:val=&quot;00CB73E6&quot;/&gt;&lt;wsp:rsid wsp:val=&quot;00CC03E3&quot;/&gt;&lt;wsp:rsid wsp:val=&quot;00CC396C&quot;/&gt;&lt;wsp:rsid wsp:val=&quot;00CC3EF4&quot;/&gt;&lt;wsp:rsid wsp:val=&quot;00CC4B01&quot;/&gt;&lt;wsp:rsid wsp:val=&quot;00CC4D82&quot;/&gt;&lt;wsp:rsid wsp:val=&quot;00CC5974&quot;/&gt;&lt;wsp:rsid wsp:val=&quot;00CC5CB9&quot;/&gt;&lt;wsp:rsid wsp:val=&quot;00CC655F&quot;/&gt;&lt;wsp:rsid wsp:val=&quot;00CC6679&quot;/&gt;&lt;wsp:rsid wsp:val=&quot;00CC723E&quot;/&gt;&lt;wsp:rsid wsp:val=&quot;00CC7B6C&quot;/&gt;&lt;wsp:rsid wsp:val=&quot;00CD08F7&quot;/&gt;&lt;wsp:rsid wsp:val=&quot;00CD111F&quot;/&gt;&lt;wsp:rsid wsp:val=&quot;00CD1DFD&quot;/&gt;&lt;wsp:rsid wsp:val=&quot;00CD1EC4&quot;/&gt;&lt;wsp:rsid wsp:val=&quot;00CD215A&quot;/&gt;&lt;wsp:rsid wsp:val=&quot;00CD303B&quot;/&gt;&lt;wsp:rsid wsp:val=&quot;00CD3C78&quot;/&gt;&lt;wsp:rsid wsp:val=&quot;00CD51DB&quot;/&gt;&lt;wsp:rsid wsp:val=&quot;00CD5FD4&quot;/&gt;&lt;wsp:rsid wsp:val=&quot;00CD61E3&quot;/&gt;&lt;wsp:rsid wsp:val=&quot;00CD6589&quot;/&gt;&lt;wsp:rsid wsp:val=&quot;00CD698F&quot;/&gt;&lt;wsp:rsid wsp:val=&quot;00CE0084&quot;/&gt;&lt;wsp:rsid wsp:val=&quot;00CE0105&quot;/&gt;&lt;wsp:rsid wsp:val=&quot;00CE12DD&quot;/&gt;&lt;wsp:rsid wsp:val=&quot;00CE2CD5&quot;/&gt;&lt;wsp:rsid wsp:val=&quot;00CE2E38&quot;/&gt;&lt;wsp:rsid wsp:val=&quot;00CE3317&quot;/&gt;&lt;wsp:rsid wsp:val=&quot;00CE559B&quot;/&gt;&lt;wsp:rsid wsp:val=&quot;00CE6A2E&quot;/&gt;&lt;wsp:rsid wsp:val=&quot;00CE7FDA&quot;/&gt;&lt;wsp:rsid wsp:val=&quot;00CF0422&quot;/&gt;&lt;wsp:rsid wsp:val=&quot;00CF1B24&quot;/&gt;&lt;wsp:rsid wsp:val=&quot;00CF247C&quot;/&gt;&lt;wsp:rsid wsp:val=&quot;00CF2FE2&quot;/&gt;&lt;wsp:rsid wsp:val=&quot;00CF30D5&quot;/&gt;&lt;wsp:rsid wsp:val=&quot;00CF4100&quot;/&gt;&lt;wsp:rsid wsp:val=&quot;00CF731E&quot;/&gt;&lt;wsp:rsid wsp:val=&quot;00D0059D&quot;/&gt;&lt;wsp:rsid wsp:val=&quot;00D00D36&quot;/&gt;&lt;wsp:rsid wsp:val=&quot;00D011E6&quot;/&gt;&lt;wsp:rsid wsp:val=&quot;00D01292&quot;/&gt;&lt;wsp:rsid wsp:val=&quot;00D013AB&quot;/&gt;&lt;wsp:rsid wsp:val=&quot;00D02C4D&quot;/&gt;&lt;wsp:rsid wsp:val=&quot;00D038EB&quot;/&gt;&lt;wsp:rsid wsp:val=&quot;00D03ABA&quot;/&gt;&lt;wsp:rsid wsp:val=&quot;00D0456E&quot;/&gt;&lt;wsp:rsid wsp:val=&quot;00D0482B&quot;/&gt;&lt;wsp:rsid wsp:val=&quot;00D064AE&quot;/&gt;&lt;wsp:rsid wsp:val=&quot;00D06B1A&quot;/&gt;&lt;wsp:rsid wsp:val=&quot;00D07151&quot;/&gt;&lt;wsp:rsid wsp:val=&quot;00D1053D&quot;/&gt;&lt;wsp:rsid wsp:val=&quot;00D10D03&quot;/&gt;&lt;wsp:rsid wsp:val=&quot;00D110BD&quot;/&gt;&lt;wsp:rsid wsp:val=&quot;00D123E9&quot;/&gt;&lt;wsp:rsid wsp:val=&quot;00D127CF&quot;/&gt;&lt;wsp:rsid wsp:val=&quot;00D12DB7&quot;/&gt;&lt;wsp:rsid wsp:val=&quot;00D13A5D&quot;/&gt;&lt;wsp:rsid wsp:val=&quot;00D14013&quot;/&gt;&lt;wsp:rsid wsp:val=&quot;00D14191&quot;/&gt;&lt;wsp:rsid wsp:val=&quot;00D1484C&quot;/&gt;&lt;wsp:rsid wsp:val=&quot;00D15327&quot;/&gt;&lt;wsp:rsid wsp:val=&quot;00D15786&quot;/&gt;&lt;wsp:rsid wsp:val=&quot;00D16259&quot;/&gt;&lt;wsp:rsid wsp:val=&quot;00D1631F&quot;/&gt;&lt;wsp:rsid wsp:val=&quot;00D17573&quot;/&gt;&lt;wsp:rsid wsp:val=&quot;00D17957&quot;/&gt;&lt;wsp:rsid wsp:val=&quot;00D2030C&quot;/&gt;&lt;wsp:rsid wsp:val=&quot;00D20763&quot;/&gt;&lt;wsp:rsid wsp:val=&quot;00D20966&quot;/&gt;&lt;wsp:rsid wsp:val=&quot;00D20A45&quot;/&gt;&lt;wsp:rsid wsp:val=&quot;00D2167B&quot;/&gt;&lt;wsp:rsid wsp:val=&quot;00D2249B&quot;/&gt;&lt;wsp:rsid wsp:val=&quot;00D229F3&quot;/&gt;&lt;wsp:rsid wsp:val=&quot;00D2323A&quot;/&gt;&lt;wsp:rsid wsp:val=&quot;00D236B0&quot;/&gt;&lt;wsp:rsid wsp:val=&quot;00D236B7&quot;/&gt;&lt;wsp:rsid wsp:val=&quot;00D24BB9&quot;/&gt;&lt;wsp:rsid wsp:val=&quot;00D2617A&quot;/&gt;&lt;wsp:rsid wsp:val=&quot;00D267EF&quot;/&gt;&lt;wsp:rsid wsp:val=&quot;00D30041&quot;/&gt;&lt;wsp:rsid wsp:val=&quot;00D30077&quot;/&gt;&lt;wsp:rsid wsp:val=&quot;00D313D7&quot;/&gt;&lt;wsp:rsid wsp:val=&quot;00D31BD4&quot;/&gt;&lt;wsp:rsid wsp:val=&quot;00D3506E&quot;/&gt;&lt;wsp:rsid wsp:val=&quot;00D3553D&quot;/&gt;&lt;wsp:rsid wsp:val=&quot;00D35C88&quot;/&gt;&lt;wsp:rsid wsp:val=&quot;00D36E4F&quot;/&gt;&lt;wsp:rsid wsp:val=&quot;00D37327&quot;/&gt;&lt;wsp:rsid wsp:val=&quot;00D40C24&quot;/&gt;&lt;wsp:rsid wsp:val=&quot;00D42ABF&quot;/&gt;&lt;wsp:rsid wsp:val=&quot;00D43BA2&quot;/&gt;&lt;wsp:rsid wsp:val=&quot;00D447C4&quot;/&gt;&lt;wsp:rsid wsp:val=&quot;00D454BF&quot;/&gt;&lt;wsp:rsid wsp:val=&quot;00D45728&quot;/&gt;&lt;wsp:rsid wsp:val=&quot;00D46356&quot;/&gt;&lt;wsp:rsid wsp:val=&quot;00D4772E&quot;/&gt;&lt;wsp:rsid wsp:val=&quot;00D501C2&quot;/&gt;&lt;wsp:rsid wsp:val=&quot;00D52035&quot;/&gt;&lt;wsp:rsid wsp:val=&quot;00D522DE&quot;/&gt;&lt;wsp:rsid wsp:val=&quot;00D55766&quot;/&gt;&lt;wsp:rsid wsp:val=&quot;00D5588B&quot;/&gt;&lt;wsp:rsid wsp:val=&quot;00D55B7E&quot;/&gt;&lt;wsp:rsid wsp:val=&quot;00D56F68&quot;/&gt;&lt;wsp:rsid wsp:val=&quot;00D5712C&quot;/&gt;&lt;wsp:rsid wsp:val=&quot;00D60D4A&quot;/&gt;&lt;wsp:rsid wsp:val=&quot;00D611DF&quot;/&gt;&lt;wsp:rsid wsp:val=&quot;00D61315&quot;/&gt;&lt;wsp:rsid wsp:val=&quot;00D6256F&quot;/&gt;&lt;wsp:rsid wsp:val=&quot;00D62CD2&quot;/&gt;&lt;wsp:rsid wsp:val=&quot;00D63358&quot;/&gt;&lt;wsp:rsid wsp:val=&quot;00D638BD&quot;/&gt;&lt;wsp:rsid wsp:val=&quot;00D6445E&quot;/&gt;&lt;wsp:rsid wsp:val=&quot;00D649DE&quot;/&gt;&lt;wsp:rsid wsp:val=&quot;00D651A8&quot;/&gt;&lt;wsp:rsid wsp:val=&quot;00D655E5&quot;/&gt;&lt;wsp:rsid wsp:val=&quot;00D65D51&quot;/&gt;&lt;wsp:rsid wsp:val=&quot;00D676D5&quot;/&gt;&lt;wsp:rsid wsp:val=&quot;00D70B0B&quot;/&gt;&lt;wsp:rsid wsp:val=&quot;00D71386&quot;/&gt;&lt;wsp:rsid wsp:val=&quot;00D713D7&quot;/&gt;&lt;wsp:rsid wsp:val=&quot;00D71F67&quot;/&gt;&lt;wsp:rsid wsp:val=&quot;00D7261C&quot;/&gt;&lt;wsp:rsid wsp:val=&quot;00D72C03&quot;/&gt;&lt;wsp:rsid wsp:val=&quot;00D74554&quot;/&gt;&lt;wsp:rsid wsp:val=&quot;00D76035&quot;/&gt;&lt;wsp:rsid wsp:val=&quot;00D762B6&quot;/&gt;&lt;wsp:rsid wsp:val=&quot;00D77443&quot;/&gt;&lt;wsp:rsid wsp:val=&quot;00D77726&quot;/&gt;&lt;wsp:rsid wsp:val=&quot;00D77DDC&quot;/&gt;&lt;wsp:rsid wsp:val=&quot;00D77ED7&quot;/&gt;&lt;wsp:rsid wsp:val=&quot;00D8273D&quot;/&gt;&lt;wsp:rsid wsp:val=&quot;00D82D1C&quot;/&gt;&lt;wsp:rsid wsp:val=&quot;00D83199&quot;/&gt;&lt;wsp:rsid wsp:val=&quot;00D851FC&quot;/&gt;&lt;wsp:rsid wsp:val=&quot;00D85A51&quot;/&gt;&lt;wsp:rsid wsp:val=&quot;00D85D78&quot;/&gt;&lt;wsp:rsid wsp:val=&quot;00D90237&quot;/&gt;&lt;wsp:rsid wsp:val=&quot;00D90552&quot;/&gt;&lt;wsp:rsid wsp:val=&quot;00D906C3&quot;/&gt;&lt;wsp:rsid wsp:val=&quot;00D9073E&quot;/&gt;&lt;wsp:rsid wsp:val=&quot;00D9148A&quot;/&gt;&lt;wsp:rsid wsp:val=&quot;00D927E1&quot;/&gt;&lt;wsp:rsid wsp:val=&quot;00D93B47&quot;/&gt;&lt;wsp:rsid wsp:val=&quot;00D95C60&quot;/&gt;&lt;wsp:rsid wsp:val=&quot;00D964D4&quot;/&gt;&lt;wsp:rsid wsp:val=&quot;00D97F3E&quot;/&gt;&lt;wsp:rsid wsp:val=&quot;00DA0F6B&quot;/&gt;&lt;wsp:rsid wsp:val=&quot;00DA1F2A&quot;/&gt;&lt;wsp:rsid wsp:val=&quot;00DA3EE7&quot;/&gt;&lt;wsp:rsid wsp:val=&quot;00DA6027&quot;/&gt;&lt;wsp:rsid wsp:val=&quot;00DA6429&quot;/&gt;&lt;wsp:rsid wsp:val=&quot;00DA6C37&quot;/&gt;&lt;wsp:rsid wsp:val=&quot;00DA722C&quot;/&gt;&lt;wsp:rsid wsp:val=&quot;00DA7450&quot;/&gt;&lt;wsp:rsid wsp:val=&quot;00DA7D96&quot;/&gt;&lt;wsp:rsid wsp:val=&quot;00DB09A1&quot;/&gt;&lt;wsp:rsid wsp:val=&quot;00DB0AF0&quot;/&gt;&lt;wsp:rsid wsp:val=&quot;00DB2721&quot;/&gt;&lt;wsp:rsid wsp:val=&quot;00DB2946&quot;/&gt;&lt;wsp:rsid wsp:val=&quot;00DB2AD4&quot;/&gt;&lt;wsp:rsid wsp:val=&quot;00DB34D8&quot;/&gt;&lt;wsp:rsid wsp:val=&quot;00DB37D4&quot;/&gt;&lt;wsp:rsid wsp:val=&quot;00DB4D72&quot;/&gt;&lt;wsp:rsid wsp:val=&quot;00DB5D44&quot;/&gt;&lt;wsp:rsid wsp:val=&quot;00DB6D4F&quot;/&gt;&lt;wsp:rsid wsp:val=&quot;00DB71C1&quot;/&gt;&lt;wsp:rsid wsp:val=&quot;00DB727D&quot;/&gt;&lt;wsp:rsid wsp:val=&quot;00DB7E34&quot;/&gt;&lt;wsp:rsid wsp:val=&quot;00DC047B&quot;/&gt;&lt;wsp:rsid wsp:val=&quot;00DC0982&quot;/&gt;&lt;wsp:rsid wsp:val=&quot;00DC1CE3&quot;/&gt;&lt;wsp:rsid wsp:val=&quot;00DC2898&quot;/&gt;&lt;wsp:rsid wsp:val=&quot;00DC2996&quot;/&gt;&lt;wsp:rsid wsp:val=&quot;00DC338E&quot;/&gt;&lt;wsp:rsid wsp:val=&quot;00DC4C21&quot;/&gt;&lt;wsp:rsid wsp:val=&quot;00DC5526&quot;/&gt;&lt;wsp:rsid wsp:val=&quot;00DC5692&quot;/&gt;&lt;wsp:rsid wsp:val=&quot;00DC5E2D&quot;/&gt;&lt;wsp:rsid wsp:val=&quot;00DC6A30&quot;/&gt;&lt;wsp:rsid wsp:val=&quot;00DC7B6F&quot;/&gt;&lt;wsp:rsid wsp:val=&quot;00DC7C36&quot;/&gt;&lt;wsp:rsid wsp:val=&quot;00DD1D75&quot;/&gt;&lt;wsp:rsid wsp:val=&quot;00DD1E8A&quot;/&gt;&lt;wsp:rsid wsp:val=&quot;00DD468F&quot;/&gt;&lt;wsp:rsid wsp:val=&quot;00DD4CC8&quot;/&gt;&lt;wsp:rsid wsp:val=&quot;00DE04DA&quot;/&gt;&lt;wsp:rsid wsp:val=&quot;00DE1ED1&quot;/&gt;&lt;wsp:rsid wsp:val=&quot;00DE21E8&quot;/&gt;&lt;wsp:rsid wsp:val=&quot;00DE2EFE&quot;/&gt;&lt;wsp:rsid wsp:val=&quot;00DE3104&quot;/&gt;&lt;wsp:rsid wsp:val=&quot;00DE3FAF&quot;/&gt;&lt;wsp:rsid wsp:val=&quot;00DE40DE&quot;/&gt;&lt;wsp:rsid wsp:val=&quot;00DE5214&quot;/&gt;&lt;wsp:rsid wsp:val=&quot;00DE5F12&quot;/&gt;&lt;wsp:rsid wsp:val=&quot;00DE6EAF&quot;/&gt;&lt;wsp:rsid wsp:val=&quot;00DF057B&quot;/&gt;&lt;wsp:rsid wsp:val=&quot;00DF0AC8&quot;/&gt;&lt;wsp:rsid wsp:val=&quot;00DF0F90&quot;/&gt;&lt;wsp:rsid wsp:val=&quot;00DF2783&quot;/&gt;&lt;wsp:rsid wsp:val=&quot;00DF3299&quot;/&gt;&lt;wsp:rsid wsp:val=&quot;00DF3F9F&quot;/&gt;&lt;wsp:rsid wsp:val=&quot;00DF413A&quot;/&gt;&lt;wsp:rsid wsp:val=&quot;00DF4145&quot;/&gt;&lt;wsp:rsid wsp:val=&quot;00DF45BD&quot;/&gt;&lt;wsp:rsid wsp:val=&quot;00DF5963&quot;/&gt;&lt;wsp:rsid wsp:val=&quot;00DF6B2E&quot;/&gt;&lt;wsp:rsid wsp:val=&quot;00DF75A6&quot;/&gt;&lt;wsp:rsid wsp:val=&quot;00E02481&quot;/&gt;&lt;wsp:rsid wsp:val=&quot;00E02AAB&quot;/&gt;&lt;wsp:rsid wsp:val=&quot;00E02F5E&quot;/&gt;&lt;wsp:rsid wsp:val=&quot;00E02FED&quot;/&gt;&lt;wsp:rsid wsp:val=&quot;00E035B7&quot;/&gt;&lt;wsp:rsid wsp:val=&quot;00E044F4&quot;/&gt;&lt;wsp:rsid wsp:val=&quot;00E04B7D&quot;/&gt;&lt;wsp:rsid wsp:val=&quot;00E07D2F&quot;/&gt;&lt;wsp:rsid wsp:val=&quot;00E118E6&quot;/&gt;&lt;wsp:rsid wsp:val=&quot;00E12CAB&quot;/&gt;&lt;wsp:rsid wsp:val=&quot;00E159CC&quot;/&gt;&lt;wsp:rsid wsp:val=&quot;00E15E4C&quot;/&gt;&lt;wsp:rsid wsp:val=&quot;00E17870&quot;/&gt;&lt;wsp:rsid wsp:val=&quot;00E1F4A1&quot;/&gt;&lt;wsp:rsid wsp:val=&quot;00E22C0D&quot;/&gt;&lt;wsp:rsid wsp:val=&quot;00E25177&quot;/&gt;&lt;wsp:rsid wsp:val=&quot;00E27B46&quot;/&gt;&lt;wsp:rsid wsp:val=&quot;00E27EA3&quot;/&gt;&lt;wsp:rsid wsp:val=&quot;00E310F3&quot;/&gt;&lt;wsp:rsid wsp:val=&quot;00E31917&quot;/&gt;&lt;wsp:rsid wsp:val=&quot;00E3351E&quot;/&gt;&lt;wsp:rsid wsp:val=&quot;00E336FF&quot;/&gt;&lt;wsp:rsid wsp:val=&quot;00E33A68&quot;/&gt;&lt;wsp:rsid wsp:val=&quot;00E33F10&quot;/&gt;&lt;wsp:rsid wsp:val=&quot;00E3498A&quot;/&gt;&lt;wsp:rsid wsp:val=&quot;00E355D9&quot;/&gt;&lt;wsp:rsid wsp:val=&quot;00E360C8&quot;/&gt;&lt;wsp:rsid wsp:val=&quot;00E3641E&quot;/&gt;&lt;wsp:rsid wsp:val=&quot;00E37186&quot;/&gt;&lt;wsp:rsid wsp:val=&quot;00E3BF84&quot;/&gt;&lt;wsp:rsid wsp:val=&quot;00E40C73&quot;/&gt;&lt;wsp:rsid wsp:val=&quot;00E410BD&quot;/&gt;&lt;wsp:rsid wsp:val=&quot;00E41CC1&quot;/&gt;&lt;wsp:rsid wsp:val=&quot;00E42169&quot;/&gt;&lt;wsp:rsid wsp:val=&quot;00E43C46&quot;/&gt;&lt;wsp:rsid wsp:val=&quot;00E44595&quot;/&gt;&lt;wsp:rsid wsp:val=&quot;00E45CE2&quot;/&gt;&lt;wsp:rsid wsp:val=&quot;00E46316&quot;/&gt;&lt;wsp:rsid wsp:val=&quot;00E47A00&quot;/&gt;&lt;wsp:rsid wsp:val=&quot;00E47F5D&quot;/&gt;&lt;wsp:rsid wsp:val=&quot;00E5050A&quot;/&gt;&lt;wsp:rsid wsp:val=&quot;00E52427&quot;/&gt;&lt;wsp:rsid wsp:val=&quot;00E5348B&quot;/&gt;&lt;wsp:rsid wsp:val=&quot;00E537A1&quot;/&gt;&lt;wsp:rsid wsp:val=&quot;00E53F2A&quot;/&gt;&lt;wsp:rsid wsp:val=&quot;00E54C46&quot;/&gt;&lt;wsp:rsid wsp:val=&quot;00E5510B&quot;/&gt;&lt;wsp:rsid wsp:val=&quot;00E55119&quot;/&gt;&lt;wsp:rsid wsp:val=&quot;00E551EE&quot;/&gt;&lt;wsp:rsid wsp:val=&quot;00E552D1&quot;/&gt;&lt;wsp:rsid wsp:val=&quot;00E567BF&quot;/&gt;&lt;wsp:rsid wsp:val=&quot;00E56B4D&quot;/&gt;&lt;wsp:rsid wsp:val=&quot;00E573C4&quot;/&gt;&lt;wsp:rsid wsp:val=&quot;00E57E34&quot;/&gt;&lt;wsp:rsid wsp:val=&quot;00E60184&quot;/&gt;&lt;wsp:rsid wsp:val=&quot;00E60A52&quot;/&gt;&lt;wsp:rsid wsp:val=&quot;00E60D94&quot;/&gt;&lt;wsp:rsid wsp:val=&quot;00E617B0&quot;/&gt;&lt;wsp:rsid wsp:val=&quot;00E61A96&quot;/&gt;&lt;wsp:rsid wsp:val=&quot;00E61F5C&quot;/&gt;&lt;wsp:rsid wsp:val=&quot;00E62172&quot;/&gt;&lt;wsp:rsid wsp:val=&quot;00E624A9&quot;/&gt;&lt;wsp:rsid wsp:val=&quot;00E629FA&quot;/&gt;&lt;wsp:rsid wsp:val=&quot;00E64641&quot;/&gt;&lt;wsp:rsid wsp:val=&quot;00E66350&quot;/&gt;&lt;wsp:rsid wsp:val=&quot;00E675B1&quot;/&gt;&lt;wsp:rsid wsp:val=&quot;00E67627&quot;/&gt;&lt;wsp:rsid wsp:val=&quot;00E708E3&quot;/&gt;&lt;wsp:rsid wsp:val=&quot;00E70DA8&quot;/&gt;&lt;wsp:rsid wsp:val=&quot;00E719A1&quot;/&gt;&lt;wsp:rsid wsp:val=&quot;00E73799&quot;/&gt;&lt;wsp:rsid wsp:val=&quot;00E73813&quot;/&gt;&lt;wsp:rsid wsp:val=&quot;00E7399C&quot;/&gt;&lt;wsp:rsid wsp:val=&quot;00E73C86&quot;/&gt;&lt;wsp:rsid wsp:val=&quot;00E74E67&quot;/&gt;&lt;wsp:rsid wsp:val=&quot;00E74E68&quot;/&gt;&lt;wsp:rsid wsp:val=&quot;00E76911&quot;/&gt;&lt;wsp:rsid wsp:val=&quot;00E77157&quot;/&gt;&lt;wsp:rsid wsp:val=&quot;00E80EB7&quot;/&gt;&lt;wsp:rsid wsp:val=&quot;00E811DD&quot;/&gt;&lt;wsp:rsid wsp:val=&quot;00E81529&quot;/&gt;&lt;wsp:rsid wsp:val=&quot;00E84D39&quot;/&gt;&lt;wsp:rsid wsp:val=&quot;00E85539&quot;/&gt;&lt;wsp:rsid wsp:val=&quot;00E85C87&quot;/&gt;&lt;wsp:rsid wsp:val=&quot;00E85DB1&quot;/&gt;&lt;wsp:rsid wsp:val=&quot;00E87E7C&quot;/&gt;&lt;wsp:rsid wsp:val=&quot;00E904C7&quot;/&gt;&lt;wsp:rsid wsp:val=&quot;00E91A1F&quot;/&gt;&lt;wsp:rsid wsp:val=&quot;00E91E8C&quot;/&gt;&lt;wsp:rsid wsp:val=&quot;00E9270F&quot;/&gt;&lt;wsp:rsid wsp:val=&quot;00E92CDD&quot;/&gt;&lt;wsp:rsid wsp:val=&quot;00E93079&quot;/&gt;&lt;wsp:rsid wsp:val=&quot;00E9355D&quot;/&gt;&lt;wsp:rsid wsp:val=&quot;00E93958&quot;/&gt;&lt;wsp:rsid wsp:val=&quot;00E93A8F&quot;/&gt;&lt;wsp:rsid wsp:val=&quot;00E93F4C&quot;/&gt;&lt;wsp:rsid wsp:val=&quot;00E94D94&quot;/&gt;&lt;wsp:rsid wsp:val=&quot;00E94ED9&quot;/&gt;&lt;wsp:rsid wsp:val=&quot;00E95592&quot;/&gt;&lt;wsp:rsid wsp:val=&quot;00E955D6&quot;/&gt;&lt;wsp:rsid wsp:val=&quot;00E95990&quot;/&gt;&lt;wsp:rsid wsp:val=&quot;00E968C0&quot;/&gt;&lt;wsp:rsid wsp:val=&quot;00E96CD2&quot;/&gt;&lt;wsp:rsid wsp:val=&quot;00E96DD8&quot;/&gt;&lt;wsp:rsid wsp:val=&quot;00EA1E29&quot;/&gt;&lt;wsp:rsid wsp:val=&quot;00EA3610&quot;/&gt;&lt;wsp:rsid wsp:val=&quot;00EA396E&quot;/&gt;&lt;wsp:rsid wsp:val=&quot;00EA4ABD&quot;/&gt;&lt;wsp:rsid wsp:val=&quot;00EA4B8E&quot;/&gt;&lt;wsp:rsid wsp:val=&quot;00EA5405&quot;/&gt;&lt;wsp:rsid wsp:val=&quot;00EA60F5&quot;/&gt;&lt;wsp:rsid wsp:val=&quot;00EA7296&quot;/&gt;&lt;wsp:rsid wsp:val=&quot;00EB085A&quot;/&gt;&lt;wsp:rsid wsp:val=&quot;00EB1A32&quot;/&gt;&lt;wsp:rsid wsp:val=&quot;00EB25D2&quot;/&gt;&lt;wsp:rsid wsp:val=&quot;00EB33DE&quot;/&gt;&lt;wsp:rsid wsp:val=&quot;00EB3A33&quot;/&gt;&lt;wsp:rsid wsp:val=&quot;00EB4697&quot;/&gt;&lt;wsp:rsid wsp:val=&quot;00EB4FFC&quot;/&gt;&lt;wsp:rsid wsp:val=&quot;00EB607F&quot;/&gt;&lt;wsp:rsid wsp:val=&quot;00EC0EFF&quot;/&gt;&lt;wsp:rsid wsp:val=&quot;00EC3C72&quot;/&gt;&lt;wsp:rsid wsp:val=&quot;00EC5D7B&quot;/&gt;&lt;wsp:rsid wsp:val=&quot;00EC5FBC&quot;/&gt;&lt;wsp:rsid wsp:val=&quot;00EC6B70&quot;/&gt;&lt;wsp:rsid wsp:val=&quot;00ED00DA&quot;/&gt;&lt;wsp:rsid wsp:val=&quot;00ED2731&quot;/&gt;&lt;wsp:rsid wsp:val=&quot;00ED2C15&quot;/&gt;&lt;wsp:rsid wsp:val=&quot;00ED3647&quot;/&gt;&lt;wsp:rsid wsp:val=&quot;00ED3A07&quot;/&gt;&lt;wsp:rsid wsp:val=&quot;00ED459F&quot;/&gt;&lt;wsp:rsid wsp:val=&quot;00ED5E2D&quot;/&gt;&lt;wsp:rsid wsp:val=&quot;00ED6037&quot;/&gt;&lt;wsp:rsid wsp:val=&quot;00ED662E&quot;/&gt;&lt;wsp:rsid wsp:val=&quot;00ED76C9&quot;/&gt;&lt;wsp:rsid wsp:val=&quot;00EE4DB3&quot;/&gt;&lt;wsp:rsid wsp:val=&quot;00EE5280&quot;/&gt;&lt;wsp:rsid wsp:val=&quot;00EE5A45&quot;/&gt;&lt;wsp:rsid wsp:val=&quot;00EE6957&quot;/&gt;&lt;wsp:rsid wsp:val=&quot;00EE759A&quot;/&gt;&lt;wsp:rsid wsp:val=&quot;00EE7B2D&quot;/&gt;&lt;wsp:rsid wsp:val=&quot;00EF0028&quot;/&gt;&lt;wsp:rsid wsp:val=&quot;00EF0064&quot;/&gt;&lt;wsp:rsid wsp:val=&quot;00EF0B80&quot;/&gt;&lt;wsp:rsid wsp:val=&quot;00EF121E&quot;/&gt;&lt;wsp:rsid wsp:val=&quot;00EF13EF&quot;/&gt;&lt;wsp:rsid wsp:val=&quot;00EF19F6&quot;/&gt;&lt;wsp:rsid wsp:val=&quot;00EF2421&quot;/&gt;&lt;wsp:rsid wsp:val=&quot;00EF26FE&quot;/&gt;&lt;wsp:rsid wsp:val=&quot;00EF2C13&quot;/&gt;&lt;wsp:rsid wsp:val=&quot;00EF34CD&quot;/&gt;&lt;wsp:rsid wsp:val=&quot;00EF437C&quot;/&gt;&lt;wsp:rsid wsp:val=&quot;00EF4642&quot;/&gt;&lt;wsp:rsid wsp:val=&quot;00EF4747&quot;/&gt;&lt;wsp:rsid wsp:val=&quot;00EF6E22&quot;/&gt;&lt;wsp:rsid wsp:val=&quot;00EF7F01&quot;/&gt;&lt;wsp:rsid wsp:val=&quot;00EFF561&quot;/&gt;&lt;wsp:rsid wsp:val=&quot;00F0078D&quot;/&gt;&lt;wsp:rsid wsp:val=&quot;00F01877&quot;/&gt;&lt;wsp:rsid wsp:val=&quot;00F020A9&quot;/&gt;&lt;wsp:rsid wsp:val=&quot;00F033AC&quot;/&gt;&lt;wsp:rsid wsp:val=&quot;00F0532D&quot;/&gt;&lt;wsp:rsid wsp:val=&quot;00F05C05&quot;/&gt;&lt;wsp:rsid wsp:val=&quot;00F06377&quot;/&gt;&lt;wsp:rsid wsp:val=&quot;00F0665F&quot;/&gt;&lt;wsp:rsid wsp:val=&quot;00F076B3&quot;/&gt;&lt;wsp:rsid wsp:val=&quot;00F07846&quot;/&gt;&lt;wsp:rsid wsp:val=&quot;00F07A77&quot;/&gt;&lt;wsp:rsid wsp:val=&quot;00F07F7A&quot;/&gt;&lt;wsp:rsid wsp:val=&quot;00F10A68&quot;/&gt;&lt;wsp:rsid wsp:val=&quot;00F11018&quot;/&gt;&lt;wsp:rsid wsp:val=&quot;00F115A6&quot;/&gt;&lt;wsp:rsid wsp:val=&quot;00F11995&quot;/&gt;&lt;wsp:rsid wsp:val=&quot;00F119FB&quot;/&gt;&lt;wsp:rsid wsp:val=&quot;00F1262A&quot;/&gt;&lt;wsp:rsid wsp:val=&quot;00F12DDA&quot;/&gt;&lt;wsp:rsid wsp:val=&quot;00F147DE&quot;/&gt;&lt;wsp:rsid wsp:val=&quot;00F1561F&quot;/&gt;&lt;wsp:rsid wsp:val=&quot;00F15921&quot;/&gt;&lt;wsp:rsid wsp:val=&quot;00F15F56&quot;/&gt;&lt;wsp:rsid wsp:val=&quot;00F166F6&quot;/&gt;&lt;wsp:rsid wsp:val=&quot;00F20103&quot;/&gt;&lt;wsp:rsid wsp:val=&quot;00F20483&quot;/&gt;&lt;wsp:rsid wsp:val=&quot;00F208E0&quot;/&gt;&lt;wsp:rsid wsp:val=&quot;00F209FB&quot;/&gt;&lt;wsp:rsid wsp:val=&quot;00F21816&quot;/&gt;&lt;wsp:rsid wsp:val=&quot;00F223E4&quot;/&gt;&lt;wsp:rsid wsp:val=&quot;00F2461E&quot;/&gt;&lt;wsp:rsid wsp:val=&quot;00F24A10&quot;/&gt;&lt;wsp:rsid wsp:val=&quot;00F25EE8&quot;/&gt;&lt;wsp:rsid wsp:val=&quot;00F26DD0&quot;/&gt;&lt;wsp:rsid wsp:val=&quot;00F272B6&quot;/&gt;&lt;wsp:rsid wsp:val=&quot;00F27645&quot;/&gt;&lt;wsp:rsid wsp:val=&quot;00F302B1&quot;/&gt;&lt;wsp:rsid wsp:val=&quot;00F30AD2&quot;/&gt;&lt;wsp:rsid wsp:val=&quot;00F3108F&quot;/&gt;&lt;wsp:rsid wsp:val=&quot;00F31DF1&quot;/&gt;&lt;wsp:rsid wsp:val=&quot;00F33E42&quot;/&gt;&lt;wsp:rsid wsp:val=&quot;00F3513C&quot;/&gt;&lt;wsp:rsid wsp:val=&quot;00F35D56&quot;/&gt;&lt;wsp:rsid wsp:val=&quot;00F35FCA&quot;/&gt;&lt;wsp:rsid wsp:val=&quot;00F36790&quot;/&gt;&lt;wsp:rsid wsp:val=&quot;00F36797&quot;/&gt;&lt;wsp:rsid wsp:val=&quot;00F374A5&quot;/&gt;&lt;wsp:rsid wsp:val=&quot;00F4135D&quot;/&gt;&lt;wsp:rsid wsp:val=&quot;00F416E8&quot;/&gt;&lt;wsp:rsid wsp:val=&quot;00F42509&quot;/&gt;&lt;wsp:rsid wsp:val=&quot;00F42F17&quot;/&gt;&lt;wsp:rsid wsp:val=&quot;00F44E53&quot;/&gt;&lt;wsp:rsid wsp:val=&quot;00F45B5A&quot;/&gt;&lt;wsp:rsid wsp:val=&quot;00F47A73&quot;/&gt;&lt;wsp:rsid wsp:val=&quot;00F5216A&quot;/&gt;&lt;wsp:rsid wsp:val=&quot;00F52B14&quot;/&gt;&lt;wsp:rsid wsp:val=&quot;00F52F02&quot;/&gt;&lt;wsp:rsid wsp:val=&quot;00F53C0F&quot;/&gt;&lt;wsp:rsid wsp:val=&quot;00F53DA2&quot;/&gt;&lt;wsp:rsid wsp:val=&quot;00F54A20&quot;/&gt;&lt;wsp:rsid wsp:val=&quot;00F55BD4&quot;/&gt;&lt;wsp:rsid wsp:val=&quot;00F60717&quot;/&gt;&lt;wsp:rsid wsp:val=&quot;00F60B16&quot;/&gt;&lt;wsp:rsid wsp:val=&quot;00F61AAA&quot;/&gt;&lt;wsp:rsid wsp:val=&quot;00F61B02&quot;/&gt;&lt;wsp:rsid wsp:val=&quot;00F625C5&quot;/&gt;&lt;wsp:rsid wsp:val=&quot;00F62970&quot;/&gt;&lt;wsp:rsid wsp:val=&quot;00F63B48&quot;/&gt;&lt;wsp:rsid wsp:val=&quot;00F64298&quot;/&gt;&lt;wsp:rsid wsp:val=&quot;00F6479D&quot;/&gt;&lt;wsp:rsid wsp:val=&quot;00F6496E&quot;/&gt;&lt;wsp:rsid wsp:val=&quot;00F6551A&quot;/&gt;&lt;wsp:rsid wsp:val=&quot;00F65653&quot;/&gt;&lt;wsp:rsid wsp:val=&quot;00F662A9&quot;/&gt;&lt;wsp:rsid wsp:val=&quot;00F668F3&quot;/&gt;&lt;wsp:rsid wsp:val=&quot;00F66A83&quot;/&gt;&lt;wsp:rsid wsp:val=&quot;00F67390&quot;/&gt;&lt;wsp:rsid wsp:val=&quot;00F67913&quot;/&gt;&lt;wsp:rsid wsp:val=&quot;00F67E5C&quot;/&gt;&lt;wsp:rsid wsp:val=&quot;00F70833&quot;/&gt;&lt;wsp:rsid wsp:val=&quot;00F70997&quot;/&gt;&lt;wsp:rsid wsp:val=&quot;00F710B2&quot;/&gt;&lt;wsp:rsid wsp:val=&quot;00F73ED1&quot;/&gt;&lt;wsp:rsid wsp:val=&quot;00F74C07&quot;/&gt;&lt;wsp:rsid wsp:val=&quot;00F752DD&quot;/&gt;&lt;wsp:rsid wsp:val=&quot;00F759B0&quot;/&gt;&lt;wsp:rsid wsp:val=&quot;00F77435&quot;/&gt;&lt;wsp:rsid wsp:val=&quot;00F77472&quot;/&gt;&lt;wsp:rsid wsp:val=&quot;00F8039C&quot;/&gt;&lt;wsp:rsid wsp:val=&quot;00F80747&quot;/&gt;&lt;wsp:rsid wsp:val=&quot;00F80877&quot;/&gt;&lt;wsp:rsid wsp:val=&quot;00F80A05&quot;/&gt;&lt;wsp:rsid wsp:val=&quot;00F81C45&quot;/&gt;&lt;wsp:rsid wsp:val=&quot;00F82040&quot;/&gt;&lt;wsp:rsid wsp:val=&quot;00F82505&quot;/&gt;&lt;wsp:rsid wsp:val=&quot;00F8277C&quot;/&gt;&lt;wsp:rsid wsp:val=&quot;00F82C80&quot;/&gt;&lt;wsp:rsid wsp:val=&quot;00F82DDB&quot;/&gt;&lt;wsp:rsid wsp:val=&quot;00F8405C&quot;/&gt;&lt;wsp:rsid wsp:val=&quot;00F842CD&quot;/&gt;&lt;wsp:rsid wsp:val=&quot;00F85BB4&quot;/&gt;&lt;wsp:rsid wsp:val=&quot;00F8743D&quot;/&gt;&lt;wsp:rsid wsp:val=&quot;00F8790A&quot;/&gt;&lt;wsp:rsid wsp:val=&quot;00F90630&quot;/&gt;&lt;wsp:rsid wsp:val=&quot;00F90A3B&quot;/&gt;&lt;wsp:rsid wsp:val=&quot;00F91E66&quot;/&gt;&lt;wsp:rsid wsp:val=&quot;00F92ED8&quot;/&gt;&lt;wsp:rsid wsp:val=&quot;00F93014&quot;/&gt;&lt;wsp:rsid wsp:val=&quot;00F944C2&quot;/&gt;&lt;wsp:rsid wsp:val=&quot;00F94CAD&quot;/&gt;&lt;wsp:rsid wsp:val=&quot;00F951FF&quot;/&gt;&lt;wsp:rsid wsp:val=&quot;00F9579F&quot;/&gt;&lt;wsp:rsid wsp:val=&quot;00F95BAD&quot;/&gt;&lt;wsp:rsid wsp:val=&quot;00F9606B&quot;/&gt;&lt;wsp:rsid wsp:val=&quot;00F96CCD&quot;/&gt;&lt;wsp:rsid wsp:val=&quot;00F96FA3&quot;/&gt;&lt;wsp:rsid wsp:val=&quot;00F97FE8&quot;/&gt;&lt;wsp:rsid wsp:val=&quot;00FA01FC&quot;/&gt;&lt;wsp:rsid wsp:val=&quot;00FA0B06&quot;/&gt;&lt;wsp:rsid wsp:val=&quot;00FA0C0A&quot;/&gt;&lt;wsp:rsid wsp:val=&quot;00FA127F&quot;/&gt;&lt;wsp:rsid wsp:val=&quot;00FA146D&quot;/&gt;&lt;wsp:rsid wsp:val=&quot;00FA166C&quot;/&gt;&lt;wsp:rsid wsp:val=&quot;00FA2741&quot;/&gt;&lt;wsp:rsid wsp:val=&quot;00FA2A07&quot;/&gt;&lt;wsp:rsid wsp:val=&quot;00FA2D2B&quot;/&gt;&lt;wsp:rsid wsp:val=&quot;00FA2FC3&quot;/&gt;&lt;wsp:rsid wsp:val=&quot;00FA374E&quot;/&gt;&lt;wsp:rsid wsp:val=&quot;00FA3EB3&quot;/&gt;&lt;wsp:rsid wsp:val=&quot;00FA7250&quot;/&gt;&lt;wsp:rsid wsp:val=&quot;00FA7690&quot;/&gt;&lt;wsp:rsid wsp:val=&quot;00FB0565&quot;/&gt;&lt;wsp:rsid wsp:val=&quot;00FB0E81&quot;/&gt;&lt;wsp:rsid wsp:val=&quot;00FB21B1&quot;/&gt;&lt;wsp:rsid wsp:val=&quot;00FB243F&quot;/&gt;&lt;wsp:rsid wsp:val=&quot;00FB37DE&quot;/&gt;&lt;wsp:rsid wsp:val=&quot;00FB3DF2&quot;/&gt;&lt;wsp:rsid wsp:val=&quot;00FB4AD8&quot;/&gt;&lt;wsp:rsid wsp:val=&quot;00FB4D4B&quot;/&gt;&lt;wsp:rsid wsp:val=&quot;00FB66B6&quot;/&gt;&lt;wsp:rsid wsp:val=&quot;00FB701F&quot;/&gt;&lt;wsp:rsid wsp:val=&quot;00FC01E0&quot;/&gt;&lt;wsp:rsid wsp:val=&quot;00FC0C56&quot;/&gt;&lt;wsp:rsid wsp:val=&quot;00FC1070&quot;/&gt;&lt;wsp:rsid wsp:val=&quot;00FC1A54&quot;/&gt;&lt;wsp:rsid wsp:val=&quot;00FC1B63&quot;/&gt;&lt;wsp:rsid wsp:val=&quot;00FC1C0A&quot;/&gt;&lt;wsp:rsid wsp:val=&quot;00FC34BC&quot;/&gt;&lt;wsp:rsid wsp:val=&quot;00FC4BD5&quot;/&gt;&lt;wsp:rsid wsp:val=&quot;00FC5252&quot;/&gt;&lt;wsp:rsid wsp:val=&quot;00FC6003&quot;/&gt;&lt;wsp:rsid wsp:val=&quot;00FC687F&quot;/&gt;&lt;wsp:rsid wsp:val=&quot;00FC6A59&quot;/&gt;&lt;wsp:rsid wsp:val=&quot;00FC6EE4&quot;/&gt;&lt;wsp:rsid wsp:val=&quot;00FC754F&quot;/&gt;&lt;wsp:rsid wsp:val=&quot;00FC77CD&quot;/&gt;&lt;wsp:rsid wsp:val=&quot;00FC7EAB&quot;/&gt;&lt;wsp:rsid wsp:val=&quot;00FC9BC1&quot;/&gt;&lt;wsp:rsid wsp:val=&quot;00FD11EA&quot;/&gt;&lt;wsp:rsid wsp:val=&quot;00FD22EF&quot;/&gt;&lt;wsp:rsid wsp:val=&quot;00FD2C87&quot;/&gt;&lt;wsp:rsid wsp:val=&quot;00FD3A16&quot;/&gt;&lt;wsp:rsid wsp:val=&quot;00FD3A65&quot;/&gt;&lt;wsp:rsid wsp:val=&quot;00FD3D61&quot;/&gt;&lt;wsp:rsid wsp:val=&quot;00FD3E02&quot;/&gt;&lt;wsp:rsid wsp:val=&quot;00FD41F4&quot;/&gt;&lt;wsp:rsid wsp:val=&quot;00FD43A1&quot;/&gt;&lt;wsp:rsid wsp:val=&quot;00FD7128&quot;/&gt;&lt;wsp:rsid wsp:val=&quot;00FD71C6&quot;/&gt;&lt;wsp:rsid wsp:val=&quot;00FE0691&quot;/&gt;&lt;wsp:rsid wsp:val=&quot;00FE0DA4&quot;/&gt;&lt;wsp:rsid wsp:val=&quot;00FE1003&quot;/&gt;&lt;wsp:rsid wsp:val=&quot;00FE1048&quot;/&gt;&lt;wsp:rsid wsp:val=&quot;00FE25E9&quot;/&gt;&lt;wsp:rsid wsp:val=&quot;00FE26B7&quot;/&gt;&lt;wsp:rsid wsp:val=&quot;00FE2D23&quot;/&gt;&lt;wsp:rsid wsp:val=&quot;00FE4300&quot;/&gt;&lt;wsp:rsid wsp:val=&quot;00FF1895&quot;/&gt;&lt;wsp:rsid wsp:val=&quot;00FF2928&quot;/&gt;&lt;wsp:rsid wsp:val=&quot;00FF2D27&quot;/&gt;&lt;wsp:rsid wsp:val=&quot;00FF350E&quot;/&gt;&lt;wsp:rsid wsp:val=&quot;00FF537E&quot;/&gt;&lt;wsp:rsid wsp:val=&quot;00FF5469&quot;/&gt;&lt;wsp:rsid wsp:val=&quot;00FF5C2F&quot;/&gt;&lt;wsp:rsid wsp:val=&quot;010450B9&quot;/&gt;&lt;wsp:rsid wsp:val=&quot;0121F4B1&quot;/&gt;&lt;wsp:rsid wsp:val=&quot;0129B13E&quot;/&gt;&lt;wsp:rsid wsp:val=&quot;013069D8&quot;/&gt;&lt;wsp:rsid wsp:val=&quot;0130A030&quot;/&gt;&lt;wsp:rsid wsp:val=&quot;0149DD76&quot;/&gt;&lt;wsp:rsid wsp:val=&quot;014E73CF&quot;/&gt;&lt;wsp:rsid wsp:val=&quot;0151A258&quot;/&gt;&lt;wsp:rsid wsp:val=&quot;015751FD&quot;/&gt;&lt;wsp:rsid wsp:val=&quot;017206AB&quot;/&gt;&lt;wsp:rsid wsp:val=&quot;0173B414&quot;/&gt;&lt;wsp:rsid wsp:val=&quot;01A53B1C&quot;/&gt;&lt;wsp:rsid wsp:val=&quot;01B0B684&quot;/&gt;&lt;wsp:rsid wsp:val=&quot;01BE0DFA&quot;/&gt;&lt;wsp:rsid wsp:val=&quot;01C6BEC3&quot;/&gt;&lt;wsp:rsid wsp:val=&quot;01CDCDDA&quot;/&gt;&lt;wsp:rsid wsp:val=&quot;01CF05AC&quot;/&gt;&lt;wsp:rsid wsp:val=&quot;01D2D207&quot;/&gt;&lt;wsp:rsid wsp:val=&quot;01DD512C&quot;/&gt;&lt;wsp:rsid wsp:val=&quot;01DF1299&quot;/&gt;&lt;wsp:rsid wsp:val=&quot;01F10CE4&quot;/&gt;&lt;wsp:rsid wsp:val=&quot;01FFAB17&quot;/&gt;&lt;wsp:rsid wsp:val=&quot;020377C1&quot;/&gt;&lt;wsp:rsid wsp:val=&quot;0204A70A&quot;/&gt;&lt;wsp:rsid wsp:val=&quot;02288726&quot;/&gt;&lt;wsp:rsid wsp:val=&quot;0232D5C7&quot;/&gt;&lt;wsp:rsid wsp:val=&quot;023AEC42&quot;/&gt;&lt;wsp:rsid wsp:val=&quot;0250C8BD&quot;/&gt;&lt;wsp:rsid wsp:val=&quot;0269054A&quot;/&gt;&lt;wsp:rsid wsp:val=&quot;026C41D9&quot;/&gt;&lt;wsp:rsid wsp:val=&quot;026E7A1F&quot;/&gt;&lt;wsp:rsid wsp:val=&quot;026EB801&quot;/&gt;&lt;wsp:rsid wsp:val=&quot;0284574A&quot;/&gt;&lt;wsp:rsid wsp:val=&quot;028AD715&quot;/&gt;&lt;wsp:rsid wsp:val=&quot;0290CF77&quot;/&gt;&lt;wsp:rsid wsp:val=&quot;02C1E40D&quot;/&gt;&lt;wsp:rsid wsp:val=&quot;02C64415&quot;/&gt;&lt;wsp:rsid wsp:val=&quot;02CC7091&quot;/&gt;&lt;wsp:rsid wsp:val=&quot;02DAADA5&quot;/&gt;&lt;wsp:rsid wsp:val=&quot;02DB9ABE&quot;/&gt;&lt;wsp:rsid wsp:val=&quot;02E7B47A&quot;/&gt;&lt;wsp:rsid wsp:val=&quot;02F7AE3B&quot;/&gt;&lt;wsp:rsid wsp:val=&quot;02FD793E&quot;/&gt;&lt;wsp:rsid wsp:val=&quot;02FE0D7C&quot;/&gt;&lt;wsp:rsid wsp:val=&quot;030AF376&quot;/&gt;&lt;wsp:rsid wsp:val=&quot;030BB258&quot;/&gt;&lt;wsp:rsid wsp:val=&quot;03110D71&quot;/&gt;&lt;wsp:rsid wsp:val=&quot;031B9AE3&quot;/&gt;&lt;wsp:rsid wsp:val=&quot;03219A4F&quot;/&gt;&lt;wsp:rsid wsp:val=&quot;032E108F&quot;/&gt;&lt;wsp:rsid wsp:val=&quot;0333C313&quot;/&gt;&lt;wsp:rsid wsp:val=&quot;033B3CF2&quot;/&gt;&lt;wsp:rsid wsp:val=&quot;034679DA&quot;/&gt;&lt;wsp:rsid wsp:val=&quot;0348F9E3&quot;/&gt;&lt;wsp:rsid wsp:val=&quot;034A5D58&quot;/&gt;&lt;wsp:rsid wsp:val=&quot;034A92E2&quot;/&gt;&lt;wsp:rsid wsp:val=&quot;034D2B4E&quot;/&gt;&lt;wsp:rsid wsp:val=&quot;03540F36&quot;/&gt;&lt;wsp:rsid wsp:val=&quot;03813F84&quot;/&gt;&lt;wsp:rsid wsp:val=&quot;0382B765&quot;/&gt;&lt;wsp:rsid wsp:val=&quot;03864673&quot;/&gt;&lt;wsp:rsid wsp:val=&quot;038A2FB6&quot;/&gt;&lt;wsp:rsid wsp:val=&quot;038E88F9&quot;/&gt;&lt;wsp:rsid wsp:val=&quot;03A13BF0&quot;/&gt;&lt;wsp:rsid wsp:val=&quot;03AA09D5&quot;/&gt;&lt;wsp:rsid wsp:val=&quot;03B108A6&quot;/&gt;&lt;wsp:rsid wsp:val=&quot;03C36422&quot;/&gt;&lt;wsp:rsid wsp:val=&quot;040C6E0A&quot;/&gt;&lt;wsp:rsid wsp:val=&quot;040DF0F2&quot;/&gt;&lt;wsp:rsid wsp:val=&quot;0411DB7A&quot;/&gt;&lt;wsp:rsid wsp:val=&quot;0414F51C&quot;/&gt;&lt;wsp:rsid wsp:val=&quot;0415E905&quot;/&gt;&lt;wsp:rsid wsp:val=&quot;0422801A&quot;/&gt;&lt;wsp:rsid wsp:val=&quot;042301AC&quot;/&gt;&lt;wsp:rsid wsp:val=&quot;042977F3&quot;/&gt;&lt;wsp:rsid wsp:val=&quot;04300181&quot;/&gt;&lt;wsp:rsid wsp:val=&quot;043A16F6&quot;/&gt;&lt;wsp:rsid wsp:val=&quot;0440F1DA&quot;/&gt;&lt;wsp:rsid wsp:val=&quot;0445745A&quot;/&gt;&lt;wsp:rsid wsp:val=&quot;04470636&quot;/&gt;&lt;wsp:rsid wsp:val=&quot;04533308&quot;/&gt;&lt;wsp:rsid wsp:val=&quot;045706AF&quot;/&gt;&lt;wsp:rsid wsp:val=&quot;045EEE69&quot;/&gt;&lt;wsp:rsid wsp:val=&quot;046669CA&quot;/&gt;&lt;wsp:rsid wsp:val=&quot;04767A59&quot;/&gt;&lt;wsp:rsid wsp:val=&quot;047C5C0D&quot;/&gt;&lt;wsp:rsid wsp:val=&quot;048923BF&quot;/&gt;&lt;wsp:rsid wsp:val=&quot;04999548&quot;/&gt;&lt;wsp:rsid wsp:val=&quot;049A6C41&quot;/&gt;&lt;wsp:rsid wsp:val=&quot;049AE75C&quot;/&gt;&lt;wsp:rsid wsp:val=&quot;04B22FCE&quot;/&gt;&lt;wsp:rsid wsp:val=&quot;04C4BD78&quot;/&gt;&lt;wsp:rsid wsp:val=&quot;04C7D96A&quot;/&gt;&lt;wsp:rsid wsp:val=&quot;04CB058B&quot;/&gt;&lt;wsp:rsid wsp:val=&quot;04CF3098&quot;/&gt;&lt;wsp:rsid wsp:val=&quot;04E24A3B&quot;/&gt;&lt;wsp:rsid wsp:val=&quot;04E27679&quot;/&gt;&lt;wsp:rsid wsp:val=&quot;04E4F962&quot;/&gt;&lt;wsp:rsid wsp:val=&quot;04F0D409&quot;/&gt;&lt;wsp:rsid wsp:val=&quot;04F811BF&quot;/&gt;&lt;wsp:rsid wsp:val=&quot;04FF5F61&quot;/&gt;&lt;wsp:rsid wsp:val=&quot;0506F173&quot;/&gt;&lt;wsp:rsid wsp:val=&quot;0508993A&quot;/&gt;&lt;wsp:rsid wsp:val=&quot;0515FA07&quot;/&gt;&lt;wsp:rsid wsp:val=&quot;0519B562&quot;/&gt;&lt;wsp:rsid wsp:val=&quot;0531FCEC&quot;/&gt;&lt;wsp:rsid wsp:val=&quot;0532155F&quot;/&gt;&lt;wsp:rsid wsp:val=&quot;0532D398&quot;/&gt;&lt;wsp:rsid wsp:val=&quot;053AF140&quot;/&gt;&lt;wsp:rsid wsp:val=&quot;05594855&quot;/&gt;&lt;wsp:rsid wsp:val=&quot;05603446&quot;/&gt;&lt;wsp:rsid wsp:val=&quot;0578D6AC&quot;/&gt;&lt;wsp:rsid wsp:val=&quot;0593B074&quot;/&gt;&lt;wsp:rsid wsp:val=&quot;05954721&quot;/&gt;&lt;wsp:rsid wsp:val=&quot;05A0BB7D&quot;/&gt;&lt;wsp:rsid wsp:val=&quot;05B6EC67&quot;/&gt;&lt;wsp:rsid wsp:val=&quot;05BBBB1D&quot;/&gt;&lt;wsp:rsid wsp:val=&quot;05BFA8C1&quot;/&gt;&lt;wsp:rsid wsp:val=&quot;05DDE616&quot;/&gt;&lt;wsp:rsid wsp:val=&quot;05F4B49F&quot;/&gt;&lt;wsp:rsid wsp:val=&quot;060C7C48&quot;/&gt;&lt;wsp:rsid wsp:val=&quot;060D12B3&quot;/&gt;&lt;wsp:rsid wsp:val=&quot;06149287&quot;/&gt;&lt;wsp:rsid wsp:val=&quot;061E03B4&quot;/&gt;&lt;wsp:rsid wsp:val=&quot;06325F6A&quot;/&gt;&lt;wsp:rsid wsp:val=&quot;0637E0FD&quot;/&gt;&lt;wsp:rsid wsp:val=&quot;063B0C54&quot;/&gt;&lt;wsp:rsid wsp:val=&quot;066CF8C5&quot;/&gt;&lt;wsp:rsid wsp:val=&quot;066D9A34&quot;/&gt;&lt;wsp:rsid wsp:val=&quot;0674E067&quot;/&gt;&lt;wsp:rsid wsp:val=&quot;0683A95F&quot;/&gt;&lt;wsp:rsid wsp:val=&quot;06866140&quot;/&gt;&lt;wsp:rsid wsp:val=&quot;069D9677&quot;/&gt;&lt;wsp:rsid wsp:val=&quot;06AAA77A&quot;/&gt;&lt;wsp:rsid wsp:val=&quot;06BAD446&quot;/&gt;&lt;wsp:rsid wsp:val=&quot;06BCF16E&quot;/&gt;&lt;wsp:rsid wsp:val=&quot;06D3389C&quot;/&gt;&lt;wsp:rsid wsp:val=&quot;06E1D762&quot;/&gt;&lt;wsp:rsid wsp:val=&quot;06E46FA3&quot;/&gt;&lt;wsp:rsid wsp:val=&quot;06F1DB64&quot;/&gt;&lt;wsp:rsid wsp:val=&quot;06F92628&quot;/&gt;&lt;wsp:rsid wsp:val=&quot;06F94E72&quot;/&gt;&lt;wsp:rsid wsp:val=&quot;06FEA7C3&quot;/&gt;&lt;wsp:rsid wsp:val=&quot;0703982D&quot;/&gt;&lt;wsp:rsid wsp:val=&quot;070D4D86&quot;/&gt;&lt;wsp:rsid wsp:val=&quot;0717FCBA&quot;/&gt;&lt;wsp:rsid wsp:val=&quot;072ACFC2&quot;/&gt;&lt;wsp:rsid wsp:val=&quot;07363F2B&quot;/&gt;&lt;wsp:rsid wsp:val=&quot;0743BFFF&quot;/&gt;&lt;wsp:rsid wsp:val=&quot;0745E7DA&quot;/&gt;&lt;wsp:rsid wsp:val=&quot;074D5479&quot;/&gt;&lt;wsp:rsid wsp:val=&quot;075832D6&quot;/&gt;&lt;wsp:rsid wsp:val=&quot;075AA26E&quot;/&gt;&lt;wsp:rsid wsp:val=&quot;0766D372&quot;/&gt;&lt;wsp:rsid wsp:val=&quot;077A2BFF&quot;/&gt;&lt;wsp:rsid wsp:val=&quot;077A98C1&quot;/&gt;&lt;wsp:rsid wsp:val=&quot;077FDC19&quot;/&gt;&lt;wsp:rsid wsp:val=&quot;0784F861&quot;/&gt;&lt;wsp:rsid wsp:val=&quot;07890ADB&quot;/&gt;&lt;wsp:rsid wsp:val=&quot;079FE1B4&quot;/&gt;&lt;wsp:rsid wsp:val=&quot;07B65E54&quot;/&gt;&lt;wsp:rsid wsp:val=&quot;07CFC2E7&quot;/&gt;&lt;wsp:rsid wsp:val=&quot;07DA092C&quot;/&gt;&lt;wsp:rsid wsp:val=&quot;07DBD4E3&quot;/&gt;&lt;wsp:rsid wsp:val=&quot;07DC3A85&quot;/&gt;&lt;wsp:rsid wsp:val=&quot;07FF895A&quot;/&gt;&lt;wsp:rsid wsp:val=&quot;08008133&quot;/&gt;&lt;wsp:rsid wsp:val=&quot;0808B889&quot;/&gt;&lt;wsp:rsid wsp:val=&quot;080E5933&quot;/&gt;&lt;wsp:rsid wsp:val=&quot;080F3BC6&quot;/&gt;&lt;wsp:rsid wsp:val=&quot;081C9A24&quot;/&gt;&lt;wsp:rsid wsp:val=&quot;081F3386&quot;/&gt;&lt;wsp:rsid wsp:val=&quot;08223236&quot;/&gt;&lt;wsp:rsid wsp:val=&quot;08296A5B&quot;/&gt;&lt;wsp:rsid wsp:val=&quot;0845623A&quot;/&gt;&lt;wsp:rsid wsp:val=&quot;08467FBB&quot;/&gt;&lt;wsp:rsid wsp:val=&quot;084ADC1C&quot;/&gt;&lt;wsp:rsid wsp:val=&quot;0851BD15&quot;/&gt;&lt;wsp:rsid wsp:val=&quot;0853F072&quot;/&gt;&lt;wsp:rsid wsp:val=&quot;0854D757&quot;/&gt;&lt;wsp:rsid wsp:val=&quot;08607F0C&quot;/&gt;&lt;wsp:rsid wsp:val=&quot;086673B5&quot;/&gt;&lt;wsp:rsid wsp:val=&quot;0872E391&quot;/&gt;&lt;wsp:rsid wsp:val=&quot;0886B405&quot;/&gt;&lt;wsp:rsid wsp:val=&quot;08972F86&quot;/&gt;&lt;wsp:rsid wsp:val=&quot;08AEA4A6&quot;/&gt;&lt;wsp:rsid wsp:val=&quot;08AF6CC3&quot;/&gt;&lt;wsp:rsid wsp:val=&quot;08B24194&quot;/&gt;&lt;wsp:rsid wsp:val=&quot;08BB2A4B&quot;/&gt;&lt;wsp:rsid wsp:val=&quot;08BC6C8A&quot;/&gt;&lt;wsp:rsid wsp:val=&quot;08BF58DB&quot;/&gt;&lt;wsp:rsid wsp:val=&quot;08CBCF8D&quot;/&gt;&lt;wsp:rsid wsp:val=&quot;08D49EC5&quot;/&gt;&lt;wsp:rsid wsp:val=&quot;08FA2A55&quot;/&gt;&lt;wsp:rsid wsp:val=&quot;091052A4&quot;/&gt;&lt;wsp:rsid wsp:val=&quot;0911C0CA&quot;/&gt;&lt;wsp:rsid wsp:val=&quot;0926CD8F&quot;/&gt;&lt;wsp:rsid wsp:val=&quot;092AC66D&quot;/&gt;&lt;wsp:rsid wsp:val=&quot;092B5E25&quot;/&gt;&lt;wsp:rsid wsp:val=&quot;0945AD32&quot;/&gt;&lt;wsp:rsid wsp:val=&quot;094F6E1A&quot;/&gt;&lt;wsp:rsid wsp:val=&quot;0951D881&quot;/&gt;&lt;wsp:rsid wsp:val=&quot;0953CC14&quot;/&gt;&lt;wsp:rsid wsp:val=&quot;09711BD4&quot;/&gt;&lt;wsp:rsid wsp:val=&quot;09712228&quot;/&gt;&lt;wsp:rsid wsp:val=&quot;097B9DE6&quot;/&gt;&lt;wsp:rsid wsp:val=&quot;097EC881&quot;/&gt;&lt;wsp:rsid wsp:val=&quot;09858040&quot;/&gt;&lt;wsp:rsid wsp:val=&quot;099205D9&quot;/&gt;&lt;wsp:rsid wsp:val=&quot;099BAEE5&quot;/&gt;&lt;wsp:rsid wsp:val=&quot;09B1DF94&quot;/&gt;&lt;wsp:rsid wsp:val=&quot;09B94100&quot;/&gt;&lt;wsp:rsid wsp:val=&quot;09BAB864&quot;/&gt;&lt;wsp:rsid wsp:val=&quot;09BC73CD&quot;/&gt;&lt;wsp:rsid wsp:val=&quot;09C76CA4&quot;/&gt;&lt;wsp:rsid wsp:val=&quot;09C91FDF&quot;/&gt;&lt;wsp:rsid wsp:val=&quot;09C990AD&quot;/&gt;&lt;wsp:rsid wsp:val=&quot;09CAB5DA&quot;/&gt;&lt;wsp:rsid wsp:val=&quot;09D2F0DE&quot;/&gt;&lt;wsp:rsid wsp:val=&quot;09DA6296&quot;/&gt;&lt;wsp:rsid wsp:val=&quot;09DCB4FC&quot;/&gt;&lt;wsp:rsid wsp:val=&quot;09FB9ED5&quot;/&gt;&lt;wsp:rsid wsp:val=&quot;0A000233&quot;/&gt;&lt;wsp:rsid wsp:val=&quot;0A0FCEEB&quot;/&gt;&lt;wsp:rsid wsp:val=&quot;0A1E51EC&quot;/&gt;&lt;wsp:rsid wsp:val=&quot;0A217F3A&quot;/&gt;&lt;wsp:rsid wsp:val=&quot;0A234281&quot;/&gt;&lt;wsp:rsid wsp:val=&quot;0A24B78F&quot;/&gt;&lt;wsp:rsid wsp:val=&quot;0A2BC8D7&quot;/&gt;&lt;wsp:rsid wsp:val=&quot;0A2C732A&quot;/&gt;&lt;wsp:rsid wsp:val=&quot;0A2CF4FD&quot;/&gt;&lt;wsp:rsid wsp:val=&quot;0A33AAC1&quot;/&gt;&lt;wsp:rsid wsp:val=&quot;0A53AE70&quot;/&gt;&lt;wsp:rsid wsp:val=&quot;0A5722BF&quot;/&gt;&lt;wsp:rsid wsp:val=&quot;0A57CF80&quot;/&gt;&lt;wsp:rsid wsp:val=&quot;0A638ED1&quot;/&gt;&lt;wsp:rsid wsp:val=&quot;0A6692FF&quot;/&gt;&lt;wsp:rsid wsp:val=&quot;0A67EDFB&quot;/&gt;&lt;wsp:rsid wsp:val=&quot;0A74C12D&quot;/&gt;&lt;wsp:rsid wsp:val=&quot;0A770094&quot;/&gt;&lt;wsp:rsid wsp:val=&quot;0A956B67&quot;/&gt;&lt;wsp:rsid wsp:val=&quot;0A96762D&quot;/&gt;&lt;wsp:rsid wsp:val=&quot;0AA50202&quot;/&gt;&lt;wsp:rsid wsp:val=&quot;0AB82AE4&quot;/&gt;&lt;wsp:rsid wsp:val=&quot;0AB8C452&quot;/&gt;&lt;wsp:rsid wsp:val=&quot;0AC78424&quot;/&gt;&lt;wsp:rsid wsp:val=&quot;0AD06F1F&quot;/&gt;&lt;wsp:rsid wsp:val=&quot;0AD4C671&quot;/&gt;&lt;wsp:rsid wsp:val=&quot;0ADE9B2F&quot;/&gt;&lt;wsp:rsid wsp:val=&quot;0AEB0365&quot;/&gt;&lt;wsp:rsid wsp:val=&quot;0B04B9BF&quot;/&gt;&lt;wsp:rsid wsp:val=&quot;0B05F37F&quot;/&gt;&lt;wsp:rsid wsp:val=&quot;0B0C3D7B&quot;/&gt;&lt;wsp:rsid wsp:val=&quot;0B1C114A&quot;/&gt;&lt;wsp:rsid wsp:val=&quot;0B201A15&quot;/&gt;&lt;wsp:rsid wsp:val=&quot;0B211EB2&quot;/&gt;&lt;wsp:rsid wsp:val=&quot;0B238B16&quot;/&gt;&lt;wsp:rsid wsp:val=&quot;0B23F91B&quot;/&gt;&lt;wsp:rsid wsp:val=&quot;0B2907A6&quot;/&gt;&lt;wsp:rsid wsp:val=&quot;0B32D086&quot;/&gt;&lt;wsp:rsid wsp:val=&quot;0B44120B&quot;/&gt;&lt;wsp:rsid wsp:val=&quot;0B5BAF19&quot;/&gt;&lt;wsp:rsid wsp:val=&quot;0B715AD0&quot;/&gt;&lt;wsp:rsid wsp:val=&quot;0B720AB8&quot;/&gt;&lt;wsp:rsid wsp:val=&quot;0B7632F7&quot;/&gt;&lt;wsp:rsid wsp:val=&quot;0B8D3B30&quot;/&gt;&lt;wsp:rsid wsp:val=&quot;0BA000CE&quot;/&gt;&lt;wsp:rsid wsp:val=&quot;0BA2FABF&quot;/&gt;&lt;wsp:rsid wsp:val=&quot;0BAFD7E2&quot;/&gt;&lt;wsp:rsid wsp:val=&quot;0BD18863&quot;/&gt;&lt;wsp:rsid wsp:val=&quot;0BD4109F&quot;/&gt;&lt;wsp:rsid wsp:val=&quot;0BE314B9&quot;/&gt;&lt;wsp:rsid wsp:val=&quot;0BEB6048&quot;/&gt;&lt;wsp:rsid wsp:val=&quot;0BEC0D65&quot;/&gt;&lt;wsp:rsid wsp:val=&quot;0BF05876&quot;/&gt;&lt;wsp:rsid wsp:val=&quot;0C080E1E&quot;/&gt;&lt;wsp:rsid wsp:val=&quot;0C167B31&quot;/&gt;&lt;wsp:rsid wsp:val=&quot;0C2E1391&quot;/&gt;&lt;wsp:rsid wsp:val=&quot;0C305DB3&quot;/&gt;&lt;wsp:rsid wsp:val=&quot;0C481AC2&quot;/&gt;&lt;wsp:rsid wsp:val=&quot;0C5CFBD2&quot;/&gt;&lt;wsp:rsid wsp:val=&quot;0C7EA6A7&quot;/&gt;&lt;wsp:rsid wsp:val=&quot;0C8F7012&quot;/&gt;&lt;wsp:rsid wsp:val=&quot;0CA24B00&quot;/&gt;&lt;wsp:rsid wsp:val=&quot;0CA32A0C&quot;/&gt;&lt;wsp:rsid wsp:val=&quot;0CA6888A&quot;/&gt;&lt;wsp:rsid wsp:val=&quot;0CB96353&quot;/&gt;&lt;wsp:rsid wsp:val=&quot;0CD782CE&quot;/&gt;&lt;wsp:rsid wsp:val=&quot;0CE4E65F&quot;/&gt;&lt;wsp:rsid wsp:val=&quot;0CE6E592&quot;/&gt;&lt;wsp:rsid wsp:val=&quot;0CEAB12C&quot;/&gt;&lt;wsp:rsid wsp:val=&quot;0CEC3B21&quot;/&gt;&lt;wsp:rsid wsp:val=&quot;0CED5ABB&quot;/&gt;&lt;wsp:rsid wsp:val=&quot;0D008CC6&quot;/&gt;&lt;wsp:rsid wsp:val=&quot;0D0577CC&quot;/&gt;&lt;wsp:rsid wsp:val=&quot;0D1B86D9&quot;/&gt;&lt;wsp:rsid wsp:val=&quot;0D361F4A&quot;/&gt;&lt;wsp:rsid wsp:val=&quot;0D37BBF1&quot;/&gt;&lt;wsp:rsid wsp:val=&quot;0D4C2ADA&quot;/&gt;&lt;wsp:rsid wsp:val=&quot;0D4D94F0&quot;/&gt;&lt;wsp:rsid wsp:val=&quot;0D4F3728&quot;/&gt;&lt;wsp:rsid wsp:val=&quot;0D4F9C9F&quot;/&gt;&lt;wsp:rsid wsp:val=&quot;0D5263C5&quot;/&gt;&lt;wsp:rsid wsp:val=&quot;0D5BA78C&quot;/&gt;&lt;wsp:rsid wsp:val=&quot;0D642F05&quot;/&gt;&lt;wsp:rsid wsp:val=&quot;0D69FAA4&quot;/&gt;&lt;wsp:rsid wsp:val=&quot;0D897BF5&quot;/&gt;&lt;wsp:rsid wsp:val=&quot;0D8A4C48&quot;/&gt;&lt;wsp:rsid wsp:val=&quot;0D9950B2&quot;/&gt;&lt;wsp:rsid wsp:val=&quot;0DAA1A65&quot;/&gt;&lt;wsp:rsid wsp:val=&quot;0DAD4AF7&quot;/&gt;&lt;wsp:rsid wsp:val=&quot;0DB8C220&quot;/&gt;&lt;wsp:rsid wsp:val=&quot;0DC3E9CF&quot;/&gt;&lt;wsp:rsid wsp:val=&quot;0DC419A7&quot;/&gt;&lt;wsp:rsid wsp:val=&quot;0DCA9B2C&quot;/&gt;&lt;wsp:rsid wsp:val=&quot;0DCC83D7&quot;/&gt;&lt;wsp:rsid wsp:val=&quot;0DF1E57F&quot;/&gt;&lt;wsp:rsid wsp:val=&quot;0DF87171&quot;/&gt;&lt;wsp:rsid wsp:val=&quot;0DFB7B23&quot;/&gt;&lt;wsp:rsid wsp:val=&quot;0DFD1394&quot;/&gt;&lt;wsp:rsid wsp:val=&quot;0E032B1B&quot;/&gt;&lt;wsp:rsid wsp:val=&quot;0E078139&quot;/&gt;&lt;wsp:rsid wsp:val=&quot;0E0F9545&quot;/&gt;&lt;wsp:rsid wsp:val=&quot;0E10EEDB&quot;/&gt;&lt;wsp:rsid wsp:val=&quot;0E23A8D5&quot;/&gt;&lt;wsp:rsid wsp:val=&quot;0E2A1E68&quot;/&gt;&lt;wsp:rsid wsp:val=&quot;0E41EDAE&quot;/&gt;&lt;wsp:rsid wsp:val=&quot;0E432DEA&quot;/&gt;&lt;wsp:rsid wsp:val=&quot;0E50DBED&quot;/&gt;&lt;wsp:rsid wsp:val=&quot;0E593E46&quot;/&gt;&lt;wsp:rsid wsp:val=&quot;0E71EDC6&quot;/&gt;&lt;wsp:rsid wsp:val=&quot;0E7464C6&quot;/&gt;&lt;wsp:rsid wsp:val=&quot;0E7F86E0&quot;/&gt;&lt;wsp:rsid wsp:val=&quot;0E8A9501&quot;/&gt;&lt;wsp:rsid wsp:val=&quot;0E8C7B8C&quot;/&gt;&lt;wsp:rsid wsp:val=&quot;0EA4268D&quot;/&gt;&lt;wsp:rsid wsp:val=&quot;0EB9A84D&quot;/&gt;&lt;wsp:rsid wsp:val=&quot;0EBB374D&quot;/&gt;&lt;wsp:rsid wsp:val=&quot;0EC094DF&quot;/&gt;&lt;wsp:rsid wsp:val=&quot;0EC4EA40&quot;/&gt;&lt;wsp:rsid wsp:val=&quot;0ED3776E&quot;/&gt;&lt;wsp:rsid wsp:val=&quot;0ED67168&quot;/&gt;&lt;wsp:rsid wsp:val=&quot;0ED76942&quot;/&gt;&lt;wsp:rsid wsp:val=&quot;0EDF6981&quot;/&gt;&lt;wsp:rsid wsp:val=&quot;0EE2E5D5&quot;/&gt;&lt;wsp:rsid wsp:val=&quot;0EE51088&quot;/&gt;&lt;wsp:rsid wsp:val=&quot;0EE59FD4&quot;/&gt;&lt;wsp:rsid wsp:val=&quot;0EF8574A&quot;/&gt;&lt;wsp:rsid wsp:val=&quot;0EFA1DE5&quot;/&gt;&lt;wsp:rsid wsp:val=&quot;0F001519&quot;/&gt;&lt;wsp:rsid wsp:val=&quot;0F0330B7&quot;/&gt;&lt;wsp:rsid wsp:val=&quot;0F05AC7B&quot;/&gt;&lt;wsp:rsid wsp:val=&quot;0F12BF41&quot;/&gt;&lt;wsp:rsid wsp:val=&quot;0F20D484&quot;/&gt;&lt;wsp:rsid wsp:val=&quot;0F2F02BA&quot;/&gt;&lt;wsp:rsid wsp:val=&quot;0F41F312&quot;/&gt;&lt;wsp:rsid wsp:val=&quot;0F4F4780&quot;/&gt;&lt;wsp:rsid wsp:val=&quot;0F65DA7F&quot;/&gt;&lt;wsp:rsid wsp:val=&quot;0F75D7A7&quot;/&gt;&lt;wsp:rsid wsp:val=&quot;0F850F21&quot;/&gt;&lt;wsp:rsid wsp:val=&quot;0F865FFF&quot;/&gt;&lt;wsp:rsid wsp:val=&quot;0F92E011&quot;/&gt;&lt;wsp:rsid wsp:val=&quot;0F98E265&quot;/&gt;&lt;wsp:rsid wsp:val=&quot;0F99C4EF&quot;/&gt;&lt;wsp:rsid wsp:val=&quot;0FA704F0&quot;/&gt;&lt;wsp:rsid wsp:val=&quot;0FAA74D7&quot;/&gt;&lt;wsp:rsid wsp:val=&quot;0FB2C609&quot;/&gt;&lt;wsp:rsid wsp:val=&quot;0FCAA606&quot;/&gt;&lt;wsp:rsid wsp:val=&quot;0FD6681C&quot;/&gt;&lt;wsp:rsid wsp:val=&quot;0FD7B88C&quot;/&gt;&lt;wsp:rsid wsp:val=&quot;0FEBAD20&quot;/&gt;&lt;wsp:rsid wsp:val=&quot;0FED712E&quot;/&gt;&lt;wsp:rsid wsp:val=&quot;0FF08511&quot;/&gt;&lt;wsp:rsid wsp:val=&quot;0FF4BFFF&quot;/&gt;&lt;wsp:rsid wsp:val=&quot;0FFE94AE&quot;/&gt;&lt;wsp:rsid wsp:val=&quot;100340EB&quot;/&gt;&lt;wsp:rsid wsp:val=&quot;100C5C66&quot;/&gt;&lt;wsp:rsid wsp:val=&quot;10103527&quot;/&gt;&lt;wsp:rsid wsp:val=&quot;1027087C&quot;/&gt;&lt;wsp:rsid wsp:val=&quot;102CC4E9&quot;/&gt;&lt;wsp:rsid wsp:val=&quot;1031D56D&quot;/&gt;&lt;wsp:rsid wsp:val=&quot;1036BEF2&quot;/&gt;&lt;wsp:rsid wsp:val=&quot;105189C0&quot;/&gt;&lt;wsp:rsid wsp:val=&quot;105913C2&quot;/&gt;&lt;wsp:rsid wsp:val=&quot;107E4C26&quot;/&gt;&lt;wsp:rsid wsp:val=&quot;108E8EBC&quot;/&gt;&lt;wsp:rsid wsp:val=&quot;10918166&quot;/&gt;&lt;wsp:rsid wsp:val=&quot;109DF415&quot;/&gt;&lt;wsp:rsid wsp:val=&quot;10A2E088&quot;/&gt;&lt;wsp:rsid wsp:val=&quot;10AB1C83&quot;/&gt;&lt;wsp:rsid wsp:val=&quot;10B7F6A4&quot;/&gt;&lt;wsp:rsid wsp:val=&quot;10BABD56&quot;/&gt;&lt;wsp:rsid wsp:val=&quot;10C8D5E7&quot;/&gt;&lt;wsp:rsid wsp:val=&quot;10D77977&quot;/&gt;&lt;wsp:rsid wsp:val=&quot;10DDAD45&quot;/&gt;&lt;wsp:rsid wsp:val=&quot;10FBB693&quot;/&gt;&lt;wsp:rsid wsp:val=&quot;10FE75DA&quot;/&gt;&lt;wsp:rsid wsp:val=&quot;110184B4&quot;/&gt;&lt;wsp:rsid wsp:val=&quot;1101C47D&quot;/&gt;&lt;wsp:rsid wsp:val=&quot;1106784D&quot;/&gt;&lt;wsp:rsid wsp:val=&quot;1139006C&quot;/&gt;&lt;wsp:rsid wsp:val=&quot;114053B9&quot;/&gt;&lt;wsp:rsid wsp:val=&quot;114179ED&quot;/&gt;&lt;wsp:rsid wsp:val=&quot;1147A886&quot;/&gt;&lt;wsp:rsid wsp:val=&quot;114EBCDA&quot;/&gt;&lt;wsp:rsid wsp:val=&quot;1152CA51&quot;/&gt;&lt;wsp:rsid wsp:val=&quot;115AB760&quot;/&gt;&lt;wsp:rsid wsp:val=&quot;116A273F&quot;/&gt;&lt;wsp:rsid wsp:val=&quot;1170940D&quot;/&gt;&lt;wsp:rsid wsp:val=&quot;1179F9AD&quot;/&gt;&lt;wsp:rsid wsp:val=&quot;117AC36F&quot;/&gt;&lt;wsp:rsid wsp:val=&quot;1183740E&quot;/&gt;&lt;wsp:rsid wsp:val=&quot;119A650F&quot;/&gt;&lt;wsp:rsid wsp:val=&quot;119C77B1&quot;/&gt;&lt;wsp:rsid wsp:val=&quot;11A21AFC&quot;/&gt;&lt;wsp:rsid wsp:val=&quot;11A8475A&quot;/&gt;&lt;wsp:rsid wsp:val=&quot;11AC0588&quot;/&gt;&lt;wsp:rsid wsp:val=&quot;11AF94B1&quot;/&gt;&lt;wsp:rsid wsp:val=&quot;11B37A4A&quot;/&gt;&lt;wsp:rsid wsp:val=&quot;11BC9A5F&quot;/&gt;&lt;wsp:rsid wsp:val=&quot;11C4EB91&quot;/&gt;&lt;wsp:rsid wsp:val=&quot;11D43F8C&quot;/&gt;&lt;wsp:rsid wsp:val=&quot;11D7A47D&quot;/&gt;&lt;wsp:rsid wsp:val=&quot;11DC1F4A&quot;/&gt;&lt;wsp:rsid wsp:val=&quot;11E89B8E&quot;/&gt;&lt;wsp:rsid wsp:val=&quot;11EA55A1&quot;/&gt;&lt;wsp:rsid wsp:val=&quot;11F00AF0&quot;/&gt;&lt;wsp:rsid wsp:val=&quot;120AE29B&quot;/&gt;&lt;wsp:rsid wsp:val=&quot;120FDAC8&quot;/&gt;&lt;wsp:rsid wsp:val=&quot;12138A5A&quot;/&gt;&lt;wsp:rsid wsp:val=&quot;12159432&quot;/&gt;&lt;wsp:rsid wsp:val=&quot;121B47F8&quot;/&gt;&lt;wsp:rsid wsp:val=&quot;121D27C4&quot;/&gt;&lt;wsp:rsid wsp:val=&quot;12264D1E&quot;/&gt;&lt;wsp:rsid wsp:val=&quot;122963D1&quot;/&gt;&lt;wsp:rsid wsp:val=&quot;123ECD95&quot;/&gt;&lt;wsp:rsid wsp:val=&quot;1242DD65&quot;/&gt;&lt;wsp:rsid wsp:val=&quot;1245EE8E&quot;/&gt;&lt;wsp:rsid wsp:val=&quot;1263412C&quot;/&gt;&lt;wsp:rsid wsp:val=&quot;12658F8B&quot;/&gt;&lt;wsp:rsid wsp:val=&quot;1270D22A&quot;/&gt;&lt;wsp:rsid wsp:val=&quot;127634F8&quot;/&gt;&lt;wsp:rsid wsp:val=&quot;1285B25E&quot;/&gt;&lt;wsp:rsid wsp:val=&quot;1294BF17&quot;/&gt;&lt;wsp:rsid wsp:val=&quot;12B075E0&quot;/&gt;&lt;wsp:rsid wsp:val=&quot;12B1CCEC&quot;/&gt;&lt;wsp:rsid wsp:val=&quot;12B3225B&quot;/&gt;&lt;wsp:rsid wsp:val=&quot;12DD1E1E&quot;/&gt;&lt;wsp:rsid wsp:val=&quot;12E78003&quot;/&gt;&lt;wsp:rsid wsp:val=&quot;1305F41A&quot;/&gt;&lt;wsp:rsid wsp:val=&quot;132A01FF&quot;/&gt;&lt;wsp:rsid wsp:val=&quot;13353F66&quot;/&gt;&lt;wsp:rsid wsp:val=&quot;1338DED7&quot;/&gt;&lt;wsp:rsid wsp:val=&quot;133DF3A7&quot;/&gt;&lt;wsp:rsid wsp:val=&quot;136AA973&quot;/&gt;&lt;wsp:rsid wsp:val=&quot;1370D161&quot;/&gt;&lt;wsp:rsid wsp:val=&quot;1377EFAB&quot;/&gt;&lt;wsp:rsid wsp:val=&quot;137AE06E&quot;/&gt;&lt;wsp:rsid wsp:val=&quot;13C144D1&quot;/&gt;&lt;wsp:rsid wsp:val=&quot;13C1CE03&quot;/&gt;&lt;wsp:rsid wsp:val=&quot;13CFBFA0&quot;/&gt;&lt;wsp:rsid wsp:val=&quot;13D35570&quot;/&gt;&lt;wsp:rsid wsp:val=&quot;13E88430&quot;/&gt;&lt;wsp:rsid wsp:val=&quot;13F19272&quot;/&gt;&lt;wsp:rsid wsp:val=&quot;13F96E80&quot;/&gt;&lt;wsp:rsid wsp:val=&quot;13F971DA&quot;/&gt;&lt;wsp:rsid wsp:val=&quot;14044506&quot;/&gt;&lt;wsp:rsid wsp:val=&quot;140959C8&quot;/&gt;&lt;wsp:rsid wsp:val=&quot;140A1284&quot;/&gt;&lt;wsp:rsid wsp:val=&quot;140A2432&quot;/&gt;&lt;wsp:rsid wsp:val=&quot;1412AF24&quot;/&gt;&lt;wsp:rsid wsp:val=&quot;14141F17&quot;/&gt;&lt;wsp:rsid wsp:val=&quot;1418AE5E&quot;/&gt;&lt;wsp:rsid wsp:val=&quot;141BE150&quot;/&gt;&lt;wsp:rsid wsp:val=&quot;141C8891&quot;/&gt;&lt;wsp:rsid wsp:val=&quot;14232550&quot;/&gt;&lt;wsp:rsid wsp:val=&quot;1427450D&quot;/&gt;&lt;wsp:rsid wsp:val=&quot;142B8BD5&quot;/&gt;&lt;wsp:rsid wsp:val=&quot;14308F78&quot;/&gt;&lt;wsp:rsid wsp:val=&quot;1439C442&quot;/&gt;&lt;wsp:rsid wsp:val=&quot;143CE616&quot;/&gt;&lt;wsp:rsid wsp:val=&quot;146825EB&quot;/&gt;&lt;wsp:rsid wsp:val=&quot;146D5DCB&quot;/&gt;&lt;wsp:rsid wsp:val=&quot;1482C941&quot;/&gt;&lt;wsp:rsid wsp:val=&quot;148405FE&quot;/&gt;&lt;wsp:rsid wsp:val=&quot;148DCF42&quot;/&gt;&lt;wsp:rsid wsp:val=&quot;149216DC&quot;/&gt;&lt;wsp:rsid wsp:val=&quot;149A71F3&quot;/&gt;&lt;wsp:rsid wsp:val=&quot;149C5544&quot;/&gt;&lt;wsp:rsid wsp:val=&quot;149ED12B&quot;/&gt;&lt;wsp:rsid wsp:val=&quot;14A32BFF&quot;/&gt;&lt;wsp:rsid wsp:val=&quot;14A3613C&quot;/&gt;&lt;wsp:rsid wsp:val=&quot;14A7BC4E&quot;/&gt;&lt;wsp:rsid wsp:val=&quot;14A9D93F&quot;/&gt;&lt;wsp:rsid wsp:val=&quot;14AECBE7&quot;/&gt;&lt;wsp:rsid wsp:val=&quot;14C14D19&quot;/&gt;&lt;wsp:rsid wsp:val=&quot;14D6392B&quot;/&gt;&lt;wsp:rsid wsp:val=&quot;14D717D6&quot;/&gt;&lt;wsp:rsid wsp:val=&quot;14E35A59&quot;/&gt;&lt;wsp:rsid wsp:val=&quot;150338C6&quot;/&gt;&lt;wsp:rsid wsp:val=&quot;150AA2F2&quot;/&gt;&lt;wsp:rsid wsp:val=&quot;150DA6A5&quot;/&gt;&lt;wsp:rsid wsp:val=&quot;1510B88A&quot;/&gt;&lt;wsp:rsid wsp:val=&quot;15122C75&quot;/&gt;&lt;wsp:rsid wsp:val=&quot;151FA016&quot;/&gt;&lt;wsp:rsid wsp:val=&quot;1524C061&quot;/&gt;&lt;wsp:rsid wsp:val=&quot;1553A6BD&quot;/&gt;&lt;wsp:rsid wsp:val=&quot;1554F43F&quot;/&gt;&lt;wsp:rsid wsp:val=&quot;1566AB7D&quot;/&gt;&lt;wsp:rsid wsp:val=&quot;15715B3D&quot;/&gt;&lt;wsp:rsid wsp:val=&quot;15780A55&quot;/&gt;&lt;wsp:rsid wsp:val=&quot;157DD876&quot;/&gt;&lt;wsp:rsid wsp:val=&quot;15925CB9&quot;/&gt;&lt;wsp:rsid wsp:val=&quot;15937C72&quot;/&gt;&lt;wsp:rsid wsp:val=&quot;1595AB20&quot;/&gt;&lt;wsp:rsid wsp:val=&quot;1596D54C&quot;/&gt;&lt;wsp:rsid wsp:val=&quot;1597BAFC&quot;/&gt;&lt;wsp:rsid wsp:val=&quot;159926A5&quot;/&gt;&lt;wsp:rsid wsp:val=&quot;15A02818&quot;/&gt;&lt;wsp:rsid wsp:val=&quot;15AD0AB3&quot;/&gt;&lt;wsp:rsid wsp:val=&quot;15B769DA&quot;/&gt;&lt;wsp:rsid wsp:val=&quot;15BBB3F8&quot;/&gt;&lt;wsp:rsid wsp:val=&quot;15ED2E69&quot;/&gt;&lt;wsp:rsid wsp:val=&quot;15EF4F7C&quot;/&gt;&lt;wsp:rsid wsp:val=&quot;160F15A2&quot;/&gt;&lt;wsp:rsid wsp:val=&quot;160FE214&quot;/&gt;&lt;wsp:rsid wsp:val=&quot;1613787F&quot;/&gt;&lt;wsp:rsid wsp:val=&quot;16288B42&quot;/&gt;&lt;wsp:rsid wsp:val=&quot;16429F88&quot;/&gt;&lt;wsp:rsid wsp:val=&quot;1646ABFD&quot;/&gt;&lt;wsp:rsid wsp:val=&quot;16551867&quot;/&gt;&lt;wsp:rsid wsp:val=&quot;167803A0&quot;/&gt;&lt;wsp:rsid wsp:val=&quot;16788FF5&quot;/&gt;&lt;wsp:rsid wsp:val=&quot;167A273C&quot;/&gt;&lt;wsp:rsid wsp:val=&quot;168003F1&quot;/&gt;&lt;wsp:rsid wsp:val=&quot;16847971&quot;/&gt;&lt;wsp:rsid wsp:val=&quot;168E9537&quot;/&gt;&lt;wsp:rsid wsp:val=&quot;16952BE3&quot;/&gt;&lt;wsp:rsid wsp:val=&quot;16987555&quot;/&gt;&lt;wsp:rsid wsp:val=&quot;169E1000&quot;/&gt;&lt;wsp:rsid wsp:val=&quot;16A25596&quot;/&gt;&lt;wsp:rsid wsp:val=&quot;16A4ECFF&quot;/&gt;&lt;wsp:rsid wsp:val=&quot;16A75313&quot;/&gt;&lt;wsp:rsid wsp:val=&quot;16B8E59E&quot;/&gt;&lt;wsp:rsid wsp:val=&quot;16BAAE82&quot;/&gt;&lt;wsp:rsid wsp:val=&quot;16C6E4E3&quot;/&gt;&lt;wsp:rsid wsp:val=&quot;16CD3B63&quot;/&gt;&lt;wsp:rsid wsp:val=&quot;16D6A3E3&quot;/&gt;&lt;wsp:rsid wsp:val=&quot;16E0C9C8&quot;/&gt;&lt;wsp:rsid wsp:val=&quot;16E9E3EE&quot;/&gt;&lt;wsp:rsid wsp:val=&quot;16EF69D6&quot;/&gt;&lt;wsp:rsid wsp:val=&quot;170830EC&quot;/&gt;&lt;wsp:rsid wsp:val=&quot;170A83F6&quot;/&gt;&lt;wsp:rsid wsp:val=&quot;170B1B6E&quot;/&gt;&lt;wsp:rsid wsp:val=&quot;170D1CB2&quot;/&gt;&lt;wsp:rsid wsp:val=&quot;171CF474&quot;/&gt;&lt;wsp:rsid wsp:val=&quot;171D9367&quot;/&gt;&lt;wsp:rsid wsp:val=&quot;17286718&quot;/&gt;&lt;wsp:rsid wsp:val=&quot;172DFEA7&quot;/&gt;&lt;wsp:rsid wsp:val=&quot;172ECE1D&quot;/&gt;&lt;wsp:rsid wsp:val=&quot;172FB384&quot;/&gt;&lt;wsp:rsid wsp:val=&quot;1746F65A&quot;/&gt;&lt;wsp:rsid wsp:val=&quot;174D6CD3&quot;/&gt;&lt;wsp:rsid wsp:val=&quot;175918CE&quot;/&gt;&lt;wsp:rsid wsp:val=&quot;175AC612&quot;/&gt;&lt;wsp:rsid wsp:val=&quot;1777E4E0&quot;/&gt;&lt;wsp:rsid wsp:val=&quot;1781A7F3&quot;/&gt;&lt;wsp:rsid wsp:val=&quot;1792AE69&quot;/&gt;&lt;wsp:rsid wsp:val=&quot;179F538A&quot;/&gt;&lt;wsp:rsid wsp:val=&quot;17B0FA64&quot;/&gt;&lt;wsp:rsid wsp:val=&quot;17B3839E&quot;/&gt;&lt;wsp:rsid wsp:val=&quot;17BAFBBD&quot;/&gt;&lt;wsp:rsid wsp:val=&quot;17C13C85&quot;/&gt;&lt;wsp:rsid wsp:val=&quot;17CF8FE1&quot;/&gt;&lt;wsp:rsid wsp:val=&quot;17E827D2&quot;/&gt;&lt;wsp:rsid wsp:val=&quot;17E986DE&quot;/&gt;&lt;wsp:rsid wsp:val=&quot;17ED46DD&quot;/&gt;&lt;wsp:rsid wsp:val=&quot;180701DD&quot;/&gt;&lt;wsp:rsid wsp:val=&quot;180CE3A9&quot;/&gt;&lt;wsp:rsid wsp:val=&quot;1818FE18&quot;/&gt;&lt;wsp:rsid wsp:val=&quot;181963BB&quot;/&gt;&lt;wsp:rsid wsp:val=&quot;181DDEF5&quot;/&gt;&lt;wsp:rsid wsp:val=&quot;1824414E&quot;/&gt;&lt;wsp:rsid wsp:val=&quot;18289478&quot;/&gt;&lt;wsp:rsid wsp:val=&quot;182F6098&quot;/&gt;&lt;wsp:rsid wsp:val=&quot;18324510&quot;/&gt;&lt;wsp:rsid wsp:val=&quot;1842B62E&quot;/&gt;&lt;wsp:rsid wsp:val=&quot;184BD3AA&quot;/&gt;&lt;wsp:rsid wsp:val=&quot;184F15F3&quot;/&gt;&lt;wsp:rsid wsp:val=&quot;18564904&quot;/&gt;&lt;wsp:rsid wsp:val=&quot;1858993A&quot;/&gt;&lt;wsp:rsid wsp:val=&quot;1859FB7D&quot;/&gt;&lt;wsp:rsid wsp:val=&quot;185F1802&quot;/&gt;&lt;wsp:rsid wsp:val=&quot;18621993&quot;/&gt;&lt;wsp:rsid wsp:val=&quot;18712897&quot;/&gt;&lt;wsp:rsid wsp:val=&quot;1891138C&quot;/&gt;&lt;wsp:rsid wsp:val=&quot;18AF2654&quot;/&gt;&lt;wsp:rsid wsp:val=&quot;18B6F7B6&quot;/&gt;&lt;wsp:rsid wsp:val=&quot;18BF7815&quot;/&gt;&lt;wsp:rsid wsp:val=&quot;18C20B00&quot;/&gt;&lt;wsp:rsid wsp:val=&quot;18C92BDE&quot;/&gt;&lt;wsp:rsid wsp:val=&quot;18CD40A9&quot;/&gt;&lt;wsp:rsid wsp:val=&quot;18D1D0D6&quot;/&gt;&lt;wsp:rsid wsp:val=&quot;18DCFE24&quot;/&gt;&lt;wsp:rsid wsp:val=&quot;18EB1065&quot;/&gt;&lt;wsp:rsid wsp:val=&quot;18F14ACD&quot;/&gt;&lt;wsp:rsid wsp:val=&quot;18F82567&quot;/&gt;&lt;wsp:rsid wsp:val=&quot;18FEED7D&quot;/&gt;&lt;wsp:rsid wsp:val=&quot;190E4DBD&quot;/&gt;&lt;wsp:rsid wsp:val=&quot;19121487&quot;/&gt;&lt;wsp:rsid wsp:val=&quot;191827DA&quot;/&gt;&lt;wsp:rsid wsp:val=&quot;1918FD29&quot;/&gt;&lt;wsp:rsid wsp:val=&quot;19224A80&quot;/&gt;&lt;wsp:rsid wsp:val=&quot;1932214C&quot;/&gt;&lt;wsp:rsid wsp:val=&quot;194164D6&quot;/&gt;&lt;wsp:rsid wsp:val=&quot;194C5FA2&quot;/&gt;&lt;wsp:rsid wsp:val=&quot;194E8AB1&quot;/&gt;&lt;wsp:rsid wsp:val=&quot;194F53FF&quot;/&gt;&lt;wsp:rsid wsp:val=&quot;1958D450&quot;/&gt;&lt;wsp:rsid wsp:val=&quot;197E01EF&quot;/&gt;&lt;wsp:rsid wsp:val=&quot;198A3D39&quot;/&gt;&lt;wsp:rsid wsp:val=&quot;19A12DAC&quot;/&gt;&lt;wsp:rsid wsp:val=&quot;19A8B40A&quot;/&gt;&lt;wsp:rsid wsp:val=&quot;19AB3C7C&quot;/&gt;&lt;wsp:rsid wsp:val=&quot;19AE3B9D&quot;/&gt;&lt;wsp:rsid wsp:val=&quot;19C98617&quot;/&gt;&lt;wsp:rsid wsp:val=&quot;19DED358&quot;/&gt;&lt;wsp:rsid wsp:val=&quot;19EAE617&quot;/&gt;&lt;wsp:rsid wsp:val=&quot;1A08582C&quot;/&gt;&lt;wsp:rsid wsp:val=&quot;1A097072&quot;/&gt;&lt;wsp:rsid wsp:val=&quot;1A2A6000&quot;/&gt;&lt;wsp:rsid wsp:val=&quot;1A2BF7BB&quot;/&gt;&lt;wsp:rsid wsp:val=&quot;1A2F039A&quot;/&gt;&lt;wsp:rsid wsp:val=&quot;1A327F89&quot;/&gt;&lt;wsp:rsid wsp:val=&quot;1A3C0B2F&quot;/&gt;&lt;wsp:rsid wsp:val=&quot;1A413172&quot;/&gt;&lt;wsp:rsid wsp:val=&quot;1A41802B&quot;/&gt;&lt;wsp:rsid wsp:val=&quot;1A52E500&quot;/&gt;&lt;wsp:rsid wsp:val=&quot;1A59FE12&quot;/&gt;&lt;wsp:rsid wsp:val=&quot;1A5C8CB7&quot;/&gt;&lt;wsp:rsid wsp:val=&quot;1A64FC3F&quot;/&gt;&lt;wsp:rsid wsp:val=&quot;1A6518E5&quot;/&gt;&lt;wsp:rsid wsp:val=&quot;1A7FE0C3&quot;/&gt;&lt;wsp:rsid wsp:val=&quot;1A81F0A8&quot;/&gt;&lt;wsp:rsid wsp:val=&quot;1A8BF382&quot;/&gt;&lt;wsp:rsid wsp:val=&quot;1A9B3CD6&quot;/&gt;&lt;wsp:rsid wsp:val=&quot;1A9BE4AD&quot;/&gt;&lt;wsp:rsid wsp:val=&quot;1AB012F1&quot;/&gt;&lt;wsp:rsid wsp:val=&quot;1ABABE27&quot;/&gt;&lt;wsp:rsid wsp:val=&quot;1AC4B604&quot;/&gt;&lt;wsp:rsid wsp:val=&quot;1AC4C0F5&quot;/&gt;&lt;wsp:rsid wsp:val=&quot;1AC519C8&quot;/&gt;&lt;wsp:rsid wsp:val=&quot;1AC6813A&quot;/&gt;&lt;wsp:rsid wsp:val=&quot;1AC91513&quot;/&gt;&lt;wsp:rsid wsp:val=&quot;1AD9BB49&quot;/&gt;&lt;wsp:rsid wsp:val=&quot;1ADCDBBE&quot;/&gt;&lt;wsp:rsid wsp:val=&quot;1AE107DD&quot;/&gt;&lt;wsp:rsid wsp:val=&quot;1AEC447F&quot;/&gt;&lt;wsp:rsid wsp:val=&quot;1AF3908A&quot;/&gt;&lt;wsp:rsid wsp:val=&quot;1AFAB8B0&quot;/&gt;&lt;wsp:rsid wsp:val=&quot;1AFB8718&quot;/&gt;&lt;wsp:rsid wsp:val=&quot;1B055D59&quot;/&gt;&lt;wsp:rsid wsp:val=&quot;1B2C4594&quot;/&gt;&lt;wsp:rsid wsp:val=&quot;1B470CDD&quot;/&gt;&lt;wsp:rsid wsp:val=&quot;1B4B0CF6&quot;/&gt;&lt;wsp:rsid wsp:val=&quot;1B4C0118&quot;/&gt;&lt;wsp:rsid wsp:val=&quot;1B546CDD&quot;/&gt;&lt;wsp:rsid wsp:val=&quot;1B70050C&quot;/&gt;&lt;wsp:rsid wsp:val=&quot;1B830190&quot;/&gt;&lt;wsp:rsid wsp:val=&quot;1B84C7DF&quot;/&gt;&lt;wsp:rsid wsp:val=&quot;1B877582&quot;/&gt;&lt;wsp:rsid wsp:val=&quot;1B944447&quot;/&gt;&lt;wsp:rsid wsp:val=&quot;1BA0D097&quot;/&gt;&lt;wsp:rsid wsp:val=&quot;1BAA7732&quot;/&gt;&lt;wsp:rsid wsp:val=&quot;1BAAA4C0&quot;/&gt;&lt;wsp:rsid wsp:val=&quot;1BB2C896&quot;/&gt;&lt;wsp:rsid wsp:val=&quot;1BC9ACEC&quot;/&gt;&lt;wsp:rsid wsp:val=&quot;1BCC62B4&quot;/&gt;&lt;wsp:rsid wsp:val=&quot;1BD4A68A&quot;/&gt;&lt;wsp:rsid wsp:val=&quot;1BE37A27&quot;/&gt;&lt;wsp:rsid wsp:val=&quot;1BE6D6AE&quot;/&gt;&lt;wsp:rsid wsp:val=&quot;1BE9C993&quot;/&gt;&lt;wsp:rsid wsp:val=&quot;1C015C91&quot;/&gt;&lt;wsp:rsid wsp:val=&quot;1C1C001E&quot;/&gt;&lt;wsp:rsid wsp:val=&quot;1C1E8157&quot;/&gt;&lt;wsp:rsid wsp:val=&quot;1C1F28A7&quot;/&gt;&lt;wsp:rsid wsp:val=&quot;1C414D7D&quot;/&gt;&lt;wsp:rsid wsp:val=&quot;1C430C71&quot;/&gt;&lt;wsp:rsid wsp:val=&quot;1C64713A&quot;/&gt;&lt;wsp:rsid wsp:val=&quot;1C6CB88D&quot;/&gt;&lt;wsp:rsid wsp:val=&quot;1C6D0316&quot;/&gt;&lt;wsp:rsid wsp:val=&quot;1C735A3F&quot;/&gt;&lt;wsp:rsid wsp:val=&quot;1C840064&quot;/&gt;&lt;wsp:rsid wsp:val=&quot;1C9594DA&quot;/&gt;&lt;wsp:rsid wsp:val=&quot;1C95AEED&quot;/&gt;&lt;wsp:rsid wsp:val=&quot;1C975779&quot;/&gt;&lt;wsp:rsid wsp:val=&quot;1C9F47CD&quot;/&gt;&lt;wsp:rsid wsp:val=&quot;1CB4D8B1&quot;/&gt;&lt;wsp:rsid wsp:val=&quot;1CE5F263&quot;/&gt;&lt;wsp:rsid wsp:val=&quot;1CF90615&quot;/&gt;&lt;wsp:rsid wsp:val=&quot;1CFBC247&quot;/&gt;&lt;wsp:rsid wsp:val=&quot;1D0BC280&quot;/&gt;&lt;wsp:rsid wsp:val=&quot;1D0E2FF3&quot;/&gt;&lt;wsp:rsid wsp:val=&quot;1D16E46B&quot;/&gt;&lt;wsp:rsid wsp:val=&quot;1D216C14&quot;/&gt;&lt;wsp:rsid wsp:val=&quot;1D300CC8&quot;/&gt;&lt;wsp:rsid wsp:val=&quot;1D32B5F0&quot;/&gt;&lt;wsp:rsid wsp:val=&quot;1D3A028A&quot;/&gt;&lt;wsp:rsid wsp:val=&quot;1D4A3C78&quot;/&gt;&lt;wsp:rsid wsp:val=&quot;1D50DCEC&quot;/&gt;&lt;wsp:rsid wsp:val=&quot;1D5DBB11&quot;/&gt;&lt;wsp:rsid wsp:val=&quot;1D5EAE2E&quot;/&gt;&lt;wsp:rsid wsp:val=&quot;1D6B29F0&quot;/&gt;&lt;wsp:rsid wsp:val=&quot;1D70F8BE&quot;/&gt;&lt;wsp:rsid wsp:val=&quot;1D7174C4&quot;/&gt;&lt;wsp:rsid wsp:val=&quot;1D8754F8&quot;/&gt;&lt;wsp:rsid wsp:val=&quot;1D9C9D01&quot;/&gt;&lt;wsp:rsid wsp:val=&quot;1DA541F9&quot;/&gt;&lt;wsp:rsid wsp:val=&quot;1DB0DA96&quot;/&gt;&lt;wsp:rsid wsp:val=&quot;1DC227C6&quot;/&gt;&lt;wsp:rsid wsp:val=&quot;1DD74D4E&quot;/&gt;&lt;wsp:rsid wsp:val=&quot;1DDDA60F&quot;/&gt;&lt;wsp:rsid wsp:val=&quot;1DE00327&quot;/&gt;&lt;wsp:rsid wsp:val=&quot;1DE0AF27&quot;/&gt;&lt;wsp:rsid wsp:val=&quot;1DECACE9&quot;/&gt;&lt;wsp:rsid wsp:val=&quot;1E11C701&quot;/&gt;&lt;wsp:rsid wsp:val=&quot;1E23A6E5&quot;/&gt;&lt;wsp:rsid wsp:val=&quot;1E281B35&quot;/&gt;&lt;wsp:rsid wsp:val=&quot;1E3489A8&quot;/&gt;&lt;wsp:rsid wsp:val=&quot;1E3D6F1D&quot;/&gt;&lt;wsp:rsid wsp:val=&quot;1E645FF3&quot;/&gt;&lt;wsp:rsid wsp:val=&quot;1E67EC37&quot;/&gt;&lt;wsp:rsid wsp:val=&quot;1E6B9EB7&quot;/&gt;&lt;wsp:rsid wsp:val=&quot;1E6E3ACA&quot;/&gt;&lt;wsp:rsid wsp:val=&quot;1E7276B3&quot;/&gt;&lt;wsp:rsid wsp:val=&quot;1E7F4AA8&quot;/&gt;&lt;wsp:rsid wsp:val=&quot;1E8995FA&quot;/&gt;&lt;wsp:rsid wsp:val=&quot;1E8F102E&quot;/&gt;&lt;wsp:rsid wsp:val=&quot;1EA5324D&quot;/&gt;&lt;wsp:rsid wsp:val=&quot;1EA77C0A&quot;/&gt;&lt;wsp:rsid wsp:val=&quot;1EAAE261&quot;/&gt;&lt;wsp:rsid wsp:val=&quot;1EB1E7E4&quot;/&gt;&lt;wsp:rsid wsp:val=&quot;1EB2651F&quot;/&gt;&lt;wsp:rsid wsp:val=&quot;1EBCEEE5&quot;/&gt;&lt;wsp:rsid wsp:val=&quot;1EBD3CA0&quot;/&gt;&lt;wsp:rsid wsp:val=&quot;1EC3C239&quot;/&gt;&lt;wsp:rsid wsp:val=&quot;1EC3F783&quot;/&gt;&lt;wsp:rsid wsp:val=&quot;1ECCFD2F&quot;/&gt;&lt;wsp:rsid wsp:val=&quot;1ECE8DF8&quot;/&gt;&lt;wsp:rsid wsp:val=&quot;1ED378F3&quot;/&gt;&lt;wsp:rsid wsp:val=&quot;1ED8F4A2&quot;/&gt;&lt;wsp:rsid wsp:val=&quot;1EDE2540&quot;/&gt;&lt;wsp:rsid wsp:val=&quot;1EDED4CE&quot;/&gt;&lt;wsp:rsid wsp:val=&quot;1EE095E6&quot;/&gt;&lt;wsp:rsid wsp:val=&quot;1EE564A2&quot;/&gt;&lt;wsp:rsid wsp:val=&quot;1EEC7E80&quot;/&gt;&lt;wsp:rsid wsp:val=&quot;1EEEB2EE&quot;/&gt;&lt;wsp:rsid wsp:val=&quot;1EFFE081&quot;/&gt;&lt;wsp:rsid wsp:val=&quot;1F1A58C1&quot;/&gt;&lt;wsp:rsid wsp:val=&quot;1F236542&quot;/&gt;&lt;wsp:rsid wsp:val=&quot;1F24C28C&quot;/&gt;&lt;wsp:rsid wsp:val=&quot;1F26E188&quot;/&gt;&lt;wsp:rsid wsp:val=&quot;1F453086&quot;/&gt;&lt;wsp:rsid wsp:val=&quot;1F5BB0DF&quot;/&gt;&lt;wsp:rsid wsp:val=&quot;1F6B16A6&quot;/&gt;&lt;wsp:rsid wsp:val=&quot;1F6DB30E&quot;/&gt;&lt;wsp:rsid wsp:val=&quot;1F7B1045&quot;/&gt;&lt;wsp:rsid wsp:val=&quot;1F8C67B3&quot;/&gt;&lt;wsp:rsid wsp:val=&quot;1F961A31&quot;/&gt;&lt;wsp:rsid wsp:val=&quot;1F9B2303&quot;/&gt;&lt;wsp:rsid wsp:val=&quot;1FA67F9F&quot;/&gt;&lt;wsp:rsid wsp:val=&quot;1FC5828D&quot;/&gt;&lt;wsp:rsid wsp:val=&quot;1FC6B6B4&quot;/&gt;&lt;wsp:rsid wsp:val=&quot;1FCCB7E7&quot;/&gt;&lt;wsp:rsid wsp:val=&quot;1FD016AC&quot;/&gt;&lt;wsp:rsid wsp:val=&quot;1FEB6B14&quot;/&gt;&lt;wsp:rsid wsp:val=&quot;1FFB4CC5&quot;/&gt;&lt;wsp:rsid wsp:val=&quot;1FFD1995&quot;/&gt;&lt;wsp:rsid wsp:val=&quot;200D1774&quot;/&gt;&lt;wsp:rsid wsp:val=&quot;2017F58E&quot;/&gt;&lt;wsp:rsid wsp:val=&quot;201AADF7&quot;/&gt;&lt;wsp:rsid wsp:val=&quot;201C2C32&quot;/&gt;&lt;wsp:rsid wsp:val=&quot;2027F0EC&quot;/&gt;&lt;wsp:rsid wsp:val=&quot;204E852D&quot;/&gt;&lt;wsp:rsid wsp:val=&quot;20558011&quot;/&gt;&lt;wsp:rsid wsp:val=&quot;20571426&quot;/&gt;&lt;wsp:rsid wsp:val=&quot;20578821&quot;/&gt;&lt;wsp:rsid wsp:val=&quot;20582343&quot;/&gt;&lt;wsp:rsid wsp:val=&quot;2064D711&quot;/&gt;&lt;wsp:rsid wsp:val=&quot;206881B5&quot;/&gt;&lt;wsp:rsid wsp:val=&quot;206BD3F4&quot;/&gt;&lt;wsp:rsid wsp:val=&quot;2076865A&quot;/&gt;&lt;wsp:rsid wsp:val=&quot;207E6B51&quot;/&gt;&lt;wsp:rsid wsp:val=&quot;207E93B5&quot;/&gt;&lt;wsp:rsid wsp:val=&quot;20846EFA&quot;/&gt;&lt;wsp:rsid wsp:val=&quot;20AA75D0&quot;/&gt;&lt;wsp:rsid wsp:val=&quot;20AAF760&quot;/&gt;&lt;wsp:rsid wsp:val=&quot;20B5BEE2&quot;/&gt;&lt;wsp:rsid wsp:val=&quot;20B631D8&quot;/&gt;&lt;wsp:rsid wsp:val=&quot;20B9F4CC&quot;/&gt;&lt;wsp:rsid wsp:val=&quot;20C3BA5E&quot;/&gt;&lt;wsp:rsid wsp:val=&quot;20D4418C&quot;/&gt;&lt;wsp:rsid wsp:val=&quot;20DFBD4E&quot;/&gt;&lt;wsp:rsid wsp:val=&quot;20EF73FC&quot;/&gt;&lt;wsp:rsid wsp:val=&quot;20F3C623&quot;/&gt;&lt;wsp:rsid wsp:val=&quot;20FD1BC1&quot;/&gt;&lt;wsp:rsid wsp:val=&quot;21045ED2&quot;/&gt;&lt;wsp:rsid wsp:val=&quot;2107D3A0&quot;/&gt;&lt;wsp:rsid wsp:val=&quot;210D45BC&quot;/&gt;&lt;wsp:rsid wsp:val=&quot;21104E38&quot;/&gt;&lt;wsp:rsid wsp:val=&quot;2110E64E&quot;/&gt;&lt;wsp:rsid wsp:val=&quot;21158A16&quot;/&gt;&lt;wsp:rsid wsp:val=&quot;214554A9&quot;/&gt;&lt;wsp:rsid wsp:val=&quot;214F27F2&quot;/&gt;&lt;wsp:rsid wsp:val=&quot;2152C5A6&quot;/&gt;&lt;wsp:rsid wsp:val=&quot;2156EB0A&quot;/&gt;&lt;wsp:rsid wsp:val=&quot;2158F9BA&quot;/&gt;&lt;wsp:rsid wsp:val=&quot;21599C96&quot;/&gt;&lt;wsp:rsid wsp:val=&quot;215E241A&quot;/&gt;&lt;wsp:rsid wsp:val=&quot;21606511&quot;/&gt;&lt;wsp:rsid wsp:val=&quot;216BC77D&quot;/&gt;&lt;wsp:rsid wsp:val=&quot;21720A73&quot;/&gt;&lt;wsp:rsid wsp:val=&quot;2174C783&quot;/&gt;&lt;wsp:rsid wsp:val=&quot;21A85E8F&quot;/&gt;&lt;wsp:rsid wsp:val=&quot;21B65CD1&quot;/&gt;&lt;wsp:rsid wsp:val=&quot;21BFCA60&quot;/&gt;&lt;wsp:rsid wsp:val=&quot;21C7D1AE&quot;/&gt;&lt;wsp:rsid wsp:val=&quot;21D65F0E&quot;/&gt;&lt;wsp:rsid wsp:val=&quot;21DB76F9&quot;/&gt;&lt;wsp:rsid wsp:val=&quot;21E2FCE1&quot;/&gt;&lt;wsp:rsid wsp:val=&quot;21EA5D6E&quot;/&gt;&lt;wsp:rsid wsp:val=&quot;21EB5E43&quot;/&gt;&lt;wsp:rsid wsp:val=&quot;21F4F301&quot;/&gt;&lt;wsp:rsid wsp:val=&quot;21F935CF&quot;/&gt;&lt;wsp:rsid wsp:val=&quot;2201D0D2&quot;/&gt;&lt;wsp:rsid wsp:val=&quot;2209978A&quot;/&gt;&lt;wsp:rsid wsp:val=&quot;220DC55D&quot;/&gt;&lt;wsp:rsid wsp:val=&quot;220E33FB&quot;/&gt;&lt;wsp:rsid wsp:val=&quot;220E79A2&quot;/&gt;&lt;wsp:rsid wsp:val=&quot;2211136B&quot;/&gt;&lt;wsp:rsid wsp:val=&quot;221BF468&quot;/&gt;&lt;wsp:rsid wsp:val=&quot;22389768&quot;/&gt;&lt;wsp:rsid wsp:val=&quot;2254C80F&quot;/&gt;&lt;wsp:rsid wsp:val=&quot;22620488&quot;/&gt;&lt;wsp:rsid wsp:val=&quot;22834A90&quot;/&gt;&lt;wsp:rsid wsp:val=&quot;22931B19&quot;/&gt;&lt;wsp:rsid wsp:val=&quot;22A52ECB&quot;/&gt;&lt;wsp:rsid wsp:val=&quot;22C6762C&quot;/&gt;&lt;wsp:rsid wsp:val=&quot;22DC449A&quot;/&gt;&lt;wsp:rsid wsp:val=&quot;22F5B2D3&quot;/&gt;&lt;wsp:rsid wsp:val=&quot;22F88F99&quot;/&gt;&lt;wsp:rsid wsp:val=&quot;2305F755&quot;/&gt;&lt;wsp:rsid wsp:val=&quot;2308781B&quot;/&gt;&lt;wsp:rsid wsp:val=&quot;231AB9A9&quot;/&gt;&lt;wsp:rsid wsp:val=&quot;233E4605&quot;/&gt;&lt;wsp:rsid wsp:val=&quot;2344A736&quot;/&gt;&lt;wsp:rsid wsp:val=&quot;2359748D&quot;/&gt;&lt;wsp:rsid wsp:val=&quot;23632F12&quot;/&gt;&lt;wsp:rsid wsp:val=&quot;23661864&quot;/&gt;&lt;wsp:rsid wsp:val=&quot;2369CDD0&quot;/&gt;&lt;wsp:rsid wsp:val=&quot;2370DD7C&quot;/&gt;&lt;wsp:rsid wsp:val=&quot;23743B5D&quot;/&gt;&lt;wsp:rsid wsp:val=&quot;237F4ED2&quot;/&gt;&lt;wsp:rsid wsp:val=&quot;238283D8&quot;/&gt;&lt;wsp:rsid wsp:val=&quot;23883E5D&quot;/&gt;&lt;wsp:rsid wsp:val=&quot;2389AE43&quot;/&gt;&lt;wsp:rsid wsp:val=&quot;238CA269&quot;/&gt;&lt;wsp:rsid wsp:val=&quot;2394DB3A&quot;/&gt;&lt;wsp:rsid wsp:val=&quot;239BF0B3&quot;/&gt;&lt;wsp:rsid wsp:val=&quot;23B70081&quot;/&gt;&lt;wsp:rsid wsp:val=&quot;23B8D5C5&quot;/&gt;&lt;wsp:rsid wsp:val=&quot;23C03222&quot;/&gt;&lt;wsp:rsid wsp:val=&quot;23CA4A02&quot;/&gt;&lt;wsp:rsid wsp:val=&quot;23D537A1&quot;/&gt;&lt;wsp:rsid wsp:val=&quot;23D7B10D&quot;/&gt;&lt;wsp:rsid wsp:val=&quot;23DFA757&quot;/&gt;&lt;wsp:rsid wsp:val=&quot;23E3C712&quot;/&gt;&lt;wsp:rsid wsp:val=&quot;23EA76D3&quot;/&gt;&lt;wsp:rsid wsp:val=&quot;23EF3C0C&quot;/&gt;&lt;wsp:rsid wsp:val=&quot;23EFD3C5&quot;/&gt;&lt;wsp:rsid wsp:val=&quot;23F60B1C&quot;/&gt;&lt;wsp:rsid wsp:val=&quot;23FECCC2&quot;/&gt;&lt;wsp:rsid wsp:val=&quot;24014443&quot;/&gt;&lt;wsp:rsid wsp:val=&quot;2404A029&quot;/&gt;&lt;wsp:rsid wsp:val=&quot;240F46C2&quot;/&gt;&lt;wsp:rsid wsp:val=&quot;242CD1F1&quot;/&gt;&lt;wsp:rsid wsp:val=&quot;242E0E26&quot;/&gt;&lt;wsp:rsid wsp:val=&quot;2430C216&quot;/&gt;&lt;wsp:rsid wsp:val=&quot;24337F8E&quot;/&gt;&lt;wsp:rsid wsp:val=&quot;2434024F&quot;/&gt;&lt;wsp:rsid wsp:val=&quot;24382754&quot;/&gt;&lt;wsp:rsid wsp:val=&quot;2447639A&quot;/&gt;&lt;wsp:rsid wsp:val=&quot;2455A33D&quot;/&gt;&lt;wsp:rsid wsp:val=&quot;245D4367&quot;/&gt;&lt;wsp:rsid wsp:val=&quot;24770C1D&quot;/&gt;&lt;wsp:rsid wsp:val=&quot;2479F0C2&quot;/&gt;&lt;wsp:rsid wsp:val=&quot;24845699&quot;/&gt;&lt;wsp:rsid wsp:val=&quot;2494C961&quot;/&gt;&lt;wsp:rsid wsp:val=&quot;2496C609&quot;/&gt;&lt;wsp:rsid wsp:val=&quot;249C01B6&quot;/&gt;&lt;wsp:rsid wsp:val=&quot;24A66570&quot;/&gt;&lt;wsp:rsid wsp:val=&quot;24A70584&quot;/&gt;&lt;wsp:rsid wsp:val=&quot;24C79D24&quot;/&gt;&lt;wsp:rsid wsp:val=&quot;24CCA111&quot;/&gt;&lt;wsp:rsid wsp:val=&quot;24D1BC84&quot;/&gt;&lt;wsp:rsid wsp:val=&quot;24DF11E9&quot;/&gt;&lt;wsp:rsid wsp:val=&quot;24E9276B&quot;/&gt;&lt;wsp:rsid wsp:val=&quot;24FCAFE9&quot;/&gt;&lt;wsp:rsid wsp:val=&quot;2501A9B1&quot;/&gt;&lt;wsp:rsid wsp:val=&quot;25059E31&quot;/&gt;&lt;wsp:rsid wsp:val=&quot;2505C0E1&quot;/&gt;&lt;wsp:rsid wsp:val=&quot;25161E6F&quot;/&gt;&lt;wsp:rsid wsp:val=&quot;2519982A&quot;/&gt;&lt;wsp:rsid wsp:val=&quot;25311F67&quot;/&gt;&lt;wsp:rsid wsp:val=&quot;25322FD4&quot;/&gt;&lt;wsp:rsid wsp:val=&quot;25367B2E&quot;/&gt;&lt;wsp:rsid wsp:val=&quot;253C2DCA&quot;/&gt;&lt;wsp:rsid wsp:val=&quot;253CA854&quot;/&gt;&lt;wsp:rsid wsp:val=&quot;2547A957&quot;/&gt;&lt;wsp:rsid wsp:val=&quot;25517000&quot;/&gt;&lt;wsp:rsid wsp:val=&quot;25584C43&quot;/&gt;&lt;wsp:rsid wsp:val=&quot;255E4066&quot;/&gt;&lt;wsp:rsid wsp:val=&quot;25641465&quot;/&gt;&lt;wsp:rsid wsp:val=&quot;2573A491&quot;/&gt;&lt;wsp:rsid wsp:val=&quot;257A9D2D&quot;/&gt;&lt;wsp:rsid wsp:val=&quot;257F372D&quot;/&gt;&lt;wsp:rsid wsp:val=&quot;258687DF&quot;/&gt;&lt;wsp:rsid wsp:val=&quot;258B800D&quot;/&gt;&lt;wsp:rsid wsp:val=&quot;2590DEDF&quot;/&gt;&lt;wsp:rsid wsp:val=&quot;25953300&quot;/&gt;&lt;wsp:rsid wsp:val=&quot;25ACBC2C&quot;/&gt;&lt;wsp:rsid wsp:val=&quot;25DF4376&quot;/&gt;&lt;wsp:rsid wsp:val=&quot;25E5DD03&quot;/&gt;&lt;wsp:rsid wsp:val=&quot;2606692B&quot;/&gt;&lt;wsp:rsid wsp:val=&quot;2608E537&quot;/&gt;&lt;wsp:rsid wsp:val=&quot;2612B4C3&quot;/&gt;&lt;wsp:rsid wsp:val=&quot;2615C123&quot;/&gt;&lt;wsp:rsid wsp:val=&quot;26188E48&quot;/&gt;&lt;wsp:rsid wsp:val=&quot;2631926F&quot;/&gt;&lt;wsp:rsid wsp:val=&quot;2639B0AC&quot;/&gt;&lt;wsp:rsid wsp:val=&quot;264D1AA9&quot;/&gt;&lt;wsp:rsid wsp:val=&quot;26514127&quot;/&gt;&lt;wsp:rsid wsp:val=&quot;265212AD&quot;/&gt;&lt;wsp:rsid wsp:val=&quot;265352D1&quot;/&gt;&lt;wsp:rsid wsp:val=&quot;2655BAAD&quot;/&gt;&lt;wsp:rsid wsp:val=&quot;26605A40&quot;/&gt;&lt;wsp:rsid wsp:val=&quot;2664603B&quot;/&gt;&lt;wsp:rsid wsp:val=&quot;266BF2CF&quot;/&gt;&lt;wsp:rsid wsp:val=&quot;267F09D1&quot;/&gt;&lt;wsp:rsid wsp:val=&quot;26800474&quot;/&gt;&lt;wsp:rsid wsp:val=&quot;268D2666&quot;/&gt;&lt;wsp:rsid wsp:val=&quot;26910C3D&quot;/&gt;&lt;wsp:rsid wsp:val=&quot;2691555B&quot;/&gt;&lt;wsp:rsid wsp:val=&quot;2691F485&quot;/&gt;&lt;wsp:rsid wsp:val=&quot;26A3C083&quot;/&gt;&lt;wsp:rsid wsp:val=&quot;26BDC6B1&quot;/&gt;&lt;wsp:rsid wsp:val=&quot;26C73A2F&quot;/&gt;&lt;wsp:rsid wsp:val=&quot;26C9A266&quot;/&gt;&lt;wsp:rsid wsp:val=&quot;26CD4F08&quot;/&gt;&lt;wsp:rsid wsp:val=&quot;26D6F6EE&quot;/&gt;&lt;wsp:rsid wsp:val=&quot;26DDBA88&quot;/&gt;&lt;wsp:rsid wsp:val=&quot;26E7A7B9&quot;/&gt;&lt;wsp:rsid wsp:val=&quot;26F07687&quot;/&gt;&lt;wsp:rsid wsp:val=&quot;26F64DC8&quot;/&gt;&lt;wsp:rsid wsp:val=&quot;26FDDC08&quot;/&gt;&lt;wsp:rsid wsp:val=&quot;2716DEE5&quot;/&gt;&lt;wsp:rsid wsp:val=&quot;27176E96&quot;/&gt;&lt;wsp:rsid wsp:val=&quot;2724042D&quot;/&gt;&lt;wsp:rsid wsp:val=&quot;2724EF4C&quot;/&gt;&lt;wsp:rsid wsp:val=&quot;27254BB7&quot;/&gt;&lt;wsp:rsid wsp:val=&quot;272DCB42&quot;/&gt;&lt;wsp:rsid wsp:val=&quot;273C901C&quot;/&gt;&lt;wsp:rsid wsp:val=&quot;273CFC36&quot;/&gt;&lt;wsp:rsid wsp:val=&quot;27461D5E&quot;/&gt;&lt;wsp:rsid wsp:val=&quot;274C0B09&quot;/&gt;&lt;wsp:rsid wsp:val=&quot;27516AD2&quot;/&gt;&lt;wsp:rsid wsp:val=&quot;276B8962&quot;/&gt;&lt;wsp:rsid wsp:val=&quot;277C3E6B&quot;/&gt;&lt;wsp:rsid wsp:val=&quot;277EA951&quot;/&gt;&lt;wsp:rsid wsp:val=&quot;278327C2&quot;/&gt;&lt;wsp:rsid wsp:val=&quot;2798AEF7&quot;/&gt;&lt;wsp:rsid wsp:val=&quot;27995F7C&quot;/&gt;&lt;wsp:rsid wsp:val=&quot;27A20663&quot;/&gt;&lt;wsp:rsid wsp:val=&quot;27A2398C&quot;/&gt;&lt;wsp:rsid wsp:val=&quot;27AC0604&quot;/&gt;&lt;wsp:rsid wsp:val=&quot;27AFB5BD&quot;/&gt;&lt;wsp:rsid wsp:val=&quot;27B114DA&quot;/&gt;&lt;wsp:rsid wsp:val=&quot;27B2F0E8&quot;/&gt;&lt;wsp:rsid wsp:val=&quot;27FA4637&quot;/&gt;&lt;wsp:rsid wsp:val=&quot;280A58B8&quot;/&gt;&lt;wsp:rsid wsp:val=&quot;28109A41&quot;/&gt;&lt;wsp:rsid wsp:val=&quot;283720E5&quot;/&gt;&lt;wsp:rsid wsp:val=&quot;283846C5&quot;/&gt;&lt;wsp:rsid wsp:val=&quot;283E5B22&quot;/&gt;&lt;wsp:rsid wsp:val=&quot;28504627&quot;/&gt;&lt;wsp:rsid wsp:val=&quot;2853F23B&quot;/&gt;&lt;wsp:rsid wsp:val=&quot;2861CC50&quot;/&gt;&lt;wsp:rsid wsp:val=&quot;2876D039&quot;/&gt;&lt;wsp:rsid wsp:val=&quot;287B9010&quot;/&gt;&lt;wsp:rsid wsp:val=&quot;288910C2&quot;/&gt;&lt;wsp:rsid wsp:val=&quot;288C46E8&quot;/&gt;&lt;wsp:rsid wsp:val=&quot;28A8F111&quot;/&gt;&lt;wsp:rsid wsp:val=&quot;28AD59ED&quot;/&gt;&lt;wsp:rsid wsp:val=&quot;28B062E9&quot;/&gt;&lt;wsp:rsid wsp:val=&quot;28B7C0F6&quot;/&gt;&lt;wsp:rsid wsp:val=&quot;28C44FBF&quot;/&gt;&lt;wsp:rsid wsp:val=&quot;28CBA0BF&quot;/&gt;&lt;wsp:rsid wsp:val=&quot;28CD1B80&quot;/&gt;&lt;wsp:rsid wsp:val=&quot;28CD3829&quot;/&gt;&lt;wsp:rsid wsp:val=&quot;28E3646A&quot;/&gt;&lt;wsp:rsid wsp:val=&quot;28F2911E&quot;/&gt;&lt;wsp:rsid wsp:val=&quot;291734F7&quot;/&gt;&lt;wsp:rsid wsp:val=&quot;29236BBB&quot;/&gt;&lt;wsp:rsid wsp:val=&quot;292E5382&quot;/&gt;&lt;wsp:rsid wsp:val=&quot;29391DA4&quot;/&gt;&lt;wsp:rsid wsp:val=&quot;29394325&quot;/&gt;&lt;wsp:rsid wsp:val=&quot;293A8B97&quot;/&gt;&lt;wsp:rsid wsp:val=&quot;295870CD&quot;/&gt;&lt;wsp:rsid wsp:val=&quot;2962F1F8&quot;/&gt;&lt;wsp:rsid wsp:val=&quot;296613B8&quot;/&gt;&lt;wsp:rsid wsp:val=&quot;297DDCBE&quot;/&gt;&lt;wsp:rsid wsp:val=&quot;2984EC73&quot;/&gt;&lt;wsp:rsid wsp:val=&quot;298C261F&quot;/&gt;&lt;wsp:rsid wsp:val=&quot;2993EBA5&quot;/&gt;&lt;wsp:rsid wsp:val=&quot;299964C3&quot;/&gt;&lt;wsp:rsid wsp:val=&quot;29AA7AB9&quot;/&gt;&lt;wsp:rsid wsp:val=&quot;29B56518&quot;/&gt;&lt;wsp:rsid wsp:val=&quot;29BF93D4&quot;/&gt;&lt;wsp:rsid wsp:val=&quot;29C6C55A&quot;/&gt;&lt;wsp:rsid wsp:val=&quot;29D90F54&quot;/&gt;&lt;wsp:rsid wsp:val=&quot;29F50CC7&quot;/&gt;&lt;wsp:rsid wsp:val=&quot;29F8BF29&quot;/&gt;&lt;wsp:rsid wsp:val=&quot;2A04749C&quot;/&gt;&lt;wsp:rsid wsp:val=&quot;2A165FB0&quot;/&gt;&lt;wsp:rsid wsp:val=&quot;2A2B0223&quot;/&gt;&lt;wsp:rsid wsp:val=&quot;2A4B4716&quot;/&gt;&lt;wsp:rsid wsp:val=&quot;2A56768C&quot;/&gt;&lt;wsp:rsid wsp:val=&quot;2A5CA4F8&quot;/&gt;&lt;wsp:rsid wsp:val=&quot;2A66F3A3&quot;/&gt;&lt;wsp:rsid wsp:val=&quot;2A6E08C2&quot;/&gt;&lt;wsp:rsid wsp:val=&quot;2A6FCC41&quot;/&gt;&lt;wsp:rsid wsp:val=&quot;2A75316E&quot;/&gt;&lt;wsp:rsid wsp:val=&quot;2A79F5F3&quot;/&gt;&lt;wsp:rsid wsp:val=&quot;2A7F0E40&quot;/&gt;&lt;wsp:rsid wsp:val=&quot;2A8B5C39&quot;/&gt;&lt;wsp:rsid wsp:val=&quot;2A937F80&quot;/&gt;&lt;wsp:rsid wsp:val=&quot;2AA0686C&quot;/&gt;&lt;wsp:rsid wsp:val=&quot;2AACE6B1&quot;/&gt;&lt;wsp:rsid wsp:val=&quot;2AD2D434&quot;/&gt;&lt;wsp:rsid wsp:val=&quot;2AF547FD&quot;/&gt;&lt;wsp:rsid wsp:val=&quot;2AF85B47&quot;/&gt;&lt;wsp:rsid wsp:val=&quot;2AFEDF42&quot;/&gt;&lt;wsp:rsid wsp:val=&quot;2B0D95C3&quot;/&gt;&lt;wsp:rsid wsp:val=&quot;2B0DD31C&quot;/&gt;&lt;wsp:rsid wsp:val=&quot;2B21D4D0&quot;/&gt;&lt;wsp:rsid wsp:val=&quot;2B350D16&quot;/&gt;&lt;wsp:rsid wsp:val=&quot;2B3B0221&quot;/&gt;&lt;wsp:rsid wsp:val=&quot;2B49C182&quot;/&gt;&lt;wsp:rsid wsp:val=&quot;2B77E14F&quot;/&gt;&lt;wsp:rsid wsp:val=&quot;2B800F42&quot;/&gt;&lt;wsp:rsid wsp:val=&quot;2B9D0F89&quot;/&gt;&lt;wsp:rsid wsp:val=&quot;2BAC9EA7&quot;/&gt;&lt;wsp:rsid wsp:val=&quot;2BB0C7CA&quot;/&gt;&lt;wsp:rsid wsp:val=&quot;2BC4C728&quot;/&gt;&lt;wsp:rsid wsp:val=&quot;2BC88871&quot;/&gt;&lt;wsp:rsid wsp:val=&quot;2BCAED78&quot;/&gt;&lt;wsp:rsid wsp:val=&quot;2BCF1C96&quot;/&gt;&lt;wsp:rsid wsp:val=&quot;2BDB1972&quot;/&gt;&lt;wsp:rsid wsp:val=&quot;2BE4A74A&quot;/&gt;&lt;wsp:rsid wsp:val=&quot;2C0038E7&quot;/&gt;&lt;wsp:rsid wsp:val=&quot;2C00E2B6&quot;/&gt;&lt;wsp:rsid wsp:val=&quot;2C068E24&quot;/&gt;&lt;wsp:rsid wsp:val=&quot;2C07A6E9&quot;/&gt;&lt;wsp:rsid wsp:val=&quot;2C098F16&quot;/&gt;&lt;wsp:rsid wsp:val=&quot;2C1DEF37&quot;/&gt;&lt;wsp:rsid wsp:val=&quot;2C24FE5D&quot;/&gt;&lt;wsp:rsid wsp:val=&quot;2C2F9291&quot;/&gt;&lt;wsp:rsid wsp:val=&quot;2C4E2D20&quot;/&gt;&lt;wsp:rsid wsp:val=&quot;2C658523&quot;/&gt;&lt;wsp:rsid wsp:val=&quot;2C75AAAF&quot;/&gt;&lt;wsp:rsid wsp:val=&quot;2C828363&quot;/&gt;&lt;wsp:rsid wsp:val=&quot;2C91DBE6&quot;/&gt;&lt;wsp:rsid wsp:val=&quot;2CA504A6&quot;/&gt;&lt;wsp:rsid wsp:val=&quot;2CA537D1&quot;/&gt;&lt;wsp:rsid wsp:val=&quot;2CAA4D6D&quot;/&gt;&lt;wsp:rsid wsp:val=&quot;2CC39146&quot;/&gt;&lt;wsp:rsid wsp:val=&quot;2CC7D2A6&quot;/&gt;&lt;wsp:rsid wsp:val=&quot;2CE4134B&quot;/&gt;&lt;wsp:rsid wsp:val=&quot;2CF76CE3&quot;/&gt;&lt;wsp:rsid wsp:val=&quot;2CFC927A&quot;/&gt;&lt;wsp:rsid wsp:val=&quot;2D1D26BF&quot;/&gt;&lt;wsp:rsid wsp:val=&quot;2D25AC12&quot;/&gt;&lt;wsp:rsid wsp:val=&quot;2D2A74E5&quot;/&gt;&lt;wsp:rsid wsp:val=&quot;2D2E4E4C&quot;/&gt;&lt;wsp:rsid wsp:val=&quot;2D34F5BB&quot;/&gt;&lt;wsp:rsid wsp:val=&quot;2D6517D0&quot;/&gt;&lt;wsp:rsid wsp:val=&quot;2D66802F&quot;/&gt;&lt;wsp:rsid wsp:val=&quot;2D6765DF&quot;/&gt;&lt;wsp:rsid wsp:val=&quot;2D695A2F&quot;/&gt;&lt;wsp:rsid wsp:val=&quot;2D6A0EFF&quot;/&gt;&lt;wsp:rsid wsp:val=&quot;2D6B3E98&quot;/&gt;&lt;wsp:rsid wsp:val=&quot;2D6B9639&quot;/&gt;&lt;wsp:rsid wsp:val=&quot;2D706DA5&quot;/&gt;&lt;wsp:rsid wsp:val=&quot;2D78E930&quot;/&gt;&lt;wsp:rsid wsp:val=&quot;2D88C81A&quot;/&gt;&lt;wsp:rsid wsp:val=&quot;2D8ADBD0&quot;/&gt;&lt;wsp:rsid wsp:val=&quot;2DAE9B72&quot;/&gt;&lt;wsp:rsid wsp:val=&quot;2DAF8276&quot;/&gt;&lt;wsp:rsid wsp:val=&quot;2DAFC6AF&quot;/&gt;&lt;wsp:rsid wsp:val=&quot;2DD27FA1&quot;/&gt;&lt;wsp:rsid wsp:val=&quot;2DD95805&quot;/&gt;&lt;wsp:rsid wsp:val=&quot;2DDF768F&quot;/&gt;&lt;wsp:rsid wsp:val=&quot;2DE9E448&quot;/&gt;&lt;wsp:rsid wsp:val=&quot;2DEE92F5&quot;/&gt;&lt;wsp:rsid wsp:val=&quot;2E018FEF&quot;/&gt;&lt;wsp:rsid wsp:val=&quot;2E0F59E6&quot;/&gt;&lt;wsp:rsid wsp:val=&quot;2E149DA7&quot;/&gt;&lt;wsp:rsid wsp:val=&quot;2E20D308&quot;/&gt;&lt;wsp:rsid wsp:val=&quot;2E228881&quot;/&gt;&lt;wsp:rsid wsp:val=&quot;2E2D7B25&quot;/&gt;&lt;wsp:rsid wsp:val=&quot;2E42D6B0&quot;/&gt;&lt;wsp:rsid wsp:val=&quot;2E494A66&quot;/&gt;&lt;wsp:rsid wsp:val=&quot;2E5A7528&quot;/&gt;&lt;wsp:rsid wsp:val=&quot;2E65B3CC&quot;/&gt;&lt;wsp:rsid wsp:val=&quot;2E6AB6CF&quot;/&gt;&lt;wsp:rsid wsp:val=&quot;2E815189&quot;/&gt;&lt;wsp:rsid wsp:val=&quot;2E9EF453&quot;/&gt;&lt;wsp:rsid wsp:val=&quot;2EAF97B2&quot;/&gt;&lt;wsp:rsid wsp:val=&quot;2EB90B4F&quot;/&gt;&lt;wsp:rsid wsp:val=&quot;2EC669A3&quot;/&gt;&lt;wsp:rsid wsp:val=&quot;2ECDA754&quot;/&gt;&lt;wsp:rsid wsp:val=&quot;2ED21DC4&quot;/&gt;&lt;wsp:rsid wsp:val=&quot;2ED23D8A&quot;/&gt;&lt;wsp:rsid wsp:val=&quot;2EE148C9&quot;/&gt;&lt;wsp:rsid wsp:val=&quot;2EECE15E&quot;/&gt;&lt;wsp:rsid wsp:val=&quot;2EF6B862&quot;/&gt;&lt;wsp:rsid wsp:val=&quot;2F0F4782&quot;/&gt;&lt;wsp:rsid wsp:val=&quot;2F22BF5D&quot;/&gt;&lt;wsp:rsid wsp:val=&quot;2F275C72&quot;/&gt;&lt;wsp:rsid wsp:val=&quot;2F2A589C&quot;/&gt;&lt;wsp:rsid wsp:val=&quot;2F35501B&quot;/&gt;&lt;wsp:rsid wsp:val=&quot;2F3945D9&quot;/&gt;&lt;wsp:rsid wsp:val=&quot;2F5A2503&quot;/&gt;&lt;wsp:rsid wsp:val=&quot;2F5F1677&quot;/&gt;&lt;wsp:rsid wsp:val=&quot;2F60B83E&quot;/&gt;&lt;wsp:rsid wsp:val=&quot;2F65615B&quot;/&gt;&lt;wsp:rsid wsp:val=&quot;2F669719&quot;/&gt;&lt;wsp:rsid wsp:val=&quot;2F703541&quot;/&gt;&lt;wsp:rsid wsp:val=&quot;2F8A0229&quot;/&gt;&lt;wsp:rsid wsp:val=&quot;2F986DBC&quot;/&gt;&lt;wsp:rsid wsp:val=&quot;2F9B0251&quot;/&gt;&lt;wsp:rsid wsp:val=&quot;2FA0DFDC&quot;/&gt;&lt;wsp:rsid wsp:val=&quot;2FAA7A19&quot;/&gt;&lt;wsp:rsid wsp:val=&quot;2FBF4C58&quot;/&gt;&lt;wsp:rsid wsp:val=&quot;2FC7E911&quot;/&gt;&lt;wsp:rsid wsp:val=&quot;2FD029DC&quot;/&gt;&lt;wsp:rsid wsp:val=&quot;2FE791DE&quot;/&gt;&lt;wsp:rsid wsp:val=&quot;2FE95AA0&quot;/&gt;&lt;wsp:rsid wsp:val=&quot;2FF36EF2&quot;/&gt;&lt;wsp:rsid wsp:val=&quot;3010BB8F&quot;/&gt;&lt;wsp:rsid wsp:val=&quot;3019FAD4&quot;/&gt;&lt;wsp:rsid wsp:val=&quot;302A304D&quot;/&gt;&lt;wsp:rsid wsp:val=&quot;30376E23&quot;/&gt;&lt;wsp:rsid wsp:val=&quot;3039D2EA&quot;/&gt;&lt;wsp:rsid wsp:val=&quot;30496D07&quot;/&gt;&lt;wsp:rsid wsp:val=&quot;3064B0D7&quot;/&gt;&lt;wsp:rsid wsp:val=&quot;306E8420&quot;/&gt;&lt;wsp:rsid wsp:val=&quot;30721D20&quot;/&gt;&lt;wsp:rsid wsp:val=&quot;30764D18&quot;/&gt;&lt;wsp:rsid wsp:val=&quot;307912F5&quot;/&gt;&lt;wsp:rsid wsp:val=&quot;30899F65&quot;/&gt;&lt;wsp:rsid wsp:val=&quot;30966F3E&quot;/&gt;&lt;wsp:rsid wsp:val=&quot;30975BC2&quot;/&gt;&lt;wsp:rsid wsp:val=&quot;30A2AEC9&quot;/&gt;&lt;wsp:rsid wsp:val=&quot;30AC5F86&quot;/&gt;&lt;wsp:rsid wsp:val=&quot;30AF2CFB&quot;/&gt;&lt;wsp:rsid wsp:val=&quot;30B617EB&quot;/&gt;&lt;wsp:rsid wsp:val=&quot;30B6C16B&quot;/&gt;&lt;wsp:rsid wsp:val=&quot;30BEDC06&quot;/&gt;&lt;wsp:rsid wsp:val=&quot;30C19E09&quot;/&gt;&lt;wsp:rsid wsp:val=&quot;30C926F4&quot;/&gt;&lt;wsp:rsid wsp:val=&quot;30CBC0B1&quot;/&gt;&lt;wsp:rsid wsp:val=&quot;30CC1A4C&quot;/&gt;&lt;wsp:rsid wsp:val=&quot;31008247&quot;/&gt;&lt;wsp:rsid wsp:val=&quot;3102B81A&quot;/&gt;&lt;wsp:rsid wsp:val=&quot;31070069&quot;/&gt;&lt;wsp:rsid wsp:val=&quot;31100062&quot;/&gt;&lt;wsp:rsid wsp:val=&quot;311E9B37&quot;/&gt;&lt;wsp:rsid wsp:val=&quot;3120B0F6&quot;/&gt;&lt;wsp:rsid wsp:val=&quot;312CCB94&quot;/&gt;&lt;wsp:rsid wsp:val=&quot;312ECA5E&quot;/&gt;&lt;wsp:rsid wsp:val=&quot;3132B8E0&quot;/&gt;&lt;wsp:rsid wsp:val=&quot;3136E8FB&quot;/&gt;&lt;wsp:rsid wsp:val=&quot;3145B6A2&quot;/&gt;&lt;wsp:rsid wsp:val=&quot;314C36B5&quot;/&gt;&lt;wsp:rsid wsp:val=&quot;31580DA1&quot;/&gt;&lt;wsp:rsid wsp:val=&quot;315873CA&quot;/&gt;&lt;wsp:rsid wsp:val=&quot;31621B43&quot;/&gt;&lt;wsp:rsid wsp:val=&quot;317F3EB4&quot;/&gt;&lt;wsp:rsid wsp:val=&quot;31849D02&quot;/&gt;&lt;wsp:rsid wsp:val=&quot;31C6ED79&quot;/&gt;&lt;wsp:rsid wsp:val=&quot;31CB4A18&quot;/&gt;&lt;wsp:rsid wsp:val=&quot;31CC150B&quot;/&gt;&lt;wsp:rsid wsp:val=&quot;31DF2D33&quot;/&gt;&lt;wsp:rsid wsp:val=&quot;31E53D68&quot;/&gt;&lt;wsp:rsid wsp:val=&quot;31E6764F&quot;/&gt;&lt;wsp:rsid wsp:val=&quot;31EF8F4C&quot;/&gt;&lt;wsp:rsid wsp:val=&quot;31FE7D80&quot;/&gt;&lt;wsp:rsid wsp:val=&quot;3204B2EA&quot;/&gt;&lt;wsp:rsid wsp:val=&quot;320881F3&quot;/&gt;&lt;wsp:rsid wsp:val=&quot;320AB5D4&quot;/&gt;&lt;wsp:rsid wsp:val=&quot;3210EC07&quot;/&gt;&lt;wsp:rsid wsp:val=&quot;32240D9E&quot;/&gt;&lt;wsp:rsid wsp:val=&quot;32267BF3&quot;/&gt;&lt;wsp:rsid wsp:val=&quot;322F1ED5&quot;/&gt;&lt;wsp:rsid wsp:val=&quot;32310175&quot;/&gt;&lt;wsp:rsid wsp:val=&quot;32563261&quot;/&gt;&lt;wsp:rsid wsp:val=&quot;325B86FC&quot;/&gt;&lt;wsp:rsid wsp:val=&quot;32635CB9&quot;/&gt;&lt;wsp:rsid wsp:val=&quot;32637ADB&quot;/&gt;&lt;wsp:rsid wsp:val=&quot;326C3AF0&quot;/&gt;&lt;wsp:rsid wsp:val=&quot;326F9EBB&quot;/&gt;&lt;wsp:rsid wsp:val=&quot;32A1E962&quot;/&gt;&lt;wsp:rsid wsp:val=&quot;32B16746&quot;/&gt;&lt;wsp:rsid wsp:val=&quot;32B23B50&quot;/&gt;&lt;wsp:rsid wsp:val=&quot;32B82641&quot;/&gt;&lt;wsp:rsid wsp:val=&quot;32C218C6&quot;/&gt;&lt;wsp:rsid wsp:val=&quot;32C3E174&quot;/&gt;&lt;wsp:rsid wsp:val=&quot;32C4600B&quot;/&gt;&lt;wsp:rsid wsp:val=&quot;32D781F6&quot;/&gt;&lt;wsp:rsid wsp:val=&quot;32DA034C&quot;/&gt;&lt;wsp:rsid wsp:val=&quot;32E0CAEE&quot;/&gt;&lt;wsp:rsid wsp:val=&quot;32EE2B0F&quot;/&gt;&lt;wsp:rsid wsp:val=&quot;32F11DDA&quot;/&gt;&lt;wsp:rsid wsp:val=&quot;32F3B2D0&quot;/&gt;&lt;wsp:rsid wsp:val=&quot;32F541DC&quot;/&gt;&lt;wsp:rsid wsp:val=&quot;32F6102F&quot;/&gt;&lt;wsp:rsid wsp:val=&quot;32F71142&quot;/&gt;&lt;wsp:rsid wsp:val=&quot;32FA57BF&quot;/&gt;&lt;wsp:rsid wsp:val=&quot;33034879&quot;/&gt;&lt;wsp:rsid wsp:val=&quot;33126453&quot;/&gt;&lt;wsp:rsid wsp:val=&quot;3318E073&quot;/&gt;&lt;wsp:rsid wsp:val=&quot;332854FA&quot;/&gt;&lt;wsp:rsid wsp:val=&quot;332BA9B6&quot;/&gt;&lt;wsp:rsid wsp:val=&quot;33330EB2&quot;/&gt;&lt;wsp:rsid wsp:val=&quot;33422D7F&quot;/&gt;&lt;wsp:rsid wsp:val=&quot;3349BAFF&quot;/&gt;&lt;wsp:rsid wsp:val=&quot;334EA2B1&quot;/&gt;&lt;wsp:rsid wsp:val=&quot;335A2045&quot;/&gt;&lt;wsp:rsid wsp:val=&quot;335CD98C&quot;/&gt;&lt;wsp:rsid wsp:val=&quot;3362BDDA&quot;/&gt;&lt;wsp:rsid wsp:val=&quot;336B533B&quot;/&gt;&lt;wsp:rsid wsp:val=&quot;3370291A&quot;/&gt;&lt;wsp:rsid wsp:val=&quot;33703012&quot;/&gt;&lt;wsp:rsid wsp:val=&quot;3370EE9D&quot;/&gt;&lt;wsp:rsid wsp:val=&quot;33792476&quot;/&gt;&lt;wsp:rsid wsp:val=&quot;338EB1EE&quot;/&gt;&lt;wsp:rsid wsp:val=&quot;339C5199&quot;/&gt;&lt;wsp:rsid wsp:val=&quot;339D4A46&quot;/&gt;&lt;wsp:rsid wsp:val=&quot;33A9BE4C&quot;/&gt;&lt;wsp:rsid wsp:val=&quot;33B86E6C&quot;/&gt;&lt;wsp:rsid wsp:val=&quot;33EB2948&quot;/&gt;&lt;wsp:rsid wsp:val=&quot;33FFB5B8&quot;/&gt;&lt;wsp:rsid wsp:val=&quot;340086BF&quot;/&gt;&lt;wsp:rsid wsp:val=&quot;340FD379&quot;/&gt;&lt;wsp:rsid wsp:val=&quot;3429EFD5&quot;/&gt;&lt;wsp:rsid wsp:val=&quot;3457F7D7&quot;/&gt;&lt;wsp:rsid wsp:val=&quot;345B542B&quot;/&gt;&lt;wsp:rsid wsp:val=&quot;3462AF77&quot;/&gt;&lt;wsp:rsid wsp:val=&quot;346B6D54&quot;/&gt;&lt;wsp:rsid wsp:val=&quot;34718779&quot;/&gt;&lt;wsp:rsid wsp:val=&quot;347931EE&quot;/&gt;&lt;wsp:rsid wsp:val=&quot;3496264B&quot;/&gt;&lt;wsp:rsid wsp:val=&quot;34CF20FC&quot;/&gt;&lt;wsp:rsid wsp:val=&quot;34DDE599&quot;/&gt;&lt;wsp:rsid wsp:val=&quot;34EC1980&quot;/&gt;&lt;wsp:rsid wsp:val=&quot;350DC37E&quot;/&gt;&lt;wsp:rsid wsp:val=&quot;3519AAE9&quot;/&gt;&lt;wsp:rsid wsp:val=&quot;35234715&quot;/&gt;&lt;wsp:rsid wsp:val=&quot;35273518&quot;/&gt;&lt;wsp:rsid wsp:val=&quot;3530EF26&quot;/&gt;&lt;wsp:rsid wsp:val=&quot;3549203B&quot;/&gt;&lt;wsp:rsid wsp:val=&quot;354C3B5F&quot;/&gt;&lt;wsp:rsid wsp:val=&quot;355A86D9&quot;/&gt;&lt;wsp:rsid wsp:val=&quot;355B4D7A&quot;/&gt;&lt;wsp:rsid wsp:val=&quot;355C813C&quot;/&gt;&lt;wsp:rsid wsp:val=&quot;3580D904&quot;/&gt;&lt;wsp:rsid wsp:val=&quot;3589F323&quot;/&gt;&lt;wsp:rsid wsp:val=&quot;35912AF6&quot;/&gt;&lt;wsp:rsid wsp:val=&quot;359B27E5&quot;/&gt;&lt;wsp:rsid wsp:val=&quot;359C7640&quot;/&gt;&lt;wsp:rsid wsp:val=&quot;35AC97D9&quot;/&gt;&lt;wsp:rsid wsp:val=&quot;35B0085C&quot;/&gt;&lt;wsp:rsid wsp:val=&quot;35BEB08D&quot;/&gt;&lt;wsp:rsid wsp:val=&quot;35C5C036&quot;/&gt;&lt;wsp:rsid wsp:val=&quot;35CE7C60&quot;/&gt;&lt;wsp:rsid wsp:val=&quot;35D326DB&quot;/&gt;&lt;wsp:rsid wsp:val=&quot;35D71000&quot;/&gt;&lt;wsp:rsid wsp:val=&quot;35DC2511&quot;/&gt;&lt;wsp:rsid wsp:val=&quot;35DEAD83&quot;/&gt;&lt;wsp:rsid wsp:val=&quot;35E2D870&quot;/&gt;&lt;wsp:rsid wsp:val=&quot;3607C2BF&quot;/&gt;&lt;wsp:rsid wsp:val=&quot;36190F2C&quot;/&gt;&lt;wsp:rsid wsp:val=&quot;361A9AF4&quot;/&gt;&lt;wsp:rsid wsp:val=&quot;3620712C&quot;/&gt;&lt;wsp:rsid wsp:val=&quot;3631F6AC&quot;/&gt;&lt;wsp:rsid wsp:val=&quot;3639F8FF&quot;/&gt;&lt;wsp:rsid wsp:val=&quot;3643EFC9&quot;/&gt;&lt;wsp:rsid wsp:val=&quot;36614D92&quot;/&gt;&lt;wsp:rsid wsp:val=&quot;3662F51B&quot;/&gt;&lt;wsp:rsid wsp:val=&quot;367DD204&quot;/&gt;&lt;wsp:rsid wsp:val=&quot;367E7754&quot;/&gt;&lt;wsp:rsid wsp:val=&quot;3686316B&quot;/&gt;&lt;wsp:rsid wsp:val=&quot;368653B2&quot;/&gt;&lt;wsp:rsid wsp:val=&quot;36B21534&quot;/&gt;&lt;wsp:rsid wsp:val=&quot;36B810CB&quot;/&gt;&lt;wsp:rsid wsp:val=&quot;36C19F02&quot;/&gt;&lt;wsp:rsid wsp:val=&quot;36C62558&quot;/&gt;&lt;wsp:rsid wsp:val=&quot;36D730B1&quot;/&gt;&lt;wsp:rsid wsp:val=&quot;36E155EF&quot;/&gt;&lt;wsp:rsid wsp:val=&quot;36FB9A48&quot;/&gt;&lt;wsp:rsid wsp:val=&quot;370E87D7&quot;/&gt;&lt;wsp:rsid wsp:val=&quot;370FB627&quot;/&gt;&lt;wsp:rsid wsp:val=&quot;37104FE8&quot;/&gt;&lt;wsp:rsid wsp:val=&quot;371189C8&quot;/&gt;&lt;wsp:rsid wsp:val=&quot;3712FAA5&quot;/&gt;&lt;wsp:rsid wsp:val=&quot;37135237&quot;/&gt;&lt;wsp:rsid wsp:val=&quot;3718316B&quot;/&gt;&lt;wsp:rsid wsp:val=&quot;3740DF36&quot;/&gt;&lt;wsp:rsid wsp:val=&quot;37471BC6&quot;/&gt;&lt;wsp:rsid wsp:val=&quot;37501116&quot;/&gt;&lt;wsp:rsid wsp:val=&quot;375426DA&quot;/&gt;&lt;wsp:rsid wsp:val=&quot;37619097&quot;/&gt;&lt;wsp:rsid wsp:val=&quot;3762F9C9&quot;/&gt;&lt;wsp:rsid wsp:val=&quot;376ACB05&quot;/&gt;&lt;wsp:rsid wsp:val=&quot;3772A109&quot;/&gt;&lt;wsp:rsid wsp:val=&quot;377B2B01&quot;/&gt;&lt;wsp:rsid wsp:val=&quot;37941B36&quot;/&gt;&lt;wsp:rsid wsp:val=&quot;37A27C13&quot;/&gt;&lt;wsp:rsid wsp:val=&quot;37B4090D&quot;/&gt;&lt;wsp:rsid wsp:val=&quot;37BCC593&quot;/&gt;&lt;wsp:rsid wsp:val=&quot;37BF2801&quot;/&gt;&lt;wsp:rsid wsp:val=&quot;37D710E4&quot;/&gt;&lt;wsp:rsid wsp:val=&quot;37F18325&quot;/&gt;&lt;wsp:rsid wsp:val=&quot;37F8172A&quot;/&gt;&lt;wsp:rsid wsp:val=&quot;380A3FE6&quot;/&gt;&lt;wsp:rsid wsp:val=&quot;380B3FFD&quot;/&gt;&lt;wsp:rsid wsp:val=&quot;3823BA42&quot;/&gt;&lt;wsp:rsid wsp:val=&quot;382D31D5&quot;/&gt;&lt;wsp:rsid wsp:val=&quot;383F60BC&quot;/&gt;&lt;wsp:rsid wsp:val=&quot;387FB28C&quot;/&gt;&lt;wsp:rsid wsp:val=&quot;387FD77D&quot;/&gt;&lt;wsp:rsid wsp:val=&quot;3891DFDC&quot;/&gt;&lt;wsp:rsid wsp:val=&quot;38AAB380&quot;/&gt;&lt;wsp:rsid wsp:val=&quot;38ADFE55&quot;/&gt;&lt;wsp:rsid wsp:val=&quot;38AE30BF&quot;/&gt;&lt;wsp:rsid wsp:val=&quot;38D6FCB3&quot;/&gt;&lt;wsp:rsid wsp:val=&quot;38E24367&quot;/&gt;&lt;wsp:rsid wsp:val=&quot;38ED6B12&quot;/&gt;&lt;wsp:rsid wsp:val=&quot;38FB6378&quot;/&gt;&lt;wsp:rsid wsp:val=&quot;38FBAC8B&quot;/&gt;&lt;wsp:rsid wsp:val=&quot;390626A1&quot;/&gt;&lt;wsp:rsid wsp:val=&quot;391491FB&quot;/&gt;&lt;wsp:rsid wsp:val=&quot;39164E45&quot;/&gt;&lt;wsp:rsid wsp:val=&quot;391FCAB1&quot;/&gt;&lt;wsp:rsid wsp:val=&quot;3934BD0B&quot;/&gt;&lt;wsp:rsid wsp:val=&quot;393EDE77&quot;/&gt;&lt;wsp:rsid wsp:val=&quot;394944D0&quot;/&gt;&lt;wsp:rsid wsp:val=&quot;395C57D2&quot;/&gt;&lt;wsp:rsid wsp:val=&quot;39651274&quot;/&gt;&lt;wsp:rsid wsp:val=&quot;3966EC74&quot;/&gt;&lt;wsp:rsid wsp:val=&quot;3968F3F3&quot;/&gt;&lt;wsp:rsid wsp:val=&quot;3972423F&quot;/&gt;&lt;wsp:rsid wsp:val=&quot;3972EDAF&quot;/&gt;&lt;wsp:rsid wsp:val=&quot;39B61816&quot;/&gt;&lt;wsp:rsid wsp:val=&quot;39B872DC&quot;/&gt;&lt;wsp:rsid wsp:val=&quot;39BFA048&quot;/&gt;&lt;wsp:rsid wsp:val=&quot;39C79B0E&quot;/&gt;&lt;wsp:rsid wsp:val=&quot;39EA0E14&quot;/&gt;&lt;wsp:rsid wsp:val=&quot;39EA9AA9&quot;/&gt;&lt;wsp:rsid wsp:val=&quot;39EC852D&quot;/&gt;&lt;wsp:rsid wsp:val=&quot;39FE15DE&quot;/&gt;&lt;wsp:rsid wsp:val=&quot;3A03E3CE&quot;/&gt;&lt;wsp:rsid wsp:val=&quot;3A0B73FD&quot;/&gt;&lt;wsp:rsid wsp:val=&quot;3A0ECDC8&quot;/&gt;&lt;wsp:rsid wsp:val=&quot;3A165F93&quot;/&gt;&lt;wsp:rsid wsp:val=&quot;3A1E1636&quot;/&gt;&lt;wsp:rsid wsp:val=&quot;3A4022DC&quot;/&gt;&lt;wsp:rsid wsp:val=&quot;3A447254&quot;/&gt;&lt;wsp:rsid wsp:val=&quot;3A58E104&quot;/&gt;&lt;wsp:rsid wsp:val=&quot;3A67BE48&quot;/&gt;&lt;wsp:rsid wsp:val=&quot;3A71D9A9&quot;/&gt;&lt;wsp:rsid wsp:val=&quot;3A78FDC9&quot;/&gt;&lt;wsp:rsid wsp:val=&quot;3A8A8BDF&quot;/&gt;&lt;wsp:rsid wsp:val=&quot;3A8F1698&quot;/&gt;&lt;wsp:rsid wsp:val=&quot;3A92364A&quot;/&gt;&lt;wsp:rsid wsp:val=&quot;3A9D2DAB&quot;/&gt;&lt;wsp:rsid wsp:val=&quot;3AA697FE&quot;/&gt;&lt;wsp:rsid wsp:val=&quot;3AAA41CB&quot;/&gt;&lt;wsp:rsid wsp:val=&quot;3AB98DE6&quot;/&gt;&lt;wsp:rsid wsp:val=&quot;3AD08F04&quot;/&gt;&lt;wsp:rsid wsp:val=&quot;3AD852F2&quot;/&gt;&lt;wsp:rsid wsp:val=&quot;3AFAD5A1&quot;/&gt;&lt;wsp:rsid wsp:val=&quot;3B040A72&quot;/&gt;&lt;wsp:rsid wsp:val=&quot;3B0B2536&quot;/&gt;&lt;wsp:rsid wsp:val=&quot;3B21BAD2&quot;/&gt;&lt;wsp:rsid wsp:val=&quot;3B25EFC2&quot;/&gt;&lt;wsp:rsid wsp:val=&quot;3B28E1E2&quot;/&gt;&lt;wsp:rsid wsp:val=&quot;3B573CAF&quot;/&gt;&lt;wsp:rsid wsp:val=&quot;3B5E6278&quot;/&gt;&lt;wsp:rsid wsp:val=&quot;3B78A4AB&quot;/&gt;&lt;wsp:rsid wsp:val=&quot;3B7D5939&quot;/&gt;&lt;wsp:rsid wsp:val=&quot;3B7EC31A&quot;/&gt;&lt;wsp:rsid wsp:val=&quot;3B8BADF6&quot;/&gt;&lt;wsp:rsid wsp:val=&quot;3BA8D8A3&quot;/&gt;&lt;wsp:rsid wsp:val=&quot;3BAB9770&quot;/&gt;&lt;wsp:rsid wsp:val=&quot;3BCA98AE&quot;/&gt;&lt;wsp:rsid wsp:val=&quot;3BCF38BC&quot;/&gt;&lt;wsp:rsid wsp:val=&quot;3BD13DDB&quot;/&gt;&lt;wsp:rsid wsp:val=&quot;3BD78CD7&quot;/&gt;&lt;wsp:rsid wsp:val=&quot;3BEF122D&quot;/&gt;&lt;wsp:rsid wsp:val=&quot;3BF896EC&quot;/&gt;&lt;wsp:rsid wsp:val=&quot;3BF9FBCB&quot;/&gt;&lt;wsp:rsid wsp:val=&quot;3C00EE61&quot;/&gt;&lt;wsp:rsid wsp:val=&quot;3C134CC7&quot;/&gt;&lt;wsp:rsid wsp:val=&quot;3C185E58&quot;/&gt;&lt;wsp:rsid wsp:val=&quot;3C4B614F&quot;/&gt;&lt;wsp:rsid wsp:val=&quot;3C54BC60&quot;/&gt;&lt;wsp:rsid wsp:val=&quot;3C677D10&quot;/&gt;&lt;wsp:rsid wsp:val=&quot;3C72C04F&quot;/&gt;&lt;wsp:rsid wsp:val=&quot;3C86575E&quot;/&gt;&lt;wsp:rsid wsp:val=&quot;3C8CDDF9&quot;/&gt;&lt;wsp:rsid wsp:val=&quot;3C9C968E&quot;/&gt;&lt;wsp:rsid wsp:val=&quot;3CA2D5AC&quot;/&gt;&lt;wsp:rsid wsp:val=&quot;3CAF55BE&quot;/&gt;&lt;wsp:rsid wsp:val=&quot;3CB178BD&quot;/&gt;&lt;wsp:rsid wsp:val=&quot;3CB22E6A&quot;/&gt;&lt;wsp:rsid wsp:val=&quot;3CBDF456&quot;/&gt;&lt;wsp:rsid wsp:val=&quot;3CD870C7&quot;/&gt;&lt;wsp:rsid wsp:val=&quot;3CDFE246&quot;/&gt;&lt;wsp:rsid wsp:val=&quot;3CED3705&quot;/&gt;&lt;wsp:rsid wsp:val=&quot;3D11556B&quot;/&gt;&lt;wsp:rsid wsp:val=&quot;3D16FCA6&quot;/&gt;&lt;wsp:rsid wsp:val=&quot;3D20A6E5&quot;/&gt;&lt;wsp:rsid wsp:val=&quot;3D25C250&quot;/&gt;&lt;wsp:rsid wsp:val=&quot;3D334F4F&quot;/&gt;&lt;wsp:rsid wsp:val=&quot;3D373D50&quot;/&gt;&lt;wsp:rsid wsp:val=&quot;3D436B53&quot;/&gt;&lt;wsp:rsid wsp:val=&quot;3D51CD02&quot;/&gt;&lt;wsp:rsid wsp:val=&quot;3D5CAB14&quot;/&gt;&lt;wsp:rsid wsp:val=&quot;3D689E03&quot;/&gt;&lt;wsp:rsid wsp:val=&quot;3D707565&quot;/&gt;&lt;wsp:rsid wsp:val=&quot;3D793332&quot;/&gt;&lt;wsp:rsid wsp:val=&quot;3D7F916C&quot;/&gt;&lt;wsp:rsid wsp:val=&quot;3D805F49&quot;/&gt;&lt;wsp:rsid wsp:val=&quot;3D86894D&quot;/&gt;&lt;wsp:rsid wsp:val=&quot;3D87FE86&quot;/&gt;&lt;wsp:rsid wsp:val=&quot;3D97ACAA&quot;/&gt;&lt;wsp:rsid wsp:val=&quot;3DB0AE79&quot;/&gt;&lt;wsp:rsid wsp:val=&quot;3DBE845B&quot;/&gt;&lt;wsp:rsid wsp:val=&quot;3DC76E76&quot;/&gt;&lt;wsp:rsid wsp:val=&quot;3DCEF97B&quot;/&gt;&lt;wsp:rsid wsp:val=&quot;3DE821C2&quot;/&gt;&lt;wsp:rsid wsp:val=&quot;3DE9BF68&quot;/&gt;&lt;wsp:rsid wsp:val=&quot;3E073F7E&quot;/&gt;&lt;wsp:rsid wsp:val=&quot;3E0840EA&quot;/&gt;&lt;wsp:rsid wsp:val=&quot;3E0C3B95&quot;/&gt;&lt;wsp:rsid wsp:val=&quot;3E10988C&quot;/&gt;&lt;wsp:rsid wsp:val=&quot;3E124F9A&quot;/&gt;&lt;wsp:rsid wsp:val=&quot;3E1D2E98&quot;/&gt;&lt;wsp:rsid wsp:val=&quot;3E285B5D&quot;/&gt;&lt;wsp:rsid wsp:val=&quot;3E2F85F0&quot;/&gt;&lt;wsp:rsid wsp:val=&quot;3E37D8AA&quot;/&gt;&lt;wsp:rsid wsp:val=&quot;3E398A3B&quot;/&gt;&lt;wsp:rsid wsp:val=&quot;3E3B3626&quot;/&gt;&lt;wsp:rsid wsp:val=&quot;3E3D0891&quot;/&gt;&lt;wsp:rsid wsp:val=&quot;3E4E0D59&quot;/&gt;&lt;wsp:rsid wsp:val=&quot;3E569F7A&quot;/&gt;&lt;wsp:rsid wsp:val=&quot;3E652209&quot;/&gt;&lt;wsp:rsid wsp:val=&quot;3E6D8567&quot;/&gt;&lt;wsp:rsid wsp:val=&quot;3E824E3A&quot;/&gt;&lt;wsp:rsid wsp:val=&quot;3E898939&quot;/&gt;&lt;wsp:rsid wsp:val=&quot;3E8B859E&quot;/&gt;&lt;wsp:rsid wsp:val=&quot;3E96A5FB&quot;/&gt;&lt;wsp:rsid wsp:val=&quot;3EA4E85D&quot;/&gt;&lt;wsp:rsid wsp:val=&quot;3EA5CA07&quot;/&gt;&lt;wsp:rsid wsp:val=&quot;3EB83558&quot;/&gt;&lt;wsp:rsid wsp:val=&quot;3EBF300A&quot;/&gt;&lt;wsp:rsid wsp:val=&quot;3EC293F4&quot;/&gt;&lt;wsp:rsid wsp:val=&quot;3EC4D545&quot;/&gt;&lt;wsp:rsid wsp:val=&quot;3EDC7219&quot;/&gt;&lt;wsp:rsid wsp:val=&quot;3EDD15C2&quot;/&gt;&lt;wsp:rsid wsp:val=&quot;3EDF239B&quot;/&gt;&lt;wsp:rsid wsp:val=&quot;3EE51106&quot;/&gt;&lt;wsp:rsid wsp:val=&quot;3EF3FB6B&quot;/&gt;&lt;wsp:rsid wsp:val=&quot;3F022EF3&quot;/&gt;&lt;wsp:rsid wsp:val=&quot;3F0BBDDF&quot;/&gt;&lt;wsp:rsid wsp:val=&quot;3F1CD52B&quot;/&gt;&lt;wsp:rsid wsp:val=&quot;3F22070E&quot;/&gt;&lt;wsp:rsid wsp:val=&quot;3F29705D&quot;/&gt;&lt;wsp:rsid wsp:val=&quot;3F2DDA27&quot;/&gt;&lt;wsp:rsid wsp:val=&quot;3F65203E&quot;/&gt;&lt;wsp:rsid wsp:val=&quot;3F65F247&quot;/&gt;&lt;wsp:rsid wsp:val=&quot;3F78DFB8&quot;/&gt;&lt;wsp:rsid wsp:val=&quot;3F8CB2C3&quot;/&gt;&lt;wsp:rsid wsp:val=&quot;3F8D080C&quot;/&gt;&lt;wsp:rsid wsp:val=&quot;3FA7E946&quot;/&gt;&lt;wsp:rsid wsp:val=&quot;3FB7222A&quot;/&gt;&lt;wsp:rsid wsp:val=&quot;3FBDB666&quot;/&gt;&lt;wsp:rsid wsp:val=&quot;3FC4A810&quot;/&gt;&lt;wsp:rsid wsp:val=&quot;3FC7B685&quot;/&gt;&lt;wsp:rsid wsp:val=&quot;3FD2EE8A&quot;/&gt;&lt;wsp:rsid wsp:val=&quot;3FE11F1C&quot;/&gt;&lt;wsp:rsid wsp:val=&quot;4003AAB2&quot;/&gt;&lt;wsp:rsid wsp:val=&quot;40047225&quot;/&gt;&lt;wsp:rsid wsp:val=&quot;40068CC4&quot;/&gt;&lt;wsp:rsid wsp:val=&quot;400ECBF3&quot;/&gt;&lt;wsp:rsid wsp:val=&quot;40174385&quot;/&gt;&lt;wsp:rsid wsp:val=&quot;402E3172&quot;/&gt;&lt;wsp:rsid wsp:val=&quot;40402B5B&quot;/&gt;&lt;wsp:rsid wsp:val=&quot;4055F221&quot;/&gt;&lt;wsp:rsid wsp:val=&quot;4059EB12&quot;/&gt;&lt;wsp:rsid wsp:val=&quot;409D7ADD&quot;/&gt;&lt;wsp:rsid wsp:val=&quot;40ABBB75&quot;/&gt;&lt;wsp:rsid wsp:val=&quot;40AD59E9&quot;/&gt;&lt;wsp:rsid wsp:val=&quot;40B54760&quot;/&gt;&lt;wsp:rsid wsp:val=&quot;40BADC08&quot;/&gt;&lt;wsp:rsid wsp:val=&quot;40C71000&quot;/&gt;&lt;wsp:rsid wsp:val=&quot;40CE5807&quot;/&gt;&lt;wsp:rsid wsp:val=&quot;40D90AD0&quot;/&gt;&lt;wsp:rsid wsp:val=&quot;40D951BD&quot;/&gt;&lt;wsp:rsid wsp:val=&quot;40DAE098&quot;/&gt;&lt;wsp:rsid wsp:val=&quot;40DD4EC6&quot;/&gt;&lt;wsp:rsid wsp:val=&quot;40E329D4&quot;/&gt;&lt;wsp:rsid wsp:val=&quot;40F79D6F&quot;/&gt;&lt;wsp:rsid wsp:val=&quot;41228F1A&quot;/&gt;&lt;wsp:rsid wsp:val=&quot;4126C53E&quot;/&gt;&lt;wsp:rsid wsp:val=&quot;41465D96&quot;/&gt;&lt;wsp:rsid wsp:val=&quot;4146D983&quot;/&gt;&lt;wsp:rsid wsp:val=&quot;41541A3C&quot;/&gt;&lt;wsp:rsid wsp:val=&quot;41546936&quot;/&gt;&lt;wsp:rsid wsp:val=&quot;4170AF09&quot;/&gt;&lt;wsp:rsid wsp:val=&quot;41756398&quot;/&gt;&lt;wsp:rsid wsp:val=&quot;417892B1&quot;/&gt;&lt;wsp:rsid wsp:val=&quot;4185AE1B&quot;/&gt;&lt;wsp:rsid wsp:val=&quot;4187DC22&quot;/&gt;&lt;wsp:rsid wsp:val=&quot;419E8E00&quot;/&gt;&lt;wsp:rsid wsp:val=&quot;41A03462&quot;/&gt;&lt;wsp:rsid wsp:val=&quot;41B35038&quot;/&gt;&lt;wsp:rsid wsp:val=&quot;41B96F63&quot;/&gt;&lt;wsp:rsid wsp:val=&quot;41C70632&quot;/&gt;&lt;wsp:rsid wsp:val=&quot;41C857F8&quot;/&gt;&lt;wsp:rsid wsp:val=&quot;41C86D4C&quot;/&gt;&lt;wsp:rsid wsp:val=&quot;41D15B1E&quot;/&gt;&lt;wsp:rsid wsp:val=&quot;41D5FCC6&quot;/&gt;&lt;wsp:rsid wsp:val=&quot;41DFA5FA&quot;/&gt;&lt;wsp:rsid wsp:val=&quot;41F1058D&quot;/&gt;&lt;wsp:rsid wsp:val=&quot;41F2AD2C&quot;/&gt;&lt;wsp:rsid wsp:val=&quot;41FC87BF&quot;/&gt;&lt;wsp:rsid wsp:val=&quot;42074097&quot;/&gt;&lt;wsp:rsid wsp:val=&quot;4209D73A&quot;/&gt;&lt;wsp:rsid wsp:val=&quot;4212ACEE&quot;/&gt;&lt;wsp:rsid wsp:val=&quot;4223BF26&quot;/&gt;&lt;wsp:rsid wsp:val=&quot;423904E1&quot;/&gt;&lt;wsp:rsid wsp:val=&quot;4241A118&quot;/&gt;&lt;wsp:rsid wsp:val=&quot;4248AFA3&quot;/&gt;&lt;wsp:rsid wsp:val=&quot;4250E165&quot;/&gt;&lt;wsp:rsid wsp:val=&quot;42528F17&quot;/&gt;&lt;wsp:rsid wsp:val=&quot;42595088&quot;/&gt;&lt;wsp:rsid wsp:val=&quot;425FDE20&quot;/&gt;&lt;wsp:rsid wsp:val=&quot;4261201D&quot;/&gt;&lt;wsp:rsid wsp:val=&quot;427B56AB&quot;/&gt;&lt;wsp:rsid wsp:val=&quot;428F1733&quot;/&gt;&lt;wsp:rsid wsp:val=&quot;42906558&quot;/&gt;&lt;wsp:rsid wsp:val=&quot;42988186&quot;/&gt;&lt;wsp:rsid wsp:val=&quot;42AAFF62&quot;/&gt;&lt;wsp:rsid wsp:val=&quot;42ADD1C1&quot;/&gt;&lt;wsp:rsid wsp:val=&quot;42B99E49&quot;/&gt;&lt;wsp:rsid wsp:val=&quot;42D02989&quot;/&gt;&lt;wsp:rsid wsp:val=&quot;42D5FBC8&quot;/&gt;&lt;wsp:rsid wsp:val=&quot;42E34B98&quot;/&gt;&lt;wsp:rsid wsp:val=&quot;42E8BEA0&quot;/&gt;&lt;wsp:rsid wsp:val=&quot;42F573C9&quot;/&gt;&lt;wsp:rsid wsp:val=&quot;4304099D&quot;/&gt;&lt;wsp:rsid wsp:val=&quot;430A67F5&quot;/&gt;&lt;wsp:rsid wsp:val=&quot;4317C2AF&quot;/&gt;&lt;wsp:rsid wsp:val=&quot;431CAF2F&quot;/&gt;&lt;wsp:rsid wsp:val=&quot;43217E7C&quot;/&gt;&lt;wsp:rsid wsp:val=&quot;4323310C&quot;/&gt;&lt;wsp:rsid wsp:val=&quot;4326A5B5&quot;/&gt;&lt;wsp:rsid wsp:val=&quot;432DE30F&quot;/&gt;&lt;wsp:rsid wsp:val=&quot;4333B072&quot;/&gt;&lt;wsp:rsid wsp:val=&quot;433B1B2B&quot;/&gt;&lt;wsp:rsid wsp:val=&quot;4344F317&quot;/&gt;&lt;wsp:rsid wsp:val=&quot;4346DC01&quot;/&gt;&lt;wsp:rsid wsp:val=&quot;434FDCE2&quot;/&gt;&lt;wsp:rsid wsp:val=&quot;43502256&quot;/&gt;&lt;wsp:rsid wsp:val=&quot;435875F9&quot;/&gt;&lt;wsp:rsid wsp:val=&quot;4359E2F8&quot;/&gt;&lt;wsp:rsid wsp:val=&quot;435C7889&quot;/&gt;&lt;wsp:rsid wsp:val=&quot;436A5D79&quot;/&gt;&lt;wsp:rsid wsp:val=&quot;43710797&quot;/&gt;&lt;wsp:rsid wsp:val=&quot;4371CD7E&quot;/&gt;&lt;wsp:rsid wsp:val=&quot;4372EDB3&quot;/&gt;&lt;wsp:rsid wsp:val=&quot;437674BA&quot;/&gt;&lt;wsp:rsid wsp:val=&quot;438BB3F0&quot;/&gt;&lt;wsp:rsid wsp:val=&quot;43944A59&quot;/&gt;&lt;wsp:rsid wsp:val=&quot;439D9487&quot;/&gt;&lt;wsp:rsid wsp:val=&quot;43A45579&quot;/&gt;&lt;wsp:rsid wsp:val=&quot;43AF77E1&quot;/&gt;&lt;wsp:rsid wsp:val=&quot;43BD603B&quot;/&gt;&lt;wsp:rsid wsp:val=&quot;43C0CD4C&quot;/&gt;&lt;wsp:rsid wsp:val=&quot;43CA0E0B&quot;/&gt;&lt;wsp:rsid wsp:val=&quot;43CC6A2E&quot;/&gt;&lt;wsp:rsid wsp:val=&quot;43D0C358&quot;/&gt;&lt;wsp:rsid wsp:val=&quot;43D41360&quot;/&gt;&lt;wsp:rsid wsp:val=&quot;43DF3595&quot;/&gt;&lt;wsp:rsid wsp:val=&quot;43E066C9&quot;/&gt;&lt;wsp:rsid wsp:val=&quot;43E5F1E3&quot;/&gt;&lt;wsp:rsid wsp:val=&quot;43EA7EA7&quot;/&gt;&lt;wsp:rsid wsp:val=&quot;44021198&quot;/&gt;&lt;wsp:rsid wsp:val=&quot;4417E119&quot;/&gt;&lt;wsp:rsid wsp:val=&quot;441836C4&quot;/&gt;&lt;wsp:rsid wsp:val=&quot;4432FC58&quot;/&gt;&lt;wsp:rsid wsp:val=&quot;44342F62&quot;/&gt;&lt;wsp:rsid wsp:val=&quot;4434CAC9&quot;/&gt;&lt;wsp:rsid wsp:val=&quot;443D69B8&quot;/&gt;&lt;wsp:rsid wsp:val=&quot;44494434&quot;/&gt;&lt;wsp:rsid wsp:val=&quot;44515246&quot;/&gt;&lt;wsp:rsid wsp:val=&quot;4464A006&quot;/&gt;&lt;wsp:rsid wsp:val=&quot;4466CD26&quot;/&gt;&lt;wsp:rsid wsp:val=&quot;446DCB14&quot;/&gt;&lt;wsp:rsid wsp:val=&quot;44822731&quot;/&gt;&lt;wsp:rsid wsp:val=&quot;4488F72F&quot;/&gt;&lt;wsp:rsid wsp:val=&quot;4489C3F9&quot;/&gt;&lt;wsp:rsid wsp:val=&quot;4494F59F&quot;/&gt;&lt;wsp:rsid wsp:val=&quot;44A414B1&quot;/&gt;&lt;wsp:rsid wsp:val=&quot;44E9D8B4&quot;/&gt;&lt;wsp:rsid wsp:val=&quot;44ED8616&quot;/&gt;&lt;wsp:rsid wsp:val=&quot;44F0D1C9&quot;/&gt;&lt;wsp:rsid wsp:val=&quot;44F848EA&quot;/&gt;&lt;wsp:rsid wsp:val=&quot;44FC7D60&quot;/&gt;&lt;wsp:rsid wsp:val=&quot;45098276&quot;/&gt;&lt;wsp:rsid wsp:val=&quot;451A9B5E&quot;/&gt;&lt;wsp:rsid wsp:val=&quot;45238D64&quot;/&gt;&lt;wsp:rsid wsp:val=&quot;453FB9EA&quot;/&gt;&lt;wsp:rsid wsp:val=&quot;454256C8&quot;/&gt;&lt;wsp:rsid wsp:val=&quot;4548BA7E&quot;/&gt;&lt;wsp:rsid wsp:val=&quot;454A0115&quot;/&gt;&lt;wsp:rsid wsp:val=&quot;454CFAEE&quot;/&gt;&lt;wsp:rsid wsp:val=&quot;45562F5A&quot;/&gt;&lt;wsp:rsid wsp:val=&quot;455DFC5B&quot;/&gt;&lt;wsp:rsid wsp:val=&quot;45701AA4&quot;/&gt;&lt;wsp:rsid wsp:val=&quot;45837BDB&quot;/&gt;&lt;wsp:rsid wsp:val=&quot;458D5B6E&quot;/&gt;&lt;wsp:rsid wsp:val=&quot;459138FB&quot;/&gt;&lt;wsp:rsid wsp:val=&quot;459167FC&quot;/&gt;&lt;wsp:rsid wsp:val=&quot;4592B3FB&quot;/&gt;&lt;wsp:rsid wsp:val=&quot;459A8123&quot;/&gt;&lt;wsp:rsid wsp:val=&quot;45A07234&quot;/&gt;&lt;wsp:rsid wsp:val=&quot;45AA5592&quot;/&gt;&lt;wsp:rsid wsp:val=&quot;45B97F52&quot;/&gt;&lt;wsp:rsid wsp:val=&quot;45C5BE61&quot;/&gt;&lt;wsp:rsid wsp:val=&quot;45DBBB25&quot;/&gt;&lt;wsp:rsid wsp:val=&quot;45FD9315&quot;/&gt;&lt;wsp:rsid wsp:val=&quot;46058A51&quot;/&gt;&lt;wsp:rsid wsp:val=&quot;460A7196&quot;/&gt;&lt;wsp:rsid wsp:val=&quot;460D9C8A&quot;/&gt;&lt;wsp:rsid wsp:val=&quot;4628E05A&quot;/&gt;&lt;wsp:rsid wsp:val=&quot;462A057E&quot;/&gt;&lt;wsp:rsid wsp:val=&quot;4634AFDD&quot;/&gt;&lt;wsp:rsid wsp:val=&quot;464583D8&quot;/&gt;&lt;wsp:rsid wsp:val=&quot;465043B7&quot;/&gt;&lt;wsp:rsid wsp:val=&quot;46520F05&quot;/&gt;&lt;wsp:rsid wsp:val=&quot;46586C7D&quot;/&gt;&lt;wsp:rsid wsp:val=&quot;465DF276&quot;/&gt;&lt;wsp:rsid wsp:val=&quot;46A4CC41&quot;/&gt;&lt;wsp:rsid wsp:val=&quot;46AB6DAB&quot;/&gt;&lt;wsp:rsid wsp:val=&quot;46C28446&quot;/&gt;&lt;wsp:rsid wsp:val=&quot;46C4C8DD&quot;/&gt;&lt;wsp:rsid wsp:val=&quot;46CE49AE&quot;/&gt;&lt;wsp:rsid wsp:val=&quot;46DF7F46&quot;/&gt;&lt;wsp:rsid wsp:val=&quot;46EB17FE&quot;/&gt;&lt;wsp:rsid wsp:val=&quot;46F09670&quot;/&gt;&lt;wsp:rsid wsp:val=&quot;46F3A60E&quot;/&gt;&lt;wsp:rsid wsp:val=&quot;4700F210&quot;/&gt;&lt;wsp:rsid wsp:val=&quot;47156AC1&quot;/&gt;&lt;wsp:rsid wsp:val=&quot;471996ED&quot;/&gt;&lt;wsp:rsid wsp:val=&quot;47257C68&quot;/&gt;&lt;wsp:rsid wsp:val=&quot;472E73CC&quot;/&gt;&lt;wsp:rsid wsp:val=&quot;47365184&quot;/&gt;&lt;wsp:rsid wsp:val=&quot;473AD547&quot;/&gt;&lt;wsp:rsid wsp:val=&quot;473F5209&quot;/&gt;&lt;wsp:rsid wsp:val=&quot;475207F7&quot;/&gt;&lt;wsp:rsid wsp:val=&quot;475451F4&quot;/&gt;&lt;wsp:rsid wsp:val=&quot;475F2351&quot;/&gt;&lt;wsp:rsid wsp:val=&quot;476BF2A9&quot;/&gt;&lt;wsp:rsid wsp:val=&quot;476CA315&quot;/&gt;&lt;wsp:rsid wsp:val=&quot;4778E45E&quot;/&gt;&lt;wsp:rsid wsp:val=&quot;477D516D&quot;/&gt;&lt;wsp:rsid wsp:val=&quot;47837DE9&quot;/&gt;&lt;wsp:rsid wsp:val=&quot;478C74CF&quot;/&gt;&lt;wsp:rsid wsp:val=&quot;47996376&quot;/&gt;&lt;wsp:rsid wsp:val=&quot;47A03990&quot;/&gt;&lt;wsp:rsid wsp:val=&quot;47AD4162&quot;/&gt;&lt;wsp:rsid wsp:val=&quot;47B6A7AD&quot;/&gt;&lt;wsp:rsid wsp:val=&quot;47BAB5E0&quot;/&gt;&lt;wsp:rsid wsp:val=&quot;47C0DF06&quot;/&gt;&lt;wsp:rsid wsp:val=&quot;47CF6B4D&quot;/&gt;&lt;wsp:rsid wsp:val=&quot;47E2FDCC&quot;/&gt;&lt;wsp:rsid wsp:val=&quot;47E6BD8E&quot;/&gt;&lt;wsp:rsid wsp:val=&quot;47EEC471&quot;/&gt;&lt;wsp:rsid wsp:val=&quot;47F6BDB2&quot;/&gt;&lt;wsp:rsid wsp:val=&quot;47F8B145&quot;/&gt;&lt;wsp:rsid wsp:val=&quot;47FDAC90&quot;/&gt;&lt;wsp:rsid wsp:val=&quot;47FE4E28&quot;/&gt;&lt;wsp:rsid wsp:val=&quot;4800A6FD&quot;/&gt;&lt;wsp:rsid wsp:val=&quot;4810D898&quot;/&gt;&lt;wsp:rsid wsp:val=&quot;4818D418&quot;/&gt;&lt;wsp:rsid wsp:val=&quot;481FFECE&quot;/&gt;&lt;wsp:rsid wsp:val=&quot;4835938D&quot;/&gt;&lt;wsp:rsid wsp:val=&quot;4838601A&quot;/&gt;&lt;wsp:rsid wsp:val=&quot;483B127E&quot;/&gt;&lt;wsp:rsid wsp:val=&quot;4845A219&quot;/&gt;&lt;wsp:rsid wsp:val=&quot;484D6F83&quot;/&gt;&lt;wsp:rsid wsp:val=&quot;484D8E27&quot;/&gt;&lt;wsp:rsid wsp:val=&quot;4851402B&quot;/&gt;&lt;wsp:rsid wsp:val=&quot;4856B24E&quot;/&gt;&lt;wsp:rsid wsp:val=&quot;489AD1F6&quot;/&gt;&lt;wsp:rsid wsp:val=&quot;48A6F46E&quot;/&gt;&lt;wsp:rsid wsp:val=&quot;48B9E6DE&quot;/&gt;&lt;wsp:rsid wsp:val=&quot;48BD5C66&quot;/&gt;&lt;wsp:rsid wsp:val=&quot;48C7C7B6&quot;/&gt;&lt;wsp:rsid wsp:val=&quot;48CCB334&quot;/&gt;&lt;wsp:rsid wsp:val=&quot;48D582BB&quot;/&gt;&lt;wsp:rsid wsp:val=&quot;48EF253D&quot;/&gt;&lt;wsp:rsid wsp:val=&quot;48F24C39&quot;/&gt;&lt;wsp:rsid wsp:val=&quot;48FA87AF&quot;/&gt;&lt;wsp:rsid wsp:val=&quot;48FBE08F&quot;/&gt;&lt;wsp:rsid wsp:val=&quot;48FD5472&quot;/&gt;&lt;wsp:rsid wsp:val=&quot;48FE58B7&quot;/&gt;&lt;wsp:rsid wsp:val=&quot;4902E91A&quot;/&gt;&lt;wsp:rsid wsp:val=&quot;49038246&quot;/&gt;&lt;wsp:rsid wsp:val=&quot;4907A03A&quot;/&gt;&lt;wsp:rsid wsp:val=&quot;490F3536&quot;/&gt;&lt;wsp:rsid wsp:val=&quot;49126874&quot;/&gt;&lt;wsp:rsid wsp:val=&quot;49178452&quot;/&gt;&lt;wsp:rsid wsp:val=&quot;491DD060&quot;/&gt;&lt;wsp:rsid wsp:val=&quot;4926ED5D&quot;/&gt;&lt;wsp:rsid wsp:val=&quot;492A5CA5&quot;/&gt;&lt;wsp:rsid wsp:val=&quot;492FBEA2&quot;/&gt;&lt;wsp:rsid wsp:val=&quot;4931D723&quot;/&gt;&lt;wsp:rsid wsp:val=&quot;49363B28&quot;/&gt;&lt;wsp:rsid wsp:val=&quot;493DC266&quot;/&gt;&lt;wsp:rsid wsp:val=&quot;495488BC&quot;/&gt;&lt;wsp:rsid wsp:val=&quot;495B8CA1&quot;/&gt;&lt;wsp:rsid wsp:val=&quot;49751628&quot;/&gt;&lt;wsp:rsid wsp:val=&quot;49860829&quot;/&gt;&lt;wsp:rsid wsp:val=&quot;498DC2DE&quot;/&gt;&lt;wsp:rsid wsp:val=&quot;4993F841&quot;/&gt;&lt;wsp:rsid wsp:val=&quot;4994531E&quot;/&gt;&lt;wsp:rsid wsp:val=&quot;49946753&quot;/&gt;&lt;wsp:rsid wsp:val=&quot;49959338&quot;/&gt;&lt;wsp:rsid wsp:val=&quot;49AAEEC7&quot;/&gt;&lt;wsp:rsid wsp:val=&quot;49FAD5B9&quot;/&gt;&lt;wsp:rsid wsp:val=&quot;4A02837B&quot;/&gt;&lt;wsp:rsid wsp:val=&quot;4A1218EA&quot;/&gt;&lt;wsp:rsid wsp:val=&quot;4A26EA5B&quot;/&gt;&lt;wsp:rsid wsp:val=&quot;4A282172&quot;/&gt;&lt;wsp:rsid wsp:val=&quot;4A28ABC5&quot;/&gt;&lt;wsp:rsid wsp:val=&quot;4A385246&quot;/&gt;&lt;wsp:rsid wsp:val=&quot;4A3D1DC1&quot;/&gt;&lt;wsp:rsid wsp:val=&quot;4A41F710&quot;/&gt;&lt;wsp:rsid wsp:val=&quot;4A4441B2&quot;/&gt;&lt;wsp:rsid wsp:val=&quot;4A44EC17&quot;/&gt;&lt;wsp:rsid wsp:val=&quot;4A462FF6&quot;/&gt;&lt;wsp:rsid wsp:val=&quot;4A4DD5B7&quot;/&gt;&lt;wsp:rsid wsp:val=&quot;4A502F66&quot;/&gt;&lt;wsp:rsid wsp:val=&quot;4A57ECE6&quot;/&gt;&lt;wsp:rsid wsp:val=&quot;4A75B224&quot;/&gt;&lt;wsp:rsid wsp:val=&quot;4A769022&quot;/&gt;&lt;wsp:rsid wsp:val=&quot;4A8B43BA&quot;/&gt;&lt;wsp:rsid wsp:val=&quot;4A95DA1A&quot;/&gt;&lt;wsp:rsid wsp:val=&quot;4A9664CB&quot;/&gt;&lt;wsp:rsid wsp:val=&quot;4A9C3127&quot;/&gt;&lt;wsp:rsid wsp:val=&quot;4AB47F27&quot;/&gt;&lt;wsp:rsid wsp:val=&quot;4ABA2A21&quot;/&gt;&lt;wsp:rsid wsp:val=&quot;4ABF93A8&quot;/&gt;&lt;wsp:rsid wsp:val=&quot;4AD4C078&quot;/&gt;&lt;wsp:rsid wsp:val=&quot;4AD79F24&quot;/&gt;&lt;wsp:rsid wsp:val=&quot;4AD79FB9&quot;/&gt;&lt;wsp:rsid wsp:val=&quot;4AF8870D&quot;/&gt;&lt;wsp:rsid wsp:val=&quot;4B075DC7&quot;/&gt;&lt;wsp:rsid wsp:val=&quot;4B1A0695&quot;/&gt;&lt;wsp:rsid wsp:val=&quot;4B23249E&quot;/&gt;&lt;wsp:rsid wsp:val=&quot;4B3847BF&quot;/&gt;&lt;wsp:rsid wsp:val=&quot;4B4790EC&quot;/&gt;&lt;wsp:rsid wsp:val=&quot;4B4D982C&quot;/&gt;&lt;wsp:rsid wsp:val=&quot;4B4E6211&quot;/&gt;&lt;wsp:rsid wsp:val=&quot;4B613D05&quot;/&gt;&lt;wsp:rsid wsp:val=&quot;4B70EE5C&quot;/&gt;&lt;wsp:rsid wsp:val=&quot;4B7BE029&quot;/&gt;&lt;wsp:rsid wsp:val=&quot;4B812DAF&quot;/&gt;&lt;wsp:rsid wsp:val=&quot;4B93EAC0&quot;/&gt;&lt;wsp:rsid wsp:val=&quot;4B984399&quot;/&gt;&lt;wsp:rsid wsp:val=&quot;4BA8C8E6&quot;/&gt;&lt;wsp:rsid wsp:val=&quot;4BBDA343&quot;/&gt;&lt;wsp:rsid wsp:val=&quot;4BC0AE8F&quot;/&gt;&lt;wsp:rsid wsp:val=&quot;4BD8B072&quot;/&gt;&lt;wsp:rsid wsp:val=&quot;4BE0BC78&quot;/&gt;&lt;wsp:rsid wsp:val=&quot;4BE9107A&quot;/&gt;&lt;wsp:rsid wsp:val=&quot;4BF2BD5F&quot;/&gt;&lt;wsp:rsid wsp:val=&quot;4C0D237D&quot;/&gt;&lt;wsp:rsid wsp:val=&quot;4C0D5F38&quot;/&gt;&lt;wsp:rsid wsp:val=&quot;4C221EFE&quot;/&gt;&lt;wsp:rsid wsp:val=&quot;4C2AFDBB&quot;/&gt;&lt;wsp:rsid wsp:val=&quot;4C2CCF03&quot;/&gt;&lt;wsp:rsid wsp:val=&quot;4C2FE13F&quot;/&gt;&lt;wsp:rsid wsp:val=&quot;4C34F263&quot;/&gt;&lt;wsp:rsid wsp:val=&quot;4C37BD4D&quot;/&gt;&lt;wsp:rsid wsp:val=&quot;4C3D988F&quot;/&gt;&lt;wsp:rsid wsp:val=&quot;4C3F71D1&quot;/&gt;&lt;wsp:rsid wsp:val=&quot;4C50C7DC&quot;/&gt;&lt;wsp:rsid wsp:val=&quot;4C512132&quot;/&gt;&lt;wsp:rsid wsp:val=&quot;4C5A7D17&quot;/&gt;&lt;wsp:rsid wsp:val=&quot;4C6977E5&quot;/&gt;&lt;wsp:rsid wsp:val=&quot;4C70DB94&quot;/&gt;&lt;wsp:rsid wsp:val=&quot;4C789288&quot;/&gt;&lt;wsp:rsid wsp:val=&quot;4C8DE614&quot;/&gt;&lt;wsp:rsid wsp:val=&quot;4C8E805A&quot;/&gt;&lt;wsp:rsid wsp:val=&quot;4C97437B&quot;/&gt;&lt;wsp:rsid wsp:val=&quot;4C9EF6E2&quot;/&gt;&lt;wsp:rsid wsp:val=&quot;4CA00CED&quot;/&gt;&lt;wsp:rsid wsp:val=&quot;4CA2D491&quot;/&gt;&lt;wsp:rsid wsp:val=&quot;4CA36609&quot;/&gt;&lt;wsp:rsid wsp:val=&quot;4CB06B0F&quot;/&gt;&lt;wsp:rsid wsp:val=&quot;4CBC1554&quot;/&gt;&lt;wsp:rsid wsp:val=&quot;4CBEE778&quot;/&gt;&lt;wsp:rsid wsp:val=&quot;4CCB6CE4&quot;/&gt;&lt;wsp:rsid wsp:val=&quot;4CDA71E5&quot;/&gt;&lt;wsp:rsid wsp:val=&quot;4CDCDBFC&quot;/&gt;&lt;wsp:rsid wsp:val=&quot;4CE17ACC&quot;/&gt;&lt;wsp:rsid wsp:val=&quot;4CEC453B&quot;/&gt;&lt;wsp:rsid wsp:val=&quot;4CEC6A07&quot;/&gt;&lt;wsp:rsid wsp:val=&quot;4CF304C9&quot;/&gt;&lt;wsp:rsid wsp:val=&quot;4CF41693&quot;/&gt;&lt;wsp:rsid wsp:val=&quot;4CFA046F&quot;/&gt;&lt;wsp:rsid wsp:val=&quot;4CFAB2FA&quot;/&gt;&lt;wsp:rsid wsp:val=&quot;4D112E12&quot;/&gt;&lt;wsp:rsid wsp:val=&quot;4D11E3A8&quot;/&gt;&lt;wsp:rsid wsp:val=&quot;4D1583C4&quot;/&gt;&lt;wsp:rsid wsp:val=&quot;4D1D56E6&quot;/&gt;&lt;wsp:rsid wsp:val=&quot;4D24FEB1&quot;/&gt;&lt;wsp:rsid wsp:val=&quot;4D36B636&quot;/&gt;&lt;wsp:rsid wsp:val=&quot;4D37A0CA&quot;/&gt;&lt;wsp:rsid wsp:val=&quot;4D3908AA&quot;/&gt;&lt;wsp:rsid wsp:val=&quot;4D3F4597&quot;/&gt;&lt;wsp:rsid wsp:val=&quot;4D42D854&quot;/&gt;&lt;wsp:rsid wsp:val=&quot;4D4A12A5&quot;/&gt;&lt;wsp:rsid wsp:val=&quot;4D531900&quot;/&gt;&lt;wsp:rsid wsp:val=&quot;4D54B08A&quot;/&gt;&lt;wsp:rsid wsp:val=&quot;4D5DB73F&quot;/&gt;&lt;wsp:rsid wsp:val=&quot;4D715034&quot;/&gt;&lt;wsp:rsid wsp:val=&quot;4D87D6E6&quot;/&gt;&lt;wsp:rsid wsp:val=&quot;4D8D03CB&quot;/&gt;&lt;wsp:rsid wsp:val=&quot;4D8E8DC0&quot;/&gt;&lt;wsp:rsid wsp:val=&quot;4D9427AA&quot;/&gt;&lt;wsp:rsid wsp:val=&quot;4D99323C&quot;/&gt;&lt;wsp:rsid wsp:val=&quot;4DA271FE&quot;/&gt;&lt;wsp:rsid wsp:val=&quot;4DA2A4EC&quot;/&gt;&lt;wsp:rsid wsp:val=&quot;4DA2A6D1&quot;/&gt;&lt;wsp:rsid wsp:val=&quot;4DA4FA4A&quot;/&gt;&lt;wsp:rsid wsp:val=&quot;4DBE8B32&quot;/&gt;&lt;wsp:rsid wsp:val=&quot;4DCE2D7A&quot;/&gt;&lt;wsp:rsid wsp:val=&quot;4DD02EE6&quot;/&gt;&lt;wsp:rsid wsp:val=&quot;4DFE69E0&quot;/&gt;&lt;wsp:rsid wsp:val=&quot;4E1462CB&quot;/&gt;&lt;wsp:rsid wsp:val=&quot;4E2776F1&quot;/&gt;&lt;wsp:rsid wsp:val=&quot;4E29B675&quot;/&gt;&lt;wsp:rsid wsp:val=&quot;4E2E773A&quot;/&gt;&lt;wsp:rsid wsp:val=&quot;4E3BAF0F&quot;/&gt;&lt;wsp:rsid wsp:val=&quot;4E463973&quot;/&gt;&lt;wsp:rsid wsp:val=&quot;4E46B059&quot;/&gt;&lt;wsp:rsid wsp:val=&quot;4E46EDA2&quot;/&gt;&lt;wsp:rsid wsp:val=&quot;4E47B6FC&quot;/&gt;&lt;wsp:rsid wsp:val=&quot;4E4A3BB2&quot;/&gt;&lt;wsp:rsid wsp:val=&quot;4E4AE413&quot;/&gt;&lt;wsp:rsid wsp:val=&quot;4E4D1A9C&quot;/&gt;&lt;wsp:rsid wsp:val=&quot;4E725778&quot;/&gt;&lt;wsp:rsid wsp:val=&quot;4E7C9B64&quot;/&gt;&lt;wsp:rsid wsp:val=&quot;4E7F770E&quot;/&gt;&lt;wsp:rsid wsp:val=&quot;4E8FA606&quot;/&gt;&lt;wsp:rsid wsp:val=&quot;4E97C78D&quot;/&gt;&lt;wsp:rsid wsp:val=&quot;4EB4CAF1&quot;/&gt;&lt;wsp:rsid wsp:val=&quot;4EB6F9B1&quot;/&gt;&lt;wsp:rsid wsp:val=&quot;4EBB7178&quot;/&gt;&lt;wsp:rsid wsp:val=&quot;4EC6E58A&quot;/&gt;&lt;wsp:rsid wsp:val=&quot;4ECA66D3&quot;/&gt;&lt;wsp:rsid wsp:val=&quot;4EEA56FA&quot;/&gt;&lt;wsp:rsid wsp:val=&quot;4EF8A382&quot;/&gt;&lt;wsp:rsid wsp:val=&quot;4EFDF8F3&quot;/&gt;&lt;wsp:rsid wsp:val=&quot;4F06DA94&quot;/&gt;&lt;wsp:rsid wsp:val=&quot;4F107A94&quot;/&gt;&lt;wsp:rsid wsp:val=&quot;4F24DC9C&quot;/&gt;&lt;wsp:rsid wsp:val=&quot;4F2F8027&quot;/&gt;&lt;wsp:rsid wsp:val=&quot;4F406EF8&quot;/&gt;&lt;wsp:rsid wsp:val=&quot;4F439F34&quot;/&gt;&lt;wsp:rsid wsp:val=&quot;4F4E9855&quot;/&gt;&lt;wsp:rsid wsp:val=&quot;4F4EE5BE&quot;/&gt;&lt;wsp:rsid wsp:val=&quot;4F5A2985&quot;/&gt;&lt;wsp:rsid wsp:val=&quot;4F60A1EC&quot;/&gt;&lt;wsp:rsid wsp:val=&quot;4F625CEA&quot;/&gt;&lt;wsp:rsid wsp:val=&quot;4F67A986&quot;/&gt;&lt;wsp:rsid wsp:val=&quot;4F708035&quot;/&gt;&lt;wsp:rsid wsp:val=&quot;4F7190C5&quot;/&gt;&lt;wsp:rsid wsp:val=&quot;4F759E0A&quot;/&gt;&lt;wsp:rsid wsp:val=&quot;4F7A2883&quot;/&gt;&lt;wsp:rsid wsp:val=&quot;4F81B49C&quot;/&gt;&lt;wsp:rsid wsp:val=&quot;4F845F5B&quot;/&gt;&lt;wsp:rsid wsp:val=&quot;4F852E74&quot;/&gt;&lt;wsp:rsid wsp:val=&quot;4F97B069&quot;/&gt;&lt;wsp:rsid wsp:val=&quot;4F9D5CCF&quot;/&gt;&lt;wsp:rsid wsp:val=&quot;4FA35ABD&quot;/&gt;&lt;wsp:rsid wsp:val=&quot;4FA8E0C2&quot;/&gt;&lt;wsp:rsid wsp:val=&quot;4FB7273C&quot;/&gt;&lt;wsp:rsid wsp:val=&quot;4FC4D9D8&quot;/&gt;&lt;wsp:rsid wsp:val=&quot;4FC6865B&quot;/&gt;&lt;wsp:rsid wsp:val=&quot;4FCCB0E1&quot;/&gt;&lt;wsp:rsid wsp:val=&quot;4FD039B1&quot;/&gt;&lt;wsp:rsid wsp:val=&quot;4FD2AC7E&quot;/&gt;&lt;wsp:rsid wsp:val=&quot;4FD697A4&quot;/&gt;&lt;wsp:rsid wsp:val=&quot;4FE60C13&quot;/&gt;&lt;wsp:rsid wsp:val=&quot;4FEA74C5&quot;/&gt;&lt;wsp:rsid wsp:val=&quot;4FED4BE8&quot;/&gt;&lt;wsp:rsid wsp:val=&quot;4FF3D968&quot;/&gt;&lt;wsp:rsid wsp:val=&quot;4FF7BD30&quot;/&gt;&lt;wsp:rsid wsp:val=&quot;4FFE744F&quot;/&gt;&lt;wsp:rsid wsp:val=&quot;50092E64&quot;/&gt;&lt;wsp:rsid wsp:val=&quot;500C7EB0&quot;/&gt;&lt;wsp:rsid wsp:val=&quot;50102A31&quot;/&gt;&lt;wsp:rsid wsp:val=&quot;501BE28B&quot;/&gt;&lt;wsp:rsid wsp:val=&quot;50214B62&quot;/&gt;&lt;wsp:rsid wsp:val=&quot;5029907C&quot;/&gt;&lt;wsp:rsid wsp:val=&quot;5044387F&quot;/&gt;&lt;wsp:rsid wsp:val=&quot;50723AB5&quot;/&gt;&lt;wsp:rsid wsp:val=&quot;507276EC&quot;/&gt;&lt;wsp:rsid wsp:val=&quot;507A7916&quot;/&gt;&lt;wsp:rsid wsp:val=&quot;509B0920&quot;/&gt;&lt;wsp:rsid wsp:val=&quot;50A38A01&quot;/&gt;&lt;wsp:rsid wsp:val=&quot;50AECF86&quot;/&gt;&lt;wsp:rsid wsp:val=&quot;50B5349A&quot;/&gt;&lt;wsp:rsid wsp:val=&quot;50C36532&quot;/&gt;&lt;wsp:rsid wsp:val=&quot;50D338A8&quot;/&gt;&lt;wsp:rsid wsp:val=&quot;50D4F30B&quot;/&gt;&lt;wsp:rsid wsp:val=&quot;50DAC358&quot;/&gt;&lt;wsp:rsid wsp:val=&quot;50E192AA&quot;/&gt;&lt;wsp:rsid wsp:val=&quot;511A2A19&quot;/&gt;&lt;wsp:rsid wsp:val=&quot;5130864D&quot;/&gt;&lt;wsp:rsid wsp:val=&quot;5134BD3A&quot;/&gt;&lt;wsp:rsid wsp:val=&quot;513C84A4&quot;/&gt;&lt;wsp:rsid wsp:val=&quot;51493BD5&quot;/&gt;&lt;wsp:rsid wsp:val=&quot;515993D1&quot;/&gt;&lt;wsp:rsid wsp:val=&quot;515C405F&quot;/&gt;&lt;wsp:rsid wsp:val=&quot;51698F49&quot;/&gt;&lt;wsp:rsid wsp:val=&quot;517378A7&quot;/&gt;&lt;wsp:rsid wsp:val=&quot;517D63B9&quot;/&gt;&lt;wsp:rsid wsp:val=&quot;518F8716&quot;/&gt;&lt;wsp:rsid wsp:val=&quot;5192F65E&quot;/&gt;&lt;wsp:rsid wsp:val=&quot;5194A210&quot;/&gt;&lt;wsp:rsid wsp:val=&quot;51A3EE3A&quot;/&gt;&lt;wsp:rsid wsp:val=&quot;51B14D62&quot;/&gt;&lt;wsp:rsid wsp:val=&quot;51B35336&quot;/&gt;&lt;wsp:rsid wsp:val=&quot;51C3A018&quot;/&gt;&lt;wsp:rsid wsp:val=&quot;51CD6C8F&quot;/&gt;&lt;wsp:rsid wsp:val=&quot;51D48C85&quot;/&gt;&lt;wsp:rsid wsp:val=&quot;51DDC5F3&quot;/&gt;&lt;wsp:rsid wsp:val=&quot;51E1A4A0&quot;/&gt;&lt;wsp:rsid wsp:val=&quot;51E60599&quot;/&gt;&lt;wsp:rsid wsp:val=&quot;51E7E662&quot;/&gt;&lt;wsp:rsid wsp:val=&quot;51EAD5A7&quot;/&gt;&lt;wsp:rsid wsp:val=&quot;51EC9C34&quot;/&gt;&lt;wsp:rsid wsp:val=&quot;51F030FA&quot;/&gt;&lt;wsp:rsid wsp:val=&quot;51F86933&quot;/&gt;&lt;wsp:rsid wsp:val=&quot;520A32DB&quot;/&gt;&lt;wsp:rsid wsp:val=&quot;520A7C04&quot;/&gt;&lt;wsp:rsid wsp:val=&quot;522AE1FD&quot;/&gt;&lt;wsp:rsid wsp:val=&quot;52368F0D&quot;/&gt;&lt;wsp:rsid wsp:val=&quot;5252ABF5&quot;/&gt;&lt;wsp:rsid wsp:val=&quot;5257EB82&quot;/&gt;&lt;wsp:rsid wsp:val=&quot;526C94D5&quot;/&gt;&lt;wsp:rsid wsp:val=&quot;527A75AD&quot;/&gt;&lt;wsp:rsid wsp:val=&quot;527C262D&quot;/&gt;&lt;wsp:rsid wsp:val=&quot;5294C249&quot;/&gt;&lt;wsp:rsid wsp:val=&quot;529E461B&quot;/&gt;&lt;wsp:rsid wsp:val=&quot;52A908B0&quot;/&gt;&lt;wsp:rsid wsp:val=&quot;52B84A02&quot;/&gt;&lt;wsp:rsid wsp:val=&quot;52C872CE&quot;/&gt;&lt;wsp:rsid wsp:val=&quot;52E74B1D&quot;/&gt;&lt;wsp:rsid wsp:val=&quot;52F542DA&quot;/&gt;&lt;wsp:rsid wsp:val=&quot;52F8BD65&quot;/&gt;&lt;wsp:rsid wsp:val=&quot;53047F48&quot;/&gt;&lt;wsp:rsid wsp:val=&quot;5312D15C&quot;/&gt;&lt;wsp:rsid wsp:val=&quot;5314C72D&quot;/&gt;&lt;wsp:rsid wsp:val=&quot;53180A16&quot;/&gt;&lt;wsp:rsid wsp:val=&quot;531BFBE8&quot;/&gt;&lt;wsp:rsid wsp:val=&quot;531D432F&quot;/&gt;&lt;wsp:rsid wsp:val=&quot;532164C8&quot;/&gt;&lt;wsp:rsid wsp:val=&quot;532A6521&quot;/&gt;&lt;wsp:rsid wsp:val=&quot;532B5777&quot;/&gt;&lt;wsp:rsid wsp:val=&quot;532EF0D2&quot;/&gt;&lt;wsp:rsid wsp:val=&quot;533A17E1&quot;/&gt;&lt;wsp:rsid wsp:val=&quot;533CB3F3&quot;/&gt;&lt;wsp:rsid wsp:val=&quot;5341F8DE&quot;/&gt;&lt;wsp:rsid wsp:val=&quot;534530C7&quot;/&gt;&lt;wsp:rsid wsp:val=&quot;534B472A&quot;/&gt;&lt;wsp:rsid wsp:val=&quot;53500C87&quot;/&gt;&lt;wsp:rsid wsp:val=&quot;535431AC&quot;/&gt;&lt;wsp:rsid wsp:val=&quot;535C78A2&quot;/&gt;&lt;wsp:rsid wsp:val=&quot;5363BE2B&quot;/&gt;&lt;wsp:rsid wsp:val=&quot;538EFB38&quot;/&gt;&lt;wsp:rsid wsp:val=&quot;5396DA86&quot;/&gt;&lt;wsp:rsid wsp:val=&quot;539EAD06&quot;/&gt;&lt;wsp:rsid wsp:val=&quot;53A29468&quot;/&gt;&lt;wsp:rsid wsp:val=&quot;53B9AF64&quot;/&gt;&lt;wsp:rsid wsp:val=&quot;53CA78CE&quot;/&gt;&lt;wsp:rsid wsp:val=&quot;53D967CB&quot;/&gt;&lt;wsp:rsid wsp:val=&quot;53D9A14C&quot;/&gt;&lt;wsp:rsid wsp:val=&quot;53DEE515&quot;/&gt;&lt;wsp:rsid wsp:val=&quot;53F35498&quot;/&gt;&lt;wsp:rsid wsp:val=&quot;53FDCF44&quot;/&gt;&lt;wsp:rsid wsp:val=&quot;5402BD77&quot;/&gt;&lt;wsp:rsid wsp:val=&quot;54096CD8&quot;/&gt;&lt;wsp:rsid wsp:val=&quot;540D1FF9&quot;/&gt;&lt;wsp:rsid wsp:val=&quot;540D64F2&quot;/&gt;&lt;wsp:rsid wsp:val=&quot;54101326&quot;/&gt;&lt;wsp:rsid wsp:val=&quot;541BCF53&quot;/&gt;&lt;wsp:rsid wsp:val=&quot;541CC212&quot;/&gt;&lt;wsp:rsid wsp:val=&quot;541DF43A&quot;/&gt;&lt;wsp:rsid wsp:val=&quot;542BCFC9&quot;/&gt;&lt;wsp:rsid wsp:val=&quot;543092AA&quot;/&gt;&lt;wsp:rsid wsp:val=&quot;54328C69&quot;/&gt;&lt;wsp:rsid wsp:val=&quot;543B6F43&quot;/&gt;&lt;wsp:rsid wsp:val=&quot;543B7E59&quot;/&gt;&lt;wsp:rsid wsp:val=&quot;5446E534&quot;/&gt;&lt;wsp:rsid wsp:val=&quot;544BC021&quot;/&gt;&lt;wsp:rsid wsp:val=&quot;544BE5E8&quot;/&gt;&lt;wsp:rsid wsp:val=&quot;5461A635&quot;/&gt;&lt;wsp:rsid wsp:val=&quot;546231FE&quot;/&gt;&lt;wsp:rsid wsp:val=&quot;5469A873&quot;/&gt;&lt;wsp:rsid wsp:val=&quot;547053A6&quot;/&gt;&lt;wsp:rsid wsp:val=&quot;54718198&quot;/&gt;&lt;wsp:rsid wsp:val=&quot;54718D8A&quot;/&gt;&lt;wsp:rsid wsp:val=&quot;548F0E13&quot;/&gt;&lt;wsp:rsid wsp:val=&quot;54964390&quot;/&gt;&lt;wsp:rsid wsp:val=&quot;549C8543&quot;/&gt;&lt;wsp:rsid wsp:val=&quot;54A379A4&quot;/&gt;&lt;wsp:rsid wsp:val=&quot;54B13CED&quot;/&gt;&lt;wsp:rsid wsp:val=&quot;54B32D1B&quot;/&gt;&lt;wsp:rsid wsp:val=&quot;54C5224B&quot;/&gt;&lt;wsp:rsid wsp:val=&quot;54C67229&quot;/&gt;&lt;wsp:rsid wsp:val=&quot;54CAC8F6&quot;/&gt;&lt;wsp:rsid wsp:val=&quot;54E7178B&quot;/&gt;&lt;wsp:rsid wsp:val=&quot;54F4D21B&quot;/&gt;&lt;wsp:rsid wsp:val=&quot;5502E0B1&quot;/&gt;&lt;wsp:rsid wsp:val=&quot;550C50F9&quot;/&gt;&lt;wsp:rsid wsp:val=&quot;5517A9A2&quot;/&gt;&lt;wsp:rsid wsp:val=&quot;552CC8E6&quot;/&gt;&lt;wsp:rsid wsp:val=&quot;5531A9AE&quot;/&gt;&lt;wsp:rsid wsp:val=&quot;5556FE8B&quot;/&gt;&lt;wsp:rsid wsp:val=&quot;5566C75A&quot;/&gt;&lt;wsp:rsid wsp:val=&quot;556F9C6D&quot;/&gt;&lt;wsp:rsid wsp:val=&quot;5570279A&quot;/&gt;&lt;wsp:rsid wsp:val=&quot;55B3AA1A&quot;/&gt;&lt;wsp:rsid wsp:val=&quot;55C9868A&quot;/&gt;&lt;wsp:rsid wsp:val=&quot;55D531A0&quot;/&gt;&lt;wsp:rsid wsp:val=&quot;55DCBCA5&quot;/&gt;&lt;wsp:rsid wsp:val=&quot;55DE4A61&quot;/&gt;&lt;wsp:rsid wsp:val=&quot;55E2F739&quot;/&gt;&lt;wsp:rsid wsp:val=&quot;55F3B258&quot;/&gt;&lt;wsp:rsid wsp:val=&quot;560BF13F&quot;/&gt;&lt;wsp:rsid wsp:val=&quot;560D5DEB&quot;/&gt;&lt;wsp:rsid wsp:val=&quot;56151C72&quot;/&gt;&lt;wsp:rsid wsp:val=&quot;561530D9&quot;/&gt;&lt;wsp:rsid wsp:val=&quot;561BEB84&quot;/&gt;&lt;wsp:rsid wsp:val=&quot;562223A3&quot;/&gt;&lt;wsp:rsid wsp:val=&quot;56295DD8&quot;/&gt;&lt;wsp:rsid wsp:val=&quot;565271D5&quot;/&gt;&lt;wsp:rsid wsp:val=&quot;565BB86F&quot;/&gt;&lt;wsp:rsid wsp:val=&quot;56612144&quot;/&gt;&lt;wsp:rsid wsp:val=&quot;5661A8D5&quot;/&gt;&lt;wsp:rsid wsp:val=&quot;56628EDB&quot;/&gt;&lt;wsp:rsid wsp:val=&quot;56653698&quot;/&gt;&lt;wsp:rsid wsp:val=&quot;56676B6D&quot;/&gt;&lt;wsp:rsid wsp:val=&quot;56789E04&quot;/&gt;&lt;wsp:rsid wsp:val=&quot;567DAEA9&quot;/&gt;&lt;wsp:rsid wsp:val=&quot;56A834C1&quot;/&gt;&lt;wsp:rsid wsp:val=&quot;56A878C0&quot;/&gt;&lt;wsp:rsid wsp:val=&quot;56A8CEBA&quot;/&gt;&lt;wsp:rsid wsp:val=&quot;56CECA7E&quot;/&gt;&lt;wsp:rsid wsp:val=&quot;56DCDE90&quot;/&gt;&lt;wsp:rsid wsp:val=&quot;56E112C6&quot;/&gt;&lt;wsp:rsid wsp:val=&quot;56E3DFE5&quot;/&gt;&lt;wsp:rsid wsp:val=&quot;56EB1734&quot;/&gt;&lt;wsp:rsid wsp:val=&quot;56F1F38E&quot;/&gt;&lt;wsp:rsid wsp:val=&quot;56FFD359&quot;/&gt;&lt;wsp:rsid wsp:val=&quot;5703DF16&quot;/&gt;&lt;wsp:rsid wsp:val=&quot;5711C028&quot;/&gt;&lt;wsp:rsid wsp:val=&quot;571F5932&quot;/&gt;&lt;wsp:rsid wsp:val=&quot;572C78EF&quot;/&gt;&lt;wsp:rsid wsp:val=&quot;574F3D85&quot;/&gt;&lt;wsp:rsid wsp:val=&quot;575EBB0E&quot;/&gt;&lt;wsp:rsid wsp:val=&quot;57686FF3&quot;/&gt;&lt;wsp:rsid wsp:val=&quot;57757A59&quot;/&gt;&lt;wsp:rsid wsp:val=&quot;578C3486&quot;/&gt;&lt;wsp:rsid wsp:val=&quot;57A92E4C&quot;/&gt;&lt;wsp:rsid wsp:val=&quot;57CF32C3&quot;/&gt;&lt;wsp:rsid wsp:val=&quot;57D2953C&quot;/&gt;&lt;wsp:rsid wsp:val=&quot;57DF2ABC&quot;/&gt;&lt;wsp:rsid wsp:val=&quot;57E3C5BE&quot;/&gt;&lt;wsp:rsid wsp:val=&quot;58083DF6&quot;/&gt;&lt;wsp:rsid wsp:val=&quot;581FF7F5&quot;/&gt;&lt;wsp:rsid wsp:val=&quot;58262C48&quot;/&gt;&lt;wsp:rsid wsp:val=&quot;5847C882&quot;/&gt;&lt;wsp:rsid wsp:val=&quot;58589ECE&quot;/&gt;&lt;wsp:rsid wsp:val=&quot;585AB342&quot;/&gt;&lt;wsp:rsid wsp:val=&quot;586E3DED&quot;/&gt;&lt;wsp:rsid wsp:val=&quot;5875A7EA&quot;/&gt;&lt;wsp:rsid wsp:val=&quot;58858AFB&quot;/&gt;&lt;wsp:rsid wsp:val=&quot;589D5292&quot;/&gt;&lt;wsp:rsid wsp:val=&quot;58A9F040&quot;/&gt;&lt;wsp:rsid wsp:val=&quot;58AA22C1&quot;/&gt;&lt;wsp:rsid wsp:val=&quot;58B1EDA4&quot;/&gt;&lt;wsp:rsid wsp:val=&quot;58B3177B&quot;/&gt;&lt;wsp:rsid wsp:val=&quot;58B47C6A&quot;/&gt;&lt;wsp:rsid wsp:val=&quot;58C45BAE&quot;/&gt;&lt;wsp:rsid wsp:val=&quot;58D4A937&quot;/&gt;&lt;wsp:rsid wsp:val=&quot;58E3F5B5&quot;/&gt;&lt;wsp:rsid wsp:val=&quot;58EB38A2&quot;/&gt;&lt;wsp:rsid wsp:val=&quot;58FAFA24&quot;/&gt;&lt;wsp:rsid wsp:val=&quot;59057BDD&quot;/&gt;&lt;wsp:rsid wsp:val=&quot;5907D145&quot;/&gt;&lt;wsp:rsid wsp:val=&quot;59172464&quot;/&gt;&lt;wsp:rsid wsp:val=&quot;5924E7A1&quot;/&gt;&lt;wsp:rsid wsp:val=&quot;593476BF&quot;/&gt;&lt;wsp:rsid wsp:val=&quot;5946226D&quot;/&gt;&lt;wsp:rsid wsp:val=&quot;5947D67D&quot;/&gt;&lt;wsp:rsid wsp:val=&quot;594A263F&quot;/&gt;&lt;wsp:rsid wsp:val=&quot;594B5C01&quot;/&gt;&lt;wsp:rsid wsp:val=&quot;5959C314&quot;/&gt;&lt;wsp:rsid wsp:val=&quot;595BBFC3&quot;/&gt;&lt;wsp:rsid wsp:val=&quot;5968EC15&quot;/&gt;&lt;wsp:rsid wsp:val=&quot;596D507B&quot;/&gt;&lt;wsp:rsid wsp:val=&quot;598DEFF6&quot;/&gt;&lt;wsp:rsid wsp:val=&quot;5991BCEB&quot;/&gt;&lt;wsp:rsid wsp:val=&quot;5994FABC&quot;/&gt;&lt;wsp:rsid wsp:val=&quot;599CEA3E&quot;/&gt;&lt;wsp:rsid wsp:val=&quot;59A16051&quot;/&gt;&lt;wsp:rsid wsp:val=&quot;59A4AAEA&quot;/&gt;&lt;wsp:rsid wsp:val=&quot;59A70E69&quot;/&gt;&lt;wsp:rsid wsp:val=&quot;59B24E2D&quot;/&gt;&lt;wsp:rsid wsp:val=&quot;59B3B408&quot;/&gt;&lt;wsp:rsid wsp:val=&quot;59B9A7B4&quot;/&gt;&lt;wsp:rsid wsp:val=&quot;59BDEE3B&quot;/&gt;&lt;wsp:rsid wsp:val=&quot;59C6BF96&quot;/&gt;&lt;wsp:rsid wsp:val=&quot;59D62DCD&quot;/&gt;&lt;wsp:rsid wsp:val=&quot;59DA4CE4&quot;/&gt;&lt;wsp:rsid wsp:val=&quot;59DD6157&quot;/&gt;&lt;wsp:rsid wsp:val=&quot;59DD6C97&quot;/&gt;&lt;wsp:rsid wsp:val=&quot;59E27197&quot;/&gt;&lt;wsp:rsid wsp:val=&quot;59E8232C&quot;/&gt;&lt;wsp:rsid wsp:val=&quot;59EB51BB&quot;/&gt;&lt;wsp:rsid wsp:val=&quot;59F72BDB&quot;/&gt;&lt;wsp:rsid wsp:val=&quot;59F865A1&quot;/&gt;&lt;wsp:rsid wsp:val=&quot;5A065FCB&quot;/&gt;&lt;wsp:rsid wsp:val=&quot;5A0A2B1B&quot;/&gt;&lt;wsp:rsid wsp:val=&quot;5A2045C8&quot;/&gt;&lt;wsp:rsid wsp:val=&quot;5A338D2C&quot;/&gt;&lt;wsp:rsid wsp:val=&quot;5A4F0723&quot;/&gt;&lt;wsp:rsid wsp:val=&quot;5A583588&quot;/&gt;&lt;wsp:rsid wsp:val=&quot;5A5961EE&quot;/&gt;&lt;wsp:rsid wsp:val=&quot;5A6549D1&quot;/&gt;&lt;wsp:rsid wsp:val=&quot;5A6E4286&quot;/&gt;&lt;wsp:rsid wsp:val=&quot;5A83B87D&quot;/&gt;&lt;wsp:rsid wsp:val=&quot;5A88392D&quot;/&gt;&lt;wsp:rsid wsp:val=&quot;5A8928FA&quot;/&gt;&lt;wsp:rsid wsp:val=&quot;5A9A0935&quot;/&gt;&lt;wsp:rsid wsp:val=&quot;5AB43353&quot;/&gt;&lt;wsp:rsid wsp:val=&quot;5AC9C542&quot;/&gt;&lt;wsp:rsid wsp:val=&quot;5AD62191&quot;/&gt;&lt;wsp:rsid wsp:val=&quot;5AE68B6F&quot;/&gt;&lt;wsp:rsid wsp:val=&quot;5AEDFC44&quot;/&gt;&lt;wsp:rsid wsp:val=&quot;5B0F439A&quot;/&gt;&lt;wsp:rsid wsp:val=&quot;5B135F67&quot;/&gt;&lt;wsp:rsid wsp:val=&quot;5B192863&quot;/&gt;&lt;wsp:rsid wsp:val=&quot;5B21C804&quot;/&gt;&lt;wsp:rsid wsp:val=&quot;5B2623A5&quot;/&gt;&lt;wsp:rsid wsp:val=&quot;5B2D96D9&quot;/&gt;&lt;wsp:rsid wsp:val=&quot;5B3FC84A&quot;/&gt;&lt;wsp:rsid wsp:val=&quot;5B56590F&quot;/&gt;&lt;wsp:rsid wsp:val=&quot;5B57F0F1&quot;/&gt;&lt;wsp:rsid wsp:val=&quot;5B5D4591&quot;/&gt;&lt;wsp:rsid wsp:val=&quot;5B5F0ECB&quot;/&gt;&lt;wsp:rsid wsp:val=&quot;5B62117C&quot;/&gt;&lt;wsp:rsid wsp:val=&quot;5B6B7527&quot;/&gt;&lt;wsp:rsid wsp:val=&quot;5B87A683&quot;/&gt;&lt;wsp:rsid wsp:val=&quot;5BAD54D6&quot;/&gt;&lt;wsp:rsid wsp:val=&quot;5BBB0A39&quot;/&gt;&lt;wsp:rsid wsp:val=&quot;5BD4F354&quot;/&gt;&lt;wsp:rsid wsp:val=&quot;5BDB4FF8&quot;/&gt;&lt;wsp:rsid wsp:val=&quot;5BDC2313&quot;/&gt;&lt;wsp:rsid wsp:val=&quot;5BE7C04B&quot;/&gt;&lt;wsp:rsid wsp:val=&quot;5BE9D987&quot;/&gt;&lt;wsp:rsid wsp:val=&quot;5BF65892&quot;/&gt;&lt;wsp:rsid wsp:val=&quot;5BF6C5E6&quot;/&gt;&lt;wsp:rsid wsp:val=&quot;5BF9783D&quot;/&gt;&lt;wsp:rsid wsp:val=&quot;5C0F4EFB&quot;/&gt;&lt;wsp:rsid wsp:val=&quot;5C13A1DC&quot;/&gt;&lt;wsp:rsid wsp:val=&quot;5C27589F&quot;/&gt;&lt;wsp:rsid wsp:val=&quot;5C30F77F&quot;/&gt;&lt;wsp:rsid wsp:val=&quot;5C33B4E2&quot;/&gt;&lt;wsp:rsid wsp:val=&quot;5C3E0FD1&quot;/&gt;&lt;wsp:rsid wsp:val=&quot;5C4C805E&quot;/&gt;&lt;wsp:rsid wsp:val=&quot;5C51FB65&quot;/&gt;&lt;wsp:rsid wsp:val=&quot;5C70CBB4&quot;/&gt;&lt;wsp:rsid wsp:val=&quot;5C9E33ED&quot;/&gt;&lt;wsp:rsid wsp:val=&quot;5CAB69A4&quot;/&gt;&lt;wsp:rsid wsp:val=&quot;5CB239CB&quot;/&gt;&lt;wsp:rsid wsp:val=&quot;5CB6332E&quot;/&gt;&lt;wsp:rsid wsp:val=&quot;5CB8CD81&quot;/&gt;&lt;wsp:rsid wsp:val=&quot;5CB9E863&quot;/&gt;&lt;wsp:rsid wsp:val=&quot;5CBA9173&quot;/&gt;&lt;wsp:rsid wsp:val=&quot;5CC3AF91&quot;/&gt;&lt;wsp:rsid wsp:val=&quot;5CC4E9F8&quot;/&gt;&lt;wsp:rsid wsp:val=&quot;5CC5EBBF&quot;/&gt;&lt;wsp:rsid wsp:val=&quot;5CDD5F16&quot;/&gt;&lt;wsp:rsid wsp:val=&quot;5CEE1BC7&quot;/&gt;&lt;wsp:rsid wsp:val=&quot;5D10D22D&quot;/&gt;&lt;wsp:rsid wsp:val=&quot;5D21AAA8&quot;/&gt;&lt;wsp:rsid wsp:val=&quot;5D26B7D9&quot;/&gt;&lt;wsp:rsid wsp:val=&quot;5D2E3F41&quot;/&gt;&lt;wsp:rsid wsp:val=&quot;5D306379&quot;/&gt;&lt;wsp:rsid wsp:val=&quot;5D3852CD&quot;/&gt;&lt;wsp:rsid wsp:val=&quot;5D40DEE0&quot;/&gt;&lt;wsp:rsid wsp:val=&quot;5D4EFF1F&quot;/&gt;&lt;wsp:rsid wsp:val=&quot;5D7A159F&quot;/&gt;&lt;wsp:rsid wsp:val=&quot;5D8D5AE5&quot;/&gt;&lt;wsp:rsid wsp:val=&quot;5DAC164D&quot;/&gt;&lt;wsp:rsid wsp:val=&quot;5DACA83A&quot;/&gt;&lt;wsp:rsid wsp:val=&quot;5DACFC30&quot;/&gt;&lt;wsp:rsid wsp:val=&quot;5DB4298A&quot;/&gt;&lt;wsp:rsid wsp:val=&quot;5DB903C1&quot;/&gt;&lt;wsp:rsid wsp:val=&quot;5DC3A458&quot;/&gt;&lt;wsp:rsid wsp:val=&quot;5DC99928&quot;/&gt;&lt;wsp:rsid wsp:val=&quot;5DE720A6&quot;/&gt;&lt;wsp:rsid wsp:val=&quot;5DEA15B7&quot;/&gt;&lt;wsp:rsid wsp:val=&quot;5E00D783&quot;/&gt;&lt;wsp:rsid wsp:val=&quot;5E063F12&quot;/&gt;&lt;wsp:rsid wsp:val=&quot;5E0B3DCC&quot;/&gt;&lt;wsp:rsid wsp:val=&quot;5E169075&quot;/&gt;&lt;wsp:rsid wsp:val=&quot;5E20EC1A&quot;/&gt;&lt;wsp:rsid wsp:val=&quot;5E215608&quot;/&gt;&lt;wsp:rsid wsp:val=&quot;5E2347AE&quot;/&gt;&lt;wsp:rsid wsp:val=&quot;5E24373C&quot;/&gt;&lt;wsp:rsid wsp:val=&quot;5E444175&quot;/&gt;&lt;wsp:rsid wsp:val=&quot;5E44FB5C&quot;/&gt;&lt;wsp:rsid wsp:val=&quot;5E70E52B&quot;/&gt;&lt;wsp:rsid wsp:val=&quot;5E89F24B&quot;/&gt;&lt;wsp:rsid wsp:val=&quot;5E8F67D0&quot;/&gt;&lt;wsp:rsid wsp:val=&quot;5EA5AB5F&quot;/&gt;&lt;wsp:rsid wsp:val=&quot;5EAF9F17&quot;/&gt;&lt;wsp:rsid wsp:val=&quot;5EB3ADCE&quot;/&gt;&lt;wsp:rsid wsp:val=&quot;5EB4CCE5&quot;/&gt;&lt;wsp:rsid wsp:val=&quot;5ECA9CFE&quot;/&gt;&lt;wsp:rsid wsp:val=&quot;5ECCD61D&quot;/&gt;&lt;wsp:rsid wsp:val=&quot;5EDA2121&quot;/&gt;&lt;wsp:rsid wsp:val=&quot;5F000967&quot;/&gt;&lt;wsp:rsid wsp:val=&quot;5F0257B0&quot;/&gt;&lt;wsp:rsid wsp:val=&quot;5F035872&quot;/&gt;&lt;wsp:rsid wsp:val=&quot;5F0588FC&quot;/&gt;&lt;wsp:rsid wsp:val=&quot;5F188640&quot;/&gt;&lt;wsp:rsid wsp:val=&quot;5F19C7D7&quot;/&gt;&lt;wsp:rsid wsp:val=&quot;5F1B2B36&quot;/&gt;&lt;wsp:rsid wsp:val=&quot;5F253C3F&quot;/&gt;&lt;wsp:rsid wsp:val=&quot;5F2B85A3&quot;/&gt;&lt;wsp:rsid wsp:val=&quot;5F355FD3&quot;/&gt;&lt;wsp:rsid wsp:val=&quot;5F3E0317&quot;/&gt;&lt;wsp:rsid wsp:val=&quot;5F3EA5FD&quot;/&gt;&lt;wsp:rsid wsp:val=&quot;5F5A16BC&quot;/&gt;&lt;wsp:rsid wsp:val=&quot;5F718FC6&quot;/&gt;&lt;wsp:rsid wsp:val=&quot;5F741006&quot;/&gt;&lt;wsp:rsid wsp:val=&quot;5F76C133&quot;/&gt;&lt;wsp:rsid wsp:val=&quot;5F7969F4&quot;/&gt;&lt;wsp:rsid wsp:val=&quot;5F869B45&quot;/&gt;&lt;wsp:rsid wsp:val=&quot;5F8833D9&quot;/&gt;&lt;wsp:rsid wsp:val=&quot;5F899C27&quot;/&gt;&lt;wsp:rsid wsp:val=&quot;5F8AA746&quot;/&gt;&lt;wsp:rsid wsp:val=&quot;5F8C12BD&quot;/&gt;&lt;wsp:rsid wsp:val=&quot;5F940BB0&quot;/&gt;&lt;wsp:rsid wsp:val=&quot;5F9515DE&quot;/&gt;&lt;wsp:rsid wsp:val=&quot;5F9B0D23&quot;/&gt;&lt;wsp:rsid wsp:val=&quot;5F9DE780&quot;/&gt;&lt;wsp:rsid wsp:val=&quot;5FAB507C&quot;/&gt;&lt;wsp:rsid wsp:val=&quot;5FB36B45&quot;/&gt;&lt;wsp:rsid wsp:val=&quot;5FE763D0&quot;/&gt;&lt;wsp:rsid wsp:val=&quot;5FF98C62&quot;/&gt;&lt;wsp:rsid wsp:val=&quot;5FFE69D5&quot;/&gt;&lt;wsp:rsid wsp:val=&quot;6007D723&quot;/&gt;&lt;wsp:rsid wsp:val=&quot;6015DF26&quot;/&gt;&lt;wsp:rsid wsp:val=&quot;60213443&quot;/&gt;&lt;wsp:rsid wsp:val=&quot;60534805&quot;/&gt;&lt;wsp:rsid wsp:val=&quot;6054089D&quot;/&gt;&lt;wsp:rsid wsp:val=&quot;605A38FF&quot;/&gt;&lt;wsp:rsid wsp:val=&quot;605E589B&quot;/&gt;&lt;wsp:rsid wsp:val=&quot;606249CF&quot;/&gt;&lt;wsp:rsid wsp:val=&quot;606AB064&quot;/&gt;&lt;wsp:rsid wsp:val=&quot;608BADB7&quot;/&gt;&lt;wsp:rsid wsp:val=&quot;608FD379&quot;/&gt;&lt;wsp:rsid wsp:val=&quot;60916271&quot;/&gt;&lt;wsp:rsid wsp:val=&quot;6099DC62&quot;/&gt;&lt;wsp:rsid wsp:val=&quot;609A2390&quot;/&gt;&lt;wsp:rsid wsp:val=&quot;60AD691A&quot;/&gt;&lt;wsp:rsid wsp:val=&quot;60B0B959&quot;/&gt;&lt;wsp:rsid wsp:val=&quot;60B59838&quot;/&gt;&lt;wsp:rsid wsp:val=&quot;60BC3994&quot;/&gt;&lt;wsp:rsid wsp:val=&quot;60C86E86&quot;/&gt;&lt;wsp:rsid wsp:val=&quot;60C8B91F&quot;/&gt;&lt;wsp:rsid wsp:val=&quot;60CDAA16&quot;/&gt;&lt;wsp:rsid wsp:val=&quot;60D339C0&quot;/&gt;&lt;wsp:rsid wsp:val=&quot;60D8F17E&quot;/&gt;&lt;wsp:rsid wsp:val=&quot;60D9FB41&quot;/&gt;&lt;wsp:rsid wsp:val=&quot;60EA4ED7&quot;/&gt;&lt;wsp:rsid wsp:val=&quot;60F5E71D&quot;/&gt;&lt;wsp:rsid wsp:val=&quot;6106698F&quot;/&gt;&lt;wsp:rsid wsp:val=&quot;61096360&quot;/&gt;&lt;wsp:rsid wsp:val=&quot;61130D22&quot;/&gt;&lt;wsp:rsid wsp:val=&quot;611BC462&quot;/&gt;&lt;wsp:rsid wsp:val=&quot;612EA4B8&quot;/&gt;&lt;wsp:rsid wsp:val=&quot;6144D4B9&quot;/&gt;&lt;wsp:rsid wsp:val=&quot;61480F64&quot;/&gt;&lt;wsp:rsid wsp:val=&quot;615064D6&quot;/&gt;&lt;wsp:rsid wsp:val=&quot;6151B7E1&quot;/&gt;&lt;wsp:rsid wsp:val=&quot;6156C434&quot;/&gt;&lt;wsp:rsid wsp:val=&quot;616BD753&quot;/&gt;&lt;wsp:rsid wsp:val=&quot;617B0BD1&quot;/&gt;&lt;wsp:rsid wsp:val=&quot;617B1187&quot;/&gt;&lt;wsp:rsid wsp:val=&quot;619707E5&quot;/&gt;&lt;wsp:rsid wsp:val=&quot;619E4ABD&quot;/&gt;&lt;wsp:rsid wsp:val=&quot;61AE4C69&quot;/&gt;&lt;wsp:rsid wsp:val=&quot;61D9F2CE&quot;/&gt;&lt;wsp:rsid wsp:val=&quot;61DF7624&quot;/&gt;&lt;wsp:rsid wsp:val=&quot;61E4E091&quot;/&gt;&lt;wsp:rsid wsp:val=&quot;61EEA432&quot;/&gt;&lt;wsp:rsid wsp:val=&quot;61F62285&quot;/&gt;&lt;wsp:rsid wsp:val=&quot;61F8F3F7&quot;/&gt;&lt;wsp:rsid wsp:val=&quot;6222B11D&quot;/&gt;&lt;wsp:rsid wsp:val=&quot;6234D1D6&quot;/&gt;&lt;wsp:rsid wsp:val=&quot;62465C4D&quot;/&gt;&lt;wsp:rsid wsp:val=&quot;6259E902&quot;/&gt;&lt;wsp:rsid wsp:val=&quot;62632665&quot;/&gt;&lt;wsp:rsid wsp:val=&quot;6275E55F&quot;/&gt;&lt;wsp:rsid wsp:val=&quot;627F259B&quot;/&gt;&lt;wsp:rsid wsp:val=&quot;62B25BA1&quot;/&gt;&lt;wsp:rsid wsp:val=&quot;62C13CE9&quot;/&gt;&lt;wsp:rsid wsp:val=&quot;62DD29AC&quot;/&gt;&lt;wsp:rsid wsp:val=&quot;62E2D029&quot;/&gt;&lt;wsp:rsid wsp:val=&quot;62F8DB63&quot;/&gt;&lt;wsp:rsid wsp:val=&quot;62F9DBA9&quot;/&gt;&lt;wsp:rsid wsp:val=&quot;62FA276D&quot;/&gt;&lt;wsp:rsid wsp:val=&quot;63012D22&quot;/&gt;&lt;wsp:rsid wsp:val=&quot;63116583&quot;/&gt;&lt;wsp:rsid wsp:val=&quot;631C51BF&quot;/&gt;&lt;wsp:rsid wsp:val=&quot;6321F755&quot;/&gt;&lt;wsp:rsid wsp:val=&quot;634847D7&quot;/&gt;&lt;wsp:rsid wsp:val=&quot;63503CF8&quot;/&gt;&lt;wsp:rsid wsp:val=&quot;63552FF9&quot;/&gt;&lt;wsp:rsid wsp:val=&quot;635AB8E7&quot;/&gt;&lt;wsp:rsid wsp:val=&quot;635D636E&quot;/&gt;&lt;wsp:rsid wsp:val=&quot;6381B6CC&quot;/&gt;&lt;wsp:rsid wsp:val=&quot;638D12FB&quot;/&gt;&lt;wsp:rsid wsp:val=&quot;63A30D7D&quot;/&gt;&lt;wsp:rsid wsp:val=&quot;63A6EE0E&quot;/&gt;&lt;wsp:rsid wsp:val=&quot;63B159EC&quot;/&gt;&lt;wsp:rsid wsp:val=&quot;63B25F40&quot;/&gt;&lt;wsp:rsid wsp:val=&quot;63B463C5&quot;/&gt;&lt;wsp:rsid wsp:val=&quot;63B55B6B&quot;/&gt;&lt;wsp:rsid wsp:val=&quot;63B90356&quot;/&gt;&lt;wsp:rsid wsp:val=&quot;63C81715&quot;/&gt;&lt;wsp:rsid wsp:val=&quot;63C9F937&quot;/&gt;&lt;wsp:rsid wsp:val=&quot;63CCD47D&quot;/&gt;&lt;wsp:rsid wsp:val=&quot;63D2D9B5&quot;/&gt;&lt;wsp:rsid wsp:val=&quot;63D39C3C&quot;/&gt;&lt;wsp:rsid wsp:val=&quot;63DB5E56&quot;/&gt;&lt;wsp:rsid wsp:val=&quot;63E27D1E&quot;/&gt;&lt;wsp:rsid wsp:val=&quot;63E61223&quot;/&gt;&lt;wsp:rsid wsp:val=&quot;63FEF6C6&quot;/&gt;&lt;wsp:rsid wsp:val=&quot;6414509F&quot;/&gt;&lt;wsp:rsid wsp:val=&quot;64177AAC&quot;/&gt;&lt;wsp:rsid wsp:val=&quot;641937A5&quot;/&gt;&lt;wsp:rsid wsp:val=&quot;641BE094&quot;/&gt;&lt;wsp:rsid wsp:val=&quot;6427D403&quot;/&gt;&lt;wsp:rsid wsp:val=&quot;6429B8FF&quot;/&gt;&lt;wsp:rsid wsp:val=&quot;642C9B45&quot;/&gt;&lt;wsp:rsid wsp:val=&quot;643BDF42&quot;/&gt;&lt;wsp:rsid wsp:val=&quot;644966CF&quot;/&gt;&lt;wsp:rsid wsp:val=&quot;6449C01A&quot;/&gt;&lt;wsp:rsid wsp:val=&quot;644B1595&quot;/&gt;&lt;wsp:rsid wsp:val=&quot;645999E8&quot;/&gt;&lt;wsp:rsid wsp:val=&quot;645EC164&quot;/&gt;&lt;wsp:rsid wsp:val=&quot;646D9C2C&quot;/&gt;&lt;wsp:rsid wsp:val=&quot;646ED40E&quot;/&gt;&lt;wsp:rsid wsp:val=&quot;6475ED7B&quot;/&gt;&lt;wsp:rsid wsp:val=&quot;64845752&quot;/&gt;&lt;wsp:rsid wsp:val=&quot;6492D0DA&quot;/&gt;&lt;wsp:rsid wsp:val=&quot;64936D80&quot;/&gt;&lt;wsp:rsid wsp:val=&quot;64999244&quot;/&gt;&lt;wsp:rsid wsp:val=&quot;64AEB9EA&quot;/&gt;&lt;wsp:rsid wsp:val=&quot;64C1C5C1&quot;/&gt;&lt;wsp:rsid wsp:val=&quot;64C3D3E7&quot;/&gt;&lt;wsp:rsid wsp:val=&quot;64C7B069&quot;/&gt;&lt;wsp:rsid wsp:val=&quot;64D53A69&quot;/&gt;&lt;wsp:rsid wsp:val=&quot;64DB52C5&quot;/&gt;&lt;wsp:rsid wsp:val=&quot;64E179E3&quot;/&gt;&lt;wsp:rsid wsp:val=&quot;64EDA600&quot;/&gt;&lt;wsp:rsid wsp:val=&quot;6502D4F6&quot;/&gt;&lt;wsp:rsid wsp:val=&quot;65201782&quot;/&gt;&lt;wsp:rsid wsp:val=&quot;65336C81&quot;/&gt;&lt;wsp:rsid wsp:val=&quot;65381F36&quot;/&gt;&lt;wsp:rsid wsp:val=&quot;6541DEC2&quot;/&gt;&lt;wsp:rsid wsp:val=&quot;65451901&quot;/&gt;&lt;wsp:rsid wsp:val=&quot;65456FA0&quot;/&gt;&lt;wsp:rsid wsp:val=&quot;6545A031&quot;/&gt;&lt;wsp:rsid wsp:val=&quot;654768D1&quot;/&gt;&lt;wsp:rsid wsp:val=&quot;654A56DA&quot;/&gt;&lt;wsp:rsid wsp:val=&quot;6568A4DE&quot;/&gt;&lt;wsp:rsid wsp:val=&quot;65781C74&quot;/&gt;&lt;wsp:rsid wsp:val=&quot;65826F64&quot;/&gt;&lt;wsp:rsid wsp:val=&quot;65B1955D&quot;/&gt;&lt;wsp:rsid wsp:val=&quot;65B2F332&quot;/&gt;&lt;wsp:rsid wsp:val=&quot;65F8DDAB&quot;/&gt;&lt;wsp:rsid wsp:val=&quot;6612A6D0&quot;/&gt;&lt;wsp:rsid wsp:val=&quot;66156731&quot;/&gt;&lt;wsp:rsid wsp:val=&quot;6638B710&quot;/&gt;&lt;wsp:rsid wsp:val=&quot;664BAC18&quot;/&gt;&lt;wsp:rsid wsp:val=&quot;6669A9DF&quot;/&gt;&lt;wsp:rsid wsp:val=&quot;667B78E1&quot;/&gt;&lt;wsp:rsid wsp:val=&quot;667FB27E&quot;/&gt;&lt;wsp:rsid wsp:val=&quot;66850F83&quot;/&gt;&lt;wsp:rsid wsp:val=&quot;66A139FF&quot;/&gt;&lt;wsp:rsid wsp:val=&quot;66A89A43&quot;/&gt;&lt;wsp:rsid wsp:val=&quot;66C79556&quot;/&gt;&lt;wsp:rsid wsp:val=&quot;66C9C1AB&quot;/&gt;&lt;wsp:rsid wsp:val=&quot;66E4306D&quot;/&gt;&lt;wsp:rsid wsp:val=&quot;66F3114F&quot;/&gt;&lt;wsp:rsid wsp:val=&quot;66F571CD&quot;/&gt;&lt;wsp:rsid wsp:val=&quot;66F76A11&quot;/&gt;&lt;wsp:rsid wsp:val=&quot;66FF37CD&quot;/&gt;&lt;wsp:rsid wsp:val=&quot;66FFCAE1&quot;/&gt;&lt;wsp:rsid wsp:val=&quot;67006042&quot;/&gt;&lt;wsp:rsid wsp:val=&quot;67087ED0&quot;/&gt;&lt;wsp:rsid wsp:val=&quot;671E0772&quot;/&gt;&lt;wsp:rsid wsp:val=&quot;671E9A17&quot;/&gt;&lt;wsp:rsid wsp:val=&quot;6731D2EE&quot;/&gt;&lt;wsp:rsid wsp:val=&quot;67340706&quot;/&gt;&lt;wsp:rsid wsp:val=&quot;673B6DCE&quot;/&gt;&lt;wsp:rsid wsp:val=&quot;674A2028&quot;/&gt;&lt;wsp:rsid wsp:val=&quot;674A8449&quot;/&gt;&lt;wsp:rsid wsp:val=&quot;674DD4EB&quot;/&gt;&lt;wsp:rsid wsp:val=&quot;67529A27&quot;/&gt;&lt;wsp:rsid wsp:val=&quot;67538156&quot;/&gt;&lt;wsp:rsid wsp:val=&quot;67566DAE&quot;/&gt;&lt;wsp:rsid wsp:val=&quot;675779E8&quot;/&gt;&lt;wsp:rsid wsp:val=&quot;676DF1DD&quot;/&gt;&lt;wsp:rsid wsp:val=&quot;677D4FE0&quot;/&gt;&lt;wsp:rsid wsp:val=&quot;67845634&quot;/&gt;&lt;wsp:rsid wsp:val=&quot;6785861F&quot;/&gt;&lt;wsp:rsid wsp:val=&quot;6787D7B4&quot;/&gt;&lt;wsp:rsid wsp:val=&quot;67880BDE&quot;/&gt;&lt;wsp:rsid wsp:val=&quot;678E23C2&quot;/&gt;&lt;wsp:rsid wsp:val=&quot;679076C6&quot;/&gt;&lt;wsp:rsid wsp:val=&quot;67B0D577&quot;/&gt;&lt;wsp:rsid wsp:val=&quot;67C479A8&quot;/&gt;&lt;wsp:rsid wsp:val=&quot;67C850F6&quot;/&gt;&lt;wsp:rsid wsp:val=&quot;67CA7B18&quot;/&gt;&lt;wsp:rsid wsp:val=&quot;67DC0133&quot;/&gt;&lt;wsp:rsid wsp:val=&quot;67E8EE9B&quot;/&gt;&lt;wsp:rsid wsp:val=&quot;67E9A21E&quot;/&gt;&lt;wsp:rsid wsp:val=&quot;67F4FECC&quot;/&gt;&lt;wsp:rsid wsp:val=&quot;68015E5E&quot;/&gt;&lt;wsp:rsid wsp:val=&quot;68034FBD&quot;/&gt;&lt;wsp:rsid wsp:val=&quot;680F9295&quot;/&gt;&lt;wsp:rsid wsp:val=&quot;68161DCB&quot;/&gt;&lt;wsp:rsid wsp:val=&quot;6826B1B1&quot;/&gt;&lt;wsp:rsid wsp:val=&quot;6827E340&quot;/&gt;&lt;wsp:rsid wsp:val=&quot;6837B875&quot;/&gt;&lt;wsp:rsid wsp:val=&quot;6837EE16&quot;/&gt;&lt;wsp:rsid wsp:val=&quot;68382B29&quot;/&gt;&lt;wsp:rsid wsp:val=&quot;683E49F4&quot;/&gt;&lt;wsp:rsid wsp:val=&quot;68409484&quot;/&gt;&lt;wsp:rsid wsp:val=&quot;684236B4&quot;/&gt;&lt;wsp:rsid wsp:val=&quot;684B4869&quot;/&gt;&lt;wsp:rsid wsp:val=&quot;6866230D&quot;/&gt;&lt;wsp:rsid wsp:val=&quot;68A045A0&quot;/&gt;&lt;wsp:rsid wsp:val=&quot;68B7D924&quot;/&gt;&lt;wsp:rsid wsp:val=&quot;68B7E09E&quot;/&gt;&lt;wsp:rsid wsp:val=&quot;68CE42A9&quot;/&gt;&lt;wsp:rsid wsp:val=&quot;68D66B69&quot;/&gt;&lt;wsp:rsid wsp:val=&quot;68ECFB57&quot;/&gt;&lt;wsp:rsid wsp:val=&quot;68EF55D4&quot;/&gt;&lt;wsp:rsid wsp:val=&quot;68F60C30&quot;/&gt;&lt;wsp:rsid wsp:val=&quot;68F85317&quot;/&gt;&lt;wsp:rsid wsp:val=&quot;69114D46&quot;/&gt;&lt;wsp:rsid wsp:val=&quot;69143C0A&quot;/&gt;&lt;wsp:rsid wsp:val=&quot;692053DA&quot;/&gt;&lt;wsp:rsid wsp:val=&quot;69420CE4&quot;/&gt;&lt;wsp:rsid wsp:val=&quot;6948ADBC&quot;/&gt;&lt;wsp:rsid wsp:val=&quot;694F1660&quot;/&gt;&lt;wsp:rsid wsp:val=&quot;69612175&quot;/&gt;&lt;wsp:rsid wsp:val=&quot;698BF11D&quot;/&gt;&lt;wsp:rsid wsp:val=&quot;69A36077&quot;/&gt;&lt;wsp:rsid wsp:val=&quot;69A58B84&quot;/&gt;&lt;wsp:rsid wsp:val=&quot;69AF2636&quot;/&gt;&lt;wsp:rsid wsp:val=&quot;69B859F2&quot;/&gt;&lt;wsp:rsid wsp:val=&quot;69C91D6A&quot;/&gt;&lt;wsp:rsid wsp:val=&quot;69CE1B2D&quot;/&gt;&lt;wsp:rsid wsp:val=&quot;69E36D5B&quot;/&gt;&lt;wsp:rsid wsp:val=&quot;69FC4BA9&quot;/&gt;&lt;wsp:rsid wsp:val=&quot;6A061F63&quot;/&gt;&lt;wsp:rsid wsp:val=&quot;6A2294A9&quot;/&gt;&lt;wsp:rsid wsp:val=&quot;6A25D980&quot;/&gt;&lt;wsp:rsid wsp:val=&quot;6A273909&quot;/&gt;&lt;wsp:rsid wsp:val=&quot;6A294793&quot;/&gt;&lt;wsp:rsid wsp:val=&quot;6A38A927&quot;/&gt;&lt;wsp:rsid wsp:val=&quot;6A3AA697&quot;/&gt;&lt;wsp:rsid wsp:val=&quot;6A3BB3FB&quot;/&gt;&lt;wsp:rsid wsp:val=&quot;6A54B197&quot;/&gt;&lt;wsp:rsid wsp:val=&quot;6A5C4413&quot;/&gt;&lt;wsp:rsid wsp:val=&quot;6A5E0E15&quot;/&gt;&lt;wsp:rsid wsp:val=&quot;6A60D67A&quot;/&gt;&lt;wsp:rsid wsp:val=&quot;6A72CB4B&quot;/&gt;&lt;wsp:rsid wsp:val=&quot;6A773672&quot;/&gt;&lt;wsp:rsid wsp:val=&quot;6A7DDA8B&quot;/&gt;&lt;wsp:rsid wsp:val=&quot;6A80C5C7&quot;/&gt;&lt;wsp:rsid wsp:val=&quot;6A9C42D4&quot;/&gt;&lt;wsp:rsid wsp:val=&quot;6AA34D5B&quot;/&gt;&lt;wsp:rsid wsp:val=&quot;6AC282BB&quot;/&gt;&lt;wsp:rsid wsp:val=&quot;6AC61532&quot;/&gt;&lt;wsp:rsid wsp:val=&quot;6ACB1D93&quot;/&gt;&lt;wsp:rsid wsp:val=&quot;6ACD1A3C&quot;/&gt;&lt;wsp:rsid wsp:val=&quot;6ACE0F3B&quot;/&gt;&lt;wsp:rsid wsp:val=&quot;6ACEB865&quot;/&gt;&lt;wsp:rsid wsp:val=&quot;6AD250CE&quot;/&gt;&lt;wsp:rsid wsp:val=&quot;6AE5A4E8&quot;/&gt;&lt;wsp:rsid wsp:val=&quot;6AF030EE&quot;/&gt;&lt;wsp:rsid wsp:val=&quot;6AFDA67A&quot;/&gt;&lt;wsp:rsid wsp:val=&quot;6B026827&quot;/&gt;&lt;wsp:rsid wsp:val=&quot;6B22CB2A&quot;/&gt;&lt;wsp:rsid wsp:val=&quot;6B23EFBB&quot;/&gt;&lt;wsp:rsid wsp:val=&quot;6B2AFAA4&quot;/&gt;&lt;wsp:rsid wsp:val=&quot;6B2FE3A5&quot;/&gt;&lt;wsp:rsid wsp:val=&quot;6B3D8605&quot;/&gt;&lt;wsp:rsid wsp:val=&quot;6B42BFF9&quot;/&gt;&lt;wsp:rsid wsp:val=&quot;6B47AA41&quot;/&gt;&lt;wsp:rsid wsp:val=&quot;6B485F0B&quot;/&gt;&lt;wsp:rsid wsp:val=&quot;6B5DC526&quot;/&gt;&lt;wsp:rsid wsp:val=&quot;6B6A869C&quot;/&gt;&lt;wsp:rsid wsp:val=&quot;6B833A60&quot;/&gt;&lt;wsp:rsid wsp:val=&quot;6B83E933&quot;/&gt;&lt;wsp:rsid wsp:val=&quot;6B8A2D1C&quot;/&gt;&lt;wsp:rsid wsp:val=&quot;6BA565C4&quot;/&gt;&lt;wsp:rsid wsp:val=&quot;6BC34DCF&quot;/&gt;&lt;wsp:rsid wsp:val=&quot;6BCB49C3&quot;/&gt;&lt;wsp:rsid wsp:val=&quot;6BCEC331&quot;/&gt;&lt;wsp:rsid wsp:val=&quot;6BD676F8&quot;/&gt;&lt;wsp:rsid wsp:val=&quot;6BD80A34&quot;/&gt;&lt;wsp:rsid wsp:val=&quot;6BF7CB57&quot;/&gt;&lt;wsp:rsid wsp:val=&quot;6BFAACE9&quot;/&gt;&lt;wsp:rsid wsp:val=&quot;6C055437&quot;/&gt;&lt;wsp:rsid wsp:val=&quot;6C1DB24B&quot;/&gt;&lt;wsp:rsid wsp:val=&quot;6C1DB4EC&quot;/&gt;&lt;wsp:rsid wsp:val=&quot;6C378952&quot;/&gt;&lt;wsp:rsid wsp:val=&quot;6C3794DD&quot;/&gt;&lt;wsp:rsid wsp:val=&quot;6C44FCB5&quot;/&gt;&lt;wsp:rsid wsp:val=&quot;6C48EE08&quot;/&gt;&lt;wsp:rsid wsp:val=&quot;6C617401&quot;/&gt;&lt;wsp:rsid wsp:val=&quot;6C62F198&quot;/&gt;&lt;wsp:rsid wsp:val=&quot;6C6726D9&quot;/&gt;&lt;wsp:rsid wsp:val=&quot;6C6A7B21&quot;/&gt;&lt;wsp:rsid wsp:val=&quot;6C791567&quot;/&gt;&lt;wsp:rsid wsp:val=&quot;6C80D319&quot;/&gt;&lt;wsp:rsid wsp:val=&quot;6C8DC627&quot;/&gt;&lt;wsp:rsid wsp:val=&quot;6C99D7C0&quot;/&gt;&lt;wsp:rsid wsp:val=&quot;6CB5B20D&quot;/&gt;&lt;wsp:rsid wsp:val=&quot;6CC9DB12&quot;/&gt;&lt;wsp:rsid wsp:val=&quot;6CE2AF35&quot;/&gt;&lt;wsp:rsid wsp:val=&quot;6CEDA169&quot;/&gt;&lt;wsp:rsid wsp:val=&quot;6CF4397C&quot;/&gt;&lt;wsp:rsid wsp:val=&quot;6CF5875C&quot;/&gt;&lt;wsp:rsid wsp:val=&quot;6CF92EFC&quot;/&gt;&lt;wsp:rsid wsp:val=&quot;6CF9A596&quot;/&gt;&lt;wsp:rsid wsp:val=&quot;6D23A33F&quot;/&gt;&lt;wsp:rsid wsp:val=&quot;6D291110&quot;/&gt;&lt;wsp:rsid wsp:val=&quot;6D2F7CCE&quot;/&gt;&lt;wsp:rsid wsp:val=&quot;6D43EC7E&quot;/&gt;&lt;wsp:rsid wsp:val=&quot;6D498901&quot;/&gt;&lt;wsp:rsid wsp:val=&quot;6D56A89B&quot;/&gt;&lt;wsp:rsid wsp:val=&quot;6D5931EE&quot;/&gt;&lt;wsp:rsid wsp:val=&quot;6D730DAC&quot;/&gt;&lt;wsp:rsid wsp:val=&quot;6D81405D&quot;/&gt;&lt;wsp:rsid wsp:val=&quot;6D8B134D&quot;/&gt;&lt;wsp:rsid wsp:val=&quot;6D947C4D&quot;/&gt;&lt;wsp:rsid wsp:val=&quot;6DB8EA7B&quot;/&gt;&lt;wsp:rsid wsp:val=&quot;6DBF4428&quot;/&gt;&lt;wsp:rsid wsp:val=&quot;6DC2C20B&quot;/&gt;&lt;wsp:rsid wsp:val=&quot;6DC76B51&quot;/&gt;&lt;wsp:rsid wsp:val=&quot;6DCB801E&quot;/&gt;&lt;wsp:rsid wsp:val=&quot;6DDB6195&quot;/&gt;&lt;wsp:rsid wsp:val=&quot;6DDF6789&quot;/&gt;&lt;wsp:rsid wsp:val=&quot;6DE13FD4&quot;/&gt;&lt;wsp:rsid wsp:val=&quot;6E06CAE9&quot;/&gt;&lt;wsp:rsid wsp:val=&quot;6E0C7A0B&quot;/&gt;&lt;wsp:rsid wsp:val=&quot;6E119F60&quot;/&gt;&lt;wsp:rsid wsp:val=&quot;6E1846C9&quot;/&gt;&lt;wsp:rsid wsp:val=&quot;6E274C2D&quot;/&gt;&lt;wsp:rsid wsp:val=&quot;6E3DB2B6&quot;/&gt;&lt;wsp:rsid wsp:val=&quot;6E49D5E9&quot;/&gt;&lt;wsp:rsid wsp:val=&quot;6E4BD401&quot;/&gt;&lt;wsp:rsid wsp:val=&quot;6E51A3D0&quot;/&gt;&lt;wsp:rsid wsp:val=&quot;6E51AF0C&quot;/&gt;&lt;wsp:rsid wsp:val=&quot;6E584671&quot;/&gt;&lt;wsp:rsid wsp:val=&quot;6E675196&quot;/&gt;&lt;wsp:rsid wsp:val=&quot;6E76CBDA&quot;/&gt;&lt;wsp:rsid wsp:val=&quot;6E7FE7CA&quot;/&gt;&lt;wsp:rsid wsp:val=&quot;6E817552&quot;/&gt;&lt;wsp:rsid wsp:val=&quot;6E8B666E&quot;/&gt;&lt;wsp:rsid wsp:val=&quot;6EA312A5&quot;/&gt;&lt;wsp:rsid wsp:val=&quot;6EA58E84&quot;/&gt;&lt;wsp:rsid wsp:val=&quot;6EA93A9C&quot;/&gt;&lt;wsp:rsid wsp:val=&quot;6EAB932F&quot;/&gt;&lt;wsp:rsid wsp:val=&quot;6EB50EEF&quot;/&gt;&lt;wsp:rsid wsp:val=&quot;6ECD035E&quot;/&gt;&lt;wsp:rsid wsp:val=&quot;6ECDFF7D&quot;/&gt;&lt;wsp:rsid wsp:val=&quot;6EE1F1A9&quot;/&gt;&lt;wsp:rsid wsp:val=&quot;6EE3F614&quot;/&gt;&lt;wsp:rsid wsp:val=&quot;6EEF7C74&quot;/&gt;&lt;wsp:rsid wsp:val=&quot;6F02FB69&quot;/&gt;&lt;wsp:rsid wsp:val=&quot;6F0A4B02&quot;/&gt;&lt;wsp:rsid wsp:val=&quot;6F133AD9&quot;/&gt;&lt;wsp:rsid wsp:val=&quot;6F15EBC4&quot;/&gt;&lt;wsp:rsid wsp:val=&quot;6F1B62FC&quot;/&gt;&lt;wsp:rsid wsp:val=&quot;6F1E1AB7&quot;/&gt;&lt;wsp:rsid wsp:val=&quot;6F37D927&quot;/&gt;&lt;wsp:rsid wsp:val=&quot;6F3CA92E&quot;/&gt;&lt;wsp:rsid wsp:val=&quot;6F3DC1E3&quot;/&gt;&lt;wsp:rsid wsp:val=&quot;6F459E3D&quot;/&gt;&lt;wsp:rsid wsp:val=&quot;6F580A44&quot;/&gt;&lt;wsp:rsid wsp:val=&quot;6F6DE78E&quot;/&gt;&lt;wsp:rsid wsp:val=&quot;6F7115B8&quot;/&gt;&lt;wsp:rsid wsp:val=&quot;6F76BE7E&quot;/&gt;&lt;wsp:rsid wsp:val=&quot;6F84FEC8&quot;/&gt;&lt;wsp:rsid wsp:val=&quot;6F8BF9DA&quot;/&gt;&lt;wsp:rsid wsp:val=&quot;6F8C0E1A&quot;/&gt;&lt;wsp:rsid wsp:val=&quot;6F912D8F&quot;/&gt;&lt;wsp:rsid wsp:val=&quot;6FA0D5C1&quot;/&gt;&lt;wsp:rsid wsp:val=&quot;6FB04ED3&quot;/&gt;&lt;wsp:rsid wsp:val=&quot;6FC9A3F8&quot;/&gt;&lt;wsp:rsid wsp:val=&quot;6FD0602B&quot;/&gt;&lt;wsp:rsid wsp:val=&quot;6FE2C89B&quot;/&gt;&lt;wsp:rsid wsp:val=&quot;7009EB68&quot;/&gt;&lt;wsp:rsid wsp:val=&quot;70112BB5&quot;/&gt;&lt;wsp:rsid wsp:val=&quot;70163C38&quot;/&gt;&lt;wsp:rsid wsp:val=&quot;7027D61B&quot;/&gt;&lt;wsp:rsid wsp:val=&quot;70345839&quot;/&gt;&lt;wsp:rsid wsp:val=&quot;7035319B&quot;/&gt;&lt;wsp:rsid wsp:val=&quot;7037CCAE&quot;/&gt;&lt;wsp:rsid wsp:val=&quot;70421F70&quot;/&gt;&lt;wsp:rsid wsp:val=&quot;7046FA88&quot;/&gt;&lt;wsp:rsid wsp:val=&quot;70477BE2&quot;/&gt;&lt;wsp:rsid wsp:val=&quot;704C2632&quot;/&gt;&lt;wsp:rsid wsp:val=&quot;704D2DFD&quot;/&gt;&lt;wsp:rsid wsp:val=&quot;70503319&quot;/&gt;&lt;wsp:rsid wsp:val=&quot;70578E50&quot;/&gt;&lt;wsp:rsid wsp:val=&quot;706403B1&quot;/&gt;&lt;wsp:rsid wsp:val=&quot;706840DC&quot;/&gt;&lt;wsp:rsid wsp:val=&quot;706DABEA&quot;/&gt;&lt;wsp:rsid wsp:val=&quot;706F7D0C&quot;/&gt;&lt;wsp:rsid wsp:val=&quot;707B467C&quot;/&gt;&lt;wsp:rsid wsp:val=&quot;708607CD&quot;/&gt;&lt;wsp:rsid wsp:val=&quot;709987D7&quot;/&gt;&lt;wsp:rsid wsp:val=&quot;70B816A4&quot;/&gt;&lt;wsp:rsid wsp:val=&quot;70BC6B37&quot;/&gt;&lt;wsp:rsid wsp:val=&quot;70BDB798&quot;/&gt;&lt;wsp:rsid wsp:val=&quot;70D3A988&quot;/&gt;&lt;wsp:rsid wsp:val=&quot;70D6E3D3&quot;/&gt;&lt;wsp:rsid wsp:val=&quot;70DB935D&quot;/&gt;&lt;wsp:rsid wsp:val=&quot;70FACED6&quot;/&gt;&lt;wsp:rsid wsp:val=&quot;70FF0C13&quot;/&gt;&lt;wsp:rsid wsp:val=&quot;710A9E69&quot;/&gt;&lt;wsp:rsid wsp:val=&quot;710F61E0&quot;/&gt;&lt;wsp:rsid wsp:val=&quot;71128EDF&quot;/&gt;&lt;wsp:rsid wsp:val=&quot;71139C41&quot;/&gt;&lt;wsp:rsid wsp:val=&quot;711A8892&quot;/&gt;&lt;wsp:rsid wsp:val=&quot;71213CCE&quot;/&gt;&lt;wsp:rsid wsp:val=&quot;71297CB9&quot;/&gt;&lt;wsp:rsid wsp:val=&quot;7134EB6D&quot;/&gt;&lt;wsp:rsid wsp:val=&quot;71391A01&quot;/&gt;&lt;wsp:rsid wsp:val=&quot;71511ECD&quot;/&gt;&lt;wsp:rsid wsp:val=&quot;71728BF9&quot;/&gt;&lt;wsp:rsid wsp:val=&quot;7178CD1E&quot;/&gt;&lt;wsp:rsid wsp:val=&quot;717FCA5C&quot;/&gt;&lt;wsp:rsid wsp:val=&quot;719B7FBC&quot;/&gt;&lt;wsp:rsid wsp:val=&quot;71B564A2&quot;/&gt;&lt;wsp:rsid wsp:val=&quot;71C35952&quot;/&gt;&lt;wsp:rsid wsp:val=&quot;71E18C62&quot;/&gt;&lt;wsp:rsid wsp:val=&quot;71E8C102&quot;/&gt;&lt;wsp:rsid wsp:val=&quot;71EC037A&quot;/&gt;&lt;wsp:rsid wsp:val=&quot;721A1571&quot;/&gt;&lt;wsp:rsid wsp:val=&quot;7235C5EA&quot;/&gt;&lt;wsp:rsid wsp:val=&quot;72368487&quot;/&gt;&lt;wsp:rsid wsp:val=&quot;7238ED18&quot;/&gt;&lt;wsp:rsid wsp:val=&quot;723C3BC7&quot;/&gt;&lt;wsp:rsid wsp:val=&quot;726884E8&quot;/&gt;&lt;wsp:rsid wsp:val=&quot;7271E43F&quot;/&gt;&lt;wsp:rsid wsp:val=&quot;7280ED90&quot;/&gt;&lt;wsp:rsid wsp:val=&quot;729B12AF&quot;/&gt;&lt;wsp:rsid wsp:val=&quot;729D59AC&quot;/&gt;&lt;wsp:rsid wsp:val=&quot;72A5EF9B&quot;/&gt;&lt;wsp:rsid wsp:val=&quot;72AC7B89&quot;/&gt;&lt;wsp:rsid wsp:val=&quot;72AFC8CE&quot;/&gt;&lt;wsp:rsid wsp:val=&quot;72B11C38&quot;/&gt;&lt;wsp:rsid wsp:val=&quot;72B658F3&quot;/&gt;&lt;wsp:rsid wsp:val=&quot;72C81D34&quot;/&gt;&lt;wsp:rsid wsp:val=&quot;72CFE0FF&quot;/&gt;&lt;wsp:rsid wsp:val=&quot;72DF4E39&quot;/&gt;&lt;wsp:rsid wsp:val=&quot;72ECA686&quot;/&gt;&lt;wsp:rsid wsp:val=&quot;72ECECDC&quot;/&gt;&lt;wsp:rsid wsp:val=&quot;73042269&quot;/&gt;&lt;wsp:rsid wsp:val=&quot;7311A4FB&quot;/&gt;&lt;wsp:rsid wsp:val=&quot;731A57D7&quot;/&gt;&lt;wsp:rsid wsp:val=&quot;7320042F&quot;/&gt;&lt;wsp:rsid wsp:val=&quot;732DCB51&quot;/&gt;&lt;wsp:rsid wsp:val=&quot;733CEAAB&quot;/&gt;&lt;wsp:rsid wsp:val=&quot;7349390D&quot;/&gt;&lt;wsp:rsid wsp:val=&quot;734C2198&quot;/&gt;&lt;wsp:rsid wsp:val=&quot;734E13E8&quot;/&gt;&lt;wsp:rsid wsp:val=&quot;73548D26&quot;/&gt;&lt;wsp:rsid wsp:val=&quot;73571103&quot;/&gt;&lt;wsp:rsid wsp:val=&quot;736AC7E3&quot;/&gt;&lt;wsp:rsid wsp:val=&quot;736CD879&quot;/&gt;&lt;wsp:rsid wsp:val=&quot;73736117&quot;/&gt;&lt;wsp:rsid wsp:val=&quot;73755A1E&quot;/&gt;&lt;wsp:rsid wsp:val=&quot;737854D7&quot;/&gt;&lt;wsp:rsid wsp:val=&quot;737A54F1&quot;/&gt;&lt;wsp:rsid wsp:val=&quot;739C7F98&quot;/&gt;&lt;wsp:rsid wsp:val=&quot;73B32E02&quot;/&gt;&lt;wsp:rsid wsp:val=&quot;73B6CA44&quot;/&gt;&lt;wsp:rsid wsp:val=&quot;73C220E1&quot;/&gt;&lt;wsp:rsid wsp:val=&quot;73C381FB&quot;/&gt;&lt;wsp:rsid wsp:val=&quot;73DAD804&quot;/&gt;&lt;wsp:rsid wsp:val=&quot;73DC9F53&quot;/&gt;&lt;wsp:rsid wsp:val=&quot;73E1C6E5&quot;/&gt;&lt;wsp:rsid wsp:val=&quot;73FF67D8&quot;/&gt;&lt;wsp:rsid wsp:val=&quot;7404F05B&quot;/&gt;&lt;wsp:rsid wsp:val=&quot;74073B67&quot;/&gt;&lt;wsp:rsid wsp:val=&quot;74142A76&quot;/&gt;&lt;wsp:rsid wsp:val=&quot;742B3548&quot;/&gt;&lt;wsp:rsid wsp:val=&quot;742F1539&quot;/&gt;&lt;wsp:rsid wsp:val=&quot;74489BD7&quot;/&gt;&lt;wsp:rsid wsp:val=&quot;74577A9D&quot;/&gt;&lt;wsp:rsid wsp:val=&quot;74697E7D&quot;/&gt;&lt;wsp:rsid wsp:val=&quot;746B4FA3&quot;/&gt;&lt;wsp:rsid wsp:val=&quot;748F7A64&quot;/&gt;&lt;wsp:rsid wsp:val=&quot;7491BECF&quot;/&gt;&lt;wsp:rsid wsp:val=&quot;74A5307C&quot;/&gt;&lt;wsp:rsid wsp:val=&quot;74C787F5&quot;/&gt;&lt;wsp:rsid wsp:val=&quot;74E01437&quot;/&gt;&lt;wsp:rsid wsp:val=&quot;74EB993D&quot;/&gt;&lt;wsp:rsid wsp:val=&quot;74ED45BF&quot;/&gt;&lt;wsp:rsid wsp:val=&quot;74ED48F7&quot;/&gt;&lt;wsp:rsid wsp:val=&quot;74F0CDA8&quot;/&gt;&lt;wsp:rsid wsp:val=&quot;74F41C2D&quot;/&gt;&lt;wsp:rsid wsp:val=&quot;75044007&quot;/&gt;&lt;wsp:rsid wsp:val=&quot;750C9EF4&quot;/&gt;&lt;wsp:rsid wsp:val=&quot;75123CB8&quot;/&gt;&lt;wsp:rsid wsp:val=&quot;7512DE4C&quot;/&gt;&lt;wsp:rsid wsp:val=&quot;751F84DB&quot;/&gt;&lt;wsp:rsid wsp:val=&quot;7531975E&quot;/&gt;&lt;wsp:rsid wsp:val=&quot;753358CB&quot;/&gt;&lt;wsp:rsid wsp:val=&quot;75366054&quot;/&gt;&lt;wsp:rsid wsp:val=&quot;753AB14B&quot;/&gt;&lt;wsp:rsid wsp:val=&quot;753D4574&quot;/&gt;&lt;wsp:rsid wsp:val=&quot;754657AB&quot;/&gt;&lt;wsp:rsid wsp:val=&quot;7546E581&quot;/&gt;&lt;wsp:rsid wsp:val=&quot;755FA7FA&quot;/&gt;&lt;wsp:rsid wsp:val=&quot;756906A9&quot;/&gt;&lt;wsp:rsid wsp:val=&quot;756CEC1D&quot;/&gt;&lt;wsp:rsid wsp:val=&quot;7571B166&quot;/&gt;&lt;wsp:rsid wsp:val=&quot;7573BFA0&quot;/&gt;&lt;wsp:rsid wsp:val=&quot;757D9746&quot;/&gt;&lt;wsp:rsid wsp:val=&quot;75828D5E&quot;/&gt;&lt;wsp:rsid wsp:val=&quot;758D5C3B&quot;/&gt;&lt;wsp:rsid wsp:val=&quot;75A8AE42&quot;/&gt;&lt;wsp:rsid wsp:val=&quot;75C21E1F&quot;/&gt;&lt;wsp:rsid wsp:val=&quot;75C9ED06&quot;/&gt;&lt;wsp:rsid wsp:val=&quot;75CB2BD0&quot;/&gt;&lt;wsp:rsid wsp:val=&quot;75DCEE46&quot;/&gt;&lt;wsp:rsid wsp:val=&quot;75E4B09C&quot;/&gt;&lt;wsp:rsid wsp:val=&quot;75F8E5E0&quot;/&gt;&lt;wsp:rsid wsp:val=&quot;76006D38&quot;/&gt;&lt;wsp:rsid wsp:val=&quot;7605BD43&quot;/&gt;&lt;wsp:rsid wsp:val=&quot;7611C0E7&quot;/&gt;&lt;wsp:rsid wsp:val=&quot;761412A2&quot;/&gt;&lt;wsp:rsid wsp:val=&quot;7645CCD9&quot;/&gt;&lt;wsp:rsid wsp:val=&quot;764D42E1&quot;/&gt;&lt;wsp:rsid wsp:val=&quot;7653D1A1&quot;/&gt;&lt;wsp:rsid wsp:val=&quot;7664BDFC&quot;/&gt;&lt;wsp:rsid wsp:val=&quot;7669DF78&quot;/&gt;&lt;wsp:rsid wsp:val=&quot;766AB65B&quot;/&gt;&lt;wsp:rsid wsp:val=&quot;7679EC5A&quot;/&gt;&lt;wsp:rsid wsp:val=&quot;76846F42&quot;/&gt;&lt;wsp:rsid wsp:val=&quot;76A2BA06&quot;/&gt;&lt;wsp:rsid wsp:val=&quot;76A3E970&quot;/&gt;&lt;wsp:rsid wsp:val=&quot;76A6843A&quot;/&gt;&lt;wsp:rsid wsp:val=&quot;76C2408F&quot;/&gt;&lt;wsp:rsid wsp:val=&quot;76C5C9D0&quot;/&gt;&lt;wsp:rsid wsp:val=&quot;76D220F6&quot;/&gt;&lt;wsp:rsid wsp:val=&quot;76EA5130&quot;/&gt;&lt;wsp:rsid wsp:val=&quot;76F515C2&quot;/&gt;&lt;wsp:rsid wsp:val=&quot;76FAA0EB&quot;/&gt;&lt;wsp:rsid wsp:val=&quot;770A2B5A&quot;/&gt;&lt;wsp:rsid wsp:val=&quot;770EC874&quot;/&gt;&lt;wsp:rsid wsp:val=&quot;77119309&quot;/&gt;&lt;wsp:rsid wsp:val=&quot;77184DE7&quot;/&gt;&lt;wsp:rsid wsp:val=&quot;771967A7&quot;/&gt;&lt;wsp:rsid wsp:val=&quot;77218540&quot;/&gt;&lt;wsp:rsid wsp:val=&quot;77246FEA&quot;/&gt;&lt;wsp:rsid wsp:val=&quot;77361D01&quot;/&gt;&lt;wsp:rsid wsp:val=&quot;77414CEB&quot;/&gt;&lt;wsp:rsid wsp:val=&quot;77447EA3&quot;/&gt;&lt;wsp:rsid wsp:val=&quot;775B3768&quot;/&gt;&lt;wsp:rsid wsp:val=&quot;7766FC31&quot;/&gt;&lt;wsp:rsid wsp:val=&quot;77741C91&quot;/&gt;&lt;wsp:rsid wsp:val=&quot;779AC0A4&quot;/&gt;&lt;wsp:rsid wsp:val=&quot;77A1F731&quot;/&gt;&lt;wsp:rsid wsp:val=&quot;77ABC0D2&quot;/&gt;&lt;wsp:rsid wsp:val=&quot;77C05ED4&quot;/&gt;&lt;wsp:rsid wsp:val=&quot;77C7360C&quot;/&gt;&lt;wsp:rsid wsp:val=&quot;77CA985D&quot;/&gt;&lt;wsp:rsid wsp:val=&quot;77D6C90E&quot;/&gt;&lt;wsp:rsid wsp:val=&quot;77E0A417&quot;/&gt;&lt;wsp:rsid wsp:val=&quot;77EDBE21&quot;/&gt;&lt;wsp:rsid wsp:val=&quot;7811906B&quot;/&gt;&lt;wsp:rsid wsp:val=&quot;78153C9A&quot;/&gt;&lt;wsp:rsid wsp:val=&quot;7824F5AB&quot;/&gt;&lt;wsp:rsid wsp:val=&quot;782F2195&quot;/&gt;&lt;wsp:rsid wsp:val=&quot;7833376D&quot;/&gt;&lt;wsp:rsid wsp:val=&quot;78453EA4&quot;/&gt;&lt;wsp:rsid wsp:val=&quot;787BFE64&quot;/&gt;&lt;wsp:rsid wsp:val=&quot;78864F6B&quot;/&gt;&lt;wsp:rsid wsp:val=&quot;78886C37&quot;/&gt;&lt;wsp:rsid wsp:val=&quot;78AAD630&quot;/&gt;&lt;wsp:rsid wsp:val=&quot;78AF23AB&quot;/&gt;&lt;wsp:rsid wsp:val=&quot;78B98784&quot;/&gt;&lt;wsp:rsid wsp:val=&quot;78BC9B39&quot;/&gt;&lt;wsp:rsid wsp:val=&quot;78C238DB&quot;/&gt;&lt;wsp:rsid wsp:val=&quot;78C69D7F&quot;/&gt;&lt;wsp:rsid wsp:val=&quot;78D65D78&quot;/&gt;&lt;wsp:rsid wsp:val=&quot;78DADE15&quot;/&gt;&lt;wsp:rsid wsp:val=&quot;78DBAC93&quot;/&gt;&lt;wsp:rsid wsp:val=&quot;78DEBB6D&quot;/&gt;&lt;wsp:rsid wsp:val=&quot;78E8D949&quot;/&gt;&lt;wsp:rsid wsp:val=&quot;78FBC3E8&quot;/&gt;&lt;wsp:rsid wsp:val=&quot;7912FC4A&quot;/&gt;&lt;wsp:rsid wsp:val=&quot;7918D4D0&quot;/&gt;&lt;wsp:rsid wsp:val=&quot;7919102F&quot;/&gt;&lt;wsp:rsid wsp:val=&quot;791AA285&quot;/&gt;&lt;wsp:rsid wsp:val=&quot;791C58B4&quot;/&gt;&lt;wsp:rsid wsp:val=&quot;791C6AB1&quot;/&gt;&lt;wsp:rsid wsp:val=&quot;79233338&quot;/&gt;&lt;wsp:rsid wsp:val=&quot;7925FE27&quot;/&gt;&lt;wsp:rsid wsp:val=&quot;792A56EC&quot;/&gt;&lt;wsp:rsid wsp:val=&quot;793AA372&quot;/&gt;&lt;wsp:rsid wsp:val=&quot;793CA353&quot;/&gt;&lt;wsp:rsid wsp:val=&quot;7940C9B7&quot;/&gt;&lt;wsp:rsid wsp:val=&quot;7951D864&quot;/&gt;&lt;wsp:rsid wsp:val=&quot;79600B6A&quot;/&gt;&lt;wsp:rsid wsp:val=&quot;796D9F18&quot;/&gt;&lt;wsp:rsid wsp:val=&quot;796ECBD4&quot;/&gt;&lt;wsp:rsid wsp:val=&quot;79758087&quot;/&gt;&lt;wsp:rsid wsp:val=&quot;7980DBF3&quot;/&gt;&lt;wsp:rsid wsp:val=&quot;79945AAB&quot;/&gt;&lt;wsp:rsid wsp:val=&quot;7996F5C8&quot;/&gt;&lt;wsp:rsid wsp:val=&quot;79A70FE0&quot;/&gt;&lt;wsp:rsid wsp:val=&quot;79B276CB&quot;/&gt;&lt;wsp:rsid wsp:val=&quot;79B31EC2&quot;/&gt;&lt;wsp:rsid wsp:val=&quot;79B3C3E1&quot;/&gt;&lt;wsp:rsid wsp:val=&quot;79C26E3B&quot;/&gt;&lt;wsp:rsid wsp:val=&quot;79CC2471&quot;/&gt;&lt;wsp:rsid wsp:val=&quot;79CDA579&quot;/&gt;&lt;wsp:rsid wsp:val=&quot;79D37ADD&quot;/&gt;&lt;wsp:rsid wsp:val=&quot;79DF86BD&quot;/&gt;&lt;wsp:rsid wsp:val=&quot;79E937F6&quot;/&gt;&lt;wsp:rsid wsp:val=&quot;79FA860A&quot;/&gt;&lt;wsp:rsid wsp:val=&quot;7A03928A&quot;/&gt;&lt;wsp:rsid wsp:val=&quot;7A06704B&quot;/&gt;&lt;wsp:rsid wsp:val=&quot;7A0D20F2&quot;/&gt;&lt;wsp:rsid wsp:val=&quot;7A13762C&quot;/&gt;&lt;wsp:rsid wsp:val=&quot;7A1785F3&quot;/&gt;&lt;wsp:rsid wsp:val=&quot;7A42B114&quot;/&gt;&lt;wsp:rsid wsp:val=&quot;7A519576&quot;/&gt;&lt;wsp:rsid wsp:val=&quot;7A526BB7&quot;/&gt;&lt;wsp:rsid wsp:val=&quot;7A7110B5&quot;/&gt;&lt;wsp:rsid wsp:val=&quot;7A71DEA6&quot;/&gt;&lt;wsp:rsid wsp:val=&quot;7A7431DF&quot;/&gt;&lt;wsp:rsid wsp:val=&quot;7A7D5412&quot;/&gt;&lt;wsp:rsid wsp:val=&quot;7A7F5CCF&quot;/&gt;&lt;wsp:rsid wsp:val=&quot;7A7FFDD6&quot;/&gt;&lt;wsp:rsid wsp:val=&quot;7A81CE92&quot;/&gt;&lt;wsp:rsid wsp:val=&quot;7A826848&quot;/&gt;&lt;wsp:rsid wsp:val=&quot;7A8D5A3C&quot;/&gt;&lt;wsp:rsid wsp:val=&quot;7A961A10&quot;/&gt;&lt;wsp:rsid wsp:val=&quot;7A98F683&quot;/&gt;&lt;wsp:rsid wsp:val=&quot;7A9DFA01&quot;/&gt;&lt;wsp:rsid wsp:val=&quot;7AAE38B9&quot;/&gt;&lt;wsp:rsid wsp:val=&quot;7AB63DBA&quot;/&gt;&lt;wsp:rsid wsp:val=&quot;7ADC0134&quot;/&gt;&lt;wsp:rsid wsp:val=&quot;7AEC1438&quot;/&gt;&lt;wsp:rsid wsp:val=&quot;7AEDDAFE&quot;/&gt;&lt;wsp:rsid wsp:val=&quot;7AFD1A0F&quot;/&gt;&lt;wsp:rsid wsp:val=&quot;7B032275&quot;/&gt;&lt;wsp:rsid wsp:val=&quot;7B13B7B0&quot;/&gt;&lt;wsp:rsid wsp:val=&quot;7B2BD8F1&quot;/&gt;&lt;wsp:rsid wsp:val=&quot;7B31E0BA&quot;/&gt;&lt;wsp:rsid wsp:val=&quot;7B323CE2&quot;/&gt;&lt;wsp:rsid wsp:val=&quot;7B3A6532&quot;/&gt;&lt;wsp:rsid wsp:val=&quot;7B3E1A30&quot;/&gt;&lt;wsp:rsid wsp:val=&quot;7B4FD4ED&quot;/&gt;&lt;wsp:rsid wsp:val=&quot;7B573F78&quot;/&gt;&lt;wsp:rsid wsp:val=&quot;7B5988EF&quot;/&gt;&lt;wsp:rsid wsp:val=&quot;7B5DBE91&quot;/&gt;&lt;wsp:rsid wsp:val=&quot;7B600F2C&quot;/&gt;&lt;wsp:rsid wsp:val=&quot;7B8C5DCD&quot;/&gt;&lt;wsp:rsid wsp:val=&quot;7B8D87C3&quot;/&gt;&lt;wsp:rsid wsp:val=&quot;7B9A8E25&quot;/&gt;&lt;wsp:rsid wsp:val=&quot;7BAB1913&quot;/&gt;&lt;wsp:rsid wsp:val=&quot;7BB6E3D2&quot;/&gt;&lt;wsp:rsid wsp:val=&quot;7BBF2216&quot;/&gt;&lt;wsp:rsid wsp:val=&quot;7BC7BDF1&quot;/&gt;&lt;wsp:rsid wsp:val=&quot;7BD3B06D&quot;/&gt;&lt;wsp:rsid wsp:val=&quot;7BD684B4&quot;/&gt;&lt;wsp:rsid wsp:val=&quot;7BE6844C&quot;/&gt;&lt;wsp:rsid wsp:val=&quot;7BEE64DA&quot;/&gt;&lt;wsp:rsid wsp:val=&quot;7BF30D0F&quot;/&gt;&lt;wsp:rsid wsp:val=&quot;7BFE145A&quot;/&gt;&lt;wsp:rsid wsp:val=&quot;7C0078AD&quot;/&gt;&lt;wsp:rsid wsp:val=&quot;7C0860DA&quot;/&gt;&lt;wsp:rsid wsp:val=&quot;7C1659C0&quot;/&gt;&lt;wsp:rsid wsp:val=&quot;7C17EFC6&quot;/&gt;&lt;wsp:rsid wsp:val=&quot;7C1DFC67&quot;/&gt;&lt;wsp:rsid wsp:val=&quot;7C203FBF&quot;/&gt;&lt;wsp:rsid wsp:val=&quot;7C3371D4&quot;/&gt;&lt;wsp:rsid wsp:val=&quot;7C4FF557&quot;/&gt;&lt;wsp:rsid wsp:val=&quot;7C509E04&quot;/&gt;&lt;wsp:rsid wsp:val=&quot;7C57C3E2&quot;/&gt;&lt;wsp:rsid wsp:val=&quot;7C77D195&quot;/&gt;&lt;wsp:rsid wsp:val=&quot;7C7DC9B5&quot;/&gt;&lt;wsp:rsid wsp:val=&quot;7C8F1B31&quot;/&gt;&lt;wsp:rsid wsp:val=&quot;7C9F1816&quot;/&gt;&lt;wsp:rsid wsp:val=&quot;7CB08430&quot;/&gt;&lt;wsp:rsid wsp:val=&quot;7CFBDF8D&quot;/&gt;&lt;wsp:rsid wsp:val=&quot;7D0BDBB9&quot;/&gt;&lt;wsp:rsid wsp:val=&quot;7D1E8DAF&quot;/&gt;&lt;wsp:rsid wsp:val=&quot;7D2CE450&quot;/&gt;&lt;wsp:rsid wsp:val=&quot;7D3C9B2C&quot;/&gt;&lt;wsp:rsid wsp:val=&quot;7D4A9C40&quot;/&gt;&lt;wsp:rsid wsp:val=&quot;7D4FF23A&quot;/&gt;&lt;wsp:rsid wsp:val=&quot;7D5262CC&quot;/&gt;&lt;wsp:rsid wsp:val=&quot;7D583742&quot;/&gt;&lt;wsp:rsid wsp:val=&quot;7D5D7BE9&quot;/&gt;&lt;wsp:rsid wsp:val=&quot;7D6948E5&quot;/&gt;&lt;wsp:rsid wsp:val=&quot;7D6F8EEC&quot;/&gt;&lt;wsp:rsid wsp:val=&quot;7D710CDE&quot;/&gt;&lt;wsp:rsid wsp:val=&quot;7D754302&quot;/&gt;&lt;wsp:rsid wsp:val=&quot;7D7FD9B7&quot;/&gt;&lt;wsp:rsid wsp:val=&quot;7D94A19C&quot;/&gt;&lt;wsp:rsid wsp:val=&quot;7D98860A&quot;/&gt;&lt;wsp:rsid wsp:val=&quot;7D98938A&quot;/&gt;&lt;wsp:rsid wsp:val=&quot;7D9CA957&quot;/&gt;&lt;wsp:rsid wsp:val=&quot;7DA194D5&quot;/&gt;&lt;wsp:rsid wsp:val=&quot;7DA982B7&quot;/&gt;&lt;wsp:rsid wsp:val=&quot;7DBCED97&quot;/&gt;&lt;wsp:rsid wsp:val=&quot;7DC4FAFE&quot;/&gt;&lt;wsp:rsid wsp:val=&quot;7DCCC457&quot;/&gt;&lt;wsp:rsid wsp:val=&quot;7DF00776&quot;/&gt;&lt;wsp:rsid wsp:val=&quot;7DF24353&quot;/&gt;&lt;wsp:rsid wsp:val=&quot;7DF255CA&quot;/&gt;&lt;wsp:rsid wsp:val=&quot;7DFB50F1&quot;/&gt;&lt;wsp:rsid wsp:val=&quot;7E032FBD&quot;/&gt;&lt;wsp:rsid wsp:val=&quot;7E0DAC36&quot;/&gt;&lt;wsp:rsid wsp:val=&quot;7E23B4FA&quot;/&gt;&lt;wsp:rsid wsp:val=&quot;7E335C6B&quot;/&gt;&lt;wsp:rsid wsp:val=&quot;7E48001C&quot;/&gt;&lt;wsp:rsid wsp:val=&quot;7E49EFF7&quot;/&gt;&lt;wsp:rsid wsp:val=&quot;7E4C3FBD&quot;/&gt;&lt;wsp:rsid wsp:val=&quot;7E4DC4F3&quot;/&gt;&lt;wsp:rsid wsp:val=&quot;7E565375&quot;/&gt;&lt;wsp:rsid wsp:val=&quot;7E59AA26&quot;/&gt;&lt;wsp:rsid wsp:val=&quot;7E677CF9&quot;/&gt;&lt;wsp:rsid wsp:val=&quot;7E703698&quot;/&gt;&lt;wsp:rsid wsp:val=&quot;7E789FD5&quot;/&gt;&lt;wsp:rsid wsp:val=&quot;7E7BC1B3&quot;/&gt;&lt;wsp:rsid wsp:val=&quot;7E7CED15&quot;/&gt;&lt;wsp:rsid wsp:val=&quot;7E7E543B&quot;/&gt;&lt;wsp:rsid wsp:val=&quot;7E97D745&quot;/&gt;&lt;wsp:rsid wsp:val=&quot;7E9E5722&quot;/&gt;&lt;wsp:rsid wsp:val=&quot;7E9EACB6&quot;/&gt;&lt;wsp:rsid wsp:val=&quot;7EBA3565&quot;/&gt;&lt;wsp:rsid wsp:val=&quot;7EC7CD82&quot;/&gt;&lt;wsp:rsid wsp:val=&quot;7ED9091F&quot;/&gt;&lt;wsp:rsid wsp:val=&quot;7EE17EA4&quot;/&gt;&lt;wsp:rsid wsp:val=&quot;7EE88F37&quot;/&gt;&lt;wsp:rsid wsp:val=&quot;7EF649AE&quot;/&gt;&lt;wsp:rsid wsp:val=&quot;7F07A755&quot;/&gt;&lt;wsp:rsid wsp:val=&quot;7F26059C&quot;/&gt;&lt;wsp:rsid wsp:val=&quot;7F2BEEFA&quot;/&gt;&lt;wsp:rsid wsp:val=&quot;7F30278B&quot;/&gt;&lt;wsp:rsid wsp:val=&quot;7F4ED065&quot;/&gt;&lt;wsp:rsid wsp:val=&quot;7F511F8A&quot;/&gt;&lt;wsp:rsid wsp:val=&quot;7F529BE0&quot;/&gt;&lt;wsp:rsid wsp:val=&quot;7F548A31&quot;/&gt;&lt;wsp:rsid wsp:val=&quot;7F58E5B9&quot;/&gt;&lt;wsp:rsid wsp:val=&quot;7F5CB20F&quot;/&gt;&lt;wsp:rsid wsp:val=&quot;7F60B018&quot;/&gt;&lt;wsp:rsid wsp:val=&quot;7F698B33&quot;/&gt;&lt;wsp:rsid wsp:val=&quot;7F782E40&quot;/&gt;&lt;wsp:rsid wsp:val=&quot;7F78584B&quot;/&gt;&lt;wsp:rsid wsp:val=&quot;7F8B31CC&quot;/&gt;&lt;wsp:rsid wsp:val=&quot;7F93FF58&quot;/&gt;&lt;wsp:rsid wsp:val=&quot;7F96507D&quot;/&gt;&lt;wsp:rsid wsp:val=&quot;7F9C4E5D&quot;/&gt;&lt;wsp:rsid wsp:val=&quot;7FBC8836&quot;/&gt;&lt;wsp:rsid wsp:val=&quot;7FBE889A&quot;/&gt;&lt;wsp:rsid wsp:val=&quot;7FCE6BFA&quot;/&gt;&lt;wsp:rsid wsp:val=&quot;7FD21ABC&quot;/&gt;&lt;wsp:rsid wsp:val=&quot;7FD8008F&quot;/&gt;&lt;wsp:rsid wsp:val=&quot;7FDA4F5C&quot;/&gt;&lt;wsp:rsid wsp:val=&quot;7FFD8CF1&quot;/&gt;&lt;/wsp:rsids&gt;&lt;/w:docPr&gt;&lt;w:body&gt;&lt;wx:sect&gt;&lt;w:p wsp:rsidR=&quot;00000000&quot; wsp:rsidRDefault=&quot;00A65903&quot; wsp:rsidP=&quot;00A65903&quot;&gt;&lt;m:oMathPara&gt;&lt;m:oMath&gt;&lt;m:r&gt;&lt;m:rPr&gt;&lt;m:sty m:val=&quot;bi&quot;/&gt;&lt;/m:rPr&gt;&lt;w:rPr&gt;&lt;w:rFonts w:ascii=&quot;Cambria Math&quot; w:fareast=&quot;Times New Roman&quot; w:h-ansi=&quot;Cambria Math&quot;/&gt;&lt;wx:font wx:val=&quot;Cambria Math&quot;/&gt;&lt;w:b/&gt;&lt;w:i/&gt;&lt;w:color w:val=&quot;000000&quot;/&gt;&lt;/w:rPr&gt;&lt;m:t&gt;?&lt;/sm:t&gt;&lt;/m:r&gt;&lt;/m:oMath&gt;&lt;/m:oMathPara&gt;&lt;/w:p&gt;&lt;w:sectPr wsp:rsidR=&quot;00000000&quot;&gt;&lt;w:pgSz w:w=&quot;12240&quot; w:h=&quot;15840&quot;/&gt;&lt;w:pgMar w:top=&quot;1701&quot; w:right=&quot;1440&quot; w:bottom=&quot;1440&quot; w:left=&quot;1440&quot; w:header=&quot;720&quot; w:footer=&quot;720&quot; w:gutter=&quot;0&quot;/&gt;&lt;w:cols w:space=&quot;720&quot;/&gt;&lt;/w:sectPr&gt;&lt;/wx:sect&gt;&lt;/w:body&gt;&lt;/w:wordDocument&gt;">
                  <v:imagedata r:id="rId31" o:title="" chromakey="white"/>
                </v:shape>
              </w:pict>
            </w:r>
            <w:r w:rsidRPr="00F01693">
              <w:rPr>
                <w:rFonts w:eastAsia="Times New Roman"/>
                <w:color w:val="000000"/>
              </w:rPr>
              <w:fldChar w:fldCharType="end"/>
            </w:r>
            <w:r w:rsidR="00C7383E" w:rsidRPr="00F01693">
              <w:rPr>
                <w:rFonts w:eastAsia="Times New Roman"/>
                <w:color w:val="000000"/>
              </w:rPr>
              <w:t xml:space="preserve">  = 0.6</w:t>
            </w:r>
          </w:p>
        </w:tc>
        <w:tc>
          <w:tcPr>
            <w:tcW w:w="1025" w:type="pct"/>
            <w:tcBorders>
              <w:bottom w:val="single" w:sz="12" w:space="0" w:color="auto"/>
              <w:right w:val="nil"/>
            </w:tcBorders>
            <w:shd w:val="clear" w:color="auto" w:fill="A5A5A5"/>
            <w:noWrap/>
            <w:hideMark/>
          </w:tcPr>
          <w:p w14:paraId="2ECA36FA" w14:textId="77777777" w:rsidR="00C7383E" w:rsidRPr="00F01693" w:rsidRDefault="00402169" w:rsidP="00F01693">
            <w:pPr>
              <w:widowControl/>
              <w:wordWrap/>
              <w:autoSpaceDE/>
              <w:autoSpaceDN/>
              <w:jc w:val="center"/>
              <w:rPr>
                <w:rFonts w:eastAsia="Times New Roman"/>
                <w:color w:val="000000"/>
              </w:rPr>
            </w:pPr>
            <w:r w:rsidRPr="00F01693">
              <w:rPr>
                <w:rFonts w:eastAsia="Times New Roman"/>
                <w:color w:val="000000"/>
              </w:rPr>
              <w:fldChar w:fldCharType="begin"/>
            </w:r>
            <w:r w:rsidRPr="00F01693">
              <w:rPr>
                <w:rFonts w:eastAsia="Times New Roman"/>
                <w:color w:val="000000"/>
              </w:rPr>
              <w:instrText xml:space="preserve"> QUOTE </w:instrText>
            </w:r>
            <w:r w:rsidR="00392796" w:rsidRPr="00F01693">
              <w:rPr>
                <w:position w:val="-9"/>
              </w:rPr>
              <w:pict w14:anchorId="1CC3CD69">
                <v:shape id="_x0000_i1043" type="#_x0000_t75" style="width:8.25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allowPNG/&gt;&lt;w:savePreviewPicture/&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docVars&gt;&lt;w:docVar w:name=&quot;__Grammarly_42____i&quot; w:val=&quot;H4sIAAAAAAAEAKtWckksSQxILCpxzi/NK1GyMqwFAAEhoTITAAAA&quot;/&gt;&lt;w:docVar w:name=&quot;__Grammarly_42___1&quot; w:val=&quot;H4sIAAAAAAAEAKtWcslP9kxRslIyNDayMDEzMzQyMjUxtDA3MzJS0lEKTi0uzszPAykwtqwFAKnQulwtAAAA&quot;/&gt;&lt;/w:docVars&gt;&lt;wsp:rsids&gt;&lt;wsp:rsidRoot wsp:val=&quot;00046CE5&quot;/&gt;&lt;wsp:rsid wsp:val=&quot;000001DF&quot;/&gt;&lt;wsp:rsid wsp:val=&quot;000002A7&quot;/&gt;&lt;wsp:rsid wsp:val=&quot;00001460&quot;/&gt;&lt;wsp:rsid wsp:val=&quot;0000155B&quot;/&gt;&lt;wsp:rsid wsp:val=&quot;00003ED3&quot;/&gt;&lt;wsp:rsid wsp:val=&quot;00004826&quot;/&gt;&lt;wsp:rsid wsp:val=&quot;000048B5&quot;/&gt;&lt;wsp:rsid wsp:val=&quot;000049D7&quot;/&gt;&lt;wsp:rsid wsp:val=&quot;00005BA4&quot;/&gt;&lt;wsp:rsid wsp:val=&quot;00005BD8&quot;/&gt;&lt;wsp:rsid wsp:val=&quot;00005DB4&quot;/&gt;&lt;wsp:rsid wsp:val=&quot;00006473&quot;/&gt;&lt;wsp:rsid wsp:val=&quot;00007079&quot;/&gt;&lt;wsp:rsid wsp:val=&quot;000072FF&quot;/&gt;&lt;wsp:rsid wsp:val=&quot;00007E04&quot;/&gt;&lt;wsp:rsid wsp:val=&quot;0000E4D6&quot;/&gt;&lt;wsp:rsid wsp:val=&quot;000102EB&quot;/&gt;&lt;wsp:rsid wsp:val=&quot;000104CC&quot;/&gt;&lt;wsp:rsid wsp:val=&quot;0001116A&quot;/&gt;&lt;wsp:rsid wsp:val=&quot;00012181&quot;/&gt;&lt;wsp:rsid wsp:val=&quot;000128C2&quot;/&gt;&lt;wsp:rsid wsp:val=&quot;00013609&quot;/&gt;&lt;wsp:rsid wsp:val=&quot;000140A3&quot;/&gt;&lt;wsp:rsid wsp:val=&quot;00015EA2&quot;/&gt;&lt;wsp:rsid wsp:val=&quot;000161E4&quot;/&gt;&lt;wsp:rsid wsp:val=&quot;000164B5&quot;/&gt;&lt;wsp:rsid wsp:val=&quot;0001655A&quot;/&gt;&lt;wsp:rsid wsp:val=&quot;00016BF0&quot;/&gt;&lt;wsp:rsid wsp:val=&quot;0001777F&quot;/&gt;&lt;wsp:rsid wsp:val=&quot;00017EB1&quot;/&gt;&lt;wsp:rsid wsp:val=&quot;000218FF&quot;/&gt;&lt;wsp:rsid wsp:val=&quot;00021EE8&quot;/&gt;&lt;wsp:rsid wsp:val=&quot;000221D2&quot;/&gt;&lt;wsp:rsid wsp:val=&quot;00022EB5&quot;/&gt;&lt;wsp:rsid wsp:val=&quot;000232C5&quot;/&gt;&lt;wsp:rsid wsp:val=&quot;000232EF&quot;/&gt;&lt;wsp:rsid wsp:val=&quot;00025A56&quot;/&gt;&lt;wsp:rsid wsp:val=&quot;00026410&quot;/&gt;&lt;wsp:rsid wsp:val=&quot;00026BFC&quot;/&gt;&lt;wsp:rsid wsp:val=&quot;00026C68&quot;/&gt;&lt;wsp:rsid wsp:val=&quot;00026DE0&quot;/&gt;&lt;wsp:rsid wsp:val=&quot;00027139&quot;/&gt;&lt;wsp:rsid wsp:val=&quot;000278DE&quot;/&gt;&lt;wsp:rsid wsp:val=&quot;00031B38&quot;/&gt;&lt;wsp:rsid wsp:val=&quot;000322EC&quot;/&gt;&lt;wsp:rsid wsp:val=&quot;000324DF&quot;/&gt;&lt;wsp:rsid wsp:val=&quot;00033536&quot;/&gt;&lt;wsp:rsid wsp:val=&quot;00034D1C&quot;/&gt;&lt;wsp:rsid wsp:val=&quot;00034DFC&quot;/&gt;&lt;wsp:rsid wsp:val=&quot;000357DF&quot;/&gt;&lt;wsp:rsid wsp:val=&quot;00036B08&quot;/&gt;&lt;wsp:rsid wsp:val=&quot;00036D05&quot;/&gt;&lt;wsp:rsid wsp:val=&quot;0003723A&quot;/&gt;&lt;wsp:rsid wsp:val=&quot;00037739&quot;/&gt;&lt;wsp:rsid wsp:val=&quot;00039C30&quot;/&gt;&lt;wsp:rsid wsp:val=&quot;00043EA1&quot;/&gt;&lt;wsp:rsid wsp:val=&quot;0004471D&quot;/&gt;&lt;wsp:rsid wsp:val=&quot;00044D86&quot;/&gt;&lt;wsp:rsid wsp:val=&quot;0004664C&quot;/&gt;&lt;wsp:rsid wsp:val=&quot;00046CE5&quot;/&gt;&lt;wsp:rsid wsp:val=&quot;00047116&quot;/&gt;&lt;wsp:rsid wsp:val=&quot;000512F9&quot;/&gt;&lt;wsp:rsid wsp:val=&quot;00051B14&quot;/&gt;&lt;wsp:rsid wsp:val=&quot;0005238E&quot;/&gt;&lt;wsp:rsid wsp:val=&quot;0005307F&quot;/&gt;&lt;wsp:rsid wsp:val=&quot;00053D9F&quot;/&gt;&lt;wsp:rsid wsp:val=&quot;000570BB&quot;/&gt;&lt;wsp:rsid wsp:val=&quot;00057125&quot;/&gt;&lt;wsp:rsid wsp:val=&quot;000571AC&quot;/&gt;&lt;wsp:rsid wsp:val=&quot;00057CE5&quot;/&gt;&lt;wsp:rsid wsp:val=&quot;000604BE&quot;/&gt;&lt;wsp:rsid wsp:val=&quot;000611AB&quot;/&gt;&lt;wsp:rsid wsp:val=&quot;00061BDF&quot;/&gt;&lt;wsp:rsid wsp:val=&quot;0006316C&quot;/&gt;&lt;wsp:rsid wsp:val=&quot;00063686&quot;/&gt;&lt;wsp:rsid wsp:val=&quot;00064626&quot;/&gt;&lt;wsp:rsid wsp:val=&quot;00064640&quot;/&gt;&lt;wsp:rsid wsp:val=&quot;000649D5&quot;/&gt;&lt;wsp:rsid wsp:val=&quot;00064AAB&quot;/&gt;&lt;wsp:rsid wsp:val=&quot;00065861&quot;/&gt;&lt;wsp:rsid wsp:val=&quot;00066296&quot;/&gt;&lt;wsp:rsid wsp:val=&quot;00067299&quot;/&gt;&lt;wsp:rsid wsp:val=&quot;00067CBF&quot;/&gt;&lt;wsp:rsid wsp:val=&quot;0007018C&quot;/&gt;&lt;wsp:rsid wsp:val=&quot;00070863&quot;/&gt;&lt;wsp:rsid wsp:val=&quot;00071011&quot;/&gt;&lt;wsp:rsid wsp:val=&quot;00073124&quot;/&gt;&lt;wsp:rsid wsp:val=&quot;0007326D&quot;/&gt;&lt;wsp:rsid wsp:val=&quot;000733A4&quot;/&gt;&lt;wsp:rsid wsp:val=&quot;0008217B&quot;/&gt;&lt;wsp:rsid wsp:val=&quot;00082F05&quot;/&gt;&lt;wsp:rsid wsp:val=&quot;0008314E&quot;/&gt;&lt;wsp:rsid wsp:val=&quot;00083906&quot;/&gt;&lt;wsp:rsid wsp:val=&quot;00084C33&quot;/&gt;&lt;wsp:rsid wsp:val=&quot;0008608D&quot;/&gt;&lt;wsp:rsid wsp:val=&quot;000868EE&quot;/&gt;&lt;wsp:rsid wsp:val=&quot;00086EAA&quot;/&gt;&lt;wsp:rsid wsp:val=&quot;00086FD2&quot;/&gt;&lt;wsp:rsid wsp:val=&quot;000915C5&quot;/&gt;&lt;wsp:rsid wsp:val=&quot;0009171E&quot;/&gt;&lt;wsp:rsid wsp:val=&quot;00091F68&quot;/&gt;&lt;wsp:rsid wsp:val=&quot;00092F05&quot;/&gt;&lt;wsp:rsid wsp:val=&quot;0009308F&quot;/&gt;&lt;wsp:rsid wsp:val=&quot;00093D99&quot;/&gt;&lt;wsp:rsid wsp:val=&quot;00094278&quot;/&gt;&lt;wsp:rsid wsp:val=&quot;00094BCD&quot;/&gt;&lt;wsp:rsid wsp:val=&quot;00094D2B&quot;/&gt;&lt;wsp:rsid wsp:val=&quot;000965BD&quot;/&gt;&lt;wsp:rsid wsp:val=&quot;00096AEB&quot;/&gt;&lt;wsp:rsid wsp:val=&quot;00096C7D&quot;/&gt;&lt;wsp:rsid wsp:val=&quot;000A0097&quot;/&gt;&lt;wsp:rsid wsp:val=&quot;000A01F2&quot;/&gt;&lt;wsp:rsid wsp:val=&quot;000A0656&quot;/&gt;&lt;wsp:rsid wsp:val=&quot;000A1139&quot;/&gt;&lt;wsp:rsid wsp:val=&quot;000A1E65&quot;/&gt;&lt;wsp:rsid wsp:val=&quot;000A5700&quot;/&gt;&lt;wsp:rsid wsp:val=&quot;000A5F4E&quot;/&gt;&lt;wsp:rsid wsp:val=&quot;000A6249&quot;/&gt;&lt;wsp:rsid wsp:val=&quot;000A65D0&quot;/&gt;&lt;wsp:rsid wsp:val=&quot;000A6E48&quot;/&gt;&lt;wsp:rsid wsp:val=&quot;000A7358&quot;/&gt;&lt;wsp:rsid wsp:val=&quot;000B0332&quot;/&gt;&lt;wsp:rsid wsp:val=&quot;000B03A0&quot;/&gt;&lt;wsp:rsid wsp:val=&quot;000B051E&quot;/&gt;&lt;wsp:rsid wsp:val=&quot;000B077D&quot;/&gt;&lt;wsp:rsid wsp:val=&quot;000B092B&quot;/&gt;&lt;wsp:rsid wsp:val=&quot;000B0B0C&quot;/&gt;&lt;wsp:rsid wsp:val=&quot;000B0CF6&quot;/&gt;&lt;wsp:rsid wsp:val=&quot;000B12E2&quot;/&gt;&lt;wsp:rsid wsp:val=&quot;000B137A&quot;/&gt;&lt;wsp:rsid wsp:val=&quot;000B2CE3&quot;/&gt;&lt;wsp:rsid wsp:val=&quot;000B53C8&quot;/&gt;&lt;wsp:rsid wsp:val=&quot;000B5BD7&quot;/&gt;&lt;wsp:rsid wsp:val=&quot;000B6F1C&quot;/&gt;&lt;wsp:rsid wsp:val=&quot;000B7585&quot;/&gt;&lt;wsp:rsid wsp:val=&quot;000C04AE&quot;/&gt;&lt;wsp:rsid wsp:val=&quot;000C0A12&quot;/&gt;&lt;wsp:rsid wsp:val=&quot;000C0DDB&quot;/&gt;&lt;wsp:rsid wsp:val=&quot;000C176B&quot;/&gt;&lt;wsp:rsid wsp:val=&quot;000C1949&quot;/&gt;&lt;wsp:rsid wsp:val=&quot;000C1C59&quot;/&gt;&lt;wsp:rsid wsp:val=&quot;000C2BBA&quot;/&gt;&lt;wsp:rsid wsp:val=&quot;000C317B&quot;/&gt;&lt;wsp:rsid wsp:val=&quot;000C3917&quot;/&gt;&lt;wsp:rsid wsp:val=&quot;000C65CE&quot;/&gt;&lt;wsp:rsid wsp:val=&quot;000C7D59&quot;/&gt;&lt;wsp:rsid wsp:val=&quot;000D0998&quot;/&gt;&lt;wsp:rsid wsp:val=&quot;000D1D73&quot;/&gt;&lt;wsp:rsid wsp:val=&quot;000D2446&quot;/&gt;&lt;wsp:rsid wsp:val=&quot;000D5CE2&quot;/&gt;&lt;wsp:rsid wsp:val=&quot;000D5F3C&quot;/&gt;&lt;wsp:rsid wsp:val=&quot;000D6BDE&quot;/&gt;&lt;wsp:rsid wsp:val=&quot;000D7EFB&quot;/&gt;&lt;wsp:rsid wsp:val=&quot;000E0A63&quot;/&gt;&lt;wsp:rsid wsp:val=&quot;000E1FEA&quot;/&gt;&lt;wsp:rsid wsp:val=&quot;000E299A&quot;/&gt;&lt;wsp:rsid wsp:val=&quot;000E34A2&quot;/&gt;&lt;wsp:rsid wsp:val=&quot;000E3C4D&quot;/&gt;&lt;wsp:rsid wsp:val=&quot;000E421A&quot;/&gt;&lt;wsp:rsid wsp:val=&quot;000E4224&quot;/&gt;&lt;wsp:rsid wsp:val=&quot;000E4587&quot;/&gt;&lt;wsp:rsid wsp:val=&quot;000E4AAD&quot;/&gt;&lt;wsp:rsid wsp:val=&quot;000E5E74&quot;/&gt;&lt;wsp:rsid wsp:val=&quot;000E666F&quot;/&gt;&lt;wsp:rsid wsp:val=&quot;000E6742&quot;/&gt;&lt;wsp:rsid wsp:val=&quot;000E69ED&quot;/&gt;&lt;wsp:rsid wsp:val=&quot;000E705C&quot;/&gt;&lt;wsp:rsid wsp:val=&quot;000F00E6&quot;/&gt;&lt;wsp:rsid wsp:val=&quot;000F06E6&quot;/&gt;&lt;wsp:rsid wsp:val=&quot;000F16E6&quot;/&gt;&lt;wsp:rsid wsp:val=&quot;000F1836&quot;/&gt;&lt;wsp:rsid wsp:val=&quot;000F1FF8&quot;/&gt;&lt;wsp:rsid wsp:val=&quot;000F221B&quot;/&gt;&lt;wsp:rsid wsp:val=&quot;000F2A3D&quot;/&gt;&lt;wsp:rsid wsp:val=&quot;000F2ADA&quot;/&gt;&lt;wsp:rsid wsp:val=&quot;000F2B8B&quot;/&gt;&lt;wsp:rsid wsp:val=&quot;000F3869&quot;/&gt;&lt;wsp:rsid wsp:val=&quot;000F527A&quot;/&gt;&lt;wsp:rsid wsp:val=&quot;000F5796&quot;/&gt;&lt;wsp:rsid wsp:val=&quot;000F5D81&quot;/&gt;&lt;wsp:rsid wsp:val=&quot;000F67D9&quot;/&gt;&lt;wsp:rsid wsp:val=&quot;000F6BF5&quot;/&gt;&lt;wsp:rsid wsp:val=&quot;000F714F&quot;/&gt;&lt;wsp:rsid wsp:val=&quot;000F771B&quot;/&gt;&lt;wsp:rsid wsp:val=&quot;000F7ADF&quot;/&gt;&lt;wsp:rsid wsp:val=&quot;000F7E61&quot;/&gt;&lt;wsp:rsid wsp:val=&quot;000F7F9B&quot;/&gt;&lt;wsp:rsid wsp:val=&quot;001004BA&quot;/&gt;&lt;wsp:rsid wsp:val=&quot;0010113C&quot;/&gt;&lt;wsp:rsid wsp:val=&quot;0010146B&quot;/&gt;&lt;wsp:rsid wsp:val=&quot;00102558&quot;/&gt;&lt;wsp:rsid wsp:val=&quot;00102F19&quot;/&gt;&lt;wsp:rsid wsp:val=&quot;00103DDE&quot;/&gt;&lt;wsp:rsid wsp:val=&quot;001046B9&quot;/&gt;&lt;wsp:rsid wsp:val=&quot;0010593A&quot;/&gt;&lt;wsp:rsid wsp:val=&quot;001062BB&quot;/&gt;&lt;wsp:rsid wsp:val=&quot;001062E3&quot;/&gt;&lt;wsp:rsid wsp:val=&quot;00111699&quot;/&gt;&lt;wsp:rsid wsp:val=&quot;00111EC5&quot;/&gt;&lt;wsp:rsid wsp:val=&quot;001120E1&quot;/&gt;&lt;wsp:rsid wsp:val=&quot;00112B80&quot;/&gt;&lt;wsp:rsid wsp:val=&quot;001130AA&quot;/&gt;&lt;wsp:rsid wsp:val=&quot;0011666A&quot;/&gt;&lt;wsp:rsid wsp:val=&quot;00116E99&quot;/&gt;&lt;wsp:rsid wsp:val=&quot;001170EE&quot;/&gt;&lt;wsp:rsid wsp:val=&quot;00117230&quot;/&gt;&lt;wsp:rsid wsp:val=&quot;00117298&quot;/&gt;&lt;wsp:rsid wsp:val=&quot;001178B4&quot;/&gt;&lt;wsp:rsid wsp:val=&quot;00117C52&quot;/&gt;&lt;wsp:rsid wsp:val=&quot;00117CEE&quot;/&gt;&lt;wsp:rsid wsp:val=&quot;0012092E&quot;/&gt;&lt;wsp:rsid wsp:val=&quot;001218D1&quot;/&gt;&lt;wsp:rsid wsp:val=&quot;001224BA&quot;/&gt;&lt;wsp:rsid wsp:val=&quot;00123015&quot;/&gt;&lt;wsp:rsid wsp:val=&quot;00126EFF&quot;/&gt;&lt;wsp:rsid wsp:val=&quot;0013168A&quot;/&gt;&lt;wsp:rsid wsp:val=&quot;00131A53&quot;/&gt;&lt;wsp:rsid wsp:val=&quot;00131D8B&quot;/&gt;&lt;wsp:rsid wsp:val=&quot;00132B49&quot;/&gt;&lt;wsp:rsid wsp:val=&quot;00134FF0&quot;/&gt;&lt;wsp:rsid wsp:val=&quot;00141068&quot;/&gt;&lt;wsp:rsid wsp:val=&quot;0014375E&quot;/&gt;&lt;wsp:rsid wsp:val=&quot;00143DF0&quot;/&gt;&lt;wsp:rsid wsp:val=&quot;0014442A&quot;/&gt;&lt;wsp:rsid wsp:val=&quot;001445DC&quot;/&gt;&lt;wsp:rsid wsp:val=&quot;00144BB9&quot;/&gt;&lt;wsp:rsid wsp:val=&quot;001452F5&quot;/&gt;&lt;wsp:rsid wsp:val=&quot;0014576B&quot;/&gt;&lt;wsp:rsid wsp:val=&quot;00147366&quot;/&gt;&lt;wsp:rsid wsp:val=&quot;00150F8A&quot;/&gt;&lt;wsp:rsid wsp:val=&quot;00150FEA&quot;/&gt;&lt;wsp:rsid wsp:val=&quot;0015257E&quot;/&gt;&lt;wsp:rsid wsp:val=&quot;00152B00&quot;/&gt;&lt;wsp:rsid wsp:val=&quot;001535DC&quot;/&gt;&lt;wsp:rsid wsp:val=&quot;00153897&quot;/&gt;&lt;wsp:rsid wsp:val=&quot;00153C49&quot;/&gt;&lt;wsp:rsid wsp:val=&quot;0015496C&quot;/&gt;&lt;wsp:rsid wsp:val=&quot;001551D7&quot;/&gt;&lt;wsp:rsid wsp:val=&quot;001567B0&quot;/&gt;&lt;wsp:rsid wsp:val=&quot;0016070A&quot;/&gt;&lt;wsp:rsid wsp:val=&quot;001614AD&quot;/&gt;&lt;wsp:rsid wsp:val=&quot;0016157A&quot;/&gt;&lt;wsp:rsid wsp:val=&quot;001615B2&quot;/&gt;&lt;wsp:rsid wsp:val=&quot;00161A69&quot;/&gt;&lt;wsp:rsid wsp:val=&quot;00161F94&quot;/&gt;&lt;wsp:rsid wsp:val=&quot;00162227&quot;/&gt;&lt;wsp:rsid wsp:val=&quot;00162633&quot;/&gt;&lt;wsp:rsid wsp:val=&quot;00166A6D&quot;/&gt;&lt;wsp:rsid wsp:val=&quot;00166CAB&quot;/&gt;&lt;wsp:rsid wsp:val=&quot;001672BE&quot;/&gt;&lt;wsp:rsid wsp:val=&quot;00167B24&quot;/&gt;&lt;wsp:rsid wsp:val=&quot;001700B2&quot;/&gt;&lt;wsp:rsid wsp:val=&quot;0017046A&quot;/&gt;&lt;wsp:rsid wsp:val=&quot;00170C39&quot;/&gt;&lt;wsp:rsid wsp:val=&quot;00171F3D&quot;/&gt;&lt;wsp:rsid wsp:val=&quot;00172B34&quot;/&gt;&lt;wsp:rsid wsp:val=&quot;0017462A&quot;/&gt;&lt;wsp:rsid wsp:val=&quot;00174F39&quot;/&gt;&lt;wsp:rsid wsp:val=&quot;0017583C&quot;/&gt;&lt;wsp:rsid wsp:val=&quot;0017658C&quot;/&gt;&lt;wsp:rsid wsp:val=&quot;00177183&quot;/&gt;&lt;wsp:rsid wsp:val=&quot;00177467&quot;/&gt;&lt;wsp:rsid wsp:val=&quot;0018106C&quot;/&gt;&lt;wsp:rsid wsp:val=&quot;00181230&quot;/&gt;&lt;wsp:rsid wsp:val=&quot;001817CD&quot;/&gt;&lt;wsp:rsid wsp:val=&quot;001831F8&quot;/&gt;&lt;wsp:rsid wsp:val=&quot;0018359A&quot;/&gt;&lt;wsp:rsid wsp:val=&quot;0018360D&quot;/&gt;&lt;wsp:rsid wsp:val=&quot;001842FE&quot;/&gt;&lt;wsp:rsid wsp:val=&quot;00184B5D&quot;/&gt;&lt;wsp:rsid wsp:val=&quot;0018604A&quot;/&gt;&lt;wsp:rsid wsp:val=&quot;00191174&quot;/&gt;&lt;wsp:rsid wsp:val=&quot;00192463&quot;/&gt;&lt;wsp:rsid wsp:val=&quot;00192A79&quot;/&gt;&lt;wsp:rsid wsp:val=&quot;00194D45&quot;/&gt;&lt;wsp:rsid wsp:val=&quot;00194E22&quot;/&gt;&lt;wsp:rsid wsp:val=&quot;001954C9&quot;/&gt;&lt;wsp:rsid wsp:val=&quot;00195DCA&quot;/&gt;&lt;wsp:rsid wsp:val=&quot;00195F6E&quot;/&gt;&lt;wsp:rsid wsp:val=&quot;00196569&quot;/&gt;&lt;wsp:rsid wsp:val=&quot;00197BE4&quot;/&gt;&lt;wsp:rsid wsp:val=&quot;001A0056&quot;/&gt;&lt;wsp:rsid wsp:val=&quot;001A0184&quot;/&gt;&lt;wsp:rsid wsp:val=&quot;001A03C2&quot;/&gt;&lt;wsp:rsid wsp:val=&quot;001A3481&quot;/&gt;&lt;wsp:rsid wsp:val=&quot;001A3FD9&quot;/&gt;&lt;wsp:rsid wsp:val=&quot;001A46F9&quot;/&gt;&lt;wsp:rsid wsp:val=&quot;001A4B94&quot;/&gt;&lt;wsp:rsid wsp:val=&quot;001A57A6&quot;/&gt;&lt;wsp:rsid wsp:val=&quot;001A6BC9&quot;/&gt;&lt;wsp:rsid wsp:val=&quot;001A7A1C&quot;/&gt;&lt;wsp:rsid wsp:val=&quot;001ACB90&quot;/&gt;&lt;wsp:rsid wsp:val=&quot;001B0871&quot;/&gt;&lt;wsp:rsid wsp:val=&quot;001B1C4C&quot;/&gt;&lt;wsp:rsid wsp:val=&quot;001B2A62&quot;/&gt;&lt;wsp:rsid wsp:val=&quot;001B3760&quot;/&gt;&lt;wsp:rsid wsp:val=&quot;001B441F&quot;/&gt;&lt;wsp:rsid wsp:val=&quot;001B4B0F&quot;/&gt;&lt;wsp:rsid wsp:val=&quot;001B6791&quot;/&gt;&lt;wsp:rsid wsp:val=&quot;001B7BE3&quot;/&gt;&lt;wsp:rsid wsp:val=&quot;001B7F9F&quot;/&gt;&lt;wsp:rsid wsp:val=&quot;001BFB26&quot;/&gt;&lt;wsp:rsid wsp:val=&quot;001C073F&quot;/&gt;&lt;wsp:rsid wsp:val=&quot;001C0B8A&quot;/&gt;&lt;wsp:rsid wsp:val=&quot;001C2188&quot;/&gt;&lt;wsp:rsid wsp:val=&quot;001C3537&quot;/&gt;&lt;wsp:rsid wsp:val=&quot;001C59B4&quot;/&gt;&lt;wsp:rsid wsp:val=&quot;001C6463&quot;/&gt;&lt;wsp:rsid wsp:val=&quot;001C737E&quot;/&gt;&lt;wsp:rsid wsp:val=&quot;001D0626&quot;/&gt;&lt;wsp:rsid wsp:val=&quot;001D1D1D&quot;/&gt;&lt;wsp:rsid wsp:val=&quot;001D1DE5&quot;/&gt;&lt;wsp:rsid wsp:val=&quot;001D2746&quot;/&gt;&lt;wsp:rsid wsp:val=&quot;001D5A15&quot;/&gt;&lt;wsp:rsid wsp:val=&quot;001D5E38&quot;/&gt;&lt;wsp:rsid wsp:val=&quot;001D6D30&quot;/&gt;&lt;wsp:rsid wsp:val=&quot;001D6F2B&quot;/&gt;&lt;wsp:rsid wsp:val=&quot;001D7604&quot;/&gt;&lt;wsp:rsid wsp:val=&quot;001E02DB&quot;/&gt;&lt;wsp:rsid wsp:val=&quot;001E1EAD&quot;/&gt;&lt;wsp:rsid wsp:val=&quot;001E2494&quot;/&gt;&lt;wsp:rsid wsp:val=&quot;001E2802&quot;/&gt;&lt;wsp:rsid wsp:val=&quot;001E306B&quot;/&gt;&lt;wsp:rsid wsp:val=&quot;001E33D4&quot;/&gt;&lt;wsp:rsid wsp:val=&quot;001E49DC&quot;/&gt;&lt;wsp:rsid wsp:val=&quot;001E4C13&quot;/&gt;&lt;wsp:rsid wsp:val=&quot;001E51F7&quot;/&gt;&lt;wsp:rsid wsp:val=&quot;001E53A8&quot;/&gt;&lt;wsp:rsid wsp:val=&quot;001E67E7&quot;/&gt;&lt;wsp:rsid wsp:val=&quot;001E7381&quot;/&gt;&lt;wsp:rsid wsp:val=&quot;001F0335&quot;/&gt;&lt;wsp:rsid wsp:val=&quot;001F042E&quot;/&gt;&lt;wsp:rsid wsp:val=&quot;001F0EE4&quot;/&gt;&lt;wsp:rsid wsp:val=&quot;001F123C&quot;/&gt;&lt;wsp:rsid wsp:val=&quot;001F1421&quot;/&gt;&lt;wsp:rsid wsp:val=&quot;001F23D7&quot;/&gt;&lt;wsp:rsid wsp:val=&quot;001F341A&quot;/&gt;&lt;wsp:rsid wsp:val=&quot;001F5B65&quot;/&gt;&lt;wsp:rsid wsp:val=&quot;001F5C6B&quot;/&gt;&lt;wsp:rsid wsp:val=&quot;001F7010&quot;/&gt;&lt;wsp:rsid wsp:val=&quot;001F7BC9&quot;/&gt;&lt;wsp:rsid wsp:val=&quot;00200F02&quot;/&gt;&lt;wsp:rsid wsp:val=&quot;002011F3&quot;/&gt;&lt;wsp:rsid wsp:val=&quot;002012AF&quot;/&gt;&lt;wsp:rsid wsp:val=&quot;00201646&quot;/&gt;&lt;wsp:rsid wsp:val=&quot;00202110&quot;/&gt;&lt;wsp:rsid wsp:val=&quot;0020296A&quot;/&gt;&lt;wsp:rsid wsp:val=&quot;00203824&quot;/&gt;&lt;wsp:rsid wsp:val=&quot;00204728&quot;/&gt;&lt;wsp:rsid wsp:val=&quot;00204921&quot;/&gt;&lt;wsp:rsid wsp:val=&quot;00205FD4&quot;/&gt;&lt;wsp:rsid wsp:val=&quot;00207B0C&quot;/&gt;&lt;wsp:rsid wsp:val=&quot;00207C68&quot;/&gt;&lt;wsp:rsid wsp:val=&quot;00211D78&quot;/&gt;&lt;wsp:rsid wsp:val=&quot;00211DDA&quot;/&gt;&lt;wsp:rsid wsp:val=&quot;0021208B&quot;/&gt;&lt;wsp:rsid wsp:val=&quot;002129B2&quot;/&gt;&lt;wsp:rsid wsp:val=&quot;0021315B&quot;/&gt;&lt;wsp:rsid wsp:val=&quot;0021331D&quot;/&gt;&lt;wsp:rsid wsp:val=&quot;002135AC&quot;/&gt;&lt;wsp:rsid wsp:val=&quot;002141FE&quot;/&gt;&lt;wsp:rsid wsp:val=&quot;00216438&quot;/&gt;&lt;wsp:rsid wsp:val=&quot;00216A42&quot;/&gt;&lt;wsp:rsid wsp:val=&quot;002200F8&quot;/&gt;&lt;wsp:rsid wsp:val=&quot;002217CB&quot;/&gt;&lt;wsp:rsid wsp:val=&quot;00222047&quot;/&gt;&lt;wsp:rsid wsp:val=&quot;002221F8&quot;/&gt;&lt;wsp:rsid wsp:val=&quot;00222689&quot;/&gt;&lt;wsp:rsid wsp:val=&quot;0022303F&quot;/&gt;&lt;wsp:rsid wsp:val=&quot;00225448&quot;/&gt;&lt;wsp:rsid wsp:val=&quot;00225576&quot;/&gt;&lt;wsp:rsid wsp:val=&quot;00226BD5&quot;/&gt;&lt;wsp:rsid wsp:val=&quot;00226FFF&quot;/&gt;&lt;wsp:rsid wsp:val=&quot;0022778D&quot;/&gt;&lt;wsp:rsid wsp:val=&quot;0023134D&quot;/&gt;&lt;wsp:rsid wsp:val=&quot;0023197A&quot;/&gt;&lt;wsp:rsid wsp:val=&quot;00234838&quot;/&gt;&lt;wsp:rsid wsp:val=&quot;00236119&quot;/&gt;&lt;wsp:rsid wsp:val=&quot;00237AB1&quot;/&gt;&lt;wsp:rsid wsp:val=&quot;00237B29&quot;/&gt;&lt;wsp:rsid wsp:val=&quot;00240079&quot;/&gt;&lt;wsp:rsid wsp:val=&quot;00240A2A&quot;/&gt;&lt;wsp:rsid wsp:val=&quot;00240ADF&quot;/&gt;&lt;wsp:rsid wsp:val=&quot;00241550&quot;/&gt;&lt;wsp:rsid wsp:val=&quot;00241638&quot;/&gt;&lt;wsp:rsid wsp:val=&quot;0024194D&quot;/&gt;&lt;wsp:rsid wsp:val=&quot;00243E48&quot;/&gt;&lt;wsp:rsid wsp:val=&quot;0024413F&quot;/&gt;&lt;wsp:rsid wsp:val=&quot;00244212&quot;/&gt;&lt;wsp:rsid wsp:val=&quot;002442C5&quot;/&gt;&lt;wsp:rsid wsp:val=&quot;00245562&quot;/&gt;&lt;wsp:rsid wsp:val=&quot;00246F17&quot;/&gt;&lt;wsp:rsid wsp:val=&quot;00247B9A&quot;/&gt;&lt;wsp:rsid wsp:val=&quot;00250439&quot;/&gt;&lt;wsp:rsid wsp:val=&quot;00252C8F&quot;/&gt;&lt;wsp:rsid wsp:val=&quot;00253BBC&quot;/&gt;&lt;wsp:rsid wsp:val=&quot;00253E48&quot;/&gt;&lt;wsp:rsid wsp:val=&quot;0025594F&quot;/&gt;&lt;wsp:rsid wsp:val=&quot;00255F9C&quot;/&gt;&lt;wsp:rsid wsp:val=&quot;002561C2&quot;/&gt;&lt;wsp:rsid wsp:val=&quot;00256673&quot;/&gt;&lt;wsp:rsid wsp:val=&quot;00256816&quot;/&gt;&lt;wsp:rsid wsp:val=&quot;00256A21&quot;/&gt;&lt;wsp:rsid wsp:val=&quot;00261AA4&quot;/&gt;&lt;wsp:rsid wsp:val=&quot;002631C5&quot;/&gt;&lt;wsp:rsid wsp:val=&quot;00263CFD&quot;/&gt;&lt;wsp:rsid wsp:val=&quot;0026430B&quot;/&gt;&lt;wsp:rsid wsp:val=&quot;00264AD3&quot;/&gt;&lt;wsp:rsid wsp:val=&quot;00264D10&quot;/&gt;&lt;wsp:rsid wsp:val=&quot;002657CC&quot;/&gt;&lt;wsp:rsid wsp:val=&quot;00265B16&quot;/&gt;&lt;wsp:rsid wsp:val=&quot;00265E13&quot;/&gt;&lt;wsp:rsid wsp:val=&quot;00265E88&quot;/&gt;&lt;wsp:rsid wsp:val=&quot;00266E80&quot;/&gt;&lt;wsp:rsid wsp:val=&quot;00271CD8&quot;/&gt;&lt;wsp:rsid wsp:val=&quot;002724A8&quot;/&gt;&lt;wsp:rsid wsp:val=&quot;002724BA&quot;/&gt;&lt;wsp:rsid wsp:val=&quot;00273438&quot;/&gt;&lt;wsp:rsid wsp:val=&quot;002740CD&quot;/&gt;&lt;wsp:rsid wsp:val=&quot;00275AFD&quot;/&gt;&lt;wsp:rsid wsp:val=&quot;00276831&quot;/&gt;&lt;wsp:rsid wsp:val=&quot;00276F00&quot;/&gt;&lt;wsp:rsid wsp:val=&quot;00277D36&quot;/&gt;&lt;wsp:rsid wsp:val=&quot;00277ED3&quot;/&gt;&lt;wsp:rsid wsp:val=&quot;002821FC&quot;/&gt;&lt;wsp:rsid wsp:val=&quot;00282839&quot;/&gt;&lt;wsp:rsid wsp:val=&quot;00283CDA&quot;/&gt;&lt;wsp:rsid wsp:val=&quot;002860A4&quot;/&gt;&lt;wsp:rsid wsp:val=&quot;00292400&quot;/&gt;&lt;wsp:rsid wsp:val=&quot;002934BD&quot;/&gt;&lt;wsp:rsid wsp:val=&quot;002937A9&quot;/&gt;&lt;wsp:rsid wsp:val=&quot;002937C3&quot;/&gt;&lt;wsp:rsid wsp:val=&quot;00293896&quot;/&gt;&lt;wsp:rsid wsp:val=&quot;0029424F&quot;/&gt;&lt;wsp:rsid wsp:val=&quot;00294287&quot;/&gt;&lt;wsp:rsid wsp:val=&quot;00294355&quot;/&gt;&lt;wsp:rsid wsp:val=&quot;00295129&quot;/&gt;&lt;wsp:rsid wsp:val=&quot;00295857&quot;/&gt;&lt;wsp:rsid wsp:val=&quot;0029585E&quot;/&gt;&lt;wsp:rsid wsp:val=&quot;0029589F&quot;/&gt;&lt;wsp:rsid wsp:val=&quot;002967B0&quot;/&gt;&lt;wsp:rsid wsp:val=&quot;002A1398&quot;/&gt;&lt;wsp:rsid wsp:val=&quot;002A2611&quot;/&gt;&lt;wsp:rsid wsp:val=&quot;002A3329&quot;/&gt;&lt;wsp:rsid wsp:val=&quot;002A440C&quot;/&gt;&lt;wsp:rsid wsp:val=&quot;002A512E&quot;/&gt;&lt;wsp:rsid wsp:val=&quot;002A5FC5&quot;/&gt;&lt;wsp:rsid wsp:val=&quot;002A729A&quot;/&gt;&lt;wsp:rsid wsp:val=&quot;002B18FF&quot;/&gt;&lt;wsp:rsid wsp:val=&quot;002B199F&quot;/&gt;&lt;wsp:rsid wsp:val=&quot;002B20AA&quot;/&gt;&lt;wsp:rsid wsp:val=&quot;002B378A&quot;/&gt;&lt;wsp:rsid wsp:val=&quot;002B4403&quot;/&gt;&lt;wsp:rsid wsp:val=&quot;002B4C8D&quot;/&gt;&lt;wsp:rsid wsp:val=&quot;002B5587&quot;/&gt;&lt;wsp:rsid wsp:val=&quot;002B5A2D&quot;/&gt;&lt;wsp:rsid wsp:val=&quot;002B6134&quot;/&gt;&lt;wsp:rsid wsp:val=&quot;002B6194&quot;/&gt;&lt;wsp:rsid wsp:val=&quot;002B61CB&quot;/&gt;&lt;wsp:rsid wsp:val=&quot;002B6C6B&quot;/&gt;&lt;wsp:rsid wsp:val=&quot;002B6F28&quot;/&gt;&lt;wsp:rsid wsp:val=&quot;002B7571&quot;/&gt;&lt;wsp:rsid wsp:val=&quot;002B75D6&quot;/&gt;&lt;wsp:rsid wsp:val=&quot;002C04F1&quot;/&gt;&lt;wsp:rsid wsp:val=&quot;002C1057&quot;/&gt;&lt;wsp:rsid wsp:val=&quot;002C2B6F&quot;/&gt;&lt;wsp:rsid wsp:val=&quot;002C3734&quot;/&gt;&lt;wsp:rsid wsp:val=&quot;002C574E&quot;/&gt;&lt;wsp:rsid wsp:val=&quot;002C5BE6&quot;/&gt;&lt;wsp:rsid wsp:val=&quot;002C7C5B&quot;/&gt;&lt;wsp:rsid wsp:val=&quot;002D0258&quot;/&gt;&lt;wsp:rsid wsp:val=&quot;002D0EB2&quot;/&gt;&lt;wsp:rsid wsp:val=&quot;002D1D05&quot;/&gt;&lt;wsp:rsid wsp:val=&quot;002D27F7&quot;/&gt;&lt;wsp:rsid wsp:val=&quot;002D289C&quot;/&gt;&lt;wsp:rsid wsp:val=&quot;002D2DBA&quot;/&gt;&lt;wsp:rsid wsp:val=&quot;002D3BDF&quot;/&gt;&lt;wsp:rsid wsp:val=&quot;002D3D7F&quot;/&gt;&lt;wsp:rsid wsp:val=&quot;002D42C2&quot;/&gt;&lt;wsp:rsid wsp:val=&quot;002D486E&quot;/&gt;&lt;wsp:rsid wsp:val=&quot;002D499C&quot;/&gt;&lt;wsp:rsid wsp:val=&quot;002D5169&quot;/&gt;&lt;wsp:rsid wsp:val=&quot;002D5343&quot;/&gt;&lt;wsp:rsid wsp:val=&quot;002D5A17&quot;/&gt;&lt;wsp:rsid wsp:val=&quot;002D7B93&quot;/&gt;&lt;wsp:rsid wsp:val=&quot;002E05C6&quot;/&gt;&lt;wsp:rsid wsp:val=&quot;002E17A6&quot;/&gt;&lt;wsp:rsid wsp:val=&quot;002E3199&quot;/&gt;&lt;wsp:rsid wsp:val=&quot;002E54D9&quot;/&gt;&lt;wsp:rsid wsp:val=&quot;002F07AF&quot;/&gt;&lt;wsp:rsid wsp:val=&quot;002F3464&quot;/&gt;&lt;wsp:rsid wsp:val=&quot;002F34BB&quot;/&gt;&lt;wsp:rsid wsp:val=&quot;002F3C97&quot;/&gt;&lt;wsp:rsid wsp:val=&quot;002F57A4&quot;/&gt;&lt;wsp:rsid wsp:val=&quot;002F6558&quot;/&gt;&lt;wsp:rsid wsp:val=&quot;002F7CD7&quot;/&gt;&lt;wsp:rsid wsp:val=&quot;002F7FCE&quot;/&gt;&lt;wsp:rsid wsp:val=&quot;003013B4&quot;/&gt;&lt;wsp:rsid wsp:val=&quot;00301B1A&quot;/&gt;&lt;wsp:rsid wsp:val=&quot;003035B7&quot;/&gt;&lt;wsp:rsid wsp:val=&quot;00303CFE&quot;/&gt;&lt;wsp:rsid wsp:val=&quot;0030456F&quot;/&gt;&lt;wsp:rsid wsp:val=&quot;003045E3&quot;/&gt;&lt;wsp:rsid wsp:val=&quot;0030546F&quot;/&gt;&lt;wsp:rsid wsp:val=&quot;00305D8B&quot;/&gt;&lt;wsp:rsid wsp:val=&quot;00305FCC&quot;/&gt;&lt;wsp:rsid wsp:val=&quot;003066E8&quot;/&gt;&lt;wsp:rsid wsp:val=&quot;00307E60&quot;/&gt;&lt;wsp:rsid wsp:val=&quot;00310BBB&quot;/&gt;&lt;wsp:rsid wsp:val=&quot;00311101&quot;/&gt;&lt;wsp:rsid wsp:val=&quot;0031317A&quot;/&gt;&lt;wsp:rsid wsp:val=&quot;00313926&quot;/&gt;&lt;wsp:rsid wsp:val=&quot;00313952&quot;/&gt;&lt;wsp:rsid wsp:val=&quot;003142E1&quot;/&gt;&lt;wsp:rsid wsp:val=&quot;00315FF7&quot;/&gt;&lt;wsp:rsid wsp:val=&quot;003175CE&quot;/&gt;&lt;wsp:rsid wsp:val=&quot;00317CFE&quot;/&gt;&lt;wsp:rsid wsp:val=&quot;00320972&quot;/&gt;&lt;wsp:rsid wsp:val=&quot;00321390&quot;/&gt;&lt;wsp:rsid wsp:val=&quot;0032161A&quot;/&gt;&lt;wsp:rsid wsp:val=&quot;00321CF9&quot;/&gt;&lt;wsp:rsid wsp:val=&quot;00322107&quot;/&gt;&lt;wsp:rsid wsp:val=&quot;003239A0&quot;/&gt;&lt;wsp:rsid wsp:val=&quot;00323F02&quot;/&gt;&lt;wsp:rsid wsp:val=&quot;00325716&quot;/&gt;&lt;wsp:rsid wsp:val=&quot;00326362&quot;/&gt;&lt;wsp:rsid wsp:val=&quot;00326590&quot;/&gt;&lt;wsp:rsid wsp:val=&quot;00326B5D&quot;/&gt;&lt;wsp:rsid wsp:val=&quot;0032712E&quot;/&gt;&lt;wsp:rsid wsp:val=&quot;0033191A&quot;/&gt;&lt;wsp:rsid wsp:val=&quot;00331EF5&quot;/&gt;&lt;wsp:rsid wsp:val=&quot;00332430&quot;/&gt;&lt;wsp:rsid wsp:val=&quot;00333118&quot;/&gt;&lt;wsp:rsid wsp:val=&quot;00333511&quot;/&gt;&lt;wsp:rsid wsp:val=&quot;00333694&quot;/&gt;&lt;wsp:rsid wsp:val=&quot;00333F1E&quot;/&gt;&lt;wsp:rsid wsp:val=&quot;00336ADB&quot;/&gt;&lt;wsp:rsid wsp:val=&quot;0033782C&quot;/&gt;&lt;wsp:rsid wsp:val=&quot;00337C84&quot;/&gt;&lt;wsp:rsid wsp:val=&quot;0034049C&quot;/&gt;&lt;wsp:rsid wsp:val=&quot;0034163B&quot;/&gt;&lt;wsp:rsid wsp:val=&quot;00341AF2&quot;/&gt;&lt;wsp:rsid wsp:val=&quot;00343C4C&quot;/&gt;&lt;wsp:rsid wsp:val=&quot;00344A7F&quot;/&gt;&lt;wsp:rsid wsp:val=&quot;00345DBF&quot;/&gt;&lt;wsp:rsid wsp:val=&quot;003469C0&quot;/&gt;&lt;wsp:rsid wsp:val=&quot;00346EFE&quot;/&gt;&lt;wsp:rsid wsp:val=&quot;003502EC&quot;/&gt;&lt;wsp:rsid wsp:val=&quot;00350D8B&quot;/&gt;&lt;wsp:rsid wsp:val=&quot;00350E4F&quot;/&gt;&lt;wsp:rsid wsp:val=&quot;0035202A&quot;/&gt;&lt;wsp:rsid wsp:val=&quot;00353041&quot;/&gt;&lt;wsp:rsid wsp:val=&quot;0035311A&quot;/&gt;&lt;wsp:rsid wsp:val=&quot;0035394D&quot;/&gt;&lt;wsp:rsid wsp:val=&quot;00353C6B&quot;/&gt;&lt;wsp:rsid wsp:val=&quot;00353CA2&quot;/&gt;&lt;wsp:rsid wsp:val=&quot;00353CD0&quot;/&gt;&lt;wsp:rsid wsp:val=&quot;00355262&quot;/&gt;&lt;wsp:rsid wsp:val=&quot;00355DF7&quot;/&gt;&lt;wsp:rsid wsp:val=&quot;00355F5F&quot;/&gt;&lt;wsp:rsid wsp:val=&quot;003569FD&quot;/&gt;&lt;wsp:rsid wsp:val=&quot;00357223&quot;/&gt;&lt;wsp:rsid wsp:val=&quot;003576AA&quot;/&gt;&lt;wsp:rsid wsp:val=&quot;00364C49&quot;/&gt;&lt;wsp:rsid wsp:val=&quot;00365AC1&quot;/&gt;&lt;wsp:rsid wsp:val=&quot;00366BEE&quot;/&gt;&lt;wsp:rsid wsp:val=&quot;00370013&quot;/&gt;&lt;wsp:rsid wsp:val=&quot;0037011B&quot;/&gt;&lt;wsp:rsid wsp:val=&quot;00370795&quot;/&gt;&lt;wsp:rsid wsp:val=&quot;00372009&quot;/&gt;&lt;wsp:rsid wsp:val=&quot;0037237A&quot;/&gt;&lt;wsp:rsid wsp:val=&quot;003726A5&quot;/&gt;&lt;wsp:rsid wsp:val=&quot;00372AF2&quot;/&gt;&lt;wsp:rsid wsp:val=&quot;00374844&quot;/&gt;&lt;wsp:rsid wsp:val=&quot;00376603&quot;/&gt;&lt;wsp:rsid wsp:val=&quot;003771D8&quot;/&gt;&lt;wsp:rsid wsp:val=&quot;00377319&quot;/&gt;&lt;wsp:rsid wsp:val=&quot;00381219&quot;/&gt;&lt;wsp:rsid wsp:val=&quot;003817ED&quot;/&gt;&lt;wsp:rsid wsp:val=&quot;0038382D&quot;/&gt;&lt;wsp:rsid wsp:val=&quot;0038460A&quot;/&gt;&lt;wsp:rsid wsp:val=&quot;00384FFB&quot;/&gt;&lt;wsp:rsid wsp:val=&quot;00385518&quot;/&gt;&lt;wsp:rsid wsp:val=&quot;00386FF8&quot;/&gt;&lt;wsp:rsid wsp:val=&quot;00387067&quot;/&gt;&lt;wsp:rsid wsp:val=&quot;003875A5&quot;/&gt;&lt;wsp:rsid wsp:val=&quot;003879F3&quot;/&gt;&lt;wsp:rsid wsp:val=&quot;00387A32&quot;/&gt;&lt;wsp:rsid wsp:val=&quot;003904BB&quot;/&gt;&lt;wsp:rsid wsp:val=&quot;003909D1&quot;/&gt;&lt;wsp:rsid wsp:val=&quot;00390AE6&quot;/&gt;&lt;wsp:rsid wsp:val=&quot;00390D47&quot;/&gt;&lt;wsp:rsid wsp:val=&quot;003913CC&quot;/&gt;&lt;wsp:rsid wsp:val=&quot;0039208D&quot;/&gt;&lt;wsp:rsid wsp:val=&quot;0039284A&quot;/&gt;&lt;wsp:rsid wsp:val=&quot;003928E1&quot;/&gt;&lt;wsp:rsid wsp:val=&quot;00392A7C&quot;/&gt;&lt;wsp:rsid wsp:val=&quot;00393305&quot;/&gt;&lt;wsp:rsid wsp:val=&quot;003933F8&quot;/&gt;&lt;wsp:rsid wsp:val=&quot;003937E4&quot;/&gt;&lt;wsp:rsid wsp:val=&quot;00394669&quot;/&gt;&lt;wsp:rsid wsp:val=&quot;00394838&quot;/&gt;&lt;wsp:rsid wsp:val=&quot;00395B68&quot;/&gt;&lt;wsp:rsid wsp:val=&quot;00395C4D&quot;/&gt;&lt;wsp:rsid wsp:val=&quot;00397A39&quot;/&gt;&lt;wsp:rsid wsp:val=&quot;003A0A22&quot;/&gt;&lt;wsp:rsid wsp:val=&quot;003A0D34&quot;/&gt;&lt;wsp:rsid wsp:val=&quot;003A0DD4&quot;/&gt;&lt;wsp:rsid wsp:val=&quot;003A1B5E&quot;/&gt;&lt;wsp:rsid wsp:val=&quot;003A29DE&quot;/&gt;&lt;wsp:rsid wsp:val=&quot;003A45E3&quot;/&gt;&lt;wsp:rsid wsp:val=&quot;003A7F68&quot;/&gt;&lt;wsp:rsid wsp:val=&quot;003B01CF&quot;/&gt;&lt;wsp:rsid wsp:val=&quot;003B117C&quot;/&gt;&lt;wsp:rsid wsp:val=&quot;003B149E&quot;/&gt;&lt;wsp:rsid wsp:val=&quot;003B21A9&quot;/&gt;&lt;wsp:rsid wsp:val=&quot;003B2EC4&quot;/&gt;&lt;wsp:rsid wsp:val=&quot;003B35F5&quot;/&gt;&lt;wsp:rsid wsp:val=&quot;003B4C33&quot;/&gt;&lt;wsp:rsid wsp:val=&quot;003B5114&quot;/&gt;&lt;wsp:rsid wsp:val=&quot;003B61F2&quot;/&gt;&lt;wsp:rsid wsp:val=&quot;003B62AA&quot;/&gt;&lt;wsp:rsid wsp:val=&quot;003B6A25&quot;/&gt;&lt;wsp:rsid wsp:val=&quot;003C13B1&quot;/&gt;&lt;wsp:rsid wsp:val=&quot;003C25BB&quot;/&gt;&lt;wsp:rsid wsp:val=&quot;003C3F48&quot;/&gt;&lt;wsp:rsid wsp:val=&quot;003C43A6&quot;/&gt;&lt;wsp:rsid wsp:val=&quot;003C4710&quot;/&gt;&lt;wsp:rsid wsp:val=&quot;003C56A5&quot;/&gt;&lt;wsp:rsid wsp:val=&quot;003C5ADB&quot;/&gt;&lt;wsp:rsid wsp:val=&quot;003C5B0E&quot;/&gt;&lt;wsp:rsid wsp:val=&quot;003C5C1D&quot;/&gt;&lt;wsp:rsid wsp:val=&quot;003C6580&quot;/&gt;&lt;wsp:rsid wsp:val=&quot;003D116D&quot;/&gt;&lt;wsp:rsid wsp:val=&quot;003D1621&quot;/&gt;&lt;wsp:rsid wsp:val=&quot;003D1A65&quot;/&gt;&lt;wsp:rsid wsp:val=&quot;003D2003&quot;/&gt;&lt;wsp:rsid wsp:val=&quot;003D38CC&quot;/&gt;&lt;wsp:rsid wsp:val=&quot;003D472F&quot;/&gt;&lt;wsp:rsid wsp:val=&quot;003D50E1&quot;/&gt;&lt;wsp:rsid wsp:val=&quot;003D57D9&quot;/&gt;&lt;wsp:rsid wsp:val=&quot;003D79C6&quot;/&gt;&lt;wsp:rsid wsp:val=&quot;003E0059&quot;/&gt;&lt;wsp:rsid wsp:val=&quot;003E04F3&quot;/&gt;&lt;wsp:rsid wsp:val=&quot;003E0B7B&quot;/&gt;&lt;wsp:rsid wsp:val=&quot;003E121C&quot;/&gt;&lt;wsp:rsid wsp:val=&quot;003E383B&quot;/&gt;&lt;wsp:rsid wsp:val=&quot;003E3AE7&quot;/&gt;&lt;wsp:rsid wsp:val=&quot;003E5040&quot;/&gt;&lt;wsp:rsid wsp:val=&quot;003E54DC&quot;/&gt;&lt;wsp:rsid wsp:val=&quot;003E58B3&quot;/&gt;&lt;wsp:rsid wsp:val=&quot;003E73CD&quot;/&gt;&lt;wsp:rsid wsp:val=&quot;003E7778&quot;/&gt;&lt;wsp:rsid wsp:val=&quot;003EADEF&quot;/&gt;&lt;wsp:rsid wsp:val=&quot;003F0001&quot;/&gt;&lt;wsp:rsid wsp:val=&quot;003F2121&quot;/&gt;&lt;wsp:rsid wsp:val=&quot;003F254D&quot;/&gt;&lt;wsp:rsid wsp:val=&quot;003F2B7B&quot;/&gt;&lt;wsp:rsid wsp:val=&quot;003F5F45&quot;/&gt;&lt;wsp:rsid wsp:val=&quot;003F662A&quot;/&gt;&lt;wsp:rsid wsp:val=&quot;003F6ABF&quot;/&gt;&lt;wsp:rsid wsp:val=&quot;003F745B&quot;/&gt;&lt;wsp:rsid wsp:val=&quot;003F798B&quot;/&gt;&lt;wsp:rsid wsp:val=&quot;003F7A40&quot;/&gt;&lt;wsp:rsid wsp:val=&quot;0040106A&quot;/&gt;&lt;wsp:rsid wsp:val=&quot;004017CF&quot;/&gt;&lt;wsp:rsid wsp:val=&quot;00401DE6&quot;/&gt;&lt;wsp:rsid wsp:val=&quot;00401F24&quot;/&gt;&lt;wsp:rsid wsp:val=&quot;00402169&quot;/&gt;&lt;wsp:rsid wsp:val=&quot;00403AC2&quot;/&gt;&lt;wsp:rsid wsp:val=&quot;00404284&quot;/&gt;&lt;wsp:rsid wsp:val=&quot;004046CA&quot;/&gt;&lt;wsp:rsid wsp:val=&quot;004049A4&quot;/&gt;&lt;wsp:rsid wsp:val=&quot;00406426&quot;/&gt;&lt;wsp:rsid wsp:val=&quot;004079BF&quot;/&gt;&lt;wsp:rsid wsp:val=&quot;00407DAC&quot;/&gt;&lt;wsp:rsid wsp:val=&quot;004119A6&quot;/&gt;&lt;wsp:rsid wsp:val=&quot;00411A8B&quot;/&gt;&lt;wsp:rsid wsp:val=&quot;00411E91&quot;/&gt;&lt;wsp:rsid wsp:val=&quot;004126C8&quot;/&gt;&lt;wsp:rsid wsp:val=&quot;00412AAA&quot;/&gt;&lt;wsp:rsid wsp:val=&quot;00414663&quot;/&gt;&lt;wsp:rsid wsp:val=&quot;00415D32&quot;/&gt;&lt;wsp:rsid wsp:val=&quot;00417165&quot;/&gt;&lt;wsp:rsid wsp:val=&quot;004173CD&quot;/&gt;&lt;wsp:rsid wsp:val=&quot;0041751B&quot;/&gt;&lt;wsp:rsid wsp:val=&quot;004175C5&quot;/&gt;&lt;wsp:rsid wsp:val=&quot;004176D8&quot;/&gt;&lt;wsp:rsid wsp:val=&quot;00417E90&quot;/&gt;&lt;wsp:rsid wsp:val=&quot;004213D7&quot;/&gt;&lt;wsp:rsid wsp:val=&quot;00421FA3&quot;/&gt;&lt;wsp:rsid wsp:val=&quot;00422A42&quot;/&gt;&lt;wsp:rsid wsp:val=&quot;00422BEF&quot;/&gt;&lt;wsp:rsid wsp:val=&quot;00423AD7&quot;/&gt;&lt;wsp:rsid wsp:val=&quot;00423BFB&quot;/&gt;&lt;wsp:rsid wsp:val=&quot;00424AC8&quot;/&gt;&lt;wsp:rsid wsp:val=&quot;00425060&quot;/&gt;&lt;wsp:rsid wsp:val=&quot;004253B8&quot;/&gt;&lt;wsp:rsid wsp:val=&quot;00426605&quot;/&gt;&lt;wsp:rsid wsp:val=&quot;00427F59&quot;/&gt;&lt;wsp:rsid wsp:val=&quot;00431C9B&quot;/&gt;&lt;wsp:rsid wsp:val=&quot;00432CA7&quot;/&gt;&lt;wsp:rsid wsp:val=&quot;00433170&quot;/&gt;&lt;wsp:rsid wsp:val=&quot;004336DF&quot;/&gt;&lt;wsp:rsid wsp:val=&quot;00434010&quot;/&gt;&lt;wsp:rsid wsp:val=&quot;00434123&quot;/&gt;&lt;wsp:rsid wsp:val=&quot;004346CA&quot;/&gt;&lt;wsp:rsid wsp:val=&quot;004359EF&quot;/&gt;&lt;wsp:rsid wsp:val=&quot;00435F1C&quot;/&gt;&lt;wsp:rsid wsp:val=&quot;0043622C&quot;/&gt;&lt;wsp:rsid wsp:val=&quot;00436A47&quot;/&gt;&lt;wsp:rsid wsp:val=&quot;00437A75&quot;/&gt;&lt;wsp:rsid wsp:val=&quot;00441245&quot;/&gt;&lt;wsp:rsid wsp:val=&quot;0044185F&quot;/&gt;&lt;wsp:rsid wsp:val=&quot;00441E4C&quot;/&gt;&lt;wsp:rsid wsp:val=&quot;00441E65&quot;/&gt;&lt;wsp:rsid wsp:val=&quot;00442458&quot;/&gt;&lt;wsp:rsid wsp:val=&quot;00442D45&quot;/&gt;&lt;wsp:rsid wsp:val=&quot;004431CE&quot;/&gt;&lt;wsp:rsid wsp:val=&quot;00443393&quot;/&gt;&lt;wsp:rsid wsp:val=&quot;00443B6B&quot;/&gt;&lt;wsp:rsid wsp:val=&quot;00444813&quot;/&gt;&lt;wsp:rsid wsp:val=&quot;00444836&quot;/&gt;&lt;wsp:rsid wsp:val=&quot;00444D13&quot;/&gt;&lt;wsp:rsid wsp:val=&quot;00447B1C&quot;/&gt;&lt;wsp:rsid wsp:val=&quot;004505E1&quot;/&gt;&lt;wsp:rsid wsp:val=&quot;00450D96&quot;/&gt;&lt;wsp:rsid wsp:val=&quot;004519CF&quot;/&gt;&lt;wsp:rsid wsp:val=&quot;0045234B&quot;/&gt;&lt;wsp:rsid wsp:val=&quot;004526FB&quot;/&gt;&lt;wsp:rsid wsp:val=&quot;00453692&quot;/&gt;&lt;wsp:rsid wsp:val=&quot;00455044&quot;/&gt;&lt;wsp:rsid wsp:val=&quot;00455571&quot;/&gt;&lt;wsp:rsid wsp:val=&quot;00456C59&quot;/&gt;&lt;wsp:rsid wsp:val=&quot;00456F02&quot;/&gt;&lt;wsp:rsid wsp:val=&quot;0046215A&quot;/&gt;&lt;wsp:rsid wsp:val=&quot;00462814&quot;/&gt;&lt;wsp:rsid wsp:val=&quot;00463818&quot;/&gt;&lt;wsp:rsid wsp:val=&quot;004639C4&quot;/&gt;&lt;wsp:rsid wsp:val=&quot;004639E7&quot;/&gt;&lt;wsp:rsid wsp:val=&quot;00465841&quot;/&gt;&lt;wsp:rsid wsp:val=&quot;00465D31&quot;/&gt;&lt;wsp:rsid wsp:val=&quot;004664E7&quot;/&gt;&lt;wsp:rsid wsp:val=&quot;00466E39&quot;/&gt;&lt;wsp:rsid wsp:val=&quot;00467A0C&quot;/&gt;&lt;wsp:rsid wsp:val=&quot;004701FC&quot;/&gt;&lt;wsp:rsid wsp:val=&quot;00470ED1&quot;/&gt;&lt;wsp:rsid wsp:val=&quot;00470F05&quot;/&gt;&lt;wsp:rsid wsp:val=&quot;0047119D&quot;/&gt;&lt;wsp:rsid wsp:val=&quot;00472A92&quot;/&gt;&lt;wsp:rsid wsp:val=&quot;00475813&quot;/&gt;&lt;wsp:rsid wsp:val=&quot;004763DB&quot;/&gt;&lt;wsp:rsid wsp:val=&quot;004772B8&quot;/&gt;&lt;wsp:rsid wsp:val=&quot;00480111&quot;/&gt;&lt;wsp:rsid wsp:val=&quot;00481610&quot;/&gt;&lt;wsp:rsid wsp:val=&quot;0048224A&quot;/&gt;&lt;wsp:rsid wsp:val=&quot;00482B32&quot;/&gt;&lt;wsp:rsid wsp:val=&quot;00485C43&quot;/&gt;&lt;wsp:rsid wsp:val=&quot;00485E4E&quot;/&gt;&lt;wsp:rsid wsp:val=&quot;00486B9D&quot;/&gt;&lt;wsp:rsid wsp:val=&quot;00487096&quot;/&gt;&lt;wsp:rsid wsp:val=&quot;00487BB8&quot;/&gt;&lt;wsp:rsid wsp:val=&quot;00490E36&quot;/&gt;&lt;wsp:rsid wsp:val=&quot;00490E71&quot;/&gt;&lt;wsp:rsid wsp:val=&quot;004919A2&quot;/&gt;&lt;wsp:rsid wsp:val=&quot;00491BB0&quot;/&gt;&lt;wsp:rsid wsp:val=&quot;00491DA5&quot;/&gt;&lt;wsp:rsid wsp:val=&quot;00492000&quot;/&gt;&lt;wsp:rsid wsp:val=&quot;0049293E&quot;/&gt;&lt;wsp:rsid wsp:val=&quot;00493EBC&quot;/&gt;&lt;wsp:rsid wsp:val=&quot;00494908&quot;/&gt;&lt;wsp:rsid wsp:val=&quot;00494FCD&quot;/&gt;&lt;wsp:rsid wsp:val=&quot;004950EC&quot;/&gt;&lt;wsp:rsid wsp:val=&quot;00495580&quot;/&gt;&lt;wsp:rsid wsp:val=&quot;00497CB7&quot;/&gt;&lt;wsp:rsid wsp:val=&quot;00497CD1&quot;/&gt;&lt;wsp:rsid wsp:val=&quot;004A0D24&quot;/&gt;&lt;wsp:rsid wsp:val=&quot;004A1D03&quot;/&gt;&lt;wsp:rsid wsp:val=&quot;004A24FD&quot;/&gt;&lt;wsp:rsid wsp:val=&quot;004A3B42&quot;/&gt;&lt;wsp:rsid wsp:val=&quot;004A41AA&quot;/&gt;&lt;wsp:rsid wsp:val=&quot;004A6B32&quot;/&gt;&lt;wsp:rsid wsp:val=&quot;004A7E47&quot;/&gt;&lt;wsp:rsid wsp:val=&quot;004B1512&quot;/&gt;&lt;wsp:rsid wsp:val=&quot;004B425A&quot;/&gt;&lt;wsp:rsid wsp:val=&quot;004B546C&quot;/&gt;&lt;wsp:rsid wsp:val=&quot;004B598B&quot;/&gt;&lt;wsp:rsid wsp:val=&quot;004B674B&quot;/&gt;&lt;wsp:rsid wsp:val=&quot;004B7024&quot;/&gt;&lt;wsp:rsid wsp:val=&quot;004B7879&quot;/&gt;&lt;wsp:rsid wsp:val=&quot;004C0082&quot;/&gt;&lt;wsp:rsid wsp:val=&quot;004C1014&quot;/&gt;&lt;wsp:rsid wsp:val=&quot;004C1BE8&quot;/&gt;&lt;wsp:rsid wsp:val=&quot;004C1F50&quot;/&gt;&lt;wsp:rsid wsp:val=&quot;004C2646&quot;/&gt;&lt;wsp:rsid wsp:val=&quot;004C2F85&quot;/&gt;&lt;wsp:rsid wsp:val=&quot;004C5033&quot;/&gt;&lt;wsp:rsid wsp:val=&quot;004C588E&quot;/&gt;&lt;wsp:rsid wsp:val=&quot;004C5B7C&quot;/&gt;&lt;wsp:rsid wsp:val=&quot;004C5EB8&quot;/&gt;&lt;wsp:rsid wsp:val=&quot;004C6D75&quot;/&gt;&lt;wsp:rsid wsp:val=&quot;004C7687&quot;/&gt;&lt;wsp:rsid wsp:val=&quot;004D1528&quot;/&gt;&lt;wsp:rsid wsp:val=&quot;004D17BD&quot;/&gt;&lt;wsp:rsid wsp:val=&quot;004D27E8&quot;/&gt;&lt;wsp:rsid wsp:val=&quot;004D2E46&quot;/&gt;&lt;wsp:rsid wsp:val=&quot;004D4FC4&quot;/&gt;&lt;wsp:rsid wsp:val=&quot;004D51D8&quot;/&gt;&lt;wsp:rsid wsp:val=&quot;004D5439&quot;/&gt;&lt;wsp:rsid wsp:val=&quot;004D61F9&quot;/&gt;&lt;wsp:rsid wsp:val=&quot;004D642B&quot;/&gt;&lt;wsp:rsid wsp:val=&quot;004D6B1C&quot;/&gt;&lt;wsp:rsid wsp:val=&quot;004D717F&quot;/&gt;&lt;wsp:rsid wsp:val=&quot;004E0355&quot;/&gt;&lt;wsp:rsid wsp:val=&quot;004E0506&quot;/&gt;&lt;wsp:rsid wsp:val=&quot;004E1F1A&quot;/&gt;&lt;wsp:rsid wsp:val=&quot;004E2490&quot;/&gt;&lt;wsp:rsid wsp:val=&quot;004E352F&quot;/&gt;&lt;wsp:rsid wsp:val=&quot;004E382E&quot;/&gt;&lt;wsp:rsid wsp:val=&quot;004E4D46&quot;/&gt;&lt;wsp:rsid wsp:val=&quot;004E5DFB&quot;/&gt;&lt;wsp:rsid wsp:val=&quot;004E6167&quot;/&gt;&lt;wsp:rsid wsp:val=&quot;004E7C9C&quot;/&gt;&lt;wsp:rsid wsp:val=&quot;004F03C6&quot;/&gt;&lt;wsp:rsid wsp:val=&quot;004F0B25&quot;/&gt;&lt;wsp:rsid wsp:val=&quot;004F0F07&quot;/&gt;&lt;wsp:rsid wsp:val=&quot;004F145A&quot;/&gt;&lt;wsp:rsid wsp:val=&quot;004F1F83&quot;/&gt;&lt;wsp:rsid wsp:val=&quot;004F2D2E&quot;/&gt;&lt;wsp:rsid wsp:val=&quot;004F35F4&quot;/&gt;&lt;wsp:rsid wsp:val=&quot;004F4A13&quot;/&gt;&lt;wsp:rsid wsp:val=&quot;004F5A52&quot;/&gt;&lt;wsp:rsid wsp:val=&quot;004F5E19&quot;/&gt;&lt;wsp:rsid wsp:val=&quot;004F651D&quot;/&gt;&lt;wsp:rsid wsp:val=&quot;004F7649&quot;/&gt;&lt;wsp:rsid wsp:val=&quot;004F765E&quot;/&gt;&lt;wsp:rsid wsp:val=&quot;00500169&quot;/&gt;&lt;wsp:rsid wsp:val=&quot;005014C3&quot;/&gt;&lt;wsp:rsid wsp:val=&quot;00503357&quot;/&gt;&lt;wsp:rsid wsp:val=&quot;00503969&quot;/&gt;&lt;wsp:rsid wsp:val=&quot;00503F68&quot;/&gt;&lt;wsp:rsid wsp:val=&quot;00504A89&quot;/&gt;&lt;wsp:rsid wsp:val=&quot;00504EDE&quot;/&gt;&lt;wsp:rsid wsp:val=&quot;005060C3&quot;/&gt;&lt;wsp:rsid wsp:val=&quot;00506588&quot;/&gt;&lt;wsp:rsid wsp:val=&quot;005077E4&quot;/&gt;&lt;wsp:rsid wsp:val=&quot;00507D55&quot;/&gt;&lt;wsp:rsid wsp:val=&quot;0051024A&quot;/&gt;&lt;wsp:rsid wsp:val=&quot;0051057A&quot;/&gt;&lt;wsp:rsid wsp:val=&quot;00511785&quot;/&gt;&lt;wsp:rsid wsp:val=&quot;005144C2&quot;/&gt;&lt;wsp:rsid wsp:val=&quot;0051551E&quot;/&gt;&lt;wsp:rsid wsp:val=&quot;005237BA&quot;/&gt;&lt;wsp:rsid wsp:val=&quot;00523BE9&quot;/&gt;&lt;wsp:rsid wsp:val=&quot;00523FD1&quot;/&gt;&lt;wsp:rsid wsp:val=&quot;0052490C&quot;/&gt;&lt;wsp:rsid wsp:val=&quot;00527DD2&quot;/&gt;&lt;wsp:rsid wsp:val=&quot;00530680&quot;/&gt;&lt;wsp:rsid wsp:val=&quot;0053115D&quot;/&gt;&lt;wsp:rsid wsp:val=&quot;00532AD2&quot;/&gt;&lt;wsp:rsid wsp:val=&quot;00532C13&quot;/&gt;&lt;wsp:rsid wsp:val=&quot;00532E03&quot;/&gt;&lt;wsp:rsid wsp:val=&quot;00533587&quot;/&gt;&lt;wsp:rsid wsp:val=&quot;00533A6D&quot;/&gt;&lt;wsp:rsid wsp:val=&quot;00535853&quot;/&gt;&lt;wsp:rsid wsp:val=&quot;00536CA6&quot;/&gt;&lt;wsp:rsid wsp:val=&quot;00537E99&quot;/&gt;&lt;wsp:rsid wsp:val=&quot;005410C6&quot;/&gt;&lt;wsp:rsid wsp:val=&quot;005420D7&quot;/&gt;&lt;wsp:rsid wsp:val=&quot;00542C73&quot;/&gt;&lt;wsp:rsid wsp:val=&quot;00544E17&quot;/&gt;&lt;wsp:rsid wsp:val=&quot;00544FBE&quot;/&gt;&lt;wsp:rsid wsp:val=&quot;005462D6&quot;/&gt;&lt;wsp:rsid wsp:val=&quot;00547FAC&quot;/&gt;&lt;wsp:rsid wsp:val=&quot;00552DE5&quot;/&gt;&lt;wsp:rsid wsp:val=&quot;00552EB2&quot;/&gt;&lt;wsp:rsid wsp:val=&quot;00554BB5&quot;/&gt;&lt;wsp:rsid wsp:val=&quot;00554D8A&quot;/&gt;&lt;wsp:rsid wsp:val=&quot;00555335&quot;/&gt;&lt;wsp:rsid wsp:val=&quot;00556239&quot;/&gt;&lt;wsp:rsid wsp:val=&quot;0055658D&quot;/&gt;&lt;wsp:rsid wsp:val=&quot;005608D8&quot;/&gt;&lt;wsp:rsid wsp:val=&quot;00560984&quot;/&gt;&lt;wsp:rsid wsp:val=&quot;00560F67&quot;/&gt;&lt;wsp:rsid wsp:val=&quot;00561E9C&quot;/&gt;&lt;wsp:rsid wsp:val=&quot;005620F2&quot;/&gt;&lt;wsp:rsid wsp:val=&quot;00563F1C&quot;/&gt;&lt;wsp:rsid wsp:val=&quot;00564F81&quot;/&gt;&lt;wsp:rsid wsp:val=&quot;005718D7&quot;/&gt;&lt;wsp:rsid wsp:val=&quot;00571D57&quot;/&gt;&lt;wsp:rsid wsp:val=&quot;0057222F&quot;/&gt;&lt;wsp:rsid wsp:val=&quot;00572BB2&quot;/&gt;&lt;wsp:rsid wsp:val=&quot;0057621F&quot;/&gt;&lt;wsp:rsid wsp:val=&quot;00576632&quot;/&gt;&lt;wsp:rsid wsp:val=&quot;005819B2&quot;/&gt;&lt;wsp:rsid wsp:val=&quot;00581C82&quot;/&gt;&lt;wsp:rsid wsp:val=&quot;00581DEB&quot;/&gt;&lt;wsp:rsid wsp:val=&quot;00582089&quot;/&gt;&lt;wsp:rsid wsp:val=&quot;005827BD&quot;/&gt;&lt;wsp:rsid wsp:val=&quot;00583B2D&quot;/&gt;&lt;wsp:rsid wsp:val=&quot;005857B0&quot;/&gt;&lt;wsp:rsid wsp:val=&quot;00585B7F&quot;/&gt;&lt;wsp:rsid wsp:val=&quot;00585E06&quot;/&gt;&lt;wsp:rsid wsp:val=&quot;00586386&quot;/&gt;&lt;wsp:rsid wsp:val=&quot;0058647A&quot;/&gt;&lt;wsp:rsid wsp:val=&quot;005865AC&quot;/&gt;&lt;wsp:rsid wsp:val=&quot;00590321&quot;/&gt;&lt;wsp:rsid wsp:val=&quot;0059068D&quot;/&gt;&lt;wsp:rsid wsp:val=&quot;00590990&quot;/&gt;&lt;wsp:rsid wsp:val=&quot;005910D8&quot;/&gt;&lt;wsp:rsid wsp:val=&quot;00591F3E&quot;/&gt;&lt;wsp:rsid wsp:val=&quot;00592121&quot;/&gt;&lt;wsp:rsid wsp:val=&quot;0059387C&quot;/&gt;&lt;wsp:rsid wsp:val=&quot;0059501B&quot;/&gt;&lt;wsp:rsid wsp:val=&quot;0059545B&quot;/&gt;&lt;wsp:rsid wsp:val=&quot;005A2560&quot;/&gt;&lt;wsp:rsid wsp:val=&quot;005A3607&quot;/&gt;&lt;wsp:rsid wsp:val=&quot;005A4426&quot;/&gt;&lt;wsp:rsid wsp:val=&quot;005A589A&quot;/&gt;&lt;wsp:rsid wsp:val=&quot;005B0598&quot;/&gt;&lt;wsp:rsid wsp:val=&quot;005B2A92&quot;/&gt;&lt;wsp:rsid wsp:val=&quot;005B310E&quot;/&gt;&lt;wsp:rsid wsp:val=&quot;005B35E8&quot;/&gt;&lt;wsp:rsid wsp:val=&quot;005B3C74&quot;/&gt;&lt;wsp:rsid wsp:val=&quot;005B472F&quot;/&gt;&lt;wsp:rsid wsp:val=&quot;005B4930&quot;/&gt;&lt;wsp:rsid wsp:val=&quot;005B4F4D&quot;/&gt;&lt;wsp:rsid wsp:val=&quot;005B79B2&quot;/&gt;&lt;wsp:rsid wsp:val=&quot;005B7D0F&quot;/&gt;&lt;wsp:rsid wsp:val=&quot;005C0CAD&quot;/&gt;&lt;wsp:rsid wsp:val=&quot;005C0D62&quot;/&gt;&lt;wsp:rsid wsp:val=&quot;005C1886&quot;/&gt;&lt;wsp:rsid wsp:val=&quot;005C1DB7&quot;/&gt;&lt;wsp:rsid wsp:val=&quot;005C34F8&quot;/&gt;&lt;wsp:rsid wsp:val=&quot;005C41A4&quot;/&gt;&lt;wsp:rsid wsp:val=&quot;005C424F&quot;/&gt;&lt;wsp:rsid wsp:val=&quot;005C4989&quot;/&gt;&lt;wsp:rsid wsp:val=&quot;005C4B8A&quot;/&gt;&lt;wsp:rsid wsp:val=&quot;005C7616&quot;/&gt;&lt;wsp:rsid wsp:val=&quot;005C78CA&quot;/&gt;&lt;wsp:rsid wsp:val=&quot;005D0954&quot;/&gt;&lt;wsp:rsid wsp:val=&quot;005D0A4F&quot;/&gt;&lt;wsp:rsid wsp:val=&quot;005D0DF2&quot;/&gt;&lt;wsp:rsid wsp:val=&quot;005D1890&quot;/&gt;&lt;wsp:rsid wsp:val=&quot;005D2482&quot;/&gt;&lt;wsp:rsid wsp:val=&quot;005D5784&quot;/&gt;&lt;wsp:rsid wsp:val=&quot;005D6B9D&quot;/&gt;&lt;wsp:rsid wsp:val=&quot;005D701A&quot;/&gt;&lt;wsp:rsid wsp:val=&quot;005E13BA&quot;/&gt;&lt;wsp:rsid wsp:val=&quot;005E2581&quot;/&gt;&lt;wsp:rsid wsp:val=&quot;005E3282&quot;/&gt;&lt;wsp:rsid wsp:val=&quot;005E355C&quot;/&gt;&lt;wsp:rsid wsp:val=&quot;005E45CD&quot;/&gt;&lt;wsp:rsid wsp:val=&quot;005E50E5&quot;/&gt;&lt;wsp:rsid wsp:val=&quot;005E5239&quot;/&gt;&lt;wsp:rsid wsp:val=&quot;005E7F57&quot;/&gt;&lt;wsp:rsid wsp:val=&quot;005F031E&quot;/&gt;&lt;wsp:rsid wsp:val=&quot;005F0714&quot;/&gt;&lt;wsp:rsid wsp:val=&quot;005F389A&quot;/&gt;&lt;wsp:rsid wsp:val=&quot;005F3BB5&quot;/&gt;&lt;wsp:rsid wsp:val=&quot;005F45B3&quot;/&gt;&lt;wsp:rsid wsp:val=&quot;005F47F6&quot;/&gt;&lt;wsp:rsid wsp:val=&quot;005F5B5E&quot;/&gt;&lt;wsp:rsid wsp:val=&quot;005F7528&quot;/&gt;&lt;wsp:rsid wsp:val=&quot;005F7973&quot;/&gt;&lt;wsp:rsid wsp:val=&quot;005FB855&quot;/&gt;&lt;wsp:rsid wsp:val=&quot;006003DC&quot;/&gt;&lt;wsp:rsid wsp:val=&quot;00600632&quot;/&gt;&lt;wsp:rsid wsp:val=&quot;0060070D&quot;/&gt;&lt;wsp:rsid wsp:val=&quot;00600DD1&quot;/&gt;&lt;wsp:rsid wsp:val=&quot;00601A94&quot;/&gt;&lt;wsp:rsid wsp:val=&quot;00603518&quot;/&gt;&lt;wsp:rsid wsp:val=&quot;00604217&quot;/&gt;&lt;wsp:rsid wsp:val=&quot;00605BA0&quot;/&gt;&lt;wsp:rsid wsp:val=&quot;00605CDF&quot;/&gt;&lt;wsp:rsid wsp:val=&quot;006060A9&quot;/&gt;&lt;wsp:rsid wsp:val=&quot;00607E88&quot;/&gt;&lt;wsp:rsid wsp:val=&quot;0060F02E&quot;/&gt;&lt;wsp:rsid wsp:val=&quot;00611591&quot;/&gt;&lt;wsp:rsid wsp:val=&quot;00612140&quot;/&gt;&lt;wsp:rsid wsp:val=&quot;00613240&quot;/&gt;&lt;wsp:rsid wsp:val=&quot;00614ABD&quot;/&gt;&lt;wsp:rsid wsp:val=&quot;00615505&quot;/&gt;&lt;wsp:rsid wsp:val=&quot;0061673D&quot;/&gt;&lt;wsp:rsid wsp:val=&quot;00620A85&quot;/&gt;&lt;wsp:rsid wsp:val=&quot;00620BC4&quot;/&gt;&lt;wsp:rsid wsp:val=&quot;00620BD8&quot;/&gt;&lt;wsp:rsid wsp:val=&quot;0062127F&quot;/&gt;&lt;wsp:rsid wsp:val=&quot;006241E4&quot;/&gt;&lt;wsp:rsid wsp:val=&quot;00624A9E&quot;/&gt;&lt;wsp:rsid wsp:val=&quot;00624ADE&quot;/&gt;&lt;wsp:rsid wsp:val=&quot;00625B26&quot;/&gt;&lt;wsp:rsid wsp:val=&quot;00627A13&quot;/&gt;&lt;wsp:rsid wsp:val=&quot;00627C86&quot;/&gt;&lt;wsp:rsid wsp:val=&quot;00631891&quot;/&gt;&lt;wsp:rsid wsp:val=&quot;00632EFB&quot;/&gt;&lt;wsp:rsid wsp:val=&quot;00633A91&quot;/&gt;&lt;wsp:rsid wsp:val=&quot;00634A89&quot;/&gt;&lt;wsp:rsid wsp:val=&quot;0063500C&quot;/&gt;&lt;wsp:rsid wsp:val=&quot;00636780&quot;/&gt;&lt;wsp:rsid wsp:val=&quot;00636D82&quot;/&gt;&lt;wsp:rsid wsp:val=&quot;006375A4&quot;/&gt;&lt;wsp:rsid wsp:val=&quot;006378CD&quot;/&gt;&lt;wsp:rsid wsp:val=&quot;0064039B&quot;/&gt;&lt;wsp:rsid wsp:val=&quot;00641AC9&quot;/&gt;&lt;wsp:rsid wsp:val=&quot;006423B0&quot;/&gt;&lt;wsp:rsid wsp:val=&quot;00642AB3&quot;/&gt;&lt;wsp:rsid wsp:val=&quot;00642FAE&quot;/&gt;&lt;wsp:rsid wsp:val=&quot;00643FD7&quot;/&gt;&lt;wsp:rsid wsp:val=&quot;00644D02&quot;/&gt;&lt;wsp:rsid wsp:val=&quot;00645588&quot;/&gt;&lt;wsp:rsid wsp:val=&quot;006479B4&quot;/&gt;&lt;wsp:rsid wsp:val=&quot;006507B2&quot;/&gt;&lt;wsp:rsid wsp:val=&quot;00650D4B&quot;/&gt;&lt;wsp:rsid wsp:val=&quot;00650E21&quot;/&gt;&lt;wsp:rsid wsp:val=&quot;006515C4&quot;/&gt;&lt;wsp:rsid wsp:val=&quot;00653016&quot;/&gt;&lt;wsp:rsid wsp:val=&quot;00653941&quot;/&gt;&lt;wsp:rsid wsp:val=&quot;00653B4A&quot;/&gt;&lt;wsp:rsid wsp:val=&quot;0065555F&quot;/&gt;&lt;wsp:rsid wsp:val=&quot;0065639E&quot;/&gt;&lt;wsp:rsid wsp:val=&quot;006571EF&quot;/&gt;&lt;wsp:rsid wsp:val=&quot;0065753F&quot;/&gt;&lt;wsp:rsid wsp:val=&quot;0066003F&quot;/&gt;&lt;wsp:rsid wsp:val=&quot;0066044F&quot;/&gt;&lt;wsp:rsid wsp:val=&quot;00660B9C&quot;/&gt;&lt;wsp:rsid wsp:val=&quot;006617B5&quot;/&gt;&lt;wsp:rsid wsp:val=&quot;00661D27&quot;/&gt;&lt;wsp:rsid wsp:val=&quot;00662905&quot;/&gt;&lt;wsp:rsid wsp:val=&quot;0066328C&quot;/&gt;&lt;wsp:rsid wsp:val=&quot;00663B50&quot;/&gt;&lt;wsp:rsid wsp:val=&quot;006647A4&quot;/&gt;&lt;wsp:rsid wsp:val=&quot;006652CB&quot;/&gt;&lt;wsp:rsid wsp:val=&quot;00665B19&quot;/&gt;&lt;wsp:rsid wsp:val=&quot;00666EB9&quot;/&gt;&lt;wsp:rsid wsp:val=&quot;00670343&quot;/&gt;&lt;wsp:rsid wsp:val=&quot;006710B2&quot;/&gt;&lt;wsp:rsid wsp:val=&quot;0067119D&quot;/&gt;&lt;wsp:rsid wsp:val=&quot;0067206E&quot;/&gt;&lt;wsp:rsid wsp:val=&quot;00672CFE&quot;/&gt;&lt;wsp:rsid wsp:val=&quot;0067326E&quot;/&gt;&lt;wsp:rsid wsp:val=&quot;00673BBC&quot;/&gt;&lt;wsp:rsid wsp:val=&quot;00673D7E&quot;/&gt;&lt;wsp:rsid wsp:val=&quot;00673EDC&quot;/&gt;&lt;wsp:rsid wsp:val=&quot;00674236&quot;/&gt;&lt;wsp:rsid wsp:val=&quot;0067443F&quot;/&gt;&lt;wsp:rsid wsp:val=&quot;00674C9F&quot;/&gt;&lt;wsp:rsid wsp:val=&quot;00675F3E&quot;/&gt;&lt;wsp:rsid wsp:val=&quot;0067623C&quot;/&gt;&lt;wsp:rsid wsp:val=&quot;00676C63&quot;/&gt;&lt;wsp:rsid wsp:val=&quot;0068020C&quot;/&gt;&lt;wsp:rsid wsp:val=&quot;006818D6&quot;/&gt;&lt;wsp:rsid wsp:val=&quot;006823C7&quot;/&gt;&lt;wsp:rsid wsp:val=&quot;0068242C&quot;/&gt;&lt;wsp:rsid wsp:val=&quot;006830EF&quot;/&gt;&lt;wsp:rsid wsp:val=&quot;006844DD&quot;/&gt;&lt;wsp:rsid wsp:val=&quot;0068599E&quot;/&gt;&lt;wsp:rsid wsp:val=&quot;00686525&quot;/&gt;&lt;wsp:rsid wsp:val=&quot;00686667&quot;/&gt;&lt;wsp:rsid wsp:val=&quot;00686D05&quot;/&gt;&lt;wsp:rsid wsp:val=&quot;006905BA&quot;/&gt;&lt;wsp:rsid wsp:val=&quot;00691387&quot;/&gt;&lt;wsp:rsid wsp:val=&quot;006924A1&quot;/&gt;&lt;wsp:rsid wsp:val=&quot;00692AF4&quot;/&gt;&lt;wsp:rsid wsp:val=&quot;00694400&quot;/&gt;&lt;wsp:rsid wsp:val=&quot;00694BD3&quot;/&gt;&lt;wsp:rsid wsp:val=&quot;00694F22&quot;/&gt;&lt;wsp:rsid wsp:val=&quot;006959AB&quot;/&gt;&lt;wsp:rsid wsp:val=&quot;00695F1E&quot;/&gt;&lt;wsp:rsid wsp:val=&quot;006960DB&quot;/&gt;&lt;wsp:rsid wsp:val=&quot;0069618C&quot;/&gt;&lt;wsp:rsid wsp:val=&quot;006A3450&quot;/&gt;&lt;wsp:rsid wsp:val=&quot;006A44FB&quot;/&gt;&lt;wsp:rsid wsp:val=&quot;006A498C&quot;/&gt;&lt;wsp:rsid wsp:val=&quot;006A528D&quot;/&gt;&lt;wsp:rsid wsp:val=&quot;006A53AE&quot;/&gt;&lt;wsp:rsid wsp:val=&quot;006A53F4&quot;/&gt;&lt;wsp:rsid wsp:val=&quot;006A57E7&quot;/&gt;&lt;wsp:rsid wsp:val=&quot;006A5CD1&quot;/&gt;&lt;wsp:rsid wsp:val=&quot;006A659A&quot;/&gt;&lt;wsp:rsid wsp:val=&quot;006B0AE0&quot;/&gt;&lt;wsp:rsid wsp:val=&quot;006B168B&quot;/&gt;&lt;wsp:rsid wsp:val=&quot;006B307E&quot;/&gt;&lt;wsp:rsid wsp:val=&quot;006B38EF&quot;/&gt;&lt;wsp:rsid wsp:val=&quot;006B39A3&quot;/&gt;&lt;wsp:rsid wsp:val=&quot;006B3FA4&quot;/&gt;&lt;wsp:rsid wsp:val=&quot;006B4DD2&quot;/&gt;&lt;wsp:rsid wsp:val=&quot;006B5F14&quot;/&gt;&lt;wsp:rsid wsp:val=&quot;006B629C&quot;/&gt;&lt;wsp:rsid wsp:val=&quot;006B68F0&quot;/&gt;&lt;wsp:rsid wsp:val=&quot;006B6FA6&quot;/&gt;&lt;wsp:rsid wsp:val=&quot;006B7192&quot;/&gt;&lt;wsp:rsid wsp:val=&quot;006B729F&quot;/&gt;&lt;wsp:rsid wsp:val=&quot;006B78AF&quot;/&gt;&lt;wsp:rsid wsp:val=&quot;006B7AD4&quot;/&gt;&lt;wsp:rsid wsp:val=&quot;006B7F82&quot;/&gt;&lt;wsp:rsid wsp:val=&quot;006C1A58&quot;/&gt;&lt;wsp:rsid wsp:val=&quot;006C23CB&quot;/&gt;&lt;wsp:rsid wsp:val=&quot;006C4AE6&quot;/&gt;&lt;wsp:rsid wsp:val=&quot;006C5E1D&quot;/&gt;&lt;wsp:rsid wsp:val=&quot;006C5EC5&quot;/&gt;&lt;wsp:rsid wsp:val=&quot;006C5F13&quot;/&gt;&lt;wsp:rsid wsp:val=&quot;006C7439&quot;/&gt;&lt;wsp:rsid wsp:val=&quot;006C7520&quot;/&gt;&lt;wsp:rsid wsp:val=&quot;006D02A6&quot;/&gt;&lt;wsp:rsid wsp:val=&quot;006D1528&quot;/&gt;&lt;wsp:rsid wsp:val=&quot;006D156F&quot;/&gt;&lt;wsp:rsid wsp:val=&quot;006D1A3D&quot;/&gt;&lt;wsp:rsid wsp:val=&quot;006D3FD4&quot;/&gt;&lt;wsp:rsid wsp:val=&quot;006D44E7&quot;/&gt;&lt;wsp:rsid wsp:val=&quot;006D459C&quot;/&gt;&lt;wsp:rsid wsp:val=&quot;006D495A&quot;/&gt;&lt;wsp:rsid wsp:val=&quot;006D5994&quot;/&gt;&lt;wsp:rsid wsp:val=&quot;006D5B9F&quot;/&gt;&lt;wsp:rsid wsp:val=&quot;006D75F4&quot;/&gt;&lt;wsp:rsid wsp:val=&quot;006D7B63&quot;/&gt;&lt;wsp:rsid wsp:val=&quot;006E02F5&quot;/&gt;&lt;wsp:rsid wsp:val=&quot;006E0B74&quot;/&gt;&lt;wsp:rsid wsp:val=&quot;006E185E&quot;/&gt;&lt;wsp:rsid wsp:val=&quot;006E19A1&quot;/&gt;&lt;wsp:rsid wsp:val=&quot;006E1BF5&quot;/&gt;&lt;wsp:rsid wsp:val=&quot;006E1CA3&quot;/&gt;&lt;wsp:rsid wsp:val=&quot;006E203A&quot;/&gt;&lt;wsp:rsid wsp:val=&quot;006E3833&quot;/&gt;&lt;wsp:rsid wsp:val=&quot;006E42E4&quot;/&gt;&lt;wsp:rsid wsp:val=&quot;006E5246&quot;/&gt;&lt;wsp:rsid wsp:val=&quot;006E5252&quot;/&gt;&lt;wsp:rsid wsp:val=&quot;006E76A1&quot;/&gt;&lt;wsp:rsid wsp:val=&quot;006E7916&quot;/&gt;&lt;wsp:rsid wsp:val=&quot;006F0286&quot;/&gt;&lt;wsp:rsid wsp:val=&quot;006F0C9F&quot;/&gt;&lt;wsp:rsid wsp:val=&quot;006F20FD&quot;/&gt;&lt;wsp:rsid wsp:val=&quot;006F4728&quot;/&gt;&lt;wsp:rsid wsp:val=&quot;006F6C2B&quot;/&gt;&lt;wsp:rsid wsp:val=&quot;006F6DCE&quot;/&gt;&lt;wsp:rsid wsp:val=&quot;006F772C&quot;/&gt;&lt;wsp:rsid wsp:val=&quot;006F7DC2&quot;/&gt;&lt;wsp:rsid wsp:val=&quot;00700212&quot;/&gt;&lt;wsp:rsid wsp:val=&quot;00700966&quot;/&gt;&lt;wsp:rsid wsp:val=&quot;00701136&quot;/&gt;&lt;wsp:rsid wsp:val=&quot;007011D7&quot;/&gt;&lt;wsp:rsid wsp:val=&quot;0070194D&quot;/&gt;&lt;wsp:rsid wsp:val=&quot;0070279B&quot;/&gt;&lt;wsp:rsid wsp:val=&quot;0070351A&quot;/&gt;&lt;wsp:rsid wsp:val=&quot;00706322&quot;/&gt;&lt;wsp:rsid wsp:val=&quot;00706F11&quot;/&gt;&lt;wsp:rsid wsp:val=&quot;007073D6&quot;/&gt;&lt;wsp:rsid wsp:val=&quot;00707827&quot;/&gt;&lt;wsp:rsid wsp:val=&quot;00710886&quot;/&gt;&lt;wsp:rsid wsp:val=&quot;007114CF&quot;/&gt;&lt;wsp:rsid wsp:val=&quot;007115BE&quot;/&gt;&lt;wsp:rsid wsp:val=&quot;00711CEA&quot;/&gt;&lt;wsp:rsid wsp:val=&quot;00712A1E&quot;/&gt;&lt;wsp:rsid wsp:val=&quot;00714398&quot;/&gt;&lt;wsp:rsid wsp:val=&quot;007165D5&quot;/&gt;&lt;wsp:rsid wsp:val=&quot;00716A3E&quot;/&gt;&lt;wsp:rsid wsp:val=&quot;00717798&quot;/&gt;&lt;wsp:rsid wsp:val=&quot;007200A1&quot;/&gt;&lt;wsp:rsid wsp:val=&quot;00720357&quot;/&gt;&lt;wsp:rsid wsp:val=&quot;007209E3&quot;/&gt;&lt;wsp:rsid wsp:val=&quot;007211DF&quot;/&gt;&lt;wsp:rsid wsp:val=&quot;00722978&quot;/&gt;&lt;wsp:rsid wsp:val=&quot;00723161&quot;/&gt;&lt;wsp:rsid wsp:val=&quot;00723B96&quot;/&gt;&lt;wsp:rsid wsp:val=&quot;00724DEF&quot;/&gt;&lt;wsp:rsid wsp:val=&quot;00724F81&quot;/&gt;&lt;wsp:rsid wsp:val=&quot;0072591D&quot;/&gt;&lt;wsp:rsid wsp:val=&quot;00725ED0&quot;/&gt;&lt;wsp:rsid wsp:val=&quot;00726298&quot;/&gt;&lt;wsp:rsid wsp:val=&quot;007273AE&quot;/&gt;&lt;wsp:rsid wsp:val=&quot;00727569&quot;/&gt;&lt;wsp:rsid wsp:val=&quot;00727A53&quot;/&gt;&lt;wsp:rsid wsp:val=&quot;007308B5&quot;/&gt;&lt;wsp:rsid wsp:val=&quot;00730E1F&quot;/&gt;&lt;wsp:rsid wsp:val=&quot;00730F60&quot;/&gt;&lt;wsp:rsid wsp:val=&quot;00731029&quot;/&gt;&lt;wsp:rsid wsp:val=&quot;0073117F&quot;/&gt;&lt;wsp:rsid wsp:val=&quot;007314ED&quot;/&gt;&lt;wsp:rsid wsp:val=&quot;00731DAF&quot;/&gt;&lt;wsp:rsid wsp:val=&quot;007325B7&quot;/&gt;&lt;wsp:rsid wsp:val=&quot;00733CF6&quot;/&gt;&lt;wsp:rsid wsp:val=&quot;007348BF&quot;/&gt;&lt;wsp:rsid wsp:val=&quot;00734E55&quot;/&gt;&lt;wsp:rsid wsp:val=&quot;00736288&quot;/&gt;&lt;wsp:rsid wsp:val=&quot;00736453&quot;/&gt;&lt;wsp:rsid wsp:val=&quot;00736BE6&quot;/&gt;&lt;wsp:rsid wsp:val=&quot;00737981&quot;/&gt;&lt;wsp:rsid wsp:val=&quot;00740995&quot;/&gt;&lt;wsp:rsid wsp:val=&quot;007417D3&quot;/&gt;&lt;wsp:rsid wsp:val=&quot;007426D3&quot;/&gt;&lt;wsp:rsid wsp:val=&quot;00742E97&quot;/&gt;&lt;wsp:rsid wsp:val=&quot;00743FE0&quot;/&gt;&lt;wsp:rsid wsp:val=&quot;00744EE0&quot;/&gt;&lt;wsp:rsid wsp:val=&quot;007468C7&quot;/&gt;&lt;wsp:rsid wsp:val=&quot;00750EE3&quot;/&gt;&lt;wsp:rsid wsp:val=&quot;007510E7&quot;/&gt;&lt;wsp:rsid wsp:val=&quot;00751F3F&quot;/&gt;&lt;wsp:rsid wsp:val=&quot;00752FB6&quot;/&gt;&lt;wsp:rsid wsp:val=&quot;00753294&quot;/&gt;&lt;wsp:rsid wsp:val=&quot;00753549&quot;/&gt;&lt;wsp:rsid wsp:val=&quot;007536EF&quot;/&gt;&lt;wsp:rsid wsp:val=&quot;00753BCA&quot;/&gt;&lt;wsp:rsid wsp:val=&quot;00754245&quot;/&gt;&lt;wsp:rsid wsp:val=&quot;007563BD&quot;/&gt;&lt;wsp:rsid wsp:val=&quot;007566F2&quot;/&gt;&lt;wsp:rsid wsp:val=&quot;00756B77&quot;/&gt;&lt;wsp:rsid wsp:val=&quot;00756EB1&quot;/&gt;&lt;wsp:rsid wsp:val=&quot;0076091E&quot;/&gt;&lt;wsp:rsid wsp:val=&quot;00760E72&quot;/&gt;&lt;wsp:rsid wsp:val=&quot;0076141A&quot;/&gt;&lt;wsp:rsid wsp:val=&quot;00761662&quot;/&gt;&lt;wsp:rsid wsp:val=&quot;00762A9D&quot;/&gt;&lt;wsp:rsid wsp:val=&quot;00764669&quot;/&gt;&lt;wsp:rsid wsp:val=&quot;00765116&quot;/&gt;&lt;wsp:rsid wsp:val=&quot;007667AD&quot;/&gt;&lt;wsp:rsid wsp:val=&quot;00766F79&quot;/&gt;&lt;wsp:rsid wsp:val=&quot;0076706E&quot;/&gt;&lt;wsp:rsid wsp:val=&quot;007671CF&quot;/&gt;&lt;wsp:rsid wsp:val=&quot;007676C3&quot;/&gt;&lt;wsp:rsid wsp:val=&quot;00770BE8&quot;/&gt;&lt;wsp:rsid wsp:val=&quot;00770C24&quot;/&gt;&lt;wsp:rsid wsp:val=&quot;00770F15&quot;/&gt;&lt;wsp:rsid wsp:val=&quot;00771A9A&quot;/&gt;&lt;wsp:rsid wsp:val=&quot;00771E1F&quot;/&gt;&lt;wsp:rsid wsp:val=&quot;007723E7&quot;/&gt;&lt;wsp:rsid wsp:val=&quot;0077305C&quot;/&gt;&lt;wsp:rsid wsp:val=&quot;007735AB&quot;/&gt;&lt;wsp:rsid wsp:val=&quot;007738E3&quot;/&gt;&lt;wsp:rsid wsp:val=&quot;00773AC7&quot;/&gt;&lt;wsp:rsid wsp:val=&quot;007758C6&quot;/&gt;&lt;wsp:rsid wsp:val=&quot;007769AA&quot;/&gt;&lt;wsp:rsid wsp:val=&quot;0077EFFA&quot;/&gt;&lt;wsp:rsid wsp:val=&quot;007808D2&quot;/&gt;&lt;wsp:rsid wsp:val=&quot;00781408&quot;/&gt;&lt;wsp:rsid wsp:val=&quot;00781A6B&quot;/&gt;&lt;wsp:rsid wsp:val=&quot;00781D26&quot;/&gt;&lt;wsp:rsid wsp:val=&quot;00781D57&quot;/&gt;&lt;wsp:rsid wsp:val=&quot;0078338A&quot;/&gt;&lt;wsp:rsid wsp:val=&quot;00783494&quot;/&gt;&lt;wsp:rsid wsp:val=&quot;00784064&quot;/&gt;&lt;wsp:rsid wsp:val=&quot;007846CE&quot;/&gt;&lt;wsp:rsid wsp:val=&quot;00785423&quot;/&gt;&lt;wsp:rsid wsp:val=&quot;007871BA&quot;/&gt;&lt;wsp:rsid wsp:val=&quot;00791DBB&quot;/&gt;&lt;wsp:rsid wsp:val=&quot;00792DE8&quot;/&gt;&lt;wsp:rsid wsp:val=&quot;00793695&quot;/&gt;&lt;wsp:rsid wsp:val=&quot;00794D6A&quot;/&gt;&lt;wsp:rsid wsp:val=&quot;00795BE4&quot;/&gt;&lt;wsp:rsid wsp:val=&quot;00797371&quot;/&gt;&lt;wsp:rsid wsp:val=&quot;007974E5&quot;/&gt;&lt;wsp:rsid wsp:val=&quot;00797877&quot;/&gt;&lt;wsp:rsid wsp:val=&quot;00797F42&quot;/&gt;&lt;wsp:rsid wsp:val=&quot;007A0B86&quot;/&gt;&lt;wsp:rsid wsp:val=&quot;007A2CE9&quot;/&gt;&lt;wsp:rsid wsp:val=&quot;007A333C&quot;/&gt;&lt;wsp:rsid wsp:val=&quot;007A3587&quot;/&gt;&lt;wsp:rsid wsp:val=&quot;007A4A94&quot;/&gt;&lt;wsp:rsid wsp:val=&quot;007A4CDD&quot;/&gt;&lt;wsp:rsid wsp:val=&quot;007A53E9&quot;/&gt;&lt;wsp:rsid wsp:val=&quot;007A6F71&quot;/&gt;&lt;wsp:rsid wsp:val=&quot;007B00D6&quot;/&gt;&lt;wsp:rsid wsp:val=&quot;007B0610&quot;/&gt;&lt;wsp:rsid wsp:val=&quot;007B06DE&quot;/&gt;&lt;wsp:rsid wsp:val=&quot;007B112C&quot;/&gt;&lt;wsp:rsid wsp:val=&quot;007B192E&quot;/&gt;&lt;wsp:rsid wsp:val=&quot;007B1F6D&quot;/&gt;&lt;wsp:rsid wsp:val=&quot;007B232F&quot;/&gt;&lt;wsp:rsid wsp:val=&quot;007B3813&quot;/&gt;&lt;wsp:rsid wsp:val=&quot;007B5231&quot;/&gt;&lt;wsp:rsid wsp:val=&quot;007B5719&quot;/&gt;&lt;wsp:rsid wsp:val=&quot;007B6D0E&quot;/&gt;&lt;wsp:rsid wsp:val=&quot;007B6E11&quot;/&gt;&lt;wsp:rsid wsp:val=&quot;007B6EB6&quot;/&gt;&lt;wsp:rsid wsp:val=&quot;007C0A68&quot;/&gt;&lt;wsp:rsid wsp:val=&quot;007C0AA8&quot;/&gt;&lt;wsp:rsid wsp:val=&quot;007C27AA&quot;/&gt;&lt;wsp:rsid wsp:val=&quot;007C3461&quot;/&gt;&lt;wsp:rsid wsp:val=&quot;007C3F23&quot;/&gt;&lt;wsp:rsid wsp:val=&quot;007C441B&quot;/&gt;&lt;wsp:rsid wsp:val=&quot;007C4873&quot;/&gt;&lt;wsp:rsid wsp:val=&quot;007C773F&quot;/&gt;&lt;wsp:rsid wsp:val=&quot;007D027D&quot;/&gt;&lt;wsp:rsid wsp:val=&quot;007D13F7&quot;/&gt;&lt;wsp:rsid wsp:val=&quot;007D1815&quot;/&gt;&lt;wsp:rsid wsp:val=&quot;007D1BF8&quot;/&gt;&lt;wsp:rsid wsp:val=&quot;007D27DC&quot;/&gt;&lt;wsp:rsid wsp:val=&quot;007D2A66&quot;/&gt;&lt;wsp:rsid wsp:val=&quot;007D61BC&quot;/&gt;&lt;wsp:rsid wsp:val=&quot;007D6FC0&quot;/&gt;&lt;wsp:rsid wsp:val=&quot;007D7B25&quot;/&gt;&lt;wsp:rsid wsp:val=&quot;007DB92A&quot;/&gt;&lt;wsp:rsid wsp:val=&quot;007E1965&quot;/&gt;&lt;wsp:rsid wsp:val=&quot;007E1CA5&quot;/&gt;&lt;wsp:rsid wsp:val=&quot;007E2610&quot;/&gt;&lt;wsp:rsid wsp:val=&quot;007E2A78&quot;/&gt;&lt;wsp:rsid wsp:val=&quot;007E2FE5&quot;/&gt;&lt;wsp:rsid wsp:val=&quot;007E422B&quot;/&gt;&lt;wsp:rsid wsp:val=&quot;007E4891&quot;/&gt;&lt;wsp:rsid wsp:val=&quot;007E518D&quot;/&gt;&lt;wsp:rsid wsp:val=&quot;007E5BE4&quot;/&gt;&lt;wsp:rsid wsp:val=&quot;007E63B2&quot;/&gt;&lt;wsp:rsid wsp:val=&quot;007E6FD6&quot;/&gt;&lt;wsp:rsid wsp:val=&quot;007EA3E6&quot;/&gt;&lt;wsp:rsid wsp:val=&quot;007F01DE&quot;/&gt;&lt;wsp:rsid wsp:val=&quot;007F0B7A&quot;/&gt;&lt;wsp:rsid wsp:val=&quot;007F1D1C&quot;/&gt;&lt;wsp:rsid wsp:val=&quot;007F217C&quot;/&gt;&lt;wsp:rsid wsp:val=&quot;007F2C55&quot;/&gt;&lt;wsp:rsid wsp:val=&quot;007F39C5&quot;/&gt;&lt;wsp:rsid wsp:val=&quot;007F436D&quot;/&gt;&lt;wsp:rsid wsp:val=&quot;007F4794&quot;/&gt;&lt;wsp:rsid wsp:val=&quot;007F5ACF&quot;/&gt;&lt;wsp:rsid wsp:val=&quot;007F5E06&quot;/&gt;&lt;wsp:rsid wsp:val=&quot;007F5E19&quot;/&gt;&lt;wsp:rsid wsp:val=&quot;007F6D9D&quot;/&gt;&lt;wsp:rsid wsp:val=&quot;007F7FBB&quot;/&gt;&lt;wsp:rsid wsp:val=&quot;008030BF&quot;/&gt;&lt;wsp:rsid wsp:val=&quot;008032A3&quot;/&gt;&lt;wsp:rsid wsp:val=&quot;00803AAD&quot;/&gt;&lt;wsp:rsid wsp:val=&quot;00805223&quot;/&gt;&lt;wsp:rsid wsp:val=&quot;00805260&quot;/&gt;&lt;wsp:rsid wsp:val=&quot;00806C91&quot;/&gt;&lt;wsp:rsid wsp:val=&quot;008071B9&quot;/&gt;&lt;wsp:rsid wsp:val=&quot;008074A3&quot;/&gt;&lt;wsp:rsid wsp:val=&quot;00810A07&quot;/&gt;&lt;wsp:rsid wsp:val=&quot;00813528&quot;/&gt;&lt;wsp:rsid wsp:val=&quot;00813AD2&quot;/&gt;&lt;wsp:rsid wsp:val=&quot;00813E7E&quot;/&gt;&lt;wsp:rsid wsp:val=&quot;008148C4&quot;/&gt;&lt;wsp:rsid wsp:val=&quot;00814D6D&quot;/&gt;&lt;wsp:rsid wsp:val=&quot;00815F23&quot;/&gt;&lt;wsp:rsid wsp:val=&quot;0081721C&quot;/&gt;&lt;wsp:rsid wsp:val=&quot;00817DFB&quot;/&gt;&lt;wsp:rsid wsp:val=&quot;00820017&quot;/&gt;&lt;wsp:rsid wsp:val=&quot;008209CE&quot;/&gt;&lt;wsp:rsid wsp:val=&quot;008209E9&quot;/&gt;&lt;wsp:rsid wsp:val=&quot;00822BEA&quot;/&gt;&lt;wsp:rsid wsp:val=&quot;00824086&quot;/&gt;&lt;wsp:rsid wsp:val=&quot;008242EB&quot;/&gt;&lt;wsp:rsid wsp:val=&quot;00824321&quot;/&gt;&lt;wsp:rsid wsp:val=&quot;00824A4D&quot;/&gt;&lt;wsp:rsid wsp:val=&quot;00825371&quot;/&gt;&lt;wsp:rsid wsp:val=&quot;00826245&quot;/&gt;&lt;wsp:rsid wsp:val=&quot;0082631E&quot;/&gt;&lt;wsp:rsid wsp:val=&quot;00826449&quot;/&gt;&lt;wsp:rsid wsp:val=&quot;00826472&quot;/&gt;&lt;wsp:rsid wsp:val=&quot;00826C3F&quot;/&gt;&lt;wsp:rsid wsp:val=&quot;00826D49&quot;/&gt;&lt;wsp:rsid wsp:val=&quot;00827DC3&quot;/&gt;&lt;wsp:rsid wsp:val=&quot;00827EDA&quot;/&gt;&lt;wsp:rsid wsp:val=&quot;008302BC&quot;/&gt;&lt;wsp:rsid wsp:val=&quot;00831660&quot;/&gt;&lt;wsp:rsid wsp:val=&quot;008324FB&quot;/&gt;&lt;wsp:rsid wsp:val=&quot;00833144&quot;/&gt;&lt;wsp:rsid wsp:val=&quot;008342B7&quot;/&gt;&lt;wsp:rsid wsp:val=&quot;00835AF4&quot;/&gt;&lt;wsp:rsid wsp:val=&quot;00835D7F&quot;/&gt;&lt;wsp:rsid wsp:val=&quot;0084175D&quot;/&gt;&lt;wsp:rsid wsp:val=&quot;00841B26&quot;/&gt;&lt;wsp:rsid wsp:val=&quot;0084377A&quot;/&gt;&lt;wsp:rsid wsp:val=&quot;0084476D&quot;/&gt;&lt;wsp:rsid wsp:val=&quot;0084583E&quot;/&gt;&lt;wsp:rsid wsp:val=&quot;00845A90&quot;/&gt;&lt;wsp:rsid wsp:val=&quot;00851310&quot;/&gt;&lt;wsp:rsid wsp:val=&quot;00851B2B&quot;/&gt;&lt;wsp:rsid wsp:val=&quot;00852919&quot;/&gt;&lt;wsp:rsid wsp:val=&quot;00852D09&quot;/&gt;&lt;wsp:rsid wsp:val=&quot;00853F4F&quot;/&gt;&lt;wsp:rsid wsp:val=&quot;00855A27&quot;/&gt;&lt;wsp:rsid wsp:val=&quot;00856801&quot;/&gt;&lt;wsp:rsid wsp:val=&quot;008571DA&quot;/&gt;&lt;wsp:rsid wsp:val=&quot;00860E5C&quot;/&gt;&lt;wsp:rsid wsp:val=&quot;00860F89&quot;/&gt;&lt;wsp:rsid wsp:val=&quot;0086133C&quot;/&gt;&lt;wsp:rsid wsp:val=&quot;00862E48&quot;/&gt;&lt;wsp:rsid wsp:val=&quot;00863A7A&quot;/&gt;&lt;wsp:rsid wsp:val=&quot;00863C7A&quot;/&gt;&lt;wsp:rsid wsp:val=&quot;00864424&quot;/&gt;&lt;wsp:rsid wsp:val=&quot;00864890&quot;/&gt;&lt;wsp:rsid wsp:val=&quot;0086698E&quot;/&gt;&lt;wsp:rsid wsp:val=&quot;0087043F&quot;/&gt;&lt;wsp:rsid wsp:val=&quot;00871B73&quot;/&gt;&lt;wsp:rsid wsp:val=&quot;00872BE1&quot;/&gt;&lt;wsp:rsid wsp:val=&quot;00873506&quot;/&gt;&lt;wsp:rsid wsp:val=&quot;00873926&quot;/&gt;&lt;wsp:rsid wsp:val=&quot;0087428F&quot;/&gt;&lt;wsp:rsid wsp:val=&quot;008746D8&quot;/&gt;&lt;wsp:rsid wsp:val=&quot;008747DF&quot;/&gt;&lt;wsp:rsid wsp:val=&quot;00874F4C&quot;/&gt;&lt;wsp:rsid wsp:val=&quot;00877004&quot;/&gt;&lt;wsp:rsid wsp:val=&quot;008771D6&quot;/&gt;&lt;wsp:rsid wsp:val=&quot;008773F7&quot;/&gt;&lt;wsp:rsid wsp:val=&quot;00880223&quot;/&gt;&lt;wsp:rsid wsp:val=&quot;00881BA2&quot;/&gt;&lt;wsp:rsid wsp:val=&quot;00881D27&quot;/&gt;&lt;wsp:rsid wsp:val=&quot;0088254E&quot;/&gt;&lt;wsp:rsid wsp:val=&quot;008834E3&quot;/&gt;&lt;wsp:rsid wsp:val=&quot;00885240&quot;/&gt;&lt;wsp:rsid wsp:val=&quot;00885341&quot;/&gt;&lt;wsp:rsid wsp:val=&quot;00885F99&quot;/&gt;&lt;wsp:rsid wsp:val=&quot;008862EF&quot;/&gt;&lt;wsp:rsid wsp:val=&quot;00886576&quot;/&gt;&lt;wsp:rsid wsp:val=&quot;00886849&quot;/&gt;&lt;wsp:rsid wsp:val=&quot;0088726C&quot;/&gt;&lt;wsp:rsid wsp:val=&quot;008874F2&quot;/&gt;&lt;wsp:rsid wsp:val=&quot;00887935&quot;/&gt;&lt;wsp:rsid wsp:val=&quot;00887B65&quot;/&gt;&lt;wsp:rsid wsp:val=&quot;00890FBE&quot;/&gt;&lt;wsp:rsid wsp:val=&quot;00891454&quot;/&gt;&lt;wsp:rsid wsp:val=&quot;00891D8F&quot;/&gt;&lt;wsp:rsid wsp:val=&quot;00893751&quot;/&gt;&lt;wsp:rsid wsp:val=&quot;0089502C&quot;/&gt;&lt;wsp:rsid wsp:val=&quot;008957D5&quot;/&gt;&lt;wsp:rsid wsp:val=&quot;00895A2C&quot;/&gt;&lt;wsp:rsid wsp:val=&quot;00895D29&quot;/&gt;&lt;wsp:rsid wsp:val=&quot;00895E33&quot;/&gt;&lt;wsp:rsid wsp:val=&quot;0089675D&quot;/&gt;&lt;wsp:rsid wsp:val=&quot;0089691B&quot;/&gt;&lt;wsp:rsid wsp:val=&quot;00896BA4&quot;/&gt;&lt;wsp:rsid wsp:val=&quot;00896FA1&quot;/&gt;&lt;wsp:rsid wsp:val=&quot;008A0BCA&quot;/&gt;&lt;wsp:rsid wsp:val=&quot;008A1237&quot;/&gt;&lt;wsp:rsid wsp:val=&quot;008A266F&quot;/&gt;&lt;wsp:rsid wsp:val=&quot;008A2835&quot;/&gt;&lt;wsp:rsid wsp:val=&quot;008A29AC&quot;/&gt;&lt;wsp:rsid wsp:val=&quot;008A29CC&quot;/&gt;&lt;wsp:rsid wsp:val=&quot;008A3965&quot;/&gt;&lt;wsp:rsid wsp:val=&quot;008A435F&quot;/&gt;&lt;wsp:rsid wsp:val=&quot;008A455D&quot;/&gt;&lt;wsp:rsid wsp:val=&quot;008A4788&quot;/&gt;&lt;wsp:rsid wsp:val=&quot;008A484F&quot;/&gt;&lt;wsp:rsid wsp:val=&quot;008A4F3E&quot;/&gt;&lt;wsp:rsid wsp:val=&quot;008A6FAF&quot;/&gt;&lt;wsp:rsid wsp:val=&quot;008A7024&quot;/&gt;&lt;wsp:rsid wsp:val=&quot;008A7872&quot;/&gt;&lt;wsp:rsid wsp:val=&quot;008A7922&quot;/&gt;&lt;wsp:rsid wsp:val=&quot;008B3F67&quot;/&gt;&lt;wsp:rsid wsp:val=&quot;008B4B04&quot;/&gt;&lt;wsp:rsid wsp:val=&quot;008B5ADB&quot;/&gt;&lt;wsp:rsid wsp:val=&quot;008B5EF4&quot;/&gt;&lt;wsp:rsid wsp:val=&quot;008C0E58&quot;/&gt;&lt;wsp:rsid wsp:val=&quot;008C28A4&quot;/&gt;&lt;wsp:rsid wsp:val=&quot;008C2FA6&quot;/&gt;&lt;wsp:rsid wsp:val=&quot;008C3F80&quot;/&gt;&lt;wsp:rsid wsp:val=&quot;008C4586&quot;/&gt;&lt;wsp:rsid wsp:val=&quot;008C47BD&quot;/&gt;&lt;wsp:rsid wsp:val=&quot;008C6536&quot;/&gt;&lt;wsp:rsid wsp:val=&quot;008C6B12&quot;/&gt;&lt;wsp:rsid wsp:val=&quot;008C7656&quot;/&gt;&lt;wsp:rsid wsp:val=&quot;008D04B1&quot;/&gt;&lt;wsp:rsid wsp:val=&quot;008D2C14&quot;/&gt;&lt;wsp:rsid wsp:val=&quot;008D3C76&quot;/&gt;&lt;wsp:rsid wsp:val=&quot;008D48C1&quot;/&gt;&lt;wsp:rsid wsp:val=&quot;008D49C5&quot;/&gt;&lt;wsp:rsid wsp:val=&quot;008D559E&quot;/&gt;&lt;wsp:rsid wsp:val=&quot;008D609D&quot;/&gt;&lt;wsp:rsid wsp:val=&quot;008D6627&quot;/&gt;&lt;wsp:rsid wsp:val=&quot;008D67F4&quot;/&gt;&lt;wsp:rsid wsp:val=&quot;008E1161&quot;/&gt;&lt;wsp:rsid wsp:val=&quot;008E1F20&quot;/&gt;&lt;wsp:rsid wsp:val=&quot;008E1FE2&quot;/&gt;&lt;wsp:rsid wsp:val=&quot;008E2E15&quot;/&gt;&lt;wsp:rsid wsp:val=&quot;008E3058&quot;/&gt;&lt;wsp:rsid wsp:val=&quot;008E3990&quot;/&gt;&lt;wsp:rsid wsp:val=&quot;008E652D&quot;/&gt;&lt;wsp:rsid wsp:val=&quot;008E76D7&quot;/&gt;&lt;wsp:rsid wsp:val=&quot;008F03DF&quot;/&gt;&lt;wsp:rsid wsp:val=&quot;008F0AC8&quot;/&gt;&lt;wsp:rsid wsp:val=&quot;008F1065&quot;/&gt;&lt;wsp:rsid wsp:val=&quot;008F132E&quot;/&gt;&lt;wsp:rsid wsp:val=&quot;008F13B5&quot;/&gt;&lt;wsp:rsid wsp:val=&quot;008F2C19&quot;/&gt;&lt;wsp:rsid wsp:val=&quot;008F3BBA&quot;/&gt;&lt;wsp:rsid wsp:val=&quot;008F4E6C&quot;/&gt;&lt;wsp:rsid wsp:val=&quot;008F5BDB&quot;/&gt;&lt;wsp:rsid wsp:val=&quot;008F6377&quot;/&gt;&lt;wsp:rsid wsp:val=&quot;008F676A&quot;/&gt;&lt;wsp:rsid wsp:val=&quot;008F6AB1&quot;/&gt;&lt;wsp:rsid wsp:val=&quot;008F6DFC&quot;/&gt;&lt;wsp:rsid wsp:val=&quot;008F71B5&quot;/&gt;&lt;wsp:rsid wsp:val=&quot;00900A13&quot;/&gt;&lt;wsp:rsid wsp:val=&quot;00905051&quot;/&gt;&lt;wsp:rsid wsp:val=&quot;00905C82&quot;/&gt;&lt;wsp:rsid wsp:val=&quot;00905D81&quot;/&gt;&lt;wsp:rsid wsp:val=&quot;009065BE&quot;/&gt;&lt;wsp:rsid wsp:val=&quot;00910177&quot;/&gt;&lt;wsp:rsid wsp:val=&quot;0091040C&quot;/&gt;&lt;wsp:rsid wsp:val=&quot;009109B4&quot;/&gt;&lt;wsp:rsid wsp:val=&quot;00910C25&quot;/&gt;&lt;wsp:rsid wsp:val=&quot;009115FF&quot;/&gt;&lt;wsp:rsid wsp:val=&quot;00911AB1&quot;/&gt;&lt;wsp:rsid wsp:val=&quot;00911AEB&quot;/&gt;&lt;wsp:rsid wsp:val=&quot;00911EE9&quot;/&gt;&lt;wsp:rsid wsp:val=&quot;00912286&quot;/&gt;&lt;wsp:rsid wsp:val=&quot;00915A5F&quot;/&gt;&lt;wsp:rsid wsp:val=&quot;00915B26&quot;/&gt;&lt;wsp:rsid wsp:val=&quot;00915DE4&quot;/&gt;&lt;wsp:rsid wsp:val=&quot;00916B41&quot;/&gt;&lt;wsp:rsid wsp:val=&quot;00916D36&quot;/&gt;&lt;wsp:rsid wsp:val=&quot;00916DF6&quot;/&gt;&lt;wsp:rsid wsp:val=&quot;009171BC&quot;/&gt;&lt;wsp:rsid wsp:val=&quot;00917E89&quot;/&gt;&lt;wsp:rsid wsp:val=&quot;00920AB2&quot;/&gt;&lt;wsp:rsid wsp:val=&quot;00920E05&quot;/&gt;&lt;wsp:rsid wsp:val=&quot;0092101F&quot;/&gt;&lt;wsp:rsid wsp:val=&quot;0092120B&quot;/&gt;&lt;wsp:rsid wsp:val=&quot;009215B7&quot;/&gt;&lt;wsp:rsid wsp:val=&quot;0092186B&quot;/&gt;&lt;wsp:rsid wsp:val=&quot;009226F7&quot;/&gt;&lt;wsp:rsid wsp:val=&quot;00924E43&quot;/&gt;&lt;wsp:rsid wsp:val=&quot;009253FF&quot;/&gt;&lt;wsp:rsid wsp:val=&quot;0092604F&quot;/&gt;&lt;wsp:rsid wsp:val=&quot;00926E9B&quot;/&gt;&lt;wsp:rsid wsp:val=&quot;00927B9B&quot;/&gt;&lt;wsp:rsid wsp:val=&quot;00930095&quot;/&gt;&lt;wsp:rsid wsp:val=&quot;00930F78&quot;/&gt;&lt;wsp:rsid wsp:val=&quot;00931AB2&quot;/&gt;&lt;wsp:rsid wsp:val=&quot;009323DE&quot;/&gt;&lt;wsp:rsid wsp:val=&quot;00933374&quot;/&gt;&lt;wsp:rsid wsp:val=&quot;00933A19&quot;/&gt;&lt;wsp:rsid wsp:val=&quot;00935F38&quot;/&gt;&lt;wsp:rsid wsp:val=&quot;00936A5D&quot;/&gt;&lt;wsp:rsid wsp:val=&quot;00936D43&quot;/&gt;&lt;wsp:rsid wsp:val=&quot;0093774E&quot;/&gt;&lt;wsp:rsid wsp:val=&quot;0094296F&quot;/&gt;&lt;wsp:rsid wsp:val=&quot;009429EE&quot;/&gt;&lt;wsp:rsid wsp:val=&quot;00942D1A&quot;/&gt;&lt;wsp:rsid wsp:val=&quot;00944473&quot;/&gt;&lt;wsp:rsid wsp:val=&quot;00944C73&quot;/&gt;&lt;wsp:rsid wsp:val=&quot;0094663C&quot;/&gt;&lt;wsp:rsid wsp:val=&quot;00946DF6&quot;/&gt;&lt;wsp:rsid wsp:val=&quot;0094728E&quot;/&gt;&lt;wsp:rsid wsp:val=&quot;0095085F&quot;/&gt;&lt;wsp:rsid wsp:val=&quot;009512E1&quot;/&gt;&lt;wsp:rsid wsp:val=&quot;00951F3B&quot;/&gt;&lt;wsp:rsid wsp:val=&quot;00952A71&quot;/&gt;&lt;wsp:rsid wsp:val=&quot;0095313C&quot;/&gt;&lt;wsp:rsid wsp:val=&quot;009539C1&quot;/&gt;&lt;wsp:rsid wsp:val=&quot;00953E2B&quot;/&gt;&lt;wsp:rsid wsp:val=&quot;00955656&quot;/&gt;&lt;wsp:rsid wsp:val=&quot;009558A2&quot;/&gt;&lt;wsp:rsid wsp:val=&quot;00955CFE&quot;/&gt;&lt;wsp:rsid wsp:val=&quot;009569F7&quot;/&gt;&lt;wsp:rsid wsp:val=&quot;009573C3&quot;/&gt;&lt;wsp:rsid wsp:val=&quot;0095787C&quot;/&gt;&lt;wsp:rsid wsp:val=&quot;00961141&quot;/&gt;&lt;wsp:rsid wsp:val=&quot;009623DD&quot;/&gt;&lt;wsp:rsid wsp:val=&quot;009636E0&quot;/&gt;&lt;wsp:rsid wsp:val=&quot;00964CE9&quot;/&gt;&lt;wsp:rsid wsp:val=&quot;00965F22&quot;/&gt;&lt;wsp:rsid wsp:val=&quot;00967C00&quot;/&gt;&lt;wsp:rsid wsp:val=&quot;0097022C&quot;/&gt;&lt;wsp:rsid wsp:val=&quot;00970742&quot;/&gt;&lt;wsp:rsid wsp:val=&quot;00970F6B&quot;/&gt;&lt;wsp:rsid wsp:val=&quot;00971A6D&quot;/&gt;&lt;wsp:rsid wsp:val=&quot;009722C3&quot;/&gt;&lt;wsp:rsid wsp:val=&quot;0097297F&quot;/&gt;&lt;wsp:rsid wsp:val=&quot;00973ED3&quot;/&gt;&lt;wsp:rsid wsp:val=&quot;00974AF2&quot;/&gt;&lt;wsp:rsid wsp:val=&quot;009764FA&quot;/&gt;&lt;wsp:rsid wsp:val=&quot;0097662D&quot;/&gt;&lt;wsp:rsid wsp:val=&quot;009766CF&quot;/&gt;&lt;wsp:rsid wsp:val=&quot;009770D3&quot;/&gt;&lt;wsp:rsid wsp:val=&quot;00977ACF&quot;/&gt;&lt;wsp:rsid wsp:val=&quot;00977C94&quot;/&gt;&lt;wsp:rsid wsp:val=&quot;009804D4&quot;/&gt;&lt;wsp:rsid wsp:val=&quot;009808BB&quot;/&gt;&lt;wsp:rsid wsp:val=&quot;00982E1C&quot;/&gt;&lt;wsp:rsid wsp:val=&quot;00983A90&quot;/&gt;&lt;wsp:rsid wsp:val=&quot;00986A78&quot;/&gt;&lt;wsp:rsid wsp:val=&quot;00986C4B&quot;/&gt;&lt;wsp:rsid wsp:val=&quot;00986DA9&quot;/&gt;&lt;wsp:rsid wsp:val=&quot;0098CD6C&quot;/&gt;&lt;wsp:rsid wsp:val=&quot;00991A08&quot;/&gt;&lt;wsp:rsid wsp:val=&quot;0099203C&quot;/&gt;&lt;wsp:rsid wsp:val=&quot;00993190&quot;/&gt;&lt;wsp:rsid wsp:val=&quot;00994533&quot;/&gt;&lt;wsp:rsid wsp:val=&quot;00994FE2&quot;/&gt;&lt;wsp:rsid wsp:val=&quot;00995FD0&quot;/&gt;&lt;wsp:rsid wsp:val=&quot;00996BDA&quot;/&gt;&lt;wsp:rsid wsp:val=&quot;009972DA&quot;/&gt;&lt;wsp:rsid wsp:val=&quot;009A1D5E&quot;/&gt;&lt;wsp:rsid wsp:val=&quot;009A1EED&quot;/&gt;&lt;wsp:rsid wsp:val=&quot;009A2BD3&quot;/&gt;&lt;wsp:rsid wsp:val=&quot;009A2DDC&quot;/&gt;&lt;wsp:rsid wsp:val=&quot;009A308D&quot;/&gt;&lt;wsp:rsid wsp:val=&quot;009A5653&quot;/&gt;&lt;wsp:rsid wsp:val=&quot;009A5FDF&quot;/&gt;&lt;wsp:rsid wsp:val=&quot;009A6142&quot;/&gt;&lt;wsp:rsid wsp:val=&quot;009A725E&quot;/&gt;&lt;wsp:rsid wsp:val=&quot;009A7884&quot;/&gt;&lt;wsp:rsid wsp:val=&quot;009B0853&quot;/&gt;&lt;wsp:rsid wsp:val=&quot;009B0E09&quot;/&gt;&lt;wsp:rsid wsp:val=&quot;009B10C6&quot;/&gt;&lt;wsp:rsid wsp:val=&quot;009B3A40&quot;/&gt;&lt;wsp:rsid wsp:val=&quot;009B3CB6&quot;/&gt;&lt;wsp:rsid wsp:val=&quot;009B4054&quot;/&gt;&lt;wsp:rsid wsp:val=&quot;009B4164&quot;/&gt;&lt;wsp:rsid wsp:val=&quot;009B4884&quot;/&gt;&lt;wsp:rsid wsp:val=&quot;009B5F4E&quot;/&gt;&lt;wsp:rsid wsp:val=&quot;009B69F5&quot;/&gt;&lt;wsp:rsid wsp:val=&quot;009B6F26&quot;/&gt;&lt;wsp:rsid wsp:val=&quot;009B7963&quot;/&gt;&lt;wsp:rsid wsp:val=&quot;009C0930&quot;/&gt;&lt;wsp:rsid wsp:val=&quot;009C13FA&quot;/&gt;&lt;wsp:rsid wsp:val=&quot;009C31F3&quot;/&gt;&lt;wsp:rsid wsp:val=&quot;009C4813&quot;/&gt;&lt;wsp:rsid wsp:val=&quot;009C51AC&quot;/&gt;&lt;wsp:rsid wsp:val=&quot;009C5F1D&quot;/&gt;&lt;wsp:rsid wsp:val=&quot;009C5F41&quot;/&gt;&lt;wsp:rsid wsp:val=&quot;009C648B&quot;/&gt;&lt;wsp:rsid wsp:val=&quot;009C655D&quot;/&gt;&lt;wsp:rsid wsp:val=&quot;009C6A7A&quot;/&gt;&lt;wsp:rsid wsp:val=&quot;009C7616&quot;/&gt;&lt;wsp:rsid wsp:val=&quot;009C7C03&quot;/&gt;&lt;wsp:rsid wsp:val=&quot;009D01EB&quot;/&gt;&lt;wsp:rsid wsp:val=&quot;009D0C84&quot;/&gt;&lt;wsp:rsid wsp:val=&quot;009D2607&quot;/&gt;&lt;wsp:rsid wsp:val=&quot;009D304B&quot;/&gt;&lt;wsp:rsid wsp:val=&quot;009D4560&quot;/&gt;&lt;wsp:rsid wsp:val=&quot;009D4C81&quot;/&gt;&lt;wsp:rsid wsp:val=&quot;009D4C97&quot;/&gt;&lt;wsp:rsid wsp:val=&quot;009D4F40&quot;/&gt;&lt;wsp:rsid wsp:val=&quot;009D5ABB&quot;/&gt;&lt;wsp:rsid wsp:val=&quot;009D5AD3&quot;/&gt;&lt;wsp:rsid wsp:val=&quot;009D62D2&quot;/&gt;&lt;wsp:rsid wsp:val=&quot;009D69A4&quot;/&gt;&lt;wsp:rsid wsp:val=&quot;009E1007&quot;/&gt;&lt;wsp:rsid wsp:val=&quot;009E1D7A&quot;/&gt;&lt;wsp:rsid wsp:val=&quot;009E2547&quot;/&gt;&lt;wsp:rsid wsp:val=&quot;009E2C14&quot;/&gt;&lt;wsp:rsid wsp:val=&quot;009E3937&quot;/&gt;&lt;wsp:rsid wsp:val=&quot;009E4302&quot;/&gt;&lt;wsp:rsid wsp:val=&quot;009E47AF&quot;/&gt;&lt;wsp:rsid wsp:val=&quot;009E59D4&quot;/&gt;&lt;wsp:rsid wsp:val=&quot;009E7F67&quot;/&gt;&lt;wsp:rsid wsp:val=&quot;009F0E4A&quot;/&gt;&lt;wsp:rsid wsp:val=&quot;009F0EBC&quot;/&gt;&lt;wsp:rsid wsp:val=&quot;009F2570&quot;/&gt;&lt;wsp:rsid wsp:val=&quot;009F4FA9&quot;/&gt;&lt;wsp:rsid wsp:val=&quot;009F5366&quot;/&gt;&lt;wsp:rsid wsp:val=&quot;00A00BA3&quot;/&gt;&lt;wsp:rsid wsp:val=&quot;00A00F3E&quot;/&gt;&lt;wsp:rsid wsp:val=&quot;00A0146C&quot;/&gt;&lt;wsp:rsid wsp:val=&quot;00A019FC&quot;/&gt;&lt;wsp:rsid wsp:val=&quot;00A01A88&quot;/&gt;&lt;wsp:rsid wsp:val=&quot;00A039BF&quot;/&gt;&lt;wsp:rsid wsp:val=&quot;00A03E2D&quot;/&gt;&lt;wsp:rsid wsp:val=&quot;00A0419F&quot;/&gt;&lt;wsp:rsid wsp:val=&quot;00A04952&quot;/&gt;&lt;wsp:rsid wsp:val=&quot;00A04CC2&quot;/&gt;&lt;wsp:rsid wsp:val=&quot;00A05CB7&quot;/&gt;&lt;wsp:rsid wsp:val=&quot;00A07038&quot;/&gt;&lt;wsp:rsid wsp:val=&quot;00A0796B&quot;/&gt;&lt;wsp:rsid wsp:val=&quot;00A10DBC&quot;/&gt;&lt;wsp:rsid wsp:val=&quot;00A119AD&quot;/&gt;&lt;wsp:rsid wsp:val=&quot;00A11CD3&quot;/&gt;&lt;wsp:rsid wsp:val=&quot;00A121CB&quot;/&gt;&lt;wsp:rsid wsp:val=&quot;00A12C9E&quot;/&gt;&lt;wsp:rsid wsp:val=&quot;00A12CB7&quot;/&gt;&lt;wsp:rsid wsp:val=&quot;00A13094&quot;/&gt;&lt;wsp:rsid wsp:val=&quot;00A136BC&quot;/&gt;&lt;wsp:rsid wsp:val=&quot;00A138EC&quot;/&gt;&lt;wsp:rsid wsp:val=&quot;00A145A0&quot;/&gt;&lt;wsp:rsid wsp:val=&quot;00A1461E&quot;/&gt;&lt;wsp:rsid wsp:val=&quot;00A146FE&quot;/&gt;&lt;wsp:rsid wsp:val=&quot;00A15869&quot;/&gt;&lt;wsp:rsid wsp:val=&quot;00A16364&quot;/&gt;&lt;wsp:rsid wsp:val=&quot;00A20618&quot;/&gt;&lt;wsp:rsid wsp:val=&quot;00A21FC8&quot;/&gt;&lt;wsp:rsid wsp:val=&quot;00A23E48&quot;/&gt;&lt;wsp:rsid wsp:val=&quot;00A246B5&quot;/&gt;&lt;wsp:rsid wsp:val=&quot;00A24D56&quot;/&gt;&lt;wsp:rsid wsp:val=&quot;00A2587B&quot;/&gt;&lt;wsp:rsid wsp:val=&quot;00A30A20&quot;/&gt;&lt;wsp:rsid wsp:val=&quot;00A3185B&quot;/&gt;&lt;wsp:rsid wsp:val=&quot;00A319D9&quot;/&gt;&lt;wsp:rsid wsp:val=&quot;00A3266E&quot;/&gt;&lt;wsp:rsid wsp:val=&quot;00A32923&quot;/&gt;&lt;wsp:rsid wsp:val=&quot;00A33CD2&quot;/&gt;&lt;wsp:rsid wsp:val=&quot;00A3556F&quot;/&gt;&lt;wsp:rsid wsp:val=&quot;00A3576B&quot;/&gt;&lt;wsp:rsid wsp:val=&quot;00A40239&quot;/&gt;&lt;wsp:rsid wsp:val=&quot;00A411F4&quot;/&gt;&lt;wsp:rsid wsp:val=&quot;00A413A0&quot;/&gt;&lt;wsp:rsid wsp:val=&quot;00A4158F&quot;/&gt;&lt;wsp:rsid wsp:val=&quot;00A429D5&quot;/&gt;&lt;wsp:rsid wsp:val=&quot;00A431E3&quot;/&gt;&lt;wsp:rsid wsp:val=&quot;00A431F0&quot;/&gt;&lt;wsp:rsid wsp:val=&quot;00A44D9A&quot;/&gt;&lt;wsp:rsid wsp:val=&quot;00A44FBB&quot;/&gt;&lt;wsp:rsid wsp:val=&quot;00A4688E&quot;/&gt;&lt;wsp:rsid wsp:val=&quot;00A468E5&quot;/&gt;&lt;wsp:rsid wsp:val=&quot;00A46941&quot;/&gt;&lt;wsp:rsid wsp:val=&quot;00A46BD9&quot;/&gt;&lt;wsp:rsid wsp:val=&quot;00A47179&quot;/&gt;&lt;wsp:rsid wsp:val=&quot;00A5379F&quot;/&gt;&lt;wsp:rsid wsp:val=&quot;00A54161&quot;/&gt;&lt;wsp:rsid wsp:val=&quot;00A54F82&quot;/&gt;&lt;wsp:rsid wsp:val=&quot;00A567ED&quot;/&gt;&lt;wsp:rsid wsp:val=&quot;00A571F1&quot;/&gt;&lt;wsp:rsid wsp:val=&quot;00A610D2&quot;/&gt;&lt;wsp:rsid wsp:val=&quot;00A61A24&quot;/&gt;&lt;wsp:rsid wsp:val=&quot;00A622A7&quot;/&gt;&lt;wsp:rsid wsp:val=&quot;00A62591&quot;/&gt;&lt;wsp:rsid wsp:val=&quot;00A62E8C&quot;/&gt;&lt;wsp:rsid wsp:val=&quot;00A632DA&quot;/&gt;&lt;wsp:rsid wsp:val=&quot;00A63CAE&quot;/&gt;&lt;wsp:rsid wsp:val=&quot;00A66E8A&quot;/&gt;&lt;wsp:rsid wsp:val=&quot;00A67706&quot;/&gt;&lt;wsp:rsid wsp:val=&quot;00A7013A&quot;/&gt;&lt;wsp:rsid wsp:val=&quot;00A711B5&quot;/&gt;&lt;wsp:rsid wsp:val=&quot;00A71317&quot;/&gt;&lt;wsp:rsid wsp:val=&quot;00A7182B&quot;/&gt;&lt;wsp:rsid wsp:val=&quot;00A71A6B&quot;/&gt;&lt;wsp:rsid wsp:val=&quot;00A71AA8&quot;/&gt;&lt;wsp:rsid wsp:val=&quot;00A73495&quot;/&gt;&lt;wsp:rsid wsp:val=&quot;00A75017&quot;/&gt;&lt;wsp:rsid wsp:val=&quot;00A7606F&quot;/&gt;&lt;wsp:rsid wsp:val=&quot;00A760A0&quot;/&gt;&lt;wsp:rsid wsp:val=&quot;00A7638E&quot;/&gt;&lt;wsp:rsid wsp:val=&quot;00A77329&quot;/&gt;&lt;wsp:rsid wsp:val=&quot;00A777E4&quot;/&gt;&lt;wsp:rsid wsp:val=&quot;00A77D65&quot;/&gt;&lt;wsp:rsid wsp:val=&quot;00A77DA3&quot;/&gt;&lt;wsp:rsid wsp:val=&quot;00A80A53&quot;/&gt;&lt;wsp:rsid wsp:val=&quot;00A81565&quot;/&gt;&lt;wsp:rsid wsp:val=&quot;00A816C7&quot;/&gt;&lt;wsp:rsid wsp:val=&quot;00A8197E&quot;/&gt;&lt;wsp:rsid wsp:val=&quot;00A81B17&quot;/&gt;&lt;wsp:rsid wsp:val=&quot;00A82DCF&quot;/&gt;&lt;wsp:rsid wsp:val=&quot;00A8351F&quot;/&gt;&lt;wsp:rsid wsp:val=&quot;00A83A3F&quot;/&gt;&lt;wsp:rsid wsp:val=&quot;00A83DC7&quot;/&gt;&lt;wsp:rsid wsp:val=&quot;00A85B9D&quot;/&gt;&lt;wsp:rsid wsp:val=&quot;00A86B29&quot;/&gt;&lt;wsp:rsid wsp:val=&quot;00A86BEE&quot;/&gt;&lt;wsp:rsid wsp:val=&quot;00A86CFD&quot;/&gt;&lt;wsp:rsid wsp:val=&quot;00A90952&quot;/&gt;&lt;wsp:rsid wsp:val=&quot;00A9127B&quot;/&gt;&lt;wsp:rsid wsp:val=&quot;00A935A9&quot;/&gt;&lt;wsp:rsid wsp:val=&quot;00A93728&quot;/&gt;&lt;wsp:rsid wsp:val=&quot;00A94424&quot;/&gt;&lt;wsp:rsid wsp:val=&quot;00A95C4D&quot;/&gt;&lt;wsp:rsid wsp:val=&quot;00AA0755&quot;/&gt;&lt;wsp:rsid wsp:val=&quot;00AA321E&quot;/&gt;&lt;wsp:rsid wsp:val=&quot;00AA459E&quot;/&gt;&lt;wsp:rsid wsp:val=&quot;00AA4858&quot;/&gt;&lt;wsp:rsid wsp:val=&quot;00AA53AD&quot;/&gt;&lt;wsp:rsid wsp:val=&quot;00AA5A54&quot;/&gt;&lt;wsp:rsid wsp:val=&quot;00AA5ABE&quot;/&gt;&lt;wsp:rsid wsp:val=&quot;00AA5AC0&quot;/&gt;&lt;wsp:rsid wsp:val=&quot;00AA7FDD&quot;/&gt;&lt;wsp:rsid wsp:val=&quot;00AAC1E1&quot;/&gt;&lt;wsp:rsid wsp:val=&quot;00AB02B8&quot;/&gt;&lt;wsp:rsid wsp:val=&quot;00AB0A6D&quot;/&gt;&lt;wsp:rsid wsp:val=&quot;00AB13F3&quot;/&gt;&lt;wsp:rsid wsp:val=&quot;00AB4353&quot;/&gt;&lt;wsp:rsid wsp:val=&quot;00AB46CE&quot;/&gt;&lt;wsp:rsid wsp:val=&quot;00AB46E4&quot;/&gt;&lt;wsp:rsid wsp:val=&quot;00AB516D&quot;/&gt;&lt;wsp:rsid wsp:val=&quot;00AB5A88&quot;/&gt;&lt;wsp:rsid wsp:val=&quot;00AB5AD5&quot;/&gt;&lt;wsp:rsid wsp:val=&quot;00AB62C0&quot;/&gt;&lt;wsp:rsid wsp:val=&quot;00AB6FA2&quot;/&gt;&lt;wsp:rsid wsp:val=&quot;00AC06D5&quot;/&gt;&lt;wsp:rsid wsp:val=&quot;00AC08D3&quot;/&gt;&lt;wsp:rsid wsp:val=&quot;00AC0AA2&quot;/&gt;&lt;wsp:rsid wsp:val=&quot;00AC155A&quot;/&gt;&lt;wsp:rsid wsp:val=&quot;00AC2589&quot;/&gt;&lt;wsp:rsid wsp:val=&quot;00AC29CD&quot;/&gt;&lt;wsp:rsid wsp:val=&quot;00AC384C&quot;/&gt;&lt;wsp:rsid wsp:val=&quot;00AC389F&quot;/&gt;&lt;wsp:rsid wsp:val=&quot;00AC391F&quot;/&gt;&lt;wsp:rsid wsp:val=&quot;00AC3C1D&quot;/&gt;&lt;wsp:rsid wsp:val=&quot;00AC3F3D&quot;/&gt;&lt;wsp:rsid wsp:val=&quot;00AD08E1&quot;/&gt;&lt;wsp:rsid wsp:val=&quot;00AD1011&quot;/&gt;&lt;wsp:rsid wsp:val=&quot;00AD1A80&quot;/&gt;&lt;wsp:rsid wsp:val=&quot;00AD365F&quot;/&gt;&lt;wsp:rsid wsp:val=&quot;00AD3CB6&quot;/&gt;&lt;wsp:rsid wsp:val=&quot;00AD4832&quot;/&gt;&lt;wsp:rsid wsp:val=&quot;00AD4FA3&quot;/&gt;&lt;wsp:rsid wsp:val=&quot;00AD6215&quot;/&gt;&lt;wsp:rsid wsp:val=&quot;00AD7AE8&quot;/&gt;&lt;wsp:rsid wsp:val=&quot;00AE0D1D&quot;/&gt;&lt;wsp:rsid wsp:val=&quot;00AE1311&quot;/&gt;&lt;wsp:rsid wsp:val=&quot;00AE1AF9&quot;/&gt;&lt;wsp:rsid wsp:val=&quot;00AE254E&quot;/&gt;&lt;wsp:rsid wsp:val=&quot;00AE2E49&quot;/&gt;&lt;wsp:rsid wsp:val=&quot;00AE3F5B&quot;/&gt;&lt;wsp:rsid wsp:val=&quot;00AE4213&quot;/&gt;&lt;wsp:rsid wsp:val=&quot;00AE4708&quot;/&gt;&lt;wsp:rsid wsp:val=&quot;00AE5E1C&quot;/&gt;&lt;wsp:rsid wsp:val=&quot;00AE718E&quot;/&gt;&lt;wsp:rsid wsp:val=&quot;00AF0812&quot;/&gt;&lt;wsp:rsid wsp:val=&quot;00AF2175&quot;/&gt;&lt;wsp:rsid wsp:val=&quot;00AF2434&quot;/&gt;&lt;wsp:rsid wsp:val=&quot;00AF28FA&quot;/&gt;&lt;wsp:rsid wsp:val=&quot;00AF359C&quot;/&gt;&lt;wsp:rsid wsp:val=&quot;00AF4332&quot;/&gt;&lt;wsp:rsid wsp:val=&quot;00AF5632&quot;/&gt;&lt;wsp:rsid wsp:val=&quot;00AF7005&quot;/&gt;&lt;wsp:rsid wsp:val=&quot;00AF76B1&quot;/&gt;&lt;wsp:rsid wsp:val=&quot;00B007CA&quot;/&gt;&lt;wsp:rsid wsp:val=&quot;00B00A1D&quot;/&gt;&lt;wsp:rsid wsp:val=&quot;00B019B7&quot;/&gt;&lt;wsp:rsid wsp:val=&quot;00B01C48&quot;/&gt;&lt;wsp:rsid wsp:val=&quot;00B02922&quot;/&gt;&lt;wsp:rsid wsp:val=&quot;00B0330C&quot;/&gt;&lt;wsp:rsid wsp:val=&quot;00B05F95&quot;/&gt;&lt;wsp:rsid wsp:val=&quot;00B067E6&quot;/&gt;&lt;wsp:rsid wsp:val=&quot;00B06FB8&quot;/&gt;&lt;wsp:rsid wsp:val=&quot;00B07772&quot;/&gt;&lt;wsp:rsid wsp:val=&quot;00B1054C&quot;/&gt;&lt;wsp:rsid wsp:val=&quot;00B106AF&quot;/&gt;&lt;wsp:rsid wsp:val=&quot;00B10843&quot;/&gt;&lt;wsp:rsid wsp:val=&quot;00B1088B&quot;/&gt;&lt;wsp:rsid wsp:val=&quot;00B133EC&quot;/&gt;&lt;wsp:rsid wsp:val=&quot;00B13AA3&quot;/&gt;&lt;wsp:rsid wsp:val=&quot;00B13FCD&quot;/&gt;&lt;wsp:rsid wsp:val=&quot;00B14390&quot;/&gt;&lt;wsp:rsid wsp:val=&quot;00B147F0&quot;/&gt;&lt;wsp:rsid wsp:val=&quot;00B14FD1&quot;/&gt;&lt;wsp:rsid wsp:val=&quot;00B1674C&quot;/&gt;&lt;wsp:rsid wsp:val=&quot;00B174B3&quot;/&gt;&lt;wsp:rsid wsp:val=&quot;00B178AF&quot;/&gt;&lt;wsp:rsid wsp:val=&quot;00B221CC&quot;/&gt;&lt;wsp:rsid wsp:val=&quot;00B2299E&quot;/&gt;&lt;wsp:rsid wsp:val=&quot;00B22A48&quot;/&gt;&lt;wsp:rsid wsp:val=&quot;00B2307C&quot;/&gt;&lt;wsp:rsid wsp:val=&quot;00B231A3&quot;/&gt;&lt;wsp:rsid wsp:val=&quot;00B2481E&quot;/&gt;&lt;wsp:rsid wsp:val=&quot;00B26107&quot;/&gt;&lt;wsp:rsid wsp:val=&quot;00B264C3&quot;/&gt;&lt;wsp:rsid wsp:val=&quot;00B26CE9&quot;/&gt;&lt;wsp:rsid wsp:val=&quot;00B26F9C&quot;/&gt;&lt;wsp:rsid wsp:val=&quot;00B274A6&quot;/&gt;&lt;wsp:rsid wsp:val=&quot;00B2760C&quot;/&gt;&lt;wsp:rsid wsp:val=&quot;00B276AD&quot;/&gt;&lt;wsp:rsid wsp:val=&quot;00B30052&quot;/&gt;&lt;wsp:rsid wsp:val=&quot;00B30053&quot;/&gt;&lt;wsp:rsid wsp:val=&quot;00B32398&quot;/&gt;&lt;wsp:rsid wsp:val=&quot;00B35373&quot;/&gt;&lt;wsp:rsid wsp:val=&quot;00B357A7&quot;/&gt;&lt;wsp:rsid wsp:val=&quot;00B37AD2&quot;/&gt;&lt;wsp:rsid wsp:val=&quot;00B40606&quot;/&gt;&lt;wsp:rsid wsp:val=&quot;00B41C6E&quot;/&gt;&lt;wsp:rsid wsp:val=&quot;00B41DF5&quot;/&gt;&lt;wsp:rsid wsp:val=&quot;00B4235E&quot;/&gt;&lt;wsp:rsid wsp:val=&quot;00B43515&quot;/&gt;&lt;wsp:rsid wsp:val=&quot;00B44175&quot;/&gt;&lt;wsp:rsid wsp:val=&quot;00B45C9B&quot;/&gt;&lt;wsp:rsid wsp:val=&quot;00B46072&quot;/&gt;&lt;wsp:rsid wsp:val=&quot;00B46510&quot;/&gt;&lt;wsp:rsid wsp:val=&quot;00B4673D&quot;/&gt;&lt;wsp:rsid wsp:val=&quot;00B4680A&quot;/&gt;&lt;wsp:rsid wsp:val=&quot;00B472EB&quot;/&gt;&lt;wsp:rsid wsp:val=&quot;00B47B03&quot;/&gt;&lt;wsp:rsid wsp:val=&quot;00B51B3C&quot;/&gt;&lt;wsp:rsid wsp:val=&quot;00B51E68&quot;/&gt;&lt;wsp:rsid wsp:val=&quot;00B51FB3&quot;/&gt;&lt;wsp:rsid wsp:val=&quot;00B5282E&quot;/&gt;&lt;wsp:rsid wsp:val=&quot;00B53554&quot;/&gt;&lt;wsp:rsid wsp:val=&quot;00B538CF&quot;/&gt;&lt;wsp:rsid wsp:val=&quot;00B53E5F&quot;/&gt;&lt;wsp:rsid wsp:val=&quot;00B53ED8&quot;/&gt;&lt;wsp:rsid wsp:val=&quot;00B54A66&quot;/&gt;&lt;wsp:rsid wsp:val=&quot;00B56691&quot;/&gt;&lt;wsp:rsid wsp:val=&quot;00B56D2F&quot;/&gt;&lt;wsp:rsid wsp:val=&quot;00B57610&quot;/&gt;&lt;wsp:rsid wsp:val=&quot;00B622C1&quot;/&gt;&lt;wsp:rsid wsp:val=&quot;00B634A0&quot;/&gt;&lt;wsp:rsid wsp:val=&quot;00B64BC4&quot;/&gt;&lt;wsp:rsid wsp:val=&quot;00B65BE4&quot;/&gt;&lt;wsp:rsid wsp:val=&quot;00B67332&quot;/&gt;&lt;wsp:rsid wsp:val=&quot;00B70F45&quot;/&gt;&lt;wsp:rsid wsp:val=&quot;00B713E7&quot;/&gt;&lt;wsp:rsid wsp:val=&quot;00B71EC9&quot;/&gt;&lt;wsp:rsid wsp:val=&quot;00B72797&quot;/&gt;&lt;wsp:rsid wsp:val=&quot;00B7368C&quot;/&gt;&lt;wsp:rsid wsp:val=&quot;00B7548C&quot;/&gt;&lt;wsp:rsid wsp:val=&quot;00B75836&quot;/&gt;&lt;wsp:rsid wsp:val=&quot;00B7609D&quot;/&gt;&lt;wsp:rsid wsp:val=&quot;00B767A3&quot;/&gt;&lt;wsp:rsid wsp:val=&quot;00B76C1F&quot;/&gt;&lt;wsp:rsid wsp:val=&quot;00B77677&quot;/&gt;&lt;wsp:rsid wsp:val=&quot;00B777D1&quot;/&gt;&lt;wsp:rsid wsp:val=&quot;00B7785A&quot;/&gt;&lt;wsp:rsid wsp:val=&quot;00B81017&quot;/&gt;&lt;wsp:rsid wsp:val=&quot;00B81A37&quot;/&gt;&lt;wsp:rsid wsp:val=&quot;00B82DDA&quot;/&gt;&lt;wsp:rsid wsp:val=&quot;00B83126&quot;/&gt;&lt;wsp:rsid wsp:val=&quot;00B8312E&quot;/&gt;&lt;wsp:rsid wsp:val=&quot;00B834D6&quot;/&gt;&lt;wsp:rsid wsp:val=&quot;00B83861&quot;/&gt;&lt;wsp:rsid wsp:val=&quot;00B84049&quot;/&gt;&lt;wsp:rsid wsp:val=&quot;00B84837&quot;/&gt;&lt;wsp:rsid wsp:val=&quot;00B85764&quot;/&gt;&lt;wsp:rsid wsp:val=&quot;00B85794&quot;/&gt;&lt;wsp:rsid wsp:val=&quot;00B866AD&quot;/&gt;&lt;wsp:rsid wsp:val=&quot;00B86D50&quot;/&gt;&lt;wsp:rsid wsp:val=&quot;00B86F5C&quot;/&gt;&lt;wsp:rsid wsp:val=&quot;00B913E3&quot;/&gt;&lt;wsp:rsid wsp:val=&quot;00B9308F&quot;/&gt;&lt;wsp:rsid wsp:val=&quot;00B934BC&quot;/&gt;&lt;wsp:rsid wsp:val=&quot;00B941ED&quot;/&gt;&lt;wsp:rsid wsp:val=&quot;00B945B6&quot;/&gt;&lt;wsp:rsid wsp:val=&quot;00B951FB&quot;/&gt;&lt;wsp:rsid wsp:val=&quot;00B9580A&quot;/&gt;&lt;wsp:rsid wsp:val=&quot;00B95E9E&quot;/&gt;&lt;wsp:rsid wsp:val=&quot;00B963D6&quot;/&gt;&lt;wsp:rsid wsp:val=&quot;00B965D2&quot;/&gt;&lt;wsp:rsid wsp:val=&quot;00B966F2&quot;/&gt;&lt;wsp:rsid wsp:val=&quot;00B97116&quot;/&gt;&lt;wsp:rsid wsp:val=&quot;00B97976&quot;/&gt;&lt;wsp:rsid wsp:val=&quot;00B9E4BF&quot;/&gt;&lt;wsp:rsid wsp:val=&quot;00BA0CE8&quot;/&gt;&lt;wsp:rsid wsp:val=&quot;00BA1427&quot;/&gt;&lt;wsp:rsid wsp:val=&quot;00BA15AE&quot;/&gt;&lt;wsp:rsid wsp:val=&quot;00BA1B0B&quot;/&gt;&lt;wsp:rsid wsp:val=&quot;00BA227B&quot;/&gt;&lt;wsp:rsid wsp:val=&quot;00BA2D2E&quot;/&gt;&lt;wsp:rsid wsp:val=&quot;00BA3056&quot;/&gt;&lt;wsp:rsid wsp:val=&quot;00BA3D1F&quot;/&gt;&lt;wsp:rsid wsp:val=&quot;00BA4216&quot;/&gt;&lt;wsp:rsid wsp:val=&quot;00BA42A3&quot;/&gt;&lt;wsp:rsid wsp:val=&quot;00BA4495&quot;/&gt;&lt;wsp:rsid wsp:val=&quot;00BA5E7F&quot;/&gt;&lt;wsp:rsid wsp:val=&quot;00BB2217&quot;/&gt;&lt;wsp:rsid wsp:val=&quot;00BB2557&quot;/&gt;&lt;wsp:rsid wsp:val=&quot;00BB4165&quot;/&gt;&lt;wsp:rsid wsp:val=&quot;00BB42EB&quot;/&gt;&lt;wsp:rsid wsp:val=&quot;00BB4503&quot;/&gt;&lt;wsp:rsid wsp:val=&quot;00BB4C32&quot;/&gt;&lt;wsp:rsid wsp:val=&quot;00BB5146&quot;/&gt;&lt;wsp:rsid wsp:val=&quot;00BB6ACB&quot;/&gt;&lt;wsp:rsid wsp:val=&quot;00BB6CB0&quot;/&gt;&lt;wsp:rsid wsp:val=&quot;00BB6D78&quot;/&gt;&lt;wsp:rsid wsp:val=&quot;00BB7988&quot;/&gt;&lt;wsp:rsid wsp:val=&quot;00BB7E59&quot;/&gt;&lt;wsp:rsid wsp:val=&quot;00BC1B49&quot;/&gt;&lt;wsp:rsid wsp:val=&quot;00BC253E&quot;/&gt;&lt;wsp:rsid wsp:val=&quot;00BC2889&quot;/&gt;&lt;wsp:rsid wsp:val=&quot;00BC3173&quot;/&gt;&lt;wsp:rsid wsp:val=&quot;00BC3443&quot;/&gt;&lt;wsp:rsid wsp:val=&quot;00BC41DB&quot;/&gt;&lt;wsp:rsid wsp:val=&quot;00BC5991&quot;/&gt;&lt;wsp:rsid wsp:val=&quot;00BC62F9&quot;/&gt;&lt;wsp:rsid wsp:val=&quot;00BC67BD&quot;/&gt;&lt;wsp:rsid wsp:val=&quot;00BC73A3&quot;/&gt;&lt;wsp:rsid wsp:val=&quot;00BC76CA&quot;/&gt;&lt;wsp:rsid wsp:val=&quot;00BC7BBB&quot;/&gt;&lt;wsp:rsid wsp:val=&quot;00BD054D&quot;/&gt;&lt;wsp:rsid wsp:val=&quot;00BD2766&quot;/&gt;&lt;wsp:rsid wsp:val=&quot;00BD3FEA&quot;/&gt;&lt;wsp:rsid wsp:val=&quot;00BD4417&quot;/&gt;&lt;wsp:rsid wsp:val=&quot;00BD49BE&quot;/&gt;&lt;wsp:rsid wsp:val=&quot;00BD539E&quot;/&gt;&lt;wsp:rsid wsp:val=&quot;00BD551F&quot;/&gt;&lt;wsp:rsid wsp:val=&quot;00BD6556&quot;/&gt;&lt;wsp:rsid wsp:val=&quot;00BD6613&quot;/&gt;&lt;wsp:rsid wsp:val=&quot;00BD66D4&quot;/&gt;&lt;wsp:rsid wsp:val=&quot;00BD67A5&quot;/&gt;&lt;wsp:rsid wsp:val=&quot;00BD6ED1&quot;/&gt;&lt;wsp:rsid wsp:val=&quot;00BE18BB&quot;/&gt;&lt;wsp:rsid wsp:val=&quot;00BE1A1D&quot;/&gt;&lt;wsp:rsid wsp:val=&quot;00BE2431&quot;/&gt;&lt;wsp:rsid wsp:val=&quot;00BE260E&quot;/&gt;&lt;wsp:rsid wsp:val=&quot;00BE3212&quot;/&gt;&lt;wsp:rsid wsp:val=&quot;00BE3D81&quot;/&gt;&lt;wsp:rsid wsp:val=&quot;00BE4364&quot;/&gt;&lt;wsp:rsid wsp:val=&quot;00BE452D&quot;/&gt;&lt;wsp:rsid wsp:val=&quot;00BE4A40&quot;/&gt;&lt;wsp:rsid wsp:val=&quot;00BE6A4D&quot;/&gt;&lt;wsp:rsid wsp:val=&quot;00BE7D9E&quot;/&gt;&lt;wsp:rsid wsp:val=&quot;00BF05BD&quot;/&gt;&lt;wsp:rsid wsp:val=&quot;00BF0C68&quot;/&gt;&lt;wsp:rsid wsp:val=&quot;00BF21E3&quot;/&gt;&lt;wsp:rsid wsp:val=&quot;00BF2490&quot;/&gt;&lt;wsp:rsid wsp:val=&quot;00BF2769&quot;/&gt;&lt;wsp:rsid wsp:val=&quot;00BF3227&quot;/&gt;&lt;wsp:rsid wsp:val=&quot;00BF4646&quot;/&gt;&lt;wsp:rsid wsp:val=&quot;00BF5728&quot;/&gt;&lt;wsp:rsid wsp:val=&quot;00BF5EAB&quot;/&gt;&lt;wsp:rsid wsp:val=&quot;00BF63BE&quot;/&gt;&lt;wsp:rsid wsp:val=&quot;00C00452&quot;/&gt;&lt;wsp:rsid wsp:val=&quot;00C031CA&quot;/&gt;&lt;wsp:rsid wsp:val=&quot;00C03C82&quot;/&gt;&lt;wsp:rsid wsp:val=&quot;00C04A2A&quot;/&gt;&lt;wsp:rsid wsp:val=&quot;00C05A4D&quot;/&gt;&lt;wsp:rsid wsp:val=&quot;00C05C70&quot;/&gt;&lt;wsp:rsid wsp:val=&quot;00C05CEB&quot;/&gt;&lt;wsp:rsid wsp:val=&quot;00C069E2&quot;/&gt;&lt;wsp:rsid wsp:val=&quot;00C06E7B&quot;/&gt;&lt;wsp:rsid wsp:val=&quot;00C0783F&quot;/&gt;&lt;wsp:rsid wsp:val=&quot;00C07B3A&quot;/&gt;&lt;wsp:rsid wsp:val=&quot;00C10A3F&quot;/&gt;&lt;wsp:rsid wsp:val=&quot;00C11148&quot;/&gt;&lt;wsp:rsid wsp:val=&quot;00C11FFF&quot;/&gt;&lt;wsp:rsid wsp:val=&quot;00C12CB9&quot;/&gt;&lt;wsp:rsid wsp:val=&quot;00C14EA7&quot;/&gt;&lt;wsp:rsid wsp:val=&quot;00C15327&quot;/&gt;&lt;wsp:rsid wsp:val=&quot;00C156C1&quot;/&gt;&lt;wsp:rsid wsp:val=&quot;00C163C7&quot;/&gt;&lt;wsp:rsid wsp:val=&quot;00C20652&quot;/&gt;&lt;wsp:rsid wsp:val=&quot;00C230E7&quot;/&gt;&lt;wsp:rsid wsp:val=&quot;00C234D4&quot;/&gt;&lt;wsp:rsid wsp:val=&quot;00C23626&quot;/&gt;&lt;wsp:rsid wsp:val=&quot;00C242AC&quot;/&gt;&lt;wsp:rsid wsp:val=&quot;00C2448A&quot;/&gt;&lt;wsp:rsid wsp:val=&quot;00C24631&quot;/&gt;&lt;wsp:rsid wsp:val=&quot;00C25F6B&quot;/&gt;&lt;wsp:rsid wsp:val=&quot;00C26D2A&quot;/&gt;&lt;wsp:rsid wsp:val=&quot;00C26F5D&quot;/&gt;&lt;wsp:rsid wsp:val=&quot;00C27245&quot;/&gt;&lt;wsp:rsid wsp:val=&quot;00C27C6B&quot;/&gt;&lt;wsp:rsid wsp:val=&quot;00C3034C&quot;/&gt;&lt;wsp:rsid wsp:val=&quot;00C3066E&quot;/&gt;&lt;wsp:rsid wsp:val=&quot;00C30714&quot;/&gt;&lt;wsp:rsid wsp:val=&quot;00C3135A&quot;/&gt;&lt;wsp:rsid wsp:val=&quot;00C339D7&quot;/&gt;&lt;wsp:rsid wsp:val=&quot;00C33B8B&quot;/&gt;&lt;wsp:rsid wsp:val=&quot;00C33E6E&quot;/&gt;&lt;wsp:rsid wsp:val=&quot;00C36C08&quot;/&gt;&lt;wsp:rsid wsp:val=&quot;00C3756F&quot;/&gt;&lt;wsp:rsid wsp:val=&quot;00C377C2&quot;/&gt;&lt;wsp:rsid wsp:val=&quot;00C40524&quot;/&gt;&lt;wsp:rsid wsp:val=&quot;00C4112E&quot;/&gt;&lt;wsp:rsid wsp:val=&quot;00C41744&quot;/&gt;&lt;wsp:rsid wsp:val=&quot;00C42F2E&quot;/&gt;&lt;wsp:rsid wsp:val=&quot;00C436F9&quot;/&gt;&lt;wsp:rsid wsp:val=&quot;00C43782&quot;/&gt;&lt;wsp:rsid wsp:val=&quot;00C4382E&quot;/&gt;&lt;wsp:rsid wsp:val=&quot;00C439BC&quot;/&gt;&lt;wsp:rsid wsp:val=&quot;00C44613&quot;/&gt;&lt;wsp:rsid wsp:val=&quot;00C4504E&quot;/&gt;&lt;wsp:rsid wsp:val=&quot;00C455CF&quot;/&gt;&lt;wsp:rsid wsp:val=&quot;00C45F7A&quot;/&gt;&lt;wsp:rsid wsp:val=&quot;00C50660&quot;/&gt;&lt;wsp:rsid wsp:val=&quot;00C51C01&quot;/&gt;&lt;wsp:rsid wsp:val=&quot;00C51E46&quot;/&gt;&lt;wsp:rsid wsp:val=&quot;00C52454&quot;/&gt;&lt;wsp:rsid wsp:val=&quot;00C52637&quot;/&gt;&lt;wsp:rsid wsp:val=&quot;00C52B84&quot;/&gt;&lt;wsp:rsid wsp:val=&quot;00C53601&quot;/&gt;&lt;wsp:rsid wsp:val=&quot;00C538C1&quot;/&gt;&lt;wsp:rsid wsp:val=&quot;00C53BA9&quot;/&gt;&lt;wsp:rsid wsp:val=&quot;00C541CF&quot;/&gt;&lt;wsp:rsid wsp:val=&quot;00C544B7&quot;/&gt;&lt;wsp:rsid wsp:val=&quot;00C5463E&quot;/&gt;&lt;wsp:rsid wsp:val=&quot;00C55417&quot;/&gt;&lt;wsp:rsid wsp:val=&quot;00C5678C&quot;/&gt;&lt;wsp:rsid wsp:val=&quot;00C56827&quot;/&gt;&lt;wsp:rsid wsp:val=&quot;00C60108&quot;/&gt;&lt;wsp:rsid wsp:val=&quot;00C610D6&quot;/&gt;&lt;wsp:rsid wsp:val=&quot;00C619B2&quot;/&gt;&lt;wsp:rsid wsp:val=&quot;00C62447&quot;/&gt;&lt;wsp:rsid wsp:val=&quot;00C636FE&quot;/&gt;&lt;wsp:rsid wsp:val=&quot;00C63CD4&quot;/&gt;&lt;wsp:rsid wsp:val=&quot;00C6418D&quot;/&gt;&lt;wsp:rsid wsp:val=&quot;00C649D9&quot;/&gt;&lt;wsp:rsid wsp:val=&quot;00C64BB6&quot;/&gt;&lt;wsp:rsid wsp:val=&quot;00C64CC3&quot;/&gt;&lt;wsp:rsid wsp:val=&quot;00C651BD&quot;/&gt;&lt;wsp:rsid wsp:val=&quot;00C66E07&quot;/&gt;&lt;wsp:rsid wsp:val=&quot;00C6775B&quot;/&gt;&lt;wsp:rsid wsp:val=&quot;00C67849&quot;/&gt;&lt;wsp:rsid wsp:val=&quot;00C6BE51&quot;/&gt;&lt;wsp:rsid wsp:val=&quot;00C70572&quot;/&gt;&lt;wsp:rsid wsp:val=&quot;00C70972&quot;/&gt;&lt;wsp:rsid wsp:val=&quot;00C71107&quot;/&gt;&lt;wsp:rsid wsp:val=&quot;00C71111&quot;/&gt;&lt;wsp:rsid wsp:val=&quot;00C72E3D&quot;/&gt;&lt;wsp:rsid wsp:val=&quot;00C7383E&quot;/&gt;&lt;wsp:rsid wsp:val=&quot;00C73F47&quot;/&gt;&lt;wsp:rsid wsp:val=&quot;00C743B5&quot;/&gt;&lt;wsp:rsid wsp:val=&quot;00C744B6&quot;/&gt;&lt;wsp:rsid wsp:val=&quot;00C74DED&quot;/&gt;&lt;wsp:rsid wsp:val=&quot;00C754F1&quot;/&gt;&lt;wsp:rsid wsp:val=&quot;00C75992&quot;/&gt;&lt;wsp:rsid wsp:val=&quot;00C76751&quot;/&gt;&lt;wsp:rsid wsp:val=&quot;00C7683D&quot;/&gt;&lt;wsp:rsid wsp:val=&quot;00C803D2&quot;/&gt;&lt;wsp:rsid wsp:val=&quot;00C806C8&quot;/&gt;&lt;wsp:rsid wsp:val=&quot;00C823E7&quot;/&gt;&lt;wsp:rsid wsp:val=&quot;00C8450F&quot;/&gt;&lt;wsp:rsid wsp:val=&quot;00C84A45&quot;/&gt;&lt;wsp:rsid wsp:val=&quot;00C85756&quot;/&gt;&lt;wsp:rsid wsp:val=&quot;00C858E9&quot;/&gt;&lt;wsp:rsid wsp:val=&quot;00C86B05&quot;/&gt;&lt;wsp:rsid wsp:val=&quot;00C8728E&quot;/&gt;&lt;wsp:rsid wsp:val=&quot;00C90B1A&quot;/&gt;&lt;wsp:rsid wsp:val=&quot;00C9147C&quot;/&gt;&lt;wsp:rsid wsp:val=&quot;00C923E8&quot;/&gt;&lt;wsp:rsid wsp:val=&quot;00C950FF&quot;/&gt;&lt;wsp:rsid wsp:val=&quot;00C962DC&quot;/&gt;&lt;wsp:rsid wsp:val=&quot;00C96328&quot;/&gt;&lt;wsp:rsid wsp:val=&quot;00C97621&quot;/&gt;&lt;wsp:rsid wsp:val=&quot;00CA029C&quot;/&gt;&lt;wsp:rsid wsp:val=&quot;00CA0421&quot;/&gt;&lt;wsp:rsid wsp:val=&quot;00CA1CDF&quot;/&gt;&lt;wsp:rsid wsp:val=&quot;00CA23C1&quot;/&gt;&lt;wsp:rsid wsp:val=&quot;00CA407A&quot;/&gt;&lt;wsp:rsid wsp:val=&quot;00CA4178&quot;/&gt;&lt;wsp:rsid wsp:val=&quot;00CA4B7B&quot;/&gt;&lt;wsp:rsid wsp:val=&quot;00CA5056&quot;/&gt;&lt;wsp:rsid wsp:val=&quot;00CA569C&quot;/&gt;&lt;wsp:rsid wsp:val=&quot;00CA7885&quot;/&gt;&lt;wsp:rsid wsp:val=&quot;00CA7C58&quot;/&gt;&lt;wsp:rsid wsp:val=&quot;00CB0A8C&quot;/&gt;&lt;wsp:rsid wsp:val=&quot;00CB1282&quot;/&gt;&lt;wsp:rsid wsp:val=&quot;00CB3748&quot;/&gt;&lt;wsp:rsid wsp:val=&quot;00CB3A7F&quot;/&gt;&lt;wsp:rsid wsp:val=&quot;00CB50CC&quot;/&gt;&lt;wsp:rsid wsp:val=&quot;00CB50DB&quot;/&gt;&lt;wsp:rsid wsp:val=&quot;00CB5706&quot;/&gt;&lt;wsp:rsid wsp:val=&quot;00CB5B5C&quot;/&gt;&lt;wsp:rsid wsp:val=&quot;00CB5F01&quot;/&gt;&lt;wsp:rsid wsp:val=&quot;00CB73E6&quot;/&gt;&lt;wsp:rsid wsp:val=&quot;00CC03E3&quot;/&gt;&lt;wsp:rsid wsp:val=&quot;00CC396C&quot;/&gt;&lt;wsp:rsid wsp:val=&quot;00CC3EF4&quot;/&gt;&lt;wsp:rsid wsp:val=&quot;00CC4B01&quot;/&gt;&lt;wsp:rsid wsp:val=&quot;00CC4D82&quot;/&gt;&lt;wsp:rsid wsp:val=&quot;00CC5974&quot;/&gt;&lt;wsp:rsid wsp:val=&quot;00CC5CB9&quot;/&gt;&lt;wsp:rsid wsp:val=&quot;00CC655F&quot;/&gt;&lt;wsp:rsid wsp:val=&quot;00CC6679&quot;/&gt;&lt;wsp:rsid wsp:val=&quot;00CC723E&quot;/&gt;&lt;wsp:rsid wsp:val=&quot;00CC7B6C&quot;/&gt;&lt;wsp:rsid wsp:val=&quot;00CD08F7&quot;/&gt;&lt;wsp:rsid wsp:val=&quot;00CD111F&quot;/&gt;&lt;wsp:rsid wsp:val=&quot;00CD1DFD&quot;/&gt;&lt;wsp:rsid wsp:val=&quot;00CD1EC4&quot;/&gt;&lt;wsp:rsid wsp:val=&quot;00CD215A&quot;/&gt;&lt;wsp:rsid wsp:val=&quot;00CD303B&quot;/&gt;&lt;wsp:rsid wsp:val=&quot;00CD3C78&quot;/&gt;&lt;wsp:rsid wsp:val=&quot;00CD51DB&quot;/&gt;&lt;wsp:rsid wsp:val=&quot;00CD5FD4&quot;/&gt;&lt;wsp:rsid wsp:val=&quot;00CD61E3&quot;/&gt;&lt;wsp:rsid wsp:val=&quot;00CD6589&quot;/&gt;&lt;wsp:rsid wsp:val=&quot;00CD698F&quot;/&gt;&lt;wsp:rsid wsp:val=&quot;00CE0084&quot;/&gt;&lt;wsp:rsid wsp:val=&quot;00CE0105&quot;/&gt;&lt;wsp:rsid wsp:val=&quot;00CE12DD&quot;/&gt;&lt;wsp:rsid wsp:val=&quot;00CE2CD5&quot;/&gt;&lt;wsp:rsid wsp:val=&quot;00CE2E38&quot;/&gt;&lt;wsp:rsid wsp:val=&quot;00CE3317&quot;/&gt;&lt;wsp:rsid wsp:val=&quot;00CE559B&quot;/&gt;&lt;wsp:rsid wsp:val=&quot;00CE6A2E&quot;/&gt;&lt;wsp:rsid wsp:val=&quot;00CE7FDA&quot;/&gt;&lt;wsp:rsid wsp:val=&quot;00CF0422&quot;/&gt;&lt;wsp:rsid wsp:val=&quot;00CF1B24&quot;/&gt;&lt;wsp:rsid wsp:val=&quot;00CF247C&quot;/&gt;&lt;wsp:rsid wsp:val=&quot;00CF2FE2&quot;/&gt;&lt;wsp:rsid wsp:val=&quot;00CF30D5&quot;/&gt;&lt;wsp:rsid wsp:val=&quot;00CF4100&quot;/&gt;&lt;wsp:rsid wsp:val=&quot;00CF731E&quot;/&gt;&lt;wsp:rsid wsp:val=&quot;00D0059D&quot;/&gt;&lt;wsp:rsid wsp:val=&quot;00D00D36&quot;/&gt;&lt;wsp:rsid wsp:val=&quot;00D011E6&quot;/&gt;&lt;wsp:rsid wsp:val=&quot;00D01292&quot;/&gt;&lt;wsp:rsid wsp:val=&quot;00D013AB&quot;/&gt;&lt;wsp:rsid wsp:val=&quot;00D02C4D&quot;/&gt;&lt;wsp:rsid wsp:val=&quot;00D038EB&quot;/&gt;&lt;wsp:rsid wsp:val=&quot;00D03ABA&quot;/&gt;&lt;wsp:rsid wsp:val=&quot;00D0456E&quot;/&gt;&lt;wsp:rsid wsp:val=&quot;00D0482B&quot;/&gt;&lt;wsp:rsid wsp:val=&quot;00D064AE&quot;/&gt;&lt;wsp:rsid wsp:val=&quot;00D06B1A&quot;/&gt;&lt;wsp:rsid wsp:val=&quot;00D07151&quot;/&gt;&lt;wsp:rsid wsp:val=&quot;00D1053D&quot;/&gt;&lt;wsp:rsid wsp:val=&quot;00D10D03&quot;/&gt;&lt;wsp:rsid wsp:val=&quot;00D110BD&quot;/&gt;&lt;wsp:rsid wsp:val=&quot;00D123E9&quot;/&gt;&lt;wsp:rsid wsp:val=&quot;00D127CF&quot;/&gt;&lt;wsp:rsid wsp:val=&quot;00D12DB7&quot;/&gt;&lt;wsp:rsid wsp:val=&quot;00D13A5D&quot;/&gt;&lt;wsp:rsid wsp:val=&quot;00D14013&quot;/&gt;&lt;wsp:rsid wsp:val=&quot;00D14191&quot;/&gt;&lt;wsp:rsid wsp:val=&quot;00D1484C&quot;/&gt;&lt;wsp:rsid wsp:val=&quot;00D15327&quot;/&gt;&lt;wsp:rsid wsp:val=&quot;00D15786&quot;/&gt;&lt;wsp:rsid wsp:val=&quot;00D16259&quot;/&gt;&lt;wsp:rsid wsp:val=&quot;00D1631F&quot;/&gt;&lt;wsp:rsid wsp:val=&quot;00D17573&quot;/&gt;&lt;wsp:rsid wsp:val=&quot;00D17957&quot;/&gt;&lt;wsp:rsid wsp:val=&quot;00D2030C&quot;/&gt;&lt;wsp:rsid wsp:val=&quot;00D20763&quot;/&gt;&lt;wsp:rsid wsp:val=&quot;00D20966&quot;/&gt;&lt;wsp:rsid wsp:val=&quot;00D20A45&quot;/&gt;&lt;wsp:rsid wsp:val=&quot;00D2167B&quot;/&gt;&lt;wsp:rsid wsp:val=&quot;00D2249B&quot;/&gt;&lt;wsp:rsid wsp:val=&quot;00D229F3&quot;/&gt;&lt;wsp:rsid wsp:val=&quot;00D2323A&quot;/&gt;&lt;wsp:rsid wsp:val=&quot;00D236B0&quot;/&gt;&lt;wsp:rsid wsp:val=&quot;00D236B7&quot;/&gt;&lt;wsp:rsid wsp:val=&quot;00D24BB9&quot;/&gt;&lt;wsp:rsid wsp:val=&quot;00D2617A&quot;/&gt;&lt;wsp:rsid wsp:val=&quot;00D267EF&quot;/&gt;&lt;wsp:rsid wsp:val=&quot;00D30041&quot;/&gt;&lt;wsp:rsid wsp:val=&quot;00D30077&quot;/&gt;&lt;wsp:rsid wsp:val=&quot;00D313D7&quot;/&gt;&lt;wsp:rsid wsp:val=&quot;00D31BD4&quot;/&gt;&lt;wsp:rsid wsp:val=&quot;00D3506E&quot;/&gt;&lt;wsp:rsid wsp:val=&quot;00D3553D&quot;/&gt;&lt;wsp:rsid wsp:val=&quot;00D35C88&quot;/&gt;&lt;wsp:rsid wsp:val=&quot;00D36E4F&quot;/&gt;&lt;wsp:rsid wsp:val=&quot;00D37327&quot;/&gt;&lt;wsp:rsid wsp:val=&quot;00D40C24&quot;/&gt;&lt;wsp:rsid wsp:val=&quot;00D42ABF&quot;/&gt;&lt;wsp:rsid wsp:val=&quot;00D43BA2&quot;/&gt;&lt;wsp:rsid wsp:val=&quot;00D447C4&quot;/&gt;&lt;wsp:rsid wsp:val=&quot;00D454BF&quot;/&gt;&lt;wsp:rsid wsp:val=&quot;00D45728&quot;/&gt;&lt;wsp:rsid wsp:val=&quot;00D46356&quot;/&gt;&lt;wsp:rsid wsp:val=&quot;00D4772E&quot;/&gt;&lt;wsp:rsid wsp:val=&quot;00D501C2&quot;/&gt;&lt;wsp:rsid wsp:val=&quot;00D52035&quot;/&gt;&lt;wsp:rsid wsp:val=&quot;00D522DE&quot;/&gt;&lt;wsp:rsid wsp:val=&quot;00D55766&quot;/&gt;&lt;wsp:rsid wsp:val=&quot;00D5588B&quot;/&gt;&lt;wsp:rsid wsp:val=&quot;00D55B7E&quot;/&gt;&lt;wsp:rsid wsp:val=&quot;00D56F68&quot;/&gt;&lt;wsp:rsid wsp:val=&quot;00D5712C&quot;/&gt;&lt;wsp:rsid wsp:val=&quot;00D60D4A&quot;/&gt;&lt;wsp:rsid wsp:val=&quot;00D611DF&quot;/&gt;&lt;wsp:rsid wsp:val=&quot;00D61315&quot;/&gt;&lt;wsp:rsid wsp:val=&quot;00D6256F&quot;/&gt;&lt;wsp:rsid wsp:val=&quot;00D62CD2&quot;/&gt;&lt;wsp:rsid wsp:val=&quot;00D63358&quot;/&gt;&lt;wsp:rsid wsp:val=&quot;00D638BD&quot;/&gt;&lt;wsp:rsid wsp:val=&quot;00D6445E&quot;/&gt;&lt;wsp:rsid wsp:val=&quot;00D649DE&quot;/&gt;&lt;wsp:rsid wsp:val=&quot;00D651A8&quot;/&gt;&lt;wsp:rsid wsp:val=&quot;00D655E5&quot;/&gt;&lt;wsp:rsid wsp:val=&quot;00D65D51&quot;/&gt;&lt;wsp:rsid wsp:val=&quot;00D676D5&quot;/&gt;&lt;wsp:rsid wsp:val=&quot;00D70B0B&quot;/&gt;&lt;wsp:rsid wsp:val=&quot;00D71386&quot;/&gt;&lt;wsp:rsid wsp:val=&quot;00D713D7&quot;/&gt;&lt;wsp:rsid wsp:val=&quot;00D71F67&quot;/&gt;&lt;wsp:rsid wsp:val=&quot;00D7261C&quot;/&gt;&lt;wsp:rsid wsp:val=&quot;00D72C03&quot;/&gt;&lt;wsp:rsid wsp:val=&quot;00D74554&quot;/&gt;&lt;wsp:rsid wsp:val=&quot;00D76035&quot;/&gt;&lt;wsp:rsid wsp:val=&quot;00D762B6&quot;/&gt;&lt;wsp:rsid wsp:val=&quot;00D77443&quot;/&gt;&lt;wsp:rsid wsp:val=&quot;00D77726&quot;/&gt;&lt;wsp:rsid wsp:val=&quot;00D77DDC&quot;/&gt;&lt;wsp:rsid wsp:val=&quot;00D77ED7&quot;/&gt;&lt;wsp:rsid wsp:val=&quot;00D8273D&quot;/&gt;&lt;wsp:rsid wsp:val=&quot;00D82D1C&quot;/&gt;&lt;wsp:rsid wsp:val=&quot;00D83199&quot;/&gt;&lt;wsp:rsid wsp:val=&quot;00D851FC&quot;/&gt;&lt;wsp:rsid wsp:val=&quot;00D85A51&quot;/&gt;&lt;wsp:rsid wsp:val=&quot;00D85D78&quot;/&gt;&lt;wsp:rsid wsp:val=&quot;00D90237&quot;/&gt;&lt;wsp:rsid wsp:val=&quot;00D90552&quot;/&gt;&lt;wsp:rsid wsp:val=&quot;00D906C3&quot;/&gt;&lt;wsp:rsid wsp:val=&quot;00D9073E&quot;/&gt;&lt;wsp:rsid wsp:val=&quot;00D9148A&quot;/&gt;&lt;wsp:rsid wsp:val=&quot;00D927E1&quot;/&gt;&lt;wsp:rsid wsp:val=&quot;00D93B47&quot;/&gt;&lt;wsp:rsid wsp:val=&quot;00D95C60&quot;/&gt;&lt;wsp:rsid wsp:val=&quot;00D964D4&quot;/&gt;&lt;wsp:rsid wsp:val=&quot;00D97F3E&quot;/&gt;&lt;wsp:rsid wsp:val=&quot;00DA0F6B&quot;/&gt;&lt;wsp:rsid wsp:val=&quot;00DA1F2A&quot;/&gt;&lt;wsp:rsid wsp:val=&quot;00DA3EE7&quot;/&gt;&lt;wsp:rsid wsp:val=&quot;00DA6027&quot;/&gt;&lt;wsp:rsid wsp:val=&quot;00DA6429&quot;/&gt;&lt;wsp:rsid wsp:val=&quot;00DA6C37&quot;/&gt;&lt;wsp:rsid wsp:val=&quot;00DA722C&quot;/&gt;&lt;wsp:rsid wsp:val=&quot;00DA7450&quot;/&gt;&lt;wsp:rsid wsp:val=&quot;00DA7D96&quot;/&gt;&lt;wsp:rsid wsp:val=&quot;00DB09A1&quot;/&gt;&lt;wsp:rsid wsp:val=&quot;00DB0AF0&quot;/&gt;&lt;wsp:rsid wsp:val=&quot;00DB2721&quot;/&gt;&lt;wsp:rsid wsp:val=&quot;00DB2946&quot;/&gt;&lt;wsp:rsid wsp:val=&quot;00DB2AD4&quot;/&gt;&lt;wsp:rsid wsp:val=&quot;00DB34D8&quot;/&gt;&lt;wsp:rsid wsp:val=&quot;00DB37D4&quot;/&gt;&lt;wsp:rsid wsp:val=&quot;00DB4D72&quot;/&gt;&lt;wsp:rsid wsp:val=&quot;00DB5D44&quot;/&gt;&lt;wsp:rsid wsp:val=&quot;00DB6D4F&quot;/&gt;&lt;wsp:rsid wsp:val=&quot;00DB71C1&quot;/&gt;&lt;wsp:rsid wsp:val=&quot;00DB727D&quot;/&gt;&lt;wsp:rsid wsp:val=&quot;00DB7E34&quot;/&gt;&lt;wsp:rsid wsp:val=&quot;00DC047B&quot;/&gt;&lt;wsp:rsid wsp:val=&quot;00DC0982&quot;/&gt;&lt;wsp:rsid wsp:val=&quot;00DC1CE3&quot;/&gt;&lt;wsp:rsid wsp:val=&quot;00DC2898&quot;/&gt;&lt;wsp:rsid wsp:val=&quot;00DC2996&quot;/&gt;&lt;wsp:rsid wsp:val=&quot;00DC338E&quot;/&gt;&lt;wsp:rsid wsp:val=&quot;00DC4C21&quot;/&gt;&lt;wsp:rsid wsp:val=&quot;00DC5526&quot;/&gt;&lt;wsp:rsid wsp:val=&quot;00DC5692&quot;/&gt;&lt;wsp:rsid wsp:val=&quot;00DC5E2D&quot;/&gt;&lt;wsp:rsid wsp:val=&quot;00DC6A30&quot;/&gt;&lt;wsp:rsid wsp:val=&quot;00DC7B6F&quot;/&gt;&lt;wsp:rsid wsp:val=&quot;00DC7C36&quot;/&gt;&lt;wsp:rsid wsp:val=&quot;00DD1D75&quot;/&gt;&lt;wsp:rsid wsp:val=&quot;00DD1E8A&quot;/&gt;&lt;wsp:rsid wsp:val=&quot;00DD468F&quot;/&gt;&lt;wsp:rsid wsp:val=&quot;00DD4CC8&quot;/&gt;&lt;wsp:rsid wsp:val=&quot;00DE04DA&quot;/&gt;&lt;wsp:rsid wsp:val=&quot;00DE1ED1&quot;/&gt;&lt;wsp:rsid wsp:val=&quot;00DE21E8&quot;/&gt;&lt;wsp:rsid wsp:val=&quot;00DE2EFE&quot;/&gt;&lt;wsp:rsid wsp:val=&quot;00DE3104&quot;/&gt;&lt;wsp:rsid wsp:val=&quot;00DE3FAF&quot;/&gt;&lt;wsp:rsid wsp:val=&quot;00DE40DE&quot;/&gt;&lt;wsp:rsid wsp:val=&quot;00DE5214&quot;/&gt;&lt;wsp:rsid wsp:val=&quot;00DE5F12&quot;/&gt;&lt;wsp:rsid wsp:val=&quot;00DE6EAF&quot;/&gt;&lt;wsp:rsid wsp:val=&quot;00DF057B&quot;/&gt;&lt;wsp:rsid wsp:val=&quot;00DF0AC8&quot;/&gt;&lt;wsp:rsid wsp:val=&quot;00DF0F90&quot;/&gt;&lt;wsp:rsid wsp:val=&quot;00DF2783&quot;/&gt;&lt;wsp:rsid wsp:val=&quot;00DF3299&quot;/&gt;&lt;wsp:rsid wsp:val=&quot;00DF3F9F&quot;/&gt;&lt;wsp:rsid wsp:val=&quot;00DF413A&quot;/&gt;&lt;wsp:rsid wsp:val=&quot;00DF4145&quot;/&gt;&lt;wsp:rsid wsp:val=&quot;00DF45BD&quot;/&gt;&lt;wsp:rsid wsp:val=&quot;00DF5963&quot;/&gt;&lt;wsp:rsid wsp:val=&quot;00DF6B2E&quot;/&gt;&lt;wsp:rsid wsp:val=&quot;00DF75A6&quot;/&gt;&lt;wsp:rsid wsp:val=&quot;00E02481&quot;/&gt;&lt;wsp:rsid wsp:val=&quot;00E02AAB&quot;/&gt;&lt;wsp:rsid wsp:val=&quot;00E02F5E&quot;/&gt;&lt;wsp:rsid wsp:val=&quot;00E02FED&quot;/&gt;&lt;wsp:rsid wsp:val=&quot;00E035B7&quot;/&gt;&lt;wsp:rsid wsp:val=&quot;00E044F4&quot;/&gt;&lt;wsp:rsid wsp:val=&quot;00E04B7D&quot;/&gt;&lt;wsp:rsid wsp:val=&quot;00E07D2F&quot;/&gt;&lt;wsp:rsid wsp:val=&quot;00E118E6&quot;/&gt;&lt;wsp:rsid wsp:val=&quot;00E12CAB&quot;/&gt;&lt;wsp:rsid wsp:val=&quot;00E159CC&quot;/&gt;&lt;wsp:rsid wsp:val=&quot;00E15E4C&quot;/&gt;&lt;wsp:rsid wsp:val=&quot;00E17870&quot;/&gt;&lt;wsp:rsid wsp:val=&quot;00E1F4A1&quot;/&gt;&lt;wsp:rsid wsp:val=&quot;00E22C0D&quot;/&gt;&lt;wsp:rsid wsp:val=&quot;00E25177&quot;/&gt;&lt;wsp:rsid wsp:val=&quot;00E27B46&quot;/&gt;&lt;wsp:rsid wsp:val=&quot;00E27EA3&quot;/&gt;&lt;wsp:rsid wsp:val=&quot;00E310F3&quot;/&gt;&lt;wsp:rsid wsp:val=&quot;00E31917&quot;/&gt;&lt;wsp:rsid wsp:val=&quot;00E3351E&quot;/&gt;&lt;wsp:rsid wsp:val=&quot;00E336FF&quot;/&gt;&lt;wsp:rsid wsp:val=&quot;00E33A68&quot;/&gt;&lt;wsp:rsid wsp:val=&quot;00E33F10&quot;/&gt;&lt;wsp:rsid wsp:val=&quot;00E3498A&quot;/&gt;&lt;wsp:rsid wsp:val=&quot;00E355D9&quot;/&gt;&lt;wsp:rsid wsp:val=&quot;00E360C8&quot;/&gt;&lt;wsp:rsid wsp:val=&quot;00E3641E&quot;/&gt;&lt;wsp:rsid wsp:val=&quot;00E37186&quot;/&gt;&lt;wsp:rsid wsp:val=&quot;00E3BF84&quot;/&gt;&lt;wsp:rsid wsp:val=&quot;00E40C73&quot;/&gt;&lt;wsp:rsid wsp:val=&quot;00E410BD&quot;/&gt;&lt;wsp:rsid wsp:val=&quot;00E41CC1&quot;/&gt;&lt;wsp:rsid wsp:val=&quot;00E42169&quot;/&gt;&lt;wsp:rsid wsp:val=&quot;00E43C46&quot;/&gt;&lt;wsp:rsid wsp:val=&quot;00E44595&quot;/&gt;&lt;wsp:rsid wsp:val=&quot;00E45CE2&quot;/&gt;&lt;wsp:rsid wsp:val=&quot;00E46316&quot;/&gt;&lt;wsp:rsid wsp:val=&quot;00E47A00&quot;/&gt;&lt;wsp:rsid wsp:val=&quot;00E47F5D&quot;/&gt;&lt;wsp:rsid wsp:val=&quot;00E5050A&quot;/&gt;&lt;wsp:rsid wsp:val=&quot;00E52427&quot;/&gt;&lt;wsp:rsid wsp:val=&quot;00E5348B&quot;/&gt;&lt;wsp:rsid wsp:val=&quot;00E537A1&quot;/&gt;&lt;wsp:rsid wsp:val=&quot;00E53F2A&quot;/&gt;&lt;wsp:rsid wsp:val=&quot;00E54C46&quot;/&gt;&lt;wsp:rsid wsp:val=&quot;00E5510B&quot;/&gt;&lt;wsp:rsid wsp:val=&quot;00E55119&quot;/&gt;&lt;wsp:rsid wsp:val=&quot;00E551EE&quot;/&gt;&lt;wsp:rsid wsp:val=&quot;00E552D1&quot;/&gt;&lt;wsp:rsid wsp:val=&quot;00E567BF&quot;/&gt;&lt;wsp:rsid wsp:val=&quot;00E56B4D&quot;/&gt;&lt;wsp:rsid wsp:val=&quot;00E573C4&quot;/&gt;&lt;wsp:rsid wsp:val=&quot;00E57E34&quot;/&gt;&lt;wsp:rsid wsp:val=&quot;00E60184&quot;/&gt;&lt;wsp:rsid wsp:val=&quot;00E60A52&quot;/&gt;&lt;wsp:rsid wsp:val=&quot;00E60D94&quot;/&gt;&lt;wsp:rsid wsp:val=&quot;00E617B0&quot;/&gt;&lt;wsp:rsid wsp:val=&quot;00E61A96&quot;/&gt;&lt;wsp:rsid wsp:val=&quot;00E61F5C&quot;/&gt;&lt;wsp:rsid wsp:val=&quot;00E62172&quot;/&gt;&lt;wsp:rsid wsp:val=&quot;00E624A9&quot;/&gt;&lt;wsp:rsid wsp:val=&quot;00E629FA&quot;/&gt;&lt;wsp:rsid wsp:val=&quot;00E64641&quot;/&gt;&lt;wsp:rsid wsp:val=&quot;00E66350&quot;/&gt;&lt;wsp:rsid wsp:val=&quot;00E675B1&quot;/&gt;&lt;wsp:rsid wsp:val=&quot;00E67627&quot;/&gt;&lt;wsp:rsid wsp:val=&quot;00E708E3&quot;/&gt;&lt;wsp:rsid wsp:val=&quot;00E70DA8&quot;/&gt;&lt;wsp:rsid wsp:val=&quot;00E719A1&quot;/&gt;&lt;wsp:rsid wsp:val=&quot;00E73799&quot;/&gt;&lt;wsp:rsid wsp:val=&quot;00E73813&quot;/&gt;&lt;wsp:rsid wsp:val=&quot;00E7399C&quot;/&gt;&lt;wsp:rsid wsp:val=&quot;00E73C86&quot;/&gt;&lt;wsp:rsid wsp:val=&quot;00E74E67&quot;/&gt;&lt;wsp:rsid wsp:val=&quot;00E74E68&quot;/&gt;&lt;wsp:rsid wsp:val=&quot;00E76911&quot;/&gt;&lt;wsp:rsid wsp:val=&quot;00E77157&quot;/&gt;&lt;wsp:rsid wsp:val=&quot;00E80EB7&quot;/&gt;&lt;wsp:rsid wsp:val=&quot;00E811DD&quot;/&gt;&lt;wsp:rsid wsp:val=&quot;00E81529&quot;/&gt;&lt;wsp:rsid wsp:val=&quot;00E84D39&quot;/&gt;&lt;wsp:rsid wsp:val=&quot;00E85539&quot;/&gt;&lt;wsp:rsid wsp:val=&quot;00E85C87&quot;/&gt;&lt;wsp:rsid wsp:val=&quot;00E85DB1&quot;/&gt;&lt;wsp:rsid wsp:val=&quot;00E87E7C&quot;/&gt;&lt;wsp:rsid wsp:val=&quot;00E904C7&quot;/&gt;&lt;wsp:rsid wsp:val=&quot;00E91A1F&quot;/&gt;&lt;wsp:rsid wsp:val=&quot;00E91E8C&quot;/&gt;&lt;wsp:rsid wsp:val=&quot;00E9270F&quot;/&gt;&lt;wsp:rsid wsp:val=&quot;00E92CDD&quot;/&gt;&lt;wsp:rsid wsp:val=&quot;00E93079&quot;/&gt;&lt;wsp:rsid wsp:val=&quot;00E9355D&quot;/&gt;&lt;wsp:rsid wsp:val=&quot;00E93958&quot;/&gt;&lt;wsp:rsid wsp:val=&quot;00E93A8F&quot;/&gt;&lt;wsp:rsid wsp:val=&quot;00E93F4C&quot;/&gt;&lt;wsp:rsid wsp:val=&quot;00E94D94&quot;/&gt;&lt;wsp:rsid wsp:val=&quot;00E94ED9&quot;/&gt;&lt;wsp:rsid wsp:val=&quot;00E95592&quot;/&gt;&lt;wsp:rsid wsp:val=&quot;00E955D6&quot;/&gt;&lt;wsp:rsid wsp:val=&quot;00E95990&quot;/&gt;&lt;wsp:rsid wsp:val=&quot;00E968C0&quot;/&gt;&lt;wsp:rsid wsp:val=&quot;00E96CD2&quot;/&gt;&lt;wsp:rsid wsp:val=&quot;00E96DD8&quot;/&gt;&lt;wsp:rsid wsp:val=&quot;00EA1E29&quot;/&gt;&lt;wsp:rsid wsp:val=&quot;00EA3610&quot;/&gt;&lt;wsp:rsid wsp:val=&quot;00EA396E&quot;/&gt;&lt;wsp:rsid wsp:val=&quot;00EA4ABD&quot;/&gt;&lt;wsp:rsid wsp:val=&quot;00EA4B8E&quot;/&gt;&lt;wsp:rsid wsp:val=&quot;00EA5405&quot;/&gt;&lt;wsp:rsid wsp:val=&quot;00EA60F5&quot;/&gt;&lt;wsp:rsid wsp:val=&quot;00EA7296&quot;/&gt;&lt;wsp:rsid wsp:val=&quot;00EB085A&quot;/&gt;&lt;wsp:rsid wsp:val=&quot;00EB1A32&quot;/&gt;&lt;wsp:rsid wsp:val=&quot;00EB25D2&quot;/&gt;&lt;wsp:rsid wsp:val=&quot;00EB33DE&quot;/&gt;&lt;wsp:rsid wsp:val=&quot;00EB3A33&quot;/&gt;&lt;wsp:rsid wsp:val=&quot;00EB4697&quot;/&gt;&lt;wsp:rsid wsp:val=&quot;00EB4FFC&quot;/&gt;&lt;wsp:rsid wsp:val=&quot;00EB607F&quot;/&gt;&lt;wsp:rsid wsp:val=&quot;00EC0EFF&quot;/&gt;&lt;wsp:rsid wsp:val=&quot;00EC3C72&quot;/&gt;&lt;wsp:rsid wsp:val=&quot;00EC5D7B&quot;/&gt;&lt;wsp:rsid wsp:val=&quot;00EC5FBC&quot;/&gt;&lt;wsp:rsid wsp:val=&quot;00EC6B70&quot;/&gt;&lt;wsp:rsid wsp:val=&quot;00ED00DA&quot;/&gt;&lt;wsp:rsid wsp:val=&quot;00ED2731&quot;/&gt;&lt;wsp:rsid wsp:val=&quot;00ED2C15&quot;/&gt;&lt;wsp:rsid wsp:val=&quot;00ED3647&quot;/&gt;&lt;wsp:rsid wsp:val=&quot;00ED3A07&quot;/&gt;&lt;wsp:rsid wsp:val=&quot;00ED459F&quot;/&gt;&lt;wsp:rsid wsp:val=&quot;00ED5E2D&quot;/&gt;&lt;wsp:rsid wsp:val=&quot;00ED6037&quot;/&gt;&lt;wsp:rsid wsp:val=&quot;00ED662E&quot;/&gt;&lt;wsp:rsid wsp:val=&quot;00ED76C9&quot;/&gt;&lt;wsp:rsid wsp:val=&quot;00EE4DB3&quot;/&gt;&lt;wsp:rsid wsp:val=&quot;00EE5280&quot;/&gt;&lt;wsp:rsid wsp:val=&quot;00EE5A45&quot;/&gt;&lt;wsp:rsid wsp:val=&quot;00EE6957&quot;/&gt;&lt;wsp:rsid wsp:val=&quot;00EE759A&quot;/&gt;&lt;wsp:rsid wsp:val=&quot;00EE7B2D&quot;/&gt;&lt;wsp:rsid wsp:val=&quot;00EF0028&quot;/&gt;&lt;wsp:rsid wsp:val=&quot;00EF0064&quot;/&gt;&lt;wsp:rsid wsp:val=&quot;00EF0B80&quot;/&gt;&lt;wsp:rsid wsp:val=&quot;00EF121E&quot;/&gt;&lt;wsp:rsid wsp:val=&quot;00EF13EF&quot;/&gt;&lt;wsp:rsid wsp:val=&quot;00EF19F6&quot;/&gt;&lt;wsp:rsid wsp:val=&quot;00EF2421&quot;/&gt;&lt;wsp:rsid wsp:val=&quot;00EF26FE&quot;/&gt;&lt;wsp:rsid wsp:val=&quot;00EF2C13&quot;/&gt;&lt;wsp:rsid wsp:val=&quot;00EF34CD&quot;/&gt;&lt;wsp:rsid wsp:val=&quot;00EF437C&quot;/&gt;&lt;wsp:rsid wsp:val=&quot;00EF4642&quot;/&gt;&lt;wsp:rsid wsp:val=&quot;00EF4747&quot;/&gt;&lt;wsp:rsid wsp:val=&quot;00EF6E22&quot;/&gt;&lt;wsp:rsid wsp:val=&quot;00EF7F01&quot;/&gt;&lt;wsp:rsid wsp:val=&quot;00EFF561&quot;/&gt;&lt;wsp:rsid wsp:val=&quot;00F0078D&quot;/&gt;&lt;wsp:rsid wsp:val=&quot;00F01877&quot;/&gt;&lt;wsp:rsid wsp:val=&quot;00F020A9&quot;/&gt;&lt;wsp:rsid wsp:val=&quot;00F033AC&quot;/&gt;&lt;wsp:rsid wsp:val=&quot;00F0532D&quot;/&gt;&lt;wsp:rsid wsp:val=&quot;00F05C05&quot;/&gt;&lt;wsp:rsid wsp:val=&quot;00F06377&quot;/&gt;&lt;wsp:rsid wsp:val=&quot;00F0665F&quot;/&gt;&lt;wsp:rsid wsp:val=&quot;00F076B3&quot;/&gt;&lt;wsp:rsid wsp:val=&quot;00F07846&quot;/&gt;&lt;wsp:rsid wsp:val=&quot;00F07A77&quot;/&gt;&lt;wsp:rsid wsp:val=&quot;00F07F7A&quot;/&gt;&lt;wsp:rsid wsp:val=&quot;00F10A68&quot;/&gt;&lt;wsp:rsid wsp:val=&quot;00F11018&quot;/&gt;&lt;wsp:rsid wsp:val=&quot;00F115A6&quot;/&gt;&lt;wsp:rsid wsp:val=&quot;00F11995&quot;/&gt;&lt;wsp:rsid wsp:val=&quot;00F119FB&quot;/&gt;&lt;wsp:rsid wsp:val=&quot;00F1262A&quot;/&gt;&lt;wsp:rsid wsp:val=&quot;00F12DDA&quot;/&gt;&lt;wsp:rsid wsp:val=&quot;00F147DE&quot;/&gt;&lt;wsp:rsid wsp:val=&quot;00F1561F&quot;/&gt;&lt;wsp:rsid wsp:val=&quot;00F15921&quot;/&gt;&lt;wsp:rsid wsp:val=&quot;00F15F56&quot;/&gt;&lt;wsp:rsid wsp:val=&quot;00F166F6&quot;/&gt;&lt;wsp:rsid wsp:val=&quot;00F20103&quot;/&gt;&lt;wsp:rsid wsp:val=&quot;00F20483&quot;/&gt;&lt;wsp:rsid wsp:val=&quot;00F208E0&quot;/&gt;&lt;wsp:rsid wsp:val=&quot;00F209FB&quot;/&gt;&lt;wsp:rsid wsp:val=&quot;00F21816&quot;/&gt;&lt;wsp:rsid wsp:val=&quot;00F223E4&quot;/&gt;&lt;wsp:rsid wsp:val=&quot;00F2461E&quot;/&gt;&lt;wsp:rsid wsp:val=&quot;00F24A10&quot;/&gt;&lt;wsp:rsid wsp:val=&quot;00F25EE8&quot;/&gt;&lt;wsp:rsid wsp:val=&quot;00F26DD0&quot;/&gt;&lt;wsp:rsid wsp:val=&quot;00F272B6&quot;/&gt;&lt;wsp:rsid wsp:val=&quot;00F27645&quot;/&gt;&lt;wsp:rsid wsp:val=&quot;00F302B1&quot;/&gt;&lt;wsp:rsid wsp:val=&quot;00F30AD2&quot;/&gt;&lt;wsp:rsid wsp:val=&quot;00F3108F&quot;/&gt;&lt;wsp:rsid wsp:val=&quot;00F31DF1&quot;/&gt;&lt;wsp:rsid wsp:val=&quot;00F33E42&quot;/&gt;&lt;wsp:rsid wsp:val=&quot;00F3513C&quot;/&gt;&lt;wsp:rsid wsp:val=&quot;00F35D56&quot;/&gt;&lt;wsp:rsid wsp:val=&quot;00F35FCA&quot;/&gt;&lt;wsp:rsid wsp:val=&quot;00F36790&quot;/&gt;&lt;wsp:rsid wsp:val=&quot;00F36797&quot;/&gt;&lt;wsp:rsid wsp:val=&quot;00F374A5&quot;/&gt;&lt;wsp:rsid wsp:val=&quot;00F4135D&quot;/&gt;&lt;wsp:rsid wsp:val=&quot;00F416E8&quot;/&gt;&lt;wsp:rsid wsp:val=&quot;00F42509&quot;/&gt;&lt;wsp:rsid wsp:val=&quot;00F42F17&quot;/&gt;&lt;wsp:rsid wsp:val=&quot;00F44E53&quot;/&gt;&lt;wsp:rsid wsp:val=&quot;00F45B5A&quot;/&gt;&lt;wsp:rsid wsp:val=&quot;00F47A73&quot;/&gt;&lt;wsp:rsid wsp:val=&quot;00F5216A&quot;/&gt;&lt;wsp:rsid wsp:val=&quot;00F52B14&quot;/&gt;&lt;wsp:rsid wsp:val=&quot;00F52F02&quot;/&gt;&lt;wsp:rsid wsp:val=&quot;00F53C0F&quot;/&gt;&lt;wsp:rsid wsp:val=&quot;00F53DA2&quot;/&gt;&lt;wsp:rsid wsp:val=&quot;00F54A20&quot;/&gt;&lt;wsp:rsid wsp:val=&quot;00F55BD4&quot;/&gt;&lt;wsp:rsid wsp:val=&quot;00F60717&quot;/&gt;&lt;wsp:rsid wsp:val=&quot;00F60B16&quot;/&gt;&lt;wsp:rsid wsp:val=&quot;00F61AAA&quot;/&gt;&lt;wsp:rsid wsp:val=&quot;00F61B02&quot;/&gt;&lt;wsp:rsid wsp:val=&quot;00F625C5&quot;/&gt;&lt;wsp:rsid wsp:val=&quot;00F62970&quot;/&gt;&lt;wsp:rsid wsp:val=&quot;00F63B48&quot;/&gt;&lt;wsp:rsid wsp:val=&quot;00F64298&quot;/&gt;&lt;wsp:rsid wsp:val=&quot;00F6479D&quot;/&gt;&lt;wsp:rsid wsp:val=&quot;00F6496E&quot;/&gt;&lt;wsp:rsid wsp:val=&quot;00F6551A&quot;/&gt;&lt;wsp:rsid wsp:val=&quot;00F65653&quot;/&gt;&lt;wsp:rsid wsp:val=&quot;00F662A9&quot;/&gt;&lt;wsp:rsid wsp:val=&quot;00F668F3&quot;/&gt;&lt;wsp:rsid wsp:val=&quot;00F66A83&quot;/&gt;&lt;wsp:rsid wsp:val=&quot;00F67390&quot;/&gt;&lt;wsp:rsid wsp:val=&quot;00F67913&quot;/&gt;&lt;wsp:rsid wsp:val=&quot;00F67E5C&quot;/&gt;&lt;wsp:rsid wsp:val=&quot;00F70833&quot;/&gt;&lt;wsp:rsid wsp:val=&quot;00F70997&quot;/&gt;&lt;wsp:rsid wsp:val=&quot;00F710B2&quot;/&gt;&lt;wsp:rsid wsp:val=&quot;00F73ED1&quot;/&gt;&lt;wsp:rsid wsp:val=&quot;00F74C07&quot;/&gt;&lt;wsp:rsid wsp:val=&quot;00F752DD&quot;/&gt;&lt;wsp:rsid wsp:val=&quot;00F759B0&quot;/&gt;&lt;wsp:rsid wsp:val=&quot;00F77435&quot;/&gt;&lt;wsp:rsid wsp:val=&quot;00F77472&quot;/&gt;&lt;wsp:rsid wsp:val=&quot;00F8039C&quot;/&gt;&lt;wsp:rsid wsp:val=&quot;00F80747&quot;/&gt;&lt;wsp:rsid wsp:val=&quot;00F80877&quot;/&gt;&lt;wsp:rsid wsp:val=&quot;00F80A05&quot;/&gt;&lt;wsp:rsid wsp:val=&quot;00F81C45&quot;/&gt;&lt;wsp:rsid wsp:val=&quot;00F82040&quot;/&gt;&lt;wsp:rsid wsp:val=&quot;00F82505&quot;/&gt;&lt;wsp:rsid wsp:val=&quot;00F8277C&quot;/&gt;&lt;wsp:rsid wsp:val=&quot;00F82C80&quot;/&gt;&lt;wsp:rsid wsp:val=&quot;00F82DDB&quot;/&gt;&lt;wsp:rsid wsp:val=&quot;00F8405C&quot;/&gt;&lt;wsp:rsid wsp:val=&quot;00F842CD&quot;/&gt;&lt;wsp:rsid wsp:val=&quot;00F85BB4&quot;/&gt;&lt;wsp:rsid wsp:val=&quot;00F8743D&quot;/&gt;&lt;wsp:rsid wsp:val=&quot;00F8790A&quot;/&gt;&lt;wsp:rsid wsp:val=&quot;00F90630&quot;/&gt;&lt;wsp:rsid wsp:val=&quot;00F90A3B&quot;/&gt;&lt;wsp:rsid wsp:val=&quot;00F91E66&quot;/&gt;&lt;wsp:rsid wsp:val=&quot;00F92ED8&quot;/&gt;&lt;wsp:rsid wsp:val=&quot;00F93014&quot;/&gt;&lt;wsp:rsid wsp:val=&quot;00F944C2&quot;/&gt;&lt;wsp:rsid wsp:val=&quot;00F94CAD&quot;/&gt;&lt;wsp:rsid wsp:val=&quot;00F951FF&quot;/&gt;&lt;wsp:rsid wsp:val=&quot;00F9579F&quot;/&gt;&lt;wsp:rsid wsp:val=&quot;00F95BAD&quot;/&gt;&lt;wsp:rsid wsp:val=&quot;00F9606B&quot;/&gt;&lt;wsp:rsid wsp:val=&quot;00F96CCD&quot;/&gt;&lt;wsp:rsid wsp:val=&quot;00F96FA3&quot;/&gt;&lt;wsp:rsid wsp:val=&quot;00F97FE8&quot;/&gt;&lt;wsp:rsid wsp:val=&quot;00FA01FC&quot;/&gt;&lt;wsp:rsid wsp:val=&quot;00FA0B06&quot;/&gt;&lt;wsp:rsid wsp:val=&quot;00FA0C0A&quot;/&gt;&lt;wsp:rsid wsp:val=&quot;00FA127F&quot;/&gt;&lt;wsp:rsid wsp:val=&quot;00FA146D&quot;/&gt;&lt;wsp:rsid wsp:val=&quot;00FA166C&quot;/&gt;&lt;wsp:rsid wsp:val=&quot;00FA2741&quot;/&gt;&lt;wsp:rsid wsp:val=&quot;00FA2A07&quot;/&gt;&lt;wsp:rsid wsp:val=&quot;00FA2D2B&quot;/&gt;&lt;wsp:rsid wsp:val=&quot;00FA2FC3&quot;/&gt;&lt;wsp:rsid wsp:val=&quot;00FA374E&quot;/&gt;&lt;wsp:rsid wsp:val=&quot;00FA3EB3&quot;/&gt;&lt;wsp:rsid wsp:val=&quot;00FA7250&quot;/&gt;&lt;wsp:rsid wsp:val=&quot;00FA7690&quot;/&gt;&lt;wsp:rsid wsp:val=&quot;00FB0565&quot;/&gt;&lt;wsp:rsid wsp:val=&quot;00FB0E81&quot;/&gt;&lt;wsp:rsid wsp:val=&quot;00FB21B1&quot;/&gt;&lt;wsp:rsid wsp:val=&quot;00FB243F&quot;/&gt;&lt;wsp:rsid wsp:val=&quot;00FB37DE&quot;/&gt;&lt;wsp:rsid wsp:val=&quot;00FB3DF2&quot;/&gt;&lt;wsp:rsid wsp:val=&quot;00FB4AD8&quot;/&gt;&lt;wsp:rsid wsp:val=&quot;00FB4D4B&quot;/&gt;&lt;wsp:rsid wsp:val=&quot;00FB66B6&quot;/&gt;&lt;wsp:rsid wsp:val=&quot;00FB701F&quot;/&gt;&lt;wsp:rsid wsp:val=&quot;00FC01E0&quot;/&gt;&lt;wsp:rsid wsp:val=&quot;00FC0C56&quot;/&gt;&lt;wsp:rsid wsp:val=&quot;00FC1070&quot;/&gt;&lt;wsp:rsid wsp:val=&quot;00FC1A54&quot;/&gt;&lt;wsp:rsid wsp:val=&quot;00FC1B63&quot;/&gt;&lt;wsp:rsid wsp:val=&quot;00FC1C0A&quot;/&gt;&lt;wsp:rsid wsp:val=&quot;00FC34BC&quot;/&gt;&lt;wsp:rsid wsp:val=&quot;00FC4BD5&quot;/&gt;&lt;wsp:rsid wsp:val=&quot;00FC5252&quot;/&gt;&lt;wsp:rsid wsp:val=&quot;00FC6003&quot;/&gt;&lt;wsp:rsid wsp:val=&quot;00FC687F&quot;/&gt;&lt;wsp:rsid wsp:val=&quot;00FC6A59&quot;/&gt;&lt;wsp:rsid wsp:val=&quot;00FC6EE4&quot;/&gt;&lt;wsp:rsid wsp:val=&quot;00FC754F&quot;/&gt;&lt;wsp:rsid wsp:val=&quot;00FC77CD&quot;/&gt;&lt;wsp:rsid wsp:val=&quot;00FC7EAB&quot;/&gt;&lt;wsp:rsid wsp:val=&quot;00FC9BC1&quot;/&gt;&lt;wsp:rsid wsp:val=&quot;00FD11EA&quot;/&gt;&lt;wsp:rsid wsp:val=&quot;00FD22EF&quot;/&gt;&lt;wsp:rsid wsp:val=&quot;00FD2C87&quot;/&gt;&lt;wsp:rsid wsp:val=&quot;00FD3A16&quot;/&gt;&lt;wsp:rsid wsp:val=&quot;00FD3A65&quot;/&gt;&lt;wsp:rsid wsp:val=&quot;00FD3D61&quot;/&gt;&lt;wsp:rsid wsp:val=&quot;00FD3E02&quot;/&gt;&lt;wsp:rsid wsp:val=&quot;00FD41F4&quot;/&gt;&lt;wsp:rsid wsp:val=&quot;00FD43A1&quot;/&gt;&lt;wsp:rsid wsp:val=&quot;00FD7128&quot;/&gt;&lt;wsp:rsid wsp:val=&quot;00FD71C6&quot;/&gt;&lt;wsp:rsid wsp:val=&quot;00FE0691&quot;/&gt;&lt;wsp:rsid wsp:val=&quot;00FE0DA4&quot;/&gt;&lt;wsp:rsid wsp:val=&quot;00FE1003&quot;/&gt;&lt;wsp:rsid wsp:val=&quot;00FE1048&quot;/&gt;&lt;wsp:rsid wsp:val=&quot;00FE25E9&quot;/&gt;&lt;wsp:rsid wsp:val=&quot;00FE26B7&quot;/&gt;&lt;wsp:rsid wsp:val=&quot;00FE2D23&quot;/&gt;&lt;wsp:rsid wsp:val=&quot;00FE4300&quot;/&gt;&lt;wsp:rsid wsp:val=&quot;00FF1895&quot;/&gt;&lt;wsp:rsid wsp:val=&quot;00FF2928&quot;/&gt;&lt;wsp:rsid wsp:val=&quot;00FF2D27&quot;/&gt;&lt;wsp:rsid wsp:val=&quot;00FF350E&quot;/&gt;&lt;wsp:rsid wsp:val=&quot;00FF537E&quot;/&gt;&lt;wsp:rsid wsp:val=&quot;00FF5469&quot;/&gt;&lt;wsp:rsid wsp:val=&quot;00FF5C2F&quot;/&gt;&lt;wsp:rsid wsp:val=&quot;010450B9&quot;/&gt;&lt;wsp:rsid wsp:val=&quot;0121F4B1&quot;/&gt;&lt;wsp:rsid wsp:val=&quot;0129B13E&quot;/&gt;&lt;wsp:rsid wsp:val=&quot;013069D8&quot;/&gt;&lt;wsp:rsid wsp:val=&quot;0130A030&quot;/&gt;&lt;wsp:rsid wsp:val=&quot;0149DD76&quot;/&gt;&lt;wsp:rsid wsp:val=&quot;014E73CF&quot;/&gt;&lt;wsp:rsid wsp:val=&quot;0151A258&quot;/&gt;&lt;wsp:rsid wsp:val=&quot;015751FD&quot;/&gt;&lt;wsp:rsid wsp:val=&quot;017206AB&quot;/&gt;&lt;wsp:rsid wsp:val=&quot;0173B414&quot;/&gt;&lt;wsp:rsid wsp:val=&quot;01A53B1C&quot;/&gt;&lt;wsp:rsid wsp:val=&quot;01B0B684&quot;/&gt;&lt;wsp:rsid wsp:val=&quot;01BE0DFA&quot;/&gt;&lt;wsp:rsid wsp:val=&quot;01C6BEC3&quot;/&gt;&lt;wsp:rsid wsp:val=&quot;01CDCDDA&quot;/&gt;&lt;wsp:rsid wsp:val=&quot;01CF05AC&quot;/&gt;&lt;wsp:rsid wsp:val=&quot;01D2D207&quot;/&gt;&lt;wsp:rsid wsp:val=&quot;01DD512C&quot;/&gt;&lt;wsp:rsid wsp:val=&quot;01DF1299&quot;/&gt;&lt;wsp:rsid wsp:val=&quot;01F10CE4&quot;/&gt;&lt;wsp:rsid wsp:val=&quot;01FFAB17&quot;/&gt;&lt;wsp:rsid wsp:val=&quot;020377C1&quot;/&gt;&lt;wsp:rsid wsp:val=&quot;0204A70A&quot;/&gt;&lt;wsp:rsid wsp:val=&quot;02288726&quot;/&gt;&lt;wsp:rsid wsp:val=&quot;0232D5C7&quot;/&gt;&lt;wsp:rsid wsp:val=&quot;023AEC42&quot;/&gt;&lt;wsp:rsid wsp:val=&quot;0250C8BD&quot;/&gt;&lt;wsp:rsid wsp:val=&quot;0269054A&quot;/&gt;&lt;wsp:rsid wsp:val=&quot;026C41D9&quot;/&gt;&lt;wsp:rsid wsp:val=&quot;026E7A1F&quot;/&gt;&lt;wsp:rsid wsp:val=&quot;026EB801&quot;/&gt;&lt;wsp:rsid wsp:val=&quot;0284574A&quot;/&gt;&lt;wsp:rsid wsp:val=&quot;028AD715&quot;/&gt;&lt;wsp:rsid wsp:val=&quot;0290CF77&quot;/&gt;&lt;wsp:rsid wsp:val=&quot;02C1E40D&quot;/&gt;&lt;wsp:rsid wsp:val=&quot;02C64415&quot;/&gt;&lt;wsp:rsid wsp:val=&quot;02CC7091&quot;/&gt;&lt;wsp:rsid wsp:val=&quot;02DAADA5&quot;/&gt;&lt;wsp:rsid wsp:val=&quot;02DB9ABE&quot;/&gt;&lt;wsp:rsid wsp:val=&quot;02E7B47A&quot;/&gt;&lt;wsp:rsid wsp:val=&quot;02F7AE3B&quot;/&gt;&lt;wsp:rsid wsp:val=&quot;02FD793E&quot;/&gt;&lt;wsp:rsid wsp:val=&quot;02FE0D7C&quot;/&gt;&lt;wsp:rsid wsp:val=&quot;030AF376&quot;/&gt;&lt;wsp:rsid wsp:val=&quot;030BB258&quot;/&gt;&lt;wsp:rsid wsp:val=&quot;03110D71&quot;/&gt;&lt;wsp:rsid wsp:val=&quot;031B9AE3&quot;/&gt;&lt;wsp:rsid wsp:val=&quot;03219A4F&quot;/&gt;&lt;wsp:rsid wsp:val=&quot;032E108F&quot;/&gt;&lt;wsp:rsid wsp:val=&quot;0333C313&quot;/&gt;&lt;wsp:rsid wsp:val=&quot;033B3CF2&quot;/&gt;&lt;wsp:rsid wsp:val=&quot;034679DA&quot;/&gt;&lt;wsp:rsid wsp:val=&quot;0348F9E3&quot;/&gt;&lt;wsp:rsid wsp:val=&quot;034A5D58&quot;/&gt;&lt;wsp:rsid wsp:val=&quot;034A92E2&quot;/&gt;&lt;wsp:rsid wsp:val=&quot;034D2B4E&quot;/&gt;&lt;wsp:rsid wsp:val=&quot;03540F36&quot;/&gt;&lt;wsp:rsid wsp:val=&quot;03813F84&quot;/&gt;&lt;wsp:rsid wsp:val=&quot;0382B765&quot;/&gt;&lt;wsp:rsid wsp:val=&quot;03864673&quot;/&gt;&lt;wsp:rsid wsp:val=&quot;038A2FB6&quot;/&gt;&lt;wsp:rsid wsp:val=&quot;038E88F9&quot;/&gt;&lt;wsp:rsid wsp:val=&quot;03A13BF0&quot;/&gt;&lt;wsp:rsid wsp:val=&quot;03AA09D5&quot;/&gt;&lt;wsp:rsid wsp:val=&quot;03B108A6&quot;/&gt;&lt;wsp:rsid wsp:val=&quot;03C36422&quot;/&gt;&lt;wsp:rsid wsp:val=&quot;040C6E0A&quot;/&gt;&lt;wsp:rsid wsp:val=&quot;040DF0F2&quot;/&gt;&lt;wsp:rsid wsp:val=&quot;0411DB7A&quot;/&gt;&lt;wsp:rsid wsp:val=&quot;0414F51C&quot;/&gt;&lt;wsp:rsid wsp:val=&quot;0415E905&quot;/&gt;&lt;wsp:rsid wsp:val=&quot;0422801A&quot;/&gt;&lt;wsp:rsid wsp:val=&quot;042301AC&quot;/&gt;&lt;wsp:rsid wsp:val=&quot;042977F3&quot;/&gt;&lt;wsp:rsid wsp:val=&quot;04300181&quot;/&gt;&lt;wsp:rsid wsp:val=&quot;043A16F6&quot;/&gt;&lt;wsp:rsid wsp:val=&quot;0440F1DA&quot;/&gt;&lt;wsp:rsid wsp:val=&quot;0445745A&quot;/&gt;&lt;wsp:rsid wsp:val=&quot;04470636&quot;/&gt;&lt;wsp:rsid wsp:val=&quot;04533308&quot;/&gt;&lt;wsp:rsid wsp:val=&quot;045706AF&quot;/&gt;&lt;wsp:rsid wsp:val=&quot;045EEE69&quot;/&gt;&lt;wsp:rsid wsp:val=&quot;046669CA&quot;/&gt;&lt;wsp:rsid wsp:val=&quot;04767A59&quot;/&gt;&lt;wsp:rsid wsp:val=&quot;047C5C0D&quot;/&gt;&lt;wsp:rsid wsp:val=&quot;048923BF&quot;/&gt;&lt;wsp:rsid wsp:val=&quot;04999548&quot;/&gt;&lt;wsp:rsid wsp:val=&quot;049A6C41&quot;/&gt;&lt;wsp:rsid wsp:val=&quot;049AE75C&quot;/&gt;&lt;wsp:rsid wsp:val=&quot;04B22FCE&quot;/&gt;&lt;wsp:rsid wsp:val=&quot;04C4BD78&quot;/&gt;&lt;wsp:rsid wsp:val=&quot;04C7D96A&quot;/&gt;&lt;wsp:rsid wsp:val=&quot;04CB058B&quot;/&gt;&lt;wsp:rsid wsp:val=&quot;04CF3098&quot;/&gt;&lt;wsp:rsid wsp:val=&quot;04E24A3B&quot;/&gt;&lt;wsp:rsid wsp:val=&quot;04E27679&quot;/&gt;&lt;wsp:rsid wsp:val=&quot;04E4F962&quot;/&gt;&lt;wsp:rsid wsp:val=&quot;04F0D409&quot;/&gt;&lt;wsp:rsid wsp:val=&quot;04F811BF&quot;/&gt;&lt;wsp:rsid wsp:val=&quot;04FF5F61&quot;/&gt;&lt;wsp:rsid wsp:val=&quot;0506F173&quot;/&gt;&lt;wsp:rsid wsp:val=&quot;0508993A&quot;/&gt;&lt;wsp:rsid wsp:val=&quot;0515FA07&quot;/&gt;&lt;wsp:rsid wsp:val=&quot;0519B562&quot;/&gt;&lt;wsp:rsid wsp:val=&quot;0531FCEC&quot;/&gt;&lt;wsp:rsid wsp:val=&quot;0532155F&quot;/&gt;&lt;wsp:rsid wsp:val=&quot;0532D398&quot;/&gt;&lt;wsp:rsid wsp:val=&quot;053AF140&quot;/&gt;&lt;wsp:rsid wsp:val=&quot;05594855&quot;/&gt;&lt;wsp:rsid wsp:val=&quot;05603446&quot;/&gt;&lt;wsp:rsid wsp:val=&quot;0578D6AC&quot;/&gt;&lt;wsp:rsid wsp:val=&quot;0593B074&quot;/&gt;&lt;wsp:rsid wsp:val=&quot;05954721&quot;/&gt;&lt;wsp:rsid wsp:val=&quot;05A0BB7D&quot;/&gt;&lt;wsp:rsid wsp:val=&quot;05B6EC67&quot;/&gt;&lt;wsp:rsid wsp:val=&quot;05BBBB1D&quot;/&gt;&lt;wsp:rsid wsp:val=&quot;05BFA8C1&quot;/&gt;&lt;wsp:rsid wsp:val=&quot;05DDE616&quot;/&gt;&lt;wsp:rsid wsp:val=&quot;05F4B49F&quot;/&gt;&lt;wsp:rsid wsp:val=&quot;060C7C48&quot;/&gt;&lt;wsp:rsid wsp:val=&quot;060D12B3&quot;/&gt;&lt;wsp:rsid wsp:val=&quot;06149287&quot;/&gt;&lt;wsp:rsid wsp:val=&quot;061E03B4&quot;/&gt;&lt;wsp:rsid wsp:val=&quot;06325F6A&quot;/&gt;&lt;wsp:rsid wsp:val=&quot;0637E0FD&quot;/&gt;&lt;wsp:rsid wsp:val=&quot;063B0C54&quot;/&gt;&lt;wsp:rsid wsp:val=&quot;066CF8C5&quot;/&gt;&lt;wsp:rsid wsp:val=&quot;066D9A34&quot;/&gt;&lt;wsp:rsid wsp:val=&quot;0674E067&quot;/&gt;&lt;wsp:rsid wsp:val=&quot;0683A95F&quot;/&gt;&lt;wsp:rsid wsp:val=&quot;06866140&quot;/&gt;&lt;wsp:rsid wsp:val=&quot;069D9677&quot;/&gt;&lt;wsp:rsid wsp:val=&quot;06AAA77A&quot;/&gt;&lt;wsp:rsid wsp:val=&quot;06BAD446&quot;/&gt;&lt;wsp:rsid wsp:val=&quot;06BCF16E&quot;/&gt;&lt;wsp:rsid wsp:val=&quot;06D3389C&quot;/&gt;&lt;wsp:rsid wsp:val=&quot;06E1D762&quot;/&gt;&lt;wsp:rsid wsp:val=&quot;06E46FA3&quot;/&gt;&lt;wsp:rsid wsp:val=&quot;06F1DB64&quot;/&gt;&lt;wsp:rsid wsp:val=&quot;06F92628&quot;/&gt;&lt;wsp:rsid wsp:val=&quot;06F94E72&quot;/&gt;&lt;wsp:rsid wsp:val=&quot;06FEA7C3&quot;/&gt;&lt;wsp:rsid wsp:val=&quot;0703982D&quot;/&gt;&lt;wsp:rsid wsp:val=&quot;070D4D86&quot;/&gt;&lt;wsp:rsid wsp:val=&quot;0717FCBA&quot;/&gt;&lt;wsp:rsid wsp:val=&quot;072ACFC2&quot;/&gt;&lt;wsp:rsid wsp:val=&quot;07363F2B&quot;/&gt;&lt;wsp:rsid wsp:val=&quot;0743BFFF&quot;/&gt;&lt;wsp:rsid wsp:val=&quot;0745E7DA&quot;/&gt;&lt;wsp:rsid wsp:val=&quot;074D5479&quot;/&gt;&lt;wsp:rsid wsp:val=&quot;075832D6&quot;/&gt;&lt;wsp:rsid wsp:val=&quot;075AA26E&quot;/&gt;&lt;wsp:rsid wsp:val=&quot;0766D372&quot;/&gt;&lt;wsp:rsid wsp:val=&quot;077A2BFF&quot;/&gt;&lt;wsp:rsid wsp:val=&quot;077A98C1&quot;/&gt;&lt;wsp:rsid wsp:val=&quot;077FDC19&quot;/&gt;&lt;wsp:rsid wsp:val=&quot;0784F861&quot;/&gt;&lt;wsp:rsid wsp:val=&quot;07890ADB&quot;/&gt;&lt;wsp:rsid wsp:val=&quot;079FE1B4&quot;/&gt;&lt;wsp:rsid wsp:val=&quot;07B65E54&quot;/&gt;&lt;wsp:rsid wsp:val=&quot;07CFC2E7&quot;/&gt;&lt;wsp:rsid wsp:val=&quot;07DA092C&quot;/&gt;&lt;wsp:rsid wsp:val=&quot;07DBD4E3&quot;/&gt;&lt;wsp:rsid wsp:val=&quot;07DC3A85&quot;/&gt;&lt;wsp:rsid wsp:val=&quot;07FF895A&quot;/&gt;&lt;wsp:rsid wsp:val=&quot;08008133&quot;/&gt;&lt;wsp:rsid wsp:val=&quot;0808B889&quot;/&gt;&lt;wsp:rsid wsp:val=&quot;080E5933&quot;/&gt;&lt;wsp:rsid wsp:val=&quot;080F3BC6&quot;/&gt;&lt;wsp:rsid wsp:val=&quot;081C9A24&quot;/&gt;&lt;wsp:rsid wsp:val=&quot;081F3386&quot;/&gt;&lt;wsp:rsid wsp:val=&quot;08223236&quot;/&gt;&lt;wsp:rsid wsp:val=&quot;08296A5B&quot;/&gt;&lt;wsp:rsid wsp:val=&quot;0845623A&quot;/&gt;&lt;wsp:rsid wsp:val=&quot;08467FBB&quot;/&gt;&lt;wsp:rsid wsp:val=&quot;084ADC1C&quot;/&gt;&lt;wsp:rsid wsp:val=&quot;0851BD15&quot;/&gt;&lt;wsp:rsid wsp:val=&quot;0853F072&quot;/&gt;&lt;wsp:rsid wsp:val=&quot;0854D757&quot;/&gt;&lt;wsp:rsid wsp:val=&quot;08607F0C&quot;/&gt;&lt;wsp:rsid wsp:val=&quot;086673B5&quot;/&gt;&lt;wsp:rsid wsp:val=&quot;0872E391&quot;/&gt;&lt;wsp:rsid wsp:val=&quot;0886B405&quot;/&gt;&lt;wsp:rsid wsp:val=&quot;08972F86&quot;/&gt;&lt;wsp:rsid wsp:val=&quot;08AEA4A6&quot;/&gt;&lt;wsp:rsid wsp:val=&quot;08AF6CC3&quot;/&gt;&lt;wsp:rsid wsp:val=&quot;08B24194&quot;/&gt;&lt;wsp:rsid wsp:val=&quot;08BB2A4B&quot;/&gt;&lt;wsp:rsid wsp:val=&quot;08BC6C8A&quot;/&gt;&lt;wsp:rsid wsp:val=&quot;08BF58DB&quot;/&gt;&lt;wsp:rsid wsp:val=&quot;08CBCF8D&quot;/&gt;&lt;wsp:rsid wsp:val=&quot;08D49EC5&quot;/&gt;&lt;wsp:rsid wsp:val=&quot;08FA2A55&quot;/&gt;&lt;wsp:rsid wsp:val=&quot;091052A4&quot;/&gt;&lt;wsp:rsid wsp:val=&quot;0911C0CA&quot;/&gt;&lt;wsp:rsid wsp:val=&quot;0926CD8F&quot;/&gt;&lt;wsp:rsid wsp:val=&quot;092AC66D&quot;/&gt;&lt;wsp:rsid wsp:val=&quot;092B5E25&quot;/&gt;&lt;wsp:rsid wsp:val=&quot;0945AD32&quot;/&gt;&lt;wsp:rsid wsp:val=&quot;094F6E1A&quot;/&gt;&lt;wsp:rsid wsp:val=&quot;0951D881&quot;/&gt;&lt;wsp:rsid wsp:val=&quot;0953CC14&quot;/&gt;&lt;wsp:rsid wsp:val=&quot;09711BD4&quot;/&gt;&lt;wsp:rsid wsp:val=&quot;09712228&quot;/&gt;&lt;wsp:rsid wsp:val=&quot;097B9DE6&quot;/&gt;&lt;wsp:rsid wsp:val=&quot;097EC881&quot;/&gt;&lt;wsp:rsid wsp:val=&quot;09858040&quot;/&gt;&lt;wsp:rsid wsp:val=&quot;099205D9&quot;/&gt;&lt;wsp:rsid wsp:val=&quot;099BAEE5&quot;/&gt;&lt;wsp:rsid wsp:val=&quot;09B1DF94&quot;/&gt;&lt;wsp:rsid wsp:val=&quot;09B94100&quot;/&gt;&lt;wsp:rsid wsp:val=&quot;09BAB864&quot;/&gt;&lt;wsp:rsid wsp:val=&quot;09BC73CD&quot;/&gt;&lt;wsp:rsid wsp:val=&quot;09C76CA4&quot;/&gt;&lt;wsp:rsid wsp:val=&quot;09C91FDF&quot;/&gt;&lt;wsp:rsid wsp:val=&quot;09C990AD&quot;/&gt;&lt;wsp:rsid wsp:val=&quot;09CAB5DA&quot;/&gt;&lt;wsp:rsid wsp:val=&quot;09D2F0DE&quot;/&gt;&lt;wsp:rsid wsp:val=&quot;09DA6296&quot;/&gt;&lt;wsp:rsid wsp:val=&quot;09DCB4FC&quot;/&gt;&lt;wsp:rsid wsp:val=&quot;09FB9ED5&quot;/&gt;&lt;wsp:rsid wsp:val=&quot;0A000233&quot;/&gt;&lt;wsp:rsid wsp:val=&quot;0A0FCEEB&quot;/&gt;&lt;wsp:rsid wsp:val=&quot;0A1E51EC&quot;/&gt;&lt;wsp:rsid wsp:val=&quot;0A217F3A&quot;/&gt;&lt;wsp:rsid wsp:val=&quot;0A234281&quot;/&gt;&lt;wsp:rsid wsp:val=&quot;0A24B78F&quot;/&gt;&lt;wsp:rsid wsp:val=&quot;0A2BC8D7&quot;/&gt;&lt;wsp:rsid wsp:val=&quot;0A2C732A&quot;/&gt;&lt;wsp:rsid wsp:val=&quot;0A2CF4FD&quot;/&gt;&lt;wsp:rsid wsp:val=&quot;0A33AAC1&quot;/&gt;&lt;wsp:rsid wsp:val=&quot;0A53AE70&quot;/&gt;&lt;wsp:rsid wsp:val=&quot;0A5722BF&quot;/&gt;&lt;wsp:rsid wsp:val=&quot;0A57CF80&quot;/&gt;&lt;wsp:rsid wsp:val=&quot;0A638ED1&quot;/&gt;&lt;wsp:rsid wsp:val=&quot;0A6692FF&quot;/&gt;&lt;wsp:rsid wsp:val=&quot;0A67EDFB&quot;/&gt;&lt;wsp:rsid wsp:val=&quot;0A74C12D&quot;/&gt;&lt;wsp:rsid wsp:val=&quot;0A770094&quot;/&gt;&lt;wsp:rsid wsp:val=&quot;0A956B67&quot;/&gt;&lt;wsp:rsid wsp:val=&quot;0A96762D&quot;/&gt;&lt;wsp:rsid wsp:val=&quot;0AA50202&quot;/&gt;&lt;wsp:rsid wsp:val=&quot;0AB82AE4&quot;/&gt;&lt;wsp:rsid wsp:val=&quot;0AB8C452&quot;/&gt;&lt;wsp:rsid wsp:val=&quot;0AC78424&quot;/&gt;&lt;wsp:rsid wsp:val=&quot;0AD06F1F&quot;/&gt;&lt;wsp:rsid wsp:val=&quot;0AD4C671&quot;/&gt;&lt;wsp:rsid wsp:val=&quot;0ADE9B2F&quot;/&gt;&lt;wsp:rsid wsp:val=&quot;0AEB0365&quot;/&gt;&lt;wsp:rsid wsp:val=&quot;0B04B9BF&quot;/&gt;&lt;wsp:rsid wsp:val=&quot;0B05F37F&quot;/&gt;&lt;wsp:rsid wsp:val=&quot;0B0C3D7B&quot;/&gt;&lt;wsp:rsid wsp:val=&quot;0B1C114A&quot;/&gt;&lt;wsp:rsid wsp:val=&quot;0B201A15&quot;/&gt;&lt;wsp:rsid wsp:val=&quot;0B211EB2&quot;/&gt;&lt;wsp:rsid wsp:val=&quot;0B238B16&quot;/&gt;&lt;wsp:rsid wsp:val=&quot;0B23F91B&quot;/&gt;&lt;wsp:rsid wsp:val=&quot;0B2907A6&quot;/&gt;&lt;wsp:rsid wsp:val=&quot;0B32D086&quot;/&gt;&lt;wsp:rsid wsp:val=&quot;0B44120B&quot;/&gt;&lt;wsp:rsid wsp:val=&quot;0B5BAF19&quot;/&gt;&lt;wsp:rsid wsp:val=&quot;0B715AD0&quot;/&gt;&lt;wsp:rsid wsp:val=&quot;0B720AB8&quot;/&gt;&lt;wsp:rsid wsp:val=&quot;0B7632F7&quot;/&gt;&lt;wsp:rsid wsp:val=&quot;0B8D3B30&quot;/&gt;&lt;wsp:rsid wsp:val=&quot;0BA000CE&quot;/&gt;&lt;wsp:rsid wsp:val=&quot;0BA2FABF&quot;/&gt;&lt;wsp:rsid wsp:val=&quot;0BAFD7E2&quot;/&gt;&lt;wsp:rsid wsp:val=&quot;0BD18863&quot;/&gt;&lt;wsp:rsid wsp:val=&quot;0BD4109F&quot;/&gt;&lt;wsp:rsid wsp:val=&quot;0BE314B9&quot;/&gt;&lt;wsp:rsid wsp:val=&quot;0BEB6048&quot;/&gt;&lt;wsp:rsid wsp:val=&quot;0BEC0D65&quot;/&gt;&lt;wsp:rsid wsp:val=&quot;0BF05876&quot;/&gt;&lt;wsp:rsid wsp:val=&quot;0C080E1E&quot;/&gt;&lt;wsp:rsid wsp:val=&quot;0C167B31&quot;/&gt;&lt;wsp:rsid wsp:val=&quot;0C2E1391&quot;/&gt;&lt;wsp:rsid wsp:val=&quot;0C305DB3&quot;/&gt;&lt;wsp:rsid wsp:val=&quot;0C481AC2&quot;/&gt;&lt;wsp:rsid wsp:val=&quot;0C5CFBD2&quot;/&gt;&lt;wsp:rsid wsp:val=&quot;0C7EA6A7&quot;/&gt;&lt;wsp:rsid wsp:val=&quot;0C8F7012&quot;/&gt;&lt;wsp:rsid wsp:val=&quot;0CA24B00&quot;/&gt;&lt;wsp:rsid wsp:val=&quot;0CA32A0C&quot;/&gt;&lt;wsp:rsid wsp:val=&quot;0CA6888A&quot;/&gt;&lt;wsp:rsid wsp:val=&quot;0CB96353&quot;/&gt;&lt;wsp:rsid wsp:val=&quot;0CD782CE&quot;/&gt;&lt;wsp:rsid wsp:val=&quot;0CE4E65F&quot;/&gt;&lt;wsp:rsid wsp:val=&quot;0CE6E592&quot;/&gt;&lt;wsp:rsid wsp:val=&quot;0CEAB12C&quot;/&gt;&lt;wsp:rsid wsp:val=&quot;0CEC3B21&quot;/&gt;&lt;wsp:rsid wsp:val=&quot;0CED5ABB&quot;/&gt;&lt;wsp:rsid wsp:val=&quot;0D008CC6&quot;/&gt;&lt;wsp:rsid wsp:val=&quot;0D0577CC&quot;/&gt;&lt;wsp:rsid wsp:val=&quot;0D1B86D9&quot;/&gt;&lt;wsp:rsid wsp:val=&quot;0D361F4A&quot;/&gt;&lt;wsp:rsid wsp:val=&quot;0D37BBF1&quot;/&gt;&lt;wsp:rsid wsp:val=&quot;0D4C2ADA&quot;/&gt;&lt;wsp:rsid wsp:val=&quot;0D4D94F0&quot;/&gt;&lt;wsp:rsid wsp:val=&quot;0D4F3728&quot;/&gt;&lt;wsp:rsid wsp:val=&quot;0D4F9C9F&quot;/&gt;&lt;wsp:rsid wsp:val=&quot;0D5263C5&quot;/&gt;&lt;wsp:rsid wsp:val=&quot;0D5BA78C&quot;/&gt;&lt;wsp:rsid wsp:val=&quot;0D642F05&quot;/&gt;&lt;wsp:rsid wsp:val=&quot;0D69FAA4&quot;/&gt;&lt;wsp:rsid wsp:val=&quot;0D897BF5&quot;/&gt;&lt;wsp:rsid wsp:val=&quot;0D8A4C48&quot;/&gt;&lt;wsp:rsid wsp:val=&quot;0D9950B2&quot;/&gt;&lt;wsp:rsid wsp:val=&quot;0DAA1A65&quot;/&gt;&lt;wsp:rsid wsp:val=&quot;0DAD4AF7&quot;/&gt;&lt;wsp:rsid wsp:val=&quot;0DB8C220&quot;/&gt;&lt;wsp:rsid wsp:val=&quot;0DC3E9CF&quot;/&gt;&lt;wsp:rsid wsp:val=&quot;0DC419A7&quot;/&gt;&lt;wsp:rsid wsp:val=&quot;0DCA9B2C&quot;/&gt;&lt;wsp:rsid wsp:val=&quot;0DCC83D7&quot;/&gt;&lt;wsp:rsid wsp:val=&quot;0DF1E57F&quot;/&gt;&lt;wsp:rsid wsp:val=&quot;0DF87171&quot;/&gt;&lt;wsp:rsid wsp:val=&quot;0DFB7B23&quot;/&gt;&lt;wsp:rsid wsp:val=&quot;0DFD1394&quot;/&gt;&lt;wsp:rsid wsp:val=&quot;0E032B1B&quot;/&gt;&lt;wsp:rsid wsp:val=&quot;0E078139&quot;/&gt;&lt;wsp:rsid wsp:val=&quot;0E0F9545&quot;/&gt;&lt;wsp:rsid wsp:val=&quot;0E10EEDB&quot;/&gt;&lt;wsp:rsid wsp:val=&quot;0E23A8D5&quot;/&gt;&lt;wsp:rsid wsp:val=&quot;0E2A1E68&quot;/&gt;&lt;wsp:rsid wsp:val=&quot;0E41EDAE&quot;/&gt;&lt;wsp:rsid wsp:val=&quot;0E432DEA&quot;/&gt;&lt;wsp:rsid wsp:val=&quot;0E50DBED&quot;/&gt;&lt;wsp:rsid wsp:val=&quot;0E593E46&quot;/&gt;&lt;wsp:rsid wsp:val=&quot;0E71EDC6&quot;/&gt;&lt;wsp:rsid wsp:val=&quot;0E7464C6&quot;/&gt;&lt;wsp:rsid wsp:val=&quot;0E7F86E0&quot;/&gt;&lt;wsp:rsid wsp:val=&quot;0E8A9501&quot;/&gt;&lt;wsp:rsid wsp:val=&quot;0E8C7B8C&quot;/&gt;&lt;wsp:rsid wsp:val=&quot;0EA4268D&quot;/&gt;&lt;wsp:rsid wsp:val=&quot;0EB9A84D&quot;/&gt;&lt;wsp:rsid wsp:val=&quot;0EBB374D&quot;/&gt;&lt;wsp:rsid wsp:val=&quot;0EC094DF&quot;/&gt;&lt;wsp:rsid wsp:val=&quot;0EC4EA40&quot;/&gt;&lt;wsp:rsid wsp:val=&quot;0ED3776E&quot;/&gt;&lt;wsp:rsid wsp:val=&quot;0ED67168&quot;/&gt;&lt;wsp:rsid wsp:val=&quot;0ED76942&quot;/&gt;&lt;wsp:rsid wsp:val=&quot;0EDF6981&quot;/&gt;&lt;wsp:rsid wsp:val=&quot;0EE2E5D5&quot;/&gt;&lt;wsp:rsid wsp:val=&quot;0EE51088&quot;/&gt;&lt;wsp:rsid wsp:val=&quot;0EE59FD4&quot;/&gt;&lt;wsp:rsid wsp:val=&quot;0EF8574A&quot;/&gt;&lt;wsp:rsid wsp:val=&quot;0EFA1DE5&quot;/&gt;&lt;wsp:rsid wsp:val=&quot;0F001519&quot;/&gt;&lt;wsp:rsid wsp:val=&quot;0F0330B7&quot;/&gt;&lt;wsp:rsid wsp:val=&quot;0F05AC7B&quot;/&gt;&lt;wsp:rsid wsp:val=&quot;0F12BF41&quot;/&gt;&lt;wsp:rsid wsp:val=&quot;0F20D484&quot;/&gt;&lt;wsp:rsid wsp:val=&quot;0F2F02BA&quot;/&gt;&lt;wsp:rsid wsp:val=&quot;0F41F312&quot;/&gt;&lt;wsp:rsid wsp:val=&quot;0F4F4780&quot;/&gt;&lt;wsp:rsid wsp:val=&quot;0F65DA7F&quot;/&gt;&lt;wsp:rsid wsp:val=&quot;0F75D7A7&quot;/&gt;&lt;wsp:rsid wsp:val=&quot;0F850F21&quot;/&gt;&lt;wsp:rsid wsp:val=&quot;0F865FFF&quot;/&gt;&lt;wsp:rsid wsp:val=&quot;0F92E011&quot;/&gt;&lt;wsp:rsid wsp:val=&quot;0F98E265&quot;/&gt;&lt;wsp:rsid wsp:val=&quot;0F99C4EF&quot;/&gt;&lt;wsp:rsid wsp:val=&quot;0FA704F0&quot;/&gt;&lt;wsp:rsid wsp:val=&quot;0FAA74D7&quot;/&gt;&lt;wsp:rsid wsp:val=&quot;0FB2C609&quot;/&gt;&lt;wsp:rsid wsp:val=&quot;0FCAA606&quot;/&gt;&lt;wsp:rsid wsp:val=&quot;0FD6681C&quot;/&gt;&lt;wsp:rsid wsp:val=&quot;0FD7B88C&quot;/&gt;&lt;wsp:rsid wsp:val=&quot;0FEBAD20&quot;/&gt;&lt;wsp:rsid wsp:val=&quot;0FED712E&quot;/&gt;&lt;wsp:rsid wsp:val=&quot;0FF08511&quot;/&gt;&lt;wsp:rsid wsp:val=&quot;0FF4BFFF&quot;/&gt;&lt;wsp:rsid wsp:val=&quot;0FFE94AE&quot;/&gt;&lt;wsp:rsid wsp:val=&quot;100340EB&quot;/&gt;&lt;wsp:rsid wsp:val=&quot;100C5C66&quot;/&gt;&lt;wsp:rsid wsp:val=&quot;10103527&quot;/&gt;&lt;wsp:rsid wsp:val=&quot;1027087C&quot;/&gt;&lt;wsp:rsid wsp:val=&quot;102CC4E9&quot;/&gt;&lt;wsp:rsid wsp:val=&quot;1031D56D&quot;/&gt;&lt;wsp:rsid wsp:val=&quot;1036BEF2&quot;/&gt;&lt;wsp:rsid wsp:val=&quot;105189C0&quot;/&gt;&lt;wsp:rsid wsp:val=&quot;105913C2&quot;/&gt;&lt;wsp:rsid wsp:val=&quot;107E4C26&quot;/&gt;&lt;wsp:rsid wsp:val=&quot;108E8EBC&quot;/&gt;&lt;wsp:rsid wsp:val=&quot;10918166&quot;/&gt;&lt;wsp:rsid wsp:val=&quot;109DF415&quot;/&gt;&lt;wsp:rsid wsp:val=&quot;10A2E088&quot;/&gt;&lt;wsp:rsid wsp:val=&quot;10AB1C83&quot;/&gt;&lt;wsp:rsid wsp:val=&quot;10B7F6A4&quot;/&gt;&lt;wsp:rsid wsp:val=&quot;10BABD56&quot;/&gt;&lt;wsp:rsid wsp:val=&quot;10C8D5E7&quot;/&gt;&lt;wsp:rsid wsp:val=&quot;10D77977&quot;/&gt;&lt;wsp:rsid wsp:val=&quot;10DDAD45&quot;/&gt;&lt;wsp:rsid wsp:val=&quot;10FBB693&quot;/&gt;&lt;wsp:rsid wsp:val=&quot;10FE75DA&quot;/&gt;&lt;wsp:rsid wsp:val=&quot;110184B4&quot;/&gt;&lt;wsp:rsid wsp:val=&quot;1101C47D&quot;/&gt;&lt;wsp:rsid wsp:val=&quot;1106784D&quot;/&gt;&lt;wsp:rsid wsp:val=&quot;1139006C&quot;/&gt;&lt;wsp:rsid wsp:val=&quot;114053B9&quot;/&gt;&lt;wsp:rsid wsp:val=&quot;114179ED&quot;/&gt;&lt;wsp:rsid wsp:val=&quot;1147A886&quot;/&gt;&lt;wsp:rsid wsp:val=&quot;114EBCDA&quot;/&gt;&lt;wsp:rsid wsp:val=&quot;1152CA51&quot;/&gt;&lt;wsp:rsid wsp:val=&quot;115AB760&quot;/&gt;&lt;wsp:rsid wsp:val=&quot;116A273F&quot;/&gt;&lt;wsp:rsid wsp:val=&quot;1170940D&quot;/&gt;&lt;wsp:rsid wsp:val=&quot;1179F9AD&quot;/&gt;&lt;wsp:rsid wsp:val=&quot;117AC36F&quot;/&gt;&lt;wsp:rsid wsp:val=&quot;1183740E&quot;/&gt;&lt;wsp:rsid wsp:val=&quot;119A650F&quot;/&gt;&lt;wsp:rsid wsp:val=&quot;119C77B1&quot;/&gt;&lt;wsp:rsid wsp:val=&quot;11A21AFC&quot;/&gt;&lt;wsp:rsid wsp:val=&quot;11A8475A&quot;/&gt;&lt;wsp:rsid wsp:val=&quot;11AC0588&quot;/&gt;&lt;wsp:rsid wsp:val=&quot;11AF94B1&quot;/&gt;&lt;wsp:rsid wsp:val=&quot;11B37A4A&quot;/&gt;&lt;wsp:rsid wsp:val=&quot;11BC9A5F&quot;/&gt;&lt;wsp:rsid wsp:val=&quot;11C4EB91&quot;/&gt;&lt;wsp:rsid wsp:val=&quot;11D43F8C&quot;/&gt;&lt;wsp:rsid wsp:val=&quot;11D7A47D&quot;/&gt;&lt;wsp:rsid wsp:val=&quot;11DC1F4A&quot;/&gt;&lt;wsp:rsid wsp:val=&quot;11E89B8E&quot;/&gt;&lt;wsp:rsid wsp:val=&quot;11EA55A1&quot;/&gt;&lt;wsp:rsid wsp:val=&quot;11F00AF0&quot;/&gt;&lt;wsp:rsid wsp:val=&quot;120AE29B&quot;/&gt;&lt;wsp:rsid wsp:val=&quot;120FDAC8&quot;/&gt;&lt;wsp:rsid wsp:val=&quot;12138A5A&quot;/&gt;&lt;wsp:rsid wsp:val=&quot;12159432&quot;/&gt;&lt;wsp:rsid wsp:val=&quot;121B47F8&quot;/&gt;&lt;wsp:rsid wsp:val=&quot;121D27C4&quot;/&gt;&lt;wsp:rsid wsp:val=&quot;12264D1E&quot;/&gt;&lt;wsp:rsid wsp:val=&quot;122963D1&quot;/&gt;&lt;wsp:rsid wsp:val=&quot;123ECD95&quot;/&gt;&lt;wsp:rsid wsp:val=&quot;1242DD65&quot;/&gt;&lt;wsp:rsid wsp:val=&quot;1245EE8E&quot;/&gt;&lt;wsp:rsid wsp:val=&quot;1263412C&quot;/&gt;&lt;wsp:rsid wsp:val=&quot;12658F8B&quot;/&gt;&lt;wsp:rsid wsp:val=&quot;1270D22A&quot;/&gt;&lt;wsp:rsid wsp:val=&quot;127634F8&quot;/&gt;&lt;wsp:rsid wsp:val=&quot;1285B25E&quot;/&gt;&lt;wsp:rsid wsp:val=&quot;1294BF17&quot;/&gt;&lt;wsp:rsid wsp:val=&quot;12B075E0&quot;/&gt;&lt;wsp:rsid wsp:val=&quot;12B1CCEC&quot;/&gt;&lt;wsp:rsid wsp:val=&quot;12B3225B&quot;/&gt;&lt;wsp:rsid wsp:val=&quot;12DD1E1E&quot;/&gt;&lt;wsp:rsid wsp:val=&quot;12E78003&quot;/&gt;&lt;wsp:rsid wsp:val=&quot;1305F41A&quot;/&gt;&lt;wsp:rsid wsp:val=&quot;132A01FF&quot;/&gt;&lt;wsp:rsid wsp:val=&quot;13353F66&quot;/&gt;&lt;wsp:rsid wsp:val=&quot;1338DED7&quot;/&gt;&lt;wsp:rsid wsp:val=&quot;133DF3A7&quot;/&gt;&lt;wsp:rsid wsp:val=&quot;136AA973&quot;/&gt;&lt;wsp:rsid wsp:val=&quot;1370D161&quot;/&gt;&lt;wsp:rsid wsp:val=&quot;1377EFAB&quot;/&gt;&lt;wsp:rsid wsp:val=&quot;137AE06E&quot;/&gt;&lt;wsp:rsid wsp:val=&quot;13C144D1&quot;/&gt;&lt;wsp:rsid wsp:val=&quot;13C1CE03&quot;/&gt;&lt;wsp:rsid wsp:val=&quot;13CFBFA0&quot;/&gt;&lt;wsp:rsid wsp:val=&quot;13D35570&quot;/&gt;&lt;wsp:rsid wsp:val=&quot;13E88430&quot;/&gt;&lt;wsp:rsid wsp:val=&quot;13F19272&quot;/&gt;&lt;wsp:rsid wsp:val=&quot;13F96E80&quot;/&gt;&lt;wsp:rsid wsp:val=&quot;13F971DA&quot;/&gt;&lt;wsp:rsid wsp:val=&quot;14044506&quot;/&gt;&lt;wsp:rsid wsp:val=&quot;140959C8&quot;/&gt;&lt;wsp:rsid wsp:val=&quot;140A1284&quot;/&gt;&lt;wsp:rsid wsp:val=&quot;140A2432&quot;/&gt;&lt;wsp:rsid wsp:val=&quot;1412AF24&quot;/&gt;&lt;wsp:rsid wsp:val=&quot;14141F17&quot;/&gt;&lt;wsp:rsid wsp:val=&quot;1418AE5E&quot;/&gt;&lt;wsp:rsid wsp:val=&quot;141BE150&quot;/&gt;&lt;wsp:rsid wsp:val=&quot;141C8891&quot;/&gt;&lt;wsp:rsid wsp:val=&quot;14232550&quot;/&gt;&lt;wsp:rsid wsp:val=&quot;1427450D&quot;/&gt;&lt;wsp:rsid wsp:val=&quot;142B8BD5&quot;/&gt;&lt;wsp:rsid wsp:val=&quot;14308F78&quot;/&gt;&lt;wsp:rsid wsp:val=&quot;1439C442&quot;/&gt;&lt;wsp:rsid wsp:val=&quot;143CE616&quot;/&gt;&lt;wsp:rsid wsp:val=&quot;146825EB&quot;/&gt;&lt;wsp:rsid wsp:val=&quot;146D5DCB&quot;/&gt;&lt;wsp:rsid wsp:val=&quot;1482C941&quot;/&gt;&lt;wsp:rsid wsp:val=&quot;148405FE&quot;/&gt;&lt;wsp:rsid wsp:val=&quot;148DCF42&quot;/&gt;&lt;wsp:rsid wsp:val=&quot;149216DC&quot;/&gt;&lt;wsp:rsid wsp:val=&quot;149A71F3&quot;/&gt;&lt;wsp:rsid wsp:val=&quot;149C5544&quot;/&gt;&lt;wsp:rsid wsp:val=&quot;149ED12B&quot;/&gt;&lt;wsp:rsid wsp:val=&quot;14A32BFF&quot;/&gt;&lt;wsp:rsid wsp:val=&quot;14A3613C&quot;/&gt;&lt;wsp:rsid wsp:val=&quot;14A7BC4E&quot;/&gt;&lt;wsp:rsid wsp:val=&quot;14A9D93F&quot;/&gt;&lt;wsp:rsid wsp:val=&quot;14AECBE7&quot;/&gt;&lt;wsp:rsid wsp:val=&quot;14C14D19&quot;/&gt;&lt;wsp:rsid wsp:val=&quot;14D6392B&quot;/&gt;&lt;wsp:rsid wsp:val=&quot;14D717D6&quot;/&gt;&lt;wsp:rsid wsp:val=&quot;14E35A59&quot;/&gt;&lt;wsp:rsid wsp:val=&quot;150338C6&quot;/&gt;&lt;wsp:rsid wsp:val=&quot;150AA2F2&quot;/&gt;&lt;wsp:rsid wsp:val=&quot;150DA6A5&quot;/&gt;&lt;wsp:rsid wsp:val=&quot;1510B88A&quot;/&gt;&lt;wsp:rsid wsp:val=&quot;15122C75&quot;/&gt;&lt;wsp:rsid wsp:val=&quot;151FA016&quot;/&gt;&lt;wsp:rsid wsp:val=&quot;1524C061&quot;/&gt;&lt;wsp:rsid wsp:val=&quot;1553A6BD&quot;/&gt;&lt;wsp:rsid wsp:val=&quot;1554F43F&quot;/&gt;&lt;wsp:rsid wsp:val=&quot;1566AB7D&quot;/&gt;&lt;wsp:rsid wsp:val=&quot;15715B3D&quot;/&gt;&lt;wsp:rsid wsp:val=&quot;15780A55&quot;/&gt;&lt;wsp:rsid wsp:val=&quot;157DD876&quot;/&gt;&lt;wsp:rsid wsp:val=&quot;15925CB9&quot;/&gt;&lt;wsp:rsid wsp:val=&quot;15937C72&quot;/&gt;&lt;wsp:rsid wsp:val=&quot;1595AB20&quot;/&gt;&lt;wsp:rsid wsp:val=&quot;1596D54C&quot;/&gt;&lt;wsp:rsid wsp:val=&quot;1597BAFC&quot;/&gt;&lt;wsp:rsid wsp:val=&quot;159926A5&quot;/&gt;&lt;wsp:rsid wsp:val=&quot;15A02818&quot;/&gt;&lt;wsp:rsid wsp:val=&quot;15AD0AB3&quot;/&gt;&lt;wsp:rsid wsp:val=&quot;15B769DA&quot;/&gt;&lt;wsp:rsid wsp:val=&quot;15BBB3F8&quot;/&gt;&lt;wsp:rsid wsp:val=&quot;15ED2E69&quot;/&gt;&lt;wsp:rsid wsp:val=&quot;15EF4F7C&quot;/&gt;&lt;wsp:rsid wsp:val=&quot;160F15A2&quot;/&gt;&lt;wsp:rsid wsp:val=&quot;160FE214&quot;/&gt;&lt;wsp:rsid wsp:val=&quot;1613787F&quot;/&gt;&lt;wsp:rsid wsp:val=&quot;16288B42&quot;/&gt;&lt;wsp:rsid wsp:val=&quot;16429F88&quot;/&gt;&lt;wsp:rsid wsp:val=&quot;1646ABFD&quot;/&gt;&lt;wsp:rsid wsp:val=&quot;16551867&quot;/&gt;&lt;wsp:rsid wsp:val=&quot;167803A0&quot;/&gt;&lt;wsp:rsid wsp:val=&quot;16788FF5&quot;/&gt;&lt;wsp:rsid wsp:val=&quot;167A273C&quot;/&gt;&lt;wsp:rsid wsp:val=&quot;168003F1&quot;/&gt;&lt;wsp:rsid wsp:val=&quot;16847971&quot;/&gt;&lt;wsp:rsid wsp:val=&quot;168E9537&quot;/&gt;&lt;wsp:rsid wsp:val=&quot;16952BE3&quot;/&gt;&lt;wsp:rsid wsp:val=&quot;16987555&quot;/&gt;&lt;wsp:rsid wsp:val=&quot;169E1000&quot;/&gt;&lt;wsp:rsid wsp:val=&quot;16A25596&quot;/&gt;&lt;wsp:rsid wsp:val=&quot;16A4ECFF&quot;/&gt;&lt;wsp:rsid wsp:val=&quot;16A75313&quot;/&gt;&lt;wsp:rsid wsp:val=&quot;16B8E59E&quot;/&gt;&lt;wsp:rsid wsp:val=&quot;16BAAE82&quot;/&gt;&lt;wsp:rsid wsp:val=&quot;16C6E4E3&quot;/&gt;&lt;wsp:rsid wsp:val=&quot;16CD3B63&quot;/&gt;&lt;wsp:rsid wsp:val=&quot;16D6A3E3&quot;/&gt;&lt;wsp:rsid wsp:val=&quot;16E0C9C8&quot;/&gt;&lt;wsp:rsid wsp:val=&quot;16E9E3EE&quot;/&gt;&lt;wsp:rsid wsp:val=&quot;16EF69D6&quot;/&gt;&lt;wsp:rsid wsp:val=&quot;170830EC&quot;/&gt;&lt;wsp:rsid wsp:val=&quot;170A83F6&quot;/&gt;&lt;wsp:rsid wsp:val=&quot;170B1B6E&quot;/&gt;&lt;wsp:rsid wsp:val=&quot;170D1CB2&quot;/&gt;&lt;wsp:rsid wsp:val=&quot;171CF474&quot;/&gt;&lt;wsp:rsid wsp:val=&quot;171D9367&quot;/&gt;&lt;wsp:rsid wsp:val=&quot;17286718&quot;/&gt;&lt;wsp:rsid wsp:val=&quot;172DFEA7&quot;/&gt;&lt;wsp:rsid wsp:val=&quot;172ECE1D&quot;/&gt;&lt;wsp:rsid wsp:val=&quot;172FB384&quot;/&gt;&lt;wsp:rsid wsp:val=&quot;1746F65A&quot;/&gt;&lt;wsp:rsid wsp:val=&quot;174D6CD3&quot;/&gt;&lt;wsp:rsid wsp:val=&quot;175918CE&quot;/&gt;&lt;wsp:rsid wsp:val=&quot;175AC612&quot;/&gt;&lt;wsp:rsid wsp:val=&quot;1777E4E0&quot;/&gt;&lt;wsp:rsid wsp:val=&quot;1781A7F3&quot;/&gt;&lt;wsp:rsid wsp:val=&quot;1792AE69&quot;/&gt;&lt;wsp:rsid wsp:val=&quot;179F538A&quot;/&gt;&lt;wsp:rsid wsp:val=&quot;17B0FA64&quot;/&gt;&lt;wsp:rsid wsp:val=&quot;17B3839E&quot;/&gt;&lt;wsp:rsid wsp:val=&quot;17BAFBBD&quot;/&gt;&lt;wsp:rsid wsp:val=&quot;17C13C85&quot;/&gt;&lt;wsp:rsid wsp:val=&quot;17CF8FE1&quot;/&gt;&lt;wsp:rsid wsp:val=&quot;17E827D2&quot;/&gt;&lt;wsp:rsid wsp:val=&quot;17E986DE&quot;/&gt;&lt;wsp:rsid wsp:val=&quot;17ED46DD&quot;/&gt;&lt;wsp:rsid wsp:val=&quot;180701DD&quot;/&gt;&lt;wsp:rsid wsp:val=&quot;180CE3A9&quot;/&gt;&lt;wsp:rsid wsp:val=&quot;1818FE18&quot;/&gt;&lt;wsp:rsid wsp:val=&quot;181963BB&quot;/&gt;&lt;wsp:rsid wsp:val=&quot;181DDEF5&quot;/&gt;&lt;wsp:rsid wsp:val=&quot;1824414E&quot;/&gt;&lt;wsp:rsid wsp:val=&quot;18289478&quot;/&gt;&lt;wsp:rsid wsp:val=&quot;182F6098&quot;/&gt;&lt;wsp:rsid wsp:val=&quot;18324510&quot;/&gt;&lt;wsp:rsid wsp:val=&quot;1842B62E&quot;/&gt;&lt;wsp:rsid wsp:val=&quot;184BD3AA&quot;/&gt;&lt;wsp:rsid wsp:val=&quot;184F15F3&quot;/&gt;&lt;wsp:rsid wsp:val=&quot;18564904&quot;/&gt;&lt;wsp:rsid wsp:val=&quot;1858993A&quot;/&gt;&lt;wsp:rsid wsp:val=&quot;1859FB7D&quot;/&gt;&lt;wsp:rsid wsp:val=&quot;185F1802&quot;/&gt;&lt;wsp:rsid wsp:val=&quot;18621993&quot;/&gt;&lt;wsp:rsid wsp:val=&quot;18712897&quot;/&gt;&lt;wsp:rsid wsp:val=&quot;1891138C&quot;/&gt;&lt;wsp:rsid wsp:val=&quot;18AF2654&quot;/&gt;&lt;wsp:rsid wsp:val=&quot;18B6F7B6&quot;/&gt;&lt;wsp:rsid wsp:val=&quot;18BF7815&quot;/&gt;&lt;wsp:rsid wsp:val=&quot;18C20B00&quot;/&gt;&lt;wsp:rsid wsp:val=&quot;18C92BDE&quot;/&gt;&lt;wsp:rsid wsp:val=&quot;18CD40A9&quot;/&gt;&lt;wsp:rsid wsp:val=&quot;18D1D0D6&quot;/&gt;&lt;wsp:rsid wsp:val=&quot;18DCFE24&quot;/&gt;&lt;wsp:rsid wsp:val=&quot;18EB1065&quot;/&gt;&lt;wsp:rsid wsp:val=&quot;18F14ACD&quot;/&gt;&lt;wsp:rsid wsp:val=&quot;18F82567&quot;/&gt;&lt;wsp:rsid wsp:val=&quot;18FEED7D&quot;/&gt;&lt;wsp:rsid wsp:val=&quot;190E4DBD&quot;/&gt;&lt;wsp:rsid wsp:val=&quot;19121487&quot;/&gt;&lt;wsp:rsid wsp:val=&quot;191827DA&quot;/&gt;&lt;wsp:rsid wsp:val=&quot;1918FD29&quot;/&gt;&lt;wsp:rsid wsp:val=&quot;19224A80&quot;/&gt;&lt;wsp:rsid wsp:val=&quot;1932214C&quot;/&gt;&lt;wsp:rsid wsp:val=&quot;194164D6&quot;/&gt;&lt;wsp:rsid wsp:val=&quot;194C5FA2&quot;/&gt;&lt;wsp:rsid wsp:val=&quot;194E8AB1&quot;/&gt;&lt;wsp:rsid wsp:val=&quot;194F53FF&quot;/&gt;&lt;wsp:rsid wsp:val=&quot;1958D450&quot;/&gt;&lt;wsp:rsid wsp:val=&quot;197E01EF&quot;/&gt;&lt;wsp:rsid wsp:val=&quot;198A3D39&quot;/&gt;&lt;wsp:rsid wsp:val=&quot;19A12DAC&quot;/&gt;&lt;wsp:rsid wsp:val=&quot;19A8B40A&quot;/&gt;&lt;wsp:rsid wsp:val=&quot;19AB3C7C&quot;/&gt;&lt;wsp:rsid wsp:val=&quot;19AE3B9D&quot;/&gt;&lt;wsp:rsid wsp:val=&quot;19C98617&quot;/&gt;&lt;wsp:rsid wsp:val=&quot;19DED358&quot;/&gt;&lt;wsp:rsid wsp:val=&quot;19EAE617&quot;/&gt;&lt;wsp:rsid wsp:val=&quot;1A08582C&quot;/&gt;&lt;wsp:rsid wsp:val=&quot;1A097072&quot;/&gt;&lt;wsp:rsid wsp:val=&quot;1A2A6000&quot;/&gt;&lt;wsp:rsid wsp:val=&quot;1A2BF7BB&quot;/&gt;&lt;wsp:rsid wsp:val=&quot;1A2F039A&quot;/&gt;&lt;wsp:rsid wsp:val=&quot;1A327F89&quot;/&gt;&lt;wsp:rsid wsp:val=&quot;1A3C0B2F&quot;/&gt;&lt;wsp:rsid wsp:val=&quot;1A413172&quot;/&gt;&lt;wsp:rsid wsp:val=&quot;1A41802B&quot;/&gt;&lt;wsp:rsid wsp:val=&quot;1A52E500&quot;/&gt;&lt;wsp:rsid wsp:val=&quot;1A59FE12&quot;/&gt;&lt;wsp:rsid wsp:val=&quot;1A5C8CB7&quot;/&gt;&lt;wsp:rsid wsp:val=&quot;1A64FC3F&quot;/&gt;&lt;wsp:rsid wsp:val=&quot;1A6518E5&quot;/&gt;&lt;wsp:rsid wsp:val=&quot;1A7FE0C3&quot;/&gt;&lt;wsp:rsid wsp:val=&quot;1A81F0A8&quot;/&gt;&lt;wsp:rsid wsp:val=&quot;1A8BF382&quot;/&gt;&lt;wsp:rsid wsp:val=&quot;1A9B3CD6&quot;/&gt;&lt;wsp:rsid wsp:val=&quot;1A9BE4AD&quot;/&gt;&lt;wsp:rsid wsp:val=&quot;1AB012F1&quot;/&gt;&lt;wsp:rsid wsp:val=&quot;1ABABE27&quot;/&gt;&lt;wsp:rsid wsp:val=&quot;1AC4B604&quot;/&gt;&lt;wsp:rsid wsp:val=&quot;1AC4C0F5&quot;/&gt;&lt;wsp:rsid wsp:val=&quot;1AC519C8&quot;/&gt;&lt;wsp:rsid wsp:val=&quot;1AC6813A&quot;/&gt;&lt;wsp:rsid wsp:val=&quot;1AC91513&quot;/&gt;&lt;wsp:rsid wsp:val=&quot;1AD9BB49&quot;/&gt;&lt;wsp:rsid wsp:val=&quot;1ADCDBBE&quot;/&gt;&lt;wsp:rsid wsp:val=&quot;1AE107DD&quot;/&gt;&lt;wsp:rsid wsp:val=&quot;1AEC447F&quot;/&gt;&lt;wsp:rsid wsp:val=&quot;1AF3908A&quot;/&gt;&lt;wsp:rsid wsp:val=&quot;1AFAB8B0&quot;/&gt;&lt;wsp:rsid wsp:val=&quot;1AFB8718&quot;/&gt;&lt;wsp:rsid wsp:val=&quot;1B055D59&quot;/&gt;&lt;wsp:rsid wsp:val=&quot;1B2C4594&quot;/&gt;&lt;wsp:rsid wsp:val=&quot;1B470CDD&quot;/&gt;&lt;wsp:rsid wsp:val=&quot;1B4B0CF6&quot;/&gt;&lt;wsp:rsid wsp:val=&quot;1B4C0118&quot;/&gt;&lt;wsp:rsid wsp:val=&quot;1B546CDD&quot;/&gt;&lt;wsp:rsid wsp:val=&quot;1B70050C&quot;/&gt;&lt;wsp:rsid wsp:val=&quot;1B830190&quot;/&gt;&lt;wsp:rsid wsp:val=&quot;1B84C7DF&quot;/&gt;&lt;wsp:rsid wsp:val=&quot;1B877582&quot;/&gt;&lt;wsp:rsid wsp:val=&quot;1B944447&quot;/&gt;&lt;wsp:rsid wsp:val=&quot;1BA0D097&quot;/&gt;&lt;wsp:rsid wsp:val=&quot;1BAA7732&quot;/&gt;&lt;wsp:rsid wsp:val=&quot;1BAAA4C0&quot;/&gt;&lt;wsp:rsid wsp:val=&quot;1BB2C896&quot;/&gt;&lt;wsp:rsid wsp:val=&quot;1BC9ACEC&quot;/&gt;&lt;wsp:rsid wsp:val=&quot;1BCC62B4&quot;/&gt;&lt;wsp:rsid wsp:val=&quot;1BD4A68A&quot;/&gt;&lt;wsp:rsid wsp:val=&quot;1BE37A27&quot;/&gt;&lt;wsp:rsid wsp:val=&quot;1BE6D6AE&quot;/&gt;&lt;wsp:rsid wsp:val=&quot;1BE9C993&quot;/&gt;&lt;wsp:rsid wsp:val=&quot;1C015C91&quot;/&gt;&lt;wsp:rsid wsp:val=&quot;1C1C001E&quot;/&gt;&lt;wsp:rsid wsp:val=&quot;1C1E8157&quot;/&gt;&lt;wsp:rsid wsp:val=&quot;1C1F28A7&quot;/&gt;&lt;wsp:rsid wsp:val=&quot;1C414D7D&quot;/&gt;&lt;wsp:rsid wsp:val=&quot;1C430C71&quot;/&gt;&lt;wsp:rsid wsp:val=&quot;1C64713A&quot;/&gt;&lt;wsp:rsid wsp:val=&quot;1C6CB88D&quot;/&gt;&lt;wsp:rsid wsp:val=&quot;1C6D0316&quot;/&gt;&lt;wsp:rsid wsp:val=&quot;1C735A3F&quot;/&gt;&lt;wsp:rsid wsp:val=&quot;1C840064&quot;/&gt;&lt;wsp:rsid wsp:val=&quot;1C9594DA&quot;/&gt;&lt;wsp:rsid wsp:val=&quot;1C95AEED&quot;/&gt;&lt;wsp:rsid wsp:val=&quot;1C975779&quot;/&gt;&lt;wsp:rsid wsp:val=&quot;1C9F47CD&quot;/&gt;&lt;wsp:rsid wsp:val=&quot;1CB4D8B1&quot;/&gt;&lt;wsp:rsid wsp:val=&quot;1CE5F263&quot;/&gt;&lt;wsp:rsid wsp:val=&quot;1CF90615&quot;/&gt;&lt;wsp:rsid wsp:val=&quot;1CFBC247&quot;/&gt;&lt;wsp:rsid wsp:val=&quot;1D0BC280&quot;/&gt;&lt;wsp:rsid wsp:val=&quot;1D0E2FF3&quot;/&gt;&lt;wsp:rsid wsp:val=&quot;1D16E46B&quot;/&gt;&lt;wsp:rsid wsp:val=&quot;1D216C14&quot;/&gt;&lt;wsp:rsid wsp:val=&quot;1D300CC8&quot;/&gt;&lt;wsp:rsid wsp:val=&quot;1D32B5F0&quot;/&gt;&lt;wsp:rsid wsp:val=&quot;1D3A028A&quot;/&gt;&lt;wsp:rsid wsp:val=&quot;1D4A3C78&quot;/&gt;&lt;wsp:rsid wsp:val=&quot;1D50DCEC&quot;/&gt;&lt;wsp:rsid wsp:val=&quot;1D5DBB11&quot;/&gt;&lt;wsp:rsid wsp:val=&quot;1D5EAE2E&quot;/&gt;&lt;wsp:rsid wsp:val=&quot;1D6B29F0&quot;/&gt;&lt;wsp:rsid wsp:val=&quot;1D70F8BE&quot;/&gt;&lt;wsp:rsid wsp:val=&quot;1D7174C4&quot;/&gt;&lt;wsp:rsid wsp:val=&quot;1D8754F8&quot;/&gt;&lt;wsp:rsid wsp:val=&quot;1D9C9D01&quot;/&gt;&lt;wsp:rsid wsp:val=&quot;1DA541F9&quot;/&gt;&lt;wsp:rsid wsp:val=&quot;1DB0DA96&quot;/&gt;&lt;wsp:rsid wsp:val=&quot;1DC227C6&quot;/&gt;&lt;wsp:rsid wsp:val=&quot;1DD74D4E&quot;/&gt;&lt;wsp:rsid wsp:val=&quot;1DDDA60F&quot;/&gt;&lt;wsp:rsid wsp:val=&quot;1DE00327&quot;/&gt;&lt;wsp:rsid wsp:val=&quot;1DE0AF27&quot;/&gt;&lt;wsp:rsid wsp:val=&quot;1DECACE9&quot;/&gt;&lt;wsp:rsid wsp:val=&quot;1E11C701&quot;/&gt;&lt;wsp:rsid wsp:val=&quot;1E23A6E5&quot;/&gt;&lt;wsp:rsid wsp:val=&quot;1E281B35&quot;/&gt;&lt;wsp:rsid wsp:val=&quot;1E3489A8&quot;/&gt;&lt;wsp:rsid wsp:val=&quot;1E3D6F1D&quot;/&gt;&lt;wsp:rsid wsp:val=&quot;1E645FF3&quot;/&gt;&lt;wsp:rsid wsp:val=&quot;1E67EC37&quot;/&gt;&lt;wsp:rsid wsp:val=&quot;1E6B9EB7&quot;/&gt;&lt;wsp:rsid wsp:val=&quot;1E6E3ACA&quot;/&gt;&lt;wsp:rsid wsp:val=&quot;1E7276B3&quot;/&gt;&lt;wsp:rsid wsp:val=&quot;1E7F4AA8&quot;/&gt;&lt;wsp:rsid wsp:val=&quot;1E8995FA&quot;/&gt;&lt;wsp:rsid wsp:val=&quot;1E8F102E&quot;/&gt;&lt;wsp:rsid wsp:val=&quot;1EA5324D&quot;/&gt;&lt;wsp:rsid wsp:val=&quot;1EA77C0A&quot;/&gt;&lt;wsp:rsid wsp:val=&quot;1EAAE261&quot;/&gt;&lt;wsp:rsid wsp:val=&quot;1EB1E7E4&quot;/&gt;&lt;wsp:rsid wsp:val=&quot;1EB2651F&quot;/&gt;&lt;wsp:rsid wsp:val=&quot;1EBCEEE5&quot;/&gt;&lt;wsp:rsid wsp:val=&quot;1EBD3CA0&quot;/&gt;&lt;wsp:rsid wsp:val=&quot;1EC3C239&quot;/&gt;&lt;wsp:rsid wsp:val=&quot;1EC3F783&quot;/&gt;&lt;wsp:rsid wsp:val=&quot;1ECCFD2F&quot;/&gt;&lt;wsp:rsid wsp:val=&quot;1ECE8DF8&quot;/&gt;&lt;wsp:rsid wsp:val=&quot;1ED378F3&quot;/&gt;&lt;wsp:rsid wsp:val=&quot;1ED8F4A2&quot;/&gt;&lt;wsp:rsid wsp:val=&quot;1EDE2540&quot;/&gt;&lt;wsp:rsid wsp:val=&quot;1EDED4CE&quot;/&gt;&lt;wsp:rsid wsp:val=&quot;1EE095E6&quot;/&gt;&lt;wsp:rsid wsp:val=&quot;1EE564A2&quot;/&gt;&lt;wsp:rsid wsp:val=&quot;1EEC7E80&quot;/&gt;&lt;wsp:rsid wsp:val=&quot;1EEEB2EE&quot;/&gt;&lt;wsp:rsid wsp:val=&quot;1EFFE081&quot;/&gt;&lt;wsp:rsid wsp:val=&quot;1F1A58C1&quot;/&gt;&lt;wsp:rsid wsp:val=&quot;1F236542&quot;/&gt;&lt;wsp:rsid wsp:val=&quot;1F24C28C&quot;/&gt;&lt;wsp:rsid wsp:val=&quot;1F26E188&quot;/&gt;&lt;wsp:rsid wsp:val=&quot;1F453086&quot;/&gt;&lt;wsp:rsid wsp:val=&quot;1F5BB0DF&quot;/&gt;&lt;wsp:rsid wsp:val=&quot;1F6B16A6&quot;/&gt;&lt;wsp:rsid wsp:val=&quot;1F6DB30E&quot;/&gt;&lt;wsp:rsid wsp:val=&quot;1F7B1045&quot;/&gt;&lt;wsp:rsid wsp:val=&quot;1F8C67B3&quot;/&gt;&lt;wsp:rsid wsp:val=&quot;1F961A31&quot;/&gt;&lt;wsp:rsid wsp:val=&quot;1F9B2303&quot;/&gt;&lt;wsp:rsid wsp:val=&quot;1FA67F9F&quot;/&gt;&lt;wsp:rsid wsp:val=&quot;1FC5828D&quot;/&gt;&lt;wsp:rsid wsp:val=&quot;1FC6B6B4&quot;/&gt;&lt;wsp:rsid wsp:val=&quot;1FCCB7E7&quot;/&gt;&lt;wsp:rsid wsp:val=&quot;1FD016AC&quot;/&gt;&lt;wsp:rsid wsp:val=&quot;1FEB6B14&quot;/&gt;&lt;wsp:rsid wsp:val=&quot;1FFB4CC5&quot;/&gt;&lt;wsp:rsid wsp:val=&quot;1FFD1995&quot;/&gt;&lt;wsp:rsid wsp:val=&quot;200D1774&quot;/&gt;&lt;wsp:rsid wsp:val=&quot;2017F58E&quot;/&gt;&lt;wsp:rsid wsp:val=&quot;201AADF7&quot;/&gt;&lt;wsp:rsid wsp:val=&quot;201C2C32&quot;/&gt;&lt;wsp:rsid wsp:val=&quot;2027F0EC&quot;/&gt;&lt;wsp:rsid wsp:val=&quot;204E852D&quot;/&gt;&lt;wsp:rsid wsp:val=&quot;20558011&quot;/&gt;&lt;wsp:rsid wsp:val=&quot;20571426&quot;/&gt;&lt;wsp:rsid wsp:val=&quot;20578821&quot;/&gt;&lt;wsp:rsid wsp:val=&quot;20582343&quot;/&gt;&lt;wsp:rsid wsp:val=&quot;2064D711&quot;/&gt;&lt;wsp:rsid wsp:val=&quot;206881B5&quot;/&gt;&lt;wsp:rsid wsp:val=&quot;206BD3F4&quot;/&gt;&lt;wsp:rsid wsp:val=&quot;2076865A&quot;/&gt;&lt;wsp:rsid wsp:val=&quot;207E6B51&quot;/&gt;&lt;wsp:rsid wsp:val=&quot;207E93B5&quot;/&gt;&lt;wsp:rsid wsp:val=&quot;20846EFA&quot;/&gt;&lt;wsp:rsid wsp:val=&quot;20AA75D0&quot;/&gt;&lt;wsp:rsid wsp:val=&quot;20AAF760&quot;/&gt;&lt;wsp:rsid wsp:val=&quot;20B5BEE2&quot;/&gt;&lt;wsp:rsid wsp:val=&quot;20B631D8&quot;/&gt;&lt;wsp:rsid wsp:val=&quot;20B9F4CC&quot;/&gt;&lt;wsp:rsid wsp:val=&quot;20C3BA5E&quot;/&gt;&lt;wsp:rsid wsp:val=&quot;20D4418C&quot;/&gt;&lt;wsp:rsid wsp:val=&quot;20DFBD4E&quot;/&gt;&lt;wsp:rsid wsp:val=&quot;20EF73FC&quot;/&gt;&lt;wsp:rsid wsp:val=&quot;20F3C623&quot;/&gt;&lt;wsp:rsid wsp:val=&quot;20FD1BC1&quot;/&gt;&lt;wsp:rsid wsp:val=&quot;21045ED2&quot;/&gt;&lt;wsp:rsid wsp:val=&quot;2107D3A0&quot;/&gt;&lt;wsp:rsid wsp:val=&quot;210D45BC&quot;/&gt;&lt;wsp:rsid wsp:val=&quot;21104E38&quot;/&gt;&lt;wsp:rsid wsp:val=&quot;2110E64E&quot;/&gt;&lt;wsp:rsid wsp:val=&quot;21158A16&quot;/&gt;&lt;wsp:rsid wsp:val=&quot;214554A9&quot;/&gt;&lt;wsp:rsid wsp:val=&quot;214F27F2&quot;/&gt;&lt;wsp:rsid wsp:val=&quot;2152C5A6&quot;/&gt;&lt;wsp:rsid wsp:val=&quot;2156EB0A&quot;/&gt;&lt;wsp:rsid wsp:val=&quot;2158F9BA&quot;/&gt;&lt;wsp:rsid wsp:val=&quot;21599C96&quot;/&gt;&lt;wsp:rsid wsp:val=&quot;215E241A&quot;/&gt;&lt;wsp:rsid wsp:val=&quot;21606511&quot;/&gt;&lt;wsp:rsid wsp:val=&quot;216BC77D&quot;/&gt;&lt;wsp:rsid wsp:val=&quot;21720A73&quot;/&gt;&lt;wsp:rsid wsp:val=&quot;2174C783&quot;/&gt;&lt;wsp:rsid wsp:val=&quot;21A85E8F&quot;/&gt;&lt;wsp:rsid wsp:val=&quot;21B65CD1&quot;/&gt;&lt;wsp:rsid wsp:val=&quot;21BFCA60&quot;/&gt;&lt;wsp:rsid wsp:val=&quot;21C7D1AE&quot;/&gt;&lt;wsp:rsid wsp:val=&quot;21D65F0E&quot;/&gt;&lt;wsp:rsid wsp:val=&quot;21DB76F9&quot;/&gt;&lt;wsp:rsid wsp:val=&quot;21E2FCE1&quot;/&gt;&lt;wsp:rsid wsp:val=&quot;21EA5D6E&quot;/&gt;&lt;wsp:rsid wsp:val=&quot;21EB5E43&quot;/&gt;&lt;wsp:rsid wsp:val=&quot;21F4F301&quot;/&gt;&lt;wsp:rsid wsp:val=&quot;21F935CF&quot;/&gt;&lt;wsp:rsid wsp:val=&quot;2201D0D2&quot;/&gt;&lt;wsp:rsid wsp:val=&quot;2209978A&quot;/&gt;&lt;wsp:rsid wsp:val=&quot;220DC55D&quot;/&gt;&lt;wsp:rsid wsp:val=&quot;220E33FB&quot;/&gt;&lt;wsp:rsid wsp:val=&quot;220E79A2&quot;/&gt;&lt;wsp:rsid wsp:val=&quot;2211136B&quot;/&gt;&lt;wsp:rsid wsp:val=&quot;221BF468&quot;/&gt;&lt;wsp:rsid wsp:val=&quot;22389768&quot;/&gt;&lt;wsp:rsid wsp:val=&quot;2254C80F&quot;/&gt;&lt;wsp:rsid wsp:val=&quot;22620488&quot;/&gt;&lt;wsp:rsid wsp:val=&quot;22834A90&quot;/&gt;&lt;wsp:rsid wsp:val=&quot;22931B19&quot;/&gt;&lt;wsp:rsid wsp:val=&quot;22A52ECB&quot;/&gt;&lt;wsp:rsid wsp:val=&quot;22C6762C&quot;/&gt;&lt;wsp:rsid wsp:val=&quot;22DC449A&quot;/&gt;&lt;wsp:rsid wsp:val=&quot;22F5B2D3&quot;/&gt;&lt;wsp:rsid wsp:val=&quot;22F88F99&quot;/&gt;&lt;wsp:rsid wsp:val=&quot;2305F755&quot;/&gt;&lt;wsp:rsid wsp:val=&quot;2308781B&quot;/&gt;&lt;wsp:rsid wsp:val=&quot;231AB9A9&quot;/&gt;&lt;wsp:rsid wsp:val=&quot;233E4605&quot;/&gt;&lt;wsp:rsid wsp:val=&quot;2344A736&quot;/&gt;&lt;wsp:rsid wsp:val=&quot;2359748D&quot;/&gt;&lt;wsp:rsid wsp:val=&quot;23632F12&quot;/&gt;&lt;wsp:rsid wsp:val=&quot;23661864&quot;/&gt;&lt;wsp:rsid wsp:val=&quot;2369CDD0&quot;/&gt;&lt;wsp:rsid wsp:val=&quot;2370DD7C&quot;/&gt;&lt;wsp:rsid wsp:val=&quot;23743B5D&quot;/&gt;&lt;wsp:rsid wsp:val=&quot;237F4ED2&quot;/&gt;&lt;wsp:rsid wsp:val=&quot;238283D8&quot;/&gt;&lt;wsp:rsid wsp:val=&quot;23883E5D&quot;/&gt;&lt;wsp:rsid wsp:val=&quot;2389AE43&quot;/&gt;&lt;wsp:rsid wsp:val=&quot;238CA269&quot;/&gt;&lt;wsp:rsid wsp:val=&quot;2394DB3A&quot;/&gt;&lt;wsp:rsid wsp:val=&quot;239BF0B3&quot;/&gt;&lt;wsp:rsid wsp:val=&quot;23B70081&quot;/&gt;&lt;wsp:rsid wsp:val=&quot;23B8D5C5&quot;/&gt;&lt;wsp:rsid wsp:val=&quot;23C03222&quot;/&gt;&lt;wsp:rsid wsp:val=&quot;23CA4A02&quot;/&gt;&lt;wsp:rsid wsp:val=&quot;23D537A1&quot;/&gt;&lt;wsp:rsid wsp:val=&quot;23D7B10D&quot;/&gt;&lt;wsp:rsid wsp:val=&quot;23DFA757&quot;/&gt;&lt;wsp:rsid wsp:val=&quot;23E3C712&quot;/&gt;&lt;wsp:rsid wsp:val=&quot;23EA76D3&quot;/&gt;&lt;wsp:rsid wsp:val=&quot;23EF3C0C&quot;/&gt;&lt;wsp:rsid wsp:val=&quot;23EFD3C5&quot;/&gt;&lt;wsp:rsid wsp:val=&quot;23F60B1C&quot;/&gt;&lt;wsp:rsid wsp:val=&quot;23FECCC2&quot;/&gt;&lt;wsp:rsid wsp:val=&quot;24014443&quot;/&gt;&lt;wsp:rsid wsp:val=&quot;2404A029&quot;/&gt;&lt;wsp:rsid wsp:val=&quot;240F46C2&quot;/&gt;&lt;wsp:rsid wsp:val=&quot;242CD1F1&quot;/&gt;&lt;wsp:rsid wsp:val=&quot;242E0E26&quot;/&gt;&lt;wsp:rsid wsp:val=&quot;2430C216&quot;/&gt;&lt;wsp:rsid wsp:val=&quot;24337F8E&quot;/&gt;&lt;wsp:rsid wsp:val=&quot;2434024F&quot;/&gt;&lt;wsp:rsid wsp:val=&quot;24382754&quot;/&gt;&lt;wsp:rsid wsp:val=&quot;2447639A&quot;/&gt;&lt;wsp:rsid wsp:val=&quot;2455A33D&quot;/&gt;&lt;wsp:rsid wsp:val=&quot;245D4367&quot;/&gt;&lt;wsp:rsid wsp:val=&quot;24770C1D&quot;/&gt;&lt;wsp:rsid wsp:val=&quot;2479F0C2&quot;/&gt;&lt;wsp:rsid wsp:val=&quot;24845699&quot;/&gt;&lt;wsp:rsid wsp:val=&quot;2494C961&quot;/&gt;&lt;wsp:rsid wsp:val=&quot;2496C609&quot;/&gt;&lt;wsp:rsid wsp:val=&quot;249C01B6&quot;/&gt;&lt;wsp:rsid wsp:val=&quot;24A66570&quot;/&gt;&lt;wsp:rsid wsp:val=&quot;24A70584&quot;/&gt;&lt;wsp:rsid wsp:val=&quot;24C79D24&quot;/&gt;&lt;wsp:rsid wsp:val=&quot;24CCA111&quot;/&gt;&lt;wsp:rsid wsp:val=&quot;24D1BC84&quot;/&gt;&lt;wsp:rsid wsp:val=&quot;24DF11E9&quot;/&gt;&lt;wsp:rsid wsp:val=&quot;24E9276B&quot;/&gt;&lt;wsp:rsid wsp:val=&quot;24FCAFE9&quot;/&gt;&lt;wsp:rsid wsp:val=&quot;2501A9B1&quot;/&gt;&lt;wsp:rsid wsp:val=&quot;25059E31&quot;/&gt;&lt;wsp:rsid wsp:val=&quot;2505C0E1&quot;/&gt;&lt;wsp:rsid wsp:val=&quot;25161E6F&quot;/&gt;&lt;wsp:rsid wsp:val=&quot;2519982A&quot;/&gt;&lt;wsp:rsid wsp:val=&quot;25311F67&quot;/&gt;&lt;wsp:rsid wsp:val=&quot;25322FD4&quot;/&gt;&lt;wsp:rsid wsp:val=&quot;25367B2E&quot;/&gt;&lt;wsp:rsid wsp:val=&quot;253C2DCA&quot;/&gt;&lt;wsp:rsid wsp:val=&quot;253CA854&quot;/&gt;&lt;wsp:rsid wsp:val=&quot;2547A957&quot;/&gt;&lt;wsp:rsid wsp:val=&quot;25517000&quot;/&gt;&lt;wsp:rsid wsp:val=&quot;25584C43&quot;/&gt;&lt;wsp:rsid wsp:val=&quot;255E4066&quot;/&gt;&lt;wsp:rsid wsp:val=&quot;25641465&quot;/&gt;&lt;wsp:rsid wsp:val=&quot;2573A491&quot;/&gt;&lt;wsp:rsid wsp:val=&quot;257A9D2D&quot;/&gt;&lt;wsp:rsid wsp:val=&quot;257F372D&quot;/&gt;&lt;wsp:rsid wsp:val=&quot;258687DF&quot;/&gt;&lt;wsp:rsid wsp:val=&quot;258B800D&quot;/&gt;&lt;wsp:rsid wsp:val=&quot;2590DEDF&quot;/&gt;&lt;wsp:rsid wsp:val=&quot;25953300&quot;/&gt;&lt;wsp:rsid wsp:val=&quot;25ACBC2C&quot;/&gt;&lt;wsp:rsid wsp:val=&quot;25DF4376&quot;/&gt;&lt;wsp:rsid wsp:val=&quot;25E5DD03&quot;/&gt;&lt;wsp:rsid wsp:val=&quot;2606692B&quot;/&gt;&lt;wsp:rsid wsp:val=&quot;2608E537&quot;/&gt;&lt;wsp:rsid wsp:val=&quot;2612B4C3&quot;/&gt;&lt;wsp:rsid wsp:val=&quot;2615C123&quot;/&gt;&lt;wsp:rsid wsp:val=&quot;26188E48&quot;/&gt;&lt;wsp:rsid wsp:val=&quot;2631926F&quot;/&gt;&lt;wsp:rsid wsp:val=&quot;2639B0AC&quot;/&gt;&lt;wsp:rsid wsp:val=&quot;264D1AA9&quot;/&gt;&lt;wsp:rsid wsp:val=&quot;26514127&quot;/&gt;&lt;wsp:rsid wsp:val=&quot;265212AD&quot;/&gt;&lt;wsp:rsid wsp:val=&quot;265352D1&quot;/&gt;&lt;wsp:rsid wsp:val=&quot;2655BAAD&quot;/&gt;&lt;wsp:rsid wsp:val=&quot;26605A40&quot;/&gt;&lt;wsp:rsid wsp:val=&quot;2664603B&quot;/&gt;&lt;wsp:rsid wsp:val=&quot;266BF2CF&quot;/&gt;&lt;wsp:rsid wsp:val=&quot;267F09D1&quot;/&gt;&lt;wsp:rsid wsp:val=&quot;26800474&quot;/&gt;&lt;wsp:rsid wsp:val=&quot;268D2666&quot;/&gt;&lt;wsp:rsid wsp:val=&quot;26910C3D&quot;/&gt;&lt;wsp:rsid wsp:val=&quot;2691555B&quot;/&gt;&lt;wsp:rsid wsp:val=&quot;2691F485&quot;/&gt;&lt;wsp:rsid wsp:val=&quot;26A3C083&quot;/&gt;&lt;wsp:rsid wsp:val=&quot;26BDC6B1&quot;/&gt;&lt;wsp:rsid wsp:val=&quot;26C73A2F&quot;/&gt;&lt;wsp:rsid wsp:val=&quot;26C9A266&quot;/&gt;&lt;wsp:rsid wsp:val=&quot;26CD4F08&quot;/&gt;&lt;wsp:rsid wsp:val=&quot;26D6F6EE&quot;/&gt;&lt;wsp:rsid wsp:val=&quot;26DDBA88&quot;/&gt;&lt;wsp:rsid wsp:val=&quot;26E7A7B9&quot;/&gt;&lt;wsp:rsid wsp:val=&quot;26F07687&quot;/&gt;&lt;wsp:rsid wsp:val=&quot;26F64DC8&quot;/&gt;&lt;wsp:rsid wsp:val=&quot;26FDDC08&quot;/&gt;&lt;wsp:rsid wsp:val=&quot;2716DEE5&quot;/&gt;&lt;wsp:rsid wsp:val=&quot;27176E96&quot;/&gt;&lt;wsp:rsid wsp:val=&quot;2724042D&quot;/&gt;&lt;wsp:rsid wsp:val=&quot;2724EF4C&quot;/&gt;&lt;wsp:rsid wsp:val=&quot;27254BB7&quot;/&gt;&lt;wsp:rsid wsp:val=&quot;272DCB42&quot;/&gt;&lt;wsp:rsid wsp:val=&quot;273C901C&quot;/&gt;&lt;wsp:rsid wsp:val=&quot;273CFC36&quot;/&gt;&lt;wsp:rsid wsp:val=&quot;27461D5E&quot;/&gt;&lt;wsp:rsid wsp:val=&quot;274C0B09&quot;/&gt;&lt;wsp:rsid wsp:val=&quot;27516AD2&quot;/&gt;&lt;wsp:rsid wsp:val=&quot;276B8962&quot;/&gt;&lt;wsp:rsid wsp:val=&quot;277C3E6B&quot;/&gt;&lt;wsp:rsid wsp:val=&quot;277EA951&quot;/&gt;&lt;wsp:rsid wsp:val=&quot;278327C2&quot;/&gt;&lt;wsp:rsid wsp:val=&quot;2798AEF7&quot;/&gt;&lt;wsp:rsid wsp:val=&quot;27995F7C&quot;/&gt;&lt;wsp:rsid wsp:val=&quot;27A20663&quot;/&gt;&lt;wsp:rsid wsp:val=&quot;27A2398C&quot;/&gt;&lt;wsp:rsid wsp:val=&quot;27AC0604&quot;/&gt;&lt;wsp:rsid wsp:val=&quot;27AFB5BD&quot;/&gt;&lt;wsp:rsid wsp:val=&quot;27B114DA&quot;/&gt;&lt;wsp:rsid wsp:val=&quot;27B2F0E8&quot;/&gt;&lt;wsp:rsid wsp:val=&quot;27FA4637&quot;/&gt;&lt;wsp:rsid wsp:val=&quot;280A58B8&quot;/&gt;&lt;wsp:rsid wsp:val=&quot;28109A41&quot;/&gt;&lt;wsp:rsid wsp:val=&quot;283720E5&quot;/&gt;&lt;wsp:rsid wsp:val=&quot;283846C5&quot;/&gt;&lt;wsp:rsid wsp:val=&quot;283E5B22&quot;/&gt;&lt;wsp:rsid wsp:val=&quot;28504627&quot;/&gt;&lt;wsp:rsid wsp:val=&quot;2853F23B&quot;/&gt;&lt;wsp:rsid wsp:val=&quot;2861CC50&quot;/&gt;&lt;wsp:rsid wsp:val=&quot;2876D039&quot;/&gt;&lt;wsp:rsid wsp:val=&quot;287B9010&quot;/&gt;&lt;wsp:rsid wsp:val=&quot;288910C2&quot;/&gt;&lt;wsp:rsid wsp:val=&quot;288C46E8&quot;/&gt;&lt;wsp:rsid wsp:val=&quot;28A8F111&quot;/&gt;&lt;wsp:rsid wsp:val=&quot;28AD59ED&quot;/&gt;&lt;wsp:rsid wsp:val=&quot;28B062E9&quot;/&gt;&lt;wsp:rsid wsp:val=&quot;28B7C0F6&quot;/&gt;&lt;wsp:rsid wsp:val=&quot;28C44FBF&quot;/&gt;&lt;wsp:rsid wsp:val=&quot;28CBA0BF&quot;/&gt;&lt;wsp:rsid wsp:val=&quot;28CD1B80&quot;/&gt;&lt;wsp:rsid wsp:val=&quot;28CD3829&quot;/&gt;&lt;wsp:rsid wsp:val=&quot;28E3646A&quot;/&gt;&lt;wsp:rsid wsp:val=&quot;28F2911E&quot;/&gt;&lt;wsp:rsid wsp:val=&quot;291734F7&quot;/&gt;&lt;wsp:rsid wsp:val=&quot;29236BBB&quot;/&gt;&lt;wsp:rsid wsp:val=&quot;292E5382&quot;/&gt;&lt;wsp:rsid wsp:val=&quot;29391DA4&quot;/&gt;&lt;wsp:rsid wsp:val=&quot;29394325&quot;/&gt;&lt;wsp:rsid wsp:val=&quot;293A8B97&quot;/&gt;&lt;wsp:rsid wsp:val=&quot;295870CD&quot;/&gt;&lt;wsp:rsid wsp:val=&quot;2962F1F8&quot;/&gt;&lt;wsp:rsid wsp:val=&quot;296613B8&quot;/&gt;&lt;wsp:rsid wsp:val=&quot;297DDCBE&quot;/&gt;&lt;wsp:rsid wsp:val=&quot;2984EC73&quot;/&gt;&lt;wsp:rsid wsp:val=&quot;298C261F&quot;/&gt;&lt;wsp:rsid wsp:val=&quot;2993EBA5&quot;/&gt;&lt;wsp:rsid wsp:val=&quot;299964C3&quot;/&gt;&lt;wsp:rsid wsp:val=&quot;29AA7AB9&quot;/&gt;&lt;wsp:rsid wsp:val=&quot;29B56518&quot;/&gt;&lt;wsp:rsid wsp:val=&quot;29BF93D4&quot;/&gt;&lt;wsp:rsid wsp:val=&quot;29C6C55A&quot;/&gt;&lt;wsp:rsid wsp:val=&quot;29D90F54&quot;/&gt;&lt;wsp:rsid wsp:val=&quot;29F50CC7&quot;/&gt;&lt;wsp:rsid wsp:val=&quot;29F8BF29&quot;/&gt;&lt;wsp:rsid wsp:val=&quot;2A04749C&quot;/&gt;&lt;wsp:rsid wsp:val=&quot;2A165FB0&quot;/&gt;&lt;wsp:rsid wsp:val=&quot;2A2B0223&quot;/&gt;&lt;wsp:rsid wsp:val=&quot;2A4B4716&quot;/&gt;&lt;wsp:rsid wsp:val=&quot;2A56768C&quot;/&gt;&lt;wsp:rsid wsp:val=&quot;2A5CA4F8&quot;/&gt;&lt;wsp:rsid wsp:val=&quot;2A66F3A3&quot;/&gt;&lt;wsp:rsid wsp:val=&quot;2A6E08C2&quot;/&gt;&lt;wsp:rsid wsp:val=&quot;2A6FCC41&quot;/&gt;&lt;wsp:rsid wsp:val=&quot;2A75316E&quot;/&gt;&lt;wsp:rsid wsp:val=&quot;2A79F5F3&quot;/&gt;&lt;wsp:rsid wsp:val=&quot;2A7F0E40&quot;/&gt;&lt;wsp:rsid wsp:val=&quot;2A8B5C39&quot;/&gt;&lt;wsp:rsid wsp:val=&quot;2A937F80&quot;/&gt;&lt;wsp:rsid wsp:val=&quot;2AA0686C&quot;/&gt;&lt;wsp:rsid wsp:val=&quot;2AACE6B1&quot;/&gt;&lt;wsp:rsid wsp:val=&quot;2AD2D434&quot;/&gt;&lt;wsp:rsid wsp:val=&quot;2AF547FD&quot;/&gt;&lt;wsp:rsid wsp:val=&quot;2AF85B47&quot;/&gt;&lt;wsp:rsid wsp:val=&quot;2AFEDF42&quot;/&gt;&lt;wsp:rsid wsp:val=&quot;2B0D95C3&quot;/&gt;&lt;wsp:rsid wsp:val=&quot;2B0DD31C&quot;/&gt;&lt;wsp:rsid wsp:val=&quot;2B21D4D0&quot;/&gt;&lt;wsp:rsid wsp:val=&quot;2B350D16&quot;/&gt;&lt;wsp:rsid wsp:val=&quot;2B3B0221&quot;/&gt;&lt;wsp:rsid wsp:val=&quot;2B49C182&quot;/&gt;&lt;wsp:rsid wsp:val=&quot;2B77E14F&quot;/&gt;&lt;wsp:rsid wsp:val=&quot;2B800F42&quot;/&gt;&lt;wsp:rsid wsp:val=&quot;2B9D0F89&quot;/&gt;&lt;wsp:rsid wsp:val=&quot;2BAC9EA7&quot;/&gt;&lt;wsp:rsid wsp:val=&quot;2BB0C7CA&quot;/&gt;&lt;wsp:rsid wsp:val=&quot;2BC4C728&quot;/&gt;&lt;wsp:rsid wsp:val=&quot;2BC88871&quot;/&gt;&lt;wsp:rsid wsp:val=&quot;2BCAED78&quot;/&gt;&lt;wsp:rsid wsp:val=&quot;2BCF1C96&quot;/&gt;&lt;wsp:rsid wsp:val=&quot;2BDB1972&quot;/&gt;&lt;wsp:rsid wsp:val=&quot;2BE4A74A&quot;/&gt;&lt;wsp:rsid wsp:val=&quot;2C0038E7&quot;/&gt;&lt;wsp:rsid wsp:val=&quot;2C00E2B6&quot;/&gt;&lt;wsp:rsid wsp:val=&quot;2C068E24&quot;/&gt;&lt;wsp:rsid wsp:val=&quot;2C07A6E9&quot;/&gt;&lt;wsp:rsid wsp:val=&quot;2C098F16&quot;/&gt;&lt;wsp:rsid wsp:val=&quot;2C1DEF37&quot;/&gt;&lt;wsp:rsid wsp:val=&quot;2C24FE5D&quot;/&gt;&lt;wsp:rsid wsp:val=&quot;2C2F9291&quot;/&gt;&lt;wsp:rsid wsp:val=&quot;2C4E2D20&quot;/&gt;&lt;wsp:rsid wsp:val=&quot;2C658523&quot;/&gt;&lt;wsp:rsid wsp:val=&quot;2C75AAAF&quot;/&gt;&lt;wsp:rsid wsp:val=&quot;2C828363&quot;/&gt;&lt;wsp:rsid wsp:val=&quot;2C91DBE6&quot;/&gt;&lt;wsp:rsid wsp:val=&quot;2CA504A6&quot;/&gt;&lt;wsp:rsid wsp:val=&quot;2CA537D1&quot;/&gt;&lt;wsp:rsid wsp:val=&quot;2CAA4D6D&quot;/&gt;&lt;wsp:rsid wsp:val=&quot;2CC39146&quot;/&gt;&lt;wsp:rsid wsp:val=&quot;2CC7D2A6&quot;/&gt;&lt;wsp:rsid wsp:val=&quot;2CE4134B&quot;/&gt;&lt;wsp:rsid wsp:val=&quot;2CF76CE3&quot;/&gt;&lt;wsp:rsid wsp:val=&quot;2CFC927A&quot;/&gt;&lt;wsp:rsid wsp:val=&quot;2D1D26BF&quot;/&gt;&lt;wsp:rsid wsp:val=&quot;2D25AC12&quot;/&gt;&lt;wsp:rsid wsp:val=&quot;2D2A74E5&quot;/&gt;&lt;wsp:rsid wsp:val=&quot;2D2E4E4C&quot;/&gt;&lt;wsp:rsid wsp:val=&quot;2D34F5BB&quot;/&gt;&lt;wsp:rsid wsp:val=&quot;2D6517D0&quot;/&gt;&lt;wsp:rsid wsp:val=&quot;2D66802F&quot;/&gt;&lt;wsp:rsid wsp:val=&quot;2D6765DF&quot;/&gt;&lt;wsp:rsid wsp:val=&quot;2D695A2F&quot;/&gt;&lt;wsp:rsid wsp:val=&quot;2D6A0EFF&quot;/&gt;&lt;wsp:rsid wsp:val=&quot;2D6B3E98&quot;/&gt;&lt;wsp:rsid wsp:val=&quot;2D6B9639&quot;/&gt;&lt;wsp:rsid wsp:val=&quot;2D706DA5&quot;/&gt;&lt;wsp:rsid wsp:val=&quot;2D78E930&quot;/&gt;&lt;wsp:rsid wsp:val=&quot;2D88C81A&quot;/&gt;&lt;wsp:rsid wsp:val=&quot;2D8ADBD0&quot;/&gt;&lt;wsp:rsid wsp:val=&quot;2DAE9B72&quot;/&gt;&lt;wsp:rsid wsp:val=&quot;2DAF8276&quot;/&gt;&lt;wsp:rsid wsp:val=&quot;2DAFC6AF&quot;/&gt;&lt;wsp:rsid wsp:val=&quot;2DD27FA1&quot;/&gt;&lt;wsp:rsid wsp:val=&quot;2DD95805&quot;/&gt;&lt;wsp:rsid wsp:val=&quot;2DDF768F&quot;/&gt;&lt;wsp:rsid wsp:val=&quot;2DE9E448&quot;/&gt;&lt;wsp:rsid wsp:val=&quot;2DEE92F5&quot;/&gt;&lt;wsp:rsid wsp:val=&quot;2E018FEF&quot;/&gt;&lt;wsp:rsid wsp:val=&quot;2E0F59E6&quot;/&gt;&lt;wsp:rsid wsp:val=&quot;2E149DA7&quot;/&gt;&lt;wsp:rsid wsp:val=&quot;2E20D308&quot;/&gt;&lt;wsp:rsid wsp:val=&quot;2E228881&quot;/&gt;&lt;wsp:rsid wsp:val=&quot;2E2D7B25&quot;/&gt;&lt;wsp:rsid wsp:val=&quot;2E42D6B0&quot;/&gt;&lt;wsp:rsid wsp:val=&quot;2E494A66&quot;/&gt;&lt;wsp:rsid wsp:val=&quot;2E5A7528&quot;/&gt;&lt;wsp:rsid wsp:val=&quot;2E65B3CC&quot;/&gt;&lt;wsp:rsid wsp:val=&quot;2E6AB6CF&quot;/&gt;&lt;wsp:rsid wsp:val=&quot;2E815189&quot;/&gt;&lt;wsp:rsid wsp:val=&quot;2E9EF453&quot;/&gt;&lt;wsp:rsid wsp:val=&quot;2EAF97B2&quot;/&gt;&lt;wsp:rsid wsp:val=&quot;2EB90B4F&quot;/&gt;&lt;wsp:rsid wsp:val=&quot;2EC669A3&quot;/&gt;&lt;wsp:rsid wsp:val=&quot;2ECDA754&quot;/&gt;&lt;wsp:rsid wsp:val=&quot;2ED21DC4&quot;/&gt;&lt;wsp:rsid wsp:val=&quot;2ED23D8A&quot;/&gt;&lt;wsp:rsid wsp:val=&quot;2EE148C9&quot;/&gt;&lt;wsp:rsid wsp:val=&quot;2EECE15E&quot;/&gt;&lt;wsp:rsid wsp:val=&quot;2EF6B862&quot;/&gt;&lt;wsp:rsid wsp:val=&quot;2F0F4782&quot;/&gt;&lt;wsp:rsid wsp:val=&quot;2F22BF5D&quot;/&gt;&lt;wsp:rsid wsp:val=&quot;2F275C72&quot;/&gt;&lt;wsp:rsid wsp:val=&quot;2F2A589C&quot;/&gt;&lt;wsp:rsid wsp:val=&quot;2F35501B&quot;/&gt;&lt;wsp:rsid wsp:val=&quot;2F3945D9&quot;/&gt;&lt;wsp:rsid wsp:val=&quot;2F5A2503&quot;/&gt;&lt;wsp:rsid wsp:val=&quot;2F5F1677&quot;/&gt;&lt;wsp:rsid wsp:val=&quot;2F60B83E&quot;/&gt;&lt;wsp:rsid wsp:val=&quot;2F65615B&quot;/&gt;&lt;wsp:rsid wsp:val=&quot;2F669719&quot;/&gt;&lt;wsp:rsid wsp:val=&quot;2F703541&quot;/&gt;&lt;wsp:rsid wsp:val=&quot;2F8A0229&quot;/&gt;&lt;wsp:rsid wsp:val=&quot;2F986DBC&quot;/&gt;&lt;wsp:rsid wsp:val=&quot;2F9B0251&quot;/&gt;&lt;wsp:rsid wsp:val=&quot;2FA0DFDC&quot;/&gt;&lt;wsp:rsid wsp:val=&quot;2FAA7A19&quot;/&gt;&lt;wsp:rsid wsp:val=&quot;2FBF4C58&quot;/&gt;&lt;wsp:rsid wsp:val=&quot;2FC7E911&quot;/&gt;&lt;wsp:rsid wsp:val=&quot;2FD029DC&quot;/&gt;&lt;wsp:rsid wsp:val=&quot;2FE791DE&quot;/&gt;&lt;wsp:rsid wsp:val=&quot;2FE95AA0&quot;/&gt;&lt;wsp:rsid wsp:val=&quot;2FF36EF2&quot;/&gt;&lt;wsp:rsid wsp:val=&quot;3010BB8F&quot;/&gt;&lt;wsp:rsid wsp:val=&quot;3019FAD4&quot;/&gt;&lt;wsp:rsid wsp:val=&quot;302A304D&quot;/&gt;&lt;wsp:rsid wsp:val=&quot;30376E23&quot;/&gt;&lt;wsp:rsid wsp:val=&quot;3039D2EA&quot;/&gt;&lt;wsp:rsid wsp:val=&quot;30496D07&quot;/&gt;&lt;wsp:rsid wsp:val=&quot;3064B0D7&quot;/&gt;&lt;wsp:rsid wsp:val=&quot;306E8420&quot;/&gt;&lt;wsp:rsid wsp:val=&quot;30721D20&quot;/&gt;&lt;wsp:rsid wsp:val=&quot;30764D18&quot;/&gt;&lt;wsp:rsid wsp:val=&quot;307912F5&quot;/&gt;&lt;wsp:rsid wsp:val=&quot;30899F65&quot;/&gt;&lt;wsp:rsid wsp:val=&quot;30966F3E&quot;/&gt;&lt;wsp:rsid wsp:val=&quot;30975BC2&quot;/&gt;&lt;wsp:rsid wsp:val=&quot;30A2AEC9&quot;/&gt;&lt;wsp:rsid wsp:val=&quot;30AC5F86&quot;/&gt;&lt;wsp:rsid wsp:val=&quot;30AF2CFB&quot;/&gt;&lt;wsp:rsid wsp:val=&quot;30B617EB&quot;/&gt;&lt;wsp:rsid wsp:val=&quot;30B6C16B&quot;/&gt;&lt;wsp:rsid wsp:val=&quot;30BEDC06&quot;/&gt;&lt;wsp:rsid wsp:val=&quot;30C19E09&quot;/&gt;&lt;wsp:rsid wsp:val=&quot;30C926F4&quot;/&gt;&lt;wsp:rsid wsp:val=&quot;30CBC0B1&quot;/&gt;&lt;wsp:rsid wsp:val=&quot;30CC1A4C&quot;/&gt;&lt;wsp:rsid wsp:val=&quot;31008247&quot;/&gt;&lt;wsp:rsid wsp:val=&quot;3102B81A&quot;/&gt;&lt;wsp:rsid wsp:val=&quot;31070069&quot;/&gt;&lt;wsp:rsid wsp:val=&quot;31100062&quot;/&gt;&lt;wsp:rsid wsp:val=&quot;311E9B37&quot;/&gt;&lt;wsp:rsid wsp:val=&quot;3120B0F6&quot;/&gt;&lt;wsp:rsid wsp:val=&quot;312CCB94&quot;/&gt;&lt;wsp:rsid wsp:val=&quot;312ECA5E&quot;/&gt;&lt;wsp:rsid wsp:val=&quot;3132B8E0&quot;/&gt;&lt;wsp:rsid wsp:val=&quot;3136E8FB&quot;/&gt;&lt;wsp:rsid wsp:val=&quot;3145B6A2&quot;/&gt;&lt;wsp:rsid wsp:val=&quot;314C36B5&quot;/&gt;&lt;wsp:rsid wsp:val=&quot;31580DA1&quot;/&gt;&lt;wsp:rsid wsp:val=&quot;315873CA&quot;/&gt;&lt;wsp:rsid wsp:val=&quot;31621B43&quot;/&gt;&lt;wsp:rsid wsp:val=&quot;317F3EB4&quot;/&gt;&lt;wsp:rsid wsp:val=&quot;31849D02&quot;/&gt;&lt;wsp:rsid wsp:val=&quot;31C6ED79&quot;/&gt;&lt;wsp:rsid wsp:val=&quot;31CB4A18&quot;/&gt;&lt;wsp:rsid wsp:val=&quot;31CC150B&quot;/&gt;&lt;wsp:rsid wsp:val=&quot;31DF2D33&quot;/&gt;&lt;wsp:rsid wsp:val=&quot;31E53D68&quot;/&gt;&lt;wsp:rsid wsp:val=&quot;31E6764F&quot;/&gt;&lt;wsp:rsid wsp:val=&quot;31EF8F4C&quot;/&gt;&lt;wsp:rsid wsp:val=&quot;31FE7D80&quot;/&gt;&lt;wsp:rsid wsp:val=&quot;3204B2EA&quot;/&gt;&lt;wsp:rsid wsp:val=&quot;320881F3&quot;/&gt;&lt;wsp:rsid wsp:val=&quot;320AB5D4&quot;/&gt;&lt;wsp:rsid wsp:val=&quot;3210EC07&quot;/&gt;&lt;wsp:rsid wsp:val=&quot;32240D9E&quot;/&gt;&lt;wsp:rsid wsp:val=&quot;32267BF3&quot;/&gt;&lt;wsp:rsid wsp:val=&quot;322F1ED5&quot;/&gt;&lt;wsp:rsid wsp:val=&quot;32310175&quot;/&gt;&lt;wsp:rsid wsp:val=&quot;32563261&quot;/&gt;&lt;wsp:rsid wsp:val=&quot;325B86FC&quot;/&gt;&lt;wsp:rsid wsp:val=&quot;32635CB9&quot;/&gt;&lt;wsp:rsid wsp:val=&quot;32637ADB&quot;/&gt;&lt;wsp:rsid wsp:val=&quot;326C3AF0&quot;/&gt;&lt;wsp:rsid wsp:val=&quot;326F9EBB&quot;/&gt;&lt;wsp:rsid wsp:val=&quot;32A1E962&quot;/&gt;&lt;wsp:rsid wsp:val=&quot;32B16746&quot;/&gt;&lt;wsp:rsid wsp:val=&quot;32B23B50&quot;/&gt;&lt;wsp:rsid wsp:val=&quot;32B82641&quot;/&gt;&lt;wsp:rsid wsp:val=&quot;32C218C6&quot;/&gt;&lt;wsp:rsid wsp:val=&quot;32C3E174&quot;/&gt;&lt;wsp:rsid wsp:val=&quot;32C4600B&quot;/&gt;&lt;wsp:rsid wsp:val=&quot;32D781F6&quot;/&gt;&lt;wsp:rsid wsp:val=&quot;32DA034C&quot;/&gt;&lt;wsp:rsid wsp:val=&quot;32E0CAEE&quot;/&gt;&lt;wsp:rsid wsp:val=&quot;32EE2B0F&quot;/&gt;&lt;wsp:rsid wsp:val=&quot;32F11DDA&quot;/&gt;&lt;wsp:rsid wsp:val=&quot;32F3B2D0&quot;/&gt;&lt;wsp:rsid wsp:val=&quot;32F541DC&quot;/&gt;&lt;wsp:rsid wsp:val=&quot;32F6102F&quot;/&gt;&lt;wsp:rsid wsp:val=&quot;32F71142&quot;/&gt;&lt;wsp:rsid wsp:val=&quot;32FA57BF&quot;/&gt;&lt;wsp:rsid wsp:val=&quot;33034879&quot;/&gt;&lt;wsp:rsid wsp:val=&quot;33126453&quot;/&gt;&lt;wsp:rsid wsp:val=&quot;3318E073&quot;/&gt;&lt;wsp:rsid wsp:val=&quot;332854FA&quot;/&gt;&lt;wsp:rsid wsp:val=&quot;332BA9B6&quot;/&gt;&lt;wsp:rsid wsp:val=&quot;33330EB2&quot;/&gt;&lt;wsp:rsid wsp:val=&quot;33422D7F&quot;/&gt;&lt;wsp:rsid wsp:val=&quot;3349BAFF&quot;/&gt;&lt;wsp:rsid wsp:val=&quot;334EA2B1&quot;/&gt;&lt;wsp:rsid wsp:val=&quot;335A2045&quot;/&gt;&lt;wsp:rsid wsp:val=&quot;335CD98C&quot;/&gt;&lt;wsp:rsid wsp:val=&quot;3362BDDA&quot;/&gt;&lt;wsp:rsid wsp:val=&quot;336B533B&quot;/&gt;&lt;wsp:rsid wsp:val=&quot;3370291A&quot;/&gt;&lt;wsp:rsid wsp:val=&quot;33703012&quot;/&gt;&lt;wsp:rsid wsp:val=&quot;3370EE9D&quot;/&gt;&lt;wsp:rsid wsp:val=&quot;33792476&quot;/&gt;&lt;wsp:rsid wsp:val=&quot;338EB1EE&quot;/&gt;&lt;wsp:rsid wsp:val=&quot;339C5199&quot;/&gt;&lt;wsp:rsid wsp:val=&quot;339D4A46&quot;/&gt;&lt;wsp:rsid wsp:val=&quot;33A9BE4C&quot;/&gt;&lt;wsp:rsid wsp:val=&quot;33B86E6C&quot;/&gt;&lt;wsp:rsid wsp:val=&quot;33EB2948&quot;/&gt;&lt;wsp:rsid wsp:val=&quot;33FFB5B8&quot;/&gt;&lt;wsp:rsid wsp:val=&quot;340086BF&quot;/&gt;&lt;wsp:rsid wsp:val=&quot;340FD379&quot;/&gt;&lt;wsp:rsid wsp:val=&quot;3429EFD5&quot;/&gt;&lt;wsp:rsid wsp:val=&quot;3457F7D7&quot;/&gt;&lt;wsp:rsid wsp:val=&quot;345B542B&quot;/&gt;&lt;wsp:rsid wsp:val=&quot;3462AF77&quot;/&gt;&lt;wsp:rsid wsp:val=&quot;346B6D54&quot;/&gt;&lt;wsp:rsid wsp:val=&quot;34718779&quot;/&gt;&lt;wsp:rsid wsp:val=&quot;347931EE&quot;/&gt;&lt;wsp:rsid wsp:val=&quot;3496264B&quot;/&gt;&lt;wsp:rsid wsp:val=&quot;34CF20FC&quot;/&gt;&lt;wsp:rsid wsp:val=&quot;34DDE599&quot;/&gt;&lt;wsp:rsid wsp:val=&quot;34EC1980&quot;/&gt;&lt;wsp:rsid wsp:val=&quot;350DC37E&quot;/&gt;&lt;wsp:rsid wsp:val=&quot;3519AAE9&quot;/&gt;&lt;wsp:rsid wsp:val=&quot;35234715&quot;/&gt;&lt;wsp:rsid wsp:val=&quot;35273518&quot;/&gt;&lt;wsp:rsid wsp:val=&quot;3530EF26&quot;/&gt;&lt;wsp:rsid wsp:val=&quot;3549203B&quot;/&gt;&lt;wsp:rsid wsp:val=&quot;354C3B5F&quot;/&gt;&lt;wsp:rsid wsp:val=&quot;355A86D9&quot;/&gt;&lt;wsp:rsid wsp:val=&quot;355B4D7A&quot;/&gt;&lt;wsp:rsid wsp:val=&quot;355C813C&quot;/&gt;&lt;wsp:rsid wsp:val=&quot;3580D904&quot;/&gt;&lt;wsp:rsid wsp:val=&quot;3589F323&quot;/&gt;&lt;wsp:rsid wsp:val=&quot;35912AF6&quot;/&gt;&lt;wsp:rsid wsp:val=&quot;359B27E5&quot;/&gt;&lt;wsp:rsid wsp:val=&quot;359C7640&quot;/&gt;&lt;wsp:rsid wsp:val=&quot;35AC97D9&quot;/&gt;&lt;wsp:rsid wsp:val=&quot;35B0085C&quot;/&gt;&lt;wsp:rsid wsp:val=&quot;35BEB08D&quot;/&gt;&lt;wsp:rsid wsp:val=&quot;35C5C036&quot;/&gt;&lt;wsp:rsid wsp:val=&quot;35CE7C60&quot;/&gt;&lt;wsp:rsid wsp:val=&quot;35D326DB&quot;/&gt;&lt;wsp:rsid wsp:val=&quot;35D71000&quot;/&gt;&lt;wsp:rsid wsp:val=&quot;35DC2511&quot;/&gt;&lt;wsp:rsid wsp:val=&quot;35DEAD83&quot;/&gt;&lt;wsp:rsid wsp:val=&quot;35E2D870&quot;/&gt;&lt;wsp:rsid wsp:val=&quot;3607C2BF&quot;/&gt;&lt;wsp:rsid wsp:val=&quot;36190F2C&quot;/&gt;&lt;wsp:rsid wsp:val=&quot;361A9AF4&quot;/&gt;&lt;wsp:rsid wsp:val=&quot;3620712C&quot;/&gt;&lt;wsp:rsid wsp:val=&quot;3631F6AC&quot;/&gt;&lt;wsp:rsid wsp:val=&quot;3639F8FF&quot;/&gt;&lt;wsp:rsid wsp:val=&quot;3643EFC9&quot;/&gt;&lt;wsp:rsid wsp:val=&quot;36614D92&quot;/&gt;&lt;wsp:rsid wsp:val=&quot;3662F51B&quot;/&gt;&lt;wsp:rsid wsp:val=&quot;367DD204&quot;/&gt;&lt;wsp:rsid wsp:val=&quot;367E7754&quot;/&gt;&lt;wsp:rsid wsp:val=&quot;3686316B&quot;/&gt;&lt;wsp:rsid wsp:val=&quot;368653B2&quot;/&gt;&lt;wsp:rsid wsp:val=&quot;36B21534&quot;/&gt;&lt;wsp:rsid wsp:val=&quot;36B810CB&quot;/&gt;&lt;wsp:rsid wsp:val=&quot;36C19F02&quot;/&gt;&lt;wsp:rsid wsp:val=&quot;36C62558&quot;/&gt;&lt;wsp:rsid wsp:val=&quot;36D730B1&quot;/&gt;&lt;wsp:rsid wsp:val=&quot;36E155EF&quot;/&gt;&lt;wsp:rsid wsp:val=&quot;36FB9A48&quot;/&gt;&lt;wsp:rsid wsp:val=&quot;370E87D7&quot;/&gt;&lt;wsp:rsid wsp:val=&quot;370FB627&quot;/&gt;&lt;wsp:rsid wsp:val=&quot;37104FE8&quot;/&gt;&lt;wsp:rsid wsp:val=&quot;371189C8&quot;/&gt;&lt;wsp:rsid wsp:val=&quot;3712FAA5&quot;/&gt;&lt;wsp:rsid wsp:val=&quot;37135237&quot;/&gt;&lt;wsp:rsid wsp:val=&quot;3718316B&quot;/&gt;&lt;wsp:rsid wsp:val=&quot;3740DF36&quot;/&gt;&lt;wsp:rsid wsp:val=&quot;37471BC6&quot;/&gt;&lt;wsp:rsid wsp:val=&quot;37501116&quot;/&gt;&lt;wsp:rsid wsp:val=&quot;375426DA&quot;/&gt;&lt;wsp:rsid wsp:val=&quot;37619097&quot;/&gt;&lt;wsp:rsid wsp:val=&quot;3762F9C9&quot;/&gt;&lt;wsp:rsid wsp:val=&quot;376ACB05&quot;/&gt;&lt;wsp:rsid wsp:val=&quot;3772A109&quot;/&gt;&lt;wsp:rsid wsp:val=&quot;377B2B01&quot;/&gt;&lt;wsp:rsid wsp:val=&quot;37941B36&quot;/&gt;&lt;wsp:rsid wsp:val=&quot;37A27C13&quot;/&gt;&lt;wsp:rsid wsp:val=&quot;37B4090D&quot;/&gt;&lt;wsp:rsid wsp:val=&quot;37BCC593&quot;/&gt;&lt;wsp:rsid wsp:val=&quot;37BF2801&quot;/&gt;&lt;wsp:rsid wsp:val=&quot;37D710E4&quot;/&gt;&lt;wsp:rsid wsp:val=&quot;37F18325&quot;/&gt;&lt;wsp:rsid wsp:val=&quot;37F8172A&quot;/&gt;&lt;wsp:rsid wsp:val=&quot;380A3FE6&quot;/&gt;&lt;wsp:rsid wsp:val=&quot;380B3FFD&quot;/&gt;&lt;wsp:rsid wsp:val=&quot;3823BA42&quot;/&gt;&lt;wsp:rsid wsp:val=&quot;382D31D5&quot;/&gt;&lt;wsp:rsid wsp:val=&quot;383F60BC&quot;/&gt;&lt;wsp:rsid wsp:val=&quot;387FB28C&quot;/&gt;&lt;wsp:rsid wsp:val=&quot;387FD77D&quot;/&gt;&lt;wsp:rsid wsp:val=&quot;3891DFDC&quot;/&gt;&lt;wsp:rsid wsp:val=&quot;38AAB380&quot;/&gt;&lt;wsp:rsid wsp:val=&quot;38ADFE55&quot;/&gt;&lt;wsp:rsid wsp:val=&quot;38AE30BF&quot;/&gt;&lt;wsp:rsid wsp:val=&quot;38D6FCB3&quot;/&gt;&lt;wsp:rsid wsp:val=&quot;38E24367&quot;/&gt;&lt;wsp:rsid wsp:val=&quot;38ED6B12&quot;/&gt;&lt;wsp:rsid wsp:val=&quot;38FB6378&quot;/&gt;&lt;wsp:rsid wsp:val=&quot;38FBAC8B&quot;/&gt;&lt;wsp:rsid wsp:val=&quot;390626A1&quot;/&gt;&lt;wsp:rsid wsp:val=&quot;391491FB&quot;/&gt;&lt;wsp:rsid wsp:val=&quot;39164E45&quot;/&gt;&lt;wsp:rsid wsp:val=&quot;391FCAB1&quot;/&gt;&lt;wsp:rsid wsp:val=&quot;3934BD0B&quot;/&gt;&lt;wsp:rsid wsp:val=&quot;393EDE77&quot;/&gt;&lt;wsp:rsid wsp:val=&quot;394944D0&quot;/&gt;&lt;wsp:rsid wsp:val=&quot;395C57D2&quot;/&gt;&lt;wsp:rsid wsp:val=&quot;39651274&quot;/&gt;&lt;wsp:rsid wsp:val=&quot;3966EC74&quot;/&gt;&lt;wsp:rsid wsp:val=&quot;3968F3F3&quot;/&gt;&lt;wsp:rsid wsp:val=&quot;3972423F&quot;/&gt;&lt;wsp:rsid wsp:val=&quot;3972EDAF&quot;/&gt;&lt;wsp:rsid wsp:val=&quot;39B61816&quot;/&gt;&lt;wsp:rsid wsp:val=&quot;39B872DC&quot;/&gt;&lt;wsp:rsid wsp:val=&quot;39BFA048&quot;/&gt;&lt;wsp:rsid wsp:val=&quot;39C79B0E&quot;/&gt;&lt;wsp:rsid wsp:val=&quot;39EA0E14&quot;/&gt;&lt;wsp:rsid wsp:val=&quot;39EA9AA9&quot;/&gt;&lt;wsp:rsid wsp:val=&quot;39EC852D&quot;/&gt;&lt;wsp:rsid wsp:val=&quot;39FE15DE&quot;/&gt;&lt;wsp:rsid wsp:val=&quot;3A03E3CE&quot;/&gt;&lt;wsp:rsid wsp:val=&quot;3A0B73FD&quot;/&gt;&lt;wsp:rsid wsp:val=&quot;3A0ECDC8&quot;/&gt;&lt;wsp:rsid wsp:val=&quot;3A165F93&quot;/&gt;&lt;wsp:rsid wsp:val=&quot;3A1E1636&quot;/&gt;&lt;wsp:rsid wsp:val=&quot;3A4022DC&quot;/&gt;&lt;wsp:rsid wsp:val=&quot;3A447254&quot;/&gt;&lt;wsp:rsid wsp:val=&quot;3A58E104&quot;/&gt;&lt;wsp:rsid wsp:val=&quot;3A67BE48&quot;/&gt;&lt;wsp:rsid wsp:val=&quot;3A71D9A9&quot;/&gt;&lt;wsp:rsid wsp:val=&quot;3A78FDC9&quot;/&gt;&lt;wsp:rsid wsp:val=&quot;3A8A8BDF&quot;/&gt;&lt;wsp:rsid wsp:val=&quot;3A8F1698&quot;/&gt;&lt;wsp:rsid wsp:val=&quot;3A92364A&quot;/&gt;&lt;wsp:rsid wsp:val=&quot;3A9D2DAB&quot;/&gt;&lt;wsp:rsid wsp:val=&quot;3AA697FE&quot;/&gt;&lt;wsp:rsid wsp:val=&quot;3AAA41CB&quot;/&gt;&lt;wsp:rsid wsp:val=&quot;3AB98DE6&quot;/&gt;&lt;wsp:rsid wsp:val=&quot;3AD08F04&quot;/&gt;&lt;wsp:rsid wsp:val=&quot;3AD852F2&quot;/&gt;&lt;wsp:rsid wsp:val=&quot;3AFAD5A1&quot;/&gt;&lt;wsp:rsid wsp:val=&quot;3B040A72&quot;/&gt;&lt;wsp:rsid wsp:val=&quot;3B0B2536&quot;/&gt;&lt;wsp:rsid wsp:val=&quot;3B21BAD2&quot;/&gt;&lt;wsp:rsid wsp:val=&quot;3B25EFC2&quot;/&gt;&lt;wsp:rsid wsp:val=&quot;3B28E1E2&quot;/&gt;&lt;wsp:rsid wsp:val=&quot;3B573CAF&quot;/&gt;&lt;wsp:rsid wsp:val=&quot;3B5E6278&quot;/&gt;&lt;wsp:rsid wsp:val=&quot;3B78A4AB&quot;/&gt;&lt;wsp:rsid wsp:val=&quot;3B7D5939&quot;/&gt;&lt;wsp:rsid wsp:val=&quot;3B7EC31A&quot;/&gt;&lt;wsp:rsid wsp:val=&quot;3B8BADF6&quot;/&gt;&lt;wsp:rsid wsp:val=&quot;3BA8D8A3&quot;/&gt;&lt;wsp:rsid wsp:val=&quot;3BAB9770&quot;/&gt;&lt;wsp:rsid wsp:val=&quot;3BCA98AE&quot;/&gt;&lt;wsp:rsid wsp:val=&quot;3BCF38BC&quot;/&gt;&lt;wsp:rsid wsp:val=&quot;3BD13DDB&quot;/&gt;&lt;wsp:rsid wsp:val=&quot;3BD78CD7&quot;/&gt;&lt;wsp:rsid wsp:val=&quot;3BEF122D&quot;/&gt;&lt;wsp:rsid wsp:val=&quot;3BF896EC&quot;/&gt;&lt;wsp:rsid wsp:val=&quot;3BF9FBCB&quot;/&gt;&lt;wsp:rsid wsp:val=&quot;3C00EE61&quot;/&gt;&lt;wsp:rsid wsp:val=&quot;3C134CC7&quot;/&gt;&lt;wsp:rsid wsp:val=&quot;3C185E58&quot;/&gt;&lt;wsp:rsid wsp:val=&quot;3C4B614F&quot;/&gt;&lt;wsp:rsid wsp:val=&quot;3C54BC60&quot;/&gt;&lt;wsp:rsid wsp:val=&quot;3C677D10&quot;/&gt;&lt;wsp:rsid wsp:val=&quot;3C72C04F&quot;/&gt;&lt;wsp:rsid wsp:val=&quot;3C86575E&quot;/&gt;&lt;wsp:rsid wsp:val=&quot;3C8CDDF9&quot;/&gt;&lt;wsp:rsid wsp:val=&quot;3C9C968E&quot;/&gt;&lt;wsp:rsid wsp:val=&quot;3CA2D5AC&quot;/&gt;&lt;wsp:rsid wsp:val=&quot;3CAF55BE&quot;/&gt;&lt;wsp:rsid wsp:val=&quot;3CB178BD&quot;/&gt;&lt;wsp:rsid wsp:val=&quot;3CB22E6A&quot;/&gt;&lt;wsp:rsid wsp:val=&quot;3CBDF456&quot;/&gt;&lt;wsp:rsid wsp:val=&quot;3CD870C7&quot;/&gt;&lt;wsp:rsid wsp:val=&quot;3CDFE246&quot;/&gt;&lt;wsp:rsid wsp:val=&quot;3CED3705&quot;/&gt;&lt;wsp:rsid wsp:val=&quot;3D11556B&quot;/&gt;&lt;wsp:rsid wsp:val=&quot;3D16FCA6&quot;/&gt;&lt;wsp:rsid wsp:val=&quot;3D20A6E5&quot;/&gt;&lt;wsp:rsid wsp:val=&quot;3D25C250&quot;/&gt;&lt;wsp:rsid wsp:val=&quot;3D334F4F&quot;/&gt;&lt;wsp:rsid wsp:val=&quot;3D373D50&quot;/&gt;&lt;wsp:rsid wsp:val=&quot;3D436B53&quot;/&gt;&lt;wsp:rsid wsp:val=&quot;3D51CD02&quot;/&gt;&lt;wsp:rsid wsp:val=&quot;3D5CAB14&quot;/&gt;&lt;wsp:rsid wsp:val=&quot;3D689E03&quot;/&gt;&lt;wsp:rsid wsp:val=&quot;3D707565&quot;/&gt;&lt;wsp:rsid wsp:val=&quot;3D793332&quot;/&gt;&lt;wsp:rsid wsp:val=&quot;3D7F916C&quot;/&gt;&lt;wsp:rsid wsp:val=&quot;3D805F49&quot;/&gt;&lt;wsp:rsid wsp:val=&quot;3D86894D&quot;/&gt;&lt;wsp:rsid wsp:val=&quot;3D87FE86&quot;/&gt;&lt;wsp:rsid wsp:val=&quot;3D97ACAA&quot;/&gt;&lt;wsp:rsid wsp:val=&quot;3DB0AE79&quot;/&gt;&lt;wsp:rsid wsp:val=&quot;3DBE845B&quot;/&gt;&lt;wsp:rsid wsp:val=&quot;3DC76E76&quot;/&gt;&lt;wsp:rsid wsp:val=&quot;3DCEF97B&quot;/&gt;&lt;wsp:rsid wsp:val=&quot;3DE821C2&quot;/&gt;&lt;wsp:rsid wsp:val=&quot;3DE9BF68&quot;/&gt;&lt;wsp:rsid wsp:val=&quot;3E073F7E&quot;/&gt;&lt;wsp:rsid wsp:val=&quot;3E0840EA&quot;/&gt;&lt;wsp:rsid wsp:val=&quot;3E0C3B95&quot;/&gt;&lt;wsp:rsid wsp:val=&quot;3E10988C&quot;/&gt;&lt;wsp:rsid wsp:val=&quot;3E124F9A&quot;/&gt;&lt;wsp:rsid wsp:val=&quot;3E1D2E98&quot;/&gt;&lt;wsp:rsid wsp:val=&quot;3E285B5D&quot;/&gt;&lt;wsp:rsid wsp:val=&quot;3E2F85F0&quot;/&gt;&lt;wsp:rsid wsp:val=&quot;3E37D8AA&quot;/&gt;&lt;wsp:rsid wsp:val=&quot;3E398A3B&quot;/&gt;&lt;wsp:rsid wsp:val=&quot;3E3B3626&quot;/&gt;&lt;wsp:rsid wsp:val=&quot;3E3D0891&quot;/&gt;&lt;wsp:rsid wsp:val=&quot;3E4E0D59&quot;/&gt;&lt;wsp:rsid wsp:val=&quot;3E569F7A&quot;/&gt;&lt;wsp:rsid wsp:val=&quot;3E652209&quot;/&gt;&lt;wsp:rsid wsp:val=&quot;3E6D8567&quot;/&gt;&lt;wsp:rsid wsp:val=&quot;3E824E3A&quot;/&gt;&lt;wsp:rsid wsp:val=&quot;3E898939&quot;/&gt;&lt;wsp:rsid wsp:val=&quot;3E8B859E&quot;/&gt;&lt;wsp:rsid wsp:val=&quot;3E96A5FB&quot;/&gt;&lt;wsp:rsid wsp:val=&quot;3EA4E85D&quot;/&gt;&lt;wsp:rsid wsp:val=&quot;3EA5CA07&quot;/&gt;&lt;wsp:rsid wsp:val=&quot;3EB83558&quot;/&gt;&lt;wsp:rsid wsp:val=&quot;3EBF300A&quot;/&gt;&lt;wsp:rsid wsp:val=&quot;3EC293F4&quot;/&gt;&lt;wsp:rsid wsp:val=&quot;3EC4D545&quot;/&gt;&lt;wsp:rsid wsp:val=&quot;3EDC7219&quot;/&gt;&lt;wsp:rsid wsp:val=&quot;3EDD15C2&quot;/&gt;&lt;wsp:rsid wsp:val=&quot;3EDF239B&quot;/&gt;&lt;wsp:rsid wsp:val=&quot;3EE51106&quot;/&gt;&lt;wsp:rsid wsp:val=&quot;3EF3FB6B&quot;/&gt;&lt;wsp:rsid wsp:val=&quot;3F022EF3&quot;/&gt;&lt;wsp:rsid wsp:val=&quot;3F0BBDDF&quot;/&gt;&lt;wsp:rsid wsp:val=&quot;3F1CD52B&quot;/&gt;&lt;wsp:rsid wsp:val=&quot;3F22070E&quot;/&gt;&lt;wsp:rsid wsp:val=&quot;3F29705D&quot;/&gt;&lt;wsp:rsid wsp:val=&quot;3F2DDA27&quot;/&gt;&lt;wsp:rsid wsp:val=&quot;3F65203E&quot;/&gt;&lt;wsp:rsid wsp:val=&quot;3F65F247&quot;/&gt;&lt;wsp:rsid wsp:val=&quot;3F78DFB8&quot;/&gt;&lt;wsp:rsid wsp:val=&quot;3F8CB2C3&quot;/&gt;&lt;wsp:rsid wsp:val=&quot;3F8D080C&quot;/&gt;&lt;wsp:rsid wsp:val=&quot;3FA7E946&quot;/&gt;&lt;wsp:rsid wsp:val=&quot;3FB7222A&quot;/&gt;&lt;wsp:rsid wsp:val=&quot;3FBDB666&quot;/&gt;&lt;wsp:rsid wsp:val=&quot;3FC4A810&quot;/&gt;&lt;wsp:rsid wsp:val=&quot;3FC7B685&quot;/&gt;&lt;wsp:rsid wsp:val=&quot;3FD2EE8A&quot;/&gt;&lt;wsp:rsid wsp:val=&quot;3FE11F1C&quot;/&gt;&lt;wsp:rsid wsp:val=&quot;4003AAB2&quot;/&gt;&lt;wsp:rsid wsp:val=&quot;40047225&quot;/&gt;&lt;wsp:rsid wsp:val=&quot;40068CC4&quot;/&gt;&lt;wsp:rsid wsp:val=&quot;400ECBF3&quot;/&gt;&lt;wsp:rsid wsp:val=&quot;40174385&quot;/&gt;&lt;wsp:rsid wsp:val=&quot;402E3172&quot;/&gt;&lt;wsp:rsid wsp:val=&quot;40402B5B&quot;/&gt;&lt;wsp:rsid wsp:val=&quot;4055F221&quot;/&gt;&lt;wsp:rsid wsp:val=&quot;4059EB12&quot;/&gt;&lt;wsp:rsid wsp:val=&quot;409D7ADD&quot;/&gt;&lt;wsp:rsid wsp:val=&quot;40ABBB75&quot;/&gt;&lt;wsp:rsid wsp:val=&quot;40AD59E9&quot;/&gt;&lt;wsp:rsid wsp:val=&quot;40B54760&quot;/&gt;&lt;wsp:rsid wsp:val=&quot;40BADC08&quot;/&gt;&lt;wsp:rsid wsp:val=&quot;40C71000&quot;/&gt;&lt;wsp:rsid wsp:val=&quot;40CE5807&quot;/&gt;&lt;wsp:rsid wsp:val=&quot;40D90AD0&quot;/&gt;&lt;wsp:rsid wsp:val=&quot;40D951BD&quot;/&gt;&lt;wsp:rsid wsp:val=&quot;40DAE098&quot;/&gt;&lt;wsp:rsid wsp:val=&quot;40DD4EC6&quot;/&gt;&lt;wsp:rsid wsp:val=&quot;40E329D4&quot;/&gt;&lt;wsp:rsid wsp:val=&quot;40F79D6F&quot;/&gt;&lt;wsp:rsid wsp:val=&quot;41228F1A&quot;/&gt;&lt;wsp:rsid wsp:val=&quot;4126C53E&quot;/&gt;&lt;wsp:rsid wsp:val=&quot;41465D96&quot;/&gt;&lt;wsp:rsid wsp:val=&quot;4146D983&quot;/&gt;&lt;wsp:rsid wsp:val=&quot;41541A3C&quot;/&gt;&lt;wsp:rsid wsp:val=&quot;41546936&quot;/&gt;&lt;wsp:rsid wsp:val=&quot;4170AF09&quot;/&gt;&lt;wsp:rsid wsp:val=&quot;41756398&quot;/&gt;&lt;wsp:rsid wsp:val=&quot;417892B1&quot;/&gt;&lt;wsp:rsid wsp:val=&quot;4185AE1B&quot;/&gt;&lt;wsp:rsid wsp:val=&quot;4187DC22&quot;/&gt;&lt;wsp:rsid wsp:val=&quot;419E8E00&quot;/&gt;&lt;wsp:rsid wsp:val=&quot;41A03462&quot;/&gt;&lt;wsp:rsid wsp:val=&quot;41B35038&quot;/&gt;&lt;wsp:rsid wsp:val=&quot;41B96F63&quot;/&gt;&lt;wsp:rsid wsp:val=&quot;41C70632&quot;/&gt;&lt;wsp:rsid wsp:val=&quot;41C857F8&quot;/&gt;&lt;wsp:rsid wsp:val=&quot;41C86D4C&quot;/&gt;&lt;wsp:rsid wsp:val=&quot;41D15B1E&quot;/&gt;&lt;wsp:rsid wsp:val=&quot;41D5FCC6&quot;/&gt;&lt;wsp:rsid wsp:val=&quot;41DFA5FA&quot;/&gt;&lt;wsp:rsid wsp:val=&quot;41F1058D&quot;/&gt;&lt;wsp:rsid wsp:val=&quot;41F2AD2C&quot;/&gt;&lt;wsp:rsid wsp:val=&quot;41FC87BF&quot;/&gt;&lt;wsp:rsid wsp:val=&quot;42074097&quot;/&gt;&lt;wsp:rsid wsp:val=&quot;4209D73A&quot;/&gt;&lt;wsp:rsid wsp:val=&quot;4212ACEE&quot;/&gt;&lt;wsp:rsid wsp:val=&quot;4223BF26&quot;/&gt;&lt;wsp:rsid wsp:val=&quot;423904E1&quot;/&gt;&lt;wsp:rsid wsp:val=&quot;4241A118&quot;/&gt;&lt;wsp:rsid wsp:val=&quot;4248AFA3&quot;/&gt;&lt;wsp:rsid wsp:val=&quot;4250E165&quot;/&gt;&lt;wsp:rsid wsp:val=&quot;42528F17&quot;/&gt;&lt;wsp:rsid wsp:val=&quot;42595088&quot;/&gt;&lt;wsp:rsid wsp:val=&quot;425FDE20&quot;/&gt;&lt;wsp:rsid wsp:val=&quot;4261201D&quot;/&gt;&lt;wsp:rsid wsp:val=&quot;427B56AB&quot;/&gt;&lt;wsp:rsid wsp:val=&quot;428F1733&quot;/&gt;&lt;wsp:rsid wsp:val=&quot;42906558&quot;/&gt;&lt;wsp:rsid wsp:val=&quot;42988186&quot;/&gt;&lt;wsp:rsid wsp:val=&quot;42AAFF62&quot;/&gt;&lt;wsp:rsid wsp:val=&quot;42ADD1C1&quot;/&gt;&lt;wsp:rsid wsp:val=&quot;42B99E49&quot;/&gt;&lt;wsp:rsid wsp:val=&quot;42D02989&quot;/&gt;&lt;wsp:rsid wsp:val=&quot;42D5FBC8&quot;/&gt;&lt;wsp:rsid wsp:val=&quot;42E34B98&quot;/&gt;&lt;wsp:rsid wsp:val=&quot;42E8BEA0&quot;/&gt;&lt;wsp:rsid wsp:val=&quot;42F573C9&quot;/&gt;&lt;wsp:rsid wsp:val=&quot;4304099D&quot;/&gt;&lt;wsp:rsid wsp:val=&quot;430A67F5&quot;/&gt;&lt;wsp:rsid wsp:val=&quot;4317C2AF&quot;/&gt;&lt;wsp:rsid wsp:val=&quot;431CAF2F&quot;/&gt;&lt;wsp:rsid wsp:val=&quot;43217E7C&quot;/&gt;&lt;wsp:rsid wsp:val=&quot;4323310C&quot;/&gt;&lt;wsp:rsid wsp:val=&quot;4326A5B5&quot;/&gt;&lt;wsp:rsid wsp:val=&quot;432DE30F&quot;/&gt;&lt;wsp:rsid wsp:val=&quot;4333B072&quot;/&gt;&lt;wsp:rsid wsp:val=&quot;433B1B2B&quot;/&gt;&lt;wsp:rsid wsp:val=&quot;4344F317&quot;/&gt;&lt;wsp:rsid wsp:val=&quot;4346DC01&quot;/&gt;&lt;wsp:rsid wsp:val=&quot;434FDCE2&quot;/&gt;&lt;wsp:rsid wsp:val=&quot;43502256&quot;/&gt;&lt;wsp:rsid wsp:val=&quot;435875F9&quot;/&gt;&lt;wsp:rsid wsp:val=&quot;4359E2F8&quot;/&gt;&lt;wsp:rsid wsp:val=&quot;435C7889&quot;/&gt;&lt;wsp:rsid wsp:val=&quot;436A5D79&quot;/&gt;&lt;wsp:rsid wsp:val=&quot;43710797&quot;/&gt;&lt;wsp:rsid wsp:val=&quot;4371CD7E&quot;/&gt;&lt;wsp:rsid wsp:val=&quot;4372EDB3&quot;/&gt;&lt;wsp:rsid wsp:val=&quot;437674BA&quot;/&gt;&lt;wsp:rsid wsp:val=&quot;438BB3F0&quot;/&gt;&lt;wsp:rsid wsp:val=&quot;43944A59&quot;/&gt;&lt;wsp:rsid wsp:val=&quot;439D9487&quot;/&gt;&lt;wsp:rsid wsp:val=&quot;43A45579&quot;/&gt;&lt;wsp:rsid wsp:val=&quot;43AF77E1&quot;/&gt;&lt;wsp:rsid wsp:val=&quot;43BD603B&quot;/&gt;&lt;wsp:rsid wsp:val=&quot;43C0CD4C&quot;/&gt;&lt;wsp:rsid wsp:val=&quot;43CA0E0B&quot;/&gt;&lt;wsp:rsid wsp:val=&quot;43CC6A2E&quot;/&gt;&lt;wsp:rsid wsp:val=&quot;43D0C358&quot;/&gt;&lt;wsp:rsid wsp:val=&quot;43D41360&quot;/&gt;&lt;wsp:rsid wsp:val=&quot;43DF3595&quot;/&gt;&lt;wsp:rsid wsp:val=&quot;43E066C9&quot;/&gt;&lt;wsp:rsid wsp:val=&quot;43E5F1E3&quot;/&gt;&lt;wsp:rsid wsp:val=&quot;43EA7EA7&quot;/&gt;&lt;wsp:rsid wsp:val=&quot;44021198&quot;/&gt;&lt;wsp:rsid wsp:val=&quot;4417E119&quot;/&gt;&lt;wsp:rsid wsp:val=&quot;441836C4&quot;/&gt;&lt;wsp:rsid wsp:val=&quot;4432FC58&quot;/&gt;&lt;wsp:rsid wsp:val=&quot;44342F62&quot;/&gt;&lt;wsp:rsid wsp:val=&quot;4434CAC9&quot;/&gt;&lt;wsp:rsid wsp:val=&quot;443D69B8&quot;/&gt;&lt;wsp:rsid wsp:val=&quot;44494434&quot;/&gt;&lt;wsp:rsid wsp:val=&quot;44515246&quot;/&gt;&lt;wsp:rsid wsp:val=&quot;4464A006&quot;/&gt;&lt;wsp:rsid wsp:val=&quot;4466CD26&quot;/&gt;&lt;wsp:rsid wsp:val=&quot;446DCB14&quot;/&gt;&lt;wsp:rsid wsp:val=&quot;44822731&quot;/&gt;&lt;wsp:rsid wsp:val=&quot;4488F72F&quot;/&gt;&lt;wsp:rsid wsp:val=&quot;4489C3F9&quot;/&gt;&lt;wsp:rsid wsp:val=&quot;4494F59F&quot;/&gt;&lt;wsp:rsid wsp:val=&quot;44A414B1&quot;/&gt;&lt;wsp:rsid wsp:val=&quot;44E9D8B4&quot;/&gt;&lt;wsp:rsid wsp:val=&quot;44ED8616&quot;/&gt;&lt;wsp:rsid wsp:val=&quot;44F0D1C9&quot;/&gt;&lt;wsp:rsid wsp:val=&quot;44F848EA&quot;/&gt;&lt;wsp:rsid wsp:val=&quot;44FC7D60&quot;/&gt;&lt;wsp:rsid wsp:val=&quot;45098276&quot;/&gt;&lt;wsp:rsid wsp:val=&quot;451A9B5E&quot;/&gt;&lt;wsp:rsid wsp:val=&quot;45238D64&quot;/&gt;&lt;wsp:rsid wsp:val=&quot;453FB9EA&quot;/&gt;&lt;wsp:rsid wsp:val=&quot;454256C8&quot;/&gt;&lt;wsp:rsid wsp:val=&quot;4548BA7E&quot;/&gt;&lt;wsp:rsid wsp:val=&quot;454A0115&quot;/&gt;&lt;wsp:rsid wsp:val=&quot;454CFAEE&quot;/&gt;&lt;wsp:rsid wsp:val=&quot;45562F5A&quot;/&gt;&lt;wsp:rsid wsp:val=&quot;455DFC5B&quot;/&gt;&lt;wsp:rsid wsp:val=&quot;45701AA4&quot;/&gt;&lt;wsp:rsid wsp:val=&quot;45837BDB&quot;/&gt;&lt;wsp:rsid wsp:val=&quot;458D5B6E&quot;/&gt;&lt;wsp:rsid wsp:val=&quot;459138FB&quot;/&gt;&lt;wsp:rsid wsp:val=&quot;459167FC&quot;/&gt;&lt;wsp:rsid wsp:val=&quot;4592B3FB&quot;/&gt;&lt;wsp:rsid wsp:val=&quot;459A8123&quot;/&gt;&lt;wsp:rsid wsp:val=&quot;45A07234&quot;/&gt;&lt;wsp:rsid wsp:val=&quot;45AA5592&quot;/&gt;&lt;wsp:rsid wsp:val=&quot;45B97F52&quot;/&gt;&lt;wsp:rsid wsp:val=&quot;45C5BE61&quot;/&gt;&lt;wsp:rsid wsp:val=&quot;45DBBB25&quot;/&gt;&lt;wsp:rsid wsp:val=&quot;45FD9315&quot;/&gt;&lt;wsp:rsid wsp:val=&quot;46058A51&quot;/&gt;&lt;wsp:rsid wsp:val=&quot;460A7196&quot;/&gt;&lt;wsp:rsid wsp:val=&quot;460D9C8A&quot;/&gt;&lt;wsp:rsid wsp:val=&quot;4628E05A&quot;/&gt;&lt;wsp:rsid wsp:val=&quot;462A057E&quot;/&gt;&lt;wsp:rsid wsp:val=&quot;4634AFDD&quot;/&gt;&lt;wsp:rsid wsp:val=&quot;464583D8&quot;/&gt;&lt;wsp:rsid wsp:val=&quot;465043B7&quot;/&gt;&lt;wsp:rsid wsp:val=&quot;46520F05&quot;/&gt;&lt;wsp:rsid wsp:val=&quot;46586C7D&quot;/&gt;&lt;wsp:rsid wsp:val=&quot;465DF276&quot;/&gt;&lt;wsp:rsid wsp:val=&quot;46A4CC41&quot;/&gt;&lt;wsp:rsid wsp:val=&quot;46AB6DAB&quot;/&gt;&lt;wsp:rsid wsp:val=&quot;46C28446&quot;/&gt;&lt;wsp:rsid wsp:val=&quot;46C4C8DD&quot;/&gt;&lt;wsp:rsid wsp:val=&quot;46CE49AE&quot;/&gt;&lt;wsp:rsid wsp:val=&quot;46DF7F46&quot;/&gt;&lt;wsp:rsid wsp:val=&quot;46EB17FE&quot;/&gt;&lt;wsp:rsid wsp:val=&quot;46F09670&quot;/&gt;&lt;wsp:rsid wsp:val=&quot;46F3A60E&quot;/&gt;&lt;wsp:rsid wsp:val=&quot;4700F210&quot;/&gt;&lt;wsp:rsid wsp:val=&quot;47156AC1&quot;/&gt;&lt;wsp:rsid wsp:val=&quot;471996ED&quot;/&gt;&lt;wsp:rsid wsp:val=&quot;47257C68&quot;/&gt;&lt;wsp:rsid wsp:val=&quot;472E73CC&quot;/&gt;&lt;wsp:rsid wsp:val=&quot;47365184&quot;/&gt;&lt;wsp:rsid wsp:val=&quot;473AD547&quot;/&gt;&lt;wsp:rsid wsp:val=&quot;473F5209&quot;/&gt;&lt;wsp:rsid wsp:val=&quot;475207F7&quot;/&gt;&lt;wsp:rsid wsp:val=&quot;475451F4&quot;/&gt;&lt;wsp:rsid wsp:val=&quot;475F2351&quot;/&gt;&lt;wsp:rsid wsp:val=&quot;476BF2A9&quot;/&gt;&lt;wsp:rsid wsp:val=&quot;476CA315&quot;/&gt;&lt;wsp:rsid wsp:val=&quot;4778E45E&quot;/&gt;&lt;wsp:rsid wsp:val=&quot;477D516D&quot;/&gt;&lt;wsp:rsid wsp:val=&quot;47837DE9&quot;/&gt;&lt;wsp:rsid wsp:val=&quot;478C74CF&quot;/&gt;&lt;wsp:rsid wsp:val=&quot;47996376&quot;/&gt;&lt;wsp:rsid wsp:val=&quot;47A03990&quot;/&gt;&lt;wsp:rsid wsp:val=&quot;47AD4162&quot;/&gt;&lt;wsp:rsid wsp:val=&quot;47B6A7AD&quot;/&gt;&lt;wsp:rsid wsp:val=&quot;47BAB5E0&quot;/&gt;&lt;wsp:rsid wsp:val=&quot;47C0DF06&quot;/&gt;&lt;wsp:rsid wsp:val=&quot;47CF6B4D&quot;/&gt;&lt;wsp:rsid wsp:val=&quot;47E2FDCC&quot;/&gt;&lt;wsp:rsid wsp:val=&quot;47E6BD8E&quot;/&gt;&lt;wsp:rsid wsp:val=&quot;47EEC471&quot;/&gt;&lt;wsp:rsid wsp:val=&quot;47F6BDB2&quot;/&gt;&lt;wsp:rsid wsp:val=&quot;47F8B145&quot;/&gt;&lt;wsp:rsid wsp:val=&quot;47FDAC90&quot;/&gt;&lt;wsp:rsid wsp:val=&quot;47FE4E28&quot;/&gt;&lt;wsp:rsid wsp:val=&quot;4800A6FD&quot;/&gt;&lt;wsp:rsid wsp:val=&quot;4810D898&quot;/&gt;&lt;wsp:rsid wsp:val=&quot;4818D418&quot;/&gt;&lt;wsp:rsid wsp:val=&quot;481FFECE&quot;/&gt;&lt;wsp:rsid wsp:val=&quot;4835938D&quot;/&gt;&lt;wsp:rsid wsp:val=&quot;4838601A&quot;/&gt;&lt;wsp:rsid wsp:val=&quot;483B127E&quot;/&gt;&lt;wsp:rsid wsp:val=&quot;4845A219&quot;/&gt;&lt;wsp:rsid wsp:val=&quot;484D6F83&quot;/&gt;&lt;wsp:rsid wsp:val=&quot;484D8E27&quot;/&gt;&lt;wsp:rsid wsp:val=&quot;4851402B&quot;/&gt;&lt;wsp:rsid wsp:val=&quot;4856B24E&quot;/&gt;&lt;wsp:rsid wsp:val=&quot;489AD1F6&quot;/&gt;&lt;wsp:rsid wsp:val=&quot;48A6F46E&quot;/&gt;&lt;wsp:rsid wsp:val=&quot;48B9E6DE&quot;/&gt;&lt;wsp:rsid wsp:val=&quot;48BD5C66&quot;/&gt;&lt;wsp:rsid wsp:val=&quot;48C7C7B6&quot;/&gt;&lt;wsp:rsid wsp:val=&quot;48CCB334&quot;/&gt;&lt;wsp:rsid wsp:val=&quot;48D582BB&quot;/&gt;&lt;wsp:rsid wsp:val=&quot;48EF253D&quot;/&gt;&lt;wsp:rsid wsp:val=&quot;48F24C39&quot;/&gt;&lt;wsp:rsid wsp:val=&quot;48FA87AF&quot;/&gt;&lt;wsp:rsid wsp:val=&quot;48FBE08F&quot;/&gt;&lt;wsp:rsid wsp:val=&quot;48FD5472&quot;/&gt;&lt;wsp:rsid wsp:val=&quot;48FE58B7&quot;/&gt;&lt;wsp:rsid wsp:val=&quot;4902E91A&quot;/&gt;&lt;wsp:rsid wsp:val=&quot;49038246&quot;/&gt;&lt;wsp:rsid wsp:val=&quot;4907A03A&quot;/&gt;&lt;wsp:rsid wsp:val=&quot;490F3536&quot;/&gt;&lt;wsp:rsid wsp:val=&quot;49126874&quot;/&gt;&lt;wsp:rsid wsp:val=&quot;49178452&quot;/&gt;&lt;wsp:rsid wsp:val=&quot;491DD060&quot;/&gt;&lt;wsp:rsid wsp:val=&quot;4926ED5D&quot;/&gt;&lt;wsp:rsid wsp:val=&quot;492A5CA5&quot;/&gt;&lt;wsp:rsid wsp:val=&quot;492FBEA2&quot;/&gt;&lt;wsp:rsid wsp:val=&quot;4931D723&quot;/&gt;&lt;wsp:rsid wsp:val=&quot;49363B28&quot;/&gt;&lt;wsp:rsid wsp:val=&quot;493DC266&quot;/&gt;&lt;wsp:rsid wsp:val=&quot;495488BC&quot;/&gt;&lt;wsp:rsid wsp:val=&quot;495B8CA1&quot;/&gt;&lt;wsp:rsid wsp:val=&quot;49751628&quot;/&gt;&lt;wsp:rsid wsp:val=&quot;49860829&quot;/&gt;&lt;wsp:rsid wsp:val=&quot;498DC2DE&quot;/&gt;&lt;wsp:rsid wsp:val=&quot;4993F841&quot;/&gt;&lt;wsp:rsid wsp:val=&quot;4994531E&quot;/&gt;&lt;wsp:rsid wsp:val=&quot;49946753&quot;/&gt;&lt;wsp:rsid wsp:val=&quot;49959338&quot;/&gt;&lt;wsp:rsid wsp:val=&quot;49AAEEC7&quot;/&gt;&lt;wsp:rsid wsp:val=&quot;49FAD5B9&quot;/&gt;&lt;wsp:rsid wsp:val=&quot;4A02837B&quot;/&gt;&lt;wsp:rsid wsp:val=&quot;4A1218EA&quot;/&gt;&lt;wsp:rsid wsp:val=&quot;4A26EA5B&quot;/&gt;&lt;wsp:rsid wsp:val=&quot;4A282172&quot;/&gt;&lt;wsp:rsid wsp:val=&quot;4A28ABC5&quot;/&gt;&lt;wsp:rsid wsp:val=&quot;4A385246&quot;/&gt;&lt;wsp:rsid wsp:val=&quot;4A3D1DC1&quot;/&gt;&lt;wsp:rsid wsp:val=&quot;4A41F710&quot;/&gt;&lt;wsp:rsid wsp:val=&quot;4A4441B2&quot;/&gt;&lt;wsp:rsid wsp:val=&quot;4A44EC17&quot;/&gt;&lt;wsp:rsid wsp:val=&quot;4A462FF6&quot;/&gt;&lt;wsp:rsid wsp:val=&quot;4A4DD5B7&quot;/&gt;&lt;wsp:rsid wsp:val=&quot;4A502F66&quot;/&gt;&lt;wsp:rsid wsp:val=&quot;4A57ECE6&quot;/&gt;&lt;wsp:rsid wsp:val=&quot;4A75B224&quot;/&gt;&lt;wsp:rsid wsp:val=&quot;4A769022&quot;/&gt;&lt;wsp:rsid wsp:val=&quot;4A8B43BA&quot;/&gt;&lt;wsp:rsid wsp:val=&quot;4A95DA1A&quot;/&gt;&lt;wsp:rsid wsp:val=&quot;4A9664CB&quot;/&gt;&lt;wsp:rsid wsp:val=&quot;4A9C3127&quot;/&gt;&lt;wsp:rsid wsp:val=&quot;4AB47F27&quot;/&gt;&lt;wsp:rsid wsp:val=&quot;4ABA2A21&quot;/&gt;&lt;wsp:rsid wsp:val=&quot;4ABF93A8&quot;/&gt;&lt;wsp:rsid wsp:val=&quot;4AD4C078&quot;/&gt;&lt;wsp:rsid wsp:val=&quot;4AD79F24&quot;/&gt;&lt;wsp:rsid wsp:val=&quot;4AD79FB9&quot;/&gt;&lt;wsp:rsid wsp:val=&quot;4AF8870D&quot;/&gt;&lt;wsp:rsid wsp:val=&quot;4B075DC7&quot;/&gt;&lt;wsp:rsid wsp:val=&quot;4B1A0695&quot;/&gt;&lt;wsp:rsid wsp:val=&quot;4B23249E&quot;/&gt;&lt;wsp:rsid wsp:val=&quot;4B3847BF&quot;/&gt;&lt;wsp:rsid wsp:val=&quot;4B4790EC&quot;/&gt;&lt;wsp:rsid wsp:val=&quot;4B4D982C&quot;/&gt;&lt;wsp:rsid wsp:val=&quot;4B4E6211&quot;/&gt;&lt;wsp:rsid wsp:val=&quot;4B613D05&quot;/&gt;&lt;wsp:rsid wsp:val=&quot;4B70EE5C&quot;/&gt;&lt;wsp:rsid wsp:val=&quot;4B7BE029&quot;/&gt;&lt;wsp:rsid wsp:val=&quot;4B812DAF&quot;/&gt;&lt;wsp:rsid wsp:val=&quot;4B93EAC0&quot;/&gt;&lt;wsp:rsid wsp:val=&quot;4B984399&quot;/&gt;&lt;wsp:rsid wsp:val=&quot;4BA8C8E6&quot;/&gt;&lt;wsp:rsid wsp:val=&quot;4BBDA343&quot;/&gt;&lt;wsp:rsid wsp:val=&quot;4BC0AE8F&quot;/&gt;&lt;wsp:rsid wsp:val=&quot;4BD8B072&quot;/&gt;&lt;wsp:rsid wsp:val=&quot;4BE0BC78&quot;/&gt;&lt;wsp:rsid wsp:val=&quot;4BE9107A&quot;/&gt;&lt;wsp:rsid wsp:val=&quot;4BF2BD5F&quot;/&gt;&lt;wsp:rsid wsp:val=&quot;4C0D237D&quot;/&gt;&lt;wsp:rsid wsp:val=&quot;4C0D5F38&quot;/&gt;&lt;wsp:rsid wsp:val=&quot;4C221EFE&quot;/&gt;&lt;wsp:rsid wsp:val=&quot;4C2AFDBB&quot;/&gt;&lt;wsp:rsid wsp:val=&quot;4C2CCF03&quot;/&gt;&lt;wsp:rsid wsp:val=&quot;4C2FE13F&quot;/&gt;&lt;wsp:rsid wsp:val=&quot;4C34F263&quot;/&gt;&lt;wsp:rsid wsp:val=&quot;4C37BD4D&quot;/&gt;&lt;wsp:rsid wsp:val=&quot;4C3D988F&quot;/&gt;&lt;wsp:rsid wsp:val=&quot;4C3F71D1&quot;/&gt;&lt;wsp:rsid wsp:val=&quot;4C50C7DC&quot;/&gt;&lt;wsp:rsid wsp:val=&quot;4C512132&quot;/&gt;&lt;wsp:rsid wsp:val=&quot;4C5A7D17&quot;/&gt;&lt;wsp:rsid wsp:val=&quot;4C6977E5&quot;/&gt;&lt;wsp:rsid wsp:val=&quot;4C70DB94&quot;/&gt;&lt;wsp:rsid wsp:val=&quot;4C789288&quot;/&gt;&lt;wsp:rsid wsp:val=&quot;4C8DE614&quot;/&gt;&lt;wsp:rsid wsp:val=&quot;4C8E805A&quot;/&gt;&lt;wsp:rsid wsp:val=&quot;4C97437B&quot;/&gt;&lt;wsp:rsid wsp:val=&quot;4C9EF6E2&quot;/&gt;&lt;wsp:rsid wsp:val=&quot;4CA00CED&quot;/&gt;&lt;wsp:rsid wsp:val=&quot;4CA2D491&quot;/&gt;&lt;wsp:rsid wsp:val=&quot;4CA36609&quot;/&gt;&lt;wsp:rsid wsp:val=&quot;4CB06B0F&quot;/&gt;&lt;wsp:rsid wsp:val=&quot;4CBC1554&quot;/&gt;&lt;wsp:rsid wsp:val=&quot;4CBEE778&quot;/&gt;&lt;wsp:rsid wsp:val=&quot;4CCB6CE4&quot;/&gt;&lt;wsp:rsid wsp:val=&quot;4CDA71E5&quot;/&gt;&lt;wsp:rsid wsp:val=&quot;4CDCDBFC&quot;/&gt;&lt;wsp:rsid wsp:val=&quot;4CE17ACC&quot;/&gt;&lt;wsp:rsid wsp:val=&quot;4CEC453B&quot;/&gt;&lt;wsp:rsid wsp:val=&quot;4CEC6A07&quot;/&gt;&lt;wsp:rsid wsp:val=&quot;4CF304C9&quot;/&gt;&lt;wsp:rsid wsp:val=&quot;4CF41693&quot;/&gt;&lt;wsp:rsid wsp:val=&quot;4CFA046F&quot;/&gt;&lt;wsp:rsid wsp:val=&quot;4CFAB2FA&quot;/&gt;&lt;wsp:rsid wsp:val=&quot;4D112E12&quot;/&gt;&lt;wsp:rsid wsp:val=&quot;4D11E3A8&quot;/&gt;&lt;wsp:rsid wsp:val=&quot;4D1583C4&quot;/&gt;&lt;wsp:rsid wsp:val=&quot;4D1D56E6&quot;/&gt;&lt;wsp:rsid wsp:val=&quot;4D24FEB1&quot;/&gt;&lt;wsp:rsid wsp:val=&quot;4D36B636&quot;/&gt;&lt;wsp:rsid wsp:val=&quot;4D37A0CA&quot;/&gt;&lt;wsp:rsid wsp:val=&quot;4D3908AA&quot;/&gt;&lt;wsp:rsid wsp:val=&quot;4D3F4597&quot;/&gt;&lt;wsp:rsid wsp:val=&quot;4D42D854&quot;/&gt;&lt;wsp:rsid wsp:val=&quot;4D4A12A5&quot;/&gt;&lt;wsp:rsid wsp:val=&quot;4D531900&quot;/&gt;&lt;wsp:rsid wsp:val=&quot;4D54B08A&quot;/&gt;&lt;wsp:rsid wsp:val=&quot;4D5DB73F&quot;/&gt;&lt;wsp:rsid wsp:val=&quot;4D715034&quot;/&gt;&lt;wsp:rsid wsp:val=&quot;4D87D6E6&quot;/&gt;&lt;wsp:rsid wsp:val=&quot;4D8D03CB&quot;/&gt;&lt;wsp:rsid wsp:val=&quot;4D8E8DC0&quot;/&gt;&lt;wsp:rsid wsp:val=&quot;4D9427AA&quot;/&gt;&lt;wsp:rsid wsp:val=&quot;4D99323C&quot;/&gt;&lt;wsp:rsid wsp:val=&quot;4DA271FE&quot;/&gt;&lt;wsp:rsid wsp:val=&quot;4DA2A4EC&quot;/&gt;&lt;wsp:rsid wsp:val=&quot;4DA2A6D1&quot;/&gt;&lt;wsp:rsid wsp:val=&quot;4DA4FA4A&quot;/&gt;&lt;wsp:rsid wsp:val=&quot;4DBE8B32&quot;/&gt;&lt;wsp:rsid wsp:val=&quot;4DCE2D7A&quot;/&gt;&lt;wsp:rsid wsp:val=&quot;4DD02EE6&quot;/&gt;&lt;wsp:rsid wsp:val=&quot;4DFE69E0&quot;/&gt;&lt;wsp:rsid wsp:val=&quot;4E1462CB&quot;/&gt;&lt;wsp:rsid wsp:val=&quot;4E2776F1&quot;/&gt;&lt;wsp:rsid wsp:val=&quot;4E29B675&quot;/&gt;&lt;wsp:rsid wsp:val=&quot;4E2E773A&quot;/&gt;&lt;wsp:rsid wsp:val=&quot;4E3BAF0F&quot;/&gt;&lt;wsp:rsid wsp:val=&quot;4E463973&quot;/&gt;&lt;wsp:rsid wsp:val=&quot;4E46B059&quot;/&gt;&lt;wsp:rsid wsp:val=&quot;4E46EDA2&quot;/&gt;&lt;wsp:rsid wsp:val=&quot;4E47B6FC&quot;/&gt;&lt;wsp:rsid wsp:val=&quot;4E4A3BB2&quot;/&gt;&lt;wsp:rsid wsp:val=&quot;4E4AE413&quot;/&gt;&lt;wsp:rsid wsp:val=&quot;4E4D1A9C&quot;/&gt;&lt;wsp:rsid wsp:val=&quot;4E725778&quot;/&gt;&lt;wsp:rsid wsp:val=&quot;4E7C9B64&quot;/&gt;&lt;wsp:rsid wsp:val=&quot;4E7F770E&quot;/&gt;&lt;wsp:rsid wsp:val=&quot;4E8FA606&quot;/&gt;&lt;wsp:rsid wsp:val=&quot;4E97C78D&quot;/&gt;&lt;wsp:rsid wsp:val=&quot;4EB4CAF1&quot;/&gt;&lt;wsp:rsid wsp:val=&quot;4EB6F9B1&quot;/&gt;&lt;wsp:rsid wsp:val=&quot;4EBB7178&quot;/&gt;&lt;wsp:rsid wsp:val=&quot;4EC6E58A&quot;/&gt;&lt;wsp:rsid wsp:val=&quot;4ECA66D3&quot;/&gt;&lt;wsp:rsid wsp:val=&quot;4EEA56FA&quot;/&gt;&lt;wsp:rsid wsp:val=&quot;4EF8A382&quot;/&gt;&lt;wsp:rsid wsp:val=&quot;4EFDF8F3&quot;/&gt;&lt;wsp:rsid wsp:val=&quot;4F06DA94&quot;/&gt;&lt;wsp:rsid wsp:val=&quot;4F107A94&quot;/&gt;&lt;wsp:rsid wsp:val=&quot;4F24DC9C&quot;/&gt;&lt;wsp:rsid wsp:val=&quot;4F2F8027&quot;/&gt;&lt;wsp:rsid wsp:val=&quot;4F406EF8&quot;/&gt;&lt;wsp:rsid wsp:val=&quot;4F439F34&quot;/&gt;&lt;wsp:rsid wsp:val=&quot;4F4E9855&quot;/&gt;&lt;wsp:rsid wsp:val=&quot;4F4EE5BE&quot;/&gt;&lt;wsp:rsid wsp:val=&quot;4F5A2985&quot;/&gt;&lt;wsp:rsid wsp:val=&quot;4F60A1EC&quot;/&gt;&lt;wsp:rsid wsp:val=&quot;4F625CEA&quot;/&gt;&lt;wsp:rsid wsp:val=&quot;4F67A986&quot;/&gt;&lt;wsp:rsid wsp:val=&quot;4F708035&quot;/&gt;&lt;wsp:rsid wsp:val=&quot;4F7190C5&quot;/&gt;&lt;wsp:rsid wsp:val=&quot;4F759E0A&quot;/&gt;&lt;wsp:rsid wsp:val=&quot;4F7A2883&quot;/&gt;&lt;wsp:rsid wsp:val=&quot;4F81B49C&quot;/&gt;&lt;wsp:rsid wsp:val=&quot;4F845F5B&quot;/&gt;&lt;wsp:rsid wsp:val=&quot;4F852E74&quot;/&gt;&lt;wsp:rsid wsp:val=&quot;4F97B069&quot;/&gt;&lt;wsp:rsid wsp:val=&quot;4F9D5CCF&quot;/&gt;&lt;wsp:rsid wsp:val=&quot;4FA35ABD&quot;/&gt;&lt;wsp:rsid wsp:val=&quot;4FA8E0C2&quot;/&gt;&lt;wsp:rsid wsp:val=&quot;4FB7273C&quot;/&gt;&lt;wsp:rsid wsp:val=&quot;4FC4D9D8&quot;/&gt;&lt;wsp:rsid wsp:val=&quot;4FC6865B&quot;/&gt;&lt;wsp:rsid wsp:val=&quot;4FCCB0E1&quot;/&gt;&lt;wsp:rsid wsp:val=&quot;4FD039B1&quot;/&gt;&lt;wsp:rsid wsp:val=&quot;4FD2AC7E&quot;/&gt;&lt;wsp:rsid wsp:val=&quot;4FD697A4&quot;/&gt;&lt;wsp:rsid wsp:val=&quot;4FE60C13&quot;/&gt;&lt;wsp:rsid wsp:val=&quot;4FEA74C5&quot;/&gt;&lt;wsp:rsid wsp:val=&quot;4FED4BE8&quot;/&gt;&lt;wsp:rsid wsp:val=&quot;4FF3D968&quot;/&gt;&lt;wsp:rsid wsp:val=&quot;4FF7BD30&quot;/&gt;&lt;wsp:rsid wsp:val=&quot;4FFE744F&quot;/&gt;&lt;wsp:rsid wsp:val=&quot;50092E64&quot;/&gt;&lt;wsp:rsid wsp:val=&quot;500C7EB0&quot;/&gt;&lt;wsp:rsid wsp:val=&quot;50102A31&quot;/&gt;&lt;wsp:rsid wsp:val=&quot;501BE28B&quot;/&gt;&lt;wsp:rsid wsp:val=&quot;50214B62&quot;/&gt;&lt;wsp:rsid wsp:val=&quot;5029907C&quot;/&gt;&lt;wsp:rsid wsp:val=&quot;5044387F&quot;/&gt;&lt;wsp:rsid wsp:val=&quot;50723AB5&quot;/&gt;&lt;wsp:rsid wsp:val=&quot;507276EC&quot;/&gt;&lt;wsp:rsid wsp:val=&quot;507A7916&quot;/&gt;&lt;wsp:rsid wsp:val=&quot;509B0920&quot;/&gt;&lt;wsp:rsid wsp:val=&quot;50A38A01&quot;/&gt;&lt;wsp:rsid wsp:val=&quot;50AECF86&quot;/&gt;&lt;wsp:rsid wsp:val=&quot;50B5349A&quot;/&gt;&lt;wsp:rsid wsp:val=&quot;50C36532&quot;/&gt;&lt;wsp:rsid wsp:val=&quot;50D338A8&quot;/&gt;&lt;wsp:rsid wsp:val=&quot;50D4F30B&quot;/&gt;&lt;wsp:rsid wsp:val=&quot;50DAC358&quot;/&gt;&lt;wsp:rsid wsp:val=&quot;50E192AA&quot;/&gt;&lt;wsp:rsid wsp:val=&quot;511A2A19&quot;/&gt;&lt;wsp:rsid wsp:val=&quot;5130864D&quot;/&gt;&lt;wsp:rsid wsp:val=&quot;5134BD3A&quot;/&gt;&lt;wsp:rsid wsp:val=&quot;513C84A4&quot;/&gt;&lt;wsp:rsid wsp:val=&quot;51493BD5&quot;/&gt;&lt;wsp:rsid wsp:val=&quot;515993D1&quot;/&gt;&lt;wsp:rsid wsp:val=&quot;515C405F&quot;/&gt;&lt;wsp:rsid wsp:val=&quot;51698F49&quot;/&gt;&lt;wsp:rsid wsp:val=&quot;517378A7&quot;/&gt;&lt;wsp:rsid wsp:val=&quot;517D63B9&quot;/&gt;&lt;wsp:rsid wsp:val=&quot;518F8716&quot;/&gt;&lt;wsp:rsid wsp:val=&quot;5192F65E&quot;/&gt;&lt;wsp:rsid wsp:val=&quot;5194A210&quot;/&gt;&lt;wsp:rsid wsp:val=&quot;51A3EE3A&quot;/&gt;&lt;wsp:rsid wsp:val=&quot;51B14D62&quot;/&gt;&lt;wsp:rsid wsp:val=&quot;51B35336&quot;/&gt;&lt;wsp:rsid wsp:val=&quot;51C3A018&quot;/&gt;&lt;wsp:rsid wsp:val=&quot;51CD6C8F&quot;/&gt;&lt;wsp:rsid wsp:val=&quot;51D48C85&quot;/&gt;&lt;wsp:rsid wsp:val=&quot;51DDC5F3&quot;/&gt;&lt;wsp:rsid wsp:val=&quot;51E1A4A0&quot;/&gt;&lt;wsp:rsid wsp:val=&quot;51E60599&quot;/&gt;&lt;wsp:rsid wsp:val=&quot;51E7E662&quot;/&gt;&lt;wsp:rsid wsp:val=&quot;51EAD5A7&quot;/&gt;&lt;wsp:rsid wsp:val=&quot;51EC9C34&quot;/&gt;&lt;wsp:rsid wsp:val=&quot;51F030FA&quot;/&gt;&lt;wsp:rsid wsp:val=&quot;51F86933&quot;/&gt;&lt;wsp:rsid wsp:val=&quot;520A32DB&quot;/&gt;&lt;wsp:rsid wsp:val=&quot;520A7C04&quot;/&gt;&lt;wsp:rsid wsp:val=&quot;522AE1FD&quot;/&gt;&lt;wsp:rsid wsp:val=&quot;52368F0D&quot;/&gt;&lt;wsp:rsid wsp:val=&quot;5252ABF5&quot;/&gt;&lt;wsp:rsid wsp:val=&quot;5257EB82&quot;/&gt;&lt;wsp:rsid wsp:val=&quot;526C94D5&quot;/&gt;&lt;wsp:rsid wsp:val=&quot;527A75AD&quot;/&gt;&lt;wsp:rsid wsp:val=&quot;527C262D&quot;/&gt;&lt;wsp:rsid wsp:val=&quot;5294C249&quot;/&gt;&lt;wsp:rsid wsp:val=&quot;529E461B&quot;/&gt;&lt;wsp:rsid wsp:val=&quot;52A908B0&quot;/&gt;&lt;wsp:rsid wsp:val=&quot;52B84A02&quot;/&gt;&lt;wsp:rsid wsp:val=&quot;52C872CE&quot;/&gt;&lt;wsp:rsid wsp:val=&quot;52E74B1D&quot;/&gt;&lt;wsp:rsid wsp:val=&quot;52F542DA&quot;/&gt;&lt;wsp:rsid wsp:val=&quot;52F8BD65&quot;/&gt;&lt;wsp:rsid wsp:val=&quot;53047F48&quot;/&gt;&lt;wsp:rsid wsp:val=&quot;5312D15C&quot;/&gt;&lt;wsp:rsid wsp:val=&quot;5314C72D&quot;/&gt;&lt;wsp:rsid wsp:val=&quot;53180A16&quot;/&gt;&lt;wsp:rsid wsp:val=&quot;531BFBE8&quot;/&gt;&lt;wsp:rsid wsp:val=&quot;531D432F&quot;/&gt;&lt;wsp:rsid wsp:val=&quot;532164C8&quot;/&gt;&lt;wsp:rsid wsp:val=&quot;532A6521&quot;/&gt;&lt;wsp:rsid wsp:val=&quot;532B5777&quot;/&gt;&lt;wsp:rsid wsp:val=&quot;532EF0D2&quot;/&gt;&lt;wsp:rsid wsp:val=&quot;533A17E1&quot;/&gt;&lt;wsp:rsid wsp:val=&quot;533CB3F3&quot;/&gt;&lt;wsp:rsid wsp:val=&quot;5341F8DE&quot;/&gt;&lt;wsp:rsid wsp:val=&quot;534530C7&quot;/&gt;&lt;wsp:rsid wsp:val=&quot;534B472A&quot;/&gt;&lt;wsp:rsid wsp:val=&quot;53500C87&quot;/&gt;&lt;wsp:rsid wsp:val=&quot;535431AC&quot;/&gt;&lt;wsp:rsid wsp:val=&quot;535C78A2&quot;/&gt;&lt;wsp:rsid wsp:val=&quot;5363BE2B&quot;/&gt;&lt;wsp:rsid wsp:val=&quot;538EFB38&quot;/&gt;&lt;wsp:rsid wsp:val=&quot;5396DA86&quot;/&gt;&lt;wsp:rsid wsp:val=&quot;539EAD06&quot;/&gt;&lt;wsp:rsid wsp:val=&quot;53A29468&quot;/&gt;&lt;wsp:rsid wsp:val=&quot;53B9AF64&quot;/&gt;&lt;wsp:rsid wsp:val=&quot;53CA78CE&quot;/&gt;&lt;wsp:rsid wsp:val=&quot;53D967CB&quot;/&gt;&lt;wsp:rsid wsp:val=&quot;53D9A14C&quot;/&gt;&lt;wsp:rsid wsp:val=&quot;53DEE515&quot;/&gt;&lt;wsp:rsid wsp:val=&quot;53F35498&quot;/&gt;&lt;wsp:rsid wsp:val=&quot;53FDCF44&quot;/&gt;&lt;wsp:rsid wsp:val=&quot;5402BD77&quot;/&gt;&lt;wsp:rsid wsp:val=&quot;54096CD8&quot;/&gt;&lt;wsp:rsid wsp:val=&quot;540D1FF9&quot;/&gt;&lt;wsp:rsid wsp:val=&quot;540D64F2&quot;/&gt;&lt;wsp:rsid wsp:val=&quot;54101326&quot;/&gt;&lt;wsp:rsid wsp:val=&quot;541BCF53&quot;/&gt;&lt;wsp:rsid wsp:val=&quot;541CC212&quot;/&gt;&lt;wsp:rsid wsp:val=&quot;541DF43A&quot;/&gt;&lt;wsp:rsid wsp:val=&quot;542BCFC9&quot;/&gt;&lt;wsp:rsid wsp:val=&quot;543092AA&quot;/&gt;&lt;wsp:rsid wsp:val=&quot;54328C69&quot;/&gt;&lt;wsp:rsid wsp:val=&quot;543B6F43&quot;/&gt;&lt;wsp:rsid wsp:val=&quot;543B7E59&quot;/&gt;&lt;wsp:rsid wsp:val=&quot;5446E534&quot;/&gt;&lt;wsp:rsid wsp:val=&quot;544BC021&quot;/&gt;&lt;wsp:rsid wsp:val=&quot;544BE5E8&quot;/&gt;&lt;wsp:rsid wsp:val=&quot;5461A635&quot;/&gt;&lt;wsp:rsid wsp:val=&quot;546231FE&quot;/&gt;&lt;wsp:rsid wsp:val=&quot;5469A873&quot;/&gt;&lt;wsp:rsid wsp:val=&quot;547053A6&quot;/&gt;&lt;wsp:rsid wsp:val=&quot;54718198&quot;/&gt;&lt;wsp:rsid wsp:val=&quot;54718D8A&quot;/&gt;&lt;wsp:rsid wsp:val=&quot;548F0E13&quot;/&gt;&lt;wsp:rsid wsp:val=&quot;54964390&quot;/&gt;&lt;wsp:rsid wsp:val=&quot;549C8543&quot;/&gt;&lt;wsp:rsid wsp:val=&quot;54A379A4&quot;/&gt;&lt;wsp:rsid wsp:val=&quot;54B13CED&quot;/&gt;&lt;wsp:rsid wsp:val=&quot;54B32D1B&quot;/&gt;&lt;wsp:rsid wsp:val=&quot;54C5224B&quot;/&gt;&lt;wsp:rsid wsp:val=&quot;54C67229&quot;/&gt;&lt;wsp:rsid wsp:val=&quot;54CAC8F6&quot;/&gt;&lt;wsp:rsid wsp:val=&quot;54E7178B&quot;/&gt;&lt;wsp:rsid wsp:val=&quot;54F4D21B&quot;/&gt;&lt;wsp:rsid wsp:val=&quot;5502E0B1&quot;/&gt;&lt;wsp:rsid wsp:val=&quot;550C50F9&quot;/&gt;&lt;wsp:rsid wsp:val=&quot;5517A9A2&quot;/&gt;&lt;wsp:rsid wsp:val=&quot;552CC8E6&quot;/&gt;&lt;wsp:rsid wsp:val=&quot;5531A9AE&quot;/&gt;&lt;wsp:rsid wsp:val=&quot;5556FE8B&quot;/&gt;&lt;wsp:rsid wsp:val=&quot;5566C75A&quot;/&gt;&lt;wsp:rsid wsp:val=&quot;556F9C6D&quot;/&gt;&lt;wsp:rsid wsp:val=&quot;5570279A&quot;/&gt;&lt;wsp:rsid wsp:val=&quot;55B3AA1A&quot;/&gt;&lt;wsp:rsid wsp:val=&quot;55C9868A&quot;/&gt;&lt;wsp:rsid wsp:val=&quot;55D531A0&quot;/&gt;&lt;wsp:rsid wsp:val=&quot;55DCBCA5&quot;/&gt;&lt;wsp:rsid wsp:val=&quot;55DE4A61&quot;/&gt;&lt;wsp:rsid wsp:val=&quot;55E2F739&quot;/&gt;&lt;wsp:rsid wsp:val=&quot;55F3B258&quot;/&gt;&lt;wsp:rsid wsp:val=&quot;560BF13F&quot;/&gt;&lt;wsp:rsid wsp:val=&quot;560D5DEB&quot;/&gt;&lt;wsp:rsid wsp:val=&quot;56151C72&quot;/&gt;&lt;wsp:rsid wsp:val=&quot;561530D9&quot;/&gt;&lt;wsp:rsid wsp:val=&quot;561BEB84&quot;/&gt;&lt;wsp:rsid wsp:val=&quot;562223A3&quot;/&gt;&lt;wsp:rsid wsp:val=&quot;56295DD8&quot;/&gt;&lt;wsp:rsid wsp:val=&quot;565271D5&quot;/&gt;&lt;wsp:rsid wsp:val=&quot;565BB86F&quot;/&gt;&lt;wsp:rsid wsp:val=&quot;56612144&quot;/&gt;&lt;wsp:rsid wsp:val=&quot;5661A8D5&quot;/&gt;&lt;wsp:rsid wsp:val=&quot;56628EDB&quot;/&gt;&lt;wsp:rsid wsp:val=&quot;56653698&quot;/&gt;&lt;wsp:rsid wsp:val=&quot;56676B6D&quot;/&gt;&lt;wsp:rsid wsp:val=&quot;56789E04&quot;/&gt;&lt;wsp:rsid wsp:val=&quot;567DAEA9&quot;/&gt;&lt;wsp:rsid wsp:val=&quot;56A834C1&quot;/&gt;&lt;wsp:rsid wsp:val=&quot;56A878C0&quot;/&gt;&lt;wsp:rsid wsp:val=&quot;56A8CEBA&quot;/&gt;&lt;wsp:rsid wsp:val=&quot;56CECA7E&quot;/&gt;&lt;wsp:rsid wsp:val=&quot;56DCDE90&quot;/&gt;&lt;wsp:rsid wsp:val=&quot;56E112C6&quot;/&gt;&lt;wsp:rsid wsp:val=&quot;56E3DFE5&quot;/&gt;&lt;wsp:rsid wsp:val=&quot;56EB1734&quot;/&gt;&lt;wsp:rsid wsp:val=&quot;56F1F38E&quot;/&gt;&lt;wsp:rsid wsp:val=&quot;56FFD359&quot;/&gt;&lt;wsp:rsid wsp:val=&quot;5703DF16&quot;/&gt;&lt;wsp:rsid wsp:val=&quot;5711C028&quot;/&gt;&lt;wsp:rsid wsp:val=&quot;571F5932&quot;/&gt;&lt;wsp:rsid wsp:val=&quot;572C78EF&quot;/&gt;&lt;wsp:rsid wsp:val=&quot;574F3D85&quot;/&gt;&lt;wsp:rsid wsp:val=&quot;575EBB0E&quot;/&gt;&lt;wsp:rsid wsp:val=&quot;57686FF3&quot;/&gt;&lt;wsp:rsid wsp:val=&quot;57757A59&quot;/&gt;&lt;wsp:rsid wsp:val=&quot;578C3486&quot;/&gt;&lt;wsp:rsid wsp:val=&quot;57A92E4C&quot;/&gt;&lt;wsp:rsid wsp:val=&quot;57CF32C3&quot;/&gt;&lt;wsp:rsid wsp:val=&quot;57D2953C&quot;/&gt;&lt;wsp:rsid wsp:val=&quot;57DF2ABC&quot;/&gt;&lt;wsp:rsid wsp:val=&quot;57E3C5BE&quot;/&gt;&lt;wsp:rsid wsp:val=&quot;58083DF6&quot;/&gt;&lt;wsp:rsid wsp:val=&quot;581FF7F5&quot;/&gt;&lt;wsp:rsid wsp:val=&quot;58262C48&quot;/&gt;&lt;wsp:rsid wsp:val=&quot;5847C882&quot;/&gt;&lt;wsp:rsid wsp:val=&quot;58589ECE&quot;/&gt;&lt;wsp:rsid wsp:val=&quot;585AB342&quot;/&gt;&lt;wsp:rsid wsp:val=&quot;586E3DED&quot;/&gt;&lt;wsp:rsid wsp:val=&quot;5875A7EA&quot;/&gt;&lt;wsp:rsid wsp:val=&quot;58858AFB&quot;/&gt;&lt;wsp:rsid wsp:val=&quot;589D5292&quot;/&gt;&lt;wsp:rsid wsp:val=&quot;58A9F040&quot;/&gt;&lt;wsp:rsid wsp:val=&quot;58AA22C1&quot;/&gt;&lt;wsp:rsid wsp:val=&quot;58B1EDA4&quot;/&gt;&lt;wsp:rsid wsp:val=&quot;58B3177B&quot;/&gt;&lt;wsp:rsid wsp:val=&quot;58B47C6A&quot;/&gt;&lt;wsp:rsid wsp:val=&quot;58C45BAE&quot;/&gt;&lt;wsp:rsid wsp:val=&quot;58D4A937&quot;/&gt;&lt;wsp:rsid wsp:val=&quot;58E3F5B5&quot;/&gt;&lt;wsp:rsid wsp:val=&quot;58EB38A2&quot;/&gt;&lt;wsp:rsid wsp:val=&quot;58FAFA24&quot;/&gt;&lt;wsp:rsid wsp:val=&quot;59057BDD&quot;/&gt;&lt;wsp:rsid wsp:val=&quot;5907D145&quot;/&gt;&lt;wsp:rsid wsp:val=&quot;59172464&quot;/&gt;&lt;wsp:rsid wsp:val=&quot;5924E7A1&quot;/&gt;&lt;wsp:rsid wsp:val=&quot;593476BF&quot;/&gt;&lt;wsp:rsid wsp:val=&quot;5946226D&quot;/&gt;&lt;wsp:rsid wsp:val=&quot;5947D67D&quot;/&gt;&lt;wsp:rsid wsp:val=&quot;594A263F&quot;/&gt;&lt;wsp:rsid wsp:val=&quot;594B5C01&quot;/&gt;&lt;wsp:rsid wsp:val=&quot;5959C314&quot;/&gt;&lt;wsp:rsid wsp:val=&quot;595BBFC3&quot;/&gt;&lt;wsp:rsid wsp:val=&quot;5968EC15&quot;/&gt;&lt;wsp:rsid wsp:val=&quot;596D507B&quot;/&gt;&lt;wsp:rsid wsp:val=&quot;598DEFF6&quot;/&gt;&lt;wsp:rsid wsp:val=&quot;5991BCEB&quot;/&gt;&lt;wsp:rsid wsp:val=&quot;5994FABC&quot;/&gt;&lt;wsp:rsid wsp:val=&quot;599CEA3E&quot;/&gt;&lt;wsp:rsid wsp:val=&quot;59A16051&quot;/&gt;&lt;wsp:rsid wsp:val=&quot;59A4AAEA&quot;/&gt;&lt;wsp:rsid wsp:val=&quot;59A70E69&quot;/&gt;&lt;wsp:rsid wsp:val=&quot;59B24E2D&quot;/&gt;&lt;wsp:rsid wsp:val=&quot;59B3B408&quot;/&gt;&lt;wsp:rsid wsp:val=&quot;59B9A7B4&quot;/&gt;&lt;wsp:rsid wsp:val=&quot;59BDEE3B&quot;/&gt;&lt;wsp:rsid wsp:val=&quot;59C6BF96&quot;/&gt;&lt;wsp:rsid wsp:val=&quot;59D62DCD&quot;/&gt;&lt;wsp:rsid wsp:val=&quot;59DA4CE4&quot;/&gt;&lt;wsp:rsid wsp:val=&quot;59DD6157&quot;/&gt;&lt;wsp:rsid wsp:val=&quot;59DD6C97&quot;/&gt;&lt;wsp:rsid wsp:val=&quot;59E27197&quot;/&gt;&lt;wsp:rsid wsp:val=&quot;59E8232C&quot;/&gt;&lt;wsp:rsid wsp:val=&quot;59EB51BB&quot;/&gt;&lt;wsp:rsid wsp:val=&quot;59F72BDB&quot;/&gt;&lt;wsp:rsid wsp:val=&quot;59F865A1&quot;/&gt;&lt;wsp:rsid wsp:val=&quot;5A065FCB&quot;/&gt;&lt;wsp:rsid wsp:val=&quot;5A0A2B1B&quot;/&gt;&lt;wsp:rsid wsp:val=&quot;5A2045C8&quot;/&gt;&lt;wsp:rsid wsp:val=&quot;5A338D2C&quot;/&gt;&lt;wsp:rsid wsp:val=&quot;5A4F0723&quot;/&gt;&lt;wsp:rsid wsp:val=&quot;5A583588&quot;/&gt;&lt;wsp:rsid wsp:val=&quot;5A5961EE&quot;/&gt;&lt;wsp:rsid wsp:val=&quot;5A6549D1&quot;/&gt;&lt;wsp:rsid wsp:val=&quot;5A6E4286&quot;/&gt;&lt;wsp:rsid wsp:val=&quot;5A83B87D&quot;/&gt;&lt;wsp:rsid wsp:val=&quot;5A88392D&quot;/&gt;&lt;wsp:rsid wsp:val=&quot;5A8928FA&quot;/&gt;&lt;wsp:rsid wsp:val=&quot;5A9A0935&quot;/&gt;&lt;wsp:rsid wsp:val=&quot;5AB43353&quot;/&gt;&lt;wsp:rsid wsp:val=&quot;5AC9C542&quot;/&gt;&lt;wsp:rsid wsp:val=&quot;5AD62191&quot;/&gt;&lt;wsp:rsid wsp:val=&quot;5AE68B6F&quot;/&gt;&lt;wsp:rsid wsp:val=&quot;5AEDFC44&quot;/&gt;&lt;wsp:rsid wsp:val=&quot;5B0F439A&quot;/&gt;&lt;wsp:rsid wsp:val=&quot;5B135F67&quot;/&gt;&lt;wsp:rsid wsp:val=&quot;5B192863&quot;/&gt;&lt;wsp:rsid wsp:val=&quot;5B21C804&quot;/&gt;&lt;wsp:rsid wsp:val=&quot;5B2623A5&quot;/&gt;&lt;wsp:rsid wsp:val=&quot;5B2D96D9&quot;/&gt;&lt;wsp:rsid wsp:val=&quot;5B3FC84A&quot;/&gt;&lt;wsp:rsid wsp:val=&quot;5B56590F&quot;/&gt;&lt;wsp:rsid wsp:val=&quot;5B57F0F1&quot;/&gt;&lt;wsp:rsid wsp:val=&quot;5B5D4591&quot;/&gt;&lt;wsp:rsid wsp:val=&quot;5B5F0ECB&quot;/&gt;&lt;wsp:rsid wsp:val=&quot;5B62117C&quot;/&gt;&lt;wsp:rsid wsp:val=&quot;5B6B7527&quot;/&gt;&lt;wsp:rsid wsp:val=&quot;5B87A683&quot;/&gt;&lt;wsp:rsid wsp:val=&quot;5BAD54D6&quot;/&gt;&lt;wsp:rsid wsp:val=&quot;5BBB0A39&quot;/&gt;&lt;wsp:rsid wsp:val=&quot;5BD4F354&quot;/&gt;&lt;wsp:rsid wsp:val=&quot;5BDB4FF8&quot;/&gt;&lt;wsp:rsid wsp:val=&quot;5BDC2313&quot;/&gt;&lt;wsp:rsid wsp:val=&quot;5BE7C04B&quot;/&gt;&lt;wsp:rsid wsp:val=&quot;5BE9D987&quot;/&gt;&lt;wsp:rsid wsp:val=&quot;5BF65892&quot;/&gt;&lt;wsp:rsid wsp:val=&quot;5BF6C5E6&quot;/&gt;&lt;wsp:rsid wsp:val=&quot;5BF9783D&quot;/&gt;&lt;wsp:rsid wsp:val=&quot;5C0F4EFB&quot;/&gt;&lt;wsp:rsid wsp:val=&quot;5C13A1DC&quot;/&gt;&lt;wsp:rsid wsp:val=&quot;5C27589F&quot;/&gt;&lt;wsp:rsid wsp:val=&quot;5C30F77F&quot;/&gt;&lt;wsp:rsid wsp:val=&quot;5C33B4E2&quot;/&gt;&lt;wsp:rsid wsp:val=&quot;5C3E0FD1&quot;/&gt;&lt;wsp:rsid wsp:val=&quot;5C4C805E&quot;/&gt;&lt;wsp:rsid wsp:val=&quot;5C51FB65&quot;/&gt;&lt;wsp:rsid wsp:val=&quot;5C70CBB4&quot;/&gt;&lt;wsp:rsid wsp:val=&quot;5C9E33ED&quot;/&gt;&lt;wsp:rsid wsp:val=&quot;5CAB69A4&quot;/&gt;&lt;wsp:rsid wsp:val=&quot;5CB239CB&quot;/&gt;&lt;wsp:rsid wsp:val=&quot;5CB6332E&quot;/&gt;&lt;wsp:rsid wsp:val=&quot;5CB8CD81&quot;/&gt;&lt;wsp:rsid wsp:val=&quot;5CB9E863&quot;/&gt;&lt;wsp:rsid wsp:val=&quot;5CBA9173&quot;/&gt;&lt;wsp:rsid wsp:val=&quot;5CC3AF91&quot;/&gt;&lt;wsp:rsid wsp:val=&quot;5CC4E9F8&quot;/&gt;&lt;wsp:rsid wsp:val=&quot;5CC5EBBF&quot;/&gt;&lt;wsp:rsid wsp:val=&quot;5CDD5F16&quot;/&gt;&lt;wsp:rsid wsp:val=&quot;5CEE1BC7&quot;/&gt;&lt;wsp:rsid wsp:val=&quot;5D10D22D&quot;/&gt;&lt;wsp:rsid wsp:val=&quot;5D21AAA8&quot;/&gt;&lt;wsp:rsid wsp:val=&quot;5D26B7D9&quot;/&gt;&lt;wsp:rsid wsp:val=&quot;5D2E3F41&quot;/&gt;&lt;wsp:rsid wsp:val=&quot;5D306379&quot;/&gt;&lt;wsp:rsid wsp:val=&quot;5D3852CD&quot;/&gt;&lt;wsp:rsid wsp:val=&quot;5D40DEE0&quot;/&gt;&lt;wsp:rsid wsp:val=&quot;5D4EFF1F&quot;/&gt;&lt;wsp:rsid wsp:val=&quot;5D7A159F&quot;/&gt;&lt;wsp:rsid wsp:val=&quot;5D8D5AE5&quot;/&gt;&lt;wsp:rsid wsp:val=&quot;5DAC164D&quot;/&gt;&lt;wsp:rsid wsp:val=&quot;5DACA83A&quot;/&gt;&lt;wsp:rsid wsp:val=&quot;5DACFC30&quot;/&gt;&lt;wsp:rsid wsp:val=&quot;5DB4298A&quot;/&gt;&lt;wsp:rsid wsp:val=&quot;5DB903C1&quot;/&gt;&lt;wsp:rsid wsp:val=&quot;5DC3A458&quot;/&gt;&lt;wsp:rsid wsp:val=&quot;5DC99928&quot;/&gt;&lt;wsp:rsid wsp:val=&quot;5DE720A6&quot;/&gt;&lt;wsp:rsid wsp:val=&quot;5DEA15B7&quot;/&gt;&lt;wsp:rsid wsp:val=&quot;5E00D783&quot;/&gt;&lt;wsp:rsid wsp:val=&quot;5E063F12&quot;/&gt;&lt;wsp:rsid wsp:val=&quot;5E0B3DCC&quot;/&gt;&lt;wsp:rsid wsp:val=&quot;5E169075&quot;/&gt;&lt;wsp:rsid wsp:val=&quot;5E20EC1A&quot;/&gt;&lt;wsp:rsid wsp:val=&quot;5E215608&quot;/&gt;&lt;wsp:rsid wsp:val=&quot;5E2347AE&quot;/&gt;&lt;wsp:rsid wsp:val=&quot;5E24373C&quot;/&gt;&lt;wsp:rsid wsp:val=&quot;5E444175&quot;/&gt;&lt;wsp:rsid wsp:val=&quot;5E44FB5C&quot;/&gt;&lt;wsp:rsid wsp:val=&quot;5E70E52B&quot;/&gt;&lt;wsp:rsid wsp:val=&quot;5E89F24B&quot;/&gt;&lt;wsp:rsid wsp:val=&quot;5E8F67D0&quot;/&gt;&lt;wsp:rsid wsp:val=&quot;5EA5AB5F&quot;/&gt;&lt;wsp:rsid wsp:val=&quot;5EAF9F17&quot;/&gt;&lt;wsp:rsid wsp:val=&quot;5EB3ADCE&quot;/&gt;&lt;wsp:rsid wsp:val=&quot;5EB4CCE5&quot;/&gt;&lt;wsp:rsid wsp:val=&quot;5ECA9CFE&quot;/&gt;&lt;wsp:rsid wsp:val=&quot;5ECCD61D&quot;/&gt;&lt;wsp:rsid wsp:val=&quot;5EDA2121&quot;/&gt;&lt;wsp:rsid wsp:val=&quot;5F000967&quot;/&gt;&lt;wsp:rsid wsp:val=&quot;5F0257B0&quot;/&gt;&lt;wsp:rsid wsp:val=&quot;5F035872&quot;/&gt;&lt;wsp:rsid wsp:val=&quot;5F0588FC&quot;/&gt;&lt;wsp:rsid wsp:val=&quot;5F188640&quot;/&gt;&lt;wsp:rsid wsp:val=&quot;5F19C7D7&quot;/&gt;&lt;wsp:rsid wsp:val=&quot;5F1B2B36&quot;/&gt;&lt;wsp:rsid wsp:val=&quot;5F253C3F&quot;/&gt;&lt;wsp:rsid wsp:val=&quot;5F2B85A3&quot;/&gt;&lt;wsp:rsid wsp:val=&quot;5F355FD3&quot;/&gt;&lt;wsp:rsid wsp:val=&quot;5F3E0317&quot;/&gt;&lt;wsp:rsid wsp:val=&quot;5F3EA5FD&quot;/&gt;&lt;wsp:rsid wsp:val=&quot;5F5A16BC&quot;/&gt;&lt;wsp:rsid wsp:val=&quot;5F718FC6&quot;/&gt;&lt;wsp:rsid wsp:val=&quot;5F741006&quot;/&gt;&lt;wsp:rsid wsp:val=&quot;5F76C133&quot;/&gt;&lt;wsp:rsid wsp:val=&quot;5F7969F4&quot;/&gt;&lt;wsp:rsid wsp:val=&quot;5F869B45&quot;/&gt;&lt;wsp:rsid wsp:val=&quot;5F8833D9&quot;/&gt;&lt;wsp:rsid wsp:val=&quot;5F899C27&quot;/&gt;&lt;wsp:rsid wsp:val=&quot;5F8AA746&quot;/&gt;&lt;wsp:rsid wsp:val=&quot;5F8C12BD&quot;/&gt;&lt;wsp:rsid wsp:val=&quot;5F940BB0&quot;/&gt;&lt;wsp:rsid wsp:val=&quot;5F9515DE&quot;/&gt;&lt;wsp:rsid wsp:val=&quot;5F9B0D23&quot;/&gt;&lt;wsp:rsid wsp:val=&quot;5F9DE780&quot;/&gt;&lt;wsp:rsid wsp:val=&quot;5FAB507C&quot;/&gt;&lt;wsp:rsid wsp:val=&quot;5FB36B45&quot;/&gt;&lt;wsp:rsid wsp:val=&quot;5FE763D0&quot;/&gt;&lt;wsp:rsid wsp:val=&quot;5FF98C62&quot;/&gt;&lt;wsp:rsid wsp:val=&quot;5FFE69D5&quot;/&gt;&lt;wsp:rsid wsp:val=&quot;6007D723&quot;/&gt;&lt;wsp:rsid wsp:val=&quot;6015DF26&quot;/&gt;&lt;wsp:rsid wsp:val=&quot;60213443&quot;/&gt;&lt;wsp:rsid wsp:val=&quot;60534805&quot;/&gt;&lt;wsp:rsid wsp:val=&quot;6054089D&quot;/&gt;&lt;wsp:rsid wsp:val=&quot;605A38FF&quot;/&gt;&lt;wsp:rsid wsp:val=&quot;605E589B&quot;/&gt;&lt;wsp:rsid wsp:val=&quot;606249CF&quot;/&gt;&lt;wsp:rsid wsp:val=&quot;606AB064&quot;/&gt;&lt;wsp:rsid wsp:val=&quot;608BADB7&quot;/&gt;&lt;wsp:rsid wsp:val=&quot;608FD379&quot;/&gt;&lt;wsp:rsid wsp:val=&quot;60916271&quot;/&gt;&lt;wsp:rsid wsp:val=&quot;6099DC62&quot;/&gt;&lt;wsp:rsid wsp:val=&quot;609A2390&quot;/&gt;&lt;wsp:rsid wsp:val=&quot;60AD691A&quot;/&gt;&lt;wsp:rsid wsp:val=&quot;60B0B959&quot;/&gt;&lt;wsp:rsid wsp:val=&quot;60B59838&quot;/&gt;&lt;wsp:rsid wsp:val=&quot;60BC3994&quot;/&gt;&lt;wsp:rsid wsp:val=&quot;60C86E86&quot;/&gt;&lt;wsp:rsid wsp:val=&quot;60C8B91F&quot;/&gt;&lt;wsp:rsid wsp:val=&quot;60CDAA16&quot;/&gt;&lt;wsp:rsid wsp:val=&quot;60D339C0&quot;/&gt;&lt;wsp:rsid wsp:val=&quot;60D8F17E&quot;/&gt;&lt;wsp:rsid wsp:val=&quot;60D9FB41&quot;/&gt;&lt;wsp:rsid wsp:val=&quot;60EA4ED7&quot;/&gt;&lt;wsp:rsid wsp:val=&quot;60F5E71D&quot;/&gt;&lt;wsp:rsid wsp:val=&quot;6106698F&quot;/&gt;&lt;wsp:rsid wsp:val=&quot;61096360&quot;/&gt;&lt;wsp:rsid wsp:val=&quot;61130D22&quot;/&gt;&lt;wsp:rsid wsp:val=&quot;611BC462&quot;/&gt;&lt;wsp:rsid wsp:val=&quot;612EA4B8&quot;/&gt;&lt;wsp:rsid wsp:val=&quot;6144D4B9&quot;/&gt;&lt;wsp:rsid wsp:val=&quot;61480F64&quot;/&gt;&lt;wsp:rsid wsp:val=&quot;615064D6&quot;/&gt;&lt;wsp:rsid wsp:val=&quot;6151B7E1&quot;/&gt;&lt;wsp:rsid wsp:val=&quot;6156C434&quot;/&gt;&lt;wsp:rsid wsp:val=&quot;616BD753&quot;/&gt;&lt;wsp:rsid wsp:val=&quot;617B0BD1&quot;/&gt;&lt;wsp:rsid wsp:val=&quot;617B1187&quot;/&gt;&lt;wsp:rsid wsp:val=&quot;619707E5&quot;/&gt;&lt;wsp:rsid wsp:val=&quot;619E4ABD&quot;/&gt;&lt;wsp:rsid wsp:val=&quot;61AE4C69&quot;/&gt;&lt;wsp:rsid wsp:val=&quot;61D9F2CE&quot;/&gt;&lt;wsp:rsid wsp:val=&quot;61DF7624&quot;/&gt;&lt;wsp:rsid wsp:val=&quot;61E4E091&quot;/&gt;&lt;wsp:rsid wsp:val=&quot;61EEA432&quot;/&gt;&lt;wsp:rsid wsp:val=&quot;61F62285&quot;/&gt;&lt;wsp:rsid wsp:val=&quot;61F8F3F7&quot;/&gt;&lt;wsp:rsid wsp:val=&quot;6222B11D&quot;/&gt;&lt;wsp:rsid wsp:val=&quot;6234D1D6&quot;/&gt;&lt;wsp:rsid wsp:val=&quot;62465C4D&quot;/&gt;&lt;wsp:rsid wsp:val=&quot;6259E902&quot;/&gt;&lt;wsp:rsid wsp:val=&quot;62632665&quot;/&gt;&lt;wsp:rsid wsp:val=&quot;6275E55F&quot;/&gt;&lt;wsp:rsid wsp:val=&quot;627F259B&quot;/&gt;&lt;wsp:rsid wsp:val=&quot;62B25BA1&quot;/&gt;&lt;wsp:rsid wsp:val=&quot;62C13CE9&quot;/&gt;&lt;wsp:rsid wsp:val=&quot;62DD29AC&quot;/&gt;&lt;wsp:rsid wsp:val=&quot;62E2D029&quot;/&gt;&lt;wsp:rsid wsp:val=&quot;62F8DB63&quot;/&gt;&lt;wsp:rsid wsp:val=&quot;62F9DBA9&quot;/&gt;&lt;wsp:rsid wsp:val=&quot;62FA276D&quot;/&gt;&lt;wsp:rsid wsp:val=&quot;63012D22&quot;/&gt;&lt;wsp:rsid wsp:val=&quot;63116583&quot;/&gt;&lt;wsp:rsid wsp:val=&quot;631C51BF&quot;/&gt;&lt;wsp:rsid wsp:val=&quot;6321F755&quot;/&gt;&lt;wsp:rsid wsp:val=&quot;634847D7&quot;/&gt;&lt;wsp:rsid wsp:val=&quot;63503CF8&quot;/&gt;&lt;wsp:rsid wsp:val=&quot;63552FF9&quot;/&gt;&lt;wsp:rsid wsp:val=&quot;635AB8E7&quot;/&gt;&lt;wsp:rsid wsp:val=&quot;635D636E&quot;/&gt;&lt;wsp:rsid wsp:val=&quot;6381B6CC&quot;/&gt;&lt;wsp:rsid wsp:val=&quot;638D12FB&quot;/&gt;&lt;wsp:rsid wsp:val=&quot;63A30D7D&quot;/&gt;&lt;wsp:rsid wsp:val=&quot;63A6EE0E&quot;/&gt;&lt;wsp:rsid wsp:val=&quot;63B159EC&quot;/&gt;&lt;wsp:rsid wsp:val=&quot;63B25F40&quot;/&gt;&lt;wsp:rsid wsp:val=&quot;63B463C5&quot;/&gt;&lt;wsp:rsid wsp:val=&quot;63B55B6B&quot;/&gt;&lt;wsp:rsid wsp:val=&quot;63B90356&quot;/&gt;&lt;wsp:rsid wsp:val=&quot;63C81715&quot;/&gt;&lt;wsp:rsid wsp:val=&quot;63C9F937&quot;/&gt;&lt;wsp:rsid wsp:val=&quot;63CCD47D&quot;/&gt;&lt;wsp:rsid wsp:val=&quot;63D2D9B5&quot;/&gt;&lt;wsp:rsid wsp:val=&quot;63D39C3C&quot;/&gt;&lt;wsp:rsid wsp:val=&quot;63DB5E56&quot;/&gt;&lt;wsp:rsid wsp:val=&quot;63E27D1E&quot;/&gt;&lt;wsp:rsid wsp:val=&quot;63E61223&quot;/&gt;&lt;wsp:rsid wsp:val=&quot;63FEF6C6&quot;/&gt;&lt;wsp:rsid wsp:val=&quot;6414509F&quot;/&gt;&lt;wsp:rsid wsp:val=&quot;64177AAC&quot;/&gt;&lt;wsp:rsid wsp:val=&quot;641937A5&quot;/&gt;&lt;wsp:rsid wsp:val=&quot;641BE094&quot;/&gt;&lt;wsp:rsid wsp:val=&quot;6427D403&quot;/&gt;&lt;wsp:rsid wsp:val=&quot;6429B8FF&quot;/&gt;&lt;wsp:rsid wsp:val=&quot;642C9B45&quot;/&gt;&lt;wsp:rsid wsp:val=&quot;643BDF42&quot;/&gt;&lt;wsp:rsid wsp:val=&quot;644966CF&quot;/&gt;&lt;wsp:rsid wsp:val=&quot;6449C01A&quot;/&gt;&lt;wsp:rsid wsp:val=&quot;644B1595&quot;/&gt;&lt;wsp:rsid wsp:val=&quot;645999E8&quot;/&gt;&lt;wsp:rsid wsp:val=&quot;645EC164&quot;/&gt;&lt;wsp:rsid wsp:val=&quot;646D9C2C&quot;/&gt;&lt;wsp:rsid wsp:val=&quot;646ED40E&quot;/&gt;&lt;wsp:rsid wsp:val=&quot;6475ED7B&quot;/&gt;&lt;wsp:rsid wsp:val=&quot;64845752&quot;/&gt;&lt;wsp:rsid wsp:val=&quot;6492D0DA&quot;/&gt;&lt;wsp:rsid wsp:val=&quot;64936D80&quot;/&gt;&lt;wsp:rsid wsp:val=&quot;64999244&quot;/&gt;&lt;wsp:rsid wsp:val=&quot;64AEB9EA&quot;/&gt;&lt;wsp:rsid wsp:val=&quot;64C1C5C1&quot;/&gt;&lt;wsp:rsid wsp:val=&quot;64C3D3E7&quot;/&gt;&lt;wsp:rsid wsp:val=&quot;64C7B069&quot;/&gt;&lt;wsp:rsid wsp:val=&quot;64D53A69&quot;/&gt;&lt;wsp:rsid wsp:val=&quot;64DB52C5&quot;/&gt;&lt;wsp:rsid wsp:val=&quot;64E179E3&quot;/&gt;&lt;wsp:rsid wsp:val=&quot;64EDA600&quot;/&gt;&lt;wsp:rsid wsp:val=&quot;6502D4F6&quot;/&gt;&lt;wsp:rsid wsp:val=&quot;65201782&quot;/&gt;&lt;wsp:rsid wsp:val=&quot;65336C81&quot;/&gt;&lt;wsp:rsid wsp:val=&quot;65381F36&quot;/&gt;&lt;wsp:rsid wsp:val=&quot;6541DEC2&quot;/&gt;&lt;wsp:rsid wsp:val=&quot;65451901&quot;/&gt;&lt;wsp:rsid wsp:val=&quot;65456FA0&quot;/&gt;&lt;wsp:rsid wsp:val=&quot;6545A031&quot;/&gt;&lt;wsp:rsid wsp:val=&quot;654768D1&quot;/&gt;&lt;wsp:rsid wsp:val=&quot;654A56DA&quot;/&gt;&lt;wsp:rsid wsp:val=&quot;6568A4DE&quot;/&gt;&lt;wsp:rsid wsp:val=&quot;65781C74&quot;/&gt;&lt;wsp:rsid wsp:val=&quot;65826F64&quot;/&gt;&lt;wsp:rsid wsp:val=&quot;65B1955D&quot;/&gt;&lt;wsp:rsid wsp:val=&quot;65B2F332&quot;/&gt;&lt;wsp:rsid wsp:val=&quot;65F8DDAB&quot;/&gt;&lt;wsp:rsid wsp:val=&quot;6612A6D0&quot;/&gt;&lt;wsp:rsid wsp:val=&quot;66156731&quot;/&gt;&lt;wsp:rsid wsp:val=&quot;6638B710&quot;/&gt;&lt;wsp:rsid wsp:val=&quot;664BAC18&quot;/&gt;&lt;wsp:rsid wsp:val=&quot;6669A9DF&quot;/&gt;&lt;wsp:rsid wsp:val=&quot;667B78E1&quot;/&gt;&lt;wsp:rsid wsp:val=&quot;667FB27E&quot;/&gt;&lt;wsp:rsid wsp:val=&quot;66850F83&quot;/&gt;&lt;wsp:rsid wsp:val=&quot;66A139FF&quot;/&gt;&lt;wsp:rsid wsp:val=&quot;66A89A43&quot;/&gt;&lt;wsp:rsid wsp:val=&quot;66C79556&quot;/&gt;&lt;wsp:rsid wsp:val=&quot;66C9C1AB&quot;/&gt;&lt;wsp:rsid wsp:val=&quot;66E4306D&quot;/&gt;&lt;wsp:rsid wsp:val=&quot;66F3114F&quot;/&gt;&lt;wsp:rsid wsp:val=&quot;66F571CD&quot;/&gt;&lt;wsp:rsid wsp:val=&quot;66F76A11&quot;/&gt;&lt;wsp:rsid wsp:val=&quot;66FF37CD&quot;/&gt;&lt;wsp:rsid wsp:val=&quot;66FFCAE1&quot;/&gt;&lt;wsp:rsid wsp:val=&quot;67006042&quot;/&gt;&lt;wsp:rsid wsp:val=&quot;67087ED0&quot;/&gt;&lt;wsp:rsid wsp:val=&quot;671E0772&quot;/&gt;&lt;wsp:rsid wsp:val=&quot;671E9A17&quot;/&gt;&lt;wsp:rsid wsp:val=&quot;6731D2EE&quot;/&gt;&lt;wsp:rsid wsp:val=&quot;67340706&quot;/&gt;&lt;wsp:rsid wsp:val=&quot;673B6DCE&quot;/&gt;&lt;wsp:rsid wsp:val=&quot;674A2028&quot;/&gt;&lt;wsp:rsid wsp:val=&quot;674A8449&quot;/&gt;&lt;wsp:rsid wsp:val=&quot;674DD4EB&quot;/&gt;&lt;wsp:rsid wsp:val=&quot;67529A27&quot;/&gt;&lt;wsp:rsid wsp:val=&quot;67538156&quot;/&gt;&lt;wsp:rsid wsp:val=&quot;67566DAE&quot;/&gt;&lt;wsp:rsid wsp:val=&quot;675779E8&quot;/&gt;&lt;wsp:rsid wsp:val=&quot;676DF1DD&quot;/&gt;&lt;wsp:rsid wsp:val=&quot;677D4FE0&quot;/&gt;&lt;wsp:rsid wsp:val=&quot;67845634&quot;/&gt;&lt;wsp:rsid wsp:val=&quot;6785861F&quot;/&gt;&lt;wsp:rsid wsp:val=&quot;6787D7B4&quot;/&gt;&lt;wsp:rsid wsp:val=&quot;67880BDE&quot;/&gt;&lt;wsp:rsid wsp:val=&quot;678E23C2&quot;/&gt;&lt;wsp:rsid wsp:val=&quot;679076C6&quot;/&gt;&lt;wsp:rsid wsp:val=&quot;67B0D577&quot;/&gt;&lt;wsp:rsid wsp:val=&quot;67C479A8&quot;/&gt;&lt;wsp:rsid wsp:val=&quot;67C850F6&quot;/&gt;&lt;wsp:rsid wsp:val=&quot;67CA7B18&quot;/&gt;&lt;wsp:rsid wsp:val=&quot;67DC0133&quot;/&gt;&lt;wsp:rsid wsp:val=&quot;67E8EE9B&quot;/&gt;&lt;wsp:rsid wsp:val=&quot;67E9A21E&quot;/&gt;&lt;wsp:rsid wsp:val=&quot;67F4FECC&quot;/&gt;&lt;wsp:rsid wsp:val=&quot;68015E5E&quot;/&gt;&lt;wsp:rsid wsp:val=&quot;68034FBD&quot;/&gt;&lt;wsp:rsid wsp:val=&quot;680F9295&quot;/&gt;&lt;wsp:rsid wsp:val=&quot;68161DCB&quot;/&gt;&lt;wsp:rsid wsp:val=&quot;6826B1B1&quot;/&gt;&lt;wsp:rsid wsp:val=&quot;6827E340&quot;/&gt;&lt;wsp:rsid wsp:val=&quot;6837B875&quot;/&gt;&lt;wsp:rsid wsp:val=&quot;6837EE16&quot;/&gt;&lt;wsp:rsid wsp:val=&quot;68382B29&quot;/&gt;&lt;wsp:rsid wsp:val=&quot;683E49F4&quot;/&gt;&lt;wsp:rsid wsp:val=&quot;68409484&quot;/&gt;&lt;wsp:rsid wsp:val=&quot;684236B4&quot;/&gt;&lt;wsp:rsid wsp:val=&quot;684B4869&quot;/&gt;&lt;wsp:rsid wsp:val=&quot;6866230D&quot;/&gt;&lt;wsp:rsid wsp:val=&quot;68A045A0&quot;/&gt;&lt;wsp:rsid wsp:val=&quot;68B7D924&quot;/&gt;&lt;wsp:rsid wsp:val=&quot;68B7E09E&quot;/&gt;&lt;wsp:rsid wsp:val=&quot;68CE42A9&quot;/&gt;&lt;wsp:rsid wsp:val=&quot;68D66B69&quot;/&gt;&lt;wsp:rsid wsp:val=&quot;68ECFB57&quot;/&gt;&lt;wsp:rsid wsp:val=&quot;68EF55D4&quot;/&gt;&lt;wsp:rsid wsp:val=&quot;68F60C30&quot;/&gt;&lt;wsp:rsid wsp:val=&quot;68F85317&quot;/&gt;&lt;wsp:rsid wsp:val=&quot;69114D46&quot;/&gt;&lt;wsp:rsid wsp:val=&quot;69143C0A&quot;/&gt;&lt;wsp:rsid wsp:val=&quot;692053DA&quot;/&gt;&lt;wsp:rsid wsp:val=&quot;69420CE4&quot;/&gt;&lt;wsp:rsid wsp:val=&quot;6948ADBC&quot;/&gt;&lt;wsp:rsid wsp:val=&quot;694F1660&quot;/&gt;&lt;wsp:rsid wsp:val=&quot;69612175&quot;/&gt;&lt;wsp:rsid wsp:val=&quot;698BF11D&quot;/&gt;&lt;wsp:rsid wsp:val=&quot;69A36077&quot;/&gt;&lt;wsp:rsid wsp:val=&quot;69A58B84&quot;/&gt;&lt;wsp:rsid wsp:val=&quot;69AF2636&quot;/&gt;&lt;wsp:rsid wsp:val=&quot;69B859F2&quot;/&gt;&lt;wsp:rsid wsp:val=&quot;69C91D6A&quot;/&gt;&lt;wsp:rsid wsp:val=&quot;69CE1B2D&quot;/&gt;&lt;wsp:rsid wsp:val=&quot;69E36D5B&quot;/&gt;&lt;wsp:rsid wsp:val=&quot;69FC4BA9&quot;/&gt;&lt;wsp:rsid wsp:val=&quot;6A061F63&quot;/&gt;&lt;wsp:rsid wsp:val=&quot;6A2294A9&quot;/&gt;&lt;wsp:rsid wsp:val=&quot;6A25D980&quot;/&gt;&lt;wsp:rsid wsp:val=&quot;6A273909&quot;/&gt;&lt;wsp:rsid wsp:val=&quot;6A294793&quot;/&gt;&lt;wsp:rsid wsp:val=&quot;6A38A927&quot;/&gt;&lt;wsp:rsid wsp:val=&quot;6A3AA697&quot;/&gt;&lt;wsp:rsid wsp:val=&quot;6A3BB3FB&quot;/&gt;&lt;wsp:rsid wsp:val=&quot;6A54B197&quot;/&gt;&lt;wsp:rsid wsp:val=&quot;6A5C4413&quot;/&gt;&lt;wsp:rsid wsp:val=&quot;6A5E0E15&quot;/&gt;&lt;wsp:rsid wsp:val=&quot;6A60D67A&quot;/&gt;&lt;wsp:rsid wsp:val=&quot;6A72CB4B&quot;/&gt;&lt;wsp:rsid wsp:val=&quot;6A773672&quot;/&gt;&lt;wsp:rsid wsp:val=&quot;6A7DDA8B&quot;/&gt;&lt;wsp:rsid wsp:val=&quot;6A80C5C7&quot;/&gt;&lt;wsp:rsid wsp:val=&quot;6A9C42D4&quot;/&gt;&lt;wsp:rsid wsp:val=&quot;6AA34D5B&quot;/&gt;&lt;wsp:rsid wsp:val=&quot;6AC282BB&quot;/&gt;&lt;wsp:rsid wsp:val=&quot;6AC61532&quot;/&gt;&lt;wsp:rsid wsp:val=&quot;6ACB1D93&quot;/&gt;&lt;wsp:rsid wsp:val=&quot;6ACD1A3C&quot;/&gt;&lt;wsp:rsid wsp:val=&quot;6ACE0F3B&quot;/&gt;&lt;wsp:rsid wsp:val=&quot;6ACEB865&quot;/&gt;&lt;wsp:rsid wsp:val=&quot;6AD250CE&quot;/&gt;&lt;wsp:rsid wsp:val=&quot;6AE5A4E8&quot;/&gt;&lt;wsp:rsid wsp:val=&quot;6AF030EE&quot;/&gt;&lt;wsp:rsid wsp:val=&quot;6AFDA67A&quot;/&gt;&lt;wsp:rsid wsp:val=&quot;6B026827&quot;/&gt;&lt;wsp:rsid wsp:val=&quot;6B22CB2A&quot;/&gt;&lt;wsp:rsid wsp:val=&quot;6B23EFBB&quot;/&gt;&lt;wsp:rsid wsp:val=&quot;6B2AFAA4&quot;/&gt;&lt;wsp:rsid wsp:val=&quot;6B2FE3A5&quot;/&gt;&lt;wsp:rsid wsp:val=&quot;6B3D8605&quot;/&gt;&lt;wsp:rsid wsp:val=&quot;6B42BFF9&quot;/&gt;&lt;wsp:rsid wsp:val=&quot;6B47AA41&quot;/&gt;&lt;wsp:rsid wsp:val=&quot;6B485F0B&quot;/&gt;&lt;wsp:rsid wsp:val=&quot;6B5DC526&quot;/&gt;&lt;wsp:rsid wsp:val=&quot;6B6A869C&quot;/&gt;&lt;wsp:rsid wsp:val=&quot;6B833A60&quot;/&gt;&lt;wsp:rsid wsp:val=&quot;6B83E933&quot;/&gt;&lt;wsp:rsid wsp:val=&quot;6B8A2D1C&quot;/&gt;&lt;wsp:rsid wsp:val=&quot;6BA565C4&quot;/&gt;&lt;wsp:rsid wsp:val=&quot;6BC34DCF&quot;/&gt;&lt;wsp:rsid wsp:val=&quot;6BCB49C3&quot;/&gt;&lt;wsp:rsid wsp:val=&quot;6BCEC331&quot;/&gt;&lt;wsp:rsid wsp:val=&quot;6BD676F8&quot;/&gt;&lt;wsp:rsid wsp:val=&quot;6BD80A34&quot;/&gt;&lt;wsp:rsid wsp:val=&quot;6BF7CB57&quot;/&gt;&lt;wsp:rsid wsp:val=&quot;6BFAACE9&quot;/&gt;&lt;wsp:rsid wsp:val=&quot;6C055437&quot;/&gt;&lt;wsp:rsid wsp:val=&quot;6C1DB24B&quot;/&gt;&lt;wsp:rsid wsp:val=&quot;6C1DB4EC&quot;/&gt;&lt;wsp:rsid wsp:val=&quot;6C378952&quot;/&gt;&lt;wsp:rsid wsp:val=&quot;6C3794DD&quot;/&gt;&lt;wsp:rsid wsp:val=&quot;6C44FCB5&quot;/&gt;&lt;wsp:rsid wsp:val=&quot;6C48EE08&quot;/&gt;&lt;wsp:rsid wsp:val=&quot;6C617401&quot;/&gt;&lt;wsp:rsid wsp:val=&quot;6C62F198&quot;/&gt;&lt;wsp:rsid wsp:val=&quot;6C6726D9&quot;/&gt;&lt;wsp:rsid wsp:val=&quot;6C6A7B21&quot;/&gt;&lt;wsp:rsid wsp:val=&quot;6C791567&quot;/&gt;&lt;wsp:rsid wsp:val=&quot;6C80D319&quot;/&gt;&lt;wsp:rsid wsp:val=&quot;6C8DC627&quot;/&gt;&lt;wsp:rsid wsp:val=&quot;6C99D7C0&quot;/&gt;&lt;wsp:rsid wsp:val=&quot;6CB5B20D&quot;/&gt;&lt;wsp:rsid wsp:val=&quot;6CC9DB12&quot;/&gt;&lt;wsp:rsid wsp:val=&quot;6CE2AF35&quot;/&gt;&lt;wsp:rsid wsp:val=&quot;6CEDA169&quot;/&gt;&lt;wsp:rsid wsp:val=&quot;6CF4397C&quot;/&gt;&lt;wsp:rsid wsp:val=&quot;6CF5875C&quot;/&gt;&lt;wsp:rsid wsp:val=&quot;6CF92EFC&quot;/&gt;&lt;wsp:rsid wsp:val=&quot;6CF9A596&quot;/&gt;&lt;wsp:rsid wsp:val=&quot;6D23A33F&quot;/&gt;&lt;wsp:rsid wsp:val=&quot;6D291110&quot;/&gt;&lt;wsp:rsid wsp:val=&quot;6D2F7CCE&quot;/&gt;&lt;wsp:rsid wsp:val=&quot;6D43EC7E&quot;/&gt;&lt;wsp:rsid wsp:val=&quot;6D498901&quot;/&gt;&lt;wsp:rsid wsp:val=&quot;6D56A89B&quot;/&gt;&lt;wsp:rsid wsp:val=&quot;6D5931EE&quot;/&gt;&lt;wsp:rsid wsp:val=&quot;6D730DAC&quot;/&gt;&lt;wsp:rsid wsp:val=&quot;6D81405D&quot;/&gt;&lt;wsp:rsid wsp:val=&quot;6D8B134D&quot;/&gt;&lt;wsp:rsid wsp:val=&quot;6D947C4D&quot;/&gt;&lt;wsp:rsid wsp:val=&quot;6DB8EA7B&quot;/&gt;&lt;wsp:rsid wsp:val=&quot;6DBF4428&quot;/&gt;&lt;wsp:rsid wsp:val=&quot;6DC2C20B&quot;/&gt;&lt;wsp:rsid wsp:val=&quot;6DC76B51&quot;/&gt;&lt;wsp:rsid wsp:val=&quot;6DCB801E&quot;/&gt;&lt;wsp:rsid wsp:val=&quot;6DDB6195&quot;/&gt;&lt;wsp:rsid wsp:val=&quot;6DDF6789&quot;/&gt;&lt;wsp:rsid wsp:val=&quot;6DE13FD4&quot;/&gt;&lt;wsp:rsid wsp:val=&quot;6E06CAE9&quot;/&gt;&lt;wsp:rsid wsp:val=&quot;6E0C7A0B&quot;/&gt;&lt;wsp:rsid wsp:val=&quot;6E119F60&quot;/&gt;&lt;wsp:rsid wsp:val=&quot;6E1846C9&quot;/&gt;&lt;wsp:rsid wsp:val=&quot;6E274C2D&quot;/&gt;&lt;wsp:rsid wsp:val=&quot;6E3DB2B6&quot;/&gt;&lt;wsp:rsid wsp:val=&quot;6E49D5E9&quot;/&gt;&lt;wsp:rsid wsp:val=&quot;6E4BD401&quot;/&gt;&lt;wsp:rsid wsp:val=&quot;6E51A3D0&quot;/&gt;&lt;wsp:rsid wsp:val=&quot;6E51AF0C&quot;/&gt;&lt;wsp:rsid wsp:val=&quot;6E584671&quot;/&gt;&lt;wsp:rsid wsp:val=&quot;6E675196&quot;/&gt;&lt;wsp:rsid wsp:val=&quot;6E76CBDA&quot;/&gt;&lt;wsp:rsid wsp:val=&quot;6E7FE7CA&quot;/&gt;&lt;wsp:rsid wsp:val=&quot;6E817552&quot;/&gt;&lt;wsp:rsid wsp:val=&quot;6E8B666E&quot;/&gt;&lt;wsp:rsid wsp:val=&quot;6EA312A5&quot;/&gt;&lt;wsp:rsid wsp:val=&quot;6EA58E84&quot;/&gt;&lt;wsp:rsid wsp:val=&quot;6EA93A9C&quot;/&gt;&lt;wsp:rsid wsp:val=&quot;6EAB932F&quot;/&gt;&lt;wsp:rsid wsp:val=&quot;6EB50EEF&quot;/&gt;&lt;wsp:rsid wsp:val=&quot;6ECD035E&quot;/&gt;&lt;wsp:rsid wsp:val=&quot;6ECDFF7D&quot;/&gt;&lt;wsp:rsid wsp:val=&quot;6EE1F1A9&quot;/&gt;&lt;wsp:rsid wsp:val=&quot;6EE3F614&quot;/&gt;&lt;wsp:rsid wsp:val=&quot;6EEF7C74&quot;/&gt;&lt;wsp:rsid wsp:val=&quot;6F02FB69&quot;/&gt;&lt;wsp:rsid wsp:val=&quot;6F0A4B02&quot;/&gt;&lt;wsp:rsid wsp:val=&quot;6F133AD9&quot;/&gt;&lt;wsp:rsid wsp:val=&quot;6F15EBC4&quot;/&gt;&lt;wsp:rsid wsp:val=&quot;6F1B62FC&quot;/&gt;&lt;wsp:rsid wsp:val=&quot;6F1E1AB7&quot;/&gt;&lt;wsp:rsid wsp:val=&quot;6F37D927&quot;/&gt;&lt;wsp:rsid wsp:val=&quot;6F3CA92E&quot;/&gt;&lt;wsp:rsid wsp:val=&quot;6F3DC1E3&quot;/&gt;&lt;wsp:rsid wsp:val=&quot;6F459E3D&quot;/&gt;&lt;wsp:rsid wsp:val=&quot;6F580A44&quot;/&gt;&lt;wsp:rsid wsp:val=&quot;6F6DE78E&quot;/&gt;&lt;wsp:rsid wsp:val=&quot;6F7115B8&quot;/&gt;&lt;wsp:rsid wsp:val=&quot;6F76BE7E&quot;/&gt;&lt;wsp:rsid wsp:val=&quot;6F84FEC8&quot;/&gt;&lt;wsp:rsid wsp:val=&quot;6F8BF9DA&quot;/&gt;&lt;wsp:rsid wsp:val=&quot;6F8C0E1A&quot;/&gt;&lt;wsp:rsid wsp:val=&quot;6F912D8F&quot;/&gt;&lt;wsp:rsid wsp:val=&quot;6FA0D5C1&quot;/&gt;&lt;wsp:rsid wsp:val=&quot;6FB04ED3&quot;/&gt;&lt;wsp:rsid wsp:val=&quot;6FC9A3F8&quot;/&gt;&lt;wsp:rsid wsp:val=&quot;6FD0602B&quot;/&gt;&lt;wsp:rsid wsp:val=&quot;6FE2C89B&quot;/&gt;&lt;wsp:rsid wsp:val=&quot;7009EB68&quot;/&gt;&lt;wsp:rsid wsp:val=&quot;70112BB5&quot;/&gt;&lt;wsp:rsid wsp:val=&quot;70163C38&quot;/&gt;&lt;wsp:rsid wsp:val=&quot;7027D61B&quot;/&gt;&lt;wsp:rsid wsp:val=&quot;70345839&quot;/&gt;&lt;wsp:rsid wsp:val=&quot;7035319B&quot;/&gt;&lt;wsp:rsid wsp:val=&quot;7037CCAE&quot;/&gt;&lt;wsp:rsid wsp:val=&quot;70421F70&quot;/&gt;&lt;wsp:rsid wsp:val=&quot;7046FA88&quot;/&gt;&lt;wsp:rsid wsp:val=&quot;70477BE2&quot;/&gt;&lt;wsp:rsid wsp:val=&quot;704C2632&quot;/&gt;&lt;wsp:rsid wsp:val=&quot;704D2DFD&quot;/&gt;&lt;wsp:rsid wsp:val=&quot;70503319&quot;/&gt;&lt;wsp:rsid wsp:val=&quot;70578E50&quot;/&gt;&lt;wsp:rsid wsp:val=&quot;706403B1&quot;/&gt;&lt;wsp:rsid wsp:val=&quot;706840DC&quot;/&gt;&lt;wsp:rsid wsp:val=&quot;706DABEA&quot;/&gt;&lt;wsp:rsid wsp:val=&quot;706F7D0C&quot;/&gt;&lt;wsp:rsid wsp:val=&quot;707B467C&quot;/&gt;&lt;wsp:rsid wsp:val=&quot;708607CD&quot;/&gt;&lt;wsp:rsid wsp:val=&quot;709987D7&quot;/&gt;&lt;wsp:rsid wsp:val=&quot;70B816A4&quot;/&gt;&lt;wsp:rsid wsp:val=&quot;70BC6B37&quot;/&gt;&lt;wsp:rsid wsp:val=&quot;70BDB798&quot;/&gt;&lt;wsp:rsid wsp:val=&quot;70D3A988&quot;/&gt;&lt;wsp:rsid wsp:val=&quot;70D6E3D3&quot;/&gt;&lt;wsp:rsid wsp:val=&quot;70DB935D&quot;/&gt;&lt;wsp:rsid wsp:val=&quot;70FACED6&quot;/&gt;&lt;wsp:rsid wsp:val=&quot;70FF0C13&quot;/&gt;&lt;wsp:rsid wsp:val=&quot;710A9E69&quot;/&gt;&lt;wsp:rsid wsp:val=&quot;710F61E0&quot;/&gt;&lt;wsp:rsid wsp:val=&quot;71128EDF&quot;/&gt;&lt;wsp:rsid wsp:val=&quot;71139C41&quot;/&gt;&lt;wsp:rsid wsp:val=&quot;711A8892&quot;/&gt;&lt;wsp:rsid wsp:val=&quot;71213CCE&quot;/&gt;&lt;wsp:rsid wsp:val=&quot;71297CB9&quot;/&gt;&lt;wsp:rsid wsp:val=&quot;7134EB6D&quot;/&gt;&lt;wsp:rsid wsp:val=&quot;71391A01&quot;/&gt;&lt;wsp:rsid wsp:val=&quot;71511ECD&quot;/&gt;&lt;wsp:rsid wsp:val=&quot;71728BF9&quot;/&gt;&lt;wsp:rsid wsp:val=&quot;7178CD1E&quot;/&gt;&lt;wsp:rsid wsp:val=&quot;717FCA5C&quot;/&gt;&lt;wsp:rsid wsp:val=&quot;719B7FBC&quot;/&gt;&lt;wsp:rsid wsp:val=&quot;71B564A2&quot;/&gt;&lt;wsp:rsid wsp:val=&quot;71C35952&quot;/&gt;&lt;wsp:rsid wsp:val=&quot;71E18C62&quot;/&gt;&lt;wsp:rsid wsp:val=&quot;71E8C102&quot;/&gt;&lt;wsp:rsid wsp:val=&quot;71EC037A&quot;/&gt;&lt;wsp:rsid wsp:val=&quot;721A1571&quot;/&gt;&lt;wsp:rsid wsp:val=&quot;7235C5EA&quot;/&gt;&lt;wsp:rsid wsp:val=&quot;72368487&quot;/&gt;&lt;wsp:rsid wsp:val=&quot;7238ED18&quot;/&gt;&lt;wsp:rsid wsp:val=&quot;723C3BC7&quot;/&gt;&lt;wsp:rsid wsp:val=&quot;726884E8&quot;/&gt;&lt;wsp:rsid wsp:val=&quot;7271E43F&quot;/&gt;&lt;wsp:rsid wsp:val=&quot;7280ED90&quot;/&gt;&lt;wsp:rsid wsp:val=&quot;729B12AF&quot;/&gt;&lt;wsp:rsid wsp:val=&quot;729D59AC&quot;/&gt;&lt;wsp:rsid wsp:val=&quot;72A5EF9B&quot;/&gt;&lt;wsp:rsid wsp:val=&quot;72AC7B89&quot;/&gt;&lt;wsp:rsid wsp:val=&quot;72AFC8CE&quot;/&gt;&lt;wsp:rsid wsp:val=&quot;72B11C38&quot;/&gt;&lt;wsp:rsid wsp:val=&quot;72B658F3&quot;/&gt;&lt;wsp:rsid wsp:val=&quot;72C81D34&quot;/&gt;&lt;wsp:rsid wsp:val=&quot;72CFE0FF&quot;/&gt;&lt;wsp:rsid wsp:val=&quot;72DF4E39&quot;/&gt;&lt;wsp:rsid wsp:val=&quot;72ECA686&quot;/&gt;&lt;wsp:rsid wsp:val=&quot;72ECECDC&quot;/&gt;&lt;wsp:rsid wsp:val=&quot;73042269&quot;/&gt;&lt;wsp:rsid wsp:val=&quot;7311A4FB&quot;/&gt;&lt;wsp:rsid wsp:val=&quot;731A57D7&quot;/&gt;&lt;wsp:rsid wsp:val=&quot;7320042F&quot;/&gt;&lt;wsp:rsid wsp:val=&quot;732DCB51&quot;/&gt;&lt;wsp:rsid wsp:val=&quot;733CEAAB&quot;/&gt;&lt;wsp:rsid wsp:val=&quot;7349390D&quot;/&gt;&lt;wsp:rsid wsp:val=&quot;734C2198&quot;/&gt;&lt;wsp:rsid wsp:val=&quot;734E13E8&quot;/&gt;&lt;wsp:rsid wsp:val=&quot;73548D26&quot;/&gt;&lt;wsp:rsid wsp:val=&quot;73571103&quot;/&gt;&lt;wsp:rsid wsp:val=&quot;736AC7E3&quot;/&gt;&lt;wsp:rsid wsp:val=&quot;736CD879&quot;/&gt;&lt;wsp:rsid wsp:val=&quot;73736117&quot;/&gt;&lt;wsp:rsid wsp:val=&quot;73755A1E&quot;/&gt;&lt;wsp:rsid wsp:val=&quot;737854D7&quot;/&gt;&lt;wsp:rsid wsp:val=&quot;737A54F1&quot;/&gt;&lt;wsp:rsid wsp:val=&quot;739C7F98&quot;/&gt;&lt;wsp:rsid wsp:val=&quot;73B32E02&quot;/&gt;&lt;wsp:rsid wsp:val=&quot;73B6CA44&quot;/&gt;&lt;wsp:rsid wsp:val=&quot;73C220E1&quot;/&gt;&lt;wsp:rsid wsp:val=&quot;73C381FB&quot;/&gt;&lt;wsp:rsid wsp:val=&quot;73DAD804&quot;/&gt;&lt;wsp:rsid wsp:val=&quot;73DC9F53&quot;/&gt;&lt;wsp:rsid wsp:val=&quot;73E1C6E5&quot;/&gt;&lt;wsp:rsid wsp:val=&quot;73FF67D8&quot;/&gt;&lt;wsp:rsid wsp:val=&quot;7404F05B&quot;/&gt;&lt;wsp:rsid wsp:val=&quot;74073B67&quot;/&gt;&lt;wsp:rsid wsp:val=&quot;74142A76&quot;/&gt;&lt;wsp:rsid wsp:val=&quot;742B3548&quot;/&gt;&lt;wsp:rsid wsp:val=&quot;742F1539&quot;/&gt;&lt;wsp:rsid wsp:val=&quot;74489BD7&quot;/&gt;&lt;wsp:rsid wsp:val=&quot;74577A9D&quot;/&gt;&lt;wsp:rsid wsp:val=&quot;74697E7D&quot;/&gt;&lt;wsp:rsid wsp:val=&quot;746B4FA3&quot;/&gt;&lt;wsp:rsid wsp:val=&quot;748F7A64&quot;/&gt;&lt;wsp:rsid wsp:val=&quot;7491BECF&quot;/&gt;&lt;wsp:rsid wsp:val=&quot;74A5307C&quot;/&gt;&lt;wsp:rsid wsp:val=&quot;74C787F5&quot;/&gt;&lt;wsp:rsid wsp:val=&quot;74E01437&quot;/&gt;&lt;wsp:rsid wsp:val=&quot;74EB993D&quot;/&gt;&lt;wsp:rsid wsp:val=&quot;74ED45BF&quot;/&gt;&lt;wsp:rsid wsp:val=&quot;74ED48F7&quot;/&gt;&lt;wsp:rsid wsp:val=&quot;74F0CDA8&quot;/&gt;&lt;wsp:rsid wsp:val=&quot;74F41C2D&quot;/&gt;&lt;wsp:rsid wsp:val=&quot;75044007&quot;/&gt;&lt;wsp:rsid wsp:val=&quot;750C9EF4&quot;/&gt;&lt;wsp:rsid wsp:val=&quot;75123CB8&quot;/&gt;&lt;wsp:rsid wsp:val=&quot;7512DE4C&quot;/&gt;&lt;wsp:rsid wsp:val=&quot;751F84DB&quot;/&gt;&lt;wsp:rsid wsp:val=&quot;7531975E&quot;/&gt;&lt;wsp:rsid wsp:val=&quot;753358CB&quot;/&gt;&lt;wsp:rsid wsp:val=&quot;75366054&quot;/&gt;&lt;wsp:rsid wsp:val=&quot;753AB14B&quot;/&gt;&lt;wsp:rsid wsp:val=&quot;753D4574&quot;/&gt;&lt;wsp:rsid wsp:val=&quot;754657AB&quot;/&gt;&lt;wsp:rsid wsp:val=&quot;7546E581&quot;/&gt;&lt;wsp:rsid wsp:val=&quot;755FA7FA&quot;/&gt;&lt;wsp:rsid wsp:val=&quot;756906A9&quot;/&gt;&lt;wsp:rsid wsp:val=&quot;756CEC1D&quot;/&gt;&lt;wsp:rsid wsp:val=&quot;7571B166&quot;/&gt;&lt;wsp:rsid wsp:val=&quot;7573BFA0&quot;/&gt;&lt;wsp:rsid wsp:val=&quot;757D9746&quot;/&gt;&lt;wsp:rsid wsp:val=&quot;75828D5E&quot;/&gt;&lt;wsp:rsid wsp:val=&quot;758D5C3B&quot;/&gt;&lt;wsp:rsid wsp:val=&quot;75A8AE42&quot;/&gt;&lt;wsp:rsid wsp:val=&quot;75C21E1F&quot;/&gt;&lt;wsp:rsid wsp:val=&quot;75C9ED06&quot;/&gt;&lt;wsp:rsid wsp:val=&quot;75CB2BD0&quot;/&gt;&lt;wsp:rsid wsp:val=&quot;75DCEE46&quot;/&gt;&lt;wsp:rsid wsp:val=&quot;75E4B09C&quot;/&gt;&lt;wsp:rsid wsp:val=&quot;75F8E5E0&quot;/&gt;&lt;wsp:rsid wsp:val=&quot;76006D38&quot;/&gt;&lt;wsp:rsid wsp:val=&quot;7605BD43&quot;/&gt;&lt;wsp:rsid wsp:val=&quot;7611C0E7&quot;/&gt;&lt;wsp:rsid wsp:val=&quot;761412A2&quot;/&gt;&lt;wsp:rsid wsp:val=&quot;7645CCD9&quot;/&gt;&lt;wsp:rsid wsp:val=&quot;764D42E1&quot;/&gt;&lt;wsp:rsid wsp:val=&quot;7653D1A1&quot;/&gt;&lt;wsp:rsid wsp:val=&quot;7664BDFC&quot;/&gt;&lt;wsp:rsid wsp:val=&quot;7669DF78&quot;/&gt;&lt;wsp:rsid wsp:val=&quot;766AB65B&quot;/&gt;&lt;wsp:rsid wsp:val=&quot;7679EC5A&quot;/&gt;&lt;wsp:rsid wsp:val=&quot;76846F42&quot;/&gt;&lt;wsp:rsid wsp:val=&quot;76A2BA06&quot;/&gt;&lt;wsp:rsid wsp:val=&quot;76A3E970&quot;/&gt;&lt;wsp:rsid wsp:val=&quot;76A6843A&quot;/&gt;&lt;wsp:rsid wsp:val=&quot;76C2408F&quot;/&gt;&lt;wsp:rsid wsp:val=&quot;76C5C9D0&quot;/&gt;&lt;wsp:rsid wsp:val=&quot;76D220F6&quot;/&gt;&lt;wsp:rsid wsp:val=&quot;76EA5130&quot;/&gt;&lt;wsp:rsid wsp:val=&quot;76F515C2&quot;/&gt;&lt;wsp:rsid wsp:val=&quot;76FAA0EB&quot;/&gt;&lt;wsp:rsid wsp:val=&quot;770A2B5A&quot;/&gt;&lt;wsp:rsid wsp:val=&quot;770EC874&quot;/&gt;&lt;wsp:rsid wsp:val=&quot;77119309&quot;/&gt;&lt;wsp:rsid wsp:val=&quot;77184DE7&quot;/&gt;&lt;wsp:rsid wsp:val=&quot;771967A7&quot;/&gt;&lt;wsp:rsid wsp:val=&quot;77218540&quot;/&gt;&lt;wsp:rsid wsp:val=&quot;77246FEA&quot;/&gt;&lt;wsp:rsid wsp:val=&quot;77361D01&quot;/&gt;&lt;wsp:rsid wsp:val=&quot;77414CEB&quot;/&gt;&lt;wsp:rsid wsp:val=&quot;77447EA3&quot;/&gt;&lt;wsp:rsid wsp:val=&quot;775B3768&quot;/&gt;&lt;wsp:rsid wsp:val=&quot;7766FC31&quot;/&gt;&lt;wsp:rsid wsp:val=&quot;77741C91&quot;/&gt;&lt;wsp:rsid wsp:val=&quot;779AC0A4&quot;/&gt;&lt;wsp:rsid wsp:val=&quot;77A1F731&quot;/&gt;&lt;wsp:rsid wsp:val=&quot;77ABC0D2&quot;/&gt;&lt;wsp:rsid wsp:val=&quot;77C05ED4&quot;/&gt;&lt;wsp:rsid wsp:val=&quot;77C7360C&quot;/&gt;&lt;wsp:rsid wsp:val=&quot;77CA985D&quot;/&gt;&lt;wsp:rsid wsp:val=&quot;77D6C90E&quot;/&gt;&lt;wsp:rsid wsp:val=&quot;77E0A417&quot;/&gt;&lt;wsp:rsid wsp:val=&quot;77EDBE21&quot;/&gt;&lt;wsp:rsid wsp:val=&quot;7811906B&quot;/&gt;&lt;wsp:rsid wsp:val=&quot;78153C9A&quot;/&gt;&lt;wsp:rsid wsp:val=&quot;7824F5AB&quot;/&gt;&lt;wsp:rsid wsp:val=&quot;782F2195&quot;/&gt;&lt;wsp:rsid wsp:val=&quot;7833376D&quot;/&gt;&lt;wsp:rsid wsp:val=&quot;78453EA4&quot;/&gt;&lt;wsp:rsid wsp:val=&quot;787BFE64&quot;/&gt;&lt;wsp:rsid wsp:val=&quot;78864F6B&quot;/&gt;&lt;wsp:rsid wsp:val=&quot;78886C37&quot;/&gt;&lt;wsp:rsid wsp:val=&quot;78AAD630&quot;/&gt;&lt;wsp:rsid wsp:val=&quot;78AF23AB&quot;/&gt;&lt;wsp:rsid wsp:val=&quot;78B98784&quot;/&gt;&lt;wsp:rsid wsp:val=&quot;78BC9B39&quot;/&gt;&lt;wsp:rsid wsp:val=&quot;78C238DB&quot;/&gt;&lt;wsp:rsid wsp:val=&quot;78C69D7F&quot;/&gt;&lt;wsp:rsid wsp:val=&quot;78D65D78&quot;/&gt;&lt;wsp:rsid wsp:val=&quot;78DADE15&quot;/&gt;&lt;wsp:rsid wsp:val=&quot;78DBAC93&quot;/&gt;&lt;wsp:rsid wsp:val=&quot;78DEBB6D&quot;/&gt;&lt;wsp:rsid wsp:val=&quot;78E8D949&quot;/&gt;&lt;wsp:rsid wsp:val=&quot;78FBC3E8&quot;/&gt;&lt;wsp:rsid wsp:val=&quot;7912FC4A&quot;/&gt;&lt;wsp:rsid wsp:val=&quot;7918D4D0&quot;/&gt;&lt;wsp:rsid wsp:val=&quot;7919102F&quot;/&gt;&lt;wsp:rsid wsp:val=&quot;791AA285&quot;/&gt;&lt;wsp:rsid wsp:val=&quot;791C58B4&quot;/&gt;&lt;wsp:rsid wsp:val=&quot;791C6AB1&quot;/&gt;&lt;wsp:rsid wsp:val=&quot;79233338&quot;/&gt;&lt;wsp:rsid wsp:val=&quot;7925FE27&quot;/&gt;&lt;wsp:rsid wsp:val=&quot;792A56EC&quot;/&gt;&lt;wsp:rsid wsp:val=&quot;793AA372&quot;/&gt;&lt;wsp:rsid wsp:val=&quot;793CA353&quot;/&gt;&lt;wsp:rsid wsp:val=&quot;7940C9B7&quot;/&gt;&lt;wsp:rsid wsp:val=&quot;7951D864&quot;/&gt;&lt;wsp:rsid wsp:val=&quot;79600B6A&quot;/&gt;&lt;wsp:rsid wsp:val=&quot;796D9F18&quot;/&gt;&lt;wsp:rsid wsp:val=&quot;796ECBD4&quot;/&gt;&lt;wsp:rsid wsp:val=&quot;79758087&quot;/&gt;&lt;wsp:rsid wsp:val=&quot;7980DBF3&quot;/&gt;&lt;wsp:rsid wsp:val=&quot;79945AAB&quot;/&gt;&lt;wsp:rsid wsp:val=&quot;7996F5C8&quot;/&gt;&lt;wsp:rsid wsp:val=&quot;79A70FE0&quot;/&gt;&lt;wsp:rsid wsp:val=&quot;79B276CB&quot;/&gt;&lt;wsp:rsid wsp:val=&quot;79B31EC2&quot;/&gt;&lt;wsp:rsid wsp:val=&quot;79B3C3E1&quot;/&gt;&lt;wsp:rsid wsp:val=&quot;79C26E3B&quot;/&gt;&lt;wsp:rsid wsp:val=&quot;79CC2471&quot;/&gt;&lt;wsp:rsid wsp:val=&quot;79CDA579&quot;/&gt;&lt;wsp:rsid wsp:val=&quot;79D37ADD&quot;/&gt;&lt;wsp:rsid wsp:val=&quot;79DF86BD&quot;/&gt;&lt;wsp:rsid wsp:val=&quot;79E937F6&quot;/&gt;&lt;wsp:rsid wsp:val=&quot;79FA860A&quot;/&gt;&lt;wsp:rsid wsp:val=&quot;7A03928A&quot;/&gt;&lt;wsp:rsid wsp:val=&quot;7A06704B&quot;/&gt;&lt;wsp:rsid wsp:val=&quot;7A0D20F2&quot;/&gt;&lt;wsp:rsid wsp:val=&quot;7A13762C&quot;/&gt;&lt;wsp:rsid wsp:val=&quot;7A1785F3&quot;/&gt;&lt;wsp:rsid wsp:val=&quot;7A42B114&quot;/&gt;&lt;wsp:rsid wsp:val=&quot;7A519576&quot;/&gt;&lt;wsp:rsid wsp:val=&quot;7A526BB7&quot;/&gt;&lt;wsp:rsid wsp:val=&quot;7A7110B5&quot;/&gt;&lt;wsp:rsid wsp:val=&quot;7A71DEA6&quot;/&gt;&lt;wsp:rsid wsp:val=&quot;7A7431DF&quot;/&gt;&lt;wsp:rsid wsp:val=&quot;7A7D5412&quot;/&gt;&lt;wsp:rsid wsp:val=&quot;7A7F5CCF&quot;/&gt;&lt;wsp:rsid wsp:val=&quot;7A7FFDD6&quot;/&gt;&lt;wsp:rsid wsp:val=&quot;7A81CE92&quot;/&gt;&lt;wsp:rsid wsp:val=&quot;7A826848&quot;/&gt;&lt;wsp:rsid wsp:val=&quot;7A8D5A3C&quot;/&gt;&lt;wsp:rsid wsp:val=&quot;7A961A10&quot;/&gt;&lt;wsp:rsid wsp:val=&quot;7A98F683&quot;/&gt;&lt;wsp:rsid wsp:val=&quot;7A9DFA01&quot;/&gt;&lt;wsp:rsid wsp:val=&quot;7AAE38B9&quot;/&gt;&lt;wsp:rsid wsp:val=&quot;7AB63DBA&quot;/&gt;&lt;wsp:rsid wsp:val=&quot;7ADC0134&quot;/&gt;&lt;wsp:rsid wsp:val=&quot;7AEC1438&quot;/&gt;&lt;wsp:rsid wsp:val=&quot;7AEDDAFE&quot;/&gt;&lt;wsp:rsid wsp:val=&quot;7AFD1A0F&quot;/&gt;&lt;wsp:rsid wsp:val=&quot;7B032275&quot;/&gt;&lt;wsp:rsid wsp:val=&quot;7B13B7B0&quot;/&gt;&lt;wsp:rsid wsp:val=&quot;7B2BD8F1&quot;/&gt;&lt;wsp:rsid wsp:val=&quot;7B31E0BA&quot;/&gt;&lt;wsp:rsid wsp:val=&quot;7B323CE2&quot;/&gt;&lt;wsp:rsid wsp:val=&quot;7B3A6532&quot;/&gt;&lt;wsp:rsid wsp:val=&quot;7B3E1A30&quot;/&gt;&lt;wsp:rsid wsp:val=&quot;7B4FD4ED&quot;/&gt;&lt;wsp:rsid wsp:val=&quot;7B573F78&quot;/&gt;&lt;wsp:rsid wsp:val=&quot;7B5988EF&quot;/&gt;&lt;wsp:rsid wsp:val=&quot;7B5DBE91&quot;/&gt;&lt;wsp:rsid wsp:val=&quot;7B600F2C&quot;/&gt;&lt;wsp:rsid wsp:val=&quot;7B8C5DCD&quot;/&gt;&lt;wsp:rsid wsp:val=&quot;7B8D87C3&quot;/&gt;&lt;wsp:rsid wsp:val=&quot;7B9A8E25&quot;/&gt;&lt;wsp:rsid wsp:val=&quot;7BAB1913&quot;/&gt;&lt;wsp:rsid wsp:val=&quot;7BB6E3D2&quot;/&gt;&lt;wsp:rsid wsp:val=&quot;7BBF2216&quot;/&gt;&lt;wsp:rsid wsp:val=&quot;7BC7BDF1&quot;/&gt;&lt;wsp:rsid wsp:val=&quot;7BD3B06D&quot;/&gt;&lt;wsp:rsid wsp:val=&quot;7BD684B4&quot;/&gt;&lt;wsp:rsid wsp:val=&quot;7BE6844C&quot;/&gt;&lt;wsp:rsid wsp:val=&quot;7BEE64DA&quot;/&gt;&lt;wsp:rsid wsp:val=&quot;7BF30D0F&quot;/&gt;&lt;wsp:rsid wsp:val=&quot;7BFE145A&quot;/&gt;&lt;wsp:rsid wsp:val=&quot;7C0078AD&quot;/&gt;&lt;wsp:rsid wsp:val=&quot;7C0860DA&quot;/&gt;&lt;wsp:rsid wsp:val=&quot;7C1659C0&quot;/&gt;&lt;wsp:rsid wsp:val=&quot;7C17EFC6&quot;/&gt;&lt;wsp:rsid wsp:val=&quot;7C1DFC67&quot;/&gt;&lt;wsp:rsid wsp:val=&quot;7C203FBF&quot;/&gt;&lt;wsp:rsid wsp:val=&quot;7C3371D4&quot;/&gt;&lt;wsp:rsid wsp:val=&quot;7C4FF557&quot;/&gt;&lt;wsp:rsid wsp:val=&quot;7C509E04&quot;/&gt;&lt;wsp:rsid wsp:val=&quot;7C57C3E2&quot;/&gt;&lt;wsp:rsid wsp:val=&quot;7C77D195&quot;/&gt;&lt;wsp:rsid wsp:val=&quot;7C7DC9B5&quot;/&gt;&lt;wsp:rsid wsp:val=&quot;7C8F1B31&quot;/&gt;&lt;wsp:rsid wsp:val=&quot;7C9F1816&quot;/&gt;&lt;wsp:rsid wsp:val=&quot;7CB08430&quot;/&gt;&lt;wsp:rsid wsp:val=&quot;7CFBDF8D&quot;/&gt;&lt;wsp:rsid wsp:val=&quot;7D0BDBB9&quot;/&gt;&lt;wsp:rsid wsp:val=&quot;7D1E8DAF&quot;/&gt;&lt;wsp:rsid wsp:val=&quot;7D2CE450&quot;/&gt;&lt;wsp:rsid wsp:val=&quot;7D3C9B2C&quot;/&gt;&lt;wsp:rsid wsp:val=&quot;7D4A9C40&quot;/&gt;&lt;wsp:rsid wsp:val=&quot;7D4FF23A&quot;/&gt;&lt;wsp:rsid wsp:val=&quot;7D5262CC&quot;/&gt;&lt;wsp:rsid wsp:val=&quot;7D583742&quot;/&gt;&lt;wsp:rsid wsp:val=&quot;7D5D7BE9&quot;/&gt;&lt;wsp:rsid wsp:val=&quot;7D6948E5&quot;/&gt;&lt;wsp:rsid wsp:val=&quot;7D6F8EEC&quot;/&gt;&lt;wsp:rsid wsp:val=&quot;7D710CDE&quot;/&gt;&lt;wsp:rsid wsp:val=&quot;7D754302&quot;/&gt;&lt;wsp:rsid wsp:val=&quot;7D7FD9B7&quot;/&gt;&lt;wsp:rsid wsp:val=&quot;7D94A19C&quot;/&gt;&lt;wsp:rsid wsp:val=&quot;7D98860A&quot;/&gt;&lt;wsp:rsid wsp:val=&quot;7D98938A&quot;/&gt;&lt;wsp:rsid wsp:val=&quot;7D9CA957&quot;/&gt;&lt;wsp:rsid wsp:val=&quot;7DA194D5&quot;/&gt;&lt;wsp:rsid wsp:val=&quot;7DA982B7&quot;/&gt;&lt;wsp:rsid wsp:val=&quot;7DBCED97&quot;/&gt;&lt;wsp:rsid wsp:val=&quot;7DC4FAFE&quot;/&gt;&lt;wsp:rsid wsp:val=&quot;7DCCC457&quot;/&gt;&lt;wsp:rsid wsp:val=&quot;7DF00776&quot;/&gt;&lt;wsp:rsid wsp:val=&quot;7DF24353&quot;/&gt;&lt;wsp:rsid wsp:val=&quot;7DF255CA&quot;/&gt;&lt;wsp:rsid wsp:val=&quot;7DFB50F1&quot;/&gt;&lt;wsp:rsid wsp:val=&quot;7E032FBD&quot;/&gt;&lt;wsp:rsid wsp:val=&quot;7E0DAC36&quot;/&gt;&lt;wsp:rsid wsp:val=&quot;7E23B4FA&quot;/&gt;&lt;wsp:rsid wsp:val=&quot;7E335C6B&quot;/&gt;&lt;wsp:rsid wsp:val=&quot;7E48001C&quot;/&gt;&lt;wsp:rsid wsp:val=&quot;7E49EFF7&quot;/&gt;&lt;wsp:rsid wsp:val=&quot;7E4C3FBD&quot;/&gt;&lt;wsp:rsid wsp:val=&quot;7E4DC4F3&quot;/&gt;&lt;wsp:rsid wsp:val=&quot;7E565375&quot;/&gt;&lt;wsp:rsid wsp:val=&quot;7E59AA26&quot;/&gt;&lt;wsp:rsid wsp:val=&quot;7E677CF9&quot;/&gt;&lt;wsp:rsid wsp:val=&quot;7E703698&quot;/&gt;&lt;wsp:rsid wsp:val=&quot;7E789FD5&quot;/&gt;&lt;wsp:rsid wsp:val=&quot;7E7BC1B3&quot;/&gt;&lt;wsp:rsid wsp:val=&quot;7E7CED15&quot;/&gt;&lt;wsp:rsid wsp:val=&quot;7E7E543B&quot;/&gt;&lt;wsp:rsid wsp:val=&quot;7E97D745&quot;/&gt;&lt;wsp:rsid wsp:val=&quot;7E9E5722&quot;/&gt;&lt;wsp:rsid wsp:val=&quot;7E9EACB6&quot;/&gt;&lt;wsp:rsid wsp:val=&quot;7EBA3565&quot;/&gt;&lt;wsp:rsid wsp:val=&quot;7EC7CD82&quot;/&gt;&lt;wsp:rsid wsp:val=&quot;7ED9091F&quot;/&gt;&lt;wsp:rsid wsp:val=&quot;7EE17EA4&quot;/&gt;&lt;wsp:rsid wsp:val=&quot;7EE88F37&quot;/&gt;&lt;wsp:rsid wsp:val=&quot;7EF649AE&quot;/&gt;&lt;wsp:rsid wsp:val=&quot;7F07A755&quot;/&gt;&lt;wsp:rsid wsp:val=&quot;7F26059C&quot;/&gt;&lt;wsp:rsid wsp:val=&quot;7F2BEEFA&quot;/&gt;&lt;wsp:rsid wsp:val=&quot;7F30278B&quot;/&gt;&lt;wsp:rsid wsp:val=&quot;7F4ED065&quot;/&gt;&lt;wsp:rsid wsp:val=&quot;7F511F8A&quot;/&gt;&lt;wsp:rsid wsp:val=&quot;7F529BE0&quot;/&gt;&lt;wsp:rsid wsp:val=&quot;7F548A31&quot;/&gt;&lt;wsp:rsid wsp:val=&quot;7F58E5B9&quot;/&gt;&lt;wsp:rsid wsp:val=&quot;7F5CB20F&quot;/&gt;&lt;wsp:rsid wsp:val=&quot;7F60B018&quot;/&gt;&lt;wsp:rsid wsp:val=&quot;7F698B33&quot;/&gt;&lt;wsp:rsid wsp:val=&quot;7F782E40&quot;/&gt;&lt;wsp:rsid wsp:val=&quot;7F78584B&quot;/&gt;&lt;wsp:rsid wsp:val=&quot;7F8B31CC&quot;/&gt;&lt;wsp:rsid wsp:val=&quot;7F93FF58&quot;/&gt;&lt;wsp:rsid wsp:val=&quot;7F96507D&quot;/&gt;&lt;wsp:rsid wsp:val=&quot;7F9C4E5D&quot;/&gt;&lt;wsp:rsid wsp:val=&quot;7FBC8836&quot;/&gt;&lt;wsp:rsid wsp:val=&quot;7FBE889A&quot;/&gt;&lt;wsp:rsid wsp:val=&quot;7FCE6BFA&quot;/&gt;&lt;wsp:rsid wsp:val=&quot;7FD21ABC&quot;/&gt;&lt;wsp:rsid wsp:val=&quot;7FD8008F&quot;/&gt;&lt;wsp:rsid wsp:val=&quot;7FDA4F5C&quot;/&gt;&lt;wsp:rsid wsp:val=&quot;7FFD8CF1&quot;/&gt;&lt;/wsp:rsids&gt;&lt;/w:docPr&gt;&lt;w:body&gt;&lt;wx:sect&gt;&lt;w:p wsp:rsidR=&quot;00000000&quot; wsp:rsidRDefault=&quot;00736453&quot; wsp:rsidP=&quot;00736453&quot;&gt;&lt;m:oMathPara&gt;&lt;m:oMath&gt;&lt;m:r&gt;&lt;m:rPr&gt;&lt;m:sty m:val=&quot;bi&quot;/&gt;&lt;/m:rPr&gt;&lt;w:rPr&gt;&lt;w:rFonts w:ascii=&quot;Cambria Math&quot; w:fareast=&quot;Times New Roman&quot; w:h-ansi=&quot;Cambria Math&quot;/&gt;&lt;wx:font wx:val=&quot;Cambria Math&quot;/&gt;&lt;w:b/&gt;&lt;w:i/&gt;&lt;w:color w:val=&quot;000000&quot;/&gt;&lt;/w:rPr&gt;&lt;m:t&gt;?&lt;/sm:t&gt;&lt;/m:r&gt;&lt;/m:oMath&gt;&lt;/m:oMathPara&gt;&lt;/w:p&gt;&lt;w:sectPr wsp:rsidR=&quot;00000000&quot;&gt;&lt;w:pgSz w:w=&quot;12240&quot; w:h=&quot;15840&quot;/&gt;&lt;w:pgMar w:top=&quot;1701&quot; w:right=&quot;1440&quot; w:bottom=&quot;1440&quot; w:left=&quot;1440&quot; w:header=&quot;720&quot; w:footer=&quot;720&quot; w:gutter=&quot;0&quot;/&gt;&lt;w:cols w:space=&quot;720&quot;/&gt;&lt;/w:sectPr&gt;&lt;/wx:sect&gt;&lt;/w:body&gt;&lt;/w:wordDocument&gt;">
                  <v:imagedata r:id="rId31" o:title="" chromakey="white"/>
                </v:shape>
              </w:pict>
            </w:r>
            <w:r w:rsidRPr="00F01693">
              <w:rPr>
                <w:rFonts w:eastAsia="Times New Roman"/>
                <w:color w:val="000000"/>
              </w:rPr>
              <w:instrText xml:space="preserve"> </w:instrText>
            </w:r>
            <w:r w:rsidRPr="00F01693">
              <w:rPr>
                <w:rFonts w:eastAsia="Times New Roman"/>
                <w:color w:val="000000"/>
              </w:rPr>
              <w:fldChar w:fldCharType="separate"/>
            </w:r>
            <w:r w:rsidR="00392796" w:rsidRPr="00F01693">
              <w:rPr>
                <w:position w:val="-9"/>
              </w:rPr>
              <w:pict w14:anchorId="1EABEB2C">
                <v:shape id="_x0000_i1044" type="#_x0000_t75" style="width:8.25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allowPNG/&gt;&lt;w:savePreviewPicture/&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docVars&gt;&lt;w:docVar w:name=&quot;__Grammarly_42____i&quot; w:val=&quot;H4sIAAAAAAAEAKtWckksSQxILCpxzi/NK1GyMqwFAAEhoTITAAAA&quot;/&gt;&lt;w:docVar w:name=&quot;__Grammarly_42___1&quot; w:val=&quot;H4sIAAAAAAAEAKtWcslP9kxRslIyNDayMDEzMzQyMjUxtDA3MzJS0lEKTi0uzszPAykwtqwFAKnQulwtAAAA&quot;/&gt;&lt;/w:docVars&gt;&lt;wsp:rsids&gt;&lt;wsp:rsidRoot wsp:val=&quot;00046CE5&quot;/&gt;&lt;wsp:rsid wsp:val=&quot;000001DF&quot;/&gt;&lt;wsp:rsid wsp:val=&quot;000002A7&quot;/&gt;&lt;wsp:rsid wsp:val=&quot;00001460&quot;/&gt;&lt;wsp:rsid wsp:val=&quot;0000155B&quot;/&gt;&lt;wsp:rsid wsp:val=&quot;00003ED3&quot;/&gt;&lt;wsp:rsid wsp:val=&quot;00004826&quot;/&gt;&lt;wsp:rsid wsp:val=&quot;000048B5&quot;/&gt;&lt;wsp:rsid wsp:val=&quot;000049D7&quot;/&gt;&lt;wsp:rsid wsp:val=&quot;00005BA4&quot;/&gt;&lt;wsp:rsid wsp:val=&quot;00005BD8&quot;/&gt;&lt;wsp:rsid wsp:val=&quot;00005DB4&quot;/&gt;&lt;wsp:rsid wsp:val=&quot;00006473&quot;/&gt;&lt;wsp:rsid wsp:val=&quot;00007079&quot;/&gt;&lt;wsp:rsid wsp:val=&quot;000072FF&quot;/&gt;&lt;wsp:rsid wsp:val=&quot;00007E04&quot;/&gt;&lt;wsp:rsid wsp:val=&quot;0000E4D6&quot;/&gt;&lt;wsp:rsid wsp:val=&quot;000102EB&quot;/&gt;&lt;wsp:rsid wsp:val=&quot;000104CC&quot;/&gt;&lt;wsp:rsid wsp:val=&quot;0001116A&quot;/&gt;&lt;wsp:rsid wsp:val=&quot;00012181&quot;/&gt;&lt;wsp:rsid wsp:val=&quot;000128C2&quot;/&gt;&lt;wsp:rsid wsp:val=&quot;00013609&quot;/&gt;&lt;wsp:rsid wsp:val=&quot;000140A3&quot;/&gt;&lt;wsp:rsid wsp:val=&quot;00015EA2&quot;/&gt;&lt;wsp:rsid wsp:val=&quot;000161E4&quot;/&gt;&lt;wsp:rsid wsp:val=&quot;000164B5&quot;/&gt;&lt;wsp:rsid wsp:val=&quot;0001655A&quot;/&gt;&lt;wsp:rsid wsp:val=&quot;00016BF0&quot;/&gt;&lt;wsp:rsid wsp:val=&quot;0001777F&quot;/&gt;&lt;wsp:rsid wsp:val=&quot;00017EB1&quot;/&gt;&lt;wsp:rsid wsp:val=&quot;000218FF&quot;/&gt;&lt;wsp:rsid wsp:val=&quot;00021EE8&quot;/&gt;&lt;wsp:rsid wsp:val=&quot;000221D2&quot;/&gt;&lt;wsp:rsid wsp:val=&quot;00022EB5&quot;/&gt;&lt;wsp:rsid wsp:val=&quot;000232C5&quot;/&gt;&lt;wsp:rsid wsp:val=&quot;000232EF&quot;/&gt;&lt;wsp:rsid wsp:val=&quot;00025A56&quot;/&gt;&lt;wsp:rsid wsp:val=&quot;00026410&quot;/&gt;&lt;wsp:rsid wsp:val=&quot;00026BFC&quot;/&gt;&lt;wsp:rsid wsp:val=&quot;00026C68&quot;/&gt;&lt;wsp:rsid wsp:val=&quot;00026DE0&quot;/&gt;&lt;wsp:rsid wsp:val=&quot;00027139&quot;/&gt;&lt;wsp:rsid wsp:val=&quot;000278DE&quot;/&gt;&lt;wsp:rsid wsp:val=&quot;00031B38&quot;/&gt;&lt;wsp:rsid wsp:val=&quot;000322EC&quot;/&gt;&lt;wsp:rsid wsp:val=&quot;000324DF&quot;/&gt;&lt;wsp:rsid wsp:val=&quot;00033536&quot;/&gt;&lt;wsp:rsid wsp:val=&quot;00034D1C&quot;/&gt;&lt;wsp:rsid wsp:val=&quot;00034DFC&quot;/&gt;&lt;wsp:rsid wsp:val=&quot;000357DF&quot;/&gt;&lt;wsp:rsid wsp:val=&quot;00036B08&quot;/&gt;&lt;wsp:rsid wsp:val=&quot;00036D05&quot;/&gt;&lt;wsp:rsid wsp:val=&quot;0003723A&quot;/&gt;&lt;wsp:rsid wsp:val=&quot;00037739&quot;/&gt;&lt;wsp:rsid wsp:val=&quot;00039C30&quot;/&gt;&lt;wsp:rsid wsp:val=&quot;00043EA1&quot;/&gt;&lt;wsp:rsid wsp:val=&quot;0004471D&quot;/&gt;&lt;wsp:rsid wsp:val=&quot;00044D86&quot;/&gt;&lt;wsp:rsid wsp:val=&quot;0004664C&quot;/&gt;&lt;wsp:rsid wsp:val=&quot;00046CE5&quot;/&gt;&lt;wsp:rsid wsp:val=&quot;00047116&quot;/&gt;&lt;wsp:rsid wsp:val=&quot;000512F9&quot;/&gt;&lt;wsp:rsid wsp:val=&quot;00051B14&quot;/&gt;&lt;wsp:rsid wsp:val=&quot;0005238E&quot;/&gt;&lt;wsp:rsid wsp:val=&quot;0005307F&quot;/&gt;&lt;wsp:rsid wsp:val=&quot;00053D9F&quot;/&gt;&lt;wsp:rsid wsp:val=&quot;000570BB&quot;/&gt;&lt;wsp:rsid wsp:val=&quot;00057125&quot;/&gt;&lt;wsp:rsid wsp:val=&quot;000571AC&quot;/&gt;&lt;wsp:rsid wsp:val=&quot;00057CE5&quot;/&gt;&lt;wsp:rsid wsp:val=&quot;000604BE&quot;/&gt;&lt;wsp:rsid wsp:val=&quot;000611AB&quot;/&gt;&lt;wsp:rsid wsp:val=&quot;00061BDF&quot;/&gt;&lt;wsp:rsid wsp:val=&quot;0006316C&quot;/&gt;&lt;wsp:rsid wsp:val=&quot;00063686&quot;/&gt;&lt;wsp:rsid wsp:val=&quot;00064626&quot;/&gt;&lt;wsp:rsid wsp:val=&quot;00064640&quot;/&gt;&lt;wsp:rsid wsp:val=&quot;000649D5&quot;/&gt;&lt;wsp:rsid wsp:val=&quot;00064AAB&quot;/&gt;&lt;wsp:rsid wsp:val=&quot;00065861&quot;/&gt;&lt;wsp:rsid wsp:val=&quot;00066296&quot;/&gt;&lt;wsp:rsid wsp:val=&quot;00067299&quot;/&gt;&lt;wsp:rsid wsp:val=&quot;00067CBF&quot;/&gt;&lt;wsp:rsid wsp:val=&quot;0007018C&quot;/&gt;&lt;wsp:rsid wsp:val=&quot;00070863&quot;/&gt;&lt;wsp:rsid wsp:val=&quot;00071011&quot;/&gt;&lt;wsp:rsid wsp:val=&quot;00073124&quot;/&gt;&lt;wsp:rsid wsp:val=&quot;0007326D&quot;/&gt;&lt;wsp:rsid wsp:val=&quot;000733A4&quot;/&gt;&lt;wsp:rsid wsp:val=&quot;0008217B&quot;/&gt;&lt;wsp:rsid wsp:val=&quot;00082F05&quot;/&gt;&lt;wsp:rsid wsp:val=&quot;0008314E&quot;/&gt;&lt;wsp:rsid wsp:val=&quot;00083906&quot;/&gt;&lt;wsp:rsid wsp:val=&quot;00084C33&quot;/&gt;&lt;wsp:rsid wsp:val=&quot;0008608D&quot;/&gt;&lt;wsp:rsid wsp:val=&quot;000868EE&quot;/&gt;&lt;wsp:rsid wsp:val=&quot;00086EAA&quot;/&gt;&lt;wsp:rsid wsp:val=&quot;00086FD2&quot;/&gt;&lt;wsp:rsid wsp:val=&quot;000915C5&quot;/&gt;&lt;wsp:rsid wsp:val=&quot;0009171E&quot;/&gt;&lt;wsp:rsid wsp:val=&quot;00091F68&quot;/&gt;&lt;wsp:rsid wsp:val=&quot;00092F05&quot;/&gt;&lt;wsp:rsid wsp:val=&quot;0009308F&quot;/&gt;&lt;wsp:rsid wsp:val=&quot;00093D99&quot;/&gt;&lt;wsp:rsid wsp:val=&quot;00094278&quot;/&gt;&lt;wsp:rsid wsp:val=&quot;00094BCD&quot;/&gt;&lt;wsp:rsid wsp:val=&quot;00094D2B&quot;/&gt;&lt;wsp:rsid wsp:val=&quot;000965BD&quot;/&gt;&lt;wsp:rsid wsp:val=&quot;00096AEB&quot;/&gt;&lt;wsp:rsid wsp:val=&quot;00096C7D&quot;/&gt;&lt;wsp:rsid wsp:val=&quot;000A0097&quot;/&gt;&lt;wsp:rsid wsp:val=&quot;000A01F2&quot;/&gt;&lt;wsp:rsid wsp:val=&quot;000A0656&quot;/&gt;&lt;wsp:rsid wsp:val=&quot;000A1139&quot;/&gt;&lt;wsp:rsid wsp:val=&quot;000A1E65&quot;/&gt;&lt;wsp:rsid wsp:val=&quot;000A5700&quot;/&gt;&lt;wsp:rsid wsp:val=&quot;000A5F4E&quot;/&gt;&lt;wsp:rsid wsp:val=&quot;000A6249&quot;/&gt;&lt;wsp:rsid wsp:val=&quot;000A65D0&quot;/&gt;&lt;wsp:rsid wsp:val=&quot;000A6E48&quot;/&gt;&lt;wsp:rsid wsp:val=&quot;000A7358&quot;/&gt;&lt;wsp:rsid wsp:val=&quot;000B0332&quot;/&gt;&lt;wsp:rsid wsp:val=&quot;000B03A0&quot;/&gt;&lt;wsp:rsid wsp:val=&quot;000B051E&quot;/&gt;&lt;wsp:rsid wsp:val=&quot;000B077D&quot;/&gt;&lt;wsp:rsid wsp:val=&quot;000B092B&quot;/&gt;&lt;wsp:rsid wsp:val=&quot;000B0B0C&quot;/&gt;&lt;wsp:rsid wsp:val=&quot;000B0CF6&quot;/&gt;&lt;wsp:rsid wsp:val=&quot;000B12E2&quot;/&gt;&lt;wsp:rsid wsp:val=&quot;000B137A&quot;/&gt;&lt;wsp:rsid wsp:val=&quot;000B2CE3&quot;/&gt;&lt;wsp:rsid wsp:val=&quot;000B53C8&quot;/&gt;&lt;wsp:rsid wsp:val=&quot;000B5BD7&quot;/&gt;&lt;wsp:rsid wsp:val=&quot;000B6F1C&quot;/&gt;&lt;wsp:rsid wsp:val=&quot;000B7585&quot;/&gt;&lt;wsp:rsid wsp:val=&quot;000C04AE&quot;/&gt;&lt;wsp:rsid wsp:val=&quot;000C0A12&quot;/&gt;&lt;wsp:rsid wsp:val=&quot;000C0DDB&quot;/&gt;&lt;wsp:rsid wsp:val=&quot;000C176B&quot;/&gt;&lt;wsp:rsid wsp:val=&quot;000C1949&quot;/&gt;&lt;wsp:rsid wsp:val=&quot;000C1C59&quot;/&gt;&lt;wsp:rsid wsp:val=&quot;000C2BBA&quot;/&gt;&lt;wsp:rsid wsp:val=&quot;000C317B&quot;/&gt;&lt;wsp:rsid wsp:val=&quot;000C3917&quot;/&gt;&lt;wsp:rsid wsp:val=&quot;000C65CE&quot;/&gt;&lt;wsp:rsid wsp:val=&quot;000C7D59&quot;/&gt;&lt;wsp:rsid wsp:val=&quot;000D0998&quot;/&gt;&lt;wsp:rsid wsp:val=&quot;000D1D73&quot;/&gt;&lt;wsp:rsid wsp:val=&quot;000D2446&quot;/&gt;&lt;wsp:rsid wsp:val=&quot;000D5CE2&quot;/&gt;&lt;wsp:rsid wsp:val=&quot;000D5F3C&quot;/&gt;&lt;wsp:rsid wsp:val=&quot;000D6BDE&quot;/&gt;&lt;wsp:rsid wsp:val=&quot;000D7EFB&quot;/&gt;&lt;wsp:rsid wsp:val=&quot;000E0A63&quot;/&gt;&lt;wsp:rsid wsp:val=&quot;000E1FEA&quot;/&gt;&lt;wsp:rsid wsp:val=&quot;000E299A&quot;/&gt;&lt;wsp:rsid wsp:val=&quot;000E34A2&quot;/&gt;&lt;wsp:rsid wsp:val=&quot;000E3C4D&quot;/&gt;&lt;wsp:rsid wsp:val=&quot;000E421A&quot;/&gt;&lt;wsp:rsid wsp:val=&quot;000E4224&quot;/&gt;&lt;wsp:rsid wsp:val=&quot;000E4587&quot;/&gt;&lt;wsp:rsid wsp:val=&quot;000E4AAD&quot;/&gt;&lt;wsp:rsid wsp:val=&quot;000E5E74&quot;/&gt;&lt;wsp:rsid wsp:val=&quot;000E666F&quot;/&gt;&lt;wsp:rsid wsp:val=&quot;000E6742&quot;/&gt;&lt;wsp:rsid wsp:val=&quot;000E69ED&quot;/&gt;&lt;wsp:rsid wsp:val=&quot;000E705C&quot;/&gt;&lt;wsp:rsid wsp:val=&quot;000F00E6&quot;/&gt;&lt;wsp:rsid wsp:val=&quot;000F06E6&quot;/&gt;&lt;wsp:rsid wsp:val=&quot;000F16E6&quot;/&gt;&lt;wsp:rsid wsp:val=&quot;000F1836&quot;/&gt;&lt;wsp:rsid wsp:val=&quot;000F1FF8&quot;/&gt;&lt;wsp:rsid wsp:val=&quot;000F221B&quot;/&gt;&lt;wsp:rsid wsp:val=&quot;000F2A3D&quot;/&gt;&lt;wsp:rsid wsp:val=&quot;000F2ADA&quot;/&gt;&lt;wsp:rsid wsp:val=&quot;000F2B8B&quot;/&gt;&lt;wsp:rsid wsp:val=&quot;000F3869&quot;/&gt;&lt;wsp:rsid wsp:val=&quot;000F527A&quot;/&gt;&lt;wsp:rsid wsp:val=&quot;000F5796&quot;/&gt;&lt;wsp:rsid wsp:val=&quot;000F5D81&quot;/&gt;&lt;wsp:rsid wsp:val=&quot;000F67D9&quot;/&gt;&lt;wsp:rsid wsp:val=&quot;000F6BF5&quot;/&gt;&lt;wsp:rsid wsp:val=&quot;000F714F&quot;/&gt;&lt;wsp:rsid wsp:val=&quot;000F771B&quot;/&gt;&lt;wsp:rsid wsp:val=&quot;000F7ADF&quot;/&gt;&lt;wsp:rsid wsp:val=&quot;000F7E61&quot;/&gt;&lt;wsp:rsid wsp:val=&quot;000F7F9B&quot;/&gt;&lt;wsp:rsid wsp:val=&quot;001004BA&quot;/&gt;&lt;wsp:rsid wsp:val=&quot;0010113C&quot;/&gt;&lt;wsp:rsid wsp:val=&quot;0010146B&quot;/&gt;&lt;wsp:rsid wsp:val=&quot;00102558&quot;/&gt;&lt;wsp:rsid wsp:val=&quot;00102F19&quot;/&gt;&lt;wsp:rsid wsp:val=&quot;00103DDE&quot;/&gt;&lt;wsp:rsid wsp:val=&quot;001046B9&quot;/&gt;&lt;wsp:rsid wsp:val=&quot;0010593A&quot;/&gt;&lt;wsp:rsid wsp:val=&quot;001062BB&quot;/&gt;&lt;wsp:rsid wsp:val=&quot;001062E3&quot;/&gt;&lt;wsp:rsid wsp:val=&quot;00111699&quot;/&gt;&lt;wsp:rsid wsp:val=&quot;00111EC5&quot;/&gt;&lt;wsp:rsid wsp:val=&quot;001120E1&quot;/&gt;&lt;wsp:rsid wsp:val=&quot;00112B80&quot;/&gt;&lt;wsp:rsid wsp:val=&quot;001130AA&quot;/&gt;&lt;wsp:rsid wsp:val=&quot;0011666A&quot;/&gt;&lt;wsp:rsid wsp:val=&quot;00116E99&quot;/&gt;&lt;wsp:rsid wsp:val=&quot;001170EE&quot;/&gt;&lt;wsp:rsid wsp:val=&quot;00117230&quot;/&gt;&lt;wsp:rsid wsp:val=&quot;00117298&quot;/&gt;&lt;wsp:rsid wsp:val=&quot;001178B4&quot;/&gt;&lt;wsp:rsid wsp:val=&quot;00117C52&quot;/&gt;&lt;wsp:rsid wsp:val=&quot;00117CEE&quot;/&gt;&lt;wsp:rsid wsp:val=&quot;0012092E&quot;/&gt;&lt;wsp:rsid wsp:val=&quot;001218D1&quot;/&gt;&lt;wsp:rsid wsp:val=&quot;001224BA&quot;/&gt;&lt;wsp:rsid wsp:val=&quot;00123015&quot;/&gt;&lt;wsp:rsid wsp:val=&quot;00126EFF&quot;/&gt;&lt;wsp:rsid wsp:val=&quot;0013168A&quot;/&gt;&lt;wsp:rsid wsp:val=&quot;00131A53&quot;/&gt;&lt;wsp:rsid wsp:val=&quot;00131D8B&quot;/&gt;&lt;wsp:rsid wsp:val=&quot;00132B49&quot;/&gt;&lt;wsp:rsid wsp:val=&quot;00134FF0&quot;/&gt;&lt;wsp:rsid wsp:val=&quot;00141068&quot;/&gt;&lt;wsp:rsid wsp:val=&quot;0014375E&quot;/&gt;&lt;wsp:rsid wsp:val=&quot;00143DF0&quot;/&gt;&lt;wsp:rsid wsp:val=&quot;0014442A&quot;/&gt;&lt;wsp:rsid wsp:val=&quot;001445DC&quot;/&gt;&lt;wsp:rsid wsp:val=&quot;00144BB9&quot;/&gt;&lt;wsp:rsid wsp:val=&quot;001452F5&quot;/&gt;&lt;wsp:rsid wsp:val=&quot;0014576B&quot;/&gt;&lt;wsp:rsid wsp:val=&quot;00147366&quot;/&gt;&lt;wsp:rsid wsp:val=&quot;00150F8A&quot;/&gt;&lt;wsp:rsid wsp:val=&quot;00150FEA&quot;/&gt;&lt;wsp:rsid wsp:val=&quot;0015257E&quot;/&gt;&lt;wsp:rsid wsp:val=&quot;00152B00&quot;/&gt;&lt;wsp:rsid wsp:val=&quot;001535DC&quot;/&gt;&lt;wsp:rsid wsp:val=&quot;00153897&quot;/&gt;&lt;wsp:rsid wsp:val=&quot;00153C49&quot;/&gt;&lt;wsp:rsid wsp:val=&quot;0015496C&quot;/&gt;&lt;wsp:rsid wsp:val=&quot;001551D7&quot;/&gt;&lt;wsp:rsid wsp:val=&quot;001567B0&quot;/&gt;&lt;wsp:rsid wsp:val=&quot;0016070A&quot;/&gt;&lt;wsp:rsid wsp:val=&quot;001614AD&quot;/&gt;&lt;wsp:rsid wsp:val=&quot;0016157A&quot;/&gt;&lt;wsp:rsid wsp:val=&quot;001615B2&quot;/&gt;&lt;wsp:rsid wsp:val=&quot;00161A69&quot;/&gt;&lt;wsp:rsid wsp:val=&quot;00161F94&quot;/&gt;&lt;wsp:rsid wsp:val=&quot;00162227&quot;/&gt;&lt;wsp:rsid wsp:val=&quot;00162633&quot;/&gt;&lt;wsp:rsid wsp:val=&quot;00166A6D&quot;/&gt;&lt;wsp:rsid wsp:val=&quot;00166CAB&quot;/&gt;&lt;wsp:rsid wsp:val=&quot;001672BE&quot;/&gt;&lt;wsp:rsid wsp:val=&quot;00167B24&quot;/&gt;&lt;wsp:rsid wsp:val=&quot;001700B2&quot;/&gt;&lt;wsp:rsid wsp:val=&quot;0017046A&quot;/&gt;&lt;wsp:rsid wsp:val=&quot;00170C39&quot;/&gt;&lt;wsp:rsid wsp:val=&quot;00171F3D&quot;/&gt;&lt;wsp:rsid wsp:val=&quot;00172B34&quot;/&gt;&lt;wsp:rsid wsp:val=&quot;0017462A&quot;/&gt;&lt;wsp:rsid wsp:val=&quot;00174F39&quot;/&gt;&lt;wsp:rsid wsp:val=&quot;0017583C&quot;/&gt;&lt;wsp:rsid wsp:val=&quot;0017658C&quot;/&gt;&lt;wsp:rsid wsp:val=&quot;00177183&quot;/&gt;&lt;wsp:rsid wsp:val=&quot;00177467&quot;/&gt;&lt;wsp:rsid wsp:val=&quot;0018106C&quot;/&gt;&lt;wsp:rsid wsp:val=&quot;00181230&quot;/&gt;&lt;wsp:rsid wsp:val=&quot;001817CD&quot;/&gt;&lt;wsp:rsid wsp:val=&quot;001831F8&quot;/&gt;&lt;wsp:rsid wsp:val=&quot;0018359A&quot;/&gt;&lt;wsp:rsid wsp:val=&quot;0018360D&quot;/&gt;&lt;wsp:rsid wsp:val=&quot;001842FE&quot;/&gt;&lt;wsp:rsid wsp:val=&quot;00184B5D&quot;/&gt;&lt;wsp:rsid wsp:val=&quot;0018604A&quot;/&gt;&lt;wsp:rsid wsp:val=&quot;00191174&quot;/&gt;&lt;wsp:rsid wsp:val=&quot;00192463&quot;/&gt;&lt;wsp:rsid wsp:val=&quot;00192A79&quot;/&gt;&lt;wsp:rsid wsp:val=&quot;00194D45&quot;/&gt;&lt;wsp:rsid wsp:val=&quot;00194E22&quot;/&gt;&lt;wsp:rsid wsp:val=&quot;001954C9&quot;/&gt;&lt;wsp:rsid wsp:val=&quot;00195DCA&quot;/&gt;&lt;wsp:rsid wsp:val=&quot;00195F6E&quot;/&gt;&lt;wsp:rsid wsp:val=&quot;00196569&quot;/&gt;&lt;wsp:rsid wsp:val=&quot;00197BE4&quot;/&gt;&lt;wsp:rsid wsp:val=&quot;001A0056&quot;/&gt;&lt;wsp:rsid wsp:val=&quot;001A0184&quot;/&gt;&lt;wsp:rsid wsp:val=&quot;001A03C2&quot;/&gt;&lt;wsp:rsid wsp:val=&quot;001A3481&quot;/&gt;&lt;wsp:rsid wsp:val=&quot;001A3FD9&quot;/&gt;&lt;wsp:rsid wsp:val=&quot;001A46F9&quot;/&gt;&lt;wsp:rsid wsp:val=&quot;001A4B94&quot;/&gt;&lt;wsp:rsid wsp:val=&quot;001A57A6&quot;/&gt;&lt;wsp:rsid wsp:val=&quot;001A6BC9&quot;/&gt;&lt;wsp:rsid wsp:val=&quot;001A7A1C&quot;/&gt;&lt;wsp:rsid wsp:val=&quot;001ACB90&quot;/&gt;&lt;wsp:rsid wsp:val=&quot;001B0871&quot;/&gt;&lt;wsp:rsid wsp:val=&quot;001B1C4C&quot;/&gt;&lt;wsp:rsid wsp:val=&quot;001B2A62&quot;/&gt;&lt;wsp:rsid wsp:val=&quot;001B3760&quot;/&gt;&lt;wsp:rsid wsp:val=&quot;001B441F&quot;/&gt;&lt;wsp:rsid wsp:val=&quot;001B4B0F&quot;/&gt;&lt;wsp:rsid wsp:val=&quot;001B6791&quot;/&gt;&lt;wsp:rsid wsp:val=&quot;001B7BE3&quot;/&gt;&lt;wsp:rsid wsp:val=&quot;001B7F9F&quot;/&gt;&lt;wsp:rsid wsp:val=&quot;001BFB26&quot;/&gt;&lt;wsp:rsid wsp:val=&quot;001C073F&quot;/&gt;&lt;wsp:rsid wsp:val=&quot;001C0B8A&quot;/&gt;&lt;wsp:rsid wsp:val=&quot;001C2188&quot;/&gt;&lt;wsp:rsid wsp:val=&quot;001C3537&quot;/&gt;&lt;wsp:rsid wsp:val=&quot;001C59B4&quot;/&gt;&lt;wsp:rsid wsp:val=&quot;001C6463&quot;/&gt;&lt;wsp:rsid wsp:val=&quot;001C737E&quot;/&gt;&lt;wsp:rsid wsp:val=&quot;001D0626&quot;/&gt;&lt;wsp:rsid wsp:val=&quot;001D1D1D&quot;/&gt;&lt;wsp:rsid wsp:val=&quot;001D1DE5&quot;/&gt;&lt;wsp:rsid wsp:val=&quot;001D2746&quot;/&gt;&lt;wsp:rsid wsp:val=&quot;001D5A15&quot;/&gt;&lt;wsp:rsid wsp:val=&quot;001D5E38&quot;/&gt;&lt;wsp:rsid wsp:val=&quot;001D6D30&quot;/&gt;&lt;wsp:rsid wsp:val=&quot;001D6F2B&quot;/&gt;&lt;wsp:rsid wsp:val=&quot;001D7604&quot;/&gt;&lt;wsp:rsid wsp:val=&quot;001E02DB&quot;/&gt;&lt;wsp:rsid wsp:val=&quot;001E1EAD&quot;/&gt;&lt;wsp:rsid wsp:val=&quot;001E2494&quot;/&gt;&lt;wsp:rsid wsp:val=&quot;001E2802&quot;/&gt;&lt;wsp:rsid wsp:val=&quot;001E306B&quot;/&gt;&lt;wsp:rsid wsp:val=&quot;001E33D4&quot;/&gt;&lt;wsp:rsid wsp:val=&quot;001E49DC&quot;/&gt;&lt;wsp:rsid wsp:val=&quot;001E4C13&quot;/&gt;&lt;wsp:rsid wsp:val=&quot;001E51F7&quot;/&gt;&lt;wsp:rsid wsp:val=&quot;001E53A8&quot;/&gt;&lt;wsp:rsid wsp:val=&quot;001E67E7&quot;/&gt;&lt;wsp:rsid wsp:val=&quot;001E7381&quot;/&gt;&lt;wsp:rsid wsp:val=&quot;001F0335&quot;/&gt;&lt;wsp:rsid wsp:val=&quot;001F042E&quot;/&gt;&lt;wsp:rsid wsp:val=&quot;001F0EE4&quot;/&gt;&lt;wsp:rsid wsp:val=&quot;001F123C&quot;/&gt;&lt;wsp:rsid wsp:val=&quot;001F1421&quot;/&gt;&lt;wsp:rsid wsp:val=&quot;001F23D7&quot;/&gt;&lt;wsp:rsid wsp:val=&quot;001F341A&quot;/&gt;&lt;wsp:rsid wsp:val=&quot;001F5B65&quot;/&gt;&lt;wsp:rsid wsp:val=&quot;001F5C6B&quot;/&gt;&lt;wsp:rsid wsp:val=&quot;001F7010&quot;/&gt;&lt;wsp:rsid wsp:val=&quot;001F7BC9&quot;/&gt;&lt;wsp:rsid wsp:val=&quot;00200F02&quot;/&gt;&lt;wsp:rsid wsp:val=&quot;002011F3&quot;/&gt;&lt;wsp:rsid wsp:val=&quot;002012AF&quot;/&gt;&lt;wsp:rsid wsp:val=&quot;00201646&quot;/&gt;&lt;wsp:rsid wsp:val=&quot;00202110&quot;/&gt;&lt;wsp:rsid wsp:val=&quot;0020296A&quot;/&gt;&lt;wsp:rsid wsp:val=&quot;00203824&quot;/&gt;&lt;wsp:rsid wsp:val=&quot;00204728&quot;/&gt;&lt;wsp:rsid wsp:val=&quot;00204921&quot;/&gt;&lt;wsp:rsid wsp:val=&quot;00205FD4&quot;/&gt;&lt;wsp:rsid wsp:val=&quot;00207B0C&quot;/&gt;&lt;wsp:rsid wsp:val=&quot;00207C68&quot;/&gt;&lt;wsp:rsid wsp:val=&quot;00211D78&quot;/&gt;&lt;wsp:rsid wsp:val=&quot;00211DDA&quot;/&gt;&lt;wsp:rsid wsp:val=&quot;0021208B&quot;/&gt;&lt;wsp:rsid wsp:val=&quot;002129B2&quot;/&gt;&lt;wsp:rsid wsp:val=&quot;0021315B&quot;/&gt;&lt;wsp:rsid wsp:val=&quot;0021331D&quot;/&gt;&lt;wsp:rsid wsp:val=&quot;002135AC&quot;/&gt;&lt;wsp:rsid wsp:val=&quot;002141FE&quot;/&gt;&lt;wsp:rsid wsp:val=&quot;00216438&quot;/&gt;&lt;wsp:rsid wsp:val=&quot;00216A42&quot;/&gt;&lt;wsp:rsid wsp:val=&quot;002200F8&quot;/&gt;&lt;wsp:rsid wsp:val=&quot;002217CB&quot;/&gt;&lt;wsp:rsid wsp:val=&quot;00222047&quot;/&gt;&lt;wsp:rsid wsp:val=&quot;002221F8&quot;/&gt;&lt;wsp:rsid wsp:val=&quot;00222689&quot;/&gt;&lt;wsp:rsid wsp:val=&quot;0022303F&quot;/&gt;&lt;wsp:rsid wsp:val=&quot;00225448&quot;/&gt;&lt;wsp:rsid wsp:val=&quot;00225576&quot;/&gt;&lt;wsp:rsid wsp:val=&quot;00226BD5&quot;/&gt;&lt;wsp:rsid wsp:val=&quot;00226FFF&quot;/&gt;&lt;wsp:rsid wsp:val=&quot;0022778D&quot;/&gt;&lt;wsp:rsid wsp:val=&quot;0023134D&quot;/&gt;&lt;wsp:rsid wsp:val=&quot;0023197A&quot;/&gt;&lt;wsp:rsid wsp:val=&quot;00234838&quot;/&gt;&lt;wsp:rsid wsp:val=&quot;00236119&quot;/&gt;&lt;wsp:rsid wsp:val=&quot;00237AB1&quot;/&gt;&lt;wsp:rsid wsp:val=&quot;00237B29&quot;/&gt;&lt;wsp:rsid wsp:val=&quot;00240079&quot;/&gt;&lt;wsp:rsid wsp:val=&quot;00240A2A&quot;/&gt;&lt;wsp:rsid wsp:val=&quot;00240ADF&quot;/&gt;&lt;wsp:rsid wsp:val=&quot;00241550&quot;/&gt;&lt;wsp:rsid wsp:val=&quot;00241638&quot;/&gt;&lt;wsp:rsid wsp:val=&quot;0024194D&quot;/&gt;&lt;wsp:rsid wsp:val=&quot;00243E48&quot;/&gt;&lt;wsp:rsid wsp:val=&quot;0024413F&quot;/&gt;&lt;wsp:rsid wsp:val=&quot;00244212&quot;/&gt;&lt;wsp:rsid wsp:val=&quot;002442C5&quot;/&gt;&lt;wsp:rsid wsp:val=&quot;00245562&quot;/&gt;&lt;wsp:rsid wsp:val=&quot;00246F17&quot;/&gt;&lt;wsp:rsid wsp:val=&quot;00247B9A&quot;/&gt;&lt;wsp:rsid wsp:val=&quot;00250439&quot;/&gt;&lt;wsp:rsid wsp:val=&quot;00252C8F&quot;/&gt;&lt;wsp:rsid wsp:val=&quot;00253BBC&quot;/&gt;&lt;wsp:rsid wsp:val=&quot;00253E48&quot;/&gt;&lt;wsp:rsid wsp:val=&quot;0025594F&quot;/&gt;&lt;wsp:rsid wsp:val=&quot;00255F9C&quot;/&gt;&lt;wsp:rsid wsp:val=&quot;002561C2&quot;/&gt;&lt;wsp:rsid wsp:val=&quot;00256673&quot;/&gt;&lt;wsp:rsid wsp:val=&quot;00256816&quot;/&gt;&lt;wsp:rsid wsp:val=&quot;00256A21&quot;/&gt;&lt;wsp:rsid wsp:val=&quot;00261AA4&quot;/&gt;&lt;wsp:rsid wsp:val=&quot;002631C5&quot;/&gt;&lt;wsp:rsid wsp:val=&quot;00263CFD&quot;/&gt;&lt;wsp:rsid wsp:val=&quot;0026430B&quot;/&gt;&lt;wsp:rsid wsp:val=&quot;00264AD3&quot;/&gt;&lt;wsp:rsid wsp:val=&quot;00264D10&quot;/&gt;&lt;wsp:rsid wsp:val=&quot;002657CC&quot;/&gt;&lt;wsp:rsid wsp:val=&quot;00265B16&quot;/&gt;&lt;wsp:rsid wsp:val=&quot;00265E13&quot;/&gt;&lt;wsp:rsid wsp:val=&quot;00265E88&quot;/&gt;&lt;wsp:rsid wsp:val=&quot;00266E80&quot;/&gt;&lt;wsp:rsid wsp:val=&quot;00271CD8&quot;/&gt;&lt;wsp:rsid wsp:val=&quot;002724A8&quot;/&gt;&lt;wsp:rsid wsp:val=&quot;002724BA&quot;/&gt;&lt;wsp:rsid wsp:val=&quot;00273438&quot;/&gt;&lt;wsp:rsid wsp:val=&quot;002740CD&quot;/&gt;&lt;wsp:rsid wsp:val=&quot;00275AFD&quot;/&gt;&lt;wsp:rsid wsp:val=&quot;00276831&quot;/&gt;&lt;wsp:rsid wsp:val=&quot;00276F00&quot;/&gt;&lt;wsp:rsid wsp:val=&quot;00277D36&quot;/&gt;&lt;wsp:rsid wsp:val=&quot;00277ED3&quot;/&gt;&lt;wsp:rsid wsp:val=&quot;002821FC&quot;/&gt;&lt;wsp:rsid wsp:val=&quot;00282839&quot;/&gt;&lt;wsp:rsid wsp:val=&quot;00283CDA&quot;/&gt;&lt;wsp:rsid wsp:val=&quot;002860A4&quot;/&gt;&lt;wsp:rsid wsp:val=&quot;00292400&quot;/&gt;&lt;wsp:rsid wsp:val=&quot;002934BD&quot;/&gt;&lt;wsp:rsid wsp:val=&quot;002937A9&quot;/&gt;&lt;wsp:rsid wsp:val=&quot;002937C3&quot;/&gt;&lt;wsp:rsid wsp:val=&quot;00293896&quot;/&gt;&lt;wsp:rsid wsp:val=&quot;0029424F&quot;/&gt;&lt;wsp:rsid wsp:val=&quot;00294287&quot;/&gt;&lt;wsp:rsid wsp:val=&quot;00294355&quot;/&gt;&lt;wsp:rsid wsp:val=&quot;00295129&quot;/&gt;&lt;wsp:rsid wsp:val=&quot;00295857&quot;/&gt;&lt;wsp:rsid wsp:val=&quot;0029585E&quot;/&gt;&lt;wsp:rsid wsp:val=&quot;0029589F&quot;/&gt;&lt;wsp:rsid wsp:val=&quot;002967B0&quot;/&gt;&lt;wsp:rsid wsp:val=&quot;002A1398&quot;/&gt;&lt;wsp:rsid wsp:val=&quot;002A2611&quot;/&gt;&lt;wsp:rsid wsp:val=&quot;002A3329&quot;/&gt;&lt;wsp:rsid wsp:val=&quot;002A440C&quot;/&gt;&lt;wsp:rsid wsp:val=&quot;002A512E&quot;/&gt;&lt;wsp:rsid wsp:val=&quot;002A5FC5&quot;/&gt;&lt;wsp:rsid wsp:val=&quot;002A729A&quot;/&gt;&lt;wsp:rsid wsp:val=&quot;002B18FF&quot;/&gt;&lt;wsp:rsid wsp:val=&quot;002B199F&quot;/&gt;&lt;wsp:rsid wsp:val=&quot;002B20AA&quot;/&gt;&lt;wsp:rsid wsp:val=&quot;002B378A&quot;/&gt;&lt;wsp:rsid wsp:val=&quot;002B4403&quot;/&gt;&lt;wsp:rsid wsp:val=&quot;002B4C8D&quot;/&gt;&lt;wsp:rsid wsp:val=&quot;002B5587&quot;/&gt;&lt;wsp:rsid wsp:val=&quot;002B5A2D&quot;/&gt;&lt;wsp:rsid wsp:val=&quot;002B6134&quot;/&gt;&lt;wsp:rsid wsp:val=&quot;002B6194&quot;/&gt;&lt;wsp:rsid wsp:val=&quot;002B61CB&quot;/&gt;&lt;wsp:rsid wsp:val=&quot;002B6C6B&quot;/&gt;&lt;wsp:rsid wsp:val=&quot;002B6F28&quot;/&gt;&lt;wsp:rsid wsp:val=&quot;002B7571&quot;/&gt;&lt;wsp:rsid wsp:val=&quot;002B75D6&quot;/&gt;&lt;wsp:rsid wsp:val=&quot;002C04F1&quot;/&gt;&lt;wsp:rsid wsp:val=&quot;002C1057&quot;/&gt;&lt;wsp:rsid wsp:val=&quot;002C2B6F&quot;/&gt;&lt;wsp:rsid wsp:val=&quot;002C3734&quot;/&gt;&lt;wsp:rsid wsp:val=&quot;002C574E&quot;/&gt;&lt;wsp:rsid wsp:val=&quot;002C5BE6&quot;/&gt;&lt;wsp:rsid wsp:val=&quot;002C7C5B&quot;/&gt;&lt;wsp:rsid wsp:val=&quot;002D0258&quot;/&gt;&lt;wsp:rsid wsp:val=&quot;002D0EB2&quot;/&gt;&lt;wsp:rsid wsp:val=&quot;002D1D05&quot;/&gt;&lt;wsp:rsid wsp:val=&quot;002D27F7&quot;/&gt;&lt;wsp:rsid wsp:val=&quot;002D289C&quot;/&gt;&lt;wsp:rsid wsp:val=&quot;002D2DBA&quot;/&gt;&lt;wsp:rsid wsp:val=&quot;002D3BDF&quot;/&gt;&lt;wsp:rsid wsp:val=&quot;002D3D7F&quot;/&gt;&lt;wsp:rsid wsp:val=&quot;002D42C2&quot;/&gt;&lt;wsp:rsid wsp:val=&quot;002D486E&quot;/&gt;&lt;wsp:rsid wsp:val=&quot;002D499C&quot;/&gt;&lt;wsp:rsid wsp:val=&quot;002D5169&quot;/&gt;&lt;wsp:rsid wsp:val=&quot;002D5343&quot;/&gt;&lt;wsp:rsid wsp:val=&quot;002D5A17&quot;/&gt;&lt;wsp:rsid wsp:val=&quot;002D7B93&quot;/&gt;&lt;wsp:rsid wsp:val=&quot;002E05C6&quot;/&gt;&lt;wsp:rsid wsp:val=&quot;002E17A6&quot;/&gt;&lt;wsp:rsid wsp:val=&quot;002E3199&quot;/&gt;&lt;wsp:rsid wsp:val=&quot;002E54D9&quot;/&gt;&lt;wsp:rsid wsp:val=&quot;002F07AF&quot;/&gt;&lt;wsp:rsid wsp:val=&quot;002F3464&quot;/&gt;&lt;wsp:rsid wsp:val=&quot;002F34BB&quot;/&gt;&lt;wsp:rsid wsp:val=&quot;002F3C97&quot;/&gt;&lt;wsp:rsid wsp:val=&quot;002F57A4&quot;/&gt;&lt;wsp:rsid wsp:val=&quot;002F6558&quot;/&gt;&lt;wsp:rsid wsp:val=&quot;002F7CD7&quot;/&gt;&lt;wsp:rsid wsp:val=&quot;002F7FCE&quot;/&gt;&lt;wsp:rsid wsp:val=&quot;003013B4&quot;/&gt;&lt;wsp:rsid wsp:val=&quot;00301B1A&quot;/&gt;&lt;wsp:rsid wsp:val=&quot;003035B7&quot;/&gt;&lt;wsp:rsid wsp:val=&quot;00303CFE&quot;/&gt;&lt;wsp:rsid wsp:val=&quot;0030456F&quot;/&gt;&lt;wsp:rsid wsp:val=&quot;003045E3&quot;/&gt;&lt;wsp:rsid wsp:val=&quot;0030546F&quot;/&gt;&lt;wsp:rsid wsp:val=&quot;00305D8B&quot;/&gt;&lt;wsp:rsid wsp:val=&quot;00305FCC&quot;/&gt;&lt;wsp:rsid wsp:val=&quot;003066E8&quot;/&gt;&lt;wsp:rsid wsp:val=&quot;00307E60&quot;/&gt;&lt;wsp:rsid wsp:val=&quot;00310BBB&quot;/&gt;&lt;wsp:rsid wsp:val=&quot;00311101&quot;/&gt;&lt;wsp:rsid wsp:val=&quot;0031317A&quot;/&gt;&lt;wsp:rsid wsp:val=&quot;00313926&quot;/&gt;&lt;wsp:rsid wsp:val=&quot;00313952&quot;/&gt;&lt;wsp:rsid wsp:val=&quot;003142E1&quot;/&gt;&lt;wsp:rsid wsp:val=&quot;00315FF7&quot;/&gt;&lt;wsp:rsid wsp:val=&quot;003175CE&quot;/&gt;&lt;wsp:rsid wsp:val=&quot;00317CFE&quot;/&gt;&lt;wsp:rsid wsp:val=&quot;00320972&quot;/&gt;&lt;wsp:rsid wsp:val=&quot;00321390&quot;/&gt;&lt;wsp:rsid wsp:val=&quot;0032161A&quot;/&gt;&lt;wsp:rsid wsp:val=&quot;00321CF9&quot;/&gt;&lt;wsp:rsid wsp:val=&quot;00322107&quot;/&gt;&lt;wsp:rsid wsp:val=&quot;003239A0&quot;/&gt;&lt;wsp:rsid wsp:val=&quot;00323F02&quot;/&gt;&lt;wsp:rsid wsp:val=&quot;00325716&quot;/&gt;&lt;wsp:rsid wsp:val=&quot;00326362&quot;/&gt;&lt;wsp:rsid wsp:val=&quot;00326590&quot;/&gt;&lt;wsp:rsid wsp:val=&quot;00326B5D&quot;/&gt;&lt;wsp:rsid wsp:val=&quot;0032712E&quot;/&gt;&lt;wsp:rsid wsp:val=&quot;0033191A&quot;/&gt;&lt;wsp:rsid wsp:val=&quot;00331EF5&quot;/&gt;&lt;wsp:rsid wsp:val=&quot;00332430&quot;/&gt;&lt;wsp:rsid wsp:val=&quot;00333118&quot;/&gt;&lt;wsp:rsid wsp:val=&quot;00333511&quot;/&gt;&lt;wsp:rsid wsp:val=&quot;00333694&quot;/&gt;&lt;wsp:rsid wsp:val=&quot;00333F1E&quot;/&gt;&lt;wsp:rsid wsp:val=&quot;00336ADB&quot;/&gt;&lt;wsp:rsid wsp:val=&quot;0033782C&quot;/&gt;&lt;wsp:rsid wsp:val=&quot;00337C84&quot;/&gt;&lt;wsp:rsid wsp:val=&quot;0034049C&quot;/&gt;&lt;wsp:rsid wsp:val=&quot;0034163B&quot;/&gt;&lt;wsp:rsid wsp:val=&quot;00341AF2&quot;/&gt;&lt;wsp:rsid wsp:val=&quot;00343C4C&quot;/&gt;&lt;wsp:rsid wsp:val=&quot;00344A7F&quot;/&gt;&lt;wsp:rsid wsp:val=&quot;00345DBF&quot;/&gt;&lt;wsp:rsid wsp:val=&quot;003469C0&quot;/&gt;&lt;wsp:rsid wsp:val=&quot;00346EFE&quot;/&gt;&lt;wsp:rsid wsp:val=&quot;003502EC&quot;/&gt;&lt;wsp:rsid wsp:val=&quot;00350D8B&quot;/&gt;&lt;wsp:rsid wsp:val=&quot;00350E4F&quot;/&gt;&lt;wsp:rsid wsp:val=&quot;0035202A&quot;/&gt;&lt;wsp:rsid wsp:val=&quot;00353041&quot;/&gt;&lt;wsp:rsid wsp:val=&quot;0035311A&quot;/&gt;&lt;wsp:rsid wsp:val=&quot;0035394D&quot;/&gt;&lt;wsp:rsid wsp:val=&quot;00353C6B&quot;/&gt;&lt;wsp:rsid wsp:val=&quot;00353CA2&quot;/&gt;&lt;wsp:rsid wsp:val=&quot;00353CD0&quot;/&gt;&lt;wsp:rsid wsp:val=&quot;00355262&quot;/&gt;&lt;wsp:rsid wsp:val=&quot;00355DF7&quot;/&gt;&lt;wsp:rsid wsp:val=&quot;00355F5F&quot;/&gt;&lt;wsp:rsid wsp:val=&quot;003569FD&quot;/&gt;&lt;wsp:rsid wsp:val=&quot;00357223&quot;/&gt;&lt;wsp:rsid wsp:val=&quot;003576AA&quot;/&gt;&lt;wsp:rsid wsp:val=&quot;00364C49&quot;/&gt;&lt;wsp:rsid wsp:val=&quot;00365AC1&quot;/&gt;&lt;wsp:rsid wsp:val=&quot;00366BEE&quot;/&gt;&lt;wsp:rsid wsp:val=&quot;00370013&quot;/&gt;&lt;wsp:rsid wsp:val=&quot;0037011B&quot;/&gt;&lt;wsp:rsid wsp:val=&quot;00370795&quot;/&gt;&lt;wsp:rsid wsp:val=&quot;00372009&quot;/&gt;&lt;wsp:rsid wsp:val=&quot;0037237A&quot;/&gt;&lt;wsp:rsid wsp:val=&quot;003726A5&quot;/&gt;&lt;wsp:rsid wsp:val=&quot;00372AF2&quot;/&gt;&lt;wsp:rsid wsp:val=&quot;00374844&quot;/&gt;&lt;wsp:rsid wsp:val=&quot;00376603&quot;/&gt;&lt;wsp:rsid wsp:val=&quot;003771D8&quot;/&gt;&lt;wsp:rsid wsp:val=&quot;00377319&quot;/&gt;&lt;wsp:rsid wsp:val=&quot;00381219&quot;/&gt;&lt;wsp:rsid wsp:val=&quot;003817ED&quot;/&gt;&lt;wsp:rsid wsp:val=&quot;0038382D&quot;/&gt;&lt;wsp:rsid wsp:val=&quot;0038460A&quot;/&gt;&lt;wsp:rsid wsp:val=&quot;00384FFB&quot;/&gt;&lt;wsp:rsid wsp:val=&quot;00385518&quot;/&gt;&lt;wsp:rsid wsp:val=&quot;00386FF8&quot;/&gt;&lt;wsp:rsid wsp:val=&quot;00387067&quot;/&gt;&lt;wsp:rsid wsp:val=&quot;003875A5&quot;/&gt;&lt;wsp:rsid wsp:val=&quot;003879F3&quot;/&gt;&lt;wsp:rsid wsp:val=&quot;00387A32&quot;/&gt;&lt;wsp:rsid wsp:val=&quot;003904BB&quot;/&gt;&lt;wsp:rsid wsp:val=&quot;003909D1&quot;/&gt;&lt;wsp:rsid wsp:val=&quot;00390AE6&quot;/&gt;&lt;wsp:rsid wsp:val=&quot;00390D47&quot;/&gt;&lt;wsp:rsid wsp:val=&quot;003913CC&quot;/&gt;&lt;wsp:rsid wsp:val=&quot;0039208D&quot;/&gt;&lt;wsp:rsid wsp:val=&quot;0039284A&quot;/&gt;&lt;wsp:rsid wsp:val=&quot;003928E1&quot;/&gt;&lt;wsp:rsid wsp:val=&quot;00392A7C&quot;/&gt;&lt;wsp:rsid wsp:val=&quot;00393305&quot;/&gt;&lt;wsp:rsid wsp:val=&quot;003933F8&quot;/&gt;&lt;wsp:rsid wsp:val=&quot;003937E4&quot;/&gt;&lt;wsp:rsid wsp:val=&quot;00394669&quot;/&gt;&lt;wsp:rsid wsp:val=&quot;00394838&quot;/&gt;&lt;wsp:rsid wsp:val=&quot;00395B68&quot;/&gt;&lt;wsp:rsid wsp:val=&quot;00395C4D&quot;/&gt;&lt;wsp:rsid wsp:val=&quot;00397A39&quot;/&gt;&lt;wsp:rsid wsp:val=&quot;003A0A22&quot;/&gt;&lt;wsp:rsid wsp:val=&quot;003A0D34&quot;/&gt;&lt;wsp:rsid wsp:val=&quot;003A0DD4&quot;/&gt;&lt;wsp:rsid wsp:val=&quot;003A1B5E&quot;/&gt;&lt;wsp:rsid wsp:val=&quot;003A29DE&quot;/&gt;&lt;wsp:rsid wsp:val=&quot;003A45E3&quot;/&gt;&lt;wsp:rsid wsp:val=&quot;003A7F68&quot;/&gt;&lt;wsp:rsid wsp:val=&quot;003B01CF&quot;/&gt;&lt;wsp:rsid wsp:val=&quot;003B117C&quot;/&gt;&lt;wsp:rsid wsp:val=&quot;003B149E&quot;/&gt;&lt;wsp:rsid wsp:val=&quot;003B21A9&quot;/&gt;&lt;wsp:rsid wsp:val=&quot;003B2EC4&quot;/&gt;&lt;wsp:rsid wsp:val=&quot;003B35F5&quot;/&gt;&lt;wsp:rsid wsp:val=&quot;003B4C33&quot;/&gt;&lt;wsp:rsid wsp:val=&quot;003B5114&quot;/&gt;&lt;wsp:rsid wsp:val=&quot;003B61F2&quot;/&gt;&lt;wsp:rsid wsp:val=&quot;003B62AA&quot;/&gt;&lt;wsp:rsid wsp:val=&quot;003B6A25&quot;/&gt;&lt;wsp:rsid wsp:val=&quot;003C13B1&quot;/&gt;&lt;wsp:rsid wsp:val=&quot;003C25BB&quot;/&gt;&lt;wsp:rsid wsp:val=&quot;003C3F48&quot;/&gt;&lt;wsp:rsid wsp:val=&quot;003C43A6&quot;/&gt;&lt;wsp:rsid wsp:val=&quot;003C4710&quot;/&gt;&lt;wsp:rsid wsp:val=&quot;003C56A5&quot;/&gt;&lt;wsp:rsid wsp:val=&quot;003C5ADB&quot;/&gt;&lt;wsp:rsid wsp:val=&quot;003C5B0E&quot;/&gt;&lt;wsp:rsid wsp:val=&quot;003C5C1D&quot;/&gt;&lt;wsp:rsid wsp:val=&quot;003C6580&quot;/&gt;&lt;wsp:rsid wsp:val=&quot;003D116D&quot;/&gt;&lt;wsp:rsid wsp:val=&quot;003D1621&quot;/&gt;&lt;wsp:rsid wsp:val=&quot;003D1A65&quot;/&gt;&lt;wsp:rsid wsp:val=&quot;003D2003&quot;/&gt;&lt;wsp:rsid wsp:val=&quot;003D38CC&quot;/&gt;&lt;wsp:rsid wsp:val=&quot;003D472F&quot;/&gt;&lt;wsp:rsid wsp:val=&quot;003D50E1&quot;/&gt;&lt;wsp:rsid wsp:val=&quot;003D57D9&quot;/&gt;&lt;wsp:rsid wsp:val=&quot;003D79C6&quot;/&gt;&lt;wsp:rsid wsp:val=&quot;003E0059&quot;/&gt;&lt;wsp:rsid wsp:val=&quot;003E04F3&quot;/&gt;&lt;wsp:rsid wsp:val=&quot;003E0B7B&quot;/&gt;&lt;wsp:rsid wsp:val=&quot;003E121C&quot;/&gt;&lt;wsp:rsid wsp:val=&quot;003E383B&quot;/&gt;&lt;wsp:rsid wsp:val=&quot;003E3AE7&quot;/&gt;&lt;wsp:rsid wsp:val=&quot;003E5040&quot;/&gt;&lt;wsp:rsid wsp:val=&quot;003E54DC&quot;/&gt;&lt;wsp:rsid wsp:val=&quot;003E58B3&quot;/&gt;&lt;wsp:rsid wsp:val=&quot;003E73CD&quot;/&gt;&lt;wsp:rsid wsp:val=&quot;003E7778&quot;/&gt;&lt;wsp:rsid wsp:val=&quot;003EADEF&quot;/&gt;&lt;wsp:rsid wsp:val=&quot;003F0001&quot;/&gt;&lt;wsp:rsid wsp:val=&quot;003F2121&quot;/&gt;&lt;wsp:rsid wsp:val=&quot;003F254D&quot;/&gt;&lt;wsp:rsid wsp:val=&quot;003F2B7B&quot;/&gt;&lt;wsp:rsid wsp:val=&quot;003F5F45&quot;/&gt;&lt;wsp:rsid wsp:val=&quot;003F662A&quot;/&gt;&lt;wsp:rsid wsp:val=&quot;003F6ABF&quot;/&gt;&lt;wsp:rsid wsp:val=&quot;003F745B&quot;/&gt;&lt;wsp:rsid wsp:val=&quot;003F798B&quot;/&gt;&lt;wsp:rsid wsp:val=&quot;003F7A40&quot;/&gt;&lt;wsp:rsid wsp:val=&quot;0040106A&quot;/&gt;&lt;wsp:rsid wsp:val=&quot;004017CF&quot;/&gt;&lt;wsp:rsid wsp:val=&quot;00401DE6&quot;/&gt;&lt;wsp:rsid wsp:val=&quot;00401F24&quot;/&gt;&lt;wsp:rsid wsp:val=&quot;00402169&quot;/&gt;&lt;wsp:rsid wsp:val=&quot;00403AC2&quot;/&gt;&lt;wsp:rsid wsp:val=&quot;00404284&quot;/&gt;&lt;wsp:rsid wsp:val=&quot;004046CA&quot;/&gt;&lt;wsp:rsid wsp:val=&quot;004049A4&quot;/&gt;&lt;wsp:rsid wsp:val=&quot;00406426&quot;/&gt;&lt;wsp:rsid wsp:val=&quot;004079BF&quot;/&gt;&lt;wsp:rsid wsp:val=&quot;00407DAC&quot;/&gt;&lt;wsp:rsid wsp:val=&quot;004119A6&quot;/&gt;&lt;wsp:rsid wsp:val=&quot;00411A8B&quot;/&gt;&lt;wsp:rsid wsp:val=&quot;00411E91&quot;/&gt;&lt;wsp:rsid wsp:val=&quot;004126C8&quot;/&gt;&lt;wsp:rsid wsp:val=&quot;00412AAA&quot;/&gt;&lt;wsp:rsid wsp:val=&quot;00414663&quot;/&gt;&lt;wsp:rsid wsp:val=&quot;00415D32&quot;/&gt;&lt;wsp:rsid wsp:val=&quot;00417165&quot;/&gt;&lt;wsp:rsid wsp:val=&quot;004173CD&quot;/&gt;&lt;wsp:rsid wsp:val=&quot;0041751B&quot;/&gt;&lt;wsp:rsid wsp:val=&quot;004175C5&quot;/&gt;&lt;wsp:rsid wsp:val=&quot;004176D8&quot;/&gt;&lt;wsp:rsid wsp:val=&quot;00417E90&quot;/&gt;&lt;wsp:rsid wsp:val=&quot;004213D7&quot;/&gt;&lt;wsp:rsid wsp:val=&quot;00421FA3&quot;/&gt;&lt;wsp:rsid wsp:val=&quot;00422A42&quot;/&gt;&lt;wsp:rsid wsp:val=&quot;00422BEF&quot;/&gt;&lt;wsp:rsid wsp:val=&quot;00423AD7&quot;/&gt;&lt;wsp:rsid wsp:val=&quot;00423BFB&quot;/&gt;&lt;wsp:rsid wsp:val=&quot;00424AC8&quot;/&gt;&lt;wsp:rsid wsp:val=&quot;00425060&quot;/&gt;&lt;wsp:rsid wsp:val=&quot;004253B8&quot;/&gt;&lt;wsp:rsid wsp:val=&quot;00426605&quot;/&gt;&lt;wsp:rsid wsp:val=&quot;00427F59&quot;/&gt;&lt;wsp:rsid wsp:val=&quot;00431C9B&quot;/&gt;&lt;wsp:rsid wsp:val=&quot;00432CA7&quot;/&gt;&lt;wsp:rsid wsp:val=&quot;00433170&quot;/&gt;&lt;wsp:rsid wsp:val=&quot;004336DF&quot;/&gt;&lt;wsp:rsid wsp:val=&quot;00434010&quot;/&gt;&lt;wsp:rsid wsp:val=&quot;00434123&quot;/&gt;&lt;wsp:rsid wsp:val=&quot;004346CA&quot;/&gt;&lt;wsp:rsid wsp:val=&quot;004359EF&quot;/&gt;&lt;wsp:rsid wsp:val=&quot;00435F1C&quot;/&gt;&lt;wsp:rsid wsp:val=&quot;0043622C&quot;/&gt;&lt;wsp:rsid wsp:val=&quot;00436A47&quot;/&gt;&lt;wsp:rsid wsp:val=&quot;00437A75&quot;/&gt;&lt;wsp:rsid wsp:val=&quot;00441245&quot;/&gt;&lt;wsp:rsid wsp:val=&quot;0044185F&quot;/&gt;&lt;wsp:rsid wsp:val=&quot;00441E4C&quot;/&gt;&lt;wsp:rsid wsp:val=&quot;00441E65&quot;/&gt;&lt;wsp:rsid wsp:val=&quot;00442458&quot;/&gt;&lt;wsp:rsid wsp:val=&quot;00442D45&quot;/&gt;&lt;wsp:rsid wsp:val=&quot;004431CE&quot;/&gt;&lt;wsp:rsid wsp:val=&quot;00443393&quot;/&gt;&lt;wsp:rsid wsp:val=&quot;00443B6B&quot;/&gt;&lt;wsp:rsid wsp:val=&quot;00444813&quot;/&gt;&lt;wsp:rsid wsp:val=&quot;00444836&quot;/&gt;&lt;wsp:rsid wsp:val=&quot;00444D13&quot;/&gt;&lt;wsp:rsid wsp:val=&quot;00447B1C&quot;/&gt;&lt;wsp:rsid wsp:val=&quot;004505E1&quot;/&gt;&lt;wsp:rsid wsp:val=&quot;00450D96&quot;/&gt;&lt;wsp:rsid wsp:val=&quot;004519CF&quot;/&gt;&lt;wsp:rsid wsp:val=&quot;0045234B&quot;/&gt;&lt;wsp:rsid wsp:val=&quot;004526FB&quot;/&gt;&lt;wsp:rsid wsp:val=&quot;00453692&quot;/&gt;&lt;wsp:rsid wsp:val=&quot;00455044&quot;/&gt;&lt;wsp:rsid wsp:val=&quot;00455571&quot;/&gt;&lt;wsp:rsid wsp:val=&quot;00456C59&quot;/&gt;&lt;wsp:rsid wsp:val=&quot;00456F02&quot;/&gt;&lt;wsp:rsid wsp:val=&quot;0046215A&quot;/&gt;&lt;wsp:rsid wsp:val=&quot;00462814&quot;/&gt;&lt;wsp:rsid wsp:val=&quot;00463818&quot;/&gt;&lt;wsp:rsid wsp:val=&quot;004639C4&quot;/&gt;&lt;wsp:rsid wsp:val=&quot;004639E7&quot;/&gt;&lt;wsp:rsid wsp:val=&quot;00465841&quot;/&gt;&lt;wsp:rsid wsp:val=&quot;00465D31&quot;/&gt;&lt;wsp:rsid wsp:val=&quot;004664E7&quot;/&gt;&lt;wsp:rsid wsp:val=&quot;00466E39&quot;/&gt;&lt;wsp:rsid wsp:val=&quot;00467A0C&quot;/&gt;&lt;wsp:rsid wsp:val=&quot;004701FC&quot;/&gt;&lt;wsp:rsid wsp:val=&quot;00470ED1&quot;/&gt;&lt;wsp:rsid wsp:val=&quot;00470F05&quot;/&gt;&lt;wsp:rsid wsp:val=&quot;0047119D&quot;/&gt;&lt;wsp:rsid wsp:val=&quot;00472A92&quot;/&gt;&lt;wsp:rsid wsp:val=&quot;00475813&quot;/&gt;&lt;wsp:rsid wsp:val=&quot;004763DB&quot;/&gt;&lt;wsp:rsid wsp:val=&quot;004772B8&quot;/&gt;&lt;wsp:rsid wsp:val=&quot;00480111&quot;/&gt;&lt;wsp:rsid wsp:val=&quot;00481610&quot;/&gt;&lt;wsp:rsid wsp:val=&quot;0048224A&quot;/&gt;&lt;wsp:rsid wsp:val=&quot;00482B32&quot;/&gt;&lt;wsp:rsid wsp:val=&quot;00485C43&quot;/&gt;&lt;wsp:rsid wsp:val=&quot;00485E4E&quot;/&gt;&lt;wsp:rsid wsp:val=&quot;00486B9D&quot;/&gt;&lt;wsp:rsid wsp:val=&quot;00487096&quot;/&gt;&lt;wsp:rsid wsp:val=&quot;00487BB8&quot;/&gt;&lt;wsp:rsid wsp:val=&quot;00490E36&quot;/&gt;&lt;wsp:rsid wsp:val=&quot;00490E71&quot;/&gt;&lt;wsp:rsid wsp:val=&quot;004919A2&quot;/&gt;&lt;wsp:rsid wsp:val=&quot;00491BB0&quot;/&gt;&lt;wsp:rsid wsp:val=&quot;00491DA5&quot;/&gt;&lt;wsp:rsid wsp:val=&quot;00492000&quot;/&gt;&lt;wsp:rsid wsp:val=&quot;0049293E&quot;/&gt;&lt;wsp:rsid wsp:val=&quot;00493EBC&quot;/&gt;&lt;wsp:rsid wsp:val=&quot;00494908&quot;/&gt;&lt;wsp:rsid wsp:val=&quot;00494FCD&quot;/&gt;&lt;wsp:rsid wsp:val=&quot;004950EC&quot;/&gt;&lt;wsp:rsid wsp:val=&quot;00495580&quot;/&gt;&lt;wsp:rsid wsp:val=&quot;00497CB7&quot;/&gt;&lt;wsp:rsid wsp:val=&quot;00497CD1&quot;/&gt;&lt;wsp:rsid wsp:val=&quot;004A0D24&quot;/&gt;&lt;wsp:rsid wsp:val=&quot;004A1D03&quot;/&gt;&lt;wsp:rsid wsp:val=&quot;004A24FD&quot;/&gt;&lt;wsp:rsid wsp:val=&quot;004A3B42&quot;/&gt;&lt;wsp:rsid wsp:val=&quot;004A41AA&quot;/&gt;&lt;wsp:rsid wsp:val=&quot;004A6B32&quot;/&gt;&lt;wsp:rsid wsp:val=&quot;004A7E47&quot;/&gt;&lt;wsp:rsid wsp:val=&quot;004B1512&quot;/&gt;&lt;wsp:rsid wsp:val=&quot;004B425A&quot;/&gt;&lt;wsp:rsid wsp:val=&quot;004B546C&quot;/&gt;&lt;wsp:rsid wsp:val=&quot;004B598B&quot;/&gt;&lt;wsp:rsid wsp:val=&quot;004B674B&quot;/&gt;&lt;wsp:rsid wsp:val=&quot;004B7024&quot;/&gt;&lt;wsp:rsid wsp:val=&quot;004B7879&quot;/&gt;&lt;wsp:rsid wsp:val=&quot;004C0082&quot;/&gt;&lt;wsp:rsid wsp:val=&quot;004C1014&quot;/&gt;&lt;wsp:rsid wsp:val=&quot;004C1BE8&quot;/&gt;&lt;wsp:rsid wsp:val=&quot;004C1F50&quot;/&gt;&lt;wsp:rsid wsp:val=&quot;004C2646&quot;/&gt;&lt;wsp:rsid wsp:val=&quot;004C2F85&quot;/&gt;&lt;wsp:rsid wsp:val=&quot;004C5033&quot;/&gt;&lt;wsp:rsid wsp:val=&quot;004C588E&quot;/&gt;&lt;wsp:rsid wsp:val=&quot;004C5B7C&quot;/&gt;&lt;wsp:rsid wsp:val=&quot;004C5EB8&quot;/&gt;&lt;wsp:rsid wsp:val=&quot;004C6D75&quot;/&gt;&lt;wsp:rsid wsp:val=&quot;004C7687&quot;/&gt;&lt;wsp:rsid wsp:val=&quot;004D1528&quot;/&gt;&lt;wsp:rsid wsp:val=&quot;004D17BD&quot;/&gt;&lt;wsp:rsid wsp:val=&quot;004D27E8&quot;/&gt;&lt;wsp:rsid wsp:val=&quot;004D2E46&quot;/&gt;&lt;wsp:rsid wsp:val=&quot;004D4FC4&quot;/&gt;&lt;wsp:rsid wsp:val=&quot;004D51D8&quot;/&gt;&lt;wsp:rsid wsp:val=&quot;004D5439&quot;/&gt;&lt;wsp:rsid wsp:val=&quot;004D61F9&quot;/&gt;&lt;wsp:rsid wsp:val=&quot;004D642B&quot;/&gt;&lt;wsp:rsid wsp:val=&quot;004D6B1C&quot;/&gt;&lt;wsp:rsid wsp:val=&quot;004D717F&quot;/&gt;&lt;wsp:rsid wsp:val=&quot;004E0355&quot;/&gt;&lt;wsp:rsid wsp:val=&quot;004E0506&quot;/&gt;&lt;wsp:rsid wsp:val=&quot;004E1F1A&quot;/&gt;&lt;wsp:rsid wsp:val=&quot;004E2490&quot;/&gt;&lt;wsp:rsid wsp:val=&quot;004E352F&quot;/&gt;&lt;wsp:rsid wsp:val=&quot;004E382E&quot;/&gt;&lt;wsp:rsid wsp:val=&quot;004E4D46&quot;/&gt;&lt;wsp:rsid wsp:val=&quot;004E5DFB&quot;/&gt;&lt;wsp:rsid wsp:val=&quot;004E6167&quot;/&gt;&lt;wsp:rsid wsp:val=&quot;004E7C9C&quot;/&gt;&lt;wsp:rsid wsp:val=&quot;004F03C6&quot;/&gt;&lt;wsp:rsid wsp:val=&quot;004F0B25&quot;/&gt;&lt;wsp:rsid wsp:val=&quot;004F0F07&quot;/&gt;&lt;wsp:rsid wsp:val=&quot;004F145A&quot;/&gt;&lt;wsp:rsid wsp:val=&quot;004F1F83&quot;/&gt;&lt;wsp:rsid wsp:val=&quot;004F2D2E&quot;/&gt;&lt;wsp:rsid wsp:val=&quot;004F35F4&quot;/&gt;&lt;wsp:rsid wsp:val=&quot;004F4A13&quot;/&gt;&lt;wsp:rsid wsp:val=&quot;004F5A52&quot;/&gt;&lt;wsp:rsid wsp:val=&quot;004F5E19&quot;/&gt;&lt;wsp:rsid wsp:val=&quot;004F651D&quot;/&gt;&lt;wsp:rsid wsp:val=&quot;004F7649&quot;/&gt;&lt;wsp:rsid wsp:val=&quot;004F765E&quot;/&gt;&lt;wsp:rsid wsp:val=&quot;00500169&quot;/&gt;&lt;wsp:rsid wsp:val=&quot;005014C3&quot;/&gt;&lt;wsp:rsid wsp:val=&quot;00503357&quot;/&gt;&lt;wsp:rsid wsp:val=&quot;00503969&quot;/&gt;&lt;wsp:rsid wsp:val=&quot;00503F68&quot;/&gt;&lt;wsp:rsid wsp:val=&quot;00504A89&quot;/&gt;&lt;wsp:rsid wsp:val=&quot;00504EDE&quot;/&gt;&lt;wsp:rsid wsp:val=&quot;005060C3&quot;/&gt;&lt;wsp:rsid wsp:val=&quot;00506588&quot;/&gt;&lt;wsp:rsid wsp:val=&quot;005077E4&quot;/&gt;&lt;wsp:rsid wsp:val=&quot;00507D55&quot;/&gt;&lt;wsp:rsid wsp:val=&quot;0051024A&quot;/&gt;&lt;wsp:rsid wsp:val=&quot;0051057A&quot;/&gt;&lt;wsp:rsid wsp:val=&quot;00511785&quot;/&gt;&lt;wsp:rsid wsp:val=&quot;005144C2&quot;/&gt;&lt;wsp:rsid wsp:val=&quot;0051551E&quot;/&gt;&lt;wsp:rsid wsp:val=&quot;005237BA&quot;/&gt;&lt;wsp:rsid wsp:val=&quot;00523BE9&quot;/&gt;&lt;wsp:rsid wsp:val=&quot;00523FD1&quot;/&gt;&lt;wsp:rsid wsp:val=&quot;0052490C&quot;/&gt;&lt;wsp:rsid wsp:val=&quot;00527DD2&quot;/&gt;&lt;wsp:rsid wsp:val=&quot;00530680&quot;/&gt;&lt;wsp:rsid wsp:val=&quot;0053115D&quot;/&gt;&lt;wsp:rsid wsp:val=&quot;00532AD2&quot;/&gt;&lt;wsp:rsid wsp:val=&quot;00532C13&quot;/&gt;&lt;wsp:rsid wsp:val=&quot;00532E03&quot;/&gt;&lt;wsp:rsid wsp:val=&quot;00533587&quot;/&gt;&lt;wsp:rsid wsp:val=&quot;00533A6D&quot;/&gt;&lt;wsp:rsid wsp:val=&quot;00535853&quot;/&gt;&lt;wsp:rsid wsp:val=&quot;00536CA6&quot;/&gt;&lt;wsp:rsid wsp:val=&quot;00537E99&quot;/&gt;&lt;wsp:rsid wsp:val=&quot;005410C6&quot;/&gt;&lt;wsp:rsid wsp:val=&quot;005420D7&quot;/&gt;&lt;wsp:rsid wsp:val=&quot;00542C73&quot;/&gt;&lt;wsp:rsid wsp:val=&quot;00544E17&quot;/&gt;&lt;wsp:rsid wsp:val=&quot;00544FBE&quot;/&gt;&lt;wsp:rsid wsp:val=&quot;005462D6&quot;/&gt;&lt;wsp:rsid wsp:val=&quot;00547FAC&quot;/&gt;&lt;wsp:rsid wsp:val=&quot;00552DE5&quot;/&gt;&lt;wsp:rsid wsp:val=&quot;00552EB2&quot;/&gt;&lt;wsp:rsid wsp:val=&quot;00554BB5&quot;/&gt;&lt;wsp:rsid wsp:val=&quot;00554D8A&quot;/&gt;&lt;wsp:rsid wsp:val=&quot;00555335&quot;/&gt;&lt;wsp:rsid wsp:val=&quot;00556239&quot;/&gt;&lt;wsp:rsid wsp:val=&quot;0055658D&quot;/&gt;&lt;wsp:rsid wsp:val=&quot;005608D8&quot;/&gt;&lt;wsp:rsid wsp:val=&quot;00560984&quot;/&gt;&lt;wsp:rsid wsp:val=&quot;00560F67&quot;/&gt;&lt;wsp:rsid wsp:val=&quot;00561E9C&quot;/&gt;&lt;wsp:rsid wsp:val=&quot;005620F2&quot;/&gt;&lt;wsp:rsid wsp:val=&quot;00563F1C&quot;/&gt;&lt;wsp:rsid wsp:val=&quot;00564F81&quot;/&gt;&lt;wsp:rsid wsp:val=&quot;005718D7&quot;/&gt;&lt;wsp:rsid wsp:val=&quot;00571D57&quot;/&gt;&lt;wsp:rsid wsp:val=&quot;0057222F&quot;/&gt;&lt;wsp:rsid wsp:val=&quot;00572BB2&quot;/&gt;&lt;wsp:rsid wsp:val=&quot;0057621F&quot;/&gt;&lt;wsp:rsid wsp:val=&quot;00576632&quot;/&gt;&lt;wsp:rsid wsp:val=&quot;005819B2&quot;/&gt;&lt;wsp:rsid wsp:val=&quot;00581C82&quot;/&gt;&lt;wsp:rsid wsp:val=&quot;00581DEB&quot;/&gt;&lt;wsp:rsid wsp:val=&quot;00582089&quot;/&gt;&lt;wsp:rsid wsp:val=&quot;005827BD&quot;/&gt;&lt;wsp:rsid wsp:val=&quot;00583B2D&quot;/&gt;&lt;wsp:rsid wsp:val=&quot;005857B0&quot;/&gt;&lt;wsp:rsid wsp:val=&quot;00585B7F&quot;/&gt;&lt;wsp:rsid wsp:val=&quot;00585E06&quot;/&gt;&lt;wsp:rsid wsp:val=&quot;00586386&quot;/&gt;&lt;wsp:rsid wsp:val=&quot;0058647A&quot;/&gt;&lt;wsp:rsid wsp:val=&quot;005865AC&quot;/&gt;&lt;wsp:rsid wsp:val=&quot;00590321&quot;/&gt;&lt;wsp:rsid wsp:val=&quot;0059068D&quot;/&gt;&lt;wsp:rsid wsp:val=&quot;00590990&quot;/&gt;&lt;wsp:rsid wsp:val=&quot;005910D8&quot;/&gt;&lt;wsp:rsid wsp:val=&quot;00591F3E&quot;/&gt;&lt;wsp:rsid wsp:val=&quot;00592121&quot;/&gt;&lt;wsp:rsid wsp:val=&quot;0059387C&quot;/&gt;&lt;wsp:rsid wsp:val=&quot;0059501B&quot;/&gt;&lt;wsp:rsid wsp:val=&quot;0059545B&quot;/&gt;&lt;wsp:rsid wsp:val=&quot;005A2560&quot;/&gt;&lt;wsp:rsid wsp:val=&quot;005A3607&quot;/&gt;&lt;wsp:rsid wsp:val=&quot;005A4426&quot;/&gt;&lt;wsp:rsid wsp:val=&quot;005A589A&quot;/&gt;&lt;wsp:rsid wsp:val=&quot;005B0598&quot;/&gt;&lt;wsp:rsid wsp:val=&quot;005B2A92&quot;/&gt;&lt;wsp:rsid wsp:val=&quot;005B310E&quot;/&gt;&lt;wsp:rsid wsp:val=&quot;005B35E8&quot;/&gt;&lt;wsp:rsid wsp:val=&quot;005B3C74&quot;/&gt;&lt;wsp:rsid wsp:val=&quot;005B472F&quot;/&gt;&lt;wsp:rsid wsp:val=&quot;005B4930&quot;/&gt;&lt;wsp:rsid wsp:val=&quot;005B4F4D&quot;/&gt;&lt;wsp:rsid wsp:val=&quot;005B79B2&quot;/&gt;&lt;wsp:rsid wsp:val=&quot;005B7D0F&quot;/&gt;&lt;wsp:rsid wsp:val=&quot;005C0CAD&quot;/&gt;&lt;wsp:rsid wsp:val=&quot;005C0D62&quot;/&gt;&lt;wsp:rsid wsp:val=&quot;005C1886&quot;/&gt;&lt;wsp:rsid wsp:val=&quot;005C1DB7&quot;/&gt;&lt;wsp:rsid wsp:val=&quot;005C34F8&quot;/&gt;&lt;wsp:rsid wsp:val=&quot;005C41A4&quot;/&gt;&lt;wsp:rsid wsp:val=&quot;005C424F&quot;/&gt;&lt;wsp:rsid wsp:val=&quot;005C4989&quot;/&gt;&lt;wsp:rsid wsp:val=&quot;005C4B8A&quot;/&gt;&lt;wsp:rsid wsp:val=&quot;005C7616&quot;/&gt;&lt;wsp:rsid wsp:val=&quot;005C78CA&quot;/&gt;&lt;wsp:rsid wsp:val=&quot;005D0954&quot;/&gt;&lt;wsp:rsid wsp:val=&quot;005D0A4F&quot;/&gt;&lt;wsp:rsid wsp:val=&quot;005D0DF2&quot;/&gt;&lt;wsp:rsid wsp:val=&quot;005D1890&quot;/&gt;&lt;wsp:rsid wsp:val=&quot;005D2482&quot;/&gt;&lt;wsp:rsid wsp:val=&quot;005D5784&quot;/&gt;&lt;wsp:rsid wsp:val=&quot;005D6B9D&quot;/&gt;&lt;wsp:rsid wsp:val=&quot;005D701A&quot;/&gt;&lt;wsp:rsid wsp:val=&quot;005E13BA&quot;/&gt;&lt;wsp:rsid wsp:val=&quot;005E2581&quot;/&gt;&lt;wsp:rsid wsp:val=&quot;005E3282&quot;/&gt;&lt;wsp:rsid wsp:val=&quot;005E355C&quot;/&gt;&lt;wsp:rsid wsp:val=&quot;005E45CD&quot;/&gt;&lt;wsp:rsid wsp:val=&quot;005E50E5&quot;/&gt;&lt;wsp:rsid wsp:val=&quot;005E5239&quot;/&gt;&lt;wsp:rsid wsp:val=&quot;005E7F57&quot;/&gt;&lt;wsp:rsid wsp:val=&quot;005F031E&quot;/&gt;&lt;wsp:rsid wsp:val=&quot;005F0714&quot;/&gt;&lt;wsp:rsid wsp:val=&quot;005F389A&quot;/&gt;&lt;wsp:rsid wsp:val=&quot;005F3BB5&quot;/&gt;&lt;wsp:rsid wsp:val=&quot;005F45B3&quot;/&gt;&lt;wsp:rsid wsp:val=&quot;005F47F6&quot;/&gt;&lt;wsp:rsid wsp:val=&quot;005F5B5E&quot;/&gt;&lt;wsp:rsid wsp:val=&quot;005F7528&quot;/&gt;&lt;wsp:rsid wsp:val=&quot;005F7973&quot;/&gt;&lt;wsp:rsid wsp:val=&quot;005FB855&quot;/&gt;&lt;wsp:rsid wsp:val=&quot;006003DC&quot;/&gt;&lt;wsp:rsid wsp:val=&quot;00600632&quot;/&gt;&lt;wsp:rsid wsp:val=&quot;0060070D&quot;/&gt;&lt;wsp:rsid wsp:val=&quot;00600DD1&quot;/&gt;&lt;wsp:rsid wsp:val=&quot;00601A94&quot;/&gt;&lt;wsp:rsid wsp:val=&quot;00603518&quot;/&gt;&lt;wsp:rsid wsp:val=&quot;00604217&quot;/&gt;&lt;wsp:rsid wsp:val=&quot;00605BA0&quot;/&gt;&lt;wsp:rsid wsp:val=&quot;00605CDF&quot;/&gt;&lt;wsp:rsid wsp:val=&quot;006060A9&quot;/&gt;&lt;wsp:rsid wsp:val=&quot;00607E88&quot;/&gt;&lt;wsp:rsid wsp:val=&quot;0060F02E&quot;/&gt;&lt;wsp:rsid wsp:val=&quot;00611591&quot;/&gt;&lt;wsp:rsid wsp:val=&quot;00612140&quot;/&gt;&lt;wsp:rsid wsp:val=&quot;00613240&quot;/&gt;&lt;wsp:rsid wsp:val=&quot;00614ABD&quot;/&gt;&lt;wsp:rsid wsp:val=&quot;00615505&quot;/&gt;&lt;wsp:rsid wsp:val=&quot;0061673D&quot;/&gt;&lt;wsp:rsid wsp:val=&quot;00620A85&quot;/&gt;&lt;wsp:rsid wsp:val=&quot;00620BC4&quot;/&gt;&lt;wsp:rsid wsp:val=&quot;00620BD8&quot;/&gt;&lt;wsp:rsid wsp:val=&quot;0062127F&quot;/&gt;&lt;wsp:rsid wsp:val=&quot;006241E4&quot;/&gt;&lt;wsp:rsid wsp:val=&quot;00624A9E&quot;/&gt;&lt;wsp:rsid wsp:val=&quot;00624ADE&quot;/&gt;&lt;wsp:rsid wsp:val=&quot;00625B26&quot;/&gt;&lt;wsp:rsid wsp:val=&quot;00627A13&quot;/&gt;&lt;wsp:rsid wsp:val=&quot;00627C86&quot;/&gt;&lt;wsp:rsid wsp:val=&quot;00631891&quot;/&gt;&lt;wsp:rsid wsp:val=&quot;00632EFB&quot;/&gt;&lt;wsp:rsid wsp:val=&quot;00633A91&quot;/&gt;&lt;wsp:rsid wsp:val=&quot;00634A89&quot;/&gt;&lt;wsp:rsid wsp:val=&quot;0063500C&quot;/&gt;&lt;wsp:rsid wsp:val=&quot;00636780&quot;/&gt;&lt;wsp:rsid wsp:val=&quot;00636D82&quot;/&gt;&lt;wsp:rsid wsp:val=&quot;006375A4&quot;/&gt;&lt;wsp:rsid wsp:val=&quot;006378CD&quot;/&gt;&lt;wsp:rsid wsp:val=&quot;0064039B&quot;/&gt;&lt;wsp:rsid wsp:val=&quot;00641AC9&quot;/&gt;&lt;wsp:rsid wsp:val=&quot;006423B0&quot;/&gt;&lt;wsp:rsid wsp:val=&quot;00642AB3&quot;/&gt;&lt;wsp:rsid wsp:val=&quot;00642FAE&quot;/&gt;&lt;wsp:rsid wsp:val=&quot;00643FD7&quot;/&gt;&lt;wsp:rsid wsp:val=&quot;00644D02&quot;/&gt;&lt;wsp:rsid wsp:val=&quot;00645588&quot;/&gt;&lt;wsp:rsid wsp:val=&quot;006479B4&quot;/&gt;&lt;wsp:rsid wsp:val=&quot;006507B2&quot;/&gt;&lt;wsp:rsid wsp:val=&quot;00650D4B&quot;/&gt;&lt;wsp:rsid wsp:val=&quot;00650E21&quot;/&gt;&lt;wsp:rsid wsp:val=&quot;006515C4&quot;/&gt;&lt;wsp:rsid wsp:val=&quot;00653016&quot;/&gt;&lt;wsp:rsid wsp:val=&quot;00653941&quot;/&gt;&lt;wsp:rsid wsp:val=&quot;00653B4A&quot;/&gt;&lt;wsp:rsid wsp:val=&quot;0065555F&quot;/&gt;&lt;wsp:rsid wsp:val=&quot;0065639E&quot;/&gt;&lt;wsp:rsid wsp:val=&quot;006571EF&quot;/&gt;&lt;wsp:rsid wsp:val=&quot;0065753F&quot;/&gt;&lt;wsp:rsid wsp:val=&quot;0066003F&quot;/&gt;&lt;wsp:rsid wsp:val=&quot;0066044F&quot;/&gt;&lt;wsp:rsid wsp:val=&quot;00660B9C&quot;/&gt;&lt;wsp:rsid wsp:val=&quot;006617B5&quot;/&gt;&lt;wsp:rsid wsp:val=&quot;00661D27&quot;/&gt;&lt;wsp:rsid wsp:val=&quot;00662905&quot;/&gt;&lt;wsp:rsid wsp:val=&quot;0066328C&quot;/&gt;&lt;wsp:rsid wsp:val=&quot;00663B50&quot;/&gt;&lt;wsp:rsid wsp:val=&quot;006647A4&quot;/&gt;&lt;wsp:rsid wsp:val=&quot;006652CB&quot;/&gt;&lt;wsp:rsid wsp:val=&quot;00665B19&quot;/&gt;&lt;wsp:rsid wsp:val=&quot;00666EB9&quot;/&gt;&lt;wsp:rsid wsp:val=&quot;00670343&quot;/&gt;&lt;wsp:rsid wsp:val=&quot;006710B2&quot;/&gt;&lt;wsp:rsid wsp:val=&quot;0067119D&quot;/&gt;&lt;wsp:rsid wsp:val=&quot;0067206E&quot;/&gt;&lt;wsp:rsid wsp:val=&quot;00672CFE&quot;/&gt;&lt;wsp:rsid wsp:val=&quot;0067326E&quot;/&gt;&lt;wsp:rsid wsp:val=&quot;00673BBC&quot;/&gt;&lt;wsp:rsid wsp:val=&quot;00673D7E&quot;/&gt;&lt;wsp:rsid wsp:val=&quot;00673EDC&quot;/&gt;&lt;wsp:rsid wsp:val=&quot;00674236&quot;/&gt;&lt;wsp:rsid wsp:val=&quot;0067443F&quot;/&gt;&lt;wsp:rsid wsp:val=&quot;00674C9F&quot;/&gt;&lt;wsp:rsid wsp:val=&quot;00675F3E&quot;/&gt;&lt;wsp:rsid wsp:val=&quot;0067623C&quot;/&gt;&lt;wsp:rsid wsp:val=&quot;00676C63&quot;/&gt;&lt;wsp:rsid wsp:val=&quot;0068020C&quot;/&gt;&lt;wsp:rsid wsp:val=&quot;006818D6&quot;/&gt;&lt;wsp:rsid wsp:val=&quot;006823C7&quot;/&gt;&lt;wsp:rsid wsp:val=&quot;0068242C&quot;/&gt;&lt;wsp:rsid wsp:val=&quot;006830EF&quot;/&gt;&lt;wsp:rsid wsp:val=&quot;006844DD&quot;/&gt;&lt;wsp:rsid wsp:val=&quot;0068599E&quot;/&gt;&lt;wsp:rsid wsp:val=&quot;00686525&quot;/&gt;&lt;wsp:rsid wsp:val=&quot;00686667&quot;/&gt;&lt;wsp:rsid wsp:val=&quot;00686D05&quot;/&gt;&lt;wsp:rsid wsp:val=&quot;006905BA&quot;/&gt;&lt;wsp:rsid wsp:val=&quot;00691387&quot;/&gt;&lt;wsp:rsid wsp:val=&quot;006924A1&quot;/&gt;&lt;wsp:rsid wsp:val=&quot;00692AF4&quot;/&gt;&lt;wsp:rsid wsp:val=&quot;00694400&quot;/&gt;&lt;wsp:rsid wsp:val=&quot;00694BD3&quot;/&gt;&lt;wsp:rsid wsp:val=&quot;00694F22&quot;/&gt;&lt;wsp:rsid wsp:val=&quot;006959AB&quot;/&gt;&lt;wsp:rsid wsp:val=&quot;00695F1E&quot;/&gt;&lt;wsp:rsid wsp:val=&quot;006960DB&quot;/&gt;&lt;wsp:rsid wsp:val=&quot;0069618C&quot;/&gt;&lt;wsp:rsid wsp:val=&quot;006A3450&quot;/&gt;&lt;wsp:rsid wsp:val=&quot;006A44FB&quot;/&gt;&lt;wsp:rsid wsp:val=&quot;006A498C&quot;/&gt;&lt;wsp:rsid wsp:val=&quot;006A528D&quot;/&gt;&lt;wsp:rsid wsp:val=&quot;006A53AE&quot;/&gt;&lt;wsp:rsid wsp:val=&quot;006A53F4&quot;/&gt;&lt;wsp:rsid wsp:val=&quot;006A57E7&quot;/&gt;&lt;wsp:rsid wsp:val=&quot;006A5CD1&quot;/&gt;&lt;wsp:rsid wsp:val=&quot;006A659A&quot;/&gt;&lt;wsp:rsid wsp:val=&quot;006B0AE0&quot;/&gt;&lt;wsp:rsid wsp:val=&quot;006B168B&quot;/&gt;&lt;wsp:rsid wsp:val=&quot;006B307E&quot;/&gt;&lt;wsp:rsid wsp:val=&quot;006B38EF&quot;/&gt;&lt;wsp:rsid wsp:val=&quot;006B39A3&quot;/&gt;&lt;wsp:rsid wsp:val=&quot;006B3FA4&quot;/&gt;&lt;wsp:rsid wsp:val=&quot;006B4DD2&quot;/&gt;&lt;wsp:rsid wsp:val=&quot;006B5F14&quot;/&gt;&lt;wsp:rsid wsp:val=&quot;006B629C&quot;/&gt;&lt;wsp:rsid wsp:val=&quot;006B68F0&quot;/&gt;&lt;wsp:rsid wsp:val=&quot;006B6FA6&quot;/&gt;&lt;wsp:rsid wsp:val=&quot;006B7192&quot;/&gt;&lt;wsp:rsid wsp:val=&quot;006B729F&quot;/&gt;&lt;wsp:rsid wsp:val=&quot;006B78AF&quot;/&gt;&lt;wsp:rsid wsp:val=&quot;006B7AD4&quot;/&gt;&lt;wsp:rsid wsp:val=&quot;006B7F82&quot;/&gt;&lt;wsp:rsid wsp:val=&quot;006C1A58&quot;/&gt;&lt;wsp:rsid wsp:val=&quot;006C23CB&quot;/&gt;&lt;wsp:rsid wsp:val=&quot;006C4AE6&quot;/&gt;&lt;wsp:rsid wsp:val=&quot;006C5E1D&quot;/&gt;&lt;wsp:rsid wsp:val=&quot;006C5EC5&quot;/&gt;&lt;wsp:rsid wsp:val=&quot;006C5F13&quot;/&gt;&lt;wsp:rsid wsp:val=&quot;006C7439&quot;/&gt;&lt;wsp:rsid wsp:val=&quot;006C7520&quot;/&gt;&lt;wsp:rsid wsp:val=&quot;006D02A6&quot;/&gt;&lt;wsp:rsid wsp:val=&quot;006D1528&quot;/&gt;&lt;wsp:rsid wsp:val=&quot;006D156F&quot;/&gt;&lt;wsp:rsid wsp:val=&quot;006D1A3D&quot;/&gt;&lt;wsp:rsid wsp:val=&quot;006D3FD4&quot;/&gt;&lt;wsp:rsid wsp:val=&quot;006D44E7&quot;/&gt;&lt;wsp:rsid wsp:val=&quot;006D459C&quot;/&gt;&lt;wsp:rsid wsp:val=&quot;006D495A&quot;/&gt;&lt;wsp:rsid wsp:val=&quot;006D5994&quot;/&gt;&lt;wsp:rsid wsp:val=&quot;006D5B9F&quot;/&gt;&lt;wsp:rsid wsp:val=&quot;006D75F4&quot;/&gt;&lt;wsp:rsid wsp:val=&quot;006D7B63&quot;/&gt;&lt;wsp:rsid wsp:val=&quot;006E02F5&quot;/&gt;&lt;wsp:rsid wsp:val=&quot;006E0B74&quot;/&gt;&lt;wsp:rsid wsp:val=&quot;006E185E&quot;/&gt;&lt;wsp:rsid wsp:val=&quot;006E19A1&quot;/&gt;&lt;wsp:rsid wsp:val=&quot;006E1BF5&quot;/&gt;&lt;wsp:rsid wsp:val=&quot;006E1CA3&quot;/&gt;&lt;wsp:rsid wsp:val=&quot;006E203A&quot;/&gt;&lt;wsp:rsid wsp:val=&quot;006E3833&quot;/&gt;&lt;wsp:rsid wsp:val=&quot;006E42E4&quot;/&gt;&lt;wsp:rsid wsp:val=&quot;006E5246&quot;/&gt;&lt;wsp:rsid wsp:val=&quot;006E5252&quot;/&gt;&lt;wsp:rsid wsp:val=&quot;006E76A1&quot;/&gt;&lt;wsp:rsid wsp:val=&quot;006E7916&quot;/&gt;&lt;wsp:rsid wsp:val=&quot;006F0286&quot;/&gt;&lt;wsp:rsid wsp:val=&quot;006F0C9F&quot;/&gt;&lt;wsp:rsid wsp:val=&quot;006F20FD&quot;/&gt;&lt;wsp:rsid wsp:val=&quot;006F4728&quot;/&gt;&lt;wsp:rsid wsp:val=&quot;006F6C2B&quot;/&gt;&lt;wsp:rsid wsp:val=&quot;006F6DCE&quot;/&gt;&lt;wsp:rsid wsp:val=&quot;006F772C&quot;/&gt;&lt;wsp:rsid wsp:val=&quot;006F7DC2&quot;/&gt;&lt;wsp:rsid wsp:val=&quot;00700212&quot;/&gt;&lt;wsp:rsid wsp:val=&quot;00700966&quot;/&gt;&lt;wsp:rsid wsp:val=&quot;00701136&quot;/&gt;&lt;wsp:rsid wsp:val=&quot;007011D7&quot;/&gt;&lt;wsp:rsid wsp:val=&quot;0070194D&quot;/&gt;&lt;wsp:rsid wsp:val=&quot;0070279B&quot;/&gt;&lt;wsp:rsid wsp:val=&quot;0070351A&quot;/&gt;&lt;wsp:rsid wsp:val=&quot;00706322&quot;/&gt;&lt;wsp:rsid wsp:val=&quot;00706F11&quot;/&gt;&lt;wsp:rsid wsp:val=&quot;007073D6&quot;/&gt;&lt;wsp:rsid wsp:val=&quot;00707827&quot;/&gt;&lt;wsp:rsid wsp:val=&quot;00710886&quot;/&gt;&lt;wsp:rsid wsp:val=&quot;007114CF&quot;/&gt;&lt;wsp:rsid wsp:val=&quot;007115BE&quot;/&gt;&lt;wsp:rsid wsp:val=&quot;00711CEA&quot;/&gt;&lt;wsp:rsid wsp:val=&quot;00712A1E&quot;/&gt;&lt;wsp:rsid wsp:val=&quot;00714398&quot;/&gt;&lt;wsp:rsid wsp:val=&quot;007165D5&quot;/&gt;&lt;wsp:rsid wsp:val=&quot;00716A3E&quot;/&gt;&lt;wsp:rsid wsp:val=&quot;00717798&quot;/&gt;&lt;wsp:rsid wsp:val=&quot;007200A1&quot;/&gt;&lt;wsp:rsid wsp:val=&quot;00720357&quot;/&gt;&lt;wsp:rsid wsp:val=&quot;007209E3&quot;/&gt;&lt;wsp:rsid wsp:val=&quot;007211DF&quot;/&gt;&lt;wsp:rsid wsp:val=&quot;00722978&quot;/&gt;&lt;wsp:rsid wsp:val=&quot;00723161&quot;/&gt;&lt;wsp:rsid wsp:val=&quot;00723B96&quot;/&gt;&lt;wsp:rsid wsp:val=&quot;00724DEF&quot;/&gt;&lt;wsp:rsid wsp:val=&quot;00724F81&quot;/&gt;&lt;wsp:rsid wsp:val=&quot;0072591D&quot;/&gt;&lt;wsp:rsid wsp:val=&quot;00725ED0&quot;/&gt;&lt;wsp:rsid wsp:val=&quot;00726298&quot;/&gt;&lt;wsp:rsid wsp:val=&quot;007273AE&quot;/&gt;&lt;wsp:rsid wsp:val=&quot;00727569&quot;/&gt;&lt;wsp:rsid wsp:val=&quot;00727A53&quot;/&gt;&lt;wsp:rsid wsp:val=&quot;007308B5&quot;/&gt;&lt;wsp:rsid wsp:val=&quot;00730E1F&quot;/&gt;&lt;wsp:rsid wsp:val=&quot;00730F60&quot;/&gt;&lt;wsp:rsid wsp:val=&quot;00731029&quot;/&gt;&lt;wsp:rsid wsp:val=&quot;0073117F&quot;/&gt;&lt;wsp:rsid wsp:val=&quot;007314ED&quot;/&gt;&lt;wsp:rsid wsp:val=&quot;00731DAF&quot;/&gt;&lt;wsp:rsid wsp:val=&quot;007325B7&quot;/&gt;&lt;wsp:rsid wsp:val=&quot;00733CF6&quot;/&gt;&lt;wsp:rsid wsp:val=&quot;007348BF&quot;/&gt;&lt;wsp:rsid wsp:val=&quot;00734E55&quot;/&gt;&lt;wsp:rsid wsp:val=&quot;00736288&quot;/&gt;&lt;wsp:rsid wsp:val=&quot;00736453&quot;/&gt;&lt;wsp:rsid wsp:val=&quot;00736BE6&quot;/&gt;&lt;wsp:rsid wsp:val=&quot;00737981&quot;/&gt;&lt;wsp:rsid wsp:val=&quot;00740995&quot;/&gt;&lt;wsp:rsid wsp:val=&quot;007417D3&quot;/&gt;&lt;wsp:rsid wsp:val=&quot;007426D3&quot;/&gt;&lt;wsp:rsid wsp:val=&quot;00742E97&quot;/&gt;&lt;wsp:rsid wsp:val=&quot;00743FE0&quot;/&gt;&lt;wsp:rsid wsp:val=&quot;00744EE0&quot;/&gt;&lt;wsp:rsid wsp:val=&quot;007468C7&quot;/&gt;&lt;wsp:rsid wsp:val=&quot;00750EE3&quot;/&gt;&lt;wsp:rsid wsp:val=&quot;007510E7&quot;/&gt;&lt;wsp:rsid wsp:val=&quot;00751F3F&quot;/&gt;&lt;wsp:rsid wsp:val=&quot;00752FB6&quot;/&gt;&lt;wsp:rsid wsp:val=&quot;00753294&quot;/&gt;&lt;wsp:rsid wsp:val=&quot;00753549&quot;/&gt;&lt;wsp:rsid wsp:val=&quot;007536EF&quot;/&gt;&lt;wsp:rsid wsp:val=&quot;00753BCA&quot;/&gt;&lt;wsp:rsid wsp:val=&quot;00754245&quot;/&gt;&lt;wsp:rsid wsp:val=&quot;007563BD&quot;/&gt;&lt;wsp:rsid wsp:val=&quot;007566F2&quot;/&gt;&lt;wsp:rsid wsp:val=&quot;00756B77&quot;/&gt;&lt;wsp:rsid wsp:val=&quot;00756EB1&quot;/&gt;&lt;wsp:rsid wsp:val=&quot;0076091E&quot;/&gt;&lt;wsp:rsid wsp:val=&quot;00760E72&quot;/&gt;&lt;wsp:rsid wsp:val=&quot;0076141A&quot;/&gt;&lt;wsp:rsid wsp:val=&quot;00761662&quot;/&gt;&lt;wsp:rsid wsp:val=&quot;00762A9D&quot;/&gt;&lt;wsp:rsid wsp:val=&quot;00764669&quot;/&gt;&lt;wsp:rsid wsp:val=&quot;00765116&quot;/&gt;&lt;wsp:rsid wsp:val=&quot;007667AD&quot;/&gt;&lt;wsp:rsid wsp:val=&quot;00766F79&quot;/&gt;&lt;wsp:rsid wsp:val=&quot;0076706E&quot;/&gt;&lt;wsp:rsid wsp:val=&quot;007671CF&quot;/&gt;&lt;wsp:rsid wsp:val=&quot;007676C3&quot;/&gt;&lt;wsp:rsid wsp:val=&quot;00770BE8&quot;/&gt;&lt;wsp:rsid wsp:val=&quot;00770C24&quot;/&gt;&lt;wsp:rsid wsp:val=&quot;00770F15&quot;/&gt;&lt;wsp:rsid wsp:val=&quot;00771A9A&quot;/&gt;&lt;wsp:rsid wsp:val=&quot;00771E1F&quot;/&gt;&lt;wsp:rsid wsp:val=&quot;007723E7&quot;/&gt;&lt;wsp:rsid wsp:val=&quot;0077305C&quot;/&gt;&lt;wsp:rsid wsp:val=&quot;007735AB&quot;/&gt;&lt;wsp:rsid wsp:val=&quot;007738E3&quot;/&gt;&lt;wsp:rsid wsp:val=&quot;00773AC7&quot;/&gt;&lt;wsp:rsid wsp:val=&quot;007758C6&quot;/&gt;&lt;wsp:rsid wsp:val=&quot;007769AA&quot;/&gt;&lt;wsp:rsid wsp:val=&quot;0077EFFA&quot;/&gt;&lt;wsp:rsid wsp:val=&quot;007808D2&quot;/&gt;&lt;wsp:rsid wsp:val=&quot;00781408&quot;/&gt;&lt;wsp:rsid wsp:val=&quot;00781A6B&quot;/&gt;&lt;wsp:rsid wsp:val=&quot;00781D26&quot;/&gt;&lt;wsp:rsid wsp:val=&quot;00781D57&quot;/&gt;&lt;wsp:rsid wsp:val=&quot;0078338A&quot;/&gt;&lt;wsp:rsid wsp:val=&quot;00783494&quot;/&gt;&lt;wsp:rsid wsp:val=&quot;00784064&quot;/&gt;&lt;wsp:rsid wsp:val=&quot;007846CE&quot;/&gt;&lt;wsp:rsid wsp:val=&quot;00785423&quot;/&gt;&lt;wsp:rsid wsp:val=&quot;007871BA&quot;/&gt;&lt;wsp:rsid wsp:val=&quot;00791DBB&quot;/&gt;&lt;wsp:rsid wsp:val=&quot;00792DE8&quot;/&gt;&lt;wsp:rsid wsp:val=&quot;00793695&quot;/&gt;&lt;wsp:rsid wsp:val=&quot;00794D6A&quot;/&gt;&lt;wsp:rsid wsp:val=&quot;00795BE4&quot;/&gt;&lt;wsp:rsid wsp:val=&quot;00797371&quot;/&gt;&lt;wsp:rsid wsp:val=&quot;007974E5&quot;/&gt;&lt;wsp:rsid wsp:val=&quot;00797877&quot;/&gt;&lt;wsp:rsid wsp:val=&quot;00797F42&quot;/&gt;&lt;wsp:rsid wsp:val=&quot;007A0B86&quot;/&gt;&lt;wsp:rsid wsp:val=&quot;007A2CE9&quot;/&gt;&lt;wsp:rsid wsp:val=&quot;007A333C&quot;/&gt;&lt;wsp:rsid wsp:val=&quot;007A3587&quot;/&gt;&lt;wsp:rsid wsp:val=&quot;007A4A94&quot;/&gt;&lt;wsp:rsid wsp:val=&quot;007A4CDD&quot;/&gt;&lt;wsp:rsid wsp:val=&quot;007A53E9&quot;/&gt;&lt;wsp:rsid wsp:val=&quot;007A6F71&quot;/&gt;&lt;wsp:rsid wsp:val=&quot;007B00D6&quot;/&gt;&lt;wsp:rsid wsp:val=&quot;007B0610&quot;/&gt;&lt;wsp:rsid wsp:val=&quot;007B06DE&quot;/&gt;&lt;wsp:rsid wsp:val=&quot;007B112C&quot;/&gt;&lt;wsp:rsid wsp:val=&quot;007B192E&quot;/&gt;&lt;wsp:rsid wsp:val=&quot;007B1F6D&quot;/&gt;&lt;wsp:rsid wsp:val=&quot;007B232F&quot;/&gt;&lt;wsp:rsid wsp:val=&quot;007B3813&quot;/&gt;&lt;wsp:rsid wsp:val=&quot;007B5231&quot;/&gt;&lt;wsp:rsid wsp:val=&quot;007B5719&quot;/&gt;&lt;wsp:rsid wsp:val=&quot;007B6D0E&quot;/&gt;&lt;wsp:rsid wsp:val=&quot;007B6E11&quot;/&gt;&lt;wsp:rsid wsp:val=&quot;007B6EB6&quot;/&gt;&lt;wsp:rsid wsp:val=&quot;007C0A68&quot;/&gt;&lt;wsp:rsid wsp:val=&quot;007C0AA8&quot;/&gt;&lt;wsp:rsid wsp:val=&quot;007C27AA&quot;/&gt;&lt;wsp:rsid wsp:val=&quot;007C3461&quot;/&gt;&lt;wsp:rsid wsp:val=&quot;007C3F23&quot;/&gt;&lt;wsp:rsid wsp:val=&quot;007C441B&quot;/&gt;&lt;wsp:rsid wsp:val=&quot;007C4873&quot;/&gt;&lt;wsp:rsid wsp:val=&quot;007C773F&quot;/&gt;&lt;wsp:rsid wsp:val=&quot;007D027D&quot;/&gt;&lt;wsp:rsid wsp:val=&quot;007D13F7&quot;/&gt;&lt;wsp:rsid wsp:val=&quot;007D1815&quot;/&gt;&lt;wsp:rsid wsp:val=&quot;007D1BF8&quot;/&gt;&lt;wsp:rsid wsp:val=&quot;007D27DC&quot;/&gt;&lt;wsp:rsid wsp:val=&quot;007D2A66&quot;/&gt;&lt;wsp:rsid wsp:val=&quot;007D61BC&quot;/&gt;&lt;wsp:rsid wsp:val=&quot;007D6FC0&quot;/&gt;&lt;wsp:rsid wsp:val=&quot;007D7B25&quot;/&gt;&lt;wsp:rsid wsp:val=&quot;007DB92A&quot;/&gt;&lt;wsp:rsid wsp:val=&quot;007E1965&quot;/&gt;&lt;wsp:rsid wsp:val=&quot;007E1CA5&quot;/&gt;&lt;wsp:rsid wsp:val=&quot;007E2610&quot;/&gt;&lt;wsp:rsid wsp:val=&quot;007E2A78&quot;/&gt;&lt;wsp:rsid wsp:val=&quot;007E2FE5&quot;/&gt;&lt;wsp:rsid wsp:val=&quot;007E422B&quot;/&gt;&lt;wsp:rsid wsp:val=&quot;007E4891&quot;/&gt;&lt;wsp:rsid wsp:val=&quot;007E518D&quot;/&gt;&lt;wsp:rsid wsp:val=&quot;007E5BE4&quot;/&gt;&lt;wsp:rsid wsp:val=&quot;007E63B2&quot;/&gt;&lt;wsp:rsid wsp:val=&quot;007E6FD6&quot;/&gt;&lt;wsp:rsid wsp:val=&quot;007EA3E6&quot;/&gt;&lt;wsp:rsid wsp:val=&quot;007F01DE&quot;/&gt;&lt;wsp:rsid wsp:val=&quot;007F0B7A&quot;/&gt;&lt;wsp:rsid wsp:val=&quot;007F1D1C&quot;/&gt;&lt;wsp:rsid wsp:val=&quot;007F217C&quot;/&gt;&lt;wsp:rsid wsp:val=&quot;007F2C55&quot;/&gt;&lt;wsp:rsid wsp:val=&quot;007F39C5&quot;/&gt;&lt;wsp:rsid wsp:val=&quot;007F436D&quot;/&gt;&lt;wsp:rsid wsp:val=&quot;007F4794&quot;/&gt;&lt;wsp:rsid wsp:val=&quot;007F5ACF&quot;/&gt;&lt;wsp:rsid wsp:val=&quot;007F5E06&quot;/&gt;&lt;wsp:rsid wsp:val=&quot;007F5E19&quot;/&gt;&lt;wsp:rsid wsp:val=&quot;007F6D9D&quot;/&gt;&lt;wsp:rsid wsp:val=&quot;007F7FBB&quot;/&gt;&lt;wsp:rsid wsp:val=&quot;008030BF&quot;/&gt;&lt;wsp:rsid wsp:val=&quot;008032A3&quot;/&gt;&lt;wsp:rsid wsp:val=&quot;00803AAD&quot;/&gt;&lt;wsp:rsid wsp:val=&quot;00805223&quot;/&gt;&lt;wsp:rsid wsp:val=&quot;00805260&quot;/&gt;&lt;wsp:rsid wsp:val=&quot;00806C91&quot;/&gt;&lt;wsp:rsid wsp:val=&quot;008071B9&quot;/&gt;&lt;wsp:rsid wsp:val=&quot;008074A3&quot;/&gt;&lt;wsp:rsid wsp:val=&quot;00810A07&quot;/&gt;&lt;wsp:rsid wsp:val=&quot;00813528&quot;/&gt;&lt;wsp:rsid wsp:val=&quot;00813AD2&quot;/&gt;&lt;wsp:rsid wsp:val=&quot;00813E7E&quot;/&gt;&lt;wsp:rsid wsp:val=&quot;008148C4&quot;/&gt;&lt;wsp:rsid wsp:val=&quot;00814D6D&quot;/&gt;&lt;wsp:rsid wsp:val=&quot;00815F23&quot;/&gt;&lt;wsp:rsid wsp:val=&quot;0081721C&quot;/&gt;&lt;wsp:rsid wsp:val=&quot;00817DFB&quot;/&gt;&lt;wsp:rsid wsp:val=&quot;00820017&quot;/&gt;&lt;wsp:rsid wsp:val=&quot;008209CE&quot;/&gt;&lt;wsp:rsid wsp:val=&quot;008209E9&quot;/&gt;&lt;wsp:rsid wsp:val=&quot;00822BEA&quot;/&gt;&lt;wsp:rsid wsp:val=&quot;00824086&quot;/&gt;&lt;wsp:rsid wsp:val=&quot;008242EB&quot;/&gt;&lt;wsp:rsid wsp:val=&quot;00824321&quot;/&gt;&lt;wsp:rsid wsp:val=&quot;00824A4D&quot;/&gt;&lt;wsp:rsid wsp:val=&quot;00825371&quot;/&gt;&lt;wsp:rsid wsp:val=&quot;00826245&quot;/&gt;&lt;wsp:rsid wsp:val=&quot;0082631E&quot;/&gt;&lt;wsp:rsid wsp:val=&quot;00826449&quot;/&gt;&lt;wsp:rsid wsp:val=&quot;00826472&quot;/&gt;&lt;wsp:rsid wsp:val=&quot;00826C3F&quot;/&gt;&lt;wsp:rsid wsp:val=&quot;00826D49&quot;/&gt;&lt;wsp:rsid wsp:val=&quot;00827DC3&quot;/&gt;&lt;wsp:rsid wsp:val=&quot;00827EDA&quot;/&gt;&lt;wsp:rsid wsp:val=&quot;008302BC&quot;/&gt;&lt;wsp:rsid wsp:val=&quot;00831660&quot;/&gt;&lt;wsp:rsid wsp:val=&quot;008324FB&quot;/&gt;&lt;wsp:rsid wsp:val=&quot;00833144&quot;/&gt;&lt;wsp:rsid wsp:val=&quot;008342B7&quot;/&gt;&lt;wsp:rsid wsp:val=&quot;00835AF4&quot;/&gt;&lt;wsp:rsid wsp:val=&quot;00835D7F&quot;/&gt;&lt;wsp:rsid wsp:val=&quot;0084175D&quot;/&gt;&lt;wsp:rsid wsp:val=&quot;00841B26&quot;/&gt;&lt;wsp:rsid wsp:val=&quot;0084377A&quot;/&gt;&lt;wsp:rsid wsp:val=&quot;0084476D&quot;/&gt;&lt;wsp:rsid wsp:val=&quot;0084583E&quot;/&gt;&lt;wsp:rsid wsp:val=&quot;00845A90&quot;/&gt;&lt;wsp:rsid wsp:val=&quot;00851310&quot;/&gt;&lt;wsp:rsid wsp:val=&quot;00851B2B&quot;/&gt;&lt;wsp:rsid wsp:val=&quot;00852919&quot;/&gt;&lt;wsp:rsid wsp:val=&quot;00852D09&quot;/&gt;&lt;wsp:rsid wsp:val=&quot;00853F4F&quot;/&gt;&lt;wsp:rsid wsp:val=&quot;00855A27&quot;/&gt;&lt;wsp:rsid wsp:val=&quot;00856801&quot;/&gt;&lt;wsp:rsid wsp:val=&quot;008571DA&quot;/&gt;&lt;wsp:rsid wsp:val=&quot;00860E5C&quot;/&gt;&lt;wsp:rsid wsp:val=&quot;00860F89&quot;/&gt;&lt;wsp:rsid wsp:val=&quot;0086133C&quot;/&gt;&lt;wsp:rsid wsp:val=&quot;00862E48&quot;/&gt;&lt;wsp:rsid wsp:val=&quot;00863A7A&quot;/&gt;&lt;wsp:rsid wsp:val=&quot;00863C7A&quot;/&gt;&lt;wsp:rsid wsp:val=&quot;00864424&quot;/&gt;&lt;wsp:rsid wsp:val=&quot;00864890&quot;/&gt;&lt;wsp:rsid wsp:val=&quot;0086698E&quot;/&gt;&lt;wsp:rsid wsp:val=&quot;0087043F&quot;/&gt;&lt;wsp:rsid wsp:val=&quot;00871B73&quot;/&gt;&lt;wsp:rsid wsp:val=&quot;00872BE1&quot;/&gt;&lt;wsp:rsid wsp:val=&quot;00873506&quot;/&gt;&lt;wsp:rsid wsp:val=&quot;00873926&quot;/&gt;&lt;wsp:rsid wsp:val=&quot;0087428F&quot;/&gt;&lt;wsp:rsid wsp:val=&quot;008746D8&quot;/&gt;&lt;wsp:rsid wsp:val=&quot;008747DF&quot;/&gt;&lt;wsp:rsid wsp:val=&quot;00874F4C&quot;/&gt;&lt;wsp:rsid wsp:val=&quot;00877004&quot;/&gt;&lt;wsp:rsid wsp:val=&quot;008771D6&quot;/&gt;&lt;wsp:rsid wsp:val=&quot;008773F7&quot;/&gt;&lt;wsp:rsid wsp:val=&quot;00880223&quot;/&gt;&lt;wsp:rsid wsp:val=&quot;00881BA2&quot;/&gt;&lt;wsp:rsid wsp:val=&quot;00881D27&quot;/&gt;&lt;wsp:rsid wsp:val=&quot;0088254E&quot;/&gt;&lt;wsp:rsid wsp:val=&quot;008834E3&quot;/&gt;&lt;wsp:rsid wsp:val=&quot;00885240&quot;/&gt;&lt;wsp:rsid wsp:val=&quot;00885341&quot;/&gt;&lt;wsp:rsid wsp:val=&quot;00885F99&quot;/&gt;&lt;wsp:rsid wsp:val=&quot;008862EF&quot;/&gt;&lt;wsp:rsid wsp:val=&quot;00886576&quot;/&gt;&lt;wsp:rsid wsp:val=&quot;00886849&quot;/&gt;&lt;wsp:rsid wsp:val=&quot;0088726C&quot;/&gt;&lt;wsp:rsid wsp:val=&quot;008874F2&quot;/&gt;&lt;wsp:rsid wsp:val=&quot;00887935&quot;/&gt;&lt;wsp:rsid wsp:val=&quot;00887B65&quot;/&gt;&lt;wsp:rsid wsp:val=&quot;00890FBE&quot;/&gt;&lt;wsp:rsid wsp:val=&quot;00891454&quot;/&gt;&lt;wsp:rsid wsp:val=&quot;00891D8F&quot;/&gt;&lt;wsp:rsid wsp:val=&quot;00893751&quot;/&gt;&lt;wsp:rsid wsp:val=&quot;0089502C&quot;/&gt;&lt;wsp:rsid wsp:val=&quot;008957D5&quot;/&gt;&lt;wsp:rsid wsp:val=&quot;00895A2C&quot;/&gt;&lt;wsp:rsid wsp:val=&quot;00895D29&quot;/&gt;&lt;wsp:rsid wsp:val=&quot;00895E33&quot;/&gt;&lt;wsp:rsid wsp:val=&quot;0089675D&quot;/&gt;&lt;wsp:rsid wsp:val=&quot;0089691B&quot;/&gt;&lt;wsp:rsid wsp:val=&quot;00896BA4&quot;/&gt;&lt;wsp:rsid wsp:val=&quot;00896FA1&quot;/&gt;&lt;wsp:rsid wsp:val=&quot;008A0BCA&quot;/&gt;&lt;wsp:rsid wsp:val=&quot;008A1237&quot;/&gt;&lt;wsp:rsid wsp:val=&quot;008A266F&quot;/&gt;&lt;wsp:rsid wsp:val=&quot;008A2835&quot;/&gt;&lt;wsp:rsid wsp:val=&quot;008A29AC&quot;/&gt;&lt;wsp:rsid wsp:val=&quot;008A29CC&quot;/&gt;&lt;wsp:rsid wsp:val=&quot;008A3965&quot;/&gt;&lt;wsp:rsid wsp:val=&quot;008A435F&quot;/&gt;&lt;wsp:rsid wsp:val=&quot;008A455D&quot;/&gt;&lt;wsp:rsid wsp:val=&quot;008A4788&quot;/&gt;&lt;wsp:rsid wsp:val=&quot;008A484F&quot;/&gt;&lt;wsp:rsid wsp:val=&quot;008A4F3E&quot;/&gt;&lt;wsp:rsid wsp:val=&quot;008A6FAF&quot;/&gt;&lt;wsp:rsid wsp:val=&quot;008A7024&quot;/&gt;&lt;wsp:rsid wsp:val=&quot;008A7872&quot;/&gt;&lt;wsp:rsid wsp:val=&quot;008A7922&quot;/&gt;&lt;wsp:rsid wsp:val=&quot;008B3F67&quot;/&gt;&lt;wsp:rsid wsp:val=&quot;008B4B04&quot;/&gt;&lt;wsp:rsid wsp:val=&quot;008B5ADB&quot;/&gt;&lt;wsp:rsid wsp:val=&quot;008B5EF4&quot;/&gt;&lt;wsp:rsid wsp:val=&quot;008C0E58&quot;/&gt;&lt;wsp:rsid wsp:val=&quot;008C28A4&quot;/&gt;&lt;wsp:rsid wsp:val=&quot;008C2FA6&quot;/&gt;&lt;wsp:rsid wsp:val=&quot;008C3F80&quot;/&gt;&lt;wsp:rsid wsp:val=&quot;008C4586&quot;/&gt;&lt;wsp:rsid wsp:val=&quot;008C47BD&quot;/&gt;&lt;wsp:rsid wsp:val=&quot;008C6536&quot;/&gt;&lt;wsp:rsid wsp:val=&quot;008C6B12&quot;/&gt;&lt;wsp:rsid wsp:val=&quot;008C7656&quot;/&gt;&lt;wsp:rsid wsp:val=&quot;008D04B1&quot;/&gt;&lt;wsp:rsid wsp:val=&quot;008D2C14&quot;/&gt;&lt;wsp:rsid wsp:val=&quot;008D3C76&quot;/&gt;&lt;wsp:rsid wsp:val=&quot;008D48C1&quot;/&gt;&lt;wsp:rsid wsp:val=&quot;008D49C5&quot;/&gt;&lt;wsp:rsid wsp:val=&quot;008D559E&quot;/&gt;&lt;wsp:rsid wsp:val=&quot;008D609D&quot;/&gt;&lt;wsp:rsid wsp:val=&quot;008D6627&quot;/&gt;&lt;wsp:rsid wsp:val=&quot;008D67F4&quot;/&gt;&lt;wsp:rsid wsp:val=&quot;008E1161&quot;/&gt;&lt;wsp:rsid wsp:val=&quot;008E1F20&quot;/&gt;&lt;wsp:rsid wsp:val=&quot;008E1FE2&quot;/&gt;&lt;wsp:rsid wsp:val=&quot;008E2E15&quot;/&gt;&lt;wsp:rsid wsp:val=&quot;008E3058&quot;/&gt;&lt;wsp:rsid wsp:val=&quot;008E3990&quot;/&gt;&lt;wsp:rsid wsp:val=&quot;008E652D&quot;/&gt;&lt;wsp:rsid wsp:val=&quot;008E76D7&quot;/&gt;&lt;wsp:rsid wsp:val=&quot;008F03DF&quot;/&gt;&lt;wsp:rsid wsp:val=&quot;008F0AC8&quot;/&gt;&lt;wsp:rsid wsp:val=&quot;008F1065&quot;/&gt;&lt;wsp:rsid wsp:val=&quot;008F132E&quot;/&gt;&lt;wsp:rsid wsp:val=&quot;008F13B5&quot;/&gt;&lt;wsp:rsid wsp:val=&quot;008F2C19&quot;/&gt;&lt;wsp:rsid wsp:val=&quot;008F3BBA&quot;/&gt;&lt;wsp:rsid wsp:val=&quot;008F4E6C&quot;/&gt;&lt;wsp:rsid wsp:val=&quot;008F5BDB&quot;/&gt;&lt;wsp:rsid wsp:val=&quot;008F6377&quot;/&gt;&lt;wsp:rsid wsp:val=&quot;008F676A&quot;/&gt;&lt;wsp:rsid wsp:val=&quot;008F6AB1&quot;/&gt;&lt;wsp:rsid wsp:val=&quot;008F6DFC&quot;/&gt;&lt;wsp:rsid wsp:val=&quot;008F71B5&quot;/&gt;&lt;wsp:rsid wsp:val=&quot;00900A13&quot;/&gt;&lt;wsp:rsid wsp:val=&quot;00905051&quot;/&gt;&lt;wsp:rsid wsp:val=&quot;00905C82&quot;/&gt;&lt;wsp:rsid wsp:val=&quot;00905D81&quot;/&gt;&lt;wsp:rsid wsp:val=&quot;009065BE&quot;/&gt;&lt;wsp:rsid wsp:val=&quot;00910177&quot;/&gt;&lt;wsp:rsid wsp:val=&quot;0091040C&quot;/&gt;&lt;wsp:rsid wsp:val=&quot;009109B4&quot;/&gt;&lt;wsp:rsid wsp:val=&quot;00910C25&quot;/&gt;&lt;wsp:rsid wsp:val=&quot;009115FF&quot;/&gt;&lt;wsp:rsid wsp:val=&quot;00911AB1&quot;/&gt;&lt;wsp:rsid wsp:val=&quot;00911AEB&quot;/&gt;&lt;wsp:rsid wsp:val=&quot;00911EE9&quot;/&gt;&lt;wsp:rsid wsp:val=&quot;00912286&quot;/&gt;&lt;wsp:rsid wsp:val=&quot;00915A5F&quot;/&gt;&lt;wsp:rsid wsp:val=&quot;00915B26&quot;/&gt;&lt;wsp:rsid wsp:val=&quot;00915DE4&quot;/&gt;&lt;wsp:rsid wsp:val=&quot;00916B41&quot;/&gt;&lt;wsp:rsid wsp:val=&quot;00916D36&quot;/&gt;&lt;wsp:rsid wsp:val=&quot;00916DF6&quot;/&gt;&lt;wsp:rsid wsp:val=&quot;009171BC&quot;/&gt;&lt;wsp:rsid wsp:val=&quot;00917E89&quot;/&gt;&lt;wsp:rsid wsp:val=&quot;00920AB2&quot;/&gt;&lt;wsp:rsid wsp:val=&quot;00920E05&quot;/&gt;&lt;wsp:rsid wsp:val=&quot;0092101F&quot;/&gt;&lt;wsp:rsid wsp:val=&quot;0092120B&quot;/&gt;&lt;wsp:rsid wsp:val=&quot;009215B7&quot;/&gt;&lt;wsp:rsid wsp:val=&quot;0092186B&quot;/&gt;&lt;wsp:rsid wsp:val=&quot;009226F7&quot;/&gt;&lt;wsp:rsid wsp:val=&quot;00924E43&quot;/&gt;&lt;wsp:rsid wsp:val=&quot;009253FF&quot;/&gt;&lt;wsp:rsid wsp:val=&quot;0092604F&quot;/&gt;&lt;wsp:rsid wsp:val=&quot;00926E9B&quot;/&gt;&lt;wsp:rsid wsp:val=&quot;00927B9B&quot;/&gt;&lt;wsp:rsid wsp:val=&quot;00930095&quot;/&gt;&lt;wsp:rsid wsp:val=&quot;00930F78&quot;/&gt;&lt;wsp:rsid wsp:val=&quot;00931AB2&quot;/&gt;&lt;wsp:rsid wsp:val=&quot;009323DE&quot;/&gt;&lt;wsp:rsid wsp:val=&quot;00933374&quot;/&gt;&lt;wsp:rsid wsp:val=&quot;00933A19&quot;/&gt;&lt;wsp:rsid wsp:val=&quot;00935F38&quot;/&gt;&lt;wsp:rsid wsp:val=&quot;00936A5D&quot;/&gt;&lt;wsp:rsid wsp:val=&quot;00936D43&quot;/&gt;&lt;wsp:rsid wsp:val=&quot;0093774E&quot;/&gt;&lt;wsp:rsid wsp:val=&quot;0094296F&quot;/&gt;&lt;wsp:rsid wsp:val=&quot;009429EE&quot;/&gt;&lt;wsp:rsid wsp:val=&quot;00942D1A&quot;/&gt;&lt;wsp:rsid wsp:val=&quot;00944473&quot;/&gt;&lt;wsp:rsid wsp:val=&quot;00944C73&quot;/&gt;&lt;wsp:rsid wsp:val=&quot;0094663C&quot;/&gt;&lt;wsp:rsid wsp:val=&quot;00946DF6&quot;/&gt;&lt;wsp:rsid wsp:val=&quot;0094728E&quot;/&gt;&lt;wsp:rsid wsp:val=&quot;0095085F&quot;/&gt;&lt;wsp:rsid wsp:val=&quot;009512E1&quot;/&gt;&lt;wsp:rsid wsp:val=&quot;00951F3B&quot;/&gt;&lt;wsp:rsid wsp:val=&quot;00952A71&quot;/&gt;&lt;wsp:rsid wsp:val=&quot;0095313C&quot;/&gt;&lt;wsp:rsid wsp:val=&quot;009539C1&quot;/&gt;&lt;wsp:rsid wsp:val=&quot;00953E2B&quot;/&gt;&lt;wsp:rsid wsp:val=&quot;00955656&quot;/&gt;&lt;wsp:rsid wsp:val=&quot;009558A2&quot;/&gt;&lt;wsp:rsid wsp:val=&quot;00955CFE&quot;/&gt;&lt;wsp:rsid wsp:val=&quot;009569F7&quot;/&gt;&lt;wsp:rsid wsp:val=&quot;009573C3&quot;/&gt;&lt;wsp:rsid wsp:val=&quot;0095787C&quot;/&gt;&lt;wsp:rsid wsp:val=&quot;00961141&quot;/&gt;&lt;wsp:rsid wsp:val=&quot;009623DD&quot;/&gt;&lt;wsp:rsid wsp:val=&quot;009636E0&quot;/&gt;&lt;wsp:rsid wsp:val=&quot;00964CE9&quot;/&gt;&lt;wsp:rsid wsp:val=&quot;00965F22&quot;/&gt;&lt;wsp:rsid wsp:val=&quot;00967C00&quot;/&gt;&lt;wsp:rsid wsp:val=&quot;0097022C&quot;/&gt;&lt;wsp:rsid wsp:val=&quot;00970742&quot;/&gt;&lt;wsp:rsid wsp:val=&quot;00970F6B&quot;/&gt;&lt;wsp:rsid wsp:val=&quot;00971A6D&quot;/&gt;&lt;wsp:rsid wsp:val=&quot;009722C3&quot;/&gt;&lt;wsp:rsid wsp:val=&quot;0097297F&quot;/&gt;&lt;wsp:rsid wsp:val=&quot;00973ED3&quot;/&gt;&lt;wsp:rsid wsp:val=&quot;00974AF2&quot;/&gt;&lt;wsp:rsid wsp:val=&quot;009764FA&quot;/&gt;&lt;wsp:rsid wsp:val=&quot;0097662D&quot;/&gt;&lt;wsp:rsid wsp:val=&quot;009766CF&quot;/&gt;&lt;wsp:rsid wsp:val=&quot;009770D3&quot;/&gt;&lt;wsp:rsid wsp:val=&quot;00977ACF&quot;/&gt;&lt;wsp:rsid wsp:val=&quot;00977C94&quot;/&gt;&lt;wsp:rsid wsp:val=&quot;009804D4&quot;/&gt;&lt;wsp:rsid wsp:val=&quot;009808BB&quot;/&gt;&lt;wsp:rsid wsp:val=&quot;00982E1C&quot;/&gt;&lt;wsp:rsid wsp:val=&quot;00983A90&quot;/&gt;&lt;wsp:rsid wsp:val=&quot;00986A78&quot;/&gt;&lt;wsp:rsid wsp:val=&quot;00986C4B&quot;/&gt;&lt;wsp:rsid wsp:val=&quot;00986DA9&quot;/&gt;&lt;wsp:rsid wsp:val=&quot;0098CD6C&quot;/&gt;&lt;wsp:rsid wsp:val=&quot;00991A08&quot;/&gt;&lt;wsp:rsid wsp:val=&quot;0099203C&quot;/&gt;&lt;wsp:rsid wsp:val=&quot;00993190&quot;/&gt;&lt;wsp:rsid wsp:val=&quot;00994533&quot;/&gt;&lt;wsp:rsid wsp:val=&quot;00994FE2&quot;/&gt;&lt;wsp:rsid wsp:val=&quot;00995FD0&quot;/&gt;&lt;wsp:rsid wsp:val=&quot;00996BDA&quot;/&gt;&lt;wsp:rsid wsp:val=&quot;009972DA&quot;/&gt;&lt;wsp:rsid wsp:val=&quot;009A1D5E&quot;/&gt;&lt;wsp:rsid wsp:val=&quot;009A1EED&quot;/&gt;&lt;wsp:rsid wsp:val=&quot;009A2BD3&quot;/&gt;&lt;wsp:rsid wsp:val=&quot;009A2DDC&quot;/&gt;&lt;wsp:rsid wsp:val=&quot;009A308D&quot;/&gt;&lt;wsp:rsid wsp:val=&quot;009A5653&quot;/&gt;&lt;wsp:rsid wsp:val=&quot;009A5FDF&quot;/&gt;&lt;wsp:rsid wsp:val=&quot;009A6142&quot;/&gt;&lt;wsp:rsid wsp:val=&quot;009A725E&quot;/&gt;&lt;wsp:rsid wsp:val=&quot;009A7884&quot;/&gt;&lt;wsp:rsid wsp:val=&quot;009B0853&quot;/&gt;&lt;wsp:rsid wsp:val=&quot;009B0E09&quot;/&gt;&lt;wsp:rsid wsp:val=&quot;009B10C6&quot;/&gt;&lt;wsp:rsid wsp:val=&quot;009B3A40&quot;/&gt;&lt;wsp:rsid wsp:val=&quot;009B3CB6&quot;/&gt;&lt;wsp:rsid wsp:val=&quot;009B4054&quot;/&gt;&lt;wsp:rsid wsp:val=&quot;009B4164&quot;/&gt;&lt;wsp:rsid wsp:val=&quot;009B4884&quot;/&gt;&lt;wsp:rsid wsp:val=&quot;009B5F4E&quot;/&gt;&lt;wsp:rsid wsp:val=&quot;009B69F5&quot;/&gt;&lt;wsp:rsid wsp:val=&quot;009B6F26&quot;/&gt;&lt;wsp:rsid wsp:val=&quot;009B7963&quot;/&gt;&lt;wsp:rsid wsp:val=&quot;009C0930&quot;/&gt;&lt;wsp:rsid wsp:val=&quot;009C13FA&quot;/&gt;&lt;wsp:rsid wsp:val=&quot;009C31F3&quot;/&gt;&lt;wsp:rsid wsp:val=&quot;009C4813&quot;/&gt;&lt;wsp:rsid wsp:val=&quot;009C51AC&quot;/&gt;&lt;wsp:rsid wsp:val=&quot;009C5F1D&quot;/&gt;&lt;wsp:rsid wsp:val=&quot;009C5F41&quot;/&gt;&lt;wsp:rsid wsp:val=&quot;009C648B&quot;/&gt;&lt;wsp:rsid wsp:val=&quot;009C655D&quot;/&gt;&lt;wsp:rsid wsp:val=&quot;009C6A7A&quot;/&gt;&lt;wsp:rsid wsp:val=&quot;009C7616&quot;/&gt;&lt;wsp:rsid wsp:val=&quot;009C7C03&quot;/&gt;&lt;wsp:rsid wsp:val=&quot;009D01EB&quot;/&gt;&lt;wsp:rsid wsp:val=&quot;009D0C84&quot;/&gt;&lt;wsp:rsid wsp:val=&quot;009D2607&quot;/&gt;&lt;wsp:rsid wsp:val=&quot;009D304B&quot;/&gt;&lt;wsp:rsid wsp:val=&quot;009D4560&quot;/&gt;&lt;wsp:rsid wsp:val=&quot;009D4C81&quot;/&gt;&lt;wsp:rsid wsp:val=&quot;009D4C97&quot;/&gt;&lt;wsp:rsid wsp:val=&quot;009D4F40&quot;/&gt;&lt;wsp:rsid wsp:val=&quot;009D5ABB&quot;/&gt;&lt;wsp:rsid wsp:val=&quot;009D5AD3&quot;/&gt;&lt;wsp:rsid wsp:val=&quot;009D62D2&quot;/&gt;&lt;wsp:rsid wsp:val=&quot;009D69A4&quot;/&gt;&lt;wsp:rsid wsp:val=&quot;009E1007&quot;/&gt;&lt;wsp:rsid wsp:val=&quot;009E1D7A&quot;/&gt;&lt;wsp:rsid wsp:val=&quot;009E2547&quot;/&gt;&lt;wsp:rsid wsp:val=&quot;009E2C14&quot;/&gt;&lt;wsp:rsid wsp:val=&quot;009E3937&quot;/&gt;&lt;wsp:rsid wsp:val=&quot;009E4302&quot;/&gt;&lt;wsp:rsid wsp:val=&quot;009E47AF&quot;/&gt;&lt;wsp:rsid wsp:val=&quot;009E59D4&quot;/&gt;&lt;wsp:rsid wsp:val=&quot;009E7F67&quot;/&gt;&lt;wsp:rsid wsp:val=&quot;009F0E4A&quot;/&gt;&lt;wsp:rsid wsp:val=&quot;009F0EBC&quot;/&gt;&lt;wsp:rsid wsp:val=&quot;009F2570&quot;/&gt;&lt;wsp:rsid wsp:val=&quot;009F4FA9&quot;/&gt;&lt;wsp:rsid wsp:val=&quot;009F5366&quot;/&gt;&lt;wsp:rsid wsp:val=&quot;00A00BA3&quot;/&gt;&lt;wsp:rsid wsp:val=&quot;00A00F3E&quot;/&gt;&lt;wsp:rsid wsp:val=&quot;00A0146C&quot;/&gt;&lt;wsp:rsid wsp:val=&quot;00A019FC&quot;/&gt;&lt;wsp:rsid wsp:val=&quot;00A01A88&quot;/&gt;&lt;wsp:rsid wsp:val=&quot;00A039BF&quot;/&gt;&lt;wsp:rsid wsp:val=&quot;00A03E2D&quot;/&gt;&lt;wsp:rsid wsp:val=&quot;00A0419F&quot;/&gt;&lt;wsp:rsid wsp:val=&quot;00A04952&quot;/&gt;&lt;wsp:rsid wsp:val=&quot;00A04CC2&quot;/&gt;&lt;wsp:rsid wsp:val=&quot;00A05CB7&quot;/&gt;&lt;wsp:rsid wsp:val=&quot;00A07038&quot;/&gt;&lt;wsp:rsid wsp:val=&quot;00A0796B&quot;/&gt;&lt;wsp:rsid wsp:val=&quot;00A10DBC&quot;/&gt;&lt;wsp:rsid wsp:val=&quot;00A119AD&quot;/&gt;&lt;wsp:rsid wsp:val=&quot;00A11CD3&quot;/&gt;&lt;wsp:rsid wsp:val=&quot;00A121CB&quot;/&gt;&lt;wsp:rsid wsp:val=&quot;00A12C9E&quot;/&gt;&lt;wsp:rsid wsp:val=&quot;00A12CB7&quot;/&gt;&lt;wsp:rsid wsp:val=&quot;00A13094&quot;/&gt;&lt;wsp:rsid wsp:val=&quot;00A136BC&quot;/&gt;&lt;wsp:rsid wsp:val=&quot;00A138EC&quot;/&gt;&lt;wsp:rsid wsp:val=&quot;00A145A0&quot;/&gt;&lt;wsp:rsid wsp:val=&quot;00A1461E&quot;/&gt;&lt;wsp:rsid wsp:val=&quot;00A146FE&quot;/&gt;&lt;wsp:rsid wsp:val=&quot;00A15869&quot;/&gt;&lt;wsp:rsid wsp:val=&quot;00A16364&quot;/&gt;&lt;wsp:rsid wsp:val=&quot;00A20618&quot;/&gt;&lt;wsp:rsid wsp:val=&quot;00A21FC8&quot;/&gt;&lt;wsp:rsid wsp:val=&quot;00A23E48&quot;/&gt;&lt;wsp:rsid wsp:val=&quot;00A246B5&quot;/&gt;&lt;wsp:rsid wsp:val=&quot;00A24D56&quot;/&gt;&lt;wsp:rsid wsp:val=&quot;00A2587B&quot;/&gt;&lt;wsp:rsid wsp:val=&quot;00A30A20&quot;/&gt;&lt;wsp:rsid wsp:val=&quot;00A3185B&quot;/&gt;&lt;wsp:rsid wsp:val=&quot;00A319D9&quot;/&gt;&lt;wsp:rsid wsp:val=&quot;00A3266E&quot;/&gt;&lt;wsp:rsid wsp:val=&quot;00A32923&quot;/&gt;&lt;wsp:rsid wsp:val=&quot;00A33CD2&quot;/&gt;&lt;wsp:rsid wsp:val=&quot;00A3556F&quot;/&gt;&lt;wsp:rsid wsp:val=&quot;00A3576B&quot;/&gt;&lt;wsp:rsid wsp:val=&quot;00A40239&quot;/&gt;&lt;wsp:rsid wsp:val=&quot;00A411F4&quot;/&gt;&lt;wsp:rsid wsp:val=&quot;00A413A0&quot;/&gt;&lt;wsp:rsid wsp:val=&quot;00A4158F&quot;/&gt;&lt;wsp:rsid wsp:val=&quot;00A429D5&quot;/&gt;&lt;wsp:rsid wsp:val=&quot;00A431E3&quot;/&gt;&lt;wsp:rsid wsp:val=&quot;00A431F0&quot;/&gt;&lt;wsp:rsid wsp:val=&quot;00A44D9A&quot;/&gt;&lt;wsp:rsid wsp:val=&quot;00A44FBB&quot;/&gt;&lt;wsp:rsid wsp:val=&quot;00A4688E&quot;/&gt;&lt;wsp:rsid wsp:val=&quot;00A468E5&quot;/&gt;&lt;wsp:rsid wsp:val=&quot;00A46941&quot;/&gt;&lt;wsp:rsid wsp:val=&quot;00A46BD9&quot;/&gt;&lt;wsp:rsid wsp:val=&quot;00A47179&quot;/&gt;&lt;wsp:rsid wsp:val=&quot;00A5379F&quot;/&gt;&lt;wsp:rsid wsp:val=&quot;00A54161&quot;/&gt;&lt;wsp:rsid wsp:val=&quot;00A54F82&quot;/&gt;&lt;wsp:rsid wsp:val=&quot;00A567ED&quot;/&gt;&lt;wsp:rsid wsp:val=&quot;00A571F1&quot;/&gt;&lt;wsp:rsid wsp:val=&quot;00A610D2&quot;/&gt;&lt;wsp:rsid wsp:val=&quot;00A61A24&quot;/&gt;&lt;wsp:rsid wsp:val=&quot;00A622A7&quot;/&gt;&lt;wsp:rsid wsp:val=&quot;00A62591&quot;/&gt;&lt;wsp:rsid wsp:val=&quot;00A62E8C&quot;/&gt;&lt;wsp:rsid wsp:val=&quot;00A632DA&quot;/&gt;&lt;wsp:rsid wsp:val=&quot;00A63CAE&quot;/&gt;&lt;wsp:rsid wsp:val=&quot;00A66E8A&quot;/&gt;&lt;wsp:rsid wsp:val=&quot;00A67706&quot;/&gt;&lt;wsp:rsid wsp:val=&quot;00A7013A&quot;/&gt;&lt;wsp:rsid wsp:val=&quot;00A711B5&quot;/&gt;&lt;wsp:rsid wsp:val=&quot;00A71317&quot;/&gt;&lt;wsp:rsid wsp:val=&quot;00A7182B&quot;/&gt;&lt;wsp:rsid wsp:val=&quot;00A71A6B&quot;/&gt;&lt;wsp:rsid wsp:val=&quot;00A71AA8&quot;/&gt;&lt;wsp:rsid wsp:val=&quot;00A73495&quot;/&gt;&lt;wsp:rsid wsp:val=&quot;00A75017&quot;/&gt;&lt;wsp:rsid wsp:val=&quot;00A7606F&quot;/&gt;&lt;wsp:rsid wsp:val=&quot;00A760A0&quot;/&gt;&lt;wsp:rsid wsp:val=&quot;00A7638E&quot;/&gt;&lt;wsp:rsid wsp:val=&quot;00A77329&quot;/&gt;&lt;wsp:rsid wsp:val=&quot;00A777E4&quot;/&gt;&lt;wsp:rsid wsp:val=&quot;00A77D65&quot;/&gt;&lt;wsp:rsid wsp:val=&quot;00A77DA3&quot;/&gt;&lt;wsp:rsid wsp:val=&quot;00A80A53&quot;/&gt;&lt;wsp:rsid wsp:val=&quot;00A81565&quot;/&gt;&lt;wsp:rsid wsp:val=&quot;00A816C7&quot;/&gt;&lt;wsp:rsid wsp:val=&quot;00A8197E&quot;/&gt;&lt;wsp:rsid wsp:val=&quot;00A81B17&quot;/&gt;&lt;wsp:rsid wsp:val=&quot;00A82DCF&quot;/&gt;&lt;wsp:rsid wsp:val=&quot;00A8351F&quot;/&gt;&lt;wsp:rsid wsp:val=&quot;00A83A3F&quot;/&gt;&lt;wsp:rsid wsp:val=&quot;00A83DC7&quot;/&gt;&lt;wsp:rsid wsp:val=&quot;00A85B9D&quot;/&gt;&lt;wsp:rsid wsp:val=&quot;00A86B29&quot;/&gt;&lt;wsp:rsid wsp:val=&quot;00A86BEE&quot;/&gt;&lt;wsp:rsid wsp:val=&quot;00A86CFD&quot;/&gt;&lt;wsp:rsid wsp:val=&quot;00A90952&quot;/&gt;&lt;wsp:rsid wsp:val=&quot;00A9127B&quot;/&gt;&lt;wsp:rsid wsp:val=&quot;00A935A9&quot;/&gt;&lt;wsp:rsid wsp:val=&quot;00A93728&quot;/&gt;&lt;wsp:rsid wsp:val=&quot;00A94424&quot;/&gt;&lt;wsp:rsid wsp:val=&quot;00A95C4D&quot;/&gt;&lt;wsp:rsid wsp:val=&quot;00AA0755&quot;/&gt;&lt;wsp:rsid wsp:val=&quot;00AA321E&quot;/&gt;&lt;wsp:rsid wsp:val=&quot;00AA459E&quot;/&gt;&lt;wsp:rsid wsp:val=&quot;00AA4858&quot;/&gt;&lt;wsp:rsid wsp:val=&quot;00AA53AD&quot;/&gt;&lt;wsp:rsid wsp:val=&quot;00AA5A54&quot;/&gt;&lt;wsp:rsid wsp:val=&quot;00AA5ABE&quot;/&gt;&lt;wsp:rsid wsp:val=&quot;00AA5AC0&quot;/&gt;&lt;wsp:rsid wsp:val=&quot;00AA7FDD&quot;/&gt;&lt;wsp:rsid wsp:val=&quot;00AAC1E1&quot;/&gt;&lt;wsp:rsid wsp:val=&quot;00AB02B8&quot;/&gt;&lt;wsp:rsid wsp:val=&quot;00AB0A6D&quot;/&gt;&lt;wsp:rsid wsp:val=&quot;00AB13F3&quot;/&gt;&lt;wsp:rsid wsp:val=&quot;00AB4353&quot;/&gt;&lt;wsp:rsid wsp:val=&quot;00AB46CE&quot;/&gt;&lt;wsp:rsid wsp:val=&quot;00AB46E4&quot;/&gt;&lt;wsp:rsid wsp:val=&quot;00AB516D&quot;/&gt;&lt;wsp:rsid wsp:val=&quot;00AB5A88&quot;/&gt;&lt;wsp:rsid wsp:val=&quot;00AB5AD5&quot;/&gt;&lt;wsp:rsid wsp:val=&quot;00AB62C0&quot;/&gt;&lt;wsp:rsid wsp:val=&quot;00AB6FA2&quot;/&gt;&lt;wsp:rsid wsp:val=&quot;00AC06D5&quot;/&gt;&lt;wsp:rsid wsp:val=&quot;00AC08D3&quot;/&gt;&lt;wsp:rsid wsp:val=&quot;00AC0AA2&quot;/&gt;&lt;wsp:rsid wsp:val=&quot;00AC155A&quot;/&gt;&lt;wsp:rsid wsp:val=&quot;00AC2589&quot;/&gt;&lt;wsp:rsid wsp:val=&quot;00AC29CD&quot;/&gt;&lt;wsp:rsid wsp:val=&quot;00AC384C&quot;/&gt;&lt;wsp:rsid wsp:val=&quot;00AC389F&quot;/&gt;&lt;wsp:rsid wsp:val=&quot;00AC391F&quot;/&gt;&lt;wsp:rsid wsp:val=&quot;00AC3C1D&quot;/&gt;&lt;wsp:rsid wsp:val=&quot;00AC3F3D&quot;/&gt;&lt;wsp:rsid wsp:val=&quot;00AD08E1&quot;/&gt;&lt;wsp:rsid wsp:val=&quot;00AD1011&quot;/&gt;&lt;wsp:rsid wsp:val=&quot;00AD1A80&quot;/&gt;&lt;wsp:rsid wsp:val=&quot;00AD365F&quot;/&gt;&lt;wsp:rsid wsp:val=&quot;00AD3CB6&quot;/&gt;&lt;wsp:rsid wsp:val=&quot;00AD4832&quot;/&gt;&lt;wsp:rsid wsp:val=&quot;00AD4FA3&quot;/&gt;&lt;wsp:rsid wsp:val=&quot;00AD6215&quot;/&gt;&lt;wsp:rsid wsp:val=&quot;00AD7AE8&quot;/&gt;&lt;wsp:rsid wsp:val=&quot;00AE0D1D&quot;/&gt;&lt;wsp:rsid wsp:val=&quot;00AE1311&quot;/&gt;&lt;wsp:rsid wsp:val=&quot;00AE1AF9&quot;/&gt;&lt;wsp:rsid wsp:val=&quot;00AE254E&quot;/&gt;&lt;wsp:rsid wsp:val=&quot;00AE2E49&quot;/&gt;&lt;wsp:rsid wsp:val=&quot;00AE3F5B&quot;/&gt;&lt;wsp:rsid wsp:val=&quot;00AE4213&quot;/&gt;&lt;wsp:rsid wsp:val=&quot;00AE4708&quot;/&gt;&lt;wsp:rsid wsp:val=&quot;00AE5E1C&quot;/&gt;&lt;wsp:rsid wsp:val=&quot;00AE718E&quot;/&gt;&lt;wsp:rsid wsp:val=&quot;00AF0812&quot;/&gt;&lt;wsp:rsid wsp:val=&quot;00AF2175&quot;/&gt;&lt;wsp:rsid wsp:val=&quot;00AF2434&quot;/&gt;&lt;wsp:rsid wsp:val=&quot;00AF28FA&quot;/&gt;&lt;wsp:rsid wsp:val=&quot;00AF359C&quot;/&gt;&lt;wsp:rsid wsp:val=&quot;00AF4332&quot;/&gt;&lt;wsp:rsid wsp:val=&quot;00AF5632&quot;/&gt;&lt;wsp:rsid wsp:val=&quot;00AF7005&quot;/&gt;&lt;wsp:rsid wsp:val=&quot;00AF76B1&quot;/&gt;&lt;wsp:rsid wsp:val=&quot;00B007CA&quot;/&gt;&lt;wsp:rsid wsp:val=&quot;00B00A1D&quot;/&gt;&lt;wsp:rsid wsp:val=&quot;00B019B7&quot;/&gt;&lt;wsp:rsid wsp:val=&quot;00B01C48&quot;/&gt;&lt;wsp:rsid wsp:val=&quot;00B02922&quot;/&gt;&lt;wsp:rsid wsp:val=&quot;00B0330C&quot;/&gt;&lt;wsp:rsid wsp:val=&quot;00B05F95&quot;/&gt;&lt;wsp:rsid wsp:val=&quot;00B067E6&quot;/&gt;&lt;wsp:rsid wsp:val=&quot;00B06FB8&quot;/&gt;&lt;wsp:rsid wsp:val=&quot;00B07772&quot;/&gt;&lt;wsp:rsid wsp:val=&quot;00B1054C&quot;/&gt;&lt;wsp:rsid wsp:val=&quot;00B106AF&quot;/&gt;&lt;wsp:rsid wsp:val=&quot;00B10843&quot;/&gt;&lt;wsp:rsid wsp:val=&quot;00B1088B&quot;/&gt;&lt;wsp:rsid wsp:val=&quot;00B133EC&quot;/&gt;&lt;wsp:rsid wsp:val=&quot;00B13AA3&quot;/&gt;&lt;wsp:rsid wsp:val=&quot;00B13FCD&quot;/&gt;&lt;wsp:rsid wsp:val=&quot;00B14390&quot;/&gt;&lt;wsp:rsid wsp:val=&quot;00B147F0&quot;/&gt;&lt;wsp:rsid wsp:val=&quot;00B14FD1&quot;/&gt;&lt;wsp:rsid wsp:val=&quot;00B1674C&quot;/&gt;&lt;wsp:rsid wsp:val=&quot;00B174B3&quot;/&gt;&lt;wsp:rsid wsp:val=&quot;00B178AF&quot;/&gt;&lt;wsp:rsid wsp:val=&quot;00B221CC&quot;/&gt;&lt;wsp:rsid wsp:val=&quot;00B2299E&quot;/&gt;&lt;wsp:rsid wsp:val=&quot;00B22A48&quot;/&gt;&lt;wsp:rsid wsp:val=&quot;00B2307C&quot;/&gt;&lt;wsp:rsid wsp:val=&quot;00B231A3&quot;/&gt;&lt;wsp:rsid wsp:val=&quot;00B2481E&quot;/&gt;&lt;wsp:rsid wsp:val=&quot;00B26107&quot;/&gt;&lt;wsp:rsid wsp:val=&quot;00B264C3&quot;/&gt;&lt;wsp:rsid wsp:val=&quot;00B26CE9&quot;/&gt;&lt;wsp:rsid wsp:val=&quot;00B26F9C&quot;/&gt;&lt;wsp:rsid wsp:val=&quot;00B274A6&quot;/&gt;&lt;wsp:rsid wsp:val=&quot;00B2760C&quot;/&gt;&lt;wsp:rsid wsp:val=&quot;00B276AD&quot;/&gt;&lt;wsp:rsid wsp:val=&quot;00B30052&quot;/&gt;&lt;wsp:rsid wsp:val=&quot;00B30053&quot;/&gt;&lt;wsp:rsid wsp:val=&quot;00B32398&quot;/&gt;&lt;wsp:rsid wsp:val=&quot;00B35373&quot;/&gt;&lt;wsp:rsid wsp:val=&quot;00B357A7&quot;/&gt;&lt;wsp:rsid wsp:val=&quot;00B37AD2&quot;/&gt;&lt;wsp:rsid wsp:val=&quot;00B40606&quot;/&gt;&lt;wsp:rsid wsp:val=&quot;00B41C6E&quot;/&gt;&lt;wsp:rsid wsp:val=&quot;00B41DF5&quot;/&gt;&lt;wsp:rsid wsp:val=&quot;00B4235E&quot;/&gt;&lt;wsp:rsid wsp:val=&quot;00B43515&quot;/&gt;&lt;wsp:rsid wsp:val=&quot;00B44175&quot;/&gt;&lt;wsp:rsid wsp:val=&quot;00B45C9B&quot;/&gt;&lt;wsp:rsid wsp:val=&quot;00B46072&quot;/&gt;&lt;wsp:rsid wsp:val=&quot;00B46510&quot;/&gt;&lt;wsp:rsid wsp:val=&quot;00B4673D&quot;/&gt;&lt;wsp:rsid wsp:val=&quot;00B4680A&quot;/&gt;&lt;wsp:rsid wsp:val=&quot;00B472EB&quot;/&gt;&lt;wsp:rsid wsp:val=&quot;00B47B03&quot;/&gt;&lt;wsp:rsid wsp:val=&quot;00B51B3C&quot;/&gt;&lt;wsp:rsid wsp:val=&quot;00B51E68&quot;/&gt;&lt;wsp:rsid wsp:val=&quot;00B51FB3&quot;/&gt;&lt;wsp:rsid wsp:val=&quot;00B5282E&quot;/&gt;&lt;wsp:rsid wsp:val=&quot;00B53554&quot;/&gt;&lt;wsp:rsid wsp:val=&quot;00B538CF&quot;/&gt;&lt;wsp:rsid wsp:val=&quot;00B53E5F&quot;/&gt;&lt;wsp:rsid wsp:val=&quot;00B53ED8&quot;/&gt;&lt;wsp:rsid wsp:val=&quot;00B54A66&quot;/&gt;&lt;wsp:rsid wsp:val=&quot;00B56691&quot;/&gt;&lt;wsp:rsid wsp:val=&quot;00B56D2F&quot;/&gt;&lt;wsp:rsid wsp:val=&quot;00B57610&quot;/&gt;&lt;wsp:rsid wsp:val=&quot;00B622C1&quot;/&gt;&lt;wsp:rsid wsp:val=&quot;00B634A0&quot;/&gt;&lt;wsp:rsid wsp:val=&quot;00B64BC4&quot;/&gt;&lt;wsp:rsid wsp:val=&quot;00B65BE4&quot;/&gt;&lt;wsp:rsid wsp:val=&quot;00B67332&quot;/&gt;&lt;wsp:rsid wsp:val=&quot;00B70F45&quot;/&gt;&lt;wsp:rsid wsp:val=&quot;00B713E7&quot;/&gt;&lt;wsp:rsid wsp:val=&quot;00B71EC9&quot;/&gt;&lt;wsp:rsid wsp:val=&quot;00B72797&quot;/&gt;&lt;wsp:rsid wsp:val=&quot;00B7368C&quot;/&gt;&lt;wsp:rsid wsp:val=&quot;00B7548C&quot;/&gt;&lt;wsp:rsid wsp:val=&quot;00B75836&quot;/&gt;&lt;wsp:rsid wsp:val=&quot;00B7609D&quot;/&gt;&lt;wsp:rsid wsp:val=&quot;00B767A3&quot;/&gt;&lt;wsp:rsid wsp:val=&quot;00B76C1F&quot;/&gt;&lt;wsp:rsid wsp:val=&quot;00B77677&quot;/&gt;&lt;wsp:rsid wsp:val=&quot;00B777D1&quot;/&gt;&lt;wsp:rsid wsp:val=&quot;00B7785A&quot;/&gt;&lt;wsp:rsid wsp:val=&quot;00B81017&quot;/&gt;&lt;wsp:rsid wsp:val=&quot;00B81A37&quot;/&gt;&lt;wsp:rsid wsp:val=&quot;00B82DDA&quot;/&gt;&lt;wsp:rsid wsp:val=&quot;00B83126&quot;/&gt;&lt;wsp:rsid wsp:val=&quot;00B8312E&quot;/&gt;&lt;wsp:rsid wsp:val=&quot;00B834D6&quot;/&gt;&lt;wsp:rsid wsp:val=&quot;00B83861&quot;/&gt;&lt;wsp:rsid wsp:val=&quot;00B84049&quot;/&gt;&lt;wsp:rsid wsp:val=&quot;00B84837&quot;/&gt;&lt;wsp:rsid wsp:val=&quot;00B85764&quot;/&gt;&lt;wsp:rsid wsp:val=&quot;00B85794&quot;/&gt;&lt;wsp:rsid wsp:val=&quot;00B866AD&quot;/&gt;&lt;wsp:rsid wsp:val=&quot;00B86D50&quot;/&gt;&lt;wsp:rsid wsp:val=&quot;00B86F5C&quot;/&gt;&lt;wsp:rsid wsp:val=&quot;00B913E3&quot;/&gt;&lt;wsp:rsid wsp:val=&quot;00B9308F&quot;/&gt;&lt;wsp:rsid wsp:val=&quot;00B934BC&quot;/&gt;&lt;wsp:rsid wsp:val=&quot;00B941ED&quot;/&gt;&lt;wsp:rsid wsp:val=&quot;00B945B6&quot;/&gt;&lt;wsp:rsid wsp:val=&quot;00B951FB&quot;/&gt;&lt;wsp:rsid wsp:val=&quot;00B9580A&quot;/&gt;&lt;wsp:rsid wsp:val=&quot;00B95E9E&quot;/&gt;&lt;wsp:rsid wsp:val=&quot;00B963D6&quot;/&gt;&lt;wsp:rsid wsp:val=&quot;00B965D2&quot;/&gt;&lt;wsp:rsid wsp:val=&quot;00B966F2&quot;/&gt;&lt;wsp:rsid wsp:val=&quot;00B97116&quot;/&gt;&lt;wsp:rsid wsp:val=&quot;00B97976&quot;/&gt;&lt;wsp:rsid wsp:val=&quot;00B9E4BF&quot;/&gt;&lt;wsp:rsid wsp:val=&quot;00BA0CE8&quot;/&gt;&lt;wsp:rsid wsp:val=&quot;00BA1427&quot;/&gt;&lt;wsp:rsid wsp:val=&quot;00BA15AE&quot;/&gt;&lt;wsp:rsid wsp:val=&quot;00BA1B0B&quot;/&gt;&lt;wsp:rsid wsp:val=&quot;00BA227B&quot;/&gt;&lt;wsp:rsid wsp:val=&quot;00BA2D2E&quot;/&gt;&lt;wsp:rsid wsp:val=&quot;00BA3056&quot;/&gt;&lt;wsp:rsid wsp:val=&quot;00BA3D1F&quot;/&gt;&lt;wsp:rsid wsp:val=&quot;00BA4216&quot;/&gt;&lt;wsp:rsid wsp:val=&quot;00BA42A3&quot;/&gt;&lt;wsp:rsid wsp:val=&quot;00BA4495&quot;/&gt;&lt;wsp:rsid wsp:val=&quot;00BA5E7F&quot;/&gt;&lt;wsp:rsid wsp:val=&quot;00BB2217&quot;/&gt;&lt;wsp:rsid wsp:val=&quot;00BB2557&quot;/&gt;&lt;wsp:rsid wsp:val=&quot;00BB4165&quot;/&gt;&lt;wsp:rsid wsp:val=&quot;00BB42EB&quot;/&gt;&lt;wsp:rsid wsp:val=&quot;00BB4503&quot;/&gt;&lt;wsp:rsid wsp:val=&quot;00BB4C32&quot;/&gt;&lt;wsp:rsid wsp:val=&quot;00BB5146&quot;/&gt;&lt;wsp:rsid wsp:val=&quot;00BB6ACB&quot;/&gt;&lt;wsp:rsid wsp:val=&quot;00BB6CB0&quot;/&gt;&lt;wsp:rsid wsp:val=&quot;00BB6D78&quot;/&gt;&lt;wsp:rsid wsp:val=&quot;00BB7988&quot;/&gt;&lt;wsp:rsid wsp:val=&quot;00BB7E59&quot;/&gt;&lt;wsp:rsid wsp:val=&quot;00BC1B49&quot;/&gt;&lt;wsp:rsid wsp:val=&quot;00BC253E&quot;/&gt;&lt;wsp:rsid wsp:val=&quot;00BC2889&quot;/&gt;&lt;wsp:rsid wsp:val=&quot;00BC3173&quot;/&gt;&lt;wsp:rsid wsp:val=&quot;00BC3443&quot;/&gt;&lt;wsp:rsid wsp:val=&quot;00BC41DB&quot;/&gt;&lt;wsp:rsid wsp:val=&quot;00BC5991&quot;/&gt;&lt;wsp:rsid wsp:val=&quot;00BC62F9&quot;/&gt;&lt;wsp:rsid wsp:val=&quot;00BC67BD&quot;/&gt;&lt;wsp:rsid wsp:val=&quot;00BC73A3&quot;/&gt;&lt;wsp:rsid wsp:val=&quot;00BC76CA&quot;/&gt;&lt;wsp:rsid wsp:val=&quot;00BC7BBB&quot;/&gt;&lt;wsp:rsid wsp:val=&quot;00BD054D&quot;/&gt;&lt;wsp:rsid wsp:val=&quot;00BD2766&quot;/&gt;&lt;wsp:rsid wsp:val=&quot;00BD3FEA&quot;/&gt;&lt;wsp:rsid wsp:val=&quot;00BD4417&quot;/&gt;&lt;wsp:rsid wsp:val=&quot;00BD49BE&quot;/&gt;&lt;wsp:rsid wsp:val=&quot;00BD539E&quot;/&gt;&lt;wsp:rsid wsp:val=&quot;00BD551F&quot;/&gt;&lt;wsp:rsid wsp:val=&quot;00BD6556&quot;/&gt;&lt;wsp:rsid wsp:val=&quot;00BD6613&quot;/&gt;&lt;wsp:rsid wsp:val=&quot;00BD66D4&quot;/&gt;&lt;wsp:rsid wsp:val=&quot;00BD67A5&quot;/&gt;&lt;wsp:rsid wsp:val=&quot;00BD6ED1&quot;/&gt;&lt;wsp:rsid wsp:val=&quot;00BE18BB&quot;/&gt;&lt;wsp:rsid wsp:val=&quot;00BE1A1D&quot;/&gt;&lt;wsp:rsid wsp:val=&quot;00BE2431&quot;/&gt;&lt;wsp:rsid wsp:val=&quot;00BE260E&quot;/&gt;&lt;wsp:rsid wsp:val=&quot;00BE3212&quot;/&gt;&lt;wsp:rsid wsp:val=&quot;00BE3D81&quot;/&gt;&lt;wsp:rsid wsp:val=&quot;00BE4364&quot;/&gt;&lt;wsp:rsid wsp:val=&quot;00BE452D&quot;/&gt;&lt;wsp:rsid wsp:val=&quot;00BE4A40&quot;/&gt;&lt;wsp:rsid wsp:val=&quot;00BE6A4D&quot;/&gt;&lt;wsp:rsid wsp:val=&quot;00BE7D9E&quot;/&gt;&lt;wsp:rsid wsp:val=&quot;00BF05BD&quot;/&gt;&lt;wsp:rsid wsp:val=&quot;00BF0C68&quot;/&gt;&lt;wsp:rsid wsp:val=&quot;00BF21E3&quot;/&gt;&lt;wsp:rsid wsp:val=&quot;00BF2490&quot;/&gt;&lt;wsp:rsid wsp:val=&quot;00BF2769&quot;/&gt;&lt;wsp:rsid wsp:val=&quot;00BF3227&quot;/&gt;&lt;wsp:rsid wsp:val=&quot;00BF4646&quot;/&gt;&lt;wsp:rsid wsp:val=&quot;00BF5728&quot;/&gt;&lt;wsp:rsid wsp:val=&quot;00BF5EAB&quot;/&gt;&lt;wsp:rsid wsp:val=&quot;00BF63BE&quot;/&gt;&lt;wsp:rsid wsp:val=&quot;00C00452&quot;/&gt;&lt;wsp:rsid wsp:val=&quot;00C031CA&quot;/&gt;&lt;wsp:rsid wsp:val=&quot;00C03C82&quot;/&gt;&lt;wsp:rsid wsp:val=&quot;00C04A2A&quot;/&gt;&lt;wsp:rsid wsp:val=&quot;00C05A4D&quot;/&gt;&lt;wsp:rsid wsp:val=&quot;00C05C70&quot;/&gt;&lt;wsp:rsid wsp:val=&quot;00C05CEB&quot;/&gt;&lt;wsp:rsid wsp:val=&quot;00C069E2&quot;/&gt;&lt;wsp:rsid wsp:val=&quot;00C06E7B&quot;/&gt;&lt;wsp:rsid wsp:val=&quot;00C0783F&quot;/&gt;&lt;wsp:rsid wsp:val=&quot;00C07B3A&quot;/&gt;&lt;wsp:rsid wsp:val=&quot;00C10A3F&quot;/&gt;&lt;wsp:rsid wsp:val=&quot;00C11148&quot;/&gt;&lt;wsp:rsid wsp:val=&quot;00C11FFF&quot;/&gt;&lt;wsp:rsid wsp:val=&quot;00C12CB9&quot;/&gt;&lt;wsp:rsid wsp:val=&quot;00C14EA7&quot;/&gt;&lt;wsp:rsid wsp:val=&quot;00C15327&quot;/&gt;&lt;wsp:rsid wsp:val=&quot;00C156C1&quot;/&gt;&lt;wsp:rsid wsp:val=&quot;00C163C7&quot;/&gt;&lt;wsp:rsid wsp:val=&quot;00C20652&quot;/&gt;&lt;wsp:rsid wsp:val=&quot;00C230E7&quot;/&gt;&lt;wsp:rsid wsp:val=&quot;00C234D4&quot;/&gt;&lt;wsp:rsid wsp:val=&quot;00C23626&quot;/&gt;&lt;wsp:rsid wsp:val=&quot;00C242AC&quot;/&gt;&lt;wsp:rsid wsp:val=&quot;00C2448A&quot;/&gt;&lt;wsp:rsid wsp:val=&quot;00C24631&quot;/&gt;&lt;wsp:rsid wsp:val=&quot;00C25F6B&quot;/&gt;&lt;wsp:rsid wsp:val=&quot;00C26D2A&quot;/&gt;&lt;wsp:rsid wsp:val=&quot;00C26F5D&quot;/&gt;&lt;wsp:rsid wsp:val=&quot;00C27245&quot;/&gt;&lt;wsp:rsid wsp:val=&quot;00C27C6B&quot;/&gt;&lt;wsp:rsid wsp:val=&quot;00C3034C&quot;/&gt;&lt;wsp:rsid wsp:val=&quot;00C3066E&quot;/&gt;&lt;wsp:rsid wsp:val=&quot;00C30714&quot;/&gt;&lt;wsp:rsid wsp:val=&quot;00C3135A&quot;/&gt;&lt;wsp:rsid wsp:val=&quot;00C339D7&quot;/&gt;&lt;wsp:rsid wsp:val=&quot;00C33B8B&quot;/&gt;&lt;wsp:rsid wsp:val=&quot;00C33E6E&quot;/&gt;&lt;wsp:rsid wsp:val=&quot;00C36C08&quot;/&gt;&lt;wsp:rsid wsp:val=&quot;00C3756F&quot;/&gt;&lt;wsp:rsid wsp:val=&quot;00C377C2&quot;/&gt;&lt;wsp:rsid wsp:val=&quot;00C40524&quot;/&gt;&lt;wsp:rsid wsp:val=&quot;00C4112E&quot;/&gt;&lt;wsp:rsid wsp:val=&quot;00C41744&quot;/&gt;&lt;wsp:rsid wsp:val=&quot;00C42F2E&quot;/&gt;&lt;wsp:rsid wsp:val=&quot;00C436F9&quot;/&gt;&lt;wsp:rsid wsp:val=&quot;00C43782&quot;/&gt;&lt;wsp:rsid wsp:val=&quot;00C4382E&quot;/&gt;&lt;wsp:rsid wsp:val=&quot;00C439BC&quot;/&gt;&lt;wsp:rsid wsp:val=&quot;00C44613&quot;/&gt;&lt;wsp:rsid wsp:val=&quot;00C4504E&quot;/&gt;&lt;wsp:rsid wsp:val=&quot;00C455CF&quot;/&gt;&lt;wsp:rsid wsp:val=&quot;00C45F7A&quot;/&gt;&lt;wsp:rsid wsp:val=&quot;00C50660&quot;/&gt;&lt;wsp:rsid wsp:val=&quot;00C51C01&quot;/&gt;&lt;wsp:rsid wsp:val=&quot;00C51E46&quot;/&gt;&lt;wsp:rsid wsp:val=&quot;00C52454&quot;/&gt;&lt;wsp:rsid wsp:val=&quot;00C52637&quot;/&gt;&lt;wsp:rsid wsp:val=&quot;00C52B84&quot;/&gt;&lt;wsp:rsid wsp:val=&quot;00C53601&quot;/&gt;&lt;wsp:rsid wsp:val=&quot;00C538C1&quot;/&gt;&lt;wsp:rsid wsp:val=&quot;00C53BA9&quot;/&gt;&lt;wsp:rsid wsp:val=&quot;00C541CF&quot;/&gt;&lt;wsp:rsid wsp:val=&quot;00C544B7&quot;/&gt;&lt;wsp:rsid wsp:val=&quot;00C5463E&quot;/&gt;&lt;wsp:rsid wsp:val=&quot;00C55417&quot;/&gt;&lt;wsp:rsid wsp:val=&quot;00C5678C&quot;/&gt;&lt;wsp:rsid wsp:val=&quot;00C56827&quot;/&gt;&lt;wsp:rsid wsp:val=&quot;00C60108&quot;/&gt;&lt;wsp:rsid wsp:val=&quot;00C610D6&quot;/&gt;&lt;wsp:rsid wsp:val=&quot;00C619B2&quot;/&gt;&lt;wsp:rsid wsp:val=&quot;00C62447&quot;/&gt;&lt;wsp:rsid wsp:val=&quot;00C636FE&quot;/&gt;&lt;wsp:rsid wsp:val=&quot;00C63CD4&quot;/&gt;&lt;wsp:rsid wsp:val=&quot;00C6418D&quot;/&gt;&lt;wsp:rsid wsp:val=&quot;00C649D9&quot;/&gt;&lt;wsp:rsid wsp:val=&quot;00C64BB6&quot;/&gt;&lt;wsp:rsid wsp:val=&quot;00C64CC3&quot;/&gt;&lt;wsp:rsid wsp:val=&quot;00C651BD&quot;/&gt;&lt;wsp:rsid wsp:val=&quot;00C66E07&quot;/&gt;&lt;wsp:rsid wsp:val=&quot;00C6775B&quot;/&gt;&lt;wsp:rsid wsp:val=&quot;00C67849&quot;/&gt;&lt;wsp:rsid wsp:val=&quot;00C6BE51&quot;/&gt;&lt;wsp:rsid wsp:val=&quot;00C70572&quot;/&gt;&lt;wsp:rsid wsp:val=&quot;00C70972&quot;/&gt;&lt;wsp:rsid wsp:val=&quot;00C71107&quot;/&gt;&lt;wsp:rsid wsp:val=&quot;00C71111&quot;/&gt;&lt;wsp:rsid wsp:val=&quot;00C72E3D&quot;/&gt;&lt;wsp:rsid wsp:val=&quot;00C7383E&quot;/&gt;&lt;wsp:rsid wsp:val=&quot;00C73F47&quot;/&gt;&lt;wsp:rsid wsp:val=&quot;00C743B5&quot;/&gt;&lt;wsp:rsid wsp:val=&quot;00C744B6&quot;/&gt;&lt;wsp:rsid wsp:val=&quot;00C74DED&quot;/&gt;&lt;wsp:rsid wsp:val=&quot;00C754F1&quot;/&gt;&lt;wsp:rsid wsp:val=&quot;00C75992&quot;/&gt;&lt;wsp:rsid wsp:val=&quot;00C76751&quot;/&gt;&lt;wsp:rsid wsp:val=&quot;00C7683D&quot;/&gt;&lt;wsp:rsid wsp:val=&quot;00C803D2&quot;/&gt;&lt;wsp:rsid wsp:val=&quot;00C806C8&quot;/&gt;&lt;wsp:rsid wsp:val=&quot;00C823E7&quot;/&gt;&lt;wsp:rsid wsp:val=&quot;00C8450F&quot;/&gt;&lt;wsp:rsid wsp:val=&quot;00C84A45&quot;/&gt;&lt;wsp:rsid wsp:val=&quot;00C85756&quot;/&gt;&lt;wsp:rsid wsp:val=&quot;00C858E9&quot;/&gt;&lt;wsp:rsid wsp:val=&quot;00C86B05&quot;/&gt;&lt;wsp:rsid wsp:val=&quot;00C8728E&quot;/&gt;&lt;wsp:rsid wsp:val=&quot;00C90B1A&quot;/&gt;&lt;wsp:rsid wsp:val=&quot;00C9147C&quot;/&gt;&lt;wsp:rsid wsp:val=&quot;00C923E8&quot;/&gt;&lt;wsp:rsid wsp:val=&quot;00C950FF&quot;/&gt;&lt;wsp:rsid wsp:val=&quot;00C962DC&quot;/&gt;&lt;wsp:rsid wsp:val=&quot;00C96328&quot;/&gt;&lt;wsp:rsid wsp:val=&quot;00C97621&quot;/&gt;&lt;wsp:rsid wsp:val=&quot;00CA029C&quot;/&gt;&lt;wsp:rsid wsp:val=&quot;00CA0421&quot;/&gt;&lt;wsp:rsid wsp:val=&quot;00CA1CDF&quot;/&gt;&lt;wsp:rsid wsp:val=&quot;00CA23C1&quot;/&gt;&lt;wsp:rsid wsp:val=&quot;00CA407A&quot;/&gt;&lt;wsp:rsid wsp:val=&quot;00CA4178&quot;/&gt;&lt;wsp:rsid wsp:val=&quot;00CA4B7B&quot;/&gt;&lt;wsp:rsid wsp:val=&quot;00CA5056&quot;/&gt;&lt;wsp:rsid wsp:val=&quot;00CA569C&quot;/&gt;&lt;wsp:rsid wsp:val=&quot;00CA7885&quot;/&gt;&lt;wsp:rsid wsp:val=&quot;00CA7C58&quot;/&gt;&lt;wsp:rsid wsp:val=&quot;00CB0A8C&quot;/&gt;&lt;wsp:rsid wsp:val=&quot;00CB1282&quot;/&gt;&lt;wsp:rsid wsp:val=&quot;00CB3748&quot;/&gt;&lt;wsp:rsid wsp:val=&quot;00CB3A7F&quot;/&gt;&lt;wsp:rsid wsp:val=&quot;00CB50CC&quot;/&gt;&lt;wsp:rsid wsp:val=&quot;00CB50DB&quot;/&gt;&lt;wsp:rsid wsp:val=&quot;00CB5706&quot;/&gt;&lt;wsp:rsid wsp:val=&quot;00CB5B5C&quot;/&gt;&lt;wsp:rsid wsp:val=&quot;00CB5F01&quot;/&gt;&lt;wsp:rsid wsp:val=&quot;00CB73E6&quot;/&gt;&lt;wsp:rsid wsp:val=&quot;00CC03E3&quot;/&gt;&lt;wsp:rsid wsp:val=&quot;00CC396C&quot;/&gt;&lt;wsp:rsid wsp:val=&quot;00CC3EF4&quot;/&gt;&lt;wsp:rsid wsp:val=&quot;00CC4B01&quot;/&gt;&lt;wsp:rsid wsp:val=&quot;00CC4D82&quot;/&gt;&lt;wsp:rsid wsp:val=&quot;00CC5974&quot;/&gt;&lt;wsp:rsid wsp:val=&quot;00CC5CB9&quot;/&gt;&lt;wsp:rsid wsp:val=&quot;00CC655F&quot;/&gt;&lt;wsp:rsid wsp:val=&quot;00CC6679&quot;/&gt;&lt;wsp:rsid wsp:val=&quot;00CC723E&quot;/&gt;&lt;wsp:rsid wsp:val=&quot;00CC7B6C&quot;/&gt;&lt;wsp:rsid wsp:val=&quot;00CD08F7&quot;/&gt;&lt;wsp:rsid wsp:val=&quot;00CD111F&quot;/&gt;&lt;wsp:rsid wsp:val=&quot;00CD1DFD&quot;/&gt;&lt;wsp:rsid wsp:val=&quot;00CD1EC4&quot;/&gt;&lt;wsp:rsid wsp:val=&quot;00CD215A&quot;/&gt;&lt;wsp:rsid wsp:val=&quot;00CD303B&quot;/&gt;&lt;wsp:rsid wsp:val=&quot;00CD3C78&quot;/&gt;&lt;wsp:rsid wsp:val=&quot;00CD51DB&quot;/&gt;&lt;wsp:rsid wsp:val=&quot;00CD5FD4&quot;/&gt;&lt;wsp:rsid wsp:val=&quot;00CD61E3&quot;/&gt;&lt;wsp:rsid wsp:val=&quot;00CD6589&quot;/&gt;&lt;wsp:rsid wsp:val=&quot;00CD698F&quot;/&gt;&lt;wsp:rsid wsp:val=&quot;00CE0084&quot;/&gt;&lt;wsp:rsid wsp:val=&quot;00CE0105&quot;/&gt;&lt;wsp:rsid wsp:val=&quot;00CE12DD&quot;/&gt;&lt;wsp:rsid wsp:val=&quot;00CE2CD5&quot;/&gt;&lt;wsp:rsid wsp:val=&quot;00CE2E38&quot;/&gt;&lt;wsp:rsid wsp:val=&quot;00CE3317&quot;/&gt;&lt;wsp:rsid wsp:val=&quot;00CE559B&quot;/&gt;&lt;wsp:rsid wsp:val=&quot;00CE6A2E&quot;/&gt;&lt;wsp:rsid wsp:val=&quot;00CE7FDA&quot;/&gt;&lt;wsp:rsid wsp:val=&quot;00CF0422&quot;/&gt;&lt;wsp:rsid wsp:val=&quot;00CF1B24&quot;/&gt;&lt;wsp:rsid wsp:val=&quot;00CF247C&quot;/&gt;&lt;wsp:rsid wsp:val=&quot;00CF2FE2&quot;/&gt;&lt;wsp:rsid wsp:val=&quot;00CF30D5&quot;/&gt;&lt;wsp:rsid wsp:val=&quot;00CF4100&quot;/&gt;&lt;wsp:rsid wsp:val=&quot;00CF731E&quot;/&gt;&lt;wsp:rsid wsp:val=&quot;00D0059D&quot;/&gt;&lt;wsp:rsid wsp:val=&quot;00D00D36&quot;/&gt;&lt;wsp:rsid wsp:val=&quot;00D011E6&quot;/&gt;&lt;wsp:rsid wsp:val=&quot;00D01292&quot;/&gt;&lt;wsp:rsid wsp:val=&quot;00D013AB&quot;/&gt;&lt;wsp:rsid wsp:val=&quot;00D02C4D&quot;/&gt;&lt;wsp:rsid wsp:val=&quot;00D038EB&quot;/&gt;&lt;wsp:rsid wsp:val=&quot;00D03ABA&quot;/&gt;&lt;wsp:rsid wsp:val=&quot;00D0456E&quot;/&gt;&lt;wsp:rsid wsp:val=&quot;00D0482B&quot;/&gt;&lt;wsp:rsid wsp:val=&quot;00D064AE&quot;/&gt;&lt;wsp:rsid wsp:val=&quot;00D06B1A&quot;/&gt;&lt;wsp:rsid wsp:val=&quot;00D07151&quot;/&gt;&lt;wsp:rsid wsp:val=&quot;00D1053D&quot;/&gt;&lt;wsp:rsid wsp:val=&quot;00D10D03&quot;/&gt;&lt;wsp:rsid wsp:val=&quot;00D110BD&quot;/&gt;&lt;wsp:rsid wsp:val=&quot;00D123E9&quot;/&gt;&lt;wsp:rsid wsp:val=&quot;00D127CF&quot;/&gt;&lt;wsp:rsid wsp:val=&quot;00D12DB7&quot;/&gt;&lt;wsp:rsid wsp:val=&quot;00D13A5D&quot;/&gt;&lt;wsp:rsid wsp:val=&quot;00D14013&quot;/&gt;&lt;wsp:rsid wsp:val=&quot;00D14191&quot;/&gt;&lt;wsp:rsid wsp:val=&quot;00D1484C&quot;/&gt;&lt;wsp:rsid wsp:val=&quot;00D15327&quot;/&gt;&lt;wsp:rsid wsp:val=&quot;00D15786&quot;/&gt;&lt;wsp:rsid wsp:val=&quot;00D16259&quot;/&gt;&lt;wsp:rsid wsp:val=&quot;00D1631F&quot;/&gt;&lt;wsp:rsid wsp:val=&quot;00D17573&quot;/&gt;&lt;wsp:rsid wsp:val=&quot;00D17957&quot;/&gt;&lt;wsp:rsid wsp:val=&quot;00D2030C&quot;/&gt;&lt;wsp:rsid wsp:val=&quot;00D20763&quot;/&gt;&lt;wsp:rsid wsp:val=&quot;00D20966&quot;/&gt;&lt;wsp:rsid wsp:val=&quot;00D20A45&quot;/&gt;&lt;wsp:rsid wsp:val=&quot;00D2167B&quot;/&gt;&lt;wsp:rsid wsp:val=&quot;00D2249B&quot;/&gt;&lt;wsp:rsid wsp:val=&quot;00D229F3&quot;/&gt;&lt;wsp:rsid wsp:val=&quot;00D2323A&quot;/&gt;&lt;wsp:rsid wsp:val=&quot;00D236B0&quot;/&gt;&lt;wsp:rsid wsp:val=&quot;00D236B7&quot;/&gt;&lt;wsp:rsid wsp:val=&quot;00D24BB9&quot;/&gt;&lt;wsp:rsid wsp:val=&quot;00D2617A&quot;/&gt;&lt;wsp:rsid wsp:val=&quot;00D267EF&quot;/&gt;&lt;wsp:rsid wsp:val=&quot;00D30041&quot;/&gt;&lt;wsp:rsid wsp:val=&quot;00D30077&quot;/&gt;&lt;wsp:rsid wsp:val=&quot;00D313D7&quot;/&gt;&lt;wsp:rsid wsp:val=&quot;00D31BD4&quot;/&gt;&lt;wsp:rsid wsp:val=&quot;00D3506E&quot;/&gt;&lt;wsp:rsid wsp:val=&quot;00D3553D&quot;/&gt;&lt;wsp:rsid wsp:val=&quot;00D35C88&quot;/&gt;&lt;wsp:rsid wsp:val=&quot;00D36E4F&quot;/&gt;&lt;wsp:rsid wsp:val=&quot;00D37327&quot;/&gt;&lt;wsp:rsid wsp:val=&quot;00D40C24&quot;/&gt;&lt;wsp:rsid wsp:val=&quot;00D42ABF&quot;/&gt;&lt;wsp:rsid wsp:val=&quot;00D43BA2&quot;/&gt;&lt;wsp:rsid wsp:val=&quot;00D447C4&quot;/&gt;&lt;wsp:rsid wsp:val=&quot;00D454BF&quot;/&gt;&lt;wsp:rsid wsp:val=&quot;00D45728&quot;/&gt;&lt;wsp:rsid wsp:val=&quot;00D46356&quot;/&gt;&lt;wsp:rsid wsp:val=&quot;00D4772E&quot;/&gt;&lt;wsp:rsid wsp:val=&quot;00D501C2&quot;/&gt;&lt;wsp:rsid wsp:val=&quot;00D52035&quot;/&gt;&lt;wsp:rsid wsp:val=&quot;00D522DE&quot;/&gt;&lt;wsp:rsid wsp:val=&quot;00D55766&quot;/&gt;&lt;wsp:rsid wsp:val=&quot;00D5588B&quot;/&gt;&lt;wsp:rsid wsp:val=&quot;00D55B7E&quot;/&gt;&lt;wsp:rsid wsp:val=&quot;00D56F68&quot;/&gt;&lt;wsp:rsid wsp:val=&quot;00D5712C&quot;/&gt;&lt;wsp:rsid wsp:val=&quot;00D60D4A&quot;/&gt;&lt;wsp:rsid wsp:val=&quot;00D611DF&quot;/&gt;&lt;wsp:rsid wsp:val=&quot;00D61315&quot;/&gt;&lt;wsp:rsid wsp:val=&quot;00D6256F&quot;/&gt;&lt;wsp:rsid wsp:val=&quot;00D62CD2&quot;/&gt;&lt;wsp:rsid wsp:val=&quot;00D63358&quot;/&gt;&lt;wsp:rsid wsp:val=&quot;00D638BD&quot;/&gt;&lt;wsp:rsid wsp:val=&quot;00D6445E&quot;/&gt;&lt;wsp:rsid wsp:val=&quot;00D649DE&quot;/&gt;&lt;wsp:rsid wsp:val=&quot;00D651A8&quot;/&gt;&lt;wsp:rsid wsp:val=&quot;00D655E5&quot;/&gt;&lt;wsp:rsid wsp:val=&quot;00D65D51&quot;/&gt;&lt;wsp:rsid wsp:val=&quot;00D676D5&quot;/&gt;&lt;wsp:rsid wsp:val=&quot;00D70B0B&quot;/&gt;&lt;wsp:rsid wsp:val=&quot;00D71386&quot;/&gt;&lt;wsp:rsid wsp:val=&quot;00D713D7&quot;/&gt;&lt;wsp:rsid wsp:val=&quot;00D71F67&quot;/&gt;&lt;wsp:rsid wsp:val=&quot;00D7261C&quot;/&gt;&lt;wsp:rsid wsp:val=&quot;00D72C03&quot;/&gt;&lt;wsp:rsid wsp:val=&quot;00D74554&quot;/&gt;&lt;wsp:rsid wsp:val=&quot;00D76035&quot;/&gt;&lt;wsp:rsid wsp:val=&quot;00D762B6&quot;/&gt;&lt;wsp:rsid wsp:val=&quot;00D77443&quot;/&gt;&lt;wsp:rsid wsp:val=&quot;00D77726&quot;/&gt;&lt;wsp:rsid wsp:val=&quot;00D77DDC&quot;/&gt;&lt;wsp:rsid wsp:val=&quot;00D77ED7&quot;/&gt;&lt;wsp:rsid wsp:val=&quot;00D8273D&quot;/&gt;&lt;wsp:rsid wsp:val=&quot;00D82D1C&quot;/&gt;&lt;wsp:rsid wsp:val=&quot;00D83199&quot;/&gt;&lt;wsp:rsid wsp:val=&quot;00D851FC&quot;/&gt;&lt;wsp:rsid wsp:val=&quot;00D85A51&quot;/&gt;&lt;wsp:rsid wsp:val=&quot;00D85D78&quot;/&gt;&lt;wsp:rsid wsp:val=&quot;00D90237&quot;/&gt;&lt;wsp:rsid wsp:val=&quot;00D90552&quot;/&gt;&lt;wsp:rsid wsp:val=&quot;00D906C3&quot;/&gt;&lt;wsp:rsid wsp:val=&quot;00D9073E&quot;/&gt;&lt;wsp:rsid wsp:val=&quot;00D9148A&quot;/&gt;&lt;wsp:rsid wsp:val=&quot;00D927E1&quot;/&gt;&lt;wsp:rsid wsp:val=&quot;00D93B47&quot;/&gt;&lt;wsp:rsid wsp:val=&quot;00D95C60&quot;/&gt;&lt;wsp:rsid wsp:val=&quot;00D964D4&quot;/&gt;&lt;wsp:rsid wsp:val=&quot;00D97F3E&quot;/&gt;&lt;wsp:rsid wsp:val=&quot;00DA0F6B&quot;/&gt;&lt;wsp:rsid wsp:val=&quot;00DA1F2A&quot;/&gt;&lt;wsp:rsid wsp:val=&quot;00DA3EE7&quot;/&gt;&lt;wsp:rsid wsp:val=&quot;00DA6027&quot;/&gt;&lt;wsp:rsid wsp:val=&quot;00DA6429&quot;/&gt;&lt;wsp:rsid wsp:val=&quot;00DA6C37&quot;/&gt;&lt;wsp:rsid wsp:val=&quot;00DA722C&quot;/&gt;&lt;wsp:rsid wsp:val=&quot;00DA7450&quot;/&gt;&lt;wsp:rsid wsp:val=&quot;00DA7D96&quot;/&gt;&lt;wsp:rsid wsp:val=&quot;00DB09A1&quot;/&gt;&lt;wsp:rsid wsp:val=&quot;00DB0AF0&quot;/&gt;&lt;wsp:rsid wsp:val=&quot;00DB2721&quot;/&gt;&lt;wsp:rsid wsp:val=&quot;00DB2946&quot;/&gt;&lt;wsp:rsid wsp:val=&quot;00DB2AD4&quot;/&gt;&lt;wsp:rsid wsp:val=&quot;00DB34D8&quot;/&gt;&lt;wsp:rsid wsp:val=&quot;00DB37D4&quot;/&gt;&lt;wsp:rsid wsp:val=&quot;00DB4D72&quot;/&gt;&lt;wsp:rsid wsp:val=&quot;00DB5D44&quot;/&gt;&lt;wsp:rsid wsp:val=&quot;00DB6D4F&quot;/&gt;&lt;wsp:rsid wsp:val=&quot;00DB71C1&quot;/&gt;&lt;wsp:rsid wsp:val=&quot;00DB727D&quot;/&gt;&lt;wsp:rsid wsp:val=&quot;00DB7E34&quot;/&gt;&lt;wsp:rsid wsp:val=&quot;00DC047B&quot;/&gt;&lt;wsp:rsid wsp:val=&quot;00DC0982&quot;/&gt;&lt;wsp:rsid wsp:val=&quot;00DC1CE3&quot;/&gt;&lt;wsp:rsid wsp:val=&quot;00DC2898&quot;/&gt;&lt;wsp:rsid wsp:val=&quot;00DC2996&quot;/&gt;&lt;wsp:rsid wsp:val=&quot;00DC338E&quot;/&gt;&lt;wsp:rsid wsp:val=&quot;00DC4C21&quot;/&gt;&lt;wsp:rsid wsp:val=&quot;00DC5526&quot;/&gt;&lt;wsp:rsid wsp:val=&quot;00DC5692&quot;/&gt;&lt;wsp:rsid wsp:val=&quot;00DC5E2D&quot;/&gt;&lt;wsp:rsid wsp:val=&quot;00DC6A30&quot;/&gt;&lt;wsp:rsid wsp:val=&quot;00DC7B6F&quot;/&gt;&lt;wsp:rsid wsp:val=&quot;00DC7C36&quot;/&gt;&lt;wsp:rsid wsp:val=&quot;00DD1D75&quot;/&gt;&lt;wsp:rsid wsp:val=&quot;00DD1E8A&quot;/&gt;&lt;wsp:rsid wsp:val=&quot;00DD468F&quot;/&gt;&lt;wsp:rsid wsp:val=&quot;00DD4CC8&quot;/&gt;&lt;wsp:rsid wsp:val=&quot;00DE04DA&quot;/&gt;&lt;wsp:rsid wsp:val=&quot;00DE1ED1&quot;/&gt;&lt;wsp:rsid wsp:val=&quot;00DE21E8&quot;/&gt;&lt;wsp:rsid wsp:val=&quot;00DE2EFE&quot;/&gt;&lt;wsp:rsid wsp:val=&quot;00DE3104&quot;/&gt;&lt;wsp:rsid wsp:val=&quot;00DE3FAF&quot;/&gt;&lt;wsp:rsid wsp:val=&quot;00DE40DE&quot;/&gt;&lt;wsp:rsid wsp:val=&quot;00DE5214&quot;/&gt;&lt;wsp:rsid wsp:val=&quot;00DE5F12&quot;/&gt;&lt;wsp:rsid wsp:val=&quot;00DE6EAF&quot;/&gt;&lt;wsp:rsid wsp:val=&quot;00DF057B&quot;/&gt;&lt;wsp:rsid wsp:val=&quot;00DF0AC8&quot;/&gt;&lt;wsp:rsid wsp:val=&quot;00DF0F90&quot;/&gt;&lt;wsp:rsid wsp:val=&quot;00DF2783&quot;/&gt;&lt;wsp:rsid wsp:val=&quot;00DF3299&quot;/&gt;&lt;wsp:rsid wsp:val=&quot;00DF3F9F&quot;/&gt;&lt;wsp:rsid wsp:val=&quot;00DF413A&quot;/&gt;&lt;wsp:rsid wsp:val=&quot;00DF4145&quot;/&gt;&lt;wsp:rsid wsp:val=&quot;00DF45BD&quot;/&gt;&lt;wsp:rsid wsp:val=&quot;00DF5963&quot;/&gt;&lt;wsp:rsid wsp:val=&quot;00DF6B2E&quot;/&gt;&lt;wsp:rsid wsp:val=&quot;00DF75A6&quot;/&gt;&lt;wsp:rsid wsp:val=&quot;00E02481&quot;/&gt;&lt;wsp:rsid wsp:val=&quot;00E02AAB&quot;/&gt;&lt;wsp:rsid wsp:val=&quot;00E02F5E&quot;/&gt;&lt;wsp:rsid wsp:val=&quot;00E02FED&quot;/&gt;&lt;wsp:rsid wsp:val=&quot;00E035B7&quot;/&gt;&lt;wsp:rsid wsp:val=&quot;00E044F4&quot;/&gt;&lt;wsp:rsid wsp:val=&quot;00E04B7D&quot;/&gt;&lt;wsp:rsid wsp:val=&quot;00E07D2F&quot;/&gt;&lt;wsp:rsid wsp:val=&quot;00E118E6&quot;/&gt;&lt;wsp:rsid wsp:val=&quot;00E12CAB&quot;/&gt;&lt;wsp:rsid wsp:val=&quot;00E159CC&quot;/&gt;&lt;wsp:rsid wsp:val=&quot;00E15E4C&quot;/&gt;&lt;wsp:rsid wsp:val=&quot;00E17870&quot;/&gt;&lt;wsp:rsid wsp:val=&quot;00E1F4A1&quot;/&gt;&lt;wsp:rsid wsp:val=&quot;00E22C0D&quot;/&gt;&lt;wsp:rsid wsp:val=&quot;00E25177&quot;/&gt;&lt;wsp:rsid wsp:val=&quot;00E27B46&quot;/&gt;&lt;wsp:rsid wsp:val=&quot;00E27EA3&quot;/&gt;&lt;wsp:rsid wsp:val=&quot;00E310F3&quot;/&gt;&lt;wsp:rsid wsp:val=&quot;00E31917&quot;/&gt;&lt;wsp:rsid wsp:val=&quot;00E3351E&quot;/&gt;&lt;wsp:rsid wsp:val=&quot;00E336FF&quot;/&gt;&lt;wsp:rsid wsp:val=&quot;00E33A68&quot;/&gt;&lt;wsp:rsid wsp:val=&quot;00E33F10&quot;/&gt;&lt;wsp:rsid wsp:val=&quot;00E3498A&quot;/&gt;&lt;wsp:rsid wsp:val=&quot;00E355D9&quot;/&gt;&lt;wsp:rsid wsp:val=&quot;00E360C8&quot;/&gt;&lt;wsp:rsid wsp:val=&quot;00E3641E&quot;/&gt;&lt;wsp:rsid wsp:val=&quot;00E37186&quot;/&gt;&lt;wsp:rsid wsp:val=&quot;00E3BF84&quot;/&gt;&lt;wsp:rsid wsp:val=&quot;00E40C73&quot;/&gt;&lt;wsp:rsid wsp:val=&quot;00E410BD&quot;/&gt;&lt;wsp:rsid wsp:val=&quot;00E41CC1&quot;/&gt;&lt;wsp:rsid wsp:val=&quot;00E42169&quot;/&gt;&lt;wsp:rsid wsp:val=&quot;00E43C46&quot;/&gt;&lt;wsp:rsid wsp:val=&quot;00E44595&quot;/&gt;&lt;wsp:rsid wsp:val=&quot;00E45CE2&quot;/&gt;&lt;wsp:rsid wsp:val=&quot;00E46316&quot;/&gt;&lt;wsp:rsid wsp:val=&quot;00E47A00&quot;/&gt;&lt;wsp:rsid wsp:val=&quot;00E47F5D&quot;/&gt;&lt;wsp:rsid wsp:val=&quot;00E5050A&quot;/&gt;&lt;wsp:rsid wsp:val=&quot;00E52427&quot;/&gt;&lt;wsp:rsid wsp:val=&quot;00E5348B&quot;/&gt;&lt;wsp:rsid wsp:val=&quot;00E537A1&quot;/&gt;&lt;wsp:rsid wsp:val=&quot;00E53F2A&quot;/&gt;&lt;wsp:rsid wsp:val=&quot;00E54C46&quot;/&gt;&lt;wsp:rsid wsp:val=&quot;00E5510B&quot;/&gt;&lt;wsp:rsid wsp:val=&quot;00E55119&quot;/&gt;&lt;wsp:rsid wsp:val=&quot;00E551EE&quot;/&gt;&lt;wsp:rsid wsp:val=&quot;00E552D1&quot;/&gt;&lt;wsp:rsid wsp:val=&quot;00E567BF&quot;/&gt;&lt;wsp:rsid wsp:val=&quot;00E56B4D&quot;/&gt;&lt;wsp:rsid wsp:val=&quot;00E573C4&quot;/&gt;&lt;wsp:rsid wsp:val=&quot;00E57E34&quot;/&gt;&lt;wsp:rsid wsp:val=&quot;00E60184&quot;/&gt;&lt;wsp:rsid wsp:val=&quot;00E60A52&quot;/&gt;&lt;wsp:rsid wsp:val=&quot;00E60D94&quot;/&gt;&lt;wsp:rsid wsp:val=&quot;00E617B0&quot;/&gt;&lt;wsp:rsid wsp:val=&quot;00E61A96&quot;/&gt;&lt;wsp:rsid wsp:val=&quot;00E61F5C&quot;/&gt;&lt;wsp:rsid wsp:val=&quot;00E62172&quot;/&gt;&lt;wsp:rsid wsp:val=&quot;00E624A9&quot;/&gt;&lt;wsp:rsid wsp:val=&quot;00E629FA&quot;/&gt;&lt;wsp:rsid wsp:val=&quot;00E64641&quot;/&gt;&lt;wsp:rsid wsp:val=&quot;00E66350&quot;/&gt;&lt;wsp:rsid wsp:val=&quot;00E675B1&quot;/&gt;&lt;wsp:rsid wsp:val=&quot;00E67627&quot;/&gt;&lt;wsp:rsid wsp:val=&quot;00E708E3&quot;/&gt;&lt;wsp:rsid wsp:val=&quot;00E70DA8&quot;/&gt;&lt;wsp:rsid wsp:val=&quot;00E719A1&quot;/&gt;&lt;wsp:rsid wsp:val=&quot;00E73799&quot;/&gt;&lt;wsp:rsid wsp:val=&quot;00E73813&quot;/&gt;&lt;wsp:rsid wsp:val=&quot;00E7399C&quot;/&gt;&lt;wsp:rsid wsp:val=&quot;00E73C86&quot;/&gt;&lt;wsp:rsid wsp:val=&quot;00E74E67&quot;/&gt;&lt;wsp:rsid wsp:val=&quot;00E74E68&quot;/&gt;&lt;wsp:rsid wsp:val=&quot;00E76911&quot;/&gt;&lt;wsp:rsid wsp:val=&quot;00E77157&quot;/&gt;&lt;wsp:rsid wsp:val=&quot;00E80EB7&quot;/&gt;&lt;wsp:rsid wsp:val=&quot;00E811DD&quot;/&gt;&lt;wsp:rsid wsp:val=&quot;00E81529&quot;/&gt;&lt;wsp:rsid wsp:val=&quot;00E84D39&quot;/&gt;&lt;wsp:rsid wsp:val=&quot;00E85539&quot;/&gt;&lt;wsp:rsid wsp:val=&quot;00E85C87&quot;/&gt;&lt;wsp:rsid wsp:val=&quot;00E85DB1&quot;/&gt;&lt;wsp:rsid wsp:val=&quot;00E87E7C&quot;/&gt;&lt;wsp:rsid wsp:val=&quot;00E904C7&quot;/&gt;&lt;wsp:rsid wsp:val=&quot;00E91A1F&quot;/&gt;&lt;wsp:rsid wsp:val=&quot;00E91E8C&quot;/&gt;&lt;wsp:rsid wsp:val=&quot;00E9270F&quot;/&gt;&lt;wsp:rsid wsp:val=&quot;00E92CDD&quot;/&gt;&lt;wsp:rsid wsp:val=&quot;00E93079&quot;/&gt;&lt;wsp:rsid wsp:val=&quot;00E9355D&quot;/&gt;&lt;wsp:rsid wsp:val=&quot;00E93958&quot;/&gt;&lt;wsp:rsid wsp:val=&quot;00E93A8F&quot;/&gt;&lt;wsp:rsid wsp:val=&quot;00E93F4C&quot;/&gt;&lt;wsp:rsid wsp:val=&quot;00E94D94&quot;/&gt;&lt;wsp:rsid wsp:val=&quot;00E94ED9&quot;/&gt;&lt;wsp:rsid wsp:val=&quot;00E95592&quot;/&gt;&lt;wsp:rsid wsp:val=&quot;00E955D6&quot;/&gt;&lt;wsp:rsid wsp:val=&quot;00E95990&quot;/&gt;&lt;wsp:rsid wsp:val=&quot;00E968C0&quot;/&gt;&lt;wsp:rsid wsp:val=&quot;00E96CD2&quot;/&gt;&lt;wsp:rsid wsp:val=&quot;00E96DD8&quot;/&gt;&lt;wsp:rsid wsp:val=&quot;00EA1E29&quot;/&gt;&lt;wsp:rsid wsp:val=&quot;00EA3610&quot;/&gt;&lt;wsp:rsid wsp:val=&quot;00EA396E&quot;/&gt;&lt;wsp:rsid wsp:val=&quot;00EA4ABD&quot;/&gt;&lt;wsp:rsid wsp:val=&quot;00EA4B8E&quot;/&gt;&lt;wsp:rsid wsp:val=&quot;00EA5405&quot;/&gt;&lt;wsp:rsid wsp:val=&quot;00EA60F5&quot;/&gt;&lt;wsp:rsid wsp:val=&quot;00EA7296&quot;/&gt;&lt;wsp:rsid wsp:val=&quot;00EB085A&quot;/&gt;&lt;wsp:rsid wsp:val=&quot;00EB1A32&quot;/&gt;&lt;wsp:rsid wsp:val=&quot;00EB25D2&quot;/&gt;&lt;wsp:rsid wsp:val=&quot;00EB33DE&quot;/&gt;&lt;wsp:rsid wsp:val=&quot;00EB3A33&quot;/&gt;&lt;wsp:rsid wsp:val=&quot;00EB4697&quot;/&gt;&lt;wsp:rsid wsp:val=&quot;00EB4FFC&quot;/&gt;&lt;wsp:rsid wsp:val=&quot;00EB607F&quot;/&gt;&lt;wsp:rsid wsp:val=&quot;00EC0EFF&quot;/&gt;&lt;wsp:rsid wsp:val=&quot;00EC3C72&quot;/&gt;&lt;wsp:rsid wsp:val=&quot;00EC5D7B&quot;/&gt;&lt;wsp:rsid wsp:val=&quot;00EC5FBC&quot;/&gt;&lt;wsp:rsid wsp:val=&quot;00EC6B70&quot;/&gt;&lt;wsp:rsid wsp:val=&quot;00ED00DA&quot;/&gt;&lt;wsp:rsid wsp:val=&quot;00ED2731&quot;/&gt;&lt;wsp:rsid wsp:val=&quot;00ED2C15&quot;/&gt;&lt;wsp:rsid wsp:val=&quot;00ED3647&quot;/&gt;&lt;wsp:rsid wsp:val=&quot;00ED3A07&quot;/&gt;&lt;wsp:rsid wsp:val=&quot;00ED459F&quot;/&gt;&lt;wsp:rsid wsp:val=&quot;00ED5E2D&quot;/&gt;&lt;wsp:rsid wsp:val=&quot;00ED6037&quot;/&gt;&lt;wsp:rsid wsp:val=&quot;00ED662E&quot;/&gt;&lt;wsp:rsid wsp:val=&quot;00ED76C9&quot;/&gt;&lt;wsp:rsid wsp:val=&quot;00EE4DB3&quot;/&gt;&lt;wsp:rsid wsp:val=&quot;00EE5280&quot;/&gt;&lt;wsp:rsid wsp:val=&quot;00EE5A45&quot;/&gt;&lt;wsp:rsid wsp:val=&quot;00EE6957&quot;/&gt;&lt;wsp:rsid wsp:val=&quot;00EE759A&quot;/&gt;&lt;wsp:rsid wsp:val=&quot;00EE7B2D&quot;/&gt;&lt;wsp:rsid wsp:val=&quot;00EF0028&quot;/&gt;&lt;wsp:rsid wsp:val=&quot;00EF0064&quot;/&gt;&lt;wsp:rsid wsp:val=&quot;00EF0B80&quot;/&gt;&lt;wsp:rsid wsp:val=&quot;00EF121E&quot;/&gt;&lt;wsp:rsid wsp:val=&quot;00EF13EF&quot;/&gt;&lt;wsp:rsid wsp:val=&quot;00EF19F6&quot;/&gt;&lt;wsp:rsid wsp:val=&quot;00EF2421&quot;/&gt;&lt;wsp:rsid wsp:val=&quot;00EF26FE&quot;/&gt;&lt;wsp:rsid wsp:val=&quot;00EF2C13&quot;/&gt;&lt;wsp:rsid wsp:val=&quot;00EF34CD&quot;/&gt;&lt;wsp:rsid wsp:val=&quot;00EF437C&quot;/&gt;&lt;wsp:rsid wsp:val=&quot;00EF4642&quot;/&gt;&lt;wsp:rsid wsp:val=&quot;00EF4747&quot;/&gt;&lt;wsp:rsid wsp:val=&quot;00EF6E22&quot;/&gt;&lt;wsp:rsid wsp:val=&quot;00EF7F01&quot;/&gt;&lt;wsp:rsid wsp:val=&quot;00EFF561&quot;/&gt;&lt;wsp:rsid wsp:val=&quot;00F0078D&quot;/&gt;&lt;wsp:rsid wsp:val=&quot;00F01877&quot;/&gt;&lt;wsp:rsid wsp:val=&quot;00F020A9&quot;/&gt;&lt;wsp:rsid wsp:val=&quot;00F033AC&quot;/&gt;&lt;wsp:rsid wsp:val=&quot;00F0532D&quot;/&gt;&lt;wsp:rsid wsp:val=&quot;00F05C05&quot;/&gt;&lt;wsp:rsid wsp:val=&quot;00F06377&quot;/&gt;&lt;wsp:rsid wsp:val=&quot;00F0665F&quot;/&gt;&lt;wsp:rsid wsp:val=&quot;00F076B3&quot;/&gt;&lt;wsp:rsid wsp:val=&quot;00F07846&quot;/&gt;&lt;wsp:rsid wsp:val=&quot;00F07A77&quot;/&gt;&lt;wsp:rsid wsp:val=&quot;00F07F7A&quot;/&gt;&lt;wsp:rsid wsp:val=&quot;00F10A68&quot;/&gt;&lt;wsp:rsid wsp:val=&quot;00F11018&quot;/&gt;&lt;wsp:rsid wsp:val=&quot;00F115A6&quot;/&gt;&lt;wsp:rsid wsp:val=&quot;00F11995&quot;/&gt;&lt;wsp:rsid wsp:val=&quot;00F119FB&quot;/&gt;&lt;wsp:rsid wsp:val=&quot;00F1262A&quot;/&gt;&lt;wsp:rsid wsp:val=&quot;00F12DDA&quot;/&gt;&lt;wsp:rsid wsp:val=&quot;00F147DE&quot;/&gt;&lt;wsp:rsid wsp:val=&quot;00F1561F&quot;/&gt;&lt;wsp:rsid wsp:val=&quot;00F15921&quot;/&gt;&lt;wsp:rsid wsp:val=&quot;00F15F56&quot;/&gt;&lt;wsp:rsid wsp:val=&quot;00F166F6&quot;/&gt;&lt;wsp:rsid wsp:val=&quot;00F20103&quot;/&gt;&lt;wsp:rsid wsp:val=&quot;00F20483&quot;/&gt;&lt;wsp:rsid wsp:val=&quot;00F208E0&quot;/&gt;&lt;wsp:rsid wsp:val=&quot;00F209FB&quot;/&gt;&lt;wsp:rsid wsp:val=&quot;00F21816&quot;/&gt;&lt;wsp:rsid wsp:val=&quot;00F223E4&quot;/&gt;&lt;wsp:rsid wsp:val=&quot;00F2461E&quot;/&gt;&lt;wsp:rsid wsp:val=&quot;00F24A10&quot;/&gt;&lt;wsp:rsid wsp:val=&quot;00F25EE8&quot;/&gt;&lt;wsp:rsid wsp:val=&quot;00F26DD0&quot;/&gt;&lt;wsp:rsid wsp:val=&quot;00F272B6&quot;/&gt;&lt;wsp:rsid wsp:val=&quot;00F27645&quot;/&gt;&lt;wsp:rsid wsp:val=&quot;00F302B1&quot;/&gt;&lt;wsp:rsid wsp:val=&quot;00F30AD2&quot;/&gt;&lt;wsp:rsid wsp:val=&quot;00F3108F&quot;/&gt;&lt;wsp:rsid wsp:val=&quot;00F31DF1&quot;/&gt;&lt;wsp:rsid wsp:val=&quot;00F33E42&quot;/&gt;&lt;wsp:rsid wsp:val=&quot;00F3513C&quot;/&gt;&lt;wsp:rsid wsp:val=&quot;00F35D56&quot;/&gt;&lt;wsp:rsid wsp:val=&quot;00F35FCA&quot;/&gt;&lt;wsp:rsid wsp:val=&quot;00F36790&quot;/&gt;&lt;wsp:rsid wsp:val=&quot;00F36797&quot;/&gt;&lt;wsp:rsid wsp:val=&quot;00F374A5&quot;/&gt;&lt;wsp:rsid wsp:val=&quot;00F4135D&quot;/&gt;&lt;wsp:rsid wsp:val=&quot;00F416E8&quot;/&gt;&lt;wsp:rsid wsp:val=&quot;00F42509&quot;/&gt;&lt;wsp:rsid wsp:val=&quot;00F42F17&quot;/&gt;&lt;wsp:rsid wsp:val=&quot;00F44E53&quot;/&gt;&lt;wsp:rsid wsp:val=&quot;00F45B5A&quot;/&gt;&lt;wsp:rsid wsp:val=&quot;00F47A73&quot;/&gt;&lt;wsp:rsid wsp:val=&quot;00F5216A&quot;/&gt;&lt;wsp:rsid wsp:val=&quot;00F52B14&quot;/&gt;&lt;wsp:rsid wsp:val=&quot;00F52F02&quot;/&gt;&lt;wsp:rsid wsp:val=&quot;00F53C0F&quot;/&gt;&lt;wsp:rsid wsp:val=&quot;00F53DA2&quot;/&gt;&lt;wsp:rsid wsp:val=&quot;00F54A20&quot;/&gt;&lt;wsp:rsid wsp:val=&quot;00F55BD4&quot;/&gt;&lt;wsp:rsid wsp:val=&quot;00F60717&quot;/&gt;&lt;wsp:rsid wsp:val=&quot;00F60B16&quot;/&gt;&lt;wsp:rsid wsp:val=&quot;00F61AAA&quot;/&gt;&lt;wsp:rsid wsp:val=&quot;00F61B02&quot;/&gt;&lt;wsp:rsid wsp:val=&quot;00F625C5&quot;/&gt;&lt;wsp:rsid wsp:val=&quot;00F62970&quot;/&gt;&lt;wsp:rsid wsp:val=&quot;00F63B48&quot;/&gt;&lt;wsp:rsid wsp:val=&quot;00F64298&quot;/&gt;&lt;wsp:rsid wsp:val=&quot;00F6479D&quot;/&gt;&lt;wsp:rsid wsp:val=&quot;00F6496E&quot;/&gt;&lt;wsp:rsid wsp:val=&quot;00F6551A&quot;/&gt;&lt;wsp:rsid wsp:val=&quot;00F65653&quot;/&gt;&lt;wsp:rsid wsp:val=&quot;00F662A9&quot;/&gt;&lt;wsp:rsid wsp:val=&quot;00F668F3&quot;/&gt;&lt;wsp:rsid wsp:val=&quot;00F66A83&quot;/&gt;&lt;wsp:rsid wsp:val=&quot;00F67390&quot;/&gt;&lt;wsp:rsid wsp:val=&quot;00F67913&quot;/&gt;&lt;wsp:rsid wsp:val=&quot;00F67E5C&quot;/&gt;&lt;wsp:rsid wsp:val=&quot;00F70833&quot;/&gt;&lt;wsp:rsid wsp:val=&quot;00F70997&quot;/&gt;&lt;wsp:rsid wsp:val=&quot;00F710B2&quot;/&gt;&lt;wsp:rsid wsp:val=&quot;00F73ED1&quot;/&gt;&lt;wsp:rsid wsp:val=&quot;00F74C07&quot;/&gt;&lt;wsp:rsid wsp:val=&quot;00F752DD&quot;/&gt;&lt;wsp:rsid wsp:val=&quot;00F759B0&quot;/&gt;&lt;wsp:rsid wsp:val=&quot;00F77435&quot;/&gt;&lt;wsp:rsid wsp:val=&quot;00F77472&quot;/&gt;&lt;wsp:rsid wsp:val=&quot;00F8039C&quot;/&gt;&lt;wsp:rsid wsp:val=&quot;00F80747&quot;/&gt;&lt;wsp:rsid wsp:val=&quot;00F80877&quot;/&gt;&lt;wsp:rsid wsp:val=&quot;00F80A05&quot;/&gt;&lt;wsp:rsid wsp:val=&quot;00F81C45&quot;/&gt;&lt;wsp:rsid wsp:val=&quot;00F82040&quot;/&gt;&lt;wsp:rsid wsp:val=&quot;00F82505&quot;/&gt;&lt;wsp:rsid wsp:val=&quot;00F8277C&quot;/&gt;&lt;wsp:rsid wsp:val=&quot;00F82C80&quot;/&gt;&lt;wsp:rsid wsp:val=&quot;00F82DDB&quot;/&gt;&lt;wsp:rsid wsp:val=&quot;00F8405C&quot;/&gt;&lt;wsp:rsid wsp:val=&quot;00F842CD&quot;/&gt;&lt;wsp:rsid wsp:val=&quot;00F85BB4&quot;/&gt;&lt;wsp:rsid wsp:val=&quot;00F8743D&quot;/&gt;&lt;wsp:rsid wsp:val=&quot;00F8790A&quot;/&gt;&lt;wsp:rsid wsp:val=&quot;00F90630&quot;/&gt;&lt;wsp:rsid wsp:val=&quot;00F90A3B&quot;/&gt;&lt;wsp:rsid wsp:val=&quot;00F91E66&quot;/&gt;&lt;wsp:rsid wsp:val=&quot;00F92ED8&quot;/&gt;&lt;wsp:rsid wsp:val=&quot;00F93014&quot;/&gt;&lt;wsp:rsid wsp:val=&quot;00F944C2&quot;/&gt;&lt;wsp:rsid wsp:val=&quot;00F94CAD&quot;/&gt;&lt;wsp:rsid wsp:val=&quot;00F951FF&quot;/&gt;&lt;wsp:rsid wsp:val=&quot;00F9579F&quot;/&gt;&lt;wsp:rsid wsp:val=&quot;00F95BAD&quot;/&gt;&lt;wsp:rsid wsp:val=&quot;00F9606B&quot;/&gt;&lt;wsp:rsid wsp:val=&quot;00F96CCD&quot;/&gt;&lt;wsp:rsid wsp:val=&quot;00F96FA3&quot;/&gt;&lt;wsp:rsid wsp:val=&quot;00F97FE8&quot;/&gt;&lt;wsp:rsid wsp:val=&quot;00FA01FC&quot;/&gt;&lt;wsp:rsid wsp:val=&quot;00FA0B06&quot;/&gt;&lt;wsp:rsid wsp:val=&quot;00FA0C0A&quot;/&gt;&lt;wsp:rsid wsp:val=&quot;00FA127F&quot;/&gt;&lt;wsp:rsid wsp:val=&quot;00FA146D&quot;/&gt;&lt;wsp:rsid wsp:val=&quot;00FA166C&quot;/&gt;&lt;wsp:rsid wsp:val=&quot;00FA2741&quot;/&gt;&lt;wsp:rsid wsp:val=&quot;00FA2A07&quot;/&gt;&lt;wsp:rsid wsp:val=&quot;00FA2D2B&quot;/&gt;&lt;wsp:rsid wsp:val=&quot;00FA2FC3&quot;/&gt;&lt;wsp:rsid wsp:val=&quot;00FA374E&quot;/&gt;&lt;wsp:rsid wsp:val=&quot;00FA3EB3&quot;/&gt;&lt;wsp:rsid wsp:val=&quot;00FA7250&quot;/&gt;&lt;wsp:rsid wsp:val=&quot;00FA7690&quot;/&gt;&lt;wsp:rsid wsp:val=&quot;00FB0565&quot;/&gt;&lt;wsp:rsid wsp:val=&quot;00FB0E81&quot;/&gt;&lt;wsp:rsid wsp:val=&quot;00FB21B1&quot;/&gt;&lt;wsp:rsid wsp:val=&quot;00FB243F&quot;/&gt;&lt;wsp:rsid wsp:val=&quot;00FB37DE&quot;/&gt;&lt;wsp:rsid wsp:val=&quot;00FB3DF2&quot;/&gt;&lt;wsp:rsid wsp:val=&quot;00FB4AD8&quot;/&gt;&lt;wsp:rsid wsp:val=&quot;00FB4D4B&quot;/&gt;&lt;wsp:rsid wsp:val=&quot;00FB66B6&quot;/&gt;&lt;wsp:rsid wsp:val=&quot;00FB701F&quot;/&gt;&lt;wsp:rsid wsp:val=&quot;00FC01E0&quot;/&gt;&lt;wsp:rsid wsp:val=&quot;00FC0C56&quot;/&gt;&lt;wsp:rsid wsp:val=&quot;00FC1070&quot;/&gt;&lt;wsp:rsid wsp:val=&quot;00FC1A54&quot;/&gt;&lt;wsp:rsid wsp:val=&quot;00FC1B63&quot;/&gt;&lt;wsp:rsid wsp:val=&quot;00FC1C0A&quot;/&gt;&lt;wsp:rsid wsp:val=&quot;00FC34BC&quot;/&gt;&lt;wsp:rsid wsp:val=&quot;00FC4BD5&quot;/&gt;&lt;wsp:rsid wsp:val=&quot;00FC5252&quot;/&gt;&lt;wsp:rsid wsp:val=&quot;00FC6003&quot;/&gt;&lt;wsp:rsid wsp:val=&quot;00FC687F&quot;/&gt;&lt;wsp:rsid wsp:val=&quot;00FC6A59&quot;/&gt;&lt;wsp:rsid wsp:val=&quot;00FC6EE4&quot;/&gt;&lt;wsp:rsid wsp:val=&quot;00FC754F&quot;/&gt;&lt;wsp:rsid wsp:val=&quot;00FC77CD&quot;/&gt;&lt;wsp:rsid wsp:val=&quot;00FC7EAB&quot;/&gt;&lt;wsp:rsid wsp:val=&quot;00FC9BC1&quot;/&gt;&lt;wsp:rsid wsp:val=&quot;00FD11EA&quot;/&gt;&lt;wsp:rsid wsp:val=&quot;00FD22EF&quot;/&gt;&lt;wsp:rsid wsp:val=&quot;00FD2C87&quot;/&gt;&lt;wsp:rsid wsp:val=&quot;00FD3A16&quot;/&gt;&lt;wsp:rsid wsp:val=&quot;00FD3A65&quot;/&gt;&lt;wsp:rsid wsp:val=&quot;00FD3D61&quot;/&gt;&lt;wsp:rsid wsp:val=&quot;00FD3E02&quot;/&gt;&lt;wsp:rsid wsp:val=&quot;00FD41F4&quot;/&gt;&lt;wsp:rsid wsp:val=&quot;00FD43A1&quot;/&gt;&lt;wsp:rsid wsp:val=&quot;00FD7128&quot;/&gt;&lt;wsp:rsid wsp:val=&quot;00FD71C6&quot;/&gt;&lt;wsp:rsid wsp:val=&quot;00FE0691&quot;/&gt;&lt;wsp:rsid wsp:val=&quot;00FE0DA4&quot;/&gt;&lt;wsp:rsid wsp:val=&quot;00FE1003&quot;/&gt;&lt;wsp:rsid wsp:val=&quot;00FE1048&quot;/&gt;&lt;wsp:rsid wsp:val=&quot;00FE25E9&quot;/&gt;&lt;wsp:rsid wsp:val=&quot;00FE26B7&quot;/&gt;&lt;wsp:rsid wsp:val=&quot;00FE2D23&quot;/&gt;&lt;wsp:rsid wsp:val=&quot;00FE4300&quot;/&gt;&lt;wsp:rsid wsp:val=&quot;00FF1895&quot;/&gt;&lt;wsp:rsid wsp:val=&quot;00FF2928&quot;/&gt;&lt;wsp:rsid wsp:val=&quot;00FF2D27&quot;/&gt;&lt;wsp:rsid wsp:val=&quot;00FF350E&quot;/&gt;&lt;wsp:rsid wsp:val=&quot;00FF537E&quot;/&gt;&lt;wsp:rsid wsp:val=&quot;00FF5469&quot;/&gt;&lt;wsp:rsid wsp:val=&quot;00FF5C2F&quot;/&gt;&lt;wsp:rsid wsp:val=&quot;010450B9&quot;/&gt;&lt;wsp:rsid wsp:val=&quot;0121F4B1&quot;/&gt;&lt;wsp:rsid wsp:val=&quot;0129B13E&quot;/&gt;&lt;wsp:rsid wsp:val=&quot;013069D8&quot;/&gt;&lt;wsp:rsid wsp:val=&quot;0130A030&quot;/&gt;&lt;wsp:rsid wsp:val=&quot;0149DD76&quot;/&gt;&lt;wsp:rsid wsp:val=&quot;014E73CF&quot;/&gt;&lt;wsp:rsid wsp:val=&quot;0151A258&quot;/&gt;&lt;wsp:rsid wsp:val=&quot;015751FD&quot;/&gt;&lt;wsp:rsid wsp:val=&quot;017206AB&quot;/&gt;&lt;wsp:rsid wsp:val=&quot;0173B414&quot;/&gt;&lt;wsp:rsid wsp:val=&quot;01A53B1C&quot;/&gt;&lt;wsp:rsid wsp:val=&quot;01B0B684&quot;/&gt;&lt;wsp:rsid wsp:val=&quot;01BE0DFA&quot;/&gt;&lt;wsp:rsid wsp:val=&quot;01C6BEC3&quot;/&gt;&lt;wsp:rsid wsp:val=&quot;01CDCDDA&quot;/&gt;&lt;wsp:rsid wsp:val=&quot;01CF05AC&quot;/&gt;&lt;wsp:rsid wsp:val=&quot;01D2D207&quot;/&gt;&lt;wsp:rsid wsp:val=&quot;01DD512C&quot;/&gt;&lt;wsp:rsid wsp:val=&quot;01DF1299&quot;/&gt;&lt;wsp:rsid wsp:val=&quot;01F10CE4&quot;/&gt;&lt;wsp:rsid wsp:val=&quot;01FFAB17&quot;/&gt;&lt;wsp:rsid wsp:val=&quot;020377C1&quot;/&gt;&lt;wsp:rsid wsp:val=&quot;0204A70A&quot;/&gt;&lt;wsp:rsid wsp:val=&quot;02288726&quot;/&gt;&lt;wsp:rsid wsp:val=&quot;0232D5C7&quot;/&gt;&lt;wsp:rsid wsp:val=&quot;023AEC42&quot;/&gt;&lt;wsp:rsid wsp:val=&quot;0250C8BD&quot;/&gt;&lt;wsp:rsid wsp:val=&quot;0269054A&quot;/&gt;&lt;wsp:rsid wsp:val=&quot;026C41D9&quot;/&gt;&lt;wsp:rsid wsp:val=&quot;026E7A1F&quot;/&gt;&lt;wsp:rsid wsp:val=&quot;026EB801&quot;/&gt;&lt;wsp:rsid wsp:val=&quot;0284574A&quot;/&gt;&lt;wsp:rsid wsp:val=&quot;028AD715&quot;/&gt;&lt;wsp:rsid wsp:val=&quot;0290CF77&quot;/&gt;&lt;wsp:rsid wsp:val=&quot;02C1E40D&quot;/&gt;&lt;wsp:rsid wsp:val=&quot;02C64415&quot;/&gt;&lt;wsp:rsid wsp:val=&quot;02CC7091&quot;/&gt;&lt;wsp:rsid wsp:val=&quot;02DAADA5&quot;/&gt;&lt;wsp:rsid wsp:val=&quot;02DB9ABE&quot;/&gt;&lt;wsp:rsid wsp:val=&quot;02E7B47A&quot;/&gt;&lt;wsp:rsid wsp:val=&quot;02F7AE3B&quot;/&gt;&lt;wsp:rsid wsp:val=&quot;02FD793E&quot;/&gt;&lt;wsp:rsid wsp:val=&quot;02FE0D7C&quot;/&gt;&lt;wsp:rsid wsp:val=&quot;030AF376&quot;/&gt;&lt;wsp:rsid wsp:val=&quot;030BB258&quot;/&gt;&lt;wsp:rsid wsp:val=&quot;03110D71&quot;/&gt;&lt;wsp:rsid wsp:val=&quot;031B9AE3&quot;/&gt;&lt;wsp:rsid wsp:val=&quot;03219A4F&quot;/&gt;&lt;wsp:rsid wsp:val=&quot;032E108F&quot;/&gt;&lt;wsp:rsid wsp:val=&quot;0333C313&quot;/&gt;&lt;wsp:rsid wsp:val=&quot;033B3CF2&quot;/&gt;&lt;wsp:rsid wsp:val=&quot;034679DA&quot;/&gt;&lt;wsp:rsid wsp:val=&quot;0348F9E3&quot;/&gt;&lt;wsp:rsid wsp:val=&quot;034A5D58&quot;/&gt;&lt;wsp:rsid wsp:val=&quot;034A92E2&quot;/&gt;&lt;wsp:rsid wsp:val=&quot;034D2B4E&quot;/&gt;&lt;wsp:rsid wsp:val=&quot;03540F36&quot;/&gt;&lt;wsp:rsid wsp:val=&quot;03813F84&quot;/&gt;&lt;wsp:rsid wsp:val=&quot;0382B765&quot;/&gt;&lt;wsp:rsid wsp:val=&quot;03864673&quot;/&gt;&lt;wsp:rsid wsp:val=&quot;038A2FB6&quot;/&gt;&lt;wsp:rsid wsp:val=&quot;038E88F9&quot;/&gt;&lt;wsp:rsid wsp:val=&quot;03A13BF0&quot;/&gt;&lt;wsp:rsid wsp:val=&quot;03AA09D5&quot;/&gt;&lt;wsp:rsid wsp:val=&quot;03B108A6&quot;/&gt;&lt;wsp:rsid wsp:val=&quot;03C36422&quot;/&gt;&lt;wsp:rsid wsp:val=&quot;040C6E0A&quot;/&gt;&lt;wsp:rsid wsp:val=&quot;040DF0F2&quot;/&gt;&lt;wsp:rsid wsp:val=&quot;0411DB7A&quot;/&gt;&lt;wsp:rsid wsp:val=&quot;0414F51C&quot;/&gt;&lt;wsp:rsid wsp:val=&quot;0415E905&quot;/&gt;&lt;wsp:rsid wsp:val=&quot;0422801A&quot;/&gt;&lt;wsp:rsid wsp:val=&quot;042301AC&quot;/&gt;&lt;wsp:rsid wsp:val=&quot;042977F3&quot;/&gt;&lt;wsp:rsid wsp:val=&quot;04300181&quot;/&gt;&lt;wsp:rsid wsp:val=&quot;043A16F6&quot;/&gt;&lt;wsp:rsid wsp:val=&quot;0440F1DA&quot;/&gt;&lt;wsp:rsid wsp:val=&quot;0445745A&quot;/&gt;&lt;wsp:rsid wsp:val=&quot;04470636&quot;/&gt;&lt;wsp:rsid wsp:val=&quot;04533308&quot;/&gt;&lt;wsp:rsid wsp:val=&quot;045706AF&quot;/&gt;&lt;wsp:rsid wsp:val=&quot;045EEE69&quot;/&gt;&lt;wsp:rsid wsp:val=&quot;046669CA&quot;/&gt;&lt;wsp:rsid wsp:val=&quot;04767A59&quot;/&gt;&lt;wsp:rsid wsp:val=&quot;047C5C0D&quot;/&gt;&lt;wsp:rsid wsp:val=&quot;048923BF&quot;/&gt;&lt;wsp:rsid wsp:val=&quot;04999548&quot;/&gt;&lt;wsp:rsid wsp:val=&quot;049A6C41&quot;/&gt;&lt;wsp:rsid wsp:val=&quot;049AE75C&quot;/&gt;&lt;wsp:rsid wsp:val=&quot;04B22FCE&quot;/&gt;&lt;wsp:rsid wsp:val=&quot;04C4BD78&quot;/&gt;&lt;wsp:rsid wsp:val=&quot;04C7D96A&quot;/&gt;&lt;wsp:rsid wsp:val=&quot;04CB058B&quot;/&gt;&lt;wsp:rsid wsp:val=&quot;04CF3098&quot;/&gt;&lt;wsp:rsid wsp:val=&quot;04E24A3B&quot;/&gt;&lt;wsp:rsid wsp:val=&quot;04E27679&quot;/&gt;&lt;wsp:rsid wsp:val=&quot;04E4F962&quot;/&gt;&lt;wsp:rsid wsp:val=&quot;04F0D409&quot;/&gt;&lt;wsp:rsid wsp:val=&quot;04F811BF&quot;/&gt;&lt;wsp:rsid wsp:val=&quot;04FF5F61&quot;/&gt;&lt;wsp:rsid wsp:val=&quot;0506F173&quot;/&gt;&lt;wsp:rsid wsp:val=&quot;0508993A&quot;/&gt;&lt;wsp:rsid wsp:val=&quot;0515FA07&quot;/&gt;&lt;wsp:rsid wsp:val=&quot;0519B562&quot;/&gt;&lt;wsp:rsid wsp:val=&quot;0531FCEC&quot;/&gt;&lt;wsp:rsid wsp:val=&quot;0532155F&quot;/&gt;&lt;wsp:rsid wsp:val=&quot;0532D398&quot;/&gt;&lt;wsp:rsid wsp:val=&quot;053AF140&quot;/&gt;&lt;wsp:rsid wsp:val=&quot;05594855&quot;/&gt;&lt;wsp:rsid wsp:val=&quot;05603446&quot;/&gt;&lt;wsp:rsid wsp:val=&quot;0578D6AC&quot;/&gt;&lt;wsp:rsid wsp:val=&quot;0593B074&quot;/&gt;&lt;wsp:rsid wsp:val=&quot;05954721&quot;/&gt;&lt;wsp:rsid wsp:val=&quot;05A0BB7D&quot;/&gt;&lt;wsp:rsid wsp:val=&quot;05B6EC67&quot;/&gt;&lt;wsp:rsid wsp:val=&quot;05BBBB1D&quot;/&gt;&lt;wsp:rsid wsp:val=&quot;05BFA8C1&quot;/&gt;&lt;wsp:rsid wsp:val=&quot;05DDE616&quot;/&gt;&lt;wsp:rsid wsp:val=&quot;05F4B49F&quot;/&gt;&lt;wsp:rsid wsp:val=&quot;060C7C48&quot;/&gt;&lt;wsp:rsid wsp:val=&quot;060D12B3&quot;/&gt;&lt;wsp:rsid wsp:val=&quot;06149287&quot;/&gt;&lt;wsp:rsid wsp:val=&quot;061E03B4&quot;/&gt;&lt;wsp:rsid wsp:val=&quot;06325F6A&quot;/&gt;&lt;wsp:rsid wsp:val=&quot;0637E0FD&quot;/&gt;&lt;wsp:rsid wsp:val=&quot;063B0C54&quot;/&gt;&lt;wsp:rsid wsp:val=&quot;066CF8C5&quot;/&gt;&lt;wsp:rsid wsp:val=&quot;066D9A34&quot;/&gt;&lt;wsp:rsid wsp:val=&quot;0674E067&quot;/&gt;&lt;wsp:rsid wsp:val=&quot;0683A95F&quot;/&gt;&lt;wsp:rsid wsp:val=&quot;06866140&quot;/&gt;&lt;wsp:rsid wsp:val=&quot;069D9677&quot;/&gt;&lt;wsp:rsid wsp:val=&quot;06AAA77A&quot;/&gt;&lt;wsp:rsid wsp:val=&quot;06BAD446&quot;/&gt;&lt;wsp:rsid wsp:val=&quot;06BCF16E&quot;/&gt;&lt;wsp:rsid wsp:val=&quot;06D3389C&quot;/&gt;&lt;wsp:rsid wsp:val=&quot;06E1D762&quot;/&gt;&lt;wsp:rsid wsp:val=&quot;06E46FA3&quot;/&gt;&lt;wsp:rsid wsp:val=&quot;06F1DB64&quot;/&gt;&lt;wsp:rsid wsp:val=&quot;06F92628&quot;/&gt;&lt;wsp:rsid wsp:val=&quot;06F94E72&quot;/&gt;&lt;wsp:rsid wsp:val=&quot;06FEA7C3&quot;/&gt;&lt;wsp:rsid wsp:val=&quot;0703982D&quot;/&gt;&lt;wsp:rsid wsp:val=&quot;070D4D86&quot;/&gt;&lt;wsp:rsid wsp:val=&quot;0717FCBA&quot;/&gt;&lt;wsp:rsid wsp:val=&quot;072ACFC2&quot;/&gt;&lt;wsp:rsid wsp:val=&quot;07363F2B&quot;/&gt;&lt;wsp:rsid wsp:val=&quot;0743BFFF&quot;/&gt;&lt;wsp:rsid wsp:val=&quot;0745E7DA&quot;/&gt;&lt;wsp:rsid wsp:val=&quot;074D5479&quot;/&gt;&lt;wsp:rsid wsp:val=&quot;075832D6&quot;/&gt;&lt;wsp:rsid wsp:val=&quot;075AA26E&quot;/&gt;&lt;wsp:rsid wsp:val=&quot;0766D372&quot;/&gt;&lt;wsp:rsid wsp:val=&quot;077A2BFF&quot;/&gt;&lt;wsp:rsid wsp:val=&quot;077A98C1&quot;/&gt;&lt;wsp:rsid wsp:val=&quot;077FDC19&quot;/&gt;&lt;wsp:rsid wsp:val=&quot;0784F861&quot;/&gt;&lt;wsp:rsid wsp:val=&quot;07890ADB&quot;/&gt;&lt;wsp:rsid wsp:val=&quot;079FE1B4&quot;/&gt;&lt;wsp:rsid wsp:val=&quot;07B65E54&quot;/&gt;&lt;wsp:rsid wsp:val=&quot;07CFC2E7&quot;/&gt;&lt;wsp:rsid wsp:val=&quot;07DA092C&quot;/&gt;&lt;wsp:rsid wsp:val=&quot;07DBD4E3&quot;/&gt;&lt;wsp:rsid wsp:val=&quot;07DC3A85&quot;/&gt;&lt;wsp:rsid wsp:val=&quot;07FF895A&quot;/&gt;&lt;wsp:rsid wsp:val=&quot;08008133&quot;/&gt;&lt;wsp:rsid wsp:val=&quot;0808B889&quot;/&gt;&lt;wsp:rsid wsp:val=&quot;080E5933&quot;/&gt;&lt;wsp:rsid wsp:val=&quot;080F3BC6&quot;/&gt;&lt;wsp:rsid wsp:val=&quot;081C9A24&quot;/&gt;&lt;wsp:rsid wsp:val=&quot;081F3386&quot;/&gt;&lt;wsp:rsid wsp:val=&quot;08223236&quot;/&gt;&lt;wsp:rsid wsp:val=&quot;08296A5B&quot;/&gt;&lt;wsp:rsid wsp:val=&quot;0845623A&quot;/&gt;&lt;wsp:rsid wsp:val=&quot;08467FBB&quot;/&gt;&lt;wsp:rsid wsp:val=&quot;084ADC1C&quot;/&gt;&lt;wsp:rsid wsp:val=&quot;0851BD15&quot;/&gt;&lt;wsp:rsid wsp:val=&quot;0853F072&quot;/&gt;&lt;wsp:rsid wsp:val=&quot;0854D757&quot;/&gt;&lt;wsp:rsid wsp:val=&quot;08607F0C&quot;/&gt;&lt;wsp:rsid wsp:val=&quot;086673B5&quot;/&gt;&lt;wsp:rsid wsp:val=&quot;0872E391&quot;/&gt;&lt;wsp:rsid wsp:val=&quot;0886B405&quot;/&gt;&lt;wsp:rsid wsp:val=&quot;08972F86&quot;/&gt;&lt;wsp:rsid wsp:val=&quot;08AEA4A6&quot;/&gt;&lt;wsp:rsid wsp:val=&quot;08AF6CC3&quot;/&gt;&lt;wsp:rsid wsp:val=&quot;08B24194&quot;/&gt;&lt;wsp:rsid wsp:val=&quot;08BB2A4B&quot;/&gt;&lt;wsp:rsid wsp:val=&quot;08BC6C8A&quot;/&gt;&lt;wsp:rsid wsp:val=&quot;08BF58DB&quot;/&gt;&lt;wsp:rsid wsp:val=&quot;08CBCF8D&quot;/&gt;&lt;wsp:rsid wsp:val=&quot;08D49EC5&quot;/&gt;&lt;wsp:rsid wsp:val=&quot;08FA2A55&quot;/&gt;&lt;wsp:rsid wsp:val=&quot;091052A4&quot;/&gt;&lt;wsp:rsid wsp:val=&quot;0911C0CA&quot;/&gt;&lt;wsp:rsid wsp:val=&quot;0926CD8F&quot;/&gt;&lt;wsp:rsid wsp:val=&quot;092AC66D&quot;/&gt;&lt;wsp:rsid wsp:val=&quot;092B5E25&quot;/&gt;&lt;wsp:rsid wsp:val=&quot;0945AD32&quot;/&gt;&lt;wsp:rsid wsp:val=&quot;094F6E1A&quot;/&gt;&lt;wsp:rsid wsp:val=&quot;0951D881&quot;/&gt;&lt;wsp:rsid wsp:val=&quot;0953CC14&quot;/&gt;&lt;wsp:rsid wsp:val=&quot;09711BD4&quot;/&gt;&lt;wsp:rsid wsp:val=&quot;09712228&quot;/&gt;&lt;wsp:rsid wsp:val=&quot;097B9DE6&quot;/&gt;&lt;wsp:rsid wsp:val=&quot;097EC881&quot;/&gt;&lt;wsp:rsid wsp:val=&quot;09858040&quot;/&gt;&lt;wsp:rsid wsp:val=&quot;099205D9&quot;/&gt;&lt;wsp:rsid wsp:val=&quot;099BAEE5&quot;/&gt;&lt;wsp:rsid wsp:val=&quot;09B1DF94&quot;/&gt;&lt;wsp:rsid wsp:val=&quot;09B94100&quot;/&gt;&lt;wsp:rsid wsp:val=&quot;09BAB864&quot;/&gt;&lt;wsp:rsid wsp:val=&quot;09BC73CD&quot;/&gt;&lt;wsp:rsid wsp:val=&quot;09C76CA4&quot;/&gt;&lt;wsp:rsid wsp:val=&quot;09C91FDF&quot;/&gt;&lt;wsp:rsid wsp:val=&quot;09C990AD&quot;/&gt;&lt;wsp:rsid wsp:val=&quot;09CAB5DA&quot;/&gt;&lt;wsp:rsid wsp:val=&quot;09D2F0DE&quot;/&gt;&lt;wsp:rsid wsp:val=&quot;09DA6296&quot;/&gt;&lt;wsp:rsid wsp:val=&quot;09DCB4FC&quot;/&gt;&lt;wsp:rsid wsp:val=&quot;09FB9ED5&quot;/&gt;&lt;wsp:rsid wsp:val=&quot;0A000233&quot;/&gt;&lt;wsp:rsid wsp:val=&quot;0A0FCEEB&quot;/&gt;&lt;wsp:rsid wsp:val=&quot;0A1E51EC&quot;/&gt;&lt;wsp:rsid wsp:val=&quot;0A217F3A&quot;/&gt;&lt;wsp:rsid wsp:val=&quot;0A234281&quot;/&gt;&lt;wsp:rsid wsp:val=&quot;0A24B78F&quot;/&gt;&lt;wsp:rsid wsp:val=&quot;0A2BC8D7&quot;/&gt;&lt;wsp:rsid wsp:val=&quot;0A2C732A&quot;/&gt;&lt;wsp:rsid wsp:val=&quot;0A2CF4FD&quot;/&gt;&lt;wsp:rsid wsp:val=&quot;0A33AAC1&quot;/&gt;&lt;wsp:rsid wsp:val=&quot;0A53AE70&quot;/&gt;&lt;wsp:rsid wsp:val=&quot;0A5722BF&quot;/&gt;&lt;wsp:rsid wsp:val=&quot;0A57CF80&quot;/&gt;&lt;wsp:rsid wsp:val=&quot;0A638ED1&quot;/&gt;&lt;wsp:rsid wsp:val=&quot;0A6692FF&quot;/&gt;&lt;wsp:rsid wsp:val=&quot;0A67EDFB&quot;/&gt;&lt;wsp:rsid wsp:val=&quot;0A74C12D&quot;/&gt;&lt;wsp:rsid wsp:val=&quot;0A770094&quot;/&gt;&lt;wsp:rsid wsp:val=&quot;0A956B67&quot;/&gt;&lt;wsp:rsid wsp:val=&quot;0A96762D&quot;/&gt;&lt;wsp:rsid wsp:val=&quot;0AA50202&quot;/&gt;&lt;wsp:rsid wsp:val=&quot;0AB82AE4&quot;/&gt;&lt;wsp:rsid wsp:val=&quot;0AB8C452&quot;/&gt;&lt;wsp:rsid wsp:val=&quot;0AC78424&quot;/&gt;&lt;wsp:rsid wsp:val=&quot;0AD06F1F&quot;/&gt;&lt;wsp:rsid wsp:val=&quot;0AD4C671&quot;/&gt;&lt;wsp:rsid wsp:val=&quot;0ADE9B2F&quot;/&gt;&lt;wsp:rsid wsp:val=&quot;0AEB0365&quot;/&gt;&lt;wsp:rsid wsp:val=&quot;0B04B9BF&quot;/&gt;&lt;wsp:rsid wsp:val=&quot;0B05F37F&quot;/&gt;&lt;wsp:rsid wsp:val=&quot;0B0C3D7B&quot;/&gt;&lt;wsp:rsid wsp:val=&quot;0B1C114A&quot;/&gt;&lt;wsp:rsid wsp:val=&quot;0B201A15&quot;/&gt;&lt;wsp:rsid wsp:val=&quot;0B211EB2&quot;/&gt;&lt;wsp:rsid wsp:val=&quot;0B238B16&quot;/&gt;&lt;wsp:rsid wsp:val=&quot;0B23F91B&quot;/&gt;&lt;wsp:rsid wsp:val=&quot;0B2907A6&quot;/&gt;&lt;wsp:rsid wsp:val=&quot;0B32D086&quot;/&gt;&lt;wsp:rsid wsp:val=&quot;0B44120B&quot;/&gt;&lt;wsp:rsid wsp:val=&quot;0B5BAF19&quot;/&gt;&lt;wsp:rsid wsp:val=&quot;0B715AD0&quot;/&gt;&lt;wsp:rsid wsp:val=&quot;0B720AB8&quot;/&gt;&lt;wsp:rsid wsp:val=&quot;0B7632F7&quot;/&gt;&lt;wsp:rsid wsp:val=&quot;0B8D3B30&quot;/&gt;&lt;wsp:rsid wsp:val=&quot;0BA000CE&quot;/&gt;&lt;wsp:rsid wsp:val=&quot;0BA2FABF&quot;/&gt;&lt;wsp:rsid wsp:val=&quot;0BAFD7E2&quot;/&gt;&lt;wsp:rsid wsp:val=&quot;0BD18863&quot;/&gt;&lt;wsp:rsid wsp:val=&quot;0BD4109F&quot;/&gt;&lt;wsp:rsid wsp:val=&quot;0BE314B9&quot;/&gt;&lt;wsp:rsid wsp:val=&quot;0BEB6048&quot;/&gt;&lt;wsp:rsid wsp:val=&quot;0BEC0D65&quot;/&gt;&lt;wsp:rsid wsp:val=&quot;0BF05876&quot;/&gt;&lt;wsp:rsid wsp:val=&quot;0C080E1E&quot;/&gt;&lt;wsp:rsid wsp:val=&quot;0C167B31&quot;/&gt;&lt;wsp:rsid wsp:val=&quot;0C2E1391&quot;/&gt;&lt;wsp:rsid wsp:val=&quot;0C305DB3&quot;/&gt;&lt;wsp:rsid wsp:val=&quot;0C481AC2&quot;/&gt;&lt;wsp:rsid wsp:val=&quot;0C5CFBD2&quot;/&gt;&lt;wsp:rsid wsp:val=&quot;0C7EA6A7&quot;/&gt;&lt;wsp:rsid wsp:val=&quot;0C8F7012&quot;/&gt;&lt;wsp:rsid wsp:val=&quot;0CA24B00&quot;/&gt;&lt;wsp:rsid wsp:val=&quot;0CA32A0C&quot;/&gt;&lt;wsp:rsid wsp:val=&quot;0CA6888A&quot;/&gt;&lt;wsp:rsid wsp:val=&quot;0CB96353&quot;/&gt;&lt;wsp:rsid wsp:val=&quot;0CD782CE&quot;/&gt;&lt;wsp:rsid wsp:val=&quot;0CE4E65F&quot;/&gt;&lt;wsp:rsid wsp:val=&quot;0CE6E592&quot;/&gt;&lt;wsp:rsid wsp:val=&quot;0CEAB12C&quot;/&gt;&lt;wsp:rsid wsp:val=&quot;0CEC3B21&quot;/&gt;&lt;wsp:rsid wsp:val=&quot;0CED5ABB&quot;/&gt;&lt;wsp:rsid wsp:val=&quot;0D008CC6&quot;/&gt;&lt;wsp:rsid wsp:val=&quot;0D0577CC&quot;/&gt;&lt;wsp:rsid wsp:val=&quot;0D1B86D9&quot;/&gt;&lt;wsp:rsid wsp:val=&quot;0D361F4A&quot;/&gt;&lt;wsp:rsid wsp:val=&quot;0D37BBF1&quot;/&gt;&lt;wsp:rsid wsp:val=&quot;0D4C2ADA&quot;/&gt;&lt;wsp:rsid wsp:val=&quot;0D4D94F0&quot;/&gt;&lt;wsp:rsid wsp:val=&quot;0D4F3728&quot;/&gt;&lt;wsp:rsid wsp:val=&quot;0D4F9C9F&quot;/&gt;&lt;wsp:rsid wsp:val=&quot;0D5263C5&quot;/&gt;&lt;wsp:rsid wsp:val=&quot;0D5BA78C&quot;/&gt;&lt;wsp:rsid wsp:val=&quot;0D642F05&quot;/&gt;&lt;wsp:rsid wsp:val=&quot;0D69FAA4&quot;/&gt;&lt;wsp:rsid wsp:val=&quot;0D897BF5&quot;/&gt;&lt;wsp:rsid wsp:val=&quot;0D8A4C48&quot;/&gt;&lt;wsp:rsid wsp:val=&quot;0D9950B2&quot;/&gt;&lt;wsp:rsid wsp:val=&quot;0DAA1A65&quot;/&gt;&lt;wsp:rsid wsp:val=&quot;0DAD4AF7&quot;/&gt;&lt;wsp:rsid wsp:val=&quot;0DB8C220&quot;/&gt;&lt;wsp:rsid wsp:val=&quot;0DC3E9CF&quot;/&gt;&lt;wsp:rsid wsp:val=&quot;0DC419A7&quot;/&gt;&lt;wsp:rsid wsp:val=&quot;0DCA9B2C&quot;/&gt;&lt;wsp:rsid wsp:val=&quot;0DCC83D7&quot;/&gt;&lt;wsp:rsid wsp:val=&quot;0DF1E57F&quot;/&gt;&lt;wsp:rsid wsp:val=&quot;0DF87171&quot;/&gt;&lt;wsp:rsid wsp:val=&quot;0DFB7B23&quot;/&gt;&lt;wsp:rsid wsp:val=&quot;0DFD1394&quot;/&gt;&lt;wsp:rsid wsp:val=&quot;0E032B1B&quot;/&gt;&lt;wsp:rsid wsp:val=&quot;0E078139&quot;/&gt;&lt;wsp:rsid wsp:val=&quot;0E0F9545&quot;/&gt;&lt;wsp:rsid wsp:val=&quot;0E10EEDB&quot;/&gt;&lt;wsp:rsid wsp:val=&quot;0E23A8D5&quot;/&gt;&lt;wsp:rsid wsp:val=&quot;0E2A1E68&quot;/&gt;&lt;wsp:rsid wsp:val=&quot;0E41EDAE&quot;/&gt;&lt;wsp:rsid wsp:val=&quot;0E432DEA&quot;/&gt;&lt;wsp:rsid wsp:val=&quot;0E50DBED&quot;/&gt;&lt;wsp:rsid wsp:val=&quot;0E593E46&quot;/&gt;&lt;wsp:rsid wsp:val=&quot;0E71EDC6&quot;/&gt;&lt;wsp:rsid wsp:val=&quot;0E7464C6&quot;/&gt;&lt;wsp:rsid wsp:val=&quot;0E7F86E0&quot;/&gt;&lt;wsp:rsid wsp:val=&quot;0E8A9501&quot;/&gt;&lt;wsp:rsid wsp:val=&quot;0E8C7B8C&quot;/&gt;&lt;wsp:rsid wsp:val=&quot;0EA4268D&quot;/&gt;&lt;wsp:rsid wsp:val=&quot;0EB9A84D&quot;/&gt;&lt;wsp:rsid wsp:val=&quot;0EBB374D&quot;/&gt;&lt;wsp:rsid wsp:val=&quot;0EC094DF&quot;/&gt;&lt;wsp:rsid wsp:val=&quot;0EC4EA40&quot;/&gt;&lt;wsp:rsid wsp:val=&quot;0ED3776E&quot;/&gt;&lt;wsp:rsid wsp:val=&quot;0ED67168&quot;/&gt;&lt;wsp:rsid wsp:val=&quot;0ED76942&quot;/&gt;&lt;wsp:rsid wsp:val=&quot;0EDF6981&quot;/&gt;&lt;wsp:rsid wsp:val=&quot;0EE2E5D5&quot;/&gt;&lt;wsp:rsid wsp:val=&quot;0EE51088&quot;/&gt;&lt;wsp:rsid wsp:val=&quot;0EE59FD4&quot;/&gt;&lt;wsp:rsid wsp:val=&quot;0EF8574A&quot;/&gt;&lt;wsp:rsid wsp:val=&quot;0EFA1DE5&quot;/&gt;&lt;wsp:rsid wsp:val=&quot;0F001519&quot;/&gt;&lt;wsp:rsid wsp:val=&quot;0F0330B7&quot;/&gt;&lt;wsp:rsid wsp:val=&quot;0F05AC7B&quot;/&gt;&lt;wsp:rsid wsp:val=&quot;0F12BF41&quot;/&gt;&lt;wsp:rsid wsp:val=&quot;0F20D484&quot;/&gt;&lt;wsp:rsid wsp:val=&quot;0F2F02BA&quot;/&gt;&lt;wsp:rsid wsp:val=&quot;0F41F312&quot;/&gt;&lt;wsp:rsid wsp:val=&quot;0F4F4780&quot;/&gt;&lt;wsp:rsid wsp:val=&quot;0F65DA7F&quot;/&gt;&lt;wsp:rsid wsp:val=&quot;0F75D7A7&quot;/&gt;&lt;wsp:rsid wsp:val=&quot;0F850F21&quot;/&gt;&lt;wsp:rsid wsp:val=&quot;0F865FFF&quot;/&gt;&lt;wsp:rsid wsp:val=&quot;0F92E011&quot;/&gt;&lt;wsp:rsid wsp:val=&quot;0F98E265&quot;/&gt;&lt;wsp:rsid wsp:val=&quot;0F99C4EF&quot;/&gt;&lt;wsp:rsid wsp:val=&quot;0FA704F0&quot;/&gt;&lt;wsp:rsid wsp:val=&quot;0FAA74D7&quot;/&gt;&lt;wsp:rsid wsp:val=&quot;0FB2C609&quot;/&gt;&lt;wsp:rsid wsp:val=&quot;0FCAA606&quot;/&gt;&lt;wsp:rsid wsp:val=&quot;0FD6681C&quot;/&gt;&lt;wsp:rsid wsp:val=&quot;0FD7B88C&quot;/&gt;&lt;wsp:rsid wsp:val=&quot;0FEBAD20&quot;/&gt;&lt;wsp:rsid wsp:val=&quot;0FED712E&quot;/&gt;&lt;wsp:rsid wsp:val=&quot;0FF08511&quot;/&gt;&lt;wsp:rsid wsp:val=&quot;0FF4BFFF&quot;/&gt;&lt;wsp:rsid wsp:val=&quot;0FFE94AE&quot;/&gt;&lt;wsp:rsid wsp:val=&quot;100340EB&quot;/&gt;&lt;wsp:rsid wsp:val=&quot;100C5C66&quot;/&gt;&lt;wsp:rsid wsp:val=&quot;10103527&quot;/&gt;&lt;wsp:rsid wsp:val=&quot;1027087C&quot;/&gt;&lt;wsp:rsid wsp:val=&quot;102CC4E9&quot;/&gt;&lt;wsp:rsid wsp:val=&quot;1031D56D&quot;/&gt;&lt;wsp:rsid wsp:val=&quot;1036BEF2&quot;/&gt;&lt;wsp:rsid wsp:val=&quot;105189C0&quot;/&gt;&lt;wsp:rsid wsp:val=&quot;105913C2&quot;/&gt;&lt;wsp:rsid wsp:val=&quot;107E4C26&quot;/&gt;&lt;wsp:rsid wsp:val=&quot;108E8EBC&quot;/&gt;&lt;wsp:rsid wsp:val=&quot;10918166&quot;/&gt;&lt;wsp:rsid wsp:val=&quot;109DF415&quot;/&gt;&lt;wsp:rsid wsp:val=&quot;10A2E088&quot;/&gt;&lt;wsp:rsid wsp:val=&quot;10AB1C83&quot;/&gt;&lt;wsp:rsid wsp:val=&quot;10B7F6A4&quot;/&gt;&lt;wsp:rsid wsp:val=&quot;10BABD56&quot;/&gt;&lt;wsp:rsid wsp:val=&quot;10C8D5E7&quot;/&gt;&lt;wsp:rsid wsp:val=&quot;10D77977&quot;/&gt;&lt;wsp:rsid wsp:val=&quot;10DDAD45&quot;/&gt;&lt;wsp:rsid wsp:val=&quot;10FBB693&quot;/&gt;&lt;wsp:rsid wsp:val=&quot;10FE75DA&quot;/&gt;&lt;wsp:rsid wsp:val=&quot;110184B4&quot;/&gt;&lt;wsp:rsid wsp:val=&quot;1101C47D&quot;/&gt;&lt;wsp:rsid wsp:val=&quot;1106784D&quot;/&gt;&lt;wsp:rsid wsp:val=&quot;1139006C&quot;/&gt;&lt;wsp:rsid wsp:val=&quot;114053B9&quot;/&gt;&lt;wsp:rsid wsp:val=&quot;114179ED&quot;/&gt;&lt;wsp:rsid wsp:val=&quot;1147A886&quot;/&gt;&lt;wsp:rsid wsp:val=&quot;114EBCDA&quot;/&gt;&lt;wsp:rsid wsp:val=&quot;1152CA51&quot;/&gt;&lt;wsp:rsid wsp:val=&quot;115AB760&quot;/&gt;&lt;wsp:rsid wsp:val=&quot;116A273F&quot;/&gt;&lt;wsp:rsid wsp:val=&quot;1170940D&quot;/&gt;&lt;wsp:rsid wsp:val=&quot;1179F9AD&quot;/&gt;&lt;wsp:rsid wsp:val=&quot;117AC36F&quot;/&gt;&lt;wsp:rsid wsp:val=&quot;1183740E&quot;/&gt;&lt;wsp:rsid wsp:val=&quot;119A650F&quot;/&gt;&lt;wsp:rsid wsp:val=&quot;119C77B1&quot;/&gt;&lt;wsp:rsid wsp:val=&quot;11A21AFC&quot;/&gt;&lt;wsp:rsid wsp:val=&quot;11A8475A&quot;/&gt;&lt;wsp:rsid wsp:val=&quot;11AC0588&quot;/&gt;&lt;wsp:rsid wsp:val=&quot;11AF94B1&quot;/&gt;&lt;wsp:rsid wsp:val=&quot;11B37A4A&quot;/&gt;&lt;wsp:rsid wsp:val=&quot;11BC9A5F&quot;/&gt;&lt;wsp:rsid wsp:val=&quot;11C4EB91&quot;/&gt;&lt;wsp:rsid wsp:val=&quot;11D43F8C&quot;/&gt;&lt;wsp:rsid wsp:val=&quot;11D7A47D&quot;/&gt;&lt;wsp:rsid wsp:val=&quot;11DC1F4A&quot;/&gt;&lt;wsp:rsid wsp:val=&quot;11E89B8E&quot;/&gt;&lt;wsp:rsid wsp:val=&quot;11EA55A1&quot;/&gt;&lt;wsp:rsid wsp:val=&quot;11F00AF0&quot;/&gt;&lt;wsp:rsid wsp:val=&quot;120AE29B&quot;/&gt;&lt;wsp:rsid wsp:val=&quot;120FDAC8&quot;/&gt;&lt;wsp:rsid wsp:val=&quot;12138A5A&quot;/&gt;&lt;wsp:rsid wsp:val=&quot;12159432&quot;/&gt;&lt;wsp:rsid wsp:val=&quot;121B47F8&quot;/&gt;&lt;wsp:rsid wsp:val=&quot;121D27C4&quot;/&gt;&lt;wsp:rsid wsp:val=&quot;12264D1E&quot;/&gt;&lt;wsp:rsid wsp:val=&quot;122963D1&quot;/&gt;&lt;wsp:rsid wsp:val=&quot;123ECD95&quot;/&gt;&lt;wsp:rsid wsp:val=&quot;1242DD65&quot;/&gt;&lt;wsp:rsid wsp:val=&quot;1245EE8E&quot;/&gt;&lt;wsp:rsid wsp:val=&quot;1263412C&quot;/&gt;&lt;wsp:rsid wsp:val=&quot;12658F8B&quot;/&gt;&lt;wsp:rsid wsp:val=&quot;1270D22A&quot;/&gt;&lt;wsp:rsid wsp:val=&quot;127634F8&quot;/&gt;&lt;wsp:rsid wsp:val=&quot;1285B25E&quot;/&gt;&lt;wsp:rsid wsp:val=&quot;1294BF17&quot;/&gt;&lt;wsp:rsid wsp:val=&quot;12B075E0&quot;/&gt;&lt;wsp:rsid wsp:val=&quot;12B1CCEC&quot;/&gt;&lt;wsp:rsid wsp:val=&quot;12B3225B&quot;/&gt;&lt;wsp:rsid wsp:val=&quot;12DD1E1E&quot;/&gt;&lt;wsp:rsid wsp:val=&quot;12E78003&quot;/&gt;&lt;wsp:rsid wsp:val=&quot;1305F41A&quot;/&gt;&lt;wsp:rsid wsp:val=&quot;132A01FF&quot;/&gt;&lt;wsp:rsid wsp:val=&quot;13353F66&quot;/&gt;&lt;wsp:rsid wsp:val=&quot;1338DED7&quot;/&gt;&lt;wsp:rsid wsp:val=&quot;133DF3A7&quot;/&gt;&lt;wsp:rsid wsp:val=&quot;136AA973&quot;/&gt;&lt;wsp:rsid wsp:val=&quot;1370D161&quot;/&gt;&lt;wsp:rsid wsp:val=&quot;1377EFAB&quot;/&gt;&lt;wsp:rsid wsp:val=&quot;137AE06E&quot;/&gt;&lt;wsp:rsid wsp:val=&quot;13C144D1&quot;/&gt;&lt;wsp:rsid wsp:val=&quot;13C1CE03&quot;/&gt;&lt;wsp:rsid wsp:val=&quot;13CFBFA0&quot;/&gt;&lt;wsp:rsid wsp:val=&quot;13D35570&quot;/&gt;&lt;wsp:rsid wsp:val=&quot;13E88430&quot;/&gt;&lt;wsp:rsid wsp:val=&quot;13F19272&quot;/&gt;&lt;wsp:rsid wsp:val=&quot;13F96E80&quot;/&gt;&lt;wsp:rsid wsp:val=&quot;13F971DA&quot;/&gt;&lt;wsp:rsid wsp:val=&quot;14044506&quot;/&gt;&lt;wsp:rsid wsp:val=&quot;140959C8&quot;/&gt;&lt;wsp:rsid wsp:val=&quot;140A1284&quot;/&gt;&lt;wsp:rsid wsp:val=&quot;140A2432&quot;/&gt;&lt;wsp:rsid wsp:val=&quot;1412AF24&quot;/&gt;&lt;wsp:rsid wsp:val=&quot;14141F17&quot;/&gt;&lt;wsp:rsid wsp:val=&quot;1418AE5E&quot;/&gt;&lt;wsp:rsid wsp:val=&quot;141BE150&quot;/&gt;&lt;wsp:rsid wsp:val=&quot;141C8891&quot;/&gt;&lt;wsp:rsid wsp:val=&quot;14232550&quot;/&gt;&lt;wsp:rsid wsp:val=&quot;1427450D&quot;/&gt;&lt;wsp:rsid wsp:val=&quot;142B8BD5&quot;/&gt;&lt;wsp:rsid wsp:val=&quot;14308F78&quot;/&gt;&lt;wsp:rsid wsp:val=&quot;1439C442&quot;/&gt;&lt;wsp:rsid wsp:val=&quot;143CE616&quot;/&gt;&lt;wsp:rsid wsp:val=&quot;146825EB&quot;/&gt;&lt;wsp:rsid wsp:val=&quot;146D5DCB&quot;/&gt;&lt;wsp:rsid wsp:val=&quot;1482C941&quot;/&gt;&lt;wsp:rsid wsp:val=&quot;148405FE&quot;/&gt;&lt;wsp:rsid wsp:val=&quot;148DCF42&quot;/&gt;&lt;wsp:rsid wsp:val=&quot;149216DC&quot;/&gt;&lt;wsp:rsid wsp:val=&quot;149A71F3&quot;/&gt;&lt;wsp:rsid wsp:val=&quot;149C5544&quot;/&gt;&lt;wsp:rsid wsp:val=&quot;149ED12B&quot;/&gt;&lt;wsp:rsid wsp:val=&quot;14A32BFF&quot;/&gt;&lt;wsp:rsid wsp:val=&quot;14A3613C&quot;/&gt;&lt;wsp:rsid wsp:val=&quot;14A7BC4E&quot;/&gt;&lt;wsp:rsid wsp:val=&quot;14A9D93F&quot;/&gt;&lt;wsp:rsid wsp:val=&quot;14AECBE7&quot;/&gt;&lt;wsp:rsid wsp:val=&quot;14C14D19&quot;/&gt;&lt;wsp:rsid wsp:val=&quot;14D6392B&quot;/&gt;&lt;wsp:rsid wsp:val=&quot;14D717D6&quot;/&gt;&lt;wsp:rsid wsp:val=&quot;14E35A59&quot;/&gt;&lt;wsp:rsid wsp:val=&quot;150338C6&quot;/&gt;&lt;wsp:rsid wsp:val=&quot;150AA2F2&quot;/&gt;&lt;wsp:rsid wsp:val=&quot;150DA6A5&quot;/&gt;&lt;wsp:rsid wsp:val=&quot;1510B88A&quot;/&gt;&lt;wsp:rsid wsp:val=&quot;15122C75&quot;/&gt;&lt;wsp:rsid wsp:val=&quot;151FA016&quot;/&gt;&lt;wsp:rsid wsp:val=&quot;1524C061&quot;/&gt;&lt;wsp:rsid wsp:val=&quot;1553A6BD&quot;/&gt;&lt;wsp:rsid wsp:val=&quot;1554F43F&quot;/&gt;&lt;wsp:rsid wsp:val=&quot;1566AB7D&quot;/&gt;&lt;wsp:rsid wsp:val=&quot;15715B3D&quot;/&gt;&lt;wsp:rsid wsp:val=&quot;15780A55&quot;/&gt;&lt;wsp:rsid wsp:val=&quot;157DD876&quot;/&gt;&lt;wsp:rsid wsp:val=&quot;15925CB9&quot;/&gt;&lt;wsp:rsid wsp:val=&quot;15937C72&quot;/&gt;&lt;wsp:rsid wsp:val=&quot;1595AB20&quot;/&gt;&lt;wsp:rsid wsp:val=&quot;1596D54C&quot;/&gt;&lt;wsp:rsid wsp:val=&quot;1597BAFC&quot;/&gt;&lt;wsp:rsid wsp:val=&quot;159926A5&quot;/&gt;&lt;wsp:rsid wsp:val=&quot;15A02818&quot;/&gt;&lt;wsp:rsid wsp:val=&quot;15AD0AB3&quot;/&gt;&lt;wsp:rsid wsp:val=&quot;15B769DA&quot;/&gt;&lt;wsp:rsid wsp:val=&quot;15BBB3F8&quot;/&gt;&lt;wsp:rsid wsp:val=&quot;15ED2E69&quot;/&gt;&lt;wsp:rsid wsp:val=&quot;15EF4F7C&quot;/&gt;&lt;wsp:rsid wsp:val=&quot;160F15A2&quot;/&gt;&lt;wsp:rsid wsp:val=&quot;160FE214&quot;/&gt;&lt;wsp:rsid wsp:val=&quot;1613787F&quot;/&gt;&lt;wsp:rsid wsp:val=&quot;16288B42&quot;/&gt;&lt;wsp:rsid wsp:val=&quot;16429F88&quot;/&gt;&lt;wsp:rsid wsp:val=&quot;1646ABFD&quot;/&gt;&lt;wsp:rsid wsp:val=&quot;16551867&quot;/&gt;&lt;wsp:rsid wsp:val=&quot;167803A0&quot;/&gt;&lt;wsp:rsid wsp:val=&quot;16788FF5&quot;/&gt;&lt;wsp:rsid wsp:val=&quot;167A273C&quot;/&gt;&lt;wsp:rsid wsp:val=&quot;168003F1&quot;/&gt;&lt;wsp:rsid wsp:val=&quot;16847971&quot;/&gt;&lt;wsp:rsid wsp:val=&quot;168E9537&quot;/&gt;&lt;wsp:rsid wsp:val=&quot;16952BE3&quot;/&gt;&lt;wsp:rsid wsp:val=&quot;16987555&quot;/&gt;&lt;wsp:rsid wsp:val=&quot;169E1000&quot;/&gt;&lt;wsp:rsid wsp:val=&quot;16A25596&quot;/&gt;&lt;wsp:rsid wsp:val=&quot;16A4ECFF&quot;/&gt;&lt;wsp:rsid wsp:val=&quot;16A75313&quot;/&gt;&lt;wsp:rsid wsp:val=&quot;16B8E59E&quot;/&gt;&lt;wsp:rsid wsp:val=&quot;16BAAE82&quot;/&gt;&lt;wsp:rsid wsp:val=&quot;16C6E4E3&quot;/&gt;&lt;wsp:rsid wsp:val=&quot;16CD3B63&quot;/&gt;&lt;wsp:rsid wsp:val=&quot;16D6A3E3&quot;/&gt;&lt;wsp:rsid wsp:val=&quot;16E0C9C8&quot;/&gt;&lt;wsp:rsid wsp:val=&quot;16E9E3EE&quot;/&gt;&lt;wsp:rsid wsp:val=&quot;16EF69D6&quot;/&gt;&lt;wsp:rsid wsp:val=&quot;170830EC&quot;/&gt;&lt;wsp:rsid wsp:val=&quot;170A83F6&quot;/&gt;&lt;wsp:rsid wsp:val=&quot;170B1B6E&quot;/&gt;&lt;wsp:rsid wsp:val=&quot;170D1CB2&quot;/&gt;&lt;wsp:rsid wsp:val=&quot;171CF474&quot;/&gt;&lt;wsp:rsid wsp:val=&quot;171D9367&quot;/&gt;&lt;wsp:rsid wsp:val=&quot;17286718&quot;/&gt;&lt;wsp:rsid wsp:val=&quot;172DFEA7&quot;/&gt;&lt;wsp:rsid wsp:val=&quot;172ECE1D&quot;/&gt;&lt;wsp:rsid wsp:val=&quot;172FB384&quot;/&gt;&lt;wsp:rsid wsp:val=&quot;1746F65A&quot;/&gt;&lt;wsp:rsid wsp:val=&quot;174D6CD3&quot;/&gt;&lt;wsp:rsid wsp:val=&quot;175918CE&quot;/&gt;&lt;wsp:rsid wsp:val=&quot;175AC612&quot;/&gt;&lt;wsp:rsid wsp:val=&quot;1777E4E0&quot;/&gt;&lt;wsp:rsid wsp:val=&quot;1781A7F3&quot;/&gt;&lt;wsp:rsid wsp:val=&quot;1792AE69&quot;/&gt;&lt;wsp:rsid wsp:val=&quot;179F538A&quot;/&gt;&lt;wsp:rsid wsp:val=&quot;17B0FA64&quot;/&gt;&lt;wsp:rsid wsp:val=&quot;17B3839E&quot;/&gt;&lt;wsp:rsid wsp:val=&quot;17BAFBBD&quot;/&gt;&lt;wsp:rsid wsp:val=&quot;17C13C85&quot;/&gt;&lt;wsp:rsid wsp:val=&quot;17CF8FE1&quot;/&gt;&lt;wsp:rsid wsp:val=&quot;17E827D2&quot;/&gt;&lt;wsp:rsid wsp:val=&quot;17E986DE&quot;/&gt;&lt;wsp:rsid wsp:val=&quot;17ED46DD&quot;/&gt;&lt;wsp:rsid wsp:val=&quot;180701DD&quot;/&gt;&lt;wsp:rsid wsp:val=&quot;180CE3A9&quot;/&gt;&lt;wsp:rsid wsp:val=&quot;1818FE18&quot;/&gt;&lt;wsp:rsid wsp:val=&quot;181963BB&quot;/&gt;&lt;wsp:rsid wsp:val=&quot;181DDEF5&quot;/&gt;&lt;wsp:rsid wsp:val=&quot;1824414E&quot;/&gt;&lt;wsp:rsid wsp:val=&quot;18289478&quot;/&gt;&lt;wsp:rsid wsp:val=&quot;182F6098&quot;/&gt;&lt;wsp:rsid wsp:val=&quot;18324510&quot;/&gt;&lt;wsp:rsid wsp:val=&quot;1842B62E&quot;/&gt;&lt;wsp:rsid wsp:val=&quot;184BD3AA&quot;/&gt;&lt;wsp:rsid wsp:val=&quot;184F15F3&quot;/&gt;&lt;wsp:rsid wsp:val=&quot;18564904&quot;/&gt;&lt;wsp:rsid wsp:val=&quot;1858993A&quot;/&gt;&lt;wsp:rsid wsp:val=&quot;1859FB7D&quot;/&gt;&lt;wsp:rsid wsp:val=&quot;185F1802&quot;/&gt;&lt;wsp:rsid wsp:val=&quot;18621993&quot;/&gt;&lt;wsp:rsid wsp:val=&quot;18712897&quot;/&gt;&lt;wsp:rsid wsp:val=&quot;1891138C&quot;/&gt;&lt;wsp:rsid wsp:val=&quot;18AF2654&quot;/&gt;&lt;wsp:rsid wsp:val=&quot;18B6F7B6&quot;/&gt;&lt;wsp:rsid wsp:val=&quot;18BF7815&quot;/&gt;&lt;wsp:rsid wsp:val=&quot;18C20B00&quot;/&gt;&lt;wsp:rsid wsp:val=&quot;18C92BDE&quot;/&gt;&lt;wsp:rsid wsp:val=&quot;18CD40A9&quot;/&gt;&lt;wsp:rsid wsp:val=&quot;18D1D0D6&quot;/&gt;&lt;wsp:rsid wsp:val=&quot;18DCFE24&quot;/&gt;&lt;wsp:rsid wsp:val=&quot;18EB1065&quot;/&gt;&lt;wsp:rsid wsp:val=&quot;18F14ACD&quot;/&gt;&lt;wsp:rsid wsp:val=&quot;18F82567&quot;/&gt;&lt;wsp:rsid wsp:val=&quot;18FEED7D&quot;/&gt;&lt;wsp:rsid wsp:val=&quot;190E4DBD&quot;/&gt;&lt;wsp:rsid wsp:val=&quot;19121487&quot;/&gt;&lt;wsp:rsid wsp:val=&quot;191827DA&quot;/&gt;&lt;wsp:rsid wsp:val=&quot;1918FD29&quot;/&gt;&lt;wsp:rsid wsp:val=&quot;19224A80&quot;/&gt;&lt;wsp:rsid wsp:val=&quot;1932214C&quot;/&gt;&lt;wsp:rsid wsp:val=&quot;194164D6&quot;/&gt;&lt;wsp:rsid wsp:val=&quot;194C5FA2&quot;/&gt;&lt;wsp:rsid wsp:val=&quot;194E8AB1&quot;/&gt;&lt;wsp:rsid wsp:val=&quot;194F53FF&quot;/&gt;&lt;wsp:rsid wsp:val=&quot;1958D450&quot;/&gt;&lt;wsp:rsid wsp:val=&quot;197E01EF&quot;/&gt;&lt;wsp:rsid wsp:val=&quot;198A3D39&quot;/&gt;&lt;wsp:rsid wsp:val=&quot;19A12DAC&quot;/&gt;&lt;wsp:rsid wsp:val=&quot;19A8B40A&quot;/&gt;&lt;wsp:rsid wsp:val=&quot;19AB3C7C&quot;/&gt;&lt;wsp:rsid wsp:val=&quot;19AE3B9D&quot;/&gt;&lt;wsp:rsid wsp:val=&quot;19C98617&quot;/&gt;&lt;wsp:rsid wsp:val=&quot;19DED358&quot;/&gt;&lt;wsp:rsid wsp:val=&quot;19EAE617&quot;/&gt;&lt;wsp:rsid wsp:val=&quot;1A08582C&quot;/&gt;&lt;wsp:rsid wsp:val=&quot;1A097072&quot;/&gt;&lt;wsp:rsid wsp:val=&quot;1A2A6000&quot;/&gt;&lt;wsp:rsid wsp:val=&quot;1A2BF7BB&quot;/&gt;&lt;wsp:rsid wsp:val=&quot;1A2F039A&quot;/&gt;&lt;wsp:rsid wsp:val=&quot;1A327F89&quot;/&gt;&lt;wsp:rsid wsp:val=&quot;1A3C0B2F&quot;/&gt;&lt;wsp:rsid wsp:val=&quot;1A413172&quot;/&gt;&lt;wsp:rsid wsp:val=&quot;1A41802B&quot;/&gt;&lt;wsp:rsid wsp:val=&quot;1A52E500&quot;/&gt;&lt;wsp:rsid wsp:val=&quot;1A59FE12&quot;/&gt;&lt;wsp:rsid wsp:val=&quot;1A5C8CB7&quot;/&gt;&lt;wsp:rsid wsp:val=&quot;1A64FC3F&quot;/&gt;&lt;wsp:rsid wsp:val=&quot;1A6518E5&quot;/&gt;&lt;wsp:rsid wsp:val=&quot;1A7FE0C3&quot;/&gt;&lt;wsp:rsid wsp:val=&quot;1A81F0A8&quot;/&gt;&lt;wsp:rsid wsp:val=&quot;1A8BF382&quot;/&gt;&lt;wsp:rsid wsp:val=&quot;1A9B3CD6&quot;/&gt;&lt;wsp:rsid wsp:val=&quot;1A9BE4AD&quot;/&gt;&lt;wsp:rsid wsp:val=&quot;1AB012F1&quot;/&gt;&lt;wsp:rsid wsp:val=&quot;1ABABE27&quot;/&gt;&lt;wsp:rsid wsp:val=&quot;1AC4B604&quot;/&gt;&lt;wsp:rsid wsp:val=&quot;1AC4C0F5&quot;/&gt;&lt;wsp:rsid wsp:val=&quot;1AC519C8&quot;/&gt;&lt;wsp:rsid wsp:val=&quot;1AC6813A&quot;/&gt;&lt;wsp:rsid wsp:val=&quot;1AC91513&quot;/&gt;&lt;wsp:rsid wsp:val=&quot;1AD9BB49&quot;/&gt;&lt;wsp:rsid wsp:val=&quot;1ADCDBBE&quot;/&gt;&lt;wsp:rsid wsp:val=&quot;1AE107DD&quot;/&gt;&lt;wsp:rsid wsp:val=&quot;1AEC447F&quot;/&gt;&lt;wsp:rsid wsp:val=&quot;1AF3908A&quot;/&gt;&lt;wsp:rsid wsp:val=&quot;1AFAB8B0&quot;/&gt;&lt;wsp:rsid wsp:val=&quot;1AFB8718&quot;/&gt;&lt;wsp:rsid wsp:val=&quot;1B055D59&quot;/&gt;&lt;wsp:rsid wsp:val=&quot;1B2C4594&quot;/&gt;&lt;wsp:rsid wsp:val=&quot;1B470CDD&quot;/&gt;&lt;wsp:rsid wsp:val=&quot;1B4B0CF6&quot;/&gt;&lt;wsp:rsid wsp:val=&quot;1B4C0118&quot;/&gt;&lt;wsp:rsid wsp:val=&quot;1B546CDD&quot;/&gt;&lt;wsp:rsid wsp:val=&quot;1B70050C&quot;/&gt;&lt;wsp:rsid wsp:val=&quot;1B830190&quot;/&gt;&lt;wsp:rsid wsp:val=&quot;1B84C7DF&quot;/&gt;&lt;wsp:rsid wsp:val=&quot;1B877582&quot;/&gt;&lt;wsp:rsid wsp:val=&quot;1B944447&quot;/&gt;&lt;wsp:rsid wsp:val=&quot;1BA0D097&quot;/&gt;&lt;wsp:rsid wsp:val=&quot;1BAA7732&quot;/&gt;&lt;wsp:rsid wsp:val=&quot;1BAAA4C0&quot;/&gt;&lt;wsp:rsid wsp:val=&quot;1BB2C896&quot;/&gt;&lt;wsp:rsid wsp:val=&quot;1BC9ACEC&quot;/&gt;&lt;wsp:rsid wsp:val=&quot;1BCC62B4&quot;/&gt;&lt;wsp:rsid wsp:val=&quot;1BD4A68A&quot;/&gt;&lt;wsp:rsid wsp:val=&quot;1BE37A27&quot;/&gt;&lt;wsp:rsid wsp:val=&quot;1BE6D6AE&quot;/&gt;&lt;wsp:rsid wsp:val=&quot;1BE9C993&quot;/&gt;&lt;wsp:rsid wsp:val=&quot;1C015C91&quot;/&gt;&lt;wsp:rsid wsp:val=&quot;1C1C001E&quot;/&gt;&lt;wsp:rsid wsp:val=&quot;1C1E8157&quot;/&gt;&lt;wsp:rsid wsp:val=&quot;1C1F28A7&quot;/&gt;&lt;wsp:rsid wsp:val=&quot;1C414D7D&quot;/&gt;&lt;wsp:rsid wsp:val=&quot;1C430C71&quot;/&gt;&lt;wsp:rsid wsp:val=&quot;1C64713A&quot;/&gt;&lt;wsp:rsid wsp:val=&quot;1C6CB88D&quot;/&gt;&lt;wsp:rsid wsp:val=&quot;1C6D0316&quot;/&gt;&lt;wsp:rsid wsp:val=&quot;1C735A3F&quot;/&gt;&lt;wsp:rsid wsp:val=&quot;1C840064&quot;/&gt;&lt;wsp:rsid wsp:val=&quot;1C9594DA&quot;/&gt;&lt;wsp:rsid wsp:val=&quot;1C95AEED&quot;/&gt;&lt;wsp:rsid wsp:val=&quot;1C975779&quot;/&gt;&lt;wsp:rsid wsp:val=&quot;1C9F47CD&quot;/&gt;&lt;wsp:rsid wsp:val=&quot;1CB4D8B1&quot;/&gt;&lt;wsp:rsid wsp:val=&quot;1CE5F263&quot;/&gt;&lt;wsp:rsid wsp:val=&quot;1CF90615&quot;/&gt;&lt;wsp:rsid wsp:val=&quot;1CFBC247&quot;/&gt;&lt;wsp:rsid wsp:val=&quot;1D0BC280&quot;/&gt;&lt;wsp:rsid wsp:val=&quot;1D0E2FF3&quot;/&gt;&lt;wsp:rsid wsp:val=&quot;1D16E46B&quot;/&gt;&lt;wsp:rsid wsp:val=&quot;1D216C14&quot;/&gt;&lt;wsp:rsid wsp:val=&quot;1D300CC8&quot;/&gt;&lt;wsp:rsid wsp:val=&quot;1D32B5F0&quot;/&gt;&lt;wsp:rsid wsp:val=&quot;1D3A028A&quot;/&gt;&lt;wsp:rsid wsp:val=&quot;1D4A3C78&quot;/&gt;&lt;wsp:rsid wsp:val=&quot;1D50DCEC&quot;/&gt;&lt;wsp:rsid wsp:val=&quot;1D5DBB11&quot;/&gt;&lt;wsp:rsid wsp:val=&quot;1D5EAE2E&quot;/&gt;&lt;wsp:rsid wsp:val=&quot;1D6B29F0&quot;/&gt;&lt;wsp:rsid wsp:val=&quot;1D70F8BE&quot;/&gt;&lt;wsp:rsid wsp:val=&quot;1D7174C4&quot;/&gt;&lt;wsp:rsid wsp:val=&quot;1D8754F8&quot;/&gt;&lt;wsp:rsid wsp:val=&quot;1D9C9D01&quot;/&gt;&lt;wsp:rsid wsp:val=&quot;1DA541F9&quot;/&gt;&lt;wsp:rsid wsp:val=&quot;1DB0DA96&quot;/&gt;&lt;wsp:rsid wsp:val=&quot;1DC227C6&quot;/&gt;&lt;wsp:rsid wsp:val=&quot;1DD74D4E&quot;/&gt;&lt;wsp:rsid wsp:val=&quot;1DDDA60F&quot;/&gt;&lt;wsp:rsid wsp:val=&quot;1DE00327&quot;/&gt;&lt;wsp:rsid wsp:val=&quot;1DE0AF27&quot;/&gt;&lt;wsp:rsid wsp:val=&quot;1DECACE9&quot;/&gt;&lt;wsp:rsid wsp:val=&quot;1E11C701&quot;/&gt;&lt;wsp:rsid wsp:val=&quot;1E23A6E5&quot;/&gt;&lt;wsp:rsid wsp:val=&quot;1E281B35&quot;/&gt;&lt;wsp:rsid wsp:val=&quot;1E3489A8&quot;/&gt;&lt;wsp:rsid wsp:val=&quot;1E3D6F1D&quot;/&gt;&lt;wsp:rsid wsp:val=&quot;1E645FF3&quot;/&gt;&lt;wsp:rsid wsp:val=&quot;1E67EC37&quot;/&gt;&lt;wsp:rsid wsp:val=&quot;1E6B9EB7&quot;/&gt;&lt;wsp:rsid wsp:val=&quot;1E6E3ACA&quot;/&gt;&lt;wsp:rsid wsp:val=&quot;1E7276B3&quot;/&gt;&lt;wsp:rsid wsp:val=&quot;1E7F4AA8&quot;/&gt;&lt;wsp:rsid wsp:val=&quot;1E8995FA&quot;/&gt;&lt;wsp:rsid wsp:val=&quot;1E8F102E&quot;/&gt;&lt;wsp:rsid wsp:val=&quot;1EA5324D&quot;/&gt;&lt;wsp:rsid wsp:val=&quot;1EA77C0A&quot;/&gt;&lt;wsp:rsid wsp:val=&quot;1EAAE261&quot;/&gt;&lt;wsp:rsid wsp:val=&quot;1EB1E7E4&quot;/&gt;&lt;wsp:rsid wsp:val=&quot;1EB2651F&quot;/&gt;&lt;wsp:rsid wsp:val=&quot;1EBCEEE5&quot;/&gt;&lt;wsp:rsid wsp:val=&quot;1EBD3CA0&quot;/&gt;&lt;wsp:rsid wsp:val=&quot;1EC3C239&quot;/&gt;&lt;wsp:rsid wsp:val=&quot;1EC3F783&quot;/&gt;&lt;wsp:rsid wsp:val=&quot;1ECCFD2F&quot;/&gt;&lt;wsp:rsid wsp:val=&quot;1ECE8DF8&quot;/&gt;&lt;wsp:rsid wsp:val=&quot;1ED378F3&quot;/&gt;&lt;wsp:rsid wsp:val=&quot;1ED8F4A2&quot;/&gt;&lt;wsp:rsid wsp:val=&quot;1EDE2540&quot;/&gt;&lt;wsp:rsid wsp:val=&quot;1EDED4CE&quot;/&gt;&lt;wsp:rsid wsp:val=&quot;1EE095E6&quot;/&gt;&lt;wsp:rsid wsp:val=&quot;1EE564A2&quot;/&gt;&lt;wsp:rsid wsp:val=&quot;1EEC7E80&quot;/&gt;&lt;wsp:rsid wsp:val=&quot;1EEEB2EE&quot;/&gt;&lt;wsp:rsid wsp:val=&quot;1EFFE081&quot;/&gt;&lt;wsp:rsid wsp:val=&quot;1F1A58C1&quot;/&gt;&lt;wsp:rsid wsp:val=&quot;1F236542&quot;/&gt;&lt;wsp:rsid wsp:val=&quot;1F24C28C&quot;/&gt;&lt;wsp:rsid wsp:val=&quot;1F26E188&quot;/&gt;&lt;wsp:rsid wsp:val=&quot;1F453086&quot;/&gt;&lt;wsp:rsid wsp:val=&quot;1F5BB0DF&quot;/&gt;&lt;wsp:rsid wsp:val=&quot;1F6B16A6&quot;/&gt;&lt;wsp:rsid wsp:val=&quot;1F6DB30E&quot;/&gt;&lt;wsp:rsid wsp:val=&quot;1F7B1045&quot;/&gt;&lt;wsp:rsid wsp:val=&quot;1F8C67B3&quot;/&gt;&lt;wsp:rsid wsp:val=&quot;1F961A31&quot;/&gt;&lt;wsp:rsid wsp:val=&quot;1F9B2303&quot;/&gt;&lt;wsp:rsid wsp:val=&quot;1FA67F9F&quot;/&gt;&lt;wsp:rsid wsp:val=&quot;1FC5828D&quot;/&gt;&lt;wsp:rsid wsp:val=&quot;1FC6B6B4&quot;/&gt;&lt;wsp:rsid wsp:val=&quot;1FCCB7E7&quot;/&gt;&lt;wsp:rsid wsp:val=&quot;1FD016AC&quot;/&gt;&lt;wsp:rsid wsp:val=&quot;1FEB6B14&quot;/&gt;&lt;wsp:rsid wsp:val=&quot;1FFB4CC5&quot;/&gt;&lt;wsp:rsid wsp:val=&quot;1FFD1995&quot;/&gt;&lt;wsp:rsid wsp:val=&quot;200D1774&quot;/&gt;&lt;wsp:rsid wsp:val=&quot;2017F58E&quot;/&gt;&lt;wsp:rsid wsp:val=&quot;201AADF7&quot;/&gt;&lt;wsp:rsid wsp:val=&quot;201C2C32&quot;/&gt;&lt;wsp:rsid wsp:val=&quot;2027F0EC&quot;/&gt;&lt;wsp:rsid wsp:val=&quot;204E852D&quot;/&gt;&lt;wsp:rsid wsp:val=&quot;20558011&quot;/&gt;&lt;wsp:rsid wsp:val=&quot;20571426&quot;/&gt;&lt;wsp:rsid wsp:val=&quot;20578821&quot;/&gt;&lt;wsp:rsid wsp:val=&quot;20582343&quot;/&gt;&lt;wsp:rsid wsp:val=&quot;2064D711&quot;/&gt;&lt;wsp:rsid wsp:val=&quot;206881B5&quot;/&gt;&lt;wsp:rsid wsp:val=&quot;206BD3F4&quot;/&gt;&lt;wsp:rsid wsp:val=&quot;2076865A&quot;/&gt;&lt;wsp:rsid wsp:val=&quot;207E6B51&quot;/&gt;&lt;wsp:rsid wsp:val=&quot;207E93B5&quot;/&gt;&lt;wsp:rsid wsp:val=&quot;20846EFA&quot;/&gt;&lt;wsp:rsid wsp:val=&quot;20AA75D0&quot;/&gt;&lt;wsp:rsid wsp:val=&quot;20AAF760&quot;/&gt;&lt;wsp:rsid wsp:val=&quot;20B5BEE2&quot;/&gt;&lt;wsp:rsid wsp:val=&quot;20B631D8&quot;/&gt;&lt;wsp:rsid wsp:val=&quot;20B9F4CC&quot;/&gt;&lt;wsp:rsid wsp:val=&quot;20C3BA5E&quot;/&gt;&lt;wsp:rsid wsp:val=&quot;20D4418C&quot;/&gt;&lt;wsp:rsid wsp:val=&quot;20DFBD4E&quot;/&gt;&lt;wsp:rsid wsp:val=&quot;20EF73FC&quot;/&gt;&lt;wsp:rsid wsp:val=&quot;20F3C623&quot;/&gt;&lt;wsp:rsid wsp:val=&quot;20FD1BC1&quot;/&gt;&lt;wsp:rsid wsp:val=&quot;21045ED2&quot;/&gt;&lt;wsp:rsid wsp:val=&quot;2107D3A0&quot;/&gt;&lt;wsp:rsid wsp:val=&quot;210D45BC&quot;/&gt;&lt;wsp:rsid wsp:val=&quot;21104E38&quot;/&gt;&lt;wsp:rsid wsp:val=&quot;2110E64E&quot;/&gt;&lt;wsp:rsid wsp:val=&quot;21158A16&quot;/&gt;&lt;wsp:rsid wsp:val=&quot;214554A9&quot;/&gt;&lt;wsp:rsid wsp:val=&quot;214F27F2&quot;/&gt;&lt;wsp:rsid wsp:val=&quot;2152C5A6&quot;/&gt;&lt;wsp:rsid wsp:val=&quot;2156EB0A&quot;/&gt;&lt;wsp:rsid wsp:val=&quot;2158F9BA&quot;/&gt;&lt;wsp:rsid wsp:val=&quot;21599C96&quot;/&gt;&lt;wsp:rsid wsp:val=&quot;215E241A&quot;/&gt;&lt;wsp:rsid wsp:val=&quot;21606511&quot;/&gt;&lt;wsp:rsid wsp:val=&quot;216BC77D&quot;/&gt;&lt;wsp:rsid wsp:val=&quot;21720A73&quot;/&gt;&lt;wsp:rsid wsp:val=&quot;2174C783&quot;/&gt;&lt;wsp:rsid wsp:val=&quot;21A85E8F&quot;/&gt;&lt;wsp:rsid wsp:val=&quot;21B65CD1&quot;/&gt;&lt;wsp:rsid wsp:val=&quot;21BFCA60&quot;/&gt;&lt;wsp:rsid wsp:val=&quot;21C7D1AE&quot;/&gt;&lt;wsp:rsid wsp:val=&quot;21D65F0E&quot;/&gt;&lt;wsp:rsid wsp:val=&quot;21DB76F9&quot;/&gt;&lt;wsp:rsid wsp:val=&quot;21E2FCE1&quot;/&gt;&lt;wsp:rsid wsp:val=&quot;21EA5D6E&quot;/&gt;&lt;wsp:rsid wsp:val=&quot;21EB5E43&quot;/&gt;&lt;wsp:rsid wsp:val=&quot;21F4F301&quot;/&gt;&lt;wsp:rsid wsp:val=&quot;21F935CF&quot;/&gt;&lt;wsp:rsid wsp:val=&quot;2201D0D2&quot;/&gt;&lt;wsp:rsid wsp:val=&quot;2209978A&quot;/&gt;&lt;wsp:rsid wsp:val=&quot;220DC55D&quot;/&gt;&lt;wsp:rsid wsp:val=&quot;220E33FB&quot;/&gt;&lt;wsp:rsid wsp:val=&quot;220E79A2&quot;/&gt;&lt;wsp:rsid wsp:val=&quot;2211136B&quot;/&gt;&lt;wsp:rsid wsp:val=&quot;221BF468&quot;/&gt;&lt;wsp:rsid wsp:val=&quot;22389768&quot;/&gt;&lt;wsp:rsid wsp:val=&quot;2254C80F&quot;/&gt;&lt;wsp:rsid wsp:val=&quot;22620488&quot;/&gt;&lt;wsp:rsid wsp:val=&quot;22834A90&quot;/&gt;&lt;wsp:rsid wsp:val=&quot;22931B19&quot;/&gt;&lt;wsp:rsid wsp:val=&quot;22A52ECB&quot;/&gt;&lt;wsp:rsid wsp:val=&quot;22C6762C&quot;/&gt;&lt;wsp:rsid wsp:val=&quot;22DC449A&quot;/&gt;&lt;wsp:rsid wsp:val=&quot;22F5B2D3&quot;/&gt;&lt;wsp:rsid wsp:val=&quot;22F88F99&quot;/&gt;&lt;wsp:rsid wsp:val=&quot;2305F755&quot;/&gt;&lt;wsp:rsid wsp:val=&quot;2308781B&quot;/&gt;&lt;wsp:rsid wsp:val=&quot;231AB9A9&quot;/&gt;&lt;wsp:rsid wsp:val=&quot;233E4605&quot;/&gt;&lt;wsp:rsid wsp:val=&quot;2344A736&quot;/&gt;&lt;wsp:rsid wsp:val=&quot;2359748D&quot;/&gt;&lt;wsp:rsid wsp:val=&quot;23632F12&quot;/&gt;&lt;wsp:rsid wsp:val=&quot;23661864&quot;/&gt;&lt;wsp:rsid wsp:val=&quot;2369CDD0&quot;/&gt;&lt;wsp:rsid wsp:val=&quot;2370DD7C&quot;/&gt;&lt;wsp:rsid wsp:val=&quot;23743B5D&quot;/&gt;&lt;wsp:rsid wsp:val=&quot;237F4ED2&quot;/&gt;&lt;wsp:rsid wsp:val=&quot;238283D8&quot;/&gt;&lt;wsp:rsid wsp:val=&quot;23883E5D&quot;/&gt;&lt;wsp:rsid wsp:val=&quot;2389AE43&quot;/&gt;&lt;wsp:rsid wsp:val=&quot;238CA269&quot;/&gt;&lt;wsp:rsid wsp:val=&quot;2394DB3A&quot;/&gt;&lt;wsp:rsid wsp:val=&quot;239BF0B3&quot;/&gt;&lt;wsp:rsid wsp:val=&quot;23B70081&quot;/&gt;&lt;wsp:rsid wsp:val=&quot;23B8D5C5&quot;/&gt;&lt;wsp:rsid wsp:val=&quot;23C03222&quot;/&gt;&lt;wsp:rsid wsp:val=&quot;23CA4A02&quot;/&gt;&lt;wsp:rsid wsp:val=&quot;23D537A1&quot;/&gt;&lt;wsp:rsid wsp:val=&quot;23D7B10D&quot;/&gt;&lt;wsp:rsid wsp:val=&quot;23DFA757&quot;/&gt;&lt;wsp:rsid wsp:val=&quot;23E3C712&quot;/&gt;&lt;wsp:rsid wsp:val=&quot;23EA76D3&quot;/&gt;&lt;wsp:rsid wsp:val=&quot;23EF3C0C&quot;/&gt;&lt;wsp:rsid wsp:val=&quot;23EFD3C5&quot;/&gt;&lt;wsp:rsid wsp:val=&quot;23F60B1C&quot;/&gt;&lt;wsp:rsid wsp:val=&quot;23FECCC2&quot;/&gt;&lt;wsp:rsid wsp:val=&quot;24014443&quot;/&gt;&lt;wsp:rsid wsp:val=&quot;2404A029&quot;/&gt;&lt;wsp:rsid wsp:val=&quot;240F46C2&quot;/&gt;&lt;wsp:rsid wsp:val=&quot;242CD1F1&quot;/&gt;&lt;wsp:rsid wsp:val=&quot;242E0E26&quot;/&gt;&lt;wsp:rsid wsp:val=&quot;2430C216&quot;/&gt;&lt;wsp:rsid wsp:val=&quot;24337F8E&quot;/&gt;&lt;wsp:rsid wsp:val=&quot;2434024F&quot;/&gt;&lt;wsp:rsid wsp:val=&quot;24382754&quot;/&gt;&lt;wsp:rsid wsp:val=&quot;2447639A&quot;/&gt;&lt;wsp:rsid wsp:val=&quot;2455A33D&quot;/&gt;&lt;wsp:rsid wsp:val=&quot;245D4367&quot;/&gt;&lt;wsp:rsid wsp:val=&quot;24770C1D&quot;/&gt;&lt;wsp:rsid wsp:val=&quot;2479F0C2&quot;/&gt;&lt;wsp:rsid wsp:val=&quot;24845699&quot;/&gt;&lt;wsp:rsid wsp:val=&quot;2494C961&quot;/&gt;&lt;wsp:rsid wsp:val=&quot;2496C609&quot;/&gt;&lt;wsp:rsid wsp:val=&quot;249C01B6&quot;/&gt;&lt;wsp:rsid wsp:val=&quot;24A66570&quot;/&gt;&lt;wsp:rsid wsp:val=&quot;24A70584&quot;/&gt;&lt;wsp:rsid wsp:val=&quot;24C79D24&quot;/&gt;&lt;wsp:rsid wsp:val=&quot;24CCA111&quot;/&gt;&lt;wsp:rsid wsp:val=&quot;24D1BC84&quot;/&gt;&lt;wsp:rsid wsp:val=&quot;24DF11E9&quot;/&gt;&lt;wsp:rsid wsp:val=&quot;24E9276B&quot;/&gt;&lt;wsp:rsid wsp:val=&quot;24FCAFE9&quot;/&gt;&lt;wsp:rsid wsp:val=&quot;2501A9B1&quot;/&gt;&lt;wsp:rsid wsp:val=&quot;25059E31&quot;/&gt;&lt;wsp:rsid wsp:val=&quot;2505C0E1&quot;/&gt;&lt;wsp:rsid wsp:val=&quot;25161E6F&quot;/&gt;&lt;wsp:rsid wsp:val=&quot;2519982A&quot;/&gt;&lt;wsp:rsid wsp:val=&quot;25311F67&quot;/&gt;&lt;wsp:rsid wsp:val=&quot;25322FD4&quot;/&gt;&lt;wsp:rsid wsp:val=&quot;25367B2E&quot;/&gt;&lt;wsp:rsid wsp:val=&quot;253C2DCA&quot;/&gt;&lt;wsp:rsid wsp:val=&quot;253CA854&quot;/&gt;&lt;wsp:rsid wsp:val=&quot;2547A957&quot;/&gt;&lt;wsp:rsid wsp:val=&quot;25517000&quot;/&gt;&lt;wsp:rsid wsp:val=&quot;25584C43&quot;/&gt;&lt;wsp:rsid wsp:val=&quot;255E4066&quot;/&gt;&lt;wsp:rsid wsp:val=&quot;25641465&quot;/&gt;&lt;wsp:rsid wsp:val=&quot;2573A491&quot;/&gt;&lt;wsp:rsid wsp:val=&quot;257A9D2D&quot;/&gt;&lt;wsp:rsid wsp:val=&quot;257F372D&quot;/&gt;&lt;wsp:rsid wsp:val=&quot;258687DF&quot;/&gt;&lt;wsp:rsid wsp:val=&quot;258B800D&quot;/&gt;&lt;wsp:rsid wsp:val=&quot;2590DEDF&quot;/&gt;&lt;wsp:rsid wsp:val=&quot;25953300&quot;/&gt;&lt;wsp:rsid wsp:val=&quot;25ACBC2C&quot;/&gt;&lt;wsp:rsid wsp:val=&quot;25DF4376&quot;/&gt;&lt;wsp:rsid wsp:val=&quot;25E5DD03&quot;/&gt;&lt;wsp:rsid wsp:val=&quot;2606692B&quot;/&gt;&lt;wsp:rsid wsp:val=&quot;2608E537&quot;/&gt;&lt;wsp:rsid wsp:val=&quot;2612B4C3&quot;/&gt;&lt;wsp:rsid wsp:val=&quot;2615C123&quot;/&gt;&lt;wsp:rsid wsp:val=&quot;26188E48&quot;/&gt;&lt;wsp:rsid wsp:val=&quot;2631926F&quot;/&gt;&lt;wsp:rsid wsp:val=&quot;2639B0AC&quot;/&gt;&lt;wsp:rsid wsp:val=&quot;264D1AA9&quot;/&gt;&lt;wsp:rsid wsp:val=&quot;26514127&quot;/&gt;&lt;wsp:rsid wsp:val=&quot;265212AD&quot;/&gt;&lt;wsp:rsid wsp:val=&quot;265352D1&quot;/&gt;&lt;wsp:rsid wsp:val=&quot;2655BAAD&quot;/&gt;&lt;wsp:rsid wsp:val=&quot;26605A40&quot;/&gt;&lt;wsp:rsid wsp:val=&quot;2664603B&quot;/&gt;&lt;wsp:rsid wsp:val=&quot;266BF2CF&quot;/&gt;&lt;wsp:rsid wsp:val=&quot;267F09D1&quot;/&gt;&lt;wsp:rsid wsp:val=&quot;26800474&quot;/&gt;&lt;wsp:rsid wsp:val=&quot;268D2666&quot;/&gt;&lt;wsp:rsid wsp:val=&quot;26910C3D&quot;/&gt;&lt;wsp:rsid wsp:val=&quot;2691555B&quot;/&gt;&lt;wsp:rsid wsp:val=&quot;2691F485&quot;/&gt;&lt;wsp:rsid wsp:val=&quot;26A3C083&quot;/&gt;&lt;wsp:rsid wsp:val=&quot;26BDC6B1&quot;/&gt;&lt;wsp:rsid wsp:val=&quot;26C73A2F&quot;/&gt;&lt;wsp:rsid wsp:val=&quot;26C9A266&quot;/&gt;&lt;wsp:rsid wsp:val=&quot;26CD4F08&quot;/&gt;&lt;wsp:rsid wsp:val=&quot;26D6F6EE&quot;/&gt;&lt;wsp:rsid wsp:val=&quot;26DDBA88&quot;/&gt;&lt;wsp:rsid wsp:val=&quot;26E7A7B9&quot;/&gt;&lt;wsp:rsid wsp:val=&quot;26F07687&quot;/&gt;&lt;wsp:rsid wsp:val=&quot;26F64DC8&quot;/&gt;&lt;wsp:rsid wsp:val=&quot;26FDDC08&quot;/&gt;&lt;wsp:rsid wsp:val=&quot;2716DEE5&quot;/&gt;&lt;wsp:rsid wsp:val=&quot;27176E96&quot;/&gt;&lt;wsp:rsid wsp:val=&quot;2724042D&quot;/&gt;&lt;wsp:rsid wsp:val=&quot;2724EF4C&quot;/&gt;&lt;wsp:rsid wsp:val=&quot;27254BB7&quot;/&gt;&lt;wsp:rsid wsp:val=&quot;272DCB42&quot;/&gt;&lt;wsp:rsid wsp:val=&quot;273C901C&quot;/&gt;&lt;wsp:rsid wsp:val=&quot;273CFC36&quot;/&gt;&lt;wsp:rsid wsp:val=&quot;27461D5E&quot;/&gt;&lt;wsp:rsid wsp:val=&quot;274C0B09&quot;/&gt;&lt;wsp:rsid wsp:val=&quot;27516AD2&quot;/&gt;&lt;wsp:rsid wsp:val=&quot;276B8962&quot;/&gt;&lt;wsp:rsid wsp:val=&quot;277C3E6B&quot;/&gt;&lt;wsp:rsid wsp:val=&quot;277EA951&quot;/&gt;&lt;wsp:rsid wsp:val=&quot;278327C2&quot;/&gt;&lt;wsp:rsid wsp:val=&quot;2798AEF7&quot;/&gt;&lt;wsp:rsid wsp:val=&quot;27995F7C&quot;/&gt;&lt;wsp:rsid wsp:val=&quot;27A20663&quot;/&gt;&lt;wsp:rsid wsp:val=&quot;27A2398C&quot;/&gt;&lt;wsp:rsid wsp:val=&quot;27AC0604&quot;/&gt;&lt;wsp:rsid wsp:val=&quot;27AFB5BD&quot;/&gt;&lt;wsp:rsid wsp:val=&quot;27B114DA&quot;/&gt;&lt;wsp:rsid wsp:val=&quot;27B2F0E8&quot;/&gt;&lt;wsp:rsid wsp:val=&quot;27FA4637&quot;/&gt;&lt;wsp:rsid wsp:val=&quot;280A58B8&quot;/&gt;&lt;wsp:rsid wsp:val=&quot;28109A41&quot;/&gt;&lt;wsp:rsid wsp:val=&quot;283720E5&quot;/&gt;&lt;wsp:rsid wsp:val=&quot;283846C5&quot;/&gt;&lt;wsp:rsid wsp:val=&quot;283E5B22&quot;/&gt;&lt;wsp:rsid wsp:val=&quot;28504627&quot;/&gt;&lt;wsp:rsid wsp:val=&quot;2853F23B&quot;/&gt;&lt;wsp:rsid wsp:val=&quot;2861CC50&quot;/&gt;&lt;wsp:rsid wsp:val=&quot;2876D039&quot;/&gt;&lt;wsp:rsid wsp:val=&quot;287B9010&quot;/&gt;&lt;wsp:rsid wsp:val=&quot;288910C2&quot;/&gt;&lt;wsp:rsid wsp:val=&quot;288C46E8&quot;/&gt;&lt;wsp:rsid wsp:val=&quot;28A8F111&quot;/&gt;&lt;wsp:rsid wsp:val=&quot;28AD59ED&quot;/&gt;&lt;wsp:rsid wsp:val=&quot;28B062E9&quot;/&gt;&lt;wsp:rsid wsp:val=&quot;28B7C0F6&quot;/&gt;&lt;wsp:rsid wsp:val=&quot;28C44FBF&quot;/&gt;&lt;wsp:rsid wsp:val=&quot;28CBA0BF&quot;/&gt;&lt;wsp:rsid wsp:val=&quot;28CD1B80&quot;/&gt;&lt;wsp:rsid wsp:val=&quot;28CD3829&quot;/&gt;&lt;wsp:rsid wsp:val=&quot;28E3646A&quot;/&gt;&lt;wsp:rsid wsp:val=&quot;28F2911E&quot;/&gt;&lt;wsp:rsid wsp:val=&quot;291734F7&quot;/&gt;&lt;wsp:rsid wsp:val=&quot;29236BBB&quot;/&gt;&lt;wsp:rsid wsp:val=&quot;292E5382&quot;/&gt;&lt;wsp:rsid wsp:val=&quot;29391DA4&quot;/&gt;&lt;wsp:rsid wsp:val=&quot;29394325&quot;/&gt;&lt;wsp:rsid wsp:val=&quot;293A8B97&quot;/&gt;&lt;wsp:rsid wsp:val=&quot;295870CD&quot;/&gt;&lt;wsp:rsid wsp:val=&quot;2962F1F8&quot;/&gt;&lt;wsp:rsid wsp:val=&quot;296613B8&quot;/&gt;&lt;wsp:rsid wsp:val=&quot;297DDCBE&quot;/&gt;&lt;wsp:rsid wsp:val=&quot;2984EC73&quot;/&gt;&lt;wsp:rsid wsp:val=&quot;298C261F&quot;/&gt;&lt;wsp:rsid wsp:val=&quot;2993EBA5&quot;/&gt;&lt;wsp:rsid wsp:val=&quot;299964C3&quot;/&gt;&lt;wsp:rsid wsp:val=&quot;29AA7AB9&quot;/&gt;&lt;wsp:rsid wsp:val=&quot;29B56518&quot;/&gt;&lt;wsp:rsid wsp:val=&quot;29BF93D4&quot;/&gt;&lt;wsp:rsid wsp:val=&quot;29C6C55A&quot;/&gt;&lt;wsp:rsid wsp:val=&quot;29D90F54&quot;/&gt;&lt;wsp:rsid wsp:val=&quot;29F50CC7&quot;/&gt;&lt;wsp:rsid wsp:val=&quot;29F8BF29&quot;/&gt;&lt;wsp:rsid wsp:val=&quot;2A04749C&quot;/&gt;&lt;wsp:rsid wsp:val=&quot;2A165FB0&quot;/&gt;&lt;wsp:rsid wsp:val=&quot;2A2B0223&quot;/&gt;&lt;wsp:rsid wsp:val=&quot;2A4B4716&quot;/&gt;&lt;wsp:rsid wsp:val=&quot;2A56768C&quot;/&gt;&lt;wsp:rsid wsp:val=&quot;2A5CA4F8&quot;/&gt;&lt;wsp:rsid wsp:val=&quot;2A66F3A3&quot;/&gt;&lt;wsp:rsid wsp:val=&quot;2A6E08C2&quot;/&gt;&lt;wsp:rsid wsp:val=&quot;2A6FCC41&quot;/&gt;&lt;wsp:rsid wsp:val=&quot;2A75316E&quot;/&gt;&lt;wsp:rsid wsp:val=&quot;2A79F5F3&quot;/&gt;&lt;wsp:rsid wsp:val=&quot;2A7F0E40&quot;/&gt;&lt;wsp:rsid wsp:val=&quot;2A8B5C39&quot;/&gt;&lt;wsp:rsid wsp:val=&quot;2A937F80&quot;/&gt;&lt;wsp:rsid wsp:val=&quot;2AA0686C&quot;/&gt;&lt;wsp:rsid wsp:val=&quot;2AACE6B1&quot;/&gt;&lt;wsp:rsid wsp:val=&quot;2AD2D434&quot;/&gt;&lt;wsp:rsid wsp:val=&quot;2AF547FD&quot;/&gt;&lt;wsp:rsid wsp:val=&quot;2AF85B47&quot;/&gt;&lt;wsp:rsid wsp:val=&quot;2AFEDF42&quot;/&gt;&lt;wsp:rsid wsp:val=&quot;2B0D95C3&quot;/&gt;&lt;wsp:rsid wsp:val=&quot;2B0DD31C&quot;/&gt;&lt;wsp:rsid wsp:val=&quot;2B21D4D0&quot;/&gt;&lt;wsp:rsid wsp:val=&quot;2B350D16&quot;/&gt;&lt;wsp:rsid wsp:val=&quot;2B3B0221&quot;/&gt;&lt;wsp:rsid wsp:val=&quot;2B49C182&quot;/&gt;&lt;wsp:rsid wsp:val=&quot;2B77E14F&quot;/&gt;&lt;wsp:rsid wsp:val=&quot;2B800F42&quot;/&gt;&lt;wsp:rsid wsp:val=&quot;2B9D0F89&quot;/&gt;&lt;wsp:rsid wsp:val=&quot;2BAC9EA7&quot;/&gt;&lt;wsp:rsid wsp:val=&quot;2BB0C7CA&quot;/&gt;&lt;wsp:rsid wsp:val=&quot;2BC4C728&quot;/&gt;&lt;wsp:rsid wsp:val=&quot;2BC88871&quot;/&gt;&lt;wsp:rsid wsp:val=&quot;2BCAED78&quot;/&gt;&lt;wsp:rsid wsp:val=&quot;2BCF1C96&quot;/&gt;&lt;wsp:rsid wsp:val=&quot;2BDB1972&quot;/&gt;&lt;wsp:rsid wsp:val=&quot;2BE4A74A&quot;/&gt;&lt;wsp:rsid wsp:val=&quot;2C0038E7&quot;/&gt;&lt;wsp:rsid wsp:val=&quot;2C00E2B6&quot;/&gt;&lt;wsp:rsid wsp:val=&quot;2C068E24&quot;/&gt;&lt;wsp:rsid wsp:val=&quot;2C07A6E9&quot;/&gt;&lt;wsp:rsid wsp:val=&quot;2C098F16&quot;/&gt;&lt;wsp:rsid wsp:val=&quot;2C1DEF37&quot;/&gt;&lt;wsp:rsid wsp:val=&quot;2C24FE5D&quot;/&gt;&lt;wsp:rsid wsp:val=&quot;2C2F9291&quot;/&gt;&lt;wsp:rsid wsp:val=&quot;2C4E2D20&quot;/&gt;&lt;wsp:rsid wsp:val=&quot;2C658523&quot;/&gt;&lt;wsp:rsid wsp:val=&quot;2C75AAAF&quot;/&gt;&lt;wsp:rsid wsp:val=&quot;2C828363&quot;/&gt;&lt;wsp:rsid wsp:val=&quot;2C91DBE6&quot;/&gt;&lt;wsp:rsid wsp:val=&quot;2CA504A6&quot;/&gt;&lt;wsp:rsid wsp:val=&quot;2CA537D1&quot;/&gt;&lt;wsp:rsid wsp:val=&quot;2CAA4D6D&quot;/&gt;&lt;wsp:rsid wsp:val=&quot;2CC39146&quot;/&gt;&lt;wsp:rsid wsp:val=&quot;2CC7D2A6&quot;/&gt;&lt;wsp:rsid wsp:val=&quot;2CE4134B&quot;/&gt;&lt;wsp:rsid wsp:val=&quot;2CF76CE3&quot;/&gt;&lt;wsp:rsid wsp:val=&quot;2CFC927A&quot;/&gt;&lt;wsp:rsid wsp:val=&quot;2D1D26BF&quot;/&gt;&lt;wsp:rsid wsp:val=&quot;2D25AC12&quot;/&gt;&lt;wsp:rsid wsp:val=&quot;2D2A74E5&quot;/&gt;&lt;wsp:rsid wsp:val=&quot;2D2E4E4C&quot;/&gt;&lt;wsp:rsid wsp:val=&quot;2D34F5BB&quot;/&gt;&lt;wsp:rsid wsp:val=&quot;2D6517D0&quot;/&gt;&lt;wsp:rsid wsp:val=&quot;2D66802F&quot;/&gt;&lt;wsp:rsid wsp:val=&quot;2D6765DF&quot;/&gt;&lt;wsp:rsid wsp:val=&quot;2D695A2F&quot;/&gt;&lt;wsp:rsid wsp:val=&quot;2D6A0EFF&quot;/&gt;&lt;wsp:rsid wsp:val=&quot;2D6B3E98&quot;/&gt;&lt;wsp:rsid wsp:val=&quot;2D6B9639&quot;/&gt;&lt;wsp:rsid wsp:val=&quot;2D706DA5&quot;/&gt;&lt;wsp:rsid wsp:val=&quot;2D78E930&quot;/&gt;&lt;wsp:rsid wsp:val=&quot;2D88C81A&quot;/&gt;&lt;wsp:rsid wsp:val=&quot;2D8ADBD0&quot;/&gt;&lt;wsp:rsid wsp:val=&quot;2DAE9B72&quot;/&gt;&lt;wsp:rsid wsp:val=&quot;2DAF8276&quot;/&gt;&lt;wsp:rsid wsp:val=&quot;2DAFC6AF&quot;/&gt;&lt;wsp:rsid wsp:val=&quot;2DD27FA1&quot;/&gt;&lt;wsp:rsid wsp:val=&quot;2DD95805&quot;/&gt;&lt;wsp:rsid wsp:val=&quot;2DDF768F&quot;/&gt;&lt;wsp:rsid wsp:val=&quot;2DE9E448&quot;/&gt;&lt;wsp:rsid wsp:val=&quot;2DEE92F5&quot;/&gt;&lt;wsp:rsid wsp:val=&quot;2E018FEF&quot;/&gt;&lt;wsp:rsid wsp:val=&quot;2E0F59E6&quot;/&gt;&lt;wsp:rsid wsp:val=&quot;2E149DA7&quot;/&gt;&lt;wsp:rsid wsp:val=&quot;2E20D308&quot;/&gt;&lt;wsp:rsid wsp:val=&quot;2E228881&quot;/&gt;&lt;wsp:rsid wsp:val=&quot;2E2D7B25&quot;/&gt;&lt;wsp:rsid wsp:val=&quot;2E42D6B0&quot;/&gt;&lt;wsp:rsid wsp:val=&quot;2E494A66&quot;/&gt;&lt;wsp:rsid wsp:val=&quot;2E5A7528&quot;/&gt;&lt;wsp:rsid wsp:val=&quot;2E65B3CC&quot;/&gt;&lt;wsp:rsid wsp:val=&quot;2E6AB6CF&quot;/&gt;&lt;wsp:rsid wsp:val=&quot;2E815189&quot;/&gt;&lt;wsp:rsid wsp:val=&quot;2E9EF453&quot;/&gt;&lt;wsp:rsid wsp:val=&quot;2EAF97B2&quot;/&gt;&lt;wsp:rsid wsp:val=&quot;2EB90B4F&quot;/&gt;&lt;wsp:rsid wsp:val=&quot;2EC669A3&quot;/&gt;&lt;wsp:rsid wsp:val=&quot;2ECDA754&quot;/&gt;&lt;wsp:rsid wsp:val=&quot;2ED21DC4&quot;/&gt;&lt;wsp:rsid wsp:val=&quot;2ED23D8A&quot;/&gt;&lt;wsp:rsid wsp:val=&quot;2EE148C9&quot;/&gt;&lt;wsp:rsid wsp:val=&quot;2EECE15E&quot;/&gt;&lt;wsp:rsid wsp:val=&quot;2EF6B862&quot;/&gt;&lt;wsp:rsid wsp:val=&quot;2F0F4782&quot;/&gt;&lt;wsp:rsid wsp:val=&quot;2F22BF5D&quot;/&gt;&lt;wsp:rsid wsp:val=&quot;2F275C72&quot;/&gt;&lt;wsp:rsid wsp:val=&quot;2F2A589C&quot;/&gt;&lt;wsp:rsid wsp:val=&quot;2F35501B&quot;/&gt;&lt;wsp:rsid wsp:val=&quot;2F3945D9&quot;/&gt;&lt;wsp:rsid wsp:val=&quot;2F5A2503&quot;/&gt;&lt;wsp:rsid wsp:val=&quot;2F5F1677&quot;/&gt;&lt;wsp:rsid wsp:val=&quot;2F60B83E&quot;/&gt;&lt;wsp:rsid wsp:val=&quot;2F65615B&quot;/&gt;&lt;wsp:rsid wsp:val=&quot;2F669719&quot;/&gt;&lt;wsp:rsid wsp:val=&quot;2F703541&quot;/&gt;&lt;wsp:rsid wsp:val=&quot;2F8A0229&quot;/&gt;&lt;wsp:rsid wsp:val=&quot;2F986DBC&quot;/&gt;&lt;wsp:rsid wsp:val=&quot;2F9B0251&quot;/&gt;&lt;wsp:rsid wsp:val=&quot;2FA0DFDC&quot;/&gt;&lt;wsp:rsid wsp:val=&quot;2FAA7A19&quot;/&gt;&lt;wsp:rsid wsp:val=&quot;2FBF4C58&quot;/&gt;&lt;wsp:rsid wsp:val=&quot;2FC7E911&quot;/&gt;&lt;wsp:rsid wsp:val=&quot;2FD029DC&quot;/&gt;&lt;wsp:rsid wsp:val=&quot;2FE791DE&quot;/&gt;&lt;wsp:rsid wsp:val=&quot;2FE95AA0&quot;/&gt;&lt;wsp:rsid wsp:val=&quot;2FF36EF2&quot;/&gt;&lt;wsp:rsid wsp:val=&quot;3010BB8F&quot;/&gt;&lt;wsp:rsid wsp:val=&quot;3019FAD4&quot;/&gt;&lt;wsp:rsid wsp:val=&quot;302A304D&quot;/&gt;&lt;wsp:rsid wsp:val=&quot;30376E23&quot;/&gt;&lt;wsp:rsid wsp:val=&quot;3039D2EA&quot;/&gt;&lt;wsp:rsid wsp:val=&quot;30496D07&quot;/&gt;&lt;wsp:rsid wsp:val=&quot;3064B0D7&quot;/&gt;&lt;wsp:rsid wsp:val=&quot;306E8420&quot;/&gt;&lt;wsp:rsid wsp:val=&quot;30721D20&quot;/&gt;&lt;wsp:rsid wsp:val=&quot;30764D18&quot;/&gt;&lt;wsp:rsid wsp:val=&quot;307912F5&quot;/&gt;&lt;wsp:rsid wsp:val=&quot;30899F65&quot;/&gt;&lt;wsp:rsid wsp:val=&quot;30966F3E&quot;/&gt;&lt;wsp:rsid wsp:val=&quot;30975BC2&quot;/&gt;&lt;wsp:rsid wsp:val=&quot;30A2AEC9&quot;/&gt;&lt;wsp:rsid wsp:val=&quot;30AC5F86&quot;/&gt;&lt;wsp:rsid wsp:val=&quot;30AF2CFB&quot;/&gt;&lt;wsp:rsid wsp:val=&quot;30B617EB&quot;/&gt;&lt;wsp:rsid wsp:val=&quot;30B6C16B&quot;/&gt;&lt;wsp:rsid wsp:val=&quot;30BEDC06&quot;/&gt;&lt;wsp:rsid wsp:val=&quot;30C19E09&quot;/&gt;&lt;wsp:rsid wsp:val=&quot;30C926F4&quot;/&gt;&lt;wsp:rsid wsp:val=&quot;30CBC0B1&quot;/&gt;&lt;wsp:rsid wsp:val=&quot;30CC1A4C&quot;/&gt;&lt;wsp:rsid wsp:val=&quot;31008247&quot;/&gt;&lt;wsp:rsid wsp:val=&quot;3102B81A&quot;/&gt;&lt;wsp:rsid wsp:val=&quot;31070069&quot;/&gt;&lt;wsp:rsid wsp:val=&quot;31100062&quot;/&gt;&lt;wsp:rsid wsp:val=&quot;311E9B37&quot;/&gt;&lt;wsp:rsid wsp:val=&quot;3120B0F6&quot;/&gt;&lt;wsp:rsid wsp:val=&quot;312CCB94&quot;/&gt;&lt;wsp:rsid wsp:val=&quot;312ECA5E&quot;/&gt;&lt;wsp:rsid wsp:val=&quot;3132B8E0&quot;/&gt;&lt;wsp:rsid wsp:val=&quot;3136E8FB&quot;/&gt;&lt;wsp:rsid wsp:val=&quot;3145B6A2&quot;/&gt;&lt;wsp:rsid wsp:val=&quot;314C36B5&quot;/&gt;&lt;wsp:rsid wsp:val=&quot;31580DA1&quot;/&gt;&lt;wsp:rsid wsp:val=&quot;315873CA&quot;/&gt;&lt;wsp:rsid wsp:val=&quot;31621B43&quot;/&gt;&lt;wsp:rsid wsp:val=&quot;317F3EB4&quot;/&gt;&lt;wsp:rsid wsp:val=&quot;31849D02&quot;/&gt;&lt;wsp:rsid wsp:val=&quot;31C6ED79&quot;/&gt;&lt;wsp:rsid wsp:val=&quot;31CB4A18&quot;/&gt;&lt;wsp:rsid wsp:val=&quot;31CC150B&quot;/&gt;&lt;wsp:rsid wsp:val=&quot;31DF2D33&quot;/&gt;&lt;wsp:rsid wsp:val=&quot;31E53D68&quot;/&gt;&lt;wsp:rsid wsp:val=&quot;31E6764F&quot;/&gt;&lt;wsp:rsid wsp:val=&quot;31EF8F4C&quot;/&gt;&lt;wsp:rsid wsp:val=&quot;31FE7D80&quot;/&gt;&lt;wsp:rsid wsp:val=&quot;3204B2EA&quot;/&gt;&lt;wsp:rsid wsp:val=&quot;320881F3&quot;/&gt;&lt;wsp:rsid wsp:val=&quot;320AB5D4&quot;/&gt;&lt;wsp:rsid wsp:val=&quot;3210EC07&quot;/&gt;&lt;wsp:rsid wsp:val=&quot;32240D9E&quot;/&gt;&lt;wsp:rsid wsp:val=&quot;32267BF3&quot;/&gt;&lt;wsp:rsid wsp:val=&quot;322F1ED5&quot;/&gt;&lt;wsp:rsid wsp:val=&quot;32310175&quot;/&gt;&lt;wsp:rsid wsp:val=&quot;32563261&quot;/&gt;&lt;wsp:rsid wsp:val=&quot;325B86FC&quot;/&gt;&lt;wsp:rsid wsp:val=&quot;32635CB9&quot;/&gt;&lt;wsp:rsid wsp:val=&quot;32637ADB&quot;/&gt;&lt;wsp:rsid wsp:val=&quot;326C3AF0&quot;/&gt;&lt;wsp:rsid wsp:val=&quot;326F9EBB&quot;/&gt;&lt;wsp:rsid wsp:val=&quot;32A1E962&quot;/&gt;&lt;wsp:rsid wsp:val=&quot;32B16746&quot;/&gt;&lt;wsp:rsid wsp:val=&quot;32B23B50&quot;/&gt;&lt;wsp:rsid wsp:val=&quot;32B82641&quot;/&gt;&lt;wsp:rsid wsp:val=&quot;32C218C6&quot;/&gt;&lt;wsp:rsid wsp:val=&quot;32C3E174&quot;/&gt;&lt;wsp:rsid wsp:val=&quot;32C4600B&quot;/&gt;&lt;wsp:rsid wsp:val=&quot;32D781F6&quot;/&gt;&lt;wsp:rsid wsp:val=&quot;32DA034C&quot;/&gt;&lt;wsp:rsid wsp:val=&quot;32E0CAEE&quot;/&gt;&lt;wsp:rsid wsp:val=&quot;32EE2B0F&quot;/&gt;&lt;wsp:rsid wsp:val=&quot;32F11DDA&quot;/&gt;&lt;wsp:rsid wsp:val=&quot;32F3B2D0&quot;/&gt;&lt;wsp:rsid wsp:val=&quot;32F541DC&quot;/&gt;&lt;wsp:rsid wsp:val=&quot;32F6102F&quot;/&gt;&lt;wsp:rsid wsp:val=&quot;32F71142&quot;/&gt;&lt;wsp:rsid wsp:val=&quot;32FA57BF&quot;/&gt;&lt;wsp:rsid wsp:val=&quot;33034879&quot;/&gt;&lt;wsp:rsid wsp:val=&quot;33126453&quot;/&gt;&lt;wsp:rsid wsp:val=&quot;3318E073&quot;/&gt;&lt;wsp:rsid wsp:val=&quot;332854FA&quot;/&gt;&lt;wsp:rsid wsp:val=&quot;332BA9B6&quot;/&gt;&lt;wsp:rsid wsp:val=&quot;33330EB2&quot;/&gt;&lt;wsp:rsid wsp:val=&quot;33422D7F&quot;/&gt;&lt;wsp:rsid wsp:val=&quot;3349BAFF&quot;/&gt;&lt;wsp:rsid wsp:val=&quot;334EA2B1&quot;/&gt;&lt;wsp:rsid wsp:val=&quot;335A2045&quot;/&gt;&lt;wsp:rsid wsp:val=&quot;335CD98C&quot;/&gt;&lt;wsp:rsid wsp:val=&quot;3362BDDA&quot;/&gt;&lt;wsp:rsid wsp:val=&quot;336B533B&quot;/&gt;&lt;wsp:rsid wsp:val=&quot;3370291A&quot;/&gt;&lt;wsp:rsid wsp:val=&quot;33703012&quot;/&gt;&lt;wsp:rsid wsp:val=&quot;3370EE9D&quot;/&gt;&lt;wsp:rsid wsp:val=&quot;33792476&quot;/&gt;&lt;wsp:rsid wsp:val=&quot;338EB1EE&quot;/&gt;&lt;wsp:rsid wsp:val=&quot;339C5199&quot;/&gt;&lt;wsp:rsid wsp:val=&quot;339D4A46&quot;/&gt;&lt;wsp:rsid wsp:val=&quot;33A9BE4C&quot;/&gt;&lt;wsp:rsid wsp:val=&quot;33B86E6C&quot;/&gt;&lt;wsp:rsid wsp:val=&quot;33EB2948&quot;/&gt;&lt;wsp:rsid wsp:val=&quot;33FFB5B8&quot;/&gt;&lt;wsp:rsid wsp:val=&quot;340086BF&quot;/&gt;&lt;wsp:rsid wsp:val=&quot;340FD379&quot;/&gt;&lt;wsp:rsid wsp:val=&quot;3429EFD5&quot;/&gt;&lt;wsp:rsid wsp:val=&quot;3457F7D7&quot;/&gt;&lt;wsp:rsid wsp:val=&quot;345B542B&quot;/&gt;&lt;wsp:rsid wsp:val=&quot;3462AF77&quot;/&gt;&lt;wsp:rsid wsp:val=&quot;346B6D54&quot;/&gt;&lt;wsp:rsid wsp:val=&quot;34718779&quot;/&gt;&lt;wsp:rsid wsp:val=&quot;347931EE&quot;/&gt;&lt;wsp:rsid wsp:val=&quot;3496264B&quot;/&gt;&lt;wsp:rsid wsp:val=&quot;34CF20FC&quot;/&gt;&lt;wsp:rsid wsp:val=&quot;34DDE599&quot;/&gt;&lt;wsp:rsid wsp:val=&quot;34EC1980&quot;/&gt;&lt;wsp:rsid wsp:val=&quot;350DC37E&quot;/&gt;&lt;wsp:rsid wsp:val=&quot;3519AAE9&quot;/&gt;&lt;wsp:rsid wsp:val=&quot;35234715&quot;/&gt;&lt;wsp:rsid wsp:val=&quot;35273518&quot;/&gt;&lt;wsp:rsid wsp:val=&quot;3530EF26&quot;/&gt;&lt;wsp:rsid wsp:val=&quot;3549203B&quot;/&gt;&lt;wsp:rsid wsp:val=&quot;354C3B5F&quot;/&gt;&lt;wsp:rsid wsp:val=&quot;355A86D9&quot;/&gt;&lt;wsp:rsid wsp:val=&quot;355B4D7A&quot;/&gt;&lt;wsp:rsid wsp:val=&quot;355C813C&quot;/&gt;&lt;wsp:rsid wsp:val=&quot;3580D904&quot;/&gt;&lt;wsp:rsid wsp:val=&quot;3589F323&quot;/&gt;&lt;wsp:rsid wsp:val=&quot;35912AF6&quot;/&gt;&lt;wsp:rsid wsp:val=&quot;359B27E5&quot;/&gt;&lt;wsp:rsid wsp:val=&quot;359C7640&quot;/&gt;&lt;wsp:rsid wsp:val=&quot;35AC97D9&quot;/&gt;&lt;wsp:rsid wsp:val=&quot;35B0085C&quot;/&gt;&lt;wsp:rsid wsp:val=&quot;35BEB08D&quot;/&gt;&lt;wsp:rsid wsp:val=&quot;35C5C036&quot;/&gt;&lt;wsp:rsid wsp:val=&quot;35CE7C60&quot;/&gt;&lt;wsp:rsid wsp:val=&quot;35D326DB&quot;/&gt;&lt;wsp:rsid wsp:val=&quot;35D71000&quot;/&gt;&lt;wsp:rsid wsp:val=&quot;35DC2511&quot;/&gt;&lt;wsp:rsid wsp:val=&quot;35DEAD83&quot;/&gt;&lt;wsp:rsid wsp:val=&quot;35E2D870&quot;/&gt;&lt;wsp:rsid wsp:val=&quot;3607C2BF&quot;/&gt;&lt;wsp:rsid wsp:val=&quot;36190F2C&quot;/&gt;&lt;wsp:rsid wsp:val=&quot;361A9AF4&quot;/&gt;&lt;wsp:rsid wsp:val=&quot;3620712C&quot;/&gt;&lt;wsp:rsid wsp:val=&quot;3631F6AC&quot;/&gt;&lt;wsp:rsid wsp:val=&quot;3639F8FF&quot;/&gt;&lt;wsp:rsid wsp:val=&quot;3643EFC9&quot;/&gt;&lt;wsp:rsid wsp:val=&quot;36614D92&quot;/&gt;&lt;wsp:rsid wsp:val=&quot;3662F51B&quot;/&gt;&lt;wsp:rsid wsp:val=&quot;367DD204&quot;/&gt;&lt;wsp:rsid wsp:val=&quot;367E7754&quot;/&gt;&lt;wsp:rsid wsp:val=&quot;3686316B&quot;/&gt;&lt;wsp:rsid wsp:val=&quot;368653B2&quot;/&gt;&lt;wsp:rsid wsp:val=&quot;36B21534&quot;/&gt;&lt;wsp:rsid wsp:val=&quot;36B810CB&quot;/&gt;&lt;wsp:rsid wsp:val=&quot;36C19F02&quot;/&gt;&lt;wsp:rsid wsp:val=&quot;36C62558&quot;/&gt;&lt;wsp:rsid wsp:val=&quot;36D730B1&quot;/&gt;&lt;wsp:rsid wsp:val=&quot;36E155EF&quot;/&gt;&lt;wsp:rsid wsp:val=&quot;36FB9A48&quot;/&gt;&lt;wsp:rsid wsp:val=&quot;370E87D7&quot;/&gt;&lt;wsp:rsid wsp:val=&quot;370FB627&quot;/&gt;&lt;wsp:rsid wsp:val=&quot;37104FE8&quot;/&gt;&lt;wsp:rsid wsp:val=&quot;371189C8&quot;/&gt;&lt;wsp:rsid wsp:val=&quot;3712FAA5&quot;/&gt;&lt;wsp:rsid wsp:val=&quot;37135237&quot;/&gt;&lt;wsp:rsid wsp:val=&quot;3718316B&quot;/&gt;&lt;wsp:rsid wsp:val=&quot;3740DF36&quot;/&gt;&lt;wsp:rsid wsp:val=&quot;37471BC6&quot;/&gt;&lt;wsp:rsid wsp:val=&quot;37501116&quot;/&gt;&lt;wsp:rsid wsp:val=&quot;375426DA&quot;/&gt;&lt;wsp:rsid wsp:val=&quot;37619097&quot;/&gt;&lt;wsp:rsid wsp:val=&quot;3762F9C9&quot;/&gt;&lt;wsp:rsid wsp:val=&quot;376ACB05&quot;/&gt;&lt;wsp:rsid wsp:val=&quot;3772A109&quot;/&gt;&lt;wsp:rsid wsp:val=&quot;377B2B01&quot;/&gt;&lt;wsp:rsid wsp:val=&quot;37941B36&quot;/&gt;&lt;wsp:rsid wsp:val=&quot;37A27C13&quot;/&gt;&lt;wsp:rsid wsp:val=&quot;37B4090D&quot;/&gt;&lt;wsp:rsid wsp:val=&quot;37BCC593&quot;/&gt;&lt;wsp:rsid wsp:val=&quot;37BF2801&quot;/&gt;&lt;wsp:rsid wsp:val=&quot;37D710E4&quot;/&gt;&lt;wsp:rsid wsp:val=&quot;37F18325&quot;/&gt;&lt;wsp:rsid wsp:val=&quot;37F8172A&quot;/&gt;&lt;wsp:rsid wsp:val=&quot;380A3FE6&quot;/&gt;&lt;wsp:rsid wsp:val=&quot;380B3FFD&quot;/&gt;&lt;wsp:rsid wsp:val=&quot;3823BA42&quot;/&gt;&lt;wsp:rsid wsp:val=&quot;382D31D5&quot;/&gt;&lt;wsp:rsid wsp:val=&quot;383F60BC&quot;/&gt;&lt;wsp:rsid wsp:val=&quot;387FB28C&quot;/&gt;&lt;wsp:rsid wsp:val=&quot;387FD77D&quot;/&gt;&lt;wsp:rsid wsp:val=&quot;3891DFDC&quot;/&gt;&lt;wsp:rsid wsp:val=&quot;38AAB380&quot;/&gt;&lt;wsp:rsid wsp:val=&quot;38ADFE55&quot;/&gt;&lt;wsp:rsid wsp:val=&quot;38AE30BF&quot;/&gt;&lt;wsp:rsid wsp:val=&quot;38D6FCB3&quot;/&gt;&lt;wsp:rsid wsp:val=&quot;38E24367&quot;/&gt;&lt;wsp:rsid wsp:val=&quot;38ED6B12&quot;/&gt;&lt;wsp:rsid wsp:val=&quot;38FB6378&quot;/&gt;&lt;wsp:rsid wsp:val=&quot;38FBAC8B&quot;/&gt;&lt;wsp:rsid wsp:val=&quot;390626A1&quot;/&gt;&lt;wsp:rsid wsp:val=&quot;391491FB&quot;/&gt;&lt;wsp:rsid wsp:val=&quot;39164E45&quot;/&gt;&lt;wsp:rsid wsp:val=&quot;391FCAB1&quot;/&gt;&lt;wsp:rsid wsp:val=&quot;3934BD0B&quot;/&gt;&lt;wsp:rsid wsp:val=&quot;393EDE77&quot;/&gt;&lt;wsp:rsid wsp:val=&quot;394944D0&quot;/&gt;&lt;wsp:rsid wsp:val=&quot;395C57D2&quot;/&gt;&lt;wsp:rsid wsp:val=&quot;39651274&quot;/&gt;&lt;wsp:rsid wsp:val=&quot;3966EC74&quot;/&gt;&lt;wsp:rsid wsp:val=&quot;3968F3F3&quot;/&gt;&lt;wsp:rsid wsp:val=&quot;3972423F&quot;/&gt;&lt;wsp:rsid wsp:val=&quot;3972EDAF&quot;/&gt;&lt;wsp:rsid wsp:val=&quot;39B61816&quot;/&gt;&lt;wsp:rsid wsp:val=&quot;39B872DC&quot;/&gt;&lt;wsp:rsid wsp:val=&quot;39BFA048&quot;/&gt;&lt;wsp:rsid wsp:val=&quot;39C79B0E&quot;/&gt;&lt;wsp:rsid wsp:val=&quot;39EA0E14&quot;/&gt;&lt;wsp:rsid wsp:val=&quot;39EA9AA9&quot;/&gt;&lt;wsp:rsid wsp:val=&quot;39EC852D&quot;/&gt;&lt;wsp:rsid wsp:val=&quot;39FE15DE&quot;/&gt;&lt;wsp:rsid wsp:val=&quot;3A03E3CE&quot;/&gt;&lt;wsp:rsid wsp:val=&quot;3A0B73FD&quot;/&gt;&lt;wsp:rsid wsp:val=&quot;3A0ECDC8&quot;/&gt;&lt;wsp:rsid wsp:val=&quot;3A165F93&quot;/&gt;&lt;wsp:rsid wsp:val=&quot;3A1E1636&quot;/&gt;&lt;wsp:rsid wsp:val=&quot;3A4022DC&quot;/&gt;&lt;wsp:rsid wsp:val=&quot;3A447254&quot;/&gt;&lt;wsp:rsid wsp:val=&quot;3A58E104&quot;/&gt;&lt;wsp:rsid wsp:val=&quot;3A67BE48&quot;/&gt;&lt;wsp:rsid wsp:val=&quot;3A71D9A9&quot;/&gt;&lt;wsp:rsid wsp:val=&quot;3A78FDC9&quot;/&gt;&lt;wsp:rsid wsp:val=&quot;3A8A8BDF&quot;/&gt;&lt;wsp:rsid wsp:val=&quot;3A8F1698&quot;/&gt;&lt;wsp:rsid wsp:val=&quot;3A92364A&quot;/&gt;&lt;wsp:rsid wsp:val=&quot;3A9D2DAB&quot;/&gt;&lt;wsp:rsid wsp:val=&quot;3AA697FE&quot;/&gt;&lt;wsp:rsid wsp:val=&quot;3AAA41CB&quot;/&gt;&lt;wsp:rsid wsp:val=&quot;3AB98DE6&quot;/&gt;&lt;wsp:rsid wsp:val=&quot;3AD08F04&quot;/&gt;&lt;wsp:rsid wsp:val=&quot;3AD852F2&quot;/&gt;&lt;wsp:rsid wsp:val=&quot;3AFAD5A1&quot;/&gt;&lt;wsp:rsid wsp:val=&quot;3B040A72&quot;/&gt;&lt;wsp:rsid wsp:val=&quot;3B0B2536&quot;/&gt;&lt;wsp:rsid wsp:val=&quot;3B21BAD2&quot;/&gt;&lt;wsp:rsid wsp:val=&quot;3B25EFC2&quot;/&gt;&lt;wsp:rsid wsp:val=&quot;3B28E1E2&quot;/&gt;&lt;wsp:rsid wsp:val=&quot;3B573CAF&quot;/&gt;&lt;wsp:rsid wsp:val=&quot;3B5E6278&quot;/&gt;&lt;wsp:rsid wsp:val=&quot;3B78A4AB&quot;/&gt;&lt;wsp:rsid wsp:val=&quot;3B7D5939&quot;/&gt;&lt;wsp:rsid wsp:val=&quot;3B7EC31A&quot;/&gt;&lt;wsp:rsid wsp:val=&quot;3B8BADF6&quot;/&gt;&lt;wsp:rsid wsp:val=&quot;3BA8D8A3&quot;/&gt;&lt;wsp:rsid wsp:val=&quot;3BAB9770&quot;/&gt;&lt;wsp:rsid wsp:val=&quot;3BCA98AE&quot;/&gt;&lt;wsp:rsid wsp:val=&quot;3BCF38BC&quot;/&gt;&lt;wsp:rsid wsp:val=&quot;3BD13DDB&quot;/&gt;&lt;wsp:rsid wsp:val=&quot;3BD78CD7&quot;/&gt;&lt;wsp:rsid wsp:val=&quot;3BEF122D&quot;/&gt;&lt;wsp:rsid wsp:val=&quot;3BF896EC&quot;/&gt;&lt;wsp:rsid wsp:val=&quot;3BF9FBCB&quot;/&gt;&lt;wsp:rsid wsp:val=&quot;3C00EE61&quot;/&gt;&lt;wsp:rsid wsp:val=&quot;3C134CC7&quot;/&gt;&lt;wsp:rsid wsp:val=&quot;3C185E58&quot;/&gt;&lt;wsp:rsid wsp:val=&quot;3C4B614F&quot;/&gt;&lt;wsp:rsid wsp:val=&quot;3C54BC60&quot;/&gt;&lt;wsp:rsid wsp:val=&quot;3C677D10&quot;/&gt;&lt;wsp:rsid wsp:val=&quot;3C72C04F&quot;/&gt;&lt;wsp:rsid wsp:val=&quot;3C86575E&quot;/&gt;&lt;wsp:rsid wsp:val=&quot;3C8CDDF9&quot;/&gt;&lt;wsp:rsid wsp:val=&quot;3C9C968E&quot;/&gt;&lt;wsp:rsid wsp:val=&quot;3CA2D5AC&quot;/&gt;&lt;wsp:rsid wsp:val=&quot;3CAF55BE&quot;/&gt;&lt;wsp:rsid wsp:val=&quot;3CB178BD&quot;/&gt;&lt;wsp:rsid wsp:val=&quot;3CB22E6A&quot;/&gt;&lt;wsp:rsid wsp:val=&quot;3CBDF456&quot;/&gt;&lt;wsp:rsid wsp:val=&quot;3CD870C7&quot;/&gt;&lt;wsp:rsid wsp:val=&quot;3CDFE246&quot;/&gt;&lt;wsp:rsid wsp:val=&quot;3CED3705&quot;/&gt;&lt;wsp:rsid wsp:val=&quot;3D11556B&quot;/&gt;&lt;wsp:rsid wsp:val=&quot;3D16FCA6&quot;/&gt;&lt;wsp:rsid wsp:val=&quot;3D20A6E5&quot;/&gt;&lt;wsp:rsid wsp:val=&quot;3D25C250&quot;/&gt;&lt;wsp:rsid wsp:val=&quot;3D334F4F&quot;/&gt;&lt;wsp:rsid wsp:val=&quot;3D373D50&quot;/&gt;&lt;wsp:rsid wsp:val=&quot;3D436B53&quot;/&gt;&lt;wsp:rsid wsp:val=&quot;3D51CD02&quot;/&gt;&lt;wsp:rsid wsp:val=&quot;3D5CAB14&quot;/&gt;&lt;wsp:rsid wsp:val=&quot;3D689E03&quot;/&gt;&lt;wsp:rsid wsp:val=&quot;3D707565&quot;/&gt;&lt;wsp:rsid wsp:val=&quot;3D793332&quot;/&gt;&lt;wsp:rsid wsp:val=&quot;3D7F916C&quot;/&gt;&lt;wsp:rsid wsp:val=&quot;3D805F49&quot;/&gt;&lt;wsp:rsid wsp:val=&quot;3D86894D&quot;/&gt;&lt;wsp:rsid wsp:val=&quot;3D87FE86&quot;/&gt;&lt;wsp:rsid wsp:val=&quot;3D97ACAA&quot;/&gt;&lt;wsp:rsid wsp:val=&quot;3DB0AE79&quot;/&gt;&lt;wsp:rsid wsp:val=&quot;3DBE845B&quot;/&gt;&lt;wsp:rsid wsp:val=&quot;3DC76E76&quot;/&gt;&lt;wsp:rsid wsp:val=&quot;3DCEF97B&quot;/&gt;&lt;wsp:rsid wsp:val=&quot;3DE821C2&quot;/&gt;&lt;wsp:rsid wsp:val=&quot;3DE9BF68&quot;/&gt;&lt;wsp:rsid wsp:val=&quot;3E073F7E&quot;/&gt;&lt;wsp:rsid wsp:val=&quot;3E0840EA&quot;/&gt;&lt;wsp:rsid wsp:val=&quot;3E0C3B95&quot;/&gt;&lt;wsp:rsid wsp:val=&quot;3E10988C&quot;/&gt;&lt;wsp:rsid wsp:val=&quot;3E124F9A&quot;/&gt;&lt;wsp:rsid wsp:val=&quot;3E1D2E98&quot;/&gt;&lt;wsp:rsid wsp:val=&quot;3E285B5D&quot;/&gt;&lt;wsp:rsid wsp:val=&quot;3E2F85F0&quot;/&gt;&lt;wsp:rsid wsp:val=&quot;3E37D8AA&quot;/&gt;&lt;wsp:rsid wsp:val=&quot;3E398A3B&quot;/&gt;&lt;wsp:rsid wsp:val=&quot;3E3B3626&quot;/&gt;&lt;wsp:rsid wsp:val=&quot;3E3D0891&quot;/&gt;&lt;wsp:rsid wsp:val=&quot;3E4E0D59&quot;/&gt;&lt;wsp:rsid wsp:val=&quot;3E569F7A&quot;/&gt;&lt;wsp:rsid wsp:val=&quot;3E652209&quot;/&gt;&lt;wsp:rsid wsp:val=&quot;3E6D8567&quot;/&gt;&lt;wsp:rsid wsp:val=&quot;3E824E3A&quot;/&gt;&lt;wsp:rsid wsp:val=&quot;3E898939&quot;/&gt;&lt;wsp:rsid wsp:val=&quot;3E8B859E&quot;/&gt;&lt;wsp:rsid wsp:val=&quot;3E96A5FB&quot;/&gt;&lt;wsp:rsid wsp:val=&quot;3EA4E85D&quot;/&gt;&lt;wsp:rsid wsp:val=&quot;3EA5CA07&quot;/&gt;&lt;wsp:rsid wsp:val=&quot;3EB83558&quot;/&gt;&lt;wsp:rsid wsp:val=&quot;3EBF300A&quot;/&gt;&lt;wsp:rsid wsp:val=&quot;3EC293F4&quot;/&gt;&lt;wsp:rsid wsp:val=&quot;3EC4D545&quot;/&gt;&lt;wsp:rsid wsp:val=&quot;3EDC7219&quot;/&gt;&lt;wsp:rsid wsp:val=&quot;3EDD15C2&quot;/&gt;&lt;wsp:rsid wsp:val=&quot;3EDF239B&quot;/&gt;&lt;wsp:rsid wsp:val=&quot;3EE51106&quot;/&gt;&lt;wsp:rsid wsp:val=&quot;3EF3FB6B&quot;/&gt;&lt;wsp:rsid wsp:val=&quot;3F022EF3&quot;/&gt;&lt;wsp:rsid wsp:val=&quot;3F0BBDDF&quot;/&gt;&lt;wsp:rsid wsp:val=&quot;3F1CD52B&quot;/&gt;&lt;wsp:rsid wsp:val=&quot;3F22070E&quot;/&gt;&lt;wsp:rsid wsp:val=&quot;3F29705D&quot;/&gt;&lt;wsp:rsid wsp:val=&quot;3F2DDA27&quot;/&gt;&lt;wsp:rsid wsp:val=&quot;3F65203E&quot;/&gt;&lt;wsp:rsid wsp:val=&quot;3F65F247&quot;/&gt;&lt;wsp:rsid wsp:val=&quot;3F78DFB8&quot;/&gt;&lt;wsp:rsid wsp:val=&quot;3F8CB2C3&quot;/&gt;&lt;wsp:rsid wsp:val=&quot;3F8D080C&quot;/&gt;&lt;wsp:rsid wsp:val=&quot;3FA7E946&quot;/&gt;&lt;wsp:rsid wsp:val=&quot;3FB7222A&quot;/&gt;&lt;wsp:rsid wsp:val=&quot;3FBDB666&quot;/&gt;&lt;wsp:rsid wsp:val=&quot;3FC4A810&quot;/&gt;&lt;wsp:rsid wsp:val=&quot;3FC7B685&quot;/&gt;&lt;wsp:rsid wsp:val=&quot;3FD2EE8A&quot;/&gt;&lt;wsp:rsid wsp:val=&quot;3FE11F1C&quot;/&gt;&lt;wsp:rsid wsp:val=&quot;4003AAB2&quot;/&gt;&lt;wsp:rsid wsp:val=&quot;40047225&quot;/&gt;&lt;wsp:rsid wsp:val=&quot;40068CC4&quot;/&gt;&lt;wsp:rsid wsp:val=&quot;400ECBF3&quot;/&gt;&lt;wsp:rsid wsp:val=&quot;40174385&quot;/&gt;&lt;wsp:rsid wsp:val=&quot;402E3172&quot;/&gt;&lt;wsp:rsid wsp:val=&quot;40402B5B&quot;/&gt;&lt;wsp:rsid wsp:val=&quot;4055F221&quot;/&gt;&lt;wsp:rsid wsp:val=&quot;4059EB12&quot;/&gt;&lt;wsp:rsid wsp:val=&quot;409D7ADD&quot;/&gt;&lt;wsp:rsid wsp:val=&quot;40ABBB75&quot;/&gt;&lt;wsp:rsid wsp:val=&quot;40AD59E9&quot;/&gt;&lt;wsp:rsid wsp:val=&quot;40B54760&quot;/&gt;&lt;wsp:rsid wsp:val=&quot;40BADC08&quot;/&gt;&lt;wsp:rsid wsp:val=&quot;40C71000&quot;/&gt;&lt;wsp:rsid wsp:val=&quot;40CE5807&quot;/&gt;&lt;wsp:rsid wsp:val=&quot;40D90AD0&quot;/&gt;&lt;wsp:rsid wsp:val=&quot;40D951BD&quot;/&gt;&lt;wsp:rsid wsp:val=&quot;40DAE098&quot;/&gt;&lt;wsp:rsid wsp:val=&quot;40DD4EC6&quot;/&gt;&lt;wsp:rsid wsp:val=&quot;40E329D4&quot;/&gt;&lt;wsp:rsid wsp:val=&quot;40F79D6F&quot;/&gt;&lt;wsp:rsid wsp:val=&quot;41228F1A&quot;/&gt;&lt;wsp:rsid wsp:val=&quot;4126C53E&quot;/&gt;&lt;wsp:rsid wsp:val=&quot;41465D96&quot;/&gt;&lt;wsp:rsid wsp:val=&quot;4146D983&quot;/&gt;&lt;wsp:rsid wsp:val=&quot;41541A3C&quot;/&gt;&lt;wsp:rsid wsp:val=&quot;41546936&quot;/&gt;&lt;wsp:rsid wsp:val=&quot;4170AF09&quot;/&gt;&lt;wsp:rsid wsp:val=&quot;41756398&quot;/&gt;&lt;wsp:rsid wsp:val=&quot;417892B1&quot;/&gt;&lt;wsp:rsid wsp:val=&quot;4185AE1B&quot;/&gt;&lt;wsp:rsid wsp:val=&quot;4187DC22&quot;/&gt;&lt;wsp:rsid wsp:val=&quot;419E8E00&quot;/&gt;&lt;wsp:rsid wsp:val=&quot;41A03462&quot;/&gt;&lt;wsp:rsid wsp:val=&quot;41B35038&quot;/&gt;&lt;wsp:rsid wsp:val=&quot;41B96F63&quot;/&gt;&lt;wsp:rsid wsp:val=&quot;41C70632&quot;/&gt;&lt;wsp:rsid wsp:val=&quot;41C857F8&quot;/&gt;&lt;wsp:rsid wsp:val=&quot;41C86D4C&quot;/&gt;&lt;wsp:rsid wsp:val=&quot;41D15B1E&quot;/&gt;&lt;wsp:rsid wsp:val=&quot;41D5FCC6&quot;/&gt;&lt;wsp:rsid wsp:val=&quot;41DFA5FA&quot;/&gt;&lt;wsp:rsid wsp:val=&quot;41F1058D&quot;/&gt;&lt;wsp:rsid wsp:val=&quot;41F2AD2C&quot;/&gt;&lt;wsp:rsid wsp:val=&quot;41FC87BF&quot;/&gt;&lt;wsp:rsid wsp:val=&quot;42074097&quot;/&gt;&lt;wsp:rsid wsp:val=&quot;4209D73A&quot;/&gt;&lt;wsp:rsid wsp:val=&quot;4212ACEE&quot;/&gt;&lt;wsp:rsid wsp:val=&quot;4223BF26&quot;/&gt;&lt;wsp:rsid wsp:val=&quot;423904E1&quot;/&gt;&lt;wsp:rsid wsp:val=&quot;4241A118&quot;/&gt;&lt;wsp:rsid wsp:val=&quot;4248AFA3&quot;/&gt;&lt;wsp:rsid wsp:val=&quot;4250E165&quot;/&gt;&lt;wsp:rsid wsp:val=&quot;42528F17&quot;/&gt;&lt;wsp:rsid wsp:val=&quot;42595088&quot;/&gt;&lt;wsp:rsid wsp:val=&quot;425FDE20&quot;/&gt;&lt;wsp:rsid wsp:val=&quot;4261201D&quot;/&gt;&lt;wsp:rsid wsp:val=&quot;427B56AB&quot;/&gt;&lt;wsp:rsid wsp:val=&quot;428F1733&quot;/&gt;&lt;wsp:rsid wsp:val=&quot;42906558&quot;/&gt;&lt;wsp:rsid wsp:val=&quot;42988186&quot;/&gt;&lt;wsp:rsid wsp:val=&quot;42AAFF62&quot;/&gt;&lt;wsp:rsid wsp:val=&quot;42ADD1C1&quot;/&gt;&lt;wsp:rsid wsp:val=&quot;42B99E49&quot;/&gt;&lt;wsp:rsid wsp:val=&quot;42D02989&quot;/&gt;&lt;wsp:rsid wsp:val=&quot;42D5FBC8&quot;/&gt;&lt;wsp:rsid wsp:val=&quot;42E34B98&quot;/&gt;&lt;wsp:rsid wsp:val=&quot;42E8BEA0&quot;/&gt;&lt;wsp:rsid wsp:val=&quot;42F573C9&quot;/&gt;&lt;wsp:rsid wsp:val=&quot;4304099D&quot;/&gt;&lt;wsp:rsid wsp:val=&quot;430A67F5&quot;/&gt;&lt;wsp:rsid wsp:val=&quot;4317C2AF&quot;/&gt;&lt;wsp:rsid wsp:val=&quot;431CAF2F&quot;/&gt;&lt;wsp:rsid wsp:val=&quot;43217E7C&quot;/&gt;&lt;wsp:rsid wsp:val=&quot;4323310C&quot;/&gt;&lt;wsp:rsid wsp:val=&quot;4326A5B5&quot;/&gt;&lt;wsp:rsid wsp:val=&quot;432DE30F&quot;/&gt;&lt;wsp:rsid wsp:val=&quot;4333B072&quot;/&gt;&lt;wsp:rsid wsp:val=&quot;433B1B2B&quot;/&gt;&lt;wsp:rsid wsp:val=&quot;4344F317&quot;/&gt;&lt;wsp:rsid wsp:val=&quot;4346DC01&quot;/&gt;&lt;wsp:rsid wsp:val=&quot;434FDCE2&quot;/&gt;&lt;wsp:rsid wsp:val=&quot;43502256&quot;/&gt;&lt;wsp:rsid wsp:val=&quot;435875F9&quot;/&gt;&lt;wsp:rsid wsp:val=&quot;4359E2F8&quot;/&gt;&lt;wsp:rsid wsp:val=&quot;435C7889&quot;/&gt;&lt;wsp:rsid wsp:val=&quot;436A5D79&quot;/&gt;&lt;wsp:rsid wsp:val=&quot;43710797&quot;/&gt;&lt;wsp:rsid wsp:val=&quot;4371CD7E&quot;/&gt;&lt;wsp:rsid wsp:val=&quot;4372EDB3&quot;/&gt;&lt;wsp:rsid wsp:val=&quot;437674BA&quot;/&gt;&lt;wsp:rsid wsp:val=&quot;438BB3F0&quot;/&gt;&lt;wsp:rsid wsp:val=&quot;43944A59&quot;/&gt;&lt;wsp:rsid wsp:val=&quot;439D9487&quot;/&gt;&lt;wsp:rsid wsp:val=&quot;43A45579&quot;/&gt;&lt;wsp:rsid wsp:val=&quot;43AF77E1&quot;/&gt;&lt;wsp:rsid wsp:val=&quot;43BD603B&quot;/&gt;&lt;wsp:rsid wsp:val=&quot;43C0CD4C&quot;/&gt;&lt;wsp:rsid wsp:val=&quot;43CA0E0B&quot;/&gt;&lt;wsp:rsid wsp:val=&quot;43CC6A2E&quot;/&gt;&lt;wsp:rsid wsp:val=&quot;43D0C358&quot;/&gt;&lt;wsp:rsid wsp:val=&quot;43D41360&quot;/&gt;&lt;wsp:rsid wsp:val=&quot;43DF3595&quot;/&gt;&lt;wsp:rsid wsp:val=&quot;43E066C9&quot;/&gt;&lt;wsp:rsid wsp:val=&quot;43E5F1E3&quot;/&gt;&lt;wsp:rsid wsp:val=&quot;43EA7EA7&quot;/&gt;&lt;wsp:rsid wsp:val=&quot;44021198&quot;/&gt;&lt;wsp:rsid wsp:val=&quot;4417E119&quot;/&gt;&lt;wsp:rsid wsp:val=&quot;441836C4&quot;/&gt;&lt;wsp:rsid wsp:val=&quot;4432FC58&quot;/&gt;&lt;wsp:rsid wsp:val=&quot;44342F62&quot;/&gt;&lt;wsp:rsid wsp:val=&quot;4434CAC9&quot;/&gt;&lt;wsp:rsid wsp:val=&quot;443D69B8&quot;/&gt;&lt;wsp:rsid wsp:val=&quot;44494434&quot;/&gt;&lt;wsp:rsid wsp:val=&quot;44515246&quot;/&gt;&lt;wsp:rsid wsp:val=&quot;4464A006&quot;/&gt;&lt;wsp:rsid wsp:val=&quot;4466CD26&quot;/&gt;&lt;wsp:rsid wsp:val=&quot;446DCB14&quot;/&gt;&lt;wsp:rsid wsp:val=&quot;44822731&quot;/&gt;&lt;wsp:rsid wsp:val=&quot;4488F72F&quot;/&gt;&lt;wsp:rsid wsp:val=&quot;4489C3F9&quot;/&gt;&lt;wsp:rsid wsp:val=&quot;4494F59F&quot;/&gt;&lt;wsp:rsid wsp:val=&quot;44A414B1&quot;/&gt;&lt;wsp:rsid wsp:val=&quot;44E9D8B4&quot;/&gt;&lt;wsp:rsid wsp:val=&quot;44ED8616&quot;/&gt;&lt;wsp:rsid wsp:val=&quot;44F0D1C9&quot;/&gt;&lt;wsp:rsid wsp:val=&quot;44F848EA&quot;/&gt;&lt;wsp:rsid wsp:val=&quot;44FC7D60&quot;/&gt;&lt;wsp:rsid wsp:val=&quot;45098276&quot;/&gt;&lt;wsp:rsid wsp:val=&quot;451A9B5E&quot;/&gt;&lt;wsp:rsid wsp:val=&quot;45238D64&quot;/&gt;&lt;wsp:rsid wsp:val=&quot;453FB9EA&quot;/&gt;&lt;wsp:rsid wsp:val=&quot;454256C8&quot;/&gt;&lt;wsp:rsid wsp:val=&quot;4548BA7E&quot;/&gt;&lt;wsp:rsid wsp:val=&quot;454A0115&quot;/&gt;&lt;wsp:rsid wsp:val=&quot;454CFAEE&quot;/&gt;&lt;wsp:rsid wsp:val=&quot;45562F5A&quot;/&gt;&lt;wsp:rsid wsp:val=&quot;455DFC5B&quot;/&gt;&lt;wsp:rsid wsp:val=&quot;45701AA4&quot;/&gt;&lt;wsp:rsid wsp:val=&quot;45837BDB&quot;/&gt;&lt;wsp:rsid wsp:val=&quot;458D5B6E&quot;/&gt;&lt;wsp:rsid wsp:val=&quot;459138FB&quot;/&gt;&lt;wsp:rsid wsp:val=&quot;459167FC&quot;/&gt;&lt;wsp:rsid wsp:val=&quot;4592B3FB&quot;/&gt;&lt;wsp:rsid wsp:val=&quot;459A8123&quot;/&gt;&lt;wsp:rsid wsp:val=&quot;45A07234&quot;/&gt;&lt;wsp:rsid wsp:val=&quot;45AA5592&quot;/&gt;&lt;wsp:rsid wsp:val=&quot;45B97F52&quot;/&gt;&lt;wsp:rsid wsp:val=&quot;45C5BE61&quot;/&gt;&lt;wsp:rsid wsp:val=&quot;45DBBB25&quot;/&gt;&lt;wsp:rsid wsp:val=&quot;45FD9315&quot;/&gt;&lt;wsp:rsid wsp:val=&quot;46058A51&quot;/&gt;&lt;wsp:rsid wsp:val=&quot;460A7196&quot;/&gt;&lt;wsp:rsid wsp:val=&quot;460D9C8A&quot;/&gt;&lt;wsp:rsid wsp:val=&quot;4628E05A&quot;/&gt;&lt;wsp:rsid wsp:val=&quot;462A057E&quot;/&gt;&lt;wsp:rsid wsp:val=&quot;4634AFDD&quot;/&gt;&lt;wsp:rsid wsp:val=&quot;464583D8&quot;/&gt;&lt;wsp:rsid wsp:val=&quot;465043B7&quot;/&gt;&lt;wsp:rsid wsp:val=&quot;46520F05&quot;/&gt;&lt;wsp:rsid wsp:val=&quot;46586C7D&quot;/&gt;&lt;wsp:rsid wsp:val=&quot;465DF276&quot;/&gt;&lt;wsp:rsid wsp:val=&quot;46A4CC41&quot;/&gt;&lt;wsp:rsid wsp:val=&quot;46AB6DAB&quot;/&gt;&lt;wsp:rsid wsp:val=&quot;46C28446&quot;/&gt;&lt;wsp:rsid wsp:val=&quot;46C4C8DD&quot;/&gt;&lt;wsp:rsid wsp:val=&quot;46CE49AE&quot;/&gt;&lt;wsp:rsid wsp:val=&quot;46DF7F46&quot;/&gt;&lt;wsp:rsid wsp:val=&quot;46EB17FE&quot;/&gt;&lt;wsp:rsid wsp:val=&quot;46F09670&quot;/&gt;&lt;wsp:rsid wsp:val=&quot;46F3A60E&quot;/&gt;&lt;wsp:rsid wsp:val=&quot;4700F210&quot;/&gt;&lt;wsp:rsid wsp:val=&quot;47156AC1&quot;/&gt;&lt;wsp:rsid wsp:val=&quot;471996ED&quot;/&gt;&lt;wsp:rsid wsp:val=&quot;47257C68&quot;/&gt;&lt;wsp:rsid wsp:val=&quot;472E73CC&quot;/&gt;&lt;wsp:rsid wsp:val=&quot;47365184&quot;/&gt;&lt;wsp:rsid wsp:val=&quot;473AD547&quot;/&gt;&lt;wsp:rsid wsp:val=&quot;473F5209&quot;/&gt;&lt;wsp:rsid wsp:val=&quot;475207F7&quot;/&gt;&lt;wsp:rsid wsp:val=&quot;475451F4&quot;/&gt;&lt;wsp:rsid wsp:val=&quot;475F2351&quot;/&gt;&lt;wsp:rsid wsp:val=&quot;476BF2A9&quot;/&gt;&lt;wsp:rsid wsp:val=&quot;476CA315&quot;/&gt;&lt;wsp:rsid wsp:val=&quot;4778E45E&quot;/&gt;&lt;wsp:rsid wsp:val=&quot;477D516D&quot;/&gt;&lt;wsp:rsid wsp:val=&quot;47837DE9&quot;/&gt;&lt;wsp:rsid wsp:val=&quot;478C74CF&quot;/&gt;&lt;wsp:rsid wsp:val=&quot;47996376&quot;/&gt;&lt;wsp:rsid wsp:val=&quot;47A03990&quot;/&gt;&lt;wsp:rsid wsp:val=&quot;47AD4162&quot;/&gt;&lt;wsp:rsid wsp:val=&quot;47B6A7AD&quot;/&gt;&lt;wsp:rsid wsp:val=&quot;47BAB5E0&quot;/&gt;&lt;wsp:rsid wsp:val=&quot;47C0DF06&quot;/&gt;&lt;wsp:rsid wsp:val=&quot;47CF6B4D&quot;/&gt;&lt;wsp:rsid wsp:val=&quot;47E2FDCC&quot;/&gt;&lt;wsp:rsid wsp:val=&quot;47E6BD8E&quot;/&gt;&lt;wsp:rsid wsp:val=&quot;47EEC471&quot;/&gt;&lt;wsp:rsid wsp:val=&quot;47F6BDB2&quot;/&gt;&lt;wsp:rsid wsp:val=&quot;47F8B145&quot;/&gt;&lt;wsp:rsid wsp:val=&quot;47FDAC90&quot;/&gt;&lt;wsp:rsid wsp:val=&quot;47FE4E28&quot;/&gt;&lt;wsp:rsid wsp:val=&quot;4800A6FD&quot;/&gt;&lt;wsp:rsid wsp:val=&quot;4810D898&quot;/&gt;&lt;wsp:rsid wsp:val=&quot;4818D418&quot;/&gt;&lt;wsp:rsid wsp:val=&quot;481FFECE&quot;/&gt;&lt;wsp:rsid wsp:val=&quot;4835938D&quot;/&gt;&lt;wsp:rsid wsp:val=&quot;4838601A&quot;/&gt;&lt;wsp:rsid wsp:val=&quot;483B127E&quot;/&gt;&lt;wsp:rsid wsp:val=&quot;4845A219&quot;/&gt;&lt;wsp:rsid wsp:val=&quot;484D6F83&quot;/&gt;&lt;wsp:rsid wsp:val=&quot;484D8E27&quot;/&gt;&lt;wsp:rsid wsp:val=&quot;4851402B&quot;/&gt;&lt;wsp:rsid wsp:val=&quot;4856B24E&quot;/&gt;&lt;wsp:rsid wsp:val=&quot;489AD1F6&quot;/&gt;&lt;wsp:rsid wsp:val=&quot;48A6F46E&quot;/&gt;&lt;wsp:rsid wsp:val=&quot;48B9E6DE&quot;/&gt;&lt;wsp:rsid wsp:val=&quot;48BD5C66&quot;/&gt;&lt;wsp:rsid wsp:val=&quot;48C7C7B6&quot;/&gt;&lt;wsp:rsid wsp:val=&quot;48CCB334&quot;/&gt;&lt;wsp:rsid wsp:val=&quot;48D582BB&quot;/&gt;&lt;wsp:rsid wsp:val=&quot;48EF253D&quot;/&gt;&lt;wsp:rsid wsp:val=&quot;48F24C39&quot;/&gt;&lt;wsp:rsid wsp:val=&quot;48FA87AF&quot;/&gt;&lt;wsp:rsid wsp:val=&quot;48FBE08F&quot;/&gt;&lt;wsp:rsid wsp:val=&quot;48FD5472&quot;/&gt;&lt;wsp:rsid wsp:val=&quot;48FE58B7&quot;/&gt;&lt;wsp:rsid wsp:val=&quot;4902E91A&quot;/&gt;&lt;wsp:rsid wsp:val=&quot;49038246&quot;/&gt;&lt;wsp:rsid wsp:val=&quot;4907A03A&quot;/&gt;&lt;wsp:rsid wsp:val=&quot;490F3536&quot;/&gt;&lt;wsp:rsid wsp:val=&quot;49126874&quot;/&gt;&lt;wsp:rsid wsp:val=&quot;49178452&quot;/&gt;&lt;wsp:rsid wsp:val=&quot;491DD060&quot;/&gt;&lt;wsp:rsid wsp:val=&quot;4926ED5D&quot;/&gt;&lt;wsp:rsid wsp:val=&quot;492A5CA5&quot;/&gt;&lt;wsp:rsid wsp:val=&quot;492FBEA2&quot;/&gt;&lt;wsp:rsid wsp:val=&quot;4931D723&quot;/&gt;&lt;wsp:rsid wsp:val=&quot;49363B28&quot;/&gt;&lt;wsp:rsid wsp:val=&quot;493DC266&quot;/&gt;&lt;wsp:rsid wsp:val=&quot;495488BC&quot;/&gt;&lt;wsp:rsid wsp:val=&quot;495B8CA1&quot;/&gt;&lt;wsp:rsid wsp:val=&quot;49751628&quot;/&gt;&lt;wsp:rsid wsp:val=&quot;49860829&quot;/&gt;&lt;wsp:rsid wsp:val=&quot;498DC2DE&quot;/&gt;&lt;wsp:rsid wsp:val=&quot;4993F841&quot;/&gt;&lt;wsp:rsid wsp:val=&quot;4994531E&quot;/&gt;&lt;wsp:rsid wsp:val=&quot;49946753&quot;/&gt;&lt;wsp:rsid wsp:val=&quot;49959338&quot;/&gt;&lt;wsp:rsid wsp:val=&quot;49AAEEC7&quot;/&gt;&lt;wsp:rsid wsp:val=&quot;49FAD5B9&quot;/&gt;&lt;wsp:rsid wsp:val=&quot;4A02837B&quot;/&gt;&lt;wsp:rsid wsp:val=&quot;4A1218EA&quot;/&gt;&lt;wsp:rsid wsp:val=&quot;4A26EA5B&quot;/&gt;&lt;wsp:rsid wsp:val=&quot;4A282172&quot;/&gt;&lt;wsp:rsid wsp:val=&quot;4A28ABC5&quot;/&gt;&lt;wsp:rsid wsp:val=&quot;4A385246&quot;/&gt;&lt;wsp:rsid wsp:val=&quot;4A3D1DC1&quot;/&gt;&lt;wsp:rsid wsp:val=&quot;4A41F710&quot;/&gt;&lt;wsp:rsid wsp:val=&quot;4A4441B2&quot;/&gt;&lt;wsp:rsid wsp:val=&quot;4A44EC17&quot;/&gt;&lt;wsp:rsid wsp:val=&quot;4A462FF6&quot;/&gt;&lt;wsp:rsid wsp:val=&quot;4A4DD5B7&quot;/&gt;&lt;wsp:rsid wsp:val=&quot;4A502F66&quot;/&gt;&lt;wsp:rsid wsp:val=&quot;4A57ECE6&quot;/&gt;&lt;wsp:rsid wsp:val=&quot;4A75B224&quot;/&gt;&lt;wsp:rsid wsp:val=&quot;4A769022&quot;/&gt;&lt;wsp:rsid wsp:val=&quot;4A8B43BA&quot;/&gt;&lt;wsp:rsid wsp:val=&quot;4A95DA1A&quot;/&gt;&lt;wsp:rsid wsp:val=&quot;4A9664CB&quot;/&gt;&lt;wsp:rsid wsp:val=&quot;4A9C3127&quot;/&gt;&lt;wsp:rsid wsp:val=&quot;4AB47F27&quot;/&gt;&lt;wsp:rsid wsp:val=&quot;4ABA2A21&quot;/&gt;&lt;wsp:rsid wsp:val=&quot;4ABF93A8&quot;/&gt;&lt;wsp:rsid wsp:val=&quot;4AD4C078&quot;/&gt;&lt;wsp:rsid wsp:val=&quot;4AD79F24&quot;/&gt;&lt;wsp:rsid wsp:val=&quot;4AD79FB9&quot;/&gt;&lt;wsp:rsid wsp:val=&quot;4AF8870D&quot;/&gt;&lt;wsp:rsid wsp:val=&quot;4B075DC7&quot;/&gt;&lt;wsp:rsid wsp:val=&quot;4B1A0695&quot;/&gt;&lt;wsp:rsid wsp:val=&quot;4B23249E&quot;/&gt;&lt;wsp:rsid wsp:val=&quot;4B3847BF&quot;/&gt;&lt;wsp:rsid wsp:val=&quot;4B4790EC&quot;/&gt;&lt;wsp:rsid wsp:val=&quot;4B4D982C&quot;/&gt;&lt;wsp:rsid wsp:val=&quot;4B4E6211&quot;/&gt;&lt;wsp:rsid wsp:val=&quot;4B613D05&quot;/&gt;&lt;wsp:rsid wsp:val=&quot;4B70EE5C&quot;/&gt;&lt;wsp:rsid wsp:val=&quot;4B7BE029&quot;/&gt;&lt;wsp:rsid wsp:val=&quot;4B812DAF&quot;/&gt;&lt;wsp:rsid wsp:val=&quot;4B93EAC0&quot;/&gt;&lt;wsp:rsid wsp:val=&quot;4B984399&quot;/&gt;&lt;wsp:rsid wsp:val=&quot;4BA8C8E6&quot;/&gt;&lt;wsp:rsid wsp:val=&quot;4BBDA343&quot;/&gt;&lt;wsp:rsid wsp:val=&quot;4BC0AE8F&quot;/&gt;&lt;wsp:rsid wsp:val=&quot;4BD8B072&quot;/&gt;&lt;wsp:rsid wsp:val=&quot;4BE0BC78&quot;/&gt;&lt;wsp:rsid wsp:val=&quot;4BE9107A&quot;/&gt;&lt;wsp:rsid wsp:val=&quot;4BF2BD5F&quot;/&gt;&lt;wsp:rsid wsp:val=&quot;4C0D237D&quot;/&gt;&lt;wsp:rsid wsp:val=&quot;4C0D5F38&quot;/&gt;&lt;wsp:rsid wsp:val=&quot;4C221EFE&quot;/&gt;&lt;wsp:rsid wsp:val=&quot;4C2AFDBB&quot;/&gt;&lt;wsp:rsid wsp:val=&quot;4C2CCF03&quot;/&gt;&lt;wsp:rsid wsp:val=&quot;4C2FE13F&quot;/&gt;&lt;wsp:rsid wsp:val=&quot;4C34F263&quot;/&gt;&lt;wsp:rsid wsp:val=&quot;4C37BD4D&quot;/&gt;&lt;wsp:rsid wsp:val=&quot;4C3D988F&quot;/&gt;&lt;wsp:rsid wsp:val=&quot;4C3F71D1&quot;/&gt;&lt;wsp:rsid wsp:val=&quot;4C50C7DC&quot;/&gt;&lt;wsp:rsid wsp:val=&quot;4C512132&quot;/&gt;&lt;wsp:rsid wsp:val=&quot;4C5A7D17&quot;/&gt;&lt;wsp:rsid wsp:val=&quot;4C6977E5&quot;/&gt;&lt;wsp:rsid wsp:val=&quot;4C70DB94&quot;/&gt;&lt;wsp:rsid wsp:val=&quot;4C789288&quot;/&gt;&lt;wsp:rsid wsp:val=&quot;4C8DE614&quot;/&gt;&lt;wsp:rsid wsp:val=&quot;4C8E805A&quot;/&gt;&lt;wsp:rsid wsp:val=&quot;4C97437B&quot;/&gt;&lt;wsp:rsid wsp:val=&quot;4C9EF6E2&quot;/&gt;&lt;wsp:rsid wsp:val=&quot;4CA00CED&quot;/&gt;&lt;wsp:rsid wsp:val=&quot;4CA2D491&quot;/&gt;&lt;wsp:rsid wsp:val=&quot;4CA36609&quot;/&gt;&lt;wsp:rsid wsp:val=&quot;4CB06B0F&quot;/&gt;&lt;wsp:rsid wsp:val=&quot;4CBC1554&quot;/&gt;&lt;wsp:rsid wsp:val=&quot;4CBEE778&quot;/&gt;&lt;wsp:rsid wsp:val=&quot;4CCB6CE4&quot;/&gt;&lt;wsp:rsid wsp:val=&quot;4CDA71E5&quot;/&gt;&lt;wsp:rsid wsp:val=&quot;4CDCDBFC&quot;/&gt;&lt;wsp:rsid wsp:val=&quot;4CE17ACC&quot;/&gt;&lt;wsp:rsid wsp:val=&quot;4CEC453B&quot;/&gt;&lt;wsp:rsid wsp:val=&quot;4CEC6A07&quot;/&gt;&lt;wsp:rsid wsp:val=&quot;4CF304C9&quot;/&gt;&lt;wsp:rsid wsp:val=&quot;4CF41693&quot;/&gt;&lt;wsp:rsid wsp:val=&quot;4CFA046F&quot;/&gt;&lt;wsp:rsid wsp:val=&quot;4CFAB2FA&quot;/&gt;&lt;wsp:rsid wsp:val=&quot;4D112E12&quot;/&gt;&lt;wsp:rsid wsp:val=&quot;4D11E3A8&quot;/&gt;&lt;wsp:rsid wsp:val=&quot;4D1583C4&quot;/&gt;&lt;wsp:rsid wsp:val=&quot;4D1D56E6&quot;/&gt;&lt;wsp:rsid wsp:val=&quot;4D24FEB1&quot;/&gt;&lt;wsp:rsid wsp:val=&quot;4D36B636&quot;/&gt;&lt;wsp:rsid wsp:val=&quot;4D37A0CA&quot;/&gt;&lt;wsp:rsid wsp:val=&quot;4D3908AA&quot;/&gt;&lt;wsp:rsid wsp:val=&quot;4D3F4597&quot;/&gt;&lt;wsp:rsid wsp:val=&quot;4D42D854&quot;/&gt;&lt;wsp:rsid wsp:val=&quot;4D4A12A5&quot;/&gt;&lt;wsp:rsid wsp:val=&quot;4D531900&quot;/&gt;&lt;wsp:rsid wsp:val=&quot;4D54B08A&quot;/&gt;&lt;wsp:rsid wsp:val=&quot;4D5DB73F&quot;/&gt;&lt;wsp:rsid wsp:val=&quot;4D715034&quot;/&gt;&lt;wsp:rsid wsp:val=&quot;4D87D6E6&quot;/&gt;&lt;wsp:rsid wsp:val=&quot;4D8D03CB&quot;/&gt;&lt;wsp:rsid wsp:val=&quot;4D8E8DC0&quot;/&gt;&lt;wsp:rsid wsp:val=&quot;4D9427AA&quot;/&gt;&lt;wsp:rsid wsp:val=&quot;4D99323C&quot;/&gt;&lt;wsp:rsid wsp:val=&quot;4DA271FE&quot;/&gt;&lt;wsp:rsid wsp:val=&quot;4DA2A4EC&quot;/&gt;&lt;wsp:rsid wsp:val=&quot;4DA2A6D1&quot;/&gt;&lt;wsp:rsid wsp:val=&quot;4DA4FA4A&quot;/&gt;&lt;wsp:rsid wsp:val=&quot;4DBE8B32&quot;/&gt;&lt;wsp:rsid wsp:val=&quot;4DCE2D7A&quot;/&gt;&lt;wsp:rsid wsp:val=&quot;4DD02EE6&quot;/&gt;&lt;wsp:rsid wsp:val=&quot;4DFE69E0&quot;/&gt;&lt;wsp:rsid wsp:val=&quot;4E1462CB&quot;/&gt;&lt;wsp:rsid wsp:val=&quot;4E2776F1&quot;/&gt;&lt;wsp:rsid wsp:val=&quot;4E29B675&quot;/&gt;&lt;wsp:rsid wsp:val=&quot;4E2E773A&quot;/&gt;&lt;wsp:rsid wsp:val=&quot;4E3BAF0F&quot;/&gt;&lt;wsp:rsid wsp:val=&quot;4E463973&quot;/&gt;&lt;wsp:rsid wsp:val=&quot;4E46B059&quot;/&gt;&lt;wsp:rsid wsp:val=&quot;4E46EDA2&quot;/&gt;&lt;wsp:rsid wsp:val=&quot;4E47B6FC&quot;/&gt;&lt;wsp:rsid wsp:val=&quot;4E4A3BB2&quot;/&gt;&lt;wsp:rsid wsp:val=&quot;4E4AE413&quot;/&gt;&lt;wsp:rsid wsp:val=&quot;4E4D1A9C&quot;/&gt;&lt;wsp:rsid wsp:val=&quot;4E725778&quot;/&gt;&lt;wsp:rsid wsp:val=&quot;4E7C9B64&quot;/&gt;&lt;wsp:rsid wsp:val=&quot;4E7F770E&quot;/&gt;&lt;wsp:rsid wsp:val=&quot;4E8FA606&quot;/&gt;&lt;wsp:rsid wsp:val=&quot;4E97C78D&quot;/&gt;&lt;wsp:rsid wsp:val=&quot;4EB4CAF1&quot;/&gt;&lt;wsp:rsid wsp:val=&quot;4EB6F9B1&quot;/&gt;&lt;wsp:rsid wsp:val=&quot;4EBB7178&quot;/&gt;&lt;wsp:rsid wsp:val=&quot;4EC6E58A&quot;/&gt;&lt;wsp:rsid wsp:val=&quot;4ECA66D3&quot;/&gt;&lt;wsp:rsid wsp:val=&quot;4EEA56FA&quot;/&gt;&lt;wsp:rsid wsp:val=&quot;4EF8A382&quot;/&gt;&lt;wsp:rsid wsp:val=&quot;4EFDF8F3&quot;/&gt;&lt;wsp:rsid wsp:val=&quot;4F06DA94&quot;/&gt;&lt;wsp:rsid wsp:val=&quot;4F107A94&quot;/&gt;&lt;wsp:rsid wsp:val=&quot;4F24DC9C&quot;/&gt;&lt;wsp:rsid wsp:val=&quot;4F2F8027&quot;/&gt;&lt;wsp:rsid wsp:val=&quot;4F406EF8&quot;/&gt;&lt;wsp:rsid wsp:val=&quot;4F439F34&quot;/&gt;&lt;wsp:rsid wsp:val=&quot;4F4E9855&quot;/&gt;&lt;wsp:rsid wsp:val=&quot;4F4EE5BE&quot;/&gt;&lt;wsp:rsid wsp:val=&quot;4F5A2985&quot;/&gt;&lt;wsp:rsid wsp:val=&quot;4F60A1EC&quot;/&gt;&lt;wsp:rsid wsp:val=&quot;4F625CEA&quot;/&gt;&lt;wsp:rsid wsp:val=&quot;4F67A986&quot;/&gt;&lt;wsp:rsid wsp:val=&quot;4F708035&quot;/&gt;&lt;wsp:rsid wsp:val=&quot;4F7190C5&quot;/&gt;&lt;wsp:rsid wsp:val=&quot;4F759E0A&quot;/&gt;&lt;wsp:rsid wsp:val=&quot;4F7A2883&quot;/&gt;&lt;wsp:rsid wsp:val=&quot;4F81B49C&quot;/&gt;&lt;wsp:rsid wsp:val=&quot;4F845F5B&quot;/&gt;&lt;wsp:rsid wsp:val=&quot;4F852E74&quot;/&gt;&lt;wsp:rsid wsp:val=&quot;4F97B069&quot;/&gt;&lt;wsp:rsid wsp:val=&quot;4F9D5CCF&quot;/&gt;&lt;wsp:rsid wsp:val=&quot;4FA35ABD&quot;/&gt;&lt;wsp:rsid wsp:val=&quot;4FA8E0C2&quot;/&gt;&lt;wsp:rsid wsp:val=&quot;4FB7273C&quot;/&gt;&lt;wsp:rsid wsp:val=&quot;4FC4D9D8&quot;/&gt;&lt;wsp:rsid wsp:val=&quot;4FC6865B&quot;/&gt;&lt;wsp:rsid wsp:val=&quot;4FCCB0E1&quot;/&gt;&lt;wsp:rsid wsp:val=&quot;4FD039B1&quot;/&gt;&lt;wsp:rsid wsp:val=&quot;4FD2AC7E&quot;/&gt;&lt;wsp:rsid wsp:val=&quot;4FD697A4&quot;/&gt;&lt;wsp:rsid wsp:val=&quot;4FE60C13&quot;/&gt;&lt;wsp:rsid wsp:val=&quot;4FEA74C5&quot;/&gt;&lt;wsp:rsid wsp:val=&quot;4FED4BE8&quot;/&gt;&lt;wsp:rsid wsp:val=&quot;4FF3D968&quot;/&gt;&lt;wsp:rsid wsp:val=&quot;4FF7BD30&quot;/&gt;&lt;wsp:rsid wsp:val=&quot;4FFE744F&quot;/&gt;&lt;wsp:rsid wsp:val=&quot;50092E64&quot;/&gt;&lt;wsp:rsid wsp:val=&quot;500C7EB0&quot;/&gt;&lt;wsp:rsid wsp:val=&quot;50102A31&quot;/&gt;&lt;wsp:rsid wsp:val=&quot;501BE28B&quot;/&gt;&lt;wsp:rsid wsp:val=&quot;50214B62&quot;/&gt;&lt;wsp:rsid wsp:val=&quot;5029907C&quot;/&gt;&lt;wsp:rsid wsp:val=&quot;5044387F&quot;/&gt;&lt;wsp:rsid wsp:val=&quot;50723AB5&quot;/&gt;&lt;wsp:rsid wsp:val=&quot;507276EC&quot;/&gt;&lt;wsp:rsid wsp:val=&quot;507A7916&quot;/&gt;&lt;wsp:rsid wsp:val=&quot;509B0920&quot;/&gt;&lt;wsp:rsid wsp:val=&quot;50A38A01&quot;/&gt;&lt;wsp:rsid wsp:val=&quot;50AECF86&quot;/&gt;&lt;wsp:rsid wsp:val=&quot;50B5349A&quot;/&gt;&lt;wsp:rsid wsp:val=&quot;50C36532&quot;/&gt;&lt;wsp:rsid wsp:val=&quot;50D338A8&quot;/&gt;&lt;wsp:rsid wsp:val=&quot;50D4F30B&quot;/&gt;&lt;wsp:rsid wsp:val=&quot;50DAC358&quot;/&gt;&lt;wsp:rsid wsp:val=&quot;50E192AA&quot;/&gt;&lt;wsp:rsid wsp:val=&quot;511A2A19&quot;/&gt;&lt;wsp:rsid wsp:val=&quot;5130864D&quot;/&gt;&lt;wsp:rsid wsp:val=&quot;5134BD3A&quot;/&gt;&lt;wsp:rsid wsp:val=&quot;513C84A4&quot;/&gt;&lt;wsp:rsid wsp:val=&quot;51493BD5&quot;/&gt;&lt;wsp:rsid wsp:val=&quot;515993D1&quot;/&gt;&lt;wsp:rsid wsp:val=&quot;515C405F&quot;/&gt;&lt;wsp:rsid wsp:val=&quot;51698F49&quot;/&gt;&lt;wsp:rsid wsp:val=&quot;517378A7&quot;/&gt;&lt;wsp:rsid wsp:val=&quot;517D63B9&quot;/&gt;&lt;wsp:rsid wsp:val=&quot;518F8716&quot;/&gt;&lt;wsp:rsid wsp:val=&quot;5192F65E&quot;/&gt;&lt;wsp:rsid wsp:val=&quot;5194A210&quot;/&gt;&lt;wsp:rsid wsp:val=&quot;51A3EE3A&quot;/&gt;&lt;wsp:rsid wsp:val=&quot;51B14D62&quot;/&gt;&lt;wsp:rsid wsp:val=&quot;51B35336&quot;/&gt;&lt;wsp:rsid wsp:val=&quot;51C3A018&quot;/&gt;&lt;wsp:rsid wsp:val=&quot;51CD6C8F&quot;/&gt;&lt;wsp:rsid wsp:val=&quot;51D48C85&quot;/&gt;&lt;wsp:rsid wsp:val=&quot;51DDC5F3&quot;/&gt;&lt;wsp:rsid wsp:val=&quot;51E1A4A0&quot;/&gt;&lt;wsp:rsid wsp:val=&quot;51E60599&quot;/&gt;&lt;wsp:rsid wsp:val=&quot;51E7E662&quot;/&gt;&lt;wsp:rsid wsp:val=&quot;51EAD5A7&quot;/&gt;&lt;wsp:rsid wsp:val=&quot;51EC9C34&quot;/&gt;&lt;wsp:rsid wsp:val=&quot;51F030FA&quot;/&gt;&lt;wsp:rsid wsp:val=&quot;51F86933&quot;/&gt;&lt;wsp:rsid wsp:val=&quot;520A32DB&quot;/&gt;&lt;wsp:rsid wsp:val=&quot;520A7C04&quot;/&gt;&lt;wsp:rsid wsp:val=&quot;522AE1FD&quot;/&gt;&lt;wsp:rsid wsp:val=&quot;52368F0D&quot;/&gt;&lt;wsp:rsid wsp:val=&quot;5252ABF5&quot;/&gt;&lt;wsp:rsid wsp:val=&quot;5257EB82&quot;/&gt;&lt;wsp:rsid wsp:val=&quot;526C94D5&quot;/&gt;&lt;wsp:rsid wsp:val=&quot;527A75AD&quot;/&gt;&lt;wsp:rsid wsp:val=&quot;527C262D&quot;/&gt;&lt;wsp:rsid wsp:val=&quot;5294C249&quot;/&gt;&lt;wsp:rsid wsp:val=&quot;529E461B&quot;/&gt;&lt;wsp:rsid wsp:val=&quot;52A908B0&quot;/&gt;&lt;wsp:rsid wsp:val=&quot;52B84A02&quot;/&gt;&lt;wsp:rsid wsp:val=&quot;52C872CE&quot;/&gt;&lt;wsp:rsid wsp:val=&quot;52E74B1D&quot;/&gt;&lt;wsp:rsid wsp:val=&quot;52F542DA&quot;/&gt;&lt;wsp:rsid wsp:val=&quot;52F8BD65&quot;/&gt;&lt;wsp:rsid wsp:val=&quot;53047F48&quot;/&gt;&lt;wsp:rsid wsp:val=&quot;5312D15C&quot;/&gt;&lt;wsp:rsid wsp:val=&quot;5314C72D&quot;/&gt;&lt;wsp:rsid wsp:val=&quot;53180A16&quot;/&gt;&lt;wsp:rsid wsp:val=&quot;531BFBE8&quot;/&gt;&lt;wsp:rsid wsp:val=&quot;531D432F&quot;/&gt;&lt;wsp:rsid wsp:val=&quot;532164C8&quot;/&gt;&lt;wsp:rsid wsp:val=&quot;532A6521&quot;/&gt;&lt;wsp:rsid wsp:val=&quot;532B5777&quot;/&gt;&lt;wsp:rsid wsp:val=&quot;532EF0D2&quot;/&gt;&lt;wsp:rsid wsp:val=&quot;533A17E1&quot;/&gt;&lt;wsp:rsid wsp:val=&quot;533CB3F3&quot;/&gt;&lt;wsp:rsid wsp:val=&quot;5341F8DE&quot;/&gt;&lt;wsp:rsid wsp:val=&quot;534530C7&quot;/&gt;&lt;wsp:rsid wsp:val=&quot;534B472A&quot;/&gt;&lt;wsp:rsid wsp:val=&quot;53500C87&quot;/&gt;&lt;wsp:rsid wsp:val=&quot;535431AC&quot;/&gt;&lt;wsp:rsid wsp:val=&quot;535C78A2&quot;/&gt;&lt;wsp:rsid wsp:val=&quot;5363BE2B&quot;/&gt;&lt;wsp:rsid wsp:val=&quot;538EFB38&quot;/&gt;&lt;wsp:rsid wsp:val=&quot;5396DA86&quot;/&gt;&lt;wsp:rsid wsp:val=&quot;539EAD06&quot;/&gt;&lt;wsp:rsid wsp:val=&quot;53A29468&quot;/&gt;&lt;wsp:rsid wsp:val=&quot;53B9AF64&quot;/&gt;&lt;wsp:rsid wsp:val=&quot;53CA78CE&quot;/&gt;&lt;wsp:rsid wsp:val=&quot;53D967CB&quot;/&gt;&lt;wsp:rsid wsp:val=&quot;53D9A14C&quot;/&gt;&lt;wsp:rsid wsp:val=&quot;53DEE515&quot;/&gt;&lt;wsp:rsid wsp:val=&quot;53F35498&quot;/&gt;&lt;wsp:rsid wsp:val=&quot;53FDCF44&quot;/&gt;&lt;wsp:rsid wsp:val=&quot;5402BD77&quot;/&gt;&lt;wsp:rsid wsp:val=&quot;54096CD8&quot;/&gt;&lt;wsp:rsid wsp:val=&quot;540D1FF9&quot;/&gt;&lt;wsp:rsid wsp:val=&quot;540D64F2&quot;/&gt;&lt;wsp:rsid wsp:val=&quot;54101326&quot;/&gt;&lt;wsp:rsid wsp:val=&quot;541BCF53&quot;/&gt;&lt;wsp:rsid wsp:val=&quot;541CC212&quot;/&gt;&lt;wsp:rsid wsp:val=&quot;541DF43A&quot;/&gt;&lt;wsp:rsid wsp:val=&quot;542BCFC9&quot;/&gt;&lt;wsp:rsid wsp:val=&quot;543092AA&quot;/&gt;&lt;wsp:rsid wsp:val=&quot;54328C69&quot;/&gt;&lt;wsp:rsid wsp:val=&quot;543B6F43&quot;/&gt;&lt;wsp:rsid wsp:val=&quot;543B7E59&quot;/&gt;&lt;wsp:rsid wsp:val=&quot;5446E534&quot;/&gt;&lt;wsp:rsid wsp:val=&quot;544BC021&quot;/&gt;&lt;wsp:rsid wsp:val=&quot;544BE5E8&quot;/&gt;&lt;wsp:rsid wsp:val=&quot;5461A635&quot;/&gt;&lt;wsp:rsid wsp:val=&quot;546231FE&quot;/&gt;&lt;wsp:rsid wsp:val=&quot;5469A873&quot;/&gt;&lt;wsp:rsid wsp:val=&quot;547053A6&quot;/&gt;&lt;wsp:rsid wsp:val=&quot;54718198&quot;/&gt;&lt;wsp:rsid wsp:val=&quot;54718D8A&quot;/&gt;&lt;wsp:rsid wsp:val=&quot;548F0E13&quot;/&gt;&lt;wsp:rsid wsp:val=&quot;54964390&quot;/&gt;&lt;wsp:rsid wsp:val=&quot;549C8543&quot;/&gt;&lt;wsp:rsid wsp:val=&quot;54A379A4&quot;/&gt;&lt;wsp:rsid wsp:val=&quot;54B13CED&quot;/&gt;&lt;wsp:rsid wsp:val=&quot;54B32D1B&quot;/&gt;&lt;wsp:rsid wsp:val=&quot;54C5224B&quot;/&gt;&lt;wsp:rsid wsp:val=&quot;54C67229&quot;/&gt;&lt;wsp:rsid wsp:val=&quot;54CAC8F6&quot;/&gt;&lt;wsp:rsid wsp:val=&quot;54E7178B&quot;/&gt;&lt;wsp:rsid wsp:val=&quot;54F4D21B&quot;/&gt;&lt;wsp:rsid wsp:val=&quot;5502E0B1&quot;/&gt;&lt;wsp:rsid wsp:val=&quot;550C50F9&quot;/&gt;&lt;wsp:rsid wsp:val=&quot;5517A9A2&quot;/&gt;&lt;wsp:rsid wsp:val=&quot;552CC8E6&quot;/&gt;&lt;wsp:rsid wsp:val=&quot;5531A9AE&quot;/&gt;&lt;wsp:rsid wsp:val=&quot;5556FE8B&quot;/&gt;&lt;wsp:rsid wsp:val=&quot;5566C75A&quot;/&gt;&lt;wsp:rsid wsp:val=&quot;556F9C6D&quot;/&gt;&lt;wsp:rsid wsp:val=&quot;5570279A&quot;/&gt;&lt;wsp:rsid wsp:val=&quot;55B3AA1A&quot;/&gt;&lt;wsp:rsid wsp:val=&quot;55C9868A&quot;/&gt;&lt;wsp:rsid wsp:val=&quot;55D531A0&quot;/&gt;&lt;wsp:rsid wsp:val=&quot;55DCBCA5&quot;/&gt;&lt;wsp:rsid wsp:val=&quot;55DE4A61&quot;/&gt;&lt;wsp:rsid wsp:val=&quot;55E2F739&quot;/&gt;&lt;wsp:rsid wsp:val=&quot;55F3B258&quot;/&gt;&lt;wsp:rsid wsp:val=&quot;560BF13F&quot;/&gt;&lt;wsp:rsid wsp:val=&quot;560D5DEB&quot;/&gt;&lt;wsp:rsid wsp:val=&quot;56151C72&quot;/&gt;&lt;wsp:rsid wsp:val=&quot;561530D9&quot;/&gt;&lt;wsp:rsid wsp:val=&quot;561BEB84&quot;/&gt;&lt;wsp:rsid wsp:val=&quot;562223A3&quot;/&gt;&lt;wsp:rsid wsp:val=&quot;56295DD8&quot;/&gt;&lt;wsp:rsid wsp:val=&quot;565271D5&quot;/&gt;&lt;wsp:rsid wsp:val=&quot;565BB86F&quot;/&gt;&lt;wsp:rsid wsp:val=&quot;56612144&quot;/&gt;&lt;wsp:rsid wsp:val=&quot;5661A8D5&quot;/&gt;&lt;wsp:rsid wsp:val=&quot;56628EDB&quot;/&gt;&lt;wsp:rsid wsp:val=&quot;56653698&quot;/&gt;&lt;wsp:rsid wsp:val=&quot;56676B6D&quot;/&gt;&lt;wsp:rsid wsp:val=&quot;56789E04&quot;/&gt;&lt;wsp:rsid wsp:val=&quot;567DAEA9&quot;/&gt;&lt;wsp:rsid wsp:val=&quot;56A834C1&quot;/&gt;&lt;wsp:rsid wsp:val=&quot;56A878C0&quot;/&gt;&lt;wsp:rsid wsp:val=&quot;56A8CEBA&quot;/&gt;&lt;wsp:rsid wsp:val=&quot;56CECA7E&quot;/&gt;&lt;wsp:rsid wsp:val=&quot;56DCDE90&quot;/&gt;&lt;wsp:rsid wsp:val=&quot;56E112C6&quot;/&gt;&lt;wsp:rsid wsp:val=&quot;56E3DFE5&quot;/&gt;&lt;wsp:rsid wsp:val=&quot;56EB1734&quot;/&gt;&lt;wsp:rsid wsp:val=&quot;56F1F38E&quot;/&gt;&lt;wsp:rsid wsp:val=&quot;56FFD359&quot;/&gt;&lt;wsp:rsid wsp:val=&quot;5703DF16&quot;/&gt;&lt;wsp:rsid wsp:val=&quot;5711C028&quot;/&gt;&lt;wsp:rsid wsp:val=&quot;571F5932&quot;/&gt;&lt;wsp:rsid wsp:val=&quot;572C78EF&quot;/&gt;&lt;wsp:rsid wsp:val=&quot;574F3D85&quot;/&gt;&lt;wsp:rsid wsp:val=&quot;575EBB0E&quot;/&gt;&lt;wsp:rsid wsp:val=&quot;57686FF3&quot;/&gt;&lt;wsp:rsid wsp:val=&quot;57757A59&quot;/&gt;&lt;wsp:rsid wsp:val=&quot;578C3486&quot;/&gt;&lt;wsp:rsid wsp:val=&quot;57A92E4C&quot;/&gt;&lt;wsp:rsid wsp:val=&quot;57CF32C3&quot;/&gt;&lt;wsp:rsid wsp:val=&quot;57D2953C&quot;/&gt;&lt;wsp:rsid wsp:val=&quot;57DF2ABC&quot;/&gt;&lt;wsp:rsid wsp:val=&quot;57E3C5BE&quot;/&gt;&lt;wsp:rsid wsp:val=&quot;58083DF6&quot;/&gt;&lt;wsp:rsid wsp:val=&quot;581FF7F5&quot;/&gt;&lt;wsp:rsid wsp:val=&quot;58262C48&quot;/&gt;&lt;wsp:rsid wsp:val=&quot;5847C882&quot;/&gt;&lt;wsp:rsid wsp:val=&quot;58589ECE&quot;/&gt;&lt;wsp:rsid wsp:val=&quot;585AB342&quot;/&gt;&lt;wsp:rsid wsp:val=&quot;586E3DED&quot;/&gt;&lt;wsp:rsid wsp:val=&quot;5875A7EA&quot;/&gt;&lt;wsp:rsid wsp:val=&quot;58858AFB&quot;/&gt;&lt;wsp:rsid wsp:val=&quot;589D5292&quot;/&gt;&lt;wsp:rsid wsp:val=&quot;58A9F040&quot;/&gt;&lt;wsp:rsid wsp:val=&quot;58AA22C1&quot;/&gt;&lt;wsp:rsid wsp:val=&quot;58B1EDA4&quot;/&gt;&lt;wsp:rsid wsp:val=&quot;58B3177B&quot;/&gt;&lt;wsp:rsid wsp:val=&quot;58B47C6A&quot;/&gt;&lt;wsp:rsid wsp:val=&quot;58C45BAE&quot;/&gt;&lt;wsp:rsid wsp:val=&quot;58D4A937&quot;/&gt;&lt;wsp:rsid wsp:val=&quot;58E3F5B5&quot;/&gt;&lt;wsp:rsid wsp:val=&quot;58EB38A2&quot;/&gt;&lt;wsp:rsid wsp:val=&quot;58FAFA24&quot;/&gt;&lt;wsp:rsid wsp:val=&quot;59057BDD&quot;/&gt;&lt;wsp:rsid wsp:val=&quot;5907D145&quot;/&gt;&lt;wsp:rsid wsp:val=&quot;59172464&quot;/&gt;&lt;wsp:rsid wsp:val=&quot;5924E7A1&quot;/&gt;&lt;wsp:rsid wsp:val=&quot;593476BF&quot;/&gt;&lt;wsp:rsid wsp:val=&quot;5946226D&quot;/&gt;&lt;wsp:rsid wsp:val=&quot;5947D67D&quot;/&gt;&lt;wsp:rsid wsp:val=&quot;594A263F&quot;/&gt;&lt;wsp:rsid wsp:val=&quot;594B5C01&quot;/&gt;&lt;wsp:rsid wsp:val=&quot;5959C314&quot;/&gt;&lt;wsp:rsid wsp:val=&quot;595BBFC3&quot;/&gt;&lt;wsp:rsid wsp:val=&quot;5968EC15&quot;/&gt;&lt;wsp:rsid wsp:val=&quot;596D507B&quot;/&gt;&lt;wsp:rsid wsp:val=&quot;598DEFF6&quot;/&gt;&lt;wsp:rsid wsp:val=&quot;5991BCEB&quot;/&gt;&lt;wsp:rsid wsp:val=&quot;5994FABC&quot;/&gt;&lt;wsp:rsid wsp:val=&quot;599CEA3E&quot;/&gt;&lt;wsp:rsid wsp:val=&quot;59A16051&quot;/&gt;&lt;wsp:rsid wsp:val=&quot;59A4AAEA&quot;/&gt;&lt;wsp:rsid wsp:val=&quot;59A70E69&quot;/&gt;&lt;wsp:rsid wsp:val=&quot;59B24E2D&quot;/&gt;&lt;wsp:rsid wsp:val=&quot;59B3B408&quot;/&gt;&lt;wsp:rsid wsp:val=&quot;59B9A7B4&quot;/&gt;&lt;wsp:rsid wsp:val=&quot;59BDEE3B&quot;/&gt;&lt;wsp:rsid wsp:val=&quot;59C6BF96&quot;/&gt;&lt;wsp:rsid wsp:val=&quot;59D62DCD&quot;/&gt;&lt;wsp:rsid wsp:val=&quot;59DA4CE4&quot;/&gt;&lt;wsp:rsid wsp:val=&quot;59DD6157&quot;/&gt;&lt;wsp:rsid wsp:val=&quot;59DD6C97&quot;/&gt;&lt;wsp:rsid wsp:val=&quot;59E27197&quot;/&gt;&lt;wsp:rsid wsp:val=&quot;59E8232C&quot;/&gt;&lt;wsp:rsid wsp:val=&quot;59EB51BB&quot;/&gt;&lt;wsp:rsid wsp:val=&quot;59F72BDB&quot;/&gt;&lt;wsp:rsid wsp:val=&quot;59F865A1&quot;/&gt;&lt;wsp:rsid wsp:val=&quot;5A065FCB&quot;/&gt;&lt;wsp:rsid wsp:val=&quot;5A0A2B1B&quot;/&gt;&lt;wsp:rsid wsp:val=&quot;5A2045C8&quot;/&gt;&lt;wsp:rsid wsp:val=&quot;5A338D2C&quot;/&gt;&lt;wsp:rsid wsp:val=&quot;5A4F0723&quot;/&gt;&lt;wsp:rsid wsp:val=&quot;5A583588&quot;/&gt;&lt;wsp:rsid wsp:val=&quot;5A5961EE&quot;/&gt;&lt;wsp:rsid wsp:val=&quot;5A6549D1&quot;/&gt;&lt;wsp:rsid wsp:val=&quot;5A6E4286&quot;/&gt;&lt;wsp:rsid wsp:val=&quot;5A83B87D&quot;/&gt;&lt;wsp:rsid wsp:val=&quot;5A88392D&quot;/&gt;&lt;wsp:rsid wsp:val=&quot;5A8928FA&quot;/&gt;&lt;wsp:rsid wsp:val=&quot;5A9A0935&quot;/&gt;&lt;wsp:rsid wsp:val=&quot;5AB43353&quot;/&gt;&lt;wsp:rsid wsp:val=&quot;5AC9C542&quot;/&gt;&lt;wsp:rsid wsp:val=&quot;5AD62191&quot;/&gt;&lt;wsp:rsid wsp:val=&quot;5AE68B6F&quot;/&gt;&lt;wsp:rsid wsp:val=&quot;5AEDFC44&quot;/&gt;&lt;wsp:rsid wsp:val=&quot;5B0F439A&quot;/&gt;&lt;wsp:rsid wsp:val=&quot;5B135F67&quot;/&gt;&lt;wsp:rsid wsp:val=&quot;5B192863&quot;/&gt;&lt;wsp:rsid wsp:val=&quot;5B21C804&quot;/&gt;&lt;wsp:rsid wsp:val=&quot;5B2623A5&quot;/&gt;&lt;wsp:rsid wsp:val=&quot;5B2D96D9&quot;/&gt;&lt;wsp:rsid wsp:val=&quot;5B3FC84A&quot;/&gt;&lt;wsp:rsid wsp:val=&quot;5B56590F&quot;/&gt;&lt;wsp:rsid wsp:val=&quot;5B57F0F1&quot;/&gt;&lt;wsp:rsid wsp:val=&quot;5B5D4591&quot;/&gt;&lt;wsp:rsid wsp:val=&quot;5B5F0ECB&quot;/&gt;&lt;wsp:rsid wsp:val=&quot;5B62117C&quot;/&gt;&lt;wsp:rsid wsp:val=&quot;5B6B7527&quot;/&gt;&lt;wsp:rsid wsp:val=&quot;5B87A683&quot;/&gt;&lt;wsp:rsid wsp:val=&quot;5BAD54D6&quot;/&gt;&lt;wsp:rsid wsp:val=&quot;5BBB0A39&quot;/&gt;&lt;wsp:rsid wsp:val=&quot;5BD4F354&quot;/&gt;&lt;wsp:rsid wsp:val=&quot;5BDB4FF8&quot;/&gt;&lt;wsp:rsid wsp:val=&quot;5BDC2313&quot;/&gt;&lt;wsp:rsid wsp:val=&quot;5BE7C04B&quot;/&gt;&lt;wsp:rsid wsp:val=&quot;5BE9D987&quot;/&gt;&lt;wsp:rsid wsp:val=&quot;5BF65892&quot;/&gt;&lt;wsp:rsid wsp:val=&quot;5BF6C5E6&quot;/&gt;&lt;wsp:rsid wsp:val=&quot;5BF9783D&quot;/&gt;&lt;wsp:rsid wsp:val=&quot;5C0F4EFB&quot;/&gt;&lt;wsp:rsid wsp:val=&quot;5C13A1DC&quot;/&gt;&lt;wsp:rsid wsp:val=&quot;5C27589F&quot;/&gt;&lt;wsp:rsid wsp:val=&quot;5C30F77F&quot;/&gt;&lt;wsp:rsid wsp:val=&quot;5C33B4E2&quot;/&gt;&lt;wsp:rsid wsp:val=&quot;5C3E0FD1&quot;/&gt;&lt;wsp:rsid wsp:val=&quot;5C4C805E&quot;/&gt;&lt;wsp:rsid wsp:val=&quot;5C51FB65&quot;/&gt;&lt;wsp:rsid wsp:val=&quot;5C70CBB4&quot;/&gt;&lt;wsp:rsid wsp:val=&quot;5C9E33ED&quot;/&gt;&lt;wsp:rsid wsp:val=&quot;5CAB69A4&quot;/&gt;&lt;wsp:rsid wsp:val=&quot;5CB239CB&quot;/&gt;&lt;wsp:rsid wsp:val=&quot;5CB6332E&quot;/&gt;&lt;wsp:rsid wsp:val=&quot;5CB8CD81&quot;/&gt;&lt;wsp:rsid wsp:val=&quot;5CB9E863&quot;/&gt;&lt;wsp:rsid wsp:val=&quot;5CBA9173&quot;/&gt;&lt;wsp:rsid wsp:val=&quot;5CC3AF91&quot;/&gt;&lt;wsp:rsid wsp:val=&quot;5CC4E9F8&quot;/&gt;&lt;wsp:rsid wsp:val=&quot;5CC5EBBF&quot;/&gt;&lt;wsp:rsid wsp:val=&quot;5CDD5F16&quot;/&gt;&lt;wsp:rsid wsp:val=&quot;5CEE1BC7&quot;/&gt;&lt;wsp:rsid wsp:val=&quot;5D10D22D&quot;/&gt;&lt;wsp:rsid wsp:val=&quot;5D21AAA8&quot;/&gt;&lt;wsp:rsid wsp:val=&quot;5D26B7D9&quot;/&gt;&lt;wsp:rsid wsp:val=&quot;5D2E3F41&quot;/&gt;&lt;wsp:rsid wsp:val=&quot;5D306379&quot;/&gt;&lt;wsp:rsid wsp:val=&quot;5D3852CD&quot;/&gt;&lt;wsp:rsid wsp:val=&quot;5D40DEE0&quot;/&gt;&lt;wsp:rsid wsp:val=&quot;5D4EFF1F&quot;/&gt;&lt;wsp:rsid wsp:val=&quot;5D7A159F&quot;/&gt;&lt;wsp:rsid wsp:val=&quot;5D8D5AE5&quot;/&gt;&lt;wsp:rsid wsp:val=&quot;5DAC164D&quot;/&gt;&lt;wsp:rsid wsp:val=&quot;5DACA83A&quot;/&gt;&lt;wsp:rsid wsp:val=&quot;5DACFC30&quot;/&gt;&lt;wsp:rsid wsp:val=&quot;5DB4298A&quot;/&gt;&lt;wsp:rsid wsp:val=&quot;5DB903C1&quot;/&gt;&lt;wsp:rsid wsp:val=&quot;5DC3A458&quot;/&gt;&lt;wsp:rsid wsp:val=&quot;5DC99928&quot;/&gt;&lt;wsp:rsid wsp:val=&quot;5DE720A6&quot;/&gt;&lt;wsp:rsid wsp:val=&quot;5DEA15B7&quot;/&gt;&lt;wsp:rsid wsp:val=&quot;5E00D783&quot;/&gt;&lt;wsp:rsid wsp:val=&quot;5E063F12&quot;/&gt;&lt;wsp:rsid wsp:val=&quot;5E0B3DCC&quot;/&gt;&lt;wsp:rsid wsp:val=&quot;5E169075&quot;/&gt;&lt;wsp:rsid wsp:val=&quot;5E20EC1A&quot;/&gt;&lt;wsp:rsid wsp:val=&quot;5E215608&quot;/&gt;&lt;wsp:rsid wsp:val=&quot;5E2347AE&quot;/&gt;&lt;wsp:rsid wsp:val=&quot;5E24373C&quot;/&gt;&lt;wsp:rsid wsp:val=&quot;5E444175&quot;/&gt;&lt;wsp:rsid wsp:val=&quot;5E44FB5C&quot;/&gt;&lt;wsp:rsid wsp:val=&quot;5E70E52B&quot;/&gt;&lt;wsp:rsid wsp:val=&quot;5E89F24B&quot;/&gt;&lt;wsp:rsid wsp:val=&quot;5E8F67D0&quot;/&gt;&lt;wsp:rsid wsp:val=&quot;5EA5AB5F&quot;/&gt;&lt;wsp:rsid wsp:val=&quot;5EAF9F17&quot;/&gt;&lt;wsp:rsid wsp:val=&quot;5EB3ADCE&quot;/&gt;&lt;wsp:rsid wsp:val=&quot;5EB4CCE5&quot;/&gt;&lt;wsp:rsid wsp:val=&quot;5ECA9CFE&quot;/&gt;&lt;wsp:rsid wsp:val=&quot;5ECCD61D&quot;/&gt;&lt;wsp:rsid wsp:val=&quot;5EDA2121&quot;/&gt;&lt;wsp:rsid wsp:val=&quot;5F000967&quot;/&gt;&lt;wsp:rsid wsp:val=&quot;5F0257B0&quot;/&gt;&lt;wsp:rsid wsp:val=&quot;5F035872&quot;/&gt;&lt;wsp:rsid wsp:val=&quot;5F0588FC&quot;/&gt;&lt;wsp:rsid wsp:val=&quot;5F188640&quot;/&gt;&lt;wsp:rsid wsp:val=&quot;5F19C7D7&quot;/&gt;&lt;wsp:rsid wsp:val=&quot;5F1B2B36&quot;/&gt;&lt;wsp:rsid wsp:val=&quot;5F253C3F&quot;/&gt;&lt;wsp:rsid wsp:val=&quot;5F2B85A3&quot;/&gt;&lt;wsp:rsid wsp:val=&quot;5F355FD3&quot;/&gt;&lt;wsp:rsid wsp:val=&quot;5F3E0317&quot;/&gt;&lt;wsp:rsid wsp:val=&quot;5F3EA5FD&quot;/&gt;&lt;wsp:rsid wsp:val=&quot;5F5A16BC&quot;/&gt;&lt;wsp:rsid wsp:val=&quot;5F718FC6&quot;/&gt;&lt;wsp:rsid wsp:val=&quot;5F741006&quot;/&gt;&lt;wsp:rsid wsp:val=&quot;5F76C133&quot;/&gt;&lt;wsp:rsid wsp:val=&quot;5F7969F4&quot;/&gt;&lt;wsp:rsid wsp:val=&quot;5F869B45&quot;/&gt;&lt;wsp:rsid wsp:val=&quot;5F8833D9&quot;/&gt;&lt;wsp:rsid wsp:val=&quot;5F899C27&quot;/&gt;&lt;wsp:rsid wsp:val=&quot;5F8AA746&quot;/&gt;&lt;wsp:rsid wsp:val=&quot;5F8C12BD&quot;/&gt;&lt;wsp:rsid wsp:val=&quot;5F940BB0&quot;/&gt;&lt;wsp:rsid wsp:val=&quot;5F9515DE&quot;/&gt;&lt;wsp:rsid wsp:val=&quot;5F9B0D23&quot;/&gt;&lt;wsp:rsid wsp:val=&quot;5F9DE780&quot;/&gt;&lt;wsp:rsid wsp:val=&quot;5FAB507C&quot;/&gt;&lt;wsp:rsid wsp:val=&quot;5FB36B45&quot;/&gt;&lt;wsp:rsid wsp:val=&quot;5FE763D0&quot;/&gt;&lt;wsp:rsid wsp:val=&quot;5FF98C62&quot;/&gt;&lt;wsp:rsid wsp:val=&quot;5FFE69D5&quot;/&gt;&lt;wsp:rsid wsp:val=&quot;6007D723&quot;/&gt;&lt;wsp:rsid wsp:val=&quot;6015DF26&quot;/&gt;&lt;wsp:rsid wsp:val=&quot;60213443&quot;/&gt;&lt;wsp:rsid wsp:val=&quot;60534805&quot;/&gt;&lt;wsp:rsid wsp:val=&quot;6054089D&quot;/&gt;&lt;wsp:rsid wsp:val=&quot;605A38FF&quot;/&gt;&lt;wsp:rsid wsp:val=&quot;605E589B&quot;/&gt;&lt;wsp:rsid wsp:val=&quot;606249CF&quot;/&gt;&lt;wsp:rsid wsp:val=&quot;606AB064&quot;/&gt;&lt;wsp:rsid wsp:val=&quot;608BADB7&quot;/&gt;&lt;wsp:rsid wsp:val=&quot;608FD379&quot;/&gt;&lt;wsp:rsid wsp:val=&quot;60916271&quot;/&gt;&lt;wsp:rsid wsp:val=&quot;6099DC62&quot;/&gt;&lt;wsp:rsid wsp:val=&quot;609A2390&quot;/&gt;&lt;wsp:rsid wsp:val=&quot;60AD691A&quot;/&gt;&lt;wsp:rsid wsp:val=&quot;60B0B959&quot;/&gt;&lt;wsp:rsid wsp:val=&quot;60B59838&quot;/&gt;&lt;wsp:rsid wsp:val=&quot;60BC3994&quot;/&gt;&lt;wsp:rsid wsp:val=&quot;60C86E86&quot;/&gt;&lt;wsp:rsid wsp:val=&quot;60C8B91F&quot;/&gt;&lt;wsp:rsid wsp:val=&quot;60CDAA16&quot;/&gt;&lt;wsp:rsid wsp:val=&quot;60D339C0&quot;/&gt;&lt;wsp:rsid wsp:val=&quot;60D8F17E&quot;/&gt;&lt;wsp:rsid wsp:val=&quot;60D9FB41&quot;/&gt;&lt;wsp:rsid wsp:val=&quot;60EA4ED7&quot;/&gt;&lt;wsp:rsid wsp:val=&quot;60F5E71D&quot;/&gt;&lt;wsp:rsid wsp:val=&quot;6106698F&quot;/&gt;&lt;wsp:rsid wsp:val=&quot;61096360&quot;/&gt;&lt;wsp:rsid wsp:val=&quot;61130D22&quot;/&gt;&lt;wsp:rsid wsp:val=&quot;611BC462&quot;/&gt;&lt;wsp:rsid wsp:val=&quot;612EA4B8&quot;/&gt;&lt;wsp:rsid wsp:val=&quot;6144D4B9&quot;/&gt;&lt;wsp:rsid wsp:val=&quot;61480F64&quot;/&gt;&lt;wsp:rsid wsp:val=&quot;615064D6&quot;/&gt;&lt;wsp:rsid wsp:val=&quot;6151B7E1&quot;/&gt;&lt;wsp:rsid wsp:val=&quot;6156C434&quot;/&gt;&lt;wsp:rsid wsp:val=&quot;616BD753&quot;/&gt;&lt;wsp:rsid wsp:val=&quot;617B0BD1&quot;/&gt;&lt;wsp:rsid wsp:val=&quot;617B1187&quot;/&gt;&lt;wsp:rsid wsp:val=&quot;619707E5&quot;/&gt;&lt;wsp:rsid wsp:val=&quot;619E4ABD&quot;/&gt;&lt;wsp:rsid wsp:val=&quot;61AE4C69&quot;/&gt;&lt;wsp:rsid wsp:val=&quot;61D9F2CE&quot;/&gt;&lt;wsp:rsid wsp:val=&quot;61DF7624&quot;/&gt;&lt;wsp:rsid wsp:val=&quot;61E4E091&quot;/&gt;&lt;wsp:rsid wsp:val=&quot;61EEA432&quot;/&gt;&lt;wsp:rsid wsp:val=&quot;61F62285&quot;/&gt;&lt;wsp:rsid wsp:val=&quot;61F8F3F7&quot;/&gt;&lt;wsp:rsid wsp:val=&quot;6222B11D&quot;/&gt;&lt;wsp:rsid wsp:val=&quot;6234D1D6&quot;/&gt;&lt;wsp:rsid wsp:val=&quot;62465C4D&quot;/&gt;&lt;wsp:rsid wsp:val=&quot;6259E902&quot;/&gt;&lt;wsp:rsid wsp:val=&quot;62632665&quot;/&gt;&lt;wsp:rsid wsp:val=&quot;6275E55F&quot;/&gt;&lt;wsp:rsid wsp:val=&quot;627F259B&quot;/&gt;&lt;wsp:rsid wsp:val=&quot;62B25BA1&quot;/&gt;&lt;wsp:rsid wsp:val=&quot;62C13CE9&quot;/&gt;&lt;wsp:rsid wsp:val=&quot;62DD29AC&quot;/&gt;&lt;wsp:rsid wsp:val=&quot;62E2D029&quot;/&gt;&lt;wsp:rsid wsp:val=&quot;62F8DB63&quot;/&gt;&lt;wsp:rsid wsp:val=&quot;62F9DBA9&quot;/&gt;&lt;wsp:rsid wsp:val=&quot;62FA276D&quot;/&gt;&lt;wsp:rsid wsp:val=&quot;63012D22&quot;/&gt;&lt;wsp:rsid wsp:val=&quot;63116583&quot;/&gt;&lt;wsp:rsid wsp:val=&quot;631C51BF&quot;/&gt;&lt;wsp:rsid wsp:val=&quot;6321F755&quot;/&gt;&lt;wsp:rsid wsp:val=&quot;634847D7&quot;/&gt;&lt;wsp:rsid wsp:val=&quot;63503CF8&quot;/&gt;&lt;wsp:rsid wsp:val=&quot;63552FF9&quot;/&gt;&lt;wsp:rsid wsp:val=&quot;635AB8E7&quot;/&gt;&lt;wsp:rsid wsp:val=&quot;635D636E&quot;/&gt;&lt;wsp:rsid wsp:val=&quot;6381B6CC&quot;/&gt;&lt;wsp:rsid wsp:val=&quot;638D12FB&quot;/&gt;&lt;wsp:rsid wsp:val=&quot;63A30D7D&quot;/&gt;&lt;wsp:rsid wsp:val=&quot;63A6EE0E&quot;/&gt;&lt;wsp:rsid wsp:val=&quot;63B159EC&quot;/&gt;&lt;wsp:rsid wsp:val=&quot;63B25F40&quot;/&gt;&lt;wsp:rsid wsp:val=&quot;63B463C5&quot;/&gt;&lt;wsp:rsid wsp:val=&quot;63B55B6B&quot;/&gt;&lt;wsp:rsid wsp:val=&quot;63B90356&quot;/&gt;&lt;wsp:rsid wsp:val=&quot;63C81715&quot;/&gt;&lt;wsp:rsid wsp:val=&quot;63C9F937&quot;/&gt;&lt;wsp:rsid wsp:val=&quot;63CCD47D&quot;/&gt;&lt;wsp:rsid wsp:val=&quot;63D2D9B5&quot;/&gt;&lt;wsp:rsid wsp:val=&quot;63D39C3C&quot;/&gt;&lt;wsp:rsid wsp:val=&quot;63DB5E56&quot;/&gt;&lt;wsp:rsid wsp:val=&quot;63E27D1E&quot;/&gt;&lt;wsp:rsid wsp:val=&quot;63E61223&quot;/&gt;&lt;wsp:rsid wsp:val=&quot;63FEF6C6&quot;/&gt;&lt;wsp:rsid wsp:val=&quot;6414509F&quot;/&gt;&lt;wsp:rsid wsp:val=&quot;64177AAC&quot;/&gt;&lt;wsp:rsid wsp:val=&quot;641937A5&quot;/&gt;&lt;wsp:rsid wsp:val=&quot;641BE094&quot;/&gt;&lt;wsp:rsid wsp:val=&quot;6427D403&quot;/&gt;&lt;wsp:rsid wsp:val=&quot;6429B8FF&quot;/&gt;&lt;wsp:rsid wsp:val=&quot;642C9B45&quot;/&gt;&lt;wsp:rsid wsp:val=&quot;643BDF42&quot;/&gt;&lt;wsp:rsid wsp:val=&quot;644966CF&quot;/&gt;&lt;wsp:rsid wsp:val=&quot;6449C01A&quot;/&gt;&lt;wsp:rsid wsp:val=&quot;644B1595&quot;/&gt;&lt;wsp:rsid wsp:val=&quot;645999E8&quot;/&gt;&lt;wsp:rsid wsp:val=&quot;645EC164&quot;/&gt;&lt;wsp:rsid wsp:val=&quot;646D9C2C&quot;/&gt;&lt;wsp:rsid wsp:val=&quot;646ED40E&quot;/&gt;&lt;wsp:rsid wsp:val=&quot;6475ED7B&quot;/&gt;&lt;wsp:rsid wsp:val=&quot;64845752&quot;/&gt;&lt;wsp:rsid wsp:val=&quot;6492D0DA&quot;/&gt;&lt;wsp:rsid wsp:val=&quot;64936D80&quot;/&gt;&lt;wsp:rsid wsp:val=&quot;64999244&quot;/&gt;&lt;wsp:rsid wsp:val=&quot;64AEB9EA&quot;/&gt;&lt;wsp:rsid wsp:val=&quot;64C1C5C1&quot;/&gt;&lt;wsp:rsid wsp:val=&quot;64C3D3E7&quot;/&gt;&lt;wsp:rsid wsp:val=&quot;64C7B069&quot;/&gt;&lt;wsp:rsid wsp:val=&quot;64D53A69&quot;/&gt;&lt;wsp:rsid wsp:val=&quot;64DB52C5&quot;/&gt;&lt;wsp:rsid wsp:val=&quot;64E179E3&quot;/&gt;&lt;wsp:rsid wsp:val=&quot;64EDA600&quot;/&gt;&lt;wsp:rsid wsp:val=&quot;6502D4F6&quot;/&gt;&lt;wsp:rsid wsp:val=&quot;65201782&quot;/&gt;&lt;wsp:rsid wsp:val=&quot;65336C81&quot;/&gt;&lt;wsp:rsid wsp:val=&quot;65381F36&quot;/&gt;&lt;wsp:rsid wsp:val=&quot;6541DEC2&quot;/&gt;&lt;wsp:rsid wsp:val=&quot;65451901&quot;/&gt;&lt;wsp:rsid wsp:val=&quot;65456FA0&quot;/&gt;&lt;wsp:rsid wsp:val=&quot;6545A031&quot;/&gt;&lt;wsp:rsid wsp:val=&quot;654768D1&quot;/&gt;&lt;wsp:rsid wsp:val=&quot;654A56DA&quot;/&gt;&lt;wsp:rsid wsp:val=&quot;6568A4DE&quot;/&gt;&lt;wsp:rsid wsp:val=&quot;65781C74&quot;/&gt;&lt;wsp:rsid wsp:val=&quot;65826F64&quot;/&gt;&lt;wsp:rsid wsp:val=&quot;65B1955D&quot;/&gt;&lt;wsp:rsid wsp:val=&quot;65B2F332&quot;/&gt;&lt;wsp:rsid wsp:val=&quot;65F8DDAB&quot;/&gt;&lt;wsp:rsid wsp:val=&quot;6612A6D0&quot;/&gt;&lt;wsp:rsid wsp:val=&quot;66156731&quot;/&gt;&lt;wsp:rsid wsp:val=&quot;6638B710&quot;/&gt;&lt;wsp:rsid wsp:val=&quot;664BAC18&quot;/&gt;&lt;wsp:rsid wsp:val=&quot;6669A9DF&quot;/&gt;&lt;wsp:rsid wsp:val=&quot;667B78E1&quot;/&gt;&lt;wsp:rsid wsp:val=&quot;667FB27E&quot;/&gt;&lt;wsp:rsid wsp:val=&quot;66850F83&quot;/&gt;&lt;wsp:rsid wsp:val=&quot;66A139FF&quot;/&gt;&lt;wsp:rsid wsp:val=&quot;66A89A43&quot;/&gt;&lt;wsp:rsid wsp:val=&quot;66C79556&quot;/&gt;&lt;wsp:rsid wsp:val=&quot;66C9C1AB&quot;/&gt;&lt;wsp:rsid wsp:val=&quot;66E4306D&quot;/&gt;&lt;wsp:rsid wsp:val=&quot;66F3114F&quot;/&gt;&lt;wsp:rsid wsp:val=&quot;66F571CD&quot;/&gt;&lt;wsp:rsid wsp:val=&quot;66F76A11&quot;/&gt;&lt;wsp:rsid wsp:val=&quot;66FF37CD&quot;/&gt;&lt;wsp:rsid wsp:val=&quot;66FFCAE1&quot;/&gt;&lt;wsp:rsid wsp:val=&quot;67006042&quot;/&gt;&lt;wsp:rsid wsp:val=&quot;67087ED0&quot;/&gt;&lt;wsp:rsid wsp:val=&quot;671E0772&quot;/&gt;&lt;wsp:rsid wsp:val=&quot;671E9A17&quot;/&gt;&lt;wsp:rsid wsp:val=&quot;6731D2EE&quot;/&gt;&lt;wsp:rsid wsp:val=&quot;67340706&quot;/&gt;&lt;wsp:rsid wsp:val=&quot;673B6DCE&quot;/&gt;&lt;wsp:rsid wsp:val=&quot;674A2028&quot;/&gt;&lt;wsp:rsid wsp:val=&quot;674A8449&quot;/&gt;&lt;wsp:rsid wsp:val=&quot;674DD4EB&quot;/&gt;&lt;wsp:rsid wsp:val=&quot;67529A27&quot;/&gt;&lt;wsp:rsid wsp:val=&quot;67538156&quot;/&gt;&lt;wsp:rsid wsp:val=&quot;67566DAE&quot;/&gt;&lt;wsp:rsid wsp:val=&quot;675779E8&quot;/&gt;&lt;wsp:rsid wsp:val=&quot;676DF1DD&quot;/&gt;&lt;wsp:rsid wsp:val=&quot;677D4FE0&quot;/&gt;&lt;wsp:rsid wsp:val=&quot;67845634&quot;/&gt;&lt;wsp:rsid wsp:val=&quot;6785861F&quot;/&gt;&lt;wsp:rsid wsp:val=&quot;6787D7B4&quot;/&gt;&lt;wsp:rsid wsp:val=&quot;67880BDE&quot;/&gt;&lt;wsp:rsid wsp:val=&quot;678E23C2&quot;/&gt;&lt;wsp:rsid wsp:val=&quot;679076C6&quot;/&gt;&lt;wsp:rsid wsp:val=&quot;67B0D577&quot;/&gt;&lt;wsp:rsid wsp:val=&quot;67C479A8&quot;/&gt;&lt;wsp:rsid wsp:val=&quot;67C850F6&quot;/&gt;&lt;wsp:rsid wsp:val=&quot;67CA7B18&quot;/&gt;&lt;wsp:rsid wsp:val=&quot;67DC0133&quot;/&gt;&lt;wsp:rsid wsp:val=&quot;67E8EE9B&quot;/&gt;&lt;wsp:rsid wsp:val=&quot;67E9A21E&quot;/&gt;&lt;wsp:rsid wsp:val=&quot;67F4FECC&quot;/&gt;&lt;wsp:rsid wsp:val=&quot;68015E5E&quot;/&gt;&lt;wsp:rsid wsp:val=&quot;68034FBD&quot;/&gt;&lt;wsp:rsid wsp:val=&quot;680F9295&quot;/&gt;&lt;wsp:rsid wsp:val=&quot;68161DCB&quot;/&gt;&lt;wsp:rsid wsp:val=&quot;6826B1B1&quot;/&gt;&lt;wsp:rsid wsp:val=&quot;6827E340&quot;/&gt;&lt;wsp:rsid wsp:val=&quot;6837B875&quot;/&gt;&lt;wsp:rsid wsp:val=&quot;6837EE16&quot;/&gt;&lt;wsp:rsid wsp:val=&quot;68382B29&quot;/&gt;&lt;wsp:rsid wsp:val=&quot;683E49F4&quot;/&gt;&lt;wsp:rsid wsp:val=&quot;68409484&quot;/&gt;&lt;wsp:rsid wsp:val=&quot;684236B4&quot;/&gt;&lt;wsp:rsid wsp:val=&quot;684B4869&quot;/&gt;&lt;wsp:rsid wsp:val=&quot;6866230D&quot;/&gt;&lt;wsp:rsid wsp:val=&quot;68A045A0&quot;/&gt;&lt;wsp:rsid wsp:val=&quot;68B7D924&quot;/&gt;&lt;wsp:rsid wsp:val=&quot;68B7E09E&quot;/&gt;&lt;wsp:rsid wsp:val=&quot;68CE42A9&quot;/&gt;&lt;wsp:rsid wsp:val=&quot;68D66B69&quot;/&gt;&lt;wsp:rsid wsp:val=&quot;68ECFB57&quot;/&gt;&lt;wsp:rsid wsp:val=&quot;68EF55D4&quot;/&gt;&lt;wsp:rsid wsp:val=&quot;68F60C30&quot;/&gt;&lt;wsp:rsid wsp:val=&quot;68F85317&quot;/&gt;&lt;wsp:rsid wsp:val=&quot;69114D46&quot;/&gt;&lt;wsp:rsid wsp:val=&quot;69143C0A&quot;/&gt;&lt;wsp:rsid wsp:val=&quot;692053DA&quot;/&gt;&lt;wsp:rsid wsp:val=&quot;69420CE4&quot;/&gt;&lt;wsp:rsid wsp:val=&quot;6948ADBC&quot;/&gt;&lt;wsp:rsid wsp:val=&quot;694F1660&quot;/&gt;&lt;wsp:rsid wsp:val=&quot;69612175&quot;/&gt;&lt;wsp:rsid wsp:val=&quot;698BF11D&quot;/&gt;&lt;wsp:rsid wsp:val=&quot;69A36077&quot;/&gt;&lt;wsp:rsid wsp:val=&quot;69A58B84&quot;/&gt;&lt;wsp:rsid wsp:val=&quot;69AF2636&quot;/&gt;&lt;wsp:rsid wsp:val=&quot;69B859F2&quot;/&gt;&lt;wsp:rsid wsp:val=&quot;69C91D6A&quot;/&gt;&lt;wsp:rsid wsp:val=&quot;69CE1B2D&quot;/&gt;&lt;wsp:rsid wsp:val=&quot;69E36D5B&quot;/&gt;&lt;wsp:rsid wsp:val=&quot;69FC4BA9&quot;/&gt;&lt;wsp:rsid wsp:val=&quot;6A061F63&quot;/&gt;&lt;wsp:rsid wsp:val=&quot;6A2294A9&quot;/&gt;&lt;wsp:rsid wsp:val=&quot;6A25D980&quot;/&gt;&lt;wsp:rsid wsp:val=&quot;6A273909&quot;/&gt;&lt;wsp:rsid wsp:val=&quot;6A294793&quot;/&gt;&lt;wsp:rsid wsp:val=&quot;6A38A927&quot;/&gt;&lt;wsp:rsid wsp:val=&quot;6A3AA697&quot;/&gt;&lt;wsp:rsid wsp:val=&quot;6A3BB3FB&quot;/&gt;&lt;wsp:rsid wsp:val=&quot;6A54B197&quot;/&gt;&lt;wsp:rsid wsp:val=&quot;6A5C4413&quot;/&gt;&lt;wsp:rsid wsp:val=&quot;6A5E0E15&quot;/&gt;&lt;wsp:rsid wsp:val=&quot;6A60D67A&quot;/&gt;&lt;wsp:rsid wsp:val=&quot;6A72CB4B&quot;/&gt;&lt;wsp:rsid wsp:val=&quot;6A773672&quot;/&gt;&lt;wsp:rsid wsp:val=&quot;6A7DDA8B&quot;/&gt;&lt;wsp:rsid wsp:val=&quot;6A80C5C7&quot;/&gt;&lt;wsp:rsid wsp:val=&quot;6A9C42D4&quot;/&gt;&lt;wsp:rsid wsp:val=&quot;6AA34D5B&quot;/&gt;&lt;wsp:rsid wsp:val=&quot;6AC282BB&quot;/&gt;&lt;wsp:rsid wsp:val=&quot;6AC61532&quot;/&gt;&lt;wsp:rsid wsp:val=&quot;6ACB1D93&quot;/&gt;&lt;wsp:rsid wsp:val=&quot;6ACD1A3C&quot;/&gt;&lt;wsp:rsid wsp:val=&quot;6ACE0F3B&quot;/&gt;&lt;wsp:rsid wsp:val=&quot;6ACEB865&quot;/&gt;&lt;wsp:rsid wsp:val=&quot;6AD250CE&quot;/&gt;&lt;wsp:rsid wsp:val=&quot;6AE5A4E8&quot;/&gt;&lt;wsp:rsid wsp:val=&quot;6AF030EE&quot;/&gt;&lt;wsp:rsid wsp:val=&quot;6AFDA67A&quot;/&gt;&lt;wsp:rsid wsp:val=&quot;6B026827&quot;/&gt;&lt;wsp:rsid wsp:val=&quot;6B22CB2A&quot;/&gt;&lt;wsp:rsid wsp:val=&quot;6B23EFBB&quot;/&gt;&lt;wsp:rsid wsp:val=&quot;6B2AFAA4&quot;/&gt;&lt;wsp:rsid wsp:val=&quot;6B2FE3A5&quot;/&gt;&lt;wsp:rsid wsp:val=&quot;6B3D8605&quot;/&gt;&lt;wsp:rsid wsp:val=&quot;6B42BFF9&quot;/&gt;&lt;wsp:rsid wsp:val=&quot;6B47AA41&quot;/&gt;&lt;wsp:rsid wsp:val=&quot;6B485F0B&quot;/&gt;&lt;wsp:rsid wsp:val=&quot;6B5DC526&quot;/&gt;&lt;wsp:rsid wsp:val=&quot;6B6A869C&quot;/&gt;&lt;wsp:rsid wsp:val=&quot;6B833A60&quot;/&gt;&lt;wsp:rsid wsp:val=&quot;6B83E933&quot;/&gt;&lt;wsp:rsid wsp:val=&quot;6B8A2D1C&quot;/&gt;&lt;wsp:rsid wsp:val=&quot;6BA565C4&quot;/&gt;&lt;wsp:rsid wsp:val=&quot;6BC34DCF&quot;/&gt;&lt;wsp:rsid wsp:val=&quot;6BCB49C3&quot;/&gt;&lt;wsp:rsid wsp:val=&quot;6BCEC331&quot;/&gt;&lt;wsp:rsid wsp:val=&quot;6BD676F8&quot;/&gt;&lt;wsp:rsid wsp:val=&quot;6BD80A34&quot;/&gt;&lt;wsp:rsid wsp:val=&quot;6BF7CB57&quot;/&gt;&lt;wsp:rsid wsp:val=&quot;6BFAACE9&quot;/&gt;&lt;wsp:rsid wsp:val=&quot;6C055437&quot;/&gt;&lt;wsp:rsid wsp:val=&quot;6C1DB24B&quot;/&gt;&lt;wsp:rsid wsp:val=&quot;6C1DB4EC&quot;/&gt;&lt;wsp:rsid wsp:val=&quot;6C378952&quot;/&gt;&lt;wsp:rsid wsp:val=&quot;6C3794DD&quot;/&gt;&lt;wsp:rsid wsp:val=&quot;6C44FCB5&quot;/&gt;&lt;wsp:rsid wsp:val=&quot;6C48EE08&quot;/&gt;&lt;wsp:rsid wsp:val=&quot;6C617401&quot;/&gt;&lt;wsp:rsid wsp:val=&quot;6C62F198&quot;/&gt;&lt;wsp:rsid wsp:val=&quot;6C6726D9&quot;/&gt;&lt;wsp:rsid wsp:val=&quot;6C6A7B21&quot;/&gt;&lt;wsp:rsid wsp:val=&quot;6C791567&quot;/&gt;&lt;wsp:rsid wsp:val=&quot;6C80D319&quot;/&gt;&lt;wsp:rsid wsp:val=&quot;6C8DC627&quot;/&gt;&lt;wsp:rsid wsp:val=&quot;6C99D7C0&quot;/&gt;&lt;wsp:rsid wsp:val=&quot;6CB5B20D&quot;/&gt;&lt;wsp:rsid wsp:val=&quot;6CC9DB12&quot;/&gt;&lt;wsp:rsid wsp:val=&quot;6CE2AF35&quot;/&gt;&lt;wsp:rsid wsp:val=&quot;6CEDA169&quot;/&gt;&lt;wsp:rsid wsp:val=&quot;6CF4397C&quot;/&gt;&lt;wsp:rsid wsp:val=&quot;6CF5875C&quot;/&gt;&lt;wsp:rsid wsp:val=&quot;6CF92EFC&quot;/&gt;&lt;wsp:rsid wsp:val=&quot;6CF9A596&quot;/&gt;&lt;wsp:rsid wsp:val=&quot;6D23A33F&quot;/&gt;&lt;wsp:rsid wsp:val=&quot;6D291110&quot;/&gt;&lt;wsp:rsid wsp:val=&quot;6D2F7CCE&quot;/&gt;&lt;wsp:rsid wsp:val=&quot;6D43EC7E&quot;/&gt;&lt;wsp:rsid wsp:val=&quot;6D498901&quot;/&gt;&lt;wsp:rsid wsp:val=&quot;6D56A89B&quot;/&gt;&lt;wsp:rsid wsp:val=&quot;6D5931EE&quot;/&gt;&lt;wsp:rsid wsp:val=&quot;6D730DAC&quot;/&gt;&lt;wsp:rsid wsp:val=&quot;6D81405D&quot;/&gt;&lt;wsp:rsid wsp:val=&quot;6D8B134D&quot;/&gt;&lt;wsp:rsid wsp:val=&quot;6D947C4D&quot;/&gt;&lt;wsp:rsid wsp:val=&quot;6DB8EA7B&quot;/&gt;&lt;wsp:rsid wsp:val=&quot;6DBF4428&quot;/&gt;&lt;wsp:rsid wsp:val=&quot;6DC2C20B&quot;/&gt;&lt;wsp:rsid wsp:val=&quot;6DC76B51&quot;/&gt;&lt;wsp:rsid wsp:val=&quot;6DCB801E&quot;/&gt;&lt;wsp:rsid wsp:val=&quot;6DDB6195&quot;/&gt;&lt;wsp:rsid wsp:val=&quot;6DDF6789&quot;/&gt;&lt;wsp:rsid wsp:val=&quot;6DE13FD4&quot;/&gt;&lt;wsp:rsid wsp:val=&quot;6E06CAE9&quot;/&gt;&lt;wsp:rsid wsp:val=&quot;6E0C7A0B&quot;/&gt;&lt;wsp:rsid wsp:val=&quot;6E119F60&quot;/&gt;&lt;wsp:rsid wsp:val=&quot;6E1846C9&quot;/&gt;&lt;wsp:rsid wsp:val=&quot;6E274C2D&quot;/&gt;&lt;wsp:rsid wsp:val=&quot;6E3DB2B6&quot;/&gt;&lt;wsp:rsid wsp:val=&quot;6E49D5E9&quot;/&gt;&lt;wsp:rsid wsp:val=&quot;6E4BD401&quot;/&gt;&lt;wsp:rsid wsp:val=&quot;6E51A3D0&quot;/&gt;&lt;wsp:rsid wsp:val=&quot;6E51AF0C&quot;/&gt;&lt;wsp:rsid wsp:val=&quot;6E584671&quot;/&gt;&lt;wsp:rsid wsp:val=&quot;6E675196&quot;/&gt;&lt;wsp:rsid wsp:val=&quot;6E76CBDA&quot;/&gt;&lt;wsp:rsid wsp:val=&quot;6E7FE7CA&quot;/&gt;&lt;wsp:rsid wsp:val=&quot;6E817552&quot;/&gt;&lt;wsp:rsid wsp:val=&quot;6E8B666E&quot;/&gt;&lt;wsp:rsid wsp:val=&quot;6EA312A5&quot;/&gt;&lt;wsp:rsid wsp:val=&quot;6EA58E84&quot;/&gt;&lt;wsp:rsid wsp:val=&quot;6EA93A9C&quot;/&gt;&lt;wsp:rsid wsp:val=&quot;6EAB932F&quot;/&gt;&lt;wsp:rsid wsp:val=&quot;6EB50EEF&quot;/&gt;&lt;wsp:rsid wsp:val=&quot;6ECD035E&quot;/&gt;&lt;wsp:rsid wsp:val=&quot;6ECDFF7D&quot;/&gt;&lt;wsp:rsid wsp:val=&quot;6EE1F1A9&quot;/&gt;&lt;wsp:rsid wsp:val=&quot;6EE3F614&quot;/&gt;&lt;wsp:rsid wsp:val=&quot;6EEF7C74&quot;/&gt;&lt;wsp:rsid wsp:val=&quot;6F02FB69&quot;/&gt;&lt;wsp:rsid wsp:val=&quot;6F0A4B02&quot;/&gt;&lt;wsp:rsid wsp:val=&quot;6F133AD9&quot;/&gt;&lt;wsp:rsid wsp:val=&quot;6F15EBC4&quot;/&gt;&lt;wsp:rsid wsp:val=&quot;6F1B62FC&quot;/&gt;&lt;wsp:rsid wsp:val=&quot;6F1E1AB7&quot;/&gt;&lt;wsp:rsid wsp:val=&quot;6F37D927&quot;/&gt;&lt;wsp:rsid wsp:val=&quot;6F3CA92E&quot;/&gt;&lt;wsp:rsid wsp:val=&quot;6F3DC1E3&quot;/&gt;&lt;wsp:rsid wsp:val=&quot;6F459E3D&quot;/&gt;&lt;wsp:rsid wsp:val=&quot;6F580A44&quot;/&gt;&lt;wsp:rsid wsp:val=&quot;6F6DE78E&quot;/&gt;&lt;wsp:rsid wsp:val=&quot;6F7115B8&quot;/&gt;&lt;wsp:rsid wsp:val=&quot;6F76BE7E&quot;/&gt;&lt;wsp:rsid wsp:val=&quot;6F84FEC8&quot;/&gt;&lt;wsp:rsid wsp:val=&quot;6F8BF9DA&quot;/&gt;&lt;wsp:rsid wsp:val=&quot;6F8C0E1A&quot;/&gt;&lt;wsp:rsid wsp:val=&quot;6F912D8F&quot;/&gt;&lt;wsp:rsid wsp:val=&quot;6FA0D5C1&quot;/&gt;&lt;wsp:rsid wsp:val=&quot;6FB04ED3&quot;/&gt;&lt;wsp:rsid wsp:val=&quot;6FC9A3F8&quot;/&gt;&lt;wsp:rsid wsp:val=&quot;6FD0602B&quot;/&gt;&lt;wsp:rsid wsp:val=&quot;6FE2C89B&quot;/&gt;&lt;wsp:rsid wsp:val=&quot;7009EB68&quot;/&gt;&lt;wsp:rsid wsp:val=&quot;70112BB5&quot;/&gt;&lt;wsp:rsid wsp:val=&quot;70163C38&quot;/&gt;&lt;wsp:rsid wsp:val=&quot;7027D61B&quot;/&gt;&lt;wsp:rsid wsp:val=&quot;70345839&quot;/&gt;&lt;wsp:rsid wsp:val=&quot;7035319B&quot;/&gt;&lt;wsp:rsid wsp:val=&quot;7037CCAE&quot;/&gt;&lt;wsp:rsid wsp:val=&quot;70421F70&quot;/&gt;&lt;wsp:rsid wsp:val=&quot;7046FA88&quot;/&gt;&lt;wsp:rsid wsp:val=&quot;70477BE2&quot;/&gt;&lt;wsp:rsid wsp:val=&quot;704C2632&quot;/&gt;&lt;wsp:rsid wsp:val=&quot;704D2DFD&quot;/&gt;&lt;wsp:rsid wsp:val=&quot;70503319&quot;/&gt;&lt;wsp:rsid wsp:val=&quot;70578E50&quot;/&gt;&lt;wsp:rsid wsp:val=&quot;706403B1&quot;/&gt;&lt;wsp:rsid wsp:val=&quot;706840DC&quot;/&gt;&lt;wsp:rsid wsp:val=&quot;706DABEA&quot;/&gt;&lt;wsp:rsid wsp:val=&quot;706F7D0C&quot;/&gt;&lt;wsp:rsid wsp:val=&quot;707B467C&quot;/&gt;&lt;wsp:rsid wsp:val=&quot;708607CD&quot;/&gt;&lt;wsp:rsid wsp:val=&quot;709987D7&quot;/&gt;&lt;wsp:rsid wsp:val=&quot;70B816A4&quot;/&gt;&lt;wsp:rsid wsp:val=&quot;70BC6B37&quot;/&gt;&lt;wsp:rsid wsp:val=&quot;70BDB798&quot;/&gt;&lt;wsp:rsid wsp:val=&quot;70D3A988&quot;/&gt;&lt;wsp:rsid wsp:val=&quot;70D6E3D3&quot;/&gt;&lt;wsp:rsid wsp:val=&quot;70DB935D&quot;/&gt;&lt;wsp:rsid wsp:val=&quot;70FACED6&quot;/&gt;&lt;wsp:rsid wsp:val=&quot;70FF0C13&quot;/&gt;&lt;wsp:rsid wsp:val=&quot;710A9E69&quot;/&gt;&lt;wsp:rsid wsp:val=&quot;710F61E0&quot;/&gt;&lt;wsp:rsid wsp:val=&quot;71128EDF&quot;/&gt;&lt;wsp:rsid wsp:val=&quot;71139C41&quot;/&gt;&lt;wsp:rsid wsp:val=&quot;711A8892&quot;/&gt;&lt;wsp:rsid wsp:val=&quot;71213CCE&quot;/&gt;&lt;wsp:rsid wsp:val=&quot;71297CB9&quot;/&gt;&lt;wsp:rsid wsp:val=&quot;7134EB6D&quot;/&gt;&lt;wsp:rsid wsp:val=&quot;71391A01&quot;/&gt;&lt;wsp:rsid wsp:val=&quot;71511ECD&quot;/&gt;&lt;wsp:rsid wsp:val=&quot;71728BF9&quot;/&gt;&lt;wsp:rsid wsp:val=&quot;7178CD1E&quot;/&gt;&lt;wsp:rsid wsp:val=&quot;717FCA5C&quot;/&gt;&lt;wsp:rsid wsp:val=&quot;719B7FBC&quot;/&gt;&lt;wsp:rsid wsp:val=&quot;71B564A2&quot;/&gt;&lt;wsp:rsid wsp:val=&quot;71C35952&quot;/&gt;&lt;wsp:rsid wsp:val=&quot;71E18C62&quot;/&gt;&lt;wsp:rsid wsp:val=&quot;71E8C102&quot;/&gt;&lt;wsp:rsid wsp:val=&quot;71EC037A&quot;/&gt;&lt;wsp:rsid wsp:val=&quot;721A1571&quot;/&gt;&lt;wsp:rsid wsp:val=&quot;7235C5EA&quot;/&gt;&lt;wsp:rsid wsp:val=&quot;72368487&quot;/&gt;&lt;wsp:rsid wsp:val=&quot;7238ED18&quot;/&gt;&lt;wsp:rsid wsp:val=&quot;723C3BC7&quot;/&gt;&lt;wsp:rsid wsp:val=&quot;726884E8&quot;/&gt;&lt;wsp:rsid wsp:val=&quot;7271E43F&quot;/&gt;&lt;wsp:rsid wsp:val=&quot;7280ED90&quot;/&gt;&lt;wsp:rsid wsp:val=&quot;729B12AF&quot;/&gt;&lt;wsp:rsid wsp:val=&quot;729D59AC&quot;/&gt;&lt;wsp:rsid wsp:val=&quot;72A5EF9B&quot;/&gt;&lt;wsp:rsid wsp:val=&quot;72AC7B89&quot;/&gt;&lt;wsp:rsid wsp:val=&quot;72AFC8CE&quot;/&gt;&lt;wsp:rsid wsp:val=&quot;72B11C38&quot;/&gt;&lt;wsp:rsid wsp:val=&quot;72B658F3&quot;/&gt;&lt;wsp:rsid wsp:val=&quot;72C81D34&quot;/&gt;&lt;wsp:rsid wsp:val=&quot;72CFE0FF&quot;/&gt;&lt;wsp:rsid wsp:val=&quot;72DF4E39&quot;/&gt;&lt;wsp:rsid wsp:val=&quot;72ECA686&quot;/&gt;&lt;wsp:rsid wsp:val=&quot;72ECECDC&quot;/&gt;&lt;wsp:rsid wsp:val=&quot;73042269&quot;/&gt;&lt;wsp:rsid wsp:val=&quot;7311A4FB&quot;/&gt;&lt;wsp:rsid wsp:val=&quot;731A57D7&quot;/&gt;&lt;wsp:rsid wsp:val=&quot;7320042F&quot;/&gt;&lt;wsp:rsid wsp:val=&quot;732DCB51&quot;/&gt;&lt;wsp:rsid wsp:val=&quot;733CEAAB&quot;/&gt;&lt;wsp:rsid wsp:val=&quot;7349390D&quot;/&gt;&lt;wsp:rsid wsp:val=&quot;734C2198&quot;/&gt;&lt;wsp:rsid wsp:val=&quot;734E13E8&quot;/&gt;&lt;wsp:rsid wsp:val=&quot;73548D26&quot;/&gt;&lt;wsp:rsid wsp:val=&quot;73571103&quot;/&gt;&lt;wsp:rsid wsp:val=&quot;736AC7E3&quot;/&gt;&lt;wsp:rsid wsp:val=&quot;736CD879&quot;/&gt;&lt;wsp:rsid wsp:val=&quot;73736117&quot;/&gt;&lt;wsp:rsid wsp:val=&quot;73755A1E&quot;/&gt;&lt;wsp:rsid wsp:val=&quot;737854D7&quot;/&gt;&lt;wsp:rsid wsp:val=&quot;737A54F1&quot;/&gt;&lt;wsp:rsid wsp:val=&quot;739C7F98&quot;/&gt;&lt;wsp:rsid wsp:val=&quot;73B32E02&quot;/&gt;&lt;wsp:rsid wsp:val=&quot;73B6CA44&quot;/&gt;&lt;wsp:rsid wsp:val=&quot;73C220E1&quot;/&gt;&lt;wsp:rsid wsp:val=&quot;73C381FB&quot;/&gt;&lt;wsp:rsid wsp:val=&quot;73DAD804&quot;/&gt;&lt;wsp:rsid wsp:val=&quot;73DC9F53&quot;/&gt;&lt;wsp:rsid wsp:val=&quot;73E1C6E5&quot;/&gt;&lt;wsp:rsid wsp:val=&quot;73FF67D8&quot;/&gt;&lt;wsp:rsid wsp:val=&quot;7404F05B&quot;/&gt;&lt;wsp:rsid wsp:val=&quot;74073B67&quot;/&gt;&lt;wsp:rsid wsp:val=&quot;74142A76&quot;/&gt;&lt;wsp:rsid wsp:val=&quot;742B3548&quot;/&gt;&lt;wsp:rsid wsp:val=&quot;742F1539&quot;/&gt;&lt;wsp:rsid wsp:val=&quot;74489BD7&quot;/&gt;&lt;wsp:rsid wsp:val=&quot;74577A9D&quot;/&gt;&lt;wsp:rsid wsp:val=&quot;74697E7D&quot;/&gt;&lt;wsp:rsid wsp:val=&quot;746B4FA3&quot;/&gt;&lt;wsp:rsid wsp:val=&quot;748F7A64&quot;/&gt;&lt;wsp:rsid wsp:val=&quot;7491BECF&quot;/&gt;&lt;wsp:rsid wsp:val=&quot;74A5307C&quot;/&gt;&lt;wsp:rsid wsp:val=&quot;74C787F5&quot;/&gt;&lt;wsp:rsid wsp:val=&quot;74E01437&quot;/&gt;&lt;wsp:rsid wsp:val=&quot;74EB993D&quot;/&gt;&lt;wsp:rsid wsp:val=&quot;74ED45BF&quot;/&gt;&lt;wsp:rsid wsp:val=&quot;74ED48F7&quot;/&gt;&lt;wsp:rsid wsp:val=&quot;74F0CDA8&quot;/&gt;&lt;wsp:rsid wsp:val=&quot;74F41C2D&quot;/&gt;&lt;wsp:rsid wsp:val=&quot;75044007&quot;/&gt;&lt;wsp:rsid wsp:val=&quot;750C9EF4&quot;/&gt;&lt;wsp:rsid wsp:val=&quot;75123CB8&quot;/&gt;&lt;wsp:rsid wsp:val=&quot;7512DE4C&quot;/&gt;&lt;wsp:rsid wsp:val=&quot;751F84DB&quot;/&gt;&lt;wsp:rsid wsp:val=&quot;7531975E&quot;/&gt;&lt;wsp:rsid wsp:val=&quot;753358CB&quot;/&gt;&lt;wsp:rsid wsp:val=&quot;75366054&quot;/&gt;&lt;wsp:rsid wsp:val=&quot;753AB14B&quot;/&gt;&lt;wsp:rsid wsp:val=&quot;753D4574&quot;/&gt;&lt;wsp:rsid wsp:val=&quot;754657AB&quot;/&gt;&lt;wsp:rsid wsp:val=&quot;7546E581&quot;/&gt;&lt;wsp:rsid wsp:val=&quot;755FA7FA&quot;/&gt;&lt;wsp:rsid wsp:val=&quot;756906A9&quot;/&gt;&lt;wsp:rsid wsp:val=&quot;756CEC1D&quot;/&gt;&lt;wsp:rsid wsp:val=&quot;7571B166&quot;/&gt;&lt;wsp:rsid wsp:val=&quot;7573BFA0&quot;/&gt;&lt;wsp:rsid wsp:val=&quot;757D9746&quot;/&gt;&lt;wsp:rsid wsp:val=&quot;75828D5E&quot;/&gt;&lt;wsp:rsid wsp:val=&quot;758D5C3B&quot;/&gt;&lt;wsp:rsid wsp:val=&quot;75A8AE42&quot;/&gt;&lt;wsp:rsid wsp:val=&quot;75C21E1F&quot;/&gt;&lt;wsp:rsid wsp:val=&quot;75C9ED06&quot;/&gt;&lt;wsp:rsid wsp:val=&quot;75CB2BD0&quot;/&gt;&lt;wsp:rsid wsp:val=&quot;75DCEE46&quot;/&gt;&lt;wsp:rsid wsp:val=&quot;75E4B09C&quot;/&gt;&lt;wsp:rsid wsp:val=&quot;75F8E5E0&quot;/&gt;&lt;wsp:rsid wsp:val=&quot;76006D38&quot;/&gt;&lt;wsp:rsid wsp:val=&quot;7605BD43&quot;/&gt;&lt;wsp:rsid wsp:val=&quot;7611C0E7&quot;/&gt;&lt;wsp:rsid wsp:val=&quot;761412A2&quot;/&gt;&lt;wsp:rsid wsp:val=&quot;7645CCD9&quot;/&gt;&lt;wsp:rsid wsp:val=&quot;764D42E1&quot;/&gt;&lt;wsp:rsid wsp:val=&quot;7653D1A1&quot;/&gt;&lt;wsp:rsid wsp:val=&quot;7664BDFC&quot;/&gt;&lt;wsp:rsid wsp:val=&quot;7669DF78&quot;/&gt;&lt;wsp:rsid wsp:val=&quot;766AB65B&quot;/&gt;&lt;wsp:rsid wsp:val=&quot;7679EC5A&quot;/&gt;&lt;wsp:rsid wsp:val=&quot;76846F42&quot;/&gt;&lt;wsp:rsid wsp:val=&quot;76A2BA06&quot;/&gt;&lt;wsp:rsid wsp:val=&quot;76A3E970&quot;/&gt;&lt;wsp:rsid wsp:val=&quot;76A6843A&quot;/&gt;&lt;wsp:rsid wsp:val=&quot;76C2408F&quot;/&gt;&lt;wsp:rsid wsp:val=&quot;76C5C9D0&quot;/&gt;&lt;wsp:rsid wsp:val=&quot;76D220F6&quot;/&gt;&lt;wsp:rsid wsp:val=&quot;76EA5130&quot;/&gt;&lt;wsp:rsid wsp:val=&quot;76F515C2&quot;/&gt;&lt;wsp:rsid wsp:val=&quot;76FAA0EB&quot;/&gt;&lt;wsp:rsid wsp:val=&quot;770A2B5A&quot;/&gt;&lt;wsp:rsid wsp:val=&quot;770EC874&quot;/&gt;&lt;wsp:rsid wsp:val=&quot;77119309&quot;/&gt;&lt;wsp:rsid wsp:val=&quot;77184DE7&quot;/&gt;&lt;wsp:rsid wsp:val=&quot;771967A7&quot;/&gt;&lt;wsp:rsid wsp:val=&quot;77218540&quot;/&gt;&lt;wsp:rsid wsp:val=&quot;77246FEA&quot;/&gt;&lt;wsp:rsid wsp:val=&quot;77361D01&quot;/&gt;&lt;wsp:rsid wsp:val=&quot;77414CEB&quot;/&gt;&lt;wsp:rsid wsp:val=&quot;77447EA3&quot;/&gt;&lt;wsp:rsid wsp:val=&quot;775B3768&quot;/&gt;&lt;wsp:rsid wsp:val=&quot;7766FC31&quot;/&gt;&lt;wsp:rsid wsp:val=&quot;77741C91&quot;/&gt;&lt;wsp:rsid wsp:val=&quot;779AC0A4&quot;/&gt;&lt;wsp:rsid wsp:val=&quot;77A1F731&quot;/&gt;&lt;wsp:rsid wsp:val=&quot;77ABC0D2&quot;/&gt;&lt;wsp:rsid wsp:val=&quot;77C05ED4&quot;/&gt;&lt;wsp:rsid wsp:val=&quot;77C7360C&quot;/&gt;&lt;wsp:rsid wsp:val=&quot;77CA985D&quot;/&gt;&lt;wsp:rsid wsp:val=&quot;77D6C90E&quot;/&gt;&lt;wsp:rsid wsp:val=&quot;77E0A417&quot;/&gt;&lt;wsp:rsid wsp:val=&quot;77EDBE21&quot;/&gt;&lt;wsp:rsid wsp:val=&quot;7811906B&quot;/&gt;&lt;wsp:rsid wsp:val=&quot;78153C9A&quot;/&gt;&lt;wsp:rsid wsp:val=&quot;7824F5AB&quot;/&gt;&lt;wsp:rsid wsp:val=&quot;782F2195&quot;/&gt;&lt;wsp:rsid wsp:val=&quot;7833376D&quot;/&gt;&lt;wsp:rsid wsp:val=&quot;78453EA4&quot;/&gt;&lt;wsp:rsid wsp:val=&quot;787BFE64&quot;/&gt;&lt;wsp:rsid wsp:val=&quot;78864F6B&quot;/&gt;&lt;wsp:rsid wsp:val=&quot;78886C37&quot;/&gt;&lt;wsp:rsid wsp:val=&quot;78AAD630&quot;/&gt;&lt;wsp:rsid wsp:val=&quot;78AF23AB&quot;/&gt;&lt;wsp:rsid wsp:val=&quot;78B98784&quot;/&gt;&lt;wsp:rsid wsp:val=&quot;78BC9B39&quot;/&gt;&lt;wsp:rsid wsp:val=&quot;78C238DB&quot;/&gt;&lt;wsp:rsid wsp:val=&quot;78C69D7F&quot;/&gt;&lt;wsp:rsid wsp:val=&quot;78D65D78&quot;/&gt;&lt;wsp:rsid wsp:val=&quot;78DADE15&quot;/&gt;&lt;wsp:rsid wsp:val=&quot;78DBAC93&quot;/&gt;&lt;wsp:rsid wsp:val=&quot;78DEBB6D&quot;/&gt;&lt;wsp:rsid wsp:val=&quot;78E8D949&quot;/&gt;&lt;wsp:rsid wsp:val=&quot;78FBC3E8&quot;/&gt;&lt;wsp:rsid wsp:val=&quot;7912FC4A&quot;/&gt;&lt;wsp:rsid wsp:val=&quot;7918D4D0&quot;/&gt;&lt;wsp:rsid wsp:val=&quot;7919102F&quot;/&gt;&lt;wsp:rsid wsp:val=&quot;791AA285&quot;/&gt;&lt;wsp:rsid wsp:val=&quot;791C58B4&quot;/&gt;&lt;wsp:rsid wsp:val=&quot;791C6AB1&quot;/&gt;&lt;wsp:rsid wsp:val=&quot;79233338&quot;/&gt;&lt;wsp:rsid wsp:val=&quot;7925FE27&quot;/&gt;&lt;wsp:rsid wsp:val=&quot;792A56EC&quot;/&gt;&lt;wsp:rsid wsp:val=&quot;793AA372&quot;/&gt;&lt;wsp:rsid wsp:val=&quot;793CA353&quot;/&gt;&lt;wsp:rsid wsp:val=&quot;7940C9B7&quot;/&gt;&lt;wsp:rsid wsp:val=&quot;7951D864&quot;/&gt;&lt;wsp:rsid wsp:val=&quot;79600B6A&quot;/&gt;&lt;wsp:rsid wsp:val=&quot;796D9F18&quot;/&gt;&lt;wsp:rsid wsp:val=&quot;796ECBD4&quot;/&gt;&lt;wsp:rsid wsp:val=&quot;79758087&quot;/&gt;&lt;wsp:rsid wsp:val=&quot;7980DBF3&quot;/&gt;&lt;wsp:rsid wsp:val=&quot;79945AAB&quot;/&gt;&lt;wsp:rsid wsp:val=&quot;7996F5C8&quot;/&gt;&lt;wsp:rsid wsp:val=&quot;79A70FE0&quot;/&gt;&lt;wsp:rsid wsp:val=&quot;79B276CB&quot;/&gt;&lt;wsp:rsid wsp:val=&quot;79B31EC2&quot;/&gt;&lt;wsp:rsid wsp:val=&quot;79B3C3E1&quot;/&gt;&lt;wsp:rsid wsp:val=&quot;79C26E3B&quot;/&gt;&lt;wsp:rsid wsp:val=&quot;79CC2471&quot;/&gt;&lt;wsp:rsid wsp:val=&quot;79CDA579&quot;/&gt;&lt;wsp:rsid wsp:val=&quot;79D37ADD&quot;/&gt;&lt;wsp:rsid wsp:val=&quot;79DF86BD&quot;/&gt;&lt;wsp:rsid wsp:val=&quot;79E937F6&quot;/&gt;&lt;wsp:rsid wsp:val=&quot;79FA860A&quot;/&gt;&lt;wsp:rsid wsp:val=&quot;7A03928A&quot;/&gt;&lt;wsp:rsid wsp:val=&quot;7A06704B&quot;/&gt;&lt;wsp:rsid wsp:val=&quot;7A0D20F2&quot;/&gt;&lt;wsp:rsid wsp:val=&quot;7A13762C&quot;/&gt;&lt;wsp:rsid wsp:val=&quot;7A1785F3&quot;/&gt;&lt;wsp:rsid wsp:val=&quot;7A42B114&quot;/&gt;&lt;wsp:rsid wsp:val=&quot;7A519576&quot;/&gt;&lt;wsp:rsid wsp:val=&quot;7A526BB7&quot;/&gt;&lt;wsp:rsid wsp:val=&quot;7A7110B5&quot;/&gt;&lt;wsp:rsid wsp:val=&quot;7A71DEA6&quot;/&gt;&lt;wsp:rsid wsp:val=&quot;7A7431DF&quot;/&gt;&lt;wsp:rsid wsp:val=&quot;7A7D5412&quot;/&gt;&lt;wsp:rsid wsp:val=&quot;7A7F5CCF&quot;/&gt;&lt;wsp:rsid wsp:val=&quot;7A7FFDD6&quot;/&gt;&lt;wsp:rsid wsp:val=&quot;7A81CE92&quot;/&gt;&lt;wsp:rsid wsp:val=&quot;7A826848&quot;/&gt;&lt;wsp:rsid wsp:val=&quot;7A8D5A3C&quot;/&gt;&lt;wsp:rsid wsp:val=&quot;7A961A10&quot;/&gt;&lt;wsp:rsid wsp:val=&quot;7A98F683&quot;/&gt;&lt;wsp:rsid wsp:val=&quot;7A9DFA01&quot;/&gt;&lt;wsp:rsid wsp:val=&quot;7AAE38B9&quot;/&gt;&lt;wsp:rsid wsp:val=&quot;7AB63DBA&quot;/&gt;&lt;wsp:rsid wsp:val=&quot;7ADC0134&quot;/&gt;&lt;wsp:rsid wsp:val=&quot;7AEC1438&quot;/&gt;&lt;wsp:rsid wsp:val=&quot;7AEDDAFE&quot;/&gt;&lt;wsp:rsid wsp:val=&quot;7AFD1A0F&quot;/&gt;&lt;wsp:rsid wsp:val=&quot;7B032275&quot;/&gt;&lt;wsp:rsid wsp:val=&quot;7B13B7B0&quot;/&gt;&lt;wsp:rsid wsp:val=&quot;7B2BD8F1&quot;/&gt;&lt;wsp:rsid wsp:val=&quot;7B31E0BA&quot;/&gt;&lt;wsp:rsid wsp:val=&quot;7B323CE2&quot;/&gt;&lt;wsp:rsid wsp:val=&quot;7B3A6532&quot;/&gt;&lt;wsp:rsid wsp:val=&quot;7B3E1A30&quot;/&gt;&lt;wsp:rsid wsp:val=&quot;7B4FD4ED&quot;/&gt;&lt;wsp:rsid wsp:val=&quot;7B573F78&quot;/&gt;&lt;wsp:rsid wsp:val=&quot;7B5988EF&quot;/&gt;&lt;wsp:rsid wsp:val=&quot;7B5DBE91&quot;/&gt;&lt;wsp:rsid wsp:val=&quot;7B600F2C&quot;/&gt;&lt;wsp:rsid wsp:val=&quot;7B8C5DCD&quot;/&gt;&lt;wsp:rsid wsp:val=&quot;7B8D87C3&quot;/&gt;&lt;wsp:rsid wsp:val=&quot;7B9A8E25&quot;/&gt;&lt;wsp:rsid wsp:val=&quot;7BAB1913&quot;/&gt;&lt;wsp:rsid wsp:val=&quot;7BB6E3D2&quot;/&gt;&lt;wsp:rsid wsp:val=&quot;7BBF2216&quot;/&gt;&lt;wsp:rsid wsp:val=&quot;7BC7BDF1&quot;/&gt;&lt;wsp:rsid wsp:val=&quot;7BD3B06D&quot;/&gt;&lt;wsp:rsid wsp:val=&quot;7BD684B4&quot;/&gt;&lt;wsp:rsid wsp:val=&quot;7BE6844C&quot;/&gt;&lt;wsp:rsid wsp:val=&quot;7BEE64DA&quot;/&gt;&lt;wsp:rsid wsp:val=&quot;7BF30D0F&quot;/&gt;&lt;wsp:rsid wsp:val=&quot;7BFE145A&quot;/&gt;&lt;wsp:rsid wsp:val=&quot;7C0078AD&quot;/&gt;&lt;wsp:rsid wsp:val=&quot;7C0860DA&quot;/&gt;&lt;wsp:rsid wsp:val=&quot;7C1659C0&quot;/&gt;&lt;wsp:rsid wsp:val=&quot;7C17EFC6&quot;/&gt;&lt;wsp:rsid wsp:val=&quot;7C1DFC67&quot;/&gt;&lt;wsp:rsid wsp:val=&quot;7C203FBF&quot;/&gt;&lt;wsp:rsid wsp:val=&quot;7C3371D4&quot;/&gt;&lt;wsp:rsid wsp:val=&quot;7C4FF557&quot;/&gt;&lt;wsp:rsid wsp:val=&quot;7C509E04&quot;/&gt;&lt;wsp:rsid wsp:val=&quot;7C57C3E2&quot;/&gt;&lt;wsp:rsid wsp:val=&quot;7C77D195&quot;/&gt;&lt;wsp:rsid wsp:val=&quot;7C7DC9B5&quot;/&gt;&lt;wsp:rsid wsp:val=&quot;7C8F1B31&quot;/&gt;&lt;wsp:rsid wsp:val=&quot;7C9F1816&quot;/&gt;&lt;wsp:rsid wsp:val=&quot;7CB08430&quot;/&gt;&lt;wsp:rsid wsp:val=&quot;7CFBDF8D&quot;/&gt;&lt;wsp:rsid wsp:val=&quot;7D0BDBB9&quot;/&gt;&lt;wsp:rsid wsp:val=&quot;7D1E8DAF&quot;/&gt;&lt;wsp:rsid wsp:val=&quot;7D2CE450&quot;/&gt;&lt;wsp:rsid wsp:val=&quot;7D3C9B2C&quot;/&gt;&lt;wsp:rsid wsp:val=&quot;7D4A9C40&quot;/&gt;&lt;wsp:rsid wsp:val=&quot;7D4FF23A&quot;/&gt;&lt;wsp:rsid wsp:val=&quot;7D5262CC&quot;/&gt;&lt;wsp:rsid wsp:val=&quot;7D583742&quot;/&gt;&lt;wsp:rsid wsp:val=&quot;7D5D7BE9&quot;/&gt;&lt;wsp:rsid wsp:val=&quot;7D6948E5&quot;/&gt;&lt;wsp:rsid wsp:val=&quot;7D6F8EEC&quot;/&gt;&lt;wsp:rsid wsp:val=&quot;7D710CDE&quot;/&gt;&lt;wsp:rsid wsp:val=&quot;7D754302&quot;/&gt;&lt;wsp:rsid wsp:val=&quot;7D7FD9B7&quot;/&gt;&lt;wsp:rsid wsp:val=&quot;7D94A19C&quot;/&gt;&lt;wsp:rsid wsp:val=&quot;7D98860A&quot;/&gt;&lt;wsp:rsid wsp:val=&quot;7D98938A&quot;/&gt;&lt;wsp:rsid wsp:val=&quot;7D9CA957&quot;/&gt;&lt;wsp:rsid wsp:val=&quot;7DA194D5&quot;/&gt;&lt;wsp:rsid wsp:val=&quot;7DA982B7&quot;/&gt;&lt;wsp:rsid wsp:val=&quot;7DBCED97&quot;/&gt;&lt;wsp:rsid wsp:val=&quot;7DC4FAFE&quot;/&gt;&lt;wsp:rsid wsp:val=&quot;7DCCC457&quot;/&gt;&lt;wsp:rsid wsp:val=&quot;7DF00776&quot;/&gt;&lt;wsp:rsid wsp:val=&quot;7DF24353&quot;/&gt;&lt;wsp:rsid wsp:val=&quot;7DF255CA&quot;/&gt;&lt;wsp:rsid wsp:val=&quot;7DFB50F1&quot;/&gt;&lt;wsp:rsid wsp:val=&quot;7E032FBD&quot;/&gt;&lt;wsp:rsid wsp:val=&quot;7E0DAC36&quot;/&gt;&lt;wsp:rsid wsp:val=&quot;7E23B4FA&quot;/&gt;&lt;wsp:rsid wsp:val=&quot;7E335C6B&quot;/&gt;&lt;wsp:rsid wsp:val=&quot;7E48001C&quot;/&gt;&lt;wsp:rsid wsp:val=&quot;7E49EFF7&quot;/&gt;&lt;wsp:rsid wsp:val=&quot;7E4C3FBD&quot;/&gt;&lt;wsp:rsid wsp:val=&quot;7E4DC4F3&quot;/&gt;&lt;wsp:rsid wsp:val=&quot;7E565375&quot;/&gt;&lt;wsp:rsid wsp:val=&quot;7E59AA26&quot;/&gt;&lt;wsp:rsid wsp:val=&quot;7E677CF9&quot;/&gt;&lt;wsp:rsid wsp:val=&quot;7E703698&quot;/&gt;&lt;wsp:rsid wsp:val=&quot;7E789FD5&quot;/&gt;&lt;wsp:rsid wsp:val=&quot;7E7BC1B3&quot;/&gt;&lt;wsp:rsid wsp:val=&quot;7E7CED15&quot;/&gt;&lt;wsp:rsid wsp:val=&quot;7E7E543B&quot;/&gt;&lt;wsp:rsid wsp:val=&quot;7E97D745&quot;/&gt;&lt;wsp:rsid wsp:val=&quot;7E9E5722&quot;/&gt;&lt;wsp:rsid wsp:val=&quot;7E9EACB6&quot;/&gt;&lt;wsp:rsid wsp:val=&quot;7EBA3565&quot;/&gt;&lt;wsp:rsid wsp:val=&quot;7EC7CD82&quot;/&gt;&lt;wsp:rsid wsp:val=&quot;7ED9091F&quot;/&gt;&lt;wsp:rsid wsp:val=&quot;7EE17EA4&quot;/&gt;&lt;wsp:rsid wsp:val=&quot;7EE88F37&quot;/&gt;&lt;wsp:rsid wsp:val=&quot;7EF649AE&quot;/&gt;&lt;wsp:rsid wsp:val=&quot;7F07A755&quot;/&gt;&lt;wsp:rsid wsp:val=&quot;7F26059C&quot;/&gt;&lt;wsp:rsid wsp:val=&quot;7F2BEEFA&quot;/&gt;&lt;wsp:rsid wsp:val=&quot;7F30278B&quot;/&gt;&lt;wsp:rsid wsp:val=&quot;7F4ED065&quot;/&gt;&lt;wsp:rsid wsp:val=&quot;7F511F8A&quot;/&gt;&lt;wsp:rsid wsp:val=&quot;7F529BE0&quot;/&gt;&lt;wsp:rsid wsp:val=&quot;7F548A31&quot;/&gt;&lt;wsp:rsid wsp:val=&quot;7F58E5B9&quot;/&gt;&lt;wsp:rsid wsp:val=&quot;7F5CB20F&quot;/&gt;&lt;wsp:rsid wsp:val=&quot;7F60B018&quot;/&gt;&lt;wsp:rsid wsp:val=&quot;7F698B33&quot;/&gt;&lt;wsp:rsid wsp:val=&quot;7F782E40&quot;/&gt;&lt;wsp:rsid wsp:val=&quot;7F78584B&quot;/&gt;&lt;wsp:rsid wsp:val=&quot;7F8B31CC&quot;/&gt;&lt;wsp:rsid wsp:val=&quot;7F93FF58&quot;/&gt;&lt;wsp:rsid wsp:val=&quot;7F96507D&quot;/&gt;&lt;wsp:rsid wsp:val=&quot;7F9C4E5D&quot;/&gt;&lt;wsp:rsid wsp:val=&quot;7FBC8836&quot;/&gt;&lt;wsp:rsid wsp:val=&quot;7FBE889A&quot;/&gt;&lt;wsp:rsid wsp:val=&quot;7FCE6BFA&quot;/&gt;&lt;wsp:rsid wsp:val=&quot;7FD21ABC&quot;/&gt;&lt;wsp:rsid wsp:val=&quot;7FD8008F&quot;/&gt;&lt;wsp:rsid wsp:val=&quot;7FDA4F5C&quot;/&gt;&lt;wsp:rsid wsp:val=&quot;7FFD8CF1&quot;/&gt;&lt;/wsp:rsids&gt;&lt;/w:docPr&gt;&lt;w:body&gt;&lt;wx:sect&gt;&lt;w:p wsp:rsidR=&quot;00000000&quot; wsp:rsidRDefault=&quot;00736453&quot; wsp:rsidP=&quot;00736453&quot;&gt;&lt;m:oMathPara&gt;&lt;m:oMath&gt;&lt;m:r&gt;&lt;m:rPr&gt;&lt;m:sty m:val=&quot;bi&quot;/&gt;&lt;/m:rPr&gt;&lt;w:rPr&gt;&lt;w:rFonts w:ascii=&quot;Cambria Math&quot; w:fareast=&quot;Times New Roman&quot; w:h-ansi=&quot;Cambria Math&quot;/&gt;&lt;wx:font wx:val=&quot;Cambria Math&quot;/&gt;&lt;w:b/&gt;&lt;w:i/&gt;&lt;w:color w:val=&quot;000000&quot;/&gt;&lt;/w:rPr&gt;&lt;m:t&gt;?&lt;/sm:t&gt;&lt;/m:r&gt;&lt;/m:oMath&gt;&lt;/m:oMathPara&gt;&lt;/w:p&gt;&lt;w:sectPr wsp:rsidR=&quot;00000000&quot;&gt;&lt;w:pgSz w:w=&quot;12240&quot; w:h=&quot;15840&quot;/&gt;&lt;w:pgMar w:top=&quot;1701&quot; w:right=&quot;1440&quot; w:bottom=&quot;1440&quot; w:left=&quot;1440&quot; w:header=&quot;720&quot; w:footer=&quot;720&quot; w:gutter=&quot;0&quot;/&gt;&lt;w:cols w:space=&quot;720&quot;/&gt;&lt;/w:sectPr&gt;&lt;/wx:sect&gt;&lt;/w:body&gt;&lt;/w:wordDocument&gt;">
                  <v:imagedata r:id="rId31" o:title="" chromakey="white"/>
                </v:shape>
              </w:pict>
            </w:r>
            <w:r w:rsidRPr="00F01693">
              <w:rPr>
                <w:rFonts w:eastAsia="Times New Roman"/>
                <w:color w:val="000000"/>
              </w:rPr>
              <w:fldChar w:fldCharType="end"/>
            </w:r>
            <w:r w:rsidR="00C7383E" w:rsidRPr="00F01693">
              <w:rPr>
                <w:rFonts w:eastAsia="Times New Roman"/>
                <w:color w:val="000000"/>
              </w:rPr>
              <w:t xml:space="preserve"> = 0.75</w:t>
            </w:r>
          </w:p>
        </w:tc>
      </w:tr>
      <w:tr w:rsidR="00C7383E" w:rsidRPr="00F01693" w14:paraId="28F249C2" w14:textId="77777777" w:rsidTr="00402169">
        <w:trPr>
          <w:trHeight w:val="300"/>
        </w:trPr>
        <w:tc>
          <w:tcPr>
            <w:tcW w:w="1923" w:type="pct"/>
            <w:tcBorders>
              <w:top w:val="single" w:sz="12" w:space="0" w:color="auto"/>
              <w:left w:val="nil"/>
            </w:tcBorders>
            <w:shd w:val="clear" w:color="auto" w:fill="auto"/>
            <w:noWrap/>
            <w:hideMark/>
          </w:tcPr>
          <w:p w14:paraId="433AAEB9" w14:textId="77777777" w:rsidR="00C7383E" w:rsidRPr="00F01693" w:rsidRDefault="00C7383E" w:rsidP="00F01693">
            <w:pPr>
              <w:widowControl/>
              <w:wordWrap/>
              <w:autoSpaceDE/>
              <w:autoSpaceDN/>
              <w:rPr>
                <w:rFonts w:eastAsia="Times New Roman"/>
                <w:b/>
                <w:bCs/>
                <w:color w:val="000000"/>
              </w:rPr>
            </w:pPr>
            <w:r w:rsidRPr="00F01693">
              <w:rPr>
                <w:rFonts w:eastAsia="Times New Roman"/>
                <w:color w:val="000000"/>
              </w:rPr>
              <w:t>2</w:t>
            </w:r>
          </w:p>
        </w:tc>
        <w:tc>
          <w:tcPr>
            <w:tcW w:w="1028" w:type="pct"/>
            <w:tcBorders>
              <w:top w:val="single" w:sz="12" w:space="0" w:color="auto"/>
            </w:tcBorders>
            <w:shd w:val="clear" w:color="auto" w:fill="auto"/>
            <w:noWrap/>
            <w:hideMark/>
          </w:tcPr>
          <w:p w14:paraId="3D4DD52F" w14:textId="77777777" w:rsidR="00C7383E" w:rsidRPr="00F01693" w:rsidRDefault="00C7383E" w:rsidP="00F01693">
            <w:pPr>
              <w:widowControl/>
              <w:wordWrap/>
              <w:autoSpaceDE/>
              <w:autoSpaceDN/>
              <w:jc w:val="right"/>
              <w:rPr>
                <w:rFonts w:eastAsia="Times New Roman"/>
                <w:color w:val="000000"/>
              </w:rPr>
            </w:pPr>
            <w:r w:rsidRPr="00F01693">
              <w:rPr>
                <w:rFonts w:eastAsia="Times New Roman"/>
                <w:color w:val="000000"/>
              </w:rPr>
              <w:t>91999.2</w:t>
            </w:r>
          </w:p>
        </w:tc>
        <w:tc>
          <w:tcPr>
            <w:tcW w:w="1025" w:type="pct"/>
            <w:tcBorders>
              <w:top w:val="single" w:sz="12" w:space="0" w:color="auto"/>
            </w:tcBorders>
            <w:shd w:val="clear" w:color="auto" w:fill="auto"/>
            <w:noWrap/>
            <w:hideMark/>
          </w:tcPr>
          <w:p w14:paraId="6DF84E14" w14:textId="77777777" w:rsidR="00C7383E" w:rsidRPr="00F01693" w:rsidRDefault="00C7383E" w:rsidP="00F01693">
            <w:pPr>
              <w:widowControl/>
              <w:wordWrap/>
              <w:autoSpaceDE/>
              <w:autoSpaceDN/>
              <w:jc w:val="right"/>
              <w:rPr>
                <w:rFonts w:eastAsia="Times New Roman"/>
                <w:color w:val="000000"/>
              </w:rPr>
            </w:pPr>
            <w:r w:rsidRPr="00F01693">
              <w:rPr>
                <w:rFonts w:eastAsia="Times New Roman"/>
                <w:color w:val="000000"/>
              </w:rPr>
              <w:t>92359.47</w:t>
            </w:r>
          </w:p>
        </w:tc>
        <w:tc>
          <w:tcPr>
            <w:tcW w:w="1025" w:type="pct"/>
            <w:tcBorders>
              <w:top w:val="single" w:sz="12" w:space="0" w:color="auto"/>
              <w:right w:val="nil"/>
            </w:tcBorders>
            <w:shd w:val="clear" w:color="auto" w:fill="auto"/>
            <w:noWrap/>
            <w:hideMark/>
          </w:tcPr>
          <w:p w14:paraId="69D84595" w14:textId="77777777" w:rsidR="00C7383E" w:rsidRPr="00F01693" w:rsidRDefault="00C7383E" w:rsidP="00F01693">
            <w:pPr>
              <w:widowControl/>
              <w:wordWrap/>
              <w:autoSpaceDE/>
              <w:autoSpaceDN/>
              <w:jc w:val="right"/>
              <w:rPr>
                <w:rFonts w:eastAsia="Times New Roman"/>
                <w:color w:val="000000"/>
              </w:rPr>
            </w:pPr>
            <w:r w:rsidRPr="00F01693">
              <w:rPr>
                <w:rFonts w:eastAsia="Times New Roman"/>
                <w:color w:val="000000"/>
              </w:rPr>
              <w:t>92840.06</w:t>
            </w:r>
          </w:p>
        </w:tc>
      </w:tr>
      <w:tr w:rsidR="00C7383E" w:rsidRPr="00F01693" w14:paraId="183A6D05" w14:textId="77777777" w:rsidTr="00402169">
        <w:trPr>
          <w:trHeight w:val="300"/>
        </w:trPr>
        <w:tc>
          <w:tcPr>
            <w:tcW w:w="1923" w:type="pct"/>
            <w:tcBorders>
              <w:left w:val="nil"/>
            </w:tcBorders>
            <w:shd w:val="clear" w:color="auto" w:fill="auto"/>
            <w:noWrap/>
            <w:hideMark/>
          </w:tcPr>
          <w:p w14:paraId="72046F24" w14:textId="77777777" w:rsidR="00C7383E" w:rsidRPr="00F01693" w:rsidRDefault="00C7383E" w:rsidP="00F01693">
            <w:pPr>
              <w:widowControl/>
              <w:wordWrap/>
              <w:autoSpaceDE/>
              <w:autoSpaceDN/>
              <w:rPr>
                <w:rFonts w:eastAsia="Times New Roman"/>
                <w:b/>
                <w:bCs/>
                <w:color w:val="000000"/>
              </w:rPr>
            </w:pPr>
            <w:r w:rsidRPr="00F01693">
              <w:rPr>
                <w:rFonts w:eastAsia="Times New Roman"/>
                <w:color w:val="000000"/>
              </w:rPr>
              <w:t>3</w:t>
            </w:r>
          </w:p>
        </w:tc>
        <w:tc>
          <w:tcPr>
            <w:tcW w:w="1028" w:type="pct"/>
            <w:shd w:val="clear" w:color="auto" w:fill="auto"/>
            <w:noWrap/>
            <w:hideMark/>
          </w:tcPr>
          <w:p w14:paraId="2F28A5D9" w14:textId="77777777" w:rsidR="00C7383E" w:rsidRPr="00F01693" w:rsidRDefault="00C7383E" w:rsidP="00F01693">
            <w:pPr>
              <w:widowControl/>
              <w:wordWrap/>
              <w:autoSpaceDE/>
              <w:autoSpaceDN/>
              <w:jc w:val="right"/>
              <w:rPr>
                <w:rFonts w:eastAsia="Times New Roman"/>
                <w:color w:val="000000"/>
              </w:rPr>
            </w:pPr>
            <w:r w:rsidRPr="00F01693">
              <w:rPr>
                <w:rFonts w:eastAsia="Times New Roman"/>
                <w:color w:val="000000"/>
              </w:rPr>
              <w:t>89978.37</w:t>
            </w:r>
          </w:p>
        </w:tc>
        <w:tc>
          <w:tcPr>
            <w:tcW w:w="1025" w:type="pct"/>
            <w:shd w:val="clear" w:color="auto" w:fill="auto"/>
            <w:noWrap/>
            <w:hideMark/>
          </w:tcPr>
          <w:p w14:paraId="456F53B8" w14:textId="77777777" w:rsidR="00C7383E" w:rsidRPr="00F01693" w:rsidRDefault="00C7383E" w:rsidP="00F01693">
            <w:pPr>
              <w:widowControl/>
              <w:wordWrap/>
              <w:autoSpaceDE/>
              <w:autoSpaceDN/>
              <w:jc w:val="right"/>
              <w:rPr>
                <w:rFonts w:eastAsia="Times New Roman"/>
                <w:color w:val="000000"/>
              </w:rPr>
            </w:pPr>
            <w:r w:rsidRPr="00F01693">
              <w:rPr>
                <w:rFonts w:eastAsia="Times New Roman"/>
                <w:color w:val="000000"/>
              </w:rPr>
              <w:t>90963.87</w:t>
            </w:r>
          </w:p>
        </w:tc>
        <w:tc>
          <w:tcPr>
            <w:tcW w:w="1025" w:type="pct"/>
            <w:tcBorders>
              <w:right w:val="nil"/>
            </w:tcBorders>
            <w:shd w:val="clear" w:color="auto" w:fill="auto"/>
            <w:noWrap/>
            <w:hideMark/>
          </w:tcPr>
          <w:p w14:paraId="5AEB842C" w14:textId="77777777" w:rsidR="00C7383E" w:rsidRPr="00F01693" w:rsidRDefault="00C7383E" w:rsidP="00F01693">
            <w:pPr>
              <w:widowControl/>
              <w:wordWrap/>
              <w:autoSpaceDE/>
              <w:autoSpaceDN/>
              <w:jc w:val="right"/>
              <w:rPr>
                <w:rFonts w:eastAsia="Times New Roman"/>
                <w:color w:val="000000"/>
              </w:rPr>
            </w:pPr>
            <w:r w:rsidRPr="00F01693">
              <w:rPr>
                <w:rFonts w:eastAsia="Times New Roman"/>
                <w:color w:val="000000"/>
              </w:rPr>
              <w:t>91782.44</w:t>
            </w:r>
          </w:p>
        </w:tc>
      </w:tr>
      <w:tr w:rsidR="00C7383E" w:rsidRPr="00F01693" w14:paraId="1CF64471" w14:textId="77777777" w:rsidTr="00402169">
        <w:trPr>
          <w:trHeight w:val="300"/>
        </w:trPr>
        <w:tc>
          <w:tcPr>
            <w:tcW w:w="1923" w:type="pct"/>
            <w:tcBorders>
              <w:left w:val="nil"/>
            </w:tcBorders>
            <w:shd w:val="clear" w:color="auto" w:fill="auto"/>
            <w:noWrap/>
            <w:hideMark/>
          </w:tcPr>
          <w:p w14:paraId="147514E9" w14:textId="77777777" w:rsidR="00C7383E" w:rsidRPr="00F01693" w:rsidRDefault="00C7383E" w:rsidP="00F01693">
            <w:pPr>
              <w:widowControl/>
              <w:wordWrap/>
              <w:autoSpaceDE/>
              <w:autoSpaceDN/>
              <w:rPr>
                <w:rFonts w:eastAsia="Times New Roman"/>
                <w:b/>
                <w:bCs/>
                <w:color w:val="000000"/>
              </w:rPr>
            </w:pPr>
            <w:r w:rsidRPr="00F01693">
              <w:rPr>
                <w:rFonts w:eastAsia="Times New Roman"/>
                <w:color w:val="000000"/>
              </w:rPr>
              <w:t>4</w:t>
            </w:r>
          </w:p>
        </w:tc>
        <w:tc>
          <w:tcPr>
            <w:tcW w:w="1028" w:type="pct"/>
            <w:shd w:val="clear" w:color="auto" w:fill="auto"/>
            <w:noWrap/>
            <w:hideMark/>
          </w:tcPr>
          <w:p w14:paraId="6AAFFC0B" w14:textId="77777777" w:rsidR="00C7383E" w:rsidRPr="00F01693" w:rsidRDefault="00C7383E" w:rsidP="00F01693">
            <w:pPr>
              <w:widowControl/>
              <w:wordWrap/>
              <w:autoSpaceDE/>
              <w:autoSpaceDN/>
              <w:jc w:val="right"/>
              <w:rPr>
                <w:rFonts w:eastAsia="Times New Roman"/>
                <w:color w:val="000000"/>
              </w:rPr>
            </w:pPr>
            <w:r w:rsidRPr="00F01693">
              <w:rPr>
                <w:rFonts w:eastAsia="Times New Roman"/>
                <w:color w:val="000000"/>
              </w:rPr>
              <w:t>89180.07</w:t>
            </w:r>
          </w:p>
        </w:tc>
        <w:tc>
          <w:tcPr>
            <w:tcW w:w="1025" w:type="pct"/>
            <w:shd w:val="clear" w:color="auto" w:fill="auto"/>
            <w:noWrap/>
            <w:hideMark/>
          </w:tcPr>
          <w:p w14:paraId="7C65242F" w14:textId="77777777" w:rsidR="00C7383E" w:rsidRPr="00F01693" w:rsidRDefault="00C7383E" w:rsidP="00F01693">
            <w:pPr>
              <w:widowControl/>
              <w:wordWrap/>
              <w:autoSpaceDE/>
              <w:autoSpaceDN/>
              <w:jc w:val="right"/>
              <w:rPr>
                <w:rFonts w:eastAsia="Times New Roman"/>
                <w:color w:val="000000"/>
              </w:rPr>
            </w:pPr>
            <w:r w:rsidRPr="00F01693">
              <w:rPr>
                <w:rFonts w:eastAsia="Times New Roman"/>
                <w:color w:val="000000"/>
              </w:rPr>
              <w:t>90669.98</w:t>
            </w:r>
          </w:p>
        </w:tc>
        <w:tc>
          <w:tcPr>
            <w:tcW w:w="1025" w:type="pct"/>
            <w:tcBorders>
              <w:right w:val="nil"/>
            </w:tcBorders>
            <w:shd w:val="clear" w:color="auto" w:fill="auto"/>
            <w:noWrap/>
            <w:hideMark/>
          </w:tcPr>
          <w:p w14:paraId="4F2A1862" w14:textId="77777777" w:rsidR="00C7383E" w:rsidRPr="00F01693" w:rsidRDefault="00C7383E" w:rsidP="00F01693">
            <w:pPr>
              <w:widowControl/>
              <w:wordWrap/>
              <w:autoSpaceDE/>
              <w:autoSpaceDN/>
              <w:jc w:val="right"/>
              <w:rPr>
                <w:rFonts w:eastAsia="Times New Roman"/>
                <w:color w:val="000000"/>
              </w:rPr>
            </w:pPr>
            <w:r w:rsidRPr="00F01693">
              <w:rPr>
                <w:rFonts w:eastAsia="Times New Roman"/>
                <w:color w:val="000000"/>
              </w:rPr>
              <w:t>91567.91</w:t>
            </w:r>
          </w:p>
        </w:tc>
      </w:tr>
      <w:tr w:rsidR="00C7383E" w:rsidRPr="00F01693" w14:paraId="012DFAE1" w14:textId="77777777" w:rsidTr="00402169">
        <w:trPr>
          <w:trHeight w:val="300"/>
        </w:trPr>
        <w:tc>
          <w:tcPr>
            <w:tcW w:w="1923" w:type="pct"/>
            <w:tcBorders>
              <w:left w:val="nil"/>
            </w:tcBorders>
            <w:shd w:val="clear" w:color="auto" w:fill="auto"/>
            <w:noWrap/>
            <w:hideMark/>
          </w:tcPr>
          <w:p w14:paraId="2EAC588D" w14:textId="77777777" w:rsidR="00C7383E" w:rsidRPr="00F01693" w:rsidRDefault="00C7383E" w:rsidP="00F01693">
            <w:pPr>
              <w:widowControl/>
              <w:wordWrap/>
              <w:autoSpaceDE/>
              <w:autoSpaceDN/>
              <w:rPr>
                <w:rFonts w:eastAsia="Times New Roman"/>
                <w:b/>
                <w:bCs/>
                <w:color w:val="000000"/>
              </w:rPr>
            </w:pPr>
            <w:r w:rsidRPr="00F01693">
              <w:rPr>
                <w:rFonts w:eastAsia="Times New Roman"/>
                <w:color w:val="000000"/>
              </w:rPr>
              <w:t>5</w:t>
            </w:r>
          </w:p>
        </w:tc>
        <w:tc>
          <w:tcPr>
            <w:tcW w:w="1028" w:type="pct"/>
            <w:shd w:val="clear" w:color="auto" w:fill="auto"/>
            <w:noWrap/>
            <w:hideMark/>
          </w:tcPr>
          <w:p w14:paraId="24CDE73A" w14:textId="77777777" w:rsidR="00C7383E" w:rsidRPr="00F01693" w:rsidRDefault="00C7383E" w:rsidP="00F01693">
            <w:pPr>
              <w:widowControl/>
              <w:wordWrap/>
              <w:autoSpaceDE/>
              <w:autoSpaceDN/>
              <w:jc w:val="right"/>
              <w:rPr>
                <w:rFonts w:eastAsia="Times New Roman"/>
                <w:color w:val="000000"/>
              </w:rPr>
            </w:pPr>
            <w:r w:rsidRPr="00F01693">
              <w:rPr>
                <w:rFonts w:eastAsia="Times New Roman"/>
                <w:color w:val="000000"/>
              </w:rPr>
              <w:t>87228.4</w:t>
            </w:r>
          </w:p>
        </w:tc>
        <w:tc>
          <w:tcPr>
            <w:tcW w:w="1025" w:type="pct"/>
            <w:shd w:val="clear" w:color="auto" w:fill="auto"/>
            <w:noWrap/>
            <w:hideMark/>
          </w:tcPr>
          <w:p w14:paraId="0A2C52EC" w14:textId="77777777" w:rsidR="00C7383E" w:rsidRPr="00F01693" w:rsidRDefault="00C7383E" w:rsidP="00F01693">
            <w:pPr>
              <w:widowControl/>
              <w:wordWrap/>
              <w:autoSpaceDE/>
              <w:autoSpaceDN/>
              <w:jc w:val="right"/>
              <w:rPr>
                <w:rFonts w:eastAsia="Times New Roman"/>
                <w:color w:val="000000"/>
              </w:rPr>
            </w:pPr>
            <w:r w:rsidRPr="00F01693">
              <w:rPr>
                <w:rFonts w:eastAsia="Times New Roman"/>
                <w:color w:val="000000"/>
              </w:rPr>
              <w:t>89082.56</w:t>
            </w:r>
          </w:p>
        </w:tc>
        <w:tc>
          <w:tcPr>
            <w:tcW w:w="1025" w:type="pct"/>
            <w:tcBorders>
              <w:right w:val="nil"/>
            </w:tcBorders>
            <w:shd w:val="clear" w:color="auto" w:fill="auto"/>
            <w:noWrap/>
            <w:hideMark/>
          </w:tcPr>
          <w:p w14:paraId="6175D9B6" w14:textId="77777777" w:rsidR="00C7383E" w:rsidRPr="00F01693" w:rsidRDefault="00C7383E" w:rsidP="00F01693">
            <w:pPr>
              <w:widowControl/>
              <w:wordWrap/>
              <w:autoSpaceDE/>
              <w:autoSpaceDN/>
              <w:jc w:val="right"/>
              <w:rPr>
                <w:rFonts w:eastAsia="Times New Roman"/>
                <w:color w:val="000000"/>
              </w:rPr>
            </w:pPr>
            <w:r w:rsidRPr="00F01693">
              <w:rPr>
                <w:rFonts w:eastAsia="Times New Roman"/>
                <w:color w:val="000000"/>
              </w:rPr>
              <w:t>90457.44</w:t>
            </w:r>
          </w:p>
        </w:tc>
      </w:tr>
      <w:tr w:rsidR="00C7383E" w:rsidRPr="00F01693" w14:paraId="27F596B4" w14:textId="77777777" w:rsidTr="00402169">
        <w:trPr>
          <w:trHeight w:val="300"/>
        </w:trPr>
        <w:tc>
          <w:tcPr>
            <w:tcW w:w="1923" w:type="pct"/>
            <w:tcBorders>
              <w:left w:val="nil"/>
            </w:tcBorders>
            <w:shd w:val="clear" w:color="auto" w:fill="auto"/>
            <w:noWrap/>
            <w:hideMark/>
          </w:tcPr>
          <w:p w14:paraId="5BFE4275" w14:textId="77777777" w:rsidR="00C7383E" w:rsidRPr="00F01693" w:rsidRDefault="00C7383E" w:rsidP="00F01693">
            <w:pPr>
              <w:widowControl/>
              <w:wordWrap/>
              <w:autoSpaceDE/>
              <w:autoSpaceDN/>
              <w:rPr>
                <w:rFonts w:eastAsia="Times New Roman"/>
                <w:b/>
                <w:bCs/>
                <w:color w:val="000000"/>
              </w:rPr>
            </w:pPr>
            <w:r w:rsidRPr="00F01693">
              <w:rPr>
                <w:rFonts w:eastAsia="Times New Roman"/>
                <w:color w:val="000000"/>
              </w:rPr>
              <w:t>6</w:t>
            </w:r>
          </w:p>
        </w:tc>
        <w:tc>
          <w:tcPr>
            <w:tcW w:w="1028" w:type="pct"/>
            <w:shd w:val="clear" w:color="auto" w:fill="auto"/>
            <w:noWrap/>
            <w:hideMark/>
          </w:tcPr>
          <w:p w14:paraId="44486F9A" w14:textId="77777777" w:rsidR="00C7383E" w:rsidRPr="00F01693" w:rsidRDefault="00C7383E" w:rsidP="00F01693">
            <w:pPr>
              <w:widowControl/>
              <w:wordWrap/>
              <w:autoSpaceDE/>
              <w:autoSpaceDN/>
              <w:jc w:val="right"/>
              <w:rPr>
                <w:rFonts w:eastAsia="Times New Roman"/>
                <w:color w:val="000000"/>
              </w:rPr>
            </w:pPr>
            <w:r w:rsidRPr="00F01693">
              <w:rPr>
                <w:rFonts w:eastAsia="Times New Roman"/>
                <w:color w:val="000000"/>
              </w:rPr>
              <w:t>86578.02</w:t>
            </w:r>
          </w:p>
        </w:tc>
        <w:tc>
          <w:tcPr>
            <w:tcW w:w="1025" w:type="pct"/>
            <w:shd w:val="clear" w:color="auto" w:fill="auto"/>
            <w:noWrap/>
            <w:hideMark/>
          </w:tcPr>
          <w:p w14:paraId="29EE37DF" w14:textId="77777777" w:rsidR="00C7383E" w:rsidRPr="00F01693" w:rsidRDefault="00C7383E" w:rsidP="00F01693">
            <w:pPr>
              <w:widowControl/>
              <w:wordWrap/>
              <w:autoSpaceDE/>
              <w:autoSpaceDN/>
              <w:jc w:val="right"/>
              <w:rPr>
                <w:rFonts w:eastAsia="Times New Roman"/>
                <w:color w:val="000000"/>
              </w:rPr>
            </w:pPr>
            <w:r w:rsidRPr="00F01693">
              <w:rPr>
                <w:rFonts w:eastAsia="Times New Roman"/>
                <w:color w:val="000000"/>
              </w:rPr>
              <w:t>88309.64</w:t>
            </w:r>
          </w:p>
        </w:tc>
        <w:tc>
          <w:tcPr>
            <w:tcW w:w="1025" w:type="pct"/>
            <w:tcBorders>
              <w:right w:val="nil"/>
            </w:tcBorders>
            <w:shd w:val="clear" w:color="auto" w:fill="auto"/>
            <w:noWrap/>
            <w:hideMark/>
          </w:tcPr>
          <w:p w14:paraId="32E22015" w14:textId="77777777" w:rsidR="00C7383E" w:rsidRPr="00F01693" w:rsidRDefault="00C7383E" w:rsidP="00F01693">
            <w:pPr>
              <w:widowControl/>
              <w:wordWrap/>
              <w:autoSpaceDE/>
              <w:autoSpaceDN/>
              <w:jc w:val="right"/>
              <w:rPr>
                <w:rFonts w:eastAsia="Times New Roman"/>
                <w:color w:val="000000"/>
              </w:rPr>
            </w:pPr>
            <w:r w:rsidRPr="00F01693">
              <w:rPr>
                <w:rFonts w:eastAsia="Times New Roman"/>
                <w:color w:val="000000"/>
              </w:rPr>
              <w:t>90082.85</w:t>
            </w:r>
          </w:p>
        </w:tc>
      </w:tr>
      <w:tr w:rsidR="00C7383E" w:rsidRPr="00F01693" w14:paraId="01B302EB" w14:textId="77777777" w:rsidTr="00402169">
        <w:trPr>
          <w:trHeight w:val="300"/>
        </w:trPr>
        <w:tc>
          <w:tcPr>
            <w:tcW w:w="1923" w:type="pct"/>
            <w:tcBorders>
              <w:left w:val="nil"/>
              <w:bottom w:val="single" w:sz="4" w:space="0" w:color="999999"/>
            </w:tcBorders>
            <w:shd w:val="clear" w:color="auto" w:fill="auto"/>
            <w:noWrap/>
            <w:hideMark/>
          </w:tcPr>
          <w:p w14:paraId="13A33F66" w14:textId="77777777" w:rsidR="00C7383E" w:rsidRPr="00F01693" w:rsidRDefault="00C7383E" w:rsidP="00F01693">
            <w:pPr>
              <w:widowControl/>
              <w:wordWrap/>
              <w:autoSpaceDE/>
              <w:autoSpaceDN/>
              <w:rPr>
                <w:rFonts w:eastAsia="Times New Roman"/>
                <w:b/>
                <w:bCs/>
                <w:color w:val="000000"/>
              </w:rPr>
            </w:pPr>
            <w:r w:rsidRPr="00F01693">
              <w:rPr>
                <w:rFonts w:eastAsia="Times New Roman"/>
                <w:color w:val="000000"/>
              </w:rPr>
              <w:t>7</w:t>
            </w:r>
          </w:p>
        </w:tc>
        <w:tc>
          <w:tcPr>
            <w:tcW w:w="1028" w:type="pct"/>
            <w:tcBorders>
              <w:bottom w:val="single" w:sz="4" w:space="0" w:color="999999"/>
            </w:tcBorders>
            <w:shd w:val="clear" w:color="auto" w:fill="A5A5A5"/>
            <w:noWrap/>
            <w:hideMark/>
          </w:tcPr>
          <w:p w14:paraId="78C3F4E2" w14:textId="77777777" w:rsidR="00C7383E" w:rsidRPr="00F01693" w:rsidRDefault="00C7383E" w:rsidP="00F01693">
            <w:pPr>
              <w:widowControl/>
              <w:wordWrap/>
              <w:autoSpaceDE/>
              <w:autoSpaceDN/>
              <w:jc w:val="right"/>
              <w:rPr>
                <w:rFonts w:eastAsia="Times New Roman"/>
                <w:b/>
                <w:bCs/>
                <w:color w:val="9C0006"/>
              </w:rPr>
            </w:pPr>
            <w:r w:rsidRPr="00F01693">
              <w:rPr>
                <w:rFonts w:eastAsia="Times New Roman"/>
                <w:b/>
                <w:bCs/>
              </w:rPr>
              <w:t>84471.47</w:t>
            </w:r>
          </w:p>
        </w:tc>
        <w:tc>
          <w:tcPr>
            <w:tcW w:w="1025" w:type="pct"/>
            <w:tcBorders>
              <w:bottom w:val="single" w:sz="4" w:space="0" w:color="999999"/>
            </w:tcBorders>
            <w:shd w:val="clear" w:color="auto" w:fill="auto"/>
            <w:noWrap/>
            <w:hideMark/>
          </w:tcPr>
          <w:p w14:paraId="10967139" w14:textId="77777777" w:rsidR="00C7383E" w:rsidRPr="00F01693" w:rsidRDefault="00C7383E" w:rsidP="00F01693">
            <w:pPr>
              <w:widowControl/>
              <w:wordWrap/>
              <w:autoSpaceDE/>
              <w:autoSpaceDN/>
              <w:jc w:val="right"/>
              <w:rPr>
                <w:rFonts w:eastAsia="Times New Roman"/>
                <w:color w:val="000000"/>
              </w:rPr>
            </w:pPr>
            <w:r w:rsidRPr="00F01693">
              <w:rPr>
                <w:rFonts w:eastAsia="Times New Roman"/>
                <w:color w:val="000000"/>
              </w:rPr>
              <w:t>86016.96</w:t>
            </w:r>
          </w:p>
        </w:tc>
        <w:tc>
          <w:tcPr>
            <w:tcW w:w="1025" w:type="pct"/>
            <w:tcBorders>
              <w:bottom w:val="single" w:sz="4" w:space="0" w:color="999999"/>
              <w:right w:val="nil"/>
            </w:tcBorders>
            <w:shd w:val="clear" w:color="auto" w:fill="auto"/>
            <w:noWrap/>
            <w:hideMark/>
          </w:tcPr>
          <w:p w14:paraId="76825991" w14:textId="77777777" w:rsidR="00C7383E" w:rsidRPr="00F01693" w:rsidRDefault="00C7383E" w:rsidP="00F01693">
            <w:pPr>
              <w:widowControl/>
              <w:wordWrap/>
              <w:autoSpaceDE/>
              <w:autoSpaceDN/>
              <w:jc w:val="right"/>
              <w:rPr>
                <w:rFonts w:eastAsia="Times New Roman"/>
                <w:color w:val="000000"/>
              </w:rPr>
            </w:pPr>
            <w:r w:rsidRPr="00F01693">
              <w:rPr>
                <w:rFonts w:eastAsia="Times New Roman"/>
                <w:color w:val="000000"/>
              </w:rPr>
              <w:t>88823.09</w:t>
            </w:r>
          </w:p>
        </w:tc>
      </w:tr>
      <w:tr w:rsidR="00C7383E" w:rsidRPr="00F01693" w14:paraId="3A5058AA" w14:textId="77777777" w:rsidTr="00402169">
        <w:trPr>
          <w:trHeight w:val="300"/>
        </w:trPr>
        <w:tc>
          <w:tcPr>
            <w:tcW w:w="1923" w:type="pct"/>
            <w:tcBorders>
              <w:left w:val="nil"/>
              <w:bottom w:val="single" w:sz="12" w:space="0" w:color="auto"/>
            </w:tcBorders>
            <w:shd w:val="clear" w:color="auto" w:fill="auto"/>
            <w:noWrap/>
            <w:hideMark/>
          </w:tcPr>
          <w:p w14:paraId="4B83B2EF" w14:textId="77777777" w:rsidR="00C7383E" w:rsidRPr="00F01693" w:rsidRDefault="00C7383E" w:rsidP="00F01693">
            <w:pPr>
              <w:widowControl/>
              <w:wordWrap/>
              <w:autoSpaceDE/>
              <w:autoSpaceDN/>
              <w:rPr>
                <w:rFonts w:eastAsia="Times New Roman"/>
                <w:b/>
                <w:bCs/>
                <w:color w:val="000000"/>
              </w:rPr>
            </w:pPr>
            <w:r w:rsidRPr="00F01693">
              <w:rPr>
                <w:rFonts w:eastAsia="Times New Roman"/>
                <w:color w:val="000000"/>
              </w:rPr>
              <w:t>8</w:t>
            </w:r>
          </w:p>
        </w:tc>
        <w:tc>
          <w:tcPr>
            <w:tcW w:w="1028" w:type="pct"/>
            <w:tcBorders>
              <w:bottom w:val="single" w:sz="12" w:space="0" w:color="auto"/>
            </w:tcBorders>
            <w:shd w:val="clear" w:color="auto" w:fill="auto"/>
            <w:noWrap/>
            <w:hideMark/>
          </w:tcPr>
          <w:p w14:paraId="16745232" w14:textId="77777777" w:rsidR="00C7383E" w:rsidRPr="00F01693" w:rsidRDefault="00C7383E" w:rsidP="00F01693">
            <w:pPr>
              <w:widowControl/>
              <w:wordWrap/>
              <w:autoSpaceDE/>
              <w:autoSpaceDN/>
              <w:jc w:val="right"/>
              <w:rPr>
                <w:rFonts w:eastAsia="Times New Roman"/>
                <w:color w:val="000000"/>
              </w:rPr>
            </w:pPr>
            <w:r w:rsidRPr="00F01693">
              <w:rPr>
                <w:rFonts w:eastAsia="Times New Roman"/>
                <w:color w:val="000000"/>
              </w:rPr>
              <w:t>84719.21</w:t>
            </w:r>
          </w:p>
        </w:tc>
        <w:tc>
          <w:tcPr>
            <w:tcW w:w="1025" w:type="pct"/>
            <w:tcBorders>
              <w:bottom w:val="single" w:sz="12" w:space="0" w:color="auto"/>
            </w:tcBorders>
            <w:shd w:val="clear" w:color="auto" w:fill="auto"/>
            <w:noWrap/>
            <w:hideMark/>
          </w:tcPr>
          <w:p w14:paraId="07820AB4" w14:textId="77777777" w:rsidR="00C7383E" w:rsidRPr="00F01693" w:rsidRDefault="00C7383E" w:rsidP="00F01693">
            <w:pPr>
              <w:widowControl/>
              <w:wordWrap/>
              <w:autoSpaceDE/>
              <w:autoSpaceDN/>
              <w:jc w:val="right"/>
              <w:rPr>
                <w:rFonts w:eastAsia="Times New Roman"/>
                <w:color w:val="000000"/>
              </w:rPr>
            </w:pPr>
            <w:r w:rsidRPr="00F01693">
              <w:rPr>
                <w:rFonts w:eastAsia="Times New Roman"/>
                <w:color w:val="000000"/>
              </w:rPr>
              <w:t>86471.22</w:t>
            </w:r>
          </w:p>
        </w:tc>
        <w:tc>
          <w:tcPr>
            <w:tcW w:w="1025" w:type="pct"/>
            <w:tcBorders>
              <w:bottom w:val="single" w:sz="12" w:space="0" w:color="auto"/>
              <w:right w:val="nil"/>
            </w:tcBorders>
            <w:shd w:val="clear" w:color="auto" w:fill="auto"/>
            <w:noWrap/>
            <w:hideMark/>
          </w:tcPr>
          <w:p w14:paraId="22E15A42" w14:textId="77777777" w:rsidR="00C7383E" w:rsidRPr="00F01693" w:rsidRDefault="00C7383E" w:rsidP="00F01693">
            <w:pPr>
              <w:widowControl/>
              <w:wordWrap/>
              <w:autoSpaceDE/>
              <w:autoSpaceDN/>
              <w:jc w:val="right"/>
              <w:rPr>
                <w:rFonts w:eastAsia="Times New Roman"/>
                <w:color w:val="000000"/>
              </w:rPr>
            </w:pPr>
            <w:r w:rsidRPr="00F01693">
              <w:rPr>
                <w:rFonts w:eastAsia="Times New Roman"/>
                <w:color w:val="000000"/>
              </w:rPr>
              <w:t>89758.65</w:t>
            </w:r>
          </w:p>
        </w:tc>
      </w:tr>
    </w:tbl>
    <w:p w14:paraId="37663E8F" w14:textId="77777777" w:rsidR="00C06E7B" w:rsidRPr="00F01693" w:rsidRDefault="00C06E7B" w:rsidP="00F01693"/>
    <w:tbl>
      <w:tblPr>
        <w:tblW w:w="0" w:type="auto"/>
        <w:jc w:val="center"/>
        <w:tblLook w:val="04A0" w:firstRow="1" w:lastRow="0" w:firstColumn="1" w:lastColumn="0" w:noHBand="0" w:noVBand="1"/>
      </w:tblPr>
      <w:tblGrid>
        <w:gridCol w:w="9026"/>
      </w:tblGrid>
      <w:tr w:rsidR="0086698E" w:rsidRPr="00F01693" w14:paraId="4B40E407" w14:textId="77777777" w:rsidTr="00402169">
        <w:trPr>
          <w:trHeight w:val="20"/>
          <w:jc w:val="center"/>
        </w:trPr>
        <w:tc>
          <w:tcPr>
            <w:tcW w:w="13687" w:type="dxa"/>
            <w:shd w:val="clear" w:color="auto" w:fill="auto"/>
            <w:vAlign w:val="center"/>
          </w:tcPr>
          <w:p w14:paraId="687AD4C1" w14:textId="0191C676" w:rsidR="0086698E" w:rsidRPr="00F01693" w:rsidRDefault="008970B8" w:rsidP="00F01693">
            <w:pPr>
              <w:jc w:val="center"/>
            </w:pPr>
            <w:r w:rsidRPr="00F01693">
              <w:rPr>
                <w:noProof/>
              </w:rPr>
              <w:drawing>
                <wp:inline distT="0" distB="0" distL="0" distR="0" wp14:anchorId="4469A909" wp14:editId="43C5426A">
                  <wp:extent cx="5575935" cy="2237740"/>
                  <wp:effectExtent l="0" t="0" r="0" b="0"/>
                  <wp:docPr id="89"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5935" cy="2237740"/>
                          </a:xfrm>
                          <a:prstGeom prst="rect">
                            <a:avLst/>
                          </a:prstGeom>
                          <a:noFill/>
                          <a:ln>
                            <a:noFill/>
                          </a:ln>
                        </pic:spPr>
                      </pic:pic>
                    </a:graphicData>
                  </a:graphic>
                </wp:inline>
              </w:drawing>
            </w:r>
          </w:p>
        </w:tc>
      </w:tr>
      <w:tr w:rsidR="0086698E" w:rsidRPr="00F01693" w14:paraId="19903368" w14:textId="77777777" w:rsidTr="00402169">
        <w:trPr>
          <w:trHeight w:val="20"/>
          <w:jc w:val="center"/>
        </w:trPr>
        <w:tc>
          <w:tcPr>
            <w:tcW w:w="13687" w:type="dxa"/>
            <w:shd w:val="clear" w:color="auto" w:fill="auto"/>
            <w:vAlign w:val="center"/>
          </w:tcPr>
          <w:p w14:paraId="1378BA4F" w14:textId="20AB2476" w:rsidR="0086698E" w:rsidRPr="00F01693" w:rsidRDefault="008970B8" w:rsidP="00F01693">
            <w:pPr>
              <w:jc w:val="center"/>
            </w:pPr>
            <w:r w:rsidRPr="00F01693">
              <w:rPr>
                <w:noProof/>
              </w:rPr>
              <w:drawing>
                <wp:inline distT="0" distB="0" distL="0" distR="0" wp14:anchorId="2486A500" wp14:editId="1D5D55A4">
                  <wp:extent cx="5575935" cy="2237740"/>
                  <wp:effectExtent l="0" t="0" r="0" b="0"/>
                  <wp:docPr id="90"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5935" cy="2237740"/>
                          </a:xfrm>
                          <a:prstGeom prst="rect">
                            <a:avLst/>
                          </a:prstGeom>
                          <a:noFill/>
                          <a:ln>
                            <a:noFill/>
                          </a:ln>
                        </pic:spPr>
                      </pic:pic>
                    </a:graphicData>
                  </a:graphic>
                </wp:inline>
              </w:drawing>
            </w:r>
          </w:p>
        </w:tc>
      </w:tr>
      <w:tr w:rsidR="0086698E" w:rsidRPr="00F01693" w14:paraId="3C9F1F50" w14:textId="77777777" w:rsidTr="00402169">
        <w:trPr>
          <w:trHeight w:val="20"/>
          <w:jc w:val="center"/>
        </w:trPr>
        <w:tc>
          <w:tcPr>
            <w:tcW w:w="13687" w:type="dxa"/>
            <w:shd w:val="clear" w:color="auto" w:fill="auto"/>
            <w:vAlign w:val="center"/>
          </w:tcPr>
          <w:p w14:paraId="4C10D3EE" w14:textId="45121950" w:rsidR="0086698E" w:rsidRPr="00F01693" w:rsidRDefault="008970B8" w:rsidP="00F01693">
            <w:pPr>
              <w:jc w:val="center"/>
            </w:pPr>
            <w:r w:rsidRPr="00F01693">
              <w:rPr>
                <w:noProof/>
              </w:rPr>
              <w:drawing>
                <wp:inline distT="0" distB="0" distL="0" distR="0" wp14:anchorId="5C74A599" wp14:editId="22E4F830">
                  <wp:extent cx="5575935" cy="2237740"/>
                  <wp:effectExtent l="0" t="0" r="0" b="0"/>
                  <wp:docPr id="91"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rt, line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5935" cy="2237740"/>
                          </a:xfrm>
                          <a:prstGeom prst="rect">
                            <a:avLst/>
                          </a:prstGeom>
                          <a:noFill/>
                          <a:ln>
                            <a:noFill/>
                          </a:ln>
                        </pic:spPr>
                      </pic:pic>
                    </a:graphicData>
                  </a:graphic>
                </wp:inline>
              </w:drawing>
            </w:r>
          </w:p>
        </w:tc>
      </w:tr>
    </w:tbl>
    <w:p w14:paraId="3F810F56" w14:textId="77777777" w:rsidR="00A61A24" w:rsidRPr="00F01693" w:rsidRDefault="0086698E" w:rsidP="00F01693">
      <w:pPr>
        <w:pStyle w:val="Caption"/>
      </w:pPr>
      <w:r w:rsidRPr="00F01693">
        <w:t>Changes in BIC criterion by tuning parameter in the range of pre-set numbers [2,8] on the maximum number of iterations.</w:t>
      </w:r>
    </w:p>
    <w:p w14:paraId="553636D3" w14:textId="77777777" w:rsidR="00A61A24" w:rsidRPr="00F01693" w:rsidRDefault="00A61A24" w:rsidP="00F01693">
      <w:pPr>
        <w:pStyle w:val="Caption"/>
        <w:sectPr w:rsidR="00A61A24" w:rsidRPr="00F01693" w:rsidSect="00A145A0">
          <w:pgSz w:w="11906" w:h="16838"/>
          <w:pgMar w:top="1440" w:right="1440" w:bottom="1701" w:left="1440" w:header="851" w:footer="992" w:gutter="0"/>
          <w:cols w:space="425"/>
          <w:docGrid w:linePitch="360"/>
        </w:sectPr>
      </w:pPr>
    </w:p>
    <w:p w14:paraId="1BE21BAA" w14:textId="77777777" w:rsidR="00FF1895" w:rsidRPr="00F01693" w:rsidRDefault="00FF1895" w:rsidP="00F01693">
      <w:pPr>
        <w:pStyle w:val="Heading2"/>
      </w:pPr>
      <w:r w:rsidRPr="00F01693">
        <w:t xml:space="preserve">Appendix C. Descriptive information for </w:t>
      </w:r>
      <w:r w:rsidR="00D15327" w:rsidRPr="00F01693">
        <w:t xml:space="preserve">(selected) </w:t>
      </w:r>
      <w:r w:rsidRPr="00F01693">
        <w:t>sociodemographic attributes by clusters</w:t>
      </w:r>
    </w:p>
    <w:p w14:paraId="4C4C0885" w14:textId="77777777" w:rsidR="00A145A0" w:rsidRPr="00F01693" w:rsidRDefault="00A145A0" w:rsidP="00F01693"/>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3686"/>
        <w:gridCol w:w="1251"/>
        <w:gridCol w:w="1251"/>
        <w:gridCol w:w="1252"/>
        <w:gridCol w:w="1251"/>
        <w:gridCol w:w="1251"/>
        <w:gridCol w:w="1252"/>
        <w:gridCol w:w="1251"/>
        <w:gridCol w:w="1252"/>
      </w:tblGrid>
      <w:tr w:rsidR="00A61A24" w:rsidRPr="00F01693" w14:paraId="141981EA" w14:textId="77777777" w:rsidTr="00402169">
        <w:trPr>
          <w:trHeight w:val="20"/>
        </w:trPr>
        <w:tc>
          <w:tcPr>
            <w:tcW w:w="3686" w:type="dxa"/>
            <w:tcBorders>
              <w:top w:val="single" w:sz="12" w:space="0" w:color="auto"/>
              <w:left w:val="nil"/>
              <w:bottom w:val="single" w:sz="12" w:space="0" w:color="auto"/>
            </w:tcBorders>
            <w:shd w:val="clear" w:color="auto" w:fill="A5A5A5"/>
            <w:noWrap/>
            <w:hideMark/>
          </w:tcPr>
          <w:p w14:paraId="1BEFC643" w14:textId="77777777" w:rsidR="00731029" w:rsidRPr="00F01693" w:rsidRDefault="00EF13EF" w:rsidP="00F01693">
            <w:pPr>
              <w:widowControl/>
              <w:wordWrap/>
              <w:autoSpaceDE/>
              <w:autoSpaceDN/>
              <w:rPr>
                <w:rFonts w:eastAsia="Times New Roman"/>
                <w:b/>
                <w:bCs/>
                <w:color w:val="000000"/>
              </w:rPr>
            </w:pPr>
            <w:r w:rsidRPr="00F01693">
              <w:rPr>
                <w:rFonts w:eastAsia="Times New Roman"/>
                <w:b/>
                <w:bCs/>
                <w:color w:val="000000"/>
              </w:rPr>
              <w:t>Variables</w:t>
            </w:r>
          </w:p>
        </w:tc>
        <w:tc>
          <w:tcPr>
            <w:tcW w:w="1251" w:type="dxa"/>
            <w:tcBorders>
              <w:top w:val="single" w:sz="12" w:space="0" w:color="auto"/>
              <w:bottom w:val="single" w:sz="12" w:space="0" w:color="auto"/>
            </w:tcBorders>
            <w:shd w:val="clear" w:color="auto" w:fill="A5A5A5"/>
            <w:noWrap/>
            <w:hideMark/>
          </w:tcPr>
          <w:p w14:paraId="5895BA0D" w14:textId="77777777" w:rsidR="00731029" w:rsidRPr="00F01693" w:rsidRDefault="00731029" w:rsidP="00F01693">
            <w:pPr>
              <w:widowControl/>
              <w:wordWrap/>
              <w:autoSpaceDE/>
              <w:autoSpaceDN/>
              <w:jc w:val="center"/>
              <w:rPr>
                <w:rFonts w:eastAsia="Times New Roman"/>
                <w:b/>
                <w:bCs/>
                <w:color w:val="000000"/>
              </w:rPr>
            </w:pPr>
            <w:r w:rsidRPr="00F01693">
              <w:rPr>
                <w:rFonts w:eastAsia="Times New Roman"/>
                <w:b/>
                <w:bCs/>
                <w:color w:val="000000"/>
              </w:rPr>
              <w:t>G1</w:t>
            </w:r>
          </w:p>
          <w:p w14:paraId="030F6A08" w14:textId="77777777" w:rsidR="008C3F80" w:rsidRPr="00F01693" w:rsidRDefault="00A61A24" w:rsidP="00F01693">
            <w:pPr>
              <w:widowControl/>
              <w:wordWrap/>
              <w:autoSpaceDE/>
              <w:autoSpaceDN/>
              <w:jc w:val="center"/>
              <w:rPr>
                <w:rFonts w:eastAsia="Times New Roman"/>
                <w:b/>
                <w:bCs/>
                <w:color w:val="000000"/>
              </w:rPr>
            </w:pPr>
            <w:r w:rsidRPr="00F01693">
              <w:rPr>
                <w:rFonts w:eastAsia="Times New Roman"/>
                <w:b/>
                <w:bCs/>
                <w:color w:val="000000"/>
              </w:rPr>
              <w:t>Mean</w:t>
            </w:r>
          </w:p>
          <w:p w14:paraId="01635834" w14:textId="77777777" w:rsidR="00A61A24" w:rsidRPr="00F01693" w:rsidRDefault="008C3F80" w:rsidP="00F01693">
            <w:pPr>
              <w:widowControl/>
              <w:wordWrap/>
              <w:autoSpaceDE/>
              <w:autoSpaceDN/>
              <w:jc w:val="center"/>
              <w:rPr>
                <w:rFonts w:eastAsia="Times New Roman"/>
                <w:b/>
                <w:bCs/>
                <w:color w:val="000000"/>
              </w:rPr>
            </w:pPr>
            <w:r w:rsidRPr="00F01693">
              <w:rPr>
                <w:rFonts w:eastAsia="Times New Roman"/>
                <w:b/>
                <w:bCs/>
                <w:color w:val="000000"/>
              </w:rPr>
              <w:t xml:space="preserve"> </w:t>
            </w:r>
            <w:r w:rsidR="00A61A24" w:rsidRPr="00F01693">
              <w:rPr>
                <w:rFonts w:eastAsia="Times New Roman"/>
                <w:b/>
                <w:bCs/>
                <w:color w:val="000000"/>
              </w:rPr>
              <w:t>(SD)</w:t>
            </w:r>
          </w:p>
        </w:tc>
        <w:tc>
          <w:tcPr>
            <w:tcW w:w="1251" w:type="dxa"/>
            <w:tcBorders>
              <w:top w:val="single" w:sz="12" w:space="0" w:color="auto"/>
              <w:bottom w:val="single" w:sz="12" w:space="0" w:color="auto"/>
            </w:tcBorders>
            <w:shd w:val="clear" w:color="auto" w:fill="A5A5A5"/>
            <w:noWrap/>
            <w:hideMark/>
          </w:tcPr>
          <w:p w14:paraId="5B3B6535" w14:textId="77777777" w:rsidR="00731029" w:rsidRPr="00F01693" w:rsidRDefault="00731029" w:rsidP="00F01693">
            <w:pPr>
              <w:widowControl/>
              <w:wordWrap/>
              <w:autoSpaceDE/>
              <w:autoSpaceDN/>
              <w:jc w:val="center"/>
              <w:rPr>
                <w:rFonts w:eastAsia="Times New Roman"/>
                <w:b/>
                <w:bCs/>
                <w:color w:val="000000"/>
              </w:rPr>
            </w:pPr>
            <w:r w:rsidRPr="00F01693">
              <w:rPr>
                <w:rFonts w:eastAsia="Times New Roman"/>
                <w:b/>
                <w:bCs/>
                <w:color w:val="000000"/>
              </w:rPr>
              <w:t>G2</w:t>
            </w:r>
          </w:p>
          <w:p w14:paraId="10A69A70" w14:textId="77777777" w:rsidR="008C3F80" w:rsidRPr="00F01693" w:rsidRDefault="00A61A24" w:rsidP="00F01693">
            <w:pPr>
              <w:widowControl/>
              <w:wordWrap/>
              <w:autoSpaceDE/>
              <w:autoSpaceDN/>
              <w:jc w:val="center"/>
              <w:rPr>
                <w:rFonts w:eastAsia="Times New Roman"/>
                <w:b/>
                <w:bCs/>
                <w:color w:val="000000"/>
              </w:rPr>
            </w:pPr>
            <w:r w:rsidRPr="00F01693">
              <w:rPr>
                <w:rFonts w:eastAsia="Times New Roman"/>
                <w:b/>
                <w:bCs/>
                <w:color w:val="000000"/>
              </w:rPr>
              <w:t>Mean</w:t>
            </w:r>
            <w:r w:rsidR="008C3F80" w:rsidRPr="00F01693">
              <w:rPr>
                <w:rFonts w:eastAsia="Times New Roman"/>
                <w:b/>
                <w:bCs/>
                <w:color w:val="000000"/>
              </w:rPr>
              <w:t xml:space="preserve"> </w:t>
            </w:r>
          </w:p>
          <w:p w14:paraId="627F688B" w14:textId="77777777" w:rsidR="00A61A24" w:rsidRPr="00F01693" w:rsidRDefault="00A61A24" w:rsidP="00F01693">
            <w:pPr>
              <w:widowControl/>
              <w:wordWrap/>
              <w:autoSpaceDE/>
              <w:autoSpaceDN/>
              <w:jc w:val="center"/>
              <w:rPr>
                <w:rFonts w:eastAsia="Times New Roman"/>
                <w:b/>
                <w:bCs/>
                <w:color w:val="000000"/>
              </w:rPr>
            </w:pPr>
            <w:r w:rsidRPr="00F01693">
              <w:rPr>
                <w:rFonts w:eastAsia="Times New Roman"/>
                <w:b/>
                <w:bCs/>
                <w:color w:val="000000"/>
              </w:rPr>
              <w:t>(SD)</w:t>
            </w:r>
          </w:p>
        </w:tc>
        <w:tc>
          <w:tcPr>
            <w:tcW w:w="1252" w:type="dxa"/>
            <w:tcBorders>
              <w:top w:val="single" w:sz="12" w:space="0" w:color="auto"/>
              <w:bottom w:val="single" w:sz="12" w:space="0" w:color="auto"/>
            </w:tcBorders>
            <w:shd w:val="clear" w:color="auto" w:fill="A5A5A5"/>
            <w:noWrap/>
            <w:hideMark/>
          </w:tcPr>
          <w:p w14:paraId="4CDA7CA1" w14:textId="77777777" w:rsidR="00731029" w:rsidRPr="00F01693" w:rsidRDefault="00731029" w:rsidP="00F01693">
            <w:pPr>
              <w:widowControl/>
              <w:wordWrap/>
              <w:autoSpaceDE/>
              <w:autoSpaceDN/>
              <w:jc w:val="center"/>
              <w:rPr>
                <w:rFonts w:eastAsia="Times New Roman"/>
                <w:b/>
                <w:bCs/>
                <w:color w:val="000000"/>
              </w:rPr>
            </w:pPr>
            <w:r w:rsidRPr="00F01693">
              <w:rPr>
                <w:rFonts w:eastAsia="Times New Roman"/>
                <w:b/>
                <w:bCs/>
                <w:color w:val="000000"/>
              </w:rPr>
              <w:t>G3</w:t>
            </w:r>
          </w:p>
          <w:p w14:paraId="74EC080C" w14:textId="77777777" w:rsidR="008C3F80" w:rsidRPr="00F01693" w:rsidRDefault="00A61A24" w:rsidP="00F01693">
            <w:pPr>
              <w:widowControl/>
              <w:wordWrap/>
              <w:autoSpaceDE/>
              <w:autoSpaceDN/>
              <w:jc w:val="center"/>
              <w:rPr>
                <w:rFonts w:eastAsia="Times New Roman"/>
                <w:b/>
                <w:bCs/>
                <w:color w:val="000000"/>
              </w:rPr>
            </w:pPr>
            <w:r w:rsidRPr="00F01693">
              <w:rPr>
                <w:rFonts w:eastAsia="Times New Roman"/>
                <w:b/>
                <w:bCs/>
                <w:color w:val="000000"/>
              </w:rPr>
              <w:t>Mean</w:t>
            </w:r>
            <w:r w:rsidR="008C3F80" w:rsidRPr="00F01693">
              <w:rPr>
                <w:rFonts w:eastAsia="Times New Roman"/>
                <w:b/>
                <w:bCs/>
                <w:color w:val="000000"/>
              </w:rPr>
              <w:t xml:space="preserve"> </w:t>
            </w:r>
          </w:p>
          <w:p w14:paraId="1DFDB337" w14:textId="77777777" w:rsidR="00A61A24" w:rsidRPr="00F01693" w:rsidRDefault="00A61A24" w:rsidP="00F01693">
            <w:pPr>
              <w:widowControl/>
              <w:wordWrap/>
              <w:autoSpaceDE/>
              <w:autoSpaceDN/>
              <w:jc w:val="center"/>
              <w:rPr>
                <w:rFonts w:eastAsia="Times New Roman"/>
                <w:b/>
                <w:bCs/>
                <w:color w:val="000000"/>
              </w:rPr>
            </w:pPr>
            <w:r w:rsidRPr="00F01693">
              <w:rPr>
                <w:rFonts w:eastAsia="Times New Roman"/>
                <w:b/>
                <w:bCs/>
                <w:color w:val="000000"/>
              </w:rPr>
              <w:t>(SD)</w:t>
            </w:r>
          </w:p>
        </w:tc>
        <w:tc>
          <w:tcPr>
            <w:tcW w:w="1251" w:type="dxa"/>
            <w:tcBorders>
              <w:top w:val="single" w:sz="12" w:space="0" w:color="auto"/>
              <w:bottom w:val="single" w:sz="12" w:space="0" w:color="auto"/>
            </w:tcBorders>
            <w:shd w:val="clear" w:color="auto" w:fill="A5A5A5"/>
            <w:noWrap/>
            <w:hideMark/>
          </w:tcPr>
          <w:p w14:paraId="28D10C64" w14:textId="77777777" w:rsidR="00731029" w:rsidRPr="00F01693" w:rsidRDefault="00731029" w:rsidP="00F01693">
            <w:pPr>
              <w:widowControl/>
              <w:wordWrap/>
              <w:autoSpaceDE/>
              <w:autoSpaceDN/>
              <w:jc w:val="center"/>
              <w:rPr>
                <w:rFonts w:eastAsia="Times New Roman"/>
                <w:b/>
                <w:bCs/>
                <w:color w:val="000000"/>
              </w:rPr>
            </w:pPr>
            <w:r w:rsidRPr="00F01693">
              <w:rPr>
                <w:rFonts w:eastAsia="Times New Roman"/>
                <w:b/>
                <w:bCs/>
                <w:color w:val="000000"/>
              </w:rPr>
              <w:t>G4</w:t>
            </w:r>
          </w:p>
          <w:p w14:paraId="76D50FC6" w14:textId="77777777" w:rsidR="008C3F80" w:rsidRPr="00F01693" w:rsidRDefault="00A61A24" w:rsidP="00F01693">
            <w:pPr>
              <w:widowControl/>
              <w:wordWrap/>
              <w:autoSpaceDE/>
              <w:autoSpaceDN/>
              <w:jc w:val="center"/>
              <w:rPr>
                <w:rFonts w:eastAsia="Times New Roman"/>
                <w:b/>
                <w:bCs/>
                <w:color w:val="000000"/>
              </w:rPr>
            </w:pPr>
            <w:r w:rsidRPr="00F01693">
              <w:rPr>
                <w:rFonts w:eastAsia="Times New Roman"/>
                <w:b/>
                <w:bCs/>
                <w:color w:val="000000"/>
              </w:rPr>
              <w:t>Mean</w:t>
            </w:r>
            <w:r w:rsidR="008C3F80" w:rsidRPr="00F01693">
              <w:rPr>
                <w:rFonts w:eastAsia="Times New Roman"/>
                <w:b/>
                <w:bCs/>
                <w:color w:val="000000"/>
              </w:rPr>
              <w:t xml:space="preserve"> </w:t>
            </w:r>
          </w:p>
          <w:p w14:paraId="66CB08A7" w14:textId="77777777" w:rsidR="00A61A24" w:rsidRPr="00F01693" w:rsidRDefault="00A61A24" w:rsidP="00F01693">
            <w:pPr>
              <w:widowControl/>
              <w:wordWrap/>
              <w:autoSpaceDE/>
              <w:autoSpaceDN/>
              <w:jc w:val="center"/>
              <w:rPr>
                <w:rFonts w:eastAsia="Times New Roman"/>
                <w:b/>
                <w:bCs/>
                <w:color w:val="000000"/>
              </w:rPr>
            </w:pPr>
            <w:r w:rsidRPr="00F01693">
              <w:rPr>
                <w:rFonts w:eastAsia="Times New Roman"/>
                <w:b/>
                <w:bCs/>
                <w:color w:val="000000"/>
              </w:rPr>
              <w:t>(SD)</w:t>
            </w:r>
          </w:p>
        </w:tc>
        <w:tc>
          <w:tcPr>
            <w:tcW w:w="1251" w:type="dxa"/>
            <w:tcBorders>
              <w:top w:val="single" w:sz="12" w:space="0" w:color="auto"/>
              <w:bottom w:val="single" w:sz="12" w:space="0" w:color="auto"/>
            </w:tcBorders>
            <w:shd w:val="clear" w:color="auto" w:fill="A5A5A5"/>
            <w:noWrap/>
            <w:hideMark/>
          </w:tcPr>
          <w:p w14:paraId="1617D3E6" w14:textId="77777777" w:rsidR="00731029" w:rsidRPr="00F01693" w:rsidRDefault="00731029" w:rsidP="00F01693">
            <w:pPr>
              <w:widowControl/>
              <w:wordWrap/>
              <w:autoSpaceDE/>
              <w:autoSpaceDN/>
              <w:jc w:val="center"/>
              <w:rPr>
                <w:rFonts w:eastAsia="Times New Roman"/>
                <w:b/>
                <w:bCs/>
                <w:color w:val="000000"/>
              </w:rPr>
            </w:pPr>
            <w:r w:rsidRPr="00F01693">
              <w:rPr>
                <w:rFonts w:eastAsia="Times New Roman"/>
                <w:b/>
                <w:bCs/>
                <w:color w:val="000000"/>
              </w:rPr>
              <w:t>G5</w:t>
            </w:r>
          </w:p>
          <w:p w14:paraId="2B28E13E" w14:textId="77777777" w:rsidR="008C3F80" w:rsidRPr="00F01693" w:rsidRDefault="00A61A24" w:rsidP="00F01693">
            <w:pPr>
              <w:widowControl/>
              <w:wordWrap/>
              <w:autoSpaceDE/>
              <w:autoSpaceDN/>
              <w:jc w:val="center"/>
              <w:rPr>
                <w:rFonts w:eastAsia="Times New Roman"/>
                <w:b/>
                <w:bCs/>
                <w:color w:val="000000"/>
              </w:rPr>
            </w:pPr>
            <w:r w:rsidRPr="00F01693">
              <w:rPr>
                <w:rFonts w:eastAsia="Times New Roman"/>
                <w:b/>
                <w:bCs/>
                <w:color w:val="000000"/>
              </w:rPr>
              <w:t>Mean</w:t>
            </w:r>
            <w:r w:rsidR="008C3F80" w:rsidRPr="00F01693">
              <w:rPr>
                <w:rFonts w:eastAsia="Times New Roman"/>
                <w:b/>
                <w:bCs/>
                <w:color w:val="000000"/>
              </w:rPr>
              <w:t xml:space="preserve"> </w:t>
            </w:r>
          </w:p>
          <w:p w14:paraId="5A55D453" w14:textId="77777777" w:rsidR="00A61A24" w:rsidRPr="00F01693" w:rsidRDefault="00A61A24" w:rsidP="00F01693">
            <w:pPr>
              <w:widowControl/>
              <w:wordWrap/>
              <w:autoSpaceDE/>
              <w:autoSpaceDN/>
              <w:jc w:val="center"/>
              <w:rPr>
                <w:rFonts w:eastAsia="Times New Roman"/>
                <w:b/>
                <w:bCs/>
                <w:color w:val="000000"/>
              </w:rPr>
            </w:pPr>
            <w:r w:rsidRPr="00F01693">
              <w:rPr>
                <w:rFonts w:eastAsia="Times New Roman"/>
                <w:b/>
                <w:bCs/>
                <w:color w:val="000000"/>
              </w:rPr>
              <w:t>(SD)</w:t>
            </w:r>
          </w:p>
        </w:tc>
        <w:tc>
          <w:tcPr>
            <w:tcW w:w="1252" w:type="dxa"/>
            <w:tcBorders>
              <w:top w:val="single" w:sz="12" w:space="0" w:color="auto"/>
              <w:bottom w:val="single" w:sz="12" w:space="0" w:color="auto"/>
            </w:tcBorders>
            <w:shd w:val="clear" w:color="auto" w:fill="A5A5A5"/>
            <w:noWrap/>
            <w:hideMark/>
          </w:tcPr>
          <w:p w14:paraId="29BF54F6" w14:textId="77777777" w:rsidR="00731029" w:rsidRPr="00F01693" w:rsidRDefault="00731029" w:rsidP="00F01693">
            <w:pPr>
              <w:widowControl/>
              <w:wordWrap/>
              <w:autoSpaceDE/>
              <w:autoSpaceDN/>
              <w:jc w:val="center"/>
              <w:rPr>
                <w:rFonts w:eastAsia="Times New Roman"/>
                <w:b/>
                <w:bCs/>
                <w:color w:val="000000"/>
              </w:rPr>
            </w:pPr>
            <w:r w:rsidRPr="00F01693">
              <w:rPr>
                <w:rFonts w:eastAsia="Times New Roman"/>
                <w:b/>
                <w:bCs/>
                <w:color w:val="000000"/>
              </w:rPr>
              <w:t>G6</w:t>
            </w:r>
          </w:p>
          <w:p w14:paraId="2C2B2EEB" w14:textId="77777777" w:rsidR="008C3F80" w:rsidRPr="00F01693" w:rsidRDefault="00A61A24" w:rsidP="00F01693">
            <w:pPr>
              <w:widowControl/>
              <w:wordWrap/>
              <w:autoSpaceDE/>
              <w:autoSpaceDN/>
              <w:jc w:val="center"/>
              <w:rPr>
                <w:rFonts w:eastAsia="Times New Roman"/>
                <w:b/>
                <w:bCs/>
                <w:color w:val="000000"/>
              </w:rPr>
            </w:pPr>
            <w:r w:rsidRPr="00F01693">
              <w:rPr>
                <w:rFonts w:eastAsia="Times New Roman"/>
                <w:b/>
                <w:bCs/>
                <w:color w:val="000000"/>
              </w:rPr>
              <w:t>Mean</w:t>
            </w:r>
            <w:r w:rsidR="008C3F80" w:rsidRPr="00F01693">
              <w:rPr>
                <w:rFonts w:eastAsia="Times New Roman"/>
                <w:b/>
                <w:bCs/>
                <w:color w:val="000000"/>
              </w:rPr>
              <w:t xml:space="preserve"> </w:t>
            </w:r>
          </w:p>
          <w:p w14:paraId="0FB3C723" w14:textId="77777777" w:rsidR="00A61A24" w:rsidRPr="00F01693" w:rsidRDefault="00A61A24" w:rsidP="00F01693">
            <w:pPr>
              <w:widowControl/>
              <w:wordWrap/>
              <w:autoSpaceDE/>
              <w:autoSpaceDN/>
              <w:jc w:val="center"/>
              <w:rPr>
                <w:rFonts w:eastAsia="Times New Roman"/>
                <w:b/>
                <w:bCs/>
                <w:color w:val="000000"/>
              </w:rPr>
            </w:pPr>
            <w:r w:rsidRPr="00F01693">
              <w:rPr>
                <w:rFonts w:eastAsia="Times New Roman"/>
                <w:b/>
                <w:bCs/>
                <w:color w:val="000000"/>
              </w:rPr>
              <w:t>(SD)</w:t>
            </w:r>
          </w:p>
        </w:tc>
        <w:tc>
          <w:tcPr>
            <w:tcW w:w="1251" w:type="dxa"/>
            <w:tcBorders>
              <w:top w:val="single" w:sz="12" w:space="0" w:color="auto"/>
              <w:bottom w:val="single" w:sz="12" w:space="0" w:color="auto"/>
              <w:right w:val="double" w:sz="4" w:space="0" w:color="auto"/>
            </w:tcBorders>
            <w:shd w:val="clear" w:color="auto" w:fill="A5A5A5"/>
            <w:noWrap/>
            <w:hideMark/>
          </w:tcPr>
          <w:p w14:paraId="7EEB546A" w14:textId="77777777" w:rsidR="00731029" w:rsidRPr="00F01693" w:rsidRDefault="00731029" w:rsidP="00F01693">
            <w:pPr>
              <w:widowControl/>
              <w:wordWrap/>
              <w:autoSpaceDE/>
              <w:autoSpaceDN/>
              <w:jc w:val="center"/>
              <w:rPr>
                <w:rFonts w:eastAsia="Times New Roman"/>
                <w:b/>
                <w:bCs/>
                <w:color w:val="000000"/>
              </w:rPr>
            </w:pPr>
            <w:r w:rsidRPr="00F01693">
              <w:rPr>
                <w:rFonts w:eastAsia="Times New Roman"/>
                <w:b/>
                <w:bCs/>
                <w:color w:val="000000"/>
              </w:rPr>
              <w:t>G7</w:t>
            </w:r>
          </w:p>
          <w:p w14:paraId="25126A62" w14:textId="77777777" w:rsidR="008C3F80" w:rsidRPr="00F01693" w:rsidRDefault="00A61A24" w:rsidP="00F01693">
            <w:pPr>
              <w:widowControl/>
              <w:wordWrap/>
              <w:autoSpaceDE/>
              <w:autoSpaceDN/>
              <w:jc w:val="center"/>
              <w:rPr>
                <w:rFonts w:eastAsia="Times New Roman"/>
                <w:b/>
                <w:bCs/>
                <w:color w:val="000000"/>
              </w:rPr>
            </w:pPr>
            <w:r w:rsidRPr="00F01693">
              <w:rPr>
                <w:rFonts w:eastAsia="Times New Roman"/>
                <w:b/>
                <w:bCs/>
                <w:color w:val="000000"/>
              </w:rPr>
              <w:t>Mean</w:t>
            </w:r>
          </w:p>
          <w:p w14:paraId="4E87FF74" w14:textId="77777777" w:rsidR="00A61A24" w:rsidRPr="00F01693" w:rsidRDefault="00A61A24" w:rsidP="00F01693">
            <w:pPr>
              <w:widowControl/>
              <w:wordWrap/>
              <w:autoSpaceDE/>
              <w:autoSpaceDN/>
              <w:jc w:val="center"/>
              <w:rPr>
                <w:rFonts w:eastAsia="Times New Roman"/>
                <w:b/>
                <w:bCs/>
                <w:color w:val="000000"/>
              </w:rPr>
            </w:pPr>
            <w:r w:rsidRPr="00F01693">
              <w:rPr>
                <w:rFonts w:eastAsia="Times New Roman"/>
                <w:b/>
                <w:bCs/>
                <w:color w:val="000000"/>
              </w:rPr>
              <w:t>(SD)</w:t>
            </w:r>
          </w:p>
        </w:tc>
        <w:tc>
          <w:tcPr>
            <w:tcW w:w="1252" w:type="dxa"/>
            <w:tcBorders>
              <w:top w:val="single" w:sz="12" w:space="0" w:color="auto"/>
              <w:left w:val="double" w:sz="4" w:space="0" w:color="auto"/>
              <w:bottom w:val="single" w:sz="12" w:space="0" w:color="auto"/>
              <w:right w:val="nil"/>
            </w:tcBorders>
            <w:shd w:val="clear" w:color="auto" w:fill="A5A5A5"/>
            <w:noWrap/>
            <w:hideMark/>
          </w:tcPr>
          <w:p w14:paraId="525FD46A" w14:textId="77777777" w:rsidR="00731029" w:rsidRPr="00F01693" w:rsidRDefault="00731029" w:rsidP="00F01693">
            <w:pPr>
              <w:widowControl/>
              <w:wordWrap/>
              <w:autoSpaceDE/>
              <w:autoSpaceDN/>
              <w:jc w:val="center"/>
              <w:rPr>
                <w:rFonts w:eastAsia="Times New Roman"/>
                <w:b/>
                <w:bCs/>
                <w:color w:val="000000"/>
              </w:rPr>
            </w:pPr>
            <w:r w:rsidRPr="00F01693">
              <w:rPr>
                <w:rFonts w:eastAsia="Times New Roman"/>
                <w:b/>
                <w:bCs/>
                <w:color w:val="000000"/>
              </w:rPr>
              <w:t>England</w:t>
            </w:r>
          </w:p>
          <w:p w14:paraId="4164C717" w14:textId="77777777" w:rsidR="008C3F80" w:rsidRPr="00F01693" w:rsidRDefault="00A61A24" w:rsidP="00F01693">
            <w:pPr>
              <w:widowControl/>
              <w:wordWrap/>
              <w:autoSpaceDE/>
              <w:autoSpaceDN/>
              <w:jc w:val="center"/>
              <w:rPr>
                <w:rFonts w:eastAsia="Times New Roman"/>
                <w:b/>
                <w:bCs/>
                <w:color w:val="000000"/>
              </w:rPr>
            </w:pPr>
            <w:r w:rsidRPr="00F01693">
              <w:rPr>
                <w:rFonts w:eastAsia="Times New Roman"/>
                <w:b/>
                <w:bCs/>
                <w:color w:val="000000"/>
              </w:rPr>
              <w:t>Mean</w:t>
            </w:r>
            <w:r w:rsidR="008C3F80" w:rsidRPr="00F01693">
              <w:rPr>
                <w:rFonts w:eastAsia="Times New Roman"/>
                <w:b/>
                <w:bCs/>
                <w:color w:val="000000"/>
              </w:rPr>
              <w:t xml:space="preserve"> </w:t>
            </w:r>
          </w:p>
          <w:p w14:paraId="52369C5D" w14:textId="77777777" w:rsidR="00A61A24" w:rsidRPr="00F01693" w:rsidRDefault="00A61A24" w:rsidP="00F01693">
            <w:pPr>
              <w:widowControl/>
              <w:wordWrap/>
              <w:autoSpaceDE/>
              <w:autoSpaceDN/>
              <w:jc w:val="center"/>
              <w:rPr>
                <w:rFonts w:eastAsia="Times New Roman"/>
                <w:b/>
                <w:bCs/>
                <w:color w:val="000000"/>
              </w:rPr>
            </w:pPr>
            <w:r w:rsidRPr="00F01693">
              <w:rPr>
                <w:rFonts w:eastAsia="Times New Roman"/>
                <w:b/>
                <w:bCs/>
                <w:color w:val="000000"/>
              </w:rPr>
              <w:t>(SD)</w:t>
            </w:r>
          </w:p>
        </w:tc>
      </w:tr>
      <w:tr w:rsidR="00A61A24" w:rsidRPr="00F01693" w14:paraId="07ADC686" w14:textId="77777777" w:rsidTr="00402169">
        <w:trPr>
          <w:trHeight w:val="20"/>
        </w:trPr>
        <w:tc>
          <w:tcPr>
            <w:tcW w:w="3686" w:type="dxa"/>
            <w:tcBorders>
              <w:top w:val="single" w:sz="12" w:space="0" w:color="auto"/>
              <w:left w:val="nil"/>
            </w:tcBorders>
            <w:shd w:val="clear" w:color="auto" w:fill="auto"/>
            <w:noWrap/>
            <w:hideMark/>
          </w:tcPr>
          <w:p w14:paraId="3199B797" w14:textId="77777777" w:rsidR="00731029" w:rsidRPr="00F01693" w:rsidRDefault="00EF13EF" w:rsidP="00F01693">
            <w:pPr>
              <w:widowControl/>
              <w:wordWrap/>
              <w:autoSpaceDE/>
              <w:autoSpaceDN/>
              <w:rPr>
                <w:rFonts w:eastAsia="Times New Roman"/>
                <w:b/>
                <w:bCs/>
                <w:color w:val="000000"/>
              </w:rPr>
            </w:pPr>
            <w:r w:rsidRPr="00F01693">
              <w:rPr>
                <w:rFonts w:eastAsia="Times New Roman"/>
                <w:color w:val="000000"/>
              </w:rPr>
              <w:t>%</w:t>
            </w:r>
            <w:r w:rsidR="00A07038" w:rsidRPr="00F01693">
              <w:rPr>
                <w:rFonts w:eastAsia="Times New Roman"/>
                <w:color w:val="000000"/>
              </w:rPr>
              <w:t>L</w:t>
            </w:r>
            <w:r w:rsidRPr="00F01693">
              <w:rPr>
                <w:rFonts w:eastAsia="Times New Roman"/>
                <w:color w:val="000000"/>
              </w:rPr>
              <w:t>owe</w:t>
            </w:r>
            <w:r w:rsidR="00A07038" w:rsidRPr="00F01693">
              <w:rPr>
                <w:rFonts w:eastAsia="Times New Roman"/>
                <w:color w:val="000000"/>
              </w:rPr>
              <w:t>st</w:t>
            </w:r>
            <w:r w:rsidRPr="00F01693">
              <w:rPr>
                <w:rFonts w:eastAsia="Times New Roman"/>
                <w:color w:val="000000"/>
              </w:rPr>
              <w:t xml:space="preserve"> 20% income HHs</w:t>
            </w:r>
          </w:p>
        </w:tc>
        <w:tc>
          <w:tcPr>
            <w:tcW w:w="1251" w:type="dxa"/>
            <w:tcBorders>
              <w:top w:val="single" w:sz="12" w:space="0" w:color="auto"/>
            </w:tcBorders>
            <w:shd w:val="clear" w:color="auto" w:fill="auto"/>
            <w:noWrap/>
            <w:hideMark/>
          </w:tcPr>
          <w:p w14:paraId="7124DD91" w14:textId="77777777" w:rsidR="00A61A24" w:rsidRPr="00F01693" w:rsidRDefault="00731029" w:rsidP="00F01693">
            <w:pPr>
              <w:widowControl/>
              <w:wordWrap/>
              <w:autoSpaceDE/>
              <w:autoSpaceDN/>
              <w:jc w:val="right"/>
              <w:rPr>
                <w:rFonts w:eastAsia="Times New Roman"/>
                <w:color w:val="000000"/>
              </w:rPr>
            </w:pPr>
            <w:r w:rsidRPr="00F01693">
              <w:rPr>
                <w:rFonts w:eastAsia="Times New Roman"/>
                <w:color w:val="000000"/>
              </w:rPr>
              <w:t>0.173</w:t>
            </w:r>
          </w:p>
          <w:p w14:paraId="2E54E8FB" w14:textId="77777777" w:rsidR="00731029" w:rsidRPr="00F01693" w:rsidRDefault="00731029" w:rsidP="00F01693">
            <w:pPr>
              <w:widowControl/>
              <w:wordWrap/>
              <w:autoSpaceDE/>
              <w:autoSpaceDN/>
              <w:jc w:val="right"/>
              <w:rPr>
                <w:rFonts w:eastAsia="Times New Roman"/>
                <w:color w:val="000000"/>
              </w:rPr>
            </w:pPr>
            <w:r w:rsidRPr="00F01693">
              <w:rPr>
                <w:rFonts w:eastAsia="Times New Roman"/>
                <w:color w:val="000000"/>
              </w:rPr>
              <w:t xml:space="preserve"> (0.04)</w:t>
            </w:r>
          </w:p>
        </w:tc>
        <w:tc>
          <w:tcPr>
            <w:tcW w:w="1251" w:type="dxa"/>
            <w:tcBorders>
              <w:top w:val="single" w:sz="12" w:space="0" w:color="auto"/>
            </w:tcBorders>
            <w:shd w:val="clear" w:color="auto" w:fill="auto"/>
            <w:noWrap/>
            <w:hideMark/>
          </w:tcPr>
          <w:p w14:paraId="0A7AAED7" w14:textId="77777777" w:rsidR="00731029" w:rsidRPr="00F01693" w:rsidRDefault="00731029" w:rsidP="00F01693">
            <w:pPr>
              <w:widowControl/>
              <w:wordWrap/>
              <w:autoSpaceDE/>
              <w:autoSpaceDN/>
              <w:jc w:val="right"/>
              <w:rPr>
                <w:rFonts w:eastAsia="Times New Roman"/>
                <w:color w:val="000000"/>
              </w:rPr>
            </w:pPr>
            <w:r w:rsidRPr="00F01693">
              <w:rPr>
                <w:rFonts w:eastAsia="Times New Roman"/>
                <w:color w:val="000000"/>
              </w:rPr>
              <w:t>0.177 (0.048)</w:t>
            </w:r>
          </w:p>
        </w:tc>
        <w:tc>
          <w:tcPr>
            <w:tcW w:w="1252" w:type="dxa"/>
            <w:tcBorders>
              <w:top w:val="single" w:sz="12" w:space="0" w:color="auto"/>
            </w:tcBorders>
            <w:shd w:val="clear" w:color="auto" w:fill="auto"/>
            <w:noWrap/>
            <w:hideMark/>
          </w:tcPr>
          <w:p w14:paraId="1F9236CA" w14:textId="77777777" w:rsidR="00A61A24" w:rsidRPr="00F01693" w:rsidRDefault="00731029" w:rsidP="00F01693">
            <w:pPr>
              <w:widowControl/>
              <w:wordWrap/>
              <w:autoSpaceDE/>
              <w:autoSpaceDN/>
              <w:jc w:val="right"/>
              <w:rPr>
                <w:rFonts w:eastAsia="Times New Roman"/>
                <w:color w:val="000000"/>
              </w:rPr>
            </w:pPr>
            <w:r w:rsidRPr="00F01693">
              <w:rPr>
                <w:rFonts w:eastAsia="Times New Roman"/>
                <w:color w:val="000000"/>
              </w:rPr>
              <w:t>0.166</w:t>
            </w:r>
          </w:p>
          <w:p w14:paraId="474C9E34" w14:textId="77777777" w:rsidR="00731029" w:rsidRPr="00F01693" w:rsidRDefault="00731029" w:rsidP="00F01693">
            <w:pPr>
              <w:widowControl/>
              <w:wordWrap/>
              <w:autoSpaceDE/>
              <w:autoSpaceDN/>
              <w:jc w:val="right"/>
              <w:rPr>
                <w:rFonts w:eastAsia="Times New Roman"/>
                <w:color w:val="000000"/>
              </w:rPr>
            </w:pPr>
            <w:r w:rsidRPr="00F01693">
              <w:rPr>
                <w:rFonts w:eastAsia="Times New Roman"/>
                <w:color w:val="000000"/>
              </w:rPr>
              <w:t xml:space="preserve"> (0.035)</w:t>
            </w:r>
          </w:p>
        </w:tc>
        <w:tc>
          <w:tcPr>
            <w:tcW w:w="1251" w:type="dxa"/>
            <w:tcBorders>
              <w:top w:val="single" w:sz="12" w:space="0" w:color="auto"/>
            </w:tcBorders>
            <w:shd w:val="clear" w:color="auto" w:fill="A5A5A5"/>
            <w:noWrap/>
            <w:hideMark/>
          </w:tcPr>
          <w:p w14:paraId="615DFAEB" w14:textId="77777777" w:rsidR="00731029" w:rsidRPr="00F01693" w:rsidRDefault="00731029" w:rsidP="00F01693">
            <w:pPr>
              <w:widowControl/>
              <w:wordWrap/>
              <w:autoSpaceDE/>
              <w:autoSpaceDN/>
              <w:jc w:val="right"/>
              <w:rPr>
                <w:rFonts w:eastAsia="Times New Roman"/>
                <w:color w:val="000000"/>
              </w:rPr>
            </w:pPr>
            <w:r w:rsidRPr="00F01693">
              <w:rPr>
                <w:rFonts w:eastAsia="Times New Roman"/>
                <w:color w:val="000000"/>
              </w:rPr>
              <w:t>0.181 (0.049)</w:t>
            </w:r>
          </w:p>
        </w:tc>
        <w:tc>
          <w:tcPr>
            <w:tcW w:w="1251" w:type="dxa"/>
            <w:tcBorders>
              <w:top w:val="single" w:sz="12" w:space="0" w:color="auto"/>
            </w:tcBorders>
            <w:shd w:val="clear" w:color="auto" w:fill="auto"/>
            <w:noWrap/>
            <w:hideMark/>
          </w:tcPr>
          <w:p w14:paraId="6D6FF4E4" w14:textId="77777777" w:rsidR="00731029" w:rsidRPr="00F01693" w:rsidRDefault="00731029" w:rsidP="00F01693">
            <w:pPr>
              <w:widowControl/>
              <w:wordWrap/>
              <w:autoSpaceDE/>
              <w:autoSpaceDN/>
              <w:jc w:val="right"/>
              <w:rPr>
                <w:rFonts w:eastAsia="Times New Roman"/>
                <w:color w:val="000000"/>
              </w:rPr>
            </w:pPr>
            <w:r w:rsidRPr="00F01693">
              <w:rPr>
                <w:rFonts w:eastAsia="Times New Roman"/>
                <w:color w:val="000000"/>
              </w:rPr>
              <w:t>0.176 (0.046)</w:t>
            </w:r>
          </w:p>
        </w:tc>
        <w:tc>
          <w:tcPr>
            <w:tcW w:w="1252" w:type="dxa"/>
            <w:tcBorders>
              <w:top w:val="single" w:sz="12" w:space="0" w:color="auto"/>
            </w:tcBorders>
            <w:shd w:val="clear" w:color="auto" w:fill="auto"/>
            <w:noWrap/>
            <w:hideMark/>
          </w:tcPr>
          <w:p w14:paraId="7B12C1C4" w14:textId="77777777" w:rsidR="00731029" w:rsidRPr="00F01693" w:rsidRDefault="00731029" w:rsidP="00F01693">
            <w:pPr>
              <w:widowControl/>
              <w:wordWrap/>
              <w:autoSpaceDE/>
              <w:autoSpaceDN/>
              <w:jc w:val="right"/>
              <w:rPr>
                <w:rFonts w:eastAsia="Times New Roman"/>
                <w:color w:val="000000"/>
              </w:rPr>
            </w:pPr>
            <w:r w:rsidRPr="00F01693">
              <w:rPr>
                <w:rFonts w:eastAsia="Times New Roman"/>
                <w:color w:val="000000"/>
              </w:rPr>
              <w:t>0.178 (0.053)</w:t>
            </w:r>
          </w:p>
        </w:tc>
        <w:tc>
          <w:tcPr>
            <w:tcW w:w="1251" w:type="dxa"/>
            <w:tcBorders>
              <w:top w:val="single" w:sz="12" w:space="0" w:color="auto"/>
              <w:right w:val="double" w:sz="4" w:space="0" w:color="auto"/>
            </w:tcBorders>
            <w:shd w:val="clear" w:color="auto" w:fill="A5A5A5"/>
            <w:noWrap/>
            <w:hideMark/>
          </w:tcPr>
          <w:p w14:paraId="19A06E9F" w14:textId="77777777" w:rsidR="00731029" w:rsidRPr="00F01693" w:rsidRDefault="00731029" w:rsidP="00F01693">
            <w:pPr>
              <w:widowControl/>
              <w:wordWrap/>
              <w:autoSpaceDE/>
              <w:autoSpaceDN/>
              <w:jc w:val="right"/>
              <w:rPr>
                <w:rFonts w:eastAsia="Times New Roman"/>
                <w:color w:val="000000"/>
              </w:rPr>
            </w:pPr>
            <w:r w:rsidRPr="00F01693">
              <w:rPr>
                <w:rFonts w:eastAsia="Times New Roman"/>
                <w:color w:val="000000"/>
              </w:rPr>
              <w:t>0.198 (0.056)</w:t>
            </w:r>
          </w:p>
        </w:tc>
        <w:tc>
          <w:tcPr>
            <w:tcW w:w="1252" w:type="dxa"/>
            <w:tcBorders>
              <w:top w:val="single" w:sz="12" w:space="0" w:color="auto"/>
              <w:left w:val="double" w:sz="4" w:space="0" w:color="auto"/>
              <w:right w:val="nil"/>
            </w:tcBorders>
            <w:shd w:val="clear" w:color="auto" w:fill="auto"/>
            <w:noWrap/>
            <w:hideMark/>
          </w:tcPr>
          <w:p w14:paraId="3AC08B53" w14:textId="77777777" w:rsidR="00731029" w:rsidRPr="00F01693" w:rsidRDefault="00731029" w:rsidP="00F01693">
            <w:pPr>
              <w:widowControl/>
              <w:wordWrap/>
              <w:autoSpaceDE/>
              <w:autoSpaceDN/>
              <w:jc w:val="right"/>
              <w:rPr>
                <w:rFonts w:eastAsia="Times New Roman"/>
                <w:color w:val="000000"/>
              </w:rPr>
            </w:pPr>
            <w:r w:rsidRPr="00F01693">
              <w:rPr>
                <w:rFonts w:eastAsia="Times New Roman"/>
                <w:color w:val="000000"/>
              </w:rPr>
              <w:t>0.177 (0.047)</w:t>
            </w:r>
          </w:p>
        </w:tc>
      </w:tr>
      <w:tr w:rsidR="00A61A24" w:rsidRPr="00F01693" w14:paraId="21001E98" w14:textId="77777777" w:rsidTr="00402169">
        <w:trPr>
          <w:trHeight w:val="20"/>
        </w:trPr>
        <w:tc>
          <w:tcPr>
            <w:tcW w:w="3686" w:type="dxa"/>
            <w:tcBorders>
              <w:left w:val="nil"/>
            </w:tcBorders>
            <w:shd w:val="clear" w:color="auto" w:fill="auto"/>
            <w:noWrap/>
            <w:hideMark/>
          </w:tcPr>
          <w:p w14:paraId="30A5AE37" w14:textId="77777777" w:rsidR="00C651BD" w:rsidRPr="00F01693" w:rsidRDefault="00C651BD" w:rsidP="00F01693">
            <w:pPr>
              <w:widowControl/>
              <w:wordWrap/>
              <w:autoSpaceDE/>
              <w:autoSpaceDN/>
              <w:rPr>
                <w:rFonts w:eastAsia="Times New Roman"/>
                <w:b/>
                <w:bCs/>
                <w:color w:val="000000"/>
              </w:rPr>
            </w:pPr>
            <w:r w:rsidRPr="00F01693">
              <w:rPr>
                <w:rFonts w:eastAsia="Times New Roman"/>
                <w:color w:val="000000"/>
              </w:rPr>
              <w:t>%Qualification 3, 4, and above</w:t>
            </w:r>
          </w:p>
        </w:tc>
        <w:tc>
          <w:tcPr>
            <w:tcW w:w="1251" w:type="dxa"/>
            <w:shd w:val="clear" w:color="auto" w:fill="auto"/>
            <w:noWrap/>
            <w:hideMark/>
          </w:tcPr>
          <w:p w14:paraId="5F193BE9"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0.364 (0.108)</w:t>
            </w:r>
          </w:p>
        </w:tc>
        <w:tc>
          <w:tcPr>
            <w:tcW w:w="1251" w:type="dxa"/>
            <w:shd w:val="clear" w:color="auto" w:fill="A5A5A5"/>
            <w:noWrap/>
            <w:hideMark/>
          </w:tcPr>
          <w:p w14:paraId="661C41DE"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0.404 (0.116)</w:t>
            </w:r>
          </w:p>
        </w:tc>
        <w:tc>
          <w:tcPr>
            <w:tcW w:w="1252" w:type="dxa"/>
            <w:shd w:val="clear" w:color="auto" w:fill="A5A5A5"/>
            <w:noWrap/>
            <w:hideMark/>
          </w:tcPr>
          <w:p w14:paraId="6517D4E3" w14:textId="77777777" w:rsidR="00A61A24" w:rsidRPr="00F01693" w:rsidRDefault="00C651BD" w:rsidP="00F01693">
            <w:pPr>
              <w:widowControl/>
              <w:wordWrap/>
              <w:autoSpaceDE/>
              <w:autoSpaceDN/>
              <w:jc w:val="right"/>
              <w:rPr>
                <w:rFonts w:eastAsia="Times New Roman"/>
                <w:color w:val="000000"/>
              </w:rPr>
            </w:pPr>
            <w:r w:rsidRPr="00F01693">
              <w:rPr>
                <w:rFonts w:eastAsia="Times New Roman"/>
                <w:color w:val="000000"/>
              </w:rPr>
              <w:t xml:space="preserve">0.443 </w:t>
            </w:r>
          </w:p>
          <w:p w14:paraId="5E4EF03D"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(0.125)</w:t>
            </w:r>
          </w:p>
        </w:tc>
        <w:tc>
          <w:tcPr>
            <w:tcW w:w="1251" w:type="dxa"/>
            <w:shd w:val="clear" w:color="auto" w:fill="auto"/>
            <w:noWrap/>
            <w:hideMark/>
          </w:tcPr>
          <w:p w14:paraId="156343F5"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0.366 (0.121)</w:t>
            </w:r>
          </w:p>
        </w:tc>
        <w:tc>
          <w:tcPr>
            <w:tcW w:w="1251" w:type="dxa"/>
            <w:shd w:val="clear" w:color="auto" w:fill="A5A5A5"/>
            <w:noWrap/>
            <w:hideMark/>
          </w:tcPr>
          <w:p w14:paraId="1C32C1C8"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0.396 (0.124)</w:t>
            </w:r>
          </w:p>
        </w:tc>
        <w:tc>
          <w:tcPr>
            <w:tcW w:w="1252" w:type="dxa"/>
            <w:shd w:val="clear" w:color="auto" w:fill="auto"/>
            <w:noWrap/>
            <w:hideMark/>
          </w:tcPr>
          <w:p w14:paraId="6240DCD6"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0.367 (0.112)</w:t>
            </w:r>
          </w:p>
        </w:tc>
        <w:tc>
          <w:tcPr>
            <w:tcW w:w="1251" w:type="dxa"/>
            <w:tcBorders>
              <w:right w:val="double" w:sz="4" w:space="0" w:color="auto"/>
            </w:tcBorders>
            <w:shd w:val="clear" w:color="auto" w:fill="A5A5A5"/>
            <w:noWrap/>
            <w:hideMark/>
          </w:tcPr>
          <w:p w14:paraId="6D64ED02"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0.415 (0.127)</w:t>
            </w:r>
          </w:p>
        </w:tc>
        <w:tc>
          <w:tcPr>
            <w:tcW w:w="1252" w:type="dxa"/>
            <w:tcBorders>
              <w:left w:val="double" w:sz="4" w:space="0" w:color="auto"/>
              <w:right w:val="nil"/>
            </w:tcBorders>
            <w:shd w:val="clear" w:color="auto" w:fill="auto"/>
            <w:noWrap/>
            <w:hideMark/>
          </w:tcPr>
          <w:p w14:paraId="53E55BD0"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0.393 (0.122)</w:t>
            </w:r>
          </w:p>
        </w:tc>
      </w:tr>
      <w:tr w:rsidR="00A61A24" w:rsidRPr="00F01693" w14:paraId="5C649D47" w14:textId="77777777" w:rsidTr="00402169">
        <w:trPr>
          <w:trHeight w:val="20"/>
        </w:trPr>
        <w:tc>
          <w:tcPr>
            <w:tcW w:w="3686" w:type="dxa"/>
            <w:tcBorders>
              <w:left w:val="nil"/>
            </w:tcBorders>
            <w:shd w:val="clear" w:color="auto" w:fill="auto"/>
            <w:noWrap/>
            <w:hideMark/>
          </w:tcPr>
          <w:p w14:paraId="1CA27381" w14:textId="77777777" w:rsidR="00C651BD" w:rsidRPr="00F01693" w:rsidRDefault="00C651BD" w:rsidP="00F01693">
            <w:pPr>
              <w:widowControl/>
              <w:wordWrap/>
              <w:autoSpaceDE/>
              <w:autoSpaceDN/>
              <w:rPr>
                <w:rFonts w:eastAsia="Times New Roman"/>
                <w:b/>
                <w:bCs/>
                <w:color w:val="000000"/>
              </w:rPr>
            </w:pPr>
            <w:r w:rsidRPr="00F01693">
              <w:rPr>
                <w:rFonts w:eastAsia="Times New Roman"/>
                <w:color w:val="000000"/>
              </w:rPr>
              <w:t>%Social grade C1</w:t>
            </w:r>
          </w:p>
        </w:tc>
        <w:tc>
          <w:tcPr>
            <w:tcW w:w="1251" w:type="dxa"/>
            <w:shd w:val="clear" w:color="auto" w:fill="auto"/>
            <w:noWrap/>
            <w:hideMark/>
          </w:tcPr>
          <w:p w14:paraId="1F35DDE1"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0.225 (0.041)</w:t>
            </w:r>
          </w:p>
        </w:tc>
        <w:tc>
          <w:tcPr>
            <w:tcW w:w="1251" w:type="dxa"/>
            <w:shd w:val="clear" w:color="auto" w:fill="A5A5A5"/>
            <w:noWrap/>
            <w:hideMark/>
          </w:tcPr>
          <w:p w14:paraId="708DB52F"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0.226 (0.046)</w:t>
            </w:r>
          </w:p>
        </w:tc>
        <w:tc>
          <w:tcPr>
            <w:tcW w:w="1252" w:type="dxa"/>
            <w:shd w:val="clear" w:color="auto" w:fill="A5A5A5"/>
            <w:noWrap/>
            <w:hideMark/>
          </w:tcPr>
          <w:p w14:paraId="076CD1FA" w14:textId="77777777" w:rsidR="00A61A24" w:rsidRPr="00F01693" w:rsidRDefault="00C651BD" w:rsidP="00F01693">
            <w:pPr>
              <w:widowControl/>
              <w:wordWrap/>
              <w:autoSpaceDE/>
              <w:autoSpaceDN/>
              <w:jc w:val="right"/>
              <w:rPr>
                <w:rFonts w:eastAsia="Times New Roman"/>
                <w:color w:val="000000"/>
              </w:rPr>
            </w:pPr>
            <w:r w:rsidRPr="00F01693">
              <w:rPr>
                <w:rFonts w:eastAsia="Times New Roman"/>
                <w:color w:val="000000"/>
              </w:rPr>
              <w:t xml:space="preserve">0.229 </w:t>
            </w:r>
          </w:p>
          <w:p w14:paraId="74C007B5"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(0.044)</w:t>
            </w:r>
          </w:p>
        </w:tc>
        <w:tc>
          <w:tcPr>
            <w:tcW w:w="1251" w:type="dxa"/>
            <w:shd w:val="clear" w:color="auto" w:fill="auto"/>
            <w:noWrap/>
            <w:hideMark/>
          </w:tcPr>
          <w:p w14:paraId="05F4AB2F"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0.217 (0.047)</w:t>
            </w:r>
          </w:p>
        </w:tc>
        <w:tc>
          <w:tcPr>
            <w:tcW w:w="1251" w:type="dxa"/>
            <w:shd w:val="clear" w:color="auto" w:fill="auto"/>
            <w:noWrap/>
            <w:hideMark/>
          </w:tcPr>
          <w:p w14:paraId="1657EA71"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0.224 (0.042)</w:t>
            </w:r>
          </w:p>
        </w:tc>
        <w:tc>
          <w:tcPr>
            <w:tcW w:w="1252" w:type="dxa"/>
            <w:shd w:val="clear" w:color="auto" w:fill="auto"/>
            <w:noWrap/>
            <w:hideMark/>
          </w:tcPr>
          <w:p w14:paraId="45C9A5A7"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0.223 (0.044)</w:t>
            </w:r>
          </w:p>
        </w:tc>
        <w:tc>
          <w:tcPr>
            <w:tcW w:w="1251" w:type="dxa"/>
            <w:tcBorders>
              <w:right w:val="double" w:sz="4" w:space="0" w:color="auto"/>
            </w:tcBorders>
            <w:shd w:val="clear" w:color="auto" w:fill="A5A5A5"/>
            <w:noWrap/>
            <w:hideMark/>
          </w:tcPr>
          <w:p w14:paraId="63E4BEC6"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0.226 (0.059)</w:t>
            </w:r>
          </w:p>
        </w:tc>
        <w:tc>
          <w:tcPr>
            <w:tcW w:w="1252" w:type="dxa"/>
            <w:tcBorders>
              <w:left w:val="double" w:sz="4" w:space="0" w:color="auto"/>
              <w:right w:val="nil"/>
            </w:tcBorders>
            <w:shd w:val="clear" w:color="auto" w:fill="auto"/>
            <w:noWrap/>
            <w:hideMark/>
          </w:tcPr>
          <w:p w14:paraId="59779A3B"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0.225 (0.045)</w:t>
            </w:r>
          </w:p>
        </w:tc>
      </w:tr>
      <w:tr w:rsidR="008C3F80" w:rsidRPr="00F01693" w14:paraId="7A6EB806" w14:textId="77777777" w:rsidTr="00402169">
        <w:trPr>
          <w:trHeight w:val="20"/>
        </w:trPr>
        <w:tc>
          <w:tcPr>
            <w:tcW w:w="3686" w:type="dxa"/>
            <w:tcBorders>
              <w:left w:val="nil"/>
            </w:tcBorders>
            <w:shd w:val="clear" w:color="auto" w:fill="auto"/>
            <w:noWrap/>
            <w:hideMark/>
          </w:tcPr>
          <w:p w14:paraId="63AE9AA9" w14:textId="77777777" w:rsidR="00C651BD" w:rsidRPr="00F01693" w:rsidRDefault="00C651BD" w:rsidP="00F01693">
            <w:pPr>
              <w:widowControl/>
              <w:wordWrap/>
              <w:autoSpaceDE/>
              <w:autoSpaceDN/>
              <w:rPr>
                <w:rFonts w:eastAsia="Times New Roman"/>
                <w:b/>
                <w:bCs/>
                <w:color w:val="000000"/>
              </w:rPr>
            </w:pPr>
            <w:r w:rsidRPr="00F01693">
              <w:rPr>
                <w:rFonts w:eastAsia="Times New Roman"/>
                <w:color w:val="000000"/>
              </w:rPr>
              <w:t>Median age of resident population</w:t>
            </w:r>
          </w:p>
        </w:tc>
        <w:tc>
          <w:tcPr>
            <w:tcW w:w="1251" w:type="dxa"/>
            <w:shd w:val="clear" w:color="auto" w:fill="A5A5A5"/>
            <w:noWrap/>
            <w:hideMark/>
          </w:tcPr>
          <w:p w14:paraId="3C702F92"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56.678 (5.197)</w:t>
            </w:r>
          </w:p>
        </w:tc>
        <w:tc>
          <w:tcPr>
            <w:tcW w:w="1251" w:type="dxa"/>
            <w:shd w:val="clear" w:color="auto" w:fill="A5A5A5"/>
            <w:noWrap/>
            <w:hideMark/>
          </w:tcPr>
          <w:p w14:paraId="36DDB647"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55.525 (6.751)</w:t>
            </w:r>
          </w:p>
        </w:tc>
        <w:tc>
          <w:tcPr>
            <w:tcW w:w="1252" w:type="dxa"/>
            <w:shd w:val="clear" w:color="auto" w:fill="auto"/>
            <w:noWrap/>
            <w:hideMark/>
          </w:tcPr>
          <w:p w14:paraId="72A68B25"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53.516 (5.908)</w:t>
            </w:r>
          </w:p>
        </w:tc>
        <w:tc>
          <w:tcPr>
            <w:tcW w:w="1251" w:type="dxa"/>
            <w:shd w:val="clear" w:color="auto" w:fill="A5A5A5"/>
            <w:noWrap/>
            <w:hideMark/>
          </w:tcPr>
          <w:p w14:paraId="7A3503F9"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55.509 (6.186)</w:t>
            </w:r>
          </w:p>
        </w:tc>
        <w:tc>
          <w:tcPr>
            <w:tcW w:w="1251" w:type="dxa"/>
            <w:shd w:val="clear" w:color="auto" w:fill="A5A5A5"/>
            <w:noWrap/>
            <w:hideMark/>
          </w:tcPr>
          <w:p w14:paraId="5EE65946"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55.458 (6.175)</w:t>
            </w:r>
          </w:p>
        </w:tc>
        <w:tc>
          <w:tcPr>
            <w:tcW w:w="1252" w:type="dxa"/>
            <w:shd w:val="clear" w:color="auto" w:fill="A5A5A5"/>
            <w:noWrap/>
            <w:hideMark/>
          </w:tcPr>
          <w:p w14:paraId="45FBA8F9"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56.22 (5.416)</w:t>
            </w:r>
          </w:p>
        </w:tc>
        <w:tc>
          <w:tcPr>
            <w:tcW w:w="1251" w:type="dxa"/>
            <w:tcBorders>
              <w:right w:val="double" w:sz="4" w:space="0" w:color="auto"/>
            </w:tcBorders>
            <w:shd w:val="clear" w:color="auto" w:fill="auto"/>
            <w:noWrap/>
            <w:hideMark/>
          </w:tcPr>
          <w:p w14:paraId="628E2A6D"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54.298 (8.562)</w:t>
            </w:r>
          </w:p>
        </w:tc>
        <w:tc>
          <w:tcPr>
            <w:tcW w:w="1252" w:type="dxa"/>
            <w:tcBorders>
              <w:left w:val="double" w:sz="4" w:space="0" w:color="auto"/>
              <w:right w:val="nil"/>
            </w:tcBorders>
            <w:shd w:val="clear" w:color="auto" w:fill="auto"/>
            <w:noWrap/>
            <w:hideMark/>
          </w:tcPr>
          <w:p w14:paraId="02FE8CDD"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55.392 (6.262)</w:t>
            </w:r>
          </w:p>
        </w:tc>
      </w:tr>
      <w:tr w:rsidR="00A61A24" w:rsidRPr="00F01693" w14:paraId="3447F3B2" w14:textId="77777777" w:rsidTr="00402169">
        <w:trPr>
          <w:trHeight w:val="20"/>
        </w:trPr>
        <w:tc>
          <w:tcPr>
            <w:tcW w:w="3686" w:type="dxa"/>
            <w:tcBorders>
              <w:left w:val="nil"/>
            </w:tcBorders>
            <w:shd w:val="clear" w:color="auto" w:fill="auto"/>
            <w:noWrap/>
            <w:hideMark/>
          </w:tcPr>
          <w:p w14:paraId="0496B1CD" w14:textId="77777777" w:rsidR="00C651BD" w:rsidRPr="00F01693" w:rsidRDefault="00C651BD" w:rsidP="00F01693">
            <w:pPr>
              <w:widowControl/>
              <w:wordWrap/>
              <w:autoSpaceDE/>
              <w:autoSpaceDN/>
              <w:rPr>
                <w:rFonts w:eastAsia="Times New Roman"/>
                <w:b/>
                <w:bCs/>
                <w:color w:val="000000"/>
              </w:rPr>
            </w:pPr>
            <w:r w:rsidRPr="00F01693">
              <w:rPr>
                <w:rFonts w:eastAsia="Times New Roman"/>
                <w:color w:val="000000"/>
              </w:rPr>
              <w:t>%Part-time worker</w:t>
            </w:r>
          </w:p>
        </w:tc>
        <w:tc>
          <w:tcPr>
            <w:tcW w:w="1251" w:type="dxa"/>
            <w:shd w:val="clear" w:color="auto" w:fill="A5A5A5"/>
            <w:noWrap/>
            <w:hideMark/>
          </w:tcPr>
          <w:p w14:paraId="242FB401"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0.144 (0.018)</w:t>
            </w:r>
          </w:p>
        </w:tc>
        <w:tc>
          <w:tcPr>
            <w:tcW w:w="1251" w:type="dxa"/>
            <w:shd w:val="clear" w:color="auto" w:fill="A5A5A5"/>
            <w:noWrap/>
            <w:hideMark/>
          </w:tcPr>
          <w:p w14:paraId="55195C7C"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0.142 (0.024)</w:t>
            </w:r>
          </w:p>
        </w:tc>
        <w:tc>
          <w:tcPr>
            <w:tcW w:w="1252" w:type="dxa"/>
            <w:shd w:val="clear" w:color="auto" w:fill="auto"/>
            <w:noWrap/>
            <w:hideMark/>
          </w:tcPr>
          <w:p w14:paraId="48FDDDE2" w14:textId="77777777" w:rsidR="00A61A24" w:rsidRPr="00F01693" w:rsidRDefault="00C651BD" w:rsidP="00F01693">
            <w:pPr>
              <w:widowControl/>
              <w:wordWrap/>
              <w:autoSpaceDE/>
              <w:autoSpaceDN/>
              <w:jc w:val="right"/>
              <w:rPr>
                <w:rFonts w:eastAsia="Times New Roman"/>
                <w:color w:val="000000"/>
              </w:rPr>
            </w:pPr>
            <w:r w:rsidRPr="00F01693">
              <w:rPr>
                <w:rFonts w:eastAsia="Times New Roman"/>
                <w:color w:val="000000"/>
              </w:rPr>
              <w:t xml:space="preserve">0.127 </w:t>
            </w:r>
          </w:p>
          <w:p w14:paraId="4E3602F7"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(0.025)</w:t>
            </w:r>
          </w:p>
        </w:tc>
        <w:tc>
          <w:tcPr>
            <w:tcW w:w="1251" w:type="dxa"/>
            <w:shd w:val="clear" w:color="auto" w:fill="A5A5A5"/>
            <w:noWrap/>
            <w:hideMark/>
          </w:tcPr>
          <w:p w14:paraId="091C8BBC"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0.141 (0.024)</w:t>
            </w:r>
          </w:p>
        </w:tc>
        <w:tc>
          <w:tcPr>
            <w:tcW w:w="1251" w:type="dxa"/>
            <w:shd w:val="clear" w:color="auto" w:fill="auto"/>
            <w:noWrap/>
            <w:hideMark/>
          </w:tcPr>
          <w:p w14:paraId="27296225"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0.138 (0.021)</w:t>
            </w:r>
          </w:p>
        </w:tc>
        <w:tc>
          <w:tcPr>
            <w:tcW w:w="1252" w:type="dxa"/>
            <w:shd w:val="clear" w:color="auto" w:fill="A5A5A5"/>
            <w:noWrap/>
            <w:hideMark/>
          </w:tcPr>
          <w:p w14:paraId="79A6FDC7"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0.142 (0.021)</w:t>
            </w:r>
          </w:p>
        </w:tc>
        <w:tc>
          <w:tcPr>
            <w:tcW w:w="1251" w:type="dxa"/>
            <w:tcBorders>
              <w:right w:val="double" w:sz="4" w:space="0" w:color="auto"/>
            </w:tcBorders>
            <w:shd w:val="clear" w:color="auto" w:fill="auto"/>
            <w:noWrap/>
            <w:hideMark/>
          </w:tcPr>
          <w:p w14:paraId="1662C16B"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0.137 (0.031)</w:t>
            </w:r>
          </w:p>
        </w:tc>
        <w:tc>
          <w:tcPr>
            <w:tcW w:w="1252" w:type="dxa"/>
            <w:tcBorders>
              <w:left w:val="double" w:sz="4" w:space="0" w:color="auto"/>
              <w:right w:val="nil"/>
            </w:tcBorders>
            <w:shd w:val="clear" w:color="auto" w:fill="auto"/>
            <w:noWrap/>
            <w:hideMark/>
          </w:tcPr>
          <w:p w14:paraId="65A2DEBD"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0.139 (0.024)</w:t>
            </w:r>
          </w:p>
        </w:tc>
      </w:tr>
      <w:tr w:rsidR="00A61A24" w:rsidRPr="00F01693" w14:paraId="6750F17E" w14:textId="77777777" w:rsidTr="00402169">
        <w:trPr>
          <w:trHeight w:val="20"/>
        </w:trPr>
        <w:tc>
          <w:tcPr>
            <w:tcW w:w="3686" w:type="dxa"/>
            <w:tcBorders>
              <w:left w:val="nil"/>
            </w:tcBorders>
            <w:shd w:val="clear" w:color="auto" w:fill="auto"/>
            <w:noWrap/>
            <w:hideMark/>
          </w:tcPr>
          <w:p w14:paraId="475CB0E1" w14:textId="77777777" w:rsidR="00C651BD" w:rsidRPr="00F01693" w:rsidRDefault="00C651BD" w:rsidP="00F01693">
            <w:pPr>
              <w:widowControl/>
              <w:wordWrap/>
              <w:autoSpaceDE/>
              <w:autoSpaceDN/>
              <w:rPr>
                <w:rFonts w:eastAsia="Times New Roman"/>
                <w:b/>
                <w:bCs/>
                <w:color w:val="000000"/>
              </w:rPr>
            </w:pPr>
            <w:r w:rsidRPr="00F01693">
              <w:rPr>
                <w:rFonts w:eastAsia="Times New Roman"/>
                <w:color w:val="000000"/>
              </w:rPr>
              <w:t>%Chinese / Chinese British</w:t>
            </w:r>
          </w:p>
        </w:tc>
        <w:tc>
          <w:tcPr>
            <w:tcW w:w="1251" w:type="dxa"/>
            <w:shd w:val="clear" w:color="auto" w:fill="auto"/>
            <w:noWrap/>
            <w:hideMark/>
          </w:tcPr>
          <w:p w14:paraId="49FA90F0"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0.005 (0.009)</w:t>
            </w:r>
          </w:p>
        </w:tc>
        <w:tc>
          <w:tcPr>
            <w:tcW w:w="1251" w:type="dxa"/>
            <w:shd w:val="clear" w:color="auto" w:fill="auto"/>
            <w:noWrap/>
            <w:hideMark/>
          </w:tcPr>
          <w:p w14:paraId="2C9721ED"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0.007 (0.011)</w:t>
            </w:r>
          </w:p>
        </w:tc>
        <w:tc>
          <w:tcPr>
            <w:tcW w:w="1252" w:type="dxa"/>
            <w:shd w:val="clear" w:color="auto" w:fill="A5A5A5"/>
            <w:noWrap/>
            <w:hideMark/>
          </w:tcPr>
          <w:p w14:paraId="3CFD59AA" w14:textId="77777777" w:rsidR="00A61A24" w:rsidRPr="00F01693" w:rsidRDefault="00C651BD" w:rsidP="00F01693">
            <w:pPr>
              <w:widowControl/>
              <w:wordWrap/>
              <w:autoSpaceDE/>
              <w:autoSpaceDN/>
              <w:jc w:val="right"/>
              <w:rPr>
                <w:rFonts w:eastAsia="Times New Roman"/>
                <w:color w:val="000000"/>
              </w:rPr>
            </w:pPr>
            <w:r w:rsidRPr="00F01693">
              <w:rPr>
                <w:rFonts w:eastAsia="Times New Roman"/>
                <w:color w:val="000000"/>
              </w:rPr>
              <w:t>0.009</w:t>
            </w:r>
          </w:p>
          <w:p w14:paraId="5E659D0E"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 xml:space="preserve"> (0.011)</w:t>
            </w:r>
          </w:p>
        </w:tc>
        <w:tc>
          <w:tcPr>
            <w:tcW w:w="1251" w:type="dxa"/>
            <w:shd w:val="clear" w:color="auto" w:fill="auto"/>
            <w:noWrap/>
            <w:hideMark/>
          </w:tcPr>
          <w:p w14:paraId="7B471B2B"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0.006 (0.009)</w:t>
            </w:r>
          </w:p>
        </w:tc>
        <w:tc>
          <w:tcPr>
            <w:tcW w:w="1251" w:type="dxa"/>
            <w:shd w:val="clear" w:color="auto" w:fill="A5A5A5"/>
            <w:noWrap/>
            <w:hideMark/>
          </w:tcPr>
          <w:p w14:paraId="71EA2ED7"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0.008 (0.012)</w:t>
            </w:r>
          </w:p>
        </w:tc>
        <w:tc>
          <w:tcPr>
            <w:tcW w:w="1252" w:type="dxa"/>
            <w:shd w:val="clear" w:color="auto" w:fill="auto"/>
            <w:noWrap/>
            <w:hideMark/>
          </w:tcPr>
          <w:p w14:paraId="4013CF70"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0.005 (0.007)</w:t>
            </w:r>
          </w:p>
        </w:tc>
        <w:tc>
          <w:tcPr>
            <w:tcW w:w="1251" w:type="dxa"/>
            <w:tcBorders>
              <w:right w:val="double" w:sz="4" w:space="0" w:color="auto"/>
            </w:tcBorders>
            <w:shd w:val="clear" w:color="auto" w:fill="A5A5A5"/>
            <w:noWrap/>
            <w:hideMark/>
          </w:tcPr>
          <w:p w14:paraId="5309D3BA"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0.009 (0.015)</w:t>
            </w:r>
          </w:p>
        </w:tc>
        <w:tc>
          <w:tcPr>
            <w:tcW w:w="1252" w:type="dxa"/>
            <w:tcBorders>
              <w:left w:val="double" w:sz="4" w:space="0" w:color="auto"/>
              <w:right w:val="nil"/>
            </w:tcBorders>
            <w:shd w:val="clear" w:color="auto" w:fill="auto"/>
            <w:noWrap/>
            <w:hideMark/>
          </w:tcPr>
          <w:p w14:paraId="3B0C70D2"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0.007 (0.011)</w:t>
            </w:r>
          </w:p>
        </w:tc>
      </w:tr>
      <w:tr w:rsidR="00A61A24" w:rsidRPr="00F01693" w14:paraId="7A0480AF" w14:textId="77777777" w:rsidTr="00402169">
        <w:trPr>
          <w:trHeight w:val="20"/>
        </w:trPr>
        <w:tc>
          <w:tcPr>
            <w:tcW w:w="3686" w:type="dxa"/>
            <w:tcBorders>
              <w:left w:val="nil"/>
            </w:tcBorders>
            <w:shd w:val="clear" w:color="auto" w:fill="auto"/>
            <w:noWrap/>
            <w:hideMark/>
          </w:tcPr>
          <w:p w14:paraId="274D5A5F" w14:textId="77777777" w:rsidR="00C651BD" w:rsidRPr="00F01693" w:rsidRDefault="00C651BD" w:rsidP="00F01693">
            <w:pPr>
              <w:widowControl/>
              <w:wordWrap/>
              <w:autoSpaceDE/>
              <w:autoSpaceDN/>
              <w:rPr>
                <w:rFonts w:eastAsia="Times New Roman"/>
                <w:b/>
                <w:bCs/>
                <w:color w:val="000000"/>
              </w:rPr>
            </w:pPr>
            <w:r w:rsidRPr="00F01693">
              <w:rPr>
                <w:rFonts w:eastAsia="Times New Roman"/>
                <w:color w:val="000000"/>
              </w:rPr>
              <w:t>%Other Asian / Other Asian British</w:t>
            </w:r>
          </w:p>
        </w:tc>
        <w:tc>
          <w:tcPr>
            <w:tcW w:w="1251" w:type="dxa"/>
            <w:shd w:val="clear" w:color="auto" w:fill="auto"/>
            <w:noWrap/>
            <w:hideMark/>
          </w:tcPr>
          <w:p w14:paraId="5D90C20E"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0.013 (0.024)</w:t>
            </w:r>
          </w:p>
        </w:tc>
        <w:tc>
          <w:tcPr>
            <w:tcW w:w="1251" w:type="dxa"/>
            <w:shd w:val="clear" w:color="auto" w:fill="auto"/>
            <w:noWrap/>
            <w:hideMark/>
          </w:tcPr>
          <w:p w14:paraId="1571813C"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0.014 (0.019)</w:t>
            </w:r>
          </w:p>
        </w:tc>
        <w:tc>
          <w:tcPr>
            <w:tcW w:w="1252" w:type="dxa"/>
            <w:shd w:val="clear" w:color="auto" w:fill="A5A5A5"/>
            <w:noWrap/>
            <w:hideMark/>
          </w:tcPr>
          <w:p w14:paraId="3E778EB9" w14:textId="77777777" w:rsidR="00A61A24" w:rsidRPr="00F01693" w:rsidRDefault="00C651BD" w:rsidP="00F01693">
            <w:pPr>
              <w:widowControl/>
              <w:wordWrap/>
              <w:autoSpaceDE/>
              <w:autoSpaceDN/>
              <w:jc w:val="right"/>
              <w:rPr>
                <w:rFonts w:eastAsia="Times New Roman"/>
                <w:color w:val="000000"/>
              </w:rPr>
            </w:pPr>
            <w:r w:rsidRPr="00F01693">
              <w:rPr>
                <w:rFonts w:eastAsia="Times New Roman"/>
                <w:color w:val="000000"/>
              </w:rPr>
              <w:t xml:space="preserve">0.024 </w:t>
            </w:r>
          </w:p>
          <w:p w14:paraId="0BAB2454"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(0.027)</w:t>
            </w:r>
          </w:p>
        </w:tc>
        <w:tc>
          <w:tcPr>
            <w:tcW w:w="1251" w:type="dxa"/>
            <w:shd w:val="clear" w:color="auto" w:fill="auto"/>
            <w:noWrap/>
            <w:hideMark/>
          </w:tcPr>
          <w:p w14:paraId="3F9D6B2E"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0.011 (0.017)</w:t>
            </w:r>
          </w:p>
        </w:tc>
        <w:tc>
          <w:tcPr>
            <w:tcW w:w="1251" w:type="dxa"/>
            <w:shd w:val="clear" w:color="auto" w:fill="auto"/>
            <w:noWrap/>
            <w:hideMark/>
          </w:tcPr>
          <w:p w14:paraId="15259430"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0.011 (0.019)</w:t>
            </w:r>
          </w:p>
        </w:tc>
        <w:tc>
          <w:tcPr>
            <w:tcW w:w="1252" w:type="dxa"/>
            <w:shd w:val="clear" w:color="auto" w:fill="auto"/>
            <w:noWrap/>
            <w:hideMark/>
          </w:tcPr>
          <w:p w14:paraId="5DB2AC0F"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0.011 (0.021)</w:t>
            </w:r>
          </w:p>
        </w:tc>
        <w:tc>
          <w:tcPr>
            <w:tcW w:w="1251" w:type="dxa"/>
            <w:tcBorders>
              <w:right w:val="double" w:sz="4" w:space="0" w:color="auto"/>
            </w:tcBorders>
            <w:shd w:val="clear" w:color="auto" w:fill="A5A5A5"/>
            <w:noWrap/>
            <w:hideMark/>
          </w:tcPr>
          <w:p w14:paraId="2A7FA540"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0.018 (0.027)</w:t>
            </w:r>
          </w:p>
        </w:tc>
        <w:tc>
          <w:tcPr>
            <w:tcW w:w="1252" w:type="dxa"/>
            <w:tcBorders>
              <w:left w:val="double" w:sz="4" w:space="0" w:color="auto"/>
              <w:right w:val="nil"/>
            </w:tcBorders>
            <w:shd w:val="clear" w:color="auto" w:fill="auto"/>
            <w:noWrap/>
            <w:hideMark/>
          </w:tcPr>
          <w:p w14:paraId="7DF34E01"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0.014 (0.022)</w:t>
            </w:r>
          </w:p>
        </w:tc>
      </w:tr>
      <w:tr w:rsidR="00A61A24" w:rsidRPr="00F01693" w14:paraId="1371C796" w14:textId="77777777" w:rsidTr="00402169">
        <w:trPr>
          <w:trHeight w:val="20"/>
        </w:trPr>
        <w:tc>
          <w:tcPr>
            <w:tcW w:w="3686" w:type="dxa"/>
            <w:tcBorders>
              <w:left w:val="nil"/>
              <w:bottom w:val="single" w:sz="4" w:space="0" w:color="999999"/>
            </w:tcBorders>
            <w:shd w:val="clear" w:color="auto" w:fill="auto"/>
            <w:noWrap/>
            <w:hideMark/>
          </w:tcPr>
          <w:p w14:paraId="19C9B163" w14:textId="77777777" w:rsidR="00C651BD" w:rsidRPr="00F01693" w:rsidRDefault="00C651BD" w:rsidP="00F01693">
            <w:pPr>
              <w:widowControl/>
              <w:wordWrap/>
              <w:autoSpaceDE/>
              <w:autoSpaceDN/>
              <w:rPr>
                <w:rFonts w:eastAsia="Times New Roman"/>
                <w:b/>
                <w:bCs/>
                <w:color w:val="000000"/>
              </w:rPr>
            </w:pPr>
            <w:r w:rsidRPr="00F01693">
              <w:rPr>
                <w:rFonts w:eastAsia="Times New Roman"/>
                <w:color w:val="000000"/>
              </w:rPr>
              <w:t>%African / African British</w:t>
            </w:r>
          </w:p>
        </w:tc>
        <w:tc>
          <w:tcPr>
            <w:tcW w:w="1251" w:type="dxa"/>
            <w:tcBorders>
              <w:bottom w:val="single" w:sz="4" w:space="0" w:color="999999"/>
            </w:tcBorders>
            <w:shd w:val="clear" w:color="auto" w:fill="auto"/>
            <w:noWrap/>
            <w:hideMark/>
          </w:tcPr>
          <w:p w14:paraId="69A6E786"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0.012 (0.025)</w:t>
            </w:r>
          </w:p>
        </w:tc>
        <w:tc>
          <w:tcPr>
            <w:tcW w:w="1251" w:type="dxa"/>
            <w:tcBorders>
              <w:bottom w:val="single" w:sz="4" w:space="0" w:color="999999"/>
            </w:tcBorders>
            <w:shd w:val="clear" w:color="auto" w:fill="auto"/>
            <w:noWrap/>
            <w:hideMark/>
          </w:tcPr>
          <w:p w14:paraId="430CE13D" w14:textId="77777777" w:rsidR="00A61A24" w:rsidRPr="00F01693" w:rsidRDefault="00C651BD" w:rsidP="00F01693">
            <w:pPr>
              <w:widowControl/>
              <w:wordWrap/>
              <w:autoSpaceDE/>
              <w:autoSpaceDN/>
              <w:jc w:val="right"/>
              <w:rPr>
                <w:rFonts w:eastAsia="Times New Roman"/>
                <w:color w:val="000000"/>
              </w:rPr>
            </w:pPr>
            <w:r w:rsidRPr="00F01693">
              <w:rPr>
                <w:rFonts w:eastAsia="Times New Roman"/>
                <w:color w:val="000000"/>
              </w:rPr>
              <w:t xml:space="preserve">0.015 </w:t>
            </w:r>
          </w:p>
          <w:p w14:paraId="6029A7AB"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(0.03)</w:t>
            </w:r>
          </w:p>
        </w:tc>
        <w:tc>
          <w:tcPr>
            <w:tcW w:w="1252" w:type="dxa"/>
            <w:tcBorders>
              <w:bottom w:val="single" w:sz="4" w:space="0" w:color="999999"/>
            </w:tcBorders>
            <w:shd w:val="clear" w:color="auto" w:fill="A5A5A5"/>
            <w:noWrap/>
            <w:hideMark/>
          </w:tcPr>
          <w:p w14:paraId="3912220A" w14:textId="77777777" w:rsidR="00A61A24" w:rsidRPr="00F01693" w:rsidRDefault="00C651BD" w:rsidP="00F01693">
            <w:pPr>
              <w:widowControl/>
              <w:wordWrap/>
              <w:autoSpaceDE/>
              <w:autoSpaceDN/>
              <w:jc w:val="right"/>
              <w:rPr>
                <w:rFonts w:eastAsia="Times New Roman"/>
                <w:color w:val="000000"/>
              </w:rPr>
            </w:pPr>
            <w:r w:rsidRPr="00F01693">
              <w:rPr>
                <w:rFonts w:eastAsia="Times New Roman"/>
                <w:color w:val="000000"/>
              </w:rPr>
              <w:t xml:space="preserve">0.033 </w:t>
            </w:r>
          </w:p>
          <w:p w14:paraId="07B0A816"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(0.048)</w:t>
            </w:r>
          </w:p>
        </w:tc>
        <w:tc>
          <w:tcPr>
            <w:tcW w:w="1251" w:type="dxa"/>
            <w:tcBorders>
              <w:bottom w:val="single" w:sz="4" w:space="0" w:color="999999"/>
            </w:tcBorders>
            <w:shd w:val="clear" w:color="auto" w:fill="auto"/>
            <w:noWrap/>
            <w:hideMark/>
          </w:tcPr>
          <w:p w14:paraId="1F2D0E4A"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0.014 (0.034)</w:t>
            </w:r>
          </w:p>
        </w:tc>
        <w:tc>
          <w:tcPr>
            <w:tcW w:w="1251" w:type="dxa"/>
            <w:tcBorders>
              <w:bottom w:val="single" w:sz="4" w:space="0" w:color="999999"/>
            </w:tcBorders>
            <w:shd w:val="clear" w:color="auto" w:fill="auto"/>
            <w:noWrap/>
            <w:hideMark/>
          </w:tcPr>
          <w:p w14:paraId="1E89EC80"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0.015 (0.034)</w:t>
            </w:r>
          </w:p>
        </w:tc>
        <w:tc>
          <w:tcPr>
            <w:tcW w:w="1252" w:type="dxa"/>
            <w:tcBorders>
              <w:bottom w:val="single" w:sz="4" w:space="0" w:color="999999"/>
            </w:tcBorders>
            <w:shd w:val="clear" w:color="auto" w:fill="auto"/>
            <w:noWrap/>
            <w:hideMark/>
          </w:tcPr>
          <w:p w14:paraId="2C42A625"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0.009 (0.017)</w:t>
            </w:r>
          </w:p>
        </w:tc>
        <w:tc>
          <w:tcPr>
            <w:tcW w:w="1251" w:type="dxa"/>
            <w:tcBorders>
              <w:bottom w:val="single" w:sz="4" w:space="0" w:color="999999"/>
              <w:right w:val="double" w:sz="4" w:space="0" w:color="auto"/>
            </w:tcBorders>
            <w:shd w:val="clear" w:color="auto" w:fill="A5A5A5"/>
            <w:noWrap/>
            <w:hideMark/>
          </w:tcPr>
          <w:p w14:paraId="13ECA366"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0.024 (0.044)</w:t>
            </w:r>
          </w:p>
        </w:tc>
        <w:tc>
          <w:tcPr>
            <w:tcW w:w="1252" w:type="dxa"/>
            <w:tcBorders>
              <w:left w:val="double" w:sz="4" w:space="0" w:color="auto"/>
              <w:bottom w:val="single" w:sz="4" w:space="0" w:color="999999"/>
              <w:right w:val="nil"/>
            </w:tcBorders>
            <w:shd w:val="clear" w:color="auto" w:fill="auto"/>
            <w:noWrap/>
            <w:hideMark/>
          </w:tcPr>
          <w:p w14:paraId="78453E3E"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0.017 (0.035)</w:t>
            </w:r>
          </w:p>
        </w:tc>
      </w:tr>
      <w:tr w:rsidR="00A61A24" w:rsidRPr="00F01693" w14:paraId="7F9D77B0" w14:textId="77777777" w:rsidTr="00402169">
        <w:trPr>
          <w:trHeight w:val="20"/>
        </w:trPr>
        <w:tc>
          <w:tcPr>
            <w:tcW w:w="3686" w:type="dxa"/>
            <w:tcBorders>
              <w:left w:val="nil"/>
              <w:bottom w:val="single" w:sz="12" w:space="0" w:color="auto"/>
            </w:tcBorders>
            <w:shd w:val="clear" w:color="auto" w:fill="auto"/>
            <w:noWrap/>
            <w:hideMark/>
          </w:tcPr>
          <w:p w14:paraId="0F029119" w14:textId="77777777" w:rsidR="00C651BD" w:rsidRPr="00F01693" w:rsidRDefault="00C651BD" w:rsidP="00F01693">
            <w:pPr>
              <w:widowControl/>
              <w:wordWrap/>
              <w:autoSpaceDE/>
              <w:autoSpaceDN/>
              <w:rPr>
                <w:rFonts w:eastAsia="Times New Roman"/>
                <w:b/>
                <w:bCs/>
                <w:color w:val="000000"/>
              </w:rPr>
            </w:pPr>
            <w:r w:rsidRPr="00F01693">
              <w:rPr>
                <w:rFonts w:eastAsia="Times New Roman"/>
                <w:color w:val="000000"/>
              </w:rPr>
              <w:t>%Caribbean / Caribbean British</w:t>
            </w:r>
          </w:p>
        </w:tc>
        <w:tc>
          <w:tcPr>
            <w:tcW w:w="1251" w:type="dxa"/>
            <w:tcBorders>
              <w:bottom w:val="single" w:sz="12" w:space="0" w:color="auto"/>
            </w:tcBorders>
            <w:shd w:val="clear" w:color="auto" w:fill="auto"/>
            <w:noWrap/>
            <w:hideMark/>
          </w:tcPr>
          <w:p w14:paraId="70852A1F" w14:textId="77777777" w:rsidR="00A61A24" w:rsidRPr="00F01693" w:rsidRDefault="00C651BD" w:rsidP="00F01693">
            <w:pPr>
              <w:widowControl/>
              <w:wordWrap/>
              <w:autoSpaceDE/>
              <w:autoSpaceDN/>
              <w:jc w:val="right"/>
              <w:rPr>
                <w:rFonts w:eastAsia="Times New Roman"/>
                <w:color w:val="000000"/>
              </w:rPr>
            </w:pPr>
            <w:r w:rsidRPr="00F01693">
              <w:rPr>
                <w:rFonts w:eastAsia="Times New Roman"/>
                <w:color w:val="000000"/>
              </w:rPr>
              <w:t>0.01</w:t>
            </w:r>
          </w:p>
          <w:p w14:paraId="3FADD063"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 xml:space="preserve"> (0.017)</w:t>
            </w:r>
          </w:p>
        </w:tc>
        <w:tc>
          <w:tcPr>
            <w:tcW w:w="1251" w:type="dxa"/>
            <w:tcBorders>
              <w:bottom w:val="single" w:sz="12" w:space="0" w:color="auto"/>
            </w:tcBorders>
            <w:shd w:val="clear" w:color="auto" w:fill="auto"/>
            <w:noWrap/>
            <w:hideMark/>
          </w:tcPr>
          <w:p w14:paraId="0A2039D0" w14:textId="77777777" w:rsidR="00A61A24" w:rsidRPr="00F01693" w:rsidRDefault="00C651BD" w:rsidP="00F01693">
            <w:pPr>
              <w:widowControl/>
              <w:wordWrap/>
              <w:autoSpaceDE/>
              <w:autoSpaceDN/>
              <w:jc w:val="right"/>
              <w:rPr>
                <w:rFonts w:eastAsia="Times New Roman"/>
                <w:color w:val="000000"/>
              </w:rPr>
            </w:pPr>
            <w:r w:rsidRPr="00F01693">
              <w:rPr>
                <w:rFonts w:eastAsia="Times New Roman"/>
                <w:color w:val="000000"/>
              </w:rPr>
              <w:t>0.009</w:t>
            </w:r>
          </w:p>
          <w:p w14:paraId="11569DDB"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(0.02)</w:t>
            </w:r>
          </w:p>
        </w:tc>
        <w:tc>
          <w:tcPr>
            <w:tcW w:w="1252" w:type="dxa"/>
            <w:tcBorders>
              <w:bottom w:val="single" w:sz="12" w:space="0" w:color="auto"/>
            </w:tcBorders>
            <w:shd w:val="clear" w:color="auto" w:fill="A5A5A5"/>
            <w:noWrap/>
            <w:hideMark/>
          </w:tcPr>
          <w:p w14:paraId="42F2A45D" w14:textId="77777777" w:rsidR="00A61A24" w:rsidRPr="00F01693" w:rsidRDefault="00C651BD" w:rsidP="00F01693">
            <w:pPr>
              <w:widowControl/>
              <w:wordWrap/>
              <w:autoSpaceDE/>
              <w:autoSpaceDN/>
              <w:jc w:val="right"/>
              <w:rPr>
                <w:rFonts w:eastAsia="Times New Roman"/>
                <w:color w:val="000000"/>
              </w:rPr>
            </w:pPr>
            <w:r w:rsidRPr="00F01693">
              <w:rPr>
                <w:rFonts w:eastAsia="Times New Roman"/>
                <w:color w:val="000000"/>
              </w:rPr>
              <w:t>0.02</w:t>
            </w:r>
          </w:p>
          <w:p w14:paraId="71985A66"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 xml:space="preserve"> (0.03)</w:t>
            </w:r>
          </w:p>
        </w:tc>
        <w:tc>
          <w:tcPr>
            <w:tcW w:w="1251" w:type="dxa"/>
            <w:tcBorders>
              <w:bottom w:val="single" w:sz="12" w:space="0" w:color="auto"/>
            </w:tcBorders>
            <w:shd w:val="clear" w:color="auto" w:fill="auto"/>
            <w:noWrap/>
            <w:hideMark/>
          </w:tcPr>
          <w:p w14:paraId="7CD0FA5B"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0.008 (0.019)</w:t>
            </w:r>
          </w:p>
        </w:tc>
        <w:tc>
          <w:tcPr>
            <w:tcW w:w="1251" w:type="dxa"/>
            <w:tcBorders>
              <w:bottom w:val="single" w:sz="12" w:space="0" w:color="auto"/>
            </w:tcBorders>
            <w:shd w:val="clear" w:color="auto" w:fill="auto"/>
            <w:noWrap/>
            <w:hideMark/>
          </w:tcPr>
          <w:p w14:paraId="78216646"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0.008 (0.019)</w:t>
            </w:r>
          </w:p>
        </w:tc>
        <w:tc>
          <w:tcPr>
            <w:tcW w:w="1252" w:type="dxa"/>
            <w:tcBorders>
              <w:bottom w:val="single" w:sz="12" w:space="0" w:color="auto"/>
            </w:tcBorders>
            <w:shd w:val="clear" w:color="auto" w:fill="auto"/>
            <w:noWrap/>
            <w:hideMark/>
          </w:tcPr>
          <w:p w14:paraId="345D76F4"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0.005 (0.013)</w:t>
            </w:r>
          </w:p>
        </w:tc>
        <w:tc>
          <w:tcPr>
            <w:tcW w:w="1251" w:type="dxa"/>
            <w:tcBorders>
              <w:bottom w:val="single" w:sz="12" w:space="0" w:color="auto"/>
              <w:right w:val="double" w:sz="4" w:space="0" w:color="auto"/>
            </w:tcBorders>
            <w:shd w:val="clear" w:color="auto" w:fill="A5A5A5"/>
            <w:noWrap/>
            <w:hideMark/>
          </w:tcPr>
          <w:p w14:paraId="00A93B4C"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0.016 (0.034)</w:t>
            </w:r>
          </w:p>
        </w:tc>
        <w:tc>
          <w:tcPr>
            <w:tcW w:w="1252" w:type="dxa"/>
            <w:tcBorders>
              <w:left w:val="double" w:sz="4" w:space="0" w:color="auto"/>
              <w:bottom w:val="single" w:sz="12" w:space="0" w:color="auto"/>
              <w:right w:val="nil"/>
            </w:tcBorders>
            <w:shd w:val="clear" w:color="auto" w:fill="auto"/>
            <w:noWrap/>
            <w:hideMark/>
          </w:tcPr>
          <w:p w14:paraId="77547F1D" w14:textId="77777777" w:rsidR="00C651BD" w:rsidRPr="00F01693" w:rsidRDefault="00C651BD" w:rsidP="00F01693">
            <w:pPr>
              <w:widowControl/>
              <w:wordWrap/>
              <w:autoSpaceDE/>
              <w:autoSpaceDN/>
              <w:jc w:val="right"/>
              <w:rPr>
                <w:rFonts w:eastAsia="Times New Roman"/>
                <w:color w:val="000000"/>
              </w:rPr>
            </w:pPr>
            <w:r w:rsidRPr="00F01693">
              <w:rPr>
                <w:rFonts w:eastAsia="Times New Roman"/>
                <w:color w:val="000000"/>
              </w:rPr>
              <w:t>0.011 (0.022)</w:t>
            </w:r>
          </w:p>
        </w:tc>
      </w:tr>
    </w:tbl>
    <w:p w14:paraId="5705A5EE" w14:textId="77777777" w:rsidR="00A145A0" w:rsidRPr="00F01693" w:rsidRDefault="00C05CEB" w:rsidP="00F01693">
      <w:pPr>
        <w:rPr>
          <w:b/>
          <w:bCs/>
        </w:rPr>
      </w:pPr>
      <w:r w:rsidRPr="00F01693">
        <w:rPr>
          <w:b/>
          <w:bCs/>
        </w:rPr>
        <w:t xml:space="preserve">Note: </w:t>
      </w:r>
      <w:r w:rsidR="003F662A" w:rsidRPr="00F01693">
        <w:rPr>
          <w:b/>
          <w:bCs/>
        </w:rPr>
        <w:t>G</w:t>
      </w:r>
      <w:r w:rsidRPr="00F01693">
        <w:rPr>
          <w:b/>
          <w:bCs/>
        </w:rPr>
        <w:t>rey shaded presents the above than average of England.</w:t>
      </w:r>
    </w:p>
    <w:sectPr w:rsidR="00A145A0" w:rsidRPr="00F01693" w:rsidSect="00A61A24">
      <w:pgSz w:w="16838" w:h="11906" w:orient="landscape"/>
      <w:pgMar w:top="1440" w:right="1440" w:bottom="1440" w:left="1701"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Hannah Budnitz" w:date="2022-01-08T00:56:00Z" w:initials="HB">
    <w:p w14:paraId="0732C7EA" w14:textId="77777777" w:rsidR="00E50B7C" w:rsidRDefault="00E50B7C" w:rsidP="00672CFE">
      <w:pPr>
        <w:pStyle w:val="CommentText"/>
      </w:pPr>
      <w:r>
        <w:t>Could you maybe find different colours so we can see which is G3 and which G4 more easily? I am finding that a little difficult.</w:t>
      </w:r>
      <w:r>
        <w:rPr>
          <w:rStyle w:val="CommentReference"/>
        </w:rPr>
        <w:annotationRef/>
      </w:r>
    </w:p>
  </w:comment>
  <w:comment w:id="18" w:author="Won Do Lee" w:date="2022-01-08T16:23:00Z" w:initials="WDL">
    <w:p w14:paraId="422C13E8" w14:textId="77777777" w:rsidR="00E50B7C" w:rsidRDefault="00E50B7C" w:rsidP="00E95592">
      <w:pPr>
        <w:pStyle w:val="CommentText"/>
      </w:pPr>
      <w:r>
        <w:rPr>
          <w:rStyle w:val="CommentReference"/>
        </w:rPr>
        <w:annotationRef/>
      </w:r>
      <w:r>
        <w:t>Okay, please check the updated figures, and please let me know which one is better - "pastel qual" and "manual brewer".</w:t>
      </w:r>
    </w:p>
  </w:comment>
  <w:comment w:id="19" w:author="Hannah Budnitz" w:date="2022-01-10T20:19:00Z" w:initials="HB">
    <w:p w14:paraId="30047217" w14:textId="77777777" w:rsidR="00E50B7C" w:rsidRDefault="00E50B7C">
      <w:pPr>
        <w:pStyle w:val="CommentText"/>
      </w:pPr>
      <w:r>
        <w:t>I think the one with the paler colours (top two) are easier than the bottom two, but perhaps you could send pdf versions to Gordon to see what he thinks? If you have the pdf versions, I can zoom in more easily too.</w:t>
      </w:r>
      <w:r>
        <w:rPr>
          <w:rStyle w:val="CommentReference"/>
        </w:rPr>
        <w:annotationRef/>
      </w:r>
    </w:p>
  </w:comment>
  <w:comment w:id="20" w:author="Hannah Budnitz" w:date="2022-01-11T23:42:00Z" w:initials="HB">
    <w:p w14:paraId="3599A8C9" w14:textId="77777777" w:rsidR="00E50B7C" w:rsidRDefault="00E50B7C">
      <w:pPr>
        <w:pStyle w:val="CommentText"/>
      </w:pPr>
      <w:r>
        <w:t>Is this not still the previous version where G3 and G4 blended together a lot? I couldn't see labels when you had 3 different versions, but I think I meant the 'pastel qual' one was easier. Looking at the two pdfs, the brewer one is easier to read for me. Others might be different, however.</w:t>
      </w:r>
      <w:r>
        <w:rPr>
          <w:rStyle w:val="CommentReference"/>
        </w:rPr>
        <w:annotationRef/>
      </w:r>
    </w:p>
  </w:comment>
  <w:comment w:id="21" w:author="Won Do Lee" w:date="2022-01-18T00:54:00Z" w:initials="WDL">
    <w:p w14:paraId="62ECE4FC" w14:textId="77777777" w:rsidR="00E50B7C" w:rsidRDefault="00E50B7C" w:rsidP="00625B26">
      <w:pPr>
        <w:pStyle w:val="CommentText"/>
      </w:pPr>
      <w:r>
        <w:rPr>
          <w:rStyle w:val="CommentReference"/>
        </w:rPr>
        <w:annotationRef/>
      </w:r>
      <w:r>
        <w:t xml:space="preserve">Indeed, </w:t>
      </w:r>
      <w:r>
        <w:t>this colours were default option in R, I will replace G4 colour to make clear distinction between G3.</w:t>
      </w:r>
    </w:p>
  </w:comment>
  <w:comment w:id="24" w:author="Won Do Lee" w:date="2022-01-19T16:08:00Z" w:initials="WDL">
    <w:p w14:paraId="351979B4" w14:textId="77777777" w:rsidR="00E50B7C" w:rsidRDefault="00E50B7C">
      <w:pPr>
        <w:pStyle w:val="CommentText"/>
      </w:pPr>
      <w:r>
        <w:rPr>
          <w:rStyle w:val="CommentReference"/>
        </w:rPr>
        <w:annotationRef/>
      </w:r>
      <w:r>
        <w:t xml:space="preserve">Hannah, I am sorry for your inconvenience. </w:t>
      </w:r>
    </w:p>
    <w:p w14:paraId="2D5EC648" w14:textId="77777777" w:rsidR="00E50B7C" w:rsidRDefault="00E50B7C">
      <w:pPr>
        <w:pStyle w:val="CommentText"/>
      </w:pPr>
      <w:r>
        <w:t xml:space="preserve">Does it right to denote 'pastel qual' colour palette you mentioned earlier? </w:t>
      </w:r>
    </w:p>
    <w:p w14:paraId="27E99478" w14:textId="77777777" w:rsidR="00E50B7C" w:rsidRDefault="00E50B7C" w:rsidP="00625B26">
      <w:pPr>
        <w:pStyle w:val="CommentText"/>
      </w:pPr>
      <w:r>
        <w:t>I am a little bit confused that we agreed to use R default palettes (with tweak G4 colour) which I deleted today?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32C7EA" w15:done="0"/>
  <w15:commentEx w15:paraId="422C13E8" w15:paraIdParent="0732C7EA" w15:done="0"/>
  <w15:commentEx w15:paraId="30047217" w15:paraIdParent="0732C7EA" w15:done="0"/>
  <w15:commentEx w15:paraId="3599A8C9" w15:paraIdParent="0732C7EA" w15:done="0"/>
  <w15:commentEx w15:paraId="62ECE4FC" w15:paraIdParent="0732C7EA" w15:done="0"/>
  <w15:commentEx w15:paraId="27E994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3D4E1" w16cex:dateUtc="2022-01-07T15:56:00Z"/>
  <w16cex:commentExtensible w16cex:durableId="25843912" w16cex:dateUtc="2022-01-08T07:23:00Z"/>
  <w16cex:commentExtensible w16cex:durableId="3A279875" w16cex:dateUtc="2022-01-10T11:19:00Z"/>
  <w16cex:commentExtensible w16cex:durableId="35C6F3D6" w16cex:dateUtc="2022-01-11T14:42:00Z"/>
  <w16cex:commentExtensible w16cex:durableId="25908E51" w16cex:dateUtc="2022-01-17T15: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32C7EA" w16cid:durableId="2583D4E1"/>
  <w16cid:commentId w16cid:paraId="422C13E8" w16cid:durableId="25843912"/>
  <w16cid:commentId w16cid:paraId="30047217" w16cid:durableId="3A279875"/>
  <w16cid:commentId w16cid:paraId="3599A8C9" w16cid:durableId="35C6F3D6"/>
  <w16cid:commentId w16cid:paraId="62ECE4FC" w16cid:durableId="25908E51"/>
  <w16cid:commentId w16cid:paraId="27E99478" w16cid:durableId="272B03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B91A7" w14:textId="77777777" w:rsidR="00580977" w:rsidRDefault="00580977" w:rsidP="00AB62C0">
      <w:r>
        <w:separator/>
      </w:r>
    </w:p>
  </w:endnote>
  <w:endnote w:type="continuationSeparator" w:id="0">
    <w:p w14:paraId="1B5165B7" w14:textId="77777777" w:rsidR="00580977" w:rsidRDefault="00580977" w:rsidP="00AB62C0">
      <w:r>
        <w:continuationSeparator/>
      </w:r>
    </w:p>
  </w:endnote>
  <w:endnote w:type="continuationNotice" w:id="1">
    <w:p w14:paraId="55397D42" w14:textId="77777777" w:rsidR="00580977" w:rsidRDefault="00580977" w:rsidP="00AB62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MT">
    <w:altName w:val="Malgun Gothic"/>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E26F9" w14:textId="77777777" w:rsidR="00580977" w:rsidRDefault="00580977" w:rsidP="00AB62C0">
      <w:r>
        <w:separator/>
      </w:r>
    </w:p>
  </w:footnote>
  <w:footnote w:type="continuationSeparator" w:id="0">
    <w:p w14:paraId="0B617CFD" w14:textId="77777777" w:rsidR="00580977" w:rsidRDefault="00580977" w:rsidP="00AB62C0">
      <w:r>
        <w:continuationSeparator/>
      </w:r>
    </w:p>
  </w:footnote>
  <w:footnote w:type="continuationNotice" w:id="1">
    <w:p w14:paraId="6E7DEEA1" w14:textId="77777777" w:rsidR="00580977" w:rsidRDefault="00580977" w:rsidP="00AB62C0"/>
  </w:footnote>
  <w:footnote w:id="2">
    <w:p w14:paraId="41E3B81F" w14:textId="77777777" w:rsidR="00E50B7C" w:rsidRPr="00B777D1" w:rsidRDefault="00E50B7C">
      <w:pPr>
        <w:pStyle w:val="FootnoteText"/>
      </w:pPr>
      <w:r w:rsidRPr="00B777D1">
        <w:rPr>
          <w:rStyle w:val="FootnoteReference"/>
        </w:rPr>
        <w:footnoteRef/>
      </w:r>
      <w:r w:rsidRPr="00B777D1">
        <w:t xml:space="preserve"> Paper prepared for submission to the Journal of</w:t>
      </w:r>
      <w:hyperlink r:id="rId1" w:history="1">
        <w:r w:rsidRPr="00B777D1">
          <w:rPr>
            <w:rStyle w:val="Hyperlink"/>
            <w:i/>
            <w:iCs/>
          </w:rPr>
          <w:t xml:space="preserve"> Social Science &amp; Medicine</w:t>
        </w:r>
      </w:hyperlink>
      <w:r w:rsidRPr="00B777D1">
        <w:t>.</w:t>
      </w:r>
    </w:p>
  </w:footnote>
  <w:footnote w:id="3">
    <w:p w14:paraId="581B5274" w14:textId="77777777" w:rsidR="00E50B7C" w:rsidRPr="00B777D1" w:rsidRDefault="00E50B7C" w:rsidP="007C4873">
      <w:pPr>
        <w:pStyle w:val="FootnoteText"/>
      </w:pPr>
      <w:r w:rsidRPr="00B777D1">
        <w:rPr>
          <w:rStyle w:val="FootnoteReference"/>
        </w:rPr>
        <w:footnoteRef/>
      </w:r>
      <w:r w:rsidRPr="00B777D1">
        <w:t xml:space="preserve"> </w:t>
      </w:r>
      <w:r w:rsidRPr="00B777D1">
        <w:rPr>
          <w:rFonts w:eastAsia="TimesNewRomanPSMT"/>
          <w:color w:val="222222"/>
        </w:rPr>
        <w:t>Transport Studies Unit, School of Geography and the Environment, University of Oxford, UK</w:t>
      </w:r>
    </w:p>
  </w:footnote>
  <w:footnote w:id="4">
    <w:p w14:paraId="2B371A23" w14:textId="77777777" w:rsidR="00E50B7C" w:rsidRDefault="00E50B7C" w:rsidP="007C4873">
      <w:r w:rsidRPr="00B777D1">
        <w:rPr>
          <w:rStyle w:val="FootnoteReference"/>
          <w:sz w:val="20"/>
          <w:szCs w:val="20"/>
        </w:rPr>
        <w:footnoteRef/>
      </w:r>
      <w:r w:rsidRPr="00B777D1">
        <w:rPr>
          <w:rStyle w:val="FootnoteReference"/>
          <w:sz w:val="20"/>
          <w:szCs w:val="20"/>
        </w:rPr>
        <w:t xml:space="preserve"> </w:t>
      </w:r>
      <w:r w:rsidRPr="00B777D1">
        <w:rPr>
          <w:rFonts w:eastAsia="TimesNewRomanPSMT"/>
          <w:color w:val="222222"/>
          <w:sz w:val="20"/>
          <w:szCs w:val="20"/>
        </w:rPr>
        <w:t>Corresponding author</w:t>
      </w:r>
      <w:r w:rsidRPr="00B777D1">
        <w:rPr>
          <w:sz w:val="20"/>
          <w:szCs w:val="20"/>
          <w:vertAlign w:val="superscript"/>
        </w:rPr>
        <w:t xml:space="preserve"> (</w:t>
      </w:r>
      <w:hyperlink r:id="rId2" w:history="1">
        <w:r w:rsidRPr="00B777D1">
          <w:rPr>
            <w:rStyle w:val="Hyperlink"/>
            <w:sz w:val="20"/>
            <w:szCs w:val="20"/>
          </w:rPr>
          <w:t>hannah.budnitz@ouce.ox.ac.uk</w:t>
        </w:r>
      </w:hyperlink>
      <w:r w:rsidRPr="00B777D1">
        <w:rPr>
          <w:sz w:val="20"/>
          <w:szCs w:val="20"/>
        </w:rPr>
        <w:t>)</w:t>
      </w:r>
      <w:r>
        <w:rPr>
          <w:sz w:val="20"/>
          <w:szCs w:val="20"/>
        </w:rPr>
        <w:t>.</w:t>
      </w:r>
    </w:p>
  </w:footnote>
  <w:footnote w:id="5">
    <w:p w14:paraId="7BF27D10" w14:textId="77777777" w:rsidR="00E50B7C" w:rsidRPr="004F03C6" w:rsidRDefault="00E50B7C">
      <w:pPr>
        <w:pStyle w:val="FootnoteText"/>
      </w:pPr>
      <w:r>
        <w:rPr>
          <w:rStyle w:val="FootnoteReference"/>
        </w:rPr>
        <w:footnoteRef/>
      </w:r>
      <w:r>
        <w:t xml:space="preserve"> Weekly COVID-19 Vaccines COVID-19 (</w:t>
      </w:r>
      <w:hyperlink r:id="rId3" w:history="1">
        <w:r w:rsidRPr="009A6028">
          <w:rPr>
            <w:rStyle w:val="Hyperlink"/>
          </w:rPr>
          <w:t>https://www.england.nhs.uk/statistics/statistical-work-areas/covid-19-vaccinations</w:t>
        </w:r>
      </w:hyperlink>
      <w:r>
        <w:t xml:space="preserve">). </w:t>
      </w:r>
    </w:p>
  </w:footnote>
  <w:footnote w:id="6">
    <w:p w14:paraId="20B4D28A" w14:textId="77777777" w:rsidR="00E50B7C" w:rsidRPr="003928E1" w:rsidRDefault="00E50B7C" w:rsidP="00605CDF">
      <w:pPr>
        <w:pStyle w:val="FootnoteText"/>
      </w:pPr>
      <w:r w:rsidRPr="003928E1">
        <w:rPr>
          <w:rStyle w:val="FootnoteReference"/>
        </w:rPr>
        <w:footnoteRef/>
      </w:r>
      <w:r w:rsidRPr="003928E1">
        <w:t xml:space="preserve"> Census geography (https://www.ons.gov.uk/methodology/geography/ukgeographies/censusgeography)</w:t>
      </w:r>
    </w:p>
  </w:footnote>
  <w:footnote w:id="7">
    <w:p w14:paraId="53FDB832" w14:textId="77777777" w:rsidR="00E50B7C" w:rsidRDefault="00E50B7C">
      <w:pPr>
        <w:pStyle w:val="FootnoteText"/>
      </w:pPr>
      <w:r>
        <w:rPr>
          <w:rStyle w:val="FootnoteReference"/>
        </w:rPr>
        <w:footnoteRef/>
      </w:r>
      <w:r>
        <w:t xml:space="preserve"> </w:t>
      </w:r>
      <w:hyperlink r:id="rId4">
        <w:r w:rsidRPr="3132B8E0">
          <w:rPr>
            <w:rStyle w:val="Hyperlink"/>
          </w:rPr>
          <w:t>What's behind a simple letter? - NHS Digital</w:t>
        </w:r>
      </w:hyperlink>
      <w:r>
        <w:t xml:space="preserve"> Accessed 19 January 2022</w:t>
      </w:r>
    </w:p>
  </w:footnote>
  <w:footnote w:id="8">
    <w:p w14:paraId="47903B9E" w14:textId="77777777" w:rsidR="00E50B7C" w:rsidRPr="003928E1" w:rsidRDefault="00E50B7C" w:rsidP="00E54C46">
      <w:pPr>
        <w:pStyle w:val="FootnoteText"/>
      </w:pPr>
      <w:r w:rsidRPr="003928E1">
        <w:rPr>
          <w:rStyle w:val="FootnoteReference"/>
        </w:rPr>
        <w:footnoteRef/>
      </w:r>
      <w:r w:rsidRPr="003928E1">
        <w:t xml:space="preserve"> We build </w:t>
      </w:r>
      <w:r>
        <w:t xml:space="preserve">the </w:t>
      </w:r>
      <w:r w:rsidRPr="003928E1">
        <w:t>SFCR</w:t>
      </w:r>
      <w:r w:rsidRPr="003928E1">
        <w:rPr>
          <w:noProof/>
        </w:rPr>
        <w:t xml:space="preserve"> model </w:t>
      </w:r>
      <w:r w:rsidRPr="003928E1">
        <w:t>using R cod</w:t>
      </w:r>
      <w:r>
        <w:t>e which can be</w:t>
      </w:r>
      <w:r w:rsidRPr="003928E1">
        <w:rPr>
          <w:noProof/>
        </w:rPr>
        <w:t xml:space="preserve"> retri</w:t>
      </w:r>
      <w:r>
        <w:rPr>
          <w:noProof/>
        </w:rPr>
        <w:t>e</w:t>
      </w:r>
      <w:r w:rsidRPr="003928E1">
        <w:rPr>
          <w:noProof/>
        </w:rPr>
        <w:t>ve</w:t>
      </w:r>
      <w:r>
        <w:rPr>
          <w:noProof/>
        </w:rPr>
        <w:t>d</w:t>
      </w:r>
      <w:r w:rsidRPr="003928E1">
        <w:rPr>
          <w:noProof/>
        </w:rPr>
        <w:t xml:space="preserve"> from the following Github repository</w:t>
      </w:r>
      <w:r>
        <w:rPr>
          <w:noProof/>
        </w:rPr>
        <w:t>:</w:t>
      </w:r>
      <w:r w:rsidRPr="003928E1">
        <w:rPr>
          <w:noProof/>
        </w:rPr>
        <w:t xml:space="preserve"> (</w:t>
      </w:r>
      <w:hyperlink r:id="rId5" w:history="1">
        <w:r w:rsidRPr="003928E1">
          <w:rPr>
            <w:rStyle w:val="Hyperlink"/>
            <w:noProof/>
          </w:rPr>
          <w:t>https://github.com/sshonosuke/SCR</w:t>
        </w:r>
      </w:hyperlink>
      <w:r w:rsidRPr="003928E1">
        <w:rPr>
          <w:rStyle w:val="Hyperlink"/>
          <w:noProof/>
        </w:rPr>
        <w:t>)</w:t>
      </w:r>
      <w:r w:rsidRPr="003928E1">
        <w:rPr>
          <w:noProof/>
        </w:rPr>
        <w:t xml:space="preserve">. </w:t>
      </w:r>
    </w:p>
  </w:footnote>
  <w:footnote w:id="9">
    <w:p w14:paraId="034BF3FE" w14:textId="3D2A72C2" w:rsidR="00E50B7C" w:rsidRPr="003928E1" w:rsidRDefault="00E50B7C" w:rsidP="006818D6">
      <w:pPr>
        <w:spacing w:line="240" w:lineRule="auto"/>
        <w:rPr>
          <w:sz w:val="20"/>
          <w:szCs w:val="20"/>
        </w:rPr>
      </w:pPr>
      <w:r w:rsidRPr="003928E1">
        <w:rPr>
          <w:rStyle w:val="FootnoteReference"/>
          <w:sz w:val="20"/>
          <w:szCs w:val="20"/>
        </w:rPr>
        <w:footnoteRef/>
      </w:r>
      <w:r w:rsidRPr="003928E1">
        <w:rPr>
          <w:sz w:val="20"/>
          <w:szCs w:val="20"/>
        </w:rPr>
        <w:t xml:space="preserve"> We tested three moderate spatial correlation parameters; 0.5, 0.6, and 0.75 in this study, and confirm </w:t>
      </w:r>
      <m:oMath>
        <m:r>
          <w:rPr>
            <w:rFonts w:ascii="Cambria Math" w:hAnsi="Cambria Math"/>
            <w:sz w:val="20"/>
            <w:szCs w:val="20"/>
          </w:rPr>
          <m:t>∅</m:t>
        </m:r>
      </m:oMath>
      <w:r w:rsidRPr="003928E1">
        <w:rPr>
          <w:i/>
          <w:iCs/>
          <w:sz w:val="20"/>
          <w:szCs w:val="20"/>
        </w:rPr>
        <w:t>=</w:t>
      </w:r>
      <w:r w:rsidRPr="003928E1">
        <w:rPr>
          <w:sz w:val="20"/>
          <w:szCs w:val="20"/>
        </w:rPr>
        <w:t xml:space="preserve">0.5 shows the best result while </w:t>
      </w:r>
      <w:r w:rsidRPr="003928E1">
        <w:rPr>
          <w:i/>
          <w:iCs/>
          <w:sz w:val="20"/>
          <w:szCs w:val="20"/>
        </w:rPr>
        <w:t>G</w:t>
      </w:r>
      <w:r w:rsidRPr="003928E1">
        <w:rPr>
          <w:sz w:val="20"/>
          <w:szCs w:val="20"/>
        </w:rPr>
        <w:t>=7 on the maximum number of iterations to 200 (see Appendix</w:t>
      </w:r>
      <w:r w:rsidRPr="003928E1">
        <w:rPr>
          <w:rStyle w:val="CommentReference"/>
          <w:sz w:val="20"/>
          <w:szCs w:val="20"/>
        </w:rPr>
        <w:annotationRef/>
      </w:r>
      <w:r w:rsidRPr="003928E1">
        <w:rPr>
          <w:sz w:val="20"/>
          <w:szCs w:val="20"/>
        </w:rPr>
        <w:t xml:space="preserve"> B).</w:t>
      </w:r>
    </w:p>
  </w:footnote>
  <w:footnote w:id="10">
    <w:p w14:paraId="2D0FB1CF" w14:textId="753505C1" w:rsidR="00E50B7C" w:rsidRDefault="00E50B7C">
      <w:pPr>
        <w:pStyle w:val="FootnoteText"/>
      </w:pPr>
      <w:r>
        <w:rPr>
          <w:rStyle w:val="FootnoteReference"/>
        </w:rPr>
        <w:footnoteRef/>
      </w:r>
      <w:r>
        <w:t xml:space="preserve"> M</w:t>
      </w:r>
      <w:r w:rsidRPr="00FA0B06">
        <w:t xml:space="preserve">odel 4 </w:t>
      </w:r>
      <w:r>
        <w:t>has</w:t>
      </w:r>
      <w:r w:rsidRPr="00FA0B06">
        <w:t xml:space="preserve"> the smallest log-likelihood (LL) and model criterion information – Akaike information criterion (AIC) and Bayesian information criterion (BIC) scores </w:t>
      </w:r>
      <w:r w:rsidRPr="00FA0B06">
        <w:rPr>
          <w:noProof/>
        </w:rPr>
        <w:t>(Burnham and Anderson, 2004)</w:t>
      </w:r>
      <w:r w:rsidRPr="00FA0B06">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FB60D3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E84B1F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8A84B8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BC12865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E6B40C1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642C66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04233E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306D3F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D26030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396F88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D456B0"/>
    <w:multiLevelType w:val="hybridMultilevel"/>
    <w:tmpl w:val="ED986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582794A"/>
    <w:multiLevelType w:val="hybridMultilevel"/>
    <w:tmpl w:val="B942A5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90113D6"/>
    <w:multiLevelType w:val="hybridMultilevel"/>
    <w:tmpl w:val="560A3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B864909"/>
    <w:multiLevelType w:val="hybridMultilevel"/>
    <w:tmpl w:val="5440A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D6D46B5"/>
    <w:multiLevelType w:val="hybridMultilevel"/>
    <w:tmpl w:val="87F09ED0"/>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5" w15:restartNumberingAfterBreak="0">
    <w:nsid w:val="21EA4664"/>
    <w:multiLevelType w:val="hybridMultilevel"/>
    <w:tmpl w:val="6E9CCF56"/>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2AF12DAC"/>
    <w:multiLevelType w:val="hybridMultilevel"/>
    <w:tmpl w:val="BADACA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1B77578"/>
    <w:multiLevelType w:val="hybridMultilevel"/>
    <w:tmpl w:val="4DBEDE2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394F4E9B"/>
    <w:multiLevelType w:val="hybridMultilevel"/>
    <w:tmpl w:val="8CAE8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B3F2618"/>
    <w:multiLevelType w:val="hybridMultilevel"/>
    <w:tmpl w:val="34504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3FC2FD5"/>
    <w:multiLevelType w:val="hybridMultilevel"/>
    <w:tmpl w:val="94E0F9CC"/>
    <w:lvl w:ilvl="0" w:tplc="B1383BB4">
      <w:start w:val="1"/>
      <w:numFmt w:val="decimal"/>
      <w:pStyle w:val="Heading1"/>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5B05415"/>
    <w:multiLevelType w:val="hybridMultilevel"/>
    <w:tmpl w:val="959AA012"/>
    <w:lvl w:ilvl="0" w:tplc="61D6C060">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6F03156D"/>
    <w:multiLevelType w:val="hybridMultilevel"/>
    <w:tmpl w:val="A4B657A6"/>
    <w:lvl w:ilvl="0" w:tplc="FFFFFFFF">
      <w:start w:val="1"/>
      <w:numFmt w:val="decimal"/>
      <w:lvlText w:val="%1."/>
      <w:lvlJc w:val="left"/>
      <w:pPr>
        <w:ind w:left="360" w:hanging="360"/>
      </w:pPr>
    </w:lvl>
    <w:lvl w:ilvl="1" w:tplc="FFFFFFFF">
      <w:start w:val="1"/>
      <w:numFmt w:val="bullet"/>
      <w:lvlText w:val=""/>
      <w:lvlJc w:val="left"/>
      <w:pPr>
        <w:ind w:left="1080" w:hanging="360"/>
      </w:pPr>
      <w:rPr>
        <w:rFonts w:ascii="Symbol" w:hAnsi="Symbol" w:hint="default"/>
      </w:rPr>
    </w:lvl>
    <w:lvl w:ilvl="2" w:tplc="0E8C6CBC">
      <w:start w:val="1"/>
      <w:numFmt w:val="bullet"/>
      <w:lvlText w:val="o"/>
      <w:lvlJc w:val="left"/>
      <w:pPr>
        <w:ind w:left="1800" w:hanging="180"/>
      </w:pPr>
      <w:rPr>
        <w:rFonts w:ascii="Courier New" w:hAnsi="Courier New" w:cs="Courier New" w:hint="default"/>
        <w:color w:val="auto"/>
      </w:r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002469313">
    <w:abstractNumId w:val="16"/>
  </w:num>
  <w:num w:numId="2" w16cid:durableId="1188375943">
    <w:abstractNumId w:val="12"/>
  </w:num>
  <w:num w:numId="3" w16cid:durableId="664478724">
    <w:abstractNumId w:val="11"/>
  </w:num>
  <w:num w:numId="4" w16cid:durableId="2107995465">
    <w:abstractNumId w:val="17"/>
  </w:num>
  <w:num w:numId="5" w16cid:durableId="1346248432">
    <w:abstractNumId w:val="10"/>
  </w:num>
  <w:num w:numId="6" w16cid:durableId="1818719607">
    <w:abstractNumId w:val="20"/>
  </w:num>
  <w:num w:numId="7" w16cid:durableId="2083942300">
    <w:abstractNumId w:val="13"/>
  </w:num>
  <w:num w:numId="8" w16cid:durableId="18821233">
    <w:abstractNumId w:val="15"/>
  </w:num>
  <w:num w:numId="9" w16cid:durableId="871112060">
    <w:abstractNumId w:val="18"/>
  </w:num>
  <w:num w:numId="10" w16cid:durableId="972441013">
    <w:abstractNumId w:val="19"/>
  </w:num>
  <w:num w:numId="11" w16cid:durableId="836192168">
    <w:abstractNumId w:val="22"/>
  </w:num>
  <w:num w:numId="12" w16cid:durableId="424806955">
    <w:abstractNumId w:val="21"/>
  </w:num>
  <w:num w:numId="13" w16cid:durableId="660735411">
    <w:abstractNumId w:val="21"/>
    <w:lvlOverride w:ilvl="0">
      <w:startOverride w:val="1"/>
    </w:lvlOverride>
  </w:num>
  <w:num w:numId="14" w16cid:durableId="247472065">
    <w:abstractNumId w:val="9"/>
  </w:num>
  <w:num w:numId="15" w16cid:durableId="736781102">
    <w:abstractNumId w:val="7"/>
  </w:num>
  <w:num w:numId="16" w16cid:durableId="1412240827">
    <w:abstractNumId w:val="6"/>
  </w:num>
  <w:num w:numId="17" w16cid:durableId="1575429236">
    <w:abstractNumId w:val="5"/>
  </w:num>
  <w:num w:numId="18" w16cid:durableId="1738282121">
    <w:abstractNumId w:val="4"/>
  </w:num>
  <w:num w:numId="19" w16cid:durableId="1325082633">
    <w:abstractNumId w:val="8"/>
  </w:num>
  <w:num w:numId="20" w16cid:durableId="2078739792">
    <w:abstractNumId w:val="3"/>
  </w:num>
  <w:num w:numId="21" w16cid:durableId="36396473">
    <w:abstractNumId w:val="2"/>
  </w:num>
  <w:num w:numId="22" w16cid:durableId="622076616">
    <w:abstractNumId w:val="1"/>
  </w:num>
  <w:num w:numId="23" w16cid:durableId="1689674357">
    <w:abstractNumId w:val="0"/>
  </w:num>
  <w:num w:numId="24" w16cid:durableId="1184245050">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nnah Budnitz">
    <w15:presenceInfo w15:providerId="AD" w15:userId="S-1-5-21-1657032316-61167162-621696214-36303"/>
  </w15:person>
  <w15:person w15:author="Won Do Lee">
    <w15:presenceInfo w15:providerId="None" w15:userId="Won Do L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EzMzQyMjUxtDA3MzJS0lEKTi0uzszPAykwMawFACRMLJEtAAAA"/>
  </w:docVars>
  <w:rsids>
    <w:rsidRoot w:val="00046CE5"/>
    <w:rsid w:val="000001DF"/>
    <w:rsid w:val="000002A7"/>
    <w:rsid w:val="00001460"/>
    <w:rsid w:val="0000155B"/>
    <w:rsid w:val="00003ED3"/>
    <w:rsid w:val="00004826"/>
    <w:rsid w:val="000048B5"/>
    <w:rsid w:val="000049D7"/>
    <w:rsid w:val="00005BA4"/>
    <w:rsid w:val="00005BD8"/>
    <w:rsid w:val="00005DB4"/>
    <w:rsid w:val="00006473"/>
    <w:rsid w:val="00007079"/>
    <w:rsid w:val="000072FF"/>
    <w:rsid w:val="00007E04"/>
    <w:rsid w:val="0000E4D6"/>
    <w:rsid w:val="000102EB"/>
    <w:rsid w:val="000104CC"/>
    <w:rsid w:val="0001116A"/>
    <w:rsid w:val="00012181"/>
    <w:rsid w:val="000128C2"/>
    <w:rsid w:val="00013609"/>
    <w:rsid w:val="000140A3"/>
    <w:rsid w:val="00015EA2"/>
    <w:rsid w:val="000161E4"/>
    <w:rsid w:val="000164B5"/>
    <w:rsid w:val="0001655A"/>
    <w:rsid w:val="00016BF0"/>
    <w:rsid w:val="0001777F"/>
    <w:rsid w:val="00017EB1"/>
    <w:rsid w:val="000218FF"/>
    <w:rsid w:val="00021EE8"/>
    <w:rsid w:val="000221D2"/>
    <w:rsid w:val="00022EB5"/>
    <w:rsid w:val="000232C5"/>
    <w:rsid w:val="000232EF"/>
    <w:rsid w:val="00025A56"/>
    <w:rsid w:val="00026410"/>
    <w:rsid w:val="00026BFC"/>
    <w:rsid w:val="00026C68"/>
    <w:rsid w:val="00026DE0"/>
    <w:rsid w:val="00027139"/>
    <w:rsid w:val="000278DE"/>
    <w:rsid w:val="00031B38"/>
    <w:rsid w:val="00031B61"/>
    <w:rsid w:val="000322EC"/>
    <w:rsid w:val="000324DF"/>
    <w:rsid w:val="00033536"/>
    <w:rsid w:val="00034D1C"/>
    <w:rsid w:val="00034DFC"/>
    <w:rsid w:val="000357DF"/>
    <w:rsid w:val="00036B08"/>
    <w:rsid w:val="00036D05"/>
    <w:rsid w:val="0003723A"/>
    <w:rsid w:val="00037739"/>
    <w:rsid w:val="00039C30"/>
    <w:rsid w:val="00043EA1"/>
    <w:rsid w:val="0004471D"/>
    <w:rsid w:val="00044D86"/>
    <w:rsid w:val="0004664C"/>
    <w:rsid w:val="00046CE5"/>
    <w:rsid w:val="00046D89"/>
    <w:rsid w:val="00047116"/>
    <w:rsid w:val="000512F9"/>
    <w:rsid w:val="00051B14"/>
    <w:rsid w:val="0005238E"/>
    <w:rsid w:val="0005307F"/>
    <w:rsid w:val="00053D9F"/>
    <w:rsid w:val="000570BB"/>
    <w:rsid w:val="00057125"/>
    <w:rsid w:val="000571AC"/>
    <w:rsid w:val="00057CE5"/>
    <w:rsid w:val="000604BE"/>
    <w:rsid w:val="000611AB"/>
    <w:rsid w:val="00061BDF"/>
    <w:rsid w:val="0006316C"/>
    <w:rsid w:val="00063686"/>
    <w:rsid w:val="00064626"/>
    <w:rsid w:val="00064640"/>
    <w:rsid w:val="000649D5"/>
    <w:rsid w:val="00064AAB"/>
    <w:rsid w:val="00065861"/>
    <w:rsid w:val="00066296"/>
    <w:rsid w:val="00067299"/>
    <w:rsid w:val="00067CBF"/>
    <w:rsid w:val="0007018C"/>
    <w:rsid w:val="0007044A"/>
    <w:rsid w:val="00070863"/>
    <w:rsid w:val="00071011"/>
    <w:rsid w:val="000725DE"/>
    <w:rsid w:val="00073124"/>
    <w:rsid w:val="0007326D"/>
    <w:rsid w:val="000733A4"/>
    <w:rsid w:val="0008217B"/>
    <w:rsid w:val="00082F05"/>
    <w:rsid w:val="0008314E"/>
    <w:rsid w:val="00083906"/>
    <w:rsid w:val="00084C33"/>
    <w:rsid w:val="0008608D"/>
    <w:rsid w:val="000868EE"/>
    <w:rsid w:val="00086EAA"/>
    <w:rsid w:val="00086FD2"/>
    <w:rsid w:val="000915C5"/>
    <w:rsid w:val="0009171E"/>
    <w:rsid w:val="00091F68"/>
    <w:rsid w:val="00092F05"/>
    <w:rsid w:val="0009308F"/>
    <w:rsid w:val="00093D99"/>
    <w:rsid w:val="00094278"/>
    <w:rsid w:val="00094BCD"/>
    <w:rsid w:val="00094D2B"/>
    <w:rsid w:val="00095CD5"/>
    <w:rsid w:val="000965BD"/>
    <w:rsid w:val="00096AEB"/>
    <w:rsid w:val="00096C7D"/>
    <w:rsid w:val="000A0097"/>
    <w:rsid w:val="000A01F2"/>
    <w:rsid w:val="000A0656"/>
    <w:rsid w:val="000A1139"/>
    <w:rsid w:val="000A1E65"/>
    <w:rsid w:val="000A5700"/>
    <w:rsid w:val="000A5CD3"/>
    <w:rsid w:val="000A5F4E"/>
    <w:rsid w:val="000A6249"/>
    <w:rsid w:val="000A65D0"/>
    <w:rsid w:val="000A66DE"/>
    <w:rsid w:val="000A6E48"/>
    <w:rsid w:val="000A7358"/>
    <w:rsid w:val="000B0332"/>
    <w:rsid w:val="000B03A0"/>
    <w:rsid w:val="000B051E"/>
    <w:rsid w:val="000B077D"/>
    <w:rsid w:val="000B092B"/>
    <w:rsid w:val="000B0B0C"/>
    <w:rsid w:val="000B0CF6"/>
    <w:rsid w:val="000B12E2"/>
    <w:rsid w:val="000B137A"/>
    <w:rsid w:val="000B1BEF"/>
    <w:rsid w:val="000B2CE3"/>
    <w:rsid w:val="000B53C8"/>
    <w:rsid w:val="000B5BD7"/>
    <w:rsid w:val="000B6F1C"/>
    <w:rsid w:val="000B7585"/>
    <w:rsid w:val="000C04AE"/>
    <w:rsid w:val="000C0A12"/>
    <w:rsid w:val="000C0DDB"/>
    <w:rsid w:val="000C176B"/>
    <w:rsid w:val="000C1949"/>
    <w:rsid w:val="000C1C59"/>
    <w:rsid w:val="000C2BBA"/>
    <w:rsid w:val="000C317B"/>
    <w:rsid w:val="000C3917"/>
    <w:rsid w:val="000C491A"/>
    <w:rsid w:val="000C65CE"/>
    <w:rsid w:val="000C7D59"/>
    <w:rsid w:val="000D0998"/>
    <w:rsid w:val="000D1D73"/>
    <w:rsid w:val="000D2446"/>
    <w:rsid w:val="000D5CE2"/>
    <w:rsid w:val="000D5F3C"/>
    <w:rsid w:val="000D6BDE"/>
    <w:rsid w:val="000D7EFB"/>
    <w:rsid w:val="000E0A63"/>
    <w:rsid w:val="000E1FEA"/>
    <w:rsid w:val="000E299A"/>
    <w:rsid w:val="000E34A2"/>
    <w:rsid w:val="000E3C4D"/>
    <w:rsid w:val="000E421A"/>
    <w:rsid w:val="000E4224"/>
    <w:rsid w:val="000E4587"/>
    <w:rsid w:val="000E4AAD"/>
    <w:rsid w:val="000E5E74"/>
    <w:rsid w:val="000E666F"/>
    <w:rsid w:val="000E6742"/>
    <w:rsid w:val="000E69ED"/>
    <w:rsid w:val="000E705C"/>
    <w:rsid w:val="000F00E6"/>
    <w:rsid w:val="000F06E6"/>
    <w:rsid w:val="000F16E6"/>
    <w:rsid w:val="000F1836"/>
    <w:rsid w:val="000F1FF8"/>
    <w:rsid w:val="000F221B"/>
    <w:rsid w:val="000F2A3D"/>
    <w:rsid w:val="000F2ADA"/>
    <w:rsid w:val="000F2B8B"/>
    <w:rsid w:val="000F3869"/>
    <w:rsid w:val="000F527A"/>
    <w:rsid w:val="000F5796"/>
    <w:rsid w:val="000F5D81"/>
    <w:rsid w:val="000F67D9"/>
    <w:rsid w:val="000F6BF5"/>
    <w:rsid w:val="000F714F"/>
    <w:rsid w:val="000F771B"/>
    <w:rsid w:val="000F7ADF"/>
    <w:rsid w:val="000F7E61"/>
    <w:rsid w:val="000F7F9B"/>
    <w:rsid w:val="001004BA"/>
    <w:rsid w:val="0010113C"/>
    <w:rsid w:val="0010146B"/>
    <w:rsid w:val="00102558"/>
    <w:rsid w:val="00102F19"/>
    <w:rsid w:val="00103DDE"/>
    <w:rsid w:val="001046B9"/>
    <w:rsid w:val="0010593A"/>
    <w:rsid w:val="001062BB"/>
    <w:rsid w:val="001062E3"/>
    <w:rsid w:val="00111699"/>
    <w:rsid w:val="00111EC5"/>
    <w:rsid w:val="001120E1"/>
    <w:rsid w:val="00112B80"/>
    <w:rsid w:val="001130AA"/>
    <w:rsid w:val="00115D49"/>
    <w:rsid w:val="001161D6"/>
    <w:rsid w:val="00116476"/>
    <w:rsid w:val="0011666A"/>
    <w:rsid w:val="001169DE"/>
    <w:rsid w:val="00116E99"/>
    <w:rsid w:val="001170EE"/>
    <w:rsid w:val="00117230"/>
    <w:rsid w:val="00117298"/>
    <w:rsid w:val="001178B4"/>
    <w:rsid w:val="00117C52"/>
    <w:rsid w:val="00117CEE"/>
    <w:rsid w:val="0012092E"/>
    <w:rsid w:val="001218D1"/>
    <w:rsid w:val="001224BA"/>
    <w:rsid w:val="00123015"/>
    <w:rsid w:val="00126EFF"/>
    <w:rsid w:val="0013168A"/>
    <w:rsid w:val="00131A53"/>
    <w:rsid w:val="00131D8B"/>
    <w:rsid w:val="00132B49"/>
    <w:rsid w:val="00134FF0"/>
    <w:rsid w:val="00141068"/>
    <w:rsid w:val="0014375E"/>
    <w:rsid w:val="00143DF0"/>
    <w:rsid w:val="0014442A"/>
    <w:rsid w:val="001445DC"/>
    <w:rsid w:val="00144BB9"/>
    <w:rsid w:val="001452F5"/>
    <w:rsid w:val="0014576B"/>
    <w:rsid w:val="00147366"/>
    <w:rsid w:val="00150F8A"/>
    <w:rsid w:val="00150FEA"/>
    <w:rsid w:val="0015257E"/>
    <w:rsid w:val="00152B00"/>
    <w:rsid w:val="001535DC"/>
    <w:rsid w:val="00153897"/>
    <w:rsid w:val="00153C49"/>
    <w:rsid w:val="0015496C"/>
    <w:rsid w:val="001551D7"/>
    <w:rsid w:val="0015642C"/>
    <w:rsid w:val="001567B0"/>
    <w:rsid w:val="0016070A"/>
    <w:rsid w:val="00160875"/>
    <w:rsid w:val="001614AD"/>
    <w:rsid w:val="0016157A"/>
    <w:rsid w:val="001615B2"/>
    <w:rsid w:val="00161A69"/>
    <w:rsid w:val="00161F94"/>
    <w:rsid w:val="00162227"/>
    <w:rsid w:val="00162633"/>
    <w:rsid w:val="00164517"/>
    <w:rsid w:val="00166A6D"/>
    <w:rsid w:val="00166CAB"/>
    <w:rsid w:val="001672BE"/>
    <w:rsid w:val="00167B24"/>
    <w:rsid w:val="001700B2"/>
    <w:rsid w:val="0017046A"/>
    <w:rsid w:val="00170C39"/>
    <w:rsid w:val="00171F3D"/>
    <w:rsid w:val="00172342"/>
    <w:rsid w:val="00172B34"/>
    <w:rsid w:val="0017462A"/>
    <w:rsid w:val="00174F39"/>
    <w:rsid w:val="0017583C"/>
    <w:rsid w:val="0017658C"/>
    <w:rsid w:val="00177183"/>
    <w:rsid w:val="00177467"/>
    <w:rsid w:val="0018106C"/>
    <w:rsid w:val="00181230"/>
    <w:rsid w:val="001817CD"/>
    <w:rsid w:val="001831F8"/>
    <w:rsid w:val="0018359A"/>
    <w:rsid w:val="0018360D"/>
    <w:rsid w:val="001842FE"/>
    <w:rsid w:val="00184B5D"/>
    <w:rsid w:val="0018604A"/>
    <w:rsid w:val="00191174"/>
    <w:rsid w:val="00192463"/>
    <w:rsid w:val="00192A79"/>
    <w:rsid w:val="00194D45"/>
    <w:rsid w:val="00194E22"/>
    <w:rsid w:val="001954C9"/>
    <w:rsid w:val="00195DCA"/>
    <w:rsid w:val="00195F6E"/>
    <w:rsid w:val="00196569"/>
    <w:rsid w:val="00197BE4"/>
    <w:rsid w:val="001A0056"/>
    <w:rsid w:val="001A0184"/>
    <w:rsid w:val="001A03C2"/>
    <w:rsid w:val="001A3481"/>
    <w:rsid w:val="001A3FD9"/>
    <w:rsid w:val="001A46F9"/>
    <w:rsid w:val="001A4B94"/>
    <w:rsid w:val="001A57A6"/>
    <w:rsid w:val="001A6BC9"/>
    <w:rsid w:val="001A7A1C"/>
    <w:rsid w:val="001ACB90"/>
    <w:rsid w:val="001B0871"/>
    <w:rsid w:val="001B1C4C"/>
    <w:rsid w:val="001B2053"/>
    <w:rsid w:val="001B2A62"/>
    <w:rsid w:val="001B3760"/>
    <w:rsid w:val="001B441F"/>
    <w:rsid w:val="001B4B0F"/>
    <w:rsid w:val="001B6791"/>
    <w:rsid w:val="001B7BE3"/>
    <w:rsid w:val="001B7F9F"/>
    <w:rsid w:val="001BFB26"/>
    <w:rsid w:val="001C073F"/>
    <w:rsid w:val="001C0B8A"/>
    <w:rsid w:val="001C2188"/>
    <w:rsid w:val="001C3537"/>
    <w:rsid w:val="001C59B4"/>
    <w:rsid w:val="001C6463"/>
    <w:rsid w:val="001C737E"/>
    <w:rsid w:val="001D0626"/>
    <w:rsid w:val="001D1D1D"/>
    <w:rsid w:val="001D1DE5"/>
    <w:rsid w:val="001D2746"/>
    <w:rsid w:val="001D5A15"/>
    <w:rsid w:val="001D5E38"/>
    <w:rsid w:val="001D6D30"/>
    <w:rsid w:val="001D6F2B"/>
    <w:rsid w:val="001D7604"/>
    <w:rsid w:val="001E02DB"/>
    <w:rsid w:val="001E1EAD"/>
    <w:rsid w:val="001E2494"/>
    <w:rsid w:val="001E2802"/>
    <w:rsid w:val="001E306B"/>
    <w:rsid w:val="001E33D4"/>
    <w:rsid w:val="001E49DC"/>
    <w:rsid w:val="001E4C13"/>
    <w:rsid w:val="001E51F7"/>
    <w:rsid w:val="001E53A8"/>
    <w:rsid w:val="001E67E7"/>
    <w:rsid w:val="001E7381"/>
    <w:rsid w:val="001F0335"/>
    <w:rsid w:val="001F042E"/>
    <w:rsid w:val="001F0EE4"/>
    <w:rsid w:val="001F123C"/>
    <w:rsid w:val="001F1421"/>
    <w:rsid w:val="001F23D7"/>
    <w:rsid w:val="001F341A"/>
    <w:rsid w:val="001F5B65"/>
    <w:rsid w:val="001F5C6B"/>
    <w:rsid w:val="001F7010"/>
    <w:rsid w:val="001F7BC9"/>
    <w:rsid w:val="00200F02"/>
    <w:rsid w:val="002011F3"/>
    <w:rsid w:val="002012AF"/>
    <w:rsid w:val="00201646"/>
    <w:rsid w:val="00202110"/>
    <w:rsid w:val="0020296A"/>
    <w:rsid w:val="00203824"/>
    <w:rsid w:val="00204561"/>
    <w:rsid w:val="00204728"/>
    <w:rsid w:val="00204921"/>
    <w:rsid w:val="00205FD4"/>
    <w:rsid w:val="00207B0C"/>
    <w:rsid w:val="00207C68"/>
    <w:rsid w:val="00211D78"/>
    <w:rsid w:val="00211DDA"/>
    <w:rsid w:val="0021208B"/>
    <w:rsid w:val="002129B2"/>
    <w:rsid w:val="0021315B"/>
    <w:rsid w:val="0021331D"/>
    <w:rsid w:val="002135AC"/>
    <w:rsid w:val="0021398C"/>
    <w:rsid w:val="002141FE"/>
    <w:rsid w:val="0021524A"/>
    <w:rsid w:val="00216438"/>
    <w:rsid w:val="00216A42"/>
    <w:rsid w:val="002200F8"/>
    <w:rsid w:val="002217CB"/>
    <w:rsid w:val="00222047"/>
    <w:rsid w:val="002221F8"/>
    <w:rsid w:val="00222689"/>
    <w:rsid w:val="0022303F"/>
    <w:rsid w:val="00223563"/>
    <w:rsid w:val="00224CC3"/>
    <w:rsid w:val="00225448"/>
    <w:rsid w:val="00225576"/>
    <w:rsid w:val="00226BD5"/>
    <w:rsid w:val="00226FFF"/>
    <w:rsid w:val="0022778D"/>
    <w:rsid w:val="0023134D"/>
    <w:rsid w:val="0023197A"/>
    <w:rsid w:val="00234838"/>
    <w:rsid w:val="00236119"/>
    <w:rsid w:val="0023780C"/>
    <w:rsid w:val="00237AB1"/>
    <w:rsid w:val="00237B29"/>
    <w:rsid w:val="00240079"/>
    <w:rsid w:val="00240A2A"/>
    <w:rsid w:val="00240ADF"/>
    <w:rsid w:val="00241550"/>
    <w:rsid w:val="00241638"/>
    <w:rsid w:val="0024194D"/>
    <w:rsid w:val="00243E48"/>
    <w:rsid w:val="0024413F"/>
    <w:rsid w:val="00244212"/>
    <w:rsid w:val="002442C5"/>
    <w:rsid w:val="00245562"/>
    <w:rsid w:val="00246F17"/>
    <w:rsid w:val="00247B9A"/>
    <w:rsid w:val="00250439"/>
    <w:rsid w:val="00252C8F"/>
    <w:rsid w:val="00253BBC"/>
    <w:rsid w:val="00253E48"/>
    <w:rsid w:val="00255245"/>
    <w:rsid w:val="0025594F"/>
    <w:rsid w:val="00255F9C"/>
    <w:rsid w:val="002561C2"/>
    <w:rsid w:val="00256673"/>
    <w:rsid w:val="00256816"/>
    <w:rsid w:val="00256A21"/>
    <w:rsid w:val="00261AA4"/>
    <w:rsid w:val="002631C5"/>
    <w:rsid w:val="00263CFD"/>
    <w:rsid w:val="0026430B"/>
    <w:rsid w:val="00264AD3"/>
    <w:rsid w:val="00264D10"/>
    <w:rsid w:val="002657CC"/>
    <w:rsid w:val="00265B16"/>
    <w:rsid w:val="00265E13"/>
    <w:rsid w:val="00265E88"/>
    <w:rsid w:val="00266E80"/>
    <w:rsid w:val="00271CD8"/>
    <w:rsid w:val="002724A8"/>
    <w:rsid w:val="002724BA"/>
    <w:rsid w:val="00273438"/>
    <w:rsid w:val="002740CD"/>
    <w:rsid w:val="00275AFD"/>
    <w:rsid w:val="00276831"/>
    <w:rsid w:val="00276F00"/>
    <w:rsid w:val="00277D36"/>
    <w:rsid w:val="00277ED3"/>
    <w:rsid w:val="002821FC"/>
    <w:rsid w:val="00282839"/>
    <w:rsid w:val="00283CDA"/>
    <w:rsid w:val="002860A4"/>
    <w:rsid w:val="00292400"/>
    <w:rsid w:val="002934BD"/>
    <w:rsid w:val="002937A9"/>
    <w:rsid w:val="002937C3"/>
    <w:rsid w:val="00293896"/>
    <w:rsid w:val="0029424F"/>
    <w:rsid w:val="00294287"/>
    <w:rsid w:val="00294355"/>
    <w:rsid w:val="00295129"/>
    <w:rsid w:val="00295857"/>
    <w:rsid w:val="0029585E"/>
    <w:rsid w:val="0029589F"/>
    <w:rsid w:val="002967B0"/>
    <w:rsid w:val="002A1398"/>
    <w:rsid w:val="002A2611"/>
    <w:rsid w:val="002A3329"/>
    <w:rsid w:val="002A440C"/>
    <w:rsid w:val="002A512E"/>
    <w:rsid w:val="002A5FC5"/>
    <w:rsid w:val="002A729A"/>
    <w:rsid w:val="002B18FF"/>
    <w:rsid w:val="002B199F"/>
    <w:rsid w:val="002B20AA"/>
    <w:rsid w:val="002B378A"/>
    <w:rsid w:val="002B4403"/>
    <w:rsid w:val="002B4C8D"/>
    <w:rsid w:val="002B5587"/>
    <w:rsid w:val="002B5A2D"/>
    <w:rsid w:val="002B6134"/>
    <w:rsid w:val="002B6194"/>
    <w:rsid w:val="002B61CB"/>
    <w:rsid w:val="002B66AB"/>
    <w:rsid w:val="002B6C6B"/>
    <w:rsid w:val="002B6F28"/>
    <w:rsid w:val="002B7571"/>
    <w:rsid w:val="002B75D6"/>
    <w:rsid w:val="002C04F1"/>
    <w:rsid w:val="002C1057"/>
    <w:rsid w:val="002C2B6F"/>
    <w:rsid w:val="002C3734"/>
    <w:rsid w:val="002C574E"/>
    <w:rsid w:val="002C5BE6"/>
    <w:rsid w:val="002C7C5B"/>
    <w:rsid w:val="002D0258"/>
    <w:rsid w:val="002D0EB2"/>
    <w:rsid w:val="002D1D05"/>
    <w:rsid w:val="002D27F7"/>
    <w:rsid w:val="002D289C"/>
    <w:rsid w:val="002D2DBA"/>
    <w:rsid w:val="002D3BDF"/>
    <w:rsid w:val="002D3D7F"/>
    <w:rsid w:val="002D42C2"/>
    <w:rsid w:val="002D486E"/>
    <w:rsid w:val="002D499C"/>
    <w:rsid w:val="002D5169"/>
    <w:rsid w:val="002D5343"/>
    <w:rsid w:val="002D5A17"/>
    <w:rsid w:val="002D7B93"/>
    <w:rsid w:val="002E05C6"/>
    <w:rsid w:val="002E17A6"/>
    <w:rsid w:val="002E3199"/>
    <w:rsid w:val="002E54D9"/>
    <w:rsid w:val="002F07AF"/>
    <w:rsid w:val="002F3464"/>
    <w:rsid w:val="002F34BB"/>
    <w:rsid w:val="002F3C97"/>
    <w:rsid w:val="002F57A4"/>
    <w:rsid w:val="002F6558"/>
    <w:rsid w:val="002F7CD7"/>
    <w:rsid w:val="002F7FCE"/>
    <w:rsid w:val="003013B4"/>
    <w:rsid w:val="00301B1A"/>
    <w:rsid w:val="003035B7"/>
    <w:rsid w:val="00303CFE"/>
    <w:rsid w:val="0030456F"/>
    <w:rsid w:val="003045E3"/>
    <w:rsid w:val="0030546F"/>
    <w:rsid w:val="00305D8B"/>
    <w:rsid w:val="00305FCC"/>
    <w:rsid w:val="003066E8"/>
    <w:rsid w:val="00307E60"/>
    <w:rsid w:val="00310BBB"/>
    <w:rsid w:val="00311101"/>
    <w:rsid w:val="0031317A"/>
    <w:rsid w:val="00313926"/>
    <w:rsid w:val="00313952"/>
    <w:rsid w:val="003142E1"/>
    <w:rsid w:val="00315FF7"/>
    <w:rsid w:val="003175CE"/>
    <w:rsid w:val="00317CFE"/>
    <w:rsid w:val="00320972"/>
    <w:rsid w:val="00321390"/>
    <w:rsid w:val="0032161A"/>
    <w:rsid w:val="00321CF9"/>
    <w:rsid w:val="00322107"/>
    <w:rsid w:val="003239A0"/>
    <w:rsid w:val="00323F02"/>
    <w:rsid w:val="00325716"/>
    <w:rsid w:val="00326362"/>
    <w:rsid w:val="00326590"/>
    <w:rsid w:val="00326B5D"/>
    <w:rsid w:val="0032712E"/>
    <w:rsid w:val="0033191A"/>
    <w:rsid w:val="00331EF5"/>
    <w:rsid w:val="00332430"/>
    <w:rsid w:val="00333118"/>
    <w:rsid w:val="00333511"/>
    <w:rsid w:val="00333694"/>
    <w:rsid w:val="00333F1E"/>
    <w:rsid w:val="00336ADB"/>
    <w:rsid w:val="0033782C"/>
    <w:rsid w:val="00337C84"/>
    <w:rsid w:val="0034049C"/>
    <w:rsid w:val="00340515"/>
    <w:rsid w:val="0034163B"/>
    <w:rsid w:val="00341AF2"/>
    <w:rsid w:val="00343C4C"/>
    <w:rsid w:val="00344A7F"/>
    <w:rsid w:val="00345DBF"/>
    <w:rsid w:val="003469C0"/>
    <w:rsid w:val="00346EFE"/>
    <w:rsid w:val="003502EC"/>
    <w:rsid w:val="00350D8B"/>
    <w:rsid w:val="00350E4F"/>
    <w:rsid w:val="0035202A"/>
    <w:rsid w:val="00353041"/>
    <w:rsid w:val="0035311A"/>
    <w:rsid w:val="0035394D"/>
    <w:rsid w:val="00353C6B"/>
    <w:rsid w:val="00353CA2"/>
    <w:rsid w:val="00353CD0"/>
    <w:rsid w:val="00355262"/>
    <w:rsid w:val="00355DF7"/>
    <w:rsid w:val="00355F5F"/>
    <w:rsid w:val="003569FD"/>
    <w:rsid w:val="00357223"/>
    <w:rsid w:val="003576AA"/>
    <w:rsid w:val="00364C43"/>
    <w:rsid w:val="00364C49"/>
    <w:rsid w:val="00365AC1"/>
    <w:rsid w:val="00366BEE"/>
    <w:rsid w:val="00370013"/>
    <w:rsid w:val="0037011B"/>
    <w:rsid w:val="00370795"/>
    <w:rsid w:val="00372009"/>
    <w:rsid w:val="0037237A"/>
    <w:rsid w:val="003726A5"/>
    <w:rsid w:val="00372AF2"/>
    <w:rsid w:val="00374844"/>
    <w:rsid w:val="00376603"/>
    <w:rsid w:val="003771D8"/>
    <w:rsid w:val="00377319"/>
    <w:rsid w:val="00381219"/>
    <w:rsid w:val="003817ED"/>
    <w:rsid w:val="0038382D"/>
    <w:rsid w:val="0038460A"/>
    <w:rsid w:val="00384FFB"/>
    <w:rsid w:val="00385518"/>
    <w:rsid w:val="00386FF8"/>
    <w:rsid w:val="00387067"/>
    <w:rsid w:val="003875A5"/>
    <w:rsid w:val="003879F3"/>
    <w:rsid w:val="00387A32"/>
    <w:rsid w:val="003904BB"/>
    <w:rsid w:val="003909D1"/>
    <w:rsid w:val="00390AE6"/>
    <w:rsid w:val="00390D47"/>
    <w:rsid w:val="003913CC"/>
    <w:rsid w:val="0039208D"/>
    <w:rsid w:val="00392796"/>
    <w:rsid w:val="0039284A"/>
    <w:rsid w:val="003928E1"/>
    <w:rsid w:val="00392A7C"/>
    <w:rsid w:val="00393305"/>
    <w:rsid w:val="003933F8"/>
    <w:rsid w:val="003937E4"/>
    <w:rsid w:val="00394669"/>
    <w:rsid w:val="00394838"/>
    <w:rsid w:val="00395B68"/>
    <w:rsid w:val="00395C4D"/>
    <w:rsid w:val="00397A39"/>
    <w:rsid w:val="003A0A22"/>
    <w:rsid w:val="003A0AE5"/>
    <w:rsid w:val="003A0D34"/>
    <w:rsid w:val="003A0DD4"/>
    <w:rsid w:val="003A1B5E"/>
    <w:rsid w:val="003A29DE"/>
    <w:rsid w:val="003A45E3"/>
    <w:rsid w:val="003A7F68"/>
    <w:rsid w:val="003B01CF"/>
    <w:rsid w:val="003B117C"/>
    <w:rsid w:val="003B149E"/>
    <w:rsid w:val="003B21A9"/>
    <w:rsid w:val="003B2EC4"/>
    <w:rsid w:val="003B35F5"/>
    <w:rsid w:val="003B4C33"/>
    <w:rsid w:val="003B5114"/>
    <w:rsid w:val="003B566D"/>
    <w:rsid w:val="003B6110"/>
    <w:rsid w:val="003B61F2"/>
    <w:rsid w:val="003B62AA"/>
    <w:rsid w:val="003B6A25"/>
    <w:rsid w:val="003C13B1"/>
    <w:rsid w:val="003C25BB"/>
    <w:rsid w:val="003C3F48"/>
    <w:rsid w:val="003C43A6"/>
    <w:rsid w:val="003C4710"/>
    <w:rsid w:val="003C56A5"/>
    <w:rsid w:val="003C5ADB"/>
    <w:rsid w:val="003C5B0E"/>
    <w:rsid w:val="003C5C1D"/>
    <w:rsid w:val="003C6580"/>
    <w:rsid w:val="003D116D"/>
    <w:rsid w:val="003D1621"/>
    <w:rsid w:val="003D1A65"/>
    <w:rsid w:val="003D2003"/>
    <w:rsid w:val="003D38CC"/>
    <w:rsid w:val="003D4048"/>
    <w:rsid w:val="003D472F"/>
    <w:rsid w:val="003D50E1"/>
    <w:rsid w:val="003D57D9"/>
    <w:rsid w:val="003D79C6"/>
    <w:rsid w:val="003E0059"/>
    <w:rsid w:val="003E04F3"/>
    <w:rsid w:val="003E0B7B"/>
    <w:rsid w:val="003E121C"/>
    <w:rsid w:val="003E383B"/>
    <w:rsid w:val="003E3AE7"/>
    <w:rsid w:val="003E5040"/>
    <w:rsid w:val="003E54DC"/>
    <w:rsid w:val="003E58B3"/>
    <w:rsid w:val="003E73CD"/>
    <w:rsid w:val="003E7778"/>
    <w:rsid w:val="003EADEF"/>
    <w:rsid w:val="003F0001"/>
    <w:rsid w:val="003F2121"/>
    <w:rsid w:val="003F254D"/>
    <w:rsid w:val="003F2B7B"/>
    <w:rsid w:val="003F5F45"/>
    <w:rsid w:val="003F662A"/>
    <w:rsid w:val="003F6ABF"/>
    <w:rsid w:val="003F745B"/>
    <w:rsid w:val="003F798B"/>
    <w:rsid w:val="003F7A40"/>
    <w:rsid w:val="0040106A"/>
    <w:rsid w:val="004017CF"/>
    <w:rsid w:val="00401DE6"/>
    <w:rsid w:val="00401F24"/>
    <w:rsid w:val="00402169"/>
    <w:rsid w:val="00403AC2"/>
    <w:rsid w:val="00404284"/>
    <w:rsid w:val="004046CA"/>
    <w:rsid w:val="004049A4"/>
    <w:rsid w:val="00406426"/>
    <w:rsid w:val="004079BF"/>
    <w:rsid w:val="00407DAC"/>
    <w:rsid w:val="004119A6"/>
    <w:rsid w:val="00411A8B"/>
    <w:rsid w:val="00411E91"/>
    <w:rsid w:val="004120A1"/>
    <w:rsid w:val="004126C8"/>
    <w:rsid w:val="00412AAA"/>
    <w:rsid w:val="00413E23"/>
    <w:rsid w:val="00414663"/>
    <w:rsid w:val="00415D32"/>
    <w:rsid w:val="00417165"/>
    <w:rsid w:val="004173CD"/>
    <w:rsid w:val="0041751B"/>
    <w:rsid w:val="004175C5"/>
    <w:rsid w:val="004176D8"/>
    <w:rsid w:val="00417E90"/>
    <w:rsid w:val="004213D7"/>
    <w:rsid w:val="00421FA3"/>
    <w:rsid w:val="00422A42"/>
    <w:rsid w:val="00422BEF"/>
    <w:rsid w:val="00423AD7"/>
    <w:rsid w:val="00423BFB"/>
    <w:rsid w:val="00424AC8"/>
    <w:rsid w:val="00425060"/>
    <w:rsid w:val="004253B8"/>
    <w:rsid w:val="00426605"/>
    <w:rsid w:val="00427F59"/>
    <w:rsid w:val="00431C9B"/>
    <w:rsid w:val="00432CA7"/>
    <w:rsid w:val="00433170"/>
    <w:rsid w:val="004336DF"/>
    <w:rsid w:val="00434010"/>
    <w:rsid w:val="00434123"/>
    <w:rsid w:val="004346CA"/>
    <w:rsid w:val="004359EF"/>
    <w:rsid w:val="00435F1C"/>
    <w:rsid w:val="0043622C"/>
    <w:rsid w:val="00436A47"/>
    <w:rsid w:val="00437A75"/>
    <w:rsid w:val="00441245"/>
    <w:rsid w:val="0044185F"/>
    <w:rsid w:val="00441E4C"/>
    <w:rsid w:val="00441E65"/>
    <w:rsid w:val="00442458"/>
    <w:rsid w:val="00442C68"/>
    <w:rsid w:val="00442D45"/>
    <w:rsid w:val="004431CE"/>
    <w:rsid w:val="00443393"/>
    <w:rsid w:val="00443B6B"/>
    <w:rsid w:val="00444813"/>
    <w:rsid w:val="00444836"/>
    <w:rsid w:val="00444D13"/>
    <w:rsid w:val="00447B1C"/>
    <w:rsid w:val="004505E1"/>
    <w:rsid w:val="00450D96"/>
    <w:rsid w:val="004519CF"/>
    <w:rsid w:val="0045234B"/>
    <w:rsid w:val="004526FB"/>
    <w:rsid w:val="00453692"/>
    <w:rsid w:val="00454FFF"/>
    <w:rsid w:val="00455044"/>
    <w:rsid w:val="00455571"/>
    <w:rsid w:val="00456C59"/>
    <w:rsid w:val="00456F02"/>
    <w:rsid w:val="0046215A"/>
    <w:rsid w:val="00462814"/>
    <w:rsid w:val="00463818"/>
    <w:rsid w:val="004639C4"/>
    <w:rsid w:val="004639E7"/>
    <w:rsid w:val="00465841"/>
    <w:rsid w:val="00465D31"/>
    <w:rsid w:val="004664E7"/>
    <w:rsid w:val="00466E39"/>
    <w:rsid w:val="00467A0C"/>
    <w:rsid w:val="004701FC"/>
    <w:rsid w:val="00470ED1"/>
    <w:rsid w:val="00470F05"/>
    <w:rsid w:val="0047119D"/>
    <w:rsid w:val="00472A92"/>
    <w:rsid w:val="0047438D"/>
    <w:rsid w:val="00475813"/>
    <w:rsid w:val="004763DB"/>
    <w:rsid w:val="004772B8"/>
    <w:rsid w:val="00480111"/>
    <w:rsid w:val="00481610"/>
    <w:rsid w:val="0048224A"/>
    <w:rsid w:val="00482B32"/>
    <w:rsid w:val="00485C43"/>
    <w:rsid w:val="00485E4E"/>
    <w:rsid w:val="00486B9D"/>
    <w:rsid w:val="00487096"/>
    <w:rsid w:val="00487BB8"/>
    <w:rsid w:val="00490E36"/>
    <w:rsid w:val="00490E71"/>
    <w:rsid w:val="004919A2"/>
    <w:rsid w:val="00491BB0"/>
    <w:rsid w:val="00491DA5"/>
    <w:rsid w:val="00492000"/>
    <w:rsid w:val="0049293E"/>
    <w:rsid w:val="00493EBC"/>
    <w:rsid w:val="00494908"/>
    <w:rsid w:val="00494FCD"/>
    <w:rsid w:val="004950EC"/>
    <w:rsid w:val="00495580"/>
    <w:rsid w:val="00496F15"/>
    <w:rsid w:val="00497CB7"/>
    <w:rsid w:val="00497CD1"/>
    <w:rsid w:val="004A0D24"/>
    <w:rsid w:val="004A16E8"/>
    <w:rsid w:val="004A1D03"/>
    <w:rsid w:val="004A24FD"/>
    <w:rsid w:val="004A3B42"/>
    <w:rsid w:val="004A41AA"/>
    <w:rsid w:val="004A4563"/>
    <w:rsid w:val="004A4904"/>
    <w:rsid w:val="004A54CE"/>
    <w:rsid w:val="004A6B32"/>
    <w:rsid w:val="004A7E47"/>
    <w:rsid w:val="004B1512"/>
    <w:rsid w:val="004B425A"/>
    <w:rsid w:val="004B546C"/>
    <w:rsid w:val="004B598B"/>
    <w:rsid w:val="004B674B"/>
    <w:rsid w:val="004B7024"/>
    <w:rsid w:val="004B7879"/>
    <w:rsid w:val="004C0082"/>
    <w:rsid w:val="004C1014"/>
    <w:rsid w:val="004C1BE8"/>
    <w:rsid w:val="004C1F50"/>
    <w:rsid w:val="004C2646"/>
    <w:rsid w:val="004C2F85"/>
    <w:rsid w:val="004C5033"/>
    <w:rsid w:val="004C588E"/>
    <w:rsid w:val="004C5B7C"/>
    <w:rsid w:val="004C5EB8"/>
    <w:rsid w:val="004C6D75"/>
    <w:rsid w:val="004C7687"/>
    <w:rsid w:val="004D1528"/>
    <w:rsid w:val="004D17BD"/>
    <w:rsid w:val="004D27E8"/>
    <w:rsid w:val="004D2E46"/>
    <w:rsid w:val="004D4FC4"/>
    <w:rsid w:val="004D51D8"/>
    <w:rsid w:val="004D5439"/>
    <w:rsid w:val="004D61F9"/>
    <w:rsid w:val="004D642B"/>
    <w:rsid w:val="004D6B1C"/>
    <w:rsid w:val="004D717F"/>
    <w:rsid w:val="004E0355"/>
    <w:rsid w:val="004E0506"/>
    <w:rsid w:val="004E1F1A"/>
    <w:rsid w:val="004E2490"/>
    <w:rsid w:val="004E352F"/>
    <w:rsid w:val="004E382E"/>
    <w:rsid w:val="004E4D46"/>
    <w:rsid w:val="004E5DFB"/>
    <w:rsid w:val="004E6167"/>
    <w:rsid w:val="004E7C9C"/>
    <w:rsid w:val="004F03C6"/>
    <w:rsid w:val="004F0B25"/>
    <w:rsid w:val="004F0F07"/>
    <w:rsid w:val="004F145A"/>
    <w:rsid w:val="004F1F83"/>
    <w:rsid w:val="004F2D2E"/>
    <w:rsid w:val="004F35F4"/>
    <w:rsid w:val="004F4A13"/>
    <w:rsid w:val="004F5A52"/>
    <w:rsid w:val="004F5E19"/>
    <w:rsid w:val="004F651D"/>
    <w:rsid w:val="004F7649"/>
    <w:rsid w:val="004F765E"/>
    <w:rsid w:val="00500169"/>
    <w:rsid w:val="005014C3"/>
    <w:rsid w:val="00503357"/>
    <w:rsid w:val="00503969"/>
    <w:rsid w:val="00503F68"/>
    <w:rsid w:val="00504A89"/>
    <w:rsid w:val="00504EDE"/>
    <w:rsid w:val="005060C3"/>
    <w:rsid w:val="00506588"/>
    <w:rsid w:val="005077E4"/>
    <w:rsid w:val="00507D55"/>
    <w:rsid w:val="0051024A"/>
    <w:rsid w:val="0051057A"/>
    <w:rsid w:val="00511785"/>
    <w:rsid w:val="005126AE"/>
    <w:rsid w:val="005144C2"/>
    <w:rsid w:val="0051551E"/>
    <w:rsid w:val="005237BA"/>
    <w:rsid w:val="00523BE9"/>
    <w:rsid w:val="00523FD1"/>
    <w:rsid w:val="0052490C"/>
    <w:rsid w:val="00527DD2"/>
    <w:rsid w:val="00530680"/>
    <w:rsid w:val="0053115D"/>
    <w:rsid w:val="00531312"/>
    <w:rsid w:val="00532AD2"/>
    <w:rsid w:val="00532C13"/>
    <w:rsid w:val="00532E03"/>
    <w:rsid w:val="00533587"/>
    <w:rsid w:val="00533A6D"/>
    <w:rsid w:val="00535853"/>
    <w:rsid w:val="00536CA6"/>
    <w:rsid w:val="00537E99"/>
    <w:rsid w:val="005410C6"/>
    <w:rsid w:val="005420D7"/>
    <w:rsid w:val="005425F4"/>
    <w:rsid w:val="00542C73"/>
    <w:rsid w:val="00544E17"/>
    <w:rsid w:val="00544FBE"/>
    <w:rsid w:val="005462D6"/>
    <w:rsid w:val="00546544"/>
    <w:rsid w:val="00546A04"/>
    <w:rsid w:val="00547FAC"/>
    <w:rsid w:val="00552DE5"/>
    <w:rsid w:val="00552EB2"/>
    <w:rsid w:val="00554BB5"/>
    <w:rsid w:val="00554D8A"/>
    <w:rsid w:val="00555335"/>
    <w:rsid w:val="00556239"/>
    <w:rsid w:val="0055658D"/>
    <w:rsid w:val="005608D8"/>
    <w:rsid w:val="00560984"/>
    <w:rsid w:val="00560F67"/>
    <w:rsid w:val="00561E9C"/>
    <w:rsid w:val="005620F2"/>
    <w:rsid w:val="00563A83"/>
    <w:rsid w:val="00563F1C"/>
    <w:rsid w:val="00564F81"/>
    <w:rsid w:val="00566BB4"/>
    <w:rsid w:val="005718D7"/>
    <w:rsid w:val="00571D57"/>
    <w:rsid w:val="0057222F"/>
    <w:rsid w:val="00572BB2"/>
    <w:rsid w:val="0057621F"/>
    <w:rsid w:val="00576632"/>
    <w:rsid w:val="00580977"/>
    <w:rsid w:val="005819B2"/>
    <w:rsid w:val="00581C82"/>
    <w:rsid w:val="00581DEB"/>
    <w:rsid w:val="00582089"/>
    <w:rsid w:val="005827BD"/>
    <w:rsid w:val="00583B2D"/>
    <w:rsid w:val="005857B0"/>
    <w:rsid w:val="00585B7F"/>
    <w:rsid w:val="00585E06"/>
    <w:rsid w:val="00586386"/>
    <w:rsid w:val="0058647A"/>
    <w:rsid w:val="005865AC"/>
    <w:rsid w:val="00590321"/>
    <w:rsid w:val="0059068D"/>
    <w:rsid w:val="00590990"/>
    <w:rsid w:val="005910D8"/>
    <w:rsid w:val="00591F3E"/>
    <w:rsid w:val="00592121"/>
    <w:rsid w:val="005936BC"/>
    <w:rsid w:val="0059387C"/>
    <w:rsid w:val="00593951"/>
    <w:rsid w:val="0059501B"/>
    <w:rsid w:val="0059545B"/>
    <w:rsid w:val="005A2560"/>
    <w:rsid w:val="005A3607"/>
    <w:rsid w:val="005A4426"/>
    <w:rsid w:val="005A589A"/>
    <w:rsid w:val="005B0598"/>
    <w:rsid w:val="005B20CA"/>
    <w:rsid w:val="005B2A92"/>
    <w:rsid w:val="005B310E"/>
    <w:rsid w:val="005B35E8"/>
    <w:rsid w:val="005B3C74"/>
    <w:rsid w:val="005B472F"/>
    <w:rsid w:val="005B4930"/>
    <w:rsid w:val="005B4F4D"/>
    <w:rsid w:val="005B79B2"/>
    <w:rsid w:val="005B7D0F"/>
    <w:rsid w:val="005C0CAD"/>
    <w:rsid w:val="005C0D62"/>
    <w:rsid w:val="005C1886"/>
    <w:rsid w:val="005C1DB7"/>
    <w:rsid w:val="005C34F8"/>
    <w:rsid w:val="005C41A4"/>
    <w:rsid w:val="005C424F"/>
    <w:rsid w:val="005C4989"/>
    <w:rsid w:val="005C4B8A"/>
    <w:rsid w:val="005C604E"/>
    <w:rsid w:val="005C7616"/>
    <w:rsid w:val="005C78CA"/>
    <w:rsid w:val="005D0954"/>
    <w:rsid w:val="005D0A4F"/>
    <w:rsid w:val="005D0DF2"/>
    <w:rsid w:val="005D1890"/>
    <w:rsid w:val="005D2482"/>
    <w:rsid w:val="005D5784"/>
    <w:rsid w:val="005D6B9D"/>
    <w:rsid w:val="005D701A"/>
    <w:rsid w:val="005E13BA"/>
    <w:rsid w:val="005E2581"/>
    <w:rsid w:val="005E3282"/>
    <w:rsid w:val="005E355C"/>
    <w:rsid w:val="005E45CD"/>
    <w:rsid w:val="005E50E5"/>
    <w:rsid w:val="005E5239"/>
    <w:rsid w:val="005E7F57"/>
    <w:rsid w:val="005F031E"/>
    <w:rsid w:val="005F0714"/>
    <w:rsid w:val="005F389A"/>
    <w:rsid w:val="005F3BB5"/>
    <w:rsid w:val="005F45B3"/>
    <w:rsid w:val="005F47F6"/>
    <w:rsid w:val="005F5B5E"/>
    <w:rsid w:val="005F7528"/>
    <w:rsid w:val="005F7973"/>
    <w:rsid w:val="005FB855"/>
    <w:rsid w:val="006003DC"/>
    <w:rsid w:val="00600632"/>
    <w:rsid w:val="0060070D"/>
    <w:rsid w:val="00600DD1"/>
    <w:rsid w:val="00601A94"/>
    <w:rsid w:val="00603518"/>
    <w:rsid w:val="00604217"/>
    <w:rsid w:val="00605BA0"/>
    <w:rsid w:val="00605CDF"/>
    <w:rsid w:val="006060A9"/>
    <w:rsid w:val="00607E88"/>
    <w:rsid w:val="0060F02E"/>
    <w:rsid w:val="00611591"/>
    <w:rsid w:val="00612140"/>
    <w:rsid w:val="00613240"/>
    <w:rsid w:val="00614ABD"/>
    <w:rsid w:val="00615505"/>
    <w:rsid w:val="0061673D"/>
    <w:rsid w:val="00617DFE"/>
    <w:rsid w:val="00620A85"/>
    <w:rsid w:val="00620BC4"/>
    <w:rsid w:val="00620BD8"/>
    <w:rsid w:val="0062127F"/>
    <w:rsid w:val="006241E4"/>
    <w:rsid w:val="00624A9E"/>
    <w:rsid w:val="00624ADE"/>
    <w:rsid w:val="00625B26"/>
    <w:rsid w:val="00627A13"/>
    <w:rsid w:val="00627C86"/>
    <w:rsid w:val="00631891"/>
    <w:rsid w:val="00632EFB"/>
    <w:rsid w:val="00633A91"/>
    <w:rsid w:val="00634A89"/>
    <w:rsid w:val="0063500C"/>
    <w:rsid w:val="00636780"/>
    <w:rsid w:val="00636D82"/>
    <w:rsid w:val="006375A4"/>
    <w:rsid w:val="006378CD"/>
    <w:rsid w:val="0064039B"/>
    <w:rsid w:val="00641AC9"/>
    <w:rsid w:val="006423B0"/>
    <w:rsid w:val="00642AB3"/>
    <w:rsid w:val="00642FAE"/>
    <w:rsid w:val="00643FD7"/>
    <w:rsid w:val="00644D02"/>
    <w:rsid w:val="00645588"/>
    <w:rsid w:val="006479B4"/>
    <w:rsid w:val="006507B2"/>
    <w:rsid w:val="00650D4B"/>
    <w:rsid w:val="00650E21"/>
    <w:rsid w:val="006515C4"/>
    <w:rsid w:val="00653016"/>
    <w:rsid w:val="00653941"/>
    <w:rsid w:val="00653B4A"/>
    <w:rsid w:val="0065555F"/>
    <w:rsid w:val="0065639E"/>
    <w:rsid w:val="006571EF"/>
    <w:rsid w:val="0065753F"/>
    <w:rsid w:val="0066003F"/>
    <w:rsid w:val="0066044F"/>
    <w:rsid w:val="00660B9C"/>
    <w:rsid w:val="006617B5"/>
    <w:rsid w:val="00661D27"/>
    <w:rsid w:val="00662905"/>
    <w:rsid w:val="0066328C"/>
    <w:rsid w:val="00663B50"/>
    <w:rsid w:val="006647A4"/>
    <w:rsid w:val="006652CB"/>
    <w:rsid w:val="00665B19"/>
    <w:rsid w:val="00666EB9"/>
    <w:rsid w:val="00670343"/>
    <w:rsid w:val="006710B2"/>
    <w:rsid w:val="0067119D"/>
    <w:rsid w:val="0067206E"/>
    <w:rsid w:val="00672CFE"/>
    <w:rsid w:val="0067326E"/>
    <w:rsid w:val="00673BBC"/>
    <w:rsid w:val="00673D7E"/>
    <w:rsid w:val="00673EDC"/>
    <w:rsid w:val="00674236"/>
    <w:rsid w:val="0067443F"/>
    <w:rsid w:val="00674C9F"/>
    <w:rsid w:val="006758E1"/>
    <w:rsid w:val="00675F3E"/>
    <w:rsid w:val="0067623C"/>
    <w:rsid w:val="00676C63"/>
    <w:rsid w:val="0068020C"/>
    <w:rsid w:val="006818D6"/>
    <w:rsid w:val="006823C7"/>
    <w:rsid w:val="0068242C"/>
    <w:rsid w:val="006830EF"/>
    <w:rsid w:val="006844DD"/>
    <w:rsid w:val="0068599E"/>
    <w:rsid w:val="00686525"/>
    <w:rsid w:val="00686667"/>
    <w:rsid w:val="00686D05"/>
    <w:rsid w:val="006905BA"/>
    <w:rsid w:val="00691387"/>
    <w:rsid w:val="006924A1"/>
    <w:rsid w:val="00692AF4"/>
    <w:rsid w:val="00694400"/>
    <w:rsid w:val="00694BD3"/>
    <w:rsid w:val="00694F22"/>
    <w:rsid w:val="006959AB"/>
    <w:rsid w:val="00695F1E"/>
    <w:rsid w:val="006960DB"/>
    <w:rsid w:val="0069618C"/>
    <w:rsid w:val="006A3450"/>
    <w:rsid w:val="006A44FB"/>
    <w:rsid w:val="006A498C"/>
    <w:rsid w:val="006A528D"/>
    <w:rsid w:val="006A53AE"/>
    <w:rsid w:val="006A53F4"/>
    <w:rsid w:val="006A57E7"/>
    <w:rsid w:val="006A5CD1"/>
    <w:rsid w:val="006A659A"/>
    <w:rsid w:val="006B0AE0"/>
    <w:rsid w:val="006B168B"/>
    <w:rsid w:val="006B307E"/>
    <w:rsid w:val="006B38EF"/>
    <w:rsid w:val="006B39A3"/>
    <w:rsid w:val="006B3FA4"/>
    <w:rsid w:val="006B4DD2"/>
    <w:rsid w:val="006B5F14"/>
    <w:rsid w:val="006B629C"/>
    <w:rsid w:val="006B68F0"/>
    <w:rsid w:val="006B6BBF"/>
    <w:rsid w:val="006B6FA6"/>
    <w:rsid w:val="006B7192"/>
    <w:rsid w:val="006B729F"/>
    <w:rsid w:val="006B78AF"/>
    <w:rsid w:val="006B7AD4"/>
    <w:rsid w:val="006B7F82"/>
    <w:rsid w:val="006C1A58"/>
    <w:rsid w:val="006C23CB"/>
    <w:rsid w:val="006C2BD2"/>
    <w:rsid w:val="006C4AE6"/>
    <w:rsid w:val="006C5E1D"/>
    <w:rsid w:val="006C5EC5"/>
    <w:rsid w:val="006C5F13"/>
    <w:rsid w:val="006C7439"/>
    <w:rsid w:val="006C7520"/>
    <w:rsid w:val="006D02A6"/>
    <w:rsid w:val="006D1528"/>
    <w:rsid w:val="006D156F"/>
    <w:rsid w:val="006D1A3D"/>
    <w:rsid w:val="006D3FD4"/>
    <w:rsid w:val="006D44E7"/>
    <w:rsid w:val="006D459C"/>
    <w:rsid w:val="006D495A"/>
    <w:rsid w:val="006D5994"/>
    <w:rsid w:val="006D5B9F"/>
    <w:rsid w:val="006D6574"/>
    <w:rsid w:val="006D75F4"/>
    <w:rsid w:val="006D7B63"/>
    <w:rsid w:val="006E02F5"/>
    <w:rsid w:val="006E0B74"/>
    <w:rsid w:val="006E185E"/>
    <w:rsid w:val="006E19A1"/>
    <w:rsid w:val="006E1BF5"/>
    <w:rsid w:val="006E1CA3"/>
    <w:rsid w:val="006E203A"/>
    <w:rsid w:val="006E3833"/>
    <w:rsid w:val="006E42E4"/>
    <w:rsid w:val="006E5246"/>
    <w:rsid w:val="006E5252"/>
    <w:rsid w:val="006E76A1"/>
    <w:rsid w:val="006E7916"/>
    <w:rsid w:val="006F0286"/>
    <w:rsid w:val="006F0C9F"/>
    <w:rsid w:val="006F20FD"/>
    <w:rsid w:val="006F4728"/>
    <w:rsid w:val="006F6380"/>
    <w:rsid w:val="006F6C2B"/>
    <w:rsid w:val="006F6DCE"/>
    <w:rsid w:val="006F772C"/>
    <w:rsid w:val="006F7DC2"/>
    <w:rsid w:val="00700212"/>
    <w:rsid w:val="00700966"/>
    <w:rsid w:val="00701136"/>
    <w:rsid w:val="007011D7"/>
    <w:rsid w:val="0070194D"/>
    <w:rsid w:val="0070279B"/>
    <w:rsid w:val="0070351A"/>
    <w:rsid w:val="00706322"/>
    <w:rsid w:val="00706F11"/>
    <w:rsid w:val="007073D6"/>
    <w:rsid w:val="00707827"/>
    <w:rsid w:val="00710886"/>
    <w:rsid w:val="007114CF"/>
    <w:rsid w:val="007115BE"/>
    <w:rsid w:val="00711CEA"/>
    <w:rsid w:val="00712A1E"/>
    <w:rsid w:val="0071341D"/>
    <w:rsid w:val="00714398"/>
    <w:rsid w:val="007165D5"/>
    <w:rsid w:val="00716A3E"/>
    <w:rsid w:val="00717798"/>
    <w:rsid w:val="007200A1"/>
    <w:rsid w:val="00720357"/>
    <w:rsid w:val="007209E3"/>
    <w:rsid w:val="007211DF"/>
    <w:rsid w:val="0072171D"/>
    <w:rsid w:val="00722978"/>
    <w:rsid w:val="00723161"/>
    <w:rsid w:val="00723B96"/>
    <w:rsid w:val="00723C3C"/>
    <w:rsid w:val="00724DEF"/>
    <w:rsid w:val="00724F81"/>
    <w:rsid w:val="0072591D"/>
    <w:rsid w:val="00725ED0"/>
    <w:rsid w:val="00726298"/>
    <w:rsid w:val="007273AE"/>
    <w:rsid w:val="00727569"/>
    <w:rsid w:val="00727A53"/>
    <w:rsid w:val="007308B5"/>
    <w:rsid w:val="00730E1F"/>
    <w:rsid w:val="00730F60"/>
    <w:rsid w:val="00731029"/>
    <w:rsid w:val="0073117F"/>
    <w:rsid w:val="007314ED"/>
    <w:rsid w:val="00731DAF"/>
    <w:rsid w:val="007325B7"/>
    <w:rsid w:val="00733CF6"/>
    <w:rsid w:val="007347EF"/>
    <w:rsid w:val="007348BF"/>
    <w:rsid w:val="00734E55"/>
    <w:rsid w:val="00736288"/>
    <w:rsid w:val="00736BE6"/>
    <w:rsid w:val="00737981"/>
    <w:rsid w:val="00740995"/>
    <w:rsid w:val="007417D3"/>
    <w:rsid w:val="007426D3"/>
    <w:rsid w:val="00742B5E"/>
    <w:rsid w:val="00742E97"/>
    <w:rsid w:val="00743FE0"/>
    <w:rsid w:val="00744EE0"/>
    <w:rsid w:val="007468C7"/>
    <w:rsid w:val="00750EE3"/>
    <w:rsid w:val="007510E7"/>
    <w:rsid w:val="00751423"/>
    <w:rsid w:val="00751F3F"/>
    <w:rsid w:val="00752A75"/>
    <w:rsid w:val="00752FB6"/>
    <w:rsid w:val="00753294"/>
    <w:rsid w:val="00753549"/>
    <w:rsid w:val="007536EF"/>
    <w:rsid w:val="00753BCA"/>
    <w:rsid w:val="00754245"/>
    <w:rsid w:val="007563BD"/>
    <w:rsid w:val="007566F2"/>
    <w:rsid w:val="00756B77"/>
    <w:rsid w:val="00756EB1"/>
    <w:rsid w:val="0076091E"/>
    <w:rsid w:val="00760E72"/>
    <w:rsid w:val="0076141A"/>
    <w:rsid w:val="00761662"/>
    <w:rsid w:val="00762A9D"/>
    <w:rsid w:val="00764669"/>
    <w:rsid w:val="00765116"/>
    <w:rsid w:val="007667AD"/>
    <w:rsid w:val="00766F79"/>
    <w:rsid w:val="0076706E"/>
    <w:rsid w:val="007671CF"/>
    <w:rsid w:val="007676C3"/>
    <w:rsid w:val="00770BE8"/>
    <w:rsid w:val="00770C24"/>
    <w:rsid w:val="00770F15"/>
    <w:rsid w:val="00771A9A"/>
    <w:rsid w:val="00771E1F"/>
    <w:rsid w:val="007723E7"/>
    <w:rsid w:val="0077305C"/>
    <w:rsid w:val="007735AB"/>
    <w:rsid w:val="007738E3"/>
    <w:rsid w:val="00773AC7"/>
    <w:rsid w:val="007758C6"/>
    <w:rsid w:val="007769AA"/>
    <w:rsid w:val="0077EFFA"/>
    <w:rsid w:val="007808D2"/>
    <w:rsid w:val="00781408"/>
    <w:rsid w:val="00781A6B"/>
    <w:rsid w:val="00781D26"/>
    <w:rsid w:val="00781D57"/>
    <w:rsid w:val="0078338A"/>
    <w:rsid w:val="00783494"/>
    <w:rsid w:val="00784064"/>
    <w:rsid w:val="007846CE"/>
    <w:rsid w:val="00785423"/>
    <w:rsid w:val="007871BA"/>
    <w:rsid w:val="00791DBB"/>
    <w:rsid w:val="00792DE8"/>
    <w:rsid w:val="00793695"/>
    <w:rsid w:val="00794D6A"/>
    <w:rsid w:val="00795BE4"/>
    <w:rsid w:val="00797371"/>
    <w:rsid w:val="007974E5"/>
    <w:rsid w:val="00797877"/>
    <w:rsid w:val="00797F42"/>
    <w:rsid w:val="007A0B86"/>
    <w:rsid w:val="007A2CE9"/>
    <w:rsid w:val="007A333C"/>
    <w:rsid w:val="007A3587"/>
    <w:rsid w:val="007A4A94"/>
    <w:rsid w:val="007A4CDD"/>
    <w:rsid w:val="007A53E9"/>
    <w:rsid w:val="007A6F71"/>
    <w:rsid w:val="007B00D6"/>
    <w:rsid w:val="007B0610"/>
    <w:rsid w:val="007B06DE"/>
    <w:rsid w:val="007B112C"/>
    <w:rsid w:val="007B192E"/>
    <w:rsid w:val="007B1F6D"/>
    <w:rsid w:val="007B232F"/>
    <w:rsid w:val="007B3813"/>
    <w:rsid w:val="007B5231"/>
    <w:rsid w:val="007B5719"/>
    <w:rsid w:val="007B6D0E"/>
    <w:rsid w:val="007B6E11"/>
    <w:rsid w:val="007B6EB6"/>
    <w:rsid w:val="007C0A68"/>
    <w:rsid w:val="007C0AA8"/>
    <w:rsid w:val="007C27AA"/>
    <w:rsid w:val="007C3461"/>
    <w:rsid w:val="007C3F23"/>
    <w:rsid w:val="007C441B"/>
    <w:rsid w:val="007C4873"/>
    <w:rsid w:val="007C53B0"/>
    <w:rsid w:val="007C773F"/>
    <w:rsid w:val="007D027D"/>
    <w:rsid w:val="007D13F7"/>
    <w:rsid w:val="007D1815"/>
    <w:rsid w:val="007D18E4"/>
    <w:rsid w:val="007D1BF8"/>
    <w:rsid w:val="007D27DC"/>
    <w:rsid w:val="007D2A66"/>
    <w:rsid w:val="007D61BC"/>
    <w:rsid w:val="007D6FC0"/>
    <w:rsid w:val="007D7B25"/>
    <w:rsid w:val="007DB92A"/>
    <w:rsid w:val="007E1965"/>
    <w:rsid w:val="007E1CA5"/>
    <w:rsid w:val="007E2610"/>
    <w:rsid w:val="007E2903"/>
    <w:rsid w:val="007E2A78"/>
    <w:rsid w:val="007E2FE5"/>
    <w:rsid w:val="007E422B"/>
    <w:rsid w:val="007E4891"/>
    <w:rsid w:val="007E518D"/>
    <w:rsid w:val="007E5BE4"/>
    <w:rsid w:val="007E63B2"/>
    <w:rsid w:val="007E6FD6"/>
    <w:rsid w:val="007EA3E6"/>
    <w:rsid w:val="007F01DE"/>
    <w:rsid w:val="007F0B7A"/>
    <w:rsid w:val="007F17FB"/>
    <w:rsid w:val="007F1D1C"/>
    <w:rsid w:val="007F217C"/>
    <w:rsid w:val="007F2C55"/>
    <w:rsid w:val="007F39C5"/>
    <w:rsid w:val="007F436D"/>
    <w:rsid w:val="007F4794"/>
    <w:rsid w:val="007F5ACF"/>
    <w:rsid w:val="007F5E06"/>
    <w:rsid w:val="007F5E19"/>
    <w:rsid w:val="007F6D9D"/>
    <w:rsid w:val="007F7FBB"/>
    <w:rsid w:val="008030BF"/>
    <w:rsid w:val="008032A3"/>
    <w:rsid w:val="00803AAD"/>
    <w:rsid w:val="00805223"/>
    <w:rsid w:val="00805260"/>
    <w:rsid w:val="00806C91"/>
    <w:rsid w:val="008071B9"/>
    <w:rsid w:val="008074A3"/>
    <w:rsid w:val="00807D0C"/>
    <w:rsid w:val="00810A07"/>
    <w:rsid w:val="00813528"/>
    <w:rsid w:val="00813AD2"/>
    <w:rsid w:val="00813E7E"/>
    <w:rsid w:val="008148C4"/>
    <w:rsid w:val="00814D6D"/>
    <w:rsid w:val="00815F23"/>
    <w:rsid w:val="00816A82"/>
    <w:rsid w:val="0081721C"/>
    <w:rsid w:val="00817DFB"/>
    <w:rsid w:val="00820017"/>
    <w:rsid w:val="008209CE"/>
    <w:rsid w:val="008209E9"/>
    <w:rsid w:val="00822BEA"/>
    <w:rsid w:val="00823CBF"/>
    <w:rsid w:val="00824086"/>
    <w:rsid w:val="008242EB"/>
    <w:rsid w:val="00824321"/>
    <w:rsid w:val="00824A4D"/>
    <w:rsid w:val="00825371"/>
    <w:rsid w:val="00826245"/>
    <w:rsid w:val="0082631E"/>
    <w:rsid w:val="00826449"/>
    <w:rsid w:val="00826472"/>
    <w:rsid w:val="00826C3F"/>
    <w:rsid w:val="00826D49"/>
    <w:rsid w:val="00827DC3"/>
    <w:rsid w:val="00827EDA"/>
    <w:rsid w:val="008302BC"/>
    <w:rsid w:val="00831660"/>
    <w:rsid w:val="008324FB"/>
    <w:rsid w:val="00833144"/>
    <w:rsid w:val="008342B7"/>
    <w:rsid w:val="00835AF4"/>
    <w:rsid w:val="00835D7F"/>
    <w:rsid w:val="00836DAE"/>
    <w:rsid w:val="0084175D"/>
    <w:rsid w:val="00841B26"/>
    <w:rsid w:val="0084377A"/>
    <w:rsid w:val="0084476D"/>
    <w:rsid w:val="0084583E"/>
    <w:rsid w:val="00845A90"/>
    <w:rsid w:val="00851310"/>
    <w:rsid w:val="00851B2B"/>
    <w:rsid w:val="00852919"/>
    <w:rsid w:val="00852D09"/>
    <w:rsid w:val="00853F4F"/>
    <w:rsid w:val="00855A27"/>
    <w:rsid w:val="00856801"/>
    <w:rsid w:val="008571DA"/>
    <w:rsid w:val="00860E5C"/>
    <w:rsid w:val="00860F89"/>
    <w:rsid w:val="0086133C"/>
    <w:rsid w:val="00862E48"/>
    <w:rsid w:val="00863A7A"/>
    <w:rsid w:val="00863C7A"/>
    <w:rsid w:val="00864424"/>
    <w:rsid w:val="00864890"/>
    <w:rsid w:val="0086584B"/>
    <w:rsid w:val="0086698E"/>
    <w:rsid w:val="00867EAC"/>
    <w:rsid w:val="0087043F"/>
    <w:rsid w:val="00871B73"/>
    <w:rsid w:val="00872BE1"/>
    <w:rsid w:val="00873506"/>
    <w:rsid w:val="00873926"/>
    <w:rsid w:val="0087428F"/>
    <w:rsid w:val="008746D8"/>
    <w:rsid w:val="008747DF"/>
    <w:rsid w:val="00874F4C"/>
    <w:rsid w:val="00877004"/>
    <w:rsid w:val="008771D6"/>
    <w:rsid w:val="008773F7"/>
    <w:rsid w:val="00880223"/>
    <w:rsid w:val="00881BA2"/>
    <w:rsid w:val="00881D27"/>
    <w:rsid w:val="0088254E"/>
    <w:rsid w:val="008834E3"/>
    <w:rsid w:val="00885240"/>
    <w:rsid w:val="00885341"/>
    <w:rsid w:val="00885F99"/>
    <w:rsid w:val="008862EF"/>
    <w:rsid w:val="00886576"/>
    <w:rsid w:val="00886849"/>
    <w:rsid w:val="0088726C"/>
    <w:rsid w:val="008874F2"/>
    <w:rsid w:val="00887935"/>
    <w:rsid w:val="00887B65"/>
    <w:rsid w:val="00890FBE"/>
    <w:rsid w:val="00891454"/>
    <w:rsid w:val="00891D8F"/>
    <w:rsid w:val="00893751"/>
    <w:rsid w:val="0089502C"/>
    <w:rsid w:val="008957D5"/>
    <w:rsid w:val="008959C7"/>
    <w:rsid w:val="00895A2C"/>
    <w:rsid w:val="00895D29"/>
    <w:rsid w:val="00895E33"/>
    <w:rsid w:val="0089675D"/>
    <w:rsid w:val="0089691B"/>
    <w:rsid w:val="00896BA4"/>
    <w:rsid w:val="00896FA1"/>
    <w:rsid w:val="008970B8"/>
    <w:rsid w:val="008A0BCA"/>
    <w:rsid w:val="008A1237"/>
    <w:rsid w:val="008A266F"/>
    <w:rsid w:val="008A2835"/>
    <w:rsid w:val="008A29AC"/>
    <w:rsid w:val="008A29CC"/>
    <w:rsid w:val="008A3965"/>
    <w:rsid w:val="008A435F"/>
    <w:rsid w:val="008A455D"/>
    <w:rsid w:val="008A4788"/>
    <w:rsid w:val="008A484F"/>
    <w:rsid w:val="008A4F3E"/>
    <w:rsid w:val="008A6FAF"/>
    <w:rsid w:val="008A7024"/>
    <w:rsid w:val="008A7872"/>
    <w:rsid w:val="008A7922"/>
    <w:rsid w:val="008B3F67"/>
    <w:rsid w:val="008B4B04"/>
    <w:rsid w:val="008B5ADB"/>
    <w:rsid w:val="008B5EF4"/>
    <w:rsid w:val="008C0E58"/>
    <w:rsid w:val="008C28A4"/>
    <w:rsid w:val="008C2FA6"/>
    <w:rsid w:val="008C3F80"/>
    <w:rsid w:val="008C4586"/>
    <w:rsid w:val="008C47BD"/>
    <w:rsid w:val="008C6536"/>
    <w:rsid w:val="008C6B12"/>
    <w:rsid w:val="008C7656"/>
    <w:rsid w:val="008D04B1"/>
    <w:rsid w:val="008D2C14"/>
    <w:rsid w:val="008D3C76"/>
    <w:rsid w:val="008D48C1"/>
    <w:rsid w:val="008D49C5"/>
    <w:rsid w:val="008D559E"/>
    <w:rsid w:val="008D609D"/>
    <w:rsid w:val="008D6627"/>
    <w:rsid w:val="008D67F4"/>
    <w:rsid w:val="008D6993"/>
    <w:rsid w:val="008E1161"/>
    <w:rsid w:val="008E1F20"/>
    <w:rsid w:val="008E1FE2"/>
    <w:rsid w:val="008E2E15"/>
    <w:rsid w:val="008E3058"/>
    <w:rsid w:val="008E3990"/>
    <w:rsid w:val="008E652D"/>
    <w:rsid w:val="008E76D7"/>
    <w:rsid w:val="008F03DF"/>
    <w:rsid w:val="008F0AC8"/>
    <w:rsid w:val="008F1065"/>
    <w:rsid w:val="008F132E"/>
    <w:rsid w:val="008F13B5"/>
    <w:rsid w:val="008F2C19"/>
    <w:rsid w:val="008F3BBA"/>
    <w:rsid w:val="008F4226"/>
    <w:rsid w:val="008F4E6C"/>
    <w:rsid w:val="008F5BDB"/>
    <w:rsid w:val="008F6377"/>
    <w:rsid w:val="008F676A"/>
    <w:rsid w:val="008F6AB1"/>
    <w:rsid w:val="008F6DFC"/>
    <w:rsid w:val="008F71B5"/>
    <w:rsid w:val="00900A13"/>
    <w:rsid w:val="00905051"/>
    <w:rsid w:val="00905C82"/>
    <w:rsid w:val="00905D81"/>
    <w:rsid w:val="009065BE"/>
    <w:rsid w:val="00910177"/>
    <w:rsid w:val="0091040C"/>
    <w:rsid w:val="009109B4"/>
    <w:rsid w:val="00910C25"/>
    <w:rsid w:val="00911041"/>
    <w:rsid w:val="009115FF"/>
    <w:rsid w:val="00911AB1"/>
    <w:rsid w:val="00911AEB"/>
    <w:rsid w:val="00911EE9"/>
    <w:rsid w:val="00912286"/>
    <w:rsid w:val="009146D7"/>
    <w:rsid w:val="00915363"/>
    <w:rsid w:val="00915966"/>
    <w:rsid w:val="00915A5F"/>
    <w:rsid w:val="00915B26"/>
    <w:rsid w:val="00915DE4"/>
    <w:rsid w:val="00916B41"/>
    <w:rsid w:val="00916D36"/>
    <w:rsid w:val="00916DF6"/>
    <w:rsid w:val="009171BC"/>
    <w:rsid w:val="00917E89"/>
    <w:rsid w:val="00920AB2"/>
    <w:rsid w:val="00920E05"/>
    <w:rsid w:val="0092101F"/>
    <w:rsid w:val="0092120B"/>
    <w:rsid w:val="009215B7"/>
    <w:rsid w:val="0092186B"/>
    <w:rsid w:val="009226F7"/>
    <w:rsid w:val="00924E43"/>
    <w:rsid w:val="009253FF"/>
    <w:rsid w:val="0092604F"/>
    <w:rsid w:val="00926E9B"/>
    <w:rsid w:val="00927B9B"/>
    <w:rsid w:val="00930095"/>
    <w:rsid w:val="00930F78"/>
    <w:rsid w:val="00931AB2"/>
    <w:rsid w:val="009323DE"/>
    <w:rsid w:val="00933374"/>
    <w:rsid w:val="00933A19"/>
    <w:rsid w:val="00935DE5"/>
    <w:rsid w:val="00935F38"/>
    <w:rsid w:val="00936A5D"/>
    <w:rsid w:val="00936D43"/>
    <w:rsid w:val="0093774E"/>
    <w:rsid w:val="0094296F"/>
    <w:rsid w:val="009429EE"/>
    <w:rsid w:val="00942D1A"/>
    <w:rsid w:val="00943CE3"/>
    <w:rsid w:val="00944473"/>
    <w:rsid w:val="00944C73"/>
    <w:rsid w:val="00945C71"/>
    <w:rsid w:val="0094663C"/>
    <w:rsid w:val="00946DF6"/>
    <w:rsid w:val="0094728E"/>
    <w:rsid w:val="0095085F"/>
    <w:rsid w:val="009512E1"/>
    <w:rsid w:val="00951F3B"/>
    <w:rsid w:val="00952A71"/>
    <w:rsid w:val="0095313C"/>
    <w:rsid w:val="009539C1"/>
    <w:rsid w:val="00953E2B"/>
    <w:rsid w:val="00955656"/>
    <w:rsid w:val="009558A2"/>
    <w:rsid w:val="00955CFE"/>
    <w:rsid w:val="009569F7"/>
    <w:rsid w:val="009573C3"/>
    <w:rsid w:val="0095787C"/>
    <w:rsid w:val="00961141"/>
    <w:rsid w:val="009623DD"/>
    <w:rsid w:val="009636E0"/>
    <w:rsid w:val="00964CE9"/>
    <w:rsid w:val="00965F22"/>
    <w:rsid w:val="00967C00"/>
    <w:rsid w:val="0097022C"/>
    <w:rsid w:val="00970742"/>
    <w:rsid w:val="00970B30"/>
    <w:rsid w:val="00970F6B"/>
    <w:rsid w:val="00971A6D"/>
    <w:rsid w:val="009722C3"/>
    <w:rsid w:val="0097297F"/>
    <w:rsid w:val="00973ED3"/>
    <w:rsid w:val="00974AF2"/>
    <w:rsid w:val="009764FA"/>
    <w:rsid w:val="0097662D"/>
    <w:rsid w:val="009766CF"/>
    <w:rsid w:val="009770D3"/>
    <w:rsid w:val="00977ACF"/>
    <w:rsid w:val="00977C94"/>
    <w:rsid w:val="009804D4"/>
    <w:rsid w:val="009808BB"/>
    <w:rsid w:val="00982E1C"/>
    <w:rsid w:val="00983A90"/>
    <w:rsid w:val="00986A78"/>
    <w:rsid w:val="00986C4B"/>
    <w:rsid w:val="00986DA9"/>
    <w:rsid w:val="0098CD6C"/>
    <w:rsid w:val="00991A08"/>
    <w:rsid w:val="0099203C"/>
    <w:rsid w:val="00993190"/>
    <w:rsid w:val="00994533"/>
    <w:rsid w:val="00994FE2"/>
    <w:rsid w:val="00995FD0"/>
    <w:rsid w:val="00996BDA"/>
    <w:rsid w:val="009972DA"/>
    <w:rsid w:val="009A1D5E"/>
    <w:rsid w:val="009A1EED"/>
    <w:rsid w:val="009A2BD3"/>
    <w:rsid w:val="009A2DDC"/>
    <w:rsid w:val="009A308D"/>
    <w:rsid w:val="009A3D3A"/>
    <w:rsid w:val="009A47CF"/>
    <w:rsid w:val="009A5653"/>
    <w:rsid w:val="009A5FDF"/>
    <w:rsid w:val="009A6142"/>
    <w:rsid w:val="009A650E"/>
    <w:rsid w:val="009A725E"/>
    <w:rsid w:val="009A7884"/>
    <w:rsid w:val="009B0853"/>
    <w:rsid w:val="009B0E09"/>
    <w:rsid w:val="009B10C6"/>
    <w:rsid w:val="009B3A40"/>
    <w:rsid w:val="009B3CB6"/>
    <w:rsid w:val="009B4054"/>
    <w:rsid w:val="009B4164"/>
    <w:rsid w:val="009B4884"/>
    <w:rsid w:val="009B5F4E"/>
    <w:rsid w:val="009B69F5"/>
    <w:rsid w:val="009B6F26"/>
    <w:rsid w:val="009B7963"/>
    <w:rsid w:val="009B7E63"/>
    <w:rsid w:val="009C0930"/>
    <w:rsid w:val="009C13FA"/>
    <w:rsid w:val="009C31F3"/>
    <w:rsid w:val="009C32EF"/>
    <w:rsid w:val="009C4813"/>
    <w:rsid w:val="009C51AC"/>
    <w:rsid w:val="009C5F1D"/>
    <w:rsid w:val="009C5F41"/>
    <w:rsid w:val="009C648B"/>
    <w:rsid w:val="009C655D"/>
    <w:rsid w:val="009C6A7A"/>
    <w:rsid w:val="009C6AED"/>
    <w:rsid w:val="009C7616"/>
    <w:rsid w:val="009C7C03"/>
    <w:rsid w:val="009D01EB"/>
    <w:rsid w:val="009D0C84"/>
    <w:rsid w:val="009D2607"/>
    <w:rsid w:val="009D304B"/>
    <w:rsid w:val="009D4560"/>
    <w:rsid w:val="009D4C81"/>
    <w:rsid w:val="009D4C97"/>
    <w:rsid w:val="009D4F40"/>
    <w:rsid w:val="009D5ABB"/>
    <w:rsid w:val="009D5AD3"/>
    <w:rsid w:val="009D62D2"/>
    <w:rsid w:val="009D69A4"/>
    <w:rsid w:val="009E1007"/>
    <w:rsid w:val="009E1D7A"/>
    <w:rsid w:val="009E2547"/>
    <w:rsid w:val="009E2C14"/>
    <w:rsid w:val="009E3937"/>
    <w:rsid w:val="009E4302"/>
    <w:rsid w:val="009E47AF"/>
    <w:rsid w:val="009E59D4"/>
    <w:rsid w:val="009E7B8C"/>
    <w:rsid w:val="009E7F67"/>
    <w:rsid w:val="009F0E4A"/>
    <w:rsid w:val="009F0EBC"/>
    <w:rsid w:val="009F2570"/>
    <w:rsid w:val="009F4FA9"/>
    <w:rsid w:val="009F5366"/>
    <w:rsid w:val="00A00BA3"/>
    <w:rsid w:val="00A00F3E"/>
    <w:rsid w:val="00A0146C"/>
    <w:rsid w:val="00A019FC"/>
    <w:rsid w:val="00A01A88"/>
    <w:rsid w:val="00A030A4"/>
    <w:rsid w:val="00A039BF"/>
    <w:rsid w:val="00A03E2D"/>
    <w:rsid w:val="00A0419F"/>
    <w:rsid w:val="00A04952"/>
    <w:rsid w:val="00A04CC2"/>
    <w:rsid w:val="00A05CB7"/>
    <w:rsid w:val="00A07038"/>
    <w:rsid w:val="00A0796B"/>
    <w:rsid w:val="00A10DBC"/>
    <w:rsid w:val="00A119AD"/>
    <w:rsid w:val="00A11CD3"/>
    <w:rsid w:val="00A121CB"/>
    <w:rsid w:val="00A12C9E"/>
    <w:rsid w:val="00A12CB7"/>
    <w:rsid w:val="00A13094"/>
    <w:rsid w:val="00A136BC"/>
    <w:rsid w:val="00A138EC"/>
    <w:rsid w:val="00A145A0"/>
    <w:rsid w:val="00A1461E"/>
    <w:rsid w:val="00A146FE"/>
    <w:rsid w:val="00A15869"/>
    <w:rsid w:val="00A16364"/>
    <w:rsid w:val="00A20618"/>
    <w:rsid w:val="00A21048"/>
    <w:rsid w:val="00A21CC8"/>
    <w:rsid w:val="00A21FC8"/>
    <w:rsid w:val="00A23E48"/>
    <w:rsid w:val="00A246B5"/>
    <w:rsid w:val="00A24D56"/>
    <w:rsid w:val="00A2587B"/>
    <w:rsid w:val="00A30A20"/>
    <w:rsid w:val="00A3185B"/>
    <w:rsid w:val="00A319D9"/>
    <w:rsid w:val="00A3266E"/>
    <w:rsid w:val="00A32923"/>
    <w:rsid w:val="00A33CD2"/>
    <w:rsid w:val="00A3556F"/>
    <w:rsid w:val="00A3576B"/>
    <w:rsid w:val="00A36F92"/>
    <w:rsid w:val="00A40239"/>
    <w:rsid w:val="00A411F4"/>
    <w:rsid w:val="00A413A0"/>
    <w:rsid w:val="00A4158F"/>
    <w:rsid w:val="00A429D5"/>
    <w:rsid w:val="00A431E3"/>
    <w:rsid w:val="00A431F0"/>
    <w:rsid w:val="00A44D9A"/>
    <w:rsid w:val="00A44FBB"/>
    <w:rsid w:val="00A4688E"/>
    <w:rsid w:val="00A468E5"/>
    <w:rsid w:val="00A46941"/>
    <w:rsid w:val="00A46BD9"/>
    <w:rsid w:val="00A47179"/>
    <w:rsid w:val="00A5379F"/>
    <w:rsid w:val="00A54161"/>
    <w:rsid w:val="00A54F82"/>
    <w:rsid w:val="00A567ED"/>
    <w:rsid w:val="00A571F1"/>
    <w:rsid w:val="00A610D2"/>
    <w:rsid w:val="00A61A24"/>
    <w:rsid w:val="00A622A7"/>
    <w:rsid w:val="00A62591"/>
    <w:rsid w:val="00A62E8C"/>
    <w:rsid w:val="00A632DA"/>
    <w:rsid w:val="00A63CAE"/>
    <w:rsid w:val="00A66E8A"/>
    <w:rsid w:val="00A67706"/>
    <w:rsid w:val="00A7013A"/>
    <w:rsid w:val="00A711B5"/>
    <w:rsid w:val="00A71317"/>
    <w:rsid w:val="00A7182B"/>
    <w:rsid w:val="00A71A6B"/>
    <w:rsid w:val="00A71AA8"/>
    <w:rsid w:val="00A73495"/>
    <w:rsid w:val="00A75017"/>
    <w:rsid w:val="00A7606F"/>
    <w:rsid w:val="00A760A0"/>
    <w:rsid w:val="00A7638E"/>
    <w:rsid w:val="00A77329"/>
    <w:rsid w:val="00A777E4"/>
    <w:rsid w:val="00A77D65"/>
    <w:rsid w:val="00A77DA3"/>
    <w:rsid w:val="00A80A53"/>
    <w:rsid w:val="00A81565"/>
    <w:rsid w:val="00A816C7"/>
    <w:rsid w:val="00A8197E"/>
    <w:rsid w:val="00A81B17"/>
    <w:rsid w:val="00A82DCF"/>
    <w:rsid w:val="00A8351F"/>
    <w:rsid w:val="00A83A3F"/>
    <w:rsid w:val="00A83DC7"/>
    <w:rsid w:val="00A85B9D"/>
    <w:rsid w:val="00A86B29"/>
    <w:rsid w:val="00A86BEE"/>
    <w:rsid w:val="00A86CFD"/>
    <w:rsid w:val="00A90952"/>
    <w:rsid w:val="00A9127B"/>
    <w:rsid w:val="00A935A9"/>
    <w:rsid w:val="00A93728"/>
    <w:rsid w:val="00A94424"/>
    <w:rsid w:val="00A95C4D"/>
    <w:rsid w:val="00AA0755"/>
    <w:rsid w:val="00AA321E"/>
    <w:rsid w:val="00AA459E"/>
    <w:rsid w:val="00AA4858"/>
    <w:rsid w:val="00AA53AD"/>
    <w:rsid w:val="00AA5A54"/>
    <w:rsid w:val="00AA5ABE"/>
    <w:rsid w:val="00AA5AC0"/>
    <w:rsid w:val="00AA7FDD"/>
    <w:rsid w:val="00AAC1E1"/>
    <w:rsid w:val="00AB02B8"/>
    <w:rsid w:val="00AB0A6D"/>
    <w:rsid w:val="00AB13F3"/>
    <w:rsid w:val="00AB17E0"/>
    <w:rsid w:val="00AB4353"/>
    <w:rsid w:val="00AB46CE"/>
    <w:rsid w:val="00AB46E4"/>
    <w:rsid w:val="00AB516D"/>
    <w:rsid w:val="00AB5A88"/>
    <w:rsid w:val="00AB5AD5"/>
    <w:rsid w:val="00AB62C0"/>
    <w:rsid w:val="00AB6FA2"/>
    <w:rsid w:val="00AC06D5"/>
    <w:rsid w:val="00AC0706"/>
    <w:rsid w:val="00AC08D3"/>
    <w:rsid w:val="00AC0AA2"/>
    <w:rsid w:val="00AC155A"/>
    <w:rsid w:val="00AC2589"/>
    <w:rsid w:val="00AC29CD"/>
    <w:rsid w:val="00AC384C"/>
    <w:rsid w:val="00AC389F"/>
    <w:rsid w:val="00AC391F"/>
    <w:rsid w:val="00AC3C1D"/>
    <w:rsid w:val="00AC3F3D"/>
    <w:rsid w:val="00AD08E1"/>
    <w:rsid w:val="00AD1011"/>
    <w:rsid w:val="00AD1A80"/>
    <w:rsid w:val="00AD365F"/>
    <w:rsid w:val="00AD3CB6"/>
    <w:rsid w:val="00AD4832"/>
    <w:rsid w:val="00AD4FA3"/>
    <w:rsid w:val="00AD6215"/>
    <w:rsid w:val="00AD7AE8"/>
    <w:rsid w:val="00AE0C6F"/>
    <w:rsid w:val="00AE0D1D"/>
    <w:rsid w:val="00AE1311"/>
    <w:rsid w:val="00AE1A19"/>
    <w:rsid w:val="00AE1AF9"/>
    <w:rsid w:val="00AE254E"/>
    <w:rsid w:val="00AE2E49"/>
    <w:rsid w:val="00AE3F5B"/>
    <w:rsid w:val="00AE4213"/>
    <w:rsid w:val="00AE4708"/>
    <w:rsid w:val="00AE5E1C"/>
    <w:rsid w:val="00AE718E"/>
    <w:rsid w:val="00AF0812"/>
    <w:rsid w:val="00AF2175"/>
    <w:rsid w:val="00AF2434"/>
    <w:rsid w:val="00AF28FA"/>
    <w:rsid w:val="00AF359C"/>
    <w:rsid w:val="00AF4332"/>
    <w:rsid w:val="00AF5632"/>
    <w:rsid w:val="00AF7005"/>
    <w:rsid w:val="00AF76B1"/>
    <w:rsid w:val="00B007CA"/>
    <w:rsid w:val="00B00A1D"/>
    <w:rsid w:val="00B01892"/>
    <w:rsid w:val="00B019B7"/>
    <w:rsid w:val="00B01C48"/>
    <w:rsid w:val="00B02922"/>
    <w:rsid w:val="00B0330C"/>
    <w:rsid w:val="00B03E63"/>
    <w:rsid w:val="00B05F95"/>
    <w:rsid w:val="00B067E6"/>
    <w:rsid w:val="00B06FB8"/>
    <w:rsid w:val="00B07772"/>
    <w:rsid w:val="00B1054C"/>
    <w:rsid w:val="00B106AF"/>
    <w:rsid w:val="00B10843"/>
    <w:rsid w:val="00B1088B"/>
    <w:rsid w:val="00B133EC"/>
    <w:rsid w:val="00B13AA3"/>
    <w:rsid w:val="00B13FCD"/>
    <w:rsid w:val="00B14390"/>
    <w:rsid w:val="00B147F0"/>
    <w:rsid w:val="00B14FD1"/>
    <w:rsid w:val="00B1674C"/>
    <w:rsid w:val="00B174B3"/>
    <w:rsid w:val="00B178AF"/>
    <w:rsid w:val="00B221CC"/>
    <w:rsid w:val="00B2299E"/>
    <w:rsid w:val="00B22A48"/>
    <w:rsid w:val="00B2307C"/>
    <w:rsid w:val="00B231A3"/>
    <w:rsid w:val="00B2481E"/>
    <w:rsid w:val="00B26107"/>
    <w:rsid w:val="00B264C3"/>
    <w:rsid w:val="00B26CE9"/>
    <w:rsid w:val="00B26F9C"/>
    <w:rsid w:val="00B274A6"/>
    <w:rsid w:val="00B2760C"/>
    <w:rsid w:val="00B276AD"/>
    <w:rsid w:val="00B30052"/>
    <w:rsid w:val="00B30053"/>
    <w:rsid w:val="00B32398"/>
    <w:rsid w:val="00B35373"/>
    <w:rsid w:val="00B357A7"/>
    <w:rsid w:val="00B37AD2"/>
    <w:rsid w:val="00B40606"/>
    <w:rsid w:val="00B41C6E"/>
    <w:rsid w:val="00B41DF5"/>
    <w:rsid w:val="00B4235E"/>
    <w:rsid w:val="00B43515"/>
    <w:rsid w:val="00B44175"/>
    <w:rsid w:val="00B45C9B"/>
    <w:rsid w:val="00B46072"/>
    <w:rsid w:val="00B46510"/>
    <w:rsid w:val="00B4673D"/>
    <w:rsid w:val="00B4680A"/>
    <w:rsid w:val="00B472EB"/>
    <w:rsid w:val="00B47B03"/>
    <w:rsid w:val="00B51B3C"/>
    <w:rsid w:val="00B51E68"/>
    <w:rsid w:val="00B51FB3"/>
    <w:rsid w:val="00B5282E"/>
    <w:rsid w:val="00B53554"/>
    <w:rsid w:val="00B538CF"/>
    <w:rsid w:val="00B53E5F"/>
    <w:rsid w:val="00B53ED8"/>
    <w:rsid w:val="00B54A66"/>
    <w:rsid w:val="00B56691"/>
    <w:rsid w:val="00B56D2F"/>
    <w:rsid w:val="00B57610"/>
    <w:rsid w:val="00B622C1"/>
    <w:rsid w:val="00B634A0"/>
    <w:rsid w:val="00B64BC4"/>
    <w:rsid w:val="00B65BE4"/>
    <w:rsid w:val="00B67332"/>
    <w:rsid w:val="00B70F45"/>
    <w:rsid w:val="00B713E7"/>
    <w:rsid w:val="00B71EC9"/>
    <w:rsid w:val="00B72797"/>
    <w:rsid w:val="00B7368C"/>
    <w:rsid w:val="00B7548C"/>
    <w:rsid w:val="00B75836"/>
    <w:rsid w:val="00B75AA1"/>
    <w:rsid w:val="00B7609D"/>
    <w:rsid w:val="00B767A3"/>
    <w:rsid w:val="00B76C1F"/>
    <w:rsid w:val="00B77677"/>
    <w:rsid w:val="00B777D1"/>
    <w:rsid w:val="00B7785A"/>
    <w:rsid w:val="00B81017"/>
    <w:rsid w:val="00B81A37"/>
    <w:rsid w:val="00B82DDA"/>
    <w:rsid w:val="00B83126"/>
    <w:rsid w:val="00B8312E"/>
    <w:rsid w:val="00B834D6"/>
    <w:rsid w:val="00B83861"/>
    <w:rsid w:val="00B84049"/>
    <w:rsid w:val="00B84837"/>
    <w:rsid w:val="00B85764"/>
    <w:rsid w:val="00B85794"/>
    <w:rsid w:val="00B866AD"/>
    <w:rsid w:val="00B86D50"/>
    <w:rsid w:val="00B86F5C"/>
    <w:rsid w:val="00B913E3"/>
    <w:rsid w:val="00B9308F"/>
    <w:rsid w:val="00B934BC"/>
    <w:rsid w:val="00B941ED"/>
    <w:rsid w:val="00B945B6"/>
    <w:rsid w:val="00B951FB"/>
    <w:rsid w:val="00B9580A"/>
    <w:rsid w:val="00B95E9E"/>
    <w:rsid w:val="00B963D6"/>
    <w:rsid w:val="00B965D2"/>
    <w:rsid w:val="00B966F2"/>
    <w:rsid w:val="00B97116"/>
    <w:rsid w:val="00B97976"/>
    <w:rsid w:val="00B9E4BF"/>
    <w:rsid w:val="00BA0CE8"/>
    <w:rsid w:val="00BA1427"/>
    <w:rsid w:val="00BA15AE"/>
    <w:rsid w:val="00BA1B0B"/>
    <w:rsid w:val="00BA227B"/>
    <w:rsid w:val="00BA2B6F"/>
    <w:rsid w:val="00BA2D2E"/>
    <w:rsid w:val="00BA3056"/>
    <w:rsid w:val="00BA3D1F"/>
    <w:rsid w:val="00BA4216"/>
    <w:rsid w:val="00BA42A3"/>
    <w:rsid w:val="00BA4495"/>
    <w:rsid w:val="00BA5E7F"/>
    <w:rsid w:val="00BB1745"/>
    <w:rsid w:val="00BB17D7"/>
    <w:rsid w:val="00BB2217"/>
    <w:rsid w:val="00BB2557"/>
    <w:rsid w:val="00BB4165"/>
    <w:rsid w:val="00BB42EB"/>
    <w:rsid w:val="00BB4503"/>
    <w:rsid w:val="00BB4C32"/>
    <w:rsid w:val="00BB5146"/>
    <w:rsid w:val="00BB6ACB"/>
    <w:rsid w:val="00BB6CB0"/>
    <w:rsid w:val="00BB6D78"/>
    <w:rsid w:val="00BB7988"/>
    <w:rsid w:val="00BB7E59"/>
    <w:rsid w:val="00BC1B49"/>
    <w:rsid w:val="00BC253E"/>
    <w:rsid w:val="00BC2889"/>
    <w:rsid w:val="00BC2D43"/>
    <w:rsid w:val="00BC3173"/>
    <w:rsid w:val="00BC3443"/>
    <w:rsid w:val="00BC41DB"/>
    <w:rsid w:val="00BC5991"/>
    <w:rsid w:val="00BC62F9"/>
    <w:rsid w:val="00BC67BD"/>
    <w:rsid w:val="00BC73A3"/>
    <w:rsid w:val="00BC76CA"/>
    <w:rsid w:val="00BC7BBB"/>
    <w:rsid w:val="00BD054D"/>
    <w:rsid w:val="00BD2766"/>
    <w:rsid w:val="00BD3FEA"/>
    <w:rsid w:val="00BD4417"/>
    <w:rsid w:val="00BD49BE"/>
    <w:rsid w:val="00BD539E"/>
    <w:rsid w:val="00BD551F"/>
    <w:rsid w:val="00BD6556"/>
    <w:rsid w:val="00BD6613"/>
    <w:rsid w:val="00BD66D4"/>
    <w:rsid w:val="00BD67A5"/>
    <w:rsid w:val="00BD6ED1"/>
    <w:rsid w:val="00BE18BB"/>
    <w:rsid w:val="00BE1A1D"/>
    <w:rsid w:val="00BE2431"/>
    <w:rsid w:val="00BE260E"/>
    <w:rsid w:val="00BE3212"/>
    <w:rsid w:val="00BE3D81"/>
    <w:rsid w:val="00BE4364"/>
    <w:rsid w:val="00BE452D"/>
    <w:rsid w:val="00BE4A40"/>
    <w:rsid w:val="00BE6A4D"/>
    <w:rsid w:val="00BE7D9E"/>
    <w:rsid w:val="00BE7E2C"/>
    <w:rsid w:val="00BF05BD"/>
    <w:rsid w:val="00BF0C68"/>
    <w:rsid w:val="00BF0F97"/>
    <w:rsid w:val="00BF21E3"/>
    <w:rsid w:val="00BF2490"/>
    <w:rsid w:val="00BF2769"/>
    <w:rsid w:val="00BF3227"/>
    <w:rsid w:val="00BF4646"/>
    <w:rsid w:val="00BF5597"/>
    <w:rsid w:val="00BF5728"/>
    <w:rsid w:val="00BF5EAB"/>
    <w:rsid w:val="00BF63BE"/>
    <w:rsid w:val="00C00452"/>
    <w:rsid w:val="00C031CA"/>
    <w:rsid w:val="00C03C82"/>
    <w:rsid w:val="00C04A2A"/>
    <w:rsid w:val="00C04B9F"/>
    <w:rsid w:val="00C05A4D"/>
    <w:rsid w:val="00C05C70"/>
    <w:rsid w:val="00C05CEB"/>
    <w:rsid w:val="00C069E2"/>
    <w:rsid w:val="00C06E7B"/>
    <w:rsid w:val="00C0783F"/>
    <w:rsid w:val="00C07B3A"/>
    <w:rsid w:val="00C10A3F"/>
    <w:rsid w:val="00C11148"/>
    <w:rsid w:val="00C11FFF"/>
    <w:rsid w:val="00C12CB9"/>
    <w:rsid w:val="00C14EA7"/>
    <w:rsid w:val="00C15327"/>
    <w:rsid w:val="00C156C1"/>
    <w:rsid w:val="00C163C7"/>
    <w:rsid w:val="00C20652"/>
    <w:rsid w:val="00C230E7"/>
    <w:rsid w:val="00C234D4"/>
    <w:rsid w:val="00C23626"/>
    <w:rsid w:val="00C242AC"/>
    <w:rsid w:val="00C2448A"/>
    <w:rsid w:val="00C24631"/>
    <w:rsid w:val="00C25F6B"/>
    <w:rsid w:val="00C26D2A"/>
    <w:rsid w:val="00C26F5D"/>
    <w:rsid w:val="00C27245"/>
    <w:rsid w:val="00C27C6B"/>
    <w:rsid w:val="00C3034C"/>
    <w:rsid w:val="00C3066E"/>
    <w:rsid w:val="00C30714"/>
    <w:rsid w:val="00C3135A"/>
    <w:rsid w:val="00C339D7"/>
    <w:rsid w:val="00C33B8B"/>
    <w:rsid w:val="00C33E6E"/>
    <w:rsid w:val="00C36C08"/>
    <w:rsid w:val="00C3756F"/>
    <w:rsid w:val="00C377C2"/>
    <w:rsid w:val="00C40524"/>
    <w:rsid w:val="00C4112E"/>
    <w:rsid w:val="00C41744"/>
    <w:rsid w:val="00C42F2E"/>
    <w:rsid w:val="00C436F9"/>
    <w:rsid w:val="00C43782"/>
    <w:rsid w:val="00C4382E"/>
    <w:rsid w:val="00C439BC"/>
    <w:rsid w:val="00C44613"/>
    <w:rsid w:val="00C4504E"/>
    <w:rsid w:val="00C455CF"/>
    <w:rsid w:val="00C45F7A"/>
    <w:rsid w:val="00C50660"/>
    <w:rsid w:val="00C51C01"/>
    <w:rsid w:val="00C51E46"/>
    <w:rsid w:val="00C52454"/>
    <w:rsid w:val="00C52637"/>
    <w:rsid w:val="00C52B84"/>
    <w:rsid w:val="00C53601"/>
    <w:rsid w:val="00C538C1"/>
    <w:rsid w:val="00C53BA9"/>
    <w:rsid w:val="00C53EDB"/>
    <w:rsid w:val="00C541CF"/>
    <w:rsid w:val="00C544B7"/>
    <w:rsid w:val="00C5463E"/>
    <w:rsid w:val="00C55417"/>
    <w:rsid w:val="00C5678C"/>
    <w:rsid w:val="00C56827"/>
    <w:rsid w:val="00C60108"/>
    <w:rsid w:val="00C610D6"/>
    <w:rsid w:val="00C619B2"/>
    <w:rsid w:val="00C62447"/>
    <w:rsid w:val="00C63516"/>
    <w:rsid w:val="00C636FE"/>
    <w:rsid w:val="00C63CD4"/>
    <w:rsid w:val="00C6418D"/>
    <w:rsid w:val="00C649D9"/>
    <w:rsid w:val="00C64BB6"/>
    <w:rsid w:val="00C64CC3"/>
    <w:rsid w:val="00C651BD"/>
    <w:rsid w:val="00C6623F"/>
    <w:rsid w:val="00C66E07"/>
    <w:rsid w:val="00C6775B"/>
    <w:rsid w:val="00C67849"/>
    <w:rsid w:val="00C6BE51"/>
    <w:rsid w:val="00C70572"/>
    <w:rsid w:val="00C70621"/>
    <w:rsid w:val="00C70972"/>
    <w:rsid w:val="00C71107"/>
    <w:rsid w:val="00C71111"/>
    <w:rsid w:val="00C72E3D"/>
    <w:rsid w:val="00C7383E"/>
    <w:rsid w:val="00C73F47"/>
    <w:rsid w:val="00C743B5"/>
    <w:rsid w:val="00C744B6"/>
    <w:rsid w:val="00C74DED"/>
    <w:rsid w:val="00C74FA1"/>
    <w:rsid w:val="00C754F1"/>
    <w:rsid w:val="00C7566D"/>
    <w:rsid w:val="00C75992"/>
    <w:rsid w:val="00C76751"/>
    <w:rsid w:val="00C7683D"/>
    <w:rsid w:val="00C803D2"/>
    <w:rsid w:val="00C806C8"/>
    <w:rsid w:val="00C823E7"/>
    <w:rsid w:val="00C8450F"/>
    <w:rsid w:val="00C84A45"/>
    <w:rsid w:val="00C85756"/>
    <w:rsid w:val="00C858E9"/>
    <w:rsid w:val="00C864F5"/>
    <w:rsid w:val="00C86B05"/>
    <w:rsid w:val="00C8728E"/>
    <w:rsid w:val="00C90B1A"/>
    <w:rsid w:val="00C9147C"/>
    <w:rsid w:val="00C923E8"/>
    <w:rsid w:val="00C950FF"/>
    <w:rsid w:val="00C962DC"/>
    <w:rsid w:val="00C96328"/>
    <w:rsid w:val="00C97621"/>
    <w:rsid w:val="00CA029C"/>
    <w:rsid w:val="00CA0421"/>
    <w:rsid w:val="00CA1CDF"/>
    <w:rsid w:val="00CA23C1"/>
    <w:rsid w:val="00CA407A"/>
    <w:rsid w:val="00CA4178"/>
    <w:rsid w:val="00CA4560"/>
    <w:rsid w:val="00CA4B7B"/>
    <w:rsid w:val="00CA5056"/>
    <w:rsid w:val="00CA569C"/>
    <w:rsid w:val="00CA7885"/>
    <w:rsid w:val="00CA7C58"/>
    <w:rsid w:val="00CB0A8C"/>
    <w:rsid w:val="00CB1282"/>
    <w:rsid w:val="00CB3748"/>
    <w:rsid w:val="00CB3A7F"/>
    <w:rsid w:val="00CB50CC"/>
    <w:rsid w:val="00CB50DB"/>
    <w:rsid w:val="00CB5706"/>
    <w:rsid w:val="00CB5B5C"/>
    <w:rsid w:val="00CB5F01"/>
    <w:rsid w:val="00CB73E6"/>
    <w:rsid w:val="00CC03E3"/>
    <w:rsid w:val="00CC396C"/>
    <w:rsid w:val="00CC3EF4"/>
    <w:rsid w:val="00CC4B01"/>
    <w:rsid w:val="00CC4D82"/>
    <w:rsid w:val="00CC525C"/>
    <w:rsid w:val="00CC5974"/>
    <w:rsid w:val="00CC5CB9"/>
    <w:rsid w:val="00CC655F"/>
    <w:rsid w:val="00CC664A"/>
    <w:rsid w:val="00CC6679"/>
    <w:rsid w:val="00CC723E"/>
    <w:rsid w:val="00CC7B6C"/>
    <w:rsid w:val="00CD08F7"/>
    <w:rsid w:val="00CD111F"/>
    <w:rsid w:val="00CD1DFD"/>
    <w:rsid w:val="00CD1EC4"/>
    <w:rsid w:val="00CD215A"/>
    <w:rsid w:val="00CD303B"/>
    <w:rsid w:val="00CD3C78"/>
    <w:rsid w:val="00CD51DB"/>
    <w:rsid w:val="00CD5FD4"/>
    <w:rsid w:val="00CD61E3"/>
    <w:rsid w:val="00CD6589"/>
    <w:rsid w:val="00CD698F"/>
    <w:rsid w:val="00CE0084"/>
    <w:rsid w:val="00CE0105"/>
    <w:rsid w:val="00CE12DD"/>
    <w:rsid w:val="00CE201C"/>
    <w:rsid w:val="00CE2CD5"/>
    <w:rsid w:val="00CE2E38"/>
    <w:rsid w:val="00CE3317"/>
    <w:rsid w:val="00CE559B"/>
    <w:rsid w:val="00CE5E89"/>
    <w:rsid w:val="00CE6A2E"/>
    <w:rsid w:val="00CE7FDA"/>
    <w:rsid w:val="00CF0422"/>
    <w:rsid w:val="00CF1B24"/>
    <w:rsid w:val="00CF247C"/>
    <w:rsid w:val="00CF2FE2"/>
    <w:rsid w:val="00CF30D5"/>
    <w:rsid w:val="00CF4100"/>
    <w:rsid w:val="00CF731E"/>
    <w:rsid w:val="00D0059D"/>
    <w:rsid w:val="00D00D36"/>
    <w:rsid w:val="00D011E6"/>
    <w:rsid w:val="00D01292"/>
    <w:rsid w:val="00D013AB"/>
    <w:rsid w:val="00D02C4D"/>
    <w:rsid w:val="00D038EB"/>
    <w:rsid w:val="00D03ABA"/>
    <w:rsid w:val="00D0456E"/>
    <w:rsid w:val="00D0482B"/>
    <w:rsid w:val="00D064AE"/>
    <w:rsid w:val="00D06B1A"/>
    <w:rsid w:val="00D07151"/>
    <w:rsid w:val="00D1053D"/>
    <w:rsid w:val="00D10D03"/>
    <w:rsid w:val="00D110BD"/>
    <w:rsid w:val="00D123E9"/>
    <w:rsid w:val="00D127CF"/>
    <w:rsid w:val="00D12DB7"/>
    <w:rsid w:val="00D13A5D"/>
    <w:rsid w:val="00D13BD1"/>
    <w:rsid w:val="00D14013"/>
    <w:rsid w:val="00D14191"/>
    <w:rsid w:val="00D1484C"/>
    <w:rsid w:val="00D15327"/>
    <w:rsid w:val="00D15786"/>
    <w:rsid w:val="00D16259"/>
    <w:rsid w:val="00D1631F"/>
    <w:rsid w:val="00D17573"/>
    <w:rsid w:val="00D17957"/>
    <w:rsid w:val="00D2030C"/>
    <w:rsid w:val="00D20763"/>
    <w:rsid w:val="00D20966"/>
    <w:rsid w:val="00D20A45"/>
    <w:rsid w:val="00D2167B"/>
    <w:rsid w:val="00D2249B"/>
    <w:rsid w:val="00D229F3"/>
    <w:rsid w:val="00D2323A"/>
    <w:rsid w:val="00D236B0"/>
    <w:rsid w:val="00D236B7"/>
    <w:rsid w:val="00D24BB9"/>
    <w:rsid w:val="00D2617A"/>
    <w:rsid w:val="00D267EF"/>
    <w:rsid w:val="00D30041"/>
    <w:rsid w:val="00D30077"/>
    <w:rsid w:val="00D313D7"/>
    <w:rsid w:val="00D31BD4"/>
    <w:rsid w:val="00D34E88"/>
    <w:rsid w:val="00D3506E"/>
    <w:rsid w:val="00D3553D"/>
    <w:rsid w:val="00D35C88"/>
    <w:rsid w:val="00D36E4F"/>
    <w:rsid w:val="00D37327"/>
    <w:rsid w:val="00D40C24"/>
    <w:rsid w:val="00D42ABF"/>
    <w:rsid w:val="00D43BA2"/>
    <w:rsid w:val="00D447C4"/>
    <w:rsid w:val="00D454BF"/>
    <w:rsid w:val="00D45728"/>
    <w:rsid w:val="00D46356"/>
    <w:rsid w:val="00D4772E"/>
    <w:rsid w:val="00D501C2"/>
    <w:rsid w:val="00D52035"/>
    <w:rsid w:val="00D522DE"/>
    <w:rsid w:val="00D54A61"/>
    <w:rsid w:val="00D55766"/>
    <w:rsid w:val="00D5588B"/>
    <w:rsid w:val="00D55B7E"/>
    <w:rsid w:val="00D56F68"/>
    <w:rsid w:val="00D5712C"/>
    <w:rsid w:val="00D60D4A"/>
    <w:rsid w:val="00D611DF"/>
    <w:rsid w:val="00D61315"/>
    <w:rsid w:val="00D6256F"/>
    <w:rsid w:val="00D62CD2"/>
    <w:rsid w:val="00D63358"/>
    <w:rsid w:val="00D638BD"/>
    <w:rsid w:val="00D6445E"/>
    <w:rsid w:val="00D649DE"/>
    <w:rsid w:val="00D651A8"/>
    <w:rsid w:val="00D655E5"/>
    <w:rsid w:val="00D65D51"/>
    <w:rsid w:val="00D676D5"/>
    <w:rsid w:val="00D67D7A"/>
    <w:rsid w:val="00D70B0B"/>
    <w:rsid w:val="00D71386"/>
    <w:rsid w:val="00D713D7"/>
    <w:rsid w:val="00D71F67"/>
    <w:rsid w:val="00D7261C"/>
    <w:rsid w:val="00D72C03"/>
    <w:rsid w:val="00D74554"/>
    <w:rsid w:val="00D76035"/>
    <w:rsid w:val="00D762B6"/>
    <w:rsid w:val="00D77443"/>
    <w:rsid w:val="00D77726"/>
    <w:rsid w:val="00D77DDC"/>
    <w:rsid w:val="00D77ED7"/>
    <w:rsid w:val="00D8273D"/>
    <w:rsid w:val="00D82D1C"/>
    <w:rsid w:val="00D83199"/>
    <w:rsid w:val="00D851FC"/>
    <w:rsid w:val="00D85A51"/>
    <w:rsid w:val="00D85D78"/>
    <w:rsid w:val="00D90237"/>
    <w:rsid w:val="00D90552"/>
    <w:rsid w:val="00D906C3"/>
    <w:rsid w:val="00D9073E"/>
    <w:rsid w:val="00D9148A"/>
    <w:rsid w:val="00D927E1"/>
    <w:rsid w:val="00D92897"/>
    <w:rsid w:val="00D93B47"/>
    <w:rsid w:val="00D95C60"/>
    <w:rsid w:val="00D964D4"/>
    <w:rsid w:val="00D97F3E"/>
    <w:rsid w:val="00DA0F6B"/>
    <w:rsid w:val="00DA1F2A"/>
    <w:rsid w:val="00DA3EE7"/>
    <w:rsid w:val="00DA6027"/>
    <w:rsid w:val="00DA6429"/>
    <w:rsid w:val="00DA6C37"/>
    <w:rsid w:val="00DA722C"/>
    <w:rsid w:val="00DA7450"/>
    <w:rsid w:val="00DA7D96"/>
    <w:rsid w:val="00DB09A1"/>
    <w:rsid w:val="00DB0AF0"/>
    <w:rsid w:val="00DB2721"/>
    <w:rsid w:val="00DB2946"/>
    <w:rsid w:val="00DB2AD4"/>
    <w:rsid w:val="00DB34D8"/>
    <w:rsid w:val="00DB37D4"/>
    <w:rsid w:val="00DB4D72"/>
    <w:rsid w:val="00DB5D44"/>
    <w:rsid w:val="00DB6D4F"/>
    <w:rsid w:val="00DB71C1"/>
    <w:rsid w:val="00DB727D"/>
    <w:rsid w:val="00DB7E34"/>
    <w:rsid w:val="00DC033A"/>
    <w:rsid w:val="00DC047B"/>
    <w:rsid w:val="00DC0982"/>
    <w:rsid w:val="00DC1CE3"/>
    <w:rsid w:val="00DC2898"/>
    <w:rsid w:val="00DC2996"/>
    <w:rsid w:val="00DC338E"/>
    <w:rsid w:val="00DC4C21"/>
    <w:rsid w:val="00DC5526"/>
    <w:rsid w:val="00DC5692"/>
    <w:rsid w:val="00DC5E2D"/>
    <w:rsid w:val="00DC6A30"/>
    <w:rsid w:val="00DC7B6F"/>
    <w:rsid w:val="00DC7C36"/>
    <w:rsid w:val="00DD0895"/>
    <w:rsid w:val="00DD1D75"/>
    <w:rsid w:val="00DD1E8A"/>
    <w:rsid w:val="00DD468F"/>
    <w:rsid w:val="00DD4CC8"/>
    <w:rsid w:val="00DE04DA"/>
    <w:rsid w:val="00DE1ED1"/>
    <w:rsid w:val="00DE21E8"/>
    <w:rsid w:val="00DE2EFE"/>
    <w:rsid w:val="00DE3104"/>
    <w:rsid w:val="00DE3FAF"/>
    <w:rsid w:val="00DE40DE"/>
    <w:rsid w:val="00DE5214"/>
    <w:rsid w:val="00DE5F12"/>
    <w:rsid w:val="00DE6EAF"/>
    <w:rsid w:val="00DF057B"/>
    <w:rsid w:val="00DF0AC8"/>
    <w:rsid w:val="00DF0F90"/>
    <w:rsid w:val="00DF2783"/>
    <w:rsid w:val="00DF3299"/>
    <w:rsid w:val="00DF3F9F"/>
    <w:rsid w:val="00DF413A"/>
    <w:rsid w:val="00DF4145"/>
    <w:rsid w:val="00DF45BD"/>
    <w:rsid w:val="00DF5963"/>
    <w:rsid w:val="00DF6B2E"/>
    <w:rsid w:val="00DF75A6"/>
    <w:rsid w:val="00E00659"/>
    <w:rsid w:val="00E02481"/>
    <w:rsid w:val="00E02AAB"/>
    <w:rsid w:val="00E02F5E"/>
    <w:rsid w:val="00E02FED"/>
    <w:rsid w:val="00E035B7"/>
    <w:rsid w:val="00E044F4"/>
    <w:rsid w:val="00E04B7D"/>
    <w:rsid w:val="00E06C9F"/>
    <w:rsid w:val="00E07D2F"/>
    <w:rsid w:val="00E118E6"/>
    <w:rsid w:val="00E12CAB"/>
    <w:rsid w:val="00E159CC"/>
    <w:rsid w:val="00E15E4C"/>
    <w:rsid w:val="00E17870"/>
    <w:rsid w:val="00E1F4A1"/>
    <w:rsid w:val="00E22C0D"/>
    <w:rsid w:val="00E25177"/>
    <w:rsid w:val="00E27B46"/>
    <w:rsid w:val="00E27EA3"/>
    <w:rsid w:val="00E3098D"/>
    <w:rsid w:val="00E310F3"/>
    <w:rsid w:val="00E31917"/>
    <w:rsid w:val="00E3351E"/>
    <w:rsid w:val="00E336FF"/>
    <w:rsid w:val="00E33A68"/>
    <w:rsid w:val="00E33F10"/>
    <w:rsid w:val="00E3498A"/>
    <w:rsid w:val="00E355D9"/>
    <w:rsid w:val="00E360C8"/>
    <w:rsid w:val="00E3641E"/>
    <w:rsid w:val="00E37186"/>
    <w:rsid w:val="00E3BF84"/>
    <w:rsid w:val="00E4062A"/>
    <w:rsid w:val="00E40C73"/>
    <w:rsid w:val="00E410BD"/>
    <w:rsid w:val="00E41CC1"/>
    <w:rsid w:val="00E42169"/>
    <w:rsid w:val="00E43C46"/>
    <w:rsid w:val="00E44595"/>
    <w:rsid w:val="00E45CE2"/>
    <w:rsid w:val="00E46316"/>
    <w:rsid w:val="00E47A00"/>
    <w:rsid w:val="00E47F5D"/>
    <w:rsid w:val="00E5050A"/>
    <w:rsid w:val="00E50B7C"/>
    <w:rsid w:val="00E52427"/>
    <w:rsid w:val="00E5348B"/>
    <w:rsid w:val="00E537A1"/>
    <w:rsid w:val="00E53F2A"/>
    <w:rsid w:val="00E54C46"/>
    <w:rsid w:val="00E5510B"/>
    <w:rsid w:val="00E55119"/>
    <w:rsid w:val="00E551EE"/>
    <w:rsid w:val="00E552D1"/>
    <w:rsid w:val="00E567BF"/>
    <w:rsid w:val="00E56B4D"/>
    <w:rsid w:val="00E573C4"/>
    <w:rsid w:val="00E57E34"/>
    <w:rsid w:val="00E60184"/>
    <w:rsid w:val="00E60A52"/>
    <w:rsid w:val="00E60D94"/>
    <w:rsid w:val="00E617B0"/>
    <w:rsid w:val="00E61A96"/>
    <w:rsid w:val="00E61F5C"/>
    <w:rsid w:val="00E62172"/>
    <w:rsid w:val="00E624A9"/>
    <w:rsid w:val="00E629FA"/>
    <w:rsid w:val="00E64641"/>
    <w:rsid w:val="00E66350"/>
    <w:rsid w:val="00E66C5C"/>
    <w:rsid w:val="00E675B1"/>
    <w:rsid w:val="00E67627"/>
    <w:rsid w:val="00E708E3"/>
    <w:rsid w:val="00E70DA8"/>
    <w:rsid w:val="00E719A1"/>
    <w:rsid w:val="00E73799"/>
    <w:rsid w:val="00E73813"/>
    <w:rsid w:val="00E7399C"/>
    <w:rsid w:val="00E73C86"/>
    <w:rsid w:val="00E74E67"/>
    <w:rsid w:val="00E74E68"/>
    <w:rsid w:val="00E76911"/>
    <w:rsid w:val="00E77157"/>
    <w:rsid w:val="00E80EB7"/>
    <w:rsid w:val="00E811DD"/>
    <w:rsid w:val="00E81529"/>
    <w:rsid w:val="00E84D39"/>
    <w:rsid w:val="00E85539"/>
    <w:rsid w:val="00E85C87"/>
    <w:rsid w:val="00E85DB1"/>
    <w:rsid w:val="00E86230"/>
    <w:rsid w:val="00E87E7C"/>
    <w:rsid w:val="00E904C7"/>
    <w:rsid w:val="00E91568"/>
    <w:rsid w:val="00E91A1F"/>
    <w:rsid w:val="00E91E8C"/>
    <w:rsid w:val="00E9270F"/>
    <w:rsid w:val="00E92CDD"/>
    <w:rsid w:val="00E93079"/>
    <w:rsid w:val="00E9355D"/>
    <w:rsid w:val="00E93958"/>
    <w:rsid w:val="00E93A8F"/>
    <w:rsid w:val="00E93F4C"/>
    <w:rsid w:val="00E94D94"/>
    <w:rsid w:val="00E94ED9"/>
    <w:rsid w:val="00E95592"/>
    <w:rsid w:val="00E955D6"/>
    <w:rsid w:val="00E95990"/>
    <w:rsid w:val="00E968C0"/>
    <w:rsid w:val="00E96CD2"/>
    <w:rsid w:val="00E96DD8"/>
    <w:rsid w:val="00EA0F43"/>
    <w:rsid w:val="00EA1E29"/>
    <w:rsid w:val="00EA3610"/>
    <w:rsid w:val="00EA396E"/>
    <w:rsid w:val="00EA4ABD"/>
    <w:rsid w:val="00EA4B8E"/>
    <w:rsid w:val="00EA5405"/>
    <w:rsid w:val="00EA60F5"/>
    <w:rsid w:val="00EA7296"/>
    <w:rsid w:val="00EB085A"/>
    <w:rsid w:val="00EB1A32"/>
    <w:rsid w:val="00EB25D2"/>
    <w:rsid w:val="00EB33DE"/>
    <w:rsid w:val="00EB3A33"/>
    <w:rsid w:val="00EB4697"/>
    <w:rsid w:val="00EB4FFC"/>
    <w:rsid w:val="00EB607F"/>
    <w:rsid w:val="00EC0EFF"/>
    <w:rsid w:val="00EC3C72"/>
    <w:rsid w:val="00EC5D7B"/>
    <w:rsid w:val="00EC5FBC"/>
    <w:rsid w:val="00EC69E1"/>
    <w:rsid w:val="00EC6B70"/>
    <w:rsid w:val="00ED00DA"/>
    <w:rsid w:val="00ED0948"/>
    <w:rsid w:val="00ED2731"/>
    <w:rsid w:val="00ED2A46"/>
    <w:rsid w:val="00ED2C15"/>
    <w:rsid w:val="00ED3647"/>
    <w:rsid w:val="00ED3A07"/>
    <w:rsid w:val="00ED459F"/>
    <w:rsid w:val="00ED5E2D"/>
    <w:rsid w:val="00ED6037"/>
    <w:rsid w:val="00ED662E"/>
    <w:rsid w:val="00ED76C9"/>
    <w:rsid w:val="00EE170B"/>
    <w:rsid w:val="00EE2A7F"/>
    <w:rsid w:val="00EE4DB3"/>
    <w:rsid w:val="00EE5280"/>
    <w:rsid w:val="00EE5A45"/>
    <w:rsid w:val="00EE6957"/>
    <w:rsid w:val="00EE759A"/>
    <w:rsid w:val="00EE7B2D"/>
    <w:rsid w:val="00EF0028"/>
    <w:rsid w:val="00EF0064"/>
    <w:rsid w:val="00EF0B80"/>
    <w:rsid w:val="00EF121E"/>
    <w:rsid w:val="00EF13EF"/>
    <w:rsid w:val="00EF19F6"/>
    <w:rsid w:val="00EF2421"/>
    <w:rsid w:val="00EF26FE"/>
    <w:rsid w:val="00EF2C13"/>
    <w:rsid w:val="00EF34CD"/>
    <w:rsid w:val="00EF437C"/>
    <w:rsid w:val="00EF4642"/>
    <w:rsid w:val="00EF4747"/>
    <w:rsid w:val="00EF486F"/>
    <w:rsid w:val="00EF6E22"/>
    <w:rsid w:val="00EF7F01"/>
    <w:rsid w:val="00EFF561"/>
    <w:rsid w:val="00F0078D"/>
    <w:rsid w:val="00F01693"/>
    <w:rsid w:val="00F01877"/>
    <w:rsid w:val="00F020A9"/>
    <w:rsid w:val="00F033AC"/>
    <w:rsid w:val="00F0532D"/>
    <w:rsid w:val="00F05C05"/>
    <w:rsid w:val="00F06377"/>
    <w:rsid w:val="00F0665F"/>
    <w:rsid w:val="00F076B3"/>
    <w:rsid w:val="00F07846"/>
    <w:rsid w:val="00F07A77"/>
    <w:rsid w:val="00F07F7A"/>
    <w:rsid w:val="00F10A68"/>
    <w:rsid w:val="00F11018"/>
    <w:rsid w:val="00F115A6"/>
    <w:rsid w:val="00F11995"/>
    <w:rsid w:val="00F119FB"/>
    <w:rsid w:val="00F1262A"/>
    <w:rsid w:val="00F12DDA"/>
    <w:rsid w:val="00F147DE"/>
    <w:rsid w:val="00F1561F"/>
    <w:rsid w:val="00F15921"/>
    <w:rsid w:val="00F15F56"/>
    <w:rsid w:val="00F166F6"/>
    <w:rsid w:val="00F20103"/>
    <w:rsid w:val="00F20483"/>
    <w:rsid w:val="00F208E0"/>
    <w:rsid w:val="00F209FB"/>
    <w:rsid w:val="00F21816"/>
    <w:rsid w:val="00F223E4"/>
    <w:rsid w:val="00F2461E"/>
    <w:rsid w:val="00F24A10"/>
    <w:rsid w:val="00F25EE8"/>
    <w:rsid w:val="00F26DD0"/>
    <w:rsid w:val="00F272B6"/>
    <w:rsid w:val="00F27645"/>
    <w:rsid w:val="00F302B1"/>
    <w:rsid w:val="00F30AD2"/>
    <w:rsid w:val="00F3108F"/>
    <w:rsid w:val="00F31DF1"/>
    <w:rsid w:val="00F33E42"/>
    <w:rsid w:val="00F3513C"/>
    <w:rsid w:val="00F35D56"/>
    <w:rsid w:val="00F35FCA"/>
    <w:rsid w:val="00F3650E"/>
    <w:rsid w:val="00F36790"/>
    <w:rsid w:val="00F36797"/>
    <w:rsid w:val="00F374A5"/>
    <w:rsid w:val="00F4135D"/>
    <w:rsid w:val="00F416E8"/>
    <w:rsid w:val="00F42509"/>
    <w:rsid w:val="00F42F17"/>
    <w:rsid w:val="00F44E53"/>
    <w:rsid w:val="00F45B5A"/>
    <w:rsid w:val="00F47A73"/>
    <w:rsid w:val="00F5216A"/>
    <w:rsid w:val="00F52B14"/>
    <w:rsid w:val="00F52F02"/>
    <w:rsid w:val="00F53C0F"/>
    <w:rsid w:val="00F53DA2"/>
    <w:rsid w:val="00F54A20"/>
    <w:rsid w:val="00F55BD4"/>
    <w:rsid w:val="00F60455"/>
    <w:rsid w:val="00F60717"/>
    <w:rsid w:val="00F60B16"/>
    <w:rsid w:val="00F61AAA"/>
    <w:rsid w:val="00F61B02"/>
    <w:rsid w:val="00F625C5"/>
    <w:rsid w:val="00F62970"/>
    <w:rsid w:val="00F63B48"/>
    <w:rsid w:val="00F64298"/>
    <w:rsid w:val="00F6479D"/>
    <w:rsid w:val="00F6496E"/>
    <w:rsid w:val="00F6551A"/>
    <w:rsid w:val="00F65653"/>
    <w:rsid w:val="00F662A9"/>
    <w:rsid w:val="00F668F3"/>
    <w:rsid w:val="00F66A83"/>
    <w:rsid w:val="00F67390"/>
    <w:rsid w:val="00F67913"/>
    <w:rsid w:val="00F67E5C"/>
    <w:rsid w:val="00F70833"/>
    <w:rsid w:val="00F70997"/>
    <w:rsid w:val="00F70CD5"/>
    <w:rsid w:val="00F710B2"/>
    <w:rsid w:val="00F73ED1"/>
    <w:rsid w:val="00F74C07"/>
    <w:rsid w:val="00F752DD"/>
    <w:rsid w:val="00F759B0"/>
    <w:rsid w:val="00F77435"/>
    <w:rsid w:val="00F77472"/>
    <w:rsid w:val="00F8039C"/>
    <w:rsid w:val="00F80747"/>
    <w:rsid w:val="00F80877"/>
    <w:rsid w:val="00F80A05"/>
    <w:rsid w:val="00F81C45"/>
    <w:rsid w:val="00F82040"/>
    <w:rsid w:val="00F82505"/>
    <w:rsid w:val="00F8277C"/>
    <w:rsid w:val="00F82C80"/>
    <w:rsid w:val="00F82DDB"/>
    <w:rsid w:val="00F8405C"/>
    <w:rsid w:val="00F842CD"/>
    <w:rsid w:val="00F85BB4"/>
    <w:rsid w:val="00F8743D"/>
    <w:rsid w:val="00F8790A"/>
    <w:rsid w:val="00F90630"/>
    <w:rsid w:val="00F90A3B"/>
    <w:rsid w:val="00F91E66"/>
    <w:rsid w:val="00F92ED8"/>
    <w:rsid w:val="00F93014"/>
    <w:rsid w:val="00F944C2"/>
    <w:rsid w:val="00F94CAD"/>
    <w:rsid w:val="00F951FF"/>
    <w:rsid w:val="00F9579F"/>
    <w:rsid w:val="00F95BAD"/>
    <w:rsid w:val="00F9606B"/>
    <w:rsid w:val="00F96CCD"/>
    <w:rsid w:val="00F96FA3"/>
    <w:rsid w:val="00F97FE8"/>
    <w:rsid w:val="00FA01FC"/>
    <w:rsid w:val="00FA0B06"/>
    <w:rsid w:val="00FA0C0A"/>
    <w:rsid w:val="00FA127F"/>
    <w:rsid w:val="00FA146D"/>
    <w:rsid w:val="00FA166C"/>
    <w:rsid w:val="00FA2741"/>
    <w:rsid w:val="00FA2A07"/>
    <w:rsid w:val="00FA2D2B"/>
    <w:rsid w:val="00FA2FC3"/>
    <w:rsid w:val="00FA374E"/>
    <w:rsid w:val="00FA3EB3"/>
    <w:rsid w:val="00FA7250"/>
    <w:rsid w:val="00FA7690"/>
    <w:rsid w:val="00FB0565"/>
    <w:rsid w:val="00FB0E81"/>
    <w:rsid w:val="00FB16EA"/>
    <w:rsid w:val="00FB21B1"/>
    <w:rsid w:val="00FB243F"/>
    <w:rsid w:val="00FB37DE"/>
    <w:rsid w:val="00FB3DF2"/>
    <w:rsid w:val="00FB4AD8"/>
    <w:rsid w:val="00FB4D4B"/>
    <w:rsid w:val="00FB5287"/>
    <w:rsid w:val="00FB66B6"/>
    <w:rsid w:val="00FB701F"/>
    <w:rsid w:val="00FB7FC4"/>
    <w:rsid w:val="00FC01E0"/>
    <w:rsid w:val="00FC0C56"/>
    <w:rsid w:val="00FC1070"/>
    <w:rsid w:val="00FC1A54"/>
    <w:rsid w:val="00FC1B63"/>
    <w:rsid w:val="00FC1C0A"/>
    <w:rsid w:val="00FC34BC"/>
    <w:rsid w:val="00FC4BD5"/>
    <w:rsid w:val="00FC5252"/>
    <w:rsid w:val="00FC6003"/>
    <w:rsid w:val="00FC687F"/>
    <w:rsid w:val="00FC6A59"/>
    <w:rsid w:val="00FC6EE4"/>
    <w:rsid w:val="00FC754F"/>
    <w:rsid w:val="00FC77CD"/>
    <w:rsid w:val="00FC7EAB"/>
    <w:rsid w:val="00FC9BC1"/>
    <w:rsid w:val="00FD11EA"/>
    <w:rsid w:val="00FD1EA6"/>
    <w:rsid w:val="00FD22EF"/>
    <w:rsid w:val="00FD2C87"/>
    <w:rsid w:val="00FD3A16"/>
    <w:rsid w:val="00FD3A65"/>
    <w:rsid w:val="00FD3D61"/>
    <w:rsid w:val="00FD3E02"/>
    <w:rsid w:val="00FD41F4"/>
    <w:rsid w:val="00FD43A1"/>
    <w:rsid w:val="00FD7128"/>
    <w:rsid w:val="00FD71C6"/>
    <w:rsid w:val="00FE0691"/>
    <w:rsid w:val="00FE0DA4"/>
    <w:rsid w:val="00FE1003"/>
    <w:rsid w:val="00FE1048"/>
    <w:rsid w:val="00FE25E9"/>
    <w:rsid w:val="00FE26B7"/>
    <w:rsid w:val="00FE2D23"/>
    <w:rsid w:val="00FE4300"/>
    <w:rsid w:val="00FE67E1"/>
    <w:rsid w:val="00FF1895"/>
    <w:rsid w:val="00FF2928"/>
    <w:rsid w:val="00FF2D27"/>
    <w:rsid w:val="00FF350E"/>
    <w:rsid w:val="00FF537E"/>
    <w:rsid w:val="00FF5469"/>
    <w:rsid w:val="00FF5C2F"/>
    <w:rsid w:val="010450B9"/>
    <w:rsid w:val="0121F4B1"/>
    <w:rsid w:val="0129B13E"/>
    <w:rsid w:val="013069D8"/>
    <w:rsid w:val="0130A030"/>
    <w:rsid w:val="0149DD76"/>
    <w:rsid w:val="014E73CF"/>
    <w:rsid w:val="0151A258"/>
    <w:rsid w:val="015751FD"/>
    <w:rsid w:val="017206AB"/>
    <w:rsid w:val="0173B414"/>
    <w:rsid w:val="01A53B1C"/>
    <w:rsid w:val="01B0B684"/>
    <w:rsid w:val="01BE0DFA"/>
    <w:rsid w:val="01C6BEC3"/>
    <w:rsid w:val="01CDCDDA"/>
    <w:rsid w:val="01CF05AC"/>
    <w:rsid w:val="01D2D207"/>
    <w:rsid w:val="01DD512C"/>
    <w:rsid w:val="01DF1299"/>
    <w:rsid w:val="01F10CE4"/>
    <w:rsid w:val="01FFAB17"/>
    <w:rsid w:val="020377C1"/>
    <w:rsid w:val="0204A70A"/>
    <w:rsid w:val="02288726"/>
    <w:rsid w:val="0232D5C7"/>
    <w:rsid w:val="023AEC42"/>
    <w:rsid w:val="0250C8BD"/>
    <w:rsid w:val="0269054A"/>
    <w:rsid w:val="026C41D9"/>
    <w:rsid w:val="026E7A1F"/>
    <w:rsid w:val="026EB801"/>
    <w:rsid w:val="0284574A"/>
    <w:rsid w:val="028AD715"/>
    <w:rsid w:val="0290CF77"/>
    <w:rsid w:val="02C1E40D"/>
    <w:rsid w:val="02C64415"/>
    <w:rsid w:val="02CC7091"/>
    <w:rsid w:val="02DAADA5"/>
    <w:rsid w:val="02DB9ABE"/>
    <w:rsid w:val="02E7B47A"/>
    <w:rsid w:val="02F7AE3B"/>
    <w:rsid w:val="02FD793E"/>
    <w:rsid w:val="02FE0D7C"/>
    <w:rsid w:val="030AF376"/>
    <w:rsid w:val="030BB258"/>
    <w:rsid w:val="03110D71"/>
    <w:rsid w:val="031B9AE3"/>
    <w:rsid w:val="03219A4F"/>
    <w:rsid w:val="032E108F"/>
    <w:rsid w:val="0333C313"/>
    <w:rsid w:val="033B3CF2"/>
    <w:rsid w:val="034679DA"/>
    <w:rsid w:val="0348F9E3"/>
    <w:rsid w:val="034A5D58"/>
    <w:rsid w:val="034A92E2"/>
    <w:rsid w:val="034D2B4E"/>
    <w:rsid w:val="03540F36"/>
    <w:rsid w:val="03813F84"/>
    <w:rsid w:val="0382B765"/>
    <w:rsid w:val="03864673"/>
    <w:rsid w:val="038A2FB6"/>
    <w:rsid w:val="038E88F9"/>
    <w:rsid w:val="03A13BF0"/>
    <w:rsid w:val="03AA09D5"/>
    <w:rsid w:val="03B108A6"/>
    <w:rsid w:val="03C36422"/>
    <w:rsid w:val="040C6E0A"/>
    <w:rsid w:val="040DF0F2"/>
    <w:rsid w:val="0411DB7A"/>
    <w:rsid w:val="0414F51C"/>
    <w:rsid w:val="0415E905"/>
    <w:rsid w:val="0422801A"/>
    <w:rsid w:val="042301AC"/>
    <w:rsid w:val="042977F3"/>
    <w:rsid w:val="04300181"/>
    <w:rsid w:val="043A16F6"/>
    <w:rsid w:val="0440F1DA"/>
    <w:rsid w:val="0445745A"/>
    <w:rsid w:val="04470636"/>
    <w:rsid w:val="04533308"/>
    <w:rsid w:val="045706AF"/>
    <w:rsid w:val="045EEE69"/>
    <w:rsid w:val="046669CA"/>
    <w:rsid w:val="04767A59"/>
    <w:rsid w:val="047C5C0D"/>
    <w:rsid w:val="048923BF"/>
    <w:rsid w:val="04999548"/>
    <w:rsid w:val="049A6C41"/>
    <w:rsid w:val="049AE75C"/>
    <w:rsid w:val="04B22FCE"/>
    <w:rsid w:val="04C4BD78"/>
    <w:rsid w:val="04C7D96A"/>
    <w:rsid w:val="04CB058B"/>
    <w:rsid w:val="04CF3098"/>
    <w:rsid w:val="04E24A3B"/>
    <w:rsid w:val="04E27679"/>
    <w:rsid w:val="04E4F962"/>
    <w:rsid w:val="04F0D409"/>
    <w:rsid w:val="04F811BF"/>
    <w:rsid w:val="04FF5F61"/>
    <w:rsid w:val="0506F173"/>
    <w:rsid w:val="0508993A"/>
    <w:rsid w:val="0515FA07"/>
    <w:rsid w:val="0519B562"/>
    <w:rsid w:val="0531FCEC"/>
    <w:rsid w:val="0532155F"/>
    <w:rsid w:val="0532D398"/>
    <w:rsid w:val="053AF140"/>
    <w:rsid w:val="05594855"/>
    <w:rsid w:val="05603446"/>
    <w:rsid w:val="0578D6AC"/>
    <w:rsid w:val="0593B074"/>
    <w:rsid w:val="05954721"/>
    <w:rsid w:val="05A0BB7D"/>
    <w:rsid w:val="05B6EC67"/>
    <w:rsid w:val="05BBBB1D"/>
    <w:rsid w:val="05BFA8C1"/>
    <w:rsid w:val="05DDE616"/>
    <w:rsid w:val="05F4B49F"/>
    <w:rsid w:val="060C7C48"/>
    <w:rsid w:val="060D12B3"/>
    <w:rsid w:val="06149287"/>
    <w:rsid w:val="061E03B4"/>
    <w:rsid w:val="06325F6A"/>
    <w:rsid w:val="0637E0FD"/>
    <w:rsid w:val="063B0C54"/>
    <w:rsid w:val="066CF8C5"/>
    <w:rsid w:val="066D9A34"/>
    <w:rsid w:val="0674E067"/>
    <w:rsid w:val="0683A95F"/>
    <w:rsid w:val="06866140"/>
    <w:rsid w:val="069D9677"/>
    <w:rsid w:val="06AAA77A"/>
    <w:rsid w:val="06BAD446"/>
    <w:rsid w:val="06BCF16E"/>
    <w:rsid w:val="06D3389C"/>
    <w:rsid w:val="06E1D762"/>
    <w:rsid w:val="06E46FA3"/>
    <w:rsid w:val="06F1DB64"/>
    <w:rsid w:val="06F92628"/>
    <w:rsid w:val="06F94E72"/>
    <w:rsid w:val="06FEA7C3"/>
    <w:rsid w:val="0703982D"/>
    <w:rsid w:val="070D4D86"/>
    <w:rsid w:val="0717FCBA"/>
    <w:rsid w:val="072ACFC2"/>
    <w:rsid w:val="07363F2B"/>
    <w:rsid w:val="0743BFFF"/>
    <w:rsid w:val="0745E7DA"/>
    <w:rsid w:val="074D5479"/>
    <w:rsid w:val="075832D6"/>
    <w:rsid w:val="075AA26E"/>
    <w:rsid w:val="0766D372"/>
    <w:rsid w:val="077A2BFF"/>
    <w:rsid w:val="077A98C1"/>
    <w:rsid w:val="077FDC19"/>
    <w:rsid w:val="0784F861"/>
    <w:rsid w:val="07890ADB"/>
    <w:rsid w:val="079FE1B4"/>
    <w:rsid w:val="07B65E54"/>
    <w:rsid w:val="07CFC2E7"/>
    <w:rsid w:val="07DA092C"/>
    <w:rsid w:val="07DBD4E3"/>
    <w:rsid w:val="07DC3A85"/>
    <w:rsid w:val="07FF895A"/>
    <w:rsid w:val="08008133"/>
    <w:rsid w:val="0808B889"/>
    <w:rsid w:val="080E5933"/>
    <w:rsid w:val="080F3BC6"/>
    <w:rsid w:val="081C9A24"/>
    <w:rsid w:val="081F3386"/>
    <w:rsid w:val="08223236"/>
    <w:rsid w:val="08296A5B"/>
    <w:rsid w:val="0845623A"/>
    <w:rsid w:val="08467FBB"/>
    <w:rsid w:val="084ADC1C"/>
    <w:rsid w:val="0851BD15"/>
    <w:rsid w:val="0853F072"/>
    <w:rsid w:val="0854D757"/>
    <w:rsid w:val="08607F0C"/>
    <w:rsid w:val="086673B5"/>
    <w:rsid w:val="0872E391"/>
    <w:rsid w:val="0886B405"/>
    <w:rsid w:val="08972F86"/>
    <w:rsid w:val="08AEA4A6"/>
    <w:rsid w:val="08AF6CC3"/>
    <w:rsid w:val="08B24194"/>
    <w:rsid w:val="08BB2A4B"/>
    <w:rsid w:val="08BC6C8A"/>
    <w:rsid w:val="08BF58DB"/>
    <w:rsid w:val="08CBCF8D"/>
    <w:rsid w:val="08D49EC5"/>
    <w:rsid w:val="08FA2A55"/>
    <w:rsid w:val="091052A4"/>
    <w:rsid w:val="0911C0CA"/>
    <w:rsid w:val="0926CD8F"/>
    <w:rsid w:val="092AC66D"/>
    <w:rsid w:val="092B5E25"/>
    <w:rsid w:val="0945AD32"/>
    <w:rsid w:val="094F6E1A"/>
    <w:rsid w:val="0951D881"/>
    <w:rsid w:val="0953CC14"/>
    <w:rsid w:val="09711BD4"/>
    <w:rsid w:val="09712228"/>
    <w:rsid w:val="097B9DE6"/>
    <w:rsid w:val="097EC881"/>
    <w:rsid w:val="09858040"/>
    <w:rsid w:val="099205D9"/>
    <w:rsid w:val="099BAEE5"/>
    <w:rsid w:val="09B1DF94"/>
    <w:rsid w:val="09B94100"/>
    <w:rsid w:val="09BAB864"/>
    <w:rsid w:val="09BC73CD"/>
    <w:rsid w:val="09C76CA4"/>
    <w:rsid w:val="09C91FDF"/>
    <w:rsid w:val="09C990AD"/>
    <w:rsid w:val="09CAB5DA"/>
    <w:rsid w:val="09D2F0DE"/>
    <w:rsid w:val="09DA6296"/>
    <w:rsid w:val="09DCB4FC"/>
    <w:rsid w:val="09FB9ED5"/>
    <w:rsid w:val="0A000233"/>
    <w:rsid w:val="0A0FCEEB"/>
    <w:rsid w:val="0A1E51EC"/>
    <w:rsid w:val="0A217F3A"/>
    <w:rsid w:val="0A234281"/>
    <w:rsid w:val="0A24B78F"/>
    <w:rsid w:val="0A2BC8D7"/>
    <w:rsid w:val="0A2C732A"/>
    <w:rsid w:val="0A2CF4FD"/>
    <w:rsid w:val="0A33AAC1"/>
    <w:rsid w:val="0A53AE70"/>
    <w:rsid w:val="0A5722BF"/>
    <w:rsid w:val="0A57CF80"/>
    <w:rsid w:val="0A638ED1"/>
    <w:rsid w:val="0A6692FF"/>
    <w:rsid w:val="0A67EDFB"/>
    <w:rsid w:val="0A74C12D"/>
    <w:rsid w:val="0A770094"/>
    <w:rsid w:val="0A956B67"/>
    <w:rsid w:val="0A96762D"/>
    <w:rsid w:val="0AA50202"/>
    <w:rsid w:val="0AB82AE4"/>
    <w:rsid w:val="0AB8C452"/>
    <w:rsid w:val="0AC78424"/>
    <w:rsid w:val="0AD06F1F"/>
    <w:rsid w:val="0AD4C671"/>
    <w:rsid w:val="0ADE9B2F"/>
    <w:rsid w:val="0AEB0365"/>
    <w:rsid w:val="0B04B9BF"/>
    <w:rsid w:val="0B05F37F"/>
    <w:rsid w:val="0B0C3D7B"/>
    <w:rsid w:val="0B1C114A"/>
    <w:rsid w:val="0B201A15"/>
    <w:rsid w:val="0B211EB2"/>
    <w:rsid w:val="0B238B16"/>
    <w:rsid w:val="0B23F91B"/>
    <w:rsid w:val="0B2907A6"/>
    <w:rsid w:val="0B32D086"/>
    <w:rsid w:val="0B44120B"/>
    <w:rsid w:val="0B5BAF19"/>
    <w:rsid w:val="0B715AD0"/>
    <w:rsid w:val="0B720AB8"/>
    <w:rsid w:val="0B7632F7"/>
    <w:rsid w:val="0B8D3B30"/>
    <w:rsid w:val="0BA000CE"/>
    <w:rsid w:val="0BA2FABF"/>
    <w:rsid w:val="0BAFD7E2"/>
    <w:rsid w:val="0BD18863"/>
    <w:rsid w:val="0BD4109F"/>
    <w:rsid w:val="0BE314B9"/>
    <w:rsid w:val="0BEB6048"/>
    <w:rsid w:val="0BEC0D65"/>
    <w:rsid w:val="0BF05876"/>
    <w:rsid w:val="0C080E1E"/>
    <w:rsid w:val="0C167B31"/>
    <w:rsid w:val="0C2E1391"/>
    <w:rsid w:val="0C305DB3"/>
    <w:rsid w:val="0C481AC2"/>
    <w:rsid w:val="0C5CFBD2"/>
    <w:rsid w:val="0C7EA6A7"/>
    <w:rsid w:val="0C8F7012"/>
    <w:rsid w:val="0CA24B00"/>
    <w:rsid w:val="0CA32A0C"/>
    <w:rsid w:val="0CA6888A"/>
    <w:rsid w:val="0CB96353"/>
    <w:rsid w:val="0CD782CE"/>
    <w:rsid w:val="0CE4E65F"/>
    <w:rsid w:val="0CE6E592"/>
    <w:rsid w:val="0CEAB12C"/>
    <w:rsid w:val="0CEC3B21"/>
    <w:rsid w:val="0CED5ABB"/>
    <w:rsid w:val="0D008CC6"/>
    <w:rsid w:val="0D0577CC"/>
    <w:rsid w:val="0D1B86D9"/>
    <w:rsid w:val="0D361F4A"/>
    <w:rsid w:val="0D37BBF1"/>
    <w:rsid w:val="0D4C2ADA"/>
    <w:rsid w:val="0D4D94F0"/>
    <w:rsid w:val="0D4F3728"/>
    <w:rsid w:val="0D4F9C9F"/>
    <w:rsid w:val="0D5263C5"/>
    <w:rsid w:val="0D5BA78C"/>
    <w:rsid w:val="0D642F05"/>
    <w:rsid w:val="0D69FAA4"/>
    <w:rsid w:val="0D897BF5"/>
    <w:rsid w:val="0D8A4C48"/>
    <w:rsid w:val="0D9950B2"/>
    <w:rsid w:val="0DAA1A65"/>
    <w:rsid w:val="0DAD4AF7"/>
    <w:rsid w:val="0DB8C220"/>
    <w:rsid w:val="0DC3E9CF"/>
    <w:rsid w:val="0DC419A7"/>
    <w:rsid w:val="0DCA9B2C"/>
    <w:rsid w:val="0DCC83D7"/>
    <w:rsid w:val="0DF1E57F"/>
    <w:rsid w:val="0DF87171"/>
    <w:rsid w:val="0DFB7B23"/>
    <w:rsid w:val="0DFD1394"/>
    <w:rsid w:val="0E032B1B"/>
    <w:rsid w:val="0E078139"/>
    <w:rsid w:val="0E0F9545"/>
    <w:rsid w:val="0E10EEDB"/>
    <w:rsid w:val="0E23A8D5"/>
    <w:rsid w:val="0E2A1E68"/>
    <w:rsid w:val="0E41EDAE"/>
    <w:rsid w:val="0E432DEA"/>
    <w:rsid w:val="0E50DBED"/>
    <w:rsid w:val="0E593E46"/>
    <w:rsid w:val="0E71EDC6"/>
    <w:rsid w:val="0E7464C6"/>
    <w:rsid w:val="0E7F86E0"/>
    <w:rsid w:val="0E8A9501"/>
    <w:rsid w:val="0E8C7B8C"/>
    <w:rsid w:val="0EA4268D"/>
    <w:rsid w:val="0EB9A84D"/>
    <w:rsid w:val="0EBB374D"/>
    <w:rsid w:val="0EC094DF"/>
    <w:rsid w:val="0EC4EA40"/>
    <w:rsid w:val="0ED3776E"/>
    <w:rsid w:val="0ED67168"/>
    <w:rsid w:val="0ED76942"/>
    <w:rsid w:val="0EDF6981"/>
    <w:rsid w:val="0EE2E5D5"/>
    <w:rsid w:val="0EE51088"/>
    <w:rsid w:val="0EE59FD4"/>
    <w:rsid w:val="0EF8574A"/>
    <w:rsid w:val="0EFA1DE5"/>
    <w:rsid w:val="0F001519"/>
    <w:rsid w:val="0F0330B7"/>
    <w:rsid w:val="0F05AC7B"/>
    <w:rsid w:val="0F12BF41"/>
    <w:rsid w:val="0F20D484"/>
    <w:rsid w:val="0F2F02BA"/>
    <w:rsid w:val="0F41F312"/>
    <w:rsid w:val="0F4F4780"/>
    <w:rsid w:val="0F65DA7F"/>
    <w:rsid w:val="0F75D7A7"/>
    <w:rsid w:val="0F850F21"/>
    <w:rsid w:val="0F865FFF"/>
    <w:rsid w:val="0F92E011"/>
    <w:rsid w:val="0F98E265"/>
    <w:rsid w:val="0F99C4EF"/>
    <w:rsid w:val="0FA704F0"/>
    <w:rsid w:val="0FAA74D7"/>
    <w:rsid w:val="0FB2C609"/>
    <w:rsid w:val="0FCAA606"/>
    <w:rsid w:val="0FD6681C"/>
    <w:rsid w:val="0FD7B88C"/>
    <w:rsid w:val="0FEBAD20"/>
    <w:rsid w:val="0FED712E"/>
    <w:rsid w:val="0FF08511"/>
    <w:rsid w:val="0FF4BFFF"/>
    <w:rsid w:val="0FFE94AE"/>
    <w:rsid w:val="100340EB"/>
    <w:rsid w:val="100C5C66"/>
    <w:rsid w:val="10103527"/>
    <w:rsid w:val="1027087C"/>
    <w:rsid w:val="102CC4E9"/>
    <w:rsid w:val="1031D56D"/>
    <w:rsid w:val="1036BEF2"/>
    <w:rsid w:val="105189C0"/>
    <w:rsid w:val="105913C2"/>
    <w:rsid w:val="107E4C26"/>
    <w:rsid w:val="108E8EBC"/>
    <w:rsid w:val="10918166"/>
    <w:rsid w:val="109DF415"/>
    <w:rsid w:val="10A2E088"/>
    <w:rsid w:val="10AB1C83"/>
    <w:rsid w:val="10B7F6A4"/>
    <w:rsid w:val="10BABD56"/>
    <w:rsid w:val="10C8D5E7"/>
    <w:rsid w:val="10D77977"/>
    <w:rsid w:val="10DDAD45"/>
    <w:rsid w:val="10FBB693"/>
    <w:rsid w:val="10FE75DA"/>
    <w:rsid w:val="110184B4"/>
    <w:rsid w:val="1101C47D"/>
    <w:rsid w:val="1106784D"/>
    <w:rsid w:val="1139006C"/>
    <w:rsid w:val="114053B9"/>
    <w:rsid w:val="114179ED"/>
    <w:rsid w:val="1147A886"/>
    <w:rsid w:val="114EBCDA"/>
    <w:rsid w:val="1152CA51"/>
    <w:rsid w:val="115AB760"/>
    <w:rsid w:val="116A273F"/>
    <w:rsid w:val="1170940D"/>
    <w:rsid w:val="1179F9AD"/>
    <w:rsid w:val="117AC36F"/>
    <w:rsid w:val="1183740E"/>
    <w:rsid w:val="119A650F"/>
    <w:rsid w:val="119C77B1"/>
    <w:rsid w:val="11A21AFC"/>
    <w:rsid w:val="11A8475A"/>
    <w:rsid w:val="11AC0588"/>
    <w:rsid w:val="11AF94B1"/>
    <w:rsid w:val="11B37A4A"/>
    <w:rsid w:val="11BC9A5F"/>
    <w:rsid w:val="11C4EB91"/>
    <w:rsid w:val="11D43F8C"/>
    <w:rsid w:val="11D7A47D"/>
    <w:rsid w:val="11DC1F4A"/>
    <w:rsid w:val="11E89B8E"/>
    <w:rsid w:val="11EA55A1"/>
    <w:rsid w:val="11F00AF0"/>
    <w:rsid w:val="120AE29B"/>
    <w:rsid w:val="120FDAC8"/>
    <w:rsid w:val="12138A5A"/>
    <w:rsid w:val="12159432"/>
    <w:rsid w:val="121B47F8"/>
    <w:rsid w:val="121D27C4"/>
    <w:rsid w:val="12264D1E"/>
    <w:rsid w:val="122963D1"/>
    <w:rsid w:val="123ECD95"/>
    <w:rsid w:val="1242DD65"/>
    <w:rsid w:val="1245EE8E"/>
    <w:rsid w:val="1263412C"/>
    <w:rsid w:val="12658F8B"/>
    <w:rsid w:val="1270D22A"/>
    <w:rsid w:val="127634F8"/>
    <w:rsid w:val="1285B25E"/>
    <w:rsid w:val="1294BF17"/>
    <w:rsid w:val="12B075E0"/>
    <w:rsid w:val="12B1CCEC"/>
    <w:rsid w:val="12B3225B"/>
    <w:rsid w:val="12DD1E1E"/>
    <w:rsid w:val="12E78003"/>
    <w:rsid w:val="1305F41A"/>
    <w:rsid w:val="132A01FF"/>
    <w:rsid w:val="13353F66"/>
    <w:rsid w:val="1338DED7"/>
    <w:rsid w:val="133DF3A7"/>
    <w:rsid w:val="136AA973"/>
    <w:rsid w:val="1370D161"/>
    <w:rsid w:val="1377EFAB"/>
    <w:rsid w:val="137AE06E"/>
    <w:rsid w:val="13C144D1"/>
    <w:rsid w:val="13C1CE03"/>
    <w:rsid w:val="13CFBFA0"/>
    <w:rsid w:val="13D35570"/>
    <w:rsid w:val="13E88430"/>
    <w:rsid w:val="13F19272"/>
    <w:rsid w:val="13F96E80"/>
    <w:rsid w:val="13F971DA"/>
    <w:rsid w:val="14044506"/>
    <w:rsid w:val="140959C8"/>
    <w:rsid w:val="140A1284"/>
    <w:rsid w:val="140A2432"/>
    <w:rsid w:val="1412AF24"/>
    <w:rsid w:val="14141F17"/>
    <w:rsid w:val="1418AE5E"/>
    <w:rsid w:val="141BE150"/>
    <w:rsid w:val="141C8891"/>
    <w:rsid w:val="14232550"/>
    <w:rsid w:val="1427450D"/>
    <w:rsid w:val="142B8BD5"/>
    <w:rsid w:val="14308F78"/>
    <w:rsid w:val="1439C442"/>
    <w:rsid w:val="143CE616"/>
    <w:rsid w:val="146825EB"/>
    <w:rsid w:val="146D5DCB"/>
    <w:rsid w:val="1482C941"/>
    <w:rsid w:val="148405FE"/>
    <w:rsid w:val="148DCF42"/>
    <w:rsid w:val="149216DC"/>
    <w:rsid w:val="149A71F3"/>
    <w:rsid w:val="149C5544"/>
    <w:rsid w:val="149ED12B"/>
    <w:rsid w:val="14A32BFF"/>
    <w:rsid w:val="14A3613C"/>
    <w:rsid w:val="14A7BC4E"/>
    <w:rsid w:val="14A9D93F"/>
    <w:rsid w:val="14AECBE7"/>
    <w:rsid w:val="14C14D19"/>
    <w:rsid w:val="14D6392B"/>
    <w:rsid w:val="14D717D6"/>
    <w:rsid w:val="14E35A59"/>
    <w:rsid w:val="150338C6"/>
    <w:rsid w:val="150AA2F2"/>
    <w:rsid w:val="150DA6A5"/>
    <w:rsid w:val="1510B88A"/>
    <w:rsid w:val="15122C75"/>
    <w:rsid w:val="151FA016"/>
    <w:rsid w:val="1524C061"/>
    <w:rsid w:val="1553A6BD"/>
    <w:rsid w:val="1554F43F"/>
    <w:rsid w:val="1566AB7D"/>
    <w:rsid w:val="15715B3D"/>
    <w:rsid w:val="15780A55"/>
    <w:rsid w:val="157DD876"/>
    <w:rsid w:val="15925CB9"/>
    <w:rsid w:val="15937C72"/>
    <w:rsid w:val="1595AB20"/>
    <w:rsid w:val="1596D54C"/>
    <w:rsid w:val="1597BAFC"/>
    <w:rsid w:val="159926A5"/>
    <w:rsid w:val="15A02818"/>
    <w:rsid w:val="15AD0AB3"/>
    <w:rsid w:val="15B769DA"/>
    <w:rsid w:val="15BBB3F8"/>
    <w:rsid w:val="15ED2E69"/>
    <w:rsid w:val="15EF4F7C"/>
    <w:rsid w:val="160F15A2"/>
    <w:rsid w:val="160FE214"/>
    <w:rsid w:val="1613787F"/>
    <w:rsid w:val="16288B42"/>
    <w:rsid w:val="16429F88"/>
    <w:rsid w:val="1646ABFD"/>
    <w:rsid w:val="16551867"/>
    <w:rsid w:val="167803A0"/>
    <w:rsid w:val="16788FF5"/>
    <w:rsid w:val="167A273C"/>
    <w:rsid w:val="168003F1"/>
    <w:rsid w:val="16847971"/>
    <w:rsid w:val="168E9537"/>
    <w:rsid w:val="16952BE3"/>
    <w:rsid w:val="16987555"/>
    <w:rsid w:val="169E1000"/>
    <w:rsid w:val="16A25596"/>
    <w:rsid w:val="16A4ECFF"/>
    <w:rsid w:val="16A75313"/>
    <w:rsid w:val="16B8E59E"/>
    <w:rsid w:val="16BAAE82"/>
    <w:rsid w:val="16C6E4E3"/>
    <w:rsid w:val="16CD3B63"/>
    <w:rsid w:val="16D6A3E3"/>
    <w:rsid w:val="16E0C9C8"/>
    <w:rsid w:val="16E9E3EE"/>
    <w:rsid w:val="16EF69D6"/>
    <w:rsid w:val="170830EC"/>
    <w:rsid w:val="170A83F6"/>
    <w:rsid w:val="170B1B6E"/>
    <w:rsid w:val="170D1CB2"/>
    <w:rsid w:val="171CF474"/>
    <w:rsid w:val="171D9367"/>
    <w:rsid w:val="17286718"/>
    <w:rsid w:val="172DFEA7"/>
    <w:rsid w:val="172ECE1D"/>
    <w:rsid w:val="172FB384"/>
    <w:rsid w:val="1746F65A"/>
    <w:rsid w:val="174D6CD3"/>
    <w:rsid w:val="175918CE"/>
    <w:rsid w:val="175AC612"/>
    <w:rsid w:val="1777E4E0"/>
    <w:rsid w:val="1781A7F3"/>
    <w:rsid w:val="1792AE69"/>
    <w:rsid w:val="179F538A"/>
    <w:rsid w:val="17B0FA64"/>
    <w:rsid w:val="17B3839E"/>
    <w:rsid w:val="17BAFBBD"/>
    <w:rsid w:val="17C13C85"/>
    <w:rsid w:val="17CF8FE1"/>
    <w:rsid w:val="17E827D2"/>
    <w:rsid w:val="17E986DE"/>
    <w:rsid w:val="17ED46DD"/>
    <w:rsid w:val="180701DD"/>
    <w:rsid w:val="180CE3A9"/>
    <w:rsid w:val="1818FE18"/>
    <w:rsid w:val="181963BB"/>
    <w:rsid w:val="181DDEF5"/>
    <w:rsid w:val="1824414E"/>
    <w:rsid w:val="18289478"/>
    <w:rsid w:val="182F6098"/>
    <w:rsid w:val="18324510"/>
    <w:rsid w:val="1842B62E"/>
    <w:rsid w:val="184BD3AA"/>
    <w:rsid w:val="184F15F3"/>
    <w:rsid w:val="18564904"/>
    <w:rsid w:val="1858993A"/>
    <w:rsid w:val="1859FB7D"/>
    <w:rsid w:val="185F1802"/>
    <w:rsid w:val="18621993"/>
    <w:rsid w:val="18712897"/>
    <w:rsid w:val="1891138C"/>
    <w:rsid w:val="18AF2654"/>
    <w:rsid w:val="18B6F7B6"/>
    <w:rsid w:val="18BF7815"/>
    <w:rsid w:val="18C20B00"/>
    <w:rsid w:val="18C92BDE"/>
    <w:rsid w:val="18CD40A9"/>
    <w:rsid w:val="18D1D0D6"/>
    <w:rsid w:val="18DCFE24"/>
    <w:rsid w:val="18EB1065"/>
    <w:rsid w:val="18F14ACD"/>
    <w:rsid w:val="18F82567"/>
    <w:rsid w:val="18FEED7D"/>
    <w:rsid w:val="190E4DBD"/>
    <w:rsid w:val="19121487"/>
    <w:rsid w:val="191827DA"/>
    <w:rsid w:val="1918FD29"/>
    <w:rsid w:val="19224A80"/>
    <w:rsid w:val="1932214C"/>
    <w:rsid w:val="194164D6"/>
    <w:rsid w:val="194C5FA2"/>
    <w:rsid w:val="194E8AB1"/>
    <w:rsid w:val="194F53FF"/>
    <w:rsid w:val="1958D450"/>
    <w:rsid w:val="197E01EF"/>
    <w:rsid w:val="198A3D39"/>
    <w:rsid w:val="19A12DAC"/>
    <w:rsid w:val="19A8B40A"/>
    <w:rsid w:val="19AB3C7C"/>
    <w:rsid w:val="19AE3B9D"/>
    <w:rsid w:val="19C98617"/>
    <w:rsid w:val="19DED358"/>
    <w:rsid w:val="19EAE617"/>
    <w:rsid w:val="1A08582C"/>
    <w:rsid w:val="1A097072"/>
    <w:rsid w:val="1A2A6000"/>
    <w:rsid w:val="1A2BF7BB"/>
    <w:rsid w:val="1A2F039A"/>
    <w:rsid w:val="1A327F89"/>
    <w:rsid w:val="1A3C0B2F"/>
    <w:rsid w:val="1A413172"/>
    <w:rsid w:val="1A41802B"/>
    <w:rsid w:val="1A52E500"/>
    <w:rsid w:val="1A59FE12"/>
    <w:rsid w:val="1A5C8CB7"/>
    <w:rsid w:val="1A64FC3F"/>
    <w:rsid w:val="1A6518E5"/>
    <w:rsid w:val="1A7FE0C3"/>
    <w:rsid w:val="1A81F0A8"/>
    <w:rsid w:val="1A8BF382"/>
    <w:rsid w:val="1A9B3CD6"/>
    <w:rsid w:val="1A9BE4AD"/>
    <w:rsid w:val="1AB012F1"/>
    <w:rsid w:val="1ABABE27"/>
    <w:rsid w:val="1AC4B604"/>
    <w:rsid w:val="1AC4C0F5"/>
    <w:rsid w:val="1AC519C8"/>
    <w:rsid w:val="1AC6813A"/>
    <w:rsid w:val="1AC91513"/>
    <w:rsid w:val="1AD9BB49"/>
    <w:rsid w:val="1ADCDBBE"/>
    <w:rsid w:val="1AE107DD"/>
    <w:rsid w:val="1AEC447F"/>
    <w:rsid w:val="1AF3908A"/>
    <w:rsid w:val="1AFAB8B0"/>
    <w:rsid w:val="1AFB8718"/>
    <w:rsid w:val="1B055D59"/>
    <w:rsid w:val="1B2C4594"/>
    <w:rsid w:val="1B470CDD"/>
    <w:rsid w:val="1B4B0CF6"/>
    <w:rsid w:val="1B4C0118"/>
    <w:rsid w:val="1B546CDD"/>
    <w:rsid w:val="1B70050C"/>
    <w:rsid w:val="1B830190"/>
    <w:rsid w:val="1B84C7DF"/>
    <w:rsid w:val="1B877582"/>
    <w:rsid w:val="1B944447"/>
    <w:rsid w:val="1BA0D097"/>
    <w:rsid w:val="1BAA7732"/>
    <w:rsid w:val="1BAAA4C0"/>
    <w:rsid w:val="1BB2C896"/>
    <w:rsid w:val="1BC9ACEC"/>
    <w:rsid w:val="1BCC62B4"/>
    <w:rsid w:val="1BD4A68A"/>
    <w:rsid w:val="1BE37A27"/>
    <w:rsid w:val="1BE6D6AE"/>
    <w:rsid w:val="1BE9C993"/>
    <w:rsid w:val="1C015C91"/>
    <w:rsid w:val="1C1C001E"/>
    <w:rsid w:val="1C1E8157"/>
    <w:rsid w:val="1C1F28A7"/>
    <w:rsid w:val="1C414D7D"/>
    <w:rsid w:val="1C430C71"/>
    <w:rsid w:val="1C64713A"/>
    <w:rsid w:val="1C6CB88D"/>
    <w:rsid w:val="1C6D0316"/>
    <w:rsid w:val="1C735A3F"/>
    <w:rsid w:val="1C840064"/>
    <w:rsid w:val="1C9594DA"/>
    <w:rsid w:val="1C95AEED"/>
    <w:rsid w:val="1C975779"/>
    <w:rsid w:val="1C9F47CD"/>
    <w:rsid w:val="1CB4D8B1"/>
    <w:rsid w:val="1CE5F263"/>
    <w:rsid w:val="1CF90615"/>
    <w:rsid w:val="1CFBC247"/>
    <w:rsid w:val="1D0BC280"/>
    <w:rsid w:val="1D0E2FF3"/>
    <w:rsid w:val="1D16E46B"/>
    <w:rsid w:val="1D216C14"/>
    <w:rsid w:val="1D300CC8"/>
    <w:rsid w:val="1D32B5F0"/>
    <w:rsid w:val="1D3A028A"/>
    <w:rsid w:val="1D4A3C78"/>
    <w:rsid w:val="1D50DCEC"/>
    <w:rsid w:val="1D5DBB11"/>
    <w:rsid w:val="1D5EAE2E"/>
    <w:rsid w:val="1D6B29F0"/>
    <w:rsid w:val="1D70F8BE"/>
    <w:rsid w:val="1D7174C4"/>
    <w:rsid w:val="1D8754F8"/>
    <w:rsid w:val="1D9C9D01"/>
    <w:rsid w:val="1DA541F9"/>
    <w:rsid w:val="1DB0DA96"/>
    <w:rsid w:val="1DC227C6"/>
    <w:rsid w:val="1DD74D4E"/>
    <w:rsid w:val="1DDDA60F"/>
    <w:rsid w:val="1DE00327"/>
    <w:rsid w:val="1DE0AF27"/>
    <w:rsid w:val="1DECACE9"/>
    <w:rsid w:val="1E11C701"/>
    <w:rsid w:val="1E23A6E5"/>
    <w:rsid w:val="1E281B35"/>
    <w:rsid w:val="1E3489A8"/>
    <w:rsid w:val="1E3D6F1D"/>
    <w:rsid w:val="1E645FF3"/>
    <w:rsid w:val="1E67EC37"/>
    <w:rsid w:val="1E6B9EB7"/>
    <w:rsid w:val="1E6E3ACA"/>
    <w:rsid w:val="1E7276B3"/>
    <w:rsid w:val="1E7F4AA8"/>
    <w:rsid w:val="1E8995FA"/>
    <w:rsid w:val="1E8F102E"/>
    <w:rsid w:val="1EA5324D"/>
    <w:rsid w:val="1EA77C0A"/>
    <w:rsid w:val="1EAAE261"/>
    <w:rsid w:val="1EB1E7E4"/>
    <w:rsid w:val="1EB2651F"/>
    <w:rsid w:val="1EBCEEE5"/>
    <w:rsid w:val="1EBD3CA0"/>
    <w:rsid w:val="1EC3C239"/>
    <w:rsid w:val="1EC3F783"/>
    <w:rsid w:val="1ECCFD2F"/>
    <w:rsid w:val="1ECE8DF8"/>
    <w:rsid w:val="1ED378F3"/>
    <w:rsid w:val="1ED8F4A2"/>
    <w:rsid w:val="1EDE2540"/>
    <w:rsid w:val="1EDED4CE"/>
    <w:rsid w:val="1EE095E6"/>
    <w:rsid w:val="1EE564A2"/>
    <w:rsid w:val="1EEC7E80"/>
    <w:rsid w:val="1EEEB2EE"/>
    <w:rsid w:val="1EFFE081"/>
    <w:rsid w:val="1F1A58C1"/>
    <w:rsid w:val="1F236542"/>
    <w:rsid w:val="1F24C28C"/>
    <w:rsid w:val="1F26E188"/>
    <w:rsid w:val="1F453086"/>
    <w:rsid w:val="1F5BB0DF"/>
    <w:rsid w:val="1F6B16A6"/>
    <w:rsid w:val="1F6DB30E"/>
    <w:rsid w:val="1F7B1045"/>
    <w:rsid w:val="1F8C67B3"/>
    <w:rsid w:val="1F961A31"/>
    <w:rsid w:val="1F9B2303"/>
    <w:rsid w:val="1FA67F9F"/>
    <w:rsid w:val="1FC5828D"/>
    <w:rsid w:val="1FC6B6B4"/>
    <w:rsid w:val="1FCCB7E7"/>
    <w:rsid w:val="1FD016AC"/>
    <w:rsid w:val="1FEB6B14"/>
    <w:rsid w:val="1FFB4CC5"/>
    <w:rsid w:val="1FFD1995"/>
    <w:rsid w:val="200D1774"/>
    <w:rsid w:val="2017F58E"/>
    <w:rsid w:val="201AADF7"/>
    <w:rsid w:val="201C2C32"/>
    <w:rsid w:val="2027F0EC"/>
    <w:rsid w:val="204E852D"/>
    <w:rsid w:val="20558011"/>
    <w:rsid w:val="20571426"/>
    <w:rsid w:val="20578821"/>
    <w:rsid w:val="20582343"/>
    <w:rsid w:val="2064D711"/>
    <w:rsid w:val="206881B5"/>
    <w:rsid w:val="206BD3F4"/>
    <w:rsid w:val="2076865A"/>
    <w:rsid w:val="207E6B51"/>
    <w:rsid w:val="207E93B5"/>
    <w:rsid w:val="20846EFA"/>
    <w:rsid w:val="20AA75D0"/>
    <w:rsid w:val="20AAF760"/>
    <w:rsid w:val="20B5BEE2"/>
    <w:rsid w:val="20B631D8"/>
    <w:rsid w:val="20B9F4CC"/>
    <w:rsid w:val="20C3BA5E"/>
    <w:rsid w:val="20D4418C"/>
    <w:rsid w:val="20DFBD4E"/>
    <w:rsid w:val="20EF73FC"/>
    <w:rsid w:val="20F3C623"/>
    <w:rsid w:val="20FD1BC1"/>
    <w:rsid w:val="21045ED2"/>
    <w:rsid w:val="2107D3A0"/>
    <w:rsid w:val="210D45BC"/>
    <w:rsid w:val="21104E38"/>
    <w:rsid w:val="2110E64E"/>
    <w:rsid w:val="21158A16"/>
    <w:rsid w:val="214554A9"/>
    <w:rsid w:val="214F27F2"/>
    <w:rsid w:val="2152C5A6"/>
    <w:rsid w:val="2156EB0A"/>
    <w:rsid w:val="2158F9BA"/>
    <w:rsid w:val="21599C96"/>
    <w:rsid w:val="215E241A"/>
    <w:rsid w:val="21606511"/>
    <w:rsid w:val="216BC77D"/>
    <w:rsid w:val="21720A73"/>
    <w:rsid w:val="2174C783"/>
    <w:rsid w:val="21A85E8F"/>
    <w:rsid w:val="21B65CD1"/>
    <w:rsid w:val="21BFCA60"/>
    <w:rsid w:val="21C7D1AE"/>
    <w:rsid w:val="21D65F0E"/>
    <w:rsid w:val="21DB76F9"/>
    <w:rsid w:val="21E2FCE1"/>
    <w:rsid w:val="21EA5D6E"/>
    <w:rsid w:val="21EB5E43"/>
    <w:rsid w:val="21F4F301"/>
    <w:rsid w:val="21F935CF"/>
    <w:rsid w:val="2201D0D2"/>
    <w:rsid w:val="2209978A"/>
    <w:rsid w:val="220DC55D"/>
    <w:rsid w:val="220E33FB"/>
    <w:rsid w:val="220E79A2"/>
    <w:rsid w:val="2211136B"/>
    <w:rsid w:val="221BF468"/>
    <w:rsid w:val="22389768"/>
    <w:rsid w:val="2254C80F"/>
    <w:rsid w:val="22620488"/>
    <w:rsid w:val="22834A90"/>
    <w:rsid w:val="22931B19"/>
    <w:rsid w:val="22A52ECB"/>
    <w:rsid w:val="22C6762C"/>
    <w:rsid w:val="22DC449A"/>
    <w:rsid w:val="22F5B2D3"/>
    <w:rsid w:val="22F88F99"/>
    <w:rsid w:val="2305F755"/>
    <w:rsid w:val="2308781B"/>
    <w:rsid w:val="231AB9A9"/>
    <w:rsid w:val="233E4605"/>
    <w:rsid w:val="2344A736"/>
    <w:rsid w:val="2359748D"/>
    <w:rsid w:val="23632F12"/>
    <w:rsid w:val="23661864"/>
    <w:rsid w:val="2369CDD0"/>
    <w:rsid w:val="2370DD7C"/>
    <w:rsid w:val="23743B5D"/>
    <w:rsid w:val="237F4ED2"/>
    <w:rsid w:val="238283D8"/>
    <w:rsid w:val="23883E5D"/>
    <w:rsid w:val="2389AE43"/>
    <w:rsid w:val="238CA269"/>
    <w:rsid w:val="2394DB3A"/>
    <w:rsid w:val="239BF0B3"/>
    <w:rsid w:val="23B70081"/>
    <w:rsid w:val="23B8D5C5"/>
    <w:rsid w:val="23C03222"/>
    <w:rsid w:val="23CA4A02"/>
    <w:rsid w:val="23D537A1"/>
    <w:rsid w:val="23D7B10D"/>
    <w:rsid w:val="23DFA757"/>
    <w:rsid w:val="23E3C712"/>
    <w:rsid w:val="23EA76D3"/>
    <w:rsid w:val="23EF3C0C"/>
    <w:rsid w:val="23EFD3C5"/>
    <w:rsid w:val="23F60B1C"/>
    <w:rsid w:val="23FECCC2"/>
    <w:rsid w:val="24014443"/>
    <w:rsid w:val="2404A029"/>
    <w:rsid w:val="240F46C2"/>
    <w:rsid w:val="242CD1F1"/>
    <w:rsid w:val="242E0E26"/>
    <w:rsid w:val="2430C216"/>
    <w:rsid w:val="24337F8E"/>
    <w:rsid w:val="2434024F"/>
    <w:rsid w:val="24382754"/>
    <w:rsid w:val="2447639A"/>
    <w:rsid w:val="2455A33D"/>
    <w:rsid w:val="245D4367"/>
    <w:rsid w:val="24770C1D"/>
    <w:rsid w:val="2479F0C2"/>
    <w:rsid w:val="24845699"/>
    <w:rsid w:val="2494C961"/>
    <w:rsid w:val="2496C609"/>
    <w:rsid w:val="249C01B6"/>
    <w:rsid w:val="24A66570"/>
    <w:rsid w:val="24A70584"/>
    <w:rsid w:val="24C79D24"/>
    <w:rsid w:val="24CCA111"/>
    <w:rsid w:val="24D1BC84"/>
    <w:rsid w:val="24DF11E9"/>
    <w:rsid w:val="24E9276B"/>
    <w:rsid w:val="24FCAFE9"/>
    <w:rsid w:val="2501A9B1"/>
    <w:rsid w:val="25059E31"/>
    <w:rsid w:val="2505C0E1"/>
    <w:rsid w:val="25161E6F"/>
    <w:rsid w:val="2519982A"/>
    <w:rsid w:val="25311F67"/>
    <w:rsid w:val="25322FD4"/>
    <w:rsid w:val="25367B2E"/>
    <w:rsid w:val="253C2DCA"/>
    <w:rsid w:val="253CA854"/>
    <w:rsid w:val="2547A957"/>
    <w:rsid w:val="25517000"/>
    <w:rsid w:val="25584C43"/>
    <w:rsid w:val="255E4066"/>
    <w:rsid w:val="25641465"/>
    <w:rsid w:val="2573A491"/>
    <w:rsid w:val="257A9D2D"/>
    <w:rsid w:val="257F372D"/>
    <w:rsid w:val="258687DF"/>
    <w:rsid w:val="258B800D"/>
    <w:rsid w:val="2590DEDF"/>
    <w:rsid w:val="25953300"/>
    <w:rsid w:val="25ACBC2C"/>
    <w:rsid w:val="25DF4376"/>
    <w:rsid w:val="25E5DD03"/>
    <w:rsid w:val="2606692B"/>
    <w:rsid w:val="2608E537"/>
    <w:rsid w:val="2612B4C3"/>
    <w:rsid w:val="2615C123"/>
    <w:rsid w:val="26188E48"/>
    <w:rsid w:val="2631926F"/>
    <w:rsid w:val="2639B0AC"/>
    <w:rsid w:val="264D1AA9"/>
    <w:rsid w:val="26514127"/>
    <w:rsid w:val="265212AD"/>
    <w:rsid w:val="265352D1"/>
    <w:rsid w:val="2655BAAD"/>
    <w:rsid w:val="26605A40"/>
    <w:rsid w:val="2664603B"/>
    <w:rsid w:val="266BF2CF"/>
    <w:rsid w:val="267F09D1"/>
    <w:rsid w:val="26800474"/>
    <w:rsid w:val="268D2666"/>
    <w:rsid w:val="26910C3D"/>
    <w:rsid w:val="2691555B"/>
    <w:rsid w:val="2691F485"/>
    <w:rsid w:val="26A3C083"/>
    <w:rsid w:val="26BDC6B1"/>
    <w:rsid w:val="26C73A2F"/>
    <w:rsid w:val="26C9A266"/>
    <w:rsid w:val="26CD4F08"/>
    <w:rsid w:val="26D6F6EE"/>
    <w:rsid w:val="26DDBA88"/>
    <w:rsid w:val="26E7A7B9"/>
    <w:rsid w:val="26F07687"/>
    <w:rsid w:val="26F64DC8"/>
    <w:rsid w:val="26FDDC08"/>
    <w:rsid w:val="2716DEE5"/>
    <w:rsid w:val="27176E96"/>
    <w:rsid w:val="2724042D"/>
    <w:rsid w:val="2724EF4C"/>
    <w:rsid w:val="27254BB7"/>
    <w:rsid w:val="272DCB42"/>
    <w:rsid w:val="273C901C"/>
    <w:rsid w:val="273CFC36"/>
    <w:rsid w:val="27461D5E"/>
    <w:rsid w:val="274C0B09"/>
    <w:rsid w:val="27516AD2"/>
    <w:rsid w:val="276B8962"/>
    <w:rsid w:val="277C3E6B"/>
    <w:rsid w:val="277EA951"/>
    <w:rsid w:val="278327C2"/>
    <w:rsid w:val="2798AEF7"/>
    <w:rsid w:val="27995F7C"/>
    <w:rsid w:val="27A20663"/>
    <w:rsid w:val="27A2398C"/>
    <w:rsid w:val="27AC0604"/>
    <w:rsid w:val="27AFB5BD"/>
    <w:rsid w:val="27B114DA"/>
    <w:rsid w:val="27B2F0E8"/>
    <w:rsid w:val="27FA4637"/>
    <w:rsid w:val="280A58B8"/>
    <w:rsid w:val="28109A41"/>
    <w:rsid w:val="283720E5"/>
    <w:rsid w:val="283846C5"/>
    <w:rsid w:val="283E5B22"/>
    <w:rsid w:val="28504627"/>
    <w:rsid w:val="2853F23B"/>
    <w:rsid w:val="2861CC50"/>
    <w:rsid w:val="2876D039"/>
    <w:rsid w:val="287B9010"/>
    <w:rsid w:val="288910C2"/>
    <w:rsid w:val="288C46E8"/>
    <w:rsid w:val="28A8F111"/>
    <w:rsid w:val="28AD59ED"/>
    <w:rsid w:val="28B062E9"/>
    <w:rsid w:val="28B7C0F6"/>
    <w:rsid w:val="28C44FBF"/>
    <w:rsid w:val="28CBA0BF"/>
    <w:rsid w:val="28CD1B80"/>
    <w:rsid w:val="28CD3829"/>
    <w:rsid w:val="28E3646A"/>
    <w:rsid w:val="28F2911E"/>
    <w:rsid w:val="291734F7"/>
    <w:rsid w:val="29236BBB"/>
    <w:rsid w:val="292E5382"/>
    <w:rsid w:val="29391DA4"/>
    <w:rsid w:val="29394325"/>
    <w:rsid w:val="293A8B97"/>
    <w:rsid w:val="295870CD"/>
    <w:rsid w:val="2962F1F8"/>
    <w:rsid w:val="296613B8"/>
    <w:rsid w:val="297DDCBE"/>
    <w:rsid w:val="2984EC73"/>
    <w:rsid w:val="298C261F"/>
    <w:rsid w:val="2993EBA5"/>
    <w:rsid w:val="299964C3"/>
    <w:rsid w:val="29AA7AB9"/>
    <w:rsid w:val="29B56518"/>
    <w:rsid w:val="29BF93D4"/>
    <w:rsid w:val="29C6C55A"/>
    <w:rsid w:val="29D90F54"/>
    <w:rsid w:val="29F50CC7"/>
    <w:rsid w:val="29F8BF29"/>
    <w:rsid w:val="2A04749C"/>
    <w:rsid w:val="2A165FB0"/>
    <w:rsid w:val="2A2B0223"/>
    <w:rsid w:val="2A4B4716"/>
    <w:rsid w:val="2A56768C"/>
    <w:rsid w:val="2A5CA4F8"/>
    <w:rsid w:val="2A66F3A3"/>
    <w:rsid w:val="2A6E08C2"/>
    <w:rsid w:val="2A6FCC41"/>
    <w:rsid w:val="2A75316E"/>
    <w:rsid w:val="2A79F5F3"/>
    <w:rsid w:val="2A7F0E40"/>
    <w:rsid w:val="2A8B5C39"/>
    <w:rsid w:val="2A937F80"/>
    <w:rsid w:val="2AA0686C"/>
    <w:rsid w:val="2AACE6B1"/>
    <w:rsid w:val="2AD2D434"/>
    <w:rsid w:val="2AF547FD"/>
    <w:rsid w:val="2AF85B47"/>
    <w:rsid w:val="2AFEDF42"/>
    <w:rsid w:val="2B0D95C3"/>
    <w:rsid w:val="2B0DD31C"/>
    <w:rsid w:val="2B21D4D0"/>
    <w:rsid w:val="2B350D16"/>
    <w:rsid w:val="2B3B0221"/>
    <w:rsid w:val="2B49C182"/>
    <w:rsid w:val="2B77E14F"/>
    <w:rsid w:val="2B800F42"/>
    <w:rsid w:val="2B9D0F89"/>
    <w:rsid w:val="2BAC9EA7"/>
    <w:rsid w:val="2BB0C7CA"/>
    <w:rsid w:val="2BC4C728"/>
    <w:rsid w:val="2BC88871"/>
    <w:rsid w:val="2BCAED78"/>
    <w:rsid w:val="2BCF1C96"/>
    <w:rsid w:val="2BDB1972"/>
    <w:rsid w:val="2BE4A74A"/>
    <w:rsid w:val="2C0038E7"/>
    <w:rsid w:val="2C00E2B6"/>
    <w:rsid w:val="2C068E24"/>
    <w:rsid w:val="2C07A6E9"/>
    <w:rsid w:val="2C098F16"/>
    <w:rsid w:val="2C1DEF37"/>
    <w:rsid w:val="2C24FE5D"/>
    <w:rsid w:val="2C2F9291"/>
    <w:rsid w:val="2C4E2D20"/>
    <w:rsid w:val="2C658523"/>
    <w:rsid w:val="2C75AAAF"/>
    <w:rsid w:val="2C828363"/>
    <w:rsid w:val="2C91DBE6"/>
    <w:rsid w:val="2CA504A6"/>
    <w:rsid w:val="2CA537D1"/>
    <w:rsid w:val="2CAA4D6D"/>
    <w:rsid w:val="2CC39146"/>
    <w:rsid w:val="2CC7D2A6"/>
    <w:rsid w:val="2CE4134B"/>
    <w:rsid w:val="2CF76CE3"/>
    <w:rsid w:val="2CFC927A"/>
    <w:rsid w:val="2D1D26BF"/>
    <w:rsid w:val="2D25AC12"/>
    <w:rsid w:val="2D2A74E5"/>
    <w:rsid w:val="2D2E4E4C"/>
    <w:rsid w:val="2D34F5BB"/>
    <w:rsid w:val="2D6517D0"/>
    <w:rsid w:val="2D66802F"/>
    <w:rsid w:val="2D6765DF"/>
    <w:rsid w:val="2D695A2F"/>
    <w:rsid w:val="2D6A0EFF"/>
    <w:rsid w:val="2D6B3E98"/>
    <w:rsid w:val="2D6B9639"/>
    <w:rsid w:val="2D706DA5"/>
    <w:rsid w:val="2D78E930"/>
    <w:rsid w:val="2D88C81A"/>
    <w:rsid w:val="2D8ADBD0"/>
    <w:rsid w:val="2DAE9B72"/>
    <w:rsid w:val="2DAF8276"/>
    <w:rsid w:val="2DAFC6AF"/>
    <w:rsid w:val="2DD27FA1"/>
    <w:rsid w:val="2DD95805"/>
    <w:rsid w:val="2DDF768F"/>
    <w:rsid w:val="2DE9E448"/>
    <w:rsid w:val="2DEE92F5"/>
    <w:rsid w:val="2E018FEF"/>
    <w:rsid w:val="2E0F59E6"/>
    <w:rsid w:val="2E149DA7"/>
    <w:rsid w:val="2E20D308"/>
    <w:rsid w:val="2E228881"/>
    <w:rsid w:val="2E2D7B25"/>
    <w:rsid w:val="2E42D6B0"/>
    <w:rsid w:val="2E494A66"/>
    <w:rsid w:val="2E5A7528"/>
    <w:rsid w:val="2E65B3CC"/>
    <w:rsid w:val="2E6AB6CF"/>
    <w:rsid w:val="2E815189"/>
    <w:rsid w:val="2E9EF453"/>
    <w:rsid w:val="2EAF97B2"/>
    <w:rsid w:val="2EB90B4F"/>
    <w:rsid w:val="2EC669A3"/>
    <w:rsid w:val="2ECDA754"/>
    <w:rsid w:val="2ED21DC4"/>
    <w:rsid w:val="2ED23D8A"/>
    <w:rsid w:val="2EE148C9"/>
    <w:rsid w:val="2EECE15E"/>
    <w:rsid w:val="2EF6B862"/>
    <w:rsid w:val="2F0F4782"/>
    <w:rsid w:val="2F22BF5D"/>
    <w:rsid w:val="2F275C72"/>
    <w:rsid w:val="2F2A589C"/>
    <w:rsid w:val="2F35501B"/>
    <w:rsid w:val="2F3945D9"/>
    <w:rsid w:val="2F5A2503"/>
    <w:rsid w:val="2F5F1677"/>
    <w:rsid w:val="2F60B83E"/>
    <w:rsid w:val="2F65615B"/>
    <w:rsid w:val="2F669719"/>
    <w:rsid w:val="2F703541"/>
    <w:rsid w:val="2F8A0229"/>
    <w:rsid w:val="2F986DBC"/>
    <w:rsid w:val="2F9B0251"/>
    <w:rsid w:val="2FA0DFDC"/>
    <w:rsid w:val="2FAA7A19"/>
    <w:rsid w:val="2FBF4C58"/>
    <w:rsid w:val="2FC7E911"/>
    <w:rsid w:val="2FD029DC"/>
    <w:rsid w:val="2FE791DE"/>
    <w:rsid w:val="2FE95AA0"/>
    <w:rsid w:val="2FF36EF2"/>
    <w:rsid w:val="3010BB8F"/>
    <w:rsid w:val="3019FAD4"/>
    <w:rsid w:val="302A304D"/>
    <w:rsid w:val="30376E23"/>
    <w:rsid w:val="3039D2EA"/>
    <w:rsid w:val="30496D07"/>
    <w:rsid w:val="3064B0D7"/>
    <w:rsid w:val="306E8420"/>
    <w:rsid w:val="30721D20"/>
    <w:rsid w:val="30764D18"/>
    <w:rsid w:val="307912F5"/>
    <w:rsid w:val="30899F65"/>
    <w:rsid w:val="30966F3E"/>
    <w:rsid w:val="30975BC2"/>
    <w:rsid w:val="30A2AEC9"/>
    <w:rsid w:val="30AC5F86"/>
    <w:rsid w:val="30AF2CFB"/>
    <w:rsid w:val="30B617EB"/>
    <w:rsid w:val="30B6C16B"/>
    <w:rsid w:val="30BEDC06"/>
    <w:rsid w:val="30C19E09"/>
    <w:rsid w:val="30C926F4"/>
    <w:rsid w:val="30CBC0B1"/>
    <w:rsid w:val="30CC1A4C"/>
    <w:rsid w:val="31008247"/>
    <w:rsid w:val="3102B81A"/>
    <w:rsid w:val="31070069"/>
    <w:rsid w:val="31100062"/>
    <w:rsid w:val="311E9B37"/>
    <w:rsid w:val="3120B0F6"/>
    <w:rsid w:val="312CCB94"/>
    <w:rsid w:val="312ECA5E"/>
    <w:rsid w:val="3132B8E0"/>
    <w:rsid w:val="3136E8FB"/>
    <w:rsid w:val="3145B6A2"/>
    <w:rsid w:val="314C36B5"/>
    <w:rsid w:val="31580DA1"/>
    <w:rsid w:val="315873CA"/>
    <w:rsid w:val="31621B43"/>
    <w:rsid w:val="317F3EB4"/>
    <w:rsid w:val="31849D02"/>
    <w:rsid w:val="31C6ED79"/>
    <w:rsid w:val="31CB4A18"/>
    <w:rsid w:val="31CC150B"/>
    <w:rsid w:val="31DF2D33"/>
    <w:rsid w:val="31E53D68"/>
    <w:rsid w:val="31E6764F"/>
    <w:rsid w:val="31EF8F4C"/>
    <w:rsid w:val="31FE7D80"/>
    <w:rsid w:val="3204B2EA"/>
    <w:rsid w:val="320881F3"/>
    <w:rsid w:val="320AB5D4"/>
    <w:rsid w:val="3210EC07"/>
    <w:rsid w:val="32240D9E"/>
    <w:rsid w:val="32267BF3"/>
    <w:rsid w:val="322F1ED5"/>
    <w:rsid w:val="32310175"/>
    <w:rsid w:val="32563261"/>
    <w:rsid w:val="325B86FC"/>
    <w:rsid w:val="32635CB9"/>
    <w:rsid w:val="32637ADB"/>
    <w:rsid w:val="326C3AF0"/>
    <w:rsid w:val="326F9EBB"/>
    <w:rsid w:val="32A1E962"/>
    <w:rsid w:val="32B16746"/>
    <w:rsid w:val="32B23B50"/>
    <w:rsid w:val="32B82641"/>
    <w:rsid w:val="32C218C6"/>
    <w:rsid w:val="32C3E174"/>
    <w:rsid w:val="32C4600B"/>
    <w:rsid w:val="32D781F6"/>
    <w:rsid w:val="32DA034C"/>
    <w:rsid w:val="32E0CAEE"/>
    <w:rsid w:val="32EE2B0F"/>
    <w:rsid w:val="32F11DDA"/>
    <w:rsid w:val="32F3B2D0"/>
    <w:rsid w:val="32F541DC"/>
    <w:rsid w:val="32F6102F"/>
    <w:rsid w:val="32F71142"/>
    <w:rsid w:val="32FA57BF"/>
    <w:rsid w:val="33034879"/>
    <w:rsid w:val="33126453"/>
    <w:rsid w:val="3318E073"/>
    <w:rsid w:val="332854FA"/>
    <w:rsid w:val="332BA9B6"/>
    <w:rsid w:val="33330EB2"/>
    <w:rsid w:val="33422D7F"/>
    <w:rsid w:val="3349BAFF"/>
    <w:rsid w:val="334EA2B1"/>
    <w:rsid w:val="335A2045"/>
    <w:rsid w:val="335CD98C"/>
    <w:rsid w:val="3362BDDA"/>
    <w:rsid w:val="336B533B"/>
    <w:rsid w:val="3370291A"/>
    <w:rsid w:val="33703012"/>
    <w:rsid w:val="3370EE9D"/>
    <w:rsid w:val="33792476"/>
    <w:rsid w:val="338EB1EE"/>
    <w:rsid w:val="339C5199"/>
    <w:rsid w:val="339D4A46"/>
    <w:rsid w:val="33A9BE4C"/>
    <w:rsid w:val="33B86E6C"/>
    <w:rsid w:val="33EB2948"/>
    <w:rsid w:val="33FFB5B8"/>
    <w:rsid w:val="340086BF"/>
    <w:rsid w:val="340FD379"/>
    <w:rsid w:val="3429EFD5"/>
    <w:rsid w:val="3457F7D7"/>
    <w:rsid w:val="345B542B"/>
    <w:rsid w:val="3462AF77"/>
    <w:rsid w:val="346B6D54"/>
    <w:rsid w:val="34718779"/>
    <w:rsid w:val="347931EE"/>
    <w:rsid w:val="3496264B"/>
    <w:rsid w:val="34CF20FC"/>
    <w:rsid w:val="34DDE599"/>
    <w:rsid w:val="34EC1980"/>
    <w:rsid w:val="350DC37E"/>
    <w:rsid w:val="3519AAE9"/>
    <w:rsid w:val="35234715"/>
    <w:rsid w:val="35273518"/>
    <w:rsid w:val="3530EF26"/>
    <w:rsid w:val="3549203B"/>
    <w:rsid w:val="354C3B5F"/>
    <w:rsid w:val="355A86D9"/>
    <w:rsid w:val="355B4D7A"/>
    <w:rsid w:val="355C813C"/>
    <w:rsid w:val="3580D904"/>
    <w:rsid w:val="3589F323"/>
    <w:rsid w:val="35912AF6"/>
    <w:rsid w:val="359B27E5"/>
    <w:rsid w:val="359C7640"/>
    <w:rsid w:val="35AC97D9"/>
    <w:rsid w:val="35B0085C"/>
    <w:rsid w:val="35BEB08D"/>
    <w:rsid w:val="35C5C036"/>
    <w:rsid w:val="35CE7C60"/>
    <w:rsid w:val="35D326DB"/>
    <w:rsid w:val="35D71000"/>
    <w:rsid w:val="35DC2511"/>
    <w:rsid w:val="35DEAD83"/>
    <w:rsid w:val="35E2D870"/>
    <w:rsid w:val="3607C2BF"/>
    <w:rsid w:val="36190F2C"/>
    <w:rsid w:val="361A9AF4"/>
    <w:rsid w:val="3620712C"/>
    <w:rsid w:val="3631F6AC"/>
    <w:rsid w:val="3639F8FF"/>
    <w:rsid w:val="3643EFC9"/>
    <w:rsid w:val="36614D92"/>
    <w:rsid w:val="3662F51B"/>
    <w:rsid w:val="367DD204"/>
    <w:rsid w:val="367E7754"/>
    <w:rsid w:val="3686316B"/>
    <w:rsid w:val="368653B2"/>
    <w:rsid w:val="36B21534"/>
    <w:rsid w:val="36B810CB"/>
    <w:rsid w:val="36C19F02"/>
    <w:rsid w:val="36C62558"/>
    <w:rsid w:val="36D730B1"/>
    <w:rsid w:val="36E155EF"/>
    <w:rsid w:val="36FB9A48"/>
    <w:rsid w:val="370E87D7"/>
    <w:rsid w:val="370FB627"/>
    <w:rsid w:val="37104FE8"/>
    <w:rsid w:val="371189C8"/>
    <w:rsid w:val="3712FAA5"/>
    <w:rsid w:val="37135237"/>
    <w:rsid w:val="3718316B"/>
    <w:rsid w:val="3740DF36"/>
    <w:rsid w:val="37471BC6"/>
    <w:rsid w:val="37501116"/>
    <w:rsid w:val="375426DA"/>
    <w:rsid w:val="37619097"/>
    <w:rsid w:val="3762F9C9"/>
    <w:rsid w:val="376ACB05"/>
    <w:rsid w:val="3772A109"/>
    <w:rsid w:val="377B2B01"/>
    <w:rsid w:val="37941B36"/>
    <w:rsid w:val="37A27C13"/>
    <w:rsid w:val="37B4090D"/>
    <w:rsid w:val="37BCC593"/>
    <w:rsid w:val="37BF2801"/>
    <w:rsid w:val="37D710E4"/>
    <w:rsid w:val="37F18325"/>
    <w:rsid w:val="37F8172A"/>
    <w:rsid w:val="380A3FE6"/>
    <w:rsid w:val="380B3FFD"/>
    <w:rsid w:val="3823BA42"/>
    <w:rsid w:val="382D31D5"/>
    <w:rsid w:val="383F60BC"/>
    <w:rsid w:val="387FB28C"/>
    <w:rsid w:val="387FD77D"/>
    <w:rsid w:val="3891DFDC"/>
    <w:rsid w:val="38AAB380"/>
    <w:rsid w:val="38ADFE55"/>
    <w:rsid w:val="38AE30BF"/>
    <w:rsid w:val="38D6FCB3"/>
    <w:rsid w:val="38E24367"/>
    <w:rsid w:val="38ED6B12"/>
    <w:rsid w:val="38FB6378"/>
    <w:rsid w:val="38FBAC8B"/>
    <w:rsid w:val="390626A1"/>
    <w:rsid w:val="391491FB"/>
    <w:rsid w:val="39164E45"/>
    <w:rsid w:val="391FCAB1"/>
    <w:rsid w:val="3934BD0B"/>
    <w:rsid w:val="393EDE77"/>
    <w:rsid w:val="394944D0"/>
    <w:rsid w:val="395C57D2"/>
    <w:rsid w:val="39651274"/>
    <w:rsid w:val="3966EC74"/>
    <w:rsid w:val="3968F3F3"/>
    <w:rsid w:val="3972423F"/>
    <w:rsid w:val="3972EDAF"/>
    <w:rsid w:val="39B61816"/>
    <w:rsid w:val="39B872DC"/>
    <w:rsid w:val="39BFA048"/>
    <w:rsid w:val="39C79B0E"/>
    <w:rsid w:val="39EA0E14"/>
    <w:rsid w:val="39EA9AA9"/>
    <w:rsid w:val="39EC852D"/>
    <w:rsid w:val="39FE15DE"/>
    <w:rsid w:val="3A03E3CE"/>
    <w:rsid w:val="3A0B73FD"/>
    <w:rsid w:val="3A0ECDC8"/>
    <w:rsid w:val="3A165F93"/>
    <w:rsid w:val="3A1E1636"/>
    <w:rsid w:val="3A4022DC"/>
    <w:rsid w:val="3A447254"/>
    <w:rsid w:val="3A58E104"/>
    <w:rsid w:val="3A67BE48"/>
    <w:rsid w:val="3A71D9A9"/>
    <w:rsid w:val="3A78FDC9"/>
    <w:rsid w:val="3A8A8BDF"/>
    <w:rsid w:val="3A8F1698"/>
    <w:rsid w:val="3A92364A"/>
    <w:rsid w:val="3A9D2DAB"/>
    <w:rsid w:val="3AA697FE"/>
    <w:rsid w:val="3AAA41CB"/>
    <w:rsid w:val="3AB98DE6"/>
    <w:rsid w:val="3AD08F04"/>
    <w:rsid w:val="3AD852F2"/>
    <w:rsid w:val="3AFAD5A1"/>
    <w:rsid w:val="3B040A72"/>
    <w:rsid w:val="3B0B2536"/>
    <w:rsid w:val="3B21BAD2"/>
    <w:rsid w:val="3B25EFC2"/>
    <w:rsid w:val="3B28E1E2"/>
    <w:rsid w:val="3B573CAF"/>
    <w:rsid w:val="3B5E6278"/>
    <w:rsid w:val="3B78A4AB"/>
    <w:rsid w:val="3B7D5939"/>
    <w:rsid w:val="3B7EC31A"/>
    <w:rsid w:val="3B8BADF6"/>
    <w:rsid w:val="3BA8D8A3"/>
    <w:rsid w:val="3BAB9770"/>
    <w:rsid w:val="3BCA98AE"/>
    <w:rsid w:val="3BCF38BC"/>
    <w:rsid w:val="3BD13DDB"/>
    <w:rsid w:val="3BD78CD7"/>
    <w:rsid w:val="3BEF122D"/>
    <w:rsid w:val="3BF896EC"/>
    <w:rsid w:val="3BF9FBCB"/>
    <w:rsid w:val="3C00EE61"/>
    <w:rsid w:val="3C134CC7"/>
    <w:rsid w:val="3C185E58"/>
    <w:rsid w:val="3C4B614F"/>
    <w:rsid w:val="3C54BC60"/>
    <w:rsid w:val="3C677D10"/>
    <w:rsid w:val="3C72C04F"/>
    <w:rsid w:val="3C86575E"/>
    <w:rsid w:val="3C8CDDF9"/>
    <w:rsid w:val="3C9C968E"/>
    <w:rsid w:val="3CA2D5AC"/>
    <w:rsid w:val="3CAF55BE"/>
    <w:rsid w:val="3CB178BD"/>
    <w:rsid w:val="3CB22E6A"/>
    <w:rsid w:val="3CBDF456"/>
    <w:rsid w:val="3CD870C7"/>
    <w:rsid w:val="3CDFE246"/>
    <w:rsid w:val="3CED3705"/>
    <w:rsid w:val="3D11556B"/>
    <w:rsid w:val="3D16FCA6"/>
    <w:rsid w:val="3D20A6E5"/>
    <w:rsid w:val="3D25C250"/>
    <w:rsid w:val="3D334F4F"/>
    <w:rsid w:val="3D373D50"/>
    <w:rsid w:val="3D436B53"/>
    <w:rsid w:val="3D51CD02"/>
    <w:rsid w:val="3D5CAB14"/>
    <w:rsid w:val="3D689E03"/>
    <w:rsid w:val="3D707565"/>
    <w:rsid w:val="3D793332"/>
    <w:rsid w:val="3D7F916C"/>
    <w:rsid w:val="3D805F49"/>
    <w:rsid w:val="3D86894D"/>
    <w:rsid w:val="3D87FE86"/>
    <w:rsid w:val="3D97ACAA"/>
    <w:rsid w:val="3DB0AE79"/>
    <w:rsid w:val="3DBE845B"/>
    <w:rsid w:val="3DC76E76"/>
    <w:rsid w:val="3DCEF97B"/>
    <w:rsid w:val="3DE821C2"/>
    <w:rsid w:val="3DE9BF68"/>
    <w:rsid w:val="3E073F7E"/>
    <w:rsid w:val="3E0840EA"/>
    <w:rsid w:val="3E0C3B95"/>
    <w:rsid w:val="3E10988C"/>
    <w:rsid w:val="3E124F9A"/>
    <w:rsid w:val="3E1D2E98"/>
    <w:rsid w:val="3E285B5D"/>
    <w:rsid w:val="3E2F85F0"/>
    <w:rsid w:val="3E37D8AA"/>
    <w:rsid w:val="3E398A3B"/>
    <w:rsid w:val="3E3B3626"/>
    <w:rsid w:val="3E3D0891"/>
    <w:rsid w:val="3E4E0D59"/>
    <w:rsid w:val="3E569F7A"/>
    <w:rsid w:val="3E652209"/>
    <w:rsid w:val="3E6D8567"/>
    <w:rsid w:val="3E824E3A"/>
    <w:rsid w:val="3E898939"/>
    <w:rsid w:val="3E8B859E"/>
    <w:rsid w:val="3E96A5FB"/>
    <w:rsid w:val="3EA4E85D"/>
    <w:rsid w:val="3EA5CA07"/>
    <w:rsid w:val="3EB83558"/>
    <w:rsid w:val="3EBF300A"/>
    <w:rsid w:val="3EC293F4"/>
    <w:rsid w:val="3EC4D545"/>
    <w:rsid w:val="3EDC7219"/>
    <w:rsid w:val="3EDD15C2"/>
    <w:rsid w:val="3EDF239B"/>
    <w:rsid w:val="3EE51106"/>
    <w:rsid w:val="3EF3FB6B"/>
    <w:rsid w:val="3F022EF3"/>
    <w:rsid w:val="3F0BBDDF"/>
    <w:rsid w:val="3F1CD52B"/>
    <w:rsid w:val="3F22070E"/>
    <w:rsid w:val="3F29705D"/>
    <w:rsid w:val="3F2DDA27"/>
    <w:rsid w:val="3F65203E"/>
    <w:rsid w:val="3F65F247"/>
    <w:rsid w:val="3F78DFB8"/>
    <w:rsid w:val="3F8CB2C3"/>
    <w:rsid w:val="3F8D080C"/>
    <w:rsid w:val="3FA7E946"/>
    <w:rsid w:val="3FB7222A"/>
    <w:rsid w:val="3FBDB666"/>
    <w:rsid w:val="3FC4A810"/>
    <w:rsid w:val="3FC7B685"/>
    <w:rsid w:val="3FD2EE8A"/>
    <w:rsid w:val="3FE11F1C"/>
    <w:rsid w:val="4003AAB2"/>
    <w:rsid w:val="40047225"/>
    <w:rsid w:val="40068CC4"/>
    <w:rsid w:val="400ECBF3"/>
    <w:rsid w:val="40174385"/>
    <w:rsid w:val="402E3172"/>
    <w:rsid w:val="40402B5B"/>
    <w:rsid w:val="4055F221"/>
    <w:rsid w:val="4059EB12"/>
    <w:rsid w:val="409D7ADD"/>
    <w:rsid w:val="40ABBB75"/>
    <w:rsid w:val="40AD59E9"/>
    <w:rsid w:val="40B54760"/>
    <w:rsid w:val="40BADC08"/>
    <w:rsid w:val="40C71000"/>
    <w:rsid w:val="40CE5807"/>
    <w:rsid w:val="40D90AD0"/>
    <w:rsid w:val="40D951BD"/>
    <w:rsid w:val="40DAE098"/>
    <w:rsid w:val="40DD4EC6"/>
    <w:rsid w:val="40E329D4"/>
    <w:rsid w:val="40F79D6F"/>
    <w:rsid w:val="41228F1A"/>
    <w:rsid w:val="4126C53E"/>
    <w:rsid w:val="41465D96"/>
    <w:rsid w:val="4146D983"/>
    <w:rsid w:val="41541A3C"/>
    <w:rsid w:val="41546936"/>
    <w:rsid w:val="4170AF09"/>
    <w:rsid w:val="41756398"/>
    <w:rsid w:val="417892B1"/>
    <w:rsid w:val="4185AE1B"/>
    <w:rsid w:val="4187DC22"/>
    <w:rsid w:val="419E8E00"/>
    <w:rsid w:val="41A03462"/>
    <w:rsid w:val="41B35038"/>
    <w:rsid w:val="41B96F63"/>
    <w:rsid w:val="41C70632"/>
    <w:rsid w:val="41C857F8"/>
    <w:rsid w:val="41C86D4C"/>
    <w:rsid w:val="41D15B1E"/>
    <w:rsid w:val="41D5FCC6"/>
    <w:rsid w:val="41DFA5FA"/>
    <w:rsid w:val="41F1058D"/>
    <w:rsid w:val="41F2AD2C"/>
    <w:rsid w:val="41FC87BF"/>
    <w:rsid w:val="42074097"/>
    <w:rsid w:val="4209D73A"/>
    <w:rsid w:val="4212ACEE"/>
    <w:rsid w:val="4223BF26"/>
    <w:rsid w:val="423904E1"/>
    <w:rsid w:val="4241A118"/>
    <w:rsid w:val="4248AFA3"/>
    <w:rsid w:val="4250E165"/>
    <w:rsid w:val="42528F17"/>
    <w:rsid w:val="42595088"/>
    <w:rsid w:val="425FDE20"/>
    <w:rsid w:val="4261201D"/>
    <w:rsid w:val="427B56AB"/>
    <w:rsid w:val="428F1733"/>
    <w:rsid w:val="42906558"/>
    <w:rsid w:val="42988186"/>
    <w:rsid w:val="42AAFF62"/>
    <w:rsid w:val="42ADD1C1"/>
    <w:rsid w:val="42B99E49"/>
    <w:rsid w:val="42D02989"/>
    <w:rsid w:val="42D5FBC8"/>
    <w:rsid w:val="42E34B98"/>
    <w:rsid w:val="42E8BEA0"/>
    <w:rsid w:val="42F573C9"/>
    <w:rsid w:val="4304099D"/>
    <w:rsid w:val="430A67F5"/>
    <w:rsid w:val="4317C2AF"/>
    <w:rsid w:val="431CAF2F"/>
    <w:rsid w:val="43217E7C"/>
    <w:rsid w:val="4323310C"/>
    <w:rsid w:val="4326A5B5"/>
    <w:rsid w:val="432DE30F"/>
    <w:rsid w:val="4333B072"/>
    <w:rsid w:val="433B1B2B"/>
    <w:rsid w:val="4344F317"/>
    <w:rsid w:val="4346DC01"/>
    <w:rsid w:val="434FDCE2"/>
    <w:rsid w:val="43502256"/>
    <w:rsid w:val="435875F9"/>
    <w:rsid w:val="4359E2F8"/>
    <w:rsid w:val="435C7889"/>
    <w:rsid w:val="436A5D79"/>
    <w:rsid w:val="43710797"/>
    <w:rsid w:val="4371CD7E"/>
    <w:rsid w:val="4372EDB3"/>
    <w:rsid w:val="437674BA"/>
    <w:rsid w:val="438BB3F0"/>
    <w:rsid w:val="43944A59"/>
    <w:rsid w:val="439D9487"/>
    <w:rsid w:val="43A45579"/>
    <w:rsid w:val="43AF77E1"/>
    <w:rsid w:val="43BD603B"/>
    <w:rsid w:val="43C0CD4C"/>
    <w:rsid w:val="43CA0E0B"/>
    <w:rsid w:val="43CC6A2E"/>
    <w:rsid w:val="43D0C358"/>
    <w:rsid w:val="43D41360"/>
    <w:rsid w:val="43DF3595"/>
    <w:rsid w:val="43E066C9"/>
    <w:rsid w:val="43E5F1E3"/>
    <w:rsid w:val="43EA7EA7"/>
    <w:rsid w:val="44021198"/>
    <w:rsid w:val="4417E119"/>
    <w:rsid w:val="441836C4"/>
    <w:rsid w:val="4432FC58"/>
    <w:rsid w:val="44342F62"/>
    <w:rsid w:val="4434CAC9"/>
    <w:rsid w:val="443D69B8"/>
    <w:rsid w:val="44494434"/>
    <w:rsid w:val="44515246"/>
    <w:rsid w:val="4464A006"/>
    <w:rsid w:val="4466CD26"/>
    <w:rsid w:val="446DCB14"/>
    <w:rsid w:val="44822731"/>
    <w:rsid w:val="4488F72F"/>
    <w:rsid w:val="4489C3F9"/>
    <w:rsid w:val="4494F59F"/>
    <w:rsid w:val="44A414B1"/>
    <w:rsid w:val="44E9D8B4"/>
    <w:rsid w:val="44ED8616"/>
    <w:rsid w:val="44F0D1C9"/>
    <w:rsid w:val="44F848EA"/>
    <w:rsid w:val="44FC7D60"/>
    <w:rsid w:val="45098276"/>
    <w:rsid w:val="451A9B5E"/>
    <w:rsid w:val="45238D64"/>
    <w:rsid w:val="453FB9EA"/>
    <w:rsid w:val="454256C8"/>
    <w:rsid w:val="4548BA7E"/>
    <w:rsid w:val="454A0115"/>
    <w:rsid w:val="454CFAEE"/>
    <w:rsid w:val="45562F5A"/>
    <w:rsid w:val="455DFC5B"/>
    <w:rsid w:val="45701AA4"/>
    <w:rsid w:val="45837BDB"/>
    <w:rsid w:val="458D5B6E"/>
    <w:rsid w:val="459138FB"/>
    <w:rsid w:val="459167FC"/>
    <w:rsid w:val="4592B3FB"/>
    <w:rsid w:val="459A8123"/>
    <w:rsid w:val="45A07234"/>
    <w:rsid w:val="45AA5592"/>
    <w:rsid w:val="45B97F52"/>
    <w:rsid w:val="45C5BE61"/>
    <w:rsid w:val="45DBBB25"/>
    <w:rsid w:val="45FD9315"/>
    <w:rsid w:val="46058A51"/>
    <w:rsid w:val="460A7196"/>
    <w:rsid w:val="460D9C8A"/>
    <w:rsid w:val="4628E05A"/>
    <w:rsid w:val="462A057E"/>
    <w:rsid w:val="4634AFDD"/>
    <w:rsid w:val="464583D8"/>
    <w:rsid w:val="465043B7"/>
    <w:rsid w:val="46520F05"/>
    <w:rsid w:val="46586C7D"/>
    <w:rsid w:val="465DF276"/>
    <w:rsid w:val="46A4CC41"/>
    <w:rsid w:val="46AB6DAB"/>
    <w:rsid w:val="46C28446"/>
    <w:rsid w:val="46C4C8DD"/>
    <w:rsid w:val="46CE49AE"/>
    <w:rsid w:val="46DF7F46"/>
    <w:rsid w:val="46EB17FE"/>
    <w:rsid w:val="46F09670"/>
    <w:rsid w:val="46F3A60E"/>
    <w:rsid w:val="4700F210"/>
    <w:rsid w:val="47156AC1"/>
    <w:rsid w:val="471996ED"/>
    <w:rsid w:val="47257C68"/>
    <w:rsid w:val="472E73CC"/>
    <w:rsid w:val="47365184"/>
    <w:rsid w:val="473AD547"/>
    <w:rsid w:val="473F5209"/>
    <w:rsid w:val="475207F7"/>
    <w:rsid w:val="475451F4"/>
    <w:rsid w:val="475F2351"/>
    <w:rsid w:val="476BF2A9"/>
    <w:rsid w:val="476CA315"/>
    <w:rsid w:val="4778E45E"/>
    <w:rsid w:val="477D516D"/>
    <w:rsid w:val="47837DE9"/>
    <w:rsid w:val="478C74CF"/>
    <w:rsid w:val="47996376"/>
    <w:rsid w:val="47A03990"/>
    <w:rsid w:val="47AD4162"/>
    <w:rsid w:val="47B6A7AD"/>
    <w:rsid w:val="47BAB5E0"/>
    <w:rsid w:val="47C0DF06"/>
    <w:rsid w:val="47CF6B4D"/>
    <w:rsid w:val="47E2FDCC"/>
    <w:rsid w:val="47E6BD8E"/>
    <w:rsid w:val="47EEC471"/>
    <w:rsid w:val="47F6BDB2"/>
    <w:rsid w:val="47F8B145"/>
    <w:rsid w:val="47FDAC90"/>
    <w:rsid w:val="47FE4E28"/>
    <w:rsid w:val="4800A6FD"/>
    <w:rsid w:val="4810D898"/>
    <w:rsid w:val="4818D418"/>
    <w:rsid w:val="481FFECE"/>
    <w:rsid w:val="4835938D"/>
    <w:rsid w:val="4838601A"/>
    <w:rsid w:val="483B127E"/>
    <w:rsid w:val="4845A219"/>
    <w:rsid w:val="484D6F83"/>
    <w:rsid w:val="484D8E27"/>
    <w:rsid w:val="4851402B"/>
    <w:rsid w:val="4856B24E"/>
    <w:rsid w:val="489AD1F6"/>
    <w:rsid w:val="48A6F46E"/>
    <w:rsid w:val="48B9E6DE"/>
    <w:rsid w:val="48BD5C66"/>
    <w:rsid w:val="48C7C7B6"/>
    <w:rsid w:val="48CCB334"/>
    <w:rsid w:val="48D582BB"/>
    <w:rsid w:val="48EF253D"/>
    <w:rsid w:val="48F24C39"/>
    <w:rsid w:val="48FA87AF"/>
    <w:rsid w:val="48FBE08F"/>
    <w:rsid w:val="48FD5472"/>
    <w:rsid w:val="48FE58B7"/>
    <w:rsid w:val="4902E91A"/>
    <w:rsid w:val="49038246"/>
    <w:rsid w:val="4907A03A"/>
    <w:rsid w:val="490F3536"/>
    <w:rsid w:val="49126874"/>
    <w:rsid w:val="49178452"/>
    <w:rsid w:val="491DD060"/>
    <w:rsid w:val="4926ED5D"/>
    <w:rsid w:val="492A5CA5"/>
    <w:rsid w:val="492FBEA2"/>
    <w:rsid w:val="4931D723"/>
    <w:rsid w:val="49363B28"/>
    <w:rsid w:val="493DC266"/>
    <w:rsid w:val="495488BC"/>
    <w:rsid w:val="495B8CA1"/>
    <w:rsid w:val="49751628"/>
    <w:rsid w:val="49860829"/>
    <w:rsid w:val="498DC2DE"/>
    <w:rsid w:val="4993F841"/>
    <w:rsid w:val="4994531E"/>
    <w:rsid w:val="49946753"/>
    <w:rsid w:val="49959338"/>
    <w:rsid w:val="49AAEEC7"/>
    <w:rsid w:val="49FAD5B9"/>
    <w:rsid w:val="4A02837B"/>
    <w:rsid w:val="4A1218EA"/>
    <w:rsid w:val="4A26EA5B"/>
    <w:rsid w:val="4A282172"/>
    <w:rsid w:val="4A28ABC5"/>
    <w:rsid w:val="4A385246"/>
    <w:rsid w:val="4A3D1DC1"/>
    <w:rsid w:val="4A41F710"/>
    <w:rsid w:val="4A4441B2"/>
    <w:rsid w:val="4A44EC17"/>
    <w:rsid w:val="4A462FF6"/>
    <w:rsid w:val="4A4DD5B7"/>
    <w:rsid w:val="4A502F66"/>
    <w:rsid w:val="4A57ECE6"/>
    <w:rsid w:val="4A75B224"/>
    <w:rsid w:val="4A769022"/>
    <w:rsid w:val="4A8B43BA"/>
    <w:rsid w:val="4A95DA1A"/>
    <w:rsid w:val="4A9664CB"/>
    <w:rsid w:val="4A9C3127"/>
    <w:rsid w:val="4AB47F27"/>
    <w:rsid w:val="4ABA2A21"/>
    <w:rsid w:val="4ABF93A8"/>
    <w:rsid w:val="4AD4C078"/>
    <w:rsid w:val="4AD79F24"/>
    <w:rsid w:val="4AD79FB9"/>
    <w:rsid w:val="4AF8870D"/>
    <w:rsid w:val="4B075DC7"/>
    <w:rsid w:val="4B1A0695"/>
    <w:rsid w:val="4B23249E"/>
    <w:rsid w:val="4B3847BF"/>
    <w:rsid w:val="4B4790EC"/>
    <w:rsid w:val="4B4D982C"/>
    <w:rsid w:val="4B4E6211"/>
    <w:rsid w:val="4B613D05"/>
    <w:rsid w:val="4B70EE5C"/>
    <w:rsid w:val="4B7BE029"/>
    <w:rsid w:val="4B812DAF"/>
    <w:rsid w:val="4B93EAC0"/>
    <w:rsid w:val="4B984399"/>
    <w:rsid w:val="4BA8C8E6"/>
    <w:rsid w:val="4BBDA343"/>
    <w:rsid w:val="4BC0AE8F"/>
    <w:rsid w:val="4BD8B072"/>
    <w:rsid w:val="4BE0BC78"/>
    <w:rsid w:val="4BE9107A"/>
    <w:rsid w:val="4BF2BD5F"/>
    <w:rsid w:val="4C0D237D"/>
    <w:rsid w:val="4C0D5F38"/>
    <w:rsid w:val="4C221EFE"/>
    <w:rsid w:val="4C2AFDBB"/>
    <w:rsid w:val="4C2CCF03"/>
    <w:rsid w:val="4C2FE13F"/>
    <w:rsid w:val="4C34F263"/>
    <w:rsid w:val="4C37BD4D"/>
    <w:rsid w:val="4C3D988F"/>
    <w:rsid w:val="4C3F71D1"/>
    <w:rsid w:val="4C50C7DC"/>
    <w:rsid w:val="4C512132"/>
    <w:rsid w:val="4C5A7D17"/>
    <w:rsid w:val="4C6977E5"/>
    <w:rsid w:val="4C70DB94"/>
    <w:rsid w:val="4C789288"/>
    <w:rsid w:val="4C8DE614"/>
    <w:rsid w:val="4C8E805A"/>
    <w:rsid w:val="4C97437B"/>
    <w:rsid w:val="4C9EF6E2"/>
    <w:rsid w:val="4CA00CED"/>
    <w:rsid w:val="4CA2D491"/>
    <w:rsid w:val="4CA36609"/>
    <w:rsid w:val="4CB06B0F"/>
    <w:rsid w:val="4CBC1554"/>
    <w:rsid w:val="4CBEE778"/>
    <w:rsid w:val="4CCB6CE4"/>
    <w:rsid w:val="4CDA71E5"/>
    <w:rsid w:val="4CDCDBFC"/>
    <w:rsid w:val="4CE17ACC"/>
    <w:rsid w:val="4CEC453B"/>
    <w:rsid w:val="4CEC6A07"/>
    <w:rsid w:val="4CF304C9"/>
    <w:rsid w:val="4CF41693"/>
    <w:rsid w:val="4CFA046F"/>
    <w:rsid w:val="4CFAB2FA"/>
    <w:rsid w:val="4D112E12"/>
    <w:rsid w:val="4D11E3A8"/>
    <w:rsid w:val="4D1583C4"/>
    <w:rsid w:val="4D1D56E6"/>
    <w:rsid w:val="4D24FEB1"/>
    <w:rsid w:val="4D36B636"/>
    <w:rsid w:val="4D37A0CA"/>
    <w:rsid w:val="4D3908AA"/>
    <w:rsid w:val="4D3F4597"/>
    <w:rsid w:val="4D42D854"/>
    <w:rsid w:val="4D4A12A5"/>
    <w:rsid w:val="4D531900"/>
    <w:rsid w:val="4D54B08A"/>
    <w:rsid w:val="4D5DB73F"/>
    <w:rsid w:val="4D715034"/>
    <w:rsid w:val="4D87D6E6"/>
    <w:rsid w:val="4D8D03CB"/>
    <w:rsid w:val="4D8E8DC0"/>
    <w:rsid w:val="4D9427AA"/>
    <w:rsid w:val="4D99323C"/>
    <w:rsid w:val="4DA271FE"/>
    <w:rsid w:val="4DA2A4EC"/>
    <w:rsid w:val="4DA2A6D1"/>
    <w:rsid w:val="4DA4FA4A"/>
    <w:rsid w:val="4DBE8B32"/>
    <w:rsid w:val="4DCE2D7A"/>
    <w:rsid w:val="4DD02EE6"/>
    <w:rsid w:val="4DFE69E0"/>
    <w:rsid w:val="4E1462CB"/>
    <w:rsid w:val="4E2776F1"/>
    <w:rsid w:val="4E29B675"/>
    <w:rsid w:val="4E2E773A"/>
    <w:rsid w:val="4E3BAF0F"/>
    <w:rsid w:val="4E463973"/>
    <w:rsid w:val="4E46B059"/>
    <w:rsid w:val="4E46EDA2"/>
    <w:rsid w:val="4E47B6FC"/>
    <w:rsid w:val="4E4A3BB2"/>
    <w:rsid w:val="4E4AE413"/>
    <w:rsid w:val="4E4D1A9C"/>
    <w:rsid w:val="4E725778"/>
    <w:rsid w:val="4E7C9B64"/>
    <w:rsid w:val="4E7F770E"/>
    <w:rsid w:val="4E8FA606"/>
    <w:rsid w:val="4E97C78D"/>
    <w:rsid w:val="4EB4CAF1"/>
    <w:rsid w:val="4EB6F9B1"/>
    <w:rsid w:val="4EBB7178"/>
    <w:rsid w:val="4EC6E58A"/>
    <w:rsid w:val="4ECA66D3"/>
    <w:rsid w:val="4EEA56FA"/>
    <w:rsid w:val="4EF8A382"/>
    <w:rsid w:val="4EFDF8F3"/>
    <w:rsid w:val="4F06DA94"/>
    <w:rsid w:val="4F107A94"/>
    <w:rsid w:val="4F24DC9C"/>
    <w:rsid w:val="4F2F8027"/>
    <w:rsid w:val="4F406EF8"/>
    <w:rsid w:val="4F439F34"/>
    <w:rsid w:val="4F4E9855"/>
    <w:rsid w:val="4F4EE5BE"/>
    <w:rsid w:val="4F5A2985"/>
    <w:rsid w:val="4F60A1EC"/>
    <w:rsid w:val="4F625CEA"/>
    <w:rsid w:val="4F67A986"/>
    <w:rsid w:val="4F708035"/>
    <w:rsid w:val="4F7190C5"/>
    <w:rsid w:val="4F759E0A"/>
    <w:rsid w:val="4F7A2883"/>
    <w:rsid w:val="4F81B49C"/>
    <w:rsid w:val="4F845F5B"/>
    <w:rsid w:val="4F852E74"/>
    <w:rsid w:val="4F97B069"/>
    <w:rsid w:val="4F9D5CCF"/>
    <w:rsid w:val="4FA35ABD"/>
    <w:rsid w:val="4FA8E0C2"/>
    <w:rsid w:val="4FB7273C"/>
    <w:rsid w:val="4FC4D9D8"/>
    <w:rsid w:val="4FC6865B"/>
    <w:rsid w:val="4FCCB0E1"/>
    <w:rsid w:val="4FD039B1"/>
    <w:rsid w:val="4FD2AC7E"/>
    <w:rsid w:val="4FD697A4"/>
    <w:rsid w:val="4FE60C13"/>
    <w:rsid w:val="4FEA74C5"/>
    <w:rsid w:val="4FED4BE8"/>
    <w:rsid w:val="4FF3D968"/>
    <w:rsid w:val="4FF7BD30"/>
    <w:rsid w:val="4FFE744F"/>
    <w:rsid w:val="50092E64"/>
    <w:rsid w:val="500C7EB0"/>
    <w:rsid w:val="50102A31"/>
    <w:rsid w:val="501BE28B"/>
    <w:rsid w:val="50214B62"/>
    <w:rsid w:val="5029907C"/>
    <w:rsid w:val="5044387F"/>
    <w:rsid w:val="50723AB5"/>
    <w:rsid w:val="507276EC"/>
    <w:rsid w:val="507A7916"/>
    <w:rsid w:val="509B0920"/>
    <w:rsid w:val="50A38A01"/>
    <w:rsid w:val="50AECF86"/>
    <w:rsid w:val="50B5349A"/>
    <w:rsid w:val="50C36532"/>
    <w:rsid w:val="50D338A8"/>
    <w:rsid w:val="50D4F30B"/>
    <w:rsid w:val="50DAC358"/>
    <w:rsid w:val="50E192AA"/>
    <w:rsid w:val="511A2A19"/>
    <w:rsid w:val="5130864D"/>
    <w:rsid w:val="5134BD3A"/>
    <w:rsid w:val="513C84A4"/>
    <w:rsid w:val="51493BD5"/>
    <w:rsid w:val="515993D1"/>
    <w:rsid w:val="515C405F"/>
    <w:rsid w:val="51698F49"/>
    <w:rsid w:val="517378A7"/>
    <w:rsid w:val="517D63B9"/>
    <w:rsid w:val="518F8716"/>
    <w:rsid w:val="5192F65E"/>
    <w:rsid w:val="5194A210"/>
    <w:rsid w:val="51A3EE3A"/>
    <w:rsid w:val="51B14D62"/>
    <w:rsid w:val="51B35336"/>
    <w:rsid w:val="51C3A018"/>
    <w:rsid w:val="51CD6C8F"/>
    <w:rsid w:val="51D48C85"/>
    <w:rsid w:val="51DDC5F3"/>
    <w:rsid w:val="51E1A4A0"/>
    <w:rsid w:val="51E60599"/>
    <w:rsid w:val="51E7E662"/>
    <w:rsid w:val="51EAD5A7"/>
    <w:rsid w:val="51EC9C34"/>
    <w:rsid w:val="51F030FA"/>
    <w:rsid w:val="51F86933"/>
    <w:rsid w:val="520A32DB"/>
    <w:rsid w:val="520A7C04"/>
    <w:rsid w:val="522AE1FD"/>
    <w:rsid w:val="52368F0D"/>
    <w:rsid w:val="5252ABF5"/>
    <w:rsid w:val="5257EB82"/>
    <w:rsid w:val="526C94D5"/>
    <w:rsid w:val="527A75AD"/>
    <w:rsid w:val="527C262D"/>
    <w:rsid w:val="5294C249"/>
    <w:rsid w:val="529E461B"/>
    <w:rsid w:val="52A908B0"/>
    <w:rsid w:val="52B84A02"/>
    <w:rsid w:val="52C872CE"/>
    <w:rsid w:val="52E74B1D"/>
    <w:rsid w:val="52F542DA"/>
    <w:rsid w:val="52F8BD65"/>
    <w:rsid w:val="53047F48"/>
    <w:rsid w:val="5312D15C"/>
    <w:rsid w:val="5314C72D"/>
    <w:rsid w:val="53180A16"/>
    <w:rsid w:val="531BFBE8"/>
    <w:rsid w:val="531D432F"/>
    <w:rsid w:val="532164C8"/>
    <w:rsid w:val="532A6521"/>
    <w:rsid w:val="532B5777"/>
    <w:rsid w:val="532EF0D2"/>
    <w:rsid w:val="533A17E1"/>
    <w:rsid w:val="533CB3F3"/>
    <w:rsid w:val="5341F8DE"/>
    <w:rsid w:val="534530C7"/>
    <w:rsid w:val="534B472A"/>
    <w:rsid w:val="53500C87"/>
    <w:rsid w:val="535431AC"/>
    <w:rsid w:val="535C78A2"/>
    <w:rsid w:val="5363BE2B"/>
    <w:rsid w:val="538EFB38"/>
    <w:rsid w:val="5396DA86"/>
    <w:rsid w:val="539EAD06"/>
    <w:rsid w:val="53A29468"/>
    <w:rsid w:val="53B9AF64"/>
    <w:rsid w:val="53CA78CE"/>
    <w:rsid w:val="53D967CB"/>
    <w:rsid w:val="53D9A14C"/>
    <w:rsid w:val="53DEE515"/>
    <w:rsid w:val="53F35498"/>
    <w:rsid w:val="53FDCF44"/>
    <w:rsid w:val="5402BD77"/>
    <w:rsid w:val="54096CD8"/>
    <w:rsid w:val="540D1FF9"/>
    <w:rsid w:val="540D64F2"/>
    <w:rsid w:val="54101326"/>
    <w:rsid w:val="541BCF53"/>
    <w:rsid w:val="541CC212"/>
    <w:rsid w:val="541DF43A"/>
    <w:rsid w:val="542BCFC9"/>
    <w:rsid w:val="543092AA"/>
    <w:rsid w:val="54328C69"/>
    <w:rsid w:val="543B6F43"/>
    <w:rsid w:val="543B7E59"/>
    <w:rsid w:val="5446E534"/>
    <w:rsid w:val="544BC021"/>
    <w:rsid w:val="544BE5E8"/>
    <w:rsid w:val="5461A635"/>
    <w:rsid w:val="546231FE"/>
    <w:rsid w:val="5469A873"/>
    <w:rsid w:val="547053A6"/>
    <w:rsid w:val="54718198"/>
    <w:rsid w:val="54718D8A"/>
    <w:rsid w:val="548F0E13"/>
    <w:rsid w:val="54964390"/>
    <w:rsid w:val="549C8543"/>
    <w:rsid w:val="54A379A4"/>
    <w:rsid w:val="54B13CED"/>
    <w:rsid w:val="54B32D1B"/>
    <w:rsid w:val="54C5224B"/>
    <w:rsid w:val="54C67229"/>
    <w:rsid w:val="54CAC8F6"/>
    <w:rsid w:val="54E7178B"/>
    <w:rsid w:val="54F4D21B"/>
    <w:rsid w:val="5502E0B1"/>
    <w:rsid w:val="550C50F9"/>
    <w:rsid w:val="5517A9A2"/>
    <w:rsid w:val="552CC8E6"/>
    <w:rsid w:val="5531A9AE"/>
    <w:rsid w:val="5556FE8B"/>
    <w:rsid w:val="5566C75A"/>
    <w:rsid w:val="556F9C6D"/>
    <w:rsid w:val="5570279A"/>
    <w:rsid w:val="55B3AA1A"/>
    <w:rsid w:val="55C9868A"/>
    <w:rsid w:val="55D531A0"/>
    <w:rsid w:val="55DCBCA5"/>
    <w:rsid w:val="55DE4A61"/>
    <w:rsid w:val="55E2F739"/>
    <w:rsid w:val="55F3B258"/>
    <w:rsid w:val="560BF13F"/>
    <w:rsid w:val="560D5DEB"/>
    <w:rsid w:val="56151C72"/>
    <w:rsid w:val="561530D9"/>
    <w:rsid w:val="561BEB84"/>
    <w:rsid w:val="562223A3"/>
    <w:rsid w:val="56295DD8"/>
    <w:rsid w:val="565271D5"/>
    <w:rsid w:val="565BB86F"/>
    <w:rsid w:val="56612144"/>
    <w:rsid w:val="5661A8D5"/>
    <w:rsid w:val="56628EDB"/>
    <w:rsid w:val="56653698"/>
    <w:rsid w:val="56676B6D"/>
    <w:rsid w:val="56789E04"/>
    <w:rsid w:val="567DAEA9"/>
    <w:rsid w:val="56A834C1"/>
    <w:rsid w:val="56A878C0"/>
    <w:rsid w:val="56A8CEBA"/>
    <w:rsid w:val="56CECA7E"/>
    <w:rsid w:val="56DCDE90"/>
    <w:rsid w:val="56E112C6"/>
    <w:rsid w:val="56E3DFE5"/>
    <w:rsid w:val="56EB1734"/>
    <w:rsid w:val="56F1F38E"/>
    <w:rsid w:val="56FFD359"/>
    <w:rsid w:val="5703DF16"/>
    <w:rsid w:val="5711C028"/>
    <w:rsid w:val="571F5932"/>
    <w:rsid w:val="572C78EF"/>
    <w:rsid w:val="574F3D85"/>
    <w:rsid w:val="575EBB0E"/>
    <w:rsid w:val="57686FF3"/>
    <w:rsid w:val="57757A59"/>
    <w:rsid w:val="578C3486"/>
    <w:rsid w:val="57A92E4C"/>
    <w:rsid w:val="57CF32C3"/>
    <w:rsid w:val="57D2953C"/>
    <w:rsid w:val="57DF2ABC"/>
    <w:rsid w:val="57E3C5BE"/>
    <w:rsid w:val="58083DF6"/>
    <w:rsid w:val="581FF7F5"/>
    <w:rsid w:val="58262C48"/>
    <w:rsid w:val="5847C882"/>
    <w:rsid w:val="58589ECE"/>
    <w:rsid w:val="585AB342"/>
    <w:rsid w:val="586E3DED"/>
    <w:rsid w:val="5875A7EA"/>
    <w:rsid w:val="58858AFB"/>
    <w:rsid w:val="589D5292"/>
    <w:rsid w:val="58A9F040"/>
    <w:rsid w:val="58AA22C1"/>
    <w:rsid w:val="58B1EDA4"/>
    <w:rsid w:val="58B3177B"/>
    <w:rsid w:val="58B47C6A"/>
    <w:rsid w:val="58C45BAE"/>
    <w:rsid w:val="58D4A937"/>
    <w:rsid w:val="58E3F5B5"/>
    <w:rsid w:val="58EB38A2"/>
    <w:rsid w:val="58FAFA24"/>
    <w:rsid w:val="59057BDD"/>
    <w:rsid w:val="5907D145"/>
    <w:rsid w:val="59172464"/>
    <w:rsid w:val="5924E7A1"/>
    <w:rsid w:val="593476BF"/>
    <w:rsid w:val="5946226D"/>
    <w:rsid w:val="5947D67D"/>
    <w:rsid w:val="594A263F"/>
    <w:rsid w:val="594B5C01"/>
    <w:rsid w:val="5959C314"/>
    <w:rsid w:val="595BBFC3"/>
    <w:rsid w:val="5968EC15"/>
    <w:rsid w:val="596D507B"/>
    <w:rsid w:val="598DEFF6"/>
    <w:rsid w:val="5991BCEB"/>
    <w:rsid w:val="5994FABC"/>
    <w:rsid w:val="599CEA3E"/>
    <w:rsid w:val="59A16051"/>
    <w:rsid w:val="59A4AAEA"/>
    <w:rsid w:val="59A70E69"/>
    <w:rsid w:val="59B24E2D"/>
    <w:rsid w:val="59B3B408"/>
    <w:rsid w:val="59B9A7B4"/>
    <w:rsid w:val="59BDEE3B"/>
    <w:rsid w:val="59C6BF96"/>
    <w:rsid w:val="59D62DCD"/>
    <w:rsid w:val="59DA4CE4"/>
    <w:rsid w:val="59DD6157"/>
    <w:rsid w:val="59DD6C97"/>
    <w:rsid w:val="59E27197"/>
    <w:rsid w:val="59E8232C"/>
    <w:rsid w:val="59EB51BB"/>
    <w:rsid w:val="59F72BDB"/>
    <w:rsid w:val="59F865A1"/>
    <w:rsid w:val="5A065FCB"/>
    <w:rsid w:val="5A0A2B1B"/>
    <w:rsid w:val="5A2045C8"/>
    <w:rsid w:val="5A338D2C"/>
    <w:rsid w:val="5A4F0723"/>
    <w:rsid w:val="5A583588"/>
    <w:rsid w:val="5A5961EE"/>
    <w:rsid w:val="5A6549D1"/>
    <w:rsid w:val="5A6E4286"/>
    <w:rsid w:val="5A83B87D"/>
    <w:rsid w:val="5A88392D"/>
    <w:rsid w:val="5A8928FA"/>
    <w:rsid w:val="5A9A0935"/>
    <w:rsid w:val="5AB43353"/>
    <w:rsid w:val="5AC9C542"/>
    <w:rsid w:val="5AD62191"/>
    <w:rsid w:val="5AE68B6F"/>
    <w:rsid w:val="5AEDFC44"/>
    <w:rsid w:val="5B0F439A"/>
    <w:rsid w:val="5B135F67"/>
    <w:rsid w:val="5B192863"/>
    <w:rsid w:val="5B21C804"/>
    <w:rsid w:val="5B2623A5"/>
    <w:rsid w:val="5B2D96D9"/>
    <w:rsid w:val="5B3FC84A"/>
    <w:rsid w:val="5B56590F"/>
    <w:rsid w:val="5B57F0F1"/>
    <w:rsid w:val="5B5D4591"/>
    <w:rsid w:val="5B5F0ECB"/>
    <w:rsid w:val="5B62117C"/>
    <w:rsid w:val="5B6B7527"/>
    <w:rsid w:val="5B87A683"/>
    <w:rsid w:val="5BAD54D6"/>
    <w:rsid w:val="5BBB0A39"/>
    <w:rsid w:val="5BD4F354"/>
    <w:rsid w:val="5BDB4FF8"/>
    <w:rsid w:val="5BDC2313"/>
    <w:rsid w:val="5BE7C04B"/>
    <w:rsid w:val="5BE9D987"/>
    <w:rsid w:val="5BF65892"/>
    <w:rsid w:val="5BF6C5E6"/>
    <w:rsid w:val="5BF9783D"/>
    <w:rsid w:val="5C0F4EFB"/>
    <w:rsid w:val="5C13A1DC"/>
    <w:rsid w:val="5C27589F"/>
    <w:rsid w:val="5C30F77F"/>
    <w:rsid w:val="5C33B4E2"/>
    <w:rsid w:val="5C3E0FD1"/>
    <w:rsid w:val="5C4C805E"/>
    <w:rsid w:val="5C51FB65"/>
    <w:rsid w:val="5C70CBB4"/>
    <w:rsid w:val="5C9E33ED"/>
    <w:rsid w:val="5CAB69A4"/>
    <w:rsid w:val="5CB239CB"/>
    <w:rsid w:val="5CB6332E"/>
    <w:rsid w:val="5CB8CD81"/>
    <w:rsid w:val="5CB9E863"/>
    <w:rsid w:val="5CBA9173"/>
    <w:rsid w:val="5CC3AF91"/>
    <w:rsid w:val="5CC4E9F8"/>
    <w:rsid w:val="5CC5EBBF"/>
    <w:rsid w:val="5CDD5F16"/>
    <w:rsid w:val="5CEE1BC7"/>
    <w:rsid w:val="5D10D22D"/>
    <w:rsid w:val="5D21AAA8"/>
    <w:rsid w:val="5D26B7D9"/>
    <w:rsid w:val="5D2E3F41"/>
    <w:rsid w:val="5D306379"/>
    <w:rsid w:val="5D3852CD"/>
    <w:rsid w:val="5D40DEE0"/>
    <w:rsid w:val="5D4EFF1F"/>
    <w:rsid w:val="5D7A159F"/>
    <w:rsid w:val="5D8D5AE5"/>
    <w:rsid w:val="5DAC164D"/>
    <w:rsid w:val="5DACA83A"/>
    <w:rsid w:val="5DACFC30"/>
    <w:rsid w:val="5DB4298A"/>
    <w:rsid w:val="5DB903C1"/>
    <w:rsid w:val="5DC3A458"/>
    <w:rsid w:val="5DC99928"/>
    <w:rsid w:val="5DE720A6"/>
    <w:rsid w:val="5DEA15B7"/>
    <w:rsid w:val="5E00D783"/>
    <w:rsid w:val="5E063F12"/>
    <w:rsid w:val="5E0B3DCC"/>
    <w:rsid w:val="5E169075"/>
    <w:rsid w:val="5E20EC1A"/>
    <w:rsid w:val="5E215608"/>
    <w:rsid w:val="5E2347AE"/>
    <w:rsid w:val="5E24373C"/>
    <w:rsid w:val="5E444175"/>
    <w:rsid w:val="5E44FB5C"/>
    <w:rsid w:val="5E70E52B"/>
    <w:rsid w:val="5E89F24B"/>
    <w:rsid w:val="5E8F67D0"/>
    <w:rsid w:val="5EA5AB5F"/>
    <w:rsid w:val="5EAF9F17"/>
    <w:rsid w:val="5EB3ADCE"/>
    <w:rsid w:val="5EB4CCE5"/>
    <w:rsid w:val="5ECA9CFE"/>
    <w:rsid w:val="5ECCD61D"/>
    <w:rsid w:val="5EDA2121"/>
    <w:rsid w:val="5F000967"/>
    <w:rsid w:val="5F0257B0"/>
    <w:rsid w:val="5F035872"/>
    <w:rsid w:val="5F0588FC"/>
    <w:rsid w:val="5F188640"/>
    <w:rsid w:val="5F19C7D7"/>
    <w:rsid w:val="5F1B2B36"/>
    <w:rsid w:val="5F253C3F"/>
    <w:rsid w:val="5F2B85A3"/>
    <w:rsid w:val="5F355FD3"/>
    <w:rsid w:val="5F3E0317"/>
    <w:rsid w:val="5F3EA5FD"/>
    <w:rsid w:val="5F5A16BC"/>
    <w:rsid w:val="5F718FC6"/>
    <w:rsid w:val="5F741006"/>
    <w:rsid w:val="5F76C133"/>
    <w:rsid w:val="5F7969F4"/>
    <w:rsid w:val="5F869B45"/>
    <w:rsid w:val="5F8833D9"/>
    <w:rsid w:val="5F899C27"/>
    <w:rsid w:val="5F8AA746"/>
    <w:rsid w:val="5F8C12BD"/>
    <w:rsid w:val="5F940BB0"/>
    <w:rsid w:val="5F9515DE"/>
    <w:rsid w:val="5F9B0D23"/>
    <w:rsid w:val="5F9DE780"/>
    <w:rsid w:val="5FAB507C"/>
    <w:rsid w:val="5FB36B45"/>
    <w:rsid w:val="5FE763D0"/>
    <w:rsid w:val="5FF98C62"/>
    <w:rsid w:val="5FFE69D5"/>
    <w:rsid w:val="6007D723"/>
    <w:rsid w:val="6015DF26"/>
    <w:rsid w:val="60213443"/>
    <w:rsid w:val="60534805"/>
    <w:rsid w:val="6054089D"/>
    <w:rsid w:val="605A38FF"/>
    <w:rsid w:val="605E589B"/>
    <w:rsid w:val="606249CF"/>
    <w:rsid w:val="606AB064"/>
    <w:rsid w:val="608BADB7"/>
    <w:rsid w:val="608FD379"/>
    <w:rsid w:val="60916271"/>
    <w:rsid w:val="6099DC62"/>
    <w:rsid w:val="609A2390"/>
    <w:rsid w:val="60AD691A"/>
    <w:rsid w:val="60B0B959"/>
    <w:rsid w:val="60B59838"/>
    <w:rsid w:val="60BC3994"/>
    <w:rsid w:val="60C86E86"/>
    <w:rsid w:val="60C8B91F"/>
    <w:rsid w:val="60CDAA16"/>
    <w:rsid w:val="60D339C0"/>
    <w:rsid w:val="60D8F17E"/>
    <w:rsid w:val="60D9FB41"/>
    <w:rsid w:val="60EA4ED7"/>
    <w:rsid w:val="60F5E71D"/>
    <w:rsid w:val="6106698F"/>
    <w:rsid w:val="61096360"/>
    <w:rsid w:val="61130D22"/>
    <w:rsid w:val="611BC462"/>
    <w:rsid w:val="612EA4B8"/>
    <w:rsid w:val="6144D4B9"/>
    <w:rsid w:val="61480F64"/>
    <w:rsid w:val="615064D6"/>
    <w:rsid w:val="6151B7E1"/>
    <w:rsid w:val="6156C434"/>
    <w:rsid w:val="616BD753"/>
    <w:rsid w:val="617B0BD1"/>
    <w:rsid w:val="617B1187"/>
    <w:rsid w:val="619707E5"/>
    <w:rsid w:val="619E4ABD"/>
    <w:rsid w:val="61AE4C69"/>
    <w:rsid w:val="61D9F2CE"/>
    <w:rsid w:val="61DF7624"/>
    <w:rsid w:val="61E4E091"/>
    <w:rsid w:val="61EEA432"/>
    <w:rsid w:val="61F62285"/>
    <w:rsid w:val="61F8F3F7"/>
    <w:rsid w:val="6222B11D"/>
    <w:rsid w:val="6234D1D6"/>
    <w:rsid w:val="62465C4D"/>
    <w:rsid w:val="6259E902"/>
    <w:rsid w:val="62632665"/>
    <w:rsid w:val="6275E55F"/>
    <w:rsid w:val="627F259B"/>
    <w:rsid w:val="62B25BA1"/>
    <w:rsid w:val="62C13CE9"/>
    <w:rsid w:val="62DD29AC"/>
    <w:rsid w:val="62E2D029"/>
    <w:rsid w:val="62F8DB63"/>
    <w:rsid w:val="62F9DBA9"/>
    <w:rsid w:val="62FA276D"/>
    <w:rsid w:val="63012D22"/>
    <w:rsid w:val="63116583"/>
    <w:rsid w:val="631C51BF"/>
    <w:rsid w:val="6321F755"/>
    <w:rsid w:val="634847D7"/>
    <w:rsid w:val="63503CF8"/>
    <w:rsid w:val="63552FF9"/>
    <w:rsid w:val="635AB8E7"/>
    <w:rsid w:val="635D636E"/>
    <w:rsid w:val="6381B6CC"/>
    <w:rsid w:val="638D12FB"/>
    <w:rsid w:val="63A30D7D"/>
    <w:rsid w:val="63A6EE0E"/>
    <w:rsid w:val="63B159EC"/>
    <w:rsid w:val="63B25F40"/>
    <w:rsid w:val="63B463C5"/>
    <w:rsid w:val="63B55B6B"/>
    <w:rsid w:val="63B90356"/>
    <w:rsid w:val="63C81715"/>
    <w:rsid w:val="63C9F937"/>
    <w:rsid w:val="63CCD47D"/>
    <w:rsid w:val="63D2D9B5"/>
    <w:rsid w:val="63D39C3C"/>
    <w:rsid w:val="63DB5E56"/>
    <w:rsid w:val="63E27D1E"/>
    <w:rsid w:val="63E61223"/>
    <w:rsid w:val="63FEF6C6"/>
    <w:rsid w:val="6414509F"/>
    <w:rsid w:val="64177AAC"/>
    <w:rsid w:val="641937A5"/>
    <w:rsid w:val="641BE094"/>
    <w:rsid w:val="6427D403"/>
    <w:rsid w:val="6429B8FF"/>
    <w:rsid w:val="642C9B45"/>
    <w:rsid w:val="643BDF42"/>
    <w:rsid w:val="644966CF"/>
    <w:rsid w:val="6449C01A"/>
    <w:rsid w:val="644B1595"/>
    <w:rsid w:val="645999E8"/>
    <w:rsid w:val="645EC164"/>
    <w:rsid w:val="646D9C2C"/>
    <w:rsid w:val="646ED40E"/>
    <w:rsid w:val="6475ED7B"/>
    <w:rsid w:val="64845752"/>
    <w:rsid w:val="6492D0DA"/>
    <w:rsid w:val="64936D80"/>
    <w:rsid w:val="64999244"/>
    <w:rsid w:val="64AEB9EA"/>
    <w:rsid w:val="64C1C5C1"/>
    <w:rsid w:val="64C3D3E7"/>
    <w:rsid w:val="64C7B069"/>
    <w:rsid w:val="64D53A69"/>
    <w:rsid w:val="64DB52C5"/>
    <w:rsid w:val="64E179E3"/>
    <w:rsid w:val="64EDA600"/>
    <w:rsid w:val="6502D4F6"/>
    <w:rsid w:val="65201782"/>
    <w:rsid w:val="65336C81"/>
    <w:rsid w:val="65381F36"/>
    <w:rsid w:val="6541DEC2"/>
    <w:rsid w:val="65451901"/>
    <w:rsid w:val="65456FA0"/>
    <w:rsid w:val="6545A031"/>
    <w:rsid w:val="654768D1"/>
    <w:rsid w:val="654A56DA"/>
    <w:rsid w:val="6568A4DE"/>
    <w:rsid w:val="65781C74"/>
    <w:rsid w:val="65826F64"/>
    <w:rsid w:val="65B1955D"/>
    <w:rsid w:val="65B2F332"/>
    <w:rsid w:val="65F8DDAB"/>
    <w:rsid w:val="6612A6D0"/>
    <w:rsid w:val="66156731"/>
    <w:rsid w:val="6638B710"/>
    <w:rsid w:val="664BAC18"/>
    <w:rsid w:val="6669A9DF"/>
    <w:rsid w:val="667B78E1"/>
    <w:rsid w:val="667FB27E"/>
    <w:rsid w:val="66850F83"/>
    <w:rsid w:val="66A139FF"/>
    <w:rsid w:val="66A89A43"/>
    <w:rsid w:val="66C79556"/>
    <w:rsid w:val="66C9C1AB"/>
    <w:rsid w:val="66E4306D"/>
    <w:rsid w:val="66F3114F"/>
    <w:rsid w:val="66F571CD"/>
    <w:rsid w:val="66F76A11"/>
    <w:rsid w:val="66FF37CD"/>
    <w:rsid w:val="66FFCAE1"/>
    <w:rsid w:val="67006042"/>
    <w:rsid w:val="67087ED0"/>
    <w:rsid w:val="671E0772"/>
    <w:rsid w:val="671E9A17"/>
    <w:rsid w:val="6731D2EE"/>
    <w:rsid w:val="67340706"/>
    <w:rsid w:val="673B6DCE"/>
    <w:rsid w:val="674A2028"/>
    <w:rsid w:val="674A8449"/>
    <w:rsid w:val="674DD4EB"/>
    <w:rsid w:val="67529A27"/>
    <w:rsid w:val="67538156"/>
    <w:rsid w:val="67566DAE"/>
    <w:rsid w:val="675779E8"/>
    <w:rsid w:val="676DF1DD"/>
    <w:rsid w:val="677D4FE0"/>
    <w:rsid w:val="67845634"/>
    <w:rsid w:val="6785861F"/>
    <w:rsid w:val="6787D7B4"/>
    <w:rsid w:val="67880BDE"/>
    <w:rsid w:val="678E23C2"/>
    <w:rsid w:val="679076C6"/>
    <w:rsid w:val="67B0D577"/>
    <w:rsid w:val="67C479A8"/>
    <w:rsid w:val="67C850F6"/>
    <w:rsid w:val="67CA7B18"/>
    <w:rsid w:val="67DC0133"/>
    <w:rsid w:val="67E8EE9B"/>
    <w:rsid w:val="67E9A21E"/>
    <w:rsid w:val="67F4FECC"/>
    <w:rsid w:val="68015E5E"/>
    <w:rsid w:val="68034FBD"/>
    <w:rsid w:val="680F9295"/>
    <w:rsid w:val="68161DCB"/>
    <w:rsid w:val="6826B1B1"/>
    <w:rsid w:val="6827E340"/>
    <w:rsid w:val="6837B875"/>
    <w:rsid w:val="6837EE16"/>
    <w:rsid w:val="68382B29"/>
    <w:rsid w:val="683E49F4"/>
    <w:rsid w:val="68409484"/>
    <w:rsid w:val="684236B4"/>
    <w:rsid w:val="684B4869"/>
    <w:rsid w:val="6866230D"/>
    <w:rsid w:val="68A045A0"/>
    <w:rsid w:val="68B7D924"/>
    <w:rsid w:val="68B7E09E"/>
    <w:rsid w:val="68CE42A9"/>
    <w:rsid w:val="68D66B69"/>
    <w:rsid w:val="68ECFB57"/>
    <w:rsid w:val="68EF55D4"/>
    <w:rsid w:val="68F60C30"/>
    <w:rsid w:val="68F85317"/>
    <w:rsid w:val="69114D46"/>
    <w:rsid w:val="69143C0A"/>
    <w:rsid w:val="692053DA"/>
    <w:rsid w:val="69420CE4"/>
    <w:rsid w:val="6948ADBC"/>
    <w:rsid w:val="694F1660"/>
    <w:rsid w:val="69612175"/>
    <w:rsid w:val="698BF11D"/>
    <w:rsid w:val="69A36077"/>
    <w:rsid w:val="69A58B84"/>
    <w:rsid w:val="69AF2636"/>
    <w:rsid w:val="69B859F2"/>
    <w:rsid w:val="69C91D6A"/>
    <w:rsid w:val="69CE1B2D"/>
    <w:rsid w:val="69E36D5B"/>
    <w:rsid w:val="69FC4BA9"/>
    <w:rsid w:val="6A061F63"/>
    <w:rsid w:val="6A2294A9"/>
    <w:rsid w:val="6A25D980"/>
    <w:rsid w:val="6A273909"/>
    <w:rsid w:val="6A294793"/>
    <w:rsid w:val="6A38A927"/>
    <w:rsid w:val="6A3AA697"/>
    <w:rsid w:val="6A3BB3FB"/>
    <w:rsid w:val="6A54B197"/>
    <w:rsid w:val="6A5C4413"/>
    <w:rsid w:val="6A5E0E15"/>
    <w:rsid w:val="6A60D67A"/>
    <w:rsid w:val="6A72CB4B"/>
    <w:rsid w:val="6A773672"/>
    <w:rsid w:val="6A7DDA8B"/>
    <w:rsid w:val="6A80C5C7"/>
    <w:rsid w:val="6A9C42D4"/>
    <w:rsid w:val="6AA34D5B"/>
    <w:rsid w:val="6AC282BB"/>
    <w:rsid w:val="6AC61532"/>
    <w:rsid w:val="6ACB1D93"/>
    <w:rsid w:val="6ACD1A3C"/>
    <w:rsid w:val="6ACE0F3B"/>
    <w:rsid w:val="6ACEB865"/>
    <w:rsid w:val="6AD250CE"/>
    <w:rsid w:val="6AE5A4E8"/>
    <w:rsid w:val="6AF030EE"/>
    <w:rsid w:val="6AFDA67A"/>
    <w:rsid w:val="6B026827"/>
    <w:rsid w:val="6B22CB2A"/>
    <w:rsid w:val="6B23EFBB"/>
    <w:rsid w:val="6B2AFAA4"/>
    <w:rsid w:val="6B2FE3A5"/>
    <w:rsid w:val="6B3D8605"/>
    <w:rsid w:val="6B42BFF9"/>
    <w:rsid w:val="6B47AA41"/>
    <w:rsid w:val="6B485F0B"/>
    <w:rsid w:val="6B5DC526"/>
    <w:rsid w:val="6B6A869C"/>
    <w:rsid w:val="6B833A60"/>
    <w:rsid w:val="6B83E933"/>
    <w:rsid w:val="6B8A2D1C"/>
    <w:rsid w:val="6BA565C4"/>
    <w:rsid w:val="6BC34DCF"/>
    <w:rsid w:val="6BCB49C3"/>
    <w:rsid w:val="6BCEC331"/>
    <w:rsid w:val="6BD676F8"/>
    <w:rsid w:val="6BD80A34"/>
    <w:rsid w:val="6BF7CB57"/>
    <w:rsid w:val="6BFAACE9"/>
    <w:rsid w:val="6C055437"/>
    <w:rsid w:val="6C1DB24B"/>
    <w:rsid w:val="6C1DB4EC"/>
    <w:rsid w:val="6C378952"/>
    <w:rsid w:val="6C3794DD"/>
    <w:rsid w:val="6C44FCB5"/>
    <w:rsid w:val="6C48EE08"/>
    <w:rsid w:val="6C617401"/>
    <w:rsid w:val="6C62F198"/>
    <w:rsid w:val="6C6726D9"/>
    <w:rsid w:val="6C6A7B21"/>
    <w:rsid w:val="6C791567"/>
    <w:rsid w:val="6C80D319"/>
    <w:rsid w:val="6C8DC627"/>
    <w:rsid w:val="6C99D7C0"/>
    <w:rsid w:val="6CB5B20D"/>
    <w:rsid w:val="6CC9DB12"/>
    <w:rsid w:val="6CE2AF35"/>
    <w:rsid w:val="6CEDA169"/>
    <w:rsid w:val="6CF4397C"/>
    <w:rsid w:val="6CF5875C"/>
    <w:rsid w:val="6CF92EFC"/>
    <w:rsid w:val="6CF9A596"/>
    <w:rsid w:val="6D23A33F"/>
    <w:rsid w:val="6D291110"/>
    <w:rsid w:val="6D2F7CCE"/>
    <w:rsid w:val="6D43EC7E"/>
    <w:rsid w:val="6D498901"/>
    <w:rsid w:val="6D56A89B"/>
    <w:rsid w:val="6D5931EE"/>
    <w:rsid w:val="6D730DAC"/>
    <w:rsid w:val="6D81405D"/>
    <w:rsid w:val="6D8B134D"/>
    <w:rsid w:val="6D947C4D"/>
    <w:rsid w:val="6DB8EA7B"/>
    <w:rsid w:val="6DBF4428"/>
    <w:rsid w:val="6DC2C20B"/>
    <w:rsid w:val="6DC76B51"/>
    <w:rsid w:val="6DCB801E"/>
    <w:rsid w:val="6DDB6195"/>
    <w:rsid w:val="6DDF6789"/>
    <w:rsid w:val="6DE13FD4"/>
    <w:rsid w:val="6E06CAE9"/>
    <w:rsid w:val="6E0C7A0B"/>
    <w:rsid w:val="6E119F60"/>
    <w:rsid w:val="6E1846C9"/>
    <w:rsid w:val="6E274C2D"/>
    <w:rsid w:val="6E3DB2B6"/>
    <w:rsid w:val="6E49D5E9"/>
    <w:rsid w:val="6E4BD401"/>
    <w:rsid w:val="6E51A3D0"/>
    <w:rsid w:val="6E51AF0C"/>
    <w:rsid w:val="6E584671"/>
    <w:rsid w:val="6E675196"/>
    <w:rsid w:val="6E76CBDA"/>
    <w:rsid w:val="6E7FE7CA"/>
    <w:rsid w:val="6E817552"/>
    <w:rsid w:val="6E8B666E"/>
    <w:rsid w:val="6EA312A5"/>
    <w:rsid w:val="6EA58E84"/>
    <w:rsid w:val="6EA93A9C"/>
    <w:rsid w:val="6EAB932F"/>
    <w:rsid w:val="6EB50EEF"/>
    <w:rsid w:val="6ECD035E"/>
    <w:rsid w:val="6ECDFF7D"/>
    <w:rsid w:val="6EE1F1A9"/>
    <w:rsid w:val="6EE3F614"/>
    <w:rsid w:val="6EEF7C74"/>
    <w:rsid w:val="6F02FB69"/>
    <w:rsid w:val="6F0A4B02"/>
    <w:rsid w:val="6F133AD9"/>
    <w:rsid w:val="6F15EBC4"/>
    <w:rsid w:val="6F1B62FC"/>
    <w:rsid w:val="6F1E1AB7"/>
    <w:rsid w:val="6F37D927"/>
    <w:rsid w:val="6F3CA92E"/>
    <w:rsid w:val="6F3DC1E3"/>
    <w:rsid w:val="6F459E3D"/>
    <w:rsid w:val="6F580A44"/>
    <w:rsid w:val="6F6DE78E"/>
    <w:rsid w:val="6F7115B8"/>
    <w:rsid w:val="6F76BE7E"/>
    <w:rsid w:val="6F84FEC8"/>
    <w:rsid w:val="6F8BF9DA"/>
    <w:rsid w:val="6F8C0E1A"/>
    <w:rsid w:val="6F912D8F"/>
    <w:rsid w:val="6FA0D5C1"/>
    <w:rsid w:val="6FB04ED3"/>
    <w:rsid w:val="6FC9A3F8"/>
    <w:rsid w:val="6FD0602B"/>
    <w:rsid w:val="6FE2C89B"/>
    <w:rsid w:val="7009EB68"/>
    <w:rsid w:val="70112BB5"/>
    <w:rsid w:val="70163C38"/>
    <w:rsid w:val="7027D61B"/>
    <w:rsid w:val="70345839"/>
    <w:rsid w:val="7035319B"/>
    <w:rsid w:val="7037CCAE"/>
    <w:rsid w:val="70421F70"/>
    <w:rsid w:val="7046FA88"/>
    <w:rsid w:val="70477BE2"/>
    <w:rsid w:val="704C2632"/>
    <w:rsid w:val="704D2DFD"/>
    <w:rsid w:val="70503319"/>
    <w:rsid w:val="70578E50"/>
    <w:rsid w:val="706403B1"/>
    <w:rsid w:val="706840DC"/>
    <w:rsid w:val="706DABEA"/>
    <w:rsid w:val="706F7D0C"/>
    <w:rsid w:val="707B467C"/>
    <w:rsid w:val="708607CD"/>
    <w:rsid w:val="709987D7"/>
    <w:rsid w:val="70B816A4"/>
    <w:rsid w:val="70BC6B37"/>
    <w:rsid w:val="70BDB798"/>
    <w:rsid w:val="70D3A988"/>
    <w:rsid w:val="70D6E3D3"/>
    <w:rsid w:val="70DB935D"/>
    <w:rsid w:val="70FACED6"/>
    <w:rsid w:val="70FF0C13"/>
    <w:rsid w:val="710A9E69"/>
    <w:rsid w:val="710F61E0"/>
    <w:rsid w:val="71128EDF"/>
    <w:rsid w:val="71139C41"/>
    <w:rsid w:val="711A8892"/>
    <w:rsid w:val="71213CCE"/>
    <w:rsid w:val="71297CB9"/>
    <w:rsid w:val="7134EB6D"/>
    <w:rsid w:val="71391A01"/>
    <w:rsid w:val="71511ECD"/>
    <w:rsid w:val="71728BF9"/>
    <w:rsid w:val="7178CD1E"/>
    <w:rsid w:val="717FCA5C"/>
    <w:rsid w:val="719B7FBC"/>
    <w:rsid w:val="71B564A2"/>
    <w:rsid w:val="71C35952"/>
    <w:rsid w:val="71E18C62"/>
    <w:rsid w:val="71E8C102"/>
    <w:rsid w:val="71EC037A"/>
    <w:rsid w:val="721A1571"/>
    <w:rsid w:val="7235C5EA"/>
    <w:rsid w:val="72368487"/>
    <w:rsid w:val="7238ED18"/>
    <w:rsid w:val="723C3BC7"/>
    <w:rsid w:val="726884E8"/>
    <w:rsid w:val="7271E43F"/>
    <w:rsid w:val="7280ED90"/>
    <w:rsid w:val="729B12AF"/>
    <w:rsid w:val="729D59AC"/>
    <w:rsid w:val="72A5EF9B"/>
    <w:rsid w:val="72AC7B89"/>
    <w:rsid w:val="72AFC8CE"/>
    <w:rsid w:val="72B11C38"/>
    <w:rsid w:val="72B658F3"/>
    <w:rsid w:val="72C81D34"/>
    <w:rsid w:val="72CFE0FF"/>
    <w:rsid w:val="72DF4E39"/>
    <w:rsid w:val="72ECA686"/>
    <w:rsid w:val="72ECECDC"/>
    <w:rsid w:val="73042269"/>
    <w:rsid w:val="7311A4FB"/>
    <w:rsid w:val="731A57D7"/>
    <w:rsid w:val="7320042F"/>
    <w:rsid w:val="732DCB51"/>
    <w:rsid w:val="733CEAAB"/>
    <w:rsid w:val="7349390D"/>
    <w:rsid w:val="734C2198"/>
    <w:rsid w:val="734E13E8"/>
    <w:rsid w:val="73548D26"/>
    <w:rsid w:val="73571103"/>
    <w:rsid w:val="736AC7E3"/>
    <w:rsid w:val="736CD879"/>
    <w:rsid w:val="73736117"/>
    <w:rsid w:val="73755A1E"/>
    <w:rsid w:val="737854D7"/>
    <w:rsid w:val="737A54F1"/>
    <w:rsid w:val="739C7F98"/>
    <w:rsid w:val="73B32E02"/>
    <w:rsid w:val="73B6CA44"/>
    <w:rsid w:val="73C220E1"/>
    <w:rsid w:val="73C381FB"/>
    <w:rsid w:val="73DAD804"/>
    <w:rsid w:val="73DC9F53"/>
    <w:rsid w:val="73E1C6E5"/>
    <w:rsid w:val="73FF67D8"/>
    <w:rsid w:val="7404F05B"/>
    <w:rsid w:val="74073B67"/>
    <w:rsid w:val="74142A76"/>
    <w:rsid w:val="742B3548"/>
    <w:rsid w:val="742F1539"/>
    <w:rsid w:val="74489BD7"/>
    <w:rsid w:val="74577A9D"/>
    <w:rsid w:val="74697E7D"/>
    <w:rsid w:val="746B4FA3"/>
    <w:rsid w:val="748F7A64"/>
    <w:rsid w:val="7491BECF"/>
    <w:rsid w:val="74A5307C"/>
    <w:rsid w:val="74C787F5"/>
    <w:rsid w:val="74E01437"/>
    <w:rsid w:val="74EB993D"/>
    <w:rsid w:val="74ED45BF"/>
    <w:rsid w:val="74ED48F7"/>
    <w:rsid w:val="74F0CDA8"/>
    <w:rsid w:val="74F41C2D"/>
    <w:rsid w:val="75044007"/>
    <w:rsid w:val="750C9EF4"/>
    <w:rsid w:val="75123CB8"/>
    <w:rsid w:val="7512DE4C"/>
    <w:rsid w:val="751F84DB"/>
    <w:rsid w:val="7531975E"/>
    <w:rsid w:val="753358CB"/>
    <w:rsid w:val="75366054"/>
    <w:rsid w:val="753AB14B"/>
    <w:rsid w:val="753D4574"/>
    <w:rsid w:val="754657AB"/>
    <w:rsid w:val="7546E581"/>
    <w:rsid w:val="755FA7FA"/>
    <w:rsid w:val="756906A9"/>
    <w:rsid w:val="756CEC1D"/>
    <w:rsid w:val="7571B166"/>
    <w:rsid w:val="7573BFA0"/>
    <w:rsid w:val="757D9746"/>
    <w:rsid w:val="75828D5E"/>
    <w:rsid w:val="758D5C3B"/>
    <w:rsid w:val="75A8AE42"/>
    <w:rsid w:val="75C21E1F"/>
    <w:rsid w:val="75C9ED06"/>
    <w:rsid w:val="75CB2BD0"/>
    <w:rsid w:val="75DCEE46"/>
    <w:rsid w:val="75E4B09C"/>
    <w:rsid w:val="75F8E5E0"/>
    <w:rsid w:val="76006D38"/>
    <w:rsid w:val="7605BD43"/>
    <w:rsid w:val="7611C0E7"/>
    <w:rsid w:val="761412A2"/>
    <w:rsid w:val="7645CCD9"/>
    <w:rsid w:val="764D42E1"/>
    <w:rsid w:val="7653D1A1"/>
    <w:rsid w:val="7664BDFC"/>
    <w:rsid w:val="7669DF78"/>
    <w:rsid w:val="766AB65B"/>
    <w:rsid w:val="7679EC5A"/>
    <w:rsid w:val="76846F42"/>
    <w:rsid w:val="76A2BA06"/>
    <w:rsid w:val="76A3E970"/>
    <w:rsid w:val="76A6843A"/>
    <w:rsid w:val="76C2408F"/>
    <w:rsid w:val="76C5C9D0"/>
    <w:rsid w:val="76D220F6"/>
    <w:rsid w:val="76EA5130"/>
    <w:rsid w:val="76F515C2"/>
    <w:rsid w:val="76FAA0EB"/>
    <w:rsid w:val="770A2B5A"/>
    <w:rsid w:val="770EC874"/>
    <w:rsid w:val="77119309"/>
    <w:rsid w:val="77184DE7"/>
    <w:rsid w:val="771967A7"/>
    <w:rsid w:val="77218540"/>
    <w:rsid w:val="77246FEA"/>
    <w:rsid w:val="77361D01"/>
    <w:rsid w:val="77414CEB"/>
    <w:rsid w:val="77447EA3"/>
    <w:rsid w:val="775B3768"/>
    <w:rsid w:val="7766FC31"/>
    <w:rsid w:val="77741C91"/>
    <w:rsid w:val="779AC0A4"/>
    <w:rsid w:val="77A1F731"/>
    <w:rsid w:val="77ABC0D2"/>
    <w:rsid w:val="77C05ED4"/>
    <w:rsid w:val="77C7360C"/>
    <w:rsid w:val="77CA985D"/>
    <w:rsid w:val="77D6C90E"/>
    <w:rsid w:val="77E0A417"/>
    <w:rsid w:val="77EDBE21"/>
    <w:rsid w:val="7811906B"/>
    <w:rsid w:val="78153C9A"/>
    <w:rsid w:val="7824F5AB"/>
    <w:rsid w:val="782F2195"/>
    <w:rsid w:val="7833376D"/>
    <w:rsid w:val="78453EA4"/>
    <w:rsid w:val="787BFE64"/>
    <w:rsid w:val="78864F6B"/>
    <w:rsid w:val="78886C37"/>
    <w:rsid w:val="78AAD630"/>
    <w:rsid w:val="78AF23AB"/>
    <w:rsid w:val="78B98784"/>
    <w:rsid w:val="78BC9B39"/>
    <w:rsid w:val="78C238DB"/>
    <w:rsid w:val="78C69D7F"/>
    <w:rsid w:val="78D65D78"/>
    <w:rsid w:val="78DADE15"/>
    <w:rsid w:val="78DBAC93"/>
    <w:rsid w:val="78DEBB6D"/>
    <w:rsid w:val="78E8D949"/>
    <w:rsid w:val="78FBC3E8"/>
    <w:rsid w:val="7912FC4A"/>
    <w:rsid w:val="7918D4D0"/>
    <w:rsid w:val="7919102F"/>
    <w:rsid w:val="791AA285"/>
    <w:rsid w:val="791C58B4"/>
    <w:rsid w:val="791C6AB1"/>
    <w:rsid w:val="79233338"/>
    <w:rsid w:val="7925FE27"/>
    <w:rsid w:val="792A56EC"/>
    <w:rsid w:val="793AA372"/>
    <w:rsid w:val="793CA353"/>
    <w:rsid w:val="7940C9B7"/>
    <w:rsid w:val="7951D864"/>
    <w:rsid w:val="79600B6A"/>
    <w:rsid w:val="796D9F18"/>
    <w:rsid w:val="796ECBD4"/>
    <w:rsid w:val="79758087"/>
    <w:rsid w:val="7980DBF3"/>
    <w:rsid w:val="79945AAB"/>
    <w:rsid w:val="7996F5C8"/>
    <w:rsid w:val="79A70FE0"/>
    <w:rsid w:val="79B276CB"/>
    <w:rsid w:val="79B31EC2"/>
    <w:rsid w:val="79B3C3E1"/>
    <w:rsid w:val="79C26E3B"/>
    <w:rsid w:val="79CC2471"/>
    <w:rsid w:val="79CDA579"/>
    <w:rsid w:val="79D37ADD"/>
    <w:rsid w:val="79DF86BD"/>
    <w:rsid w:val="79E937F6"/>
    <w:rsid w:val="79FA860A"/>
    <w:rsid w:val="7A03928A"/>
    <w:rsid w:val="7A06704B"/>
    <w:rsid w:val="7A0D20F2"/>
    <w:rsid w:val="7A13762C"/>
    <w:rsid w:val="7A1785F3"/>
    <w:rsid w:val="7A42B114"/>
    <w:rsid w:val="7A519576"/>
    <w:rsid w:val="7A526BB7"/>
    <w:rsid w:val="7A7110B5"/>
    <w:rsid w:val="7A71DEA6"/>
    <w:rsid w:val="7A7431DF"/>
    <w:rsid w:val="7A7D5412"/>
    <w:rsid w:val="7A7F5CCF"/>
    <w:rsid w:val="7A7FFDD6"/>
    <w:rsid w:val="7A81CE92"/>
    <w:rsid w:val="7A826848"/>
    <w:rsid w:val="7A8D5A3C"/>
    <w:rsid w:val="7A961A10"/>
    <w:rsid w:val="7A98F683"/>
    <w:rsid w:val="7A9DFA01"/>
    <w:rsid w:val="7AAE38B9"/>
    <w:rsid w:val="7AB63DBA"/>
    <w:rsid w:val="7ADC0134"/>
    <w:rsid w:val="7AEC1438"/>
    <w:rsid w:val="7AEDDAFE"/>
    <w:rsid w:val="7AFD1A0F"/>
    <w:rsid w:val="7B032275"/>
    <w:rsid w:val="7B13B7B0"/>
    <w:rsid w:val="7B2BD8F1"/>
    <w:rsid w:val="7B31E0BA"/>
    <w:rsid w:val="7B323CE2"/>
    <w:rsid w:val="7B3A6532"/>
    <w:rsid w:val="7B3E1A30"/>
    <w:rsid w:val="7B4FD4ED"/>
    <w:rsid w:val="7B573F78"/>
    <w:rsid w:val="7B5988EF"/>
    <w:rsid w:val="7B5DBE91"/>
    <w:rsid w:val="7B600F2C"/>
    <w:rsid w:val="7B8C5DCD"/>
    <w:rsid w:val="7B8D87C3"/>
    <w:rsid w:val="7B9A8E25"/>
    <w:rsid w:val="7BAB1913"/>
    <w:rsid w:val="7BB6E3D2"/>
    <w:rsid w:val="7BBF2216"/>
    <w:rsid w:val="7BC7BDF1"/>
    <w:rsid w:val="7BD3B06D"/>
    <w:rsid w:val="7BD684B4"/>
    <w:rsid w:val="7BE6844C"/>
    <w:rsid w:val="7BEE64DA"/>
    <w:rsid w:val="7BF30D0F"/>
    <w:rsid w:val="7BFE145A"/>
    <w:rsid w:val="7C0078AD"/>
    <w:rsid w:val="7C0860DA"/>
    <w:rsid w:val="7C1659C0"/>
    <w:rsid w:val="7C17EFC6"/>
    <w:rsid w:val="7C1DFC67"/>
    <w:rsid w:val="7C203FBF"/>
    <w:rsid w:val="7C3371D4"/>
    <w:rsid w:val="7C4FF557"/>
    <w:rsid w:val="7C509E04"/>
    <w:rsid w:val="7C57C3E2"/>
    <w:rsid w:val="7C77D195"/>
    <w:rsid w:val="7C7DC9B5"/>
    <w:rsid w:val="7C8F1B31"/>
    <w:rsid w:val="7C9F1816"/>
    <w:rsid w:val="7CB08430"/>
    <w:rsid w:val="7CFBDF8D"/>
    <w:rsid w:val="7D0BDBB9"/>
    <w:rsid w:val="7D1E8DAF"/>
    <w:rsid w:val="7D2CE450"/>
    <w:rsid w:val="7D3C9B2C"/>
    <w:rsid w:val="7D4A9C40"/>
    <w:rsid w:val="7D4FF23A"/>
    <w:rsid w:val="7D5262CC"/>
    <w:rsid w:val="7D583742"/>
    <w:rsid w:val="7D5D7BE9"/>
    <w:rsid w:val="7D6948E5"/>
    <w:rsid w:val="7D6F8EEC"/>
    <w:rsid w:val="7D710CDE"/>
    <w:rsid w:val="7D754302"/>
    <w:rsid w:val="7D7FD9B7"/>
    <w:rsid w:val="7D94A19C"/>
    <w:rsid w:val="7D98860A"/>
    <w:rsid w:val="7D98938A"/>
    <w:rsid w:val="7D9CA957"/>
    <w:rsid w:val="7DA194D5"/>
    <w:rsid w:val="7DA982B7"/>
    <w:rsid w:val="7DBCED97"/>
    <w:rsid w:val="7DC4FAFE"/>
    <w:rsid w:val="7DCCC457"/>
    <w:rsid w:val="7DF00776"/>
    <w:rsid w:val="7DF24353"/>
    <w:rsid w:val="7DF255CA"/>
    <w:rsid w:val="7DFB50F1"/>
    <w:rsid w:val="7E032FBD"/>
    <w:rsid w:val="7E0DAC36"/>
    <w:rsid w:val="7E23B4FA"/>
    <w:rsid w:val="7E335C6B"/>
    <w:rsid w:val="7E48001C"/>
    <w:rsid w:val="7E49EFF7"/>
    <w:rsid w:val="7E4C3FBD"/>
    <w:rsid w:val="7E4DC4F3"/>
    <w:rsid w:val="7E565375"/>
    <w:rsid w:val="7E59AA26"/>
    <w:rsid w:val="7E677CF9"/>
    <w:rsid w:val="7E703698"/>
    <w:rsid w:val="7E789FD5"/>
    <w:rsid w:val="7E7BC1B3"/>
    <w:rsid w:val="7E7CED15"/>
    <w:rsid w:val="7E7E543B"/>
    <w:rsid w:val="7E97D745"/>
    <w:rsid w:val="7E9E5722"/>
    <w:rsid w:val="7E9EACB6"/>
    <w:rsid w:val="7EBA3565"/>
    <w:rsid w:val="7EC7CD82"/>
    <w:rsid w:val="7ED9091F"/>
    <w:rsid w:val="7EE17EA4"/>
    <w:rsid w:val="7EE88F37"/>
    <w:rsid w:val="7EF649AE"/>
    <w:rsid w:val="7F07A755"/>
    <w:rsid w:val="7F26059C"/>
    <w:rsid w:val="7F2BEEFA"/>
    <w:rsid w:val="7F30278B"/>
    <w:rsid w:val="7F4ED065"/>
    <w:rsid w:val="7F511F8A"/>
    <w:rsid w:val="7F529BE0"/>
    <w:rsid w:val="7F548A31"/>
    <w:rsid w:val="7F58E5B9"/>
    <w:rsid w:val="7F5CB20F"/>
    <w:rsid w:val="7F60B018"/>
    <w:rsid w:val="7F698B33"/>
    <w:rsid w:val="7F782E40"/>
    <w:rsid w:val="7F78584B"/>
    <w:rsid w:val="7F8B31CC"/>
    <w:rsid w:val="7F93FF58"/>
    <w:rsid w:val="7F96507D"/>
    <w:rsid w:val="7F9C4E5D"/>
    <w:rsid w:val="7FBC8836"/>
    <w:rsid w:val="7FBE889A"/>
    <w:rsid w:val="7FCE6BFA"/>
    <w:rsid w:val="7FD21ABC"/>
    <w:rsid w:val="7FD8008F"/>
    <w:rsid w:val="7FDA4F5C"/>
    <w:rsid w:val="7FFD8CF1"/>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241CCD"/>
  <w15:chartTrackingRefBased/>
  <w15:docId w15:val="{66E60625-D10E-4CF0-9432-0C0C27DA0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맑은 고딕" w:eastAsia="맑은 고딕" w:hAnsi="맑은 고딕" w:cs="Arial"/>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4FA"/>
    <w:pPr>
      <w:widowControl w:val="0"/>
      <w:wordWrap w:val="0"/>
      <w:autoSpaceDE w:val="0"/>
      <w:autoSpaceDN w:val="0"/>
      <w:spacing w:line="276" w:lineRule="auto"/>
    </w:pPr>
    <w:rPr>
      <w:rFonts w:ascii="Calibri" w:hAnsi="Calibri" w:cs="Calibri"/>
      <w:sz w:val="22"/>
      <w:szCs w:val="22"/>
    </w:rPr>
  </w:style>
  <w:style w:type="paragraph" w:styleId="Heading1">
    <w:name w:val="heading 1"/>
    <w:basedOn w:val="Normal"/>
    <w:next w:val="Normal"/>
    <w:link w:val="Heading1Char"/>
    <w:uiPriority w:val="9"/>
    <w:qFormat/>
    <w:rsid w:val="00294355"/>
    <w:pPr>
      <w:keepNext/>
      <w:keepLines/>
      <w:numPr>
        <w:numId w:val="6"/>
      </w:numPr>
      <w:spacing w:after="240"/>
      <w:outlineLvl w:val="0"/>
    </w:pPr>
    <w:rPr>
      <w:b/>
      <w:bCs/>
      <w:sz w:val="32"/>
      <w:szCs w:val="32"/>
    </w:rPr>
  </w:style>
  <w:style w:type="paragraph" w:styleId="Heading2">
    <w:name w:val="heading 2"/>
    <w:basedOn w:val="Normal"/>
    <w:next w:val="Normal"/>
    <w:link w:val="Heading2Char"/>
    <w:uiPriority w:val="9"/>
    <w:unhideWhenUsed/>
    <w:qFormat/>
    <w:rsid w:val="0016070A"/>
    <w:pPr>
      <w:ind w:left="360" w:hanging="360"/>
      <w:outlineLvl w:val="1"/>
    </w:pPr>
    <w:rPr>
      <w:b/>
      <w:bCs/>
      <w:sz w:val="28"/>
      <w:szCs w:val="28"/>
    </w:rPr>
  </w:style>
  <w:style w:type="paragraph" w:styleId="Heading3">
    <w:name w:val="heading 3"/>
    <w:basedOn w:val="Normal"/>
    <w:next w:val="Normal"/>
    <w:link w:val="Heading3Char"/>
    <w:uiPriority w:val="9"/>
    <w:unhideWhenUsed/>
    <w:qFormat/>
    <w:rsid w:val="00B14390"/>
    <w:pPr>
      <w:outlineLvl w:val="2"/>
    </w:pPr>
    <w:rPr>
      <w:b/>
      <w:bCs/>
      <w:sz w:val="28"/>
      <w:szCs w:val="28"/>
    </w:rPr>
  </w:style>
  <w:style w:type="paragraph" w:styleId="Heading4">
    <w:name w:val="heading 4"/>
    <w:basedOn w:val="Normal"/>
    <w:next w:val="Normal"/>
    <w:link w:val="Heading4Char"/>
    <w:uiPriority w:val="9"/>
    <w:semiHidden/>
    <w:unhideWhenUsed/>
    <w:qFormat/>
    <w:rsid w:val="00761662"/>
    <w:pPr>
      <w:keepNext/>
      <w:keepLines/>
      <w:spacing w:before="40"/>
      <w:outlineLvl w:val="3"/>
    </w:pPr>
    <w:rPr>
      <w:rFonts w:ascii="맑은 고딕" w:hAnsi="맑은 고딕" w:cs="Times New Roman"/>
      <w:i/>
      <w:iCs/>
      <w:color w:val="2F5496"/>
    </w:rPr>
  </w:style>
  <w:style w:type="paragraph" w:styleId="Heading5">
    <w:name w:val="heading 5"/>
    <w:basedOn w:val="Normal"/>
    <w:next w:val="Normal"/>
    <w:link w:val="Heading5Char"/>
    <w:uiPriority w:val="9"/>
    <w:semiHidden/>
    <w:unhideWhenUsed/>
    <w:qFormat/>
    <w:rsid w:val="00761662"/>
    <w:pPr>
      <w:keepNext/>
      <w:keepLines/>
      <w:spacing w:before="40"/>
      <w:outlineLvl w:val="4"/>
    </w:pPr>
    <w:rPr>
      <w:rFonts w:ascii="맑은 고딕" w:hAnsi="맑은 고딕" w:cs="Times New Roman"/>
      <w:color w:val="2F5496"/>
    </w:rPr>
  </w:style>
  <w:style w:type="paragraph" w:styleId="Heading6">
    <w:name w:val="heading 6"/>
    <w:basedOn w:val="Normal"/>
    <w:next w:val="Normal"/>
    <w:link w:val="Heading6Char"/>
    <w:uiPriority w:val="9"/>
    <w:semiHidden/>
    <w:unhideWhenUsed/>
    <w:qFormat/>
    <w:rsid w:val="00761662"/>
    <w:pPr>
      <w:keepNext/>
      <w:keepLines/>
      <w:spacing w:before="40"/>
      <w:outlineLvl w:val="5"/>
    </w:pPr>
    <w:rPr>
      <w:rFonts w:ascii="맑은 고딕" w:hAnsi="맑은 고딕" w:cs="Times New Roman"/>
      <w:color w:val="1F3763"/>
    </w:rPr>
  </w:style>
  <w:style w:type="paragraph" w:styleId="Heading7">
    <w:name w:val="heading 7"/>
    <w:basedOn w:val="Normal"/>
    <w:next w:val="Normal"/>
    <w:link w:val="Heading7Char"/>
    <w:uiPriority w:val="9"/>
    <w:semiHidden/>
    <w:unhideWhenUsed/>
    <w:qFormat/>
    <w:rsid w:val="00761662"/>
    <w:pPr>
      <w:keepNext/>
      <w:keepLines/>
      <w:spacing w:before="40"/>
      <w:outlineLvl w:val="6"/>
    </w:pPr>
    <w:rPr>
      <w:rFonts w:ascii="맑은 고딕" w:hAnsi="맑은 고딕" w:cs="Times New Roman"/>
      <w:i/>
      <w:iCs/>
      <w:color w:val="1F3763"/>
    </w:rPr>
  </w:style>
  <w:style w:type="paragraph" w:styleId="Heading8">
    <w:name w:val="heading 8"/>
    <w:basedOn w:val="Normal"/>
    <w:next w:val="Normal"/>
    <w:link w:val="Heading8Char"/>
    <w:uiPriority w:val="9"/>
    <w:semiHidden/>
    <w:unhideWhenUsed/>
    <w:qFormat/>
    <w:rsid w:val="00761662"/>
    <w:pPr>
      <w:keepNext/>
      <w:keepLines/>
      <w:spacing w:before="40"/>
      <w:outlineLvl w:val="7"/>
    </w:pPr>
    <w:rPr>
      <w:rFonts w:ascii="맑은 고딕" w:hAnsi="맑은 고딕" w:cs="Times New Roman"/>
      <w:color w:val="272727"/>
      <w:sz w:val="21"/>
      <w:szCs w:val="21"/>
    </w:rPr>
  </w:style>
  <w:style w:type="paragraph" w:styleId="Heading9">
    <w:name w:val="heading 9"/>
    <w:basedOn w:val="Normal"/>
    <w:next w:val="Normal"/>
    <w:link w:val="Heading9Char"/>
    <w:uiPriority w:val="9"/>
    <w:semiHidden/>
    <w:unhideWhenUsed/>
    <w:qFormat/>
    <w:rsid w:val="00761662"/>
    <w:pPr>
      <w:keepNext/>
      <w:keepLines/>
      <w:spacing w:before="40"/>
      <w:outlineLvl w:val="8"/>
    </w:pPr>
    <w:rPr>
      <w:rFonts w:ascii="맑은 고딕" w:hAnsi="맑은 고딕"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16070A"/>
    <w:rPr>
      <w:rFonts w:ascii="Calibri" w:hAnsi="Calibri" w:cs="Calibri"/>
      <w:b/>
      <w:bCs/>
      <w:sz w:val="28"/>
      <w:szCs w:val="28"/>
    </w:rPr>
  </w:style>
  <w:style w:type="paragraph" w:styleId="ListParagraph">
    <w:name w:val="List Paragraph"/>
    <w:basedOn w:val="Normal"/>
    <w:uiPriority w:val="34"/>
    <w:qFormat/>
    <w:rsid w:val="00046CE5"/>
    <w:pPr>
      <w:ind w:left="720"/>
      <w:contextualSpacing/>
    </w:pPr>
  </w:style>
  <w:style w:type="paragraph" w:styleId="Date">
    <w:name w:val="Date"/>
    <w:basedOn w:val="Normal"/>
    <w:next w:val="Normal"/>
    <w:link w:val="DateChar"/>
    <w:uiPriority w:val="99"/>
    <w:semiHidden/>
    <w:unhideWhenUsed/>
    <w:rsid w:val="00691387"/>
  </w:style>
  <w:style w:type="character" w:customStyle="1" w:styleId="DateChar">
    <w:name w:val="Date Char"/>
    <w:link w:val="Date"/>
    <w:uiPriority w:val="99"/>
    <w:semiHidden/>
    <w:rsid w:val="00691387"/>
    <w:rPr>
      <w:rFonts w:ascii="Calibri" w:hAnsi="Calibri" w:cs="Calibri"/>
    </w:rPr>
  </w:style>
  <w:style w:type="paragraph" w:styleId="Caption">
    <w:name w:val="caption"/>
    <w:basedOn w:val="Normal"/>
    <w:next w:val="Normal"/>
    <w:uiPriority w:val="35"/>
    <w:unhideWhenUsed/>
    <w:qFormat/>
    <w:rsid w:val="00851B2B"/>
    <w:pPr>
      <w:spacing w:after="200"/>
    </w:pPr>
    <w:rPr>
      <w:b/>
      <w:bCs/>
      <w:sz w:val="20"/>
      <w:szCs w:val="20"/>
    </w:rPr>
  </w:style>
  <w:style w:type="character" w:customStyle="1" w:styleId="Heading3Char">
    <w:name w:val="Heading 3 Char"/>
    <w:link w:val="Heading3"/>
    <w:uiPriority w:val="9"/>
    <w:rsid w:val="00B14390"/>
    <w:rPr>
      <w:rFonts w:ascii="Calibri" w:hAnsi="Calibri" w:cs="Calibri"/>
      <w:b/>
      <w:bCs/>
      <w:sz w:val="28"/>
      <w:szCs w:val="28"/>
    </w:rPr>
  </w:style>
  <w:style w:type="character" w:customStyle="1" w:styleId="Heading1Char">
    <w:name w:val="Heading 1 Char"/>
    <w:link w:val="Heading1"/>
    <w:uiPriority w:val="9"/>
    <w:rsid w:val="00294355"/>
    <w:rPr>
      <w:rFonts w:ascii="Calibri" w:eastAsia="맑은 고딕" w:hAnsi="Calibri" w:cs="Calibri"/>
      <w:b/>
      <w:bCs/>
      <w:sz w:val="32"/>
      <w:szCs w:val="32"/>
    </w:rPr>
  </w:style>
  <w:style w:type="character" w:styleId="Hyperlink">
    <w:name w:val="Hyperlink"/>
    <w:uiPriority w:val="99"/>
    <w:unhideWhenUsed/>
    <w:rsid w:val="003C4710"/>
    <w:rPr>
      <w:color w:val="0563C1"/>
      <w:u w:val="single"/>
    </w:rPr>
  </w:style>
  <w:style w:type="character" w:styleId="UnresolvedMention">
    <w:name w:val="Unresolved Mention"/>
    <w:uiPriority w:val="99"/>
    <w:semiHidden/>
    <w:unhideWhenUsed/>
    <w:rsid w:val="003C4710"/>
    <w:rPr>
      <w:color w:val="605E5C"/>
      <w:shd w:val="clear" w:color="auto" w:fill="E1DFDD"/>
    </w:rPr>
  </w:style>
  <w:style w:type="paragraph" w:styleId="Header">
    <w:name w:val="header"/>
    <w:basedOn w:val="Normal"/>
    <w:link w:val="HeaderChar"/>
    <w:uiPriority w:val="99"/>
    <w:unhideWhenUsed/>
    <w:rsid w:val="00C56827"/>
    <w:pPr>
      <w:tabs>
        <w:tab w:val="center" w:pos="4513"/>
        <w:tab w:val="right" w:pos="9026"/>
      </w:tabs>
      <w:spacing w:line="240" w:lineRule="auto"/>
    </w:pPr>
  </w:style>
  <w:style w:type="character" w:customStyle="1" w:styleId="HeaderChar">
    <w:name w:val="Header Char"/>
    <w:link w:val="Header"/>
    <w:uiPriority w:val="99"/>
    <w:rsid w:val="00C56827"/>
    <w:rPr>
      <w:rFonts w:ascii="Calibri" w:hAnsi="Calibri" w:cs="Calibri"/>
    </w:rPr>
  </w:style>
  <w:style w:type="paragraph" w:styleId="Footer">
    <w:name w:val="footer"/>
    <w:basedOn w:val="Normal"/>
    <w:link w:val="FooterChar"/>
    <w:uiPriority w:val="99"/>
    <w:unhideWhenUsed/>
    <w:rsid w:val="00C56827"/>
    <w:pPr>
      <w:tabs>
        <w:tab w:val="center" w:pos="4513"/>
        <w:tab w:val="right" w:pos="9026"/>
      </w:tabs>
      <w:spacing w:line="240" w:lineRule="auto"/>
    </w:pPr>
  </w:style>
  <w:style w:type="character" w:customStyle="1" w:styleId="FooterChar">
    <w:name w:val="Footer Char"/>
    <w:link w:val="Footer"/>
    <w:uiPriority w:val="99"/>
    <w:rsid w:val="00C56827"/>
    <w:rPr>
      <w:rFonts w:ascii="Calibri" w:hAnsi="Calibri" w:cs="Calibri"/>
    </w:rPr>
  </w:style>
  <w:style w:type="table" w:styleId="GridTable1Light">
    <w:name w:val="Grid Table 1 Light"/>
    <w:basedOn w:val="TableNormal"/>
    <w:uiPriority w:val="46"/>
    <w:rsid w:val="00AA53AD"/>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TableGrid">
    <w:name w:val="Table Grid"/>
    <w:basedOn w:val="TableNormal"/>
    <w:uiPriority w:val="39"/>
    <w:rsid w:val="004F5E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9E4302"/>
    <w:rPr>
      <w:color w:val="808080"/>
    </w:rPr>
  </w:style>
  <w:style w:type="character" w:styleId="CommentReference">
    <w:name w:val="annotation reference"/>
    <w:uiPriority w:val="99"/>
    <w:semiHidden/>
    <w:unhideWhenUsed/>
    <w:rsid w:val="00C15327"/>
    <w:rPr>
      <w:sz w:val="16"/>
      <w:szCs w:val="16"/>
    </w:rPr>
  </w:style>
  <w:style w:type="paragraph" w:styleId="CommentText">
    <w:name w:val="annotation text"/>
    <w:basedOn w:val="Normal"/>
    <w:link w:val="CommentTextChar"/>
    <w:uiPriority w:val="99"/>
    <w:unhideWhenUsed/>
    <w:rsid w:val="00C15327"/>
    <w:pPr>
      <w:spacing w:line="240" w:lineRule="auto"/>
    </w:pPr>
    <w:rPr>
      <w:sz w:val="20"/>
      <w:szCs w:val="20"/>
    </w:rPr>
  </w:style>
  <w:style w:type="character" w:customStyle="1" w:styleId="CommentTextChar">
    <w:name w:val="Comment Text Char"/>
    <w:link w:val="CommentText"/>
    <w:uiPriority w:val="99"/>
    <w:rsid w:val="00C15327"/>
    <w:rPr>
      <w:rFonts w:ascii="Calibri" w:hAnsi="Calibri" w:cs="Calibri"/>
      <w:sz w:val="20"/>
      <w:szCs w:val="20"/>
    </w:rPr>
  </w:style>
  <w:style w:type="paragraph" w:styleId="CommentSubject">
    <w:name w:val="annotation subject"/>
    <w:basedOn w:val="CommentText"/>
    <w:next w:val="CommentText"/>
    <w:link w:val="CommentSubjectChar"/>
    <w:uiPriority w:val="99"/>
    <w:semiHidden/>
    <w:unhideWhenUsed/>
    <w:rsid w:val="00C15327"/>
    <w:rPr>
      <w:b/>
      <w:bCs/>
    </w:rPr>
  </w:style>
  <w:style w:type="character" w:customStyle="1" w:styleId="CommentSubjectChar">
    <w:name w:val="Comment Subject Char"/>
    <w:link w:val="CommentSubject"/>
    <w:uiPriority w:val="99"/>
    <w:semiHidden/>
    <w:rsid w:val="00C15327"/>
    <w:rPr>
      <w:rFonts w:ascii="Calibri" w:hAnsi="Calibri" w:cs="Calibri"/>
      <w:b/>
      <w:bCs/>
      <w:sz w:val="20"/>
      <w:szCs w:val="20"/>
    </w:rPr>
  </w:style>
  <w:style w:type="paragraph" w:styleId="Revision">
    <w:name w:val="Revision"/>
    <w:hidden/>
    <w:uiPriority w:val="99"/>
    <w:semiHidden/>
    <w:rsid w:val="00BB42EB"/>
    <w:rPr>
      <w:rFonts w:ascii="Calibri" w:hAnsi="Calibri" w:cs="Calibri"/>
      <w:sz w:val="22"/>
      <w:szCs w:val="22"/>
    </w:rPr>
  </w:style>
  <w:style w:type="paragraph" w:styleId="NormalWeb">
    <w:name w:val="Normal (Web)"/>
    <w:basedOn w:val="Normal"/>
    <w:uiPriority w:val="99"/>
    <w:semiHidden/>
    <w:unhideWhenUsed/>
    <w:rsid w:val="00A711B5"/>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rsid w:val="00A711B5"/>
    <w:rPr>
      <w:rFonts w:ascii="Segoe UI" w:hAnsi="Segoe UI" w:cs="Segoe UI" w:hint="default"/>
      <w:sz w:val="18"/>
      <w:szCs w:val="18"/>
    </w:rPr>
  </w:style>
  <w:style w:type="paragraph" w:styleId="BalloonText">
    <w:name w:val="Balloon Text"/>
    <w:basedOn w:val="Normal"/>
    <w:link w:val="BalloonTextChar"/>
    <w:uiPriority w:val="99"/>
    <w:semiHidden/>
    <w:unhideWhenUsed/>
    <w:rsid w:val="00EE5280"/>
    <w:pPr>
      <w:spacing w:line="240" w:lineRule="auto"/>
    </w:pPr>
    <w:rPr>
      <w:rFonts w:ascii="Segoe UI" w:hAnsi="Segoe UI" w:cs="Segoe UI"/>
      <w:sz w:val="18"/>
      <w:szCs w:val="18"/>
    </w:rPr>
  </w:style>
  <w:style w:type="character" w:customStyle="1" w:styleId="BalloonTextChar">
    <w:name w:val="Balloon Text Char"/>
    <w:link w:val="BalloonText"/>
    <w:uiPriority w:val="99"/>
    <w:semiHidden/>
    <w:rsid w:val="00EE5280"/>
    <w:rPr>
      <w:rFonts w:ascii="Segoe UI" w:hAnsi="Segoe UI" w:cs="Segoe UI"/>
      <w:sz w:val="18"/>
      <w:szCs w:val="18"/>
    </w:rPr>
  </w:style>
  <w:style w:type="character" w:styleId="FollowedHyperlink">
    <w:name w:val="FollowedHyperlink"/>
    <w:uiPriority w:val="99"/>
    <w:semiHidden/>
    <w:unhideWhenUsed/>
    <w:rsid w:val="009C648B"/>
    <w:rPr>
      <w:color w:val="954F72"/>
      <w:u w:val="single"/>
    </w:rPr>
  </w:style>
  <w:style w:type="paragraph" w:styleId="FootnoteText">
    <w:name w:val="footnote text"/>
    <w:basedOn w:val="Normal"/>
    <w:link w:val="FootnoteTextChar"/>
    <w:uiPriority w:val="99"/>
    <w:semiHidden/>
    <w:unhideWhenUsed/>
    <w:rsid w:val="00BB7988"/>
    <w:pPr>
      <w:spacing w:line="240" w:lineRule="auto"/>
    </w:pPr>
    <w:rPr>
      <w:sz w:val="20"/>
      <w:szCs w:val="20"/>
    </w:rPr>
  </w:style>
  <w:style w:type="character" w:customStyle="1" w:styleId="FootnoteTextChar">
    <w:name w:val="Footnote Text Char"/>
    <w:link w:val="FootnoteText"/>
    <w:uiPriority w:val="99"/>
    <w:semiHidden/>
    <w:rsid w:val="00BB7988"/>
    <w:rPr>
      <w:rFonts w:ascii="Calibri" w:hAnsi="Calibri" w:cs="Calibri"/>
      <w:sz w:val="20"/>
      <w:szCs w:val="20"/>
    </w:rPr>
  </w:style>
  <w:style w:type="character" w:styleId="FootnoteReference">
    <w:name w:val="footnote reference"/>
    <w:uiPriority w:val="99"/>
    <w:semiHidden/>
    <w:unhideWhenUsed/>
    <w:rsid w:val="00BB7988"/>
    <w:rPr>
      <w:vertAlign w:val="superscript"/>
    </w:rPr>
  </w:style>
  <w:style w:type="paragraph" w:styleId="Bibliography">
    <w:name w:val="Bibliography"/>
    <w:basedOn w:val="Normal"/>
    <w:next w:val="Normal"/>
    <w:uiPriority w:val="37"/>
    <w:semiHidden/>
    <w:unhideWhenUsed/>
    <w:rsid w:val="00761662"/>
  </w:style>
  <w:style w:type="paragraph" w:styleId="BlockText">
    <w:name w:val="Block Text"/>
    <w:basedOn w:val="Normal"/>
    <w:uiPriority w:val="99"/>
    <w:semiHidden/>
    <w:unhideWhenUsed/>
    <w:rsid w:val="00761662"/>
    <w:pPr>
      <w:pBdr>
        <w:top w:val="single" w:sz="2" w:space="10" w:color="4472C4"/>
        <w:left w:val="single" w:sz="2" w:space="10" w:color="4472C4"/>
        <w:bottom w:val="single" w:sz="2" w:space="10" w:color="4472C4"/>
        <w:right w:val="single" w:sz="2" w:space="10" w:color="4472C4"/>
      </w:pBdr>
      <w:ind w:left="1152" w:right="1152"/>
    </w:pPr>
    <w:rPr>
      <w:rFonts w:ascii="맑은 고딕" w:hAnsi="맑은 고딕" w:cs="Arial"/>
      <w:i/>
      <w:iCs/>
      <w:color w:val="4472C4"/>
    </w:rPr>
  </w:style>
  <w:style w:type="paragraph" w:styleId="BodyText">
    <w:name w:val="Body Text"/>
    <w:basedOn w:val="Normal"/>
    <w:link w:val="BodyTextChar"/>
    <w:uiPriority w:val="99"/>
    <w:semiHidden/>
    <w:unhideWhenUsed/>
    <w:rsid w:val="00761662"/>
    <w:pPr>
      <w:spacing w:after="120"/>
    </w:pPr>
  </w:style>
  <w:style w:type="character" w:customStyle="1" w:styleId="BodyTextChar">
    <w:name w:val="Body Text Char"/>
    <w:link w:val="BodyText"/>
    <w:uiPriority w:val="99"/>
    <w:semiHidden/>
    <w:rsid w:val="00761662"/>
    <w:rPr>
      <w:rFonts w:ascii="Calibri" w:hAnsi="Calibri" w:cs="Calibri"/>
    </w:rPr>
  </w:style>
  <w:style w:type="paragraph" w:styleId="BodyText2">
    <w:name w:val="Body Text 2"/>
    <w:basedOn w:val="Normal"/>
    <w:link w:val="BodyText2Char"/>
    <w:uiPriority w:val="99"/>
    <w:semiHidden/>
    <w:unhideWhenUsed/>
    <w:rsid w:val="00761662"/>
    <w:pPr>
      <w:spacing w:after="120" w:line="480" w:lineRule="auto"/>
    </w:pPr>
  </w:style>
  <w:style w:type="character" w:customStyle="1" w:styleId="BodyText2Char">
    <w:name w:val="Body Text 2 Char"/>
    <w:link w:val="BodyText2"/>
    <w:uiPriority w:val="99"/>
    <w:semiHidden/>
    <w:rsid w:val="00761662"/>
    <w:rPr>
      <w:rFonts w:ascii="Calibri" w:hAnsi="Calibri" w:cs="Calibri"/>
    </w:rPr>
  </w:style>
  <w:style w:type="paragraph" w:styleId="BodyText3">
    <w:name w:val="Body Text 3"/>
    <w:basedOn w:val="Normal"/>
    <w:link w:val="BodyText3Char"/>
    <w:uiPriority w:val="99"/>
    <w:semiHidden/>
    <w:unhideWhenUsed/>
    <w:rsid w:val="00761662"/>
    <w:pPr>
      <w:spacing w:after="120"/>
    </w:pPr>
    <w:rPr>
      <w:sz w:val="16"/>
      <w:szCs w:val="16"/>
    </w:rPr>
  </w:style>
  <w:style w:type="character" w:customStyle="1" w:styleId="BodyText3Char">
    <w:name w:val="Body Text 3 Char"/>
    <w:link w:val="BodyText3"/>
    <w:uiPriority w:val="99"/>
    <w:semiHidden/>
    <w:rsid w:val="00761662"/>
    <w:rPr>
      <w:rFonts w:ascii="Calibri" w:hAnsi="Calibri" w:cs="Calibri"/>
      <w:sz w:val="16"/>
      <w:szCs w:val="16"/>
    </w:rPr>
  </w:style>
  <w:style w:type="paragraph" w:styleId="BodyTextFirstIndent">
    <w:name w:val="Body Text First Indent"/>
    <w:basedOn w:val="BodyText"/>
    <w:link w:val="BodyTextFirstIndentChar"/>
    <w:uiPriority w:val="99"/>
    <w:semiHidden/>
    <w:unhideWhenUsed/>
    <w:rsid w:val="00761662"/>
    <w:pPr>
      <w:spacing w:after="0"/>
      <w:ind w:firstLine="360"/>
    </w:pPr>
  </w:style>
  <w:style w:type="character" w:customStyle="1" w:styleId="BodyTextFirstIndentChar">
    <w:name w:val="Body Text First Indent Char"/>
    <w:link w:val="BodyTextFirstIndent"/>
    <w:uiPriority w:val="99"/>
    <w:semiHidden/>
    <w:rsid w:val="00761662"/>
    <w:rPr>
      <w:rFonts w:ascii="Calibri" w:hAnsi="Calibri" w:cs="Calibri"/>
    </w:rPr>
  </w:style>
  <w:style w:type="paragraph" w:styleId="BodyTextIndent">
    <w:name w:val="Body Text Indent"/>
    <w:basedOn w:val="Normal"/>
    <w:link w:val="BodyTextIndentChar"/>
    <w:uiPriority w:val="99"/>
    <w:semiHidden/>
    <w:unhideWhenUsed/>
    <w:rsid w:val="00761662"/>
    <w:pPr>
      <w:spacing w:after="120"/>
      <w:ind w:left="283"/>
    </w:pPr>
  </w:style>
  <w:style w:type="character" w:customStyle="1" w:styleId="BodyTextIndentChar">
    <w:name w:val="Body Text Indent Char"/>
    <w:link w:val="BodyTextIndent"/>
    <w:uiPriority w:val="99"/>
    <w:semiHidden/>
    <w:rsid w:val="00761662"/>
    <w:rPr>
      <w:rFonts w:ascii="Calibri" w:hAnsi="Calibri" w:cs="Calibri"/>
    </w:rPr>
  </w:style>
  <w:style w:type="paragraph" w:styleId="BodyTextFirstIndent2">
    <w:name w:val="Body Text First Indent 2"/>
    <w:basedOn w:val="BodyTextIndent"/>
    <w:link w:val="BodyTextFirstIndent2Char"/>
    <w:uiPriority w:val="99"/>
    <w:semiHidden/>
    <w:unhideWhenUsed/>
    <w:rsid w:val="00761662"/>
    <w:pPr>
      <w:spacing w:after="0"/>
      <w:ind w:left="360" w:firstLine="360"/>
    </w:pPr>
  </w:style>
  <w:style w:type="character" w:customStyle="1" w:styleId="BodyTextFirstIndent2Char">
    <w:name w:val="Body Text First Indent 2 Char"/>
    <w:link w:val="BodyTextFirstIndent2"/>
    <w:uiPriority w:val="99"/>
    <w:semiHidden/>
    <w:rsid w:val="00761662"/>
    <w:rPr>
      <w:rFonts w:ascii="Calibri" w:hAnsi="Calibri" w:cs="Calibri"/>
    </w:rPr>
  </w:style>
  <w:style w:type="paragraph" w:styleId="BodyTextIndent2">
    <w:name w:val="Body Text Indent 2"/>
    <w:basedOn w:val="Normal"/>
    <w:link w:val="BodyTextIndent2Char"/>
    <w:uiPriority w:val="99"/>
    <w:semiHidden/>
    <w:unhideWhenUsed/>
    <w:rsid w:val="00761662"/>
    <w:pPr>
      <w:spacing w:after="120" w:line="480" w:lineRule="auto"/>
      <w:ind w:left="283"/>
    </w:pPr>
  </w:style>
  <w:style w:type="character" w:customStyle="1" w:styleId="BodyTextIndent2Char">
    <w:name w:val="Body Text Indent 2 Char"/>
    <w:link w:val="BodyTextIndent2"/>
    <w:uiPriority w:val="99"/>
    <w:semiHidden/>
    <w:rsid w:val="00761662"/>
    <w:rPr>
      <w:rFonts w:ascii="Calibri" w:hAnsi="Calibri" w:cs="Calibri"/>
    </w:rPr>
  </w:style>
  <w:style w:type="paragraph" w:styleId="BodyTextIndent3">
    <w:name w:val="Body Text Indent 3"/>
    <w:basedOn w:val="Normal"/>
    <w:link w:val="BodyTextIndent3Char"/>
    <w:uiPriority w:val="99"/>
    <w:semiHidden/>
    <w:unhideWhenUsed/>
    <w:rsid w:val="00761662"/>
    <w:pPr>
      <w:spacing w:after="120"/>
      <w:ind w:left="283"/>
    </w:pPr>
    <w:rPr>
      <w:sz w:val="16"/>
      <w:szCs w:val="16"/>
    </w:rPr>
  </w:style>
  <w:style w:type="character" w:customStyle="1" w:styleId="BodyTextIndent3Char">
    <w:name w:val="Body Text Indent 3 Char"/>
    <w:link w:val="BodyTextIndent3"/>
    <w:uiPriority w:val="99"/>
    <w:semiHidden/>
    <w:rsid w:val="00761662"/>
    <w:rPr>
      <w:rFonts w:ascii="Calibri" w:hAnsi="Calibri" w:cs="Calibri"/>
      <w:sz w:val="16"/>
      <w:szCs w:val="16"/>
    </w:rPr>
  </w:style>
  <w:style w:type="paragraph" w:styleId="Closing">
    <w:name w:val="Closing"/>
    <w:basedOn w:val="Normal"/>
    <w:link w:val="ClosingChar"/>
    <w:uiPriority w:val="99"/>
    <w:semiHidden/>
    <w:unhideWhenUsed/>
    <w:rsid w:val="00761662"/>
    <w:pPr>
      <w:spacing w:line="240" w:lineRule="auto"/>
      <w:ind w:left="4252"/>
    </w:pPr>
  </w:style>
  <w:style w:type="character" w:customStyle="1" w:styleId="ClosingChar">
    <w:name w:val="Closing Char"/>
    <w:link w:val="Closing"/>
    <w:uiPriority w:val="99"/>
    <w:semiHidden/>
    <w:rsid w:val="00761662"/>
    <w:rPr>
      <w:rFonts w:ascii="Calibri" w:hAnsi="Calibri" w:cs="Calibri"/>
    </w:rPr>
  </w:style>
  <w:style w:type="paragraph" w:styleId="DocumentMap">
    <w:name w:val="Document Map"/>
    <w:basedOn w:val="Normal"/>
    <w:link w:val="DocumentMapChar"/>
    <w:uiPriority w:val="99"/>
    <w:semiHidden/>
    <w:unhideWhenUsed/>
    <w:rsid w:val="00761662"/>
    <w:pPr>
      <w:spacing w:line="240" w:lineRule="auto"/>
    </w:pPr>
    <w:rPr>
      <w:rFonts w:ascii="Segoe UI" w:hAnsi="Segoe UI" w:cs="Segoe UI"/>
      <w:sz w:val="16"/>
      <w:szCs w:val="16"/>
    </w:rPr>
  </w:style>
  <w:style w:type="character" w:customStyle="1" w:styleId="DocumentMapChar">
    <w:name w:val="Document Map Char"/>
    <w:link w:val="DocumentMap"/>
    <w:uiPriority w:val="99"/>
    <w:semiHidden/>
    <w:rsid w:val="00761662"/>
    <w:rPr>
      <w:rFonts w:ascii="Segoe UI" w:hAnsi="Segoe UI" w:cs="Segoe UI"/>
      <w:sz w:val="16"/>
      <w:szCs w:val="16"/>
    </w:rPr>
  </w:style>
  <w:style w:type="paragraph" w:styleId="E-mailSignature">
    <w:name w:val="E-mail Signature"/>
    <w:basedOn w:val="Normal"/>
    <w:link w:val="E-mailSignatureChar"/>
    <w:uiPriority w:val="99"/>
    <w:semiHidden/>
    <w:unhideWhenUsed/>
    <w:rsid w:val="00761662"/>
    <w:pPr>
      <w:spacing w:line="240" w:lineRule="auto"/>
    </w:pPr>
  </w:style>
  <w:style w:type="character" w:customStyle="1" w:styleId="E-mailSignatureChar">
    <w:name w:val="E-mail Signature Char"/>
    <w:link w:val="E-mailSignature"/>
    <w:uiPriority w:val="99"/>
    <w:semiHidden/>
    <w:rsid w:val="00761662"/>
    <w:rPr>
      <w:rFonts w:ascii="Calibri" w:hAnsi="Calibri" w:cs="Calibri"/>
    </w:rPr>
  </w:style>
  <w:style w:type="paragraph" w:styleId="EndnoteText">
    <w:name w:val="endnote text"/>
    <w:basedOn w:val="Normal"/>
    <w:link w:val="EndnoteTextChar"/>
    <w:uiPriority w:val="99"/>
    <w:semiHidden/>
    <w:unhideWhenUsed/>
    <w:rsid w:val="00761662"/>
    <w:pPr>
      <w:spacing w:line="240" w:lineRule="auto"/>
    </w:pPr>
    <w:rPr>
      <w:sz w:val="20"/>
      <w:szCs w:val="20"/>
    </w:rPr>
  </w:style>
  <w:style w:type="character" w:customStyle="1" w:styleId="EndnoteTextChar">
    <w:name w:val="Endnote Text Char"/>
    <w:link w:val="EndnoteText"/>
    <w:uiPriority w:val="99"/>
    <w:semiHidden/>
    <w:rsid w:val="00761662"/>
    <w:rPr>
      <w:rFonts w:ascii="Calibri" w:hAnsi="Calibri" w:cs="Calibri"/>
      <w:sz w:val="20"/>
      <w:szCs w:val="20"/>
    </w:rPr>
  </w:style>
  <w:style w:type="paragraph" w:styleId="EnvelopeAddress">
    <w:name w:val="envelope address"/>
    <w:basedOn w:val="Normal"/>
    <w:uiPriority w:val="99"/>
    <w:semiHidden/>
    <w:unhideWhenUsed/>
    <w:rsid w:val="00761662"/>
    <w:pPr>
      <w:framePr w:w="7920" w:h="1980" w:hRule="exact" w:hSpace="180" w:wrap="auto" w:hAnchor="page" w:xAlign="center" w:yAlign="bottom"/>
      <w:spacing w:line="240" w:lineRule="auto"/>
      <w:ind w:left="2880"/>
    </w:pPr>
    <w:rPr>
      <w:rFonts w:ascii="맑은 고딕" w:hAnsi="맑은 고딕" w:cs="Times New Roman"/>
      <w:sz w:val="24"/>
      <w:szCs w:val="24"/>
    </w:rPr>
  </w:style>
  <w:style w:type="paragraph" w:styleId="EnvelopeReturn">
    <w:name w:val="envelope return"/>
    <w:basedOn w:val="Normal"/>
    <w:uiPriority w:val="99"/>
    <w:semiHidden/>
    <w:unhideWhenUsed/>
    <w:rsid w:val="00761662"/>
    <w:pPr>
      <w:spacing w:line="240" w:lineRule="auto"/>
    </w:pPr>
    <w:rPr>
      <w:rFonts w:ascii="맑은 고딕" w:hAnsi="맑은 고딕" w:cs="Times New Roman"/>
      <w:sz w:val="20"/>
      <w:szCs w:val="20"/>
    </w:rPr>
  </w:style>
  <w:style w:type="character" w:customStyle="1" w:styleId="Heading4Char">
    <w:name w:val="Heading 4 Char"/>
    <w:link w:val="Heading4"/>
    <w:uiPriority w:val="9"/>
    <w:semiHidden/>
    <w:rsid w:val="00761662"/>
    <w:rPr>
      <w:rFonts w:ascii="맑은 고딕" w:eastAsia="맑은 고딕" w:hAnsi="맑은 고딕" w:cs="Times New Roman"/>
      <w:i/>
      <w:iCs/>
      <w:color w:val="2F5496"/>
    </w:rPr>
  </w:style>
  <w:style w:type="character" w:customStyle="1" w:styleId="Heading5Char">
    <w:name w:val="Heading 5 Char"/>
    <w:link w:val="Heading5"/>
    <w:uiPriority w:val="9"/>
    <w:semiHidden/>
    <w:rsid w:val="00761662"/>
    <w:rPr>
      <w:rFonts w:ascii="맑은 고딕" w:eastAsia="맑은 고딕" w:hAnsi="맑은 고딕" w:cs="Times New Roman"/>
      <w:color w:val="2F5496"/>
    </w:rPr>
  </w:style>
  <w:style w:type="character" w:customStyle="1" w:styleId="Heading6Char">
    <w:name w:val="Heading 6 Char"/>
    <w:link w:val="Heading6"/>
    <w:uiPriority w:val="9"/>
    <w:semiHidden/>
    <w:rsid w:val="00761662"/>
    <w:rPr>
      <w:rFonts w:ascii="맑은 고딕" w:eastAsia="맑은 고딕" w:hAnsi="맑은 고딕" w:cs="Times New Roman"/>
      <w:color w:val="1F3763"/>
    </w:rPr>
  </w:style>
  <w:style w:type="character" w:customStyle="1" w:styleId="Heading7Char">
    <w:name w:val="Heading 7 Char"/>
    <w:link w:val="Heading7"/>
    <w:uiPriority w:val="9"/>
    <w:semiHidden/>
    <w:rsid w:val="00761662"/>
    <w:rPr>
      <w:rFonts w:ascii="맑은 고딕" w:eastAsia="맑은 고딕" w:hAnsi="맑은 고딕" w:cs="Times New Roman"/>
      <w:i/>
      <w:iCs/>
      <w:color w:val="1F3763"/>
    </w:rPr>
  </w:style>
  <w:style w:type="character" w:customStyle="1" w:styleId="Heading8Char">
    <w:name w:val="Heading 8 Char"/>
    <w:link w:val="Heading8"/>
    <w:uiPriority w:val="9"/>
    <w:semiHidden/>
    <w:rsid w:val="00761662"/>
    <w:rPr>
      <w:rFonts w:ascii="맑은 고딕" w:eastAsia="맑은 고딕" w:hAnsi="맑은 고딕" w:cs="Times New Roman"/>
      <w:color w:val="272727"/>
      <w:sz w:val="21"/>
      <w:szCs w:val="21"/>
    </w:rPr>
  </w:style>
  <w:style w:type="character" w:customStyle="1" w:styleId="Heading9Char">
    <w:name w:val="Heading 9 Char"/>
    <w:link w:val="Heading9"/>
    <w:uiPriority w:val="9"/>
    <w:semiHidden/>
    <w:rsid w:val="00761662"/>
    <w:rPr>
      <w:rFonts w:ascii="맑은 고딕" w:eastAsia="맑은 고딕" w:hAnsi="맑은 고딕" w:cs="Times New Roman"/>
      <w:i/>
      <w:iCs/>
      <w:color w:val="272727"/>
      <w:sz w:val="21"/>
      <w:szCs w:val="21"/>
    </w:rPr>
  </w:style>
  <w:style w:type="paragraph" w:styleId="HTMLAddress">
    <w:name w:val="HTML Address"/>
    <w:basedOn w:val="Normal"/>
    <w:link w:val="HTMLAddressChar"/>
    <w:uiPriority w:val="99"/>
    <w:semiHidden/>
    <w:unhideWhenUsed/>
    <w:rsid w:val="00761662"/>
    <w:pPr>
      <w:spacing w:line="240" w:lineRule="auto"/>
    </w:pPr>
    <w:rPr>
      <w:i/>
      <w:iCs/>
    </w:rPr>
  </w:style>
  <w:style w:type="character" w:customStyle="1" w:styleId="HTMLAddressChar">
    <w:name w:val="HTML Address Char"/>
    <w:link w:val="HTMLAddress"/>
    <w:uiPriority w:val="99"/>
    <w:semiHidden/>
    <w:rsid w:val="00761662"/>
    <w:rPr>
      <w:rFonts w:ascii="Calibri" w:hAnsi="Calibri" w:cs="Calibri"/>
      <w:i/>
      <w:iCs/>
    </w:rPr>
  </w:style>
  <w:style w:type="paragraph" w:styleId="HTMLPreformatted">
    <w:name w:val="HTML Preformatted"/>
    <w:basedOn w:val="Normal"/>
    <w:link w:val="HTMLPreformattedChar"/>
    <w:uiPriority w:val="99"/>
    <w:semiHidden/>
    <w:unhideWhenUsed/>
    <w:rsid w:val="00761662"/>
    <w:pPr>
      <w:spacing w:line="240" w:lineRule="auto"/>
    </w:pPr>
    <w:rPr>
      <w:rFonts w:ascii="Consolas" w:hAnsi="Consolas"/>
      <w:sz w:val="20"/>
      <w:szCs w:val="20"/>
    </w:rPr>
  </w:style>
  <w:style w:type="character" w:customStyle="1" w:styleId="HTMLPreformattedChar">
    <w:name w:val="HTML Preformatted Char"/>
    <w:link w:val="HTMLPreformatted"/>
    <w:uiPriority w:val="99"/>
    <w:semiHidden/>
    <w:rsid w:val="00761662"/>
    <w:rPr>
      <w:rFonts w:ascii="Consolas" w:hAnsi="Consolas" w:cs="Calibri"/>
      <w:sz w:val="20"/>
      <w:szCs w:val="20"/>
    </w:rPr>
  </w:style>
  <w:style w:type="paragraph" w:styleId="Index1">
    <w:name w:val="index 1"/>
    <w:basedOn w:val="Normal"/>
    <w:next w:val="Normal"/>
    <w:autoRedefine/>
    <w:uiPriority w:val="99"/>
    <w:semiHidden/>
    <w:unhideWhenUsed/>
    <w:rsid w:val="00761662"/>
    <w:pPr>
      <w:spacing w:line="240" w:lineRule="auto"/>
      <w:ind w:left="220" w:hanging="220"/>
    </w:pPr>
  </w:style>
  <w:style w:type="paragraph" w:styleId="Index2">
    <w:name w:val="index 2"/>
    <w:basedOn w:val="Normal"/>
    <w:next w:val="Normal"/>
    <w:autoRedefine/>
    <w:uiPriority w:val="99"/>
    <w:semiHidden/>
    <w:unhideWhenUsed/>
    <w:rsid w:val="00761662"/>
    <w:pPr>
      <w:spacing w:line="240" w:lineRule="auto"/>
      <w:ind w:left="440" w:hanging="220"/>
    </w:pPr>
  </w:style>
  <w:style w:type="paragraph" w:styleId="Index3">
    <w:name w:val="index 3"/>
    <w:basedOn w:val="Normal"/>
    <w:next w:val="Normal"/>
    <w:autoRedefine/>
    <w:uiPriority w:val="99"/>
    <w:semiHidden/>
    <w:unhideWhenUsed/>
    <w:rsid w:val="00761662"/>
    <w:pPr>
      <w:spacing w:line="240" w:lineRule="auto"/>
      <w:ind w:left="660" w:hanging="220"/>
    </w:pPr>
  </w:style>
  <w:style w:type="paragraph" w:styleId="Index4">
    <w:name w:val="index 4"/>
    <w:basedOn w:val="Normal"/>
    <w:next w:val="Normal"/>
    <w:autoRedefine/>
    <w:uiPriority w:val="99"/>
    <w:semiHidden/>
    <w:unhideWhenUsed/>
    <w:rsid w:val="00761662"/>
    <w:pPr>
      <w:spacing w:line="240" w:lineRule="auto"/>
      <w:ind w:left="880" w:hanging="220"/>
    </w:pPr>
  </w:style>
  <w:style w:type="paragraph" w:styleId="Index5">
    <w:name w:val="index 5"/>
    <w:basedOn w:val="Normal"/>
    <w:next w:val="Normal"/>
    <w:autoRedefine/>
    <w:uiPriority w:val="99"/>
    <w:semiHidden/>
    <w:unhideWhenUsed/>
    <w:rsid w:val="00761662"/>
    <w:pPr>
      <w:spacing w:line="240" w:lineRule="auto"/>
      <w:ind w:left="1100" w:hanging="220"/>
    </w:pPr>
  </w:style>
  <w:style w:type="paragraph" w:styleId="Index6">
    <w:name w:val="index 6"/>
    <w:basedOn w:val="Normal"/>
    <w:next w:val="Normal"/>
    <w:autoRedefine/>
    <w:uiPriority w:val="99"/>
    <w:semiHidden/>
    <w:unhideWhenUsed/>
    <w:rsid w:val="00761662"/>
    <w:pPr>
      <w:spacing w:line="240" w:lineRule="auto"/>
      <w:ind w:left="1320" w:hanging="220"/>
    </w:pPr>
  </w:style>
  <w:style w:type="paragraph" w:styleId="Index7">
    <w:name w:val="index 7"/>
    <w:basedOn w:val="Normal"/>
    <w:next w:val="Normal"/>
    <w:autoRedefine/>
    <w:uiPriority w:val="99"/>
    <w:semiHidden/>
    <w:unhideWhenUsed/>
    <w:rsid w:val="00761662"/>
    <w:pPr>
      <w:spacing w:line="240" w:lineRule="auto"/>
      <w:ind w:left="1540" w:hanging="220"/>
    </w:pPr>
  </w:style>
  <w:style w:type="paragraph" w:styleId="Index8">
    <w:name w:val="index 8"/>
    <w:basedOn w:val="Normal"/>
    <w:next w:val="Normal"/>
    <w:autoRedefine/>
    <w:uiPriority w:val="99"/>
    <w:semiHidden/>
    <w:unhideWhenUsed/>
    <w:rsid w:val="00761662"/>
    <w:pPr>
      <w:spacing w:line="240" w:lineRule="auto"/>
      <w:ind w:left="1760" w:hanging="220"/>
    </w:pPr>
  </w:style>
  <w:style w:type="paragraph" w:styleId="Index9">
    <w:name w:val="index 9"/>
    <w:basedOn w:val="Normal"/>
    <w:next w:val="Normal"/>
    <w:autoRedefine/>
    <w:uiPriority w:val="99"/>
    <w:semiHidden/>
    <w:unhideWhenUsed/>
    <w:rsid w:val="00761662"/>
    <w:pPr>
      <w:spacing w:line="240" w:lineRule="auto"/>
      <w:ind w:left="1980" w:hanging="220"/>
    </w:pPr>
  </w:style>
  <w:style w:type="paragraph" w:styleId="IndexHeading">
    <w:name w:val="index heading"/>
    <w:basedOn w:val="Normal"/>
    <w:next w:val="Index1"/>
    <w:uiPriority w:val="99"/>
    <w:semiHidden/>
    <w:unhideWhenUsed/>
    <w:rsid w:val="00761662"/>
    <w:rPr>
      <w:rFonts w:ascii="맑은 고딕" w:hAnsi="맑은 고딕" w:cs="Times New Roman"/>
      <w:b/>
      <w:bCs/>
    </w:rPr>
  </w:style>
  <w:style w:type="paragraph" w:styleId="IntenseQuote">
    <w:name w:val="Intense Quote"/>
    <w:basedOn w:val="Normal"/>
    <w:next w:val="Normal"/>
    <w:link w:val="IntenseQuoteChar"/>
    <w:uiPriority w:val="30"/>
    <w:qFormat/>
    <w:rsid w:val="00761662"/>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761662"/>
    <w:rPr>
      <w:rFonts w:ascii="Calibri" w:hAnsi="Calibri" w:cs="Calibri"/>
      <w:i/>
      <w:iCs/>
      <w:color w:val="4472C4"/>
    </w:rPr>
  </w:style>
  <w:style w:type="paragraph" w:styleId="List">
    <w:name w:val="List"/>
    <w:basedOn w:val="Normal"/>
    <w:uiPriority w:val="99"/>
    <w:semiHidden/>
    <w:unhideWhenUsed/>
    <w:rsid w:val="00761662"/>
    <w:pPr>
      <w:ind w:left="283" w:hanging="283"/>
      <w:contextualSpacing/>
    </w:pPr>
  </w:style>
  <w:style w:type="paragraph" w:styleId="List2">
    <w:name w:val="List 2"/>
    <w:basedOn w:val="Normal"/>
    <w:uiPriority w:val="99"/>
    <w:semiHidden/>
    <w:unhideWhenUsed/>
    <w:rsid w:val="00761662"/>
    <w:pPr>
      <w:ind w:left="566" w:hanging="283"/>
      <w:contextualSpacing/>
    </w:pPr>
  </w:style>
  <w:style w:type="paragraph" w:styleId="List3">
    <w:name w:val="List 3"/>
    <w:basedOn w:val="Normal"/>
    <w:uiPriority w:val="99"/>
    <w:semiHidden/>
    <w:unhideWhenUsed/>
    <w:rsid w:val="00761662"/>
    <w:pPr>
      <w:ind w:left="849" w:hanging="283"/>
      <w:contextualSpacing/>
    </w:pPr>
  </w:style>
  <w:style w:type="paragraph" w:styleId="List4">
    <w:name w:val="List 4"/>
    <w:basedOn w:val="Normal"/>
    <w:uiPriority w:val="99"/>
    <w:semiHidden/>
    <w:unhideWhenUsed/>
    <w:rsid w:val="00761662"/>
    <w:pPr>
      <w:ind w:left="1132" w:hanging="283"/>
      <w:contextualSpacing/>
    </w:pPr>
  </w:style>
  <w:style w:type="paragraph" w:styleId="List5">
    <w:name w:val="List 5"/>
    <w:basedOn w:val="Normal"/>
    <w:uiPriority w:val="99"/>
    <w:semiHidden/>
    <w:unhideWhenUsed/>
    <w:rsid w:val="00761662"/>
    <w:pPr>
      <w:ind w:left="1415" w:hanging="283"/>
      <w:contextualSpacing/>
    </w:pPr>
  </w:style>
  <w:style w:type="paragraph" w:styleId="ListBullet">
    <w:name w:val="List Bullet"/>
    <w:basedOn w:val="Normal"/>
    <w:uiPriority w:val="99"/>
    <w:semiHidden/>
    <w:unhideWhenUsed/>
    <w:rsid w:val="00761662"/>
    <w:pPr>
      <w:numPr>
        <w:numId w:val="14"/>
      </w:numPr>
      <w:contextualSpacing/>
    </w:pPr>
  </w:style>
  <w:style w:type="paragraph" w:styleId="ListBullet2">
    <w:name w:val="List Bullet 2"/>
    <w:basedOn w:val="Normal"/>
    <w:uiPriority w:val="99"/>
    <w:semiHidden/>
    <w:unhideWhenUsed/>
    <w:rsid w:val="00761662"/>
    <w:pPr>
      <w:numPr>
        <w:numId w:val="15"/>
      </w:numPr>
      <w:contextualSpacing/>
    </w:pPr>
  </w:style>
  <w:style w:type="paragraph" w:styleId="ListBullet3">
    <w:name w:val="List Bullet 3"/>
    <w:basedOn w:val="Normal"/>
    <w:uiPriority w:val="99"/>
    <w:semiHidden/>
    <w:unhideWhenUsed/>
    <w:rsid w:val="00761662"/>
    <w:pPr>
      <w:numPr>
        <w:numId w:val="16"/>
      </w:numPr>
      <w:contextualSpacing/>
    </w:pPr>
  </w:style>
  <w:style w:type="paragraph" w:styleId="ListBullet4">
    <w:name w:val="List Bullet 4"/>
    <w:basedOn w:val="Normal"/>
    <w:uiPriority w:val="99"/>
    <w:semiHidden/>
    <w:unhideWhenUsed/>
    <w:rsid w:val="00761662"/>
    <w:pPr>
      <w:numPr>
        <w:numId w:val="17"/>
      </w:numPr>
      <w:contextualSpacing/>
    </w:pPr>
  </w:style>
  <w:style w:type="paragraph" w:styleId="ListBullet5">
    <w:name w:val="List Bullet 5"/>
    <w:basedOn w:val="Normal"/>
    <w:uiPriority w:val="99"/>
    <w:semiHidden/>
    <w:unhideWhenUsed/>
    <w:rsid w:val="00761662"/>
    <w:pPr>
      <w:numPr>
        <w:numId w:val="18"/>
      </w:numPr>
      <w:contextualSpacing/>
    </w:pPr>
  </w:style>
  <w:style w:type="paragraph" w:styleId="ListContinue">
    <w:name w:val="List Continue"/>
    <w:basedOn w:val="Normal"/>
    <w:uiPriority w:val="99"/>
    <w:semiHidden/>
    <w:unhideWhenUsed/>
    <w:rsid w:val="00761662"/>
    <w:pPr>
      <w:spacing w:after="120"/>
      <w:ind w:left="283"/>
      <w:contextualSpacing/>
    </w:pPr>
  </w:style>
  <w:style w:type="paragraph" w:styleId="ListContinue2">
    <w:name w:val="List Continue 2"/>
    <w:basedOn w:val="Normal"/>
    <w:uiPriority w:val="99"/>
    <w:semiHidden/>
    <w:unhideWhenUsed/>
    <w:rsid w:val="00761662"/>
    <w:pPr>
      <w:spacing w:after="120"/>
      <w:ind w:left="566"/>
      <w:contextualSpacing/>
    </w:pPr>
  </w:style>
  <w:style w:type="paragraph" w:styleId="ListContinue3">
    <w:name w:val="List Continue 3"/>
    <w:basedOn w:val="Normal"/>
    <w:uiPriority w:val="99"/>
    <w:semiHidden/>
    <w:unhideWhenUsed/>
    <w:rsid w:val="00761662"/>
    <w:pPr>
      <w:spacing w:after="120"/>
      <w:ind w:left="849"/>
      <w:contextualSpacing/>
    </w:pPr>
  </w:style>
  <w:style w:type="paragraph" w:styleId="ListContinue4">
    <w:name w:val="List Continue 4"/>
    <w:basedOn w:val="Normal"/>
    <w:uiPriority w:val="99"/>
    <w:semiHidden/>
    <w:unhideWhenUsed/>
    <w:rsid w:val="00761662"/>
    <w:pPr>
      <w:spacing w:after="120"/>
      <w:ind w:left="1132"/>
      <w:contextualSpacing/>
    </w:pPr>
  </w:style>
  <w:style w:type="paragraph" w:styleId="ListContinue5">
    <w:name w:val="List Continue 5"/>
    <w:basedOn w:val="Normal"/>
    <w:uiPriority w:val="99"/>
    <w:semiHidden/>
    <w:unhideWhenUsed/>
    <w:rsid w:val="00761662"/>
    <w:pPr>
      <w:spacing w:after="120"/>
      <w:ind w:left="1415"/>
      <w:contextualSpacing/>
    </w:pPr>
  </w:style>
  <w:style w:type="paragraph" w:styleId="ListNumber">
    <w:name w:val="List Number"/>
    <w:basedOn w:val="Normal"/>
    <w:uiPriority w:val="99"/>
    <w:semiHidden/>
    <w:unhideWhenUsed/>
    <w:rsid w:val="00761662"/>
    <w:pPr>
      <w:numPr>
        <w:numId w:val="19"/>
      </w:numPr>
      <w:contextualSpacing/>
    </w:pPr>
  </w:style>
  <w:style w:type="paragraph" w:styleId="ListNumber2">
    <w:name w:val="List Number 2"/>
    <w:basedOn w:val="Normal"/>
    <w:uiPriority w:val="99"/>
    <w:semiHidden/>
    <w:unhideWhenUsed/>
    <w:rsid w:val="00761662"/>
    <w:pPr>
      <w:numPr>
        <w:numId w:val="20"/>
      </w:numPr>
      <w:contextualSpacing/>
    </w:pPr>
  </w:style>
  <w:style w:type="paragraph" w:styleId="ListNumber3">
    <w:name w:val="List Number 3"/>
    <w:basedOn w:val="Normal"/>
    <w:uiPriority w:val="99"/>
    <w:semiHidden/>
    <w:unhideWhenUsed/>
    <w:rsid w:val="00761662"/>
    <w:pPr>
      <w:numPr>
        <w:numId w:val="21"/>
      </w:numPr>
      <w:contextualSpacing/>
    </w:pPr>
  </w:style>
  <w:style w:type="paragraph" w:styleId="ListNumber4">
    <w:name w:val="List Number 4"/>
    <w:basedOn w:val="Normal"/>
    <w:uiPriority w:val="99"/>
    <w:semiHidden/>
    <w:unhideWhenUsed/>
    <w:rsid w:val="00761662"/>
    <w:pPr>
      <w:numPr>
        <w:numId w:val="22"/>
      </w:numPr>
      <w:contextualSpacing/>
    </w:pPr>
  </w:style>
  <w:style w:type="paragraph" w:styleId="ListNumber5">
    <w:name w:val="List Number 5"/>
    <w:basedOn w:val="Normal"/>
    <w:uiPriority w:val="99"/>
    <w:semiHidden/>
    <w:unhideWhenUsed/>
    <w:rsid w:val="00761662"/>
    <w:pPr>
      <w:numPr>
        <w:numId w:val="23"/>
      </w:numPr>
      <w:contextualSpacing/>
    </w:pPr>
  </w:style>
  <w:style w:type="paragraph" w:styleId="MacroText">
    <w:name w:val="macro"/>
    <w:link w:val="MacroTextChar"/>
    <w:uiPriority w:val="99"/>
    <w:semiHidden/>
    <w:unhideWhenUsed/>
    <w:rsid w:val="00761662"/>
    <w:pPr>
      <w:widowControl w:val="0"/>
      <w:tabs>
        <w:tab w:val="left" w:pos="480"/>
        <w:tab w:val="left" w:pos="960"/>
        <w:tab w:val="left" w:pos="1440"/>
        <w:tab w:val="left" w:pos="1920"/>
        <w:tab w:val="left" w:pos="2400"/>
        <w:tab w:val="left" w:pos="2880"/>
        <w:tab w:val="left" w:pos="3360"/>
        <w:tab w:val="left" w:pos="3840"/>
        <w:tab w:val="left" w:pos="4320"/>
      </w:tabs>
      <w:wordWrap w:val="0"/>
      <w:autoSpaceDE w:val="0"/>
      <w:autoSpaceDN w:val="0"/>
      <w:spacing w:line="276" w:lineRule="auto"/>
    </w:pPr>
    <w:rPr>
      <w:rFonts w:ascii="Consolas" w:hAnsi="Consolas" w:cs="Calibri"/>
    </w:rPr>
  </w:style>
  <w:style w:type="character" w:customStyle="1" w:styleId="MacroTextChar">
    <w:name w:val="Macro Text Char"/>
    <w:link w:val="MacroText"/>
    <w:uiPriority w:val="99"/>
    <w:semiHidden/>
    <w:rsid w:val="00761662"/>
    <w:rPr>
      <w:rFonts w:ascii="Consolas" w:hAnsi="Consolas" w:cs="Calibri"/>
      <w:sz w:val="20"/>
      <w:szCs w:val="20"/>
    </w:rPr>
  </w:style>
  <w:style w:type="paragraph" w:styleId="MessageHeader">
    <w:name w:val="Message Header"/>
    <w:basedOn w:val="Normal"/>
    <w:link w:val="MessageHeaderChar"/>
    <w:uiPriority w:val="99"/>
    <w:semiHidden/>
    <w:unhideWhenUsed/>
    <w:rsid w:val="0076166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맑은 고딕" w:hAnsi="맑은 고딕" w:cs="Times New Roman"/>
      <w:sz w:val="24"/>
      <w:szCs w:val="24"/>
    </w:rPr>
  </w:style>
  <w:style w:type="character" w:customStyle="1" w:styleId="MessageHeaderChar">
    <w:name w:val="Message Header Char"/>
    <w:link w:val="MessageHeader"/>
    <w:uiPriority w:val="99"/>
    <w:semiHidden/>
    <w:rsid w:val="00761662"/>
    <w:rPr>
      <w:rFonts w:ascii="맑은 고딕" w:eastAsia="맑은 고딕" w:hAnsi="맑은 고딕" w:cs="Times New Roman"/>
      <w:sz w:val="24"/>
      <w:szCs w:val="24"/>
      <w:shd w:val="pct20" w:color="auto" w:fill="auto"/>
    </w:rPr>
  </w:style>
  <w:style w:type="paragraph" w:styleId="NoSpacing">
    <w:name w:val="No Spacing"/>
    <w:uiPriority w:val="1"/>
    <w:qFormat/>
    <w:rsid w:val="00761662"/>
    <w:pPr>
      <w:widowControl w:val="0"/>
      <w:wordWrap w:val="0"/>
      <w:autoSpaceDE w:val="0"/>
      <w:autoSpaceDN w:val="0"/>
    </w:pPr>
    <w:rPr>
      <w:rFonts w:ascii="Calibri" w:hAnsi="Calibri" w:cs="Calibri"/>
      <w:sz w:val="22"/>
      <w:szCs w:val="22"/>
    </w:rPr>
  </w:style>
  <w:style w:type="paragraph" w:styleId="NormalIndent">
    <w:name w:val="Normal Indent"/>
    <w:basedOn w:val="Normal"/>
    <w:uiPriority w:val="99"/>
    <w:semiHidden/>
    <w:unhideWhenUsed/>
    <w:rsid w:val="00761662"/>
    <w:pPr>
      <w:ind w:left="720"/>
    </w:pPr>
  </w:style>
  <w:style w:type="paragraph" w:styleId="NoteHeading">
    <w:name w:val="Note Heading"/>
    <w:basedOn w:val="Normal"/>
    <w:next w:val="Normal"/>
    <w:link w:val="NoteHeadingChar"/>
    <w:uiPriority w:val="99"/>
    <w:semiHidden/>
    <w:unhideWhenUsed/>
    <w:rsid w:val="00761662"/>
    <w:pPr>
      <w:spacing w:line="240" w:lineRule="auto"/>
    </w:pPr>
  </w:style>
  <w:style w:type="character" w:customStyle="1" w:styleId="NoteHeadingChar">
    <w:name w:val="Note Heading Char"/>
    <w:link w:val="NoteHeading"/>
    <w:uiPriority w:val="99"/>
    <w:semiHidden/>
    <w:rsid w:val="00761662"/>
    <w:rPr>
      <w:rFonts w:ascii="Calibri" w:hAnsi="Calibri" w:cs="Calibri"/>
    </w:rPr>
  </w:style>
  <w:style w:type="paragraph" w:styleId="PlainText">
    <w:name w:val="Plain Text"/>
    <w:basedOn w:val="Normal"/>
    <w:link w:val="PlainTextChar"/>
    <w:uiPriority w:val="99"/>
    <w:semiHidden/>
    <w:unhideWhenUsed/>
    <w:rsid w:val="00761662"/>
    <w:pPr>
      <w:spacing w:line="240" w:lineRule="auto"/>
    </w:pPr>
    <w:rPr>
      <w:rFonts w:ascii="Consolas" w:hAnsi="Consolas"/>
      <w:sz w:val="21"/>
      <w:szCs w:val="21"/>
    </w:rPr>
  </w:style>
  <w:style w:type="character" w:customStyle="1" w:styleId="PlainTextChar">
    <w:name w:val="Plain Text Char"/>
    <w:link w:val="PlainText"/>
    <w:uiPriority w:val="99"/>
    <w:semiHidden/>
    <w:rsid w:val="00761662"/>
    <w:rPr>
      <w:rFonts w:ascii="Consolas" w:hAnsi="Consolas" w:cs="Calibri"/>
      <w:sz w:val="21"/>
      <w:szCs w:val="21"/>
    </w:rPr>
  </w:style>
  <w:style w:type="paragraph" w:styleId="Quote">
    <w:name w:val="Quote"/>
    <w:basedOn w:val="Normal"/>
    <w:next w:val="Normal"/>
    <w:link w:val="QuoteChar"/>
    <w:uiPriority w:val="29"/>
    <w:qFormat/>
    <w:rsid w:val="00761662"/>
    <w:pPr>
      <w:spacing w:before="200" w:after="160"/>
      <w:ind w:left="864" w:right="864"/>
      <w:jc w:val="center"/>
    </w:pPr>
    <w:rPr>
      <w:i/>
      <w:iCs/>
      <w:color w:val="404040"/>
    </w:rPr>
  </w:style>
  <w:style w:type="character" w:customStyle="1" w:styleId="QuoteChar">
    <w:name w:val="Quote Char"/>
    <w:link w:val="Quote"/>
    <w:uiPriority w:val="29"/>
    <w:rsid w:val="00761662"/>
    <w:rPr>
      <w:rFonts w:ascii="Calibri" w:hAnsi="Calibri" w:cs="Calibri"/>
      <w:i/>
      <w:iCs/>
      <w:color w:val="404040"/>
    </w:rPr>
  </w:style>
  <w:style w:type="paragraph" w:styleId="Salutation">
    <w:name w:val="Salutation"/>
    <w:basedOn w:val="Normal"/>
    <w:next w:val="Normal"/>
    <w:link w:val="SalutationChar"/>
    <w:uiPriority w:val="99"/>
    <w:semiHidden/>
    <w:unhideWhenUsed/>
    <w:rsid w:val="00761662"/>
  </w:style>
  <w:style w:type="character" w:customStyle="1" w:styleId="SalutationChar">
    <w:name w:val="Salutation Char"/>
    <w:link w:val="Salutation"/>
    <w:uiPriority w:val="99"/>
    <w:semiHidden/>
    <w:rsid w:val="00761662"/>
    <w:rPr>
      <w:rFonts w:ascii="Calibri" w:hAnsi="Calibri" w:cs="Calibri"/>
    </w:rPr>
  </w:style>
  <w:style w:type="paragraph" w:styleId="Signature">
    <w:name w:val="Signature"/>
    <w:basedOn w:val="Normal"/>
    <w:link w:val="SignatureChar"/>
    <w:uiPriority w:val="99"/>
    <w:semiHidden/>
    <w:unhideWhenUsed/>
    <w:rsid w:val="00761662"/>
    <w:pPr>
      <w:spacing w:line="240" w:lineRule="auto"/>
      <w:ind w:left="4252"/>
    </w:pPr>
  </w:style>
  <w:style w:type="character" w:customStyle="1" w:styleId="SignatureChar">
    <w:name w:val="Signature Char"/>
    <w:link w:val="Signature"/>
    <w:uiPriority w:val="99"/>
    <w:semiHidden/>
    <w:rsid w:val="00761662"/>
    <w:rPr>
      <w:rFonts w:ascii="Calibri" w:hAnsi="Calibri" w:cs="Calibri"/>
    </w:rPr>
  </w:style>
  <w:style w:type="paragraph" w:styleId="Subtitle">
    <w:name w:val="Subtitle"/>
    <w:basedOn w:val="Normal"/>
    <w:next w:val="Normal"/>
    <w:link w:val="SubtitleChar"/>
    <w:uiPriority w:val="11"/>
    <w:qFormat/>
    <w:rsid w:val="00761662"/>
    <w:pPr>
      <w:numPr>
        <w:ilvl w:val="1"/>
      </w:numPr>
      <w:spacing w:after="160"/>
    </w:pPr>
    <w:rPr>
      <w:rFonts w:ascii="맑은 고딕" w:hAnsi="맑은 고딕" w:cs="Arial"/>
      <w:color w:val="5A5A5A"/>
      <w:spacing w:val="15"/>
    </w:rPr>
  </w:style>
  <w:style w:type="character" w:customStyle="1" w:styleId="SubtitleChar">
    <w:name w:val="Subtitle Char"/>
    <w:link w:val="Subtitle"/>
    <w:uiPriority w:val="11"/>
    <w:rsid w:val="00761662"/>
    <w:rPr>
      <w:color w:val="5A5A5A"/>
      <w:spacing w:val="15"/>
    </w:rPr>
  </w:style>
  <w:style w:type="paragraph" w:styleId="TableofAuthorities">
    <w:name w:val="table of authorities"/>
    <w:basedOn w:val="Normal"/>
    <w:next w:val="Normal"/>
    <w:uiPriority w:val="99"/>
    <w:semiHidden/>
    <w:unhideWhenUsed/>
    <w:rsid w:val="00761662"/>
    <w:pPr>
      <w:ind w:left="220" w:hanging="220"/>
    </w:pPr>
  </w:style>
  <w:style w:type="paragraph" w:styleId="TableofFigures">
    <w:name w:val="table of figures"/>
    <w:basedOn w:val="Normal"/>
    <w:next w:val="Normal"/>
    <w:uiPriority w:val="99"/>
    <w:semiHidden/>
    <w:unhideWhenUsed/>
    <w:rsid w:val="00761662"/>
  </w:style>
  <w:style w:type="paragraph" w:styleId="Title">
    <w:name w:val="Title"/>
    <w:basedOn w:val="Normal"/>
    <w:next w:val="Normal"/>
    <w:link w:val="TitleChar"/>
    <w:uiPriority w:val="10"/>
    <w:qFormat/>
    <w:rsid w:val="00761662"/>
    <w:pPr>
      <w:spacing w:line="240" w:lineRule="auto"/>
      <w:contextualSpacing/>
    </w:pPr>
    <w:rPr>
      <w:rFonts w:ascii="맑은 고딕" w:hAnsi="맑은 고딕" w:cs="Times New Roman"/>
      <w:spacing w:val="-10"/>
      <w:kern w:val="28"/>
      <w:sz w:val="56"/>
      <w:szCs w:val="56"/>
    </w:rPr>
  </w:style>
  <w:style w:type="character" w:customStyle="1" w:styleId="TitleChar">
    <w:name w:val="Title Char"/>
    <w:link w:val="Title"/>
    <w:uiPriority w:val="10"/>
    <w:rsid w:val="00761662"/>
    <w:rPr>
      <w:rFonts w:ascii="맑은 고딕" w:eastAsia="맑은 고딕" w:hAnsi="맑은 고딕" w:cs="Times New Roman"/>
      <w:spacing w:val="-10"/>
      <w:kern w:val="28"/>
      <w:sz w:val="56"/>
      <w:szCs w:val="56"/>
    </w:rPr>
  </w:style>
  <w:style w:type="paragraph" w:styleId="TOAHeading">
    <w:name w:val="toa heading"/>
    <w:basedOn w:val="Normal"/>
    <w:next w:val="Normal"/>
    <w:uiPriority w:val="99"/>
    <w:semiHidden/>
    <w:unhideWhenUsed/>
    <w:rsid w:val="00761662"/>
    <w:pPr>
      <w:spacing w:before="120"/>
    </w:pPr>
    <w:rPr>
      <w:rFonts w:ascii="맑은 고딕" w:hAnsi="맑은 고딕" w:cs="Times New Roman"/>
      <w:b/>
      <w:bCs/>
      <w:sz w:val="24"/>
      <w:szCs w:val="24"/>
    </w:rPr>
  </w:style>
  <w:style w:type="paragraph" w:styleId="TOC1">
    <w:name w:val="toc 1"/>
    <w:basedOn w:val="Normal"/>
    <w:next w:val="Normal"/>
    <w:autoRedefine/>
    <w:uiPriority w:val="39"/>
    <w:semiHidden/>
    <w:unhideWhenUsed/>
    <w:rsid w:val="00761662"/>
    <w:pPr>
      <w:spacing w:after="100"/>
    </w:pPr>
  </w:style>
  <w:style w:type="paragraph" w:styleId="TOC2">
    <w:name w:val="toc 2"/>
    <w:basedOn w:val="Normal"/>
    <w:next w:val="Normal"/>
    <w:autoRedefine/>
    <w:uiPriority w:val="39"/>
    <w:semiHidden/>
    <w:unhideWhenUsed/>
    <w:rsid w:val="00761662"/>
    <w:pPr>
      <w:spacing w:after="100"/>
      <w:ind w:left="220"/>
    </w:pPr>
  </w:style>
  <w:style w:type="paragraph" w:styleId="TOC3">
    <w:name w:val="toc 3"/>
    <w:basedOn w:val="Normal"/>
    <w:next w:val="Normal"/>
    <w:autoRedefine/>
    <w:uiPriority w:val="39"/>
    <w:semiHidden/>
    <w:unhideWhenUsed/>
    <w:rsid w:val="00761662"/>
    <w:pPr>
      <w:spacing w:after="100"/>
      <w:ind w:left="440"/>
    </w:pPr>
  </w:style>
  <w:style w:type="paragraph" w:styleId="TOC4">
    <w:name w:val="toc 4"/>
    <w:basedOn w:val="Normal"/>
    <w:next w:val="Normal"/>
    <w:autoRedefine/>
    <w:uiPriority w:val="39"/>
    <w:semiHidden/>
    <w:unhideWhenUsed/>
    <w:rsid w:val="00761662"/>
    <w:pPr>
      <w:spacing w:after="100"/>
      <w:ind w:left="660"/>
    </w:pPr>
  </w:style>
  <w:style w:type="paragraph" w:styleId="TOC5">
    <w:name w:val="toc 5"/>
    <w:basedOn w:val="Normal"/>
    <w:next w:val="Normal"/>
    <w:autoRedefine/>
    <w:uiPriority w:val="39"/>
    <w:semiHidden/>
    <w:unhideWhenUsed/>
    <w:rsid w:val="00761662"/>
    <w:pPr>
      <w:spacing w:after="100"/>
      <w:ind w:left="880"/>
    </w:pPr>
  </w:style>
  <w:style w:type="paragraph" w:styleId="TOC6">
    <w:name w:val="toc 6"/>
    <w:basedOn w:val="Normal"/>
    <w:next w:val="Normal"/>
    <w:autoRedefine/>
    <w:uiPriority w:val="39"/>
    <w:semiHidden/>
    <w:unhideWhenUsed/>
    <w:rsid w:val="00761662"/>
    <w:pPr>
      <w:spacing w:after="100"/>
      <w:ind w:left="1100"/>
    </w:pPr>
  </w:style>
  <w:style w:type="paragraph" w:styleId="TOC7">
    <w:name w:val="toc 7"/>
    <w:basedOn w:val="Normal"/>
    <w:next w:val="Normal"/>
    <w:autoRedefine/>
    <w:uiPriority w:val="39"/>
    <w:semiHidden/>
    <w:unhideWhenUsed/>
    <w:rsid w:val="00761662"/>
    <w:pPr>
      <w:spacing w:after="100"/>
      <w:ind w:left="1320"/>
    </w:pPr>
  </w:style>
  <w:style w:type="paragraph" w:styleId="TOC8">
    <w:name w:val="toc 8"/>
    <w:basedOn w:val="Normal"/>
    <w:next w:val="Normal"/>
    <w:autoRedefine/>
    <w:uiPriority w:val="39"/>
    <w:semiHidden/>
    <w:unhideWhenUsed/>
    <w:rsid w:val="00761662"/>
    <w:pPr>
      <w:spacing w:after="100"/>
      <w:ind w:left="1540"/>
    </w:pPr>
  </w:style>
  <w:style w:type="paragraph" w:styleId="TOC9">
    <w:name w:val="toc 9"/>
    <w:basedOn w:val="Normal"/>
    <w:next w:val="Normal"/>
    <w:autoRedefine/>
    <w:uiPriority w:val="39"/>
    <w:semiHidden/>
    <w:unhideWhenUsed/>
    <w:rsid w:val="00761662"/>
    <w:pPr>
      <w:spacing w:after="100"/>
      <w:ind w:left="1760"/>
    </w:pPr>
  </w:style>
  <w:style w:type="paragraph" w:styleId="TOCHeading">
    <w:name w:val="TOC Heading"/>
    <w:basedOn w:val="Heading1"/>
    <w:next w:val="Normal"/>
    <w:uiPriority w:val="39"/>
    <w:semiHidden/>
    <w:unhideWhenUsed/>
    <w:qFormat/>
    <w:rsid w:val="00761662"/>
    <w:pPr>
      <w:numPr>
        <w:numId w:val="0"/>
      </w:numPr>
      <w:spacing w:before="240" w:after="0"/>
      <w:outlineLvl w:val="9"/>
    </w:pPr>
    <w:rPr>
      <w:rFonts w:ascii="맑은 고딕" w:hAnsi="맑은 고딕" w:cs="Times New Roman"/>
      <w:b w:val="0"/>
      <w:bCs w:val="0"/>
      <w:color w:val="2F5496"/>
    </w:rPr>
  </w:style>
  <w:style w:type="character" w:styleId="EndnoteReference">
    <w:name w:val="endnote reference"/>
    <w:uiPriority w:val="99"/>
    <w:semiHidden/>
    <w:unhideWhenUsed/>
    <w:rsid w:val="0099319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188237">
      <w:bodyDiv w:val="1"/>
      <w:marLeft w:val="0"/>
      <w:marRight w:val="0"/>
      <w:marTop w:val="0"/>
      <w:marBottom w:val="0"/>
      <w:divBdr>
        <w:top w:val="none" w:sz="0" w:space="0" w:color="auto"/>
        <w:left w:val="none" w:sz="0" w:space="0" w:color="auto"/>
        <w:bottom w:val="none" w:sz="0" w:space="0" w:color="auto"/>
        <w:right w:val="none" w:sz="0" w:space="0" w:color="auto"/>
      </w:divBdr>
    </w:div>
    <w:div w:id="744836248">
      <w:bodyDiv w:val="1"/>
      <w:marLeft w:val="0"/>
      <w:marRight w:val="0"/>
      <w:marTop w:val="0"/>
      <w:marBottom w:val="0"/>
      <w:divBdr>
        <w:top w:val="none" w:sz="0" w:space="0" w:color="auto"/>
        <w:left w:val="none" w:sz="0" w:space="0" w:color="auto"/>
        <w:bottom w:val="none" w:sz="0" w:space="0" w:color="auto"/>
        <w:right w:val="none" w:sz="0" w:space="0" w:color="auto"/>
      </w:divBdr>
    </w:div>
    <w:div w:id="944921761">
      <w:bodyDiv w:val="1"/>
      <w:marLeft w:val="0"/>
      <w:marRight w:val="0"/>
      <w:marTop w:val="0"/>
      <w:marBottom w:val="0"/>
      <w:divBdr>
        <w:top w:val="none" w:sz="0" w:space="0" w:color="auto"/>
        <w:left w:val="none" w:sz="0" w:space="0" w:color="auto"/>
        <w:bottom w:val="none" w:sz="0" w:space="0" w:color="auto"/>
        <w:right w:val="none" w:sz="0" w:space="0" w:color="auto"/>
      </w:divBdr>
    </w:div>
    <w:div w:id="1730424401">
      <w:bodyDiv w:val="1"/>
      <w:marLeft w:val="0"/>
      <w:marRight w:val="0"/>
      <w:marTop w:val="0"/>
      <w:marBottom w:val="0"/>
      <w:divBdr>
        <w:top w:val="none" w:sz="0" w:space="0" w:color="auto"/>
        <w:left w:val="none" w:sz="0" w:space="0" w:color="auto"/>
        <w:bottom w:val="none" w:sz="0" w:space="0" w:color="auto"/>
        <w:right w:val="none" w:sz="0" w:space="0" w:color="auto"/>
      </w:divBdr>
    </w:div>
    <w:div w:id="1794130803">
      <w:bodyDiv w:val="1"/>
      <w:marLeft w:val="0"/>
      <w:marRight w:val="0"/>
      <w:marTop w:val="0"/>
      <w:marBottom w:val="0"/>
      <w:divBdr>
        <w:top w:val="none" w:sz="0" w:space="0" w:color="auto"/>
        <w:left w:val="none" w:sz="0" w:space="0" w:color="auto"/>
        <w:bottom w:val="none" w:sz="0" w:space="0" w:color="auto"/>
        <w:right w:val="none" w:sz="0" w:space="0" w:color="auto"/>
      </w:divBdr>
    </w:div>
    <w:div w:id="1935506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8/08/relationships/commentsExtensible" Target="commentsExtensible.xml"/><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6/09/relationships/commentsIds" Target="commentsIds.xml"/><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commentsExtended" Target="commentsExtended.xml"/><Relationship Id="rId28" Type="http://schemas.openxmlformats.org/officeDocument/2006/relationships/image" Target="media/image17.png"/><Relationship Id="rId36"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omments" Target="comments.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england.nhs.uk/statistics/statistical-work-areas/covid-19-vaccinations" TargetMode="External"/><Relationship Id="rId2" Type="http://schemas.openxmlformats.org/officeDocument/2006/relationships/hyperlink" Target="mailto:hannah.budnitz@ouce.ox.ac.uk" TargetMode="External"/><Relationship Id="rId1" Type="http://schemas.openxmlformats.org/officeDocument/2006/relationships/hyperlink" Target="https://www.journals.elsevier.com/social-science-and-medicine" TargetMode="External"/><Relationship Id="rId5" Type="http://schemas.openxmlformats.org/officeDocument/2006/relationships/hyperlink" Target="https://github.com/sshonosuke/SCR" TargetMode="External"/><Relationship Id="rId4" Type="http://schemas.openxmlformats.org/officeDocument/2006/relationships/hyperlink" Target="https://digital.nhs.uk/blog/transformation-blog/2021/whats-behind-a-simple-let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5B555-4AE1-4D09-8FF0-91C5438DE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31</Pages>
  <Words>10011</Words>
  <Characters>57064</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66942</CharactersWithSpaces>
  <SharedDoc>false</SharedDoc>
  <HLinks>
    <vt:vector size="30" baseType="variant">
      <vt:variant>
        <vt:i4>6094936</vt:i4>
      </vt:variant>
      <vt:variant>
        <vt:i4>12</vt:i4>
      </vt:variant>
      <vt:variant>
        <vt:i4>0</vt:i4>
      </vt:variant>
      <vt:variant>
        <vt:i4>5</vt:i4>
      </vt:variant>
      <vt:variant>
        <vt:lpwstr>https://github.com/sshonosuke/SCR</vt:lpwstr>
      </vt:variant>
      <vt:variant>
        <vt:lpwstr/>
      </vt:variant>
      <vt:variant>
        <vt:i4>1835031</vt:i4>
      </vt:variant>
      <vt:variant>
        <vt:i4>9</vt:i4>
      </vt:variant>
      <vt:variant>
        <vt:i4>0</vt:i4>
      </vt:variant>
      <vt:variant>
        <vt:i4>5</vt:i4>
      </vt:variant>
      <vt:variant>
        <vt:lpwstr>https://digital.nhs.uk/blog/transformation-blog/2021/whats-behind-a-simple-letter</vt:lpwstr>
      </vt:variant>
      <vt:variant>
        <vt:lpwstr/>
      </vt:variant>
      <vt:variant>
        <vt:i4>2621557</vt:i4>
      </vt:variant>
      <vt:variant>
        <vt:i4>6</vt:i4>
      </vt:variant>
      <vt:variant>
        <vt:i4>0</vt:i4>
      </vt:variant>
      <vt:variant>
        <vt:i4>5</vt:i4>
      </vt:variant>
      <vt:variant>
        <vt:lpwstr>https://www.england.nhs.uk/statistics/statistical-work-areas/covid-19-vaccinations</vt:lpwstr>
      </vt:variant>
      <vt:variant>
        <vt:lpwstr/>
      </vt:variant>
      <vt:variant>
        <vt:i4>4390957</vt:i4>
      </vt:variant>
      <vt:variant>
        <vt:i4>3</vt:i4>
      </vt:variant>
      <vt:variant>
        <vt:i4>0</vt:i4>
      </vt:variant>
      <vt:variant>
        <vt:i4>5</vt:i4>
      </vt:variant>
      <vt:variant>
        <vt:lpwstr>mailto:hannah.budnitz@ouce.ox.ac.uk</vt:lpwstr>
      </vt:variant>
      <vt:variant>
        <vt:lpwstr/>
      </vt:variant>
      <vt:variant>
        <vt:i4>5636189</vt:i4>
      </vt:variant>
      <vt:variant>
        <vt:i4>0</vt:i4>
      </vt:variant>
      <vt:variant>
        <vt:i4>0</vt:i4>
      </vt:variant>
      <vt:variant>
        <vt:i4>5</vt:i4>
      </vt:variant>
      <vt:variant>
        <vt:lpwstr>https://www.journals.elsevier.com/social-science-and-medicine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 Do Lee</dc:creator>
  <cp:keywords/>
  <dc:description/>
  <cp:lastModifiedBy>Won Do Lee</cp:lastModifiedBy>
  <cp:revision>7</cp:revision>
  <cp:lastPrinted>2022-01-19T18:23:00Z</cp:lastPrinted>
  <dcterms:created xsi:type="dcterms:W3CDTF">2022-11-25T00:07:00Z</dcterms:created>
  <dcterms:modified xsi:type="dcterms:W3CDTF">2022-11-25T00:09:00Z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http://www.zotero.org/styles/social-science-and-medicine</vt:lpwstr>
  </property>
  <property fmtid="{D5CDD505-2E9C-101B-9397-08002B2CF9AE}" pid="21" name="Mendeley Recent Style Name 9_1">
    <vt:lpwstr>Social Science &amp; Medicine</vt:lpwstr>
  </property>
</Properties>
</file>