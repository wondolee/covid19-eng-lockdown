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27C33" w14:textId="77777777" w:rsidR="00F04757" w:rsidRPr="0039364D" w:rsidRDefault="00F04757" w:rsidP="00872147">
      <w:pPr>
        <w:pStyle w:val="Title"/>
      </w:pPr>
      <w:bookmarkStart w:id="0" w:name="_Hlk68703810"/>
      <w:r w:rsidRPr="0039364D">
        <w:t xml:space="preserve">Trajectories of mobility during England's first national COVID-19 </w:t>
      </w:r>
      <w:r w:rsidR="00BA1BA9" w:rsidRPr="0039364D">
        <w:t>lockdown</w:t>
      </w:r>
    </w:p>
    <w:bookmarkEnd w:id="0"/>
    <w:p w14:paraId="6693ADCE" w14:textId="77777777" w:rsidR="00855FBD" w:rsidRPr="0039364D" w:rsidRDefault="00855FBD" w:rsidP="00872147"/>
    <w:p w14:paraId="4A7FACA6" w14:textId="77777777" w:rsidR="0029587C" w:rsidRPr="0039364D" w:rsidRDefault="0029587C" w:rsidP="00872147">
      <w:pPr>
        <w:pStyle w:val="Heading1"/>
      </w:pPr>
      <w:r w:rsidRPr="0039364D">
        <w:t>Authors</w:t>
      </w:r>
    </w:p>
    <w:p w14:paraId="1F0F3CF7" w14:textId="77777777" w:rsidR="0029587C" w:rsidRPr="0039364D" w:rsidRDefault="0029587C" w:rsidP="00872147">
      <w:r w:rsidRPr="0039364D">
        <w:t>Won Do Le</w:t>
      </w:r>
      <w:r w:rsidR="00F3058A" w:rsidRPr="0039364D">
        <w:t>e</w:t>
      </w:r>
      <w:r w:rsidR="00F3058A" w:rsidRPr="0039364D">
        <w:rPr>
          <w:rStyle w:val="FootnoteReference"/>
        </w:rPr>
        <w:footnoteReference w:id="2"/>
      </w:r>
      <w:r w:rsidRPr="0039364D">
        <w:t xml:space="preserve"> (</w:t>
      </w:r>
      <w:hyperlink r:id="rId11" w:history="1">
        <w:r w:rsidRPr="0039364D">
          <w:rPr>
            <w:rStyle w:val="Hyperlink"/>
          </w:rPr>
          <w:t>wondo.lee@ouce.ox.ac.uk</w:t>
        </w:r>
      </w:hyperlink>
      <w:r w:rsidRPr="0039364D">
        <w:t>)</w:t>
      </w:r>
      <w:r w:rsidR="00C328D6" w:rsidRPr="0039364D">
        <w:t xml:space="preserve">, </w:t>
      </w:r>
      <w:r w:rsidRPr="0039364D">
        <w:t>Matthias Qian</w:t>
      </w:r>
      <w:r w:rsidR="00C328D6" w:rsidRPr="0039364D">
        <w:rPr>
          <w:rStyle w:val="FootnoteReference"/>
        </w:rPr>
        <w:footnoteReference w:id="3"/>
      </w:r>
      <w:r w:rsidR="00C328D6" w:rsidRPr="0039364D">
        <w:t xml:space="preserve">, and </w:t>
      </w:r>
      <w:r w:rsidRPr="0039364D">
        <w:t>Tim Schwanen</w:t>
      </w:r>
      <w:r w:rsidR="00F3058A" w:rsidRPr="0039364D">
        <w:rPr>
          <w:vertAlign w:val="superscript"/>
        </w:rPr>
        <w:t>2</w:t>
      </w:r>
      <w:r w:rsidR="00C328D6" w:rsidRPr="0039364D">
        <w:t>.</w:t>
      </w:r>
    </w:p>
    <w:p w14:paraId="26A28F59" w14:textId="77777777" w:rsidR="00855FBD" w:rsidRPr="0039364D" w:rsidRDefault="00855FBD" w:rsidP="00872147"/>
    <w:p w14:paraId="456204FA" w14:textId="77777777" w:rsidR="00444201" w:rsidRPr="0039364D" w:rsidRDefault="00444201" w:rsidP="00872147">
      <w:pPr>
        <w:pStyle w:val="Heading1"/>
      </w:pPr>
      <w:r w:rsidRPr="0039364D">
        <w:t>Highlights</w:t>
      </w:r>
    </w:p>
    <w:p w14:paraId="5C65B4C6" w14:textId="77777777" w:rsidR="002353B1" w:rsidRPr="0039364D" w:rsidRDefault="002353B1" w:rsidP="00872147">
      <w:pPr>
        <w:pStyle w:val="ListParagraph"/>
        <w:numPr>
          <w:ilvl w:val="0"/>
          <w:numId w:val="21"/>
        </w:numPr>
      </w:pPr>
      <w:r w:rsidRPr="0039364D">
        <w:t>People's mobility changed substantially in response to COVID-19 pandemic</w:t>
      </w:r>
    </w:p>
    <w:p w14:paraId="44D4F47C" w14:textId="77777777" w:rsidR="002353B1" w:rsidRPr="0039364D" w:rsidRDefault="002353B1" w:rsidP="00872147">
      <w:pPr>
        <w:pStyle w:val="ListParagraph"/>
        <w:numPr>
          <w:ilvl w:val="0"/>
          <w:numId w:val="21"/>
        </w:numPr>
      </w:pPr>
      <w:r w:rsidRPr="0039364D">
        <w:t>V-shaped trend in mobility shows sharp decline but gradual return over time</w:t>
      </w:r>
    </w:p>
    <w:p w14:paraId="38B409BF" w14:textId="77777777" w:rsidR="002353B1" w:rsidRPr="0039364D" w:rsidRDefault="002353B1" w:rsidP="00872147">
      <w:pPr>
        <w:pStyle w:val="ListParagraph"/>
        <w:numPr>
          <w:ilvl w:val="0"/>
          <w:numId w:val="21"/>
        </w:numPr>
      </w:pPr>
      <w:r w:rsidRPr="0039364D">
        <w:t>The trajectories of mobility were different across local authorities in England at different stages of the lockdown.</w:t>
      </w:r>
    </w:p>
    <w:p w14:paraId="6DE6AFE9" w14:textId="77777777" w:rsidR="00076D21" w:rsidRPr="0039364D" w:rsidDel="002353B1" w:rsidRDefault="002353B1" w:rsidP="00872147">
      <w:pPr>
        <w:pStyle w:val="ListParagraph"/>
        <w:numPr>
          <w:ilvl w:val="0"/>
          <w:numId w:val="21"/>
        </w:numPr>
        <w:rPr>
          <w:del w:id="1" w:author="Won Do Lee" w:date="2023-01-19T09:01:00Z"/>
        </w:rPr>
      </w:pPr>
      <w:r w:rsidRPr="0039364D">
        <w:t>Further evidence of flexible responses to COVID-19 is provided by differences in mobility resilience</w:t>
      </w:r>
      <w:del w:id="2" w:author="Won Do Lee" w:date="2023-01-19T09:01:00Z">
        <w:r w:rsidR="00A93152" w:rsidRPr="009D5471" w:rsidDel="002353B1">
          <w:delText xml:space="preserve">People’s </w:delText>
        </w:r>
      </w:del>
      <w:del w:id="3" w:author="Won Do Lee" w:date="2023-01-12T23:29:00Z">
        <w:r w:rsidR="00AA1E7C" w:rsidRPr="0039364D" w:rsidDel="00631D21">
          <w:delText xml:space="preserve">People’s mobility levels </w:delText>
        </w:r>
        <w:r w:rsidR="00711BDB" w:rsidRPr="0039364D" w:rsidDel="00631D21">
          <w:delText>ha</w:delText>
        </w:r>
        <w:r w:rsidR="00732755" w:rsidRPr="0039364D" w:rsidDel="00631D21">
          <w:delText>ve</w:delText>
        </w:r>
        <w:r w:rsidR="0002163C" w:rsidRPr="0039364D" w:rsidDel="00631D21">
          <w:delText xml:space="preserve"> </w:delText>
        </w:r>
        <w:r w:rsidR="00ED3F05" w:rsidRPr="0039364D" w:rsidDel="00631D21">
          <w:delText xml:space="preserve">changed </w:delText>
        </w:r>
        <w:r w:rsidR="00CE5B75" w:rsidRPr="0039364D" w:rsidDel="00631D21">
          <w:delText xml:space="preserve">over the course of the </w:delText>
        </w:r>
        <w:r w:rsidR="00A655B0" w:rsidRPr="0039364D" w:rsidDel="00631D21">
          <w:delText>pandemic</w:delText>
        </w:r>
      </w:del>
      <w:del w:id="4" w:author="Won Do Lee" w:date="2023-01-19T09:01:00Z">
        <w:r w:rsidR="00A93152" w:rsidRPr="0039364D" w:rsidDel="002353B1">
          <w:delText>mchanged</w:delText>
        </w:r>
      </w:del>
      <w:del w:id="5" w:author="Won Do Lee" w:date="2023-01-18T14:39:00Z">
        <w:r w:rsidR="00A93152" w:rsidRPr="0039364D" w:rsidDel="00E748AA">
          <w:delText>throughout</w:delText>
        </w:r>
      </w:del>
    </w:p>
    <w:p w14:paraId="45F78172" w14:textId="77777777" w:rsidR="0093270B" w:rsidRPr="0039364D" w:rsidDel="002353B1" w:rsidRDefault="00A93152" w:rsidP="00872147">
      <w:pPr>
        <w:pStyle w:val="ListParagraph"/>
        <w:numPr>
          <w:ilvl w:val="0"/>
          <w:numId w:val="21"/>
        </w:numPr>
        <w:rPr>
          <w:del w:id="6" w:author="Won Do Lee" w:date="2023-01-19T09:01:00Z"/>
        </w:rPr>
      </w:pPr>
      <w:del w:id="7" w:author="Won Do Lee" w:date="2023-01-18T14:40:00Z">
        <w:r w:rsidRPr="0039364D" w:rsidDel="00E748AA">
          <w:delText xml:space="preserve">The </w:delText>
        </w:r>
      </w:del>
      <w:del w:id="8" w:author="Won Do Lee" w:date="2023-01-19T09:01:00Z">
        <w:r w:rsidRPr="0039364D" w:rsidDel="002353B1">
          <w:delText xml:space="preserve"> b </w:delText>
        </w:r>
      </w:del>
      <w:del w:id="9" w:author="Won Do Lee" w:date="2023-01-12T22:43:00Z">
        <w:r w:rsidR="0093270B" w:rsidRPr="0039364D" w:rsidDel="00E556C7">
          <w:delText xml:space="preserve">Mobility levels </w:delText>
        </w:r>
      </w:del>
      <w:del w:id="10" w:author="Won Do Lee" w:date="2023-01-12T22:44:00Z">
        <w:r w:rsidR="00CE5B75" w:rsidRPr="0039364D" w:rsidDel="00E556C7">
          <w:delText>in</w:delText>
        </w:r>
      </w:del>
      <w:del w:id="11" w:author="Won Do Lee" w:date="2023-01-12T23:18:00Z">
        <w:r w:rsidR="00CE5B75" w:rsidRPr="0039364D" w:rsidDel="00972B25">
          <w:delText xml:space="preserve"> England </w:delText>
        </w:r>
        <w:r w:rsidR="0093270B" w:rsidRPr="0039364D" w:rsidDel="00972B25">
          <w:delText xml:space="preserve">declined </w:delText>
        </w:r>
        <w:r w:rsidR="00CE5B75" w:rsidRPr="0039364D" w:rsidDel="00972B25">
          <w:delText xml:space="preserve">substantially at </w:delText>
        </w:r>
        <w:r w:rsidR="0093270B" w:rsidRPr="0039364D" w:rsidDel="00972B25">
          <w:delText xml:space="preserve">first but </w:delText>
        </w:r>
      </w:del>
      <w:del w:id="12" w:author="Won Do Lee" w:date="2023-01-12T22:39:00Z">
        <w:r w:rsidR="00CE5B75" w:rsidRPr="0039364D" w:rsidDel="00E556C7">
          <w:delText xml:space="preserve">already </w:delText>
        </w:r>
      </w:del>
      <w:del w:id="13" w:author="Won Do Lee" w:date="2023-01-12T23:18:00Z">
        <w:r w:rsidR="0093270B" w:rsidRPr="0039364D" w:rsidDel="00972B25">
          <w:delText>bounced back during the lockdown</w:delText>
        </w:r>
      </w:del>
    </w:p>
    <w:p w14:paraId="432DB95F" w14:textId="77777777" w:rsidR="00206D17" w:rsidRPr="0039364D" w:rsidDel="002353B1" w:rsidRDefault="00B446FD" w:rsidP="00872147">
      <w:pPr>
        <w:pStyle w:val="ListParagraph"/>
        <w:numPr>
          <w:ilvl w:val="0"/>
          <w:numId w:val="21"/>
        </w:numPr>
        <w:rPr>
          <w:del w:id="14" w:author="Won Do Lee" w:date="2023-01-19T09:01:00Z"/>
        </w:rPr>
      </w:pPr>
      <w:del w:id="15" w:author="Won Do Lee" w:date="2023-01-19T09:01:00Z">
        <w:r w:rsidRPr="0039364D" w:rsidDel="002353B1">
          <w:delText xml:space="preserve">Trajectories of mobility </w:delText>
        </w:r>
      </w:del>
      <w:del w:id="16" w:author="Won Do Lee" w:date="2023-01-18T14:44:00Z">
        <w:r w:rsidR="00A93152" w:rsidRPr="0039364D" w:rsidDel="00E748AA">
          <w:delText xml:space="preserve">phases </w:delText>
        </w:r>
      </w:del>
      <w:del w:id="17" w:author="Won Do Lee" w:date="2023-01-13T00:06:00Z">
        <w:r w:rsidRPr="0039364D" w:rsidDel="006A48DE">
          <w:delText xml:space="preserve">reduction </w:delText>
        </w:r>
      </w:del>
      <w:del w:id="18" w:author="Won Do Lee" w:date="2023-01-13T00:25:00Z">
        <w:r w:rsidR="00067209" w:rsidRPr="0039364D" w:rsidDel="00E716CC">
          <w:delText>over the</w:delText>
        </w:r>
        <w:r w:rsidRPr="0039364D" w:rsidDel="00E716CC">
          <w:delText xml:space="preserve"> pandemic</w:delText>
        </w:r>
        <w:r w:rsidR="00732755" w:rsidRPr="0039364D" w:rsidDel="00E716CC">
          <w:delText xml:space="preserve"> </w:delText>
        </w:r>
      </w:del>
      <w:del w:id="19" w:author="Won Do Lee" w:date="2023-01-19T09:01:00Z">
        <w:r w:rsidR="00C17846" w:rsidRPr="0039364D" w:rsidDel="002353B1">
          <w:delText>var</w:delText>
        </w:r>
        <w:r w:rsidR="00CA21C6" w:rsidRPr="0039364D" w:rsidDel="002353B1">
          <w:delText>ie</w:delText>
        </w:r>
        <w:r w:rsidR="00F85C28" w:rsidRPr="0039364D" w:rsidDel="002353B1">
          <w:delText>d</w:delText>
        </w:r>
        <w:r w:rsidR="007A3879" w:rsidRPr="0039364D" w:rsidDel="002353B1">
          <w:delText xml:space="preserve"> across </w:delText>
        </w:r>
      </w:del>
      <w:del w:id="20" w:author="Won Do Lee" w:date="2023-01-17T22:50:00Z">
        <w:r w:rsidR="00A93152" w:rsidRPr="0039364D" w:rsidDel="0054616D">
          <w:delText>regions</w:delText>
        </w:r>
        <w:r w:rsidR="00CE5B75" w:rsidRPr="0039364D" w:rsidDel="0054616D">
          <w:delText xml:space="preserve"> </w:delText>
        </w:r>
      </w:del>
      <w:del w:id="21" w:author="Won Do Lee" w:date="2023-01-19T09:01:00Z">
        <w:r w:rsidR="00CE5B75" w:rsidRPr="0039364D" w:rsidDel="002353B1">
          <w:delText>in England</w:delText>
        </w:r>
      </w:del>
    </w:p>
    <w:p w14:paraId="4C2D4BE0" w14:textId="77777777" w:rsidR="004008CC" w:rsidRPr="0039364D" w:rsidRDefault="00CE5B75" w:rsidP="00872147">
      <w:pPr>
        <w:pStyle w:val="ListParagraph"/>
        <w:numPr>
          <w:ilvl w:val="0"/>
          <w:numId w:val="21"/>
        </w:numPr>
      </w:pPr>
      <w:del w:id="22" w:author="Won Do Lee" w:date="2023-01-12T23:27:00Z">
        <w:r w:rsidRPr="0039364D" w:rsidDel="00631D21">
          <w:delText>Spatial differences in mobility trends</w:delText>
        </w:r>
      </w:del>
      <w:del w:id="23" w:author="Won Do Lee" w:date="2023-01-17T22:52:00Z">
        <w:r w:rsidRPr="0039364D" w:rsidDel="0054616D">
          <w:delText xml:space="preserve"> </w:delText>
        </w:r>
        <w:r w:rsidR="00A93152" w:rsidRPr="0039364D" w:rsidDel="0054616D">
          <w:delText xml:space="preserve">are </w:delText>
        </w:r>
      </w:del>
      <w:del w:id="24" w:author="Won Do Lee" w:date="2023-01-12T23:28:00Z">
        <w:r w:rsidR="00301192" w:rsidRPr="0039364D" w:rsidDel="00631D21">
          <w:delText>are</w:delText>
        </w:r>
        <w:r w:rsidR="002C15C2" w:rsidRPr="0039364D" w:rsidDel="00631D21">
          <w:delText xml:space="preserve"> </w:delText>
        </w:r>
      </w:del>
      <w:del w:id="25" w:author="Won Do Lee" w:date="2023-01-17T22:52:00Z">
        <w:r w:rsidR="002C15C2" w:rsidRPr="0039364D" w:rsidDel="0054616D">
          <w:delText>mainly</w:delText>
        </w:r>
        <w:r w:rsidR="00301192" w:rsidRPr="0039364D" w:rsidDel="0054616D">
          <w:delText xml:space="preserve"> </w:delText>
        </w:r>
        <w:r w:rsidR="001851AD" w:rsidRPr="0039364D" w:rsidDel="0054616D">
          <w:delText>associated</w:delText>
        </w:r>
        <w:r w:rsidR="004008CC" w:rsidRPr="0039364D" w:rsidDel="0054616D">
          <w:delText xml:space="preserve"> with </w:delText>
        </w:r>
      </w:del>
      <w:del w:id="26" w:author="Won Do Lee" w:date="2023-01-12T23:39:00Z">
        <w:r w:rsidR="004008CC" w:rsidRPr="0039364D" w:rsidDel="002A67E4">
          <w:delText>income</w:delText>
        </w:r>
        <w:r w:rsidR="00FA06AC" w:rsidRPr="0039364D" w:rsidDel="002A67E4">
          <w:delText xml:space="preserve">, </w:delText>
        </w:r>
        <w:r w:rsidR="004008CC" w:rsidRPr="0039364D" w:rsidDel="002A67E4">
          <w:delText>employment</w:delText>
        </w:r>
        <w:r w:rsidR="00F85C28" w:rsidRPr="0039364D" w:rsidDel="002A67E4">
          <w:delText xml:space="preserve"> and car accessibility</w:delText>
        </w:r>
      </w:del>
    </w:p>
    <w:p w14:paraId="00C4AC77" w14:textId="77777777" w:rsidR="00855FBD" w:rsidRPr="0039364D" w:rsidRDefault="00855FBD" w:rsidP="00872147"/>
    <w:p w14:paraId="14190DC7" w14:textId="77777777" w:rsidR="00DD1B16" w:rsidRPr="0039364D" w:rsidRDefault="00DD1B16" w:rsidP="00872147">
      <w:pPr>
        <w:pStyle w:val="Heading1"/>
      </w:pPr>
      <w:r w:rsidRPr="0039364D">
        <w:t>Abstracts</w:t>
      </w:r>
    </w:p>
    <w:p w14:paraId="203235C8" w14:textId="5C983721" w:rsidR="00CB7497" w:rsidRPr="0039364D" w:rsidRDefault="00080591" w:rsidP="00872147">
      <w:r w:rsidRPr="0039364D">
        <w:t>T</w:t>
      </w:r>
      <w:r w:rsidR="00DD1B16" w:rsidRPr="0039364D">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27" w:author="Won Do Lee" w:date="2023-01-17T22:55:00Z">
        <w:r w:rsidR="00DD1B16" w:rsidRPr="0039364D" w:rsidDel="0054616D">
          <w:delText xml:space="preserve">analyse </w:delText>
        </w:r>
      </w:del>
      <w:ins w:id="28" w:author="Won Do Lee" w:date="2023-01-17T22:57:00Z">
        <w:r w:rsidR="0054616D" w:rsidRPr="0039364D">
          <w:t>explored</w:t>
        </w:r>
      </w:ins>
      <w:ins w:id="29" w:author="Won Do Lee" w:date="2023-01-17T22:55:00Z">
        <w:r w:rsidR="0054616D" w:rsidRPr="0039364D">
          <w:t xml:space="preserve"> </w:t>
        </w:r>
      </w:ins>
      <w:r w:rsidR="00CE5B75" w:rsidRPr="0039364D">
        <w:t xml:space="preserve">spatial differences between </w:t>
      </w:r>
      <w:del w:id="30" w:author="Won Do Lee" w:date="2023-01-17T22:55:00Z">
        <w:r w:rsidR="00CE5B75" w:rsidRPr="0039364D" w:rsidDel="0054616D">
          <w:delText>Local Authority</w:delText>
        </w:r>
      </w:del>
      <w:ins w:id="31" w:author="Won Do Lee" w:date="2023-01-17T22:55:00Z">
        <w:r w:rsidR="0054616D" w:rsidRPr="0039364D">
          <w:t xml:space="preserve">local authorities </w:t>
        </w:r>
      </w:ins>
      <w:del w:id="32" w:author="Won Do Lee" w:date="2023-01-17T22:55:00Z">
        <w:r w:rsidR="00CE5B75" w:rsidRPr="0039364D" w:rsidDel="0054616D">
          <w:delText xml:space="preserve"> areas </w:delText>
        </w:r>
      </w:del>
      <w:r w:rsidR="00CE5B75" w:rsidRPr="0039364D">
        <w:t xml:space="preserve">in </w:t>
      </w:r>
      <w:r w:rsidR="00DD1B16" w:rsidRPr="0039364D">
        <w:t xml:space="preserve">how </w:t>
      </w:r>
      <w:del w:id="33" w:author="Won Do Lee" w:date="2023-01-17T22:57:00Z">
        <w:r w:rsidR="00DD1B16" w:rsidRPr="0039364D" w:rsidDel="0054616D">
          <w:delText xml:space="preserve">mobility </w:delText>
        </w:r>
        <w:r w:rsidR="00CE5B75" w:rsidRPr="0039364D" w:rsidDel="0054616D">
          <w:delText>levels</w:delText>
        </w:r>
      </w:del>
      <w:ins w:id="34" w:author="Won Do Lee" w:date="2023-01-17T22:57:00Z">
        <w:r w:rsidR="0054616D" w:rsidRPr="0039364D">
          <w:t>people’s mobility</w:t>
        </w:r>
      </w:ins>
      <w:ins w:id="35" w:author="Won Do Lee" w:date="2023-01-15T22:41:00Z">
        <w:r w:rsidR="00E22545" w:rsidRPr="0039364D">
          <w:t xml:space="preserve"> </w:t>
        </w:r>
      </w:ins>
      <w:ins w:id="36" w:author="Won Do Lee" w:date="2023-01-15T22:43:00Z">
        <w:r w:rsidR="00E22545" w:rsidRPr="0039364D">
          <w:t>changed</w:t>
        </w:r>
      </w:ins>
      <w:del w:id="37" w:author="Won Do Lee" w:date="2023-01-15T22:41:00Z">
        <w:r w:rsidR="00CE5B75" w:rsidRPr="0039364D" w:rsidDel="00E22545">
          <w:delText xml:space="preserve"> </w:delText>
        </w:r>
        <w:r w:rsidR="00DD1B16" w:rsidRPr="0039364D" w:rsidDel="00E22545">
          <w:delText xml:space="preserve">evolved </w:delText>
        </w:r>
      </w:del>
      <w:del w:id="38" w:author="Won Do Lee" w:date="2023-01-12T23:43:00Z">
        <w:r w:rsidR="00CE5B75" w:rsidRPr="0039364D" w:rsidDel="002A67E4">
          <w:delText>in the</w:delText>
        </w:r>
      </w:del>
      <w:ins w:id="39" w:author="Won Do Lee" w:date="2023-01-15T22:44:00Z">
        <w:r w:rsidR="00E22545" w:rsidRPr="0039364D">
          <w:t xml:space="preserve"> </w:t>
        </w:r>
      </w:ins>
      <w:ins w:id="40" w:author="Won Do Lee" w:date="2023-01-12T23:43:00Z">
        <w:r w:rsidR="002A67E4" w:rsidRPr="0039364D">
          <w:t xml:space="preserve">during </w:t>
        </w:r>
      </w:ins>
      <w:del w:id="41" w:author="Won Do Lee" w:date="2023-01-12T23:43:00Z">
        <w:r w:rsidR="00CE5B75" w:rsidRPr="0039364D" w:rsidDel="002A67E4">
          <w:delText xml:space="preserve"> </w:delText>
        </w:r>
      </w:del>
      <w:ins w:id="42" w:author="Won Do Lee" w:date="2023-01-12T23:43:00Z">
        <w:r w:rsidR="002A67E4" w:rsidRPr="0039364D">
          <w:t xml:space="preserve">the </w:t>
        </w:r>
      </w:ins>
      <w:ins w:id="43" w:author="Won Do Lee" w:date="2023-01-12T23:41:00Z">
        <w:r w:rsidR="002A67E4" w:rsidRPr="0039364D">
          <w:t>first national lockdown</w:t>
        </w:r>
      </w:ins>
      <w:ins w:id="44" w:author="Won Do Lee" w:date="2023-01-17T22:56:00Z">
        <w:r w:rsidR="0054616D" w:rsidRPr="0039364D">
          <w:t xml:space="preserve"> </w:t>
        </w:r>
      </w:ins>
      <w:ins w:id="45" w:author="Won Do Lee" w:date="2023-01-17T22:57:00Z">
        <w:r w:rsidR="0054616D" w:rsidRPr="0039364D">
          <w:t xml:space="preserve">in </w:t>
        </w:r>
      </w:ins>
      <w:ins w:id="46" w:author="Won Do Lee" w:date="2023-01-17T22:56:00Z">
        <w:r w:rsidR="0054616D" w:rsidRPr="0039364D">
          <w:t>the initial phases</w:t>
        </w:r>
      </w:ins>
      <w:del w:id="47" w:author="Won Do Lee" w:date="2023-01-12T23:41:00Z">
        <w:r w:rsidR="00CE5B75" w:rsidRPr="0039364D" w:rsidDel="002A67E4">
          <w:delText xml:space="preserve">period </w:delText>
        </w:r>
      </w:del>
      <w:del w:id="48" w:author="Won Do Lee" w:date="2023-01-12T23:43:00Z">
        <w:r w:rsidR="00CE5B75" w:rsidRPr="0039364D" w:rsidDel="002A67E4">
          <w:delText>1 March</w:delText>
        </w:r>
      </w:del>
      <w:del w:id="49" w:author="Won Do Lee" w:date="2023-01-12T23:42:00Z">
        <w:r w:rsidR="00CE5B75" w:rsidRPr="0039364D" w:rsidDel="002A67E4">
          <w:delText>-</w:delText>
        </w:r>
      </w:del>
      <w:del w:id="50" w:author="Won Do Lee" w:date="2023-01-12T23:43:00Z">
        <w:r w:rsidR="00CE5B75" w:rsidRPr="0039364D" w:rsidDel="002A67E4">
          <w:delText>1 July 2020</w:delText>
        </w:r>
      </w:del>
      <w:r w:rsidR="00DD1B16" w:rsidRPr="0039364D">
        <w:t xml:space="preserve">. </w:t>
      </w:r>
      <w:r w:rsidR="00CE5B75" w:rsidRPr="0039364D">
        <w:t>F</w:t>
      </w:r>
      <w:r w:rsidR="00241046" w:rsidRPr="0039364D">
        <w:t xml:space="preserve">our groups of </w:t>
      </w:r>
      <w:del w:id="51" w:author="Won Do Lee" w:date="2023-01-17T22:57:00Z">
        <w:r w:rsidR="00CE5B75" w:rsidRPr="0039364D" w:rsidDel="0054616D">
          <w:delText>L</w:delText>
        </w:r>
        <w:r w:rsidR="00241046" w:rsidRPr="0039364D" w:rsidDel="0054616D">
          <w:delText xml:space="preserve">ocal </w:delText>
        </w:r>
        <w:r w:rsidR="00CE5B75" w:rsidRPr="0039364D" w:rsidDel="0054616D">
          <w:delText>A</w:delText>
        </w:r>
        <w:r w:rsidR="000D0FAB" w:rsidRPr="0039364D" w:rsidDel="0054616D">
          <w:delText>uthorities</w:delText>
        </w:r>
      </w:del>
      <w:ins w:id="52" w:author="Won Do Lee" w:date="2023-01-17T22:57:00Z">
        <w:r w:rsidR="0054616D" w:rsidRPr="0039364D">
          <w:t>local authorities</w:t>
        </w:r>
      </w:ins>
      <w:r w:rsidR="00241046" w:rsidRPr="0039364D">
        <w:t xml:space="preserve"> </w:t>
      </w:r>
      <w:r w:rsidR="00CE5B75" w:rsidRPr="0039364D">
        <w:t>are identified, which</w:t>
      </w:r>
      <w:r w:rsidR="00DD1B16" w:rsidRPr="0039364D">
        <w:t xml:space="preserve"> differ </w:t>
      </w:r>
      <w:del w:id="53" w:author="Won Do Lee" w:date="2023-01-17T22:58:00Z">
        <w:r w:rsidR="00DD1B16" w:rsidRPr="0039364D" w:rsidDel="0054616D">
          <w:delText xml:space="preserve">in the </w:delText>
        </w:r>
      </w:del>
      <w:del w:id="54" w:author="Won Do Lee" w:date="2023-01-12T23:44:00Z">
        <w:r w:rsidR="00DD1B16" w:rsidRPr="0039364D" w:rsidDel="002A67E4">
          <w:delText xml:space="preserve">minimum level of mobility after the imposition of </w:delText>
        </w:r>
        <w:r w:rsidR="00172C26" w:rsidRPr="0039364D" w:rsidDel="002A67E4">
          <w:delText>England’s first national</w:delText>
        </w:r>
        <w:r w:rsidR="00DD1B16" w:rsidRPr="0039364D" w:rsidDel="002A67E4">
          <w:delText xml:space="preserve"> lockdown and the extent to which mobility levels subsequently recove</w:delText>
        </w:r>
        <w:r w:rsidR="007934D1" w:rsidRPr="0039364D" w:rsidDel="002A67E4">
          <w:delText>r</w:delText>
        </w:r>
      </w:del>
      <w:ins w:id="55" w:author="Won Do Lee" w:date="2023-01-17T22:58:00Z">
        <w:r w:rsidR="0054616D" w:rsidRPr="0039364D">
          <w:t xml:space="preserve">in trajectories of mobility, and </w:t>
        </w:r>
      </w:ins>
      <w:ins w:id="56" w:author="Won Do Lee" w:date="2023-01-17T23:00:00Z">
        <w:r w:rsidR="0054616D" w:rsidRPr="0039364D">
          <w:t>their</w:t>
        </w:r>
      </w:ins>
      <w:del w:id="57" w:author="Won Do Lee" w:date="2023-01-17T22:58:00Z">
        <w:r w:rsidR="00DD1B16" w:rsidRPr="0039364D" w:rsidDel="0054616D">
          <w:delText>.</w:delText>
        </w:r>
        <w:r w:rsidR="00633FCD" w:rsidRPr="0039364D" w:rsidDel="0054616D">
          <w:delText xml:space="preserve"> </w:delText>
        </w:r>
        <w:r w:rsidR="00172C26" w:rsidRPr="0039364D" w:rsidDel="0054616D">
          <w:delText>Local Authorities’ group</w:delText>
        </w:r>
      </w:del>
      <w:r w:rsidR="00172C26" w:rsidRPr="0039364D">
        <w:t xml:space="preserve"> membership </w:t>
      </w:r>
      <w:del w:id="58" w:author="Won Do Lee" w:date="2023-01-17T22:58:00Z">
        <w:r w:rsidR="00172C26" w:rsidRPr="0039364D" w:rsidDel="0054616D">
          <w:delText xml:space="preserve">is </w:delText>
        </w:r>
      </w:del>
      <w:ins w:id="59" w:author="Won Do Lee" w:date="2023-01-17T22:58:00Z">
        <w:r w:rsidR="0054616D" w:rsidRPr="0039364D">
          <w:t xml:space="preserve">was </w:t>
        </w:r>
      </w:ins>
      <w:r w:rsidR="00172C26" w:rsidRPr="0039364D">
        <w:t xml:space="preserve">mainly associated with their </w:t>
      </w:r>
      <w:r w:rsidR="00A93152" w:rsidRPr="0039364D">
        <w:t>income level</w:t>
      </w:r>
      <w:del w:id="60" w:author="Won Do Lee" w:date="2023-01-19T09:02:00Z">
        <w:r w:rsidR="00A93152" w:rsidRPr="0039364D" w:rsidDel="002353B1">
          <w:delText>s</w:delText>
        </w:r>
      </w:del>
      <w:r w:rsidR="00732755" w:rsidRPr="0039364D">
        <w:t xml:space="preserve">, </w:t>
      </w:r>
      <w:r w:rsidR="006B1FF8" w:rsidRPr="0039364D">
        <w:t>self-employed workers</w:t>
      </w:r>
      <w:r w:rsidR="00732755" w:rsidRPr="0039364D">
        <w:t>, and car availability</w:t>
      </w:r>
      <w:r w:rsidR="00172C26" w:rsidRPr="0039364D">
        <w:t xml:space="preserve">, although </w:t>
      </w:r>
      <w:bookmarkStart w:id="61" w:name="_Hlk66474848"/>
      <w:commentRangeStart w:id="62"/>
      <w:commentRangeStart w:id="63"/>
      <w:r w:rsidR="00DA7915" w:rsidRPr="0039364D">
        <w:t xml:space="preserve">ethnic/racial make-up of </w:t>
      </w:r>
      <w:r w:rsidR="00A93152" w:rsidRPr="0039364D">
        <w:t xml:space="preserve">the </w:t>
      </w:r>
      <w:r w:rsidR="00DA7915" w:rsidRPr="0039364D">
        <w:t xml:space="preserve">population and </w:t>
      </w:r>
      <w:r w:rsidR="00E76E13" w:rsidRPr="0039364D">
        <w:t>health</w:t>
      </w:r>
      <w:r w:rsidR="00DA7915" w:rsidRPr="0039364D">
        <w:t>-related neighbourhood features</w:t>
      </w:r>
      <w:ins w:id="64" w:author="Won Do Lee" w:date="2023-01-17T22:59:00Z">
        <w:r w:rsidR="0054616D" w:rsidRPr="0039364D">
          <w:t>, estimated</w:t>
        </w:r>
      </w:ins>
      <w:ins w:id="65" w:author="Won Do Lee" w:date="2023-01-17T22:58:00Z">
        <w:r w:rsidR="0054616D" w:rsidRPr="0039364D">
          <w:t xml:space="preserve"> by the </w:t>
        </w:r>
      </w:ins>
      <w:ins w:id="66" w:author="Won Do Lee" w:date="2023-01-17T22:59:00Z">
        <w:r w:rsidR="0054616D" w:rsidRPr="0039364D">
          <w:t>classification model</w:t>
        </w:r>
      </w:ins>
      <w:r w:rsidR="00DA7915" w:rsidRPr="0039364D">
        <w:t>.</w:t>
      </w:r>
      <w:bookmarkEnd w:id="61"/>
      <w:commentRangeEnd w:id="62"/>
      <w:r w:rsidR="00DA7915" w:rsidRPr="0039364D">
        <w:commentReference w:id="62"/>
      </w:r>
      <w:commentRangeEnd w:id="63"/>
      <w:r w:rsidR="00C110E0" w:rsidRPr="0039364D">
        <w:commentReference w:id="63"/>
      </w:r>
      <w:r w:rsidR="00DA7915" w:rsidRPr="0039364D">
        <w:t xml:space="preserve"> </w:t>
      </w:r>
      <w:r w:rsidR="00DD1B16" w:rsidRPr="0039364D">
        <w:t xml:space="preserve">The analysis shows that the </w:t>
      </w:r>
      <w:r w:rsidR="00040A7E" w:rsidRPr="0039364D">
        <w:t>greatest</w:t>
      </w:r>
      <w:r w:rsidR="00633FCD" w:rsidRPr="0039364D">
        <w:t xml:space="preserve"> reduction</w:t>
      </w:r>
      <w:r w:rsidR="00DD1B16" w:rsidRPr="0039364D">
        <w:t xml:space="preserve"> in mobility after the imposition of the lockdown</w:t>
      </w:r>
      <w:r w:rsidR="00A93152" w:rsidRPr="0039364D">
        <w:t xml:space="preserve">, </w:t>
      </w:r>
      <w:r w:rsidR="00DD1B16" w:rsidRPr="0039364D">
        <w:t xml:space="preserve">and </w:t>
      </w:r>
      <w:r w:rsidR="00A93152" w:rsidRPr="0039364D">
        <w:t xml:space="preserve">the </w:t>
      </w:r>
      <w:r w:rsidR="00DD1B16" w:rsidRPr="0039364D">
        <w:t xml:space="preserve">continuation of low levels of mobility afterwards occurred in </w:t>
      </w:r>
      <w:r w:rsidR="006B1FF8" w:rsidRPr="0039364D">
        <w:t>high</w:t>
      </w:r>
      <w:r w:rsidR="00DD1B16" w:rsidRPr="0039364D">
        <w:t xml:space="preserve">-income areas with comparatively high levels of </w:t>
      </w:r>
      <w:r w:rsidR="006B1FF8" w:rsidRPr="0039364D">
        <w:t>self-employed workers and</w:t>
      </w:r>
      <w:r w:rsidR="008C29AB" w:rsidRPr="0039364D">
        <w:t xml:space="preserve"> cumulative COVID-19</w:t>
      </w:r>
      <w:r w:rsidR="006B1FF8" w:rsidRPr="0039364D">
        <w:t xml:space="preserve"> infection rates before </w:t>
      </w:r>
      <w:r w:rsidR="005E3B12" w:rsidRPr="0039364D">
        <w:t>stay-at-home orders</w:t>
      </w:r>
      <w:r w:rsidR="0083574A" w:rsidRPr="0039364D">
        <w:t xml:space="preserve">. </w:t>
      </w:r>
      <w:commentRangeStart w:id="67"/>
      <w:r w:rsidR="005B4453" w:rsidRPr="0039364D">
        <w:t>It</w:t>
      </w:r>
      <w:commentRangeEnd w:id="67"/>
      <w:r w:rsidR="0054616D" w:rsidRPr="0039364D">
        <w:rPr>
          <w:rStyle w:val="CommentReference"/>
        </w:rPr>
        <w:commentReference w:id="67"/>
      </w:r>
      <w:r w:rsidR="005B4453" w:rsidRPr="0039364D">
        <w:t xml:space="preserve"> </w:t>
      </w:r>
      <w:r w:rsidR="00DD1B16" w:rsidRPr="0039364D">
        <w:t xml:space="preserve">thus indicates that the </w:t>
      </w:r>
      <w:r w:rsidR="00040A7E" w:rsidRPr="0039364D">
        <w:t>greatest</w:t>
      </w:r>
      <w:r w:rsidR="00DD1B16" w:rsidRPr="0039364D">
        <w:t xml:space="preserve"> reductions have been achieved in areas where it is relatively easy for people to stay at home or in areas the risk of infection and severe illness was relatively high. More generally, </w:t>
      </w:r>
      <w:commentRangeStart w:id="68"/>
      <w:r w:rsidR="00DD1B16" w:rsidRPr="0039364D">
        <w:t xml:space="preserve">the </w:t>
      </w:r>
      <w:del w:id="69" w:author="Won Do Lee" w:date="2023-01-17T23:01:00Z">
        <w:r w:rsidR="00DD1B16" w:rsidRPr="0039364D" w:rsidDel="0054616D">
          <w:delText xml:space="preserve">paper </w:delText>
        </w:r>
      </w:del>
      <w:r w:rsidR="00DD1B16" w:rsidRPr="0039364D">
        <w:t>results highlight</w:t>
      </w:r>
      <w:ins w:id="70" w:author="Won Do Lee" w:date="2023-01-17T23:01:00Z">
        <w:r w:rsidR="0054616D" w:rsidRPr="0039364D">
          <w:t>ed</w:t>
        </w:r>
      </w:ins>
      <w:r w:rsidR="00DD1B16" w:rsidRPr="0039364D">
        <w:t xml:space="preserve"> the need to </w:t>
      </w:r>
      <w:del w:id="71" w:author="Won Do Lee" w:date="2023-01-12T23:47:00Z">
        <w:r w:rsidR="00DD1B16" w:rsidRPr="0039364D" w:rsidDel="00D5339A">
          <w:delText xml:space="preserve">consider </w:delText>
        </w:r>
      </w:del>
      <w:ins w:id="72" w:author="Won Do Lee" w:date="2023-01-17T23:01:00Z">
        <w:r w:rsidR="0054616D" w:rsidRPr="0039364D">
          <w:t xml:space="preserve">consider </w:t>
        </w:r>
      </w:ins>
      <w:del w:id="73" w:author="Won Do Lee" w:date="2023-01-17T23:01:00Z">
        <w:r w:rsidR="0093270B" w:rsidRPr="0039364D" w:rsidDel="0054616D">
          <w:delText xml:space="preserve">the </w:delText>
        </w:r>
      </w:del>
      <w:r w:rsidR="000C6A04" w:rsidRPr="0039364D">
        <w:t>difference</w:t>
      </w:r>
      <w:ins w:id="74" w:author="Won Do Lee" w:date="2023-01-17T23:01:00Z">
        <w:r w:rsidR="0054616D" w:rsidRPr="0039364D">
          <w:t>s</w:t>
        </w:r>
      </w:ins>
      <w:r w:rsidR="000C6A04" w:rsidRPr="0039364D">
        <w:t xml:space="preserve"> in </w:t>
      </w:r>
      <w:del w:id="75" w:author="Won Do Lee" w:date="2023-01-12T23:47:00Z">
        <w:r w:rsidR="003A728C" w:rsidRPr="0039364D" w:rsidDel="00D5339A">
          <w:delText xml:space="preserve">the </w:delText>
        </w:r>
        <w:r w:rsidR="007F16DA" w:rsidRPr="0039364D" w:rsidDel="00D5339A">
          <w:delText xml:space="preserve">evolution of </w:delText>
        </w:r>
        <w:r w:rsidR="003A728C" w:rsidRPr="0039364D" w:rsidDel="00D5339A">
          <w:delText>mobility levels</w:delText>
        </w:r>
      </w:del>
      <w:ins w:id="76" w:author="Won Do Lee" w:date="2023-01-12T23:47:00Z">
        <w:r w:rsidR="00D5339A" w:rsidRPr="0039364D">
          <w:t xml:space="preserve">mobility </w:t>
        </w:r>
        <w:del w:id="77" w:author="Won Do Lee [2]" w:date="2023-08-01T16:03:00Z">
          <w:r w:rsidR="00D5339A" w:rsidRPr="0039364D" w:rsidDel="00860534">
            <w:delText xml:space="preserve">resilience </w:delText>
          </w:r>
        </w:del>
      </w:ins>
      <w:ins w:id="78" w:author="Won Do Lee" w:date="2023-01-17T23:02:00Z">
        <w:del w:id="79" w:author="Won Do Lee [2]" w:date="2023-08-01T16:03:00Z">
          <w:r w:rsidR="0054616D" w:rsidRPr="0039364D" w:rsidDel="00860534">
            <w:delText xml:space="preserve">towards </w:delText>
          </w:r>
        </w:del>
      </w:ins>
      <w:ins w:id="80" w:author="Won Do Lee" w:date="2023-01-12T23:50:00Z">
        <w:del w:id="81" w:author="Won Do Lee [2]" w:date="2023-08-01T16:03:00Z">
          <w:r w:rsidR="00D5339A" w:rsidRPr="0039364D" w:rsidDel="00860534">
            <w:delText xml:space="preserve">sustainable and </w:delText>
          </w:r>
        </w:del>
      </w:ins>
      <w:ins w:id="82" w:author="Won Do Lee" w:date="2023-01-12T23:49:00Z">
        <w:del w:id="83" w:author="Won Do Lee [2]" w:date="2023-08-01T16:03:00Z">
          <w:r w:rsidR="00D5339A" w:rsidRPr="0039364D" w:rsidDel="00860534">
            <w:delText xml:space="preserve">resilient </w:delText>
          </w:r>
        </w:del>
      </w:ins>
      <w:ins w:id="84" w:author="Won Do Lee" w:date="2023-01-12T23:50:00Z">
        <w:del w:id="85" w:author="Won Do Lee [2]" w:date="2023-08-01T16:03:00Z">
          <w:r w:rsidR="00D5339A" w:rsidRPr="0039364D" w:rsidDel="00860534">
            <w:delText>urban management</w:delText>
          </w:r>
        </w:del>
      </w:ins>
      <w:ins w:id="86" w:author="Won Do Lee [2]" w:date="2023-08-01T16:03:00Z">
        <w:r w:rsidR="00860534">
          <w:t>over space</w:t>
        </w:r>
      </w:ins>
      <w:del w:id="87" w:author="Won Do Lee" w:date="2023-01-17T23:02:00Z">
        <w:r w:rsidR="00E43572" w:rsidRPr="0039364D" w:rsidDel="0054616D">
          <w:delText>,</w:delText>
        </w:r>
        <w:r w:rsidR="003A728C" w:rsidRPr="0039364D" w:rsidDel="0054616D">
          <w:delText xml:space="preserve"> </w:delText>
        </w:r>
      </w:del>
      <w:del w:id="88" w:author="Won Do Lee" w:date="2023-01-12T23:50:00Z">
        <w:r w:rsidR="003A728C" w:rsidRPr="0039364D" w:rsidDel="00D5339A">
          <w:delText xml:space="preserve">and </w:delText>
        </w:r>
        <w:r w:rsidR="00D177B9" w:rsidRPr="0039364D" w:rsidDel="00D5339A">
          <w:delText xml:space="preserve">it </w:delText>
        </w:r>
        <w:r w:rsidR="00E43572" w:rsidRPr="0039364D" w:rsidDel="00D5339A">
          <w:delText>is</w:delText>
        </w:r>
      </w:del>
      <w:r w:rsidR="00E43572" w:rsidRPr="0039364D">
        <w:t xml:space="preserve"> </w:t>
      </w:r>
      <w:ins w:id="89" w:author="Won Do Lee" w:date="2023-01-17T23:02:00Z">
        <w:del w:id="90" w:author="Won Do Lee [2]" w:date="2023-08-01T16:03:00Z">
          <w:r w:rsidR="0054616D" w:rsidRPr="0039364D" w:rsidDel="00860534">
            <w:delText>is</w:delText>
          </w:r>
        </w:del>
      </w:ins>
      <w:ins w:id="91" w:author="Won Do Lee [2]" w:date="2023-08-01T16:03:00Z">
        <w:r w:rsidR="00860534">
          <w:t>ar</w:t>
        </w:r>
      </w:ins>
      <w:ins w:id="92" w:author="Won Do Lee [2]" w:date="2023-08-01T16:04:00Z">
        <w:r w:rsidR="00860534">
          <w:t>e</w:t>
        </w:r>
      </w:ins>
      <w:ins w:id="93" w:author="Won Do Lee" w:date="2023-01-17T23:02:00Z">
        <w:r w:rsidR="0054616D" w:rsidRPr="0039364D">
          <w:t xml:space="preserve"> </w:t>
        </w:r>
      </w:ins>
      <w:r w:rsidR="00E43572" w:rsidRPr="0039364D">
        <w:t xml:space="preserve">explicitly </w:t>
      </w:r>
      <w:r w:rsidR="00D177B9" w:rsidRPr="0039364D">
        <w:t xml:space="preserve">linked to </w:t>
      </w:r>
      <w:r w:rsidR="003A728C" w:rsidRPr="0039364D">
        <w:t>the ability to restrict everyday mobility</w:t>
      </w:r>
      <w:ins w:id="94" w:author="Won Do Lee" w:date="2023-01-12T23:52:00Z">
        <w:r w:rsidR="00D5339A" w:rsidRPr="0039364D">
          <w:t xml:space="preserve"> among people</w:t>
        </w:r>
      </w:ins>
      <w:r w:rsidR="007F16DA" w:rsidRPr="0039364D">
        <w:t>.</w:t>
      </w:r>
      <w:commentRangeEnd w:id="68"/>
      <w:r w:rsidR="00B64EDA" w:rsidRPr="0039364D">
        <w:rPr>
          <w:rStyle w:val="CommentReference"/>
        </w:rPr>
        <w:commentReference w:id="68"/>
      </w:r>
    </w:p>
    <w:p w14:paraId="4145F842" w14:textId="77777777" w:rsidR="009C395A" w:rsidRPr="0039364D" w:rsidRDefault="009C395A" w:rsidP="00872147"/>
    <w:p w14:paraId="3451DFD2" w14:textId="27233222" w:rsidR="00C328D6" w:rsidRPr="0039364D" w:rsidRDefault="00582E33" w:rsidP="00872147">
      <w:pPr>
        <w:widowControl/>
        <w:wordWrap/>
        <w:autoSpaceDE/>
        <w:autoSpaceDN/>
      </w:pPr>
      <w:r w:rsidRPr="0039364D">
        <w:rPr>
          <w:b/>
          <w:bCs/>
        </w:rPr>
        <w:t>Keyword</w:t>
      </w:r>
      <w:r w:rsidR="00C328D6" w:rsidRPr="0039364D">
        <w:rPr>
          <w:b/>
          <w:bCs/>
        </w:rPr>
        <w:t>s</w:t>
      </w:r>
      <w:r w:rsidR="000658AC" w:rsidRPr="0039364D">
        <w:t xml:space="preserve">: </w:t>
      </w:r>
      <w:r w:rsidR="003749AB" w:rsidRPr="0039364D">
        <w:t>COVID-19;</w:t>
      </w:r>
      <w:r w:rsidR="00F931A5" w:rsidRPr="0039364D">
        <w:t xml:space="preserve"> </w:t>
      </w:r>
      <w:del w:id="95" w:author="Won Do Lee" w:date="2023-01-12T23:02:00Z">
        <w:r w:rsidR="003749AB" w:rsidRPr="0039364D" w:rsidDel="00F931A5">
          <w:delText>Lockdown</w:delText>
        </w:r>
      </w:del>
      <w:ins w:id="96" w:author="Won Do Lee" w:date="2023-01-12T23:02:00Z">
        <w:r w:rsidR="00F931A5" w:rsidRPr="0039364D">
          <w:t>Pandemic</w:t>
        </w:r>
      </w:ins>
      <w:r w:rsidR="003749AB" w:rsidRPr="0039364D">
        <w:t xml:space="preserve">; </w:t>
      </w:r>
      <w:del w:id="97" w:author="Won Do Lee" w:date="2023-01-12T23:02:00Z">
        <w:r w:rsidR="006B1A12" w:rsidRPr="0039364D" w:rsidDel="00F931A5">
          <w:delText>Dynamic time warping distance</w:delText>
        </w:r>
      </w:del>
      <w:ins w:id="98" w:author="Won Do Lee" w:date="2023-01-12T23:02:00Z">
        <w:del w:id="99" w:author="Won Do Lee [2]" w:date="2023-08-01T15:54:00Z">
          <w:r w:rsidR="00F931A5" w:rsidRPr="0039364D" w:rsidDel="00D63FB7">
            <w:delText>Resilience</w:delText>
          </w:r>
        </w:del>
      </w:ins>
      <w:ins w:id="100" w:author="Won Do Lee [2]" w:date="2023-08-01T15:54:00Z">
        <w:r w:rsidR="00D63FB7">
          <w:t>Human mobility</w:t>
        </w:r>
      </w:ins>
      <w:r w:rsidR="00002F45" w:rsidRPr="0039364D">
        <w:t>;</w:t>
      </w:r>
      <w:r w:rsidR="006B1A12" w:rsidRPr="0039364D">
        <w:t xml:space="preserve"> </w:t>
      </w:r>
      <w:del w:id="101" w:author="Won Do Lee" w:date="2023-01-12T23:02:00Z">
        <w:r w:rsidR="00002F45" w:rsidRPr="0039364D" w:rsidDel="00F931A5">
          <w:delText>Clustering</w:delText>
        </w:r>
      </w:del>
      <w:ins w:id="102" w:author="Won Do Lee" w:date="2023-01-12T23:02:00Z">
        <w:r w:rsidR="00F931A5" w:rsidRPr="0039364D">
          <w:t>Time-series clustering</w:t>
        </w:r>
      </w:ins>
      <w:r w:rsidR="00002F45" w:rsidRPr="0039364D">
        <w:t>;</w:t>
      </w:r>
      <w:r w:rsidR="00577A3E" w:rsidRPr="0039364D">
        <w:t xml:space="preserve"> Classification</w:t>
      </w:r>
      <w:ins w:id="103" w:author="Won Do Lee" w:date="2023-01-12T23:02:00Z">
        <w:r w:rsidR="00F931A5" w:rsidRPr="0039364D">
          <w:t xml:space="preserve"> model</w:t>
        </w:r>
      </w:ins>
      <w:r w:rsidR="001C5D47" w:rsidRPr="0039364D">
        <w:t>.</w:t>
      </w:r>
      <w:r w:rsidR="00BD5321" w:rsidRPr="0039364D">
        <w:br w:type="page"/>
      </w:r>
    </w:p>
    <w:p w14:paraId="4404435F" w14:textId="77777777" w:rsidR="007E5808" w:rsidRPr="0039364D" w:rsidRDefault="007E5808" w:rsidP="00872147">
      <w:pPr>
        <w:pStyle w:val="Heading1"/>
      </w:pPr>
      <w:bookmarkStart w:id="104" w:name="_Hlk68703832"/>
      <w:r w:rsidRPr="0039364D">
        <w:lastRenderedPageBreak/>
        <w:t>Introduction</w:t>
      </w:r>
    </w:p>
    <w:p w14:paraId="7299634F" w14:textId="68D83DDF" w:rsidR="008E5747" w:rsidRPr="0039364D" w:rsidRDefault="009D35AF" w:rsidP="00872147">
      <w:pPr>
        <w:spacing w:after="240"/>
      </w:pPr>
      <w:ins w:id="105" w:author="Won Do Lee" w:date="2023-01-19T09:14:00Z">
        <w:r w:rsidRPr="0039364D">
          <w:t xml:space="preserve">The </w:t>
        </w:r>
      </w:ins>
      <w:r w:rsidR="006C20BD" w:rsidRPr="0039364D">
        <w:t>COVID-19</w:t>
      </w:r>
      <w:r w:rsidR="00D505B3" w:rsidRPr="0039364D">
        <w:t xml:space="preserve"> </w:t>
      </w:r>
      <w:ins w:id="106" w:author="Won Do Lee" w:date="2023-01-18T14:58:00Z">
        <w:r w:rsidR="000434A1" w:rsidRPr="0039364D">
          <w:t xml:space="preserve">pandemic has rapidly changed </w:t>
        </w:r>
      </w:ins>
      <w:del w:id="107" w:author="Won Do Lee" w:date="2023-01-18T14:58:00Z">
        <w:r w:rsidR="00D505B3" w:rsidRPr="0039364D" w:rsidDel="000434A1">
          <w:delText xml:space="preserve">is rapidly changing </w:delText>
        </w:r>
      </w:del>
      <w:r w:rsidR="00D505B3" w:rsidRPr="0039364D">
        <w:t xml:space="preserve">our </w:t>
      </w:r>
      <w:r w:rsidR="00D3505F" w:rsidRPr="0039364D">
        <w:t>everyday lives</w:t>
      </w:r>
      <w:r w:rsidR="009A3022" w:rsidRPr="0039364D">
        <w:t xml:space="preserve">, particularly </w:t>
      </w:r>
      <w:del w:id="108" w:author="Won Do Lee" w:date="2023-01-18T14:59:00Z">
        <w:r w:rsidR="009A3022" w:rsidRPr="0039364D" w:rsidDel="000434A1">
          <w:delText xml:space="preserve">our </w:delText>
        </w:r>
        <w:r w:rsidR="00834E9F" w:rsidRPr="0039364D" w:rsidDel="000434A1">
          <w:delText xml:space="preserve">everyday </w:delText>
        </w:r>
      </w:del>
      <w:r w:rsidR="00834E9F" w:rsidRPr="0039364D">
        <w:t>mobility</w:t>
      </w:r>
      <w:del w:id="109" w:author="Won Do Lee" w:date="2023-01-19T09:14:00Z">
        <w:r w:rsidR="00D3505F" w:rsidRPr="0039364D" w:rsidDel="009D35AF">
          <w:delText xml:space="preserve"> in daily life</w:delText>
        </w:r>
      </w:del>
      <w:r w:rsidR="00612941" w:rsidRPr="0039364D">
        <w:t xml:space="preserve">. </w:t>
      </w:r>
      <w:ins w:id="110" w:author="Won Do Lee" w:date="2023-01-18T15:00:00Z">
        <w:r w:rsidR="000434A1" w:rsidRPr="0039364D">
          <w:t>Implement</w:t>
        </w:r>
      </w:ins>
      <w:ins w:id="111" w:author="Won Do Lee" w:date="2023-01-19T09:13:00Z">
        <w:r w:rsidRPr="0039364D">
          <w:t>ing</w:t>
        </w:r>
      </w:ins>
      <w:ins w:id="112" w:author="Won Do Lee" w:date="2023-01-18T15:00:00Z">
        <w:r w:rsidR="000434A1" w:rsidRPr="0039364D">
          <w:t xml:space="preserve"> v</w:t>
        </w:r>
      </w:ins>
      <w:ins w:id="113" w:author="Won Do Lee" w:date="2023-01-18T14:59:00Z">
        <w:r w:rsidR="000434A1" w:rsidRPr="0039364D">
          <w:t xml:space="preserve">arious </w:t>
        </w:r>
      </w:ins>
      <w:del w:id="114" w:author="Won Do Lee" w:date="2023-01-18T14:59:00Z">
        <w:r w:rsidR="00CB0EB3" w:rsidRPr="0039364D" w:rsidDel="000434A1">
          <w:delText>S</w:delText>
        </w:r>
        <w:r w:rsidR="00B9128F" w:rsidRPr="0039364D" w:rsidDel="000434A1">
          <w:delText xml:space="preserve">ocial </w:delText>
        </w:r>
      </w:del>
      <w:ins w:id="115" w:author="Won Do Lee" w:date="2023-01-18T14:59:00Z">
        <w:r w:rsidR="000434A1" w:rsidRPr="0039364D">
          <w:t xml:space="preserve">social </w:t>
        </w:r>
      </w:ins>
      <w:r w:rsidR="00B9128F" w:rsidRPr="0039364D">
        <w:t>distancing policies</w:t>
      </w:r>
      <w:r w:rsidR="00CB0EB3" w:rsidRPr="0039364D">
        <w:t xml:space="preserve">, such as travel restrictions and compliance with stay-at-home orders, </w:t>
      </w:r>
      <w:del w:id="116" w:author="Won Do Lee" w:date="2023-01-18T15:00:00Z">
        <w:r w:rsidR="00CB0EB3" w:rsidRPr="0039364D" w:rsidDel="000434A1">
          <w:delText>ha</w:delText>
        </w:r>
        <w:r w:rsidR="00A93152" w:rsidRPr="0039364D" w:rsidDel="000434A1">
          <w:delText>ve</w:delText>
        </w:r>
        <w:r w:rsidR="00CB0EB3" w:rsidRPr="0039364D" w:rsidDel="000434A1">
          <w:delText xml:space="preserve"> been widely </w:delText>
        </w:r>
        <w:r w:rsidR="0089646E" w:rsidRPr="0039364D" w:rsidDel="000434A1">
          <w:delText xml:space="preserve">implemented </w:delText>
        </w:r>
      </w:del>
      <w:ins w:id="117" w:author="Won Do Lee" w:date="2023-01-19T09:13:00Z">
        <w:r w:rsidRPr="0039364D">
          <w:t>were correlated with the red</w:t>
        </w:r>
      </w:ins>
      <w:ins w:id="118" w:author="Won Do Lee" w:date="2023-01-18T15:01:00Z">
        <w:r w:rsidR="000434A1" w:rsidRPr="0039364D">
          <w:t>uction in mobility</w:t>
        </w:r>
      </w:ins>
      <w:del w:id="119" w:author="Won Do Lee" w:date="2023-01-18T15:01:00Z">
        <w:r w:rsidR="00A93152" w:rsidRPr="0039364D" w:rsidDel="000434A1">
          <w:delText>during</w:delText>
        </w:r>
        <w:r w:rsidR="00342381" w:rsidRPr="0039364D" w:rsidDel="000434A1">
          <w:delText xml:space="preserve"> the COVID-19</w:delText>
        </w:r>
        <w:r w:rsidR="00A63019" w:rsidRPr="0039364D" w:rsidDel="000434A1">
          <w:delText xml:space="preserve"> pandemic</w:delText>
        </w:r>
      </w:del>
      <w:r w:rsidR="001A0E15" w:rsidRPr="0039364D">
        <w:t xml:space="preserve"> </w:t>
      </w:r>
      <w:r w:rsidR="00376C66" w:rsidRPr="0039364D">
        <w:t>(Hale et al., 2021; Kishore et al., 2021)</w:t>
      </w:r>
      <w:r w:rsidR="00A63019" w:rsidRPr="0039364D">
        <w:t xml:space="preserve">. </w:t>
      </w:r>
      <w:r w:rsidR="009A3022" w:rsidRPr="0039364D">
        <w:t>W</w:t>
      </w:r>
      <w:r w:rsidR="00F22AB0" w:rsidRPr="0039364D">
        <w:t xml:space="preserve">orking from home </w:t>
      </w:r>
      <w:r w:rsidR="00A93152" w:rsidRPr="0039364D">
        <w:t>has become</w:t>
      </w:r>
      <w:r w:rsidR="009A3022" w:rsidRPr="0039364D">
        <w:t xml:space="preserve"> the </w:t>
      </w:r>
      <w:r w:rsidR="009A3022" w:rsidRPr="0039364D">
        <w:rPr>
          <w:i/>
          <w:iCs/>
        </w:rPr>
        <w:t>new normal</w:t>
      </w:r>
      <w:r w:rsidR="009A3022" w:rsidRPr="0039364D">
        <w:t xml:space="preserve"> </w:t>
      </w:r>
      <w:del w:id="120" w:author="Won Do Lee [2]" w:date="2023-08-01T14:54:00Z">
        <w:r w:rsidR="009A3022" w:rsidRPr="0039364D" w:rsidDel="0039364D">
          <w:delText>to avoid</w:delText>
        </w:r>
      </w:del>
      <w:ins w:id="121" w:author="Won Do Lee [2]" w:date="2023-08-01T14:54:00Z">
        <w:r w:rsidR="0039364D" w:rsidRPr="0039364D">
          <w:t>when</w:t>
        </w:r>
      </w:ins>
      <w:ins w:id="122" w:author="Won Do Lee [2]" w:date="2023-08-01T14:55:00Z">
        <w:r w:rsidR="0039364D" w:rsidRPr="0039364D">
          <w:t xml:space="preserve"> people were</w:t>
        </w:r>
      </w:ins>
      <w:ins w:id="123" w:author="Won Do Lee [2]" w:date="2023-08-01T14:54:00Z">
        <w:r w:rsidR="0039364D" w:rsidRPr="0039364D">
          <w:t xml:space="preserve"> bann</w:t>
        </w:r>
      </w:ins>
      <w:ins w:id="124" w:author="Won Do Lee [2]" w:date="2023-08-01T14:55:00Z">
        <w:r w:rsidR="0039364D" w:rsidRPr="0039364D">
          <w:t>ed</w:t>
        </w:r>
      </w:ins>
      <w:ins w:id="125" w:author="Won Do Lee [2]" w:date="2023-08-01T14:54:00Z">
        <w:r w:rsidR="0039364D" w:rsidRPr="0039364D">
          <w:t xml:space="preserve"> from mixing indoor</w:t>
        </w:r>
      </w:ins>
      <w:ins w:id="126" w:author="Won Do Lee [2]" w:date="2023-08-01T15:30:00Z">
        <w:r w:rsidR="00786D94">
          <w:t>s</w:t>
        </w:r>
      </w:ins>
      <w:del w:id="127" w:author="Won Do Lee [2]" w:date="2023-08-01T14:54:00Z">
        <w:r w:rsidR="009A3022" w:rsidRPr="0039364D" w:rsidDel="0039364D">
          <w:delText xml:space="preserve"> social contact, </w:delText>
        </w:r>
      </w:del>
      <w:ins w:id="128" w:author="Won Do Lee [2]" w:date="2023-08-01T14:55:00Z">
        <w:r w:rsidR="0039364D" w:rsidRPr="0039364D">
          <w:t xml:space="preserve">. It also </w:t>
        </w:r>
      </w:ins>
      <w:del w:id="129" w:author="Won Do Lee [2]" w:date="2023-08-01T14:54:00Z">
        <w:r w:rsidR="009A3022" w:rsidRPr="0039364D" w:rsidDel="0039364D">
          <w:delText>and</w:delText>
        </w:r>
      </w:del>
      <w:del w:id="130" w:author="Won Do Lee [2]" w:date="2023-08-01T14:55:00Z">
        <w:r w:rsidR="009A3022" w:rsidRPr="0039364D" w:rsidDel="0039364D">
          <w:delText xml:space="preserve"> </w:delText>
        </w:r>
      </w:del>
      <w:r w:rsidR="009A3022" w:rsidRPr="0039364D">
        <w:t>mitigate</w:t>
      </w:r>
      <w:ins w:id="131" w:author="Won Do Lee [2]" w:date="2023-08-01T14:55:00Z">
        <w:r w:rsidR="0039364D" w:rsidRPr="0039364D">
          <w:t>s</w:t>
        </w:r>
      </w:ins>
      <w:r w:rsidR="009A3022" w:rsidRPr="0039364D">
        <w:t xml:space="preserve"> the risk while using public transport for work-related travel and on-site working</w:t>
      </w:r>
      <w:r w:rsidR="00F22AB0" w:rsidRPr="0039364D">
        <w:t xml:space="preserve"> </w:t>
      </w:r>
      <w:r w:rsidR="00376C66" w:rsidRPr="0039364D">
        <w:t>(Beck &amp; Hensher, 2020)</w:t>
      </w:r>
      <w:r w:rsidR="00B9128F" w:rsidRPr="0039364D">
        <w:t xml:space="preserve">. </w:t>
      </w:r>
      <w:ins w:id="132" w:author="Won Do Lee" w:date="2023-01-18T15:02:00Z">
        <w:r w:rsidR="000434A1" w:rsidRPr="0039364D">
          <w:t>Inevitably</w:t>
        </w:r>
      </w:ins>
      <w:ins w:id="133" w:author="Won Do Lee" w:date="2023-01-18T15:01:00Z">
        <w:r w:rsidR="000434A1" w:rsidRPr="0039364D">
          <w:t xml:space="preserve">, </w:t>
        </w:r>
      </w:ins>
      <w:del w:id="134" w:author="Won Do Lee" w:date="2023-01-18T15:01:00Z">
        <w:r w:rsidR="00834E9F" w:rsidRPr="0039364D" w:rsidDel="000434A1">
          <w:delText>T</w:delText>
        </w:r>
        <w:r w:rsidR="00B625F2" w:rsidRPr="0039364D" w:rsidDel="000434A1">
          <w:delText xml:space="preserve">ransport </w:delText>
        </w:r>
      </w:del>
      <w:ins w:id="135" w:author="Won Do Lee" w:date="2023-01-18T15:01:00Z">
        <w:r w:rsidR="000434A1" w:rsidRPr="0039364D">
          <w:t xml:space="preserve">transport </w:t>
        </w:r>
      </w:ins>
      <w:r w:rsidR="00B625F2" w:rsidRPr="0039364D">
        <w:t xml:space="preserve">mode use has been </w:t>
      </w:r>
      <w:r w:rsidR="00EC7E1E" w:rsidRPr="0039364D">
        <w:t>strongly affected by</w:t>
      </w:r>
      <w:r w:rsidR="00B625F2" w:rsidRPr="0039364D">
        <w:t xml:space="preserve"> </w:t>
      </w:r>
      <w:r w:rsidR="008E5747" w:rsidRPr="0039364D">
        <w:t>the risk of travellers being exposed to the virus</w:t>
      </w:r>
      <w:r w:rsidR="00147710" w:rsidRPr="0039364D">
        <w:t xml:space="preserve"> during their journey</w:t>
      </w:r>
      <w:r w:rsidR="008E5747" w:rsidRPr="0039364D">
        <w:t xml:space="preserve"> </w:t>
      </w:r>
      <w:r w:rsidR="00416983" w:rsidRPr="0039364D">
        <w:t>(Barbieri et al., 2021; de Séjournet et al., 2022; De Vos, 2020)</w:t>
      </w:r>
      <w:r w:rsidR="008E5747" w:rsidRPr="0039364D">
        <w:t>.</w:t>
      </w:r>
      <w:ins w:id="136" w:author="Won Do Lee [2]" w:date="2023-08-01T14:02:00Z">
        <w:r w:rsidR="00A5674E" w:rsidRPr="0039364D">
          <w:t xml:space="preserve"> </w:t>
        </w:r>
      </w:ins>
      <w:del w:id="137" w:author="Won Do Lee" w:date="2023-01-18T15:02:00Z">
        <w:r w:rsidR="005D4636" w:rsidRPr="0039364D" w:rsidDel="000434A1">
          <w:delText xml:space="preserve"> </w:delText>
        </w:r>
        <w:commentRangeStart w:id="138"/>
        <w:r w:rsidR="00834E9F" w:rsidRPr="0039364D" w:rsidDel="000434A1">
          <w:delText>Inevitably,</w:delText>
        </w:r>
      </w:del>
      <w:ins w:id="139" w:author="Won Do Lee" w:date="2023-01-18T15:02:00Z">
        <w:del w:id="140" w:author="Won Do Lee [2]" w:date="2023-08-01T14:02:00Z">
          <w:r w:rsidR="000434A1" w:rsidRPr="0039364D" w:rsidDel="00A5674E">
            <w:delText xml:space="preserve"> T</w:delText>
          </w:r>
        </w:del>
      </w:ins>
      <w:del w:id="141" w:author="Won Do Lee [2]" w:date="2023-08-01T14:02:00Z">
        <w:r w:rsidR="00834E9F" w:rsidRPr="0039364D" w:rsidDel="00A5674E">
          <w:delText xml:space="preserve"> t</w:delText>
        </w:r>
        <w:r w:rsidR="00A819B4" w:rsidRPr="0039364D" w:rsidDel="00A5674E">
          <w:delText xml:space="preserve">ransit attractiveness </w:delText>
        </w:r>
        <w:r w:rsidR="00A93152" w:rsidRPr="0039364D" w:rsidDel="00A5674E">
          <w:delText xml:space="preserve">is </w:delText>
        </w:r>
        <w:r w:rsidR="00A819B4" w:rsidRPr="0039364D" w:rsidDel="00A5674E">
          <w:delText>down</w:delText>
        </w:r>
        <w:r w:rsidR="00A93152" w:rsidRPr="0039364D" w:rsidDel="00A5674E">
          <w:delText>,</w:delText>
        </w:r>
        <w:r w:rsidR="00A819B4" w:rsidRPr="0039364D" w:rsidDel="00A5674E">
          <w:delText xml:space="preserve"> and massive service cuts on public transport systems while uptake in private vehicle use and active </w:delText>
        </w:r>
        <w:r w:rsidR="00CF7C18" w:rsidRPr="0039364D" w:rsidDel="00A5674E">
          <w:delText>trave</w:delText>
        </w:r>
        <w:r w:rsidR="008C29AB" w:rsidRPr="0039364D" w:rsidDel="00A5674E">
          <w:delText>l</w:delText>
        </w:r>
        <w:r w:rsidR="00A93152" w:rsidRPr="0039364D" w:rsidDel="00A5674E">
          <w:delText>,</w:delText>
        </w:r>
        <w:r w:rsidR="00834E9F" w:rsidRPr="0039364D" w:rsidDel="00A5674E">
          <w:delText xml:space="preserve"> </w:delText>
        </w:r>
        <w:r w:rsidR="00A93152" w:rsidRPr="0039364D" w:rsidDel="00A5674E">
          <w:delText xml:space="preserve">i.e., </w:delText>
        </w:r>
        <w:r w:rsidR="00E53B89" w:rsidRPr="0039364D" w:rsidDel="00A5674E">
          <w:delText>wa</w:delText>
        </w:r>
        <w:r w:rsidR="00A819B4" w:rsidRPr="0039364D" w:rsidDel="00A5674E">
          <w:delText>lking and cycling</w:delText>
        </w:r>
        <w:r w:rsidR="00E53B89" w:rsidRPr="0039364D" w:rsidDel="00A5674E">
          <w:delText xml:space="preserve"> </w:delText>
        </w:r>
        <w:r w:rsidR="00376C66" w:rsidRPr="0039364D" w:rsidDel="00A5674E">
          <w:rPr>
            <w:rPrChange w:id="142" w:author="Won Do Lee [2]" w:date="2023-08-01T14:56:00Z">
              <w:rPr>
                <w:noProof/>
              </w:rPr>
            </w:rPrChange>
          </w:rPr>
          <w:delText>(Department for Transport, 2020; Vickerman, 2021)</w:delText>
        </w:r>
        <w:r w:rsidR="006C5D87" w:rsidRPr="0039364D" w:rsidDel="00A5674E">
          <w:delText xml:space="preserve">. </w:delText>
        </w:r>
        <w:commentRangeEnd w:id="138"/>
        <w:r w:rsidR="00B64EDA" w:rsidRPr="0039364D" w:rsidDel="00A5674E">
          <w:rPr>
            <w:rStyle w:val="CommentReference"/>
          </w:rPr>
          <w:commentReference w:id="138"/>
        </w:r>
      </w:del>
      <w:r w:rsidR="00A819B4" w:rsidRPr="0039364D">
        <w:t xml:space="preserve">In short, </w:t>
      </w:r>
      <w:r w:rsidR="005D37EF" w:rsidRPr="0039364D">
        <w:t xml:space="preserve">the risk of </w:t>
      </w:r>
      <w:r w:rsidR="00A819B4" w:rsidRPr="0039364D">
        <w:t>COVID-19 and</w:t>
      </w:r>
      <w:r w:rsidR="005D37EF" w:rsidRPr="0039364D">
        <w:t xml:space="preserve"> </w:t>
      </w:r>
      <w:r w:rsidR="001A0E15" w:rsidRPr="0039364D">
        <w:t>travel</w:t>
      </w:r>
      <w:r w:rsidR="005D37EF" w:rsidRPr="0039364D">
        <w:t xml:space="preserve">-related measures </w:t>
      </w:r>
      <w:ins w:id="143" w:author="Won Do Lee" w:date="2023-01-19T09:03:00Z">
        <w:r w:rsidR="002353B1" w:rsidRPr="0039364D">
          <w:t xml:space="preserve">have </w:t>
        </w:r>
      </w:ins>
      <w:r w:rsidR="005D37EF" w:rsidRPr="0039364D">
        <w:t>ra</w:t>
      </w:r>
      <w:r w:rsidR="00A819B4" w:rsidRPr="0039364D">
        <w:t xml:space="preserve">pidly </w:t>
      </w:r>
      <w:r w:rsidR="00C80E8A" w:rsidRPr="0039364D">
        <w:t>reshaped</w:t>
      </w:r>
      <w:r w:rsidR="009B6CF4" w:rsidRPr="0039364D">
        <w:t xml:space="preserve"> </w:t>
      </w:r>
      <w:r w:rsidR="008C29AB" w:rsidRPr="0039364D">
        <w:t>our</w:t>
      </w:r>
      <w:r w:rsidR="009B6CF4" w:rsidRPr="0039364D">
        <w:t xml:space="preserve"> </w:t>
      </w:r>
      <w:r w:rsidR="00A819B4" w:rsidRPr="0039364D">
        <w:rPr>
          <w:i/>
          <w:iCs/>
        </w:rPr>
        <w:t>mobility habits</w:t>
      </w:r>
      <w:r w:rsidR="00ED5AB7" w:rsidRPr="0039364D">
        <w:t xml:space="preserve"> </w:t>
      </w:r>
      <w:r w:rsidR="009D1131" w:rsidRPr="0039364D">
        <w:t>(</w:t>
      </w:r>
      <w:bookmarkStart w:id="144" w:name="OLE_LINK1"/>
      <w:r w:rsidR="009D1131" w:rsidRPr="0039364D">
        <w:t>Cartenì et al., 2020)</w:t>
      </w:r>
      <w:bookmarkEnd w:id="144"/>
      <w:r w:rsidR="00ED5AB7" w:rsidRPr="0039364D">
        <w:t>.</w:t>
      </w:r>
      <w:r w:rsidR="00DC23E0" w:rsidRPr="0039364D">
        <w:t xml:space="preserve"> Although the magnitude of this change varies across and within cities and social groups.</w:t>
      </w:r>
    </w:p>
    <w:p w14:paraId="0183B8B3" w14:textId="77777777" w:rsidR="006B3717" w:rsidRPr="0039364D" w:rsidRDefault="00416983" w:rsidP="00872147">
      <w:pPr>
        <w:spacing w:after="240"/>
        <w:rPr>
          <w:ins w:id="145" w:author="Won Do Lee" w:date="2023-01-15T23:13:00Z"/>
        </w:rPr>
      </w:pPr>
      <w:ins w:id="146" w:author="Won Do Lee" w:date="2023-01-17T21:18:00Z">
        <w:r w:rsidRPr="0039364D">
          <w:t xml:space="preserve">In England, </w:t>
        </w:r>
      </w:ins>
      <w:r w:rsidR="00A93152" w:rsidRPr="0039364D">
        <w:t xml:space="preserve">the </w:t>
      </w:r>
      <w:r w:rsidR="00C81F0F" w:rsidRPr="0039364D">
        <w:t xml:space="preserve">UK government </w:t>
      </w:r>
      <w:r w:rsidR="00DC23E0" w:rsidRPr="0039364D">
        <w:t xml:space="preserve">recognised the importance of </w:t>
      </w:r>
      <w:r w:rsidR="005323EE" w:rsidRPr="0039364D">
        <w:t xml:space="preserve">rapid </w:t>
      </w:r>
      <w:r w:rsidR="00DC23E0" w:rsidRPr="0039364D">
        <w:t>control</w:t>
      </w:r>
      <w:r w:rsidR="00A46515" w:rsidRPr="0039364D">
        <w:t xml:space="preserve"> </w:t>
      </w:r>
      <w:ins w:id="147" w:author="Won Do Lee" w:date="2023-01-17T23:06:00Z">
        <w:r w:rsidR="0054616D" w:rsidRPr="0039364D">
          <w:t xml:space="preserve">and implemented </w:t>
        </w:r>
      </w:ins>
      <w:del w:id="148" w:author="Won Do Lee" w:date="2023-01-17T23:06:00Z">
        <w:r w:rsidR="00A46515" w:rsidRPr="0039364D" w:rsidDel="0054616D">
          <w:delText xml:space="preserve">to implement </w:delText>
        </w:r>
      </w:del>
      <w:r w:rsidR="00A93152" w:rsidRPr="0039364D">
        <w:t>counter</w:t>
      </w:r>
      <w:r w:rsidR="00C81F0F" w:rsidRPr="0039364D">
        <w:t xml:space="preserve">measures </w:t>
      </w:r>
      <w:del w:id="149" w:author="Won Do Lee" w:date="2023-01-17T23:03:00Z">
        <w:r w:rsidR="00A46515" w:rsidRPr="0039364D" w:rsidDel="0054616D">
          <w:delText xml:space="preserve">to </w:delText>
        </w:r>
        <w:r w:rsidR="00A93152" w:rsidRPr="0039364D" w:rsidDel="0054616D">
          <w:delText>tackle</w:delText>
        </w:r>
        <w:r w:rsidR="00D216B4" w:rsidRPr="0039364D" w:rsidDel="0054616D">
          <w:delText xml:space="preserve"> </w:delText>
        </w:r>
      </w:del>
      <w:ins w:id="150" w:author="Won Do Lee" w:date="2023-01-17T23:04:00Z">
        <w:r w:rsidR="0054616D" w:rsidRPr="0039364D">
          <w:t>to tackle the outbreak</w:t>
        </w:r>
      </w:ins>
      <w:del w:id="151" w:author="Won Do Lee" w:date="2023-01-17T23:04:00Z">
        <w:r w:rsidR="00D216B4" w:rsidRPr="0039364D" w:rsidDel="0054616D">
          <w:delText>the epidemic</w:delText>
        </w:r>
      </w:del>
      <w:r w:rsidR="00683B0C" w:rsidRPr="0039364D">
        <w:t xml:space="preserve"> </w:t>
      </w:r>
      <w:r w:rsidR="00C81F0F" w:rsidRPr="0039364D">
        <w:t>since COVID-19 reached in late January 2020</w:t>
      </w:r>
      <w:r w:rsidR="00612941" w:rsidRPr="0039364D">
        <w:t xml:space="preserve"> </w:t>
      </w:r>
      <w:r w:rsidR="00376C66" w:rsidRPr="0039364D">
        <w:t>(Scally et al., 2020)</w:t>
      </w:r>
      <w:r w:rsidR="00C81F0F" w:rsidRPr="0039364D">
        <w:t xml:space="preserve">. </w:t>
      </w:r>
      <w:r w:rsidR="00A46515" w:rsidRPr="0039364D">
        <w:t xml:space="preserve">However, </w:t>
      </w:r>
      <w:r w:rsidR="009765C3" w:rsidRPr="0039364D">
        <w:t xml:space="preserve">the nationwide lockdown </w:t>
      </w:r>
      <w:r w:rsidR="00A93152" w:rsidRPr="0039364D">
        <w:t>was</w:t>
      </w:r>
      <w:r w:rsidR="009765C3" w:rsidRPr="0039364D">
        <w:t xml:space="preserve"> i</w:t>
      </w:r>
      <w:r w:rsidR="008E2A57" w:rsidRPr="0039364D">
        <w:t>mposed</w:t>
      </w:r>
      <w:r w:rsidR="009765C3" w:rsidRPr="0039364D">
        <w:t xml:space="preserve"> as an </w:t>
      </w:r>
      <w:r w:rsidR="00A46515" w:rsidRPr="0039364D">
        <w:t>e</w:t>
      </w:r>
      <w:r w:rsidR="00C81F0F" w:rsidRPr="0039364D">
        <w:t xml:space="preserve">mergency </w:t>
      </w:r>
      <w:r w:rsidR="00577569" w:rsidRPr="0039364D">
        <w:t xml:space="preserve">measure </w:t>
      </w:r>
      <w:r w:rsidR="00C81F0F" w:rsidRPr="0039364D">
        <w:t>on 23 March 2020</w:t>
      </w:r>
      <w:r w:rsidR="00A93152" w:rsidRPr="0039364D">
        <w:t xml:space="preserve"> to </w:t>
      </w:r>
      <w:r w:rsidR="00A46515" w:rsidRPr="0039364D">
        <w:t>mitigate the transmission</w:t>
      </w:r>
      <w:r w:rsidR="009765C3" w:rsidRPr="0039364D">
        <w:t>,</w:t>
      </w:r>
      <w:r w:rsidR="00A46515" w:rsidRPr="0039364D">
        <w:t xml:space="preserve"> and the new, more transmissible variant of COVID-19 continues to spread</w:t>
      </w:r>
      <w:r w:rsidR="00C81F0F" w:rsidRPr="0039364D">
        <w:t xml:space="preserve">. </w:t>
      </w:r>
      <w:r w:rsidR="00A93152" w:rsidRPr="0039364D">
        <w:t>As a result, p</w:t>
      </w:r>
      <w:r w:rsidR="00C81F0F" w:rsidRPr="0039364D">
        <w:t>eople’s everyday mobility has to face new challenges and massive adaptions</w:t>
      </w:r>
      <w:ins w:id="152" w:author="Won Do Lee" w:date="2023-01-15T22:50:00Z">
        <w:r w:rsidR="00140450" w:rsidRPr="0039364D">
          <w:t xml:space="preserve"> </w:t>
        </w:r>
      </w:ins>
      <w:ins w:id="153" w:author="Won Do Lee" w:date="2023-01-17T23:08:00Z">
        <w:r w:rsidR="0054616D" w:rsidRPr="0039364D">
          <w:t xml:space="preserve">to COVID-19 </w:t>
        </w:r>
      </w:ins>
      <w:r w:rsidR="00012F58" w:rsidRPr="0039364D">
        <w:t>(Borkowski et al., 2021; Lee et al., 2021; Marsden &amp; Docherty, 2021)</w:t>
      </w:r>
      <w:ins w:id="154" w:author="Won Do Lee" w:date="2023-01-17T23:08:00Z">
        <w:r w:rsidR="0054616D" w:rsidRPr="0039364D">
          <w:t xml:space="preserve">, it ranged </w:t>
        </w:r>
      </w:ins>
      <w:del w:id="155" w:author="Won Do Lee" w:date="2023-01-17T23:08:00Z">
        <w:r w:rsidR="00DA4F39" w:rsidRPr="0039364D" w:rsidDel="0054616D">
          <w:delText>.</w:delText>
        </w:r>
        <w:r w:rsidR="00A93152" w:rsidRPr="0039364D" w:rsidDel="0054616D">
          <w:delText xml:space="preserve">Range </w:delText>
        </w:r>
      </w:del>
      <w:r w:rsidR="00A93152" w:rsidRPr="0039364D">
        <w:t xml:space="preserve">from travel restrictions to social distancing orders, curfews, quarantines, and finally, lockdown measures come into force </w:t>
      </w:r>
      <w:r w:rsidR="00A46515" w:rsidRPr="0039364D">
        <w:t xml:space="preserve">to diminish the </w:t>
      </w:r>
      <w:r w:rsidR="00A00672" w:rsidRPr="0039364D">
        <w:t>physical interactions</w:t>
      </w:r>
      <w:r w:rsidR="004E6C27" w:rsidRPr="0039364D">
        <w:t xml:space="preserve"> </w:t>
      </w:r>
      <w:del w:id="156" w:author="Won Do Lee" w:date="2023-01-17T23:08:00Z">
        <w:r w:rsidR="004E6C27" w:rsidRPr="0039364D" w:rsidDel="0054616D">
          <w:delText xml:space="preserve">and </w:delText>
        </w:r>
        <w:r w:rsidR="00C81F0F" w:rsidRPr="0039364D" w:rsidDel="0054616D">
          <w:delText>instruct “stay-at-home</w:delText>
        </w:r>
      </w:del>
      <w:ins w:id="157" w:author="Won Do Lee" w:date="2023-01-17T23:08:00Z">
        <w:r w:rsidR="0054616D" w:rsidRPr="0039364D">
          <w:t xml:space="preserve">and order </w:t>
        </w:r>
      </w:ins>
      <w:ins w:id="158" w:author="Won Do Lee" w:date="2023-01-17T23:09:00Z">
        <w:r w:rsidR="0054616D" w:rsidRPr="0039364D">
          <w:t>people to “Stay-at-home”</w:t>
        </w:r>
      </w:ins>
      <w:del w:id="159" w:author="Won Do Lee" w:date="2023-01-17T23:09:00Z">
        <w:r w:rsidR="00C81F0F" w:rsidRPr="0039364D" w:rsidDel="0054616D">
          <w:delText>”</w:delText>
        </w:r>
      </w:del>
      <w:ins w:id="160" w:author="Won Do Lee" w:date="2023-01-17T23:09:00Z">
        <w:r w:rsidR="0054616D" w:rsidRPr="0039364D">
          <w:t>.</w:t>
        </w:r>
      </w:ins>
      <w:del w:id="161" w:author="Won Do Lee" w:date="2023-01-17T23:09:00Z">
        <w:r w:rsidR="00A93152" w:rsidRPr="0039364D" w:rsidDel="0054616D">
          <w:delText>in  England.</w:delText>
        </w:r>
      </w:del>
    </w:p>
    <w:p w14:paraId="35516D31" w14:textId="151818C5" w:rsidR="00A93152" w:rsidRPr="0039364D" w:rsidRDefault="00C81F0F" w:rsidP="00872147">
      <w:pPr>
        <w:spacing w:after="240"/>
      </w:pPr>
      <w:del w:id="162" w:author="Won Do Lee" w:date="2023-01-15T23:13:00Z">
        <w:r w:rsidRPr="0039364D" w:rsidDel="006B3717">
          <w:delText xml:space="preserve"> </w:delText>
        </w:r>
      </w:del>
      <w:r w:rsidRPr="0039364D">
        <w:t xml:space="preserve">Greater attention should be paid to </w:t>
      </w:r>
      <w:del w:id="163" w:author="Won Do Lee" w:date="2023-01-17T23:09:00Z">
        <w:r w:rsidR="006F608F" w:rsidRPr="0039364D" w:rsidDel="0054616D">
          <w:delText>explor</w:delText>
        </w:r>
        <w:r w:rsidR="00C80E8A" w:rsidRPr="0039364D" w:rsidDel="0054616D">
          <w:delText>ing</w:delText>
        </w:r>
        <w:r w:rsidR="006F608F" w:rsidRPr="0039364D" w:rsidDel="0054616D">
          <w:delText xml:space="preserve"> </w:delText>
        </w:r>
      </w:del>
      <w:ins w:id="164" w:author="Won Do Lee" w:date="2023-01-17T23:09:00Z">
        <w:r w:rsidR="0054616D" w:rsidRPr="0039364D">
          <w:t>analy</w:t>
        </w:r>
      </w:ins>
      <w:ins w:id="165" w:author="Won Do Lee" w:date="2023-01-19T09:04:00Z">
        <w:r w:rsidR="002353B1" w:rsidRPr="0039364D">
          <w:t>sing</w:t>
        </w:r>
      </w:ins>
      <w:ins w:id="166" w:author="Won Do Lee" w:date="2023-01-17T23:09:00Z">
        <w:r w:rsidR="0054616D" w:rsidRPr="0039364D">
          <w:t xml:space="preserve"> </w:t>
        </w:r>
      </w:ins>
      <w:r w:rsidR="00C80E8A" w:rsidRPr="0039364D">
        <w:t>chang</w:t>
      </w:r>
      <w:r w:rsidR="008C22EC" w:rsidRPr="0039364D">
        <w:t>e</w:t>
      </w:r>
      <w:r w:rsidR="00A93152" w:rsidRPr="0039364D">
        <w:t>s</w:t>
      </w:r>
      <w:r w:rsidR="00C80E8A" w:rsidRPr="0039364D">
        <w:t xml:space="preserve"> in </w:t>
      </w:r>
      <w:r w:rsidR="00A93152" w:rsidRPr="0039364D">
        <w:t xml:space="preserve">people’s </w:t>
      </w:r>
      <w:r w:rsidR="00C80E8A" w:rsidRPr="0039364D">
        <w:t>mobility</w:t>
      </w:r>
      <w:r w:rsidR="00DA42E6" w:rsidRPr="0039364D">
        <w:t xml:space="preserve"> </w:t>
      </w:r>
      <w:r w:rsidR="00767291" w:rsidRPr="0039364D">
        <w:t>throughout the first COVID-19 lockdow</w:t>
      </w:r>
      <w:r w:rsidR="00A93152" w:rsidRPr="0039364D">
        <w:t>n</w:t>
      </w:r>
      <w:ins w:id="167" w:author="Won Do Lee" w:date="2023-01-19T08:47:00Z">
        <w:r w:rsidR="000B5DE7" w:rsidRPr="0039364D">
          <w:t xml:space="preserve">, and </w:t>
        </w:r>
      </w:ins>
      <w:ins w:id="168" w:author="Won Do Lee" w:date="2023-01-19T09:04:00Z">
        <w:r w:rsidR="002353B1" w:rsidRPr="0039364D">
          <w:t xml:space="preserve">a </w:t>
        </w:r>
      </w:ins>
      <w:ins w:id="169" w:author="Won Do Lee" w:date="2023-01-19T08:46:00Z">
        <w:r w:rsidR="000B5DE7" w:rsidRPr="0039364D">
          <w:t xml:space="preserve">more detailed </w:t>
        </w:r>
      </w:ins>
      <w:ins w:id="170" w:author="Won Do Lee" w:date="2023-01-19T08:47:00Z">
        <w:r w:rsidR="000B5DE7" w:rsidRPr="0039364D">
          <w:t xml:space="preserve">understanding of how mobility changes </w:t>
        </w:r>
      </w:ins>
      <w:ins w:id="171" w:author="Won Do Lee" w:date="2023-01-19T08:48:00Z">
        <w:r w:rsidR="000B5DE7" w:rsidRPr="0039364D">
          <w:t>spatio-temporally</w:t>
        </w:r>
      </w:ins>
      <w:ins w:id="172" w:author="Won Do Lee" w:date="2023-01-19T08:47:00Z">
        <w:r w:rsidR="000B5DE7" w:rsidRPr="0039364D">
          <w:t xml:space="preserve"> </w:t>
        </w:r>
      </w:ins>
      <w:ins w:id="173" w:author="Won Do Lee" w:date="2023-01-19T09:05:00Z">
        <w:r w:rsidR="002353B1" w:rsidRPr="0039364D">
          <w:t>is needed during the prolonged period of strict lockdown.</w:t>
        </w:r>
      </w:ins>
      <w:del w:id="174" w:author="Won Do Lee" w:date="2023-01-19T08:47:00Z">
        <w:r w:rsidR="00A93152" w:rsidRPr="0039364D" w:rsidDel="000B5DE7">
          <w:delText xml:space="preserve">, and </w:delText>
        </w:r>
      </w:del>
      <w:del w:id="175" w:author="Won Do Lee" w:date="2023-01-17T23:09:00Z">
        <w:r w:rsidR="00A93152" w:rsidRPr="0039364D" w:rsidDel="0054616D">
          <w:delText xml:space="preserve">also it </w:delText>
        </w:r>
      </w:del>
      <w:del w:id="176" w:author="Won Do Lee" w:date="2023-01-19T08:47:00Z">
        <w:r w:rsidR="00A93152" w:rsidRPr="0039364D" w:rsidDel="000B5DE7">
          <w:delText xml:space="preserve">raised questions about </w:delText>
        </w:r>
        <w:r w:rsidR="00762F14" w:rsidRPr="0039364D" w:rsidDel="000B5DE7">
          <w:delText xml:space="preserve">the </w:delText>
        </w:r>
        <w:r w:rsidR="00A93152" w:rsidRPr="0039364D" w:rsidDel="000B5DE7">
          <w:delText xml:space="preserve">short-term and long-term </w:delText>
        </w:r>
        <w:r w:rsidR="00762F14" w:rsidRPr="0039364D" w:rsidDel="000B5DE7">
          <w:delText>effects</w:delText>
        </w:r>
        <w:r w:rsidR="008C22EC" w:rsidRPr="0039364D" w:rsidDel="000B5DE7">
          <w:delText xml:space="preserve"> </w:delText>
        </w:r>
      </w:del>
      <w:del w:id="177" w:author="Won Do Lee" w:date="2023-01-17T23:10:00Z">
        <w:r w:rsidR="008C22EC" w:rsidRPr="0039364D" w:rsidDel="0054616D">
          <w:delText xml:space="preserve">of </w:delText>
        </w:r>
        <w:r w:rsidR="00767291" w:rsidRPr="0039364D" w:rsidDel="0054616D">
          <w:delText>social distancing</w:delText>
        </w:r>
        <w:r w:rsidR="008C22EC" w:rsidRPr="0039364D" w:rsidDel="0054616D">
          <w:delText xml:space="preserve"> measures</w:delText>
        </w:r>
      </w:del>
      <w:r w:rsidR="00A93152" w:rsidRPr="0039364D">
        <w:t xml:space="preserve"> </w:t>
      </w:r>
      <w:ins w:id="178" w:author="Won Do Lee" w:date="2023-01-19T09:06:00Z">
        <w:r w:rsidR="002353B1" w:rsidRPr="0039364D">
          <w:t>Recent work has highlighted this</w:t>
        </w:r>
      </w:ins>
      <w:ins w:id="179" w:author="Won Do Lee" w:date="2023-01-19T09:07:00Z">
        <w:r w:rsidR="002353B1" w:rsidRPr="0039364D">
          <w:t xml:space="preserve"> by using </w:t>
        </w:r>
      </w:ins>
      <w:ins w:id="180" w:author="Won Do Lee" w:date="2023-01-19T09:08:00Z">
        <w:r w:rsidR="002353B1" w:rsidRPr="0039364D">
          <w:t>examining</w:t>
        </w:r>
      </w:ins>
      <w:ins w:id="181" w:author="Won Do Lee" w:date="2023-01-19T09:06:00Z">
        <w:r w:rsidR="002353B1" w:rsidRPr="0039364D">
          <w:t xml:space="preserve"> changes in mobility </w:t>
        </w:r>
      </w:ins>
      <w:ins w:id="182" w:author="Won Do Lee" w:date="2023-01-19T09:08:00Z">
        <w:r w:rsidR="002353B1" w:rsidRPr="0039364D">
          <w:t>over</w:t>
        </w:r>
      </w:ins>
      <w:ins w:id="183" w:author="Won Do Lee" w:date="2023-01-19T09:06:00Z">
        <w:r w:rsidR="002353B1" w:rsidRPr="0039364D">
          <w:t xml:space="preserve"> seven months or more</w:t>
        </w:r>
      </w:ins>
      <w:del w:id="184" w:author="Won Do Lee" w:date="2023-01-15T23:14:00Z">
        <w:r w:rsidR="00762F14" w:rsidRPr="0039364D" w:rsidDel="006B3717">
          <w:delText>.</w:delText>
        </w:r>
      </w:del>
      <w:del w:id="185" w:author="Won Do Lee" w:date="2023-01-17T23:12:00Z">
        <w:r w:rsidR="00A93152" w:rsidRPr="0039364D" w:rsidDel="0054616D">
          <w:delText xml:space="preserve">It can be </w:delText>
        </w:r>
      </w:del>
      <w:del w:id="186" w:author="Won Do Lee" w:date="2023-01-19T08:49:00Z">
        <w:r w:rsidR="00A93152" w:rsidRPr="0039364D" w:rsidDel="000B5DE7">
          <w:delText>answered</w:delText>
        </w:r>
      </w:del>
      <w:del w:id="187" w:author="Won Do Lee" w:date="2023-01-17T23:12:00Z">
        <w:r w:rsidR="00A93152" w:rsidRPr="0039364D" w:rsidDel="0054616D">
          <w:delText xml:space="preserve">advancing understanding of </w:delText>
        </w:r>
      </w:del>
      <w:ins w:id="188" w:author="Won Do Lee" w:date="2023-01-17T23:13:00Z">
        <w:r w:rsidR="0054616D" w:rsidRPr="0039364D">
          <w:t xml:space="preserve"> </w:t>
        </w:r>
      </w:ins>
      <w:del w:id="189" w:author="Won Do Lee" w:date="2023-01-17T23:13:00Z">
        <w:r w:rsidR="00A93152" w:rsidRPr="0039364D" w:rsidDel="0054616D">
          <w:delText xml:space="preserve">sthe </w:delText>
        </w:r>
      </w:del>
      <w:r w:rsidR="00A93152" w:rsidRPr="0039364D">
        <w:t>(J. Kim &amp; Kwan, 2021; Long &amp; Ren, 2022; Molloy et al., 2021) and</w:t>
      </w:r>
      <w:ins w:id="190" w:author="Won Do Lee" w:date="2023-01-17T23:14:00Z">
        <w:r w:rsidR="0054616D" w:rsidRPr="0039364D">
          <w:t xml:space="preserve"> decompos</w:t>
        </w:r>
      </w:ins>
      <w:ins w:id="191" w:author="Won Do Lee" w:date="2023-01-19T09:09:00Z">
        <w:r w:rsidR="002353B1" w:rsidRPr="0039364D">
          <w:t>ing it</w:t>
        </w:r>
      </w:ins>
      <w:ins w:id="192" w:author="Won Do Lee" w:date="2023-01-17T23:14:00Z">
        <w:r w:rsidR="0054616D" w:rsidRPr="0039364D">
          <w:t xml:space="preserve"> into </w:t>
        </w:r>
      </w:ins>
      <w:ins w:id="193" w:author="Won Do Lee" w:date="2023-01-19T09:09:00Z">
        <w:r w:rsidR="009D35AF" w:rsidRPr="0039364D">
          <w:t>successive</w:t>
        </w:r>
      </w:ins>
      <w:ins w:id="194" w:author="Won Do Lee" w:date="2023-01-17T23:14:00Z">
        <w:r w:rsidR="0054616D" w:rsidRPr="0039364D">
          <w:t xml:space="preserve"> stages</w:t>
        </w:r>
      </w:ins>
      <w:del w:id="195" w:author="Won Do Lee" w:date="2023-01-17T23:14:00Z">
        <w:r w:rsidR="00A93152" w:rsidRPr="0039364D" w:rsidDel="0054616D">
          <w:delText xml:space="preserve"> </w:delText>
        </w:r>
      </w:del>
      <w:ins w:id="196" w:author="Won Do Lee" w:date="2023-01-17T23:14:00Z">
        <w:r w:rsidR="0054616D" w:rsidRPr="0039364D">
          <w:t xml:space="preserve">, i.e., </w:t>
        </w:r>
      </w:ins>
      <w:ins w:id="197" w:author="Won Do Lee" w:date="2023-01-15T22:53:00Z">
        <w:r w:rsidR="00140450" w:rsidRPr="0039364D">
          <w:rPr>
            <w:i/>
            <w:iCs/>
          </w:rPr>
          <w:t>intra-pandemic dynamics</w:t>
        </w:r>
        <w:r w:rsidR="00140450" w:rsidRPr="0039364D">
          <w:t xml:space="preserve"> </w:t>
        </w:r>
      </w:ins>
      <w:r w:rsidR="00140450" w:rsidRPr="0039364D">
        <w:t>(Kellermann et al., 2022)</w:t>
      </w:r>
      <w:ins w:id="198" w:author="Won Do Lee" w:date="2023-01-15T22:55:00Z">
        <w:r w:rsidR="00140450" w:rsidRPr="0039364D">
          <w:t xml:space="preserve"> </w:t>
        </w:r>
      </w:ins>
      <w:del w:id="199" w:author="Won Do Lee" w:date="2023-01-17T23:16:00Z">
        <w:r w:rsidR="00A93152" w:rsidRPr="0039364D" w:rsidDel="0054616D">
          <w:delText>by employing</w:delText>
        </w:r>
      </w:del>
      <w:ins w:id="200" w:author="Won Do Lee" w:date="2023-01-17T23:16:00Z">
        <w:r w:rsidR="0054616D" w:rsidRPr="0039364D">
          <w:t>through</w:t>
        </w:r>
      </w:ins>
      <w:r w:rsidR="00A93152" w:rsidRPr="0039364D">
        <w:t xml:space="preserve"> </w:t>
      </w:r>
      <w:ins w:id="201" w:author="Won Do Lee" w:date="2023-01-15T22:55:00Z">
        <w:r w:rsidR="00140450" w:rsidRPr="0039364D">
          <w:t xml:space="preserve">longitudinal </w:t>
        </w:r>
      </w:ins>
      <w:del w:id="202" w:author="Won Do Lee" w:date="2023-01-17T23:16:00Z">
        <w:r w:rsidR="00A93152" w:rsidRPr="0039364D" w:rsidDel="0054616D">
          <w:delText>approach</w:delText>
        </w:r>
      </w:del>
      <w:ins w:id="203" w:author="Won Do Lee" w:date="2023-01-17T23:16:00Z">
        <w:r w:rsidR="0054616D" w:rsidRPr="0039364D">
          <w:t>perspective</w:t>
        </w:r>
      </w:ins>
      <w:ins w:id="204" w:author="Won Do Lee" w:date="2023-01-17T23:14:00Z">
        <w:r w:rsidR="0054616D" w:rsidRPr="0039364D">
          <w:t xml:space="preserve">. </w:t>
        </w:r>
      </w:ins>
      <w:del w:id="205" w:author="Won Do Lee" w:date="2023-01-17T23:14:00Z">
        <w:r w:rsidR="00A93152" w:rsidRPr="0039364D" w:rsidDel="0054616D">
          <w:delText xml:space="preserve"> t</w:delText>
        </w:r>
      </w:del>
      <w:ins w:id="206" w:author="Won Do Lee" w:date="2023-01-17T23:14:00Z">
        <w:del w:id="207" w:author="Won Do Lee [2]" w:date="2023-08-01T15:02:00Z">
          <w:r w:rsidR="0054616D" w:rsidRPr="0039364D" w:rsidDel="0039364D">
            <w:delText>T</w:delText>
          </w:r>
        </w:del>
      </w:ins>
      <w:del w:id="208" w:author="Won Do Lee [2]" w:date="2023-08-01T15:02:00Z">
        <w:r w:rsidR="00A93152" w:rsidRPr="0039364D" w:rsidDel="0039364D">
          <w:delText xml:space="preserve">aking </w:delText>
        </w:r>
      </w:del>
      <w:ins w:id="209" w:author="Won Do Lee [2]" w:date="2023-08-01T15:02:00Z">
        <w:r w:rsidR="0039364D">
          <w:t>Considering</w:t>
        </w:r>
      </w:ins>
      <w:ins w:id="210" w:author="Won Do Lee [2]" w:date="2023-08-01T15:01:00Z">
        <w:r w:rsidR="0039364D">
          <w:t xml:space="preserve"> </w:t>
        </w:r>
      </w:ins>
      <w:ins w:id="211" w:author="Won Do Lee [2]" w:date="2023-08-01T15:00:00Z">
        <w:r w:rsidR="0039364D">
          <w:t xml:space="preserve">the </w:t>
        </w:r>
      </w:ins>
      <w:ins w:id="212" w:author="Won Do Lee" w:date="2023-01-15T23:05:00Z">
        <w:r w:rsidR="007B5830" w:rsidRPr="0039364D">
          <w:t>short</w:t>
        </w:r>
      </w:ins>
      <w:ins w:id="213" w:author="Won Do Lee" w:date="2023-01-15T23:03:00Z">
        <w:r w:rsidR="007B5830" w:rsidRPr="0039364D">
          <w:t>-term</w:t>
        </w:r>
      </w:ins>
      <w:ins w:id="214" w:author="Won Do Lee" w:date="2023-01-15T23:07:00Z">
        <w:r w:rsidR="007B5830" w:rsidRPr="0039364D">
          <w:t xml:space="preserve"> effects </w:t>
        </w:r>
        <w:del w:id="215" w:author="Won Do Lee [2]" w:date="2023-08-01T15:00:00Z">
          <w:r w:rsidR="007B5830" w:rsidRPr="0039364D" w:rsidDel="0039364D">
            <w:delText xml:space="preserve">by </w:delText>
          </w:r>
        </w:del>
      </w:ins>
      <w:ins w:id="216" w:author="Won Do Lee [2]" w:date="2023-08-01T15:00:00Z">
        <w:r w:rsidR="0039364D">
          <w:t xml:space="preserve">of </w:t>
        </w:r>
      </w:ins>
      <w:ins w:id="217" w:author="Won Do Lee" w:date="2023-01-15T23:07:00Z">
        <w:r w:rsidR="007B5830" w:rsidRPr="0039364D">
          <w:t xml:space="preserve">implemented </w:t>
        </w:r>
      </w:ins>
      <w:ins w:id="218" w:author="Won Do Lee" w:date="2023-01-15T23:03:00Z">
        <w:r w:rsidR="007B5830" w:rsidRPr="0039364D">
          <w:t>travel restriction</w:t>
        </w:r>
      </w:ins>
      <w:ins w:id="219" w:author="Won Do Lee" w:date="2023-01-15T23:04:00Z">
        <w:r w:rsidR="007B5830" w:rsidRPr="0039364D">
          <w:t>s</w:t>
        </w:r>
        <w:del w:id="220" w:author="Won Do Lee [2]" w:date="2023-08-01T15:00:00Z">
          <w:r w:rsidR="007B5830" w:rsidRPr="0039364D" w:rsidDel="0039364D">
            <w:delText xml:space="preserve"> or </w:delText>
          </w:r>
        </w:del>
      </w:ins>
      <w:ins w:id="221" w:author="Won Do Lee [2]" w:date="2023-08-01T15:00:00Z">
        <w:r w:rsidR="0039364D">
          <w:t xml:space="preserve"> and </w:t>
        </w:r>
      </w:ins>
      <w:ins w:id="222" w:author="Won Do Lee [2]" w:date="2023-08-01T15:01:00Z">
        <w:r w:rsidR="0039364D">
          <w:t xml:space="preserve">other policy </w:t>
        </w:r>
      </w:ins>
      <w:ins w:id="223" w:author="Won Do Lee" w:date="2023-01-15T23:04:00Z">
        <w:r w:rsidR="007B5830" w:rsidRPr="0039364D">
          <w:t>interventions</w:t>
        </w:r>
      </w:ins>
      <w:ins w:id="224" w:author="Won Do Lee [2]" w:date="2023-08-01T15:01:00Z">
        <w:r w:rsidR="0039364D">
          <w:t xml:space="preserve">, </w:t>
        </w:r>
      </w:ins>
      <w:ins w:id="225" w:author="Won Do Lee [2]" w:date="2023-08-01T15:02:00Z">
        <w:r w:rsidR="0039364D">
          <w:t>and also the</w:t>
        </w:r>
      </w:ins>
      <w:ins w:id="226" w:author="Won Do Lee" w:date="2023-01-15T23:08:00Z">
        <w:del w:id="227" w:author="Won Do Lee [2]" w:date="2023-08-01T15:01:00Z">
          <w:r w:rsidR="007B5830" w:rsidRPr="0039364D" w:rsidDel="0039364D">
            <w:delText xml:space="preserve"> </w:delText>
          </w:r>
        </w:del>
      </w:ins>
      <w:ins w:id="228" w:author="Won Do Lee" w:date="2023-01-15T23:03:00Z">
        <w:del w:id="229" w:author="Won Do Lee [2]" w:date="2023-08-01T15:01:00Z">
          <w:r w:rsidR="007B5830" w:rsidRPr="0039364D" w:rsidDel="0039364D">
            <w:delText>and</w:delText>
          </w:r>
        </w:del>
        <w:r w:rsidR="007B5830" w:rsidRPr="0039364D">
          <w:t xml:space="preserve"> l</w:t>
        </w:r>
      </w:ins>
      <w:ins w:id="230" w:author="Won Do Lee" w:date="2023-01-15T23:00:00Z">
        <w:r w:rsidR="007B5830" w:rsidRPr="0039364D">
          <w:t xml:space="preserve">ong-term </w:t>
        </w:r>
      </w:ins>
      <w:ins w:id="231" w:author="Won Do Lee" w:date="2023-01-15T23:08:00Z">
        <w:r w:rsidR="007B5830" w:rsidRPr="0039364D">
          <w:t xml:space="preserve">effects </w:t>
        </w:r>
      </w:ins>
      <w:ins w:id="232" w:author="Won Do Lee" w:date="2023-01-15T23:22:00Z">
        <w:r w:rsidR="008D18A3" w:rsidRPr="0039364D">
          <w:t xml:space="preserve">under </w:t>
        </w:r>
      </w:ins>
      <w:ins w:id="233" w:author="Won Do Lee" w:date="2023-01-15T23:17:00Z">
        <w:r w:rsidR="006B3717" w:rsidRPr="0039364D">
          <w:t xml:space="preserve">mobility </w:t>
        </w:r>
      </w:ins>
      <w:ins w:id="234" w:author="Won Do Lee" w:date="2023-01-15T23:06:00Z">
        <w:r w:rsidR="007B5830" w:rsidRPr="0039364D">
          <w:t>circumstances</w:t>
        </w:r>
      </w:ins>
      <w:ins w:id="235" w:author="Won Do Lee" w:date="2023-01-15T23:19:00Z">
        <w:r w:rsidR="006B3717" w:rsidRPr="0039364D">
          <w:t xml:space="preserve">, such </w:t>
        </w:r>
      </w:ins>
      <w:ins w:id="236" w:author="Won Do Lee" w:date="2023-01-15T23:20:00Z">
        <w:r w:rsidR="006B3717" w:rsidRPr="0039364D">
          <w:t xml:space="preserve">as </w:t>
        </w:r>
      </w:ins>
      <w:ins w:id="237" w:author="Won Do Lee" w:date="2023-01-15T23:07:00Z">
        <w:r w:rsidR="007B5830" w:rsidRPr="0039364D">
          <w:t>working from home or homeschooling</w:t>
        </w:r>
      </w:ins>
      <w:ins w:id="238" w:author="Won Do Lee" w:date="2023-01-17T23:17:00Z">
        <w:r w:rsidR="0054616D" w:rsidRPr="0039364D">
          <w:t>, the way of</w:t>
        </w:r>
      </w:ins>
      <w:ins w:id="239" w:author="Won Do Lee" w:date="2023-01-15T23:19:00Z">
        <w:r w:rsidR="006B3717" w:rsidRPr="0039364D">
          <w:t xml:space="preserve"> </w:t>
        </w:r>
        <w:r w:rsidR="006B3717" w:rsidRPr="0039364D">
          <w:rPr>
            <w:i/>
            <w:iCs/>
          </w:rPr>
          <w:t>new normal</w:t>
        </w:r>
      </w:ins>
      <w:ins w:id="240" w:author="Won Do Lee" w:date="2023-01-15T23:20:00Z">
        <w:r w:rsidR="006B3717" w:rsidRPr="0039364D">
          <w:rPr>
            <w:i/>
            <w:iCs/>
          </w:rPr>
          <w:t xml:space="preserve"> </w:t>
        </w:r>
        <w:r w:rsidR="006B3717" w:rsidRPr="0039364D">
          <w:t>in mobilit</w:t>
        </w:r>
      </w:ins>
      <w:ins w:id="241" w:author="Won Do Lee" w:date="2023-01-17T22:15:00Z">
        <w:r w:rsidR="00A93152" w:rsidRPr="0039364D">
          <w:t>y into account.</w:t>
        </w:r>
      </w:ins>
    </w:p>
    <w:p w14:paraId="20CE393B" w14:textId="4AB0EDB3" w:rsidR="00A5674E" w:rsidRPr="0039364D" w:rsidDel="00D63FB7" w:rsidRDefault="004A4962" w:rsidP="00A5674E">
      <w:pPr>
        <w:rPr>
          <w:del w:id="242" w:author="Won Do Lee [2]" w:date="2023-08-01T15:53:00Z"/>
        </w:rPr>
      </w:pPr>
      <w:r w:rsidRPr="0039364D">
        <w:t xml:space="preserve">To </w:t>
      </w:r>
      <w:r w:rsidR="0030248F" w:rsidRPr="0039364D">
        <w:t>this end,</w:t>
      </w:r>
      <w:r w:rsidR="0045021A" w:rsidRPr="0039364D">
        <w:t xml:space="preserve"> </w:t>
      </w:r>
      <w:r w:rsidR="00EB6E86" w:rsidRPr="0039364D">
        <w:t xml:space="preserve">this research </w:t>
      </w:r>
      <w:del w:id="243" w:author="Won Do Lee" w:date="2023-01-19T08:49:00Z">
        <w:r w:rsidR="00EB6E86" w:rsidRPr="0039364D" w:rsidDel="00F806C6">
          <w:delText xml:space="preserve">addresses </w:delText>
        </w:r>
      </w:del>
      <w:ins w:id="244" w:author="Won Do Lee" w:date="2023-01-19T08:49:00Z">
        <w:del w:id="245" w:author="Won Do Lee [2]" w:date="2023-08-01T15:02:00Z">
          <w:r w:rsidR="00F806C6" w:rsidRPr="0039364D" w:rsidDel="0039364D">
            <w:delText>quantify</w:delText>
          </w:r>
        </w:del>
      </w:ins>
      <w:ins w:id="246" w:author="Won Do Lee [2]" w:date="2023-08-01T15:02:00Z">
        <w:r w:rsidR="0039364D">
          <w:t>quantifies</w:t>
        </w:r>
      </w:ins>
      <w:ins w:id="247" w:author="Won Do Lee" w:date="2023-01-19T08:49:00Z">
        <w:r w:rsidR="00F806C6" w:rsidRPr="0039364D">
          <w:t xml:space="preserve"> </w:t>
        </w:r>
      </w:ins>
      <w:del w:id="248" w:author="Won Do Lee" w:date="2023-01-17T23:17:00Z">
        <w:r w:rsidR="00EB6E86" w:rsidRPr="0039364D" w:rsidDel="0054616D">
          <w:delText xml:space="preserve">in detail </w:delText>
        </w:r>
      </w:del>
      <w:r w:rsidR="00EB6E86" w:rsidRPr="0039364D">
        <w:t xml:space="preserve">and </w:t>
      </w:r>
      <w:del w:id="249" w:author="Won Do Lee" w:date="2023-01-17T23:17:00Z">
        <w:r w:rsidR="00E97990" w:rsidRPr="0039364D" w:rsidDel="0054616D">
          <w:delText>asses</w:delText>
        </w:r>
      </w:del>
      <w:del w:id="250" w:author="Won Do Lee" w:date="2023-01-17T22:15:00Z">
        <w:r w:rsidR="00E97990" w:rsidRPr="0039364D" w:rsidDel="00A93152">
          <w:delText>s</w:delText>
        </w:r>
        <w:r w:rsidR="00EB6E86" w:rsidRPr="0039364D" w:rsidDel="00A93152">
          <w:delText xml:space="preserve"> </w:delText>
        </w:r>
      </w:del>
      <w:del w:id="251" w:author="Won Do Lee" w:date="2023-01-17T23:17:00Z">
        <w:r w:rsidR="00EB6E86" w:rsidRPr="0039364D" w:rsidDel="0054616D">
          <w:delText xml:space="preserve">the </w:delText>
        </w:r>
      </w:del>
      <w:del w:id="252" w:author="Won Do Lee" w:date="2023-01-17T21:25:00Z">
        <w:r w:rsidR="005D51CC" w:rsidRPr="0039364D" w:rsidDel="00F54DF4">
          <w:delText xml:space="preserve">effects </w:delText>
        </w:r>
        <w:r w:rsidR="00EB6E86" w:rsidRPr="0039364D" w:rsidDel="00F54DF4">
          <w:delText xml:space="preserve">of lockdown </w:delText>
        </w:r>
        <w:r w:rsidR="004E0039" w:rsidRPr="0039364D" w:rsidDel="00F54DF4">
          <w:delText xml:space="preserve">by </w:delText>
        </w:r>
      </w:del>
      <w:del w:id="253" w:author="Won Do Lee" w:date="2023-01-15T23:27:00Z">
        <w:r w:rsidR="004E0039" w:rsidRPr="0039364D" w:rsidDel="008D18A3">
          <w:delText>monitoring</w:delText>
        </w:r>
        <w:r w:rsidR="00CA6445" w:rsidRPr="0039364D" w:rsidDel="008D18A3">
          <w:delText xml:space="preserve"> </w:delText>
        </w:r>
      </w:del>
      <w:ins w:id="254" w:author="Won Do Lee" w:date="2023-01-17T23:17:00Z">
        <w:del w:id="255" w:author="Won Do Lee [2]" w:date="2023-08-01T15:02:00Z">
          <w:r w:rsidR="0054616D" w:rsidRPr="0039364D" w:rsidDel="0039364D">
            <w:delText>measure</w:delText>
          </w:r>
        </w:del>
      </w:ins>
      <w:ins w:id="256" w:author="Won Do Lee [2]" w:date="2023-08-01T15:02:00Z">
        <w:r w:rsidR="0039364D">
          <w:t>measures</w:t>
        </w:r>
      </w:ins>
      <w:ins w:id="257" w:author="Won Do Lee" w:date="2023-01-15T23:27:00Z">
        <w:r w:rsidR="008D18A3" w:rsidRPr="0039364D">
          <w:t xml:space="preserve"> </w:t>
        </w:r>
      </w:ins>
      <w:del w:id="258" w:author="Won Do Lee" w:date="2023-01-17T21:25:00Z">
        <w:r w:rsidR="00CA6445" w:rsidRPr="0039364D" w:rsidDel="00F54DF4">
          <w:delText xml:space="preserve">the </w:delText>
        </w:r>
        <w:r w:rsidR="00767291" w:rsidRPr="0039364D" w:rsidDel="00F54DF4">
          <w:delText>change in</w:delText>
        </w:r>
        <w:r w:rsidR="00CE270D" w:rsidRPr="0039364D" w:rsidDel="00F54DF4">
          <w:delText xml:space="preserve"> </w:delText>
        </w:r>
        <w:r w:rsidR="00E207DB" w:rsidRPr="0039364D" w:rsidDel="00F54DF4">
          <w:delText>mobility levels</w:delText>
        </w:r>
      </w:del>
      <w:ins w:id="259" w:author="Won Do Lee" w:date="2023-01-17T21:26:00Z">
        <w:r w:rsidR="00F54DF4" w:rsidRPr="0039364D">
          <w:t>changes in mobility</w:t>
        </w:r>
      </w:ins>
      <w:r w:rsidR="006E4595" w:rsidRPr="0039364D">
        <w:t xml:space="preserve"> </w:t>
      </w:r>
      <w:ins w:id="260" w:author="Won Do Lee" w:date="2023-01-17T21:26:00Z">
        <w:del w:id="261" w:author="Won Do Lee [2]" w:date="2023-08-01T15:51:00Z">
          <w:r w:rsidR="00F54DF4" w:rsidRPr="0039364D" w:rsidDel="00D63FB7">
            <w:delText>under</w:delText>
          </w:r>
        </w:del>
      </w:ins>
      <w:ins w:id="262" w:author="Won Do Lee [2]" w:date="2023-08-01T15:52:00Z">
        <w:r w:rsidR="00D63FB7">
          <w:t>during</w:t>
        </w:r>
      </w:ins>
      <w:ins w:id="263" w:author="Won Do Lee" w:date="2023-01-17T21:26:00Z">
        <w:r w:rsidR="00F54DF4" w:rsidRPr="0039364D">
          <w:t xml:space="preserve"> </w:t>
        </w:r>
        <w:del w:id="264" w:author="Won Do Lee [2]" w:date="2023-08-01T15:51:00Z">
          <w:r w:rsidR="00F54DF4" w:rsidRPr="0039364D" w:rsidDel="00D63FB7">
            <w:delText>the</w:delText>
          </w:r>
        </w:del>
      </w:ins>
      <w:ins w:id="265" w:author="Won Do Lee [2]" w:date="2023-08-01T15:51:00Z">
        <w:r w:rsidR="00D63FB7">
          <w:t xml:space="preserve">England’s first nationwide </w:t>
        </w:r>
      </w:ins>
      <w:ins w:id="266" w:author="Won Do Lee" w:date="2023-01-17T21:26:00Z">
        <w:del w:id="267" w:author="Won Do Lee [2]" w:date="2023-08-01T15:51:00Z">
          <w:r w:rsidR="00F54DF4" w:rsidRPr="0039364D" w:rsidDel="00D63FB7">
            <w:delText xml:space="preserve"> </w:delText>
          </w:r>
        </w:del>
      </w:ins>
      <w:ins w:id="268" w:author="Won Do Lee" w:date="2023-01-17T22:16:00Z">
        <w:r w:rsidR="00A93152" w:rsidRPr="0039364D">
          <w:t>lockdown</w:t>
        </w:r>
      </w:ins>
      <w:ins w:id="269" w:author="Won Do Lee [2]" w:date="2023-08-01T15:51:00Z">
        <w:r w:rsidR="00D63FB7">
          <w:t xml:space="preserve"> </w:t>
        </w:r>
      </w:ins>
      <w:ins w:id="270" w:author="Won Do Lee [2]" w:date="2023-08-01T15:52:00Z">
        <w:r w:rsidR="00D63FB7">
          <w:t>in t</w:t>
        </w:r>
      </w:ins>
      <w:ins w:id="271" w:author="Won Do Lee [2]" w:date="2023-08-01T15:51:00Z">
        <w:r w:rsidR="00D63FB7">
          <w:t>he</w:t>
        </w:r>
      </w:ins>
      <w:ins w:id="272" w:author="Won Do Lee" w:date="2023-01-17T22:16:00Z">
        <w:r w:rsidR="00A93152" w:rsidRPr="0039364D">
          <w:t xml:space="preserve"> phases </w:t>
        </w:r>
      </w:ins>
      <w:ins w:id="273" w:author="Won Do Lee" w:date="2023-01-17T23:18:00Z">
        <w:r w:rsidR="0054616D" w:rsidRPr="0039364D">
          <w:t xml:space="preserve">of </w:t>
        </w:r>
      </w:ins>
      <w:ins w:id="274" w:author="Won Do Lee [2]" w:date="2023-08-01T15:02:00Z">
        <w:r w:rsidR="0039364D">
          <w:t xml:space="preserve">the </w:t>
        </w:r>
      </w:ins>
      <w:ins w:id="275" w:author="Won Do Lee" w:date="2023-01-17T23:18:00Z">
        <w:r w:rsidR="0054616D" w:rsidRPr="0039364D">
          <w:t xml:space="preserve">COVID-19 pandemic, </w:t>
        </w:r>
      </w:ins>
      <w:ins w:id="276" w:author="Won Do Lee" w:date="2023-01-17T22:16:00Z">
        <w:r w:rsidR="00A93152" w:rsidRPr="0039364D">
          <w:t xml:space="preserve">by </w:t>
        </w:r>
      </w:ins>
      <w:del w:id="277" w:author="Won Do Lee" w:date="2023-01-15T23:27:00Z">
        <w:r w:rsidR="004E0039" w:rsidRPr="0039364D" w:rsidDel="008D18A3">
          <w:delText>over time</w:delText>
        </w:r>
      </w:del>
      <w:del w:id="278" w:author="Won Do Lee" w:date="2023-01-17T22:16:00Z">
        <w:r w:rsidR="004E0039" w:rsidRPr="0039364D" w:rsidDel="00A93152">
          <w:delText xml:space="preserve"> </w:delText>
        </w:r>
      </w:del>
      <w:r w:rsidR="004E0039" w:rsidRPr="0039364D">
        <w:t>using</w:t>
      </w:r>
      <w:del w:id="279" w:author="Won Do Lee" w:date="2023-01-15T23:28:00Z">
        <w:r w:rsidR="004E0039" w:rsidRPr="0039364D" w:rsidDel="008D18A3">
          <w:delText xml:space="preserve"> </w:delText>
        </w:r>
        <w:r w:rsidR="005823AE" w:rsidRPr="0039364D" w:rsidDel="008D18A3">
          <w:delText>the</w:delText>
        </w:r>
      </w:del>
      <w:ins w:id="280" w:author="Won Do Lee" w:date="2023-01-15T23:28:00Z">
        <w:r w:rsidR="008D18A3" w:rsidRPr="0039364D">
          <w:t xml:space="preserve"> anonymised</w:t>
        </w:r>
      </w:ins>
      <w:r w:rsidR="006E4595" w:rsidRPr="0039364D">
        <w:t xml:space="preserve"> </w:t>
      </w:r>
      <w:r w:rsidR="00EB6E86" w:rsidRPr="0039364D">
        <w:t xml:space="preserve">call-detail records (CDRs) </w:t>
      </w:r>
      <w:r w:rsidR="004E0039" w:rsidRPr="0039364D">
        <w:t xml:space="preserve">data </w:t>
      </w:r>
      <w:r w:rsidR="00EB6E86" w:rsidRPr="0039364D">
        <w:t>collected fro</w:t>
      </w:r>
      <w:ins w:id="281" w:author="Won Do Lee" w:date="2023-01-15T23:28:00Z">
        <w:r w:rsidR="008D18A3" w:rsidRPr="0039364D">
          <w:t>m</w:t>
        </w:r>
      </w:ins>
      <w:del w:id="282" w:author="Won Do Lee" w:date="2023-01-15T23:28:00Z">
        <w:r w:rsidR="00EB6E86" w:rsidRPr="0039364D" w:rsidDel="008D18A3">
          <w:delText>m people’s</w:delText>
        </w:r>
      </w:del>
      <w:r w:rsidR="00EB6E86" w:rsidRPr="0039364D">
        <w:t xml:space="preserve"> mobile phone</w:t>
      </w:r>
      <w:r w:rsidR="00A96EFA" w:rsidRPr="0039364D">
        <w:t>s</w:t>
      </w:r>
      <w:r w:rsidR="00EB6E86" w:rsidRPr="0039364D">
        <w:t xml:space="preserve">. </w:t>
      </w:r>
      <w:del w:id="283" w:author="Won Do Lee" w:date="2023-01-17T23:18:00Z">
        <w:r w:rsidR="005D51CC" w:rsidRPr="0039364D" w:rsidDel="0054616D">
          <w:delText>In other words,</w:delText>
        </w:r>
      </w:del>
      <w:ins w:id="284" w:author="Won Do Lee" w:date="2023-01-17T23:18:00Z">
        <w:r w:rsidR="0054616D" w:rsidRPr="0039364D">
          <w:t>By doing this,</w:t>
        </w:r>
      </w:ins>
      <w:r w:rsidR="005D51CC" w:rsidRPr="0039364D">
        <w:t xml:space="preserve"> t</w:t>
      </w:r>
      <w:r w:rsidR="005248D8" w:rsidRPr="0039364D">
        <w:t>h</w:t>
      </w:r>
      <w:r w:rsidR="005D51CC" w:rsidRPr="0039364D">
        <w:t>is</w:t>
      </w:r>
      <w:r w:rsidR="005248D8" w:rsidRPr="0039364D">
        <w:t xml:space="preserve"> research</w:t>
      </w:r>
      <w:r w:rsidRPr="0039364D">
        <w:t xml:space="preserve"> </w:t>
      </w:r>
      <w:r w:rsidR="00F308FD" w:rsidRPr="0039364D">
        <w:t>investigates</w:t>
      </w:r>
      <w:del w:id="285" w:author="Won Do Lee" w:date="2023-01-17T23:18:00Z">
        <w:r w:rsidR="00EB6E86" w:rsidRPr="0039364D" w:rsidDel="0054616D">
          <w:delText xml:space="preserve"> </w:delText>
        </w:r>
      </w:del>
      <w:ins w:id="286" w:author="Won Do Lee" w:date="2023-01-17T22:16:00Z">
        <w:r w:rsidR="00A93152" w:rsidRPr="0039364D">
          <w:t xml:space="preserve"> </w:t>
        </w:r>
      </w:ins>
      <w:ins w:id="287" w:author="Won Do Lee" w:date="2023-01-17T23:20:00Z">
        <w:r w:rsidR="0054616D" w:rsidRPr="0039364D">
          <w:t xml:space="preserve">the </w:t>
        </w:r>
      </w:ins>
      <w:del w:id="288" w:author="Won Do Lee" w:date="2023-01-17T21:26:00Z">
        <w:r w:rsidR="00A64CD8" w:rsidRPr="0039364D" w:rsidDel="00F54DF4">
          <w:delText xml:space="preserve">the </w:delText>
        </w:r>
      </w:del>
      <w:ins w:id="289" w:author="Won Do Lee" w:date="2023-01-17T21:26:00Z">
        <w:r w:rsidR="00F54DF4" w:rsidRPr="0039364D">
          <w:t xml:space="preserve">long-term </w:t>
        </w:r>
      </w:ins>
      <w:r w:rsidR="001E2B38" w:rsidRPr="0039364D">
        <w:t xml:space="preserve">effects </w:t>
      </w:r>
      <w:r w:rsidR="00A64CD8" w:rsidRPr="0039364D">
        <w:t xml:space="preserve">of </w:t>
      </w:r>
      <w:r w:rsidR="001E2B38" w:rsidRPr="0039364D">
        <w:t xml:space="preserve">government-mandated </w:t>
      </w:r>
      <w:del w:id="290" w:author="Won Do Lee [2]" w:date="2023-08-01T15:02:00Z">
        <w:r w:rsidR="001E2B38" w:rsidRPr="0039364D" w:rsidDel="0039364D">
          <w:delText>lockdown</w:delText>
        </w:r>
      </w:del>
      <w:ins w:id="291" w:author="Won Do Lee [2]" w:date="2023-08-01T15:02:00Z">
        <w:r w:rsidR="0039364D">
          <w:t>lockdowns</w:t>
        </w:r>
      </w:ins>
      <w:del w:id="292" w:author="Won Do Lee" w:date="2023-01-17T21:27:00Z">
        <w:r w:rsidR="001E2B38" w:rsidRPr="0039364D" w:rsidDel="00F54DF4">
          <w:delText>s</w:delText>
        </w:r>
      </w:del>
      <w:r w:rsidR="001E2B38" w:rsidRPr="0039364D">
        <w:t xml:space="preserve"> </w:t>
      </w:r>
      <w:del w:id="293" w:author="Won Do Lee" w:date="2023-01-17T21:26:00Z">
        <w:r w:rsidR="00B91744" w:rsidRPr="0039364D" w:rsidDel="00F54DF4">
          <w:delText xml:space="preserve">on </w:delText>
        </w:r>
        <w:r w:rsidR="003C3C47" w:rsidRPr="0039364D" w:rsidDel="00F54DF4">
          <w:delText xml:space="preserve">everyday </w:delText>
        </w:r>
      </w:del>
      <w:del w:id="294" w:author="Won Do Lee" w:date="2023-01-17T21:27:00Z">
        <w:r w:rsidR="003C3C47" w:rsidRPr="0039364D" w:rsidDel="00F54DF4">
          <w:delText>mobility</w:delText>
        </w:r>
      </w:del>
      <w:ins w:id="295" w:author="Won Do Lee" w:date="2023-01-17T22:16:00Z">
        <w:r w:rsidR="00A93152" w:rsidRPr="0039364D">
          <w:t>on</w:t>
        </w:r>
      </w:ins>
      <w:ins w:id="296" w:author="Won Do Lee" w:date="2023-01-17T21:27:00Z">
        <w:r w:rsidR="00F54DF4" w:rsidRPr="0039364D">
          <w:t xml:space="preserve"> </w:t>
        </w:r>
      </w:ins>
      <w:ins w:id="297" w:author="Won Do Lee" w:date="2023-01-17T23:20:00Z">
        <w:r w:rsidR="0054616D" w:rsidRPr="0039364D">
          <w:t xml:space="preserve">people’s </w:t>
        </w:r>
      </w:ins>
      <w:ins w:id="298" w:author="Won Do Lee" w:date="2023-01-17T21:27:00Z">
        <w:r w:rsidR="00F54DF4" w:rsidRPr="0039364D">
          <w:t xml:space="preserve">mobility </w:t>
        </w:r>
      </w:ins>
      <w:ins w:id="299" w:author="Won Do Lee" w:date="2023-01-17T23:19:00Z">
        <w:r w:rsidR="0054616D" w:rsidRPr="0039364D">
          <w:t>spanning</w:t>
        </w:r>
      </w:ins>
      <w:ins w:id="300" w:author="Won Do Lee" w:date="2023-01-17T21:28:00Z">
        <w:r w:rsidR="00F54DF4" w:rsidRPr="0039364D">
          <w:t xml:space="preserve"> </w:t>
        </w:r>
      </w:ins>
      <w:ins w:id="301" w:author="Won Do Lee [2]" w:date="2023-08-01T15:03:00Z">
        <w:r w:rsidR="0039364D">
          <w:t>the</w:t>
        </w:r>
      </w:ins>
      <w:ins w:id="302" w:author="Won Do Lee [2]" w:date="2023-08-01T15:04:00Z">
        <w:r w:rsidR="0039364D">
          <w:t xml:space="preserve"> five</w:t>
        </w:r>
      </w:ins>
      <w:ins w:id="303" w:author="Won Do Lee [2]" w:date="2023-08-01T15:03:00Z">
        <w:r w:rsidR="0039364D">
          <w:t xml:space="preserve"> most </w:t>
        </w:r>
      </w:ins>
      <w:ins w:id="304" w:author="Won Do Lee [2]" w:date="2023-08-01T15:04:00Z">
        <w:r w:rsidR="0039364D">
          <w:t xml:space="preserve">tightly controlled months in </w:t>
        </w:r>
      </w:ins>
      <w:ins w:id="305" w:author="Won Do Lee [2]" w:date="2023-08-01T15:05:00Z">
        <w:r w:rsidR="0039364D">
          <w:t>2020</w:t>
        </w:r>
      </w:ins>
      <w:ins w:id="306" w:author="Won Do Lee" w:date="2023-01-17T21:28:00Z">
        <w:del w:id="307" w:author="Won Do Lee [2]" w:date="2023-08-01T15:03:00Z">
          <w:r w:rsidR="00F54DF4" w:rsidRPr="0039364D" w:rsidDel="0039364D">
            <w:delText>seven</w:delText>
          </w:r>
        </w:del>
        <w:del w:id="308" w:author="Won Do Lee [2]" w:date="2023-08-01T15:04:00Z">
          <w:r w:rsidR="00F54DF4" w:rsidRPr="0039364D" w:rsidDel="0039364D">
            <w:delText xml:space="preserve"> months</w:delText>
          </w:r>
        </w:del>
      </w:ins>
      <w:del w:id="309" w:author="Won Do Lee" w:date="2023-01-17T21:28:00Z">
        <w:r w:rsidR="003C3C47" w:rsidRPr="0039364D" w:rsidDel="00F54DF4">
          <w:delText xml:space="preserve"> </w:delText>
        </w:r>
        <w:r w:rsidR="00A64CD8" w:rsidRPr="0039364D" w:rsidDel="00F54DF4">
          <w:delText>in Englan</w:delText>
        </w:r>
      </w:del>
      <w:del w:id="310" w:author="Won Do Lee" w:date="2023-01-17T21:26:00Z">
        <w:r w:rsidR="00A64CD8" w:rsidRPr="0039364D" w:rsidDel="00F54DF4">
          <w:delText xml:space="preserve">d </w:delText>
        </w:r>
        <w:r w:rsidR="00B12B59" w:rsidRPr="0039364D" w:rsidDel="00F54DF4">
          <w:fldChar w:fldCharType="begin" w:fldLock="1"/>
        </w:r>
        <w:r w:rsidR="002602A3" w:rsidRPr="0039364D"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39364D" w:rsidDel="00F54DF4">
          <w:fldChar w:fldCharType="separate"/>
        </w:r>
        <w:r w:rsidR="00376C66" w:rsidRPr="0039364D" w:rsidDel="00F54DF4">
          <w:delText>(Hale et al., 2021)</w:delText>
        </w:r>
        <w:r w:rsidR="00B12B59" w:rsidRPr="0039364D" w:rsidDel="00F54DF4">
          <w:fldChar w:fldCharType="end"/>
        </w:r>
      </w:del>
      <w:ins w:id="311" w:author="Won Do Lee" w:date="2023-01-17T23:20:00Z">
        <w:r w:rsidR="0054616D" w:rsidRPr="0039364D">
          <w:t>, by</w:t>
        </w:r>
      </w:ins>
      <w:ins w:id="312" w:author="Won Do Lee" w:date="2023-01-17T23:19:00Z">
        <w:r w:rsidR="0054616D" w:rsidRPr="0039364D">
          <w:t xml:space="preserve"> measuring </w:t>
        </w:r>
      </w:ins>
      <w:del w:id="313" w:author="Won Do Lee" w:date="2023-01-17T23:19:00Z">
        <w:r w:rsidR="00B12B59" w:rsidRPr="0039364D" w:rsidDel="0054616D">
          <w:delText>.</w:delText>
        </w:r>
      </w:del>
      <w:del w:id="314" w:author="Won Do Lee" w:date="2023-01-17T21:28:00Z">
        <w:r w:rsidR="001E2B38" w:rsidRPr="0039364D" w:rsidDel="00F54DF4">
          <w:delText xml:space="preserve"> </w:delText>
        </w:r>
        <w:r w:rsidR="00034A61" w:rsidRPr="0039364D" w:rsidDel="00F54DF4">
          <w:delText>To achieve this task</w:delText>
        </w:r>
      </w:del>
      <w:del w:id="315" w:author="Won Do Lee" w:date="2023-01-17T21:29:00Z">
        <w:r w:rsidR="00034A61" w:rsidRPr="0039364D" w:rsidDel="00F54DF4">
          <w:delText>,</w:delText>
        </w:r>
      </w:del>
      <w:del w:id="316" w:author="Won Do Lee" w:date="2023-01-17T21:30:00Z">
        <w:r w:rsidR="00034A61" w:rsidRPr="0039364D" w:rsidDel="00F54DF4">
          <w:delText xml:space="preserve"> th</w:delText>
        </w:r>
        <w:r w:rsidR="00025C19" w:rsidRPr="0039364D" w:rsidDel="00F54DF4">
          <w:delText>is</w:delText>
        </w:r>
        <w:r w:rsidR="00034A61" w:rsidRPr="0039364D" w:rsidDel="00F54DF4">
          <w:delText xml:space="preserve"> research </w:delText>
        </w:r>
        <w:r w:rsidR="00C15CF6" w:rsidRPr="0039364D" w:rsidDel="00F54DF4">
          <w:delText xml:space="preserve">seeks to measure </w:delText>
        </w:r>
      </w:del>
      <w:r w:rsidR="00C15CF6" w:rsidRPr="0039364D">
        <w:t>changes in mobility</w:t>
      </w:r>
      <w:r w:rsidR="00BD4B85" w:rsidRPr="0039364D">
        <w:t xml:space="preserve"> </w:t>
      </w:r>
      <w:r w:rsidR="00310071" w:rsidRPr="0039364D">
        <w:t>over time</w:t>
      </w:r>
      <w:r w:rsidR="002D1EE3" w:rsidRPr="0039364D">
        <w:t xml:space="preserve"> </w:t>
      </w:r>
      <w:r w:rsidR="00BD4B85" w:rsidRPr="0039364D">
        <w:t xml:space="preserve">and </w:t>
      </w:r>
      <w:del w:id="317" w:author="Won Do Lee [2]" w:date="2023-08-01T15:02:00Z">
        <w:r w:rsidR="00C524E4" w:rsidRPr="0039364D" w:rsidDel="0039364D">
          <w:delText>quantif</w:delText>
        </w:r>
      </w:del>
      <w:ins w:id="318" w:author="Won Do Lee" w:date="2023-01-17T21:31:00Z">
        <w:del w:id="319" w:author="Won Do Lee [2]" w:date="2023-08-01T15:02:00Z">
          <w:r w:rsidR="00F54DF4" w:rsidRPr="0039364D" w:rsidDel="0039364D">
            <w:delText>ied</w:delText>
          </w:r>
        </w:del>
      </w:ins>
      <w:ins w:id="320" w:author="Won Do Lee [2]" w:date="2023-08-01T15:02:00Z">
        <w:r w:rsidR="0039364D">
          <w:t>quantifying</w:t>
        </w:r>
      </w:ins>
      <w:del w:id="321" w:author="Won Do Lee" w:date="2023-01-17T21:31:00Z">
        <w:r w:rsidR="00C524E4" w:rsidRPr="0039364D" w:rsidDel="00F54DF4">
          <w:delText>y</w:delText>
        </w:r>
      </w:del>
      <w:r w:rsidR="00B11992" w:rsidRPr="0039364D">
        <w:t xml:space="preserve"> </w:t>
      </w:r>
      <w:r w:rsidR="001E2B38" w:rsidRPr="0039364D">
        <w:t xml:space="preserve">how </w:t>
      </w:r>
      <w:r w:rsidR="002D1EE3" w:rsidRPr="0039364D">
        <w:t xml:space="preserve">it </w:t>
      </w:r>
      <w:del w:id="322" w:author="Won Do Lee" w:date="2023-01-17T22:17:00Z">
        <w:r w:rsidR="001E2B38" w:rsidRPr="0039364D" w:rsidDel="00A93152">
          <w:delText xml:space="preserve">has </w:delText>
        </w:r>
        <w:r w:rsidR="002D1EE3" w:rsidRPr="0039364D" w:rsidDel="00A93152">
          <w:delText xml:space="preserve">been </w:delText>
        </w:r>
      </w:del>
      <w:r w:rsidR="00C80E8A" w:rsidRPr="0039364D">
        <w:t>evolved</w:t>
      </w:r>
      <w:r w:rsidR="00BD5DCF" w:rsidRPr="0039364D">
        <w:t xml:space="preserve">. </w:t>
      </w:r>
      <w:ins w:id="323" w:author="Won Do Lee" w:date="2023-01-17T23:21:00Z">
        <w:r w:rsidR="0054616D" w:rsidRPr="0039364D">
          <w:t xml:space="preserve">This task is achieved by </w:t>
        </w:r>
      </w:ins>
      <w:del w:id="324" w:author="Won Do Lee" w:date="2023-01-17T23:21:00Z">
        <w:r w:rsidR="00FB3D1B" w:rsidRPr="0039364D" w:rsidDel="0054616D">
          <w:delText xml:space="preserve">We </w:delText>
        </w:r>
      </w:del>
      <w:del w:id="325" w:author="Won Do Lee" w:date="2023-01-17T21:31:00Z">
        <w:r w:rsidR="00FB3D1B" w:rsidRPr="0039364D" w:rsidDel="00751A98">
          <w:delText xml:space="preserve">utilised </w:delText>
        </w:r>
      </w:del>
      <w:ins w:id="326" w:author="Won Do Lee" w:date="2023-01-17T23:21:00Z">
        <w:r w:rsidR="0054616D" w:rsidRPr="0039364D">
          <w:t>deploying</w:t>
        </w:r>
      </w:ins>
      <w:ins w:id="327" w:author="Won Do Lee" w:date="2023-01-17T21:31:00Z">
        <w:r w:rsidR="00751A98" w:rsidRPr="0039364D">
          <w:t xml:space="preserve"> </w:t>
        </w:r>
      </w:ins>
      <w:r w:rsidR="00034A61" w:rsidRPr="0039364D">
        <w:t>data mining techniques</w:t>
      </w:r>
      <w:r w:rsidR="001E2B38" w:rsidRPr="0039364D">
        <w:t xml:space="preserve"> </w:t>
      </w:r>
      <w:r w:rsidR="00FB3D1B" w:rsidRPr="0039364D">
        <w:t xml:space="preserve">to reveal </w:t>
      </w:r>
      <w:del w:id="328" w:author="Won Do Lee" w:date="2023-01-17T21:31:00Z">
        <w:r w:rsidR="00034A61" w:rsidRPr="0039364D" w:rsidDel="00751A98">
          <w:delText>the signifi</w:delText>
        </w:r>
      </w:del>
      <w:ins w:id="329" w:author="Won Do Lee" w:date="2023-01-17T21:31:00Z">
        <w:r w:rsidR="00751A98" w:rsidRPr="0039364D">
          <w:t>different</w:t>
        </w:r>
      </w:ins>
      <w:del w:id="330" w:author="Won Do Lee" w:date="2023-01-17T21:31:00Z">
        <w:r w:rsidR="00034A61" w:rsidRPr="0039364D" w:rsidDel="00751A98">
          <w:delText>cant</w:delText>
        </w:r>
      </w:del>
      <w:r w:rsidR="00034A61" w:rsidRPr="0039364D">
        <w:t xml:space="preserve"> </w:t>
      </w:r>
      <w:r w:rsidR="002D1EE3" w:rsidRPr="0039364D">
        <w:t xml:space="preserve">socioeconomic </w:t>
      </w:r>
      <w:del w:id="331" w:author="Won Do Lee" w:date="2023-01-19T23:19:00Z">
        <w:r w:rsidR="002D1EE3" w:rsidRPr="0039364D" w:rsidDel="001E7E1F">
          <w:delText xml:space="preserve">and demographic </w:delText>
        </w:r>
        <w:r w:rsidR="00034A61" w:rsidRPr="0039364D" w:rsidDel="001E7E1F">
          <w:delText>factors</w:delText>
        </w:r>
      </w:del>
      <w:ins w:id="332" w:author="Won Do Lee" w:date="2023-01-19T23:19:00Z">
        <w:del w:id="333" w:author="Won Do Lee [2]" w:date="2023-08-01T15:02:00Z">
          <w:r w:rsidR="001E7E1F" w:rsidRPr="0039364D" w:rsidDel="0039364D">
            <w:delText>status</w:delText>
          </w:r>
        </w:del>
      </w:ins>
      <w:ins w:id="334" w:author="Won Do Lee [2]" w:date="2023-08-01T15:02:00Z">
        <w:r w:rsidR="0039364D">
          <w:t>statuses</w:t>
        </w:r>
      </w:ins>
      <w:r w:rsidR="00C64AD0" w:rsidRPr="0039364D">
        <w:t xml:space="preserve"> likely to be correlated with </w:t>
      </w:r>
      <w:del w:id="335" w:author="Won Do Lee" w:date="2023-01-17T21:32:00Z">
        <w:r w:rsidR="00C64AD0" w:rsidRPr="0039364D" w:rsidDel="00751A98">
          <w:delText xml:space="preserve">the </w:delText>
        </w:r>
        <w:r w:rsidR="00B214DD" w:rsidRPr="0039364D" w:rsidDel="00751A98">
          <w:delText>distinctive</w:delText>
        </w:r>
      </w:del>
      <w:ins w:id="336" w:author="Won Do Lee" w:date="2023-01-17T21:32:00Z">
        <w:r w:rsidR="00751A98" w:rsidRPr="0039364D">
          <w:t xml:space="preserve">different </w:t>
        </w:r>
      </w:ins>
      <w:del w:id="337" w:author="Won Do Lee" w:date="2023-01-17T21:32:00Z">
        <w:r w:rsidR="00B214DD" w:rsidRPr="0039364D" w:rsidDel="00751A98">
          <w:delText xml:space="preserve"> </w:delText>
        </w:r>
      </w:del>
      <w:r w:rsidR="009510D9" w:rsidRPr="0039364D">
        <w:t>trajector</w:t>
      </w:r>
      <w:r w:rsidR="00B214DD" w:rsidRPr="0039364D">
        <w:t>ies</w:t>
      </w:r>
      <w:r w:rsidR="00FE7436" w:rsidRPr="0039364D">
        <w:t xml:space="preserve"> of mobility </w:t>
      </w:r>
      <w:del w:id="338" w:author="Won Do Lee" w:date="2023-01-13T00:20:00Z">
        <w:r w:rsidR="00FE7436" w:rsidRPr="0039364D" w:rsidDel="00FC3526">
          <w:delText xml:space="preserve">reduction </w:delText>
        </w:r>
      </w:del>
      <w:r w:rsidR="00B11992" w:rsidRPr="0039364D">
        <w:t>under England’s first nationwide lockdown</w:t>
      </w:r>
      <w:r w:rsidR="00034A61" w:rsidRPr="0039364D">
        <w:t>.</w:t>
      </w:r>
      <w:r w:rsidR="00BD4B85" w:rsidRPr="0039364D">
        <w:t xml:space="preserve"> </w:t>
      </w:r>
      <w:r w:rsidR="00E13B9A" w:rsidRPr="0039364D">
        <w:t>S</w:t>
      </w:r>
      <w:r w:rsidR="00B7261A" w:rsidRPr="0039364D">
        <w:t>pecifically</w:t>
      </w:r>
      <w:r w:rsidR="00B972E4" w:rsidRPr="0039364D">
        <w:t>, the research addresses the following questions</w:t>
      </w:r>
      <w:r w:rsidR="00AB3374" w:rsidRPr="0039364D">
        <w:t>:</w:t>
      </w:r>
    </w:p>
    <w:p w14:paraId="18A75420" w14:textId="77777777" w:rsidR="00A5674E" w:rsidRPr="0039364D" w:rsidRDefault="00A5674E" w:rsidP="00A5674E"/>
    <w:p w14:paraId="3AA51B3B" w14:textId="5777593D" w:rsidR="007B5830" w:rsidRPr="0039364D" w:rsidRDefault="00251821" w:rsidP="00A5674E">
      <w:pPr>
        <w:pStyle w:val="ListParagraph"/>
        <w:numPr>
          <w:ilvl w:val="0"/>
          <w:numId w:val="62"/>
        </w:numPr>
        <w:spacing w:after="240"/>
        <w:rPr>
          <w:ins w:id="339" w:author="Won Do Lee" w:date="2023-01-15T23:10:00Z"/>
        </w:rPr>
      </w:pPr>
      <w:commentRangeStart w:id="340"/>
      <w:r w:rsidRPr="0039364D">
        <w:t xml:space="preserve">How has </w:t>
      </w:r>
      <w:r w:rsidR="00FB19A0" w:rsidRPr="0039364D">
        <w:t>mobility</w:t>
      </w:r>
      <w:r w:rsidR="00962632" w:rsidRPr="0039364D">
        <w:t xml:space="preserve"> </w:t>
      </w:r>
      <w:r w:rsidR="00197D82" w:rsidRPr="0039364D">
        <w:t>c</w:t>
      </w:r>
      <w:r w:rsidR="00C52751" w:rsidRPr="0039364D">
        <w:t>hanged</w:t>
      </w:r>
      <w:del w:id="341" w:author="Won Do Lee" w:date="2023-01-12T23:05:00Z">
        <w:r w:rsidR="005A23C9" w:rsidRPr="0039364D" w:rsidDel="00C1521F">
          <w:delText xml:space="preserve"> over time</w:delText>
        </w:r>
      </w:del>
      <w:del w:id="342" w:author="Won Do Lee" w:date="2023-01-15T23:10:00Z">
        <w:r w:rsidR="00E22937" w:rsidRPr="0039364D" w:rsidDel="006B3717">
          <w:delText>,</w:delText>
        </w:r>
        <w:r w:rsidR="000C291E" w:rsidRPr="0039364D" w:rsidDel="006B3717">
          <w:delText xml:space="preserve"> </w:delText>
        </w:r>
        <w:r w:rsidR="006C32B0" w:rsidRPr="0039364D" w:rsidDel="006B3717">
          <w:delText xml:space="preserve">and </w:delText>
        </w:r>
      </w:del>
      <w:del w:id="343" w:author="Won Do Lee" w:date="2023-01-12T23:05:00Z">
        <w:r w:rsidR="002E1E2A" w:rsidRPr="0039364D" w:rsidDel="00C1521F">
          <w:delText xml:space="preserve">has </w:delText>
        </w:r>
        <w:r w:rsidR="00C160F9" w:rsidRPr="0039364D" w:rsidDel="00C1521F">
          <w:delText xml:space="preserve">it </w:delText>
        </w:r>
      </w:del>
      <w:del w:id="344" w:author="Won Do Lee" w:date="2023-01-15T23:10:00Z">
        <w:r w:rsidR="005A23C9" w:rsidRPr="0039364D" w:rsidDel="006B3717">
          <w:delText>evolved</w:delText>
        </w:r>
      </w:del>
      <w:ins w:id="345" w:author="Won Do Lee" w:date="2023-01-15T23:10:00Z">
        <w:r w:rsidR="006B3717" w:rsidRPr="0039364D">
          <w:t xml:space="preserve"> </w:t>
        </w:r>
      </w:ins>
      <w:ins w:id="346" w:author="Won Do Lee" w:date="2023-01-17T22:17:00Z">
        <w:r w:rsidR="00A93152" w:rsidRPr="0039364D">
          <w:t xml:space="preserve">over </w:t>
        </w:r>
      </w:ins>
      <w:ins w:id="347" w:author="Won Do Lee" w:date="2023-01-17T22:18:00Z">
        <w:r w:rsidR="00A93152" w:rsidRPr="0039364D">
          <w:t xml:space="preserve">the </w:t>
        </w:r>
      </w:ins>
      <w:ins w:id="348" w:author="Won Do Lee" w:date="2023-01-17T22:17:00Z">
        <w:r w:rsidR="00A93152" w:rsidRPr="0039364D">
          <w:t xml:space="preserve">initial phases </w:t>
        </w:r>
      </w:ins>
      <w:ins w:id="349" w:author="Won Do Lee" w:date="2023-01-17T22:18:00Z">
        <w:r w:rsidR="00A93152" w:rsidRPr="0039364D">
          <w:t>of</w:t>
        </w:r>
      </w:ins>
      <w:ins w:id="350" w:author="Won Do Lee" w:date="2023-01-17T22:17:00Z">
        <w:r w:rsidR="00A93152" w:rsidRPr="0039364D">
          <w:t xml:space="preserve"> </w:t>
        </w:r>
      </w:ins>
      <w:ins w:id="351" w:author="Won Do Lee" w:date="2023-01-17T22:18:00Z">
        <w:r w:rsidR="00A93152" w:rsidRPr="0039364D">
          <w:t xml:space="preserve">the </w:t>
        </w:r>
      </w:ins>
      <w:ins w:id="352" w:author="Won Do Lee" w:date="2023-01-17T22:17:00Z">
        <w:r w:rsidR="00A93152" w:rsidRPr="0039364D">
          <w:t>lockdown</w:t>
        </w:r>
      </w:ins>
      <w:del w:id="353" w:author="Won Do Lee" w:date="2023-01-15T23:11:00Z">
        <w:r w:rsidR="00C52751" w:rsidRPr="0039364D" w:rsidDel="006B3717">
          <w:delText xml:space="preserve"> </w:delText>
        </w:r>
        <w:r w:rsidR="00D80B42" w:rsidRPr="0039364D" w:rsidDel="006B3717">
          <w:delText xml:space="preserve">under </w:delText>
        </w:r>
        <w:r w:rsidR="00C64AD0" w:rsidRPr="0039364D" w:rsidDel="006B3717">
          <w:delText>the lockdown</w:delText>
        </w:r>
      </w:del>
      <w:r w:rsidR="00926989" w:rsidRPr="0039364D">
        <w:t>?</w:t>
      </w:r>
    </w:p>
    <w:p w14:paraId="6B128002" w14:textId="3ADAA687" w:rsidR="00C1521F" w:rsidRPr="0039364D" w:rsidDel="007B5830" w:rsidRDefault="007B5830" w:rsidP="00A5674E">
      <w:pPr>
        <w:pStyle w:val="ListParagraph"/>
        <w:rPr>
          <w:del w:id="354" w:author="Won Do Lee" w:date="2023-01-12T23:54:00Z"/>
        </w:rPr>
      </w:pPr>
      <w:ins w:id="355" w:author="Won Do Lee" w:date="2023-01-15T23:10:00Z">
        <w:r w:rsidRPr="0039364D">
          <w:t>Wh</w:t>
        </w:r>
      </w:ins>
      <w:ins w:id="356" w:author="Won Do Lee [2]" w:date="2023-08-01T15:05:00Z">
        <w:r w:rsidR="0039364D">
          <w:t>ich fa</w:t>
        </w:r>
      </w:ins>
      <w:ins w:id="357" w:author="Won Do Lee [2]" w:date="2023-08-01T15:53:00Z">
        <w:r w:rsidR="00D63FB7">
          <w:t>c</w:t>
        </w:r>
      </w:ins>
      <w:ins w:id="358" w:author="Won Do Lee [2]" w:date="2023-08-01T15:05:00Z">
        <w:r w:rsidR="0039364D">
          <w:t xml:space="preserve">tors explain </w:t>
        </w:r>
      </w:ins>
      <w:ins w:id="359" w:author="Won Do Lee" w:date="2023-01-15T23:10:00Z">
        <w:del w:id="360" w:author="Won Do Lee [2]" w:date="2023-08-01T15:05:00Z">
          <w:r w:rsidRPr="0039364D" w:rsidDel="0039364D">
            <w:delText>at makes</w:delText>
          </w:r>
        </w:del>
      </w:ins>
      <w:ins w:id="361" w:author="Won Do Lee" w:date="2023-01-17T23:21:00Z">
        <w:del w:id="362" w:author="Won Do Lee [2]" w:date="2023-08-01T15:53:00Z">
          <w:r w:rsidR="0054616D" w:rsidRPr="0039364D" w:rsidDel="00D63FB7">
            <w:delText xml:space="preserve"> </w:delText>
          </w:r>
        </w:del>
      </w:ins>
      <w:ins w:id="363" w:author="Won Do Lee" w:date="2023-01-15T23:10:00Z">
        <w:r w:rsidRPr="0039364D">
          <w:t xml:space="preserve">disparities in mobility recovery trends </w:t>
        </w:r>
      </w:ins>
      <w:ins w:id="364" w:author="Won Do Lee" w:date="2023-01-17T23:21:00Z">
        <w:r w:rsidR="0054616D" w:rsidRPr="0039364D">
          <w:t>in lockdown phases</w:t>
        </w:r>
      </w:ins>
      <w:ins w:id="365" w:author="Won Do Lee" w:date="2023-01-15T23:10:00Z">
        <w:r w:rsidRPr="0039364D">
          <w:t>?</w:t>
        </w:r>
      </w:ins>
    </w:p>
    <w:p w14:paraId="3FC5BF84" w14:textId="77777777" w:rsidR="007B5830" w:rsidRPr="0039364D" w:rsidRDefault="007B5830" w:rsidP="00872147">
      <w:pPr>
        <w:pStyle w:val="ListParagraph"/>
        <w:numPr>
          <w:ilvl w:val="0"/>
          <w:numId w:val="50"/>
        </w:numPr>
        <w:rPr>
          <w:ins w:id="366" w:author="Won Do Lee" w:date="2023-01-15T23:10:00Z"/>
        </w:rPr>
      </w:pPr>
    </w:p>
    <w:p w14:paraId="20510F49" w14:textId="77777777" w:rsidR="0030248F" w:rsidRPr="0039364D" w:rsidDel="008D18A3" w:rsidRDefault="00442A4C" w:rsidP="00872147">
      <w:pPr>
        <w:pStyle w:val="ListParagraph"/>
        <w:numPr>
          <w:ilvl w:val="0"/>
          <w:numId w:val="50"/>
        </w:numPr>
        <w:rPr>
          <w:del w:id="367" w:author="Won Do Lee" w:date="2023-01-15T23:11:00Z"/>
        </w:rPr>
      </w:pPr>
      <w:del w:id="368" w:author="Won Do Lee" w:date="2023-01-12T23:06:00Z">
        <w:r w:rsidRPr="0039364D" w:rsidDel="00C1521F">
          <w:delText>How and to</w:delText>
        </w:r>
      </w:del>
      <w:ins w:id="369" w:author="Won Do Lee" w:date="2023-01-12T23:56:00Z">
        <w:r w:rsidR="0050027F" w:rsidRPr="0039364D">
          <w:t>Does</w:t>
        </w:r>
      </w:ins>
      <w:del w:id="370" w:author="Won Do Lee" w:date="2023-01-12T23:56:00Z">
        <w:r w:rsidRPr="0039364D" w:rsidDel="0050027F">
          <w:delText xml:space="preserve"> what extent</w:delText>
        </w:r>
        <w:r w:rsidR="00C64AD0" w:rsidRPr="0039364D" w:rsidDel="0050027F">
          <w:delText xml:space="preserve"> do</w:delText>
        </w:r>
      </w:del>
      <w:r w:rsidR="00C64AD0" w:rsidRPr="0039364D">
        <w:t xml:space="preserve"> </w:t>
      </w:r>
      <w:r w:rsidR="008A42EC" w:rsidRPr="0039364D">
        <w:t xml:space="preserve">socioeconomic </w:t>
      </w:r>
      <w:del w:id="371" w:author="Won Do Lee" w:date="2023-01-19T23:19:00Z">
        <w:r w:rsidR="008A42EC" w:rsidRPr="0039364D" w:rsidDel="001E7E1F">
          <w:delText xml:space="preserve">and demographic </w:delText>
        </w:r>
        <w:r w:rsidR="00B032C4" w:rsidRPr="0039364D" w:rsidDel="001E7E1F">
          <w:delText>factors</w:delText>
        </w:r>
      </w:del>
      <w:ins w:id="372" w:author="Won Do Lee" w:date="2023-01-19T23:19:00Z">
        <w:r w:rsidR="001E7E1F" w:rsidRPr="0039364D">
          <w:t>status</w:t>
        </w:r>
      </w:ins>
      <w:r w:rsidR="005E01AD" w:rsidRPr="0039364D">
        <w:t xml:space="preserve"> </w:t>
      </w:r>
      <w:del w:id="373" w:author="Won Do Lee" w:date="2023-01-12T23:56:00Z">
        <w:r w:rsidR="005E01AD" w:rsidRPr="0039364D" w:rsidDel="0050027F">
          <w:delText xml:space="preserve">that </w:delText>
        </w:r>
      </w:del>
      <w:del w:id="374" w:author="Won Do Lee" w:date="2023-01-12T23:07:00Z">
        <w:r w:rsidR="005E01AD" w:rsidRPr="0039364D" w:rsidDel="00C1521F">
          <w:delText>influence</w:delText>
        </w:r>
        <w:r w:rsidR="00BA0B43" w:rsidRPr="0039364D" w:rsidDel="00C1521F">
          <w:delText xml:space="preserve"> </w:delText>
        </w:r>
      </w:del>
      <w:ins w:id="375" w:author="Won Do Lee" w:date="2023-01-17T22:18:00Z">
        <w:r w:rsidR="00A93152" w:rsidRPr="0039364D">
          <w:t>associated with</w:t>
        </w:r>
      </w:ins>
      <w:ins w:id="376" w:author="Won Do Lee" w:date="2023-01-12T23:07:00Z">
        <w:r w:rsidR="00C1521F" w:rsidRPr="0039364D">
          <w:t xml:space="preserve"> </w:t>
        </w:r>
      </w:ins>
      <w:del w:id="377" w:author="Won Do Lee" w:date="2023-01-12T23:07:00Z">
        <w:r w:rsidR="002A1C37" w:rsidRPr="0039364D" w:rsidDel="00C1521F">
          <w:delText>change in mobility</w:delText>
        </w:r>
      </w:del>
      <w:ins w:id="378" w:author="Won Do Lee" w:date="2023-01-13T00:05:00Z">
        <w:r w:rsidR="0050027F" w:rsidRPr="0039364D">
          <w:t>trajectories of mobility reduction</w:t>
        </w:r>
      </w:ins>
      <w:del w:id="379" w:author="Won Do Lee" w:date="2023-01-13T00:05:00Z">
        <w:r w:rsidR="002A1C37" w:rsidRPr="0039364D" w:rsidDel="0050027F">
          <w:delText xml:space="preserve"> levels</w:delText>
        </w:r>
      </w:del>
      <w:ins w:id="380" w:author="Won Do Lee" w:date="2023-01-12T23:08:00Z">
        <w:r w:rsidR="00C1521F" w:rsidRPr="0039364D">
          <w:t xml:space="preserve"> throughout </w:t>
        </w:r>
      </w:ins>
      <w:ins w:id="381" w:author="Won Do Lee" w:date="2023-01-17T22:18:00Z">
        <w:r w:rsidR="00A93152" w:rsidRPr="0039364D">
          <w:t>the</w:t>
        </w:r>
      </w:ins>
      <w:ins w:id="382" w:author="Won Do Lee" w:date="2023-01-12T23:08:00Z">
        <w:r w:rsidR="00C1521F" w:rsidRPr="0039364D">
          <w:t xml:space="preserve"> lockdown</w:t>
        </w:r>
      </w:ins>
      <w:r w:rsidR="00EC7209" w:rsidRPr="0039364D">
        <w:t>?</w:t>
      </w:r>
      <w:commentRangeEnd w:id="340"/>
      <w:r w:rsidR="0054616D" w:rsidRPr="0039364D">
        <w:rPr>
          <w:rStyle w:val="CommentReference"/>
        </w:rPr>
        <w:commentReference w:id="340"/>
      </w:r>
    </w:p>
    <w:bookmarkEnd w:id="104"/>
    <w:p w14:paraId="059863BA" w14:textId="77777777" w:rsidR="00A5674E" w:rsidRPr="0039364D" w:rsidRDefault="00A5674E" w:rsidP="00A5674E">
      <w:pPr>
        <w:pStyle w:val="ListParagraph"/>
        <w:numPr>
          <w:ilvl w:val="0"/>
          <w:numId w:val="50"/>
        </w:numPr>
        <w:rPr>
          <w:ins w:id="383" w:author="Won Do Lee [2]" w:date="2023-08-01T14:03:00Z"/>
        </w:rPr>
      </w:pPr>
    </w:p>
    <w:p w14:paraId="423CAD16" w14:textId="57D0F01D" w:rsidR="005E2C98" w:rsidRPr="0039364D" w:rsidRDefault="00771214" w:rsidP="00872147">
      <w:pPr>
        <w:pStyle w:val="Heading1"/>
      </w:pPr>
      <w:r w:rsidRPr="0039364D">
        <w:lastRenderedPageBreak/>
        <w:t>Related works</w:t>
      </w:r>
    </w:p>
    <w:p w14:paraId="2CC90FD7" w14:textId="77777777" w:rsidR="00A70C50" w:rsidRPr="0039364D" w:rsidRDefault="009053C6" w:rsidP="00872147">
      <w:pPr>
        <w:spacing w:after="240"/>
        <w:rPr>
          <w:color w:val="FF0000"/>
        </w:rPr>
      </w:pPr>
      <w:commentRangeStart w:id="384"/>
      <w:r w:rsidRPr="0039364D">
        <w:t xml:space="preserve">COVID-19 </w:t>
      </w:r>
      <w:r w:rsidR="00C66077" w:rsidRPr="0039364D">
        <w:t xml:space="preserve">is </w:t>
      </w:r>
      <w:r w:rsidR="001F2869" w:rsidRPr="0039364D">
        <w:t>transmitted between people</w:t>
      </w:r>
      <w:r w:rsidR="008C2207" w:rsidRPr="0039364D">
        <w:t xml:space="preserve"> in </w:t>
      </w:r>
      <w:r w:rsidR="00C13FA8" w:rsidRPr="0039364D">
        <w:t xml:space="preserve">three main </w:t>
      </w:r>
      <w:r w:rsidR="00803625" w:rsidRPr="0039364D">
        <w:t>ways</w:t>
      </w:r>
      <w:r w:rsidR="008E0F5A" w:rsidRPr="0039364D">
        <w:t xml:space="preserve">; </w:t>
      </w:r>
      <w:r w:rsidR="007F5EF7" w:rsidRPr="0039364D">
        <w:t>contact</w:t>
      </w:r>
      <w:r w:rsidR="00C66077" w:rsidRPr="0039364D">
        <w:t xml:space="preserve">s, </w:t>
      </w:r>
      <w:r w:rsidR="007F5EF7" w:rsidRPr="0039364D">
        <w:t>droplets</w:t>
      </w:r>
      <w:r w:rsidR="00C66077" w:rsidRPr="0039364D">
        <w:t xml:space="preserve">, </w:t>
      </w:r>
      <w:r w:rsidR="007F5EF7" w:rsidRPr="0039364D">
        <w:t>and airborne transmission</w:t>
      </w:r>
      <w:r w:rsidR="00C66077" w:rsidRPr="0039364D">
        <w:t>. A</w:t>
      </w:r>
      <w:r w:rsidR="00886B4F" w:rsidRPr="0039364D">
        <w:t xml:space="preserve"> </w:t>
      </w:r>
      <w:r w:rsidR="008873B3" w:rsidRPr="0039364D">
        <w:t xml:space="preserve">major </w:t>
      </w:r>
      <w:r w:rsidR="00C66077" w:rsidRPr="0039364D">
        <w:t>transmission route</w:t>
      </w:r>
      <w:r w:rsidR="008873B3" w:rsidRPr="0039364D">
        <w:t xml:space="preserve"> </w:t>
      </w:r>
      <w:r w:rsidR="00886B4F" w:rsidRPr="0039364D">
        <w:t xml:space="preserve">is </w:t>
      </w:r>
      <w:r w:rsidR="003F0D83" w:rsidRPr="0039364D">
        <w:t>large infected droplets</w:t>
      </w:r>
      <w:r w:rsidR="006A0EFF" w:rsidRPr="0039364D">
        <w:t xml:space="preserve"> </w:t>
      </w:r>
      <w:r w:rsidR="000D6116" w:rsidRPr="0039364D">
        <w:t xml:space="preserve">in line with </w:t>
      </w:r>
      <w:r w:rsidR="006A0EFF" w:rsidRPr="0039364D">
        <w:t xml:space="preserve">the most respiratory virus </w:t>
      </w:r>
      <w:r w:rsidR="00376C66" w:rsidRPr="0039364D">
        <w:t>(The Lancet Respiratory Medicine, 2020)</w:t>
      </w:r>
      <w:r w:rsidR="00A06CF7" w:rsidRPr="0039364D">
        <w:t xml:space="preserve">. </w:t>
      </w:r>
      <w:r w:rsidR="00441D8F" w:rsidRPr="0039364D">
        <w:t xml:space="preserve">The risk of droplet transmission </w:t>
      </w:r>
      <w:r w:rsidR="00150621" w:rsidRPr="0039364D">
        <w:t xml:space="preserve">by </w:t>
      </w:r>
      <w:r w:rsidR="00C9459B" w:rsidRPr="0039364D">
        <w:t xml:space="preserve">physical contact </w:t>
      </w:r>
      <w:r w:rsidR="00E90C27" w:rsidRPr="0039364D">
        <w:t>among people</w:t>
      </w:r>
      <w:r w:rsidR="00150621" w:rsidRPr="0039364D">
        <w:t xml:space="preserve"> </w:t>
      </w:r>
      <w:r w:rsidR="00675719" w:rsidRPr="0039364D">
        <w:t xml:space="preserve">outlines </w:t>
      </w:r>
      <w:r w:rsidR="001630E2" w:rsidRPr="0039364D">
        <w:t xml:space="preserve">scientific </w:t>
      </w:r>
      <w:r w:rsidR="00FC68F3" w:rsidRPr="0039364D">
        <w:t xml:space="preserve">evidence </w:t>
      </w:r>
      <w:r w:rsidR="00C66077" w:rsidRPr="0039364D">
        <w:t>suggesting</w:t>
      </w:r>
      <w:r w:rsidR="00FC68F3" w:rsidRPr="0039364D">
        <w:t xml:space="preserve"> </w:t>
      </w:r>
      <w:r w:rsidR="00001BA0" w:rsidRPr="0039364D">
        <w:t>social distancing</w:t>
      </w:r>
      <w:r w:rsidR="004B1794" w:rsidRPr="0039364D">
        <w:t xml:space="preserve"> </w:t>
      </w:r>
      <w:r w:rsidR="00A22304" w:rsidRPr="0039364D">
        <w:t>guidelines</w:t>
      </w:r>
      <w:r w:rsidR="008A388F" w:rsidRPr="0039364D">
        <w:t xml:space="preserve"> </w:t>
      </w:r>
      <w:r w:rsidR="00675719" w:rsidRPr="0039364D">
        <w:t xml:space="preserve">to </w:t>
      </w:r>
      <w:r w:rsidR="00A22304" w:rsidRPr="0039364D">
        <w:t xml:space="preserve">prevent the spread of </w:t>
      </w:r>
      <w:r w:rsidR="00AC4D15" w:rsidRPr="0039364D">
        <w:t>COVID-19</w:t>
      </w:r>
      <w:r w:rsidR="00EE000F" w:rsidRPr="0039364D">
        <w:t xml:space="preserve"> </w:t>
      </w:r>
      <w:r w:rsidR="00376C66" w:rsidRPr="0039364D">
        <w:t>(Rosti et al., 2020)</w:t>
      </w:r>
      <w:r w:rsidR="008A388F" w:rsidRPr="0039364D">
        <w:t>.</w:t>
      </w:r>
      <w:r w:rsidR="00D42292" w:rsidRPr="0039364D">
        <w:t xml:space="preserve"> </w:t>
      </w:r>
      <w:r w:rsidR="008F2C78" w:rsidRPr="0039364D">
        <w:t xml:space="preserve">Therefore, </w:t>
      </w:r>
      <w:r w:rsidR="00391673" w:rsidRPr="0039364D">
        <w:t>monitoring changes in mobility</w:t>
      </w:r>
      <w:r w:rsidR="00030BAA" w:rsidRPr="0039364D">
        <w:t xml:space="preserve"> has </w:t>
      </w:r>
      <w:r w:rsidR="00A07E27" w:rsidRPr="0039364D">
        <w:t xml:space="preserve">become </w:t>
      </w:r>
      <w:r w:rsidR="004B2B18" w:rsidRPr="0039364D">
        <w:t xml:space="preserve">valuable </w:t>
      </w:r>
      <w:del w:id="385" w:author="Won Do Lee" w:date="2023-01-17T22:19:00Z">
        <w:r w:rsidR="004B2B18" w:rsidRPr="0039364D" w:rsidDel="00A93152">
          <w:delText xml:space="preserve">to </w:delText>
        </w:r>
        <w:r w:rsidR="00F358F2" w:rsidRPr="0039364D" w:rsidDel="00A93152">
          <w:delText>assess</w:delText>
        </w:r>
      </w:del>
      <w:ins w:id="386" w:author="Won Do Lee" w:date="2023-01-17T22:19:00Z">
        <w:r w:rsidR="00A93152" w:rsidRPr="0039364D">
          <w:t>in assessing</w:t>
        </w:r>
      </w:ins>
      <w:r w:rsidR="00F358F2" w:rsidRPr="0039364D">
        <w:t xml:space="preserve"> </w:t>
      </w:r>
      <w:r w:rsidR="00C01218" w:rsidRPr="0039364D">
        <w:t xml:space="preserve">the </w:t>
      </w:r>
      <w:r w:rsidR="00BF30C9" w:rsidRPr="0039364D">
        <w:t>eff</w:t>
      </w:r>
      <w:r w:rsidR="00EE000F" w:rsidRPr="0039364D">
        <w:t>ectiveness</w:t>
      </w:r>
      <w:r w:rsidR="00BF30C9" w:rsidRPr="0039364D">
        <w:t xml:space="preserve"> </w:t>
      </w:r>
      <w:r w:rsidR="00E10BA4" w:rsidRPr="0039364D">
        <w:t>of government-imposed social distancing policies</w:t>
      </w:r>
      <w:r w:rsidR="009C4075" w:rsidRPr="0039364D">
        <w:t xml:space="preserve"> </w:t>
      </w:r>
      <w:r w:rsidR="00BA5AEE" w:rsidRPr="0039364D">
        <w:t>(Oliver et al., 2020)</w:t>
      </w:r>
      <w:r w:rsidR="00E10BA4" w:rsidRPr="0039364D">
        <w:t>.</w:t>
      </w:r>
      <w:r w:rsidR="00AA6407" w:rsidRPr="0039364D">
        <w:t xml:space="preserve"> </w:t>
      </w:r>
      <w:commentRangeEnd w:id="384"/>
      <w:r w:rsidR="00725137">
        <w:rPr>
          <w:rStyle w:val="CommentReference"/>
        </w:rPr>
        <w:commentReference w:id="384"/>
      </w:r>
    </w:p>
    <w:p w14:paraId="387185B2" w14:textId="77777777" w:rsidR="009A7C55" w:rsidRPr="0039364D" w:rsidRDefault="00071A7D" w:rsidP="00872147">
      <w:pPr>
        <w:spacing w:after="240"/>
      </w:pPr>
      <w:r w:rsidRPr="0039364D">
        <w:t>Academic literature on transport and COVID-19 has burgeoned since the Spring of 2020</w:t>
      </w:r>
      <w:r w:rsidR="0060615B" w:rsidRPr="0039364D">
        <w:t>.</w:t>
      </w:r>
      <w:r w:rsidRPr="0039364D">
        <w:t xml:space="preserve"> Many paper</w:t>
      </w:r>
      <w:r w:rsidR="00C66077" w:rsidRPr="0039364D">
        <w:t xml:space="preserve">s </w:t>
      </w:r>
      <w:r w:rsidRPr="0039364D">
        <w:t xml:space="preserve">have </w:t>
      </w:r>
      <w:del w:id="387" w:author="Won Do Lee" w:date="2023-01-17T21:33:00Z">
        <w:r w:rsidRPr="0039364D" w:rsidDel="00751A98">
          <w:delText xml:space="preserve">focused </w:delText>
        </w:r>
        <w:r w:rsidR="00C66077" w:rsidRPr="0039364D" w:rsidDel="00751A98">
          <w:delText>on</w:delText>
        </w:r>
      </w:del>
      <w:ins w:id="388" w:author="Won Do Lee" w:date="2023-01-17T21:33:00Z">
        <w:r w:rsidR="00751A98" w:rsidRPr="0039364D">
          <w:t>examined</w:t>
        </w:r>
      </w:ins>
      <w:r w:rsidR="00C66077" w:rsidRPr="0039364D">
        <w:t xml:space="preserve"> </w:t>
      </w:r>
      <w:del w:id="389" w:author="Won Do Lee" w:date="2023-01-17T21:33:00Z">
        <w:r w:rsidR="00774267" w:rsidRPr="0039364D" w:rsidDel="00751A98">
          <w:delText xml:space="preserve">the reduction </w:delText>
        </w:r>
        <w:r w:rsidRPr="0039364D" w:rsidDel="00751A98">
          <w:delText>in mobility</w:delText>
        </w:r>
      </w:del>
      <w:ins w:id="390" w:author="Won Do Lee" w:date="2023-01-17T21:33:00Z">
        <w:r w:rsidR="00751A98" w:rsidRPr="0039364D">
          <w:t xml:space="preserve">V-shaped mobility </w:t>
        </w:r>
      </w:ins>
      <w:ins w:id="391" w:author="Won Do Lee" w:date="2023-01-17T23:24:00Z">
        <w:r w:rsidR="0054616D" w:rsidRPr="0039364D">
          <w:t xml:space="preserve">trends </w:t>
        </w:r>
      </w:ins>
      <w:ins w:id="392" w:author="Won Do Lee" w:date="2023-01-17T23:25:00Z">
        <w:r w:rsidR="0054616D" w:rsidRPr="0039364D">
          <w:t xml:space="preserve">in the early stage of COVID-19 pandemic </w:t>
        </w:r>
      </w:ins>
      <w:ins w:id="393" w:author="Won Do Lee" w:date="2023-01-17T21:33:00Z">
        <w:r w:rsidR="00751A98" w:rsidRPr="0039364D">
          <w:t xml:space="preserve">to reveal </w:t>
        </w:r>
      </w:ins>
      <w:ins w:id="394" w:author="Won Do Lee" w:date="2023-01-17T23:25:00Z">
        <w:r w:rsidR="0054616D" w:rsidRPr="0039364D">
          <w:t xml:space="preserve">substantial </w:t>
        </w:r>
      </w:ins>
      <w:ins w:id="395" w:author="Won Do Lee" w:date="2023-01-17T21:33:00Z">
        <w:r w:rsidR="00751A98" w:rsidRPr="0039364D">
          <w:t xml:space="preserve">changes in people’s </w:t>
        </w:r>
      </w:ins>
      <w:ins w:id="396" w:author="Won Do Lee" w:date="2023-01-17T21:34:00Z">
        <w:r w:rsidR="00751A98" w:rsidRPr="0039364D">
          <w:t xml:space="preserve">mobility and travel behaviours </w:t>
        </w:r>
      </w:ins>
      <w:del w:id="397" w:author="Won Do Lee" w:date="2023-01-17T21:33:00Z">
        <w:r w:rsidR="0026581D" w:rsidRPr="0039364D" w:rsidDel="00751A98">
          <w:delText xml:space="preserve"> with </w:delText>
        </w:r>
      </w:del>
      <w:del w:id="398" w:author="Won Do Lee" w:date="2023-01-17T21:34:00Z">
        <w:r w:rsidR="0026581D" w:rsidRPr="0039364D" w:rsidDel="00751A98">
          <w:delText xml:space="preserve">people’s </w:delText>
        </w:r>
        <w:r w:rsidRPr="0039364D" w:rsidDel="00751A98">
          <w:delText xml:space="preserve">attitudes and perceptions </w:delText>
        </w:r>
      </w:del>
      <w:del w:id="399" w:author="Won Do Lee" w:date="2023-01-17T23:25:00Z">
        <w:r w:rsidRPr="0039364D" w:rsidDel="0054616D">
          <w:delText xml:space="preserve">during </w:delText>
        </w:r>
        <w:r w:rsidR="00C66077" w:rsidRPr="0039364D" w:rsidDel="0054616D">
          <w:delText xml:space="preserve">the </w:delText>
        </w:r>
        <w:r w:rsidRPr="0039364D" w:rsidDel="0054616D">
          <w:delText>COVID-1</w:delText>
        </w:r>
        <w:r w:rsidR="00C66077" w:rsidRPr="0039364D" w:rsidDel="0054616D">
          <w:delText>9</w:delText>
        </w:r>
        <w:r w:rsidRPr="0039364D" w:rsidDel="0054616D">
          <w:delText xml:space="preserve"> pandemic</w:delText>
        </w:r>
      </w:del>
      <w:ins w:id="400" w:author="Won Do Lee" w:date="2023-01-17T21:34:00Z">
        <w:r w:rsidR="00751A98" w:rsidRPr="0039364D">
          <w:t xml:space="preserve">with the support of </w:t>
        </w:r>
      </w:ins>
      <w:del w:id="401" w:author="Won Do Lee" w:date="2023-01-17T21:34:00Z">
        <w:r w:rsidR="00C66077" w:rsidRPr="0039364D" w:rsidDel="00751A98">
          <w:delText>. B</w:delText>
        </w:r>
        <w:r w:rsidR="009A7C55" w:rsidRPr="0039364D" w:rsidDel="00751A98">
          <w:delText xml:space="preserve">y examining </w:delText>
        </w:r>
      </w:del>
      <w:r w:rsidR="00F175A9" w:rsidRPr="0039364D">
        <w:t xml:space="preserve">large-scale </w:t>
      </w:r>
      <w:r w:rsidR="001373A9" w:rsidRPr="0039364D">
        <w:t xml:space="preserve">mobile phone </w:t>
      </w:r>
      <w:r w:rsidR="00667588" w:rsidRPr="0039364D">
        <w:t>data</w:t>
      </w:r>
      <w:del w:id="402" w:author="Won Do Lee" w:date="2023-01-17T21:34:00Z">
        <w:r w:rsidRPr="0039364D" w:rsidDel="00751A98">
          <w:delText>,</w:delText>
        </w:r>
      </w:del>
      <w:r w:rsidRPr="0039364D">
        <w:t xml:space="preserve"> </w:t>
      </w:r>
      <w:r w:rsidR="00C66077" w:rsidRPr="0039364D">
        <w:t>and online panel surveys.</w:t>
      </w:r>
      <w:r w:rsidR="0060615B" w:rsidRPr="0039364D">
        <w:t xml:space="preserve"> </w:t>
      </w:r>
      <w:r w:rsidRPr="0039364D">
        <w:t xml:space="preserve">There is abundant evidence that overall levels of </w:t>
      </w:r>
      <w:ins w:id="403" w:author="Won Do Lee" w:date="2023-01-17T23:27:00Z">
        <w:r w:rsidR="0054616D" w:rsidRPr="0039364D">
          <w:t xml:space="preserve">people’s </w:t>
        </w:r>
      </w:ins>
      <w:r w:rsidRPr="0039364D">
        <w:t xml:space="preserve">mobility </w:t>
      </w:r>
      <w:del w:id="404" w:author="Won Do Lee" w:date="2023-01-17T23:27:00Z">
        <w:r w:rsidRPr="0039364D" w:rsidDel="0054616D">
          <w:delText xml:space="preserve">in physical space </w:delText>
        </w:r>
      </w:del>
      <w:r w:rsidRPr="0039364D">
        <w:t xml:space="preserve">dropped </w:t>
      </w:r>
      <w:ins w:id="405" w:author="Won Do Lee" w:date="2023-01-17T23:27:00Z">
        <w:r w:rsidR="0054616D" w:rsidRPr="0039364D">
          <w:t>instantly</w:t>
        </w:r>
      </w:ins>
      <w:del w:id="406" w:author="Won Do Lee" w:date="2023-01-17T23:27:00Z">
        <w:r w:rsidRPr="0039364D" w:rsidDel="0054616D">
          <w:delText>significantly</w:delText>
        </w:r>
      </w:del>
      <w:ins w:id="407" w:author="Won Do Lee" w:date="2023-01-17T23:26:00Z">
        <w:r w:rsidR="0054616D" w:rsidRPr="0039364D">
          <w:t xml:space="preserve"> </w:t>
        </w:r>
      </w:ins>
      <w:ins w:id="408" w:author="Won Do Lee" w:date="2023-01-17T23:27:00Z">
        <w:r w:rsidR="0054616D" w:rsidRPr="0039364D">
          <w:t xml:space="preserve">but </w:t>
        </w:r>
      </w:ins>
      <w:ins w:id="409" w:author="Won Do Lee" w:date="2023-01-17T23:26:00Z">
        <w:r w:rsidR="0054616D" w:rsidRPr="0039364D">
          <w:t>recover</w:t>
        </w:r>
      </w:ins>
      <w:ins w:id="410" w:author="Won Do Lee" w:date="2023-01-17T23:27:00Z">
        <w:r w:rsidR="0054616D" w:rsidRPr="0039364D">
          <w:t>ed rapidly</w:t>
        </w:r>
      </w:ins>
      <w:ins w:id="411" w:author="Won Do Lee" w:date="2023-01-17T23:28:00Z">
        <w:r w:rsidR="0054616D" w:rsidRPr="0039364D">
          <w:t xml:space="preserve"> </w:t>
        </w:r>
      </w:ins>
      <w:ins w:id="412" w:author="Won Do Lee" w:date="2023-01-17T23:30:00Z">
        <w:r w:rsidR="0054616D" w:rsidRPr="0039364D">
          <w:t>based on longitudinal data analysis</w:t>
        </w:r>
      </w:ins>
      <w:ins w:id="413" w:author="Won Do Lee" w:date="2023-01-17T23:26:00Z">
        <w:r w:rsidR="0054616D" w:rsidRPr="0039364D">
          <w:t xml:space="preserve"> </w:t>
        </w:r>
      </w:ins>
      <w:ins w:id="414" w:author="Won Do Lee" w:date="2023-01-17T23:31:00Z">
        <w:r w:rsidR="0054616D" w:rsidRPr="0039364D">
          <w:t>following longer than a year following the onset of the COVID-19 p</w:t>
        </w:r>
      </w:ins>
      <w:ins w:id="415" w:author="Won Do Lee" w:date="2023-01-17T23:32:00Z">
        <w:r w:rsidR="0054616D" w:rsidRPr="0039364D">
          <w:t xml:space="preserve">andemic </w:t>
        </w:r>
      </w:ins>
      <w:del w:id="416" w:author="Won Do Lee" w:date="2023-01-17T23:26:00Z">
        <w:r w:rsidR="00751A98" w:rsidRPr="0039364D" w:rsidDel="0054616D">
          <w:delText xml:space="preserve"> </w:delText>
        </w:r>
      </w:del>
      <w:r w:rsidR="00751A98" w:rsidRPr="0039364D">
        <w:t>(Kellermann et al., 2022; J. Kim &amp; Kwan, 2021; Long &amp; Ren, 2022; Wang et al., 2022)</w:t>
      </w:r>
      <w:ins w:id="417" w:author="Won Do Lee" w:date="2023-01-17T21:37:00Z">
        <w:r w:rsidR="00751A98" w:rsidRPr="0039364D">
          <w:t xml:space="preserve"> </w:t>
        </w:r>
      </w:ins>
      <w:del w:id="418" w:author="Won Do Lee" w:date="2023-01-17T21:37:00Z">
        <w:r w:rsidR="005809FD" w:rsidRPr="0039364D" w:rsidDel="00751A98">
          <w:delText xml:space="preserve">. </w:delText>
        </w:r>
        <w:r w:rsidR="00164643" w:rsidRPr="0039364D" w:rsidDel="00751A98">
          <w:delText>T</w:delText>
        </w:r>
        <w:r w:rsidR="00980F80" w:rsidRPr="0039364D" w:rsidDel="00751A98">
          <w:delText xml:space="preserve">hrough </w:delText>
        </w:r>
      </w:del>
      <w:ins w:id="419" w:author="Won Do Lee" w:date="2023-01-17T21:37:00Z">
        <w:r w:rsidR="00751A98" w:rsidRPr="0039364D">
          <w:t xml:space="preserve">by using </w:t>
        </w:r>
      </w:ins>
      <w:r w:rsidR="009656B0" w:rsidRPr="0039364D">
        <w:t xml:space="preserve">traditional </w:t>
      </w:r>
      <w:r w:rsidR="00980F80" w:rsidRPr="0039364D">
        <w:t xml:space="preserve">mobility metrics, such as </w:t>
      </w:r>
      <w:r w:rsidRPr="0039364D">
        <w:t>d</w:t>
      </w:r>
      <w:r w:rsidR="00116D32" w:rsidRPr="0039364D">
        <w:t xml:space="preserve">aily </w:t>
      </w:r>
      <w:r w:rsidR="00DC7E84" w:rsidRPr="0039364D">
        <w:t>distanced travelled per person</w:t>
      </w:r>
      <w:r w:rsidR="002F5E96" w:rsidRPr="0039364D">
        <w:t xml:space="preserve"> </w:t>
      </w:r>
      <w:r w:rsidR="00376C66" w:rsidRPr="0039364D">
        <w:t>(Hong et al., 2021; Lou et al., 2020; Pan et al., 2020; Weill et al., 2020; Xiong, Hu, Yang, Younes, et al., 2020)</w:t>
      </w:r>
      <w:r w:rsidR="003B08A0" w:rsidRPr="0039364D">
        <w:t>,</w:t>
      </w:r>
      <w:r w:rsidR="009E7C0F" w:rsidRPr="0039364D">
        <w:t xml:space="preserve"> </w:t>
      </w:r>
      <w:r w:rsidR="00AC5078" w:rsidRPr="0039364D">
        <w:t>time spent travelling per person</w:t>
      </w:r>
      <w:r w:rsidR="0044296C" w:rsidRPr="0039364D">
        <w:t xml:space="preserve"> </w:t>
      </w:r>
      <w:r w:rsidR="003B08A0" w:rsidRPr="0039364D">
        <w:t xml:space="preserve">per day </w:t>
      </w:r>
      <w:r w:rsidR="00376C66" w:rsidRPr="0039364D">
        <w:t>(Borkowski et al., 2021)</w:t>
      </w:r>
      <w:r w:rsidR="000D68EA" w:rsidRPr="0039364D">
        <w:t xml:space="preserve">, and </w:t>
      </w:r>
      <w:r w:rsidR="00C66077" w:rsidRPr="0039364D">
        <w:t xml:space="preserve">a </w:t>
      </w:r>
      <w:r w:rsidR="000D68EA" w:rsidRPr="0039364D">
        <w:t>total number of trips per day</w:t>
      </w:r>
      <w:r w:rsidR="00C24DB9" w:rsidRPr="0039364D">
        <w:t xml:space="preserve"> </w:t>
      </w:r>
      <w:r w:rsidR="00124E27" w:rsidRPr="0039364D">
        <w:t>(Lou et al., 2020; Pan et al., 2020; Xiong, Hu, Yang, Younes, et al., 2020; Zhang et al., 2021)</w:t>
      </w:r>
      <w:r w:rsidR="001A13D7" w:rsidRPr="0039364D">
        <w:t xml:space="preserve">. </w:t>
      </w:r>
    </w:p>
    <w:p w14:paraId="1F075BE8" w14:textId="77777777" w:rsidR="0039364D" w:rsidRDefault="00BF526E" w:rsidP="00872147">
      <w:pPr>
        <w:spacing w:after="240"/>
        <w:rPr>
          <w:ins w:id="420" w:author="Won Do Lee [2]" w:date="2023-08-01T15:08:00Z"/>
        </w:rPr>
      </w:pPr>
      <w:r w:rsidRPr="0039364D">
        <w:t xml:space="preserve">There is now a substantial number of studies demonstrating the effects of government-mandated lockdowns </w:t>
      </w:r>
      <w:r w:rsidR="00AD2707" w:rsidRPr="0039364D">
        <w:t xml:space="preserve">on </w:t>
      </w:r>
      <w:r w:rsidR="00774267" w:rsidRPr="0039364D">
        <w:t>mobility</w:t>
      </w:r>
      <w:del w:id="421" w:author="Won Do Lee" w:date="2023-01-17T22:19:00Z">
        <w:r w:rsidR="00A61A0A" w:rsidRPr="0039364D" w:rsidDel="00A93152">
          <w:delText xml:space="preserve">, in terms of </w:delText>
        </w:r>
      </w:del>
      <w:del w:id="422" w:author="Won Do Lee" w:date="2023-01-17T21:37:00Z">
        <w:r w:rsidR="00A61A0A" w:rsidRPr="0039364D" w:rsidDel="00751A98">
          <w:delText>considerable decrease</w:delText>
        </w:r>
      </w:del>
      <w:del w:id="423" w:author="Won Do Lee" w:date="2023-01-17T21:38:00Z">
        <w:r w:rsidR="00A61A0A" w:rsidRPr="0039364D" w:rsidDel="00751A98">
          <w:delText xml:space="preserve"> in everyday mobility, </w:delText>
        </w:r>
        <w:r w:rsidR="00DC6CF6" w:rsidRPr="0039364D" w:rsidDel="00751A98">
          <w:delText xml:space="preserve">tracking the </w:delText>
        </w:r>
        <w:r w:rsidR="009656B0" w:rsidRPr="0039364D" w:rsidDel="00751A98">
          <w:delText xml:space="preserve">alternative </w:delText>
        </w:r>
        <w:r w:rsidR="00DC6CF6" w:rsidRPr="0039364D" w:rsidDel="00751A98">
          <w:delText>mobility metrics generated from the mobile phone data</w:delText>
        </w:r>
        <w:r w:rsidR="009A7C55" w:rsidRPr="0039364D" w:rsidDel="00751A98">
          <w:delText xml:space="preserve"> </w:delText>
        </w:r>
        <w:r w:rsidR="009A7C55" w:rsidRPr="0039364D" w:rsidDel="00751A98">
          <w:fldChar w:fldCharType="begin" w:fldLock="1"/>
        </w:r>
        <w:r w:rsidR="00953CDB" w:rsidRPr="0039364D"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39364D" w:rsidDel="00751A98">
          <w:fldChar w:fldCharType="separate"/>
        </w:r>
        <w:r w:rsidR="0041448B" w:rsidRPr="0039364D" w:rsidDel="00751A98">
          <w:delText>(Hu et al., 2021)</w:delText>
        </w:r>
        <w:r w:rsidR="009A7C55" w:rsidRPr="0039364D" w:rsidDel="00751A98">
          <w:fldChar w:fldCharType="end"/>
        </w:r>
      </w:del>
      <w:r w:rsidR="009A7C55" w:rsidRPr="0039364D">
        <w:t xml:space="preserve">. </w:t>
      </w:r>
      <w:r w:rsidR="00AD2707" w:rsidRPr="0039364D">
        <w:t>For instance, t</w:t>
      </w:r>
      <w:r w:rsidR="00173190" w:rsidRPr="0039364D">
        <w:t xml:space="preserve">he </w:t>
      </w:r>
      <w:r w:rsidR="00FF2D55" w:rsidRPr="0039364D">
        <w:t>share</w:t>
      </w:r>
      <w:r w:rsidR="00173190" w:rsidRPr="0039364D">
        <w:t xml:space="preserve"> of stay-at-home </w:t>
      </w:r>
      <w:r w:rsidR="008A337D" w:rsidRPr="0039364D">
        <w:t xml:space="preserve">depicts the </w:t>
      </w:r>
      <w:r w:rsidR="00FF2D55" w:rsidRPr="0039364D">
        <w:t xml:space="preserve">percentage of people staying </w:t>
      </w:r>
      <w:r w:rsidR="00902CBC" w:rsidRPr="0039364D">
        <w:t>entirely</w:t>
      </w:r>
      <w:r w:rsidR="00FF2D55" w:rsidRPr="0039364D">
        <w:t xml:space="preserve"> </w:t>
      </w:r>
      <w:r w:rsidR="006C3CD8" w:rsidRPr="0039364D">
        <w:t>at home</w:t>
      </w:r>
      <w:r w:rsidR="009C7935" w:rsidRPr="0039364D">
        <w:t xml:space="preserve"> and avoid leaving their house</w:t>
      </w:r>
      <w:r w:rsidR="00B8737B" w:rsidRPr="0039364D">
        <w:t xml:space="preserve"> all day</w:t>
      </w:r>
      <w:r w:rsidR="00FB1EC2" w:rsidRPr="0039364D">
        <w:t xml:space="preserve"> </w:t>
      </w:r>
      <w:r w:rsidR="0041448B" w:rsidRPr="0039364D">
        <w:t>(Fu &amp; Zhai, 2021; Hu et al., 2021; Jay et al., 2020; Pan et al., 2020; Weill et al., 2020)</w:t>
      </w:r>
      <w:r w:rsidR="002F5E96" w:rsidRPr="0039364D">
        <w:t xml:space="preserve"> </w:t>
      </w:r>
      <w:r w:rsidR="00B625F2" w:rsidRPr="0039364D">
        <w:t xml:space="preserve">is robust evidence </w:t>
      </w:r>
      <w:r w:rsidR="00BA54FB" w:rsidRPr="0039364D">
        <w:t>to assess the eff</w:t>
      </w:r>
      <w:r w:rsidR="00EE000F" w:rsidRPr="0039364D">
        <w:t>ectiveness</w:t>
      </w:r>
      <w:r w:rsidR="008203EE" w:rsidRPr="0039364D">
        <w:t xml:space="preserve"> of </w:t>
      </w:r>
      <w:r w:rsidR="00BA54FB" w:rsidRPr="0039364D">
        <w:t>government interventions in people’s everyday lives</w:t>
      </w:r>
      <w:r w:rsidR="00B625F2" w:rsidRPr="0039364D">
        <w:t>.</w:t>
      </w:r>
      <w:r w:rsidR="002602A3" w:rsidRPr="0039364D">
        <w:t xml:space="preserve"> </w:t>
      </w:r>
      <w:r w:rsidR="009A7C55" w:rsidRPr="0039364D">
        <w:t>T</w:t>
      </w:r>
      <w:r w:rsidR="002602A3" w:rsidRPr="0039364D">
        <w:t xml:space="preserve">raffic flows </w:t>
      </w:r>
      <w:r w:rsidR="00732755" w:rsidRPr="0039364D">
        <w:t xml:space="preserve">reconstructed from mobile phone data measured changes in population movements between city pairs </w:t>
      </w:r>
      <w:r w:rsidR="00376C66" w:rsidRPr="0039364D">
        <w:t>(Beria &amp; Lunkar, 2021; Schlosser et al., 2020; Xiong, Hu, Yang, Luo, et al., 2020)</w:t>
      </w:r>
      <w:r w:rsidR="002602A3" w:rsidRPr="0039364D">
        <w:t xml:space="preserve">. </w:t>
      </w:r>
      <w:r w:rsidR="00732755" w:rsidRPr="0039364D">
        <w:t>Also, t</w:t>
      </w:r>
      <w:r w:rsidR="009A7C55" w:rsidRPr="0039364D">
        <w:t>he</w:t>
      </w:r>
      <w:r w:rsidR="00C543A7" w:rsidRPr="0039364D">
        <w:t xml:space="preserve"> radius of gyration </w:t>
      </w:r>
      <w:r w:rsidR="00AD2707" w:rsidRPr="0039364D">
        <w:t xml:space="preserve">is </w:t>
      </w:r>
      <w:r w:rsidR="00BD2B13" w:rsidRPr="0039364D">
        <w:t>popularly used</w:t>
      </w:r>
      <w:r w:rsidR="00811BA4" w:rsidRPr="0039364D">
        <w:t xml:space="preserve"> </w:t>
      </w:r>
      <w:r w:rsidR="00AD2707" w:rsidRPr="0039364D">
        <w:t xml:space="preserve">to measure </w:t>
      </w:r>
      <w:r w:rsidR="002602A3" w:rsidRPr="0039364D">
        <w:t xml:space="preserve">the </w:t>
      </w:r>
      <w:r w:rsidR="009C0591" w:rsidRPr="0039364D">
        <w:t>radial distance moved within a certain time period, such as a day</w:t>
      </w:r>
      <w:r w:rsidR="002602A3" w:rsidRPr="0039364D">
        <w:t xml:space="preserve"> </w:t>
      </w:r>
      <w:r w:rsidR="00012F58" w:rsidRPr="0039364D">
        <w:t>(Gauvin et al., 2020; Hernando et al., 2020; Lee et al., 2021; Park et al., 2021; Pepe et al., 2020; Santana et al., 2020; Yabe et al., 2020)</w:t>
      </w:r>
      <w:r w:rsidR="002602A3" w:rsidRPr="0039364D">
        <w:t>.</w:t>
      </w:r>
      <w:r w:rsidR="003D7B05" w:rsidRPr="0039364D">
        <w:t xml:space="preserve"> </w:t>
      </w:r>
    </w:p>
    <w:p w14:paraId="2F6ABBCA" w14:textId="760E5608" w:rsidR="003D7B05" w:rsidRPr="0039364D" w:rsidRDefault="00131BA4" w:rsidP="00872147">
      <w:pPr>
        <w:spacing w:after="240"/>
      </w:pPr>
      <w:r w:rsidRPr="0039364D">
        <w:t xml:space="preserve">As the study shows, </w:t>
      </w:r>
      <w:del w:id="424" w:author="Won Do Lee" w:date="2023-01-17T22:20:00Z">
        <w:r w:rsidR="009C36A5" w:rsidRPr="0039364D" w:rsidDel="00A93152">
          <w:delText>the use of</w:delText>
        </w:r>
      </w:del>
      <w:ins w:id="425" w:author="Won Do Lee" w:date="2023-01-17T22:20:00Z">
        <w:r w:rsidR="00A93152" w:rsidRPr="0039364D">
          <w:t>using</w:t>
        </w:r>
      </w:ins>
      <w:r w:rsidR="009C36A5" w:rsidRPr="0039364D">
        <w:t xml:space="preserve"> mobil</w:t>
      </w:r>
      <w:r w:rsidR="00F14301" w:rsidRPr="0039364D">
        <w:t>e</w:t>
      </w:r>
      <w:r w:rsidR="009C36A5" w:rsidRPr="0039364D">
        <w:t xml:space="preserve"> data </w:t>
      </w:r>
      <w:del w:id="426" w:author="Won Do Lee" w:date="2023-01-17T22:20:00Z">
        <w:r w:rsidR="008C3B80" w:rsidRPr="0039364D" w:rsidDel="00A93152">
          <w:delText xml:space="preserve">and </w:delText>
        </w:r>
        <w:r w:rsidR="00BF72D9" w:rsidRPr="0039364D" w:rsidDel="00A93152">
          <w:delText>tracking</w:delText>
        </w:r>
      </w:del>
      <w:ins w:id="427" w:author="Won Do Lee" w:date="2023-01-17T22:20:00Z">
        <w:r w:rsidR="00A93152" w:rsidRPr="0039364D">
          <w:t>to g</w:t>
        </w:r>
      </w:ins>
      <w:ins w:id="428" w:author="Won Do Lee" w:date="2023-01-17T22:21:00Z">
        <w:r w:rsidR="00A93152" w:rsidRPr="0039364D">
          <w:t>enerate</w:t>
        </w:r>
      </w:ins>
      <w:r w:rsidR="008C3B80" w:rsidRPr="0039364D">
        <w:t xml:space="preserve"> </w:t>
      </w:r>
      <w:r w:rsidR="00F14301" w:rsidRPr="0039364D">
        <w:t xml:space="preserve">mobility </w:t>
      </w:r>
      <w:r w:rsidR="008C3B80" w:rsidRPr="0039364D">
        <w:t xml:space="preserve">metrics </w:t>
      </w:r>
      <w:del w:id="429" w:author="Won Do Lee" w:date="2023-01-17T22:20:00Z">
        <w:r w:rsidR="004271C9" w:rsidRPr="0039364D" w:rsidDel="00A93152">
          <w:delText xml:space="preserve">are </w:delText>
        </w:r>
      </w:del>
      <w:ins w:id="430" w:author="Won Do Lee" w:date="2023-01-17T22:20:00Z">
        <w:r w:rsidR="00A93152" w:rsidRPr="0039364D">
          <w:t xml:space="preserve">was very </w:t>
        </w:r>
      </w:ins>
      <w:r w:rsidR="001679A0" w:rsidRPr="0039364D">
        <w:t>help</w:t>
      </w:r>
      <w:r w:rsidR="004271C9" w:rsidRPr="0039364D">
        <w:t xml:space="preserve">ful </w:t>
      </w:r>
      <w:del w:id="431" w:author="Won Do Lee" w:date="2023-01-17T22:21:00Z">
        <w:r w:rsidR="004271C9" w:rsidRPr="0039364D" w:rsidDel="00A93152">
          <w:delText>to</w:delText>
        </w:r>
      </w:del>
      <w:del w:id="432" w:author="Won Do Lee" w:date="2023-01-17T22:20:00Z">
        <w:r w:rsidR="004271C9" w:rsidRPr="0039364D" w:rsidDel="00A93152">
          <w:delText xml:space="preserve"> </w:delText>
        </w:r>
        <w:r w:rsidR="00C869CA" w:rsidRPr="0039364D" w:rsidDel="00A93152">
          <w:delText xml:space="preserve">investigate </w:delText>
        </w:r>
      </w:del>
      <w:ins w:id="433" w:author="Won Do Lee" w:date="2023-01-17T22:21:00Z">
        <w:r w:rsidR="00A93152" w:rsidRPr="0039364D">
          <w:t>in evaluating</w:t>
        </w:r>
      </w:ins>
      <w:ins w:id="434" w:author="Won Do Lee" w:date="2023-01-17T22:20:00Z">
        <w:r w:rsidR="00A93152" w:rsidRPr="0039364D">
          <w:t xml:space="preserve"> </w:t>
        </w:r>
      </w:ins>
      <w:r w:rsidR="004271C9" w:rsidRPr="0039364D">
        <w:t xml:space="preserve">the </w:t>
      </w:r>
      <w:r w:rsidR="00DD1C36" w:rsidRPr="0039364D">
        <w:t xml:space="preserve">impact of </w:t>
      </w:r>
      <w:r w:rsidR="004E3B03" w:rsidRPr="0039364D">
        <w:t xml:space="preserve">containment </w:t>
      </w:r>
      <w:r w:rsidR="00992DEA" w:rsidRPr="0039364D">
        <w:t>and closure policies</w:t>
      </w:r>
      <w:r w:rsidR="00732755" w:rsidRPr="0039364D">
        <w:t>,</w:t>
      </w:r>
      <w:r w:rsidR="008D1E4B" w:rsidRPr="0039364D">
        <w:t xml:space="preserve"> </w:t>
      </w:r>
      <w:r w:rsidR="00573A9C" w:rsidRPr="0039364D">
        <w:t xml:space="preserve">in the form of </w:t>
      </w:r>
      <w:r w:rsidR="009C31B6" w:rsidRPr="0039364D">
        <w:t>various travel disruptions and restriction</w:t>
      </w:r>
      <w:r w:rsidR="00F14301" w:rsidRPr="0039364D">
        <w:t>s</w:t>
      </w:r>
      <w:r w:rsidR="00BF72D9" w:rsidRPr="0039364D">
        <w:t xml:space="preserve">. </w:t>
      </w:r>
      <w:r w:rsidR="00AB0AFA" w:rsidRPr="0039364D">
        <w:t>Int</w:t>
      </w:r>
      <w:r w:rsidR="00732755" w:rsidRPr="0039364D">
        <w:t>eres</w:t>
      </w:r>
      <w:r w:rsidR="00AB0AFA" w:rsidRPr="0039364D">
        <w:t>tingly</w:t>
      </w:r>
      <w:r w:rsidR="00BF72D9" w:rsidRPr="0039364D">
        <w:t xml:space="preserve">, </w:t>
      </w:r>
      <w:r w:rsidR="00E14921" w:rsidRPr="0039364D">
        <w:t>p</w:t>
      </w:r>
      <w:r w:rsidR="0079063F" w:rsidRPr="0039364D">
        <w:t xml:space="preserve">eople’s mobility levels </w:t>
      </w:r>
      <w:del w:id="435" w:author="Won Do Lee" w:date="2023-01-17T22:21:00Z">
        <w:r w:rsidR="00BF72D9" w:rsidRPr="0039364D" w:rsidDel="00A93152">
          <w:delText>ha</w:delText>
        </w:r>
        <w:r w:rsidR="00732755" w:rsidRPr="0039364D" w:rsidDel="00A93152">
          <w:delText>ve</w:delText>
        </w:r>
        <w:r w:rsidR="00BF72D9" w:rsidRPr="0039364D" w:rsidDel="00A93152">
          <w:delText xml:space="preserve"> </w:delText>
        </w:r>
        <w:r w:rsidR="0079063F" w:rsidRPr="0039364D" w:rsidDel="00A93152">
          <w:delText xml:space="preserve">sharply </w:delText>
        </w:r>
        <w:r w:rsidR="00BF72D9" w:rsidRPr="0039364D" w:rsidDel="00A93152">
          <w:delText>dropped</w:delText>
        </w:r>
        <w:r w:rsidR="00BF76D1" w:rsidRPr="0039364D" w:rsidDel="00A93152">
          <w:delText xml:space="preserve"> first</w:delText>
        </w:r>
      </w:del>
      <w:ins w:id="436" w:author="Won Do Lee" w:date="2023-01-17T22:21:00Z">
        <w:r w:rsidR="00A93152" w:rsidRPr="0039364D">
          <w:t>dropped sharply</w:t>
        </w:r>
      </w:ins>
      <w:del w:id="437" w:author="Won Do Lee" w:date="2023-01-17T22:21:00Z">
        <w:r w:rsidR="001679A0" w:rsidRPr="0039364D" w:rsidDel="00A93152">
          <w:delText>,</w:delText>
        </w:r>
      </w:del>
      <w:r w:rsidR="001679A0" w:rsidRPr="0039364D">
        <w:t xml:space="preserve"> </w:t>
      </w:r>
      <w:r w:rsidR="00BF76D1" w:rsidRPr="0039364D">
        <w:t>and then</w:t>
      </w:r>
      <w:r w:rsidR="001679A0" w:rsidRPr="0039364D">
        <w:t xml:space="preserve"> </w:t>
      </w:r>
      <w:r w:rsidR="0079063F" w:rsidRPr="0039364D">
        <w:t xml:space="preserve">gradually </w:t>
      </w:r>
      <w:r w:rsidR="00BF72D9" w:rsidRPr="0039364D">
        <w:t>bounced back</w:t>
      </w:r>
      <w:r w:rsidR="0079063F" w:rsidRPr="0039364D">
        <w:t xml:space="preserve"> to normal</w:t>
      </w:r>
      <w:r w:rsidR="009E17EA" w:rsidRPr="0039364D">
        <w:t xml:space="preserve"> </w:t>
      </w:r>
      <w:del w:id="438" w:author="Won Do Lee" w:date="2023-01-19T22:52:00Z">
        <w:r w:rsidR="009E17EA" w:rsidRPr="0039364D" w:rsidDel="00C025AD">
          <w:delText>in the early stage of the</w:delText>
        </w:r>
      </w:del>
      <w:ins w:id="439" w:author="Won Do Lee" w:date="2023-01-19T22:52:00Z">
        <w:r w:rsidR="00C025AD" w:rsidRPr="0039364D">
          <w:t>throughout the COVID-19</w:t>
        </w:r>
      </w:ins>
      <w:r w:rsidR="009E17EA" w:rsidRPr="0039364D">
        <w:t xml:space="preserve"> pandemic</w:t>
      </w:r>
      <w:r w:rsidR="0079063F" w:rsidRPr="0039364D">
        <w:t xml:space="preserve"> </w:t>
      </w:r>
      <w:r w:rsidR="00717257" w:rsidRPr="0039364D">
        <w:t>(J. Kim &amp; Kwan, 2021; Lee et al., 2021)</w:t>
      </w:r>
      <w:r w:rsidR="0079063F" w:rsidRPr="0039364D">
        <w:t xml:space="preserve">. </w:t>
      </w:r>
      <w:r w:rsidR="00AB0AFA" w:rsidRPr="0039364D">
        <w:t xml:space="preserve">Recent studies </w:t>
      </w:r>
      <w:r w:rsidR="000A1270" w:rsidRPr="0039364D">
        <w:t xml:space="preserve">also </w:t>
      </w:r>
      <w:r w:rsidR="00EE7C67" w:rsidRPr="0039364D">
        <w:t>revealed</w:t>
      </w:r>
      <w:r w:rsidR="00BF72D9" w:rsidRPr="0039364D">
        <w:t xml:space="preserve"> </w:t>
      </w:r>
      <w:r w:rsidR="0097742A" w:rsidRPr="0039364D">
        <w:t xml:space="preserve">how mobility </w:t>
      </w:r>
      <w:r w:rsidR="00D612E7" w:rsidRPr="0039364D">
        <w:t>change</w:t>
      </w:r>
      <w:r w:rsidR="00BE6299" w:rsidRPr="0039364D">
        <w:t>d</w:t>
      </w:r>
      <w:r w:rsidR="00A76534" w:rsidRPr="0039364D">
        <w:t xml:space="preserve"> </w:t>
      </w:r>
      <w:r w:rsidR="00BF72D9" w:rsidRPr="0039364D">
        <w:t>in</w:t>
      </w:r>
      <w:r w:rsidR="001C0692" w:rsidRPr="0039364D">
        <w:t xml:space="preserve"> </w:t>
      </w:r>
      <w:r w:rsidR="0079063F" w:rsidRPr="0039364D">
        <w:t xml:space="preserve">the </w:t>
      </w:r>
      <w:r w:rsidR="00E312E5" w:rsidRPr="0039364D">
        <w:t xml:space="preserve">different </w:t>
      </w:r>
      <w:r w:rsidR="002E1E2A" w:rsidRPr="0039364D">
        <w:t>pandemic stages</w:t>
      </w:r>
      <w:r w:rsidR="00BE6299" w:rsidRPr="0039364D">
        <w:t xml:space="preserve">, </w:t>
      </w:r>
      <w:r w:rsidR="002E1E2A" w:rsidRPr="0039364D">
        <w:t>and</w:t>
      </w:r>
      <w:r w:rsidR="00732755" w:rsidRPr="0039364D">
        <w:t xml:space="preserve"> </w:t>
      </w:r>
      <w:r w:rsidR="004F4EFC" w:rsidRPr="0039364D">
        <w:t>exhibited</w:t>
      </w:r>
      <w:r w:rsidR="00E869ED" w:rsidRPr="0039364D">
        <w:t xml:space="preserve"> some notable differences </w:t>
      </w:r>
      <w:r w:rsidR="00831AF7" w:rsidRPr="0039364D">
        <w:t xml:space="preserve">in </w:t>
      </w:r>
      <w:del w:id="440" w:author="Won Do Lee" w:date="2023-01-19T22:53:00Z">
        <w:r w:rsidR="00BE6299" w:rsidRPr="0039364D" w:rsidDel="00C025AD">
          <w:delText>pre-</w:delText>
        </w:r>
        <w:r w:rsidR="00831AF7" w:rsidRPr="0039364D" w:rsidDel="00C025AD">
          <w:delText xml:space="preserve"> to post-</w:delText>
        </w:r>
        <w:r w:rsidR="0079063F" w:rsidRPr="0039364D" w:rsidDel="00C025AD">
          <w:delText>lockdown</w:delText>
        </w:r>
      </w:del>
      <w:ins w:id="441" w:author="Won Do Lee" w:date="2023-01-19T22:53:00Z">
        <w:r w:rsidR="00C025AD" w:rsidRPr="0039364D">
          <w:t>lockdown phases</w:t>
        </w:r>
      </w:ins>
      <w:r w:rsidR="0079063F" w:rsidRPr="0039364D">
        <w:t xml:space="preserve">. </w:t>
      </w:r>
      <w:del w:id="442" w:author="Won Do Lee" w:date="2023-01-12T23:58:00Z">
        <w:r w:rsidR="0079063F" w:rsidRPr="0039364D" w:rsidDel="0050027F">
          <w:rPr>
            <w:i/>
            <w:iCs/>
          </w:rPr>
          <w:delText>Spontaneous mobility reduction</w:delText>
        </w:r>
      </w:del>
      <w:ins w:id="443" w:author="Won Do Lee" w:date="2023-01-12T23:58:00Z">
        <w:r w:rsidR="0050027F" w:rsidRPr="0039364D">
          <w:rPr>
            <w:i/>
            <w:iCs/>
          </w:rPr>
          <w:t>Voluntary social distancing</w:t>
        </w:r>
      </w:ins>
      <w:r w:rsidR="0079063F" w:rsidRPr="0039364D">
        <w:t xml:space="preserve"> </w:t>
      </w:r>
      <w:r w:rsidR="00376C66" w:rsidRPr="0039364D">
        <w:t>(Linka et al., 2020; Xiong, Hu, Yang, Younes, et al., 2020)</w:t>
      </w:r>
      <w:r w:rsidR="0079063F" w:rsidRPr="0039364D">
        <w:t xml:space="preserve"> </w:t>
      </w:r>
      <w:r w:rsidR="00732755" w:rsidRPr="0039364D">
        <w:t xml:space="preserve">was </w:t>
      </w:r>
      <w:r w:rsidR="009E17EA" w:rsidRPr="0039364D">
        <w:t>observed</w:t>
      </w:r>
      <w:r w:rsidR="0079063F" w:rsidRPr="0039364D">
        <w:t xml:space="preserve"> </w:t>
      </w:r>
      <w:del w:id="444" w:author="Won Do Lee" w:date="2023-01-17T22:21:00Z">
        <w:r w:rsidR="0079063F" w:rsidRPr="0039364D" w:rsidDel="00A93152">
          <w:delText xml:space="preserve">in the time </w:delText>
        </w:r>
      </w:del>
      <w:r w:rsidR="0079063F" w:rsidRPr="0039364D">
        <w:t xml:space="preserve">between </w:t>
      </w:r>
      <w:r w:rsidR="00D838BC" w:rsidRPr="0039364D">
        <w:t xml:space="preserve">pre-pandemic </w:t>
      </w:r>
      <w:r w:rsidR="0079063F" w:rsidRPr="0039364D">
        <w:t xml:space="preserve">and implemented stay-at-home orders. It suggests </w:t>
      </w:r>
      <w:r w:rsidR="001679A0" w:rsidRPr="0039364D">
        <w:t xml:space="preserve">that people would practice voluntary social distancing </w:t>
      </w:r>
      <w:r w:rsidR="00831AF7" w:rsidRPr="0039364D">
        <w:t>depend</w:t>
      </w:r>
      <w:ins w:id="445" w:author="Won Do Lee" w:date="2023-01-17T22:21:00Z">
        <w:r w:rsidR="00A93152" w:rsidRPr="0039364D">
          <w:t>ing</w:t>
        </w:r>
      </w:ins>
      <w:r w:rsidR="00831AF7" w:rsidRPr="0039364D">
        <w:t xml:space="preserve"> on</w:t>
      </w:r>
      <w:r w:rsidR="00C17846" w:rsidRPr="0039364D">
        <w:t xml:space="preserve"> the</w:t>
      </w:r>
      <w:ins w:id="446" w:author="Won Do Lee" w:date="2023-01-17T22:21:00Z">
        <w:r w:rsidR="00A93152" w:rsidRPr="0039364D">
          <w:t>ir</w:t>
        </w:r>
      </w:ins>
      <w:r w:rsidR="00C17846" w:rsidRPr="0039364D">
        <w:t xml:space="preserve"> ability to </w:t>
      </w:r>
      <w:r w:rsidR="0079063F" w:rsidRPr="0039364D">
        <w:t>self-regulat</w:t>
      </w:r>
      <w:r w:rsidR="00C17846" w:rsidRPr="0039364D">
        <w:t>e</w:t>
      </w:r>
      <w:r w:rsidR="00165BD9" w:rsidRPr="0039364D">
        <w:t xml:space="preserve"> </w:t>
      </w:r>
      <w:r w:rsidR="00C17846" w:rsidRPr="0039364D">
        <w:t xml:space="preserve">capacity </w:t>
      </w:r>
      <w:r w:rsidR="00376C66" w:rsidRPr="0039364D">
        <w:t>(Cronin &amp; Evans, 2020)</w:t>
      </w:r>
      <w:r w:rsidR="0079063F" w:rsidRPr="0039364D">
        <w:t xml:space="preserve">. </w:t>
      </w:r>
    </w:p>
    <w:p w14:paraId="2CB3066E" w14:textId="77777777" w:rsidR="00094B2F" w:rsidRPr="0039364D" w:rsidRDefault="009E17EA" w:rsidP="00872147">
      <w:pPr>
        <w:spacing w:after="240"/>
      </w:pPr>
      <w:r w:rsidRPr="0039364D">
        <w:t xml:space="preserve">Also, increased mobility </w:t>
      </w:r>
      <w:r w:rsidR="00731265" w:rsidRPr="0039364D">
        <w:t xml:space="preserve">observed </w:t>
      </w:r>
      <w:del w:id="447" w:author="Won Do Lee" w:date="2023-01-17T22:21:00Z">
        <w:r w:rsidR="0079063F" w:rsidRPr="0039364D" w:rsidDel="00A93152">
          <w:delText>people were going outside more while the coming months over the ease of</w:delText>
        </w:r>
      </w:del>
      <w:ins w:id="448" w:author="Won Do Lee" w:date="2023-01-17T22:21:00Z">
        <w:r w:rsidR="00A93152" w:rsidRPr="0039364D">
          <w:t>that people we</w:t>
        </w:r>
      </w:ins>
      <w:ins w:id="449" w:author="Won Do Lee" w:date="2023-01-17T22:22:00Z">
        <w:r w:rsidR="00A93152" w:rsidRPr="0039364D">
          <w:t>nt</w:t>
        </w:r>
      </w:ins>
      <w:ins w:id="450" w:author="Won Do Lee" w:date="2023-01-17T22:21:00Z">
        <w:r w:rsidR="00A93152" w:rsidRPr="0039364D">
          <w:t xml:space="preserve"> outside more during the coming months </w:t>
        </w:r>
      </w:ins>
      <w:ins w:id="451" w:author="Won Do Lee" w:date="2023-01-17T22:22:00Z">
        <w:r w:rsidR="00A93152" w:rsidRPr="0039364D">
          <w:t>after</w:t>
        </w:r>
      </w:ins>
      <w:r w:rsidR="0079063F" w:rsidRPr="0039364D">
        <w:t xml:space="preserve"> the lockdown</w:t>
      </w:r>
      <w:r w:rsidR="00933EDA" w:rsidRPr="0039364D">
        <w:t xml:space="preserve">, </w:t>
      </w:r>
      <w:r w:rsidRPr="0039364D">
        <w:t xml:space="preserve">entitled to </w:t>
      </w:r>
      <w:r w:rsidRPr="0039364D">
        <w:rPr>
          <w:i/>
          <w:iCs/>
        </w:rPr>
        <w:t>Quarantine fatigue</w:t>
      </w:r>
      <w:r w:rsidRPr="0039364D">
        <w:t xml:space="preserve"> </w:t>
      </w:r>
      <w:r w:rsidR="00717257" w:rsidRPr="0039364D">
        <w:t>(J. Kim &amp; Kwan, 2021; Kwan, 2021; Pan et al., 2020; Zhao et al., 2020)</w:t>
      </w:r>
      <w:r w:rsidR="0079063F" w:rsidRPr="0039364D">
        <w:t>.</w:t>
      </w:r>
      <w:r w:rsidR="00094B2F" w:rsidRPr="0039364D">
        <w:t xml:space="preserve"> </w:t>
      </w:r>
    </w:p>
    <w:p w14:paraId="6B0A7FD4" w14:textId="5CA495EF" w:rsidR="00CD60D4" w:rsidRDefault="002D0343" w:rsidP="00872147">
      <w:pPr>
        <w:rPr>
          <w:color w:val="000000"/>
        </w:rPr>
      </w:pPr>
      <w:r w:rsidRPr="0039364D">
        <w:lastRenderedPageBreak/>
        <w:t>However, l</w:t>
      </w:r>
      <w:r w:rsidR="00CD5808" w:rsidRPr="0039364D">
        <w:t xml:space="preserve">imited attention has been given to a consideration of </w:t>
      </w:r>
      <w:r w:rsidR="00964615" w:rsidRPr="0039364D">
        <w:t>how mobility</w:t>
      </w:r>
      <w:r w:rsidR="006301C9" w:rsidRPr="0039364D">
        <w:t xml:space="preserve"> changed</w:t>
      </w:r>
      <w:r w:rsidR="00C6375E" w:rsidRPr="0039364D">
        <w:t xml:space="preserve"> </w:t>
      </w:r>
      <w:r w:rsidR="000E5D91" w:rsidRPr="0039364D">
        <w:t xml:space="preserve">over time and its variation </w:t>
      </w:r>
      <w:r w:rsidR="00E76D99" w:rsidRPr="0039364D">
        <w:t xml:space="preserve">in </w:t>
      </w:r>
      <w:r w:rsidR="00A625FA" w:rsidRPr="0039364D">
        <w:t xml:space="preserve">different phases </w:t>
      </w:r>
      <w:ins w:id="452" w:author="Won Do Lee" w:date="2023-01-17T23:33:00Z">
        <w:r w:rsidR="00A625FA" w:rsidRPr="0039364D">
          <w:t xml:space="preserve">alongside </w:t>
        </w:r>
      </w:ins>
      <w:del w:id="453" w:author="Won Do Lee" w:date="2023-01-17T23:33:00Z">
        <w:r w:rsidR="00712581" w:rsidRPr="0039364D" w:rsidDel="00A625FA">
          <w:delText xml:space="preserve"> </w:delText>
        </w:r>
      </w:del>
      <w:r w:rsidR="00CD6964" w:rsidRPr="0039364D">
        <w:t>the shift</w:t>
      </w:r>
      <w:r w:rsidR="000A7BD7" w:rsidRPr="0039364D">
        <w:t xml:space="preserve"> </w:t>
      </w:r>
      <w:r w:rsidR="00CD6964" w:rsidRPr="0039364D">
        <w:t xml:space="preserve">in </w:t>
      </w:r>
      <w:r w:rsidR="004D3695" w:rsidRPr="0039364D">
        <w:t xml:space="preserve">government response. </w:t>
      </w:r>
      <w:del w:id="454" w:author="Won Do Lee" w:date="2023-01-19T22:53:00Z">
        <w:r w:rsidR="0079063F" w:rsidRPr="0039364D" w:rsidDel="00C025AD">
          <w:delText xml:space="preserve">Kwan </w:delText>
        </w:r>
        <w:r w:rsidR="0079063F" w:rsidRPr="0039364D" w:rsidDel="00C025AD">
          <w:fldChar w:fldCharType="begin" w:fldLock="1"/>
        </w:r>
        <w:r w:rsidR="002602A3" w:rsidRPr="0039364D"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39364D" w:rsidDel="00C025AD">
          <w:fldChar w:fldCharType="separate"/>
        </w:r>
        <w:r w:rsidR="00376C66" w:rsidRPr="0039364D" w:rsidDel="00C025AD">
          <w:delText>(2021)</w:delText>
        </w:r>
        <w:r w:rsidR="0079063F" w:rsidRPr="0039364D" w:rsidDel="00C025AD">
          <w:fldChar w:fldCharType="end"/>
        </w:r>
        <w:r w:rsidR="0051428A" w:rsidRPr="0039364D" w:rsidDel="00C025AD">
          <w:delText xml:space="preserve"> </w:delText>
        </w:r>
        <w:r w:rsidR="00732755" w:rsidRPr="0039364D" w:rsidDel="00C025AD">
          <w:delText>note</w:delText>
        </w:r>
        <w:r w:rsidR="00831AF7" w:rsidRPr="0039364D" w:rsidDel="00C025AD">
          <w:delText>d</w:delText>
        </w:r>
        <w:r w:rsidR="00732755" w:rsidRPr="0039364D" w:rsidDel="00C025AD">
          <w:delText xml:space="preserve"> </w:delText>
        </w:r>
      </w:del>
      <w:del w:id="455" w:author="Won Do Lee" w:date="2023-01-17T22:22:00Z">
        <w:r w:rsidR="00732755" w:rsidRPr="0039364D" w:rsidDel="00A93152">
          <w:delText xml:space="preserve">that </w:delText>
        </w:r>
      </w:del>
      <w:del w:id="456" w:author="Won Do Lee" w:date="2023-01-19T22:53:00Z">
        <w:r w:rsidR="004D42A5" w:rsidRPr="0039364D" w:rsidDel="00C025AD">
          <w:rPr>
            <w:i/>
            <w:iCs/>
          </w:rPr>
          <w:delText>temporal nonstationarity</w:delText>
        </w:r>
        <w:r w:rsidR="00902CA8" w:rsidRPr="0039364D" w:rsidDel="00C025AD">
          <w:delText xml:space="preserve"> in</w:delText>
        </w:r>
        <w:r w:rsidR="00257385" w:rsidRPr="0039364D" w:rsidDel="00C025AD">
          <w:delText xml:space="preserve"> </w:delText>
        </w:r>
        <w:r w:rsidR="00732755" w:rsidRPr="0039364D" w:rsidDel="00C025AD">
          <w:delText xml:space="preserve">people’s </w:delText>
        </w:r>
        <w:r w:rsidR="008A3C35" w:rsidRPr="0039364D" w:rsidDel="00C025AD">
          <w:delText>mobility levels</w:delText>
        </w:r>
        <w:r w:rsidR="000706F5" w:rsidRPr="0039364D" w:rsidDel="00C025AD">
          <w:delText xml:space="preserve">. </w:delText>
        </w:r>
      </w:del>
      <w:del w:id="457" w:author="Won Do Lee" w:date="2023-01-17T21:39:00Z">
        <w:r w:rsidR="00C03168" w:rsidRPr="0039364D" w:rsidDel="00751A98">
          <w:delText>The c</w:delText>
        </w:r>
        <w:r w:rsidR="002160CD" w:rsidRPr="0039364D" w:rsidDel="00751A98">
          <w:delText>hange in</w:delText>
        </w:r>
        <w:r w:rsidR="00732755" w:rsidRPr="0039364D" w:rsidDel="00751A98">
          <w:delText xml:space="preserve"> mobility levels</w:delText>
        </w:r>
      </w:del>
      <w:ins w:id="458" w:author="Won Do Lee" w:date="2023-01-17T21:39:00Z">
        <w:r w:rsidR="00751A98" w:rsidRPr="0039364D">
          <w:t>People’s mobility</w:t>
        </w:r>
      </w:ins>
      <w:r w:rsidR="008A3C35" w:rsidRPr="0039364D">
        <w:t xml:space="preserve"> </w:t>
      </w:r>
      <w:r w:rsidR="00C03168" w:rsidRPr="0039364D">
        <w:t>has been</w:t>
      </w:r>
      <w:r w:rsidR="00732755" w:rsidRPr="0039364D">
        <w:t xml:space="preserve"> </w:t>
      </w:r>
      <w:r w:rsidR="006C128B" w:rsidRPr="0039364D">
        <w:t>influenced</w:t>
      </w:r>
      <w:r w:rsidR="00732755" w:rsidRPr="0039364D">
        <w:t xml:space="preserve"> by the prevalence of government </w:t>
      </w:r>
      <w:r w:rsidR="006C128B" w:rsidRPr="0039364D">
        <w:t>measures</w:t>
      </w:r>
      <w:r w:rsidR="00FD019C" w:rsidRPr="0039364D">
        <w:t xml:space="preserve">, </w:t>
      </w:r>
      <w:r w:rsidR="00732755" w:rsidRPr="0039364D">
        <w:t xml:space="preserve">and </w:t>
      </w:r>
      <w:r w:rsidR="00C03168" w:rsidRPr="0039364D">
        <w:t xml:space="preserve">individually </w:t>
      </w:r>
      <w:r w:rsidR="00FD019C" w:rsidRPr="0039364D">
        <w:t>perceived risk</w:t>
      </w:r>
      <w:r w:rsidR="008E2F01" w:rsidRPr="0039364D">
        <w:t xml:space="preserve"> and </w:t>
      </w:r>
      <w:r w:rsidR="00732755" w:rsidRPr="0039364D">
        <w:t>ability to restrict everyday mobility</w:t>
      </w:r>
      <w:r w:rsidR="00352D43" w:rsidRPr="0039364D">
        <w:t xml:space="preserve"> together</w:t>
      </w:r>
      <w:r w:rsidR="008A3C35" w:rsidRPr="0039364D">
        <w:t xml:space="preserve">, </w:t>
      </w:r>
      <w:r w:rsidR="00005770" w:rsidRPr="0039364D">
        <w:t xml:space="preserve">all of which </w:t>
      </w:r>
      <w:r w:rsidR="00352D43" w:rsidRPr="0039364D">
        <w:t>are time-varying.</w:t>
      </w:r>
      <w:r w:rsidR="003D694A" w:rsidRPr="0039364D">
        <w:t xml:space="preserve"> </w:t>
      </w:r>
      <w:r w:rsidR="0079670D" w:rsidRPr="0039364D">
        <w:rPr>
          <w:color w:val="000000"/>
        </w:rPr>
        <w:t>To further elucidate this issue</w:t>
      </w:r>
      <w:r w:rsidR="0079063F" w:rsidRPr="0039364D">
        <w:rPr>
          <w:color w:val="000000"/>
        </w:rPr>
        <w:t xml:space="preserve">, </w:t>
      </w:r>
      <w:r w:rsidR="001B6AC4" w:rsidRPr="0039364D">
        <w:rPr>
          <w:color w:val="000000"/>
        </w:rPr>
        <w:t xml:space="preserve">we </w:t>
      </w:r>
      <w:r w:rsidR="00732755" w:rsidRPr="0039364D">
        <w:rPr>
          <w:color w:val="000000"/>
        </w:rPr>
        <w:t>examine</w:t>
      </w:r>
      <w:r w:rsidR="009B687D" w:rsidRPr="0039364D">
        <w:rPr>
          <w:color w:val="000000"/>
        </w:rPr>
        <w:t>d</w:t>
      </w:r>
      <w:r w:rsidR="00732755" w:rsidRPr="0039364D">
        <w:rPr>
          <w:color w:val="000000"/>
        </w:rPr>
        <w:t xml:space="preserve"> </w:t>
      </w:r>
      <w:del w:id="459" w:author="Won Do Lee" w:date="2023-01-17T22:22:00Z">
        <w:r w:rsidR="001B6AC4" w:rsidRPr="0039364D" w:rsidDel="00A93152">
          <w:rPr>
            <w:color w:val="000000"/>
          </w:rPr>
          <w:delText xml:space="preserve">the </w:delText>
        </w:r>
        <w:r w:rsidR="00C03168" w:rsidRPr="0039364D" w:rsidDel="00A93152">
          <w:rPr>
            <w:color w:val="000000"/>
          </w:rPr>
          <w:delText>change</w:delText>
        </w:r>
      </w:del>
      <w:ins w:id="460" w:author="Won Do Lee" w:date="2023-01-17T22:22:00Z">
        <w:r w:rsidR="00A93152" w:rsidRPr="0039364D">
          <w:rPr>
            <w:color w:val="000000"/>
          </w:rPr>
          <w:t>changes</w:t>
        </w:r>
      </w:ins>
      <w:r w:rsidR="00C03168" w:rsidRPr="0039364D">
        <w:rPr>
          <w:color w:val="000000"/>
        </w:rPr>
        <w:t xml:space="preserve"> in mobility </w:t>
      </w:r>
      <w:r w:rsidR="00EA4F73" w:rsidRPr="0039364D">
        <w:rPr>
          <w:color w:val="000000"/>
        </w:rPr>
        <w:t>throughout</w:t>
      </w:r>
      <w:r w:rsidR="00C03168" w:rsidRPr="0039364D">
        <w:rPr>
          <w:color w:val="000000"/>
        </w:rPr>
        <w:t xml:space="preserve"> </w:t>
      </w:r>
      <w:r w:rsidR="00732755" w:rsidRPr="0039364D">
        <w:rPr>
          <w:color w:val="000000"/>
        </w:rPr>
        <w:t>government-mandated lockdown</w:t>
      </w:r>
      <w:r w:rsidR="003D694A" w:rsidRPr="0039364D">
        <w:rPr>
          <w:color w:val="000000"/>
        </w:rPr>
        <w:t>s</w:t>
      </w:r>
      <w:del w:id="461" w:author="Won Do Lee" w:date="2023-01-17T22:24:00Z">
        <w:r w:rsidR="00EA4F73" w:rsidRPr="0039364D" w:rsidDel="00A93152">
          <w:rPr>
            <w:color w:val="000000"/>
          </w:rPr>
          <w:delText xml:space="preserve">, </w:delText>
        </w:r>
      </w:del>
      <w:del w:id="462" w:author="Won Do Lee" w:date="2023-01-17T22:23:00Z">
        <w:r w:rsidR="00CD60D4" w:rsidRPr="0039364D" w:rsidDel="00A93152">
          <w:rPr>
            <w:color w:val="000000"/>
          </w:rPr>
          <w:delText>coping with pre and</w:delText>
        </w:r>
      </w:del>
      <w:ins w:id="463" w:author="Won Do Lee" w:date="2023-01-17T22:24:00Z">
        <w:r w:rsidR="00A93152" w:rsidRPr="0039364D">
          <w:rPr>
            <w:color w:val="000000"/>
          </w:rPr>
          <w:t xml:space="preserve"> added on</w:t>
        </w:r>
      </w:ins>
      <w:ins w:id="464" w:author="Won Do Lee" w:date="2023-01-17T22:23:00Z">
        <w:r w:rsidR="00A93152" w:rsidRPr="0039364D">
          <w:rPr>
            <w:color w:val="000000"/>
          </w:rPr>
          <w:t xml:space="preserve"> pre-pandemic and </w:t>
        </w:r>
      </w:ins>
      <w:del w:id="465" w:author="Won Do Lee" w:date="2023-01-17T22:24:00Z">
        <w:r w:rsidR="00CD60D4" w:rsidRPr="0039364D" w:rsidDel="00A93152">
          <w:rPr>
            <w:color w:val="000000"/>
          </w:rPr>
          <w:delText xml:space="preserve"> </w:delText>
        </w:r>
      </w:del>
      <w:r w:rsidR="00CD60D4" w:rsidRPr="0039364D">
        <w:rPr>
          <w:color w:val="000000"/>
        </w:rPr>
        <w:t>post-lockdown period</w:t>
      </w:r>
      <w:ins w:id="466" w:author="Won Do Lee" w:date="2023-01-17T22:22:00Z">
        <w:r w:rsidR="00A93152" w:rsidRPr="0039364D">
          <w:rPr>
            <w:color w:val="000000"/>
          </w:rPr>
          <w:t>s</w:t>
        </w:r>
      </w:ins>
      <w:r w:rsidR="00CD60D4" w:rsidRPr="0039364D">
        <w:rPr>
          <w:color w:val="000000"/>
        </w:rPr>
        <w:t xml:space="preserve"> (i.e., ±2 months)</w:t>
      </w:r>
      <w:ins w:id="467" w:author="Won Do Lee" w:date="2023-01-19T22:54:00Z">
        <w:r w:rsidR="00C025AD" w:rsidRPr="0039364D">
          <w:rPr>
            <w:color w:val="000000"/>
          </w:rPr>
          <w:t xml:space="preserve"> in this study</w:t>
        </w:r>
      </w:ins>
      <w:r w:rsidR="00CD60D4" w:rsidRPr="0039364D">
        <w:rPr>
          <w:color w:val="000000"/>
        </w:rPr>
        <w:t>.</w:t>
      </w:r>
    </w:p>
    <w:p w14:paraId="2FB88B84" w14:textId="77777777" w:rsidR="00725137" w:rsidRPr="0039364D" w:rsidDel="00655790" w:rsidRDefault="00725137" w:rsidP="00872147">
      <w:pPr>
        <w:rPr>
          <w:del w:id="468" w:author="Won Do Lee" w:date="2023-01-20T00:04:00Z"/>
          <w:color w:val="000000"/>
        </w:rPr>
      </w:pPr>
    </w:p>
    <w:p w14:paraId="0CD6C801" w14:textId="77777777" w:rsidR="00EA4F73" w:rsidRDefault="00EA4F73" w:rsidP="00872147">
      <w:pPr>
        <w:rPr>
          <w:color w:val="000000"/>
        </w:rPr>
      </w:pPr>
    </w:p>
    <w:p w14:paraId="360FA1E4" w14:textId="77777777" w:rsidR="0039364D" w:rsidRPr="0039364D" w:rsidDel="0039364D" w:rsidRDefault="0039364D" w:rsidP="00872147">
      <w:pPr>
        <w:rPr>
          <w:del w:id="469" w:author="Won Do Lee [2]" w:date="2023-08-01T15:08:00Z"/>
          <w:color w:val="000000"/>
        </w:rPr>
      </w:pPr>
    </w:p>
    <w:p w14:paraId="660B3765" w14:textId="77777777" w:rsidR="00E15888" w:rsidRPr="0039364D" w:rsidRDefault="00A67560" w:rsidP="00872147">
      <w:pPr>
        <w:pStyle w:val="Heading1"/>
      </w:pPr>
      <w:r w:rsidRPr="0039364D">
        <w:t>Data and m</w:t>
      </w:r>
      <w:r w:rsidR="00E15888" w:rsidRPr="0039364D">
        <w:t>ethods</w:t>
      </w:r>
    </w:p>
    <w:p w14:paraId="5758FBF3" w14:textId="77777777" w:rsidR="00E70FCA" w:rsidRPr="0039364D" w:rsidDel="00282AB8" w:rsidRDefault="00E70FCA" w:rsidP="00872147">
      <w:pPr>
        <w:rPr>
          <w:del w:id="470" w:author="Won Do Lee" w:date="2023-07-14T08:04:00Z"/>
        </w:rPr>
      </w:pPr>
    </w:p>
    <w:p w14:paraId="0BC68674" w14:textId="77777777" w:rsidR="00947126" w:rsidRPr="0039364D" w:rsidRDefault="00947126" w:rsidP="00872147">
      <w:pPr>
        <w:pStyle w:val="Heading2"/>
      </w:pPr>
      <w:r w:rsidRPr="0039364D">
        <w:t>Data</w:t>
      </w:r>
    </w:p>
    <w:p w14:paraId="5A20B634" w14:textId="58E06626" w:rsidR="00E27C5A" w:rsidRPr="0039364D" w:rsidRDefault="00C025AD" w:rsidP="00872147">
      <w:pPr>
        <w:spacing w:after="240"/>
      </w:pPr>
      <w:r w:rsidRPr="0039364D">
        <w:t xml:space="preserve">Measuring </w:t>
      </w:r>
      <w:r w:rsidR="00860D28" w:rsidRPr="0039364D">
        <w:t xml:space="preserve">the change of </w:t>
      </w:r>
      <w:r w:rsidRPr="0039364D">
        <w:t xml:space="preserve">mobility </w:t>
      </w:r>
      <w:r w:rsidR="00860D28" w:rsidRPr="0039364D">
        <w:t xml:space="preserve">levels over time provides insight into the effect of the pandemic on people’s daily behaviour and </w:t>
      </w:r>
      <w:r w:rsidR="00B615A7" w:rsidRPr="0039364D">
        <w:t xml:space="preserve">compliance </w:t>
      </w:r>
      <w:r w:rsidR="00A93152" w:rsidRPr="0039364D">
        <w:t xml:space="preserve">with </w:t>
      </w:r>
      <w:r w:rsidR="00B615A7" w:rsidRPr="0039364D">
        <w:t xml:space="preserve">government-mandated </w:t>
      </w:r>
      <w:r w:rsidR="009A2595" w:rsidRPr="0039364D">
        <w:t>lockdowns</w:t>
      </w:r>
      <w:r w:rsidR="00052EAC" w:rsidRPr="0039364D">
        <w:t xml:space="preserve"> </w:t>
      </w:r>
      <w:r w:rsidR="009C175D" w:rsidRPr="0039364D">
        <w:t>(Grantz et al., 2020; J. Kim &amp; Kwan, 2021; Kishore et al., 2020).</w:t>
      </w:r>
      <w:r w:rsidR="009D1131" w:rsidRPr="0039364D">
        <w:t xml:space="preserve"> </w:t>
      </w:r>
      <w:r w:rsidR="00052EAC" w:rsidRPr="0039364D">
        <w:t>In this study w</w:t>
      </w:r>
      <w:r w:rsidR="00860D28" w:rsidRPr="0039364D">
        <w:t>e measure mobility levels using</w:t>
      </w:r>
      <w:r w:rsidR="00E27C5A" w:rsidRPr="0039364D">
        <w:t xml:space="preserve"> </w:t>
      </w:r>
      <w:r w:rsidR="00903EE8" w:rsidRPr="0039364D">
        <w:t xml:space="preserve">anonymised and aggregated GDPR-compliant </w:t>
      </w:r>
      <w:r w:rsidR="00860D28" w:rsidRPr="0039364D">
        <w:t>call detail reco</w:t>
      </w:r>
      <w:r w:rsidR="00052EAC" w:rsidRPr="0039364D">
        <w:t>r</w:t>
      </w:r>
      <w:r w:rsidR="00860D28" w:rsidRPr="0039364D">
        <w:t>ds (</w:t>
      </w:r>
      <w:r w:rsidR="00903EE8" w:rsidRPr="0039364D">
        <w:t>CDRs</w:t>
      </w:r>
      <w:r w:rsidR="00052EAC" w:rsidRPr="0039364D">
        <w:t>)</w:t>
      </w:r>
      <w:r w:rsidR="00E27C5A" w:rsidRPr="0039364D">
        <w:rPr>
          <w:rStyle w:val="FootnoteReference"/>
        </w:rPr>
        <w:footnoteReference w:id="4"/>
      </w:r>
      <w:r w:rsidR="009C175D" w:rsidRPr="0039364D">
        <w:t>.</w:t>
      </w:r>
      <w:r w:rsidR="00903EE8" w:rsidRPr="0039364D">
        <w:t xml:space="preserve"> </w:t>
      </w:r>
      <w:r w:rsidR="00860D28" w:rsidRPr="0039364D">
        <w:t xml:space="preserve">More specifically, we deploy CDRs </w:t>
      </w:r>
      <w:r w:rsidR="00903EE8" w:rsidRPr="0039364D">
        <w:t xml:space="preserve">for </w:t>
      </w:r>
      <w:r w:rsidR="00860D28" w:rsidRPr="0039364D">
        <w:t>over</w:t>
      </w:r>
      <w:r w:rsidRPr="0039364D">
        <w:t xml:space="preserve"> one million </w:t>
      </w:r>
      <w:r w:rsidR="00903EE8" w:rsidRPr="0039364D">
        <w:t>users</w:t>
      </w:r>
      <w:r w:rsidR="00860D28" w:rsidRPr="0039364D">
        <w:t xml:space="preserve"> in January-June 2020 </w:t>
      </w:r>
      <w:r w:rsidR="00E27C5A" w:rsidRPr="0039364D">
        <w:t xml:space="preserve">to compute the daily median radius of gyration for users </w:t>
      </w:r>
      <w:r w:rsidR="00F324D2" w:rsidRPr="0039364D">
        <w:t xml:space="preserve">in </w:t>
      </w:r>
      <w:r w:rsidR="00052EAC" w:rsidRPr="0039364D">
        <w:t>315</w:t>
      </w:r>
      <w:r w:rsidR="00E27C5A" w:rsidRPr="0039364D">
        <w:t xml:space="preserve"> </w:t>
      </w:r>
      <w:r w:rsidR="00052EAC" w:rsidRPr="0039364D">
        <w:t>Lower Tier Local Authority (</w:t>
      </w:r>
      <w:r w:rsidR="00E27C5A" w:rsidRPr="0039364D">
        <w:t>LTLA</w:t>
      </w:r>
      <w:r w:rsidR="00052EAC" w:rsidRPr="0039364D">
        <w:t>)</w:t>
      </w:r>
      <w:r w:rsidR="00E27C5A" w:rsidRPr="0039364D">
        <w:t xml:space="preserve"> area</w:t>
      </w:r>
      <w:r w:rsidR="00052EAC" w:rsidRPr="0039364D">
        <w:t>s</w:t>
      </w:r>
      <w:r w:rsidR="00E27C5A" w:rsidRPr="0039364D">
        <w:t xml:space="preserve"> in England</w:t>
      </w:r>
      <w:r w:rsidR="00052EAC" w:rsidRPr="0039364D">
        <w:t>.</w:t>
      </w:r>
      <w:r w:rsidR="00E27C5A" w:rsidRPr="0039364D">
        <w:rPr>
          <w:rStyle w:val="FootnoteReference"/>
        </w:rPr>
        <w:footnoteReference w:id="5"/>
      </w:r>
      <w:r w:rsidR="00E27C5A" w:rsidRPr="0039364D">
        <w:t xml:space="preserve"> </w:t>
      </w:r>
      <w:r w:rsidR="00052EAC" w:rsidRPr="0039364D">
        <w:t xml:space="preserve">LTLAs </w:t>
      </w:r>
      <w:r w:rsidR="00D30126" w:rsidRPr="0039364D">
        <w:t xml:space="preserve">correspond with Districts, Boroughs and City Councils and are the lowest level of government at which policies are developed and implemented in England. </w:t>
      </w:r>
      <w:r w:rsidR="001D5010" w:rsidRPr="0039364D">
        <w:t>T</w:t>
      </w:r>
      <w:r w:rsidR="00E27C5A" w:rsidRPr="0039364D">
        <w:t xml:space="preserve">he radius of gyration is widely </w:t>
      </w:r>
      <w:r w:rsidR="00390CD4" w:rsidRPr="0039364D">
        <w:t xml:space="preserve">used to capture mobility patterns through </w:t>
      </w:r>
      <w:r w:rsidR="0061028D" w:rsidRPr="0039364D">
        <w:t>density metrics</w:t>
      </w:r>
      <w:r w:rsidR="00667261" w:rsidRPr="0039364D">
        <w:t xml:space="preserve"> using </w:t>
      </w:r>
      <w:r w:rsidR="00342895" w:rsidRPr="0039364D">
        <w:t>the timestamp</w:t>
      </w:r>
      <w:r w:rsidR="00052EAC" w:rsidRPr="0039364D">
        <w:t>s in</w:t>
      </w:r>
      <w:r w:rsidR="0061028D" w:rsidRPr="0039364D">
        <w:t xml:space="preserve"> CDRs</w:t>
      </w:r>
      <w:r w:rsidR="00E27C5A" w:rsidRPr="0039364D">
        <w:t>.</w:t>
      </w:r>
      <w:r w:rsidR="009C175D" w:rsidRPr="0039364D">
        <w:t xml:space="preserve"> </w:t>
      </w:r>
      <w:r w:rsidR="00D30126" w:rsidRPr="0039364D">
        <w:t>t</w:t>
      </w:r>
      <w:r w:rsidR="00E27C5A" w:rsidRPr="0039364D">
        <w:t xml:space="preserve"> measures the </w:t>
      </w:r>
      <w:r w:rsidRPr="0039364D">
        <w:t xml:space="preserve">spatial extent </w:t>
      </w:r>
      <w:r w:rsidR="00E27C5A" w:rsidRPr="0039364D">
        <w:t xml:space="preserve">of </w:t>
      </w:r>
      <w:r w:rsidR="00D30126" w:rsidRPr="0039364D">
        <w:t xml:space="preserve">individuals’ </w:t>
      </w:r>
      <w:r w:rsidR="00E27C5A" w:rsidRPr="0039364D">
        <w:t xml:space="preserve">activity space </w:t>
      </w:r>
      <w:r w:rsidR="00E27C5A" w:rsidRPr="004638D1">
        <w:t>(Lu et al., 2021)</w:t>
      </w:r>
      <w:r w:rsidR="00E27C5A" w:rsidRPr="0039364D">
        <w:t xml:space="preserve"> th</w:t>
      </w:r>
      <w:r w:rsidR="00A93152" w:rsidRPr="0039364D">
        <w:t>r</w:t>
      </w:r>
      <w:r w:rsidR="00E27C5A" w:rsidRPr="0039364D">
        <w:t>ough summation of the distance</w:t>
      </w:r>
      <w:r w:rsidR="00D30126" w:rsidRPr="0039364D">
        <w:t xml:space="preserve"> of each </w:t>
      </w:r>
      <w:r w:rsidR="00E27C5A" w:rsidRPr="0039364D">
        <w:t>time</w:t>
      </w:r>
      <w:r w:rsidR="00667261" w:rsidRPr="0039364D">
        <w:t>-</w:t>
      </w:r>
      <w:r w:rsidR="00E27C5A" w:rsidRPr="0039364D">
        <w:t>stamped (</w:t>
      </w:r>
      <m:oMath>
        <m:r>
          <w:rPr>
            <w:rFonts w:ascii="Cambria Math" w:hAnsi="Cambria Math"/>
          </w:rPr>
          <m:t>t</m:t>
        </m:r>
      </m:oMath>
      <w:r w:rsidR="00E27C5A" w:rsidRPr="0039364D">
        <w:t xml:space="preserve">) location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D30126" w:rsidRPr="0039364D">
        <w:t>where individual I is</w:t>
      </w:r>
      <w:r w:rsidR="00E27C5A" w:rsidRPr="0039364D">
        <w:t xml:space="preserve"> on day </w:t>
      </w:r>
      <m:oMath>
        <m:r>
          <w:rPr>
            <w:rFonts w:ascii="Cambria Math" w:hAnsi="Cambria Math"/>
          </w:rPr>
          <m:t>d</m:t>
        </m:r>
      </m:oMath>
      <w:r w:rsidR="00E27C5A" w:rsidRPr="0039364D">
        <w:t xml:space="preserve"> from the trajectory’s </w:t>
      </w:r>
      <w:r w:rsidR="00390CD4" w:rsidRPr="0039364D">
        <w:t xml:space="preserve">mean location </w:t>
      </w:r>
      <m:oMath>
        <m:r>
          <w:rPr>
            <w:rFonts w:ascii="Cambria Math" w:hAnsi="Cambria Math"/>
          </w:rPr>
          <m:t>c</m:t>
        </m:r>
      </m:oMath>
      <w:r w:rsidR="00D30126" w:rsidRPr="0039364D">
        <w:t>, which</w:t>
      </w:r>
      <w:r w:rsidR="00E27C5A" w:rsidRPr="0039364D">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D30126" w:rsidRPr="0039364D">
        <w:t>.</w:t>
      </w:r>
      <w:r w:rsidR="00E27C5A" w:rsidRPr="0039364D">
        <w:t xml:space="preserve"> Locations </w:t>
      </w:r>
      <m:oMath>
        <m:r>
          <w:rPr>
            <w:rFonts w:ascii="Cambria Math" w:hAnsi="Cambria Math"/>
          </w:rPr>
          <m:t>l</m:t>
        </m:r>
      </m:oMath>
      <w:r w:rsidR="00E27C5A" w:rsidRPr="0039364D">
        <w:rPr>
          <w:i/>
        </w:rPr>
        <w:t xml:space="preserve"> </w:t>
      </w:r>
      <w:r w:rsidR="00E27C5A" w:rsidRPr="0039364D">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values are aggregated to the LTLA areas in which individuals reside.</w:t>
      </w:r>
      <w:r w:rsidR="00E27C5A" w:rsidRPr="0039364D">
        <w:rPr>
          <w:rStyle w:val="FootnoteReference"/>
        </w:rPr>
        <w:footnoteReference w:id="6"/>
      </w:r>
      <w:r w:rsidR="00E27C5A" w:rsidRPr="0039364D">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can be expressed as:</w:t>
      </w:r>
    </w:p>
    <w:p w14:paraId="33FACD38" w14:textId="77777777" w:rsidR="00B912C3" w:rsidRPr="0039364D" w:rsidRDefault="00B912C3" w:rsidP="00872147"/>
    <w:tbl>
      <w:tblPr>
        <w:tblW w:w="4947" w:type="pct"/>
        <w:tblLook w:val="04A0" w:firstRow="1" w:lastRow="0" w:firstColumn="1" w:lastColumn="0" w:noHBand="0" w:noVBand="1"/>
      </w:tblPr>
      <w:tblGrid>
        <w:gridCol w:w="8155"/>
        <w:gridCol w:w="517"/>
      </w:tblGrid>
      <w:tr w:rsidR="00E27C5A" w:rsidRPr="0039364D" w14:paraId="5411FDA4" w14:textId="77777777" w:rsidTr="005D5C25">
        <w:trPr>
          <w:trHeight w:val="567"/>
        </w:trPr>
        <w:tc>
          <w:tcPr>
            <w:tcW w:w="4702" w:type="pct"/>
            <w:shd w:val="clear" w:color="auto" w:fill="auto"/>
            <w:vAlign w:val="center"/>
          </w:tcPr>
          <w:p w14:paraId="379FBF80" w14:textId="15760DE4" w:rsidR="00E27C5A" w:rsidRPr="0039364D" w:rsidRDefault="00000000" w:rsidP="00872147">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shd w:val="clear" w:color="auto" w:fill="auto"/>
            <w:vAlign w:val="center"/>
          </w:tcPr>
          <w:p w14:paraId="06826965" w14:textId="77777777" w:rsidR="00E27C5A" w:rsidRPr="0039364D" w:rsidRDefault="00E27C5A" w:rsidP="00872147">
            <w:r w:rsidRPr="0039364D">
              <w:t>(1).</w:t>
            </w:r>
          </w:p>
        </w:tc>
      </w:tr>
    </w:tbl>
    <w:p w14:paraId="513C4E06" w14:textId="77777777" w:rsidR="00B912C3" w:rsidRPr="0039364D" w:rsidRDefault="00B912C3" w:rsidP="00872147"/>
    <w:p w14:paraId="118A2708" w14:textId="77777777" w:rsidR="00E27C5A" w:rsidRPr="0039364D" w:rsidRDefault="00C025AD" w:rsidP="00872147">
      <w:pPr>
        <w:spacing w:after="240"/>
      </w:pPr>
      <w:r w:rsidRPr="0039364D">
        <w:t xml:space="preserve">This mobility metric </w:t>
      </w:r>
      <w:r w:rsidR="00D30126" w:rsidRPr="0039364D">
        <w:t xml:space="preserve">has been </w:t>
      </w:r>
      <w:r w:rsidRPr="0039364D">
        <w:t xml:space="preserve">aggregated to present the </w:t>
      </w:r>
      <w:r w:rsidR="00232965" w:rsidRPr="0039364D">
        <w:t xml:space="preserve">generalised </w:t>
      </w:r>
      <w:r w:rsidR="009D035A" w:rsidRPr="0039364D">
        <w:t xml:space="preserve">mobility </w:t>
      </w:r>
      <w:r w:rsidR="002252F4" w:rsidRPr="0039364D">
        <w:t>level</w:t>
      </w:r>
      <w:r w:rsidRPr="0039364D">
        <w:t xml:space="preserve"> of each LTLA level in England. We </w:t>
      </w:r>
      <w:r w:rsidR="00D30126" w:rsidRPr="0039364D">
        <w:t xml:space="preserve">examine the </w:t>
      </w:r>
      <w:r w:rsidRPr="0039364D">
        <w:t>trajector</w:t>
      </w:r>
      <w:r w:rsidR="00D30126" w:rsidRPr="0039364D">
        <w:t>y</w:t>
      </w:r>
      <w:r w:rsidR="00342895" w:rsidRPr="0039364D">
        <w:t xml:space="preserve"> </w:t>
      </w:r>
      <w:r w:rsidR="006E036B" w:rsidRPr="0039364D">
        <w:t xml:space="preserve">of </w:t>
      </w:r>
      <w:r w:rsidR="00D30126" w:rsidRPr="0039364D">
        <w:t xml:space="preserve">median </w:t>
      </w:r>
      <w:r w:rsidR="000E3592" w:rsidRPr="0039364D">
        <w:t xml:space="preserve">mobility </w:t>
      </w:r>
      <w:r w:rsidR="00D30126" w:rsidRPr="0039364D">
        <w:t>for each LTLA</w:t>
      </w:r>
      <w:r w:rsidRPr="0039364D">
        <w:t xml:space="preserve"> over time </w:t>
      </w:r>
      <w:r w:rsidR="008442A8" w:rsidRPr="0039364D">
        <w:t>b</w:t>
      </w:r>
      <w:r w:rsidR="00492C28" w:rsidRPr="0039364D">
        <w:t xml:space="preserve">y calculating </w:t>
      </w:r>
      <w:r w:rsidR="0047685A" w:rsidRPr="0039364D">
        <w:t xml:space="preserve">the </w:t>
      </w:r>
      <w:r w:rsidR="00054964" w:rsidRPr="0039364D">
        <w:t xml:space="preserve">(percentage) change in mobility levels </w:t>
      </w:r>
      <w:r w:rsidR="00347951" w:rsidRPr="0039364D">
        <w:t xml:space="preserve">compared </w:t>
      </w:r>
      <w:r w:rsidR="00492C28" w:rsidRPr="0039364D">
        <w:t>to</w:t>
      </w:r>
      <w:r w:rsidR="007F3699" w:rsidRPr="0039364D">
        <w:t xml:space="preserve"> </w:t>
      </w:r>
      <w:r w:rsidR="00492C28" w:rsidRPr="0039364D">
        <w:t>a reference day</w:t>
      </w:r>
      <w:r w:rsidR="009D035A" w:rsidRPr="0039364D">
        <w:t>. To do this, we replicate the approach taken by Lee et al</w:t>
      </w:r>
      <w:r w:rsidR="008442A8" w:rsidRPr="0039364D">
        <w:t>.</w:t>
      </w:r>
      <w:r w:rsidR="009D035A" w:rsidRPr="0039364D">
        <w:t xml:space="preserve"> </w:t>
      </w:r>
      <w:r w:rsidR="009D035A" w:rsidRPr="004638D1">
        <w:t>(2021)</w:t>
      </w:r>
      <w:r w:rsidR="00D30126" w:rsidRPr="0039364D">
        <w:t xml:space="preserve"> who identified</w:t>
      </w:r>
      <w:r w:rsidR="003B6A74" w:rsidRPr="0039364D">
        <w:t xml:space="preserve"> </w:t>
      </w:r>
      <w:r w:rsidR="00FF2830" w:rsidRPr="0039364D">
        <w:t xml:space="preserve">Tuesday </w:t>
      </w:r>
      <w:r w:rsidR="00FB4497" w:rsidRPr="0039364D">
        <w:t xml:space="preserve">3 </w:t>
      </w:r>
      <w:r w:rsidR="00FF2830" w:rsidRPr="0039364D">
        <w:t>March</w:t>
      </w:r>
      <w:r w:rsidR="00D30126" w:rsidRPr="0039364D">
        <w:t xml:space="preserve"> as a robust reference day</w:t>
      </w:r>
      <w:r w:rsidR="00492C28" w:rsidRPr="0039364D">
        <w:t>. Th</w:t>
      </w:r>
      <w:r w:rsidR="00D30126" w:rsidRPr="0039364D">
        <w:t xml:space="preserve">e authors </w:t>
      </w:r>
      <w:r w:rsidR="00492C28" w:rsidRPr="0039364D">
        <w:t>va</w:t>
      </w:r>
      <w:r w:rsidR="00FF2830" w:rsidRPr="0039364D">
        <w:t xml:space="preserve">lidated </w:t>
      </w:r>
      <w:r w:rsidR="00D30126" w:rsidRPr="0039364D">
        <w:t xml:space="preserve">their approach </w:t>
      </w:r>
      <w:r w:rsidR="009A0500" w:rsidRPr="0039364D">
        <w:t>by conducting</w:t>
      </w:r>
      <w:r w:rsidR="003B6A74" w:rsidRPr="0039364D">
        <w:t xml:space="preserve"> </w:t>
      </w:r>
      <w:r w:rsidR="00FF2830" w:rsidRPr="0039364D">
        <w:t xml:space="preserve">the sensitivity analysis with an </w:t>
      </w:r>
      <w:r w:rsidR="00FF2830" w:rsidRPr="0039364D">
        <w:lastRenderedPageBreak/>
        <w:t>alternative reference period.</w:t>
      </w:r>
    </w:p>
    <w:p w14:paraId="7C081221" w14:textId="77777777" w:rsidR="006E5761" w:rsidRPr="0039364D" w:rsidRDefault="006B0717" w:rsidP="00872147">
      <w:bookmarkStart w:id="471" w:name="_Hlk140213982"/>
      <w:commentRangeStart w:id="472"/>
      <w:r w:rsidRPr="0039364D">
        <w:t>A</w:t>
      </w:r>
      <w:commentRangeEnd w:id="472"/>
      <w:r w:rsidRPr="0039364D">
        <w:rPr>
          <w:rStyle w:val="CommentReference"/>
        </w:rPr>
        <w:commentReference w:id="472"/>
      </w:r>
      <w:r w:rsidRPr="0039364D">
        <w:t xml:space="preserve"> wide range of contextual information on LTLAs have been collected from secondary data sources. </w:t>
      </w:r>
      <w:bookmarkEnd w:id="471"/>
      <w:r w:rsidRPr="0039364D">
        <w:t>Demographic and socioeconomic d</w:t>
      </w:r>
      <w:r w:rsidR="00B2290E" w:rsidRPr="0039364D">
        <w:t>ata</w:t>
      </w:r>
      <w:r w:rsidR="00FE0AA6" w:rsidRPr="0039364D">
        <w:t xml:space="preserve"> </w:t>
      </w:r>
      <w:r w:rsidRPr="0039364D">
        <w:t xml:space="preserve">have been </w:t>
      </w:r>
      <w:r w:rsidR="007A39DE" w:rsidRPr="0039364D">
        <w:t xml:space="preserve">retrieved </w:t>
      </w:r>
      <w:r w:rsidR="00F921D6" w:rsidRPr="0039364D">
        <w:t>from the 2011 Census and other sources provide</w:t>
      </w:r>
      <w:r w:rsidR="00457138" w:rsidRPr="0039364D">
        <w:t>d</w:t>
      </w:r>
      <w:r w:rsidR="00F921D6" w:rsidRPr="0039364D">
        <w:t xml:space="preserve"> by the Office for National Statistics (ONS). We have aggregated data from the Lower Layer Super Output Area (LSOA) level to the LTLA area. </w:t>
      </w:r>
      <w:r w:rsidR="007D49CB" w:rsidRPr="0039364D">
        <w:t xml:space="preserve">COVID-19 </w:t>
      </w:r>
      <w:r w:rsidR="00764F9A" w:rsidRPr="0039364D">
        <w:t xml:space="preserve">metrics </w:t>
      </w:r>
      <w:r w:rsidRPr="0039364D">
        <w:t xml:space="preserve">have been </w:t>
      </w:r>
      <w:r w:rsidR="009B64CF" w:rsidRPr="0039364D">
        <w:t xml:space="preserve">retrieved </w:t>
      </w:r>
      <w:r w:rsidR="0043348F" w:rsidRPr="0039364D">
        <w:t xml:space="preserve">from </w:t>
      </w:r>
      <w:r w:rsidR="00A93152" w:rsidRPr="0039364D">
        <w:t xml:space="preserve">the </w:t>
      </w:r>
      <w:r w:rsidR="007D49CB" w:rsidRPr="0039364D">
        <w:t>UK official COVID-19 dashboard</w:t>
      </w:r>
      <w:r w:rsidR="0043348F" w:rsidRPr="0039364D">
        <w:t xml:space="preserve"> open data API service</w:t>
      </w:r>
      <w:r w:rsidR="007D49CB" w:rsidRPr="0039364D">
        <w:t xml:space="preserve"> </w:t>
      </w:r>
      <w:r w:rsidR="007D49CB" w:rsidRPr="004638D1">
        <w:t>(UK government, 2020)</w:t>
      </w:r>
      <w:r w:rsidR="007D49CB" w:rsidRPr="0039364D">
        <w:t xml:space="preserve"> and processed</w:t>
      </w:r>
      <w:r w:rsidR="00457138" w:rsidRPr="0039364D">
        <w:t>.</w:t>
      </w:r>
    </w:p>
    <w:p w14:paraId="2606A53C" w14:textId="77777777" w:rsidR="00A5674E" w:rsidRPr="0039364D" w:rsidRDefault="00A5674E" w:rsidP="00872147"/>
    <w:p w14:paraId="5CAC6CFB" w14:textId="77777777" w:rsidR="006E5761" w:rsidRPr="0039364D" w:rsidDel="00282AB8" w:rsidRDefault="006E5761" w:rsidP="00872147">
      <w:pPr>
        <w:rPr>
          <w:del w:id="474" w:author="Won Do Lee" w:date="2023-07-14T08:04:00Z"/>
        </w:rPr>
      </w:pPr>
    </w:p>
    <w:p w14:paraId="5DDDAFB9" w14:textId="77777777" w:rsidR="00947126" w:rsidRPr="0039364D" w:rsidRDefault="00947126" w:rsidP="00872147">
      <w:pPr>
        <w:pStyle w:val="Heading2"/>
      </w:pPr>
      <w:r w:rsidRPr="0039364D">
        <w:t>Method</w:t>
      </w:r>
      <w:r w:rsidR="003E03BE" w:rsidRPr="0039364D">
        <w:t>s</w:t>
      </w:r>
    </w:p>
    <w:p w14:paraId="1CAB448B" w14:textId="77777777" w:rsidR="00342EA1" w:rsidRPr="0039364D" w:rsidRDefault="00342EA1" w:rsidP="00872147"/>
    <w:p w14:paraId="71715765" w14:textId="77777777" w:rsidR="00E15888" w:rsidRPr="0039364D" w:rsidRDefault="00B77DAA" w:rsidP="00872147">
      <w:pPr>
        <w:pStyle w:val="Heading3"/>
      </w:pPr>
      <w:r w:rsidRPr="0039364D">
        <w:t>Time-series c</w:t>
      </w:r>
      <w:r w:rsidR="00E70FCA" w:rsidRPr="0039364D">
        <w:t>lustering analysis</w:t>
      </w:r>
    </w:p>
    <w:p w14:paraId="2432A1CC" w14:textId="31413B0B" w:rsidR="001701B4" w:rsidRPr="0039364D" w:rsidRDefault="00C025AD" w:rsidP="00872147">
      <w:r w:rsidRPr="0039364D">
        <w:t xml:space="preserve">A clustering </w:t>
      </w:r>
      <w:r w:rsidR="00946307" w:rsidRPr="0039364D">
        <w:t xml:space="preserve">analysis </w:t>
      </w:r>
      <w:r w:rsidRPr="0039364D">
        <w:t>technique was used</w:t>
      </w:r>
      <w:r w:rsidR="00946307" w:rsidRPr="0039364D">
        <w:t xml:space="preserve"> to </w:t>
      </w:r>
      <w:r w:rsidR="002C1561" w:rsidRPr="0039364D">
        <w:t xml:space="preserve">classify </w:t>
      </w:r>
      <w:r w:rsidR="008D77EB" w:rsidRPr="0039364D">
        <w:t xml:space="preserve">lower-tier </w:t>
      </w:r>
      <w:r w:rsidR="002C1561" w:rsidRPr="0039364D">
        <w:t>local authorities (</w:t>
      </w:r>
      <w:r w:rsidR="008D77EB" w:rsidRPr="0039364D">
        <w:t>LT</w:t>
      </w:r>
      <w:r w:rsidR="002C1561" w:rsidRPr="0039364D">
        <w:t>LAs)</w:t>
      </w:r>
      <w:r w:rsidR="000A0377" w:rsidRPr="0039364D">
        <w:t xml:space="preserve"> </w:t>
      </w:r>
      <w:r w:rsidR="002C1561" w:rsidRPr="0039364D">
        <w:t xml:space="preserve">into a small number of groups with </w:t>
      </w:r>
      <w:r w:rsidR="000A0377" w:rsidRPr="0039364D">
        <w:t>similar trajectories</w:t>
      </w:r>
      <w:r w:rsidRPr="0039364D">
        <w:t xml:space="preserve"> of mobility </w:t>
      </w:r>
      <w:r w:rsidR="002C1561" w:rsidRPr="0039364D">
        <w:t xml:space="preserve">during England’s first national </w:t>
      </w:r>
      <w:r w:rsidR="009B64CF" w:rsidRPr="0039364D">
        <w:t>lockdown</w:t>
      </w:r>
      <w:r w:rsidRPr="0039364D">
        <w:t xml:space="preserve"> </w:t>
      </w:r>
      <w:r w:rsidR="002C1561" w:rsidRPr="0039364D">
        <w:t>between</w:t>
      </w:r>
      <w:r w:rsidR="008D77EB" w:rsidRPr="0039364D">
        <w:t xml:space="preserve"> </w:t>
      </w:r>
      <w:r w:rsidR="007E5808" w:rsidRPr="0039364D">
        <w:t xml:space="preserve">23 March </w:t>
      </w:r>
      <w:r w:rsidR="002C1561" w:rsidRPr="0039364D">
        <w:t>and</w:t>
      </w:r>
      <w:r w:rsidR="007E5808" w:rsidRPr="0039364D">
        <w:t xml:space="preserve"> 11 May</w:t>
      </w:r>
      <w:r w:rsidR="0059560F" w:rsidRPr="0039364D">
        <w:t xml:space="preserve"> 2020</w:t>
      </w:r>
      <w:r w:rsidR="009B64CF" w:rsidRPr="0039364D">
        <w:t>)</w:t>
      </w:r>
      <w:r w:rsidR="00422CD4" w:rsidRPr="0039364D">
        <w:t xml:space="preserve">. </w:t>
      </w:r>
      <w:r w:rsidR="002C1561" w:rsidRPr="0039364D">
        <w:t xml:space="preserve">To compute </w:t>
      </w:r>
      <w:r w:rsidR="008D77EB" w:rsidRPr="0039364D">
        <w:t xml:space="preserve">the </w:t>
      </w:r>
      <w:r w:rsidR="002C1561" w:rsidRPr="0039364D">
        <w:t>optimal (warping) distance</w:t>
      </w:r>
      <w:r w:rsidR="008D77EB" w:rsidRPr="0039364D">
        <w:t>s among all</w:t>
      </w:r>
      <w:r w:rsidR="002C1561" w:rsidRPr="0039364D">
        <w:t xml:space="preserve"> </w:t>
      </w:r>
      <w:r w:rsidR="008D77EB" w:rsidRPr="0039364D">
        <w:t>LT</w:t>
      </w:r>
      <w:r w:rsidR="002C1561" w:rsidRPr="0039364D">
        <w:t>LA’s time-series, we used the d</w:t>
      </w:r>
      <w:r w:rsidR="009C3227" w:rsidRPr="0039364D">
        <w:t xml:space="preserve">ynamic time warping </w:t>
      </w:r>
      <w:r w:rsidR="00AD455F" w:rsidRPr="0039364D">
        <w:t>(DTW)</w:t>
      </w:r>
      <w:r w:rsidR="00946307" w:rsidRPr="0039364D">
        <w:t xml:space="preserve"> </w:t>
      </w:r>
      <w:r w:rsidR="0059560F" w:rsidRPr="0039364D">
        <w:t>algorithm</w:t>
      </w:r>
      <w:ins w:id="475" w:author="Won Do Lee" w:date="2023-07-14T08:19:00Z">
        <w:r w:rsidR="009C175D" w:rsidRPr="0039364D">
          <w:t xml:space="preserve"> suggested by Berndt &amp; Clifford </w:t>
        </w:r>
      </w:ins>
      <w:del w:id="476" w:author="Won Do Lee" w:date="2023-07-14T08:19:00Z">
        <w:r w:rsidR="0059560F" w:rsidRPr="0039364D" w:rsidDel="009C175D">
          <w:delText xml:space="preserve"> </w:delText>
        </w:r>
      </w:del>
      <w:r w:rsidR="009C175D" w:rsidRPr="004638D1">
        <w:t>(1994)</w:t>
      </w:r>
      <w:r w:rsidR="00946307" w:rsidRPr="0039364D">
        <w:t>.</w:t>
      </w:r>
      <w:r w:rsidR="0059560F" w:rsidRPr="0039364D">
        <w:t xml:space="preserve"> </w:t>
      </w:r>
      <w:r w:rsidR="002C1561" w:rsidRPr="0039364D">
        <w:t xml:space="preserve">This algorithm is </w:t>
      </w:r>
      <w:r w:rsidR="004D180E" w:rsidRPr="0039364D">
        <w:t>widely</w:t>
      </w:r>
      <w:r w:rsidR="0059560F" w:rsidRPr="0039364D">
        <w:t xml:space="preserve"> </w:t>
      </w:r>
      <w:r w:rsidR="00B77DAA" w:rsidRPr="0039364D">
        <w:t xml:space="preserve">used </w:t>
      </w:r>
      <w:r w:rsidR="00FD3470" w:rsidRPr="0039364D">
        <w:t>for</w:t>
      </w:r>
      <w:r w:rsidR="0059560F" w:rsidRPr="0039364D">
        <w:t xml:space="preserve"> </w:t>
      </w:r>
      <w:r w:rsidR="007925CB" w:rsidRPr="0039364D">
        <w:t xml:space="preserve">clustering </w:t>
      </w:r>
      <w:r w:rsidR="005C3C05" w:rsidRPr="0039364D">
        <w:t>time</w:t>
      </w:r>
      <w:r w:rsidR="00B74666" w:rsidRPr="0039364D">
        <w:t xml:space="preserve"> </w:t>
      </w:r>
      <w:r w:rsidR="005C3C05" w:rsidRPr="0039364D">
        <w:t>series</w:t>
      </w:r>
      <w:r w:rsidR="0059560F" w:rsidRPr="0039364D">
        <w:t xml:space="preserve"> </w:t>
      </w:r>
      <w:r w:rsidR="002169FF" w:rsidRPr="004638D1">
        <w:t>(Aghabozorgi et al., 2015)</w:t>
      </w:r>
      <w:r w:rsidR="00B74666" w:rsidRPr="0039364D">
        <w:t xml:space="preserve">. </w:t>
      </w:r>
      <w:r w:rsidR="002C1561" w:rsidRPr="0039364D">
        <w:t xml:space="preserve">because </w:t>
      </w:r>
      <w:r w:rsidR="006C6F10" w:rsidRPr="0039364D">
        <w:t xml:space="preserve">of </w:t>
      </w:r>
      <w:r w:rsidR="002C1561" w:rsidRPr="0039364D">
        <w:t>its</w:t>
      </w:r>
      <w:r w:rsidR="00B77DAA" w:rsidRPr="0039364D">
        <w:t xml:space="preserve"> robustness</w:t>
      </w:r>
      <w:r w:rsidR="00953CDB" w:rsidRPr="0039364D">
        <w:t xml:space="preserve"> </w:t>
      </w:r>
      <w:r w:rsidR="002C1561" w:rsidRPr="0039364D">
        <w:t xml:space="preserve">compared to other conventional measures </w:t>
      </w:r>
      <w:r w:rsidR="00953CDB" w:rsidRPr="004638D1">
        <w:t>(Chen et al., 2017; Petitjean et al., 2011)</w:t>
      </w:r>
      <w:r w:rsidRPr="0039364D">
        <w:t xml:space="preserve">. </w:t>
      </w:r>
      <w:r w:rsidR="004D180E" w:rsidRPr="0039364D">
        <w:t>G</w:t>
      </w:r>
      <w:r w:rsidR="002169FF" w:rsidRPr="0039364D">
        <w:t>iven two</w:t>
      </w:r>
      <w:r w:rsidR="002D2F4B" w:rsidRPr="0039364D">
        <w:t xml:space="preserve"> </w:t>
      </w:r>
      <w:r w:rsidR="002169FF" w:rsidRPr="0039364D">
        <w:t>time</w:t>
      </w:r>
      <w:r w:rsidR="00C404CC" w:rsidRPr="0039364D">
        <w:t>-</w:t>
      </w:r>
      <w:r w:rsidR="002169FF" w:rsidRPr="0039364D">
        <w:t>series</w:t>
      </w:r>
      <w:r w:rsidR="002D2F4B" w:rsidRPr="0039364D">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39364D">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39364D">
        <w:t xml:space="preserve">, </w:t>
      </w:r>
      <w:r w:rsidR="002C1561" w:rsidRPr="0039364D">
        <w:t xml:space="preserve">the </w:t>
      </w:r>
      <w:r w:rsidR="003C119A" w:rsidRPr="0039364D">
        <w:t>D</w:t>
      </w:r>
      <w:r w:rsidR="00A50641" w:rsidRPr="0039364D">
        <w:t xml:space="preserve">TW </w:t>
      </w:r>
      <w:r w:rsidR="005F5861" w:rsidRPr="0039364D">
        <w:t xml:space="preserve">distance </w:t>
      </w:r>
      <w:r w:rsidR="00A50641" w:rsidRPr="0039364D">
        <w:t xml:space="preserve">can be </w:t>
      </w:r>
      <w:r w:rsidR="007925CB" w:rsidRPr="0039364D">
        <w:t xml:space="preserve">mathematically </w:t>
      </w:r>
      <w:r w:rsidR="00A50641" w:rsidRPr="0039364D">
        <w:t>formulat</w:t>
      </w:r>
      <w:r w:rsidR="00FF096E" w:rsidRPr="0039364D">
        <w:t xml:space="preserve">ed </w:t>
      </w:r>
      <w:r w:rsidR="00423500" w:rsidRPr="0039364D">
        <w:t>as follows.</w:t>
      </w:r>
      <w:r w:rsidR="008E3A1D" w:rsidRPr="0039364D">
        <w:t xml:space="preserve"> </w:t>
      </w:r>
    </w:p>
    <w:p w14:paraId="4575DC5C"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423500" w:rsidRPr="0039364D" w14:paraId="09ACFE49" w14:textId="77777777" w:rsidTr="005D5C25">
        <w:trPr>
          <w:jc w:val="center"/>
        </w:trPr>
        <w:tc>
          <w:tcPr>
            <w:tcW w:w="4353" w:type="pct"/>
            <w:shd w:val="clear" w:color="auto" w:fill="auto"/>
            <w:vAlign w:val="center"/>
          </w:tcPr>
          <w:p w14:paraId="559399AD" w14:textId="7F347C26" w:rsidR="00423500" w:rsidRPr="0039364D" w:rsidRDefault="00B34BF7" w:rsidP="00872147">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shd w:val="clear" w:color="auto" w:fill="auto"/>
            <w:vAlign w:val="center"/>
          </w:tcPr>
          <w:p w14:paraId="1A7B5D0A" w14:textId="77777777" w:rsidR="00423500" w:rsidRPr="0039364D" w:rsidRDefault="00423500" w:rsidP="005D5C25">
            <w:pPr>
              <w:spacing w:before="240"/>
              <w:jc w:val="center"/>
            </w:pPr>
            <w:r w:rsidRPr="0039364D">
              <w:t>(2).</w:t>
            </w:r>
          </w:p>
        </w:tc>
      </w:tr>
    </w:tbl>
    <w:p w14:paraId="4CA3EC18" w14:textId="77777777" w:rsidR="00B912C3" w:rsidRPr="0039364D" w:rsidRDefault="00B912C3" w:rsidP="00872147"/>
    <w:p w14:paraId="47A529B0" w14:textId="4BC2A96D" w:rsidR="00772C9E" w:rsidRPr="0039364D" w:rsidRDefault="005F5861" w:rsidP="00872147">
      <w:pPr>
        <w:spacing w:after="240"/>
      </w:pPr>
      <w:r w:rsidRPr="0039364D">
        <w:t xml:space="preserve">The sequence of </w:t>
      </w:r>
      <m:oMath>
        <m:r>
          <w:rPr>
            <w:rFonts w:ascii="Cambria Math" w:hAnsi="Cambria Math"/>
          </w:rPr>
          <m:t>S</m:t>
        </m:r>
      </m:oMath>
      <w:r w:rsidR="001837D5" w:rsidRPr="0039364D">
        <w:t xml:space="preserve"> and </w:t>
      </w:r>
      <m:oMath>
        <m:r>
          <w:rPr>
            <w:rFonts w:ascii="Cambria Math" w:hAnsi="Cambria Math"/>
          </w:rPr>
          <m:t>T</m:t>
        </m:r>
      </m:oMath>
      <w:r w:rsidR="001837D5" w:rsidRPr="0039364D">
        <w:t xml:space="preserve"> </w:t>
      </w:r>
      <w:r w:rsidR="00F02F5F" w:rsidRPr="0039364D">
        <w:t xml:space="preserve">can be arranged to form a </w:t>
      </w:r>
      <m:oMath>
        <m:r>
          <w:rPr>
            <w:rFonts w:ascii="Cambria Math" w:hAnsi="Cambria Math"/>
          </w:rPr>
          <m:t>n</m:t>
        </m:r>
      </m:oMath>
      <w:r w:rsidR="00F02F5F" w:rsidRPr="0039364D">
        <w:t>-by-</w:t>
      </w:r>
      <m:oMath>
        <m:r>
          <w:rPr>
            <w:rFonts w:ascii="Cambria Math" w:hAnsi="Cambria Math"/>
          </w:rPr>
          <m:t>m</m:t>
        </m:r>
      </m:oMath>
      <w:r w:rsidR="00F02F5F" w:rsidRPr="0039364D">
        <w:t xml:space="preserve"> </w:t>
      </w:r>
      <w:r w:rsidR="00A561AA" w:rsidRPr="0039364D">
        <w:t>grid</w:t>
      </w:r>
      <w:r w:rsidRPr="0039364D">
        <w:t>, where</w:t>
      </w:r>
      <w:r w:rsidR="002443FB" w:rsidRPr="0039364D">
        <w:t xml:space="preserve"> </w:t>
      </w:r>
      <m:oMath>
        <m:r>
          <w:rPr>
            <w:rFonts w:ascii="Cambria Math" w:hAnsi="Cambria Math"/>
          </w:rPr>
          <m:t>δ</m:t>
        </m:r>
      </m:oMath>
      <w:r w:rsidR="0008269C" w:rsidRPr="0039364D">
        <w:t xml:space="preserve"> </w:t>
      </w:r>
      <w:r w:rsidR="00FA3864" w:rsidRPr="0039364D">
        <w:t xml:space="preserve">is </w:t>
      </w:r>
      <w:r w:rsidR="005344CC" w:rsidRPr="0039364D">
        <w:t xml:space="preserve">a distance function, to represent the </w:t>
      </w:r>
      <w:r w:rsidR="00FA3864" w:rsidRPr="0039364D">
        <w:t xml:space="preserve">magnitude of the difference between the </w:t>
      </w:r>
      <w:r w:rsidR="00F0734C" w:rsidRPr="0039364D">
        <w:t xml:space="preserve">sequence </w:t>
      </w:r>
      <w:r w:rsidR="00A41F23" w:rsidRPr="0039364D">
        <w:t xml:space="preserve">elements </w:t>
      </w:r>
      <w:r w:rsidR="00FA3864" w:rsidRPr="0039364D">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39364D">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39364D">
        <w:t>).</w:t>
      </w:r>
      <w:r w:rsidR="0069413C" w:rsidRPr="0039364D">
        <w:t xml:space="preserve"> </w:t>
      </w:r>
      <m:oMath>
        <m:r>
          <w:rPr>
            <w:rFonts w:ascii="Cambria Math" w:hAnsi="Cambria Math"/>
          </w:rPr>
          <m:t>Q</m:t>
        </m:r>
      </m:oMath>
      <w:r w:rsidR="006A3664" w:rsidRPr="0039364D">
        <w:t xml:space="preserve"> </w:t>
      </w:r>
      <w:r w:rsidR="00F0734C" w:rsidRPr="0039364D">
        <w:t>denotes</w:t>
      </w:r>
      <w:r w:rsidR="006A3664" w:rsidRPr="0039364D">
        <w:t xml:space="preserve"> a sequence of grid points (1 to </w:t>
      </w:r>
      <m:oMath>
        <m:r>
          <w:rPr>
            <w:rFonts w:ascii="Cambria Math" w:hAnsi="Cambria Math"/>
          </w:rPr>
          <m:t>j</m:t>
        </m:r>
      </m:oMath>
      <w:r w:rsidR="006A3664" w:rsidRPr="0039364D">
        <w:t>)</w:t>
      </w:r>
      <w:r w:rsidR="005344CC" w:rsidRPr="0039364D">
        <w:t xml:space="preserve">, </w:t>
      </w:r>
      <m:oMath>
        <m:r>
          <w:rPr>
            <w:rFonts w:ascii="Cambria Math" w:hAnsi="Cambria Math"/>
          </w:rPr>
          <m:t>P</m:t>
        </m:r>
      </m:oMath>
      <w:r w:rsidR="00A561AA" w:rsidRPr="0039364D">
        <w:t xml:space="preserve"> is a warping function to find the path through the grid. </w:t>
      </w:r>
      <w:r w:rsidR="008D77EB" w:rsidRPr="0039364D">
        <w:t>The</w:t>
      </w:r>
      <w:r w:rsidR="005857DD" w:rsidRPr="0039364D">
        <w:t xml:space="preserve"> </w:t>
      </w:r>
      <w:r w:rsidR="00441B9F" w:rsidRPr="0039364D">
        <w:t xml:space="preserve">warping path </w:t>
      </w:r>
      <m:oMath>
        <m:r>
          <w:rPr>
            <w:rFonts w:ascii="Cambria Math" w:hAnsi="Cambria Math"/>
          </w:rPr>
          <m:t>W</m:t>
        </m:r>
      </m:oMath>
      <w:r w:rsidR="00441B9F" w:rsidRPr="0039364D">
        <w:t xml:space="preserve"> aligns the elements of two sequences</w:t>
      </w:r>
      <w:r w:rsidR="003549E4" w:rsidRPr="0039364D">
        <w:t xml:space="preserve"> </w:t>
      </w:r>
      <w:r w:rsidR="00441B9F" w:rsidRPr="0039364D">
        <w:t>when the distance</w:t>
      </w:r>
      <w:r w:rsidR="00AE7F68" w:rsidRPr="0039364D">
        <w:t xml:space="preserve"> </w:t>
      </w:r>
      <w:r w:rsidR="00441B9F" w:rsidRPr="0039364D">
        <w:t>between them is minimised.</w:t>
      </w:r>
      <w:r w:rsidR="00772C9E" w:rsidRPr="0039364D">
        <w:t xml:space="preserve"> </w:t>
      </w:r>
    </w:p>
    <w:p w14:paraId="263D1E07" w14:textId="3CC40F82" w:rsidR="00A81082" w:rsidRPr="0039364D" w:rsidRDefault="00F7070D" w:rsidP="00872147">
      <w:bookmarkStart w:id="477" w:name="_Hlk140213961"/>
      <w:r w:rsidRPr="0039364D">
        <w:t xml:space="preserve">Hierarchical clustering </w:t>
      </w:r>
      <w:r w:rsidR="007925CB" w:rsidRPr="0039364D">
        <w:t>methods</w:t>
      </w:r>
      <w:r w:rsidR="004D484C" w:rsidRPr="0039364D">
        <w:t xml:space="preserve"> </w:t>
      </w:r>
      <w:r w:rsidR="001C0869" w:rsidRPr="0039364D">
        <w:t>have been</w:t>
      </w:r>
      <w:r w:rsidR="00BD1BAC" w:rsidRPr="0039364D">
        <w:t xml:space="preserve"> </w:t>
      </w:r>
      <w:r w:rsidR="009A03FF" w:rsidRPr="0039364D">
        <w:t xml:space="preserve">deployed to test </w:t>
      </w:r>
      <w:r w:rsidR="00A162FB" w:rsidRPr="0039364D">
        <w:t xml:space="preserve">the performance of </w:t>
      </w:r>
      <w:r w:rsidR="002A796B" w:rsidRPr="0039364D">
        <w:t xml:space="preserve">different </w:t>
      </w:r>
      <w:r w:rsidR="009F6329" w:rsidRPr="0039364D">
        <w:t>agglomerative hierarchical clustering algorithms</w:t>
      </w:r>
      <w:commentRangeStart w:id="478"/>
      <w:commentRangeStart w:id="479"/>
      <w:r w:rsidR="00A162FB" w:rsidRPr="0039364D">
        <w:rPr>
          <w:rStyle w:val="FootnoteReference"/>
        </w:rPr>
        <w:footnoteReference w:id="7"/>
      </w:r>
      <w:commentRangeEnd w:id="478"/>
      <w:r w:rsidR="00A162FB" w:rsidRPr="0039364D">
        <w:rPr>
          <w:rStyle w:val="CommentReference"/>
        </w:rPr>
        <w:commentReference w:id="478"/>
      </w:r>
      <w:commentRangeEnd w:id="479"/>
      <w:r w:rsidR="00CB6194" w:rsidRPr="0039364D">
        <w:rPr>
          <w:rStyle w:val="CommentReference"/>
        </w:rPr>
        <w:commentReference w:id="479"/>
      </w:r>
      <w:r w:rsidR="00EA32DA" w:rsidRPr="0039364D">
        <w:t xml:space="preserve"> </w:t>
      </w:r>
      <w:bookmarkEnd w:id="477"/>
      <w:r w:rsidR="001C0869" w:rsidRPr="0039364D">
        <w:t>on the</w:t>
      </w:r>
      <w:r w:rsidR="005B2F44" w:rsidRPr="0039364D">
        <w:t xml:space="preserve"> </w:t>
      </w:r>
      <w:r w:rsidR="001C0869" w:rsidRPr="0039364D">
        <w:t xml:space="preserve">constructed </w:t>
      </w:r>
      <w:r w:rsidR="000C592C" w:rsidRPr="0039364D">
        <w:t>DTW</w:t>
      </w:r>
      <w:r w:rsidR="00A81082" w:rsidRPr="0039364D">
        <w:t xml:space="preserve"> distance </w:t>
      </w:r>
      <w:r w:rsidR="009A03FF" w:rsidRPr="004638D1">
        <w:t>(Dau et al., 2016; Sardá-Espinosa, 2019)</w:t>
      </w:r>
      <w:r w:rsidR="003E75A8" w:rsidRPr="0039364D">
        <w:t xml:space="preserve">. </w:t>
      </w:r>
      <w:r w:rsidR="001C0869" w:rsidRPr="0039364D">
        <w:t xml:space="preserve">We have used the </w:t>
      </w:r>
      <w:r w:rsidR="001C0869" w:rsidRPr="0039364D">
        <w:rPr>
          <w:i/>
          <w:iCs/>
        </w:rPr>
        <w:t>dtwclust</w:t>
      </w:r>
      <w:r w:rsidR="001C0869" w:rsidRPr="0039364D">
        <w:t xml:space="preserve"> package for R to identify the optimal number of clusters within the [2,20] range with the help of the</w:t>
      </w:r>
      <w:r w:rsidR="00B371A0" w:rsidRPr="0039364D">
        <w:t xml:space="preserve"> Silhouette index (</w:t>
      </w:r>
      <w:r w:rsidR="00B371A0" w:rsidRPr="0039364D">
        <w:rPr>
          <w:i/>
          <w:iCs/>
        </w:rPr>
        <w:t>S</w:t>
      </w:r>
      <w:r w:rsidR="00A54AA0" w:rsidRPr="0039364D">
        <w:rPr>
          <w:i/>
          <w:iCs/>
        </w:rPr>
        <w:t>il</w:t>
      </w:r>
      <w:r w:rsidR="00B371A0" w:rsidRPr="0039364D">
        <w:t>)</w:t>
      </w:r>
      <w:r w:rsidR="001C0869" w:rsidRPr="0039364D">
        <w:t>. This has been identified as the best-performing cluster validity index</w:t>
      </w:r>
      <w:r w:rsidR="009C175D" w:rsidRPr="0039364D">
        <w:t xml:space="preserve">. </w:t>
      </w:r>
      <w:r w:rsidR="00A81082" w:rsidRPr="0039364D">
        <w:t>Arbelaitz</w:t>
      </w:r>
      <w:r w:rsidR="00A5674E" w:rsidRPr="0039364D">
        <w:t xml:space="preserve"> </w:t>
      </w:r>
      <w:r w:rsidR="009C175D" w:rsidRPr="004638D1">
        <w:t>(2013)</w:t>
      </w:r>
      <w:r w:rsidR="00B371A0" w:rsidRPr="0039364D">
        <w:t xml:space="preserve"> </w:t>
      </w:r>
      <w:r w:rsidR="001C0869" w:rsidRPr="0039364D">
        <w:t>de</w:t>
      </w:r>
      <w:r w:rsidR="0047355F" w:rsidRPr="0039364D">
        <w:t>picts</w:t>
      </w:r>
      <w:r w:rsidR="009C781C" w:rsidRPr="0039364D">
        <w:t xml:space="preserve"> </w:t>
      </w:r>
      <w:r w:rsidR="006C0A9B" w:rsidRPr="0039364D">
        <w:t xml:space="preserve">how close each </w:t>
      </w:r>
      <w:r w:rsidR="0047355F" w:rsidRPr="0039364D">
        <w:t xml:space="preserve">observation is to others </w:t>
      </w:r>
      <w:r w:rsidR="006C0A9B" w:rsidRPr="0039364D">
        <w:t xml:space="preserve">in </w:t>
      </w:r>
      <w:r w:rsidR="0047355F" w:rsidRPr="0039364D">
        <w:t xml:space="preserve">the same </w:t>
      </w:r>
      <w:r w:rsidR="006C0A9B" w:rsidRPr="0039364D">
        <w:t xml:space="preserve">cluster </w:t>
      </w:r>
      <w:r w:rsidR="00D22631" w:rsidRPr="0039364D">
        <w:t>(i.e. intra-cluster</w:t>
      </w:r>
      <w:r w:rsidR="0047355F" w:rsidRPr="0039364D">
        <w:t xml:space="preserve"> distances</w:t>
      </w:r>
      <w:r w:rsidR="00D22631" w:rsidRPr="0039364D">
        <w:t xml:space="preserve">) </w:t>
      </w:r>
      <w:r w:rsidR="00C404CC" w:rsidRPr="0039364D">
        <w:t>by contrast t</w:t>
      </w:r>
      <w:r w:rsidR="006C0A9B" w:rsidRPr="0039364D">
        <w:t xml:space="preserve">o </w:t>
      </w:r>
      <w:r w:rsidR="0047355F" w:rsidRPr="0039364D">
        <w:t xml:space="preserve">observations in </w:t>
      </w:r>
      <w:r w:rsidR="006C0A9B" w:rsidRPr="0039364D">
        <w:t>the nearest cluster</w:t>
      </w:r>
      <w:r w:rsidR="00D22631" w:rsidRPr="0039364D">
        <w:t xml:space="preserve"> (i.e. inter-cluster</w:t>
      </w:r>
      <w:r w:rsidR="0047355F" w:rsidRPr="0039364D">
        <w:t xml:space="preserve"> distances</w:t>
      </w:r>
      <w:r w:rsidR="00D22631" w:rsidRPr="0039364D">
        <w:t>)</w:t>
      </w:r>
      <w:r w:rsidR="0047355F" w:rsidRPr="0039364D">
        <w:t xml:space="preserve">. </w:t>
      </w:r>
      <w:r w:rsidR="0047355F" w:rsidRPr="0039364D">
        <w:rPr>
          <w:i/>
          <w:iCs/>
        </w:rPr>
        <w:t>Sil</w:t>
      </w:r>
      <w:r w:rsidR="0047355F" w:rsidRPr="0039364D">
        <w:t xml:space="preserve"> values </w:t>
      </w:r>
      <w:r w:rsidR="00C025AD" w:rsidRPr="0039364D">
        <w:t>range from -1 to +1</w:t>
      </w:r>
      <w:r w:rsidR="0047355F" w:rsidRPr="0039364D">
        <w:t xml:space="preserve">, with higher values </w:t>
      </w:r>
      <w:r w:rsidR="00C025AD" w:rsidRPr="0039364D">
        <w:t>denot</w:t>
      </w:r>
      <w:r w:rsidR="0047355F" w:rsidRPr="0039364D">
        <w:t>ing better</w:t>
      </w:r>
      <w:r w:rsidR="00C025AD" w:rsidRPr="0039364D">
        <w:t xml:space="preserve"> overall clustering quality </w:t>
      </w:r>
      <w:r w:rsidR="00C025AD" w:rsidRPr="004638D1">
        <w:t>(Rousseeuw, 1987)</w:t>
      </w:r>
      <w:r w:rsidR="00845459" w:rsidRPr="0039364D">
        <w:t>.</w:t>
      </w:r>
      <w:r w:rsidR="00FD17AB" w:rsidRPr="0039364D">
        <w:t xml:space="preserve"> </w:t>
      </w:r>
      <w:r w:rsidR="00561636" w:rsidRPr="0039364D">
        <w:t>If</w:t>
      </w:r>
      <w:r w:rsidR="00845459" w:rsidRPr="0039364D">
        <w:t xml:space="preserve"> </w:t>
      </w:r>
      <w:r w:rsidR="008D77EB" w:rsidRPr="0039364D">
        <w:t>LTLA area</w:t>
      </w:r>
      <w:r w:rsidR="0050767D" w:rsidRPr="0039364D">
        <w:t xml:space="preserve"> </w:t>
      </w:r>
      <m:oMath>
        <m:r>
          <w:rPr>
            <w:rFonts w:ascii="Cambria Math" w:hAnsi="Cambria Math"/>
          </w:rPr>
          <m:t>l</m:t>
        </m:r>
      </m:oMath>
      <w:r w:rsidR="00845459" w:rsidRPr="0039364D">
        <w:t xml:space="preserve"> </w:t>
      </w:r>
      <w:r w:rsidR="00A54AA0" w:rsidRPr="0039364D">
        <w:t xml:space="preserve">belongs to </w:t>
      </w:r>
      <w:r w:rsidR="00725168" w:rsidRPr="0039364D">
        <w:t xml:space="preserve">cluster </w:t>
      </w:r>
      <m:oMath>
        <m:r>
          <w:rPr>
            <w:rFonts w:ascii="Cambria Math" w:hAnsi="Cambria Math"/>
          </w:rPr>
          <m:t>K</m:t>
        </m:r>
      </m:oMath>
      <w:r w:rsidR="00845459"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39364D">
        <w:t xml:space="preserve"> </w:t>
      </w:r>
      <w:r w:rsidR="00A76102" w:rsidRPr="0039364D">
        <w:t xml:space="preserve">can be </w:t>
      </w:r>
      <w:r w:rsidR="007840E5" w:rsidRPr="0039364D">
        <w:t>expressed as</w:t>
      </w:r>
      <w:r w:rsidR="008D77EB" w:rsidRPr="0039364D">
        <w:t>:</w:t>
      </w:r>
      <w:r w:rsidR="007E4B13" w:rsidRPr="0039364D">
        <w:t xml:space="preserve"> </w:t>
      </w:r>
    </w:p>
    <w:p w14:paraId="11B5CB43"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780AC2" w:rsidRPr="0039364D" w14:paraId="11B4167A" w14:textId="77777777" w:rsidTr="005D5C25">
        <w:trPr>
          <w:jc w:val="center"/>
        </w:trPr>
        <w:tc>
          <w:tcPr>
            <w:tcW w:w="4353" w:type="pct"/>
            <w:shd w:val="clear" w:color="auto" w:fill="auto"/>
            <w:vAlign w:val="center"/>
          </w:tcPr>
          <w:p w14:paraId="06437F38" w14:textId="22C392AF" w:rsidR="00780AC2" w:rsidRPr="0039364D" w:rsidRDefault="00000000" w:rsidP="00872147">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shd w:val="clear" w:color="auto" w:fill="auto"/>
            <w:vAlign w:val="center"/>
          </w:tcPr>
          <w:p w14:paraId="66742B75" w14:textId="77777777" w:rsidR="00780AC2" w:rsidRPr="0039364D" w:rsidRDefault="00780AC2" w:rsidP="005D5C25">
            <w:pPr>
              <w:jc w:val="center"/>
            </w:pPr>
            <w:r w:rsidRPr="0039364D">
              <w:t>(3)</w:t>
            </w:r>
            <w:r w:rsidR="008D77EB" w:rsidRPr="0039364D">
              <w:t>,</w:t>
            </w:r>
          </w:p>
        </w:tc>
      </w:tr>
    </w:tbl>
    <w:p w14:paraId="44CEFA2C" w14:textId="77777777" w:rsidR="00B912C3" w:rsidRPr="0039364D" w:rsidRDefault="00B912C3" w:rsidP="00872147"/>
    <w:p w14:paraId="53603822" w14:textId="2BE0DB7F" w:rsidR="00B3020A" w:rsidRPr="0039364D" w:rsidRDefault="0047355F" w:rsidP="00872147">
      <w:pPr>
        <w:spacing w:after="240"/>
      </w:pPr>
      <w:r w:rsidRPr="0039364D">
        <w:t>w</w:t>
      </w:r>
      <w:r w:rsidR="007840E5" w:rsidRPr="0039364D">
        <w:t>here</w:t>
      </w:r>
      <m:oMath>
        <m:r>
          <w:rPr>
            <w:rFonts w:ascii="Cambria Math" w:hAnsi="Cambria Math"/>
          </w:rPr>
          <m:t xml:space="preserve"> a</m:t>
        </m:r>
        <m:d>
          <m:dPr>
            <m:ctrlPr>
              <w:rPr>
                <w:rFonts w:ascii="Cambria Math" w:hAnsi="Cambria Math"/>
                <w:i/>
              </w:rPr>
            </m:ctrlPr>
          </m:dPr>
          <m:e>
            <m:r>
              <w:rPr>
                <w:rFonts w:ascii="Cambria Math" w:hAnsi="Cambria Math"/>
              </w:rPr>
              <m:t>l</m:t>
            </m:r>
          </m:e>
        </m:d>
      </m:oMath>
      <w:r w:rsidR="007840E5" w:rsidRPr="0039364D">
        <w:t xml:space="preserve"> is the </w:t>
      </w:r>
      <w:r w:rsidR="00A54AA0" w:rsidRPr="0039364D">
        <w:t xml:space="preserve">average distance between </w:t>
      </w:r>
      <m:oMath>
        <m:r>
          <w:rPr>
            <w:rFonts w:ascii="Cambria Math" w:hAnsi="Cambria Math"/>
          </w:rPr>
          <m:t>l</m:t>
        </m:r>
      </m:oMath>
      <w:r w:rsidR="00A54AA0" w:rsidRPr="0039364D">
        <w:t xml:space="preserve"> to other LTLA areas in the same cluster </w:t>
      </w:r>
      <m:oMath>
        <m:r>
          <w:rPr>
            <w:rFonts w:ascii="Cambria Math" w:hAnsi="Cambria Math"/>
          </w:rPr>
          <m:t>K</m:t>
        </m:r>
      </m:oMath>
      <w:r w:rsidR="007840E5" w:rsidRPr="0039364D">
        <w:t xml:space="preserve"> </w:t>
      </w:r>
      <w:r w:rsidR="008D77EB" w:rsidRPr="0039364D">
        <w:t xml:space="preserve">and </w:t>
      </w:r>
      <m:oMath>
        <m:r>
          <w:rPr>
            <w:rFonts w:ascii="Cambria Math" w:hAnsi="Cambria Math"/>
          </w:rPr>
          <m:t>b</m:t>
        </m:r>
        <m:d>
          <m:dPr>
            <m:ctrlPr>
              <w:rPr>
                <w:rFonts w:ascii="Cambria Math" w:hAnsi="Cambria Math"/>
                <w:i/>
              </w:rPr>
            </m:ctrlPr>
          </m:dPr>
          <m:e>
            <m:r>
              <w:rPr>
                <w:rFonts w:ascii="Cambria Math" w:hAnsi="Cambria Math"/>
              </w:rPr>
              <m:t>l</m:t>
            </m:r>
          </m:e>
        </m:d>
      </m:oMath>
      <w:r w:rsidR="007840E5" w:rsidRPr="0039364D">
        <w:t xml:space="preserve"> is the</w:t>
      </w:r>
      <w:r w:rsidR="00A54AA0" w:rsidRPr="0039364D">
        <w:t xml:space="preserve"> smallest average distance from </w:t>
      </w:r>
      <m:oMath>
        <m:r>
          <w:rPr>
            <w:rFonts w:ascii="Cambria Math" w:hAnsi="Cambria Math"/>
          </w:rPr>
          <m:t>l</m:t>
        </m:r>
      </m:oMath>
      <w:r w:rsidR="00A54AA0" w:rsidRPr="0039364D">
        <w:t xml:space="preserve"> to other LTLA area(s) in the nearest cluster. </w:t>
      </w:r>
      <w:r w:rsidR="00561636" w:rsidRPr="0039364D">
        <w:t>A value for</w:t>
      </w:r>
      <w:r w:rsidR="00A54AA0"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39364D">
        <w:t xml:space="preserve"> t</w:t>
      </w:r>
      <w:r w:rsidR="00561636" w:rsidRPr="0039364D">
        <w:t xml:space="preserve">hat is </w:t>
      </w:r>
      <w:r w:rsidR="00A54AA0" w:rsidRPr="0039364D">
        <w:t>close to 1 require</w:t>
      </w:r>
      <w:r w:rsidR="00370B7B" w:rsidRPr="0039364D">
        <w:t>s</w:t>
      </w:r>
      <w:r w:rsidR="00A54AA0" w:rsidRPr="0039364D">
        <w:t xml:space="preserve"> </w:t>
      </w:r>
      <m:oMath>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m:t>
        </m:r>
      </m:oMath>
      <w:r w:rsidR="00A54AA0" w:rsidRPr="0039364D">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00561636" w:rsidRPr="0039364D">
        <w:t>.</w:t>
      </w:r>
      <m:oMath>
        <m:r>
          <w:rPr>
            <w:rFonts w:ascii="Cambria Math" w:hAnsi="Cambria Math"/>
          </w:rPr>
          <m:t xml:space="preserve"> </m:t>
        </m:r>
      </m:oMath>
      <w:r w:rsidR="00A54AA0" w:rsidRPr="0039364D">
        <w:t xml:space="preserve"> </w:t>
      </w:r>
      <w:r w:rsidR="002F5A48" w:rsidRPr="0039364D">
        <w:t>Thus, a</w:t>
      </w:r>
      <w:r w:rsidR="00A54AA0" w:rsidRPr="0039364D">
        <w:t xml:space="preserve"> small value </w:t>
      </w:r>
      <w:r w:rsidR="00452A44" w:rsidRPr="0039364D">
        <w:t xml:space="preserve">of </w:t>
      </w:r>
      <m:oMath>
        <m:r>
          <w:rPr>
            <w:rFonts w:ascii="Cambria Math" w:hAnsi="Cambria Math"/>
          </w:rPr>
          <m:t>a</m:t>
        </m:r>
      </m:oMath>
      <w:r w:rsidR="00452A44" w:rsidRPr="0039364D">
        <w:t xml:space="preserve"> </w:t>
      </w:r>
      <w:r w:rsidR="00A54AA0" w:rsidRPr="0039364D">
        <w:t xml:space="preserve">means </w:t>
      </w:r>
      <w:r w:rsidR="00561636" w:rsidRPr="0039364D">
        <w:t xml:space="preserve">that the </w:t>
      </w:r>
      <w:r w:rsidR="00452A44" w:rsidRPr="0039364D">
        <w:t>cluster analysis perform</w:t>
      </w:r>
      <w:r w:rsidR="00561636" w:rsidRPr="0039364D">
        <w:t>s</w:t>
      </w:r>
      <w:r w:rsidR="00452A44" w:rsidRPr="0039364D">
        <w:t xml:space="preserve"> well</w:t>
      </w:r>
      <w:r w:rsidR="00A54AA0" w:rsidRPr="0039364D">
        <w:t>.</w:t>
      </w:r>
    </w:p>
    <w:p w14:paraId="2D565B80" w14:textId="77777777" w:rsidR="00F25F23" w:rsidRPr="0039364D" w:rsidRDefault="00E70FCA" w:rsidP="00872147">
      <w:pPr>
        <w:pStyle w:val="Heading3"/>
        <w:spacing w:after="240"/>
      </w:pPr>
      <w:r w:rsidRPr="0039364D">
        <w:t>Classification model</w:t>
      </w:r>
    </w:p>
    <w:p w14:paraId="65010D99" w14:textId="0A45D207" w:rsidR="00A30556" w:rsidRPr="0039364D" w:rsidRDefault="00A30556" w:rsidP="00872147">
      <w:r w:rsidRPr="0039364D">
        <w:t>A penalised regression model is similar</w:t>
      </w:r>
      <w:r w:rsidR="00860534">
        <w:t xml:space="preserve"> </w:t>
      </w:r>
      <w:r w:rsidRPr="0039364D">
        <w:t>to</w:t>
      </w:r>
      <w:r w:rsidR="00860534">
        <w:t xml:space="preserve"> </w:t>
      </w:r>
      <w:r w:rsidRPr="0039364D">
        <w:t>linear regression</w:t>
      </w:r>
      <w:r w:rsidR="00C025AD" w:rsidRPr="0039364D">
        <w:t xml:space="preserve"> </w:t>
      </w:r>
      <w:r w:rsidR="00860534">
        <w:t xml:space="preserve">model </w:t>
      </w:r>
      <w:r w:rsidR="00C025AD" w:rsidRPr="0039364D">
        <w:t xml:space="preserve">but </w:t>
      </w:r>
      <w:r w:rsidR="00860534">
        <w:t xml:space="preserve">it </w:t>
      </w:r>
      <w:r w:rsidR="00C025AD" w:rsidRPr="0039364D">
        <w:t xml:space="preserve">has </w:t>
      </w:r>
      <w:r w:rsidRPr="0039364D">
        <w:t>an additional penalty term to constrain (or regularise) the estimated coefficients. It can reduce the variance and decrease sample error to help generalise</w:t>
      </w:r>
      <w:r w:rsidR="00561636" w:rsidRPr="0039364D">
        <w:t>d</w:t>
      </w:r>
      <w:r w:rsidRPr="0039364D">
        <w:t xml:space="preserve"> models </w:t>
      </w:r>
      <w:r w:rsidR="00832B03" w:rsidRPr="004638D1">
        <w:t>(Boehmke &amp; Greenwell, 2019)</w:t>
      </w:r>
      <w:r w:rsidR="00832B03" w:rsidRPr="0039364D">
        <w:t xml:space="preserve">. </w:t>
      </w:r>
      <w:r w:rsidR="00381BB2" w:rsidRPr="0039364D">
        <w:t xml:space="preserve">The </w:t>
      </w:r>
      <w:r w:rsidR="009E0350" w:rsidRPr="0039364D">
        <w:t xml:space="preserve">LASSO </w:t>
      </w:r>
      <w:r w:rsidR="005C5EB4" w:rsidRPr="0039364D">
        <w:t xml:space="preserve">(Least Absolute Shrinkage and Selection Operator) </w:t>
      </w:r>
      <w:r w:rsidR="00381BB2" w:rsidRPr="0039364D">
        <w:t>regression is a penalised regression model</w:t>
      </w:r>
      <w:r w:rsidR="00561636" w:rsidRPr="0039364D">
        <w:t>, originally</w:t>
      </w:r>
      <w:r w:rsidR="00381BB2" w:rsidRPr="0039364D">
        <w:t xml:space="preserve"> proposed by Tibshirani </w:t>
      </w:r>
      <w:r w:rsidR="00381BB2" w:rsidRPr="004638D1">
        <w:t>(1996)</w:t>
      </w:r>
      <w:r w:rsidR="00CC6C48" w:rsidRPr="0039364D">
        <w:t xml:space="preserve">. </w:t>
      </w:r>
      <w:r w:rsidR="00381BB2" w:rsidRPr="0039364D">
        <w:t>I</w:t>
      </w:r>
      <w:r w:rsidR="00D62060" w:rsidRPr="0039364D">
        <w:t xml:space="preserve">t </w:t>
      </w:r>
      <w:r w:rsidR="00D772C1" w:rsidRPr="0039364D">
        <w:t>minimises the residual sum of squared errors (RSS) while constraining the sum of the absolute values of the regression</w:t>
      </w:r>
      <w:r w:rsidR="00381BB2" w:rsidRPr="0039364D">
        <w:t xml:space="preserve"> coefficients</w:t>
      </w:r>
      <w:r w:rsidR="007A66DF" w:rsidRPr="0039364D">
        <w:t xml:space="preserve"> </w:t>
      </w:r>
      <w:r w:rsidR="00381BB2" w:rsidRPr="004638D1">
        <w:t>(Usai et al., 2009)</w:t>
      </w:r>
      <w:r w:rsidR="00381BB2" w:rsidRPr="0039364D">
        <w:t>.</w:t>
      </w:r>
      <w:r w:rsidR="007A3FD8" w:rsidRPr="0039364D">
        <w:t xml:space="preserve"> </w:t>
      </w:r>
      <w:r w:rsidR="008B2C09" w:rsidRPr="0039364D">
        <w:t>In mathematical form, t</w:t>
      </w:r>
      <w:r w:rsidR="00DA6750" w:rsidRPr="0039364D">
        <w:t>he penalised likelihood function is given by</w:t>
      </w:r>
      <w:r w:rsidR="00561636" w:rsidRPr="0039364D">
        <w:t>:</w:t>
      </w:r>
    </w:p>
    <w:p w14:paraId="74738716" w14:textId="77777777" w:rsidR="00B912C3" w:rsidRPr="0039364D" w:rsidRDefault="00B912C3" w:rsidP="00872147">
      <w:pPr>
        <w:spacing w:after="240"/>
      </w:pPr>
    </w:p>
    <w:tbl>
      <w:tblPr>
        <w:tblW w:w="5000" w:type="pct"/>
        <w:jc w:val="center"/>
        <w:tblLook w:val="04A0" w:firstRow="1" w:lastRow="0" w:firstColumn="1" w:lastColumn="0" w:noHBand="0" w:noVBand="1"/>
      </w:tblPr>
      <w:tblGrid>
        <w:gridCol w:w="7631"/>
        <w:gridCol w:w="1134"/>
      </w:tblGrid>
      <w:tr w:rsidR="00A30556" w:rsidRPr="0039364D" w14:paraId="6751DFA0" w14:textId="77777777" w:rsidTr="005D5C25">
        <w:trPr>
          <w:jc w:val="center"/>
        </w:trPr>
        <w:tc>
          <w:tcPr>
            <w:tcW w:w="4353" w:type="pct"/>
            <w:shd w:val="clear" w:color="auto" w:fill="auto"/>
            <w:vAlign w:val="center"/>
          </w:tcPr>
          <w:p w14:paraId="0F125566" w14:textId="451E270F" w:rsidR="00A30556" w:rsidRPr="0039364D" w:rsidRDefault="00000000" w:rsidP="00872147">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shd w:val="clear" w:color="auto" w:fill="auto"/>
            <w:vAlign w:val="center"/>
          </w:tcPr>
          <w:p w14:paraId="4D62EE04" w14:textId="77777777" w:rsidR="00A30556" w:rsidRPr="0039364D" w:rsidRDefault="00A30556" w:rsidP="005D5C25">
            <w:pPr>
              <w:spacing w:after="240"/>
              <w:jc w:val="center"/>
            </w:pPr>
            <w:r w:rsidRPr="0039364D">
              <w:t>(4)</w:t>
            </w:r>
            <w:r w:rsidR="00571E27" w:rsidRPr="0039364D">
              <w:t>.</w:t>
            </w:r>
          </w:p>
        </w:tc>
      </w:tr>
    </w:tbl>
    <w:p w14:paraId="4AFCE49A" w14:textId="77777777" w:rsidR="00B912C3" w:rsidRPr="0039364D" w:rsidRDefault="00B912C3" w:rsidP="00872147"/>
    <w:p w14:paraId="62DABBDD" w14:textId="35A3570D" w:rsidR="00370B7B" w:rsidRPr="0039364D" w:rsidRDefault="00FC0B05" w:rsidP="00872147">
      <w:pPr>
        <w:spacing w:after="240"/>
      </w:pPr>
      <w:r w:rsidRPr="0039364D">
        <w:t>Here</w:t>
      </w:r>
      <w:r w:rsidR="00A30556" w:rsidRPr="0039364D">
        <w:t xml:space="preserve"> </w:t>
      </w:r>
      <m:oMath>
        <m:r>
          <w:rPr>
            <w:rFonts w:ascii="Cambria Math" w:hAnsi="Cambria Math"/>
          </w:rPr>
          <m:t>t</m:t>
        </m:r>
      </m:oMath>
      <w:r w:rsidR="00A30556" w:rsidRPr="0039364D">
        <w:t xml:space="preserve"> is a</w:t>
      </w:r>
      <w:r w:rsidR="00381BB2" w:rsidRPr="0039364D">
        <w:t xml:space="preserve"> constraint as a</w:t>
      </w:r>
      <w:r w:rsidR="00A30556" w:rsidRPr="0039364D">
        <w:t xml:space="preserve"> tuning parameter (</w:t>
      </w:r>
      <m:oMath>
        <m:r>
          <w:rPr>
            <w:rFonts w:ascii="Cambria Math" w:hAnsi="Cambria Math"/>
          </w:rPr>
          <m:t>t≥0)</m:t>
        </m:r>
      </m:oMath>
      <w:r w:rsidR="00A30556" w:rsidRPr="0039364D">
        <w:t xml:space="preserve">, </w:t>
      </w:r>
      <m:oMath>
        <m:r>
          <w:rPr>
            <w:rFonts w:ascii="Cambria Math" w:hAnsi="Cambria Math"/>
          </w:rPr>
          <m:t>p</m:t>
        </m:r>
      </m:oMath>
      <w:r w:rsidR="00381BB2" w:rsidRPr="0039364D">
        <w:t xml:space="preserve"> is the number of predictors, and </w:t>
      </w:r>
      <m:oMath>
        <m:r>
          <w:rPr>
            <w:rFonts w:ascii="Cambria Math" w:hAnsi="Cambria Math"/>
          </w:rPr>
          <m:t>λ</m:t>
        </m:r>
      </m:oMath>
      <w:r w:rsidR="00A30556" w:rsidRPr="0039364D">
        <w:t xml:space="preserve"> is the</w:t>
      </w:r>
      <w:r w:rsidR="00381BB2" w:rsidRPr="0039364D">
        <w:t xml:space="preserve"> penalty parameter </w:t>
      </w:r>
      <w:r w:rsidR="007A3FD8" w:rsidRPr="0039364D">
        <w:t xml:space="preserve">that </w:t>
      </w:r>
      <w:r w:rsidR="00381BB2" w:rsidRPr="0039364D">
        <w:t xml:space="preserve">controls </w:t>
      </w:r>
      <w:r w:rsidR="00C93EEB" w:rsidRPr="0039364D">
        <w:t xml:space="preserve">the </w:t>
      </w:r>
      <w:r w:rsidR="00381BB2" w:rsidRPr="0039364D">
        <w:t xml:space="preserve">amount of regularisation (i.e., the size of the coefficients). </w:t>
      </w:r>
      <w:r w:rsidR="00CA49D9" w:rsidRPr="0039364D">
        <w:t xml:space="preserve">Setting </w:t>
      </w:r>
      <m:oMath>
        <m:r>
          <w:rPr>
            <w:rFonts w:ascii="Cambria Math" w:hAnsi="Cambria Math"/>
          </w:rPr>
          <m:t>λ</m:t>
        </m:r>
      </m:oMath>
      <w:r w:rsidR="00CA49D9" w:rsidRPr="0039364D">
        <w:t xml:space="preserve"> to </w:t>
      </w:r>
      <w:r w:rsidR="00381BB2" w:rsidRPr="0039364D">
        <w:t>1</w:t>
      </w:r>
      <w:r w:rsidR="00EF5B07" w:rsidRPr="0039364D">
        <w:t xml:space="preserve"> allows </w:t>
      </w:r>
      <w:r w:rsidR="00561636" w:rsidRPr="0039364D">
        <w:t>strong</w:t>
      </w:r>
      <w:r w:rsidR="00381BB2" w:rsidRPr="0039364D">
        <w:t xml:space="preserve"> penalis</w:t>
      </w:r>
      <w:r w:rsidR="00561636" w:rsidRPr="0039364D">
        <w:t>ation of</w:t>
      </w:r>
      <w:r w:rsidR="008B7EBD" w:rsidRPr="0039364D">
        <w:t xml:space="preserve"> </w:t>
      </w:r>
      <w:r w:rsidR="007A3FD8" w:rsidRPr="0039364D">
        <w:t xml:space="preserve">the </w:t>
      </w:r>
      <w:r w:rsidR="007A66DF" w:rsidRPr="0039364D">
        <w:t xml:space="preserve">sum of the </w:t>
      </w:r>
      <w:r w:rsidR="00381BB2" w:rsidRPr="0039364D">
        <w:t xml:space="preserve">absolute values of regression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39364D">
        <w:t xml:space="preserve">, </w:t>
      </w:r>
      <w:r w:rsidR="00561636" w:rsidRPr="0039364D">
        <w:t>setting what is known as</w:t>
      </w:r>
      <w:r w:rsidR="00C93EEB" w:rsidRPr="0039364D">
        <w:t xml:space="preserve"> </w:t>
      </w:r>
      <w:r w:rsidR="008B7EBD" w:rsidRPr="0039364D">
        <w:t xml:space="preserve">the </w:t>
      </w:r>
      <m:oMath>
        <m:r>
          <m:rPr>
            <m:scr m:val="script"/>
          </m:rPr>
          <w:rPr>
            <w:rFonts w:ascii="Cambria Math" w:hAnsi="Cambria Math"/>
          </w:rPr>
          <m:t>l</m:t>
        </m:r>
      </m:oMath>
      <w:r w:rsidR="008B7EBD" w:rsidRPr="0039364D">
        <w:t>1 norm of coefficients</w:t>
      </w:r>
      <w:r w:rsidR="00381BB2" w:rsidRPr="0039364D">
        <w:t>.</w:t>
      </w:r>
      <w:r w:rsidR="00C93EEB" w:rsidRPr="0039364D">
        <w:t xml:space="preserve"> </w:t>
      </w:r>
      <w:r w:rsidR="00561636" w:rsidRPr="0039364D">
        <w:t xml:space="preserve">Using this norm </w:t>
      </w:r>
      <w:r w:rsidR="007A3FD8" w:rsidRPr="0039364D">
        <w:t>result</w:t>
      </w:r>
      <w:r w:rsidR="00561636" w:rsidRPr="0039364D">
        <w:t>s</w:t>
      </w:r>
      <w:r w:rsidR="007A3FD8" w:rsidRPr="0039364D">
        <w:t xml:space="preserve"> in sparse models with </w:t>
      </w:r>
      <w:r w:rsidR="00A30556" w:rsidRPr="0039364D">
        <w:t>the coefficient</w:t>
      </w:r>
      <w:r w:rsidR="00561636" w:rsidRPr="0039364D">
        <w:t>s</w:t>
      </w:r>
      <w:r w:rsidR="00A30556" w:rsidRPr="0039364D">
        <w:t xml:space="preserve"> of unimportant </w:t>
      </w:r>
      <w:r w:rsidR="00561636" w:rsidRPr="0039364D">
        <w:t xml:space="preserve">variables tending </w:t>
      </w:r>
      <w:r w:rsidR="00A30556" w:rsidRPr="0039364D">
        <w:t>towards zero</w:t>
      </w:r>
      <w:r w:rsidR="00A5674E" w:rsidRPr="0039364D">
        <w:t xml:space="preserve"> to increase </w:t>
      </w:r>
      <w:r w:rsidR="00561636" w:rsidRPr="0039364D">
        <w:t xml:space="preserve">the likelihood of those variable to be </w:t>
      </w:r>
      <w:r w:rsidR="007A3FD8" w:rsidRPr="0039364D">
        <w:t xml:space="preserve">eliminated </w:t>
      </w:r>
      <w:r w:rsidR="00561636" w:rsidRPr="0039364D">
        <w:t>from</w:t>
      </w:r>
      <w:r w:rsidR="00EF5B07" w:rsidRPr="0039364D">
        <w:t xml:space="preserve"> the model</w:t>
      </w:r>
      <w:r w:rsidR="00832B03" w:rsidRPr="0039364D">
        <w:t xml:space="preserve"> </w:t>
      </w:r>
      <w:r w:rsidR="00381BB2" w:rsidRPr="004638D1">
        <w:t>(Friedman et al., 2010)</w:t>
      </w:r>
      <w:r w:rsidR="00A30556" w:rsidRPr="0039364D">
        <w:t>.</w:t>
      </w:r>
    </w:p>
    <w:p w14:paraId="7C65F7E8" w14:textId="2E6F03BB" w:rsidR="00825DC4" w:rsidRPr="0039364D" w:rsidRDefault="00C93EEB" w:rsidP="00872147">
      <w:r w:rsidRPr="0039364D">
        <w:t>The multinomial logistic regression model</w:t>
      </w:r>
      <w:r w:rsidR="00A36C97" w:rsidRPr="0039364D">
        <w:t xml:space="preserve"> </w:t>
      </w:r>
      <w:r w:rsidR="002D3992" w:rsidRPr="0039364D">
        <w:t xml:space="preserve">(MLR) </w:t>
      </w:r>
      <w:r w:rsidR="00A36C97" w:rsidRPr="0039364D">
        <w:t>utilises the logit link function to model the</w:t>
      </w:r>
      <w:r w:rsidR="001934BB" w:rsidRPr="0039364D">
        <w:t xml:space="preserve"> </w:t>
      </w:r>
      <w:r w:rsidR="00A36C97" w:rsidRPr="0039364D">
        <w:t>logarithm of the odd</w:t>
      </w:r>
      <w:r w:rsidRPr="0039364D">
        <w:t>s</w:t>
      </w:r>
      <w:r w:rsidR="00A36C97" w:rsidRPr="0039364D">
        <w:t xml:space="preserve"> ratio for multi-category response variables </w:t>
      </w:r>
      <w:r w:rsidR="00A36C97" w:rsidRPr="004638D1">
        <w:t>(Krishnapuram et al., 2005)</w:t>
      </w:r>
      <w:r w:rsidR="00A36C97" w:rsidRPr="0039364D">
        <w:t>.</w:t>
      </w:r>
      <w:r w:rsidR="001934BB" w:rsidRPr="0039364D">
        <w:t xml:space="preserve"> </w:t>
      </w:r>
      <w:r w:rsidR="00860534">
        <w:t xml:space="preserve">While </w:t>
      </w:r>
      <m:oMath>
        <m:r>
          <w:rPr>
            <w:rFonts w:ascii="Cambria Math" w:hAnsi="Cambria Math"/>
          </w:rPr>
          <m:t>Y</m:t>
        </m:r>
      </m:oMath>
      <w:r w:rsidR="00A36C97" w:rsidRPr="0039364D">
        <w:t xml:space="preserve"> has </w:t>
      </w:r>
      <w:r w:rsidR="00561636" w:rsidRPr="0039364D">
        <w:t xml:space="preserve">the </w:t>
      </w:r>
      <m:oMath>
        <m:r>
          <w:rPr>
            <w:rFonts w:ascii="Cambria Math" w:hAnsi="Cambria Math"/>
          </w:rPr>
          <m:t>K</m:t>
        </m:r>
      </m:oMath>
      <w:r w:rsidR="00A36C97" w:rsidRPr="0039364D">
        <w:t xml:space="preserve"> </w:t>
      </w:r>
      <w:del w:id="480" w:author="Won Do Lee [2]" w:date="2023-08-01T11:31:00Z">
        <w:r w:rsidR="0098400E" w:rsidRPr="0039364D" w:rsidDel="006B698C">
          <w:delText xml:space="preserve">number of </w:delText>
        </w:r>
        <w:r w:rsidR="00060D57" w:rsidRPr="0039364D" w:rsidDel="006B698C">
          <w:delText>cluster</w:delText>
        </w:r>
        <w:r w:rsidR="00A36C97" w:rsidRPr="0039364D" w:rsidDel="006B698C">
          <w:delText>s</w:delText>
        </w:r>
        <w:r w:rsidR="005A3F2A" w:rsidRPr="0039364D" w:rsidDel="006B698C">
          <w:delText xml:space="preserve"> </w:delText>
        </w:r>
        <w:r w:rsidR="00561636" w:rsidRPr="0039364D" w:rsidDel="006B698C">
          <w:delText xml:space="preserve">as </w:delText>
        </w:r>
      </w:del>
      <w:r w:rsidR="00561636" w:rsidRPr="0039364D">
        <w:t>categories</w:t>
      </w:r>
      <w:ins w:id="481" w:author="Won Do Lee [2]" w:date="2023-08-01T10:55:00Z">
        <w:r w:rsidR="00A22CC2" w:rsidRPr="0039364D">
          <w:t xml:space="preserve"> (</w:t>
        </w:r>
      </w:ins>
      <m:oMath>
        <m:r>
          <w:ins w:id="482" w:author="Won Do Lee [2]" w:date="2023-08-01T10:55:00Z">
            <w:rPr>
              <w:rFonts w:ascii="Cambria Math" w:hAnsi="Cambria Math"/>
            </w:rPr>
            <m:t>K</m:t>
          </w:ins>
        </m:r>
      </m:oMath>
      <w:ins w:id="483" w:author="Won Do Lee [2]" w:date="2023-08-01T10:55:00Z">
        <w:r w:rsidR="00A22CC2" w:rsidRPr="0039364D">
          <w:t xml:space="preserve"> &gt; 2)</w:t>
        </w:r>
      </w:ins>
      <w:r w:rsidR="00561636" w:rsidRPr="0039364D">
        <w:t xml:space="preserve"> and </w:t>
      </w:r>
      <w:r w:rsidR="009D5E81" w:rsidRPr="0039364D">
        <w:t xml:space="preserve">a </w:t>
      </w:r>
      <w:r w:rsidR="00832B03" w:rsidRPr="0039364D">
        <w:t>predictor</w:t>
      </w:r>
      <w:r w:rsidR="009D5E81" w:rsidRPr="0039364D">
        <w:t xml:space="preserve"> vector</w:t>
      </w:r>
      <m:oMath>
        <m:r>
          <w:rPr>
            <w:rFonts w:ascii="Cambria Math" w:hAnsi="Cambria Math"/>
          </w:rPr>
          <m:t xml:space="preserve"> X</m:t>
        </m:r>
      </m:oMath>
      <w:r w:rsidR="00561636" w:rsidRPr="0039364D">
        <w:t xml:space="preserve"> is specified</w:t>
      </w:r>
      <w:r w:rsidR="005A3F2A" w:rsidRPr="0039364D">
        <w:t xml:space="preserve">, </w:t>
      </w:r>
      <w:r w:rsidR="00BD3C6A" w:rsidRPr="0039364D">
        <w:t>the</w:t>
      </w:r>
      <w:r w:rsidR="00561636" w:rsidRPr="0039364D">
        <w:t>n the</w:t>
      </w:r>
      <w:r w:rsidR="00BD3C6A" w:rsidRPr="0039364D">
        <w:t xml:space="preserve"> linear logistic regression model can be generalised to a multi-logit model </w:t>
      </w:r>
      <w:bookmarkStart w:id="484" w:name="_Hlk140213970"/>
      <w:r w:rsidR="0048201C" w:rsidRPr="00860534">
        <w:rPr>
          <w:noProof/>
        </w:rPr>
        <w:t>(Friedman et al., 2010)</w:t>
      </w:r>
      <w:r w:rsidR="00E17796" w:rsidRPr="0039364D">
        <w:t xml:space="preserve">. </w:t>
      </w:r>
      <w:bookmarkStart w:id="485" w:name="_Hlk140213995"/>
      <w:ins w:id="486" w:author="Won Do Lee [2]" w:date="2023-08-01T16:09:00Z">
        <w:r w:rsidR="00860534">
          <w:t>T</w:t>
        </w:r>
      </w:ins>
      <w:ins w:id="487" w:author="Won Do Lee [2]" w:date="2023-08-01T11:22:00Z">
        <w:r w:rsidR="00B2447A" w:rsidRPr="0039364D">
          <w:t xml:space="preserve">he </w:t>
        </w:r>
      </w:ins>
      <w:ins w:id="488" w:author="Won Do Lee [2]" w:date="2023-08-01T11:28:00Z">
        <w:r w:rsidR="006B698C" w:rsidRPr="0039364D">
          <w:t>maximum likelihood estimation</w:t>
        </w:r>
      </w:ins>
      <w:ins w:id="489" w:author="Won Do Lee [2]" w:date="2023-08-01T11:22:00Z">
        <w:r w:rsidR="00B2447A" w:rsidRPr="0039364D">
          <w:t xml:space="preserve"> approach</w:t>
        </w:r>
      </w:ins>
      <w:ins w:id="490" w:author="Won Do Lee [2]" w:date="2023-08-01T11:19:00Z">
        <w:r w:rsidR="00B2447A" w:rsidRPr="0039364D">
          <w:t xml:space="preserve"> </w:t>
        </w:r>
      </w:ins>
      <w:ins w:id="491" w:author="Won Do Lee [2]" w:date="2023-08-01T11:49:00Z">
        <w:r w:rsidR="00FB7D9E" w:rsidRPr="0039364D">
          <w:t xml:space="preserve">is extend to </w:t>
        </w:r>
      </w:ins>
      <m:oMath>
        <m:r>
          <w:ins w:id="492" w:author="Won Do Lee [2]" w:date="2023-08-01T11:22:00Z">
            <w:rPr>
              <w:rFonts w:ascii="Cambria Math" w:hAnsi="Cambria Math"/>
            </w:rPr>
            <m:t>K</m:t>
          </w:ins>
        </m:r>
      </m:oMath>
      <w:ins w:id="493" w:author="Won Do Lee [2]" w:date="2023-08-01T11:22:00Z">
        <w:r w:rsidR="00B2447A" w:rsidRPr="0039364D">
          <w:t>-1</w:t>
        </w:r>
      </w:ins>
      <w:ins w:id="494" w:author="Won Do Lee [2]" w:date="2023-08-01T11:41:00Z">
        <w:r w:rsidR="00251A73" w:rsidRPr="0039364D">
          <w:t xml:space="preserve"> MLR as</w:t>
        </w:r>
      </w:ins>
      <w:ins w:id="495" w:author="Won Do Lee [2]" w:date="2023-08-01T11:40:00Z">
        <w:r w:rsidR="00251A73" w:rsidRPr="0039364D">
          <w:t xml:space="preserve"> Equation (5)</w:t>
        </w:r>
      </w:ins>
      <w:commentRangeStart w:id="496"/>
      <w:commentRangeStart w:id="497"/>
      <w:del w:id="498" w:author="Won Do Lee [2]" w:date="2023-08-01T11:14:00Z">
        <w:r w:rsidR="00E17796" w:rsidRPr="0039364D" w:rsidDel="00B2447A">
          <w:delText>T</w:delText>
        </w:r>
      </w:del>
      <w:del w:id="499" w:author="Won Do Lee [2]" w:date="2023-08-01T11:15:00Z">
        <w:r w:rsidR="00825DC4" w:rsidRPr="0039364D" w:rsidDel="00B2447A">
          <w:delText>he</w:delText>
        </w:r>
      </w:del>
      <w:del w:id="500" w:author="Won Do Lee [2]" w:date="2023-08-01T10:57:00Z">
        <w:r w:rsidR="00825DC4" w:rsidRPr="0039364D" w:rsidDel="00A22CC2">
          <w:delText xml:space="preserve"> </w:delText>
        </w:r>
      </w:del>
      <w:del w:id="501" w:author="Won Do Lee [2]" w:date="2023-08-01T11:20:00Z">
        <w:r w:rsidR="00825DC4" w:rsidRPr="0039364D" w:rsidDel="00B2447A">
          <w:delText xml:space="preserve">probability </w:delText>
        </w:r>
      </w:del>
      <m:oMath>
        <m:r>
          <w:del w:id="502" w:author="Won Do Lee [2]" w:date="2023-08-01T11:20:00Z">
            <w:rPr>
              <w:rFonts w:ascii="Cambria Math" w:hAnsi="Cambria Math"/>
            </w:rPr>
            <m:t>Pr</m:t>
          </w:del>
        </m:r>
      </m:oMath>
      <w:del w:id="503" w:author="Won Do Lee [2]" w:date="2023-08-01T11:20:00Z">
        <w:r w:rsidR="00825DC4" w:rsidRPr="0039364D" w:rsidDel="00B2447A">
          <w:delText xml:space="preserve"> for each </w:delText>
        </w:r>
        <w:r w:rsidR="00060D57" w:rsidRPr="0039364D" w:rsidDel="00B2447A">
          <w:delText>cluster</w:delText>
        </w:r>
        <w:r w:rsidR="00825DC4" w:rsidRPr="0039364D" w:rsidDel="00B2447A">
          <w:delText xml:space="preserve"> </w:delText>
        </w:r>
      </w:del>
      <m:oMath>
        <m:r>
          <w:del w:id="504" w:author="Won Do Lee [2]" w:date="2023-08-01T11:19:00Z">
            <w:rPr>
              <w:rFonts w:ascii="Cambria Math" w:hAnsi="Cambria Math"/>
            </w:rPr>
            <m:t>k</m:t>
          </w:del>
        </m:r>
      </m:oMath>
      <w:del w:id="505" w:author="Won Do Lee [2]" w:date="2023-08-01T11:19:00Z">
        <w:r w:rsidR="00825DC4" w:rsidRPr="0039364D" w:rsidDel="00B2447A">
          <w:delText xml:space="preserve"> </w:delText>
        </w:r>
      </w:del>
      <w:del w:id="506" w:author="Won Do Lee [2]" w:date="2023-08-01T11:01:00Z">
        <w:r w:rsidR="001C69D8" w:rsidRPr="0039364D" w:rsidDel="00A22CC2">
          <w:delText xml:space="preserve">to generalise the linear logistic regression </w:delText>
        </w:r>
      </w:del>
      <w:del w:id="507" w:author="Won Do Lee [2]" w:date="2023-08-01T11:13:00Z">
        <w:r w:rsidR="001C69D8" w:rsidRPr="0039364D" w:rsidDel="00223E84">
          <w:delText xml:space="preserve">into </w:delText>
        </w:r>
      </w:del>
      <m:oMath>
        <m:r>
          <w:del w:id="508" w:author="Won Do Lee [2]" w:date="2023-08-01T11:17:00Z">
            <w:rPr>
              <w:rFonts w:ascii="Cambria Math" w:hAnsi="Cambria Math"/>
            </w:rPr>
            <m:t>K-1</m:t>
          </w:del>
        </m:r>
      </m:oMath>
      <w:del w:id="509" w:author="Won Do Lee [2]" w:date="2023-08-01T11:17:00Z">
        <w:r w:rsidR="00EC0F10" w:rsidRPr="0039364D" w:rsidDel="00B2447A">
          <w:delText xml:space="preserve"> logits</w:delText>
        </w:r>
        <w:r w:rsidR="00BB31E2" w:rsidRPr="0039364D" w:rsidDel="00B2447A">
          <w:delText xml:space="preserve"> </w:delText>
        </w:r>
      </w:del>
      <w:del w:id="510" w:author="Won Do Lee [2]" w:date="2023-08-01T11:15:00Z">
        <w:r w:rsidR="00BE1589" w:rsidRPr="0039364D" w:rsidDel="00B2447A">
          <w:delText>as</w:delText>
        </w:r>
        <w:r w:rsidR="00BB31E2" w:rsidRPr="0039364D" w:rsidDel="00B2447A">
          <w:delText xml:space="preserve"> </w:delText>
        </w:r>
      </w:del>
      <w:del w:id="511" w:author="Won Do Lee [2]" w:date="2023-08-01T11:22:00Z">
        <w:r w:rsidR="00BB31E2" w:rsidRPr="0039364D" w:rsidDel="00B2447A">
          <w:delText xml:space="preserve">Equation </w:delText>
        </w:r>
        <w:r w:rsidR="00BC1D8E" w:rsidRPr="0039364D" w:rsidDel="00B2447A">
          <w:delText>(</w:delText>
        </w:r>
        <w:r w:rsidR="00BB31E2" w:rsidRPr="0039364D" w:rsidDel="00B2447A">
          <w:delText>5</w:delText>
        </w:r>
      </w:del>
      <w:del w:id="512" w:author="Won Do Lee [2]" w:date="2023-08-01T11:14:00Z">
        <w:r w:rsidR="00BC1D8E" w:rsidRPr="0039364D" w:rsidDel="00B2447A">
          <w:delText>)</w:delText>
        </w:r>
      </w:del>
      <w:ins w:id="513" w:author="Won Do Lee [2]" w:date="2023-08-01T11:29:00Z">
        <w:r w:rsidR="006B698C" w:rsidRPr="0039364D">
          <w:t xml:space="preserve">. </w:t>
        </w:r>
      </w:ins>
      <w:ins w:id="514" w:author="Won Do Lee [2]" w:date="2023-08-01T11:36:00Z">
        <w:r w:rsidR="00E9525F" w:rsidRPr="0039364D">
          <w:t xml:space="preserve">This model </w:t>
        </w:r>
      </w:ins>
      <w:ins w:id="515" w:author="Won Do Lee [2]" w:date="2023-08-01T11:47:00Z">
        <w:r w:rsidR="00FB7D9E" w:rsidRPr="0039364D">
          <w:t xml:space="preserve">requires </w:t>
        </w:r>
      </w:ins>
      <w:ins w:id="516" w:author="Won Do Lee [2]" w:date="2023-08-01T11:38:00Z">
        <w:r w:rsidR="00E9525F" w:rsidRPr="0039364D">
          <w:t xml:space="preserve">to fit </w:t>
        </w:r>
      </w:ins>
      <w:ins w:id="517" w:author="Won Do Lee [2]" w:date="2023-08-01T11:30:00Z">
        <w:r w:rsidR="006B698C" w:rsidRPr="0039364D">
          <w:t xml:space="preserve">the conditional probability </w:t>
        </w:r>
      </w:ins>
      <m:oMath>
        <m:r>
          <w:ins w:id="518" w:author="Won Do Lee [2]" w:date="2023-08-01T11:30:00Z">
            <w:rPr>
              <w:rFonts w:ascii="Cambria Math" w:hAnsi="Cambria Math"/>
            </w:rPr>
            <m:t>Pr</m:t>
          </w:ins>
        </m:r>
      </m:oMath>
      <w:ins w:id="519" w:author="Won Do Lee [2]" w:date="2023-08-01T11:30:00Z">
        <w:r w:rsidR="006B698C" w:rsidRPr="0039364D">
          <w:t xml:space="preserve"> for each class </w:t>
        </w:r>
      </w:ins>
      <m:oMath>
        <m:r>
          <w:ins w:id="520" w:author="Won Do Lee [2]" w:date="2023-08-01T11:30:00Z">
            <w:rPr>
              <w:rFonts w:ascii="Cambria Math" w:hAnsi="Cambria Math"/>
            </w:rPr>
            <m:t>k</m:t>
          </w:ins>
        </m:r>
      </m:oMath>
      <w:ins w:id="521" w:author="Won Do Lee [2]" w:date="2023-08-01T11:30:00Z">
        <w:r w:rsidR="006B698C" w:rsidRPr="0039364D">
          <w:t xml:space="preserve"> in </w:t>
        </w:r>
      </w:ins>
      <w:ins w:id="522" w:author="Won Do Lee [2]" w:date="2023-08-01T11:32:00Z">
        <w:r w:rsidR="006B698C" w:rsidRPr="0039364D">
          <w:t>the</w:t>
        </w:r>
      </w:ins>
      <w:ins w:id="523" w:author="Won Do Lee [2]" w:date="2023-08-01T11:30:00Z">
        <w:r w:rsidR="006B698C" w:rsidRPr="0039364D">
          <w:t xml:space="preserve"> range of </w:t>
        </w:r>
      </w:ins>
      <m:oMath>
        <m:r>
          <w:ins w:id="524" w:author="Won Do Lee [2]" w:date="2023-08-01T11:30:00Z">
            <w:rPr>
              <w:rFonts w:ascii="Cambria Math" w:hAnsi="Cambria Math"/>
            </w:rPr>
            <m:t>K</m:t>
          </w:ins>
        </m:r>
      </m:oMath>
      <w:ins w:id="525" w:author="Won Do Lee [2]" w:date="2023-08-01T11:52:00Z">
        <w:r w:rsidR="00FB7D9E" w:rsidRPr="0039364D">
          <w:t xml:space="preserve"> </w:t>
        </w:r>
      </w:ins>
      <w:ins w:id="526" w:author="Won Do Lee [2]" w:date="2023-08-01T16:09:00Z">
        <w:r w:rsidR="00860534">
          <w:t>as</w:t>
        </w:r>
      </w:ins>
      <w:ins w:id="527" w:author="Won Do Lee [2]" w:date="2023-08-01T11:52:00Z">
        <w:r w:rsidR="00FB7D9E" w:rsidRPr="0039364D">
          <w:t xml:space="preserve"> Equation (6</w:t>
        </w:r>
      </w:ins>
      <w:ins w:id="528" w:author="Won Do Lee [2]" w:date="2023-08-01T11:55:00Z">
        <w:r w:rsidR="001061B0" w:rsidRPr="0039364D">
          <w:t xml:space="preserve">). </w:t>
        </w:r>
      </w:ins>
      <w:del w:id="529" w:author="Won Do Lee [2]" w:date="2023-08-01T11:14:00Z">
        <w:r w:rsidR="00BB31E2" w:rsidRPr="0039364D" w:rsidDel="00B2447A">
          <w:delText xml:space="preserve">, </w:delText>
        </w:r>
        <w:r w:rsidR="00F81C99" w:rsidRPr="0039364D" w:rsidDel="00B2447A">
          <w:delText xml:space="preserve">and </w:delText>
        </w:r>
      </w:del>
      <w:del w:id="530" w:author="Won Do Lee [2]" w:date="2023-08-01T10:57:00Z">
        <w:r w:rsidR="001C69D8" w:rsidRPr="0039364D" w:rsidDel="00A22CC2">
          <w:delText xml:space="preserve">modifying term </w:delText>
        </w:r>
      </w:del>
      <w:ins w:id="531" w:author="Won Do Lee" w:date="2023-08-01T10:40:00Z">
        <w:del w:id="532" w:author="Won Do Lee [2]" w:date="2023-08-01T10:57:00Z">
          <w:r w:rsidR="00CB6194" w:rsidRPr="0039364D" w:rsidDel="00A22CC2">
            <w:delText>is given by</w:delText>
          </w:r>
        </w:del>
      </w:ins>
      <w:del w:id="533" w:author="Won Do Lee [2]" w:date="2023-08-01T10:57:00Z">
        <w:r w:rsidR="00225C51" w:rsidRPr="0039364D" w:rsidDel="00A22CC2">
          <w:delText xml:space="preserve">as </w:delText>
        </w:r>
      </w:del>
      <w:ins w:id="534" w:author="Won Do Lee" w:date="2023-08-01T10:40:00Z">
        <w:del w:id="535" w:author="Won Do Lee [2]" w:date="2023-08-01T10:57:00Z">
          <w:r w:rsidR="00CB6194" w:rsidRPr="0039364D" w:rsidDel="00A22CC2">
            <w:delText xml:space="preserve"> </w:delText>
          </w:r>
        </w:del>
      </w:ins>
      <w:del w:id="536" w:author="Won Do Lee [2]" w:date="2023-08-01T11:30:00Z">
        <w:r w:rsidR="00BB31E2" w:rsidRPr="0039364D" w:rsidDel="006B698C">
          <w:delText xml:space="preserve">Equation </w:delText>
        </w:r>
        <w:r w:rsidR="00BC1D8E" w:rsidRPr="0039364D" w:rsidDel="006B698C">
          <w:delText>(</w:delText>
        </w:r>
        <w:r w:rsidR="00BB31E2" w:rsidRPr="0039364D" w:rsidDel="006B698C">
          <w:delText>6</w:delText>
        </w:r>
        <w:r w:rsidR="00BC1D8E" w:rsidRPr="0039364D" w:rsidDel="006B698C">
          <w:delText>)</w:delText>
        </w:r>
        <w:r w:rsidR="001C51A0" w:rsidRPr="0039364D" w:rsidDel="006B698C">
          <w:delText>.</w:delText>
        </w:r>
        <w:commentRangeEnd w:id="496"/>
        <w:r w:rsidR="00561636" w:rsidRPr="0039364D" w:rsidDel="006B698C">
          <w:rPr>
            <w:rStyle w:val="CommentReference"/>
          </w:rPr>
          <w:commentReference w:id="496"/>
        </w:r>
      </w:del>
      <w:commentRangeEnd w:id="497"/>
      <w:del w:id="537" w:author="Won Do Lee [2]" w:date="2023-08-01T11:51:00Z">
        <w:r w:rsidR="006B698C" w:rsidRPr="0039364D" w:rsidDel="00FB7D9E">
          <w:rPr>
            <w:rStyle w:val="CommentReference"/>
          </w:rPr>
          <w:commentReference w:id="497"/>
        </w:r>
      </w:del>
    </w:p>
    <w:bookmarkEnd w:id="484"/>
    <w:bookmarkEnd w:id="485"/>
    <w:p w14:paraId="6EE46B53"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09030E" w:rsidRPr="0039364D" w14:paraId="4CD00621" w14:textId="77777777" w:rsidTr="005D5C25">
        <w:trPr>
          <w:jc w:val="center"/>
        </w:trPr>
        <w:tc>
          <w:tcPr>
            <w:tcW w:w="4353" w:type="pct"/>
            <w:shd w:val="clear" w:color="auto" w:fill="auto"/>
            <w:vAlign w:val="center"/>
          </w:tcPr>
          <w:p w14:paraId="4BF64CA8" w14:textId="479BE5D6" w:rsidR="00E51A6C" w:rsidRPr="0039364D" w:rsidRDefault="00000000" w:rsidP="00872147">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39364D">
              <w:t>.</w:t>
            </w:r>
          </w:p>
        </w:tc>
        <w:tc>
          <w:tcPr>
            <w:tcW w:w="647" w:type="pct"/>
            <w:shd w:val="clear" w:color="auto" w:fill="auto"/>
            <w:vAlign w:val="center"/>
          </w:tcPr>
          <w:p w14:paraId="42E7AC76" w14:textId="77777777" w:rsidR="0009030E" w:rsidRPr="0039364D" w:rsidRDefault="00FC21EB" w:rsidP="005D5C25">
            <w:pPr>
              <w:jc w:val="center"/>
            </w:pPr>
            <w:r w:rsidRPr="0039364D">
              <w:t>(5)</w:t>
            </w:r>
            <w:r w:rsidR="00571E27" w:rsidRPr="0039364D">
              <w:t>.</w:t>
            </w:r>
          </w:p>
        </w:tc>
      </w:tr>
      <w:tr w:rsidR="00645BFB" w:rsidRPr="0039364D" w14:paraId="75C3AEFC" w14:textId="77777777" w:rsidTr="005D5C25">
        <w:trPr>
          <w:jc w:val="center"/>
        </w:trPr>
        <w:tc>
          <w:tcPr>
            <w:tcW w:w="4353" w:type="pct"/>
            <w:shd w:val="clear" w:color="auto" w:fill="auto"/>
            <w:vAlign w:val="center"/>
          </w:tcPr>
          <w:p w14:paraId="638802F7" w14:textId="6FDB2999" w:rsidR="00645BFB" w:rsidRPr="0039364D" w:rsidRDefault="00000000" w:rsidP="00872147">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shd w:val="clear" w:color="auto" w:fill="auto"/>
            <w:vAlign w:val="center"/>
          </w:tcPr>
          <w:p w14:paraId="73E6BBE8" w14:textId="77777777" w:rsidR="00645BFB" w:rsidRPr="0039364D" w:rsidRDefault="00645BFB" w:rsidP="005D5C25">
            <w:pPr>
              <w:jc w:val="center"/>
            </w:pPr>
            <w:r w:rsidRPr="0039364D">
              <w:t>(6)</w:t>
            </w:r>
            <w:r w:rsidR="00571E27" w:rsidRPr="0039364D">
              <w:t>.</w:t>
            </w:r>
          </w:p>
        </w:tc>
      </w:tr>
    </w:tbl>
    <w:p w14:paraId="6F1CF58D" w14:textId="77777777" w:rsidR="00B912C3" w:rsidRPr="0039364D" w:rsidRDefault="00B912C3" w:rsidP="00872147"/>
    <w:p w14:paraId="450513BD" w14:textId="11C46DA6" w:rsidR="00834C31" w:rsidRPr="0039364D" w:rsidRDefault="001B1390" w:rsidP="00872147">
      <w:r w:rsidRPr="0039364D">
        <w:t>Here</w:t>
      </w:r>
      <w:r w:rsidR="00825DC4" w:rsidRPr="0039364D">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39364D">
        <w:t xml:space="preserve"> </w:t>
      </w:r>
      <w:r w:rsidR="00A36C97" w:rsidRPr="0039364D">
        <w:t xml:space="preserve">is a constant,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22CC2" w:rsidRPr="0039364D">
        <w:t xml:space="preserve"> is a vector of coefficients corresponding to cluster </w:t>
      </w:r>
      <m:oMath>
        <m:r>
          <w:rPr>
            <w:rFonts w:ascii="Cambria Math" w:hAnsi="Cambria Math"/>
          </w:rPr>
          <m:t>k</m:t>
        </m:r>
      </m:oMath>
      <w:r w:rsidR="00A22CC2" w:rsidRPr="0039364D">
        <w:t xml:space="preserve">, </w:t>
      </w:r>
      <m:oMath>
        <m:r>
          <w:rPr>
            <w:rFonts w:ascii="Cambria Math" w:hAnsi="Cambria Math"/>
          </w:rPr>
          <m:t>x</m:t>
        </m:r>
      </m:oMath>
      <w:r w:rsidR="00A36C97" w:rsidRPr="0039364D">
        <w:t xml:space="preserve"> </w:t>
      </w:r>
      <w:r w:rsidR="00860D28" w:rsidRPr="0039364D">
        <w:t>denotes</w:t>
      </w:r>
      <w:r w:rsidR="00736F3B" w:rsidRPr="0039364D">
        <w:t xml:space="preserve"> </w:t>
      </w:r>
      <w:r w:rsidR="001D702C" w:rsidRPr="0039364D">
        <w:t>the</w:t>
      </w:r>
      <w:r w:rsidR="007C3CCC" w:rsidRPr="0039364D">
        <w:t xml:space="preserve"> </w:t>
      </w:r>
      <w:r w:rsidR="00284AD6" w:rsidRPr="0039364D">
        <w:t>predictor</w:t>
      </w:r>
      <w:r w:rsidR="00860D28" w:rsidRPr="0039364D">
        <w:t xml:space="preserve"> variable</w:t>
      </w:r>
      <w:r w:rsidR="00284AD6" w:rsidRPr="0039364D">
        <w:t>s</w:t>
      </w:r>
      <w:r w:rsidR="001A037D" w:rsidRPr="0039364D">
        <w:t xml:space="preserve">, </w:t>
      </w:r>
      <w:r w:rsidR="008153FF" w:rsidRPr="0039364D">
        <w:t xml:space="preserve">and </w:t>
      </w:r>
      <m:oMath>
        <m:r>
          <m:rPr>
            <m:sty m:val="b"/>
          </m:rPr>
          <w:rPr>
            <w:rFonts w:ascii="Cambria Math" w:hAnsi="Cambria Math"/>
          </w:rPr>
          <m:t>T</m:t>
        </m:r>
      </m:oMath>
      <w:r w:rsidR="001D702C" w:rsidRPr="0039364D">
        <w:t xml:space="preserve"> </w:t>
      </w:r>
      <w:r w:rsidR="00860D28" w:rsidRPr="0039364D">
        <w:t>indicates</w:t>
      </w:r>
      <w:r w:rsidR="008153FF" w:rsidRPr="0039364D">
        <w:t xml:space="preserve"> </w:t>
      </w:r>
      <w:r w:rsidR="00736F3B" w:rsidRPr="0039364D">
        <w:t>vector/matrix transpose</w:t>
      </w:r>
      <w:r w:rsidR="000458D2" w:rsidRPr="0039364D">
        <w:t xml:space="preserve">. Friedman et al. </w:t>
      </w:r>
      <w:r w:rsidR="000458D2" w:rsidRPr="004638D1">
        <w:t>(2010)</w:t>
      </w:r>
      <w:r w:rsidR="000458D2" w:rsidRPr="0039364D">
        <w:t xml:space="preserve"> </w:t>
      </w:r>
      <w:r w:rsidR="00DC53C8" w:rsidRPr="0039364D">
        <w:t xml:space="preserve">suggest </w:t>
      </w:r>
      <w:r w:rsidR="00046214" w:rsidRPr="0039364D">
        <w:lastRenderedPageBreak/>
        <w:t>fitting</w:t>
      </w:r>
      <w:r w:rsidR="00DC53C8" w:rsidRPr="0039364D">
        <w:t xml:space="preserve"> the model by </w:t>
      </w:r>
      <w:r w:rsidR="00832B03" w:rsidRPr="0039364D">
        <w:t>regularised</w:t>
      </w:r>
      <w:r w:rsidR="002D7B68" w:rsidRPr="0039364D">
        <w:t xml:space="preserve"> maximum (multinomial) likelihood</w:t>
      </w:r>
      <w:r w:rsidR="001F5A7E" w:rsidRPr="0039364D">
        <w:t xml:space="preserve">. </w:t>
      </w:r>
      <w:r w:rsidR="00860D28" w:rsidRPr="0039364D">
        <w:t>If</w:t>
      </w:r>
      <w:r w:rsidR="001F5A7E" w:rsidRPr="0039364D">
        <w:t xml:space="preserve"> </w:t>
      </w:r>
      <m:oMath>
        <m:r>
          <m:rPr>
            <m:sty m:val="b"/>
          </m:rPr>
          <w:rPr>
            <w:rFonts w:ascii="Cambria Math" w:hAnsi="Cambria Math"/>
          </w:rPr>
          <m:t>Y</m:t>
        </m:r>
      </m:oMath>
      <w:r w:rsidR="001F5A7E" w:rsidRPr="0039364D">
        <w:t xml:space="preserve"> </w:t>
      </w:r>
      <w:r w:rsidR="00860D28" w:rsidRPr="0039364D">
        <w:t>is the</w:t>
      </w:r>
      <w:r w:rsidR="001F5A7E" w:rsidRPr="0039364D">
        <w:t xml:space="preserve"> </w:t>
      </w:r>
      <m:oMath>
        <m:r>
          <w:rPr>
            <w:rFonts w:ascii="Cambria Math" w:hAnsi="Cambria Math"/>
          </w:rPr>
          <m:t>N×M</m:t>
        </m:r>
      </m:oMath>
      <w:r w:rsidR="001F5A7E" w:rsidRPr="0039364D">
        <w:t xml:space="preserve"> indicator response matrix, wit</w:t>
      </w:r>
      <w:r w:rsidR="00BE5FE2" w:rsidRPr="0039364D">
        <w:t>h</w:t>
      </w:r>
      <w:r w:rsidR="001F5A7E" w:rsidRPr="0039364D">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860D28" w:rsidRPr="0039364D">
        <w:t>, then t</w:t>
      </w:r>
      <w:r w:rsidR="009B6629" w:rsidRPr="0039364D">
        <w:t>he log-</w:t>
      </w:r>
      <w:r w:rsidR="00832B03" w:rsidRPr="0039364D">
        <w:t>likelihood</w:t>
      </w:r>
      <w:r w:rsidR="009B6629" w:rsidRPr="0039364D">
        <w:t xml:space="preserve"> part</w:t>
      </w:r>
      <w:r w:rsidR="0067578A" w:rsidRPr="0039364D">
        <w:t xml:space="preserve"> of</w:t>
      </w:r>
      <w:r w:rsidR="00A23A83" w:rsidRPr="0039364D">
        <w:t xml:space="preserve"> </w:t>
      </w:r>
      <m:oMath>
        <m:r>
          <m:rPr>
            <m:scr m:val="script"/>
            <m:sty m:val="p"/>
          </m:rPr>
          <w:rPr>
            <w:rFonts w:ascii="Cambria Math" w:hAnsi="Cambria Math"/>
          </w:rPr>
          <m:t>L</m:t>
        </m:r>
      </m:oMath>
      <w:r w:rsidR="005D407D" w:rsidRPr="0039364D">
        <w:t xml:space="preserve"> </w:t>
      </w:r>
      <w:r w:rsidR="00860D28" w:rsidRPr="0039364D">
        <w:t xml:space="preserve">will be </w:t>
      </w:r>
      <w:r w:rsidR="00EB6C2E" w:rsidRPr="0039364D">
        <w:t>given by</w:t>
      </w:r>
      <w:r w:rsidR="00860D28" w:rsidRPr="0039364D">
        <w:t>:</w:t>
      </w:r>
    </w:p>
    <w:p w14:paraId="6ED31AB1" w14:textId="77777777" w:rsidR="00B912C3" w:rsidRPr="0039364D" w:rsidRDefault="00B912C3" w:rsidP="00872147">
      <w:pPr>
        <w:rPr>
          <w:color w:val="FF0000"/>
        </w:rPr>
      </w:pPr>
    </w:p>
    <w:tbl>
      <w:tblPr>
        <w:tblW w:w="5000" w:type="pct"/>
        <w:jc w:val="center"/>
        <w:tblLook w:val="04A0" w:firstRow="1" w:lastRow="0" w:firstColumn="1" w:lastColumn="0" w:noHBand="0" w:noVBand="1"/>
      </w:tblPr>
      <w:tblGrid>
        <w:gridCol w:w="7631"/>
        <w:gridCol w:w="1134"/>
      </w:tblGrid>
      <w:tr w:rsidR="00A23A83" w:rsidRPr="0039364D" w14:paraId="36AC704F" w14:textId="77777777" w:rsidTr="005D5C25">
        <w:trPr>
          <w:jc w:val="center"/>
        </w:trPr>
        <w:tc>
          <w:tcPr>
            <w:tcW w:w="4353" w:type="pct"/>
            <w:shd w:val="clear" w:color="auto" w:fill="auto"/>
            <w:vAlign w:val="center"/>
          </w:tcPr>
          <w:p w14:paraId="33B3DAC2" w14:textId="268A4C41" w:rsidR="00D21AA1" w:rsidRPr="0039364D" w:rsidRDefault="00B34BF7" w:rsidP="00872147">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shd w:val="clear" w:color="auto" w:fill="auto"/>
            <w:vAlign w:val="center"/>
          </w:tcPr>
          <w:p w14:paraId="15DC1208" w14:textId="77777777" w:rsidR="00D21AA1" w:rsidRPr="0039364D" w:rsidRDefault="00D21AA1" w:rsidP="005D5C25">
            <w:pPr>
              <w:jc w:val="center"/>
            </w:pPr>
            <w:r w:rsidRPr="0039364D">
              <w:t>(</w:t>
            </w:r>
            <w:r w:rsidR="00CB0299" w:rsidRPr="0039364D">
              <w:t>7</w:t>
            </w:r>
            <w:r w:rsidRPr="0039364D">
              <w:t>)</w:t>
            </w:r>
            <w:r w:rsidR="00571E27" w:rsidRPr="0039364D">
              <w:t>.</w:t>
            </w:r>
          </w:p>
        </w:tc>
      </w:tr>
    </w:tbl>
    <w:p w14:paraId="105D5168" w14:textId="77777777" w:rsidR="00B912C3" w:rsidRPr="0039364D" w:rsidRDefault="00B912C3" w:rsidP="00872147"/>
    <w:p w14:paraId="6708B9ED" w14:textId="2D896B0C" w:rsidR="00375592" w:rsidRPr="0039364D" w:rsidRDefault="00C91C07" w:rsidP="00872147">
      <w:r w:rsidRPr="0039364D">
        <w:t xml:space="preserve">Krishnapuram et al. </w:t>
      </w:r>
      <w:r w:rsidRPr="004638D1">
        <w:t>(2005)</w:t>
      </w:r>
      <w:r w:rsidR="00375592" w:rsidRPr="0039364D">
        <w:t xml:space="preserve"> applied the</w:t>
      </w:r>
      <w:r w:rsidR="00407321" w:rsidRPr="0039364D">
        <w:t xml:space="preserve"> </w:t>
      </w:r>
      <m:oMath>
        <m:r>
          <m:rPr>
            <m:scr m:val="script"/>
          </m:rPr>
          <w:rPr>
            <w:rFonts w:ascii="Cambria Math" w:hAnsi="Cambria Math"/>
          </w:rPr>
          <m:t>l</m:t>
        </m:r>
      </m:oMath>
      <w:r w:rsidR="00407321" w:rsidRPr="0039364D">
        <w:t>1 norm to the log-likelihood function</w:t>
      </w:r>
      <w:r w:rsidR="00375592" w:rsidRPr="0039364D">
        <w:t xml:space="preserve"> by replacing the residual sum of squares </w:t>
      </w:r>
      <w:r w:rsidR="00046214" w:rsidRPr="0039364D">
        <w:t xml:space="preserve">with </w:t>
      </w:r>
      <w:r w:rsidR="00375592" w:rsidRPr="0039364D">
        <w:t>the corresponding negative log-likelihood function</w:t>
      </w:r>
      <w:r w:rsidR="00AA5BC6" w:rsidRPr="0039364D">
        <w:t xml:space="preserve"> </w:t>
      </w:r>
      <m:oMath>
        <m:r>
          <m:rPr>
            <m:scr m:val="script"/>
            <m:sty m:val="p"/>
          </m:rPr>
          <w:rPr>
            <w:rFonts w:ascii="Cambria Math" w:hAnsi="Cambria Math"/>
          </w:rPr>
          <m:t>-L</m:t>
        </m:r>
      </m:oMath>
      <w:r w:rsidR="00375592" w:rsidRPr="0039364D">
        <w:t xml:space="preserve">. </w:t>
      </w:r>
      <w:r w:rsidR="00A167A8" w:rsidRPr="0039364D">
        <w:t xml:space="preserve">For </w:t>
      </w:r>
      <w:r w:rsidR="00046214" w:rsidRPr="0039364D">
        <w:t xml:space="preserve">the </w:t>
      </w:r>
      <w:r w:rsidR="00A167A8" w:rsidRPr="0039364D">
        <w:t xml:space="preserve">multinomial </w:t>
      </w:r>
      <w:r w:rsidR="009E0350" w:rsidRPr="0039364D">
        <w:t>LASSO</w:t>
      </w:r>
      <w:r w:rsidR="00EB04A4" w:rsidRPr="0039364D">
        <w:t xml:space="preserve"> logistic</w:t>
      </w:r>
      <w:r w:rsidR="009E0350" w:rsidRPr="0039364D">
        <w:t xml:space="preserve"> </w:t>
      </w:r>
      <w:r w:rsidR="00A167A8" w:rsidRPr="0039364D">
        <w:t>regression model</w:t>
      </w:r>
      <w:r w:rsidR="00EB04A4" w:rsidRPr="0039364D">
        <w:t xml:space="preserve"> (hereafter MLR LASSO)</w:t>
      </w:r>
      <w:r w:rsidR="00A167A8" w:rsidRPr="0039364D">
        <w:t xml:space="preserve">, </w:t>
      </w:r>
      <w:r w:rsidR="007603A3" w:rsidRPr="0039364D">
        <w:t xml:space="preserve">Hossain et al. </w:t>
      </w:r>
      <w:r w:rsidR="007603A3" w:rsidRPr="004638D1">
        <w:t>(2014)</w:t>
      </w:r>
      <w:r w:rsidR="002D06E9" w:rsidRPr="0039364D">
        <w:t xml:space="preserve"> </w:t>
      </w:r>
      <w:r w:rsidR="00500611" w:rsidRPr="0039364D">
        <w:t>summarised</w:t>
      </w:r>
      <w:r w:rsidR="002D06E9" w:rsidRPr="0039364D">
        <w:t xml:space="preserve"> t</w:t>
      </w:r>
      <w:r w:rsidR="00375592" w:rsidRPr="0039364D">
        <w:t>he penali</w:t>
      </w:r>
      <w:r w:rsidR="00AC69DD" w:rsidRPr="0039364D">
        <w:t>s</w:t>
      </w:r>
      <w:r w:rsidR="00375592" w:rsidRPr="0039364D">
        <w:t>ed likelihood function</w:t>
      </w:r>
      <w:r w:rsidR="002D06E9" w:rsidRPr="0039364D">
        <w:t xml:space="preserve"> </w:t>
      </w:r>
      <w:r w:rsidR="006D5169" w:rsidRPr="0039364D">
        <w:t>as</w:t>
      </w:r>
      <w:r w:rsidR="00BC1D8E" w:rsidRPr="0039364D">
        <w:t>:</w:t>
      </w:r>
    </w:p>
    <w:p w14:paraId="54D1AD4F"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9F0343" w:rsidRPr="0039364D" w14:paraId="1DCEE1AA" w14:textId="77777777" w:rsidTr="005D5C25">
        <w:trPr>
          <w:jc w:val="center"/>
        </w:trPr>
        <w:tc>
          <w:tcPr>
            <w:tcW w:w="4353" w:type="pct"/>
            <w:shd w:val="clear" w:color="auto" w:fill="auto"/>
            <w:vAlign w:val="center"/>
          </w:tcPr>
          <w:p w14:paraId="0AF2A557" w14:textId="45852148" w:rsidR="009F0343" w:rsidRPr="0039364D" w:rsidRDefault="00000000" w:rsidP="00872147">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shd w:val="clear" w:color="auto" w:fill="auto"/>
            <w:vAlign w:val="center"/>
          </w:tcPr>
          <w:p w14:paraId="19BDB4D4" w14:textId="77777777" w:rsidR="009F0343" w:rsidRPr="0039364D" w:rsidRDefault="009F0343" w:rsidP="005D5C25">
            <w:pPr>
              <w:jc w:val="center"/>
            </w:pPr>
            <w:r w:rsidRPr="0039364D">
              <w:t>(</w:t>
            </w:r>
            <w:r w:rsidR="00CB0299" w:rsidRPr="0039364D">
              <w:t>8</w:t>
            </w:r>
            <w:r w:rsidRPr="0039364D">
              <w:t>)</w:t>
            </w:r>
            <w:r w:rsidR="00571E27" w:rsidRPr="0039364D">
              <w:t>.</w:t>
            </w:r>
          </w:p>
        </w:tc>
      </w:tr>
    </w:tbl>
    <w:p w14:paraId="24B3F686" w14:textId="77777777" w:rsidR="00B912C3" w:rsidRPr="0039364D" w:rsidRDefault="00B912C3" w:rsidP="00872147"/>
    <w:p w14:paraId="27053C43" w14:textId="01070E00" w:rsidR="00A342F8" w:rsidRPr="0039364D" w:rsidRDefault="006B164D" w:rsidP="00872147">
      <w:bookmarkStart w:id="538" w:name="_Hlk140214020"/>
      <w:commentRangeStart w:id="539"/>
      <w:commentRangeStart w:id="540"/>
      <w:r w:rsidRPr="0039364D">
        <w:t xml:space="preserve">Finally, </w:t>
      </w:r>
      <w:r w:rsidR="00046214" w:rsidRPr="0039364D">
        <w:t xml:space="preserve">the </w:t>
      </w:r>
      <w:r w:rsidR="00EB04A4" w:rsidRPr="0039364D">
        <w:t>MLR LASSO</w:t>
      </w:r>
      <w:r w:rsidR="00046214" w:rsidRPr="0039364D">
        <w:t xml:space="preserve"> can</w:t>
      </w:r>
      <w:r w:rsidR="00CE7EC9" w:rsidRPr="0039364D">
        <w:t xml:space="preserve"> shrink a</w:t>
      </w:r>
      <w:r w:rsidR="00AC69DD" w:rsidRPr="0039364D">
        <w:t xml:space="preserve">nd </w:t>
      </w:r>
      <w:r w:rsidR="00CE7EC9" w:rsidRPr="0039364D">
        <w:t>delete</w:t>
      </w:r>
      <w:r w:rsidR="00AC69DD" w:rsidRPr="0039364D">
        <w:t xml:space="preserve"> the </w:t>
      </w:r>
      <w:r w:rsidR="001061B0" w:rsidRPr="0039364D">
        <w:t xml:space="preserve">insufficient </w:t>
      </w:r>
      <w:r w:rsidR="00AC69DD" w:rsidRPr="0039364D">
        <w:t>coefficients</w:t>
      </w:r>
      <w:ins w:id="541" w:author="Won Do Lee [2]" w:date="2023-08-01T16:10:00Z">
        <w:r w:rsidR="00860534">
          <w:t xml:space="preserve"> by</w:t>
        </w:r>
      </w:ins>
      <w:ins w:id="542" w:author="Won Do Lee [2]" w:date="2023-08-01T14:09:00Z">
        <w:r w:rsidR="006F6074" w:rsidRPr="0039364D">
          <w:t xml:space="preserve"> </w:t>
        </w:r>
      </w:ins>
      <w:ins w:id="543" w:author="Won Do Lee [2]" w:date="2023-08-01T11:43:00Z">
        <w:r w:rsidR="00251A73" w:rsidRPr="0039364D">
          <w:t>add</w:t>
        </w:r>
      </w:ins>
      <w:ins w:id="544" w:author="Won Do Lee [2]" w:date="2023-08-01T11:59:00Z">
        <w:r w:rsidR="001061B0" w:rsidRPr="0039364D">
          <w:t>ing</w:t>
        </w:r>
      </w:ins>
      <w:ins w:id="545" w:author="Won Do Lee [2]" w:date="2023-08-01T11:43:00Z">
        <w:r w:rsidR="00251A73" w:rsidRPr="0039364D">
          <w:rPr>
            <w:rFonts w:ascii="Cambria Math" w:hAnsi="Cambria Math"/>
            <w:i/>
          </w:rPr>
          <w:t xml:space="preserve"> </w:t>
        </w:r>
      </w:ins>
      <m:oMath>
        <m:r>
          <w:ins w:id="546" w:author="Won Do Lee [2]" w:date="2023-08-01T11:43:00Z">
            <m:rPr>
              <m:scr m:val="script"/>
            </m:rPr>
            <w:rPr>
              <w:rFonts w:ascii="Cambria Math" w:hAnsi="Cambria Math"/>
            </w:rPr>
            <m:t>l</m:t>
          </w:ins>
        </m:r>
      </m:oMath>
      <w:ins w:id="547" w:author="Won Do Lee [2]" w:date="2023-08-01T11:43:00Z">
        <w:r w:rsidR="00251A73" w:rsidRPr="0039364D">
          <w:rPr>
            <w:rFonts w:ascii="Cambria Math" w:hAnsi="Cambria Math"/>
            <w:i/>
          </w:rPr>
          <w:t>1</w:t>
        </w:r>
        <w:r w:rsidR="00251A73" w:rsidRPr="0039364D">
          <w:t xml:space="preserve"> </w:t>
        </w:r>
      </w:ins>
      <w:ins w:id="548" w:author="Won Do Lee [2]" w:date="2023-08-01T11:58:00Z">
        <w:r w:rsidR="001061B0" w:rsidRPr="0039364D">
          <w:t>norm</w:t>
        </w:r>
      </w:ins>
      <w:ins w:id="549" w:author="Won Do Lee [2]" w:date="2023-08-01T11:43:00Z">
        <w:r w:rsidR="00251A73" w:rsidRPr="0039364D">
          <w:t xml:space="preserve"> to the log-likelihood function</w:t>
        </w:r>
      </w:ins>
      <w:r w:rsidR="00CE7EC9" w:rsidRPr="0039364D">
        <w:t xml:space="preserve"> </w:t>
      </w:r>
      <w:r w:rsidR="00AC69DD" w:rsidRPr="004638D1">
        <w:t>(Hossain et al., 2014)</w:t>
      </w:r>
      <w:ins w:id="550" w:author="Won Do Lee [2]" w:date="2023-08-01T11:59:00Z">
        <w:r w:rsidR="001061B0" w:rsidRPr="0039364D">
          <w:t xml:space="preserve">. It also </w:t>
        </w:r>
      </w:ins>
      <w:ins w:id="551" w:author="Won Do Lee [2]" w:date="2023-08-01T14:09:00Z">
        <w:r w:rsidR="006F6074" w:rsidRPr="0039364D">
          <w:t>reports</w:t>
        </w:r>
      </w:ins>
      <w:ins w:id="552" w:author="Won Do Lee [2]" w:date="2023-08-01T11:45:00Z">
        <w:r w:rsidR="00FB7D9E" w:rsidRPr="0039364D">
          <w:t xml:space="preserve"> </w:t>
        </w:r>
      </w:ins>
      <w:ins w:id="553" w:author="Won Do Lee [2]" w:date="2023-08-01T14:09:00Z">
        <w:r w:rsidR="006F6074" w:rsidRPr="0039364D">
          <w:t>cluster-var</w:t>
        </w:r>
      </w:ins>
      <w:ins w:id="554" w:author="Won Do Lee [2]" w:date="2023-08-01T14:10:00Z">
        <w:r w:rsidR="006F6074" w:rsidRPr="0039364D">
          <w:t>ying</w:t>
        </w:r>
      </w:ins>
      <w:ins w:id="555" w:author="Won Do Lee [2]" w:date="2023-08-01T11:46:00Z">
        <w:r w:rsidR="00FB7D9E" w:rsidRPr="0039364D">
          <w:t xml:space="preserve"> </w:t>
        </w:r>
      </w:ins>
      <w:ins w:id="556" w:author="Won Do Lee [2]" w:date="2023-08-01T14:09:00Z">
        <w:r w:rsidR="006F6074" w:rsidRPr="0039364D">
          <w:t xml:space="preserve">estimated </w:t>
        </w:r>
      </w:ins>
      <w:ins w:id="557" w:author="Won Do Lee [2]" w:date="2023-08-01T14:10:00Z">
        <w:r w:rsidR="006F6074" w:rsidRPr="0039364D">
          <w:t xml:space="preserve">results. In other words, </w:t>
        </w:r>
      </w:ins>
      <w:del w:id="558" w:author="Won Do Lee [2]" w:date="2023-08-01T11:45:00Z">
        <w:r w:rsidR="00D13626" w:rsidRPr="0039364D" w:rsidDel="00FB7D9E">
          <w:delText>.</w:delText>
        </w:r>
      </w:del>
      <w:del w:id="559" w:author="Won Do Lee [2]" w:date="2023-08-01T14:10:00Z">
        <w:r w:rsidR="00D13626" w:rsidRPr="0039364D" w:rsidDel="006F6074">
          <w:delText xml:space="preserve"> </w:delText>
        </w:r>
      </w:del>
      <w:ins w:id="560" w:author="Won Do Lee [2]" w:date="2023-08-01T14:10:00Z">
        <w:r w:rsidR="006F6074" w:rsidRPr="0039364D">
          <w:t xml:space="preserve">it helps to </w:t>
        </w:r>
      </w:ins>
      <w:del w:id="561" w:author="Won Do Lee [2]" w:date="2023-08-01T11:34:00Z">
        <w:r w:rsidR="00D13626" w:rsidRPr="0039364D" w:rsidDel="006B698C">
          <w:delText xml:space="preserve">Another advantage of this approach is </w:delText>
        </w:r>
        <w:r w:rsidR="001D3E82" w:rsidRPr="0039364D" w:rsidDel="006B698C">
          <w:delText>ranking model predictors</w:delText>
        </w:r>
        <w:r w:rsidR="00441615" w:rsidRPr="0039364D" w:rsidDel="006B698C">
          <w:delText xml:space="preserve"> based on the absolute value of </w:delText>
        </w:r>
        <w:r w:rsidR="00C526C6" w:rsidRPr="0039364D" w:rsidDel="006B698C">
          <w:delText xml:space="preserve">the coefficients, </w:delText>
        </w:r>
        <w:r w:rsidR="00E76EFB" w:rsidRPr="0039364D" w:rsidDel="006B698C">
          <w:delText xml:space="preserve">using </w:delText>
        </w:r>
        <w:r w:rsidR="00046214" w:rsidRPr="0039364D" w:rsidDel="006B698C">
          <w:delText xml:space="preserve">an </w:delText>
        </w:r>
        <w:r w:rsidR="00AC69DD" w:rsidRPr="0039364D" w:rsidDel="006B698C">
          <w:delText>embedded feature selection</w:delText>
        </w:r>
        <w:r w:rsidR="00645BFB" w:rsidRPr="0039364D" w:rsidDel="006B698C">
          <w:delText xml:space="preserve"> process</w:delText>
        </w:r>
        <w:r w:rsidR="00AC69DD" w:rsidRPr="0039364D" w:rsidDel="006B698C">
          <w:delText xml:space="preserve"> </w:delText>
        </w:r>
        <w:r w:rsidR="00AC69DD" w:rsidRPr="0039364D" w:rsidDel="006B698C">
          <w:rPr>
            <w:rPrChange w:id="562" w:author="Won Do Lee [2]" w:date="2023-08-01T14:56:00Z">
              <w:rPr>
                <w:noProof/>
              </w:rPr>
            </w:rPrChange>
          </w:rPr>
          <w:delText>(K. Kim, 2018)</w:delText>
        </w:r>
        <w:r w:rsidR="00AC69DD" w:rsidRPr="0039364D" w:rsidDel="006B698C">
          <w:delText xml:space="preserve">. </w:delText>
        </w:r>
        <w:r w:rsidR="00F91C72" w:rsidRPr="0039364D" w:rsidDel="006B698C">
          <w:delText xml:space="preserve">It </w:delText>
        </w:r>
        <w:r w:rsidR="005A402A" w:rsidRPr="0039364D" w:rsidDel="006B698C">
          <w:delText>confirms the</w:delText>
        </w:r>
        <w:r w:rsidR="00C526C6" w:rsidRPr="0039364D" w:rsidDel="006B698C">
          <w:delText xml:space="preserve"> </w:delText>
        </w:r>
        <w:r w:rsidR="005A402A" w:rsidRPr="0039364D" w:rsidDel="006B698C">
          <w:delText>difference in</w:delText>
        </w:r>
        <w:r w:rsidR="00A333DB" w:rsidRPr="0039364D" w:rsidDel="006B698C">
          <w:delText xml:space="preserve"> </w:delText>
        </w:r>
        <w:r w:rsidR="00C526C6" w:rsidRPr="0039364D" w:rsidDel="006B698C">
          <w:delText>predictor importance</w:delText>
        </w:r>
        <w:r w:rsidR="004C125C" w:rsidRPr="0039364D" w:rsidDel="006B698C">
          <w:delText xml:space="preserve"> between d</w:delText>
        </w:r>
        <w:r w:rsidR="00F677B0" w:rsidRPr="0039364D" w:rsidDel="006B698C">
          <w:delText>istinct clusters</w:delText>
        </w:r>
        <w:r w:rsidR="00A771BA" w:rsidRPr="0039364D" w:rsidDel="006B698C">
          <w:delText xml:space="preserve"> of time-series data</w:delText>
        </w:r>
        <w:r w:rsidR="00F677B0" w:rsidRPr="0039364D" w:rsidDel="006B698C">
          <w:delText>.</w:delText>
        </w:r>
        <w:r w:rsidR="00A771BA" w:rsidRPr="0039364D" w:rsidDel="006B698C">
          <w:delText xml:space="preserve"> </w:delText>
        </w:r>
        <w:commentRangeEnd w:id="539"/>
        <w:r w:rsidR="00860D28" w:rsidRPr="0039364D" w:rsidDel="006B698C">
          <w:rPr>
            <w:rStyle w:val="CommentReference"/>
          </w:rPr>
          <w:commentReference w:id="539"/>
        </w:r>
        <w:bookmarkEnd w:id="538"/>
        <w:commentRangeEnd w:id="540"/>
        <w:r w:rsidR="006B698C" w:rsidRPr="0039364D" w:rsidDel="006B698C">
          <w:rPr>
            <w:rStyle w:val="CommentReference"/>
          </w:rPr>
          <w:commentReference w:id="540"/>
        </w:r>
      </w:del>
      <w:del w:id="563" w:author="Won Do Lee [2]" w:date="2023-08-01T11:46:00Z">
        <w:r w:rsidR="005C54C7" w:rsidRPr="0039364D" w:rsidDel="00FB7D9E">
          <w:delText>T</w:delText>
        </w:r>
        <w:r w:rsidR="00301B6D" w:rsidRPr="0039364D" w:rsidDel="00FB7D9E">
          <w:delText>he</w:delText>
        </w:r>
        <w:r w:rsidR="005C54C7" w:rsidRPr="0039364D" w:rsidDel="00FB7D9E">
          <w:delText xml:space="preserve"> </w:delText>
        </w:r>
        <w:r w:rsidR="002D3992" w:rsidRPr="0039364D" w:rsidDel="00FB7D9E">
          <w:delText xml:space="preserve">MLR LASSO </w:delText>
        </w:r>
        <w:r w:rsidR="00301B6D" w:rsidRPr="0039364D" w:rsidDel="00FB7D9E">
          <w:delText>is constructed t</w:delText>
        </w:r>
        <w:r w:rsidR="00B02DD8" w:rsidRPr="0039364D" w:rsidDel="00FB7D9E">
          <w:delText xml:space="preserve">o </w:delText>
        </w:r>
      </w:del>
      <w:r w:rsidR="00CC64AC" w:rsidRPr="0039364D">
        <w:t>exhibit</w:t>
      </w:r>
      <w:ins w:id="564" w:author="Won Do Lee [2]" w:date="2023-08-01T11:59:00Z">
        <w:r w:rsidR="001061B0" w:rsidRPr="0039364D">
          <w:t xml:space="preserve"> d</w:t>
        </w:r>
      </w:ins>
      <w:ins w:id="565" w:author="Won Do Lee [2]" w:date="2023-08-01T12:00:00Z">
        <w:r w:rsidR="001061B0" w:rsidRPr="0039364D">
          <w:t xml:space="preserve">ifferences in </w:t>
        </w:r>
      </w:ins>
      <w:ins w:id="566" w:author="Won Do Lee [2]" w:date="2023-08-01T11:59:00Z">
        <w:r w:rsidR="001061B0" w:rsidRPr="0039364D">
          <w:t>estimated coefficients</w:t>
        </w:r>
      </w:ins>
      <w:r w:rsidR="00B02DD8" w:rsidRPr="0039364D">
        <w:t xml:space="preserve"> </w:t>
      </w:r>
      <w:ins w:id="567" w:author="Won Do Lee [2]" w:date="2023-08-01T12:00:00Z">
        <w:r w:rsidR="001061B0" w:rsidRPr="0039364D">
          <w:t xml:space="preserve">of differences </w:t>
        </w:r>
      </w:ins>
      <w:ins w:id="568" w:author="Won Do Lee [2]" w:date="2023-08-01T14:10:00Z">
        <w:r w:rsidR="006F6074" w:rsidRPr="0039364D">
          <w:t>across</w:t>
        </w:r>
      </w:ins>
      <w:ins w:id="569" w:author="Won Do Lee [2]" w:date="2023-08-01T12:00:00Z">
        <w:r w:rsidR="001061B0" w:rsidRPr="0039364D">
          <w:t xml:space="preserve"> </w:t>
        </w:r>
      </w:ins>
      <w:ins w:id="570" w:author="Won Do Lee [2]" w:date="2023-08-01T11:59:00Z">
        <w:r w:rsidR="001061B0" w:rsidRPr="0039364D">
          <w:t>sig</w:t>
        </w:r>
      </w:ins>
      <w:del w:id="571" w:author="Won Do Lee [2]" w:date="2023-08-01T11:59:00Z">
        <w:r w:rsidR="00B02DD8" w:rsidRPr="0039364D" w:rsidDel="001061B0">
          <w:delText>the sig</w:delText>
        </w:r>
      </w:del>
      <w:r w:rsidR="00B02DD8" w:rsidRPr="0039364D">
        <w:t xml:space="preserve">nificant factors </w:t>
      </w:r>
      <w:del w:id="572" w:author="Won Do Lee [2]" w:date="2023-08-01T11:46:00Z">
        <w:r w:rsidR="002D3992" w:rsidRPr="0039364D" w:rsidDel="00FB7D9E">
          <w:delText xml:space="preserve">between </w:delText>
        </w:r>
      </w:del>
      <w:ins w:id="573" w:author="Won Do Lee [2]" w:date="2023-08-01T11:46:00Z">
        <w:r w:rsidR="00FB7D9E" w:rsidRPr="0039364D">
          <w:t xml:space="preserve">over </w:t>
        </w:r>
      </w:ins>
      <w:r w:rsidR="00CC64AC" w:rsidRPr="0039364D">
        <w:t>clusters</w:t>
      </w:r>
      <w:del w:id="574" w:author="Won Do Lee [2]" w:date="2023-08-01T12:01:00Z">
        <w:r w:rsidR="00CC64AC" w:rsidRPr="0039364D" w:rsidDel="001061B0">
          <w:delText xml:space="preserve"> </w:delText>
        </w:r>
        <w:r w:rsidR="00B02DD8" w:rsidRPr="0039364D" w:rsidDel="001061B0">
          <w:delText xml:space="preserve">using </w:delText>
        </w:r>
        <w:r w:rsidR="001C69D8" w:rsidRPr="0039364D" w:rsidDel="001061B0">
          <w:rPr>
            <w:i/>
            <w:iCs/>
          </w:rPr>
          <w:delText>glmnet</w:delText>
        </w:r>
        <w:r w:rsidR="001C69D8" w:rsidRPr="0039364D" w:rsidDel="001061B0">
          <w:delText xml:space="preserve"> package for R </w:delText>
        </w:r>
        <w:r w:rsidR="001C69D8" w:rsidRPr="0039364D" w:rsidDel="001061B0">
          <w:rPr>
            <w:rPrChange w:id="575" w:author="Won Do Lee [2]" w:date="2023-08-01T14:56:00Z">
              <w:rPr>
                <w:noProof/>
              </w:rPr>
            </w:rPrChange>
          </w:rPr>
          <w:delText>(Friedman et al., 2010)</w:delText>
        </w:r>
      </w:del>
      <w:r w:rsidR="001C69D8" w:rsidRPr="0039364D">
        <w:t>.</w:t>
      </w:r>
    </w:p>
    <w:p w14:paraId="0EE5980E" w14:textId="77777777" w:rsidR="003D7B05" w:rsidRPr="0039364D" w:rsidRDefault="003D7B05" w:rsidP="00872147"/>
    <w:p w14:paraId="19071007" w14:textId="66A86403" w:rsidR="00E15888" w:rsidRPr="0039364D" w:rsidRDefault="003E03BE" w:rsidP="00872147">
      <w:pPr>
        <w:pStyle w:val="Heading1"/>
        <w:spacing w:before="240" w:after="240"/>
      </w:pPr>
      <w:bookmarkStart w:id="576" w:name="_Ref81342988"/>
      <w:r w:rsidRPr="0039364D">
        <w:t>Results</w:t>
      </w:r>
      <w:bookmarkEnd w:id="576"/>
    </w:p>
    <w:p w14:paraId="3EFEA633" w14:textId="77777777" w:rsidR="00D60AD3" w:rsidRPr="0039364D" w:rsidRDefault="00C025AD" w:rsidP="00872147">
      <w:pPr>
        <w:pStyle w:val="Heading2"/>
        <w:spacing w:after="240"/>
      </w:pPr>
      <w:r w:rsidRPr="0039364D">
        <w:t>M</w:t>
      </w:r>
      <w:r w:rsidR="006E2E4C" w:rsidRPr="0039364D">
        <w:t xml:space="preserve">obility </w:t>
      </w:r>
      <w:r w:rsidR="006B0717" w:rsidRPr="0039364D">
        <w:t>changes during England’s first national lockdown</w:t>
      </w:r>
    </w:p>
    <w:p w14:paraId="4A3ABB35" w14:textId="6A2B34B7" w:rsidR="003A01FF" w:rsidRPr="0039364D" w:rsidRDefault="00B6031D" w:rsidP="00872147">
      <w:pPr>
        <w:spacing w:after="240"/>
      </w:pPr>
      <w:r w:rsidRPr="0039364D">
        <w:t>T</w:t>
      </w:r>
      <w:r w:rsidR="006B0717" w:rsidRPr="0039364D">
        <w:t xml:space="preserve">he </w:t>
      </w:r>
      <w:r w:rsidRPr="0039364D">
        <w:t xml:space="preserve">average level of mobility </w:t>
      </w:r>
      <w:r w:rsidR="003A01FF" w:rsidRPr="0039364D">
        <w:t xml:space="preserve">in England as a whole </w:t>
      </w:r>
      <w:r w:rsidRPr="0039364D">
        <w:t xml:space="preserve">changed according to a </w:t>
      </w:r>
      <w:r w:rsidR="003A01FF" w:rsidRPr="0039364D">
        <w:t>well-documented</w:t>
      </w:r>
      <w:r w:rsidRPr="0039364D">
        <w:t xml:space="preserve"> </w:t>
      </w:r>
      <w:r w:rsidR="006B0717" w:rsidRPr="0039364D">
        <w:t xml:space="preserve">pattern </w:t>
      </w:r>
      <w:r w:rsidRPr="0039364D">
        <w:t xml:space="preserve">during the early stage of the </w:t>
      </w:r>
      <w:r w:rsidR="003A01FF" w:rsidRPr="0039364D">
        <w:t xml:space="preserve">COVID-19 </w:t>
      </w:r>
      <w:r w:rsidRPr="0039364D">
        <w:t xml:space="preserve">pandemic </w:t>
      </w:r>
      <w:r w:rsidR="006B0717" w:rsidRPr="0039364D">
        <w:t>(</w:t>
      </w:r>
      <w:r w:rsidRPr="0039364D">
        <w:t>see, for instance, Lee et al</w:t>
      </w:r>
      <w:r w:rsidR="009C175D" w:rsidRPr="0039364D">
        <w:t xml:space="preserve">. 2021). </w:t>
      </w:r>
      <w:r w:rsidR="00333761" w:rsidRPr="0039364D">
        <w:t>In</w:t>
      </w:r>
      <w:r w:rsidR="003A01FF" w:rsidRPr="0039364D">
        <w:t xml:space="preserve"> the first 3 weeks of</w:t>
      </w:r>
      <w:r w:rsidR="00333761" w:rsidRPr="0039364D">
        <w:t xml:space="preserve"> </w:t>
      </w:r>
      <w:r w:rsidR="00530CDA" w:rsidRPr="0039364D">
        <w:t>March 2020,</w:t>
      </w:r>
      <w:r w:rsidR="00BA13F6" w:rsidRPr="0039364D">
        <w:t xml:space="preserve"> </w:t>
      </w:r>
      <w:r w:rsidR="003A4303" w:rsidRPr="0039364D">
        <w:t xml:space="preserve">the average level of </w:t>
      </w:r>
      <w:r w:rsidR="00872D15" w:rsidRPr="0039364D">
        <w:t xml:space="preserve">mobility </w:t>
      </w:r>
      <w:r w:rsidR="00530CDA" w:rsidRPr="0039364D">
        <w:t>dropped</w:t>
      </w:r>
      <w:r w:rsidR="00872D15" w:rsidRPr="0039364D">
        <w:t xml:space="preserve"> significantly </w:t>
      </w:r>
      <w:r w:rsidR="00333761" w:rsidRPr="0039364D">
        <w:t xml:space="preserve">by about 50% </w:t>
      </w:r>
      <w:r w:rsidRPr="0039364D">
        <w:t xml:space="preserve">compared to the pre-pandemic situation. </w:t>
      </w:r>
      <w:r w:rsidR="004E4054" w:rsidRPr="0039364D">
        <w:t xml:space="preserve">Further reductions </w:t>
      </w:r>
      <w:r w:rsidR="003A01FF" w:rsidRPr="0039364D">
        <w:t xml:space="preserve">to less than 1km radial </w:t>
      </w:r>
      <w:r w:rsidR="003A01FF" w:rsidRPr="0039364D">
        <w:t xml:space="preserve">distance per day </w:t>
      </w:r>
      <w:r w:rsidRPr="0039364D">
        <w:t xml:space="preserve">occurred </w:t>
      </w:r>
      <w:r w:rsidR="003A01FF" w:rsidRPr="0039364D">
        <w:t>after</w:t>
      </w:r>
      <w:r w:rsidR="00787926" w:rsidRPr="0039364D">
        <w:t xml:space="preserve"> </w:t>
      </w:r>
      <w:r w:rsidR="004E7C17" w:rsidRPr="0039364D">
        <w:t>the first nationwide lockdown</w:t>
      </w:r>
      <w:r w:rsidRPr="0039364D">
        <w:t xml:space="preserve"> commenced</w:t>
      </w:r>
      <w:r w:rsidR="003A01FF" w:rsidRPr="0039364D">
        <w:t xml:space="preserve"> on 23 March 2020</w:t>
      </w:r>
      <w:r w:rsidR="00AD62C0" w:rsidRPr="0039364D">
        <w:t xml:space="preserve">. </w:t>
      </w:r>
      <w:r w:rsidR="003A01FF" w:rsidRPr="0039364D">
        <w:t xml:space="preserve">The fact that most of the reduction occurred before the start of the lockdown reflects that the UK government instituted the nationwide lockdown relatively late compared to many other European countries, even though it had encouraged people to start working from home and banned the mass gatherings and all unnecessary social contact since mid-March </w:t>
      </w:r>
      <w:r w:rsidR="003A01FF" w:rsidRPr="004638D1">
        <w:t>(Public Health England, 2020)</w:t>
      </w:r>
      <w:r w:rsidR="003A01FF" w:rsidRPr="0039364D">
        <w:t>. Nonetheless, mobility levels started to bounce back from later April onwards and therefore even before the lockdown was officially lifted.</w:t>
      </w:r>
    </w:p>
    <w:p w14:paraId="4A2CC170" w14:textId="77777777" w:rsidR="00A162FB" w:rsidRPr="0039364D" w:rsidRDefault="00A162FB" w:rsidP="001111FB">
      <w:pPr>
        <w:spacing w:after="240"/>
        <w:jc w:val="center"/>
      </w:pPr>
      <w:r w:rsidRPr="0039364D">
        <w:t>&lt;</w:t>
      </w:r>
      <w:r w:rsidRPr="0039364D">
        <w:rPr>
          <w:i/>
          <w:iCs/>
        </w:rPr>
        <w:t>Figure 1 about here</w:t>
      </w:r>
      <w:r w:rsidRPr="0039364D">
        <w:t>&gt;</w:t>
      </w:r>
    </w:p>
    <w:p w14:paraId="3205AFB8" w14:textId="77777777" w:rsidR="00720AC1" w:rsidRPr="0039364D" w:rsidRDefault="00720AC1" w:rsidP="00872147">
      <w:pPr>
        <w:spacing w:after="240"/>
      </w:pPr>
      <w:r w:rsidRPr="0039364D">
        <w:t>Much less is known about variations around the mean trajectory in Figure across LTLA areas. That variation can be summarised into 4 broad patterns according to the cluster analysis.</w:t>
      </w:r>
      <w:r w:rsidR="001C0869" w:rsidRPr="0039364D">
        <w:t xml:space="preserve"> Figure 2 shows that the </w:t>
      </w:r>
      <w:r w:rsidR="00AF2179" w:rsidRPr="0039364D">
        <w:t>Silhouette Index is highest for the Ward method</w:t>
      </w:r>
      <w:r w:rsidR="00A162FB" w:rsidRPr="0039364D">
        <w:t>-</w:t>
      </w:r>
      <w:r w:rsidR="00AF2179" w:rsidRPr="0039364D">
        <w:t xml:space="preserve">1 algorithm and tends to peak at the values 4, 6 and 9. We have therefore selected 4 clusters </w:t>
      </w:r>
      <w:r w:rsidR="00A162FB" w:rsidRPr="0039364D">
        <w:t>with the Ward-1 algorithm as our preferred clustering solution</w:t>
      </w:r>
      <w:r w:rsidR="00E20D63" w:rsidRPr="0039364D">
        <w:t>.</w:t>
      </w:r>
      <w:r w:rsidR="00A162FB" w:rsidRPr="0039364D">
        <w:t xml:space="preserve"> </w:t>
      </w:r>
      <w:r w:rsidR="001C0869" w:rsidRPr="0039364D">
        <w:t xml:space="preserve"> </w:t>
      </w:r>
    </w:p>
    <w:p w14:paraId="1F32EB01" w14:textId="77777777" w:rsidR="00E20D63" w:rsidRPr="0039364D" w:rsidRDefault="00E20D63" w:rsidP="001111FB">
      <w:pPr>
        <w:spacing w:after="240"/>
        <w:jc w:val="center"/>
      </w:pPr>
      <w:r w:rsidRPr="0039364D">
        <w:lastRenderedPageBreak/>
        <w:t>&lt;</w:t>
      </w:r>
      <w:r w:rsidRPr="0039364D">
        <w:rPr>
          <w:i/>
          <w:iCs/>
        </w:rPr>
        <w:t>Figure 2 about here</w:t>
      </w:r>
      <w:r w:rsidRPr="0039364D">
        <w:t>&gt;</w:t>
      </w:r>
    </w:p>
    <w:p w14:paraId="7F6E51F0" w14:textId="77777777" w:rsidR="00690FFC" w:rsidRPr="0039364D" w:rsidRDefault="00690FFC" w:rsidP="00872147">
      <w:pPr>
        <w:spacing w:after="240"/>
      </w:pPr>
      <w:r w:rsidRPr="0039364D">
        <w:rPr>
          <w:color w:val="000000"/>
        </w:rPr>
        <w:t xml:space="preserve">The patterns that can be observed in Figure 3 and Table 1 suggest that the LTLA clusters can be differentiated on the basis of three factors: the pace of reduction in mobility levels in LTLAs in the first weeks of the pandemic in England; the extent to which mobility levels were reduced during England’s first nationwide lockdown; and the pace of </w:t>
      </w:r>
      <w:r w:rsidR="00763270" w:rsidRPr="0039364D">
        <w:rPr>
          <w:color w:val="000000"/>
        </w:rPr>
        <w:t>recovery</w:t>
      </w:r>
      <w:r w:rsidRPr="0039364D">
        <w:rPr>
          <w:color w:val="000000"/>
        </w:rPr>
        <w:t xml:space="preserve"> in mobility levels from early April onwards. </w:t>
      </w:r>
      <w:r w:rsidRPr="0039364D">
        <w:t>Based on these factors the four clusters can be labelled as follows:</w:t>
      </w:r>
    </w:p>
    <w:p w14:paraId="464A5674" w14:textId="77777777" w:rsidR="00690FFC" w:rsidRPr="0039364D" w:rsidRDefault="00690FFC" w:rsidP="00872147">
      <w:pPr>
        <w:pStyle w:val="ListParagraph"/>
        <w:numPr>
          <w:ilvl w:val="0"/>
          <w:numId w:val="43"/>
        </w:numPr>
      </w:pPr>
      <w:r w:rsidRPr="0039364D">
        <w:t>G1</w:t>
      </w:r>
      <w:r w:rsidR="00763270" w:rsidRPr="0039364D">
        <w:t xml:space="preserve"> = very fast-very large-very slow (VF-VL-VS</w:t>
      </w:r>
      <w:r w:rsidR="00E0239F" w:rsidRPr="0039364D">
        <w:t>, n=</w:t>
      </w:r>
      <w:r w:rsidR="004E4637" w:rsidRPr="0039364D">
        <w:t>45</w:t>
      </w:r>
      <w:r w:rsidR="00763270" w:rsidRPr="0039364D">
        <w:t>): this cluster is characterised by the quickest drop in mobility levels, the greatest reduction and the slowest recovery of all four clusters;</w:t>
      </w:r>
    </w:p>
    <w:p w14:paraId="2CE37A22" w14:textId="6582E68A" w:rsidR="00763270" w:rsidRPr="0039364D" w:rsidRDefault="00763270" w:rsidP="00872147">
      <w:pPr>
        <w:pStyle w:val="ListParagraph"/>
        <w:numPr>
          <w:ilvl w:val="0"/>
          <w:numId w:val="43"/>
        </w:numPr>
      </w:pPr>
      <w:r w:rsidRPr="0039364D">
        <w:t>G2 = somewhat fast-somewhat large-somewhat slow (SF-SL-SS</w:t>
      </w:r>
      <w:r w:rsidR="00E0239F" w:rsidRPr="0039364D">
        <w:t>, n=</w:t>
      </w:r>
      <w:r w:rsidR="00C218D9" w:rsidRPr="0039364D">
        <w:t>96</w:t>
      </w:r>
      <w:r w:rsidRPr="0039364D">
        <w:t xml:space="preserve">): this cluster is the moderate version of G1 with lower drops and reductions </w:t>
      </w:r>
      <w:r w:rsidR="00CA1631" w:rsidRPr="0039364D">
        <w:t xml:space="preserve">in mobility levels </w:t>
      </w:r>
      <w:r w:rsidRPr="0039364D">
        <w:t>and faster recovery but substantially more different from the pre-pandemic normal than G3 and G4;</w:t>
      </w:r>
    </w:p>
    <w:p w14:paraId="2DD12399" w14:textId="69D328C7" w:rsidR="00763270" w:rsidRPr="0039364D" w:rsidRDefault="00763270" w:rsidP="00872147">
      <w:pPr>
        <w:pStyle w:val="ListParagraph"/>
        <w:numPr>
          <w:ilvl w:val="0"/>
          <w:numId w:val="43"/>
        </w:numPr>
      </w:pPr>
      <w:r w:rsidRPr="0039364D">
        <w:t>G3 = somewhat slow-somewhat small, somewhat fast (SS-SS-SF</w:t>
      </w:r>
      <w:r w:rsidR="00E0239F" w:rsidRPr="0039364D">
        <w:t>, n=</w:t>
      </w:r>
      <w:r w:rsidR="00C218D9" w:rsidRPr="0039364D">
        <w:t>106</w:t>
      </w:r>
      <w:r w:rsidRPr="0039364D">
        <w:t xml:space="preserve">): this cluster is on the opposite side of the </w:t>
      </w:r>
      <w:r w:rsidR="00CA1631" w:rsidRPr="0039364D">
        <w:t>n</w:t>
      </w:r>
      <w:r w:rsidRPr="0039364D">
        <w:t>ational average compared to G2, with rather slow drops in March</w:t>
      </w:r>
      <w:r w:rsidR="00CA1631" w:rsidRPr="0039364D">
        <w:t>, fairly small reductions and reasonably fast recovery from April onwards;</w:t>
      </w:r>
    </w:p>
    <w:p w14:paraId="4B4F75BB" w14:textId="77777777" w:rsidR="00CA1631" w:rsidRPr="0039364D" w:rsidRDefault="00CA1631" w:rsidP="00872147">
      <w:pPr>
        <w:pStyle w:val="ListParagraph"/>
        <w:numPr>
          <w:ilvl w:val="0"/>
          <w:numId w:val="43"/>
        </w:numPr>
      </w:pPr>
      <w:r w:rsidRPr="0039364D">
        <w:t>G4 = very slow-very small-very fast (VS-VS-VF</w:t>
      </w:r>
      <w:r w:rsidR="00E0239F" w:rsidRPr="0039364D">
        <w:t>, n=</w:t>
      </w:r>
      <w:r w:rsidR="004E4637" w:rsidRPr="0039364D">
        <w:t>69</w:t>
      </w:r>
      <w:r w:rsidRPr="0039364D">
        <w:t>): this cluster is on the opposite extreme compared to G1, with overall the smallest deviations from the pre-pandemic normal of all clusters.</w:t>
      </w:r>
    </w:p>
    <w:p w14:paraId="426455E8" w14:textId="77777777" w:rsidR="003D7B05" w:rsidRPr="0039364D" w:rsidRDefault="003D7B05" w:rsidP="00872147"/>
    <w:p w14:paraId="1E40905B" w14:textId="5412D80A" w:rsidR="00E0239F" w:rsidRPr="0039364D" w:rsidRDefault="00E0239F" w:rsidP="00872147">
      <w:pPr>
        <w:spacing w:after="240"/>
      </w:pPr>
      <w:bookmarkStart w:id="577" w:name="_Hlk140214063"/>
      <w:commentRangeStart w:id="578"/>
      <w:commentRangeStart w:id="579"/>
      <w:r w:rsidRPr="0039364D">
        <w:t xml:space="preserve">There </w:t>
      </w:r>
      <w:commentRangeEnd w:id="578"/>
      <w:r w:rsidR="00CC147A" w:rsidRPr="0039364D">
        <w:rPr>
          <w:rStyle w:val="CommentReference"/>
        </w:rPr>
        <w:commentReference w:id="578"/>
      </w:r>
      <w:commentRangeEnd w:id="579"/>
      <w:r w:rsidR="00C218D9" w:rsidRPr="0039364D">
        <w:rPr>
          <w:rStyle w:val="CommentReference"/>
        </w:rPr>
        <w:commentReference w:id="579"/>
      </w:r>
      <w:r w:rsidRPr="0039364D">
        <w:t xml:space="preserve">are some patterns in the internal heterogeneity of the four clusters. Overall, the variation around the mean is largest G1 and </w:t>
      </w:r>
      <w:commentRangeStart w:id="580"/>
      <w:del w:id="581" w:author="Won Do Lee [2]" w:date="2023-08-01T13:16:00Z">
        <w:r w:rsidRPr="0039364D" w:rsidDel="00C218D9">
          <w:delText>G4</w:delText>
        </w:r>
      </w:del>
      <w:ins w:id="582" w:author="Won Do Lee [2]" w:date="2023-08-01T13:16:00Z">
        <w:r w:rsidR="00C218D9" w:rsidRPr="0039364D">
          <w:t>G2</w:t>
        </w:r>
      </w:ins>
      <w:commentRangeEnd w:id="580"/>
      <w:ins w:id="583" w:author="Won Do Lee [2]" w:date="2023-08-01T14:25:00Z">
        <w:r w:rsidR="00BC4E57" w:rsidRPr="0039364D">
          <w:rPr>
            <w:rStyle w:val="CommentReference"/>
          </w:rPr>
          <w:commentReference w:id="580"/>
        </w:r>
      </w:ins>
      <w:r w:rsidRPr="0039364D">
        <w:t xml:space="preserve">. This may reflect </w:t>
      </w:r>
      <w:ins w:id="584" w:author="Won Do Lee [2]" w:date="2023-08-01T14:27:00Z">
        <w:r w:rsidR="00BC4E57" w:rsidRPr="0039364D">
          <w:t xml:space="preserve">the </w:t>
        </w:r>
      </w:ins>
      <w:ins w:id="585" w:author="Won Do Lee [2]" w:date="2023-08-01T14:28:00Z">
        <w:r w:rsidR="00BC4E57" w:rsidRPr="0039364D">
          <w:t>eff</w:t>
        </w:r>
      </w:ins>
      <w:ins w:id="586" w:author="Won Do Lee [2]" w:date="2023-08-01T14:45:00Z">
        <w:r w:rsidR="00B00C0C" w:rsidRPr="0039364D">
          <w:t>ectiveness</w:t>
        </w:r>
      </w:ins>
      <w:ins w:id="587" w:author="Won Do Lee [2]" w:date="2023-08-01T14:28:00Z">
        <w:r w:rsidR="00BC4E57" w:rsidRPr="0039364D">
          <w:t xml:space="preserve"> </w:t>
        </w:r>
      </w:ins>
      <w:ins w:id="588" w:author="Won Do Lee [2]" w:date="2023-08-01T14:27:00Z">
        <w:r w:rsidR="00BC4E57" w:rsidRPr="0039364D">
          <w:t>of lockdown</w:t>
        </w:r>
      </w:ins>
      <w:ins w:id="589" w:author="Won Do Lee [2]" w:date="2023-08-01T14:45:00Z">
        <w:r w:rsidR="00B00C0C" w:rsidRPr="0039364D">
          <w:t xml:space="preserve"> measures</w:t>
        </w:r>
      </w:ins>
      <w:ins w:id="590" w:author="Won Do Lee [2]" w:date="2023-08-01T14:33:00Z">
        <w:r w:rsidR="00D402B6" w:rsidRPr="0039364D">
          <w:t xml:space="preserve">. </w:t>
        </w:r>
      </w:ins>
      <w:ins w:id="591" w:author="Won Do Lee [2]" w:date="2023-08-01T14:45:00Z">
        <w:r w:rsidR="00B00C0C" w:rsidRPr="0039364D">
          <w:t>The f</w:t>
        </w:r>
      </w:ins>
      <w:ins w:id="592" w:author="Won Do Lee [2]" w:date="2023-08-01T14:35:00Z">
        <w:r w:rsidR="00D402B6" w:rsidRPr="0039364D">
          <w:t xml:space="preserve">irst nationwide lockdown </w:t>
        </w:r>
      </w:ins>
      <w:ins w:id="593" w:author="Won Do Lee [2]" w:date="2023-08-01T14:31:00Z">
        <w:r w:rsidR="00D402B6" w:rsidRPr="0039364D">
          <w:t xml:space="preserve">was effective </w:t>
        </w:r>
      </w:ins>
      <w:ins w:id="594" w:author="Won Do Lee [2]" w:date="2023-08-01T14:46:00Z">
        <w:r w:rsidR="00B00C0C" w:rsidRPr="0039364D">
          <w:t>in slowing the spread of COVID-19</w:t>
        </w:r>
      </w:ins>
      <w:ins w:id="595" w:author="Won Do Lee [2]" w:date="2023-08-01T14:51:00Z">
        <w:r w:rsidR="0039364D" w:rsidRPr="0039364D">
          <w:t xml:space="preserve">, </w:t>
        </w:r>
      </w:ins>
      <w:ins w:id="596" w:author="Won Do Lee [2]" w:date="2023-08-01T14:46:00Z">
        <w:r w:rsidR="00B00C0C" w:rsidRPr="0039364D">
          <w:t xml:space="preserve">when </w:t>
        </w:r>
      </w:ins>
      <w:ins w:id="597" w:author="Won Do Lee [2]" w:date="2023-08-01T14:32:00Z">
        <w:r w:rsidR="00D402B6" w:rsidRPr="0039364D">
          <w:t xml:space="preserve">cases </w:t>
        </w:r>
      </w:ins>
      <w:ins w:id="598" w:author="Won Do Lee [2]" w:date="2023-08-01T14:46:00Z">
        <w:r w:rsidR="00B00C0C" w:rsidRPr="0039364D">
          <w:t>were rising i</w:t>
        </w:r>
      </w:ins>
      <w:ins w:id="599" w:author="Won Do Lee [2]" w:date="2023-08-01T14:32:00Z">
        <w:r w:rsidR="00D402B6" w:rsidRPr="0039364D">
          <w:t>n London and major urban areas in early 2020</w:t>
        </w:r>
        <w:r w:rsidR="00D402B6" w:rsidRPr="0039364D">
          <w:t xml:space="preserve">. </w:t>
        </w:r>
      </w:ins>
      <w:ins w:id="600" w:author="Won Do Lee [2]" w:date="2023-08-01T14:41:00Z">
        <w:r w:rsidR="00B00C0C" w:rsidRPr="0039364D">
          <w:t xml:space="preserve">However, </w:t>
        </w:r>
      </w:ins>
      <w:ins w:id="601" w:author="Won Do Lee [2]" w:date="2023-08-01T14:46:00Z">
        <w:r w:rsidR="00B00C0C" w:rsidRPr="0039364D">
          <w:t xml:space="preserve">once the </w:t>
        </w:r>
      </w:ins>
      <w:ins w:id="602" w:author="Won Do Lee [2]" w:date="2023-08-01T14:42:00Z">
        <w:r w:rsidR="00B00C0C" w:rsidRPr="0039364D">
          <w:t xml:space="preserve">epidemic curve </w:t>
        </w:r>
      </w:ins>
      <w:ins w:id="603" w:author="Won Do Lee [2]" w:date="2023-08-01T14:46:00Z">
        <w:r w:rsidR="00B00C0C" w:rsidRPr="0039364D">
          <w:t>had flattened, p</w:t>
        </w:r>
      </w:ins>
      <w:ins w:id="604" w:author="Won Do Lee [2]" w:date="2023-08-01T14:27:00Z">
        <w:r w:rsidR="00BC4E57" w:rsidRPr="0039364D">
          <w:t xml:space="preserve">olicy restrictions </w:t>
        </w:r>
      </w:ins>
      <w:ins w:id="605" w:author="Won Do Lee [2]" w:date="2023-08-01T14:51:00Z">
        <w:r w:rsidR="0039364D" w:rsidRPr="0039364D">
          <w:t>were not able to</w:t>
        </w:r>
      </w:ins>
      <w:ins w:id="606" w:author="Won Do Lee [2]" w:date="2023-08-01T14:50:00Z">
        <w:r w:rsidR="0039364D" w:rsidRPr="0039364D">
          <w:t xml:space="preserve"> prevent </w:t>
        </w:r>
      </w:ins>
      <w:ins w:id="607" w:author="Won Do Lee [2]" w:date="2023-08-01T14:51:00Z">
        <w:r w:rsidR="0039364D" w:rsidRPr="0039364D">
          <w:t>rebou</w:t>
        </w:r>
      </w:ins>
      <w:ins w:id="608" w:author="Won Do Lee [2]" w:date="2023-08-01T14:52:00Z">
        <w:r w:rsidR="0039364D" w:rsidRPr="0039364D">
          <w:t xml:space="preserve">nd effects in </w:t>
        </w:r>
      </w:ins>
      <w:ins w:id="609" w:author="Won Do Lee [2]" w:date="2023-08-01T14:50:00Z">
        <w:r w:rsidR="0039364D" w:rsidRPr="0039364D">
          <w:t>people’s</w:t>
        </w:r>
      </w:ins>
      <w:ins w:id="610" w:author="Won Do Lee [2]" w:date="2023-08-01T14:51:00Z">
        <w:r w:rsidR="0039364D" w:rsidRPr="0039364D">
          <w:t xml:space="preserve"> mobility</w:t>
        </w:r>
      </w:ins>
      <w:ins w:id="611" w:author="Won Do Lee [2]" w:date="2023-08-01T14:50:00Z">
        <w:r w:rsidR="0039364D" w:rsidRPr="0039364D">
          <w:t>.</w:t>
        </w:r>
      </w:ins>
      <w:ins w:id="612" w:author="Won Do Lee [2]" w:date="2023-08-01T14:24:00Z">
        <w:r w:rsidR="00BC4E57" w:rsidRPr="0039364D">
          <w:t xml:space="preserve"> </w:t>
        </w:r>
      </w:ins>
      <w:commentRangeStart w:id="613"/>
      <w:del w:id="614" w:author="Won Do Lee [2]" w:date="2023-08-01T14:12:00Z">
        <w:r w:rsidRPr="0039364D" w:rsidDel="006F6074">
          <w:rPr>
            <w:highlight w:val="yellow"/>
          </w:rPr>
          <w:delText>xxx</w:delText>
        </w:r>
        <w:commentRangeEnd w:id="613"/>
        <w:r w:rsidR="00CC147A" w:rsidRPr="0039364D" w:rsidDel="006F6074">
          <w:rPr>
            <w:rStyle w:val="CommentReference"/>
          </w:rPr>
          <w:commentReference w:id="613"/>
        </w:r>
        <w:r w:rsidRPr="0039364D" w:rsidDel="006F6074">
          <w:delText>.</w:delText>
        </w:r>
      </w:del>
      <w:del w:id="615" w:author="Won Do Lee [2]" w:date="2023-08-01T14:13:00Z">
        <w:r w:rsidRPr="0039364D" w:rsidDel="006F6074">
          <w:delText xml:space="preserve"> </w:delText>
        </w:r>
      </w:del>
      <w:del w:id="616" w:author="Won Do Lee [2]" w:date="2023-08-01T14:24:00Z">
        <w:r w:rsidRPr="0039364D" w:rsidDel="00BC4E57">
          <w:delText xml:space="preserve"> </w:delText>
        </w:r>
      </w:del>
      <w:r w:rsidRPr="0039364D">
        <w:t>The level of variation increases over time in all clusters, in part because the intra-cluster homogeneity in the reduction in March is very small. However, the increase in variation around the mean is particularly pro</w:t>
      </w:r>
      <w:r w:rsidR="00CC147A" w:rsidRPr="0039364D">
        <w:t xml:space="preserve">nounced </w:t>
      </w:r>
      <w:r w:rsidRPr="0039364D">
        <w:t xml:space="preserve">in </w:t>
      </w:r>
      <w:r w:rsidR="00CC147A" w:rsidRPr="0039364D">
        <w:t xml:space="preserve">May and June in </w:t>
      </w:r>
      <w:r w:rsidRPr="0039364D">
        <w:t>G1 and G2</w:t>
      </w:r>
      <w:r w:rsidR="00CC147A" w:rsidRPr="0039364D">
        <w:t>. In the other two clusters, the extent of variability remains more stable from mid-April onwards.</w:t>
      </w:r>
    </w:p>
    <w:p w14:paraId="2DEEBC31" w14:textId="77777777" w:rsidR="00CC147A" w:rsidRPr="0039364D" w:rsidRDefault="00CC147A" w:rsidP="001111FB">
      <w:pPr>
        <w:spacing w:after="240"/>
        <w:jc w:val="center"/>
      </w:pPr>
      <w:r w:rsidRPr="0039364D">
        <w:t>&lt;</w:t>
      </w:r>
      <w:commentRangeStart w:id="617"/>
      <w:commentRangeStart w:id="618"/>
      <w:r w:rsidRPr="0039364D">
        <w:rPr>
          <w:i/>
          <w:iCs/>
        </w:rPr>
        <w:t xml:space="preserve">Figure 3 </w:t>
      </w:r>
      <w:commentRangeEnd w:id="617"/>
      <w:r w:rsidRPr="0039364D">
        <w:rPr>
          <w:rStyle w:val="CommentReference"/>
        </w:rPr>
        <w:commentReference w:id="617"/>
      </w:r>
      <w:commentRangeEnd w:id="618"/>
      <w:r w:rsidR="006F6074" w:rsidRPr="0039364D">
        <w:rPr>
          <w:rStyle w:val="CommentReference"/>
        </w:rPr>
        <w:commentReference w:id="618"/>
      </w:r>
      <w:r w:rsidRPr="0039364D">
        <w:rPr>
          <w:i/>
          <w:iCs/>
        </w:rPr>
        <w:t>and Table 1 about here</w:t>
      </w:r>
      <w:r w:rsidRPr="0039364D">
        <w:t>&gt;</w:t>
      </w:r>
    </w:p>
    <w:p w14:paraId="7E8951F3" w14:textId="35956ED8" w:rsidR="001111FB" w:rsidRPr="0039364D" w:rsidRDefault="00CC147A" w:rsidP="001111FB">
      <w:pPr>
        <w:spacing w:after="240"/>
      </w:pPr>
      <w:r w:rsidRPr="0039364D">
        <w:t>The clusters show a rather distinct spatial distribution. Figure 4 suggests that most LTLA areas share borders with at least one other LTLA area that belongs to the same cluster. Spatial co-location of the clusters is also clear from Table 2, which shows rather distinct distribution patterns. G1</w:t>
      </w:r>
      <w:r w:rsidR="004E4637" w:rsidRPr="0039364D">
        <w:t xml:space="preserve"> is clearly concentrated in London, whereas its opposite in terms of mobility trajectory, G4, is clearly overrepresented in the North West and Yorkshire and The Humber. G2 is more common in Outer London and Southern England, while G3 is concentrated in the North West and East Midlands.</w:t>
      </w:r>
    </w:p>
    <w:p w14:paraId="1F5AECCB" w14:textId="722933DE" w:rsidR="001111FB" w:rsidRPr="0039364D" w:rsidRDefault="004E4637" w:rsidP="001111FB">
      <w:pPr>
        <w:spacing w:after="240"/>
        <w:jc w:val="center"/>
      </w:pPr>
      <w:r w:rsidRPr="0039364D">
        <w:t>&lt;</w:t>
      </w:r>
      <w:commentRangeStart w:id="619"/>
      <w:commentRangeStart w:id="620"/>
      <w:r w:rsidRPr="0039364D">
        <w:rPr>
          <w:i/>
          <w:iCs/>
        </w:rPr>
        <w:t xml:space="preserve">Figure 4 </w:t>
      </w:r>
      <w:commentRangeEnd w:id="619"/>
      <w:r w:rsidRPr="0039364D">
        <w:rPr>
          <w:rStyle w:val="CommentReference"/>
        </w:rPr>
        <w:commentReference w:id="619"/>
      </w:r>
      <w:commentRangeEnd w:id="620"/>
      <w:r w:rsidR="0039364D" w:rsidRPr="0039364D">
        <w:rPr>
          <w:rStyle w:val="CommentReference"/>
        </w:rPr>
        <w:commentReference w:id="620"/>
      </w:r>
      <w:r w:rsidRPr="0039364D">
        <w:rPr>
          <w:i/>
          <w:iCs/>
        </w:rPr>
        <w:t>and Table 2 about here</w:t>
      </w:r>
      <w:r w:rsidRPr="0039364D">
        <w:t>&gt;</w:t>
      </w:r>
    </w:p>
    <w:p w14:paraId="62533572" w14:textId="77777777" w:rsidR="001111FB" w:rsidRPr="0039364D" w:rsidRDefault="001111FB" w:rsidP="001111FB">
      <w:pPr>
        <w:spacing w:after="240"/>
        <w:jc w:val="center"/>
      </w:pPr>
    </w:p>
    <w:p w14:paraId="16030EE1" w14:textId="77777777" w:rsidR="00661E3D" w:rsidRPr="0039364D" w:rsidRDefault="004E4637" w:rsidP="00872147">
      <w:pPr>
        <w:pStyle w:val="Heading2"/>
      </w:pPr>
      <w:bookmarkStart w:id="621" w:name="_Ref62956146"/>
      <w:bookmarkEnd w:id="577"/>
      <w:commentRangeStart w:id="622"/>
      <w:commentRangeStart w:id="623"/>
      <w:r w:rsidRPr="0039364D">
        <w:lastRenderedPageBreak/>
        <w:t>Correlates of mobility trajectory cluster membership</w:t>
      </w:r>
      <w:commentRangeEnd w:id="622"/>
      <w:r w:rsidRPr="0039364D">
        <w:rPr>
          <w:rStyle w:val="CommentReference"/>
          <w:b w:val="0"/>
          <w:bCs w:val="0"/>
          <w:i w:val="0"/>
          <w:iCs w:val="0"/>
        </w:rPr>
        <w:commentReference w:id="622"/>
      </w:r>
      <w:commentRangeEnd w:id="623"/>
      <w:r w:rsidR="001F639F">
        <w:rPr>
          <w:rStyle w:val="CommentReference"/>
          <w:b w:val="0"/>
          <w:bCs w:val="0"/>
          <w:i w:val="0"/>
          <w:iCs w:val="0"/>
        </w:rPr>
        <w:commentReference w:id="623"/>
      </w:r>
    </w:p>
    <w:p w14:paraId="0E5E8531" w14:textId="78050336" w:rsidR="000E24B0" w:rsidRPr="0039364D" w:rsidDel="00846381" w:rsidRDefault="00661E3D" w:rsidP="00872147">
      <w:pPr>
        <w:spacing w:after="240"/>
        <w:rPr>
          <w:del w:id="624" w:author="Won Do Lee" w:date="2023-07-13T13:10:00Z"/>
        </w:rPr>
      </w:pPr>
      <w:r w:rsidRPr="0039364D">
        <w:t xml:space="preserve">In the following analysis, we </w:t>
      </w:r>
      <w:r w:rsidR="00EB04A4" w:rsidRPr="0039364D">
        <w:t xml:space="preserve">deployed the classification model </w:t>
      </w:r>
      <w:r w:rsidRPr="0039364D">
        <w:t>to</w:t>
      </w:r>
      <w:r w:rsidR="003C69EE" w:rsidRPr="0039364D">
        <w:t xml:space="preserve"> </w:t>
      </w:r>
      <w:r w:rsidR="00CA6A2F" w:rsidRPr="0039364D">
        <w:t>examine</w:t>
      </w:r>
      <w:r w:rsidR="005C79E0" w:rsidRPr="0039364D">
        <w:t xml:space="preserve"> </w:t>
      </w:r>
      <w:r w:rsidR="006E2E4C" w:rsidRPr="0039364D">
        <w:t xml:space="preserve">the significant factors that </w:t>
      </w:r>
      <w:r w:rsidR="002E4FF5" w:rsidRPr="0039364D">
        <w:t>help us to</w:t>
      </w:r>
      <w:r w:rsidR="006657A1" w:rsidRPr="0039364D">
        <w:t xml:space="preserve"> </w:t>
      </w:r>
      <w:r w:rsidR="005C79E0" w:rsidRPr="0039364D">
        <w:t>interpret</w:t>
      </w:r>
      <w:r w:rsidR="006E2E4C" w:rsidRPr="0039364D">
        <w:t xml:space="preserve"> the clusters </w:t>
      </w:r>
      <w:r w:rsidR="003C69EE" w:rsidRPr="0039364D">
        <w:t xml:space="preserve">identified through </w:t>
      </w:r>
      <w:r w:rsidR="00FE72EA" w:rsidRPr="0039364D">
        <w:t xml:space="preserve">the </w:t>
      </w:r>
      <w:r w:rsidR="003C69EE" w:rsidRPr="0039364D">
        <w:t xml:space="preserve">time-series clustering </w:t>
      </w:r>
      <w:r w:rsidR="00B03CE9" w:rsidRPr="0039364D">
        <w:t>analysi</w:t>
      </w:r>
      <w:r w:rsidR="00E67FF9" w:rsidRPr="0039364D">
        <w:t>s</w:t>
      </w:r>
      <w:r w:rsidR="003C69EE" w:rsidRPr="0039364D">
        <w:t xml:space="preserve">. </w:t>
      </w:r>
      <w:r w:rsidR="00EB04A4" w:rsidRPr="0039364D">
        <w:t>MLR LASSO</w:t>
      </w:r>
      <w:r w:rsidR="006E2E4C" w:rsidRPr="0039364D">
        <w:t xml:space="preserve"> </w:t>
      </w:r>
      <w:r w:rsidR="00EB04A4" w:rsidRPr="0039364D">
        <w:t xml:space="preserve">is </w:t>
      </w:r>
      <w:r w:rsidR="007E7043" w:rsidRPr="0039364D">
        <w:t xml:space="preserve">applied </w:t>
      </w:r>
      <w:r w:rsidR="002E2599" w:rsidRPr="0039364D">
        <w:t xml:space="preserve">to </w:t>
      </w:r>
      <w:r w:rsidR="002F54A3" w:rsidRPr="0039364D">
        <w:t xml:space="preserve">assess </w:t>
      </w:r>
      <w:r w:rsidR="00DD73F7" w:rsidRPr="0039364D">
        <w:t xml:space="preserve">the </w:t>
      </w:r>
      <w:r w:rsidR="00CA6D6B" w:rsidRPr="0039364D">
        <w:t xml:space="preserve">effects of socioeconomic </w:t>
      </w:r>
      <w:del w:id="625" w:author="Won Do Lee" w:date="2023-01-19T23:22:00Z">
        <w:r w:rsidR="00CA6D6B" w:rsidRPr="0039364D" w:rsidDel="001E7E1F">
          <w:delText>and demographic factors</w:delText>
        </w:r>
      </w:del>
      <w:ins w:id="626" w:author="Won Do Lee" w:date="2023-01-19T23:22:00Z">
        <w:r w:rsidR="001E7E1F" w:rsidRPr="0039364D">
          <w:t>characteristics</w:t>
        </w:r>
      </w:ins>
      <w:r w:rsidR="00CA6D6B" w:rsidRPr="0039364D">
        <w:t xml:space="preserve"> </w:t>
      </w:r>
      <w:r w:rsidR="00C1090C" w:rsidRPr="0039364D">
        <w:t xml:space="preserve">between </w:t>
      </w:r>
      <w:r w:rsidR="00B03CE9" w:rsidRPr="0039364D">
        <w:t>cluster</w:t>
      </w:r>
      <w:r w:rsidR="00C1090C" w:rsidRPr="0039364D">
        <w:t>s</w:t>
      </w:r>
      <w:r w:rsidR="00244F93" w:rsidRPr="0039364D">
        <w:t xml:space="preserve">, which </w:t>
      </w:r>
      <w:r w:rsidR="00E67FF9" w:rsidRPr="0039364D">
        <w:t>grouped into</w:t>
      </w:r>
      <w:r w:rsidR="006B49E1" w:rsidRPr="0039364D">
        <w:t xml:space="preserve"> </w:t>
      </w:r>
      <w:r w:rsidR="00EB04A4" w:rsidRPr="0039364D">
        <w:t>similar trajector</w:t>
      </w:r>
      <w:r w:rsidR="00FE72EA" w:rsidRPr="0039364D">
        <w:t>ies</w:t>
      </w:r>
      <w:r w:rsidR="00EB04A4" w:rsidRPr="0039364D">
        <w:t xml:space="preserve"> of </w:t>
      </w:r>
      <w:r w:rsidR="00B03CE9" w:rsidRPr="0039364D">
        <w:t xml:space="preserve">mobility reduction </w:t>
      </w:r>
      <w:r w:rsidR="00EB04A4" w:rsidRPr="0039364D">
        <w:t>during</w:t>
      </w:r>
      <w:r w:rsidR="00B03CE9" w:rsidRPr="0039364D">
        <w:t xml:space="preserve"> the lockdown</w:t>
      </w:r>
      <w:ins w:id="627" w:author="Won Do Lee [2]" w:date="2023-08-01T12:01:00Z">
        <w:r w:rsidR="001061B0" w:rsidRPr="0039364D">
          <w:t xml:space="preserve"> using </w:t>
        </w:r>
        <w:r w:rsidR="001061B0" w:rsidRPr="0039364D">
          <w:rPr>
            <w:i/>
            <w:iCs/>
          </w:rPr>
          <w:t>glmnet</w:t>
        </w:r>
        <w:r w:rsidR="001061B0" w:rsidRPr="0039364D">
          <w:t xml:space="preserve"> package in R</w:t>
        </w:r>
      </w:ins>
      <w:r w:rsidR="00FB2E33" w:rsidRPr="0039364D">
        <w:t xml:space="preserve">. </w:t>
      </w:r>
      <w:r w:rsidR="00EB04A4" w:rsidRPr="0039364D">
        <w:t>MLR LASSO</w:t>
      </w:r>
      <w:r w:rsidR="00B03CE9" w:rsidRPr="0039364D">
        <w:t xml:space="preserve"> can take advantage of </w:t>
      </w:r>
      <w:r w:rsidR="00DF0A69" w:rsidRPr="0039364D">
        <w:t>reducing</w:t>
      </w:r>
      <w:r w:rsidR="00646CBD" w:rsidRPr="0039364D">
        <w:t xml:space="preserve"> the dimension of </w:t>
      </w:r>
      <w:r w:rsidR="00493F40" w:rsidRPr="0039364D">
        <w:t>i</w:t>
      </w:r>
      <w:r w:rsidR="00646CBD" w:rsidRPr="0039364D">
        <w:t xml:space="preserve">nput features </w:t>
      </w:r>
      <w:r w:rsidR="00F809AE" w:rsidRPr="0039364D">
        <w:t>or variable selection</w:t>
      </w:r>
      <w:r w:rsidR="00773833" w:rsidRPr="0039364D">
        <w:t>. S</w:t>
      </w:r>
      <w:r w:rsidR="00B03CE9" w:rsidRPr="0039364D">
        <w:t xml:space="preserve">ome </w:t>
      </w:r>
      <w:r w:rsidR="00C622D5" w:rsidRPr="0039364D">
        <w:t>socioeconomic</w:t>
      </w:r>
      <w:del w:id="628" w:author="Won Do Lee" w:date="2023-01-19T23:22:00Z">
        <w:r w:rsidR="00C622D5" w:rsidRPr="0039364D" w:rsidDel="001E7E1F">
          <w:delText xml:space="preserve"> and demographic factors</w:delText>
        </w:r>
      </w:del>
      <w:ins w:id="629" w:author="Won Do Lee" w:date="2023-01-19T23:22:00Z">
        <w:r w:rsidR="001E7E1F" w:rsidRPr="0039364D">
          <w:t xml:space="preserve"> ch</w:t>
        </w:r>
      </w:ins>
      <w:ins w:id="630" w:author="Won Do Lee" w:date="2023-01-19T23:23:00Z">
        <w:r w:rsidR="001E7E1F" w:rsidRPr="0039364D">
          <w:t>a</w:t>
        </w:r>
      </w:ins>
      <w:ins w:id="631" w:author="Won Do Lee" w:date="2023-01-19T23:22:00Z">
        <w:r w:rsidR="001E7E1F" w:rsidRPr="0039364D">
          <w:t>racteristics</w:t>
        </w:r>
      </w:ins>
      <w:r w:rsidR="00C622D5" w:rsidRPr="0039364D">
        <w:t xml:space="preserve"> </w:t>
      </w:r>
      <w:r w:rsidR="00B03CE9" w:rsidRPr="0039364D">
        <w:t xml:space="preserve">might be irrelevant to explain </w:t>
      </w:r>
      <w:del w:id="632" w:author="Won Do Lee" w:date="2023-01-19T23:23:00Z">
        <w:r w:rsidR="00B03CE9" w:rsidRPr="0039364D" w:rsidDel="001E7E1F">
          <w:delText xml:space="preserve">and </w:delText>
        </w:r>
        <w:r w:rsidR="00E64906" w:rsidRPr="0039364D" w:rsidDel="001E7E1F">
          <w:delText xml:space="preserve">interpret </w:delText>
        </w:r>
      </w:del>
      <w:ins w:id="633" w:author="Won Do Lee" w:date="2023-01-19T23:23:00Z">
        <w:r w:rsidR="001E7E1F" w:rsidRPr="0039364D">
          <w:t xml:space="preserve">that interpreting </w:t>
        </w:r>
      </w:ins>
      <w:del w:id="634" w:author="Won Do Lee" w:date="2023-01-19T23:23:00Z">
        <w:r w:rsidR="00B03CE9" w:rsidRPr="0039364D" w:rsidDel="001E7E1F">
          <w:delText xml:space="preserve">the patterns </w:delText>
        </w:r>
        <w:r w:rsidR="00EB04A4" w:rsidRPr="0039364D" w:rsidDel="001E7E1F">
          <w:delText xml:space="preserve">of </w:delText>
        </w:r>
      </w:del>
      <w:del w:id="635" w:author="Won Do Lee" w:date="2023-01-13T00:12:00Z">
        <w:r w:rsidR="00EB04A4" w:rsidRPr="0039364D" w:rsidDel="006A48DE">
          <w:delText xml:space="preserve">evolution of mobility </w:delText>
        </w:r>
        <w:r w:rsidR="00620B16" w:rsidRPr="0039364D" w:rsidDel="006A48DE">
          <w:delText>level</w:delText>
        </w:r>
        <w:r w:rsidR="00EB04A4" w:rsidRPr="0039364D" w:rsidDel="006A48DE">
          <w:delText>s</w:delText>
        </w:r>
      </w:del>
      <w:ins w:id="636" w:author="Won Do Lee" w:date="2023-01-13T00:12:00Z">
        <w:r w:rsidR="006A48DE" w:rsidRPr="0039364D">
          <w:t xml:space="preserve">trajectories of mobility </w:t>
        </w:r>
      </w:ins>
      <w:ins w:id="637" w:author="Won Do Lee" w:date="2023-01-17T22:39:00Z">
        <w:r w:rsidR="00142FBF" w:rsidRPr="0039364D">
          <w:t>over time</w:t>
        </w:r>
      </w:ins>
      <w:r w:rsidR="00C622D5" w:rsidRPr="0039364D">
        <w:t xml:space="preserve">. It </w:t>
      </w:r>
      <w:r w:rsidR="004E5EA0" w:rsidRPr="0039364D">
        <w:t xml:space="preserve">also </w:t>
      </w:r>
      <w:r w:rsidR="004F6656" w:rsidRPr="0039364D">
        <w:t>outperformed to</w:t>
      </w:r>
      <w:r w:rsidR="00C622D5" w:rsidRPr="0039364D">
        <w:t xml:space="preserve"> </w:t>
      </w:r>
      <w:r w:rsidR="004E5EA0" w:rsidRPr="0039364D">
        <w:t>eliminate</w:t>
      </w:r>
      <w:r w:rsidR="00EB04A4" w:rsidRPr="0039364D">
        <w:t xml:space="preserve"> </w:t>
      </w:r>
      <w:r w:rsidR="00356E89" w:rsidRPr="0039364D">
        <w:t xml:space="preserve">the </w:t>
      </w:r>
      <w:r w:rsidR="001F752D" w:rsidRPr="0039364D">
        <w:t>redundant collinear feature</w:t>
      </w:r>
      <w:r w:rsidR="00356E89" w:rsidRPr="0039364D">
        <w:t xml:space="preserve">s to avoid multicollinearity </w:t>
      </w:r>
      <w:r w:rsidR="001F752D" w:rsidRPr="004638D1">
        <w:t>(Gao et al., 2020)</w:t>
      </w:r>
      <w:r w:rsidR="00356E89" w:rsidRPr="0039364D">
        <w:t xml:space="preserve">. </w:t>
      </w:r>
      <w:r w:rsidR="00EB04A4" w:rsidRPr="0039364D">
        <w:t xml:space="preserve">In MLR LASSO, </w:t>
      </w:r>
      <w:r w:rsidR="00DB1024" w:rsidRPr="0039364D">
        <w:t xml:space="preserve">estimated coefficients </w:t>
      </w:r>
      <w:r w:rsidR="006A17C1" w:rsidRPr="0039364D">
        <w:t>yield</w:t>
      </w:r>
      <w:r w:rsidR="00EF75DF" w:rsidRPr="0039364D">
        <w:t>ed</w:t>
      </w:r>
      <w:r w:rsidR="000E24B0" w:rsidRPr="0039364D">
        <w:t xml:space="preserve"> </w:t>
      </w:r>
      <w:r w:rsidR="00DB1024" w:rsidRPr="0039364D">
        <w:t xml:space="preserve">the penalised coefficients </w:t>
      </w:r>
      <w:r w:rsidR="00773833" w:rsidRPr="0039364D">
        <w:t>for</w:t>
      </w:r>
      <w:r w:rsidR="00DB1024" w:rsidRPr="0039364D">
        <w:t xml:space="preserve"> the standardised variables</w:t>
      </w:r>
      <w:del w:id="638" w:author="Won Do Lee" w:date="2023-01-19T23:23:00Z">
        <w:r w:rsidR="000E24B0" w:rsidRPr="0039364D" w:rsidDel="001E7E1F">
          <w:delText xml:space="preserve">, </w:delText>
        </w:r>
        <w:r w:rsidR="00E154AB" w:rsidRPr="0039364D" w:rsidDel="001E7E1F">
          <w:delText>a</w:delText>
        </w:r>
      </w:del>
      <w:ins w:id="639" w:author="Won Do Lee" w:date="2023-01-19T23:23:00Z">
        <w:r w:rsidR="001E7E1F" w:rsidRPr="0039364D">
          <w:t>. A</w:t>
        </w:r>
      </w:ins>
      <w:r w:rsidR="00E154AB" w:rsidRPr="0039364D">
        <w:t xml:space="preserve"> positive or negative </w:t>
      </w:r>
      <w:r w:rsidR="000E24B0" w:rsidRPr="0039364D">
        <w:t xml:space="preserve">sign </w:t>
      </w:r>
      <w:r w:rsidR="00E154AB" w:rsidRPr="0039364D">
        <w:t>is indicated</w:t>
      </w:r>
      <w:r w:rsidR="000E24B0" w:rsidRPr="0039364D">
        <w:t xml:space="preserve"> </w:t>
      </w:r>
      <w:r w:rsidR="004559A5" w:rsidRPr="0039364D">
        <w:t>as</w:t>
      </w:r>
      <w:r w:rsidR="000E24B0" w:rsidRPr="0039364D">
        <w:t xml:space="preserve"> the direction of the relationship. </w:t>
      </w:r>
      <w:r w:rsidR="00EB04A4" w:rsidRPr="0039364D">
        <w:t>MLR LASSO</w:t>
      </w:r>
      <w:r w:rsidR="000E24B0" w:rsidRPr="0039364D">
        <w:t xml:space="preserve"> has no built-in model for ranking </w:t>
      </w:r>
      <w:r w:rsidR="005874DE" w:rsidRPr="0039364D">
        <w:t xml:space="preserve">the </w:t>
      </w:r>
      <w:r w:rsidR="000E24B0" w:rsidRPr="0039364D">
        <w:t>model predictors</w:t>
      </w:r>
      <w:r w:rsidR="004330F9" w:rsidRPr="0039364D">
        <w:t xml:space="preserve"> </w:t>
      </w:r>
      <w:r w:rsidR="004330F9" w:rsidRPr="004638D1">
        <w:t>(Abdel Majeed et al., 2018)</w:t>
      </w:r>
      <w:r w:rsidR="00DB1024" w:rsidRPr="0039364D">
        <w:t>.</w:t>
      </w:r>
      <w:r w:rsidR="00E927A1" w:rsidRPr="0039364D">
        <w:t xml:space="preserve"> </w:t>
      </w:r>
      <w:del w:id="640" w:author="Won Do Lee" w:date="2023-07-13T10:05:00Z">
        <w:r w:rsidR="00E927A1" w:rsidRPr="0039364D" w:rsidDel="00615E71">
          <w:delText xml:space="preserve">Thus, </w:delText>
        </w:r>
        <w:r w:rsidR="007A3AE2" w:rsidRPr="0039364D" w:rsidDel="00615E71">
          <w:delText xml:space="preserve">the </w:delText>
        </w:r>
        <w:r w:rsidR="000E24B0" w:rsidRPr="0039364D" w:rsidDel="00615E71">
          <w:delText xml:space="preserve">relative </w:delText>
        </w:r>
        <w:r w:rsidR="007E53A8" w:rsidRPr="0039364D" w:rsidDel="00615E71">
          <w:delText>feature importance</w:delText>
        </w:r>
        <w:r w:rsidR="000E24B0" w:rsidRPr="0039364D" w:rsidDel="00615E71">
          <w:delText xml:space="preserve"> </w:delText>
        </w:r>
        <w:r w:rsidR="005874DE" w:rsidRPr="0039364D" w:rsidDel="00615E71">
          <w:delText xml:space="preserve">(RF) </w:delText>
        </w:r>
        <w:r w:rsidR="00F809AE" w:rsidRPr="0039364D" w:rsidDel="00615E71">
          <w:delText>can be used</w:delText>
        </w:r>
        <w:r w:rsidR="00DB1024" w:rsidRPr="0039364D" w:rsidDel="00615E71">
          <w:delText xml:space="preserve"> </w:delText>
        </w:r>
        <w:r w:rsidR="000E24B0" w:rsidRPr="0039364D" w:rsidDel="00615E71">
          <w:delText xml:space="preserve">to </w:delText>
        </w:r>
        <w:r w:rsidR="00E927A1" w:rsidRPr="0039364D" w:rsidDel="00615E71">
          <w:delText xml:space="preserve">rank the importance of </w:delText>
        </w:r>
        <w:r w:rsidR="00E154AB" w:rsidRPr="0039364D" w:rsidDel="00615E71">
          <w:delText xml:space="preserve">selected </w:delText>
        </w:r>
        <w:r w:rsidR="00EF75DF" w:rsidRPr="0039364D" w:rsidDel="00615E71">
          <w:delText xml:space="preserve">features </w:delText>
        </w:r>
        <w:r w:rsidR="00D379ED" w:rsidRPr="0039364D" w:rsidDel="00615E71">
          <w:delText>according to</w:delText>
        </w:r>
        <w:r w:rsidR="00E927A1" w:rsidRPr="0039364D" w:rsidDel="00615E71">
          <w:delText xml:space="preserve"> their magnitude of </w:delText>
        </w:r>
        <w:r w:rsidR="00EF75DF" w:rsidRPr="0039364D" w:rsidDel="00615E71">
          <w:delText xml:space="preserve">MLR LASSO </w:delText>
        </w:r>
        <w:r w:rsidR="00E927A1" w:rsidRPr="0039364D" w:rsidDel="00615E71">
          <w:delText>resulting coefficients</w:delText>
        </w:r>
        <w:r w:rsidR="007A3AE2" w:rsidRPr="0039364D" w:rsidDel="00615E71">
          <w:delText>, and it</w:delText>
        </w:r>
        <w:r w:rsidR="000E24B0" w:rsidRPr="0039364D" w:rsidDel="00615E71">
          <w:delText xml:space="preserve"> gave each feature a rank from 0 to 1</w:delText>
        </w:r>
        <w:r w:rsidR="00EF75DF" w:rsidRPr="0039364D" w:rsidDel="00615E71">
          <w:delText xml:space="preserve"> to estimate </w:delText>
        </w:r>
        <w:r w:rsidR="00E866CD" w:rsidRPr="0039364D" w:rsidDel="00615E71">
          <w:delText xml:space="preserve">using </w:delText>
        </w:r>
        <w:r w:rsidR="00E866CD" w:rsidRPr="0039364D" w:rsidDel="00615E71">
          <w:rPr>
            <w:i/>
            <w:iCs/>
          </w:rPr>
          <w:delText xml:space="preserve">caret </w:delText>
        </w:r>
        <w:r w:rsidR="00E866CD" w:rsidRPr="0039364D" w:rsidDel="00615E71">
          <w:delText xml:space="preserve">package for R </w:delText>
        </w:r>
        <w:r w:rsidR="00E866CD" w:rsidRPr="0039364D" w:rsidDel="00615E71">
          <w:fldChar w:fldCharType="begin" w:fldLock="1"/>
        </w:r>
        <w:r w:rsidR="00E866CD" w:rsidRPr="0039364D" w:rsidDel="00615E71">
          <w:del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delInstrText>
        </w:r>
        <w:r w:rsidR="00E866CD" w:rsidRPr="0039364D" w:rsidDel="00615E71">
          <w:fldChar w:fldCharType="separate"/>
        </w:r>
        <w:r w:rsidR="00E866CD" w:rsidRPr="0039364D" w:rsidDel="00615E71">
          <w:delText>(Kuhn, 2008)</w:delText>
        </w:r>
        <w:r w:rsidR="00E866CD" w:rsidRPr="0039364D" w:rsidDel="00615E71">
          <w:fldChar w:fldCharType="end"/>
        </w:r>
        <w:r w:rsidR="00E866CD" w:rsidRPr="0039364D" w:rsidDel="00615E71">
          <w:delText>.</w:delText>
        </w:r>
      </w:del>
    </w:p>
    <w:p w14:paraId="5B285CCD" w14:textId="2EBC3924" w:rsidR="00846381" w:rsidRPr="0039364D" w:rsidRDefault="000E24B0" w:rsidP="00872147">
      <w:pPr>
        <w:spacing w:after="240"/>
        <w:rPr>
          <w:ins w:id="641" w:author="Won Do Lee" w:date="2023-07-13T13:10:00Z"/>
        </w:rPr>
      </w:pPr>
      <w:r w:rsidRPr="0039364D">
        <w:t xml:space="preserve">The model estimation results </w:t>
      </w:r>
      <w:r w:rsidR="005426E3" w:rsidRPr="0039364D">
        <w:t>provided</w:t>
      </w:r>
      <w:r w:rsidRPr="0039364D">
        <w:t xml:space="preserve"> </w:t>
      </w:r>
      <w:r w:rsidR="005426E3" w:rsidRPr="0039364D">
        <w:t xml:space="preserve">the </w:t>
      </w:r>
      <w:r w:rsidR="00E866CD" w:rsidRPr="0039364D">
        <w:t xml:space="preserve">estimated </w:t>
      </w:r>
      <w:r w:rsidRPr="0039364D">
        <w:t xml:space="preserve">coefficients </w:t>
      </w:r>
      <w:r w:rsidR="005426E3" w:rsidRPr="0039364D">
        <w:t xml:space="preserve">for </w:t>
      </w:r>
      <w:r w:rsidR="00F6511D" w:rsidRPr="0039364D">
        <w:t xml:space="preserve">selected </w:t>
      </w:r>
      <w:r w:rsidR="00E866CD" w:rsidRPr="0039364D">
        <w:t>factors</w:t>
      </w:r>
      <w:r w:rsidRPr="0039364D">
        <w:t xml:space="preserve"> </w:t>
      </w:r>
      <w:r w:rsidR="009A6F11" w:rsidRPr="0039364D">
        <w:t xml:space="preserve">between </w:t>
      </w:r>
      <w:r w:rsidRPr="0039364D">
        <w:t>clusters</w:t>
      </w:r>
      <w:r w:rsidR="00E41A5C" w:rsidRPr="0039364D">
        <w:t xml:space="preserve">. </w:t>
      </w:r>
      <w:r w:rsidR="00356E89" w:rsidRPr="0039364D">
        <w:t>All explanatory variables were normalised to the range of [0,1]</w:t>
      </w:r>
      <w:r w:rsidR="0049173E" w:rsidRPr="0039364D">
        <w:t xml:space="preserve"> </w:t>
      </w:r>
      <w:r w:rsidR="00FC79A3" w:rsidRPr="0039364D">
        <w:t>prior to model fitting</w:t>
      </w:r>
      <w:r w:rsidR="00356E89" w:rsidRPr="0039364D">
        <w:t>.</w:t>
      </w:r>
      <w:r w:rsidRPr="0039364D">
        <w:t xml:space="preserve"> The best </w:t>
      </w:r>
      <m:oMath>
        <m:r>
          <w:rPr>
            <w:rFonts w:ascii="Cambria Math" w:hAnsi="Cambria Math"/>
          </w:rPr>
          <m:t>λ</m:t>
        </m:r>
      </m:oMath>
      <w:r w:rsidRPr="0039364D">
        <w:t>, penalty parameter, was selected by 10-fold cross</w:t>
      </w:r>
      <w:r w:rsidR="005210A2" w:rsidRPr="0039364D">
        <w:t>-</w:t>
      </w:r>
      <w:r w:rsidRPr="0039364D">
        <w:t xml:space="preserve">validation (CV). </w:t>
      </w:r>
      <w:r w:rsidR="00C27CF3" w:rsidRPr="0039364D">
        <w:t xml:space="preserve">Seventeen </w:t>
      </w:r>
      <w:r w:rsidR="00356E89" w:rsidRPr="0039364D">
        <w:t>factors</w:t>
      </w:r>
      <w:r w:rsidR="005210A2" w:rsidRPr="0039364D">
        <w:t xml:space="preserve"> </w:t>
      </w:r>
      <w:del w:id="642" w:author="Won Do Lee" w:date="2023-01-19T23:23:00Z">
        <w:r w:rsidR="005210A2" w:rsidRPr="0039364D" w:rsidDel="001E7E1F">
          <w:delText>were</w:delText>
        </w:r>
        <w:r w:rsidR="001F752D" w:rsidRPr="0039364D" w:rsidDel="001E7E1F">
          <w:delText xml:space="preserve"> remaining</w:delText>
        </w:r>
      </w:del>
      <w:ins w:id="643" w:author="Won Do Lee" w:date="2023-01-19T23:23:00Z">
        <w:r w:rsidR="001E7E1F" w:rsidRPr="0039364D">
          <w:t>remain</w:t>
        </w:r>
      </w:ins>
      <w:r w:rsidR="001F752D" w:rsidRPr="0039364D">
        <w:t xml:space="preserve"> </w:t>
      </w:r>
      <w:r w:rsidR="009F2770" w:rsidRPr="0039364D">
        <w:t>through</w:t>
      </w:r>
      <w:r w:rsidR="001F752D" w:rsidRPr="0039364D">
        <w:t xml:space="preserve"> the embedded feature selection</w:t>
      </w:r>
      <w:r w:rsidR="00DB1024" w:rsidRPr="0039364D">
        <w:t xml:space="preserve"> process in MLR LASSO.</w:t>
      </w:r>
      <w:ins w:id="644" w:author="Won Do Lee" w:date="2023-07-13T11:13:00Z">
        <w:r w:rsidR="00FC043C" w:rsidRPr="0039364D">
          <w:t xml:space="preserve"> </w:t>
        </w:r>
      </w:ins>
    </w:p>
    <w:p w14:paraId="367D008F" w14:textId="58E2C423" w:rsidR="0060470A" w:rsidRPr="0039364D" w:rsidRDefault="00FD4AD7" w:rsidP="00872147">
      <w:pPr>
        <w:spacing w:after="240"/>
      </w:pPr>
      <w:ins w:id="645" w:author="Won Do Lee" w:date="2023-07-13T11:38:00Z">
        <w:r w:rsidRPr="0039364D">
          <w:t>In overview</w:t>
        </w:r>
      </w:ins>
      <w:ins w:id="646" w:author="Won Do Lee" w:date="2023-07-13T11:23:00Z">
        <w:r w:rsidR="00AE62D5" w:rsidRPr="0039364D">
          <w:t>, u</w:t>
        </w:r>
      </w:ins>
      <w:ins w:id="647" w:author="Won Do Lee" w:date="2023-07-13T11:13:00Z">
        <w:r w:rsidR="00FC043C" w:rsidRPr="0039364D">
          <w:t xml:space="preserve">sual </w:t>
        </w:r>
      </w:ins>
      <w:del w:id="648" w:author="Won Do Lee" w:date="2023-07-13T11:13:00Z">
        <w:r w:rsidR="00DB1024" w:rsidRPr="0039364D" w:rsidDel="00FC043C">
          <w:delText xml:space="preserve"> </w:delText>
        </w:r>
      </w:del>
      <w:ins w:id="649" w:author="Won Do Lee" w:date="2023-07-13T11:13:00Z">
        <w:r w:rsidR="00FC043C" w:rsidRPr="0039364D">
          <w:t>residency shows the most effective variable for the classification</w:t>
        </w:r>
      </w:ins>
      <w:ins w:id="650" w:author="Won Do Lee" w:date="2023-07-13T11:26:00Z">
        <w:r w:rsidR="00AE62D5" w:rsidRPr="0039364D">
          <w:t>, followed by share of self-employed workers, car availability, and income levels</w:t>
        </w:r>
      </w:ins>
      <w:ins w:id="651" w:author="Won Do Lee" w:date="2023-07-13T11:27:00Z">
        <w:r w:rsidR="00AE62D5" w:rsidRPr="0039364D">
          <w:t xml:space="preserve"> that estimated coefficients varied between clusters (see </w:t>
        </w:r>
      </w:ins>
      <w:ins w:id="652" w:author="Won Do Lee" w:date="2023-07-13T13:10:00Z">
        <w:r w:rsidR="00270360" w:rsidRPr="0039364D">
          <w:fldChar w:fldCharType="begin"/>
        </w:r>
        <w:r w:rsidR="00270360" w:rsidRPr="0039364D">
          <w:instrText xml:space="preserve"> REF _Ref81242261 \h </w:instrText>
        </w:r>
      </w:ins>
      <w:r w:rsidR="003D7B05" w:rsidRPr="0039364D">
        <w:instrText xml:space="preserve"> \* MERGEFORMAT </w:instrText>
      </w:r>
      <w:r w:rsidR="00270360" w:rsidRPr="0039364D">
        <w:fldChar w:fldCharType="separate"/>
      </w:r>
      <w:ins w:id="653" w:author="Won Do Lee" w:date="2023-07-13T13:10:00Z">
        <w:r w:rsidR="00270360" w:rsidRPr="0039364D">
          <w:t xml:space="preserve">Figure </w:t>
        </w:r>
        <w:r w:rsidR="00270360" w:rsidRPr="004638D1">
          <w:t>6</w:t>
        </w:r>
        <w:r w:rsidR="00270360" w:rsidRPr="0039364D">
          <w:fldChar w:fldCharType="end"/>
        </w:r>
      </w:ins>
      <w:ins w:id="654" w:author="Won Do Lee" w:date="2023-07-13T11:27:00Z">
        <w:r w:rsidR="00AE62D5" w:rsidRPr="0039364D">
          <w:t>)</w:t>
        </w:r>
      </w:ins>
      <w:ins w:id="655" w:author="Won Do Lee" w:date="2023-07-13T11:21:00Z">
        <w:r w:rsidR="00FC043C" w:rsidRPr="0039364D">
          <w:t>.</w:t>
        </w:r>
      </w:ins>
      <w:ins w:id="656" w:author="Won Do Lee" w:date="2023-07-13T11:38:00Z">
        <w:r w:rsidRPr="0039364D">
          <w:t xml:space="preserve"> </w:t>
        </w:r>
      </w:ins>
      <w:ins w:id="657" w:author="Won Do Lee" w:date="2023-07-13T11:40:00Z">
        <w:r w:rsidR="00D51C46" w:rsidRPr="0039364D">
          <w:t xml:space="preserve">It reflects </w:t>
        </w:r>
      </w:ins>
      <w:ins w:id="658" w:author="Won Do Lee" w:date="2023-07-13T13:13:00Z">
        <w:r w:rsidR="00C27263" w:rsidRPr="0039364D">
          <w:t>characteristics</w:t>
        </w:r>
      </w:ins>
      <w:ins w:id="659" w:author="Won Do Lee" w:date="2023-07-13T13:12:00Z">
        <w:r w:rsidR="00C27263" w:rsidRPr="0039364D">
          <w:t xml:space="preserve"> </w:t>
        </w:r>
      </w:ins>
      <w:ins w:id="660" w:author="Won Do Lee" w:date="2023-07-13T11:41:00Z">
        <w:r w:rsidR="00D51C46" w:rsidRPr="0039364D">
          <w:t xml:space="preserve">of </w:t>
        </w:r>
      </w:ins>
      <w:ins w:id="661" w:author="Won Do Lee" w:date="2023-07-13T13:13:00Z">
        <w:r w:rsidR="00C27263" w:rsidRPr="0039364D">
          <w:t xml:space="preserve">each </w:t>
        </w:r>
      </w:ins>
      <w:ins w:id="662" w:author="Won Do Lee" w:date="2023-07-13T13:11:00Z">
        <w:r w:rsidR="00002BFA" w:rsidRPr="0039364D">
          <w:t>region</w:t>
        </w:r>
      </w:ins>
      <w:ins w:id="663" w:author="Won Do Lee" w:date="2023-07-13T13:13:00Z">
        <w:r w:rsidR="00C27263" w:rsidRPr="0039364D">
          <w:t xml:space="preserve"> in</w:t>
        </w:r>
      </w:ins>
      <w:ins w:id="664" w:author="Won Do Lee" w:date="2023-07-13T11:41:00Z">
        <w:r w:rsidR="00D51C46" w:rsidRPr="0039364D">
          <w:t xml:space="preserve"> England that </w:t>
        </w:r>
      </w:ins>
      <w:ins w:id="665" w:author="Won Do Lee" w:date="2023-07-13T11:27:00Z">
        <w:r w:rsidR="00AE62D5" w:rsidRPr="0039364D">
          <w:t>p</w:t>
        </w:r>
      </w:ins>
      <w:ins w:id="666" w:author="Won Do Lee" w:date="2023-07-13T11:16:00Z">
        <w:r w:rsidR="00FC043C" w:rsidRPr="0039364D">
          <w:t>eople living in London</w:t>
        </w:r>
      </w:ins>
      <w:ins w:id="667" w:author="Won Do Lee" w:date="2023-07-13T11:18:00Z">
        <w:r w:rsidR="00FC043C" w:rsidRPr="0039364D">
          <w:t xml:space="preserve"> </w:t>
        </w:r>
      </w:ins>
      <w:ins w:id="668" w:author="Won Do Lee" w:date="2023-07-13T11:22:00Z">
        <w:r w:rsidR="00FC043C" w:rsidRPr="0039364D">
          <w:t>were</w:t>
        </w:r>
      </w:ins>
      <w:ins w:id="669" w:author="Won Do Lee" w:date="2023-07-13T11:18:00Z">
        <w:r w:rsidR="00FC043C" w:rsidRPr="0039364D">
          <w:t xml:space="preserve"> more likely to </w:t>
        </w:r>
      </w:ins>
      <w:ins w:id="670" w:author="Won Do Lee" w:date="2023-07-13T11:21:00Z">
        <w:r w:rsidR="00FC043C" w:rsidRPr="0039364D">
          <w:t>experience</w:t>
        </w:r>
      </w:ins>
      <w:ins w:id="671" w:author="Won Do Lee" w:date="2023-07-13T12:52:00Z">
        <w:r w:rsidR="00D26A45" w:rsidRPr="0039364D">
          <w:t xml:space="preserve"> </w:t>
        </w:r>
      </w:ins>
      <w:ins w:id="672" w:author="Won Do Lee" w:date="2023-07-13T12:53:00Z">
        <w:r w:rsidR="00D26A45" w:rsidRPr="0039364D">
          <w:t>a</w:t>
        </w:r>
      </w:ins>
      <w:ins w:id="673" w:author="Won Do Lee" w:date="2023-07-13T13:11:00Z">
        <w:r w:rsidR="00002BFA" w:rsidRPr="0039364D">
          <w:t>n</w:t>
        </w:r>
      </w:ins>
      <w:ins w:id="674" w:author="Won Do Lee" w:date="2023-07-13T12:55:00Z">
        <w:r w:rsidR="00D26A45" w:rsidRPr="0039364D">
          <w:t xml:space="preserve"> extensive</w:t>
        </w:r>
      </w:ins>
      <w:ins w:id="675" w:author="Won Do Lee" w:date="2023-07-13T12:52:00Z">
        <w:r w:rsidR="00D26A45" w:rsidRPr="0039364D">
          <w:t xml:space="preserve"> </w:t>
        </w:r>
      </w:ins>
      <w:ins w:id="676" w:author="Won Do Lee" w:date="2023-07-13T11:19:00Z">
        <w:r w:rsidR="00FC043C" w:rsidRPr="0039364D">
          <w:t xml:space="preserve">reduction </w:t>
        </w:r>
      </w:ins>
      <w:ins w:id="677" w:author="Won Do Lee" w:date="2023-07-13T11:20:00Z">
        <w:r w:rsidR="00FC043C" w:rsidRPr="0039364D">
          <w:t>in mobility</w:t>
        </w:r>
      </w:ins>
      <w:ins w:id="678" w:author="Won Do Lee" w:date="2023-07-13T13:14:00Z">
        <w:r w:rsidR="00C27263" w:rsidRPr="0039364D">
          <w:t xml:space="preserve">, </w:t>
        </w:r>
      </w:ins>
      <w:ins w:id="679" w:author="Won Do Lee" w:date="2023-07-13T11:20:00Z">
        <w:r w:rsidR="00FC043C" w:rsidRPr="0039364D">
          <w:t xml:space="preserve">with </w:t>
        </w:r>
      </w:ins>
      <w:ins w:id="680" w:author="Won Do Lee" w:date="2023-07-13T11:21:00Z">
        <w:r w:rsidR="00FC043C" w:rsidRPr="0039364D">
          <w:t xml:space="preserve">a </w:t>
        </w:r>
      </w:ins>
      <w:ins w:id="681" w:author="Won Do Lee" w:date="2023-07-13T12:55:00Z">
        <w:r w:rsidR="00D26A45" w:rsidRPr="0039364D">
          <w:t>sharp</w:t>
        </w:r>
      </w:ins>
      <w:ins w:id="682" w:author="Won Do Lee" w:date="2023-07-13T11:21:00Z">
        <w:r w:rsidR="00FC043C" w:rsidRPr="0039364D">
          <w:t xml:space="preserve"> </w:t>
        </w:r>
      </w:ins>
      <w:ins w:id="683" w:author="Won Do Lee" w:date="2023-07-13T11:20:00Z">
        <w:r w:rsidR="00FC043C" w:rsidRPr="0039364D">
          <w:t xml:space="preserve">decline </w:t>
        </w:r>
      </w:ins>
      <w:ins w:id="684" w:author="Won Do Lee" w:date="2023-07-13T12:54:00Z">
        <w:r w:rsidR="00D26A45" w:rsidRPr="0039364D">
          <w:t>but</w:t>
        </w:r>
      </w:ins>
      <w:ins w:id="685" w:author="Won Do Lee" w:date="2023-07-13T11:20:00Z">
        <w:r w:rsidR="00FC043C" w:rsidRPr="0039364D">
          <w:t xml:space="preserve"> </w:t>
        </w:r>
      </w:ins>
      <w:ins w:id="686" w:author="Won Do Lee" w:date="2023-07-13T11:35:00Z">
        <w:r w:rsidR="00B44D68" w:rsidRPr="0039364D">
          <w:t xml:space="preserve">a </w:t>
        </w:r>
      </w:ins>
      <w:ins w:id="687" w:author="Won Do Lee" w:date="2023-07-13T11:15:00Z">
        <w:r w:rsidR="00FC043C" w:rsidRPr="0039364D">
          <w:t xml:space="preserve">slow </w:t>
        </w:r>
      </w:ins>
      <w:ins w:id="688" w:author="Won Do Lee" w:date="2023-07-13T11:20:00Z">
        <w:r w:rsidR="00FC043C" w:rsidRPr="0039364D">
          <w:t>recovery</w:t>
        </w:r>
      </w:ins>
      <w:ins w:id="689" w:author="Won Do Lee" w:date="2023-07-13T13:14:00Z">
        <w:r w:rsidR="00C27263" w:rsidRPr="0039364D">
          <w:t xml:space="preserve"> during lockdown. I</w:t>
        </w:r>
      </w:ins>
      <w:ins w:id="690" w:author="Won Do Lee" w:date="2023-07-13T12:53:00Z">
        <w:r w:rsidR="00D26A45" w:rsidRPr="0039364D">
          <w:t>n contrast</w:t>
        </w:r>
      </w:ins>
      <w:ins w:id="691" w:author="Won Do Lee" w:date="2023-07-13T13:14:00Z">
        <w:r w:rsidR="00C27263" w:rsidRPr="0039364D">
          <w:t xml:space="preserve">, people living in </w:t>
        </w:r>
      </w:ins>
      <w:ins w:id="692" w:author="Won Do Lee" w:date="2023-07-13T11:18:00Z">
        <w:r w:rsidR="00FC043C" w:rsidRPr="0039364D">
          <w:t>Yorkshire and the Humber</w:t>
        </w:r>
      </w:ins>
      <w:ins w:id="693" w:author="Won Do Lee" w:date="2023-07-13T12:55:00Z">
        <w:r w:rsidR="00D26A45" w:rsidRPr="0039364D">
          <w:t xml:space="preserve"> </w:t>
        </w:r>
      </w:ins>
      <w:ins w:id="694" w:author="Won Do Lee" w:date="2023-07-13T11:22:00Z">
        <w:r w:rsidR="00FC043C" w:rsidRPr="0039364D">
          <w:t>were</w:t>
        </w:r>
      </w:ins>
      <w:ins w:id="695" w:author="Won Do Lee" w:date="2023-07-13T11:19:00Z">
        <w:r w:rsidR="00FC043C" w:rsidRPr="0039364D">
          <w:t xml:space="preserve"> more likely to </w:t>
        </w:r>
      </w:ins>
      <w:ins w:id="696" w:author="Won Do Lee" w:date="2023-07-13T11:21:00Z">
        <w:r w:rsidR="00FC043C" w:rsidRPr="0039364D">
          <w:t>ex</w:t>
        </w:r>
      </w:ins>
      <w:ins w:id="697" w:author="Won Do Lee" w:date="2023-07-13T11:22:00Z">
        <w:r w:rsidR="00FC043C" w:rsidRPr="0039364D">
          <w:t>perience</w:t>
        </w:r>
      </w:ins>
      <w:ins w:id="698" w:author="Won Do Lee" w:date="2023-07-13T12:52:00Z">
        <w:r w:rsidR="00D26A45" w:rsidRPr="0039364D">
          <w:t xml:space="preserve"> </w:t>
        </w:r>
      </w:ins>
      <w:ins w:id="699" w:author="Won Do Lee" w:date="2023-07-13T12:56:00Z">
        <w:r w:rsidR="00D26A45" w:rsidRPr="0039364D">
          <w:t xml:space="preserve">a marginal </w:t>
        </w:r>
      </w:ins>
      <w:ins w:id="700" w:author="Won Do Lee" w:date="2023-07-13T11:20:00Z">
        <w:r w:rsidR="00FC043C" w:rsidRPr="0039364D">
          <w:t xml:space="preserve">reduction </w:t>
        </w:r>
      </w:ins>
      <w:ins w:id="701" w:author="Won Do Lee" w:date="2023-07-13T12:56:00Z">
        <w:r w:rsidR="00D26A45" w:rsidRPr="0039364D">
          <w:t>in mobility</w:t>
        </w:r>
      </w:ins>
      <w:ins w:id="702" w:author="Won Do Lee" w:date="2023-07-13T13:14:00Z">
        <w:r w:rsidR="00C27263" w:rsidRPr="0039364D">
          <w:t xml:space="preserve">, </w:t>
        </w:r>
      </w:ins>
      <w:ins w:id="703" w:author="Won Do Lee" w:date="2023-07-13T11:35:00Z">
        <w:r w:rsidR="00B44D68" w:rsidRPr="0039364D">
          <w:t xml:space="preserve">with </w:t>
        </w:r>
      </w:ins>
      <w:ins w:id="704" w:author="Won Do Lee" w:date="2023-07-13T12:54:00Z">
        <w:r w:rsidR="00D26A45" w:rsidRPr="0039364D">
          <w:t>a</w:t>
        </w:r>
      </w:ins>
      <w:ins w:id="705" w:author="Won Do Lee" w:date="2023-07-13T12:56:00Z">
        <w:r w:rsidR="00D26A45" w:rsidRPr="0039364D">
          <w:t xml:space="preserve"> gradual</w:t>
        </w:r>
      </w:ins>
      <w:ins w:id="706" w:author="Won Do Lee" w:date="2023-07-13T12:54:00Z">
        <w:r w:rsidR="00D26A45" w:rsidRPr="0039364D">
          <w:t xml:space="preserve"> decline but a rapid recovery</w:t>
        </w:r>
      </w:ins>
      <w:ins w:id="707" w:author="Won Do Lee" w:date="2023-07-13T13:14:00Z">
        <w:r w:rsidR="00C27263" w:rsidRPr="0039364D">
          <w:t xml:space="preserve"> in the same period</w:t>
        </w:r>
      </w:ins>
      <w:ins w:id="708" w:author="Won Do Lee" w:date="2023-07-13T11:36:00Z">
        <w:r w:rsidR="00B44D68" w:rsidRPr="0039364D">
          <w:t>.</w:t>
        </w:r>
      </w:ins>
      <w:del w:id="709" w:author="Won Do Lee" w:date="2023-07-13T11:24:00Z">
        <w:r w:rsidR="00DB1024" w:rsidRPr="0039364D" w:rsidDel="00AE62D5">
          <w:delText>T</w:delText>
        </w:r>
      </w:del>
      <w:del w:id="710" w:author="Won Do Lee" w:date="2023-07-13T11:25:00Z">
        <w:r w:rsidR="00293AF4" w:rsidRPr="0039364D" w:rsidDel="00AE62D5">
          <w:delText>he share of high-income households, self-employed workers, and households with one vehicle were the most effective variables for the classification,</w:delText>
        </w:r>
      </w:del>
      <w:del w:id="711" w:author="Won Do Lee" w:date="2023-07-13T11:27:00Z">
        <w:r w:rsidR="00293AF4" w:rsidRPr="0039364D" w:rsidDel="00AE62D5">
          <w:delText xml:space="preserve"> </w:delText>
        </w:r>
      </w:del>
      <w:del w:id="712" w:author="Won Do Lee" w:date="2023-07-13T11:25:00Z">
        <w:r w:rsidR="00293AF4" w:rsidRPr="0039364D" w:rsidDel="00AE62D5">
          <w:delText xml:space="preserve">yet </w:delText>
        </w:r>
      </w:del>
      <w:del w:id="713" w:author="Won Do Lee" w:date="2023-07-13T11:27:00Z">
        <w:r w:rsidR="00293AF4" w:rsidRPr="0039364D" w:rsidDel="00AE62D5">
          <w:delText>the estimated coefficients</w:delText>
        </w:r>
        <w:r w:rsidR="00FB7E4D" w:rsidRPr="0039364D" w:rsidDel="00AE62D5">
          <w:delText xml:space="preserve"> </w:delText>
        </w:r>
        <w:r w:rsidR="001C3F4F" w:rsidRPr="0039364D" w:rsidDel="00AE62D5">
          <w:delText xml:space="preserve">varied </w:delText>
        </w:r>
        <w:r w:rsidR="00BE3DA9" w:rsidRPr="0039364D" w:rsidDel="00AE62D5">
          <w:delText xml:space="preserve">between clusters </w:delText>
        </w:r>
        <w:r w:rsidR="00DB1024" w:rsidRPr="0039364D" w:rsidDel="00AE62D5">
          <w:delText>(see</w:delText>
        </w:r>
        <w:r w:rsidR="005426E3" w:rsidRPr="0039364D" w:rsidDel="00AE62D5">
          <w:delText xml:space="preserve"> </w:delText>
        </w:r>
        <w:r w:rsidR="00DB1024" w:rsidRPr="0039364D" w:rsidDel="00AE62D5">
          <w:fldChar w:fldCharType="begin"/>
        </w:r>
        <w:r w:rsidR="00DB1024" w:rsidRPr="0039364D" w:rsidDel="00AE62D5">
          <w:delInstrText xml:space="preserve"> REF _Ref81242261 \h </w:delInstrText>
        </w:r>
        <w:r w:rsidR="00B82758" w:rsidRPr="0039364D" w:rsidDel="00AE62D5">
          <w:delInstrText xml:space="preserve"> \* MERGEFORMAT </w:delInstrText>
        </w:r>
        <w:r w:rsidR="00DB1024" w:rsidRPr="0039364D" w:rsidDel="00AE62D5">
          <w:fldChar w:fldCharType="separate"/>
        </w:r>
        <w:r w:rsidR="00547E5C" w:rsidRPr="0039364D" w:rsidDel="00AE62D5">
          <w:delText>Figure 6</w:delText>
        </w:r>
        <w:r w:rsidR="00DB1024" w:rsidRPr="0039364D" w:rsidDel="00AE62D5">
          <w:fldChar w:fldCharType="end"/>
        </w:r>
        <w:r w:rsidR="00DB1024" w:rsidRPr="0039364D" w:rsidDel="00AE62D5">
          <w:delText>).</w:delText>
        </w:r>
      </w:del>
      <w:del w:id="714" w:author="Won Do Lee" w:date="2023-07-13T11:36:00Z">
        <w:r w:rsidR="00963966" w:rsidRPr="0039364D" w:rsidDel="00B44D68">
          <w:delText xml:space="preserve"> </w:delText>
        </w:r>
      </w:del>
      <w:ins w:id="715" w:author="Won Do Lee" w:date="2023-07-13T11:36:00Z">
        <w:r w:rsidR="00B44D68" w:rsidRPr="0039364D">
          <w:t xml:space="preserve"> </w:t>
        </w:r>
      </w:ins>
      <w:r w:rsidR="005A54E1" w:rsidRPr="0039364D">
        <w:t xml:space="preserve">The positive coefficients for </w:t>
      </w:r>
      <w:r w:rsidR="00FA08E5" w:rsidRPr="0039364D">
        <w:t xml:space="preserve">the </w:t>
      </w:r>
      <w:r w:rsidR="007C2454" w:rsidRPr="0039364D">
        <w:t>s</w:t>
      </w:r>
      <w:ins w:id="716" w:author="Won Do Lee" w:date="2023-07-13T12:49:00Z">
        <w:r w:rsidR="00046BA6" w:rsidRPr="0039364D">
          <w:t>hare of</w:t>
        </w:r>
      </w:ins>
      <w:del w:id="717" w:author="Won Do Lee" w:date="2023-07-13T12:49:00Z">
        <w:r w:rsidR="007C2454" w:rsidRPr="0039364D" w:rsidDel="00046BA6">
          <w:delText xml:space="preserve">hare of </w:delText>
        </w:r>
        <w:r w:rsidR="005A54E1" w:rsidRPr="0039364D" w:rsidDel="00046BA6">
          <w:delText>h</w:delText>
        </w:r>
        <w:r w:rsidR="00EB5CCC" w:rsidRPr="0039364D" w:rsidDel="00046BA6">
          <w:delText>igh-income household</w:delText>
        </w:r>
        <w:r w:rsidR="005426E3" w:rsidRPr="0039364D" w:rsidDel="00046BA6">
          <w:delText>s</w:delText>
        </w:r>
        <w:r w:rsidR="00EB5CCC" w:rsidRPr="0039364D" w:rsidDel="00046BA6">
          <w:delText xml:space="preserve"> and</w:delText>
        </w:r>
      </w:del>
      <w:r w:rsidR="00EB5CCC" w:rsidRPr="0039364D">
        <w:t xml:space="preserve"> self-employed worker</w:t>
      </w:r>
      <w:r w:rsidR="005426E3" w:rsidRPr="0039364D">
        <w:t>s</w:t>
      </w:r>
      <w:r w:rsidR="00EB5CCC" w:rsidRPr="0039364D">
        <w:t xml:space="preserve"> </w:t>
      </w:r>
      <w:r w:rsidR="005A54E1" w:rsidRPr="0039364D">
        <w:t>were</w:t>
      </w:r>
      <w:r w:rsidR="00EB5CCC" w:rsidRPr="0039364D">
        <w:t xml:space="preserve"> </w:t>
      </w:r>
      <w:r w:rsidR="005426E3" w:rsidRPr="0039364D">
        <w:t>observed</w:t>
      </w:r>
      <w:r w:rsidR="00EB5CCC" w:rsidRPr="0039364D">
        <w:t xml:space="preserve"> </w:t>
      </w:r>
      <w:r w:rsidR="009650BE" w:rsidRPr="0039364D">
        <w:t xml:space="preserve">in </w:t>
      </w:r>
      <w:r w:rsidR="006F3D9C" w:rsidRPr="0039364D">
        <w:t>G1</w:t>
      </w:r>
      <w:ins w:id="718" w:author="Won Do Lee" w:date="2023-07-13T12:57:00Z">
        <w:r w:rsidR="00D26A45" w:rsidRPr="0039364D">
          <w:t xml:space="preserve"> and G2</w:t>
        </w:r>
      </w:ins>
      <w:del w:id="719" w:author="Won Do Lee" w:date="2023-07-13T12:49:00Z">
        <w:r w:rsidR="009650BE" w:rsidRPr="0039364D" w:rsidDel="00046BA6">
          <w:delText xml:space="preserve"> and </w:delText>
        </w:r>
      </w:del>
      <w:del w:id="720" w:author="Won Do Lee" w:date="2023-07-13T11:27:00Z">
        <w:r w:rsidR="006F3D9C" w:rsidRPr="0039364D" w:rsidDel="00AE62D5">
          <w:delText>G2</w:delText>
        </w:r>
      </w:del>
      <w:r w:rsidR="00C7169F" w:rsidRPr="0039364D">
        <w:t>.</w:t>
      </w:r>
      <w:r w:rsidR="009650BE" w:rsidRPr="0039364D">
        <w:t xml:space="preserve"> </w:t>
      </w:r>
      <w:r w:rsidR="00C7169F" w:rsidRPr="0039364D">
        <w:t>Based on the sign of coefficients</w:t>
      </w:r>
      <w:r w:rsidR="0074075A" w:rsidRPr="0039364D">
        <w:t xml:space="preserve">, it can be inferred </w:t>
      </w:r>
      <w:r w:rsidR="007C52F7" w:rsidRPr="0039364D">
        <w:t xml:space="preserve">that </w:t>
      </w:r>
      <w:r w:rsidR="00C7169F" w:rsidRPr="0039364D">
        <w:t>those local authorities</w:t>
      </w:r>
      <w:r w:rsidR="00B15ACD" w:rsidRPr="0039364D">
        <w:t xml:space="preserve"> </w:t>
      </w:r>
      <w:r w:rsidR="00747CA4" w:rsidRPr="0039364D">
        <w:t>with particularly</w:t>
      </w:r>
      <w:r w:rsidR="00387B8E" w:rsidRPr="0039364D">
        <w:t xml:space="preserve"> high</w:t>
      </w:r>
      <w:r w:rsidR="007D56B7" w:rsidRPr="0039364D">
        <w:t xml:space="preserve"> </w:t>
      </w:r>
      <w:r w:rsidR="00387B8E" w:rsidRPr="0039364D">
        <w:t xml:space="preserve">levels </w:t>
      </w:r>
      <w:r w:rsidR="007D56B7" w:rsidRPr="0039364D">
        <w:t xml:space="preserve">of </w:t>
      </w:r>
      <w:r w:rsidR="0074075A" w:rsidRPr="0039364D">
        <w:t>affluent</w:t>
      </w:r>
      <w:r w:rsidR="00E404FA" w:rsidRPr="0039364D">
        <w:t xml:space="preserve"> population</w:t>
      </w:r>
      <w:r w:rsidR="00710B77" w:rsidRPr="0039364D">
        <w:t>s</w:t>
      </w:r>
      <w:r w:rsidR="00C7169F" w:rsidRPr="0039364D">
        <w:t xml:space="preserve">. </w:t>
      </w:r>
      <w:r w:rsidR="00953910" w:rsidRPr="0039364D">
        <w:t>Conversely</w:t>
      </w:r>
      <w:r w:rsidR="00C7047E" w:rsidRPr="0039364D">
        <w:t xml:space="preserve">, </w:t>
      </w:r>
      <w:r w:rsidR="006E2161" w:rsidRPr="0039364D">
        <w:t>negative coefficients</w:t>
      </w:r>
      <w:r w:rsidR="00D84B30" w:rsidRPr="0039364D">
        <w:t xml:space="preserve"> </w:t>
      </w:r>
      <w:r w:rsidR="00886535" w:rsidRPr="0039364D">
        <w:t xml:space="preserve">were </w:t>
      </w:r>
      <w:r w:rsidR="00544473" w:rsidRPr="0039364D">
        <w:t>indicated</w:t>
      </w:r>
      <w:r w:rsidR="00D84B30" w:rsidRPr="0039364D">
        <w:t xml:space="preserve"> in </w:t>
      </w:r>
      <w:del w:id="721" w:author="Won Do Lee" w:date="2023-07-13T11:28:00Z">
        <w:r w:rsidR="006F3D9C" w:rsidRPr="0039364D" w:rsidDel="00AE62D5">
          <w:delText>G</w:delText>
        </w:r>
        <w:r w:rsidR="00EE77C4" w:rsidRPr="0039364D" w:rsidDel="00AE62D5">
          <w:rPr>
            <w:rFonts w:hint="eastAsia"/>
          </w:rPr>
          <w:delText>3</w:delText>
        </w:r>
        <w:r w:rsidR="00D84B30" w:rsidRPr="0039364D" w:rsidDel="00AE62D5">
          <w:delText xml:space="preserve"> </w:delText>
        </w:r>
      </w:del>
      <w:ins w:id="722" w:author="Won Do Lee" w:date="2023-07-13T11:28:00Z">
        <w:r w:rsidR="00AE62D5" w:rsidRPr="0039364D">
          <w:t>G</w:t>
        </w:r>
      </w:ins>
      <w:ins w:id="723" w:author="Won Do Lee" w:date="2023-07-13T12:56:00Z">
        <w:r w:rsidR="00D26A45" w:rsidRPr="0039364D">
          <w:t>3</w:t>
        </w:r>
      </w:ins>
      <w:ins w:id="724" w:author="Won Do Lee" w:date="2023-07-13T11:28:00Z">
        <w:r w:rsidR="00AE62D5" w:rsidRPr="0039364D">
          <w:t xml:space="preserve"> </w:t>
        </w:r>
      </w:ins>
      <w:r w:rsidR="00D84B30" w:rsidRPr="0039364D">
        <w:t xml:space="preserve">and </w:t>
      </w:r>
      <w:del w:id="725" w:author="Won Do Lee" w:date="2023-07-13T11:28:00Z">
        <w:r w:rsidR="006F3D9C" w:rsidRPr="0039364D" w:rsidDel="00AE62D5">
          <w:delText>G</w:delText>
        </w:r>
        <w:r w:rsidR="00EE77C4" w:rsidRPr="0039364D" w:rsidDel="00AE62D5">
          <w:rPr>
            <w:rFonts w:hint="eastAsia"/>
          </w:rPr>
          <w:delText>4</w:delText>
        </w:r>
        <w:r w:rsidR="006E2161" w:rsidRPr="0039364D" w:rsidDel="00AE62D5">
          <w:delText xml:space="preserve"> </w:delText>
        </w:r>
      </w:del>
      <w:ins w:id="726" w:author="Won Do Lee" w:date="2023-07-13T11:28:00Z">
        <w:r w:rsidR="00AE62D5" w:rsidRPr="0039364D">
          <w:t>G</w:t>
        </w:r>
      </w:ins>
      <w:ins w:id="727" w:author="Won Do Lee" w:date="2023-07-13T12:56:00Z">
        <w:r w:rsidR="00D26A45" w:rsidRPr="0039364D">
          <w:t>4</w:t>
        </w:r>
      </w:ins>
      <w:ins w:id="728" w:author="Won Do Lee" w:date="2023-07-13T11:28:00Z">
        <w:r w:rsidR="00AE62D5" w:rsidRPr="0039364D">
          <w:t xml:space="preserve"> </w:t>
        </w:r>
      </w:ins>
      <w:r w:rsidR="00F52F39" w:rsidRPr="0039364D">
        <w:t xml:space="preserve">that </w:t>
      </w:r>
      <w:r w:rsidR="00D84B30" w:rsidRPr="0039364D">
        <w:t xml:space="preserve">high-income households </w:t>
      </w:r>
      <w:del w:id="729" w:author="Won Do Lee" w:date="2023-07-13T11:28:00Z">
        <w:r w:rsidR="00D84B30" w:rsidRPr="0039364D" w:rsidDel="00AE62D5">
          <w:delText>and self-employed workers</w:delText>
        </w:r>
        <w:r w:rsidR="00544473" w:rsidRPr="0039364D" w:rsidDel="00AE62D5">
          <w:delText xml:space="preserve"> </w:delText>
        </w:r>
      </w:del>
      <w:r w:rsidR="00996801" w:rsidRPr="0039364D">
        <w:t xml:space="preserve">were </w:t>
      </w:r>
      <w:r w:rsidR="00035616" w:rsidRPr="0039364D">
        <w:t>negligible</w:t>
      </w:r>
      <w:r w:rsidR="009650BE" w:rsidRPr="0039364D">
        <w:t xml:space="preserve">. </w:t>
      </w:r>
      <w:r w:rsidR="000976A3" w:rsidRPr="0039364D">
        <w:t xml:space="preserve">In addition, the </w:t>
      </w:r>
      <w:r w:rsidR="003B2C46" w:rsidRPr="0039364D">
        <w:t xml:space="preserve">positive </w:t>
      </w:r>
      <w:r w:rsidR="000976A3" w:rsidRPr="0039364D">
        <w:t>coefficient</w:t>
      </w:r>
      <w:r w:rsidR="003B2C46" w:rsidRPr="0039364D">
        <w:t>s for</w:t>
      </w:r>
      <w:r w:rsidR="000976A3" w:rsidRPr="0039364D">
        <w:t xml:space="preserve"> </w:t>
      </w:r>
      <w:r w:rsidR="00387354" w:rsidRPr="0039364D">
        <w:t xml:space="preserve">the share of </w:t>
      </w:r>
      <w:r w:rsidR="00963966" w:rsidRPr="0039364D">
        <w:t xml:space="preserve">households with </w:t>
      </w:r>
      <w:r w:rsidR="00747CA4" w:rsidRPr="0039364D">
        <w:t>one</w:t>
      </w:r>
      <w:r w:rsidR="00963966" w:rsidRPr="0039364D">
        <w:t xml:space="preserve"> vehicle </w:t>
      </w:r>
      <w:r w:rsidR="007A3AE2" w:rsidRPr="0039364D">
        <w:t xml:space="preserve">were observed </w:t>
      </w:r>
      <w:r w:rsidR="007C52F7" w:rsidRPr="0039364D">
        <w:t xml:space="preserve">in </w:t>
      </w:r>
      <w:del w:id="730" w:author="Won Do Lee" w:date="2023-07-13T11:29:00Z">
        <w:r w:rsidR="006F3D9C" w:rsidRPr="0039364D" w:rsidDel="00AE62D5">
          <w:delText>G</w:delText>
        </w:r>
        <w:r w:rsidR="00EE77C4" w:rsidRPr="0039364D" w:rsidDel="00AE62D5">
          <w:rPr>
            <w:rFonts w:hint="eastAsia"/>
          </w:rPr>
          <w:delText>2</w:delText>
        </w:r>
        <w:r w:rsidR="00EE77C4" w:rsidRPr="0039364D" w:rsidDel="00AE62D5">
          <w:delText xml:space="preserve"> </w:delText>
        </w:r>
        <w:r w:rsidR="00113AEF" w:rsidRPr="0039364D" w:rsidDel="00AE62D5">
          <w:delText xml:space="preserve">and </w:delText>
        </w:r>
        <w:r w:rsidR="006F3D9C" w:rsidRPr="0039364D" w:rsidDel="00AE62D5">
          <w:delText>G</w:delText>
        </w:r>
      </w:del>
      <w:ins w:id="731" w:author="Won Do Lee" w:date="2023-07-13T11:29:00Z">
        <w:r w:rsidR="00AE62D5" w:rsidRPr="0039364D">
          <w:t>G</w:t>
        </w:r>
      </w:ins>
      <w:ins w:id="732" w:author="Won Do Lee" w:date="2023-07-13T12:57:00Z">
        <w:r w:rsidR="00D26A45" w:rsidRPr="0039364D">
          <w:t>4</w:t>
        </w:r>
      </w:ins>
      <w:del w:id="733" w:author="Won Do Lee" w:date="2023-07-13T11:29:00Z">
        <w:r w:rsidR="00EE77C4" w:rsidRPr="0039364D" w:rsidDel="00AE62D5">
          <w:rPr>
            <w:rFonts w:hint="eastAsia"/>
          </w:rPr>
          <w:delText>4</w:delText>
        </w:r>
      </w:del>
      <w:r w:rsidR="00C7047E" w:rsidRPr="0039364D">
        <w:t xml:space="preserve">, while </w:t>
      </w:r>
      <w:r w:rsidR="00113AEF" w:rsidRPr="0039364D">
        <w:t xml:space="preserve">negative </w:t>
      </w:r>
      <w:r w:rsidR="00CF20DD" w:rsidRPr="0039364D">
        <w:t>coefficient</w:t>
      </w:r>
      <w:r w:rsidR="00604051" w:rsidRPr="0039364D">
        <w:t>s</w:t>
      </w:r>
      <w:r w:rsidR="00CF20DD" w:rsidRPr="0039364D">
        <w:t xml:space="preserve"> </w:t>
      </w:r>
      <w:r w:rsidR="007C52F7" w:rsidRPr="0039364D">
        <w:t xml:space="preserve">were </w:t>
      </w:r>
      <w:r w:rsidR="00DE502B" w:rsidRPr="0039364D">
        <w:t xml:space="preserve">indicated </w:t>
      </w:r>
      <w:r w:rsidR="00C7047E" w:rsidRPr="0039364D">
        <w:t xml:space="preserve">in </w:t>
      </w:r>
      <w:r w:rsidR="006F3D9C" w:rsidRPr="0039364D">
        <w:t>G</w:t>
      </w:r>
      <w:r w:rsidR="00EE77C4" w:rsidRPr="0039364D">
        <w:rPr>
          <w:rFonts w:hint="eastAsia"/>
        </w:rPr>
        <w:t>1</w:t>
      </w:r>
      <w:del w:id="734" w:author="Won Do Lee" w:date="2023-07-13T11:29:00Z">
        <w:r w:rsidR="00C7047E" w:rsidRPr="0039364D" w:rsidDel="00AE62D5">
          <w:delText xml:space="preserve"> and </w:delText>
        </w:r>
        <w:r w:rsidR="006F3D9C" w:rsidRPr="0039364D" w:rsidDel="00AE62D5">
          <w:delText>G</w:delText>
        </w:r>
        <w:r w:rsidR="00EE77C4" w:rsidRPr="0039364D" w:rsidDel="00AE62D5">
          <w:rPr>
            <w:rFonts w:hint="eastAsia"/>
          </w:rPr>
          <w:delText>3</w:delText>
        </w:r>
      </w:del>
      <w:r w:rsidR="00C7047E" w:rsidRPr="0039364D">
        <w:t>.</w:t>
      </w:r>
    </w:p>
    <w:p w14:paraId="748B50DA" w14:textId="77777777" w:rsidR="008D25D1" w:rsidRPr="0039364D" w:rsidRDefault="00270360" w:rsidP="00872147">
      <w:pPr>
        <w:spacing w:after="240"/>
        <w:rPr>
          <w:ins w:id="735" w:author="Won Do Lee" w:date="2023-07-13T13:06:00Z"/>
        </w:rPr>
      </w:pPr>
      <w:r w:rsidRPr="0039364D">
        <w:fldChar w:fldCharType="begin"/>
      </w:r>
      <w:r w:rsidRPr="0039364D">
        <w:instrText xml:space="preserve"> REF _Ref140146213 \h  \* MERGEFORMAT </w:instrText>
      </w:r>
      <w:r w:rsidRPr="0039364D">
        <w:fldChar w:fldCharType="separate"/>
      </w:r>
      <w:ins w:id="736" w:author="Won Do Lee" w:date="2023-07-13T13:09:00Z">
        <w:r w:rsidRPr="0039364D">
          <w:t>Table 4</w:t>
        </w:r>
        <w:r w:rsidRPr="0039364D">
          <w:fldChar w:fldCharType="end"/>
        </w:r>
      </w:ins>
      <w:r w:rsidR="002E7F9B" w:rsidRPr="0039364D">
        <w:fldChar w:fldCharType="begin"/>
      </w:r>
      <w:r w:rsidR="002E7F9B" w:rsidRPr="0039364D">
        <w:instrText xml:space="preserve"> REF _Ref81242131 \h </w:instrText>
      </w:r>
      <w:r w:rsidR="00B82758" w:rsidRPr="0039364D">
        <w:instrText xml:space="preserve"> \* MERGEFORMAT </w:instrText>
      </w:r>
      <w:r w:rsidR="002E7F9B" w:rsidRPr="0039364D">
        <w:fldChar w:fldCharType="end"/>
      </w:r>
      <w:r w:rsidR="002E7F9B" w:rsidRPr="0039364D">
        <w:t xml:space="preserve"> </w:t>
      </w:r>
      <w:del w:id="737" w:author="Won Do Lee" w:date="2023-07-13T13:05:00Z">
        <w:r w:rsidR="002E7F9B" w:rsidRPr="0039364D" w:rsidDel="008D25D1">
          <w:delText xml:space="preserve">details </w:delText>
        </w:r>
      </w:del>
      <w:ins w:id="738" w:author="Won Do Lee" w:date="2023-07-13T13:05:00Z">
        <w:r w:rsidR="008D25D1" w:rsidRPr="0039364D">
          <w:t xml:space="preserve">shows </w:t>
        </w:r>
      </w:ins>
      <w:r w:rsidR="002E7F9B" w:rsidRPr="0039364D">
        <w:t xml:space="preserve">the </w:t>
      </w:r>
      <w:r w:rsidR="00E41A5C" w:rsidRPr="0039364D">
        <w:t xml:space="preserve">estimated coefficients </w:t>
      </w:r>
      <w:r w:rsidR="006235D2" w:rsidRPr="0039364D">
        <w:t>for</w:t>
      </w:r>
      <w:r w:rsidR="00400CDB" w:rsidRPr="0039364D">
        <w:t xml:space="preserve"> selected factors </w:t>
      </w:r>
      <w:del w:id="739" w:author="Won Do Lee" w:date="2023-01-19T23:23:00Z">
        <w:r w:rsidR="00145478" w:rsidRPr="0039364D" w:rsidDel="001E7E1F">
          <w:delText xml:space="preserve">that </w:delText>
        </w:r>
        <w:r w:rsidR="008C5621" w:rsidRPr="0039364D" w:rsidDel="001E7E1F">
          <w:delText>were</w:delText>
        </w:r>
        <w:r w:rsidR="00145478" w:rsidRPr="0039364D" w:rsidDel="001E7E1F">
          <w:delText xml:space="preserve"> </w:delText>
        </w:r>
      </w:del>
      <w:r w:rsidR="00400CDB" w:rsidRPr="0039364D">
        <w:t xml:space="preserve">correlated with </w:t>
      </w:r>
      <w:r w:rsidR="00145478" w:rsidRPr="0039364D">
        <w:t xml:space="preserve">the classification of generated </w:t>
      </w:r>
      <w:r w:rsidR="00400CDB" w:rsidRPr="0039364D">
        <w:t>cluster</w:t>
      </w:r>
      <w:r w:rsidR="00145478" w:rsidRPr="0039364D">
        <w:t>s</w:t>
      </w:r>
      <w:r w:rsidR="00400CDB" w:rsidRPr="0039364D">
        <w:t>.</w:t>
      </w:r>
      <w:ins w:id="740" w:author="Won Do Lee" w:date="2023-07-13T13:05:00Z">
        <w:r w:rsidR="008D25D1" w:rsidRPr="0039364D">
          <w:t xml:space="preserve"> People living in London were generally classified as G1, followed by high cumulative COVID-19 infection rates before the lockdown and relatively higher clinical capacity (i.e., density of hospitals). On the contrary, people living in Yorkshire and the Humber, and parts of East Midlands and South West were more likely classified as G4, where there were relatively lower self-employed workers</w:t>
        </w:r>
      </w:ins>
      <w:ins w:id="741" w:author="Won Do Lee" w:date="2023-07-13T13:06:00Z">
        <w:r w:rsidR="008D25D1" w:rsidRPr="0039364D">
          <w:t xml:space="preserve"> and lo</w:t>
        </w:r>
      </w:ins>
      <w:ins w:id="742" w:author="Won Do Lee" w:date="2023-07-13T13:07:00Z">
        <w:r w:rsidR="008D25D1" w:rsidRPr="0039364D">
          <w:t>wer middle class (i.e., Social Grade C1)</w:t>
        </w:r>
      </w:ins>
      <w:ins w:id="743" w:author="Won Do Lee" w:date="2023-07-13T13:05:00Z">
        <w:r w:rsidR="008D25D1" w:rsidRPr="0039364D">
          <w:t xml:space="preserve">. Among the remaining clusters, high levels of the share of high-income households and households with more than three vehicles were more likely classified as G2. </w:t>
        </w:r>
      </w:ins>
      <w:ins w:id="744" w:author="Won Do Lee" w:date="2023-07-13T13:07:00Z">
        <w:r w:rsidR="008D25D1" w:rsidRPr="0039364D">
          <w:t xml:space="preserve">Finally, </w:t>
        </w:r>
      </w:ins>
      <w:ins w:id="745" w:author="Won Do Lee" w:date="2023-07-13T13:05:00Z">
        <w:r w:rsidR="008D25D1" w:rsidRPr="0039364D">
          <w:t>G3 was more likely located in local authorities in the North East, where the share of median-income households and more than three bedrooms in the house were dominant. The five most significant features for classifying each cluster are described as follows:</w:t>
        </w:r>
      </w:ins>
    </w:p>
    <w:p w14:paraId="1FA9B269" w14:textId="77777777" w:rsidR="006235D2" w:rsidRPr="0039364D" w:rsidDel="00073B77" w:rsidRDefault="00400CDB" w:rsidP="00872147">
      <w:pPr>
        <w:spacing w:after="240"/>
        <w:rPr>
          <w:del w:id="746" w:author="Won Do Lee" w:date="2023-07-13T10:20:00Z"/>
        </w:rPr>
      </w:pPr>
      <w:del w:id="747" w:author="Won Do Lee" w:date="2023-07-13T13:07:00Z">
        <w:r w:rsidRPr="0039364D" w:rsidDel="008D25D1">
          <w:delText xml:space="preserve"> </w:delText>
        </w:r>
        <w:r w:rsidR="00387354" w:rsidRPr="0039364D" w:rsidDel="008D25D1">
          <w:delText>I</w:delText>
        </w:r>
        <w:r w:rsidR="006235D2" w:rsidRPr="0039364D" w:rsidDel="008D25D1">
          <w:delText xml:space="preserve">t </w:delText>
        </w:r>
        <w:r w:rsidR="008C5621" w:rsidRPr="0039364D" w:rsidDel="008D25D1">
          <w:delText xml:space="preserve">was </w:delText>
        </w:r>
        <w:r w:rsidR="006235D2" w:rsidRPr="0039364D" w:rsidDel="008D25D1">
          <w:delText xml:space="preserve">generally classified </w:delText>
        </w:r>
        <w:r w:rsidR="001F1FB0" w:rsidRPr="0039364D" w:rsidDel="008D25D1">
          <w:delText>as</w:delText>
        </w:r>
        <w:r w:rsidR="006235D2" w:rsidRPr="0039364D" w:rsidDel="008D25D1">
          <w:delText xml:space="preserve"> </w:delText>
        </w:r>
        <w:r w:rsidR="006F3D9C" w:rsidRPr="0039364D" w:rsidDel="008D25D1">
          <w:delText>G</w:delText>
        </w:r>
      </w:del>
      <w:del w:id="748" w:author="Won Do Lee" w:date="2023-07-13T12:57:00Z">
        <w:r w:rsidR="006F3D9C" w:rsidRPr="0039364D" w:rsidDel="00285205">
          <w:delText>4</w:delText>
        </w:r>
      </w:del>
      <w:del w:id="749" w:author="Won Do Lee" w:date="2023-07-13T13:07:00Z">
        <w:r w:rsidR="0076168B" w:rsidRPr="0039364D" w:rsidDel="008D25D1">
          <w:delText xml:space="preserve">, </w:delText>
        </w:r>
      </w:del>
      <w:del w:id="750" w:author="Won Do Lee" w:date="2023-07-13T13:00:00Z">
        <w:r w:rsidR="0076168B" w:rsidRPr="0039364D" w:rsidDel="00285205">
          <w:delText xml:space="preserve">where </w:delText>
        </w:r>
        <w:r w:rsidR="00145478" w:rsidRPr="0039364D" w:rsidDel="00285205">
          <w:delText>t</w:delText>
        </w:r>
        <w:r w:rsidR="00C15921" w:rsidRPr="0039364D" w:rsidDel="00285205">
          <w:delText xml:space="preserve">he share of </w:delText>
        </w:r>
        <w:r w:rsidR="00B91767" w:rsidRPr="0039364D" w:rsidDel="00285205">
          <w:delText>household</w:delText>
        </w:r>
        <w:r w:rsidR="007C52F7" w:rsidRPr="0039364D" w:rsidDel="00285205">
          <w:delText>s</w:delText>
        </w:r>
        <w:r w:rsidR="00B91767" w:rsidRPr="0039364D" w:rsidDel="00285205">
          <w:delText xml:space="preserve"> with more than </w:delText>
        </w:r>
        <w:r w:rsidR="007A3AE2" w:rsidRPr="0039364D" w:rsidDel="00285205">
          <w:delText>three</w:delText>
        </w:r>
        <w:r w:rsidR="00B91767" w:rsidRPr="0039364D" w:rsidDel="00285205">
          <w:delText xml:space="preserve"> vehicles, </w:delText>
        </w:r>
      </w:del>
      <w:del w:id="751" w:author="Won Do Lee" w:date="2023-07-13T11:29:00Z">
        <w:r w:rsidR="00B91767" w:rsidRPr="0039364D" w:rsidDel="00B44D68">
          <w:delText>self-employed</w:delText>
        </w:r>
        <w:r w:rsidR="007D29E6" w:rsidRPr="0039364D" w:rsidDel="00B44D68">
          <w:delText xml:space="preserve"> workers</w:delText>
        </w:r>
      </w:del>
      <w:del w:id="752" w:author="Won Do Lee" w:date="2023-07-13T13:00:00Z">
        <w:r w:rsidR="007D29E6" w:rsidRPr="0039364D" w:rsidDel="00285205">
          <w:delText>,</w:delText>
        </w:r>
        <w:r w:rsidR="00387354" w:rsidRPr="0039364D" w:rsidDel="00285205">
          <w:delText xml:space="preserve"> and</w:delText>
        </w:r>
        <w:r w:rsidR="007D29E6" w:rsidRPr="0039364D" w:rsidDel="00285205">
          <w:delText xml:space="preserve"> </w:delText>
        </w:r>
        <w:r w:rsidR="00B569FA" w:rsidRPr="0039364D" w:rsidDel="00285205">
          <w:delText>people in the lower middle class</w:delText>
        </w:r>
        <w:r w:rsidR="00557473" w:rsidRPr="0039364D" w:rsidDel="00285205">
          <w:delText xml:space="preserve"> </w:delText>
        </w:r>
        <w:r w:rsidR="00E9788C" w:rsidRPr="0039364D" w:rsidDel="00285205">
          <w:delText>(i.e., social grade C1)</w:delText>
        </w:r>
      </w:del>
      <w:del w:id="753" w:author="Won Do Lee" w:date="2023-07-13T11:29:00Z">
        <w:r w:rsidR="00E9788C" w:rsidRPr="0039364D" w:rsidDel="00B44D68">
          <w:delText xml:space="preserve"> </w:delText>
        </w:r>
        <w:r w:rsidR="0076168B" w:rsidRPr="0039364D" w:rsidDel="00B44D68">
          <w:delText xml:space="preserve">were </w:delText>
        </w:r>
        <w:r w:rsidR="00BB5D09" w:rsidRPr="0039364D" w:rsidDel="00B44D68">
          <w:delText>substantially low</w:delText>
        </w:r>
        <w:r w:rsidR="00BD48E5" w:rsidRPr="0039364D" w:rsidDel="00B44D68">
          <w:delText>er</w:delText>
        </w:r>
      </w:del>
      <w:del w:id="754" w:author="Won Do Lee" w:date="2023-07-13T13:00:00Z">
        <w:r w:rsidR="00557473" w:rsidRPr="0039364D" w:rsidDel="00285205">
          <w:delText>.</w:delText>
        </w:r>
      </w:del>
      <w:del w:id="755" w:author="Won Do Lee" w:date="2023-07-13T13:02:00Z">
        <w:r w:rsidR="00557473" w:rsidRPr="0039364D" w:rsidDel="00285205">
          <w:delText xml:space="preserve"> </w:delText>
        </w:r>
        <w:r w:rsidR="00BD48E5" w:rsidRPr="0039364D" w:rsidDel="00285205">
          <w:delText>In contrast</w:delText>
        </w:r>
        <w:r w:rsidR="00B5206D" w:rsidRPr="0039364D" w:rsidDel="00285205">
          <w:delText xml:space="preserve">, </w:delText>
        </w:r>
        <w:r w:rsidR="006F3D9C" w:rsidRPr="0039364D" w:rsidDel="00285205">
          <w:delText>G1</w:delText>
        </w:r>
        <w:r w:rsidR="00B5206D" w:rsidRPr="0039364D" w:rsidDel="00285205">
          <w:delText xml:space="preserve"> </w:delText>
        </w:r>
        <w:r w:rsidR="00387354" w:rsidRPr="0039364D" w:rsidDel="00285205">
          <w:delText xml:space="preserve">was </w:delText>
        </w:r>
        <w:r w:rsidR="007B45C7" w:rsidRPr="0039364D" w:rsidDel="00285205">
          <w:delText xml:space="preserve">more likely </w:delText>
        </w:r>
        <w:r w:rsidR="00DC27C6" w:rsidRPr="0039364D" w:rsidDel="00285205">
          <w:delText>located in the local authoritie</w:delText>
        </w:r>
      </w:del>
      <w:ins w:id="756" w:author="Won Do Lee" w:date="2023-01-19T23:24:00Z">
        <w:del w:id="757" w:author="Won Do Lee" w:date="2023-07-13T13:02:00Z">
          <w:r w:rsidR="001E7E1F" w:rsidRPr="0039364D" w:rsidDel="00285205">
            <w:delText xml:space="preserve">s; </w:delText>
          </w:r>
        </w:del>
      </w:ins>
      <w:del w:id="758" w:author="Won Do Lee" w:date="2023-07-13T13:02:00Z">
        <w:r w:rsidR="00DC27C6" w:rsidRPr="0039364D" w:rsidDel="00285205">
          <w:delText>s</w:delText>
        </w:r>
      </w:del>
      <w:del w:id="759" w:author="Won Do Lee" w:date="2023-07-13T11:29:00Z">
        <w:r w:rsidR="00DC27C6" w:rsidRPr="0039364D" w:rsidDel="00B44D68">
          <w:delText xml:space="preserve"> </w:delText>
        </w:r>
      </w:del>
      <w:del w:id="760" w:author="Won Do Lee" w:date="2023-07-13T12:58:00Z">
        <w:r w:rsidR="00C15921" w:rsidRPr="0039364D" w:rsidDel="00285205">
          <w:delText>the share</w:delText>
        </w:r>
        <w:r w:rsidR="00DC27C6" w:rsidRPr="0039364D" w:rsidDel="00285205">
          <w:delText xml:space="preserve"> of high</w:delText>
        </w:r>
        <w:r w:rsidR="005210A2" w:rsidRPr="0039364D" w:rsidDel="00285205">
          <w:delText>-</w:delText>
        </w:r>
        <w:r w:rsidR="00DC27C6" w:rsidRPr="0039364D" w:rsidDel="00285205">
          <w:delText xml:space="preserve">income households, </w:delText>
        </w:r>
      </w:del>
      <w:del w:id="761" w:author="Won Do Lee" w:date="2023-07-13T13:00:00Z">
        <w:r w:rsidR="00462AAB" w:rsidRPr="0039364D" w:rsidDel="00285205">
          <w:delText>cumulative COVID-19 infection rates before the lockdown</w:delText>
        </w:r>
      </w:del>
      <w:del w:id="762" w:author="Won Do Lee" w:date="2023-07-13T11:30:00Z">
        <w:r w:rsidR="00462AAB" w:rsidRPr="0039364D" w:rsidDel="00B44D68">
          <w:delText xml:space="preserve">, and </w:delText>
        </w:r>
        <w:r w:rsidR="00D339E1" w:rsidRPr="0039364D" w:rsidDel="00B44D68">
          <w:delText>minority ethnic groups</w:delText>
        </w:r>
        <w:r w:rsidR="00CB7E9A" w:rsidRPr="0039364D" w:rsidDel="00B44D68">
          <w:delText xml:space="preserve"> were </w:delText>
        </w:r>
        <w:r w:rsidR="007A447C" w:rsidRPr="0039364D" w:rsidDel="00B44D68">
          <w:delText>comp</w:delText>
        </w:r>
        <w:r w:rsidR="0009274A" w:rsidRPr="0039364D" w:rsidDel="00B44D68">
          <w:delText>a</w:delText>
        </w:r>
        <w:r w:rsidR="007A447C" w:rsidRPr="0039364D" w:rsidDel="00B44D68">
          <w:delText>ratively</w:delText>
        </w:r>
        <w:r w:rsidR="00364AA3" w:rsidRPr="0039364D" w:rsidDel="00B44D68">
          <w:delText xml:space="preserve"> high</w:delText>
        </w:r>
      </w:del>
      <w:del w:id="763" w:author="Won Do Lee" w:date="2023-07-13T13:02:00Z">
        <w:r w:rsidR="00D26C6D" w:rsidRPr="0039364D" w:rsidDel="00285205">
          <w:delText>.</w:delText>
        </w:r>
      </w:del>
      <w:del w:id="764" w:author="Won Do Lee" w:date="2023-07-13T13:03:00Z">
        <w:r w:rsidR="00D26C6D" w:rsidRPr="0039364D" w:rsidDel="00283125">
          <w:delText xml:space="preserve"> </w:delText>
        </w:r>
      </w:del>
      <w:del w:id="765" w:author="Won Do Lee" w:date="2023-07-13T13:07:00Z">
        <w:r w:rsidR="001F5FCD" w:rsidRPr="0039364D" w:rsidDel="008D25D1">
          <w:delText>Among the remain</w:delText>
        </w:r>
        <w:r w:rsidR="00CD7182" w:rsidRPr="0039364D" w:rsidDel="008D25D1">
          <w:delText>ing</w:delText>
        </w:r>
        <w:r w:rsidR="001F5FCD" w:rsidRPr="0039364D" w:rsidDel="008D25D1">
          <w:delText xml:space="preserve"> </w:delText>
        </w:r>
        <w:r w:rsidR="00CD7182" w:rsidRPr="0039364D" w:rsidDel="008D25D1">
          <w:delText xml:space="preserve">clusters, </w:delText>
        </w:r>
        <w:r w:rsidR="008830D0" w:rsidRPr="0039364D" w:rsidDel="008D25D1">
          <w:delText xml:space="preserve">high levels of the share of </w:delText>
        </w:r>
      </w:del>
      <w:del w:id="766" w:author="Won Do Lee" w:date="2023-07-13T13:04:00Z">
        <w:r w:rsidR="008830D0" w:rsidRPr="0039364D" w:rsidDel="00283125">
          <w:delText>middle</w:delText>
        </w:r>
      </w:del>
      <w:del w:id="767" w:author="Won Do Lee" w:date="2023-07-13T13:07:00Z">
        <w:r w:rsidR="008830D0" w:rsidRPr="0039364D" w:rsidDel="008D25D1">
          <w:delText xml:space="preserve">-income households, and </w:delText>
        </w:r>
      </w:del>
      <w:del w:id="768" w:author="Won Do Lee" w:date="2023-07-13T11:30:00Z">
        <w:r w:rsidR="008830D0" w:rsidRPr="0039364D" w:rsidDel="00B44D68">
          <w:delText xml:space="preserve">more than three bedrooms in the house </w:delText>
        </w:r>
      </w:del>
      <w:del w:id="769" w:author="Won Do Lee" w:date="2023-07-13T13:07:00Z">
        <w:r w:rsidR="008830D0" w:rsidRPr="0039364D" w:rsidDel="008D25D1">
          <w:delText xml:space="preserve">were more likely classified as </w:delText>
        </w:r>
      </w:del>
      <w:del w:id="770" w:author="Won Do Lee" w:date="2023-07-13T11:30:00Z">
        <w:r w:rsidR="006F3D9C" w:rsidRPr="0039364D" w:rsidDel="00B44D68">
          <w:delText>G3</w:delText>
        </w:r>
      </w:del>
      <w:del w:id="771" w:author="Won Do Lee" w:date="2023-07-13T13:07:00Z">
        <w:r w:rsidR="008830D0" w:rsidRPr="0039364D" w:rsidDel="008D25D1">
          <w:delText>. At the same time,</w:delText>
        </w:r>
        <w:r w:rsidR="007F0367" w:rsidRPr="0039364D" w:rsidDel="008D25D1">
          <w:delText xml:space="preserve"> </w:delText>
        </w:r>
      </w:del>
      <w:del w:id="772" w:author="Won Do Lee" w:date="2023-07-13T13:04:00Z">
        <w:r w:rsidR="006F3D9C" w:rsidRPr="0039364D" w:rsidDel="00283125">
          <w:delText>G2</w:delText>
        </w:r>
        <w:r w:rsidR="00B22222" w:rsidRPr="0039364D" w:rsidDel="00283125">
          <w:delText xml:space="preserve"> </w:delText>
        </w:r>
      </w:del>
      <w:del w:id="773" w:author="Won Do Lee" w:date="2023-07-13T13:07:00Z">
        <w:r w:rsidR="008C5621" w:rsidRPr="0039364D" w:rsidDel="008D25D1">
          <w:delText>was</w:delText>
        </w:r>
        <w:r w:rsidR="00B22222" w:rsidRPr="0039364D" w:rsidDel="008D25D1">
          <w:delText xml:space="preserve"> </w:delText>
        </w:r>
        <w:r w:rsidR="00237117" w:rsidRPr="0039364D" w:rsidDel="008D25D1">
          <w:delText>more likely located in local authorities</w:delText>
        </w:r>
      </w:del>
      <w:ins w:id="774" w:author="Won Do Lee" w:date="2023-01-19T23:24:00Z">
        <w:del w:id="775" w:author="Won Do Lee" w:date="2023-07-13T13:07:00Z">
          <w:r w:rsidR="001E7E1F" w:rsidRPr="0039364D" w:rsidDel="008D25D1">
            <w:delText xml:space="preserve">; </w:delText>
          </w:r>
        </w:del>
      </w:ins>
      <w:del w:id="776" w:author="Won Do Lee" w:date="2023-07-13T13:07:00Z">
        <w:r w:rsidR="00237117" w:rsidRPr="0039364D" w:rsidDel="008D25D1">
          <w:delText xml:space="preserve"> </w:delText>
        </w:r>
        <w:r w:rsidR="002813E2" w:rsidRPr="0039364D" w:rsidDel="008D25D1">
          <w:delText xml:space="preserve">that </w:delText>
        </w:r>
        <w:r w:rsidR="009A47F9" w:rsidRPr="0039364D" w:rsidDel="008D25D1">
          <w:delText>t</w:delText>
        </w:r>
        <w:r w:rsidR="00237117" w:rsidRPr="0039364D" w:rsidDel="008D25D1">
          <w:delText xml:space="preserve">he share of </w:delText>
        </w:r>
      </w:del>
      <w:del w:id="777" w:author="Won Do Lee" w:date="2023-07-13T11:30:00Z">
        <w:r w:rsidR="007F0367" w:rsidRPr="0039364D" w:rsidDel="00B44D68">
          <w:delText>high-</w:delText>
        </w:r>
      </w:del>
      <w:del w:id="778" w:author="Won Do Lee" w:date="2023-07-13T13:07:00Z">
        <w:r w:rsidR="007F0367" w:rsidRPr="0039364D" w:rsidDel="008D25D1">
          <w:delText>income households</w:delText>
        </w:r>
      </w:del>
      <w:del w:id="779" w:author="Won Do Lee" w:date="2023-07-13T13:04:00Z">
        <w:r w:rsidR="007F0367" w:rsidRPr="0039364D" w:rsidDel="00283125">
          <w:delText xml:space="preserve">, </w:delText>
        </w:r>
      </w:del>
      <w:del w:id="780" w:author="Won Do Lee" w:date="2023-07-13T11:31:00Z">
        <w:r w:rsidR="007F0367" w:rsidRPr="0039364D" w:rsidDel="00B44D68">
          <w:delText>lower middle class, and Black African</w:delText>
        </w:r>
        <w:r w:rsidR="008C5621" w:rsidRPr="0039364D" w:rsidDel="00B44D68">
          <w:delText xml:space="preserve"> were </w:delText>
        </w:r>
        <w:r w:rsidR="00532775" w:rsidRPr="0039364D" w:rsidDel="00B44D68">
          <w:delText>relatively higher</w:delText>
        </w:r>
      </w:del>
      <w:del w:id="781" w:author="Won Do Lee" w:date="2023-07-13T12:46:00Z">
        <w:r w:rsidR="0092552D" w:rsidRPr="0039364D" w:rsidDel="00AA353F">
          <w:delText>.</w:delText>
        </w:r>
      </w:del>
    </w:p>
    <w:p w14:paraId="4C2E1952" w14:textId="77777777" w:rsidR="00E866CD" w:rsidRPr="0039364D" w:rsidDel="008D25D1" w:rsidRDefault="006235D2" w:rsidP="00872147">
      <w:pPr>
        <w:spacing w:after="240"/>
        <w:rPr>
          <w:del w:id="782" w:author="Won Do Lee" w:date="2023-07-13T13:07:00Z"/>
        </w:rPr>
      </w:pPr>
      <w:del w:id="783" w:author="Won Do Lee" w:date="2023-07-13T10:19:00Z">
        <w:r w:rsidRPr="0039364D" w:rsidDel="00073B77">
          <w:delText>Lastly</w:delText>
        </w:r>
        <w:r w:rsidR="00DA1A6E" w:rsidRPr="0039364D" w:rsidDel="00073B77">
          <w:delText xml:space="preserve">, </w:delText>
        </w:r>
        <w:r w:rsidR="00CC4495" w:rsidRPr="0039364D" w:rsidDel="00073B77">
          <w:fldChar w:fldCharType="begin"/>
        </w:r>
        <w:r w:rsidR="00CC4495" w:rsidRPr="0039364D" w:rsidDel="00073B77">
          <w:delInstrText xml:space="preserve"> REF _Ref81245493 \h </w:delInstrText>
        </w:r>
        <w:r w:rsidR="00B82758" w:rsidRPr="0039364D" w:rsidDel="00073B77">
          <w:delInstrText xml:space="preserve"> \* MERGEFORMAT </w:delInstrText>
        </w:r>
        <w:r w:rsidR="00CC4495" w:rsidRPr="0039364D" w:rsidDel="00073B77">
          <w:fldChar w:fldCharType="separate"/>
        </w:r>
        <w:r w:rsidR="00547E5C" w:rsidRPr="0039364D" w:rsidDel="00073B77">
          <w:delText>Figure 7</w:delText>
        </w:r>
        <w:r w:rsidR="00CC4495" w:rsidRPr="0039364D" w:rsidDel="00073B77">
          <w:fldChar w:fldCharType="end"/>
        </w:r>
        <w:r w:rsidR="006C25D2" w:rsidRPr="0039364D" w:rsidDel="00073B77">
          <w:delText xml:space="preserve"> </w:delText>
        </w:r>
        <w:r w:rsidR="0036713A" w:rsidRPr="0039364D" w:rsidDel="00073B77">
          <w:delText>illustrates</w:delText>
        </w:r>
        <w:r w:rsidR="006C25D2" w:rsidRPr="0039364D" w:rsidDel="00073B77">
          <w:delText xml:space="preserve"> </w:delText>
        </w:r>
        <w:r w:rsidR="0036713A" w:rsidRPr="0039364D" w:rsidDel="00073B77">
          <w:delText xml:space="preserve">how </w:delText>
        </w:r>
        <w:r w:rsidR="007E53A8" w:rsidRPr="0039364D" w:rsidDel="00073B77">
          <w:delText xml:space="preserve">RF </w:delText>
        </w:r>
        <w:r w:rsidR="001E333C" w:rsidRPr="0039364D" w:rsidDel="00073B77">
          <w:delText xml:space="preserve">emphasised </w:delText>
        </w:r>
        <w:r w:rsidR="00916491" w:rsidRPr="0039364D" w:rsidDel="00073B77">
          <w:delText xml:space="preserve">the </w:delText>
        </w:r>
        <w:r w:rsidR="001B7B6F" w:rsidRPr="0039364D" w:rsidDel="00073B77">
          <w:delText>relative contribution</w:delText>
        </w:r>
        <w:r w:rsidR="00876AF7" w:rsidRPr="0039364D" w:rsidDel="00073B77">
          <w:delText xml:space="preserve">s of each feature to </w:delText>
        </w:r>
        <w:r w:rsidR="00443596" w:rsidRPr="0039364D" w:rsidDel="00073B77">
          <w:delText xml:space="preserve">predict </w:delText>
        </w:r>
        <w:r w:rsidR="00876AF7" w:rsidRPr="0039364D" w:rsidDel="00073B77">
          <w:delText>the clusters</w:delText>
        </w:r>
        <w:r w:rsidR="00443596" w:rsidRPr="0039364D" w:rsidDel="00073B77">
          <w:delText xml:space="preserve"> </w:delText>
        </w:r>
        <w:r w:rsidR="005501F5" w:rsidRPr="0039364D" w:rsidDel="00073B77">
          <w:delText>and how</w:delText>
        </w:r>
        <w:r w:rsidR="00876AF7" w:rsidRPr="0039364D" w:rsidDel="00073B77">
          <w:delText xml:space="preserve"> much</w:delText>
        </w:r>
        <w:r w:rsidR="005501F5" w:rsidRPr="0039364D" w:rsidDel="00073B77">
          <w:delText xml:space="preserve"> each feature</w:delText>
        </w:r>
        <w:r w:rsidR="008A25BE" w:rsidRPr="0039364D" w:rsidDel="00073B77">
          <w:delText xml:space="preserve"> </w:delText>
        </w:r>
        <w:r w:rsidR="00876AF7" w:rsidRPr="0039364D" w:rsidDel="00073B77">
          <w:delText xml:space="preserve">explains </w:delText>
        </w:r>
        <w:r w:rsidR="008A25BE" w:rsidRPr="0039364D" w:rsidDel="00073B77">
          <w:delText>the output variance</w:delText>
        </w:r>
        <w:r w:rsidR="00876AF7" w:rsidRPr="0039364D" w:rsidDel="00073B77">
          <w:delText xml:space="preserve"> of MLR LASSO</w:delText>
        </w:r>
        <w:r w:rsidR="00E866CD" w:rsidRPr="0039364D" w:rsidDel="00073B77">
          <w:delText>. In this case</w:delText>
        </w:r>
        <w:r w:rsidR="007E53A8" w:rsidRPr="0039364D" w:rsidDel="00073B77">
          <w:delText>,</w:delText>
        </w:r>
        <w:r w:rsidR="00E866CD" w:rsidRPr="0039364D" w:rsidDel="00073B77">
          <w:delText xml:space="preserve"> </w:delText>
        </w:r>
        <w:r w:rsidR="002440B7" w:rsidRPr="0039364D" w:rsidDel="00073B77">
          <w:delText xml:space="preserve">the substantial </w:delText>
        </w:r>
        <w:r w:rsidR="00443596" w:rsidRPr="0039364D" w:rsidDel="00073B77">
          <w:delText>explanatory variable</w:delText>
        </w:r>
        <w:r w:rsidR="00E866CD" w:rsidRPr="0039364D" w:rsidDel="00073B77">
          <w:delText>s are plotted against their relative importance</w:delText>
        </w:r>
        <w:r w:rsidRPr="0039364D" w:rsidDel="00073B77">
          <w:delText xml:space="preserve"> from 0 to 1</w:delText>
        </w:r>
        <w:r w:rsidR="007E53A8" w:rsidRPr="0039364D" w:rsidDel="00073B77">
          <w:delText>.</w:delText>
        </w:r>
        <w:r w:rsidR="002C639D" w:rsidRPr="0039364D" w:rsidDel="00073B77">
          <w:delText xml:space="preserve"> T</w:delText>
        </w:r>
        <w:r w:rsidR="00532775" w:rsidRPr="0039364D" w:rsidDel="00073B77">
          <w:delText>he t</w:delText>
        </w:r>
        <w:r w:rsidR="002C639D" w:rsidRPr="0039364D" w:rsidDel="00073B77">
          <w:delText>op 5</w:delText>
        </w:r>
      </w:del>
      <w:del w:id="784" w:author="Won Do Lee" w:date="2023-07-13T10:20:00Z">
        <w:r w:rsidR="002C639D" w:rsidRPr="0039364D" w:rsidDel="00073B77">
          <w:delText xml:space="preserve"> </w:delText>
        </w:r>
      </w:del>
      <w:del w:id="785" w:author="Won Do Lee" w:date="2023-07-13T13:07:00Z">
        <w:r w:rsidR="002C639D" w:rsidRPr="0039364D" w:rsidDel="008D25D1">
          <w:delText>features for each cluster are described as follows:</w:delText>
        </w:r>
      </w:del>
    </w:p>
    <w:p w14:paraId="1F8E3AF4" w14:textId="77777777" w:rsidR="00AA353F" w:rsidRPr="0039364D" w:rsidRDefault="00AA353F" w:rsidP="00872147">
      <w:pPr>
        <w:pStyle w:val="ListParagraph"/>
        <w:numPr>
          <w:ilvl w:val="0"/>
          <w:numId w:val="43"/>
        </w:numPr>
        <w:rPr>
          <w:ins w:id="786" w:author="Won Do Lee" w:date="2023-07-13T12:46:00Z"/>
        </w:rPr>
      </w:pPr>
      <w:bookmarkStart w:id="787" w:name="_Hlk140135928"/>
      <w:ins w:id="788" w:author="Won Do Lee" w:date="2023-07-13T12:46:00Z">
        <w:r w:rsidRPr="0039364D">
          <w:t>G1: residency in London (1.77) and share of self-employed (0.688) / household with one vehicle (-0.479), residency in West Midlands (-0.418) and South West (-0.561)</w:t>
        </w:r>
      </w:ins>
    </w:p>
    <w:p w14:paraId="2E786627" w14:textId="77777777" w:rsidR="00AA353F" w:rsidRPr="0039364D" w:rsidRDefault="00AA353F" w:rsidP="00872147">
      <w:pPr>
        <w:pStyle w:val="ListParagraph"/>
        <w:numPr>
          <w:ilvl w:val="0"/>
          <w:numId w:val="43"/>
        </w:numPr>
        <w:rPr>
          <w:ins w:id="789" w:author="Won Do Lee" w:date="2023-07-13T12:46:00Z"/>
        </w:rPr>
      </w:pPr>
      <w:ins w:id="790" w:author="Won Do Lee" w:date="2023-07-13T12:46:00Z">
        <w:r w:rsidRPr="0039364D">
          <w:t xml:space="preserve">G2: Percentage of Black African (0.493), Share of high-income households (0.408), social </w:t>
        </w:r>
        <w:r w:rsidRPr="0039364D">
          <w:lastRenderedPageBreak/>
          <w:t>grade C1 (0.313), and more than three vehicles in household / Hospitals (-0.206)</w:t>
        </w:r>
      </w:ins>
    </w:p>
    <w:p w14:paraId="5BF3B2E5" w14:textId="77777777" w:rsidR="00AA353F" w:rsidRPr="0039364D" w:rsidRDefault="00AA353F" w:rsidP="00872147">
      <w:pPr>
        <w:pStyle w:val="ListParagraph"/>
        <w:numPr>
          <w:ilvl w:val="0"/>
          <w:numId w:val="43"/>
        </w:numPr>
        <w:rPr>
          <w:ins w:id="791" w:author="Won Do Lee" w:date="2023-07-13T12:46:00Z"/>
        </w:rPr>
      </w:pPr>
      <w:ins w:id="792" w:author="Won Do Lee" w:date="2023-07-13T12:46:00Z">
        <w:r w:rsidRPr="0039364D">
          <w:t>G3: residency in North East (0.439), Share of median-income households (0.403), and more than three bed rooms in house / Share of high-income households (-0.286) and residency in London (-0.148)</w:t>
        </w:r>
      </w:ins>
    </w:p>
    <w:p w14:paraId="2F22D508" w14:textId="77777777" w:rsidR="00AA353F" w:rsidRPr="0039364D" w:rsidRDefault="00AA353F" w:rsidP="00872147">
      <w:pPr>
        <w:pStyle w:val="ListParagraph"/>
        <w:numPr>
          <w:ilvl w:val="0"/>
          <w:numId w:val="43"/>
        </w:numPr>
        <w:spacing w:before="240"/>
        <w:rPr>
          <w:ins w:id="793" w:author="Won Do Lee" w:date="2023-07-13T12:46:00Z"/>
        </w:rPr>
      </w:pPr>
      <w:ins w:id="794" w:author="Won Do Lee" w:date="2023-07-13T12:46:00Z">
        <w:r w:rsidRPr="0039364D">
          <w:t xml:space="preserve">G4: </w:t>
        </w:r>
        <w:bookmarkEnd w:id="787"/>
        <w:r w:rsidRPr="0039364D">
          <w:t>residency in Yorkshire and the Humber (1.665), South West (1.01), and East Midlands (0.356) / Share of more than three vehicles in household (-0.842) and self-employed worker (-0.533)</w:t>
        </w:r>
      </w:ins>
    </w:p>
    <w:p w14:paraId="66536593" w14:textId="77777777" w:rsidR="00825DC4" w:rsidRPr="0039364D" w:rsidDel="00073B77" w:rsidRDefault="006F3D9C" w:rsidP="00872147">
      <w:pPr>
        <w:pStyle w:val="ListParagraph"/>
        <w:numPr>
          <w:ilvl w:val="0"/>
          <w:numId w:val="43"/>
        </w:numPr>
        <w:rPr>
          <w:del w:id="795" w:author="Won Do Lee" w:date="2023-07-13T10:18:00Z"/>
        </w:rPr>
      </w:pPr>
      <w:del w:id="796" w:author="Won Do Lee" w:date="2023-07-13T10:18:00Z">
        <w:r w:rsidRPr="0039364D" w:rsidDel="00073B77">
          <w:delText>G1</w:delText>
        </w:r>
        <w:r w:rsidR="00825DC4" w:rsidRPr="0039364D" w:rsidDel="00073B77">
          <w:delText xml:space="preserve">: </w:delText>
        </w:r>
        <w:r w:rsidR="00FD1CCB" w:rsidRPr="0039364D" w:rsidDel="00073B77">
          <w:delText>Share of self-employed workers</w:delText>
        </w:r>
        <w:r w:rsidR="00A9545C" w:rsidRPr="0039364D" w:rsidDel="00073B77">
          <w:delText xml:space="preserve"> (0.71)</w:delText>
        </w:r>
        <w:r w:rsidR="00825DC4" w:rsidRPr="0039364D" w:rsidDel="00073B77">
          <w:delText xml:space="preserve">, </w:delText>
        </w:r>
        <w:r w:rsidR="00FD1CCB" w:rsidRPr="0039364D" w:rsidDel="00073B77">
          <w:delText>households with one vehicle</w:delText>
        </w:r>
        <w:r w:rsidR="00A9545C" w:rsidRPr="0039364D" w:rsidDel="00073B77">
          <w:delText xml:space="preserve"> (0.35)</w:delText>
        </w:r>
        <w:r w:rsidR="00825DC4" w:rsidRPr="0039364D" w:rsidDel="00073B77">
          <w:delText xml:space="preserve">, </w:delText>
        </w:r>
        <w:r w:rsidR="00FD1CCB" w:rsidRPr="0039364D" w:rsidDel="00073B77">
          <w:delText>c</w:delText>
        </w:r>
        <w:r w:rsidR="00825DC4" w:rsidRPr="0039364D" w:rsidDel="00073B77">
          <w:delText>umulative COVID-19 infection rates before lockdown</w:delText>
        </w:r>
        <w:r w:rsidR="00A9545C" w:rsidRPr="0039364D" w:rsidDel="00073B77">
          <w:delText xml:space="preserve"> (0.24)</w:delText>
        </w:r>
        <w:r w:rsidR="00825DC4" w:rsidRPr="0039364D" w:rsidDel="00073B77">
          <w:delText xml:space="preserve">, </w:delText>
        </w:r>
        <w:r w:rsidR="00FD1CCB" w:rsidRPr="0039364D" w:rsidDel="00073B77">
          <w:delText>high-income households</w:delText>
        </w:r>
        <w:r w:rsidR="00A9545C" w:rsidRPr="0039364D" w:rsidDel="00073B77">
          <w:delText xml:space="preserve"> (0.19)</w:delText>
        </w:r>
        <w:r w:rsidR="00825DC4" w:rsidRPr="0039364D" w:rsidDel="00073B77">
          <w:delText xml:space="preserve">, and </w:delText>
        </w:r>
        <w:r w:rsidR="00FD1CCB" w:rsidRPr="0039364D" w:rsidDel="00073B77">
          <w:delText xml:space="preserve">percentage </w:delText>
        </w:r>
        <w:r w:rsidR="00825DC4" w:rsidRPr="0039364D" w:rsidDel="00073B77">
          <w:delText>Other Black</w:delText>
        </w:r>
        <w:r w:rsidR="00A9545C" w:rsidRPr="0039364D" w:rsidDel="00073B77">
          <w:delText xml:space="preserve"> (0.12)</w:delText>
        </w:r>
        <w:r w:rsidR="00825DC4" w:rsidRPr="0039364D" w:rsidDel="00073B77">
          <w:delText>.</w:delText>
        </w:r>
      </w:del>
    </w:p>
    <w:p w14:paraId="286CB828" w14:textId="77777777" w:rsidR="00A342F8" w:rsidRPr="0039364D" w:rsidDel="00073B77" w:rsidRDefault="006F3D9C" w:rsidP="00872147">
      <w:pPr>
        <w:pStyle w:val="ListParagraph"/>
        <w:numPr>
          <w:ilvl w:val="0"/>
          <w:numId w:val="43"/>
        </w:numPr>
        <w:rPr>
          <w:del w:id="797" w:author="Won Do Lee" w:date="2023-07-13T10:18:00Z"/>
        </w:rPr>
      </w:pPr>
      <w:del w:id="798" w:author="Won Do Lee" w:date="2023-07-13T10:18:00Z">
        <w:r w:rsidRPr="0039364D" w:rsidDel="00073B77">
          <w:delText>G2</w:delText>
        </w:r>
        <w:r w:rsidR="00825DC4" w:rsidRPr="0039364D" w:rsidDel="00073B77">
          <w:delText xml:space="preserve">: </w:delText>
        </w:r>
        <w:r w:rsidR="00FD1CCB" w:rsidRPr="0039364D" w:rsidDel="00073B77">
          <w:delText>Share of hi</w:delText>
        </w:r>
        <w:r w:rsidR="00825DC4" w:rsidRPr="0039364D" w:rsidDel="00073B77">
          <w:delText>gh</w:delText>
        </w:r>
        <w:r w:rsidR="00FD1CCB" w:rsidRPr="0039364D" w:rsidDel="00073B77">
          <w:delText>-</w:delText>
        </w:r>
        <w:r w:rsidR="00825DC4" w:rsidRPr="0039364D" w:rsidDel="00073B77">
          <w:delText>income</w:delText>
        </w:r>
        <w:r w:rsidR="00FD1CCB" w:rsidRPr="0039364D" w:rsidDel="00073B77">
          <w:delText xml:space="preserve"> households</w:delText>
        </w:r>
        <w:r w:rsidR="00A9545C" w:rsidRPr="0039364D" w:rsidDel="00073B77">
          <w:delText xml:space="preserve"> (0.47)</w:delText>
        </w:r>
        <w:r w:rsidR="00825DC4" w:rsidRPr="0039364D" w:rsidDel="00073B77">
          <w:delText xml:space="preserve">, </w:delText>
        </w:r>
        <w:r w:rsidR="00FD1CCB" w:rsidRPr="0039364D" w:rsidDel="00073B77">
          <w:delText xml:space="preserve">percentage </w:delText>
        </w:r>
        <w:r w:rsidR="00DA1328" w:rsidRPr="0039364D" w:rsidDel="00073B77">
          <w:delText>Black African</w:delText>
        </w:r>
        <w:r w:rsidR="00A9545C" w:rsidRPr="0039364D" w:rsidDel="00073B77">
          <w:delText xml:space="preserve"> (0.43)</w:delText>
        </w:r>
        <w:r w:rsidR="00825DC4" w:rsidRPr="0039364D" w:rsidDel="00073B77">
          <w:delText xml:space="preserve">, </w:delText>
        </w:r>
        <w:r w:rsidR="00DA1328" w:rsidRPr="0039364D" w:rsidDel="00073B77">
          <w:delText xml:space="preserve">households with more than three vehicles </w:delText>
        </w:r>
        <w:r w:rsidR="00A9545C" w:rsidRPr="0039364D" w:rsidDel="00073B77">
          <w:delText>(0.39)</w:delText>
        </w:r>
        <w:r w:rsidR="00825DC4" w:rsidRPr="0039364D" w:rsidDel="00073B77">
          <w:delText xml:space="preserve">, </w:delText>
        </w:r>
        <w:r w:rsidR="00405385" w:rsidRPr="0039364D" w:rsidDel="00073B77">
          <w:delText>more than three bedrooms in the house</w:delText>
        </w:r>
        <w:r w:rsidR="00A9545C" w:rsidRPr="0039364D" w:rsidDel="00073B77">
          <w:delText xml:space="preserve"> (0.30)</w:delText>
        </w:r>
        <w:r w:rsidR="00825DC4" w:rsidRPr="0039364D" w:rsidDel="00073B77">
          <w:delText>, and Hospital density per 1</w:delText>
        </w:r>
        <w:r w:rsidR="005624F3" w:rsidRPr="0039364D" w:rsidDel="00073B77">
          <w:delText>,</w:delText>
        </w:r>
        <w:r w:rsidR="00825DC4" w:rsidRPr="0039364D" w:rsidDel="00073B77">
          <w:delText>000 population</w:delText>
        </w:r>
        <w:r w:rsidR="005624F3" w:rsidRPr="0039364D" w:rsidDel="00073B77">
          <w:delText xml:space="preserve"> </w:delText>
        </w:r>
        <w:r w:rsidR="00A9545C" w:rsidRPr="0039364D" w:rsidDel="00073B77">
          <w:delText>(0.15)</w:delText>
        </w:r>
        <w:r w:rsidR="00825DC4" w:rsidRPr="0039364D" w:rsidDel="00073B77">
          <w:delText>.</w:delText>
        </w:r>
      </w:del>
    </w:p>
    <w:p w14:paraId="6DE1A4C1" w14:textId="77777777" w:rsidR="00EE77C4" w:rsidRPr="0039364D" w:rsidDel="00073B77" w:rsidRDefault="00EE77C4" w:rsidP="00872147">
      <w:pPr>
        <w:pStyle w:val="ListParagraph"/>
        <w:numPr>
          <w:ilvl w:val="0"/>
          <w:numId w:val="43"/>
        </w:numPr>
        <w:spacing w:after="160"/>
        <w:rPr>
          <w:del w:id="799" w:author="Won Do Lee" w:date="2023-07-13T10:18:00Z"/>
        </w:rPr>
      </w:pPr>
      <w:del w:id="800" w:author="Won Do Lee" w:date="2023-07-13T10:18:00Z">
        <w:r w:rsidRPr="0039364D" w:rsidDel="00073B77">
          <w:delText>G3: Share of medium-income households (0.38), social grade C1 (0.25), high-income households (0.23), more than three bedrooms in the house (0.25), households with one vehicle (0.04), and self-employed workers (0.02).</w:delText>
        </w:r>
      </w:del>
    </w:p>
    <w:p w14:paraId="047A723C" w14:textId="77777777" w:rsidR="00EE77C4" w:rsidRPr="0039364D" w:rsidDel="00073B77" w:rsidRDefault="00EE77C4" w:rsidP="00872147">
      <w:pPr>
        <w:pStyle w:val="ListParagraph"/>
        <w:numPr>
          <w:ilvl w:val="0"/>
          <w:numId w:val="43"/>
        </w:numPr>
        <w:spacing w:after="160"/>
        <w:rPr>
          <w:del w:id="801" w:author="Won Do Lee" w:date="2023-07-13T10:18:00Z"/>
        </w:rPr>
      </w:pPr>
      <w:del w:id="802" w:author="Won Do Lee" w:date="2023-07-13T10:18:00Z">
        <w:r w:rsidRPr="0039364D" w:rsidDel="00073B77">
          <w:delText>G4: Share of households with more than three vehicles (0.64), self-employed workers (0.26), more than three bedrooms in the house (0.23), cumulative COVID-19 mortality rates before lockdown (0.20), and percentage Black Caribbean (0.19).</w:delText>
        </w:r>
      </w:del>
    </w:p>
    <w:p w14:paraId="687D0D7C" w14:textId="77777777" w:rsidR="00BD6353" w:rsidRPr="0039364D" w:rsidRDefault="00BD6353" w:rsidP="00872147"/>
    <w:p w14:paraId="207B35E6" w14:textId="77777777" w:rsidR="00825DC4" w:rsidRPr="0039364D" w:rsidDel="00282AB8" w:rsidRDefault="00DB30E5" w:rsidP="00872147">
      <w:pPr>
        <w:pStyle w:val="Caption"/>
        <w:rPr>
          <w:del w:id="803" w:author="Won Do Lee" w:date="2023-07-14T08:04:00Z"/>
        </w:rPr>
      </w:pPr>
      <w:bookmarkStart w:id="804" w:name="_Ref81242261"/>
      <w:del w:id="805" w:author="Won Do Lee" w:date="2023-07-14T08:04:00Z">
        <w:r w:rsidRPr="0039364D" w:rsidDel="00282AB8">
          <w:delText xml:space="preserve">Figure </w:delText>
        </w:r>
        <w:r w:rsidR="004E4637" w:rsidRPr="0039364D" w:rsidDel="00282AB8">
          <w:fldChar w:fldCharType="begin"/>
        </w:r>
        <w:r w:rsidR="004E4637" w:rsidRPr="0039364D" w:rsidDel="00282AB8">
          <w:rPr>
            <w:b w:val="0"/>
            <w:bCs w:val="0"/>
          </w:rPr>
          <w:delInstrText xml:space="preserve"> SEQ Figure \* ARABIC </w:delInstrText>
        </w:r>
        <w:r w:rsidR="004E4637" w:rsidRPr="0039364D" w:rsidDel="00282AB8">
          <w:fldChar w:fldCharType="separate"/>
        </w:r>
        <w:r w:rsidR="00547E5C" w:rsidRPr="0039364D" w:rsidDel="00282AB8">
          <w:rPr>
            <w:b w:val="0"/>
            <w:bCs w:val="0"/>
            <w:rPrChange w:id="806" w:author="Won Do Lee [2]" w:date="2023-08-01T14:56:00Z">
              <w:rPr>
                <w:b w:val="0"/>
                <w:bCs w:val="0"/>
                <w:noProof/>
              </w:rPr>
            </w:rPrChange>
          </w:rPr>
          <w:delText>6</w:delText>
        </w:r>
        <w:r w:rsidR="004E4637" w:rsidRPr="0039364D" w:rsidDel="00282AB8">
          <w:rPr>
            <w:rPrChange w:id="807" w:author="Won Do Lee [2]" w:date="2023-08-01T14:56:00Z">
              <w:rPr>
                <w:noProof/>
              </w:rPr>
            </w:rPrChange>
          </w:rPr>
          <w:fldChar w:fldCharType="end"/>
        </w:r>
        <w:bookmarkEnd w:id="804"/>
        <w:r w:rsidRPr="0039364D" w:rsidDel="00282AB8">
          <w:delText xml:space="preserve">. </w:delText>
        </w:r>
        <w:r w:rsidR="00CF3F96" w:rsidRPr="0039364D" w:rsidDel="00282AB8">
          <w:delText xml:space="preserve">Estimated coefficients of </w:delText>
        </w:r>
        <w:r w:rsidR="00F42E93" w:rsidRPr="0039364D" w:rsidDel="00282AB8">
          <w:delText>explanatory variables</w:delText>
        </w:r>
        <w:r w:rsidR="00CF3F96" w:rsidRPr="0039364D" w:rsidDel="00282AB8">
          <w:delText xml:space="preserve"> to </w:delText>
        </w:r>
        <w:r w:rsidR="00FB5BE0" w:rsidRPr="0039364D" w:rsidDel="00282AB8">
          <w:delText>predict</w:delText>
        </w:r>
        <w:r w:rsidR="004A39C7" w:rsidRPr="0039364D" w:rsidDel="00282AB8">
          <w:delText xml:space="preserve"> the </w:delText>
        </w:r>
        <w:r w:rsidR="00F42E93" w:rsidRPr="0039364D" w:rsidDel="00282AB8">
          <w:delText>clusters</w:delText>
        </w:r>
        <w:r w:rsidR="00CF3F96" w:rsidRPr="0039364D" w:rsidDel="00282AB8">
          <w:delText>.</w:delText>
        </w:r>
      </w:del>
    </w:p>
    <w:p w14:paraId="01C5CEAA" w14:textId="77777777" w:rsidR="00661E3D" w:rsidRPr="0039364D" w:rsidRDefault="00661E3D" w:rsidP="001111FB">
      <w:pPr>
        <w:spacing w:after="240"/>
        <w:sectPr w:rsidR="00661E3D" w:rsidRPr="0039364D" w:rsidSect="00282AB8">
          <w:headerReference w:type="default" r:id="rId16"/>
          <w:footnotePr>
            <w:numFmt w:val="chicago"/>
          </w:footnotePr>
          <w:pgSz w:w="11906" w:h="16838"/>
          <w:pgMar w:top="1440" w:right="1440" w:bottom="1440" w:left="1701" w:header="851" w:footer="992" w:gutter="0"/>
          <w:cols w:space="425"/>
          <w:docGrid w:linePitch="360"/>
        </w:sectPr>
      </w:pPr>
    </w:p>
    <w:bookmarkEnd w:id="621"/>
    <w:p w14:paraId="1C95F0F4" w14:textId="77777777" w:rsidR="00E15888" w:rsidRPr="0039364D" w:rsidRDefault="00E15888" w:rsidP="00872147">
      <w:pPr>
        <w:pStyle w:val="Heading1"/>
      </w:pPr>
      <w:commentRangeStart w:id="809"/>
      <w:r w:rsidRPr="0039364D">
        <w:lastRenderedPageBreak/>
        <w:t>Discussion</w:t>
      </w:r>
      <w:commentRangeEnd w:id="809"/>
      <w:r w:rsidR="00005E6E" w:rsidRPr="0039364D">
        <w:rPr>
          <w:rStyle w:val="CommentReference"/>
          <w:b w:val="0"/>
          <w:bCs w:val="0"/>
        </w:rPr>
        <w:commentReference w:id="809"/>
      </w:r>
    </w:p>
    <w:p w14:paraId="3F498607" w14:textId="77777777" w:rsidR="00523E11" w:rsidRPr="0039364D" w:rsidRDefault="00554EB6" w:rsidP="00872147">
      <w:pPr>
        <w:spacing w:after="240"/>
      </w:pPr>
      <w:del w:id="810" w:author="Won Do Lee" w:date="2023-01-19T23:25:00Z">
        <w:r w:rsidRPr="0039364D" w:rsidDel="001E7E1F">
          <w:delText>Each day, people make new decisions</w:delText>
        </w:r>
      </w:del>
      <w:ins w:id="811" w:author="Won Do Lee" w:date="2023-01-19T23:25:00Z">
        <w:r w:rsidR="001E7E1F" w:rsidRPr="0039364D">
          <w:t xml:space="preserve">People make </w:t>
        </w:r>
      </w:ins>
      <w:ins w:id="812" w:author="Won Do Lee" w:date="2023-01-19T23:27:00Z">
        <w:r w:rsidR="001E7E1F" w:rsidRPr="0039364D">
          <w:t>new daily</w:t>
        </w:r>
      </w:ins>
      <w:ins w:id="813" w:author="Won Do Lee" w:date="2023-01-19T23:25:00Z">
        <w:r w:rsidR="001E7E1F" w:rsidRPr="0039364D">
          <w:t xml:space="preserve"> decisions</w:t>
        </w:r>
      </w:ins>
      <w:r w:rsidRPr="0039364D">
        <w:t xml:space="preserve">, </w:t>
      </w:r>
      <w:ins w:id="814" w:author="Won Do Lee" w:date="2023-01-19T23:25:00Z">
        <w:r w:rsidR="001E7E1F" w:rsidRPr="0039364D">
          <w:t xml:space="preserve">which </w:t>
        </w:r>
      </w:ins>
      <w:ins w:id="815" w:author="Won Do Lee" w:date="2023-01-19T23:27:00Z">
        <w:r w:rsidR="001E7E1F" w:rsidRPr="0039364D">
          <w:t>are</w:t>
        </w:r>
      </w:ins>
      <w:ins w:id="816" w:author="Won Do Lee" w:date="2023-01-19T23:25:00Z">
        <w:r w:rsidR="001E7E1F" w:rsidRPr="0039364D">
          <w:t xml:space="preserve"> </w:t>
        </w:r>
      </w:ins>
      <w:del w:id="817" w:author="Won Do Lee" w:date="2023-01-19T23:24:00Z">
        <w:r w:rsidRPr="0039364D" w:rsidDel="001E7E1F">
          <w:delText xml:space="preserve">and it </w:delText>
        </w:r>
      </w:del>
      <w:del w:id="818" w:author="Won Do Lee" w:date="2023-01-17T21:50:00Z">
        <w:r w:rsidRPr="0039364D" w:rsidDel="003A4303">
          <w:delText>translated into</w:delText>
        </w:r>
      </w:del>
      <w:ins w:id="819" w:author="Won Do Lee" w:date="2023-01-19T23:24:00Z">
        <w:r w:rsidR="001E7E1F" w:rsidRPr="0039364D">
          <w:t>rende</w:t>
        </w:r>
      </w:ins>
      <w:ins w:id="820" w:author="Won Do Lee" w:date="2023-01-19T23:25:00Z">
        <w:r w:rsidR="001E7E1F" w:rsidRPr="0039364D">
          <w:t xml:space="preserve">red </w:t>
        </w:r>
      </w:ins>
      <w:ins w:id="821" w:author="Won Do Lee" w:date="2023-01-17T21:50:00Z">
        <w:r w:rsidR="003A4303" w:rsidRPr="0039364D">
          <w:t>into</w:t>
        </w:r>
      </w:ins>
      <w:r w:rsidRPr="0039364D">
        <w:t xml:space="preserve"> their mobility </w:t>
      </w:r>
      <w:del w:id="822" w:author="Won Do Lee" w:date="2023-01-17T21:50:00Z">
        <w:r w:rsidRPr="0039364D" w:rsidDel="003A4303">
          <w:delText xml:space="preserve">behaviour </w:delText>
        </w:r>
      </w:del>
      <w:ins w:id="823" w:author="Won Do Lee" w:date="2023-01-17T21:50:00Z">
        <w:r w:rsidR="003A4303" w:rsidRPr="0039364D">
          <w:t>behaviours</w:t>
        </w:r>
      </w:ins>
      <w:ins w:id="824" w:author="Won Do Lee" w:date="2023-01-20T00:08:00Z">
        <w:r w:rsidR="006079DB" w:rsidRPr="0039364D">
          <w:t xml:space="preserve">, travelling </w:t>
        </w:r>
      </w:ins>
      <w:ins w:id="825" w:author="Won Do Lee" w:date="2023-01-20T00:09:00Z">
        <w:r w:rsidR="006079DB" w:rsidRPr="0039364D">
          <w:t>between locations</w:t>
        </w:r>
      </w:ins>
      <w:ins w:id="826" w:author="Won Do Lee" w:date="2023-01-17T21:51:00Z">
        <w:r w:rsidR="003A4303" w:rsidRPr="0039364D">
          <w:t xml:space="preserve"> </w:t>
        </w:r>
      </w:ins>
      <w:del w:id="827" w:author="Won Do Lee" w:date="2023-01-17T21:51:00Z">
        <w:r w:rsidRPr="0039364D" w:rsidDel="003A4303">
          <w:delText xml:space="preserve">to move </w:delText>
        </w:r>
      </w:del>
      <w:del w:id="828" w:author="Won Do Lee" w:date="2023-01-19T23:26:00Z">
        <w:r w:rsidRPr="0039364D" w:rsidDel="001E7E1F">
          <w:delText>from place to place</w:delText>
        </w:r>
      </w:del>
      <w:ins w:id="829" w:author="Won Do Lee" w:date="2023-01-19T23:26:00Z">
        <w:r w:rsidR="001E7E1F" w:rsidRPr="0039364D">
          <w:t>to carry</w:t>
        </w:r>
      </w:ins>
      <w:del w:id="830" w:author="Won Do Lee" w:date="2023-01-17T21:51:00Z">
        <w:r w:rsidRPr="0039364D" w:rsidDel="003A4303">
          <w:delText xml:space="preserve">, </w:delText>
        </w:r>
        <w:r w:rsidRPr="0039364D" w:rsidDel="000F3486">
          <w:delText>carry</w:delText>
        </w:r>
        <w:r w:rsidRPr="0039364D" w:rsidDel="003A4303">
          <w:delText>ing</w:delText>
        </w:r>
      </w:del>
      <w:r w:rsidRPr="0039364D">
        <w:t xml:space="preserve"> out their </w:t>
      </w:r>
      <w:del w:id="831" w:author="Won Do Lee" w:date="2023-01-19T23:27:00Z">
        <w:r w:rsidRPr="0039364D" w:rsidDel="001E7E1F">
          <w:delText xml:space="preserve">motivated </w:delText>
        </w:r>
      </w:del>
      <w:ins w:id="832" w:author="Won Do Lee" w:date="2023-01-17T21:51:00Z">
        <w:r w:rsidR="000F3486" w:rsidRPr="0039364D">
          <w:t xml:space="preserve">daily </w:t>
        </w:r>
      </w:ins>
      <w:r w:rsidRPr="0039364D">
        <w:t xml:space="preserve">activities. </w:t>
      </w:r>
      <w:r w:rsidR="0017777E" w:rsidRPr="0039364D">
        <w:t>P</w:t>
      </w:r>
      <w:r w:rsidR="00D47AD1" w:rsidRPr="0039364D">
        <w:t xml:space="preserve">andemic has </w:t>
      </w:r>
      <w:del w:id="833" w:author="Won Do Lee" w:date="2023-01-19T23:27:00Z">
        <w:r w:rsidR="00D47AD1" w:rsidRPr="0039364D" w:rsidDel="001E7E1F">
          <w:delText xml:space="preserve">been </w:delText>
        </w:r>
      </w:del>
      <w:r w:rsidR="00D47AD1" w:rsidRPr="0039364D">
        <w:t xml:space="preserve">forced </w:t>
      </w:r>
      <w:ins w:id="834" w:author="Won Do Lee" w:date="2023-01-19T23:28:00Z">
        <w:r w:rsidR="001E7E1F" w:rsidRPr="0039364D">
          <w:t xml:space="preserve">us </w:t>
        </w:r>
      </w:ins>
      <w:r w:rsidR="00D47AD1" w:rsidRPr="0039364D">
        <w:t xml:space="preserve">to adapt to the </w:t>
      </w:r>
      <w:r w:rsidR="00D47AD1" w:rsidRPr="0039364D">
        <w:rPr>
          <w:i/>
          <w:iCs/>
        </w:rPr>
        <w:t xml:space="preserve">new normal </w:t>
      </w:r>
      <w:r w:rsidR="00D47AD1" w:rsidRPr="0039364D">
        <w:t xml:space="preserve">in our daily lives, the ways of </w:t>
      </w:r>
      <w:del w:id="835" w:author="Won Do Lee" w:date="2023-01-17T21:51:00Z">
        <w:r w:rsidR="00D47AD1" w:rsidRPr="0039364D" w:rsidDel="000F3486">
          <w:delText>work-</w:delText>
        </w:r>
      </w:del>
      <w:ins w:id="836" w:author="Won Do Lee" w:date="2023-01-17T21:51:00Z">
        <w:r w:rsidR="000F3486" w:rsidRPr="0039364D">
          <w:t xml:space="preserve">working </w:t>
        </w:r>
      </w:ins>
      <w:r w:rsidR="00D47AD1" w:rsidRPr="0039364D">
        <w:t>from</w:t>
      </w:r>
      <w:ins w:id="837" w:author="Won Do Lee" w:date="2023-01-17T21:51:00Z">
        <w:r w:rsidR="000F3486" w:rsidRPr="0039364D">
          <w:t xml:space="preserve"> </w:t>
        </w:r>
      </w:ins>
      <w:del w:id="838" w:author="Won Do Lee" w:date="2023-01-17T21:51:00Z">
        <w:r w:rsidR="00D47AD1" w:rsidRPr="0039364D" w:rsidDel="000F3486">
          <w:delText>-</w:delText>
        </w:r>
      </w:del>
      <w:r w:rsidR="00D47AD1" w:rsidRPr="0039364D">
        <w:t xml:space="preserve">home </w:t>
      </w:r>
      <w:del w:id="839" w:author="Won Do Lee" w:date="2023-01-17T21:51:00Z">
        <w:r w:rsidR="00D47AD1" w:rsidRPr="0039364D" w:rsidDel="000F3486">
          <w:delText>setting and parents</w:delText>
        </w:r>
      </w:del>
      <w:ins w:id="840" w:author="Won Do Lee" w:date="2023-01-17T21:51:00Z">
        <w:r w:rsidR="000F3486" w:rsidRPr="0039364D">
          <w:t>and</w:t>
        </w:r>
      </w:ins>
      <w:r w:rsidR="00D47AD1" w:rsidRPr="0039364D">
        <w:t xml:space="preserve"> home</w:t>
      </w:r>
      <w:del w:id="841" w:author="Won Do Lee" w:date="2023-01-17T21:52:00Z">
        <w:r w:rsidR="00D47AD1" w:rsidRPr="0039364D" w:rsidDel="000F3486">
          <w:delText>-</w:delText>
        </w:r>
      </w:del>
      <w:r w:rsidR="00D47AD1" w:rsidRPr="0039364D">
        <w:t xml:space="preserve">schooling during waves of infection and government-mandated stay-at-home orders, lockdowns and social distancing, and longer-term impacts likely to outlast the COVID-19 pandemic. People </w:t>
      </w:r>
      <w:del w:id="842" w:author="Won Do Lee" w:date="2023-01-19T23:28:00Z">
        <w:r w:rsidR="00D47AD1" w:rsidRPr="0039364D" w:rsidDel="001E7E1F">
          <w:delText xml:space="preserve">start </w:delText>
        </w:r>
      </w:del>
      <w:ins w:id="843" w:author="Won Do Lee" w:date="2023-01-19T23:28:00Z">
        <w:r w:rsidR="001E7E1F" w:rsidRPr="0039364D">
          <w:t xml:space="preserve">have started </w:t>
        </w:r>
      </w:ins>
      <w:r w:rsidR="00D47AD1" w:rsidRPr="0039364D">
        <w:t>to see</w:t>
      </w:r>
      <w:del w:id="844" w:author="Won Do Lee" w:date="2023-01-19T23:28:00Z">
        <w:r w:rsidR="00D47AD1" w:rsidRPr="0039364D" w:rsidDel="001E7E1F">
          <w:delText xml:space="preserve"> a</w:delText>
        </w:r>
      </w:del>
      <w:r w:rsidR="00D47AD1" w:rsidRPr="0039364D">
        <w:t xml:space="preserve"> new way</w:t>
      </w:r>
      <w:ins w:id="845" w:author="Won Do Lee" w:date="2023-01-19T23:28:00Z">
        <w:r w:rsidR="001E7E1F" w:rsidRPr="0039364D">
          <w:t>s</w:t>
        </w:r>
      </w:ins>
      <w:r w:rsidR="00D47AD1" w:rsidRPr="0039364D">
        <w:t xml:space="preserve"> to restore </w:t>
      </w:r>
      <w:del w:id="846" w:author="Won Do Lee" w:date="2023-01-19T23:28:00Z">
        <w:r w:rsidR="00D47AD1" w:rsidRPr="0039364D" w:rsidDel="001E7E1F">
          <w:delText xml:space="preserve">the </w:delText>
        </w:r>
      </w:del>
      <w:r w:rsidR="00D47AD1" w:rsidRPr="0039364D">
        <w:t xml:space="preserve">activities differently in their everyday lives, such as relying on the internet for shopping </w:t>
      </w:r>
      <w:r w:rsidR="00D47AD1" w:rsidRPr="004638D1">
        <w:t>(Mouratidis &amp; Papagiannakis, 2021)</w:t>
      </w:r>
      <w:r w:rsidR="00D47AD1" w:rsidRPr="0039364D">
        <w:t xml:space="preserve">. However, on the one hand, people make journeys by walking or cycling to increase physical activity levels through active transport activity </w:t>
      </w:r>
      <w:r w:rsidR="00D47AD1" w:rsidRPr="004638D1">
        <w:t>(Beck &amp; Hensher, 2020)</w:t>
      </w:r>
      <w:r w:rsidR="00D47AD1" w:rsidRPr="0039364D">
        <w:t>.</w:t>
      </w:r>
      <w:r w:rsidR="00A57302" w:rsidRPr="0039364D">
        <w:t xml:space="preserve"> </w:t>
      </w:r>
    </w:p>
    <w:p w14:paraId="02A78CAB" w14:textId="77777777" w:rsidR="00421D33" w:rsidRPr="0039364D" w:rsidRDefault="006C12CD" w:rsidP="00872147">
      <w:pPr>
        <w:spacing w:after="240"/>
      </w:pPr>
      <w:r w:rsidRPr="0039364D">
        <w:t xml:space="preserve">In this vein, </w:t>
      </w:r>
      <w:r w:rsidR="002B1570" w:rsidRPr="0039364D">
        <w:t xml:space="preserve">we </w:t>
      </w:r>
      <w:del w:id="847" w:author="Won Do Lee" w:date="2023-01-17T21:52:00Z">
        <w:r w:rsidR="00601895" w:rsidRPr="0039364D" w:rsidDel="000F3486">
          <w:delText xml:space="preserve">explored </w:delText>
        </w:r>
      </w:del>
      <w:ins w:id="848" w:author="Won Do Lee" w:date="2023-01-17T21:52:00Z">
        <w:r w:rsidR="000F3486" w:rsidRPr="0039364D">
          <w:t xml:space="preserve">examined </w:t>
        </w:r>
      </w:ins>
      <w:del w:id="849" w:author="Won Do Lee" w:date="2023-01-17T21:52:00Z">
        <w:r w:rsidR="009A6D3E" w:rsidRPr="0039364D" w:rsidDel="000F3486">
          <w:delText xml:space="preserve">the </w:delText>
        </w:r>
        <w:r w:rsidR="00B81916" w:rsidRPr="0039364D" w:rsidDel="000F3486">
          <w:delText>change</w:delText>
        </w:r>
      </w:del>
      <w:ins w:id="850" w:author="Won Do Lee" w:date="2023-01-17T21:52:00Z">
        <w:r w:rsidR="000F3486" w:rsidRPr="0039364D">
          <w:t>changes</w:t>
        </w:r>
      </w:ins>
      <w:r w:rsidR="00B81916" w:rsidRPr="0039364D">
        <w:t xml:space="preserve"> in mobility </w:t>
      </w:r>
      <w:del w:id="851" w:author="Won Do Lee" w:date="2023-01-17T21:52:00Z">
        <w:r w:rsidR="00B81916" w:rsidRPr="0039364D" w:rsidDel="000F3486">
          <w:delText xml:space="preserve">levels </w:delText>
        </w:r>
      </w:del>
      <w:r w:rsidR="00B81916" w:rsidRPr="0039364D">
        <w:t>over time</w:t>
      </w:r>
      <w:r w:rsidR="00364A96" w:rsidRPr="0039364D">
        <w:t xml:space="preserve"> </w:t>
      </w:r>
      <w:del w:id="852" w:author="Won Do Lee" w:date="2023-01-19T23:28:00Z">
        <w:r w:rsidR="009A6D3E" w:rsidRPr="0039364D" w:rsidDel="001E7E1F">
          <w:delText xml:space="preserve">by </w:delText>
        </w:r>
      </w:del>
      <w:r w:rsidR="003A34F5" w:rsidRPr="0039364D">
        <w:t>using</w:t>
      </w:r>
      <w:r w:rsidR="0077463E" w:rsidRPr="0039364D">
        <w:t xml:space="preserve"> </w:t>
      </w:r>
      <w:r w:rsidR="007B757C" w:rsidRPr="0039364D">
        <w:t xml:space="preserve">long-term </w:t>
      </w:r>
      <w:r w:rsidR="002B1570" w:rsidRPr="0039364D">
        <w:t>mobile phone data</w:t>
      </w:r>
      <w:ins w:id="853" w:author="Won Do Lee" w:date="2023-01-19T23:29:00Z">
        <w:r w:rsidR="001E7E1F" w:rsidRPr="0039364D">
          <w:t>,</w:t>
        </w:r>
      </w:ins>
      <w:del w:id="854" w:author="Won Do Lee" w:date="2023-01-19T23:28:00Z">
        <w:r w:rsidR="002B1570" w:rsidRPr="0039364D" w:rsidDel="001E7E1F">
          <w:delText xml:space="preserve"> </w:delText>
        </w:r>
      </w:del>
      <w:ins w:id="855" w:author="Won Do Lee" w:date="2023-01-19T23:28:00Z">
        <w:r w:rsidR="001E7E1F" w:rsidRPr="0039364D">
          <w:t xml:space="preserve"> and </w:t>
        </w:r>
      </w:ins>
      <w:ins w:id="856" w:author="Won Do Lee" w:date="2023-01-20T00:10:00Z">
        <w:r w:rsidR="00981959" w:rsidRPr="0039364D">
          <w:t xml:space="preserve">then we </w:t>
        </w:r>
      </w:ins>
      <w:del w:id="857" w:author="Won Do Lee" w:date="2023-01-19T23:28:00Z">
        <w:r w:rsidR="00364A96" w:rsidRPr="0039364D" w:rsidDel="001E7E1F">
          <w:delText xml:space="preserve">spanning </w:delText>
        </w:r>
        <w:r w:rsidR="00827F85" w:rsidRPr="0039364D" w:rsidDel="001E7E1F">
          <w:delText>seven</w:delText>
        </w:r>
        <w:r w:rsidR="00364A96" w:rsidRPr="0039364D" w:rsidDel="001E7E1F">
          <w:delText xml:space="preserve"> months. </w:delText>
        </w:r>
        <w:r w:rsidR="00984BD2" w:rsidRPr="0039364D" w:rsidDel="001E7E1F">
          <w:delText>W</w:delText>
        </w:r>
        <w:r w:rsidR="00B81916" w:rsidRPr="0039364D" w:rsidDel="001E7E1F">
          <w:delText xml:space="preserve">e </w:delText>
        </w:r>
      </w:del>
      <w:del w:id="858" w:author="Won Do Lee" w:date="2023-01-17T21:53:00Z">
        <w:r w:rsidR="00E015DC" w:rsidRPr="0039364D" w:rsidDel="000F3486">
          <w:delText xml:space="preserve">demonstrated </w:delText>
        </w:r>
      </w:del>
      <w:ins w:id="859" w:author="Won Do Lee" w:date="2023-01-19T23:28:00Z">
        <w:r w:rsidR="001E7E1F" w:rsidRPr="0039364D">
          <w:t>demonstrate</w:t>
        </w:r>
      </w:ins>
      <w:ins w:id="860" w:author="Won Do Lee" w:date="2023-01-20T00:10:00Z">
        <w:r w:rsidR="00981959" w:rsidRPr="0039364D">
          <w:t>d</w:t>
        </w:r>
      </w:ins>
      <w:ins w:id="861" w:author="Won Do Lee" w:date="2023-01-20T00:12:00Z">
        <w:r w:rsidR="00D86553" w:rsidRPr="0039364D">
          <w:t xml:space="preserve"> </w:t>
        </w:r>
      </w:ins>
      <w:ins w:id="862" w:author="Won Do Lee" w:date="2023-01-20T00:13:00Z">
        <w:r w:rsidR="00D86553" w:rsidRPr="0039364D">
          <w:t xml:space="preserve">different </w:t>
        </w:r>
      </w:ins>
      <w:ins w:id="863" w:author="Won Do Lee" w:date="2023-01-20T00:10:00Z">
        <w:r w:rsidR="00981959" w:rsidRPr="0039364D">
          <w:t>trajectories of mobility</w:t>
        </w:r>
      </w:ins>
      <w:ins w:id="864" w:author="Won Do Lee" w:date="2023-01-20T00:11:00Z">
        <w:r w:rsidR="00AD4E1F" w:rsidRPr="0039364D">
          <w:t xml:space="preserve"> </w:t>
        </w:r>
      </w:ins>
      <w:del w:id="865" w:author="Won Do Lee" w:date="2023-01-17T21:53:00Z">
        <w:r w:rsidR="00161FFD" w:rsidRPr="0039364D" w:rsidDel="000F3486">
          <w:delText xml:space="preserve">how mobility </w:delText>
        </w:r>
        <w:r w:rsidR="002813E2" w:rsidRPr="0039364D" w:rsidDel="000F3486">
          <w:delText xml:space="preserve">has </w:delText>
        </w:r>
        <w:r w:rsidR="00161FFD" w:rsidRPr="0039364D" w:rsidDel="000F3486">
          <w:delText xml:space="preserve">evolved </w:delText>
        </w:r>
      </w:del>
      <w:r w:rsidR="00161FFD" w:rsidRPr="0039364D">
        <w:t xml:space="preserve">in a </w:t>
      </w:r>
      <w:r w:rsidR="000B7700" w:rsidRPr="0039364D">
        <w:t xml:space="preserve">spatially </w:t>
      </w:r>
      <w:r w:rsidR="00161FFD" w:rsidRPr="0039364D">
        <w:t>uneven manner</w:t>
      </w:r>
      <w:ins w:id="866" w:author="Won Do Lee" w:date="2023-01-20T00:11:00Z">
        <w:r w:rsidR="00AD4E1F" w:rsidRPr="0039364D">
          <w:t xml:space="preserve"> </w:t>
        </w:r>
      </w:ins>
      <w:ins w:id="867" w:author="Won Do Lee" w:date="2023-01-20T00:12:00Z">
        <w:r w:rsidR="00D86553" w:rsidRPr="0039364D">
          <w:t>using</w:t>
        </w:r>
      </w:ins>
      <w:r w:rsidR="009A6D3E" w:rsidRPr="0039364D">
        <w:t xml:space="preserve"> </w:t>
      </w:r>
      <w:del w:id="868" w:author="Won Do Lee" w:date="2023-01-20T00:11:00Z">
        <w:r w:rsidR="009A6D3E" w:rsidRPr="0039364D" w:rsidDel="00AD4E1F">
          <w:delText>t</w:delText>
        </w:r>
        <w:r w:rsidR="00AE5CB3" w:rsidRPr="0039364D" w:rsidDel="00AD4E1F">
          <w:delText xml:space="preserve">hrough </w:delText>
        </w:r>
      </w:del>
      <w:r w:rsidR="00161FFD" w:rsidRPr="0039364D">
        <w:t>time-series clustering analysis</w:t>
      </w:r>
      <w:ins w:id="869" w:author="Won Do Lee" w:date="2023-01-19T23:30:00Z">
        <w:r w:rsidR="001E7E1F" w:rsidRPr="0039364D">
          <w:t>. We q</w:t>
        </w:r>
      </w:ins>
      <w:ins w:id="870" w:author="Won Do Lee" w:date="2023-01-19T23:29:00Z">
        <w:r w:rsidR="001E7E1F" w:rsidRPr="0039364D">
          <w:t>uantif</w:t>
        </w:r>
      </w:ins>
      <w:ins w:id="871" w:author="Won Do Lee" w:date="2023-01-19T23:30:00Z">
        <w:r w:rsidR="001E7E1F" w:rsidRPr="0039364D">
          <w:t xml:space="preserve">ied </w:t>
        </w:r>
      </w:ins>
      <w:del w:id="872" w:author="Won Do Lee" w:date="2023-01-17T21:54:00Z">
        <w:r w:rsidR="009A6D3E" w:rsidRPr="0039364D" w:rsidDel="000F3486">
          <w:delText>.</w:delText>
        </w:r>
      </w:del>
      <w:del w:id="873" w:author="Won Do Lee" w:date="2023-01-17T21:53:00Z">
        <w:r w:rsidR="009A6D3E" w:rsidRPr="0039364D" w:rsidDel="000F3486">
          <w:delText xml:space="preserve"> </w:delText>
        </w:r>
      </w:del>
      <w:ins w:id="874" w:author="Won Do Lee" w:date="2023-01-17T21:53:00Z">
        <w:r w:rsidR="000F3486" w:rsidRPr="0039364D">
          <w:t>similar</w:t>
        </w:r>
      </w:ins>
      <w:ins w:id="875" w:author="Won Do Lee" w:date="2023-01-17T21:54:00Z">
        <w:r w:rsidR="000F3486" w:rsidRPr="0039364D">
          <w:t xml:space="preserve">ities </w:t>
        </w:r>
      </w:ins>
      <w:ins w:id="876" w:author="Won Do Lee" w:date="2023-01-19T23:30:00Z">
        <w:r w:rsidR="001E7E1F" w:rsidRPr="0039364D">
          <w:t xml:space="preserve">according </w:t>
        </w:r>
      </w:ins>
      <w:ins w:id="877" w:author="Won Do Lee" w:date="2023-01-20T00:13:00Z">
        <w:r w:rsidR="00D86553" w:rsidRPr="0039364D">
          <w:t>to changes in mobility</w:t>
        </w:r>
      </w:ins>
      <w:del w:id="878" w:author="Won Do Lee" w:date="2023-01-17T21:53:00Z">
        <w:r w:rsidR="009A6D3E" w:rsidRPr="0039364D" w:rsidDel="000F3486">
          <w:delText>T</w:delText>
        </w:r>
        <w:r w:rsidR="00F70292" w:rsidRPr="0039364D" w:rsidDel="000F3486">
          <w:delText>he clusters</w:delText>
        </w:r>
        <w:r w:rsidR="004A7CE1" w:rsidRPr="0039364D" w:rsidDel="000F3486">
          <w:delText xml:space="preserve"> </w:delText>
        </w:r>
        <w:r w:rsidR="00A51160" w:rsidRPr="0039364D" w:rsidDel="000F3486">
          <w:delText xml:space="preserve">grouped into </w:delText>
        </w:r>
      </w:del>
      <w:del w:id="879" w:author="Won Do Lee" w:date="2023-01-17T21:54:00Z">
        <w:r w:rsidR="004E2CBD" w:rsidRPr="0039364D" w:rsidDel="000F3486">
          <w:delText xml:space="preserve">similar </w:delText>
        </w:r>
      </w:del>
      <w:del w:id="880" w:author="Won Do Lee" w:date="2023-01-20T00:13:00Z">
        <w:r w:rsidR="00B81916" w:rsidRPr="0039364D" w:rsidDel="00D86553">
          <w:delText>trajector</w:delText>
        </w:r>
        <w:r w:rsidR="002813E2" w:rsidRPr="0039364D" w:rsidDel="00D86553">
          <w:delText>ies</w:delText>
        </w:r>
        <w:r w:rsidR="00B81916" w:rsidRPr="0039364D" w:rsidDel="00D86553">
          <w:delText xml:space="preserve"> of mobility</w:delText>
        </w:r>
      </w:del>
      <w:r w:rsidR="00B81916" w:rsidRPr="0039364D">
        <w:t xml:space="preserve"> </w:t>
      </w:r>
      <w:del w:id="881" w:author="Won Do Lee" w:date="2023-01-19T23:30:00Z">
        <w:r w:rsidR="00B81916" w:rsidRPr="0039364D" w:rsidDel="001E7E1F">
          <w:delText xml:space="preserve">reduction </w:delText>
        </w:r>
      </w:del>
      <w:del w:id="882" w:author="Won Do Lee" w:date="2023-01-20T00:14:00Z">
        <w:r w:rsidR="007715CB" w:rsidRPr="0039364D" w:rsidDel="00D86553">
          <w:delText>unde</w:delText>
        </w:r>
      </w:del>
      <w:ins w:id="883" w:author="Won Do Lee" w:date="2023-01-20T00:14:00Z">
        <w:r w:rsidR="00D86553" w:rsidRPr="0039364D">
          <w:t>throughout</w:t>
        </w:r>
      </w:ins>
      <w:del w:id="884" w:author="Won Do Lee" w:date="2023-01-20T00:14:00Z">
        <w:r w:rsidR="007715CB" w:rsidRPr="0039364D" w:rsidDel="00D86553">
          <w:delText>r</w:delText>
        </w:r>
      </w:del>
      <w:ins w:id="885" w:author="Won Do Lee" w:date="2023-01-17T21:55:00Z">
        <w:r w:rsidR="000F3486" w:rsidRPr="0039364D">
          <w:t xml:space="preserve"> the initial phases </w:t>
        </w:r>
      </w:ins>
      <w:ins w:id="886" w:author="Won Do Lee" w:date="2023-01-19T23:30:00Z">
        <w:r w:rsidR="001E7E1F" w:rsidRPr="0039364D">
          <w:t>of</w:t>
        </w:r>
      </w:ins>
      <w:ins w:id="887" w:author="Won Do Lee" w:date="2023-01-17T21:55:00Z">
        <w:r w:rsidR="000F3486" w:rsidRPr="0039364D">
          <w:t xml:space="preserve"> </w:t>
        </w:r>
      </w:ins>
      <w:ins w:id="888" w:author="Won Do Lee" w:date="2023-01-19T23:30:00Z">
        <w:r w:rsidR="001E7E1F" w:rsidRPr="0039364D">
          <w:t xml:space="preserve">the </w:t>
        </w:r>
      </w:ins>
      <w:ins w:id="889" w:author="Won Do Lee" w:date="2023-01-17T21:55:00Z">
        <w:r w:rsidR="000F3486" w:rsidRPr="0039364D">
          <w:t>lockdown</w:t>
        </w:r>
      </w:ins>
      <w:ins w:id="890" w:author="Won Do Lee" w:date="2023-01-19T23:32:00Z">
        <w:r w:rsidR="001E7E1F" w:rsidRPr="0039364D">
          <w:t xml:space="preserve"> </w:t>
        </w:r>
      </w:ins>
      <w:ins w:id="891" w:author="Won Do Lee" w:date="2023-01-20T00:13:00Z">
        <w:r w:rsidR="00D86553" w:rsidRPr="0039364D">
          <w:t>by</w:t>
        </w:r>
      </w:ins>
      <w:ins w:id="892" w:author="Won Do Lee" w:date="2023-01-19T23:32:00Z">
        <w:r w:rsidR="001E7E1F" w:rsidRPr="0039364D">
          <w:t xml:space="preserve"> </w:t>
        </w:r>
      </w:ins>
      <w:del w:id="893" w:author="Won Do Lee" w:date="2023-01-17T21:55:00Z">
        <w:r w:rsidR="007715CB" w:rsidRPr="0039364D" w:rsidDel="000F3486">
          <w:delText xml:space="preserve"> the lockdown</w:delText>
        </w:r>
      </w:del>
      <w:del w:id="894" w:author="Won Do Lee" w:date="2023-01-19T23:31:00Z">
        <w:r w:rsidR="00B81916" w:rsidRPr="0039364D" w:rsidDel="001E7E1F">
          <w:delText xml:space="preserve">. </w:delText>
        </w:r>
        <w:r w:rsidR="0043216F" w:rsidRPr="0039364D" w:rsidDel="001E7E1F">
          <w:delText xml:space="preserve">In order to address uncertainty how geographical contexts influence mobility </w:delText>
        </w:r>
        <w:r w:rsidR="0043216F" w:rsidRPr="0039364D" w:rsidDel="001E7E1F">
          <w:fldChar w:fldCharType="begin" w:fldLock="1"/>
        </w:r>
        <w:r w:rsidR="0043216F" w:rsidRPr="0039364D"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39364D" w:rsidDel="001E7E1F">
          <w:fldChar w:fldCharType="separate"/>
        </w:r>
        <w:r w:rsidR="0043216F" w:rsidRPr="0039364D" w:rsidDel="001E7E1F">
          <w:delText>(Schwanen, 2018)</w:delText>
        </w:r>
        <w:r w:rsidR="0043216F" w:rsidRPr="0039364D" w:rsidDel="001E7E1F">
          <w:fldChar w:fldCharType="end"/>
        </w:r>
        <w:r w:rsidR="0043216F" w:rsidRPr="0039364D" w:rsidDel="001E7E1F">
          <w:delText xml:space="preserve">, </w:delText>
        </w:r>
        <w:r w:rsidR="007D5F46" w:rsidRPr="0039364D" w:rsidDel="001E7E1F">
          <w:delText>t</w:delText>
        </w:r>
      </w:del>
      <w:del w:id="895" w:author="Won Do Lee" w:date="2023-01-19T23:32:00Z">
        <w:r w:rsidR="007D5F46" w:rsidRPr="0039364D" w:rsidDel="001E7E1F">
          <w:delText xml:space="preserve">his study was considered </w:delText>
        </w:r>
        <w:r w:rsidR="00BA7A82" w:rsidRPr="0039364D" w:rsidDel="001E7E1F">
          <w:delText xml:space="preserve">to </w:delText>
        </w:r>
        <w:r w:rsidR="00CD4ED3" w:rsidRPr="0039364D" w:rsidDel="001E7E1F">
          <w:delText xml:space="preserve">compare </w:delText>
        </w:r>
      </w:del>
      <w:r w:rsidR="0043216F" w:rsidRPr="0039364D">
        <w:t xml:space="preserve">the </w:t>
      </w:r>
      <w:del w:id="896" w:author="Won Do Lee" w:date="2023-01-20T00:15:00Z">
        <w:r w:rsidR="00BC38F6" w:rsidRPr="0039364D" w:rsidDel="00D86553">
          <w:delText>characteristic</w:delText>
        </w:r>
      </w:del>
      <w:del w:id="897" w:author="Won Do Lee" w:date="2023-01-19T23:33:00Z">
        <w:r w:rsidR="00BC38F6" w:rsidRPr="0039364D" w:rsidDel="001E7E1F">
          <w:delText>s</w:delText>
        </w:r>
      </w:del>
      <w:del w:id="898" w:author="Won Do Lee" w:date="2023-01-20T00:15:00Z">
        <w:r w:rsidR="00BC38F6" w:rsidRPr="0039364D" w:rsidDel="00D86553">
          <w:delText xml:space="preserve"> </w:delText>
        </w:r>
        <w:r w:rsidR="00BD0891" w:rsidRPr="0039364D" w:rsidDel="00D86553">
          <w:delText>of</w:delText>
        </w:r>
        <w:r w:rsidR="00C87B9E" w:rsidRPr="0039364D" w:rsidDel="00D86553">
          <w:delText xml:space="preserve"> </w:delText>
        </w:r>
      </w:del>
      <w:del w:id="899" w:author="Won Do Lee" w:date="2023-01-19T23:31:00Z">
        <w:r w:rsidR="00C87B9E" w:rsidRPr="0039364D" w:rsidDel="001E7E1F">
          <w:delText>mobility changes</w:delText>
        </w:r>
      </w:del>
      <w:ins w:id="900" w:author="Won Do Lee" w:date="2023-01-20T00:15:00Z">
        <w:r w:rsidR="00D86553" w:rsidRPr="0039364D">
          <w:t>mobility metric.</w:t>
        </w:r>
      </w:ins>
      <w:del w:id="901" w:author="Won Do Lee" w:date="2023-01-20T00:15:00Z">
        <w:r w:rsidR="00C87B9E" w:rsidRPr="0039364D" w:rsidDel="00D86553">
          <w:delText xml:space="preserve"> </w:delText>
        </w:r>
      </w:del>
      <w:del w:id="902" w:author="Won Do Lee" w:date="2023-01-20T00:13:00Z">
        <w:r w:rsidR="00C87B9E" w:rsidRPr="0039364D" w:rsidDel="00D86553">
          <w:delText>over time</w:delText>
        </w:r>
      </w:del>
      <w:ins w:id="903" w:author="Won Do Lee" w:date="2023-01-19T23:32:00Z">
        <w:r w:rsidR="001E7E1F" w:rsidRPr="0039364D">
          <w:t xml:space="preserve"> </w:t>
        </w:r>
      </w:ins>
      <w:del w:id="904" w:author="Won Do Lee" w:date="2023-01-19T23:32:00Z">
        <w:r w:rsidR="00044418" w:rsidRPr="0039364D" w:rsidDel="001E7E1F">
          <w:delText xml:space="preserve">, </w:delText>
        </w:r>
      </w:del>
      <w:ins w:id="905" w:author="Won Do Lee" w:date="2023-01-19T23:32:00Z">
        <w:r w:rsidR="001E7E1F" w:rsidRPr="0039364D">
          <w:t>It allows us to demonstrate</w:t>
        </w:r>
      </w:ins>
      <w:del w:id="906" w:author="Won Do Lee" w:date="2023-01-19T23:32:00Z">
        <w:r w:rsidR="00044418" w:rsidRPr="0039364D" w:rsidDel="001E7E1F">
          <w:delText>and assess</w:delText>
        </w:r>
        <w:r w:rsidR="00823B67" w:rsidRPr="0039364D" w:rsidDel="001E7E1F">
          <w:delText>ed</w:delText>
        </w:r>
      </w:del>
      <w:r w:rsidR="00044418" w:rsidRPr="0039364D">
        <w:t xml:space="preserve"> the </w:t>
      </w:r>
      <w:r w:rsidR="00410D4B" w:rsidRPr="0039364D">
        <w:t xml:space="preserve">distinctive </w:t>
      </w:r>
      <w:r w:rsidR="00044418" w:rsidRPr="0039364D">
        <w:t xml:space="preserve">effects of </w:t>
      </w:r>
      <w:r w:rsidR="004E2CBD" w:rsidRPr="0039364D">
        <w:t>socioeconomic and demographic factors</w:t>
      </w:r>
      <w:r w:rsidR="00410D4B" w:rsidRPr="0039364D">
        <w:t xml:space="preserve"> </w:t>
      </w:r>
      <w:r w:rsidR="00BD1E56" w:rsidRPr="0039364D">
        <w:t xml:space="preserve">between generated </w:t>
      </w:r>
      <w:r w:rsidR="00D01F0A" w:rsidRPr="0039364D">
        <w:t>c</w:t>
      </w:r>
      <w:r w:rsidR="00410D4B" w:rsidRPr="0039364D">
        <w:t xml:space="preserve">lusters. </w:t>
      </w:r>
      <w:r w:rsidR="00421D33" w:rsidRPr="0039364D">
        <w:t xml:space="preserve">Whilst previous literature has </w:t>
      </w:r>
      <w:r w:rsidR="00AB7B95" w:rsidRPr="0039364D">
        <w:t xml:space="preserve">highlighted </w:t>
      </w:r>
      <w:del w:id="907" w:author="Won Do Lee" w:date="2023-01-19T23:33:00Z">
        <w:r w:rsidR="00827F85" w:rsidRPr="0039364D" w:rsidDel="001E7E1F">
          <w:delText>monitoring</w:delText>
        </w:r>
        <w:r w:rsidR="001D4332" w:rsidRPr="0039364D" w:rsidDel="001E7E1F">
          <w:delText xml:space="preserve"> </w:delText>
        </w:r>
        <w:r w:rsidR="00005159" w:rsidRPr="0039364D" w:rsidDel="001E7E1F">
          <w:delText>the</w:delText>
        </w:r>
      </w:del>
      <w:ins w:id="908" w:author="Won Do Lee" w:date="2023-01-19T23:33:00Z">
        <w:r w:rsidR="001E7E1F" w:rsidRPr="0039364D">
          <w:t>examining spatio-temporal mobility patterns</w:t>
        </w:r>
      </w:ins>
      <w:del w:id="909" w:author="Won Do Lee" w:date="2023-01-19T23:33:00Z">
        <w:r w:rsidR="00005159" w:rsidRPr="0039364D" w:rsidDel="001E7E1F">
          <w:delText xml:space="preserve"> </w:delText>
        </w:r>
        <w:r w:rsidR="00E37A45" w:rsidRPr="0039364D" w:rsidDel="001E7E1F">
          <w:delText>change in mobility levels</w:delText>
        </w:r>
      </w:del>
      <w:r w:rsidR="000B7E15" w:rsidRPr="0039364D">
        <w:t xml:space="preserve"> as</w:t>
      </w:r>
      <w:r w:rsidR="00E37A45" w:rsidRPr="0039364D">
        <w:t xml:space="preserve"> </w:t>
      </w:r>
      <w:r w:rsidR="000B7E15" w:rsidRPr="0039364D">
        <w:t>an early observation</w:t>
      </w:r>
      <w:r w:rsidR="001D4332" w:rsidRPr="0039364D">
        <w:t xml:space="preserve"> </w:t>
      </w:r>
      <w:r w:rsidR="00147365" w:rsidRPr="0039364D">
        <w:t>in the pandemic</w:t>
      </w:r>
      <w:r w:rsidR="000654E5" w:rsidRPr="0039364D">
        <w:t>. W</w:t>
      </w:r>
      <w:r w:rsidR="00857624" w:rsidRPr="0039364D">
        <w:t xml:space="preserve">e believe this is the first study </w:t>
      </w:r>
      <w:r w:rsidR="00827F85" w:rsidRPr="0039364D">
        <w:t xml:space="preserve">that </w:t>
      </w:r>
      <w:r w:rsidR="00FC783A" w:rsidRPr="0039364D">
        <w:t xml:space="preserve">seeks to </w:t>
      </w:r>
      <w:r w:rsidR="00D27704" w:rsidRPr="0039364D">
        <w:t>unfold</w:t>
      </w:r>
      <w:r w:rsidR="006A03BB" w:rsidRPr="0039364D">
        <w:t xml:space="preserve"> </w:t>
      </w:r>
      <w:del w:id="910" w:author="Won Do Lee" w:date="2023-01-13T00:12:00Z">
        <w:r w:rsidR="00F4315F" w:rsidRPr="0039364D" w:rsidDel="006A48DE">
          <w:delText>the</w:delText>
        </w:r>
        <w:r w:rsidR="00562230" w:rsidRPr="0039364D" w:rsidDel="006A48DE">
          <w:delText xml:space="preserve"> </w:delText>
        </w:r>
        <w:r w:rsidR="00E7196A" w:rsidRPr="0039364D" w:rsidDel="006A48DE">
          <w:delText xml:space="preserve">evolution </w:delText>
        </w:r>
        <w:r w:rsidR="00F4315F" w:rsidRPr="0039364D" w:rsidDel="006A48DE">
          <w:delText>of</w:delText>
        </w:r>
        <w:r w:rsidR="00562230" w:rsidRPr="0039364D" w:rsidDel="006A48DE">
          <w:delText xml:space="preserve"> </w:delText>
        </w:r>
        <w:r w:rsidR="00E7196A" w:rsidRPr="0039364D" w:rsidDel="006A48DE">
          <w:delText>mobility levels</w:delText>
        </w:r>
      </w:del>
      <w:ins w:id="911" w:author="Won Do Lee" w:date="2023-01-13T00:12:00Z">
        <w:r w:rsidR="006A48DE" w:rsidRPr="0039364D">
          <w:t xml:space="preserve">trajectories of mobility </w:t>
        </w:r>
      </w:ins>
      <w:del w:id="912" w:author="Won Do Lee" w:date="2023-01-17T21:56:00Z">
        <w:r w:rsidR="006A03BB" w:rsidRPr="0039364D" w:rsidDel="000F3486">
          <w:delText xml:space="preserve"> </w:delText>
        </w:r>
      </w:del>
      <w:r w:rsidR="00E96912" w:rsidRPr="0039364D">
        <w:t>i</w:t>
      </w:r>
      <w:r w:rsidR="00231C75" w:rsidRPr="0039364D">
        <w:t>n view of the prolonged pandemic</w:t>
      </w:r>
      <w:r w:rsidR="00E7196A" w:rsidRPr="0039364D">
        <w:t xml:space="preserve">, and </w:t>
      </w:r>
      <w:r w:rsidR="003426BF" w:rsidRPr="0039364D">
        <w:t xml:space="preserve">uncover </w:t>
      </w:r>
      <w:r w:rsidR="00562230" w:rsidRPr="0039364D">
        <w:t xml:space="preserve">its existence explicitly linked to </w:t>
      </w:r>
      <w:del w:id="913" w:author="Won Do Lee" w:date="2023-01-19T23:33:00Z">
        <w:r w:rsidR="00562230" w:rsidRPr="0039364D" w:rsidDel="001E7E1F">
          <w:delText xml:space="preserve">the </w:delText>
        </w:r>
      </w:del>
      <w:r w:rsidR="00562230" w:rsidRPr="0039364D">
        <w:t xml:space="preserve">socioeconomic </w:t>
      </w:r>
      <w:del w:id="914" w:author="Won Do Lee" w:date="2023-01-19T23:34:00Z">
        <w:r w:rsidR="00562230" w:rsidRPr="0039364D" w:rsidDel="001E7E1F">
          <w:delText>and demographic factor</w:delText>
        </w:r>
        <w:r w:rsidR="00E7196A" w:rsidRPr="0039364D" w:rsidDel="001E7E1F">
          <w:delText>s</w:delText>
        </w:r>
      </w:del>
      <w:ins w:id="915" w:author="Won Do Lee" w:date="2023-01-19T23:34:00Z">
        <w:r w:rsidR="001E7E1F" w:rsidRPr="0039364D">
          <w:t>status</w:t>
        </w:r>
      </w:ins>
      <w:r w:rsidR="00E7196A" w:rsidRPr="0039364D">
        <w:t>.</w:t>
      </w:r>
    </w:p>
    <w:p w14:paraId="70CC3297" w14:textId="77777777" w:rsidR="00A85AE4" w:rsidRPr="0039364D" w:rsidRDefault="00A562E3" w:rsidP="00872147">
      <w:pPr>
        <w:spacing w:after="240"/>
      </w:pPr>
      <w:r w:rsidRPr="0039364D">
        <w:t xml:space="preserve">The results </w:t>
      </w:r>
      <w:r w:rsidR="001661F7" w:rsidRPr="0039364D">
        <w:t>confirm</w:t>
      </w:r>
      <w:r w:rsidR="00E82FB0" w:rsidRPr="0039364D">
        <w:t>ed</w:t>
      </w:r>
      <w:r w:rsidRPr="0039364D">
        <w:t xml:space="preserve"> </w:t>
      </w:r>
      <w:del w:id="916" w:author="Won Do Lee" w:date="2023-01-19T23:34:00Z">
        <w:r w:rsidRPr="0039364D" w:rsidDel="001E7E1F">
          <w:delText>the reduction in mobility</w:delText>
        </w:r>
      </w:del>
      <w:ins w:id="917" w:author="Won Do Lee" w:date="2023-01-19T23:34:00Z">
        <w:r w:rsidR="001E7E1F" w:rsidRPr="0039364D">
          <w:t>mobility reductions</w:t>
        </w:r>
      </w:ins>
      <w:r w:rsidRPr="0039364D">
        <w:t xml:space="preserve"> </w:t>
      </w:r>
      <w:r w:rsidR="003466FA" w:rsidRPr="0039364D">
        <w:t>in the early stage of the pandemic</w:t>
      </w:r>
      <w:r w:rsidR="00AB11A5" w:rsidRPr="0039364D">
        <w:t xml:space="preserve">, and the </w:t>
      </w:r>
      <w:r w:rsidRPr="0039364D">
        <w:t xml:space="preserve">continuation of </w:t>
      </w:r>
      <w:r w:rsidR="00DB1233" w:rsidRPr="0039364D">
        <w:t>reduction</w:t>
      </w:r>
      <w:r w:rsidR="00AB11A5" w:rsidRPr="0039364D">
        <w:t>s</w:t>
      </w:r>
      <w:r w:rsidR="00DB1233" w:rsidRPr="0039364D">
        <w:t xml:space="preserve"> following </w:t>
      </w:r>
      <w:r w:rsidR="00AB11A5" w:rsidRPr="0039364D">
        <w:t xml:space="preserve">the national lockdown. </w:t>
      </w:r>
      <w:r w:rsidR="00E32C61" w:rsidRPr="0039364D">
        <w:t>However,</w:t>
      </w:r>
      <w:r w:rsidR="00145561" w:rsidRPr="0039364D">
        <w:t xml:space="preserve"> </w:t>
      </w:r>
      <w:del w:id="918" w:author="Won Do Lee" w:date="2023-01-19T23:34:00Z">
        <w:r w:rsidR="00145561" w:rsidRPr="0039364D" w:rsidDel="001E7E1F">
          <w:delText>when lockdown</w:delText>
        </w:r>
        <w:r w:rsidR="00C11B17" w:rsidRPr="0039364D" w:rsidDel="001E7E1F">
          <w:delText xml:space="preserve"> ha</w:delText>
        </w:r>
        <w:r w:rsidR="00096906" w:rsidRPr="0039364D" w:rsidDel="001E7E1F">
          <w:delText>s</w:delText>
        </w:r>
        <w:r w:rsidR="00145561" w:rsidRPr="0039364D" w:rsidDel="001E7E1F">
          <w:delText xml:space="preserve"> lifted</w:delText>
        </w:r>
        <w:r w:rsidR="003466FA" w:rsidRPr="0039364D" w:rsidDel="001E7E1F">
          <w:delText xml:space="preserve">, </w:delText>
        </w:r>
      </w:del>
      <w:r w:rsidR="00240AAA" w:rsidRPr="0039364D">
        <w:t xml:space="preserve">mobility </w:t>
      </w:r>
      <w:r w:rsidR="00020D24" w:rsidRPr="0039364D">
        <w:t>began to rise</w:t>
      </w:r>
      <w:ins w:id="919" w:author="Won Do Lee" w:date="2023-01-19T23:34:00Z">
        <w:r w:rsidR="001E7E1F" w:rsidRPr="0039364D">
          <w:t xml:space="preserve"> when the lockdown lifted</w:t>
        </w:r>
      </w:ins>
      <w:r w:rsidR="001B28EB" w:rsidRPr="0039364D">
        <w:t xml:space="preserve">. </w:t>
      </w:r>
      <w:r w:rsidR="00365537" w:rsidRPr="0039364D">
        <w:t>P</w:t>
      </w:r>
      <w:r w:rsidR="00F0308B" w:rsidRPr="0039364D">
        <w:t xml:space="preserve">eople </w:t>
      </w:r>
      <w:r w:rsidR="00D112D1" w:rsidRPr="0039364D">
        <w:t xml:space="preserve">start </w:t>
      </w:r>
      <w:r w:rsidR="00096906" w:rsidRPr="0039364D">
        <w:t xml:space="preserve">to </w:t>
      </w:r>
      <w:r w:rsidR="00D112D1" w:rsidRPr="0039364D">
        <w:t>go</w:t>
      </w:r>
      <w:r w:rsidR="00F0308B" w:rsidRPr="0039364D">
        <w:t xml:space="preserve"> back to normal</w:t>
      </w:r>
      <w:r w:rsidR="00D112D1" w:rsidRPr="0039364D">
        <w:t xml:space="preserve"> life </w:t>
      </w:r>
      <w:r w:rsidR="00D112D1" w:rsidRPr="004638D1">
        <w:t>(Sun et al., 2020)</w:t>
      </w:r>
      <w:r w:rsidR="00F0308B" w:rsidRPr="0039364D">
        <w:t>,</w:t>
      </w:r>
      <w:r w:rsidR="000A3250" w:rsidRPr="0039364D">
        <w:t xml:space="preserve"> and</w:t>
      </w:r>
      <w:r w:rsidR="00F0308B" w:rsidRPr="0039364D">
        <w:t xml:space="preserve"> more people will want or need to move more</w:t>
      </w:r>
      <w:r w:rsidR="000A3250" w:rsidRPr="0039364D">
        <w:t xml:space="preserve"> </w:t>
      </w:r>
      <w:r w:rsidR="00964F32" w:rsidRPr="0039364D">
        <w:t xml:space="preserve">with the </w:t>
      </w:r>
      <w:r w:rsidR="00DD4546" w:rsidRPr="0039364D">
        <w:t xml:space="preserve">support </w:t>
      </w:r>
      <w:r w:rsidR="00732770" w:rsidRPr="0039364D">
        <w:t xml:space="preserve">of warmer weather, tiredness of staying at home, </w:t>
      </w:r>
      <w:r w:rsidR="00B9386D" w:rsidRPr="0039364D">
        <w:t xml:space="preserve">and </w:t>
      </w:r>
      <w:r w:rsidR="00277F24" w:rsidRPr="0039364D">
        <w:t>cost-of</w:t>
      </w:r>
      <w:r w:rsidR="00096906" w:rsidRPr="0039364D">
        <w:t>-</w:t>
      </w:r>
      <w:r w:rsidR="00277F24" w:rsidRPr="0039364D">
        <w:t xml:space="preserve">living issues in a pandemic, </w:t>
      </w:r>
      <w:r w:rsidR="00A117BD" w:rsidRPr="0039364D">
        <w:t xml:space="preserve">recognised </w:t>
      </w:r>
      <w:r w:rsidR="00DF48FA" w:rsidRPr="0039364D">
        <w:t xml:space="preserve">as </w:t>
      </w:r>
      <w:r w:rsidR="00DF48FA" w:rsidRPr="0039364D">
        <w:rPr>
          <w:i/>
          <w:iCs/>
        </w:rPr>
        <w:t>Quarantine Fatigue</w:t>
      </w:r>
      <w:r w:rsidR="00B9386D" w:rsidRPr="0039364D">
        <w:t xml:space="preserve"> </w:t>
      </w:r>
      <w:r w:rsidR="00B9386D" w:rsidRPr="004638D1">
        <w:t>(Zhao et al., 2020)</w:t>
      </w:r>
      <w:r w:rsidR="00F0308B" w:rsidRPr="0039364D">
        <w:t xml:space="preserve">. </w:t>
      </w:r>
      <w:r w:rsidR="00F12B74" w:rsidRPr="0039364D">
        <w:t xml:space="preserve">Pan et al. </w:t>
      </w:r>
      <w:r w:rsidR="00F12B74" w:rsidRPr="004638D1">
        <w:t>(2020)</w:t>
      </w:r>
      <w:r w:rsidR="00F12B74" w:rsidRPr="0039364D">
        <w:t xml:space="preserve"> </w:t>
      </w:r>
      <w:r w:rsidR="00A528E2" w:rsidRPr="0039364D">
        <w:t xml:space="preserve">observed that </w:t>
      </w:r>
      <w:r w:rsidR="003B3DD2" w:rsidRPr="0039364D">
        <w:t xml:space="preserve">people tend to </w:t>
      </w:r>
      <w:r w:rsidR="00560D9D" w:rsidRPr="0039364D">
        <w:t>practice less social distancing</w:t>
      </w:r>
      <w:r w:rsidR="006B2A97" w:rsidRPr="0039364D">
        <w:t xml:space="preserve"> </w:t>
      </w:r>
      <w:r w:rsidR="00756D31" w:rsidRPr="0039364D">
        <w:t>immediately when</w:t>
      </w:r>
      <w:ins w:id="920" w:author="Won Do Lee" w:date="2023-01-19T23:35:00Z">
        <w:r w:rsidR="001E7E1F" w:rsidRPr="0039364D">
          <w:t xml:space="preserve"> they</w:t>
        </w:r>
      </w:ins>
      <w:r w:rsidR="00756D31" w:rsidRPr="0039364D">
        <w:t xml:space="preserve"> </w:t>
      </w:r>
      <w:del w:id="921" w:author="Won Do Lee" w:date="2023-01-19T23:34:00Z">
        <w:r w:rsidR="00756D31" w:rsidRPr="0039364D" w:rsidDel="001E7E1F">
          <w:delText xml:space="preserve">they </w:delText>
        </w:r>
      </w:del>
      <w:r w:rsidR="00756D31" w:rsidRPr="0039364D">
        <w:t>indicated</w:t>
      </w:r>
      <w:r w:rsidR="008E36BD" w:rsidRPr="0039364D">
        <w:t xml:space="preserve"> </w:t>
      </w:r>
      <w:r w:rsidR="002813E2" w:rsidRPr="0039364D">
        <w:t>decreasing</w:t>
      </w:r>
      <w:r w:rsidR="003507BE" w:rsidRPr="0039364D">
        <w:t xml:space="preserve"> </w:t>
      </w:r>
      <w:ins w:id="922" w:author="Won Do Lee" w:date="2023-01-19T23:35:00Z">
        <w:r w:rsidR="001E7E1F" w:rsidRPr="0039364D">
          <w:t xml:space="preserve">in </w:t>
        </w:r>
      </w:ins>
      <w:r w:rsidR="0039038E" w:rsidRPr="0039364D">
        <w:t xml:space="preserve">the </w:t>
      </w:r>
      <w:r w:rsidR="005C2CEC" w:rsidRPr="0039364D">
        <w:t>perceived risk</w:t>
      </w:r>
      <w:r w:rsidR="00115C55" w:rsidRPr="0039364D">
        <w:t xml:space="preserve"> </w:t>
      </w:r>
      <w:r w:rsidR="0039038E" w:rsidRPr="0039364D">
        <w:t>of COVID-19</w:t>
      </w:r>
      <w:r w:rsidR="00A13BC4" w:rsidRPr="0039364D">
        <w:t>.</w:t>
      </w:r>
      <w:r w:rsidR="00440F1F" w:rsidRPr="0039364D">
        <w:t xml:space="preserve"> </w:t>
      </w:r>
      <w:r w:rsidR="00F0308B" w:rsidRPr="0039364D">
        <w:t xml:space="preserve">The evidence </w:t>
      </w:r>
      <w:r w:rsidR="00F2534C" w:rsidRPr="0039364D">
        <w:t xml:space="preserve">of </w:t>
      </w:r>
      <w:r w:rsidR="0080182F" w:rsidRPr="0039364D">
        <w:t xml:space="preserve">post-lockdown mobility recovery </w:t>
      </w:r>
      <w:r w:rsidR="00F0308B" w:rsidRPr="0039364D">
        <w:t xml:space="preserve">appeared </w:t>
      </w:r>
      <w:r w:rsidR="003C5772" w:rsidRPr="0039364D">
        <w:t xml:space="preserve">in </w:t>
      </w:r>
      <w:r w:rsidR="00B169DC" w:rsidRPr="0039364D">
        <w:t>line with</w:t>
      </w:r>
      <w:r w:rsidR="003C02F1" w:rsidRPr="0039364D">
        <w:t xml:space="preserve"> </w:t>
      </w:r>
      <w:r w:rsidR="00996398" w:rsidRPr="0039364D">
        <w:t xml:space="preserve">England’s up-to-date </w:t>
      </w:r>
      <w:commentRangeStart w:id="923"/>
      <w:r w:rsidR="00554EB6" w:rsidRPr="0039364D">
        <w:t xml:space="preserve">general reopening of retail shops and public-facing businesses </w:t>
      </w:r>
      <w:r w:rsidR="00425EBE" w:rsidRPr="0039364D">
        <w:t>in the post-lockdown period</w:t>
      </w:r>
      <w:r w:rsidR="00506531" w:rsidRPr="0039364D">
        <w:t xml:space="preserve"> (</w:t>
      </w:r>
      <w:r w:rsidR="00F74914" w:rsidRPr="0039364D">
        <w:t xml:space="preserve">i.e., </w:t>
      </w:r>
      <w:r w:rsidR="00425EBE" w:rsidRPr="0039364D">
        <w:t>15 June 2020</w:t>
      </w:r>
      <w:r w:rsidR="00506531" w:rsidRPr="0039364D">
        <w:t>)</w:t>
      </w:r>
      <w:r w:rsidR="00554EB6" w:rsidRPr="0039364D">
        <w:t xml:space="preserve">. </w:t>
      </w:r>
      <w:commentRangeEnd w:id="923"/>
      <w:r w:rsidR="00554EB6" w:rsidRPr="0039364D">
        <w:rPr>
          <w:rStyle w:val="CommentReference"/>
        </w:rPr>
        <w:commentReference w:id="923"/>
      </w:r>
      <w:r w:rsidR="00440F1F" w:rsidRPr="0039364D">
        <w:t xml:space="preserve"> </w:t>
      </w:r>
    </w:p>
    <w:p w14:paraId="64BDCD15" w14:textId="77777777" w:rsidR="00985B4F" w:rsidRPr="0039364D" w:rsidRDefault="00A06BF5" w:rsidP="00872147">
      <w:r w:rsidRPr="0039364D">
        <w:t>W</w:t>
      </w:r>
      <w:r w:rsidR="00A85AE4" w:rsidRPr="0039364D">
        <w:t xml:space="preserve">e </w:t>
      </w:r>
      <w:r w:rsidRPr="0039364D">
        <w:t xml:space="preserve">also </w:t>
      </w:r>
      <w:r w:rsidR="00A85AE4" w:rsidRPr="0039364D">
        <w:t xml:space="preserve">indicated the </w:t>
      </w:r>
      <w:r w:rsidR="009D57F3" w:rsidRPr="0039364D">
        <w:t xml:space="preserve">voluntary </w:t>
      </w:r>
      <w:r w:rsidR="00741558" w:rsidRPr="0039364D">
        <w:t>mobility reduction</w:t>
      </w:r>
      <w:r w:rsidR="009D57F3" w:rsidRPr="0039364D">
        <w:t xml:space="preserve"> </w:t>
      </w:r>
      <w:r w:rsidR="00A85AE4" w:rsidRPr="0039364D">
        <w:t>before government-mandated lockdowns</w:t>
      </w:r>
      <w:r w:rsidR="00311873" w:rsidRPr="0039364D">
        <w:t xml:space="preserve">. </w:t>
      </w:r>
      <w:r w:rsidR="00B21D8B" w:rsidRPr="004638D1">
        <w:t>Xiong</w:t>
      </w:r>
      <w:r w:rsidR="00C415F7" w:rsidRPr="004638D1">
        <w:t xml:space="preserve"> </w:t>
      </w:r>
      <w:r w:rsidR="00B21D8B" w:rsidRPr="004638D1">
        <w:t>et al. (2020) suggested that people might be acting more actively when they perceived the threat to COVID-19, such as the rise of daily new COVID-19 cases and deaths where they are living.</w:t>
      </w:r>
      <w:r w:rsidR="00803041" w:rsidRPr="004638D1">
        <w:t xml:space="preserve"> </w:t>
      </w:r>
      <w:r w:rsidR="00803041" w:rsidRPr="0039364D">
        <w:t xml:space="preserve">As a result, </w:t>
      </w:r>
      <w:r w:rsidR="004063AC" w:rsidRPr="0039364D">
        <w:rPr>
          <w:i/>
          <w:iCs/>
        </w:rPr>
        <w:t>Sp</w:t>
      </w:r>
      <w:r w:rsidR="00A85AE4" w:rsidRPr="0039364D">
        <w:rPr>
          <w:i/>
          <w:iCs/>
        </w:rPr>
        <w:t xml:space="preserve">ontaneous mobility reduction </w:t>
      </w:r>
      <w:r w:rsidR="007C0BC0" w:rsidRPr="0039364D">
        <w:t>is quantified</w:t>
      </w:r>
      <w:r w:rsidR="00B35425" w:rsidRPr="0039364D">
        <w:t xml:space="preserve"> </w:t>
      </w:r>
      <w:r w:rsidR="00A85AE4" w:rsidRPr="0039364D">
        <w:t xml:space="preserve">before </w:t>
      </w:r>
      <w:r w:rsidR="004063AC" w:rsidRPr="0039364D">
        <w:t>lockdown measures</w:t>
      </w:r>
      <w:r w:rsidR="00A85AE4" w:rsidRPr="0039364D">
        <w:t xml:space="preserve"> </w:t>
      </w:r>
      <w:r w:rsidR="0007313A" w:rsidRPr="0039364D">
        <w:t>have been introduced</w:t>
      </w:r>
      <w:r w:rsidR="00FD7D92" w:rsidRPr="0039364D">
        <w:t xml:space="preserve"> to </w:t>
      </w:r>
      <w:r w:rsidR="00A85AE4" w:rsidRPr="0039364D">
        <w:t>suppres</w:t>
      </w:r>
      <w:r w:rsidR="00FD7D92" w:rsidRPr="0039364D">
        <w:t>s</w:t>
      </w:r>
      <w:r w:rsidR="00A85AE4" w:rsidRPr="0039364D">
        <w:t xml:space="preserve"> the mobility. </w:t>
      </w:r>
      <w:r w:rsidR="00AA4365" w:rsidRPr="0039364D">
        <w:t xml:space="preserve">People start to practice voluntary social distancing, in terms of self-regulation in the early stage of the pandemic </w:t>
      </w:r>
      <w:r w:rsidR="00AA4365" w:rsidRPr="004638D1">
        <w:t>(Khataee et al., 2021)</w:t>
      </w:r>
      <w:r w:rsidR="00AA4365" w:rsidRPr="0039364D">
        <w:t xml:space="preserve"> depending on their ability to isolate and risk aversion on mobility</w:t>
      </w:r>
      <w:r w:rsidR="00C03356" w:rsidRPr="0039364D">
        <w:t xml:space="preserve">. </w:t>
      </w:r>
      <w:r w:rsidR="0003462F" w:rsidRPr="0039364D">
        <w:t>In overview</w:t>
      </w:r>
      <w:r w:rsidR="0020236C" w:rsidRPr="0039364D">
        <w:t>,</w:t>
      </w:r>
      <w:r w:rsidR="006736DB" w:rsidRPr="0039364D">
        <w:t xml:space="preserve"> </w:t>
      </w:r>
      <w:r w:rsidR="00EC43EB" w:rsidRPr="0039364D">
        <w:t>l</w:t>
      </w:r>
      <w:r w:rsidR="00440F1F" w:rsidRPr="0039364D">
        <w:t xml:space="preserve">ockdown measures were effective for restricting people’s everyday mobility, but only in </w:t>
      </w:r>
      <w:r w:rsidR="002E2082" w:rsidRPr="0039364D">
        <w:t>the</w:t>
      </w:r>
      <w:r w:rsidR="00440F1F" w:rsidRPr="0039364D">
        <w:t xml:space="preserve"> short term </w:t>
      </w:r>
      <w:r w:rsidR="00440F1F" w:rsidRPr="004638D1">
        <w:t>(J. Kim &amp; Kwan, 2021)</w:t>
      </w:r>
      <w:r w:rsidR="00E161F0" w:rsidRPr="0039364D">
        <w:t xml:space="preserve">. </w:t>
      </w:r>
      <w:r w:rsidR="00FC4112" w:rsidRPr="0039364D">
        <w:t xml:space="preserve">It is, however, </w:t>
      </w:r>
      <w:r w:rsidR="00F672FD" w:rsidRPr="0039364D">
        <w:t xml:space="preserve">a </w:t>
      </w:r>
      <w:r w:rsidR="009F1B55" w:rsidRPr="0039364D">
        <w:rPr>
          <w:i/>
          <w:iCs/>
        </w:rPr>
        <w:t>nuclear option</w:t>
      </w:r>
      <w:r w:rsidR="009F1B55" w:rsidRPr="0039364D">
        <w:t xml:space="preserve"> </w:t>
      </w:r>
      <w:r w:rsidR="00F672FD" w:rsidRPr="0039364D">
        <w:t xml:space="preserve">that </w:t>
      </w:r>
      <w:r w:rsidR="0009770F" w:rsidRPr="0039364D">
        <w:t xml:space="preserve">is </w:t>
      </w:r>
      <w:r w:rsidR="00440F1F" w:rsidRPr="0039364D">
        <w:t>“caus</w:t>
      </w:r>
      <w:r w:rsidR="00D84CDE" w:rsidRPr="0039364D">
        <w:t>i</w:t>
      </w:r>
      <w:r w:rsidR="00440F1F" w:rsidRPr="0039364D">
        <w:t xml:space="preserve">ng substantial collateral damages to society, the economy, trade and human rights” </w:t>
      </w:r>
      <w:r w:rsidR="00440F1F" w:rsidRPr="004638D1">
        <w:t>(Haug et al., 2020, p. 1309)</w:t>
      </w:r>
      <w:r w:rsidR="00440F1F" w:rsidRPr="0039364D">
        <w:t>.</w:t>
      </w:r>
      <w:r w:rsidR="00C7208F" w:rsidRPr="0039364D">
        <w:t xml:space="preserve"> </w:t>
      </w:r>
      <w:r w:rsidR="00277ADF" w:rsidRPr="0039364D">
        <w:t>Although</w:t>
      </w:r>
      <w:r w:rsidR="0007313A" w:rsidRPr="0039364D">
        <w:t xml:space="preserve"> </w:t>
      </w:r>
      <w:r w:rsidR="003418D1" w:rsidRPr="0039364D">
        <w:t>the risk of</w:t>
      </w:r>
      <w:r w:rsidR="00FF01E3" w:rsidRPr="0039364D">
        <w:t xml:space="preserve"> </w:t>
      </w:r>
      <w:r w:rsidR="00BF0DBF" w:rsidRPr="0039364D">
        <w:t xml:space="preserve">new and more transmissible variant </w:t>
      </w:r>
      <w:r w:rsidR="005D6263" w:rsidRPr="0039364D">
        <w:t xml:space="preserve">of </w:t>
      </w:r>
      <w:r w:rsidR="0009770F" w:rsidRPr="0039364D">
        <w:t xml:space="preserve">the </w:t>
      </w:r>
      <w:r w:rsidR="005D6263" w:rsidRPr="0039364D">
        <w:t xml:space="preserve">virus </w:t>
      </w:r>
      <w:r w:rsidR="00107E76" w:rsidRPr="0039364D">
        <w:t xml:space="preserve">and </w:t>
      </w:r>
      <w:r w:rsidR="001D52B1" w:rsidRPr="0039364D">
        <w:t xml:space="preserve">the </w:t>
      </w:r>
      <w:r w:rsidR="00107E76" w:rsidRPr="0039364D">
        <w:t xml:space="preserve">threat </w:t>
      </w:r>
      <w:r w:rsidR="001D52B1" w:rsidRPr="0039364D">
        <w:t>of</w:t>
      </w:r>
      <w:r w:rsidR="005165A9" w:rsidRPr="0039364D">
        <w:t xml:space="preserve"> second wave</w:t>
      </w:r>
      <w:r w:rsidR="002B2DC0" w:rsidRPr="0039364D">
        <w:t>s</w:t>
      </w:r>
      <w:r w:rsidR="001C5029" w:rsidRPr="0039364D">
        <w:t xml:space="preserve">, people's mobility levels soon recovered </w:t>
      </w:r>
      <w:r w:rsidR="00B961A5" w:rsidRPr="0039364D">
        <w:t xml:space="preserve">throughout </w:t>
      </w:r>
      <w:r w:rsidR="00E359CD" w:rsidRPr="0039364D">
        <w:t>lockdown</w:t>
      </w:r>
      <w:r w:rsidR="001B48EC" w:rsidRPr="0039364D">
        <w:t xml:space="preserve"> b</w:t>
      </w:r>
      <w:r w:rsidR="0009770F" w:rsidRPr="0039364D">
        <w:t xml:space="preserve">y </w:t>
      </w:r>
      <w:r w:rsidR="001F5D2B" w:rsidRPr="0039364D">
        <w:t xml:space="preserve">considering </w:t>
      </w:r>
      <w:r w:rsidR="00DD08D5" w:rsidRPr="0039364D">
        <w:t>people willing</w:t>
      </w:r>
      <w:r w:rsidR="00BD08F3" w:rsidRPr="0039364D">
        <w:t xml:space="preserve"> to socialise again</w:t>
      </w:r>
      <w:r w:rsidR="0007313A" w:rsidRPr="0039364D">
        <w:t xml:space="preserve"> </w:t>
      </w:r>
      <w:r w:rsidR="00BD08F3" w:rsidRPr="0039364D">
        <w:t>and return to normality</w:t>
      </w:r>
      <w:r w:rsidR="00DD08D5" w:rsidRPr="0039364D">
        <w:t>.</w:t>
      </w:r>
      <w:r w:rsidR="00BD08F3" w:rsidRPr="0039364D">
        <w:t xml:space="preserve"> </w:t>
      </w:r>
      <w:r w:rsidR="00DE78FE" w:rsidRPr="0039364D">
        <w:t>I</w:t>
      </w:r>
      <w:r w:rsidR="00B05D7C" w:rsidRPr="0039364D">
        <w:t xml:space="preserve">t is plausible </w:t>
      </w:r>
      <w:r w:rsidR="000D4818" w:rsidRPr="0039364D">
        <w:t>t</w:t>
      </w:r>
      <w:r w:rsidR="000C710F" w:rsidRPr="0039364D">
        <w:t>hat the limited effectiveness of lockdown measures</w:t>
      </w:r>
      <w:r w:rsidR="00DE78FE" w:rsidRPr="0039364D">
        <w:t>, even though travel restrictions and interventions to protect lives and communities under the lockdown</w:t>
      </w:r>
      <w:r w:rsidR="00CA309E" w:rsidRPr="0039364D">
        <w:t>.</w:t>
      </w:r>
      <w:r w:rsidR="002D6B1E" w:rsidRPr="0039364D">
        <w:t xml:space="preserve"> </w:t>
      </w:r>
      <w:r w:rsidR="00A30149" w:rsidRPr="0039364D">
        <w:t xml:space="preserve">It </w:t>
      </w:r>
      <w:r w:rsidR="000C710F" w:rsidRPr="0039364D">
        <w:t>is</w:t>
      </w:r>
      <w:r w:rsidR="00B05D7C" w:rsidRPr="0039364D">
        <w:t xml:space="preserve"> not </w:t>
      </w:r>
      <w:r w:rsidR="00A338B4" w:rsidRPr="0039364D">
        <w:t>a failure of policy</w:t>
      </w:r>
      <w:r w:rsidR="000C710F" w:rsidRPr="0039364D">
        <w:t xml:space="preserve"> </w:t>
      </w:r>
      <w:r w:rsidR="00DB4DE9" w:rsidRPr="0039364D">
        <w:t>but</w:t>
      </w:r>
      <w:r w:rsidR="00A338B4" w:rsidRPr="0039364D">
        <w:t xml:space="preserve"> too late </w:t>
      </w:r>
      <w:r w:rsidR="00966B90" w:rsidRPr="0039364D">
        <w:t xml:space="preserve">to </w:t>
      </w:r>
      <w:r w:rsidR="00CF5A9D" w:rsidRPr="0039364D">
        <w:t>contain the epidemic</w:t>
      </w:r>
      <w:r w:rsidR="003A61E6" w:rsidRPr="0039364D">
        <w:t xml:space="preserve">. </w:t>
      </w:r>
      <w:r w:rsidR="00803955" w:rsidRPr="0039364D">
        <w:t>P</w:t>
      </w:r>
      <w:r w:rsidR="00CF5A9D" w:rsidRPr="0039364D">
        <w:t xml:space="preserve">eople </w:t>
      </w:r>
      <w:r w:rsidR="006A62C9" w:rsidRPr="0039364D">
        <w:t xml:space="preserve">forecasted </w:t>
      </w:r>
      <w:r w:rsidR="00CF5A9D" w:rsidRPr="0039364D">
        <w:t xml:space="preserve">the </w:t>
      </w:r>
      <w:r w:rsidR="00CA309E" w:rsidRPr="0039364D">
        <w:t xml:space="preserve">ongoing </w:t>
      </w:r>
      <w:r w:rsidR="009E0B71" w:rsidRPr="0039364D">
        <w:t xml:space="preserve">and future </w:t>
      </w:r>
      <w:r w:rsidR="00CA309E" w:rsidRPr="0039364D">
        <w:t>situations</w:t>
      </w:r>
      <w:r w:rsidR="005F7890" w:rsidRPr="0039364D">
        <w:t xml:space="preserve"> </w:t>
      </w:r>
      <w:r w:rsidR="00321677" w:rsidRPr="0039364D">
        <w:t>cautiously</w:t>
      </w:r>
      <w:r w:rsidR="00CA309E" w:rsidRPr="0039364D">
        <w:t xml:space="preserve"> </w:t>
      </w:r>
      <w:r w:rsidR="00294F37" w:rsidRPr="0039364D">
        <w:t>in the wake of COVID-</w:t>
      </w:r>
      <w:r w:rsidR="005C4D23" w:rsidRPr="0039364D">
        <w:t xml:space="preserve">19 </w:t>
      </w:r>
      <w:r w:rsidR="005C4D23" w:rsidRPr="0039364D">
        <w:lastRenderedPageBreak/>
        <w:t>before</w:t>
      </w:r>
      <w:r w:rsidR="006A62C9" w:rsidRPr="0039364D">
        <w:t xml:space="preserve"> </w:t>
      </w:r>
      <w:r w:rsidR="00C72940" w:rsidRPr="0039364D">
        <w:t xml:space="preserve">social distancing policies </w:t>
      </w:r>
      <w:r w:rsidR="00147119" w:rsidRPr="0039364D">
        <w:t xml:space="preserve">were </w:t>
      </w:r>
      <w:r w:rsidR="00C72940" w:rsidRPr="0039364D">
        <w:t>widely implemented</w:t>
      </w:r>
      <w:r w:rsidR="009C4010" w:rsidRPr="0039364D">
        <w:t xml:space="preserve">. </w:t>
      </w:r>
      <w:r w:rsidR="00484CD4" w:rsidRPr="0039364D">
        <w:t xml:space="preserve">It might </w:t>
      </w:r>
      <w:r w:rsidR="001A4682" w:rsidRPr="0039364D">
        <w:t xml:space="preserve">be making </w:t>
      </w:r>
      <w:r w:rsidR="00AC0E7A" w:rsidRPr="0039364D">
        <w:t>them</w:t>
      </w:r>
      <w:r w:rsidR="00484CD4" w:rsidRPr="0039364D">
        <w:t xml:space="preserve"> regulate </w:t>
      </w:r>
      <w:r w:rsidR="001A4682" w:rsidRPr="0039364D">
        <w:t xml:space="preserve">their </w:t>
      </w:r>
      <w:r w:rsidR="00CF5A9D" w:rsidRPr="0039364D">
        <w:t xml:space="preserve">social contacts and </w:t>
      </w:r>
      <w:r w:rsidR="003F1787" w:rsidRPr="0039364D">
        <w:t xml:space="preserve">practice </w:t>
      </w:r>
      <w:r w:rsidR="0045566E" w:rsidRPr="0039364D">
        <w:t xml:space="preserve">voluntary social distancing, which accounts for </w:t>
      </w:r>
      <w:r w:rsidR="003F1787" w:rsidRPr="0039364D">
        <w:t>voluntary mobility reduction before the lockdown.</w:t>
      </w:r>
    </w:p>
    <w:p w14:paraId="7DD691DD" w14:textId="77777777" w:rsidR="000C4274" w:rsidRPr="0039364D" w:rsidRDefault="000C4274" w:rsidP="00872147"/>
    <w:p w14:paraId="2BA6C6B2" w14:textId="77777777" w:rsidR="00E15888" w:rsidRPr="0039364D" w:rsidRDefault="00E15888" w:rsidP="00872147">
      <w:pPr>
        <w:pStyle w:val="Heading1"/>
      </w:pPr>
      <w:r w:rsidRPr="0039364D">
        <w:t>Conclusion</w:t>
      </w:r>
      <w:r w:rsidR="003222B0" w:rsidRPr="0039364D">
        <w:t>s</w:t>
      </w:r>
    </w:p>
    <w:p w14:paraId="3821546F" w14:textId="77777777" w:rsidR="00377348" w:rsidRPr="0039364D" w:rsidRDefault="00377348" w:rsidP="00872147">
      <w:pPr>
        <w:spacing w:after="240"/>
      </w:pPr>
      <w:r w:rsidRPr="0039364D">
        <w:t xml:space="preserve">This </w:t>
      </w:r>
      <w:r w:rsidR="003B5087" w:rsidRPr="0039364D">
        <w:t xml:space="preserve">paper </w:t>
      </w:r>
      <w:r w:rsidR="007F4A83" w:rsidRPr="0039364D">
        <w:t xml:space="preserve">has sought to </w:t>
      </w:r>
      <w:r w:rsidR="00D43ECB" w:rsidRPr="0039364D">
        <w:t xml:space="preserve">provide rigorous evidence </w:t>
      </w:r>
      <w:r w:rsidR="004E1543" w:rsidRPr="0039364D">
        <w:t xml:space="preserve">that </w:t>
      </w:r>
      <w:r w:rsidR="00A277AD" w:rsidRPr="0039364D">
        <w:t xml:space="preserve">trajectories of mobility </w:t>
      </w:r>
      <w:del w:id="924" w:author="Won Do Lee" w:date="2023-01-13T00:22:00Z">
        <w:r w:rsidR="00A277AD" w:rsidRPr="0039364D" w:rsidDel="00FC3526">
          <w:delText xml:space="preserve">reductions </w:delText>
        </w:r>
      </w:del>
      <w:ins w:id="925" w:author="Won Do Lee" w:date="2023-01-13T00:22:00Z">
        <w:r w:rsidR="00FC3526" w:rsidRPr="0039364D">
          <w:t xml:space="preserve">change </w:t>
        </w:r>
      </w:ins>
      <w:r w:rsidR="00D80B42" w:rsidRPr="0039364D">
        <w:t xml:space="preserve">under </w:t>
      </w:r>
      <w:r w:rsidR="0009770F" w:rsidRPr="0039364D">
        <w:t xml:space="preserve">the lockdown, </w:t>
      </w:r>
      <w:r w:rsidR="00800197" w:rsidRPr="0039364D">
        <w:t>and</w:t>
      </w:r>
      <w:r w:rsidR="00892146" w:rsidRPr="0039364D">
        <w:t xml:space="preserve"> </w:t>
      </w:r>
      <w:r w:rsidR="00390EF5" w:rsidRPr="0039364D">
        <w:t>contribute</w:t>
      </w:r>
      <w:r w:rsidR="007F4A83" w:rsidRPr="0039364D">
        <w:t xml:space="preserve"> </w:t>
      </w:r>
      <w:r w:rsidR="00390EF5" w:rsidRPr="0039364D">
        <w:t xml:space="preserve">to the </w:t>
      </w:r>
      <w:r w:rsidR="007F4A83" w:rsidRPr="0039364D">
        <w:t xml:space="preserve">methodological development </w:t>
      </w:r>
      <w:r w:rsidR="001463CB" w:rsidRPr="0039364D">
        <w:t xml:space="preserve">to </w:t>
      </w:r>
      <w:r w:rsidR="008A6BC0" w:rsidRPr="0039364D">
        <w:t>characterise</w:t>
      </w:r>
      <w:r w:rsidR="001463CB" w:rsidRPr="0039364D">
        <w:t xml:space="preserve"> </w:t>
      </w:r>
      <w:del w:id="926" w:author="Won Do Lee" w:date="2023-01-13T00:13:00Z">
        <w:r w:rsidR="001463CB" w:rsidRPr="0039364D" w:rsidDel="006A48DE">
          <w:delText>the</w:delText>
        </w:r>
        <w:r w:rsidR="00A277AD" w:rsidRPr="0039364D" w:rsidDel="006A48DE">
          <w:delText xml:space="preserve"> evolution of mobility </w:delText>
        </w:r>
        <w:r w:rsidR="00772CDC" w:rsidRPr="0039364D" w:rsidDel="006A48DE">
          <w:delText>levels</w:delText>
        </w:r>
      </w:del>
      <w:ins w:id="927" w:author="Won Do Lee" w:date="2023-01-13T00:13:00Z">
        <w:r w:rsidR="006A48DE" w:rsidRPr="0039364D">
          <w:t>trajectories of mobility</w:t>
        </w:r>
      </w:ins>
      <w:ins w:id="928" w:author="Won Do Lee" w:date="2023-01-13T00:14:00Z">
        <w:r w:rsidR="006A48DE" w:rsidRPr="0039364D">
          <w:t xml:space="preserve"> </w:t>
        </w:r>
      </w:ins>
      <w:del w:id="929" w:author="Won Do Lee" w:date="2023-01-13T00:14:00Z">
        <w:r w:rsidR="009A0AA3" w:rsidRPr="0039364D" w:rsidDel="006A48DE">
          <w:delText xml:space="preserve">. It is </w:delText>
        </w:r>
      </w:del>
      <w:del w:id="930" w:author="Won Do Lee" w:date="2023-01-13T00:13:00Z">
        <w:r w:rsidR="005B3324" w:rsidRPr="0039364D" w:rsidDel="006A48DE">
          <w:delText>explicitly linked to</w:delText>
        </w:r>
      </w:del>
      <w:ins w:id="931" w:author="Won Do Lee" w:date="2023-01-13T00:13:00Z">
        <w:r w:rsidR="006A48DE" w:rsidRPr="0039364D">
          <w:t>coping with</w:t>
        </w:r>
      </w:ins>
      <w:r w:rsidR="005B3324" w:rsidRPr="0039364D">
        <w:t xml:space="preserve"> socioeconomic and demographic factors.</w:t>
      </w:r>
      <w:r w:rsidR="00565144" w:rsidRPr="0039364D">
        <w:t xml:space="preserve"> </w:t>
      </w:r>
      <w:r w:rsidR="00EA65DE" w:rsidRPr="0039364D">
        <w:t>The research was founded on the integration of novel</w:t>
      </w:r>
      <w:r w:rsidR="000C33B1" w:rsidRPr="0039364D">
        <w:t xml:space="preserve"> </w:t>
      </w:r>
      <w:r w:rsidR="00322A3A" w:rsidRPr="0039364D">
        <w:t>data a</w:t>
      </w:r>
      <w:r w:rsidR="000C33B1" w:rsidRPr="0039364D">
        <w:t>nd data mining techniques</w:t>
      </w:r>
      <w:r w:rsidR="00322A3A" w:rsidRPr="0039364D">
        <w:t xml:space="preserve">. In detail, </w:t>
      </w:r>
      <w:ins w:id="932" w:author="Won Do Lee" w:date="2023-01-17T21:57:00Z">
        <w:r w:rsidR="000F3486" w:rsidRPr="0039364D">
          <w:t xml:space="preserve">employing longitudinal </w:t>
        </w:r>
        <w:del w:id="933" w:author="Won Do Lee" w:date="2023-07-13T13:08:00Z">
          <w:r w:rsidR="000F3486" w:rsidRPr="0039364D" w:rsidDel="00862E73">
            <w:delText>perspective  to</w:delText>
          </w:r>
        </w:del>
      </w:ins>
      <w:ins w:id="934" w:author="Won Do Lee" w:date="2023-07-13T13:08:00Z">
        <w:r w:rsidR="00862E73" w:rsidRPr="0039364D">
          <w:t>perspective to</w:t>
        </w:r>
      </w:ins>
      <w:ins w:id="935" w:author="Won Do Lee" w:date="2023-01-17T21:57:00Z">
        <w:r w:rsidR="000F3486" w:rsidRPr="0039364D">
          <w:t xml:space="preserve"> explore </w:t>
        </w:r>
      </w:ins>
      <w:del w:id="936" w:author="Won Do Lee" w:date="2023-01-17T21:57:00Z">
        <w:r w:rsidR="00322A3A" w:rsidRPr="0039364D" w:rsidDel="000F3486">
          <w:delText>the monitoring of</w:delText>
        </w:r>
      </w:del>
      <w:ins w:id="937" w:author="Won Do Lee" w:date="2023-01-17T21:57:00Z">
        <w:r w:rsidR="000F3486" w:rsidRPr="0039364D">
          <w:t xml:space="preserve">changes in mobility by </w:t>
        </w:r>
      </w:ins>
      <w:del w:id="938" w:author="Won Do Lee" w:date="2023-01-17T21:57:00Z">
        <w:r w:rsidR="00322A3A" w:rsidRPr="0039364D" w:rsidDel="000F3486">
          <w:delText xml:space="preserve"> </w:delText>
        </w:r>
        <w:r w:rsidR="00D83D16" w:rsidRPr="0039364D" w:rsidDel="000F3486">
          <w:delText xml:space="preserve">mobility </w:delText>
        </w:r>
        <w:r w:rsidR="00C618E8" w:rsidRPr="0039364D" w:rsidDel="000F3486">
          <w:delText xml:space="preserve">levels </w:delText>
        </w:r>
        <w:r w:rsidR="00D83D16" w:rsidRPr="0039364D" w:rsidDel="000F3486">
          <w:delText>chan</w:delText>
        </w:r>
        <w:r w:rsidR="00D905BF" w:rsidRPr="0039364D" w:rsidDel="000F3486">
          <w:delText xml:space="preserve">ges </w:delText>
        </w:r>
      </w:del>
      <w:r w:rsidR="00D905BF" w:rsidRPr="0039364D">
        <w:t xml:space="preserve">using </w:t>
      </w:r>
      <w:r w:rsidR="00322A3A" w:rsidRPr="0039364D">
        <w:t xml:space="preserve">mobile phone data </w:t>
      </w:r>
      <w:r w:rsidR="00D905BF" w:rsidRPr="0039364D">
        <w:t xml:space="preserve">spanning seven months. </w:t>
      </w:r>
      <w:ins w:id="939" w:author="Won Do Lee" w:date="2023-01-17T21:57:00Z">
        <w:r w:rsidR="000F3486" w:rsidRPr="0039364D">
          <w:t>And then,</w:t>
        </w:r>
      </w:ins>
      <w:ins w:id="940" w:author="Won Do Lee" w:date="2023-01-17T21:58:00Z">
        <w:r w:rsidR="000F3486" w:rsidRPr="0039364D">
          <w:t xml:space="preserve"> </w:t>
        </w:r>
      </w:ins>
      <w:r w:rsidR="00D905BF" w:rsidRPr="0039364D">
        <w:t>Clus</w:t>
      </w:r>
      <w:r w:rsidR="009A0AA3" w:rsidRPr="0039364D">
        <w:t>t</w:t>
      </w:r>
      <w:r w:rsidR="00D905BF" w:rsidRPr="0039364D">
        <w:t xml:space="preserve">ering analysis and classification model </w:t>
      </w:r>
      <w:r w:rsidR="008A6110" w:rsidRPr="0039364D">
        <w:t xml:space="preserve">were chosen </w:t>
      </w:r>
      <w:r w:rsidR="00571E75" w:rsidRPr="0039364D">
        <w:t xml:space="preserve">to </w:t>
      </w:r>
      <w:r w:rsidR="00F447AF" w:rsidRPr="0039364D">
        <w:t>collect</w:t>
      </w:r>
      <w:r w:rsidR="00EE1B45" w:rsidRPr="0039364D">
        <w:t xml:space="preserve"> similar</w:t>
      </w:r>
      <w:r w:rsidR="00115CBD" w:rsidRPr="0039364D">
        <w:t xml:space="preserve"> trajectories of mobility </w:t>
      </w:r>
      <w:del w:id="941" w:author="Won Do Lee" w:date="2023-01-13T00:23:00Z">
        <w:r w:rsidR="00115CBD" w:rsidRPr="0039364D" w:rsidDel="00FC3526">
          <w:delText>reduction</w:delText>
        </w:r>
        <w:r w:rsidR="00A17A6E" w:rsidRPr="0039364D" w:rsidDel="00FC3526">
          <w:delText xml:space="preserve"> </w:delText>
        </w:r>
      </w:del>
      <w:r w:rsidR="00FA1221" w:rsidRPr="0039364D">
        <w:t xml:space="preserve">and </w:t>
      </w:r>
      <w:r w:rsidR="00A17A6E" w:rsidRPr="0039364D">
        <w:t xml:space="preserve">find the significant factors </w:t>
      </w:r>
      <w:r w:rsidR="003B7800" w:rsidRPr="0039364D">
        <w:t>to predict the</w:t>
      </w:r>
      <w:r w:rsidR="00A17A6E" w:rsidRPr="0039364D">
        <w:t xml:space="preserve"> </w:t>
      </w:r>
      <w:r w:rsidR="004F4BE4" w:rsidRPr="0039364D">
        <w:t>clusters</w:t>
      </w:r>
      <w:r w:rsidR="00FA1221" w:rsidRPr="0039364D">
        <w:t>,</w:t>
      </w:r>
      <w:r w:rsidR="003B7800" w:rsidRPr="0039364D">
        <w:t xml:space="preserve"> </w:t>
      </w:r>
      <w:r w:rsidR="00FA1221" w:rsidRPr="0039364D">
        <w:t xml:space="preserve">respectively. </w:t>
      </w:r>
      <w:r w:rsidR="00863A8E" w:rsidRPr="0039364D">
        <w:t>Two main con</w:t>
      </w:r>
      <w:r w:rsidR="009A0AA3" w:rsidRPr="0039364D">
        <w:t>c</w:t>
      </w:r>
      <w:r w:rsidR="00863A8E" w:rsidRPr="0039364D">
        <w:t>lusions can be drawn</w:t>
      </w:r>
      <w:r w:rsidR="00662D7A" w:rsidRPr="0039364D">
        <w:t>.</w:t>
      </w:r>
    </w:p>
    <w:p w14:paraId="71B101E2" w14:textId="5BBD877A" w:rsidR="003666FA" w:rsidRPr="0039364D" w:rsidRDefault="00377348" w:rsidP="00872147">
      <w:pPr>
        <w:spacing w:after="240"/>
      </w:pPr>
      <w:r w:rsidRPr="0039364D">
        <w:t>First,</w:t>
      </w:r>
      <w:r w:rsidR="00FD7033" w:rsidRPr="0039364D">
        <w:t xml:space="preserve"> </w:t>
      </w:r>
      <w:del w:id="942" w:author="Won Do Lee" w:date="2023-01-13T00:23:00Z">
        <w:r w:rsidR="00F45915" w:rsidRPr="0039364D" w:rsidDel="00FC3526">
          <w:delText xml:space="preserve">monitoring </w:delText>
        </w:r>
        <w:r w:rsidR="00B6367D" w:rsidRPr="0039364D" w:rsidDel="00FC3526">
          <w:delText xml:space="preserve">how </w:delText>
        </w:r>
      </w:del>
      <w:r w:rsidR="00B6367D" w:rsidRPr="0039364D">
        <w:t>people’</w:t>
      </w:r>
      <w:r w:rsidR="00152816" w:rsidRPr="0039364D">
        <w:t>s everyday mobility has</w:t>
      </w:r>
      <w:r w:rsidR="00AB3005" w:rsidRPr="0039364D">
        <w:t xml:space="preserve"> </w:t>
      </w:r>
      <w:ins w:id="943" w:author="Won Do Lee" w:date="2023-01-13T00:23:00Z">
        <w:r w:rsidR="00FC3526" w:rsidRPr="0039364D">
          <w:t xml:space="preserve">been </w:t>
        </w:r>
      </w:ins>
      <w:r w:rsidR="000408E3" w:rsidRPr="0039364D">
        <w:t>changed</w:t>
      </w:r>
      <w:ins w:id="944" w:author="Won Do Lee" w:date="2023-01-13T00:23:00Z">
        <w:r w:rsidR="00FC3526" w:rsidRPr="0039364D">
          <w:t xml:space="preserve">, </w:t>
        </w:r>
      </w:ins>
      <w:del w:id="945" w:author="Won Do Lee" w:date="2023-01-13T00:23:00Z">
        <w:r w:rsidR="000408E3" w:rsidRPr="0039364D" w:rsidDel="00FC3526">
          <w:delText xml:space="preserve"> </w:delText>
        </w:r>
      </w:del>
      <w:ins w:id="946" w:author="Won Do Lee" w:date="2023-01-13T00:23:00Z">
        <w:r w:rsidR="00FC3526" w:rsidRPr="0039364D">
          <w:t xml:space="preserve">and it </w:t>
        </w:r>
      </w:ins>
      <w:del w:id="947" w:author="Won Do Lee" w:date="2023-01-13T00:23:00Z">
        <w:r w:rsidR="00DB7238" w:rsidRPr="0039364D" w:rsidDel="00FC3526">
          <w:delText xml:space="preserve">can </w:delText>
        </w:r>
      </w:del>
      <w:ins w:id="948" w:author="Won Do Lee" w:date="2023-01-13T00:23:00Z">
        <w:r w:rsidR="00FC3526" w:rsidRPr="0039364D">
          <w:t xml:space="preserve">could be the clear </w:t>
        </w:r>
      </w:ins>
      <w:ins w:id="949" w:author="Won Do Lee" w:date="2023-01-13T00:24:00Z">
        <w:r w:rsidR="00FC3526" w:rsidRPr="0039364D">
          <w:t xml:space="preserve">evidence </w:t>
        </w:r>
      </w:ins>
      <w:del w:id="950" w:author="Won Do Lee" w:date="2023-01-13T00:23:00Z">
        <w:r w:rsidR="00DB7238" w:rsidRPr="0039364D" w:rsidDel="00FC3526">
          <w:delText>be established as</w:delText>
        </w:r>
      </w:del>
      <w:del w:id="951" w:author="Won Do Lee" w:date="2023-01-13T00:24:00Z">
        <w:r w:rsidR="00DB7238" w:rsidRPr="0039364D" w:rsidDel="00FC3526">
          <w:delText xml:space="preserve"> the best measure </w:delText>
        </w:r>
      </w:del>
      <w:r w:rsidR="00DB7238" w:rsidRPr="0039364D">
        <w:t xml:space="preserve">of the effectiveness of </w:t>
      </w:r>
      <w:r w:rsidR="00AB3005" w:rsidRPr="0039364D">
        <w:t>government interventions</w:t>
      </w:r>
      <w:r w:rsidR="00152816" w:rsidRPr="0039364D">
        <w:t xml:space="preserve"> in times of the pandemic</w:t>
      </w:r>
      <w:r w:rsidR="000A508C" w:rsidRPr="0039364D">
        <w:t>.</w:t>
      </w:r>
      <w:r w:rsidR="00AB3005" w:rsidRPr="0039364D">
        <w:t xml:space="preserve"> </w:t>
      </w:r>
      <w:r w:rsidR="00E21065" w:rsidRPr="0039364D">
        <w:t>In England, m</w:t>
      </w:r>
      <w:r w:rsidR="00214F51" w:rsidRPr="0039364D">
        <w:t xml:space="preserve">obility levels </w:t>
      </w:r>
      <w:r w:rsidR="00E21065" w:rsidRPr="0039364D">
        <w:t>already fall</w:t>
      </w:r>
      <w:r w:rsidR="000A508C" w:rsidRPr="0039364D">
        <w:t>ing</w:t>
      </w:r>
      <w:r w:rsidR="00E21065" w:rsidRPr="0039364D">
        <w:t xml:space="preserve"> </w:t>
      </w:r>
      <w:r w:rsidR="002610DB" w:rsidRPr="0039364D">
        <w:t xml:space="preserve">about </w:t>
      </w:r>
      <w:r w:rsidR="00E21065" w:rsidRPr="0039364D">
        <w:t>50%</w:t>
      </w:r>
      <w:r w:rsidR="00E43E64" w:rsidRPr="0039364D">
        <w:t xml:space="preserve"> compared to the pre-pandemic in the early stage of the pandemic</w:t>
      </w:r>
      <w:r w:rsidR="000A508C" w:rsidRPr="0039364D">
        <w:t xml:space="preserve"> (</w:t>
      </w:r>
      <w:r w:rsidR="00BC66F1" w:rsidRPr="0039364D">
        <w:t xml:space="preserve">i.e., </w:t>
      </w:r>
      <w:r w:rsidR="00152816" w:rsidRPr="0039364D">
        <w:t xml:space="preserve">the </w:t>
      </w:r>
      <w:r w:rsidR="00A31A2B" w:rsidRPr="0039364D">
        <w:t>first day of lockdown</w:t>
      </w:r>
      <w:r w:rsidR="00B72C0C" w:rsidRPr="0039364D">
        <w:t>)</w:t>
      </w:r>
      <w:r w:rsidR="00E21065" w:rsidRPr="0039364D">
        <w:t>.</w:t>
      </w:r>
      <w:r w:rsidR="00E43E64" w:rsidRPr="0039364D">
        <w:t xml:space="preserve"> M</w:t>
      </w:r>
      <w:r w:rsidR="00E80707" w:rsidRPr="0039364D">
        <w:t>obility levels continu</w:t>
      </w:r>
      <w:r w:rsidR="001F51DF" w:rsidRPr="0039364D">
        <w:t xml:space="preserve">ously </w:t>
      </w:r>
      <w:r w:rsidR="00C1161B" w:rsidRPr="0039364D">
        <w:t>declined</w:t>
      </w:r>
      <w:r w:rsidR="001F51DF" w:rsidRPr="0039364D">
        <w:t xml:space="preserve"> </w:t>
      </w:r>
      <w:r w:rsidR="009A7F59" w:rsidRPr="0039364D">
        <w:t>towards</w:t>
      </w:r>
      <w:r w:rsidR="00B72C0C" w:rsidRPr="0039364D">
        <w:t xml:space="preserve"> </w:t>
      </w:r>
      <w:r w:rsidR="001F51DF" w:rsidRPr="0039364D">
        <w:t>80%</w:t>
      </w:r>
      <w:r w:rsidR="007B14A8" w:rsidRPr="0039364D">
        <w:t xml:space="preserve"> (</w:t>
      </w:r>
      <w:r w:rsidR="00BC66F1" w:rsidRPr="0039364D">
        <w:t xml:space="preserve">i.e., </w:t>
      </w:r>
      <w:r w:rsidR="00E52103" w:rsidRPr="0039364D">
        <w:t>7-day</w:t>
      </w:r>
      <w:r w:rsidR="00B72C0C" w:rsidRPr="0039364D">
        <w:t xml:space="preserve"> on lockdown)</w:t>
      </w:r>
      <w:r w:rsidR="00214F51" w:rsidRPr="0039364D">
        <w:t xml:space="preserve"> but </w:t>
      </w:r>
      <w:r w:rsidR="007B14A8" w:rsidRPr="0039364D">
        <w:t>soon bounced back</w:t>
      </w:r>
      <w:r w:rsidR="000E3F9B" w:rsidRPr="0039364D">
        <w:t xml:space="preserve"> </w:t>
      </w:r>
      <w:r w:rsidR="00E52103" w:rsidRPr="0039364D">
        <w:t xml:space="preserve">up to </w:t>
      </w:r>
      <w:r w:rsidR="00193A69" w:rsidRPr="0039364D">
        <w:t xml:space="preserve">50% </w:t>
      </w:r>
      <w:r w:rsidR="00BC53E3" w:rsidRPr="0039364D">
        <w:t>over</w:t>
      </w:r>
      <w:r w:rsidR="00E43E64" w:rsidRPr="0039364D">
        <w:t xml:space="preserve"> </w:t>
      </w:r>
      <w:r w:rsidR="00193A69" w:rsidRPr="0039364D">
        <w:t xml:space="preserve">the </w:t>
      </w:r>
      <w:r w:rsidR="00BC53E3" w:rsidRPr="0039364D">
        <w:t xml:space="preserve">course of the </w:t>
      </w:r>
      <w:r w:rsidR="00E43E64" w:rsidRPr="0039364D">
        <w:t>national lockdown</w:t>
      </w:r>
      <w:r w:rsidR="00E21065" w:rsidRPr="0039364D">
        <w:t xml:space="preserve">. </w:t>
      </w:r>
      <w:del w:id="952" w:author="Won Do Lee" w:date="2023-01-13T00:24:00Z">
        <w:r w:rsidR="0062663A" w:rsidRPr="0039364D" w:rsidDel="00FC3526">
          <w:delText>Lockdown easing</w:delText>
        </w:r>
      </w:del>
      <w:ins w:id="953" w:author="Won Do Lee" w:date="2023-01-13T00:24:00Z">
        <w:r w:rsidR="00FC3526" w:rsidRPr="0039364D">
          <w:t>Easing lockdown</w:t>
        </w:r>
      </w:ins>
      <w:r w:rsidR="0062663A" w:rsidRPr="0039364D">
        <w:t xml:space="preserve"> </w:t>
      </w:r>
      <w:r w:rsidR="00FD1576" w:rsidRPr="0039364D">
        <w:t xml:space="preserve">supported </w:t>
      </w:r>
      <w:r w:rsidR="0062663A" w:rsidRPr="0039364D">
        <w:t>the m</w:t>
      </w:r>
      <w:r w:rsidR="007B14A8" w:rsidRPr="0039364D">
        <w:t xml:space="preserve">obility </w:t>
      </w:r>
      <w:r w:rsidR="00761BC9" w:rsidRPr="0039364D">
        <w:t>re</w:t>
      </w:r>
      <w:r w:rsidR="00D915B7" w:rsidRPr="0039364D">
        <w:t>c</w:t>
      </w:r>
      <w:r w:rsidR="00761BC9" w:rsidRPr="0039364D">
        <w:t>overy</w:t>
      </w:r>
      <w:r w:rsidR="00E52103" w:rsidRPr="0039364D">
        <w:t xml:space="preserve"> so that </w:t>
      </w:r>
      <w:r w:rsidR="0062663A" w:rsidRPr="0039364D">
        <w:t>mobility levels r</w:t>
      </w:r>
      <w:r w:rsidR="007268AB" w:rsidRPr="0039364D">
        <w:t xml:space="preserve">eturned to normal </w:t>
      </w:r>
      <w:r w:rsidR="009B4C8D" w:rsidRPr="0039364D">
        <w:t xml:space="preserve">in the </w:t>
      </w:r>
      <w:r w:rsidR="007268AB" w:rsidRPr="0039364D">
        <w:t>post-lockdown period</w:t>
      </w:r>
      <w:r w:rsidR="00DD15D8" w:rsidRPr="0039364D">
        <w:t xml:space="preserve">. </w:t>
      </w:r>
      <w:r w:rsidR="00987FE0" w:rsidRPr="0039364D">
        <w:t xml:space="preserve">However, the trajectory of mobility reduction under the lockdown is not the same extent. </w:t>
      </w:r>
      <w:ins w:id="954" w:author="Won Do Lee" w:date="2023-01-13T00:14:00Z">
        <w:del w:id="955" w:author="Won Do Lee [2]" w:date="2023-08-01T16:13:00Z">
          <w:r w:rsidR="006A48DE" w:rsidRPr="0039364D" w:rsidDel="00F40764">
            <w:delText>Group</w:delText>
          </w:r>
        </w:del>
      </w:ins>
      <w:ins w:id="956" w:author="Won Do Lee [2]" w:date="2023-08-01T16:13:00Z">
        <w:r w:rsidR="00F40764">
          <w:t xml:space="preserve">Spatial </w:t>
        </w:r>
      </w:ins>
      <w:ins w:id="957" w:author="Won Do Lee" w:date="2023-01-13T00:14:00Z">
        <w:del w:id="958" w:author="Won Do Lee [2]" w:date="2023-08-01T16:16:00Z">
          <w:r w:rsidR="006A48DE" w:rsidRPr="0039364D" w:rsidDel="00182B74">
            <w:delText xml:space="preserve"> </w:delText>
          </w:r>
        </w:del>
        <w:r w:rsidR="006A48DE" w:rsidRPr="0039364D">
          <w:t xml:space="preserve">heterogeneity </w:t>
        </w:r>
      </w:ins>
      <w:ins w:id="959" w:author="Won Do Lee [2]" w:date="2023-08-01T16:16:00Z">
        <w:r w:rsidR="00182B74">
          <w:t>in</w:t>
        </w:r>
      </w:ins>
      <w:ins w:id="960" w:author="Won Do Lee [2]" w:date="2023-08-01T16:14:00Z">
        <w:r w:rsidR="00F40764">
          <w:t xml:space="preserve"> clusters relating to</w:t>
        </w:r>
      </w:ins>
      <w:ins w:id="961" w:author="Won Do Lee" w:date="2023-01-13T00:14:00Z">
        <w:del w:id="962" w:author="Won Do Lee [2]" w:date="2023-08-01T16:14:00Z">
          <w:r w:rsidR="006A48DE" w:rsidRPr="0039364D" w:rsidDel="00F40764">
            <w:delText>in</w:delText>
          </w:r>
        </w:del>
        <w:r w:rsidR="006A48DE" w:rsidRPr="0039364D">
          <w:t xml:space="preserve"> </w:t>
        </w:r>
      </w:ins>
      <w:del w:id="963" w:author="Won Do Lee" w:date="2023-01-13T00:14:00Z">
        <w:r w:rsidR="00987FE0" w:rsidRPr="0039364D" w:rsidDel="006A48DE">
          <w:delText xml:space="preserve">Heterogeneous </w:delText>
        </w:r>
        <w:r w:rsidR="001A0222" w:rsidRPr="0039364D" w:rsidDel="006A48DE">
          <w:delText>evolution of change in mobility levels</w:delText>
        </w:r>
      </w:del>
      <w:ins w:id="964" w:author="Won Do Lee" w:date="2023-01-13T00:14:00Z">
        <w:r w:rsidR="006A48DE" w:rsidRPr="0039364D">
          <w:t>trajectories of mobility change</w:t>
        </w:r>
      </w:ins>
      <w:r w:rsidR="001A0222" w:rsidRPr="0039364D">
        <w:t xml:space="preserve"> </w:t>
      </w:r>
      <w:r w:rsidR="00FD1576" w:rsidRPr="0039364D">
        <w:t>w</w:t>
      </w:r>
      <w:r w:rsidR="001A0222" w:rsidRPr="0039364D">
        <w:t>as</w:t>
      </w:r>
      <w:r w:rsidR="00FD1576" w:rsidRPr="0039364D">
        <w:t xml:space="preserve"> </w:t>
      </w:r>
      <w:del w:id="965" w:author="Won Do Lee [2]" w:date="2023-08-01T16:16:00Z">
        <w:r w:rsidR="00987FE0" w:rsidRPr="0039364D" w:rsidDel="00182B74">
          <w:delText xml:space="preserve">exhibited </w:delText>
        </w:r>
      </w:del>
      <w:ins w:id="966" w:author="Won Do Lee [2]" w:date="2023-08-01T16:16:00Z">
        <w:r w:rsidR="00182B74">
          <w:t>e</w:t>
        </w:r>
      </w:ins>
      <w:ins w:id="967" w:author="Won Do Lee [2]" w:date="2023-08-01T16:17:00Z">
        <w:r w:rsidR="00182B74">
          <w:t>v</w:t>
        </w:r>
      </w:ins>
      <w:ins w:id="968" w:author="Won Do Lee [2]" w:date="2023-08-01T16:16:00Z">
        <w:r w:rsidR="00182B74">
          <w:t>ident</w:t>
        </w:r>
        <w:r w:rsidR="00182B74" w:rsidRPr="0039364D">
          <w:t xml:space="preserve"> </w:t>
        </w:r>
      </w:ins>
      <w:r w:rsidR="00987FE0" w:rsidRPr="0039364D">
        <w:t xml:space="preserve">throughout time-series clustering analysis. </w:t>
      </w:r>
      <w:r w:rsidR="008B428D" w:rsidRPr="0039364D">
        <w:t xml:space="preserve">It </w:t>
      </w:r>
      <w:del w:id="969" w:author="Won Do Lee [2]" w:date="2023-08-01T16:17:00Z">
        <w:r w:rsidR="008B428D" w:rsidRPr="0039364D" w:rsidDel="00182B74">
          <w:delText xml:space="preserve">revealed </w:delText>
        </w:r>
      </w:del>
      <w:r w:rsidR="004D7E09">
        <w:t xml:space="preserve">revealed </w:t>
      </w:r>
      <w:r w:rsidR="008B428D" w:rsidRPr="0039364D">
        <w:t xml:space="preserve">differences in the recovery of mobility levels during the lockdown between </w:t>
      </w:r>
      <w:r w:rsidR="004D7E09">
        <w:t>th</w:t>
      </w:r>
      <w:r w:rsidR="008B428D" w:rsidRPr="0039364D">
        <w:t xml:space="preserve">generated clusters. </w:t>
      </w:r>
      <w:r w:rsidR="006D09D9" w:rsidRPr="0039364D">
        <w:t>The finding tha</w:t>
      </w:r>
      <w:r w:rsidR="00A23DB7" w:rsidRPr="0039364D">
        <w:t xml:space="preserve">t </w:t>
      </w:r>
      <w:r w:rsidR="002A6869" w:rsidRPr="0039364D">
        <w:t xml:space="preserve">areas with </w:t>
      </w:r>
      <w:r w:rsidR="00A23DB7" w:rsidRPr="0039364D">
        <w:t xml:space="preserve">the </w:t>
      </w:r>
      <w:r w:rsidR="00AD2FEE" w:rsidRPr="0039364D">
        <w:t xml:space="preserve">greatest reduction in mobility </w:t>
      </w:r>
      <w:r w:rsidR="002A6869" w:rsidRPr="0039364D">
        <w:t xml:space="preserve">levels </w:t>
      </w:r>
      <w:r w:rsidR="009A1066" w:rsidRPr="0039364D">
        <w:t>before</w:t>
      </w:r>
      <w:r w:rsidR="00451B11" w:rsidRPr="0039364D">
        <w:t xml:space="preserve"> the government-mandated lockdown</w:t>
      </w:r>
      <w:r w:rsidR="00140F88" w:rsidRPr="0039364D">
        <w:t xml:space="preserve"> </w:t>
      </w:r>
      <w:r w:rsidR="00451B11" w:rsidRPr="0039364D">
        <w:t xml:space="preserve">and marginal </w:t>
      </w:r>
      <w:r w:rsidR="00EE2AB3" w:rsidRPr="0039364D">
        <w:t>recovery</w:t>
      </w:r>
      <w:r w:rsidR="00451B11" w:rsidRPr="0039364D">
        <w:t xml:space="preserve"> </w:t>
      </w:r>
      <w:r w:rsidR="00BF2B22" w:rsidRPr="0039364D">
        <w:t xml:space="preserve">during the lockdown </w:t>
      </w:r>
      <w:r w:rsidR="004D7E09">
        <w:t>were</w:t>
      </w:r>
      <w:r w:rsidR="00FD1576" w:rsidRPr="0039364D">
        <w:t xml:space="preserve"> </w:t>
      </w:r>
      <w:r w:rsidR="00A23DB7" w:rsidRPr="0039364D">
        <w:t xml:space="preserve">observed in </w:t>
      </w:r>
      <w:r w:rsidR="00EE2AB3" w:rsidRPr="0039364D">
        <w:t xml:space="preserve">Inner London. </w:t>
      </w:r>
      <w:r w:rsidR="00D952E9" w:rsidRPr="0039364D">
        <w:t xml:space="preserve">In contrast, areas with the </w:t>
      </w:r>
      <w:r w:rsidR="00EE2AB3" w:rsidRPr="0039364D">
        <w:t xml:space="preserve">lowest </w:t>
      </w:r>
      <w:r w:rsidR="009A1066" w:rsidRPr="0039364D">
        <w:t>reduction</w:t>
      </w:r>
      <w:r w:rsidR="00071258" w:rsidRPr="0039364D">
        <w:t xml:space="preserve"> in mobility</w:t>
      </w:r>
      <w:r w:rsidR="00EE2AB3" w:rsidRPr="0039364D">
        <w:t xml:space="preserve"> </w:t>
      </w:r>
      <w:r w:rsidR="009A1066" w:rsidRPr="0039364D">
        <w:t xml:space="preserve">and </w:t>
      </w:r>
      <w:r w:rsidR="005B3D55" w:rsidRPr="0039364D">
        <w:t xml:space="preserve">rapid </w:t>
      </w:r>
      <w:r w:rsidR="004F3415" w:rsidRPr="0039364D">
        <w:t xml:space="preserve">mobility bound back </w:t>
      </w:r>
      <w:r w:rsidR="00D952E9" w:rsidRPr="0039364D">
        <w:t xml:space="preserve">can be found </w:t>
      </w:r>
      <w:r w:rsidR="00937F6C" w:rsidRPr="0039364D">
        <w:t>in North West</w:t>
      </w:r>
      <w:r w:rsidR="00A425EC" w:rsidRPr="0039364D">
        <w:t xml:space="preserve">, </w:t>
      </w:r>
      <w:r w:rsidR="00937F6C" w:rsidRPr="0039364D">
        <w:t>and Yorkshire and the Humber.</w:t>
      </w:r>
    </w:p>
    <w:p w14:paraId="2EA239F5" w14:textId="77777777" w:rsidR="00975F37" w:rsidRPr="0039364D" w:rsidRDefault="00D279E8" w:rsidP="00872147">
      <w:r w:rsidRPr="0039364D">
        <w:t>Second,</w:t>
      </w:r>
      <w:r w:rsidR="009A05E6" w:rsidRPr="0039364D">
        <w:t xml:space="preserve"> people</w:t>
      </w:r>
      <w:r w:rsidR="00DA0DEC" w:rsidRPr="0039364D">
        <w:t>’s</w:t>
      </w:r>
      <w:r w:rsidR="009A05E6" w:rsidRPr="0039364D">
        <w:t xml:space="preserve"> </w:t>
      </w:r>
      <w:r w:rsidR="00E245CF" w:rsidRPr="0039364D">
        <w:t>mobility levels ha</w:t>
      </w:r>
      <w:r w:rsidR="00A425EC" w:rsidRPr="0039364D">
        <w:t>ve</w:t>
      </w:r>
      <w:r w:rsidR="00E245CF" w:rsidRPr="0039364D">
        <w:t xml:space="preserve"> been </w:t>
      </w:r>
      <w:r w:rsidR="00B63D12" w:rsidRPr="0039364D">
        <w:t xml:space="preserve">influenced </w:t>
      </w:r>
      <w:r w:rsidR="001E780B" w:rsidRPr="0039364D">
        <w:t>by</w:t>
      </w:r>
      <w:r w:rsidR="00DA0DEC" w:rsidRPr="0039364D">
        <w:t xml:space="preserve"> </w:t>
      </w:r>
      <w:r w:rsidR="00E245CF" w:rsidRPr="0039364D">
        <w:t>government interventions</w:t>
      </w:r>
      <w:r w:rsidR="009D3A14" w:rsidRPr="0039364D">
        <w:t xml:space="preserve">, but </w:t>
      </w:r>
      <w:r w:rsidR="00BD618B" w:rsidRPr="0039364D">
        <w:t>it</w:t>
      </w:r>
      <w:r w:rsidR="00A425EC" w:rsidRPr="0039364D">
        <w:t xml:space="preserve"> was</w:t>
      </w:r>
      <w:r w:rsidR="00BD618B" w:rsidRPr="0039364D">
        <w:t xml:space="preserve"> also </w:t>
      </w:r>
      <w:r w:rsidR="00D93DFF" w:rsidRPr="0039364D">
        <w:t xml:space="preserve">coupling with </w:t>
      </w:r>
      <w:r w:rsidR="007D7BC6" w:rsidRPr="0039364D">
        <w:t>t</w:t>
      </w:r>
      <w:r w:rsidR="009D3A14" w:rsidRPr="0039364D">
        <w:t xml:space="preserve">he </w:t>
      </w:r>
      <w:r w:rsidR="00BD618B" w:rsidRPr="0039364D">
        <w:t xml:space="preserve">individual </w:t>
      </w:r>
      <w:r w:rsidR="009D3A14" w:rsidRPr="0039364D">
        <w:t xml:space="preserve">ability </w:t>
      </w:r>
      <w:r w:rsidR="00DA0DEC" w:rsidRPr="0039364D">
        <w:t xml:space="preserve">to restrict everyday mobility </w:t>
      </w:r>
      <w:r w:rsidR="00DA0DEC" w:rsidRPr="0039364D">
        <w:rPr>
          <w:rPrChange w:id="970" w:author="Won Do Lee [2]" w:date="2023-08-01T14:56:00Z">
            <w:rPr>
              <w:noProof/>
            </w:rPr>
          </w:rPrChange>
        </w:rPr>
        <w:t>(Lee et al., 2021)</w:t>
      </w:r>
      <w:r w:rsidR="00E94BB6" w:rsidRPr="0039364D">
        <w:t>.</w:t>
      </w:r>
      <w:r w:rsidR="006240CF" w:rsidRPr="0039364D">
        <w:t xml:space="preserve"> </w:t>
      </w:r>
      <w:r w:rsidR="00C347FD" w:rsidRPr="0039364D">
        <w:t xml:space="preserve">Unsurprisingly, high-income workers </w:t>
      </w:r>
      <w:r w:rsidR="00A425EC" w:rsidRPr="0039364D">
        <w:t>mainly were</w:t>
      </w:r>
      <w:r w:rsidR="00C347FD" w:rsidRPr="0039364D">
        <w:t xml:space="preserve"> working from home</w:t>
      </w:r>
      <w:r w:rsidR="00E71460" w:rsidRPr="0039364D">
        <w:t xml:space="preserve">, </w:t>
      </w:r>
      <w:r w:rsidR="00C347FD" w:rsidRPr="0039364D">
        <w:t xml:space="preserve">and felt to </w:t>
      </w:r>
      <w:r w:rsidR="00A425EC" w:rsidRPr="0039364D">
        <w:t>adapt successfully</w:t>
      </w:r>
      <w:r w:rsidR="00C347FD" w:rsidRPr="0039364D">
        <w:t xml:space="preserve"> to </w:t>
      </w:r>
      <w:r w:rsidR="00A425EC" w:rsidRPr="0039364D">
        <w:t xml:space="preserve">the </w:t>
      </w:r>
      <w:r w:rsidR="00755AF8" w:rsidRPr="0039364D">
        <w:t xml:space="preserve">new normal </w:t>
      </w:r>
      <w:r w:rsidR="00755AF8" w:rsidRPr="0039364D">
        <w:rPr>
          <w:rPrChange w:id="971" w:author="Won Do Lee [2]" w:date="2023-08-01T14:56:00Z">
            <w:rPr>
              <w:noProof/>
            </w:rPr>
          </w:rPrChange>
        </w:rPr>
        <w:t>(Office for National Statistics, 2021)</w:t>
      </w:r>
      <w:r w:rsidR="00BD618B" w:rsidRPr="0039364D">
        <w:t xml:space="preserve">. </w:t>
      </w:r>
      <w:r w:rsidR="00A425EC" w:rsidRPr="0039364D">
        <w:t>R</w:t>
      </w:r>
      <w:r w:rsidR="00F1480B" w:rsidRPr="0039364D">
        <w:t xml:space="preserve">acial and ethnic </w:t>
      </w:r>
      <w:r w:rsidR="00D7459C" w:rsidRPr="0039364D">
        <w:t>minorities and poor peopl</w:t>
      </w:r>
      <w:r w:rsidR="00A425EC" w:rsidRPr="0039364D">
        <w:t>e lived in crowded conditions and generally worked</w:t>
      </w:r>
      <w:r w:rsidR="00D7459C" w:rsidRPr="0039364D">
        <w:t xml:space="preserve"> in essential industries </w:t>
      </w:r>
      <w:r w:rsidR="00D7459C" w:rsidRPr="0039364D">
        <w:rPr>
          <w:rPrChange w:id="972" w:author="Won Do Lee [2]" w:date="2023-08-01T14:56:00Z">
            <w:rPr>
              <w:noProof/>
            </w:rPr>
          </w:rPrChange>
        </w:rPr>
        <w:t>(Huang et al., 2021)</w:t>
      </w:r>
      <w:r w:rsidR="001E780B" w:rsidRPr="0039364D">
        <w:t>.</w:t>
      </w:r>
      <w:r w:rsidR="0094301D" w:rsidRPr="0039364D">
        <w:t xml:space="preserve"> </w:t>
      </w:r>
      <w:r w:rsidR="00BD618B" w:rsidRPr="0039364D">
        <w:t>Additionally</w:t>
      </w:r>
      <w:r w:rsidR="0094301D" w:rsidRPr="0039364D">
        <w:t xml:space="preserve">, Lou et al. </w:t>
      </w:r>
      <w:r w:rsidR="0094301D" w:rsidRPr="0039364D">
        <w:rPr>
          <w:rPrChange w:id="973" w:author="Won Do Lee [2]" w:date="2023-08-01T14:56:00Z">
            <w:rPr>
              <w:noProof/>
            </w:rPr>
          </w:rPrChange>
        </w:rPr>
        <w:t>(2020)</w:t>
      </w:r>
      <w:r w:rsidR="0094301D" w:rsidRPr="0039364D">
        <w:t xml:space="preserve"> </w:t>
      </w:r>
      <w:r w:rsidR="005A6495" w:rsidRPr="0039364D">
        <w:t xml:space="preserve">found </w:t>
      </w:r>
      <w:r w:rsidR="00A425EC" w:rsidRPr="0039364D">
        <w:t xml:space="preserve">that </w:t>
      </w:r>
      <w:r w:rsidR="005A6495" w:rsidRPr="0039364D">
        <w:t>stay-at-home orders d</w:t>
      </w:r>
      <w:r w:rsidR="00A425EC" w:rsidRPr="0039364D">
        <w:t>id</w:t>
      </w:r>
      <w:r w:rsidR="005A6495" w:rsidRPr="0039364D">
        <w:t xml:space="preserve"> not significantly reduce low-income work trips.</w:t>
      </w:r>
      <w:r w:rsidR="00BD618B" w:rsidRPr="0039364D">
        <w:t xml:space="preserve"> </w:t>
      </w:r>
      <w:r w:rsidR="001134EC" w:rsidRPr="0039364D">
        <w:t xml:space="preserve">Thus, it is vital to demonstrate the effects of socioeconomic and demographic factors </w:t>
      </w:r>
      <w:r w:rsidR="00A425EC" w:rsidRPr="0039364D">
        <w:t xml:space="preserve">to predict the patterns of </w:t>
      </w:r>
      <w:del w:id="974" w:author="Won Do Lee" w:date="2023-01-13T00:14:00Z">
        <w:r w:rsidR="00A425EC" w:rsidRPr="0039364D" w:rsidDel="006A48DE">
          <w:delText>evolution of mobility levels</w:delText>
        </w:r>
      </w:del>
      <w:ins w:id="975" w:author="Won Do Lee" w:date="2023-01-13T00:16:00Z">
        <w:r w:rsidR="003C0780" w:rsidRPr="0039364D">
          <w:t xml:space="preserve">temporal evolution of mobility level </w:t>
        </w:r>
      </w:ins>
      <w:del w:id="976" w:author="Won Do Lee" w:date="2023-01-13T00:16:00Z">
        <w:r w:rsidR="00E71460" w:rsidRPr="0039364D" w:rsidDel="003C0780">
          <w:delText xml:space="preserve"> </w:delText>
        </w:r>
      </w:del>
      <w:r w:rsidR="00E71460" w:rsidRPr="0039364D">
        <w:t xml:space="preserve">in </w:t>
      </w:r>
      <w:del w:id="977" w:author="Won Do Lee" w:date="2023-01-13T00:16:00Z">
        <w:r w:rsidR="00E71460" w:rsidRPr="0039364D" w:rsidDel="003C0780">
          <w:delText xml:space="preserve">a </w:delText>
        </w:r>
      </w:del>
      <w:r w:rsidR="00E71460" w:rsidRPr="0039364D">
        <w:t>pandemic</w:t>
      </w:r>
      <w:ins w:id="978" w:author="Won Do Lee" w:date="2023-01-13T00:16:00Z">
        <w:r w:rsidR="003C0780" w:rsidRPr="0039364D">
          <w:t xml:space="preserve"> times</w:t>
        </w:r>
      </w:ins>
      <w:r w:rsidR="00652005" w:rsidRPr="0039364D">
        <w:t xml:space="preserve">. </w:t>
      </w:r>
      <w:r w:rsidR="00140DEF" w:rsidRPr="0039364D">
        <w:t xml:space="preserve">Our classification model, MLR LASSO, </w:t>
      </w:r>
      <w:r w:rsidR="00D205AA" w:rsidRPr="0039364D">
        <w:t>ha</w:t>
      </w:r>
      <w:r w:rsidR="00F257F7" w:rsidRPr="0039364D">
        <w:t>s examined the significant factors and assessed the importance</w:t>
      </w:r>
      <w:r w:rsidR="003E2903" w:rsidRPr="0039364D">
        <w:t xml:space="preserve"> </w:t>
      </w:r>
      <w:r w:rsidR="00F257F7" w:rsidRPr="0039364D">
        <w:t xml:space="preserve">of selected features </w:t>
      </w:r>
      <w:r w:rsidR="007C3C33" w:rsidRPr="0039364D">
        <w:t>between clusters.</w:t>
      </w:r>
      <w:r w:rsidR="00173E83" w:rsidRPr="0039364D">
        <w:t xml:space="preserve"> </w:t>
      </w:r>
      <w:r w:rsidR="00813D7F" w:rsidRPr="0039364D">
        <w:t xml:space="preserve">As a result, </w:t>
      </w:r>
      <w:r w:rsidR="00173E83" w:rsidRPr="0039364D">
        <w:t>i</w:t>
      </w:r>
      <w:r w:rsidR="005C40A6" w:rsidRPr="0039364D">
        <w:t xml:space="preserve">ncome, </w:t>
      </w:r>
      <w:r w:rsidR="00D450D0" w:rsidRPr="0039364D">
        <w:t>employment</w:t>
      </w:r>
      <w:r w:rsidR="005C40A6" w:rsidRPr="0039364D">
        <w:t xml:space="preserve"> and accessibility </w:t>
      </w:r>
      <w:r w:rsidR="00F257F7" w:rsidRPr="0039364D">
        <w:t>are</w:t>
      </w:r>
      <w:r w:rsidR="005C40A6" w:rsidRPr="0039364D">
        <w:t xml:space="preserve"> </w:t>
      </w:r>
      <w:r w:rsidR="00150FA4" w:rsidRPr="0039364D">
        <w:t xml:space="preserve">quantified as the </w:t>
      </w:r>
      <w:r w:rsidR="00443B68" w:rsidRPr="0039364D">
        <w:t xml:space="preserve">most effective </w:t>
      </w:r>
      <w:r w:rsidR="00173E83" w:rsidRPr="0039364D">
        <w:t>domain</w:t>
      </w:r>
      <w:r w:rsidR="00443B68" w:rsidRPr="0039364D">
        <w:t xml:space="preserve">s. </w:t>
      </w:r>
      <w:r w:rsidR="00F257F7" w:rsidRPr="0039364D">
        <w:t>Subsequently, housing type, perceived risk of COVID-19</w:t>
      </w:r>
      <w:r w:rsidR="004F09E1" w:rsidRPr="0039364D">
        <w:t xml:space="preserve"> (before the lockdown)</w:t>
      </w:r>
      <w:r w:rsidR="00F257F7" w:rsidRPr="0039364D">
        <w:t xml:space="preserve">, and BAME (Black, Asian and minority ethnic) </w:t>
      </w:r>
      <w:r w:rsidR="00C60E3D" w:rsidRPr="0039364D">
        <w:t>vari</w:t>
      </w:r>
      <w:r w:rsidR="003F19CE" w:rsidRPr="0039364D">
        <w:t>a</w:t>
      </w:r>
      <w:r w:rsidR="00C60E3D" w:rsidRPr="0039364D">
        <w:t>bles</w:t>
      </w:r>
      <w:r w:rsidR="00F257F7" w:rsidRPr="0039364D">
        <w:t xml:space="preserve"> were also </w:t>
      </w:r>
      <w:commentRangeStart w:id="979"/>
      <w:r w:rsidR="00F257F7" w:rsidRPr="0039364D">
        <w:t>selected</w:t>
      </w:r>
      <w:commentRangeEnd w:id="979"/>
      <w:r w:rsidR="00005E6E" w:rsidRPr="0039364D">
        <w:rPr>
          <w:rStyle w:val="CommentReference"/>
        </w:rPr>
        <w:commentReference w:id="979"/>
      </w:r>
      <w:r w:rsidR="0094301D" w:rsidRPr="0039364D">
        <w:t xml:space="preserve">. </w:t>
      </w:r>
    </w:p>
    <w:p w14:paraId="2096336A" w14:textId="77777777" w:rsidR="00975F37" w:rsidRPr="0039364D" w:rsidRDefault="00975F37" w:rsidP="00872147">
      <w:pPr>
        <w:widowControl/>
        <w:wordWrap/>
        <w:autoSpaceDE/>
        <w:autoSpaceDN/>
      </w:pPr>
      <w:r w:rsidRPr="0039364D">
        <w:br w:type="page"/>
      </w:r>
    </w:p>
    <w:p w14:paraId="3D3F20F5" w14:textId="77777777" w:rsidR="00476210" w:rsidRPr="0039364D" w:rsidRDefault="00476210" w:rsidP="00872147">
      <w:pPr>
        <w:pStyle w:val="Heading1"/>
      </w:pPr>
      <w:r w:rsidRPr="0039364D">
        <w:lastRenderedPageBreak/>
        <w:t>Availability of data and materials</w:t>
      </w:r>
    </w:p>
    <w:p w14:paraId="39E01A5D" w14:textId="77777777" w:rsidR="00476210" w:rsidRPr="0039364D" w:rsidRDefault="00476210" w:rsidP="00872147">
      <w:r w:rsidRPr="0039364D">
        <w:t xml:space="preserve">All source R code and data necessary for the replication of our results and figures </w:t>
      </w:r>
      <w:r w:rsidR="001B48EC" w:rsidRPr="0039364D">
        <w:t>are</w:t>
      </w:r>
      <w:r w:rsidRPr="0039364D">
        <w:t xml:space="preserve"> available at </w:t>
      </w:r>
      <w:hyperlink r:id="rId17" w:history="1">
        <w:r w:rsidR="00DD08F7" w:rsidRPr="0039364D">
          <w:rPr>
            <w:rStyle w:val="Hyperlink"/>
          </w:rPr>
          <w:t>https://github.com/wondolee/covid19-eng-lockdown</w:t>
        </w:r>
      </w:hyperlink>
      <w:r w:rsidR="00D73597" w:rsidRPr="0039364D">
        <w:t>.</w:t>
      </w:r>
      <w:r w:rsidR="00DD08F7" w:rsidRPr="0039364D">
        <w:t xml:space="preserve"> </w:t>
      </w:r>
    </w:p>
    <w:p w14:paraId="656046F0" w14:textId="77777777" w:rsidR="00476210" w:rsidRPr="0039364D" w:rsidRDefault="00476210" w:rsidP="00872147"/>
    <w:p w14:paraId="398E4745" w14:textId="77777777" w:rsidR="00476210" w:rsidRPr="0039364D" w:rsidRDefault="00476210" w:rsidP="00872147">
      <w:pPr>
        <w:pStyle w:val="Heading1"/>
        <w:ind w:left="360" w:hanging="360"/>
      </w:pPr>
      <w:r w:rsidRPr="0039364D">
        <w:t>Credit authorship contribution statement</w:t>
      </w:r>
    </w:p>
    <w:p w14:paraId="2250F2FE" w14:textId="77777777" w:rsidR="00476210" w:rsidRPr="0039364D" w:rsidRDefault="00476210" w:rsidP="00872147">
      <w:r w:rsidRPr="0039364D">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1686B459" w14:textId="77777777" w:rsidR="00476210" w:rsidRPr="0039364D" w:rsidRDefault="00476210" w:rsidP="00872147"/>
    <w:p w14:paraId="48C1650A" w14:textId="77777777" w:rsidR="00476210" w:rsidRPr="0039364D" w:rsidRDefault="00476210" w:rsidP="00872147">
      <w:pPr>
        <w:pStyle w:val="Heading1"/>
        <w:ind w:left="360" w:hanging="360"/>
      </w:pPr>
      <w:r w:rsidRPr="0039364D">
        <w:t>Declaration of competing interest</w:t>
      </w:r>
    </w:p>
    <w:p w14:paraId="3E4E1F01" w14:textId="77777777" w:rsidR="00476210" w:rsidRPr="0039364D" w:rsidRDefault="00476210" w:rsidP="00872147">
      <w:r w:rsidRPr="0039364D">
        <w:t>The authors declare that they have no known competing financial interests or personal relationships that could have appeared to influence the work reported in this paper.</w:t>
      </w:r>
    </w:p>
    <w:p w14:paraId="56083231" w14:textId="77777777" w:rsidR="00476210" w:rsidRPr="0039364D" w:rsidRDefault="00476210" w:rsidP="00872147"/>
    <w:p w14:paraId="137A70EC" w14:textId="77777777" w:rsidR="00476210" w:rsidRPr="0039364D" w:rsidRDefault="00476210" w:rsidP="00872147">
      <w:pPr>
        <w:pStyle w:val="Heading1"/>
        <w:ind w:left="360" w:hanging="360"/>
      </w:pPr>
      <w:r w:rsidRPr="0039364D">
        <w:t>Acknowledgement</w:t>
      </w:r>
    </w:p>
    <w:p w14:paraId="5B4ACF85" w14:textId="77777777" w:rsidR="00476210" w:rsidRPr="0039364D" w:rsidRDefault="00476210" w:rsidP="00872147">
      <w:r w:rsidRPr="0039364D">
        <w:t>This research did not receive any specific grant from funding agencies in the public, commercial, or not-for-profit sectors.</w:t>
      </w:r>
    </w:p>
    <w:p w14:paraId="60080D96" w14:textId="77777777" w:rsidR="00476210" w:rsidRPr="0039364D" w:rsidRDefault="00476210" w:rsidP="00872147"/>
    <w:p w14:paraId="2FFE1F64" w14:textId="77777777" w:rsidR="00947126" w:rsidRPr="0039364D" w:rsidRDefault="00475E7D" w:rsidP="00872147">
      <w:pPr>
        <w:pStyle w:val="Heading1"/>
      </w:pPr>
      <w:r w:rsidRPr="0039364D">
        <w:t>References</w:t>
      </w:r>
    </w:p>
    <w:p w14:paraId="3B4F01CF" w14:textId="77777777" w:rsidR="00223E84" w:rsidRPr="00EA2D56" w:rsidRDefault="00223E84" w:rsidP="00872147">
      <w:pPr>
        <w:wordWrap/>
        <w:adjustRightInd w:val="0"/>
        <w:ind w:left="480" w:hanging="480"/>
        <w:rPr>
          <w:szCs w:val="24"/>
        </w:rPr>
      </w:pPr>
      <w:r w:rsidRPr="00EA2D56">
        <w:rPr>
          <w:szCs w:val="24"/>
        </w:rPr>
        <w:t xml:space="preserve">Abdel Majeed, Y., Awadalla, S. S., &amp; Patton, J. L. (2018). Regression techniques employing feature selection to predict clinical outcomes in stroke. </w:t>
      </w:r>
      <w:r w:rsidRPr="00EA2D56">
        <w:rPr>
          <w:i/>
          <w:iCs/>
          <w:szCs w:val="24"/>
        </w:rPr>
        <w:t>PLOS ONE</w:t>
      </w:r>
      <w:r w:rsidRPr="00EA2D56">
        <w:rPr>
          <w:szCs w:val="24"/>
        </w:rPr>
        <w:t xml:space="preserve">, </w:t>
      </w:r>
      <w:r w:rsidRPr="00EA2D56">
        <w:rPr>
          <w:i/>
          <w:iCs/>
          <w:szCs w:val="24"/>
        </w:rPr>
        <w:t>13</w:t>
      </w:r>
      <w:r w:rsidRPr="00EA2D56">
        <w:rPr>
          <w:szCs w:val="24"/>
        </w:rPr>
        <w:t>(10), e0205639. https://doi.org/10.1371/journal.pone.0205639</w:t>
      </w:r>
    </w:p>
    <w:p w14:paraId="610540C2" w14:textId="77777777" w:rsidR="00223E84" w:rsidRPr="00EA2D56" w:rsidRDefault="00223E84" w:rsidP="00872147">
      <w:pPr>
        <w:wordWrap/>
        <w:adjustRightInd w:val="0"/>
        <w:ind w:left="480" w:hanging="480"/>
        <w:rPr>
          <w:szCs w:val="24"/>
        </w:rPr>
      </w:pPr>
      <w:r w:rsidRPr="00EA2D56">
        <w:rPr>
          <w:szCs w:val="24"/>
        </w:rPr>
        <w:t xml:space="preserve">Aghabozorgi, S., Seyed Shirkhorshidi, A., &amp; Ying Wah, T. (2015). Time-series clustering – A decade review. </w:t>
      </w:r>
      <w:r w:rsidRPr="00EA2D56">
        <w:rPr>
          <w:i/>
          <w:iCs/>
          <w:szCs w:val="24"/>
        </w:rPr>
        <w:t>Information Systems</w:t>
      </w:r>
      <w:r w:rsidRPr="00EA2D56">
        <w:rPr>
          <w:szCs w:val="24"/>
        </w:rPr>
        <w:t xml:space="preserve">, </w:t>
      </w:r>
      <w:r w:rsidRPr="00EA2D56">
        <w:rPr>
          <w:i/>
          <w:iCs/>
          <w:szCs w:val="24"/>
        </w:rPr>
        <w:t>53</w:t>
      </w:r>
      <w:r w:rsidRPr="00EA2D56">
        <w:rPr>
          <w:szCs w:val="24"/>
        </w:rPr>
        <w:t>, 16–38. https://doi.org/10.1016/j.is.2015.04.007</w:t>
      </w:r>
    </w:p>
    <w:p w14:paraId="21923529" w14:textId="77777777" w:rsidR="00223E84" w:rsidRPr="00EA2D56" w:rsidRDefault="00223E84" w:rsidP="00872147">
      <w:pPr>
        <w:wordWrap/>
        <w:adjustRightInd w:val="0"/>
        <w:ind w:left="480" w:hanging="480"/>
        <w:rPr>
          <w:szCs w:val="24"/>
        </w:rPr>
      </w:pPr>
      <w:r w:rsidRPr="00EA2D56">
        <w:rPr>
          <w:szCs w:val="24"/>
        </w:rPr>
        <w:t xml:space="preserve">Arbelaitz, O., Gurrutxaga, I., Muguerza, J., Pérez, J. M., &amp; Perona, I. (2013). An extensive comparative study of cluster validity indices. </w:t>
      </w:r>
      <w:r w:rsidRPr="00EA2D56">
        <w:rPr>
          <w:i/>
          <w:iCs/>
          <w:szCs w:val="24"/>
        </w:rPr>
        <w:t>Pattern Recognition</w:t>
      </w:r>
      <w:r w:rsidRPr="00EA2D56">
        <w:rPr>
          <w:szCs w:val="24"/>
        </w:rPr>
        <w:t xml:space="preserve">, </w:t>
      </w:r>
      <w:r w:rsidRPr="00EA2D56">
        <w:rPr>
          <w:i/>
          <w:iCs/>
          <w:szCs w:val="24"/>
        </w:rPr>
        <w:t>46</w:t>
      </w:r>
      <w:r w:rsidRPr="00EA2D56">
        <w:rPr>
          <w:szCs w:val="24"/>
        </w:rPr>
        <w:t>(1), 243–256. https://doi.org/10.1016/j.patcog.2012.07.021</w:t>
      </w:r>
    </w:p>
    <w:p w14:paraId="010E21D7" w14:textId="77777777" w:rsidR="00223E84" w:rsidRPr="00EA2D56" w:rsidRDefault="00223E84" w:rsidP="00872147">
      <w:pPr>
        <w:wordWrap/>
        <w:adjustRightInd w:val="0"/>
        <w:ind w:left="480" w:hanging="480"/>
        <w:rPr>
          <w:szCs w:val="24"/>
        </w:rPr>
      </w:pPr>
      <w:r w:rsidRPr="00EA2D56">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EA2D56">
        <w:rPr>
          <w:i/>
          <w:iCs/>
          <w:szCs w:val="24"/>
        </w:rPr>
        <w:t>PLOS ONE</w:t>
      </w:r>
      <w:r w:rsidRPr="00EA2D56">
        <w:rPr>
          <w:szCs w:val="24"/>
        </w:rPr>
        <w:t xml:space="preserve">, </w:t>
      </w:r>
      <w:r w:rsidRPr="00EA2D56">
        <w:rPr>
          <w:i/>
          <w:iCs/>
          <w:szCs w:val="24"/>
        </w:rPr>
        <w:t>16</w:t>
      </w:r>
      <w:r w:rsidRPr="00EA2D56">
        <w:rPr>
          <w:szCs w:val="24"/>
        </w:rPr>
        <w:t>(2), e0245886. https://doi.org/10.1371/journal.pone.0245886</w:t>
      </w:r>
    </w:p>
    <w:p w14:paraId="1634F493" w14:textId="77777777" w:rsidR="00223E84" w:rsidRPr="00EA2D56" w:rsidRDefault="00223E84" w:rsidP="00872147">
      <w:pPr>
        <w:wordWrap/>
        <w:adjustRightInd w:val="0"/>
        <w:ind w:left="480" w:hanging="480"/>
        <w:rPr>
          <w:szCs w:val="24"/>
        </w:rPr>
      </w:pPr>
      <w:r w:rsidRPr="00EA2D56">
        <w:rPr>
          <w:szCs w:val="24"/>
        </w:rPr>
        <w:t xml:space="preserve">Beck, M. J., &amp; Hensher, D. A. (2020). Insights into the impact of COVID-19 on household travel and activities in Australia – The early days of easing restrictions. </w:t>
      </w:r>
      <w:r w:rsidRPr="00EA2D56">
        <w:rPr>
          <w:i/>
          <w:iCs/>
          <w:szCs w:val="24"/>
        </w:rPr>
        <w:t>Transport Policy</w:t>
      </w:r>
      <w:r w:rsidRPr="00EA2D56">
        <w:rPr>
          <w:szCs w:val="24"/>
        </w:rPr>
        <w:t xml:space="preserve">, </w:t>
      </w:r>
      <w:r w:rsidRPr="00EA2D56">
        <w:rPr>
          <w:i/>
          <w:iCs/>
          <w:szCs w:val="24"/>
        </w:rPr>
        <w:t>99</w:t>
      </w:r>
      <w:r w:rsidRPr="00EA2D56">
        <w:rPr>
          <w:szCs w:val="24"/>
        </w:rPr>
        <w:t>(July), 95–119. https://doi.org/10.1016/j.tranpol.2020.08.004</w:t>
      </w:r>
    </w:p>
    <w:p w14:paraId="0897591D" w14:textId="77777777" w:rsidR="00223E84" w:rsidRPr="00EA2D56" w:rsidRDefault="00223E84" w:rsidP="00872147">
      <w:pPr>
        <w:wordWrap/>
        <w:adjustRightInd w:val="0"/>
        <w:ind w:left="480" w:hanging="480"/>
        <w:rPr>
          <w:szCs w:val="24"/>
        </w:rPr>
      </w:pPr>
      <w:r w:rsidRPr="00EA2D56">
        <w:rPr>
          <w:szCs w:val="24"/>
        </w:rPr>
        <w:t xml:space="preserve">Beria, P., &amp; Lunkar, V. (2021). Presence and mobility of the population during the first wave of Covid-19 outbreak and lockdown in Italy. </w:t>
      </w:r>
      <w:r w:rsidRPr="00EA2D56">
        <w:rPr>
          <w:i/>
          <w:iCs/>
          <w:szCs w:val="24"/>
        </w:rPr>
        <w:t>Sustainable Cities and Society</w:t>
      </w:r>
      <w:r w:rsidRPr="00EA2D56">
        <w:rPr>
          <w:szCs w:val="24"/>
        </w:rPr>
        <w:t xml:space="preserve">, </w:t>
      </w:r>
      <w:r w:rsidRPr="00EA2D56">
        <w:rPr>
          <w:i/>
          <w:iCs/>
          <w:szCs w:val="24"/>
        </w:rPr>
        <w:t>65</w:t>
      </w:r>
      <w:r w:rsidRPr="00EA2D56">
        <w:rPr>
          <w:szCs w:val="24"/>
        </w:rPr>
        <w:t>, 102616. https://doi.org/10.1016/j.scs.2020.102616</w:t>
      </w:r>
    </w:p>
    <w:p w14:paraId="314264DF" w14:textId="77777777" w:rsidR="00223E84" w:rsidRPr="00EA2D56" w:rsidRDefault="00223E84" w:rsidP="00872147">
      <w:pPr>
        <w:wordWrap/>
        <w:adjustRightInd w:val="0"/>
        <w:ind w:left="480" w:hanging="480"/>
        <w:rPr>
          <w:szCs w:val="24"/>
        </w:rPr>
      </w:pPr>
      <w:r w:rsidRPr="00EA2D56">
        <w:rPr>
          <w:szCs w:val="24"/>
        </w:rPr>
        <w:t xml:space="preserve">Berndt, D., &amp; Clifford, J. (1994). Using dynamic time warping to find patterns in time series. </w:t>
      </w:r>
      <w:r w:rsidRPr="00EA2D56">
        <w:rPr>
          <w:i/>
          <w:iCs/>
          <w:szCs w:val="24"/>
        </w:rPr>
        <w:t>Workshop on Knowledge Knowledge Discovery in Databases</w:t>
      </w:r>
      <w:r w:rsidRPr="00EA2D56">
        <w:rPr>
          <w:szCs w:val="24"/>
        </w:rPr>
        <w:t xml:space="preserve">, </w:t>
      </w:r>
      <w:r w:rsidRPr="00EA2D56">
        <w:rPr>
          <w:i/>
          <w:iCs/>
          <w:szCs w:val="24"/>
        </w:rPr>
        <w:t>398</w:t>
      </w:r>
      <w:r w:rsidRPr="00EA2D56">
        <w:rPr>
          <w:szCs w:val="24"/>
        </w:rPr>
        <w:t>, 359–370. http://www.aaai.org/Papers/Workshops/1994/WS-94-03/WS94-03-031.pdf</w:t>
      </w:r>
    </w:p>
    <w:p w14:paraId="5B248B1A" w14:textId="77777777" w:rsidR="00223E84" w:rsidRPr="00EA2D56" w:rsidRDefault="00223E84" w:rsidP="00872147">
      <w:pPr>
        <w:wordWrap/>
        <w:adjustRightInd w:val="0"/>
        <w:ind w:left="480" w:hanging="480"/>
        <w:rPr>
          <w:szCs w:val="24"/>
        </w:rPr>
      </w:pPr>
      <w:r w:rsidRPr="00EA2D56">
        <w:rPr>
          <w:szCs w:val="24"/>
        </w:rPr>
        <w:t xml:space="preserve">Boehmke, B., &amp; Greenwell, B. (2019). </w:t>
      </w:r>
      <w:r w:rsidRPr="00EA2D56">
        <w:rPr>
          <w:i/>
          <w:iCs/>
          <w:szCs w:val="24"/>
        </w:rPr>
        <w:t>Hands-On Machine Learning with R</w:t>
      </w:r>
      <w:r w:rsidRPr="00EA2D56">
        <w:rPr>
          <w:szCs w:val="24"/>
        </w:rPr>
        <w:t xml:space="preserve">. Chapman and Hall/CRC. </w:t>
      </w:r>
      <w:r w:rsidRPr="00EA2D56">
        <w:rPr>
          <w:szCs w:val="24"/>
        </w:rPr>
        <w:lastRenderedPageBreak/>
        <w:t>https://doi.org/10.1201/9780367816377</w:t>
      </w:r>
    </w:p>
    <w:p w14:paraId="23F93C9A" w14:textId="77777777" w:rsidR="00223E84" w:rsidRPr="00EA2D56" w:rsidRDefault="00223E84" w:rsidP="00872147">
      <w:pPr>
        <w:wordWrap/>
        <w:adjustRightInd w:val="0"/>
        <w:ind w:left="480" w:hanging="480"/>
        <w:rPr>
          <w:szCs w:val="24"/>
        </w:rPr>
      </w:pPr>
      <w:r w:rsidRPr="00EA2D56">
        <w:rPr>
          <w:szCs w:val="24"/>
        </w:rPr>
        <w:t xml:space="preserve">Borkowski, P., Jażdżewska-Gutta, M., &amp; Szmelter-Jarosz, A. (2021). Lockdowned: Everyday mobility changes in response to COVID-19. </w:t>
      </w:r>
      <w:r w:rsidRPr="00EA2D56">
        <w:rPr>
          <w:i/>
          <w:iCs/>
          <w:szCs w:val="24"/>
        </w:rPr>
        <w:t>Journal of Transport Geography</w:t>
      </w:r>
      <w:r w:rsidRPr="00EA2D56">
        <w:rPr>
          <w:szCs w:val="24"/>
        </w:rPr>
        <w:t xml:space="preserve">, </w:t>
      </w:r>
      <w:r w:rsidRPr="00EA2D56">
        <w:rPr>
          <w:i/>
          <w:iCs/>
          <w:szCs w:val="24"/>
        </w:rPr>
        <w:t>90</w:t>
      </w:r>
      <w:r w:rsidRPr="00EA2D56">
        <w:rPr>
          <w:szCs w:val="24"/>
        </w:rPr>
        <w:t>(14), 102906. https://doi.org/10.1016/j.jtrangeo.2020.102906</w:t>
      </w:r>
    </w:p>
    <w:p w14:paraId="2B969B24" w14:textId="77777777" w:rsidR="00223E84" w:rsidRPr="00EA2D56" w:rsidRDefault="00223E84" w:rsidP="00872147">
      <w:pPr>
        <w:wordWrap/>
        <w:adjustRightInd w:val="0"/>
        <w:ind w:left="480" w:hanging="480"/>
        <w:rPr>
          <w:szCs w:val="24"/>
        </w:rPr>
      </w:pPr>
      <w:r w:rsidRPr="00EA2D56">
        <w:rPr>
          <w:szCs w:val="24"/>
        </w:rPr>
        <w:t xml:space="preserve">Cartenì, A., Di Francesco, L., &amp; Martino, M. (2020). How mobility habits influenced the spread of the COVID-19 pandemic: Results from the Italian case study. </w:t>
      </w:r>
      <w:r w:rsidRPr="00EA2D56">
        <w:rPr>
          <w:i/>
          <w:iCs/>
          <w:szCs w:val="24"/>
        </w:rPr>
        <w:t>Science of The Total Environment</w:t>
      </w:r>
      <w:r w:rsidRPr="00EA2D56">
        <w:rPr>
          <w:szCs w:val="24"/>
        </w:rPr>
        <w:t xml:space="preserve">, </w:t>
      </w:r>
      <w:r w:rsidRPr="00EA2D56">
        <w:rPr>
          <w:i/>
          <w:iCs/>
          <w:szCs w:val="24"/>
        </w:rPr>
        <w:t>741</w:t>
      </w:r>
      <w:r w:rsidRPr="00EA2D56">
        <w:rPr>
          <w:szCs w:val="24"/>
        </w:rPr>
        <w:t>, 140489. https://doi.org/10.1016/j.scitotenv.2020.140489</w:t>
      </w:r>
    </w:p>
    <w:p w14:paraId="4BCA7A96" w14:textId="77777777" w:rsidR="00223E84" w:rsidRPr="00EA2D56" w:rsidRDefault="00223E84" w:rsidP="00872147">
      <w:pPr>
        <w:wordWrap/>
        <w:adjustRightInd w:val="0"/>
        <w:ind w:left="480" w:hanging="480"/>
        <w:rPr>
          <w:szCs w:val="24"/>
        </w:rPr>
      </w:pPr>
      <w:r w:rsidRPr="00EA2D56">
        <w:rPr>
          <w:szCs w:val="24"/>
        </w:rPr>
        <w:t xml:space="preserve">Chen, Y., Liu, X., Li, X., Liu, X., Yao, Y., Hu, G., Xu, X., &amp; Pei, F. (2017). Delineating urban functional areas with building-level social media data: A dynamic time warping (DTW) distance based k-medoids method. </w:t>
      </w:r>
      <w:r w:rsidRPr="00EA2D56">
        <w:rPr>
          <w:i/>
          <w:iCs/>
          <w:szCs w:val="24"/>
        </w:rPr>
        <w:t>Landscape and Urban Planning</w:t>
      </w:r>
      <w:r w:rsidRPr="00EA2D56">
        <w:rPr>
          <w:szCs w:val="24"/>
        </w:rPr>
        <w:t xml:space="preserve">, </w:t>
      </w:r>
      <w:r w:rsidRPr="00EA2D56">
        <w:rPr>
          <w:i/>
          <w:iCs/>
          <w:szCs w:val="24"/>
        </w:rPr>
        <w:t>160</w:t>
      </w:r>
      <w:r w:rsidRPr="00EA2D56">
        <w:rPr>
          <w:szCs w:val="24"/>
        </w:rPr>
        <w:t>, 48–60. https://doi.org/10.1016/j.landurbplan.2016.12.001</w:t>
      </w:r>
    </w:p>
    <w:p w14:paraId="31CDA369" w14:textId="77777777" w:rsidR="00223E84" w:rsidRPr="00EA2D56" w:rsidRDefault="00223E84" w:rsidP="00872147">
      <w:pPr>
        <w:wordWrap/>
        <w:adjustRightInd w:val="0"/>
        <w:ind w:left="480" w:hanging="480"/>
        <w:rPr>
          <w:szCs w:val="24"/>
        </w:rPr>
      </w:pPr>
      <w:r w:rsidRPr="00EA2D56">
        <w:rPr>
          <w:szCs w:val="24"/>
        </w:rPr>
        <w:t xml:space="preserve">Cronin, C., &amp; Evans, W. (2020). </w:t>
      </w:r>
      <w:r w:rsidRPr="00EA2D56">
        <w:rPr>
          <w:i/>
          <w:iCs/>
          <w:szCs w:val="24"/>
        </w:rPr>
        <w:t>Private Precaution and Public Restrictions: What Drives Social Distancing and Industry Foot Traffic in the COVID-19 Era?</w:t>
      </w:r>
      <w:r w:rsidRPr="00EA2D56">
        <w:rPr>
          <w:szCs w:val="24"/>
        </w:rPr>
        <w:t xml:space="preserve"> https://doi.org/10.3386/w27531</w:t>
      </w:r>
    </w:p>
    <w:p w14:paraId="3902C198" w14:textId="77777777" w:rsidR="00223E84" w:rsidRPr="00EA2D56" w:rsidRDefault="00223E84" w:rsidP="00872147">
      <w:pPr>
        <w:wordWrap/>
        <w:adjustRightInd w:val="0"/>
        <w:ind w:left="480" w:hanging="480"/>
        <w:rPr>
          <w:szCs w:val="24"/>
        </w:rPr>
      </w:pPr>
      <w:r w:rsidRPr="00EA2D56">
        <w:rPr>
          <w:szCs w:val="24"/>
        </w:rPr>
        <w:t xml:space="preserve">Dau, H. A., Begum, N., &amp; Keogh, E. (2016). Semi-Supervision Dramatically Improves Time Series Clustering under Dynamic Time Warping. </w:t>
      </w:r>
      <w:r w:rsidRPr="00EA2D56">
        <w:rPr>
          <w:i/>
          <w:iCs/>
          <w:szCs w:val="24"/>
        </w:rPr>
        <w:t>Proceedings of the 25th ACM International on Conference on Information and Knowledge Management</w:t>
      </w:r>
      <w:r w:rsidRPr="00EA2D56">
        <w:rPr>
          <w:szCs w:val="24"/>
        </w:rPr>
        <w:t>, 999–1008. https://doi.org/10.1145/2983323.2983855</w:t>
      </w:r>
    </w:p>
    <w:p w14:paraId="39C9C4E0" w14:textId="77777777" w:rsidR="00223E84" w:rsidRPr="00EA2D56" w:rsidRDefault="00223E84" w:rsidP="00872147">
      <w:pPr>
        <w:wordWrap/>
        <w:adjustRightInd w:val="0"/>
        <w:ind w:left="480" w:hanging="480"/>
        <w:rPr>
          <w:szCs w:val="24"/>
        </w:rPr>
      </w:pPr>
      <w:r w:rsidRPr="00EA2D56">
        <w:rPr>
          <w:szCs w:val="24"/>
        </w:rPr>
        <w:t xml:space="preserve">de Séjournet, A., Macharis, C., Tori, S., &amp; Vanhaverbeke, L. (2022). Evolution of urban mobility behaviour in Brussels as a result of the COVID‐19 pandemic. </w:t>
      </w:r>
      <w:r w:rsidRPr="00EA2D56">
        <w:rPr>
          <w:i/>
          <w:iCs/>
          <w:szCs w:val="24"/>
        </w:rPr>
        <w:t>Regional Science Policy &amp; Practice</w:t>
      </w:r>
      <w:r w:rsidRPr="00EA2D56">
        <w:rPr>
          <w:szCs w:val="24"/>
        </w:rPr>
        <w:t xml:space="preserve">, </w:t>
      </w:r>
      <w:r w:rsidRPr="00EA2D56">
        <w:rPr>
          <w:i/>
          <w:iCs/>
          <w:szCs w:val="24"/>
        </w:rPr>
        <w:t>14</w:t>
      </w:r>
      <w:r w:rsidRPr="00EA2D56">
        <w:rPr>
          <w:szCs w:val="24"/>
        </w:rPr>
        <w:t>(S1), 107–121. https://doi.org/10.1111/rsp3.12525</w:t>
      </w:r>
    </w:p>
    <w:p w14:paraId="0C92AB5B" w14:textId="77777777" w:rsidR="00223E84" w:rsidRPr="00EA2D56" w:rsidRDefault="00223E84" w:rsidP="00872147">
      <w:pPr>
        <w:wordWrap/>
        <w:adjustRightInd w:val="0"/>
        <w:ind w:left="480" w:hanging="480"/>
        <w:rPr>
          <w:szCs w:val="24"/>
        </w:rPr>
      </w:pPr>
      <w:r w:rsidRPr="00EA2D56">
        <w:rPr>
          <w:szCs w:val="24"/>
        </w:rPr>
        <w:t xml:space="preserve">De Vos, J. (2020). The effect of COVID-19 and subsequent social distancing on travel behavior. </w:t>
      </w:r>
      <w:r w:rsidRPr="00EA2D56">
        <w:rPr>
          <w:i/>
          <w:iCs/>
          <w:szCs w:val="24"/>
        </w:rPr>
        <w:t>Transportation Research Interdisciplinary Perspectives</w:t>
      </w:r>
      <w:r w:rsidRPr="00EA2D56">
        <w:rPr>
          <w:szCs w:val="24"/>
        </w:rPr>
        <w:t xml:space="preserve">, </w:t>
      </w:r>
      <w:r w:rsidRPr="00EA2D56">
        <w:rPr>
          <w:i/>
          <w:iCs/>
          <w:szCs w:val="24"/>
        </w:rPr>
        <w:t>5</w:t>
      </w:r>
      <w:r w:rsidRPr="00EA2D56">
        <w:rPr>
          <w:szCs w:val="24"/>
        </w:rPr>
        <w:t>, 100121. https://doi.org/10.1016/j.trip.2020.100121</w:t>
      </w:r>
    </w:p>
    <w:p w14:paraId="71C47DB3" w14:textId="77777777" w:rsidR="00223E84" w:rsidRPr="00EA2D56" w:rsidRDefault="00223E84" w:rsidP="00872147">
      <w:pPr>
        <w:wordWrap/>
        <w:adjustRightInd w:val="0"/>
        <w:ind w:left="480" w:hanging="480"/>
        <w:rPr>
          <w:szCs w:val="24"/>
        </w:rPr>
      </w:pPr>
      <w:r w:rsidRPr="00EA2D56">
        <w:rPr>
          <w:szCs w:val="24"/>
        </w:rPr>
        <w:t xml:space="preserve">Department for Transport. (2020). </w:t>
      </w:r>
      <w:r w:rsidRPr="00EA2D56">
        <w:rPr>
          <w:i/>
          <w:iCs/>
          <w:szCs w:val="24"/>
        </w:rPr>
        <w:t>Transport use during the coronavirus (COVID-19) pandemic</w:t>
      </w:r>
      <w:r w:rsidRPr="00EA2D56">
        <w:rPr>
          <w:szCs w:val="24"/>
        </w:rPr>
        <w:t>. Official Statistics. https://www.gov.uk/government/statistics/transport-use-during-the-coronavirus-covid-19-pandemic</w:t>
      </w:r>
    </w:p>
    <w:p w14:paraId="1A172C59" w14:textId="77777777" w:rsidR="00223E84" w:rsidRPr="00EA2D56" w:rsidRDefault="00223E84" w:rsidP="00872147">
      <w:pPr>
        <w:wordWrap/>
        <w:adjustRightInd w:val="0"/>
        <w:ind w:left="480" w:hanging="480"/>
        <w:rPr>
          <w:szCs w:val="24"/>
        </w:rPr>
      </w:pPr>
      <w:r w:rsidRPr="00EA2D56">
        <w:rPr>
          <w:szCs w:val="24"/>
        </w:rPr>
        <w:t xml:space="preserve">Friedman, J., Hastie, T., &amp; Tibshirani, R. (2010). Regularization Paths for Generalized Linear Models via Coordinate Descent. </w:t>
      </w:r>
      <w:r w:rsidRPr="00EA2D56">
        <w:rPr>
          <w:i/>
          <w:iCs/>
          <w:szCs w:val="24"/>
        </w:rPr>
        <w:t>Journal of Statistical Software</w:t>
      </w:r>
      <w:r w:rsidRPr="00EA2D56">
        <w:rPr>
          <w:szCs w:val="24"/>
        </w:rPr>
        <w:t xml:space="preserve">, </w:t>
      </w:r>
      <w:r w:rsidRPr="00EA2D56">
        <w:rPr>
          <w:i/>
          <w:iCs/>
          <w:szCs w:val="24"/>
        </w:rPr>
        <w:t>33</w:t>
      </w:r>
      <w:r w:rsidRPr="00EA2D56">
        <w:rPr>
          <w:szCs w:val="24"/>
        </w:rPr>
        <w:t>(1), 1–22. https://doi.org/10.1016/j.expneurol.2008.01.011</w:t>
      </w:r>
    </w:p>
    <w:p w14:paraId="060D109A" w14:textId="77777777" w:rsidR="00223E84" w:rsidRPr="00EA2D56" w:rsidRDefault="00223E84" w:rsidP="00872147">
      <w:pPr>
        <w:wordWrap/>
        <w:adjustRightInd w:val="0"/>
        <w:ind w:left="480" w:hanging="480"/>
        <w:rPr>
          <w:szCs w:val="24"/>
        </w:rPr>
      </w:pPr>
      <w:r w:rsidRPr="00EA2D56">
        <w:rPr>
          <w:szCs w:val="24"/>
        </w:rPr>
        <w:t xml:space="preserve">Fu, X., &amp; Zhai, W. (2021). Examining the spatial and temporal relationship between social vulnerability and stay-at-home behaviors in New York City during the COVID-19 pandemic. </w:t>
      </w:r>
      <w:r w:rsidRPr="00EA2D56">
        <w:rPr>
          <w:i/>
          <w:iCs/>
          <w:szCs w:val="24"/>
        </w:rPr>
        <w:t>Sustainable Cities and Society</w:t>
      </w:r>
      <w:r w:rsidRPr="00EA2D56">
        <w:rPr>
          <w:szCs w:val="24"/>
        </w:rPr>
        <w:t xml:space="preserve">, </w:t>
      </w:r>
      <w:r w:rsidRPr="00EA2D56">
        <w:rPr>
          <w:i/>
          <w:iCs/>
          <w:szCs w:val="24"/>
        </w:rPr>
        <w:t>67</w:t>
      </w:r>
      <w:r w:rsidRPr="00EA2D56">
        <w:rPr>
          <w:szCs w:val="24"/>
        </w:rPr>
        <w:t>, 102757. https://doi.org/10.1016/j.scs.2021.102757</w:t>
      </w:r>
    </w:p>
    <w:p w14:paraId="3E429540" w14:textId="77777777" w:rsidR="00223E84" w:rsidRPr="00EA2D56" w:rsidRDefault="00223E84" w:rsidP="00872147">
      <w:pPr>
        <w:wordWrap/>
        <w:adjustRightInd w:val="0"/>
        <w:ind w:left="480" w:hanging="480"/>
        <w:rPr>
          <w:szCs w:val="24"/>
        </w:rPr>
      </w:pPr>
      <w:r w:rsidRPr="00EA2D56">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EA2D56">
        <w:rPr>
          <w:i/>
          <w:iCs/>
          <w:szCs w:val="24"/>
        </w:rPr>
        <w:t>Nature Communications</w:t>
      </w:r>
      <w:r w:rsidRPr="00EA2D56">
        <w:rPr>
          <w:szCs w:val="24"/>
        </w:rPr>
        <w:t xml:space="preserve">, </w:t>
      </w:r>
      <w:r w:rsidRPr="00EA2D56">
        <w:rPr>
          <w:i/>
          <w:iCs/>
          <w:szCs w:val="24"/>
        </w:rPr>
        <w:t>11</w:t>
      </w:r>
      <w:r w:rsidRPr="00EA2D56">
        <w:rPr>
          <w:szCs w:val="24"/>
        </w:rPr>
        <w:t>(1), 5033. https://doi.org/10.1038/s41467-020-18684-2</w:t>
      </w:r>
    </w:p>
    <w:p w14:paraId="1B647FA9" w14:textId="77777777" w:rsidR="00223E84" w:rsidRPr="00EA2D56" w:rsidRDefault="00223E84" w:rsidP="00872147">
      <w:pPr>
        <w:wordWrap/>
        <w:adjustRightInd w:val="0"/>
        <w:ind w:left="480" w:hanging="480"/>
        <w:rPr>
          <w:szCs w:val="24"/>
        </w:rPr>
      </w:pPr>
      <w:r w:rsidRPr="00EA2D56">
        <w:rPr>
          <w:szCs w:val="24"/>
        </w:rPr>
        <w:t xml:space="preserve">Gauvin, L., Bajardi, P., Pepe, E., Lake, B., Privitera, F., &amp; Tizzoni, M. (2020). Socioeconomic determinants of mobility responses during the first wave of COVID-19 in Italy: from provinces to neighbourhoods. </w:t>
      </w:r>
      <w:r w:rsidRPr="00EA2D56">
        <w:rPr>
          <w:i/>
          <w:iCs/>
          <w:szCs w:val="24"/>
        </w:rPr>
        <w:t>MedRxiv</w:t>
      </w:r>
      <w:r w:rsidRPr="00EA2D56">
        <w:rPr>
          <w:szCs w:val="24"/>
        </w:rPr>
        <w:t>, 2020.11.16.20232413. https://doi.org/10.1101/2020.11.16.20232413</w:t>
      </w:r>
    </w:p>
    <w:p w14:paraId="79822DD7" w14:textId="77777777" w:rsidR="00223E84" w:rsidRPr="00EA2D56" w:rsidRDefault="00223E84" w:rsidP="00872147">
      <w:pPr>
        <w:wordWrap/>
        <w:adjustRightInd w:val="0"/>
        <w:ind w:left="480" w:hanging="480"/>
        <w:rPr>
          <w:szCs w:val="24"/>
        </w:rPr>
      </w:pPr>
      <w:r w:rsidRPr="00EA2D56">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EA2D56">
        <w:rPr>
          <w:i/>
          <w:iCs/>
          <w:szCs w:val="24"/>
        </w:rPr>
        <w:t xml:space="preserve">Nature </w:t>
      </w:r>
      <w:r w:rsidRPr="00EA2D56">
        <w:rPr>
          <w:i/>
          <w:iCs/>
          <w:szCs w:val="24"/>
        </w:rPr>
        <w:lastRenderedPageBreak/>
        <w:t>Communications</w:t>
      </w:r>
      <w:r w:rsidRPr="00EA2D56">
        <w:rPr>
          <w:szCs w:val="24"/>
        </w:rPr>
        <w:t xml:space="preserve">, </w:t>
      </w:r>
      <w:r w:rsidRPr="00EA2D56">
        <w:rPr>
          <w:i/>
          <w:iCs/>
          <w:szCs w:val="24"/>
        </w:rPr>
        <w:t>11</w:t>
      </w:r>
      <w:r w:rsidRPr="00EA2D56">
        <w:rPr>
          <w:szCs w:val="24"/>
        </w:rPr>
        <w:t>(1), 4961. https://doi.org/10.1038/s41467-020-18190-5</w:t>
      </w:r>
    </w:p>
    <w:p w14:paraId="12257AD5" w14:textId="77777777" w:rsidR="00223E84" w:rsidRPr="00EA2D56" w:rsidRDefault="00223E84" w:rsidP="00872147">
      <w:pPr>
        <w:wordWrap/>
        <w:adjustRightInd w:val="0"/>
        <w:ind w:left="480" w:hanging="480"/>
        <w:rPr>
          <w:szCs w:val="24"/>
        </w:rPr>
      </w:pPr>
      <w:r w:rsidRPr="00EA2D56">
        <w:rPr>
          <w:szCs w:val="24"/>
        </w:rPr>
        <w:t xml:space="preserve">Hale, T., Angrist, N., Goldszmidt, R., Kira, B., Petherick, A., Phillips, T., Webster, S., Cameron-Blake, E., Hallas, L., Majumdar, S., &amp; Tatlow, H. (2021). A global panel database of pandemic policies (Oxford COVID-19 Government Response Tracker). </w:t>
      </w:r>
      <w:r w:rsidRPr="00EA2D56">
        <w:rPr>
          <w:i/>
          <w:iCs/>
          <w:szCs w:val="24"/>
        </w:rPr>
        <w:t>Nature Human Behaviour</w:t>
      </w:r>
      <w:r w:rsidRPr="00EA2D56">
        <w:rPr>
          <w:szCs w:val="24"/>
        </w:rPr>
        <w:t xml:space="preserve">, </w:t>
      </w:r>
      <w:r w:rsidRPr="00EA2D56">
        <w:rPr>
          <w:i/>
          <w:iCs/>
          <w:szCs w:val="24"/>
        </w:rPr>
        <w:t>5</w:t>
      </w:r>
      <w:r w:rsidRPr="00EA2D56">
        <w:rPr>
          <w:szCs w:val="24"/>
        </w:rPr>
        <w:t>(4), 529–538. https://doi.org/10.1038/s41562-021-01079-8</w:t>
      </w:r>
    </w:p>
    <w:p w14:paraId="42E5FC3E" w14:textId="77777777" w:rsidR="00223E84" w:rsidRPr="00EA2D56" w:rsidRDefault="00223E84" w:rsidP="00872147">
      <w:pPr>
        <w:wordWrap/>
        <w:adjustRightInd w:val="0"/>
        <w:ind w:left="480" w:hanging="480"/>
        <w:rPr>
          <w:szCs w:val="24"/>
        </w:rPr>
      </w:pPr>
      <w:r w:rsidRPr="00EA2D56">
        <w:rPr>
          <w:szCs w:val="24"/>
        </w:rPr>
        <w:t xml:space="preserve">Haug, N., Geyrhofer, L., Londei, A., Dervic, E., Desvars-Larrive, A., Loreto, V., Pinior, B., Thurner, S., &amp; Klimek, P. (2020). Ranking the effectiveness of worldwide COVID-19 government interventions. </w:t>
      </w:r>
      <w:r w:rsidRPr="00EA2D56">
        <w:rPr>
          <w:i/>
          <w:iCs/>
          <w:szCs w:val="24"/>
        </w:rPr>
        <w:t>Nature Human Behaviour</w:t>
      </w:r>
      <w:r w:rsidRPr="00EA2D56">
        <w:rPr>
          <w:szCs w:val="24"/>
        </w:rPr>
        <w:t xml:space="preserve">, </w:t>
      </w:r>
      <w:r w:rsidRPr="00EA2D56">
        <w:rPr>
          <w:i/>
          <w:iCs/>
          <w:szCs w:val="24"/>
        </w:rPr>
        <w:t>4</w:t>
      </w:r>
      <w:r w:rsidRPr="00EA2D56">
        <w:rPr>
          <w:szCs w:val="24"/>
        </w:rPr>
        <w:t>(12), 1303–1312. https://doi.org/10.1038/s41562-020-01009-0</w:t>
      </w:r>
    </w:p>
    <w:p w14:paraId="0C0ABF94" w14:textId="77777777" w:rsidR="00223E84" w:rsidRPr="00EA2D56" w:rsidRDefault="00223E84" w:rsidP="00872147">
      <w:pPr>
        <w:wordWrap/>
        <w:adjustRightInd w:val="0"/>
        <w:ind w:left="480" w:hanging="480"/>
        <w:rPr>
          <w:szCs w:val="24"/>
        </w:rPr>
      </w:pPr>
      <w:r w:rsidRPr="00EA2D56">
        <w:rPr>
          <w:szCs w:val="24"/>
        </w:rPr>
        <w:t xml:space="preserve">Hernando, A., Mateo, D., &amp; Plastino, A. (2020). Social inequalities in human mobility during the Spanish lockdown and post-lockdown in the Covid-19 pandemic of 2020. </w:t>
      </w:r>
      <w:r w:rsidRPr="00EA2D56">
        <w:rPr>
          <w:i/>
          <w:iCs/>
          <w:szCs w:val="24"/>
        </w:rPr>
        <w:t>MedRxiv</w:t>
      </w:r>
      <w:r w:rsidRPr="00EA2D56">
        <w:rPr>
          <w:szCs w:val="24"/>
        </w:rPr>
        <w:t>, 1–7. https://doi.org/10.1101/2020.10.26.20219709</w:t>
      </w:r>
    </w:p>
    <w:p w14:paraId="13643735" w14:textId="77777777" w:rsidR="00223E84" w:rsidRPr="00EA2D56" w:rsidRDefault="00223E84" w:rsidP="00872147">
      <w:pPr>
        <w:wordWrap/>
        <w:adjustRightInd w:val="0"/>
        <w:ind w:left="480" w:hanging="480"/>
        <w:rPr>
          <w:szCs w:val="24"/>
        </w:rPr>
      </w:pPr>
      <w:r w:rsidRPr="00EA2D56">
        <w:rPr>
          <w:szCs w:val="24"/>
        </w:rPr>
        <w:t xml:space="preserve">Hong, B., Bonczak, B. J., Gupta, A., Thorpe, L. E., &amp; Kontokosta, C. E. (2021). Exposure density and neighborhood disparities in COVID-19 infection risk. </w:t>
      </w:r>
      <w:r w:rsidRPr="00EA2D56">
        <w:rPr>
          <w:i/>
          <w:iCs/>
          <w:szCs w:val="24"/>
        </w:rPr>
        <w:t>Proceedings of the National Academy of Sciences</w:t>
      </w:r>
      <w:r w:rsidRPr="00EA2D56">
        <w:rPr>
          <w:szCs w:val="24"/>
        </w:rPr>
        <w:t xml:space="preserve">, </w:t>
      </w:r>
      <w:r w:rsidRPr="00EA2D56">
        <w:rPr>
          <w:i/>
          <w:iCs/>
          <w:szCs w:val="24"/>
        </w:rPr>
        <w:t>118</w:t>
      </w:r>
      <w:r w:rsidRPr="00EA2D56">
        <w:rPr>
          <w:szCs w:val="24"/>
        </w:rPr>
        <w:t>(13), e2021258118. https://doi.org/10.1073/pnas.2021258118</w:t>
      </w:r>
    </w:p>
    <w:p w14:paraId="06A6A6B4" w14:textId="77777777" w:rsidR="00223E84" w:rsidRPr="00EA2D56" w:rsidRDefault="00223E84" w:rsidP="00872147">
      <w:pPr>
        <w:wordWrap/>
        <w:adjustRightInd w:val="0"/>
        <w:ind w:left="480" w:hanging="480"/>
        <w:rPr>
          <w:szCs w:val="24"/>
        </w:rPr>
      </w:pPr>
      <w:r w:rsidRPr="00EA2D56">
        <w:rPr>
          <w:szCs w:val="24"/>
        </w:rPr>
        <w:t xml:space="preserve">Hossain, S., Ahmed, S. E., &amp; Howlader, H. A. (2014). Model selection and parameter estimation of a multinomial logistic regression model. </w:t>
      </w:r>
      <w:r w:rsidRPr="00EA2D56">
        <w:rPr>
          <w:i/>
          <w:iCs/>
          <w:szCs w:val="24"/>
        </w:rPr>
        <w:t>Journal of Statistical Computation and Simulation</w:t>
      </w:r>
      <w:r w:rsidRPr="00EA2D56">
        <w:rPr>
          <w:szCs w:val="24"/>
        </w:rPr>
        <w:t xml:space="preserve">, </w:t>
      </w:r>
      <w:r w:rsidRPr="00EA2D56">
        <w:rPr>
          <w:i/>
          <w:iCs/>
          <w:szCs w:val="24"/>
        </w:rPr>
        <w:t>84</w:t>
      </w:r>
      <w:r w:rsidRPr="00EA2D56">
        <w:rPr>
          <w:szCs w:val="24"/>
        </w:rPr>
        <w:t>(7), 1412–1426. https://doi.org/10.1080/00949655.2012.746347</w:t>
      </w:r>
    </w:p>
    <w:p w14:paraId="4255EE94" w14:textId="77777777" w:rsidR="00223E84" w:rsidRPr="00EA2D56" w:rsidRDefault="00223E84" w:rsidP="00872147">
      <w:pPr>
        <w:wordWrap/>
        <w:adjustRightInd w:val="0"/>
        <w:ind w:left="480" w:hanging="480"/>
        <w:rPr>
          <w:szCs w:val="24"/>
        </w:rPr>
      </w:pPr>
      <w:r w:rsidRPr="00EA2D56">
        <w:rPr>
          <w:szCs w:val="24"/>
        </w:rPr>
        <w:t xml:space="preserve">Hu, S., Xiong, C., Yang, M., Younes, H., Luo, W., &amp; Zhang, L. (2021). A big-data driven approach to analyzing and modeling human mobility trend under non-pharmaceutical interventions during COVID-19 pandemic. </w:t>
      </w:r>
      <w:r w:rsidRPr="00EA2D56">
        <w:rPr>
          <w:i/>
          <w:iCs/>
          <w:szCs w:val="24"/>
        </w:rPr>
        <w:t>Transportation Research Part C: Emerging Technologies</w:t>
      </w:r>
      <w:r w:rsidRPr="00EA2D56">
        <w:rPr>
          <w:szCs w:val="24"/>
        </w:rPr>
        <w:t xml:space="preserve">, </w:t>
      </w:r>
      <w:r w:rsidRPr="00EA2D56">
        <w:rPr>
          <w:i/>
          <w:iCs/>
          <w:szCs w:val="24"/>
        </w:rPr>
        <w:t>124</w:t>
      </w:r>
      <w:r w:rsidRPr="00EA2D56">
        <w:rPr>
          <w:szCs w:val="24"/>
        </w:rPr>
        <w:t>(January), 102955. https://doi.org/10.1016/j.trc.2020.102955</w:t>
      </w:r>
    </w:p>
    <w:p w14:paraId="75AE7D87" w14:textId="77777777" w:rsidR="00223E84" w:rsidRPr="00EA2D56" w:rsidRDefault="00223E84" w:rsidP="00872147">
      <w:pPr>
        <w:wordWrap/>
        <w:adjustRightInd w:val="0"/>
        <w:ind w:left="480" w:hanging="480"/>
        <w:rPr>
          <w:szCs w:val="24"/>
        </w:rPr>
      </w:pPr>
      <w:r w:rsidRPr="00EA2D56">
        <w:rPr>
          <w:szCs w:val="24"/>
        </w:rPr>
        <w:t xml:space="preserve">Huang, X., Lu, J., Gao, S., Wang, S., Liu, Z., &amp; Wei, H. (2021). Staying at Home Is a Privilege: Evidence from Fine-Grained Mobile Phone Location Data in the United States during the COVID-19 Pandemic. </w:t>
      </w:r>
      <w:r w:rsidRPr="00EA2D56">
        <w:rPr>
          <w:i/>
          <w:iCs/>
          <w:szCs w:val="24"/>
        </w:rPr>
        <w:t>Annals of the American Association of Geographers</w:t>
      </w:r>
      <w:r w:rsidRPr="00EA2D56">
        <w:rPr>
          <w:szCs w:val="24"/>
        </w:rPr>
        <w:t xml:space="preserve">, </w:t>
      </w:r>
      <w:r w:rsidRPr="00EA2D56">
        <w:rPr>
          <w:i/>
          <w:iCs/>
          <w:szCs w:val="24"/>
        </w:rPr>
        <w:t>0</w:t>
      </w:r>
      <w:r w:rsidRPr="00EA2D56">
        <w:rPr>
          <w:szCs w:val="24"/>
        </w:rPr>
        <w:t>(0), 1–20. https://doi.org/10.1080/24694452.2021.1904819</w:t>
      </w:r>
    </w:p>
    <w:p w14:paraId="4212951C" w14:textId="77777777" w:rsidR="00223E84" w:rsidRPr="00EA2D56" w:rsidRDefault="00223E84" w:rsidP="00872147">
      <w:pPr>
        <w:wordWrap/>
        <w:adjustRightInd w:val="0"/>
        <w:ind w:left="480" w:hanging="480"/>
        <w:rPr>
          <w:szCs w:val="24"/>
        </w:rPr>
      </w:pPr>
      <w:r w:rsidRPr="00EA2D56">
        <w:rPr>
          <w:szCs w:val="24"/>
        </w:rPr>
        <w:t xml:space="preserve">Jay, J., Bor, J., Nsoesie, E. O., Lipson, S. K., Jones, D. K., Galea, S., &amp; Raifman, J. (2020). Neighbourhood income and physical distancing during the COVID-19 pandemic in the United States. </w:t>
      </w:r>
      <w:r w:rsidRPr="00EA2D56">
        <w:rPr>
          <w:i/>
          <w:iCs/>
          <w:szCs w:val="24"/>
        </w:rPr>
        <w:t>Nature Human Behaviour</w:t>
      </w:r>
      <w:r w:rsidRPr="00EA2D56">
        <w:rPr>
          <w:szCs w:val="24"/>
        </w:rPr>
        <w:t xml:space="preserve">, </w:t>
      </w:r>
      <w:r w:rsidRPr="00EA2D56">
        <w:rPr>
          <w:i/>
          <w:iCs/>
          <w:szCs w:val="24"/>
        </w:rPr>
        <w:t>4</w:t>
      </w:r>
      <w:r w:rsidRPr="00EA2D56">
        <w:rPr>
          <w:szCs w:val="24"/>
        </w:rPr>
        <w:t>(12), 1294–1302. https://doi.org/10.1038/s41562-020-00998-2</w:t>
      </w:r>
    </w:p>
    <w:p w14:paraId="5DEF30C1" w14:textId="77777777" w:rsidR="00223E84" w:rsidRPr="00EA2D56" w:rsidRDefault="00223E84" w:rsidP="00872147">
      <w:pPr>
        <w:wordWrap/>
        <w:adjustRightInd w:val="0"/>
        <w:ind w:left="480" w:hanging="480"/>
        <w:rPr>
          <w:szCs w:val="24"/>
        </w:rPr>
      </w:pPr>
      <w:r w:rsidRPr="00EA2D56">
        <w:rPr>
          <w:szCs w:val="24"/>
        </w:rPr>
        <w:t xml:space="preserve">Kellermann, R., Sivizaca Conde, D., Rößler, D., Kliewer, N., &amp; Dienel, H. L. (2022). Mobility in pandemic times: Exploring changes and long-term effects of COVID-19 on urban mobility behavior. </w:t>
      </w:r>
      <w:r w:rsidRPr="00EA2D56">
        <w:rPr>
          <w:i/>
          <w:iCs/>
          <w:szCs w:val="24"/>
        </w:rPr>
        <w:t>Transportation Research Interdisciplinary Perspectives</w:t>
      </w:r>
      <w:r w:rsidRPr="00EA2D56">
        <w:rPr>
          <w:szCs w:val="24"/>
        </w:rPr>
        <w:t xml:space="preserve">, </w:t>
      </w:r>
      <w:r w:rsidRPr="00EA2D56">
        <w:rPr>
          <w:i/>
          <w:iCs/>
          <w:szCs w:val="24"/>
        </w:rPr>
        <w:t>15</w:t>
      </w:r>
      <w:r w:rsidRPr="00EA2D56">
        <w:rPr>
          <w:szCs w:val="24"/>
        </w:rPr>
        <w:t>(July). https://doi.org/10.1016/j.trip.2022.100668</w:t>
      </w:r>
    </w:p>
    <w:p w14:paraId="3C2E574C" w14:textId="77777777" w:rsidR="00223E84" w:rsidRPr="00EA2D56" w:rsidRDefault="00223E84" w:rsidP="00872147">
      <w:pPr>
        <w:wordWrap/>
        <w:adjustRightInd w:val="0"/>
        <w:ind w:left="480" w:hanging="480"/>
        <w:rPr>
          <w:szCs w:val="24"/>
        </w:rPr>
      </w:pPr>
      <w:r w:rsidRPr="00EA2D56">
        <w:rPr>
          <w:szCs w:val="24"/>
        </w:rPr>
        <w:t xml:space="preserve">Khataee, H., Scheuring, I., Czirok, A., &amp; Neufeld, Z. (2021). Effects of social distancing on the spreading of COVID-19 inferred from mobile phone data. </w:t>
      </w:r>
      <w:r w:rsidRPr="00EA2D56">
        <w:rPr>
          <w:i/>
          <w:iCs/>
          <w:szCs w:val="24"/>
        </w:rPr>
        <w:t>Scientific Reports</w:t>
      </w:r>
      <w:r w:rsidRPr="00EA2D56">
        <w:rPr>
          <w:szCs w:val="24"/>
        </w:rPr>
        <w:t xml:space="preserve">, </w:t>
      </w:r>
      <w:r w:rsidRPr="00EA2D56">
        <w:rPr>
          <w:i/>
          <w:iCs/>
          <w:szCs w:val="24"/>
        </w:rPr>
        <w:t>11</w:t>
      </w:r>
      <w:r w:rsidRPr="00EA2D56">
        <w:rPr>
          <w:szCs w:val="24"/>
        </w:rPr>
        <w:t>(1), 1661. https://doi.org/10.1038/s41598-021-81308-2</w:t>
      </w:r>
    </w:p>
    <w:p w14:paraId="58D7C9C3" w14:textId="77777777" w:rsidR="00223E84" w:rsidRPr="00EA2D56" w:rsidRDefault="00223E84" w:rsidP="00872147">
      <w:pPr>
        <w:wordWrap/>
        <w:adjustRightInd w:val="0"/>
        <w:ind w:left="480" w:hanging="480"/>
        <w:rPr>
          <w:szCs w:val="24"/>
        </w:rPr>
      </w:pPr>
      <w:r w:rsidRPr="00EA2D56">
        <w:rPr>
          <w:szCs w:val="24"/>
        </w:rPr>
        <w:t xml:space="preserve">Kim, J., &amp; Kwan, M.-P. (2021). The impact of the COVID-19 pandemic on people’s mobility: A longitudinal study of the U.S. from March to September of 2020. </w:t>
      </w:r>
      <w:r w:rsidRPr="00EA2D56">
        <w:rPr>
          <w:i/>
          <w:iCs/>
          <w:szCs w:val="24"/>
        </w:rPr>
        <w:t>Journal of Transport Geography</w:t>
      </w:r>
      <w:r w:rsidRPr="00EA2D56">
        <w:rPr>
          <w:szCs w:val="24"/>
        </w:rPr>
        <w:t xml:space="preserve">, </w:t>
      </w:r>
      <w:r w:rsidRPr="00EA2D56">
        <w:rPr>
          <w:i/>
          <w:iCs/>
          <w:szCs w:val="24"/>
        </w:rPr>
        <w:t>93</w:t>
      </w:r>
      <w:r w:rsidRPr="00EA2D56">
        <w:rPr>
          <w:szCs w:val="24"/>
        </w:rPr>
        <w:t>(March), 103039. https://doi.org/10.1016/j.jtrangeo.2021.103039</w:t>
      </w:r>
    </w:p>
    <w:p w14:paraId="69641ECB" w14:textId="77777777" w:rsidR="00223E84" w:rsidRPr="00EA2D56" w:rsidRDefault="00223E84" w:rsidP="00872147">
      <w:pPr>
        <w:wordWrap/>
        <w:adjustRightInd w:val="0"/>
        <w:ind w:left="480" w:hanging="480"/>
        <w:rPr>
          <w:szCs w:val="24"/>
        </w:rPr>
      </w:pPr>
      <w:r w:rsidRPr="00EA2D56">
        <w:rPr>
          <w:szCs w:val="24"/>
        </w:rPr>
        <w:t xml:space="preserve">Kim, K. (2018). Exploring the difference between ridership patterns of subway and taxi: Case study in Seoul. </w:t>
      </w:r>
      <w:r w:rsidRPr="00EA2D56">
        <w:rPr>
          <w:i/>
          <w:iCs/>
          <w:szCs w:val="24"/>
        </w:rPr>
        <w:t>Journal of Transport Geography</w:t>
      </w:r>
      <w:r w:rsidRPr="00EA2D56">
        <w:rPr>
          <w:szCs w:val="24"/>
        </w:rPr>
        <w:t xml:space="preserve">, </w:t>
      </w:r>
      <w:r w:rsidRPr="00EA2D56">
        <w:rPr>
          <w:i/>
          <w:iCs/>
          <w:szCs w:val="24"/>
        </w:rPr>
        <w:t>66</w:t>
      </w:r>
      <w:r w:rsidRPr="00EA2D56">
        <w:rPr>
          <w:szCs w:val="24"/>
        </w:rPr>
        <w:t>(March 2017), 213–223. https://doi.org/10.1016/j.jtrangeo.2017.12.003</w:t>
      </w:r>
    </w:p>
    <w:p w14:paraId="40FE5399" w14:textId="77777777" w:rsidR="00223E84" w:rsidRPr="00EA2D56" w:rsidRDefault="00223E84" w:rsidP="00872147">
      <w:pPr>
        <w:wordWrap/>
        <w:adjustRightInd w:val="0"/>
        <w:ind w:left="480" w:hanging="480"/>
        <w:rPr>
          <w:szCs w:val="24"/>
        </w:rPr>
      </w:pPr>
      <w:r w:rsidRPr="00EA2D56">
        <w:rPr>
          <w:szCs w:val="24"/>
        </w:rPr>
        <w:t xml:space="preserve">Kishore, N., Kahn, R., Martinez, P. P., De Salazar, P. M., Mahmud, A. S., &amp; Buckee, C. O. (2021). Lockdowns result in changes in human mobility which may impact the epidemiologic dynamics </w:t>
      </w:r>
      <w:r w:rsidRPr="00EA2D56">
        <w:rPr>
          <w:szCs w:val="24"/>
        </w:rPr>
        <w:lastRenderedPageBreak/>
        <w:t xml:space="preserve">of SARS-CoV-2. </w:t>
      </w:r>
      <w:r w:rsidRPr="00EA2D56">
        <w:rPr>
          <w:i/>
          <w:iCs/>
          <w:szCs w:val="24"/>
        </w:rPr>
        <w:t>Scientific Reports</w:t>
      </w:r>
      <w:r w:rsidRPr="00EA2D56">
        <w:rPr>
          <w:szCs w:val="24"/>
        </w:rPr>
        <w:t xml:space="preserve">, </w:t>
      </w:r>
      <w:r w:rsidRPr="00EA2D56">
        <w:rPr>
          <w:i/>
          <w:iCs/>
          <w:szCs w:val="24"/>
        </w:rPr>
        <w:t>11</w:t>
      </w:r>
      <w:r w:rsidRPr="00EA2D56">
        <w:rPr>
          <w:szCs w:val="24"/>
        </w:rPr>
        <w:t>(1), 6995. https://doi.org/10.1038/s41598-021-86297-w</w:t>
      </w:r>
    </w:p>
    <w:p w14:paraId="77D9E61A" w14:textId="77777777" w:rsidR="00223E84" w:rsidRPr="00EA2D56" w:rsidRDefault="00223E84" w:rsidP="00872147">
      <w:pPr>
        <w:wordWrap/>
        <w:adjustRightInd w:val="0"/>
        <w:ind w:left="480" w:hanging="480"/>
        <w:rPr>
          <w:szCs w:val="24"/>
        </w:rPr>
      </w:pPr>
      <w:r w:rsidRPr="00EA2D56">
        <w:rPr>
          <w:szCs w:val="24"/>
        </w:rPr>
        <w:t xml:space="preserve">Kishore, N., Kiang, M. V, Engø-Monsen, K., Vembar, N., Schroeder, A., Balsari, S., &amp; Buckee, C. O. (2020). Measuring mobility to monitor travel and physical distancing interventions: a common framework for mobile phone data analysis. </w:t>
      </w:r>
      <w:r w:rsidRPr="00EA2D56">
        <w:rPr>
          <w:i/>
          <w:iCs/>
          <w:szCs w:val="24"/>
        </w:rPr>
        <w:t>The Lancet Digital Health</w:t>
      </w:r>
      <w:r w:rsidRPr="00EA2D56">
        <w:rPr>
          <w:szCs w:val="24"/>
        </w:rPr>
        <w:t xml:space="preserve">, </w:t>
      </w:r>
      <w:r w:rsidRPr="00EA2D56">
        <w:rPr>
          <w:i/>
          <w:iCs/>
          <w:szCs w:val="24"/>
        </w:rPr>
        <w:t>2</w:t>
      </w:r>
      <w:r w:rsidRPr="00EA2D56">
        <w:rPr>
          <w:szCs w:val="24"/>
        </w:rPr>
        <w:t>(11), e622–e628. https://doi.org/10.1016/S2589-7500(20)30193-X</w:t>
      </w:r>
    </w:p>
    <w:p w14:paraId="7D5D6542" w14:textId="77777777" w:rsidR="00223E84" w:rsidRPr="00EA2D56" w:rsidRDefault="00223E84" w:rsidP="00872147">
      <w:pPr>
        <w:wordWrap/>
        <w:adjustRightInd w:val="0"/>
        <w:ind w:left="480" w:hanging="480"/>
        <w:rPr>
          <w:szCs w:val="24"/>
        </w:rPr>
      </w:pPr>
      <w:r w:rsidRPr="00EA2D56">
        <w:rPr>
          <w:szCs w:val="24"/>
        </w:rPr>
        <w:t xml:space="preserve">Krishnapuram, B., Carin, L., Figueiredo, M. A. T., &amp; Hartemink, A. J. (2005). Sparse multinomial logistic regression: fast algorithms and generalization bounds. </w:t>
      </w:r>
      <w:r w:rsidRPr="00EA2D56">
        <w:rPr>
          <w:i/>
          <w:iCs/>
          <w:szCs w:val="24"/>
        </w:rPr>
        <w:t>IEEE Transactions on Pattern Analysis and Machine Intelligence</w:t>
      </w:r>
      <w:r w:rsidRPr="00EA2D56">
        <w:rPr>
          <w:szCs w:val="24"/>
        </w:rPr>
        <w:t xml:space="preserve">, </w:t>
      </w:r>
      <w:r w:rsidRPr="00EA2D56">
        <w:rPr>
          <w:i/>
          <w:iCs/>
          <w:szCs w:val="24"/>
        </w:rPr>
        <w:t>27</w:t>
      </w:r>
      <w:r w:rsidRPr="00EA2D56">
        <w:rPr>
          <w:szCs w:val="24"/>
        </w:rPr>
        <w:t>(6), 957–968. https://doi.org/10.1109/TPAMI.2005.127</w:t>
      </w:r>
    </w:p>
    <w:p w14:paraId="030291E3" w14:textId="77777777" w:rsidR="00223E84" w:rsidRPr="00EA2D56" w:rsidRDefault="00223E84" w:rsidP="00872147">
      <w:pPr>
        <w:wordWrap/>
        <w:adjustRightInd w:val="0"/>
        <w:ind w:left="480" w:hanging="480"/>
        <w:rPr>
          <w:szCs w:val="24"/>
        </w:rPr>
      </w:pPr>
      <w:r w:rsidRPr="00EA2D56">
        <w:rPr>
          <w:szCs w:val="24"/>
        </w:rPr>
        <w:t xml:space="preserve">Kwan, M. (2021). The stationarity bias in research on the environmental determinants of health. </w:t>
      </w:r>
      <w:r w:rsidRPr="00EA2D56">
        <w:rPr>
          <w:i/>
          <w:iCs/>
          <w:szCs w:val="24"/>
        </w:rPr>
        <w:t>Health and Place</w:t>
      </w:r>
      <w:r w:rsidRPr="00EA2D56">
        <w:rPr>
          <w:szCs w:val="24"/>
        </w:rPr>
        <w:t xml:space="preserve">, </w:t>
      </w:r>
      <w:r w:rsidRPr="00EA2D56">
        <w:rPr>
          <w:i/>
          <w:iCs/>
          <w:szCs w:val="24"/>
        </w:rPr>
        <w:t>70</w:t>
      </w:r>
      <w:r w:rsidRPr="00EA2D56">
        <w:rPr>
          <w:szCs w:val="24"/>
        </w:rPr>
        <w:t>(June), 102609. https://doi.org/10.1016/j.healthplace.2021.102609</w:t>
      </w:r>
    </w:p>
    <w:p w14:paraId="14A35D27" w14:textId="77777777" w:rsidR="00223E84" w:rsidRPr="00EA2D56" w:rsidRDefault="00223E84" w:rsidP="00872147">
      <w:pPr>
        <w:wordWrap/>
        <w:adjustRightInd w:val="0"/>
        <w:ind w:left="480" w:hanging="480"/>
        <w:rPr>
          <w:szCs w:val="24"/>
        </w:rPr>
      </w:pPr>
      <w:r w:rsidRPr="00EA2D56">
        <w:rPr>
          <w:szCs w:val="24"/>
        </w:rPr>
        <w:t xml:space="preserve">Lee, W. Do, Qian, M., &amp; Schwanen, T. (2021). The association between socioeconomic status and mobility reductions in the early stage of England’s COVID-19 epidemic. </w:t>
      </w:r>
      <w:r w:rsidRPr="00EA2D56">
        <w:rPr>
          <w:i/>
          <w:iCs/>
          <w:szCs w:val="24"/>
        </w:rPr>
        <w:t>Health &amp; Place</w:t>
      </w:r>
      <w:r w:rsidRPr="00EA2D56">
        <w:rPr>
          <w:szCs w:val="24"/>
        </w:rPr>
        <w:t xml:space="preserve">, </w:t>
      </w:r>
      <w:r w:rsidRPr="00EA2D56">
        <w:rPr>
          <w:i/>
          <w:iCs/>
          <w:szCs w:val="24"/>
        </w:rPr>
        <w:t>69</w:t>
      </w:r>
      <w:r w:rsidRPr="00EA2D56">
        <w:rPr>
          <w:szCs w:val="24"/>
        </w:rPr>
        <w:t>, 102563. https://doi.org/10.1016/j.healthplace.2021.102563</w:t>
      </w:r>
    </w:p>
    <w:p w14:paraId="5A3950AC" w14:textId="77777777" w:rsidR="00223E84" w:rsidRPr="00EA2D56" w:rsidRDefault="00223E84" w:rsidP="00872147">
      <w:pPr>
        <w:wordWrap/>
        <w:adjustRightInd w:val="0"/>
        <w:ind w:left="480" w:hanging="480"/>
        <w:rPr>
          <w:szCs w:val="24"/>
        </w:rPr>
      </w:pPr>
      <w:r w:rsidRPr="00EA2D56">
        <w:rPr>
          <w:szCs w:val="24"/>
        </w:rPr>
        <w:t xml:space="preserve">Linka, K., Goriely, A., &amp; Kuhl, E. (2020). Global and local mobility as a barometer for COVID-19 dynamics. </w:t>
      </w:r>
      <w:r w:rsidRPr="00EA2D56">
        <w:rPr>
          <w:i/>
          <w:iCs/>
          <w:szCs w:val="24"/>
        </w:rPr>
        <w:t>MedRxiv</w:t>
      </w:r>
      <w:r w:rsidRPr="00EA2D56">
        <w:rPr>
          <w:szCs w:val="24"/>
        </w:rPr>
        <w:t>. https://doi.org/10.1101/2020.06.13.20130658</w:t>
      </w:r>
    </w:p>
    <w:p w14:paraId="63D8CD78" w14:textId="77777777" w:rsidR="00223E84" w:rsidRPr="00EA2D56" w:rsidRDefault="00223E84" w:rsidP="00872147">
      <w:pPr>
        <w:wordWrap/>
        <w:adjustRightInd w:val="0"/>
        <w:ind w:left="480" w:hanging="480"/>
        <w:rPr>
          <w:szCs w:val="24"/>
        </w:rPr>
      </w:pPr>
      <w:r w:rsidRPr="00EA2D56">
        <w:rPr>
          <w:szCs w:val="24"/>
        </w:rPr>
        <w:t xml:space="preserve">Long, J. A., &amp; Ren, C. (2022). Associations between mobility and socio-economic indicators vary across the timeline of the Covid-19 pandemic. </w:t>
      </w:r>
      <w:r w:rsidRPr="00EA2D56">
        <w:rPr>
          <w:i/>
          <w:iCs/>
          <w:szCs w:val="24"/>
        </w:rPr>
        <w:t>Computers, Environment and Urban Systems</w:t>
      </w:r>
      <w:r w:rsidRPr="00EA2D56">
        <w:rPr>
          <w:szCs w:val="24"/>
        </w:rPr>
        <w:t xml:space="preserve">, </w:t>
      </w:r>
      <w:r w:rsidRPr="00EA2D56">
        <w:rPr>
          <w:i/>
          <w:iCs/>
          <w:szCs w:val="24"/>
        </w:rPr>
        <w:t>91</w:t>
      </w:r>
      <w:r w:rsidRPr="00EA2D56">
        <w:rPr>
          <w:szCs w:val="24"/>
        </w:rPr>
        <w:t>(July 2021), 101710. https://doi.org/10.1016/j.compenvurbsys.2021.101710</w:t>
      </w:r>
    </w:p>
    <w:p w14:paraId="0F4F5F85" w14:textId="77777777" w:rsidR="00223E84" w:rsidRPr="00EA2D56" w:rsidRDefault="00223E84" w:rsidP="00872147">
      <w:pPr>
        <w:wordWrap/>
        <w:adjustRightInd w:val="0"/>
        <w:ind w:left="480" w:hanging="480"/>
        <w:rPr>
          <w:szCs w:val="24"/>
        </w:rPr>
      </w:pPr>
      <w:r w:rsidRPr="00EA2D56">
        <w:rPr>
          <w:szCs w:val="24"/>
        </w:rPr>
        <w:t xml:space="preserve">Lou, J., Shen, X., &amp; Niemeier, D. (2020). Are stay-at-home orders more difficult to follow for low-income groups? </w:t>
      </w:r>
      <w:r w:rsidRPr="00EA2D56">
        <w:rPr>
          <w:i/>
          <w:iCs/>
          <w:szCs w:val="24"/>
        </w:rPr>
        <w:t>Journal of Transport Geography</w:t>
      </w:r>
      <w:r w:rsidRPr="00EA2D56">
        <w:rPr>
          <w:szCs w:val="24"/>
        </w:rPr>
        <w:t xml:space="preserve">, </w:t>
      </w:r>
      <w:r w:rsidRPr="00EA2D56">
        <w:rPr>
          <w:i/>
          <w:iCs/>
          <w:szCs w:val="24"/>
        </w:rPr>
        <w:t>89</w:t>
      </w:r>
      <w:r w:rsidRPr="00EA2D56">
        <w:rPr>
          <w:szCs w:val="24"/>
        </w:rPr>
        <w:t>(October), 102894. https://doi.org/10.1016/j.jtrangeo.2020.102894</w:t>
      </w:r>
    </w:p>
    <w:p w14:paraId="73102C82" w14:textId="77777777" w:rsidR="00223E84" w:rsidRPr="00EA2D56" w:rsidRDefault="00223E84" w:rsidP="00872147">
      <w:pPr>
        <w:wordWrap/>
        <w:adjustRightInd w:val="0"/>
        <w:ind w:left="480" w:hanging="480"/>
        <w:rPr>
          <w:szCs w:val="24"/>
        </w:rPr>
      </w:pPr>
      <w:r w:rsidRPr="00EA2D56">
        <w:rPr>
          <w:szCs w:val="24"/>
        </w:rPr>
        <w:t xml:space="preserve">Lu, J., Zhou, S., Liu, L., &amp; Li, Q. (2021). You are where you go: Inferring residents’ income level through daily activity and geographic exposure. </w:t>
      </w:r>
      <w:r w:rsidRPr="00EA2D56">
        <w:rPr>
          <w:i/>
          <w:iCs/>
          <w:szCs w:val="24"/>
        </w:rPr>
        <w:t>Cities</w:t>
      </w:r>
      <w:r w:rsidRPr="00EA2D56">
        <w:rPr>
          <w:szCs w:val="24"/>
        </w:rPr>
        <w:t xml:space="preserve">, </w:t>
      </w:r>
      <w:r w:rsidRPr="00EA2D56">
        <w:rPr>
          <w:i/>
          <w:iCs/>
          <w:szCs w:val="24"/>
        </w:rPr>
        <w:t>111</w:t>
      </w:r>
      <w:r w:rsidRPr="00EA2D56">
        <w:rPr>
          <w:szCs w:val="24"/>
        </w:rPr>
        <w:t>(135), 102984. https://doi.org/10.1016/j.cities.2020.102984</w:t>
      </w:r>
    </w:p>
    <w:p w14:paraId="4E886419" w14:textId="77777777" w:rsidR="00223E84" w:rsidRPr="00EA2D56" w:rsidRDefault="00223E84" w:rsidP="00872147">
      <w:pPr>
        <w:wordWrap/>
        <w:adjustRightInd w:val="0"/>
        <w:ind w:left="480" w:hanging="480"/>
        <w:rPr>
          <w:szCs w:val="24"/>
        </w:rPr>
      </w:pPr>
      <w:r w:rsidRPr="00EA2D56">
        <w:rPr>
          <w:szCs w:val="24"/>
        </w:rPr>
        <w:t xml:space="preserve">Marsden, G., &amp; Docherty, I. (2021). Mega-disruptions and policy change: Lessons from the mobility sector in response to the Covid-19 pandemic in the UK. </w:t>
      </w:r>
      <w:r w:rsidRPr="00EA2D56">
        <w:rPr>
          <w:i/>
          <w:iCs/>
          <w:szCs w:val="24"/>
        </w:rPr>
        <w:t>Transport Policy</w:t>
      </w:r>
      <w:r w:rsidRPr="00EA2D56">
        <w:rPr>
          <w:szCs w:val="24"/>
        </w:rPr>
        <w:t xml:space="preserve">, </w:t>
      </w:r>
      <w:r w:rsidRPr="00EA2D56">
        <w:rPr>
          <w:i/>
          <w:iCs/>
          <w:szCs w:val="24"/>
        </w:rPr>
        <w:t>110</w:t>
      </w:r>
      <w:r w:rsidRPr="00EA2D56">
        <w:rPr>
          <w:szCs w:val="24"/>
        </w:rPr>
        <w:t>, 86–97. https://doi.org/10.1016/j.tranpol.2021.05.015</w:t>
      </w:r>
    </w:p>
    <w:p w14:paraId="6174EA12" w14:textId="77777777" w:rsidR="00223E84" w:rsidRPr="00EA2D56" w:rsidRDefault="00223E84" w:rsidP="00872147">
      <w:pPr>
        <w:wordWrap/>
        <w:adjustRightInd w:val="0"/>
        <w:ind w:left="480" w:hanging="480"/>
        <w:rPr>
          <w:szCs w:val="24"/>
        </w:rPr>
      </w:pPr>
      <w:r w:rsidRPr="00EA2D56">
        <w:rPr>
          <w:szCs w:val="24"/>
        </w:rPr>
        <w:t xml:space="preserve">Molloy, J., Schatzmann, T., Schoeman, B., Tchervenkov, C., Hintermann, B., &amp; Axhausen, K. W. (2021). Observed impacts of the Covid-19 first wave on travel behaviour in Switzerland based on a large GPS panel. </w:t>
      </w:r>
      <w:r w:rsidRPr="00EA2D56">
        <w:rPr>
          <w:i/>
          <w:iCs/>
          <w:szCs w:val="24"/>
        </w:rPr>
        <w:t>Transport Policy</w:t>
      </w:r>
      <w:r w:rsidRPr="00EA2D56">
        <w:rPr>
          <w:szCs w:val="24"/>
        </w:rPr>
        <w:t xml:space="preserve">, </w:t>
      </w:r>
      <w:r w:rsidRPr="00EA2D56">
        <w:rPr>
          <w:i/>
          <w:iCs/>
          <w:szCs w:val="24"/>
        </w:rPr>
        <w:t>104</w:t>
      </w:r>
      <w:r w:rsidRPr="00EA2D56">
        <w:rPr>
          <w:szCs w:val="24"/>
        </w:rPr>
        <w:t>, 43–51. https://doi.org/10.1016/j.tranpol.2021.01.009</w:t>
      </w:r>
    </w:p>
    <w:p w14:paraId="5D44B052" w14:textId="77777777" w:rsidR="00223E84" w:rsidRPr="00EA2D56" w:rsidRDefault="00223E84" w:rsidP="00872147">
      <w:pPr>
        <w:wordWrap/>
        <w:adjustRightInd w:val="0"/>
        <w:ind w:left="480" w:hanging="480"/>
        <w:rPr>
          <w:szCs w:val="24"/>
        </w:rPr>
      </w:pPr>
      <w:r w:rsidRPr="00EA2D56">
        <w:rPr>
          <w:szCs w:val="24"/>
        </w:rPr>
        <w:t xml:space="preserve">Mouratidis, K., &amp; Papagiannakis, A. (2021). COVID-19, internet, and mobility: The rise of telework, telehealth, e-learning, and e-shopping. </w:t>
      </w:r>
      <w:r w:rsidRPr="00EA2D56">
        <w:rPr>
          <w:i/>
          <w:iCs/>
          <w:szCs w:val="24"/>
        </w:rPr>
        <w:t>Sustainable Cities and Society</w:t>
      </w:r>
      <w:r w:rsidRPr="00EA2D56">
        <w:rPr>
          <w:szCs w:val="24"/>
        </w:rPr>
        <w:t xml:space="preserve">, </w:t>
      </w:r>
      <w:r w:rsidRPr="00EA2D56">
        <w:rPr>
          <w:i/>
          <w:iCs/>
          <w:szCs w:val="24"/>
        </w:rPr>
        <w:t>74</w:t>
      </w:r>
      <w:r w:rsidRPr="00EA2D56">
        <w:rPr>
          <w:szCs w:val="24"/>
        </w:rPr>
        <w:t>, 103182. https://doi.org/10.1016/j.scs.2021.103182</w:t>
      </w:r>
    </w:p>
    <w:p w14:paraId="2F2D1654" w14:textId="77777777" w:rsidR="00223E84" w:rsidRPr="00EA2D56" w:rsidRDefault="00223E84" w:rsidP="00872147">
      <w:pPr>
        <w:wordWrap/>
        <w:adjustRightInd w:val="0"/>
        <w:ind w:left="480" w:hanging="480"/>
        <w:rPr>
          <w:szCs w:val="24"/>
        </w:rPr>
      </w:pPr>
      <w:r w:rsidRPr="00EA2D56">
        <w:rPr>
          <w:szCs w:val="24"/>
        </w:rPr>
        <w:t xml:space="preserve">Office for National Statistics. (2021). </w:t>
      </w:r>
      <w:r w:rsidRPr="00EA2D56">
        <w:rPr>
          <w:i/>
          <w:iCs/>
          <w:szCs w:val="24"/>
        </w:rPr>
        <w:t>Coronavirus and compliance with government guidance, UK : April 2021</w:t>
      </w:r>
      <w:r w:rsidRPr="00EA2D56">
        <w:rPr>
          <w:szCs w:val="24"/>
        </w:rPr>
        <w:t>. https://www.ons.gov.uk/peoplepopulationandcommunity/healthandsocialcare/conditionsanddiseases/bulletins/coronavirusandcompliancewithgovernmentguidanceuk/april2021</w:t>
      </w:r>
    </w:p>
    <w:p w14:paraId="6FBE5480" w14:textId="77777777" w:rsidR="00223E84" w:rsidRPr="00EA2D56" w:rsidRDefault="00223E84" w:rsidP="00872147">
      <w:pPr>
        <w:wordWrap/>
        <w:adjustRightInd w:val="0"/>
        <w:ind w:left="480" w:hanging="480"/>
        <w:rPr>
          <w:szCs w:val="24"/>
        </w:rPr>
      </w:pPr>
      <w:r w:rsidRPr="00EA2D56">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EA2D56">
        <w:rPr>
          <w:i/>
          <w:iCs/>
          <w:szCs w:val="24"/>
        </w:rPr>
        <w:t>Science Advances</w:t>
      </w:r>
      <w:r w:rsidRPr="00EA2D56">
        <w:rPr>
          <w:szCs w:val="24"/>
        </w:rPr>
        <w:t xml:space="preserve">, </w:t>
      </w:r>
      <w:r w:rsidRPr="00EA2D56">
        <w:rPr>
          <w:i/>
          <w:iCs/>
          <w:szCs w:val="24"/>
        </w:rPr>
        <w:t>6</w:t>
      </w:r>
      <w:r w:rsidRPr="00EA2D56">
        <w:rPr>
          <w:szCs w:val="24"/>
        </w:rPr>
        <w:t>(23), eabc0764. https://doi.org/10.1126/sciadv.abc0764</w:t>
      </w:r>
    </w:p>
    <w:p w14:paraId="73BCB758" w14:textId="77777777" w:rsidR="00223E84" w:rsidRPr="00EA2D56" w:rsidRDefault="00223E84" w:rsidP="00872147">
      <w:pPr>
        <w:wordWrap/>
        <w:adjustRightInd w:val="0"/>
        <w:ind w:left="480" w:hanging="480"/>
        <w:rPr>
          <w:szCs w:val="24"/>
        </w:rPr>
      </w:pPr>
      <w:r w:rsidRPr="00EA2D56">
        <w:rPr>
          <w:szCs w:val="24"/>
        </w:rPr>
        <w:t xml:space="preserve">Pan, Y., Darzi, A., Kabiri, A., Zhao, G., Luo, W., Xiong, C., &amp; Zhang, L. (2020). Quantifying human </w:t>
      </w:r>
      <w:r w:rsidRPr="00EA2D56">
        <w:rPr>
          <w:szCs w:val="24"/>
        </w:rPr>
        <w:lastRenderedPageBreak/>
        <w:t xml:space="preserve">mobility behaviour changes during the COVID-19 outbreak in the United States. </w:t>
      </w:r>
      <w:r w:rsidRPr="00EA2D56">
        <w:rPr>
          <w:i/>
          <w:iCs/>
          <w:szCs w:val="24"/>
        </w:rPr>
        <w:t>Scientific Reports</w:t>
      </w:r>
      <w:r w:rsidRPr="00EA2D56">
        <w:rPr>
          <w:szCs w:val="24"/>
        </w:rPr>
        <w:t xml:space="preserve">, </w:t>
      </w:r>
      <w:r w:rsidRPr="00EA2D56">
        <w:rPr>
          <w:i/>
          <w:iCs/>
          <w:szCs w:val="24"/>
        </w:rPr>
        <w:t>10</w:t>
      </w:r>
      <w:r w:rsidRPr="00EA2D56">
        <w:rPr>
          <w:szCs w:val="24"/>
        </w:rPr>
        <w:t>(1), 20742. https://doi.org/10.1038/s41598-020-77751-2</w:t>
      </w:r>
    </w:p>
    <w:p w14:paraId="29D2AD1F" w14:textId="77777777" w:rsidR="00223E84" w:rsidRPr="00EA2D56" w:rsidRDefault="00223E84" w:rsidP="00872147">
      <w:pPr>
        <w:wordWrap/>
        <w:adjustRightInd w:val="0"/>
        <w:ind w:left="480" w:hanging="480"/>
        <w:rPr>
          <w:szCs w:val="24"/>
        </w:rPr>
      </w:pPr>
      <w:r w:rsidRPr="00EA2D56">
        <w:rPr>
          <w:szCs w:val="24"/>
        </w:rPr>
        <w:t xml:space="preserve">Park, S., Oshan, T. M., El Ali, A., &amp; Finamore, A. (2021). Are we breaking bubbles as we move? Using a large sample to explore the relationship between urban mobility and segregation. </w:t>
      </w:r>
      <w:r w:rsidRPr="00EA2D56">
        <w:rPr>
          <w:i/>
          <w:iCs/>
          <w:szCs w:val="24"/>
        </w:rPr>
        <w:t>Computers, Environment and Urban Systems</w:t>
      </w:r>
      <w:r w:rsidRPr="00EA2D56">
        <w:rPr>
          <w:szCs w:val="24"/>
        </w:rPr>
        <w:t xml:space="preserve">, </w:t>
      </w:r>
      <w:r w:rsidRPr="00EA2D56">
        <w:rPr>
          <w:i/>
          <w:iCs/>
          <w:szCs w:val="24"/>
        </w:rPr>
        <w:t>86</w:t>
      </w:r>
      <w:r w:rsidRPr="00EA2D56">
        <w:rPr>
          <w:szCs w:val="24"/>
        </w:rPr>
        <w:t>(April 2020), 101585. https://doi.org/10.1016/j.compenvurbsys.2020.101585</w:t>
      </w:r>
    </w:p>
    <w:p w14:paraId="1248455F" w14:textId="77777777" w:rsidR="00223E84" w:rsidRPr="00EA2D56" w:rsidRDefault="00223E84" w:rsidP="00872147">
      <w:pPr>
        <w:wordWrap/>
        <w:adjustRightInd w:val="0"/>
        <w:ind w:left="480" w:hanging="480"/>
        <w:rPr>
          <w:szCs w:val="24"/>
        </w:rPr>
      </w:pPr>
      <w:r w:rsidRPr="00EA2D56">
        <w:rPr>
          <w:szCs w:val="24"/>
        </w:rPr>
        <w:t xml:space="preserve">Pepe, E., Bajardi, P., Gauvin, L., Privitera, F., Lake, B., Cattuto, C., &amp; Tizzoni, M. (2020). COVID-19 outbreak response, a dataset to assess mobility changes in Italy following national lockdown. </w:t>
      </w:r>
      <w:r w:rsidRPr="00EA2D56">
        <w:rPr>
          <w:i/>
          <w:iCs/>
          <w:szCs w:val="24"/>
        </w:rPr>
        <w:t>Scientific Data</w:t>
      </w:r>
      <w:r w:rsidRPr="00EA2D56">
        <w:rPr>
          <w:szCs w:val="24"/>
        </w:rPr>
        <w:t xml:space="preserve">, </w:t>
      </w:r>
      <w:r w:rsidRPr="00EA2D56">
        <w:rPr>
          <w:i/>
          <w:iCs/>
          <w:szCs w:val="24"/>
        </w:rPr>
        <w:t>7</w:t>
      </w:r>
      <w:r w:rsidRPr="00EA2D56">
        <w:rPr>
          <w:szCs w:val="24"/>
        </w:rPr>
        <w:t>(1), 230. https://doi.org/10.1038/s41597-020-00575-2</w:t>
      </w:r>
    </w:p>
    <w:p w14:paraId="799A0F72" w14:textId="77777777" w:rsidR="00223E84" w:rsidRPr="00EA2D56" w:rsidRDefault="00223E84" w:rsidP="00872147">
      <w:pPr>
        <w:wordWrap/>
        <w:adjustRightInd w:val="0"/>
        <w:ind w:left="480" w:hanging="480"/>
        <w:rPr>
          <w:szCs w:val="24"/>
        </w:rPr>
      </w:pPr>
      <w:r w:rsidRPr="00EA2D56">
        <w:rPr>
          <w:szCs w:val="24"/>
        </w:rPr>
        <w:t xml:space="preserve">Petitjean, F., Ketterlin, A., &amp; Gançarski, P. (2011). A global averaging method for dynamic time warping, with applications to clustering. </w:t>
      </w:r>
      <w:r w:rsidRPr="00EA2D56">
        <w:rPr>
          <w:i/>
          <w:iCs/>
          <w:szCs w:val="24"/>
        </w:rPr>
        <w:t>Pattern Recognition</w:t>
      </w:r>
      <w:r w:rsidRPr="00EA2D56">
        <w:rPr>
          <w:szCs w:val="24"/>
        </w:rPr>
        <w:t xml:space="preserve">, </w:t>
      </w:r>
      <w:r w:rsidRPr="00EA2D56">
        <w:rPr>
          <w:i/>
          <w:iCs/>
          <w:szCs w:val="24"/>
        </w:rPr>
        <w:t>44</w:t>
      </w:r>
      <w:r w:rsidRPr="00EA2D56">
        <w:rPr>
          <w:szCs w:val="24"/>
        </w:rPr>
        <w:t>(3), 678–693. https://doi.org/10.1016/j.patcog.2010.09.013</w:t>
      </w:r>
    </w:p>
    <w:p w14:paraId="264F82A0" w14:textId="77777777" w:rsidR="00223E84" w:rsidRPr="00EA2D56" w:rsidRDefault="00223E84" w:rsidP="00872147">
      <w:pPr>
        <w:wordWrap/>
        <w:adjustRightInd w:val="0"/>
        <w:ind w:left="480" w:hanging="480"/>
        <w:rPr>
          <w:szCs w:val="24"/>
        </w:rPr>
      </w:pPr>
      <w:r w:rsidRPr="00EA2D56">
        <w:rPr>
          <w:szCs w:val="24"/>
        </w:rPr>
        <w:t xml:space="preserve">Public Health England. (2020). </w:t>
      </w:r>
      <w:r w:rsidRPr="00EA2D56">
        <w:rPr>
          <w:i/>
          <w:iCs/>
          <w:szCs w:val="24"/>
        </w:rPr>
        <w:t>Guidance on social distancing for everyone in the UK</w:t>
      </w:r>
      <w:r w:rsidRPr="00EA2D56">
        <w:rPr>
          <w:szCs w:val="24"/>
        </w:rPr>
        <w:t>. https://www.gov.uk/government/publications/covid-19-guidance-on-social-distancing-and-for-vulnerable-people/guidance-on-social-distancing-for-everyone-in-the-uk-and-protecting-older-people-and-vulnerable-adults</w:t>
      </w:r>
    </w:p>
    <w:p w14:paraId="5352F17E" w14:textId="77777777" w:rsidR="00223E84" w:rsidRPr="00EA2D56" w:rsidRDefault="00223E84" w:rsidP="00872147">
      <w:pPr>
        <w:wordWrap/>
        <w:adjustRightInd w:val="0"/>
        <w:ind w:left="480" w:hanging="480"/>
        <w:rPr>
          <w:szCs w:val="24"/>
        </w:rPr>
      </w:pPr>
      <w:r w:rsidRPr="00EA2D56">
        <w:rPr>
          <w:szCs w:val="24"/>
        </w:rPr>
        <w:t xml:space="preserve">Rosti, M. E., Olivieri, S., Cavaiola, M., Seminara, A., &amp; Mazzino, A. (2020). Fluid dynamics of COVID-19 airborne infection suggests urgent data for a scientific design of social distancing. </w:t>
      </w:r>
      <w:r w:rsidRPr="00EA2D56">
        <w:rPr>
          <w:i/>
          <w:iCs/>
          <w:szCs w:val="24"/>
        </w:rPr>
        <w:t>Scientific Reports</w:t>
      </w:r>
      <w:r w:rsidRPr="00EA2D56">
        <w:rPr>
          <w:szCs w:val="24"/>
        </w:rPr>
        <w:t xml:space="preserve">, </w:t>
      </w:r>
      <w:r w:rsidRPr="00EA2D56">
        <w:rPr>
          <w:i/>
          <w:iCs/>
          <w:szCs w:val="24"/>
        </w:rPr>
        <w:t>10</w:t>
      </w:r>
      <w:r w:rsidRPr="00EA2D56">
        <w:rPr>
          <w:szCs w:val="24"/>
        </w:rPr>
        <w:t>(1), 22426. https://doi.org/10.1038/s41598-020-80078-7</w:t>
      </w:r>
    </w:p>
    <w:p w14:paraId="30073F8C" w14:textId="77777777" w:rsidR="00223E84" w:rsidRPr="00EA2D56" w:rsidRDefault="00223E84" w:rsidP="00872147">
      <w:pPr>
        <w:wordWrap/>
        <w:adjustRightInd w:val="0"/>
        <w:ind w:left="480" w:hanging="480"/>
        <w:rPr>
          <w:szCs w:val="24"/>
        </w:rPr>
      </w:pPr>
      <w:r w:rsidRPr="00EA2D56">
        <w:rPr>
          <w:szCs w:val="24"/>
        </w:rPr>
        <w:t xml:space="preserve">Rousseeuw, P. J. (1987). Silhouettes: A graphical aid to the interpretation and validation of cluster analysis. </w:t>
      </w:r>
      <w:r w:rsidRPr="00EA2D56">
        <w:rPr>
          <w:i/>
          <w:iCs/>
          <w:szCs w:val="24"/>
        </w:rPr>
        <w:t>Journal of Computational and Applied Mathematics</w:t>
      </w:r>
      <w:r w:rsidRPr="00EA2D56">
        <w:rPr>
          <w:szCs w:val="24"/>
        </w:rPr>
        <w:t xml:space="preserve">, </w:t>
      </w:r>
      <w:r w:rsidRPr="00EA2D56">
        <w:rPr>
          <w:i/>
          <w:iCs/>
          <w:szCs w:val="24"/>
        </w:rPr>
        <w:t>20</w:t>
      </w:r>
      <w:r w:rsidRPr="00EA2D56">
        <w:rPr>
          <w:szCs w:val="24"/>
        </w:rPr>
        <w:t>, 53–65. https://doi.org/10.1016/0377-0427(87)90125-7</w:t>
      </w:r>
    </w:p>
    <w:p w14:paraId="211DB05C" w14:textId="77777777" w:rsidR="00223E84" w:rsidRPr="00EA2D56" w:rsidRDefault="00223E84" w:rsidP="00872147">
      <w:pPr>
        <w:wordWrap/>
        <w:adjustRightInd w:val="0"/>
        <w:ind w:left="480" w:hanging="480"/>
        <w:rPr>
          <w:szCs w:val="24"/>
        </w:rPr>
      </w:pPr>
      <w:r w:rsidRPr="00EA2D56">
        <w:rPr>
          <w:szCs w:val="24"/>
        </w:rPr>
        <w:t xml:space="preserve">Santana, C., Botta, F., Barbosa, H., Privitera, F., Menezes, R., &amp; Clemente, R. Di. (2020). </w:t>
      </w:r>
      <w:r w:rsidRPr="00EA2D56">
        <w:rPr>
          <w:i/>
          <w:iCs/>
          <w:szCs w:val="24"/>
        </w:rPr>
        <w:t>Analysis of human mobility in the UK during the COVID-19 pandemic</w:t>
      </w:r>
      <w:r w:rsidRPr="00EA2D56">
        <w:rPr>
          <w:szCs w:val="24"/>
        </w:rPr>
        <w:t xml:space="preserve"> (Issue June). https://covid19-uk-mobility.github.io/First-report.html</w:t>
      </w:r>
    </w:p>
    <w:p w14:paraId="0B036C60" w14:textId="77777777" w:rsidR="00223E84" w:rsidRPr="00EA2D56" w:rsidRDefault="00223E84" w:rsidP="00872147">
      <w:pPr>
        <w:wordWrap/>
        <w:adjustRightInd w:val="0"/>
        <w:ind w:left="480" w:hanging="480"/>
        <w:rPr>
          <w:szCs w:val="24"/>
        </w:rPr>
      </w:pPr>
      <w:r w:rsidRPr="00EA2D56">
        <w:rPr>
          <w:szCs w:val="24"/>
        </w:rPr>
        <w:t xml:space="preserve">Sardá-Espinosa, A. (2019). Comparing time-series clustering algorithms in R using the dtwclust package. </w:t>
      </w:r>
      <w:r w:rsidRPr="00EA2D56">
        <w:rPr>
          <w:i/>
          <w:iCs/>
          <w:szCs w:val="24"/>
        </w:rPr>
        <w:t>R Journal</w:t>
      </w:r>
      <w:r w:rsidRPr="00EA2D56">
        <w:rPr>
          <w:szCs w:val="24"/>
        </w:rPr>
        <w:t xml:space="preserve">, </w:t>
      </w:r>
      <w:r w:rsidRPr="00EA2D56">
        <w:rPr>
          <w:i/>
          <w:iCs/>
          <w:szCs w:val="24"/>
        </w:rPr>
        <w:t>11</w:t>
      </w:r>
      <w:r w:rsidRPr="00EA2D56">
        <w:rPr>
          <w:szCs w:val="24"/>
        </w:rPr>
        <w:t>(1), 1–45.</w:t>
      </w:r>
    </w:p>
    <w:p w14:paraId="1D616622" w14:textId="77777777" w:rsidR="00223E84" w:rsidRPr="00EA2D56" w:rsidRDefault="00223E84" w:rsidP="00872147">
      <w:pPr>
        <w:wordWrap/>
        <w:adjustRightInd w:val="0"/>
        <w:ind w:left="480" w:hanging="480"/>
        <w:rPr>
          <w:szCs w:val="24"/>
        </w:rPr>
      </w:pPr>
      <w:r w:rsidRPr="00EA2D56">
        <w:rPr>
          <w:szCs w:val="24"/>
        </w:rPr>
        <w:t xml:space="preserve">Scally, G., Jacobson, B., &amp; Abbasi, K. (2020). The UK’s public health response to covid-19. </w:t>
      </w:r>
      <w:r w:rsidRPr="00EA2D56">
        <w:rPr>
          <w:i/>
          <w:iCs/>
          <w:szCs w:val="24"/>
        </w:rPr>
        <w:t>BMJ</w:t>
      </w:r>
      <w:r w:rsidRPr="00EA2D56">
        <w:rPr>
          <w:szCs w:val="24"/>
        </w:rPr>
        <w:t xml:space="preserve">, </w:t>
      </w:r>
      <w:r w:rsidRPr="00EA2D56">
        <w:rPr>
          <w:i/>
          <w:iCs/>
          <w:szCs w:val="24"/>
        </w:rPr>
        <w:t>369</w:t>
      </w:r>
      <w:r w:rsidRPr="00EA2D56">
        <w:rPr>
          <w:szCs w:val="24"/>
        </w:rPr>
        <w:t>(May), m1932. https://doi.org/10.1136/bmj.m1932</w:t>
      </w:r>
    </w:p>
    <w:p w14:paraId="3C97F63A" w14:textId="77777777" w:rsidR="00223E84" w:rsidRPr="00EA2D56" w:rsidRDefault="00223E84" w:rsidP="00872147">
      <w:pPr>
        <w:wordWrap/>
        <w:adjustRightInd w:val="0"/>
        <w:ind w:left="480" w:hanging="480"/>
        <w:rPr>
          <w:szCs w:val="24"/>
        </w:rPr>
      </w:pPr>
      <w:r w:rsidRPr="00EA2D56">
        <w:rPr>
          <w:szCs w:val="24"/>
        </w:rPr>
        <w:t xml:space="preserve">Schlosser, F., Maier, B. F., Jack, O., Hinrichs, D., Zachariae, A., &amp; Brockmann, D. (2020). COVID-19 lockdown induces disease-mitigating structural changes in mobility networks.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(52), 32883–32890. https://doi.org/10.1073/pnas.2012326117</w:t>
      </w:r>
    </w:p>
    <w:p w14:paraId="2CCDDAAD" w14:textId="77777777" w:rsidR="00223E84" w:rsidRPr="00EA2D56" w:rsidRDefault="00223E84" w:rsidP="00872147">
      <w:pPr>
        <w:wordWrap/>
        <w:adjustRightInd w:val="0"/>
        <w:ind w:left="480" w:hanging="480"/>
        <w:rPr>
          <w:szCs w:val="24"/>
        </w:rPr>
      </w:pPr>
      <w:r w:rsidRPr="00EA2D56">
        <w:rPr>
          <w:szCs w:val="24"/>
        </w:rPr>
        <w:t xml:space="preserve">Sun, Z., Di, L., Sprigg, W., Tong, D., &amp; Casal, M. (2020). Community venue exposure risk estimator for the COVID-19 pandemic. </w:t>
      </w:r>
      <w:r w:rsidRPr="00EA2D56">
        <w:rPr>
          <w:i/>
          <w:iCs/>
          <w:szCs w:val="24"/>
        </w:rPr>
        <w:t>Health and Place</w:t>
      </w:r>
      <w:r w:rsidRPr="00EA2D56">
        <w:rPr>
          <w:szCs w:val="24"/>
        </w:rPr>
        <w:t xml:space="preserve">, </w:t>
      </w:r>
      <w:r w:rsidRPr="00EA2D56">
        <w:rPr>
          <w:i/>
          <w:iCs/>
          <w:szCs w:val="24"/>
        </w:rPr>
        <w:t>66</w:t>
      </w:r>
      <w:r w:rsidRPr="00EA2D56">
        <w:rPr>
          <w:szCs w:val="24"/>
        </w:rPr>
        <w:t>(September), 102450. https://doi.org/10.1016/j.healthplace.2020.102450</w:t>
      </w:r>
    </w:p>
    <w:p w14:paraId="704ADCE3" w14:textId="77777777" w:rsidR="00223E84" w:rsidRPr="00EA2D56" w:rsidRDefault="00223E84" w:rsidP="00872147">
      <w:pPr>
        <w:wordWrap/>
        <w:adjustRightInd w:val="0"/>
        <w:ind w:left="480" w:hanging="480"/>
        <w:rPr>
          <w:szCs w:val="24"/>
        </w:rPr>
      </w:pPr>
      <w:r w:rsidRPr="00EA2D56">
        <w:rPr>
          <w:szCs w:val="24"/>
        </w:rPr>
        <w:t xml:space="preserve">The Lancet Respiratory Medicine. (2020). COVID-19 transmission—up in the air. </w:t>
      </w:r>
      <w:r w:rsidRPr="00EA2D56">
        <w:rPr>
          <w:i/>
          <w:iCs/>
          <w:szCs w:val="24"/>
        </w:rPr>
        <w:t>The Lancet Respiratory Medicine</w:t>
      </w:r>
      <w:r w:rsidRPr="00EA2D56">
        <w:rPr>
          <w:szCs w:val="24"/>
        </w:rPr>
        <w:t xml:space="preserve">, </w:t>
      </w:r>
      <w:r w:rsidRPr="00EA2D56">
        <w:rPr>
          <w:i/>
          <w:iCs/>
          <w:szCs w:val="24"/>
        </w:rPr>
        <w:t>8</w:t>
      </w:r>
      <w:r w:rsidRPr="00EA2D56">
        <w:rPr>
          <w:szCs w:val="24"/>
        </w:rPr>
        <w:t>(12), 1159. https://doi.org/10.1016/S2213-2600(20)30514-2</w:t>
      </w:r>
    </w:p>
    <w:p w14:paraId="0308D998" w14:textId="77777777" w:rsidR="00223E84" w:rsidRPr="00EA2D56" w:rsidRDefault="00223E84" w:rsidP="00872147">
      <w:pPr>
        <w:wordWrap/>
        <w:adjustRightInd w:val="0"/>
        <w:ind w:left="480" w:hanging="480"/>
        <w:rPr>
          <w:szCs w:val="24"/>
        </w:rPr>
      </w:pPr>
      <w:r w:rsidRPr="00EA2D56">
        <w:rPr>
          <w:szCs w:val="24"/>
        </w:rPr>
        <w:t xml:space="preserve">Tibshirani, R. (1996). Regression Shrinkage and Selection Via the Lasso. </w:t>
      </w:r>
      <w:r w:rsidRPr="00EA2D56">
        <w:rPr>
          <w:i/>
          <w:iCs/>
          <w:szCs w:val="24"/>
        </w:rPr>
        <w:t>Journal of the Royal Statistical Society: Series B (Methodological)</w:t>
      </w:r>
      <w:r w:rsidRPr="00EA2D56">
        <w:rPr>
          <w:szCs w:val="24"/>
        </w:rPr>
        <w:t xml:space="preserve">, </w:t>
      </w:r>
      <w:r w:rsidRPr="00EA2D56">
        <w:rPr>
          <w:i/>
          <w:iCs/>
          <w:szCs w:val="24"/>
        </w:rPr>
        <w:t>58</w:t>
      </w:r>
      <w:r w:rsidRPr="00EA2D56">
        <w:rPr>
          <w:szCs w:val="24"/>
        </w:rPr>
        <w:t>(1), 267–288. https://doi.org/10.1111/j.2517-6161.1996.tb02080.x</w:t>
      </w:r>
    </w:p>
    <w:p w14:paraId="059049B4" w14:textId="77777777" w:rsidR="00223E84" w:rsidRPr="00EA2D56" w:rsidRDefault="00223E84" w:rsidP="00872147">
      <w:pPr>
        <w:wordWrap/>
        <w:adjustRightInd w:val="0"/>
        <w:ind w:left="480" w:hanging="480"/>
        <w:rPr>
          <w:szCs w:val="24"/>
        </w:rPr>
      </w:pPr>
      <w:r w:rsidRPr="00EA2D56">
        <w:rPr>
          <w:szCs w:val="24"/>
        </w:rPr>
        <w:t xml:space="preserve">UK government. (2020). </w:t>
      </w:r>
      <w:r w:rsidRPr="00EA2D56">
        <w:rPr>
          <w:i/>
          <w:iCs/>
          <w:szCs w:val="24"/>
        </w:rPr>
        <w:t>Coronavirus in the UK</w:t>
      </w:r>
      <w:r w:rsidRPr="00EA2D56">
        <w:rPr>
          <w:szCs w:val="24"/>
        </w:rPr>
        <w:t>. https://coronavirus.data.gov.uk</w:t>
      </w:r>
    </w:p>
    <w:p w14:paraId="0B683BB0" w14:textId="77777777" w:rsidR="00223E84" w:rsidRPr="00EA2D56" w:rsidRDefault="00223E84" w:rsidP="00872147">
      <w:pPr>
        <w:wordWrap/>
        <w:adjustRightInd w:val="0"/>
        <w:ind w:left="480" w:hanging="480"/>
        <w:rPr>
          <w:szCs w:val="24"/>
        </w:rPr>
      </w:pPr>
      <w:r w:rsidRPr="00EA2D56">
        <w:rPr>
          <w:szCs w:val="24"/>
        </w:rPr>
        <w:t xml:space="preserve">Usai, M. G., Goddard, M. E., &amp; Hayes, B. J. (2009). LASSO with cross-validation for genomic selection. </w:t>
      </w:r>
      <w:r w:rsidRPr="00EA2D56">
        <w:rPr>
          <w:i/>
          <w:iCs/>
          <w:szCs w:val="24"/>
        </w:rPr>
        <w:t>Genetics Research</w:t>
      </w:r>
      <w:r w:rsidRPr="00EA2D56">
        <w:rPr>
          <w:szCs w:val="24"/>
        </w:rPr>
        <w:t xml:space="preserve">, </w:t>
      </w:r>
      <w:r w:rsidRPr="00EA2D56">
        <w:rPr>
          <w:i/>
          <w:iCs/>
          <w:szCs w:val="24"/>
        </w:rPr>
        <w:t>91</w:t>
      </w:r>
      <w:r w:rsidRPr="00EA2D56">
        <w:rPr>
          <w:szCs w:val="24"/>
        </w:rPr>
        <w:t>(6), 427–436. https://doi.org/10.1017/S0016672309990334</w:t>
      </w:r>
    </w:p>
    <w:p w14:paraId="38C6895F" w14:textId="77777777" w:rsidR="00223E84" w:rsidRPr="00EA2D56" w:rsidRDefault="00223E84" w:rsidP="00872147">
      <w:pPr>
        <w:wordWrap/>
        <w:adjustRightInd w:val="0"/>
        <w:ind w:left="480" w:hanging="480"/>
        <w:rPr>
          <w:szCs w:val="24"/>
        </w:rPr>
      </w:pPr>
      <w:r w:rsidRPr="00EA2D56">
        <w:rPr>
          <w:szCs w:val="24"/>
        </w:rPr>
        <w:lastRenderedPageBreak/>
        <w:t xml:space="preserve">Vickerman, R. (2021). Will Covid-19 put the public back in public transport? A UK perspective. </w:t>
      </w:r>
      <w:r w:rsidRPr="00EA2D56">
        <w:rPr>
          <w:i/>
          <w:iCs/>
          <w:szCs w:val="24"/>
        </w:rPr>
        <w:t>Transport Policy</w:t>
      </w:r>
      <w:r w:rsidRPr="00EA2D56">
        <w:rPr>
          <w:szCs w:val="24"/>
        </w:rPr>
        <w:t xml:space="preserve">, </w:t>
      </w:r>
      <w:r w:rsidRPr="00EA2D56">
        <w:rPr>
          <w:i/>
          <w:iCs/>
          <w:szCs w:val="24"/>
        </w:rPr>
        <w:t>103</w:t>
      </w:r>
      <w:r w:rsidRPr="00EA2D56">
        <w:rPr>
          <w:szCs w:val="24"/>
        </w:rPr>
        <w:t>, 95–102. https://doi.org/10.1016/j.tranpol.2021.01.005</w:t>
      </w:r>
    </w:p>
    <w:p w14:paraId="3390E62B" w14:textId="77777777" w:rsidR="00223E84" w:rsidRPr="00EA2D56" w:rsidRDefault="00223E84" w:rsidP="00872147">
      <w:pPr>
        <w:wordWrap/>
        <w:adjustRightInd w:val="0"/>
        <w:ind w:left="480" w:hanging="480"/>
        <w:rPr>
          <w:szCs w:val="24"/>
        </w:rPr>
      </w:pPr>
      <w:r w:rsidRPr="00EA2D56">
        <w:rPr>
          <w:szCs w:val="24"/>
        </w:rPr>
        <w:t xml:space="preserve">Wang, J., Kaza, N., McDonald, N. C., &amp; Khanal, K. (2022). Socio-economic disparities in activity-travel behavior adaptation during the COVID-19 pandemic in North Carolina. </w:t>
      </w:r>
      <w:r w:rsidRPr="00EA2D56">
        <w:rPr>
          <w:i/>
          <w:iCs/>
          <w:szCs w:val="24"/>
        </w:rPr>
        <w:t>Transport Policy</w:t>
      </w:r>
      <w:r w:rsidRPr="00EA2D56">
        <w:rPr>
          <w:szCs w:val="24"/>
        </w:rPr>
        <w:t xml:space="preserve">, </w:t>
      </w:r>
      <w:r w:rsidRPr="00EA2D56">
        <w:rPr>
          <w:i/>
          <w:iCs/>
          <w:szCs w:val="24"/>
        </w:rPr>
        <w:t>125</w:t>
      </w:r>
      <w:r w:rsidRPr="00EA2D56">
        <w:rPr>
          <w:szCs w:val="24"/>
        </w:rPr>
        <w:t>(May), 70–78. https://doi.org/10.1016/j.tranpol.2022.05.012</w:t>
      </w:r>
    </w:p>
    <w:p w14:paraId="58DADEB4" w14:textId="77777777" w:rsidR="00223E84" w:rsidRPr="00EA2D56" w:rsidRDefault="00223E84" w:rsidP="00872147">
      <w:pPr>
        <w:wordWrap/>
        <w:adjustRightInd w:val="0"/>
        <w:ind w:left="480" w:hanging="480"/>
        <w:rPr>
          <w:szCs w:val="24"/>
        </w:rPr>
      </w:pPr>
      <w:r w:rsidRPr="00EA2D56">
        <w:rPr>
          <w:szCs w:val="24"/>
        </w:rPr>
        <w:t xml:space="preserve">Weill, J. A., Stigler, M., Deschenes, O., &amp; Springborn, M. R. (2020). Social distancing responses to COVID-19 emergency declarations strongly differentiated by income.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(33), 19658–19660. https://doi.org/10.1073/pnas.2009412117</w:t>
      </w:r>
    </w:p>
    <w:p w14:paraId="5F9E8C7C" w14:textId="77777777" w:rsidR="00223E84" w:rsidRPr="00EA2D56" w:rsidRDefault="00223E84" w:rsidP="00872147">
      <w:pPr>
        <w:wordWrap/>
        <w:adjustRightInd w:val="0"/>
        <w:ind w:left="480" w:hanging="480"/>
        <w:rPr>
          <w:szCs w:val="24"/>
        </w:rPr>
      </w:pPr>
      <w:r w:rsidRPr="00EA2D56">
        <w:rPr>
          <w:szCs w:val="24"/>
        </w:rPr>
        <w:t xml:space="preserve">Xiong, C., Hu, S., Yang, M., Luo, W., &amp; Zhang, L. (2020). Mobile device data reveal the dynamics in a positive relationship between human mobility and COVID-19 infections.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(44), 27087–27089. https://doi.org/10.1073/pnas.2010836117</w:t>
      </w:r>
    </w:p>
    <w:p w14:paraId="60805CDE" w14:textId="77777777" w:rsidR="00223E84" w:rsidRPr="00EA2D56" w:rsidRDefault="00223E84" w:rsidP="00872147">
      <w:pPr>
        <w:wordWrap/>
        <w:adjustRightInd w:val="0"/>
        <w:ind w:left="480" w:hanging="480"/>
        <w:rPr>
          <w:szCs w:val="24"/>
        </w:rPr>
      </w:pPr>
      <w:r w:rsidRPr="00EA2D56">
        <w:rPr>
          <w:szCs w:val="24"/>
        </w:rPr>
        <w:t xml:space="preserve">Xiong, C., Hu, S., Yang, M., Younes, H., Luo, W., Ghader, S., &amp; Zhang, L. (2020). Mobile device location data reveal human mobility response to state-level stay-at-home orders during the COVID-19 pandemic in the USA. </w:t>
      </w:r>
      <w:r w:rsidRPr="00EA2D56">
        <w:rPr>
          <w:i/>
          <w:iCs/>
          <w:szCs w:val="24"/>
        </w:rPr>
        <w:t>Journal of The Royal Society Interface</w:t>
      </w:r>
      <w:r w:rsidRPr="00EA2D56">
        <w:rPr>
          <w:szCs w:val="24"/>
        </w:rPr>
        <w:t xml:space="preserve">, </w:t>
      </w:r>
      <w:r w:rsidRPr="00EA2D56">
        <w:rPr>
          <w:i/>
          <w:iCs/>
          <w:szCs w:val="24"/>
        </w:rPr>
        <w:t>17</w:t>
      </w:r>
      <w:r w:rsidRPr="00EA2D56">
        <w:rPr>
          <w:szCs w:val="24"/>
        </w:rPr>
        <w:t>(173), 20200344. https://doi.org/10.1098/rsif.2020.0344</w:t>
      </w:r>
    </w:p>
    <w:p w14:paraId="37779919" w14:textId="77777777" w:rsidR="00223E84" w:rsidRPr="00EA2D56" w:rsidRDefault="00223E84" w:rsidP="00872147">
      <w:pPr>
        <w:wordWrap/>
        <w:adjustRightInd w:val="0"/>
        <w:ind w:left="480" w:hanging="480"/>
        <w:rPr>
          <w:szCs w:val="24"/>
        </w:rPr>
      </w:pPr>
      <w:r w:rsidRPr="00EA2D56">
        <w:rPr>
          <w:szCs w:val="24"/>
        </w:rPr>
        <w:t xml:space="preserve">Yabe, T., Tsubouchi, K., Fujiwara, N., Wada, T., Sekimoto, Y., &amp; Ukkusuri, S. V. (2020). Non-compulsory measures sufficiently reduced human mobility in Tokyo during the COVID-19 epidemic. </w:t>
      </w:r>
      <w:r w:rsidRPr="00EA2D56">
        <w:rPr>
          <w:i/>
          <w:iCs/>
          <w:szCs w:val="24"/>
        </w:rPr>
        <w:t>Scientific Reports</w:t>
      </w:r>
      <w:r w:rsidRPr="00EA2D56">
        <w:rPr>
          <w:szCs w:val="24"/>
        </w:rPr>
        <w:t xml:space="preserve">, </w:t>
      </w:r>
      <w:r w:rsidRPr="00EA2D56">
        <w:rPr>
          <w:i/>
          <w:iCs/>
          <w:szCs w:val="24"/>
        </w:rPr>
        <w:t>10</w:t>
      </w:r>
      <w:r w:rsidRPr="00EA2D56">
        <w:rPr>
          <w:szCs w:val="24"/>
        </w:rPr>
        <w:t>(1), 1–9. https://doi.org/10.1038/s41598-020-75033-5</w:t>
      </w:r>
    </w:p>
    <w:p w14:paraId="023935DE" w14:textId="77777777" w:rsidR="00223E84" w:rsidRPr="00EA2D56" w:rsidRDefault="00223E84" w:rsidP="00872147">
      <w:pPr>
        <w:wordWrap/>
        <w:adjustRightInd w:val="0"/>
        <w:ind w:left="480" w:hanging="480"/>
        <w:rPr>
          <w:szCs w:val="24"/>
        </w:rPr>
      </w:pPr>
      <w:r w:rsidRPr="00EA2D56">
        <w:rPr>
          <w:szCs w:val="24"/>
        </w:rPr>
        <w:t xml:space="preserve">Zhang, N., Jia, W., Wang, P., Dung, C.-H., Zhao, P., Leung, K., Su, B., Cheng, R., &amp; Li, Y. (2021). Changes in local travel behaviour before and during the COVID-19 pandemic in Hong Kong. </w:t>
      </w:r>
      <w:r w:rsidRPr="00EA2D56">
        <w:rPr>
          <w:i/>
          <w:iCs/>
          <w:szCs w:val="24"/>
        </w:rPr>
        <w:t>Cities</w:t>
      </w:r>
      <w:r w:rsidRPr="00EA2D56">
        <w:rPr>
          <w:szCs w:val="24"/>
        </w:rPr>
        <w:t xml:space="preserve">, </w:t>
      </w:r>
      <w:r w:rsidRPr="00EA2D56">
        <w:rPr>
          <w:i/>
          <w:iCs/>
          <w:szCs w:val="24"/>
        </w:rPr>
        <w:t>112</w:t>
      </w:r>
      <w:r w:rsidRPr="00EA2D56">
        <w:rPr>
          <w:szCs w:val="24"/>
        </w:rPr>
        <w:t xml:space="preserve">, 103139. </w:t>
      </w:r>
      <w:hyperlink r:id="rId18" w:history="1">
        <w:r w:rsidRPr="00EA2D56">
          <w:rPr>
            <w:rStyle w:val="Hyperlink"/>
            <w:szCs w:val="24"/>
          </w:rPr>
          <w:t>https://doi.org/10.1016/j.cities.2021.103139</w:t>
        </w:r>
      </w:hyperlink>
    </w:p>
    <w:p w14:paraId="67D43AB2" w14:textId="77777777" w:rsidR="00223E84" w:rsidRPr="00EA2D56" w:rsidRDefault="00223E84" w:rsidP="00872147">
      <w:pPr>
        <w:wordWrap/>
        <w:adjustRightInd w:val="0"/>
        <w:ind w:left="480" w:hanging="480"/>
      </w:pPr>
      <w:r w:rsidRPr="00EA2D56">
        <w:rPr>
          <w:szCs w:val="24"/>
        </w:rPr>
        <w:t xml:space="preserve">Zhao, J., Lee, M., Ghader, S., Younes, H., Darzi, A., Xiong, C., &amp; Zhang, L. (2020). Quarantine Fatigue: first-ever decrease in social distancing measures after the COVID-19 outbreak before reopening United States. </w:t>
      </w:r>
      <w:r w:rsidRPr="00EA2D56">
        <w:rPr>
          <w:i/>
          <w:iCs/>
          <w:szCs w:val="24"/>
        </w:rPr>
        <w:t>ArXiv</w:t>
      </w:r>
      <w:r w:rsidRPr="00EA2D56">
        <w:rPr>
          <w:szCs w:val="24"/>
        </w:rPr>
        <w:t>, 1–15. http://arxiv.org/abs/2006.03716</w:t>
      </w:r>
    </w:p>
    <w:p w14:paraId="53DCAF95" w14:textId="77777777" w:rsidR="00223E84" w:rsidRPr="00EA2D56" w:rsidRDefault="00223E84" w:rsidP="00223E84">
      <w:pPr>
        <w:wordWrap/>
        <w:adjustRightInd w:val="0"/>
        <w:ind w:left="480" w:hanging="480"/>
        <w:rPr>
          <w:szCs w:val="24"/>
        </w:rPr>
      </w:pPr>
      <w:r w:rsidRPr="00EA2D56">
        <w:rPr>
          <w:szCs w:val="24"/>
        </w:rPr>
        <w:t xml:space="preserve">Zhu, J., &amp; Hastie, T. (2004). Classification of gene microarrays by penalized logistic regression. </w:t>
      </w:r>
      <w:r w:rsidRPr="00EA2D56">
        <w:rPr>
          <w:i/>
          <w:iCs/>
          <w:szCs w:val="24"/>
        </w:rPr>
        <w:t>Biostatistics</w:t>
      </w:r>
      <w:r w:rsidRPr="00EA2D56">
        <w:rPr>
          <w:szCs w:val="24"/>
        </w:rPr>
        <w:t>, 5(3), 427–443. https://doi.org/10.1093/biostatistics/kxg046</w:t>
      </w:r>
    </w:p>
    <w:p w14:paraId="5DF0B4FF" w14:textId="77777777" w:rsidR="00A162FB" w:rsidRPr="0039364D" w:rsidRDefault="00A162FB" w:rsidP="00872147">
      <w:pPr>
        <w:adjustRightInd w:val="0"/>
      </w:pPr>
    </w:p>
    <w:p w14:paraId="765C7094" w14:textId="77777777" w:rsidR="00E20D63" w:rsidRPr="0039364D" w:rsidRDefault="00E20D63" w:rsidP="00872147">
      <w:pPr>
        <w:widowControl/>
        <w:wordWrap/>
        <w:autoSpaceDE/>
        <w:autoSpaceDN/>
        <w:spacing w:after="160"/>
      </w:pPr>
      <w:r w:rsidRPr="0039364D">
        <w:br w:type="page"/>
      </w:r>
    </w:p>
    <w:p w14:paraId="5357C4B7" w14:textId="77777777" w:rsidR="00E20D63" w:rsidRPr="0039364D" w:rsidRDefault="00E20D63" w:rsidP="00872147">
      <w:pPr>
        <w:pStyle w:val="Caption"/>
        <w:keepNext/>
      </w:pPr>
      <w:r w:rsidRPr="0039364D">
        <w:lastRenderedPageBreak/>
        <w:t xml:space="preserve">Table </w:t>
      </w:r>
      <w:fldSimple w:instr=" SEQ Table \* ARABIC ">
        <w:r w:rsidRPr="00EA2D56">
          <w:t>1</w:t>
        </w:r>
      </w:fldSimple>
      <w:r w:rsidRPr="0039364D">
        <w:t xml:space="preserve">. </w:t>
      </w:r>
      <w:r w:rsidR="00CA1631" w:rsidRPr="0039364D">
        <w:t>Extent and variability in</w:t>
      </w:r>
      <w:r w:rsidRPr="0039364D">
        <w:t xml:space="preserve"> reductions in mobility during lockdown, by cluster</w:t>
      </w:r>
    </w:p>
    <w:tbl>
      <w:tblPr>
        <w:tblW w:w="5008"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13"/>
        <w:gridCol w:w="987"/>
        <w:gridCol w:w="685"/>
        <w:gridCol w:w="1018"/>
        <w:gridCol w:w="651"/>
        <w:gridCol w:w="911"/>
        <w:gridCol w:w="756"/>
        <w:gridCol w:w="949"/>
        <w:gridCol w:w="718"/>
        <w:gridCol w:w="987"/>
        <w:gridCol w:w="665"/>
      </w:tblGrid>
      <w:tr w:rsidR="00712AB9" w:rsidRPr="0039364D" w14:paraId="2B78182D" w14:textId="77777777" w:rsidTr="005D5C25">
        <w:trPr>
          <w:trHeight w:val="300"/>
        </w:trPr>
        <w:tc>
          <w:tcPr>
            <w:tcW w:w="394" w:type="pct"/>
            <w:tcBorders>
              <w:top w:val="single" w:sz="12" w:space="0" w:color="auto"/>
              <w:left w:val="nil"/>
              <w:bottom w:val="single" w:sz="12" w:space="0" w:color="auto"/>
            </w:tcBorders>
            <w:shd w:val="clear" w:color="auto" w:fill="A5A5A5"/>
            <w:noWrap/>
            <w:hideMark/>
          </w:tcPr>
          <w:p w14:paraId="6922907F" w14:textId="77777777" w:rsidR="00E20D63" w:rsidRPr="0039364D" w:rsidRDefault="00E20D63" w:rsidP="005D5C25">
            <w:pPr>
              <w:widowControl/>
              <w:wordWrap/>
              <w:autoSpaceDE/>
              <w:autoSpaceDN/>
              <w:jc w:val="center"/>
              <w:rPr>
                <w:rFonts w:eastAsia="Times New Roman"/>
                <w:b/>
                <w:bCs/>
                <w:color w:val="000000"/>
                <w:sz w:val="20"/>
                <w:szCs w:val="20"/>
              </w:rPr>
            </w:pPr>
          </w:p>
        </w:tc>
        <w:tc>
          <w:tcPr>
            <w:tcW w:w="925" w:type="pct"/>
            <w:gridSpan w:val="2"/>
            <w:tcBorders>
              <w:top w:val="single" w:sz="12" w:space="0" w:color="auto"/>
              <w:bottom w:val="single" w:sz="12" w:space="0" w:color="auto"/>
            </w:tcBorders>
            <w:shd w:val="clear" w:color="auto" w:fill="A5A5A5"/>
            <w:noWrap/>
            <w:hideMark/>
          </w:tcPr>
          <w:p w14:paraId="6E0E472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G1</w:t>
            </w:r>
          </w:p>
        </w:tc>
        <w:tc>
          <w:tcPr>
            <w:tcW w:w="923" w:type="pct"/>
            <w:gridSpan w:val="2"/>
            <w:tcBorders>
              <w:top w:val="single" w:sz="12" w:space="0" w:color="auto"/>
              <w:bottom w:val="single" w:sz="12" w:space="0" w:color="auto"/>
            </w:tcBorders>
            <w:shd w:val="clear" w:color="auto" w:fill="A5A5A5"/>
            <w:noWrap/>
            <w:hideMark/>
          </w:tcPr>
          <w:p w14:paraId="34CD90E5"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G2</w:t>
            </w:r>
          </w:p>
        </w:tc>
        <w:tc>
          <w:tcPr>
            <w:tcW w:w="922" w:type="pct"/>
            <w:gridSpan w:val="2"/>
            <w:tcBorders>
              <w:top w:val="single" w:sz="12" w:space="0" w:color="auto"/>
              <w:bottom w:val="single" w:sz="12" w:space="0" w:color="auto"/>
            </w:tcBorders>
            <w:shd w:val="clear" w:color="auto" w:fill="A5A5A5"/>
            <w:noWrap/>
            <w:hideMark/>
          </w:tcPr>
          <w:p w14:paraId="4D3C6B4C"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G3</w:t>
            </w:r>
          </w:p>
        </w:tc>
        <w:tc>
          <w:tcPr>
            <w:tcW w:w="922" w:type="pct"/>
            <w:gridSpan w:val="2"/>
            <w:tcBorders>
              <w:top w:val="single" w:sz="12" w:space="0" w:color="auto"/>
              <w:bottom w:val="single" w:sz="12" w:space="0" w:color="auto"/>
            </w:tcBorders>
            <w:shd w:val="clear" w:color="auto" w:fill="A5A5A5"/>
            <w:noWrap/>
            <w:hideMark/>
          </w:tcPr>
          <w:p w14:paraId="21ED0EBD"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G4</w:t>
            </w:r>
          </w:p>
        </w:tc>
        <w:tc>
          <w:tcPr>
            <w:tcW w:w="914" w:type="pct"/>
            <w:gridSpan w:val="2"/>
            <w:tcBorders>
              <w:top w:val="single" w:sz="12" w:space="0" w:color="auto"/>
              <w:bottom w:val="single" w:sz="12" w:space="0" w:color="auto"/>
              <w:right w:val="nil"/>
            </w:tcBorders>
            <w:shd w:val="clear" w:color="auto" w:fill="A5A5A5"/>
            <w:noWrap/>
            <w:hideMark/>
          </w:tcPr>
          <w:p w14:paraId="1E5B311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National level</w:t>
            </w:r>
          </w:p>
        </w:tc>
      </w:tr>
      <w:tr w:rsidR="00712AB9" w:rsidRPr="0039364D" w14:paraId="33214796" w14:textId="77777777" w:rsidTr="00D6572A">
        <w:trPr>
          <w:trHeight w:val="300"/>
        </w:trPr>
        <w:tc>
          <w:tcPr>
            <w:tcW w:w="394" w:type="pct"/>
            <w:tcBorders>
              <w:top w:val="single" w:sz="12" w:space="0" w:color="auto"/>
              <w:left w:val="nil"/>
              <w:bottom w:val="single" w:sz="12" w:space="0" w:color="auto"/>
            </w:tcBorders>
            <w:shd w:val="clear" w:color="auto" w:fill="A5A5A5"/>
            <w:noWrap/>
          </w:tcPr>
          <w:p w14:paraId="39444CBE" w14:textId="77777777" w:rsidR="00CA1631" w:rsidRPr="0039364D" w:rsidRDefault="00CA1631" w:rsidP="005D5C25">
            <w:pPr>
              <w:widowControl/>
              <w:wordWrap/>
              <w:autoSpaceDE/>
              <w:autoSpaceDN/>
              <w:jc w:val="center"/>
              <w:rPr>
                <w:rFonts w:eastAsia="Times New Roman"/>
                <w:b/>
                <w:bCs/>
                <w:color w:val="000000"/>
                <w:sz w:val="20"/>
                <w:szCs w:val="20"/>
              </w:rPr>
            </w:pPr>
          </w:p>
        </w:tc>
        <w:tc>
          <w:tcPr>
            <w:tcW w:w="546" w:type="pct"/>
            <w:tcBorders>
              <w:top w:val="single" w:sz="12" w:space="0" w:color="auto"/>
              <w:bottom w:val="single" w:sz="12" w:space="0" w:color="auto"/>
            </w:tcBorders>
            <w:shd w:val="clear" w:color="auto" w:fill="A5A5A5"/>
            <w:noWrap/>
          </w:tcPr>
          <w:p w14:paraId="0C40D910"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79" w:type="pct"/>
            <w:tcBorders>
              <w:top w:val="single" w:sz="12" w:space="0" w:color="auto"/>
              <w:bottom w:val="single" w:sz="12" w:space="0" w:color="auto"/>
            </w:tcBorders>
            <w:shd w:val="clear" w:color="auto" w:fill="A5A5A5"/>
          </w:tcPr>
          <w:p w14:paraId="2ED3EB98" w14:textId="7486E7DB"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r w:rsidR="0045794C" w:rsidRPr="0039364D">
              <w:rPr>
                <w:rFonts w:eastAsia="Times New Roman"/>
                <w:b/>
                <w:bCs/>
                <w:color w:val="000000"/>
                <w:sz w:val="20"/>
                <w:szCs w:val="20"/>
                <w:vertAlign w:val="superscript"/>
              </w:rPr>
              <w:t>*</w:t>
            </w:r>
          </w:p>
        </w:tc>
        <w:tc>
          <w:tcPr>
            <w:tcW w:w="563" w:type="pct"/>
            <w:tcBorders>
              <w:top w:val="single" w:sz="12" w:space="0" w:color="auto"/>
              <w:bottom w:val="single" w:sz="12" w:space="0" w:color="auto"/>
            </w:tcBorders>
            <w:shd w:val="clear" w:color="auto" w:fill="A5A5A5"/>
            <w:noWrap/>
          </w:tcPr>
          <w:p w14:paraId="1301E337"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0" w:type="pct"/>
            <w:tcBorders>
              <w:top w:val="single" w:sz="12" w:space="0" w:color="auto"/>
              <w:bottom w:val="single" w:sz="12" w:space="0" w:color="auto"/>
            </w:tcBorders>
            <w:shd w:val="clear" w:color="auto" w:fill="A5A5A5"/>
          </w:tcPr>
          <w:p w14:paraId="4A7662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04" w:type="pct"/>
            <w:tcBorders>
              <w:top w:val="single" w:sz="12" w:space="0" w:color="auto"/>
              <w:bottom w:val="single" w:sz="12" w:space="0" w:color="auto"/>
            </w:tcBorders>
            <w:shd w:val="clear" w:color="auto" w:fill="A5A5A5"/>
            <w:noWrap/>
          </w:tcPr>
          <w:p w14:paraId="3ABD6BBF"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 xml:space="preserve">Average </w:t>
            </w:r>
          </w:p>
        </w:tc>
        <w:tc>
          <w:tcPr>
            <w:tcW w:w="418" w:type="pct"/>
            <w:tcBorders>
              <w:top w:val="single" w:sz="12" w:space="0" w:color="auto"/>
              <w:bottom w:val="single" w:sz="12" w:space="0" w:color="auto"/>
            </w:tcBorders>
            <w:shd w:val="clear" w:color="auto" w:fill="A5A5A5"/>
          </w:tcPr>
          <w:p w14:paraId="0FDB55D5"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25" w:type="pct"/>
            <w:tcBorders>
              <w:top w:val="single" w:sz="12" w:space="0" w:color="auto"/>
              <w:bottom w:val="single" w:sz="12" w:space="0" w:color="auto"/>
            </w:tcBorders>
            <w:shd w:val="clear" w:color="auto" w:fill="A5A5A5"/>
            <w:noWrap/>
          </w:tcPr>
          <w:p w14:paraId="6C787EE1"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97" w:type="pct"/>
            <w:tcBorders>
              <w:top w:val="single" w:sz="12" w:space="0" w:color="auto"/>
              <w:bottom w:val="single" w:sz="12" w:space="0" w:color="auto"/>
            </w:tcBorders>
            <w:shd w:val="clear" w:color="auto" w:fill="A5A5A5"/>
          </w:tcPr>
          <w:p w14:paraId="65A867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46" w:type="pct"/>
            <w:tcBorders>
              <w:top w:val="single" w:sz="12" w:space="0" w:color="auto"/>
              <w:bottom w:val="single" w:sz="12" w:space="0" w:color="auto"/>
              <w:right w:val="nil"/>
            </w:tcBorders>
            <w:shd w:val="clear" w:color="auto" w:fill="A5A5A5"/>
            <w:noWrap/>
          </w:tcPr>
          <w:p w14:paraId="08A73E53"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8" w:type="pct"/>
            <w:tcBorders>
              <w:top w:val="single" w:sz="12" w:space="0" w:color="auto"/>
              <w:bottom w:val="single" w:sz="12" w:space="0" w:color="auto"/>
              <w:right w:val="nil"/>
            </w:tcBorders>
            <w:shd w:val="clear" w:color="auto" w:fill="A5A5A5"/>
          </w:tcPr>
          <w:p w14:paraId="130EA01E"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r>
      <w:tr w:rsidR="00D6572A" w:rsidRPr="0039364D" w14:paraId="55B9F09E" w14:textId="77777777" w:rsidTr="00DF3515">
        <w:trPr>
          <w:trHeight w:val="300"/>
        </w:trPr>
        <w:tc>
          <w:tcPr>
            <w:tcW w:w="394" w:type="pct"/>
            <w:tcBorders>
              <w:top w:val="single" w:sz="12" w:space="0" w:color="auto"/>
              <w:left w:val="nil"/>
            </w:tcBorders>
            <w:shd w:val="clear" w:color="auto" w:fill="auto"/>
            <w:noWrap/>
            <w:hideMark/>
          </w:tcPr>
          <w:p w14:paraId="1EC4112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Mar</w:t>
            </w:r>
          </w:p>
        </w:tc>
        <w:tc>
          <w:tcPr>
            <w:tcW w:w="546" w:type="pct"/>
            <w:tcBorders>
              <w:top w:val="single" w:sz="12" w:space="0" w:color="auto"/>
            </w:tcBorders>
            <w:shd w:val="clear" w:color="auto" w:fill="auto"/>
            <w:noWrap/>
            <w:vAlign w:val="bottom"/>
            <w:hideMark/>
          </w:tcPr>
          <w:p w14:paraId="62D389FE" w14:textId="694A86E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-41.1%</w:t>
            </w:r>
          </w:p>
        </w:tc>
        <w:tc>
          <w:tcPr>
            <w:tcW w:w="379" w:type="pct"/>
            <w:tcBorders>
              <w:top w:val="single" w:sz="12" w:space="0" w:color="auto"/>
            </w:tcBorders>
            <w:shd w:val="clear" w:color="auto" w:fill="auto"/>
            <w:vAlign w:val="bottom"/>
          </w:tcPr>
          <w:p w14:paraId="6861BA46" w14:textId="5E7E8F1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72.1</w:t>
            </w:r>
          </w:p>
        </w:tc>
        <w:tc>
          <w:tcPr>
            <w:tcW w:w="563" w:type="pct"/>
            <w:tcBorders>
              <w:top w:val="single" w:sz="12" w:space="0" w:color="auto"/>
            </w:tcBorders>
            <w:shd w:val="clear" w:color="auto" w:fill="auto"/>
            <w:noWrap/>
            <w:vAlign w:val="bottom"/>
            <w:hideMark/>
          </w:tcPr>
          <w:p w14:paraId="083409F1" w14:textId="0E8094A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-36.4%</w:t>
            </w:r>
          </w:p>
        </w:tc>
        <w:tc>
          <w:tcPr>
            <w:tcW w:w="360" w:type="pct"/>
            <w:tcBorders>
              <w:top w:val="single" w:sz="12" w:space="0" w:color="auto"/>
            </w:tcBorders>
            <w:shd w:val="clear" w:color="auto" w:fill="auto"/>
            <w:vAlign w:val="bottom"/>
          </w:tcPr>
          <w:p w14:paraId="4F6E155A" w14:textId="6F7E5C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64.7</w:t>
            </w:r>
          </w:p>
        </w:tc>
        <w:tc>
          <w:tcPr>
            <w:tcW w:w="504" w:type="pct"/>
            <w:tcBorders>
              <w:top w:val="single" w:sz="12" w:space="0" w:color="auto"/>
            </w:tcBorders>
            <w:shd w:val="clear" w:color="auto" w:fill="auto"/>
            <w:noWrap/>
            <w:vAlign w:val="bottom"/>
            <w:hideMark/>
          </w:tcPr>
          <w:p w14:paraId="4D35FD61" w14:textId="74041E5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-29.2%</w:t>
            </w:r>
          </w:p>
        </w:tc>
        <w:tc>
          <w:tcPr>
            <w:tcW w:w="418" w:type="pct"/>
            <w:tcBorders>
              <w:top w:val="single" w:sz="12" w:space="0" w:color="auto"/>
            </w:tcBorders>
            <w:shd w:val="clear" w:color="auto" w:fill="auto"/>
            <w:vAlign w:val="bottom"/>
          </w:tcPr>
          <w:p w14:paraId="2B464A5B" w14:textId="58C816F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55.6</w:t>
            </w:r>
          </w:p>
        </w:tc>
        <w:tc>
          <w:tcPr>
            <w:tcW w:w="525" w:type="pct"/>
            <w:tcBorders>
              <w:top w:val="single" w:sz="12" w:space="0" w:color="auto"/>
            </w:tcBorders>
            <w:shd w:val="clear" w:color="auto" w:fill="auto"/>
            <w:noWrap/>
            <w:vAlign w:val="bottom"/>
            <w:hideMark/>
          </w:tcPr>
          <w:p w14:paraId="429F4FEA" w14:textId="11B1368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-23.5%</w:t>
            </w:r>
          </w:p>
        </w:tc>
        <w:tc>
          <w:tcPr>
            <w:tcW w:w="397" w:type="pct"/>
            <w:tcBorders>
              <w:top w:val="single" w:sz="12" w:space="0" w:color="auto"/>
            </w:tcBorders>
            <w:shd w:val="clear" w:color="auto" w:fill="auto"/>
            <w:vAlign w:val="bottom"/>
          </w:tcPr>
          <w:p w14:paraId="74C98917" w14:textId="532EE66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546" w:type="pct"/>
            <w:tcBorders>
              <w:top w:val="single" w:sz="12" w:space="0" w:color="auto"/>
              <w:right w:val="nil"/>
            </w:tcBorders>
            <w:shd w:val="clear" w:color="auto" w:fill="auto"/>
            <w:noWrap/>
            <w:vAlign w:val="bottom"/>
            <w:hideMark/>
          </w:tcPr>
          <w:p w14:paraId="729D2353" w14:textId="4FDA0B52"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-31.8%</w:t>
            </w:r>
          </w:p>
        </w:tc>
        <w:tc>
          <w:tcPr>
            <w:tcW w:w="368" w:type="pct"/>
            <w:tcBorders>
              <w:top w:val="single" w:sz="12" w:space="0" w:color="auto"/>
              <w:right w:val="nil"/>
            </w:tcBorders>
            <w:shd w:val="clear" w:color="auto" w:fill="auto"/>
            <w:vAlign w:val="bottom"/>
          </w:tcPr>
          <w:p w14:paraId="11611D9E" w14:textId="10D5A02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55.8</w:t>
            </w:r>
          </w:p>
        </w:tc>
      </w:tr>
      <w:tr w:rsidR="00D6572A" w:rsidRPr="0039364D" w14:paraId="1BB98144" w14:textId="77777777" w:rsidTr="00DF3515">
        <w:trPr>
          <w:trHeight w:val="300"/>
        </w:trPr>
        <w:tc>
          <w:tcPr>
            <w:tcW w:w="394" w:type="pct"/>
            <w:tcBorders>
              <w:left w:val="nil"/>
            </w:tcBorders>
            <w:shd w:val="clear" w:color="auto" w:fill="auto"/>
            <w:noWrap/>
            <w:hideMark/>
          </w:tcPr>
          <w:p w14:paraId="5950BC68"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Apr</w:t>
            </w:r>
          </w:p>
        </w:tc>
        <w:tc>
          <w:tcPr>
            <w:tcW w:w="546" w:type="pct"/>
            <w:shd w:val="clear" w:color="auto" w:fill="auto"/>
            <w:noWrap/>
            <w:vAlign w:val="bottom"/>
            <w:hideMark/>
          </w:tcPr>
          <w:p w14:paraId="0958C7EA" w14:textId="695FB37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-79.8%</w:t>
            </w:r>
          </w:p>
        </w:tc>
        <w:tc>
          <w:tcPr>
            <w:tcW w:w="379" w:type="pct"/>
            <w:shd w:val="clear" w:color="auto" w:fill="auto"/>
            <w:vAlign w:val="bottom"/>
          </w:tcPr>
          <w:p w14:paraId="2DF9FF3A" w14:textId="7EED9E4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4.5</w:t>
            </w:r>
          </w:p>
        </w:tc>
        <w:tc>
          <w:tcPr>
            <w:tcW w:w="563" w:type="pct"/>
            <w:shd w:val="clear" w:color="auto" w:fill="auto"/>
            <w:noWrap/>
            <w:vAlign w:val="bottom"/>
            <w:hideMark/>
          </w:tcPr>
          <w:p w14:paraId="6AC115C8" w14:textId="069868D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-71.1%</w:t>
            </w:r>
          </w:p>
        </w:tc>
        <w:tc>
          <w:tcPr>
            <w:tcW w:w="360" w:type="pct"/>
            <w:shd w:val="clear" w:color="auto" w:fill="auto"/>
            <w:vAlign w:val="bottom"/>
          </w:tcPr>
          <w:p w14:paraId="0C6D7EF6" w14:textId="02159A0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5.9</w:t>
            </w:r>
          </w:p>
        </w:tc>
        <w:tc>
          <w:tcPr>
            <w:tcW w:w="504" w:type="pct"/>
            <w:shd w:val="clear" w:color="auto" w:fill="auto"/>
            <w:noWrap/>
            <w:vAlign w:val="bottom"/>
            <w:hideMark/>
          </w:tcPr>
          <w:p w14:paraId="5FAC6D05" w14:textId="5214D00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-61.0%</w:t>
            </w:r>
          </w:p>
        </w:tc>
        <w:tc>
          <w:tcPr>
            <w:tcW w:w="418" w:type="pct"/>
            <w:shd w:val="clear" w:color="auto" w:fill="auto"/>
            <w:vAlign w:val="bottom"/>
          </w:tcPr>
          <w:p w14:paraId="74DF47DB" w14:textId="772C1BB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25" w:type="pct"/>
            <w:shd w:val="clear" w:color="auto" w:fill="auto"/>
            <w:noWrap/>
            <w:vAlign w:val="bottom"/>
            <w:hideMark/>
          </w:tcPr>
          <w:p w14:paraId="34D4A41B" w14:textId="60BF1AA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-49.2%</w:t>
            </w:r>
          </w:p>
        </w:tc>
        <w:tc>
          <w:tcPr>
            <w:tcW w:w="397" w:type="pct"/>
            <w:shd w:val="clear" w:color="auto" w:fill="auto"/>
            <w:vAlign w:val="bottom"/>
          </w:tcPr>
          <w:p w14:paraId="5CA869E9" w14:textId="3B015B47"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46" w:type="pct"/>
            <w:tcBorders>
              <w:right w:val="nil"/>
            </w:tcBorders>
            <w:shd w:val="clear" w:color="auto" w:fill="auto"/>
            <w:noWrap/>
            <w:vAlign w:val="bottom"/>
            <w:hideMark/>
          </w:tcPr>
          <w:p w14:paraId="43F40223" w14:textId="2989285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-64.2%</w:t>
            </w:r>
          </w:p>
        </w:tc>
        <w:tc>
          <w:tcPr>
            <w:tcW w:w="368" w:type="pct"/>
            <w:tcBorders>
              <w:right w:val="nil"/>
            </w:tcBorders>
            <w:shd w:val="clear" w:color="auto" w:fill="auto"/>
            <w:vAlign w:val="bottom"/>
          </w:tcPr>
          <w:p w14:paraId="0302C12D" w14:textId="2A0CFD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17.2</w:t>
            </w:r>
          </w:p>
        </w:tc>
      </w:tr>
      <w:tr w:rsidR="00D6572A" w:rsidRPr="0039364D" w14:paraId="432C6197" w14:textId="77777777" w:rsidTr="00DF3515">
        <w:trPr>
          <w:trHeight w:val="300"/>
        </w:trPr>
        <w:tc>
          <w:tcPr>
            <w:tcW w:w="394" w:type="pct"/>
            <w:tcBorders>
              <w:left w:val="nil"/>
              <w:bottom w:val="single" w:sz="4" w:space="0" w:color="BFBFBF"/>
            </w:tcBorders>
            <w:shd w:val="clear" w:color="auto" w:fill="auto"/>
            <w:noWrap/>
            <w:hideMark/>
          </w:tcPr>
          <w:p w14:paraId="36A0BDB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May</w:t>
            </w:r>
          </w:p>
        </w:tc>
        <w:tc>
          <w:tcPr>
            <w:tcW w:w="546" w:type="pct"/>
            <w:tcBorders>
              <w:bottom w:val="single" w:sz="4" w:space="0" w:color="BFBFBF"/>
            </w:tcBorders>
            <w:shd w:val="clear" w:color="auto" w:fill="auto"/>
            <w:noWrap/>
            <w:vAlign w:val="bottom"/>
            <w:hideMark/>
          </w:tcPr>
          <w:p w14:paraId="4F9BB056" w14:textId="7218B02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-67.2%</w:t>
            </w:r>
          </w:p>
        </w:tc>
        <w:tc>
          <w:tcPr>
            <w:tcW w:w="379" w:type="pct"/>
            <w:tcBorders>
              <w:bottom w:val="single" w:sz="4" w:space="0" w:color="BFBFBF"/>
            </w:tcBorders>
            <w:shd w:val="clear" w:color="auto" w:fill="auto"/>
            <w:vAlign w:val="bottom"/>
          </w:tcPr>
          <w:p w14:paraId="22C8A152" w14:textId="0906338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11.5</w:t>
            </w:r>
          </w:p>
        </w:tc>
        <w:tc>
          <w:tcPr>
            <w:tcW w:w="563" w:type="pct"/>
            <w:tcBorders>
              <w:bottom w:val="single" w:sz="4" w:space="0" w:color="BFBFBF"/>
            </w:tcBorders>
            <w:shd w:val="clear" w:color="auto" w:fill="auto"/>
            <w:noWrap/>
            <w:vAlign w:val="bottom"/>
            <w:hideMark/>
          </w:tcPr>
          <w:p w14:paraId="05E1849C" w14:textId="2A8FAE5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-58.2%</w:t>
            </w:r>
          </w:p>
        </w:tc>
        <w:tc>
          <w:tcPr>
            <w:tcW w:w="360" w:type="pct"/>
            <w:tcBorders>
              <w:bottom w:val="single" w:sz="4" w:space="0" w:color="BFBFBF"/>
            </w:tcBorders>
            <w:shd w:val="clear" w:color="auto" w:fill="auto"/>
            <w:vAlign w:val="bottom"/>
          </w:tcPr>
          <w:p w14:paraId="37A90287" w14:textId="34283FF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12.3</w:t>
            </w:r>
          </w:p>
        </w:tc>
        <w:tc>
          <w:tcPr>
            <w:tcW w:w="504" w:type="pct"/>
            <w:tcBorders>
              <w:bottom w:val="single" w:sz="4" w:space="0" w:color="BFBFBF"/>
            </w:tcBorders>
            <w:shd w:val="clear" w:color="auto" w:fill="auto"/>
            <w:noWrap/>
            <w:vAlign w:val="bottom"/>
            <w:hideMark/>
          </w:tcPr>
          <w:p w14:paraId="69D2D52C" w14:textId="0291184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-46.2%</w:t>
            </w:r>
          </w:p>
        </w:tc>
        <w:tc>
          <w:tcPr>
            <w:tcW w:w="418" w:type="pct"/>
            <w:tcBorders>
              <w:bottom w:val="single" w:sz="4" w:space="0" w:color="BFBFBF"/>
            </w:tcBorders>
            <w:shd w:val="clear" w:color="auto" w:fill="auto"/>
            <w:vAlign w:val="bottom"/>
          </w:tcPr>
          <w:p w14:paraId="5848FAE9" w14:textId="21DB6D0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13.5</w:t>
            </w:r>
          </w:p>
        </w:tc>
        <w:tc>
          <w:tcPr>
            <w:tcW w:w="525" w:type="pct"/>
            <w:tcBorders>
              <w:bottom w:val="single" w:sz="4" w:space="0" w:color="BFBFBF"/>
            </w:tcBorders>
            <w:shd w:val="clear" w:color="auto" w:fill="auto"/>
            <w:noWrap/>
            <w:vAlign w:val="bottom"/>
            <w:hideMark/>
          </w:tcPr>
          <w:p w14:paraId="02CE9524" w14:textId="3965F21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-34.0%</w:t>
            </w:r>
          </w:p>
        </w:tc>
        <w:tc>
          <w:tcPr>
            <w:tcW w:w="397" w:type="pct"/>
            <w:tcBorders>
              <w:bottom w:val="single" w:sz="4" w:space="0" w:color="BFBFBF"/>
            </w:tcBorders>
            <w:shd w:val="clear" w:color="auto" w:fill="auto"/>
            <w:vAlign w:val="bottom"/>
          </w:tcPr>
          <w:p w14:paraId="4A3C270C" w14:textId="5F22701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13.7</w:t>
            </w:r>
          </w:p>
        </w:tc>
        <w:tc>
          <w:tcPr>
            <w:tcW w:w="546" w:type="pct"/>
            <w:tcBorders>
              <w:bottom w:val="single" w:sz="4" w:space="0" w:color="BFBFBF"/>
              <w:right w:val="nil"/>
            </w:tcBorders>
            <w:shd w:val="clear" w:color="auto" w:fill="auto"/>
            <w:noWrap/>
            <w:vAlign w:val="bottom"/>
            <w:hideMark/>
          </w:tcPr>
          <w:p w14:paraId="00B2CE35" w14:textId="66D1312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-50.2%</w:t>
            </w:r>
          </w:p>
        </w:tc>
        <w:tc>
          <w:tcPr>
            <w:tcW w:w="368" w:type="pct"/>
            <w:tcBorders>
              <w:bottom w:val="single" w:sz="4" w:space="0" w:color="BFBFBF"/>
              <w:right w:val="nil"/>
            </w:tcBorders>
            <w:shd w:val="clear" w:color="auto" w:fill="auto"/>
            <w:vAlign w:val="bottom"/>
          </w:tcPr>
          <w:p w14:paraId="669D7F60" w14:textId="642B5D1B"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22.3</w:t>
            </w:r>
          </w:p>
        </w:tc>
      </w:tr>
      <w:tr w:rsidR="00D6572A" w:rsidRPr="0039364D" w14:paraId="006139A5" w14:textId="77777777" w:rsidTr="00DF3515">
        <w:trPr>
          <w:trHeight w:val="300"/>
        </w:trPr>
        <w:tc>
          <w:tcPr>
            <w:tcW w:w="394" w:type="pct"/>
            <w:tcBorders>
              <w:left w:val="nil"/>
              <w:bottom w:val="single" w:sz="12" w:space="0" w:color="auto"/>
            </w:tcBorders>
            <w:shd w:val="clear" w:color="auto" w:fill="auto"/>
            <w:noWrap/>
            <w:hideMark/>
          </w:tcPr>
          <w:p w14:paraId="18A8A963"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Jun</w:t>
            </w:r>
          </w:p>
        </w:tc>
        <w:tc>
          <w:tcPr>
            <w:tcW w:w="546" w:type="pct"/>
            <w:tcBorders>
              <w:bottom w:val="single" w:sz="12" w:space="0" w:color="auto"/>
            </w:tcBorders>
            <w:shd w:val="clear" w:color="auto" w:fill="auto"/>
            <w:noWrap/>
            <w:vAlign w:val="bottom"/>
            <w:hideMark/>
          </w:tcPr>
          <w:p w14:paraId="1976F20A" w14:textId="00D9298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379" w:type="pct"/>
            <w:tcBorders>
              <w:bottom w:val="single" w:sz="12" w:space="0" w:color="auto"/>
            </w:tcBorders>
            <w:shd w:val="clear" w:color="auto" w:fill="auto"/>
            <w:vAlign w:val="bottom"/>
          </w:tcPr>
          <w:p w14:paraId="03303085" w14:textId="5C7F32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22.6</w:t>
            </w:r>
          </w:p>
        </w:tc>
        <w:tc>
          <w:tcPr>
            <w:tcW w:w="563" w:type="pct"/>
            <w:tcBorders>
              <w:bottom w:val="single" w:sz="12" w:space="0" w:color="auto"/>
            </w:tcBorders>
            <w:shd w:val="clear" w:color="auto" w:fill="auto"/>
            <w:noWrap/>
            <w:vAlign w:val="bottom"/>
            <w:hideMark/>
          </w:tcPr>
          <w:p w14:paraId="6AC20B59" w14:textId="507DC1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-38.2%</w:t>
            </w:r>
          </w:p>
        </w:tc>
        <w:tc>
          <w:tcPr>
            <w:tcW w:w="360" w:type="pct"/>
            <w:tcBorders>
              <w:bottom w:val="single" w:sz="12" w:space="0" w:color="auto"/>
            </w:tcBorders>
            <w:shd w:val="clear" w:color="auto" w:fill="auto"/>
            <w:vAlign w:val="bottom"/>
          </w:tcPr>
          <w:p w14:paraId="313A358B" w14:textId="1CC6DAA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19.8</w:t>
            </w:r>
          </w:p>
        </w:tc>
        <w:tc>
          <w:tcPr>
            <w:tcW w:w="504" w:type="pct"/>
            <w:tcBorders>
              <w:bottom w:val="single" w:sz="12" w:space="0" w:color="auto"/>
            </w:tcBorders>
            <w:shd w:val="clear" w:color="auto" w:fill="auto"/>
            <w:noWrap/>
            <w:vAlign w:val="bottom"/>
            <w:hideMark/>
          </w:tcPr>
          <w:p w14:paraId="2124E8AB" w14:textId="250A8D5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-26.9%</w:t>
            </w:r>
          </w:p>
        </w:tc>
        <w:tc>
          <w:tcPr>
            <w:tcW w:w="418" w:type="pct"/>
            <w:tcBorders>
              <w:bottom w:val="single" w:sz="12" w:space="0" w:color="auto"/>
            </w:tcBorders>
            <w:shd w:val="clear" w:color="auto" w:fill="auto"/>
            <w:vAlign w:val="bottom"/>
          </w:tcPr>
          <w:p w14:paraId="1FFEB36D" w14:textId="4C93572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18.4</w:t>
            </w:r>
          </w:p>
        </w:tc>
        <w:tc>
          <w:tcPr>
            <w:tcW w:w="525" w:type="pct"/>
            <w:tcBorders>
              <w:bottom w:val="single" w:sz="12" w:space="0" w:color="auto"/>
            </w:tcBorders>
            <w:shd w:val="clear" w:color="auto" w:fill="auto"/>
            <w:noWrap/>
            <w:vAlign w:val="bottom"/>
            <w:hideMark/>
          </w:tcPr>
          <w:p w14:paraId="09362522" w14:textId="7AC2E66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-18.0%</w:t>
            </w:r>
          </w:p>
        </w:tc>
        <w:tc>
          <w:tcPr>
            <w:tcW w:w="397" w:type="pct"/>
            <w:tcBorders>
              <w:bottom w:val="single" w:sz="12" w:space="0" w:color="auto"/>
            </w:tcBorders>
            <w:shd w:val="clear" w:color="auto" w:fill="auto"/>
            <w:vAlign w:val="bottom"/>
          </w:tcPr>
          <w:p w14:paraId="7D3B363B" w14:textId="34DACC7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18.1</w:t>
            </w:r>
          </w:p>
        </w:tc>
        <w:tc>
          <w:tcPr>
            <w:tcW w:w="546" w:type="pct"/>
            <w:tcBorders>
              <w:bottom w:val="single" w:sz="12" w:space="0" w:color="auto"/>
              <w:right w:val="nil"/>
            </w:tcBorders>
            <w:shd w:val="clear" w:color="auto" w:fill="auto"/>
            <w:noWrap/>
            <w:vAlign w:val="bottom"/>
            <w:hideMark/>
          </w:tcPr>
          <w:p w14:paraId="639C6E11" w14:textId="304D133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-31.3%</w:t>
            </w:r>
          </w:p>
        </w:tc>
        <w:tc>
          <w:tcPr>
            <w:tcW w:w="368" w:type="pct"/>
            <w:tcBorders>
              <w:bottom w:val="single" w:sz="12" w:space="0" w:color="auto"/>
              <w:right w:val="nil"/>
            </w:tcBorders>
            <w:shd w:val="clear" w:color="auto" w:fill="auto"/>
            <w:vAlign w:val="bottom"/>
          </w:tcPr>
          <w:p w14:paraId="03376D1A" w14:textId="2060DEF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23.9</w:t>
            </w:r>
          </w:p>
        </w:tc>
      </w:tr>
    </w:tbl>
    <w:p w14:paraId="2CED0F17" w14:textId="7BCD2205" w:rsidR="00690FFC" w:rsidRPr="0039364D" w:rsidRDefault="0045794C" w:rsidP="00872147">
      <w:pPr>
        <w:widowControl/>
        <w:wordWrap/>
        <w:autoSpaceDE/>
        <w:autoSpaceDN/>
        <w:spacing w:after="160"/>
        <w:rPr>
          <w:sz w:val="18"/>
          <w:szCs w:val="18"/>
        </w:rPr>
      </w:pPr>
      <w:r w:rsidRPr="0039364D">
        <w:rPr>
          <w:sz w:val="18"/>
          <w:szCs w:val="18"/>
          <w:vertAlign w:val="superscript"/>
        </w:rPr>
        <w:t>*</w:t>
      </w:r>
      <w:r w:rsidR="00E0239F" w:rsidRPr="0039364D">
        <w:rPr>
          <w:sz w:val="18"/>
          <w:szCs w:val="18"/>
        </w:rPr>
        <w:t xml:space="preserve"> </w:t>
      </w:r>
      <w:r w:rsidR="001111FB" w:rsidRPr="0039364D">
        <w:rPr>
          <w:sz w:val="18"/>
          <w:szCs w:val="18"/>
        </w:rPr>
        <w:t>I</w:t>
      </w:r>
      <w:r w:rsidR="00E0239F" w:rsidRPr="0039364D">
        <w:rPr>
          <w:sz w:val="18"/>
          <w:szCs w:val="18"/>
        </w:rPr>
        <w:t>nterquartile range</w:t>
      </w:r>
      <w:r w:rsidR="001111FB" w:rsidRPr="0039364D">
        <w:rPr>
          <w:sz w:val="18"/>
          <w:szCs w:val="18"/>
        </w:rPr>
        <w:t xml:space="preserve"> (lower Quantile </w:t>
      </w:r>
      <w:r w:rsidR="001111FB" w:rsidRPr="0039364D">
        <w:rPr>
          <w:i/>
          <w:iCs/>
          <w:sz w:val="18"/>
          <w:szCs w:val="18"/>
        </w:rPr>
        <w:t>Q1</w:t>
      </w:r>
      <w:r w:rsidR="001111FB" w:rsidRPr="0039364D">
        <w:rPr>
          <w:sz w:val="18"/>
          <w:szCs w:val="18"/>
        </w:rPr>
        <w:t xml:space="preserve"> to Upper Quantile </w:t>
      </w:r>
      <w:r w:rsidR="001111FB" w:rsidRPr="0039364D">
        <w:rPr>
          <w:i/>
          <w:iCs/>
          <w:sz w:val="18"/>
          <w:szCs w:val="18"/>
        </w:rPr>
        <w:t>Q3</w:t>
      </w:r>
      <w:r w:rsidR="001111FB" w:rsidRPr="0039364D">
        <w:rPr>
          <w:sz w:val="18"/>
          <w:szCs w:val="18"/>
        </w:rPr>
        <w:t>)</w:t>
      </w:r>
    </w:p>
    <w:p w14:paraId="1D68ACE9" w14:textId="77777777" w:rsidR="00690FFC" w:rsidRPr="0039364D" w:rsidRDefault="00690FFC" w:rsidP="00872147">
      <w:pPr>
        <w:pStyle w:val="Caption"/>
        <w:keepNext/>
        <w:spacing w:before="480"/>
      </w:pPr>
      <w:bookmarkStart w:id="980" w:name="_Ref131109280"/>
      <w:r w:rsidRPr="0039364D">
        <w:t xml:space="preserve">Table </w:t>
      </w:r>
      <w:fldSimple w:instr=" SEQ Table \* ARABIC ">
        <w:r w:rsidRPr="00EA2D56">
          <w:t>2</w:t>
        </w:r>
      </w:fldSimple>
      <w:bookmarkEnd w:id="980"/>
      <w:r w:rsidRPr="0039364D">
        <w:rPr>
          <w:rFonts w:hint="eastAsia"/>
        </w:rPr>
        <w:t>.</w:t>
      </w:r>
      <w:r w:rsidRPr="0039364D">
        <w:t xml:space="preserve"> </w:t>
      </w:r>
      <w:r w:rsidRPr="0039364D">
        <w:rPr>
          <w:rFonts w:hint="eastAsia"/>
        </w:rPr>
        <w:t>Share</w:t>
      </w:r>
      <w:r w:rsidRPr="0039364D">
        <w:t xml:space="preserve"> </w:t>
      </w:r>
      <w:r w:rsidRPr="0039364D">
        <w:rPr>
          <w:rFonts w:hint="eastAsia"/>
        </w:rPr>
        <w:t>of</w:t>
      </w:r>
      <w:r w:rsidRPr="0039364D">
        <w:t xml:space="preserve"> </w:t>
      </w:r>
      <w:r w:rsidRPr="0039364D">
        <w:rPr>
          <w:rFonts w:hint="eastAsia"/>
        </w:rPr>
        <w:t>clusters</w:t>
      </w:r>
      <w:r w:rsidRPr="0039364D">
        <w:t xml:space="preserve"> </w:t>
      </w:r>
      <w:r w:rsidRPr="0039364D">
        <w:rPr>
          <w:rFonts w:hint="eastAsia"/>
        </w:rPr>
        <w:t>across</w:t>
      </w:r>
      <w:r w:rsidRPr="0039364D">
        <w:t xml:space="preserve"> </w:t>
      </w:r>
      <w:r w:rsidRPr="0039364D">
        <w:rPr>
          <w:rFonts w:hint="eastAsia"/>
        </w:rPr>
        <w:t>regions</w:t>
      </w:r>
      <w:r w:rsidRPr="0039364D">
        <w:t xml:space="preserve"> </w:t>
      </w:r>
      <w:r w:rsidRPr="0039364D">
        <w:rPr>
          <w:rFonts w:hint="eastAsia"/>
        </w:rPr>
        <w:t>in</w:t>
      </w:r>
      <w:r w:rsidRPr="0039364D">
        <w:t xml:space="preserve"> </w:t>
      </w:r>
      <w:r w:rsidRPr="0039364D">
        <w:rPr>
          <w:rFonts w:hint="eastAsia"/>
        </w:rPr>
        <w:t>England.</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54"/>
        <w:gridCol w:w="1368"/>
        <w:gridCol w:w="1368"/>
        <w:gridCol w:w="1368"/>
        <w:gridCol w:w="1368"/>
      </w:tblGrid>
      <w:tr w:rsidR="00712AB9" w:rsidRPr="0039364D" w14:paraId="5864B31C" w14:textId="77777777" w:rsidTr="005D5C25">
        <w:trPr>
          <w:trHeight w:val="285"/>
        </w:trPr>
        <w:tc>
          <w:tcPr>
            <w:tcW w:w="1968" w:type="pct"/>
            <w:tcBorders>
              <w:top w:val="single" w:sz="12" w:space="0" w:color="auto"/>
              <w:left w:val="nil"/>
              <w:bottom w:val="single" w:sz="12" w:space="0" w:color="auto"/>
            </w:tcBorders>
            <w:shd w:val="clear" w:color="auto" w:fill="A5A5A5"/>
            <w:noWrap/>
          </w:tcPr>
          <w:p w14:paraId="53BE1BC5" w14:textId="77777777" w:rsidR="00690FFC" w:rsidRPr="0039364D" w:rsidRDefault="00690FFC" w:rsidP="005D5C25">
            <w:pPr>
              <w:widowControl/>
              <w:wordWrap/>
              <w:autoSpaceDE/>
              <w:autoSpaceDN/>
              <w:rPr>
                <w:rFonts w:eastAsia="Times New Roman"/>
                <w:b/>
                <w:bCs/>
                <w:color w:val="000000"/>
              </w:rPr>
            </w:pPr>
            <w:r w:rsidRPr="0039364D">
              <w:rPr>
                <w:b/>
                <w:bCs/>
                <w:color w:val="000000"/>
              </w:rPr>
              <w:t>Regions</w:t>
            </w:r>
            <w:r w:rsidRPr="0039364D">
              <w:rPr>
                <w:rFonts w:eastAsia="Times New Roman"/>
                <w:b/>
                <w:bCs/>
                <w:color w:val="000000"/>
              </w:rPr>
              <w:t xml:space="preserve"> </w:t>
            </w:r>
            <w:r w:rsidRPr="0039364D">
              <w:rPr>
                <w:b/>
                <w:bCs/>
                <w:color w:val="000000"/>
              </w:rPr>
              <w:t>in</w:t>
            </w:r>
            <w:r w:rsidRPr="0039364D">
              <w:rPr>
                <w:rFonts w:eastAsia="Times New Roman"/>
                <w:b/>
                <w:bCs/>
                <w:color w:val="000000"/>
              </w:rPr>
              <w:t xml:space="preserve"> </w:t>
            </w:r>
            <w:r w:rsidRPr="0039364D">
              <w:rPr>
                <w:b/>
                <w:bCs/>
                <w:color w:val="000000"/>
              </w:rPr>
              <w:t>England</w:t>
            </w:r>
          </w:p>
        </w:tc>
        <w:tc>
          <w:tcPr>
            <w:tcW w:w="758" w:type="pct"/>
            <w:tcBorders>
              <w:top w:val="single" w:sz="12" w:space="0" w:color="auto"/>
              <w:bottom w:val="single" w:sz="12" w:space="0" w:color="auto"/>
            </w:tcBorders>
            <w:shd w:val="clear" w:color="auto" w:fill="A5A5A5"/>
            <w:noWrap/>
          </w:tcPr>
          <w:p w14:paraId="3F3C2617"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G1</w:t>
            </w:r>
          </w:p>
        </w:tc>
        <w:tc>
          <w:tcPr>
            <w:tcW w:w="758" w:type="pct"/>
            <w:tcBorders>
              <w:top w:val="single" w:sz="12" w:space="0" w:color="auto"/>
              <w:bottom w:val="single" w:sz="12" w:space="0" w:color="auto"/>
            </w:tcBorders>
            <w:shd w:val="clear" w:color="auto" w:fill="A5A5A5"/>
            <w:noWrap/>
          </w:tcPr>
          <w:p w14:paraId="018E0BD0" w14:textId="77777777" w:rsidR="00690FFC" w:rsidRPr="0039364D" w:rsidRDefault="00690FFC" w:rsidP="005D5C25">
            <w:pPr>
              <w:widowControl/>
              <w:wordWrap/>
              <w:autoSpaceDE/>
              <w:autoSpaceDN/>
              <w:jc w:val="center"/>
              <w:rPr>
                <w:rFonts w:eastAsia="Times New Roman"/>
                <w:b/>
                <w:bCs/>
              </w:rPr>
            </w:pPr>
            <w:r w:rsidRPr="0039364D">
              <w:rPr>
                <w:b/>
                <w:bCs/>
              </w:rPr>
              <w:t>G2</w:t>
            </w:r>
          </w:p>
        </w:tc>
        <w:tc>
          <w:tcPr>
            <w:tcW w:w="758" w:type="pct"/>
            <w:tcBorders>
              <w:top w:val="single" w:sz="12" w:space="0" w:color="auto"/>
              <w:bottom w:val="single" w:sz="12" w:space="0" w:color="auto"/>
            </w:tcBorders>
            <w:shd w:val="clear" w:color="auto" w:fill="A5A5A5"/>
            <w:noWrap/>
          </w:tcPr>
          <w:p w14:paraId="4167DAAB"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G3</w:t>
            </w:r>
          </w:p>
        </w:tc>
        <w:tc>
          <w:tcPr>
            <w:tcW w:w="758" w:type="pct"/>
            <w:tcBorders>
              <w:top w:val="single" w:sz="12" w:space="0" w:color="auto"/>
              <w:bottom w:val="single" w:sz="12" w:space="0" w:color="auto"/>
              <w:right w:val="nil"/>
            </w:tcBorders>
            <w:shd w:val="clear" w:color="auto" w:fill="A5A5A5"/>
            <w:noWrap/>
          </w:tcPr>
          <w:p w14:paraId="483C9D20" w14:textId="77777777" w:rsidR="00690FFC" w:rsidRPr="0039364D" w:rsidRDefault="00690FFC" w:rsidP="005D5C25">
            <w:pPr>
              <w:widowControl/>
              <w:wordWrap/>
              <w:autoSpaceDE/>
              <w:autoSpaceDN/>
              <w:ind w:right="110"/>
              <w:jc w:val="center"/>
              <w:rPr>
                <w:rFonts w:eastAsia="Times New Roman"/>
                <w:b/>
                <w:bCs/>
                <w:color w:val="000000"/>
              </w:rPr>
            </w:pPr>
            <w:r w:rsidRPr="0039364D">
              <w:rPr>
                <w:b/>
                <w:bCs/>
                <w:color w:val="000000"/>
              </w:rPr>
              <w:t>G4</w:t>
            </w:r>
          </w:p>
        </w:tc>
      </w:tr>
      <w:tr w:rsidR="00712AB9" w:rsidRPr="0039364D" w14:paraId="62424B71" w14:textId="77777777" w:rsidTr="005D5C25">
        <w:trPr>
          <w:trHeight w:val="285"/>
        </w:trPr>
        <w:tc>
          <w:tcPr>
            <w:tcW w:w="1968" w:type="pct"/>
            <w:tcBorders>
              <w:top w:val="single" w:sz="12" w:space="0" w:color="auto"/>
              <w:left w:val="nil"/>
            </w:tcBorders>
            <w:shd w:val="clear" w:color="auto" w:fill="auto"/>
            <w:noWrap/>
            <w:hideMark/>
          </w:tcPr>
          <w:p w14:paraId="2A3814E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East</w:t>
            </w:r>
          </w:p>
        </w:tc>
        <w:tc>
          <w:tcPr>
            <w:tcW w:w="758" w:type="pct"/>
            <w:tcBorders>
              <w:top w:val="single" w:sz="12" w:space="0" w:color="auto"/>
            </w:tcBorders>
            <w:shd w:val="clear" w:color="auto" w:fill="auto"/>
            <w:noWrap/>
            <w:hideMark/>
          </w:tcPr>
          <w:p w14:paraId="44860887" w14:textId="77777777" w:rsidR="00690FFC" w:rsidRPr="0039364D" w:rsidRDefault="00690FFC" w:rsidP="005D5C25">
            <w:pPr>
              <w:widowControl/>
              <w:wordWrap/>
              <w:autoSpaceDE/>
              <w:autoSpaceDN/>
              <w:rPr>
                <w:rFonts w:eastAsia="Times New Roman"/>
                <w:color w:val="000000"/>
              </w:rPr>
            </w:pPr>
          </w:p>
        </w:tc>
        <w:tc>
          <w:tcPr>
            <w:tcW w:w="758" w:type="pct"/>
            <w:tcBorders>
              <w:top w:val="single" w:sz="12" w:space="0" w:color="auto"/>
            </w:tcBorders>
            <w:shd w:val="clear" w:color="auto" w:fill="auto"/>
            <w:noWrap/>
            <w:hideMark/>
          </w:tcPr>
          <w:p w14:paraId="6502087E" w14:textId="77777777" w:rsidR="00690FFC" w:rsidRPr="0039364D" w:rsidRDefault="00690FFC" w:rsidP="005D5C25">
            <w:pPr>
              <w:widowControl/>
              <w:wordWrap/>
              <w:autoSpaceDE/>
              <w:autoSpaceDN/>
              <w:jc w:val="right"/>
              <w:rPr>
                <w:rFonts w:eastAsia="Times New Roman"/>
              </w:rPr>
            </w:pPr>
          </w:p>
        </w:tc>
        <w:tc>
          <w:tcPr>
            <w:tcW w:w="758" w:type="pct"/>
            <w:tcBorders>
              <w:top w:val="single" w:sz="12" w:space="0" w:color="auto"/>
            </w:tcBorders>
            <w:shd w:val="clear" w:color="auto" w:fill="auto"/>
            <w:noWrap/>
            <w:hideMark/>
          </w:tcPr>
          <w:p w14:paraId="1A0CC7B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c>
          <w:tcPr>
            <w:tcW w:w="758" w:type="pct"/>
            <w:tcBorders>
              <w:top w:val="single" w:sz="12" w:space="0" w:color="auto"/>
              <w:right w:val="nil"/>
            </w:tcBorders>
            <w:shd w:val="clear" w:color="auto" w:fill="auto"/>
            <w:noWrap/>
            <w:hideMark/>
          </w:tcPr>
          <w:p w14:paraId="7757115E"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r>
      <w:tr w:rsidR="00712AB9" w:rsidRPr="0039364D" w14:paraId="74347983" w14:textId="77777777" w:rsidTr="005D5C25">
        <w:trPr>
          <w:trHeight w:val="285"/>
        </w:trPr>
        <w:tc>
          <w:tcPr>
            <w:tcW w:w="1968" w:type="pct"/>
            <w:tcBorders>
              <w:left w:val="nil"/>
            </w:tcBorders>
            <w:shd w:val="clear" w:color="auto" w:fill="auto"/>
            <w:noWrap/>
            <w:hideMark/>
          </w:tcPr>
          <w:p w14:paraId="2455177A"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West</w:t>
            </w:r>
          </w:p>
        </w:tc>
        <w:tc>
          <w:tcPr>
            <w:tcW w:w="758" w:type="pct"/>
            <w:shd w:val="clear" w:color="auto" w:fill="auto"/>
            <w:noWrap/>
            <w:hideMark/>
          </w:tcPr>
          <w:p w14:paraId="6F726C9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3BD1C27"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58EDAD4D"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(44%)</w:t>
            </w:r>
          </w:p>
        </w:tc>
        <w:tc>
          <w:tcPr>
            <w:tcW w:w="758" w:type="pct"/>
            <w:tcBorders>
              <w:right w:val="nil"/>
            </w:tcBorders>
            <w:shd w:val="clear" w:color="auto" w:fill="auto"/>
            <w:noWrap/>
            <w:hideMark/>
          </w:tcPr>
          <w:p w14:paraId="311E587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(33%)</w:t>
            </w:r>
          </w:p>
        </w:tc>
      </w:tr>
      <w:tr w:rsidR="00712AB9" w:rsidRPr="0039364D" w14:paraId="2D0C29B4" w14:textId="77777777" w:rsidTr="005D5C25">
        <w:trPr>
          <w:trHeight w:val="285"/>
        </w:trPr>
        <w:tc>
          <w:tcPr>
            <w:tcW w:w="1968" w:type="pct"/>
            <w:tcBorders>
              <w:left w:val="nil"/>
            </w:tcBorders>
            <w:shd w:val="clear" w:color="auto" w:fill="auto"/>
            <w:noWrap/>
            <w:hideMark/>
          </w:tcPr>
          <w:p w14:paraId="1C267DD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Yorkshire and The Humber</w:t>
            </w:r>
          </w:p>
        </w:tc>
        <w:tc>
          <w:tcPr>
            <w:tcW w:w="758" w:type="pct"/>
            <w:shd w:val="clear" w:color="auto" w:fill="auto"/>
            <w:noWrap/>
            <w:hideMark/>
          </w:tcPr>
          <w:p w14:paraId="0BB686A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(10%)</w:t>
            </w:r>
          </w:p>
        </w:tc>
        <w:tc>
          <w:tcPr>
            <w:tcW w:w="758" w:type="pct"/>
            <w:shd w:val="clear" w:color="auto" w:fill="auto"/>
            <w:noWrap/>
            <w:hideMark/>
          </w:tcPr>
          <w:p w14:paraId="7457D36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(5%)</w:t>
            </w:r>
          </w:p>
        </w:tc>
        <w:tc>
          <w:tcPr>
            <w:tcW w:w="758" w:type="pct"/>
            <w:shd w:val="clear" w:color="auto" w:fill="auto"/>
            <w:noWrap/>
            <w:hideMark/>
          </w:tcPr>
          <w:p w14:paraId="685645D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(19%)</w:t>
            </w:r>
          </w:p>
        </w:tc>
        <w:tc>
          <w:tcPr>
            <w:tcW w:w="758" w:type="pct"/>
            <w:tcBorders>
              <w:right w:val="nil"/>
            </w:tcBorders>
            <w:shd w:val="clear" w:color="auto" w:fill="auto"/>
            <w:noWrap/>
            <w:hideMark/>
          </w:tcPr>
          <w:p w14:paraId="50C19208"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14 (67%)</w:t>
            </w:r>
          </w:p>
        </w:tc>
      </w:tr>
      <w:tr w:rsidR="00712AB9" w:rsidRPr="0039364D" w14:paraId="0D39580E" w14:textId="77777777" w:rsidTr="005D5C25">
        <w:trPr>
          <w:trHeight w:val="285"/>
        </w:trPr>
        <w:tc>
          <w:tcPr>
            <w:tcW w:w="1968" w:type="pct"/>
            <w:tcBorders>
              <w:left w:val="nil"/>
            </w:tcBorders>
            <w:shd w:val="clear" w:color="auto" w:fill="auto"/>
            <w:noWrap/>
            <w:hideMark/>
          </w:tcPr>
          <w:p w14:paraId="46A8AE5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Midlands</w:t>
            </w:r>
          </w:p>
        </w:tc>
        <w:tc>
          <w:tcPr>
            <w:tcW w:w="758" w:type="pct"/>
            <w:shd w:val="clear" w:color="auto" w:fill="auto"/>
            <w:noWrap/>
            <w:hideMark/>
          </w:tcPr>
          <w:p w14:paraId="5035122D"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F0728A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70AE91F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19 (48%)</w:t>
            </w:r>
          </w:p>
        </w:tc>
        <w:tc>
          <w:tcPr>
            <w:tcW w:w="758" w:type="pct"/>
            <w:tcBorders>
              <w:right w:val="nil"/>
            </w:tcBorders>
            <w:shd w:val="clear" w:color="auto" w:fill="auto"/>
            <w:noWrap/>
            <w:hideMark/>
          </w:tcPr>
          <w:p w14:paraId="7423672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(30%)</w:t>
            </w:r>
          </w:p>
        </w:tc>
      </w:tr>
      <w:tr w:rsidR="00712AB9" w:rsidRPr="0039364D" w14:paraId="3498A6AE" w14:textId="77777777" w:rsidTr="005D5C25">
        <w:trPr>
          <w:trHeight w:val="285"/>
        </w:trPr>
        <w:tc>
          <w:tcPr>
            <w:tcW w:w="1968" w:type="pct"/>
            <w:tcBorders>
              <w:left w:val="nil"/>
            </w:tcBorders>
            <w:shd w:val="clear" w:color="auto" w:fill="auto"/>
            <w:noWrap/>
            <w:hideMark/>
          </w:tcPr>
          <w:p w14:paraId="6BF3C190"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West Midlands</w:t>
            </w:r>
          </w:p>
        </w:tc>
        <w:tc>
          <w:tcPr>
            <w:tcW w:w="758" w:type="pct"/>
            <w:shd w:val="clear" w:color="auto" w:fill="auto"/>
            <w:noWrap/>
            <w:hideMark/>
          </w:tcPr>
          <w:p w14:paraId="01559F2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shd w:val="clear" w:color="auto" w:fill="auto"/>
            <w:noWrap/>
            <w:hideMark/>
          </w:tcPr>
          <w:p w14:paraId="4CC7A676"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(27%)</w:t>
            </w:r>
          </w:p>
        </w:tc>
        <w:tc>
          <w:tcPr>
            <w:tcW w:w="758" w:type="pct"/>
            <w:shd w:val="clear" w:color="auto" w:fill="auto"/>
            <w:noWrap/>
            <w:hideMark/>
          </w:tcPr>
          <w:p w14:paraId="2249CA0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(57%)</w:t>
            </w:r>
          </w:p>
        </w:tc>
        <w:tc>
          <w:tcPr>
            <w:tcW w:w="758" w:type="pct"/>
            <w:tcBorders>
              <w:right w:val="nil"/>
            </w:tcBorders>
            <w:shd w:val="clear" w:color="auto" w:fill="auto"/>
            <w:noWrap/>
            <w:hideMark/>
          </w:tcPr>
          <w:p w14:paraId="03D8F0C0"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(13%)</w:t>
            </w:r>
          </w:p>
        </w:tc>
      </w:tr>
      <w:tr w:rsidR="00712AB9" w:rsidRPr="0039364D" w14:paraId="229B29A9" w14:textId="77777777" w:rsidTr="005D5C25">
        <w:trPr>
          <w:trHeight w:val="285"/>
        </w:trPr>
        <w:tc>
          <w:tcPr>
            <w:tcW w:w="1968" w:type="pct"/>
            <w:tcBorders>
              <w:left w:val="nil"/>
            </w:tcBorders>
            <w:shd w:val="clear" w:color="auto" w:fill="auto"/>
            <w:noWrap/>
            <w:hideMark/>
          </w:tcPr>
          <w:p w14:paraId="5F3F2C2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of England</w:t>
            </w:r>
          </w:p>
        </w:tc>
        <w:tc>
          <w:tcPr>
            <w:tcW w:w="758" w:type="pct"/>
            <w:shd w:val="clear" w:color="auto" w:fill="auto"/>
            <w:noWrap/>
            <w:hideMark/>
          </w:tcPr>
          <w:p w14:paraId="158D2D2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(13%)</w:t>
            </w:r>
          </w:p>
        </w:tc>
        <w:tc>
          <w:tcPr>
            <w:tcW w:w="758" w:type="pct"/>
            <w:shd w:val="clear" w:color="auto" w:fill="auto"/>
            <w:noWrap/>
            <w:hideMark/>
          </w:tcPr>
          <w:p w14:paraId="640932D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22 (49%)</w:t>
            </w:r>
          </w:p>
        </w:tc>
        <w:tc>
          <w:tcPr>
            <w:tcW w:w="758" w:type="pct"/>
            <w:shd w:val="clear" w:color="auto" w:fill="auto"/>
            <w:noWrap/>
            <w:hideMark/>
          </w:tcPr>
          <w:p w14:paraId="4FF032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(27%)</w:t>
            </w:r>
          </w:p>
        </w:tc>
        <w:tc>
          <w:tcPr>
            <w:tcW w:w="758" w:type="pct"/>
            <w:tcBorders>
              <w:right w:val="nil"/>
            </w:tcBorders>
            <w:shd w:val="clear" w:color="auto" w:fill="auto"/>
            <w:noWrap/>
            <w:hideMark/>
          </w:tcPr>
          <w:p w14:paraId="4CCE54E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5 (11%)</w:t>
            </w:r>
          </w:p>
        </w:tc>
      </w:tr>
      <w:tr w:rsidR="00712AB9" w:rsidRPr="0039364D" w14:paraId="0E1D8D19" w14:textId="77777777" w:rsidTr="005D5C25">
        <w:trPr>
          <w:trHeight w:val="285"/>
        </w:trPr>
        <w:tc>
          <w:tcPr>
            <w:tcW w:w="1968" w:type="pct"/>
            <w:tcBorders>
              <w:left w:val="nil"/>
            </w:tcBorders>
            <w:shd w:val="clear" w:color="auto" w:fill="auto"/>
            <w:noWrap/>
            <w:hideMark/>
          </w:tcPr>
          <w:p w14:paraId="3599FDC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London</w:t>
            </w:r>
          </w:p>
        </w:tc>
        <w:tc>
          <w:tcPr>
            <w:tcW w:w="758" w:type="pct"/>
            <w:shd w:val="clear" w:color="auto" w:fill="auto"/>
            <w:noWrap/>
            <w:hideMark/>
          </w:tcPr>
          <w:p w14:paraId="6FA99CC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16 (50%)</w:t>
            </w:r>
          </w:p>
        </w:tc>
        <w:tc>
          <w:tcPr>
            <w:tcW w:w="758" w:type="pct"/>
            <w:shd w:val="clear" w:color="auto" w:fill="auto"/>
            <w:noWrap/>
            <w:hideMark/>
          </w:tcPr>
          <w:p w14:paraId="58F03DD5"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15 (47%)</w:t>
            </w:r>
          </w:p>
        </w:tc>
        <w:tc>
          <w:tcPr>
            <w:tcW w:w="758" w:type="pct"/>
            <w:shd w:val="clear" w:color="auto" w:fill="auto"/>
            <w:noWrap/>
            <w:hideMark/>
          </w:tcPr>
          <w:p w14:paraId="1380EF6B"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tcBorders>
              <w:right w:val="nil"/>
            </w:tcBorders>
            <w:shd w:val="clear" w:color="auto" w:fill="auto"/>
            <w:noWrap/>
            <w:hideMark/>
          </w:tcPr>
          <w:p w14:paraId="546DA9F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 xml:space="preserve"> (0%)</w:t>
            </w:r>
          </w:p>
        </w:tc>
      </w:tr>
      <w:tr w:rsidR="00712AB9" w:rsidRPr="0039364D" w14:paraId="76F30630" w14:textId="77777777" w:rsidTr="005D5C25">
        <w:trPr>
          <w:trHeight w:val="285"/>
        </w:trPr>
        <w:tc>
          <w:tcPr>
            <w:tcW w:w="1968" w:type="pct"/>
            <w:tcBorders>
              <w:left w:val="nil"/>
              <w:bottom w:val="single" w:sz="4" w:space="0" w:color="BFBFBF"/>
            </w:tcBorders>
            <w:shd w:val="clear" w:color="auto" w:fill="auto"/>
            <w:noWrap/>
            <w:hideMark/>
          </w:tcPr>
          <w:p w14:paraId="1EBAA5F1"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East</w:t>
            </w:r>
          </w:p>
        </w:tc>
        <w:tc>
          <w:tcPr>
            <w:tcW w:w="758" w:type="pct"/>
            <w:tcBorders>
              <w:bottom w:val="single" w:sz="4" w:space="0" w:color="BFBFBF"/>
            </w:tcBorders>
            <w:shd w:val="clear" w:color="auto" w:fill="auto"/>
            <w:noWrap/>
            <w:hideMark/>
          </w:tcPr>
          <w:p w14:paraId="797CC85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11 (16%)</w:t>
            </w:r>
          </w:p>
        </w:tc>
        <w:tc>
          <w:tcPr>
            <w:tcW w:w="758" w:type="pct"/>
            <w:tcBorders>
              <w:bottom w:val="single" w:sz="4" w:space="0" w:color="BFBFBF"/>
            </w:tcBorders>
            <w:shd w:val="clear" w:color="auto" w:fill="auto"/>
            <w:noWrap/>
            <w:hideMark/>
          </w:tcPr>
          <w:p w14:paraId="431DCD5A"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32 (48%)</w:t>
            </w:r>
          </w:p>
        </w:tc>
        <w:tc>
          <w:tcPr>
            <w:tcW w:w="758" w:type="pct"/>
            <w:tcBorders>
              <w:bottom w:val="single" w:sz="4" w:space="0" w:color="BFBFBF"/>
            </w:tcBorders>
            <w:shd w:val="clear" w:color="auto" w:fill="auto"/>
            <w:noWrap/>
            <w:hideMark/>
          </w:tcPr>
          <w:p w14:paraId="695BCE55"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17 (25%)</w:t>
            </w:r>
          </w:p>
        </w:tc>
        <w:tc>
          <w:tcPr>
            <w:tcW w:w="758" w:type="pct"/>
            <w:tcBorders>
              <w:bottom w:val="single" w:sz="4" w:space="0" w:color="BFBFBF"/>
              <w:right w:val="nil"/>
            </w:tcBorders>
            <w:shd w:val="clear" w:color="auto" w:fill="auto"/>
            <w:noWrap/>
            <w:hideMark/>
          </w:tcPr>
          <w:p w14:paraId="02078E84"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7 (10%)</w:t>
            </w:r>
          </w:p>
        </w:tc>
      </w:tr>
      <w:tr w:rsidR="00712AB9" w:rsidRPr="0039364D" w14:paraId="5939A278" w14:textId="77777777" w:rsidTr="005D5C25">
        <w:trPr>
          <w:trHeight w:val="285"/>
        </w:trPr>
        <w:tc>
          <w:tcPr>
            <w:tcW w:w="1968" w:type="pct"/>
            <w:tcBorders>
              <w:left w:val="nil"/>
              <w:bottom w:val="single" w:sz="12" w:space="0" w:color="auto"/>
            </w:tcBorders>
            <w:shd w:val="clear" w:color="auto" w:fill="auto"/>
            <w:noWrap/>
            <w:hideMark/>
          </w:tcPr>
          <w:p w14:paraId="64414E0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West</w:t>
            </w:r>
          </w:p>
        </w:tc>
        <w:tc>
          <w:tcPr>
            <w:tcW w:w="758" w:type="pct"/>
            <w:tcBorders>
              <w:bottom w:val="single" w:sz="12" w:space="0" w:color="auto"/>
            </w:tcBorders>
            <w:shd w:val="clear" w:color="auto" w:fill="auto"/>
            <w:noWrap/>
            <w:hideMark/>
          </w:tcPr>
          <w:p w14:paraId="385B7DB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(7%)</w:t>
            </w:r>
          </w:p>
        </w:tc>
        <w:tc>
          <w:tcPr>
            <w:tcW w:w="758" w:type="pct"/>
            <w:tcBorders>
              <w:bottom w:val="single" w:sz="12" w:space="0" w:color="auto"/>
            </w:tcBorders>
            <w:shd w:val="clear" w:color="auto" w:fill="auto"/>
            <w:noWrap/>
            <w:hideMark/>
          </w:tcPr>
          <w:p w14:paraId="28F2DC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(21%)</w:t>
            </w:r>
          </w:p>
        </w:tc>
        <w:tc>
          <w:tcPr>
            <w:tcW w:w="758" w:type="pct"/>
            <w:tcBorders>
              <w:bottom w:val="single" w:sz="12" w:space="0" w:color="auto"/>
            </w:tcBorders>
            <w:shd w:val="clear" w:color="auto" w:fill="auto"/>
            <w:noWrap/>
            <w:hideMark/>
          </w:tcPr>
          <w:p w14:paraId="0802007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(45%)</w:t>
            </w:r>
          </w:p>
        </w:tc>
        <w:tc>
          <w:tcPr>
            <w:tcW w:w="758" w:type="pct"/>
            <w:tcBorders>
              <w:bottom w:val="single" w:sz="12" w:space="0" w:color="auto"/>
              <w:right w:val="nil"/>
            </w:tcBorders>
            <w:shd w:val="clear" w:color="auto" w:fill="auto"/>
            <w:noWrap/>
            <w:hideMark/>
          </w:tcPr>
          <w:p w14:paraId="4FD92A5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(28%)</w:t>
            </w:r>
          </w:p>
        </w:tc>
      </w:tr>
    </w:tbl>
    <w:p w14:paraId="131ABA27" w14:textId="77777777" w:rsidR="00A162FB" w:rsidRPr="0039364D" w:rsidRDefault="00A162FB" w:rsidP="00872147">
      <w:pPr>
        <w:widowControl/>
        <w:wordWrap/>
        <w:autoSpaceDE/>
        <w:autoSpaceDN/>
        <w:spacing w:after="160"/>
      </w:pPr>
      <w:r w:rsidRPr="0039364D">
        <w:br w:type="page"/>
      </w:r>
    </w:p>
    <w:p w14:paraId="03641482" w14:textId="797BB3FF" w:rsidR="00A162FB" w:rsidRPr="0039364D" w:rsidRDefault="00B34BF7" w:rsidP="00872147">
      <w:pPr>
        <w:jc w:val="center"/>
      </w:pPr>
      <w:r w:rsidRPr="00EA2D56">
        <w:rPr>
          <w:lang w:eastAsia="en-GB"/>
        </w:rPr>
        <w:lastRenderedPageBreak/>
        <w:drawing>
          <wp:inline distT="0" distB="0" distL="0" distR="0" wp14:anchorId="17D8C3D6" wp14:editId="7AD6CA07">
            <wp:extent cx="5725160" cy="38163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1736464" w14:textId="77777777" w:rsidR="00A162FB" w:rsidRPr="0039364D" w:rsidRDefault="00A162FB" w:rsidP="00872147">
      <w:pPr>
        <w:pStyle w:val="Caption"/>
      </w:pPr>
      <w:bookmarkStart w:id="981" w:name="_Ref80970016"/>
      <w:r w:rsidRPr="0039364D">
        <w:t xml:space="preserve">Figure </w:t>
      </w:r>
      <w:fldSimple w:instr=" SEQ Figure \* ARABIC ">
        <w:r w:rsidRPr="00EA2D56">
          <w:t>1</w:t>
        </w:r>
      </w:fldSimple>
      <w:bookmarkEnd w:id="981"/>
      <w:r w:rsidRPr="0039364D">
        <w:t>. Changes in (the average levels of) mobility across England in 2020</w:t>
      </w:r>
    </w:p>
    <w:p w14:paraId="32DF2DC4" w14:textId="77777777" w:rsidR="00E20D63" w:rsidRPr="0039364D" w:rsidRDefault="00A162FB" w:rsidP="00872147">
      <w:r w:rsidRPr="0039364D">
        <w:rPr>
          <w:sz w:val="20"/>
          <w:szCs w:val="20"/>
        </w:rPr>
        <w:t xml:space="preserve">Note: </w:t>
      </w:r>
      <w:commentRangeStart w:id="982"/>
      <w:r w:rsidRPr="0039364D">
        <w:rPr>
          <w:sz w:val="20"/>
          <w:szCs w:val="20"/>
          <w:highlight w:val="yellow"/>
        </w:rPr>
        <w:t>XXX</w:t>
      </w:r>
      <w:commentRangeEnd w:id="982"/>
      <w:r w:rsidRPr="0039364D">
        <w:rPr>
          <w:rStyle w:val="CommentReference"/>
        </w:rPr>
        <w:commentReference w:id="982"/>
      </w:r>
      <w:r w:rsidRPr="0039364D">
        <w:rPr>
          <w:sz w:val="20"/>
          <w:szCs w:val="20"/>
        </w:rPr>
        <w:t xml:space="preserve">. The trend over time in the daily median radius of gyration (km) was estimated with help of the local polynomial regression function (with span </w:t>
      </w:r>
      <w:r w:rsidRPr="0039364D">
        <w:rPr>
          <w:i/>
          <w:iCs/>
          <w:sz w:val="20"/>
          <w:szCs w:val="20"/>
        </w:rPr>
        <w:t>s</w:t>
      </w:r>
      <w:r w:rsidRPr="0039364D">
        <w:rPr>
          <w:sz w:val="20"/>
          <w:szCs w:val="20"/>
        </w:rPr>
        <w:t xml:space="preserve">=0.2). Dotted lines highlight important days: black – baseline (3 March 2020), and red – start and end of the 2020 Spring lockdown in England. </w:t>
      </w:r>
      <w:r w:rsidR="00E20D63" w:rsidRPr="0039364D">
        <w:br w:type="page"/>
      </w:r>
    </w:p>
    <w:p w14:paraId="36EB7F16" w14:textId="3F3B474C" w:rsidR="00E20D63" w:rsidRPr="0039364D" w:rsidRDefault="00B34BF7" w:rsidP="00872147">
      <w:r w:rsidRPr="00EA2D56">
        <w:rPr>
          <w:lang w:eastAsia="en-GB"/>
        </w:rPr>
        <w:lastRenderedPageBreak/>
        <w:drawing>
          <wp:inline distT="0" distB="0" distL="0" distR="0" wp14:anchorId="4A7798AA" wp14:editId="6863297B">
            <wp:extent cx="5725160" cy="3816350"/>
            <wp:effectExtent l="0" t="0" r="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bookmarkStart w:id="983" w:name="_Ref80806617"/>
      <w:bookmarkStart w:id="984" w:name="_Ref80806614"/>
      <w:r w:rsidR="00E20D63" w:rsidRPr="0039364D">
        <w:t xml:space="preserve">Figure </w:t>
      </w:r>
      <w:fldSimple w:instr=" SEQ Figure \* ARABIC ">
        <w:r w:rsidR="00E20D63" w:rsidRPr="00EA2D56">
          <w:t>2</w:t>
        </w:r>
      </w:fldSimple>
      <w:bookmarkEnd w:id="983"/>
      <w:r w:rsidR="00E20D63" w:rsidRPr="0039364D">
        <w:t xml:space="preserve">. Variations in the </w:t>
      </w:r>
      <w:r w:rsidR="00E20D63" w:rsidRPr="0039364D">
        <w:rPr>
          <w:i/>
          <w:iCs/>
        </w:rPr>
        <w:t>Silhouette index</w:t>
      </w:r>
      <w:r w:rsidR="00E20D63" w:rsidRPr="0039364D">
        <w:t xml:space="preserve"> against the number of Clusters (</w:t>
      </w:r>
      <w:r w:rsidR="00E20D63" w:rsidRPr="0039364D">
        <w:rPr>
          <w:i/>
          <w:iCs/>
        </w:rPr>
        <w:t>K</w:t>
      </w:r>
      <w:r w:rsidR="00E20D63" w:rsidRPr="0039364D">
        <w:t>= 2 to 20).</w:t>
      </w:r>
      <w:bookmarkEnd w:id="984"/>
      <w:r w:rsidR="00E20D63" w:rsidRPr="0039364D">
        <w:t xml:space="preserve"> </w:t>
      </w:r>
    </w:p>
    <w:p w14:paraId="03774264" w14:textId="77777777" w:rsidR="00E20D63" w:rsidRPr="0039364D" w:rsidRDefault="00E20D63" w:rsidP="00872147">
      <w:pPr>
        <w:widowControl/>
        <w:wordWrap/>
        <w:autoSpaceDE/>
        <w:autoSpaceDN/>
        <w:spacing w:after="160"/>
      </w:pPr>
      <w:r w:rsidRPr="0039364D">
        <w:br w:type="page"/>
      </w:r>
    </w:p>
    <w:p w14:paraId="113AB02D" w14:textId="70B4E981" w:rsidR="00E20D63" w:rsidRPr="0039364D" w:rsidRDefault="00B34BF7" w:rsidP="00872147">
      <w:r w:rsidRPr="00EA2D56">
        <w:rPr>
          <w:lang w:eastAsia="en-GB"/>
        </w:rPr>
        <w:lastRenderedPageBreak/>
        <w:drawing>
          <wp:inline distT="0" distB="0" distL="0" distR="0" wp14:anchorId="15FAD02A" wp14:editId="48E17292">
            <wp:extent cx="5725160" cy="3816350"/>
            <wp:effectExtent l="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13856A85" w14:textId="77777777" w:rsidR="00E20D63" w:rsidRPr="0039364D" w:rsidRDefault="00E20D63" w:rsidP="00872147">
      <w:pPr>
        <w:pStyle w:val="Caption"/>
      </w:pPr>
      <w:bookmarkStart w:id="985" w:name="_Ref81133981"/>
      <w:r w:rsidRPr="0039364D">
        <w:t xml:space="preserve">Figure </w:t>
      </w:r>
      <w:fldSimple w:instr=" SEQ Figure \* ARABIC ">
        <w:r w:rsidRPr="00EA2D56">
          <w:t>3</w:t>
        </w:r>
      </w:fldSimple>
      <w:bookmarkEnd w:id="985"/>
      <w:r w:rsidRPr="0039364D">
        <w:t>. Average trajectory of mobility change</w:t>
      </w:r>
      <w:r w:rsidR="00690FFC" w:rsidRPr="0039364D">
        <w:t xml:space="preserve"> in each</w:t>
      </w:r>
      <w:r w:rsidRPr="0039364D">
        <w:t xml:space="preserve"> cluster</w:t>
      </w:r>
      <w:r w:rsidR="00690FFC" w:rsidRPr="0039364D">
        <w:t>.</w:t>
      </w:r>
    </w:p>
    <w:p w14:paraId="00541E54" w14:textId="77777777" w:rsidR="00E20D63" w:rsidRPr="0039364D" w:rsidRDefault="00E20D63" w:rsidP="00872147">
      <w:r w:rsidRPr="0039364D">
        <w:rPr>
          <w:sz w:val="20"/>
          <w:szCs w:val="20"/>
        </w:rPr>
        <w:t xml:space="preserve">Note: The temporal trend has been estimated on the basis of </w:t>
      </w:r>
      <w:r w:rsidRPr="0039364D">
        <w:rPr>
          <w:rFonts w:hint="eastAsia"/>
          <w:sz w:val="20"/>
          <w:szCs w:val="20"/>
        </w:rPr>
        <w:t>7</w:t>
      </w:r>
      <w:r w:rsidRPr="0039364D">
        <w:rPr>
          <w:sz w:val="20"/>
          <w:szCs w:val="20"/>
        </w:rPr>
        <w:t xml:space="preserve">-day rolling average mobility levels with the local polynomial regression function (with span </w:t>
      </w:r>
      <w:r w:rsidRPr="0039364D">
        <w:rPr>
          <w:i/>
          <w:iCs/>
          <w:sz w:val="20"/>
          <w:szCs w:val="20"/>
        </w:rPr>
        <w:t>s</w:t>
      </w:r>
      <w:r w:rsidRPr="0039364D">
        <w:rPr>
          <w:sz w:val="20"/>
          <w:szCs w:val="20"/>
        </w:rPr>
        <w:t xml:space="preserve">=0.2). </w:t>
      </w:r>
      <w:commentRangeStart w:id="986"/>
      <w:r w:rsidRPr="0039364D">
        <w:rPr>
          <w:sz w:val="20"/>
          <w:szCs w:val="20"/>
        </w:rPr>
        <w:t>XXX</w:t>
      </w:r>
      <w:commentRangeEnd w:id="986"/>
      <w:r w:rsidRPr="0039364D">
        <w:rPr>
          <w:rStyle w:val="CommentReference"/>
        </w:rPr>
        <w:commentReference w:id="986"/>
      </w:r>
      <w:r w:rsidRPr="0039364D">
        <w:rPr>
          <w:sz w:val="20"/>
          <w:szCs w:val="20"/>
        </w:rPr>
        <w:t>. Dotted vertical lines highlight important days: black – baseline (3 March 2020), and red – start and end of the 2020 Spring lockdown in England.</w:t>
      </w:r>
      <w:r w:rsidRPr="0039364D">
        <w:br w:type="page"/>
      </w:r>
    </w:p>
    <w:p w14:paraId="361C1DDC" w14:textId="14F14ED5" w:rsidR="00690FFC" w:rsidRPr="0039364D" w:rsidRDefault="00B34BF7" w:rsidP="00872147">
      <w:pPr>
        <w:pStyle w:val="Caption"/>
      </w:pPr>
      <w:bookmarkStart w:id="987" w:name="_Ref62944237"/>
      <w:r w:rsidRPr="00EA2D56">
        <w:rPr>
          <w:lang w:eastAsia="en-GB"/>
        </w:rPr>
        <w:lastRenderedPageBreak/>
        <w:drawing>
          <wp:inline distT="0" distB="0" distL="0" distR="0" wp14:anchorId="0F69982B" wp14:editId="3B4303B0">
            <wp:extent cx="5732780" cy="5732780"/>
            <wp:effectExtent l="0" t="0" r="0" b="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732780"/>
                    </a:xfrm>
                    <a:prstGeom prst="rect">
                      <a:avLst/>
                    </a:prstGeom>
                    <a:noFill/>
                    <a:ln>
                      <a:noFill/>
                    </a:ln>
                  </pic:spPr>
                </pic:pic>
              </a:graphicData>
            </a:graphic>
          </wp:inline>
        </w:drawing>
      </w:r>
    </w:p>
    <w:p w14:paraId="6FB2543E" w14:textId="77777777" w:rsidR="00690FFC" w:rsidRPr="0039364D" w:rsidRDefault="00690FFC" w:rsidP="00872147">
      <w:pPr>
        <w:pStyle w:val="Caption"/>
      </w:pPr>
      <w:bookmarkStart w:id="988" w:name="_Ref63168568"/>
      <w:r w:rsidRPr="0039364D">
        <w:t xml:space="preserve">Figure </w:t>
      </w:r>
      <w:bookmarkEnd w:id="987"/>
      <w:bookmarkEnd w:id="988"/>
      <w:r w:rsidRPr="0039364D">
        <w:t>4. Spatial distribution of the clusters.</w:t>
      </w:r>
    </w:p>
    <w:p w14:paraId="2756B627" w14:textId="77777777" w:rsidR="00011717" w:rsidRPr="00005E6E" w:rsidRDefault="00011717" w:rsidP="00872147"/>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Matthias Qian" w:date="2021-03-12T10:59:00Z" w:initials="MQ">
    <w:p w14:paraId="3FEBAB15" w14:textId="77777777" w:rsidR="00CE5B75" w:rsidRPr="0039364D" w:rsidRDefault="00CE5B75" w:rsidP="00DA7915">
      <w:pPr>
        <w:pStyle w:val="CommentText"/>
      </w:pPr>
      <w:r w:rsidRPr="0039364D">
        <w:rPr>
          <w:rStyle w:val="CommentReference"/>
        </w:rPr>
        <w:annotationRef/>
      </w:r>
      <w:r w:rsidRPr="0039364D">
        <w:t>Does this mean that ethnic/racial make-up of population and health-related neighbourhood features are relevant or not?</w:t>
      </w:r>
    </w:p>
  </w:comment>
  <w:comment w:id="63" w:author="Won Do Lee" w:date="2021-03-12T21:22:00Z" w:initials="WDL">
    <w:p w14:paraId="4F0F1254" w14:textId="77777777" w:rsidR="00CE5B75" w:rsidRPr="0039364D" w:rsidRDefault="00CE5B75">
      <w:pPr>
        <w:pStyle w:val="CommentText"/>
      </w:pPr>
      <w:r w:rsidRPr="0039364D">
        <w:rPr>
          <w:rStyle w:val="CommentReference"/>
        </w:rPr>
        <w:annotationRef/>
      </w:r>
      <w:r w:rsidRPr="0039364D">
        <w:rPr>
          <w:rStyle w:val="CommentReference"/>
        </w:rPr>
        <w:t>It also significant variables to influence the choice of behavioural response (i.e. mobility reduction over lockdown), yet the former variables seemed to be more substantial from the MNL model estimation results.</w:t>
      </w:r>
    </w:p>
  </w:comment>
  <w:comment w:id="67" w:author="Won Do Lee" w:date="2023-01-17T23:01:00Z" w:initials="WDL">
    <w:p w14:paraId="103F0838" w14:textId="77777777" w:rsidR="00C025AD" w:rsidRPr="0039364D" w:rsidRDefault="0054616D" w:rsidP="001D29B8">
      <w:pPr>
        <w:pStyle w:val="CommentText"/>
      </w:pPr>
      <w:r w:rsidRPr="0039364D">
        <w:rPr>
          <w:rStyle w:val="CommentReference"/>
        </w:rPr>
        <w:annotationRef/>
      </w:r>
      <w:r w:rsidR="00C025AD" w:rsidRPr="0039364D">
        <w:t>Here, it would be vital to address how and why to assess mobility resilience to COVID-19 with what it means</w:t>
      </w:r>
    </w:p>
  </w:comment>
  <w:comment w:id="68" w:author="Won Do Lee" w:date="2023-01-15T22:48:00Z" w:initials="WDL">
    <w:p w14:paraId="5D2B0ECE" w14:textId="77777777" w:rsidR="00B64EDA" w:rsidRPr="0039364D" w:rsidRDefault="00B64EDA" w:rsidP="001D29B8">
      <w:pPr>
        <w:pStyle w:val="CommentText"/>
      </w:pPr>
      <w:r w:rsidRPr="0039364D">
        <w:rPr>
          <w:rStyle w:val="CommentReference"/>
        </w:rPr>
        <w:annotationRef/>
      </w:r>
      <w:r w:rsidRPr="0039364D">
        <w:t>Policy implications should be placed at discussion and conclusion chapter accounts for journal's scope</w:t>
      </w:r>
    </w:p>
  </w:comment>
  <w:comment w:id="138" w:author="Won Do Lee" w:date="2023-01-15T22:49:00Z" w:initials="WDL">
    <w:p w14:paraId="57E3D318" w14:textId="77777777" w:rsidR="00B64EDA" w:rsidRPr="0039364D" w:rsidRDefault="00B64EDA" w:rsidP="001D29B8">
      <w:pPr>
        <w:pStyle w:val="CommentText"/>
      </w:pPr>
      <w:r w:rsidRPr="0039364D">
        <w:rPr>
          <w:rStyle w:val="CommentReference"/>
        </w:rPr>
        <w:annotationRef/>
      </w:r>
      <w:r w:rsidRPr="0039364D">
        <w:t>Could be excluded while changes in modal split during the COVID-19 pandemic is not a main issue for this paper.</w:t>
      </w:r>
    </w:p>
  </w:comment>
  <w:comment w:id="340" w:author="Won Do Lee" w:date="2023-01-17T23:22:00Z" w:initials="WDL">
    <w:p w14:paraId="5A262CE3" w14:textId="77777777" w:rsidR="0054616D" w:rsidRPr="0039364D" w:rsidRDefault="0054616D">
      <w:pPr>
        <w:pStyle w:val="CommentText"/>
      </w:pPr>
      <w:r w:rsidRPr="0039364D">
        <w:rPr>
          <w:rStyle w:val="CommentReference"/>
        </w:rPr>
        <w:annotationRef/>
      </w:r>
      <w:r w:rsidRPr="0039364D">
        <w:t>V-shaped</w:t>
      </w:r>
    </w:p>
    <w:p w14:paraId="0594F342" w14:textId="77777777" w:rsidR="0054616D" w:rsidRPr="0039364D" w:rsidRDefault="0054616D">
      <w:pPr>
        <w:pStyle w:val="CommentText"/>
      </w:pPr>
      <w:r w:rsidRPr="0039364D">
        <w:t>Resilience</w:t>
      </w:r>
    </w:p>
    <w:p w14:paraId="3E44E8F1" w14:textId="77777777" w:rsidR="0054616D" w:rsidRPr="0039364D" w:rsidRDefault="0054616D" w:rsidP="001D29B8">
      <w:pPr>
        <w:pStyle w:val="CommentText"/>
      </w:pPr>
      <w:r w:rsidRPr="0039364D">
        <w:t>Yes, helps to explain the relationship between trajectories of mobility and socioeconomic inequalities</w:t>
      </w:r>
    </w:p>
  </w:comment>
  <w:comment w:id="384" w:author="Won Do Lee [2]" w:date="2023-08-01T15:17:00Z" w:initials="WDL">
    <w:p w14:paraId="77A7C6C3" w14:textId="77777777" w:rsidR="00725137" w:rsidRDefault="00725137" w:rsidP="009D2B08">
      <w:pPr>
        <w:pStyle w:val="CommentText"/>
      </w:pPr>
      <w:r>
        <w:rPr>
          <w:rStyle w:val="CommentReference"/>
        </w:rPr>
        <w:annotationRef/>
      </w:r>
      <w:r>
        <w:rPr>
          <w:lang w:val="en-US"/>
        </w:rPr>
        <w:t>This paragraph would be not necessary</w:t>
      </w:r>
    </w:p>
  </w:comment>
  <w:comment w:id="472" w:author="Tim Schwanen" w:date="2023-07-13T15:15:00Z" w:initials="TS">
    <w:p w14:paraId="1D30C2A6" w14:textId="6F420302" w:rsidR="006B0717" w:rsidRPr="0039364D" w:rsidRDefault="006B0717">
      <w:pPr>
        <w:pStyle w:val="CommentText"/>
      </w:pPr>
      <w:r w:rsidRPr="0039364D">
        <w:rPr>
          <w:rStyle w:val="CommentReference"/>
        </w:rPr>
        <w:annotationRef/>
      </w:r>
      <w:bookmarkStart w:id="473" w:name="_Hlk140213952"/>
      <w:r w:rsidRPr="0039364D">
        <w:t>To mention earlier – in section 1 or 2:</w:t>
      </w:r>
    </w:p>
    <w:p w14:paraId="72A81053" w14:textId="77777777" w:rsidR="006B0717" w:rsidRPr="0039364D" w:rsidRDefault="006B0717">
      <w:pPr>
        <w:pStyle w:val="CommentText"/>
      </w:pPr>
    </w:p>
    <w:p w14:paraId="34873EEF" w14:textId="77777777" w:rsidR="006B0717" w:rsidRPr="0039364D" w:rsidRDefault="006B0717">
      <w:pPr>
        <w:pStyle w:val="CommentText"/>
      </w:pPr>
      <w:r w:rsidRPr="0039364D">
        <w:t xml:space="preserve">Previous literature highlighted it was highly correlated with socioeconomic status </w:t>
      </w:r>
      <w:r w:rsidRPr="0039364D">
        <w:fldChar w:fldCharType="begin" w:fldLock="1"/>
      </w:r>
      <w:r w:rsidRPr="0039364D">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Pr="0039364D">
        <w:fldChar w:fldCharType="separate"/>
      </w:r>
      <w:r w:rsidRPr="0039364D">
        <w:t>(Huang et al., 2021; Lee et al., 2021)</w:t>
      </w:r>
      <w:r w:rsidRPr="0039364D">
        <w:fldChar w:fldCharType="end"/>
      </w:r>
      <w:r w:rsidRPr="0039364D">
        <w:t xml:space="preserve">, particularly ethnicity compositions and age groups </w:t>
      </w:r>
      <w:r w:rsidRPr="0039364D">
        <w:fldChar w:fldCharType="begin" w:fldLock="1"/>
      </w:r>
      <w:r w:rsidRPr="0039364D">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Pr="0039364D">
        <w:fldChar w:fldCharType="separate"/>
      </w:r>
      <w:r w:rsidRPr="0039364D">
        <w:t>(Harris, 2020; Hong et al., 2021)</w:t>
      </w:r>
      <w:r w:rsidRPr="0039364D">
        <w:fldChar w:fldCharType="end"/>
      </w:r>
      <w:r w:rsidRPr="0039364D">
        <w:t>, which have been explicitly linked to the reduction in mobility. This study uses various socioeconomic characteristics, including the ethnic composition of the LTLA areas.</w:t>
      </w:r>
    </w:p>
    <w:p w14:paraId="43861730" w14:textId="77777777" w:rsidR="006B0717" w:rsidRPr="0039364D" w:rsidRDefault="006B0717">
      <w:pPr>
        <w:pStyle w:val="CommentText"/>
      </w:pPr>
    </w:p>
    <w:p w14:paraId="0A346767" w14:textId="77777777" w:rsidR="006B0717" w:rsidRPr="0039364D" w:rsidRDefault="006B0717">
      <w:pPr>
        <w:pStyle w:val="CommentText"/>
      </w:pPr>
      <w:r w:rsidRPr="0039364D">
        <w:t>Also, COVID-19 infection and mortality rates in a given spatial unit were included to consider the variation in everyday mobility affected by the perceived risk of COVID-19 before government-mandated lockdowns.</w:t>
      </w:r>
      <w:bookmarkEnd w:id="473"/>
    </w:p>
  </w:comment>
  <w:comment w:id="478" w:author="Tim Schwanen" w:date="2023-07-13T16:34:00Z" w:initials="TS">
    <w:p w14:paraId="176FA187" w14:textId="77777777" w:rsidR="00A162FB" w:rsidRPr="0039364D" w:rsidRDefault="00A162FB">
      <w:pPr>
        <w:pStyle w:val="CommentText"/>
      </w:pPr>
      <w:r w:rsidRPr="0039364D">
        <w:rPr>
          <w:rStyle w:val="CommentReference"/>
        </w:rPr>
        <w:annotationRef/>
      </w:r>
      <w:r w:rsidRPr="0039364D">
        <w:t>What is the difference between Ward-1 and Ward-2? Can you add that to the footnote?</w:t>
      </w:r>
    </w:p>
  </w:comment>
  <w:comment w:id="479" w:author="Won Do Lee" w:date="2023-08-01T10:35:00Z" w:initials="WDL">
    <w:p w14:paraId="309479FB" w14:textId="77777777" w:rsidR="00CB6194" w:rsidRPr="0039364D" w:rsidRDefault="00CB6194" w:rsidP="001D29B8">
      <w:pPr>
        <w:pStyle w:val="CommentText"/>
      </w:pPr>
      <w:r w:rsidRPr="0039364D">
        <w:rPr>
          <w:rStyle w:val="CommentReference"/>
        </w:rPr>
        <w:annotationRef/>
      </w:r>
      <w:r w:rsidRPr="0039364D">
        <w:rPr>
          <w:color w:val="1F1F1F"/>
          <w:highlight w:val="white"/>
        </w:rPr>
        <w:t>Both of these algorithms generate clusters by minimising within-cluster variance. Ward-1 considers the distance between the centroids of the clusters, while Ward-2 considers the distance between individual data points. In this study, we used the Ward-1 algorithm, which showed the best Silhouette index.</w:t>
      </w:r>
      <w:r w:rsidRPr="0039364D">
        <w:t xml:space="preserve"> </w:t>
      </w:r>
    </w:p>
  </w:comment>
  <w:comment w:id="496" w:author="Tim Schwanen" w:date="2023-07-13T14:38:00Z" w:initials="TS">
    <w:p w14:paraId="4B186607" w14:textId="77777777" w:rsidR="00561636" w:rsidRPr="0039364D" w:rsidRDefault="00561636">
      <w:pPr>
        <w:pStyle w:val="CommentText"/>
      </w:pPr>
      <w:r w:rsidRPr="0039364D">
        <w:rPr>
          <w:rStyle w:val="CommentReference"/>
        </w:rPr>
        <w:annotationRef/>
      </w:r>
      <w:r w:rsidRPr="0039364D">
        <w:t>I don’t understand what you mean here – can you please rewrite?</w:t>
      </w:r>
    </w:p>
  </w:comment>
  <w:comment w:id="497" w:author="Won Do Lee [2]" w:date="2023-08-01T11:33:00Z" w:initials="WDL">
    <w:p w14:paraId="41B8D74E" w14:textId="77777777" w:rsidR="006B698C" w:rsidRPr="0039364D" w:rsidRDefault="006B698C" w:rsidP="004240EA">
      <w:pPr>
        <w:pStyle w:val="CommentText"/>
      </w:pPr>
      <w:r w:rsidRPr="0039364D">
        <w:rPr>
          <w:rStyle w:val="CommentReference"/>
        </w:rPr>
        <w:annotationRef/>
      </w:r>
      <w:r w:rsidRPr="0039364D">
        <w:t>I have updated the equation from Friedman et al. (2010).</w:t>
      </w:r>
    </w:p>
  </w:comment>
  <w:comment w:id="539" w:author="Tim Schwanen" w:date="2023-07-13T14:43:00Z" w:initials="TS">
    <w:p w14:paraId="020EFE34" w14:textId="4859B887" w:rsidR="00860D28" w:rsidRPr="0039364D" w:rsidRDefault="00860D28">
      <w:pPr>
        <w:pStyle w:val="CommentText"/>
      </w:pPr>
      <w:r w:rsidRPr="0039364D">
        <w:rPr>
          <w:rStyle w:val="CommentReference"/>
        </w:rPr>
        <w:annotationRef/>
      </w:r>
      <w:r w:rsidRPr="0039364D">
        <w:t>If we can’t rank the model predictors, we may have to delete this bit of text?</w:t>
      </w:r>
    </w:p>
  </w:comment>
  <w:comment w:id="540" w:author="Won Do Lee [2]" w:date="2023-08-01T11:34:00Z" w:initials="WDL">
    <w:p w14:paraId="4DCFE997" w14:textId="77777777" w:rsidR="001111FB" w:rsidRPr="0039364D" w:rsidRDefault="006B698C" w:rsidP="00522C38">
      <w:pPr>
        <w:pStyle w:val="CommentText"/>
      </w:pPr>
      <w:r w:rsidRPr="0039364D">
        <w:rPr>
          <w:rStyle w:val="CommentReference"/>
        </w:rPr>
        <w:annotationRef/>
      </w:r>
      <w:r w:rsidR="001111FB" w:rsidRPr="0039364D">
        <w:t>Indeed, I have re-writing the paragraph with condensed sentences.</w:t>
      </w:r>
    </w:p>
  </w:comment>
  <w:comment w:id="578" w:author="Tim Schwanen" w:date="2023-07-13T17:33:00Z" w:initials="TS">
    <w:p w14:paraId="143AB456" w14:textId="35F01E91" w:rsidR="00CC147A" w:rsidRPr="0039364D" w:rsidRDefault="00CC147A">
      <w:pPr>
        <w:pStyle w:val="CommentText"/>
      </w:pPr>
      <w:r w:rsidRPr="0039364D">
        <w:rPr>
          <w:rStyle w:val="CommentReference"/>
        </w:rPr>
        <w:annotationRef/>
      </w:r>
      <w:r w:rsidRPr="0039364D">
        <w:t>Can you add the requested stats to Table 1 and adjust the text as is needed</w:t>
      </w:r>
    </w:p>
  </w:comment>
  <w:comment w:id="579" w:author="Won Do Lee [2]" w:date="2023-08-01T13:15:00Z" w:initials="WDL">
    <w:p w14:paraId="31D108D3" w14:textId="77777777" w:rsidR="00C218D9" w:rsidRPr="0039364D" w:rsidRDefault="00C218D9" w:rsidP="006E2358">
      <w:pPr>
        <w:pStyle w:val="CommentText"/>
      </w:pPr>
      <w:r w:rsidRPr="0039364D">
        <w:rPr>
          <w:rStyle w:val="CommentReference"/>
        </w:rPr>
        <w:annotationRef/>
      </w:r>
      <w:r w:rsidRPr="0039364D">
        <w:t>Updated</w:t>
      </w:r>
    </w:p>
  </w:comment>
  <w:comment w:id="580" w:author="Won Do Lee [2]" w:date="2023-08-01T14:25:00Z" w:initials="WDL">
    <w:p w14:paraId="204AB491" w14:textId="77777777" w:rsidR="00BC4E57" w:rsidRPr="0039364D" w:rsidRDefault="00BC4E57" w:rsidP="003F1496">
      <w:pPr>
        <w:pStyle w:val="CommentText"/>
      </w:pPr>
      <w:r w:rsidRPr="0039364D">
        <w:rPr>
          <w:rStyle w:val="CommentReference"/>
        </w:rPr>
        <w:annotationRef/>
      </w:r>
      <w:r w:rsidRPr="0039364D">
        <w:t>Updated.</w:t>
      </w:r>
    </w:p>
  </w:comment>
  <w:comment w:id="613" w:author="Tim Schwanen" w:date="2023-07-13T17:32:00Z" w:initials="TS">
    <w:p w14:paraId="2B24F780" w14:textId="637694B6" w:rsidR="00CC147A" w:rsidRPr="0039364D" w:rsidRDefault="00CC147A">
      <w:pPr>
        <w:pStyle w:val="CommentText"/>
      </w:pPr>
      <w:r w:rsidRPr="0039364D">
        <w:rPr>
          <w:rStyle w:val="CommentReference"/>
        </w:rPr>
        <w:annotationRef/>
      </w:r>
      <w:r w:rsidRPr="0039364D">
        <w:t>To be added – can you think of reasons?</w:t>
      </w:r>
    </w:p>
  </w:comment>
  <w:comment w:id="617" w:author="Tim Schwanen" w:date="2023-07-13T17:35:00Z" w:initials="TS">
    <w:p w14:paraId="4437B314" w14:textId="77777777" w:rsidR="00CC147A" w:rsidRPr="0039364D" w:rsidRDefault="00CC147A">
      <w:pPr>
        <w:pStyle w:val="CommentText"/>
      </w:pPr>
      <w:r w:rsidRPr="0039364D">
        <w:rPr>
          <w:rStyle w:val="CommentReference"/>
        </w:rPr>
        <w:annotationRef/>
      </w:r>
      <w:r w:rsidRPr="0039364D">
        <w:t>I don’t think your original Figure 4 adds much to the paper, so I would propose to omit it</w:t>
      </w:r>
    </w:p>
  </w:comment>
  <w:comment w:id="618" w:author="Won Do Lee [2]" w:date="2023-08-01T14:13:00Z" w:initials="WDL">
    <w:p w14:paraId="696A5D70" w14:textId="77777777" w:rsidR="006F6074" w:rsidRPr="0039364D" w:rsidRDefault="006F6074" w:rsidP="00AA3F81">
      <w:pPr>
        <w:pStyle w:val="CommentText"/>
      </w:pPr>
      <w:r w:rsidRPr="0039364D">
        <w:rPr>
          <w:rStyle w:val="CommentReference"/>
        </w:rPr>
        <w:annotationRef/>
      </w:r>
      <w:r w:rsidRPr="0039364D">
        <w:t>Okay</w:t>
      </w:r>
    </w:p>
  </w:comment>
  <w:comment w:id="619" w:author="Tim Schwanen" w:date="2023-07-13T17:35:00Z" w:initials="TS">
    <w:p w14:paraId="27DDEE58" w14:textId="052BA36C" w:rsidR="004E4637" w:rsidRPr="0039364D" w:rsidRDefault="004E4637" w:rsidP="004E4637">
      <w:pPr>
        <w:pStyle w:val="CommentText"/>
      </w:pPr>
      <w:r w:rsidRPr="0039364D">
        <w:rPr>
          <w:rStyle w:val="CommentReference"/>
        </w:rPr>
        <w:annotationRef/>
      </w:r>
      <w:r w:rsidRPr="0039364D">
        <w:t>I don’t think your original Figure 4 adds much to the paper, so I would propose to omit it</w:t>
      </w:r>
    </w:p>
  </w:comment>
  <w:comment w:id="620" w:author="Won Do Lee [2]" w:date="2023-08-01T14:53:00Z" w:initials="WDL">
    <w:p w14:paraId="43C75EE7" w14:textId="77777777" w:rsidR="0039364D" w:rsidRPr="0039364D" w:rsidRDefault="0039364D" w:rsidP="0037154D">
      <w:pPr>
        <w:pStyle w:val="CommentText"/>
      </w:pPr>
      <w:r w:rsidRPr="0039364D">
        <w:rPr>
          <w:rStyle w:val="CommentReference"/>
        </w:rPr>
        <w:annotationRef/>
      </w:r>
      <w:r w:rsidRPr="0039364D">
        <w:t>Okay</w:t>
      </w:r>
    </w:p>
  </w:comment>
  <w:comment w:id="622" w:author="Tim Schwanen" w:date="2023-07-13T17:49:00Z" w:initials="TS">
    <w:p w14:paraId="080D64EA" w14:textId="1C8D0D93" w:rsidR="004E4637" w:rsidRPr="0039364D" w:rsidRDefault="004E4637">
      <w:pPr>
        <w:pStyle w:val="CommentText"/>
      </w:pPr>
      <w:r w:rsidRPr="0039364D">
        <w:rPr>
          <w:rStyle w:val="CommentReference"/>
        </w:rPr>
        <w:annotationRef/>
      </w:r>
      <w:r w:rsidRPr="0039364D">
        <w:t>I would suggest the following:</w:t>
      </w:r>
    </w:p>
    <w:p w14:paraId="04E5084E" w14:textId="77777777" w:rsidR="004E4637" w:rsidRPr="0039364D" w:rsidRDefault="004E4637" w:rsidP="004E4637">
      <w:pPr>
        <w:pStyle w:val="CommentText"/>
        <w:numPr>
          <w:ilvl w:val="0"/>
          <w:numId w:val="52"/>
        </w:numPr>
      </w:pPr>
      <w:r w:rsidRPr="0039364D">
        <w:t>We present 2 LASSO model specifications, ne with and one without regional dummies. This will allow us to understand what spatial variables are explaining the regional patterns</w:t>
      </w:r>
    </w:p>
  </w:comment>
  <w:comment w:id="623" w:author="Won Do Lee [2]" w:date="2023-08-01T16:22:00Z" w:initials="WDL">
    <w:p w14:paraId="6331FB97" w14:textId="77777777" w:rsidR="001F639F" w:rsidRDefault="001F639F" w:rsidP="00942DC8">
      <w:pPr>
        <w:pStyle w:val="CommentText"/>
      </w:pPr>
      <w:r>
        <w:rPr>
          <w:rStyle w:val="CommentReference"/>
        </w:rPr>
        <w:annotationRef/>
      </w:r>
      <w:r>
        <w:rPr>
          <w:lang w:val="en-US"/>
        </w:rPr>
        <w:t>Okay, I put two estimation results as a separate file  for your convenience.</w:t>
      </w:r>
    </w:p>
  </w:comment>
  <w:comment w:id="809" w:author="Won Do Lee" w:date="2023-01-19T23:36:00Z" w:initials="WDL">
    <w:p w14:paraId="617C3AA7" w14:textId="3FD685A8" w:rsidR="00005E6E" w:rsidRPr="0039364D" w:rsidRDefault="00005E6E" w:rsidP="001D29B8">
      <w:pPr>
        <w:pStyle w:val="CommentText"/>
      </w:pPr>
      <w:r w:rsidRPr="0039364D">
        <w:rPr>
          <w:rStyle w:val="CommentReference"/>
        </w:rPr>
        <w:annotationRef/>
      </w:r>
      <w:r w:rsidRPr="0039364D">
        <w:t>The discussion of mobility resilience to COVID-19 would be updated.</w:t>
      </w:r>
    </w:p>
  </w:comment>
  <w:comment w:id="923" w:author="Tim Schwanen" w:date="2021-03-14T16:07:00Z" w:initials="DTS">
    <w:p w14:paraId="75E2F9D9" w14:textId="77777777" w:rsidR="00CE5B75" w:rsidRPr="0039364D" w:rsidRDefault="00CE5B75" w:rsidP="00554EB6">
      <w:pPr>
        <w:pStyle w:val="CommentText"/>
      </w:pPr>
      <w:r w:rsidRPr="0039364D">
        <w:rPr>
          <w:rStyle w:val="CommentReference"/>
        </w:rPr>
        <w:annotationRef/>
      </w:r>
      <w:r w:rsidRPr="0039364D">
        <w:t>The rise &amp; bounce-back in mobility started earlier, before the stay-at-home order was relaxed by national government. This is important to bring out and we may want to speculate on the reasons for this earlier-than-officially-allowed bounce-back</w:t>
      </w:r>
    </w:p>
  </w:comment>
  <w:comment w:id="979" w:author="Won Do Lee" w:date="2023-01-19T23:37:00Z" w:initials="WDL">
    <w:p w14:paraId="1F97EA3A" w14:textId="77777777" w:rsidR="00005E6E" w:rsidRPr="0039364D" w:rsidRDefault="00005E6E" w:rsidP="001D29B8">
      <w:pPr>
        <w:pStyle w:val="CommentText"/>
      </w:pPr>
      <w:r w:rsidRPr="0039364D">
        <w:rPr>
          <w:rStyle w:val="CommentReference"/>
        </w:rPr>
        <w:annotationRef/>
      </w:r>
      <w:r w:rsidRPr="0039364D">
        <w:t>Suggested policy implication for sustainable and resilient urban management would be described here.</w:t>
      </w:r>
    </w:p>
  </w:comment>
  <w:comment w:id="982" w:author="Tim Schwanen" w:date="2023-07-13T15:30:00Z" w:initials="TS">
    <w:p w14:paraId="2201783B" w14:textId="77777777" w:rsidR="00A162FB" w:rsidRPr="0039364D" w:rsidRDefault="00A162FB" w:rsidP="00A162FB">
      <w:pPr>
        <w:pStyle w:val="CommentText"/>
      </w:pPr>
      <w:r w:rsidRPr="0039364D">
        <w:rPr>
          <w:rStyle w:val="CommentReference"/>
        </w:rPr>
        <w:annotationRef/>
      </w:r>
      <w:r w:rsidRPr="0039364D">
        <w:t>Why does this graph have data for all of 2020 whereas we previously say the data only refer to Jan-Jun 2020? It would be helpful of you could a sentence here.</w:t>
      </w:r>
    </w:p>
  </w:comment>
  <w:comment w:id="986" w:author="Tim Schwanen" w:date="2023-07-13T16:47:00Z" w:initials="TS">
    <w:p w14:paraId="2D6E3C03" w14:textId="77777777" w:rsidR="00E20D63" w:rsidRDefault="00E20D63">
      <w:pPr>
        <w:pStyle w:val="CommentText"/>
      </w:pPr>
      <w:r w:rsidRPr="0039364D">
        <w:rPr>
          <w:rStyle w:val="CommentReference"/>
        </w:rPr>
        <w:annotationRef/>
      </w:r>
      <w:r w:rsidRPr="0039364D">
        <w:t>Can you add a sentence to indicate what the block line, colour bars, white bars and white squares denote?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EBAB15" w15:done="0"/>
  <w15:commentEx w15:paraId="4F0F1254" w15:paraIdParent="3FEBAB15" w15:done="0"/>
  <w15:commentEx w15:paraId="103F0838" w15:done="0"/>
  <w15:commentEx w15:paraId="5D2B0ECE" w15:done="0"/>
  <w15:commentEx w15:paraId="57E3D318" w15:done="0"/>
  <w15:commentEx w15:paraId="3E44E8F1" w15:done="0"/>
  <w15:commentEx w15:paraId="77A7C6C3" w15:done="0"/>
  <w15:commentEx w15:paraId="0A346767" w15:done="0"/>
  <w15:commentEx w15:paraId="176FA187" w15:done="0"/>
  <w15:commentEx w15:paraId="309479FB" w15:paraIdParent="176FA187" w15:done="0"/>
  <w15:commentEx w15:paraId="4B186607" w15:done="0"/>
  <w15:commentEx w15:paraId="41B8D74E" w15:paraIdParent="4B186607" w15:done="0"/>
  <w15:commentEx w15:paraId="020EFE34" w15:done="0"/>
  <w15:commentEx w15:paraId="4DCFE997" w15:paraIdParent="020EFE34" w15:done="0"/>
  <w15:commentEx w15:paraId="143AB456" w15:done="0"/>
  <w15:commentEx w15:paraId="31D108D3" w15:paraIdParent="143AB456" w15:done="0"/>
  <w15:commentEx w15:paraId="204AB491" w15:done="0"/>
  <w15:commentEx w15:paraId="2B24F780" w15:done="0"/>
  <w15:commentEx w15:paraId="4437B314" w15:done="0"/>
  <w15:commentEx w15:paraId="696A5D70" w15:paraIdParent="4437B314" w15:done="0"/>
  <w15:commentEx w15:paraId="27DDEE58" w15:done="0"/>
  <w15:commentEx w15:paraId="43C75EE7" w15:paraIdParent="27DDEE58" w15:done="0"/>
  <w15:commentEx w15:paraId="04E5084E" w15:done="0"/>
  <w15:commentEx w15:paraId="6331FB97" w15:paraIdParent="04E5084E" w15:done="0"/>
  <w15:commentEx w15:paraId="617C3AA7" w15:done="0"/>
  <w15:commentEx w15:paraId="75E2F9D9" w15:done="0"/>
  <w15:commentEx w15:paraId="1F97EA3A" w15:done="0"/>
  <w15:commentEx w15:paraId="2201783B" w15:done="0"/>
  <w15:commentEx w15:paraId="2D6E3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3A08E" w16cex:dateUtc="2023-08-01T06:17:00Z"/>
  <w16cex:commentExtensible w16cex:durableId="28736BFA" w16cex:dateUtc="2023-08-01T02:33:00Z"/>
  <w16cex:commentExtensible w16cex:durableId="28736C29" w16cex:dateUtc="2023-08-01T02:34:00Z"/>
  <w16cex:commentExtensible w16cex:durableId="287383DE" w16cex:dateUtc="2023-08-01T04:15:00Z"/>
  <w16cex:commentExtensible w16cex:durableId="2873944B" w16cex:dateUtc="2023-08-01T05:25:00Z"/>
  <w16cex:commentExtensible w16cex:durableId="28739198" w16cex:dateUtc="2023-08-01T05:13:00Z"/>
  <w16cex:commentExtensible w16cex:durableId="28739AE0" w16cex:dateUtc="2023-08-01T05:53:00Z"/>
  <w16cex:commentExtensible w16cex:durableId="2873AFD9" w16cex:dateUtc="2023-08-01T0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EBAB15" w16cid:durableId="23F5C803"/>
  <w16cid:commentId w16cid:paraId="4F0F1254" w16cid:durableId="23F65A07"/>
  <w16cid:commentId w16cid:paraId="103F0838" w16cid:durableId="2771A739"/>
  <w16cid:commentId w16cid:paraId="5D2B0ECE" w16cid:durableId="276F0156"/>
  <w16cid:commentId w16cid:paraId="57E3D318" w16cid:durableId="276F0189"/>
  <w16cid:commentId w16cid:paraId="3E44E8F1" w16cid:durableId="2771AC50"/>
  <w16cid:commentId w16cid:paraId="77A7C6C3" w16cid:durableId="2873A08E"/>
  <w16cid:commentId w16cid:paraId="0A346767" w16cid:durableId="285A939A"/>
  <w16cid:commentId w16cid:paraId="176FA187" w16cid:durableId="285AA626"/>
  <w16cid:commentId w16cid:paraId="309479FB" w16cid:durableId="28735E62"/>
  <w16cid:commentId w16cid:paraId="4B186607" w16cid:durableId="285A8AF6"/>
  <w16cid:commentId w16cid:paraId="41B8D74E" w16cid:durableId="28736BFA"/>
  <w16cid:commentId w16cid:paraId="020EFE34" w16cid:durableId="285A8C22"/>
  <w16cid:commentId w16cid:paraId="4DCFE997" w16cid:durableId="28736C29"/>
  <w16cid:commentId w16cid:paraId="143AB456" w16cid:durableId="285AB3CD"/>
  <w16cid:commentId w16cid:paraId="31D108D3" w16cid:durableId="287383DE"/>
  <w16cid:commentId w16cid:paraId="204AB491" w16cid:durableId="2873944B"/>
  <w16cid:commentId w16cid:paraId="2B24F780" w16cid:durableId="285AB3C1"/>
  <w16cid:commentId w16cid:paraId="4437B314" w16cid:durableId="285AB44B"/>
  <w16cid:commentId w16cid:paraId="696A5D70" w16cid:durableId="28739198"/>
  <w16cid:commentId w16cid:paraId="27DDEE58" w16cid:durableId="285AB76E"/>
  <w16cid:commentId w16cid:paraId="43C75EE7" w16cid:durableId="28739AE0"/>
  <w16cid:commentId w16cid:paraId="04E5084E" w16cid:durableId="285AB7BA"/>
  <w16cid:commentId w16cid:paraId="6331FB97" w16cid:durableId="2873AFD9"/>
  <w16cid:commentId w16cid:paraId="617C3AA7" w16cid:durableId="27745263"/>
  <w16cid:commentId w16cid:paraId="75E2F9D9" w16cid:durableId="23F99A8E"/>
  <w16cid:commentId w16cid:paraId="1F97EA3A" w16cid:durableId="277452A9"/>
  <w16cid:commentId w16cid:paraId="2201783B" w16cid:durableId="285A9714"/>
  <w16cid:commentId w16cid:paraId="2D6E3C03" w16cid:durableId="285AA9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7E5E9" w14:textId="77777777" w:rsidR="008209C7" w:rsidRPr="0039364D" w:rsidRDefault="008209C7" w:rsidP="00DD1B16">
      <w:r w:rsidRPr="0039364D">
        <w:separator/>
      </w:r>
    </w:p>
  </w:endnote>
  <w:endnote w:type="continuationSeparator" w:id="0">
    <w:p w14:paraId="5B97AA1A" w14:textId="77777777" w:rsidR="008209C7" w:rsidRPr="0039364D" w:rsidRDefault="008209C7" w:rsidP="00DD1B16">
      <w:r w:rsidRPr="0039364D">
        <w:continuationSeparator/>
      </w:r>
    </w:p>
  </w:endnote>
  <w:endnote w:type="continuationNotice" w:id="1">
    <w:p w14:paraId="2759A575" w14:textId="77777777" w:rsidR="008209C7" w:rsidRPr="0039364D" w:rsidRDefault="008209C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Malgun Gothic"/>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439EF" w14:textId="77777777" w:rsidR="008209C7" w:rsidRPr="0039364D" w:rsidRDefault="008209C7" w:rsidP="00DD1B16">
      <w:r w:rsidRPr="0039364D">
        <w:separator/>
      </w:r>
    </w:p>
  </w:footnote>
  <w:footnote w:type="continuationSeparator" w:id="0">
    <w:p w14:paraId="7531C50D" w14:textId="77777777" w:rsidR="008209C7" w:rsidRPr="0039364D" w:rsidRDefault="008209C7" w:rsidP="00DD1B16">
      <w:r w:rsidRPr="0039364D">
        <w:continuationSeparator/>
      </w:r>
    </w:p>
  </w:footnote>
  <w:footnote w:type="continuationNotice" w:id="1">
    <w:p w14:paraId="61C7929B" w14:textId="77777777" w:rsidR="008209C7" w:rsidRPr="0039364D" w:rsidRDefault="008209C7">
      <w:pPr>
        <w:spacing w:line="240" w:lineRule="auto"/>
      </w:pPr>
    </w:p>
  </w:footnote>
  <w:footnote w:id="2">
    <w:p w14:paraId="2E22782E" w14:textId="77777777" w:rsidR="00CE5B75" w:rsidRPr="0039364D" w:rsidRDefault="00CE5B75">
      <w:pPr>
        <w:pStyle w:val="FootnoteText"/>
      </w:pPr>
      <w:r w:rsidRPr="0039364D">
        <w:rPr>
          <w:rStyle w:val="FootnoteReference"/>
        </w:rPr>
        <w:footnoteRef/>
      </w:r>
      <w:r w:rsidRPr="0039364D">
        <w:t xml:space="preserve"> Transport Studies Unit, School of Geography and the Environment, University of Oxford.</w:t>
      </w:r>
    </w:p>
  </w:footnote>
  <w:footnote w:id="3">
    <w:p w14:paraId="7B6952F3" w14:textId="77777777" w:rsidR="00CE5B75" w:rsidRPr="0039364D" w:rsidRDefault="00CE5B75">
      <w:pPr>
        <w:pStyle w:val="FootnoteText"/>
      </w:pPr>
      <w:r w:rsidRPr="0039364D">
        <w:rPr>
          <w:rStyle w:val="FootnoteReference"/>
        </w:rPr>
        <w:footnoteRef/>
      </w:r>
      <w:r w:rsidRPr="0039364D">
        <w:t xml:space="preserve"> Saïd Business School, University of Oxford.</w:t>
      </w:r>
    </w:p>
  </w:footnote>
  <w:footnote w:id="4">
    <w:p w14:paraId="12A0371B" w14:textId="77777777" w:rsidR="00CE5B75" w:rsidRPr="0039364D" w:rsidRDefault="00CE5B75" w:rsidP="009C175D">
      <w:pPr>
        <w:pStyle w:val="FootnoteText"/>
        <w:jc w:val="both"/>
      </w:pPr>
      <w:r w:rsidRPr="0039364D">
        <w:rPr>
          <w:vertAlign w:val="superscript"/>
        </w:rPr>
        <w:footnoteRef/>
      </w:r>
      <w:r w:rsidRPr="0039364D">
        <w:t xml:space="preserve"> </w:t>
      </w:r>
      <w:r w:rsidR="00E76D99" w:rsidRPr="0039364D">
        <w:t>Anonymised</w:t>
      </w:r>
      <w:r w:rsidRPr="0039364D">
        <w:t xml:space="preserve"> mobile phone location data</w:t>
      </w:r>
      <w:r w:rsidR="00E76D99" w:rsidRPr="0039364D">
        <w:t xml:space="preserve"> provided by </w:t>
      </w:r>
      <w:r w:rsidRPr="0039364D">
        <w:t>a large British mobile phone</w:t>
      </w:r>
      <w:r w:rsidR="00E76D99" w:rsidRPr="0039364D">
        <w:t xml:space="preserve"> company</w:t>
      </w:r>
      <w:r w:rsidRPr="0039364D">
        <w:t>.</w:t>
      </w:r>
    </w:p>
  </w:footnote>
  <w:footnote w:id="5">
    <w:p w14:paraId="276EBFFB" w14:textId="77777777" w:rsidR="00CE5B75" w:rsidRPr="0039364D" w:rsidRDefault="00CE5B75" w:rsidP="009C175D">
      <w:pPr>
        <w:pStyle w:val="FootnoteText"/>
      </w:pPr>
      <w:r w:rsidRPr="0039364D">
        <w:rPr>
          <w:vertAlign w:val="superscript"/>
        </w:rPr>
        <w:footnoteRef/>
      </w:r>
      <w:r w:rsidRPr="0039364D">
        <w:t xml:space="preserve"> </w:t>
      </w:r>
      <w:r w:rsidR="00052EAC" w:rsidRPr="0039364D">
        <w:t xml:space="preserve">For this study &gt;2% percent of the population has been sub-sampled from the users of a large British mobile phone provider, stratified by Lower Tier Local Authorities in England. The London boroughs of </w:t>
      </w:r>
      <w:r w:rsidRPr="0039364D">
        <w:rPr>
          <w:i/>
          <w:iCs/>
        </w:rPr>
        <w:t>City of London</w:t>
      </w:r>
      <w:r w:rsidRPr="0039364D">
        <w:t xml:space="preserve"> and </w:t>
      </w:r>
      <w:r w:rsidRPr="0039364D">
        <w:rPr>
          <w:i/>
          <w:iCs/>
        </w:rPr>
        <w:t xml:space="preserve">Hackney </w:t>
      </w:r>
      <w:r w:rsidR="00052EAC" w:rsidRPr="0039364D">
        <w:rPr>
          <w:i/>
          <w:iCs/>
        </w:rPr>
        <w:t xml:space="preserve">have been </w:t>
      </w:r>
      <w:r w:rsidRPr="0039364D">
        <w:t>combined due to small population sizes</w:t>
      </w:r>
      <w:r w:rsidR="00052EAC" w:rsidRPr="0039364D">
        <w:t>; the same has been done for</w:t>
      </w:r>
      <w:r w:rsidRPr="0039364D">
        <w:t xml:space="preserve"> </w:t>
      </w:r>
      <w:r w:rsidRPr="0039364D">
        <w:rPr>
          <w:i/>
          <w:iCs/>
        </w:rPr>
        <w:t xml:space="preserve">Cornwall </w:t>
      </w:r>
      <w:r w:rsidRPr="0039364D">
        <w:t>and</w:t>
      </w:r>
      <w:r w:rsidRPr="0039364D">
        <w:rPr>
          <w:i/>
          <w:iCs/>
        </w:rPr>
        <w:t xml:space="preserve"> Isles of Scilly</w:t>
      </w:r>
      <w:r w:rsidRPr="0039364D">
        <w:t>.</w:t>
      </w:r>
    </w:p>
  </w:footnote>
  <w:footnote w:id="6">
    <w:p w14:paraId="5EC7CA5C" w14:textId="77777777" w:rsidR="00CE5B75" w:rsidRPr="0039364D" w:rsidRDefault="00CE5B75" w:rsidP="003D7B05">
      <w:pPr>
        <w:pStyle w:val="FootnoteText"/>
        <w:rPr>
          <w:rFonts w:ascii="Arial" w:hAnsi="Arial" w:cs="Arial"/>
        </w:rPr>
      </w:pPr>
      <w:r w:rsidRPr="0039364D">
        <w:rPr>
          <w:rStyle w:val="FootnoteReference"/>
        </w:rPr>
        <w:footnoteRef/>
      </w:r>
      <w:r w:rsidRPr="0039364D">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w:t>
      </w:r>
      <w:r w:rsidR="006B0717" w:rsidRPr="0039364D">
        <w:t>an LTLA based on</w:t>
      </w:r>
      <w:r w:rsidRPr="0039364D">
        <w:t xml:space="preserve"> its location.</w:t>
      </w:r>
    </w:p>
  </w:footnote>
  <w:footnote w:id="7">
    <w:p w14:paraId="31AB24E2" w14:textId="77777777" w:rsidR="00A162FB" w:rsidRPr="005D5C25" w:rsidRDefault="00A162FB" w:rsidP="003D7B05">
      <w:pPr>
        <w:pStyle w:val="FootnoteText"/>
        <w:rPr>
          <w:color w:val="000000"/>
        </w:rPr>
      </w:pPr>
      <w:r w:rsidRPr="0039364D">
        <w:rPr>
          <w:rStyle w:val="FootnoteReference"/>
        </w:rPr>
        <w:footnoteRef/>
      </w:r>
      <w:r w:rsidRPr="0039364D">
        <w:t xml:space="preserve"> Nearest-neighbour or Single-linkage Method, Furthest-neighbour or Complete-linkage Method, Average-linkage Method, McQuitty’s Method, Centroid Sorting Method, Gower’s Median Method, and Ward’s method.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0CE54" w14:textId="77777777" w:rsidR="00CE5B75" w:rsidRPr="0039364D" w:rsidRDefault="00CE5B75" w:rsidP="00B72AFA">
    <w:pPr>
      <w:tabs>
        <w:tab w:val="center" w:pos="4513"/>
        <w:tab w:val="right" w:pos="9026"/>
      </w:tabs>
      <w:jc w:val="center"/>
      <w:rPr>
        <w:lang w:eastAsia="en-GB"/>
        <w:rPrChange w:id="808" w:author="Won Do Lee [2]" w:date="2023-08-01T14:56:00Z">
          <w:rPr>
            <w:noProof/>
            <w:lang w:eastAsia="en-GB"/>
          </w:rPr>
        </w:rPrChang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01D3B"/>
    <w:multiLevelType w:val="hybridMultilevel"/>
    <w:tmpl w:val="1E225154"/>
    <w:lvl w:ilvl="0" w:tplc="08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6C0D7C"/>
    <w:multiLevelType w:val="hybridMultilevel"/>
    <w:tmpl w:val="E0A013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3423D3"/>
    <w:multiLevelType w:val="hybridMultilevel"/>
    <w:tmpl w:val="05421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00349D4"/>
    <w:multiLevelType w:val="hybridMultilevel"/>
    <w:tmpl w:val="EA708690"/>
    <w:lvl w:ilvl="0" w:tplc="C22A64A8">
      <w:start w:val="1"/>
      <w:numFmt w:val="bullet"/>
      <w:lvlText w:val="-"/>
      <w:lvlJc w:val="left"/>
      <w:rPr>
        <w:rFonts w:ascii="Calibri" w:eastAsia="맑은 고딕"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DE58DB"/>
    <w:multiLevelType w:val="hybridMultilevel"/>
    <w:tmpl w:val="3C76FB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BD1B1C"/>
    <w:multiLevelType w:val="hybridMultilevel"/>
    <w:tmpl w:val="64C09F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381E2780"/>
    <w:multiLevelType w:val="hybridMultilevel"/>
    <w:tmpl w:val="0100D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40011779"/>
    <w:multiLevelType w:val="hybridMultilevel"/>
    <w:tmpl w:val="7FF8B2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1526EAE"/>
    <w:multiLevelType w:val="hybridMultilevel"/>
    <w:tmpl w:val="C62410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5"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15:restartNumberingAfterBreak="0">
    <w:nsid w:val="7ED50F85"/>
    <w:multiLevelType w:val="hybridMultilevel"/>
    <w:tmpl w:val="339446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0" w15:restartNumberingAfterBreak="0">
    <w:nsid w:val="7FA237E3"/>
    <w:multiLevelType w:val="hybridMultilevel"/>
    <w:tmpl w:val="972299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43304284">
    <w:abstractNumId w:val="10"/>
  </w:num>
  <w:num w:numId="2" w16cid:durableId="1852984807">
    <w:abstractNumId w:val="4"/>
  </w:num>
  <w:num w:numId="3" w16cid:durableId="1724713788">
    <w:abstractNumId w:val="33"/>
  </w:num>
  <w:num w:numId="4" w16cid:durableId="818112487">
    <w:abstractNumId w:val="15"/>
  </w:num>
  <w:num w:numId="5" w16cid:durableId="1468694445">
    <w:abstractNumId w:val="35"/>
  </w:num>
  <w:num w:numId="6" w16cid:durableId="1547135489">
    <w:abstractNumId w:val="25"/>
  </w:num>
  <w:num w:numId="7" w16cid:durableId="2101945117">
    <w:abstractNumId w:val="0"/>
  </w:num>
  <w:num w:numId="8" w16cid:durableId="1533768559">
    <w:abstractNumId w:val="3"/>
  </w:num>
  <w:num w:numId="9" w16cid:durableId="744568902">
    <w:abstractNumId w:val="0"/>
    <w:lvlOverride w:ilvl="0">
      <w:startOverride w:val="1"/>
    </w:lvlOverride>
  </w:num>
  <w:num w:numId="10" w16cid:durableId="618685114">
    <w:abstractNumId w:val="14"/>
  </w:num>
  <w:num w:numId="11" w16cid:durableId="1098520712">
    <w:abstractNumId w:val="9"/>
  </w:num>
  <w:num w:numId="12" w16cid:durableId="1231846132">
    <w:abstractNumId w:val="5"/>
  </w:num>
  <w:num w:numId="13" w16cid:durableId="994921275">
    <w:abstractNumId w:val="40"/>
  </w:num>
  <w:num w:numId="14" w16cid:durableId="1381327092">
    <w:abstractNumId w:val="8"/>
  </w:num>
  <w:num w:numId="15" w16cid:durableId="1166431724">
    <w:abstractNumId w:val="43"/>
  </w:num>
  <w:num w:numId="16" w16cid:durableId="1939870428">
    <w:abstractNumId w:val="21"/>
  </w:num>
  <w:num w:numId="17" w16cid:durableId="1012804825">
    <w:abstractNumId w:val="22"/>
  </w:num>
  <w:num w:numId="18" w16cid:durableId="721827801">
    <w:abstractNumId w:val="6"/>
  </w:num>
  <w:num w:numId="19" w16cid:durableId="1153958060">
    <w:abstractNumId w:val="29"/>
  </w:num>
  <w:num w:numId="20" w16cid:durableId="1812752746">
    <w:abstractNumId w:val="44"/>
  </w:num>
  <w:num w:numId="21" w16cid:durableId="1744452135">
    <w:abstractNumId w:val="36"/>
  </w:num>
  <w:num w:numId="22" w16cid:durableId="533470057">
    <w:abstractNumId w:val="27"/>
  </w:num>
  <w:num w:numId="23" w16cid:durableId="798378230">
    <w:abstractNumId w:val="18"/>
  </w:num>
  <w:num w:numId="24" w16cid:durableId="1098328253">
    <w:abstractNumId w:val="37"/>
  </w:num>
  <w:num w:numId="25" w16cid:durableId="604193800">
    <w:abstractNumId w:val="1"/>
  </w:num>
  <w:num w:numId="26" w16cid:durableId="911619345">
    <w:abstractNumId w:val="32"/>
  </w:num>
  <w:num w:numId="27" w16cid:durableId="165560322">
    <w:abstractNumId w:val="12"/>
  </w:num>
  <w:num w:numId="28" w16cid:durableId="1383285443">
    <w:abstractNumId w:val="12"/>
    <w:lvlOverride w:ilvl="0">
      <w:startOverride w:val="1"/>
    </w:lvlOverride>
  </w:num>
  <w:num w:numId="29" w16cid:durableId="1991014003">
    <w:abstractNumId w:val="12"/>
    <w:lvlOverride w:ilvl="0">
      <w:startOverride w:val="1"/>
    </w:lvlOverride>
  </w:num>
  <w:num w:numId="30" w16cid:durableId="1691374997">
    <w:abstractNumId w:val="12"/>
    <w:lvlOverride w:ilvl="0">
      <w:startOverride w:val="1"/>
    </w:lvlOverride>
  </w:num>
  <w:num w:numId="31" w16cid:durableId="1881623413">
    <w:abstractNumId w:val="48"/>
  </w:num>
  <w:num w:numId="32" w16cid:durableId="2075466213">
    <w:abstractNumId w:val="20"/>
  </w:num>
  <w:num w:numId="33" w16cid:durableId="352533845">
    <w:abstractNumId w:val="34"/>
  </w:num>
  <w:num w:numId="34" w16cid:durableId="795566417">
    <w:abstractNumId w:val="17"/>
  </w:num>
  <w:num w:numId="35" w16cid:durableId="493763617">
    <w:abstractNumId w:val="48"/>
  </w:num>
  <w:num w:numId="36" w16cid:durableId="2135058233">
    <w:abstractNumId w:val="48"/>
  </w:num>
  <w:num w:numId="37" w16cid:durableId="996418721">
    <w:abstractNumId w:val="48"/>
  </w:num>
  <w:num w:numId="38" w16cid:durableId="2131703484">
    <w:abstractNumId w:val="48"/>
  </w:num>
  <w:num w:numId="39" w16cid:durableId="2057312003">
    <w:abstractNumId w:val="48"/>
  </w:num>
  <w:num w:numId="40" w16cid:durableId="236944908">
    <w:abstractNumId w:val="48"/>
    <w:lvlOverride w:ilvl="0">
      <w:startOverride w:val="1"/>
    </w:lvlOverride>
  </w:num>
  <w:num w:numId="41" w16cid:durableId="1616062835">
    <w:abstractNumId w:val="19"/>
  </w:num>
  <w:num w:numId="42" w16cid:durableId="1286692524">
    <w:abstractNumId w:val="38"/>
  </w:num>
  <w:num w:numId="43" w16cid:durableId="1006056620">
    <w:abstractNumId w:val="45"/>
  </w:num>
  <w:num w:numId="44" w16cid:durableId="1603495415">
    <w:abstractNumId w:val="28"/>
  </w:num>
  <w:num w:numId="45" w16cid:durableId="2046716222">
    <w:abstractNumId w:val="26"/>
  </w:num>
  <w:num w:numId="46" w16cid:durableId="725567300">
    <w:abstractNumId w:val="42"/>
  </w:num>
  <w:num w:numId="47" w16cid:durableId="1259174770">
    <w:abstractNumId w:val="48"/>
  </w:num>
  <w:num w:numId="48" w16cid:durableId="668946251">
    <w:abstractNumId w:val="47"/>
  </w:num>
  <w:num w:numId="49" w16cid:durableId="803350656">
    <w:abstractNumId w:val="46"/>
  </w:num>
  <w:num w:numId="50" w16cid:durableId="1715884523">
    <w:abstractNumId w:val="41"/>
  </w:num>
  <w:num w:numId="51" w16cid:durableId="1629310584">
    <w:abstractNumId w:val="31"/>
  </w:num>
  <w:num w:numId="52" w16cid:durableId="276181596">
    <w:abstractNumId w:val="13"/>
  </w:num>
  <w:num w:numId="53" w16cid:durableId="878082447">
    <w:abstractNumId w:val="49"/>
  </w:num>
  <w:num w:numId="54" w16cid:durableId="847064929">
    <w:abstractNumId w:val="2"/>
  </w:num>
  <w:num w:numId="55" w16cid:durableId="1049504">
    <w:abstractNumId w:val="23"/>
  </w:num>
  <w:num w:numId="56" w16cid:durableId="1474373159">
    <w:abstractNumId w:val="39"/>
  </w:num>
  <w:num w:numId="57" w16cid:durableId="646863128">
    <w:abstractNumId w:val="16"/>
  </w:num>
  <w:num w:numId="58" w16cid:durableId="2144304429">
    <w:abstractNumId w:val="7"/>
  </w:num>
  <w:num w:numId="59" w16cid:durableId="153646220">
    <w:abstractNumId w:val="50"/>
  </w:num>
  <w:num w:numId="60" w16cid:durableId="833109634">
    <w:abstractNumId w:val="30"/>
  </w:num>
  <w:num w:numId="61" w16cid:durableId="1652248348">
    <w:abstractNumId w:val="24"/>
  </w:num>
  <w:num w:numId="62" w16cid:durableId="1646618818">
    <w:abstractNumId w:val="1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Won Do Lee [2]">
    <w15:presenceInfo w15:providerId="Windows Live" w15:userId="d30fb5f442c9e2c5"/>
  </w15:person>
  <w15:person w15:author="Tim Schwanen">
    <w15:presenceInfo w15:providerId="AD" w15:userId="S::cenv0125@ox.ac.uk::3a21ca14-adfe-4e37-8dfa-82dcf3b0e8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50"/>
  </w:hdrShapeDefaults>
  <w:footnotePr>
    <w:numFmt w:val="chicago"/>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MjOytDS3MDM0NDZV0lEKTi0uzszPAykwM6oFADD9vNgtAAAA"/>
  </w:docVars>
  <w:rsids>
    <w:rsidRoot w:val="00856889"/>
    <w:rsid w:val="00000964"/>
    <w:rsid w:val="00001BA0"/>
    <w:rsid w:val="00001DE0"/>
    <w:rsid w:val="00002B6F"/>
    <w:rsid w:val="00002BFA"/>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66F"/>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6BA6"/>
    <w:rsid w:val="000470C9"/>
    <w:rsid w:val="00047ADA"/>
    <w:rsid w:val="00047C67"/>
    <w:rsid w:val="000522CD"/>
    <w:rsid w:val="0005255F"/>
    <w:rsid w:val="00052EAC"/>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3B77"/>
    <w:rsid w:val="00074A58"/>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B7E5A"/>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1B0"/>
    <w:rsid w:val="00106A85"/>
    <w:rsid w:val="00106D45"/>
    <w:rsid w:val="00107365"/>
    <w:rsid w:val="00107504"/>
    <w:rsid w:val="001075C2"/>
    <w:rsid w:val="00107BDD"/>
    <w:rsid w:val="00107D59"/>
    <w:rsid w:val="00107DE8"/>
    <w:rsid w:val="00107E76"/>
    <w:rsid w:val="00107FD6"/>
    <w:rsid w:val="00110D6E"/>
    <w:rsid w:val="00110D89"/>
    <w:rsid w:val="001111FB"/>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B74"/>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0C6"/>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869"/>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6D9A"/>
    <w:rsid w:val="001C713A"/>
    <w:rsid w:val="001C71A2"/>
    <w:rsid w:val="001C74AE"/>
    <w:rsid w:val="001C7639"/>
    <w:rsid w:val="001C7A17"/>
    <w:rsid w:val="001C7DFC"/>
    <w:rsid w:val="001D0920"/>
    <w:rsid w:val="001D0C3E"/>
    <w:rsid w:val="001D0F6F"/>
    <w:rsid w:val="001D17C2"/>
    <w:rsid w:val="001D29B8"/>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39F"/>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3E84"/>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1A73"/>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545"/>
    <w:rsid w:val="0026581D"/>
    <w:rsid w:val="00265910"/>
    <w:rsid w:val="002659F9"/>
    <w:rsid w:val="00265D67"/>
    <w:rsid w:val="00265DD5"/>
    <w:rsid w:val="00266028"/>
    <w:rsid w:val="002677C9"/>
    <w:rsid w:val="002700D3"/>
    <w:rsid w:val="00270360"/>
    <w:rsid w:val="002706E8"/>
    <w:rsid w:val="00270E83"/>
    <w:rsid w:val="002713ED"/>
    <w:rsid w:val="00271D9A"/>
    <w:rsid w:val="00272852"/>
    <w:rsid w:val="002728A5"/>
    <w:rsid w:val="00272C8E"/>
    <w:rsid w:val="0027328D"/>
    <w:rsid w:val="00273B72"/>
    <w:rsid w:val="00274679"/>
    <w:rsid w:val="00274E01"/>
    <w:rsid w:val="00274EB5"/>
    <w:rsid w:val="002763CF"/>
    <w:rsid w:val="00276996"/>
    <w:rsid w:val="00276C16"/>
    <w:rsid w:val="00277703"/>
    <w:rsid w:val="00277817"/>
    <w:rsid w:val="0027789E"/>
    <w:rsid w:val="00277ADF"/>
    <w:rsid w:val="00277F24"/>
    <w:rsid w:val="0028059F"/>
    <w:rsid w:val="002811BA"/>
    <w:rsid w:val="002813E2"/>
    <w:rsid w:val="00281831"/>
    <w:rsid w:val="0028236F"/>
    <w:rsid w:val="00282AAF"/>
    <w:rsid w:val="00282AB8"/>
    <w:rsid w:val="00282B5F"/>
    <w:rsid w:val="00283125"/>
    <w:rsid w:val="00283947"/>
    <w:rsid w:val="00284AD6"/>
    <w:rsid w:val="00284E5E"/>
    <w:rsid w:val="00285205"/>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269"/>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61"/>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364D"/>
    <w:rsid w:val="003947C6"/>
    <w:rsid w:val="00394968"/>
    <w:rsid w:val="00396328"/>
    <w:rsid w:val="00396363"/>
    <w:rsid w:val="00397414"/>
    <w:rsid w:val="00397F44"/>
    <w:rsid w:val="003A009F"/>
    <w:rsid w:val="003A01F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B05"/>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94C"/>
    <w:rsid w:val="00457FFB"/>
    <w:rsid w:val="004612D1"/>
    <w:rsid w:val="004618A2"/>
    <w:rsid w:val="00462AAB"/>
    <w:rsid w:val="004638D1"/>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355F"/>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A10"/>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D7E09"/>
    <w:rsid w:val="004E0039"/>
    <w:rsid w:val="004E016D"/>
    <w:rsid w:val="004E0BC1"/>
    <w:rsid w:val="004E1543"/>
    <w:rsid w:val="004E1F2F"/>
    <w:rsid w:val="004E21E6"/>
    <w:rsid w:val="004E2B77"/>
    <w:rsid w:val="004E2CBD"/>
    <w:rsid w:val="004E2F3F"/>
    <w:rsid w:val="004E3B03"/>
    <w:rsid w:val="004E3DB5"/>
    <w:rsid w:val="004E4054"/>
    <w:rsid w:val="004E4117"/>
    <w:rsid w:val="004E463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13D2"/>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47E5C"/>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06F"/>
    <w:rsid w:val="00560D9D"/>
    <w:rsid w:val="005613EA"/>
    <w:rsid w:val="00561572"/>
    <w:rsid w:val="00561576"/>
    <w:rsid w:val="0056163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462"/>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5C25"/>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243"/>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0FFC"/>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330"/>
    <w:rsid w:val="006A66EE"/>
    <w:rsid w:val="006A6FE3"/>
    <w:rsid w:val="006A76A7"/>
    <w:rsid w:val="006A776D"/>
    <w:rsid w:val="006A7F5D"/>
    <w:rsid w:val="006B0717"/>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698C"/>
    <w:rsid w:val="006B75E8"/>
    <w:rsid w:val="006B7F45"/>
    <w:rsid w:val="006C07D6"/>
    <w:rsid w:val="006C0A9B"/>
    <w:rsid w:val="006C0CA7"/>
    <w:rsid w:val="006C11C9"/>
    <w:rsid w:val="006C128B"/>
    <w:rsid w:val="006C12CD"/>
    <w:rsid w:val="006C149F"/>
    <w:rsid w:val="006C1CCD"/>
    <w:rsid w:val="006C1E91"/>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E33"/>
    <w:rsid w:val="006E6F7D"/>
    <w:rsid w:val="006E7208"/>
    <w:rsid w:val="006F01C9"/>
    <w:rsid w:val="006F0207"/>
    <w:rsid w:val="006F0820"/>
    <w:rsid w:val="006F11DA"/>
    <w:rsid w:val="006F13BD"/>
    <w:rsid w:val="006F1C52"/>
    <w:rsid w:val="006F264D"/>
    <w:rsid w:val="006F38B9"/>
    <w:rsid w:val="006F3D9C"/>
    <w:rsid w:val="006F4ABA"/>
    <w:rsid w:val="006F4D48"/>
    <w:rsid w:val="006F52AB"/>
    <w:rsid w:val="006F59FB"/>
    <w:rsid w:val="006F5CF8"/>
    <w:rsid w:val="006F6074"/>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2AB9"/>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0AC1"/>
    <w:rsid w:val="00722355"/>
    <w:rsid w:val="0072284B"/>
    <w:rsid w:val="00722A6D"/>
    <w:rsid w:val="00722D67"/>
    <w:rsid w:val="00723F36"/>
    <w:rsid w:val="007241F8"/>
    <w:rsid w:val="00725137"/>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70"/>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94"/>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79C"/>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464"/>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09C7"/>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D4D"/>
    <w:rsid w:val="00842F9C"/>
    <w:rsid w:val="00843957"/>
    <w:rsid w:val="00843E26"/>
    <w:rsid w:val="00843E52"/>
    <w:rsid w:val="008442A8"/>
    <w:rsid w:val="00844FEF"/>
    <w:rsid w:val="008451A4"/>
    <w:rsid w:val="00845333"/>
    <w:rsid w:val="00845459"/>
    <w:rsid w:val="008458F2"/>
    <w:rsid w:val="00845919"/>
    <w:rsid w:val="00846381"/>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534"/>
    <w:rsid w:val="008606C1"/>
    <w:rsid w:val="00860D28"/>
    <w:rsid w:val="00861BCC"/>
    <w:rsid w:val="0086298E"/>
    <w:rsid w:val="008629F6"/>
    <w:rsid w:val="00862E73"/>
    <w:rsid w:val="008630C5"/>
    <w:rsid w:val="008635D4"/>
    <w:rsid w:val="00863A8E"/>
    <w:rsid w:val="008645E4"/>
    <w:rsid w:val="008650B6"/>
    <w:rsid w:val="00865769"/>
    <w:rsid w:val="00865DE3"/>
    <w:rsid w:val="00866182"/>
    <w:rsid w:val="008663FD"/>
    <w:rsid w:val="008677F5"/>
    <w:rsid w:val="00867851"/>
    <w:rsid w:val="00870E73"/>
    <w:rsid w:val="00872147"/>
    <w:rsid w:val="008723A3"/>
    <w:rsid w:val="00872D15"/>
    <w:rsid w:val="008733B9"/>
    <w:rsid w:val="0087490E"/>
    <w:rsid w:val="008749A8"/>
    <w:rsid w:val="008753F4"/>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5D1"/>
    <w:rsid w:val="008D2E37"/>
    <w:rsid w:val="008D33AF"/>
    <w:rsid w:val="008D3482"/>
    <w:rsid w:val="008D4741"/>
    <w:rsid w:val="008D47B3"/>
    <w:rsid w:val="008D5C3A"/>
    <w:rsid w:val="008D68A2"/>
    <w:rsid w:val="008D6950"/>
    <w:rsid w:val="008D6E9B"/>
    <w:rsid w:val="008D72A5"/>
    <w:rsid w:val="008D7557"/>
    <w:rsid w:val="008D77EB"/>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273"/>
    <w:rsid w:val="0098156E"/>
    <w:rsid w:val="00981959"/>
    <w:rsid w:val="00982762"/>
    <w:rsid w:val="009828A9"/>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75D"/>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541"/>
    <w:rsid w:val="00A15781"/>
    <w:rsid w:val="00A15A68"/>
    <w:rsid w:val="00A15BA5"/>
    <w:rsid w:val="00A15C4B"/>
    <w:rsid w:val="00A162FB"/>
    <w:rsid w:val="00A167A8"/>
    <w:rsid w:val="00A16DB7"/>
    <w:rsid w:val="00A16E33"/>
    <w:rsid w:val="00A174BA"/>
    <w:rsid w:val="00A17A30"/>
    <w:rsid w:val="00A17A6E"/>
    <w:rsid w:val="00A20006"/>
    <w:rsid w:val="00A20197"/>
    <w:rsid w:val="00A20214"/>
    <w:rsid w:val="00A2113A"/>
    <w:rsid w:val="00A21796"/>
    <w:rsid w:val="00A22304"/>
    <w:rsid w:val="00A22489"/>
    <w:rsid w:val="00A22CC2"/>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74E"/>
    <w:rsid w:val="00A569DE"/>
    <w:rsid w:val="00A56F7F"/>
    <w:rsid w:val="00A57302"/>
    <w:rsid w:val="00A578B4"/>
    <w:rsid w:val="00A60868"/>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353F"/>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2D5"/>
    <w:rsid w:val="00AE66D5"/>
    <w:rsid w:val="00AE6720"/>
    <w:rsid w:val="00AE67B0"/>
    <w:rsid w:val="00AE6AF0"/>
    <w:rsid w:val="00AE7D4A"/>
    <w:rsid w:val="00AE7F68"/>
    <w:rsid w:val="00AF087C"/>
    <w:rsid w:val="00AF0DB9"/>
    <w:rsid w:val="00AF0FD1"/>
    <w:rsid w:val="00AF193F"/>
    <w:rsid w:val="00AF1F67"/>
    <w:rsid w:val="00AF2179"/>
    <w:rsid w:val="00AF23FF"/>
    <w:rsid w:val="00AF24FD"/>
    <w:rsid w:val="00AF269A"/>
    <w:rsid w:val="00AF2A40"/>
    <w:rsid w:val="00AF2C03"/>
    <w:rsid w:val="00AF5045"/>
    <w:rsid w:val="00AF6342"/>
    <w:rsid w:val="00AF6522"/>
    <w:rsid w:val="00AF68B1"/>
    <w:rsid w:val="00AF69E3"/>
    <w:rsid w:val="00AF722A"/>
    <w:rsid w:val="00AF7550"/>
    <w:rsid w:val="00B00BF9"/>
    <w:rsid w:val="00B00C0C"/>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47A"/>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4BF7"/>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4D68"/>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31D"/>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4E57"/>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18D9"/>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263"/>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61F"/>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631"/>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194"/>
    <w:rsid w:val="00CB6485"/>
    <w:rsid w:val="00CB7497"/>
    <w:rsid w:val="00CB77C1"/>
    <w:rsid w:val="00CB7E9A"/>
    <w:rsid w:val="00CC08A1"/>
    <w:rsid w:val="00CC0999"/>
    <w:rsid w:val="00CC0D4E"/>
    <w:rsid w:val="00CC147A"/>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795"/>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A45"/>
    <w:rsid w:val="00D26C6D"/>
    <w:rsid w:val="00D2721F"/>
    <w:rsid w:val="00D27704"/>
    <w:rsid w:val="00D279E8"/>
    <w:rsid w:val="00D27A24"/>
    <w:rsid w:val="00D27ED1"/>
    <w:rsid w:val="00D30126"/>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02B6"/>
    <w:rsid w:val="00D41A4A"/>
    <w:rsid w:val="00D42292"/>
    <w:rsid w:val="00D4245A"/>
    <w:rsid w:val="00D43689"/>
    <w:rsid w:val="00D43ECB"/>
    <w:rsid w:val="00D450D0"/>
    <w:rsid w:val="00D46223"/>
    <w:rsid w:val="00D462A8"/>
    <w:rsid w:val="00D4681E"/>
    <w:rsid w:val="00D46EC1"/>
    <w:rsid w:val="00D4741A"/>
    <w:rsid w:val="00D47AD1"/>
    <w:rsid w:val="00D47BE6"/>
    <w:rsid w:val="00D5045A"/>
    <w:rsid w:val="00D505B3"/>
    <w:rsid w:val="00D5114D"/>
    <w:rsid w:val="00D51773"/>
    <w:rsid w:val="00D517A0"/>
    <w:rsid w:val="00D51929"/>
    <w:rsid w:val="00D51C46"/>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3FB7"/>
    <w:rsid w:val="00D64590"/>
    <w:rsid w:val="00D6498F"/>
    <w:rsid w:val="00D6572A"/>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39F"/>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0D63"/>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3C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13F"/>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51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25F"/>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2D56"/>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0764"/>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D9E"/>
    <w:rsid w:val="00FB7E4D"/>
    <w:rsid w:val="00FB7F99"/>
    <w:rsid w:val="00FC043C"/>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AD7"/>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D0BCF7"/>
  <w15:chartTrackingRefBased/>
  <w15:docId w15:val="{8352C927-E64E-4A5C-B5E2-135DB6B66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Arial"/>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line="276" w:lineRule="auto"/>
    </w:pPr>
    <w:rPr>
      <w:rFonts w:ascii="Calibri" w:hAnsi="Calibri" w:cs="Calibri"/>
      <w:sz w:val="22"/>
      <w:szCs w:val="22"/>
    </w:rPr>
  </w:style>
  <w:style w:type="paragraph" w:styleId="Heading1">
    <w:name w:val="heading 1"/>
    <w:basedOn w:val="Normal"/>
    <w:next w:val="Normal"/>
    <w:link w:val="Heading1Char"/>
    <w:uiPriority w:val="9"/>
    <w:qFormat/>
    <w:rsid w:val="00855FBD"/>
    <w:pPr>
      <w:keepNext/>
      <w:keepLines/>
      <w:outlineLvl w:val="0"/>
    </w:pPr>
    <w:rPr>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55FBD"/>
    <w:rPr>
      <w:rFonts w:ascii="Calibri" w:eastAsia="맑은 고딕" w:hAnsi="Calibri" w:cs="Calibri"/>
      <w:b/>
      <w:bCs/>
      <w:sz w:val="36"/>
      <w:szCs w:val="36"/>
    </w:rPr>
  </w:style>
  <w:style w:type="character" w:styleId="Hyperlink">
    <w:name w:val="Hyperlink"/>
    <w:uiPriority w:val="99"/>
    <w:unhideWhenUsed/>
    <w:rsid w:val="00F04757"/>
    <w:rPr>
      <w:color w:val="0563C1"/>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link w:val="FootnoteText"/>
    <w:uiPriority w:val="99"/>
    <w:rsid w:val="00F04757"/>
    <w:rPr>
      <w:rFonts w:ascii="Calibri" w:hAnsi="Calibri" w:cs="Calibri"/>
      <w:sz w:val="20"/>
      <w:szCs w:val="20"/>
    </w:rPr>
  </w:style>
  <w:style w:type="character" w:styleId="FootnoteReference">
    <w:name w:val="footnote reference"/>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link w:val="Heading2"/>
    <w:uiPriority w:val="9"/>
    <w:rsid w:val="00D57877"/>
    <w:rPr>
      <w:rFonts w:ascii="Calibri" w:eastAsia="맑은 고딕" w:hAnsi="Calibri" w:cs="Calibri"/>
      <w:b/>
      <w:bCs/>
      <w:i/>
      <w:iCs/>
      <w:sz w:val="32"/>
      <w:szCs w:val="32"/>
    </w:rPr>
  </w:style>
  <w:style w:type="character" w:customStyle="1" w:styleId="Heading3Char">
    <w:name w:val="Heading 3 Char"/>
    <w:link w:val="Heading3"/>
    <w:uiPriority w:val="9"/>
    <w:rsid w:val="002E485B"/>
    <w:rPr>
      <w:rFonts w:ascii="Calibri" w:eastAsia="맑은 고딕"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pPr>
    <w:rPr>
      <w:sz w:val="22"/>
      <w:szCs w:val="22"/>
    </w:rPr>
  </w:style>
  <w:style w:type="character" w:styleId="EndnoteReference">
    <w:name w:val="endnote reference"/>
    <w:uiPriority w:val="99"/>
    <w:semiHidden/>
    <w:unhideWhenUsed/>
    <w:rsid w:val="00500665"/>
    <w:rPr>
      <w:vertAlign w:val="superscript"/>
    </w:rPr>
  </w:style>
  <w:style w:type="character" w:styleId="CommentReference">
    <w:name w:val="annotation reference"/>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link w:val="CommentSubject"/>
    <w:uiPriority w:val="99"/>
    <w:semiHidden/>
    <w:rsid w:val="00834826"/>
    <w:rPr>
      <w:rFonts w:ascii="Calibri" w:hAnsi="Calibri" w:cs="Calibri"/>
      <w:b/>
      <w:bCs/>
      <w:sz w:val="20"/>
      <w:szCs w:val="20"/>
    </w:rPr>
  </w:style>
  <w:style w:type="character" w:styleId="PlaceholderText">
    <w:name w:val="Placeholder Text"/>
    <w:uiPriority w:val="99"/>
    <w:semiHidden/>
    <w:rsid w:val="000661B3"/>
    <w:rPr>
      <w:color w:val="808080"/>
    </w:rPr>
  </w:style>
  <w:style w:type="table" w:styleId="TableGrid">
    <w:name w:val="Table Grid"/>
    <w:basedOn w:val="TableNormal"/>
    <w:uiPriority w:val="39"/>
    <w:rsid w:val="00E74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rPr>
      <w:rFonts w:ascii="Calibri" w:hAnsi="Calibri" w:cs="Calibri"/>
      <w:sz w:val="22"/>
      <w:szCs w:val="22"/>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link w:val="Title"/>
    <w:uiPriority w:val="10"/>
    <w:rsid w:val="00855FBD"/>
    <w:rPr>
      <w:rFonts w:ascii="Calibri" w:eastAsia="맑은 고딕" w:hAnsi="Calibri" w:cs="Calibri"/>
      <w:b/>
      <w:bCs/>
      <w:sz w:val="40"/>
      <w:szCs w:val="40"/>
    </w:rPr>
  </w:style>
  <w:style w:type="character" w:customStyle="1" w:styleId="UnresolvedMention1">
    <w:name w:val="Unresolved Mention1"/>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pPr>
    <w:rPr>
      <w:rFonts w:ascii="Charis SIL" w:eastAsia="Charis SIL" w:cs="Charis SIL"/>
      <w:color w:val="000000"/>
      <w:sz w:val="24"/>
      <w:szCs w:val="24"/>
    </w:rPr>
  </w:style>
  <w:style w:type="character" w:styleId="FollowedHyperlink">
    <w:name w:val="FollowedHyperlink"/>
    <w:uiPriority w:val="99"/>
    <w:semiHidden/>
    <w:unhideWhenUsed/>
    <w:rsid w:val="00E8129F"/>
    <w:rPr>
      <w:color w:val="954F72"/>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CE5B75"/>
    <w:rPr>
      <w:rFonts w:ascii="Segoe UI" w:hAnsi="Segoe UI" w:cs="Segoe UI"/>
      <w:sz w:val="18"/>
      <w:szCs w:val="18"/>
    </w:rPr>
  </w:style>
  <w:style w:type="character" w:styleId="UnresolvedMention">
    <w:name w:val="Unresolved Mention"/>
    <w:uiPriority w:val="99"/>
    <w:semiHidden/>
    <w:unhideWhenUsed/>
    <w:rsid w:val="00F54DF4"/>
    <w:rPr>
      <w:color w:val="605E5C"/>
      <w:shd w:val="clear" w:color="auto" w:fill="E1DFDD"/>
    </w:rPr>
  </w:style>
  <w:style w:type="table" w:styleId="TableGridLight">
    <w:name w:val="Grid Table Light"/>
    <w:basedOn w:val="TableNormal"/>
    <w:uiPriority w:val="40"/>
    <w:rsid w:val="0058519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317924288">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5873114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772169460">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doi.org/10.1016/j.cities.2021.103139" TargetMode="Externa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github.com/wondolee/covid19-eng-lockdown"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3BB012C9D1B24489D49F4F0C2CE25A" ma:contentTypeVersion="14" ma:contentTypeDescription="Create a new document." ma:contentTypeScope="" ma:versionID="42ced1a44858ef6fc6fd9a67e98833b0">
  <xsd:schema xmlns:xsd="http://www.w3.org/2001/XMLSchema" xmlns:xs="http://www.w3.org/2001/XMLSchema" xmlns:p="http://schemas.microsoft.com/office/2006/metadata/properties" xmlns:ns3="0cecb498-8be2-4858-809e-0b68e7aad605" xmlns:ns4="b0532637-0502-487b-9754-da6d5bfa02b5" targetNamespace="http://schemas.microsoft.com/office/2006/metadata/properties" ma:root="true" ma:fieldsID="981d51f0c2df3e519ee9397280cac218" ns3:_="" ns4:_="">
    <xsd:import namespace="0cecb498-8be2-4858-809e-0b68e7aad605"/>
    <xsd:import namespace="b0532637-0502-487b-9754-da6d5bfa02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ecb498-8be2-4858-809e-0b68e7aad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532637-0502-487b-9754-da6d5bfa02b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cecb498-8be2-4858-809e-0b68e7aad60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2.xml><?xml version="1.0" encoding="utf-8"?>
<ds:datastoreItem xmlns:ds="http://schemas.openxmlformats.org/officeDocument/2006/customXml" ds:itemID="{3E7B8117-ED45-45F3-81BF-4FBBE3CA3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ecb498-8be2-4858-809e-0b68e7aad605"/>
    <ds:schemaRef ds:uri="b0532637-0502-487b-9754-da6d5bfa02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3F725C-F4FA-47FC-AB84-F613CEC47D23}">
  <ds:schemaRefs>
    <ds:schemaRef ds:uri="http://schemas.microsoft.com/office/2006/metadata/properties"/>
    <ds:schemaRef ds:uri="http://schemas.microsoft.com/office/infopath/2007/PartnerControls"/>
    <ds:schemaRef ds:uri="0cecb498-8be2-4858-809e-0b68e7aad605"/>
  </ds:schemaRefs>
</ds:datastoreItem>
</file>

<file path=customXml/itemProps4.xml><?xml version="1.0" encoding="utf-8"?>
<ds:datastoreItem xmlns:ds="http://schemas.openxmlformats.org/officeDocument/2006/customXml" ds:itemID="{E774F3FC-56C5-45BE-8EAC-23A5F8F1A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23</Pages>
  <Words>10368</Words>
  <Characters>62105</Characters>
  <Application>Microsoft Office Word</Application>
  <DocSecurity>0</DocSecurity>
  <Lines>1109</Lines>
  <Paragraphs>455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72018</CharactersWithSpaces>
  <SharedDoc>false</SharedDoc>
  <HLinks>
    <vt:vector size="12" baseType="variant">
      <vt:variant>
        <vt:i4>1835036</vt:i4>
      </vt:variant>
      <vt:variant>
        <vt:i4>215</vt:i4>
      </vt:variant>
      <vt:variant>
        <vt:i4>0</vt:i4>
      </vt:variant>
      <vt:variant>
        <vt:i4>5</vt:i4>
      </vt:variant>
      <vt:variant>
        <vt:lpwstr>https://github.com/wondolee/covid19-eng-lockdown</vt:lpwstr>
      </vt:variant>
      <vt:variant>
        <vt:lpwstr/>
      </vt:variant>
      <vt:variant>
        <vt:i4>6488077</vt:i4>
      </vt:variant>
      <vt:variant>
        <vt:i4>0</vt:i4>
      </vt:variant>
      <vt:variant>
        <vt:i4>0</vt:i4>
      </vt:variant>
      <vt:variant>
        <vt:i4>5</vt:i4>
      </vt:variant>
      <vt:variant>
        <vt:lpwstr>mailto:wondo.lee@ouce.ox.ac.uk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26</cp:revision>
  <cp:lastPrinted>2023-06-21T23:06:00Z</cp:lastPrinted>
  <dcterms:created xsi:type="dcterms:W3CDTF">2023-08-01T01:54:00Z</dcterms:created>
  <dcterms:modified xsi:type="dcterms:W3CDTF">2023-08-01T07:22:00Z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http://www.zotero.org/styles/international-journal-of-urban-sciences</vt:lpwstr>
  </property>
  <property fmtid="{D5CDD505-2E9C-101B-9397-08002B2CF9AE}" pid="15" name="Mendeley Recent Style Name 6_1">
    <vt:lpwstr>International Journal of Urban Sciences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0x010100B63BB012C9D1B24489D49F4F0C2CE25A</vt:lpwstr>
  </property>
  <property fmtid="{D5CDD505-2E9C-101B-9397-08002B2CF9AE}" pid="23" name="_activity">
    <vt:lpwstr/>
  </property>
  <property fmtid="{D5CDD505-2E9C-101B-9397-08002B2CF9AE}" pid="24" name="GrammarlyDocumentId">
    <vt:lpwstr>bed78a04071e7d94b1b699f73aae18627f1fcbfc905b0efb85d6704e448f05f0</vt:lpwstr>
  </property>
</Properties>
</file>