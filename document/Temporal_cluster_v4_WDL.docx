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BF06D74" w:rsidR="00F04757" w:rsidRPr="00005E6E" w:rsidRDefault="00F04757" w:rsidP="00872147">
      <w:pPr>
        <w:pStyle w:val="Title"/>
      </w:pPr>
      <w:bookmarkStart w:id="0" w:name="_Hlk68703810"/>
      <w:r w:rsidRPr="00005E6E">
        <w:t xml:space="preserve">Trajectories of mobility during England's first national COVID-19 </w:t>
      </w:r>
      <w:r w:rsidR="00BA1BA9" w:rsidRPr="00005E6E">
        <w:t>lockdown</w:t>
      </w:r>
    </w:p>
    <w:bookmarkEnd w:id="0"/>
    <w:p w14:paraId="3CE0C747" w14:textId="77777777" w:rsidR="00855FBD" w:rsidRPr="00005E6E" w:rsidRDefault="00855FBD" w:rsidP="00872147"/>
    <w:p w14:paraId="26FF8ED7" w14:textId="28ED9102" w:rsidR="0029587C" w:rsidRPr="00005E6E" w:rsidRDefault="0029587C" w:rsidP="00872147">
      <w:pPr>
        <w:pStyle w:val="Heading1"/>
      </w:pPr>
      <w:r w:rsidRPr="00005E6E">
        <w:t>Authors</w:t>
      </w:r>
    </w:p>
    <w:p w14:paraId="650CDA20" w14:textId="462BD39C" w:rsidR="0029587C" w:rsidRPr="00005E6E" w:rsidRDefault="0029587C" w:rsidP="00872147">
      <w:r w:rsidRPr="00005E6E">
        <w:t>Won Do Le</w:t>
      </w:r>
      <w:r w:rsidR="00F3058A" w:rsidRPr="00005E6E">
        <w:t>e</w:t>
      </w:r>
      <w:r w:rsidR="00F3058A" w:rsidRPr="00005E6E">
        <w:rPr>
          <w:rStyle w:val="FootnoteReference"/>
        </w:rPr>
        <w:footnoteReference w:id="2"/>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3"/>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872147"/>
    <w:p w14:paraId="610FE99D" w14:textId="77777777" w:rsidR="00444201" w:rsidRPr="00005E6E" w:rsidRDefault="00444201" w:rsidP="00872147">
      <w:pPr>
        <w:pStyle w:val="Heading1"/>
      </w:pPr>
      <w:r w:rsidRPr="00005E6E">
        <w:t>Highlights</w:t>
      </w:r>
    </w:p>
    <w:p w14:paraId="59304985" w14:textId="7617EA6A" w:rsidR="002353B1" w:rsidRPr="00005E6E" w:rsidRDefault="002353B1" w:rsidP="00872147">
      <w:pPr>
        <w:pStyle w:val="ListParagraph"/>
        <w:numPr>
          <w:ilvl w:val="0"/>
          <w:numId w:val="21"/>
        </w:numPr>
        <w:rPr>
          <w:ins w:id="1" w:author="Won Do Lee" w:date="2023-01-19T09:01:00Z"/>
        </w:rPr>
      </w:pPr>
      <w:ins w:id="2" w:author="Won Do Lee" w:date="2023-01-19T09:01:00Z">
        <w:r w:rsidRPr="00005E6E">
          <w:t>People's mobility changed substantially in response to COVID-19 pandemic</w:t>
        </w:r>
      </w:ins>
    </w:p>
    <w:p w14:paraId="2C815CBE" w14:textId="0A4480CB" w:rsidR="002353B1" w:rsidRPr="00005E6E" w:rsidRDefault="002353B1" w:rsidP="00872147">
      <w:pPr>
        <w:pStyle w:val="ListParagraph"/>
        <w:numPr>
          <w:ilvl w:val="0"/>
          <w:numId w:val="21"/>
        </w:numPr>
        <w:rPr>
          <w:ins w:id="3" w:author="Won Do Lee" w:date="2023-01-19T09:01:00Z"/>
        </w:rPr>
      </w:pPr>
      <w:ins w:id="4" w:author="Won Do Lee" w:date="2023-01-19T09:01:00Z">
        <w:r w:rsidRPr="00005E6E">
          <w:t>V-shaped trend in mobility shows sharp decline but gradual return over time</w:t>
        </w:r>
      </w:ins>
    </w:p>
    <w:p w14:paraId="79CFAE4D" w14:textId="67D396DE" w:rsidR="002353B1" w:rsidRPr="00005E6E" w:rsidRDefault="002353B1" w:rsidP="00872147">
      <w:pPr>
        <w:pStyle w:val="ListParagraph"/>
        <w:numPr>
          <w:ilvl w:val="0"/>
          <w:numId w:val="21"/>
        </w:numPr>
        <w:rPr>
          <w:ins w:id="5" w:author="Won Do Lee" w:date="2023-01-19T09:01:00Z"/>
        </w:rPr>
      </w:pPr>
      <w:ins w:id="6"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rsidP="00872147">
      <w:pPr>
        <w:pStyle w:val="ListParagraph"/>
        <w:numPr>
          <w:ilvl w:val="0"/>
          <w:numId w:val="21"/>
        </w:numPr>
        <w:rPr>
          <w:del w:id="7" w:author="Won Do Lee" w:date="2023-01-19T09:01:00Z"/>
        </w:rPr>
      </w:pPr>
      <w:ins w:id="8" w:author="Won Do Lee" w:date="2023-01-19T09:01:00Z">
        <w:r w:rsidRPr="00005E6E">
          <w:t>Further evidence of flexible responses to COVID-19 is provided by differences in mobility resilience</w:t>
        </w:r>
      </w:ins>
      <w:del w:id="9" w:author="Won Do Lee" w:date="2023-01-19T09:01:00Z">
        <w:r w:rsidR="00A93152" w:rsidRPr="00005E6E" w:rsidDel="002353B1">
          <w:delText xml:space="preserve">People’s </w:delText>
        </w:r>
      </w:del>
      <w:del w:id="10"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1" w:author="Won Do Lee" w:date="2023-01-19T09:01:00Z">
        <w:r w:rsidR="00A93152" w:rsidRPr="00005E6E" w:rsidDel="002353B1">
          <w:delText>mchanged</w:delText>
        </w:r>
      </w:del>
      <w:del w:id="12" w:author="Won Do Lee" w:date="2023-01-18T14:39:00Z">
        <w:r w:rsidR="00A93152" w:rsidRPr="00005E6E" w:rsidDel="00E748AA">
          <w:delText>throughout</w:delText>
        </w:r>
      </w:del>
    </w:p>
    <w:p w14:paraId="514FA845" w14:textId="68FE9FE9" w:rsidR="0093270B" w:rsidRPr="00005E6E" w:rsidDel="002353B1" w:rsidRDefault="00A93152" w:rsidP="00872147">
      <w:pPr>
        <w:pStyle w:val="ListParagraph"/>
        <w:numPr>
          <w:ilvl w:val="0"/>
          <w:numId w:val="21"/>
        </w:numPr>
        <w:rPr>
          <w:del w:id="13" w:author="Won Do Lee" w:date="2023-01-19T09:01:00Z"/>
        </w:rPr>
      </w:pPr>
      <w:del w:id="14" w:author="Won Do Lee" w:date="2023-01-18T14:40:00Z">
        <w:r w:rsidRPr="00005E6E" w:rsidDel="00E748AA">
          <w:delText xml:space="preserve">The </w:delText>
        </w:r>
      </w:del>
      <w:del w:id="15" w:author="Won Do Lee" w:date="2023-01-19T09:01:00Z">
        <w:r w:rsidRPr="00005E6E" w:rsidDel="002353B1">
          <w:delText xml:space="preserve"> b </w:delText>
        </w:r>
      </w:del>
      <w:del w:id="16" w:author="Won Do Lee" w:date="2023-01-12T22:43:00Z">
        <w:r w:rsidR="0093270B" w:rsidRPr="00005E6E" w:rsidDel="00E556C7">
          <w:delText xml:space="preserve">Mobility levels </w:delText>
        </w:r>
      </w:del>
      <w:del w:id="17" w:author="Won Do Lee" w:date="2023-01-12T22:44:00Z">
        <w:r w:rsidR="00CE5B75" w:rsidRPr="00005E6E" w:rsidDel="00E556C7">
          <w:delText>in</w:delText>
        </w:r>
      </w:del>
      <w:del w:id="18"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19" w:author="Won Do Lee" w:date="2023-01-12T22:39:00Z">
        <w:r w:rsidR="00CE5B75" w:rsidRPr="00005E6E" w:rsidDel="00E556C7">
          <w:delText xml:space="preserve">already </w:delText>
        </w:r>
      </w:del>
      <w:del w:id="20" w:author="Won Do Lee" w:date="2023-01-12T23:18:00Z">
        <w:r w:rsidR="0093270B" w:rsidRPr="00005E6E" w:rsidDel="00972B25">
          <w:delText>bounced back during the lockdown</w:delText>
        </w:r>
      </w:del>
    </w:p>
    <w:p w14:paraId="4A3F1ADD" w14:textId="0C89AC27" w:rsidR="00206D17" w:rsidRPr="00005E6E" w:rsidDel="002353B1" w:rsidRDefault="00B446FD" w:rsidP="00872147">
      <w:pPr>
        <w:pStyle w:val="ListParagraph"/>
        <w:numPr>
          <w:ilvl w:val="0"/>
          <w:numId w:val="21"/>
        </w:numPr>
        <w:rPr>
          <w:del w:id="21" w:author="Won Do Lee" w:date="2023-01-19T09:01:00Z"/>
        </w:rPr>
      </w:pPr>
      <w:del w:id="22" w:author="Won Do Lee" w:date="2023-01-19T09:01:00Z">
        <w:r w:rsidRPr="00005E6E" w:rsidDel="002353B1">
          <w:delText xml:space="preserve">Trajectories of mobility </w:delText>
        </w:r>
      </w:del>
      <w:del w:id="23" w:author="Won Do Lee" w:date="2023-01-18T14:44:00Z">
        <w:r w:rsidR="00A93152" w:rsidRPr="00005E6E" w:rsidDel="00E748AA">
          <w:delText xml:space="preserve">phases </w:delText>
        </w:r>
      </w:del>
      <w:del w:id="24" w:author="Won Do Lee" w:date="2023-01-13T00:06:00Z">
        <w:r w:rsidRPr="00005E6E" w:rsidDel="006A48DE">
          <w:delText xml:space="preserve">reduction </w:delText>
        </w:r>
      </w:del>
      <w:del w:id="25"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6"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7" w:author="Won Do Lee" w:date="2023-01-17T22:50:00Z">
        <w:r w:rsidR="00A93152" w:rsidRPr="00005E6E" w:rsidDel="0054616D">
          <w:delText>regions</w:delText>
        </w:r>
        <w:r w:rsidR="00CE5B75" w:rsidRPr="00005E6E" w:rsidDel="0054616D">
          <w:delText xml:space="preserve"> </w:delText>
        </w:r>
      </w:del>
      <w:del w:id="28" w:author="Won Do Lee" w:date="2023-01-19T09:01:00Z">
        <w:r w:rsidR="00CE5B75" w:rsidRPr="00005E6E" w:rsidDel="002353B1">
          <w:delText>in England</w:delText>
        </w:r>
      </w:del>
    </w:p>
    <w:p w14:paraId="5613014C" w14:textId="41834988" w:rsidR="004008CC" w:rsidRPr="00005E6E" w:rsidRDefault="00CE5B75" w:rsidP="00872147">
      <w:pPr>
        <w:pStyle w:val="ListParagraph"/>
        <w:numPr>
          <w:ilvl w:val="0"/>
          <w:numId w:val="21"/>
        </w:numPr>
      </w:pPr>
      <w:del w:id="29" w:author="Won Do Lee" w:date="2023-01-12T23:27:00Z">
        <w:r w:rsidRPr="00005E6E" w:rsidDel="00631D21">
          <w:delText>Spatial differences in mobility trends</w:delText>
        </w:r>
      </w:del>
      <w:del w:id="30" w:author="Won Do Lee" w:date="2023-01-17T22:52:00Z">
        <w:r w:rsidRPr="00005E6E" w:rsidDel="0054616D">
          <w:delText xml:space="preserve"> </w:delText>
        </w:r>
        <w:r w:rsidR="00A93152" w:rsidRPr="00005E6E" w:rsidDel="0054616D">
          <w:delText xml:space="preserve">are </w:delText>
        </w:r>
      </w:del>
      <w:del w:id="31" w:author="Won Do Lee" w:date="2023-01-12T23:28:00Z">
        <w:r w:rsidR="00301192" w:rsidRPr="00005E6E" w:rsidDel="00631D21">
          <w:delText>are</w:delText>
        </w:r>
        <w:r w:rsidR="002C15C2" w:rsidRPr="00005E6E" w:rsidDel="00631D21">
          <w:delText xml:space="preserve"> </w:delText>
        </w:r>
      </w:del>
      <w:del w:id="32"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3"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872147"/>
    <w:p w14:paraId="2B15D4B4" w14:textId="131CFC91" w:rsidR="00DD1B16" w:rsidRPr="00005E6E" w:rsidRDefault="00DD1B16" w:rsidP="00872147">
      <w:pPr>
        <w:pStyle w:val="Heading1"/>
      </w:pPr>
      <w:r w:rsidRPr="00005E6E">
        <w:t>Abstracts</w:t>
      </w:r>
    </w:p>
    <w:p w14:paraId="749737BA" w14:textId="14B13DFB" w:rsidR="00CB7497" w:rsidRPr="00005E6E" w:rsidRDefault="00080591" w:rsidP="00872147">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4" w:author="Won Do Lee" w:date="2023-01-17T22:55:00Z">
        <w:r w:rsidR="00DD1B16" w:rsidRPr="00005E6E" w:rsidDel="0054616D">
          <w:delText xml:space="preserve">analyse </w:delText>
        </w:r>
      </w:del>
      <w:ins w:id="35" w:author="Won Do Lee" w:date="2023-01-17T22:57:00Z">
        <w:r w:rsidR="0054616D" w:rsidRPr="00005E6E">
          <w:t>explored</w:t>
        </w:r>
      </w:ins>
      <w:ins w:id="36" w:author="Won Do Lee" w:date="2023-01-17T22:55:00Z">
        <w:r w:rsidR="0054616D" w:rsidRPr="00005E6E">
          <w:t xml:space="preserve"> </w:t>
        </w:r>
      </w:ins>
      <w:r w:rsidR="00CE5B75" w:rsidRPr="00005E6E">
        <w:t xml:space="preserve">spatial differences between </w:t>
      </w:r>
      <w:del w:id="37" w:author="Won Do Lee" w:date="2023-01-17T22:55:00Z">
        <w:r w:rsidR="00CE5B75" w:rsidRPr="00005E6E" w:rsidDel="0054616D">
          <w:delText>Local Authority</w:delText>
        </w:r>
      </w:del>
      <w:ins w:id="38" w:author="Won Do Lee" w:date="2023-01-17T22:55:00Z">
        <w:r w:rsidR="0054616D" w:rsidRPr="00005E6E">
          <w:t xml:space="preserve">local authorities </w:t>
        </w:r>
      </w:ins>
      <w:del w:id="39" w:author="Won Do Lee" w:date="2023-01-17T22:55:00Z">
        <w:r w:rsidR="00CE5B75" w:rsidRPr="00005E6E" w:rsidDel="0054616D">
          <w:delText xml:space="preserve"> areas </w:delText>
        </w:r>
      </w:del>
      <w:r w:rsidR="00CE5B75" w:rsidRPr="00005E6E">
        <w:t xml:space="preserve">in </w:t>
      </w:r>
      <w:r w:rsidR="00DD1B16" w:rsidRPr="00005E6E">
        <w:t xml:space="preserve">how </w:t>
      </w:r>
      <w:del w:id="40" w:author="Won Do Lee" w:date="2023-01-17T22:57:00Z">
        <w:r w:rsidR="00DD1B16" w:rsidRPr="00005E6E" w:rsidDel="0054616D">
          <w:delText xml:space="preserve">mobility </w:delText>
        </w:r>
        <w:r w:rsidR="00CE5B75" w:rsidRPr="00005E6E" w:rsidDel="0054616D">
          <w:delText>levels</w:delText>
        </w:r>
      </w:del>
      <w:ins w:id="41" w:author="Won Do Lee" w:date="2023-01-17T22:57:00Z">
        <w:r w:rsidR="0054616D" w:rsidRPr="00005E6E">
          <w:t>people’s mobility</w:t>
        </w:r>
      </w:ins>
      <w:ins w:id="42" w:author="Won Do Lee" w:date="2023-01-15T22:41:00Z">
        <w:r w:rsidR="00E22545" w:rsidRPr="00005E6E">
          <w:t xml:space="preserve"> </w:t>
        </w:r>
      </w:ins>
      <w:ins w:id="43" w:author="Won Do Lee" w:date="2023-01-15T22:43:00Z">
        <w:r w:rsidR="00E22545" w:rsidRPr="00005E6E">
          <w:t>changed</w:t>
        </w:r>
      </w:ins>
      <w:del w:id="44" w:author="Won Do Lee" w:date="2023-01-15T22:41:00Z">
        <w:r w:rsidR="00CE5B75" w:rsidRPr="00005E6E" w:rsidDel="00E22545">
          <w:delText xml:space="preserve"> </w:delText>
        </w:r>
        <w:r w:rsidR="00DD1B16" w:rsidRPr="00005E6E" w:rsidDel="00E22545">
          <w:delText xml:space="preserve">evolved </w:delText>
        </w:r>
      </w:del>
      <w:del w:id="45" w:author="Won Do Lee" w:date="2023-01-12T23:43:00Z">
        <w:r w:rsidR="00CE5B75" w:rsidRPr="00005E6E" w:rsidDel="002A67E4">
          <w:delText>in the</w:delText>
        </w:r>
      </w:del>
      <w:ins w:id="46" w:author="Won Do Lee" w:date="2023-01-15T22:44:00Z">
        <w:r w:rsidR="00E22545" w:rsidRPr="00005E6E">
          <w:t xml:space="preserve"> </w:t>
        </w:r>
      </w:ins>
      <w:ins w:id="47" w:author="Won Do Lee" w:date="2023-01-12T23:43:00Z">
        <w:r w:rsidR="002A67E4" w:rsidRPr="00005E6E">
          <w:t xml:space="preserve">during </w:t>
        </w:r>
      </w:ins>
      <w:del w:id="48" w:author="Won Do Lee" w:date="2023-01-12T23:43:00Z">
        <w:r w:rsidR="00CE5B75" w:rsidRPr="00005E6E" w:rsidDel="002A67E4">
          <w:delText xml:space="preserve"> </w:delText>
        </w:r>
      </w:del>
      <w:ins w:id="49" w:author="Won Do Lee" w:date="2023-01-12T23:43:00Z">
        <w:r w:rsidR="002A67E4" w:rsidRPr="00005E6E">
          <w:t xml:space="preserve">the </w:t>
        </w:r>
      </w:ins>
      <w:ins w:id="50" w:author="Won Do Lee" w:date="2023-01-12T23:41:00Z">
        <w:r w:rsidR="002A67E4" w:rsidRPr="00005E6E">
          <w:t>first national lockdown</w:t>
        </w:r>
      </w:ins>
      <w:ins w:id="51" w:author="Won Do Lee" w:date="2023-01-17T22:56:00Z">
        <w:r w:rsidR="0054616D" w:rsidRPr="00005E6E">
          <w:t xml:space="preserve"> </w:t>
        </w:r>
      </w:ins>
      <w:ins w:id="52" w:author="Won Do Lee" w:date="2023-01-17T22:57:00Z">
        <w:r w:rsidR="0054616D" w:rsidRPr="00005E6E">
          <w:t xml:space="preserve">in </w:t>
        </w:r>
      </w:ins>
      <w:ins w:id="53" w:author="Won Do Lee" w:date="2023-01-17T22:56:00Z">
        <w:r w:rsidR="0054616D" w:rsidRPr="00005E6E">
          <w:t>the initial phases</w:t>
        </w:r>
      </w:ins>
      <w:del w:id="54" w:author="Won Do Lee" w:date="2023-01-12T23:41:00Z">
        <w:r w:rsidR="00CE5B75" w:rsidRPr="00005E6E" w:rsidDel="002A67E4">
          <w:delText xml:space="preserve">period </w:delText>
        </w:r>
      </w:del>
      <w:del w:id="55" w:author="Won Do Lee" w:date="2023-01-12T23:43:00Z">
        <w:r w:rsidR="00CE5B75" w:rsidRPr="00005E6E" w:rsidDel="002A67E4">
          <w:delText>1 March</w:delText>
        </w:r>
      </w:del>
      <w:del w:id="56" w:author="Won Do Lee" w:date="2023-01-12T23:42:00Z">
        <w:r w:rsidR="00CE5B75" w:rsidRPr="00005E6E" w:rsidDel="002A67E4">
          <w:delText>-</w:delText>
        </w:r>
      </w:del>
      <w:del w:id="57"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8"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59"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0" w:author="Won Do Lee" w:date="2023-01-17T22:58:00Z">
        <w:r w:rsidR="00DD1B16" w:rsidRPr="00005E6E" w:rsidDel="0054616D">
          <w:delText xml:space="preserve">in the </w:delText>
        </w:r>
      </w:del>
      <w:del w:id="61"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2" w:author="Won Do Lee" w:date="2023-01-17T22:58:00Z">
        <w:r w:rsidR="0054616D" w:rsidRPr="00005E6E">
          <w:t xml:space="preserve">in trajectories of mobility, and </w:t>
        </w:r>
      </w:ins>
      <w:ins w:id="63" w:author="Won Do Lee" w:date="2023-01-17T23:00:00Z">
        <w:r w:rsidR="0054616D" w:rsidRPr="00005E6E">
          <w:t>their</w:t>
        </w:r>
      </w:ins>
      <w:del w:id="64"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5" w:author="Won Do Lee" w:date="2023-01-17T22:58:00Z">
        <w:r w:rsidR="00172C26" w:rsidRPr="00005E6E" w:rsidDel="0054616D">
          <w:delText xml:space="preserve">is </w:delText>
        </w:r>
      </w:del>
      <w:ins w:id="66" w:author="Won Do Lee" w:date="2023-01-17T22:58:00Z">
        <w:r w:rsidR="0054616D" w:rsidRPr="00005E6E">
          <w:t xml:space="preserve">was </w:t>
        </w:r>
      </w:ins>
      <w:r w:rsidR="00172C26" w:rsidRPr="00005E6E">
        <w:t xml:space="preserve">mainly associated with their </w:t>
      </w:r>
      <w:r w:rsidR="00A93152" w:rsidRPr="00005E6E">
        <w:t>income level</w:t>
      </w:r>
      <w:del w:id="67"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8" w:name="_Hlk66474848"/>
      <w:commentRangeStart w:id="69"/>
      <w:commentRangeStart w:id="70"/>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1" w:author="Won Do Lee" w:date="2023-01-17T22:59:00Z">
        <w:r w:rsidR="0054616D" w:rsidRPr="00005E6E">
          <w:t>, estimated</w:t>
        </w:r>
      </w:ins>
      <w:ins w:id="72" w:author="Won Do Lee" w:date="2023-01-17T22:58:00Z">
        <w:r w:rsidR="0054616D" w:rsidRPr="00005E6E">
          <w:t xml:space="preserve"> by the </w:t>
        </w:r>
      </w:ins>
      <w:ins w:id="73" w:author="Won Do Lee" w:date="2023-01-17T22:59:00Z">
        <w:r w:rsidR="0054616D" w:rsidRPr="00005E6E">
          <w:t>classification model</w:t>
        </w:r>
      </w:ins>
      <w:r w:rsidR="00DA7915" w:rsidRPr="00005E6E">
        <w:t>.</w:t>
      </w:r>
      <w:bookmarkEnd w:id="68"/>
      <w:commentRangeEnd w:id="69"/>
      <w:r w:rsidR="00DA7915" w:rsidRPr="00005E6E">
        <w:commentReference w:id="69"/>
      </w:r>
      <w:commentRangeEnd w:id="70"/>
      <w:r w:rsidR="00C110E0" w:rsidRPr="00005E6E">
        <w:commentReference w:id="70"/>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4"/>
      <w:r w:rsidR="005B4453" w:rsidRPr="00005E6E">
        <w:t>It</w:t>
      </w:r>
      <w:commentRangeEnd w:id="74"/>
      <w:r w:rsidR="0054616D" w:rsidRPr="00005E6E">
        <w:rPr>
          <w:rStyle w:val="CommentReference"/>
        </w:rPr>
        <w:commentReference w:id="74"/>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infection and severe illness was relatively high. More generally, </w:t>
      </w:r>
      <w:commentRangeStart w:id="75"/>
      <w:r w:rsidR="00DD1B16" w:rsidRPr="00005E6E">
        <w:t xml:space="preserve">the </w:t>
      </w:r>
      <w:del w:id="76" w:author="Won Do Lee" w:date="2023-01-17T23:01:00Z">
        <w:r w:rsidR="00DD1B16" w:rsidRPr="00005E6E" w:rsidDel="0054616D">
          <w:delText xml:space="preserve">paper </w:delText>
        </w:r>
      </w:del>
      <w:r w:rsidR="00DD1B16" w:rsidRPr="00005E6E">
        <w:t>results highlight</w:t>
      </w:r>
      <w:ins w:id="77" w:author="Won Do Lee" w:date="2023-01-17T23:01:00Z">
        <w:r w:rsidR="0054616D" w:rsidRPr="00005E6E">
          <w:t>ed</w:t>
        </w:r>
      </w:ins>
      <w:r w:rsidR="00DD1B16" w:rsidRPr="00005E6E">
        <w:t xml:space="preserve"> the need to </w:t>
      </w:r>
      <w:del w:id="78" w:author="Won Do Lee" w:date="2023-01-12T23:47:00Z">
        <w:r w:rsidR="00DD1B16" w:rsidRPr="00005E6E" w:rsidDel="00D5339A">
          <w:delText xml:space="preserve">consider </w:delText>
        </w:r>
      </w:del>
      <w:ins w:id="79" w:author="Won Do Lee" w:date="2023-01-17T23:01:00Z">
        <w:r w:rsidR="0054616D" w:rsidRPr="00005E6E">
          <w:t xml:space="preserve">consider </w:t>
        </w:r>
      </w:ins>
      <w:del w:id="80" w:author="Won Do Lee" w:date="2023-01-17T23:01:00Z">
        <w:r w:rsidR="0093270B" w:rsidRPr="00005E6E" w:rsidDel="0054616D">
          <w:delText xml:space="preserve">the </w:delText>
        </w:r>
      </w:del>
      <w:r w:rsidR="000C6A04" w:rsidRPr="00005E6E">
        <w:t>difference</w:t>
      </w:r>
      <w:ins w:id="81" w:author="Won Do Lee" w:date="2023-01-17T23:01:00Z">
        <w:r w:rsidR="0054616D" w:rsidRPr="00005E6E">
          <w:t>s</w:t>
        </w:r>
      </w:ins>
      <w:r w:rsidR="000C6A04" w:rsidRPr="00005E6E">
        <w:t xml:space="preserve"> in </w:t>
      </w:r>
      <w:del w:id="82"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3" w:author="Won Do Lee" w:date="2023-01-12T23:47:00Z">
        <w:r w:rsidR="00D5339A" w:rsidRPr="00005E6E">
          <w:t xml:space="preserve">mobility resilience </w:t>
        </w:r>
      </w:ins>
      <w:ins w:id="84" w:author="Won Do Lee" w:date="2023-01-17T23:02:00Z">
        <w:r w:rsidR="0054616D" w:rsidRPr="00005E6E">
          <w:t xml:space="preserve">towards </w:t>
        </w:r>
      </w:ins>
      <w:ins w:id="85" w:author="Won Do Lee" w:date="2023-01-12T23:50:00Z">
        <w:r w:rsidR="00D5339A" w:rsidRPr="00005E6E">
          <w:t xml:space="preserve">sustainable and </w:t>
        </w:r>
      </w:ins>
      <w:ins w:id="86" w:author="Won Do Lee" w:date="2023-01-12T23:49:00Z">
        <w:r w:rsidR="00D5339A" w:rsidRPr="00005E6E">
          <w:t xml:space="preserve">resilient </w:t>
        </w:r>
      </w:ins>
      <w:ins w:id="87" w:author="Won Do Lee" w:date="2023-01-12T23:50:00Z">
        <w:r w:rsidR="00D5339A" w:rsidRPr="00005E6E">
          <w:t>urban management</w:t>
        </w:r>
      </w:ins>
      <w:del w:id="88" w:author="Won Do Lee" w:date="2023-01-17T23:02:00Z">
        <w:r w:rsidR="00E43572" w:rsidRPr="00005E6E" w:rsidDel="0054616D">
          <w:delText>,</w:delText>
        </w:r>
        <w:r w:rsidR="003A728C" w:rsidRPr="00005E6E" w:rsidDel="0054616D">
          <w:delText xml:space="preserve"> </w:delText>
        </w:r>
      </w:del>
      <w:del w:id="89"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0"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1" w:author="Won Do Lee" w:date="2023-01-12T23:52:00Z">
        <w:r w:rsidR="00D5339A" w:rsidRPr="00005E6E">
          <w:t xml:space="preserve"> among people</w:t>
        </w:r>
      </w:ins>
      <w:r w:rsidR="007F16DA" w:rsidRPr="00005E6E">
        <w:t>.</w:t>
      </w:r>
      <w:commentRangeEnd w:id="75"/>
      <w:r w:rsidR="00B64EDA" w:rsidRPr="00005E6E">
        <w:rPr>
          <w:rStyle w:val="CommentReference"/>
        </w:rPr>
        <w:commentReference w:id="75"/>
      </w:r>
    </w:p>
    <w:p w14:paraId="142B8564" w14:textId="77777777" w:rsidR="009C395A" w:rsidRPr="00005E6E" w:rsidRDefault="009C395A" w:rsidP="00872147"/>
    <w:p w14:paraId="24D794DB" w14:textId="790888FB" w:rsidR="00C328D6" w:rsidRPr="00005E6E" w:rsidRDefault="00582E33" w:rsidP="00872147">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2" w:author="Won Do Lee" w:date="2023-01-12T23:02:00Z">
        <w:r w:rsidR="003749AB" w:rsidRPr="00005E6E" w:rsidDel="00F931A5">
          <w:delText>Lockdown</w:delText>
        </w:r>
      </w:del>
      <w:ins w:id="93" w:author="Won Do Lee" w:date="2023-01-12T23:02:00Z">
        <w:r w:rsidR="00F931A5" w:rsidRPr="00005E6E">
          <w:t>Pandemic</w:t>
        </w:r>
      </w:ins>
      <w:r w:rsidR="003749AB" w:rsidRPr="00005E6E">
        <w:t xml:space="preserve">; </w:t>
      </w:r>
      <w:del w:id="94" w:author="Won Do Lee" w:date="2023-01-12T23:02:00Z">
        <w:r w:rsidR="006B1A12" w:rsidRPr="00005E6E" w:rsidDel="00F931A5">
          <w:delText>Dynamic time warping distance</w:delText>
        </w:r>
      </w:del>
      <w:ins w:id="95" w:author="Won Do Lee" w:date="2023-01-12T23:02:00Z">
        <w:r w:rsidR="00F931A5" w:rsidRPr="00005E6E">
          <w:t>Resilience</w:t>
        </w:r>
      </w:ins>
      <w:r w:rsidR="00002F45" w:rsidRPr="00005E6E">
        <w:t>;</w:t>
      </w:r>
      <w:r w:rsidR="006B1A12" w:rsidRPr="00005E6E">
        <w:t xml:space="preserve"> </w:t>
      </w:r>
      <w:del w:id="96" w:author="Won Do Lee" w:date="2023-01-12T23:02:00Z">
        <w:r w:rsidR="00002F45" w:rsidRPr="00005E6E" w:rsidDel="00F931A5">
          <w:delText>Clustering</w:delText>
        </w:r>
      </w:del>
      <w:ins w:id="97" w:author="Won Do Lee" w:date="2023-01-12T23:02:00Z">
        <w:r w:rsidR="00F931A5" w:rsidRPr="00005E6E">
          <w:t>Time-series clustering</w:t>
        </w:r>
      </w:ins>
      <w:r w:rsidR="00002F45" w:rsidRPr="00005E6E">
        <w:t>;</w:t>
      </w:r>
      <w:r w:rsidR="00577A3E" w:rsidRPr="00005E6E">
        <w:t xml:space="preserve"> Classification</w:t>
      </w:r>
      <w:ins w:id="98"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872147">
      <w:pPr>
        <w:pStyle w:val="Heading1"/>
      </w:pPr>
      <w:bookmarkStart w:id="99" w:name="_Hlk68703832"/>
      <w:r w:rsidRPr="00005E6E">
        <w:lastRenderedPageBreak/>
        <w:t>Introduction</w:t>
      </w:r>
    </w:p>
    <w:p w14:paraId="3EB35D7C" w14:textId="4AC93DB1" w:rsidR="008E5747" w:rsidRPr="00005E6E" w:rsidRDefault="009D35AF" w:rsidP="00872147">
      <w:pPr>
        <w:spacing w:after="240"/>
      </w:pPr>
      <w:ins w:id="100" w:author="Won Do Lee" w:date="2023-01-19T09:14:00Z">
        <w:r w:rsidRPr="00005E6E">
          <w:t xml:space="preserve">The </w:t>
        </w:r>
      </w:ins>
      <w:r w:rsidR="006C20BD" w:rsidRPr="00005E6E">
        <w:t>COVID-19</w:t>
      </w:r>
      <w:r w:rsidR="00D505B3" w:rsidRPr="00005E6E">
        <w:t xml:space="preserve"> </w:t>
      </w:r>
      <w:ins w:id="101" w:author="Won Do Lee" w:date="2023-01-18T14:58:00Z">
        <w:r w:rsidR="000434A1" w:rsidRPr="00005E6E">
          <w:t xml:space="preserve">pandemic has rapidly changed </w:t>
        </w:r>
      </w:ins>
      <w:del w:id="102"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3"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4" w:author="Won Do Lee" w:date="2023-01-19T09:14:00Z">
        <w:r w:rsidR="00D3505F" w:rsidRPr="00005E6E" w:rsidDel="009D35AF">
          <w:delText xml:space="preserve"> in daily life</w:delText>
        </w:r>
      </w:del>
      <w:r w:rsidR="00612941" w:rsidRPr="00005E6E">
        <w:t xml:space="preserve">. </w:t>
      </w:r>
      <w:ins w:id="105" w:author="Won Do Lee" w:date="2023-01-18T15:00:00Z">
        <w:r w:rsidR="000434A1" w:rsidRPr="00005E6E">
          <w:t>Implement</w:t>
        </w:r>
      </w:ins>
      <w:ins w:id="106" w:author="Won Do Lee" w:date="2023-01-19T09:13:00Z">
        <w:r w:rsidRPr="00005E6E">
          <w:t>ing</w:t>
        </w:r>
      </w:ins>
      <w:ins w:id="107" w:author="Won Do Lee" w:date="2023-01-18T15:00:00Z">
        <w:r w:rsidR="000434A1" w:rsidRPr="00005E6E">
          <w:t xml:space="preserve"> v</w:t>
        </w:r>
      </w:ins>
      <w:ins w:id="108" w:author="Won Do Lee" w:date="2023-01-18T14:59:00Z">
        <w:r w:rsidR="000434A1" w:rsidRPr="00005E6E">
          <w:t xml:space="preserve">arious </w:t>
        </w:r>
      </w:ins>
      <w:del w:id="109" w:author="Won Do Lee" w:date="2023-01-18T14:59:00Z">
        <w:r w:rsidR="00CB0EB3" w:rsidRPr="00005E6E" w:rsidDel="000434A1">
          <w:delText>S</w:delText>
        </w:r>
        <w:r w:rsidR="00B9128F" w:rsidRPr="00005E6E" w:rsidDel="000434A1">
          <w:delText xml:space="preserve">ocial </w:delText>
        </w:r>
      </w:del>
      <w:ins w:id="110"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1"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2" w:author="Won Do Lee" w:date="2023-01-19T09:13:00Z">
        <w:r w:rsidRPr="00005E6E">
          <w:t>were correlated with the red</w:t>
        </w:r>
      </w:ins>
      <w:ins w:id="113" w:author="Won Do Lee" w:date="2023-01-18T15:01:00Z">
        <w:r w:rsidR="000434A1" w:rsidRPr="00005E6E">
          <w:t>uction in mobility</w:t>
        </w:r>
      </w:ins>
      <w:del w:id="114"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rPr>
          <w:noProof/>
        </w:rPr>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rPr>
          <w:noProof/>
        </w:rPr>
        <w:t>(Beck &amp; Hensher, 2020)</w:t>
      </w:r>
      <w:r w:rsidR="00B9128F" w:rsidRPr="00005E6E">
        <w:fldChar w:fldCharType="end"/>
      </w:r>
      <w:r w:rsidR="00B9128F" w:rsidRPr="00005E6E">
        <w:t xml:space="preserve">. </w:t>
      </w:r>
      <w:ins w:id="115" w:author="Won Do Lee" w:date="2023-01-18T15:02:00Z">
        <w:r w:rsidR="000434A1" w:rsidRPr="00005E6E">
          <w:t>Inevitably</w:t>
        </w:r>
      </w:ins>
      <w:ins w:id="116" w:author="Won Do Lee" w:date="2023-01-18T15:01:00Z">
        <w:r w:rsidR="000434A1" w:rsidRPr="00005E6E">
          <w:t xml:space="preserve">, </w:t>
        </w:r>
      </w:ins>
      <w:del w:id="117" w:author="Won Do Lee" w:date="2023-01-18T15:01:00Z">
        <w:r w:rsidR="00834E9F" w:rsidRPr="00005E6E" w:rsidDel="000434A1">
          <w:delText>T</w:delText>
        </w:r>
        <w:r w:rsidR="00B625F2" w:rsidRPr="00005E6E" w:rsidDel="000434A1">
          <w:delText xml:space="preserve">ransport </w:delText>
        </w:r>
      </w:del>
      <w:ins w:id="118"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rPr>
          <w:noProof/>
        </w:rPr>
        <w:t>(Barbieri et al., 2021; de Séjournet et al., 2022; De Vos, 2020)</w:t>
      </w:r>
      <w:r w:rsidR="008E5747" w:rsidRPr="00005E6E">
        <w:fldChar w:fldCharType="end"/>
      </w:r>
      <w:r w:rsidR="008E5747" w:rsidRPr="00005E6E">
        <w:t>.</w:t>
      </w:r>
      <w:del w:id="119" w:author="Won Do Lee" w:date="2023-01-18T15:02:00Z">
        <w:r w:rsidR="005D4636" w:rsidRPr="00005E6E" w:rsidDel="000434A1">
          <w:delText xml:space="preserve"> </w:delText>
        </w:r>
        <w:commentRangeStart w:id="120"/>
        <w:r w:rsidR="00834E9F" w:rsidRPr="00005E6E" w:rsidDel="000434A1">
          <w:delText>Inevitably,</w:delText>
        </w:r>
      </w:del>
      <w:ins w:id="121" w:author="Won Do Lee" w:date="2023-01-18T15:02:00Z">
        <w:r w:rsidR="000434A1" w:rsidRPr="00005E6E">
          <w:t xml:space="preserve"> T</w:t>
        </w:r>
      </w:ins>
      <w:del w:id="122"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rPr>
          <w:noProof/>
        </w:rPr>
        <w:t>(Department for Transport, 2020; Vickerman, 2021)</w:t>
      </w:r>
      <w:r w:rsidR="00A63019" w:rsidRPr="00005E6E">
        <w:fldChar w:fldCharType="end"/>
      </w:r>
      <w:r w:rsidR="006C5D87" w:rsidRPr="00005E6E">
        <w:t xml:space="preserve">. </w:t>
      </w:r>
      <w:commentRangeEnd w:id="120"/>
      <w:r w:rsidR="00B64EDA" w:rsidRPr="00005E6E">
        <w:rPr>
          <w:rStyle w:val="CommentReference"/>
        </w:rPr>
        <w:commentReference w:id="120"/>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3"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rPr>
          <w:noProof/>
        </w:rPr>
        <w:t>(</w:t>
      </w:r>
      <w:bookmarkStart w:id="124" w:name="OLE_LINK1"/>
      <w:r w:rsidR="009D1131" w:rsidRPr="00005E6E">
        <w:rPr>
          <w:noProof/>
        </w:rPr>
        <w:t>Cartenì et al., 2020)</w:t>
      </w:r>
      <w:bookmarkEnd w:id="124"/>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872147">
      <w:pPr>
        <w:spacing w:after="240"/>
        <w:rPr>
          <w:ins w:id="125" w:author="Won Do Lee" w:date="2023-01-15T23:13:00Z"/>
        </w:rPr>
      </w:pPr>
      <w:ins w:id="126"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7" w:author="Won Do Lee" w:date="2023-01-17T23:06:00Z">
        <w:r w:rsidR="0054616D" w:rsidRPr="00005E6E">
          <w:t xml:space="preserve">and implemented </w:t>
        </w:r>
      </w:ins>
      <w:del w:id="128" w:author="Won Do Lee" w:date="2023-01-17T23:06:00Z">
        <w:r w:rsidR="00A46515" w:rsidRPr="00005E6E" w:rsidDel="0054616D">
          <w:delText xml:space="preserve">to implement </w:delText>
        </w:r>
      </w:del>
      <w:r w:rsidR="00A93152" w:rsidRPr="00005E6E">
        <w:t>counter</w:t>
      </w:r>
      <w:r w:rsidR="00C81F0F" w:rsidRPr="00005E6E">
        <w:t xml:space="preserve">measures </w:t>
      </w:r>
      <w:del w:id="129"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0" w:author="Won Do Lee" w:date="2023-01-17T23:04:00Z">
        <w:r w:rsidR="0054616D" w:rsidRPr="00005E6E">
          <w:t>to tackle the outbreak</w:t>
        </w:r>
      </w:ins>
      <w:del w:id="131"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rPr>
          <w:noProof/>
        </w:rPr>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2" w:author="Won Do Lee" w:date="2023-01-15T22:50:00Z">
        <w:r w:rsidR="00140450" w:rsidRPr="00005E6E">
          <w:t xml:space="preserve"> </w:t>
        </w:r>
      </w:ins>
      <w:ins w:id="133"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rPr>
          <w:noProof/>
        </w:rPr>
        <w:t>(Borkowski et al., 2021; Lee et al., 2021; Marsden &amp; Docherty, 2021)</w:t>
      </w:r>
      <w:r w:rsidR="00DA4F39" w:rsidRPr="00005E6E">
        <w:fldChar w:fldCharType="end"/>
      </w:r>
      <w:ins w:id="134" w:author="Won Do Lee" w:date="2023-01-17T23:08:00Z">
        <w:r w:rsidR="0054616D" w:rsidRPr="00005E6E">
          <w:t xml:space="preserve">, it ranged </w:t>
        </w:r>
      </w:ins>
      <w:del w:id="135"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6" w:author="Won Do Lee" w:date="2023-01-17T23:08:00Z">
        <w:r w:rsidR="004E6C27" w:rsidRPr="00005E6E" w:rsidDel="0054616D">
          <w:delText xml:space="preserve">and </w:delText>
        </w:r>
        <w:r w:rsidR="00C81F0F" w:rsidRPr="00005E6E" w:rsidDel="0054616D">
          <w:delText>instruct “stay-at-home</w:delText>
        </w:r>
      </w:del>
      <w:ins w:id="137" w:author="Won Do Lee" w:date="2023-01-17T23:08:00Z">
        <w:r w:rsidR="0054616D" w:rsidRPr="00005E6E">
          <w:t xml:space="preserve">and order </w:t>
        </w:r>
      </w:ins>
      <w:ins w:id="138" w:author="Won Do Lee" w:date="2023-01-17T23:09:00Z">
        <w:r w:rsidR="0054616D" w:rsidRPr="00005E6E">
          <w:t>people to “Stay-at-home”</w:t>
        </w:r>
      </w:ins>
      <w:del w:id="139" w:author="Won Do Lee" w:date="2023-01-17T23:09:00Z">
        <w:r w:rsidR="00C81F0F" w:rsidRPr="00005E6E" w:rsidDel="0054616D">
          <w:delText>”</w:delText>
        </w:r>
      </w:del>
      <w:ins w:id="140" w:author="Won Do Lee" w:date="2023-01-17T23:09:00Z">
        <w:r w:rsidR="0054616D" w:rsidRPr="00005E6E">
          <w:t>.</w:t>
        </w:r>
      </w:ins>
      <w:del w:id="141" w:author="Won Do Lee" w:date="2023-01-17T23:09:00Z">
        <w:r w:rsidR="00A93152" w:rsidRPr="00005E6E" w:rsidDel="0054616D">
          <w:delText>in  England.</w:delText>
        </w:r>
      </w:del>
    </w:p>
    <w:p w14:paraId="361E64D3" w14:textId="74110BF6" w:rsidR="00A93152" w:rsidRPr="00005E6E" w:rsidRDefault="00C81F0F" w:rsidP="00872147">
      <w:pPr>
        <w:spacing w:after="240"/>
      </w:pPr>
      <w:del w:id="142" w:author="Won Do Lee" w:date="2023-01-15T23:13:00Z">
        <w:r w:rsidRPr="00005E6E" w:rsidDel="006B3717">
          <w:delText xml:space="preserve"> </w:delText>
        </w:r>
      </w:del>
      <w:r w:rsidRPr="00005E6E">
        <w:t xml:space="preserve">Greater attention should be paid to </w:t>
      </w:r>
      <w:del w:id="143"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4" w:author="Won Do Lee" w:date="2023-01-17T23:09:00Z">
        <w:r w:rsidR="0054616D" w:rsidRPr="00005E6E">
          <w:t>analy</w:t>
        </w:r>
      </w:ins>
      <w:ins w:id="145" w:author="Won Do Lee" w:date="2023-01-19T09:04:00Z">
        <w:r w:rsidR="002353B1" w:rsidRPr="00005E6E">
          <w:t>sing</w:t>
        </w:r>
      </w:ins>
      <w:ins w:id="146"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7" w:author="Won Do Lee" w:date="2023-01-19T08:47:00Z">
        <w:r w:rsidR="000B5DE7" w:rsidRPr="00005E6E">
          <w:t xml:space="preserve">, and </w:t>
        </w:r>
      </w:ins>
      <w:ins w:id="148" w:author="Won Do Lee" w:date="2023-01-19T09:04:00Z">
        <w:r w:rsidR="002353B1" w:rsidRPr="00005E6E">
          <w:t xml:space="preserve">a </w:t>
        </w:r>
      </w:ins>
      <w:ins w:id="149" w:author="Won Do Lee" w:date="2023-01-19T08:46:00Z">
        <w:r w:rsidR="000B5DE7" w:rsidRPr="00005E6E">
          <w:t xml:space="preserve">more detailed </w:t>
        </w:r>
      </w:ins>
      <w:ins w:id="150" w:author="Won Do Lee" w:date="2023-01-19T08:47:00Z">
        <w:r w:rsidR="000B5DE7" w:rsidRPr="00005E6E">
          <w:t xml:space="preserve">understanding of how mobility changes </w:t>
        </w:r>
      </w:ins>
      <w:ins w:id="151" w:author="Won Do Lee" w:date="2023-01-19T08:48:00Z">
        <w:r w:rsidR="000B5DE7" w:rsidRPr="00005E6E">
          <w:t>spatio-temporally</w:t>
        </w:r>
      </w:ins>
      <w:ins w:id="152" w:author="Won Do Lee" w:date="2023-01-19T08:47:00Z">
        <w:r w:rsidR="000B5DE7" w:rsidRPr="00005E6E">
          <w:t xml:space="preserve"> </w:t>
        </w:r>
      </w:ins>
      <w:ins w:id="153" w:author="Won Do Lee" w:date="2023-01-19T09:05:00Z">
        <w:r w:rsidR="002353B1" w:rsidRPr="00005E6E">
          <w:t>is needed during the prolonged period of strict lockdown.</w:t>
        </w:r>
      </w:ins>
      <w:del w:id="154" w:author="Won Do Lee" w:date="2023-01-19T08:47:00Z">
        <w:r w:rsidR="00A93152" w:rsidRPr="00005E6E" w:rsidDel="000B5DE7">
          <w:delText xml:space="preserve">, and </w:delText>
        </w:r>
      </w:del>
      <w:del w:id="155" w:author="Won Do Lee" w:date="2023-01-17T23:09:00Z">
        <w:r w:rsidR="00A93152" w:rsidRPr="00005E6E" w:rsidDel="0054616D">
          <w:delText xml:space="preserve">also it </w:delText>
        </w:r>
      </w:del>
      <w:del w:id="156"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7"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8" w:author="Won Do Lee" w:date="2023-01-19T09:06:00Z">
        <w:r w:rsidR="002353B1" w:rsidRPr="00005E6E">
          <w:t>Recent work has highlighted this</w:t>
        </w:r>
      </w:ins>
      <w:ins w:id="159" w:author="Won Do Lee" w:date="2023-01-19T09:07:00Z">
        <w:r w:rsidR="002353B1" w:rsidRPr="00005E6E">
          <w:t xml:space="preserve"> by using </w:t>
        </w:r>
      </w:ins>
      <w:ins w:id="160" w:author="Won Do Lee" w:date="2023-01-19T09:08:00Z">
        <w:r w:rsidR="002353B1" w:rsidRPr="00005E6E">
          <w:t>examining</w:t>
        </w:r>
      </w:ins>
      <w:ins w:id="161" w:author="Won Do Lee" w:date="2023-01-19T09:06:00Z">
        <w:r w:rsidR="002353B1" w:rsidRPr="00005E6E">
          <w:t xml:space="preserve"> changes in mobility </w:t>
        </w:r>
      </w:ins>
      <w:ins w:id="162" w:author="Won Do Lee" w:date="2023-01-19T09:08:00Z">
        <w:r w:rsidR="002353B1" w:rsidRPr="00005E6E">
          <w:t>over</w:t>
        </w:r>
      </w:ins>
      <w:ins w:id="163" w:author="Won Do Lee" w:date="2023-01-19T09:06:00Z">
        <w:r w:rsidR="002353B1" w:rsidRPr="00005E6E">
          <w:t xml:space="preserve"> seven months or more</w:t>
        </w:r>
      </w:ins>
      <w:del w:id="164" w:author="Won Do Lee" w:date="2023-01-15T23:14:00Z">
        <w:r w:rsidR="00762F14" w:rsidRPr="00005E6E" w:rsidDel="006B3717">
          <w:delText>.</w:delText>
        </w:r>
      </w:del>
      <w:del w:id="165" w:author="Won Do Lee" w:date="2023-01-17T23:12:00Z">
        <w:r w:rsidR="00A93152" w:rsidRPr="00005E6E" w:rsidDel="0054616D">
          <w:delText xml:space="preserve">It can be </w:delText>
        </w:r>
      </w:del>
      <w:del w:id="166" w:author="Won Do Lee" w:date="2023-01-19T08:49:00Z">
        <w:r w:rsidR="00A93152" w:rsidRPr="00005E6E" w:rsidDel="000B5DE7">
          <w:delText>answered</w:delText>
        </w:r>
      </w:del>
      <w:del w:id="167" w:author="Won Do Lee" w:date="2023-01-17T23:12:00Z">
        <w:r w:rsidR="00A93152" w:rsidRPr="00005E6E" w:rsidDel="0054616D">
          <w:delText xml:space="preserve">advancing understanding of </w:delText>
        </w:r>
      </w:del>
      <w:ins w:id="168" w:author="Won Do Lee" w:date="2023-01-17T23:13:00Z">
        <w:r w:rsidR="0054616D" w:rsidRPr="00005E6E">
          <w:t xml:space="preserve"> </w:t>
        </w:r>
      </w:ins>
      <w:del w:id="169" w:author="Won Do Lee" w:date="2023-01-17T23:13:00Z">
        <w:r w:rsidR="00A93152" w:rsidRPr="00005E6E" w:rsidDel="0054616D">
          <w:delText xml:space="preserve">sthe </w:delText>
        </w:r>
      </w:del>
      <w:ins w:id="170"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rPr>
          <w:noProof/>
        </w:rPr>
        <w:t>(J. Kim &amp; Kwan, 2021; Long &amp; Ren, 2022; Molloy et al., 2021)</w:t>
      </w:r>
      <w:ins w:id="171" w:author="Won Do Lee" w:date="2023-01-15T22:57:00Z">
        <w:r w:rsidR="00A93152" w:rsidRPr="00005E6E">
          <w:fldChar w:fldCharType="end"/>
        </w:r>
      </w:ins>
      <w:r w:rsidR="00A93152" w:rsidRPr="00005E6E">
        <w:t xml:space="preserve"> and</w:t>
      </w:r>
      <w:ins w:id="172" w:author="Won Do Lee" w:date="2023-01-17T23:14:00Z">
        <w:r w:rsidR="0054616D" w:rsidRPr="00005E6E">
          <w:t xml:space="preserve"> decompos</w:t>
        </w:r>
      </w:ins>
      <w:ins w:id="173" w:author="Won Do Lee" w:date="2023-01-19T09:09:00Z">
        <w:r w:rsidR="002353B1" w:rsidRPr="00005E6E">
          <w:t>ing it</w:t>
        </w:r>
      </w:ins>
      <w:ins w:id="174" w:author="Won Do Lee" w:date="2023-01-17T23:14:00Z">
        <w:r w:rsidR="0054616D" w:rsidRPr="00005E6E">
          <w:t xml:space="preserve"> into </w:t>
        </w:r>
      </w:ins>
      <w:ins w:id="175" w:author="Won Do Lee" w:date="2023-01-19T09:09:00Z">
        <w:r w:rsidR="009D35AF" w:rsidRPr="00005E6E">
          <w:t>successive</w:t>
        </w:r>
      </w:ins>
      <w:ins w:id="176" w:author="Won Do Lee" w:date="2023-01-17T23:14:00Z">
        <w:r w:rsidR="0054616D" w:rsidRPr="00005E6E">
          <w:t xml:space="preserve"> stages</w:t>
        </w:r>
      </w:ins>
      <w:del w:id="177" w:author="Won Do Lee" w:date="2023-01-17T23:14:00Z">
        <w:r w:rsidR="00A93152" w:rsidRPr="00005E6E" w:rsidDel="0054616D">
          <w:delText xml:space="preserve"> </w:delText>
        </w:r>
      </w:del>
      <w:ins w:id="178" w:author="Won Do Lee" w:date="2023-01-17T23:14:00Z">
        <w:r w:rsidR="0054616D" w:rsidRPr="00005E6E">
          <w:t xml:space="preserve">, i.e., </w:t>
        </w:r>
      </w:ins>
      <w:ins w:id="179" w:author="Won Do Lee" w:date="2023-01-15T22:53:00Z">
        <w:r w:rsidR="00140450" w:rsidRPr="00005E6E">
          <w:rPr>
            <w:i/>
            <w:iCs/>
          </w:rPr>
          <w:t>intra-pandemic dynamics</w:t>
        </w:r>
        <w:r w:rsidR="00140450" w:rsidRPr="00005E6E">
          <w:t xml:space="preserve"> </w:t>
        </w:r>
      </w:ins>
      <w:ins w:id="180"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rPr>
          <w:noProof/>
        </w:rPr>
        <w:t>(Kellermann et al., 2022)</w:t>
      </w:r>
      <w:ins w:id="181" w:author="Won Do Lee" w:date="2023-01-15T22:56:00Z">
        <w:r w:rsidR="00140450" w:rsidRPr="00005E6E">
          <w:fldChar w:fldCharType="end"/>
        </w:r>
      </w:ins>
      <w:ins w:id="182" w:author="Won Do Lee" w:date="2023-01-15T22:55:00Z">
        <w:r w:rsidR="00140450" w:rsidRPr="00005E6E">
          <w:t xml:space="preserve"> </w:t>
        </w:r>
      </w:ins>
      <w:del w:id="183" w:author="Won Do Lee" w:date="2023-01-17T23:16:00Z">
        <w:r w:rsidR="00A93152" w:rsidRPr="00005E6E" w:rsidDel="0054616D">
          <w:delText>by employing</w:delText>
        </w:r>
      </w:del>
      <w:ins w:id="184" w:author="Won Do Lee" w:date="2023-01-17T23:16:00Z">
        <w:r w:rsidR="0054616D" w:rsidRPr="00005E6E">
          <w:t>through</w:t>
        </w:r>
      </w:ins>
      <w:r w:rsidR="00A93152" w:rsidRPr="00005E6E">
        <w:t xml:space="preserve"> </w:t>
      </w:r>
      <w:ins w:id="185" w:author="Won Do Lee" w:date="2023-01-15T22:55:00Z">
        <w:r w:rsidR="00140450" w:rsidRPr="00005E6E">
          <w:t xml:space="preserve">longitudinal </w:t>
        </w:r>
      </w:ins>
      <w:del w:id="186" w:author="Won Do Lee" w:date="2023-01-17T23:16:00Z">
        <w:r w:rsidR="00A93152" w:rsidRPr="00005E6E" w:rsidDel="0054616D">
          <w:delText>approach</w:delText>
        </w:r>
      </w:del>
      <w:ins w:id="187" w:author="Won Do Lee" w:date="2023-01-17T23:16:00Z">
        <w:r w:rsidR="0054616D" w:rsidRPr="00005E6E">
          <w:t>perspective</w:t>
        </w:r>
      </w:ins>
      <w:ins w:id="188" w:author="Won Do Lee" w:date="2023-01-17T23:14:00Z">
        <w:r w:rsidR="0054616D" w:rsidRPr="00005E6E">
          <w:t xml:space="preserve">. </w:t>
        </w:r>
      </w:ins>
      <w:del w:id="189" w:author="Won Do Lee" w:date="2023-01-17T23:14:00Z">
        <w:r w:rsidR="00A93152" w:rsidRPr="00005E6E" w:rsidDel="0054616D">
          <w:delText xml:space="preserve"> t</w:delText>
        </w:r>
      </w:del>
      <w:ins w:id="190" w:author="Won Do Lee" w:date="2023-01-17T23:14:00Z">
        <w:r w:rsidR="0054616D" w:rsidRPr="00005E6E">
          <w:t>T</w:t>
        </w:r>
      </w:ins>
      <w:r w:rsidR="00A93152" w:rsidRPr="00005E6E">
        <w:t xml:space="preserve">aking </w:t>
      </w:r>
      <w:ins w:id="191" w:author="Won Do Lee" w:date="2023-01-15T23:05:00Z">
        <w:r w:rsidR="007B5830" w:rsidRPr="00005E6E">
          <w:t>short</w:t>
        </w:r>
      </w:ins>
      <w:ins w:id="192" w:author="Won Do Lee" w:date="2023-01-15T23:03:00Z">
        <w:r w:rsidR="007B5830" w:rsidRPr="00005E6E">
          <w:t>-term</w:t>
        </w:r>
      </w:ins>
      <w:ins w:id="193" w:author="Won Do Lee" w:date="2023-01-15T23:07:00Z">
        <w:r w:rsidR="007B5830" w:rsidRPr="00005E6E">
          <w:t xml:space="preserve"> effects by implemented </w:t>
        </w:r>
      </w:ins>
      <w:ins w:id="194" w:author="Won Do Lee" w:date="2023-01-15T23:03:00Z">
        <w:r w:rsidR="007B5830" w:rsidRPr="00005E6E">
          <w:t>travel restriction</w:t>
        </w:r>
      </w:ins>
      <w:ins w:id="195" w:author="Won Do Lee" w:date="2023-01-15T23:04:00Z">
        <w:r w:rsidR="007B5830" w:rsidRPr="00005E6E">
          <w:t>s or interventions</w:t>
        </w:r>
      </w:ins>
      <w:ins w:id="196" w:author="Won Do Lee" w:date="2023-01-15T23:08:00Z">
        <w:r w:rsidR="007B5830" w:rsidRPr="00005E6E">
          <w:t xml:space="preserve"> </w:t>
        </w:r>
      </w:ins>
      <w:ins w:id="197" w:author="Won Do Lee" w:date="2023-01-15T23:03:00Z">
        <w:r w:rsidR="007B5830" w:rsidRPr="00005E6E">
          <w:t>and l</w:t>
        </w:r>
      </w:ins>
      <w:ins w:id="198" w:author="Won Do Lee" w:date="2023-01-15T23:00:00Z">
        <w:r w:rsidR="007B5830" w:rsidRPr="00005E6E">
          <w:t xml:space="preserve">ong-term </w:t>
        </w:r>
      </w:ins>
      <w:ins w:id="199" w:author="Won Do Lee" w:date="2023-01-15T23:08:00Z">
        <w:r w:rsidR="007B5830" w:rsidRPr="00005E6E">
          <w:t xml:space="preserve">effects </w:t>
        </w:r>
      </w:ins>
      <w:ins w:id="200" w:author="Won Do Lee" w:date="2023-01-15T23:22:00Z">
        <w:r w:rsidR="008D18A3" w:rsidRPr="00005E6E">
          <w:t xml:space="preserve">under </w:t>
        </w:r>
      </w:ins>
      <w:ins w:id="201" w:author="Won Do Lee" w:date="2023-01-15T23:17:00Z">
        <w:r w:rsidR="006B3717" w:rsidRPr="00005E6E">
          <w:t xml:space="preserve">mobility </w:t>
        </w:r>
      </w:ins>
      <w:ins w:id="202" w:author="Won Do Lee" w:date="2023-01-15T23:06:00Z">
        <w:r w:rsidR="007B5830" w:rsidRPr="00005E6E">
          <w:t>circumstances</w:t>
        </w:r>
      </w:ins>
      <w:ins w:id="203" w:author="Won Do Lee" w:date="2023-01-15T23:19:00Z">
        <w:r w:rsidR="006B3717" w:rsidRPr="00005E6E">
          <w:t xml:space="preserve">, such </w:t>
        </w:r>
      </w:ins>
      <w:ins w:id="204" w:author="Won Do Lee" w:date="2023-01-15T23:20:00Z">
        <w:r w:rsidR="006B3717" w:rsidRPr="00005E6E">
          <w:t xml:space="preserve">as </w:t>
        </w:r>
      </w:ins>
      <w:ins w:id="205" w:author="Won Do Lee" w:date="2023-01-15T23:07:00Z">
        <w:r w:rsidR="007B5830" w:rsidRPr="00005E6E">
          <w:t>working from home or homeschooling</w:t>
        </w:r>
      </w:ins>
      <w:ins w:id="206" w:author="Won Do Lee" w:date="2023-01-17T23:17:00Z">
        <w:r w:rsidR="0054616D" w:rsidRPr="00005E6E">
          <w:t>, the way of</w:t>
        </w:r>
      </w:ins>
      <w:ins w:id="207" w:author="Won Do Lee" w:date="2023-01-15T23:19:00Z">
        <w:r w:rsidR="006B3717" w:rsidRPr="00005E6E">
          <w:t xml:space="preserve"> </w:t>
        </w:r>
        <w:r w:rsidR="006B3717" w:rsidRPr="00005E6E">
          <w:rPr>
            <w:i/>
            <w:iCs/>
          </w:rPr>
          <w:t>new normal</w:t>
        </w:r>
      </w:ins>
      <w:ins w:id="208" w:author="Won Do Lee" w:date="2023-01-15T23:20:00Z">
        <w:r w:rsidR="006B3717" w:rsidRPr="00005E6E">
          <w:rPr>
            <w:i/>
            <w:iCs/>
          </w:rPr>
          <w:t xml:space="preserve"> </w:t>
        </w:r>
        <w:r w:rsidR="006B3717" w:rsidRPr="00005E6E">
          <w:t>in mobilit</w:t>
        </w:r>
      </w:ins>
      <w:ins w:id="209" w:author="Won Do Lee" w:date="2023-01-17T22:15:00Z">
        <w:r w:rsidR="00A93152" w:rsidRPr="00005E6E">
          <w:t>y into account.</w:t>
        </w:r>
      </w:ins>
    </w:p>
    <w:p w14:paraId="64704467" w14:textId="12649819" w:rsidR="005129C6" w:rsidRPr="00005E6E" w:rsidRDefault="004A4962" w:rsidP="00872147">
      <w:pPr>
        <w:spacing w:after="240"/>
      </w:pPr>
      <w:r w:rsidRPr="00005E6E">
        <w:t xml:space="preserve">To </w:t>
      </w:r>
      <w:r w:rsidR="0030248F" w:rsidRPr="00005E6E">
        <w:t>this end,</w:t>
      </w:r>
      <w:r w:rsidR="0045021A" w:rsidRPr="00005E6E">
        <w:t xml:space="preserve"> </w:t>
      </w:r>
      <w:r w:rsidR="00EB6E86" w:rsidRPr="00005E6E">
        <w:t xml:space="preserve">this research </w:t>
      </w:r>
      <w:del w:id="210" w:author="Won Do Lee" w:date="2023-01-19T08:49:00Z">
        <w:r w:rsidR="00EB6E86" w:rsidRPr="00005E6E" w:rsidDel="00F806C6">
          <w:delText xml:space="preserve">addresses </w:delText>
        </w:r>
      </w:del>
      <w:ins w:id="211" w:author="Won Do Lee" w:date="2023-01-19T08:49:00Z">
        <w:r w:rsidR="00F806C6" w:rsidRPr="00005E6E">
          <w:t xml:space="preserve">quantify </w:t>
        </w:r>
      </w:ins>
      <w:del w:id="212" w:author="Won Do Lee" w:date="2023-01-17T23:17:00Z">
        <w:r w:rsidR="00EB6E86" w:rsidRPr="00005E6E" w:rsidDel="0054616D">
          <w:delText xml:space="preserve">in detail </w:delText>
        </w:r>
      </w:del>
      <w:r w:rsidR="00EB6E86" w:rsidRPr="00005E6E">
        <w:t xml:space="preserve">and </w:t>
      </w:r>
      <w:del w:id="213" w:author="Won Do Lee" w:date="2023-01-17T23:17:00Z">
        <w:r w:rsidR="00E97990" w:rsidRPr="00005E6E" w:rsidDel="0054616D">
          <w:delText>asses</w:delText>
        </w:r>
      </w:del>
      <w:del w:id="214" w:author="Won Do Lee" w:date="2023-01-17T22:15:00Z">
        <w:r w:rsidR="00E97990" w:rsidRPr="00005E6E" w:rsidDel="00A93152">
          <w:delText>s</w:delText>
        </w:r>
        <w:r w:rsidR="00EB6E86" w:rsidRPr="00005E6E" w:rsidDel="00A93152">
          <w:delText xml:space="preserve"> </w:delText>
        </w:r>
      </w:del>
      <w:del w:id="215" w:author="Won Do Lee" w:date="2023-01-17T23:17:00Z">
        <w:r w:rsidR="00EB6E86" w:rsidRPr="00005E6E" w:rsidDel="0054616D">
          <w:delText xml:space="preserve">the </w:delText>
        </w:r>
      </w:del>
      <w:del w:id="216"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7" w:author="Won Do Lee" w:date="2023-01-15T23:27:00Z">
        <w:r w:rsidR="004E0039" w:rsidRPr="00005E6E" w:rsidDel="008D18A3">
          <w:delText>monitoring</w:delText>
        </w:r>
        <w:r w:rsidR="00CA6445" w:rsidRPr="00005E6E" w:rsidDel="008D18A3">
          <w:delText xml:space="preserve"> </w:delText>
        </w:r>
      </w:del>
      <w:ins w:id="218" w:author="Won Do Lee" w:date="2023-01-17T23:17:00Z">
        <w:r w:rsidR="0054616D" w:rsidRPr="00005E6E">
          <w:t>measure</w:t>
        </w:r>
      </w:ins>
      <w:ins w:id="219" w:author="Won Do Lee" w:date="2023-01-15T23:27:00Z">
        <w:r w:rsidR="008D18A3" w:rsidRPr="00005E6E">
          <w:t xml:space="preserve"> </w:t>
        </w:r>
      </w:ins>
      <w:del w:id="220"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1" w:author="Won Do Lee" w:date="2023-01-17T21:26:00Z">
        <w:r w:rsidR="00F54DF4" w:rsidRPr="00005E6E">
          <w:t>changes in mobility</w:t>
        </w:r>
      </w:ins>
      <w:r w:rsidR="006E4595" w:rsidRPr="00005E6E">
        <w:t xml:space="preserve"> </w:t>
      </w:r>
      <w:ins w:id="222" w:author="Won Do Lee" w:date="2023-01-17T21:26:00Z">
        <w:r w:rsidR="00F54DF4" w:rsidRPr="00005E6E">
          <w:t xml:space="preserve">under the </w:t>
        </w:r>
      </w:ins>
      <w:ins w:id="223" w:author="Won Do Lee" w:date="2023-01-17T22:16:00Z">
        <w:r w:rsidR="00A93152" w:rsidRPr="00005E6E">
          <w:t xml:space="preserve">lockdown phases </w:t>
        </w:r>
      </w:ins>
      <w:ins w:id="224" w:author="Won Do Lee" w:date="2023-01-17T23:18:00Z">
        <w:r w:rsidR="0054616D" w:rsidRPr="00005E6E">
          <w:t xml:space="preserve">of COVID-19 pandemic, </w:t>
        </w:r>
      </w:ins>
      <w:ins w:id="225" w:author="Won Do Lee" w:date="2023-01-17T22:16:00Z">
        <w:r w:rsidR="00A93152" w:rsidRPr="00005E6E">
          <w:t xml:space="preserve">by </w:t>
        </w:r>
      </w:ins>
      <w:del w:id="226" w:author="Won Do Lee" w:date="2023-01-15T23:27:00Z">
        <w:r w:rsidR="004E0039" w:rsidRPr="00005E6E" w:rsidDel="008D18A3">
          <w:delText>over time</w:delText>
        </w:r>
      </w:del>
      <w:del w:id="227" w:author="Won Do Lee" w:date="2023-01-17T22:16:00Z">
        <w:r w:rsidR="004E0039" w:rsidRPr="00005E6E" w:rsidDel="00A93152">
          <w:delText xml:space="preserve"> </w:delText>
        </w:r>
      </w:del>
      <w:r w:rsidR="004E0039" w:rsidRPr="00005E6E">
        <w:t>using</w:t>
      </w:r>
      <w:del w:id="228" w:author="Won Do Lee" w:date="2023-01-15T23:28:00Z">
        <w:r w:rsidR="004E0039" w:rsidRPr="00005E6E" w:rsidDel="008D18A3">
          <w:delText xml:space="preserve"> </w:delText>
        </w:r>
        <w:r w:rsidR="005823AE" w:rsidRPr="00005E6E" w:rsidDel="008D18A3">
          <w:delText>the</w:delText>
        </w:r>
      </w:del>
      <w:ins w:id="229"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0" w:author="Won Do Lee" w:date="2023-01-15T23:28:00Z">
        <w:r w:rsidR="008D18A3" w:rsidRPr="00005E6E">
          <w:t>m</w:t>
        </w:r>
      </w:ins>
      <w:del w:id="231"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2" w:author="Won Do Lee" w:date="2023-01-17T23:18:00Z">
        <w:r w:rsidR="005D51CC" w:rsidRPr="00005E6E" w:rsidDel="0054616D">
          <w:delText>In other words,</w:delText>
        </w:r>
      </w:del>
      <w:ins w:id="233"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4" w:author="Won Do Lee" w:date="2023-01-17T23:18:00Z">
        <w:r w:rsidR="00EB6E86" w:rsidRPr="00005E6E" w:rsidDel="0054616D">
          <w:delText xml:space="preserve"> </w:delText>
        </w:r>
      </w:del>
      <w:ins w:id="235" w:author="Won Do Lee" w:date="2023-01-17T22:16:00Z">
        <w:r w:rsidR="00A93152" w:rsidRPr="00005E6E">
          <w:t xml:space="preserve"> </w:t>
        </w:r>
      </w:ins>
      <w:ins w:id="236" w:author="Won Do Lee" w:date="2023-01-17T23:20:00Z">
        <w:r w:rsidR="0054616D" w:rsidRPr="00005E6E">
          <w:t xml:space="preserve">the </w:t>
        </w:r>
      </w:ins>
      <w:del w:id="237" w:author="Won Do Lee" w:date="2023-01-17T21:26:00Z">
        <w:r w:rsidR="00A64CD8" w:rsidRPr="00005E6E" w:rsidDel="00F54DF4">
          <w:delText xml:space="preserve">the </w:delText>
        </w:r>
      </w:del>
      <w:ins w:id="238"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39" w:author="Won Do Lee" w:date="2023-01-17T21:27:00Z">
        <w:r w:rsidR="001E2B38" w:rsidRPr="00005E6E" w:rsidDel="00F54DF4">
          <w:delText>s</w:delText>
        </w:r>
      </w:del>
      <w:r w:rsidR="001E2B38" w:rsidRPr="00005E6E">
        <w:t xml:space="preserve"> </w:t>
      </w:r>
      <w:del w:id="240" w:author="Won Do Lee" w:date="2023-01-17T21:26:00Z">
        <w:r w:rsidR="00B91744" w:rsidRPr="00005E6E" w:rsidDel="00F54DF4">
          <w:delText xml:space="preserve">on </w:delText>
        </w:r>
        <w:r w:rsidR="003C3C47" w:rsidRPr="00005E6E" w:rsidDel="00F54DF4">
          <w:delText xml:space="preserve">everyday </w:delText>
        </w:r>
      </w:del>
      <w:del w:id="241" w:author="Won Do Lee" w:date="2023-01-17T21:27:00Z">
        <w:r w:rsidR="003C3C47" w:rsidRPr="00005E6E" w:rsidDel="00F54DF4">
          <w:delText>mobility</w:delText>
        </w:r>
      </w:del>
      <w:ins w:id="242" w:author="Won Do Lee" w:date="2023-01-17T22:16:00Z">
        <w:r w:rsidR="00A93152" w:rsidRPr="00005E6E">
          <w:t>on</w:t>
        </w:r>
      </w:ins>
      <w:ins w:id="243" w:author="Won Do Lee" w:date="2023-01-17T21:27:00Z">
        <w:r w:rsidR="00F54DF4" w:rsidRPr="00005E6E">
          <w:t xml:space="preserve"> </w:t>
        </w:r>
      </w:ins>
      <w:ins w:id="244" w:author="Won Do Lee" w:date="2023-01-17T23:20:00Z">
        <w:r w:rsidR="0054616D" w:rsidRPr="00005E6E">
          <w:t xml:space="preserve">people’s </w:t>
        </w:r>
      </w:ins>
      <w:ins w:id="245" w:author="Won Do Lee" w:date="2023-01-17T21:27:00Z">
        <w:r w:rsidR="00F54DF4" w:rsidRPr="00005E6E">
          <w:t xml:space="preserve">mobility </w:t>
        </w:r>
      </w:ins>
      <w:ins w:id="246" w:author="Won Do Lee" w:date="2023-01-17T23:19:00Z">
        <w:r w:rsidR="0054616D" w:rsidRPr="00005E6E">
          <w:t>spanning</w:t>
        </w:r>
      </w:ins>
      <w:ins w:id="247" w:author="Won Do Lee" w:date="2023-01-17T21:28:00Z">
        <w:r w:rsidR="00F54DF4" w:rsidRPr="00005E6E">
          <w:t xml:space="preserve"> seven months</w:t>
        </w:r>
      </w:ins>
      <w:del w:id="248" w:author="Won Do Lee" w:date="2023-01-17T21:28:00Z">
        <w:r w:rsidR="003C3C47" w:rsidRPr="00005E6E" w:rsidDel="00F54DF4">
          <w:delText xml:space="preserve"> </w:delText>
        </w:r>
        <w:r w:rsidR="00A64CD8" w:rsidRPr="00005E6E" w:rsidDel="00F54DF4">
          <w:delText>in Englan</w:delText>
        </w:r>
      </w:del>
      <w:del w:id="249"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0" w:author="Won Do Lee" w:date="2023-01-17T23:20:00Z">
        <w:r w:rsidR="0054616D" w:rsidRPr="00005E6E">
          <w:t>, by</w:t>
        </w:r>
      </w:ins>
      <w:ins w:id="251" w:author="Won Do Lee" w:date="2023-01-17T23:19:00Z">
        <w:r w:rsidR="0054616D" w:rsidRPr="00005E6E">
          <w:t xml:space="preserve"> measuring </w:t>
        </w:r>
      </w:ins>
      <w:del w:id="252" w:author="Won Do Lee" w:date="2023-01-17T23:19:00Z">
        <w:r w:rsidR="00B12B59" w:rsidRPr="00005E6E" w:rsidDel="0054616D">
          <w:delText>.</w:delText>
        </w:r>
      </w:del>
      <w:del w:id="253" w:author="Won Do Lee" w:date="2023-01-17T21:28:00Z">
        <w:r w:rsidR="001E2B38" w:rsidRPr="00005E6E" w:rsidDel="00F54DF4">
          <w:delText xml:space="preserve"> </w:delText>
        </w:r>
        <w:r w:rsidR="00034A61" w:rsidRPr="00005E6E" w:rsidDel="00F54DF4">
          <w:delText>To achieve this task</w:delText>
        </w:r>
      </w:del>
      <w:del w:id="254" w:author="Won Do Lee" w:date="2023-01-17T21:29:00Z">
        <w:r w:rsidR="00034A61" w:rsidRPr="00005E6E" w:rsidDel="00F54DF4">
          <w:delText>,</w:delText>
        </w:r>
      </w:del>
      <w:del w:id="255"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6" w:author="Won Do Lee" w:date="2023-01-17T21:31:00Z">
        <w:r w:rsidR="00F54DF4" w:rsidRPr="00005E6E">
          <w:t>ied</w:t>
        </w:r>
      </w:ins>
      <w:del w:id="257"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8"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59" w:author="Won Do Lee" w:date="2023-01-17T23:21:00Z">
        <w:r w:rsidR="0054616D" w:rsidRPr="00005E6E">
          <w:t xml:space="preserve">This task is achieved by </w:t>
        </w:r>
      </w:ins>
      <w:del w:id="260" w:author="Won Do Lee" w:date="2023-01-17T23:21:00Z">
        <w:r w:rsidR="00FB3D1B" w:rsidRPr="00005E6E" w:rsidDel="0054616D">
          <w:delText xml:space="preserve">We </w:delText>
        </w:r>
      </w:del>
      <w:del w:id="261" w:author="Won Do Lee" w:date="2023-01-17T21:31:00Z">
        <w:r w:rsidR="00FB3D1B" w:rsidRPr="00005E6E" w:rsidDel="00751A98">
          <w:delText xml:space="preserve">utilised </w:delText>
        </w:r>
      </w:del>
      <w:ins w:id="262" w:author="Won Do Lee" w:date="2023-01-17T23:21:00Z">
        <w:r w:rsidR="0054616D" w:rsidRPr="00005E6E">
          <w:t>deploying</w:t>
        </w:r>
      </w:ins>
      <w:ins w:id="263"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4" w:author="Won Do Lee" w:date="2023-01-17T21:31:00Z">
        <w:r w:rsidR="00034A61" w:rsidRPr="00005E6E" w:rsidDel="00751A98">
          <w:delText>the signifi</w:delText>
        </w:r>
      </w:del>
      <w:ins w:id="265" w:author="Won Do Lee" w:date="2023-01-17T21:31:00Z">
        <w:r w:rsidR="00751A98" w:rsidRPr="00005E6E">
          <w:t>different</w:t>
        </w:r>
      </w:ins>
      <w:del w:id="266" w:author="Won Do Lee" w:date="2023-01-17T21:31:00Z">
        <w:r w:rsidR="00034A61" w:rsidRPr="00005E6E" w:rsidDel="00751A98">
          <w:delText>cant</w:delText>
        </w:r>
      </w:del>
      <w:r w:rsidR="00034A61" w:rsidRPr="00005E6E">
        <w:t xml:space="preserve"> </w:t>
      </w:r>
      <w:r w:rsidR="002D1EE3" w:rsidRPr="00005E6E">
        <w:t xml:space="preserve">socioeconomic </w:t>
      </w:r>
      <w:del w:id="267" w:author="Won Do Lee" w:date="2023-01-19T23:19:00Z">
        <w:r w:rsidR="002D1EE3" w:rsidRPr="00005E6E" w:rsidDel="001E7E1F">
          <w:delText xml:space="preserve">and demographic </w:delText>
        </w:r>
        <w:r w:rsidR="00034A61" w:rsidRPr="00005E6E" w:rsidDel="001E7E1F">
          <w:delText>factors</w:delText>
        </w:r>
      </w:del>
      <w:ins w:id="268" w:author="Won Do Lee" w:date="2023-01-19T23:19:00Z">
        <w:r w:rsidR="001E7E1F" w:rsidRPr="00005E6E">
          <w:t>status</w:t>
        </w:r>
      </w:ins>
      <w:r w:rsidR="00C64AD0" w:rsidRPr="00005E6E">
        <w:t xml:space="preserve"> likely to be correlated with </w:t>
      </w:r>
      <w:del w:id="269" w:author="Won Do Lee" w:date="2023-01-17T21:32:00Z">
        <w:r w:rsidR="00C64AD0" w:rsidRPr="00005E6E" w:rsidDel="00751A98">
          <w:delText xml:space="preserve">the </w:delText>
        </w:r>
        <w:r w:rsidR="00B214DD" w:rsidRPr="00005E6E" w:rsidDel="00751A98">
          <w:delText>distinctive</w:delText>
        </w:r>
      </w:del>
      <w:ins w:id="270" w:author="Won Do Lee" w:date="2023-01-17T21:32:00Z">
        <w:r w:rsidR="00751A98" w:rsidRPr="00005E6E">
          <w:t xml:space="preserve">different </w:t>
        </w:r>
      </w:ins>
      <w:del w:id="271"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2"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872147">
      <w:pPr>
        <w:pStyle w:val="ListParagraph"/>
        <w:numPr>
          <w:ilvl w:val="0"/>
          <w:numId w:val="50"/>
        </w:numPr>
        <w:rPr>
          <w:ins w:id="273" w:author="Won Do Lee" w:date="2023-01-15T23:10:00Z"/>
        </w:rPr>
      </w:pPr>
      <w:commentRangeStart w:id="274"/>
      <w:r w:rsidRPr="00005E6E">
        <w:t xml:space="preserve">How has </w:t>
      </w:r>
      <w:r w:rsidR="00FB19A0" w:rsidRPr="00005E6E">
        <w:t>mobility</w:t>
      </w:r>
      <w:r w:rsidR="00962632" w:rsidRPr="00005E6E">
        <w:t xml:space="preserve"> </w:t>
      </w:r>
      <w:r w:rsidR="00197D82" w:rsidRPr="00005E6E">
        <w:t>c</w:t>
      </w:r>
      <w:r w:rsidR="00C52751" w:rsidRPr="00005E6E">
        <w:t>hanged</w:t>
      </w:r>
      <w:del w:id="275" w:author="Won Do Lee" w:date="2023-01-12T23:05:00Z">
        <w:r w:rsidR="005A23C9" w:rsidRPr="00005E6E" w:rsidDel="00C1521F">
          <w:delText xml:space="preserve"> over time</w:delText>
        </w:r>
      </w:del>
      <w:del w:id="276"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7" w:author="Won Do Lee" w:date="2023-01-12T23:05:00Z">
        <w:r w:rsidR="002E1E2A" w:rsidRPr="00005E6E" w:rsidDel="00C1521F">
          <w:delText xml:space="preserve">has </w:delText>
        </w:r>
        <w:r w:rsidR="00C160F9" w:rsidRPr="00005E6E" w:rsidDel="00C1521F">
          <w:delText xml:space="preserve">it </w:delText>
        </w:r>
      </w:del>
      <w:del w:id="278" w:author="Won Do Lee" w:date="2023-01-15T23:10:00Z">
        <w:r w:rsidR="005A23C9" w:rsidRPr="00005E6E" w:rsidDel="006B3717">
          <w:delText>evolved</w:delText>
        </w:r>
      </w:del>
      <w:ins w:id="279" w:author="Won Do Lee" w:date="2023-01-15T23:10:00Z">
        <w:r w:rsidR="006B3717" w:rsidRPr="00005E6E">
          <w:t xml:space="preserve"> </w:t>
        </w:r>
      </w:ins>
      <w:ins w:id="280" w:author="Won Do Lee" w:date="2023-01-17T22:17:00Z">
        <w:r w:rsidR="00A93152" w:rsidRPr="00005E6E">
          <w:t xml:space="preserve">over </w:t>
        </w:r>
      </w:ins>
      <w:ins w:id="281" w:author="Won Do Lee" w:date="2023-01-17T22:18:00Z">
        <w:r w:rsidR="00A93152" w:rsidRPr="00005E6E">
          <w:t xml:space="preserve">the </w:t>
        </w:r>
      </w:ins>
      <w:ins w:id="282" w:author="Won Do Lee" w:date="2023-01-17T22:17:00Z">
        <w:r w:rsidR="00A93152" w:rsidRPr="00005E6E">
          <w:t xml:space="preserve">initial phases </w:t>
        </w:r>
      </w:ins>
      <w:ins w:id="283" w:author="Won Do Lee" w:date="2023-01-17T22:18:00Z">
        <w:r w:rsidR="00A93152" w:rsidRPr="00005E6E">
          <w:t>of</w:t>
        </w:r>
      </w:ins>
      <w:ins w:id="284" w:author="Won Do Lee" w:date="2023-01-17T22:17:00Z">
        <w:r w:rsidR="00A93152" w:rsidRPr="00005E6E">
          <w:t xml:space="preserve"> </w:t>
        </w:r>
      </w:ins>
      <w:ins w:id="285" w:author="Won Do Lee" w:date="2023-01-17T22:18:00Z">
        <w:r w:rsidR="00A93152" w:rsidRPr="00005E6E">
          <w:t xml:space="preserve">the </w:t>
        </w:r>
      </w:ins>
      <w:ins w:id="286" w:author="Won Do Lee" w:date="2023-01-17T22:17:00Z">
        <w:r w:rsidR="00A93152" w:rsidRPr="00005E6E">
          <w:t>lockdown</w:t>
        </w:r>
      </w:ins>
      <w:del w:id="287"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872147">
      <w:pPr>
        <w:pStyle w:val="ListParagraph"/>
        <w:rPr>
          <w:del w:id="288" w:author="Won Do Lee" w:date="2023-01-12T23:54:00Z"/>
        </w:rPr>
      </w:pPr>
      <w:ins w:id="289" w:author="Won Do Lee" w:date="2023-01-15T23:10:00Z">
        <w:r w:rsidRPr="00005E6E">
          <w:t>What makes</w:t>
        </w:r>
      </w:ins>
      <w:ins w:id="290" w:author="Won Do Lee" w:date="2023-01-17T23:21:00Z">
        <w:r w:rsidR="0054616D" w:rsidRPr="00005E6E">
          <w:t xml:space="preserve"> </w:t>
        </w:r>
      </w:ins>
      <w:ins w:id="291" w:author="Won Do Lee" w:date="2023-01-15T23:10:00Z">
        <w:r w:rsidRPr="00005E6E">
          <w:t xml:space="preserve">disparities in mobility recovery trends </w:t>
        </w:r>
      </w:ins>
      <w:ins w:id="292" w:author="Won Do Lee" w:date="2023-01-17T23:21:00Z">
        <w:r w:rsidR="0054616D" w:rsidRPr="00005E6E">
          <w:t>in lockdown phases</w:t>
        </w:r>
      </w:ins>
      <w:ins w:id="293" w:author="Won Do Lee" w:date="2023-01-15T23:10:00Z">
        <w:r w:rsidRPr="00005E6E">
          <w:t>?</w:t>
        </w:r>
      </w:ins>
    </w:p>
    <w:p w14:paraId="47E6E288" w14:textId="77777777" w:rsidR="007B5830" w:rsidRPr="00005E6E" w:rsidRDefault="007B5830" w:rsidP="00872147">
      <w:pPr>
        <w:pStyle w:val="ListParagraph"/>
        <w:numPr>
          <w:ilvl w:val="0"/>
          <w:numId w:val="50"/>
        </w:numPr>
        <w:rPr>
          <w:ins w:id="294" w:author="Won Do Lee" w:date="2023-01-15T23:10:00Z"/>
        </w:rPr>
      </w:pPr>
    </w:p>
    <w:p w14:paraId="45147D13" w14:textId="4F4D4962" w:rsidR="0030248F" w:rsidRPr="00005E6E" w:rsidDel="008D18A3" w:rsidRDefault="00442A4C" w:rsidP="00872147">
      <w:pPr>
        <w:pStyle w:val="ListParagraph"/>
        <w:numPr>
          <w:ilvl w:val="0"/>
          <w:numId w:val="50"/>
        </w:numPr>
        <w:rPr>
          <w:del w:id="295" w:author="Won Do Lee" w:date="2023-01-15T23:11:00Z"/>
        </w:rPr>
      </w:pPr>
      <w:del w:id="296" w:author="Won Do Lee" w:date="2023-01-12T23:06:00Z">
        <w:r w:rsidRPr="00005E6E" w:rsidDel="00C1521F">
          <w:lastRenderedPageBreak/>
          <w:delText>How and to</w:delText>
        </w:r>
      </w:del>
      <w:ins w:id="297" w:author="Won Do Lee" w:date="2023-01-12T23:56:00Z">
        <w:r w:rsidR="0050027F" w:rsidRPr="00005E6E">
          <w:t>Does</w:t>
        </w:r>
      </w:ins>
      <w:del w:id="298"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299" w:author="Won Do Lee" w:date="2023-01-19T23:19:00Z">
        <w:r w:rsidR="008A42EC" w:rsidRPr="00005E6E" w:rsidDel="001E7E1F">
          <w:delText xml:space="preserve">and demographic </w:delText>
        </w:r>
        <w:r w:rsidR="00B032C4" w:rsidRPr="00005E6E" w:rsidDel="001E7E1F">
          <w:delText>factors</w:delText>
        </w:r>
      </w:del>
      <w:ins w:id="300" w:author="Won Do Lee" w:date="2023-01-19T23:19:00Z">
        <w:r w:rsidR="001E7E1F" w:rsidRPr="00005E6E">
          <w:t>status</w:t>
        </w:r>
      </w:ins>
      <w:r w:rsidR="005E01AD" w:rsidRPr="00005E6E">
        <w:t xml:space="preserve"> </w:t>
      </w:r>
      <w:del w:id="301" w:author="Won Do Lee" w:date="2023-01-12T23:56:00Z">
        <w:r w:rsidR="005E01AD" w:rsidRPr="00005E6E" w:rsidDel="0050027F">
          <w:delText xml:space="preserve">that </w:delText>
        </w:r>
      </w:del>
      <w:del w:id="302" w:author="Won Do Lee" w:date="2023-01-12T23:07:00Z">
        <w:r w:rsidR="005E01AD" w:rsidRPr="00005E6E" w:rsidDel="00C1521F">
          <w:delText>influence</w:delText>
        </w:r>
        <w:r w:rsidR="00BA0B43" w:rsidRPr="00005E6E" w:rsidDel="00C1521F">
          <w:delText xml:space="preserve"> </w:delText>
        </w:r>
      </w:del>
      <w:ins w:id="303" w:author="Won Do Lee" w:date="2023-01-17T22:18:00Z">
        <w:r w:rsidR="00A93152" w:rsidRPr="00005E6E">
          <w:t>associated with</w:t>
        </w:r>
      </w:ins>
      <w:ins w:id="304" w:author="Won Do Lee" w:date="2023-01-12T23:07:00Z">
        <w:r w:rsidR="00C1521F" w:rsidRPr="00005E6E">
          <w:t xml:space="preserve"> </w:t>
        </w:r>
      </w:ins>
      <w:del w:id="305" w:author="Won Do Lee" w:date="2023-01-12T23:07:00Z">
        <w:r w:rsidR="002A1C37" w:rsidRPr="00005E6E" w:rsidDel="00C1521F">
          <w:delText>change in mobility</w:delText>
        </w:r>
      </w:del>
      <w:ins w:id="306" w:author="Won Do Lee" w:date="2023-01-13T00:05:00Z">
        <w:r w:rsidR="0050027F" w:rsidRPr="00005E6E">
          <w:t>trajectories of mobility reduction</w:t>
        </w:r>
      </w:ins>
      <w:del w:id="307" w:author="Won Do Lee" w:date="2023-01-13T00:05:00Z">
        <w:r w:rsidR="002A1C37" w:rsidRPr="00005E6E" w:rsidDel="0050027F">
          <w:delText xml:space="preserve"> levels</w:delText>
        </w:r>
      </w:del>
      <w:ins w:id="308" w:author="Won Do Lee" w:date="2023-01-12T23:08:00Z">
        <w:r w:rsidR="00C1521F" w:rsidRPr="00005E6E">
          <w:t xml:space="preserve"> throughout </w:t>
        </w:r>
      </w:ins>
      <w:ins w:id="309" w:author="Won Do Lee" w:date="2023-01-17T22:18:00Z">
        <w:r w:rsidR="00A93152" w:rsidRPr="00005E6E">
          <w:t>the</w:t>
        </w:r>
      </w:ins>
      <w:ins w:id="310" w:author="Won Do Lee" w:date="2023-01-12T23:08:00Z">
        <w:r w:rsidR="00C1521F" w:rsidRPr="00005E6E">
          <w:t xml:space="preserve"> lockdown</w:t>
        </w:r>
      </w:ins>
      <w:r w:rsidR="00EC7209" w:rsidRPr="00005E6E">
        <w:t>?</w:t>
      </w:r>
      <w:commentRangeEnd w:id="274"/>
      <w:r w:rsidR="0054616D" w:rsidRPr="00005E6E">
        <w:rPr>
          <w:rStyle w:val="CommentReference"/>
        </w:rPr>
        <w:commentReference w:id="274"/>
      </w:r>
    </w:p>
    <w:p w14:paraId="0A223DDD" w14:textId="77777777" w:rsidR="008D18A3" w:rsidRPr="00005E6E" w:rsidRDefault="008D18A3" w:rsidP="00872147">
      <w:pPr>
        <w:pStyle w:val="ListParagraph"/>
        <w:numPr>
          <w:ilvl w:val="0"/>
          <w:numId w:val="50"/>
        </w:numPr>
      </w:pPr>
    </w:p>
    <w:p w14:paraId="539CCE67" w14:textId="4B28C987" w:rsidR="00FB257C" w:rsidRDefault="00FB257C" w:rsidP="00872147">
      <w:pPr>
        <w:rPr>
          <w:color w:val="FF0000"/>
        </w:rPr>
      </w:pPr>
    </w:p>
    <w:p w14:paraId="76C80A72" w14:textId="77777777" w:rsidR="003D7B05" w:rsidRPr="00005E6E" w:rsidRDefault="003D7B05" w:rsidP="00872147">
      <w:pPr>
        <w:rPr>
          <w:color w:val="FF0000"/>
        </w:rPr>
      </w:pPr>
    </w:p>
    <w:bookmarkEnd w:id="99"/>
    <w:p w14:paraId="0656BD09" w14:textId="4FADBCCA" w:rsidR="005E2C98" w:rsidRPr="00005E6E" w:rsidRDefault="00771214" w:rsidP="00872147">
      <w:pPr>
        <w:pStyle w:val="Heading1"/>
      </w:pPr>
      <w:r w:rsidRPr="00771214">
        <w:t>Related works</w:t>
      </w:r>
    </w:p>
    <w:p w14:paraId="7170171A" w14:textId="74C106B1" w:rsidR="00A70C50" w:rsidRPr="00005E6E" w:rsidRDefault="009053C6" w:rsidP="00872147">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rPr>
          <w:noProof/>
        </w:rPr>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rPr>
          <w:noProof/>
        </w:rPr>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1" w:author="Won Do Lee" w:date="2023-01-17T22:19:00Z">
        <w:r w:rsidR="004B2B18" w:rsidRPr="00005E6E" w:rsidDel="00A93152">
          <w:delText xml:space="preserve">to </w:delText>
        </w:r>
        <w:r w:rsidR="00F358F2" w:rsidRPr="00005E6E" w:rsidDel="00A93152">
          <w:delText>assess</w:delText>
        </w:r>
      </w:del>
      <w:ins w:id="312"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rPr>
          <w:noProof/>
        </w:rPr>
        <w:t>(Oliver et al., 2020)</w:t>
      </w:r>
      <w:r w:rsidR="009C4075" w:rsidRPr="00005E6E">
        <w:fldChar w:fldCharType="end"/>
      </w:r>
      <w:r w:rsidR="00E10BA4" w:rsidRPr="00005E6E">
        <w:t>.</w:t>
      </w:r>
      <w:r w:rsidR="00AA6407" w:rsidRPr="00005E6E">
        <w:t xml:space="preserve"> </w:t>
      </w:r>
    </w:p>
    <w:p w14:paraId="21AF5A51" w14:textId="368D4A3B" w:rsidR="009A7C55" w:rsidRPr="005329A2" w:rsidRDefault="00071A7D" w:rsidP="00872147">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3" w:author="Won Do Lee" w:date="2023-01-17T21:33:00Z">
        <w:r w:rsidRPr="00005E6E" w:rsidDel="00751A98">
          <w:delText xml:space="preserve">focused </w:delText>
        </w:r>
        <w:r w:rsidR="00C66077" w:rsidRPr="00005E6E" w:rsidDel="00751A98">
          <w:delText>on</w:delText>
        </w:r>
      </w:del>
      <w:ins w:id="314" w:author="Won Do Lee" w:date="2023-01-17T21:33:00Z">
        <w:r w:rsidR="00751A98" w:rsidRPr="00005E6E">
          <w:t>examined</w:t>
        </w:r>
      </w:ins>
      <w:r w:rsidR="00C66077" w:rsidRPr="00005E6E">
        <w:t xml:space="preserve"> </w:t>
      </w:r>
      <w:del w:id="315" w:author="Won Do Lee" w:date="2023-01-17T21:33:00Z">
        <w:r w:rsidR="00774267" w:rsidRPr="00005E6E" w:rsidDel="00751A98">
          <w:delText xml:space="preserve">the reduction </w:delText>
        </w:r>
        <w:r w:rsidRPr="00005E6E" w:rsidDel="00751A98">
          <w:delText>in mobility</w:delText>
        </w:r>
      </w:del>
      <w:ins w:id="316" w:author="Won Do Lee" w:date="2023-01-17T21:33:00Z">
        <w:r w:rsidR="00751A98" w:rsidRPr="00005E6E">
          <w:t xml:space="preserve">V-shaped mobility </w:t>
        </w:r>
      </w:ins>
      <w:ins w:id="317" w:author="Won Do Lee" w:date="2023-01-17T23:24:00Z">
        <w:r w:rsidR="0054616D" w:rsidRPr="00005E6E">
          <w:t xml:space="preserve">trends </w:t>
        </w:r>
      </w:ins>
      <w:ins w:id="318" w:author="Won Do Lee" w:date="2023-01-17T23:25:00Z">
        <w:r w:rsidR="0054616D" w:rsidRPr="00005E6E">
          <w:t xml:space="preserve">in the early stage of COVID-19 pandemic </w:t>
        </w:r>
      </w:ins>
      <w:ins w:id="319" w:author="Won Do Lee" w:date="2023-01-17T21:33:00Z">
        <w:r w:rsidR="00751A98" w:rsidRPr="00005E6E">
          <w:t xml:space="preserve">to reveal </w:t>
        </w:r>
      </w:ins>
      <w:ins w:id="320" w:author="Won Do Lee" w:date="2023-01-17T23:25:00Z">
        <w:r w:rsidR="0054616D" w:rsidRPr="00005E6E">
          <w:t xml:space="preserve">substantial </w:t>
        </w:r>
      </w:ins>
      <w:ins w:id="321" w:author="Won Do Lee" w:date="2023-01-17T21:33:00Z">
        <w:r w:rsidR="00751A98" w:rsidRPr="00005E6E">
          <w:t xml:space="preserve">changes in people’s </w:t>
        </w:r>
      </w:ins>
      <w:ins w:id="322" w:author="Won Do Lee" w:date="2023-01-17T21:34:00Z">
        <w:r w:rsidR="00751A98" w:rsidRPr="00005E6E">
          <w:t xml:space="preserve">mobility and travel behaviours </w:t>
        </w:r>
      </w:ins>
      <w:del w:id="323" w:author="Won Do Lee" w:date="2023-01-17T21:33:00Z">
        <w:r w:rsidR="0026581D" w:rsidRPr="00005E6E" w:rsidDel="00751A98">
          <w:delText xml:space="preserve"> with </w:delText>
        </w:r>
      </w:del>
      <w:del w:id="324" w:author="Won Do Lee" w:date="2023-01-17T21:34:00Z">
        <w:r w:rsidR="0026581D" w:rsidRPr="00005E6E" w:rsidDel="00751A98">
          <w:delText xml:space="preserve">people’s </w:delText>
        </w:r>
        <w:r w:rsidRPr="00005E6E" w:rsidDel="00751A98">
          <w:delText xml:space="preserve">attitudes and perceptions </w:delText>
        </w:r>
      </w:del>
      <w:del w:id="325"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6" w:author="Won Do Lee" w:date="2023-01-17T21:34:00Z">
        <w:r w:rsidR="00751A98" w:rsidRPr="00005E6E">
          <w:t xml:space="preserve">with the support of </w:t>
        </w:r>
      </w:ins>
      <w:del w:id="327"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8"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29" w:author="Won Do Lee" w:date="2023-01-17T23:27:00Z">
        <w:r w:rsidR="0054616D" w:rsidRPr="00005E6E">
          <w:t xml:space="preserve">people’s </w:t>
        </w:r>
      </w:ins>
      <w:r w:rsidRPr="00005E6E">
        <w:t xml:space="preserve">mobility </w:t>
      </w:r>
      <w:del w:id="330" w:author="Won Do Lee" w:date="2023-01-17T23:27:00Z">
        <w:r w:rsidRPr="00005E6E" w:rsidDel="0054616D">
          <w:delText xml:space="preserve">in physical space </w:delText>
        </w:r>
      </w:del>
      <w:r w:rsidRPr="00005E6E">
        <w:t xml:space="preserve">dropped </w:t>
      </w:r>
      <w:ins w:id="331" w:author="Won Do Lee" w:date="2023-01-17T23:27:00Z">
        <w:r w:rsidR="0054616D" w:rsidRPr="00005E6E">
          <w:t>instantly</w:t>
        </w:r>
      </w:ins>
      <w:del w:id="332" w:author="Won Do Lee" w:date="2023-01-17T23:27:00Z">
        <w:r w:rsidRPr="00005E6E" w:rsidDel="0054616D">
          <w:delText>significantly</w:delText>
        </w:r>
      </w:del>
      <w:ins w:id="333" w:author="Won Do Lee" w:date="2023-01-17T23:26:00Z">
        <w:r w:rsidR="0054616D" w:rsidRPr="00005E6E">
          <w:t xml:space="preserve"> </w:t>
        </w:r>
      </w:ins>
      <w:ins w:id="334" w:author="Won Do Lee" w:date="2023-01-17T23:27:00Z">
        <w:r w:rsidR="0054616D" w:rsidRPr="00005E6E">
          <w:t xml:space="preserve">but </w:t>
        </w:r>
      </w:ins>
      <w:ins w:id="335" w:author="Won Do Lee" w:date="2023-01-17T23:26:00Z">
        <w:r w:rsidR="0054616D" w:rsidRPr="00005E6E">
          <w:t>recover</w:t>
        </w:r>
      </w:ins>
      <w:ins w:id="336" w:author="Won Do Lee" w:date="2023-01-17T23:27:00Z">
        <w:r w:rsidR="0054616D" w:rsidRPr="00005E6E">
          <w:t>ed rapidly</w:t>
        </w:r>
      </w:ins>
      <w:ins w:id="337" w:author="Won Do Lee" w:date="2023-01-17T23:28:00Z">
        <w:r w:rsidR="0054616D" w:rsidRPr="00005E6E">
          <w:t xml:space="preserve"> </w:t>
        </w:r>
      </w:ins>
      <w:ins w:id="338" w:author="Won Do Lee" w:date="2023-01-17T23:30:00Z">
        <w:r w:rsidR="0054616D" w:rsidRPr="00005E6E">
          <w:t>based on longitudinal data analysis</w:t>
        </w:r>
      </w:ins>
      <w:ins w:id="339" w:author="Won Do Lee" w:date="2023-01-17T23:26:00Z">
        <w:r w:rsidR="0054616D" w:rsidRPr="00005E6E">
          <w:t xml:space="preserve"> </w:t>
        </w:r>
      </w:ins>
      <w:ins w:id="340" w:author="Won Do Lee" w:date="2023-01-17T23:31:00Z">
        <w:r w:rsidR="0054616D" w:rsidRPr="00005E6E">
          <w:t>following longer than a year following the onset of the COVID-19 p</w:t>
        </w:r>
      </w:ins>
      <w:ins w:id="341" w:author="Won Do Lee" w:date="2023-01-17T23:32:00Z">
        <w:r w:rsidR="0054616D" w:rsidRPr="00005E6E">
          <w:t xml:space="preserve">andemic </w:t>
        </w:r>
      </w:ins>
      <w:del w:id="342" w:author="Won Do Lee" w:date="2023-01-17T23:26:00Z">
        <w:r w:rsidR="00751A98" w:rsidRPr="00005E6E" w:rsidDel="0054616D">
          <w:delText xml:space="preserve"> </w:delText>
        </w:r>
      </w:del>
      <w:r w:rsidR="00751A98" w:rsidRPr="00005E6E">
        <w:fldChar w:fldCharType="begin" w:fldLock="1"/>
      </w:r>
      <w:r w:rsidR="009C175D">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w:instrText>
      </w:r>
      <w:r w:rsidR="009C175D">
        <w:rPr>
          <w:rFonts w:hint="eastAsia"/>
        </w:rPr>
        <w:instrText xml:space="preserve">onth pandemic period and comparing them to the pre-pandemic situation. Based on quantitative analysis of almost 800,000 recorded trips, our longitudinal examination revealed individuals having reduced average monthly travel distances by </w:instrText>
      </w:r>
      <w:r w:rsidR="009C175D">
        <w:rPr>
          <w:rFonts w:hint="eastAsia"/>
        </w:rPr>
        <w:instrText>∼</w:instrText>
      </w:r>
      <w:r w:rsidR="009C175D">
        <w:rPr>
          <w:rFonts w:hint="eastAsia"/>
        </w:rPr>
        <w:instrText xml:space="preserve">20%, trip frequencies by </w:instrText>
      </w:r>
      <w:r w:rsidR="009C175D">
        <w:rPr>
          <w:rFonts w:hint="eastAsia"/>
        </w:rPr>
        <w:instrText>∼</w:instrText>
      </w:r>
      <w:r w:rsidR="009C175D">
        <w:rPr>
          <w:rFonts w:hint="eastAsia"/>
        </w:rPr>
        <w:instrText xml:space="preserve">11%, and having switched to individual modes. Public transportation has suffered a continual regression, with trip frequencies experiencing a relative long-term reduction of </w:instrText>
      </w:r>
      <w:r w:rsidR="009C175D">
        <w:rPr>
          <w:rFonts w:hint="eastAsia"/>
        </w:rPr>
        <w:instrText>∼</w:instrText>
      </w:r>
      <w:r w:rsidR="009C175D">
        <w:rPr>
          <w:rFonts w:hint="eastAsia"/>
        </w:rPr>
        <w:instrText xml:space="preserve">50%, and a respective decrease of traveled distances by </w:instrText>
      </w:r>
      <w:r w:rsidR="009C175D">
        <w:rPr>
          <w:rFonts w:hint="eastAsia"/>
        </w:rPr>
        <w:instrText>∼</w:instrText>
      </w:r>
      <w:r w:rsidR="009C175D">
        <w:rPr>
          <w:rFonts w:hint="eastAsia"/>
        </w:rPr>
        <w:instrText xml:space="preserve">43%. In contrast, the bicycle (rather than the car) was the central beneficiary, indicated by bicycle-related trip frequencies experiencing a relative long-term increase of </w:instrText>
      </w:r>
      <w:r w:rsidR="009C175D">
        <w:rPr>
          <w:rFonts w:hint="eastAsia"/>
        </w:rPr>
        <w:instrText>∼</w:instrText>
      </w:r>
      <w:r w:rsidR="009C175D">
        <w:rPr>
          <w:rFonts w:hint="eastAsia"/>
        </w:rPr>
        <w:instrText xml:space="preserve">53%, and travel distances increasing by </w:instrText>
      </w:r>
      <w:r w:rsidR="009C175D">
        <w:rPr>
          <w:rFonts w:hint="eastAsia"/>
        </w:rPr>
        <w:instrText>∼</w:instrText>
      </w:r>
      <w:r w:rsidR="009C175D">
        <w:rPr>
          <w:rFonts w:hint="eastAsia"/>
        </w:rPr>
        <w:instrText>117%. Comparing behavioral responses to three pandemic</w:instrText>
      </w:r>
      <w:r w:rsidR="009C175D">
        <w:instrText xml:space="preserve">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2022)","previouslyFormattedCitation":"(Kellermann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rPr>
          <w:noProof/>
        </w:rPr>
        <w:t>(Kellermann et al., 2022; J. Kim &amp; Kwan, 2021; Long &amp; Ren, 2022; Wang et al., 2022)</w:t>
      </w:r>
      <w:r w:rsidR="00751A98" w:rsidRPr="00005E6E">
        <w:fldChar w:fldCharType="end"/>
      </w:r>
      <w:ins w:id="343" w:author="Won Do Lee" w:date="2023-01-17T21:37:00Z">
        <w:r w:rsidR="00751A98" w:rsidRPr="00005E6E">
          <w:t xml:space="preserve"> </w:t>
        </w:r>
      </w:ins>
      <w:commentRangeStart w:id="344"/>
      <w:del w:id="345"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6"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rPr>
          <w:noProof/>
        </w:rPr>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rPr>
          <w:noProof/>
        </w:rPr>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noProof/>
          <w:lang w:val="nl-NL"/>
        </w:rPr>
        <w:t>(Lou et al., 2020; Pan et al., 2020; Xiong, Hu, Yang, Younes, et al., 2020; Zhang et al., 2021)</w:t>
      </w:r>
      <w:r w:rsidR="00C24DB9" w:rsidRPr="00005E6E">
        <w:fldChar w:fldCharType="end"/>
      </w:r>
      <w:r w:rsidR="001A13D7" w:rsidRPr="005329A2">
        <w:rPr>
          <w:lang w:val="nl-NL"/>
        </w:rPr>
        <w:t xml:space="preserve">. </w:t>
      </w:r>
      <w:commentRangeEnd w:id="344"/>
      <w:r w:rsidR="0054616D" w:rsidRPr="00005E6E">
        <w:rPr>
          <w:rStyle w:val="CommentReference"/>
        </w:rPr>
        <w:commentReference w:id="344"/>
      </w:r>
    </w:p>
    <w:p w14:paraId="4CE4C561" w14:textId="7883AF07" w:rsidR="008D18A3" w:rsidRPr="005329A2" w:rsidDel="00C025AD" w:rsidRDefault="00BF526E" w:rsidP="00872147">
      <w:pPr>
        <w:spacing w:after="240"/>
        <w:rPr>
          <w:del w:id="347"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8" w:author="Won Do Lee" w:date="2023-01-17T22:19:00Z">
        <w:r w:rsidR="00A61A0A" w:rsidRPr="00005E6E" w:rsidDel="00A93152">
          <w:delText xml:space="preserve">, in terms of </w:delText>
        </w:r>
      </w:del>
      <w:del w:id="349" w:author="Won Do Lee" w:date="2023-01-17T21:37:00Z">
        <w:r w:rsidR="00A61A0A" w:rsidRPr="00005E6E" w:rsidDel="00751A98">
          <w:delText>considerable decrease</w:delText>
        </w:r>
      </w:del>
      <w:del w:id="350"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rPr>
          <w:noProof/>
        </w:rPr>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noProof/>
          <w:lang w:val="nl-NL"/>
        </w:rPr>
        <w:t>(Beria &amp; Lunkar, 2021; Schlosser et al., 2020; Xiong, Hu, Yang, Luo, et 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noProof/>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r w:rsidR="003D7B05">
        <w:rPr>
          <w:lang w:val="nl-NL"/>
        </w:rPr>
        <w:t xml:space="preserve"> </w:t>
      </w:r>
    </w:p>
    <w:p w14:paraId="22FA5460" w14:textId="77777777" w:rsidR="003D7B05" w:rsidRDefault="00131BA4" w:rsidP="00872147">
      <w:pPr>
        <w:spacing w:after="240"/>
      </w:pPr>
      <w:r w:rsidRPr="00005E6E">
        <w:t xml:space="preserve">As the study shows, </w:t>
      </w:r>
      <w:del w:id="351" w:author="Won Do Lee" w:date="2023-01-17T22:20:00Z">
        <w:r w:rsidR="009C36A5" w:rsidRPr="00005E6E" w:rsidDel="00A93152">
          <w:delText>the use of</w:delText>
        </w:r>
      </w:del>
      <w:ins w:id="352"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3" w:author="Won Do Lee" w:date="2023-01-17T22:20:00Z">
        <w:r w:rsidR="008C3B80" w:rsidRPr="00005E6E" w:rsidDel="00A93152">
          <w:delText xml:space="preserve">and </w:delText>
        </w:r>
        <w:r w:rsidR="00BF72D9" w:rsidRPr="00005E6E" w:rsidDel="00A93152">
          <w:delText>tracking</w:delText>
        </w:r>
      </w:del>
      <w:ins w:id="354" w:author="Won Do Lee" w:date="2023-01-17T22:20:00Z">
        <w:r w:rsidR="00A93152" w:rsidRPr="00005E6E">
          <w:t>to g</w:t>
        </w:r>
      </w:ins>
      <w:ins w:id="355"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6" w:author="Won Do Lee" w:date="2023-01-17T22:20:00Z">
        <w:r w:rsidR="004271C9" w:rsidRPr="00005E6E" w:rsidDel="00A93152">
          <w:delText xml:space="preserve">are </w:delText>
        </w:r>
      </w:del>
      <w:ins w:id="357" w:author="Won Do Lee" w:date="2023-01-17T22:20:00Z">
        <w:r w:rsidR="00A93152" w:rsidRPr="00005E6E">
          <w:t xml:space="preserve">was very </w:t>
        </w:r>
      </w:ins>
      <w:r w:rsidR="001679A0" w:rsidRPr="00005E6E">
        <w:t>help</w:t>
      </w:r>
      <w:r w:rsidR="004271C9" w:rsidRPr="00005E6E">
        <w:t xml:space="preserve">ful </w:t>
      </w:r>
      <w:del w:id="358" w:author="Won Do Lee" w:date="2023-01-17T22:21:00Z">
        <w:r w:rsidR="004271C9" w:rsidRPr="00005E6E" w:rsidDel="00A93152">
          <w:delText>to</w:delText>
        </w:r>
      </w:del>
      <w:del w:id="359" w:author="Won Do Lee" w:date="2023-01-17T22:20:00Z">
        <w:r w:rsidR="004271C9" w:rsidRPr="00005E6E" w:rsidDel="00A93152">
          <w:delText xml:space="preserve"> </w:delText>
        </w:r>
        <w:r w:rsidR="00C869CA" w:rsidRPr="00005E6E" w:rsidDel="00A93152">
          <w:delText xml:space="preserve">investigate </w:delText>
        </w:r>
      </w:del>
      <w:ins w:id="360" w:author="Won Do Lee" w:date="2023-01-17T22:21:00Z">
        <w:r w:rsidR="00A93152" w:rsidRPr="00005E6E">
          <w:t>in evaluating</w:t>
        </w:r>
      </w:ins>
      <w:ins w:id="361"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2"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3" w:author="Won Do Lee" w:date="2023-01-17T22:21:00Z">
        <w:r w:rsidR="00A93152" w:rsidRPr="00005E6E">
          <w:t>dropped sharply</w:t>
        </w:r>
      </w:ins>
      <w:del w:id="364"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5" w:author="Won Do Lee" w:date="2023-01-19T22:52:00Z">
        <w:r w:rsidR="009E17EA" w:rsidRPr="00005E6E" w:rsidDel="00C025AD">
          <w:delText>in the early stage of the</w:delText>
        </w:r>
      </w:del>
      <w:ins w:id="366"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rPr>
          <w:noProof/>
        </w:rPr>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7"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8" w:author="Won Do Lee" w:date="2023-01-19T22:53:00Z">
        <w:r w:rsidR="00C025AD" w:rsidRPr="00005E6E">
          <w:t>lockdown phases</w:t>
        </w:r>
      </w:ins>
      <w:r w:rsidR="0079063F" w:rsidRPr="00005E6E">
        <w:t xml:space="preserve">. </w:t>
      </w:r>
      <w:del w:id="369" w:author="Won Do Lee" w:date="2023-01-12T23:58:00Z">
        <w:r w:rsidR="0079063F" w:rsidRPr="00005E6E" w:rsidDel="0050027F">
          <w:rPr>
            <w:i/>
            <w:iCs/>
          </w:rPr>
          <w:delText>Spontaneous mobility reduction</w:delText>
        </w:r>
      </w:del>
      <w:ins w:id="370"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rPr>
          <w:noProof/>
        </w:rPr>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1"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2" w:author="Won Do Lee" w:date="2023-01-17T22:21:00Z">
        <w:r w:rsidR="00A93152" w:rsidRPr="00005E6E">
          <w:t>ing</w:t>
        </w:r>
      </w:ins>
      <w:r w:rsidR="00831AF7" w:rsidRPr="00005E6E">
        <w:t xml:space="preserve"> on</w:t>
      </w:r>
      <w:r w:rsidR="00C17846" w:rsidRPr="00005E6E">
        <w:t xml:space="preserve"> the</w:t>
      </w:r>
      <w:ins w:id="373"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rPr>
          <w:noProof/>
        </w:rPr>
        <w:t>(Cronin &amp; Evans, 2020)</w:t>
      </w:r>
      <w:r w:rsidR="0079063F" w:rsidRPr="00005E6E">
        <w:fldChar w:fldCharType="end"/>
      </w:r>
      <w:r w:rsidR="0079063F" w:rsidRPr="00005E6E">
        <w:t xml:space="preserve">. </w:t>
      </w:r>
    </w:p>
    <w:p w14:paraId="0383AD9B" w14:textId="7E5521B0" w:rsidR="00094B2F" w:rsidRPr="005329A2" w:rsidRDefault="009E17EA" w:rsidP="00872147">
      <w:pPr>
        <w:spacing w:after="240"/>
        <w:rPr>
          <w:lang w:val="nl-NL"/>
        </w:rPr>
      </w:pPr>
      <w:r w:rsidRPr="00005E6E">
        <w:lastRenderedPageBreak/>
        <w:t xml:space="preserve">Also, increased mobility </w:t>
      </w:r>
      <w:r w:rsidR="00731265" w:rsidRPr="00005E6E">
        <w:t xml:space="preserve">observed </w:t>
      </w:r>
      <w:del w:id="374" w:author="Won Do Lee" w:date="2023-01-17T22:21:00Z">
        <w:r w:rsidR="0079063F" w:rsidRPr="00005E6E" w:rsidDel="00A93152">
          <w:delText>people were going outside more while the coming months over the ease of</w:delText>
        </w:r>
      </w:del>
      <w:ins w:id="375" w:author="Won Do Lee" w:date="2023-01-17T22:21:00Z">
        <w:r w:rsidR="00A93152" w:rsidRPr="00005E6E">
          <w:t>that people we</w:t>
        </w:r>
      </w:ins>
      <w:ins w:id="376" w:author="Won Do Lee" w:date="2023-01-17T22:22:00Z">
        <w:r w:rsidR="00A93152" w:rsidRPr="00005E6E">
          <w:t>nt</w:t>
        </w:r>
      </w:ins>
      <w:ins w:id="377" w:author="Won Do Lee" w:date="2023-01-17T22:21:00Z">
        <w:r w:rsidR="00A93152" w:rsidRPr="00005E6E">
          <w:t xml:space="preserve"> outside more during the coming months </w:t>
        </w:r>
      </w:ins>
      <w:ins w:id="378" w:author="Won Do Lee" w:date="2023-01-17T22:22:00Z">
        <w:r w:rsidR="00A93152" w:rsidRPr="00005E6E">
          <w:t>after</w:t>
        </w:r>
      </w:ins>
      <w:r w:rsidR="0079063F" w:rsidRPr="00005E6E">
        <w:t xml:space="preserve"> the lockdown</w:t>
      </w:r>
      <w:r w:rsidR="00933EDA" w:rsidRPr="00005E6E">
        <w:t xml:space="preserve">, </w:t>
      </w:r>
      <w:r w:rsidRPr="00005E6E">
        <w:t xml:space="preserve">entitled to </w:t>
      </w:r>
      <w:r w:rsidRPr="00005E6E">
        <w:rPr>
          <w:i/>
          <w:iCs/>
        </w:rPr>
        <w:t>Quarantine fatigue</w:t>
      </w:r>
      <w:r w:rsidRPr="00005E6E">
        <w:t xml:space="preserve"> </w:t>
      </w:r>
      <w:r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Pr="00005E6E">
        <w:fldChar w:fldCharType="separate"/>
      </w:r>
      <w:r w:rsidR="00717257" w:rsidRPr="005329A2">
        <w:rPr>
          <w:noProof/>
          <w:lang w:val="nl-NL"/>
        </w:rPr>
        <w:t>(J. Kim &amp; Kwan, 2021; Kwan, 2021; Pan et al., 2020; Zhao et al., 2020)</w:t>
      </w:r>
      <w:r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872147">
      <w:pPr>
        <w:rPr>
          <w:del w:id="379" w:author="Won Do Lee" w:date="2023-01-20T00:04:00Z"/>
          <w:color w:val="000000" w:themeColor="text1"/>
        </w:rPr>
      </w:pPr>
      <w:r w:rsidRPr="00005E6E">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0" w:author="Won Do Lee" w:date="2023-01-15T23:31:00Z">
        <w:r w:rsidR="00E76D99" w:rsidRPr="00005E6E">
          <w:t xml:space="preserve">in </w:t>
        </w:r>
      </w:ins>
      <w:ins w:id="381" w:author="Won Do Lee" w:date="2023-01-17T23:33:00Z">
        <w:r w:rsidR="00A625FA" w:rsidRPr="00005E6E">
          <w:t xml:space="preserve">different phases </w:t>
        </w:r>
      </w:ins>
      <w:del w:id="382"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3" w:author="Won Do Lee" w:date="2023-01-17T23:33:00Z">
        <w:r w:rsidR="00A625FA" w:rsidRPr="00005E6E">
          <w:t xml:space="preserve">alongside </w:t>
        </w:r>
      </w:ins>
      <w:del w:id="384"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5"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6" w:author="Won Do Lee" w:date="2023-01-17T22:22:00Z">
        <w:r w:rsidR="00732755" w:rsidRPr="00005E6E" w:rsidDel="00A93152">
          <w:delText xml:space="preserve">that </w:delText>
        </w:r>
      </w:del>
      <w:del w:id="387"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8"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89"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0"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1"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2" w:author="Won Do Lee" w:date="2023-01-17T22:24:00Z">
        <w:r w:rsidR="00EA4F73" w:rsidRPr="00005E6E" w:rsidDel="00A93152">
          <w:rPr>
            <w:color w:val="000000" w:themeColor="text1"/>
          </w:rPr>
          <w:delText xml:space="preserve">, </w:delText>
        </w:r>
      </w:del>
      <w:del w:id="393" w:author="Won Do Lee" w:date="2023-01-17T22:23:00Z">
        <w:r w:rsidR="00CD60D4" w:rsidRPr="00005E6E" w:rsidDel="00A93152">
          <w:rPr>
            <w:color w:val="000000" w:themeColor="text1"/>
          </w:rPr>
          <w:delText>coping with pre and</w:delText>
        </w:r>
      </w:del>
      <w:ins w:id="394" w:author="Won Do Lee" w:date="2023-01-17T22:24:00Z">
        <w:r w:rsidR="00A93152" w:rsidRPr="00005E6E">
          <w:rPr>
            <w:color w:val="000000" w:themeColor="text1"/>
          </w:rPr>
          <w:t xml:space="preserve"> added on</w:t>
        </w:r>
      </w:ins>
      <w:ins w:id="395" w:author="Won Do Lee" w:date="2023-01-17T22:23:00Z">
        <w:r w:rsidR="00A93152" w:rsidRPr="00005E6E">
          <w:rPr>
            <w:color w:val="000000" w:themeColor="text1"/>
          </w:rPr>
          <w:t xml:space="preserve"> pre-pandemic and </w:t>
        </w:r>
      </w:ins>
      <w:del w:id="396"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7" w:author="Won Do Lee" w:date="2023-01-17T22:22:00Z">
        <w:r w:rsidR="00A93152" w:rsidRPr="00005E6E">
          <w:rPr>
            <w:color w:val="000000" w:themeColor="text1"/>
          </w:rPr>
          <w:t>s</w:t>
        </w:r>
      </w:ins>
      <w:r w:rsidR="00CD60D4" w:rsidRPr="00005E6E">
        <w:rPr>
          <w:color w:val="000000" w:themeColor="text1"/>
        </w:rPr>
        <w:t xml:space="preserve"> (i.e., ±2 months)</w:t>
      </w:r>
      <w:ins w:id="398"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872147">
      <w:pPr>
        <w:rPr>
          <w:color w:val="000000" w:themeColor="text1"/>
        </w:rPr>
      </w:pPr>
    </w:p>
    <w:p w14:paraId="75B4FD9D" w14:textId="77777777" w:rsidR="00EA4F73" w:rsidRPr="00005E6E" w:rsidRDefault="00EA4F73" w:rsidP="00872147">
      <w:pPr>
        <w:rPr>
          <w:color w:val="000000" w:themeColor="text1"/>
        </w:rPr>
      </w:pPr>
    </w:p>
    <w:p w14:paraId="1D539F62" w14:textId="77777777" w:rsidR="006B0717" w:rsidRDefault="006B0717" w:rsidP="00872147">
      <w:pPr>
        <w:widowControl/>
        <w:wordWrap/>
        <w:autoSpaceDE/>
        <w:autoSpaceDN/>
        <w:spacing w:after="160"/>
        <w:rPr>
          <w:rFonts w:eastAsiaTheme="majorEastAsia"/>
          <w:b/>
          <w:bCs/>
          <w:sz w:val="36"/>
          <w:szCs w:val="36"/>
        </w:rPr>
      </w:pPr>
      <w:r>
        <w:br w:type="page"/>
      </w:r>
    </w:p>
    <w:p w14:paraId="3A4E030A" w14:textId="6472A5E8" w:rsidR="00E15888" w:rsidRPr="00005E6E" w:rsidRDefault="00A67560" w:rsidP="00872147">
      <w:pPr>
        <w:pStyle w:val="Heading1"/>
      </w:pPr>
      <w:r w:rsidRPr="00005E6E">
        <w:lastRenderedPageBreak/>
        <w:t>Data and m</w:t>
      </w:r>
      <w:r w:rsidR="00E15888" w:rsidRPr="00005E6E">
        <w:t>ethods</w:t>
      </w:r>
    </w:p>
    <w:p w14:paraId="104778AB" w14:textId="1C6BEA6A" w:rsidR="00E70FCA" w:rsidRPr="00005E6E" w:rsidDel="00282AB8" w:rsidRDefault="00E70FCA" w:rsidP="00872147">
      <w:pPr>
        <w:rPr>
          <w:del w:id="399" w:author="Won Do Lee" w:date="2023-07-14T08:04:00Z"/>
        </w:rPr>
      </w:pPr>
    </w:p>
    <w:p w14:paraId="20C4072B" w14:textId="63419270" w:rsidR="00947126" w:rsidRPr="00005E6E" w:rsidRDefault="00947126" w:rsidP="00872147">
      <w:pPr>
        <w:pStyle w:val="Heading2"/>
      </w:pPr>
      <w:r w:rsidRPr="00005E6E">
        <w:t>Data</w:t>
      </w:r>
    </w:p>
    <w:p w14:paraId="041598FF" w14:textId="65616D1B" w:rsidR="00E27C5A" w:rsidRPr="00005E6E" w:rsidRDefault="00C025AD" w:rsidP="00872147">
      <w:pPr>
        <w:spacing w:after="240"/>
      </w:pPr>
      <w:r w:rsidRPr="00005E6E">
        <w:t xml:space="preserve">Measuring </w:t>
      </w:r>
      <w:r w:rsidR="00860D28">
        <w:t xml:space="preserve">the change of </w:t>
      </w:r>
      <w:r w:rsidRPr="00005E6E">
        <w:t xml:space="preserve">mobility </w:t>
      </w:r>
      <w:r w:rsidR="00860D28">
        <w:t xml:space="preserve">levels over time provides insight into the effect of the pandemic on people’s daily behaviour and </w:t>
      </w:r>
      <w:r w:rsidR="00B615A7" w:rsidRPr="00005E6E">
        <w:t xml:space="preserve">compliance </w:t>
      </w:r>
      <w:r w:rsidR="00A93152" w:rsidRPr="00005E6E">
        <w:t xml:space="preserve">with </w:t>
      </w:r>
      <w:r w:rsidR="00B615A7" w:rsidRPr="00005E6E">
        <w:t xml:space="preserve">government-mandated </w:t>
      </w:r>
      <w:r w:rsidR="009A2595" w:rsidRPr="00005E6E">
        <w:t>lockdowns</w:t>
      </w:r>
      <w:r w:rsidR="00052EAC">
        <w:t xml:space="preserve"> </w:t>
      </w:r>
      <w:r w:rsidR="009C175D">
        <w:fldChar w:fldCharType="begin" w:fldLock="1"/>
      </w:r>
      <w:r w:rsidR="009C175D">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Health","id":"ITEM-3","issue":"11","issued":{"date-parts":[["2020","11"]]},"page":"e622-e628","title":"Measuring mobility to monitor travel and physical distancing interventions: a common framework for mobile phone data analysis","type":"article-journal","volume":"2"},"uris":["http://www.mendeley.com/documents/?uuid=ec7ef610-a7c7-43bf-9738-69178ec939a8"]}],"mendeley":{"formattedCitation":"(Grantz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9C175D">
        <w:fldChar w:fldCharType="separate"/>
      </w:r>
      <w:r w:rsidR="009C175D" w:rsidRPr="009C175D">
        <w:rPr>
          <w:noProof/>
        </w:rPr>
        <w:t>(Grantz et al., 2020; J. Kim &amp; Kwan, 2021; Kishore et al., 2020)</w:t>
      </w:r>
      <w:r w:rsidR="009C175D">
        <w:fldChar w:fldCharType="end"/>
      </w:r>
      <w:r w:rsidR="009C175D">
        <w:t>.</w:t>
      </w:r>
      <w:r w:rsidR="009D1131" w:rsidRPr="00005E6E">
        <w:t xml:space="preserve"> </w:t>
      </w:r>
      <w:r w:rsidR="00052EAC">
        <w:t>In this study w</w:t>
      </w:r>
      <w:r w:rsidR="00860D28">
        <w:t>e measure mobility levels using</w:t>
      </w:r>
      <w:r w:rsidR="00E27C5A" w:rsidRPr="00005E6E">
        <w:t xml:space="preserve"> </w:t>
      </w:r>
      <w:r w:rsidR="00903EE8" w:rsidRPr="00005E6E">
        <w:t xml:space="preserve">anonymised and aggregated GDPR-compliant </w:t>
      </w:r>
      <w:r w:rsidR="00860D28">
        <w:t>call detail reco</w:t>
      </w:r>
      <w:r w:rsidR="00052EAC">
        <w:t>r</w:t>
      </w:r>
      <w:r w:rsidR="00860D28">
        <w:t>ds (</w:t>
      </w:r>
      <w:r w:rsidR="00903EE8" w:rsidRPr="00005E6E">
        <w:t>CDRs</w:t>
      </w:r>
      <w:r w:rsidR="00052EAC">
        <w:t>)</w:t>
      </w:r>
      <w:r w:rsidR="00E27C5A" w:rsidRPr="00005E6E">
        <w:rPr>
          <w:rStyle w:val="FootnoteReference"/>
        </w:rPr>
        <w:footnoteReference w:id="4"/>
      </w:r>
      <w:r w:rsidR="009C175D">
        <w:t>.</w:t>
      </w:r>
      <w:r w:rsidR="00903EE8" w:rsidRPr="00005E6E">
        <w:t xml:space="preserve"> </w:t>
      </w:r>
      <w:r w:rsidR="00860D28">
        <w:t xml:space="preserve">More specifically, we deploy CDRs </w:t>
      </w:r>
      <w:r w:rsidR="00903EE8" w:rsidRPr="00005E6E">
        <w:t xml:space="preserve">for </w:t>
      </w:r>
      <w:r w:rsidR="00860D28">
        <w:t>over</w:t>
      </w:r>
      <w:r w:rsidRPr="00005E6E">
        <w:t xml:space="preserve"> one million </w:t>
      </w:r>
      <w:r w:rsidR="00903EE8" w:rsidRPr="00005E6E">
        <w:t>users</w:t>
      </w:r>
      <w:r w:rsidR="00860D28">
        <w:t xml:space="preserve"> in January-June 2020 </w:t>
      </w:r>
      <w:r w:rsidR="00E27C5A" w:rsidRPr="00005E6E">
        <w:t xml:space="preserve">to compute the daily median radius of gyration for users </w:t>
      </w:r>
      <w:r w:rsidR="00F324D2" w:rsidRPr="00005E6E">
        <w:t xml:space="preserve">in </w:t>
      </w:r>
      <w:r w:rsidR="00052EAC">
        <w:t>315</w:t>
      </w:r>
      <w:r w:rsidR="00E27C5A" w:rsidRPr="00005E6E">
        <w:t xml:space="preserve"> </w:t>
      </w:r>
      <w:r w:rsidR="00052EAC" w:rsidRPr="00A42EF7">
        <w:t xml:space="preserve">Lower Tier Local </w:t>
      </w:r>
      <w:r w:rsidR="00052EAC">
        <w:t>Authority</w:t>
      </w:r>
      <w:r w:rsidR="00052EAC" w:rsidRPr="00005E6E">
        <w:t xml:space="preserve"> </w:t>
      </w:r>
      <w:r w:rsidR="00052EAC">
        <w:t>(</w:t>
      </w:r>
      <w:r w:rsidR="00E27C5A" w:rsidRPr="00005E6E">
        <w:t>LTLA</w:t>
      </w:r>
      <w:r w:rsidR="00052EAC">
        <w:t>)</w:t>
      </w:r>
      <w:r w:rsidR="00E27C5A" w:rsidRPr="00005E6E">
        <w:t xml:space="preserve"> area</w:t>
      </w:r>
      <w:r w:rsidR="00052EAC">
        <w:t>s</w:t>
      </w:r>
      <w:r w:rsidR="00E27C5A" w:rsidRPr="00005E6E">
        <w:t xml:space="preserve"> in England</w:t>
      </w:r>
      <w:r w:rsidR="00052EAC">
        <w:t>.</w:t>
      </w:r>
      <w:r w:rsidR="00E27C5A" w:rsidRPr="00005E6E">
        <w:rPr>
          <w:rStyle w:val="FootnoteReference"/>
        </w:rPr>
        <w:footnoteReference w:id="5"/>
      </w:r>
      <w:r w:rsidR="00E27C5A" w:rsidRPr="00005E6E">
        <w:t xml:space="preserve"> </w:t>
      </w:r>
      <w:r w:rsidR="00052EAC">
        <w:t xml:space="preserve">LTLAs </w:t>
      </w:r>
      <w:r w:rsidR="00D30126">
        <w:t xml:space="preserve">correspond with Districts, Boroughs and City Councils and are the lowest level of government at which policies are developed and implemented in England.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the timestamp</w:t>
      </w:r>
      <w:r w:rsidR="00052EAC">
        <w:t>s in</w:t>
      </w:r>
      <w:r w:rsidR="0061028D" w:rsidRPr="00005E6E">
        <w:t xml:space="preserve"> CDRs</w:t>
      </w:r>
      <w:r w:rsidR="00E27C5A" w:rsidRPr="00005E6E">
        <w:t>.</w:t>
      </w:r>
      <w:r w:rsidR="009C175D">
        <w:t xml:space="preserve"> </w:t>
      </w:r>
      <w:r w:rsidR="00D30126">
        <w:t>t</w:t>
      </w:r>
      <w:r w:rsidR="00E27C5A" w:rsidRPr="00005E6E">
        <w:t xml:space="preserve"> measures the </w:t>
      </w:r>
      <w:r w:rsidRPr="00005E6E">
        <w:t xml:space="preserve">spatial extent </w:t>
      </w:r>
      <w:r w:rsidR="00E27C5A" w:rsidRPr="00005E6E">
        <w:t xml:space="preserve">of </w:t>
      </w:r>
      <w:r w:rsidR="00D30126">
        <w:t xml:space="preserve">individuals’ </w:t>
      </w:r>
      <w:r w:rsidR="00E27C5A" w:rsidRPr="00005E6E">
        <w:t xml:space="preserve">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rPr>
          <w:noProof/>
        </w:rPr>
        <w:t>(Lu et al., 2021)</w:t>
      </w:r>
      <w:r w:rsidR="00E27C5A" w:rsidRPr="00005E6E">
        <w:fldChar w:fldCharType="end"/>
      </w:r>
      <w:r w:rsidR="00E27C5A" w:rsidRPr="00005E6E">
        <w:t xml:space="preserve"> th</w:t>
      </w:r>
      <w:r w:rsidR="00A93152" w:rsidRPr="00005E6E">
        <w:t>r</w:t>
      </w:r>
      <w:r w:rsidR="00E27C5A" w:rsidRPr="00005E6E">
        <w:t>ough summation of the distance</w:t>
      </w:r>
      <w:r w:rsidR="00D30126">
        <w:t xml:space="preserve"> of each </w:t>
      </w:r>
      <w:r w:rsidR="00E27C5A" w:rsidRPr="00005E6E">
        <w:t>time</w:t>
      </w:r>
      <w:r w:rsidR="00667261" w:rsidRPr="00005E6E">
        <w:t>-</w:t>
      </w:r>
      <w:r w:rsidR="00E27C5A" w:rsidRPr="00005E6E">
        <w:t>stamped (</w:t>
      </w:r>
      <m:oMath>
        <m:r>
          <w:rPr>
            <w:rFonts w:ascii="Cambria Math" w:hAnsi="Cambria Math"/>
          </w:rPr>
          <m:t>t</m:t>
        </m:r>
      </m:oMath>
      <w:r w:rsidR="00E27C5A" w:rsidRPr="00005E6E">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t>where individual I is</w:t>
      </w:r>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D30126">
        <w:t>, which</w:t>
      </w:r>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t>.</w:t>
      </w:r>
      <w:r w:rsidR="00E27C5A" w:rsidRPr="00005E6E">
        <w:t xml:space="preserve">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6"/>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872147"/>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872147">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872147">
            <w:r w:rsidRPr="00005E6E">
              <w:t>(1).</w:t>
            </w:r>
          </w:p>
        </w:tc>
      </w:tr>
    </w:tbl>
    <w:p w14:paraId="748612A2" w14:textId="77777777" w:rsidR="00B912C3" w:rsidRPr="00005E6E" w:rsidRDefault="00B912C3" w:rsidP="00872147"/>
    <w:p w14:paraId="719A956D" w14:textId="01FCC977" w:rsidR="00E27C5A" w:rsidRPr="00005E6E" w:rsidRDefault="00C025AD" w:rsidP="00872147">
      <w:pPr>
        <w:spacing w:after="240"/>
      </w:pPr>
      <w:r w:rsidRPr="00005E6E">
        <w:t xml:space="preserve">This mobility metric </w:t>
      </w:r>
      <w:r w:rsidR="00D30126">
        <w:t xml:space="preserve">has been </w:t>
      </w:r>
      <w:r w:rsidRPr="00005E6E">
        <w:t xml:space="preserve">aggregated to present the </w:t>
      </w:r>
      <w:r w:rsidR="00232965" w:rsidRPr="00005E6E">
        <w:t xml:space="preserve">generalised </w:t>
      </w:r>
      <w:r w:rsidR="009D035A" w:rsidRPr="00005E6E">
        <w:t xml:space="preserve">mobility </w:t>
      </w:r>
      <w:r w:rsidR="002252F4" w:rsidRPr="00005E6E">
        <w:t>level</w:t>
      </w:r>
      <w:r w:rsidRPr="00005E6E">
        <w:t xml:space="preserve"> of each LTLA level in England. We </w:t>
      </w:r>
      <w:r w:rsidR="00D30126">
        <w:t xml:space="preserve">examine the </w:t>
      </w:r>
      <w:r w:rsidRPr="00005E6E">
        <w:t>trajector</w:t>
      </w:r>
      <w:r w:rsidR="00D30126">
        <w:t>y</w:t>
      </w:r>
      <w:r w:rsidR="00342895" w:rsidRPr="00005E6E">
        <w:t xml:space="preserve"> </w:t>
      </w:r>
      <w:r w:rsidR="006E036B" w:rsidRPr="00005E6E">
        <w:t xml:space="preserve">of </w:t>
      </w:r>
      <w:r w:rsidR="00D30126">
        <w:t xml:space="preserve">median </w:t>
      </w:r>
      <w:r w:rsidR="000E3592" w:rsidRPr="00005E6E">
        <w:t xml:space="preserve">mobility </w:t>
      </w:r>
      <w:r w:rsidR="00D30126">
        <w:t>for each LTLA</w:t>
      </w:r>
      <w:r w:rsidRPr="00005E6E">
        <w:t xml:space="preserve"> over time </w:t>
      </w:r>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rPr>
          <w:noProof/>
        </w:rPr>
        <w:t>(2021)</w:t>
      </w:r>
      <w:r w:rsidR="009D035A" w:rsidRPr="00005E6E">
        <w:fldChar w:fldCharType="end"/>
      </w:r>
      <w:r w:rsidR="00D30126">
        <w:t xml:space="preserve"> who identified</w:t>
      </w:r>
      <w:r w:rsidR="003B6A74" w:rsidRPr="00005E6E">
        <w:t xml:space="preserve"> </w:t>
      </w:r>
      <w:r w:rsidR="00FF2830" w:rsidRPr="00005E6E">
        <w:t xml:space="preserve">Tuesday </w:t>
      </w:r>
      <w:r w:rsidR="00FB4497" w:rsidRPr="00005E6E">
        <w:t xml:space="preserve">3 </w:t>
      </w:r>
      <w:r w:rsidR="00FF2830" w:rsidRPr="00005E6E">
        <w:t>March</w:t>
      </w:r>
      <w:r w:rsidR="00D30126">
        <w:t xml:space="preserve"> as a robust reference day</w:t>
      </w:r>
      <w:r w:rsidR="00492C28" w:rsidRPr="00005E6E">
        <w:t>. Th</w:t>
      </w:r>
      <w:r w:rsidR="00D30126">
        <w:t xml:space="preserve">e authors </w:t>
      </w:r>
      <w:r w:rsidR="00492C28" w:rsidRPr="00005E6E">
        <w:t>va</w:t>
      </w:r>
      <w:r w:rsidR="00FF2830" w:rsidRPr="00005E6E">
        <w:t xml:space="preserve">lidated </w:t>
      </w:r>
      <w:r w:rsidR="00D30126">
        <w:t xml:space="preserve">their approach </w:t>
      </w:r>
      <w:r w:rsidR="009A0500" w:rsidRPr="00005E6E">
        <w:t>by conducting</w:t>
      </w:r>
      <w:r w:rsidR="003B6A74" w:rsidRPr="00005E6E">
        <w:t xml:space="preserve"> </w:t>
      </w:r>
      <w:r w:rsidR="00FF2830" w:rsidRPr="00005E6E">
        <w:t>the sensitivity analysis with an alternative reference period.</w:t>
      </w:r>
    </w:p>
    <w:p w14:paraId="5B7DC97F" w14:textId="5BB21E1F" w:rsidR="006E5761" w:rsidRPr="00005E6E" w:rsidRDefault="006B0717" w:rsidP="00872147">
      <w:bookmarkStart w:id="400" w:name="_Hlk140213982"/>
      <w:commentRangeStart w:id="401"/>
      <w:r>
        <w:t>A</w:t>
      </w:r>
      <w:commentRangeEnd w:id="401"/>
      <w:r>
        <w:rPr>
          <w:rStyle w:val="CommentReference"/>
        </w:rPr>
        <w:commentReference w:id="401"/>
      </w:r>
      <w:r>
        <w:t xml:space="preserve"> wide range of contextual information on LTLAs have been collected from secondary data sources. </w:t>
      </w:r>
      <w:bookmarkEnd w:id="400"/>
      <w:r>
        <w:t>Demographic and socioeconomic d</w:t>
      </w:r>
      <w:r w:rsidR="00B2290E" w:rsidRPr="00005E6E">
        <w:t>ata</w:t>
      </w:r>
      <w:r w:rsidR="00FE0AA6" w:rsidRPr="00005E6E">
        <w:t xml:space="preserve"> </w:t>
      </w:r>
      <w:r>
        <w:t xml:space="preserve">have been </w:t>
      </w:r>
      <w:r w:rsidR="007A39DE" w:rsidRPr="00005E6E">
        <w:t xml:space="preserve">retrieved </w:t>
      </w:r>
      <w:r w:rsidR="00F921D6" w:rsidRPr="00005E6E">
        <w:t>from the 2011 Census and other sources provide</w:t>
      </w:r>
      <w:r w:rsidR="00457138" w:rsidRPr="00005E6E">
        <w:t>d</w:t>
      </w:r>
      <w:r w:rsidR="00F921D6" w:rsidRPr="00005E6E">
        <w:t xml:space="preserve"> by the Office for National Statistics (ONS). We have aggregated data from the Lower Layer Super Output Area (LSOA) level to the LTLA area. </w:t>
      </w:r>
      <w:r w:rsidR="007D49CB" w:rsidRPr="00005E6E">
        <w:t xml:space="preserve">COVID-19 </w:t>
      </w:r>
      <w:r w:rsidR="00764F9A" w:rsidRPr="00005E6E">
        <w:t xml:space="preserve">metrics </w:t>
      </w:r>
      <w:r>
        <w:t xml:space="preserve">have been </w:t>
      </w:r>
      <w:r w:rsidR="009B64CF" w:rsidRPr="00005E6E">
        <w:t xml:space="preserve">retrieved </w:t>
      </w:r>
      <w:r w:rsidR="0043348F" w:rsidRPr="00005E6E">
        <w:t xml:space="preserve">from </w:t>
      </w:r>
      <w:r w:rsidR="00A93152" w:rsidRPr="00005E6E">
        <w:t xml:space="preserve">the </w:t>
      </w:r>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rPr>
          <w:noProof/>
        </w:rPr>
        <w:t>(UK government, 2020)</w:t>
      </w:r>
      <w:r w:rsidR="007D49CB" w:rsidRPr="00005E6E">
        <w:fldChar w:fldCharType="end"/>
      </w:r>
      <w:r w:rsidR="007D49CB" w:rsidRPr="00005E6E">
        <w:t xml:space="preserve"> and processed</w:t>
      </w:r>
      <w:r w:rsidR="00457138" w:rsidRPr="00005E6E">
        <w:t>.</w:t>
      </w:r>
    </w:p>
    <w:p w14:paraId="0B71CE93" w14:textId="6CC0B282" w:rsidR="006E5761" w:rsidRPr="00005E6E" w:rsidDel="00282AB8" w:rsidRDefault="006E5761" w:rsidP="00872147">
      <w:pPr>
        <w:rPr>
          <w:del w:id="403" w:author="Won Do Lee" w:date="2023-07-14T08:04:00Z"/>
        </w:rPr>
      </w:pPr>
    </w:p>
    <w:p w14:paraId="2041C69B" w14:textId="5F382017" w:rsidR="00947126" w:rsidRPr="00005E6E" w:rsidRDefault="00947126" w:rsidP="00872147">
      <w:pPr>
        <w:pStyle w:val="Heading2"/>
      </w:pPr>
      <w:r w:rsidRPr="00005E6E">
        <w:t>Method</w:t>
      </w:r>
      <w:r w:rsidR="003E03BE" w:rsidRPr="00005E6E">
        <w:t>s</w:t>
      </w:r>
    </w:p>
    <w:p w14:paraId="2ADA1436" w14:textId="77777777" w:rsidR="00342EA1" w:rsidRPr="00005E6E" w:rsidRDefault="00342EA1" w:rsidP="00872147"/>
    <w:p w14:paraId="4E56EC43" w14:textId="01532F2A" w:rsidR="00E15888" w:rsidRPr="00005E6E" w:rsidRDefault="00B77DAA" w:rsidP="00872147">
      <w:pPr>
        <w:pStyle w:val="Heading3"/>
      </w:pPr>
      <w:r w:rsidRPr="00005E6E">
        <w:t>Time-series c</w:t>
      </w:r>
      <w:r w:rsidR="00E70FCA" w:rsidRPr="00005E6E">
        <w:t>lustering analysis</w:t>
      </w:r>
    </w:p>
    <w:p w14:paraId="436564B2" w14:textId="6EAA9B75" w:rsidR="001701B4" w:rsidRPr="00005E6E" w:rsidRDefault="00C025AD" w:rsidP="00872147">
      <w:r w:rsidRPr="00005E6E">
        <w:t xml:space="preserve">A clustering </w:t>
      </w:r>
      <w:r w:rsidR="00946307" w:rsidRPr="00005E6E">
        <w:t xml:space="preserve">analysis </w:t>
      </w:r>
      <w:r w:rsidRPr="00005E6E">
        <w:t>technique was used</w:t>
      </w:r>
      <w:r w:rsidR="00946307" w:rsidRPr="00005E6E">
        <w:t xml:space="preserve"> to </w:t>
      </w:r>
      <w:r w:rsidR="002C1561">
        <w:t xml:space="preserve">classify </w:t>
      </w:r>
      <w:r w:rsidR="008D77EB">
        <w:t xml:space="preserve">lower-tier </w:t>
      </w:r>
      <w:r w:rsidR="002C1561">
        <w:t>local authorities (</w:t>
      </w:r>
      <w:r w:rsidR="008D77EB">
        <w:t>LT</w:t>
      </w:r>
      <w:r w:rsidR="002C1561">
        <w:t>LAs)</w:t>
      </w:r>
      <w:r w:rsidR="000A0377" w:rsidRPr="00005E6E">
        <w:t xml:space="preserve"> </w:t>
      </w:r>
      <w:r w:rsidR="002C1561">
        <w:t xml:space="preserve">into a small number of groups with </w:t>
      </w:r>
      <w:r w:rsidR="000A0377">
        <w:t>similar trajectories</w:t>
      </w:r>
      <w:r w:rsidRPr="00005E6E">
        <w:t xml:space="preserve"> of mobility </w:t>
      </w:r>
      <w:r w:rsidR="002C1561">
        <w:t xml:space="preserve">during England’s first national </w:t>
      </w:r>
      <w:r w:rsidR="009B64CF" w:rsidRPr="00005E6E">
        <w:t>lockdown</w:t>
      </w:r>
      <w:r w:rsidRPr="00005E6E">
        <w:t xml:space="preserve"> </w:t>
      </w:r>
      <w:r w:rsidR="002C1561">
        <w:t>between</w:t>
      </w:r>
      <w:r w:rsidR="008D77EB">
        <w:t xml:space="preserve"> </w:t>
      </w:r>
      <w:r w:rsidR="007E5808" w:rsidRPr="00005E6E">
        <w:t xml:space="preserve">23 March </w:t>
      </w:r>
      <w:r w:rsidR="002C1561">
        <w:t>and</w:t>
      </w:r>
      <w:r w:rsidR="007E5808" w:rsidRPr="00005E6E">
        <w:t xml:space="preserve"> 11 May</w:t>
      </w:r>
      <w:r w:rsidR="0059560F" w:rsidRPr="00005E6E">
        <w:t xml:space="preserve"> 2020</w:t>
      </w:r>
      <w:r w:rsidR="009B64CF" w:rsidRPr="00005E6E">
        <w:t>)</w:t>
      </w:r>
      <w:r w:rsidR="00422CD4" w:rsidRPr="00005E6E">
        <w:t xml:space="preserve">. </w:t>
      </w:r>
      <w:r w:rsidR="002C1561">
        <w:t xml:space="preserve">To compute </w:t>
      </w:r>
      <w:r w:rsidR="008D77EB">
        <w:t xml:space="preserve">the </w:t>
      </w:r>
      <w:r w:rsidR="002C1561" w:rsidRPr="00005E6E">
        <w:t>optimal (warping) distance</w:t>
      </w:r>
      <w:r w:rsidR="008D77EB">
        <w:t>s among all</w:t>
      </w:r>
      <w:r w:rsidR="002C1561">
        <w:t xml:space="preserve"> </w:t>
      </w:r>
      <w:r w:rsidR="008D77EB">
        <w:t>LT</w:t>
      </w:r>
      <w:r w:rsidR="002C1561">
        <w:t xml:space="preserve">LA’s </w:t>
      </w:r>
      <w:r w:rsidR="002C1561" w:rsidRPr="00005E6E">
        <w:t>time-series</w:t>
      </w:r>
      <w:r w:rsidR="002C1561">
        <w:t>, we used the d</w:t>
      </w:r>
      <w:r w:rsidR="009C3227" w:rsidRPr="00005E6E">
        <w:t xml:space="preserve">ynamic time warping </w:t>
      </w:r>
      <w:r w:rsidR="00AD455F" w:rsidRPr="00005E6E">
        <w:t>(DTW)</w:t>
      </w:r>
      <w:r w:rsidR="00946307" w:rsidRPr="00005E6E">
        <w:t xml:space="preserve"> </w:t>
      </w:r>
      <w:r w:rsidR="0059560F" w:rsidRPr="00005E6E">
        <w:t>algorithm</w:t>
      </w:r>
      <w:ins w:id="404" w:author="Won Do Lee" w:date="2023-07-14T08:19:00Z">
        <w:r w:rsidR="009C175D">
          <w:t xml:space="preserve"> suggested by Berndt &amp; Clifford </w:t>
        </w:r>
      </w:ins>
      <w:del w:id="405" w:author="Won Do Lee" w:date="2023-07-14T08:19:00Z">
        <w:r w:rsidR="0059560F" w:rsidRPr="00005E6E" w:rsidDel="009C175D">
          <w:delText xml:space="preserve"> </w:delText>
        </w:r>
      </w:del>
      <w:r w:rsidR="0059560F" w:rsidRPr="00005E6E">
        <w:fldChar w:fldCharType="begin" w:fldLock="1"/>
      </w:r>
      <w:r w:rsidR="009C175D">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suppress-author":1,"uris":["http://www.mendeley.com/documents/?uuid=124e89e3-4482-439c-a715-a662659f900f"]}],"mendeley":{"formattedCitation":"(1994)","plainTextFormattedCitation":"(1994)","previouslyFormattedCitation":"(1994)"},"properties":{"noteIndex":0},"schema":"https://github.com/citation-style-language/schema/raw/master/csl-citation.json"}</w:instrText>
      </w:r>
      <w:r w:rsidR="0059560F" w:rsidRPr="00005E6E">
        <w:fldChar w:fldCharType="separate"/>
      </w:r>
      <w:r w:rsidR="009C175D" w:rsidRPr="009C175D">
        <w:rPr>
          <w:noProof/>
        </w:rPr>
        <w:t>(1994)</w:t>
      </w:r>
      <w:r w:rsidR="0059560F" w:rsidRPr="00005E6E">
        <w:fldChar w:fldCharType="end"/>
      </w:r>
      <w:r w:rsidR="00946307" w:rsidRPr="00005E6E">
        <w:t>.</w:t>
      </w:r>
      <w:r w:rsidR="0059560F" w:rsidRPr="00005E6E">
        <w:t xml:space="preserve"> </w:t>
      </w:r>
      <w:r w:rsidR="002C1561">
        <w:t xml:space="preserve">This algorithm is </w:t>
      </w:r>
      <w:r w:rsidR="004D180E" w:rsidRPr="00005E6E">
        <w:t>widely</w:t>
      </w:r>
      <w:r w:rsidR="0059560F" w:rsidRPr="00005E6E">
        <w:t xml:space="preserve"> </w:t>
      </w:r>
      <w:r w:rsidR="00B77DAA" w:rsidRPr="00005E6E">
        <w:t xml:space="preserve">used </w:t>
      </w:r>
      <w:r w:rsidR="00FD3470" w:rsidRPr="00005E6E">
        <w:t>for</w:t>
      </w:r>
      <w:r w:rsidR="0059560F" w:rsidRPr="00005E6E">
        <w:t xml:space="preserve"> </w:t>
      </w:r>
      <w:r w:rsidR="007925CB" w:rsidRPr="00005E6E">
        <w:t xml:space="preserve">clustering </w:t>
      </w:r>
      <w:r w:rsidR="005C3C05" w:rsidRPr="00005E6E">
        <w:t>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rPr>
          <w:noProof/>
        </w:rPr>
        <w:t>(Aghabozorgi et al., 2015)</w:t>
      </w:r>
      <w:r w:rsidR="0059560F" w:rsidRPr="00005E6E">
        <w:fldChar w:fldCharType="end"/>
      </w:r>
      <w:r w:rsidR="00B74666" w:rsidRPr="00005E6E">
        <w:t xml:space="preserve">. </w:t>
      </w:r>
      <w:r w:rsidR="002C1561">
        <w:t>b</w:t>
      </w:r>
      <w:r w:rsidR="002C1561" w:rsidRPr="00005E6E">
        <w:t xml:space="preserve">ecause </w:t>
      </w:r>
      <w:r w:rsidR="006C6F10" w:rsidRPr="00005E6E">
        <w:t xml:space="preserve">of </w:t>
      </w:r>
      <w:r w:rsidR="002C1561">
        <w:t>its</w:t>
      </w:r>
      <w:r w:rsidR="00B77DAA" w:rsidRPr="00005E6E">
        <w:t xml:space="preserve"> robustness</w:t>
      </w:r>
      <w:r w:rsidR="00953CDB" w:rsidRPr="00005E6E">
        <w:t xml:space="preserve"> </w:t>
      </w:r>
      <w:r w:rsidR="002C1561" w:rsidRPr="00005E6E">
        <w:t xml:space="preserve">compared to other conventional measures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rPr>
          <w:noProof/>
        </w:rPr>
        <w:t>(Chen et al., 2017; Petitjean et al., 2011)</w:t>
      </w:r>
      <w:r w:rsidR="00953CDB" w:rsidRPr="00005E6E">
        <w:fldChar w:fldCharType="end"/>
      </w:r>
      <w:r w:rsidRPr="00005E6E">
        <w:t xml:space="preserve">. </w:t>
      </w:r>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2C1561">
        <w:t xml:space="preserve">the </w:t>
      </w:r>
      <w:r w:rsidR="003C119A" w:rsidRPr="00005E6E">
        <w:t>D</w:t>
      </w:r>
      <w:r w:rsidR="00A50641" w:rsidRPr="00005E6E">
        <w:t xml:space="preserve">TW </w:t>
      </w:r>
      <w:r w:rsidR="005F5861" w:rsidRPr="00005E6E">
        <w:t xml:space="preserve">distance </w:t>
      </w:r>
      <w:r w:rsidR="00A50641" w:rsidRPr="00005E6E">
        <w:t xml:space="preserve">can be </w:t>
      </w:r>
      <w:r w:rsidR="007925CB"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872147"/>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872147">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872147">
            <w:pPr>
              <w:spacing w:before="240"/>
              <w:jc w:val="center"/>
            </w:pPr>
            <w:r w:rsidRPr="00005E6E">
              <w:t>(2).</w:t>
            </w:r>
          </w:p>
        </w:tc>
      </w:tr>
    </w:tbl>
    <w:p w14:paraId="0F280091" w14:textId="77777777" w:rsidR="00B912C3" w:rsidRPr="00005E6E" w:rsidRDefault="00B912C3" w:rsidP="00872147"/>
    <w:p w14:paraId="2EF44798" w14:textId="1531B9BB" w:rsidR="00772C9E" w:rsidRPr="00005E6E" w:rsidRDefault="005F5861" w:rsidP="00872147">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8D77EB">
        <w:t>The</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07B4575B" w:rsidR="00A81082" w:rsidRPr="00005E6E" w:rsidRDefault="00F7070D" w:rsidP="00872147">
      <w:bookmarkStart w:id="406" w:name="_Hlk140213961"/>
      <w:r w:rsidRPr="00005E6E">
        <w:t xml:space="preserve">Hierarchical clustering </w:t>
      </w:r>
      <w:r w:rsidR="007925CB" w:rsidRPr="00005E6E">
        <w:t>methods</w:t>
      </w:r>
      <w:r w:rsidR="004D484C" w:rsidRPr="00005E6E">
        <w:t xml:space="preserve"> </w:t>
      </w:r>
      <w:r w:rsidR="001C0869">
        <w:t>have been</w:t>
      </w:r>
      <w:r w:rsidR="00BD1BAC" w:rsidRPr="00005E6E">
        <w:t xml:space="preserve"> </w:t>
      </w:r>
      <w:r w:rsidR="009A03FF" w:rsidRPr="00005E6E">
        <w:t xml:space="preserve">deployed to test </w:t>
      </w:r>
      <w:r w:rsidR="00A162FB">
        <w:t xml:space="preserve">the performance of </w:t>
      </w:r>
      <w:r w:rsidR="002A796B" w:rsidRPr="00005E6E">
        <w:t xml:space="preserve">different </w:t>
      </w:r>
      <w:r w:rsidR="009F6329" w:rsidRPr="00005E6E">
        <w:t>agglomerative hierarchical clustering algorithms</w:t>
      </w:r>
      <w:commentRangeStart w:id="407"/>
      <w:commentRangeStart w:id="408"/>
      <w:r w:rsidR="00A162FB" w:rsidRPr="00005E6E">
        <w:rPr>
          <w:rStyle w:val="FootnoteReference"/>
        </w:rPr>
        <w:footnoteReference w:id="7"/>
      </w:r>
      <w:commentRangeEnd w:id="407"/>
      <w:r w:rsidR="00A162FB">
        <w:rPr>
          <w:rStyle w:val="CommentReference"/>
        </w:rPr>
        <w:commentReference w:id="407"/>
      </w:r>
      <w:commentRangeEnd w:id="408"/>
      <w:r w:rsidR="00CB6194">
        <w:rPr>
          <w:rStyle w:val="CommentReference"/>
        </w:rPr>
        <w:commentReference w:id="408"/>
      </w:r>
      <w:r w:rsidR="00EA32DA" w:rsidRPr="00005E6E">
        <w:t xml:space="preserve"> </w:t>
      </w:r>
      <w:bookmarkEnd w:id="406"/>
      <w:r w:rsidR="001C0869">
        <w:t>on the</w:t>
      </w:r>
      <w:r w:rsidR="005B2F44" w:rsidRPr="00005E6E">
        <w:t xml:space="preserve"> </w:t>
      </w:r>
      <w:r w:rsidR="001C0869">
        <w:t xml:space="preserve">constructed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rPr>
          <w:noProof/>
        </w:rPr>
        <w:t>(Dau et al., 2016; Sardá-Espinosa, 2019)</w:t>
      </w:r>
      <w:r w:rsidR="009A03FF" w:rsidRPr="00005E6E">
        <w:fldChar w:fldCharType="end"/>
      </w:r>
      <w:r w:rsidR="003E75A8" w:rsidRPr="00005E6E">
        <w:t xml:space="preserve">. </w:t>
      </w:r>
      <w:r w:rsidR="001C0869">
        <w:t xml:space="preserve">We have used the </w:t>
      </w:r>
      <w:r w:rsidR="001C0869" w:rsidRPr="00005E6E">
        <w:rPr>
          <w:i/>
          <w:iCs/>
        </w:rPr>
        <w:t>dtwclust</w:t>
      </w:r>
      <w:r w:rsidR="001C0869" w:rsidRPr="00005E6E">
        <w:t xml:space="preserve"> package for R</w:t>
      </w:r>
      <w:r w:rsidR="001C0869">
        <w:t xml:space="preserve"> to identify the optimal number of clusters within the [2,20] range with the help of the</w:t>
      </w:r>
      <w:r w:rsidR="00B371A0" w:rsidRPr="00005E6E">
        <w:t xml:space="preserve"> Silhouette index (</w:t>
      </w:r>
      <w:r w:rsidR="00B371A0" w:rsidRPr="00005E6E">
        <w:rPr>
          <w:i/>
          <w:iCs/>
        </w:rPr>
        <w:t>S</w:t>
      </w:r>
      <w:r w:rsidR="00A54AA0" w:rsidRPr="00005E6E">
        <w:rPr>
          <w:i/>
          <w:iCs/>
        </w:rPr>
        <w:t>il</w:t>
      </w:r>
      <w:r w:rsidR="00B371A0" w:rsidRPr="00005E6E">
        <w:t>)</w:t>
      </w:r>
      <w:r w:rsidR="001C0869">
        <w:t xml:space="preserve">. This has been identified as the best-performing </w:t>
      </w:r>
      <w:r w:rsidR="001C0869" w:rsidRPr="00005E6E">
        <w:t>cluster validity ind</w:t>
      </w:r>
      <w:r w:rsidR="001C0869">
        <w:t>ex</w:t>
      </w:r>
      <w:r w:rsidR="009C175D">
        <w:t xml:space="preserve">. </w:t>
      </w:r>
      <w:r w:rsidR="00A81082" w:rsidRPr="00005E6E">
        <w:t>Arbelaitz</w:t>
      </w:r>
      <w:r w:rsidR="001C0869">
        <w:t>,</w:t>
      </w:r>
      <w:r w:rsidR="00A81082" w:rsidRPr="00005E6E">
        <w:t xml:space="preserve"> </w:t>
      </w:r>
      <w:r w:rsidR="00A81082" w:rsidRPr="00005E6E">
        <w:fldChar w:fldCharType="begin" w:fldLock="1"/>
      </w:r>
      <w:r w:rsidR="009C175D">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9C175D" w:rsidRPr="009C175D">
        <w:rPr>
          <w:noProof/>
        </w:rPr>
        <w:t>(2013)</w:t>
      </w:r>
      <w:r w:rsidR="00A81082" w:rsidRPr="00005E6E">
        <w:fldChar w:fldCharType="end"/>
      </w:r>
      <w:r w:rsidR="00B371A0" w:rsidRPr="00005E6E">
        <w:t xml:space="preserve"> </w:t>
      </w:r>
      <w:r w:rsidR="001C0869">
        <w:t>and de</w:t>
      </w:r>
      <w:r w:rsidR="0047355F">
        <w:t>picts</w:t>
      </w:r>
      <w:r w:rsidR="009C781C" w:rsidRPr="00005E6E">
        <w:t xml:space="preserve"> </w:t>
      </w:r>
      <w:r w:rsidR="006C0A9B" w:rsidRPr="00005E6E">
        <w:t xml:space="preserve">how close each </w:t>
      </w:r>
      <w:r w:rsidR="0047355F">
        <w:t xml:space="preserve">observation is to others </w:t>
      </w:r>
      <w:r w:rsidR="006C0A9B" w:rsidRPr="00005E6E">
        <w:t xml:space="preserve">in </w:t>
      </w:r>
      <w:r w:rsidR="0047355F">
        <w:t xml:space="preserve">the same </w:t>
      </w:r>
      <w:r w:rsidR="006C0A9B" w:rsidRPr="00005E6E">
        <w:t xml:space="preserve">cluster </w:t>
      </w:r>
      <w:r w:rsidR="00D22631" w:rsidRPr="00005E6E">
        <w:t>(i.e. intra-cluster</w:t>
      </w:r>
      <w:r w:rsidR="0047355F">
        <w:t xml:space="preserve"> distances</w:t>
      </w:r>
      <w:r w:rsidR="00D22631" w:rsidRPr="00005E6E">
        <w:t xml:space="preserve">) </w:t>
      </w:r>
      <w:r w:rsidR="00C404CC" w:rsidRPr="00005E6E">
        <w:t>by contrast t</w:t>
      </w:r>
      <w:r w:rsidR="006C0A9B" w:rsidRPr="00005E6E">
        <w:t xml:space="preserve">o </w:t>
      </w:r>
      <w:r w:rsidR="0047355F">
        <w:t xml:space="preserve">observations in </w:t>
      </w:r>
      <w:r w:rsidR="006C0A9B" w:rsidRPr="00005E6E">
        <w:t>the nearest cluster</w:t>
      </w:r>
      <w:r w:rsidR="00D22631" w:rsidRPr="00005E6E">
        <w:t xml:space="preserve"> (i.e. inter-cluster</w:t>
      </w:r>
      <w:r w:rsidR="0047355F">
        <w:t xml:space="preserve"> distances</w:t>
      </w:r>
      <w:r w:rsidR="00D22631" w:rsidRPr="00005E6E">
        <w:t>)</w:t>
      </w:r>
      <w:r w:rsidR="0047355F">
        <w:t xml:space="preserve">. </w:t>
      </w:r>
      <w:r w:rsidR="0047355F" w:rsidRPr="0047355F">
        <w:rPr>
          <w:i/>
          <w:iCs/>
        </w:rPr>
        <w:t>Sil</w:t>
      </w:r>
      <w:r w:rsidR="0047355F">
        <w:t xml:space="preserve"> values </w:t>
      </w:r>
      <w:r w:rsidR="00C025AD" w:rsidRPr="00005E6E">
        <w:t>range from -1 to +1</w:t>
      </w:r>
      <w:r w:rsidR="0047355F">
        <w:t xml:space="preserve">, with higher values </w:t>
      </w:r>
      <w:r w:rsidR="00C025AD" w:rsidRPr="00005E6E">
        <w:t>denot</w:t>
      </w:r>
      <w:r w:rsidR="0047355F">
        <w:t>ing better</w:t>
      </w:r>
      <w:r w:rsidR="00C025AD" w:rsidRPr="00005E6E">
        <w:t xml:space="preserve"> overall clustering quality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rPr>
          <w:noProof/>
        </w:rPr>
        <w:t>(Rousseeuw, 1987)</w:t>
      </w:r>
      <w:r w:rsidR="00C025AD" w:rsidRPr="00005E6E">
        <w:fldChar w:fldCharType="end"/>
      </w:r>
      <w:r w:rsidR="00845459" w:rsidRPr="00005E6E">
        <w:t>.</w:t>
      </w:r>
      <w:r w:rsidR="00FD17AB" w:rsidRPr="00005E6E">
        <w:t xml:space="preserve"> </w:t>
      </w:r>
      <w:r w:rsidR="00561636">
        <w:t>If</w:t>
      </w:r>
      <w:r w:rsidR="00845459" w:rsidRPr="00005E6E">
        <w:t xml:space="preserve"> </w:t>
      </w:r>
      <w:r w:rsidR="008D77EB">
        <w:t>LTLA area</w:t>
      </w:r>
      <w:r w:rsidR="0050767D" w:rsidRPr="00005E6E">
        <w:t xml:space="preserve"> </w:t>
      </w:r>
      <m:oMath>
        <m:r>
          <w:rPr>
            <w:rFonts w:ascii="Cambria Math" w:eastAsia="맑은 고딕" w:hAnsi="Cambria Math"/>
          </w:rPr>
          <m:t>l</m:t>
        </m:r>
      </m:oMath>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w:t>
      </w:r>
      <w:r w:rsidR="008D77EB">
        <w:t>:</w:t>
      </w:r>
      <w:r w:rsidR="007E4B13" w:rsidRPr="00005E6E">
        <w:t xml:space="preserve"> </w:t>
      </w:r>
    </w:p>
    <w:p w14:paraId="7DBF84CF" w14:textId="77777777" w:rsidR="00B912C3" w:rsidRPr="00005E6E" w:rsidRDefault="00B912C3" w:rsidP="00872147"/>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872147">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6E2838AC" w:rsidR="00780AC2" w:rsidRPr="00005E6E" w:rsidRDefault="00780AC2" w:rsidP="00872147">
            <w:pPr>
              <w:jc w:val="center"/>
            </w:pPr>
            <w:r w:rsidRPr="00005E6E">
              <w:t>(3)</w:t>
            </w:r>
            <w:r w:rsidR="008D77EB">
              <w:t>,</w:t>
            </w:r>
          </w:p>
        </w:tc>
      </w:tr>
    </w:tbl>
    <w:p w14:paraId="2F6C98C4" w14:textId="77777777" w:rsidR="00B912C3" w:rsidRPr="00005E6E" w:rsidRDefault="00B912C3" w:rsidP="00872147">
      <w:pPr>
        <w:rPr>
          <w:rFonts w:eastAsia="맑은 고딕"/>
        </w:rPr>
      </w:pPr>
    </w:p>
    <w:p w14:paraId="4C3BE145" w14:textId="7E526BEF" w:rsidR="00B3020A" w:rsidRPr="00005E6E" w:rsidRDefault="0047355F" w:rsidP="00872147">
      <w:pPr>
        <w:spacing w:after="240"/>
      </w:pPr>
      <w:r>
        <w:rPr>
          <w:rFonts w:eastAsia="맑은 고딕"/>
        </w:rPr>
        <w:t>w</w:t>
      </w:r>
      <w:r w:rsidR="007840E5" w:rsidRPr="00005E6E">
        <w:rPr>
          <w:rFonts w:eastAsia="맑은 고딕"/>
        </w:rPr>
        <w:t>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007840E5"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r w:rsidR="00A54AA0" w:rsidRPr="00005E6E">
        <w:t xml:space="preserve">cluster </w:t>
      </w:r>
      <m:oMath>
        <m:r>
          <w:rPr>
            <w:rFonts w:ascii="Cambria Math" w:hAnsi="Cambria Math"/>
          </w:rPr>
          <m:t>K</m:t>
        </m:r>
      </m:oMath>
      <w:r w:rsidR="007840E5" w:rsidRPr="00005E6E">
        <w:rPr>
          <w:rFonts w:eastAsia="맑은 고딕"/>
        </w:rPr>
        <w:t xml:space="preserve"> </w:t>
      </w:r>
      <w:r w:rsidR="008D77EB">
        <w:rPr>
          <w:rFonts w:eastAsia="맑은 고딕"/>
        </w:rPr>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w:t>
      </w:r>
      <w:r w:rsidR="00561636">
        <w:rPr>
          <w:rFonts w:eastAsia="맑은 고딕"/>
        </w:rPr>
        <w:t>A value for</w:t>
      </w:r>
      <w:r w:rsidR="00A54AA0" w:rsidRPr="00005E6E">
        <w:rPr>
          <w:rFonts w:eastAsia="맑은 고딕"/>
        </w:rPr>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w:t>
      </w:r>
      <w:r w:rsidR="00561636">
        <w:rPr>
          <w:rFonts w:eastAsia="맑은 고딕"/>
        </w:rPr>
        <w:t xml:space="preserve">hat is </w:t>
      </w:r>
      <w:r w:rsidR="00A54AA0" w:rsidRPr="00005E6E">
        <w:rPr>
          <w:rFonts w:eastAsia="맑은 고딕"/>
        </w:rPr>
        <w:t>close to 1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561636">
        <w:rPr>
          <w:rFonts w:eastAsia="맑은 고딕"/>
        </w:rPr>
        <w:t>.</w:t>
      </w:r>
      <m:oMath>
        <m:r>
          <w:rPr>
            <w:rFonts w:ascii="Cambria Math" w:eastAsia="맑은 고딕" w:hAnsi="Cambria Math"/>
          </w:rPr>
          <m:t xml:space="preserve">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A54AA0" w:rsidRPr="00005E6E">
        <w:rPr>
          <w:rFonts w:eastAsia="맑은 고딕"/>
        </w:rPr>
        <w:t xml:space="preserve">means </w:t>
      </w:r>
      <w:r w:rsidR="00561636">
        <w:rPr>
          <w:rFonts w:eastAsia="맑은 고딕"/>
        </w:rPr>
        <w:t xml:space="preserve">that the </w:t>
      </w:r>
      <w:r w:rsidR="00452A44" w:rsidRPr="00005E6E">
        <w:rPr>
          <w:rFonts w:eastAsia="맑은 고딕"/>
        </w:rPr>
        <w:t>cluster analysis perform</w:t>
      </w:r>
      <w:r w:rsidR="00561636">
        <w:rPr>
          <w:rFonts w:eastAsia="맑은 고딕"/>
        </w:rPr>
        <w:t>s</w:t>
      </w:r>
      <w:r w:rsidR="00452A44" w:rsidRPr="00005E6E">
        <w:rPr>
          <w:rFonts w:eastAsia="맑은 고딕"/>
        </w:rPr>
        <w:t xml:space="preserve"> well</w:t>
      </w:r>
      <w:r w:rsidR="00A54AA0" w:rsidRPr="00005E6E">
        <w:rPr>
          <w:rFonts w:eastAsia="맑은 고딕"/>
        </w:rPr>
        <w:t>.</w:t>
      </w:r>
    </w:p>
    <w:p w14:paraId="18D4855C" w14:textId="24B00729" w:rsidR="00F25F23" w:rsidRPr="00005E6E" w:rsidRDefault="00E70FCA" w:rsidP="00872147">
      <w:pPr>
        <w:pStyle w:val="Heading3"/>
        <w:spacing w:after="240"/>
      </w:pPr>
      <w:r w:rsidRPr="00005E6E">
        <w:lastRenderedPageBreak/>
        <w:t>Classification model</w:t>
      </w:r>
    </w:p>
    <w:p w14:paraId="10FCF0DB" w14:textId="76911631" w:rsidR="00A30556" w:rsidRPr="00005E6E" w:rsidRDefault="00A30556" w:rsidP="00872147">
      <w:r w:rsidRPr="00005E6E">
        <w:t>A penalised regression model is similar to linear regression</w:t>
      </w:r>
      <w:r w:rsidR="00C025AD" w:rsidRPr="00005E6E">
        <w:t xml:space="preserve"> but has </w:t>
      </w:r>
      <w:r w:rsidRPr="00005E6E">
        <w:t>an additional penalty term to constrain (or regularise) the estimated coefficients. It can reduce the variance and decrease sample error to help generalise</w:t>
      </w:r>
      <w:r w:rsidR="00561636">
        <w:t>d</w:t>
      </w:r>
      <w:r w:rsidRPr="00005E6E">
        <w:t xml:space="preserv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rPr>
          <w:noProof/>
        </w:rPr>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regression is a penalised regression model</w:t>
      </w:r>
      <w:r w:rsidR="00561636">
        <w:t>, originally</w:t>
      </w:r>
      <w:r w:rsidR="00381BB2" w:rsidRPr="00005E6E">
        <w:t xml:space="preserve"> proposed by Tibshirani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rPr>
          <w:noProof/>
        </w:rPr>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rPr>
          <w:noProof/>
        </w:rPr>
        <w:t>(Usai et al., 2009)</w:t>
      </w:r>
      <w:r w:rsidR="00381BB2" w:rsidRPr="00005E6E">
        <w:fldChar w:fldCharType="end"/>
      </w:r>
      <w:r w:rsidR="00381BB2" w:rsidRPr="00005E6E">
        <w:t>.</w:t>
      </w:r>
      <w:r w:rsidR="007A3FD8" w:rsidRPr="00005E6E">
        <w:t xml:space="preserve"> </w:t>
      </w:r>
      <w:r w:rsidR="008B2C09" w:rsidRPr="00005E6E">
        <w:t>In mathematical form, t</w:t>
      </w:r>
      <w:r w:rsidR="00DA6750" w:rsidRPr="00005E6E">
        <w:t>he penalised likelihood function is given by</w:t>
      </w:r>
      <w:r w:rsidR="00561636">
        <w:t>:</w:t>
      </w:r>
    </w:p>
    <w:p w14:paraId="0B8BE764" w14:textId="77777777" w:rsidR="00B912C3" w:rsidRPr="00005E6E" w:rsidRDefault="00B912C3" w:rsidP="00872147">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872147">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872147">
            <w:pPr>
              <w:spacing w:after="240"/>
              <w:jc w:val="center"/>
            </w:pPr>
            <w:r w:rsidRPr="00005E6E">
              <w:t>(4)</w:t>
            </w:r>
            <w:r w:rsidR="00571E27" w:rsidRPr="00005E6E">
              <w:t>.</w:t>
            </w:r>
          </w:p>
        </w:tc>
      </w:tr>
    </w:tbl>
    <w:p w14:paraId="029510A2" w14:textId="77777777" w:rsidR="00B912C3" w:rsidRPr="00005E6E" w:rsidRDefault="00B912C3" w:rsidP="00872147"/>
    <w:p w14:paraId="2E96D488" w14:textId="602BD066" w:rsidR="00370B7B" w:rsidRPr="00005E6E" w:rsidRDefault="00FC0B05" w:rsidP="00872147">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w:t>
      </w:r>
      <w:r w:rsidR="00561636">
        <w:t>strong</w:t>
      </w:r>
      <w:r w:rsidR="00381BB2" w:rsidRPr="00005E6E">
        <w:t xml:space="preserve"> penalis</w:t>
      </w:r>
      <w:r w:rsidR="00561636">
        <w:t>ation of</w:t>
      </w:r>
      <w:r w:rsidR="008B7EBD" w:rsidRPr="00005E6E">
        <w:t xml:space="preserve"> </w:t>
      </w:r>
      <w:r w:rsidR="007A3FD8" w:rsidRPr="00005E6E">
        <w:t xml:space="preserve">the </w:t>
      </w:r>
      <w:r w:rsidR="007A66DF" w:rsidRPr="00005E6E">
        <w:t xml:space="preserve">sum of the </w:t>
      </w:r>
      <w:r w:rsidR="00381BB2" w:rsidRPr="00005E6E">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w:t>
      </w:r>
      <w:r w:rsidR="00561636">
        <w:t>setting what is known as</w:t>
      </w:r>
      <w:r w:rsidR="00C93EEB" w:rsidRPr="00005E6E">
        <w:t xml:space="preserv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561636">
        <w:t xml:space="preserve">Using this norm </w:t>
      </w:r>
      <w:r w:rsidR="007A3FD8" w:rsidRPr="00005E6E">
        <w:t>result</w:t>
      </w:r>
      <w:r w:rsidR="00561636">
        <w:t>s</w:t>
      </w:r>
      <w:r w:rsidR="007A3FD8" w:rsidRPr="00005E6E">
        <w:t xml:space="preserve"> in sparse models with </w:t>
      </w:r>
      <w:r w:rsidR="00A30556" w:rsidRPr="00005E6E">
        <w:t>the coefficient</w:t>
      </w:r>
      <w:r w:rsidR="00561636">
        <w:t>s</w:t>
      </w:r>
      <w:r w:rsidR="00A30556" w:rsidRPr="00005E6E">
        <w:t xml:space="preserve"> of unimportant </w:t>
      </w:r>
      <w:r w:rsidR="00561636">
        <w:t xml:space="preserve">variables tending </w:t>
      </w:r>
      <w:r w:rsidR="00A30556" w:rsidRPr="00005E6E">
        <w:t>towards zero</w:t>
      </w:r>
      <w:r w:rsidR="00EF5B07" w:rsidRPr="00005E6E">
        <w:t xml:space="preserve">, </w:t>
      </w:r>
      <w:r w:rsidR="00843E52" w:rsidRPr="00005E6E">
        <w:t xml:space="preserve">and </w:t>
      </w:r>
      <w:r w:rsidR="00561636">
        <w:t xml:space="preserve">increasing the likelihood of those variable to be </w:t>
      </w:r>
      <w:r w:rsidR="007A3FD8" w:rsidRPr="00005E6E">
        <w:t xml:space="preserve">eliminated </w:t>
      </w:r>
      <w:r w:rsidR="00561636">
        <w:t>from</w:t>
      </w:r>
      <w:r w:rsidR="00EF5B07" w:rsidRPr="00005E6E">
        <w:t xml:space="preserve">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rPr>
          <w:noProof/>
        </w:rPr>
        <w:t>(Friedman et al., 2010)</w:t>
      </w:r>
      <w:r w:rsidR="00381BB2" w:rsidRPr="00005E6E">
        <w:fldChar w:fldCharType="end"/>
      </w:r>
      <w:r w:rsidR="00A30556" w:rsidRPr="00005E6E">
        <w:t>.</w:t>
      </w:r>
    </w:p>
    <w:p w14:paraId="7F10E74D" w14:textId="6A87A51E" w:rsidR="00825DC4" w:rsidRPr="00005E6E" w:rsidRDefault="00C93EEB" w:rsidP="00872147">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rPr>
          <w:noProof/>
        </w:rPr>
        <w:t>(Krishnapuram et al., 2005)</w:t>
      </w:r>
      <w:r w:rsidR="00A36C97" w:rsidRPr="00005E6E">
        <w:fldChar w:fldCharType="end"/>
      </w:r>
      <w:r w:rsidR="00A36C97" w:rsidRPr="00005E6E">
        <w:t>.</w:t>
      </w:r>
      <w:r w:rsidR="001934BB" w:rsidRPr="00005E6E">
        <w:t xml:space="preserve"> </w:t>
      </w:r>
      <w:r w:rsidR="00561636">
        <w:t xml:space="preserve">If </w:t>
      </w:r>
      <m:oMath>
        <m:r>
          <w:rPr>
            <w:rFonts w:ascii="Cambria Math" w:hAnsi="Cambria Math"/>
          </w:rPr>
          <m:t>Y</m:t>
        </m:r>
      </m:oMath>
      <w:r w:rsidR="00A36C97" w:rsidRPr="00005E6E">
        <w:t xml:space="preserve"> has </w:t>
      </w:r>
      <w:r w:rsidR="00561636">
        <w:t xml:space="preserve">the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t>
      </w:r>
      <w:r w:rsidR="00561636">
        <w:t xml:space="preserve">as categories and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61636">
        <w:t xml:space="preserve"> is specified</w:t>
      </w:r>
      <w:r w:rsidR="005A3F2A" w:rsidRPr="00005E6E">
        <w:t xml:space="preserve">, </w:t>
      </w:r>
      <w:r w:rsidR="00BD3C6A" w:rsidRPr="00005E6E">
        <w:t>the</w:t>
      </w:r>
      <w:r w:rsidR="00561636">
        <w:t>n the</w:t>
      </w:r>
      <w:r w:rsidR="00BD3C6A" w:rsidRPr="00005E6E">
        <w:t xml:space="preserve"> linear logistic regression model can be generalised to a multi-logit model </w:t>
      </w:r>
      <w:bookmarkStart w:id="409" w:name="_Hlk140213970"/>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rPr>
          <w:noProof/>
        </w:rPr>
        <w:t>(Friedman et al., 2010)</w:t>
      </w:r>
      <w:r w:rsidR="0048201C" w:rsidRPr="00005E6E">
        <w:fldChar w:fldCharType="end"/>
      </w:r>
      <w:r w:rsidR="00E17796" w:rsidRPr="00005E6E">
        <w:t xml:space="preserve">. </w:t>
      </w:r>
      <w:bookmarkStart w:id="410" w:name="_Hlk140213995"/>
      <w:commentRangeStart w:id="411"/>
      <w:r w:rsidR="00E17796" w:rsidRPr="00005E6E">
        <w:t>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ins w:id="412" w:author="Won Do Lee [2]" w:date="2023-08-01T10:40:00Z">
        <w:r w:rsidR="00CB6194">
          <w:t>is given by</w:t>
        </w:r>
      </w:ins>
      <w:del w:id="413" w:author="Won Do Lee [2]" w:date="2023-08-01T10:40:00Z">
        <w:r w:rsidR="00225C51" w:rsidRPr="00005E6E" w:rsidDel="00CB6194">
          <w:delText xml:space="preserve">as </w:delText>
        </w:r>
      </w:del>
      <w:ins w:id="414" w:author="Won Do Lee [2]" w:date="2023-08-01T10:40:00Z">
        <w:r w:rsidR="00CB6194">
          <w:t xml:space="preserve"> </w:t>
        </w:r>
      </w:ins>
      <w:r w:rsidR="00BB31E2" w:rsidRPr="00005E6E">
        <w:t xml:space="preserve">Equation </w:t>
      </w:r>
      <w:r w:rsidR="00BC1D8E" w:rsidRPr="00005E6E">
        <w:t>(</w:t>
      </w:r>
      <w:r w:rsidR="00BB31E2" w:rsidRPr="00005E6E">
        <w:t>6</w:t>
      </w:r>
      <w:r w:rsidR="00BC1D8E" w:rsidRPr="00005E6E">
        <w:t>)</w:t>
      </w:r>
      <w:r w:rsidR="001C51A0" w:rsidRPr="00005E6E">
        <w:t>.</w:t>
      </w:r>
      <w:commentRangeEnd w:id="411"/>
      <w:r w:rsidR="00561636">
        <w:rPr>
          <w:rStyle w:val="CommentReference"/>
        </w:rPr>
        <w:commentReference w:id="411"/>
      </w:r>
    </w:p>
    <w:bookmarkEnd w:id="409"/>
    <w:bookmarkEnd w:id="410"/>
    <w:p w14:paraId="0069B41C" w14:textId="77777777" w:rsidR="00B912C3" w:rsidRPr="00005E6E" w:rsidRDefault="00B912C3" w:rsidP="00872147"/>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872147">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872147">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872147">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872147">
            <w:pPr>
              <w:jc w:val="center"/>
            </w:pPr>
            <w:r w:rsidRPr="00005E6E">
              <w:t>(6)</w:t>
            </w:r>
            <w:r w:rsidR="00571E27" w:rsidRPr="00005E6E">
              <w:t>.</w:t>
            </w:r>
          </w:p>
        </w:tc>
      </w:tr>
    </w:tbl>
    <w:p w14:paraId="19CC4686" w14:textId="77777777" w:rsidR="00B912C3" w:rsidRPr="00005E6E" w:rsidRDefault="00B912C3" w:rsidP="00872147"/>
    <w:p w14:paraId="55F4EFAE" w14:textId="5D905463" w:rsidR="00834C31" w:rsidRPr="00005E6E" w:rsidRDefault="001B1390" w:rsidP="00872147">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vector of coefficients</w:t>
      </w:r>
      <w:r w:rsidR="00860D28" w:rsidRPr="00860D28">
        <w:t xml:space="preserve"> </w:t>
      </w:r>
      <w:r w:rsidR="00860D28" w:rsidRPr="00005E6E">
        <w:t xml:space="preserve">corresponding to cluster </w:t>
      </w:r>
      <m:oMath>
        <m:r>
          <w:rPr>
            <w:rFonts w:ascii="Cambria Math" w:hAnsi="Cambria Math"/>
          </w:rPr>
          <m:t>k</m:t>
        </m:r>
      </m:oMath>
      <w:r w:rsidR="00A36C97"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w:t>
      </w:r>
      <m:oMath>
        <m:r>
          <w:rPr>
            <w:rFonts w:ascii="Cambria Math" w:hAnsi="Cambria Math"/>
          </w:rPr>
          <m:t>x</m:t>
        </m:r>
      </m:oMath>
      <w:r w:rsidR="00A36C97" w:rsidRPr="00005E6E">
        <w:t xml:space="preserve"> </w:t>
      </w:r>
      <w:r w:rsidR="00860D28">
        <w:t>denotes</w:t>
      </w:r>
      <w:r w:rsidR="00736F3B" w:rsidRPr="00005E6E">
        <w:t xml:space="preserve"> </w:t>
      </w:r>
      <w:r w:rsidR="001D702C" w:rsidRPr="00005E6E">
        <w:t>the</w:t>
      </w:r>
      <w:r w:rsidR="007C3CCC" w:rsidRPr="00005E6E">
        <w:t xml:space="preserve"> </w:t>
      </w:r>
      <w:r w:rsidR="00284AD6" w:rsidRPr="00005E6E">
        <w:t>predictor</w:t>
      </w:r>
      <w:r w:rsidR="00860D28">
        <w:t xml:space="preserve"> variable</w:t>
      </w:r>
      <w:r w:rsidR="00284AD6" w:rsidRPr="00005E6E">
        <w:t>s</w:t>
      </w:r>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60D28">
        <w:t>indicates</w:t>
      </w:r>
      <w:r w:rsidR="008153FF" w:rsidRPr="00005E6E">
        <w:t xml:space="preserve">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rPr>
          <w:noProof/>
        </w:rPr>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860D28">
        <w:t>If</w:t>
      </w:r>
      <w:r w:rsidR="001F5A7E" w:rsidRPr="00005E6E">
        <w:t xml:space="preserve"> </w:t>
      </w:r>
      <m:oMath>
        <m:r>
          <m:rPr>
            <m:sty m:val="b"/>
          </m:rPr>
          <w:rPr>
            <w:rFonts w:ascii="Cambria Math" w:hAnsi="Cambria Math"/>
          </w:rPr>
          <m:t>Y</m:t>
        </m:r>
      </m:oMath>
      <w:r w:rsidR="001F5A7E" w:rsidRPr="00005E6E">
        <w:t xml:space="preserve"> </w:t>
      </w:r>
      <w:r w:rsidR="00860D28">
        <w:t>is the</w:t>
      </w:r>
      <w:r w:rsidR="001F5A7E" w:rsidRPr="00005E6E">
        <w:t xml:space="preserv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t>, then 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860D28">
        <w:t xml:space="preserve">will be </w:t>
      </w:r>
      <w:r w:rsidR="00EB6C2E" w:rsidRPr="00005E6E">
        <w:t>given by</w:t>
      </w:r>
      <w:r w:rsidR="00860D28">
        <w:t>:</w:t>
      </w:r>
    </w:p>
    <w:p w14:paraId="1CF28048" w14:textId="77777777" w:rsidR="00B912C3" w:rsidRPr="00005E6E" w:rsidRDefault="00B912C3" w:rsidP="00872147">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872147">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872147">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872147"/>
    <w:p w14:paraId="223EADCA" w14:textId="097BFFDE" w:rsidR="00375592" w:rsidRPr="00005E6E" w:rsidRDefault="00C91C07" w:rsidP="00872147">
      <w:r w:rsidRPr="00005E6E">
        <w:t xml:space="preserve">Krishnapuram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rPr>
          <w:noProof/>
        </w:rPr>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to the log-likelihood function</w:t>
      </w:r>
      <w:r w:rsidR="00375592" w:rsidRPr="00005E6E">
        <w:t xml:space="preserve"> by replacing the </w:t>
      </w:r>
      <w:r w:rsidR="00375592" w:rsidRPr="00005E6E">
        <w:lastRenderedPageBreak/>
        <w:t xml:space="preserve">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rPr>
          <w:noProof/>
        </w:rPr>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as</w:t>
      </w:r>
      <w:r w:rsidR="00BC1D8E" w:rsidRPr="00005E6E">
        <w:t>:</w:t>
      </w:r>
    </w:p>
    <w:p w14:paraId="2074BFA7" w14:textId="77777777" w:rsidR="00B912C3" w:rsidRPr="00005E6E" w:rsidRDefault="00B912C3" w:rsidP="00872147"/>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872147">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872147">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872147"/>
    <w:p w14:paraId="537568CF" w14:textId="1554025B" w:rsidR="00A342F8" w:rsidRDefault="006B164D" w:rsidP="00872147">
      <w:bookmarkStart w:id="415" w:name="_Hlk140214020"/>
      <w:commentRangeStart w:id="41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rPr>
          <w:noProof/>
        </w:rPr>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rPr>
          <w:noProof/>
        </w:rPr>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commentRangeEnd w:id="416"/>
      <w:r w:rsidR="00860D28">
        <w:rPr>
          <w:rStyle w:val="CommentReference"/>
        </w:rPr>
        <w:commentReference w:id="416"/>
      </w:r>
      <w:bookmarkEnd w:id="415"/>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r w:rsidR="001C69D8" w:rsidRPr="00005E6E">
        <w:rPr>
          <w:i/>
          <w:iCs/>
        </w:rPr>
        <w:t>glmnet</w:t>
      </w:r>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rPr>
          <w:noProof/>
        </w:rPr>
        <w:t>(Friedman et al., 2010)</w:t>
      </w:r>
      <w:r w:rsidR="001C69D8" w:rsidRPr="00005E6E">
        <w:fldChar w:fldCharType="end"/>
      </w:r>
      <w:r w:rsidR="001C69D8" w:rsidRPr="00005E6E">
        <w:t>.</w:t>
      </w:r>
    </w:p>
    <w:p w14:paraId="52EB14BB" w14:textId="77777777" w:rsidR="003D7B05" w:rsidRPr="00005E6E" w:rsidRDefault="003D7B05" w:rsidP="00872147"/>
    <w:p w14:paraId="3C3DC1B2" w14:textId="3F113F47" w:rsidR="00E15888" w:rsidRPr="00005E6E" w:rsidRDefault="003E03BE" w:rsidP="00872147">
      <w:pPr>
        <w:pStyle w:val="Heading1"/>
        <w:spacing w:before="240" w:after="240"/>
      </w:pPr>
      <w:bookmarkStart w:id="417" w:name="_Ref81342988"/>
      <w:r w:rsidRPr="00005E6E">
        <w:t>Results</w:t>
      </w:r>
      <w:bookmarkEnd w:id="417"/>
    </w:p>
    <w:p w14:paraId="1CEDC77C" w14:textId="1ADC9805" w:rsidR="00D60AD3" w:rsidRPr="00005E6E" w:rsidRDefault="00C025AD" w:rsidP="00872147">
      <w:pPr>
        <w:pStyle w:val="Heading2"/>
        <w:spacing w:after="240"/>
      </w:pPr>
      <w:r w:rsidRPr="00005E6E">
        <w:t>M</w:t>
      </w:r>
      <w:r w:rsidR="006E2E4C" w:rsidRPr="00005E6E">
        <w:t xml:space="preserve">obility </w:t>
      </w:r>
      <w:r w:rsidR="006B0717">
        <w:t>changes during England’s first national lockdown</w:t>
      </w:r>
    </w:p>
    <w:p w14:paraId="29B95B4F" w14:textId="02A56801" w:rsidR="003A01FF" w:rsidRDefault="00B6031D" w:rsidP="00872147">
      <w:pPr>
        <w:spacing w:after="240"/>
      </w:pPr>
      <w:r>
        <w:t>T</w:t>
      </w:r>
      <w:r w:rsidR="006B0717">
        <w:t xml:space="preserve">he </w:t>
      </w:r>
      <w:r>
        <w:t xml:space="preserve">average level of mobility </w:t>
      </w:r>
      <w:r w:rsidR="003A01FF">
        <w:t xml:space="preserve">in England as a whole </w:t>
      </w:r>
      <w:r>
        <w:t xml:space="preserve">changed according to a </w:t>
      </w:r>
      <w:r w:rsidR="003A01FF">
        <w:t>well-documented</w:t>
      </w:r>
      <w:r>
        <w:t xml:space="preserve"> </w:t>
      </w:r>
      <w:r w:rsidR="006B0717">
        <w:t xml:space="preserve">pattern </w:t>
      </w:r>
      <w:r>
        <w:t xml:space="preserve">during the early stage of the </w:t>
      </w:r>
      <w:r w:rsidR="003A01FF">
        <w:t xml:space="preserve">COVID-19 </w:t>
      </w:r>
      <w:r>
        <w:t xml:space="preserve">pandemic </w:t>
      </w:r>
      <w:r w:rsidR="006B0717">
        <w:t>(</w:t>
      </w:r>
      <w:r>
        <w:t>see, for instance, Lee et al</w:t>
      </w:r>
      <w:ins w:id="418" w:author="Won Do Lee" w:date="2023-07-14T08:21:00Z">
        <w:r w:rsidR="009C175D">
          <w:t xml:space="preserve">. 2021). </w:t>
        </w:r>
      </w:ins>
      <w:del w:id="419" w:author="Won Do Lee" w:date="2023-07-14T08:21:00Z">
        <w:r w:rsidDel="009C175D">
          <w:delText xml:space="preserve">., </w:delText>
        </w:r>
      </w:del>
      <w:del w:id="420" w:author="Won Do Lee" w:date="2023-07-14T08:20:00Z">
        <w:r w:rsidDel="009C175D">
          <w:delText>2021).</w:delText>
        </w:r>
        <w:r w:rsidR="00333761" w:rsidRPr="00005E6E" w:rsidDel="009C175D">
          <w:delText xml:space="preserve"> </w:delText>
        </w:r>
      </w:del>
      <w:r w:rsidR="00333761" w:rsidRPr="00005E6E">
        <w:t>In</w:t>
      </w:r>
      <w:r w:rsidR="003A01FF">
        <w:t xml:space="preserve"> the first 3 weeks of</w:t>
      </w:r>
      <w:r w:rsidR="00333761" w:rsidRPr="00005E6E">
        <w:t xml:space="preserve"> </w:t>
      </w:r>
      <w:r w:rsidR="00530CDA" w:rsidRPr="00005E6E">
        <w:t>March 2020,</w:t>
      </w:r>
      <w:r w:rsidR="00BA13F6" w:rsidRPr="00005E6E">
        <w:t xml:space="preserve"> </w:t>
      </w:r>
      <w:r w:rsidR="003A4303" w:rsidRPr="00005E6E">
        <w:t xml:space="preserve">the average level of </w:t>
      </w:r>
      <w:r w:rsidR="00872D15" w:rsidRPr="00005E6E">
        <w:t xml:space="preserve">mobility </w:t>
      </w:r>
      <w:r w:rsidR="00530CDA" w:rsidRPr="00005E6E">
        <w:t>dropped</w:t>
      </w:r>
      <w:r w:rsidR="00872D15" w:rsidRPr="00005E6E">
        <w:t xml:space="preserve"> significantly </w:t>
      </w:r>
      <w:r w:rsidR="00333761" w:rsidRPr="00005E6E">
        <w:t xml:space="preserve">by about 50% </w:t>
      </w:r>
      <w:r>
        <w:t xml:space="preserve">compared to the pre-pandemic situation. </w:t>
      </w:r>
      <w:r w:rsidR="004E4054" w:rsidRPr="00005E6E">
        <w:t xml:space="preserve">Further reductions </w:t>
      </w:r>
      <w:r w:rsidR="003A01FF">
        <w:t xml:space="preserve">to less than </w:t>
      </w:r>
      <w:r w:rsidR="003A01FF" w:rsidRPr="00005E6E">
        <w:t>1km radial distance per day</w:t>
      </w:r>
      <w:r w:rsidR="003A01FF">
        <w:t xml:space="preserve"> </w:t>
      </w:r>
      <w:r>
        <w:t xml:space="preserve">occurred </w:t>
      </w:r>
      <w:r w:rsidR="003A01FF">
        <w:t>after</w:t>
      </w:r>
      <w:r w:rsidR="00787926" w:rsidRPr="00005E6E">
        <w:t xml:space="preserve"> </w:t>
      </w:r>
      <w:r w:rsidR="004E7C17" w:rsidRPr="00005E6E">
        <w:t>the first nationwide lockdown</w:t>
      </w:r>
      <w:r>
        <w:t xml:space="preserve"> commenced</w:t>
      </w:r>
      <w:r w:rsidR="003A01FF">
        <w:t xml:space="preserve"> </w:t>
      </w:r>
      <w:r w:rsidR="003A01FF" w:rsidRPr="00005E6E">
        <w:t>on 23 March 2020</w:t>
      </w:r>
      <w:r w:rsidR="00AD62C0" w:rsidRPr="00005E6E">
        <w:t xml:space="preserve">. </w:t>
      </w:r>
      <w:r w:rsidR="003A01FF">
        <w:t xml:space="preserve">The fact that most of the reduction occurred before the start of the lockdown reflects that the UK government instituted the nationwide lockdown relatively late compared to many other European countries, even though it had </w:t>
      </w:r>
      <w:r w:rsidR="003A01FF" w:rsidRPr="00005E6E">
        <w:t>encouraged people to start working from home and banned the mass gatherings and all unnecessary social contact</w:t>
      </w:r>
      <w:r w:rsidR="003A01FF">
        <w:t xml:space="preserve"> since mid-March</w:t>
      </w:r>
      <w:r w:rsidR="003A01FF" w:rsidRPr="00005E6E">
        <w:t xml:space="preserve"> </w:t>
      </w:r>
      <w:r w:rsidR="003A01FF" w:rsidRPr="00005E6E">
        <w:fldChar w:fldCharType="begin" w:fldLock="1"/>
      </w:r>
      <w:r w:rsidR="003A01FF"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3A01FF" w:rsidRPr="00005E6E">
        <w:fldChar w:fldCharType="separate"/>
      </w:r>
      <w:r w:rsidR="003A01FF" w:rsidRPr="00005E6E">
        <w:rPr>
          <w:noProof/>
        </w:rPr>
        <w:t>(Public Health England, 2020)</w:t>
      </w:r>
      <w:r w:rsidR="003A01FF" w:rsidRPr="00005E6E">
        <w:fldChar w:fldCharType="end"/>
      </w:r>
      <w:r w:rsidR="003A01FF">
        <w:t>. Nonetheless, mobility levels started to bounce back from later April onwards and therefore even before the lockdown was officially lifted.</w:t>
      </w:r>
    </w:p>
    <w:p w14:paraId="336CB112" w14:textId="14720243" w:rsidR="00A162FB" w:rsidRDefault="00A162FB">
      <w:pPr>
        <w:spacing w:after="240"/>
        <w:jc w:val="center"/>
        <w:pPrChange w:id="421" w:author="Won Do Lee" w:date="2023-07-14T08:04:00Z">
          <w:pPr>
            <w:spacing w:after="240"/>
          </w:pPr>
        </w:pPrChange>
      </w:pPr>
      <w:r>
        <w:t>&lt;</w:t>
      </w:r>
      <w:r w:rsidRPr="00A162FB">
        <w:rPr>
          <w:i/>
          <w:iCs/>
        </w:rPr>
        <w:t>Figure 1 about here</w:t>
      </w:r>
      <w:r>
        <w:t>&gt;</w:t>
      </w:r>
    </w:p>
    <w:p w14:paraId="059138DB" w14:textId="710D9F30" w:rsidR="00720AC1" w:rsidRDefault="00720AC1" w:rsidP="00872147">
      <w:pPr>
        <w:spacing w:after="240"/>
      </w:pPr>
      <w:r>
        <w:t>Much less is known about variations around the mean trajectory in Figure across LTLA areas. That variation can be summarised into 4 broad patterns according to the cluster analysis.</w:t>
      </w:r>
      <w:r w:rsidR="001C0869">
        <w:t xml:space="preserve"> Figure 2 shows that the </w:t>
      </w:r>
      <w:r w:rsidR="00AF2179">
        <w:t>Silhouette Index is highest for the Ward method</w:t>
      </w:r>
      <w:r w:rsidR="00A162FB">
        <w:t>-</w:t>
      </w:r>
      <w:r w:rsidR="00AF2179">
        <w:t xml:space="preserve">1 algorithm and tends to peak at the values 4, 6 and 9. We have therefore selected 4 clusters </w:t>
      </w:r>
      <w:r w:rsidR="00A162FB">
        <w:t>with the Ward-1 algorithm as our preferred clustering solution</w:t>
      </w:r>
      <w:r w:rsidR="00E20D63">
        <w:t>.</w:t>
      </w:r>
      <w:r w:rsidR="00A162FB">
        <w:t xml:space="preserve"> </w:t>
      </w:r>
      <w:r w:rsidR="001C0869">
        <w:t xml:space="preserve"> </w:t>
      </w:r>
    </w:p>
    <w:p w14:paraId="3B9E49FB" w14:textId="0D6DF3BF" w:rsidR="00E20D63" w:rsidRDefault="00E20D63">
      <w:pPr>
        <w:spacing w:after="240"/>
        <w:jc w:val="center"/>
        <w:pPrChange w:id="422" w:author="Won Do Lee" w:date="2023-07-14T08:04:00Z">
          <w:pPr>
            <w:spacing w:after="240"/>
          </w:pPr>
        </w:pPrChange>
      </w:pPr>
      <w:r>
        <w:t>&lt;</w:t>
      </w:r>
      <w:r w:rsidRPr="00A162FB">
        <w:rPr>
          <w:i/>
          <w:iCs/>
        </w:rPr>
        <w:t xml:space="preserve">Figure </w:t>
      </w:r>
      <w:r>
        <w:rPr>
          <w:i/>
          <w:iCs/>
        </w:rPr>
        <w:t>2</w:t>
      </w:r>
      <w:r w:rsidRPr="00A162FB">
        <w:rPr>
          <w:i/>
          <w:iCs/>
        </w:rPr>
        <w:t xml:space="preserve"> about here</w:t>
      </w:r>
      <w:r>
        <w:t>&gt;</w:t>
      </w:r>
    </w:p>
    <w:p w14:paraId="01C5FB9F" w14:textId="09FED37B" w:rsidR="00690FFC" w:rsidRDefault="00690FFC" w:rsidP="00872147">
      <w:pPr>
        <w:spacing w:after="240"/>
      </w:pPr>
      <w:r w:rsidRPr="00690FFC">
        <w:rPr>
          <w:color w:val="000000" w:themeColor="text1"/>
        </w:rPr>
        <w:t>The patterns that can be observed in Figure 3 and Table 1 suggest that the LTLA clusters can be differentiated on the basis of three factors:</w:t>
      </w:r>
      <w:r>
        <w:rPr>
          <w:color w:val="000000" w:themeColor="text1"/>
        </w:rPr>
        <w:t xml:space="preserve"> t</w:t>
      </w:r>
      <w:r w:rsidRPr="00690FFC">
        <w:rPr>
          <w:color w:val="000000" w:themeColor="text1"/>
        </w:rPr>
        <w:t>he pace of reduction in mobility levels in LTLAs in the first weeks of the pandemic in England</w:t>
      </w:r>
      <w:r>
        <w:rPr>
          <w:color w:val="000000" w:themeColor="text1"/>
        </w:rPr>
        <w:t>; t</w:t>
      </w:r>
      <w:r w:rsidRPr="00690FFC">
        <w:rPr>
          <w:color w:val="000000" w:themeColor="text1"/>
        </w:rPr>
        <w:t>he extent to which mobility levels were reduced during England’s first nationwide lockdown</w:t>
      </w:r>
      <w:r>
        <w:rPr>
          <w:color w:val="000000" w:themeColor="text1"/>
        </w:rPr>
        <w:t>; and t</w:t>
      </w:r>
      <w:r w:rsidRPr="00690FFC">
        <w:rPr>
          <w:color w:val="000000" w:themeColor="text1"/>
        </w:rPr>
        <w:t xml:space="preserve">he pace of </w:t>
      </w:r>
      <w:r w:rsidR="00763270">
        <w:rPr>
          <w:color w:val="000000" w:themeColor="text1"/>
        </w:rPr>
        <w:t>recovery</w:t>
      </w:r>
      <w:r w:rsidRPr="00690FFC">
        <w:rPr>
          <w:color w:val="000000" w:themeColor="text1"/>
        </w:rPr>
        <w:t xml:space="preserve"> in mobility levels from early April </w:t>
      </w:r>
      <w:r w:rsidRPr="00690FFC">
        <w:rPr>
          <w:color w:val="000000" w:themeColor="text1"/>
        </w:rPr>
        <w:lastRenderedPageBreak/>
        <w:t>onwards</w:t>
      </w:r>
      <w:r>
        <w:rPr>
          <w:color w:val="000000" w:themeColor="text1"/>
        </w:rPr>
        <w:t xml:space="preserve">. </w:t>
      </w:r>
      <w:r>
        <w:t>Based on these factors the four clusters can be labelled as follows:</w:t>
      </w:r>
    </w:p>
    <w:p w14:paraId="2C9EB0EC" w14:textId="4870F938" w:rsidR="00690FFC" w:rsidRDefault="00690FFC" w:rsidP="00872147">
      <w:pPr>
        <w:pStyle w:val="ListParagraph"/>
        <w:numPr>
          <w:ilvl w:val="0"/>
          <w:numId w:val="43"/>
        </w:numPr>
      </w:pPr>
      <w:r>
        <w:t>G1</w:t>
      </w:r>
      <w:r w:rsidR="00763270">
        <w:t xml:space="preserve"> = </w:t>
      </w:r>
      <w:r w:rsidR="00763270" w:rsidRPr="003D7B05">
        <w:t>very fast-very large-very slow</w:t>
      </w:r>
      <w:r w:rsidR="00763270">
        <w:t xml:space="preserve"> (VF-VL-VS</w:t>
      </w:r>
      <w:r w:rsidR="00E0239F">
        <w:t>, n=</w:t>
      </w:r>
      <w:r w:rsidR="004E4637">
        <w:t>45</w:t>
      </w:r>
      <w:r w:rsidR="00763270">
        <w:t>): this cluster is characterised by the quickest drop in mobility levels, the greatest reduction and the slowest recovery of all four clusters;</w:t>
      </w:r>
    </w:p>
    <w:p w14:paraId="22E90F60" w14:textId="06DD8C19" w:rsidR="00763270" w:rsidRDefault="00763270" w:rsidP="00872147">
      <w:pPr>
        <w:pStyle w:val="ListParagraph"/>
        <w:numPr>
          <w:ilvl w:val="0"/>
          <w:numId w:val="43"/>
        </w:numPr>
      </w:pPr>
      <w:r>
        <w:t xml:space="preserve">G2 = </w:t>
      </w:r>
      <w:r w:rsidRPr="003D7B05">
        <w:t>somewhat fast-somewhat large-somewhat slow</w:t>
      </w:r>
      <w:r>
        <w:t xml:space="preserve"> (SF-SL-SS</w:t>
      </w:r>
      <w:r w:rsidR="00E0239F">
        <w:t>, n=</w:t>
      </w:r>
      <w:r w:rsidR="00E0239F" w:rsidRPr="003D7B05">
        <w:t>xxx</w:t>
      </w:r>
      <w:r>
        <w:t xml:space="preserve">): this cluster is the moderate version of G1 with lower drops and reductions </w:t>
      </w:r>
      <w:r w:rsidR="00CA1631">
        <w:t xml:space="preserve">in mobility levels </w:t>
      </w:r>
      <w:r>
        <w:t>and faster recovery but substantially more different from the pre-pandemic normal than G3 and G4;</w:t>
      </w:r>
    </w:p>
    <w:p w14:paraId="64DD14B0" w14:textId="0D056AEA" w:rsidR="00763270" w:rsidRDefault="00763270" w:rsidP="00872147">
      <w:pPr>
        <w:pStyle w:val="ListParagraph"/>
        <w:numPr>
          <w:ilvl w:val="0"/>
          <w:numId w:val="43"/>
        </w:numPr>
      </w:pPr>
      <w:r>
        <w:t>G3 = somewhat slow-somewhat small, somewhat fast (SS-SS-SF</w:t>
      </w:r>
      <w:r w:rsidR="00E0239F">
        <w:t>, n=</w:t>
      </w:r>
      <w:r w:rsidR="00E0239F" w:rsidRPr="003D7B05">
        <w:t>xxx</w:t>
      </w:r>
      <w:r>
        <w:t xml:space="preserve">): this cluster is on the opposite side of the </w:t>
      </w:r>
      <w:r w:rsidR="00CA1631">
        <w:t>n</w:t>
      </w:r>
      <w:r>
        <w:t>ational average compared to G2, with rather slow drops in March</w:t>
      </w:r>
      <w:r w:rsidR="00CA1631">
        <w:t>, fairly small reductions and reasonably fast recovery from April onwards;</w:t>
      </w:r>
    </w:p>
    <w:p w14:paraId="6173393B" w14:textId="3616FEEC" w:rsidR="00CA1631" w:rsidRDefault="00CA1631" w:rsidP="00872147">
      <w:pPr>
        <w:pStyle w:val="ListParagraph"/>
        <w:numPr>
          <w:ilvl w:val="0"/>
          <w:numId w:val="43"/>
        </w:numPr>
      </w:pPr>
      <w:r>
        <w:t xml:space="preserve">G4 = </w:t>
      </w:r>
      <w:r w:rsidRPr="003D7B05">
        <w:t>very slow-very small-very fast</w:t>
      </w:r>
      <w:r>
        <w:t xml:space="preserve"> (VS-VS-VF</w:t>
      </w:r>
      <w:r w:rsidR="00E0239F">
        <w:t>, n=</w:t>
      </w:r>
      <w:r w:rsidR="004E4637">
        <w:t>69</w:t>
      </w:r>
      <w:r>
        <w:t>): this cluster is on the opposite extreme compared to G1, with overall the smallest deviations from the pre-pandemic normal of all clusters.</w:t>
      </w:r>
    </w:p>
    <w:p w14:paraId="2B3E678C" w14:textId="77777777" w:rsidR="003D7B05" w:rsidRDefault="003D7B05" w:rsidP="00872147"/>
    <w:p w14:paraId="627C1CB0" w14:textId="0A8C3FB7" w:rsidR="00E0239F" w:rsidRDefault="00E0239F" w:rsidP="00872147">
      <w:pPr>
        <w:spacing w:after="240"/>
      </w:pPr>
      <w:bookmarkStart w:id="423" w:name="_Hlk140214063"/>
      <w:commentRangeStart w:id="424"/>
      <w:r>
        <w:t xml:space="preserve">There </w:t>
      </w:r>
      <w:commentRangeEnd w:id="424"/>
      <w:r w:rsidR="00CC147A">
        <w:rPr>
          <w:rStyle w:val="CommentReference"/>
        </w:rPr>
        <w:commentReference w:id="424"/>
      </w:r>
      <w:r>
        <w:t xml:space="preserve">are some patterns in the internal heterogeneity of the four clusters. Overall, the variation around the mean is largest G1 and G4. This may reflect </w:t>
      </w:r>
      <w:commentRangeStart w:id="425"/>
      <w:r w:rsidRPr="00CC147A">
        <w:rPr>
          <w:highlight w:val="yellow"/>
        </w:rPr>
        <w:t>xxx</w:t>
      </w:r>
      <w:commentRangeEnd w:id="425"/>
      <w:r w:rsidR="00CC147A">
        <w:rPr>
          <w:rStyle w:val="CommentReference"/>
        </w:rPr>
        <w:commentReference w:id="425"/>
      </w:r>
      <w:r>
        <w:t>.  The level of variation increases over time in all clusters, in part because the intra-cluster homogeneity in the reduction in March is very small. However, the increase in variation around the mean is particularly pro</w:t>
      </w:r>
      <w:r w:rsidR="00CC147A">
        <w:t xml:space="preserve">nounced </w:t>
      </w:r>
      <w:r>
        <w:t xml:space="preserve">in </w:t>
      </w:r>
      <w:r w:rsidR="00CC147A">
        <w:t xml:space="preserve">May and June in </w:t>
      </w:r>
      <w:r>
        <w:t>G1 and G2</w:t>
      </w:r>
      <w:r w:rsidR="00CC147A">
        <w:t>. In the other two clusters, the extent of variability remains more stable from mid-April onwards.</w:t>
      </w:r>
    </w:p>
    <w:p w14:paraId="41750966" w14:textId="5A7B12F4" w:rsidR="00CC147A" w:rsidRDefault="00CC147A">
      <w:pPr>
        <w:spacing w:after="240"/>
        <w:jc w:val="center"/>
        <w:pPrChange w:id="426" w:author="Won Do Lee" w:date="2023-07-14T08:04:00Z">
          <w:pPr>
            <w:spacing w:after="240"/>
          </w:pPr>
        </w:pPrChange>
      </w:pPr>
      <w:r>
        <w:t>&lt;</w:t>
      </w:r>
      <w:commentRangeStart w:id="427"/>
      <w:r w:rsidRPr="00CC147A">
        <w:rPr>
          <w:i/>
          <w:iCs/>
        </w:rPr>
        <w:t xml:space="preserve">Figure 3 </w:t>
      </w:r>
      <w:commentRangeEnd w:id="427"/>
      <w:r>
        <w:rPr>
          <w:rStyle w:val="CommentReference"/>
        </w:rPr>
        <w:commentReference w:id="427"/>
      </w:r>
      <w:r w:rsidRPr="00CC147A">
        <w:rPr>
          <w:i/>
          <w:iCs/>
        </w:rPr>
        <w:t>and Table 1 about here</w:t>
      </w:r>
      <w:r>
        <w:t>&gt;</w:t>
      </w:r>
    </w:p>
    <w:p w14:paraId="783CD068" w14:textId="06704005" w:rsidR="00CC147A" w:rsidRDefault="00CC147A" w:rsidP="00872147">
      <w:pPr>
        <w:spacing w:after="240"/>
      </w:pPr>
      <w:r>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t xml:space="preserve"> is clearly concentrated in London, whereas its opposite in terms of mobility trajectory, G4, is clearly overrepresented in the North West and </w:t>
      </w:r>
      <w:r w:rsidR="004E4637" w:rsidRPr="00005E6E">
        <w:t>Yorkshire and The Humber</w:t>
      </w:r>
      <w:r w:rsidR="004E4637">
        <w:t xml:space="preserve">. G2 is more common in </w:t>
      </w:r>
      <w:r w:rsidR="004E4637" w:rsidRPr="00005E6E">
        <w:t>Outer London and Southern England</w:t>
      </w:r>
      <w:r w:rsidR="004E4637">
        <w:t xml:space="preserve">, while G3 is concentrated in the </w:t>
      </w:r>
      <w:r w:rsidR="004E4637" w:rsidRPr="00005E6E">
        <w:t>North West and East Midlands</w:t>
      </w:r>
      <w:r w:rsidR="004E4637">
        <w:t>.</w:t>
      </w:r>
    </w:p>
    <w:p w14:paraId="2261AE3E" w14:textId="289395EB" w:rsidR="004E4637" w:rsidRDefault="004E4637">
      <w:pPr>
        <w:spacing w:after="240"/>
        <w:jc w:val="center"/>
        <w:pPrChange w:id="428" w:author="Won Do Lee" w:date="2023-07-14T08:04:00Z">
          <w:pPr>
            <w:spacing w:after="240"/>
          </w:pPr>
        </w:pPrChange>
      </w:pPr>
      <w:r>
        <w:t>&lt;</w:t>
      </w:r>
      <w:commentRangeStart w:id="429"/>
      <w:r w:rsidRPr="00CC147A">
        <w:rPr>
          <w:i/>
          <w:iCs/>
        </w:rPr>
        <w:t xml:space="preserve">Figure </w:t>
      </w:r>
      <w:r>
        <w:rPr>
          <w:i/>
          <w:iCs/>
        </w:rPr>
        <w:t>4</w:t>
      </w:r>
      <w:r w:rsidRPr="00CC147A">
        <w:rPr>
          <w:i/>
          <w:iCs/>
        </w:rPr>
        <w:t xml:space="preserve"> </w:t>
      </w:r>
      <w:commentRangeEnd w:id="429"/>
      <w:r>
        <w:rPr>
          <w:rStyle w:val="CommentReference"/>
        </w:rPr>
        <w:commentReference w:id="429"/>
      </w:r>
      <w:r w:rsidRPr="00CC147A">
        <w:rPr>
          <w:i/>
          <w:iCs/>
        </w:rPr>
        <w:t xml:space="preserve">and Table </w:t>
      </w:r>
      <w:r>
        <w:rPr>
          <w:i/>
          <w:iCs/>
        </w:rPr>
        <w:t>2</w:t>
      </w:r>
      <w:r w:rsidRPr="00CC147A">
        <w:rPr>
          <w:i/>
          <w:iCs/>
        </w:rPr>
        <w:t xml:space="preserve"> about here</w:t>
      </w:r>
      <w:r>
        <w:t>&gt;</w:t>
      </w:r>
    </w:p>
    <w:p w14:paraId="25731580" w14:textId="7ECD4514" w:rsidR="00661E3D" w:rsidRPr="00005E6E" w:rsidRDefault="004E4637" w:rsidP="00872147">
      <w:pPr>
        <w:pStyle w:val="Heading2"/>
      </w:pPr>
      <w:bookmarkStart w:id="430" w:name="_Ref62956146"/>
      <w:bookmarkEnd w:id="423"/>
      <w:commentRangeStart w:id="431"/>
      <w:r>
        <w:t>Correlates of mobility trajectory cluster membership</w:t>
      </w:r>
      <w:commentRangeEnd w:id="431"/>
      <w:r>
        <w:rPr>
          <w:rStyle w:val="CommentReference"/>
          <w:rFonts w:eastAsiaTheme="minorEastAsia"/>
          <w:b w:val="0"/>
          <w:bCs w:val="0"/>
          <w:i w:val="0"/>
          <w:iCs w:val="0"/>
        </w:rPr>
        <w:commentReference w:id="431"/>
      </w:r>
    </w:p>
    <w:p w14:paraId="65DCCEC5" w14:textId="73F38494" w:rsidR="000E24B0" w:rsidRPr="00005E6E" w:rsidDel="00846381" w:rsidRDefault="00661E3D" w:rsidP="00872147">
      <w:pPr>
        <w:spacing w:after="240"/>
        <w:rPr>
          <w:del w:id="432" w:author="Won Do Lee [2]" w:date="2023-07-13T13:10:00Z"/>
        </w:rPr>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433" w:author="Won Do Lee" w:date="2023-01-19T23:22:00Z">
        <w:r w:rsidR="00CA6D6B" w:rsidRPr="00005E6E" w:rsidDel="001E7E1F">
          <w:delText>and demographic factors</w:delText>
        </w:r>
      </w:del>
      <w:ins w:id="434"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435" w:author="Won Do Lee" w:date="2023-01-19T23:22:00Z">
        <w:r w:rsidR="00C622D5" w:rsidRPr="00005E6E" w:rsidDel="001E7E1F">
          <w:delText xml:space="preserve"> and demographic factors</w:delText>
        </w:r>
      </w:del>
      <w:ins w:id="436" w:author="Won Do Lee" w:date="2023-01-19T23:22:00Z">
        <w:r w:rsidR="001E7E1F" w:rsidRPr="00005E6E">
          <w:t xml:space="preserve"> ch</w:t>
        </w:r>
      </w:ins>
      <w:ins w:id="437" w:author="Won Do Lee" w:date="2023-01-19T23:23:00Z">
        <w:r w:rsidR="001E7E1F" w:rsidRPr="00005E6E">
          <w:t>a</w:t>
        </w:r>
      </w:ins>
      <w:ins w:id="438" w:author="Won Do Lee" w:date="2023-01-19T23:22:00Z">
        <w:r w:rsidR="001E7E1F" w:rsidRPr="00005E6E">
          <w:t>racteristics</w:t>
        </w:r>
      </w:ins>
      <w:r w:rsidR="00C622D5" w:rsidRPr="00005E6E">
        <w:t xml:space="preserve"> </w:t>
      </w:r>
      <w:r w:rsidR="00B03CE9" w:rsidRPr="00005E6E">
        <w:t xml:space="preserve">might be irrelevant to explain </w:t>
      </w:r>
      <w:del w:id="439" w:author="Won Do Lee" w:date="2023-01-19T23:23:00Z">
        <w:r w:rsidR="00B03CE9" w:rsidRPr="00005E6E" w:rsidDel="001E7E1F">
          <w:delText xml:space="preserve">and </w:delText>
        </w:r>
        <w:r w:rsidR="00E64906" w:rsidRPr="00005E6E" w:rsidDel="001E7E1F">
          <w:delText xml:space="preserve">interpret </w:delText>
        </w:r>
      </w:del>
      <w:ins w:id="440" w:author="Won Do Lee" w:date="2023-01-19T23:23:00Z">
        <w:r w:rsidR="001E7E1F" w:rsidRPr="00005E6E">
          <w:t xml:space="preserve">that interpreting </w:t>
        </w:r>
      </w:ins>
      <w:del w:id="441" w:author="Won Do Lee" w:date="2023-01-19T23:23:00Z">
        <w:r w:rsidR="00B03CE9" w:rsidRPr="00005E6E" w:rsidDel="001E7E1F">
          <w:delText xml:space="preserve">the patterns </w:delText>
        </w:r>
        <w:r w:rsidR="00EB04A4" w:rsidRPr="00005E6E" w:rsidDel="001E7E1F">
          <w:delText xml:space="preserve">of </w:delText>
        </w:r>
      </w:del>
      <w:del w:id="442"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443" w:author="Won Do Lee" w:date="2023-01-13T00:12:00Z">
        <w:r w:rsidR="006A48DE" w:rsidRPr="00005E6E">
          <w:t xml:space="preserve">trajectories of mobility </w:t>
        </w:r>
      </w:ins>
      <w:ins w:id="444"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rPr>
          <w:noProof/>
        </w:rPr>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445" w:author="Won Do Lee" w:date="2023-01-19T23:23:00Z">
        <w:r w:rsidR="000E24B0" w:rsidRPr="00005E6E" w:rsidDel="001E7E1F">
          <w:delText xml:space="preserve">, </w:delText>
        </w:r>
        <w:r w:rsidR="00E154AB" w:rsidRPr="00005E6E" w:rsidDel="001E7E1F">
          <w:delText>a</w:delText>
        </w:r>
      </w:del>
      <w:ins w:id="446"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rPr>
          <w:noProof/>
        </w:rPr>
        <w:t>(Abdel Majeed et al., 2018)</w:t>
      </w:r>
      <w:r w:rsidR="004330F9" w:rsidRPr="00005E6E">
        <w:fldChar w:fldCharType="end"/>
      </w:r>
      <w:r w:rsidR="00DB1024" w:rsidRPr="00005E6E">
        <w:t>.</w:t>
      </w:r>
      <w:r w:rsidR="00E927A1" w:rsidRPr="00005E6E">
        <w:t xml:space="preserve"> </w:t>
      </w:r>
      <w:del w:id="447" w:author="Won Do Lee [2]" w:date="2023-07-13T10:05:00Z">
        <w:r w:rsidR="00E927A1" w:rsidRPr="00005E6E" w:rsidDel="00615E71">
          <w:lastRenderedPageBreak/>
          <w:delText xml:space="preserve">Thus, </w:delText>
        </w:r>
        <w:r w:rsidR="007A3AE2" w:rsidRPr="00005E6E" w:rsidDel="00615E71">
          <w:delText xml:space="preserve">the </w:delText>
        </w:r>
        <w:r w:rsidR="000E24B0" w:rsidRPr="00005E6E" w:rsidDel="00615E71">
          <w:delText xml:space="preserve">relative </w:delText>
        </w:r>
        <w:r w:rsidR="007E53A8" w:rsidRPr="00005E6E" w:rsidDel="00615E71">
          <w:delText>feature importance</w:delText>
        </w:r>
        <w:r w:rsidR="000E24B0" w:rsidRPr="00005E6E" w:rsidDel="00615E71">
          <w:delText xml:space="preserve"> </w:delText>
        </w:r>
        <w:r w:rsidR="005874DE" w:rsidRPr="00005E6E" w:rsidDel="00615E71">
          <w:delText xml:space="preserve">(RF) </w:delText>
        </w:r>
        <w:r w:rsidR="00F809AE" w:rsidRPr="00005E6E" w:rsidDel="00615E71">
          <w:delText>can be used</w:delText>
        </w:r>
        <w:r w:rsidR="00DB1024" w:rsidRPr="00005E6E" w:rsidDel="00615E71">
          <w:delText xml:space="preserve"> </w:delText>
        </w:r>
        <w:r w:rsidR="000E24B0" w:rsidRPr="00005E6E" w:rsidDel="00615E71">
          <w:delText xml:space="preserve">to </w:delText>
        </w:r>
        <w:r w:rsidR="00E927A1" w:rsidRPr="00005E6E" w:rsidDel="00615E71">
          <w:delText xml:space="preserve">rank the importance of </w:delText>
        </w:r>
        <w:r w:rsidR="00E154AB" w:rsidRPr="00005E6E" w:rsidDel="00615E71">
          <w:delText xml:space="preserve">selected </w:delText>
        </w:r>
        <w:r w:rsidR="00EF75DF" w:rsidRPr="00005E6E" w:rsidDel="00615E71">
          <w:delText xml:space="preserve">features </w:delText>
        </w:r>
        <w:r w:rsidR="00D379ED" w:rsidRPr="00005E6E" w:rsidDel="00615E71">
          <w:delText>according to</w:delText>
        </w:r>
        <w:r w:rsidR="00E927A1" w:rsidRPr="00005E6E" w:rsidDel="00615E71">
          <w:delText xml:space="preserve"> their magnitude of </w:delText>
        </w:r>
        <w:r w:rsidR="00EF75DF" w:rsidRPr="00005E6E" w:rsidDel="00615E71">
          <w:delText xml:space="preserve">MLR LASSO </w:delText>
        </w:r>
        <w:r w:rsidR="00E927A1" w:rsidRPr="00005E6E" w:rsidDel="00615E71">
          <w:delText>resulting coefficients</w:delText>
        </w:r>
        <w:r w:rsidR="007A3AE2" w:rsidRPr="00005E6E" w:rsidDel="00615E71">
          <w:delText>, and it</w:delText>
        </w:r>
        <w:r w:rsidR="000E24B0" w:rsidRPr="00005E6E" w:rsidDel="00615E71">
          <w:delText xml:space="preserve"> gave each feature a rank from 0 to 1</w:delText>
        </w:r>
        <w:r w:rsidR="00EF75DF" w:rsidRPr="00005E6E" w:rsidDel="00615E71">
          <w:delText xml:space="preserve"> to estimate </w:delText>
        </w:r>
        <w:r w:rsidR="00E866CD" w:rsidRPr="00005E6E" w:rsidDel="00615E71">
          <w:delText xml:space="preserve">using </w:delText>
        </w:r>
        <w:r w:rsidR="00E866CD" w:rsidRPr="00005E6E" w:rsidDel="00615E71">
          <w:rPr>
            <w:i/>
            <w:iCs/>
          </w:rPr>
          <w:delText xml:space="preserve">caret </w:delText>
        </w:r>
        <w:r w:rsidR="00E866CD" w:rsidRPr="00005E6E" w:rsidDel="00615E71">
          <w:delText xml:space="preserve">package for R </w:delText>
        </w:r>
        <w:r w:rsidR="00E866CD" w:rsidRPr="00005E6E" w:rsidDel="00615E71">
          <w:fldChar w:fldCharType="begin" w:fldLock="1"/>
        </w:r>
        <w:r w:rsidR="00E866CD" w:rsidRPr="00005E6E" w:rsidDel="00615E71">
          <w:del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delInstrText>
        </w:r>
        <w:r w:rsidR="00E866CD" w:rsidRPr="00005E6E" w:rsidDel="00615E71">
          <w:fldChar w:fldCharType="separate"/>
        </w:r>
        <w:r w:rsidR="00E866CD" w:rsidRPr="00005E6E" w:rsidDel="00615E71">
          <w:delText>(Kuhn, 2008)</w:delText>
        </w:r>
        <w:r w:rsidR="00E866CD" w:rsidRPr="00005E6E" w:rsidDel="00615E71">
          <w:fldChar w:fldCharType="end"/>
        </w:r>
        <w:r w:rsidR="00E866CD" w:rsidRPr="00005E6E" w:rsidDel="00615E71">
          <w:delText>.</w:delText>
        </w:r>
      </w:del>
    </w:p>
    <w:p w14:paraId="537852DF" w14:textId="77777777" w:rsidR="00846381" w:rsidRDefault="000E24B0" w:rsidP="00872147">
      <w:pPr>
        <w:spacing w:after="240"/>
        <w:rPr>
          <w:ins w:id="448" w:author="Won Do Lee [2]" w:date="2023-07-13T13:10:00Z"/>
        </w:rPr>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449" w:author="Won Do Lee" w:date="2023-01-19T23:23:00Z">
        <w:r w:rsidR="005210A2" w:rsidRPr="00005E6E" w:rsidDel="001E7E1F">
          <w:delText>were</w:delText>
        </w:r>
        <w:r w:rsidR="001F752D" w:rsidRPr="00005E6E" w:rsidDel="001E7E1F">
          <w:delText xml:space="preserve"> remaining</w:delText>
        </w:r>
      </w:del>
      <w:ins w:id="450"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w:t>
      </w:r>
      <w:ins w:id="451" w:author="Won Do Lee [2]" w:date="2023-07-13T11:13:00Z">
        <w:r w:rsidR="00FC043C">
          <w:t xml:space="preserve"> </w:t>
        </w:r>
      </w:ins>
    </w:p>
    <w:p w14:paraId="2CE89090" w14:textId="1E48269B" w:rsidR="0060470A" w:rsidRPr="00005E6E" w:rsidRDefault="00FD4AD7" w:rsidP="00872147">
      <w:pPr>
        <w:spacing w:after="240"/>
      </w:pPr>
      <w:ins w:id="452" w:author="Won Do Lee [2]" w:date="2023-07-13T11:38:00Z">
        <w:r>
          <w:t>In overview</w:t>
        </w:r>
      </w:ins>
      <w:ins w:id="453" w:author="Won Do Lee [2]" w:date="2023-07-13T11:23:00Z">
        <w:r w:rsidR="00AE62D5">
          <w:t>, u</w:t>
        </w:r>
      </w:ins>
      <w:ins w:id="454" w:author="Won Do Lee [2]" w:date="2023-07-13T11:13:00Z">
        <w:r w:rsidR="00FC043C">
          <w:t xml:space="preserve">sual </w:t>
        </w:r>
      </w:ins>
      <w:del w:id="455" w:author="Won Do Lee [2]" w:date="2023-07-13T11:13:00Z">
        <w:r w:rsidR="00DB1024" w:rsidRPr="00005E6E" w:rsidDel="00FC043C">
          <w:delText xml:space="preserve"> </w:delText>
        </w:r>
      </w:del>
      <w:ins w:id="456" w:author="Won Do Lee [2]" w:date="2023-07-13T11:13:00Z">
        <w:r w:rsidR="00FC043C">
          <w:t>residency shows the most effective variable for the classification</w:t>
        </w:r>
      </w:ins>
      <w:ins w:id="457" w:author="Won Do Lee [2]" w:date="2023-07-13T11:26:00Z">
        <w:r w:rsidR="00AE62D5">
          <w:t>, followed by share of self-employed workers, car availability, and income levels</w:t>
        </w:r>
      </w:ins>
      <w:ins w:id="458" w:author="Won Do Lee [2]" w:date="2023-07-13T11:27:00Z">
        <w:r w:rsidR="00AE62D5">
          <w:t xml:space="preserve"> that</w:t>
        </w:r>
        <w:r w:rsidR="00AE62D5" w:rsidRPr="00005E6E">
          <w:t xml:space="preserve"> estimated coefficients varied between clusters (see </w:t>
        </w:r>
      </w:ins>
      <w:ins w:id="459" w:author="Won Do Lee [2]" w:date="2023-07-13T13:10:00Z">
        <w:r w:rsidR="00270360">
          <w:fldChar w:fldCharType="begin"/>
        </w:r>
        <w:r w:rsidR="00270360">
          <w:instrText xml:space="preserve"> REF _Ref81242261 \h </w:instrText>
        </w:r>
      </w:ins>
      <w:r w:rsidR="003D7B05">
        <w:instrText xml:space="preserve"> \* MERGEFORMAT </w:instrText>
      </w:r>
      <w:r w:rsidR="00270360">
        <w:fldChar w:fldCharType="separate"/>
      </w:r>
      <w:ins w:id="460" w:author="Won Do Lee [2]" w:date="2023-07-13T13:10:00Z">
        <w:r w:rsidR="00270360" w:rsidRPr="00005E6E">
          <w:t xml:space="preserve">Figure </w:t>
        </w:r>
        <w:r w:rsidR="00270360">
          <w:rPr>
            <w:noProof/>
          </w:rPr>
          <w:t>6</w:t>
        </w:r>
        <w:r w:rsidR="00270360">
          <w:fldChar w:fldCharType="end"/>
        </w:r>
      </w:ins>
      <w:ins w:id="461" w:author="Won Do Lee [2]" w:date="2023-07-13T11:27:00Z">
        <w:r w:rsidR="00AE62D5" w:rsidRPr="00005E6E">
          <w:t>)</w:t>
        </w:r>
      </w:ins>
      <w:ins w:id="462" w:author="Won Do Lee [2]" w:date="2023-07-13T11:21:00Z">
        <w:r w:rsidR="00FC043C">
          <w:t>.</w:t>
        </w:r>
      </w:ins>
      <w:ins w:id="463" w:author="Won Do Lee [2]" w:date="2023-07-13T11:38:00Z">
        <w:r>
          <w:t xml:space="preserve"> </w:t>
        </w:r>
      </w:ins>
      <w:ins w:id="464" w:author="Won Do Lee [2]" w:date="2023-07-13T11:40:00Z">
        <w:r w:rsidR="00D51C46">
          <w:t xml:space="preserve">It reflects </w:t>
        </w:r>
      </w:ins>
      <w:ins w:id="465" w:author="Won Do Lee [2]" w:date="2023-07-13T13:13:00Z">
        <w:r w:rsidR="00C27263">
          <w:t>characteristics</w:t>
        </w:r>
      </w:ins>
      <w:ins w:id="466" w:author="Won Do Lee [2]" w:date="2023-07-13T13:12:00Z">
        <w:r w:rsidR="00C27263">
          <w:t xml:space="preserve"> </w:t>
        </w:r>
      </w:ins>
      <w:ins w:id="467" w:author="Won Do Lee [2]" w:date="2023-07-13T11:41:00Z">
        <w:r w:rsidR="00D51C46">
          <w:t xml:space="preserve">of </w:t>
        </w:r>
      </w:ins>
      <w:ins w:id="468" w:author="Won Do Lee [2]" w:date="2023-07-13T13:13:00Z">
        <w:r w:rsidR="00C27263">
          <w:t xml:space="preserve">each </w:t>
        </w:r>
      </w:ins>
      <w:ins w:id="469" w:author="Won Do Lee [2]" w:date="2023-07-13T13:11:00Z">
        <w:r w:rsidR="00002BFA">
          <w:t>region</w:t>
        </w:r>
      </w:ins>
      <w:ins w:id="470" w:author="Won Do Lee [2]" w:date="2023-07-13T13:13:00Z">
        <w:r w:rsidR="00C27263">
          <w:t xml:space="preserve"> in</w:t>
        </w:r>
      </w:ins>
      <w:ins w:id="471" w:author="Won Do Lee [2]" w:date="2023-07-13T11:41:00Z">
        <w:r w:rsidR="00D51C46">
          <w:t xml:space="preserve"> England that </w:t>
        </w:r>
      </w:ins>
      <w:ins w:id="472" w:author="Won Do Lee [2]" w:date="2023-07-13T11:27:00Z">
        <w:r w:rsidR="00AE62D5">
          <w:t>p</w:t>
        </w:r>
      </w:ins>
      <w:ins w:id="473" w:author="Won Do Lee [2]" w:date="2023-07-13T11:16:00Z">
        <w:r w:rsidR="00FC043C">
          <w:t>eople living in London</w:t>
        </w:r>
      </w:ins>
      <w:ins w:id="474" w:author="Won Do Lee [2]" w:date="2023-07-13T11:18:00Z">
        <w:r w:rsidR="00FC043C">
          <w:t xml:space="preserve"> </w:t>
        </w:r>
      </w:ins>
      <w:ins w:id="475" w:author="Won Do Lee [2]" w:date="2023-07-13T11:22:00Z">
        <w:r w:rsidR="00FC043C">
          <w:t>were</w:t>
        </w:r>
      </w:ins>
      <w:ins w:id="476" w:author="Won Do Lee [2]" w:date="2023-07-13T11:18:00Z">
        <w:r w:rsidR="00FC043C">
          <w:t xml:space="preserve"> more likely to </w:t>
        </w:r>
      </w:ins>
      <w:ins w:id="477" w:author="Won Do Lee [2]" w:date="2023-07-13T11:21:00Z">
        <w:r w:rsidR="00FC043C">
          <w:t>experience</w:t>
        </w:r>
      </w:ins>
      <w:ins w:id="478" w:author="Won Do Lee [2]" w:date="2023-07-13T12:52:00Z">
        <w:r w:rsidR="00D26A45">
          <w:t xml:space="preserve"> </w:t>
        </w:r>
      </w:ins>
      <w:ins w:id="479" w:author="Won Do Lee [2]" w:date="2023-07-13T12:53:00Z">
        <w:r w:rsidR="00D26A45">
          <w:t>a</w:t>
        </w:r>
      </w:ins>
      <w:ins w:id="480" w:author="Won Do Lee [2]" w:date="2023-07-13T13:11:00Z">
        <w:r w:rsidR="00002BFA">
          <w:t>n</w:t>
        </w:r>
      </w:ins>
      <w:ins w:id="481" w:author="Won Do Lee [2]" w:date="2023-07-13T12:55:00Z">
        <w:r w:rsidR="00D26A45">
          <w:t xml:space="preserve"> extensive</w:t>
        </w:r>
      </w:ins>
      <w:ins w:id="482" w:author="Won Do Lee [2]" w:date="2023-07-13T12:52:00Z">
        <w:r w:rsidR="00D26A45">
          <w:t xml:space="preserve"> </w:t>
        </w:r>
      </w:ins>
      <w:ins w:id="483" w:author="Won Do Lee [2]" w:date="2023-07-13T11:19:00Z">
        <w:r w:rsidR="00FC043C">
          <w:t xml:space="preserve">reduction </w:t>
        </w:r>
      </w:ins>
      <w:ins w:id="484" w:author="Won Do Lee [2]" w:date="2023-07-13T11:20:00Z">
        <w:r w:rsidR="00FC043C">
          <w:t>in mobility</w:t>
        </w:r>
      </w:ins>
      <w:ins w:id="485" w:author="Won Do Lee [2]" w:date="2023-07-13T13:14:00Z">
        <w:r w:rsidR="00C27263">
          <w:t xml:space="preserve">, </w:t>
        </w:r>
      </w:ins>
      <w:ins w:id="486" w:author="Won Do Lee [2]" w:date="2023-07-13T11:20:00Z">
        <w:r w:rsidR="00FC043C">
          <w:t xml:space="preserve">with </w:t>
        </w:r>
      </w:ins>
      <w:ins w:id="487" w:author="Won Do Lee [2]" w:date="2023-07-13T11:21:00Z">
        <w:r w:rsidR="00FC043C">
          <w:t xml:space="preserve">a </w:t>
        </w:r>
      </w:ins>
      <w:ins w:id="488" w:author="Won Do Lee [2]" w:date="2023-07-13T12:55:00Z">
        <w:r w:rsidR="00D26A45">
          <w:t>sharp</w:t>
        </w:r>
      </w:ins>
      <w:ins w:id="489" w:author="Won Do Lee [2]" w:date="2023-07-13T11:21:00Z">
        <w:r w:rsidR="00FC043C">
          <w:t xml:space="preserve"> </w:t>
        </w:r>
      </w:ins>
      <w:ins w:id="490" w:author="Won Do Lee [2]" w:date="2023-07-13T11:20:00Z">
        <w:r w:rsidR="00FC043C">
          <w:t xml:space="preserve">decline </w:t>
        </w:r>
      </w:ins>
      <w:ins w:id="491" w:author="Won Do Lee [2]" w:date="2023-07-13T12:54:00Z">
        <w:r w:rsidR="00D26A45">
          <w:t>but</w:t>
        </w:r>
      </w:ins>
      <w:ins w:id="492" w:author="Won Do Lee [2]" w:date="2023-07-13T11:20:00Z">
        <w:r w:rsidR="00FC043C">
          <w:t xml:space="preserve"> </w:t>
        </w:r>
      </w:ins>
      <w:ins w:id="493" w:author="Won Do Lee [2]" w:date="2023-07-13T11:35:00Z">
        <w:r w:rsidR="00B44D68">
          <w:t xml:space="preserve">a </w:t>
        </w:r>
      </w:ins>
      <w:ins w:id="494" w:author="Won Do Lee [2]" w:date="2023-07-13T11:15:00Z">
        <w:r w:rsidR="00FC043C">
          <w:t xml:space="preserve">slow </w:t>
        </w:r>
      </w:ins>
      <w:ins w:id="495" w:author="Won Do Lee [2]" w:date="2023-07-13T11:20:00Z">
        <w:r w:rsidR="00FC043C">
          <w:t>recovery</w:t>
        </w:r>
      </w:ins>
      <w:ins w:id="496" w:author="Won Do Lee [2]" w:date="2023-07-13T13:14:00Z">
        <w:r w:rsidR="00C27263">
          <w:t xml:space="preserve"> during lockdown. I</w:t>
        </w:r>
      </w:ins>
      <w:ins w:id="497" w:author="Won Do Lee [2]" w:date="2023-07-13T12:53:00Z">
        <w:r w:rsidR="00D26A45">
          <w:t>n contrast</w:t>
        </w:r>
      </w:ins>
      <w:ins w:id="498" w:author="Won Do Lee [2]" w:date="2023-07-13T13:14:00Z">
        <w:r w:rsidR="00C27263">
          <w:t xml:space="preserve">, people living in </w:t>
        </w:r>
      </w:ins>
      <w:ins w:id="499" w:author="Won Do Lee [2]" w:date="2023-07-13T11:18:00Z">
        <w:r w:rsidR="00FC043C">
          <w:t>Yorkshire and the Humber</w:t>
        </w:r>
      </w:ins>
      <w:ins w:id="500" w:author="Won Do Lee [2]" w:date="2023-07-13T12:55:00Z">
        <w:r w:rsidR="00D26A45">
          <w:t xml:space="preserve"> </w:t>
        </w:r>
      </w:ins>
      <w:ins w:id="501" w:author="Won Do Lee [2]" w:date="2023-07-13T11:22:00Z">
        <w:r w:rsidR="00FC043C">
          <w:t>were</w:t>
        </w:r>
      </w:ins>
      <w:ins w:id="502" w:author="Won Do Lee [2]" w:date="2023-07-13T11:19:00Z">
        <w:r w:rsidR="00FC043C">
          <w:t xml:space="preserve"> more likely to </w:t>
        </w:r>
      </w:ins>
      <w:ins w:id="503" w:author="Won Do Lee [2]" w:date="2023-07-13T11:21:00Z">
        <w:r w:rsidR="00FC043C">
          <w:t>ex</w:t>
        </w:r>
      </w:ins>
      <w:ins w:id="504" w:author="Won Do Lee [2]" w:date="2023-07-13T11:22:00Z">
        <w:r w:rsidR="00FC043C">
          <w:t>perience</w:t>
        </w:r>
      </w:ins>
      <w:ins w:id="505" w:author="Won Do Lee [2]" w:date="2023-07-13T12:52:00Z">
        <w:r w:rsidR="00D26A45">
          <w:t xml:space="preserve"> </w:t>
        </w:r>
      </w:ins>
      <w:ins w:id="506" w:author="Won Do Lee [2]" w:date="2023-07-13T12:56:00Z">
        <w:r w:rsidR="00D26A45">
          <w:t xml:space="preserve">a marginal </w:t>
        </w:r>
      </w:ins>
      <w:ins w:id="507" w:author="Won Do Lee [2]" w:date="2023-07-13T11:20:00Z">
        <w:r w:rsidR="00FC043C">
          <w:t xml:space="preserve">reduction </w:t>
        </w:r>
      </w:ins>
      <w:ins w:id="508" w:author="Won Do Lee [2]" w:date="2023-07-13T12:56:00Z">
        <w:r w:rsidR="00D26A45">
          <w:t>in mobility</w:t>
        </w:r>
      </w:ins>
      <w:ins w:id="509" w:author="Won Do Lee [2]" w:date="2023-07-13T13:14:00Z">
        <w:r w:rsidR="00C27263">
          <w:t xml:space="preserve">, </w:t>
        </w:r>
      </w:ins>
      <w:ins w:id="510" w:author="Won Do Lee [2]" w:date="2023-07-13T11:35:00Z">
        <w:r w:rsidR="00B44D68">
          <w:t xml:space="preserve">with </w:t>
        </w:r>
      </w:ins>
      <w:ins w:id="511" w:author="Won Do Lee [2]" w:date="2023-07-13T12:54:00Z">
        <w:r w:rsidR="00D26A45">
          <w:t>a</w:t>
        </w:r>
      </w:ins>
      <w:ins w:id="512" w:author="Won Do Lee [2]" w:date="2023-07-13T12:56:00Z">
        <w:r w:rsidR="00D26A45">
          <w:t xml:space="preserve"> gradual</w:t>
        </w:r>
      </w:ins>
      <w:ins w:id="513" w:author="Won Do Lee [2]" w:date="2023-07-13T12:54:00Z">
        <w:r w:rsidR="00D26A45">
          <w:t xml:space="preserve"> decline but a rapid recovery</w:t>
        </w:r>
      </w:ins>
      <w:ins w:id="514" w:author="Won Do Lee [2]" w:date="2023-07-13T13:14:00Z">
        <w:r w:rsidR="00C27263">
          <w:t xml:space="preserve"> in the same period</w:t>
        </w:r>
      </w:ins>
      <w:ins w:id="515" w:author="Won Do Lee [2]" w:date="2023-07-13T11:36:00Z">
        <w:r w:rsidR="00B44D68">
          <w:t>.</w:t>
        </w:r>
      </w:ins>
      <w:del w:id="516" w:author="Won Do Lee [2]" w:date="2023-07-13T11:24:00Z">
        <w:r w:rsidR="00DB1024" w:rsidRPr="00005E6E" w:rsidDel="00AE62D5">
          <w:delText>T</w:delText>
        </w:r>
      </w:del>
      <w:del w:id="517" w:author="Won Do Lee [2]" w:date="2023-07-13T11:25:00Z">
        <w:r w:rsidR="00293AF4" w:rsidRPr="00005E6E" w:rsidDel="00AE62D5">
          <w:delText>he share of high-income households, self-employed workers, and households with one vehicle were the most effective variables for the classification,</w:delText>
        </w:r>
      </w:del>
      <w:del w:id="518" w:author="Won Do Lee [2]" w:date="2023-07-13T11:27:00Z">
        <w:r w:rsidR="00293AF4" w:rsidRPr="00005E6E" w:rsidDel="00AE62D5">
          <w:delText xml:space="preserve"> </w:delText>
        </w:r>
      </w:del>
      <w:del w:id="519" w:author="Won Do Lee [2]" w:date="2023-07-13T11:25:00Z">
        <w:r w:rsidR="00293AF4" w:rsidRPr="00005E6E" w:rsidDel="00AE62D5">
          <w:delText xml:space="preserve">yet </w:delText>
        </w:r>
      </w:del>
      <w:del w:id="520" w:author="Won Do Lee [2]" w:date="2023-07-13T11:27:00Z">
        <w:r w:rsidR="00293AF4" w:rsidRPr="00005E6E" w:rsidDel="00AE62D5">
          <w:delText>the estimated coefficients</w:delText>
        </w:r>
        <w:r w:rsidR="00FB7E4D" w:rsidRPr="00005E6E" w:rsidDel="00AE62D5">
          <w:delText xml:space="preserve"> </w:delText>
        </w:r>
        <w:r w:rsidR="001C3F4F" w:rsidRPr="00005E6E" w:rsidDel="00AE62D5">
          <w:delText xml:space="preserve">varied </w:delText>
        </w:r>
        <w:r w:rsidR="00BE3DA9" w:rsidRPr="00005E6E" w:rsidDel="00AE62D5">
          <w:delText xml:space="preserve">between clusters </w:delText>
        </w:r>
        <w:r w:rsidR="00DB1024" w:rsidRPr="00005E6E" w:rsidDel="00AE62D5">
          <w:delText>(see</w:delText>
        </w:r>
        <w:r w:rsidR="005426E3" w:rsidRPr="00005E6E" w:rsidDel="00AE62D5">
          <w:delText xml:space="preserve"> </w:delText>
        </w:r>
        <w:r w:rsidR="00DB1024" w:rsidRPr="00005E6E" w:rsidDel="00AE62D5">
          <w:fldChar w:fldCharType="begin"/>
        </w:r>
        <w:r w:rsidR="00DB1024" w:rsidRPr="00C27263" w:rsidDel="00AE62D5">
          <w:delInstrText xml:space="preserve"> REF _Ref81242261 \h </w:delInstrText>
        </w:r>
        <w:r w:rsidR="00B82758" w:rsidRPr="00C27263" w:rsidDel="00AE62D5">
          <w:delInstrText xml:space="preserve"> \* MERGEFORMAT </w:delInstrText>
        </w:r>
        <w:r w:rsidR="00DB1024" w:rsidRPr="00005E6E" w:rsidDel="00AE62D5">
          <w:fldChar w:fldCharType="separate"/>
        </w:r>
        <w:r w:rsidR="00547E5C" w:rsidRPr="00AE62D5" w:rsidDel="00AE62D5">
          <w:delText>Figure 6</w:delText>
        </w:r>
        <w:r w:rsidR="00DB1024" w:rsidRPr="00005E6E" w:rsidDel="00AE62D5">
          <w:fldChar w:fldCharType="end"/>
        </w:r>
        <w:r w:rsidR="00DB1024" w:rsidRPr="00005E6E" w:rsidDel="00AE62D5">
          <w:delText>).</w:delText>
        </w:r>
      </w:del>
      <w:del w:id="521" w:author="Won Do Lee [2]" w:date="2023-07-13T11:36:00Z">
        <w:r w:rsidR="00963966" w:rsidRPr="00005E6E" w:rsidDel="00B44D68">
          <w:delText xml:space="preserve"> </w:delText>
        </w:r>
      </w:del>
      <w:ins w:id="522" w:author="Won Do Lee [2]" w:date="2023-07-13T11:36:00Z">
        <w:r w:rsidR="00B44D68">
          <w:t xml:space="preserve"> </w:t>
        </w:r>
      </w:ins>
      <w:r w:rsidR="005A54E1" w:rsidRPr="00005E6E">
        <w:t xml:space="preserve">The positive coefficients for </w:t>
      </w:r>
      <w:r w:rsidR="00FA08E5" w:rsidRPr="00005E6E">
        <w:t xml:space="preserve">the </w:t>
      </w:r>
      <w:r w:rsidR="007C2454" w:rsidRPr="00005E6E">
        <w:t>s</w:t>
      </w:r>
      <w:ins w:id="523" w:author="Won Do Lee [2]" w:date="2023-07-13T12:49:00Z">
        <w:r w:rsidR="00046BA6">
          <w:t>hare of</w:t>
        </w:r>
      </w:ins>
      <w:del w:id="524" w:author="Won Do Lee [2]" w:date="2023-07-13T12:49:00Z">
        <w:r w:rsidR="007C2454" w:rsidRPr="00005E6E" w:rsidDel="00046BA6">
          <w:delText xml:space="preserve">hare of </w:delText>
        </w:r>
        <w:r w:rsidR="005A54E1" w:rsidRPr="00005E6E" w:rsidDel="00046BA6">
          <w:delText>h</w:delText>
        </w:r>
        <w:r w:rsidR="00EB5CCC" w:rsidRPr="00005E6E" w:rsidDel="00046BA6">
          <w:delText>igh-income household</w:delText>
        </w:r>
        <w:r w:rsidR="005426E3" w:rsidRPr="00005E6E" w:rsidDel="00046BA6">
          <w:delText>s</w:delText>
        </w:r>
        <w:r w:rsidR="00EB5CCC" w:rsidRPr="00005E6E" w:rsidDel="00046BA6">
          <w:delText xml:space="preserve"> and</w:delText>
        </w:r>
      </w:del>
      <w:r w:rsidR="00EB5CCC" w:rsidRPr="00005E6E">
        <w:t xml:space="preserve">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 xml:space="preserve">in </w:t>
      </w:r>
      <w:r w:rsidR="006F3D9C">
        <w:t>G1</w:t>
      </w:r>
      <w:ins w:id="525" w:author="Won Do Lee [2]" w:date="2023-07-13T12:57:00Z">
        <w:r w:rsidR="00D26A45">
          <w:t xml:space="preserve"> and G2</w:t>
        </w:r>
      </w:ins>
      <w:del w:id="526" w:author="Won Do Lee [2]" w:date="2023-07-13T12:49:00Z">
        <w:r w:rsidR="009650BE" w:rsidRPr="00005E6E" w:rsidDel="00046BA6">
          <w:delText xml:space="preserve"> and </w:delText>
        </w:r>
      </w:del>
      <w:del w:id="527" w:author="Won Do Lee [2]" w:date="2023-07-13T11:27:00Z">
        <w:r w:rsidR="006F3D9C" w:rsidDel="00AE62D5">
          <w:delText>G2</w:delText>
        </w:r>
      </w:del>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del w:id="528" w:author="Won Do Lee [2]" w:date="2023-07-13T13:15:00Z">
        <w:r w:rsidR="00E404FA" w:rsidRPr="00005E6E" w:rsidDel="00276C16">
          <w:delText xml:space="preserve"> </w:delText>
        </w:r>
        <w:r w:rsidR="00B15ACD" w:rsidRPr="00005E6E" w:rsidDel="00276C16">
          <w:delText xml:space="preserve">and </w:delText>
        </w:r>
        <w:r w:rsidR="00C82C98" w:rsidRPr="00005E6E" w:rsidDel="00276C16">
          <w:delText xml:space="preserve">self-employed workers </w:delText>
        </w:r>
        <w:r w:rsidR="00953910" w:rsidRPr="00005E6E" w:rsidDel="00276C16">
          <w:delText>(are more likely to be low earners</w:delText>
        </w:r>
        <w:r w:rsidR="00E2045A" w:rsidRPr="00005E6E" w:rsidDel="00276C16">
          <w:delText xml:space="preserve"> in London</w:delText>
        </w:r>
        <w:r w:rsidR="00953910" w:rsidRPr="00005E6E" w:rsidDel="00276C16">
          <w:delText>)</w:delText>
        </w:r>
      </w:del>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w:t>
      </w:r>
      <w:del w:id="529" w:author="Won Do Lee [2]" w:date="2023-07-13T11:28:00Z">
        <w:r w:rsidR="006F3D9C" w:rsidDel="00AE62D5">
          <w:delText>G</w:delText>
        </w:r>
        <w:r w:rsidR="00EE77C4" w:rsidDel="00AE62D5">
          <w:rPr>
            <w:rFonts w:hint="eastAsia"/>
          </w:rPr>
          <w:delText>3</w:delText>
        </w:r>
        <w:r w:rsidR="00D84B30" w:rsidRPr="00005E6E" w:rsidDel="00AE62D5">
          <w:delText xml:space="preserve"> </w:delText>
        </w:r>
      </w:del>
      <w:ins w:id="530" w:author="Won Do Lee [2]" w:date="2023-07-13T11:28:00Z">
        <w:r w:rsidR="00AE62D5">
          <w:t>G</w:t>
        </w:r>
      </w:ins>
      <w:ins w:id="531" w:author="Won Do Lee [2]" w:date="2023-07-13T12:56:00Z">
        <w:r w:rsidR="00D26A45">
          <w:t>3</w:t>
        </w:r>
      </w:ins>
      <w:ins w:id="532" w:author="Won Do Lee [2]" w:date="2023-07-13T11:28:00Z">
        <w:r w:rsidR="00AE62D5" w:rsidRPr="00005E6E">
          <w:t xml:space="preserve"> </w:t>
        </w:r>
      </w:ins>
      <w:r w:rsidR="00D84B30" w:rsidRPr="00005E6E">
        <w:t xml:space="preserve">and </w:t>
      </w:r>
      <w:del w:id="533" w:author="Won Do Lee [2]" w:date="2023-07-13T11:28:00Z">
        <w:r w:rsidR="006F3D9C" w:rsidDel="00AE62D5">
          <w:delText>G</w:delText>
        </w:r>
        <w:r w:rsidR="00EE77C4" w:rsidDel="00AE62D5">
          <w:rPr>
            <w:rFonts w:hint="eastAsia"/>
          </w:rPr>
          <w:delText>4</w:delText>
        </w:r>
        <w:r w:rsidR="006E2161" w:rsidRPr="00005E6E" w:rsidDel="00AE62D5">
          <w:delText xml:space="preserve"> </w:delText>
        </w:r>
      </w:del>
      <w:ins w:id="534" w:author="Won Do Lee [2]" w:date="2023-07-13T11:28:00Z">
        <w:r w:rsidR="00AE62D5">
          <w:t>G</w:t>
        </w:r>
      </w:ins>
      <w:ins w:id="535" w:author="Won Do Lee [2]" w:date="2023-07-13T12:56:00Z">
        <w:r w:rsidR="00D26A45">
          <w:t>4</w:t>
        </w:r>
      </w:ins>
      <w:ins w:id="536" w:author="Won Do Lee [2]" w:date="2023-07-13T11:28:00Z">
        <w:r w:rsidR="00AE62D5" w:rsidRPr="00005E6E">
          <w:t xml:space="preserve"> </w:t>
        </w:r>
      </w:ins>
      <w:r w:rsidR="00F52F39" w:rsidRPr="00005E6E">
        <w:t xml:space="preserve">that </w:t>
      </w:r>
      <w:r w:rsidR="00D84B30" w:rsidRPr="00005E6E">
        <w:t xml:space="preserve">high-income households </w:t>
      </w:r>
      <w:del w:id="537" w:author="Won Do Lee [2]" w:date="2023-07-13T11:28:00Z">
        <w:r w:rsidR="00D84B30" w:rsidRPr="00005E6E" w:rsidDel="00AE62D5">
          <w:delText>and self-employed workers</w:delText>
        </w:r>
        <w:r w:rsidR="00544473" w:rsidRPr="00005E6E" w:rsidDel="00AE62D5">
          <w:delText xml:space="preserve"> </w:delText>
        </w:r>
      </w:del>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del w:id="538" w:author="Won Do Lee [2]" w:date="2023-07-13T11:29:00Z">
        <w:r w:rsidR="006F3D9C" w:rsidDel="00AE62D5">
          <w:delText>G</w:delText>
        </w:r>
        <w:r w:rsidR="00EE77C4" w:rsidDel="00AE62D5">
          <w:rPr>
            <w:rFonts w:hint="eastAsia"/>
          </w:rPr>
          <w:delText>2</w:delText>
        </w:r>
        <w:r w:rsidR="00EE77C4" w:rsidDel="00AE62D5">
          <w:delText xml:space="preserve"> </w:delText>
        </w:r>
        <w:r w:rsidR="00113AEF" w:rsidRPr="00005E6E" w:rsidDel="00AE62D5">
          <w:delText xml:space="preserve">and </w:delText>
        </w:r>
        <w:r w:rsidR="006F3D9C" w:rsidDel="00AE62D5">
          <w:delText>G</w:delText>
        </w:r>
      </w:del>
      <w:ins w:id="539" w:author="Won Do Lee [2]" w:date="2023-07-13T11:29:00Z">
        <w:r w:rsidR="00AE62D5">
          <w:t>G</w:t>
        </w:r>
      </w:ins>
      <w:ins w:id="540" w:author="Won Do Lee [2]" w:date="2023-07-13T12:57:00Z">
        <w:r w:rsidR="00D26A45">
          <w:t>4</w:t>
        </w:r>
      </w:ins>
      <w:del w:id="541" w:author="Won Do Lee [2]" w:date="2023-07-13T11:29:00Z">
        <w:r w:rsidR="00EE77C4" w:rsidDel="00AE62D5">
          <w:rPr>
            <w:rFonts w:hint="eastAsia"/>
          </w:rPr>
          <w:delText>4</w:delText>
        </w:r>
      </w:del>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 xml:space="preserve">in </w:t>
      </w:r>
      <w:r w:rsidR="006F3D9C">
        <w:t>G</w:t>
      </w:r>
      <w:r w:rsidR="00EE77C4">
        <w:rPr>
          <w:rFonts w:hint="eastAsia"/>
        </w:rPr>
        <w:t>1</w:t>
      </w:r>
      <w:del w:id="542" w:author="Won Do Lee [2]" w:date="2023-07-13T11:29:00Z">
        <w:r w:rsidR="00C7047E" w:rsidRPr="00005E6E" w:rsidDel="00AE62D5">
          <w:delText xml:space="preserve"> and </w:delText>
        </w:r>
        <w:r w:rsidR="006F3D9C" w:rsidDel="00AE62D5">
          <w:delText>G</w:delText>
        </w:r>
        <w:r w:rsidR="00EE77C4" w:rsidDel="00AE62D5">
          <w:rPr>
            <w:rFonts w:hint="eastAsia"/>
          </w:rPr>
          <w:delText>3</w:delText>
        </w:r>
      </w:del>
      <w:r w:rsidR="00C7047E" w:rsidRPr="00005E6E">
        <w:t>.</w:t>
      </w:r>
    </w:p>
    <w:p w14:paraId="654DF76A" w14:textId="1846AF58" w:rsidR="008D25D1" w:rsidRDefault="00270360" w:rsidP="00872147">
      <w:pPr>
        <w:spacing w:after="240"/>
        <w:rPr>
          <w:ins w:id="543" w:author="Won Do Lee [2]" w:date="2023-07-13T13:06:00Z"/>
        </w:rPr>
      </w:pPr>
      <w:r w:rsidRPr="00270360">
        <w:fldChar w:fldCharType="begin"/>
      </w:r>
      <w:r w:rsidRPr="00270360">
        <w:instrText xml:space="preserve"> REF _Ref140146213 \h </w:instrText>
      </w:r>
      <w:r w:rsidRPr="00282AB8">
        <w:instrText xml:space="preserve"> \* MERGEFORMAT </w:instrText>
      </w:r>
      <w:r w:rsidRPr="00270360">
        <w:fldChar w:fldCharType="separate"/>
      </w:r>
      <w:ins w:id="544" w:author="Won Do Lee [2]" w:date="2023-07-13T13:09:00Z">
        <w:r w:rsidRPr="00282AB8">
          <w:t>Table 4</w:t>
        </w:r>
        <w:r w:rsidRPr="00270360">
          <w:fldChar w:fldCharType="end"/>
        </w:r>
      </w:ins>
      <w:r w:rsidR="002E7F9B" w:rsidRPr="00270360">
        <w:fldChar w:fldCharType="begin"/>
      </w:r>
      <w:r w:rsidR="002E7F9B" w:rsidRPr="00270360">
        <w:instrText xml:space="preserve"> REF _Ref81242131 \h </w:instrText>
      </w:r>
      <w:r w:rsidR="00B82758" w:rsidRPr="00270360">
        <w:instrText xml:space="preserve"> \* MERGEFORMAT </w:instrText>
      </w:r>
      <w:r w:rsidR="002E7F9B" w:rsidRPr="00270360">
        <w:fldChar w:fldCharType="end"/>
      </w:r>
      <w:r w:rsidR="002E7F9B" w:rsidRPr="00270360">
        <w:t xml:space="preserve"> </w:t>
      </w:r>
      <w:del w:id="545" w:author="Won Do Lee [2]" w:date="2023-07-13T13:05:00Z">
        <w:r w:rsidR="002E7F9B" w:rsidRPr="00270360" w:rsidDel="008D25D1">
          <w:delText xml:space="preserve">details </w:delText>
        </w:r>
      </w:del>
      <w:ins w:id="546" w:author="Won Do Lee [2]" w:date="2023-07-13T13:05:00Z">
        <w:r w:rsidR="008D25D1" w:rsidRPr="00270360">
          <w:t>shows</w:t>
        </w:r>
        <w:r w:rsidR="008D25D1" w:rsidRPr="00005E6E">
          <w:t xml:space="preserve"> </w:t>
        </w:r>
      </w:ins>
      <w:r w:rsidR="002E7F9B" w:rsidRPr="00005E6E">
        <w:t xml:space="preserve">the </w:t>
      </w:r>
      <w:r w:rsidR="00E41A5C" w:rsidRPr="00005E6E">
        <w:t xml:space="preserve">estimated coefficients </w:t>
      </w:r>
      <w:r w:rsidR="006235D2" w:rsidRPr="00005E6E">
        <w:t>for</w:t>
      </w:r>
      <w:r w:rsidR="00400CDB" w:rsidRPr="00005E6E">
        <w:t xml:space="preserve"> selected factors </w:t>
      </w:r>
      <w:del w:id="547"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w:t>
      </w:r>
      <w:ins w:id="548" w:author="Won Do Lee [2]" w:date="2023-07-13T13:05:00Z">
        <w:r w:rsidR="008D25D1" w:rsidRPr="008D25D1">
          <w:t xml:space="preserve"> People living in London were generally classified as G1, followed by high cumulative COVID-19 infection rates before the lockdown and relatively higher clinical capacity (i.e., density of hospitals). On the contrary, people living in Yorkshire and the Humber, and parts of East Midlands and South West were more likely classified as G4, where there were relatively lower self-employed workers</w:t>
        </w:r>
      </w:ins>
      <w:ins w:id="549" w:author="Won Do Lee [2]" w:date="2023-07-13T13:06:00Z">
        <w:r w:rsidR="008D25D1">
          <w:t xml:space="preserve"> and lo</w:t>
        </w:r>
      </w:ins>
      <w:ins w:id="550" w:author="Won Do Lee [2]" w:date="2023-07-13T13:07:00Z">
        <w:r w:rsidR="008D25D1">
          <w:t>wer middle class (i.e., Social Grade C1)</w:t>
        </w:r>
      </w:ins>
      <w:ins w:id="551" w:author="Won Do Lee [2]" w:date="2023-07-13T13:05:00Z">
        <w:r w:rsidR="008D25D1" w:rsidRPr="008D25D1">
          <w:t xml:space="preserve">. Among the remaining clusters, high levels of the share of high-income households and households with more than three vehicles were more likely classified as G2. </w:t>
        </w:r>
      </w:ins>
      <w:ins w:id="552" w:author="Won Do Lee [2]" w:date="2023-07-13T13:07:00Z">
        <w:r w:rsidR="008D25D1">
          <w:t xml:space="preserve">Finally, </w:t>
        </w:r>
      </w:ins>
      <w:ins w:id="553" w:author="Won Do Lee [2]" w:date="2023-07-13T13:05:00Z">
        <w:r w:rsidR="008D25D1" w:rsidRPr="008D25D1">
          <w:t>G3 was more likely located in local authorities in the North East, where the share of median-income households and more than three bedrooms in the house were dominant. The five most significant features for classifying each cluster are described as follows:</w:t>
        </w:r>
      </w:ins>
    </w:p>
    <w:p w14:paraId="6DAFD419" w14:textId="38247D99" w:rsidR="006235D2" w:rsidRPr="00005E6E" w:rsidDel="00073B77" w:rsidRDefault="00400CDB" w:rsidP="00872147">
      <w:pPr>
        <w:spacing w:after="240"/>
        <w:rPr>
          <w:del w:id="554" w:author="Won Do Lee [2]" w:date="2023-07-13T10:20:00Z"/>
        </w:rPr>
      </w:pPr>
      <w:del w:id="555" w:author="Won Do Lee [2]" w:date="2023-07-13T13:07:00Z">
        <w:r w:rsidRPr="00005E6E" w:rsidDel="008D25D1">
          <w:delText xml:space="preserve"> </w:delText>
        </w:r>
        <w:r w:rsidR="00387354" w:rsidRPr="00005E6E" w:rsidDel="008D25D1">
          <w:delText>I</w:delText>
        </w:r>
        <w:r w:rsidR="006235D2" w:rsidRPr="00005E6E" w:rsidDel="008D25D1">
          <w:delText xml:space="preserve">t </w:delText>
        </w:r>
        <w:r w:rsidR="008C5621" w:rsidRPr="00005E6E" w:rsidDel="008D25D1">
          <w:delText xml:space="preserve">was </w:delText>
        </w:r>
        <w:r w:rsidR="006235D2" w:rsidRPr="00005E6E" w:rsidDel="008D25D1">
          <w:delText xml:space="preserve">generally classified </w:delText>
        </w:r>
        <w:r w:rsidR="001F1FB0" w:rsidRPr="00005E6E" w:rsidDel="008D25D1">
          <w:delText>as</w:delText>
        </w:r>
        <w:r w:rsidR="006235D2" w:rsidRPr="00005E6E" w:rsidDel="008D25D1">
          <w:delText xml:space="preserve"> </w:delText>
        </w:r>
        <w:r w:rsidR="006F3D9C" w:rsidDel="008D25D1">
          <w:delText>G</w:delText>
        </w:r>
      </w:del>
      <w:del w:id="556" w:author="Won Do Lee [2]" w:date="2023-07-13T12:57:00Z">
        <w:r w:rsidR="006F3D9C" w:rsidDel="00285205">
          <w:delText>4</w:delText>
        </w:r>
      </w:del>
      <w:del w:id="557" w:author="Won Do Lee [2]" w:date="2023-07-13T13:07:00Z">
        <w:r w:rsidR="0076168B" w:rsidRPr="00005E6E" w:rsidDel="008D25D1">
          <w:delText xml:space="preserve">, </w:delText>
        </w:r>
      </w:del>
      <w:del w:id="558" w:author="Won Do Lee [2]" w:date="2023-07-13T13:00:00Z">
        <w:r w:rsidR="0076168B" w:rsidRPr="00005E6E" w:rsidDel="00285205">
          <w:delText xml:space="preserve">where </w:delText>
        </w:r>
        <w:r w:rsidR="00145478" w:rsidRPr="00005E6E" w:rsidDel="00285205">
          <w:delText>t</w:delText>
        </w:r>
        <w:r w:rsidR="00C15921" w:rsidRPr="00005E6E" w:rsidDel="00285205">
          <w:delText xml:space="preserve">he share of </w:delText>
        </w:r>
        <w:r w:rsidR="00B91767" w:rsidRPr="00005E6E" w:rsidDel="00285205">
          <w:delText>household</w:delText>
        </w:r>
        <w:r w:rsidR="007C52F7" w:rsidRPr="00005E6E" w:rsidDel="00285205">
          <w:delText>s</w:delText>
        </w:r>
        <w:r w:rsidR="00B91767" w:rsidRPr="00005E6E" w:rsidDel="00285205">
          <w:delText xml:space="preserve"> with more than </w:delText>
        </w:r>
        <w:r w:rsidR="007A3AE2" w:rsidRPr="00005E6E" w:rsidDel="00285205">
          <w:delText>three</w:delText>
        </w:r>
        <w:r w:rsidR="00B91767" w:rsidRPr="00005E6E" w:rsidDel="00285205">
          <w:delText xml:space="preserve"> vehicles, </w:delText>
        </w:r>
      </w:del>
      <w:del w:id="559" w:author="Won Do Lee [2]" w:date="2023-07-13T11:29:00Z">
        <w:r w:rsidR="00B91767" w:rsidRPr="00005E6E" w:rsidDel="00B44D68">
          <w:delText>self-employed</w:delText>
        </w:r>
        <w:r w:rsidR="007D29E6" w:rsidRPr="00005E6E" w:rsidDel="00B44D68">
          <w:delText xml:space="preserve"> workers</w:delText>
        </w:r>
      </w:del>
      <w:del w:id="560" w:author="Won Do Lee [2]" w:date="2023-07-13T13:00:00Z">
        <w:r w:rsidR="007D29E6" w:rsidRPr="00005E6E" w:rsidDel="00285205">
          <w:delText>,</w:delText>
        </w:r>
        <w:r w:rsidR="00387354" w:rsidRPr="00005E6E" w:rsidDel="00285205">
          <w:delText xml:space="preserve"> and</w:delText>
        </w:r>
        <w:r w:rsidR="007D29E6" w:rsidRPr="00005E6E" w:rsidDel="00285205">
          <w:delText xml:space="preserve"> </w:delText>
        </w:r>
        <w:r w:rsidR="00B569FA" w:rsidRPr="00005E6E" w:rsidDel="00285205">
          <w:delText>people in the lower middle class</w:delText>
        </w:r>
        <w:r w:rsidR="00557473" w:rsidRPr="00005E6E" w:rsidDel="00285205">
          <w:delText xml:space="preserve"> </w:delText>
        </w:r>
        <w:r w:rsidR="00E9788C" w:rsidRPr="00005E6E" w:rsidDel="00285205">
          <w:delText>(i.e., social grade C1)</w:delText>
        </w:r>
      </w:del>
      <w:del w:id="561" w:author="Won Do Lee [2]" w:date="2023-07-13T11:29:00Z">
        <w:r w:rsidR="00E9788C" w:rsidRPr="00005E6E" w:rsidDel="00B44D68">
          <w:delText xml:space="preserve"> </w:delText>
        </w:r>
        <w:r w:rsidR="0076168B" w:rsidRPr="00005E6E" w:rsidDel="00B44D68">
          <w:delText xml:space="preserve">were </w:delText>
        </w:r>
        <w:r w:rsidR="00BB5D09" w:rsidRPr="00005E6E" w:rsidDel="00B44D68">
          <w:delText>substantially low</w:delText>
        </w:r>
        <w:r w:rsidR="00BD48E5" w:rsidRPr="00005E6E" w:rsidDel="00B44D68">
          <w:delText>er</w:delText>
        </w:r>
      </w:del>
      <w:del w:id="562" w:author="Won Do Lee [2]" w:date="2023-07-13T13:00:00Z">
        <w:r w:rsidR="00557473" w:rsidRPr="00005E6E" w:rsidDel="00285205">
          <w:delText>.</w:delText>
        </w:r>
      </w:del>
      <w:del w:id="563" w:author="Won Do Lee [2]" w:date="2023-07-13T13:02:00Z">
        <w:r w:rsidR="00557473" w:rsidRPr="00005E6E" w:rsidDel="00285205">
          <w:delText xml:space="preserve"> </w:delText>
        </w:r>
        <w:r w:rsidR="00BD48E5" w:rsidRPr="00005E6E" w:rsidDel="00285205">
          <w:delText>In contrast</w:delText>
        </w:r>
        <w:r w:rsidR="00B5206D" w:rsidRPr="00005E6E" w:rsidDel="00285205">
          <w:delText xml:space="preserve">, </w:delText>
        </w:r>
        <w:r w:rsidR="006F3D9C" w:rsidDel="00285205">
          <w:delText>G1</w:delText>
        </w:r>
        <w:r w:rsidR="00B5206D" w:rsidRPr="00005E6E" w:rsidDel="00285205">
          <w:delText xml:space="preserve"> </w:delText>
        </w:r>
        <w:r w:rsidR="00387354" w:rsidRPr="00005E6E" w:rsidDel="00285205">
          <w:delText xml:space="preserve">was </w:delText>
        </w:r>
        <w:r w:rsidR="007B45C7" w:rsidRPr="00005E6E" w:rsidDel="00285205">
          <w:delText xml:space="preserve">more likely </w:delText>
        </w:r>
        <w:r w:rsidR="00DC27C6" w:rsidRPr="00005E6E" w:rsidDel="00285205">
          <w:delText>located in the local authoritie</w:delText>
        </w:r>
      </w:del>
      <w:ins w:id="564" w:author="Won Do Lee" w:date="2023-01-19T23:24:00Z">
        <w:del w:id="565" w:author="Won Do Lee [2]" w:date="2023-07-13T13:02:00Z">
          <w:r w:rsidR="001E7E1F" w:rsidRPr="00005E6E" w:rsidDel="00285205">
            <w:delText xml:space="preserve">s; </w:delText>
          </w:r>
        </w:del>
      </w:ins>
      <w:del w:id="566" w:author="Won Do Lee [2]" w:date="2023-07-13T13:02:00Z">
        <w:r w:rsidR="00DC27C6" w:rsidRPr="00005E6E" w:rsidDel="00285205">
          <w:delText>s</w:delText>
        </w:r>
      </w:del>
      <w:del w:id="567" w:author="Won Do Lee [2]" w:date="2023-07-13T11:29:00Z">
        <w:r w:rsidR="00DC27C6" w:rsidRPr="00005E6E" w:rsidDel="00B44D68">
          <w:delText xml:space="preserve"> </w:delText>
        </w:r>
      </w:del>
      <w:del w:id="568" w:author="Won Do Lee [2]" w:date="2023-07-13T12:58:00Z">
        <w:r w:rsidR="00C15921" w:rsidRPr="00005E6E" w:rsidDel="00285205">
          <w:delText>the share</w:delText>
        </w:r>
        <w:r w:rsidR="00DC27C6" w:rsidRPr="00005E6E" w:rsidDel="00285205">
          <w:delText xml:space="preserve"> of high</w:delText>
        </w:r>
        <w:r w:rsidR="005210A2" w:rsidRPr="00005E6E" w:rsidDel="00285205">
          <w:delText>-</w:delText>
        </w:r>
        <w:r w:rsidR="00DC27C6" w:rsidRPr="00005E6E" w:rsidDel="00285205">
          <w:delText xml:space="preserve">income households, </w:delText>
        </w:r>
      </w:del>
      <w:del w:id="569" w:author="Won Do Lee [2]" w:date="2023-07-13T13:00:00Z">
        <w:r w:rsidR="00462AAB" w:rsidRPr="00005E6E" w:rsidDel="00285205">
          <w:delText>cumulative COVID-19 infection rates before the lockdown</w:delText>
        </w:r>
      </w:del>
      <w:del w:id="570" w:author="Won Do Lee [2]" w:date="2023-07-13T11:30:00Z">
        <w:r w:rsidR="00462AAB" w:rsidRPr="00005E6E" w:rsidDel="00B44D68">
          <w:delText xml:space="preserve">, and </w:delText>
        </w:r>
        <w:r w:rsidR="00D339E1" w:rsidRPr="00005E6E" w:rsidDel="00B44D68">
          <w:delText>minority ethnic groups</w:delText>
        </w:r>
        <w:r w:rsidR="00CB7E9A" w:rsidRPr="00005E6E" w:rsidDel="00B44D68">
          <w:delText xml:space="preserve"> were </w:delText>
        </w:r>
        <w:r w:rsidR="007A447C" w:rsidRPr="00005E6E" w:rsidDel="00B44D68">
          <w:delText>comp</w:delText>
        </w:r>
        <w:r w:rsidR="0009274A" w:rsidRPr="00005E6E" w:rsidDel="00B44D68">
          <w:delText>a</w:delText>
        </w:r>
        <w:r w:rsidR="007A447C" w:rsidRPr="00005E6E" w:rsidDel="00B44D68">
          <w:delText>ratively</w:delText>
        </w:r>
        <w:r w:rsidR="00364AA3" w:rsidRPr="00005E6E" w:rsidDel="00B44D68">
          <w:delText xml:space="preserve"> high</w:delText>
        </w:r>
      </w:del>
      <w:del w:id="571" w:author="Won Do Lee [2]" w:date="2023-07-13T13:02:00Z">
        <w:r w:rsidR="00D26C6D" w:rsidRPr="00005E6E" w:rsidDel="00285205">
          <w:delText>.</w:delText>
        </w:r>
      </w:del>
      <w:del w:id="572" w:author="Won Do Lee [2]" w:date="2023-07-13T13:03:00Z">
        <w:r w:rsidR="00D26C6D" w:rsidRPr="00005E6E" w:rsidDel="00283125">
          <w:delText xml:space="preserve"> </w:delText>
        </w:r>
      </w:del>
      <w:del w:id="573" w:author="Won Do Lee [2]" w:date="2023-07-13T13:07:00Z">
        <w:r w:rsidR="001F5FCD" w:rsidRPr="00005E6E" w:rsidDel="008D25D1">
          <w:delText>Among the remain</w:delText>
        </w:r>
        <w:r w:rsidR="00CD7182" w:rsidRPr="00005E6E" w:rsidDel="008D25D1">
          <w:delText>ing</w:delText>
        </w:r>
        <w:r w:rsidR="001F5FCD" w:rsidRPr="00005E6E" w:rsidDel="008D25D1">
          <w:delText xml:space="preserve"> </w:delText>
        </w:r>
        <w:r w:rsidR="00CD7182" w:rsidRPr="00005E6E" w:rsidDel="008D25D1">
          <w:delText xml:space="preserve">clusters, </w:delText>
        </w:r>
        <w:r w:rsidR="008830D0" w:rsidRPr="00005E6E" w:rsidDel="008D25D1">
          <w:delText xml:space="preserve">high levels of the share of </w:delText>
        </w:r>
      </w:del>
      <w:del w:id="574" w:author="Won Do Lee [2]" w:date="2023-07-13T13:04:00Z">
        <w:r w:rsidR="008830D0" w:rsidRPr="00005E6E" w:rsidDel="00283125">
          <w:delText>middle</w:delText>
        </w:r>
      </w:del>
      <w:del w:id="575" w:author="Won Do Lee [2]" w:date="2023-07-13T13:07:00Z">
        <w:r w:rsidR="008830D0" w:rsidRPr="00005E6E" w:rsidDel="008D25D1">
          <w:delText xml:space="preserve">-income households, and </w:delText>
        </w:r>
      </w:del>
      <w:del w:id="576" w:author="Won Do Lee [2]" w:date="2023-07-13T11:30:00Z">
        <w:r w:rsidR="008830D0" w:rsidRPr="00005E6E" w:rsidDel="00B44D68">
          <w:delText xml:space="preserve">more than three bedrooms in the house </w:delText>
        </w:r>
      </w:del>
      <w:del w:id="577" w:author="Won Do Lee [2]" w:date="2023-07-13T13:07:00Z">
        <w:r w:rsidR="008830D0" w:rsidRPr="00005E6E" w:rsidDel="008D25D1">
          <w:delText xml:space="preserve">were more likely classified as </w:delText>
        </w:r>
      </w:del>
      <w:del w:id="578" w:author="Won Do Lee [2]" w:date="2023-07-13T11:30:00Z">
        <w:r w:rsidR="006F3D9C" w:rsidDel="00B44D68">
          <w:delText>G3</w:delText>
        </w:r>
      </w:del>
      <w:del w:id="579" w:author="Won Do Lee [2]" w:date="2023-07-13T13:07:00Z">
        <w:r w:rsidR="008830D0" w:rsidRPr="00005E6E" w:rsidDel="008D25D1">
          <w:delText>. At the same time,</w:delText>
        </w:r>
        <w:r w:rsidR="007F0367" w:rsidRPr="00005E6E" w:rsidDel="008D25D1">
          <w:delText xml:space="preserve"> </w:delText>
        </w:r>
      </w:del>
      <w:del w:id="580" w:author="Won Do Lee [2]" w:date="2023-07-13T13:04:00Z">
        <w:r w:rsidR="006F3D9C" w:rsidDel="00283125">
          <w:delText>G2</w:delText>
        </w:r>
        <w:r w:rsidR="00B22222" w:rsidRPr="00005E6E" w:rsidDel="00283125">
          <w:delText xml:space="preserve"> </w:delText>
        </w:r>
      </w:del>
      <w:del w:id="581" w:author="Won Do Lee [2]" w:date="2023-07-13T13:07:00Z">
        <w:r w:rsidR="008C5621" w:rsidRPr="00005E6E" w:rsidDel="008D25D1">
          <w:delText>was</w:delText>
        </w:r>
        <w:r w:rsidR="00B22222" w:rsidRPr="00005E6E" w:rsidDel="008D25D1">
          <w:delText xml:space="preserve"> </w:delText>
        </w:r>
        <w:r w:rsidR="00237117" w:rsidRPr="00005E6E" w:rsidDel="008D25D1">
          <w:delText>more likely located in local authorities</w:delText>
        </w:r>
      </w:del>
      <w:ins w:id="582" w:author="Won Do Lee" w:date="2023-01-19T23:24:00Z">
        <w:del w:id="583" w:author="Won Do Lee [2]" w:date="2023-07-13T13:07:00Z">
          <w:r w:rsidR="001E7E1F" w:rsidRPr="00005E6E" w:rsidDel="008D25D1">
            <w:delText xml:space="preserve">; </w:delText>
          </w:r>
        </w:del>
      </w:ins>
      <w:del w:id="584" w:author="Won Do Lee [2]" w:date="2023-07-13T13:07:00Z">
        <w:r w:rsidR="00237117" w:rsidRPr="00005E6E" w:rsidDel="008D25D1">
          <w:delText xml:space="preserve"> </w:delText>
        </w:r>
        <w:r w:rsidR="002813E2" w:rsidRPr="00005E6E" w:rsidDel="008D25D1">
          <w:delText xml:space="preserve">that </w:delText>
        </w:r>
        <w:r w:rsidR="009A47F9" w:rsidRPr="00005E6E" w:rsidDel="008D25D1">
          <w:delText>t</w:delText>
        </w:r>
        <w:r w:rsidR="00237117" w:rsidRPr="00005E6E" w:rsidDel="008D25D1">
          <w:delText xml:space="preserve">he share of </w:delText>
        </w:r>
      </w:del>
      <w:del w:id="585" w:author="Won Do Lee [2]" w:date="2023-07-13T11:30:00Z">
        <w:r w:rsidR="007F0367" w:rsidRPr="00005E6E" w:rsidDel="00B44D68">
          <w:delText>high-</w:delText>
        </w:r>
      </w:del>
      <w:del w:id="586" w:author="Won Do Lee [2]" w:date="2023-07-13T13:07:00Z">
        <w:r w:rsidR="007F0367" w:rsidRPr="00005E6E" w:rsidDel="008D25D1">
          <w:delText>income households</w:delText>
        </w:r>
      </w:del>
      <w:del w:id="587" w:author="Won Do Lee [2]" w:date="2023-07-13T13:04:00Z">
        <w:r w:rsidR="007F0367" w:rsidRPr="00005E6E" w:rsidDel="00283125">
          <w:delText xml:space="preserve">, </w:delText>
        </w:r>
      </w:del>
      <w:del w:id="588" w:author="Won Do Lee [2]" w:date="2023-07-13T11:31:00Z">
        <w:r w:rsidR="007F0367" w:rsidRPr="00005E6E" w:rsidDel="00B44D68">
          <w:delText>lower middle class, and Black African</w:delText>
        </w:r>
        <w:r w:rsidR="008C5621" w:rsidRPr="00005E6E" w:rsidDel="00B44D68">
          <w:delText xml:space="preserve"> were </w:delText>
        </w:r>
        <w:r w:rsidR="00532775" w:rsidRPr="00005E6E" w:rsidDel="00B44D68">
          <w:delText>relatively higher</w:delText>
        </w:r>
      </w:del>
      <w:del w:id="589" w:author="Won Do Lee [2]" w:date="2023-07-13T12:46:00Z">
        <w:r w:rsidR="0092552D" w:rsidRPr="00005E6E" w:rsidDel="00AA353F">
          <w:delText>.</w:delText>
        </w:r>
      </w:del>
    </w:p>
    <w:p w14:paraId="6ED91670" w14:textId="5DAB2D85" w:rsidR="00E866CD" w:rsidRPr="00005E6E" w:rsidDel="008D25D1" w:rsidRDefault="006235D2" w:rsidP="00872147">
      <w:pPr>
        <w:spacing w:after="240"/>
        <w:rPr>
          <w:del w:id="590" w:author="Won Do Lee [2]" w:date="2023-07-13T13:07:00Z"/>
        </w:rPr>
      </w:pPr>
      <w:del w:id="591" w:author="Won Do Lee [2]" w:date="2023-07-13T10:19:00Z">
        <w:r w:rsidRPr="00005E6E" w:rsidDel="00073B77">
          <w:delText>Lastly</w:delText>
        </w:r>
        <w:r w:rsidR="00DA1A6E" w:rsidRPr="00005E6E" w:rsidDel="00073B77">
          <w:delText xml:space="preserve">, </w:delText>
        </w:r>
        <w:r w:rsidR="00CC4495" w:rsidRPr="00005E6E" w:rsidDel="00073B77">
          <w:fldChar w:fldCharType="begin"/>
        </w:r>
        <w:r w:rsidR="00CC4495" w:rsidRPr="008D25D1" w:rsidDel="00073B77">
          <w:delInstrText xml:space="preserve"> REF _Ref81245493 \h </w:delInstrText>
        </w:r>
        <w:r w:rsidR="00B82758" w:rsidRPr="008D25D1" w:rsidDel="00073B77">
          <w:delInstrText xml:space="preserve"> \* MERGEFORMAT </w:delInstrText>
        </w:r>
        <w:r w:rsidR="00CC4495" w:rsidRPr="00005E6E" w:rsidDel="00073B77">
          <w:fldChar w:fldCharType="separate"/>
        </w:r>
        <w:r w:rsidR="00547E5C" w:rsidRPr="00005E6E" w:rsidDel="00073B77">
          <w:delText xml:space="preserve">Figure </w:delText>
        </w:r>
        <w:r w:rsidR="00547E5C" w:rsidDel="00073B77">
          <w:delText>7</w:delText>
        </w:r>
        <w:r w:rsidR="00CC4495" w:rsidRPr="00005E6E" w:rsidDel="00073B77">
          <w:fldChar w:fldCharType="end"/>
        </w:r>
        <w:r w:rsidR="006C25D2" w:rsidRPr="00005E6E" w:rsidDel="00073B77">
          <w:delText xml:space="preserve"> </w:delText>
        </w:r>
        <w:r w:rsidR="0036713A" w:rsidRPr="00005E6E" w:rsidDel="00073B77">
          <w:delText>illustrates</w:delText>
        </w:r>
        <w:r w:rsidR="006C25D2" w:rsidRPr="00005E6E" w:rsidDel="00073B77">
          <w:delText xml:space="preserve"> </w:delText>
        </w:r>
        <w:r w:rsidR="0036713A" w:rsidRPr="00005E6E" w:rsidDel="00073B77">
          <w:delText xml:space="preserve">how </w:delText>
        </w:r>
        <w:r w:rsidR="007E53A8" w:rsidRPr="00005E6E" w:rsidDel="00073B77">
          <w:delText xml:space="preserve">RF </w:delText>
        </w:r>
        <w:r w:rsidR="001E333C" w:rsidRPr="00005E6E" w:rsidDel="00073B77">
          <w:delText xml:space="preserve">emphasised </w:delText>
        </w:r>
        <w:r w:rsidR="00916491" w:rsidRPr="00005E6E" w:rsidDel="00073B77">
          <w:delText xml:space="preserve">the </w:delText>
        </w:r>
        <w:r w:rsidR="001B7B6F" w:rsidRPr="00005E6E" w:rsidDel="00073B77">
          <w:delText>relative contribution</w:delText>
        </w:r>
        <w:r w:rsidR="00876AF7" w:rsidRPr="00005E6E" w:rsidDel="00073B77">
          <w:delText xml:space="preserve">s of each feature to </w:delText>
        </w:r>
        <w:r w:rsidR="00443596" w:rsidRPr="00005E6E" w:rsidDel="00073B77">
          <w:delText xml:space="preserve">predict </w:delText>
        </w:r>
        <w:r w:rsidR="00876AF7" w:rsidRPr="00005E6E" w:rsidDel="00073B77">
          <w:delText>the clusters</w:delText>
        </w:r>
        <w:r w:rsidR="00443596" w:rsidRPr="00005E6E" w:rsidDel="00073B77">
          <w:delText xml:space="preserve"> </w:delText>
        </w:r>
        <w:r w:rsidR="005501F5" w:rsidRPr="00005E6E" w:rsidDel="00073B77">
          <w:delText>and how</w:delText>
        </w:r>
        <w:r w:rsidR="00876AF7" w:rsidRPr="00005E6E" w:rsidDel="00073B77">
          <w:delText xml:space="preserve"> much</w:delText>
        </w:r>
        <w:r w:rsidR="005501F5" w:rsidRPr="00005E6E" w:rsidDel="00073B77">
          <w:delText xml:space="preserve"> each feature</w:delText>
        </w:r>
        <w:r w:rsidR="008A25BE" w:rsidRPr="00005E6E" w:rsidDel="00073B77">
          <w:delText xml:space="preserve"> </w:delText>
        </w:r>
        <w:r w:rsidR="00876AF7" w:rsidRPr="00005E6E" w:rsidDel="00073B77">
          <w:delText xml:space="preserve">explains </w:delText>
        </w:r>
        <w:r w:rsidR="008A25BE" w:rsidRPr="00005E6E" w:rsidDel="00073B77">
          <w:delText>the output variance</w:delText>
        </w:r>
        <w:r w:rsidR="00876AF7" w:rsidRPr="00005E6E" w:rsidDel="00073B77">
          <w:delText xml:space="preserve"> of MLR LASSO</w:delText>
        </w:r>
        <w:r w:rsidR="00E866CD" w:rsidRPr="00005E6E" w:rsidDel="00073B77">
          <w:delText>. In this case</w:delText>
        </w:r>
        <w:r w:rsidR="007E53A8" w:rsidRPr="00005E6E" w:rsidDel="00073B77">
          <w:delText>,</w:delText>
        </w:r>
        <w:r w:rsidR="00E866CD" w:rsidRPr="00005E6E" w:rsidDel="00073B77">
          <w:delText xml:space="preserve"> </w:delText>
        </w:r>
        <w:r w:rsidR="002440B7" w:rsidRPr="00005E6E" w:rsidDel="00073B77">
          <w:delText xml:space="preserve">the substantial </w:delText>
        </w:r>
        <w:r w:rsidR="00443596" w:rsidRPr="00005E6E" w:rsidDel="00073B77">
          <w:delText>explanatory variable</w:delText>
        </w:r>
        <w:r w:rsidR="00E866CD" w:rsidRPr="00005E6E" w:rsidDel="00073B77">
          <w:delText>s are plotted against their relative importance</w:delText>
        </w:r>
        <w:r w:rsidRPr="00005E6E" w:rsidDel="00073B77">
          <w:delText xml:space="preserve"> from 0 to 1</w:delText>
        </w:r>
        <w:r w:rsidR="007E53A8" w:rsidRPr="00005E6E" w:rsidDel="00073B77">
          <w:delText>.</w:delText>
        </w:r>
        <w:r w:rsidR="002C639D" w:rsidRPr="00005E6E" w:rsidDel="00073B77">
          <w:delText xml:space="preserve"> T</w:delText>
        </w:r>
        <w:r w:rsidR="00532775" w:rsidRPr="00005E6E" w:rsidDel="00073B77">
          <w:delText>he t</w:delText>
        </w:r>
        <w:r w:rsidR="002C639D" w:rsidRPr="00005E6E" w:rsidDel="00073B77">
          <w:delText>op 5</w:delText>
        </w:r>
      </w:del>
      <w:del w:id="592" w:author="Won Do Lee [2]" w:date="2023-07-13T10:20:00Z">
        <w:r w:rsidR="002C639D" w:rsidRPr="00005E6E" w:rsidDel="00073B77">
          <w:delText xml:space="preserve"> </w:delText>
        </w:r>
      </w:del>
      <w:del w:id="593" w:author="Won Do Lee [2]" w:date="2023-07-13T13:07:00Z">
        <w:r w:rsidR="002C639D" w:rsidRPr="00005E6E" w:rsidDel="008D25D1">
          <w:delText>features for each cluster are described as follows:</w:delText>
        </w:r>
      </w:del>
    </w:p>
    <w:p w14:paraId="326836EB" w14:textId="77777777" w:rsidR="00AA353F" w:rsidRPr="00E60DA5" w:rsidRDefault="00AA353F" w:rsidP="00872147">
      <w:pPr>
        <w:pStyle w:val="ListParagraph"/>
        <w:numPr>
          <w:ilvl w:val="0"/>
          <w:numId w:val="43"/>
        </w:numPr>
        <w:rPr>
          <w:ins w:id="594" w:author="Won Do Lee [2]" w:date="2023-07-13T12:46:00Z"/>
        </w:rPr>
      </w:pPr>
      <w:bookmarkStart w:id="595" w:name="_Hlk140135928"/>
      <w:ins w:id="596" w:author="Won Do Lee [2]" w:date="2023-07-13T12:46:00Z">
        <w:r w:rsidRPr="00E60DA5">
          <w:t>G1: residency in London (1.77)</w:t>
        </w:r>
        <w:r>
          <w:t xml:space="preserve"> and</w:t>
        </w:r>
        <w:r w:rsidRPr="00E60DA5">
          <w:t xml:space="preserve"> share of self-employed (0.688) /</w:t>
        </w:r>
        <w:r>
          <w:t xml:space="preserve"> household with one vehicle (-0.479), </w:t>
        </w:r>
        <w:r w:rsidRPr="00E60DA5">
          <w:t xml:space="preserve">residency in </w:t>
        </w:r>
        <w:r>
          <w:t xml:space="preserve">West Midlands (-0.418) and </w:t>
        </w:r>
        <w:r w:rsidRPr="00E60DA5">
          <w:t>South West (-0.561)</w:t>
        </w:r>
      </w:ins>
    </w:p>
    <w:p w14:paraId="630F9429" w14:textId="77777777" w:rsidR="00AA353F" w:rsidRPr="00E60DA5" w:rsidRDefault="00AA353F" w:rsidP="00872147">
      <w:pPr>
        <w:pStyle w:val="ListParagraph"/>
        <w:numPr>
          <w:ilvl w:val="0"/>
          <w:numId w:val="43"/>
        </w:numPr>
        <w:rPr>
          <w:ins w:id="597" w:author="Won Do Lee [2]" w:date="2023-07-13T12:46:00Z"/>
        </w:rPr>
      </w:pPr>
      <w:ins w:id="598" w:author="Won Do Lee [2]" w:date="2023-07-13T12:46:00Z">
        <w:r w:rsidRPr="00E60DA5">
          <w:t>G2: Percentage of Black African (0.493), Share of high-income households (0.408), social grade C1 (0.313)</w:t>
        </w:r>
        <w:r>
          <w:t>, and more than three vehicles in household / Hospitals (-0.206)</w:t>
        </w:r>
      </w:ins>
    </w:p>
    <w:p w14:paraId="67B3CAF9" w14:textId="77777777" w:rsidR="00AA353F" w:rsidRDefault="00AA353F" w:rsidP="00872147">
      <w:pPr>
        <w:pStyle w:val="ListParagraph"/>
        <w:numPr>
          <w:ilvl w:val="0"/>
          <w:numId w:val="43"/>
        </w:numPr>
        <w:rPr>
          <w:ins w:id="599" w:author="Won Do Lee [2]" w:date="2023-07-13T12:46:00Z"/>
        </w:rPr>
      </w:pPr>
      <w:ins w:id="600" w:author="Won Do Lee [2]" w:date="2023-07-13T12:46:00Z">
        <w:r w:rsidRPr="00E60DA5">
          <w:t>G3: residency in North East (0.439), Share of median-income households (0.403)</w:t>
        </w:r>
        <w:r>
          <w:t xml:space="preserve">, and more than three bed rooms in house </w:t>
        </w:r>
        <w:r w:rsidRPr="00E60DA5">
          <w:t>/ Share of high-income households (-0.286)</w:t>
        </w:r>
        <w:r>
          <w:t xml:space="preserve"> and residency in London (-0.148)</w:t>
        </w:r>
      </w:ins>
    </w:p>
    <w:p w14:paraId="777EA9BD" w14:textId="77777777" w:rsidR="00AA353F" w:rsidRDefault="00AA353F" w:rsidP="00872147">
      <w:pPr>
        <w:pStyle w:val="ListParagraph"/>
        <w:numPr>
          <w:ilvl w:val="0"/>
          <w:numId w:val="43"/>
        </w:numPr>
        <w:spacing w:before="240"/>
        <w:rPr>
          <w:ins w:id="601" w:author="Won Do Lee [2]" w:date="2023-07-13T12:46:00Z"/>
        </w:rPr>
      </w:pPr>
      <w:ins w:id="602" w:author="Won Do Lee [2]" w:date="2023-07-13T12:46:00Z">
        <w:r w:rsidRPr="00E60DA5">
          <w:t xml:space="preserve">G4: </w:t>
        </w:r>
        <w:bookmarkEnd w:id="595"/>
        <w:r>
          <w:t>residency in Yorkshire and the Humber (1.665), South West (1.01), and East Midlands (0.356) / Share of more than three vehicles in household (-0.842) and self-employed worker (-0.533)</w:t>
        </w:r>
      </w:ins>
    </w:p>
    <w:p w14:paraId="3CDBABC1" w14:textId="1B21F75C" w:rsidR="00825DC4" w:rsidRPr="00005E6E" w:rsidDel="00073B77" w:rsidRDefault="006F3D9C" w:rsidP="00872147">
      <w:pPr>
        <w:pStyle w:val="ListParagraph"/>
        <w:numPr>
          <w:ilvl w:val="0"/>
          <w:numId w:val="43"/>
        </w:numPr>
        <w:rPr>
          <w:del w:id="603" w:author="Won Do Lee [2]" w:date="2023-07-13T10:18:00Z"/>
        </w:rPr>
      </w:pPr>
      <w:del w:id="604" w:author="Won Do Lee [2]" w:date="2023-07-13T10:18:00Z">
        <w:r w:rsidDel="00073B77">
          <w:delText>G1</w:delText>
        </w:r>
        <w:r w:rsidR="00825DC4" w:rsidRPr="00005E6E" w:rsidDel="00073B77">
          <w:delText xml:space="preserve">: </w:delText>
        </w:r>
        <w:r w:rsidR="00FD1CCB" w:rsidRPr="00005E6E" w:rsidDel="00073B77">
          <w:delText>Share of self-employed workers</w:delText>
        </w:r>
        <w:r w:rsidR="00A9545C" w:rsidRPr="00005E6E" w:rsidDel="00073B77">
          <w:delText xml:space="preserve"> (0.71)</w:delText>
        </w:r>
        <w:r w:rsidR="00825DC4" w:rsidRPr="00005E6E" w:rsidDel="00073B77">
          <w:delText xml:space="preserve">, </w:delText>
        </w:r>
        <w:r w:rsidR="00FD1CCB" w:rsidRPr="00005E6E" w:rsidDel="00073B77">
          <w:delText>households with one vehicle</w:delText>
        </w:r>
        <w:r w:rsidR="00A9545C" w:rsidRPr="00005E6E" w:rsidDel="00073B77">
          <w:delText xml:space="preserve"> (0.35)</w:delText>
        </w:r>
        <w:r w:rsidR="00825DC4" w:rsidRPr="00005E6E" w:rsidDel="00073B77">
          <w:delText xml:space="preserve">, </w:delText>
        </w:r>
        <w:r w:rsidR="00FD1CCB" w:rsidRPr="00005E6E" w:rsidDel="00073B77">
          <w:delText>c</w:delText>
        </w:r>
        <w:r w:rsidR="00825DC4" w:rsidRPr="00005E6E" w:rsidDel="00073B77">
          <w:delText>umulative COVID-19 infection rates before lockdown</w:delText>
        </w:r>
        <w:r w:rsidR="00A9545C" w:rsidRPr="00005E6E" w:rsidDel="00073B77">
          <w:delText xml:space="preserve"> (0.24)</w:delText>
        </w:r>
        <w:r w:rsidR="00825DC4" w:rsidRPr="00005E6E" w:rsidDel="00073B77">
          <w:delText xml:space="preserve">, </w:delText>
        </w:r>
        <w:r w:rsidR="00FD1CCB" w:rsidRPr="00005E6E" w:rsidDel="00073B77">
          <w:delText>high-income households</w:delText>
        </w:r>
        <w:r w:rsidR="00A9545C" w:rsidRPr="00005E6E" w:rsidDel="00073B77">
          <w:delText xml:space="preserve"> (0.19)</w:delText>
        </w:r>
        <w:r w:rsidR="00825DC4" w:rsidRPr="00005E6E" w:rsidDel="00073B77">
          <w:delText xml:space="preserve">, and </w:delText>
        </w:r>
        <w:r w:rsidR="00FD1CCB" w:rsidRPr="00005E6E" w:rsidDel="00073B77">
          <w:delText xml:space="preserve">percentage </w:delText>
        </w:r>
        <w:r w:rsidR="00825DC4" w:rsidRPr="00005E6E" w:rsidDel="00073B77">
          <w:delText>Other Black</w:delText>
        </w:r>
        <w:r w:rsidR="00A9545C" w:rsidRPr="00005E6E" w:rsidDel="00073B77">
          <w:delText xml:space="preserve"> (0.12)</w:delText>
        </w:r>
        <w:r w:rsidR="00825DC4" w:rsidRPr="00005E6E" w:rsidDel="00073B77">
          <w:delText>.</w:delText>
        </w:r>
      </w:del>
    </w:p>
    <w:p w14:paraId="3C51D4BB" w14:textId="779D5550" w:rsidR="00A342F8" w:rsidDel="00073B77" w:rsidRDefault="006F3D9C" w:rsidP="00872147">
      <w:pPr>
        <w:pStyle w:val="ListParagraph"/>
        <w:numPr>
          <w:ilvl w:val="0"/>
          <w:numId w:val="43"/>
        </w:numPr>
        <w:rPr>
          <w:del w:id="605" w:author="Won Do Lee [2]" w:date="2023-07-13T10:18:00Z"/>
        </w:rPr>
      </w:pPr>
      <w:del w:id="606" w:author="Won Do Lee [2]" w:date="2023-07-13T10:18:00Z">
        <w:r w:rsidDel="00073B77">
          <w:delText>G2</w:delText>
        </w:r>
        <w:r w:rsidR="00825DC4" w:rsidRPr="00005E6E" w:rsidDel="00073B77">
          <w:delText xml:space="preserve">: </w:delText>
        </w:r>
        <w:r w:rsidR="00FD1CCB" w:rsidRPr="00005E6E" w:rsidDel="00073B77">
          <w:delText>Share of hi</w:delText>
        </w:r>
        <w:r w:rsidR="00825DC4" w:rsidRPr="00005E6E" w:rsidDel="00073B77">
          <w:delText>gh</w:delText>
        </w:r>
        <w:r w:rsidR="00FD1CCB" w:rsidRPr="00005E6E" w:rsidDel="00073B77">
          <w:delText>-</w:delText>
        </w:r>
        <w:r w:rsidR="00825DC4" w:rsidRPr="00005E6E" w:rsidDel="00073B77">
          <w:delText>income</w:delText>
        </w:r>
        <w:r w:rsidR="00FD1CCB" w:rsidRPr="00005E6E" w:rsidDel="00073B77">
          <w:delText xml:space="preserve"> households</w:delText>
        </w:r>
        <w:r w:rsidR="00A9545C" w:rsidRPr="00005E6E" w:rsidDel="00073B77">
          <w:delText xml:space="preserve"> (0.47)</w:delText>
        </w:r>
        <w:r w:rsidR="00825DC4" w:rsidRPr="00005E6E" w:rsidDel="00073B77">
          <w:delText xml:space="preserve">, </w:delText>
        </w:r>
        <w:r w:rsidR="00FD1CCB" w:rsidRPr="00005E6E" w:rsidDel="00073B77">
          <w:delText xml:space="preserve">percentage </w:delText>
        </w:r>
        <w:r w:rsidR="00DA1328" w:rsidRPr="00005E6E" w:rsidDel="00073B77">
          <w:delText>Black African</w:delText>
        </w:r>
        <w:r w:rsidR="00A9545C" w:rsidRPr="00005E6E" w:rsidDel="00073B77">
          <w:delText xml:space="preserve"> (0.43)</w:delText>
        </w:r>
        <w:r w:rsidR="00825DC4" w:rsidRPr="00005E6E" w:rsidDel="00073B77">
          <w:delText xml:space="preserve">, </w:delText>
        </w:r>
        <w:r w:rsidR="00DA1328" w:rsidRPr="00005E6E" w:rsidDel="00073B77">
          <w:delText xml:space="preserve">households with more than three vehicles </w:delText>
        </w:r>
        <w:r w:rsidR="00A9545C" w:rsidRPr="00005E6E" w:rsidDel="00073B77">
          <w:delText>(0.39)</w:delText>
        </w:r>
        <w:r w:rsidR="00825DC4" w:rsidRPr="00005E6E" w:rsidDel="00073B77">
          <w:delText xml:space="preserve">, </w:delText>
        </w:r>
        <w:r w:rsidR="00405385" w:rsidRPr="00005E6E" w:rsidDel="00073B77">
          <w:delText>more than three bedrooms in the house</w:delText>
        </w:r>
        <w:r w:rsidR="00A9545C" w:rsidRPr="00005E6E" w:rsidDel="00073B77">
          <w:delText xml:space="preserve"> (0.30)</w:delText>
        </w:r>
        <w:r w:rsidR="00825DC4" w:rsidRPr="00005E6E" w:rsidDel="00073B77">
          <w:delText>, and Hospital density per 1</w:delText>
        </w:r>
        <w:r w:rsidR="005624F3" w:rsidRPr="00005E6E" w:rsidDel="00073B77">
          <w:delText>,</w:delText>
        </w:r>
        <w:r w:rsidR="00825DC4" w:rsidRPr="00005E6E" w:rsidDel="00073B77">
          <w:delText>000 population</w:delText>
        </w:r>
        <w:r w:rsidR="005624F3" w:rsidRPr="00005E6E" w:rsidDel="00073B77">
          <w:delText xml:space="preserve"> </w:delText>
        </w:r>
        <w:r w:rsidR="00A9545C" w:rsidRPr="00005E6E" w:rsidDel="00073B77">
          <w:delText>(0.15)</w:delText>
        </w:r>
        <w:r w:rsidR="00825DC4" w:rsidRPr="00005E6E" w:rsidDel="00073B77">
          <w:delText>.</w:delText>
        </w:r>
      </w:del>
    </w:p>
    <w:p w14:paraId="4C40E9D3" w14:textId="67DD558E" w:rsidR="00EE77C4" w:rsidRPr="00005E6E" w:rsidDel="00073B77" w:rsidRDefault="00EE77C4" w:rsidP="00872147">
      <w:pPr>
        <w:pStyle w:val="ListParagraph"/>
        <w:numPr>
          <w:ilvl w:val="0"/>
          <w:numId w:val="43"/>
        </w:numPr>
        <w:spacing w:after="160"/>
        <w:rPr>
          <w:del w:id="607" w:author="Won Do Lee [2]" w:date="2023-07-13T10:18:00Z"/>
        </w:rPr>
      </w:pPr>
      <w:del w:id="608" w:author="Won Do Lee [2]" w:date="2023-07-13T10:18:00Z">
        <w:r w:rsidDel="00073B77">
          <w:delText>G3</w:delText>
        </w:r>
        <w:r w:rsidRPr="00005E6E" w:rsidDel="00073B77">
          <w:delText>: Share of medium-income households (0.38), social grade C1 (0.25), high-income households (0.23), more than three bedrooms in the house (0.25), households with one vehicle (0.04), and self-employed workers (0.02).</w:delText>
        </w:r>
      </w:del>
    </w:p>
    <w:p w14:paraId="6B1FF377" w14:textId="165C8DC3" w:rsidR="00EE77C4" w:rsidRPr="00005E6E" w:rsidDel="00073B77" w:rsidRDefault="00EE77C4" w:rsidP="00872147">
      <w:pPr>
        <w:pStyle w:val="ListParagraph"/>
        <w:numPr>
          <w:ilvl w:val="0"/>
          <w:numId w:val="43"/>
        </w:numPr>
        <w:spacing w:after="160"/>
        <w:rPr>
          <w:del w:id="609" w:author="Won Do Lee [2]" w:date="2023-07-13T10:18:00Z"/>
        </w:rPr>
      </w:pPr>
      <w:del w:id="610" w:author="Won Do Lee [2]" w:date="2023-07-13T10:18:00Z">
        <w:r w:rsidDel="00073B77">
          <w:delText>G4</w:delText>
        </w:r>
        <w:r w:rsidRPr="00005E6E" w:rsidDel="00073B77">
          <w:delText>: Share of households with more than three vehicles (0.64), self-employed workers (0.26), more than three bedrooms in the house (0.23), cumulative COVID-19 mortality rates before lockdown (0.20), and percentage Black Caribbean (0.19).</w:delText>
        </w:r>
      </w:del>
    </w:p>
    <w:p w14:paraId="6662E6D7" w14:textId="77777777" w:rsidR="00BD6353" w:rsidRPr="00005E6E" w:rsidRDefault="00BD6353" w:rsidP="00872147"/>
    <w:p w14:paraId="1F8A6D8A" w14:textId="13640A44" w:rsidR="00825DC4" w:rsidRPr="00005E6E" w:rsidDel="00282AB8" w:rsidRDefault="00DB30E5" w:rsidP="00872147">
      <w:pPr>
        <w:pStyle w:val="Caption"/>
        <w:rPr>
          <w:del w:id="611" w:author="Won Do Lee" w:date="2023-07-14T08:04:00Z"/>
        </w:rPr>
      </w:pPr>
      <w:bookmarkStart w:id="612" w:name="_Ref81242261"/>
      <w:del w:id="613" w:author="Won Do Lee" w:date="2023-07-14T08:04:00Z">
        <w:r w:rsidRPr="00005E6E" w:rsidDel="00282AB8">
          <w:delText xml:space="preserve">Figure </w:delText>
        </w:r>
        <w:r w:rsidR="004E4637" w:rsidDel="00282AB8">
          <w:fldChar w:fldCharType="begin"/>
        </w:r>
        <w:r w:rsidR="004E4637" w:rsidRPr="00282AB8" w:rsidDel="00282AB8">
          <w:rPr>
            <w:b w:val="0"/>
            <w:bCs w:val="0"/>
          </w:rPr>
          <w:delInstrText xml:space="preserve"> SEQ Figure \* ARABIC </w:delInstrText>
        </w:r>
        <w:r w:rsidR="004E4637" w:rsidDel="00282AB8">
          <w:fldChar w:fldCharType="separate"/>
        </w:r>
        <w:r w:rsidR="00547E5C" w:rsidRPr="00282AB8" w:rsidDel="00282AB8">
          <w:rPr>
            <w:b w:val="0"/>
            <w:bCs w:val="0"/>
            <w:noProof/>
          </w:rPr>
          <w:delText>6</w:delText>
        </w:r>
        <w:r w:rsidR="004E4637" w:rsidDel="00282AB8">
          <w:rPr>
            <w:noProof/>
          </w:rPr>
          <w:fldChar w:fldCharType="end"/>
        </w:r>
        <w:bookmarkEnd w:id="612"/>
        <w:r w:rsidRPr="00005E6E" w:rsidDel="00282AB8">
          <w:delText xml:space="preserve">. </w:delText>
        </w:r>
        <w:r w:rsidR="00CF3F96" w:rsidRPr="00005E6E" w:rsidDel="00282AB8">
          <w:delText xml:space="preserve">Estimated coefficients of </w:delText>
        </w:r>
        <w:r w:rsidR="00F42E93" w:rsidRPr="00005E6E" w:rsidDel="00282AB8">
          <w:delText>explanatory variables</w:delText>
        </w:r>
        <w:r w:rsidR="00CF3F96" w:rsidRPr="00005E6E" w:rsidDel="00282AB8">
          <w:delText xml:space="preserve"> to </w:delText>
        </w:r>
        <w:r w:rsidR="00FB5BE0" w:rsidRPr="00005E6E" w:rsidDel="00282AB8">
          <w:delText>predict</w:delText>
        </w:r>
        <w:r w:rsidR="004A39C7" w:rsidRPr="00005E6E" w:rsidDel="00282AB8">
          <w:delText xml:space="preserve"> the </w:delText>
        </w:r>
        <w:r w:rsidR="00F42E93" w:rsidRPr="00005E6E" w:rsidDel="00282AB8">
          <w:delText>clusters</w:delText>
        </w:r>
        <w:r w:rsidR="00CF3F96" w:rsidRPr="00005E6E" w:rsidDel="00282AB8">
          <w:delText>.</w:delText>
        </w:r>
      </w:del>
    </w:p>
    <w:p w14:paraId="5BAC905E" w14:textId="7ED301E6" w:rsidR="00384C87" w:rsidRPr="00005E6E" w:rsidDel="00282AB8" w:rsidRDefault="00384C87" w:rsidP="00872147">
      <w:pPr>
        <w:rPr>
          <w:del w:id="614" w:author="Won Do Lee" w:date="2023-07-14T08:04:00Z"/>
        </w:rPr>
        <w:sectPr w:rsidR="00384C87" w:rsidRPr="00005E6E" w:rsidDel="00282AB8" w:rsidSect="00F3058A">
          <w:headerReference w:type="default" r:id="rId16"/>
          <w:type w:val="continuous"/>
          <w:pgSz w:w="11906" w:h="16838"/>
          <w:pgMar w:top="1701" w:right="1440" w:bottom="1440" w:left="1440" w:header="851" w:footer="992" w:gutter="0"/>
          <w:lnNumType w:countBy="1"/>
          <w:cols w:space="425"/>
          <w:docGrid w:linePitch="360"/>
        </w:sectPr>
      </w:pPr>
    </w:p>
    <w:p w14:paraId="21C00BE0" w14:textId="59FD0B6F" w:rsidR="00661E3D" w:rsidRPr="00005E6E" w:rsidRDefault="00661E3D" w:rsidP="00872147">
      <w:pPr>
        <w:pStyle w:val="ListParagraph"/>
        <w:spacing w:after="240"/>
        <w:sectPr w:rsidR="00661E3D" w:rsidRPr="00005E6E" w:rsidSect="00282AB8">
          <w:footnotePr>
            <w:numFmt w:val="chicago"/>
          </w:footnotePr>
          <w:pgSz w:w="11906" w:h="16838"/>
          <w:pgMar w:top="1440" w:right="1440" w:bottom="1440" w:left="1701" w:header="851" w:footer="992" w:gutter="0"/>
          <w:cols w:space="425"/>
          <w:docGrid w:linePitch="360"/>
        </w:sectPr>
      </w:pPr>
    </w:p>
    <w:bookmarkEnd w:id="430"/>
    <w:p w14:paraId="6B2B9433" w14:textId="27E6D759" w:rsidR="00E15888" w:rsidRPr="00005E6E" w:rsidRDefault="00E15888" w:rsidP="00872147">
      <w:pPr>
        <w:pStyle w:val="Heading1"/>
      </w:pPr>
      <w:commentRangeStart w:id="615"/>
      <w:r w:rsidRPr="00005E6E">
        <w:lastRenderedPageBreak/>
        <w:t>Discussion</w:t>
      </w:r>
      <w:commentRangeEnd w:id="615"/>
      <w:r w:rsidR="00005E6E" w:rsidRPr="00005E6E">
        <w:rPr>
          <w:rStyle w:val="CommentReference"/>
          <w:rFonts w:eastAsiaTheme="minorEastAsia"/>
          <w:b w:val="0"/>
          <w:bCs w:val="0"/>
        </w:rPr>
        <w:commentReference w:id="615"/>
      </w:r>
    </w:p>
    <w:p w14:paraId="7B31E9D8" w14:textId="244A46C4" w:rsidR="00523E11" w:rsidRPr="00005E6E" w:rsidRDefault="00554EB6" w:rsidP="00872147">
      <w:pPr>
        <w:spacing w:after="240"/>
      </w:pPr>
      <w:del w:id="616" w:author="Won Do Lee" w:date="2023-01-19T23:25:00Z">
        <w:r w:rsidRPr="00005E6E" w:rsidDel="001E7E1F">
          <w:delText>Each day, people make new decisions</w:delText>
        </w:r>
      </w:del>
      <w:ins w:id="617" w:author="Won Do Lee" w:date="2023-01-19T23:25:00Z">
        <w:r w:rsidR="001E7E1F" w:rsidRPr="00005E6E">
          <w:t xml:space="preserve">People make </w:t>
        </w:r>
      </w:ins>
      <w:ins w:id="618" w:author="Won Do Lee" w:date="2023-01-19T23:27:00Z">
        <w:r w:rsidR="001E7E1F" w:rsidRPr="00005E6E">
          <w:t>new daily</w:t>
        </w:r>
      </w:ins>
      <w:ins w:id="619" w:author="Won Do Lee" w:date="2023-01-19T23:25:00Z">
        <w:r w:rsidR="001E7E1F" w:rsidRPr="00005E6E">
          <w:t xml:space="preserve"> decisions</w:t>
        </w:r>
      </w:ins>
      <w:r w:rsidRPr="00005E6E">
        <w:t xml:space="preserve">, </w:t>
      </w:r>
      <w:ins w:id="620" w:author="Won Do Lee" w:date="2023-01-19T23:25:00Z">
        <w:r w:rsidR="001E7E1F" w:rsidRPr="00005E6E">
          <w:t xml:space="preserve">which </w:t>
        </w:r>
      </w:ins>
      <w:ins w:id="621" w:author="Won Do Lee" w:date="2023-01-19T23:27:00Z">
        <w:r w:rsidR="001E7E1F" w:rsidRPr="00005E6E">
          <w:t>are</w:t>
        </w:r>
      </w:ins>
      <w:ins w:id="622" w:author="Won Do Lee" w:date="2023-01-19T23:25:00Z">
        <w:r w:rsidR="001E7E1F" w:rsidRPr="00005E6E">
          <w:t xml:space="preserve"> </w:t>
        </w:r>
      </w:ins>
      <w:del w:id="623" w:author="Won Do Lee" w:date="2023-01-19T23:24:00Z">
        <w:r w:rsidRPr="00005E6E" w:rsidDel="001E7E1F">
          <w:delText xml:space="preserve">and it </w:delText>
        </w:r>
      </w:del>
      <w:del w:id="624" w:author="Won Do Lee" w:date="2023-01-17T21:50:00Z">
        <w:r w:rsidRPr="00005E6E" w:rsidDel="003A4303">
          <w:delText>translated into</w:delText>
        </w:r>
      </w:del>
      <w:ins w:id="625" w:author="Won Do Lee" w:date="2023-01-19T23:24:00Z">
        <w:r w:rsidR="001E7E1F" w:rsidRPr="00005E6E">
          <w:t>rende</w:t>
        </w:r>
      </w:ins>
      <w:ins w:id="626" w:author="Won Do Lee" w:date="2023-01-19T23:25:00Z">
        <w:r w:rsidR="001E7E1F" w:rsidRPr="00005E6E">
          <w:t xml:space="preserve">red </w:t>
        </w:r>
      </w:ins>
      <w:ins w:id="627" w:author="Won Do Lee" w:date="2023-01-17T21:50:00Z">
        <w:r w:rsidR="003A4303" w:rsidRPr="00005E6E">
          <w:t>into</w:t>
        </w:r>
      </w:ins>
      <w:r w:rsidRPr="00005E6E">
        <w:t xml:space="preserve"> their mobility </w:t>
      </w:r>
      <w:del w:id="628" w:author="Won Do Lee" w:date="2023-01-17T21:50:00Z">
        <w:r w:rsidRPr="00005E6E" w:rsidDel="003A4303">
          <w:delText xml:space="preserve">behaviour </w:delText>
        </w:r>
      </w:del>
      <w:ins w:id="629" w:author="Won Do Lee" w:date="2023-01-17T21:50:00Z">
        <w:r w:rsidR="003A4303" w:rsidRPr="00005E6E">
          <w:t>behaviours</w:t>
        </w:r>
      </w:ins>
      <w:ins w:id="630" w:author="Won Do Lee" w:date="2023-01-20T00:08:00Z">
        <w:r w:rsidR="006079DB">
          <w:t xml:space="preserve">, travelling </w:t>
        </w:r>
      </w:ins>
      <w:ins w:id="631" w:author="Won Do Lee" w:date="2023-01-20T00:09:00Z">
        <w:r w:rsidR="006079DB">
          <w:t>between locations</w:t>
        </w:r>
      </w:ins>
      <w:ins w:id="632" w:author="Won Do Lee" w:date="2023-01-17T21:51:00Z">
        <w:r w:rsidR="003A4303" w:rsidRPr="00005E6E">
          <w:t xml:space="preserve"> </w:t>
        </w:r>
      </w:ins>
      <w:del w:id="633" w:author="Won Do Lee" w:date="2023-01-17T21:51:00Z">
        <w:r w:rsidRPr="00005E6E" w:rsidDel="003A4303">
          <w:delText xml:space="preserve">to move </w:delText>
        </w:r>
      </w:del>
      <w:del w:id="634" w:author="Won Do Lee" w:date="2023-01-19T23:26:00Z">
        <w:r w:rsidRPr="00005E6E" w:rsidDel="001E7E1F">
          <w:delText>from place to place</w:delText>
        </w:r>
      </w:del>
      <w:ins w:id="635" w:author="Won Do Lee" w:date="2023-01-19T23:26:00Z">
        <w:r w:rsidR="001E7E1F" w:rsidRPr="00005E6E">
          <w:t>to carry</w:t>
        </w:r>
      </w:ins>
      <w:del w:id="636"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637" w:author="Won Do Lee" w:date="2023-01-19T23:27:00Z">
        <w:r w:rsidRPr="00005E6E" w:rsidDel="001E7E1F">
          <w:delText xml:space="preserve">motivated </w:delText>
        </w:r>
      </w:del>
      <w:ins w:id="638"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639" w:author="Won Do Lee" w:date="2023-01-19T23:27:00Z">
        <w:r w:rsidR="00D47AD1" w:rsidRPr="00005E6E" w:rsidDel="001E7E1F">
          <w:delText xml:space="preserve">been </w:delText>
        </w:r>
      </w:del>
      <w:r w:rsidR="00D47AD1" w:rsidRPr="00005E6E">
        <w:t xml:space="preserve">forced </w:t>
      </w:r>
      <w:ins w:id="640"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641" w:author="Won Do Lee" w:date="2023-01-17T21:51:00Z">
        <w:r w:rsidR="00D47AD1" w:rsidRPr="00005E6E" w:rsidDel="000F3486">
          <w:delText>work-</w:delText>
        </w:r>
      </w:del>
      <w:ins w:id="642" w:author="Won Do Lee" w:date="2023-01-17T21:51:00Z">
        <w:r w:rsidR="000F3486" w:rsidRPr="00005E6E">
          <w:t xml:space="preserve">working </w:t>
        </w:r>
      </w:ins>
      <w:r w:rsidR="00D47AD1" w:rsidRPr="00005E6E">
        <w:t>from</w:t>
      </w:r>
      <w:ins w:id="643" w:author="Won Do Lee" w:date="2023-01-17T21:51:00Z">
        <w:r w:rsidR="000F3486" w:rsidRPr="00005E6E">
          <w:t xml:space="preserve"> </w:t>
        </w:r>
      </w:ins>
      <w:del w:id="644" w:author="Won Do Lee" w:date="2023-01-17T21:51:00Z">
        <w:r w:rsidR="00D47AD1" w:rsidRPr="00005E6E" w:rsidDel="000F3486">
          <w:delText>-</w:delText>
        </w:r>
      </w:del>
      <w:r w:rsidR="00D47AD1" w:rsidRPr="00005E6E">
        <w:t xml:space="preserve">home </w:t>
      </w:r>
      <w:del w:id="645" w:author="Won Do Lee" w:date="2023-01-17T21:51:00Z">
        <w:r w:rsidR="00D47AD1" w:rsidRPr="00005E6E" w:rsidDel="000F3486">
          <w:delText>setting and parents</w:delText>
        </w:r>
      </w:del>
      <w:ins w:id="646" w:author="Won Do Lee" w:date="2023-01-17T21:51:00Z">
        <w:r w:rsidR="000F3486" w:rsidRPr="00005E6E">
          <w:t>and</w:t>
        </w:r>
      </w:ins>
      <w:r w:rsidR="00D47AD1" w:rsidRPr="00005E6E">
        <w:t xml:space="preserve"> home</w:t>
      </w:r>
      <w:del w:id="647"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648" w:author="Won Do Lee" w:date="2023-01-19T23:28:00Z">
        <w:r w:rsidR="00D47AD1" w:rsidRPr="00005E6E" w:rsidDel="001E7E1F">
          <w:delText xml:space="preserve">start </w:delText>
        </w:r>
      </w:del>
      <w:ins w:id="649" w:author="Won Do Lee" w:date="2023-01-19T23:28:00Z">
        <w:r w:rsidR="001E7E1F" w:rsidRPr="00005E6E">
          <w:t xml:space="preserve">have started </w:t>
        </w:r>
      </w:ins>
      <w:r w:rsidR="00D47AD1" w:rsidRPr="00005E6E">
        <w:t>to see</w:t>
      </w:r>
      <w:del w:id="650" w:author="Won Do Lee" w:date="2023-01-19T23:28:00Z">
        <w:r w:rsidR="00D47AD1" w:rsidRPr="00005E6E" w:rsidDel="001E7E1F">
          <w:delText xml:space="preserve"> a</w:delText>
        </w:r>
      </w:del>
      <w:r w:rsidR="00D47AD1" w:rsidRPr="00005E6E">
        <w:t xml:space="preserve"> new way</w:t>
      </w:r>
      <w:ins w:id="651" w:author="Won Do Lee" w:date="2023-01-19T23:28:00Z">
        <w:r w:rsidR="001E7E1F" w:rsidRPr="00005E6E">
          <w:t>s</w:t>
        </w:r>
      </w:ins>
      <w:r w:rsidR="00D47AD1" w:rsidRPr="00005E6E">
        <w:t xml:space="preserve"> to restore </w:t>
      </w:r>
      <w:del w:id="652"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rPr>
          <w:noProof/>
        </w:rPr>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rPr>
          <w:noProof/>
        </w:rPr>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872147">
      <w:pPr>
        <w:spacing w:after="240"/>
      </w:pPr>
      <w:r w:rsidRPr="00005E6E">
        <w:t xml:space="preserve">In this vein, </w:t>
      </w:r>
      <w:r w:rsidR="002B1570" w:rsidRPr="00005E6E">
        <w:t xml:space="preserve">we </w:t>
      </w:r>
      <w:del w:id="653" w:author="Won Do Lee" w:date="2023-01-17T21:52:00Z">
        <w:r w:rsidR="00601895" w:rsidRPr="00005E6E" w:rsidDel="000F3486">
          <w:delText xml:space="preserve">explored </w:delText>
        </w:r>
      </w:del>
      <w:ins w:id="654" w:author="Won Do Lee" w:date="2023-01-17T21:52:00Z">
        <w:r w:rsidR="000F3486" w:rsidRPr="00005E6E">
          <w:t xml:space="preserve">examined </w:t>
        </w:r>
      </w:ins>
      <w:del w:id="655" w:author="Won Do Lee" w:date="2023-01-17T21:52:00Z">
        <w:r w:rsidR="009A6D3E" w:rsidRPr="00005E6E" w:rsidDel="000F3486">
          <w:delText xml:space="preserve">the </w:delText>
        </w:r>
        <w:r w:rsidR="00B81916" w:rsidRPr="00005E6E" w:rsidDel="000F3486">
          <w:delText>change</w:delText>
        </w:r>
      </w:del>
      <w:ins w:id="656" w:author="Won Do Lee" w:date="2023-01-17T21:52:00Z">
        <w:r w:rsidR="000F3486" w:rsidRPr="00005E6E">
          <w:t>changes</w:t>
        </w:r>
      </w:ins>
      <w:r w:rsidR="00B81916" w:rsidRPr="00005E6E">
        <w:t xml:space="preserve"> in mobility </w:t>
      </w:r>
      <w:del w:id="657" w:author="Won Do Lee" w:date="2023-01-17T21:52:00Z">
        <w:r w:rsidR="00B81916" w:rsidRPr="00005E6E" w:rsidDel="000F3486">
          <w:delText xml:space="preserve">levels </w:delText>
        </w:r>
      </w:del>
      <w:r w:rsidR="00B81916" w:rsidRPr="00005E6E">
        <w:t>over time</w:t>
      </w:r>
      <w:r w:rsidR="00364A96" w:rsidRPr="00005E6E">
        <w:t xml:space="preserve"> </w:t>
      </w:r>
      <w:del w:id="658"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659" w:author="Won Do Lee" w:date="2023-01-19T23:29:00Z">
        <w:r w:rsidR="001E7E1F" w:rsidRPr="00005E6E">
          <w:t>,</w:t>
        </w:r>
      </w:ins>
      <w:del w:id="660" w:author="Won Do Lee" w:date="2023-01-19T23:28:00Z">
        <w:r w:rsidR="002B1570" w:rsidRPr="00005E6E" w:rsidDel="001E7E1F">
          <w:delText xml:space="preserve"> </w:delText>
        </w:r>
      </w:del>
      <w:ins w:id="661" w:author="Won Do Lee" w:date="2023-01-19T23:28:00Z">
        <w:r w:rsidR="001E7E1F" w:rsidRPr="00005E6E">
          <w:t xml:space="preserve"> and </w:t>
        </w:r>
      </w:ins>
      <w:ins w:id="662" w:author="Won Do Lee" w:date="2023-01-20T00:10:00Z">
        <w:r w:rsidR="00981959">
          <w:t xml:space="preserve">then we </w:t>
        </w:r>
      </w:ins>
      <w:del w:id="663"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664" w:author="Won Do Lee" w:date="2023-01-17T21:53:00Z">
        <w:r w:rsidR="00E015DC" w:rsidRPr="00005E6E" w:rsidDel="000F3486">
          <w:delText xml:space="preserve">demonstrated </w:delText>
        </w:r>
      </w:del>
      <w:ins w:id="665" w:author="Won Do Lee" w:date="2023-01-19T23:28:00Z">
        <w:r w:rsidR="001E7E1F" w:rsidRPr="00005E6E">
          <w:t>demonstrate</w:t>
        </w:r>
      </w:ins>
      <w:ins w:id="666" w:author="Won Do Lee" w:date="2023-01-20T00:10:00Z">
        <w:r w:rsidR="00981959">
          <w:t>d</w:t>
        </w:r>
      </w:ins>
      <w:ins w:id="667" w:author="Won Do Lee" w:date="2023-01-20T00:12:00Z">
        <w:r w:rsidR="00D86553">
          <w:t xml:space="preserve"> </w:t>
        </w:r>
      </w:ins>
      <w:ins w:id="668" w:author="Won Do Lee" w:date="2023-01-20T00:13:00Z">
        <w:r w:rsidR="00D86553">
          <w:t xml:space="preserve">different </w:t>
        </w:r>
      </w:ins>
      <w:ins w:id="669" w:author="Won Do Lee" w:date="2023-01-20T00:10:00Z">
        <w:r w:rsidR="00981959">
          <w:t>trajectories of mobility</w:t>
        </w:r>
      </w:ins>
      <w:ins w:id="670" w:author="Won Do Lee" w:date="2023-01-20T00:11:00Z">
        <w:r w:rsidR="00AD4E1F">
          <w:t xml:space="preserve"> </w:t>
        </w:r>
      </w:ins>
      <w:del w:id="671"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672" w:author="Won Do Lee" w:date="2023-01-20T00:11:00Z">
        <w:r w:rsidR="00AD4E1F">
          <w:t xml:space="preserve"> </w:t>
        </w:r>
      </w:ins>
      <w:ins w:id="673" w:author="Won Do Lee" w:date="2023-01-20T00:12:00Z">
        <w:r w:rsidR="00D86553">
          <w:t>using</w:t>
        </w:r>
      </w:ins>
      <w:r w:rsidR="009A6D3E" w:rsidRPr="00005E6E">
        <w:t xml:space="preserve"> </w:t>
      </w:r>
      <w:del w:id="674"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675" w:author="Won Do Lee" w:date="2023-01-19T23:30:00Z">
        <w:r w:rsidR="001E7E1F" w:rsidRPr="00005E6E">
          <w:t>. We q</w:t>
        </w:r>
      </w:ins>
      <w:ins w:id="676" w:author="Won Do Lee" w:date="2023-01-19T23:29:00Z">
        <w:r w:rsidR="001E7E1F" w:rsidRPr="00005E6E">
          <w:t>uantif</w:t>
        </w:r>
      </w:ins>
      <w:ins w:id="677" w:author="Won Do Lee" w:date="2023-01-19T23:30:00Z">
        <w:r w:rsidR="001E7E1F" w:rsidRPr="00005E6E">
          <w:t xml:space="preserve">ied </w:t>
        </w:r>
      </w:ins>
      <w:del w:id="678" w:author="Won Do Lee" w:date="2023-01-17T21:54:00Z">
        <w:r w:rsidR="009A6D3E" w:rsidRPr="00005E6E" w:rsidDel="000F3486">
          <w:delText>.</w:delText>
        </w:r>
      </w:del>
      <w:del w:id="679" w:author="Won Do Lee" w:date="2023-01-17T21:53:00Z">
        <w:r w:rsidR="009A6D3E" w:rsidRPr="00005E6E" w:rsidDel="000F3486">
          <w:delText xml:space="preserve"> </w:delText>
        </w:r>
      </w:del>
      <w:ins w:id="680" w:author="Won Do Lee" w:date="2023-01-17T21:53:00Z">
        <w:r w:rsidR="000F3486" w:rsidRPr="00005E6E">
          <w:t>similar</w:t>
        </w:r>
      </w:ins>
      <w:ins w:id="681" w:author="Won Do Lee" w:date="2023-01-17T21:54:00Z">
        <w:r w:rsidR="000F3486" w:rsidRPr="00005E6E">
          <w:t xml:space="preserve">ities </w:t>
        </w:r>
      </w:ins>
      <w:ins w:id="682" w:author="Won Do Lee" w:date="2023-01-19T23:30:00Z">
        <w:r w:rsidR="001E7E1F" w:rsidRPr="00005E6E">
          <w:t xml:space="preserve">according </w:t>
        </w:r>
      </w:ins>
      <w:ins w:id="683" w:author="Won Do Lee" w:date="2023-01-20T00:13:00Z">
        <w:r w:rsidR="00D86553">
          <w:t>to changes in mobility</w:t>
        </w:r>
      </w:ins>
      <w:del w:id="684"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685" w:author="Won Do Lee" w:date="2023-01-17T21:54:00Z">
        <w:r w:rsidR="004E2CBD" w:rsidRPr="00005E6E" w:rsidDel="000F3486">
          <w:delText xml:space="preserve">similar </w:delText>
        </w:r>
      </w:del>
      <w:del w:id="686"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687" w:author="Won Do Lee" w:date="2023-01-19T23:30:00Z">
        <w:r w:rsidR="00B81916" w:rsidRPr="00005E6E" w:rsidDel="001E7E1F">
          <w:delText xml:space="preserve">reduction </w:delText>
        </w:r>
      </w:del>
      <w:del w:id="688" w:author="Won Do Lee" w:date="2023-01-20T00:14:00Z">
        <w:r w:rsidR="007715CB" w:rsidRPr="00005E6E" w:rsidDel="00D86553">
          <w:delText>unde</w:delText>
        </w:r>
      </w:del>
      <w:ins w:id="689" w:author="Won Do Lee" w:date="2023-01-20T00:14:00Z">
        <w:r w:rsidR="00D86553">
          <w:t>throughout</w:t>
        </w:r>
      </w:ins>
      <w:del w:id="690" w:author="Won Do Lee" w:date="2023-01-20T00:14:00Z">
        <w:r w:rsidR="007715CB" w:rsidRPr="00005E6E" w:rsidDel="00D86553">
          <w:delText>r</w:delText>
        </w:r>
      </w:del>
      <w:ins w:id="691" w:author="Won Do Lee" w:date="2023-01-17T21:55:00Z">
        <w:r w:rsidR="000F3486" w:rsidRPr="00005E6E">
          <w:t xml:space="preserve"> the initial phases </w:t>
        </w:r>
      </w:ins>
      <w:ins w:id="692" w:author="Won Do Lee" w:date="2023-01-19T23:30:00Z">
        <w:r w:rsidR="001E7E1F" w:rsidRPr="00005E6E">
          <w:t>of</w:t>
        </w:r>
      </w:ins>
      <w:ins w:id="693" w:author="Won Do Lee" w:date="2023-01-17T21:55:00Z">
        <w:r w:rsidR="000F3486" w:rsidRPr="00005E6E">
          <w:t xml:space="preserve"> </w:t>
        </w:r>
      </w:ins>
      <w:ins w:id="694" w:author="Won Do Lee" w:date="2023-01-19T23:30:00Z">
        <w:r w:rsidR="001E7E1F" w:rsidRPr="00005E6E">
          <w:t xml:space="preserve">the </w:t>
        </w:r>
      </w:ins>
      <w:ins w:id="695" w:author="Won Do Lee" w:date="2023-01-17T21:55:00Z">
        <w:r w:rsidR="000F3486" w:rsidRPr="00005E6E">
          <w:t>lockdown</w:t>
        </w:r>
      </w:ins>
      <w:ins w:id="696" w:author="Won Do Lee" w:date="2023-01-19T23:32:00Z">
        <w:r w:rsidR="001E7E1F" w:rsidRPr="00005E6E">
          <w:t xml:space="preserve"> </w:t>
        </w:r>
      </w:ins>
      <w:ins w:id="697" w:author="Won Do Lee" w:date="2023-01-20T00:13:00Z">
        <w:r w:rsidR="00D86553">
          <w:t>by</w:t>
        </w:r>
      </w:ins>
      <w:ins w:id="698" w:author="Won Do Lee" w:date="2023-01-19T23:32:00Z">
        <w:r w:rsidR="001E7E1F" w:rsidRPr="00005E6E">
          <w:t xml:space="preserve"> </w:t>
        </w:r>
      </w:ins>
      <w:del w:id="699" w:author="Won Do Lee" w:date="2023-01-17T21:55:00Z">
        <w:r w:rsidR="007715CB" w:rsidRPr="00005E6E" w:rsidDel="000F3486">
          <w:delText xml:space="preserve"> the lockdown</w:delText>
        </w:r>
      </w:del>
      <w:del w:id="700"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701"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702" w:author="Won Do Lee" w:date="2023-01-20T00:15:00Z">
        <w:r w:rsidR="00BC38F6" w:rsidRPr="00005E6E" w:rsidDel="00D86553">
          <w:delText>characteristic</w:delText>
        </w:r>
      </w:del>
      <w:del w:id="703" w:author="Won Do Lee" w:date="2023-01-19T23:33:00Z">
        <w:r w:rsidR="00BC38F6" w:rsidRPr="00005E6E" w:rsidDel="001E7E1F">
          <w:delText>s</w:delText>
        </w:r>
      </w:del>
      <w:del w:id="704"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705" w:author="Won Do Lee" w:date="2023-01-19T23:31:00Z">
        <w:r w:rsidR="00C87B9E" w:rsidRPr="00005E6E" w:rsidDel="001E7E1F">
          <w:delText>mobility changes</w:delText>
        </w:r>
      </w:del>
      <w:ins w:id="706" w:author="Won Do Lee" w:date="2023-01-20T00:15:00Z">
        <w:r w:rsidR="00D86553">
          <w:t>mobility metric.</w:t>
        </w:r>
      </w:ins>
      <w:del w:id="707" w:author="Won Do Lee" w:date="2023-01-20T00:15:00Z">
        <w:r w:rsidR="00C87B9E" w:rsidRPr="00005E6E" w:rsidDel="00D86553">
          <w:delText xml:space="preserve"> </w:delText>
        </w:r>
      </w:del>
      <w:del w:id="708" w:author="Won Do Lee" w:date="2023-01-20T00:13:00Z">
        <w:r w:rsidR="00C87B9E" w:rsidRPr="00005E6E" w:rsidDel="00D86553">
          <w:delText>over time</w:delText>
        </w:r>
      </w:del>
      <w:ins w:id="709" w:author="Won Do Lee" w:date="2023-01-19T23:32:00Z">
        <w:r w:rsidR="001E7E1F" w:rsidRPr="00005E6E">
          <w:t xml:space="preserve"> </w:t>
        </w:r>
      </w:ins>
      <w:del w:id="710" w:author="Won Do Lee" w:date="2023-01-19T23:32:00Z">
        <w:r w:rsidR="00044418" w:rsidRPr="00005E6E" w:rsidDel="001E7E1F">
          <w:delText xml:space="preserve">, </w:delText>
        </w:r>
      </w:del>
      <w:ins w:id="711" w:author="Won Do Lee" w:date="2023-01-19T23:32:00Z">
        <w:r w:rsidR="001E7E1F" w:rsidRPr="00005E6E">
          <w:t>It allows us to demonstrate</w:t>
        </w:r>
      </w:ins>
      <w:del w:id="712"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713"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714" w:author="Won Do Lee" w:date="2023-01-19T23:33:00Z">
        <w:r w:rsidR="001E7E1F" w:rsidRPr="00005E6E">
          <w:t>examining spatio-temporal mobility patterns</w:t>
        </w:r>
      </w:ins>
      <w:del w:id="715"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716"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717" w:author="Won Do Lee" w:date="2023-01-13T00:12:00Z">
        <w:r w:rsidR="006A48DE" w:rsidRPr="00005E6E">
          <w:t xml:space="preserve">trajectories of mobility </w:t>
        </w:r>
      </w:ins>
      <w:del w:id="718"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719" w:author="Won Do Lee" w:date="2023-01-19T23:33:00Z">
        <w:r w:rsidR="00562230" w:rsidRPr="00005E6E" w:rsidDel="001E7E1F">
          <w:delText xml:space="preserve">the </w:delText>
        </w:r>
      </w:del>
      <w:r w:rsidR="00562230" w:rsidRPr="00005E6E">
        <w:t xml:space="preserve">socioeconomic </w:t>
      </w:r>
      <w:del w:id="720" w:author="Won Do Lee" w:date="2023-01-19T23:34:00Z">
        <w:r w:rsidR="00562230" w:rsidRPr="00005E6E" w:rsidDel="001E7E1F">
          <w:delText>and demographic factor</w:delText>
        </w:r>
        <w:r w:rsidR="00E7196A" w:rsidRPr="00005E6E" w:rsidDel="001E7E1F">
          <w:delText>s</w:delText>
        </w:r>
      </w:del>
      <w:ins w:id="721" w:author="Won Do Lee" w:date="2023-01-19T23:34:00Z">
        <w:r w:rsidR="001E7E1F" w:rsidRPr="00005E6E">
          <w:t>status</w:t>
        </w:r>
      </w:ins>
      <w:r w:rsidR="00E7196A" w:rsidRPr="00005E6E">
        <w:t>.</w:t>
      </w:r>
    </w:p>
    <w:p w14:paraId="415BC270" w14:textId="196315A3" w:rsidR="00A85AE4" w:rsidRPr="00005E6E" w:rsidRDefault="00A562E3" w:rsidP="00872147">
      <w:pPr>
        <w:spacing w:after="240"/>
      </w:pPr>
      <w:r w:rsidRPr="00005E6E">
        <w:t xml:space="preserve">The results </w:t>
      </w:r>
      <w:r w:rsidR="001661F7" w:rsidRPr="00005E6E">
        <w:t>confirm</w:t>
      </w:r>
      <w:r w:rsidR="00E82FB0" w:rsidRPr="00005E6E">
        <w:t>ed</w:t>
      </w:r>
      <w:r w:rsidRPr="00005E6E">
        <w:t xml:space="preserve"> </w:t>
      </w:r>
      <w:del w:id="722" w:author="Won Do Lee" w:date="2023-01-19T23:34:00Z">
        <w:r w:rsidRPr="00005E6E" w:rsidDel="001E7E1F">
          <w:delText>the reduction in mobility</w:delText>
        </w:r>
      </w:del>
      <w:ins w:id="723"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724"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725"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rPr>
          <w:noProof/>
        </w:rPr>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rPr>
          <w:noProof/>
        </w:rPr>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rPr>
          <w:noProof/>
        </w:rPr>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726" w:author="Won Do Lee" w:date="2023-01-19T23:35:00Z">
        <w:r w:rsidR="001E7E1F" w:rsidRPr="00005E6E">
          <w:t xml:space="preserve"> they</w:t>
        </w:r>
      </w:ins>
      <w:r w:rsidR="00756D31" w:rsidRPr="00005E6E">
        <w:t xml:space="preserve"> </w:t>
      </w:r>
      <w:del w:id="727"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728"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729"/>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729"/>
      <w:r w:rsidR="00554EB6" w:rsidRPr="00005E6E">
        <w:rPr>
          <w:rStyle w:val="CommentReference"/>
        </w:rPr>
        <w:commentReference w:id="729"/>
      </w:r>
      <w:r w:rsidR="00440F1F" w:rsidRPr="00005E6E">
        <w:t xml:space="preserve"> </w:t>
      </w:r>
    </w:p>
    <w:p w14:paraId="55E6D663" w14:textId="0BD45C3E" w:rsidR="00985B4F" w:rsidRPr="00005E6E" w:rsidRDefault="00A06BF5" w:rsidP="00872147">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noProof/>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rPr>
          <w:noProof/>
        </w:rPr>
        <w:t>(Khataee et al., 2021)</w:t>
      </w:r>
      <w:r w:rsidR="00AA4365" w:rsidRPr="00005E6E">
        <w:fldChar w:fldCharType="end"/>
      </w:r>
      <w:r w:rsidR="00AA4365" w:rsidRPr="00005E6E">
        <w:t xml:space="preserve"> depending on their ability to isolate and risk 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rPr>
          <w:noProof/>
        </w:rPr>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rPr>
          <w:noProof/>
        </w:rPr>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 xml:space="preserve">19 </w:t>
      </w:r>
      <w:r w:rsidR="005C4D23" w:rsidRPr="00005E6E">
        <w:lastRenderedPageBreak/>
        <w:t>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872147"/>
    <w:p w14:paraId="1F951EBA" w14:textId="77777777" w:rsidR="000C4274" w:rsidRPr="00005E6E" w:rsidRDefault="000C4274" w:rsidP="00872147"/>
    <w:p w14:paraId="35E582F3" w14:textId="5D461D25" w:rsidR="00E15888" w:rsidRPr="00005E6E" w:rsidRDefault="00E15888" w:rsidP="00872147">
      <w:pPr>
        <w:pStyle w:val="Heading1"/>
      </w:pPr>
      <w:r w:rsidRPr="00005E6E">
        <w:t>Conclusion</w:t>
      </w:r>
      <w:r w:rsidR="003222B0" w:rsidRPr="00005E6E">
        <w:t>s</w:t>
      </w:r>
    </w:p>
    <w:p w14:paraId="4EBE4C35" w14:textId="38BC8FAD" w:rsidR="00377348" w:rsidRPr="00005E6E" w:rsidRDefault="00377348" w:rsidP="00872147">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730" w:author="Won Do Lee" w:date="2023-01-13T00:22:00Z">
        <w:r w:rsidR="00A277AD" w:rsidRPr="00005E6E" w:rsidDel="00FC3526">
          <w:delText xml:space="preserve">reductions </w:delText>
        </w:r>
      </w:del>
      <w:ins w:id="731"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732"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733" w:author="Won Do Lee" w:date="2023-01-13T00:13:00Z">
        <w:r w:rsidR="006A48DE" w:rsidRPr="00005E6E">
          <w:t>trajectories of mobility</w:t>
        </w:r>
      </w:ins>
      <w:ins w:id="734" w:author="Won Do Lee" w:date="2023-01-13T00:14:00Z">
        <w:r w:rsidR="006A48DE" w:rsidRPr="00005E6E">
          <w:t xml:space="preserve"> </w:t>
        </w:r>
      </w:ins>
      <w:del w:id="735" w:author="Won Do Lee" w:date="2023-01-13T00:14:00Z">
        <w:r w:rsidR="009A0AA3" w:rsidRPr="00005E6E" w:rsidDel="006A48DE">
          <w:delText xml:space="preserve">. It is </w:delText>
        </w:r>
      </w:del>
      <w:del w:id="736" w:author="Won Do Lee" w:date="2023-01-13T00:13:00Z">
        <w:r w:rsidR="005B3324" w:rsidRPr="00005E6E" w:rsidDel="006A48DE">
          <w:delText>explicitly linked to</w:delText>
        </w:r>
      </w:del>
      <w:ins w:id="737"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738" w:author="Won Do Lee" w:date="2023-01-17T21:57:00Z">
        <w:r w:rsidR="000F3486" w:rsidRPr="00005E6E">
          <w:t xml:space="preserve">employing longitudinal </w:t>
        </w:r>
        <w:del w:id="739" w:author="Won Do Lee [2]" w:date="2023-07-13T13:08:00Z">
          <w:r w:rsidR="000F3486" w:rsidRPr="00005E6E" w:rsidDel="00862E73">
            <w:delText>perspective  to</w:delText>
          </w:r>
        </w:del>
      </w:ins>
      <w:ins w:id="740" w:author="Won Do Lee [2]" w:date="2023-07-13T13:08:00Z">
        <w:r w:rsidR="00862E73" w:rsidRPr="00005E6E">
          <w:t>perspective to</w:t>
        </w:r>
      </w:ins>
      <w:ins w:id="741" w:author="Won Do Lee" w:date="2023-01-17T21:57:00Z">
        <w:r w:rsidR="000F3486" w:rsidRPr="00005E6E">
          <w:t xml:space="preserve"> explore </w:t>
        </w:r>
      </w:ins>
      <w:del w:id="742" w:author="Won Do Lee" w:date="2023-01-17T21:57:00Z">
        <w:r w:rsidR="00322A3A" w:rsidRPr="00005E6E" w:rsidDel="000F3486">
          <w:delText>the monitoring of</w:delText>
        </w:r>
      </w:del>
      <w:ins w:id="743" w:author="Won Do Lee" w:date="2023-01-17T21:57:00Z">
        <w:r w:rsidR="000F3486" w:rsidRPr="00005E6E">
          <w:t xml:space="preserve">changes in mobility by </w:t>
        </w:r>
      </w:ins>
      <w:del w:id="744"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745" w:author="Won Do Lee" w:date="2023-01-17T21:57:00Z">
        <w:r w:rsidR="000F3486" w:rsidRPr="00005E6E">
          <w:t>And then,</w:t>
        </w:r>
      </w:ins>
      <w:ins w:id="746"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747"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872147">
      <w:pPr>
        <w:spacing w:after="240"/>
      </w:pPr>
      <w:r w:rsidRPr="00005E6E">
        <w:t>First,</w:t>
      </w:r>
      <w:r w:rsidR="00FD7033" w:rsidRPr="00005E6E">
        <w:t xml:space="preserve"> </w:t>
      </w:r>
      <w:del w:id="748"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749" w:author="Won Do Lee" w:date="2023-01-13T00:23:00Z">
        <w:r w:rsidR="00FC3526" w:rsidRPr="00005E6E">
          <w:t xml:space="preserve">been </w:t>
        </w:r>
      </w:ins>
      <w:r w:rsidR="000408E3" w:rsidRPr="00005E6E">
        <w:t>changed</w:t>
      </w:r>
      <w:ins w:id="750" w:author="Won Do Lee" w:date="2023-01-13T00:23:00Z">
        <w:r w:rsidR="00FC3526" w:rsidRPr="00005E6E">
          <w:t xml:space="preserve">, </w:t>
        </w:r>
      </w:ins>
      <w:del w:id="751" w:author="Won Do Lee" w:date="2023-01-13T00:23:00Z">
        <w:r w:rsidR="000408E3" w:rsidRPr="00005E6E" w:rsidDel="00FC3526">
          <w:delText xml:space="preserve"> </w:delText>
        </w:r>
      </w:del>
      <w:ins w:id="752" w:author="Won Do Lee" w:date="2023-01-13T00:23:00Z">
        <w:r w:rsidR="00FC3526" w:rsidRPr="00005E6E">
          <w:t xml:space="preserve">and it </w:t>
        </w:r>
      </w:ins>
      <w:del w:id="753" w:author="Won Do Lee" w:date="2023-01-13T00:23:00Z">
        <w:r w:rsidR="00DB7238" w:rsidRPr="00005E6E" w:rsidDel="00FC3526">
          <w:delText xml:space="preserve">can </w:delText>
        </w:r>
      </w:del>
      <w:ins w:id="754" w:author="Won Do Lee" w:date="2023-01-13T00:23:00Z">
        <w:r w:rsidR="00FC3526" w:rsidRPr="00005E6E">
          <w:t xml:space="preserve">could be the clear </w:t>
        </w:r>
      </w:ins>
      <w:ins w:id="755" w:author="Won Do Lee" w:date="2023-01-13T00:24:00Z">
        <w:r w:rsidR="00FC3526" w:rsidRPr="00005E6E">
          <w:t xml:space="preserve">evidence </w:t>
        </w:r>
      </w:ins>
      <w:del w:id="756" w:author="Won Do Lee" w:date="2023-01-13T00:23:00Z">
        <w:r w:rsidR="00DB7238" w:rsidRPr="00005E6E" w:rsidDel="00FC3526">
          <w:delText>be established as</w:delText>
        </w:r>
      </w:del>
      <w:del w:id="757"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758" w:author="Won Do Lee" w:date="2023-01-13T00:24:00Z">
        <w:r w:rsidR="0062663A" w:rsidRPr="00005E6E" w:rsidDel="00FC3526">
          <w:delText>Lockdown easing</w:delText>
        </w:r>
      </w:del>
      <w:ins w:id="759"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760" w:author="Won Do Lee" w:date="2023-01-13T00:14:00Z">
        <w:r w:rsidR="006A48DE" w:rsidRPr="00005E6E">
          <w:t xml:space="preserve">Group heterogeneity in </w:t>
        </w:r>
      </w:ins>
      <w:del w:id="761" w:author="Won Do Lee" w:date="2023-01-13T00:14:00Z">
        <w:r w:rsidR="00987FE0" w:rsidRPr="00005E6E" w:rsidDel="006A48DE">
          <w:delText xml:space="preserve">Heterogeneous </w:delText>
        </w:r>
        <w:r w:rsidR="001A0222" w:rsidRPr="00005E6E" w:rsidDel="006A48DE">
          <w:delText>evolution of change in mobility levels</w:delText>
        </w:r>
      </w:del>
      <w:ins w:id="762"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872147">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rPr>
          <w:noProof/>
        </w:rPr>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rPr>
          <w:noProof/>
        </w:rPr>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e lived in 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rPr>
          <w:noProof/>
        </w:rPr>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rPr>
          <w:noProof/>
        </w:rPr>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763" w:author="Won Do Lee" w:date="2023-01-13T00:14:00Z">
        <w:r w:rsidR="00A425EC" w:rsidRPr="00005E6E" w:rsidDel="006A48DE">
          <w:delText>evolution of mobility levels</w:delText>
        </w:r>
      </w:del>
      <w:ins w:id="764" w:author="Won Do Lee" w:date="2023-01-13T00:16:00Z">
        <w:r w:rsidR="003C0780" w:rsidRPr="00005E6E">
          <w:t xml:space="preserve">temporal evolution of mobility level </w:t>
        </w:r>
      </w:ins>
      <w:del w:id="765" w:author="Won Do Lee" w:date="2023-01-13T00:16:00Z">
        <w:r w:rsidR="00E71460" w:rsidRPr="00005E6E" w:rsidDel="003C0780">
          <w:delText xml:space="preserve"> </w:delText>
        </w:r>
      </w:del>
      <w:r w:rsidR="00E71460" w:rsidRPr="00005E6E">
        <w:t xml:space="preserve">in </w:t>
      </w:r>
      <w:del w:id="766" w:author="Won Do Lee" w:date="2023-01-13T00:16:00Z">
        <w:r w:rsidR="00E71460" w:rsidRPr="00005E6E" w:rsidDel="003C0780">
          <w:delText xml:space="preserve">a </w:delText>
        </w:r>
      </w:del>
      <w:r w:rsidR="00E71460" w:rsidRPr="00005E6E">
        <w:t>pandemic</w:t>
      </w:r>
      <w:ins w:id="767"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768"/>
      <w:r w:rsidR="00F257F7" w:rsidRPr="00005E6E">
        <w:t>selected</w:t>
      </w:r>
      <w:commentRangeEnd w:id="768"/>
      <w:r w:rsidR="00005E6E" w:rsidRPr="00005E6E">
        <w:rPr>
          <w:rStyle w:val="CommentReference"/>
        </w:rPr>
        <w:commentReference w:id="768"/>
      </w:r>
      <w:r w:rsidR="0094301D" w:rsidRPr="00005E6E">
        <w:t xml:space="preserve">. </w:t>
      </w:r>
    </w:p>
    <w:p w14:paraId="11753FB7" w14:textId="270741B0" w:rsidR="00975F37" w:rsidRPr="00005E6E" w:rsidRDefault="00975F37" w:rsidP="00872147">
      <w:pPr>
        <w:widowControl/>
        <w:wordWrap/>
        <w:autoSpaceDE/>
        <w:autoSpaceDN/>
      </w:pPr>
      <w:r w:rsidRPr="00005E6E">
        <w:br w:type="page"/>
      </w:r>
    </w:p>
    <w:p w14:paraId="682A0B8E" w14:textId="48C2F513" w:rsidR="00476210" w:rsidRPr="00005E6E" w:rsidRDefault="00476210" w:rsidP="00872147">
      <w:pPr>
        <w:pStyle w:val="Heading1"/>
      </w:pPr>
      <w:r w:rsidRPr="00005E6E">
        <w:lastRenderedPageBreak/>
        <w:t>Availability of data and materials</w:t>
      </w:r>
    </w:p>
    <w:p w14:paraId="300A3329" w14:textId="1F5A1121" w:rsidR="00476210" w:rsidRPr="00005E6E" w:rsidRDefault="00476210" w:rsidP="00872147">
      <w:r w:rsidRPr="00005E6E">
        <w:t xml:space="preserve">All source R code and data necessary for the replication of our results and figures </w:t>
      </w:r>
      <w:r w:rsidR="001B48EC" w:rsidRPr="00005E6E">
        <w:t>are</w:t>
      </w:r>
      <w:r w:rsidRPr="00005E6E">
        <w:t xml:space="preserve"> available at </w:t>
      </w:r>
      <w:hyperlink r:id="rId17"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872147"/>
    <w:p w14:paraId="0ACEE420" w14:textId="49E0B929" w:rsidR="00476210" w:rsidRPr="00005E6E" w:rsidRDefault="00476210" w:rsidP="00872147">
      <w:pPr>
        <w:pStyle w:val="Heading1"/>
        <w:ind w:left="360" w:hanging="360"/>
      </w:pPr>
      <w:r w:rsidRPr="00005E6E">
        <w:t>Credit authorship contribution statement</w:t>
      </w:r>
    </w:p>
    <w:p w14:paraId="3E12586C" w14:textId="77777777" w:rsidR="00476210" w:rsidRPr="00005E6E" w:rsidRDefault="00476210" w:rsidP="00872147">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872147"/>
    <w:p w14:paraId="317F5C87" w14:textId="77777777" w:rsidR="00476210" w:rsidRPr="00005E6E" w:rsidRDefault="00476210" w:rsidP="00872147">
      <w:pPr>
        <w:pStyle w:val="Heading1"/>
        <w:ind w:left="360" w:hanging="360"/>
      </w:pPr>
      <w:r w:rsidRPr="00005E6E">
        <w:t>Declaration of competing interest</w:t>
      </w:r>
    </w:p>
    <w:p w14:paraId="7E0D6980" w14:textId="77777777" w:rsidR="00476210" w:rsidRPr="00005E6E" w:rsidRDefault="00476210" w:rsidP="00872147">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872147"/>
    <w:p w14:paraId="73628A94" w14:textId="77777777" w:rsidR="00476210" w:rsidRPr="00005E6E" w:rsidRDefault="00476210" w:rsidP="00872147">
      <w:pPr>
        <w:pStyle w:val="Heading1"/>
        <w:ind w:left="360" w:hanging="360"/>
      </w:pPr>
      <w:r w:rsidRPr="00005E6E">
        <w:t>Acknowledgement</w:t>
      </w:r>
    </w:p>
    <w:p w14:paraId="266B507F" w14:textId="143FD60D" w:rsidR="00476210" w:rsidRPr="00005E6E" w:rsidRDefault="00476210" w:rsidP="00872147">
      <w:r w:rsidRPr="00005E6E">
        <w:t>This research did not receive any specific grant from funding agencies in the public, commercial, or not-for-profit sectors.</w:t>
      </w:r>
    </w:p>
    <w:p w14:paraId="7DFBCE02" w14:textId="77777777" w:rsidR="00476210" w:rsidRPr="00005E6E" w:rsidRDefault="00476210" w:rsidP="00872147"/>
    <w:p w14:paraId="09BA34B7" w14:textId="76FE7CCE" w:rsidR="00947126" w:rsidRPr="00005E6E" w:rsidRDefault="00475E7D" w:rsidP="00872147">
      <w:pPr>
        <w:pStyle w:val="Heading1"/>
      </w:pPr>
      <w:r w:rsidRPr="00005E6E">
        <w:t>References</w:t>
      </w:r>
    </w:p>
    <w:p w14:paraId="437E7A20" w14:textId="7FD11459" w:rsidR="009C175D" w:rsidRPr="009C175D" w:rsidRDefault="00947126" w:rsidP="00872147">
      <w:pPr>
        <w:wordWrap/>
        <w:adjustRightInd w:val="0"/>
        <w:ind w:left="480" w:hanging="480"/>
        <w:rPr>
          <w:noProof/>
          <w:szCs w:val="24"/>
        </w:rPr>
      </w:pPr>
      <w:r w:rsidRPr="00005E6E">
        <w:fldChar w:fldCharType="begin" w:fldLock="1"/>
      </w:r>
      <w:r w:rsidRPr="00005E6E">
        <w:instrText xml:space="preserve">ADDIN Mendeley Bibliography CSL_BIBLIOGRAPHY </w:instrText>
      </w:r>
      <w:r w:rsidRPr="00005E6E">
        <w:fldChar w:fldCharType="separate"/>
      </w:r>
      <w:r w:rsidR="009C175D" w:rsidRPr="009C175D">
        <w:rPr>
          <w:noProof/>
          <w:szCs w:val="24"/>
        </w:rPr>
        <w:t xml:space="preserve">Abdel Majeed, Y., Awadalla, S. S., &amp; Patton, J. L. (2018). Regression techniques employing feature selection to predict clinical outcomes in stroke. </w:t>
      </w:r>
      <w:r w:rsidR="009C175D" w:rsidRPr="009C175D">
        <w:rPr>
          <w:i/>
          <w:iCs/>
          <w:noProof/>
          <w:szCs w:val="24"/>
        </w:rPr>
        <w:t>PLOS ONE</w:t>
      </w:r>
      <w:r w:rsidR="009C175D" w:rsidRPr="009C175D">
        <w:rPr>
          <w:noProof/>
          <w:szCs w:val="24"/>
        </w:rPr>
        <w:t xml:space="preserve">, </w:t>
      </w:r>
      <w:r w:rsidR="009C175D" w:rsidRPr="009C175D">
        <w:rPr>
          <w:i/>
          <w:iCs/>
          <w:noProof/>
          <w:szCs w:val="24"/>
        </w:rPr>
        <w:t>13</w:t>
      </w:r>
      <w:r w:rsidR="009C175D" w:rsidRPr="009C175D">
        <w:rPr>
          <w:noProof/>
          <w:szCs w:val="24"/>
        </w:rPr>
        <w:t>(10), e0205639. https://doi.org/10.1371/journal.pone.0205639</w:t>
      </w:r>
    </w:p>
    <w:p w14:paraId="661FFD9B" w14:textId="77777777" w:rsidR="009C175D" w:rsidRPr="009C175D" w:rsidRDefault="009C175D" w:rsidP="00872147">
      <w:pPr>
        <w:wordWrap/>
        <w:adjustRightInd w:val="0"/>
        <w:ind w:left="480" w:hanging="480"/>
        <w:rPr>
          <w:noProof/>
          <w:szCs w:val="24"/>
        </w:rPr>
      </w:pPr>
      <w:r w:rsidRPr="009C175D">
        <w:rPr>
          <w:noProof/>
          <w:szCs w:val="24"/>
        </w:rPr>
        <w:t xml:space="preserve">Aghabozorgi, S., Seyed Shirkhorshidi, A., &amp; Ying Wah, T. (2015). Time-series clustering – A decade review. </w:t>
      </w:r>
      <w:r w:rsidRPr="009C175D">
        <w:rPr>
          <w:i/>
          <w:iCs/>
          <w:noProof/>
          <w:szCs w:val="24"/>
        </w:rPr>
        <w:t>Information Systems</w:t>
      </w:r>
      <w:r w:rsidRPr="009C175D">
        <w:rPr>
          <w:noProof/>
          <w:szCs w:val="24"/>
        </w:rPr>
        <w:t xml:space="preserve">, </w:t>
      </w:r>
      <w:r w:rsidRPr="009C175D">
        <w:rPr>
          <w:i/>
          <w:iCs/>
          <w:noProof/>
          <w:szCs w:val="24"/>
        </w:rPr>
        <w:t>53</w:t>
      </w:r>
      <w:r w:rsidRPr="009C175D">
        <w:rPr>
          <w:noProof/>
          <w:szCs w:val="24"/>
        </w:rPr>
        <w:t>, 16–38. https://doi.org/10.1016/j.is.2015.04.007</w:t>
      </w:r>
    </w:p>
    <w:p w14:paraId="7451174B" w14:textId="77777777" w:rsidR="009C175D" w:rsidRPr="009C175D" w:rsidRDefault="009C175D" w:rsidP="00872147">
      <w:pPr>
        <w:wordWrap/>
        <w:adjustRightInd w:val="0"/>
        <w:ind w:left="480" w:hanging="480"/>
        <w:rPr>
          <w:noProof/>
          <w:szCs w:val="24"/>
        </w:rPr>
      </w:pPr>
      <w:r w:rsidRPr="009C175D">
        <w:rPr>
          <w:noProof/>
          <w:szCs w:val="24"/>
        </w:rPr>
        <w:t xml:space="preserve">Arbelaitz, O., Gurrutxaga, I., Muguerza, J., Pérez, J. M., &amp; Perona, I. (2013). An extensive comparative study of cluster validity indices. </w:t>
      </w:r>
      <w:r w:rsidRPr="009C175D">
        <w:rPr>
          <w:i/>
          <w:iCs/>
          <w:noProof/>
          <w:szCs w:val="24"/>
        </w:rPr>
        <w:t>Pattern Recognition</w:t>
      </w:r>
      <w:r w:rsidRPr="009C175D">
        <w:rPr>
          <w:noProof/>
          <w:szCs w:val="24"/>
        </w:rPr>
        <w:t xml:space="preserve">, </w:t>
      </w:r>
      <w:r w:rsidRPr="009C175D">
        <w:rPr>
          <w:i/>
          <w:iCs/>
          <w:noProof/>
          <w:szCs w:val="24"/>
        </w:rPr>
        <w:t>46</w:t>
      </w:r>
      <w:r w:rsidRPr="009C175D">
        <w:rPr>
          <w:noProof/>
          <w:szCs w:val="24"/>
        </w:rPr>
        <w:t>(1), 243–256. https://doi.org/10.1016/j.patcog.2012.07.021</w:t>
      </w:r>
    </w:p>
    <w:p w14:paraId="65F79F57" w14:textId="77777777" w:rsidR="009C175D" w:rsidRPr="009C175D" w:rsidRDefault="009C175D" w:rsidP="00872147">
      <w:pPr>
        <w:wordWrap/>
        <w:adjustRightInd w:val="0"/>
        <w:ind w:left="480" w:hanging="480"/>
        <w:rPr>
          <w:noProof/>
          <w:szCs w:val="24"/>
        </w:rPr>
      </w:pPr>
      <w:r w:rsidRPr="009C175D">
        <w:rPr>
          <w:noProof/>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9C175D">
        <w:rPr>
          <w:i/>
          <w:iCs/>
          <w:noProof/>
          <w:szCs w:val="24"/>
        </w:rPr>
        <w:t>PLOS ONE</w:t>
      </w:r>
      <w:r w:rsidRPr="009C175D">
        <w:rPr>
          <w:noProof/>
          <w:szCs w:val="24"/>
        </w:rPr>
        <w:t xml:space="preserve">, </w:t>
      </w:r>
      <w:r w:rsidRPr="009C175D">
        <w:rPr>
          <w:i/>
          <w:iCs/>
          <w:noProof/>
          <w:szCs w:val="24"/>
        </w:rPr>
        <w:t>16</w:t>
      </w:r>
      <w:r w:rsidRPr="009C175D">
        <w:rPr>
          <w:noProof/>
          <w:szCs w:val="24"/>
        </w:rPr>
        <w:t>(2), e0245886. https://doi.org/10.1371/journal.pone.0245886</w:t>
      </w:r>
    </w:p>
    <w:p w14:paraId="67A8B9A0" w14:textId="77777777" w:rsidR="009C175D" w:rsidRPr="009C175D" w:rsidRDefault="009C175D" w:rsidP="00872147">
      <w:pPr>
        <w:wordWrap/>
        <w:adjustRightInd w:val="0"/>
        <w:ind w:left="480" w:hanging="480"/>
        <w:rPr>
          <w:noProof/>
          <w:szCs w:val="24"/>
        </w:rPr>
      </w:pPr>
      <w:r w:rsidRPr="009C175D">
        <w:rPr>
          <w:noProof/>
          <w:szCs w:val="24"/>
        </w:rPr>
        <w:t xml:space="preserve">Beck, M. J., &amp; Hensher, D. A. (2020). Insights into the impact of COVID-19 on household travel and activities in Australia – The early days of easing restrictions. </w:t>
      </w:r>
      <w:r w:rsidRPr="009C175D">
        <w:rPr>
          <w:i/>
          <w:iCs/>
          <w:noProof/>
          <w:szCs w:val="24"/>
        </w:rPr>
        <w:t>Transport Policy</w:t>
      </w:r>
      <w:r w:rsidRPr="009C175D">
        <w:rPr>
          <w:noProof/>
          <w:szCs w:val="24"/>
        </w:rPr>
        <w:t xml:space="preserve">, </w:t>
      </w:r>
      <w:r w:rsidRPr="009C175D">
        <w:rPr>
          <w:i/>
          <w:iCs/>
          <w:noProof/>
          <w:szCs w:val="24"/>
        </w:rPr>
        <w:t>99</w:t>
      </w:r>
      <w:r w:rsidRPr="009C175D">
        <w:rPr>
          <w:noProof/>
          <w:szCs w:val="24"/>
        </w:rPr>
        <w:t>(July), 95–119. https://doi.org/10.1016/j.tranpol.2020.08.004</w:t>
      </w:r>
    </w:p>
    <w:p w14:paraId="4EE613FA" w14:textId="77777777" w:rsidR="009C175D" w:rsidRPr="009C175D" w:rsidRDefault="009C175D" w:rsidP="00872147">
      <w:pPr>
        <w:wordWrap/>
        <w:adjustRightInd w:val="0"/>
        <w:ind w:left="480" w:hanging="480"/>
        <w:rPr>
          <w:noProof/>
          <w:szCs w:val="24"/>
        </w:rPr>
      </w:pPr>
      <w:r w:rsidRPr="009C175D">
        <w:rPr>
          <w:noProof/>
          <w:szCs w:val="24"/>
        </w:rPr>
        <w:t xml:space="preserve">Beria, P., &amp; Lunkar, V. (2021). Presence and mobility of the population during the first wave of Covid-19 outbreak and lockdown in Italy. </w:t>
      </w:r>
      <w:r w:rsidRPr="009C175D">
        <w:rPr>
          <w:i/>
          <w:iCs/>
          <w:noProof/>
          <w:szCs w:val="24"/>
        </w:rPr>
        <w:t>Sustainable Cities and Society</w:t>
      </w:r>
      <w:r w:rsidRPr="009C175D">
        <w:rPr>
          <w:noProof/>
          <w:szCs w:val="24"/>
        </w:rPr>
        <w:t xml:space="preserve">, </w:t>
      </w:r>
      <w:r w:rsidRPr="009C175D">
        <w:rPr>
          <w:i/>
          <w:iCs/>
          <w:noProof/>
          <w:szCs w:val="24"/>
        </w:rPr>
        <w:t>65</w:t>
      </w:r>
      <w:r w:rsidRPr="009C175D">
        <w:rPr>
          <w:noProof/>
          <w:szCs w:val="24"/>
        </w:rPr>
        <w:t>, 102616. https://doi.org/10.1016/j.scs.2020.102616</w:t>
      </w:r>
    </w:p>
    <w:p w14:paraId="6B994A64" w14:textId="77777777" w:rsidR="009C175D" w:rsidRPr="009C175D" w:rsidRDefault="009C175D" w:rsidP="00872147">
      <w:pPr>
        <w:wordWrap/>
        <w:adjustRightInd w:val="0"/>
        <w:ind w:left="480" w:hanging="480"/>
        <w:rPr>
          <w:noProof/>
          <w:szCs w:val="24"/>
        </w:rPr>
      </w:pPr>
      <w:r w:rsidRPr="009C175D">
        <w:rPr>
          <w:noProof/>
          <w:szCs w:val="24"/>
        </w:rPr>
        <w:t xml:space="preserve">Berndt, D., &amp; Clifford, J. (1994). Using dynamic time warping to find patterns in time series. </w:t>
      </w:r>
      <w:r w:rsidRPr="009C175D">
        <w:rPr>
          <w:i/>
          <w:iCs/>
          <w:noProof/>
          <w:szCs w:val="24"/>
        </w:rPr>
        <w:t>Workshop on Knowledge Knowledge Discovery in Databases</w:t>
      </w:r>
      <w:r w:rsidRPr="009C175D">
        <w:rPr>
          <w:noProof/>
          <w:szCs w:val="24"/>
        </w:rPr>
        <w:t xml:space="preserve">, </w:t>
      </w:r>
      <w:r w:rsidRPr="009C175D">
        <w:rPr>
          <w:i/>
          <w:iCs/>
          <w:noProof/>
          <w:szCs w:val="24"/>
        </w:rPr>
        <w:t>398</w:t>
      </w:r>
      <w:r w:rsidRPr="009C175D">
        <w:rPr>
          <w:noProof/>
          <w:szCs w:val="24"/>
        </w:rPr>
        <w:t>, 359–370. http://www.aaai.org/Papers/Workshops/1994/WS-94-03/WS94-03-031.pdf</w:t>
      </w:r>
    </w:p>
    <w:p w14:paraId="72C7BFBB" w14:textId="77777777" w:rsidR="009C175D" w:rsidRPr="009C175D" w:rsidRDefault="009C175D" w:rsidP="00872147">
      <w:pPr>
        <w:wordWrap/>
        <w:adjustRightInd w:val="0"/>
        <w:ind w:left="480" w:hanging="480"/>
        <w:rPr>
          <w:noProof/>
          <w:szCs w:val="24"/>
        </w:rPr>
      </w:pPr>
      <w:r w:rsidRPr="009C175D">
        <w:rPr>
          <w:noProof/>
          <w:szCs w:val="24"/>
        </w:rPr>
        <w:t xml:space="preserve">Boehmke, B., &amp; Greenwell, B. (2019). </w:t>
      </w:r>
      <w:r w:rsidRPr="009C175D">
        <w:rPr>
          <w:i/>
          <w:iCs/>
          <w:noProof/>
          <w:szCs w:val="24"/>
        </w:rPr>
        <w:t>Hands-On Machine Learning with R</w:t>
      </w:r>
      <w:r w:rsidRPr="009C175D">
        <w:rPr>
          <w:noProof/>
          <w:szCs w:val="24"/>
        </w:rPr>
        <w:t xml:space="preserve">. Chapman and Hall/CRC. </w:t>
      </w:r>
      <w:r w:rsidRPr="009C175D">
        <w:rPr>
          <w:noProof/>
          <w:szCs w:val="24"/>
        </w:rPr>
        <w:lastRenderedPageBreak/>
        <w:t>https://doi.org/10.1201/9780367816377</w:t>
      </w:r>
    </w:p>
    <w:p w14:paraId="74136E3A" w14:textId="77777777" w:rsidR="009C175D" w:rsidRPr="009C175D" w:rsidRDefault="009C175D" w:rsidP="00872147">
      <w:pPr>
        <w:wordWrap/>
        <w:adjustRightInd w:val="0"/>
        <w:ind w:left="480" w:hanging="480"/>
        <w:rPr>
          <w:noProof/>
          <w:szCs w:val="24"/>
        </w:rPr>
      </w:pPr>
      <w:r w:rsidRPr="009C175D">
        <w:rPr>
          <w:noProof/>
          <w:szCs w:val="24"/>
        </w:rPr>
        <w:t xml:space="preserve">Borkowski, P., Jażdżewska-Gutta, M., &amp; Szmelter-Jarosz, A. (2021). Lockdowned: Everyday mobility changes in response to COVID-19. </w:t>
      </w:r>
      <w:r w:rsidRPr="009C175D">
        <w:rPr>
          <w:i/>
          <w:iCs/>
          <w:noProof/>
          <w:szCs w:val="24"/>
        </w:rPr>
        <w:t>Journal of Transport Geography</w:t>
      </w:r>
      <w:r w:rsidRPr="009C175D">
        <w:rPr>
          <w:noProof/>
          <w:szCs w:val="24"/>
        </w:rPr>
        <w:t xml:space="preserve">, </w:t>
      </w:r>
      <w:r w:rsidRPr="009C175D">
        <w:rPr>
          <w:i/>
          <w:iCs/>
          <w:noProof/>
          <w:szCs w:val="24"/>
        </w:rPr>
        <w:t>90</w:t>
      </w:r>
      <w:r w:rsidRPr="009C175D">
        <w:rPr>
          <w:noProof/>
          <w:szCs w:val="24"/>
        </w:rPr>
        <w:t>(14), 102906. https://doi.org/10.1016/j.jtrangeo.2020.102906</w:t>
      </w:r>
    </w:p>
    <w:p w14:paraId="2878ACAB" w14:textId="77777777" w:rsidR="009C175D" w:rsidRPr="009C175D" w:rsidRDefault="009C175D" w:rsidP="00872147">
      <w:pPr>
        <w:wordWrap/>
        <w:adjustRightInd w:val="0"/>
        <w:ind w:left="480" w:hanging="480"/>
        <w:rPr>
          <w:noProof/>
          <w:szCs w:val="24"/>
        </w:rPr>
      </w:pPr>
      <w:r w:rsidRPr="009C175D">
        <w:rPr>
          <w:noProof/>
          <w:szCs w:val="24"/>
        </w:rPr>
        <w:t xml:space="preserve">Cartenì, A., Di Francesco, L., &amp; Martino, M. (2020). How mobility habits influenced the spread of the COVID-19 pandemic: Results from the Italian case study. </w:t>
      </w:r>
      <w:r w:rsidRPr="009C175D">
        <w:rPr>
          <w:i/>
          <w:iCs/>
          <w:noProof/>
          <w:szCs w:val="24"/>
        </w:rPr>
        <w:t>Science of The Total Environment</w:t>
      </w:r>
      <w:r w:rsidRPr="009C175D">
        <w:rPr>
          <w:noProof/>
          <w:szCs w:val="24"/>
        </w:rPr>
        <w:t xml:space="preserve">, </w:t>
      </w:r>
      <w:r w:rsidRPr="009C175D">
        <w:rPr>
          <w:i/>
          <w:iCs/>
          <w:noProof/>
          <w:szCs w:val="24"/>
        </w:rPr>
        <w:t>741</w:t>
      </w:r>
      <w:r w:rsidRPr="009C175D">
        <w:rPr>
          <w:noProof/>
          <w:szCs w:val="24"/>
        </w:rPr>
        <w:t>, 140489. https://doi.org/10.1016/j.scitotenv.2020.140489</w:t>
      </w:r>
    </w:p>
    <w:p w14:paraId="3884F0DE" w14:textId="77777777" w:rsidR="009C175D" w:rsidRPr="009C175D" w:rsidRDefault="009C175D" w:rsidP="00872147">
      <w:pPr>
        <w:wordWrap/>
        <w:adjustRightInd w:val="0"/>
        <w:ind w:left="480" w:hanging="480"/>
        <w:rPr>
          <w:noProof/>
          <w:szCs w:val="24"/>
        </w:rPr>
      </w:pPr>
      <w:r w:rsidRPr="009C175D">
        <w:rPr>
          <w:noProof/>
          <w:szCs w:val="24"/>
        </w:rPr>
        <w:t xml:space="preserve">Chen, Y., Liu, X., Li, X., Liu, X., Yao, Y., Hu, G., Xu, X., &amp; Pei, F. (2017). Delineating urban functional areas with building-level social media data: A dynamic time warping (DTW) distance based k-medoids method. </w:t>
      </w:r>
      <w:r w:rsidRPr="009C175D">
        <w:rPr>
          <w:i/>
          <w:iCs/>
          <w:noProof/>
          <w:szCs w:val="24"/>
        </w:rPr>
        <w:t>Landscape and Urban Planning</w:t>
      </w:r>
      <w:r w:rsidRPr="009C175D">
        <w:rPr>
          <w:noProof/>
          <w:szCs w:val="24"/>
        </w:rPr>
        <w:t xml:space="preserve">, </w:t>
      </w:r>
      <w:r w:rsidRPr="009C175D">
        <w:rPr>
          <w:i/>
          <w:iCs/>
          <w:noProof/>
          <w:szCs w:val="24"/>
        </w:rPr>
        <w:t>160</w:t>
      </w:r>
      <w:r w:rsidRPr="009C175D">
        <w:rPr>
          <w:noProof/>
          <w:szCs w:val="24"/>
        </w:rPr>
        <w:t>, 48–60. https://doi.org/10.1016/j.landurbplan.2016.12.001</w:t>
      </w:r>
    </w:p>
    <w:p w14:paraId="5F1938D5" w14:textId="77777777" w:rsidR="009C175D" w:rsidRPr="009C175D" w:rsidRDefault="009C175D" w:rsidP="00872147">
      <w:pPr>
        <w:wordWrap/>
        <w:adjustRightInd w:val="0"/>
        <w:ind w:left="480" w:hanging="480"/>
        <w:rPr>
          <w:noProof/>
          <w:szCs w:val="24"/>
        </w:rPr>
      </w:pPr>
      <w:r w:rsidRPr="009C175D">
        <w:rPr>
          <w:noProof/>
          <w:szCs w:val="24"/>
        </w:rPr>
        <w:t xml:space="preserve">Cronin, C., &amp; Evans, W. (2020). </w:t>
      </w:r>
      <w:r w:rsidRPr="009C175D">
        <w:rPr>
          <w:i/>
          <w:iCs/>
          <w:noProof/>
          <w:szCs w:val="24"/>
        </w:rPr>
        <w:t>Private Precaution and Public Restrictions: What Drives Social Distancing and Industry Foot Traffic in the COVID-19 Era?</w:t>
      </w:r>
      <w:r w:rsidRPr="009C175D">
        <w:rPr>
          <w:noProof/>
          <w:szCs w:val="24"/>
        </w:rPr>
        <w:t xml:space="preserve"> https://doi.org/10.3386/w27531</w:t>
      </w:r>
    </w:p>
    <w:p w14:paraId="65A62875" w14:textId="77777777" w:rsidR="009C175D" w:rsidRPr="009C175D" w:rsidRDefault="009C175D" w:rsidP="00872147">
      <w:pPr>
        <w:wordWrap/>
        <w:adjustRightInd w:val="0"/>
        <w:ind w:left="480" w:hanging="480"/>
        <w:rPr>
          <w:noProof/>
          <w:szCs w:val="24"/>
        </w:rPr>
      </w:pPr>
      <w:r w:rsidRPr="009C175D">
        <w:rPr>
          <w:noProof/>
          <w:szCs w:val="24"/>
        </w:rPr>
        <w:t xml:space="preserve">Dau, H. A., Begum, N., &amp; Keogh, E. (2016). Semi-Supervision Dramatically Improves Time Series Clustering under Dynamic Time Warping. </w:t>
      </w:r>
      <w:r w:rsidRPr="009C175D">
        <w:rPr>
          <w:i/>
          <w:iCs/>
          <w:noProof/>
          <w:szCs w:val="24"/>
        </w:rPr>
        <w:t>Proceedings of the 25th ACM International on Conference on Information and Knowledge Management</w:t>
      </w:r>
      <w:r w:rsidRPr="009C175D">
        <w:rPr>
          <w:noProof/>
          <w:szCs w:val="24"/>
        </w:rPr>
        <w:t>, 999–1008. https://doi.org/10.1145/2983323.2983855</w:t>
      </w:r>
    </w:p>
    <w:p w14:paraId="326AEB9E" w14:textId="77777777" w:rsidR="009C175D" w:rsidRPr="009C175D" w:rsidRDefault="009C175D" w:rsidP="00872147">
      <w:pPr>
        <w:wordWrap/>
        <w:adjustRightInd w:val="0"/>
        <w:ind w:left="480" w:hanging="480"/>
        <w:rPr>
          <w:noProof/>
          <w:szCs w:val="24"/>
        </w:rPr>
      </w:pPr>
      <w:r w:rsidRPr="009C175D">
        <w:rPr>
          <w:noProof/>
          <w:szCs w:val="24"/>
        </w:rPr>
        <w:t xml:space="preserve">de Séjournet, A., Macharis, C., Tori, S., &amp; Vanhaverbeke, L. (2022). Evolution of urban mobility behaviour in Brussels as a result of the COVID‐19 pandemic. </w:t>
      </w:r>
      <w:r w:rsidRPr="009C175D">
        <w:rPr>
          <w:i/>
          <w:iCs/>
          <w:noProof/>
          <w:szCs w:val="24"/>
        </w:rPr>
        <w:t>Regional Science Policy &amp; Practice</w:t>
      </w:r>
      <w:r w:rsidRPr="009C175D">
        <w:rPr>
          <w:noProof/>
          <w:szCs w:val="24"/>
        </w:rPr>
        <w:t xml:space="preserve">, </w:t>
      </w:r>
      <w:r w:rsidRPr="009C175D">
        <w:rPr>
          <w:i/>
          <w:iCs/>
          <w:noProof/>
          <w:szCs w:val="24"/>
        </w:rPr>
        <w:t>14</w:t>
      </w:r>
      <w:r w:rsidRPr="009C175D">
        <w:rPr>
          <w:noProof/>
          <w:szCs w:val="24"/>
        </w:rPr>
        <w:t>(S1), 107–121. https://doi.org/10.1111/rsp3.12525</w:t>
      </w:r>
    </w:p>
    <w:p w14:paraId="4ADDE171" w14:textId="77777777" w:rsidR="009C175D" w:rsidRPr="009C175D" w:rsidRDefault="009C175D" w:rsidP="00872147">
      <w:pPr>
        <w:wordWrap/>
        <w:adjustRightInd w:val="0"/>
        <w:ind w:left="480" w:hanging="480"/>
        <w:rPr>
          <w:noProof/>
          <w:szCs w:val="24"/>
        </w:rPr>
      </w:pPr>
      <w:r w:rsidRPr="009C175D">
        <w:rPr>
          <w:noProof/>
          <w:szCs w:val="24"/>
        </w:rPr>
        <w:t xml:space="preserve">De Vos, J. (2020). The effect of COVID-19 and subsequent social distancing on travel behavior. </w:t>
      </w:r>
      <w:r w:rsidRPr="009C175D">
        <w:rPr>
          <w:i/>
          <w:iCs/>
          <w:noProof/>
          <w:szCs w:val="24"/>
        </w:rPr>
        <w:t>Transportation Research Interdisciplinary Perspectives</w:t>
      </w:r>
      <w:r w:rsidRPr="009C175D">
        <w:rPr>
          <w:noProof/>
          <w:szCs w:val="24"/>
        </w:rPr>
        <w:t xml:space="preserve">, </w:t>
      </w:r>
      <w:r w:rsidRPr="009C175D">
        <w:rPr>
          <w:i/>
          <w:iCs/>
          <w:noProof/>
          <w:szCs w:val="24"/>
        </w:rPr>
        <w:t>5</w:t>
      </w:r>
      <w:r w:rsidRPr="009C175D">
        <w:rPr>
          <w:noProof/>
          <w:szCs w:val="24"/>
        </w:rPr>
        <w:t>, 100121. https://doi.org/10.1016/j.trip.2020.100121</w:t>
      </w:r>
    </w:p>
    <w:p w14:paraId="3D1E8C1C" w14:textId="77777777" w:rsidR="009C175D" w:rsidRPr="009C175D" w:rsidRDefault="009C175D" w:rsidP="00872147">
      <w:pPr>
        <w:wordWrap/>
        <w:adjustRightInd w:val="0"/>
        <w:ind w:left="480" w:hanging="480"/>
        <w:rPr>
          <w:noProof/>
          <w:szCs w:val="24"/>
        </w:rPr>
      </w:pPr>
      <w:r w:rsidRPr="009C175D">
        <w:rPr>
          <w:noProof/>
          <w:szCs w:val="24"/>
        </w:rPr>
        <w:t xml:space="preserve">Department for Transport. (2020). </w:t>
      </w:r>
      <w:r w:rsidRPr="009C175D">
        <w:rPr>
          <w:i/>
          <w:iCs/>
          <w:noProof/>
          <w:szCs w:val="24"/>
        </w:rPr>
        <w:t>Transport use during the coronavirus (COVID-19) pandemic</w:t>
      </w:r>
      <w:r w:rsidRPr="009C175D">
        <w:rPr>
          <w:noProof/>
          <w:szCs w:val="24"/>
        </w:rPr>
        <w:t>. Official Statistics. https://www.gov.uk/government/statistics/transport-use-during-the-coronavirus-covid-19-pandemic</w:t>
      </w:r>
    </w:p>
    <w:p w14:paraId="57F1E2C4" w14:textId="77777777" w:rsidR="009C175D" w:rsidRPr="009C175D" w:rsidRDefault="009C175D" w:rsidP="00872147">
      <w:pPr>
        <w:wordWrap/>
        <w:adjustRightInd w:val="0"/>
        <w:ind w:left="480" w:hanging="480"/>
        <w:rPr>
          <w:noProof/>
          <w:szCs w:val="24"/>
        </w:rPr>
      </w:pPr>
      <w:r w:rsidRPr="009C175D">
        <w:rPr>
          <w:noProof/>
          <w:szCs w:val="24"/>
        </w:rPr>
        <w:t xml:space="preserve">Friedman, J., Hastie, T., &amp; Tibshirani, R. (2010). Regularization Paths for Generalized Linear Models via Coordinate Descent. </w:t>
      </w:r>
      <w:r w:rsidRPr="009C175D">
        <w:rPr>
          <w:i/>
          <w:iCs/>
          <w:noProof/>
          <w:szCs w:val="24"/>
        </w:rPr>
        <w:t>Journal of Statistical Software</w:t>
      </w:r>
      <w:r w:rsidRPr="009C175D">
        <w:rPr>
          <w:noProof/>
          <w:szCs w:val="24"/>
        </w:rPr>
        <w:t xml:space="preserve">, </w:t>
      </w:r>
      <w:r w:rsidRPr="009C175D">
        <w:rPr>
          <w:i/>
          <w:iCs/>
          <w:noProof/>
          <w:szCs w:val="24"/>
        </w:rPr>
        <w:t>33</w:t>
      </w:r>
      <w:r w:rsidRPr="009C175D">
        <w:rPr>
          <w:noProof/>
          <w:szCs w:val="24"/>
        </w:rPr>
        <w:t>(1), 1–22. https://doi.org/10.1016/j.expneurol.2008.01.011</w:t>
      </w:r>
    </w:p>
    <w:p w14:paraId="759555D0" w14:textId="77777777" w:rsidR="009C175D" w:rsidRPr="009C175D" w:rsidRDefault="009C175D" w:rsidP="00872147">
      <w:pPr>
        <w:wordWrap/>
        <w:adjustRightInd w:val="0"/>
        <w:ind w:left="480" w:hanging="480"/>
        <w:rPr>
          <w:noProof/>
          <w:szCs w:val="24"/>
        </w:rPr>
      </w:pPr>
      <w:r w:rsidRPr="009C175D">
        <w:rPr>
          <w:noProof/>
          <w:szCs w:val="24"/>
        </w:rPr>
        <w:t xml:space="preserve">Fu, X., &amp; Zhai, W. (2021). Examining the spatial and temporal relationship between social vulnerability and stay-at-home behaviors in New York City during the COVID-19 pandemic. </w:t>
      </w:r>
      <w:r w:rsidRPr="009C175D">
        <w:rPr>
          <w:i/>
          <w:iCs/>
          <w:noProof/>
          <w:szCs w:val="24"/>
        </w:rPr>
        <w:t>Sustainable Cities and Society</w:t>
      </w:r>
      <w:r w:rsidRPr="009C175D">
        <w:rPr>
          <w:noProof/>
          <w:szCs w:val="24"/>
        </w:rPr>
        <w:t xml:space="preserve">, </w:t>
      </w:r>
      <w:r w:rsidRPr="009C175D">
        <w:rPr>
          <w:i/>
          <w:iCs/>
          <w:noProof/>
          <w:szCs w:val="24"/>
        </w:rPr>
        <w:t>67</w:t>
      </w:r>
      <w:r w:rsidRPr="009C175D">
        <w:rPr>
          <w:noProof/>
          <w:szCs w:val="24"/>
        </w:rPr>
        <w:t>, 102757. https://doi.org/10.1016/j.scs.2021.102757</w:t>
      </w:r>
    </w:p>
    <w:p w14:paraId="7D09F9E1" w14:textId="77777777" w:rsidR="009C175D" w:rsidRPr="009C175D" w:rsidRDefault="009C175D" w:rsidP="00872147">
      <w:pPr>
        <w:wordWrap/>
        <w:adjustRightInd w:val="0"/>
        <w:ind w:left="480" w:hanging="480"/>
        <w:rPr>
          <w:noProof/>
          <w:szCs w:val="24"/>
        </w:rPr>
      </w:pPr>
      <w:r w:rsidRPr="009C175D">
        <w:rPr>
          <w:noProof/>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9C175D">
        <w:rPr>
          <w:i/>
          <w:iCs/>
          <w:noProof/>
          <w:szCs w:val="24"/>
        </w:rPr>
        <w:t>Nature Communications</w:t>
      </w:r>
      <w:r w:rsidRPr="009C175D">
        <w:rPr>
          <w:noProof/>
          <w:szCs w:val="24"/>
        </w:rPr>
        <w:t xml:space="preserve">, </w:t>
      </w:r>
      <w:r w:rsidRPr="009C175D">
        <w:rPr>
          <w:i/>
          <w:iCs/>
          <w:noProof/>
          <w:szCs w:val="24"/>
        </w:rPr>
        <w:t>11</w:t>
      </w:r>
      <w:r w:rsidRPr="009C175D">
        <w:rPr>
          <w:noProof/>
          <w:szCs w:val="24"/>
        </w:rPr>
        <w:t>(1), 5033. https://doi.org/10.1038/s41467-020-18684-2</w:t>
      </w:r>
    </w:p>
    <w:p w14:paraId="02C42D8B" w14:textId="77777777" w:rsidR="009C175D" w:rsidRPr="009C175D" w:rsidRDefault="009C175D" w:rsidP="00872147">
      <w:pPr>
        <w:wordWrap/>
        <w:adjustRightInd w:val="0"/>
        <w:ind w:left="480" w:hanging="480"/>
        <w:rPr>
          <w:noProof/>
          <w:szCs w:val="24"/>
        </w:rPr>
      </w:pPr>
      <w:r w:rsidRPr="009C175D">
        <w:rPr>
          <w:noProof/>
          <w:szCs w:val="24"/>
        </w:rPr>
        <w:t xml:space="preserve">Gauvin, L., Bajardi, P., Pepe, E., Lake, B., Privitera, F., &amp; Tizzoni, M. (2020). Socioeconomic determinants of mobility responses during the first wave of COVID-19 in Italy: from provinces to neighbourhoods. </w:t>
      </w:r>
      <w:r w:rsidRPr="009C175D">
        <w:rPr>
          <w:i/>
          <w:iCs/>
          <w:noProof/>
          <w:szCs w:val="24"/>
        </w:rPr>
        <w:t>MedRxiv</w:t>
      </w:r>
      <w:r w:rsidRPr="009C175D">
        <w:rPr>
          <w:noProof/>
          <w:szCs w:val="24"/>
        </w:rPr>
        <w:t>, 2020.11.16.20232413. https://doi.org/10.1101/2020.11.16.20232413</w:t>
      </w:r>
    </w:p>
    <w:p w14:paraId="3B13EA43" w14:textId="77777777" w:rsidR="009C175D" w:rsidRPr="009C175D" w:rsidRDefault="009C175D" w:rsidP="00872147">
      <w:pPr>
        <w:wordWrap/>
        <w:adjustRightInd w:val="0"/>
        <w:ind w:left="480" w:hanging="480"/>
        <w:rPr>
          <w:noProof/>
          <w:szCs w:val="24"/>
        </w:rPr>
      </w:pPr>
      <w:r w:rsidRPr="009C175D">
        <w:rPr>
          <w:noProof/>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9C175D">
        <w:rPr>
          <w:i/>
          <w:iCs/>
          <w:noProof/>
          <w:szCs w:val="24"/>
        </w:rPr>
        <w:t xml:space="preserve">Nature </w:t>
      </w:r>
      <w:r w:rsidRPr="009C175D">
        <w:rPr>
          <w:i/>
          <w:iCs/>
          <w:noProof/>
          <w:szCs w:val="24"/>
        </w:rPr>
        <w:lastRenderedPageBreak/>
        <w:t>Communications</w:t>
      </w:r>
      <w:r w:rsidRPr="009C175D">
        <w:rPr>
          <w:noProof/>
          <w:szCs w:val="24"/>
        </w:rPr>
        <w:t xml:space="preserve">, </w:t>
      </w:r>
      <w:r w:rsidRPr="009C175D">
        <w:rPr>
          <w:i/>
          <w:iCs/>
          <w:noProof/>
          <w:szCs w:val="24"/>
        </w:rPr>
        <w:t>11</w:t>
      </w:r>
      <w:r w:rsidRPr="009C175D">
        <w:rPr>
          <w:noProof/>
          <w:szCs w:val="24"/>
        </w:rPr>
        <w:t>(1), 4961. https://doi.org/10.1038/s41467-020-18190-5</w:t>
      </w:r>
    </w:p>
    <w:p w14:paraId="060EF219" w14:textId="77777777" w:rsidR="009C175D" w:rsidRPr="009C175D" w:rsidRDefault="009C175D" w:rsidP="00872147">
      <w:pPr>
        <w:wordWrap/>
        <w:adjustRightInd w:val="0"/>
        <w:ind w:left="480" w:hanging="480"/>
        <w:rPr>
          <w:noProof/>
          <w:szCs w:val="24"/>
        </w:rPr>
      </w:pPr>
      <w:r w:rsidRPr="009C175D">
        <w:rPr>
          <w:noProof/>
          <w:szCs w:val="24"/>
        </w:rPr>
        <w:t xml:space="preserve">Hale, T., Angrist, N., Goldszmidt, R., Kira, B., Petherick, A., Phillips, T., Webster, S., Cameron-Blake, E., Hallas, L., Majumdar, S., &amp; Tatlow, H. (2021). A global panel database of pandemic policies (Oxford COVID-19 Government Response Tracker). </w:t>
      </w:r>
      <w:r w:rsidRPr="009C175D">
        <w:rPr>
          <w:i/>
          <w:iCs/>
          <w:noProof/>
          <w:szCs w:val="24"/>
        </w:rPr>
        <w:t>Nature Human Behaviour</w:t>
      </w:r>
      <w:r w:rsidRPr="009C175D">
        <w:rPr>
          <w:noProof/>
          <w:szCs w:val="24"/>
        </w:rPr>
        <w:t xml:space="preserve">, </w:t>
      </w:r>
      <w:r w:rsidRPr="009C175D">
        <w:rPr>
          <w:i/>
          <w:iCs/>
          <w:noProof/>
          <w:szCs w:val="24"/>
        </w:rPr>
        <w:t>5</w:t>
      </w:r>
      <w:r w:rsidRPr="009C175D">
        <w:rPr>
          <w:noProof/>
          <w:szCs w:val="24"/>
        </w:rPr>
        <w:t>(4), 529–538. https://doi.org/10.1038/s41562-021-01079-8</w:t>
      </w:r>
    </w:p>
    <w:p w14:paraId="066A66D4" w14:textId="77777777" w:rsidR="009C175D" w:rsidRPr="009C175D" w:rsidRDefault="009C175D" w:rsidP="00872147">
      <w:pPr>
        <w:wordWrap/>
        <w:adjustRightInd w:val="0"/>
        <w:ind w:left="480" w:hanging="480"/>
        <w:rPr>
          <w:noProof/>
          <w:szCs w:val="24"/>
        </w:rPr>
      </w:pPr>
      <w:r w:rsidRPr="009C175D">
        <w:rPr>
          <w:noProof/>
          <w:szCs w:val="24"/>
        </w:rPr>
        <w:t xml:space="preserve">Haug, N., Geyrhofer, L., Londei, A., Dervic, E., Desvars-Larrive, A., Loreto, V., Pinior, B., Thurner, S., &amp; Klimek, P. (2020). Ranking the effectiveness of worldwide COVID-19 government interventions. </w:t>
      </w:r>
      <w:r w:rsidRPr="009C175D">
        <w:rPr>
          <w:i/>
          <w:iCs/>
          <w:noProof/>
          <w:szCs w:val="24"/>
        </w:rPr>
        <w:t>Nature Human Behaviour</w:t>
      </w:r>
      <w:r w:rsidRPr="009C175D">
        <w:rPr>
          <w:noProof/>
          <w:szCs w:val="24"/>
        </w:rPr>
        <w:t xml:space="preserve">, </w:t>
      </w:r>
      <w:r w:rsidRPr="009C175D">
        <w:rPr>
          <w:i/>
          <w:iCs/>
          <w:noProof/>
          <w:szCs w:val="24"/>
        </w:rPr>
        <w:t>4</w:t>
      </w:r>
      <w:r w:rsidRPr="009C175D">
        <w:rPr>
          <w:noProof/>
          <w:szCs w:val="24"/>
        </w:rPr>
        <w:t>(12), 1303–1312. https://doi.org/10.1038/s41562-020-01009-0</w:t>
      </w:r>
    </w:p>
    <w:p w14:paraId="3AF779E7" w14:textId="77777777" w:rsidR="009C175D" w:rsidRPr="009C175D" w:rsidRDefault="009C175D" w:rsidP="00872147">
      <w:pPr>
        <w:wordWrap/>
        <w:adjustRightInd w:val="0"/>
        <w:ind w:left="480" w:hanging="480"/>
        <w:rPr>
          <w:noProof/>
          <w:szCs w:val="24"/>
        </w:rPr>
      </w:pPr>
      <w:r w:rsidRPr="009C175D">
        <w:rPr>
          <w:noProof/>
          <w:szCs w:val="24"/>
        </w:rPr>
        <w:t xml:space="preserve">Hernando, A., Mateo, D., &amp; Plastino, A. (2020). Social inequalities in human mobility during the Spanish lockdown and post-lockdown in the Covid-19 pandemic of 2020. </w:t>
      </w:r>
      <w:r w:rsidRPr="009C175D">
        <w:rPr>
          <w:i/>
          <w:iCs/>
          <w:noProof/>
          <w:szCs w:val="24"/>
        </w:rPr>
        <w:t>MedRxiv</w:t>
      </w:r>
      <w:r w:rsidRPr="009C175D">
        <w:rPr>
          <w:noProof/>
          <w:szCs w:val="24"/>
        </w:rPr>
        <w:t>, 1–7. https://doi.org/10.1101/2020.10.26.20219709</w:t>
      </w:r>
    </w:p>
    <w:p w14:paraId="430C772C" w14:textId="77777777" w:rsidR="009C175D" w:rsidRPr="009C175D" w:rsidRDefault="009C175D" w:rsidP="00872147">
      <w:pPr>
        <w:wordWrap/>
        <w:adjustRightInd w:val="0"/>
        <w:ind w:left="480" w:hanging="480"/>
        <w:rPr>
          <w:noProof/>
          <w:szCs w:val="24"/>
        </w:rPr>
      </w:pPr>
      <w:r w:rsidRPr="009C175D">
        <w:rPr>
          <w:noProof/>
          <w:szCs w:val="24"/>
        </w:rPr>
        <w:t xml:space="preserve">Hong, B., Bonczak, B. J., Gupta, A., Thorpe, L. E., &amp; Kontokosta, C. E. (2021). Exposure density and neighborhood disparities in COVID-19 infection risk. </w:t>
      </w:r>
      <w:r w:rsidRPr="009C175D">
        <w:rPr>
          <w:i/>
          <w:iCs/>
          <w:noProof/>
          <w:szCs w:val="24"/>
        </w:rPr>
        <w:t>Proceedings of the National Academy of Sciences</w:t>
      </w:r>
      <w:r w:rsidRPr="009C175D">
        <w:rPr>
          <w:noProof/>
          <w:szCs w:val="24"/>
        </w:rPr>
        <w:t xml:space="preserve">, </w:t>
      </w:r>
      <w:r w:rsidRPr="009C175D">
        <w:rPr>
          <w:i/>
          <w:iCs/>
          <w:noProof/>
          <w:szCs w:val="24"/>
        </w:rPr>
        <w:t>118</w:t>
      </w:r>
      <w:r w:rsidRPr="009C175D">
        <w:rPr>
          <w:noProof/>
          <w:szCs w:val="24"/>
        </w:rPr>
        <w:t>(13), e2021258118. https://doi.org/10.1073/pnas.2021258118</w:t>
      </w:r>
    </w:p>
    <w:p w14:paraId="5044AE2C" w14:textId="77777777" w:rsidR="009C175D" w:rsidRPr="009C175D" w:rsidRDefault="009C175D" w:rsidP="00872147">
      <w:pPr>
        <w:wordWrap/>
        <w:adjustRightInd w:val="0"/>
        <w:ind w:left="480" w:hanging="480"/>
        <w:rPr>
          <w:noProof/>
          <w:szCs w:val="24"/>
        </w:rPr>
      </w:pPr>
      <w:r w:rsidRPr="009C175D">
        <w:rPr>
          <w:noProof/>
          <w:szCs w:val="24"/>
        </w:rPr>
        <w:t xml:space="preserve">Hossain, S., Ahmed, S. E., &amp; Howlader, H. A. (2014). Model selection and parameter estimation of a multinomial logistic regression model. </w:t>
      </w:r>
      <w:r w:rsidRPr="009C175D">
        <w:rPr>
          <w:i/>
          <w:iCs/>
          <w:noProof/>
          <w:szCs w:val="24"/>
        </w:rPr>
        <w:t>Journal of Statistical Computation and Simulation</w:t>
      </w:r>
      <w:r w:rsidRPr="009C175D">
        <w:rPr>
          <w:noProof/>
          <w:szCs w:val="24"/>
        </w:rPr>
        <w:t xml:space="preserve">, </w:t>
      </w:r>
      <w:r w:rsidRPr="009C175D">
        <w:rPr>
          <w:i/>
          <w:iCs/>
          <w:noProof/>
          <w:szCs w:val="24"/>
        </w:rPr>
        <w:t>84</w:t>
      </w:r>
      <w:r w:rsidRPr="009C175D">
        <w:rPr>
          <w:noProof/>
          <w:szCs w:val="24"/>
        </w:rPr>
        <w:t>(7), 1412–1426. https://doi.org/10.1080/00949655.2012.746347</w:t>
      </w:r>
    </w:p>
    <w:p w14:paraId="75DAA9FE" w14:textId="77777777" w:rsidR="009C175D" w:rsidRPr="009C175D" w:rsidRDefault="009C175D" w:rsidP="00872147">
      <w:pPr>
        <w:wordWrap/>
        <w:adjustRightInd w:val="0"/>
        <w:ind w:left="480" w:hanging="480"/>
        <w:rPr>
          <w:noProof/>
          <w:szCs w:val="24"/>
        </w:rPr>
      </w:pPr>
      <w:r w:rsidRPr="009C175D">
        <w:rPr>
          <w:noProof/>
          <w:szCs w:val="24"/>
        </w:rPr>
        <w:t xml:space="preserve">Hu, S., Xiong, C., Yang, M., Younes, H., Luo, W., &amp; Zhang, L. (2021). A big-data driven approach to analyzing and modeling human mobility trend under non-pharmaceutical interventions during COVID-19 pandemic. </w:t>
      </w:r>
      <w:r w:rsidRPr="009C175D">
        <w:rPr>
          <w:i/>
          <w:iCs/>
          <w:noProof/>
          <w:szCs w:val="24"/>
        </w:rPr>
        <w:t>Transportation Research Part C: Emerging Technologies</w:t>
      </w:r>
      <w:r w:rsidRPr="009C175D">
        <w:rPr>
          <w:noProof/>
          <w:szCs w:val="24"/>
        </w:rPr>
        <w:t xml:space="preserve">, </w:t>
      </w:r>
      <w:r w:rsidRPr="009C175D">
        <w:rPr>
          <w:i/>
          <w:iCs/>
          <w:noProof/>
          <w:szCs w:val="24"/>
        </w:rPr>
        <w:t>124</w:t>
      </w:r>
      <w:r w:rsidRPr="009C175D">
        <w:rPr>
          <w:noProof/>
          <w:szCs w:val="24"/>
        </w:rPr>
        <w:t>(January), 102955. https://doi.org/10.1016/j.trc.2020.102955</w:t>
      </w:r>
    </w:p>
    <w:p w14:paraId="60B87792" w14:textId="77777777" w:rsidR="009C175D" w:rsidRPr="009C175D" w:rsidRDefault="009C175D" w:rsidP="00872147">
      <w:pPr>
        <w:wordWrap/>
        <w:adjustRightInd w:val="0"/>
        <w:ind w:left="480" w:hanging="480"/>
        <w:rPr>
          <w:noProof/>
          <w:szCs w:val="24"/>
        </w:rPr>
      </w:pPr>
      <w:r w:rsidRPr="009C175D">
        <w:rPr>
          <w:noProof/>
          <w:szCs w:val="24"/>
        </w:rPr>
        <w:t xml:space="preserve">Huang, X., Lu, J., Gao, S., Wang, S., Liu, Z., &amp; Wei, H. (2021). Staying at Home Is a Privilege: Evidence from Fine-Grained Mobile Phone Location Data in the United States during the COVID-19 Pandemic. </w:t>
      </w:r>
      <w:r w:rsidRPr="009C175D">
        <w:rPr>
          <w:i/>
          <w:iCs/>
          <w:noProof/>
          <w:szCs w:val="24"/>
        </w:rPr>
        <w:t>Annals of the American Association of Geographers</w:t>
      </w:r>
      <w:r w:rsidRPr="009C175D">
        <w:rPr>
          <w:noProof/>
          <w:szCs w:val="24"/>
        </w:rPr>
        <w:t xml:space="preserve">, </w:t>
      </w:r>
      <w:r w:rsidRPr="009C175D">
        <w:rPr>
          <w:i/>
          <w:iCs/>
          <w:noProof/>
          <w:szCs w:val="24"/>
        </w:rPr>
        <w:t>0</w:t>
      </w:r>
      <w:r w:rsidRPr="009C175D">
        <w:rPr>
          <w:noProof/>
          <w:szCs w:val="24"/>
        </w:rPr>
        <w:t>(0), 1–20. https://doi.org/10.1080/24694452.2021.1904819</w:t>
      </w:r>
    </w:p>
    <w:p w14:paraId="1FD01773" w14:textId="77777777" w:rsidR="009C175D" w:rsidRPr="009C175D" w:rsidRDefault="009C175D" w:rsidP="00872147">
      <w:pPr>
        <w:wordWrap/>
        <w:adjustRightInd w:val="0"/>
        <w:ind w:left="480" w:hanging="480"/>
        <w:rPr>
          <w:noProof/>
          <w:szCs w:val="24"/>
        </w:rPr>
      </w:pPr>
      <w:r w:rsidRPr="009C175D">
        <w:rPr>
          <w:noProof/>
          <w:szCs w:val="24"/>
        </w:rPr>
        <w:t xml:space="preserve">Jay, J., Bor, J., Nsoesie, E. O., Lipson, S. K., Jones, D. K., Galea, S., &amp; Raifman, J. (2020). Neighbourhood income and physical distancing during the COVID-19 pandemic in the United States. </w:t>
      </w:r>
      <w:r w:rsidRPr="009C175D">
        <w:rPr>
          <w:i/>
          <w:iCs/>
          <w:noProof/>
          <w:szCs w:val="24"/>
        </w:rPr>
        <w:t>Nature Human Behaviour</w:t>
      </w:r>
      <w:r w:rsidRPr="009C175D">
        <w:rPr>
          <w:noProof/>
          <w:szCs w:val="24"/>
        </w:rPr>
        <w:t xml:space="preserve">, </w:t>
      </w:r>
      <w:r w:rsidRPr="009C175D">
        <w:rPr>
          <w:i/>
          <w:iCs/>
          <w:noProof/>
          <w:szCs w:val="24"/>
        </w:rPr>
        <w:t>4</w:t>
      </w:r>
      <w:r w:rsidRPr="009C175D">
        <w:rPr>
          <w:noProof/>
          <w:szCs w:val="24"/>
        </w:rPr>
        <w:t>(12), 1294–1302. https://doi.org/10.1038/s41562-020-00998-2</w:t>
      </w:r>
    </w:p>
    <w:p w14:paraId="0D20507A" w14:textId="77777777" w:rsidR="009C175D" w:rsidRPr="009C175D" w:rsidRDefault="009C175D" w:rsidP="00872147">
      <w:pPr>
        <w:wordWrap/>
        <w:adjustRightInd w:val="0"/>
        <w:ind w:left="480" w:hanging="480"/>
        <w:rPr>
          <w:noProof/>
          <w:szCs w:val="24"/>
        </w:rPr>
      </w:pPr>
      <w:r w:rsidRPr="009C175D">
        <w:rPr>
          <w:noProof/>
          <w:szCs w:val="24"/>
        </w:rPr>
        <w:t xml:space="preserve">Kellermann, R., Sivizaca Conde, D., Rößler, D., Kliewer, N., &amp; Dienel, H. L. (2022). Mobility in pandemic times: Exploring changes and long-term effects of COVID-19 on urban mobility behavior. </w:t>
      </w:r>
      <w:r w:rsidRPr="009C175D">
        <w:rPr>
          <w:i/>
          <w:iCs/>
          <w:noProof/>
          <w:szCs w:val="24"/>
        </w:rPr>
        <w:t>Transportation Research Interdisciplinary Perspectives</w:t>
      </w:r>
      <w:r w:rsidRPr="009C175D">
        <w:rPr>
          <w:noProof/>
          <w:szCs w:val="24"/>
        </w:rPr>
        <w:t xml:space="preserve">, </w:t>
      </w:r>
      <w:r w:rsidRPr="009C175D">
        <w:rPr>
          <w:i/>
          <w:iCs/>
          <w:noProof/>
          <w:szCs w:val="24"/>
        </w:rPr>
        <w:t>15</w:t>
      </w:r>
      <w:r w:rsidRPr="009C175D">
        <w:rPr>
          <w:noProof/>
          <w:szCs w:val="24"/>
        </w:rPr>
        <w:t>(July). https://doi.org/10.1016/j.trip.2022.100668</w:t>
      </w:r>
    </w:p>
    <w:p w14:paraId="2BBC068D" w14:textId="77777777" w:rsidR="009C175D" w:rsidRPr="009C175D" w:rsidRDefault="009C175D" w:rsidP="00872147">
      <w:pPr>
        <w:wordWrap/>
        <w:adjustRightInd w:val="0"/>
        <w:ind w:left="480" w:hanging="480"/>
        <w:rPr>
          <w:noProof/>
          <w:szCs w:val="24"/>
        </w:rPr>
      </w:pPr>
      <w:r w:rsidRPr="009C175D">
        <w:rPr>
          <w:noProof/>
          <w:szCs w:val="24"/>
        </w:rPr>
        <w:t xml:space="preserve">Khataee, H., Scheuring, I., Czirok, A., &amp; Neufeld, Z. (2021). Effects of social distancing on the spreading of COVID-19 inferred from mobile phone data. </w:t>
      </w:r>
      <w:r w:rsidRPr="009C175D">
        <w:rPr>
          <w:i/>
          <w:iCs/>
          <w:noProof/>
          <w:szCs w:val="24"/>
        </w:rPr>
        <w:t>Scientific Reports</w:t>
      </w:r>
      <w:r w:rsidRPr="009C175D">
        <w:rPr>
          <w:noProof/>
          <w:szCs w:val="24"/>
        </w:rPr>
        <w:t xml:space="preserve">, </w:t>
      </w:r>
      <w:r w:rsidRPr="009C175D">
        <w:rPr>
          <w:i/>
          <w:iCs/>
          <w:noProof/>
          <w:szCs w:val="24"/>
        </w:rPr>
        <w:t>11</w:t>
      </w:r>
      <w:r w:rsidRPr="009C175D">
        <w:rPr>
          <w:noProof/>
          <w:szCs w:val="24"/>
        </w:rPr>
        <w:t>(1), 1661. https://doi.org/10.1038/s41598-021-81308-2</w:t>
      </w:r>
    </w:p>
    <w:p w14:paraId="67542BD5" w14:textId="77777777" w:rsidR="009C175D" w:rsidRPr="009C175D" w:rsidRDefault="009C175D" w:rsidP="00872147">
      <w:pPr>
        <w:wordWrap/>
        <w:adjustRightInd w:val="0"/>
        <w:ind w:left="480" w:hanging="480"/>
        <w:rPr>
          <w:noProof/>
          <w:szCs w:val="24"/>
        </w:rPr>
      </w:pPr>
      <w:r w:rsidRPr="009C175D">
        <w:rPr>
          <w:noProof/>
          <w:szCs w:val="24"/>
        </w:rPr>
        <w:t xml:space="preserve">Kim, J., &amp; Kwan, M.-P. (2021). The impact of the COVID-19 pandemic on people’s mobility: A longitudinal study of the U.S. from March to September of 2020. </w:t>
      </w:r>
      <w:r w:rsidRPr="009C175D">
        <w:rPr>
          <w:i/>
          <w:iCs/>
          <w:noProof/>
          <w:szCs w:val="24"/>
        </w:rPr>
        <w:t>Journal of Transport Geography</w:t>
      </w:r>
      <w:r w:rsidRPr="009C175D">
        <w:rPr>
          <w:noProof/>
          <w:szCs w:val="24"/>
        </w:rPr>
        <w:t xml:space="preserve">, </w:t>
      </w:r>
      <w:r w:rsidRPr="009C175D">
        <w:rPr>
          <w:i/>
          <w:iCs/>
          <w:noProof/>
          <w:szCs w:val="24"/>
        </w:rPr>
        <w:t>93</w:t>
      </w:r>
      <w:r w:rsidRPr="009C175D">
        <w:rPr>
          <w:noProof/>
          <w:szCs w:val="24"/>
        </w:rPr>
        <w:t>(March), 103039. https://doi.org/10.1016/j.jtrangeo.2021.103039</w:t>
      </w:r>
    </w:p>
    <w:p w14:paraId="232277B4" w14:textId="77777777" w:rsidR="009C175D" w:rsidRPr="009C175D" w:rsidRDefault="009C175D" w:rsidP="00872147">
      <w:pPr>
        <w:wordWrap/>
        <w:adjustRightInd w:val="0"/>
        <w:ind w:left="480" w:hanging="480"/>
        <w:rPr>
          <w:noProof/>
          <w:szCs w:val="24"/>
        </w:rPr>
      </w:pPr>
      <w:r w:rsidRPr="009C175D">
        <w:rPr>
          <w:noProof/>
          <w:szCs w:val="24"/>
        </w:rPr>
        <w:t xml:space="preserve">Kim, K. (2018). Exploring the difference between ridership patterns of subway and taxi: Case study in Seoul. </w:t>
      </w:r>
      <w:r w:rsidRPr="009C175D">
        <w:rPr>
          <w:i/>
          <w:iCs/>
          <w:noProof/>
          <w:szCs w:val="24"/>
        </w:rPr>
        <w:t>Journal of Transport Geography</w:t>
      </w:r>
      <w:r w:rsidRPr="009C175D">
        <w:rPr>
          <w:noProof/>
          <w:szCs w:val="24"/>
        </w:rPr>
        <w:t xml:space="preserve">, </w:t>
      </w:r>
      <w:r w:rsidRPr="009C175D">
        <w:rPr>
          <w:i/>
          <w:iCs/>
          <w:noProof/>
          <w:szCs w:val="24"/>
        </w:rPr>
        <w:t>66</w:t>
      </w:r>
      <w:r w:rsidRPr="009C175D">
        <w:rPr>
          <w:noProof/>
          <w:szCs w:val="24"/>
        </w:rPr>
        <w:t>(March 2017), 213–223. https://doi.org/10.1016/j.jtrangeo.2017.12.003</w:t>
      </w:r>
    </w:p>
    <w:p w14:paraId="7C56E863" w14:textId="77777777" w:rsidR="009C175D" w:rsidRPr="009C175D" w:rsidRDefault="009C175D" w:rsidP="00872147">
      <w:pPr>
        <w:wordWrap/>
        <w:adjustRightInd w:val="0"/>
        <w:ind w:left="480" w:hanging="480"/>
        <w:rPr>
          <w:noProof/>
          <w:szCs w:val="24"/>
        </w:rPr>
      </w:pPr>
      <w:r w:rsidRPr="009C175D">
        <w:rPr>
          <w:noProof/>
          <w:szCs w:val="24"/>
        </w:rPr>
        <w:t xml:space="preserve">Kishore, N., Kahn, R., Martinez, P. P., De Salazar, P. M., Mahmud, A. S., &amp; Buckee, C. O. (2021). Lockdowns result in changes in human mobility which may impact the epidemiologic dynamics </w:t>
      </w:r>
      <w:r w:rsidRPr="009C175D">
        <w:rPr>
          <w:noProof/>
          <w:szCs w:val="24"/>
        </w:rPr>
        <w:lastRenderedPageBreak/>
        <w:t xml:space="preserve">of SARS-CoV-2. </w:t>
      </w:r>
      <w:r w:rsidRPr="009C175D">
        <w:rPr>
          <w:i/>
          <w:iCs/>
          <w:noProof/>
          <w:szCs w:val="24"/>
        </w:rPr>
        <w:t>Scientific Reports</w:t>
      </w:r>
      <w:r w:rsidRPr="009C175D">
        <w:rPr>
          <w:noProof/>
          <w:szCs w:val="24"/>
        </w:rPr>
        <w:t xml:space="preserve">, </w:t>
      </w:r>
      <w:r w:rsidRPr="009C175D">
        <w:rPr>
          <w:i/>
          <w:iCs/>
          <w:noProof/>
          <w:szCs w:val="24"/>
        </w:rPr>
        <w:t>11</w:t>
      </w:r>
      <w:r w:rsidRPr="009C175D">
        <w:rPr>
          <w:noProof/>
          <w:szCs w:val="24"/>
        </w:rPr>
        <w:t>(1), 6995. https://doi.org/10.1038/s41598-021-86297-w</w:t>
      </w:r>
    </w:p>
    <w:p w14:paraId="2D1E206B" w14:textId="77777777" w:rsidR="009C175D" w:rsidRPr="009C175D" w:rsidRDefault="009C175D" w:rsidP="00872147">
      <w:pPr>
        <w:wordWrap/>
        <w:adjustRightInd w:val="0"/>
        <w:ind w:left="480" w:hanging="480"/>
        <w:rPr>
          <w:noProof/>
          <w:szCs w:val="24"/>
        </w:rPr>
      </w:pPr>
      <w:r w:rsidRPr="009C175D">
        <w:rPr>
          <w:noProof/>
          <w:szCs w:val="24"/>
        </w:rPr>
        <w:t xml:space="preserve">Kishore, N., Kiang, M. V, Engø-Monsen, K., Vembar, N., Schroeder, A., Balsari, S., &amp; Buckee, C. O. (2020). Measuring mobility to monitor travel and physical distancing interventions: a common framework for mobile phone data analysis. </w:t>
      </w:r>
      <w:r w:rsidRPr="009C175D">
        <w:rPr>
          <w:i/>
          <w:iCs/>
          <w:noProof/>
          <w:szCs w:val="24"/>
        </w:rPr>
        <w:t>The Lancet Digital Health</w:t>
      </w:r>
      <w:r w:rsidRPr="009C175D">
        <w:rPr>
          <w:noProof/>
          <w:szCs w:val="24"/>
        </w:rPr>
        <w:t xml:space="preserve">, </w:t>
      </w:r>
      <w:r w:rsidRPr="009C175D">
        <w:rPr>
          <w:i/>
          <w:iCs/>
          <w:noProof/>
          <w:szCs w:val="24"/>
        </w:rPr>
        <w:t>2</w:t>
      </w:r>
      <w:r w:rsidRPr="009C175D">
        <w:rPr>
          <w:noProof/>
          <w:szCs w:val="24"/>
        </w:rPr>
        <w:t>(11), e622–e628. https://doi.org/10.1016/S2589-7500(20)30193-X</w:t>
      </w:r>
    </w:p>
    <w:p w14:paraId="77CE657C" w14:textId="77777777" w:rsidR="009C175D" w:rsidRPr="009C175D" w:rsidRDefault="009C175D" w:rsidP="00872147">
      <w:pPr>
        <w:wordWrap/>
        <w:adjustRightInd w:val="0"/>
        <w:ind w:left="480" w:hanging="480"/>
        <w:rPr>
          <w:noProof/>
          <w:szCs w:val="24"/>
        </w:rPr>
      </w:pPr>
      <w:r w:rsidRPr="009C175D">
        <w:rPr>
          <w:noProof/>
          <w:szCs w:val="24"/>
        </w:rPr>
        <w:t xml:space="preserve">Krishnapuram, B., Carin, L., Figueiredo, M. A. T., &amp; Hartemink, A. J. (2005). Sparse multinomial logistic regression: fast algorithms and generalization bounds. </w:t>
      </w:r>
      <w:r w:rsidRPr="009C175D">
        <w:rPr>
          <w:i/>
          <w:iCs/>
          <w:noProof/>
          <w:szCs w:val="24"/>
        </w:rPr>
        <w:t>IEEE Transactions on Pattern Analysis and Machine Intelligence</w:t>
      </w:r>
      <w:r w:rsidRPr="009C175D">
        <w:rPr>
          <w:noProof/>
          <w:szCs w:val="24"/>
        </w:rPr>
        <w:t xml:space="preserve">, </w:t>
      </w:r>
      <w:r w:rsidRPr="009C175D">
        <w:rPr>
          <w:i/>
          <w:iCs/>
          <w:noProof/>
          <w:szCs w:val="24"/>
        </w:rPr>
        <w:t>27</w:t>
      </w:r>
      <w:r w:rsidRPr="009C175D">
        <w:rPr>
          <w:noProof/>
          <w:szCs w:val="24"/>
        </w:rPr>
        <w:t>(6), 957–968. https://doi.org/10.1109/TPAMI.2005.127</w:t>
      </w:r>
    </w:p>
    <w:p w14:paraId="4418443A" w14:textId="77777777" w:rsidR="009C175D" w:rsidRPr="009C175D" w:rsidRDefault="009C175D" w:rsidP="00872147">
      <w:pPr>
        <w:wordWrap/>
        <w:adjustRightInd w:val="0"/>
        <w:ind w:left="480" w:hanging="480"/>
        <w:rPr>
          <w:noProof/>
          <w:szCs w:val="24"/>
        </w:rPr>
      </w:pPr>
      <w:r w:rsidRPr="009C175D">
        <w:rPr>
          <w:noProof/>
          <w:szCs w:val="24"/>
        </w:rPr>
        <w:t xml:space="preserve">Kwan, M. (2021). The stationarity bias in research on the environmental determinants of health. </w:t>
      </w:r>
      <w:r w:rsidRPr="009C175D">
        <w:rPr>
          <w:i/>
          <w:iCs/>
          <w:noProof/>
          <w:szCs w:val="24"/>
        </w:rPr>
        <w:t>Health and Place</w:t>
      </w:r>
      <w:r w:rsidRPr="009C175D">
        <w:rPr>
          <w:noProof/>
          <w:szCs w:val="24"/>
        </w:rPr>
        <w:t xml:space="preserve">, </w:t>
      </w:r>
      <w:r w:rsidRPr="009C175D">
        <w:rPr>
          <w:i/>
          <w:iCs/>
          <w:noProof/>
          <w:szCs w:val="24"/>
        </w:rPr>
        <w:t>70</w:t>
      </w:r>
      <w:r w:rsidRPr="009C175D">
        <w:rPr>
          <w:noProof/>
          <w:szCs w:val="24"/>
        </w:rPr>
        <w:t>(June), 102609. https://doi.org/10.1016/j.healthplace.2021.102609</w:t>
      </w:r>
    </w:p>
    <w:p w14:paraId="71FE3A69" w14:textId="77777777" w:rsidR="009C175D" w:rsidRPr="009C175D" w:rsidRDefault="009C175D" w:rsidP="00872147">
      <w:pPr>
        <w:wordWrap/>
        <w:adjustRightInd w:val="0"/>
        <w:ind w:left="480" w:hanging="480"/>
        <w:rPr>
          <w:noProof/>
          <w:szCs w:val="24"/>
        </w:rPr>
      </w:pPr>
      <w:r w:rsidRPr="009C175D">
        <w:rPr>
          <w:noProof/>
          <w:szCs w:val="24"/>
        </w:rPr>
        <w:t xml:space="preserve">Lee, W. Do, Qian, M., &amp; Schwanen, T. (2021). The association between socioeconomic status and mobility reductions in the early stage of England’s COVID-19 epidemic. </w:t>
      </w:r>
      <w:r w:rsidRPr="009C175D">
        <w:rPr>
          <w:i/>
          <w:iCs/>
          <w:noProof/>
          <w:szCs w:val="24"/>
        </w:rPr>
        <w:t>Health &amp; Place</w:t>
      </w:r>
      <w:r w:rsidRPr="009C175D">
        <w:rPr>
          <w:noProof/>
          <w:szCs w:val="24"/>
        </w:rPr>
        <w:t xml:space="preserve">, </w:t>
      </w:r>
      <w:r w:rsidRPr="009C175D">
        <w:rPr>
          <w:i/>
          <w:iCs/>
          <w:noProof/>
          <w:szCs w:val="24"/>
        </w:rPr>
        <w:t>69</w:t>
      </w:r>
      <w:r w:rsidRPr="009C175D">
        <w:rPr>
          <w:noProof/>
          <w:szCs w:val="24"/>
        </w:rPr>
        <w:t>, 102563. https://doi.org/10.1016/j.healthplace.2021.102563</w:t>
      </w:r>
    </w:p>
    <w:p w14:paraId="4113CA14" w14:textId="77777777" w:rsidR="009C175D" w:rsidRPr="009C175D" w:rsidRDefault="009C175D" w:rsidP="00872147">
      <w:pPr>
        <w:wordWrap/>
        <w:adjustRightInd w:val="0"/>
        <w:ind w:left="480" w:hanging="480"/>
        <w:rPr>
          <w:noProof/>
          <w:szCs w:val="24"/>
        </w:rPr>
      </w:pPr>
      <w:r w:rsidRPr="009C175D">
        <w:rPr>
          <w:noProof/>
          <w:szCs w:val="24"/>
        </w:rPr>
        <w:t xml:space="preserve">Linka, K., Goriely, A., &amp; Kuhl, E. (2020). Global and local mobility as a barometer for COVID-19 dynamics. </w:t>
      </w:r>
      <w:r w:rsidRPr="009C175D">
        <w:rPr>
          <w:i/>
          <w:iCs/>
          <w:noProof/>
          <w:szCs w:val="24"/>
        </w:rPr>
        <w:t>MedRxiv</w:t>
      </w:r>
      <w:r w:rsidRPr="009C175D">
        <w:rPr>
          <w:noProof/>
          <w:szCs w:val="24"/>
        </w:rPr>
        <w:t>. https://doi.org/10.1101/2020.06.13.20130658</w:t>
      </w:r>
    </w:p>
    <w:p w14:paraId="2F3C2587" w14:textId="77777777" w:rsidR="009C175D" w:rsidRPr="009C175D" w:rsidRDefault="009C175D" w:rsidP="00872147">
      <w:pPr>
        <w:wordWrap/>
        <w:adjustRightInd w:val="0"/>
        <w:ind w:left="480" w:hanging="480"/>
        <w:rPr>
          <w:noProof/>
          <w:szCs w:val="24"/>
        </w:rPr>
      </w:pPr>
      <w:r w:rsidRPr="009C175D">
        <w:rPr>
          <w:noProof/>
          <w:szCs w:val="24"/>
        </w:rPr>
        <w:t xml:space="preserve">Long, J. A., &amp; Ren, C. (2022). Associations between mobility and socio-economic indicators vary across the timeline of the Covid-19 pandemic. </w:t>
      </w:r>
      <w:r w:rsidRPr="009C175D">
        <w:rPr>
          <w:i/>
          <w:iCs/>
          <w:noProof/>
          <w:szCs w:val="24"/>
        </w:rPr>
        <w:t>Computers, Environment and Urban Systems</w:t>
      </w:r>
      <w:r w:rsidRPr="009C175D">
        <w:rPr>
          <w:noProof/>
          <w:szCs w:val="24"/>
        </w:rPr>
        <w:t xml:space="preserve">, </w:t>
      </w:r>
      <w:r w:rsidRPr="009C175D">
        <w:rPr>
          <w:i/>
          <w:iCs/>
          <w:noProof/>
          <w:szCs w:val="24"/>
        </w:rPr>
        <w:t>91</w:t>
      </w:r>
      <w:r w:rsidRPr="009C175D">
        <w:rPr>
          <w:noProof/>
          <w:szCs w:val="24"/>
        </w:rPr>
        <w:t>(July 2021), 101710. https://doi.org/10.1016/j.compenvurbsys.2021.101710</w:t>
      </w:r>
    </w:p>
    <w:p w14:paraId="317871BA" w14:textId="77777777" w:rsidR="009C175D" w:rsidRPr="009C175D" w:rsidRDefault="009C175D" w:rsidP="00872147">
      <w:pPr>
        <w:wordWrap/>
        <w:adjustRightInd w:val="0"/>
        <w:ind w:left="480" w:hanging="480"/>
        <w:rPr>
          <w:noProof/>
          <w:szCs w:val="24"/>
        </w:rPr>
      </w:pPr>
      <w:r w:rsidRPr="009C175D">
        <w:rPr>
          <w:noProof/>
          <w:szCs w:val="24"/>
        </w:rPr>
        <w:t xml:space="preserve">Lou, J., Shen, X., &amp; Niemeier, D. (2020). Are stay-at-home orders more difficult to follow for low-income groups? </w:t>
      </w:r>
      <w:r w:rsidRPr="009C175D">
        <w:rPr>
          <w:i/>
          <w:iCs/>
          <w:noProof/>
          <w:szCs w:val="24"/>
        </w:rPr>
        <w:t>Journal of Transport Geography</w:t>
      </w:r>
      <w:r w:rsidRPr="009C175D">
        <w:rPr>
          <w:noProof/>
          <w:szCs w:val="24"/>
        </w:rPr>
        <w:t xml:space="preserve">, </w:t>
      </w:r>
      <w:r w:rsidRPr="009C175D">
        <w:rPr>
          <w:i/>
          <w:iCs/>
          <w:noProof/>
          <w:szCs w:val="24"/>
        </w:rPr>
        <w:t>89</w:t>
      </w:r>
      <w:r w:rsidRPr="009C175D">
        <w:rPr>
          <w:noProof/>
          <w:szCs w:val="24"/>
        </w:rPr>
        <w:t>(October), 102894. https://doi.org/10.1016/j.jtrangeo.2020.102894</w:t>
      </w:r>
    </w:p>
    <w:p w14:paraId="74AFC38F" w14:textId="77777777" w:rsidR="009C175D" w:rsidRPr="009C175D" w:rsidRDefault="009C175D" w:rsidP="00872147">
      <w:pPr>
        <w:wordWrap/>
        <w:adjustRightInd w:val="0"/>
        <w:ind w:left="480" w:hanging="480"/>
        <w:rPr>
          <w:noProof/>
          <w:szCs w:val="24"/>
        </w:rPr>
      </w:pPr>
      <w:r w:rsidRPr="009C175D">
        <w:rPr>
          <w:noProof/>
          <w:szCs w:val="24"/>
        </w:rPr>
        <w:t xml:space="preserve">Lu, J., Zhou, S., Liu, L., &amp; Li, Q. (2021). You are where you go: Inferring residents’ income level through daily activity and geographic exposure. </w:t>
      </w:r>
      <w:r w:rsidRPr="009C175D">
        <w:rPr>
          <w:i/>
          <w:iCs/>
          <w:noProof/>
          <w:szCs w:val="24"/>
        </w:rPr>
        <w:t>Cities</w:t>
      </w:r>
      <w:r w:rsidRPr="009C175D">
        <w:rPr>
          <w:noProof/>
          <w:szCs w:val="24"/>
        </w:rPr>
        <w:t xml:space="preserve">, </w:t>
      </w:r>
      <w:r w:rsidRPr="009C175D">
        <w:rPr>
          <w:i/>
          <w:iCs/>
          <w:noProof/>
          <w:szCs w:val="24"/>
        </w:rPr>
        <w:t>111</w:t>
      </w:r>
      <w:r w:rsidRPr="009C175D">
        <w:rPr>
          <w:noProof/>
          <w:szCs w:val="24"/>
        </w:rPr>
        <w:t>(135), 102984. https://doi.org/10.1016/j.cities.2020.102984</w:t>
      </w:r>
    </w:p>
    <w:p w14:paraId="15EE40BC" w14:textId="77777777" w:rsidR="009C175D" w:rsidRPr="009C175D" w:rsidRDefault="009C175D" w:rsidP="00872147">
      <w:pPr>
        <w:wordWrap/>
        <w:adjustRightInd w:val="0"/>
        <w:ind w:left="480" w:hanging="480"/>
        <w:rPr>
          <w:noProof/>
          <w:szCs w:val="24"/>
        </w:rPr>
      </w:pPr>
      <w:r w:rsidRPr="009C175D">
        <w:rPr>
          <w:noProof/>
          <w:szCs w:val="24"/>
        </w:rPr>
        <w:t xml:space="preserve">Marsden, G., &amp; Docherty, I. (2021). Mega-disruptions and policy change: Lessons from the mobility sector in response to the Covid-19 pandemic in the UK. </w:t>
      </w:r>
      <w:r w:rsidRPr="009C175D">
        <w:rPr>
          <w:i/>
          <w:iCs/>
          <w:noProof/>
          <w:szCs w:val="24"/>
        </w:rPr>
        <w:t>Transport Policy</w:t>
      </w:r>
      <w:r w:rsidRPr="009C175D">
        <w:rPr>
          <w:noProof/>
          <w:szCs w:val="24"/>
        </w:rPr>
        <w:t xml:space="preserve">, </w:t>
      </w:r>
      <w:r w:rsidRPr="009C175D">
        <w:rPr>
          <w:i/>
          <w:iCs/>
          <w:noProof/>
          <w:szCs w:val="24"/>
        </w:rPr>
        <w:t>110</w:t>
      </w:r>
      <w:r w:rsidRPr="009C175D">
        <w:rPr>
          <w:noProof/>
          <w:szCs w:val="24"/>
        </w:rPr>
        <w:t>, 86–97. https://doi.org/10.1016/j.tranpol.2021.05.015</w:t>
      </w:r>
    </w:p>
    <w:p w14:paraId="70362278" w14:textId="77777777" w:rsidR="009C175D" w:rsidRPr="009C175D" w:rsidRDefault="009C175D" w:rsidP="00872147">
      <w:pPr>
        <w:wordWrap/>
        <w:adjustRightInd w:val="0"/>
        <w:ind w:left="480" w:hanging="480"/>
        <w:rPr>
          <w:noProof/>
          <w:szCs w:val="24"/>
        </w:rPr>
      </w:pPr>
      <w:r w:rsidRPr="009C175D">
        <w:rPr>
          <w:noProof/>
          <w:szCs w:val="24"/>
        </w:rPr>
        <w:t xml:space="preserve">Molloy, J., Schatzmann, T., Schoeman, B., Tchervenkov, C., Hintermann, B., &amp; Axhausen, K. W. (2021). Observed impacts of the Covid-19 first wave on travel behaviour in Switzerland based on a large GPS panel. </w:t>
      </w:r>
      <w:r w:rsidRPr="009C175D">
        <w:rPr>
          <w:i/>
          <w:iCs/>
          <w:noProof/>
          <w:szCs w:val="24"/>
        </w:rPr>
        <w:t>Transport Policy</w:t>
      </w:r>
      <w:r w:rsidRPr="009C175D">
        <w:rPr>
          <w:noProof/>
          <w:szCs w:val="24"/>
        </w:rPr>
        <w:t xml:space="preserve">, </w:t>
      </w:r>
      <w:r w:rsidRPr="009C175D">
        <w:rPr>
          <w:i/>
          <w:iCs/>
          <w:noProof/>
          <w:szCs w:val="24"/>
        </w:rPr>
        <w:t>104</w:t>
      </w:r>
      <w:r w:rsidRPr="009C175D">
        <w:rPr>
          <w:noProof/>
          <w:szCs w:val="24"/>
        </w:rPr>
        <w:t>, 43–51. https://doi.org/10.1016/j.tranpol.2021.01.009</w:t>
      </w:r>
    </w:p>
    <w:p w14:paraId="67D53BF2" w14:textId="77777777" w:rsidR="009C175D" w:rsidRPr="009C175D" w:rsidRDefault="009C175D" w:rsidP="00872147">
      <w:pPr>
        <w:wordWrap/>
        <w:adjustRightInd w:val="0"/>
        <w:ind w:left="480" w:hanging="480"/>
        <w:rPr>
          <w:noProof/>
          <w:szCs w:val="24"/>
        </w:rPr>
      </w:pPr>
      <w:r w:rsidRPr="009C175D">
        <w:rPr>
          <w:noProof/>
          <w:szCs w:val="24"/>
        </w:rPr>
        <w:t xml:space="preserve">Mouratidis, K., &amp; Papagiannakis, A. (2021). COVID-19, internet, and mobility: The rise of telework, telehealth, e-learning, and e-shopping. </w:t>
      </w:r>
      <w:r w:rsidRPr="009C175D">
        <w:rPr>
          <w:i/>
          <w:iCs/>
          <w:noProof/>
          <w:szCs w:val="24"/>
        </w:rPr>
        <w:t>Sustainable Cities and Society</w:t>
      </w:r>
      <w:r w:rsidRPr="009C175D">
        <w:rPr>
          <w:noProof/>
          <w:szCs w:val="24"/>
        </w:rPr>
        <w:t xml:space="preserve">, </w:t>
      </w:r>
      <w:r w:rsidRPr="009C175D">
        <w:rPr>
          <w:i/>
          <w:iCs/>
          <w:noProof/>
          <w:szCs w:val="24"/>
        </w:rPr>
        <w:t>74</w:t>
      </w:r>
      <w:r w:rsidRPr="009C175D">
        <w:rPr>
          <w:noProof/>
          <w:szCs w:val="24"/>
        </w:rPr>
        <w:t>, 103182. https://doi.org/10.1016/j.scs.2021.103182</w:t>
      </w:r>
    </w:p>
    <w:p w14:paraId="7A69918C" w14:textId="77777777" w:rsidR="009C175D" w:rsidRPr="009C175D" w:rsidRDefault="009C175D" w:rsidP="00872147">
      <w:pPr>
        <w:wordWrap/>
        <w:adjustRightInd w:val="0"/>
        <w:ind w:left="480" w:hanging="480"/>
        <w:rPr>
          <w:noProof/>
          <w:szCs w:val="24"/>
        </w:rPr>
      </w:pPr>
      <w:r w:rsidRPr="009C175D">
        <w:rPr>
          <w:noProof/>
          <w:szCs w:val="24"/>
        </w:rPr>
        <w:t xml:space="preserve">Office for National Statistics. (2021). </w:t>
      </w:r>
      <w:r w:rsidRPr="009C175D">
        <w:rPr>
          <w:i/>
          <w:iCs/>
          <w:noProof/>
          <w:szCs w:val="24"/>
        </w:rPr>
        <w:t>Coronavirus and compliance with government guidance, UK : April 2021</w:t>
      </w:r>
      <w:r w:rsidRPr="009C175D">
        <w:rPr>
          <w:noProof/>
          <w:szCs w:val="24"/>
        </w:rPr>
        <w:t>. https://www.ons.gov.uk/peoplepopulationandcommunity/healthandsocialcare/conditionsanddiseases/bulletins/coronavirusandcompliancewithgovernmentguidanceuk/april2021</w:t>
      </w:r>
    </w:p>
    <w:p w14:paraId="3F019182" w14:textId="77777777" w:rsidR="009C175D" w:rsidRPr="009C175D" w:rsidRDefault="009C175D" w:rsidP="00872147">
      <w:pPr>
        <w:wordWrap/>
        <w:adjustRightInd w:val="0"/>
        <w:ind w:left="480" w:hanging="480"/>
        <w:rPr>
          <w:noProof/>
          <w:szCs w:val="24"/>
        </w:rPr>
      </w:pPr>
      <w:r w:rsidRPr="009C175D">
        <w:rPr>
          <w:noProof/>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9C175D">
        <w:rPr>
          <w:i/>
          <w:iCs/>
          <w:noProof/>
          <w:szCs w:val="24"/>
        </w:rPr>
        <w:t>Science Advances</w:t>
      </w:r>
      <w:r w:rsidRPr="009C175D">
        <w:rPr>
          <w:noProof/>
          <w:szCs w:val="24"/>
        </w:rPr>
        <w:t xml:space="preserve">, </w:t>
      </w:r>
      <w:r w:rsidRPr="009C175D">
        <w:rPr>
          <w:i/>
          <w:iCs/>
          <w:noProof/>
          <w:szCs w:val="24"/>
        </w:rPr>
        <w:t>6</w:t>
      </w:r>
      <w:r w:rsidRPr="009C175D">
        <w:rPr>
          <w:noProof/>
          <w:szCs w:val="24"/>
        </w:rPr>
        <w:t>(23), eabc0764. https://doi.org/10.1126/sciadv.abc0764</w:t>
      </w:r>
    </w:p>
    <w:p w14:paraId="3A380690" w14:textId="77777777" w:rsidR="009C175D" w:rsidRPr="009C175D" w:rsidRDefault="009C175D" w:rsidP="00872147">
      <w:pPr>
        <w:wordWrap/>
        <w:adjustRightInd w:val="0"/>
        <w:ind w:left="480" w:hanging="480"/>
        <w:rPr>
          <w:noProof/>
          <w:szCs w:val="24"/>
        </w:rPr>
      </w:pPr>
      <w:r w:rsidRPr="009C175D">
        <w:rPr>
          <w:noProof/>
          <w:szCs w:val="24"/>
        </w:rPr>
        <w:t xml:space="preserve">Pan, Y., Darzi, A., Kabiri, A., Zhao, G., Luo, W., Xiong, C., &amp; Zhang, L. (2020). Quantifying human </w:t>
      </w:r>
      <w:r w:rsidRPr="009C175D">
        <w:rPr>
          <w:noProof/>
          <w:szCs w:val="24"/>
        </w:rPr>
        <w:lastRenderedPageBreak/>
        <w:t xml:space="preserve">mobility behaviour changes during the COVID-19 outbreak in the United States. </w:t>
      </w:r>
      <w:r w:rsidRPr="009C175D">
        <w:rPr>
          <w:i/>
          <w:iCs/>
          <w:noProof/>
          <w:szCs w:val="24"/>
        </w:rPr>
        <w:t>Scientific Reports</w:t>
      </w:r>
      <w:r w:rsidRPr="009C175D">
        <w:rPr>
          <w:noProof/>
          <w:szCs w:val="24"/>
        </w:rPr>
        <w:t xml:space="preserve">, </w:t>
      </w:r>
      <w:r w:rsidRPr="009C175D">
        <w:rPr>
          <w:i/>
          <w:iCs/>
          <w:noProof/>
          <w:szCs w:val="24"/>
        </w:rPr>
        <w:t>10</w:t>
      </w:r>
      <w:r w:rsidRPr="009C175D">
        <w:rPr>
          <w:noProof/>
          <w:szCs w:val="24"/>
        </w:rPr>
        <w:t>(1), 20742. https://doi.org/10.1038/s41598-020-77751-2</w:t>
      </w:r>
    </w:p>
    <w:p w14:paraId="12609017" w14:textId="77777777" w:rsidR="009C175D" w:rsidRPr="009C175D" w:rsidRDefault="009C175D" w:rsidP="00872147">
      <w:pPr>
        <w:wordWrap/>
        <w:adjustRightInd w:val="0"/>
        <w:ind w:left="480" w:hanging="480"/>
        <w:rPr>
          <w:noProof/>
          <w:szCs w:val="24"/>
        </w:rPr>
      </w:pPr>
      <w:r w:rsidRPr="009C175D">
        <w:rPr>
          <w:noProof/>
          <w:szCs w:val="24"/>
        </w:rPr>
        <w:t xml:space="preserve">Park, S., Oshan, T. M., El Ali, A., &amp; Finamore, A. (2021). Are we breaking bubbles as we move? Using a large sample to explore the relationship between urban mobility and segregation. </w:t>
      </w:r>
      <w:r w:rsidRPr="009C175D">
        <w:rPr>
          <w:i/>
          <w:iCs/>
          <w:noProof/>
          <w:szCs w:val="24"/>
        </w:rPr>
        <w:t>Computers, Environment and Urban Systems</w:t>
      </w:r>
      <w:r w:rsidRPr="009C175D">
        <w:rPr>
          <w:noProof/>
          <w:szCs w:val="24"/>
        </w:rPr>
        <w:t xml:space="preserve">, </w:t>
      </w:r>
      <w:r w:rsidRPr="009C175D">
        <w:rPr>
          <w:i/>
          <w:iCs/>
          <w:noProof/>
          <w:szCs w:val="24"/>
        </w:rPr>
        <w:t>86</w:t>
      </w:r>
      <w:r w:rsidRPr="009C175D">
        <w:rPr>
          <w:noProof/>
          <w:szCs w:val="24"/>
        </w:rPr>
        <w:t>(April 2020), 101585. https://doi.org/10.1016/j.compenvurbsys.2020.101585</w:t>
      </w:r>
    </w:p>
    <w:p w14:paraId="1D848AAA" w14:textId="77777777" w:rsidR="009C175D" w:rsidRPr="009C175D" w:rsidRDefault="009C175D" w:rsidP="00872147">
      <w:pPr>
        <w:wordWrap/>
        <w:adjustRightInd w:val="0"/>
        <w:ind w:left="480" w:hanging="480"/>
        <w:rPr>
          <w:noProof/>
          <w:szCs w:val="24"/>
        </w:rPr>
      </w:pPr>
      <w:r w:rsidRPr="009C175D">
        <w:rPr>
          <w:noProof/>
          <w:szCs w:val="24"/>
        </w:rPr>
        <w:t xml:space="preserve">Pepe, E., Bajardi, P., Gauvin, L., Privitera, F., Lake, B., Cattuto, C., &amp; Tizzoni, M. (2020). COVID-19 outbreak response, a dataset to assess mobility changes in Italy following national lockdown. </w:t>
      </w:r>
      <w:r w:rsidRPr="009C175D">
        <w:rPr>
          <w:i/>
          <w:iCs/>
          <w:noProof/>
          <w:szCs w:val="24"/>
        </w:rPr>
        <w:t>Scientific Data</w:t>
      </w:r>
      <w:r w:rsidRPr="009C175D">
        <w:rPr>
          <w:noProof/>
          <w:szCs w:val="24"/>
        </w:rPr>
        <w:t xml:space="preserve">, </w:t>
      </w:r>
      <w:r w:rsidRPr="009C175D">
        <w:rPr>
          <w:i/>
          <w:iCs/>
          <w:noProof/>
          <w:szCs w:val="24"/>
        </w:rPr>
        <w:t>7</w:t>
      </w:r>
      <w:r w:rsidRPr="009C175D">
        <w:rPr>
          <w:noProof/>
          <w:szCs w:val="24"/>
        </w:rPr>
        <w:t>(1), 230. https://doi.org/10.1038/s41597-020-00575-2</w:t>
      </w:r>
    </w:p>
    <w:p w14:paraId="00C85A1A" w14:textId="77777777" w:rsidR="009C175D" w:rsidRPr="009C175D" w:rsidRDefault="009C175D" w:rsidP="00872147">
      <w:pPr>
        <w:wordWrap/>
        <w:adjustRightInd w:val="0"/>
        <w:ind w:left="480" w:hanging="480"/>
        <w:rPr>
          <w:noProof/>
          <w:szCs w:val="24"/>
        </w:rPr>
      </w:pPr>
      <w:r w:rsidRPr="009C175D">
        <w:rPr>
          <w:noProof/>
          <w:szCs w:val="24"/>
        </w:rPr>
        <w:t xml:space="preserve">Petitjean, F., Ketterlin, A., &amp; Gançarski, P. (2011). A global averaging method for dynamic time warping, with applications to clustering. </w:t>
      </w:r>
      <w:r w:rsidRPr="009C175D">
        <w:rPr>
          <w:i/>
          <w:iCs/>
          <w:noProof/>
          <w:szCs w:val="24"/>
        </w:rPr>
        <w:t>Pattern Recognition</w:t>
      </w:r>
      <w:r w:rsidRPr="009C175D">
        <w:rPr>
          <w:noProof/>
          <w:szCs w:val="24"/>
        </w:rPr>
        <w:t xml:space="preserve">, </w:t>
      </w:r>
      <w:r w:rsidRPr="009C175D">
        <w:rPr>
          <w:i/>
          <w:iCs/>
          <w:noProof/>
          <w:szCs w:val="24"/>
        </w:rPr>
        <w:t>44</w:t>
      </w:r>
      <w:r w:rsidRPr="009C175D">
        <w:rPr>
          <w:noProof/>
          <w:szCs w:val="24"/>
        </w:rPr>
        <w:t>(3), 678–693. https://doi.org/10.1016/j.patcog.2010.09.013</w:t>
      </w:r>
    </w:p>
    <w:p w14:paraId="21354FB8" w14:textId="77777777" w:rsidR="009C175D" w:rsidRPr="009C175D" w:rsidRDefault="009C175D" w:rsidP="00872147">
      <w:pPr>
        <w:wordWrap/>
        <w:adjustRightInd w:val="0"/>
        <w:ind w:left="480" w:hanging="480"/>
        <w:rPr>
          <w:noProof/>
          <w:szCs w:val="24"/>
        </w:rPr>
      </w:pPr>
      <w:r w:rsidRPr="009C175D">
        <w:rPr>
          <w:noProof/>
          <w:szCs w:val="24"/>
        </w:rPr>
        <w:t xml:space="preserve">Public Health England. (2020). </w:t>
      </w:r>
      <w:r w:rsidRPr="009C175D">
        <w:rPr>
          <w:i/>
          <w:iCs/>
          <w:noProof/>
          <w:szCs w:val="24"/>
        </w:rPr>
        <w:t>Guidance on social distancing for everyone in the UK</w:t>
      </w:r>
      <w:r w:rsidRPr="009C175D">
        <w:rPr>
          <w:noProof/>
          <w:szCs w:val="24"/>
        </w:rPr>
        <w:t>. https://www.gov.uk/government/publications/covid-19-guidance-on-social-distancing-and-for-vulnerable-people/guidance-on-social-distancing-for-everyone-in-the-uk-and-protecting-older-people-and-vulnerable-adults</w:t>
      </w:r>
    </w:p>
    <w:p w14:paraId="15400922" w14:textId="77777777" w:rsidR="009C175D" w:rsidRPr="009C175D" w:rsidRDefault="009C175D" w:rsidP="00872147">
      <w:pPr>
        <w:wordWrap/>
        <w:adjustRightInd w:val="0"/>
        <w:ind w:left="480" w:hanging="480"/>
        <w:rPr>
          <w:noProof/>
          <w:szCs w:val="24"/>
        </w:rPr>
      </w:pPr>
      <w:r w:rsidRPr="009C175D">
        <w:rPr>
          <w:noProof/>
          <w:szCs w:val="24"/>
        </w:rPr>
        <w:t xml:space="preserve">Rosti, M. E., Olivieri, S., Cavaiola, M., Seminara, A., &amp; Mazzino, A. (2020). Fluid dynamics of COVID-19 airborne infection suggests urgent data for a scientific design of social distancing. </w:t>
      </w:r>
      <w:r w:rsidRPr="009C175D">
        <w:rPr>
          <w:i/>
          <w:iCs/>
          <w:noProof/>
          <w:szCs w:val="24"/>
        </w:rPr>
        <w:t>Scientific Reports</w:t>
      </w:r>
      <w:r w:rsidRPr="009C175D">
        <w:rPr>
          <w:noProof/>
          <w:szCs w:val="24"/>
        </w:rPr>
        <w:t xml:space="preserve">, </w:t>
      </w:r>
      <w:r w:rsidRPr="009C175D">
        <w:rPr>
          <w:i/>
          <w:iCs/>
          <w:noProof/>
          <w:szCs w:val="24"/>
        </w:rPr>
        <w:t>10</w:t>
      </w:r>
      <w:r w:rsidRPr="009C175D">
        <w:rPr>
          <w:noProof/>
          <w:szCs w:val="24"/>
        </w:rPr>
        <w:t>(1), 22426. https://doi.org/10.1038/s41598-020-80078-7</w:t>
      </w:r>
    </w:p>
    <w:p w14:paraId="54AB20AC" w14:textId="77777777" w:rsidR="009C175D" w:rsidRPr="009C175D" w:rsidRDefault="009C175D" w:rsidP="00872147">
      <w:pPr>
        <w:wordWrap/>
        <w:adjustRightInd w:val="0"/>
        <w:ind w:left="480" w:hanging="480"/>
        <w:rPr>
          <w:noProof/>
          <w:szCs w:val="24"/>
        </w:rPr>
      </w:pPr>
      <w:r w:rsidRPr="009C175D">
        <w:rPr>
          <w:noProof/>
          <w:szCs w:val="24"/>
        </w:rPr>
        <w:t xml:space="preserve">Rousseeuw, P. J. (1987). Silhouettes: A graphical aid to the interpretation and validation of cluster analysis. </w:t>
      </w:r>
      <w:r w:rsidRPr="009C175D">
        <w:rPr>
          <w:i/>
          <w:iCs/>
          <w:noProof/>
          <w:szCs w:val="24"/>
        </w:rPr>
        <w:t>Journal of Computational and Applied Mathematics</w:t>
      </w:r>
      <w:r w:rsidRPr="009C175D">
        <w:rPr>
          <w:noProof/>
          <w:szCs w:val="24"/>
        </w:rPr>
        <w:t xml:space="preserve">, </w:t>
      </w:r>
      <w:r w:rsidRPr="009C175D">
        <w:rPr>
          <w:i/>
          <w:iCs/>
          <w:noProof/>
          <w:szCs w:val="24"/>
        </w:rPr>
        <w:t>20</w:t>
      </w:r>
      <w:r w:rsidRPr="009C175D">
        <w:rPr>
          <w:noProof/>
          <w:szCs w:val="24"/>
        </w:rPr>
        <w:t>, 53–65. https://doi.org/10.1016/0377-0427(87)90125-7</w:t>
      </w:r>
    </w:p>
    <w:p w14:paraId="44115B56" w14:textId="77777777" w:rsidR="009C175D" w:rsidRPr="009C175D" w:rsidRDefault="009C175D" w:rsidP="00872147">
      <w:pPr>
        <w:wordWrap/>
        <w:adjustRightInd w:val="0"/>
        <w:ind w:left="480" w:hanging="480"/>
        <w:rPr>
          <w:noProof/>
          <w:szCs w:val="24"/>
        </w:rPr>
      </w:pPr>
      <w:r w:rsidRPr="009C175D">
        <w:rPr>
          <w:noProof/>
          <w:szCs w:val="24"/>
        </w:rPr>
        <w:t xml:space="preserve">Santana, C., Botta, F., Barbosa, H., Privitera, F., Menezes, R., &amp; Clemente, R. Di. (2020). </w:t>
      </w:r>
      <w:r w:rsidRPr="009C175D">
        <w:rPr>
          <w:i/>
          <w:iCs/>
          <w:noProof/>
          <w:szCs w:val="24"/>
        </w:rPr>
        <w:t>Analysis of human mobility in the UK during the COVID-19 pandemic</w:t>
      </w:r>
      <w:r w:rsidRPr="009C175D">
        <w:rPr>
          <w:noProof/>
          <w:szCs w:val="24"/>
        </w:rPr>
        <w:t xml:space="preserve"> (Issue June). https://covid19-uk-mobility.github.io/First-report.html</w:t>
      </w:r>
    </w:p>
    <w:p w14:paraId="68E9C32A" w14:textId="77777777" w:rsidR="009C175D" w:rsidRPr="009C175D" w:rsidRDefault="009C175D" w:rsidP="00872147">
      <w:pPr>
        <w:wordWrap/>
        <w:adjustRightInd w:val="0"/>
        <w:ind w:left="480" w:hanging="480"/>
        <w:rPr>
          <w:noProof/>
          <w:szCs w:val="24"/>
        </w:rPr>
      </w:pPr>
      <w:r w:rsidRPr="009C175D">
        <w:rPr>
          <w:noProof/>
          <w:szCs w:val="24"/>
        </w:rPr>
        <w:t xml:space="preserve">Sardá-Espinosa, A. (2019). Comparing time-series clustering algorithms in R using the dtwclust package. </w:t>
      </w:r>
      <w:r w:rsidRPr="009C175D">
        <w:rPr>
          <w:i/>
          <w:iCs/>
          <w:noProof/>
          <w:szCs w:val="24"/>
        </w:rPr>
        <w:t>R Journal</w:t>
      </w:r>
      <w:r w:rsidRPr="009C175D">
        <w:rPr>
          <w:noProof/>
          <w:szCs w:val="24"/>
        </w:rPr>
        <w:t xml:space="preserve">, </w:t>
      </w:r>
      <w:r w:rsidRPr="009C175D">
        <w:rPr>
          <w:i/>
          <w:iCs/>
          <w:noProof/>
          <w:szCs w:val="24"/>
        </w:rPr>
        <w:t>11</w:t>
      </w:r>
      <w:r w:rsidRPr="009C175D">
        <w:rPr>
          <w:noProof/>
          <w:szCs w:val="24"/>
        </w:rPr>
        <w:t>(1), 1–45.</w:t>
      </w:r>
    </w:p>
    <w:p w14:paraId="6AF102B0" w14:textId="77777777" w:rsidR="009C175D" w:rsidRPr="009C175D" w:rsidRDefault="009C175D" w:rsidP="00872147">
      <w:pPr>
        <w:wordWrap/>
        <w:adjustRightInd w:val="0"/>
        <w:ind w:left="480" w:hanging="480"/>
        <w:rPr>
          <w:noProof/>
          <w:szCs w:val="24"/>
        </w:rPr>
      </w:pPr>
      <w:r w:rsidRPr="009C175D">
        <w:rPr>
          <w:noProof/>
          <w:szCs w:val="24"/>
        </w:rPr>
        <w:t xml:space="preserve">Scally, G., Jacobson, B., &amp; Abbasi, K. (2020). The UK’s public health response to covid-19. </w:t>
      </w:r>
      <w:r w:rsidRPr="009C175D">
        <w:rPr>
          <w:i/>
          <w:iCs/>
          <w:noProof/>
          <w:szCs w:val="24"/>
        </w:rPr>
        <w:t>BMJ</w:t>
      </w:r>
      <w:r w:rsidRPr="009C175D">
        <w:rPr>
          <w:noProof/>
          <w:szCs w:val="24"/>
        </w:rPr>
        <w:t xml:space="preserve">, </w:t>
      </w:r>
      <w:r w:rsidRPr="009C175D">
        <w:rPr>
          <w:i/>
          <w:iCs/>
          <w:noProof/>
          <w:szCs w:val="24"/>
        </w:rPr>
        <w:t>369</w:t>
      </w:r>
      <w:r w:rsidRPr="009C175D">
        <w:rPr>
          <w:noProof/>
          <w:szCs w:val="24"/>
        </w:rPr>
        <w:t>(May), m1932. https://doi.org/10.1136/bmj.m1932</w:t>
      </w:r>
    </w:p>
    <w:p w14:paraId="3B011160" w14:textId="77777777" w:rsidR="009C175D" w:rsidRPr="009C175D" w:rsidRDefault="009C175D" w:rsidP="00872147">
      <w:pPr>
        <w:wordWrap/>
        <w:adjustRightInd w:val="0"/>
        <w:ind w:left="480" w:hanging="480"/>
        <w:rPr>
          <w:noProof/>
          <w:szCs w:val="24"/>
        </w:rPr>
      </w:pPr>
      <w:r w:rsidRPr="009C175D">
        <w:rPr>
          <w:noProof/>
          <w:szCs w:val="24"/>
        </w:rPr>
        <w:t xml:space="preserve">Schlosser, F., Maier, B. F., Jack, O., Hinrichs, D., Zachariae, A., &amp; Brockmann, D. (2020). COVID-19 lockdown induces disease-mitigating structural changes in mobility networks. </w:t>
      </w:r>
      <w:r w:rsidRPr="009C175D">
        <w:rPr>
          <w:i/>
          <w:iCs/>
          <w:noProof/>
          <w:szCs w:val="24"/>
        </w:rPr>
        <w:t>Proceedings of the National Academy of Sciences</w:t>
      </w:r>
      <w:r w:rsidRPr="009C175D">
        <w:rPr>
          <w:noProof/>
          <w:szCs w:val="24"/>
        </w:rPr>
        <w:t xml:space="preserve">, </w:t>
      </w:r>
      <w:r w:rsidRPr="009C175D">
        <w:rPr>
          <w:i/>
          <w:iCs/>
          <w:noProof/>
          <w:szCs w:val="24"/>
        </w:rPr>
        <w:t>117</w:t>
      </w:r>
      <w:r w:rsidRPr="009C175D">
        <w:rPr>
          <w:noProof/>
          <w:szCs w:val="24"/>
        </w:rPr>
        <w:t>(52), 32883–32890. https://doi.org/10.1073/pnas.2012326117</w:t>
      </w:r>
    </w:p>
    <w:p w14:paraId="33045808" w14:textId="77777777" w:rsidR="009C175D" w:rsidRPr="009C175D" w:rsidRDefault="009C175D" w:rsidP="00872147">
      <w:pPr>
        <w:wordWrap/>
        <w:adjustRightInd w:val="0"/>
        <w:ind w:left="480" w:hanging="480"/>
        <w:rPr>
          <w:noProof/>
          <w:szCs w:val="24"/>
        </w:rPr>
      </w:pPr>
      <w:r w:rsidRPr="009C175D">
        <w:rPr>
          <w:noProof/>
          <w:szCs w:val="24"/>
        </w:rPr>
        <w:t xml:space="preserve">Sun, Z., Di, L., Sprigg, W., Tong, D., &amp; Casal, M. (2020). Community venue exposure risk estimator for the COVID-19 pandemic. </w:t>
      </w:r>
      <w:r w:rsidRPr="009C175D">
        <w:rPr>
          <w:i/>
          <w:iCs/>
          <w:noProof/>
          <w:szCs w:val="24"/>
        </w:rPr>
        <w:t>Health and Place</w:t>
      </w:r>
      <w:r w:rsidRPr="009C175D">
        <w:rPr>
          <w:noProof/>
          <w:szCs w:val="24"/>
        </w:rPr>
        <w:t xml:space="preserve">, </w:t>
      </w:r>
      <w:r w:rsidRPr="009C175D">
        <w:rPr>
          <w:i/>
          <w:iCs/>
          <w:noProof/>
          <w:szCs w:val="24"/>
        </w:rPr>
        <w:t>66</w:t>
      </w:r>
      <w:r w:rsidRPr="009C175D">
        <w:rPr>
          <w:noProof/>
          <w:szCs w:val="24"/>
        </w:rPr>
        <w:t>(September), 102450. https://doi.org/10.1016/j.healthplace.2020.102450</w:t>
      </w:r>
    </w:p>
    <w:p w14:paraId="48B201AC" w14:textId="77777777" w:rsidR="009C175D" w:rsidRPr="009C175D" w:rsidRDefault="009C175D" w:rsidP="00872147">
      <w:pPr>
        <w:wordWrap/>
        <w:adjustRightInd w:val="0"/>
        <w:ind w:left="480" w:hanging="480"/>
        <w:rPr>
          <w:noProof/>
          <w:szCs w:val="24"/>
        </w:rPr>
      </w:pPr>
      <w:r w:rsidRPr="009C175D">
        <w:rPr>
          <w:noProof/>
          <w:szCs w:val="24"/>
        </w:rPr>
        <w:t xml:space="preserve">The Lancet Respiratory Medicine. (2020). COVID-19 transmission—up in the air. </w:t>
      </w:r>
      <w:r w:rsidRPr="009C175D">
        <w:rPr>
          <w:i/>
          <w:iCs/>
          <w:noProof/>
          <w:szCs w:val="24"/>
        </w:rPr>
        <w:t>The Lancet Respiratory Medicine</w:t>
      </w:r>
      <w:r w:rsidRPr="009C175D">
        <w:rPr>
          <w:noProof/>
          <w:szCs w:val="24"/>
        </w:rPr>
        <w:t xml:space="preserve">, </w:t>
      </w:r>
      <w:r w:rsidRPr="009C175D">
        <w:rPr>
          <w:i/>
          <w:iCs/>
          <w:noProof/>
          <w:szCs w:val="24"/>
        </w:rPr>
        <w:t>8</w:t>
      </w:r>
      <w:r w:rsidRPr="009C175D">
        <w:rPr>
          <w:noProof/>
          <w:szCs w:val="24"/>
        </w:rPr>
        <w:t>(12), 1159. https://doi.org/10.1016/S2213-2600(20)30514-2</w:t>
      </w:r>
    </w:p>
    <w:p w14:paraId="6FF70A5C" w14:textId="77777777" w:rsidR="009C175D" w:rsidRPr="009C175D" w:rsidRDefault="009C175D" w:rsidP="00872147">
      <w:pPr>
        <w:wordWrap/>
        <w:adjustRightInd w:val="0"/>
        <w:ind w:left="480" w:hanging="480"/>
        <w:rPr>
          <w:noProof/>
          <w:szCs w:val="24"/>
        </w:rPr>
      </w:pPr>
      <w:r w:rsidRPr="009C175D">
        <w:rPr>
          <w:noProof/>
          <w:szCs w:val="24"/>
        </w:rPr>
        <w:t xml:space="preserve">Tibshirani, R. (1996). Regression Shrinkage and Selection Via the Lasso. </w:t>
      </w:r>
      <w:r w:rsidRPr="009C175D">
        <w:rPr>
          <w:i/>
          <w:iCs/>
          <w:noProof/>
          <w:szCs w:val="24"/>
        </w:rPr>
        <w:t>Journal of the Royal Statistical Society: Series B (Methodological)</w:t>
      </w:r>
      <w:r w:rsidRPr="009C175D">
        <w:rPr>
          <w:noProof/>
          <w:szCs w:val="24"/>
        </w:rPr>
        <w:t xml:space="preserve">, </w:t>
      </w:r>
      <w:r w:rsidRPr="009C175D">
        <w:rPr>
          <w:i/>
          <w:iCs/>
          <w:noProof/>
          <w:szCs w:val="24"/>
        </w:rPr>
        <w:t>58</w:t>
      </w:r>
      <w:r w:rsidRPr="009C175D">
        <w:rPr>
          <w:noProof/>
          <w:szCs w:val="24"/>
        </w:rPr>
        <w:t>(1), 267–288. https://doi.org/10.1111/j.2517-6161.1996.tb02080.x</w:t>
      </w:r>
    </w:p>
    <w:p w14:paraId="73555452" w14:textId="77777777" w:rsidR="009C175D" w:rsidRPr="009C175D" w:rsidRDefault="009C175D" w:rsidP="00872147">
      <w:pPr>
        <w:wordWrap/>
        <w:adjustRightInd w:val="0"/>
        <w:ind w:left="480" w:hanging="480"/>
        <w:rPr>
          <w:noProof/>
          <w:szCs w:val="24"/>
        </w:rPr>
      </w:pPr>
      <w:r w:rsidRPr="009C175D">
        <w:rPr>
          <w:noProof/>
          <w:szCs w:val="24"/>
        </w:rPr>
        <w:t xml:space="preserve">UK government. (2020). </w:t>
      </w:r>
      <w:r w:rsidRPr="009C175D">
        <w:rPr>
          <w:i/>
          <w:iCs/>
          <w:noProof/>
          <w:szCs w:val="24"/>
        </w:rPr>
        <w:t>Coronavirus in the UK</w:t>
      </w:r>
      <w:r w:rsidRPr="009C175D">
        <w:rPr>
          <w:noProof/>
          <w:szCs w:val="24"/>
        </w:rPr>
        <w:t>. https://coronavirus.data.gov.uk</w:t>
      </w:r>
    </w:p>
    <w:p w14:paraId="2B90B305" w14:textId="77777777" w:rsidR="009C175D" w:rsidRPr="009C175D" w:rsidRDefault="009C175D" w:rsidP="00872147">
      <w:pPr>
        <w:wordWrap/>
        <w:adjustRightInd w:val="0"/>
        <w:ind w:left="480" w:hanging="480"/>
        <w:rPr>
          <w:noProof/>
          <w:szCs w:val="24"/>
        </w:rPr>
      </w:pPr>
      <w:r w:rsidRPr="009C175D">
        <w:rPr>
          <w:noProof/>
          <w:szCs w:val="24"/>
        </w:rPr>
        <w:t xml:space="preserve">Usai, M. G., Goddard, M. E., &amp; Hayes, B. J. (2009). LASSO with cross-validation for genomic selection. </w:t>
      </w:r>
      <w:r w:rsidRPr="009C175D">
        <w:rPr>
          <w:i/>
          <w:iCs/>
          <w:noProof/>
          <w:szCs w:val="24"/>
        </w:rPr>
        <w:t>Genetics Research</w:t>
      </w:r>
      <w:r w:rsidRPr="009C175D">
        <w:rPr>
          <w:noProof/>
          <w:szCs w:val="24"/>
        </w:rPr>
        <w:t xml:space="preserve">, </w:t>
      </w:r>
      <w:r w:rsidRPr="009C175D">
        <w:rPr>
          <w:i/>
          <w:iCs/>
          <w:noProof/>
          <w:szCs w:val="24"/>
        </w:rPr>
        <w:t>91</w:t>
      </w:r>
      <w:r w:rsidRPr="009C175D">
        <w:rPr>
          <w:noProof/>
          <w:szCs w:val="24"/>
        </w:rPr>
        <w:t>(6), 427–436. https://doi.org/10.1017/S0016672309990334</w:t>
      </w:r>
    </w:p>
    <w:p w14:paraId="69308993" w14:textId="77777777" w:rsidR="009C175D" w:rsidRPr="009C175D" w:rsidRDefault="009C175D" w:rsidP="00872147">
      <w:pPr>
        <w:wordWrap/>
        <w:adjustRightInd w:val="0"/>
        <w:ind w:left="480" w:hanging="480"/>
        <w:rPr>
          <w:noProof/>
          <w:szCs w:val="24"/>
        </w:rPr>
      </w:pPr>
      <w:r w:rsidRPr="009C175D">
        <w:rPr>
          <w:noProof/>
          <w:szCs w:val="24"/>
        </w:rPr>
        <w:lastRenderedPageBreak/>
        <w:t xml:space="preserve">Vickerman, R. (2021). Will Covid-19 put the public back in public transport? A UK perspective. </w:t>
      </w:r>
      <w:r w:rsidRPr="009C175D">
        <w:rPr>
          <w:i/>
          <w:iCs/>
          <w:noProof/>
          <w:szCs w:val="24"/>
        </w:rPr>
        <w:t>Transport Policy</w:t>
      </w:r>
      <w:r w:rsidRPr="009C175D">
        <w:rPr>
          <w:noProof/>
          <w:szCs w:val="24"/>
        </w:rPr>
        <w:t xml:space="preserve">, </w:t>
      </w:r>
      <w:r w:rsidRPr="009C175D">
        <w:rPr>
          <w:i/>
          <w:iCs/>
          <w:noProof/>
          <w:szCs w:val="24"/>
        </w:rPr>
        <w:t>103</w:t>
      </w:r>
      <w:r w:rsidRPr="009C175D">
        <w:rPr>
          <w:noProof/>
          <w:szCs w:val="24"/>
        </w:rPr>
        <w:t>, 95–102. https://doi.org/10.1016/j.tranpol.2021.01.005</w:t>
      </w:r>
    </w:p>
    <w:p w14:paraId="061AC68A" w14:textId="77777777" w:rsidR="009C175D" w:rsidRPr="009C175D" w:rsidRDefault="009C175D" w:rsidP="00872147">
      <w:pPr>
        <w:wordWrap/>
        <w:adjustRightInd w:val="0"/>
        <w:ind w:left="480" w:hanging="480"/>
        <w:rPr>
          <w:noProof/>
          <w:szCs w:val="24"/>
        </w:rPr>
      </w:pPr>
      <w:r w:rsidRPr="009C175D">
        <w:rPr>
          <w:noProof/>
          <w:szCs w:val="24"/>
        </w:rPr>
        <w:t xml:space="preserve">Wang, J., Kaza, N., McDonald, N. C., &amp; Khanal, K. (2022). Socio-economic disparities in activity-travel behavior adaptation during the COVID-19 pandemic in North Carolina. </w:t>
      </w:r>
      <w:r w:rsidRPr="009C175D">
        <w:rPr>
          <w:i/>
          <w:iCs/>
          <w:noProof/>
          <w:szCs w:val="24"/>
        </w:rPr>
        <w:t>Transport Policy</w:t>
      </w:r>
      <w:r w:rsidRPr="009C175D">
        <w:rPr>
          <w:noProof/>
          <w:szCs w:val="24"/>
        </w:rPr>
        <w:t xml:space="preserve">, </w:t>
      </w:r>
      <w:r w:rsidRPr="009C175D">
        <w:rPr>
          <w:i/>
          <w:iCs/>
          <w:noProof/>
          <w:szCs w:val="24"/>
        </w:rPr>
        <w:t>125</w:t>
      </w:r>
      <w:r w:rsidRPr="009C175D">
        <w:rPr>
          <w:noProof/>
          <w:szCs w:val="24"/>
        </w:rPr>
        <w:t>(May), 70–78. https://doi.org/10.1016/j.tranpol.2022.05.012</w:t>
      </w:r>
    </w:p>
    <w:p w14:paraId="4C3F5275" w14:textId="77777777" w:rsidR="009C175D" w:rsidRPr="009C175D" w:rsidRDefault="009C175D" w:rsidP="00872147">
      <w:pPr>
        <w:wordWrap/>
        <w:adjustRightInd w:val="0"/>
        <w:ind w:left="480" w:hanging="480"/>
        <w:rPr>
          <w:noProof/>
          <w:szCs w:val="24"/>
        </w:rPr>
      </w:pPr>
      <w:r w:rsidRPr="009C175D">
        <w:rPr>
          <w:noProof/>
          <w:szCs w:val="24"/>
        </w:rPr>
        <w:t xml:space="preserve">Weill, J. A., Stigler, M., Deschenes, O., &amp; Springborn, M. R. (2020). Social distancing responses to COVID-19 emergency declarations strongly differentiated by income. </w:t>
      </w:r>
      <w:r w:rsidRPr="009C175D">
        <w:rPr>
          <w:i/>
          <w:iCs/>
          <w:noProof/>
          <w:szCs w:val="24"/>
        </w:rPr>
        <w:t>Proceedings of the National Academy of Sciences</w:t>
      </w:r>
      <w:r w:rsidRPr="009C175D">
        <w:rPr>
          <w:noProof/>
          <w:szCs w:val="24"/>
        </w:rPr>
        <w:t xml:space="preserve">, </w:t>
      </w:r>
      <w:r w:rsidRPr="009C175D">
        <w:rPr>
          <w:i/>
          <w:iCs/>
          <w:noProof/>
          <w:szCs w:val="24"/>
        </w:rPr>
        <w:t>117</w:t>
      </w:r>
      <w:r w:rsidRPr="009C175D">
        <w:rPr>
          <w:noProof/>
          <w:szCs w:val="24"/>
        </w:rPr>
        <w:t>(33), 19658–19660. https://doi.org/10.1073/pnas.2009412117</w:t>
      </w:r>
    </w:p>
    <w:p w14:paraId="344B206E" w14:textId="77777777" w:rsidR="009C175D" w:rsidRPr="009C175D" w:rsidRDefault="009C175D" w:rsidP="00872147">
      <w:pPr>
        <w:wordWrap/>
        <w:adjustRightInd w:val="0"/>
        <w:ind w:left="480" w:hanging="480"/>
        <w:rPr>
          <w:noProof/>
          <w:szCs w:val="24"/>
        </w:rPr>
      </w:pPr>
      <w:r w:rsidRPr="009C175D">
        <w:rPr>
          <w:noProof/>
          <w:szCs w:val="24"/>
        </w:rPr>
        <w:t xml:space="preserve">Xiong, C., Hu, S., Yang, M., Luo, W., &amp; Zhang, L. (2020). Mobile device data reveal the dynamics in a positive relationship between human mobility and COVID-19 infections. </w:t>
      </w:r>
      <w:r w:rsidRPr="009C175D">
        <w:rPr>
          <w:i/>
          <w:iCs/>
          <w:noProof/>
          <w:szCs w:val="24"/>
        </w:rPr>
        <w:t>Proceedings of the National Academy of Sciences</w:t>
      </w:r>
      <w:r w:rsidRPr="009C175D">
        <w:rPr>
          <w:noProof/>
          <w:szCs w:val="24"/>
        </w:rPr>
        <w:t xml:space="preserve">, </w:t>
      </w:r>
      <w:r w:rsidRPr="009C175D">
        <w:rPr>
          <w:i/>
          <w:iCs/>
          <w:noProof/>
          <w:szCs w:val="24"/>
        </w:rPr>
        <w:t>117</w:t>
      </w:r>
      <w:r w:rsidRPr="009C175D">
        <w:rPr>
          <w:noProof/>
          <w:szCs w:val="24"/>
        </w:rPr>
        <w:t>(44), 27087–27089. https://doi.org/10.1073/pnas.2010836117</w:t>
      </w:r>
    </w:p>
    <w:p w14:paraId="4127F234" w14:textId="77777777" w:rsidR="009C175D" w:rsidRPr="009C175D" w:rsidRDefault="009C175D" w:rsidP="00872147">
      <w:pPr>
        <w:wordWrap/>
        <w:adjustRightInd w:val="0"/>
        <w:ind w:left="480" w:hanging="480"/>
        <w:rPr>
          <w:noProof/>
          <w:szCs w:val="24"/>
        </w:rPr>
      </w:pPr>
      <w:r w:rsidRPr="009C175D">
        <w:rPr>
          <w:noProof/>
          <w:szCs w:val="24"/>
        </w:rPr>
        <w:t xml:space="preserve">Xiong, C., Hu, S., Yang, M., Younes, H., Luo, W., Ghader, S., &amp; Zhang, L. (2020). Mobile device location data reveal human mobility response to state-level stay-at-home orders during the COVID-19 pandemic in the USA. </w:t>
      </w:r>
      <w:r w:rsidRPr="009C175D">
        <w:rPr>
          <w:i/>
          <w:iCs/>
          <w:noProof/>
          <w:szCs w:val="24"/>
        </w:rPr>
        <w:t>Journal of The Royal Society Interface</w:t>
      </w:r>
      <w:r w:rsidRPr="009C175D">
        <w:rPr>
          <w:noProof/>
          <w:szCs w:val="24"/>
        </w:rPr>
        <w:t xml:space="preserve">, </w:t>
      </w:r>
      <w:r w:rsidRPr="009C175D">
        <w:rPr>
          <w:i/>
          <w:iCs/>
          <w:noProof/>
          <w:szCs w:val="24"/>
        </w:rPr>
        <w:t>17</w:t>
      </w:r>
      <w:r w:rsidRPr="009C175D">
        <w:rPr>
          <w:noProof/>
          <w:szCs w:val="24"/>
        </w:rPr>
        <w:t>(173), 20200344. https://doi.org/10.1098/rsif.2020.0344</w:t>
      </w:r>
    </w:p>
    <w:p w14:paraId="3483915A" w14:textId="77777777" w:rsidR="009C175D" w:rsidRPr="009C175D" w:rsidRDefault="009C175D" w:rsidP="00872147">
      <w:pPr>
        <w:wordWrap/>
        <w:adjustRightInd w:val="0"/>
        <w:ind w:left="480" w:hanging="480"/>
        <w:rPr>
          <w:noProof/>
          <w:szCs w:val="24"/>
        </w:rPr>
      </w:pPr>
      <w:r w:rsidRPr="009C175D">
        <w:rPr>
          <w:noProof/>
          <w:szCs w:val="24"/>
        </w:rPr>
        <w:t xml:space="preserve">Yabe, T., Tsubouchi, K., Fujiwara, N., Wada, T., Sekimoto, Y., &amp; Ukkusuri, S. V. (2020). Non-compulsory measures sufficiently reduced human mobility in Tokyo during the COVID-19 epidemic. </w:t>
      </w:r>
      <w:r w:rsidRPr="009C175D">
        <w:rPr>
          <w:i/>
          <w:iCs/>
          <w:noProof/>
          <w:szCs w:val="24"/>
        </w:rPr>
        <w:t>Scientific Reports</w:t>
      </w:r>
      <w:r w:rsidRPr="009C175D">
        <w:rPr>
          <w:noProof/>
          <w:szCs w:val="24"/>
        </w:rPr>
        <w:t xml:space="preserve">, </w:t>
      </w:r>
      <w:r w:rsidRPr="009C175D">
        <w:rPr>
          <w:i/>
          <w:iCs/>
          <w:noProof/>
          <w:szCs w:val="24"/>
        </w:rPr>
        <w:t>10</w:t>
      </w:r>
      <w:r w:rsidRPr="009C175D">
        <w:rPr>
          <w:noProof/>
          <w:szCs w:val="24"/>
        </w:rPr>
        <w:t>(1), 1–9. https://doi.org/10.1038/s41598-020-75033-5</w:t>
      </w:r>
    </w:p>
    <w:p w14:paraId="366C0914" w14:textId="77777777" w:rsidR="009C175D" w:rsidRPr="009C175D" w:rsidRDefault="009C175D" w:rsidP="00872147">
      <w:pPr>
        <w:wordWrap/>
        <w:adjustRightInd w:val="0"/>
        <w:ind w:left="480" w:hanging="480"/>
        <w:rPr>
          <w:noProof/>
          <w:szCs w:val="24"/>
        </w:rPr>
      </w:pPr>
      <w:r w:rsidRPr="009C175D">
        <w:rPr>
          <w:noProof/>
          <w:szCs w:val="24"/>
        </w:rPr>
        <w:t xml:space="preserve">Zhang, N., Jia, W., Wang, P., Dung, C.-H., Zhao, P., Leung, K., Su, B., Cheng, R., &amp; Li, Y. (2021). Changes in local travel behaviour before and during the COVID-19 pandemic in Hong Kong. </w:t>
      </w:r>
      <w:r w:rsidRPr="009C175D">
        <w:rPr>
          <w:i/>
          <w:iCs/>
          <w:noProof/>
          <w:szCs w:val="24"/>
        </w:rPr>
        <w:t>Cities</w:t>
      </w:r>
      <w:r w:rsidRPr="009C175D">
        <w:rPr>
          <w:noProof/>
          <w:szCs w:val="24"/>
        </w:rPr>
        <w:t xml:space="preserve">, </w:t>
      </w:r>
      <w:r w:rsidRPr="009C175D">
        <w:rPr>
          <w:i/>
          <w:iCs/>
          <w:noProof/>
          <w:szCs w:val="24"/>
        </w:rPr>
        <w:t>112</w:t>
      </w:r>
      <w:r w:rsidRPr="009C175D">
        <w:rPr>
          <w:noProof/>
          <w:szCs w:val="24"/>
        </w:rPr>
        <w:t>, 103139. https://doi.org/10.1016/j.cities.2021.103139</w:t>
      </w:r>
    </w:p>
    <w:p w14:paraId="69A526DE" w14:textId="77777777" w:rsidR="009C175D" w:rsidRPr="009C175D" w:rsidRDefault="009C175D" w:rsidP="00872147">
      <w:pPr>
        <w:wordWrap/>
        <w:adjustRightInd w:val="0"/>
        <w:ind w:left="480" w:hanging="480"/>
        <w:rPr>
          <w:noProof/>
        </w:rPr>
      </w:pPr>
      <w:r w:rsidRPr="009C175D">
        <w:rPr>
          <w:noProof/>
          <w:szCs w:val="24"/>
        </w:rPr>
        <w:t xml:space="preserve">Zhao, J., Lee, M., Ghader, S., Younes, H., Darzi, A., Xiong, C., &amp; Zhang, L. (2020). Quarantine Fatigue: first-ever decrease in social distancing measures after the COVID-19 outbreak before reopening United States. </w:t>
      </w:r>
      <w:r w:rsidRPr="009C175D">
        <w:rPr>
          <w:i/>
          <w:iCs/>
          <w:noProof/>
          <w:szCs w:val="24"/>
        </w:rPr>
        <w:t>ArXiv</w:t>
      </w:r>
      <w:r w:rsidRPr="009C175D">
        <w:rPr>
          <w:noProof/>
          <w:szCs w:val="24"/>
        </w:rPr>
        <w:t>, 1–15. http://arxiv.org/abs/2006.03716</w:t>
      </w:r>
    </w:p>
    <w:p w14:paraId="61EF17F8" w14:textId="0D94C7AC" w:rsidR="00A162FB" w:rsidRDefault="00947126" w:rsidP="00872147">
      <w:pPr>
        <w:adjustRightInd w:val="0"/>
      </w:pPr>
      <w:r w:rsidRPr="00005E6E">
        <w:fldChar w:fldCharType="end"/>
      </w:r>
    </w:p>
    <w:p w14:paraId="7FE59060" w14:textId="77777777" w:rsidR="00E20D63" w:rsidRDefault="00E20D63" w:rsidP="00872147">
      <w:pPr>
        <w:widowControl/>
        <w:wordWrap/>
        <w:autoSpaceDE/>
        <w:autoSpaceDN/>
        <w:spacing w:after="160"/>
      </w:pPr>
      <w:r>
        <w:br w:type="page"/>
      </w:r>
    </w:p>
    <w:p w14:paraId="6EDBD2E0" w14:textId="65F60EE9" w:rsidR="00E20D63" w:rsidRPr="00005E6E" w:rsidRDefault="00E20D63" w:rsidP="00872147">
      <w:pPr>
        <w:pStyle w:val="Caption"/>
        <w:keepNext/>
      </w:pPr>
      <w:r w:rsidRPr="00005E6E">
        <w:lastRenderedPageBreak/>
        <w:t xml:space="preserve">Table </w:t>
      </w:r>
      <w:fldSimple w:instr=" SEQ Table \* ARABIC ">
        <w:r>
          <w:rPr>
            <w:noProof/>
          </w:rPr>
          <w:t>1</w:t>
        </w:r>
      </w:fldSimple>
      <w:r w:rsidRPr="00005E6E">
        <w:t xml:space="preserve">. </w:t>
      </w:r>
      <w:r w:rsidR="00CA1631">
        <w:t>Extent and variability in</w:t>
      </w:r>
      <w:r>
        <w:t xml:space="preserve"> reductions in mobility </w:t>
      </w:r>
      <w:r w:rsidRPr="00005E6E">
        <w:t>during lockdown</w:t>
      </w:r>
      <w:r>
        <w:t>,</w:t>
      </w:r>
      <w:r w:rsidRPr="00005E6E">
        <w:t xml:space="preserve"> by cluster</w:t>
      </w:r>
    </w:p>
    <w:tbl>
      <w:tblPr>
        <w:tblStyle w:val="TableGridLight"/>
        <w:tblW w:w="5008" w:type="pct"/>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CA1631" w:rsidRPr="00CA1631" w14:paraId="20E518F1" w14:textId="77777777" w:rsidTr="00E0239F">
        <w:trPr>
          <w:trHeight w:val="300"/>
        </w:trPr>
        <w:tc>
          <w:tcPr>
            <w:tcW w:w="394" w:type="pct"/>
            <w:tcBorders>
              <w:top w:val="single" w:sz="12" w:space="0" w:color="auto"/>
              <w:left w:val="nil"/>
              <w:bottom w:val="single" w:sz="12" w:space="0" w:color="auto"/>
            </w:tcBorders>
            <w:shd w:val="clear" w:color="auto" w:fill="A5A5A5" w:themeFill="accent3"/>
            <w:noWrap/>
            <w:hideMark/>
          </w:tcPr>
          <w:p w14:paraId="0235D2E4" w14:textId="50363153" w:rsidR="00E20D63" w:rsidRPr="00CA1631" w:rsidRDefault="00E20D63" w:rsidP="00872147">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themeFill="accent3"/>
            <w:noWrap/>
            <w:hideMark/>
          </w:tcPr>
          <w:p w14:paraId="65E81D83" w14:textId="77777777" w:rsidR="00E20D63" w:rsidRPr="00CA1631" w:rsidRDefault="00E20D63" w:rsidP="00872147">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themeFill="accent3"/>
            <w:noWrap/>
            <w:hideMark/>
          </w:tcPr>
          <w:p w14:paraId="14C11CA3" w14:textId="77777777" w:rsidR="00E20D63" w:rsidRPr="00CA1631" w:rsidRDefault="00E20D63" w:rsidP="00872147">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themeFill="accent3"/>
            <w:noWrap/>
            <w:hideMark/>
          </w:tcPr>
          <w:p w14:paraId="4F744EDD" w14:textId="77777777" w:rsidR="00E20D63" w:rsidRPr="00CA1631" w:rsidRDefault="00E20D63" w:rsidP="00872147">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themeFill="accent3"/>
            <w:noWrap/>
            <w:hideMark/>
          </w:tcPr>
          <w:p w14:paraId="3C025039" w14:textId="77777777" w:rsidR="00E20D63" w:rsidRPr="00CA1631" w:rsidRDefault="00E20D63" w:rsidP="00872147">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themeFill="accent3"/>
            <w:noWrap/>
            <w:hideMark/>
          </w:tcPr>
          <w:p w14:paraId="3FCC6FAD" w14:textId="77777777" w:rsidR="00E20D63" w:rsidRPr="00CA1631" w:rsidRDefault="00E20D63" w:rsidP="00872147">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National level</w:t>
            </w:r>
          </w:p>
        </w:tc>
      </w:tr>
      <w:tr w:rsidR="00CA1631" w:rsidRPr="00CA1631" w14:paraId="44F7F51A" w14:textId="77777777" w:rsidTr="00E0239F">
        <w:trPr>
          <w:trHeight w:val="300"/>
        </w:trPr>
        <w:tc>
          <w:tcPr>
            <w:tcW w:w="394" w:type="pct"/>
            <w:tcBorders>
              <w:top w:val="single" w:sz="12" w:space="0" w:color="auto"/>
              <w:left w:val="nil"/>
              <w:bottom w:val="single" w:sz="12" w:space="0" w:color="auto"/>
            </w:tcBorders>
            <w:shd w:val="clear" w:color="auto" w:fill="A5A5A5" w:themeFill="accent3"/>
            <w:noWrap/>
          </w:tcPr>
          <w:p w14:paraId="419A0F0C" w14:textId="77777777" w:rsidR="00CA1631" w:rsidRPr="00CA1631" w:rsidRDefault="00CA1631" w:rsidP="00872147">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themeFill="accent3"/>
            <w:noWrap/>
          </w:tcPr>
          <w:p w14:paraId="31151B12" w14:textId="60F6D787"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78" w:type="pct"/>
            <w:tcBorders>
              <w:top w:val="single" w:sz="12" w:space="0" w:color="auto"/>
              <w:bottom w:val="single" w:sz="12" w:space="0" w:color="auto"/>
            </w:tcBorders>
            <w:shd w:val="clear" w:color="auto" w:fill="A5A5A5" w:themeFill="accent3"/>
          </w:tcPr>
          <w:p w14:paraId="4E40172D" w14:textId="16EC999A"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IQR</w:t>
            </w:r>
            <w:r w:rsidR="00E0239F" w:rsidRPr="00E0239F">
              <w:rPr>
                <w:rFonts w:eastAsia="Times New Roman"/>
                <w:b/>
                <w:bCs/>
                <w:color w:val="000000"/>
                <w:sz w:val="20"/>
                <w:szCs w:val="20"/>
                <w:vertAlign w:val="superscript"/>
              </w:rPr>
              <w:t>1</w:t>
            </w:r>
          </w:p>
        </w:tc>
        <w:tc>
          <w:tcPr>
            <w:tcW w:w="563" w:type="pct"/>
            <w:tcBorders>
              <w:top w:val="single" w:sz="12" w:space="0" w:color="auto"/>
              <w:bottom w:val="single" w:sz="12" w:space="0" w:color="auto"/>
            </w:tcBorders>
            <w:shd w:val="clear" w:color="auto" w:fill="A5A5A5" w:themeFill="accent3"/>
            <w:noWrap/>
          </w:tcPr>
          <w:p w14:paraId="56813942" w14:textId="7754C06B"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hemeFill="accent3"/>
          </w:tcPr>
          <w:p w14:paraId="0BC605B3" w14:textId="784BD966"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themeFill="accent3"/>
            <w:noWrap/>
          </w:tcPr>
          <w:p w14:paraId="5A3A34C1" w14:textId="66E735E7"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hemeFill="accent3"/>
          </w:tcPr>
          <w:p w14:paraId="46D54A2A" w14:textId="3793F2DC"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themeFill="accent3"/>
            <w:noWrap/>
          </w:tcPr>
          <w:p w14:paraId="58FE2301" w14:textId="10C3EEAA"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hemeFill="accent3"/>
          </w:tcPr>
          <w:p w14:paraId="7F8B188D" w14:textId="600D29F7"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themeFill="accent3"/>
            <w:noWrap/>
          </w:tcPr>
          <w:p w14:paraId="6A8AB92D" w14:textId="7BDE0271"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hemeFill="accent3"/>
          </w:tcPr>
          <w:p w14:paraId="1639DDA0" w14:textId="4F11F835" w:rsidR="00CA1631" w:rsidRPr="00CA1631" w:rsidRDefault="00CA1631" w:rsidP="00872147">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r>
      <w:tr w:rsidR="00CA1631" w:rsidRPr="00CA1631" w14:paraId="590BD79C" w14:textId="77777777" w:rsidTr="00E0239F">
        <w:trPr>
          <w:trHeight w:val="300"/>
        </w:trPr>
        <w:tc>
          <w:tcPr>
            <w:tcW w:w="394" w:type="pct"/>
            <w:tcBorders>
              <w:top w:val="single" w:sz="12" w:space="0" w:color="auto"/>
              <w:left w:val="nil"/>
            </w:tcBorders>
            <w:noWrap/>
            <w:hideMark/>
          </w:tcPr>
          <w:p w14:paraId="0FFA87E8" w14:textId="77777777" w:rsidR="00CA1631" w:rsidRPr="00CA1631" w:rsidRDefault="00CA1631" w:rsidP="00872147">
            <w:pPr>
              <w:widowControl/>
              <w:wordWrap/>
              <w:autoSpaceDE/>
              <w:autoSpaceDN/>
              <w:rPr>
                <w:rFonts w:eastAsia="Times New Roman"/>
                <w:color w:val="000000"/>
                <w:sz w:val="20"/>
                <w:szCs w:val="20"/>
              </w:rPr>
            </w:pPr>
            <w:r w:rsidRPr="00CA1631">
              <w:rPr>
                <w:rFonts w:eastAsia="Times New Roman"/>
                <w:color w:val="000000"/>
                <w:sz w:val="20"/>
                <w:szCs w:val="20"/>
              </w:rPr>
              <w:t>Mar</w:t>
            </w:r>
          </w:p>
        </w:tc>
        <w:tc>
          <w:tcPr>
            <w:tcW w:w="546" w:type="pct"/>
            <w:tcBorders>
              <w:top w:val="single" w:sz="12" w:space="0" w:color="auto"/>
            </w:tcBorders>
            <w:noWrap/>
            <w:hideMark/>
          </w:tcPr>
          <w:p w14:paraId="5ED821B1"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-59.4%</w:t>
            </w:r>
          </w:p>
        </w:tc>
        <w:tc>
          <w:tcPr>
            <w:tcW w:w="378" w:type="pct"/>
            <w:tcBorders>
              <w:top w:val="single" w:sz="12" w:space="0" w:color="auto"/>
            </w:tcBorders>
          </w:tcPr>
          <w:p w14:paraId="193C8528" w14:textId="6019F4FB" w:rsidR="00CA1631" w:rsidRPr="00CA1631" w:rsidRDefault="00CA1631" w:rsidP="00872147">
            <w:pPr>
              <w:widowControl/>
              <w:wordWrap/>
              <w:autoSpaceDE/>
              <w:autoSpaceDN/>
              <w:jc w:val="right"/>
              <w:rPr>
                <w:rFonts w:eastAsia="Times New Roman"/>
                <w:color w:val="000000"/>
                <w:sz w:val="20"/>
                <w:szCs w:val="20"/>
              </w:rPr>
            </w:pPr>
          </w:p>
        </w:tc>
        <w:tc>
          <w:tcPr>
            <w:tcW w:w="563" w:type="pct"/>
            <w:tcBorders>
              <w:top w:val="single" w:sz="12" w:space="0" w:color="auto"/>
            </w:tcBorders>
            <w:noWrap/>
            <w:hideMark/>
          </w:tcPr>
          <w:p w14:paraId="209E289A"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-52.8%</w:t>
            </w:r>
          </w:p>
        </w:tc>
        <w:tc>
          <w:tcPr>
            <w:tcW w:w="360" w:type="pct"/>
            <w:tcBorders>
              <w:top w:val="single" w:sz="12" w:space="0" w:color="auto"/>
            </w:tcBorders>
          </w:tcPr>
          <w:p w14:paraId="41CD1A03" w14:textId="2AC9F3E4" w:rsidR="00CA1631" w:rsidRPr="00CA1631" w:rsidRDefault="00CA1631" w:rsidP="00872147">
            <w:pPr>
              <w:widowControl/>
              <w:wordWrap/>
              <w:autoSpaceDE/>
              <w:autoSpaceDN/>
              <w:jc w:val="right"/>
              <w:rPr>
                <w:rFonts w:eastAsia="Times New Roman"/>
                <w:color w:val="000000"/>
                <w:sz w:val="20"/>
                <w:szCs w:val="20"/>
              </w:rPr>
            </w:pPr>
          </w:p>
        </w:tc>
        <w:tc>
          <w:tcPr>
            <w:tcW w:w="504" w:type="pct"/>
            <w:tcBorders>
              <w:top w:val="single" w:sz="12" w:space="0" w:color="auto"/>
            </w:tcBorders>
            <w:noWrap/>
            <w:hideMark/>
          </w:tcPr>
          <w:p w14:paraId="05D0EF64"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-43.2%</w:t>
            </w:r>
          </w:p>
        </w:tc>
        <w:tc>
          <w:tcPr>
            <w:tcW w:w="418" w:type="pct"/>
            <w:tcBorders>
              <w:top w:val="single" w:sz="12" w:space="0" w:color="auto"/>
            </w:tcBorders>
          </w:tcPr>
          <w:p w14:paraId="746BADB1" w14:textId="31CC4DC9" w:rsidR="00CA1631" w:rsidRPr="00CA1631" w:rsidRDefault="00CA1631" w:rsidP="00872147">
            <w:pPr>
              <w:widowControl/>
              <w:wordWrap/>
              <w:autoSpaceDE/>
              <w:autoSpaceDN/>
              <w:jc w:val="right"/>
              <w:rPr>
                <w:rFonts w:eastAsia="Times New Roman"/>
                <w:color w:val="000000"/>
                <w:sz w:val="20"/>
                <w:szCs w:val="20"/>
              </w:rPr>
            </w:pPr>
          </w:p>
        </w:tc>
        <w:tc>
          <w:tcPr>
            <w:tcW w:w="525" w:type="pct"/>
            <w:tcBorders>
              <w:top w:val="single" w:sz="12" w:space="0" w:color="auto"/>
            </w:tcBorders>
            <w:noWrap/>
            <w:hideMark/>
          </w:tcPr>
          <w:p w14:paraId="06C0D6DB"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-35.7%</w:t>
            </w:r>
          </w:p>
        </w:tc>
        <w:tc>
          <w:tcPr>
            <w:tcW w:w="397" w:type="pct"/>
            <w:tcBorders>
              <w:top w:val="single" w:sz="12" w:space="0" w:color="auto"/>
            </w:tcBorders>
          </w:tcPr>
          <w:p w14:paraId="61F35FE0" w14:textId="7079ABCD" w:rsidR="00CA1631" w:rsidRPr="00CA1631" w:rsidRDefault="00CA1631" w:rsidP="00872147">
            <w:pPr>
              <w:widowControl/>
              <w:wordWrap/>
              <w:autoSpaceDE/>
              <w:autoSpaceDN/>
              <w:jc w:val="right"/>
              <w:rPr>
                <w:rFonts w:eastAsia="Times New Roman"/>
                <w:color w:val="000000"/>
                <w:sz w:val="20"/>
                <w:szCs w:val="20"/>
              </w:rPr>
            </w:pPr>
          </w:p>
        </w:tc>
        <w:tc>
          <w:tcPr>
            <w:tcW w:w="546" w:type="pct"/>
            <w:tcBorders>
              <w:top w:val="single" w:sz="12" w:space="0" w:color="auto"/>
              <w:right w:val="nil"/>
            </w:tcBorders>
            <w:noWrap/>
            <w:hideMark/>
          </w:tcPr>
          <w:p w14:paraId="72E2D24A"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-47.7%</w:t>
            </w:r>
          </w:p>
        </w:tc>
        <w:tc>
          <w:tcPr>
            <w:tcW w:w="368" w:type="pct"/>
            <w:tcBorders>
              <w:top w:val="single" w:sz="12" w:space="0" w:color="auto"/>
              <w:right w:val="nil"/>
            </w:tcBorders>
          </w:tcPr>
          <w:p w14:paraId="50B208E3" w14:textId="6E69FB83" w:rsidR="00CA1631" w:rsidRPr="00CA1631" w:rsidRDefault="00CA1631" w:rsidP="00872147">
            <w:pPr>
              <w:widowControl/>
              <w:wordWrap/>
              <w:autoSpaceDE/>
              <w:autoSpaceDN/>
              <w:jc w:val="right"/>
              <w:rPr>
                <w:rFonts w:eastAsia="Times New Roman"/>
                <w:color w:val="000000"/>
                <w:sz w:val="20"/>
                <w:szCs w:val="20"/>
              </w:rPr>
            </w:pPr>
          </w:p>
        </w:tc>
      </w:tr>
      <w:tr w:rsidR="00CA1631" w:rsidRPr="00CA1631" w14:paraId="2D8ADD3F" w14:textId="77777777" w:rsidTr="00E0239F">
        <w:trPr>
          <w:trHeight w:val="300"/>
        </w:trPr>
        <w:tc>
          <w:tcPr>
            <w:tcW w:w="394" w:type="pct"/>
            <w:tcBorders>
              <w:left w:val="nil"/>
            </w:tcBorders>
            <w:noWrap/>
            <w:hideMark/>
          </w:tcPr>
          <w:p w14:paraId="365B7222" w14:textId="77777777" w:rsidR="00CA1631" w:rsidRPr="00CA1631" w:rsidRDefault="00CA1631" w:rsidP="00872147">
            <w:pPr>
              <w:widowControl/>
              <w:wordWrap/>
              <w:autoSpaceDE/>
              <w:autoSpaceDN/>
              <w:rPr>
                <w:rFonts w:eastAsia="Times New Roman"/>
                <w:color w:val="000000"/>
                <w:sz w:val="20"/>
                <w:szCs w:val="20"/>
              </w:rPr>
            </w:pPr>
            <w:r w:rsidRPr="00CA1631">
              <w:rPr>
                <w:rFonts w:eastAsia="Times New Roman"/>
                <w:color w:val="000000"/>
                <w:sz w:val="20"/>
                <w:szCs w:val="20"/>
              </w:rPr>
              <w:t>Apr</w:t>
            </w:r>
          </w:p>
        </w:tc>
        <w:tc>
          <w:tcPr>
            <w:tcW w:w="546" w:type="pct"/>
            <w:noWrap/>
            <w:hideMark/>
          </w:tcPr>
          <w:p w14:paraId="59B81433"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-79.3%</w:t>
            </w:r>
          </w:p>
        </w:tc>
        <w:tc>
          <w:tcPr>
            <w:tcW w:w="378" w:type="pct"/>
          </w:tcPr>
          <w:p w14:paraId="6D3662DB" w14:textId="3F87D9B7" w:rsidR="00CA1631" w:rsidRPr="00CA1631" w:rsidRDefault="00CA1631" w:rsidP="00872147">
            <w:pPr>
              <w:widowControl/>
              <w:wordWrap/>
              <w:autoSpaceDE/>
              <w:autoSpaceDN/>
              <w:jc w:val="right"/>
              <w:rPr>
                <w:rFonts w:eastAsia="Times New Roman"/>
                <w:color w:val="000000"/>
                <w:sz w:val="20"/>
                <w:szCs w:val="20"/>
              </w:rPr>
            </w:pPr>
          </w:p>
        </w:tc>
        <w:tc>
          <w:tcPr>
            <w:tcW w:w="563" w:type="pct"/>
            <w:noWrap/>
            <w:hideMark/>
          </w:tcPr>
          <w:p w14:paraId="66251A34"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-71.0%</w:t>
            </w:r>
          </w:p>
        </w:tc>
        <w:tc>
          <w:tcPr>
            <w:tcW w:w="360" w:type="pct"/>
          </w:tcPr>
          <w:p w14:paraId="5A7B69F6" w14:textId="12B5DE7D" w:rsidR="00CA1631" w:rsidRPr="00CA1631" w:rsidRDefault="00CA1631" w:rsidP="00872147">
            <w:pPr>
              <w:widowControl/>
              <w:wordWrap/>
              <w:autoSpaceDE/>
              <w:autoSpaceDN/>
              <w:jc w:val="right"/>
              <w:rPr>
                <w:rFonts w:eastAsia="Times New Roman"/>
                <w:color w:val="000000"/>
                <w:sz w:val="20"/>
                <w:szCs w:val="20"/>
              </w:rPr>
            </w:pPr>
          </w:p>
        </w:tc>
        <w:tc>
          <w:tcPr>
            <w:tcW w:w="504" w:type="pct"/>
            <w:noWrap/>
            <w:hideMark/>
          </w:tcPr>
          <w:p w14:paraId="76B85EC1"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-60.8%</w:t>
            </w:r>
          </w:p>
        </w:tc>
        <w:tc>
          <w:tcPr>
            <w:tcW w:w="418" w:type="pct"/>
          </w:tcPr>
          <w:p w14:paraId="4B9CECB1" w14:textId="481F6026" w:rsidR="00CA1631" w:rsidRPr="00CA1631" w:rsidRDefault="00CA1631" w:rsidP="00872147">
            <w:pPr>
              <w:widowControl/>
              <w:wordWrap/>
              <w:autoSpaceDE/>
              <w:autoSpaceDN/>
              <w:jc w:val="right"/>
              <w:rPr>
                <w:rFonts w:eastAsia="Times New Roman"/>
                <w:color w:val="000000"/>
                <w:sz w:val="20"/>
                <w:szCs w:val="20"/>
              </w:rPr>
            </w:pPr>
          </w:p>
        </w:tc>
        <w:tc>
          <w:tcPr>
            <w:tcW w:w="525" w:type="pct"/>
            <w:noWrap/>
            <w:hideMark/>
          </w:tcPr>
          <w:p w14:paraId="3F98FC18"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-50.1%</w:t>
            </w:r>
          </w:p>
        </w:tc>
        <w:tc>
          <w:tcPr>
            <w:tcW w:w="397" w:type="pct"/>
          </w:tcPr>
          <w:p w14:paraId="5E311279" w14:textId="7E5FE31E" w:rsidR="00CA1631" w:rsidRPr="00CA1631" w:rsidRDefault="00CA1631" w:rsidP="00872147">
            <w:pPr>
              <w:widowControl/>
              <w:wordWrap/>
              <w:autoSpaceDE/>
              <w:autoSpaceDN/>
              <w:jc w:val="right"/>
              <w:rPr>
                <w:rFonts w:eastAsia="Times New Roman"/>
                <w:color w:val="000000"/>
                <w:sz w:val="20"/>
                <w:szCs w:val="20"/>
              </w:rPr>
            </w:pPr>
          </w:p>
        </w:tc>
        <w:tc>
          <w:tcPr>
            <w:tcW w:w="546" w:type="pct"/>
            <w:tcBorders>
              <w:right w:val="nil"/>
            </w:tcBorders>
            <w:noWrap/>
            <w:hideMark/>
          </w:tcPr>
          <w:p w14:paraId="4A1A5551"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-65.3%</w:t>
            </w:r>
          </w:p>
        </w:tc>
        <w:tc>
          <w:tcPr>
            <w:tcW w:w="368" w:type="pct"/>
            <w:tcBorders>
              <w:right w:val="nil"/>
            </w:tcBorders>
          </w:tcPr>
          <w:p w14:paraId="1B9E9370" w14:textId="16976C16" w:rsidR="00CA1631" w:rsidRPr="00CA1631" w:rsidRDefault="00CA1631" w:rsidP="00872147">
            <w:pPr>
              <w:widowControl/>
              <w:wordWrap/>
              <w:autoSpaceDE/>
              <w:autoSpaceDN/>
              <w:jc w:val="right"/>
              <w:rPr>
                <w:rFonts w:eastAsia="Times New Roman"/>
                <w:color w:val="000000"/>
                <w:sz w:val="20"/>
                <w:szCs w:val="20"/>
              </w:rPr>
            </w:pPr>
          </w:p>
        </w:tc>
      </w:tr>
      <w:tr w:rsidR="00CA1631" w:rsidRPr="00CA1631" w14:paraId="179868EE" w14:textId="77777777" w:rsidTr="00E0239F">
        <w:trPr>
          <w:trHeight w:val="300"/>
        </w:trPr>
        <w:tc>
          <w:tcPr>
            <w:tcW w:w="394" w:type="pct"/>
            <w:tcBorders>
              <w:left w:val="nil"/>
              <w:bottom w:val="single" w:sz="4" w:space="0" w:color="BFBFBF" w:themeColor="background1" w:themeShade="BF"/>
            </w:tcBorders>
            <w:noWrap/>
            <w:hideMark/>
          </w:tcPr>
          <w:p w14:paraId="43567E26" w14:textId="77777777" w:rsidR="00CA1631" w:rsidRPr="00CA1631" w:rsidRDefault="00CA1631" w:rsidP="00872147">
            <w:pPr>
              <w:widowControl/>
              <w:wordWrap/>
              <w:autoSpaceDE/>
              <w:autoSpaceDN/>
              <w:rPr>
                <w:rFonts w:eastAsia="Times New Roman"/>
                <w:color w:val="000000"/>
                <w:sz w:val="20"/>
                <w:szCs w:val="20"/>
              </w:rPr>
            </w:pPr>
            <w:r w:rsidRPr="00CA1631">
              <w:rPr>
                <w:rFonts w:eastAsia="Times New Roman"/>
                <w:color w:val="000000"/>
                <w:sz w:val="20"/>
                <w:szCs w:val="20"/>
              </w:rPr>
              <w:t>May</w:t>
            </w:r>
          </w:p>
        </w:tc>
        <w:tc>
          <w:tcPr>
            <w:tcW w:w="546" w:type="pct"/>
            <w:tcBorders>
              <w:bottom w:val="single" w:sz="4" w:space="0" w:color="BFBFBF" w:themeColor="background1" w:themeShade="BF"/>
            </w:tcBorders>
            <w:noWrap/>
            <w:hideMark/>
          </w:tcPr>
          <w:p w14:paraId="35B74DE3"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-68.3%</w:t>
            </w:r>
          </w:p>
        </w:tc>
        <w:tc>
          <w:tcPr>
            <w:tcW w:w="378" w:type="pct"/>
            <w:tcBorders>
              <w:bottom w:val="single" w:sz="4" w:space="0" w:color="BFBFBF" w:themeColor="background1" w:themeShade="BF"/>
            </w:tcBorders>
          </w:tcPr>
          <w:p w14:paraId="68323D7C" w14:textId="6AB17A8C" w:rsidR="00CA1631" w:rsidRPr="00CA1631" w:rsidRDefault="00CA1631" w:rsidP="00872147">
            <w:pPr>
              <w:widowControl/>
              <w:wordWrap/>
              <w:autoSpaceDE/>
              <w:autoSpaceDN/>
              <w:jc w:val="right"/>
              <w:rPr>
                <w:rFonts w:eastAsia="Times New Roman"/>
                <w:color w:val="000000"/>
                <w:sz w:val="20"/>
                <w:szCs w:val="20"/>
              </w:rPr>
            </w:pPr>
          </w:p>
        </w:tc>
        <w:tc>
          <w:tcPr>
            <w:tcW w:w="563" w:type="pct"/>
            <w:tcBorders>
              <w:bottom w:val="single" w:sz="4" w:space="0" w:color="BFBFBF" w:themeColor="background1" w:themeShade="BF"/>
            </w:tcBorders>
            <w:noWrap/>
            <w:hideMark/>
          </w:tcPr>
          <w:p w14:paraId="525440A8"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-58.5%</w:t>
            </w:r>
          </w:p>
        </w:tc>
        <w:tc>
          <w:tcPr>
            <w:tcW w:w="360" w:type="pct"/>
            <w:tcBorders>
              <w:bottom w:val="single" w:sz="4" w:space="0" w:color="BFBFBF" w:themeColor="background1" w:themeShade="BF"/>
            </w:tcBorders>
          </w:tcPr>
          <w:p w14:paraId="6A6DBB66" w14:textId="12794B8E" w:rsidR="00CA1631" w:rsidRPr="00CA1631" w:rsidRDefault="00CA1631" w:rsidP="00872147">
            <w:pPr>
              <w:widowControl/>
              <w:wordWrap/>
              <w:autoSpaceDE/>
              <w:autoSpaceDN/>
              <w:jc w:val="right"/>
              <w:rPr>
                <w:rFonts w:eastAsia="Times New Roman"/>
                <w:color w:val="000000"/>
                <w:sz w:val="20"/>
                <w:szCs w:val="20"/>
              </w:rPr>
            </w:pPr>
          </w:p>
        </w:tc>
        <w:tc>
          <w:tcPr>
            <w:tcW w:w="504" w:type="pct"/>
            <w:tcBorders>
              <w:bottom w:val="single" w:sz="4" w:space="0" w:color="BFBFBF" w:themeColor="background1" w:themeShade="BF"/>
            </w:tcBorders>
            <w:noWrap/>
            <w:hideMark/>
          </w:tcPr>
          <w:p w14:paraId="1C0D51F6"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-46.4%</w:t>
            </w:r>
          </w:p>
        </w:tc>
        <w:tc>
          <w:tcPr>
            <w:tcW w:w="418" w:type="pct"/>
            <w:tcBorders>
              <w:bottom w:val="single" w:sz="4" w:space="0" w:color="BFBFBF" w:themeColor="background1" w:themeShade="BF"/>
            </w:tcBorders>
          </w:tcPr>
          <w:p w14:paraId="0EBB33D7" w14:textId="43FEABB0" w:rsidR="00CA1631" w:rsidRPr="00CA1631" w:rsidRDefault="00CA1631" w:rsidP="00872147">
            <w:pPr>
              <w:widowControl/>
              <w:wordWrap/>
              <w:autoSpaceDE/>
              <w:autoSpaceDN/>
              <w:jc w:val="right"/>
              <w:rPr>
                <w:rFonts w:eastAsia="Times New Roman"/>
                <w:color w:val="000000"/>
                <w:sz w:val="20"/>
                <w:szCs w:val="20"/>
              </w:rPr>
            </w:pPr>
          </w:p>
        </w:tc>
        <w:tc>
          <w:tcPr>
            <w:tcW w:w="525" w:type="pct"/>
            <w:tcBorders>
              <w:bottom w:val="single" w:sz="4" w:space="0" w:color="BFBFBF" w:themeColor="background1" w:themeShade="BF"/>
            </w:tcBorders>
            <w:noWrap/>
            <w:hideMark/>
          </w:tcPr>
          <w:p w14:paraId="60D4600D"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-35.0%</w:t>
            </w:r>
          </w:p>
        </w:tc>
        <w:tc>
          <w:tcPr>
            <w:tcW w:w="397" w:type="pct"/>
            <w:tcBorders>
              <w:bottom w:val="single" w:sz="4" w:space="0" w:color="BFBFBF" w:themeColor="background1" w:themeShade="BF"/>
            </w:tcBorders>
          </w:tcPr>
          <w:p w14:paraId="3EC07547" w14:textId="33550CAF" w:rsidR="00CA1631" w:rsidRPr="00CA1631" w:rsidRDefault="00CA1631" w:rsidP="00872147">
            <w:pPr>
              <w:widowControl/>
              <w:wordWrap/>
              <w:autoSpaceDE/>
              <w:autoSpaceDN/>
              <w:jc w:val="right"/>
              <w:rPr>
                <w:rFonts w:eastAsia="Times New Roman"/>
                <w:color w:val="000000"/>
                <w:sz w:val="20"/>
                <w:szCs w:val="20"/>
              </w:rPr>
            </w:pPr>
          </w:p>
        </w:tc>
        <w:tc>
          <w:tcPr>
            <w:tcW w:w="546" w:type="pct"/>
            <w:tcBorders>
              <w:bottom w:val="single" w:sz="4" w:space="0" w:color="BFBFBF" w:themeColor="background1" w:themeShade="BF"/>
              <w:right w:val="nil"/>
            </w:tcBorders>
            <w:noWrap/>
            <w:hideMark/>
          </w:tcPr>
          <w:p w14:paraId="296AE406"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-52.1%</w:t>
            </w:r>
          </w:p>
        </w:tc>
        <w:tc>
          <w:tcPr>
            <w:tcW w:w="368" w:type="pct"/>
            <w:tcBorders>
              <w:bottom w:val="single" w:sz="4" w:space="0" w:color="BFBFBF" w:themeColor="background1" w:themeShade="BF"/>
              <w:right w:val="nil"/>
            </w:tcBorders>
          </w:tcPr>
          <w:p w14:paraId="78600B24" w14:textId="19C4AE99" w:rsidR="00CA1631" w:rsidRPr="00CA1631" w:rsidRDefault="00CA1631" w:rsidP="00872147">
            <w:pPr>
              <w:widowControl/>
              <w:wordWrap/>
              <w:autoSpaceDE/>
              <w:autoSpaceDN/>
              <w:jc w:val="right"/>
              <w:rPr>
                <w:rFonts w:eastAsia="Times New Roman"/>
                <w:color w:val="000000"/>
                <w:sz w:val="20"/>
                <w:szCs w:val="20"/>
              </w:rPr>
            </w:pPr>
          </w:p>
        </w:tc>
      </w:tr>
      <w:tr w:rsidR="00E0239F" w:rsidRPr="00CA1631" w14:paraId="254340B3" w14:textId="77777777" w:rsidTr="00E0239F">
        <w:trPr>
          <w:trHeight w:val="300"/>
        </w:trPr>
        <w:tc>
          <w:tcPr>
            <w:tcW w:w="394" w:type="pct"/>
            <w:tcBorders>
              <w:left w:val="nil"/>
              <w:bottom w:val="single" w:sz="12" w:space="0" w:color="auto"/>
            </w:tcBorders>
            <w:noWrap/>
            <w:hideMark/>
          </w:tcPr>
          <w:p w14:paraId="4CFE27E2" w14:textId="77777777" w:rsidR="00CA1631" w:rsidRPr="00CA1631" w:rsidRDefault="00CA1631" w:rsidP="00872147">
            <w:pPr>
              <w:widowControl/>
              <w:wordWrap/>
              <w:autoSpaceDE/>
              <w:autoSpaceDN/>
              <w:rPr>
                <w:rFonts w:eastAsia="Times New Roman"/>
                <w:color w:val="000000"/>
                <w:sz w:val="20"/>
                <w:szCs w:val="20"/>
              </w:rPr>
            </w:pPr>
            <w:r w:rsidRPr="00CA1631">
              <w:rPr>
                <w:rFonts w:eastAsia="Times New Roman"/>
                <w:color w:val="000000"/>
                <w:sz w:val="20"/>
                <w:szCs w:val="20"/>
              </w:rPr>
              <w:t>Jun</w:t>
            </w:r>
          </w:p>
        </w:tc>
        <w:tc>
          <w:tcPr>
            <w:tcW w:w="546" w:type="pct"/>
            <w:tcBorders>
              <w:bottom w:val="single" w:sz="12" w:space="0" w:color="auto"/>
            </w:tcBorders>
            <w:noWrap/>
            <w:hideMark/>
          </w:tcPr>
          <w:p w14:paraId="42BFE4AC"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-52.9%</w:t>
            </w:r>
          </w:p>
        </w:tc>
        <w:tc>
          <w:tcPr>
            <w:tcW w:w="378" w:type="pct"/>
            <w:tcBorders>
              <w:bottom w:val="single" w:sz="12" w:space="0" w:color="auto"/>
            </w:tcBorders>
          </w:tcPr>
          <w:p w14:paraId="4D4CF67F" w14:textId="01C6CD55" w:rsidR="00CA1631" w:rsidRPr="00CA1631" w:rsidRDefault="00CA1631" w:rsidP="00872147">
            <w:pPr>
              <w:widowControl/>
              <w:wordWrap/>
              <w:autoSpaceDE/>
              <w:autoSpaceDN/>
              <w:jc w:val="right"/>
              <w:rPr>
                <w:rFonts w:eastAsia="Times New Roman"/>
                <w:color w:val="000000"/>
                <w:sz w:val="20"/>
                <w:szCs w:val="20"/>
              </w:rPr>
            </w:pPr>
          </w:p>
        </w:tc>
        <w:tc>
          <w:tcPr>
            <w:tcW w:w="563" w:type="pct"/>
            <w:tcBorders>
              <w:bottom w:val="single" w:sz="12" w:space="0" w:color="auto"/>
            </w:tcBorders>
            <w:noWrap/>
            <w:hideMark/>
          </w:tcPr>
          <w:p w14:paraId="3FD926D9"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-42.4%</w:t>
            </w:r>
          </w:p>
        </w:tc>
        <w:tc>
          <w:tcPr>
            <w:tcW w:w="360" w:type="pct"/>
            <w:tcBorders>
              <w:bottom w:val="single" w:sz="12" w:space="0" w:color="auto"/>
            </w:tcBorders>
          </w:tcPr>
          <w:p w14:paraId="1C994779" w14:textId="58974FB1" w:rsidR="00CA1631" w:rsidRPr="00CA1631" w:rsidRDefault="00CA1631" w:rsidP="00872147">
            <w:pPr>
              <w:widowControl/>
              <w:wordWrap/>
              <w:autoSpaceDE/>
              <w:autoSpaceDN/>
              <w:jc w:val="right"/>
              <w:rPr>
                <w:rFonts w:eastAsia="Times New Roman"/>
                <w:color w:val="000000"/>
                <w:sz w:val="20"/>
                <w:szCs w:val="20"/>
              </w:rPr>
            </w:pPr>
          </w:p>
        </w:tc>
        <w:tc>
          <w:tcPr>
            <w:tcW w:w="504" w:type="pct"/>
            <w:tcBorders>
              <w:bottom w:val="single" w:sz="12" w:space="0" w:color="auto"/>
            </w:tcBorders>
            <w:noWrap/>
            <w:hideMark/>
          </w:tcPr>
          <w:p w14:paraId="1148F5E7"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-32.7%</w:t>
            </w:r>
          </w:p>
        </w:tc>
        <w:tc>
          <w:tcPr>
            <w:tcW w:w="418" w:type="pct"/>
            <w:tcBorders>
              <w:bottom w:val="single" w:sz="12" w:space="0" w:color="auto"/>
            </w:tcBorders>
          </w:tcPr>
          <w:p w14:paraId="3F579E8F" w14:textId="43042695" w:rsidR="00CA1631" w:rsidRPr="00CA1631" w:rsidRDefault="00CA1631" w:rsidP="00872147">
            <w:pPr>
              <w:widowControl/>
              <w:wordWrap/>
              <w:autoSpaceDE/>
              <w:autoSpaceDN/>
              <w:jc w:val="right"/>
              <w:rPr>
                <w:rFonts w:eastAsia="Times New Roman"/>
                <w:color w:val="000000"/>
                <w:sz w:val="20"/>
                <w:szCs w:val="20"/>
              </w:rPr>
            </w:pPr>
          </w:p>
        </w:tc>
        <w:tc>
          <w:tcPr>
            <w:tcW w:w="525" w:type="pct"/>
            <w:tcBorders>
              <w:bottom w:val="single" w:sz="12" w:space="0" w:color="auto"/>
            </w:tcBorders>
            <w:noWrap/>
            <w:hideMark/>
          </w:tcPr>
          <w:p w14:paraId="425E14CC"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-22.9%</w:t>
            </w:r>
          </w:p>
        </w:tc>
        <w:tc>
          <w:tcPr>
            <w:tcW w:w="397" w:type="pct"/>
            <w:tcBorders>
              <w:bottom w:val="single" w:sz="12" w:space="0" w:color="auto"/>
            </w:tcBorders>
          </w:tcPr>
          <w:p w14:paraId="1F6AB73B" w14:textId="540AEE20" w:rsidR="00CA1631" w:rsidRPr="00CA1631" w:rsidRDefault="00CA1631" w:rsidP="00872147">
            <w:pPr>
              <w:widowControl/>
              <w:wordWrap/>
              <w:autoSpaceDE/>
              <w:autoSpaceDN/>
              <w:jc w:val="right"/>
              <w:rPr>
                <w:rFonts w:eastAsia="Times New Roman"/>
                <w:color w:val="000000"/>
                <w:sz w:val="20"/>
                <w:szCs w:val="20"/>
              </w:rPr>
            </w:pPr>
          </w:p>
        </w:tc>
        <w:tc>
          <w:tcPr>
            <w:tcW w:w="546" w:type="pct"/>
            <w:tcBorders>
              <w:bottom w:val="single" w:sz="12" w:space="0" w:color="auto"/>
              <w:right w:val="nil"/>
            </w:tcBorders>
            <w:noWrap/>
            <w:hideMark/>
          </w:tcPr>
          <w:p w14:paraId="77E61116" w14:textId="77777777" w:rsidR="00CA1631" w:rsidRPr="00CA1631" w:rsidRDefault="00CA1631" w:rsidP="00872147">
            <w:pPr>
              <w:widowControl/>
              <w:wordWrap/>
              <w:autoSpaceDE/>
              <w:autoSpaceDN/>
              <w:jc w:val="right"/>
              <w:rPr>
                <w:rFonts w:eastAsia="Times New Roman"/>
                <w:color w:val="000000"/>
                <w:sz w:val="20"/>
                <w:szCs w:val="20"/>
              </w:rPr>
            </w:pPr>
            <w:r w:rsidRPr="00CA1631">
              <w:rPr>
                <w:rFonts w:eastAsia="Times New Roman"/>
                <w:color w:val="000000"/>
                <w:sz w:val="20"/>
                <w:szCs w:val="20"/>
              </w:rPr>
              <w:t>-37.7%</w:t>
            </w:r>
          </w:p>
        </w:tc>
        <w:tc>
          <w:tcPr>
            <w:tcW w:w="368" w:type="pct"/>
            <w:tcBorders>
              <w:bottom w:val="single" w:sz="12" w:space="0" w:color="auto"/>
              <w:right w:val="nil"/>
            </w:tcBorders>
          </w:tcPr>
          <w:p w14:paraId="5C041FC2" w14:textId="6B09F417" w:rsidR="00CA1631" w:rsidRPr="00CA1631" w:rsidRDefault="00CA1631" w:rsidP="00872147">
            <w:pPr>
              <w:widowControl/>
              <w:wordWrap/>
              <w:autoSpaceDE/>
              <w:autoSpaceDN/>
              <w:jc w:val="right"/>
              <w:rPr>
                <w:rFonts w:eastAsia="Times New Roman"/>
                <w:color w:val="000000"/>
                <w:sz w:val="20"/>
                <w:szCs w:val="20"/>
              </w:rPr>
            </w:pPr>
          </w:p>
        </w:tc>
      </w:tr>
    </w:tbl>
    <w:p w14:paraId="2622B02D" w14:textId="550E70A6" w:rsidR="00690FFC" w:rsidRPr="00E0239F" w:rsidRDefault="00E0239F" w:rsidP="00872147">
      <w:pPr>
        <w:widowControl/>
        <w:wordWrap/>
        <w:autoSpaceDE/>
        <w:autoSpaceDN/>
        <w:spacing w:after="160"/>
        <w:rPr>
          <w:sz w:val="18"/>
          <w:szCs w:val="18"/>
        </w:rPr>
      </w:pPr>
      <w:r w:rsidRPr="00E0239F">
        <w:rPr>
          <w:sz w:val="18"/>
          <w:szCs w:val="18"/>
          <w:vertAlign w:val="superscript"/>
        </w:rPr>
        <w:t>1</w:t>
      </w:r>
      <w:r w:rsidRPr="00E0239F">
        <w:rPr>
          <w:sz w:val="18"/>
          <w:szCs w:val="18"/>
        </w:rPr>
        <w:t xml:space="preserve"> interquartile range</w:t>
      </w:r>
    </w:p>
    <w:p w14:paraId="4810516F" w14:textId="01A9020D" w:rsidR="00690FFC" w:rsidRPr="00EE77C4" w:rsidRDefault="00690FFC" w:rsidP="00872147">
      <w:pPr>
        <w:pStyle w:val="Caption"/>
        <w:keepNext/>
        <w:spacing w:before="480"/>
      </w:pPr>
      <w:bookmarkStart w:id="769" w:name="_Ref131109280"/>
      <w:r>
        <w:t xml:space="preserve">Table </w:t>
      </w:r>
      <w:fldSimple w:instr=" SEQ Table \* ARABIC ">
        <w:r>
          <w:rPr>
            <w:noProof/>
          </w:rPr>
          <w:t>2</w:t>
        </w:r>
      </w:fldSimple>
      <w:bookmarkEnd w:id="769"/>
      <w:r>
        <w:rPr>
          <w:rFonts w:hint="eastAsia"/>
        </w:rPr>
        <w:t>.</w:t>
      </w:r>
      <w:r>
        <w:t xml:space="preserve"> </w:t>
      </w:r>
      <w:r>
        <w:rPr>
          <w:rFonts w:hint="eastAsia"/>
        </w:rPr>
        <w:t>Share</w:t>
      </w:r>
      <w:r>
        <w:t xml:space="preserve"> </w:t>
      </w:r>
      <w:r>
        <w:rPr>
          <w:rFonts w:hint="eastAsia"/>
        </w:rPr>
        <w:t>of</w:t>
      </w:r>
      <w:r>
        <w:t xml:space="preserve"> </w:t>
      </w:r>
      <w:r w:rsidRPr="0047596D">
        <w:rPr>
          <w:rFonts w:hint="eastAsia"/>
        </w:rPr>
        <w:t>clusters</w:t>
      </w:r>
      <w:r w:rsidRPr="0047596D">
        <w:t xml:space="preserve"> </w:t>
      </w:r>
      <w:r>
        <w:rPr>
          <w:rFonts w:hint="eastAsia"/>
        </w:rPr>
        <w:t>across</w:t>
      </w:r>
      <w:r w:rsidRPr="0047596D">
        <w:t xml:space="preserve"> </w:t>
      </w:r>
      <w:r w:rsidRPr="0047596D">
        <w:rPr>
          <w:rFonts w:hint="eastAsia"/>
        </w:rPr>
        <w:t>regions</w:t>
      </w:r>
      <w:r w:rsidRPr="0047596D">
        <w:t xml:space="preserve"> </w:t>
      </w:r>
      <w:r w:rsidRPr="0047596D">
        <w:rPr>
          <w:rFonts w:hint="eastAsia"/>
        </w:rPr>
        <w:t>in</w:t>
      </w:r>
      <w:r w:rsidRPr="0047596D">
        <w:t xml:space="preserve"> </w:t>
      </w:r>
      <w:r w:rsidRPr="0047596D">
        <w:rPr>
          <w:rFonts w:hint="eastAsia"/>
        </w:rPr>
        <w:t>England</w:t>
      </w:r>
      <w:r>
        <w:rPr>
          <w:rFonts w:hint="eastAsia"/>
        </w:rPr>
        <w:t>.</w:t>
      </w:r>
    </w:p>
    <w:tbl>
      <w:tblPr>
        <w:tblStyle w:val="TableGridLight"/>
        <w:tblW w:w="5000" w:type="pct"/>
        <w:tblLook w:val="04A0" w:firstRow="1" w:lastRow="0" w:firstColumn="1" w:lastColumn="0" w:noHBand="0" w:noVBand="1"/>
      </w:tblPr>
      <w:tblGrid>
        <w:gridCol w:w="3554"/>
        <w:gridCol w:w="1368"/>
        <w:gridCol w:w="1368"/>
        <w:gridCol w:w="1368"/>
        <w:gridCol w:w="1368"/>
      </w:tblGrid>
      <w:tr w:rsidR="00690FFC" w:rsidRPr="0058519B" w14:paraId="674533EE" w14:textId="77777777" w:rsidTr="00AA4669">
        <w:trPr>
          <w:trHeight w:val="285"/>
        </w:trPr>
        <w:tc>
          <w:tcPr>
            <w:tcW w:w="1968" w:type="pct"/>
            <w:tcBorders>
              <w:top w:val="single" w:sz="12" w:space="0" w:color="auto"/>
              <w:left w:val="nil"/>
              <w:bottom w:val="single" w:sz="12" w:space="0" w:color="auto"/>
            </w:tcBorders>
            <w:shd w:val="clear" w:color="auto" w:fill="A5A5A5" w:themeFill="accent3"/>
            <w:noWrap/>
          </w:tcPr>
          <w:p w14:paraId="3510F9F3" w14:textId="77777777" w:rsidR="00690FFC" w:rsidRPr="0058519B" w:rsidRDefault="00690FFC" w:rsidP="00872147">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6751A4F5" w14:textId="77777777" w:rsidR="00690FFC" w:rsidRPr="0058519B" w:rsidRDefault="00690FFC" w:rsidP="00872147">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32485C" w14:textId="77777777" w:rsidR="00690FFC" w:rsidRPr="0058519B" w:rsidRDefault="00690FFC" w:rsidP="00872147">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1E0EC6D8" w14:textId="77777777" w:rsidR="00690FFC" w:rsidRPr="0058519B" w:rsidRDefault="00690FFC" w:rsidP="00872147">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37EF02A5" w14:textId="77777777" w:rsidR="00690FFC" w:rsidRPr="0058519B" w:rsidRDefault="00690FFC" w:rsidP="00872147">
            <w:pPr>
              <w:widowControl/>
              <w:wordWrap/>
              <w:autoSpaceDE/>
              <w:autoSpaceDN/>
              <w:ind w:right="110"/>
              <w:jc w:val="center"/>
              <w:rPr>
                <w:rFonts w:eastAsia="Times New Roman"/>
                <w:b/>
                <w:bCs/>
                <w:color w:val="000000"/>
              </w:rPr>
            </w:pPr>
            <w:r w:rsidRPr="0058519B">
              <w:rPr>
                <w:b/>
                <w:bCs/>
                <w:color w:val="000000"/>
              </w:rPr>
              <w:t>G4</w:t>
            </w:r>
          </w:p>
        </w:tc>
      </w:tr>
      <w:tr w:rsidR="00690FFC" w:rsidRPr="0058519B" w14:paraId="7ABB2B7C" w14:textId="77777777" w:rsidTr="00AA4669">
        <w:trPr>
          <w:trHeight w:val="285"/>
        </w:trPr>
        <w:tc>
          <w:tcPr>
            <w:tcW w:w="1968" w:type="pct"/>
            <w:tcBorders>
              <w:top w:val="single" w:sz="12" w:space="0" w:color="auto"/>
              <w:left w:val="nil"/>
            </w:tcBorders>
            <w:noWrap/>
            <w:hideMark/>
          </w:tcPr>
          <w:p w14:paraId="64E60FF2"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North East</w:t>
            </w:r>
          </w:p>
        </w:tc>
        <w:tc>
          <w:tcPr>
            <w:tcW w:w="758" w:type="pct"/>
            <w:tcBorders>
              <w:top w:val="single" w:sz="12" w:space="0" w:color="auto"/>
            </w:tcBorders>
            <w:noWrap/>
            <w:hideMark/>
          </w:tcPr>
          <w:p w14:paraId="68FE92A0" w14:textId="77777777" w:rsidR="00690FFC" w:rsidRPr="0058519B" w:rsidRDefault="00690FFC" w:rsidP="00872147">
            <w:pPr>
              <w:widowControl/>
              <w:wordWrap/>
              <w:autoSpaceDE/>
              <w:autoSpaceDN/>
              <w:rPr>
                <w:rFonts w:eastAsia="Times New Roman"/>
                <w:color w:val="000000"/>
              </w:rPr>
            </w:pPr>
          </w:p>
        </w:tc>
        <w:tc>
          <w:tcPr>
            <w:tcW w:w="758" w:type="pct"/>
            <w:tcBorders>
              <w:top w:val="single" w:sz="12" w:space="0" w:color="auto"/>
            </w:tcBorders>
            <w:noWrap/>
            <w:hideMark/>
          </w:tcPr>
          <w:p w14:paraId="094BEA8E" w14:textId="77777777" w:rsidR="00690FFC" w:rsidRPr="0058519B" w:rsidRDefault="00690FFC" w:rsidP="00872147">
            <w:pPr>
              <w:widowControl/>
              <w:wordWrap/>
              <w:autoSpaceDE/>
              <w:autoSpaceDN/>
              <w:jc w:val="right"/>
              <w:rPr>
                <w:rFonts w:eastAsia="Times New Roman"/>
              </w:rPr>
            </w:pPr>
          </w:p>
        </w:tc>
        <w:tc>
          <w:tcPr>
            <w:tcW w:w="758" w:type="pct"/>
            <w:tcBorders>
              <w:top w:val="single" w:sz="12" w:space="0" w:color="auto"/>
            </w:tcBorders>
            <w:noWrap/>
            <w:hideMark/>
          </w:tcPr>
          <w:p w14:paraId="407208AD"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71C3AC70"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6 (50%)</w:t>
            </w:r>
          </w:p>
        </w:tc>
      </w:tr>
      <w:tr w:rsidR="00690FFC" w:rsidRPr="0058519B" w14:paraId="57FCB5B9" w14:textId="77777777" w:rsidTr="00AA4669">
        <w:trPr>
          <w:trHeight w:val="285"/>
        </w:trPr>
        <w:tc>
          <w:tcPr>
            <w:tcW w:w="1968" w:type="pct"/>
            <w:tcBorders>
              <w:left w:val="nil"/>
            </w:tcBorders>
            <w:noWrap/>
            <w:hideMark/>
          </w:tcPr>
          <w:p w14:paraId="79803C57"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North West</w:t>
            </w:r>
          </w:p>
        </w:tc>
        <w:tc>
          <w:tcPr>
            <w:tcW w:w="758" w:type="pct"/>
            <w:noWrap/>
            <w:hideMark/>
          </w:tcPr>
          <w:p w14:paraId="4797BF08"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23885F43"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BB6083"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4C724CE4"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13 (33%)</w:t>
            </w:r>
          </w:p>
        </w:tc>
      </w:tr>
      <w:tr w:rsidR="00690FFC" w:rsidRPr="0058519B" w14:paraId="5CA79459" w14:textId="77777777" w:rsidTr="00AA4669">
        <w:trPr>
          <w:trHeight w:val="285"/>
        </w:trPr>
        <w:tc>
          <w:tcPr>
            <w:tcW w:w="1968" w:type="pct"/>
            <w:tcBorders>
              <w:left w:val="nil"/>
            </w:tcBorders>
            <w:noWrap/>
            <w:hideMark/>
          </w:tcPr>
          <w:p w14:paraId="14D44D75"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2FAC2D6A"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7B56FFEA"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53A4ADFD"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6FB3B805"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14 (67%)</w:t>
            </w:r>
          </w:p>
        </w:tc>
      </w:tr>
      <w:tr w:rsidR="00690FFC" w:rsidRPr="0058519B" w14:paraId="5C21AF0D" w14:textId="77777777" w:rsidTr="00AA4669">
        <w:trPr>
          <w:trHeight w:val="285"/>
        </w:trPr>
        <w:tc>
          <w:tcPr>
            <w:tcW w:w="1968" w:type="pct"/>
            <w:tcBorders>
              <w:left w:val="nil"/>
            </w:tcBorders>
            <w:noWrap/>
            <w:hideMark/>
          </w:tcPr>
          <w:p w14:paraId="23F2EFFA"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39ED14E6"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5747958B"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040D51A"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023C3DF6"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12 (30%)</w:t>
            </w:r>
          </w:p>
        </w:tc>
      </w:tr>
      <w:tr w:rsidR="00690FFC" w:rsidRPr="0058519B" w14:paraId="64D52823" w14:textId="77777777" w:rsidTr="00AA4669">
        <w:trPr>
          <w:trHeight w:val="285"/>
        </w:trPr>
        <w:tc>
          <w:tcPr>
            <w:tcW w:w="1968" w:type="pct"/>
            <w:tcBorders>
              <w:left w:val="nil"/>
            </w:tcBorders>
            <w:noWrap/>
            <w:hideMark/>
          </w:tcPr>
          <w:p w14:paraId="134577C5"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6B107636"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7193F7EA"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49AC76A"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50E10DA4"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4 (13%)</w:t>
            </w:r>
          </w:p>
        </w:tc>
      </w:tr>
      <w:tr w:rsidR="00690FFC" w:rsidRPr="0058519B" w14:paraId="7C4EFC3E" w14:textId="77777777" w:rsidTr="00AA4669">
        <w:trPr>
          <w:trHeight w:val="285"/>
        </w:trPr>
        <w:tc>
          <w:tcPr>
            <w:tcW w:w="1968" w:type="pct"/>
            <w:tcBorders>
              <w:left w:val="nil"/>
            </w:tcBorders>
            <w:noWrap/>
            <w:hideMark/>
          </w:tcPr>
          <w:p w14:paraId="6071C591"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07B53960"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4E66C85A"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5821128A"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07D11CEA"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5 (11%)</w:t>
            </w:r>
          </w:p>
        </w:tc>
      </w:tr>
      <w:tr w:rsidR="00690FFC" w:rsidRPr="0058519B" w14:paraId="390603EB" w14:textId="77777777" w:rsidTr="00AA4669">
        <w:trPr>
          <w:trHeight w:val="285"/>
        </w:trPr>
        <w:tc>
          <w:tcPr>
            <w:tcW w:w="1968" w:type="pct"/>
            <w:tcBorders>
              <w:left w:val="nil"/>
            </w:tcBorders>
            <w:noWrap/>
            <w:hideMark/>
          </w:tcPr>
          <w:p w14:paraId="7D2FE269"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310DDB25"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7B9CDDCC"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4BF5E6A0"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39D6A5B"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 xml:space="preserve"> (0%)</w:t>
            </w:r>
          </w:p>
        </w:tc>
      </w:tr>
      <w:tr w:rsidR="00690FFC" w:rsidRPr="0058519B" w14:paraId="0870170F" w14:textId="77777777" w:rsidTr="00AA4669">
        <w:trPr>
          <w:trHeight w:val="285"/>
        </w:trPr>
        <w:tc>
          <w:tcPr>
            <w:tcW w:w="1968" w:type="pct"/>
            <w:tcBorders>
              <w:left w:val="nil"/>
              <w:bottom w:val="single" w:sz="4" w:space="0" w:color="BFBFBF" w:themeColor="background1" w:themeShade="BF"/>
            </w:tcBorders>
            <w:noWrap/>
            <w:hideMark/>
          </w:tcPr>
          <w:p w14:paraId="36D12690"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South East</w:t>
            </w:r>
          </w:p>
        </w:tc>
        <w:tc>
          <w:tcPr>
            <w:tcW w:w="758" w:type="pct"/>
            <w:tcBorders>
              <w:bottom w:val="single" w:sz="4" w:space="0" w:color="BFBFBF" w:themeColor="background1" w:themeShade="BF"/>
            </w:tcBorders>
            <w:noWrap/>
            <w:hideMark/>
          </w:tcPr>
          <w:p w14:paraId="10C13423"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5EF9E3AD"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33A05032"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28315AAB"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7 (10%)</w:t>
            </w:r>
          </w:p>
        </w:tc>
      </w:tr>
      <w:tr w:rsidR="00690FFC" w:rsidRPr="0058519B" w14:paraId="5DAFC840" w14:textId="77777777" w:rsidTr="00AA4669">
        <w:trPr>
          <w:trHeight w:val="285"/>
        </w:trPr>
        <w:tc>
          <w:tcPr>
            <w:tcW w:w="1968" w:type="pct"/>
            <w:tcBorders>
              <w:left w:val="nil"/>
              <w:bottom w:val="single" w:sz="12" w:space="0" w:color="auto"/>
            </w:tcBorders>
            <w:noWrap/>
            <w:hideMark/>
          </w:tcPr>
          <w:p w14:paraId="4F31521F" w14:textId="77777777" w:rsidR="00690FFC" w:rsidRPr="0058519B" w:rsidRDefault="00690FFC" w:rsidP="00872147">
            <w:pPr>
              <w:widowControl/>
              <w:wordWrap/>
              <w:autoSpaceDE/>
              <w:autoSpaceDN/>
              <w:rPr>
                <w:rFonts w:eastAsia="Times New Roman"/>
                <w:color w:val="000000"/>
              </w:rPr>
            </w:pPr>
            <w:r w:rsidRPr="0058519B">
              <w:rPr>
                <w:rFonts w:eastAsia="Times New Roman"/>
                <w:color w:val="000000"/>
              </w:rPr>
              <w:t>South West</w:t>
            </w:r>
          </w:p>
        </w:tc>
        <w:tc>
          <w:tcPr>
            <w:tcW w:w="758" w:type="pct"/>
            <w:tcBorders>
              <w:bottom w:val="single" w:sz="12" w:space="0" w:color="auto"/>
            </w:tcBorders>
            <w:noWrap/>
            <w:hideMark/>
          </w:tcPr>
          <w:p w14:paraId="32284787"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4E4CDED5"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760D7495" w14:textId="77777777" w:rsidR="00690FFC" w:rsidRPr="0058519B" w:rsidRDefault="00690FFC" w:rsidP="00872147">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D3E64D9" w14:textId="77777777" w:rsidR="00690FFC" w:rsidRPr="0058519B" w:rsidRDefault="00690FFC" w:rsidP="00872147">
            <w:pPr>
              <w:widowControl/>
              <w:wordWrap/>
              <w:autoSpaceDE/>
              <w:autoSpaceDN/>
              <w:jc w:val="right"/>
              <w:rPr>
                <w:rFonts w:eastAsia="Times New Roman"/>
                <w:color w:val="000000"/>
              </w:rPr>
            </w:pPr>
            <w:r w:rsidRPr="0058519B">
              <w:rPr>
                <w:rFonts w:eastAsia="Times New Roman"/>
                <w:color w:val="000000"/>
              </w:rPr>
              <w:t>8 (28%)</w:t>
            </w:r>
          </w:p>
        </w:tc>
      </w:tr>
    </w:tbl>
    <w:p w14:paraId="1FBCD3A6" w14:textId="2BC7AC1D" w:rsidR="00A162FB" w:rsidRDefault="00A162FB" w:rsidP="00872147">
      <w:pPr>
        <w:widowControl/>
        <w:wordWrap/>
        <w:autoSpaceDE/>
        <w:autoSpaceDN/>
        <w:spacing w:after="160"/>
      </w:pPr>
      <w:r>
        <w:br w:type="page"/>
      </w:r>
    </w:p>
    <w:p w14:paraId="3CFB428B" w14:textId="77777777" w:rsidR="00A162FB" w:rsidRPr="00005E6E" w:rsidRDefault="00A162FB" w:rsidP="00872147">
      <w:pPr>
        <w:jc w:val="center"/>
      </w:pPr>
      <w:r>
        <w:rPr>
          <w:noProof/>
          <w:lang w:eastAsia="en-GB"/>
        </w:rPr>
        <w:lastRenderedPageBreak/>
        <w:drawing>
          <wp:inline distT="0" distB="0" distL="0" distR="0" wp14:anchorId="5F65BAF0" wp14:editId="5CC16F17">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0E34A484" w14:textId="544FEDA8" w:rsidR="00A162FB" w:rsidRPr="00005E6E" w:rsidRDefault="00A162FB" w:rsidP="00872147">
      <w:pPr>
        <w:pStyle w:val="Caption"/>
      </w:pPr>
      <w:bookmarkStart w:id="770" w:name="_Ref80970016"/>
      <w:r w:rsidRPr="00005E6E">
        <w:t xml:space="preserve">Figure </w:t>
      </w:r>
      <w:fldSimple w:instr=" SEQ Figure \* ARABIC ">
        <w:r>
          <w:rPr>
            <w:noProof/>
          </w:rPr>
          <w:t>1</w:t>
        </w:r>
      </w:fldSimple>
      <w:bookmarkEnd w:id="770"/>
      <w:r w:rsidRPr="00005E6E">
        <w:t>. Changes in (the average levels of) mobility across England in 2020</w:t>
      </w:r>
    </w:p>
    <w:p w14:paraId="76C61DBB" w14:textId="0EE3B56D" w:rsidR="00E20D63" w:rsidRDefault="00A162FB" w:rsidP="00872147">
      <w:r w:rsidRPr="00005E6E">
        <w:rPr>
          <w:sz w:val="20"/>
          <w:szCs w:val="20"/>
        </w:rPr>
        <w:t xml:space="preserve">Note: </w:t>
      </w:r>
      <w:commentRangeStart w:id="771"/>
      <w:r w:rsidRPr="00B6031D">
        <w:rPr>
          <w:sz w:val="20"/>
          <w:szCs w:val="20"/>
          <w:highlight w:val="yellow"/>
        </w:rPr>
        <w:t>XXX</w:t>
      </w:r>
      <w:commentRangeEnd w:id="771"/>
      <w:r>
        <w:rPr>
          <w:rStyle w:val="CommentReference"/>
        </w:rPr>
        <w:commentReference w:id="771"/>
      </w:r>
      <w:r>
        <w:rPr>
          <w:sz w:val="20"/>
          <w:szCs w:val="20"/>
        </w:rPr>
        <w:t xml:space="preserve">. The trend over time in the </w:t>
      </w:r>
      <w:r w:rsidRPr="00005E6E">
        <w:rPr>
          <w:sz w:val="20"/>
          <w:szCs w:val="20"/>
        </w:rPr>
        <w:t xml:space="preserve">daily median radius of gyration (km) was estimated </w:t>
      </w:r>
      <w:r>
        <w:rPr>
          <w:sz w:val="20"/>
          <w:szCs w:val="20"/>
        </w:rPr>
        <w:t xml:space="preserve">with help of the </w:t>
      </w:r>
      <w:r w:rsidRPr="00005E6E">
        <w:rPr>
          <w:sz w:val="20"/>
          <w:szCs w:val="20"/>
        </w:rPr>
        <w:t xml:space="preserve">local polynomial regression function (with span </w:t>
      </w:r>
      <w:r w:rsidRPr="00005E6E">
        <w:rPr>
          <w:i/>
          <w:iCs/>
          <w:sz w:val="20"/>
          <w:szCs w:val="20"/>
        </w:rPr>
        <w:t>s</w:t>
      </w:r>
      <w:r w:rsidRPr="00005E6E">
        <w:rPr>
          <w:sz w:val="20"/>
          <w:szCs w:val="20"/>
        </w:rPr>
        <w:t>=0.2)</w:t>
      </w:r>
      <w:r>
        <w:rPr>
          <w:sz w:val="20"/>
          <w:szCs w:val="20"/>
        </w:rPr>
        <w:t>. D</w:t>
      </w:r>
      <w:r w:rsidRPr="00005E6E">
        <w:rPr>
          <w:sz w:val="20"/>
          <w:szCs w:val="20"/>
        </w:rPr>
        <w:t>otted lines highlight important days</w:t>
      </w:r>
      <w:r>
        <w:rPr>
          <w:sz w:val="20"/>
          <w:szCs w:val="20"/>
        </w:rPr>
        <w:t>:</w:t>
      </w:r>
      <w:r w:rsidRPr="00005E6E">
        <w:rPr>
          <w:sz w:val="20"/>
          <w:szCs w:val="20"/>
        </w:rPr>
        <w:t xml:space="preserve"> black – baseline (3 March 2020), and red – </w:t>
      </w:r>
      <w:r>
        <w:rPr>
          <w:sz w:val="20"/>
          <w:szCs w:val="20"/>
        </w:rPr>
        <w:t xml:space="preserve">start and end of the </w:t>
      </w:r>
      <w:r w:rsidRPr="00005E6E">
        <w:rPr>
          <w:sz w:val="20"/>
          <w:szCs w:val="20"/>
        </w:rPr>
        <w:t xml:space="preserve">2020 Spring lockdown in England. </w:t>
      </w:r>
      <w:r w:rsidR="00E20D63">
        <w:br w:type="page"/>
      </w:r>
    </w:p>
    <w:p w14:paraId="7988BBAD" w14:textId="7F128090" w:rsidR="00E20D63" w:rsidRDefault="00E20D63" w:rsidP="00872147">
      <w:r w:rsidRPr="00005E6E">
        <w:rPr>
          <w:noProof/>
          <w:lang w:eastAsia="en-GB"/>
        </w:rPr>
        <w:lastRenderedPageBreak/>
        <w:drawing>
          <wp:inline distT="0" distB="0" distL="0" distR="0" wp14:anchorId="08740C1A" wp14:editId="6700EBC7">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bookmarkStart w:id="772" w:name="_Ref80806617"/>
      <w:bookmarkStart w:id="773" w:name="_Ref80806614"/>
      <w:r w:rsidRPr="00005E6E">
        <w:t xml:space="preserve">Figure </w:t>
      </w:r>
      <w:fldSimple w:instr=" SEQ Figure \* ARABIC ">
        <w:r>
          <w:rPr>
            <w:noProof/>
          </w:rPr>
          <w:t>2</w:t>
        </w:r>
      </w:fldSimple>
      <w:bookmarkEnd w:id="772"/>
      <w:r w:rsidRPr="00005E6E">
        <w:t xml:space="preserve">. Variations in the </w:t>
      </w:r>
      <w:r w:rsidRPr="00005E6E">
        <w:rPr>
          <w:i/>
          <w:iCs/>
        </w:rPr>
        <w:t>Silhouette index</w:t>
      </w:r>
      <w:r w:rsidRPr="00005E6E">
        <w:t xml:space="preserve"> against the number of Clusters (</w:t>
      </w:r>
      <w:r w:rsidRPr="00005E6E">
        <w:rPr>
          <w:i/>
          <w:iCs/>
        </w:rPr>
        <w:t>K</w:t>
      </w:r>
      <w:r w:rsidRPr="00005E6E">
        <w:t>= 2 to 20).</w:t>
      </w:r>
      <w:bookmarkEnd w:id="773"/>
      <w:r w:rsidRPr="00005E6E">
        <w:t xml:space="preserve"> </w:t>
      </w:r>
    </w:p>
    <w:p w14:paraId="4D0EC67C" w14:textId="77777777" w:rsidR="00E20D63" w:rsidRDefault="00E20D63" w:rsidP="00872147">
      <w:pPr>
        <w:widowControl/>
        <w:wordWrap/>
        <w:autoSpaceDE/>
        <w:autoSpaceDN/>
        <w:spacing w:after="160"/>
      </w:pPr>
      <w:r>
        <w:br w:type="page"/>
      </w:r>
    </w:p>
    <w:p w14:paraId="38A87D99" w14:textId="77777777" w:rsidR="00E20D63" w:rsidRPr="00005E6E" w:rsidRDefault="00E20D63" w:rsidP="00872147">
      <w:r>
        <w:rPr>
          <w:noProof/>
          <w:lang w:eastAsia="en-GB"/>
        </w:rPr>
        <w:lastRenderedPageBreak/>
        <w:drawing>
          <wp:inline distT="0" distB="0" distL="0" distR="0" wp14:anchorId="5826DAE1" wp14:editId="65A7D555">
            <wp:extent cx="5724525" cy="3817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817620"/>
                    </a:xfrm>
                    <a:prstGeom prst="rect">
                      <a:avLst/>
                    </a:prstGeom>
                    <a:noFill/>
                    <a:ln>
                      <a:noFill/>
                    </a:ln>
                  </pic:spPr>
                </pic:pic>
              </a:graphicData>
            </a:graphic>
          </wp:inline>
        </w:drawing>
      </w:r>
    </w:p>
    <w:p w14:paraId="32E730CC" w14:textId="3B347A32" w:rsidR="00E20D63" w:rsidRPr="00005E6E" w:rsidRDefault="00E20D63" w:rsidP="00872147">
      <w:pPr>
        <w:pStyle w:val="Caption"/>
      </w:pPr>
      <w:bookmarkStart w:id="774" w:name="_Ref81133981"/>
      <w:r w:rsidRPr="00005E6E">
        <w:t xml:space="preserve">Figure </w:t>
      </w:r>
      <w:fldSimple w:instr=" SEQ Figure \* ARABIC ">
        <w:r>
          <w:rPr>
            <w:noProof/>
          </w:rPr>
          <w:t>3</w:t>
        </w:r>
      </w:fldSimple>
      <w:bookmarkEnd w:id="774"/>
      <w:r w:rsidRPr="00005E6E">
        <w:t xml:space="preserve">. </w:t>
      </w:r>
      <w:r>
        <w:t>Average t</w:t>
      </w:r>
      <w:r w:rsidRPr="00005E6E">
        <w:t>rajector</w:t>
      </w:r>
      <w:r>
        <w:t>y</w:t>
      </w:r>
      <w:r w:rsidRPr="00005E6E">
        <w:t xml:space="preserve"> of mobility </w:t>
      </w:r>
      <w:r>
        <w:t>change</w:t>
      </w:r>
      <w:r w:rsidR="00690FFC">
        <w:t xml:space="preserve"> in each</w:t>
      </w:r>
      <w:r>
        <w:t xml:space="preserve"> cluster</w:t>
      </w:r>
      <w:r w:rsidR="00690FFC">
        <w:t>.</w:t>
      </w:r>
    </w:p>
    <w:p w14:paraId="03DB09CE" w14:textId="14083C18" w:rsidR="00E20D63" w:rsidRDefault="00E20D63" w:rsidP="00872147">
      <w:r w:rsidRPr="00005E6E">
        <w:rPr>
          <w:sz w:val="20"/>
          <w:szCs w:val="20"/>
        </w:rPr>
        <w:t xml:space="preserve">Note: </w:t>
      </w:r>
      <w:r>
        <w:rPr>
          <w:sz w:val="20"/>
          <w:szCs w:val="20"/>
        </w:rPr>
        <w:t xml:space="preserve">The </w:t>
      </w:r>
      <w:r w:rsidRPr="00005E6E">
        <w:rPr>
          <w:sz w:val="20"/>
          <w:szCs w:val="20"/>
        </w:rPr>
        <w:t xml:space="preserve">temporal trend </w:t>
      </w:r>
      <w:r>
        <w:rPr>
          <w:sz w:val="20"/>
          <w:szCs w:val="20"/>
        </w:rPr>
        <w:t xml:space="preserve">has been </w:t>
      </w:r>
      <w:r w:rsidRPr="00005E6E">
        <w:rPr>
          <w:sz w:val="20"/>
          <w:szCs w:val="20"/>
        </w:rPr>
        <w:t xml:space="preserve">estimated </w:t>
      </w:r>
      <w:r>
        <w:rPr>
          <w:sz w:val="20"/>
          <w:szCs w:val="20"/>
        </w:rPr>
        <w:t xml:space="preserve">on the basis of </w:t>
      </w:r>
      <w:r>
        <w:rPr>
          <w:rFonts w:hint="eastAsia"/>
          <w:sz w:val="20"/>
          <w:szCs w:val="20"/>
        </w:rPr>
        <w:t>7</w:t>
      </w:r>
      <w:r w:rsidRPr="00005E6E">
        <w:rPr>
          <w:sz w:val="20"/>
          <w:szCs w:val="20"/>
        </w:rPr>
        <w:t xml:space="preserve">-day rolling average mobility levels </w:t>
      </w:r>
      <w:r>
        <w:rPr>
          <w:sz w:val="20"/>
          <w:szCs w:val="20"/>
        </w:rPr>
        <w:t xml:space="preserve">with the </w:t>
      </w:r>
      <w:r w:rsidRPr="00005E6E">
        <w:rPr>
          <w:sz w:val="20"/>
          <w:szCs w:val="20"/>
        </w:rPr>
        <w:t xml:space="preserve">local polynomial regression function (with span </w:t>
      </w:r>
      <w:r w:rsidRPr="00005E6E">
        <w:rPr>
          <w:i/>
          <w:iCs/>
          <w:sz w:val="20"/>
          <w:szCs w:val="20"/>
        </w:rPr>
        <w:t>s</w:t>
      </w:r>
      <w:r w:rsidRPr="00005E6E">
        <w:rPr>
          <w:sz w:val="20"/>
          <w:szCs w:val="20"/>
        </w:rPr>
        <w:t>=0.2)</w:t>
      </w:r>
      <w:r>
        <w:rPr>
          <w:sz w:val="20"/>
          <w:szCs w:val="20"/>
        </w:rPr>
        <w:t xml:space="preserve">. </w:t>
      </w:r>
      <w:commentRangeStart w:id="775"/>
      <w:r>
        <w:rPr>
          <w:sz w:val="20"/>
          <w:szCs w:val="20"/>
        </w:rPr>
        <w:t>XXX</w:t>
      </w:r>
      <w:commentRangeEnd w:id="775"/>
      <w:r>
        <w:rPr>
          <w:rStyle w:val="CommentReference"/>
        </w:rPr>
        <w:commentReference w:id="775"/>
      </w:r>
      <w:r>
        <w:rPr>
          <w:sz w:val="20"/>
          <w:szCs w:val="20"/>
        </w:rPr>
        <w:t>. D</w:t>
      </w:r>
      <w:r w:rsidRPr="00005E6E">
        <w:rPr>
          <w:sz w:val="20"/>
          <w:szCs w:val="20"/>
        </w:rPr>
        <w:t xml:space="preserve">otted </w:t>
      </w:r>
      <w:r>
        <w:rPr>
          <w:sz w:val="20"/>
          <w:szCs w:val="20"/>
        </w:rPr>
        <w:t xml:space="preserve">vertical </w:t>
      </w:r>
      <w:r w:rsidRPr="00005E6E">
        <w:rPr>
          <w:sz w:val="20"/>
          <w:szCs w:val="20"/>
        </w:rPr>
        <w:t>lines highlight important days</w:t>
      </w:r>
      <w:r>
        <w:rPr>
          <w:sz w:val="20"/>
          <w:szCs w:val="20"/>
        </w:rPr>
        <w:t>:</w:t>
      </w:r>
      <w:r w:rsidRPr="00005E6E">
        <w:rPr>
          <w:sz w:val="20"/>
          <w:szCs w:val="20"/>
        </w:rPr>
        <w:t xml:space="preserve"> black – baseline (3 March 2020), and red – </w:t>
      </w:r>
      <w:r>
        <w:rPr>
          <w:sz w:val="20"/>
          <w:szCs w:val="20"/>
        </w:rPr>
        <w:t xml:space="preserve">start and end of the </w:t>
      </w:r>
      <w:r w:rsidRPr="00005E6E">
        <w:rPr>
          <w:sz w:val="20"/>
          <w:szCs w:val="20"/>
        </w:rPr>
        <w:t>2020 Spring lockdown in England.</w:t>
      </w:r>
      <w:r>
        <w:br w:type="page"/>
      </w:r>
    </w:p>
    <w:p w14:paraId="1D400863" w14:textId="77777777" w:rsidR="00690FFC" w:rsidRPr="00005E6E" w:rsidRDefault="00690FFC" w:rsidP="00872147">
      <w:pPr>
        <w:pStyle w:val="Caption"/>
      </w:pPr>
      <w:bookmarkStart w:id="776" w:name="_Ref62944237"/>
      <w:r>
        <w:rPr>
          <w:noProof/>
          <w:lang w:eastAsia="en-GB"/>
        </w:rPr>
        <w:lastRenderedPageBreak/>
        <w:drawing>
          <wp:inline distT="0" distB="0" distL="0" distR="0" wp14:anchorId="449F144D" wp14:editId="25DAB30E">
            <wp:extent cx="5730875" cy="57308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3C8E92B6" w14:textId="04EE949C" w:rsidR="00690FFC" w:rsidRPr="00005E6E" w:rsidRDefault="00690FFC" w:rsidP="00872147">
      <w:pPr>
        <w:pStyle w:val="Caption"/>
      </w:pPr>
      <w:bookmarkStart w:id="777" w:name="_Ref63168568"/>
      <w:r w:rsidRPr="00005E6E">
        <w:t xml:space="preserve">Figure </w:t>
      </w:r>
      <w:bookmarkEnd w:id="776"/>
      <w:bookmarkEnd w:id="777"/>
      <w:r>
        <w:t>4</w:t>
      </w:r>
      <w:r w:rsidRPr="00005E6E">
        <w:t xml:space="preserve">. Spatial distribution of </w:t>
      </w:r>
      <w:r>
        <w:t xml:space="preserve">the </w:t>
      </w:r>
      <w:r w:rsidRPr="00005E6E">
        <w:t>clusters.</w:t>
      </w:r>
    </w:p>
    <w:p w14:paraId="463F2245" w14:textId="77777777" w:rsidR="00011717" w:rsidRPr="00005E6E" w:rsidRDefault="00011717" w:rsidP="00872147"/>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0"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4"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5"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0"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4"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4"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01" w:author="Tim Schwanen" w:date="2023-07-13T15:15:00Z" w:initials="TS">
    <w:p w14:paraId="2FBB542D" w14:textId="77777777" w:rsidR="006B0717" w:rsidRDefault="006B0717">
      <w:pPr>
        <w:pStyle w:val="CommentText"/>
      </w:pPr>
      <w:r>
        <w:rPr>
          <w:rStyle w:val="CommentReference"/>
        </w:rPr>
        <w:annotationRef/>
      </w:r>
      <w:bookmarkStart w:id="402" w:name="_Hlk140213952"/>
      <w:r>
        <w:t>To mention earlier – in section 1 or 2:</w:t>
      </w:r>
    </w:p>
    <w:p w14:paraId="7A8AB99E" w14:textId="77777777" w:rsidR="006B0717" w:rsidRDefault="006B0717">
      <w:pPr>
        <w:pStyle w:val="CommentText"/>
      </w:pPr>
    </w:p>
    <w:p w14:paraId="0BADDA83" w14:textId="77777777" w:rsidR="006B0717" w:rsidRDefault="006B0717">
      <w:pPr>
        <w:pStyle w:val="CommentText"/>
      </w:pPr>
      <w:r w:rsidRPr="00005E6E">
        <w:t xml:space="preserve">Previous literature highlighted it was highly correlated with socioeconomic status </w:t>
      </w:r>
      <w:r w:rsidRPr="00005E6E">
        <w:fldChar w:fldCharType="begin" w:fldLock="1"/>
      </w:r>
      <w:r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005E6E">
        <w:fldChar w:fldCharType="separate"/>
      </w:r>
      <w:r w:rsidRPr="00005E6E">
        <w:t>(Huang et al., 2021; Lee et al., 2021)</w:t>
      </w:r>
      <w:r w:rsidRPr="00005E6E">
        <w:fldChar w:fldCharType="end"/>
      </w:r>
      <w:r w:rsidRPr="00005E6E">
        <w:t xml:space="preserve">, particularly ethnicity compositions and age groups </w:t>
      </w:r>
      <w:r w:rsidRPr="00005E6E">
        <w:fldChar w:fldCharType="begin" w:fldLock="1"/>
      </w:r>
      <w:r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005E6E">
        <w:fldChar w:fldCharType="separate"/>
      </w:r>
      <w:r w:rsidRPr="00005E6E">
        <w:t>(Harris, 2020; Hong et al., 2021)</w:t>
      </w:r>
      <w:r w:rsidRPr="00005E6E">
        <w:fldChar w:fldCharType="end"/>
      </w:r>
      <w:r w:rsidRPr="00005E6E">
        <w:t>, which have been explicitly linked to the reduction in mobility. This study uses various socioeconomic characteristics, including the ethnic composition of the LTLA areas.</w:t>
      </w:r>
    </w:p>
    <w:p w14:paraId="475B1DE7" w14:textId="77777777" w:rsidR="006B0717" w:rsidRDefault="006B0717">
      <w:pPr>
        <w:pStyle w:val="CommentText"/>
      </w:pPr>
    </w:p>
    <w:p w14:paraId="1BBC7896" w14:textId="0DFB65E7" w:rsidR="006B0717" w:rsidRDefault="006B0717">
      <w:pPr>
        <w:pStyle w:val="CommentText"/>
      </w:pPr>
      <w:r w:rsidRPr="00005E6E">
        <w:t>Also, COVID-19 infection and mortality rates in a given spatial unit were included to consider the variation in everyday mobility affected by the perceived risk of COVID-19 before government-mandated lockdowns.</w:t>
      </w:r>
      <w:bookmarkEnd w:id="402"/>
    </w:p>
  </w:comment>
  <w:comment w:id="407" w:author="Tim Schwanen" w:date="2023-07-13T16:34:00Z" w:initials="TS">
    <w:p w14:paraId="59A50B95" w14:textId="25EE894E" w:rsidR="00A162FB" w:rsidRDefault="00A162FB">
      <w:pPr>
        <w:pStyle w:val="CommentText"/>
      </w:pPr>
      <w:r>
        <w:rPr>
          <w:rStyle w:val="CommentReference"/>
        </w:rPr>
        <w:annotationRef/>
      </w:r>
      <w:r>
        <w:t>What is the difference between Ward-1 and Ward-2? Can you add that to the footnote?</w:t>
      </w:r>
    </w:p>
  </w:comment>
  <w:comment w:id="408" w:author="Won Do Lee [2]" w:date="2023-08-01T10:35:00Z" w:initials="WDL">
    <w:p w14:paraId="76114AAC" w14:textId="77777777" w:rsidR="00CB6194" w:rsidRDefault="00CB6194" w:rsidP="002E6EC5">
      <w:pPr>
        <w:pStyle w:val="CommentText"/>
      </w:pPr>
      <w:r>
        <w:rPr>
          <w:rStyle w:val="CommentReference"/>
        </w:rPr>
        <w:annotationRef/>
      </w:r>
      <w:r>
        <w:rPr>
          <w:color w:val="1F1F1F"/>
          <w:highlight w:val="white"/>
        </w:rPr>
        <w:t>Both of these algorithms generate clusters by minimising within-cluster variance. Ward-1 considers the distance between the centroids of the clusters, while Ward-2 considers the distance between individual data points. In this study, we used the Ward-1 algorithm, which showed the best Silhouette index.</w:t>
      </w:r>
      <w:r>
        <w:t xml:space="preserve"> </w:t>
      </w:r>
    </w:p>
  </w:comment>
  <w:comment w:id="411" w:author="Tim Schwanen" w:date="2023-07-13T14:38:00Z" w:initials="TS">
    <w:p w14:paraId="14DA4F15" w14:textId="5971B3E4" w:rsidR="00561636" w:rsidRDefault="00561636">
      <w:pPr>
        <w:pStyle w:val="CommentText"/>
      </w:pPr>
      <w:r>
        <w:rPr>
          <w:rStyle w:val="CommentReference"/>
        </w:rPr>
        <w:annotationRef/>
      </w:r>
      <w:r>
        <w:t>I don’t understand what you mean here – can you please rewrite?</w:t>
      </w:r>
    </w:p>
  </w:comment>
  <w:comment w:id="416" w:author="Tim Schwanen" w:date="2023-07-13T14:43:00Z" w:initials="TS">
    <w:p w14:paraId="3B75F9C1" w14:textId="2861CDB3" w:rsidR="00860D28" w:rsidRDefault="00860D28">
      <w:pPr>
        <w:pStyle w:val="CommentText"/>
      </w:pPr>
      <w:r>
        <w:rPr>
          <w:rStyle w:val="CommentReference"/>
        </w:rPr>
        <w:annotationRef/>
      </w:r>
      <w:r>
        <w:t>If we can’t rank the model predictors, we may have to delete this bit of text?</w:t>
      </w:r>
    </w:p>
  </w:comment>
  <w:comment w:id="424" w:author="Tim Schwanen" w:date="2023-07-13T17:33:00Z" w:initials="TS">
    <w:p w14:paraId="03D6E975" w14:textId="141742F4" w:rsidR="00CC147A" w:rsidRDefault="00CC147A">
      <w:pPr>
        <w:pStyle w:val="CommentText"/>
      </w:pPr>
      <w:r>
        <w:rPr>
          <w:rStyle w:val="CommentReference"/>
        </w:rPr>
        <w:annotationRef/>
      </w:r>
      <w:r>
        <w:t>Can you add the requested stats to Table 1 and adjust the text as is needed</w:t>
      </w:r>
    </w:p>
  </w:comment>
  <w:comment w:id="425" w:author="Tim Schwanen" w:date="2023-07-13T17:32:00Z" w:initials="TS">
    <w:p w14:paraId="194687F8" w14:textId="327E27BC" w:rsidR="00CC147A" w:rsidRDefault="00CC147A">
      <w:pPr>
        <w:pStyle w:val="CommentText"/>
      </w:pPr>
      <w:r>
        <w:rPr>
          <w:rStyle w:val="CommentReference"/>
        </w:rPr>
        <w:annotationRef/>
      </w:r>
      <w:r>
        <w:t>To be added – can you think of reasons?</w:t>
      </w:r>
    </w:p>
  </w:comment>
  <w:comment w:id="427" w:author="Tim Schwanen" w:date="2023-07-13T17:35:00Z" w:initials="TS">
    <w:p w14:paraId="0FF8036F" w14:textId="610C33A6" w:rsidR="00CC147A" w:rsidRDefault="00CC147A">
      <w:pPr>
        <w:pStyle w:val="CommentText"/>
      </w:pPr>
      <w:r>
        <w:rPr>
          <w:rStyle w:val="CommentReference"/>
        </w:rPr>
        <w:annotationRef/>
      </w:r>
      <w:r>
        <w:t>I don’t think your original Figure 4 adds much to the paper, so I would propose to omit it</w:t>
      </w:r>
    </w:p>
  </w:comment>
  <w:comment w:id="429" w:author="Tim Schwanen" w:date="2023-07-13T17:35:00Z" w:initials="TS">
    <w:p w14:paraId="18663799" w14:textId="77777777" w:rsidR="004E4637" w:rsidRDefault="004E4637" w:rsidP="004E4637">
      <w:pPr>
        <w:pStyle w:val="CommentText"/>
      </w:pPr>
      <w:r>
        <w:rPr>
          <w:rStyle w:val="CommentReference"/>
        </w:rPr>
        <w:annotationRef/>
      </w:r>
      <w:r>
        <w:t>I don’t think your original Figure 4 adds much to the paper, so I would propose to omit it</w:t>
      </w:r>
    </w:p>
  </w:comment>
  <w:comment w:id="431" w:author="Tim Schwanen" w:date="2023-07-13T17:49:00Z" w:initials="TS">
    <w:p w14:paraId="2329BA72" w14:textId="77777777" w:rsidR="004E4637" w:rsidRDefault="004E4637">
      <w:pPr>
        <w:pStyle w:val="CommentText"/>
      </w:pPr>
      <w:r>
        <w:rPr>
          <w:rStyle w:val="CommentReference"/>
        </w:rPr>
        <w:annotationRef/>
      </w:r>
      <w:r>
        <w:t>I would suggest the following:</w:t>
      </w:r>
    </w:p>
    <w:p w14:paraId="2638ED2F" w14:textId="2BB631CD" w:rsidR="004E4637" w:rsidRDefault="004E4637" w:rsidP="004E4637">
      <w:pPr>
        <w:pStyle w:val="CommentText"/>
        <w:numPr>
          <w:ilvl w:val="0"/>
          <w:numId w:val="52"/>
        </w:numPr>
      </w:pPr>
      <w:r>
        <w:t>We present 2 LASSO model specifications, ne with and one without regional dummies. This will allow us to understand what spatial variables are explaining the regional patterns</w:t>
      </w:r>
    </w:p>
  </w:comment>
  <w:comment w:id="615" w:author="Won Do Lee" w:date="2023-01-19T23:36:00Z" w:initials="WDL">
    <w:p w14:paraId="26A3E5C3" w14:textId="72A0D44D" w:rsidR="00005E6E" w:rsidRDefault="00005E6E" w:rsidP="00453277">
      <w:pPr>
        <w:pStyle w:val="CommentText"/>
      </w:pPr>
      <w:r>
        <w:rPr>
          <w:rStyle w:val="CommentReference"/>
        </w:rPr>
        <w:annotationRef/>
      </w:r>
      <w:r>
        <w:rPr>
          <w:lang w:val="en-US"/>
        </w:rPr>
        <w:t>The discussion of mobility resilience to COVID-19 would be updated.</w:t>
      </w:r>
    </w:p>
  </w:comment>
  <w:comment w:id="729" w:author="Tim Schwanen [2]"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768"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 w:id="771" w:author="Tim Schwanen" w:date="2023-07-13T15:30:00Z" w:initials="TS">
    <w:p w14:paraId="03CFA066" w14:textId="77777777" w:rsidR="00A162FB" w:rsidRDefault="00A162FB" w:rsidP="00A162FB">
      <w:pPr>
        <w:pStyle w:val="CommentText"/>
      </w:pPr>
      <w:r>
        <w:rPr>
          <w:rStyle w:val="CommentReference"/>
        </w:rPr>
        <w:annotationRef/>
      </w:r>
      <w:r>
        <w:t>Why does this graph have data for all of 2020 whereas we previously say the data only refer to Jan-Jun 2020? It would be helpful of you could a sentence here.</w:t>
      </w:r>
    </w:p>
  </w:comment>
  <w:comment w:id="775" w:author="Tim Schwanen" w:date="2023-07-13T16:47:00Z" w:initials="TS">
    <w:p w14:paraId="03200863" w14:textId="2FCBC236" w:rsidR="00E20D63" w:rsidRDefault="00E20D63">
      <w:pPr>
        <w:pStyle w:val="CommentText"/>
      </w:pPr>
      <w:r>
        <w:rPr>
          <w:rStyle w:val="CommentReference"/>
        </w:rPr>
        <w:annotationRef/>
      </w:r>
      <w:r>
        <w:t>Can you add a sentence to indicate what the block line, colour bars, white bars and white squares denote?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1BBC7896" w15:done="0"/>
  <w15:commentEx w15:paraId="59A50B95" w15:done="0"/>
  <w15:commentEx w15:paraId="76114AAC" w15:paraIdParent="59A50B95" w15:done="0"/>
  <w15:commentEx w15:paraId="14DA4F15" w15:done="0"/>
  <w15:commentEx w15:paraId="3B75F9C1" w15:done="0"/>
  <w15:commentEx w15:paraId="03D6E975" w15:done="0"/>
  <w15:commentEx w15:paraId="194687F8" w15:done="0"/>
  <w15:commentEx w15:paraId="0FF8036F" w15:done="0"/>
  <w15:commentEx w15:paraId="18663799" w15:done="0"/>
  <w15:commentEx w15:paraId="2638ED2F" w15:done="0"/>
  <w15:commentEx w15:paraId="26A3E5C3" w15:done="0"/>
  <w15:commentEx w15:paraId="33933D1E" w15:done="0"/>
  <w15:commentEx w15:paraId="7B69394D" w15:done="0"/>
  <w15:commentEx w15:paraId="03CFA066" w15:done="0"/>
  <w15:commentEx w15:paraId="032008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85A939A" w16cex:dateUtc="2023-07-13T14:15:00Z"/>
  <w16cex:commentExtensible w16cex:durableId="285AA626" w16cex:dateUtc="2023-07-13T15:34:00Z"/>
  <w16cex:commentExtensible w16cex:durableId="28735E62" w16cex:dateUtc="2023-08-01T01:35:00Z"/>
  <w16cex:commentExtensible w16cex:durableId="285A8AF6" w16cex:dateUtc="2023-07-13T13:38:00Z"/>
  <w16cex:commentExtensible w16cex:durableId="285A8C22" w16cex:dateUtc="2023-07-13T13:43:00Z"/>
  <w16cex:commentExtensible w16cex:durableId="285AB3CD" w16cex:dateUtc="2023-07-13T16:33:00Z"/>
  <w16cex:commentExtensible w16cex:durableId="285AB3C1" w16cex:dateUtc="2023-07-13T16:32:00Z"/>
  <w16cex:commentExtensible w16cex:durableId="285AB44B" w16cex:dateUtc="2023-07-13T16:35:00Z"/>
  <w16cex:commentExtensible w16cex:durableId="285AB76E" w16cex:dateUtc="2023-07-13T16:35:00Z"/>
  <w16cex:commentExtensible w16cex:durableId="285AB7BA" w16cex:dateUtc="2023-07-13T16:49:00Z"/>
  <w16cex:commentExtensible w16cex:durableId="27745263" w16cex:dateUtc="2023-01-19T14:36:00Z"/>
  <w16cex:commentExtensible w16cex:durableId="277452A9" w16cex:dateUtc="2023-01-19T14:37:00Z"/>
  <w16cex:commentExtensible w16cex:durableId="285A9714" w16cex:dateUtc="2023-07-13T14:30:00Z"/>
  <w16cex:commentExtensible w16cex:durableId="285AA928" w16cex:dateUtc="2023-07-13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1BBC7896" w16cid:durableId="285A939A"/>
  <w16cid:commentId w16cid:paraId="59A50B95" w16cid:durableId="285AA626"/>
  <w16cid:commentId w16cid:paraId="76114AAC" w16cid:durableId="28735E62"/>
  <w16cid:commentId w16cid:paraId="14DA4F15" w16cid:durableId="285A8AF6"/>
  <w16cid:commentId w16cid:paraId="3B75F9C1" w16cid:durableId="285A8C22"/>
  <w16cid:commentId w16cid:paraId="03D6E975" w16cid:durableId="285AB3CD"/>
  <w16cid:commentId w16cid:paraId="194687F8" w16cid:durableId="285AB3C1"/>
  <w16cid:commentId w16cid:paraId="0FF8036F" w16cid:durableId="285AB44B"/>
  <w16cid:commentId w16cid:paraId="18663799" w16cid:durableId="285AB76E"/>
  <w16cid:commentId w16cid:paraId="2638ED2F" w16cid:durableId="285AB7BA"/>
  <w16cid:commentId w16cid:paraId="26A3E5C3" w16cid:durableId="27745263"/>
  <w16cid:commentId w16cid:paraId="33933D1E" w16cid:durableId="23F99A8E"/>
  <w16cid:commentId w16cid:paraId="7B69394D" w16cid:durableId="277452A9"/>
  <w16cid:commentId w16cid:paraId="03CFA066" w16cid:durableId="285A9714"/>
  <w16cid:commentId w16cid:paraId="03200863" w16cid:durableId="285AA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E484F" w14:textId="77777777" w:rsidR="0001166F" w:rsidRDefault="0001166F" w:rsidP="00DD1B16">
      <w:r>
        <w:separator/>
      </w:r>
    </w:p>
  </w:endnote>
  <w:endnote w:type="continuationSeparator" w:id="0">
    <w:p w14:paraId="2F19BDD0" w14:textId="77777777" w:rsidR="0001166F" w:rsidRDefault="0001166F" w:rsidP="00DD1B16">
      <w:r>
        <w:continuationSeparator/>
      </w:r>
    </w:p>
  </w:endnote>
  <w:endnote w:type="continuationNotice" w:id="1">
    <w:p w14:paraId="7E211EEB" w14:textId="77777777" w:rsidR="0001166F" w:rsidRDefault="0001166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Malgun Gothic"/>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36D05" w14:textId="77777777" w:rsidR="0001166F" w:rsidRDefault="0001166F" w:rsidP="00DD1B16">
      <w:r>
        <w:separator/>
      </w:r>
    </w:p>
  </w:footnote>
  <w:footnote w:type="continuationSeparator" w:id="0">
    <w:p w14:paraId="406AA312" w14:textId="77777777" w:rsidR="0001166F" w:rsidRDefault="0001166F" w:rsidP="00DD1B16">
      <w:r>
        <w:continuationSeparator/>
      </w:r>
    </w:p>
  </w:footnote>
  <w:footnote w:type="continuationNotice" w:id="1">
    <w:p w14:paraId="280AA3E3" w14:textId="77777777" w:rsidR="0001166F" w:rsidRDefault="0001166F">
      <w:pPr>
        <w:spacing w:line="240" w:lineRule="auto"/>
      </w:pPr>
    </w:p>
  </w:footnote>
  <w:footnote w:id="2">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3">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4">
    <w:p w14:paraId="569F9DEB" w14:textId="60FC8EDC" w:rsidR="00CE5B75" w:rsidRPr="00E27C5A" w:rsidRDefault="00CE5B75" w:rsidP="009C175D">
      <w:pPr>
        <w:pStyle w:val="FootnoteText"/>
        <w:jc w:val="both"/>
      </w:pPr>
      <w:r w:rsidRPr="00A162FB">
        <w:rPr>
          <w:vertAlign w:val="superscript"/>
        </w:rPr>
        <w:footnoteRef/>
      </w:r>
      <w:r>
        <w:t xml:space="preserve"> </w:t>
      </w:r>
      <w:r w:rsidR="00E76D99">
        <w:t>Anonymised</w:t>
      </w:r>
      <w:r w:rsidRPr="00C41DA2">
        <w:t xml:space="preserve"> mobile phone location data</w:t>
      </w:r>
      <w:r w:rsidR="00E76D99">
        <w:t xml:space="preserve"> provided by </w:t>
      </w:r>
      <w:r w:rsidRPr="00C41DA2">
        <w:t>a large British mobile phone</w:t>
      </w:r>
      <w:r w:rsidR="00E76D99">
        <w:t xml:space="preserve"> company</w:t>
      </w:r>
      <w:r w:rsidRPr="00C41DA2">
        <w:t>.</w:t>
      </w:r>
    </w:p>
  </w:footnote>
  <w:footnote w:id="5">
    <w:p w14:paraId="56D65A73" w14:textId="0A413923" w:rsidR="00CE5B75" w:rsidRPr="00CA0981" w:rsidRDefault="00CE5B75" w:rsidP="009C175D">
      <w:pPr>
        <w:pStyle w:val="FootnoteText"/>
      </w:pPr>
      <w:r w:rsidRPr="00A162FB">
        <w:rPr>
          <w:vertAlign w:val="superscript"/>
        </w:rPr>
        <w:footnoteRef/>
      </w:r>
      <w:r>
        <w:t xml:space="preserve"> </w:t>
      </w:r>
      <w:r w:rsidR="00052EAC">
        <w:t>For this study &gt;2%</w:t>
      </w:r>
      <w:r w:rsidR="00052EAC" w:rsidRPr="00570869">
        <w:t xml:space="preserve"> percent of</w:t>
      </w:r>
      <w:r w:rsidR="00052EAC" w:rsidRPr="00CA0981">
        <w:t xml:space="preserve"> the population has been sub-sampled from the users of a large British mobile phone provider, stratified by </w:t>
      </w:r>
      <w:r w:rsidR="00052EAC" w:rsidRPr="00A42EF7">
        <w:t xml:space="preserve">Lower Tier Local </w:t>
      </w:r>
      <w:r w:rsidR="00052EAC">
        <w:t xml:space="preserve">Authorities in England. The London boroughs of </w:t>
      </w:r>
      <w:r w:rsidRPr="00B97F5A">
        <w:rPr>
          <w:i/>
          <w:iCs/>
        </w:rPr>
        <w:t>City of London</w:t>
      </w:r>
      <w:r w:rsidRPr="00E76D99">
        <w:t xml:space="preserve"> and </w:t>
      </w:r>
      <w:r w:rsidRPr="00B97F5A">
        <w:rPr>
          <w:i/>
          <w:iCs/>
        </w:rPr>
        <w:t xml:space="preserve">Hackney </w:t>
      </w:r>
      <w:r w:rsidR="00052EAC">
        <w:rPr>
          <w:i/>
          <w:iCs/>
        </w:rPr>
        <w:t xml:space="preserve">have been </w:t>
      </w:r>
      <w:r w:rsidRPr="005A5A67">
        <w:t xml:space="preserve">combined </w:t>
      </w:r>
      <w:r>
        <w:t>due to small population sizes</w:t>
      </w:r>
      <w:r w:rsidR="00052EAC">
        <w:t>; the same has been done for</w:t>
      </w:r>
      <w:r>
        <w:t xml:space="preserve"> </w:t>
      </w:r>
      <w:r w:rsidRPr="00B97F5A">
        <w:rPr>
          <w:i/>
          <w:iCs/>
        </w:rPr>
        <w:t xml:space="preserve">Cornwall </w:t>
      </w:r>
      <w:r w:rsidRPr="00E76D99">
        <w:t>and</w:t>
      </w:r>
      <w:r w:rsidRPr="00B97F5A">
        <w:rPr>
          <w:i/>
          <w:iCs/>
        </w:rPr>
        <w:t xml:space="preserve"> Isles of Scilly</w:t>
      </w:r>
      <w:r>
        <w:t>.</w:t>
      </w:r>
    </w:p>
  </w:footnote>
  <w:footnote w:id="6">
    <w:p w14:paraId="4A9389F9" w14:textId="0D9A72A5" w:rsidR="00CE5B75" w:rsidRPr="00CC51B4" w:rsidRDefault="00CE5B75" w:rsidP="003D7B05">
      <w:pPr>
        <w:pStyle w:val="FootnoteText"/>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w:t>
      </w:r>
      <w:r w:rsidR="006B0717">
        <w:t>an LTLA based on</w:t>
      </w:r>
      <w:r w:rsidRPr="00B05B24">
        <w:t xml:space="preserve"> its location.</w:t>
      </w:r>
    </w:p>
  </w:footnote>
  <w:footnote w:id="7">
    <w:p w14:paraId="216D428D" w14:textId="78847F19" w:rsidR="00A162FB" w:rsidRPr="00692AC3" w:rsidRDefault="00A162FB" w:rsidP="003D7B05">
      <w:pPr>
        <w:pStyle w:val="FootnoteText"/>
        <w:rPr>
          <w:color w:val="000000" w:themeColor="text1"/>
        </w:rPr>
      </w:pPr>
      <w:r w:rsidRPr="003C0DA9">
        <w:rPr>
          <w:rStyle w:val="FootnoteReference"/>
        </w:rPr>
        <w:footnoteRef/>
      </w:r>
      <w:r w:rsidRPr="003C0DA9">
        <w:t xml:space="preserve"> Nearest-neighbour or Single-linkage Method, Furthest-neighbour or Complete-linkage Method, Average-linkage Method, McQuitty’s Method, Centroid Sorting Method, Gower’s Median Method</w:t>
      </w:r>
      <w:r>
        <w:t>,</w:t>
      </w:r>
      <w:r w:rsidRPr="003C0DA9">
        <w:t xml:space="preserve"> </w:t>
      </w:r>
      <w:r>
        <w:t xml:space="preserve">and </w:t>
      </w:r>
      <w:r w:rsidRPr="003C0DA9">
        <w:t xml:space="preserve">Ward’s method.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01D3B"/>
    <w:multiLevelType w:val="hybridMultilevel"/>
    <w:tmpl w:val="1E225154"/>
    <w:lvl w:ilvl="0" w:tplc="08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00349D4"/>
    <w:multiLevelType w:val="hybridMultilevel"/>
    <w:tmpl w:val="EA708690"/>
    <w:lvl w:ilvl="0" w:tplc="C22A64A8">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8"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ED50F85"/>
    <w:multiLevelType w:val="hybridMultilevel"/>
    <w:tmpl w:val="339446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2132628067">
    <w:abstractNumId w:val="9"/>
  </w:num>
  <w:num w:numId="2" w16cid:durableId="256404214">
    <w:abstractNumId w:val="4"/>
  </w:num>
  <w:num w:numId="3" w16cid:durableId="276640066">
    <w:abstractNumId w:val="27"/>
  </w:num>
  <w:num w:numId="4" w16cid:durableId="1187134652">
    <w:abstractNumId w:val="13"/>
  </w:num>
  <w:num w:numId="5" w16cid:durableId="922682587">
    <w:abstractNumId w:val="29"/>
  </w:num>
  <w:num w:numId="6" w16cid:durableId="2067483031">
    <w:abstractNumId w:val="20"/>
  </w:num>
  <w:num w:numId="7" w16cid:durableId="1729765180">
    <w:abstractNumId w:val="0"/>
  </w:num>
  <w:num w:numId="8" w16cid:durableId="955217009">
    <w:abstractNumId w:val="3"/>
  </w:num>
  <w:num w:numId="9" w16cid:durableId="101607840">
    <w:abstractNumId w:val="0"/>
    <w:lvlOverride w:ilvl="0">
      <w:startOverride w:val="1"/>
    </w:lvlOverride>
  </w:num>
  <w:num w:numId="10" w16cid:durableId="587084493">
    <w:abstractNumId w:val="12"/>
  </w:num>
  <w:num w:numId="11" w16cid:durableId="1475297162">
    <w:abstractNumId w:val="8"/>
  </w:num>
  <w:num w:numId="12" w16cid:durableId="604113078">
    <w:abstractNumId w:val="5"/>
  </w:num>
  <w:num w:numId="13" w16cid:durableId="1951088782">
    <w:abstractNumId w:val="33"/>
  </w:num>
  <w:num w:numId="14" w16cid:durableId="521166792">
    <w:abstractNumId w:val="7"/>
  </w:num>
  <w:num w:numId="15" w16cid:durableId="2126534891">
    <w:abstractNumId w:val="36"/>
  </w:num>
  <w:num w:numId="16" w16cid:durableId="1471822381">
    <w:abstractNumId w:val="18"/>
  </w:num>
  <w:num w:numId="17" w16cid:durableId="943072923">
    <w:abstractNumId w:val="19"/>
  </w:num>
  <w:num w:numId="18" w16cid:durableId="270816570">
    <w:abstractNumId w:val="6"/>
  </w:num>
  <w:num w:numId="19" w16cid:durableId="1807384498">
    <w:abstractNumId w:val="24"/>
  </w:num>
  <w:num w:numId="20" w16cid:durableId="1590693884">
    <w:abstractNumId w:val="37"/>
  </w:num>
  <w:num w:numId="21" w16cid:durableId="2122407139">
    <w:abstractNumId w:val="30"/>
  </w:num>
  <w:num w:numId="22" w16cid:durableId="607544085">
    <w:abstractNumId w:val="22"/>
  </w:num>
  <w:num w:numId="23" w16cid:durableId="1600408365">
    <w:abstractNumId w:val="15"/>
  </w:num>
  <w:num w:numId="24" w16cid:durableId="1291939505">
    <w:abstractNumId w:val="31"/>
  </w:num>
  <w:num w:numId="25" w16cid:durableId="14620488">
    <w:abstractNumId w:val="1"/>
  </w:num>
  <w:num w:numId="26" w16cid:durableId="471875034">
    <w:abstractNumId w:val="26"/>
  </w:num>
  <w:num w:numId="27" w16cid:durableId="1791507251">
    <w:abstractNumId w:val="10"/>
  </w:num>
  <w:num w:numId="28" w16cid:durableId="2084373105">
    <w:abstractNumId w:val="10"/>
    <w:lvlOverride w:ilvl="0">
      <w:startOverride w:val="1"/>
    </w:lvlOverride>
  </w:num>
  <w:num w:numId="29" w16cid:durableId="1840459720">
    <w:abstractNumId w:val="10"/>
    <w:lvlOverride w:ilvl="0">
      <w:startOverride w:val="1"/>
    </w:lvlOverride>
  </w:num>
  <w:num w:numId="30" w16cid:durableId="10957786">
    <w:abstractNumId w:val="10"/>
    <w:lvlOverride w:ilvl="0">
      <w:startOverride w:val="1"/>
    </w:lvlOverride>
  </w:num>
  <w:num w:numId="31" w16cid:durableId="284652768">
    <w:abstractNumId w:val="41"/>
  </w:num>
  <w:num w:numId="32" w16cid:durableId="2098400004">
    <w:abstractNumId w:val="17"/>
  </w:num>
  <w:num w:numId="33" w16cid:durableId="1392464425">
    <w:abstractNumId w:val="28"/>
  </w:num>
  <w:num w:numId="34" w16cid:durableId="2010256008">
    <w:abstractNumId w:val="14"/>
  </w:num>
  <w:num w:numId="35" w16cid:durableId="1195772380">
    <w:abstractNumId w:val="41"/>
  </w:num>
  <w:num w:numId="36" w16cid:durableId="1534267543">
    <w:abstractNumId w:val="41"/>
  </w:num>
  <w:num w:numId="37" w16cid:durableId="1867714132">
    <w:abstractNumId w:val="41"/>
  </w:num>
  <w:num w:numId="38" w16cid:durableId="885527308">
    <w:abstractNumId w:val="41"/>
  </w:num>
  <w:num w:numId="39" w16cid:durableId="1249999684">
    <w:abstractNumId w:val="41"/>
  </w:num>
  <w:num w:numId="40" w16cid:durableId="213932823">
    <w:abstractNumId w:val="41"/>
    <w:lvlOverride w:ilvl="0">
      <w:startOverride w:val="1"/>
    </w:lvlOverride>
  </w:num>
  <w:num w:numId="41" w16cid:durableId="53086366">
    <w:abstractNumId w:val="16"/>
  </w:num>
  <w:num w:numId="42" w16cid:durableId="1100226332">
    <w:abstractNumId w:val="32"/>
  </w:num>
  <w:num w:numId="43" w16cid:durableId="966857428">
    <w:abstractNumId w:val="38"/>
  </w:num>
  <w:num w:numId="44" w16cid:durableId="1091779609">
    <w:abstractNumId w:val="23"/>
  </w:num>
  <w:num w:numId="45" w16cid:durableId="1493645411">
    <w:abstractNumId w:val="21"/>
  </w:num>
  <w:num w:numId="46" w16cid:durableId="1548029478">
    <w:abstractNumId w:val="35"/>
  </w:num>
  <w:num w:numId="47" w16cid:durableId="2053261113">
    <w:abstractNumId w:val="41"/>
  </w:num>
  <w:num w:numId="48" w16cid:durableId="1878590036">
    <w:abstractNumId w:val="40"/>
  </w:num>
  <w:num w:numId="49" w16cid:durableId="650645927">
    <w:abstractNumId w:val="39"/>
  </w:num>
  <w:num w:numId="50" w16cid:durableId="242418152">
    <w:abstractNumId w:val="34"/>
  </w:num>
  <w:num w:numId="51" w16cid:durableId="351227643">
    <w:abstractNumId w:val="25"/>
  </w:num>
  <w:num w:numId="52" w16cid:durableId="1584758106">
    <w:abstractNumId w:val="11"/>
  </w:num>
  <w:num w:numId="53" w16cid:durableId="1306619812">
    <w:abstractNumId w:val="42"/>
  </w:num>
  <w:num w:numId="54" w16cid:durableId="2012289387">
    <w:abstractNumId w:val="2"/>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Tim Schwanen">
    <w15:presenceInfo w15:providerId="AD" w15:userId="S::cenv0125@ox.ac.uk::3a21ca14-adfe-4e37-8dfa-82dcf3b0e8f0"/>
  </w15:person>
  <w15:person w15:author="Won Do Lee [2]">
    <w15:presenceInfo w15:providerId="Windows Live" w15:userId="d30fb5f442c9e2c5"/>
  </w15:person>
  <w15:person w15:author="Tim Schwanen [2]">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M6oFADD9vNg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66F"/>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B77"/>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E01"/>
    <w:rsid w:val="00274EB5"/>
    <w:rsid w:val="002763CF"/>
    <w:rsid w:val="00276996"/>
    <w:rsid w:val="00276C16"/>
    <w:rsid w:val="00277703"/>
    <w:rsid w:val="00277817"/>
    <w:rsid w:val="0027789E"/>
    <w:rsid w:val="00277ADF"/>
    <w:rsid w:val="00277F24"/>
    <w:rsid w:val="0028059F"/>
    <w:rsid w:val="002811BA"/>
    <w:rsid w:val="002813E2"/>
    <w:rsid w:val="00281831"/>
    <w:rsid w:val="0028236F"/>
    <w:rsid w:val="00282AAF"/>
    <w:rsid w:val="00282AB8"/>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269"/>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B05"/>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A10"/>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47E5C"/>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243"/>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FFC"/>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717"/>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0CA7"/>
    <w:rsid w:val="006C11C9"/>
    <w:rsid w:val="006C128B"/>
    <w:rsid w:val="006C12CD"/>
    <w:rsid w:val="006C149F"/>
    <w:rsid w:val="006C1CCD"/>
    <w:rsid w:val="006C1E91"/>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0AC1"/>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79C"/>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464"/>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7F5"/>
    <w:rsid w:val="00867851"/>
    <w:rsid w:val="00870E73"/>
    <w:rsid w:val="00872147"/>
    <w:rsid w:val="008723A3"/>
    <w:rsid w:val="00872D15"/>
    <w:rsid w:val="008733B9"/>
    <w:rsid w:val="0087490E"/>
    <w:rsid w:val="008749A8"/>
    <w:rsid w:val="008753F4"/>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5D1"/>
    <w:rsid w:val="008D2E37"/>
    <w:rsid w:val="008D33AF"/>
    <w:rsid w:val="008D3482"/>
    <w:rsid w:val="008D4741"/>
    <w:rsid w:val="008D47B3"/>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75D"/>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631"/>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194"/>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 w:type="table" w:styleId="TableGridLight">
    <w:name w:val="Grid Table Light"/>
    <w:basedOn w:val="TableNormal"/>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github.com/wondolee/covid19-eng-lockdown"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4" ma:contentTypeDescription="Create a new document." ma:contentTypeScope="" ma:versionID="42ced1a44858ef6fc6fd9a67e98833b0">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981d51f0c2df3e519ee9397280cac218"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74F3FC-56C5-45BE-8EAC-23A5F8F1AAAE}">
  <ds:schemaRefs>
    <ds:schemaRef ds:uri="http://schemas.openxmlformats.org/officeDocument/2006/bibliography"/>
  </ds:schemaRefs>
</ds:datastoreItem>
</file>

<file path=customXml/itemProps2.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 ds:uri="0cecb498-8be2-4858-809e-0b68e7aad605"/>
  </ds:schemaRefs>
</ds:datastoreItem>
</file>

<file path=customXml/itemProps3.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4.xml><?xml version="1.0" encoding="utf-8"?>
<ds:datastoreItem xmlns:ds="http://schemas.openxmlformats.org/officeDocument/2006/customXml" ds:itemID="{3E7B8117-ED45-45F3-81BF-4FBBE3CA3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23</Pages>
  <Words>45779</Words>
  <Characters>260946</Characters>
  <Application>Microsoft Office Word</Application>
  <DocSecurity>0</DocSecurity>
  <Lines>2174</Lines>
  <Paragraphs>612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306113</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7</cp:revision>
  <cp:lastPrinted>2023-06-21T23:06:00Z</cp:lastPrinted>
  <dcterms:created xsi:type="dcterms:W3CDTF">2023-07-13T23:02:00Z</dcterms:created>
  <dcterms:modified xsi:type="dcterms:W3CDTF">2023-08-01T01:40:00Z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0x010100B63BB012C9D1B24489D49F4F0C2CE25A</vt:lpwstr>
  </property>
</Properties>
</file>