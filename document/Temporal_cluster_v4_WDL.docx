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A5950" w14:textId="6BF06D74" w:rsidR="00F04757" w:rsidRPr="00005E6E" w:rsidRDefault="00F04757" w:rsidP="00872147">
      <w:pPr>
        <w:pStyle w:val="af3"/>
      </w:pPr>
      <w:bookmarkStart w:id="0" w:name="_Hlk68703810"/>
      <w:r w:rsidRPr="00005E6E">
        <w:t xml:space="preserve">Trajectories of mobility during England's first national COVID-19 </w:t>
      </w:r>
      <w:r w:rsidR="00BA1BA9" w:rsidRPr="00005E6E">
        <w:t>lockdown</w:t>
      </w:r>
    </w:p>
    <w:bookmarkEnd w:id="0"/>
    <w:p w14:paraId="3CE0C747" w14:textId="77777777" w:rsidR="00855FBD" w:rsidRPr="00005E6E" w:rsidRDefault="00855FBD" w:rsidP="00872147"/>
    <w:p w14:paraId="26FF8ED7" w14:textId="28ED9102" w:rsidR="0029587C" w:rsidRPr="00005E6E" w:rsidRDefault="0029587C" w:rsidP="00872147">
      <w:pPr>
        <w:pStyle w:val="1"/>
      </w:pPr>
      <w:r w:rsidRPr="00005E6E">
        <w:t>Authors</w:t>
      </w:r>
      <w:bookmarkStart w:id="1" w:name="_GoBack"/>
      <w:bookmarkEnd w:id="1"/>
    </w:p>
    <w:p w14:paraId="650CDA20" w14:textId="462BD39C" w:rsidR="0029587C" w:rsidRPr="00005E6E" w:rsidRDefault="0029587C" w:rsidP="00872147">
      <w:r w:rsidRPr="00005E6E">
        <w:t>Won Do Le</w:t>
      </w:r>
      <w:r w:rsidR="00F3058A" w:rsidRPr="00005E6E">
        <w:t>e</w:t>
      </w:r>
      <w:r w:rsidR="00F3058A" w:rsidRPr="00005E6E">
        <w:rPr>
          <w:rStyle w:val="a5"/>
        </w:rPr>
        <w:footnoteReference w:id="2"/>
      </w:r>
      <w:r w:rsidRPr="00005E6E">
        <w:t xml:space="preserve"> (</w:t>
      </w:r>
      <w:hyperlink r:id="rId11" w:history="1">
        <w:r w:rsidRPr="00005E6E">
          <w:rPr>
            <w:rStyle w:val="a3"/>
          </w:rPr>
          <w:t>wondo.lee@ouce.ox.ac.uk</w:t>
        </w:r>
      </w:hyperlink>
      <w:r w:rsidRPr="00005E6E">
        <w:t>)</w:t>
      </w:r>
      <w:r w:rsidR="00C328D6" w:rsidRPr="00005E6E">
        <w:t xml:space="preserve">, </w:t>
      </w:r>
      <w:r w:rsidRPr="00005E6E">
        <w:t>Matthias Qian</w:t>
      </w:r>
      <w:r w:rsidR="00C328D6" w:rsidRPr="00005E6E">
        <w:rPr>
          <w:rStyle w:val="a5"/>
        </w:rPr>
        <w:footnoteReference w:id="3"/>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872147"/>
    <w:p w14:paraId="610FE99D" w14:textId="77777777" w:rsidR="00444201" w:rsidRPr="00005E6E" w:rsidRDefault="00444201" w:rsidP="00872147">
      <w:pPr>
        <w:pStyle w:val="1"/>
      </w:pPr>
      <w:r w:rsidRPr="00005E6E">
        <w:t>Highlights</w:t>
      </w:r>
    </w:p>
    <w:p w14:paraId="59304985" w14:textId="7617EA6A" w:rsidR="002353B1" w:rsidRPr="00005E6E" w:rsidRDefault="002353B1" w:rsidP="00872147">
      <w:pPr>
        <w:pStyle w:val="a6"/>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872147">
      <w:pPr>
        <w:pStyle w:val="a6"/>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872147">
      <w:pPr>
        <w:pStyle w:val="a6"/>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rsidP="00872147">
      <w:pPr>
        <w:pStyle w:val="a6"/>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rsidP="00872147">
      <w:pPr>
        <w:pStyle w:val="a6"/>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rsidP="00872147">
      <w:pPr>
        <w:pStyle w:val="a6"/>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872147">
      <w:pPr>
        <w:pStyle w:val="a6"/>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872147"/>
    <w:p w14:paraId="2B15D4B4" w14:textId="131CFC91" w:rsidR="00DD1B16" w:rsidRPr="00005E6E" w:rsidRDefault="00DD1B16" w:rsidP="00872147">
      <w:pPr>
        <w:pStyle w:val="1"/>
      </w:pPr>
      <w:r w:rsidRPr="00005E6E">
        <w:t>Abstracts</w:t>
      </w:r>
    </w:p>
    <w:p w14:paraId="749737BA" w14:textId="14B13DFB" w:rsidR="00CB7497" w:rsidRPr="00005E6E" w:rsidRDefault="00080591" w:rsidP="00872147">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ac"/>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ac"/>
        </w:rPr>
        <w:commentReference w:id="76"/>
      </w:r>
    </w:p>
    <w:p w14:paraId="142B8564" w14:textId="77777777" w:rsidR="009C395A" w:rsidRPr="00005E6E" w:rsidRDefault="009C395A" w:rsidP="00872147"/>
    <w:p w14:paraId="24D794DB" w14:textId="790888FB" w:rsidR="00C328D6" w:rsidRPr="00005E6E" w:rsidRDefault="00582E33" w:rsidP="00872147">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872147">
      <w:pPr>
        <w:pStyle w:val="1"/>
      </w:pPr>
      <w:bookmarkStart w:id="100" w:name="_Hlk68703832"/>
      <w:r w:rsidRPr="00005E6E">
        <w:lastRenderedPageBreak/>
        <w:t>Introduction</w:t>
      </w:r>
    </w:p>
    <w:p w14:paraId="3EB35D7C" w14:textId="4AC93DB1" w:rsidR="008E5747" w:rsidRPr="00005E6E" w:rsidRDefault="009D35AF" w:rsidP="00872147">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rPr>
          <w:noProof/>
        </w:rPr>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rPr>
          <w:noProof/>
        </w:rPr>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rPr>
          <w:noProof/>
        </w:rPr>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rPr>
          <w:noProof/>
        </w:rPr>
        <w:t>(Department for Transport, 2020; Vickerman, 2021)</w:t>
      </w:r>
      <w:r w:rsidR="00A63019" w:rsidRPr="00005E6E">
        <w:fldChar w:fldCharType="end"/>
      </w:r>
      <w:r w:rsidR="006C5D87" w:rsidRPr="00005E6E">
        <w:t xml:space="preserve">. </w:t>
      </w:r>
      <w:commentRangeEnd w:id="121"/>
      <w:r w:rsidR="00B64EDA" w:rsidRPr="00005E6E">
        <w:rPr>
          <w:rStyle w:val="ac"/>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rPr>
          <w:noProof/>
        </w:rPr>
        <w:t>(</w:t>
      </w:r>
      <w:bookmarkStart w:id="125" w:name="OLE_LINK1"/>
      <w:r w:rsidR="009D1131" w:rsidRPr="00005E6E">
        <w:rPr>
          <w:noProof/>
        </w:rPr>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872147">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rPr>
          <w:noProof/>
        </w:rPr>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rPr>
          <w:noProof/>
        </w:rPr>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872147">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proofErr w:type="spellStart"/>
      <w:ins w:id="152" w:author="Won Do Lee" w:date="2023-01-19T08:48:00Z">
        <w:r w:rsidR="000B5DE7" w:rsidRPr="00005E6E">
          <w:t>spatio</w:t>
        </w:r>
        <w:proofErr w:type="spellEnd"/>
        <w:r w:rsidR="000B5DE7" w:rsidRPr="00005E6E">
          <w:t>-temporally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rPr>
          <w:noProof/>
        </w:rPr>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rPr>
          <w:noProof/>
        </w:rPr>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 xml:space="preserve">working from home or </w:t>
        </w:r>
        <w:proofErr w:type="spellStart"/>
        <w:r w:rsidR="007B5830" w:rsidRPr="00005E6E">
          <w:t>homeschooling</w:t>
        </w:r>
      </w:ins>
      <w:proofErr w:type="spellEnd"/>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872147">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872147">
      <w:pPr>
        <w:pStyle w:val="a6"/>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872147">
      <w:pPr>
        <w:pStyle w:val="a6"/>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872147">
      <w:pPr>
        <w:pStyle w:val="a6"/>
        <w:numPr>
          <w:ilvl w:val="0"/>
          <w:numId w:val="50"/>
        </w:numPr>
        <w:rPr>
          <w:ins w:id="295" w:author="Won Do Lee" w:date="2023-01-15T23:10:00Z"/>
        </w:rPr>
      </w:pPr>
    </w:p>
    <w:p w14:paraId="45147D13" w14:textId="4F4D4962" w:rsidR="0030248F" w:rsidRPr="00005E6E" w:rsidDel="008D18A3" w:rsidRDefault="00442A4C" w:rsidP="00872147">
      <w:pPr>
        <w:pStyle w:val="a6"/>
        <w:numPr>
          <w:ilvl w:val="0"/>
          <w:numId w:val="50"/>
        </w:numPr>
        <w:rPr>
          <w:del w:id="296" w:author="Won Do Lee" w:date="2023-01-15T23:11:00Z"/>
        </w:rPr>
      </w:pPr>
      <w:del w:id="297" w:author="Won Do Lee" w:date="2023-01-12T23:06:00Z">
        <w:r w:rsidRPr="00005E6E" w:rsidDel="00C1521F">
          <w:lastRenderedPageBreak/>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lockdown</w:t>
        </w:r>
      </w:ins>
      <w:r w:rsidR="00EC7209" w:rsidRPr="00005E6E">
        <w:t>?</w:t>
      </w:r>
      <w:commentRangeEnd w:id="275"/>
      <w:r w:rsidR="0054616D" w:rsidRPr="00005E6E">
        <w:rPr>
          <w:rStyle w:val="ac"/>
        </w:rPr>
        <w:commentReference w:id="275"/>
      </w:r>
    </w:p>
    <w:p w14:paraId="0A223DDD" w14:textId="77777777" w:rsidR="008D18A3" w:rsidRPr="00005E6E" w:rsidRDefault="008D18A3" w:rsidP="00872147">
      <w:pPr>
        <w:pStyle w:val="a6"/>
        <w:numPr>
          <w:ilvl w:val="0"/>
          <w:numId w:val="50"/>
        </w:numPr>
      </w:pPr>
    </w:p>
    <w:p w14:paraId="539CCE67" w14:textId="4B28C987" w:rsidR="00FB257C" w:rsidRDefault="00FB257C" w:rsidP="00872147">
      <w:pPr>
        <w:rPr>
          <w:color w:val="FF0000"/>
        </w:rPr>
      </w:pPr>
    </w:p>
    <w:p w14:paraId="76C80A72" w14:textId="77777777" w:rsidR="003D7B05" w:rsidRPr="00005E6E" w:rsidRDefault="003D7B05" w:rsidP="00872147">
      <w:pPr>
        <w:rPr>
          <w:rFonts w:hint="eastAsia"/>
          <w:color w:val="FF0000"/>
        </w:rPr>
      </w:pPr>
    </w:p>
    <w:bookmarkEnd w:id="100"/>
    <w:p w14:paraId="0656BD09" w14:textId="4FADBCCA" w:rsidR="005E2C98" w:rsidRPr="00005E6E" w:rsidRDefault="00771214" w:rsidP="00872147">
      <w:pPr>
        <w:pStyle w:val="1"/>
      </w:pPr>
      <w:r w:rsidRPr="00771214">
        <w:t>Related works</w:t>
      </w:r>
    </w:p>
    <w:p w14:paraId="7170171A" w14:textId="74C106B1" w:rsidR="00A70C50" w:rsidRPr="00005E6E" w:rsidRDefault="009053C6" w:rsidP="00872147">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rPr>
          <w:noProof/>
        </w:rPr>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rPr>
          <w:noProof/>
        </w:rPr>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rPr>
          <w:noProof/>
        </w:rPr>
        <w:t>(Oliver et al., 2020)</w:t>
      </w:r>
      <w:r w:rsidR="009C4075" w:rsidRPr="00005E6E">
        <w:fldChar w:fldCharType="end"/>
      </w:r>
      <w:r w:rsidR="00E10BA4" w:rsidRPr="00005E6E">
        <w:t>.</w:t>
      </w:r>
      <w:r w:rsidR="00AA6407" w:rsidRPr="00005E6E">
        <w:t xml:space="preserve"> </w:t>
      </w:r>
    </w:p>
    <w:p w14:paraId="21AF5A51" w14:textId="368D4A3B" w:rsidR="009A7C55" w:rsidRPr="005329A2" w:rsidRDefault="00071A7D" w:rsidP="00872147">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9C175D">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w:instrText>
      </w:r>
      <w:r w:rsidR="009C175D">
        <w:rPr>
          <w:rFonts w:hint="eastAsia"/>
        </w:rPr>
        <w:instrText xml:space="preserve">onth pandemic period and comparing them to the pre-pandemic situation. Based on quantitative analysis of almost 800,000 recorded trips, our longitudinal examination revealed individuals having reduced average monthly travel distances by </w:instrText>
      </w:r>
      <w:r w:rsidR="009C175D">
        <w:rPr>
          <w:rFonts w:hint="eastAsia"/>
        </w:rPr>
        <w:instrText>∼</w:instrText>
      </w:r>
      <w:r w:rsidR="009C175D">
        <w:rPr>
          <w:rFonts w:hint="eastAsia"/>
        </w:rPr>
        <w:instrText xml:space="preserve">20%, trip frequencies by </w:instrText>
      </w:r>
      <w:r w:rsidR="009C175D">
        <w:rPr>
          <w:rFonts w:hint="eastAsia"/>
        </w:rPr>
        <w:instrText>∼</w:instrText>
      </w:r>
      <w:r w:rsidR="009C175D">
        <w:rPr>
          <w:rFonts w:hint="eastAsia"/>
        </w:rPr>
        <w:instrText xml:space="preserve">11%, and having switched to individual modes. Public transportation has suffered a continual regression, with trip frequencies experiencing a relative long-term reduction of </w:instrText>
      </w:r>
      <w:r w:rsidR="009C175D">
        <w:rPr>
          <w:rFonts w:hint="eastAsia"/>
        </w:rPr>
        <w:instrText>∼</w:instrText>
      </w:r>
      <w:r w:rsidR="009C175D">
        <w:rPr>
          <w:rFonts w:hint="eastAsia"/>
        </w:rPr>
        <w:instrText xml:space="preserve">50%, and a respective decrease of traveled distances by </w:instrText>
      </w:r>
      <w:r w:rsidR="009C175D">
        <w:rPr>
          <w:rFonts w:hint="eastAsia"/>
        </w:rPr>
        <w:instrText>∼</w:instrText>
      </w:r>
      <w:r w:rsidR="009C175D">
        <w:rPr>
          <w:rFonts w:hint="eastAsia"/>
        </w:rPr>
        <w:instrText xml:space="preserve">43%. In contrast, the bicycle (rather than the car) was the central beneficiary, indicated by bicycle-related trip frequencies experiencing a relative long-term increase of </w:instrText>
      </w:r>
      <w:r w:rsidR="009C175D">
        <w:rPr>
          <w:rFonts w:hint="eastAsia"/>
        </w:rPr>
        <w:instrText>∼</w:instrText>
      </w:r>
      <w:r w:rsidR="009C175D">
        <w:rPr>
          <w:rFonts w:hint="eastAsia"/>
        </w:rPr>
        <w:instrText xml:space="preserve">53%, and travel distances increasing by </w:instrText>
      </w:r>
      <w:r w:rsidR="009C175D">
        <w:rPr>
          <w:rFonts w:hint="eastAsia"/>
        </w:rPr>
        <w:instrText>∼</w:instrText>
      </w:r>
      <w:r w:rsidR="009C175D">
        <w:rPr>
          <w:rFonts w:hint="eastAsia"/>
        </w:rPr>
        <w:instrText>117%. Comparing behavioral responses to three pandemic</w:instrText>
      </w:r>
      <w:r w:rsidR="009C175D">
        <w:instrText xml:space="preserve">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2022)","previouslyFormattedCitation":"(Kellermann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rPr>
          <w:noProof/>
        </w:rPr>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rPr>
          <w:noProof/>
        </w:rPr>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rPr>
          <w:noProof/>
        </w:rPr>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noProof/>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ac"/>
        </w:rPr>
        <w:commentReference w:id="345"/>
      </w:r>
    </w:p>
    <w:p w14:paraId="4CE4C561" w14:textId="7883AF07" w:rsidR="008D18A3" w:rsidRPr="005329A2" w:rsidDel="00C025AD" w:rsidRDefault="00BF526E" w:rsidP="00872147">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rPr>
          <w:noProof/>
        </w:rPr>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noProof/>
          <w:lang w:val="nl-NL"/>
        </w:rPr>
        <w:t>(Beria &amp; Lunkar, 2021; Schlosser et al., 2020; Xiong, Hu, Yang, Luo, et 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noProof/>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r w:rsidR="003D7B05">
        <w:rPr>
          <w:lang w:val="nl-NL"/>
        </w:rPr>
        <w:t xml:space="preserve"> </w:t>
      </w:r>
    </w:p>
    <w:p w14:paraId="22FA5460" w14:textId="77777777" w:rsidR="003D7B05" w:rsidRDefault="00131BA4" w:rsidP="00872147">
      <w:pPr>
        <w:spacing w:after="240"/>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rPr>
          <w:noProof/>
        </w:rPr>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rPr>
          <w:noProof/>
        </w:rPr>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rPr>
          <w:noProof/>
        </w:rPr>
        <w:t>(Cronin &amp; Evans, 2020)</w:t>
      </w:r>
      <w:r w:rsidR="0079063F" w:rsidRPr="00005E6E">
        <w:fldChar w:fldCharType="end"/>
      </w:r>
      <w:r w:rsidR="0079063F" w:rsidRPr="00005E6E">
        <w:t xml:space="preserve">. </w:t>
      </w:r>
    </w:p>
    <w:p w14:paraId="0383AD9B" w14:textId="7E5521B0" w:rsidR="00094B2F" w:rsidRPr="005329A2" w:rsidRDefault="009E17EA" w:rsidP="00872147">
      <w:pPr>
        <w:spacing w:after="240"/>
        <w:rPr>
          <w:lang w:val="nl-NL"/>
        </w:rPr>
      </w:pPr>
      <w:r w:rsidRPr="00005E6E">
        <w:lastRenderedPageBreak/>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Pr="00005E6E">
        <w:t xml:space="preserve">entitled to </w:t>
      </w:r>
      <w:r w:rsidRPr="00005E6E">
        <w:rPr>
          <w:i/>
          <w:iCs/>
        </w:rPr>
        <w:t>Quarantine fatigue</w:t>
      </w:r>
      <w:r w:rsidRPr="00005E6E">
        <w:t xml:space="preserve"> </w:t>
      </w:r>
      <w:r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Pr="00005E6E">
        <w:fldChar w:fldCharType="separate"/>
      </w:r>
      <w:r w:rsidR="00717257" w:rsidRPr="005329A2">
        <w:rPr>
          <w:noProof/>
          <w:lang w:val="nl-NL"/>
        </w:rPr>
        <w:t>(J. Kim &amp; Kwan, 2021; Kwan, 2021; Pan et al., 2020; Zhao et al., 2020)</w:t>
      </w:r>
      <w:r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872147">
      <w:pPr>
        <w:rPr>
          <w:del w:id="380" w:author="Won Do Lee" w:date="2023-01-20T00:04:00Z"/>
          <w:color w:val="000000" w:themeColor="text1"/>
        </w:rPr>
      </w:pPr>
      <w:r w:rsidRPr="00005E6E">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872147">
      <w:pPr>
        <w:rPr>
          <w:color w:val="000000" w:themeColor="text1"/>
        </w:rPr>
      </w:pPr>
    </w:p>
    <w:p w14:paraId="75B4FD9D" w14:textId="77777777" w:rsidR="00EA4F73" w:rsidRPr="00005E6E" w:rsidRDefault="00EA4F73" w:rsidP="00872147">
      <w:pPr>
        <w:rPr>
          <w:color w:val="000000" w:themeColor="text1"/>
        </w:rPr>
      </w:pPr>
    </w:p>
    <w:p w14:paraId="1D539F62" w14:textId="77777777" w:rsidR="006B0717" w:rsidRDefault="006B0717" w:rsidP="00872147">
      <w:pPr>
        <w:widowControl/>
        <w:wordWrap/>
        <w:autoSpaceDE/>
        <w:autoSpaceDN/>
        <w:spacing w:after="160"/>
        <w:rPr>
          <w:rFonts w:eastAsiaTheme="majorEastAsia"/>
          <w:b/>
          <w:bCs/>
          <w:sz w:val="36"/>
          <w:szCs w:val="36"/>
        </w:rPr>
      </w:pPr>
      <w:r>
        <w:br w:type="page"/>
      </w:r>
    </w:p>
    <w:p w14:paraId="3A4E030A" w14:textId="6472A5E8" w:rsidR="00E15888" w:rsidRPr="00005E6E" w:rsidRDefault="00A67560" w:rsidP="00872147">
      <w:pPr>
        <w:pStyle w:val="1"/>
      </w:pPr>
      <w:r w:rsidRPr="00005E6E">
        <w:lastRenderedPageBreak/>
        <w:t>Data and m</w:t>
      </w:r>
      <w:r w:rsidR="00E15888" w:rsidRPr="00005E6E">
        <w:t>ethods</w:t>
      </w:r>
    </w:p>
    <w:p w14:paraId="104778AB" w14:textId="1C6BEA6A" w:rsidR="00E70FCA" w:rsidRPr="00005E6E" w:rsidDel="00282AB8" w:rsidRDefault="00E70FCA" w:rsidP="00872147">
      <w:pPr>
        <w:rPr>
          <w:del w:id="400" w:author="Won Do Lee" w:date="2023-07-14T08:04:00Z"/>
        </w:rPr>
      </w:pPr>
    </w:p>
    <w:p w14:paraId="20C4072B" w14:textId="63419270" w:rsidR="00947126" w:rsidRPr="00005E6E" w:rsidRDefault="00947126" w:rsidP="00872147">
      <w:pPr>
        <w:pStyle w:val="2"/>
      </w:pPr>
      <w:r w:rsidRPr="00005E6E">
        <w:t>Data</w:t>
      </w:r>
    </w:p>
    <w:p w14:paraId="041598FF" w14:textId="65616D1B" w:rsidR="00E27C5A" w:rsidRPr="00005E6E" w:rsidRDefault="00C025AD" w:rsidP="00872147">
      <w:pPr>
        <w:spacing w:after="240"/>
      </w:pPr>
      <w:r w:rsidRPr="00005E6E">
        <w:t xml:space="preserve">Measuring </w:t>
      </w:r>
      <w:r w:rsidR="00860D28">
        <w:t xml:space="preserve">the change of </w:t>
      </w:r>
      <w:r w:rsidRPr="00005E6E">
        <w:t xml:space="preserve">mobility </w:t>
      </w:r>
      <w:r w:rsidR="00860D28">
        <w:t xml:space="preserve">levels over time provides insight into the effect of the pandemic on people’s daily behaviour and </w:t>
      </w:r>
      <w:r w:rsidR="00B615A7" w:rsidRPr="00005E6E">
        <w:t xml:space="preserve">compliance </w:t>
      </w:r>
      <w:r w:rsidR="00A93152" w:rsidRPr="00005E6E">
        <w:t xml:space="preserve">with </w:t>
      </w:r>
      <w:r w:rsidR="00B615A7" w:rsidRPr="00005E6E">
        <w:t xml:space="preserve">government-mandated </w:t>
      </w:r>
      <w:r w:rsidR="009A2595" w:rsidRPr="00005E6E">
        <w:t>lockdowns</w:t>
      </w:r>
      <w:r w:rsidR="00052EAC">
        <w:t xml:space="preserve"> </w:t>
      </w:r>
      <w:r w:rsidR="009C175D">
        <w:fldChar w:fldCharType="begin" w:fldLock="1"/>
      </w:r>
      <w:r w:rsidR="009C175D">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Health","id":"ITEM-3","issue":"11","issued":{"date-parts":[["2020","11"]]},"page":"e622-e628","title":"Measuring mobility to monitor travel and physical distancing interventions: a common framework for mobile phone data analysis","type":"article-journal","volume":"2"},"uris":["http://www.mendeley.com/documents/?uuid=ec7ef610-a7c7-43bf-9738-69178ec939a8"]}],"mendeley":{"formattedCitation":"(Grantz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9C175D">
        <w:fldChar w:fldCharType="separate"/>
      </w:r>
      <w:r w:rsidR="009C175D" w:rsidRPr="009C175D">
        <w:rPr>
          <w:noProof/>
        </w:rPr>
        <w:t>(Grantz et al., 2020; J. Kim &amp; Kwan, 2021; Kishore et al., 2020)</w:t>
      </w:r>
      <w:r w:rsidR="009C175D">
        <w:fldChar w:fldCharType="end"/>
      </w:r>
      <w:r w:rsidR="009C175D">
        <w:t>.</w:t>
      </w:r>
      <w:r w:rsidR="009D1131" w:rsidRPr="00005E6E">
        <w:t xml:space="preserve"> </w:t>
      </w:r>
      <w:r w:rsidR="00052EAC">
        <w:t>In this study w</w:t>
      </w:r>
      <w:r w:rsidR="00860D28">
        <w:t>e measure mobility levels using</w:t>
      </w:r>
      <w:r w:rsidR="00E27C5A" w:rsidRPr="00005E6E">
        <w:t xml:space="preserve"> </w:t>
      </w:r>
      <w:r w:rsidR="00903EE8" w:rsidRPr="00005E6E">
        <w:t xml:space="preserve">anonymised and aggregated GDPR-compliant </w:t>
      </w:r>
      <w:r w:rsidR="00860D28">
        <w:t>call detail reco</w:t>
      </w:r>
      <w:r w:rsidR="00052EAC">
        <w:t>r</w:t>
      </w:r>
      <w:r w:rsidR="00860D28">
        <w:t>ds (</w:t>
      </w:r>
      <w:r w:rsidR="00903EE8" w:rsidRPr="00005E6E">
        <w:t>CDRs</w:t>
      </w:r>
      <w:r w:rsidR="00052EAC">
        <w:t>)</w:t>
      </w:r>
      <w:r w:rsidR="00E27C5A" w:rsidRPr="00005E6E">
        <w:rPr>
          <w:rStyle w:val="a5"/>
        </w:rPr>
        <w:footnoteReference w:id="4"/>
      </w:r>
      <w:r w:rsidR="009C175D">
        <w:t>.</w:t>
      </w:r>
      <w:r w:rsidR="00903EE8" w:rsidRPr="00005E6E">
        <w:t xml:space="preserve"> </w:t>
      </w:r>
      <w:r w:rsidR="00860D28">
        <w:t xml:space="preserve">More specifically, we deploy CDRs </w:t>
      </w:r>
      <w:r w:rsidR="00903EE8" w:rsidRPr="00005E6E">
        <w:t xml:space="preserve">for </w:t>
      </w:r>
      <w:r w:rsidR="00860D28">
        <w:t>over</w:t>
      </w:r>
      <w:r w:rsidRPr="00005E6E">
        <w:t xml:space="preserve"> one million </w:t>
      </w:r>
      <w:r w:rsidR="00903EE8" w:rsidRPr="00005E6E">
        <w:t>users</w:t>
      </w:r>
      <w:r w:rsidR="00860D28">
        <w:t xml:space="preserve"> in January-June 2020 </w:t>
      </w:r>
      <w:r w:rsidR="00E27C5A" w:rsidRPr="00005E6E">
        <w:t xml:space="preserve">to compute the daily median radius of gyration for users </w:t>
      </w:r>
      <w:r w:rsidR="00F324D2" w:rsidRPr="00005E6E">
        <w:t xml:space="preserve">in </w:t>
      </w:r>
      <w:r w:rsidR="00052EAC">
        <w:t>315</w:t>
      </w:r>
      <w:r w:rsidR="00E27C5A" w:rsidRPr="00005E6E">
        <w:t xml:space="preserve"> </w:t>
      </w:r>
      <w:r w:rsidR="00052EAC" w:rsidRPr="00A42EF7">
        <w:t xml:space="preserve">Lower Tier Local </w:t>
      </w:r>
      <w:r w:rsidR="00052EAC">
        <w:t>Authority</w:t>
      </w:r>
      <w:r w:rsidR="00052EAC" w:rsidRPr="00005E6E">
        <w:t xml:space="preserve"> </w:t>
      </w:r>
      <w:r w:rsidR="00052EAC">
        <w:t>(</w:t>
      </w:r>
      <w:r w:rsidR="00E27C5A" w:rsidRPr="00005E6E">
        <w:t>LTLA</w:t>
      </w:r>
      <w:r w:rsidR="00052EAC">
        <w:t>)</w:t>
      </w:r>
      <w:r w:rsidR="00E27C5A" w:rsidRPr="00005E6E">
        <w:t xml:space="preserve"> area</w:t>
      </w:r>
      <w:r w:rsidR="00052EAC">
        <w:t>s</w:t>
      </w:r>
      <w:r w:rsidR="00E27C5A" w:rsidRPr="00005E6E">
        <w:t xml:space="preserve"> in England</w:t>
      </w:r>
      <w:r w:rsidR="00052EAC">
        <w:t>.</w:t>
      </w:r>
      <w:r w:rsidR="00E27C5A" w:rsidRPr="00005E6E">
        <w:rPr>
          <w:rStyle w:val="a5"/>
        </w:rPr>
        <w:footnoteReference w:id="5"/>
      </w:r>
      <w:r w:rsidR="00E27C5A" w:rsidRPr="00005E6E">
        <w:t xml:space="preserve"> </w:t>
      </w:r>
      <w:r w:rsidR="00052EAC">
        <w:t xml:space="preserve">LTLAs </w:t>
      </w:r>
      <w:r w:rsidR="00D30126">
        <w:t xml:space="preserve">correspond with Districts, Boroughs and City Councils and are the lowest level of government at which policies are developed and implemented in England.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the timestamp</w:t>
      </w:r>
      <w:r w:rsidR="00052EAC">
        <w:t>s in</w:t>
      </w:r>
      <w:r w:rsidR="0061028D" w:rsidRPr="00005E6E">
        <w:t xml:space="preserve"> </w:t>
      </w:r>
      <w:proofErr w:type="spellStart"/>
      <w:r w:rsidR="0061028D" w:rsidRPr="00005E6E">
        <w:t>CDRs</w:t>
      </w:r>
      <w:r w:rsidR="00E27C5A" w:rsidRPr="00005E6E">
        <w:t>.</w:t>
      </w:r>
      <w:proofErr w:type="spellEnd"/>
      <w:r w:rsidR="009C175D">
        <w:t xml:space="preserve"> </w:t>
      </w:r>
      <w:r w:rsidR="00D30126">
        <w:t>t</w:t>
      </w:r>
      <w:r w:rsidR="00E27C5A" w:rsidRPr="00005E6E">
        <w:t xml:space="preserve"> measures the </w:t>
      </w:r>
      <w:r w:rsidRPr="00005E6E">
        <w:t xml:space="preserve">spatial extent </w:t>
      </w:r>
      <w:r w:rsidR="00E27C5A" w:rsidRPr="00005E6E">
        <w:t xml:space="preserve">of </w:t>
      </w:r>
      <w:r w:rsidR="00D30126">
        <w:t xml:space="preserve">individuals’ </w:t>
      </w:r>
      <w:r w:rsidR="00E27C5A" w:rsidRPr="00005E6E">
        <w:t xml:space="preserve">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rPr>
          <w:noProof/>
        </w:rPr>
        <w:t>(Lu et al., 2021)</w:t>
      </w:r>
      <w:r w:rsidR="00E27C5A" w:rsidRPr="00005E6E">
        <w:fldChar w:fldCharType="end"/>
      </w:r>
      <w:r w:rsidR="00E27C5A" w:rsidRPr="00005E6E">
        <w:t xml:space="preserve"> th</w:t>
      </w:r>
      <w:r w:rsidR="00A93152" w:rsidRPr="00005E6E">
        <w:t>r</w:t>
      </w:r>
      <w:r w:rsidR="00E27C5A" w:rsidRPr="00005E6E">
        <w:t>ough summation of the distance</w:t>
      </w:r>
      <w:r w:rsidR="00D30126">
        <w:t xml:space="preserve"> of each </w:t>
      </w:r>
      <w:r w:rsidR="00E27C5A" w:rsidRPr="00005E6E">
        <w:t>time</w:t>
      </w:r>
      <w:r w:rsidR="00667261" w:rsidRPr="00005E6E">
        <w:t>-</w:t>
      </w:r>
      <w:r w:rsidR="00E27C5A" w:rsidRPr="00005E6E">
        <w:t>stamped (</w:t>
      </w:r>
      <m:oMath>
        <m:r>
          <w:rPr>
            <w:rFonts w:ascii="Cambria Math" w:hAnsi="Cambria Math"/>
          </w:rPr>
          <m:t>t</m:t>
        </m:r>
      </m:oMath>
      <w:r w:rsidR="00E27C5A" w:rsidRPr="00005E6E">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t>where individual I is</w:t>
      </w:r>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D30126">
        <w:t>, which</w:t>
      </w:r>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t>.</w:t>
      </w:r>
      <w:r w:rsidR="00E27C5A" w:rsidRPr="00005E6E">
        <w:t xml:space="preserve">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a5"/>
        </w:rPr>
        <w:footnoteReference w:id="6"/>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872147"/>
    <w:tbl>
      <w:tblPr>
        <w:tblStyle w:val="af0"/>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5"/>
        <w:gridCol w:w="517"/>
      </w:tblGrid>
      <w:tr w:rsidR="00E27C5A" w:rsidRPr="00005E6E" w14:paraId="6631009B" w14:textId="77777777" w:rsidTr="00CE5B75">
        <w:trPr>
          <w:trHeight w:val="567"/>
        </w:trPr>
        <w:tc>
          <w:tcPr>
            <w:tcW w:w="4702" w:type="pct"/>
            <w:vAlign w:val="center"/>
          </w:tcPr>
          <w:p w14:paraId="5642CCAA" w14:textId="77777777" w:rsidR="00E27C5A" w:rsidRPr="00005E6E" w:rsidRDefault="006C1E91"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872147">
            <w:r w:rsidRPr="00005E6E">
              <w:t>(1).</w:t>
            </w:r>
          </w:p>
        </w:tc>
      </w:tr>
    </w:tbl>
    <w:p w14:paraId="748612A2" w14:textId="77777777" w:rsidR="00B912C3" w:rsidRPr="00005E6E" w:rsidRDefault="00B912C3" w:rsidP="00872147"/>
    <w:p w14:paraId="719A956D" w14:textId="01FCC977" w:rsidR="00E27C5A" w:rsidRPr="00005E6E" w:rsidRDefault="00C025AD" w:rsidP="00872147">
      <w:pPr>
        <w:spacing w:after="240"/>
      </w:pPr>
      <w:r w:rsidRPr="00005E6E">
        <w:t xml:space="preserve">This mobility metric </w:t>
      </w:r>
      <w:r w:rsidR="00D30126">
        <w:t xml:space="preserve">has been </w:t>
      </w:r>
      <w:r w:rsidRPr="00005E6E">
        <w:t xml:space="preserve">aggregated to present the </w:t>
      </w:r>
      <w:r w:rsidR="00232965" w:rsidRPr="00005E6E">
        <w:t xml:space="preserve">generalised </w:t>
      </w:r>
      <w:r w:rsidR="009D035A" w:rsidRPr="00005E6E">
        <w:t xml:space="preserve">mobility </w:t>
      </w:r>
      <w:r w:rsidR="002252F4" w:rsidRPr="00005E6E">
        <w:t>level</w:t>
      </w:r>
      <w:r w:rsidRPr="00005E6E">
        <w:t xml:space="preserve"> of each LTLA level in England. We </w:t>
      </w:r>
      <w:r w:rsidR="00D30126">
        <w:t xml:space="preserve">examine the </w:t>
      </w:r>
      <w:r w:rsidRPr="00005E6E">
        <w:t>trajector</w:t>
      </w:r>
      <w:r w:rsidR="00D30126">
        <w:t>y</w:t>
      </w:r>
      <w:r w:rsidR="00342895" w:rsidRPr="00005E6E">
        <w:t xml:space="preserve"> </w:t>
      </w:r>
      <w:r w:rsidR="006E036B" w:rsidRPr="00005E6E">
        <w:t xml:space="preserve">of </w:t>
      </w:r>
      <w:r w:rsidR="00D30126">
        <w:t xml:space="preserve">median </w:t>
      </w:r>
      <w:r w:rsidR="000E3592" w:rsidRPr="00005E6E">
        <w:t xml:space="preserve">mobility </w:t>
      </w:r>
      <w:r w:rsidR="00D30126">
        <w:t>for each LTLA</w:t>
      </w:r>
      <w:r w:rsidRPr="00005E6E">
        <w:t xml:space="preserve"> over time </w:t>
      </w:r>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rPr>
          <w:noProof/>
        </w:rPr>
        <w:t>(2021)</w:t>
      </w:r>
      <w:r w:rsidR="009D035A" w:rsidRPr="00005E6E">
        <w:fldChar w:fldCharType="end"/>
      </w:r>
      <w:r w:rsidR="00D30126">
        <w:t xml:space="preserve"> who identified</w:t>
      </w:r>
      <w:r w:rsidR="003B6A74" w:rsidRPr="00005E6E">
        <w:t xml:space="preserve"> </w:t>
      </w:r>
      <w:r w:rsidR="00FF2830" w:rsidRPr="00005E6E">
        <w:t xml:space="preserve">Tuesday </w:t>
      </w:r>
      <w:r w:rsidR="00FB4497" w:rsidRPr="00005E6E">
        <w:t xml:space="preserve">3 </w:t>
      </w:r>
      <w:r w:rsidR="00FF2830" w:rsidRPr="00005E6E">
        <w:t>March</w:t>
      </w:r>
      <w:r w:rsidR="00D30126">
        <w:t xml:space="preserve"> as a robust reference day</w:t>
      </w:r>
      <w:r w:rsidR="00492C28" w:rsidRPr="00005E6E">
        <w:t>. Th</w:t>
      </w:r>
      <w:r w:rsidR="00D30126">
        <w:t xml:space="preserve">e authors </w:t>
      </w:r>
      <w:r w:rsidR="00492C28" w:rsidRPr="00005E6E">
        <w:t>va</w:t>
      </w:r>
      <w:r w:rsidR="00FF2830" w:rsidRPr="00005E6E">
        <w:t xml:space="preserve">lidated </w:t>
      </w:r>
      <w:r w:rsidR="00D30126">
        <w:t xml:space="preserve">their approach </w:t>
      </w:r>
      <w:r w:rsidR="009A0500" w:rsidRPr="00005E6E">
        <w:t>by conducting</w:t>
      </w:r>
      <w:r w:rsidR="003B6A74" w:rsidRPr="00005E6E">
        <w:t xml:space="preserve"> </w:t>
      </w:r>
      <w:r w:rsidR="00FF2830" w:rsidRPr="00005E6E">
        <w:t>the sensitivity analysis with an alternative reference period.</w:t>
      </w:r>
    </w:p>
    <w:p w14:paraId="5B7DC97F" w14:textId="5BB21E1F" w:rsidR="006E5761" w:rsidRPr="00005E6E" w:rsidRDefault="006B0717" w:rsidP="00872147">
      <w:bookmarkStart w:id="401" w:name="_Hlk140213982"/>
      <w:commentRangeStart w:id="402"/>
      <w:r>
        <w:t>A</w:t>
      </w:r>
      <w:commentRangeEnd w:id="402"/>
      <w:r>
        <w:rPr>
          <w:rStyle w:val="ac"/>
        </w:rPr>
        <w:commentReference w:id="402"/>
      </w:r>
      <w:r>
        <w:t xml:space="preserve"> wide range of contextual information on LTLAs have been collected from secondary data sources. </w:t>
      </w:r>
      <w:bookmarkEnd w:id="401"/>
      <w:r>
        <w:t>Demographic and socioeconomic d</w:t>
      </w:r>
      <w:r w:rsidR="00B2290E" w:rsidRPr="00005E6E">
        <w:t>ata</w:t>
      </w:r>
      <w:r w:rsidR="00FE0AA6" w:rsidRPr="00005E6E">
        <w:t xml:space="preserve"> </w:t>
      </w:r>
      <w:r>
        <w:t xml:space="preserve">have been </w:t>
      </w:r>
      <w:r w:rsidR="007A39DE" w:rsidRPr="00005E6E">
        <w:t xml:space="preserve">retrieved </w:t>
      </w:r>
      <w:r w:rsidR="00F921D6" w:rsidRPr="00005E6E">
        <w:t>from the 2011 Census and other sources provide</w:t>
      </w:r>
      <w:r w:rsidR="00457138" w:rsidRPr="00005E6E">
        <w:t>d</w:t>
      </w:r>
      <w:r w:rsidR="00F921D6" w:rsidRPr="00005E6E">
        <w:t xml:space="preserve"> by the Office for National Statistics (ONS). We have aggregated data from the Lower Layer Super Output Area (LSOA) level to the LTLA area. </w:t>
      </w:r>
      <w:r w:rsidR="007D49CB" w:rsidRPr="00005E6E">
        <w:t xml:space="preserve">COVID-19 </w:t>
      </w:r>
      <w:r w:rsidR="00764F9A" w:rsidRPr="00005E6E">
        <w:t xml:space="preserve">metrics </w:t>
      </w:r>
      <w:r>
        <w:t xml:space="preserve">have been </w:t>
      </w:r>
      <w:r w:rsidR="009B64CF" w:rsidRPr="00005E6E">
        <w:t xml:space="preserve">retrieved </w:t>
      </w:r>
      <w:r w:rsidR="0043348F" w:rsidRPr="00005E6E">
        <w:t xml:space="preserve">from </w:t>
      </w:r>
      <w:r w:rsidR="00A93152" w:rsidRPr="00005E6E">
        <w:t xml:space="preserve">the </w:t>
      </w:r>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rPr>
          <w:noProof/>
        </w:rPr>
        <w:t>(UK government, 2020)</w:t>
      </w:r>
      <w:r w:rsidR="007D49CB" w:rsidRPr="00005E6E">
        <w:fldChar w:fldCharType="end"/>
      </w:r>
      <w:r w:rsidR="007D49CB" w:rsidRPr="00005E6E">
        <w:t xml:space="preserve"> and processed</w:t>
      </w:r>
      <w:r w:rsidR="00457138" w:rsidRPr="00005E6E">
        <w:t>.</w:t>
      </w:r>
    </w:p>
    <w:p w14:paraId="0B71CE93" w14:textId="6CC0B282" w:rsidR="006E5761" w:rsidRPr="00005E6E" w:rsidDel="00282AB8" w:rsidRDefault="006E5761" w:rsidP="00872147">
      <w:pPr>
        <w:rPr>
          <w:del w:id="404" w:author="Won Do Lee" w:date="2023-07-14T08:04:00Z"/>
        </w:rPr>
      </w:pPr>
    </w:p>
    <w:p w14:paraId="2041C69B" w14:textId="5F382017" w:rsidR="00947126" w:rsidRPr="00005E6E" w:rsidRDefault="00947126" w:rsidP="00872147">
      <w:pPr>
        <w:pStyle w:val="2"/>
      </w:pPr>
      <w:r w:rsidRPr="00005E6E">
        <w:t>Method</w:t>
      </w:r>
      <w:r w:rsidR="003E03BE" w:rsidRPr="00005E6E">
        <w:t>s</w:t>
      </w:r>
    </w:p>
    <w:p w14:paraId="2ADA1436" w14:textId="77777777" w:rsidR="00342EA1" w:rsidRPr="00005E6E" w:rsidRDefault="00342EA1" w:rsidP="00872147"/>
    <w:p w14:paraId="4E56EC43" w14:textId="01532F2A" w:rsidR="00E15888" w:rsidRPr="00005E6E" w:rsidRDefault="00B77DAA" w:rsidP="00872147">
      <w:pPr>
        <w:pStyle w:val="3"/>
      </w:pPr>
      <w:r w:rsidRPr="00005E6E">
        <w:t>Time-series c</w:t>
      </w:r>
      <w:r w:rsidR="00E70FCA" w:rsidRPr="00005E6E">
        <w:t>lustering analysis</w:t>
      </w:r>
    </w:p>
    <w:p w14:paraId="436564B2" w14:textId="6EAA9B75" w:rsidR="001701B4" w:rsidRPr="00005E6E" w:rsidRDefault="00C025AD" w:rsidP="00872147">
      <w:r w:rsidRPr="00005E6E">
        <w:t xml:space="preserve">A clustering </w:t>
      </w:r>
      <w:r w:rsidR="00946307" w:rsidRPr="00005E6E">
        <w:t xml:space="preserve">analysis </w:t>
      </w:r>
      <w:r w:rsidRPr="00005E6E">
        <w:t>technique was used</w:t>
      </w:r>
      <w:r w:rsidR="00946307" w:rsidRPr="00005E6E">
        <w:t xml:space="preserve"> to </w:t>
      </w:r>
      <w:r w:rsidR="002C1561">
        <w:t xml:space="preserve">classify </w:t>
      </w:r>
      <w:r w:rsidR="008D77EB">
        <w:t xml:space="preserve">lower-tier </w:t>
      </w:r>
      <w:r w:rsidR="002C1561">
        <w:t>local authorities (</w:t>
      </w:r>
      <w:r w:rsidR="008D77EB">
        <w:t>LT</w:t>
      </w:r>
      <w:r w:rsidR="002C1561">
        <w:t>LAs)</w:t>
      </w:r>
      <w:r w:rsidR="000A0377" w:rsidRPr="00005E6E">
        <w:t xml:space="preserve"> </w:t>
      </w:r>
      <w:r w:rsidR="002C1561">
        <w:t xml:space="preserve">into a small number of groups with </w:t>
      </w:r>
      <w:r w:rsidR="000A0377">
        <w:t>similar trajectories</w:t>
      </w:r>
      <w:r w:rsidRPr="00005E6E">
        <w:t xml:space="preserve"> of mobility </w:t>
      </w:r>
      <w:r w:rsidR="002C1561">
        <w:t xml:space="preserve">during England’s first national </w:t>
      </w:r>
      <w:r w:rsidR="009B64CF" w:rsidRPr="00005E6E">
        <w:t>lockdown</w:t>
      </w:r>
      <w:r w:rsidRPr="00005E6E">
        <w:t xml:space="preserve"> </w:t>
      </w:r>
      <w:r w:rsidR="002C1561">
        <w:t>between</w:t>
      </w:r>
      <w:r w:rsidR="008D77EB">
        <w:t xml:space="preserve"> </w:t>
      </w:r>
      <w:r w:rsidR="007E5808" w:rsidRPr="00005E6E">
        <w:t xml:space="preserve">23 March </w:t>
      </w:r>
      <w:r w:rsidR="002C1561">
        <w:t>and</w:t>
      </w:r>
      <w:r w:rsidR="007E5808" w:rsidRPr="00005E6E">
        <w:t xml:space="preserve"> 11 May</w:t>
      </w:r>
      <w:r w:rsidR="0059560F" w:rsidRPr="00005E6E">
        <w:t xml:space="preserve"> 2020</w:t>
      </w:r>
      <w:r w:rsidR="009B64CF" w:rsidRPr="00005E6E">
        <w:t>)</w:t>
      </w:r>
      <w:r w:rsidR="00422CD4" w:rsidRPr="00005E6E">
        <w:t xml:space="preserve">. </w:t>
      </w:r>
      <w:r w:rsidR="002C1561">
        <w:t xml:space="preserve">To compute </w:t>
      </w:r>
      <w:r w:rsidR="008D77EB">
        <w:t xml:space="preserve">the </w:t>
      </w:r>
      <w:r w:rsidR="002C1561" w:rsidRPr="00005E6E">
        <w:t>optimal (warping) distance</w:t>
      </w:r>
      <w:r w:rsidR="008D77EB">
        <w:t>s among all</w:t>
      </w:r>
      <w:r w:rsidR="002C1561">
        <w:t xml:space="preserve"> </w:t>
      </w:r>
      <w:r w:rsidR="008D77EB">
        <w:t>LT</w:t>
      </w:r>
      <w:r w:rsidR="002C1561">
        <w:t xml:space="preserve">LA’s </w:t>
      </w:r>
      <w:r w:rsidR="002C1561" w:rsidRPr="00005E6E">
        <w:t>time-series</w:t>
      </w:r>
      <w:r w:rsidR="002C1561">
        <w:t>, we used the d</w:t>
      </w:r>
      <w:r w:rsidR="009C3227" w:rsidRPr="00005E6E">
        <w:t xml:space="preserve">ynamic time warping </w:t>
      </w:r>
      <w:r w:rsidR="00AD455F" w:rsidRPr="00005E6E">
        <w:t>(DTW)</w:t>
      </w:r>
      <w:r w:rsidR="00946307" w:rsidRPr="00005E6E">
        <w:t xml:space="preserve"> </w:t>
      </w:r>
      <w:r w:rsidR="0059560F" w:rsidRPr="00005E6E">
        <w:t>algorithm</w:t>
      </w:r>
      <w:ins w:id="405" w:author="Won Do Lee" w:date="2023-07-14T08:19:00Z">
        <w:r w:rsidR="009C175D">
          <w:t xml:space="preserve"> suggested by Berndt &amp; Clifford </w:t>
        </w:r>
      </w:ins>
      <w:del w:id="406" w:author="Won Do Lee" w:date="2023-07-14T08:19:00Z">
        <w:r w:rsidR="0059560F" w:rsidRPr="00005E6E" w:rsidDel="009C175D">
          <w:delText xml:space="preserve"> </w:delText>
        </w:r>
      </w:del>
      <w:r w:rsidR="0059560F" w:rsidRPr="00005E6E">
        <w:fldChar w:fldCharType="begin" w:fldLock="1"/>
      </w:r>
      <w:r w:rsidR="009C175D">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suppress-author":1,"uris":["http://www.mendeley.com/documents/?uuid=124e89e3-4482-439c-a715-a662659f900f"]}],"mendeley":{"formattedCitation":"(1994)","plainTextFormattedCitation":"(1994)","previouslyFormattedCitation":"(1994)"},"properties":{"noteIndex":0},"schema":"https://github.com/citation-style-language/schema/raw/master/csl-citation.json"}</w:instrText>
      </w:r>
      <w:r w:rsidR="0059560F" w:rsidRPr="00005E6E">
        <w:fldChar w:fldCharType="separate"/>
      </w:r>
      <w:r w:rsidR="009C175D" w:rsidRPr="009C175D">
        <w:rPr>
          <w:noProof/>
        </w:rPr>
        <w:t>(1994)</w:t>
      </w:r>
      <w:r w:rsidR="0059560F" w:rsidRPr="00005E6E">
        <w:fldChar w:fldCharType="end"/>
      </w:r>
      <w:r w:rsidR="00946307" w:rsidRPr="00005E6E">
        <w:t>.</w:t>
      </w:r>
      <w:r w:rsidR="0059560F" w:rsidRPr="00005E6E">
        <w:t xml:space="preserve"> </w:t>
      </w:r>
      <w:r w:rsidR="002C1561">
        <w:t xml:space="preserve">This algorithm is </w:t>
      </w:r>
      <w:r w:rsidR="004D180E" w:rsidRPr="00005E6E">
        <w:t>widely</w:t>
      </w:r>
      <w:r w:rsidR="0059560F" w:rsidRPr="00005E6E">
        <w:t xml:space="preserve"> </w:t>
      </w:r>
      <w:r w:rsidR="00B77DAA" w:rsidRPr="00005E6E">
        <w:t xml:space="preserve">used </w:t>
      </w:r>
      <w:r w:rsidR="00FD3470" w:rsidRPr="00005E6E">
        <w:t>for</w:t>
      </w:r>
      <w:r w:rsidR="0059560F" w:rsidRPr="00005E6E">
        <w:t xml:space="preserve"> </w:t>
      </w:r>
      <w:r w:rsidR="007925CB" w:rsidRPr="00005E6E">
        <w:t xml:space="preserve">clustering </w:t>
      </w:r>
      <w:r w:rsidR="005C3C05" w:rsidRPr="00005E6E">
        <w:t>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rPr>
          <w:noProof/>
        </w:rPr>
        <w:t>(Aghabozorgi et al., 2015)</w:t>
      </w:r>
      <w:r w:rsidR="0059560F" w:rsidRPr="00005E6E">
        <w:fldChar w:fldCharType="end"/>
      </w:r>
      <w:r w:rsidR="00B74666" w:rsidRPr="00005E6E">
        <w:t xml:space="preserve">. </w:t>
      </w:r>
      <w:r w:rsidR="002C1561">
        <w:t>b</w:t>
      </w:r>
      <w:r w:rsidR="002C1561" w:rsidRPr="00005E6E">
        <w:t xml:space="preserve">ecause </w:t>
      </w:r>
      <w:r w:rsidR="006C6F10" w:rsidRPr="00005E6E">
        <w:t xml:space="preserve">of </w:t>
      </w:r>
      <w:r w:rsidR="002C1561">
        <w:t>its</w:t>
      </w:r>
      <w:r w:rsidR="00B77DAA" w:rsidRPr="00005E6E">
        <w:t xml:space="preserve"> robustness</w:t>
      </w:r>
      <w:r w:rsidR="00953CDB" w:rsidRPr="00005E6E">
        <w:t xml:space="preserve"> </w:t>
      </w:r>
      <w:r w:rsidR="002C1561" w:rsidRPr="00005E6E">
        <w:t xml:space="preserve">compared to other conventional measures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rPr>
          <w:noProof/>
        </w:rPr>
        <w:t>(Chen et al., 2017; Petitjean et al., 2011)</w:t>
      </w:r>
      <w:r w:rsidR="00953CDB" w:rsidRPr="00005E6E">
        <w:fldChar w:fldCharType="end"/>
      </w:r>
      <w:r w:rsidRPr="00005E6E">
        <w:t xml:space="preserve">. </w:t>
      </w:r>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2C1561">
        <w:t xml:space="preserve">the </w:t>
      </w:r>
      <w:r w:rsidR="003C119A" w:rsidRPr="00005E6E">
        <w:t>D</w:t>
      </w:r>
      <w:r w:rsidR="00A50641" w:rsidRPr="00005E6E">
        <w:t xml:space="preserve">TW </w:t>
      </w:r>
      <w:r w:rsidR="005F5861" w:rsidRPr="00005E6E">
        <w:t xml:space="preserve">distance </w:t>
      </w:r>
      <w:r w:rsidR="00A50641" w:rsidRPr="00005E6E">
        <w:t xml:space="preserve">can be </w:t>
      </w:r>
      <w:r w:rsidR="007925CB"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872147"/>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1"/>
        <w:gridCol w:w="1134"/>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872147">
            <w:pPr>
              <w:spacing w:before="240"/>
              <w:jc w:val="center"/>
            </w:pPr>
            <w:r w:rsidRPr="00005E6E">
              <w:t>(2).</w:t>
            </w:r>
          </w:p>
        </w:tc>
      </w:tr>
    </w:tbl>
    <w:p w14:paraId="0F280091" w14:textId="77777777" w:rsidR="00B912C3" w:rsidRPr="00005E6E" w:rsidRDefault="00B912C3" w:rsidP="00872147"/>
    <w:p w14:paraId="2EF44798" w14:textId="1531B9BB" w:rsidR="00772C9E" w:rsidRPr="00005E6E" w:rsidRDefault="005F5861" w:rsidP="00872147">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8D77EB">
        <w:t>The</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w:t>
      </w:r>
      <w:proofErr w:type="spellStart"/>
      <w:r w:rsidR="00441B9F" w:rsidRPr="00005E6E">
        <w:t>s</w:t>
      </w:r>
      <w:proofErr w:type="spellEnd"/>
      <w:r w:rsidR="00441B9F" w:rsidRPr="00005E6E">
        <w:t xml:space="preserve">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07B4575B" w:rsidR="00A81082" w:rsidRPr="00005E6E" w:rsidRDefault="00F7070D" w:rsidP="00872147">
      <w:bookmarkStart w:id="407" w:name="_Hlk140213961"/>
      <w:r w:rsidRPr="00005E6E">
        <w:t xml:space="preserve">Hierarchical clustering </w:t>
      </w:r>
      <w:r w:rsidR="007925CB" w:rsidRPr="00005E6E">
        <w:t>methods</w:t>
      </w:r>
      <w:r w:rsidR="004D484C" w:rsidRPr="00005E6E">
        <w:t xml:space="preserve"> </w:t>
      </w:r>
      <w:r w:rsidR="001C0869">
        <w:t>have been</w:t>
      </w:r>
      <w:r w:rsidR="00BD1BAC" w:rsidRPr="00005E6E">
        <w:t xml:space="preserve"> </w:t>
      </w:r>
      <w:r w:rsidR="009A03FF" w:rsidRPr="00005E6E">
        <w:t xml:space="preserve">deployed to test </w:t>
      </w:r>
      <w:r w:rsidR="00A162FB">
        <w:t xml:space="preserve">the performance of </w:t>
      </w:r>
      <w:r w:rsidR="002A796B" w:rsidRPr="00005E6E">
        <w:t xml:space="preserve">different </w:t>
      </w:r>
      <w:r w:rsidR="009F6329" w:rsidRPr="00005E6E">
        <w:t>agglomerative hierarchical clustering algorithms</w:t>
      </w:r>
      <w:commentRangeStart w:id="408"/>
      <w:r w:rsidR="00A162FB" w:rsidRPr="00005E6E">
        <w:rPr>
          <w:rStyle w:val="a5"/>
        </w:rPr>
        <w:footnoteReference w:id="7"/>
      </w:r>
      <w:commentRangeEnd w:id="408"/>
      <w:r w:rsidR="00A162FB">
        <w:rPr>
          <w:rStyle w:val="ac"/>
        </w:rPr>
        <w:commentReference w:id="408"/>
      </w:r>
      <w:r w:rsidR="00EA32DA" w:rsidRPr="00005E6E">
        <w:t xml:space="preserve"> </w:t>
      </w:r>
      <w:bookmarkEnd w:id="407"/>
      <w:r w:rsidR="001C0869">
        <w:t>on the</w:t>
      </w:r>
      <w:r w:rsidR="005B2F44" w:rsidRPr="00005E6E">
        <w:t xml:space="preserve"> </w:t>
      </w:r>
      <w:r w:rsidR="001C0869">
        <w:t xml:space="preserve">constructed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rPr>
          <w:noProof/>
        </w:rPr>
        <w:t>(Dau et al., 2016; Sardá-Espinosa, 2019)</w:t>
      </w:r>
      <w:r w:rsidR="009A03FF" w:rsidRPr="00005E6E">
        <w:fldChar w:fldCharType="end"/>
      </w:r>
      <w:r w:rsidR="003E75A8" w:rsidRPr="00005E6E">
        <w:t xml:space="preserve">. </w:t>
      </w:r>
      <w:r w:rsidR="001C0869">
        <w:t xml:space="preserve">We have used the </w:t>
      </w:r>
      <w:proofErr w:type="spellStart"/>
      <w:r w:rsidR="001C0869" w:rsidRPr="00005E6E">
        <w:rPr>
          <w:i/>
          <w:iCs/>
        </w:rPr>
        <w:t>dtwclust</w:t>
      </w:r>
      <w:proofErr w:type="spellEnd"/>
      <w:r w:rsidR="001C0869" w:rsidRPr="00005E6E">
        <w:t xml:space="preserve"> package for R</w:t>
      </w:r>
      <w:r w:rsidR="001C0869">
        <w:t xml:space="preserve"> to identify the optimal number of clusters within the [2,20] range with the help of the</w:t>
      </w:r>
      <w:r w:rsidR="00B371A0" w:rsidRPr="00005E6E">
        <w:t xml:space="preserve"> Silhouette index (</w:t>
      </w:r>
      <w:r w:rsidR="00B371A0" w:rsidRPr="00005E6E">
        <w:rPr>
          <w:i/>
          <w:iCs/>
        </w:rPr>
        <w:t>S</w:t>
      </w:r>
      <w:r w:rsidR="00A54AA0" w:rsidRPr="00005E6E">
        <w:rPr>
          <w:i/>
          <w:iCs/>
        </w:rPr>
        <w:t>il</w:t>
      </w:r>
      <w:r w:rsidR="00B371A0" w:rsidRPr="00005E6E">
        <w:t>)</w:t>
      </w:r>
      <w:r w:rsidR="001C0869">
        <w:t xml:space="preserve">. This has been identified as the best-performing </w:t>
      </w:r>
      <w:r w:rsidR="001C0869" w:rsidRPr="00005E6E">
        <w:t>cluster validity ind</w:t>
      </w:r>
      <w:r w:rsidR="001C0869">
        <w:t>ex</w:t>
      </w:r>
      <w:r w:rsidR="009C175D">
        <w:t xml:space="preserve">. </w:t>
      </w:r>
      <w:proofErr w:type="spellStart"/>
      <w:r w:rsidR="00A81082" w:rsidRPr="00005E6E">
        <w:t>Arbelaitz</w:t>
      </w:r>
      <w:proofErr w:type="spellEnd"/>
      <w:r w:rsidR="001C0869">
        <w:t>,</w:t>
      </w:r>
      <w:r w:rsidR="00A81082" w:rsidRPr="00005E6E">
        <w:t xml:space="preserve"> </w:t>
      </w:r>
      <w:r w:rsidR="00A81082" w:rsidRPr="00005E6E">
        <w:fldChar w:fldCharType="begin" w:fldLock="1"/>
      </w:r>
      <w:r w:rsidR="009C175D">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9C175D" w:rsidRPr="009C175D">
        <w:rPr>
          <w:noProof/>
        </w:rPr>
        <w:t>(2013)</w:t>
      </w:r>
      <w:r w:rsidR="00A81082" w:rsidRPr="00005E6E">
        <w:fldChar w:fldCharType="end"/>
      </w:r>
      <w:r w:rsidR="00B371A0" w:rsidRPr="00005E6E">
        <w:t xml:space="preserve"> </w:t>
      </w:r>
      <w:r w:rsidR="001C0869">
        <w:t>and de</w:t>
      </w:r>
      <w:r w:rsidR="0047355F">
        <w:t>picts</w:t>
      </w:r>
      <w:r w:rsidR="009C781C" w:rsidRPr="00005E6E">
        <w:t xml:space="preserve"> </w:t>
      </w:r>
      <w:r w:rsidR="006C0A9B" w:rsidRPr="00005E6E">
        <w:t xml:space="preserve">how close each </w:t>
      </w:r>
      <w:r w:rsidR="0047355F">
        <w:t xml:space="preserve">observation is to others </w:t>
      </w:r>
      <w:r w:rsidR="006C0A9B" w:rsidRPr="00005E6E">
        <w:t xml:space="preserve">in </w:t>
      </w:r>
      <w:r w:rsidR="0047355F">
        <w:t xml:space="preserve">the same </w:t>
      </w:r>
      <w:r w:rsidR="006C0A9B" w:rsidRPr="00005E6E">
        <w:t xml:space="preserve">cluster </w:t>
      </w:r>
      <w:r w:rsidR="00D22631" w:rsidRPr="00005E6E">
        <w:t>(i.e. intra-cluster</w:t>
      </w:r>
      <w:r w:rsidR="0047355F">
        <w:t xml:space="preserve"> distances</w:t>
      </w:r>
      <w:r w:rsidR="00D22631" w:rsidRPr="00005E6E">
        <w:t xml:space="preserve">) </w:t>
      </w:r>
      <w:r w:rsidR="00C404CC" w:rsidRPr="00005E6E">
        <w:t>by contrast t</w:t>
      </w:r>
      <w:r w:rsidR="006C0A9B" w:rsidRPr="00005E6E">
        <w:t xml:space="preserve">o </w:t>
      </w:r>
      <w:r w:rsidR="0047355F">
        <w:t xml:space="preserve">observations in </w:t>
      </w:r>
      <w:r w:rsidR="006C0A9B" w:rsidRPr="00005E6E">
        <w:t>the nearest cluster</w:t>
      </w:r>
      <w:r w:rsidR="00D22631" w:rsidRPr="00005E6E">
        <w:t xml:space="preserve"> (i.e. inter-cluster</w:t>
      </w:r>
      <w:r w:rsidR="0047355F">
        <w:t xml:space="preserve"> distances</w:t>
      </w:r>
      <w:r w:rsidR="00D22631" w:rsidRPr="00005E6E">
        <w:t>)</w:t>
      </w:r>
      <w:r w:rsidR="0047355F">
        <w:t xml:space="preserve">. </w:t>
      </w:r>
      <w:r w:rsidR="0047355F" w:rsidRPr="0047355F">
        <w:rPr>
          <w:i/>
          <w:iCs/>
        </w:rPr>
        <w:t>Sil</w:t>
      </w:r>
      <w:r w:rsidR="0047355F">
        <w:t xml:space="preserve"> values </w:t>
      </w:r>
      <w:r w:rsidR="00C025AD" w:rsidRPr="00005E6E">
        <w:t>range from -1 to +1</w:t>
      </w:r>
      <w:r w:rsidR="0047355F">
        <w:t xml:space="preserve">, with higher values </w:t>
      </w:r>
      <w:r w:rsidR="00C025AD" w:rsidRPr="00005E6E">
        <w:t>denot</w:t>
      </w:r>
      <w:r w:rsidR="0047355F">
        <w:t>ing better</w:t>
      </w:r>
      <w:r w:rsidR="00C025AD" w:rsidRPr="00005E6E">
        <w:t xml:space="preserve"> overall clustering quality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rPr>
          <w:noProof/>
        </w:rPr>
        <w:t>(Rousseeuw, 1987)</w:t>
      </w:r>
      <w:r w:rsidR="00C025AD" w:rsidRPr="00005E6E">
        <w:fldChar w:fldCharType="end"/>
      </w:r>
      <w:r w:rsidR="00845459" w:rsidRPr="00005E6E">
        <w:t>.</w:t>
      </w:r>
      <w:r w:rsidR="00FD17AB" w:rsidRPr="00005E6E">
        <w:t xml:space="preserve"> </w:t>
      </w:r>
      <w:r w:rsidR="00561636">
        <w:t>If</w:t>
      </w:r>
      <w:r w:rsidR="00845459" w:rsidRPr="00005E6E">
        <w:t xml:space="preserve"> </w:t>
      </w:r>
      <w:r w:rsidR="008D77EB">
        <w:t>LTLA area</w:t>
      </w:r>
      <w:r w:rsidR="0050767D" w:rsidRPr="00005E6E">
        <w:t xml:space="preserve"> </w:t>
      </w:r>
      <m:oMath>
        <m:r>
          <w:rPr>
            <w:rFonts w:ascii="Cambria Math" w:eastAsia="맑은 고딕" w:hAnsi="Cambria Math"/>
          </w:rPr>
          <m:t>l</m:t>
        </m:r>
      </m:oMath>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w:t>
      </w:r>
      <w:r w:rsidR="008D77EB">
        <w:t>:</w:t>
      </w:r>
      <w:r w:rsidR="007E4B13" w:rsidRPr="00005E6E">
        <w:t xml:space="preserve"> </w:t>
      </w:r>
    </w:p>
    <w:p w14:paraId="7DBF84CF" w14:textId="77777777" w:rsidR="00B912C3" w:rsidRPr="00005E6E" w:rsidRDefault="00B912C3" w:rsidP="00872147"/>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1"/>
        <w:gridCol w:w="1134"/>
      </w:tblGrid>
      <w:tr w:rsidR="00780AC2" w:rsidRPr="00005E6E" w14:paraId="52B908AB" w14:textId="77777777" w:rsidTr="00C85FE9">
        <w:trPr>
          <w:jc w:val="center"/>
        </w:trPr>
        <w:tc>
          <w:tcPr>
            <w:tcW w:w="4353" w:type="pct"/>
            <w:vAlign w:val="center"/>
          </w:tcPr>
          <w:p w14:paraId="7502A52E" w14:textId="1BCB3EB2" w:rsidR="00780AC2" w:rsidRPr="00005E6E" w:rsidRDefault="006C1E91"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6E2838AC" w:rsidR="00780AC2" w:rsidRPr="00005E6E" w:rsidRDefault="00780AC2" w:rsidP="00872147">
            <w:pPr>
              <w:jc w:val="center"/>
            </w:pPr>
            <w:r w:rsidRPr="00005E6E">
              <w:t>(3)</w:t>
            </w:r>
            <w:r w:rsidR="008D77EB">
              <w:t>,</w:t>
            </w:r>
          </w:p>
        </w:tc>
      </w:tr>
    </w:tbl>
    <w:p w14:paraId="2F6C98C4" w14:textId="77777777" w:rsidR="00B912C3" w:rsidRPr="00005E6E" w:rsidRDefault="00B912C3" w:rsidP="00872147">
      <w:pPr>
        <w:rPr>
          <w:rFonts w:eastAsia="맑은 고딕"/>
        </w:rPr>
      </w:pPr>
    </w:p>
    <w:p w14:paraId="4C3BE145" w14:textId="7E526BEF" w:rsidR="00B3020A" w:rsidRPr="00005E6E" w:rsidRDefault="0047355F" w:rsidP="00872147">
      <w:pPr>
        <w:spacing w:after="240"/>
      </w:pPr>
      <w:r>
        <w:rPr>
          <w:rFonts w:eastAsia="맑은 고딕"/>
        </w:rPr>
        <w:t>w</w:t>
      </w:r>
      <w:r w:rsidR="007840E5" w:rsidRPr="00005E6E">
        <w:rPr>
          <w:rFonts w:eastAsia="맑은 고딕"/>
        </w:rPr>
        <w:t>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007840E5"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r w:rsidR="00A54AA0" w:rsidRPr="00005E6E">
        <w:t xml:space="preserve">cluster </w:t>
      </w:r>
      <m:oMath>
        <m:r>
          <w:rPr>
            <w:rFonts w:ascii="Cambria Math" w:hAnsi="Cambria Math"/>
          </w:rPr>
          <m:t>K</m:t>
        </m:r>
      </m:oMath>
      <w:r w:rsidR="007840E5" w:rsidRPr="00005E6E">
        <w:rPr>
          <w:rFonts w:eastAsia="맑은 고딕"/>
        </w:rPr>
        <w:t xml:space="preserve"> </w:t>
      </w:r>
      <w:r w:rsidR="008D77EB">
        <w:rPr>
          <w:rFonts w:eastAsia="맑은 고딕"/>
        </w:rPr>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w:t>
      </w:r>
      <w:r w:rsidR="00561636">
        <w:rPr>
          <w:rFonts w:eastAsia="맑은 고딕"/>
        </w:rPr>
        <w:t>A value for</w:t>
      </w:r>
      <w:r w:rsidR="00A54AA0" w:rsidRPr="00005E6E">
        <w:rPr>
          <w:rFonts w:eastAsia="맑은 고딕"/>
        </w:rPr>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w:t>
      </w:r>
      <w:r w:rsidR="00561636">
        <w:rPr>
          <w:rFonts w:eastAsia="맑은 고딕"/>
        </w:rPr>
        <w:t xml:space="preserve">hat is </w:t>
      </w:r>
      <w:r w:rsidR="00A54AA0" w:rsidRPr="00005E6E">
        <w:rPr>
          <w:rFonts w:eastAsia="맑은 고딕"/>
        </w:rPr>
        <w:t>close to 1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561636">
        <w:rPr>
          <w:rFonts w:eastAsia="맑은 고딕"/>
        </w:rPr>
        <w:t>.</w:t>
      </w:r>
      <m:oMath>
        <m:r>
          <w:rPr>
            <w:rFonts w:ascii="Cambria Math" w:eastAsia="맑은 고딕" w:hAnsi="Cambria Math"/>
          </w:rPr>
          <m:t xml:space="preserve">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A54AA0" w:rsidRPr="00005E6E">
        <w:rPr>
          <w:rFonts w:eastAsia="맑은 고딕"/>
        </w:rPr>
        <w:t xml:space="preserve">means </w:t>
      </w:r>
      <w:r w:rsidR="00561636">
        <w:rPr>
          <w:rFonts w:eastAsia="맑은 고딕"/>
        </w:rPr>
        <w:t xml:space="preserve">that the </w:t>
      </w:r>
      <w:r w:rsidR="00452A44" w:rsidRPr="00005E6E">
        <w:rPr>
          <w:rFonts w:eastAsia="맑은 고딕"/>
        </w:rPr>
        <w:t>cluster analysis perform</w:t>
      </w:r>
      <w:r w:rsidR="00561636">
        <w:rPr>
          <w:rFonts w:eastAsia="맑은 고딕"/>
        </w:rPr>
        <w:t>s</w:t>
      </w:r>
      <w:r w:rsidR="00452A44" w:rsidRPr="00005E6E">
        <w:rPr>
          <w:rFonts w:eastAsia="맑은 고딕"/>
        </w:rPr>
        <w:t xml:space="preserve"> well</w:t>
      </w:r>
      <w:r w:rsidR="00A54AA0" w:rsidRPr="00005E6E">
        <w:rPr>
          <w:rFonts w:eastAsia="맑은 고딕"/>
        </w:rPr>
        <w:t>.</w:t>
      </w:r>
    </w:p>
    <w:p w14:paraId="18D4855C" w14:textId="24B00729" w:rsidR="00F25F23" w:rsidRPr="00005E6E" w:rsidRDefault="00E70FCA" w:rsidP="00872147">
      <w:pPr>
        <w:pStyle w:val="3"/>
        <w:spacing w:after="240"/>
      </w:pPr>
      <w:r w:rsidRPr="00005E6E">
        <w:lastRenderedPageBreak/>
        <w:t>Classification model</w:t>
      </w:r>
    </w:p>
    <w:p w14:paraId="10FCF0DB" w14:textId="76911631" w:rsidR="00A30556" w:rsidRPr="00005E6E" w:rsidRDefault="00A30556" w:rsidP="00872147">
      <w:r w:rsidRPr="00005E6E">
        <w:t>A penalised regression model is similar to linear regression</w:t>
      </w:r>
      <w:r w:rsidR="00C025AD" w:rsidRPr="00005E6E">
        <w:t xml:space="preserve"> but has </w:t>
      </w:r>
      <w:r w:rsidRPr="00005E6E">
        <w:t>an additional penalty term to constrain (or regularise) the estimated coefficients. It can reduce the variance and decrease sample error to help generalise</w:t>
      </w:r>
      <w:r w:rsidR="00561636">
        <w:t>d</w:t>
      </w:r>
      <w:r w:rsidRPr="00005E6E">
        <w:t xml:space="preserv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rPr>
          <w:noProof/>
        </w:rPr>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regression is a penalised regression model</w:t>
      </w:r>
      <w:r w:rsidR="00561636">
        <w:t>, originally</w:t>
      </w:r>
      <w:r w:rsidR="00381BB2" w:rsidRPr="00005E6E">
        <w:t xml:space="preserve">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rPr>
          <w:noProof/>
        </w:rPr>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rPr>
          <w:noProof/>
        </w:rPr>
        <w:t>(Usai et al., 2009)</w:t>
      </w:r>
      <w:r w:rsidR="00381BB2" w:rsidRPr="00005E6E">
        <w:fldChar w:fldCharType="end"/>
      </w:r>
      <w:r w:rsidR="00381BB2" w:rsidRPr="00005E6E">
        <w:t>.</w:t>
      </w:r>
      <w:r w:rsidR="007A3FD8" w:rsidRPr="00005E6E">
        <w:t xml:space="preserve"> </w:t>
      </w:r>
      <w:r w:rsidR="008B2C09" w:rsidRPr="00005E6E">
        <w:t>In mathematical form, t</w:t>
      </w:r>
      <w:r w:rsidR="00DA6750" w:rsidRPr="00005E6E">
        <w:t>he penalised likelihood function is given by</w:t>
      </w:r>
      <w:r w:rsidR="00561636">
        <w:t>:</w:t>
      </w:r>
    </w:p>
    <w:p w14:paraId="0B8BE764" w14:textId="77777777" w:rsidR="00B912C3" w:rsidRPr="00005E6E" w:rsidRDefault="00B912C3" w:rsidP="00872147">
      <w:pPr>
        <w:spacing w:after="240"/>
      </w:pPr>
    </w:p>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1"/>
        <w:gridCol w:w="1134"/>
      </w:tblGrid>
      <w:tr w:rsidR="00A30556" w:rsidRPr="00005E6E" w14:paraId="62E86A9D" w14:textId="77777777" w:rsidTr="00C85FE9">
        <w:trPr>
          <w:jc w:val="center"/>
        </w:trPr>
        <w:tc>
          <w:tcPr>
            <w:tcW w:w="4353" w:type="pct"/>
            <w:vAlign w:val="center"/>
          </w:tcPr>
          <w:p w14:paraId="287F0D22" w14:textId="5BDCD417" w:rsidR="00A30556" w:rsidRPr="00005E6E" w:rsidRDefault="006C1E91"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872147">
            <w:pPr>
              <w:spacing w:after="240"/>
              <w:jc w:val="center"/>
            </w:pPr>
            <w:r w:rsidRPr="00005E6E">
              <w:t>(4)</w:t>
            </w:r>
            <w:r w:rsidR="00571E27" w:rsidRPr="00005E6E">
              <w:t>.</w:t>
            </w:r>
          </w:p>
        </w:tc>
      </w:tr>
    </w:tbl>
    <w:p w14:paraId="029510A2" w14:textId="77777777" w:rsidR="00B912C3" w:rsidRPr="00005E6E" w:rsidRDefault="00B912C3" w:rsidP="00872147"/>
    <w:p w14:paraId="2E96D488" w14:textId="602BD066" w:rsidR="00370B7B" w:rsidRPr="00005E6E" w:rsidRDefault="00FC0B05" w:rsidP="00872147">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w:t>
      </w:r>
      <w:r w:rsidR="00561636">
        <w:t>strong</w:t>
      </w:r>
      <w:r w:rsidR="00381BB2" w:rsidRPr="00005E6E">
        <w:t xml:space="preserve"> penalis</w:t>
      </w:r>
      <w:r w:rsidR="00561636">
        <w:t>ation of</w:t>
      </w:r>
      <w:r w:rsidR="008B7EBD" w:rsidRPr="00005E6E">
        <w:t xml:space="preserve"> </w:t>
      </w:r>
      <w:r w:rsidR="007A3FD8" w:rsidRPr="00005E6E">
        <w:t xml:space="preserve">the </w:t>
      </w:r>
      <w:r w:rsidR="007A66DF" w:rsidRPr="00005E6E">
        <w:t xml:space="preserve">sum of the </w:t>
      </w:r>
      <w:r w:rsidR="00381BB2" w:rsidRPr="00005E6E">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w:t>
      </w:r>
      <w:r w:rsidR="00561636">
        <w:t>setting what is known as</w:t>
      </w:r>
      <w:r w:rsidR="00C93EEB" w:rsidRPr="00005E6E">
        <w:t xml:space="preserv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561636">
        <w:t xml:space="preserve">Using this norm </w:t>
      </w:r>
      <w:r w:rsidR="007A3FD8" w:rsidRPr="00005E6E">
        <w:t>result</w:t>
      </w:r>
      <w:r w:rsidR="00561636">
        <w:t>s</w:t>
      </w:r>
      <w:r w:rsidR="007A3FD8" w:rsidRPr="00005E6E">
        <w:t xml:space="preserve"> in sparse models with </w:t>
      </w:r>
      <w:r w:rsidR="00A30556" w:rsidRPr="00005E6E">
        <w:t>the coefficient</w:t>
      </w:r>
      <w:r w:rsidR="00561636">
        <w:t>s</w:t>
      </w:r>
      <w:r w:rsidR="00A30556" w:rsidRPr="00005E6E">
        <w:t xml:space="preserve"> of unimportant </w:t>
      </w:r>
      <w:r w:rsidR="00561636">
        <w:t xml:space="preserve">variables tending </w:t>
      </w:r>
      <w:r w:rsidR="00A30556" w:rsidRPr="00005E6E">
        <w:t>towards zero</w:t>
      </w:r>
      <w:r w:rsidR="00EF5B07" w:rsidRPr="00005E6E">
        <w:t xml:space="preserve">, </w:t>
      </w:r>
      <w:r w:rsidR="00843E52" w:rsidRPr="00005E6E">
        <w:t xml:space="preserve">and </w:t>
      </w:r>
      <w:r w:rsidR="00561636">
        <w:t xml:space="preserve">increasing the likelihood of those variable to be </w:t>
      </w:r>
      <w:r w:rsidR="007A3FD8" w:rsidRPr="00005E6E">
        <w:t xml:space="preserve">eliminated </w:t>
      </w:r>
      <w:r w:rsidR="00561636">
        <w:t>from</w:t>
      </w:r>
      <w:r w:rsidR="00EF5B07" w:rsidRPr="00005E6E">
        <w:t xml:space="preserve">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rPr>
          <w:noProof/>
        </w:rPr>
        <w:t>(Friedman et al., 2010)</w:t>
      </w:r>
      <w:r w:rsidR="00381BB2" w:rsidRPr="00005E6E">
        <w:fldChar w:fldCharType="end"/>
      </w:r>
      <w:r w:rsidR="00A30556" w:rsidRPr="00005E6E">
        <w:t>.</w:t>
      </w:r>
    </w:p>
    <w:p w14:paraId="7F10E74D" w14:textId="7643894F" w:rsidR="00825DC4" w:rsidRPr="00005E6E" w:rsidRDefault="00C93EEB" w:rsidP="00872147">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rPr>
          <w:noProof/>
        </w:rPr>
        <w:t>(Krishnapuram et al., 2005)</w:t>
      </w:r>
      <w:r w:rsidR="00A36C97" w:rsidRPr="00005E6E">
        <w:fldChar w:fldCharType="end"/>
      </w:r>
      <w:r w:rsidR="00A36C97" w:rsidRPr="00005E6E">
        <w:t>.</w:t>
      </w:r>
      <w:r w:rsidR="001934BB" w:rsidRPr="00005E6E">
        <w:t xml:space="preserve"> </w:t>
      </w:r>
      <w:r w:rsidR="00561636">
        <w:t xml:space="preserve">If </w:t>
      </w:r>
      <m:oMath>
        <m:r>
          <w:rPr>
            <w:rFonts w:ascii="Cambria Math" w:hAnsi="Cambria Math"/>
          </w:rPr>
          <m:t>Y</m:t>
        </m:r>
      </m:oMath>
      <w:r w:rsidR="00A36C97" w:rsidRPr="00005E6E">
        <w:t xml:space="preserve"> has </w:t>
      </w:r>
      <w:r w:rsidR="00561636">
        <w:t xml:space="preserve">the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t>
      </w:r>
      <w:r w:rsidR="00561636">
        <w:t xml:space="preserve">as categories and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61636">
        <w:t xml:space="preserve"> is specified</w:t>
      </w:r>
      <w:r w:rsidR="005A3F2A" w:rsidRPr="00005E6E">
        <w:t xml:space="preserve">, </w:t>
      </w:r>
      <w:r w:rsidR="00BD3C6A" w:rsidRPr="00005E6E">
        <w:t>the</w:t>
      </w:r>
      <w:r w:rsidR="00561636">
        <w:t>n the</w:t>
      </w:r>
      <w:r w:rsidR="00BD3C6A" w:rsidRPr="00005E6E">
        <w:t xml:space="preserve"> linear logistic regression model can be generalised to a multi-logit model </w:t>
      </w:r>
      <w:bookmarkStart w:id="409" w:name="_Hlk140213970"/>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rPr>
          <w:noProof/>
        </w:rPr>
        <w:t>(Friedman et al., 2010)</w:t>
      </w:r>
      <w:r w:rsidR="0048201C" w:rsidRPr="00005E6E">
        <w:fldChar w:fldCharType="end"/>
      </w:r>
      <w:r w:rsidR="00E17796" w:rsidRPr="00005E6E">
        <w:t xml:space="preserve">. </w:t>
      </w:r>
      <w:bookmarkStart w:id="410" w:name="_Hlk140213995"/>
      <w:commentRangeStart w:id="411"/>
      <w:r w:rsidR="00E17796" w:rsidRPr="00005E6E">
        <w:t>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commentRangeEnd w:id="411"/>
      <w:r w:rsidR="00561636">
        <w:rPr>
          <w:rStyle w:val="ac"/>
        </w:rPr>
        <w:commentReference w:id="411"/>
      </w:r>
    </w:p>
    <w:bookmarkEnd w:id="409"/>
    <w:bookmarkEnd w:id="410"/>
    <w:p w14:paraId="0069B41C" w14:textId="77777777" w:rsidR="00B912C3" w:rsidRPr="00005E6E" w:rsidRDefault="00B912C3" w:rsidP="00872147"/>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1"/>
        <w:gridCol w:w="1134"/>
      </w:tblGrid>
      <w:tr w:rsidR="0009030E" w:rsidRPr="00005E6E" w14:paraId="5538C227" w14:textId="77777777" w:rsidTr="00C85FE9">
        <w:trPr>
          <w:jc w:val="center"/>
        </w:trPr>
        <w:tc>
          <w:tcPr>
            <w:tcW w:w="4353" w:type="pct"/>
            <w:vAlign w:val="center"/>
          </w:tcPr>
          <w:p w14:paraId="2F4BB13F" w14:textId="761D2437" w:rsidR="00E51A6C" w:rsidRPr="00005E6E" w:rsidRDefault="006C1E91"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872147">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6C1E91" w:rsidP="00872147">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872147">
            <w:pPr>
              <w:jc w:val="center"/>
            </w:pPr>
            <w:r w:rsidRPr="00005E6E">
              <w:t>(6)</w:t>
            </w:r>
            <w:r w:rsidR="00571E27" w:rsidRPr="00005E6E">
              <w:t>.</w:t>
            </w:r>
          </w:p>
        </w:tc>
      </w:tr>
    </w:tbl>
    <w:p w14:paraId="19CC4686" w14:textId="77777777" w:rsidR="00B912C3" w:rsidRPr="00005E6E" w:rsidRDefault="00B912C3" w:rsidP="00872147"/>
    <w:p w14:paraId="55F4EFAE" w14:textId="5D905463" w:rsidR="00834C31" w:rsidRPr="00005E6E" w:rsidRDefault="001B1390" w:rsidP="00872147">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vector of coefficients</w:t>
      </w:r>
      <w:r w:rsidR="00860D28" w:rsidRPr="00860D28">
        <w:t xml:space="preserve"> </w:t>
      </w:r>
      <w:r w:rsidR="00860D28" w:rsidRPr="00005E6E">
        <w:t xml:space="preserve">corresponding to cluster </w:t>
      </w:r>
      <m:oMath>
        <m:r>
          <w:rPr>
            <w:rFonts w:ascii="Cambria Math" w:hAnsi="Cambria Math"/>
          </w:rPr>
          <m:t>k</m:t>
        </m:r>
      </m:oMath>
      <w:r w:rsidR="00A36C97"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w:t>
      </w:r>
      <m:oMath>
        <m:r>
          <w:rPr>
            <w:rFonts w:ascii="Cambria Math" w:hAnsi="Cambria Math"/>
          </w:rPr>
          <m:t>x</m:t>
        </m:r>
      </m:oMath>
      <w:r w:rsidR="00A36C97" w:rsidRPr="00005E6E">
        <w:t xml:space="preserve"> </w:t>
      </w:r>
      <w:r w:rsidR="00860D28">
        <w:t>denotes</w:t>
      </w:r>
      <w:r w:rsidR="00736F3B" w:rsidRPr="00005E6E">
        <w:t xml:space="preserve"> </w:t>
      </w:r>
      <w:r w:rsidR="001D702C" w:rsidRPr="00005E6E">
        <w:t>the</w:t>
      </w:r>
      <w:r w:rsidR="007C3CCC" w:rsidRPr="00005E6E">
        <w:t xml:space="preserve"> </w:t>
      </w:r>
      <w:r w:rsidR="00284AD6" w:rsidRPr="00005E6E">
        <w:t>predictor</w:t>
      </w:r>
      <w:r w:rsidR="00860D28">
        <w:t xml:space="preserve"> variable</w:t>
      </w:r>
      <w:r w:rsidR="00284AD6" w:rsidRPr="00005E6E">
        <w:t>s</w:t>
      </w:r>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60D28">
        <w:t>indicates</w:t>
      </w:r>
      <w:r w:rsidR="008153FF" w:rsidRPr="00005E6E">
        <w:t xml:space="preserve">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rPr>
          <w:noProof/>
        </w:rPr>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860D28">
        <w:t>If</w:t>
      </w:r>
      <w:r w:rsidR="001F5A7E" w:rsidRPr="00005E6E">
        <w:t xml:space="preserve"> </w:t>
      </w:r>
      <m:oMath>
        <m:r>
          <m:rPr>
            <m:sty m:val="b"/>
          </m:rPr>
          <w:rPr>
            <w:rFonts w:ascii="Cambria Math" w:hAnsi="Cambria Math"/>
          </w:rPr>
          <m:t>Y</m:t>
        </m:r>
      </m:oMath>
      <w:r w:rsidR="001F5A7E" w:rsidRPr="00005E6E">
        <w:t xml:space="preserve"> </w:t>
      </w:r>
      <w:r w:rsidR="00860D28">
        <w:t>is the</w:t>
      </w:r>
      <w:r w:rsidR="001F5A7E" w:rsidRPr="00005E6E">
        <w:t xml:space="preserv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t>, then 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860D28">
        <w:t xml:space="preserve">will be </w:t>
      </w:r>
      <w:r w:rsidR="00EB6C2E" w:rsidRPr="00005E6E">
        <w:t>given by</w:t>
      </w:r>
      <w:r w:rsidR="00860D28">
        <w:t>:</w:t>
      </w:r>
    </w:p>
    <w:p w14:paraId="1CF28048" w14:textId="77777777" w:rsidR="00B912C3" w:rsidRPr="00005E6E" w:rsidRDefault="00B912C3" w:rsidP="00872147">
      <w:pPr>
        <w:rPr>
          <w:color w:val="FF0000"/>
        </w:rPr>
      </w:pPr>
    </w:p>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1"/>
        <w:gridCol w:w="1134"/>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872147">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872147"/>
    <w:p w14:paraId="223EADCA" w14:textId="097BFFDE" w:rsidR="00375592" w:rsidRPr="00005E6E" w:rsidRDefault="00C91C07" w:rsidP="00872147">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rPr>
          <w:noProof/>
        </w:rPr>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to the log-likelihood function</w:t>
      </w:r>
      <w:r w:rsidR="00375592" w:rsidRPr="00005E6E">
        <w:t xml:space="preserve"> by replacing the </w:t>
      </w:r>
      <w:r w:rsidR="00375592" w:rsidRPr="00005E6E">
        <w:lastRenderedPageBreak/>
        <w:t xml:space="preserve">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rPr>
          <w:noProof/>
        </w:rPr>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as</w:t>
      </w:r>
      <w:r w:rsidR="00BC1D8E" w:rsidRPr="00005E6E">
        <w:t>:</w:t>
      </w:r>
    </w:p>
    <w:p w14:paraId="2074BFA7" w14:textId="77777777" w:rsidR="00B912C3" w:rsidRPr="00005E6E" w:rsidRDefault="00B912C3" w:rsidP="00872147"/>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1"/>
        <w:gridCol w:w="1134"/>
      </w:tblGrid>
      <w:tr w:rsidR="009F0343" w:rsidRPr="00005E6E" w14:paraId="3E530215" w14:textId="77777777" w:rsidTr="00C85FE9">
        <w:trPr>
          <w:jc w:val="center"/>
        </w:trPr>
        <w:tc>
          <w:tcPr>
            <w:tcW w:w="4353" w:type="pct"/>
            <w:vAlign w:val="center"/>
          </w:tcPr>
          <w:p w14:paraId="62EC976B" w14:textId="4AA85E96" w:rsidR="009F0343" w:rsidRPr="00005E6E" w:rsidRDefault="006C1E91"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872147">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872147"/>
    <w:p w14:paraId="537568CF" w14:textId="1554025B" w:rsidR="00A342F8" w:rsidRDefault="006B164D" w:rsidP="00872147">
      <w:bookmarkStart w:id="412" w:name="_Hlk140214020"/>
      <w:commentRangeStart w:id="413"/>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rPr>
          <w:noProof/>
        </w:rPr>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rPr>
          <w:noProof/>
        </w:rPr>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commentRangeEnd w:id="413"/>
      <w:r w:rsidR="00860D28">
        <w:rPr>
          <w:rStyle w:val="ac"/>
        </w:rPr>
        <w:commentReference w:id="413"/>
      </w:r>
      <w:bookmarkEnd w:id="412"/>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rPr>
          <w:noProof/>
        </w:rPr>
        <w:t>(Friedman et al., 2010)</w:t>
      </w:r>
      <w:r w:rsidR="001C69D8" w:rsidRPr="00005E6E">
        <w:fldChar w:fldCharType="end"/>
      </w:r>
      <w:r w:rsidR="001C69D8" w:rsidRPr="00005E6E">
        <w:t>.</w:t>
      </w:r>
    </w:p>
    <w:p w14:paraId="52EB14BB" w14:textId="77777777" w:rsidR="003D7B05" w:rsidRPr="00005E6E" w:rsidRDefault="003D7B05" w:rsidP="00872147">
      <w:pPr>
        <w:rPr>
          <w:rFonts w:hint="eastAsia"/>
        </w:rPr>
      </w:pPr>
    </w:p>
    <w:p w14:paraId="3C3DC1B2" w14:textId="3F113F47" w:rsidR="00E15888" w:rsidRPr="00005E6E" w:rsidRDefault="003E03BE" w:rsidP="00872147">
      <w:pPr>
        <w:pStyle w:val="1"/>
        <w:spacing w:before="240" w:after="240"/>
      </w:pPr>
      <w:bookmarkStart w:id="414" w:name="_Ref81342988"/>
      <w:r w:rsidRPr="00005E6E">
        <w:t>Results</w:t>
      </w:r>
      <w:bookmarkEnd w:id="414"/>
    </w:p>
    <w:p w14:paraId="1CEDC77C" w14:textId="1ADC9805" w:rsidR="00D60AD3" w:rsidRPr="00005E6E" w:rsidRDefault="00C025AD" w:rsidP="00872147">
      <w:pPr>
        <w:pStyle w:val="2"/>
        <w:spacing w:after="240"/>
      </w:pPr>
      <w:r w:rsidRPr="00005E6E">
        <w:t>M</w:t>
      </w:r>
      <w:r w:rsidR="006E2E4C" w:rsidRPr="00005E6E">
        <w:t xml:space="preserve">obility </w:t>
      </w:r>
      <w:r w:rsidR="006B0717">
        <w:t>changes during England’s first national lockdown</w:t>
      </w:r>
    </w:p>
    <w:p w14:paraId="29B95B4F" w14:textId="02A56801" w:rsidR="003A01FF" w:rsidRDefault="00B6031D" w:rsidP="00872147">
      <w:pPr>
        <w:spacing w:after="240"/>
      </w:pPr>
      <w:r>
        <w:t>T</w:t>
      </w:r>
      <w:r w:rsidR="006B0717">
        <w:t xml:space="preserve">he </w:t>
      </w:r>
      <w:r>
        <w:t xml:space="preserve">average level of mobility </w:t>
      </w:r>
      <w:r w:rsidR="003A01FF">
        <w:t xml:space="preserve">in England as a whole </w:t>
      </w:r>
      <w:r>
        <w:t xml:space="preserve">changed according to a </w:t>
      </w:r>
      <w:r w:rsidR="003A01FF">
        <w:t>well-documented</w:t>
      </w:r>
      <w:r>
        <w:t xml:space="preserve"> </w:t>
      </w:r>
      <w:r w:rsidR="006B0717">
        <w:t xml:space="preserve">pattern </w:t>
      </w:r>
      <w:r>
        <w:t xml:space="preserve">during the early stage of the </w:t>
      </w:r>
      <w:r w:rsidR="003A01FF">
        <w:t xml:space="preserve">COVID-19 </w:t>
      </w:r>
      <w:r>
        <w:t xml:space="preserve">pandemic </w:t>
      </w:r>
      <w:r w:rsidR="006B0717">
        <w:t>(</w:t>
      </w:r>
      <w:r>
        <w:t>see, for instance, Lee et al</w:t>
      </w:r>
      <w:ins w:id="415" w:author="Won Do Lee" w:date="2023-07-14T08:21:00Z">
        <w:r w:rsidR="009C175D">
          <w:t xml:space="preserve">. 2021). </w:t>
        </w:r>
      </w:ins>
      <w:del w:id="416" w:author="Won Do Lee" w:date="2023-07-14T08:21:00Z">
        <w:r w:rsidDel="009C175D">
          <w:delText xml:space="preserve">., </w:delText>
        </w:r>
      </w:del>
      <w:del w:id="417" w:author="Won Do Lee" w:date="2023-07-14T08:20:00Z">
        <w:r w:rsidDel="009C175D">
          <w:delText>2021).</w:delText>
        </w:r>
        <w:r w:rsidR="00333761" w:rsidRPr="00005E6E" w:rsidDel="009C175D">
          <w:delText xml:space="preserve"> </w:delText>
        </w:r>
      </w:del>
      <w:r w:rsidR="00333761" w:rsidRPr="00005E6E">
        <w:t>In</w:t>
      </w:r>
      <w:r w:rsidR="003A01FF">
        <w:t xml:space="preserve"> the first 3 weeks of</w:t>
      </w:r>
      <w:r w:rsidR="00333761" w:rsidRPr="00005E6E">
        <w:t xml:space="preserve"> </w:t>
      </w:r>
      <w:r w:rsidR="00530CDA" w:rsidRPr="00005E6E">
        <w:t>March 2020,</w:t>
      </w:r>
      <w:r w:rsidR="00BA13F6" w:rsidRPr="00005E6E">
        <w:t xml:space="preserve"> </w:t>
      </w:r>
      <w:r w:rsidR="003A4303" w:rsidRPr="00005E6E">
        <w:t xml:space="preserve">the average level of </w:t>
      </w:r>
      <w:r w:rsidR="00872D15" w:rsidRPr="00005E6E">
        <w:t xml:space="preserve">mobility </w:t>
      </w:r>
      <w:r w:rsidR="00530CDA" w:rsidRPr="00005E6E">
        <w:t>dropped</w:t>
      </w:r>
      <w:r w:rsidR="00872D15" w:rsidRPr="00005E6E">
        <w:t xml:space="preserve"> significantly </w:t>
      </w:r>
      <w:r w:rsidR="00333761" w:rsidRPr="00005E6E">
        <w:t xml:space="preserve">by about 50% </w:t>
      </w:r>
      <w:r>
        <w:t xml:space="preserve">compared to the pre-pandemic situation. </w:t>
      </w:r>
      <w:r w:rsidR="004E4054" w:rsidRPr="00005E6E">
        <w:t xml:space="preserve">Further reductions </w:t>
      </w:r>
      <w:r w:rsidR="003A01FF">
        <w:t xml:space="preserve">to less than </w:t>
      </w:r>
      <w:r w:rsidR="003A01FF" w:rsidRPr="00005E6E">
        <w:t>1km radial distance per day</w:t>
      </w:r>
      <w:r w:rsidR="003A01FF">
        <w:t xml:space="preserve"> </w:t>
      </w:r>
      <w:r>
        <w:t xml:space="preserve">occurred </w:t>
      </w:r>
      <w:r w:rsidR="003A01FF">
        <w:t>after</w:t>
      </w:r>
      <w:r w:rsidR="00787926" w:rsidRPr="00005E6E">
        <w:t xml:space="preserve"> </w:t>
      </w:r>
      <w:r w:rsidR="004E7C17" w:rsidRPr="00005E6E">
        <w:t>the first nationwide lockdown</w:t>
      </w:r>
      <w:r>
        <w:t xml:space="preserve"> commenced</w:t>
      </w:r>
      <w:r w:rsidR="003A01FF">
        <w:t xml:space="preserve"> </w:t>
      </w:r>
      <w:r w:rsidR="003A01FF" w:rsidRPr="00005E6E">
        <w:t>on 23 March 2020</w:t>
      </w:r>
      <w:r w:rsidR="00AD62C0" w:rsidRPr="00005E6E">
        <w:t xml:space="preserve">. </w:t>
      </w:r>
      <w:r w:rsidR="003A01FF">
        <w:t xml:space="preserve">The fact that most of the reduction occurred before the start of the lockdown reflects that the UK government instituted the nationwide lockdown relatively late compared to many other European countries, even though it had </w:t>
      </w:r>
      <w:r w:rsidR="003A01FF" w:rsidRPr="00005E6E">
        <w:t>encouraged people to start working from home and banned the mass gatherings and all unnecessary social contact</w:t>
      </w:r>
      <w:r w:rsidR="003A01FF">
        <w:t xml:space="preserve"> since mid-March</w:t>
      </w:r>
      <w:r w:rsidR="003A01FF" w:rsidRPr="00005E6E">
        <w:t xml:space="preserve"> </w:t>
      </w:r>
      <w:r w:rsidR="003A01FF" w:rsidRPr="00005E6E">
        <w:fldChar w:fldCharType="begin" w:fldLock="1"/>
      </w:r>
      <w:r w:rsidR="003A01FF"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3A01FF" w:rsidRPr="00005E6E">
        <w:fldChar w:fldCharType="separate"/>
      </w:r>
      <w:r w:rsidR="003A01FF" w:rsidRPr="00005E6E">
        <w:rPr>
          <w:noProof/>
        </w:rPr>
        <w:t>(Public Health England, 2020)</w:t>
      </w:r>
      <w:r w:rsidR="003A01FF" w:rsidRPr="00005E6E">
        <w:fldChar w:fldCharType="end"/>
      </w:r>
      <w:r w:rsidR="003A01FF">
        <w:t>. Nonetheless, mobility levels started to bounce back from later April onwards and therefore even before the lockdown was officially lifted.</w:t>
      </w:r>
    </w:p>
    <w:p w14:paraId="336CB112" w14:textId="14720243" w:rsidR="00A162FB" w:rsidRDefault="00A162FB" w:rsidP="00872147">
      <w:pPr>
        <w:spacing w:after="240"/>
        <w:jc w:val="center"/>
        <w:pPrChange w:id="418" w:author="Won Do Lee" w:date="2023-07-14T08:04:00Z">
          <w:pPr>
            <w:spacing w:after="240"/>
          </w:pPr>
        </w:pPrChange>
      </w:pPr>
      <w:r>
        <w:t>&lt;</w:t>
      </w:r>
      <w:r w:rsidRPr="00A162FB">
        <w:rPr>
          <w:i/>
          <w:iCs/>
        </w:rPr>
        <w:t>Figure 1 about here</w:t>
      </w:r>
      <w:r>
        <w:t>&gt;</w:t>
      </w:r>
    </w:p>
    <w:p w14:paraId="059138DB" w14:textId="710D9F30" w:rsidR="00720AC1" w:rsidRDefault="00720AC1" w:rsidP="00872147">
      <w:pPr>
        <w:spacing w:after="240"/>
      </w:pPr>
      <w:r>
        <w:t>Much less is known about variations around the mean trajectory in Figure across LTLA areas. That variation can be summarised into 4 broad patterns according to the cluster analysis.</w:t>
      </w:r>
      <w:r w:rsidR="001C0869">
        <w:t xml:space="preserve"> Figure 2 shows that the </w:t>
      </w:r>
      <w:r w:rsidR="00AF2179">
        <w:t>Silhouette Index is highest for the Ward method</w:t>
      </w:r>
      <w:r w:rsidR="00A162FB">
        <w:t>-</w:t>
      </w:r>
      <w:r w:rsidR="00AF2179">
        <w:t xml:space="preserve">1 algorithm and tends to peak at the values 4, 6 and 9. We have therefore selected 4 clusters </w:t>
      </w:r>
      <w:r w:rsidR="00A162FB">
        <w:t>with the Ward-1 algorithm as our preferred clustering solution</w:t>
      </w:r>
      <w:r w:rsidR="00E20D63">
        <w:t>.</w:t>
      </w:r>
      <w:r w:rsidR="00A162FB">
        <w:t xml:space="preserve"> </w:t>
      </w:r>
      <w:r w:rsidR="001C0869">
        <w:t xml:space="preserve"> </w:t>
      </w:r>
    </w:p>
    <w:p w14:paraId="3B9E49FB" w14:textId="0D6DF3BF" w:rsidR="00E20D63" w:rsidRDefault="00E20D63" w:rsidP="00872147">
      <w:pPr>
        <w:spacing w:after="240"/>
        <w:jc w:val="center"/>
        <w:pPrChange w:id="419" w:author="Won Do Lee" w:date="2023-07-14T08:04:00Z">
          <w:pPr>
            <w:spacing w:after="240"/>
          </w:pPr>
        </w:pPrChange>
      </w:pPr>
      <w:r>
        <w:t>&lt;</w:t>
      </w:r>
      <w:r w:rsidRPr="00A162FB">
        <w:rPr>
          <w:i/>
          <w:iCs/>
        </w:rPr>
        <w:t xml:space="preserve">Figure </w:t>
      </w:r>
      <w:r>
        <w:rPr>
          <w:i/>
          <w:iCs/>
        </w:rPr>
        <w:t>2</w:t>
      </w:r>
      <w:r w:rsidRPr="00A162FB">
        <w:rPr>
          <w:i/>
          <w:iCs/>
        </w:rPr>
        <w:t xml:space="preserve"> about here</w:t>
      </w:r>
      <w:r>
        <w:t>&gt;</w:t>
      </w:r>
    </w:p>
    <w:p w14:paraId="01C5FB9F" w14:textId="09FED37B" w:rsidR="00690FFC" w:rsidRDefault="00690FFC" w:rsidP="00872147">
      <w:pPr>
        <w:spacing w:after="240"/>
      </w:pPr>
      <w:r w:rsidRPr="00690FFC">
        <w:rPr>
          <w:color w:val="000000" w:themeColor="text1"/>
        </w:rPr>
        <w:t>The patterns that can be observed in Figure 3 and Table 1 suggest that the LTLA clusters can be differentiated on the basis of three factors:</w:t>
      </w:r>
      <w:r>
        <w:rPr>
          <w:color w:val="000000" w:themeColor="text1"/>
        </w:rPr>
        <w:t xml:space="preserve"> t</w:t>
      </w:r>
      <w:r w:rsidRPr="00690FFC">
        <w:rPr>
          <w:color w:val="000000" w:themeColor="text1"/>
        </w:rPr>
        <w:t>he pace of reduction in mobility levels in LTLAs in the first weeks of the pandemic in England</w:t>
      </w:r>
      <w:r>
        <w:rPr>
          <w:color w:val="000000" w:themeColor="text1"/>
        </w:rPr>
        <w:t>; t</w:t>
      </w:r>
      <w:r w:rsidRPr="00690FFC">
        <w:rPr>
          <w:color w:val="000000" w:themeColor="text1"/>
        </w:rPr>
        <w:t>he extent to which mobility levels were reduced during England’s first nationwide lockdown</w:t>
      </w:r>
      <w:r>
        <w:rPr>
          <w:color w:val="000000" w:themeColor="text1"/>
        </w:rPr>
        <w:t>; and t</w:t>
      </w:r>
      <w:r w:rsidRPr="00690FFC">
        <w:rPr>
          <w:color w:val="000000" w:themeColor="text1"/>
        </w:rPr>
        <w:t xml:space="preserve">he pace of </w:t>
      </w:r>
      <w:r w:rsidR="00763270">
        <w:rPr>
          <w:color w:val="000000" w:themeColor="text1"/>
        </w:rPr>
        <w:t>recovery</w:t>
      </w:r>
      <w:r w:rsidRPr="00690FFC">
        <w:rPr>
          <w:color w:val="000000" w:themeColor="text1"/>
        </w:rPr>
        <w:t xml:space="preserve"> in mobility levels from early April </w:t>
      </w:r>
      <w:r w:rsidRPr="00690FFC">
        <w:rPr>
          <w:color w:val="000000" w:themeColor="text1"/>
        </w:rPr>
        <w:lastRenderedPageBreak/>
        <w:t>onwards</w:t>
      </w:r>
      <w:r>
        <w:rPr>
          <w:color w:val="000000" w:themeColor="text1"/>
        </w:rPr>
        <w:t xml:space="preserve">. </w:t>
      </w:r>
      <w:r>
        <w:t>Based on these factors the four clusters can be labelled as follows:</w:t>
      </w:r>
    </w:p>
    <w:p w14:paraId="2C9EB0EC" w14:textId="4870F938" w:rsidR="00690FFC" w:rsidRDefault="00690FFC" w:rsidP="00872147">
      <w:pPr>
        <w:pStyle w:val="a6"/>
        <w:numPr>
          <w:ilvl w:val="0"/>
          <w:numId w:val="43"/>
        </w:numPr>
      </w:pPr>
      <w:r>
        <w:t>G1</w:t>
      </w:r>
      <w:r w:rsidR="00763270">
        <w:t xml:space="preserve"> = </w:t>
      </w:r>
      <w:r w:rsidR="00763270" w:rsidRPr="003D7B05">
        <w:t>very fast-very large-very slow</w:t>
      </w:r>
      <w:r w:rsidR="00763270">
        <w:t xml:space="preserve"> (VF-VL-VS</w:t>
      </w:r>
      <w:r w:rsidR="00E0239F">
        <w:t>, n=</w:t>
      </w:r>
      <w:r w:rsidR="004E4637">
        <w:t>45</w:t>
      </w:r>
      <w:r w:rsidR="00763270">
        <w:t>): this cluster is characterised by the quickest drop in mobility levels, the greatest reduction and the slowest recovery of all four clusters;</w:t>
      </w:r>
    </w:p>
    <w:p w14:paraId="22E90F60" w14:textId="06DD8C19" w:rsidR="00763270" w:rsidRDefault="00763270" w:rsidP="00872147">
      <w:pPr>
        <w:pStyle w:val="a6"/>
        <w:numPr>
          <w:ilvl w:val="0"/>
          <w:numId w:val="43"/>
        </w:numPr>
      </w:pPr>
      <w:r>
        <w:t xml:space="preserve">G2 = </w:t>
      </w:r>
      <w:r w:rsidRPr="003D7B05">
        <w:t>somewhat fast-somewhat large-somewhat slow</w:t>
      </w:r>
      <w:r>
        <w:t xml:space="preserve"> (SF-SL-SS</w:t>
      </w:r>
      <w:r w:rsidR="00E0239F">
        <w:t>, n=</w:t>
      </w:r>
      <w:r w:rsidR="00E0239F" w:rsidRPr="003D7B05">
        <w:t>xxx</w:t>
      </w:r>
      <w:r>
        <w:t xml:space="preserve">): this cluster is the moderate version of G1 with lower drops and reductions </w:t>
      </w:r>
      <w:r w:rsidR="00CA1631">
        <w:t xml:space="preserve">in mobility levels </w:t>
      </w:r>
      <w:r>
        <w:t>and faster recovery but substantially more different from the pre-pandemic normal than G3 and G4;</w:t>
      </w:r>
    </w:p>
    <w:p w14:paraId="64DD14B0" w14:textId="0D056AEA" w:rsidR="00763270" w:rsidRDefault="00763270" w:rsidP="00872147">
      <w:pPr>
        <w:pStyle w:val="a6"/>
        <w:numPr>
          <w:ilvl w:val="0"/>
          <w:numId w:val="43"/>
        </w:numPr>
      </w:pPr>
      <w:r>
        <w:t>G3 = somewhat slow-somewhat small, somewhat fast (SS-SS-SF</w:t>
      </w:r>
      <w:r w:rsidR="00E0239F">
        <w:t>, n=</w:t>
      </w:r>
      <w:r w:rsidR="00E0239F" w:rsidRPr="003D7B05">
        <w:t>xxx</w:t>
      </w:r>
      <w:r>
        <w:t xml:space="preserve">): this cluster is on the opposite side of the </w:t>
      </w:r>
      <w:r w:rsidR="00CA1631">
        <w:t>n</w:t>
      </w:r>
      <w:r>
        <w:t>ational average compared to G2, with rather slow drops in March</w:t>
      </w:r>
      <w:r w:rsidR="00CA1631">
        <w:t>, fairly small reductions and reasonably fast recovery from April onwards;</w:t>
      </w:r>
    </w:p>
    <w:p w14:paraId="6173393B" w14:textId="3616FEEC" w:rsidR="00CA1631" w:rsidRDefault="00CA1631" w:rsidP="00872147">
      <w:pPr>
        <w:pStyle w:val="a6"/>
        <w:numPr>
          <w:ilvl w:val="0"/>
          <w:numId w:val="43"/>
        </w:numPr>
      </w:pPr>
      <w:r>
        <w:t xml:space="preserve">G4 = </w:t>
      </w:r>
      <w:r w:rsidRPr="003D7B05">
        <w:t>very slow-very small-very fast</w:t>
      </w:r>
      <w:r>
        <w:t xml:space="preserve"> (VS-VS-VF</w:t>
      </w:r>
      <w:r w:rsidR="00E0239F">
        <w:t>, n=</w:t>
      </w:r>
      <w:r w:rsidR="004E4637">
        <w:t>69</w:t>
      </w:r>
      <w:r>
        <w:t>): this cluster is on the opposite extreme compared to G1, with overall the smallest deviations from the pre-pandemic normal of all clusters.</w:t>
      </w:r>
    </w:p>
    <w:p w14:paraId="2B3E678C" w14:textId="77777777" w:rsidR="003D7B05" w:rsidRDefault="003D7B05" w:rsidP="00872147">
      <w:pPr>
        <w:rPr>
          <w:rFonts w:hint="eastAsia"/>
        </w:rPr>
      </w:pPr>
    </w:p>
    <w:p w14:paraId="627C1CB0" w14:textId="0A8C3FB7" w:rsidR="00E0239F" w:rsidRDefault="00E0239F" w:rsidP="00872147">
      <w:pPr>
        <w:spacing w:after="240"/>
      </w:pPr>
      <w:bookmarkStart w:id="420" w:name="_Hlk140214063"/>
      <w:commentRangeStart w:id="421"/>
      <w:r>
        <w:t xml:space="preserve">There </w:t>
      </w:r>
      <w:commentRangeEnd w:id="421"/>
      <w:r w:rsidR="00CC147A">
        <w:rPr>
          <w:rStyle w:val="ac"/>
        </w:rPr>
        <w:commentReference w:id="421"/>
      </w:r>
      <w:r>
        <w:t xml:space="preserve">are some patterns in the internal heterogeneity of the four clusters. Overall, the variation around the mean is largest G1 and G4. This may reflect </w:t>
      </w:r>
      <w:commentRangeStart w:id="422"/>
      <w:r w:rsidRPr="00CC147A">
        <w:rPr>
          <w:highlight w:val="yellow"/>
        </w:rPr>
        <w:t>xxx</w:t>
      </w:r>
      <w:commentRangeEnd w:id="422"/>
      <w:r w:rsidR="00CC147A">
        <w:rPr>
          <w:rStyle w:val="ac"/>
        </w:rPr>
        <w:commentReference w:id="422"/>
      </w:r>
      <w:r>
        <w:t>.  The level of variation increases over time in all clusters, in part because the intra-cluster homogeneity in the reduction in March is very small. However, the increase in variation around the mean is particularly pro</w:t>
      </w:r>
      <w:r w:rsidR="00CC147A">
        <w:t xml:space="preserve">nounced </w:t>
      </w:r>
      <w:r>
        <w:t xml:space="preserve">in </w:t>
      </w:r>
      <w:r w:rsidR="00CC147A">
        <w:t xml:space="preserve">May and June in </w:t>
      </w:r>
      <w:r>
        <w:t>G1 and G2</w:t>
      </w:r>
      <w:r w:rsidR="00CC147A">
        <w:t>. In the other two clusters, the extent of variability remains more stable from mid-April onwards.</w:t>
      </w:r>
    </w:p>
    <w:p w14:paraId="41750966" w14:textId="5A7B12F4" w:rsidR="00CC147A" w:rsidRDefault="00CC147A" w:rsidP="00872147">
      <w:pPr>
        <w:spacing w:after="240"/>
        <w:jc w:val="center"/>
        <w:pPrChange w:id="423" w:author="Won Do Lee" w:date="2023-07-14T08:04:00Z">
          <w:pPr>
            <w:spacing w:after="240"/>
          </w:pPr>
        </w:pPrChange>
      </w:pPr>
      <w:r>
        <w:t>&lt;</w:t>
      </w:r>
      <w:commentRangeStart w:id="424"/>
      <w:r w:rsidRPr="00CC147A">
        <w:rPr>
          <w:i/>
          <w:iCs/>
        </w:rPr>
        <w:t xml:space="preserve">Figure 3 </w:t>
      </w:r>
      <w:commentRangeEnd w:id="424"/>
      <w:r>
        <w:rPr>
          <w:rStyle w:val="ac"/>
        </w:rPr>
        <w:commentReference w:id="424"/>
      </w:r>
      <w:r w:rsidRPr="00CC147A">
        <w:rPr>
          <w:i/>
          <w:iCs/>
        </w:rPr>
        <w:t>and Table 1 about here</w:t>
      </w:r>
      <w:r>
        <w:t>&gt;</w:t>
      </w:r>
    </w:p>
    <w:p w14:paraId="783CD068" w14:textId="06704005" w:rsidR="00CC147A" w:rsidRDefault="00CC147A" w:rsidP="00872147">
      <w:pPr>
        <w:spacing w:after="240"/>
      </w:pPr>
      <w:r>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t xml:space="preserve"> is clearly concentrated in London, whereas its opposite in terms of mobility trajectory, G4, is clearly overrepresented in the North West and </w:t>
      </w:r>
      <w:r w:rsidR="004E4637" w:rsidRPr="00005E6E">
        <w:t>Yorkshire and The Humber</w:t>
      </w:r>
      <w:r w:rsidR="004E4637">
        <w:t xml:space="preserve">. G2 is more common in </w:t>
      </w:r>
      <w:r w:rsidR="004E4637" w:rsidRPr="00005E6E">
        <w:t>Outer London and Southern England</w:t>
      </w:r>
      <w:r w:rsidR="004E4637">
        <w:t xml:space="preserve">, while G3 is concentrated in the </w:t>
      </w:r>
      <w:r w:rsidR="004E4637" w:rsidRPr="00005E6E">
        <w:t>North West and East Midlands</w:t>
      </w:r>
      <w:r w:rsidR="004E4637">
        <w:t>.</w:t>
      </w:r>
    </w:p>
    <w:p w14:paraId="2261AE3E" w14:textId="289395EB" w:rsidR="004E4637" w:rsidRDefault="004E4637" w:rsidP="00872147">
      <w:pPr>
        <w:spacing w:after="240"/>
        <w:jc w:val="center"/>
        <w:pPrChange w:id="425" w:author="Won Do Lee" w:date="2023-07-14T08:04:00Z">
          <w:pPr>
            <w:spacing w:after="240"/>
          </w:pPr>
        </w:pPrChange>
      </w:pPr>
      <w:r>
        <w:t>&lt;</w:t>
      </w:r>
      <w:commentRangeStart w:id="426"/>
      <w:r w:rsidRPr="00CC147A">
        <w:rPr>
          <w:i/>
          <w:iCs/>
        </w:rPr>
        <w:t xml:space="preserve">Figure </w:t>
      </w:r>
      <w:r>
        <w:rPr>
          <w:i/>
          <w:iCs/>
        </w:rPr>
        <w:t>4</w:t>
      </w:r>
      <w:r w:rsidRPr="00CC147A">
        <w:rPr>
          <w:i/>
          <w:iCs/>
        </w:rPr>
        <w:t xml:space="preserve"> </w:t>
      </w:r>
      <w:commentRangeEnd w:id="426"/>
      <w:r>
        <w:rPr>
          <w:rStyle w:val="ac"/>
        </w:rPr>
        <w:commentReference w:id="426"/>
      </w:r>
      <w:r w:rsidRPr="00CC147A">
        <w:rPr>
          <w:i/>
          <w:iCs/>
        </w:rPr>
        <w:t xml:space="preserve">and Table </w:t>
      </w:r>
      <w:r>
        <w:rPr>
          <w:i/>
          <w:iCs/>
        </w:rPr>
        <w:t>2</w:t>
      </w:r>
      <w:r w:rsidRPr="00CC147A">
        <w:rPr>
          <w:i/>
          <w:iCs/>
        </w:rPr>
        <w:t xml:space="preserve"> about here</w:t>
      </w:r>
      <w:r>
        <w:t>&gt;</w:t>
      </w:r>
    </w:p>
    <w:p w14:paraId="25731580" w14:textId="7ECD4514" w:rsidR="00661E3D" w:rsidRPr="00005E6E" w:rsidRDefault="004E4637" w:rsidP="00872147">
      <w:pPr>
        <w:pStyle w:val="2"/>
      </w:pPr>
      <w:bookmarkStart w:id="427" w:name="_Ref62956146"/>
      <w:bookmarkEnd w:id="420"/>
      <w:commentRangeStart w:id="428"/>
      <w:r>
        <w:t>Correlates of mobility trajectory cluster membership</w:t>
      </w:r>
      <w:commentRangeEnd w:id="428"/>
      <w:r>
        <w:rPr>
          <w:rStyle w:val="ac"/>
          <w:rFonts w:eastAsiaTheme="minorEastAsia"/>
          <w:b w:val="0"/>
          <w:bCs w:val="0"/>
          <w:i w:val="0"/>
          <w:iCs w:val="0"/>
        </w:rPr>
        <w:commentReference w:id="428"/>
      </w:r>
    </w:p>
    <w:p w14:paraId="65DCCEC5" w14:textId="73F38494" w:rsidR="000E24B0" w:rsidRPr="00005E6E" w:rsidDel="00846381" w:rsidRDefault="00661E3D" w:rsidP="00872147">
      <w:pPr>
        <w:spacing w:after="240"/>
        <w:rPr>
          <w:del w:id="429" w:author="Won Do Lee [2]" w:date="2023-07-13T13:10:00Z"/>
        </w:rPr>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430" w:author="Won Do Lee" w:date="2023-01-19T23:22:00Z">
        <w:r w:rsidR="00CA6D6B" w:rsidRPr="00005E6E" w:rsidDel="001E7E1F">
          <w:delText>and demographic factors</w:delText>
        </w:r>
      </w:del>
      <w:ins w:id="431"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432" w:author="Won Do Lee" w:date="2023-01-19T23:22:00Z">
        <w:r w:rsidR="00C622D5" w:rsidRPr="00005E6E" w:rsidDel="001E7E1F">
          <w:delText xml:space="preserve"> and demographic factors</w:delText>
        </w:r>
      </w:del>
      <w:ins w:id="433" w:author="Won Do Lee" w:date="2023-01-19T23:22:00Z">
        <w:r w:rsidR="001E7E1F" w:rsidRPr="00005E6E">
          <w:t xml:space="preserve"> ch</w:t>
        </w:r>
      </w:ins>
      <w:ins w:id="434" w:author="Won Do Lee" w:date="2023-01-19T23:23:00Z">
        <w:r w:rsidR="001E7E1F" w:rsidRPr="00005E6E">
          <w:t>a</w:t>
        </w:r>
      </w:ins>
      <w:ins w:id="435" w:author="Won Do Lee" w:date="2023-01-19T23:22:00Z">
        <w:r w:rsidR="001E7E1F" w:rsidRPr="00005E6E">
          <w:t>racteristics</w:t>
        </w:r>
      </w:ins>
      <w:r w:rsidR="00C622D5" w:rsidRPr="00005E6E">
        <w:t xml:space="preserve"> </w:t>
      </w:r>
      <w:r w:rsidR="00B03CE9" w:rsidRPr="00005E6E">
        <w:t xml:space="preserve">might be irrelevant to explain </w:t>
      </w:r>
      <w:del w:id="436" w:author="Won Do Lee" w:date="2023-01-19T23:23:00Z">
        <w:r w:rsidR="00B03CE9" w:rsidRPr="00005E6E" w:rsidDel="001E7E1F">
          <w:delText xml:space="preserve">and </w:delText>
        </w:r>
        <w:r w:rsidR="00E64906" w:rsidRPr="00005E6E" w:rsidDel="001E7E1F">
          <w:delText xml:space="preserve">interpret </w:delText>
        </w:r>
      </w:del>
      <w:ins w:id="437" w:author="Won Do Lee" w:date="2023-01-19T23:23:00Z">
        <w:r w:rsidR="001E7E1F" w:rsidRPr="00005E6E">
          <w:t xml:space="preserve">that interpreting </w:t>
        </w:r>
      </w:ins>
      <w:del w:id="438" w:author="Won Do Lee" w:date="2023-01-19T23:23:00Z">
        <w:r w:rsidR="00B03CE9" w:rsidRPr="00005E6E" w:rsidDel="001E7E1F">
          <w:delText xml:space="preserve">the patterns </w:delText>
        </w:r>
        <w:r w:rsidR="00EB04A4" w:rsidRPr="00005E6E" w:rsidDel="001E7E1F">
          <w:delText xml:space="preserve">of </w:delText>
        </w:r>
      </w:del>
      <w:del w:id="439"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440" w:author="Won Do Lee" w:date="2023-01-13T00:12:00Z">
        <w:r w:rsidR="006A48DE" w:rsidRPr="00005E6E">
          <w:t xml:space="preserve">trajectories of mobility </w:t>
        </w:r>
      </w:ins>
      <w:ins w:id="441"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rPr>
          <w:noProof/>
        </w:rPr>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442" w:author="Won Do Lee" w:date="2023-01-19T23:23:00Z">
        <w:r w:rsidR="000E24B0" w:rsidRPr="00005E6E" w:rsidDel="001E7E1F">
          <w:delText xml:space="preserve">, </w:delText>
        </w:r>
        <w:r w:rsidR="00E154AB" w:rsidRPr="00005E6E" w:rsidDel="001E7E1F">
          <w:delText>a</w:delText>
        </w:r>
      </w:del>
      <w:ins w:id="443"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rPr>
          <w:noProof/>
        </w:rPr>
        <w:t>(Abdel Majeed et al., 2018)</w:t>
      </w:r>
      <w:r w:rsidR="004330F9" w:rsidRPr="00005E6E">
        <w:fldChar w:fldCharType="end"/>
      </w:r>
      <w:r w:rsidR="00DB1024" w:rsidRPr="00005E6E">
        <w:t>.</w:t>
      </w:r>
      <w:r w:rsidR="00E927A1" w:rsidRPr="00005E6E">
        <w:t xml:space="preserve"> </w:t>
      </w:r>
      <w:del w:id="444" w:author="Won Do Lee [2]" w:date="2023-07-13T10:05:00Z">
        <w:r w:rsidR="00E927A1" w:rsidRPr="00005E6E" w:rsidDel="00615E71">
          <w:lastRenderedPageBreak/>
          <w:delText xml:space="preserve">Thus, </w:delText>
        </w:r>
        <w:r w:rsidR="007A3AE2" w:rsidRPr="00005E6E" w:rsidDel="00615E71">
          <w:delText xml:space="preserve">the </w:delText>
        </w:r>
        <w:r w:rsidR="000E24B0" w:rsidRPr="00005E6E" w:rsidDel="00615E71">
          <w:delText xml:space="preserve">relative </w:delText>
        </w:r>
        <w:r w:rsidR="007E53A8" w:rsidRPr="00005E6E" w:rsidDel="00615E71">
          <w:delText>feature importance</w:delText>
        </w:r>
        <w:r w:rsidR="000E24B0" w:rsidRPr="00005E6E" w:rsidDel="00615E71">
          <w:delText xml:space="preserve"> </w:delText>
        </w:r>
        <w:r w:rsidR="005874DE" w:rsidRPr="00005E6E" w:rsidDel="00615E71">
          <w:delText xml:space="preserve">(RF) </w:delText>
        </w:r>
        <w:r w:rsidR="00F809AE" w:rsidRPr="00005E6E" w:rsidDel="00615E71">
          <w:delText>can be used</w:delText>
        </w:r>
        <w:r w:rsidR="00DB1024" w:rsidRPr="00005E6E" w:rsidDel="00615E71">
          <w:delText xml:space="preserve"> </w:delText>
        </w:r>
        <w:r w:rsidR="000E24B0" w:rsidRPr="00005E6E" w:rsidDel="00615E71">
          <w:delText xml:space="preserve">to </w:delText>
        </w:r>
        <w:r w:rsidR="00E927A1" w:rsidRPr="00005E6E" w:rsidDel="00615E71">
          <w:delText xml:space="preserve">rank the importance of </w:delText>
        </w:r>
        <w:r w:rsidR="00E154AB" w:rsidRPr="00005E6E" w:rsidDel="00615E71">
          <w:delText xml:space="preserve">selected </w:delText>
        </w:r>
        <w:r w:rsidR="00EF75DF" w:rsidRPr="00005E6E" w:rsidDel="00615E71">
          <w:delText xml:space="preserve">features </w:delText>
        </w:r>
        <w:r w:rsidR="00D379ED" w:rsidRPr="00005E6E" w:rsidDel="00615E71">
          <w:delText>according to</w:delText>
        </w:r>
        <w:r w:rsidR="00E927A1" w:rsidRPr="00005E6E" w:rsidDel="00615E71">
          <w:delText xml:space="preserve"> their magnitude of </w:delText>
        </w:r>
        <w:r w:rsidR="00EF75DF" w:rsidRPr="00005E6E" w:rsidDel="00615E71">
          <w:delText xml:space="preserve">MLR LASSO </w:delText>
        </w:r>
        <w:r w:rsidR="00E927A1" w:rsidRPr="00005E6E" w:rsidDel="00615E71">
          <w:delText>resulting coefficients</w:delText>
        </w:r>
        <w:r w:rsidR="007A3AE2" w:rsidRPr="00005E6E" w:rsidDel="00615E71">
          <w:delText>, and it</w:delText>
        </w:r>
        <w:r w:rsidR="000E24B0" w:rsidRPr="00005E6E" w:rsidDel="00615E71">
          <w:delText xml:space="preserve"> gave each feature a rank from 0 to 1</w:delText>
        </w:r>
        <w:r w:rsidR="00EF75DF" w:rsidRPr="00005E6E" w:rsidDel="00615E71">
          <w:delText xml:space="preserve"> to estimate </w:delText>
        </w:r>
        <w:r w:rsidR="00E866CD" w:rsidRPr="00005E6E" w:rsidDel="00615E71">
          <w:delText xml:space="preserve">using </w:delText>
        </w:r>
        <w:r w:rsidR="00E866CD" w:rsidRPr="00005E6E" w:rsidDel="00615E71">
          <w:rPr>
            <w:i/>
            <w:iCs/>
          </w:rPr>
          <w:delText xml:space="preserve">caret </w:delText>
        </w:r>
        <w:r w:rsidR="00E866CD" w:rsidRPr="00005E6E" w:rsidDel="00615E71">
          <w:delText xml:space="preserve">package for R </w:delText>
        </w:r>
        <w:r w:rsidR="00E866CD" w:rsidRPr="00005E6E" w:rsidDel="00615E71">
          <w:fldChar w:fldCharType="begin" w:fldLock="1"/>
        </w:r>
        <w:r w:rsidR="00E866CD" w:rsidRPr="00005E6E" w:rsidDel="00615E71">
          <w:del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delInstrText>
        </w:r>
        <w:r w:rsidR="00E866CD" w:rsidRPr="00005E6E" w:rsidDel="00615E71">
          <w:fldChar w:fldCharType="separate"/>
        </w:r>
        <w:r w:rsidR="00E866CD" w:rsidRPr="00005E6E" w:rsidDel="00615E71">
          <w:delText>(Kuhn, 2008)</w:delText>
        </w:r>
        <w:r w:rsidR="00E866CD" w:rsidRPr="00005E6E" w:rsidDel="00615E71">
          <w:fldChar w:fldCharType="end"/>
        </w:r>
        <w:r w:rsidR="00E866CD" w:rsidRPr="00005E6E" w:rsidDel="00615E71">
          <w:delText>.</w:delText>
        </w:r>
      </w:del>
    </w:p>
    <w:p w14:paraId="537852DF" w14:textId="77777777" w:rsidR="00846381" w:rsidRDefault="000E24B0" w:rsidP="00872147">
      <w:pPr>
        <w:spacing w:after="240"/>
        <w:rPr>
          <w:ins w:id="445" w:author="Won Do Lee [2]" w:date="2023-07-13T13:10:00Z"/>
        </w:rPr>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446" w:author="Won Do Lee" w:date="2023-01-19T23:23:00Z">
        <w:r w:rsidR="005210A2" w:rsidRPr="00005E6E" w:rsidDel="001E7E1F">
          <w:delText>were</w:delText>
        </w:r>
        <w:r w:rsidR="001F752D" w:rsidRPr="00005E6E" w:rsidDel="001E7E1F">
          <w:delText xml:space="preserve"> remaining</w:delText>
        </w:r>
      </w:del>
      <w:ins w:id="447"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w:t>
      </w:r>
      <w:ins w:id="448" w:author="Won Do Lee [2]" w:date="2023-07-13T11:13:00Z">
        <w:r w:rsidR="00FC043C">
          <w:t xml:space="preserve"> </w:t>
        </w:r>
      </w:ins>
    </w:p>
    <w:p w14:paraId="2CE89090" w14:textId="1E48269B" w:rsidR="0060470A" w:rsidRPr="00005E6E" w:rsidRDefault="00FD4AD7" w:rsidP="00872147">
      <w:pPr>
        <w:spacing w:after="240"/>
      </w:pPr>
      <w:ins w:id="449" w:author="Won Do Lee [2]" w:date="2023-07-13T11:38:00Z">
        <w:r>
          <w:t>In overview</w:t>
        </w:r>
      </w:ins>
      <w:ins w:id="450" w:author="Won Do Lee [2]" w:date="2023-07-13T11:23:00Z">
        <w:r w:rsidR="00AE62D5">
          <w:t>, u</w:t>
        </w:r>
      </w:ins>
      <w:ins w:id="451" w:author="Won Do Lee [2]" w:date="2023-07-13T11:13:00Z">
        <w:r w:rsidR="00FC043C">
          <w:t xml:space="preserve">sual </w:t>
        </w:r>
      </w:ins>
      <w:del w:id="452" w:author="Won Do Lee [2]" w:date="2023-07-13T11:13:00Z">
        <w:r w:rsidR="00DB1024" w:rsidRPr="00005E6E" w:rsidDel="00FC043C">
          <w:delText xml:space="preserve"> </w:delText>
        </w:r>
      </w:del>
      <w:ins w:id="453" w:author="Won Do Lee [2]" w:date="2023-07-13T11:13:00Z">
        <w:r w:rsidR="00FC043C">
          <w:t>residency shows the most effective variable for the classification</w:t>
        </w:r>
      </w:ins>
      <w:ins w:id="454" w:author="Won Do Lee [2]" w:date="2023-07-13T11:26:00Z">
        <w:r w:rsidR="00AE62D5">
          <w:t>, followed by share of self-employed workers, car availability, and income levels</w:t>
        </w:r>
      </w:ins>
      <w:ins w:id="455" w:author="Won Do Lee [2]" w:date="2023-07-13T11:27:00Z">
        <w:r w:rsidR="00AE62D5">
          <w:t xml:space="preserve"> that</w:t>
        </w:r>
        <w:r w:rsidR="00AE62D5" w:rsidRPr="00005E6E">
          <w:t xml:space="preserve"> estimated coefficients varied between clusters (see </w:t>
        </w:r>
      </w:ins>
      <w:ins w:id="456" w:author="Won Do Lee [2]" w:date="2023-07-13T13:10:00Z">
        <w:r w:rsidR="00270360">
          <w:fldChar w:fldCharType="begin"/>
        </w:r>
        <w:r w:rsidR="00270360">
          <w:instrText xml:space="preserve"> REF _Ref81242261 \h </w:instrText>
        </w:r>
      </w:ins>
      <w:r w:rsidR="003D7B05">
        <w:instrText xml:space="preserve"> \* MERGEFORMAT </w:instrText>
      </w:r>
      <w:r w:rsidR="00270360">
        <w:fldChar w:fldCharType="separate"/>
      </w:r>
      <w:ins w:id="457" w:author="Won Do Lee [2]" w:date="2023-07-13T13:10:00Z">
        <w:r w:rsidR="00270360" w:rsidRPr="00005E6E">
          <w:t xml:space="preserve">Figure </w:t>
        </w:r>
        <w:r w:rsidR="00270360">
          <w:rPr>
            <w:noProof/>
          </w:rPr>
          <w:t>6</w:t>
        </w:r>
        <w:r w:rsidR="00270360">
          <w:fldChar w:fldCharType="end"/>
        </w:r>
      </w:ins>
      <w:ins w:id="458" w:author="Won Do Lee [2]" w:date="2023-07-13T11:27:00Z">
        <w:r w:rsidR="00AE62D5" w:rsidRPr="00005E6E">
          <w:t>)</w:t>
        </w:r>
      </w:ins>
      <w:ins w:id="459" w:author="Won Do Lee [2]" w:date="2023-07-13T11:21:00Z">
        <w:r w:rsidR="00FC043C">
          <w:t>.</w:t>
        </w:r>
      </w:ins>
      <w:ins w:id="460" w:author="Won Do Lee [2]" w:date="2023-07-13T11:38:00Z">
        <w:r>
          <w:t xml:space="preserve"> </w:t>
        </w:r>
      </w:ins>
      <w:ins w:id="461" w:author="Won Do Lee [2]" w:date="2023-07-13T11:40:00Z">
        <w:r w:rsidR="00D51C46">
          <w:t xml:space="preserve">It reflects </w:t>
        </w:r>
      </w:ins>
      <w:ins w:id="462" w:author="Won Do Lee [2]" w:date="2023-07-13T13:13:00Z">
        <w:r w:rsidR="00C27263">
          <w:t>characteristics</w:t>
        </w:r>
      </w:ins>
      <w:ins w:id="463" w:author="Won Do Lee [2]" w:date="2023-07-13T13:12:00Z">
        <w:r w:rsidR="00C27263">
          <w:t xml:space="preserve"> </w:t>
        </w:r>
      </w:ins>
      <w:ins w:id="464" w:author="Won Do Lee [2]" w:date="2023-07-13T11:41:00Z">
        <w:r w:rsidR="00D51C46">
          <w:t xml:space="preserve">of </w:t>
        </w:r>
      </w:ins>
      <w:ins w:id="465" w:author="Won Do Lee [2]" w:date="2023-07-13T13:13:00Z">
        <w:r w:rsidR="00C27263">
          <w:t xml:space="preserve">each </w:t>
        </w:r>
      </w:ins>
      <w:ins w:id="466" w:author="Won Do Lee [2]" w:date="2023-07-13T13:11:00Z">
        <w:r w:rsidR="00002BFA">
          <w:t>region</w:t>
        </w:r>
      </w:ins>
      <w:ins w:id="467" w:author="Won Do Lee [2]" w:date="2023-07-13T13:13:00Z">
        <w:r w:rsidR="00C27263">
          <w:t xml:space="preserve"> in</w:t>
        </w:r>
      </w:ins>
      <w:ins w:id="468" w:author="Won Do Lee [2]" w:date="2023-07-13T11:41:00Z">
        <w:r w:rsidR="00D51C46">
          <w:t xml:space="preserve"> England that </w:t>
        </w:r>
      </w:ins>
      <w:ins w:id="469" w:author="Won Do Lee [2]" w:date="2023-07-13T11:27:00Z">
        <w:r w:rsidR="00AE62D5">
          <w:t>p</w:t>
        </w:r>
      </w:ins>
      <w:ins w:id="470" w:author="Won Do Lee [2]" w:date="2023-07-13T11:16:00Z">
        <w:r w:rsidR="00FC043C">
          <w:t>eople living in London</w:t>
        </w:r>
      </w:ins>
      <w:ins w:id="471" w:author="Won Do Lee [2]" w:date="2023-07-13T11:18:00Z">
        <w:r w:rsidR="00FC043C">
          <w:t xml:space="preserve"> </w:t>
        </w:r>
      </w:ins>
      <w:ins w:id="472" w:author="Won Do Lee [2]" w:date="2023-07-13T11:22:00Z">
        <w:r w:rsidR="00FC043C">
          <w:t>were</w:t>
        </w:r>
      </w:ins>
      <w:ins w:id="473" w:author="Won Do Lee [2]" w:date="2023-07-13T11:18:00Z">
        <w:r w:rsidR="00FC043C">
          <w:t xml:space="preserve"> more likely to </w:t>
        </w:r>
      </w:ins>
      <w:ins w:id="474" w:author="Won Do Lee [2]" w:date="2023-07-13T11:21:00Z">
        <w:r w:rsidR="00FC043C">
          <w:t>experience</w:t>
        </w:r>
      </w:ins>
      <w:ins w:id="475" w:author="Won Do Lee [2]" w:date="2023-07-13T12:52:00Z">
        <w:r w:rsidR="00D26A45">
          <w:t xml:space="preserve"> </w:t>
        </w:r>
      </w:ins>
      <w:ins w:id="476" w:author="Won Do Lee [2]" w:date="2023-07-13T12:53:00Z">
        <w:r w:rsidR="00D26A45">
          <w:t>a</w:t>
        </w:r>
      </w:ins>
      <w:ins w:id="477" w:author="Won Do Lee [2]" w:date="2023-07-13T13:11:00Z">
        <w:r w:rsidR="00002BFA">
          <w:t>n</w:t>
        </w:r>
      </w:ins>
      <w:ins w:id="478" w:author="Won Do Lee [2]" w:date="2023-07-13T12:55:00Z">
        <w:r w:rsidR="00D26A45">
          <w:t xml:space="preserve"> extensive</w:t>
        </w:r>
      </w:ins>
      <w:ins w:id="479" w:author="Won Do Lee [2]" w:date="2023-07-13T12:52:00Z">
        <w:r w:rsidR="00D26A45">
          <w:t xml:space="preserve"> </w:t>
        </w:r>
      </w:ins>
      <w:ins w:id="480" w:author="Won Do Lee [2]" w:date="2023-07-13T11:19:00Z">
        <w:r w:rsidR="00FC043C">
          <w:t xml:space="preserve">reduction </w:t>
        </w:r>
      </w:ins>
      <w:ins w:id="481" w:author="Won Do Lee [2]" w:date="2023-07-13T11:20:00Z">
        <w:r w:rsidR="00FC043C">
          <w:t>in mobility</w:t>
        </w:r>
      </w:ins>
      <w:ins w:id="482" w:author="Won Do Lee [2]" w:date="2023-07-13T13:14:00Z">
        <w:r w:rsidR="00C27263">
          <w:t xml:space="preserve">, </w:t>
        </w:r>
      </w:ins>
      <w:ins w:id="483" w:author="Won Do Lee [2]" w:date="2023-07-13T11:20:00Z">
        <w:r w:rsidR="00FC043C">
          <w:t xml:space="preserve">with </w:t>
        </w:r>
      </w:ins>
      <w:ins w:id="484" w:author="Won Do Lee [2]" w:date="2023-07-13T11:21:00Z">
        <w:r w:rsidR="00FC043C">
          <w:t xml:space="preserve">a </w:t>
        </w:r>
      </w:ins>
      <w:ins w:id="485" w:author="Won Do Lee [2]" w:date="2023-07-13T12:55:00Z">
        <w:r w:rsidR="00D26A45">
          <w:t>sharp</w:t>
        </w:r>
      </w:ins>
      <w:ins w:id="486" w:author="Won Do Lee [2]" w:date="2023-07-13T11:21:00Z">
        <w:r w:rsidR="00FC043C">
          <w:t xml:space="preserve"> </w:t>
        </w:r>
      </w:ins>
      <w:ins w:id="487" w:author="Won Do Lee [2]" w:date="2023-07-13T11:20:00Z">
        <w:r w:rsidR="00FC043C">
          <w:t xml:space="preserve">decline </w:t>
        </w:r>
      </w:ins>
      <w:ins w:id="488" w:author="Won Do Lee [2]" w:date="2023-07-13T12:54:00Z">
        <w:r w:rsidR="00D26A45">
          <w:t>but</w:t>
        </w:r>
      </w:ins>
      <w:ins w:id="489" w:author="Won Do Lee [2]" w:date="2023-07-13T11:20:00Z">
        <w:r w:rsidR="00FC043C">
          <w:t xml:space="preserve"> </w:t>
        </w:r>
      </w:ins>
      <w:ins w:id="490" w:author="Won Do Lee [2]" w:date="2023-07-13T11:35:00Z">
        <w:r w:rsidR="00B44D68">
          <w:t xml:space="preserve">a </w:t>
        </w:r>
      </w:ins>
      <w:ins w:id="491" w:author="Won Do Lee [2]" w:date="2023-07-13T11:15:00Z">
        <w:r w:rsidR="00FC043C">
          <w:t xml:space="preserve">slow </w:t>
        </w:r>
      </w:ins>
      <w:ins w:id="492" w:author="Won Do Lee [2]" w:date="2023-07-13T11:20:00Z">
        <w:r w:rsidR="00FC043C">
          <w:t>recovery</w:t>
        </w:r>
      </w:ins>
      <w:ins w:id="493" w:author="Won Do Lee [2]" w:date="2023-07-13T13:14:00Z">
        <w:r w:rsidR="00C27263">
          <w:t xml:space="preserve"> during lockdown. I</w:t>
        </w:r>
      </w:ins>
      <w:ins w:id="494" w:author="Won Do Lee [2]" w:date="2023-07-13T12:53:00Z">
        <w:r w:rsidR="00D26A45">
          <w:t>n contrast</w:t>
        </w:r>
      </w:ins>
      <w:ins w:id="495" w:author="Won Do Lee [2]" w:date="2023-07-13T13:14:00Z">
        <w:r w:rsidR="00C27263">
          <w:t xml:space="preserve">, people living in </w:t>
        </w:r>
      </w:ins>
      <w:ins w:id="496" w:author="Won Do Lee [2]" w:date="2023-07-13T11:18:00Z">
        <w:r w:rsidR="00FC043C">
          <w:t>Yorkshire and the Humber</w:t>
        </w:r>
      </w:ins>
      <w:ins w:id="497" w:author="Won Do Lee [2]" w:date="2023-07-13T12:55:00Z">
        <w:r w:rsidR="00D26A45">
          <w:t xml:space="preserve"> </w:t>
        </w:r>
      </w:ins>
      <w:ins w:id="498" w:author="Won Do Lee [2]" w:date="2023-07-13T11:22:00Z">
        <w:r w:rsidR="00FC043C">
          <w:t>were</w:t>
        </w:r>
      </w:ins>
      <w:ins w:id="499" w:author="Won Do Lee [2]" w:date="2023-07-13T11:19:00Z">
        <w:r w:rsidR="00FC043C">
          <w:t xml:space="preserve"> more likely to </w:t>
        </w:r>
      </w:ins>
      <w:ins w:id="500" w:author="Won Do Lee [2]" w:date="2023-07-13T11:21:00Z">
        <w:r w:rsidR="00FC043C">
          <w:t>ex</w:t>
        </w:r>
      </w:ins>
      <w:ins w:id="501" w:author="Won Do Lee [2]" w:date="2023-07-13T11:22:00Z">
        <w:r w:rsidR="00FC043C">
          <w:t>perience</w:t>
        </w:r>
      </w:ins>
      <w:ins w:id="502" w:author="Won Do Lee [2]" w:date="2023-07-13T12:52:00Z">
        <w:r w:rsidR="00D26A45">
          <w:t xml:space="preserve"> </w:t>
        </w:r>
      </w:ins>
      <w:ins w:id="503" w:author="Won Do Lee [2]" w:date="2023-07-13T12:56:00Z">
        <w:r w:rsidR="00D26A45">
          <w:t xml:space="preserve">a marginal </w:t>
        </w:r>
      </w:ins>
      <w:ins w:id="504" w:author="Won Do Lee [2]" w:date="2023-07-13T11:20:00Z">
        <w:r w:rsidR="00FC043C">
          <w:t xml:space="preserve">reduction </w:t>
        </w:r>
      </w:ins>
      <w:ins w:id="505" w:author="Won Do Lee [2]" w:date="2023-07-13T12:56:00Z">
        <w:r w:rsidR="00D26A45">
          <w:t>in mobility</w:t>
        </w:r>
      </w:ins>
      <w:ins w:id="506" w:author="Won Do Lee [2]" w:date="2023-07-13T13:14:00Z">
        <w:r w:rsidR="00C27263">
          <w:t xml:space="preserve">, </w:t>
        </w:r>
      </w:ins>
      <w:ins w:id="507" w:author="Won Do Lee [2]" w:date="2023-07-13T11:35:00Z">
        <w:r w:rsidR="00B44D68">
          <w:t xml:space="preserve">with </w:t>
        </w:r>
      </w:ins>
      <w:ins w:id="508" w:author="Won Do Lee [2]" w:date="2023-07-13T12:54:00Z">
        <w:r w:rsidR="00D26A45">
          <w:t>a</w:t>
        </w:r>
      </w:ins>
      <w:ins w:id="509" w:author="Won Do Lee [2]" w:date="2023-07-13T12:56:00Z">
        <w:r w:rsidR="00D26A45">
          <w:t xml:space="preserve"> gradual</w:t>
        </w:r>
      </w:ins>
      <w:ins w:id="510" w:author="Won Do Lee [2]" w:date="2023-07-13T12:54:00Z">
        <w:r w:rsidR="00D26A45">
          <w:t xml:space="preserve"> decline but a rapid recovery</w:t>
        </w:r>
      </w:ins>
      <w:ins w:id="511" w:author="Won Do Lee [2]" w:date="2023-07-13T13:14:00Z">
        <w:r w:rsidR="00C27263">
          <w:t xml:space="preserve"> in the same period</w:t>
        </w:r>
      </w:ins>
      <w:ins w:id="512" w:author="Won Do Lee [2]" w:date="2023-07-13T11:36:00Z">
        <w:r w:rsidR="00B44D68">
          <w:t>.</w:t>
        </w:r>
      </w:ins>
      <w:del w:id="513" w:author="Won Do Lee [2]" w:date="2023-07-13T11:24:00Z">
        <w:r w:rsidR="00DB1024" w:rsidRPr="00005E6E" w:rsidDel="00AE62D5">
          <w:delText>T</w:delText>
        </w:r>
      </w:del>
      <w:del w:id="514" w:author="Won Do Lee [2]" w:date="2023-07-13T11:25:00Z">
        <w:r w:rsidR="00293AF4" w:rsidRPr="00005E6E" w:rsidDel="00AE62D5">
          <w:delText>he share of high-income households, self-employed workers, and households with one vehicle were the most effective variables for the classification,</w:delText>
        </w:r>
      </w:del>
      <w:del w:id="515" w:author="Won Do Lee [2]" w:date="2023-07-13T11:27:00Z">
        <w:r w:rsidR="00293AF4" w:rsidRPr="00005E6E" w:rsidDel="00AE62D5">
          <w:delText xml:space="preserve"> </w:delText>
        </w:r>
      </w:del>
      <w:del w:id="516" w:author="Won Do Lee [2]" w:date="2023-07-13T11:25:00Z">
        <w:r w:rsidR="00293AF4" w:rsidRPr="00005E6E" w:rsidDel="00AE62D5">
          <w:delText xml:space="preserve">yet </w:delText>
        </w:r>
      </w:del>
      <w:del w:id="517" w:author="Won Do Lee [2]" w:date="2023-07-13T11:27:00Z">
        <w:r w:rsidR="00293AF4" w:rsidRPr="00005E6E" w:rsidDel="00AE62D5">
          <w:delText>the estimated coefficients</w:delText>
        </w:r>
        <w:r w:rsidR="00FB7E4D" w:rsidRPr="00005E6E" w:rsidDel="00AE62D5">
          <w:delText xml:space="preserve"> </w:delText>
        </w:r>
        <w:r w:rsidR="001C3F4F" w:rsidRPr="00005E6E" w:rsidDel="00AE62D5">
          <w:delText xml:space="preserve">varied </w:delText>
        </w:r>
        <w:r w:rsidR="00BE3DA9" w:rsidRPr="00005E6E" w:rsidDel="00AE62D5">
          <w:delText xml:space="preserve">between clusters </w:delText>
        </w:r>
        <w:r w:rsidR="00DB1024" w:rsidRPr="00005E6E" w:rsidDel="00AE62D5">
          <w:delText>(see</w:delText>
        </w:r>
        <w:r w:rsidR="005426E3" w:rsidRPr="00005E6E" w:rsidDel="00AE62D5">
          <w:delText xml:space="preserve"> </w:delText>
        </w:r>
        <w:r w:rsidR="00DB1024" w:rsidRPr="00005E6E" w:rsidDel="00AE62D5">
          <w:fldChar w:fldCharType="begin"/>
        </w:r>
        <w:r w:rsidR="00DB1024" w:rsidRPr="00C27263" w:rsidDel="00AE62D5">
          <w:delInstrText xml:space="preserve"> REF _Ref81242261 \h </w:delInstrText>
        </w:r>
        <w:r w:rsidR="00B82758" w:rsidRPr="00C27263" w:rsidDel="00AE62D5">
          <w:delInstrText xml:space="preserve"> \* MERGEFORMAT </w:delInstrText>
        </w:r>
        <w:r w:rsidR="00DB1024" w:rsidRPr="00005E6E" w:rsidDel="00AE62D5">
          <w:fldChar w:fldCharType="separate"/>
        </w:r>
        <w:r w:rsidR="00547E5C" w:rsidRPr="00AE62D5" w:rsidDel="00AE62D5">
          <w:delText>Figure 6</w:delText>
        </w:r>
        <w:r w:rsidR="00DB1024" w:rsidRPr="00005E6E" w:rsidDel="00AE62D5">
          <w:fldChar w:fldCharType="end"/>
        </w:r>
        <w:r w:rsidR="00DB1024" w:rsidRPr="00005E6E" w:rsidDel="00AE62D5">
          <w:delText>).</w:delText>
        </w:r>
      </w:del>
      <w:del w:id="518" w:author="Won Do Lee [2]" w:date="2023-07-13T11:36:00Z">
        <w:r w:rsidR="00963966" w:rsidRPr="00005E6E" w:rsidDel="00B44D68">
          <w:delText xml:space="preserve"> </w:delText>
        </w:r>
      </w:del>
      <w:ins w:id="519" w:author="Won Do Lee [2]" w:date="2023-07-13T11:36:00Z">
        <w:r w:rsidR="00B44D68">
          <w:t xml:space="preserve"> </w:t>
        </w:r>
      </w:ins>
      <w:r w:rsidR="005A54E1" w:rsidRPr="00005E6E">
        <w:t xml:space="preserve">The positive coefficients for </w:t>
      </w:r>
      <w:r w:rsidR="00FA08E5" w:rsidRPr="00005E6E">
        <w:t xml:space="preserve">the </w:t>
      </w:r>
      <w:r w:rsidR="007C2454" w:rsidRPr="00005E6E">
        <w:t>s</w:t>
      </w:r>
      <w:ins w:id="520" w:author="Won Do Lee [2]" w:date="2023-07-13T12:49:00Z">
        <w:r w:rsidR="00046BA6">
          <w:t>hare of</w:t>
        </w:r>
      </w:ins>
      <w:del w:id="521" w:author="Won Do Lee [2]" w:date="2023-07-13T12:49:00Z">
        <w:r w:rsidR="007C2454" w:rsidRPr="00005E6E" w:rsidDel="00046BA6">
          <w:delText xml:space="preserve">hare of </w:delText>
        </w:r>
        <w:r w:rsidR="005A54E1" w:rsidRPr="00005E6E" w:rsidDel="00046BA6">
          <w:delText>h</w:delText>
        </w:r>
        <w:r w:rsidR="00EB5CCC" w:rsidRPr="00005E6E" w:rsidDel="00046BA6">
          <w:delText>igh-income household</w:delText>
        </w:r>
        <w:r w:rsidR="005426E3" w:rsidRPr="00005E6E" w:rsidDel="00046BA6">
          <w:delText>s</w:delText>
        </w:r>
        <w:r w:rsidR="00EB5CCC" w:rsidRPr="00005E6E" w:rsidDel="00046BA6">
          <w:delText xml:space="preserve"> and</w:delText>
        </w:r>
      </w:del>
      <w:r w:rsidR="00EB5CCC" w:rsidRPr="00005E6E">
        <w:t xml:space="preserve">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6F3D9C">
        <w:t>G1</w:t>
      </w:r>
      <w:ins w:id="522" w:author="Won Do Lee [2]" w:date="2023-07-13T12:57:00Z">
        <w:r w:rsidR="00D26A45">
          <w:t xml:space="preserve"> and G2</w:t>
        </w:r>
      </w:ins>
      <w:del w:id="523" w:author="Won Do Lee [2]" w:date="2023-07-13T12:49:00Z">
        <w:r w:rsidR="009650BE" w:rsidRPr="00005E6E" w:rsidDel="00046BA6">
          <w:delText xml:space="preserve"> and </w:delText>
        </w:r>
      </w:del>
      <w:del w:id="524" w:author="Won Do Lee [2]" w:date="2023-07-13T11:27:00Z">
        <w:r w:rsidR="006F3D9C" w:rsidDel="00AE62D5">
          <w:delText>G2</w:delText>
        </w:r>
      </w:del>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del w:id="525" w:author="Won Do Lee [2]" w:date="2023-07-13T13:15:00Z">
        <w:r w:rsidR="00E404FA" w:rsidRPr="00005E6E" w:rsidDel="00276C16">
          <w:delText xml:space="preserve"> </w:delText>
        </w:r>
        <w:r w:rsidR="00B15ACD" w:rsidRPr="00005E6E" w:rsidDel="00276C16">
          <w:delText xml:space="preserve">and </w:delText>
        </w:r>
        <w:r w:rsidR="00C82C98" w:rsidRPr="00005E6E" w:rsidDel="00276C16">
          <w:delText xml:space="preserve">self-employed workers </w:delText>
        </w:r>
        <w:r w:rsidR="00953910" w:rsidRPr="00005E6E" w:rsidDel="00276C16">
          <w:delText>(are more likely to be low earners</w:delText>
        </w:r>
        <w:r w:rsidR="00E2045A" w:rsidRPr="00005E6E" w:rsidDel="00276C16">
          <w:delText xml:space="preserve"> in London</w:delText>
        </w:r>
        <w:r w:rsidR="00953910" w:rsidRPr="00005E6E" w:rsidDel="00276C16">
          <w:delText>)</w:delText>
        </w:r>
      </w:del>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del w:id="526" w:author="Won Do Lee [2]" w:date="2023-07-13T11:28:00Z">
        <w:r w:rsidR="006F3D9C" w:rsidDel="00AE62D5">
          <w:delText>G</w:delText>
        </w:r>
        <w:r w:rsidR="00EE77C4" w:rsidDel="00AE62D5">
          <w:rPr>
            <w:rFonts w:hint="eastAsia"/>
          </w:rPr>
          <w:delText>3</w:delText>
        </w:r>
        <w:r w:rsidR="00D84B30" w:rsidRPr="00005E6E" w:rsidDel="00AE62D5">
          <w:delText xml:space="preserve"> </w:delText>
        </w:r>
      </w:del>
      <w:ins w:id="527" w:author="Won Do Lee [2]" w:date="2023-07-13T11:28:00Z">
        <w:r w:rsidR="00AE62D5">
          <w:t>G</w:t>
        </w:r>
      </w:ins>
      <w:ins w:id="528" w:author="Won Do Lee [2]" w:date="2023-07-13T12:56:00Z">
        <w:r w:rsidR="00D26A45">
          <w:t>3</w:t>
        </w:r>
      </w:ins>
      <w:ins w:id="529" w:author="Won Do Lee [2]" w:date="2023-07-13T11:28:00Z">
        <w:r w:rsidR="00AE62D5" w:rsidRPr="00005E6E">
          <w:t xml:space="preserve"> </w:t>
        </w:r>
      </w:ins>
      <w:r w:rsidR="00D84B30" w:rsidRPr="00005E6E">
        <w:t xml:space="preserve">and </w:t>
      </w:r>
      <w:del w:id="530" w:author="Won Do Lee [2]" w:date="2023-07-13T11:28:00Z">
        <w:r w:rsidR="006F3D9C" w:rsidDel="00AE62D5">
          <w:delText>G</w:delText>
        </w:r>
        <w:r w:rsidR="00EE77C4" w:rsidDel="00AE62D5">
          <w:rPr>
            <w:rFonts w:hint="eastAsia"/>
          </w:rPr>
          <w:delText>4</w:delText>
        </w:r>
        <w:r w:rsidR="006E2161" w:rsidRPr="00005E6E" w:rsidDel="00AE62D5">
          <w:delText xml:space="preserve"> </w:delText>
        </w:r>
      </w:del>
      <w:ins w:id="531" w:author="Won Do Lee [2]" w:date="2023-07-13T11:28:00Z">
        <w:r w:rsidR="00AE62D5">
          <w:t>G</w:t>
        </w:r>
      </w:ins>
      <w:ins w:id="532" w:author="Won Do Lee [2]" w:date="2023-07-13T12:56:00Z">
        <w:r w:rsidR="00D26A45">
          <w:t>4</w:t>
        </w:r>
      </w:ins>
      <w:ins w:id="533" w:author="Won Do Lee [2]" w:date="2023-07-13T11:28:00Z">
        <w:r w:rsidR="00AE62D5" w:rsidRPr="00005E6E">
          <w:t xml:space="preserve"> </w:t>
        </w:r>
      </w:ins>
      <w:r w:rsidR="00F52F39" w:rsidRPr="00005E6E">
        <w:t xml:space="preserve">that </w:t>
      </w:r>
      <w:r w:rsidR="00D84B30" w:rsidRPr="00005E6E">
        <w:t xml:space="preserve">high-income households </w:t>
      </w:r>
      <w:del w:id="534" w:author="Won Do Lee [2]" w:date="2023-07-13T11:28:00Z">
        <w:r w:rsidR="00D84B30" w:rsidRPr="00005E6E" w:rsidDel="00AE62D5">
          <w:delText>and self-employed workers</w:delText>
        </w:r>
        <w:r w:rsidR="00544473" w:rsidRPr="00005E6E" w:rsidDel="00AE62D5">
          <w:delText xml:space="preserve"> </w:delText>
        </w:r>
      </w:del>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del w:id="535" w:author="Won Do Lee [2]" w:date="2023-07-13T11:29:00Z">
        <w:r w:rsidR="006F3D9C" w:rsidDel="00AE62D5">
          <w:delText>G</w:delText>
        </w:r>
        <w:r w:rsidR="00EE77C4" w:rsidDel="00AE62D5">
          <w:rPr>
            <w:rFonts w:hint="eastAsia"/>
          </w:rPr>
          <w:delText>2</w:delText>
        </w:r>
        <w:r w:rsidR="00EE77C4" w:rsidDel="00AE62D5">
          <w:delText xml:space="preserve"> </w:delText>
        </w:r>
        <w:r w:rsidR="00113AEF" w:rsidRPr="00005E6E" w:rsidDel="00AE62D5">
          <w:delText xml:space="preserve">and </w:delText>
        </w:r>
        <w:r w:rsidR="006F3D9C" w:rsidDel="00AE62D5">
          <w:delText>G</w:delText>
        </w:r>
      </w:del>
      <w:ins w:id="536" w:author="Won Do Lee [2]" w:date="2023-07-13T11:29:00Z">
        <w:r w:rsidR="00AE62D5">
          <w:t>G</w:t>
        </w:r>
      </w:ins>
      <w:ins w:id="537" w:author="Won Do Lee [2]" w:date="2023-07-13T12:57:00Z">
        <w:r w:rsidR="00D26A45">
          <w:t>4</w:t>
        </w:r>
      </w:ins>
      <w:del w:id="538" w:author="Won Do Lee [2]" w:date="2023-07-13T11:29:00Z">
        <w:r w:rsidR="00EE77C4" w:rsidDel="00AE62D5">
          <w:rPr>
            <w:rFonts w:hint="eastAsia"/>
          </w:rPr>
          <w:delText>4</w:delText>
        </w:r>
      </w:del>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6F3D9C">
        <w:t>G</w:t>
      </w:r>
      <w:r w:rsidR="00EE77C4">
        <w:rPr>
          <w:rFonts w:hint="eastAsia"/>
        </w:rPr>
        <w:t>1</w:t>
      </w:r>
      <w:del w:id="539" w:author="Won Do Lee [2]" w:date="2023-07-13T11:29:00Z">
        <w:r w:rsidR="00C7047E" w:rsidRPr="00005E6E" w:rsidDel="00AE62D5">
          <w:delText xml:space="preserve"> and </w:delText>
        </w:r>
        <w:r w:rsidR="006F3D9C" w:rsidDel="00AE62D5">
          <w:delText>G</w:delText>
        </w:r>
        <w:r w:rsidR="00EE77C4" w:rsidDel="00AE62D5">
          <w:rPr>
            <w:rFonts w:hint="eastAsia"/>
          </w:rPr>
          <w:delText>3</w:delText>
        </w:r>
      </w:del>
      <w:r w:rsidR="00C7047E" w:rsidRPr="00005E6E">
        <w:t>.</w:t>
      </w:r>
    </w:p>
    <w:p w14:paraId="654DF76A" w14:textId="1846AF58" w:rsidR="008D25D1" w:rsidRDefault="00270360" w:rsidP="00872147">
      <w:pPr>
        <w:spacing w:after="240"/>
        <w:rPr>
          <w:ins w:id="540" w:author="Won Do Lee [2]" w:date="2023-07-13T13:06:00Z"/>
        </w:rPr>
      </w:pPr>
      <w:r w:rsidRPr="00270360">
        <w:fldChar w:fldCharType="begin"/>
      </w:r>
      <w:r w:rsidRPr="00270360">
        <w:instrText xml:space="preserve"> REF _Ref140146213 \h </w:instrText>
      </w:r>
      <w:r w:rsidRPr="00282AB8">
        <w:instrText xml:space="preserve"> \* MERGEFORMAT </w:instrText>
      </w:r>
      <w:r w:rsidRPr="00270360">
        <w:fldChar w:fldCharType="separate"/>
      </w:r>
      <w:ins w:id="541" w:author="Won Do Lee [2]" w:date="2023-07-13T13:09:00Z">
        <w:r w:rsidRPr="00282AB8">
          <w:t>Table 4</w:t>
        </w:r>
        <w:r w:rsidRPr="00270360">
          <w:fldChar w:fldCharType="end"/>
        </w:r>
      </w:ins>
      <w:r w:rsidR="002E7F9B" w:rsidRPr="00270360">
        <w:fldChar w:fldCharType="begin"/>
      </w:r>
      <w:r w:rsidR="002E7F9B" w:rsidRPr="00270360">
        <w:instrText xml:space="preserve"> REF _Ref81242131 \h </w:instrText>
      </w:r>
      <w:r w:rsidR="00B82758" w:rsidRPr="00270360">
        <w:instrText xml:space="preserve"> \* MERGEFORMAT </w:instrText>
      </w:r>
      <w:r w:rsidR="002E7F9B" w:rsidRPr="00270360">
        <w:fldChar w:fldCharType="end"/>
      </w:r>
      <w:r w:rsidR="002E7F9B" w:rsidRPr="00270360">
        <w:t xml:space="preserve"> </w:t>
      </w:r>
      <w:del w:id="542" w:author="Won Do Lee [2]" w:date="2023-07-13T13:05:00Z">
        <w:r w:rsidR="002E7F9B" w:rsidRPr="00270360" w:rsidDel="008D25D1">
          <w:delText xml:space="preserve">details </w:delText>
        </w:r>
      </w:del>
      <w:ins w:id="543" w:author="Won Do Lee [2]" w:date="2023-07-13T13:05:00Z">
        <w:r w:rsidR="008D25D1" w:rsidRPr="00270360">
          <w:t>shows</w:t>
        </w:r>
        <w:r w:rsidR="008D25D1" w:rsidRPr="00005E6E">
          <w:t xml:space="preserve"> </w:t>
        </w:r>
      </w:ins>
      <w:r w:rsidR="002E7F9B" w:rsidRPr="00005E6E">
        <w:t xml:space="preserve">the </w:t>
      </w:r>
      <w:r w:rsidR="00E41A5C" w:rsidRPr="00005E6E">
        <w:t xml:space="preserve">estimated coefficients </w:t>
      </w:r>
      <w:r w:rsidR="006235D2" w:rsidRPr="00005E6E">
        <w:t>for</w:t>
      </w:r>
      <w:r w:rsidR="00400CDB" w:rsidRPr="00005E6E">
        <w:t xml:space="preserve"> selected factors </w:t>
      </w:r>
      <w:del w:id="544"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w:t>
      </w:r>
      <w:ins w:id="545" w:author="Won Do Lee [2]" w:date="2023-07-13T13:05:00Z">
        <w:r w:rsidR="008D25D1" w:rsidRPr="008D25D1">
          <w:t xml:space="preserve"> People living in London were generally classified as G1, followed by high cumulative COVID-19 infection rates before the lockdown and relatively higher clinical capacity (i.e., density of hospitals). On the contrary, people living in Yorkshire and the Humber, and parts of East Midlands and South West were more likely classified as G4, where there were relatively lower self-employed workers</w:t>
        </w:r>
      </w:ins>
      <w:ins w:id="546" w:author="Won Do Lee [2]" w:date="2023-07-13T13:06:00Z">
        <w:r w:rsidR="008D25D1">
          <w:t xml:space="preserve"> and lo</w:t>
        </w:r>
      </w:ins>
      <w:ins w:id="547" w:author="Won Do Lee [2]" w:date="2023-07-13T13:07:00Z">
        <w:r w:rsidR="008D25D1">
          <w:t>wer middle class (i.e., Social Grade C1)</w:t>
        </w:r>
      </w:ins>
      <w:ins w:id="548" w:author="Won Do Lee [2]" w:date="2023-07-13T13:05:00Z">
        <w:r w:rsidR="008D25D1" w:rsidRPr="008D25D1">
          <w:t xml:space="preserve">. Among the remaining clusters, high levels of the share of high-income households and households with more than three vehicles were more likely classified as G2. </w:t>
        </w:r>
      </w:ins>
      <w:ins w:id="549" w:author="Won Do Lee [2]" w:date="2023-07-13T13:07:00Z">
        <w:r w:rsidR="008D25D1">
          <w:t xml:space="preserve">Finally, </w:t>
        </w:r>
      </w:ins>
      <w:ins w:id="550" w:author="Won Do Lee [2]" w:date="2023-07-13T13:05:00Z">
        <w:r w:rsidR="008D25D1" w:rsidRPr="008D25D1">
          <w:t>G3 was more likely located in local authorities in the North East, where the share of median-income households and more than three bedrooms in the house were dominant. The five most significant features for classifying each cluster are described as follows:</w:t>
        </w:r>
      </w:ins>
    </w:p>
    <w:p w14:paraId="6DAFD419" w14:textId="38247D99" w:rsidR="006235D2" w:rsidRPr="00005E6E" w:rsidDel="00073B77" w:rsidRDefault="00400CDB" w:rsidP="00872147">
      <w:pPr>
        <w:spacing w:after="240"/>
        <w:rPr>
          <w:del w:id="551" w:author="Won Do Lee [2]" w:date="2023-07-13T10:20:00Z"/>
        </w:rPr>
      </w:pPr>
      <w:del w:id="552" w:author="Won Do Lee [2]" w:date="2023-07-13T13:07:00Z">
        <w:r w:rsidRPr="00005E6E" w:rsidDel="008D25D1">
          <w:delText xml:space="preserve"> </w:delText>
        </w:r>
        <w:r w:rsidR="00387354" w:rsidRPr="00005E6E" w:rsidDel="008D25D1">
          <w:delText>I</w:delText>
        </w:r>
        <w:r w:rsidR="006235D2" w:rsidRPr="00005E6E" w:rsidDel="008D25D1">
          <w:delText xml:space="preserve">t </w:delText>
        </w:r>
        <w:r w:rsidR="008C5621" w:rsidRPr="00005E6E" w:rsidDel="008D25D1">
          <w:delText xml:space="preserve">was </w:delText>
        </w:r>
        <w:r w:rsidR="006235D2" w:rsidRPr="00005E6E" w:rsidDel="008D25D1">
          <w:delText xml:space="preserve">generally classified </w:delText>
        </w:r>
        <w:r w:rsidR="001F1FB0" w:rsidRPr="00005E6E" w:rsidDel="008D25D1">
          <w:delText>as</w:delText>
        </w:r>
        <w:r w:rsidR="006235D2" w:rsidRPr="00005E6E" w:rsidDel="008D25D1">
          <w:delText xml:space="preserve"> </w:delText>
        </w:r>
        <w:r w:rsidR="006F3D9C" w:rsidDel="008D25D1">
          <w:delText>G</w:delText>
        </w:r>
      </w:del>
      <w:del w:id="553" w:author="Won Do Lee [2]" w:date="2023-07-13T12:57:00Z">
        <w:r w:rsidR="006F3D9C" w:rsidDel="00285205">
          <w:delText>4</w:delText>
        </w:r>
      </w:del>
      <w:del w:id="554" w:author="Won Do Lee [2]" w:date="2023-07-13T13:07:00Z">
        <w:r w:rsidR="0076168B" w:rsidRPr="00005E6E" w:rsidDel="008D25D1">
          <w:delText xml:space="preserve">, </w:delText>
        </w:r>
      </w:del>
      <w:del w:id="555" w:author="Won Do Lee [2]" w:date="2023-07-13T13:00:00Z">
        <w:r w:rsidR="0076168B" w:rsidRPr="00005E6E" w:rsidDel="00285205">
          <w:delText xml:space="preserve">where </w:delText>
        </w:r>
        <w:r w:rsidR="00145478" w:rsidRPr="00005E6E" w:rsidDel="00285205">
          <w:delText>t</w:delText>
        </w:r>
        <w:r w:rsidR="00C15921" w:rsidRPr="00005E6E" w:rsidDel="00285205">
          <w:delText xml:space="preserve">he share of </w:delText>
        </w:r>
        <w:r w:rsidR="00B91767" w:rsidRPr="00005E6E" w:rsidDel="00285205">
          <w:delText>household</w:delText>
        </w:r>
        <w:r w:rsidR="007C52F7" w:rsidRPr="00005E6E" w:rsidDel="00285205">
          <w:delText>s</w:delText>
        </w:r>
        <w:r w:rsidR="00B91767" w:rsidRPr="00005E6E" w:rsidDel="00285205">
          <w:delText xml:space="preserve"> with more than </w:delText>
        </w:r>
        <w:r w:rsidR="007A3AE2" w:rsidRPr="00005E6E" w:rsidDel="00285205">
          <w:delText>three</w:delText>
        </w:r>
        <w:r w:rsidR="00B91767" w:rsidRPr="00005E6E" w:rsidDel="00285205">
          <w:delText xml:space="preserve"> vehicles, </w:delText>
        </w:r>
      </w:del>
      <w:del w:id="556" w:author="Won Do Lee [2]" w:date="2023-07-13T11:29:00Z">
        <w:r w:rsidR="00B91767" w:rsidRPr="00005E6E" w:rsidDel="00B44D68">
          <w:delText>self-employed</w:delText>
        </w:r>
        <w:r w:rsidR="007D29E6" w:rsidRPr="00005E6E" w:rsidDel="00B44D68">
          <w:delText xml:space="preserve"> workers</w:delText>
        </w:r>
      </w:del>
      <w:del w:id="557" w:author="Won Do Lee [2]" w:date="2023-07-13T13:00:00Z">
        <w:r w:rsidR="007D29E6" w:rsidRPr="00005E6E" w:rsidDel="00285205">
          <w:delText>,</w:delText>
        </w:r>
        <w:r w:rsidR="00387354" w:rsidRPr="00005E6E" w:rsidDel="00285205">
          <w:delText xml:space="preserve"> and</w:delText>
        </w:r>
        <w:r w:rsidR="007D29E6" w:rsidRPr="00005E6E" w:rsidDel="00285205">
          <w:delText xml:space="preserve"> </w:delText>
        </w:r>
        <w:r w:rsidR="00B569FA" w:rsidRPr="00005E6E" w:rsidDel="00285205">
          <w:delText>people in the lower middle class</w:delText>
        </w:r>
        <w:r w:rsidR="00557473" w:rsidRPr="00005E6E" w:rsidDel="00285205">
          <w:delText xml:space="preserve"> </w:delText>
        </w:r>
        <w:r w:rsidR="00E9788C" w:rsidRPr="00005E6E" w:rsidDel="00285205">
          <w:delText>(i.e., social grade C1)</w:delText>
        </w:r>
      </w:del>
      <w:del w:id="558" w:author="Won Do Lee [2]" w:date="2023-07-13T11:29:00Z">
        <w:r w:rsidR="00E9788C" w:rsidRPr="00005E6E" w:rsidDel="00B44D68">
          <w:delText xml:space="preserve"> </w:delText>
        </w:r>
        <w:r w:rsidR="0076168B" w:rsidRPr="00005E6E" w:rsidDel="00B44D68">
          <w:delText xml:space="preserve">were </w:delText>
        </w:r>
        <w:r w:rsidR="00BB5D09" w:rsidRPr="00005E6E" w:rsidDel="00B44D68">
          <w:delText>substantially low</w:delText>
        </w:r>
        <w:r w:rsidR="00BD48E5" w:rsidRPr="00005E6E" w:rsidDel="00B44D68">
          <w:delText>er</w:delText>
        </w:r>
      </w:del>
      <w:del w:id="559" w:author="Won Do Lee [2]" w:date="2023-07-13T13:00:00Z">
        <w:r w:rsidR="00557473" w:rsidRPr="00005E6E" w:rsidDel="00285205">
          <w:delText>.</w:delText>
        </w:r>
      </w:del>
      <w:del w:id="560" w:author="Won Do Lee [2]" w:date="2023-07-13T13:02:00Z">
        <w:r w:rsidR="00557473" w:rsidRPr="00005E6E" w:rsidDel="00285205">
          <w:delText xml:space="preserve"> </w:delText>
        </w:r>
        <w:r w:rsidR="00BD48E5" w:rsidRPr="00005E6E" w:rsidDel="00285205">
          <w:delText>In contrast</w:delText>
        </w:r>
        <w:r w:rsidR="00B5206D" w:rsidRPr="00005E6E" w:rsidDel="00285205">
          <w:delText xml:space="preserve">, </w:delText>
        </w:r>
        <w:r w:rsidR="006F3D9C" w:rsidDel="00285205">
          <w:delText>G1</w:delText>
        </w:r>
        <w:r w:rsidR="00B5206D" w:rsidRPr="00005E6E" w:rsidDel="00285205">
          <w:delText xml:space="preserve"> </w:delText>
        </w:r>
        <w:r w:rsidR="00387354" w:rsidRPr="00005E6E" w:rsidDel="00285205">
          <w:delText xml:space="preserve">was </w:delText>
        </w:r>
        <w:r w:rsidR="007B45C7" w:rsidRPr="00005E6E" w:rsidDel="00285205">
          <w:delText xml:space="preserve">more likely </w:delText>
        </w:r>
        <w:r w:rsidR="00DC27C6" w:rsidRPr="00005E6E" w:rsidDel="00285205">
          <w:delText>located in the local authoritie</w:delText>
        </w:r>
      </w:del>
      <w:ins w:id="561" w:author="Won Do Lee" w:date="2023-01-19T23:24:00Z">
        <w:del w:id="562" w:author="Won Do Lee [2]" w:date="2023-07-13T13:02:00Z">
          <w:r w:rsidR="001E7E1F" w:rsidRPr="00005E6E" w:rsidDel="00285205">
            <w:delText xml:space="preserve">s; </w:delText>
          </w:r>
        </w:del>
      </w:ins>
      <w:del w:id="563" w:author="Won Do Lee [2]" w:date="2023-07-13T13:02:00Z">
        <w:r w:rsidR="00DC27C6" w:rsidRPr="00005E6E" w:rsidDel="00285205">
          <w:delText>s</w:delText>
        </w:r>
      </w:del>
      <w:del w:id="564" w:author="Won Do Lee [2]" w:date="2023-07-13T11:29:00Z">
        <w:r w:rsidR="00DC27C6" w:rsidRPr="00005E6E" w:rsidDel="00B44D68">
          <w:delText xml:space="preserve"> </w:delText>
        </w:r>
      </w:del>
      <w:del w:id="565" w:author="Won Do Lee [2]" w:date="2023-07-13T12:58:00Z">
        <w:r w:rsidR="00C15921" w:rsidRPr="00005E6E" w:rsidDel="00285205">
          <w:delText>the share</w:delText>
        </w:r>
        <w:r w:rsidR="00DC27C6" w:rsidRPr="00005E6E" w:rsidDel="00285205">
          <w:delText xml:space="preserve"> of high</w:delText>
        </w:r>
        <w:r w:rsidR="005210A2" w:rsidRPr="00005E6E" w:rsidDel="00285205">
          <w:delText>-</w:delText>
        </w:r>
        <w:r w:rsidR="00DC27C6" w:rsidRPr="00005E6E" w:rsidDel="00285205">
          <w:delText xml:space="preserve">income households, </w:delText>
        </w:r>
      </w:del>
      <w:del w:id="566" w:author="Won Do Lee [2]" w:date="2023-07-13T13:00:00Z">
        <w:r w:rsidR="00462AAB" w:rsidRPr="00005E6E" w:rsidDel="00285205">
          <w:delText>cumulative COVID-19 infection rates before the lockdown</w:delText>
        </w:r>
      </w:del>
      <w:del w:id="567" w:author="Won Do Lee [2]" w:date="2023-07-13T11:30:00Z">
        <w:r w:rsidR="00462AAB" w:rsidRPr="00005E6E" w:rsidDel="00B44D68">
          <w:delText xml:space="preserve">, and </w:delText>
        </w:r>
        <w:r w:rsidR="00D339E1" w:rsidRPr="00005E6E" w:rsidDel="00B44D68">
          <w:delText>minority ethnic groups</w:delText>
        </w:r>
        <w:r w:rsidR="00CB7E9A" w:rsidRPr="00005E6E" w:rsidDel="00B44D68">
          <w:delText xml:space="preserve"> were </w:delText>
        </w:r>
        <w:r w:rsidR="007A447C" w:rsidRPr="00005E6E" w:rsidDel="00B44D68">
          <w:delText>comp</w:delText>
        </w:r>
        <w:r w:rsidR="0009274A" w:rsidRPr="00005E6E" w:rsidDel="00B44D68">
          <w:delText>a</w:delText>
        </w:r>
        <w:r w:rsidR="007A447C" w:rsidRPr="00005E6E" w:rsidDel="00B44D68">
          <w:delText>ratively</w:delText>
        </w:r>
        <w:r w:rsidR="00364AA3" w:rsidRPr="00005E6E" w:rsidDel="00B44D68">
          <w:delText xml:space="preserve"> high</w:delText>
        </w:r>
      </w:del>
      <w:del w:id="568" w:author="Won Do Lee [2]" w:date="2023-07-13T13:02:00Z">
        <w:r w:rsidR="00D26C6D" w:rsidRPr="00005E6E" w:rsidDel="00285205">
          <w:delText>.</w:delText>
        </w:r>
      </w:del>
      <w:del w:id="569" w:author="Won Do Lee [2]" w:date="2023-07-13T13:03:00Z">
        <w:r w:rsidR="00D26C6D" w:rsidRPr="00005E6E" w:rsidDel="00283125">
          <w:delText xml:space="preserve"> </w:delText>
        </w:r>
      </w:del>
      <w:del w:id="570" w:author="Won Do Lee [2]" w:date="2023-07-13T13:07:00Z">
        <w:r w:rsidR="001F5FCD" w:rsidRPr="00005E6E" w:rsidDel="008D25D1">
          <w:delText>Among the remain</w:delText>
        </w:r>
        <w:r w:rsidR="00CD7182" w:rsidRPr="00005E6E" w:rsidDel="008D25D1">
          <w:delText>ing</w:delText>
        </w:r>
        <w:r w:rsidR="001F5FCD" w:rsidRPr="00005E6E" w:rsidDel="008D25D1">
          <w:delText xml:space="preserve"> </w:delText>
        </w:r>
        <w:r w:rsidR="00CD7182" w:rsidRPr="00005E6E" w:rsidDel="008D25D1">
          <w:delText xml:space="preserve">clusters, </w:delText>
        </w:r>
        <w:r w:rsidR="008830D0" w:rsidRPr="00005E6E" w:rsidDel="008D25D1">
          <w:delText xml:space="preserve">high levels of the share of </w:delText>
        </w:r>
      </w:del>
      <w:del w:id="571" w:author="Won Do Lee [2]" w:date="2023-07-13T13:04:00Z">
        <w:r w:rsidR="008830D0" w:rsidRPr="00005E6E" w:rsidDel="00283125">
          <w:delText>middle</w:delText>
        </w:r>
      </w:del>
      <w:del w:id="572" w:author="Won Do Lee [2]" w:date="2023-07-13T13:07:00Z">
        <w:r w:rsidR="008830D0" w:rsidRPr="00005E6E" w:rsidDel="008D25D1">
          <w:delText xml:space="preserve">-income households, and </w:delText>
        </w:r>
      </w:del>
      <w:del w:id="573" w:author="Won Do Lee [2]" w:date="2023-07-13T11:30:00Z">
        <w:r w:rsidR="008830D0" w:rsidRPr="00005E6E" w:rsidDel="00B44D68">
          <w:delText xml:space="preserve">more than three bedrooms in the house </w:delText>
        </w:r>
      </w:del>
      <w:del w:id="574" w:author="Won Do Lee [2]" w:date="2023-07-13T13:07:00Z">
        <w:r w:rsidR="008830D0" w:rsidRPr="00005E6E" w:rsidDel="008D25D1">
          <w:delText xml:space="preserve">were more likely classified as </w:delText>
        </w:r>
      </w:del>
      <w:del w:id="575" w:author="Won Do Lee [2]" w:date="2023-07-13T11:30:00Z">
        <w:r w:rsidR="006F3D9C" w:rsidDel="00B44D68">
          <w:delText>G3</w:delText>
        </w:r>
      </w:del>
      <w:del w:id="576" w:author="Won Do Lee [2]" w:date="2023-07-13T13:07:00Z">
        <w:r w:rsidR="008830D0" w:rsidRPr="00005E6E" w:rsidDel="008D25D1">
          <w:delText>. At the same time,</w:delText>
        </w:r>
        <w:r w:rsidR="007F0367" w:rsidRPr="00005E6E" w:rsidDel="008D25D1">
          <w:delText xml:space="preserve"> </w:delText>
        </w:r>
      </w:del>
      <w:del w:id="577" w:author="Won Do Lee [2]" w:date="2023-07-13T13:04:00Z">
        <w:r w:rsidR="006F3D9C" w:rsidDel="00283125">
          <w:delText>G2</w:delText>
        </w:r>
        <w:r w:rsidR="00B22222" w:rsidRPr="00005E6E" w:rsidDel="00283125">
          <w:delText xml:space="preserve"> </w:delText>
        </w:r>
      </w:del>
      <w:del w:id="578" w:author="Won Do Lee [2]" w:date="2023-07-13T13:07:00Z">
        <w:r w:rsidR="008C5621" w:rsidRPr="00005E6E" w:rsidDel="008D25D1">
          <w:delText>was</w:delText>
        </w:r>
        <w:r w:rsidR="00B22222" w:rsidRPr="00005E6E" w:rsidDel="008D25D1">
          <w:delText xml:space="preserve"> </w:delText>
        </w:r>
        <w:r w:rsidR="00237117" w:rsidRPr="00005E6E" w:rsidDel="008D25D1">
          <w:delText>more likely located in local authorities</w:delText>
        </w:r>
      </w:del>
      <w:ins w:id="579" w:author="Won Do Lee" w:date="2023-01-19T23:24:00Z">
        <w:del w:id="580" w:author="Won Do Lee [2]" w:date="2023-07-13T13:07:00Z">
          <w:r w:rsidR="001E7E1F" w:rsidRPr="00005E6E" w:rsidDel="008D25D1">
            <w:delText xml:space="preserve">; </w:delText>
          </w:r>
        </w:del>
      </w:ins>
      <w:del w:id="581" w:author="Won Do Lee [2]" w:date="2023-07-13T13:07:00Z">
        <w:r w:rsidR="00237117" w:rsidRPr="00005E6E" w:rsidDel="008D25D1">
          <w:delText xml:space="preserve"> </w:delText>
        </w:r>
        <w:r w:rsidR="002813E2" w:rsidRPr="00005E6E" w:rsidDel="008D25D1">
          <w:delText xml:space="preserve">that </w:delText>
        </w:r>
        <w:r w:rsidR="009A47F9" w:rsidRPr="00005E6E" w:rsidDel="008D25D1">
          <w:delText>t</w:delText>
        </w:r>
        <w:r w:rsidR="00237117" w:rsidRPr="00005E6E" w:rsidDel="008D25D1">
          <w:delText xml:space="preserve">he share of </w:delText>
        </w:r>
      </w:del>
      <w:del w:id="582" w:author="Won Do Lee [2]" w:date="2023-07-13T11:30:00Z">
        <w:r w:rsidR="007F0367" w:rsidRPr="00005E6E" w:rsidDel="00B44D68">
          <w:delText>high-</w:delText>
        </w:r>
      </w:del>
      <w:del w:id="583" w:author="Won Do Lee [2]" w:date="2023-07-13T13:07:00Z">
        <w:r w:rsidR="007F0367" w:rsidRPr="00005E6E" w:rsidDel="008D25D1">
          <w:delText>income households</w:delText>
        </w:r>
      </w:del>
      <w:del w:id="584" w:author="Won Do Lee [2]" w:date="2023-07-13T13:04:00Z">
        <w:r w:rsidR="007F0367" w:rsidRPr="00005E6E" w:rsidDel="00283125">
          <w:delText xml:space="preserve">, </w:delText>
        </w:r>
      </w:del>
      <w:del w:id="585" w:author="Won Do Lee [2]" w:date="2023-07-13T11:31:00Z">
        <w:r w:rsidR="007F0367" w:rsidRPr="00005E6E" w:rsidDel="00B44D68">
          <w:delText>lower middle class, and Black African</w:delText>
        </w:r>
        <w:r w:rsidR="008C5621" w:rsidRPr="00005E6E" w:rsidDel="00B44D68">
          <w:delText xml:space="preserve"> were </w:delText>
        </w:r>
        <w:r w:rsidR="00532775" w:rsidRPr="00005E6E" w:rsidDel="00B44D68">
          <w:delText>relatively higher</w:delText>
        </w:r>
      </w:del>
      <w:del w:id="586" w:author="Won Do Lee [2]" w:date="2023-07-13T12:46:00Z">
        <w:r w:rsidR="0092552D" w:rsidRPr="00005E6E" w:rsidDel="00AA353F">
          <w:delText>.</w:delText>
        </w:r>
      </w:del>
    </w:p>
    <w:p w14:paraId="6ED91670" w14:textId="5DAB2D85" w:rsidR="00E866CD" w:rsidRPr="00005E6E" w:rsidDel="008D25D1" w:rsidRDefault="006235D2" w:rsidP="00872147">
      <w:pPr>
        <w:spacing w:after="240"/>
        <w:rPr>
          <w:del w:id="587" w:author="Won Do Lee [2]" w:date="2023-07-13T13:07:00Z"/>
        </w:rPr>
      </w:pPr>
      <w:del w:id="588" w:author="Won Do Lee [2]" w:date="2023-07-13T10:19:00Z">
        <w:r w:rsidRPr="00005E6E" w:rsidDel="00073B77">
          <w:delText>Lastly</w:delText>
        </w:r>
        <w:r w:rsidR="00DA1A6E" w:rsidRPr="00005E6E" w:rsidDel="00073B77">
          <w:delText xml:space="preserve">, </w:delText>
        </w:r>
        <w:r w:rsidR="00CC4495" w:rsidRPr="00005E6E" w:rsidDel="00073B77">
          <w:fldChar w:fldCharType="begin"/>
        </w:r>
        <w:r w:rsidR="00CC4495" w:rsidRPr="008D25D1" w:rsidDel="00073B77">
          <w:delInstrText xml:space="preserve"> REF _Ref81245493 \h </w:delInstrText>
        </w:r>
        <w:r w:rsidR="00B82758" w:rsidRPr="008D25D1" w:rsidDel="00073B77">
          <w:delInstrText xml:space="preserve"> \* MERGEFORMAT </w:delInstrText>
        </w:r>
        <w:r w:rsidR="00CC4495" w:rsidRPr="00005E6E" w:rsidDel="00073B77">
          <w:fldChar w:fldCharType="separate"/>
        </w:r>
        <w:r w:rsidR="00547E5C" w:rsidRPr="00005E6E" w:rsidDel="00073B77">
          <w:delText xml:space="preserve">Figure </w:delText>
        </w:r>
        <w:r w:rsidR="00547E5C" w:rsidDel="00073B77">
          <w:delText>7</w:delText>
        </w:r>
        <w:r w:rsidR="00CC4495" w:rsidRPr="00005E6E" w:rsidDel="00073B77">
          <w:fldChar w:fldCharType="end"/>
        </w:r>
        <w:r w:rsidR="006C25D2" w:rsidRPr="00005E6E" w:rsidDel="00073B77">
          <w:delText xml:space="preserve"> </w:delText>
        </w:r>
        <w:r w:rsidR="0036713A" w:rsidRPr="00005E6E" w:rsidDel="00073B77">
          <w:delText>illustrates</w:delText>
        </w:r>
        <w:r w:rsidR="006C25D2" w:rsidRPr="00005E6E" w:rsidDel="00073B77">
          <w:delText xml:space="preserve"> </w:delText>
        </w:r>
        <w:r w:rsidR="0036713A" w:rsidRPr="00005E6E" w:rsidDel="00073B77">
          <w:delText xml:space="preserve">how </w:delText>
        </w:r>
        <w:r w:rsidR="007E53A8" w:rsidRPr="00005E6E" w:rsidDel="00073B77">
          <w:delText xml:space="preserve">RF </w:delText>
        </w:r>
        <w:r w:rsidR="001E333C" w:rsidRPr="00005E6E" w:rsidDel="00073B77">
          <w:delText xml:space="preserve">emphasised </w:delText>
        </w:r>
        <w:r w:rsidR="00916491" w:rsidRPr="00005E6E" w:rsidDel="00073B77">
          <w:delText xml:space="preserve">the </w:delText>
        </w:r>
        <w:r w:rsidR="001B7B6F" w:rsidRPr="00005E6E" w:rsidDel="00073B77">
          <w:delText>relative contribution</w:delText>
        </w:r>
        <w:r w:rsidR="00876AF7" w:rsidRPr="00005E6E" w:rsidDel="00073B77">
          <w:delText xml:space="preserve">s of each feature to </w:delText>
        </w:r>
        <w:r w:rsidR="00443596" w:rsidRPr="00005E6E" w:rsidDel="00073B77">
          <w:delText xml:space="preserve">predict </w:delText>
        </w:r>
        <w:r w:rsidR="00876AF7" w:rsidRPr="00005E6E" w:rsidDel="00073B77">
          <w:delText>the clusters</w:delText>
        </w:r>
        <w:r w:rsidR="00443596" w:rsidRPr="00005E6E" w:rsidDel="00073B77">
          <w:delText xml:space="preserve"> </w:delText>
        </w:r>
        <w:r w:rsidR="005501F5" w:rsidRPr="00005E6E" w:rsidDel="00073B77">
          <w:delText>and how</w:delText>
        </w:r>
        <w:r w:rsidR="00876AF7" w:rsidRPr="00005E6E" w:rsidDel="00073B77">
          <w:delText xml:space="preserve"> much</w:delText>
        </w:r>
        <w:r w:rsidR="005501F5" w:rsidRPr="00005E6E" w:rsidDel="00073B77">
          <w:delText xml:space="preserve"> each feature</w:delText>
        </w:r>
        <w:r w:rsidR="008A25BE" w:rsidRPr="00005E6E" w:rsidDel="00073B77">
          <w:delText xml:space="preserve"> </w:delText>
        </w:r>
        <w:r w:rsidR="00876AF7" w:rsidRPr="00005E6E" w:rsidDel="00073B77">
          <w:delText xml:space="preserve">explains </w:delText>
        </w:r>
        <w:r w:rsidR="008A25BE" w:rsidRPr="00005E6E" w:rsidDel="00073B77">
          <w:delText>the output variance</w:delText>
        </w:r>
        <w:r w:rsidR="00876AF7" w:rsidRPr="00005E6E" w:rsidDel="00073B77">
          <w:delText xml:space="preserve"> of MLR LASSO</w:delText>
        </w:r>
        <w:r w:rsidR="00E866CD" w:rsidRPr="00005E6E" w:rsidDel="00073B77">
          <w:delText>. In this case</w:delText>
        </w:r>
        <w:r w:rsidR="007E53A8" w:rsidRPr="00005E6E" w:rsidDel="00073B77">
          <w:delText>,</w:delText>
        </w:r>
        <w:r w:rsidR="00E866CD" w:rsidRPr="00005E6E" w:rsidDel="00073B77">
          <w:delText xml:space="preserve"> </w:delText>
        </w:r>
        <w:r w:rsidR="002440B7" w:rsidRPr="00005E6E" w:rsidDel="00073B77">
          <w:delText xml:space="preserve">the substantial </w:delText>
        </w:r>
        <w:r w:rsidR="00443596" w:rsidRPr="00005E6E" w:rsidDel="00073B77">
          <w:delText>explanatory variable</w:delText>
        </w:r>
        <w:r w:rsidR="00E866CD" w:rsidRPr="00005E6E" w:rsidDel="00073B77">
          <w:delText>s are plotted against their relative importance</w:delText>
        </w:r>
        <w:r w:rsidRPr="00005E6E" w:rsidDel="00073B77">
          <w:delText xml:space="preserve"> from 0 to 1</w:delText>
        </w:r>
        <w:r w:rsidR="007E53A8" w:rsidRPr="00005E6E" w:rsidDel="00073B77">
          <w:delText>.</w:delText>
        </w:r>
        <w:r w:rsidR="002C639D" w:rsidRPr="00005E6E" w:rsidDel="00073B77">
          <w:delText xml:space="preserve"> T</w:delText>
        </w:r>
        <w:r w:rsidR="00532775" w:rsidRPr="00005E6E" w:rsidDel="00073B77">
          <w:delText>he t</w:delText>
        </w:r>
        <w:r w:rsidR="002C639D" w:rsidRPr="00005E6E" w:rsidDel="00073B77">
          <w:delText>op 5</w:delText>
        </w:r>
      </w:del>
      <w:del w:id="589" w:author="Won Do Lee [2]" w:date="2023-07-13T10:20:00Z">
        <w:r w:rsidR="002C639D" w:rsidRPr="00005E6E" w:rsidDel="00073B77">
          <w:delText xml:space="preserve"> </w:delText>
        </w:r>
      </w:del>
      <w:del w:id="590" w:author="Won Do Lee [2]" w:date="2023-07-13T13:07:00Z">
        <w:r w:rsidR="002C639D" w:rsidRPr="00005E6E" w:rsidDel="008D25D1">
          <w:delText>features for each cluster are described as follows:</w:delText>
        </w:r>
      </w:del>
    </w:p>
    <w:p w14:paraId="326836EB" w14:textId="77777777" w:rsidR="00AA353F" w:rsidRPr="00E60DA5" w:rsidRDefault="00AA353F" w:rsidP="00872147">
      <w:pPr>
        <w:pStyle w:val="a6"/>
        <w:numPr>
          <w:ilvl w:val="0"/>
          <w:numId w:val="43"/>
        </w:numPr>
        <w:rPr>
          <w:ins w:id="591" w:author="Won Do Lee [2]" w:date="2023-07-13T12:46:00Z"/>
        </w:rPr>
      </w:pPr>
      <w:bookmarkStart w:id="592" w:name="_Hlk140135928"/>
      <w:ins w:id="593" w:author="Won Do Lee [2]" w:date="2023-07-13T12:46:00Z">
        <w:r w:rsidRPr="00E60DA5">
          <w:t>G1: residency in London (1.77)</w:t>
        </w:r>
        <w:r>
          <w:t xml:space="preserve"> and</w:t>
        </w:r>
        <w:r w:rsidRPr="00E60DA5">
          <w:t xml:space="preserve"> share of self-employed (0.688) /</w:t>
        </w:r>
        <w:r>
          <w:t xml:space="preserve"> household with one vehicle (-0.479), </w:t>
        </w:r>
        <w:r w:rsidRPr="00E60DA5">
          <w:t xml:space="preserve">residency in </w:t>
        </w:r>
        <w:r>
          <w:t xml:space="preserve">West Midlands (-0.418) and </w:t>
        </w:r>
        <w:r w:rsidRPr="00E60DA5">
          <w:t>South West (-0.561)</w:t>
        </w:r>
      </w:ins>
    </w:p>
    <w:p w14:paraId="630F9429" w14:textId="77777777" w:rsidR="00AA353F" w:rsidRPr="00E60DA5" w:rsidRDefault="00AA353F" w:rsidP="00872147">
      <w:pPr>
        <w:pStyle w:val="a6"/>
        <w:numPr>
          <w:ilvl w:val="0"/>
          <w:numId w:val="43"/>
        </w:numPr>
        <w:rPr>
          <w:ins w:id="594" w:author="Won Do Lee [2]" w:date="2023-07-13T12:46:00Z"/>
        </w:rPr>
      </w:pPr>
      <w:ins w:id="595" w:author="Won Do Lee [2]" w:date="2023-07-13T12:46:00Z">
        <w:r w:rsidRPr="00E60DA5">
          <w:t>G2: Percentage of Black African (0.493), Share of high-income households (0.408), social grade C1 (0.313)</w:t>
        </w:r>
        <w:r>
          <w:t>, and more than three vehicles in household / Hospitals (-0.206)</w:t>
        </w:r>
      </w:ins>
    </w:p>
    <w:p w14:paraId="67B3CAF9" w14:textId="77777777" w:rsidR="00AA353F" w:rsidRDefault="00AA353F" w:rsidP="00872147">
      <w:pPr>
        <w:pStyle w:val="a6"/>
        <w:numPr>
          <w:ilvl w:val="0"/>
          <w:numId w:val="43"/>
        </w:numPr>
        <w:rPr>
          <w:ins w:id="596" w:author="Won Do Lee [2]" w:date="2023-07-13T12:46:00Z"/>
        </w:rPr>
      </w:pPr>
      <w:ins w:id="597" w:author="Won Do Lee [2]" w:date="2023-07-13T12:46:00Z">
        <w:r w:rsidRPr="00E60DA5">
          <w:t>G3: residency in North East (0.439), Share of median-income households (0.403)</w:t>
        </w:r>
        <w:r>
          <w:t xml:space="preserve">, and more than three bed rooms in house </w:t>
        </w:r>
        <w:r w:rsidRPr="00E60DA5">
          <w:t>/ Share of high-income households (-0.286)</w:t>
        </w:r>
        <w:r>
          <w:t xml:space="preserve"> and residency in London (-0.148)</w:t>
        </w:r>
      </w:ins>
    </w:p>
    <w:p w14:paraId="777EA9BD" w14:textId="77777777" w:rsidR="00AA353F" w:rsidRDefault="00AA353F" w:rsidP="00872147">
      <w:pPr>
        <w:pStyle w:val="a6"/>
        <w:numPr>
          <w:ilvl w:val="0"/>
          <w:numId w:val="43"/>
        </w:numPr>
        <w:spacing w:before="240"/>
        <w:rPr>
          <w:ins w:id="598" w:author="Won Do Lee [2]" w:date="2023-07-13T12:46:00Z"/>
        </w:rPr>
      </w:pPr>
      <w:ins w:id="599" w:author="Won Do Lee [2]" w:date="2023-07-13T12:46:00Z">
        <w:r w:rsidRPr="00E60DA5">
          <w:t xml:space="preserve">G4: </w:t>
        </w:r>
        <w:bookmarkEnd w:id="592"/>
        <w:r>
          <w:t>residency in Yorkshire and the Humber (1.665), South West (1.01), and East Midlands (0.356) / Share of more than three vehicles in household (-0.842) and self-employed worker (-0.533)</w:t>
        </w:r>
      </w:ins>
    </w:p>
    <w:p w14:paraId="3CDBABC1" w14:textId="1B21F75C" w:rsidR="00825DC4" w:rsidRPr="00005E6E" w:rsidDel="00073B77" w:rsidRDefault="006F3D9C" w:rsidP="00872147">
      <w:pPr>
        <w:pStyle w:val="a6"/>
        <w:numPr>
          <w:ilvl w:val="0"/>
          <w:numId w:val="43"/>
        </w:numPr>
        <w:rPr>
          <w:del w:id="600" w:author="Won Do Lee [2]" w:date="2023-07-13T10:18:00Z"/>
        </w:rPr>
      </w:pPr>
      <w:del w:id="601" w:author="Won Do Lee [2]" w:date="2023-07-13T10:18:00Z">
        <w:r w:rsidDel="00073B77">
          <w:delText>G1</w:delText>
        </w:r>
        <w:r w:rsidR="00825DC4" w:rsidRPr="00005E6E" w:rsidDel="00073B77">
          <w:delText xml:space="preserve">: </w:delText>
        </w:r>
        <w:r w:rsidR="00FD1CCB" w:rsidRPr="00005E6E" w:rsidDel="00073B77">
          <w:delText>Share of self-employed workers</w:delText>
        </w:r>
        <w:r w:rsidR="00A9545C" w:rsidRPr="00005E6E" w:rsidDel="00073B77">
          <w:delText xml:space="preserve"> (0.71)</w:delText>
        </w:r>
        <w:r w:rsidR="00825DC4" w:rsidRPr="00005E6E" w:rsidDel="00073B77">
          <w:delText xml:space="preserve">, </w:delText>
        </w:r>
        <w:r w:rsidR="00FD1CCB" w:rsidRPr="00005E6E" w:rsidDel="00073B77">
          <w:delText>households with one vehicle</w:delText>
        </w:r>
        <w:r w:rsidR="00A9545C" w:rsidRPr="00005E6E" w:rsidDel="00073B77">
          <w:delText xml:space="preserve"> (0.35)</w:delText>
        </w:r>
        <w:r w:rsidR="00825DC4" w:rsidRPr="00005E6E" w:rsidDel="00073B77">
          <w:delText xml:space="preserve">, </w:delText>
        </w:r>
        <w:r w:rsidR="00FD1CCB" w:rsidRPr="00005E6E" w:rsidDel="00073B77">
          <w:delText>c</w:delText>
        </w:r>
        <w:r w:rsidR="00825DC4" w:rsidRPr="00005E6E" w:rsidDel="00073B77">
          <w:delText>umulative COVID-19 infection rates before lockdown</w:delText>
        </w:r>
        <w:r w:rsidR="00A9545C" w:rsidRPr="00005E6E" w:rsidDel="00073B77">
          <w:delText xml:space="preserve"> (0.24)</w:delText>
        </w:r>
        <w:r w:rsidR="00825DC4" w:rsidRPr="00005E6E" w:rsidDel="00073B77">
          <w:delText xml:space="preserve">, </w:delText>
        </w:r>
        <w:r w:rsidR="00FD1CCB" w:rsidRPr="00005E6E" w:rsidDel="00073B77">
          <w:delText>high-income households</w:delText>
        </w:r>
        <w:r w:rsidR="00A9545C" w:rsidRPr="00005E6E" w:rsidDel="00073B77">
          <w:delText xml:space="preserve"> (0.19)</w:delText>
        </w:r>
        <w:r w:rsidR="00825DC4" w:rsidRPr="00005E6E" w:rsidDel="00073B77">
          <w:delText xml:space="preserve">, and </w:delText>
        </w:r>
        <w:r w:rsidR="00FD1CCB" w:rsidRPr="00005E6E" w:rsidDel="00073B77">
          <w:delText xml:space="preserve">percentage </w:delText>
        </w:r>
        <w:r w:rsidR="00825DC4" w:rsidRPr="00005E6E" w:rsidDel="00073B77">
          <w:delText>Other Black</w:delText>
        </w:r>
        <w:r w:rsidR="00A9545C" w:rsidRPr="00005E6E" w:rsidDel="00073B77">
          <w:delText xml:space="preserve"> (0.12)</w:delText>
        </w:r>
        <w:r w:rsidR="00825DC4" w:rsidRPr="00005E6E" w:rsidDel="00073B77">
          <w:delText>.</w:delText>
        </w:r>
      </w:del>
    </w:p>
    <w:p w14:paraId="3C51D4BB" w14:textId="779D5550" w:rsidR="00A342F8" w:rsidDel="00073B77" w:rsidRDefault="006F3D9C" w:rsidP="00872147">
      <w:pPr>
        <w:pStyle w:val="a6"/>
        <w:numPr>
          <w:ilvl w:val="0"/>
          <w:numId w:val="43"/>
        </w:numPr>
        <w:rPr>
          <w:del w:id="602" w:author="Won Do Lee [2]" w:date="2023-07-13T10:18:00Z"/>
        </w:rPr>
      </w:pPr>
      <w:del w:id="603" w:author="Won Do Lee [2]" w:date="2023-07-13T10:18:00Z">
        <w:r w:rsidDel="00073B77">
          <w:delText>G2</w:delText>
        </w:r>
        <w:r w:rsidR="00825DC4" w:rsidRPr="00005E6E" w:rsidDel="00073B77">
          <w:delText xml:space="preserve">: </w:delText>
        </w:r>
        <w:r w:rsidR="00FD1CCB" w:rsidRPr="00005E6E" w:rsidDel="00073B77">
          <w:delText>Share of hi</w:delText>
        </w:r>
        <w:r w:rsidR="00825DC4" w:rsidRPr="00005E6E" w:rsidDel="00073B77">
          <w:delText>gh</w:delText>
        </w:r>
        <w:r w:rsidR="00FD1CCB" w:rsidRPr="00005E6E" w:rsidDel="00073B77">
          <w:delText>-</w:delText>
        </w:r>
        <w:r w:rsidR="00825DC4" w:rsidRPr="00005E6E" w:rsidDel="00073B77">
          <w:delText>income</w:delText>
        </w:r>
        <w:r w:rsidR="00FD1CCB" w:rsidRPr="00005E6E" w:rsidDel="00073B77">
          <w:delText xml:space="preserve"> households</w:delText>
        </w:r>
        <w:r w:rsidR="00A9545C" w:rsidRPr="00005E6E" w:rsidDel="00073B77">
          <w:delText xml:space="preserve"> (0.47)</w:delText>
        </w:r>
        <w:r w:rsidR="00825DC4" w:rsidRPr="00005E6E" w:rsidDel="00073B77">
          <w:delText xml:space="preserve">, </w:delText>
        </w:r>
        <w:r w:rsidR="00FD1CCB" w:rsidRPr="00005E6E" w:rsidDel="00073B77">
          <w:delText xml:space="preserve">percentage </w:delText>
        </w:r>
        <w:r w:rsidR="00DA1328" w:rsidRPr="00005E6E" w:rsidDel="00073B77">
          <w:delText>Black African</w:delText>
        </w:r>
        <w:r w:rsidR="00A9545C" w:rsidRPr="00005E6E" w:rsidDel="00073B77">
          <w:delText xml:space="preserve"> (0.43)</w:delText>
        </w:r>
        <w:r w:rsidR="00825DC4" w:rsidRPr="00005E6E" w:rsidDel="00073B77">
          <w:delText xml:space="preserve">, </w:delText>
        </w:r>
        <w:r w:rsidR="00DA1328" w:rsidRPr="00005E6E" w:rsidDel="00073B77">
          <w:delText xml:space="preserve">households with more than three vehicles </w:delText>
        </w:r>
        <w:r w:rsidR="00A9545C" w:rsidRPr="00005E6E" w:rsidDel="00073B77">
          <w:delText>(0.39)</w:delText>
        </w:r>
        <w:r w:rsidR="00825DC4" w:rsidRPr="00005E6E" w:rsidDel="00073B77">
          <w:delText xml:space="preserve">, </w:delText>
        </w:r>
        <w:r w:rsidR="00405385" w:rsidRPr="00005E6E" w:rsidDel="00073B77">
          <w:delText>more than three bedrooms in the house</w:delText>
        </w:r>
        <w:r w:rsidR="00A9545C" w:rsidRPr="00005E6E" w:rsidDel="00073B77">
          <w:delText xml:space="preserve"> (0.30)</w:delText>
        </w:r>
        <w:r w:rsidR="00825DC4" w:rsidRPr="00005E6E" w:rsidDel="00073B77">
          <w:delText>, and Hospital density per 1</w:delText>
        </w:r>
        <w:r w:rsidR="005624F3" w:rsidRPr="00005E6E" w:rsidDel="00073B77">
          <w:delText>,</w:delText>
        </w:r>
        <w:r w:rsidR="00825DC4" w:rsidRPr="00005E6E" w:rsidDel="00073B77">
          <w:delText>000 population</w:delText>
        </w:r>
        <w:r w:rsidR="005624F3" w:rsidRPr="00005E6E" w:rsidDel="00073B77">
          <w:delText xml:space="preserve"> </w:delText>
        </w:r>
        <w:r w:rsidR="00A9545C" w:rsidRPr="00005E6E" w:rsidDel="00073B77">
          <w:delText>(0.15)</w:delText>
        </w:r>
        <w:r w:rsidR="00825DC4" w:rsidRPr="00005E6E" w:rsidDel="00073B77">
          <w:delText>.</w:delText>
        </w:r>
      </w:del>
    </w:p>
    <w:p w14:paraId="4C40E9D3" w14:textId="67DD558E" w:rsidR="00EE77C4" w:rsidRPr="00005E6E" w:rsidDel="00073B77" w:rsidRDefault="00EE77C4" w:rsidP="00872147">
      <w:pPr>
        <w:pStyle w:val="a6"/>
        <w:numPr>
          <w:ilvl w:val="0"/>
          <w:numId w:val="43"/>
        </w:numPr>
        <w:spacing w:after="160"/>
        <w:rPr>
          <w:del w:id="604" w:author="Won Do Lee [2]" w:date="2023-07-13T10:18:00Z"/>
        </w:rPr>
      </w:pPr>
      <w:del w:id="605" w:author="Won Do Lee [2]" w:date="2023-07-13T10:18:00Z">
        <w:r w:rsidDel="00073B77">
          <w:delText>G3</w:delText>
        </w:r>
        <w:r w:rsidRPr="00005E6E" w:rsidDel="00073B77">
          <w:delText>: Share of medium-income households (0.38), social grade C1 (0.25), high-income households (0.23), more than three bedrooms in the house (0.25), households with one vehicle (0.04), and self-employed workers (0.02).</w:delText>
        </w:r>
      </w:del>
    </w:p>
    <w:p w14:paraId="6B1FF377" w14:textId="165C8DC3" w:rsidR="00EE77C4" w:rsidRPr="00005E6E" w:rsidDel="00073B77" w:rsidRDefault="00EE77C4" w:rsidP="00872147">
      <w:pPr>
        <w:pStyle w:val="a6"/>
        <w:numPr>
          <w:ilvl w:val="0"/>
          <w:numId w:val="43"/>
        </w:numPr>
        <w:spacing w:after="160"/>
        <w:rPr>
          <w:del w:id="606" w:author="Won Do Lee [2]" w:date="2023-07-13T10:18:00Z"/>
        </w:rPr>
      </w:pPr>
      <w:del w:id="607" w:author="Won Do Lee [2]" w:date="2023-07-13T10:18:00Z">
        <w:r w:rsidDel="00073B77">
          <w:delText>G4</w:delText>
        </w:r>
        <w:r w:rsidRPr="00005E6E" w:rsidDel="00073B77">
          <w:delText>: Share of households with more than three vehicles (0.64), self-employed workers (0.26), more than three bedrooms in the house (0.23), cumulative COVID-19 mortality rates before lockdown (0.20), and percentage Black Caribbean (0.19).</w:delText>
        </w:r>
      </w:del>
    </w:p>
    <w:p w14:paraId="6662E6D7" w14:textId="77777777" w:rsidR="00BD6353" w:rsidRPr="00005E6E" w:rsidRDefault="00BD6353" w:rsidP="00872147"/>
    <w:p w14:paraId="1F8A6D8A" w14:textId="13640A44" w:rsidR="00825DC4" w:rsidRPr="00005E6E" w:rsidDel="00282AB8" w:rsidRDefault="00DB30E5" w:rsidP="00872147">
      <w:pPr>
        <w:pStyle w:val="a9"/>
        <w:rPr>
          <w:del w:id="608" w:author="Won Do Lee" w:date="2023-07-14T08:04:00Z"/>
        </w:rPr>
      </w:pPr>
      <w:bookmarkStart w:id="609" w:name="_Ref81242261"/>
      <w:del w:id="610" w:author="Won Do Lee" w:date="2023-07-14T08:04:00Z">
        <w:r w:rsidRPr="00005E6E" w:rsidDel="00282AB8">
          <w:delText xml:space="preserve">Figure </w:delText>
        </w:r>
        <w:r w:rsidR="004E4637" w:rsidDel="00282AB8">
          <w:rPr>
            <w:b w:val="0"/>
            <w:bCs w:val="0"/>
          </w:rPr>
          <w:fldChar w:fldCharType="begin"/>
        </w:r>
        <w:r w:rsidR="004E4637" w:rsidRPr="00282AB8" w:rsidDel="00282AB8">
          <w:rPr>
            <w:b w:val="0"/>
            <w:bCs w:val="0"/>
          </w:rPr>
          <w:delInstrText xml:space="preserve"> SEQ Figure \* ARABIC </w:delInstrText>
        </w:r>
        <w:r w:rsidR="004E4637" w:rsidDel="00282AB8">
          <w:rPr>
            <w:b w:val="0"/>
            <w:bCs w:val="0"/>
          </w:rPr>
          <w:fldChar w:fldCharType="separate"/>
        </w:r>
        <w:r w:rsidR="00547E5C" w:rsidRPr="00282AB8" w:rsidDel="00282AB8">
          <w:rPr>
            <w:b w:val="0"/>
            <w:bCs w:val="0"/>
            <w:noProof/>
          </w:rPr>
          <w:delText>6</w:delText>
        </w:r>
        <w:r w:rsidR="004E4637" w:rsidDel="00282AB8">
          <w:rPr>
            <w:b w:val="0"/>
            <w:bCs w:val="0"/>
            <w:noProof/>
          </w:rPr>
          <w:fldChar w:fldCharType="end"/>
        </w:r>
        <w:bookmarkEnd w:id="609"/>
        <w:r w:rsidRPr="00005E6E" w:rsidDel="00282AB8">
          <w:delText xml:space="preserve">. </w:delText>
        </w:r>
        <w:r w:rsidR="00CF3F96" w:rsidRPr="00005E6E" w:rsidDel="00282AB8">
          <w:delText xml:space="preserve">Estimated coefficients of </w:delText>
        </w:r>
        <w:r w:rsidR="00F42E93" w:rsidRPr="00005E6E" w:rsidDel="00282AB8">
          <w:delText>explanatory variables</w:delText>
        </w:r>
        <w:r w:rsidR="00CF3F96" w:rsidRPr="00005E6E" w:rsidDel="00282AB8">
          <w:delText xml:space="preserve"> to </w:delText>
        </w:r>
        <w:r w:rsidR="00FB5BE0" w:rsidRPr="00005E6E" w:rsidDel="00282AB8">
          <w:delText>predict</w:delText>
        </w:r>
        <w:r w:rsidR="004A39C7" w:rsidRPr="00005E6E" w:rsidDel="00282AB8">
          <w:delText xml:space="preserve"> the </w:delText>
        </w:r>
        <w:r w:rsidR="00F42E93" w:rsidRPr="00005E6E" w:rsidDel="00282AB8">
          <w:delText>clusters</w:delText>
        </w:r>
        <w:r w:rsidR="00CF3F96" w:rsidRPr="00005E6E" w:rsidDel="00282AB8">
          <w:delText>.</w:delText>
        </w:r>
      </w:del>
    </w:p>
    <w:p w14:paraId="5BAC905E" w14:textId="7ED301E6" w:rsidR="00384C87" w:rsidRPr="00005E6E" w:rsidDel="00282AB8" w:rsidRDefault="00384C87" w:rsidP="00872147">
      <w:pPr>
        <w:rPr>
          <w:del w:id="611" w:author="Won Do Lee" w:date="2023-07-14T08:04:00Z"/>
        </w:rPr>
        <w:sectPr w:rsidR="00384C87" w:rsidRPr="00005E6E" w:rsidDel="00282AB8" w:rsidSect="00F3058A">
          <w:headerReference w:type="default" r:id="rId15"/>
          <w:type w:val="continuous"/>
          <w:pgSz w:w="11906" w:h="16838"/>
          <w:pgMar w:top="1701" w:right="1440" w:bottom="1440" w:left="1440" w:header="851" w:footer="992" w:gutter="0"/>
          <w:lnNumType w:countBy="1"/>
          <w:cols w:space="425"/>
          <w:docGrid w:linePitch="360"/>
        </w:sectPr>
      </w:pPr>
    </w:p>
    <w:p w14:paraId="21C00BE0" w14:textId="59FD0B6F" w:rsidR="00661E3D" w:rsidRPr="00005E6E" w:rsidRDefault="00661E3D" w:rsidP="00872147">
      <w:pPr>
        <w:pStyle w:val="a6"/>
        <w:spacing w:after="240"/>
        <w:sectPr w:rsidR="00661E3D" w:rsidRPr="00005E6E" w:rsidSect="00282AB8">
          <w:footnotePr>
            <w:numFmt w:val="chicago"/>
          </w:footnotePr>
          <w:pgSz w:w="11906" w:h="16838"/>
          <w:pgMar w:top="1440" w:right="1440" w:bottom="1440" w:left="1701" w:header="851" w:footer="992" w:gutter="0"/>
          <w:cols w:space="425"/>
          <w:docGrid w:linePitch="360"/>
        </w:sectPr>
      </w:pPr>
    </w:p>
    <w:bookmarkEnd w:id="427"/>
    <w:p w14:paraId="6B2B9433" w14:textId="27E6D759" w:rsidR="00E15888" w:rsidRPr="00005E6E" w:rsidRDefault="00E15888" w:rsidP="00872147">
      <w:pPr>
        <w:pStyle w:val="1"/>
      </w:pPr>
      <w:commentRangeStart w:id="612"/>
      <w:r w:rsidRPr="00005E6E">
        <w:lastRenderedPageBreak/>
        <w:t>Discussion</w:t>
      </w:r>
      <w:commentRangeEnd w:id="612"/>
      <w:r w:rsidR="00005E6E" w:rsidRPr="00005E6E">
        <w:rPr>
          <w:rStyle w:val="ac"/>
          <w:rFonts w:eastAsiaTheme="minorEastAsia"/>
          <w:b w:val="0"/>
          <w:bCs w:val="0"/>
        </w:rPr>
        <w:commentReference w:id="612"/>
      </w:r>
    </w:p>
    <w:p w14:paraId="7B31E9D8" w14:textId="244A46C4" w:rsidR="00523E11" w:rsidRPr="00005E6E" w:rsidRDefault="00554EB6" w:rsidP="00872147">
      <w:pPr>
        <w:spacing w:after="240"/>
      </w:pPr>
      <w:del w:id="613" w:author="Won Do Lee" w:date="2023-01-19T23:25:00Z">
        <w:r w:rsidRPr="00005E6E" w:rsidDel="001E7E1F">
          <w:delText>Each day, people make new decisions</w:delText>
        </w:r>
      </w:del>
      <w:ins w:id="614" w:author="Won Do Lee" w:date="2023-01-19T23:25:00Z">
        <w:r w:rsidR="001E7E1F" w:rsidRPr="00005E6E">
          <w:t xml:space="preserve">People make </w:t>
        </w:r>
      </w:ins>
      <w:ins w:id="615" w:author="Won Do Lee" w:date="2023-01-19T23:27:00Z">
        <w:r w:rsidR="001E7E1F" w:rsidRPr="00005E6E">
          <w:t>new daily</w:t>
        </w:r>
      </w:ins>
      <w:ins w:id="616" w:author="Won Do Lee" w:date="2023-01-19T23:25:00Z">
        <w:r w:rsidR="001E7E1F" w:rsidRPr="00005E6E">
          <w:t xml:space="preserve"> decisions</w:t>
        </w:r>
      </w:ins>
      <w:r w:rsidRPr="00005E6E">
        <w:t xml:space="preserve">, </w:t>
      </w:r>
      <w:ins w:id="617" w:author="Won Do Lee" w:date="2023-01-19T23:25:00Z">
        <w:r w:rsidR="001E7E1F" w:rsidRPr="00005E6E">
          <w:t xml:space="preserve">which </w:t>
        </w:r>
      </w:ins>
      <w:ins w:id="618" w:author="Won Do Lee" w:date="2023-01-19T23:27:00Z">
        <w:r w:rsidR="001E7E1F" w:rsidRPr="00005E6E">
          <w:t>are</w:t>
        </w:r>
      </w:ins>
      <w:ins w:id="619" w:author="Won Do Lee" w:date="2023-01-19T23:25:00Z">
        <w:r w:rsidR="001E7E1F" w:rsidRPr="00005E6E">
          <w:t xml:space="preserve"> </w:t>
        </w:r>
      </w:ins>
      <w:del w:id="620" w:author="Won Do Lee" w:date="2023-01-19T23:24:00Z">
        <w:r w:rsidRPr="00005E6E" w:rsidDel="001E7E1F">
          <w:delText xml:space="preserve">and it </w:delText>
        </w:r>
      </w:del>
      <w:del w:id="621" w:author="Won Do Lee" w:date="2023-01-17T21:50:00Z">
        <w:r w:rsidRPr="00005E6E" w:rsidDel="003A4303">
          <w:delText>translated into</w:delText>
        </w:r>
      </w:del>
      <w:ins w:id="622" w:author="Won Do Lee" w:date="2023-01-19T23:24:00Z">
        <w:r w:rsidR="001E7E1F" w:rsidRPr="00005E6E">
          <w:t>rende</w:t>
        </w:r>
      </w:ins>
      <w:ins w:id="623" w:author="Won Do Lee" w:date="2023-01-19T23:25:00Z">
        <w:r w:rsidR="001E7E1F" w:rsidRPr="00005E6E">
          <w:t xml:space="preserve">red </w:t>
        </w:r>
      </w:ins>
      <w:ins w:id="624" w:author="Won Do Lee" w:date="2023-01-17T21:50:00Z">
        <w:r w:rsidR="003A4303" w:rsidRPr="00005E6E">
          <w:t>into</w:t>
        </w:r>
      </w:ins>
      <w:r w:rsidRPr="00005E6E">
        <w:t xml:space="preserve"> their mobility </w:t>
      </w:r>
      <w:del w:id="625" w:author="Won Do Lee" w:date="2023-01-17T21:50:00Z">
        <w:r w:rsidRPr="00005E6E" w:rsidDel="003A4303">
          <w:delText xml:space="preserve">behaviour </w:delText>
        </w:r>
      </w:del>
      <w:ins w:id="626" w:author="Won Do Lee" w:date="2023-01-17T21:50:00Z">
        <w:r w:rsidR="003A4303" w:rsidRPr="00005E6E">
          <w:t>behaviours</w:t>
        </w:r>
      </w:ins>
      <w:ins w:id="627" w:author="Won Do Lee" w:date="2023-01-20T00:08:00Z">
        <w:r w:rsidR="006079DB">
          <w:t xml:space="preserve">, travelling </w:t>
        </w:r>
      </w:ins>
      <w:ins w:id="628" w:author="Won Do Lee" w:date="2023-01-20T00:09:00Z">
        <w:r w:rsidR="006079DB">
          <w:t>between locations</w:t>
        </w:r>
      </w:ins>
      <w:ins w:id="629" w:author="Won Do Lee" w:date="2023-01-17T21:51:00Z">
        <w:r w:rsidR="003A4303" w:rsidRPr="00005E6E">
          <w:t xml:space="preserve"> </w:t>
        </w:r>
      </w:ins>
      <w:del w:id="630" w:author="Won Do Lee" w:date="2023-01-17T21:51:00Z">
        <w:r w:rsidRPr="00005E6E" w:rsidDel="003A4303">
          <w:delText xml:space="preserve">to move </w:delText>
        </w:r>
      </w:del>
      <w:del w:id="631" w:author="Won Do Lee" w:date="2023-01-19T23:26:00Z">
        <w:r w:rsidRPr="00005E6E" w:rsidDel="001E7E1F">
          <w:delText>from place to place</w:delText>
        </w:r>
      </w:del>
      <w:ins w:id="632" w:author="Won Do Lee" w:date="2023-01-19T23:26:00Z">
        <w:r w:rsidR="001E7E1F" w:rsidRPr="00005E6E">
          <w:t>to carry</w:t>
        </w:r>
      </w:ins>
      <w:del w:id="633"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634" w:author="Won Do Lee" w:date="2023-01-19T23:27:00Z">
        <w:r w:rsidRPr="00005E6E" w:rsidDel="001E7E1F">
          <w:delText xml:space="preserve">motivated </w:delText>
        </w:r>
      </w:del>
      <w:ins w:id="635"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636" w:author="Won Do Lee" w:date="2023-01-19T23:27:00Z">
        <w:r w:rsidR="00D47AD1" w:rsidRPr="00005E6E" w:rsidDel="001E7E1F">
          <w:delText xml:space="preserve">been </w:delText>
        </w:r>
      </w:del>
      <w:r w:rsidR="00D47AD1" w:rsidRPr="00005E6E">
        <w:t xml:space="preserve">forced </w:t>
      </w:r>
      <w:ins w:id="637"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638" w:author="Won Do Lee" w:date="2023-01-17T21:51:00Z">
        <w:r w:rsidR="00D47AD1" w:rsidRPr="00005E6E" w:rsidDel="000F3486">
          <w:delText>work-</w:delText>
        </w:r>
      </w:del>
      <w:ins w:id="639" w:author="Won Do Lee" w:date="2023-01-17T21:51:00Z">
        <w:r w:rsidR="000F3486" w:rsidRPr="00005E6E">
          <w:t xml:space="preserve">working </w:t>
        </w:r>
      </w:ins>
      <w:r w:rsidR="00D47AD1" w:rsidRPr="00005E6E">
        <w:t>from</w:t>
      </w:r>
      <w:ins w:id="640" w:author="Won Do Lee" w:date="2023-01-17T21:51:00Z">
        <w:r w:rsidR="000F3486" w:rsidRPr="00005E6E">
          <w:t xml:space="preserve"> </w:t>
        </w:r>
      </w:ins>
      <w:del w:id="641" w:author="Won Do Lee" w:date="2023-01-17T21:51:00Z">
        <w:r w:rsidR="00D47AD1" w:rsidRPr="00005E6E" w:rsidDel="000F3486">
          <w:delText>-</w:delText>
        </w:r>
      </w:del>
      <w:r w:rsidR="00D47AD1" w:rsidRPr="00005E6E">
        <w:t xml:space="preserve">home </w:t>
      </w:r>
      <w:del w:id="642" w:author="Won Do Lee" w:date="2023-01-17T21:51:00Z">
        <w:r w:rsidR="00D47AD1" w:rsidRPr="00005E6E" w:rsidDel="000F3486">
          <w:delText>setting and parents</w:delText>
        </w:r>
      </w:del>
      <w:ins w:id="643" w:author="Won Do Lee" w:date="2023-01-17T21:51:00Z">
        <w:r w:rsidR="000F3486" w:rsidRPr="00005E6E">
          <w:t>and</w:t>
        </w:r>
      </w:ins>
      <w:r w:rsidR="00D47AD1" w:rsidRPr="00005E6E">
        <w:t xml:space="preserve"> </w:t>
      </w:r>
      <w:proofErr w:type="spellStart"/>
      <w:r w:rsidR="00D47AD1" w:rsidRPr="00005E6E">
        <w:t>home</w:t>
      </w:r>
      <w:del w:id="644" w:author="Won Do Lee" w:date="2023-01-17T21:52:00Z">
        <w:r w:rsidR="00D47AD1" w:rsidRPr="00005E6E" w:rsidDel="000F3486">
          <w:delText>-</w:delText>
        </w:r>
      </w:del>
      <w:r w:rsidR="00D47AD1" w:rsidRPr="00005E6E">
        <w:t>schooling</w:t>
      </w:r>
      <w:proofErr w:type="spellEnd"/>
      <w:r w:rsidR="00D47AD1" w:rsidRPr="00005E6E">
        <w:t xml:space="preserve"> during waves of infection and government-mandated stay-at-home orders, lockdowns and social distancing, and longer-term impacts likely to outlast the COVID-19 pandemic. People </w:t>
      </w:r>
      <w:del w:id="645" w:author="Won Do Lee" w:date="2023-01-19T23:28:00Z">
        <w:r w:rsidR="00D47AD1" w:rsidRPr="00005E6E" w:rsidDel="001E7E1F">
          <w:delText xml:space="preserve">start </w:delText>
        </w:r>
      </w:del>
      <w:ins w:id="646" w:author="Won Do Lee" w:date="2023-01-19T23:28:00Z">
        <w:r w:rsidR="001E7E1F" w:rsidRPr="00005E6E">
          <w:t xml:space="preserve">have started </w:t>
        </w:r>
      </w:ins>
      <w:r w:rsidR="00D47AD1" w:rsidRPr="00005E6E">
        <w:t>to see</w:t>
      </w:r>
      <w:del w:id="647" w:author="Won Do Lee" w:date="2023-01-19T23:28:00Z">
        <w:r w:rsidR="00D47AD1" w:rsidRPr="00005E6E" w:rsidDel="001E7E1F">
          <w:delText xml:space="preserve"> a</w:delText>
        </w:r>
      </w:del>
      <w:r w:rsidR="00D47AD1" w:rsidRPr="00005E6E">
        <w:t xml:space="preserve"> new way</w:t>
      </w:r>
      <w:ins w:id="648" w:author="Won Do Lee" w:date="2023-01-19T23:28:00Z">
        <w:r w:rsidR="001E7E1F" w:rsidRPr="00005E6E">
          <w:t>s</w:t>
        </w:r>
      </w:ins>
      <w:r w:rsidR="00D47AD1" w:rsidRPr="00005E6E">
        <w:t xml:space="preserve"> to restore </w:t>
      </w:r>
      <w:del w:id="649"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rPr>
          <w:noProof/>
        </w:rPr>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rPr>
          <w:noProof/>
        </w:rPr>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872147">
      <w:pPr>
        <w:spacing w:after="240"/>
      </w:pPr>
      <w:r w:rsidRPr="00005E6E">
        <w:t xml:space="preserve">In this vein, </w:t>
      </w:r>
      <w:r w:rsidR="002B1570" w:rsidRPr="00005E6E">
        <w:t xml:space="preserve">we </w:t>
      </w:r>
      <w:del w:id="650" w:author="Won Do Lee" w:date="2023-01-17T21:52:00Z">
        <w:r w:rsidR="00601895" w:rsidRPr="00005E6E" w:rsidDel="000F3486">
          <w:delText xml:space="preserve">explored </w:delText>
        </w:r>
      </w:del>
      <w:ins w:id="651" w:author="Won Do Lee" w:date="2023-01-17T21:52:00Z">
        <w:r w:rsidR="000F3486" w:rsidRPr="00005E6E">
          <w:t xml:space="preserve">examined </w:t>
        </w:r>
      </w:ins>
      <w:del w:id="652" w:author="Won Do Lee" w:date="2023-01-17T21:52:00Z">
        <w:r w:rsidR="009A6D3E" w:rsidRPr="00005E6E" w:rsidDel="000F3486">
          <w:delText xml:space="preserve">the </w:delText>
        </w:r>
        <w:r w:rsidR="00B81916" w:rsidRPr="00005E6E" w:rsidDel="000F3486">
          <w:delText>change</w:delText>
        </w:r>
      </w:del>
      <w:ins w:id="653" w:author="Won Do Lee" w:date="2023-01-17T21:52:00Z">
        <w:r w:rsidR="000F3486" w:rsidRPr="00005E6E">
          <w:t>changes</w:t>
        </w:r>
      </w:ins>
      <w:r w:rsidR="00B81916" w:rsidRPr="00005E6E">
        <w:t xml:space="preserve"> in mobility </w:t>
      </w:r>
      <w:del w:id="654" w:author="Won Do Lee" w:date="2023-01-17T21:52:00Z">
        <w:r w:rsidR="00B81916" w:rsidRPr="00005E6E" w:rsidDel="000F3486">
          <w:delText xml:space="preserve">levels </w:delText>
        </w:r>
      </w:del>
      <w:r w:rsidR="00B81916" w:rsidRPr="00005E6E">
        <w:t>over time</w:t>
      </w:r>
      <w:r w:rsidR="00364A96" w:rsidRPr="00005E6E">
        <w:t xml:space="preserve"> </w:t>
      </w:r>
      <w:del w:id="655"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656" w:author="Won Do Lee" w:date="2023-01-19T23:29:00Z">
        <w:r w:rsidR="001E7E1F" w:rsidRPr="00005E6E">
          <w:t>,</w:t>
        </w:r>
      </w:ins>
      <w:del w:id="657" w:author="Won Do Lee" w:date="2023-01-19T23:28:00Z">
        <w:r w:rsidR="002B1570" w:rsidRPr="00005E6E" w:rsidDel="001E7E1F">
          <w:delText xml:space="preserve"> </w:delText>
        </w:r>
      </w:del>
      <w:ins w:id="658" w:author="Won Do Lee" w:date="2023-01-19T23:28:00Z">
        <w:r w:rsidR="001E7E1F" w:rsidRPr="00005E6E">
          <w:t xml:space="preserve"> and </w:t>
        </w:r>
      </w:ins>
      <w:ins w:id="659" w:author="Won Do Lee" w:date="2023-01-20T00:10:00Z">
        <w:r w:rsidR="00981959">
          <w:t xml:space="preserve">then we </w:t>
        </w:r>
      </w:ins>
      <w:del w:id="660"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661" w:author="Won Do Lee" w:date="2023-01-17T21:53:00Z">
        <w:r w:rsidR="00E015DC" w:rsidRPr="00005E6E" w:rsidDel="000F3486">
          <w:delText xml:space="preserve">demonstrated </w:delText>
        </w:r>
      </w:del>
      <w:ins w:id="662" w:author="Won Do Lee" w:date="2023-01-19T23:28:00Z">
        <w:r w:rsidR="001E7E1F" w:rsidRPr="00005E6E">
          <w:t>demonstrate</w:t>
        </w:r>
      </w:ins>
      <w:ins w:id="663" w:author="Won Do Lee" w:date="2023-01-20T00:10:00Z">
        <w:r w:rsidR="00981959">
          <w:t>d</w:t>
        </w:r>
      </w:ins>
      <w:ins w:id="664" w:author="Won Do Lee" w:date="2023-01-20T00:12:00Z">
        <w:r w:rsidR="00D86553">
          <w:t xml:space="preserve"> </w:t>
        </w:r>
      </w:ins>
      <w:ins w:id="665" w:author="Won Do Lee" w:date="2023-01-20T00:13:00Z">
        <w:r w:rsidR="00D86553">
          <w:t xml:space="preserve">different </w:t>
        </w:r>
      </w:ins>
      <w:ins w:id="666" w:author="Won Do Lee" w:date="2023-01-20T00:10:00Z">
        <w:r w:rsidR="00981959">
          <w:t>trajectories of mobility</w:t>
        </w:r>
      </w:ins>
      <w:ins w:id="667" w:author="Won Do Lee" w:date="2023-01-20T00:11:00Z">
        <w:r w:rsidR="00AD4E1F">
          <w:t xml:space="preserve"> </w:t>
        </w:r>
      </w:ins>
      <w:del w:id="668"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669" w:author="Won Do Lee" w:date="2023-01-20T00:11:00Z">
        <w:r w:rsidR="00AD4E1F">
          <w:t xml:space="preserve"> </w:t>
        </w:r>
      </w:ins>
      <w:ins w:id="670" w:author="Won Do Lee" w:date="2023-01-20T00:12:00Z">
        <w:r w:rsidR="00D86553">
          <w:t>using</w:t>
        </w:r>
      </w:ins>
      <w:r w:rsidR="009A6D3E" w:rsidRPr="00005E6E">
        <w:t xml:space="preserve"> </w:t>
      </w:r>
      <w:del w:id="671"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672" w:author="Won Do Lee" w:date="2023-01-19T23:30:00Z">
        <w:r w:rsidR="001E7E1F" w:rsidRPr="00005E6E">
          <w:t>. We q</w:t>
        </w:r>
      </w:ins>
      <w:ins w:id="673" w:author="Won Do Lee" w:date="2023-01-19T23:29:00Z">
        <w:r w:rsidR="001E7E1F" w:rsidRPr="00005E6E">
          <w:t>uantif</w:t>
        </w:r>
      </w:ins>
      <w:ins w:id="674" w:author="Won Do Lee" w:date="2023-01-19T23:30:00Z">
        <w:r w:rsidR="001E7E1F" w:rsidRPr="00005E6E">
          <w:t xml:space="preserve">ied </w:t>
        </w:r>
      </w:ins>
      <w:del w:id="675" w:author="Won Do Lee" w:date="2023-01-17T21:54:00Z">
        <w:r w:rsidR="009A6D3E" w:rsidRPr="00005E6E" w:rsidDel="000F3486">
          <w:delText>.</w:delText>
        </w:r>
      </w:del>
      <w:del w:id="676" w:author="Won Do Lee" w:date="2023-01-17T21:53:00Z">
        <w:r w:rsidR="009A6D3E" w:rsidRPr="00005E6E" w:rsidDel="000F3486">
          <w:delText xml:space="preserve"> </w:delText>
        </w:r>
      </w:del>
      <w:ins w:id="677" w:author="Won Do Lee" w:date="2023-01-17T21:53:00Z">
        <w:r w:rsidR="000F3486" w:rsidRPr="00005E6E">
          <w:t>similar</w:t>
        </w:r>
      </w:ins>
      <w:ins w:id="678" w:author="Won Do Lee" w:date="2023-01-17T21:54:00Z">
        <w:r w:rsidR="000F3486" w:rsidRPr="00005E6E">
          <w:t xml:space="preserve">ities </w:t>
        </w:r>
      </w:ins>
      <w:ins w:id="679" w:author="Won Do Lee" w:date="2023-01-19T23:30:00Z">
        <w:r w:rsidR="001E7E1F" w:rsidRPr="00005E6E">
          <w:t xml:space="preserve">according </w:t>
        </w:r>
      </w:ins>
      <w:ins w:id="680" w:author="Won Do Lee" w:date="2023-01-20T00:13:00Z">
        <w:r w:rsidR="00D86553">
          <w:t>to changes in mobility</w:t>
        </w:r>
      </w:ins>
      <w:del w:id="681"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682" w:author="Won Do Lee" w:date="2023-01-17T21:54:00Z">
        <w:r w:rsidR="004E2CBD" w:rsidRPr="00005E6E" w:rsidDel="000F3486">
          <w:delText xml:space="preserve">similar </w:delText>
        </w:r>
      </w:del>
      <w:del w:id="683"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684" w:author="Won Do Lee" w:date="2023-01-19T23:30:00Z">
        <w:r w:rsidR="00B81916" w:rsidRPr="00005E6E" w:rsidDel="001E7E1F">
          <w:delText xml:space="preserve">reduction </w:delText>
        </w:r>
      </w:del>
      <w:del w:id="685" w:author="Won Do Lee" w:date="2023-01-20T00:14:00Z">
        <w:r w:rsidR="007715CB" w:rsidRPr="00005E6E" w:rsidDel="00D86553">
          <w:delText>unde</w:delText>
        </w:r>
      </w:del>
      <w:ins w:id="686" w:author="Won Do Lee" w:date="2023-01-20T00:14:00Z">
        <w:r w:rsidR="00D86553">
          <w:t>throughout</w:t>
        </w:r>
      </w:ins>
      <w:del w:id="687" w:author="Won Do Lee" w:date="2023-01-20T00:14:00Z">
        <w:r w:rsidR="007715CB" w:rsidRPr="00005E6E" w:rsidDel="00D86553">
          <w:delText>r</w:delText>
        </w:r>
      </w:del>
      <w:ins w:id="688" w:author="Won Do Lee" w:date="2023-01-17T21:55:00Z">
        <w:r w:rsidR="000F3486" w:rsidRPr="00005E6E">
          <w:t xml:space="preserve"> the initial phases </w:t>
        </w:r>
      </w:ins>
      <w:ins w:id="689" w:author="Won Do Lee" w:date="2023-01-19T23:30:00Z">
        <w:r w:rsidR="001E7E1F" w:rsidRPr="00005E6E">
          <w:t>of</w:t>
        </w:r>
      </w:ins>
      <w:ins w:id="690" w:author="Won Do Lee" w:date="2023-01-17T21:55:00Z">
        <w:r w:rsidR="000F3486" w:rsidRPr="00005E6E">
          <w:t xml:space="preserve"> </w:t>
        </w:r>
      </w:ins>
      <w:ins w:id="691" w:author="Won Do Lee" w:date="2023-01-19T23:30:00Z">
        <w:r w:rsidR="001E7E1F" w:rsidRPr="00005E6E">
          <w:t xml:space="preserve">the </w:t>
        </w:r>
      </w:ins>
      <w:ins w:id="692" w:author="Won Do Lee" w:date="2023-01-17T21:55:00Z">
        <w:r w:rsidR="000F3486" w:rsidRPr="00005E6E">
          <w:t>lockdown</w:t>
        </w:r>
      </w:ins>
      <w:ins w:id="693" w:author="Won Do Lee" w:date="2023-01-19T23:32:00Z">
        <w:r w:rsidR="001E7E1F" w:rsidRPr="00005E6E">
          <w:t xml:space="preserve"> </w:t>
        </w:r>
      </w:ins>
      <w:ins w:id="694" w:author="Won Do Lee" w:date="2023-01-20T00:13:00Z">
        <w:r w:rsidR="00D86553">
          <w:t>by</w:t>
        </w:r>
      </w:ins>
      <w:ins w:id="695" w:author="Won Do Lee" w:date="2023-01-19T23:32:00Z">
        <w:r w:rsidR="001E7E1F" w:rsidRPr="00005E6E">
          <w:t xml:space="preserve"> </w:t>
        </w:r>
      </w:ins>
      <w:del w:id="696" w:author="Won Do Lee" w:date="2023-01-17T21:55:00Z">
        <w:r w:rsidR="007715CB" w:rsidRPr="00005E6E" w:rsidDel="000F3486">
          <w:delText xml:space="preserve"> the lockdown</w:delText>
        </w:r>
      </w:del>
      <w:del w:id="697"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698"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699" w:author="Won Do Lee" w:date="2023-01-20T00:15:00Z">
        <w:r w:rsidR="00BC38F6" w:rsidRPr="00005E6E" w:rsidDel="00D86553">
          <w:delText>characteristic</w:delText>
        </w:r>
      </w:del>
      <w:del w:id="700" w:author="Won Do Lee" w:date="2023-01-19T23:33:00Z">
        <w:r w:rsidR="00BC38F6" w:rsidRPr="00005E6E" w:rsidDel="001E7E1F">
          <w:delText>s</w:delText>
        </w:r>
      </w:del>
      <w:del w:id="701"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702" w:author="Won Do Lee" w:date="2023-01-19T23:31:00Z">
        <w:r w:rsidR="00C87B9E" w:rsidRPr="00005E6E" w:rsidDel="001E7E1F">
          <w:delText>mobility changes</w:delText>
        </w:r>
      </w:del>
      <w:ins w:id="703" w:author="Won Do Lee" w:date="2023-01-20T00:15:00Z">
        <w:r w:rsidR="00D86553">
          <w:t>mobility metric.</w:t>
        </w:r>
      </w:ins>
      <w:del w:id="704" w:author="Won Do Lee" w:date="2023-01-20T00:15:00Z">
        <w:r w:rsidR="00C87B9E" w:rsidRPr="00005E6E" w:rsidDel="00D86553">
          <w:delText xml:space="preserve"> </w:delText>
        </w:r>
      </w:del>
      <w:del w:id="705" w:author="Won Do Lee" w:date="2023-01-20T00:13:00Z">
        <w:r w:rsidR="00C87B9E" w:rsidRPr="00005E6E" w:rsidDel="00D86553">
          <w:delText>over time</w:delText>
        </w:r>
      </w:del>
      <w:ins w:id="706" w:author="Won Do Lee" w:date="2023-01-19T23:32:00Z">
        <w:r w:rsidR="001E7E1F" w:rsidRPr="00005E6E">
          <w:t xml:space="preserve"> </w:t>
        </w:r>
      </w:ins>
      <w:del w:id="707" w:author="Won Do Lee" w:date="2023-01-19T23:32:00Z">
        <w:r w:rsidR="00044418" w:rsidRPr="00005E6E" w:rsidDel="001E7E1F">
          <w:delText xml:space="preserve">, </w:delText>
        </w:r>
      </w:del>
      <w:ins w:id="708" w:author="Won Do Lee" w:date="2023-01-19T23:32:00Z">
        <w:r w:rsidR="001E7E1F" w:rsidRPr="00005E6E">
          <w:t>It allows us to demonstrate</w:t>
        </w:r>
      </w:ins>
      <w:del w:id="709"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710"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711" w:author="Won Do Lee" w:date="2023-01-19T23:33:00Z">
        <w:r w:rsidR="001E7E1F" w:rsidRPr="00005E6E">
          <w:t xml:space="preserve">examining </w:t>
        </w:r>
        <w:proofErr w:type="spellStart"/>
        <w:r w:rsidR="001E7E1F" w:rsidRPr="00005E6E">
          <w:t>spatio</w:t>
        </w:r>
        <w:proofErr w:type="spellEnd"/>
        <w:r w:rsidR="001E7E1F" w:rsidRPr="00005E6E">
          <w:t>-temporal mobility patterns</w:t>
        </w:r>
      </w:ins>
      <w:del w:id="712"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713"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714" w:author="Won Do Lee" w:date="2023-01-13T00:12:00Z">
        <w:r w:rsidR="006A48DE" w:rsidRPr="00005E6E">
          <w:t xml:space="preserve">trajectories of mobility </w:t>
        </w:r>
      </w:ins>
      <w:del w:id="715"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716" w:author="Won Do Lee" w:date="2023-01-19T23:33:00Z">
        <w:r w:rsidR="00562230" w:rsidRPr="00005E6E" w:rsidDel="001E7E1F">
          <w:delText xml:space="preserve">the </w:delText>
        </w:r>
      </w:del>
      <w:r w:rsidR="00562230" w:rsidRPr="00005E6E">
        <w:t xml:space="preserve">socioeconomic </w:t>
      </w:r>
      <w:del w:id="717" w:author="Won Do Lee" w:date="2023-01-19T23:34:00Z">
        <w:r w:rsidR="00562230" w:rsidRPr="00005E6E" w:rsidDel="001E7E1F">
          <w:delText>and demographic factor</w:delText>
        </w:r>
        <w:r w:rsidR="00E7196A" w:rsidRPr="00005E6E" w:rsidDel="001E7E1F">
          <w:delText>s</w:delText>
        </w:r>
      </w:del>
      <w:ins w:id="718" w:author="Won Do Lee" w:date="2023-01-19T23:34:00Z">
        <w:r w:rsidR="001E7E1F" w:rsidRPr="00005E6E">
          <w:t>status</w:t>
        </w:r>
      </w:ins>
      <w:r w:rsidR="00E7196A" w:rsidRPr="00005E6E">
        <w:t>.</w:t>
      </w:r>
    </w:p>
    <w:p w14:paraId="415BC270" w14:textId="196315A3" w:rsidR="00A85AE4" w:rsidRPr="00005E6E" w:rsidRDefault="00A562E3" w:rsidP="00872147">
      <w:pPr>
        <w:spacing w:after="240"/>
      </w:pPr>
      <w:r w:rsidRPr="00005E6E">
        <w:t xml:space="preserve">The results </w:t>
      </w:r>
      <w:r w:rsidR="001661F7" w:rsidRPr="00005E6E">
        <w:t>confirm</w:t>
      </w:r>
      <w:r w:rsidR="00E82FB0" w:rsidRPr="00005E6E">
        <w:t>ed</w:t>
      </w:r>
      <w:r w:rsidRPr="00005E6E">
        <w:t xml:space="preserve"> </w:t>
      </w:r>
      <w:del w:id="719" w:author="Won Do Lee" w:date="2023-01-19T23:34:00Z">
        <w:r w:rsidRPr="00005E6E" w:rsidDel="001E7E1F">
          <w:delText>the reduction in mobility</w:delText>
        </w:r>
      </w:del>
      <w:ins w:id="720"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721"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722"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rPr>
          <w:noProof/>
        </w:rPr>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rPr>
          <w:noProof/>
        </w:rPr>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rPr>
          <w:noProof/>
        </w:rPr>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723" w:author="Won Do Lee" w:date="2023-01-19T23:35:00Z">
        <w:r w:rsidR="001E7E1F" w:rsidRPr="00005E6E">
          <w:t xml:space="preserve"> they</w:t>
        </w:r>
      </w:ins>
      <w:r w:rsidR="00756D31" w:rsidRPr="00005E6E">
        <w:t xml:space="preserve"> </w:t>
      </w:r>
      <w:del w:id="724"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725"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726"/>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726"/>
      <w:r w:rsidR="00554EB6" w:rsidRPr="00005E6E">
        <w:rPr>
          <w:rStyle w:val="ac"/>
        </w:rPr>
        <w:commentReference w:id="726"/>
      </w:r>
      <w:r w:rsidR="00440F1F" w:rsidRPr="00005E6E">
        <w:t xml:space="preserve"> </w:t>
      </w:r>
    </w:p>
    <w:p w14:paraId="55E6D663" w14:textId="0BD45C3E" w:rsidR="00985B4F" w:rsidRPr="00005E6E" w:rsidRDefault="00A06BF5" w:rsidP="00872147">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noProof/>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rPr>
          <w:noProof/>
        </w:rPr>
        <w:t>(Khataee et al., 2021)</w:t>
      </w:r>
      <w:r w:rsidR="00AA4365" w:rsidRPr="00005E6E">
        <w:fldChar w:fldCharType="end"/>
      </w:r>
      <w:r w:rsidR="00AA4365" w:rsidRPr="00005E6E">
        <w:t xml:space="preserve"> depending on their ability to isolate and risk 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rPr>
          <w:noProof/>
        </w:rPr>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rPr>
          <w:noProof/>
        </w:rPr>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 xml:space="preserve">19 </w:t>
      </w:r>
      <w:r w:rsidR="005C4D23" w:rsidRPr="00005E6E">
        <w:lastRenderedPageBreak/>
        <w:t>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872147"/>
    <w:p w14:paraId="1F951EBA" w14:textId="77777777" w:rsidR="000C4274" w:rsidRPr="00005E6E" w:rsidRDefault="000C4274" w:rsidP="00872147"/>
    <w:p w14:paraId="35E582F3" w14:textId="5D461D25" w:rsidR="00E15888" w:rsidRPr="00005E6E" w:rsidRDefault="00E15888" w:rsidP="00872147">
      <w:pPr>
        <w:pStyle w:val="1"/>
      </w:pPr>
      <w:r w:rsidRPr="00005E6E">
        <w:t>Conclusion</w:t>
      </w:r>
      <w:r w:rsidR="003222B0" w:rsidRPr="00005E6E">
        <w:t>s</w:t>
      </w:r>
    </w:p>
    <w:p w14:paraId="4EBE4C35" w14:textId="38BC8FAD" w:rsidR="00377348" w:rsidRPr="00005E6E" w:rsidRDefault="00377348" w:rsidP="00872147">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727" w:author="Won Do Lee" w:date="2023-01-13T00:22:00Z">
        <w:r w:rsidR="00A277AD" w:rsidRPr="00005E6E" w:rsidDel="00FC3526">
          <w:delText xml:space="preserve">reductions </w:delText>
        </w:r>
      </w:del>
      <w:ins w:id="728"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729"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730" w:author="Won Do Lee" w:date="2023-01-13T00:13:00Z">
        <w:r w:rsidR="006A48DE" w:rsidRPr="00005E6E">
          <w:t>trajectories of mobility</w:t>
        </w:r>
      </w:ins>
      <w:ins w:id="731" w:author="Won Do Lee" w:date="2023-01-13T00:14:00Z">
        <w:r w:rsidR="006A48DE" w:rsidRPr="00005E6E">
          <w:t xml:space="preserve"> </w:t>
        </w:r>
      </w:ins>
      <w:del w:id="732" w:author="Won Do Lee" w:date="2023-01-13T00:14:00Z">
        <w:r w:rsidR="009A0AA3" w:rsidRPr="00005E6E" w:rsidDel="006A48DE">
          <w:delText xml:space="preserve">. It is </w:delText>
        </w:r>
      </w:del>
      <w:del w:id="733" w:author="Won Do Lee" w:date="2023-01-13T00:13:00Z">
        <w:r w:rsidR="005B3324" w:rsidRPr="00005E6E" w:rsidDel="006A48DE">
          <w:delText>explicitly linked to</w:delText>
        </w:r>
      </w:del>
      <w:ins w:id="734"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735" w:author="Won Do Lee" w:date="2023-01-17T21:57:00Z">
        <w:r w:rsidR="000F3486" w:rsidRPr="00005E6E">
          <w:t xml:space="preserve">employing longitudinal </w:t>
        </w:r>
        <w:del w:id="736" w:author="Won Do Lee [2]" w:date="2023-07-13T13:08:00Z">
          <w:r w:rsidR="000F3486" w:rsidRPr="00005E6E" w:rsidDel="00862E73">
            <w:delText>perspective  to</w:delText>
          </w:r>
        </w:del>
      </w:ins>
      <w:ins w:id="737" w:author="Won Do Lee [2]" w:date="2023-07-13T13:08:00Z">
        <w:r w:rsidR="00862E73" w:rsidRPr="00005E6E">
          <w:t>perspective to</w:t>
        </w:r>
      </w:ins>
      <w:ins w:id="738" w:author="Won Do Lee" w:date="2023-01-17T21:57:00Z">
        <w:r w:rsidR="000F3486" w:rsidRPr="00005E6E">
          <w:t xml:space="preserve"> explore </w:t>
        </w:r>
      </w:ins>
      <w:del w:id="739" w:author="Won Do Lee" w:date="2023-01-17T21:57:00Z">
        <w:r w:rsidR="00322A3A" w:rsidRPr="00005E6E" w:rsidDel="000F3486">
          <w:delText>the monitoring of</w:delText>
        </w:r>
      </w:del>
      <w:ins w:id="740" w:author="Won Do Lee" w:date="2023-01-17T21:57:00Z">
        <w:r w:rsidR="000F3486" w:rsidRPr="00005E6E">
          <w:t xml:space="preserve">changes in mobility by </w:t>
        </w:r>
      </w:ins>
      <w:del w:id="741"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742" w:author="Won Do Lee" w:date="2023-01-17T21:57:00Z">
        <w:r w:rsidR="000F3486" w:rsidRPr="00005E6E">
          <w:t>And then,</w:t>
        </w:r>
      </w:ins>
      <w:ins w:id="743"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744"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872147">
      <w:pPr>
        <w:spacing w:after="240"/>
      </w:pPr>
      <w:r w:rsidRPr="00005E6E">
        <w:t>First,</w:t>
      </w:r>
      <w:r w:rsidR="00FD7033" w:rsidRPr="00005E6E">
        <w:t xml:space="preserve"> </w:t>
      </w:r>
      <w:del w:id="745"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746" w:author="Won Do Lee" w:date="2023-01-13T00:23:00Z">
        <w:r w:rsidR="00FC3526" w:rsidRPr="00005E6E">
          <w:t xml:space="preserve">been </w:t>
        </w:r>
      </w:ins>
      <w:r w:rsidR="000408E3" w:rsidRPr="00005E6E">
        <w:t>changed</w:t>
      </w:r>
      <w:ins w:id="747" w:author="Won Do Lee" w:date="2023-01-13T00:23:00Z">
        <w:r w:rsidR="00FC3526" w:rsidRPr="00005E6E">
          <w:t xml:space="preserve">, </w:t>
        </w:r>
      </w:ins>
      <w:del w:id="748" w:author="Won Do Lee" w:date="2023-01-13T00:23:00Z">
        <w:r w:rsidR="000408E3" w:rsidRPr="00005E6E" w:rsidDel="00FC3526">
          <w:delText xml:space="preserve"> </w:delText>
        </w:r>
      </w:del>
      <w:ins w:id="749" w:author="Won Do Lee" w:date="2023-01-13T00:23:00Z">
        <w:r w:rsidR="00FC3526" w:rsidRPr="00005E6E">
          <w:t xml:space="preserve">and it </w:t>
        </w:r>
      </w:ins>
      <w:del w:id="750" w:author="Won Do Lee" w:date="2023-01-13T00:23:00Z">
        <w:r w:rsidR="00DB7238" w:rsidRPr="00005E6E" w:rsidDel="00FC3526">
          <w:delText xml:space="preserve">can </w:delText>
        </w:r>
      </w:del>
      <w:ins w:id="751" w:author="Won Do Lee" w:date="2023-01-13T00:23:00Z">
        <w:r w:rsidR="00FC3526" w:rsidRPr="00005E6E">
          <w:t xml:space="preserve">could be the clear </w:t>
        </w:r>
      </w:ins>
      <w:ins w:id="752" w:author="Won Do Lee" w:date="2023-01-13T00:24:00Z">
        <w:r w:rsidR="00FC3526" w:rsidRPr="00005E6E">
          <w:t xml:space="preserve">evidence </w:t>
        </w:r>
      </w:ins>
      <w:del w:id="753" w:author="Won Do Lee" w:date="2023-01-13T00:23:00Z">
        <w:r w:rsidR="00DB7238" w:rsidRPr="00005E6E" w:rsidDel="00FC3526">
          <w:delText>be established as</w:delText>
        </w:r>
      </w:del>
      <w:del w:id="754"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755" w:author="Won Do Lee" w:date="2023-01-13T00:24:00Z">
        <w:r w:rsidR="0062663A" w:rsidRPr="00005E6E" w:rsidDel="00FC3526">
          <w:delText>Lockdown easing</w:delText>
        </w:r>
      </w:del>
      <w:ins w:id="756"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757" w:author="Won Do Lee" w:date="2023-01-13T00:14:00Z">
        <w:r w:rsidR="006A48DE" w:rsidRPr="00005E6E">
          <w:t xml:space="preserve">Group heterogeneity in </w:t>
        </w:r>
      </w:ins>
      <w:del w:id="758" w:author="Won Do Lee" w:date="2023-01-13T00:14:00Z">
        <w:r w:rsidR="00987FE0" w:rsidRPr="00005E6E" w:rsidDel="006A48DE">
          <w:delText xml:space="preserve">Heterogeneous </w:delText>
        </w:r>
        <w:r w:rsidR="001A0222" w:rsidRPr="00005E6E" w:rsidDel="006A48DE">
          <w:delText>evolution of change in mobility levels</w:delText>
        </w:r>
      </w:del>
      <w:ins w:id="759"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872147">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rPr>
          <w:noProof/>
        </w:rPr>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rPr>
          <w:noProof/>
        </w:rPr>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e lived in 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rPr>
          <w:noProof/>
        </w:rPr>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rPr>
          <w:noProof/>
        </w:rPr>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760" w:author="Won Do Lee" w:date="2023-01-13T00:14:00Z">
        <w:r w:rsidR="00A425EC" w:rsidRPr="00005E6E" w:rsidDel="006A48DE">
          <w:delText>evolution of mobility levels</w:delText>
        </w:r>
      </w:del>
      <w:ins w:id="761" w:author="Won Do Lee" w:date="2023-01-13T00:16:00Z">
        <w:r w:rsidR="003C0780" w:rsidRPr="00005E6E">
          <w:t xml:space="preserve">temporal evolution of mobility level </w:t>
        </w:r>
      </w:ins>
      <w:del w:id="762" w:author="Won Do Lee" w:date="2023-01-13T00:16:00Z">
        <w:r w:rsidR="00E71460" w:rsidRPr="00005E6E" w:rsidDel="003C0780">
          <w:delText xml:space="preserve"> </w:delText>
        </w:r>
      </w:del>
      <w:r w:rsidR="00E71460" w:rsidRPr="00005E6E">
        <w:t xml:space="preserve">in </w:t>
      </w:r>
      <w:del w:id="763" w:author="Won Do Lee" w:date="2023-01-13T00:16:00Z">
        <w:r w:rsidR="00E71460" w:rsidRPr="00005E6E" w:rsidDel="003C0780">
          <w:delText xml:space="preserve">a </w:delText>
        </w:r>
      </w:del>
      <w:r w:rsidR="00E71460" w:rsidRPr="00005E6E">
        <w:t>pandemic</w:t>
      </w:r>
      <w:ins w:id="764"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765"/>
      <w:r w:rsidR="00F257F7" w:rsidRPr="00005E6E">
        <w:t>selected</w:t>
      </w:r>
      <w:commentRangeEnd w:id="765"/>
      <w:r w:rsidR="00005E6E" w:rsidRPr="00005E6E">
        <w:rPr>
          <w:rStyle w:val="ac"/>
        </w:rPr>
        <w:commentReference w:id="765"/>
      </w:r>
      <w:r w:rsidR="0094301D" w:rsidRPr="00005E6E">
        <w:t xml:space="preserve">. </w:t>
      </w:r>
    </w:p>
    <w:p w14:paraId="11753FB7" w14:textId="270741B0" w:rsidR="00975F37" w:rsidRPr="00005E6E" w:rsidRDefault="00975F37" w:rsidP="00872147">
      <w:pPr>
        <w:widowControl/>
        <w:wordWrap/>
        <w:autoSpaceDE/>
        <w:autoSpaceDN/>
      </w:pPr>
      <w:r w:rsidRPr="00005E6E">
        <w:br w:type="page"/>
      </w:r>
    </w:p>
    <w:p w14:paraId="682A0B8E" w14:textId="48C2F513" w:rsidR="00476210" w:rsidRPr="00005E6E" w:rsidRDefault="00476210" w:rsidP="00872147">
      <w:pPr>
        <w:pStyle w:val="1"/>
      </w:pPr>
      <w:r w:rsidRPr="00005E6E">
        <w:lastRenderedPageBreak/>
        <w:t>Availability of data and materials</w:t>
      </w:r>
    </w:p>
    <w:p w14:paraId="300A3329" w14:textId="1F5A1121" w:rsidR="00476210" w:rsidRPr="00005E6E" w:rsidRDefault="00476210" w:rsidP="00872147">
      <w:r w:rsidRPr="00005E6E">
        <w:t xml:space="preserve">All source R code and data necessary for the replication of our results and figures </w:t>
      </w:r>
      <w:r w:rsidR="001B48EC" w:rsidRPr="00005E6E">
        <w:t>are</w:t>
      </w:r>
      <w:r w:rsidRPr="00005E6E">
        <w:t xml:space="preserve"> available at </w:t>
      </w:r>
      <w:hyperlink r:id="rId16" w:history="1">
        <w:r w:rsidR="00DD08F7" w:rsidRPr="00005E6E">
          <w:rPr>
            <w:rStyle w:val="a3"/>
          </w:rPr>
          <w:t>https://github.com/wondolee/covid19-eng-lockdown</w:t>
        </w:r>
      </w:hyperlink>
      <w:r w:rsidR="00D73597" w:rsidRPr="00005E6E">
        <w:t>.</w:t>
      </w:r>
      <w:r w:rsidR="00DD08F7" w:rsidRPr="00005E6E">
        <w:t xml:space="preserve"> </w:t>
      </w:r>
    </w:p>
    <w:p w14:paraId="4D2C40EC" w14:textId="77777777" w:rsidR="00476210" w:rsidRPr="00005E6E" w:rsidRDefault="00476210" w:rsidP="00872147"/>
    <w:p w14:paraId="0ACEE420" w14:textId="49E0B929" w:rsidR="00476210" w:rsidRPr="00005E6E" w:rsidRDefault="00476210" w:rsidP="00872147">
      <w:pPr>
        <w:pStyle w:val="1"/>
        <w:ind w:left="360" w:hanging="360"/>
      </w:pPr>
      <w:r w:rsidRPr="00005E6E">
        <w:t>Credit authorship contribution statement</w:t>
      </w:r>
    </w:p>
    <w:p w14:paraId="3E12586C" w14:textId="77777777" w:rsidR="00476210" w:rsidRPr="00005E6E" w:rsidRDefault="00476210" w:rsidP="00872147">
      <w:r w:rsidRPr="00005E6E">
        <w:t xml:space="preserve">Won Do Lee: Conceptualisation, Data Curation, Methodology, Formal analysis, Writing-Original draft preparation. Matthias Qian: Data Curation, Writing-Reviewing and Editing. Tim </w:t>
      </w:r>
      <w:proofErr w:type="spellStart"/>
      <w:r w:rsidRPr="00005E6E">
        <w:t>Schwanen</w:t>
      </w:r>
      <w:proofErr w:type="spellEnd"/>
      <w:r w:rsidRPr="00005E6E">
        <w:t>: Conceptualisation, Writing-Original draft preparation, Supervision, Writing-Reviewing and Editing.</w:t>
      </w:r>
    </w:p>
    <w:p w14:paraId="60D6F4EF" w14:textId="77777777" w:rsidR="00476210" w:rsidRPr="00005E6E" w:rsidRDefault="00476210" w:rsidP="00872147"/>
    <w:p w14:paraId="317F5C87" w14:textId="77777777" w:rsidR="00476210" w:rsidRPr="00005E6E" w:rsidRDefault="00476210" w:rsidP="00872147">
      <w:pPr>
        <w:pStyle w:val="1"/>
        <w:ind w:left="360" w:hanging="360"/>
      </w:pPr>
      <w:r w:rsidRPr="00005E6E">
        <w:t>Declaration of competing interest</w:t>
      </w:r>
    </w:p>
    <w:p w14:paraId="7E0D6980" w14:textId="77777777" w:rsidR="00476210" w:rsidRPr="00005E6E" w:rsidRDefault="00476210" w:rsidP="00872147">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872147"/>
    <w:p w14:paraId="73628A94" w14:textId="77777777" w:rsidR="00476210" w:rsidRPr="00005E6E" w:rsidRDefault="00476210" w:rsidP="00872147">
      <w:pPr>
        <w:pStyle w:val="1"/>
        <w:ind w:left="360" w:hanging="360"/>
      </w:pPr>
      <w:r w:rsidRPr="00005E6E">
        <w:t>Acknowledgement</w:t>
      </w:r>
    </w:p>
    <w:p w14:paraId="266B507F" w14:textId="143FD60D" w:rsidR="00476210" w:rsidRPr="00005E6E" w:rsidRDefault="00476210" w:rsidP="00872147">
      <w:r w:rsidRPr="00005E6E">
        <w:t>This research did not receive any specific grant from funding agencies in the public, commercial, or not-for-profit sectors.</w:t>
      </w:r>
    </w:p>
    <w:p w14:paraId="7DFBCE02" w14:textId="77777777" w:rsidR="00476210" w:rsidRPr="00005E6E" w:rsidRDefault="00476210" w:rsidP="00872147"/>
    <w:p w14:paraId="09BA34B7" w14:textId="76FE7CCE" w:rsidR="00947126" w:rsidRPr="00005E6E" w:rsidRDefault="00475E7D" w:rsidP="00872147">
      <w:pPr>
        <w:pStyle w:val="1"/>
      </w:pPr>
      <w:r w:rsidRPr="00005E6E">
        <w:t>References</w:t>
      </w:r>
    </w:p>
    <w:p w14:paraId="437E7A20" w14:textId="7FD11459" w:rsidR="009C175D" w:rsidRPr="009C175D" w:rsidRDefault="00947126" w:rsidP="00872147">
      <w:pPr>
        <w:wordWrap/>
        <w:adjustRightInd w:val="0"/>
        <w:ind w:left="480" w:hanging="480"/>
        <w:rPr>
          <w:noProof/>
          <w:szCs w:val="24"/>
        </w:rPr>
      </w:pPr>
      <w:r w:rsidRPr="00005E6E">
        <w:fldChar w:fldCharType="begin" w:fldLock="1"/>
      </w:r>
      <w:r w:rsidRPr="00005E6E">
        <w:instrText xml:space="preserve">ADDIN Mendeley Bibliography CSL_BIBLIOGRAPHY </w:instrText>
      </w:r>
      <w:r w:rsidRPr="00005E6E">
        <w:fldChar w:fldCharType="separate"/>
      </w:r>
      <w:r w:rsidR="009C175D" w:rsidRPr="009C175D">
        <w:rPr>
          <w:noProof/>
          <w:szCs w:val="24"/>
        </w:rPr>
        <w:t xml:space="preserve">Abdel Majeed, Y., Awadalla, S. S., &amp; Patton, J. L. (2018). Regression techniques employing feature selection to predict clinical outcomes in stroke. </w:t>
      </w:r>
      <w:r w:rsidR="009C175D" w:rsidRPr="009C175D">
        <w:rPr>
          <w:i/>
          <w:iCs/>
          <w:noProof/>
          <w:szCs w:val="24"/>
        </w:rPr>
        <w:t>PLOS ONE</w:t>
      </w:r>
      <w:r w:rsidR="009C175D" w:rsidRPr="009C175D">
        <w:rPr>
          <w:noProof/>
          <w:szCs w:val="24"/>
        </w:rPr>
        <w:t xml:space="preserve">, </w:t>
      </w:r>
      <w:r w:rsidR="009C175D" w:rsidRPr="009C175D">
        <w:rPr>
          <w:i/>
          <w:iCs/>
          <w:noProof/>
          <w:szCs w:val="24"/>
        </w:rPr>
        <w:t>13</w:t>
      </w:r>
      <w:r w:rsidR="009C175D" w:rsidRPr="009C175D">
        <w:rPr>
          <w:noProof/>
          <w:szCs w:val="24"/>
        </w:rPr>
        <w:t>(10), e0205639. https://doi.org/10.1371/journal.pone.0205639</w:t>
      </w:r>
    </w:p>
    <w:p w14:paraId="661FFD9B" w14:textId="77777777" w:rsidR="009C175D" w:rsidRPr="009C175D" w:rsidRDefault="009C175D" w:rsidP="00872147">
      <w:pPr>
        <w:wordWrap/>
        <w:adjustRightInd w:val="0"/>
        <w:ind w:left="480" w:hanging="480"/>
        <w:rPr>
          <w:noProof/>
          <w:szCs w:val="24"/>
        </w:rPr>
      </w:pPr>
      <w:r w:rsidRPr="009C175D">
        <w:rPr>
          <w:noProof/>
          <w:szCs w:val="24"/>
        </w:rPr>
        <w:t xml:space="preserve">Aghabozorgi, S., Seyed Shirkhorshidi, A., &amp; Ying Wah, T. (2015). Time-series clustering – A decade review. </w:t>
      </w:r>
      <w:r w:rsidRPr="009C175D">
        <w:rPr>
          <w:i/>
          <w:iCs/>
          <w:noProof/>
          <w:szCs w:val="24"/>
        </w:rPr>
        <w:t>Information Systems</w:t>
      </w:r>
      <w:r w:rsidRPr="009C175D">
        <w:rPr>
          <w:noProof/>
          <w:szCs w:val="24"/>
        </w:rPr>
        <w:t xml:space="preserve">, </w:t>
      </w:r>
      <w:r w:rsidRPr="009C175D">
        <w:rPr>
          <w:i/>
          <w:iCs/>
          <w:noProof/>
          <w:szCs w:val="24"/>
        </w:rPr>
        <w:t>53</w:t>
      </w:r>
      <w:r w:rsidRPr="009C175D">
        <w:rPr>
          <w:noProof/>
          <w:szCs w:val="24"/>
        </w:rPr>
        <w:t>, 16–38. https://doi.org/10.1016/j.is.2015.04.007</w:t>
      </w:r>
    </w:p>
    <w:p w14:paraId="7451174B" w14:textId="77777777" w:rsidR="009C175D" w:rsidRPr="009C175D" w:rsidRDefault="009C175D" w:rsidP="00872147">
      <w:pPr>
        <w:wordWrap/>
        <w:adjustRightInd w:val="0"/>
        <w:ind w:left="480" w:hanging="480"/>
        <w:rPr>
          <w:noProof/>
          <w:szCs w:val="24"/>
        </w:rPr>
      </w:pPr>
      <w:r w:rsidRPr="009C175D">
        <w:rPr>
          <w:noProof/>
          <w:szCs w:val="24"/>
        </w:rPr>
        <w:t xml:space="preserve">Arbelaitz, O., Gurrutxaga, I., Muguerza, J., Pérez, J. M., &amp; Perona, I. (2013). An extensive comparative study of cluster validity indices. </w:t>
      </w:r>
      <w:r w:rsidRPr="009C175D">
        <w:rPr>
          <w:i/>
          <w:iCs/>
          <w:noProof/>
          <w:szCs w:val="24"/>
        </w:rPr>
        <w:t>Pattern Recognition</w:t>
      </w:r>
      <w:r w:rsidRPr="009C175D">
        <w:rPr>
          <w:noProof/>
          <w:szCs w:val="24"/>
        </w:rPr>
        <w:t xml:space="preserve">, </w:t>
      </w:r>
      <w:r w:rsidRPr="009C175D">
        <w:rPr>
          <w:i/>
          <w:iCs/>
          <w:noProof/>
          <w:szCs w:val="24"/>
        </w:rPr>
        <w:t>46</w:t>
      </w:r>
      <w:r w:rsidRPr="009C175D">
        <w:rPr>
          <w:noProof/>
          <w:szCs w:val="24"/>
        </w:rPr>
        <w:t>(1), 243–256. https://doi.org/10.1016/j.patcog.2012.07.021</w:t>
      </w:r>
    </w:p>
    <w:p w14:paraId="65F79F57" w14:textId="77777777" w:rsidR="009C175D" w:rsidRPr="009C175D" w:rsidRDefault="009C175D" w:rsidP="00872147">
      <w:pPr>
        <w:wordWrap/>
        <w:adjustRightInd w:val="0"/>
        <w:ind w:left="480" w:hanging="480"/>
        <w:rPr>
          <w:noProof/>
          <w:szCs w:val="24"/>
        </w:rPr>
      </w:pPr>
      <w:r w:rsidRPr="009C175D">
        <w:rPr>
          <w:noProof/>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9C175D">
        <w:rPr>
          <w:i/>
          <w:iCs/>
          <w:noProof/>
          <w:szCs w:val="24"/>
        </w:rPr>
        <w:t>PLOS ONE</w:t>
      </w:r>
      <w:r w:rsidRPr="009C175D">
        <w:rPr>
          <w:noProof/>
          <w:szCs w:val="24"/>
        </w:rPr>
        <w:t xml:space="preserve">, </w:t>
      </w:r>
      <w:r w:rsidRPr="009C175D">
        <w:rPr>
          <w:i/>
          <w:iCs/>
          <w:noProof/>
          <w:szCs w:val="24"/>
        </w:rPr>
        <w:t>16</w:t>
      </w:r>
      <w:r w:rsidRPr="009C175D">
        <w:rPr>
          <w:noProof/>
          <w:szCs w:val="24"/>
        </w:rPr>
        <w:t>(2), e0245886. https://doi.org/10.1371/journal.pone.0245886</w:t>
      </w:r>
    </w:p>
    <w:p w14:paraId="67A8B9A0" w14:textId="77777777" w:rsidR="009C175D" w:rsidRPr="009C175D" w:rsidRDefault="009C175D" w:rsidP="00872147">
      <w:pPr>
        <w:wordWrap/>
        <w:adjustRightInd w:val="0"/>
        <w:ind w:left="480" w:hanging="480"/>
        <w:rPr>
          <w:noProof/>
          <w:szCs w:val="24"/>
        </w:rPr>
      </w:pPr>
      <w:r w:rsidRPr="009C175D">
        <w:rPr>
          <w:noProof/>
          <w:szCs w:val="24"/>
        </w:rPr>
        <w:t xml:space="preserve">Beck, M. J., &amp; Hensher, D. A. (2020). Insights into the impact of COVID-19 on household travel and activities in Australia – The early days of easing restrictions. </w:t>
      </w:r>
      <w:r w:rsidRPr="009C175D">
        <w:rPr>
          <w:i/>
          <w:iCs/>
          <w:noProof/>
          <w:szCs w:val="24"/>
        </w:rPr>
        <w:t>Transport Policy</w:t>
      </w:r>
      <w:r w:rsidRPr="009C175D">
        <w:rPr>
          <w:noProof/>
          <w:szCs w:val="24"/>
        </w:rPr>
        <w:t xml:space="preserve">, </w:t>
      </w:r>
      <w:r w:rsidRPr="009C175D">
        <w:rPr>
          <w:i/>
          <w:iCs/>
          <w:noProof/>
          <w:szCs w:val="24"/>
        </w:rPr>
        <w:t>99</w:t>
      </w:r>
      <w:r w:rsidRPr="009C175D">
        <w:rPr>
          <w:noProof/>
          <w:szCs w:val="24"/>
        </w:rPr>
        <w:t>(July), 95–119. https://doi.org/10.1016/j.tranpol.2020.08.004</w:t>
      </w:r>
    </w:p>
    <w:p w14:paraId="4EE613FA" w14:textId="77777777" w:rsidR="009C175D" w:rsidRPr="009C175D" w:rsidRDefault="009C175D" w:rsidP="00872147">
      <w:pPr>
        <w:wordWrap/>
        <w:adjustRightInd w:val="0"/>
        <w:ind w:left="480" w:hanging="480"/>
        <w:rPr>
          <w:noProof/>
          <w:szCs w:val="24"/>
        </w:rPr>
      </w:pPr>
      <w:r w:rsidRPr="009C175D">
        <w:rPr>
          <w:noProof/>
          <w:szCs w:val="24"/>
        </w:rPr>
        <w:t xml:space="preserve">Beria, P., &amp; Lunkar, V. (2021). Presence and mobility of the population during the first wave of Covid-19 outbreak and lockdown in Italy. </w:t>
      </w:r>
      <w:r w:rsidRPr="009C175D">
        <w:rPr>
          <w:i/>
          <w:iCs/>
          <w:noProof/>
          <w:szCs w:val="24"/>
        </w:rPr>
        <w:t>Sustainable Cities and Society</w:t>
      </w:r>
      <w:r w:rsidRPr="009C175D">
        <w:rPr>
          <w:noProof/>
          <w:szCs w:val="24"/>
        </w:rPr>
        <w:t xml:space="preserve">, </w:t>
      </w:r>
      <w:r w:rsidRPr="009C175D">
        <w:rPr>
          <w:i/>
          <w:iCs/>
          <w:noProof/>
          <w:szCs w:val="24"/>
        </w:rPr>
        <w:t>65</w:t>
      </w:r>
      <w:r w:rsidRPr="009C175D">
        <w:rPr>
          <w:noProof/>
          <w:szCs w:val="24"/>
        </w:rPr>
        <w:t>, 102616. https://doi.org/10.1016/j.scs.2020.102616</w:t>
      </w:r>
    </w:p>
    <w:p w14:paraId="6B994A64" w14:textId="77777777" w:rsidR="009C175D" w:rsidRPr="009C175D" w:rsidRDefault="009C175D" w:rsidP="00872147">
      <w:pPr>
        <w:wordWrap/>
        <w:adjustRightInd w:val="0"/>
        <w:ind w:left="480" w:hanging="480"/>
        <w:rPr>
          <w:noProof/>
          <w:szCs w:val="24"/>
        </w:rPr>
      </w:pPr>
      <w:r w:rsidRPr="009C175D">
        <w:rPr>
          <w:noProof/>
          <w:szCs w:val="24"/>
        </w:rPr>
        <w:t xml:space="preserve">Berndt, D., &amp; Clifford, J. (1994). Using dynamic time warping to find patterns in time series. </w:t>
      </w:r>
      <w:r w:rsidRPr="009C175D">
        <w:rPr>
          <w:i/>
          <w:iCs/>
          <w:noProof/>
          <w:szCs w:val="24"/>
        </w:rPr>
        <w:t>Workshop on Knowledge Knowledge Discovery in Databases</w:t>
      </w:r>
      <w:r w:rsidRPr="009C175D">
        <w:rPr>
          <w:noProof/>
          <w:szCs w:val="24"/>
        </w:rPr>
        <w:t xml:space="preserve">, </w:t>
      </w:r>
      <w:r w:rsidRPr="009C175D">
        <w:rPr>
          <w:i/>
          <w:iCs/>
          <w:noProof/>
          <w:szCs w:val="24"/>
        </w:rPr>
        <w:t>398</w:t>
      </w:r>
      <w:r w:rsidRPr="009C175D">
        <w:rPr>
          <w:noProof/>
          <w:szCs w:val="24"/>
        </w:rPr>
        <w:t>, 359–370. http://www.aaai.org/Papers/Workshops/1994/WS-94-03/WS94-03-031.pdf</w:t>
      </w:r>
    </w:p>
    <w:p w14:paraId="72C7BFBB" w14:textId="77777777" w:rsidR="009C175D" w:rsidRPr="009C175D" w:rsidRDefault="009C175D" w:rsidP="00872147">
      <w:pPr>
        <w:wordWrap/>
        <w:adjustRightInd w:val="0"/>
        <w:ind w:left="480" w:hanging="480"/>
        <w:rPr>
          <w:noProof/>
          <w:szCs w:val="24"/>
        </w:rPr>
      </w:pPr>
      <w:r w:rsidRPr="009C175D">
        <w:rPr>
          <w:noProof/>
          <w:szCs w:val="24"/>
        </w:rPr>
        <w:t xml:space="preserve">Boehmke, B., &amp; Greenwell, B. (2019). </w:t>
      </w:r>
      <w:r w:rsidRPr="009C175D">
        <w:rPr>
          <w:i/>
          <w:iCs/>
          <w:noProof/>
          <w:szCs w:val="24"/>
        </w:rPr>
        <w:t>Hands-On Machine Learning with R</w:t>
      </w:r>
      <w:r w:rsidRPr="009C175D">
        <w:rPr>
          <w:noProof/>
          <w:szCs w:val="24"/>
        </w:rPr>
        <w:t xml:space="preserve">. Chapman and Hall/CRC. </w:t>
      </w:r>
      <w:r w:rsidRPr="009C175D">
        <w:rPr>
          <w:noProof/>
          <w:szCs w:val="24"/>
        </w:rPr>
        <w:lastRenderedPageBreak/>
        <w:t>https://doi.org/10.1201/9780367816377</w:t>
      </w:r>
    </w:p>
    <w:p w14:paraId="74136E3A" w14:textId="77777777" w:rsidR="009C175D" w:rsidRPr="009C175D" w:rsidRDefault="009C175D" w:rsidP="00872147">
      <w:pPr>
        <w:wordWrap/>
        <w:adjustRightInd w:val="0"/>
        <w:ind w:left="480" w:hanging="480"/>
        <w:rPr>
          <w:noProof/>
          <w:szCs w:val="24"/>
        </w:rPr>
      </w:pPr>
      <w:r w:rsidRPr="009C175D">
        <w:rPr>
          <w:noProof/>
          <w:szCs w:val="24"/>
        </w:rPr>
        <w:t xml:space="preserve">Borkowski, P., Jażdżewska-Gutta, M., &amp; Szmelter-Jarosz, A. (2021). Lockdowned: Everyday mobility changes in response to COVID-19. </w:t>
      </w:r>
      <w:r w:rsidRPr="009C175D">
        <w:rPr>
          <w:i/>
          <w:iCs/>
          <w:noProof/>
          <w:szCs w:val="24"/>
        </w:rPr>
        <w:t>Journal of Transport Geography</w:t>
      </w:r>
      <w:r w:rsidRPr="009C175D">
        <w:rPr>
          <w:noProof/>
          <w:szCs w:val="24"/>
        </w:rPr>
        <w:t xml:space="preserve">, </w:t>
      </w:r>
      <w:r w:rsidRPr="009C175D">
        <w:rPr>
          <w:i/>
          <w:iCs/>
          <w:noProof/>
          <w:szCs w:val="24"/>
        </w:rPr>
        <w:t>90</w:t>
      </w:r>
      <w:r w:rsidRPr="009C175D">
        <w:rPr>
          <w:noProof/>
          <w:szCs w:val="24"/>
        </w:rPr>
        <w:t>(14), 102906. https://doi.org/10.1016/j.jtrangeo.2020.102906</w:t>
      </w:r>
    </w:p>
    <w:p w14:paraId="2878ACAB" w14:textId="77777777" w:rsidR="009C175D" w:rsidRPr="009C175D" w:rsidRDefault="009C175D" w:rsidP="00872147">
      <w:pPr>
        <w:wordWrap/>
        <w:adjustRightInd w:val="0"/>
        <w:ind w:left="480" w:hanging="480"/>
        <w:rPr>
          <w:noProof/>
          <w:szCs w:val="24"/>
        </w:rPr>
      </w:pPr>
      <w:r w:rsidRPr="009C175D">
        <w:rPr>
          <w:noProof/>
          <w:szCs w:val="24"/>
        </w:rPr>
        <w:t xml:space="preserve">Cartenì, A., Di Francesco, L., &amp; Martino, M. (2020). How mobility habits influenced the spread of the COVID-19 pandemic: Results from the Italian case study. </w:t>
      </w:r>
      <w:r w:rsidRPr="009C175D">
        <w:rPr>
          <w:i/>
          <w:iCs/>
          <w:noProof/>
          <w:szCs w:val="24"/>
        </w:rPr>
        <w:t>Science of The Total Environment</w:t>
      </w:r>
      <w:r w:rsidRPr="009C175D">
        <w:rPr>
          <w:noProof/>
          <w:szCs w:val="24"/>
        </w:rPr>
        <w:t xml:space="preserve">, </w:t>
      </w:r>
      <w:r w:rsidRPr="009C175D">
        <w:rPr>
          <w:i/>
          <w:iCs/>
          <w:noProof/>
          <w:szCs w:val="24"/>
        </w:rPr>
        <w:t>741</w:t>
      </w:r>
      <w:r w:rsidRPr="009C175D">
        <w:rPr>
          <w:noProof/>
          <w:szCs w:val="24"/>
        </w:rPr>
        <w:t>, 140489. https://doi.org/10.1016/j.scitotenv.2020.140489</w:t>
      </w:r>
    </w:p>
    <w:p w14:paraId="3884F0DE" w14:textId="77777777" w:rsidR="009C175D" w:rsidRPr="009C175D" w:rsidRDefault="009C175D" w:rsidP="00872147">
      <w:pPr>
        <w:wordWrap/>
        <w:adjustRightInd w:val="0"/>
        <w:ind w:left="480" w:hanging="480"/>
        <w:rPr>
          <w:noProof/>
          <w:szCs w:val="24"/>
        </w:rPr>
      </w:pPr>
      <w:r w:rsidRPr="009C175D">
        <w:rPr>
          <w:noProof/>
          <w:szCs w:val="24"/>
        </w:rPr>
        <w:t xml:space="preserve">Chen, Y., Liu, X., Li, X., Liu, X., Yao, Y., Hu, G., Xu, X., &amp; Pei, F. (2017). Delineating urban functional areas with building-level social media data: A dynamic time warping (DTW) distance based k-medoids method. </w:t>
      </w:r>
      <w:r w:rsidRPr="009C175D">
        <w:rPr>
          <w:i/>
          <w:iCs/>
          <w:noProof/>
          <w:szCs w:val="24"/>
        </w:rPr>
        <w:t>Landscape and Urban Planning</w:t>
      </w:r>
      <w:r w:rsidRPr="009C175D">
        <w:rPr>
          <w:noProof/>
          <w:szCs w:val="24"/>
        </w:rPr>
        <w:t xml:space="preserve">, </w:t>
      </w:r>
      <w:r w:rsidRPr="009C175D">
        <w:rPr>
          <w:i/>
          <w:iCs/>
          <w:noProof/>
          <w:szCs w:val="24"/>
        </w:rPr>
        <w:t>160</w:t>
      </w:r>
      <w:r w:rsidRPr="009C175D">
        <w:rPr>
          <w:noProof/>
          <w:szCs w:val="24"/>
        </w:rPr>
        <w:t>, 48–60. https://doi.org/10.1016/j.landurbplan.2016.12.001</w:t>
      </w:r>
    </w:p>
    <w:p w14:paraId="5F1938D5" w14:textId="77777777" w:rsidR="009C175D" w:rsidRPr="009C175D" w:rsidRDefault="009C175D" w:rsidP="00872147">
      <w:pPr>
        <w:wordWrap/>
        <w:adjustRightInd w:val="0"/>
        <w:ind w:left="480" w:hanging="480"/>
        <w:rPr>
          <w:noProof/>
          <w:szCs w:val="24"/>
        </w:rPr>
      </w:pPr>
      <w:r w:rsidRPr="009C175D">
        <w:rPr>
          <w:noProof/>
          <w:szCs w:val="24"/>
        </w:rPr>
        <w:t xml:space="preserve">Cronin, C., &amp; Evans, W. (2020). </w:t>
      </w:r>
      <w:r w:rsidRPr="009C175D">
        <w:rPr>
          <w:i/>
          <w:iCs/>
          <w:noProof/>
          <w:szCs w:val="24"/>
        </w:rPr>
        <w:t>Private Precaution and Public Restrictions: What Drives Social Distancing and Industry Foot Traffic in the COVID-19 Era?</w:t>
      </w:r>
      <w:r w:rsidRPr="009C175D">
        <w:rPr>
          <w:noProof/>
          <w:szCs w:val="24"/>
        </w:rPr>
        <w:t xml:space="preserve"> https://doi.org/10.3386/w27531</w:t>
      </w:r>
    </w:p>
    <w:p w14:paraId="65A62875" w14:textId="77777777" w:rsidR="009C175D" w:rsidRPr="009C175D" w:rsidRDefault="009C175D" w:rsidP="00872147">
      <w:pPr>
        <w:wordWrap/>
        <w:adjustRightInd w:val="0"/>
        <w:ind w:left="480" w:hanging="480"/>
        <w:rPr>
          <w:noProof/>
          <w:szCs w:val="24"/>
        </w:rPr>
      </w:pPr>
      <w:r w:rsidRPr="009C175D">
        <w:rPr>
          <w:noProof/>
          <w:szCs w:val="24"/>
        </w:rPr>
        <w:t xml:space="preserve">Dau, H. A., Begum, N., &amp; Keogh, E. (2016). Semi-Supervision Dramatically Improves Time Series Clustering under Dynamic Time Warping. </w:t>
      </w:r>
      <w:r w:rsidRPr="009C175D">
        <w:rPr>
          <w:i/>
          <w:iCs/>
          <w:noProof/>
          <w:szCs w:val="24"/>
        </w:rPr>
        <w:t>Proceedings of the 25th ACM International on Conference on Information and Knowledge Management</w:t>
      </w:r>
      <w:r w:rsidRPr="009C175D">
        <w:rPr>
          <w:noProof/>
          <w:szCs w:val="24"/>
        </w:rPr>
        <w:t>, 999–1008. https://doi.org/10.1145/2983323.2983855</w:t>
      </w:r>
    </w:p>
    <w:p w14:paraId="326AEB9E" w14:textId="77777777" w:rsidR="009C175D" w:rsidRPr="009C175D" w:rsidRDefault="009C175D" w:rsidP="00872147">
      <w:pPr>
        <w:wordWrap/>
        <w:adjustRightInd w:val="0"/>
        <w:ind w:left="480" w:hanging="480"/>
        <w:rPr>
          <w:noProof/>
          <w:szCs w:val="24"/>
        </w:rPr>
      </w:pPr>
      <w:r w:rsidRPr="009C175D">
        <w:rPr>
          <w:noProof/>
          <w:szCs w:val="24"/>
        </w:rPr>
        <w:t xml:space="preserve">de Séjournet, A., Macharis, C., Tori, S., &amp; Vanhaverbeke, L. (2022). Evolution of urban mobility behaviour in Brussels as a result of the COVID‐19 pandemic. </w:t>
      </w:r>
      <w:r w:rsidRPr="009C175D">
        <w:rPr>
          <w:i/>
          <w:iCs/>
          <w:noProof/>
          <w:szCs w:val="24"/>
        </w:rPr>
        <w:t>Regional Science Policy &amp; Practice</w:t>
      </w:r>
      <w:r w:rsidRPr="009C175D">
        <w:rPr>
          <w:noProof/>
          <w:szCs w:val="24"/>
        </w:rPr>
        <w:t xml:space="preserve">, </w:t>
      </w:r>
      <w:r w:rsidRPr="009C175D">
        <w:rPr>
          <w:i/>
          <w:iCs/>
          <w:noProof/>
          <w:szCs w:val="24"/>
        </w:rPr>
        <w:t>14</w:t>
      </w:r>
      <w:r w:rsidRPr="009C175D">
        <w:rPr>
          <w:noProof/>
          <w:szCs w:val="24"/>
        </w:rPr>
        <w:t>(S1), 107–121. https://doi.org/10.1111/rsp3.12525</w:t>
      </w:r>
    </w:p>
    <w:p w14:paraId="4ADDE171" w14:textId="77777777" w:rsidR="009C175D" w:rsidRPr="009C175D" w:rsidRDefault="009C175D" w:rsidP="00872147">
      <w:pPr>
        <w:wordWrap/>
        <w:adjustRightInd w:val="0"/>
        <w:ind w:left="480" w:hanging="480"/>
        <w:rPr>
          <w:noProof/>
          <w:szCs w:val="24"/>
        </w:rPr>
      </w:pPr>
      <w:r w:rsidRPr="009C175D">
        <w:rPr>
          <w:noProof/>
          <w:szCs w:val="24"/>
        </w:rPr>
        <w:t xml:space="preserve">De Vos, J. (2020). The effect of COVID-19 and subsequent social distancing on travel behavior. </w:t>
      </w:r>
      <w:r w:rsidRPr="009C175D">
        <w:rPr>
          <w:i/>
          <w:iCs/>
          <w:noProof/>
          <w:szCs w:val="24"/>
        </w:rPr>
        <w:t>Transportation Research Interdisciplinary Perspectives</w:t>
      </w:r>
      <w:r w:rsidRPr="009C175D">
        <w:rPr>
          <w:noProof/>
          <w:szCs w:val="24"/>
        </w:rPr>
        <w:t xml:space="preserve">, </w:t>
      </w:r>
      <w:r w:rsidRPr="009C175D">
        <w:rPr>
          <w:i/>
          <w:iCs/>
          <w:noProof/>
          <w:szCs w:val="24"/>
        </w:rPr>
        <w:t>5</w:t>
      </w:r>
      <w:r w:rsidRPr="009C175D">
        <w:rPr>
          <w:noProof/>
          <w:szCs w:val="24"/>
        </w:rPr>
        <w:t>, 100121. https://doi.org/10.1016/j.trip.2020.100121</w:t>
      </w:r>
    </w:p>
    <w:p w14:paraId="3D1E8C1C" w14:textId="77777777" w:rsidR="009C175D" w:rsidRPr="009C175D" w:rsidRDefault="009C175D" w:rsidP="00872147">
      <w:pPr>
        <w:wordWrap/>
        <w:adjustRightInd w:val="0"/>
        <w:ind w:left="480" w:hanging="480"/>
        <w:rPr>
          <w:noProof/>
          <w:szCs w:val="24"/>
        </w:rPr>
      </w:pPr>
      <w:r w:rsidRPr="009C175D">
        <w:rPr>
          <w:noProof/>
          <w:szCs w:val="24"/>
        </w:rPr>
        <w:t xml:space="preserve">Department for Transport. (2020). </w:t>
      </w:r>
      <w:r w:rsidRPr="009C175D">
        <w:rPr>
          <w:i/>
          <w:iCs/>
          <w:noProof/>
          <w:szCs w:val="24"/>
        </w:rPr>
        <w:t>Transport use during the coronavirus (COVID-19) pandemic</w:t>
      </w:r>
      <w:r w:rsidRPr="009C175D">
        <w:rPr>
          <w:noProof/>
          <w:szCs w:val="24"/>
        </w:rPr>
        <w:t>. Official Statistics. https://www.gov.uk/government/statistics/transport-use-during-the-coronavirus-covid-19-pandemic</w:t>
      </w:r>
    </w:p>
    <w:p w14:paraId="57F1E2C4" w14:textId="77777777" w:rsidR="009C175D" w:rsidRPr="009C175D" w:rsidRDefault="009C175D" w:rsidP="00872147">
      <w:pPr>
        <w:wordWrap/>
        <w:adjustRightInd w:val="0"/>
        <w:ind w:left="480" w:hanging="480"/>
        <w:rPr>
          <w:noProof/>
          <w:szCs w:val="24"/>
        </w:rPr>
      </w:pPr>
      <w:r w:rsidRPr="009C175D">
        <w:rPr>
          <w:noProof/>
          <w:szCs w:val="24"/>
        </w:rPr>
        <w:t xml:space="preserve">Friedman, J., Hastie, T., &amp; Tibshirani, R. (2010). Regularization Paths for Generalized Linear Models via Coordinate Descent. </w:t>
      </w:r>
      <w:r w:rsidRPr="009C175D">
        <w:rPr>
          <w:i/>
          <w:iCs/>
          <w:noProof/>
          <w:szCs w:val="24"/>
        </w:rPr>
        <w:t>Journal of Statistical Software</w:t>
      </w:r>
      <w:r w:rsidRPr="009C175D">
        <w:rPr>
          <w:noProof/>
          <w:szCs w:val="24"/>
        </w:rPr>
        <w:t xml:space="preserve">, </w:t>
      </w:r>
      <w:r w:rsidRPr="009C175D">
        <w:rPr>
          <w:i/>
          <w:iCs/>
          <w:noProof/>
          <w:szCs w:val="24"/>
        </w:rPr>
        <w:t>33</w:t>
      </w:r>
      <w:r w:rsidRPr="009C175D">
        <w:rPr>
          <w:noProof/>
          <w:szCs w:val="24"/>
        </w:rPr>
        <w:t>(1), 1–22. https://doi.org/10.1016/j.expneurol.2008.01.011</w:t>
      </w:r>
    </w:p>
    <w:p w14:paraId="759555D0" w14:textId="77777777" w:rsidR="009C175D" w:rsidRPr="009C175D" w:rsidRDefault="009C175D" w:rsidP="00872147">
      <w:pPr>
        <w:wordWrap/>
        <w:adjustRightInd w:val="0"/>
        <w:ind w:left="480" w:hanging="480"/>
        <w:rPr>
          <w:noProof/>
          <w:szCs w:val="24"/>
        </w:rPr>
      </w:pPr>
      <w:r w:rsidRPr="009C175D">
        <w:rPr>
          <w:noProof/>
          <w:szCs w:val="24"/>
        </w:rPr>
        <w:t xml:space="preserve">Fu, X., &amp; Zhai, W. (2021). Examining the spatial and temporal relationship between social vulnerability and stay-at-home behaviors in New York City during the COVID-19 pandemic. </w:t>
      </w:r>
      <w:r w:rsidRPr="009C175D">
        <w:rPr>
          <w:i/>
          <w:iCs/>
          <w:noProof/>
          <w:szCs w:val="24"/>
        </w:rPr>
        <w:t>Sustainable Cities and Society</w:t>
      </w:r>
      <w:r w:rsidRPr="009C175D">
        <w:rPr>
          <w:noProof/>
          <w:szCs w:val="24"/>
        </w:rPr>
        <w:t xml:space="preserve">, </w:t>
      </w:r>
      <w:r w:rsidRPr="009C175D">
        <w:rPr>
          <w:i/>
          <w:iCs/>
          <w:noProof/>
          <w:szCs w:val="24"/>
        </w:rPr>
        <w:t>67</w:t>
      </w:r>
      <w:r w:rsidRPr="009C175D">
        <w:rPr>
          <w:noProof/>
          <w:szCs w:val="24"/>
        </w:rPr>
        <w:t>, 102757. https://doi.org/10.1016/j.scs.2021.102757</w:t>
      </w:r>
    </w:p>
    <w:p w14:paraId="7D09F9E1" w14:textId="77777777" w:rsidR="009C175D" w:rsidRPr="009C175D" w:rsidRDefault="009C175D" w:rsidP="00872147">
      <w:pPr>
        <w:wordWrap/>
        <w:adjustRightInd w:val="0"/>
        <w:ind w:left="480" w:hanging="480"/>
        <w:rPr>
          <w:noProof/>
          <w:szCs w:val="24"/>
        </w:rPr>
      </w:pPr>
      <w:r w:rsidRPr="009C175D">
        <w:rPr>
          <w:noProof/>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9C175D">
        <w:rPr>
          <w:i/>
          <w:iCs/>
          <w:noProof/>
          <w:szCs w:val="24"/>
        </w:rPr>
        <w:t>Nature Communications</w:t>
      </w:r>
      <w:r w:rsidRPr="009C175D">
        <w:rPr>
          <w:noProof/>
          <w:szCs w:val="24"/>
        </w:rPr>
        <w:t xml:space="preserve">, </w:t>
      </w:r>
      <w:r w:rsidRPr="009C175D">
        <w:rPr>
          <w:i/>
          <w:iCs/>
          <w:noProof/>
          <w:szCs w:val="24"/>
        </w:rPr>
        <w:t>11</w:t>
      </w:r>
      <w:r w:rsidRPr="009C175D">
        <w:rPr>
          <w:noProof/>
          <w:szCs w:val="24"/>
        </w:rPr>
        <w:t>(1), 5033. https://doi.org/10.1038/s41467-020-18684-2</w:t>
      </w:r>
    </w:p>
    <w:p w14:paraId="02C42D8B" w14:textId="77777777" w:rsidR="009C175D" w:rsidRPr="009C175D" w:rsidRDefault="009C175D" w:rsidP="00872147">
      <w:pPr>
        <w:wordWrap/>
        <w:adjustRightInd w:val="0"/>
        <w:ind w:left="480" w:hanging="480"/>
        <w:rPr>
          <w:noProof/>
          <w:szCs w:val="24"/>
        </w:rPr>
      </w:pPr>
      <w:r w:rsidRPr="009C175D">
        <w:rPr>
          <w:noProof/>
          <w:szCs w:val="24"/>
        </w:rPr>
        <w:t xml:space="preserve">Gauvin, L., Bajardi, P., Pepe, E., Lake, B., Privitera, F., &amp; Tizzoni, M. (2020). Socioeconomic determinants of mobility responses during the first wave of COVID-19 in Italy: from provinces to neighbourhoods. </w:t>
      </w:r>
      <w:r w:rsidRPr="009C175D">
        <w:rPr>
          <w:i/>
          <w:iCs/>
          <w:noProof/>
          <w:szCs w:val="24"/>
        </w:rPr>
        <w:t>MedRxiv</w:t>
      </w:r>
      <w:r w:rsidRPr="009C175D">
        <w:rPr>
          <w:noProof/>
          <w:szCs w:val="24"/>
        </w:rPr>
        <w:t>, 2020.11.16.20232413. https://doi.org/10.1101/2020.11.16.20232413</w:t>
      </w:r>
    </w:p>
    <w:p w14:paraId="3B13EA43" w14:textId="77777777" w:rsidR="009C175D" w:rsidRPr="009C175D" w:rsidRDefault="009C175D" w:rsidP="00872147">
      <w:pPr>
        <w:wordWrap/>
        <w:adjustRightInd w:val="0"/>
        <w:ind w:left="480" w:hanging="480"/>
        <w:rPr>
          <w:noProof/>
          <w:szCs w:val="24"/>
        </w:rPr>
      </w:pPr>
      <w:r w:rsidRPr="009C175D">
        <w:rPr>
          <w:noProof/>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9C175D">
        <w:rPr>
          <w:i/>
          <w:iCs/>
          <w:noProof/>
          <w:szCs w:val="24"/>
        </w:rPr>
        <w:t xml:space="preserve">Nature </w:t>
      </w:r>
      <w:r w:rsidRPr="009C175D">
        <w:rPr>
          <w:i/>
          <w:iCs/>
          <w:noProof/>
          <w:szCs w:val="24"/>
        </w:rPr>
        <w:lastRenderedPageBreak/>
        <w:t>Communications</w:t>
      </w:r>
      <w:r w:rsidRPr="009C175D">
        <w:rPr>
          <w:noProof/>
          <w:szCs w:val="24"/>
        </w:rPr>
        <w:t xml:space="preserve">, </w:t>
      </w:r>
      <w:r w:rsidRPr="009C175D">
        <w:rPr>
          <w:i/>
          <w:iCs/>
          <w:noProof/>
          <w:szCs w:val="24"/>
        </w:rPr>
        <w:t>11</w:t>
      </w:r>
      <w:r w:rsidRPr="009C175D">
        <w:rPr>
          <w:noProof/>
          <w:szCs w:val="24"/>
        </w:rPr>
        <w:t>(1), 4961. https://doi.org/10.1038/s41467-020-18190-5</w:t>
      </w:r>
    </w:p>
    <w:p w14:paraId="060EF219" w14:textId="77777777" w:rsidR="009C175D" w:rsidRPr="009C175D" w:rsidRDefault="009C175D" w:rsidP="00872147">
      <w:pPr>
        <w:wordWrap/>
        <w:adjustRightInd w:val="0"/>
        <w:ind w:left="480" w:hanging="480"/>
        <w:rPr>
          <w:noProof/>
          <w:szCs w:val="24"/>
        </w:rPr>
      </w:pPr>
      <w:r w:rsidRPr="009C175D">
        <w:rPr>
          <w:noProof/>
          <w:szCs w:val="24"/>
        </w:rPr>
        <w:t xml:space="preserve">Hale, T., Angrist, N., Goldszmidt, R., Kira, B., Petherick, A., Phillips, T., Webster, S., Cameron-Blake, E., Hallas, L., Majumdar, S., &amp; Tatlow, H. (2021). A global panel database of pandemic policies (Oxford COVID-19 Government Response Tracker). </w:t>
      </w:r>
      <w:r w:rsidRPr="009C175D">
        <w:rPr>
          <w:i/>
          <w:iCs/>
          <w:noProof/>
          <w:szCs w:val="24"/>
        </w:rPr>
        <w:t>Nature Human Behaviour</w:t>
      </w:r>
      <w:r w:rsidRPr="009C175D">
        <w:rPr>
          <w:noProof/>
          <w:szCs w:val="24"/>
        </w:rPr>
        <w:t xml:space="preserve">, </w:t>
      </w:r>
      <w:r w:rsidRPr="009C175D">
        <w:rPr>
          <w:i/>
          <w:iCs/>
          <w:noProof/>
          <w:szCs w:val="24"/>
        </w:rPr>
        <w:t>5</w:t>
      </w:r>
      <w:r w:rsidRPr="009C175D">
        <w:rPr>
          <w:noProof/>
          <w:szCs w:val="24"/>
        </w:rPr>
        <w:t>(4), 529–538. https://doi.org/10.1038/s41562-021-01079-8</w:t>
      </w:r>
    </w:p>
    <w:p w14:paraId="066A66D4" w14:textId="77777777" w:rsidR="009C175D" w:rsidRPr="009C175D" w:rsidRDefault="009C175D" w:rsidP="00872147">
      <w:pPr>
        <w:wordWrap/>
        <w:adjustRightInd w:val="0"/>
        <w:ind w:left="480" w:hanging="480"/>
        <w:rPr>
          <w:noProof/>
          <w:szCs w:val="24"/>
        </w:rPr>
      </w:pPr>
      <w:r w:rsidRPr="009C175D">
        <w:rPr>
          <w:noProof/>
          <w:szCs w:val="24"/>
        </w:rPr>
        <w:t xml:space="preserve">Haug, N., Geyrhofer, L., Londei, A., Dervic, E., Desvars-Larrive, A., Loreto, V., Pinior, B., Thurner, S., &amp; Klimek, P. (2020). Ranking the effectiveness of worldwide COVID-19 government interventions. </w:t>
      </w:r>
      <w:r w:rsidRPr="009C175D">
        <w:rPr>
          <w:i/>
          <w:iCs/>
          <w:noProof/>
          <w:szCs w:val="24"/>
        </w:rPr>
        <w:t>Nature Human Behaviour</w:t>
      </w:r>
      <w:r w:rsidRPr="009C175D">
        <w:rPr>
          <w:noProof/>
          <w:szCs w:val="24"/>
        </w:rPr>
        <w:t xml:space="preserve">, </w:t>
      </w:r>
      <w:r w:rsidRPr="009C175D">
        <w:rPr>
          <w:i/>
          <w:iCs/>
          <w:noProof/>
          <w:szCs w:val="24"/>
        </w:rPr>
        <w:t>4</w:t>
      </w:r>
      <w:r w:rsidRPr="009C175D">
        <w:rPr>
          <w:noProof/>
          <w:szCs w:val="24"/>
        </w:rPr>
        <w:t>(12), 1303–1312. https://doi.org/10.1038/s41562-020-01009-0</w:t>
      </w:r>
    </w:p>
    <w:p w14:paraId="3AF779E7" w14:textId="77777777" w:rsidR="009C175D" w:rsidRPr="009C175D" w:rsidRDefault="009C175D" w:rsidP="00872147">
      <w:pPr>
        <w:wordWrap/>
        <w:adjustRightInd w:val="0"/>
        <w:ind w:left="480" w:hanging="480"/>
        <w:rPr>
          <w:noProof/>
          <w:szCs w:val="24"/>
        </w:rPr>
      </w:pPr>
      <w:r w:rsidRPr="009C175D">
        <w:rPr>
          <w:noProof/>
          <w:szCs w:val="24"/>
        </w:rPr>
        <w:t xml:space="preserve">Hernando, A., Mateo, D., &amp; Plastino, A. (2020). Social inequalities in human mobility during the Spanish lockdown and post-lockdown in the Covid-19 pandemic of 2020. </w:t>
      </w:r>
      <w:r w:rsidRPr="009C175D">
        <w:rPr>
          <w:i/>
          <w:iCs/>
          <w:noProof/>
          <w:szCs w:val="24"/>
        </w:rPr>
        <w:t>MedRxiv</w:t>
      </w:r>
      <w:r w:rsidRPr="009C175D">
        <w:rPr>
          <w:noProof/>
          <w:szCs w:val="24"/>
        </w:rPr>
        <w:t>, 1–7. https://doi.org/10.1101/2020.10.26.20219709</w:t>
      </w:r>
    </w:p>
    <w:p w14:paraId="430C772C" w14:textId="77777777" w:rsidR="009C175D" w:rsidRPr="009C175D" w:rsidRDefault="009C175D" w:rsidP="00872147">
      <w:pPr>
        <w:wordWrap/>
        <w:adjustRightInd w:val="0"/>
        <w:ind w:left="480" w:hanging="480"/>
        <w:rPr>
          <w:noProof/>
          <w:szCs w:val="24"/>
        </w:rPr>
      </w:pPr>
      <w:r w:rsidRPr="009C175D">
        <w:rPr>
          <w:noProof/>
          <w:szCs w:val="24"/>
        </w:rPr>
        <w:t xml:space="preserve">Hong, B., Bonczak, B. J., Gupta, A., Thorpe, L. E., &amp; Kontokosta, C. E. (2021). Exposure density and neighborhood disparities in COVID-19 infection risk. </w:t>
      </w:r>
      <w:r w:rsidRPr="009C175D">
        <w:rPr>
          <w:i/>
          <w:iCs/>
          <w:noProof/>
          <w:szCs w:val="24"/>
        </w:rPr>
        <w:t>Proceedings of the National Academy of Sciences</w:t>
      </w:r>
      <w:r w:rsidRPr="009C175D">
        <w:rPr>
          <w:noProof/>
          <w:szCs w:val="24"/>
        </w:rPr>
        <w:t xml:space="preserve">, </w:t>
      </w:r>
      <w:r w:rsidRPr="009C175D">
        <w:rPr>
          <w:i/>
          <w:iCs/>
          <w:noProof/>
          <w:szCs w:val="24"/>
        </w:rPr>
        <w:t>118</w:t>
      </w:r>
      <w:r w:rsidRPr="009C175D">
        <w:rPr>
          <w:noProof/>
          <w:szCs w:val="24"/>
        </w:rPr>
        <w:t>(13), e2021258118. https://doi.org/10.1073/pnas.2021258118</w:t>
      </w:r>
    </w:p>
    <w:p w14:paraId="5044AE2C" w14:textId="77777777" w:rsidR="009C175D" w:rsidRPr="009C175D" w:rsidRDefault="009C175D" w:rsidP="00872147">
      <w:pPr>
        <w:wordWrap/>
        <w:adjustRightInd w:val="0"/>
        <w:ind w:left="480" w:hanging="480"/>
        <w:rPr>
          <w:noProof/>
          <w:szCs w:val="24"/>
        </w:rPr>
      </w:pPr>
      <w:r w:rsidRPr="009C175D">
        <w:rPr>
          <w:noProof/>
          <w:szCs w:val="24"/>
        </w:rPr>
        <w:t xml:space="preserve">Hossain, S., Ahmed, S. E., &amp; Howlader, H. A. (2014). Model selection and parameter estimation of a multinomial logistic regression model. </w:t>
      </w:r>
      <w:r w:rsidRPr="009C175D">
        <w:rPr>
          <w:i/>
          <w:iCs/>
          <w:noProof/>
          <w:szCs w:val="24"/>
        </w:rPr>
        <w:t>Journal of Statistical Computation and Simulation</w:t>
      </w:r>
      <w:r w:rsidRPr="009C175D">
        <w:rPr>
          <w:noProof/>
          <w:szCs w:val="24"/>
        </w:rPr>
        <w:t xml:space="preserve">, </w:t>
      </w:r>
      <w:r w:rsidRPr="009C175D">
        <w:rPr>
          <w:i/>
          <w:iCs/>
          <w:noProof/>
          <w:szCs w:val="24"/>
        </w:rPr>
        <w:t>84</w:t>
      </w:r>
      <w:r w:rsidRPr="009C175D">
        <w:rPr>
          <w:noProof/>
          <w:szCs w:val="24"/>
        </w:rPr>
        <w:t>(7), 1412–1426. https://doi.org/10.1080/00949655.2012.746347</w:t>
      </w:r>
    </w:p>
    <w:p w14:paraId="75DAA9FE" w14:textId="77777777" w:rsidR="009C175D" w:rsidRPr="009C175D" w:rsidRDefault="009C175D" w:rsidP="00872147">
      <w:pPr>
        <w:wordWrap/>
        <w:adjustRightInd w:val="0"/>
        <w:ind w:left="480" w:hanging="480"/>
        <w:rPr>
          <w:noProof/>
          <w:szCs w:val="24"/>
        </w:rPr>
      </w:pPr>
      <w:r w:rsidRPr="009C175D">
        <w:rPr>
          <w:noProof/>
          <w:szCs w:val="24"/>
        </w:rPr>
        <w:t xml:space="preserve">Hu, S., Xiong, C., Yang, M., Younes, H., Luo, W., &amp; Zhang, L. (2021). A big-data driven approach to analyzing and modeling human mobility trend under non-pharmaceutical interventions during COVID-19 pandemic. </w:t>
      </w:r>
      <w:r w:rsidRPr="009C175D">
        <w:rPr>
          <w:i/>
          <w:iCs/>
          <w:noProof/>
          <w:szCs w:val="24"/>
        </w:rPr>
        <w:t>Transportation Research Part C: Emerging Technologies</w:t>
      </w:r>
      <w:r w:rsidRPr="009C175D">
        <w:rPr>
          <w:noProof/>
          <w:szCs w:val="24"/>
        </w:rPr>
        <w:t xml:space="preserve">, </w:t>
      </w:r>
      <w:r w:rsidRPr="009C175D">
        <w:rPr>
          <w:i/>
          <w:iCs/>
          <w:noProof/>
          <w:szCs w:val="24"/>
        </w:rPr>
        <w:t>124</w:t>
      </w:r>
      <w:r w:rsidRPr="009C175D">
        <w:rPr>
          <w:noProof/>
          <w:szCs w:val="24"/>
        </w:rPr>
        <w:t>(January), 102955. https://doi.org/10.1016/j.trc.2020.102955</w:t>
      </w:r>
    </w:p>
    <w:p w14:paraId="60B87792" w14:textId="77777777" w:rsidR="009C175D" w:rsidRPr="009C175D" w:rsidRDefault="009C175D" w:rsidP="00872147">
      <w:pPr>
        <w:wordWrap/>
        <w:adjustRightInd w:val="0"/>
        <w:ind w:left="480" w:hanging="480"/>
        <w:rPr>
          <w:noProof/>
          <w:szCs w:val="24"/>
        </w:rPr>
      </w:pPr>
      <w:r w:rsidRPr="009C175D">
        <w:rPr>
          <w:noProof/>
          <w:szCs w:val="24"/>
        </w:rPr>
        <w:t xml:space="preserve">Huang, X., Lu, J., Gao, S., Wang, S., Liu, Z., &amp; Wei, H. (2021). Staying at Home Is a Privilege: Evidence from Fine-Grained Mobile Phone Location Data in the United States during the COVID-19 Pandemic. </w:t>
      </w:r>
      <w:r w:rsidRPr="009C175D">
        <w:rPr>
          <w:i/>
          <w:iCs/>
          <w:noProof/>
          <w:szCs w:val="24"/>
        </w:rPr>
        <w:t>Annals of the American Association of Geographers</w:t>
      </w:r>
      <w:r w:rsidRPr="009C175D">
        <w:rPr>
          <w:noProof/>
          <w:szCs w:val="24"/>
        </w:rPr>
        <w:t xml:space="preserve">, </w:t>
      </w:r>
      <w:r w:rsidRPr="009C175D">
        <w:rPr>
          <w:i/>
          <w:iCs/>
          <w:noProof/>
          <w:szCs w:val="24"/>
        </w:rPr>
        <w:t>0</w:t>
      </w:r>
      <w:r w:rsidRPr="009C175D">
        <w:rPr>
          <w:noProof/>
          <w:szCs w:val="24"/>
        </w:rPr>
        <w:t>(0), 1–20. https://doi.org/10.1080/24694452.2021.1904819</w:t>
      </w:r>
    </w:p>
    <w:p w14:paraId="1FD01773" w14:textId="77777777" w:rsidR="009C175D" w:rsidRPr="009C175D" w:rsidRDefault="009C175D" w:rsidP="00872147">
      <w:pPr>
        <w:wordWrap/>
        <w:adjustRightInd w:val="0"/>
        <w:ind w:left="480" w:hanging="480"/>
        <w:rPr>
          <w:noProof/>
          <w:szCs w:val="24"/>
        </w:rPr>
      </w:pPr>
      <w:r w:rsidRPr="009C175D">
        <w:rPr>
          <w:noProof/>
          <w:szCs w:val="24"/>
        </w:rPr>
        <w:t xml:space="preserve">Jay, J., Bor, J., Nsoesie, E. O., Lipson, S. K., Jones, D. K., Galea, S., &amp; Raifman, J. (2020). Neighbourhood income and physical distancing during the COVID-19 pandemic in the United States. </w:t>
      </w:r>
      <w:r w:rsidRPr="009C175D">
        <w:rPr>
          <w:i/>
          <w:iCs/>
          <w:noProof/>
          <w:szCs w:val="24"/>
        </w:rPr>
        <w:t>Nature Human Behaviour</w:t>
      </w:r>
      <w:r w:rsidRPr="009C175D">
        <w:rPr>
          <w:noProof/>
          <w:szCs w:val="24"/>
        </w:rPr>
        <w:t xml:space="preserve">, </w:t>
      </w:r>
      <w:r w:rsidRPr="009C175D">
        <w:rPr>
          <w:i/>
          <w:iCs/>
          <w:noProof/>
          <w:szCs w:val="24"/>
        </w:rPr>
        <w:t>4</w:t>
      </w:r>
      <w:r w:rsidRPr="009C175D">
        <w:rPr>
          <w:noProof/>
          <w:szCs w:val="24"/>
        </w:rPr>
        <w:t>(12), 1294–1302. https://doi.org/10.1038/s41562-020-00998-2</w:t>
      </w:r>
    </w:p>
    <w:p w14:paraId="0D20507A" w14:textId="77777777" w:rsidR="009C175D" w:rsidRPr="009C175D" w:rsidRDefault="009C175D" w:rsidP="00872147">
      <w:pPr>
        <w:wordWrap/>
        <w:adjustRightInd w:val="0"/>
        <w:ind w:left="480" w:hanging="480"/>
        <w:rPr>
          <w:noProof/>
          <w:szCs w:val="24"/>
        </w:rPr>
      </w:pPr>
      <w:r w:rsidRPr="009C175D">
        <w:rPr>
          <w:noProof/>
          <w:szCs w:val="24"/>
        </w:rPr>
        <w:t xml:space="preserve">Kellermann, R., Sivizaca Conde, D., Rößler, D., Kliewer, N., &amp; Dienel, H. L. (2022). Mobility in pandemic times: Exploring changes and long-term effects of COVID-19 on urban mobility behavior. </w:t>
      </w:r>
      <w:r w:rsidRPr="009C175D">
        <w:rPr>
          <w:i/>
          <w:iCs/>
          <w:noProof/>
          <w:szCs w:val="24"/>
        </w:rPr>
        <w:t>Transportation Research Interdisciplinary Perspectives</w:t>
      </w:r>
      <w:r w:rsidRPr="009C175D">
        <w:rPr>
          <w:noProof/>
          <w:szCs w:val="24"/>
        </w:rPr>
        <w:t xml:space="preserve">, </w:t>
      </w:r>
      <w:r w:rsidRPr="009C175D">
        <w:rPr>
          <w:i/>
          <w:iCs/>
          <w:noProof/>
          <w:szCs w:val="24"/>
        </w:rPr>
        <w:t>15</w:t>
      </w:r>
      <w:r w:rsidRPr="009C175D">
        <w:rPr>
          <w:noProof/>
          <w:szCs w:val="24"/>
        </w:rPr>
        <w:t>(July). https://doi.org/10.1016/j.trip.2022.100668</w:t>
      </w:r>
    </w:p>
    <w:p w14:paraId="2BBC068D" w14:textId="77777777" w:rsidR="009C175D" w:rsidRPr="009C175D" w:rsidRDefault="009C175D" w:rsidP="00872147">
      <w:pPr>
        <w:wordWrap/>
        <w:adjustRightInd w:val="0"/>
        <w:ind w:left="480" w:hanging="480"/>
        <w:rPr>
          <w:noProof/>
          <w:szCs w:val="24"/>
        </w:rPr>
      </w:pPr>
      <w:r w:rsidRPr="009C175D">
        <w:rPr>
          <w:noProof/>
          <w:szCs w:val="24"/>
        </w:rPr>
        <w:t xml:space="preserve">Khataee, H., Scheuring, I., Czirok, A., &amp; Neufeld, Z. (2021). Effects of social distancing on the spreading of COVID-19 inferred from mobile phone data. </w:t>
      </w:r>
      <w:r w:rsidRPr="009C175D">
        <w:rPr>
          <w:i/>
          <w:iCs/>
          <w:noProof/>
          <w:szCs w:val="24"/>
        </w:rPr>
        <w:t>Scientific Reports</w:t>
      </w:r>
      <w:r w:rsidRPr="009C175D">
        <w:rPr>
          <w:noProof/>
          <w:szCs w:val="24"/>
        </w:rPr>
        <w:t xml:space="preserve">, </w:t>
      </w:r>
      <w:r w:rsidRPr="009C175D">
        <w:rPr>
          <w:i/>
          <w:iCs/>
          <w:noProof/>
          <w:szCs w:val="24"/>
        </w:rPr>
        <w:t>11</w:t>
      </w:r>
      <w:r w:rsidRPr="009C175D">
        <w:rPr>
          <w:noProof/>
          <w:szCs w:val="24"/>
        </w:rPr>
        <w:t>(1), 1661. https://doi.org/10.1038/s41598-021-81308-2</w:t>
      </w:r>
    </w:p>
    <w:p w14:paraId="67542BD5" w14:textId="77777777" w:rsidR="009C175D" w:rsidRPr="009C175D" w:rsidRDefault="009C175D" w:rsidP="00872147">
      <w:pPr>
        <w:wordWrap/>
        <w:adjustRightInd w:val="0"/>
        <w:ind w:left="480" w:hanging="480"/>
        <w:rPr>
          <w:noProof/>
          <w:szCs w:val="24"/>
        </w:rPr>
      </w:pPr>
      <w:r w:rsidRPr="009C175D">
        <w:rPr>
          <w:noProof/>
          <w:szCs w:val="24"/>
        </w:rPr>
        <w:t xml:space="preserve">Kim, J., &amp; Kwan, M.-P. (2021). The impact of the COVID-19 pandemic on people’s mobility: A longitudinal study of the U.S. from March to September of 2020. </w:t>
      </w:r>
      <w:r w:rsidRPr="009C175D">
        <w:rPr>
          <w:i/>
          <w:iCs/>
          <w:noProof/>
          <w:szCs w:val="24"/>
        </w:rPr>
        <w:t>Journal of Transport Geography</w:t>
      </w:r>
      <w:r w:rsidRPr="009C175D">
        <w:rPr>
          <w:noProof/>
          <w:szCs w:val="24"/>
        </w:rPr>
        <w:t xml:space="preserve">, </w:t>
      </w:r>
      <w:r w:rsidRPr="009C175D">
        <w:rPr>
          <w:i/>
          <w:iCs/>
          <w:noProof/>
          <w:szCs w:val="24"/>
        </w:rPr>
        <w:t>93</w:t>
      </w:r>
      <w:r w:rsidRPr="009C175D">
        <w:rPr>
          <w:noProof/>
          <w:szCs w:val="24"/>
        </w:rPr>
        <w:t>(March), 103039. https://doi.org/10.1016/j.jtrangeo.2021.103039</w:t>
      </w:r>
    </w:p>
    <w:p w14:paraId="232277B4" w14:textId="77777777" w:rsidR="009C175D" w:rsidRPr="009C175D" w:rsidRDefault="009C175D" w:rsidP="00872147">
      <w:pPr>
        <w:wordWrap/>
        <w:adjustRightInd w:val="0"/>
        <w:ind w:left="480" w:hanging="480"/>
        <w:rPr>
          <w:noProof/>
          <w:szCs w:val="24"/>
        </w:rPr>
      </w:pPr>
      <w:r w:rsidRPr="009C175D">
        <w:rPr>
          <w:noProof/>
          <w:szCs w:val="24"/>
        </w:rPr>
        <w:t xml:space="preserve">Kim, K. (2018). Exploring the difference between ridership patterns of subway and taxi: Case study in Seoul. </w:t>
      </w:r>
      <w:r w:rsidRPr="009C175D">
        <w:rPr>
          <w:i/>
          <w:iCs/>
          <w:noProof/>
          <w:szCs w:val="24"/>
        </w:rPr>
        <w:t>Journal of Transport Geography</w:t>
      </w:r>
      <w:r w:rsidRPr="009C175D">
        <w:rPr>
          <w:noProof/>
          <w:szCs w:val="24"/>
        </w:rPr>
        <w:t xml:space="preserve">, </w:t>
      </w:r>
      <w:r w:rsidRPr="009C175D">
        <w:rPr>
          <w:i/>
          <w:iCs/>
          <w:noProof/>
          <w:szCs w:val="24"/>
        </w:rPr>
        <w:t>66</w:t>
      </w:r>
      <w:r w:rsidRPr="009C175D">
        <w:rPr>
          <w:noProof/>
          <w:szCs w:val="24"/>
        </w:rPr>
        <w:t>(March 2017), 213–223. https://doi.org/10.1016/j.jtrangeo.2017.12.003</w:t>
      </w:r>
    </w:p>
    <w:p w14:paraId="7C56E863" w14:textId="77777777" w:rsidR="009C175D" w:rsidRPr="009C175D" w:rsidRDefault="009C175D" w:rsidP="00872147">
      <w:pPr>
        <w:wordWrap/>
        <w:adjustRightInd w:val="0"/>
        <w:ind w:left="480" w:hanging="480"/>
        <w:rPr>
          <w:noProof/>
          <w:szCs w:val="24"/>
        </w:rPr>
      </w:pPr>
      <w:r w:rsidRPr="009C175D">
        <w:rPr>
          <w:noProof/>
          <w:szCs w:val="24"/>
        </w:rPr>
        <w:t xml:space="preserve">Kishore, N., Kahn, R., Martinez, P. P., De Salazar, P. M., Mahmud, A. S., &amp; Buckee, C. O. (2021). Lockdowns result in changes in human mobility which may impact the epidemiologic dynamics </w:t>
      </w:r>
      <w:r w:rsidRPr="009C175D">
        <w:rPr>
          <w:noProof/>
          <w:szCs w:val="24"/>
        </w:rPr>
        <w:lastRenderedPageBreak/>
        <w:t xml:space="preserve">of SARS-CoV-2. </w:t>
      </w:r>
      <w:r w:rsidRPr="009C175D">
        <w:rPr>
          <w:i/>
          <w:iCs/>
          <w:noProof/>
          <w:szCs w:val="24"/>
        </w:rPr>
        <w:t>Scientific Reports</w:t>
      </w:r>
      <w:r w:rsidRPr="009C175D">
        <w:rPr>
          <w:noProof/>
          <w:szCs w:val="24"/>
        </w:rPr>
        <w:t xml:space="preserve">, </w:t>
      </w:r>
      <w:r w:rsidRPr="009C175D">
        <w:rPr>
          <w:i/>
          <w:iCs/>
          <w:noProof/>
          <w:szCs w:val="24"/>
        </w:rPr>
        <w:t>11</w:t>
      </w:r>
      <w:r w:rsidRPr="009C175D">
        <w:rPr>
          <w:noProof/>
          <w:szCs w:val="24"/>
        </w:rPr>
        <w:t>(1), 6995. https://doi.org/10.1038/s41598-021-86297-w</w:t>
      </w:r>
    </w:p>
    <w:p w14:paraId="2D1E206B" w14:textId="77777777" w:rsidR="009C175D" w:rsidRPr="009C175D" w:rsidRDefault="009C175D" w:rsidP="00872147">
      <w:pPr>
        <w:wordWrap/>
        <w:adjustRightInd w:val="0"/>
        <w:ind w:left="480" w:hanging="480"/>
        <w:rPr>
          <w:noProof/>
          <w:szCs w:val="24"/>
        </w:rPr>
      </w:pPr>
      <w:r w:rsidRPr="009C175D">
        <w:rPr>
          <w:noProof/>
          <w:szCs w:val="24"/>
        </w:rPr>
        <w:t xml:space="preserve">Kishore, N., Kiang, M. V, Engø-Monsen, K., Vembar, N., Schroeder, A., Balsari, S., &amp; Buckee, C. O. (2020). Measuring mobility to monitor travel and physical distancing interventions: a common framework for mobile phone data analysis. </w:t>
      </w:r>
      <w:r w:rsidRPr="009C175D">
        <w:rPr>
          <w:i/>
          <w:iCs/>
          <w:noProof/>
          <w:szCs w:val="24"/>
        </w:rPr>
        <w:t>The Lancet Digital Health</w:t>
      </w:r>
      <w:r w:rsidRPr="009C175D">
        <w:rPr>
          <w:noProof/>
          <w:szCs w:val="24"/>
        </w:rPr>
        <w:t xml:space="preserve">, </w:t>
      </w:r>
      <w:r w:rsidRPr="009C175D">
        <w:rPr>
          <w:i/>
          <w:iCs/>
          <w:noProof/>
          <w:szCs w:val="24"/>
        </w:rPr>
        <w:t>2</w:t>
      </w:r>
      <w:r w:rsidRPr="009C175D">
        <w:rPr>
          <w:noProof/>
          <w:szCs w:val="24"/>
        </w:rPr>
        <w:t>(11), e622–e628. https://doi.org/10.1016/S2589-7500(20)30193-X</w:t>
      </w:r>
    </w:p>
    <w:p w14:paraId="77CE657C" w14:textId="77777777" w:rsidR="009C175D" w:rsidRPr="009C175D" w:rsidRDefault="009C175D" w:rsidP="00872147">
      <w:pPr>
        <w:wordWrap/>
        <w:adjustRightInd w:val="0"/>
        <w:ind w:left="480" w:hanging="480"/>
        <w:rPr>
          <w:noProof/>
          <w:szCs w:val="24"/>
        </w:rPr>
      </w:pPr>
      <w:r w:rsidRPr="009C175D">
        <w:rPr>
          <w:noProof/>
          <w:szCs w:val="24"/>
        </w:rPr>
        <w:t xml:space="preserve">Krishnapuram, B., Carin, L., Figueiredo, M. A. T., &amp; Hartemink, A. J. (2005). Sparse multinomial logistic regression: fast algorithms and generalization bounds. </w:t>
      </w:r>
      <w:r w:rsidRPr="009C175D">
        <w:rPr>
          <w:i/>
          <w:iCs/>
          <w:noProof/>
          <w:szCs w:val="24"/>
        </w:rPr>
        <w:t>IEEE Transactions on Pattern Analysis and Machine Intelligence</w:t>
      </w:r>
      <w:r w:rsidRPr="009C175D">
        <w:rPr>
          <w:noProof/>
          <w:szCs w:val="24"/>
        </w:rPr>
        <w:t xml:space="preserve">, </w:t>
      </w:r>
      <w:r w:rsidRPr="009C175D">
        <w:rPr>
          <w:i/>
          <w:iCs/>
          <w:noProof/>
          <w:szCs w:val="24"/>
        </w:rPr>
        <w:t>27</w:t>
      </w:r>
      <w:r w:rsidRPr="009C175D">
        <w:rPr>
          <w:noProof/>
          <w:szCs w:val="24"/>
        </w:rPr>
        <w:t>(6), 957–968. https://doi.org/10.1109/TPAMI.2005.127</w:t>
      </w:r>
    </w:p>
    <w:p w14:paraId="4418443A" w14:textId="77777777" w:rsidR="009C175D" w:rsidRPr="009C175D" w:rsidRDefault="009C175D" w:rsidP="00872147">
      <w:pPr>
        <w:wordWrap/>
        <w:adjustRightInd w:val="0"/>
        <w:ind w:left="480" w:hanging="480"/>
        <w:rPr>
          <w:noProof/>
          <w:szCs w:val="24"/>
        </w:rPr>
      </w:pPr>
      <w:r w:rsidRPr="009C175D">
        <w:rPr>
          <w:noProof/>
          <w:szCs w:val="24"/>
        </w:rPr>
        <w:t xml:space="preserve">Kwan, M. (2021). The stationarity bias in research on the environmental determinants of health. </w:t>
      </w:r>
      <w:r w:rsidRPr="009C175D">
        <w:rPr>
          <w:i/>
          <w:iCs/>
          <w:noProof/>
          <w:szCs w:val="24"/>
        </w:rPr>
        <w:t>Health and Place</w:t>
      </w:r>
      <w:r w:rsidRPr="009C175D">
        <w:rPr>
          <w:noProof/>
          <w:szCs w:val="24"/>
        </w:rPr>
        <w:t xml:space="preserve">, </w:t>
      </w:r>
      <w:r w:rsidRPr="009C175D">
        <w:rPr>
          <w:i/>
          <w:iCs/>
          <w:noProof/>
          <w:szCs w:val="24"/>
        </w:rPr>
        <w:t>70</w:t>
      </w:r>
      <w:r w:rsidRPr="009C175D">
        <w:rPr>
          <w:noProof/>
          <w:szCs w:val="24"/>
        </w:rPr>
        <w:t>(June), 102609. https://doi.org/10.1016/j.healthplace.2021.102609</w:t>
      </w:r>
    </w:p>
    <w:p w14:paraId="71FE3A69" w14:textId="77777777" w:rsidR="009C175D" w:rsidRPr="009C175D" w:rsidRDefault="009C175D" w:rsidP="00872147">
      <w:pPr>
        <w:wordWrap/>
        <w:adjustRightInd w:val="0"/>
        <w:ind w:left="480" w:hanging="480"/>
        <w:rPr>
          <w:noProof/>
          <w:szCs w:val="24"/>
        </w:rPr>
      </w:pPr>
      <w:r w:rsidRPr="009C175D">
        <w:rPr>
          <w:noProof/>
          <w:szCs w:val="24"/>
        </w:rPr>
        <w:t xml:space="preserve">Lee, W. Do, Qian, M., &amp; Schwanen, T. (2021). The association between socioeconomic status and mobility reductions in the early stage of England’s COVID-19 epidemic. </w:t>
      </w:r>
      <w:r w:rsidRPr="009C175D">
        <w:rPr>
          <w:i/>
          <w:iCs/>
          <w:noProof/>
          <w:szCs w:val="24"/>
        </w:rPr>
        <w:t>Health &amp; Place</w:t>
      </w:r>
      <w:r w:rsidRPr="009C175D">
        <w:rPr>
          <w:noProof/>
          <w:szCs w:val="24"/>
        </w:rPr>
        <w:t xml:space="preserve">, </w:t>
      </w:r>
      <w:r w:rsidRPr="009C175D">
        <w:rPr>
          <w:i/>
          <w:iCs/>
          <w:noProof/>
          <w:szCs w:val="24"/>
        </w:rPr>
        <w:t>69</w:t>
      </w:r>
      <w:r w:rsidRPr="009C175D">
        <w:rPr>
          <w:noProof/>
          <w:szCs w:val="24"/>
        </w:rPr>
        <w:t>, 102563. https://doi.org/10.1016/j.healthplace.2021.102563</w:t>
      </w:r>
    </w:p>
    <w:p w14:paraId="4113CA14" w14:textId="77777777" w:rsidR="009C175D" w:rsidRPr="009C175D" w:rsidRDefault="009C175D" w:rsidP="00872147">
      <w:pPr>
        <w:wordWrap/>
        <w:adjustRightInd w:val="0"/>
        <w:ind w:left="480" w:hanging="480"/>
        <w:rPr>
          <w:noProof/>
          <w:szCs w:val="24"/>
        </w:rPr>
      </w:pPr>
      <w:r w:rsidRPr="009C175D">
        <w:rPr>
          <w:noProof/>
          <w:szCs w:val="24"/>
        </w:rPr>
        <w:t xml:space="preserve">Linka, K., Goriely, A., &amp; Kuhl, E. (2020). Global and local mobility as a barometer for COVID-19 dynamics. </w:t>
      </w:r>
      <w:r w:rsidRPr="009C175D">
        <w:rPr>
          <w:i/>
          <w:iCs/>
          <w:noProof/>
          <w:szCs w:val="24"/>
        </w:rPr>
        <w:t>MedRxiv</w:t>
      </w:r>
      <w:r w:rsidRPr="009C175D">
        <w:rPr>
          <w:noProof/>
          <w:szCs w:val="24"/>
        </w:rPr>
        <w:t>. https://doi.org/10.1101/2020.06.13.20130658</w:t>
      </w:r>
    </w:p>
    <w:p w14:paraId="2F3C2587" w14:textId="77777777" w:rsidR="009C175D" w:rsidRPr="009C175D" w:rsidRDefault="009C175D" w:rsidP="00872147">
      <w:pPr>
        <w:wordWrap/>
        <w:adjustRightInd w:val="0"/>
        <w:ind w:left="480" w:hanging="480"/>
        <w:rPr>
          <w:noProof/>
          <w:szCs w:val="24"/>
        </w:rPr>
      </w:pPr>
      <w:r w:rsidRPr="009C175D">
        <w:rPr>
          <w:noProof/>
          <w:szCs w:val="24"/>
        </w:rPr>
        <w:t xml:space="preserve">Long, J. A., &amp; Ren, C. (2022). Associations between mobility and socio-economic indicators vary across the timeline of the Covid-19 pandemic. </w:t>
      </w:r>
      <w:r w:rsidRPr="009C175D">
        <w:rPr>
          <w:i/>
          <w:iCs/>
          <w:noProof/>
          <w:szCs w:val="24"/>
        </w:rPr>
        <w:t>Computers, Environment and Urban Systems</w:t>
      </w:r>
      <w:r w:rsidRPr="009C175D">
        <w:rPr>
          <w:noProof/>
          <w:szCs w:val="24"/>
        </w:rPr>
        <w:t xml:space="preserve">, </w:t>
      </w:r>
      <w:r w:rsidRPr="009C175D">
        <w:rPr>
          <w:i/>
          <w:iCs/>
          <w:noProof/>
          <w:szCs w:val="24"/>
        </w:rPr>
        <w:t>91</w:t>
      </w:r>
      <w:r w:rsidRPr="009C175D">
        <w:rPr>
          <w:noProof/>
          <w:szCs w:val="24"/>
        </w:rPr>
        <w:t>(July 2021), 101710. https://doi.org/10.1016/j.compenvurbsys.2021.101710</w:t>
      </w:r>
    </w:p>
    <w:p w14:paraId="317871BA" w14:textId="77777777" w:rsidR="009C175D" w:rsidRPr="009C175D" w:rsidRDefault="009C175D" w:rsidP="00872147">
      <w:pPr>
        <w:wordWrap/>
        <w:adjustRightInd w:val="0"/>
        <w:ind w:left="480" w:hanging="480"/>
        <w:rPr>
          <w:noProof/>
          <w:szCs w:val="24"/>
        </w:rPr>
      </w:pPr>
      <w:r w:rsidRPr="009C175D">
        <w:rPr>
          <w:noProof/>
          <w:szCs w:val="24"/>
        </w:rPr>
        <w:t xml:space="preserve">Lou, J., Shen, X., &amp; Niemeier, D. (2020). Are stay-at-home orders more difficult to follow for low-income groups? </w:t>
      </w:r>
      <w:r w:rsidRPr="009C175D">
        <w:rPr>
          <w:i/>
          <w:iCs/>
          <w:noProof/>
          <w:szCs w:val="24"/>
        </w:rPr>
        <w:t>Journal of Transport Geography</w:t>
      </w:r>
      <w:r w:rsidRPr="009C175D">
        <w:rPr>
          <w:noProof/>
          <w:szCs w:val="24"/>
        </w:rPr>
        <w:t xml:space="preserve">, </w:t>
      </w:r>
      <w:r w:rsidRPr="009C175D">
        <w:rPr>
          <w:i/>
          <w:iCs/>
          <w:noProof/>
          <w:szCs w:val="24"/>
        </w:rPr>
        <w:t>89</w:t>
      </w:r>
      <w:r w:rsidRPr="009C175D">
        <w:rPr>
          <w:noProof/>
          <w:szCs w:val="24"/>
        </w:rPr>
        <w:t>(October), 102894. https://doi.org/10.1016/j.jtrangeo.2020.102894</w:t>
      </w:r>
    </w:p>
    <w:p w14:paraId="74AFC38F" w14:textId="77777777" w:rsidR="009C175D" w:rsidRPr="009C175D" w:rsidRDefault="009C175D" w:rsidP="00872147">
      <w:pPr>
        <w:wordWrap/>
        <w:adjustRightInd w:val="0"/>
        <w:ind w:left="480" w:hanging="480"/>
        <w:rPr>
          <w:noProof/>
          <w:szCs w:val="24"/>
        </w:rPr>
      </w:pPr>
      <w:r w:rsidRPr="009C175D">
        <w:rPr>
          <w:noProof/>
          <w:szCs w:val="24"/>
        </w:rPr>
        <w:t xml:space="preserve">Lu, J., Zhou, S., Liu, L., &amp; Li, Q. (2021). You are where you go: Inferring residents’ income level through daily activity and geographic exposure. </w:t>
      </w:r>
      <w:r w:rsidRPr="009C175D">
        <w:rPr>
          <w:i/>
          <w:iCs/>
          <w:noProof/>
          <w:szCs w:val="24"/>
        </w:rPr>
        <w:t>Cities</w:t>
      </w:r>
      <w:r w:rsidRPr="009C175D">
        <w:rPr>
          <w:noProof/>
          <w:szCs w:val="24"/>
        </w:rPr>
        <w:t xml:space="preserve">, </w:t>
      </w:r>
      <w:r w:rsidRPr="009C175D">
        <w:rPr>
          <w:i/>
          <w:iCs/>
          <w:noProof/>
          <w:szCs w:val="24"/>
        </w:rPr>
        <w:t>111</w:t>
      </w:r>
      <w:r w:rsidRPr="009C175D">
        <w:rPr>
          <w:noProof/>
          <w:szCs w:val="24"/>
        </w:rPr>
        <w:t>(135), 102984. https://doi.org/10.1016/j.cities.2020.102984</w:t>
      </w:r>
    </w:p>
    <w:p w14:paraId="15EE40BC" w14:textId="77777777" w:rsidR="009C175D" w:rsidRPr="009C175D" w:rsidRDefault="009C175D" w:rsidP="00872147">
      <w:pPr>
        <w:wordWrap/>
        <w:adjustRightInd w:val="0"/>
        <w:ind w:left="480" w:hanging="480"/>
        <w:rPr>
          <w:noProof/>
          <w:szCs w:val="24"/>
        </w:rPr>
      </w:pPr>
      <w:r w:rsidRPr="009C175D">
        <w:rPr>
          <w:noProof/>
          <w:szCs w:val="24"/>
        </w:rPr>
        <w:t xml:space="preserve">Marsden, G., &amp; Docherty, I. (2021). Mega-disruptions and policy change: Lessons from the mobility sector in response to the Covid-19 pandemic in the UK. </w:t>
      </w:r>
      <w:r w:rsidRPr="009C175D">
        <w:rPr>
          <w:i/>
          <w:iCs/>
          <w:noProof/>
          <w:szCs w:val="24"/>
        </w:rPr>
        <w:t>Transport Policy</w:t>
      </w:r>
      <w:r w:rsidRPr="009C175D">
        <w:rPr>
          <w:noProof/>
          <w:szCs w:val="24"/>
        </w:rPr>
        <w:t xml:space="preserve">, </w:t>
      </w:r>
      <w:r w:rsidRPr="009C175D">
        <w:rPr>
          <w:i/>
          <w:iCs/>
          <w:noProof/>
          <w:szCs w:val="24"/>
        </w:rPr>
        <w:t>110</w:t>
      </w:r>
      <w:r w:rsidRPr="009C175D">
        <w:rPr>
          <w:noProof/>
          <w:szCs w:val="24"/>
        </w:rPr>
        <w:t>, 86–97. https://doi.org/10.1016/j.tranpol.2021.05.015</w:t>
      </w:r>
    </w:p>
    <w:p w14:paraId="70362278" w14:textId="77777777" w:rsidR="009C175D" w:rsidRPr="009C175D" w:rsidRDefault="009C175D" w:rsidP="00872147">
      <w:pPr>
        <w:wordWrap/>
        <w:adjustRightInd w:val="0"/>
        <w:ind w:left="480" w:hanging="480"/>
        <w:rPr>
          <w:noProof/>
          <w:szCs w:val="24"/>
        </w:rPr>
      </w:pPr>
      <w:r w:rsidRPr="009C175D">
        <w:rPr>
          <w:noProof/>
          <w:szCs w:val="24"/>
        </w:rPr>
        <w:t xml:space="preserve">Molloy, J., Schatzmann, T., Schoeman, B., Tchervenkov, C., Hintermann, B., &amp; Axhausen, K. W. (2021). Observed impacts of the Covid-19 first wave on travel behaviour in Switzerland based on a large GPS panel. </w:t>
      </w:r>
      <w:r w:rsidRPr="009C175D">
        <w:rPr>
          <w:i/>
          <w:iCs/>
          <w:noProof/>
          <w:szCs w:val="24"/>
        </w:rPr>
        <w:t>Transport Policy</w:t>
      </w:r>
      <w:r w:rsidRPr="009C175D">
        <w:rPr>
          <w:noProof/>
          <w:szCs w:val="24"/>
        </w:rPr>
        <w:t xml:space="preserve">, </w:t>
      </w:r>
      <w:r w:rsidRPr="009C175D">
        <w:rPr>
          <w:i/>
          <w:iCs/>
          <w:noProof/>
          <w:szCs w:val="24"/>
        </w:rPr>
        <w:t>104</w:t>
      </w:r>
      <w:r w:rsidRPr="009C175D">
        <w:rPr>
          <w:noProof/>
          <w:szCs w:val="24"/>
        </w:rPr>
        <w:t>, 43–51. https://doi.org/10.1016/j.tranpol.2021.01.009</w:t>
      </w:r>
    </w:p>
    <w:p w14:paraId="67D53BF2" w14:textId="77777777" w:rsidR="009C175D" w:rsidRPr="009C175D" w:rsidRDefault="009C175D" w:rsidP="00872147">
      <w:pPr>
        <w:wordWrap/>
        <w:adjustRightInd w:val="0"/>
        <w:ind w:left="480" w:hanging="480"/>
        <w:rPr>
          <w:noProof/>
          <w:szCs w:val="24"/>
        </w:rPr>
      </w:pPr>
      <w:r w:rsidRPr="009C175D">
        <w:rPr>
          <w:noProof/>
          <w:szCs w:val="24"/>
        </w:rPr>
        <w:t xml:space="preserve">Mouratidis, K., &amp; Papagiannakis, A. (2021). COVID-19, internet, and mobility: The rise of telework, telehealth, e-learning, and e-shopping. </w:t>
      </w:r>
      <w:r w:rsidRPr="009C175D">
        <w:rPr>
          <w:i/>
          <w:iCs/>
          <w:noProof/>
          <w:szCs w:val="24"/>
        </w:rPr>
        <w:t>Sustainable Cities and Society</w:t>
      </w:r>
      <w:r w:rsidRPr="009C175D">
        <w:rPr>
          <w:noProof/>
          <w:szCs w:val="24"/>
        </w:rPr>
        <w:t xml:space="preserve">, </w:t>
      </w:r>
      <w:r w:rsidRPr="009C175D">
        <w:rPr>
          <w:i/>
          <w:iCs/>
          <w:noProof/>
          <w:szCs w:val="24"/>
        </w:rPr>
        <w:t>74</w:t>
      </w:r>
      <w:r w:rsidRPr="009C175D">
        <w:rPr>
          <w:noProof/>
          <w:szCs w:val="24"/>
        </w:rPr>
        <w:t>, 103182. https://doi.org/10.1016/j.scs.2021.103182</w:t>
      </w:r>
    </w:p>
    <w:p w14:paraId="7A69918C" w14:textId="77777777" w:rsidR="009C175D" w:rsidRPr="009C175D" w:rsidRDefault="009C175D" w:rsidP="00872147">
      <w:pPr>
        <w:wordWrap/>
        <w:adjustRightInd w:val="0"/>
        <w:ind w:left="480" w:hanging="480"/>
        <w:rPr>
          <w:noProof/>
          <w:szCs w:val="24"/>
        </w:rPr>
      </w:pPr>
      <w:r w:rsidRPr="009C175D">
        <w:rPr>
          <w:noProof/>
          <w:szCs w:val="24"/>
        </w:rPr>
        <w:t xml:space="preserve">Office for National Statistics. (2021). </w:t>
      </w:r>
      <w:r w:rsidRPr="009C175D">
        <w:rPr>
          <w:i/>
          <w:iCs/>
          <w:noProof/>
          <w:szCs w:val="24"/>
        </w:rPr>
        <w:t>Coronavirus and compliance with government guidance, UK : April 2021</w:t>
      </w:r>
      <w:r w:rsidRPr="009C175D">
        <w:rPr>
          <w:noProof/>
          <w:szCs w:val="24"/>
        </w:rPr>
        <w:t>. https://www.ons.gov.uk/peoplepopulationandcommunity/healthandsocialcare/conditionsanddiseases/bulletins/coronavirusandcompliancewithgovernmentguidanceuk/april2021</w:t>
      </w:r>
    </w:p>
    <w:p w14:paraId="3F019182" w14:textId="77777777" w:rsidR="009C175D" w:rsidRPr="009C175D" w:rsidRDefault="009C175D" w:rsidP="00872147">
      <w:pPr>
        <w:wordWrap/>
        <w:adjustRightInd w:val="0"/>
        <w:ind w:left="480" w:hanging="480"/>
        <w:rPr>
          <w:noProof/>
          <w:szCs w:val="24"/>
        </w:rPr>
      </w:pPr>
      <w:r w:rsidRPr="009C175D">
        <w:rPr>
          <w:noProof/>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9C175D">
        <w:rPr>
          <w:i/>
          <w:iCs/>
          <w:noProof/>
          <w:szCs w:val="24"/>
        </w:rPr>
        <w:t>Science Advances</w:t>
      </w:r>
      <w:r w:rsidRPr="009C175D">
        <w:rPr>
          <w:noProof/>
          <w:szCs w:val="24"/>
        </w:rPr>
        <w:t xml:space="preserve">, </w:t>
      </w:r>
      <w:r w:rsidRPr="009C175D">
        <w:rPr>
          <w:i/>
          <w:iCs/>
          <w:noProof/>
          <w:szCs w:val="24"/>
        </w:rPr>
        <w:t>6</w:t>
      </w:r>
      <w:r w:rsidRPr="009C175D">
        <w:rPr>
          <w:noProof/>
          <w:szCs w:val="24"/>
        </w:rPr>
        <w:t>(23), eabc0764. https://doi.org/10.1126/sciadv.abc0764</w:t>
      </w:r>
    </w:p>
    <w:p w14:paraId="3A380690" w14:textId="77777777" w:rsidR="009C175D" w:rsidRPr="009C175D" w:rsidRDefault="009C175D" w:rsidP="00872147">
      <w:pPr>
        <w:wordWrap/>
        <w:adjustRightInd w:val="0"/>
        <w:ind w:left="480" w:hanging="480"/>
        <w:rPr>
          <w:noProof/>
          <w:szCs w:val="24"/>
        </w:rPr>
      </w:pPr>
      <w:r w:rsidRPr="009C175D">
        <w:rPr>
          <w:noProof/>
          <w:szCs w:val="24"/>
        </w:rPr>
        <w:t xml:space="preserve">Pan, Y., Darzi, A., Kabiri, A., Zhao, G., Luo, W., Xiong, C., &amp; Zhang, L. (2020). Quantifying human </w:t>
      </w:r>
      <w:r w:rsidRPr="009C175D">
        <w:rPr>
          <w:noProof/>
          <w:szCs w:val="24"/>
        </w:rPr>
        <w:lastRenderedPageBreak/>
        <w:t xml:space="preserve">mobility behaviour changes during the COVID-19 outbreak in the United States. </w:t>
      </w:r>
      <w:r w:rsidRPr="009C175D">
        <w:rPr>
          <w:i/>
          <w:iCs/>
          <w:noProof/>
          <w:szCs w:val="24"/>
        </w:rPr>
        <w:t>Scientific Reports</w:t>
      </w:r>
      <w:r w:rsidRPr="009C175D">
        <w:rPr>
          <w:noProof/>
          <w:szCs w:val="24"/>
        </w:rPr>
        <w:t xml:space="preserve">, </w:t>
      </w:r>
      <w:r w:rsidRPr="009C175D">
        <w:rPr>
          <w:i/>
          <w:iCs/>
          <w:noProof/>
          <w:szCs w:val="24"/>
        </w:rPr>
        <w:t>10</w:t>
      </w:r>
      <w:r w:rsidRPr="009C175D">
        <w:rPr>
          <w:noProof/>
          <w:szCs w:val="24"/>
        </w:rPr>
        <w:t>(1), 20742. https://doi.org/10.1038/s41598-020-77751-2</w:t>
      </w:r>
    </w:p>
    <w:p w14:paraId="12609017" w14:textId="77777777" w:rsidR="009C175D" w:rsidRPr="009C175D" w:rsidRDefault="009C175D" w:rsidP="00872147">
      <w:pPr>
        <w:wordWrap/>
        <w:adjustRightInd w:val="0"/>
        <w:ind w:left="480" w:hanging="480"/>
        <w:rPr>
          <w:noProof/>
          <w:szCs w:val="24"/>
        </w:rPr>
      </w:pPr>
      <w:r w:rsidRPr="009C175D">
        <w:rPr>
          <w:noProof/>
          <w:szCs w:val="24"/>
        </w:rPr>
        <w:t xml:space="preserve">Park, S., Oshan, T. M., El Ali, A., &amp; Finamore, A. (2021). Are we breaking bubbles as we move? Using a large sample to explore the relationship between urban mobility and segregation. </w:t>
      </w:r>
      <w:r w:rsidRPr="009C175D">
        <w:rPr>
          <w:i/>
          <w:iCs/>
          <w:noProof/>
          <w:szCs w:val="24"/>
        </w:rPr>
        <w:t>Computers, Environment and Urban Systems</w:t>
      </w:r>
      <w:r w:rsidRPr="009C175D">
        <w:rPr>
          <w:noProof/>
          <w:szCs w:val="24"/>
        </w:rPr>
        <w:t xml:space="preserve">, </w:t>
      </w:r>
      <w:r w:rsidRPr="009C175D">
        <w:rPr>
          <w:i/>
          <w:iCs/>
          <w:noProof/>
          <w:szCs w:val="24"/>
        </w:rPr>
        <w:t>86</w:t>
      </w:r>
      <w:r w:rsidRPr="009C175D">
        <w:rPr>
          <w:noProof/>
          <w:szCs w:val="24"/>
        </w:rPr>
        <w:t>(April 2020), 101585. https://doi.org/10.1016/j.compenvurbsys.2020.101585</w:t>
      </w:r>
    </w:p>
    <w:p w14:paraId="1D848AAA" w14:textId="77777777" w:rsidR="009C175D" w:rsidRPr="009C175D" w:rsidRDefault="009C175D" w:rsidP="00872147">
      <w:pPr>
        <w:wordWrap/>
        <w:adjustRightInd w:val="0"/>
        <w:ind w:left="480" w:hanging="480"/>
        <w:rPr>
          <w:noProof/>
          <w:szCs w:val="24"/>
        </w:rPr>
      </w:pPr>
      <w:r w:rsidRPr="009C175D">
        <w:rPr>
          <w:noProof/>
          <w:szCs w:val="24"/>
        </w:rPr>
        <w:t xml:space="preserve">Pepe, E., Bajardi, P., Gauvin, L., Privitera, F., Lake, B., Cattuto, C., &amp; Tizzoni, M. (2020). COVID-19 outbreak response, a dataset to assess mobility changes in Italy following national lockdown. </w:t>
      </w:r>
      <w:r w:rsidRPr="009C175D">
        <w:rPr>
          <w:i/>
          <w:iCs/>
          <w:noProof/>
          <w:szCs w:val="24"/>
        </w:rPr>
        <w:t>Scientific Data</w:t>
      </w:r>
      <w:r w:rsidRPr="009C175D">
        <w:rPr>
          <w:noProof/>
          <w:szCs w:val="24"/>
        </w:rPr>
        <w:t xml:space="preserve">, </w:t>
      </w:r>
      <w:r w:rsidRPr="009C175D">
        <w:rPr>
          <w:i/>
          <w:iCs/>
          <w:noProof/>
          <w:szCs w:val="24"/>
        </w:rPr>
        <w:t>7</w:t>
      </w:r>
      <w:r w:rsidRPr="009C175D">
        <w:rPr>
          <w:noProof/>
          <w:szCs w:val="24"/>
        </w:rPr>
        <w:t>(1), 230. https://doi.org/10.1038/s41597-020-00575-2</w:t>
      </w:r>
    </w:p>
    <w:p w14:paraId="00C85A1A" w14:textId="77777777" w:rsidR="009C175D" w:rsidRPr="009C175D" w:rsidRDefault="009C175D" w:rsidP="00872147">
      <w:pPr>
        <w:wordWrap/>
        <w:adjustRightInd w:val="0"/>
        <w:ind w:left="480" w:hanging="480"/>
        <w:rPr>
          <w:noProof/>
          <w:szCs w:val="24"/>
        </w:rPr>
      </w:pPr>
      <w:r w:rsidRPr="009C175D">
        <w:rPr>
          <w:noProof/>
          <w:szCs w:val="24"/>
        </w:rPr>
        <w:t xml:space="preserve">Petitjean, F., Ketterlin, A., &amp; Gançarski, P. (2011). A global averaging method for dynamic time warping, with applications to clustering. </w:t>
      </w:r>
      <w:r w:rsidRPr="009C175D">
        <w:rPr>
          <w:i/>
          <w:iCs/>
          <w:noProof/>
          <w:szCs w:val="24"/>
        </w:rPr>
        <w:t>Pattern Recognition</w:t>
      </w:r>
      <w:r w:rsidRPr="009C175D">
        <w:rPr>
          <w:noProof/>
          <w:szCs w:val="24"/>
        </w:rPr>
        <w:t xml:space="preserve">, </w:t>
      </w:r>
      <w:r w:rsidRPr="009C175D">
        <w:rPr>
          <w:i/>
          <w:iCs/>
          <w:noProof/>
          <w:szCs w:val="24"/>
        </w:rPr>
        <w:t>44</w:t>
      </w:r>
      <w:r w:rsidRPr="009C175D">
        <w:rPr>
          <w:noProof/>
          <w:szCs w:val="24"/>
        </w:rPr>
        <w:t>(3), 678–693. https://doi.org/10.1016/j.patcog.2010.09.013</w:t>
      </w:r>
    </w:p>
    <w:p w14:paraId="21354FB8" w14:textId="77777777" w:rsidR="009C175D" w:rsidRPr="009C175D" w:rsidRDefault="009C175D" w:rsidP="00872147">
      <w:pPr>
        <w:wordWrap/>
        <w:adjustRightInd w:val="0"/>
        <w:ind w:left="480" w:hanging="480"/>
        <w:rPr>
          <w:noProof/>
          <w:szCs w:val="24"/>
        </w:rPr>
      </w:pPr>
      <w:r w:rsidRPr="009C175D">
        <w:rPr>
          <w:noProof/>
          <w:szCs w:val="24"/>
        </w:rPr>
        <w:t xml:space="preserve">Public Health England. (2020). </w:t>
      </w:r>
      <w:r w:rsidRPr="009C175D">
        <w:rPr>
          <w:i/>
          <w:iCs/>
          <w:noProof/>
          <w:szCs w:val="24"/>
        </w:rPr>
        <w:t>Guidance on social distancing for everyone in the UK</w:t>
      </w:r>
      <w:r w:rsidRPr="009C175D">
        <w:rPr>
          <w:noProof/>
          <w:szCs w:val="24"/>
        </w:rPr>
        <w:t>. https://www.gov.uk/government/publications/covid-19-guidance-on-social-distancing-and-for-vulnerable-people/guidance-on-social-distancing-for-everyone-in-the-uk-and-protecting-older-people-and-vulnerable-adults</w:t>
      </w:r>
    </w:p>
    <w:p w14:paraId="15400922" w14:textId="77777777" w:rsidR="009C175D" w:rsidRPr="009C175D" w:rsidRDefault="009C175D" w:rsidP="00872147">
      <w:pPr>
        <w:wordWrap/>
        <w:adjustRightInd w:val="0"/>
        <w:ind w:left="480" w:hanging="480"/>
        <w:rPr>
          <w:noProof/>
          <w:szCs w:val="24"/>
        </w:rPr>
      </w:pPr>
      <w:r w:rsidRPr="009C175D">
        <w:rPr>
          <w:noProof/>
          <w:szCs w:val="24"/>
        </w:rPr>
        <w:t xml:space="preserve">Rosti, M. E., Olivieri, S., Cavaiola, M., Seminara, A., &amp; Mazzino, A. (2020). Fluid dynamics of COVID-19 airborne infection suggests urgent data for a scientific design of social distancing. </w:t>
      </w:r>
      <w:r w:rsidRPr="009C175D">
        <w:rPr>
          <w:i/>
          <w:iCs/>
          <w:noProof/>
          <w:szCs w:val="24"/>
        </w:rPr>
        <w:t>Scientific Reports</w:t>
      </w:r>
      <w:r w:rsidRPr="009C175D">
        <w:rPr>
          <w:noProof/>
          <w:szCs w:val="24"/>
        </w:rPr>
        <w:t xml:space="preserve">, </w:t>
      </w:r>
      <w:r w:rsidRPr="009C175D">
        <w:rPr>
          <w:i/>
          <w:iCs/>
          <w:noProof/>
          <w:szCs w:val="24"/>
        </w:rPr>
        <w:t>10</w:t>
      </w:r>
      <w:r w:rsidRPr="009C175D">
        <w:rPr>
          <w:noProof/>
          <w:szCs w:val="24"/>
        </w:rPr>
        <w:t>(1), 22426. https://doi.org/10.1038/s41598-020-80078-7</w:t>
      </w:r>
    </w:p>
    <w:p w14:paraId="54AB20AC" w14:textId="77777777" w:rsidR="009C175D" w:rsidRPr="009C175D" w:rsidRDefault="009C175D" w:rsidP="00872147">
      <w:pPr>
        <w:wordWrap/>
        <w:adjustRightInd w:val="0"/>
        <w:ind w:left="480" w:hanging="480"/>
        <w:rPr>
          <w:noProof/>
          <w:szCs w:val="24"/>
        </w:rPr>
      </w:pPr>
      <w:r w:rsidRPr="009C175D">
        <w:rPr>
          <w:noProof/>
          <w:szCs w:val="24"/>
        </w:rPr>
        <w:t xml:space="preserve">Rousseeuw, P. J. (1987). Silhouettes: A graphical aid to the interpretation and validation of cluster analysis. </w:t>
      </w:r>
      <w:r w:rsidRPr="009C175D">
        <w:rPr>
          <w:i/>
          <w:iCs/>
          <w:noProof/>
          <w:szCs w:val="24"/>
        </w:rPr>
        <w:t>Journal of Computational and Applied Mathematics</w:t>
      </w:r>
      <w:r w:rsidRPr="009C175D">
        <w:rPr>
          <w:noProof/>
          <w:szCs w:val="24"/>
        </w:rPr>
        <w:t xml:space="preserve">, </w:t>
      </w:r>
      <w:r w:rsidRPr="009C175D">
        <w:rPr>
          <w:i/>
          <w:iCs/>
          <w:noProof/>
          <w:szCs w:val="24"/>
        </w:rPr>
        <w:t>20</w:t>
      </w:r>
      <w:r w:rsidRPr="009C175D">
        <w:rPr>
          <w:noProof/>
          <w:szCs w:val="24"/>
        </w:rPr>
        <w:t>, 53–65. https://doi.org/10.1016/0377-0427(87)90125-7</w:t>
      </w:r>
    </w:p>
    <w:p w14:paraId="44115B56" w14:textId="77777777" w:rsidR="009C175D" w:rsidRPr="009C175D" w:rsidRDefault="009C175D" w:rsidP="00872147">
      <w:pPr>
        <w:wordWrap/>
        <w:adjustRightInd w:val="0"/>
        <w:ind w:left="480" w:hanging="480"/>
        <w:rPr>
          <w:noProof/>
          <w:szCs w:val="24"/>
        </w:rPr>
      </w:pPr>
      <w:r w:rsidRPr="009C175D">
        <w:rPr>
          <w:noProof/>
          <w:szCs w:val="24"/>
        </w:rPr>
        <w:t xml:space="preserve">Santana, C., Botta, F., Barbosa, H., Privitera, F., Menezes, R., &amp; Clemente, R. Di. (2020). </w:t>
      </w:r>
      <w:r w:rsidRPr="009C175D">
        <w:rPr>
          <w:i/>
          <w:iCs/>
          <w:noProof/>
          <w:szCs w:val="24"/>
        </w:rPr>
        <w:t>Analysis of human mobility in the UK during the COVID-19 pandemic</w:t>
      </w:r>
      <w:r w:rsidRPr="009C175D">
        <w:rPr>
          <w:noProof/>
          <w:szCs w:val="24"/>
        </w:rPr>
        <w:t xml:space="preserve"> (Issue June). https://covid19-uk-mobility.github.io/First-report.html</w:t>
      </w:r>
    </w:p>
    <w:p w14:paraId="68E9C32A" w14:textId="77777777" w:rsidR="009C175D" w:rsidRPr="009C175D" w:rsidRDefault="009C175D" w:rsidP="00872147">
      <w:pPr>
        <w:wordWrap/>
        <w:adjustRightInd w:val="0"/>
        <w:ind w:left="480" w:hanging="480"/>
        <w:rPr>
          <w:noProof/>
          <w:szCs w:val="24"/>
        </w:rPr>
      </w:pPr>
      <w:r w:rsidRPr="009C175D">
        <w:rPr>
          <w:noProof/>
          <w:szCs w:val="24"/>
        </w:rPr>
        <w:t xml:space="preserve">Sardá-Espinosa, A. (2019). Comparing time-series clustering algorithms in R using the dtwclust package. </w:t>
      </w:r>
      <w:r w:rsidRPr="009C175D">
        <w:rPr>
          <w:i/>
          <w:iCs/>
          <w:noProof/>
          <w:szCs w:val="24"/>
        </w:rPr>
        <w:t>R Journal</w:t>
      </w:r>
      <w:r w:rsidRPr="009C175D">
        <w:rPr>
          <w:noProof/>
          <w:szCs w:val="24"/>
        </w:rPr>
        <w:t xml:space="preserve">, </w:t>
      </w:r>
      <w:r w:rsidRPr="009C175D">
        <w:rPr>
          <w:i/>
          <w:iCs/>
          <w:noProof/>
          <w:szCs w:val="24"/>
        </w:rPr>
        <w:t>11</w:t>
      </w:r>
      <w:r w:rsidRPr="009C175D">
        <w:rPr>
          <w:noProof/>
          <w:szCs w:val="24"/>
        </w:rPr>
        <w:t>(1), 1–45.</w:t>
      </w:r>
    </w:p>
    <w:p w14:paraId="6AF102B0" w14:textId="77777777" w:rsidR="009C175D" w:rsidRPr="009C175D" w:rsidRDefault="009C175D" w:rsidP="00872147">
      <w:pPr>
        <w:wordWrap/>
        <w:adjustRightInd w:val="0"/>
        <w:ind w:left="480" w:hanging="480"/>
        <w:rPr>
          <w:noProof/>
          <w:szCs w:val="24"/>
        </w:rPr>
      </w:pPr>
      <w:r w:rsidRPr="009C175D">
        <w:rPr>
          <w:noProof/>
          <w:szCs w:val="24"/>
        </w:rPr>
        <w:t xml:space="preserve">Scally, G., Jacobson, B., &amp; Abbasi, K. (2020). The UK’s public health response to covid-19. </w:t>
      </w:r>
      <w:r w:rsidRPr="009C175D">
        <w:rPr>
          <w:i/>
          <w:iCs/>
          <w:noProof/>
          <w:szCs w:val="24"/>
        </w:rPr>
        <w:t>BMJ</w:t>
      </w:r>
      <w:r w:rsidRPr="009C175D">
        <w:rPr>
          <w:noProof/>
          <w:szCs w:val="24"/>
        </w:rPr>
        <w:t xml:space="preserve">, </w:t>
      </w:r>
      <w:r w:rsidRPr="009C175D">
        <w:rPr>
          <w:i/>
          <w:iCs/>
          <w:noProof/>
          <w:szCs w:val="24"/>
        </w:rPr>
        <w:t>369</w:t>
      </w:r>
      <w:r w:rsidRPr="009C175D">
        <w:rPr>
          <w:noProof/>
          <w:szCs w:val="24"/>
        </w:rPr>
        <w:t>(May), m1932. https://doi.org/10.1136/bmj.m1932</w:t>
      </w:r>
    </w:p>
    <w:p w14:paraId="3B011160" w14:textId="77777777" w:rsidR="009C175D" w:rsidRPr="009C175D" w:rsidRDefault="009C175D" w:rsidP="00872147">
      <w:pPr>
        <w:wordWrap/>
        <w:adjustRightInd w:val="0"/>
        <w:ind w:left="480" w:hanging="480"/>
        <w:rPr>
          <w:noProof/>
          <w:szCs w:val="24"/>
        </w:rPr>
      </w:pPr>
      <w:r w:rsidRPr="009C175D">
        <w:rPr>
          <w:noProof/>
          <w:szCs w:val="24"/>
        </w:rPr>
        <w:t xml:space="preserve">Schlosser, F., Maier, B. F., Jack, O., Hinrichs, D., Zachariae, A., &amp; Brockmann, D. (2020). COVID-19 lockdown induces disease-mitigating structural changes in mobility networks. </w:t>
      </w:r>
      <w:r w:rsidRPr="009C175D">
        <w:rPr>
          <w:i/>
          <w:iCs/>
          <w:noProof/>
          <w:szCs w:val="24"/>
        </w:rPr>
        <w:t>Proceedings of the National Academy of Sciences</w:t>
      </w:r>
      <w:r w:rsidRPr="009C175D">
        <w:rPr>
          <w:noProof/>
          <w:szCs w:val="24"/>
        </w:rPr>
        <w:t xml:space="preserve">, </w:t>
      </w:r>
      <w:r w:rsidRPr="009C175D">
        <w:rPr>
          <w:i/>
          <w:iCs/>
          <w:noProof/>
          <w:szCs w:val="24"/>
        </w:rPr>
        <w:t>117</w:t>
      </w:r>
      <w:r w:rsidRPr="009C175D">
        <w:rPr>
          <w:noProof/>
          <w:szCs w:val="24"/>
        </w:rPr>
        <w:t>(52), 32883–32890. https://doi.org/10.1073/pnas.2012326117</w:t>
      </w:r>
    </w:p>
    <w:p w14:paraId="33045808" w14:textId="77777777" w:rsidR="009C175D" w:rsidRPr="009C175D" w:rsidRDefault="009C175D" w:rsidP="00872147">
      <w:pPr>
        <w:wordWrap/>
        <w:adjustRightInd w:val="0"/>
        <w:ind w:left="480" w:hanging="480"/>
        <w:rPr>
          <w:noProof/>
          <w:szCs w:val="24"/>
        </w:rPr>
      </w:pPr>
      <w:r w:rsidRPr="009C175D">
        <w:rPr>
          <w:noProof/>
          <w:szCs w:val="24"/>
        </w:rPr>
        <w:t xml:space="preserve">Sun, Z., Di, L., Sprigg, W., Tong, D., &amp; Casal, M. (2020). Community venue exposure risk estimator for the COVID-19 pandemic. </w:t>
      </w:r>
      <w:r w:rsidRPr="009C175D">
        <w:rPr>
          <w:i/>
          <w:iCs/>
          <w:noProof/>
          <w:szCs w:val="24"/>
        </w:rPr>
        <w:t>Health and Place</w:t>
      </w:r>
      <w:r w:rsidRPr="009C175D">
        <w:rPr>
          <w:noProof/>
          <w:szCs w:val="24"/>
        </w:rPr>
        <w:t xml:space="preserve">, </w:t>
      </w:r>
      <w:r w:rsidRPr="009C175D">
        <w:rPr>
          <w:i/>
          <w:iCs/>
          <w:noProof/>
          <w:szCs w:val="24"/>
        </w:rPr>
        <w:t>66</w:t>
      </w:r>
      <w:r w:rsidRPr="009C175D">
        <w:rPr>
          <w:noProof/>
          <w:szCs w:val="24"/>
        </w:rPr>
        <w:t>(September), 102450. https://doi.org/10.1016/j.healthplace.2020.102450</w:t>
      </w:r>
    </w:p>
    <w:p w14:paraId="48B201AC" w14:textId="77777777" w:rsidR="009C175D" w:rsidRPr="009C175D" w:rsidRDefault="009C175D" w:rsidP="00872147">
      <w:pPr>
        <w:wordWrap/>
        <w:adjustRightInd w:val="0"/>
        <w:ind w:left="480" w:hanging="480"/>
        <w:rPr>
          <w:noProof/>
          <w:szCs w:val="24"/>
        </w:rPr>
      </w:pPr>
      <w:r w:rsidRPr="009C175D">
        <w:rPr>
          <w:noProof/>
          <w:szCs w:val="24"/>
        </w:rPr>
        <w:t xml:space="preserve">The Lancet Respiratory Medicine. (2020). COVID-19 transmission—up in the air. </w:t>
      </w:r>
      <w:r w:rsidRPr="009C175D">
        <w:rPr>
          <w:i/>
          <w:iCs/>
          <w:noProof/>
          <w:szCs w:val="24"/>
        </w:rPr>
        <w:t>The Lancet Respiratory Medicine</w:t>
      </w:r>
      <w:r w:rsidRPr="009C175D">
        <w:rPr>
          <w:noProof/>
          <w:szCs w:val="24"/>
        </w:rPr>
        <w:t xml:space="preserve">, </w:t>
      </w:r>
      <w:r w:rsidRPr="009C175D">
        <w:rPr>
          <w:i/>
          <w:iCs/>
          <w:noProof/>
          <w:szCs w:val="24"/>
        </w:rPr>
        <w:t>8</w:t>
      </w:r>
      <w:r w:rsidRPr="009C175D">
        <w:rPr>
          <w:noProof/>
          <w:szCs w:val="24"/>
        </w:rPr>
        <w:t>(12), 1159. https://doi.org/10.1016/S2213-2600(20)30514-2</w:t>
      </w:r>
    </w:p>
    <w:p w14:paraId="6FF70A5C" w14:textId="77777777" w:rsidR="009C175D" w:rsidRPr="009C175D" w:rsidRDefault="009C175D" w:rsidP="00872147">
      <w:pPr>
        <w:wordWrap/>
        <w:adjustRightInd w:val="0"/>
        <w:ind w:left="480" w:hanging="480"/>
        <w:rPr>
          <w:noProof/>
          <w:szCs w:val="24"/>
        </w:rPr>
      </w:pPr>
      <w:r w:rsidRPr="009C175D">
        <w:rPr>
          <w:noProof/>
          <w:szCs w:val="24"/>
        </w:rPr>
        <w:t xml:space="preserve">Tibshirani, R. (1996). Regression Shrinkage and Selection Via the Lasso. </w:t>
      </w:r>
      <w:r w:rsidRPr="009C175D">
        <w:rPr>
          <w:i/>
          <w:iCs/>
          <w:noProof/>
          <w:szCs w:val="24"/>
        </w:rPr>
        <w:t>Journal of the Royal Statistical Society: Series B (Methodological)</w:t>
      </w:r>
      <w:r w:rsidRPr="009C175D">
        <w:rPr>
          <w:noProof/>
          <w:szCs w:val="24"/>
        </w:rPr>
        <w:t xml:space="preserve">, </w:t>
      </w:r>
      <w:r w:rsidRPr="009C175D">
        <w:rPr>
          <w:i/>
          <w:iCs/>
          <w:noProof/>
          <w:szCs w:val="24"/>
        </w:rPr>
        <w:t>58</w:t>
      </w:r>
      <w:r w:rsidRPr="009C175D">
        <w:rPr>
          <w:noProof/>
          <w:szCs w:val="24"/>
        </w:rPr>
        <w:t>(1), 267–288. https://doi.org/10.1111/j.2517-6161.1996.tb02080.x</w:t>
      </w:r>
    </w:p>
    <w:p w14:paraId="73555452" w14:textId="77777777" w:rsidR="009C175D" w:rsidRPr="009C175D" w:rsidRDefault="009C175D" w:rsidP="00872147">
      <w:pPr>
        <w:wordWrap/>
        <w:adjustRightInd w:val="0"/>
        <w:ind w:left="480" w:hanging="480"/>
        <w:rPr>
          <w:noProof/>
          <w:szCs w:val="24"/>
        </w:rPr>
      </w:pPr>
      <w:r w:rsidRPr="009C175D">
        <w:rPr>
          <w:noProof/>
          <w:szCs w:val="24"/>
        </w:rPr>
        <w:t xml:space="preserve">UK government. (2020). </w:t>
      </w:r>
      <w:r w:rsidRPr="009C175D">
        <w:rPr>
          <w:i/>
          <w:iCs/>
          <w:noProof/>
          <w:szCs w:val="24"/>
        </w:rPr>
        <w:t>Coronavirus in the UK</w:t>
      </w:r>
      <w:r w:rsidRPr="009C175D">
        <w:rPr>
          <w:noProof/>
          <w:szCs w:val="24"/>
        </w:rPr>
        <w:t>. https://coronavirus.data.gov.uk</w:t>
      </w:r>
    </w:p>
    <w:p w14:paraId="2B90B305" w14:textId="77777777" w:rsidR="009C175D" w:rsidRPr="009C175D" w:rsidRDefault="009C175D" w:rsidP="00872147">
      <w:pPr>
        <w:wordWrap/>
        <w:adjustRightInd w:val="0"/>
        <w:ind w:left="480" w:hanging="480"/>
        <w:rPr>
          <w:noProof/>
          <w:szCs w:val="24"/>
        </w:rPr>
      </w:pPr>
      <w:r w:rsidRPr="009C175D">
        <w:rPr>
          <w:noProof/>
          <w:szCs w:val="24"/>
        </w:rPr>
        <w:t xml:space="preserve">Usai, M. G., Goddard, M. E., &amp; Hayes, B. J. (2009). LASSO with cross-validation for genomic selection. </w:t>
      </w:r>
      <w:r w:rsidRPr="009C175D">
        <w:rPr>
          <w:i/>
          <w:iCs/>
          <w:noProof/>
          <w:szCs w:val="24"/>
        </w:rPr>
        <w:t>Genetics Research</w:t>
      </w:r>
      <w:r w:rsidRPr="009C175D">
        <w:rPr>
          <w:noProof/>
          <w:szCs w:val="24"/>
        </w:rPr>
        <w:t xml:space="preserve">, </w:t>
      </w:r>
      <w:r w:rsidRPr="009C175D">
        <w:rPr>
          <w:i/>
          <w:iCs/>
          <w:noProof/>
          <w:szCs w:val="24"/>
        </w:rPr>
        <w:t>91</w:t>
      </w:r>
      <w:r w:rsidRPr="009C175D">
        <w:rPr>
          <w:noProof/>
          <w:szCs w:val="24"/>
        </w:rPr>
        <w:t>(6), 427–436. https://doi.org/10.1017/S0016672309990334</w:t>
      </w:r>
    </w:p>
    <w:p w14:paraId="69308993" w14:textId="77777777" w:rsidR="009C175D" w:rsidRPr="009C175D" w:rsidRDefault="009C175D" w:rsidP="00872147">
      <w:pPr>
        <w:wordWrap/>
        <w:adjustRightInd w:val="0"/>
        <w:ind w:left="480" w:hanging="480"/>
        <w:rPr>
          <w:noProof/>
          <w:szCs w:val="24"/>
        </w:rPr>
      </w:pPr>
      <w:r w:rsidRPr="009C175D">
        <w:rPr>
          <w:noProof/>
          <w:szCs w:val="24"/>
        </w:rPr>
        <w:lastRenderedPageBreak/>
        <w:t xml:space="preserve">Vickerman, R. (2021). Will Covid-19 put the public back in public transport? A UK perspective. </w:t>
      </w:r>
      <w:r w:rsidRPr="009C175D">
        <w:rPr>
          <w:i/>
          <w:iCs/>
          <w:noProof/>
          <w:szCs w:val="24"/>
        </w:rPr>
        <w:t>Transport Policy</w:t>
      </w:r>
      <w:r w:rsidRPr="009C175D">
        <w:rPr>
          <w:noProof/>
          <w:szCs w:val="24"/>
        </w:rPr>
        <w:t xml:space="preserve">, </w:t>
      </w:r>
      <w:r w:rsidRPr="009C175D">
        <w:rPr>
          <w:i/>
          <w:iCs/>
          <w:noProof/>
          <w:szCs w:val="24"/>
        </w:rPr>
        <w:t>103</w:t>
      </w:r>
      <w:r w:rsidRPr="009C175D">
        <w:rPr>
          <w:noProof/>
          <w:szCs w:val="24"/>
        </w:rPr>
        <w:t>, 95–102. https://doi.org/10.1016/j.tranpol.2021.01.005</w:t>
      </w:r>
    </w:p>
    <w:p w14:paraId="061AC68A" w14:textId="77777777" w:rsidR="009C175D" w:rsidRPr="009C175D" w:rsidRDefault="009C175D" w:rsidP="00872147">
      <w:pPr>
        <w:wordWrap/>
        <w:adjustRightInd w:val="0"/>
        <w:ind w:left="480" w:hanging="480"/>
        <w:rPr>
          <w:noProof/>
          <w:szCs w:val="24"/>
        </w:rPr>
      </w:pPr>
      <w:r w:rsidRPr="009C175D">
        <w:rPr>
          <w:noProof/>
          <w:szCs w:val="24"/>
        </w:rPr>
        <w:t xml:space="preserve">Wang, J., Kaza, N., McDonald, N. C., &amp; Khanal, K. (2022). Socio-economic disparities in activity-travel behavior adaptation during the COVID-19 pandemic in North Carolina. </w:t>
      </w:r>
      <w:r w:rsidRPr="009C175D">
        <w:rPr>
          <w:i/>
          <w:iCs/>
          <w:noProof/>
          <w:szCs w:val="24"/>
        </w:rPr>
        <w:t>Transport Policy</w:t>
      </w:r>
      <w:r w:rsidRPr="009C175D">
        <w:rPr>
          <w:noProof/>
          <w:szCs w:val="24"/>
        </w:rPr>
        <w:t xml:space="preserve">, </w:t>
      </w:r>
      <w:r w:rsidRPr="009C175D">
        <w:rPr>
          <w:i/>
          <w:iCs/>
          <w:noProof/>
          <w:szCs w:val="24"/>
        </w:rPr>
        <w:t>125</w:t>
      </w:r>
      <w:r w:rsidRPr="009C175D">
        <w:rPr>
          <w:noProof/>
          <w:szCs w:val="24"/>
        </w:rPr>
        <w:t>(May), 70–78. https://doi.org/10.1016/j.tranpol.2022.05.012</w:t>
      </w:r>
    </w:p>
    <w:p w14:paraId="4C3F5275" w14:textId="77777777" w:rsidR="009C175D" w:rsidRPr="009C175D" w:rsidRDefault="009C175D" w:rsidP="00872147">
      <w:pPr>
        <w:wordWrap/>
        <w:adjustRightInd w:val="0"/>
        <w:ind w:left="480" w:hanging="480"/>
        <w:rPr>
          <w:noProof/>
          <w:szCs w:val="24"/>
        </w:rPr>
      </w:pPr>
      <w:r w:rsidRPr="009C175D">
        <w:rPr>
          <w:noProof/>
          <w:szCs w:val="24"/>
        </w:rPr>
        <w:t xml:space="preserve">Weill, J. A., Stigler, M., Deschenes, O., &amp; Springborn, M. R. (2020). Social distancing responses to COVID-19 emergency declarations strongly differentiated by income. </w:t>
      </w:r>
      <w:r w:rsidRPr="009C175D">
        <w:rPr>
          <w:i/>
          <w:iCs/>
          <w:noProof/>
          <w:szCs w:val="24"/>
        </w:rPr>
        <w:t>Proceedings of the National Academy of Sciences</w:t>
      </w:r>
      <w:r w:rsidRPr="009C175D">
        <w:rPr>
          <w:noProof/>
          <w:szCs w:val="24"/>
        </w:rPr>
        <w:t xml:space="preserve">, </w:t>
      </w:r>
      <w:r w:rsidRPr="009C175D">
        <w:rPr>
          <w:i/>
          <w:iCs/>
          <w:noProof/>
          <w:szCs w:val="24"/>
        </w:rPr>
        <w:t>117</w:t>
      </w:r>
      <w:r w:rsidRPr="009C175D">
        <w:rPr>
          <w:noProof/>
          <w:szCs w:val="24"/>
        </w:rPr>
        <w:t>(33), 19658–19660. https://doi.org/10.1073/pnas.2009412117</w:t>
      </w:r>
    </w:p>
    <w:p w14:paraId="344B206E" w14:textId="77777777" w:rsidR="009C175D" w:rsidRPr="009C175D" w:rsidRDefault="009C175D" w:rsidP="00872147">
      <w:pPr>
        <w:wordWrap/>
        <w:adjustRightInd w:val="0"/>
        <w:ind w:left="480" w:hanging="480"/>
        <w:rPr>
          <w:noProof/>
          <w:szCs w:val="24"/>
        </w:rPr>
      </w:pPr>
      <w:r w:rsidRPr="009C175D">
        <w:rPr>
          <w:noProof/>
          <w:szCs w:val="24"/>
        </w:rPr>
        <w:t xml:space="preserve">Xiong, C., Hu, S., Yang, M., Luo, W., &amp; Zhang, L. (2020). Mobile device data reveal the dynamics in a positive relationship between human mobility and COVID-19 infections. </w:t>
      </w:r>
      <w:r w:rsidRPr="009C175D">
        <w:rPr>
          <w:i/>
          <w:iCs/>
          <w:noProof/>
          <w:szCs w:val="24"/>
        </w:rPr>
        <w:t>Proceedings of the National Academy of Sciences</w:t>
      </w:r>
      <w:r w:rsidRPr="009C175D">
        <w:rPr>
          <w:noProof/>
          <w:szCs w:val="24"/>
        </w:rPr>
        <w:t xml:space="preserve">, </w:t>
      </w:r>
      <w:r w:rsidRPr="009C175D">
        <w:rPr>
          <w:i/>
          <w:iCs/>
          <w:noProof/>
          <w:szCs w:val="24"/>
        </w:rPr>
        <w:t>117</w:t>
      </w:r>
      <w:r w:rsidRPr="009C175D">
        <w:rPr>
          <w:noProof/>
          <w:szCs w:val="24"/>
        </w:rPr>
        <w:t>(44), 27087–27089. https://doi.org/10.1073/pnas.2010836117</w:t>
      </w:r>
    </w:p>
    <w:p w14:paraId="4127F234" w14:textId="77777777" w:rsidR="009C175D" w:rsidRPr="009C175D" w:rsidRDefault="009C175D" w:rsidP="00872147">
      <w:pPr>
        <w:wordWrap/>
        <w:adjustRightInd w:val="0"/>
        <w:ind w:left="480" w:hanging="480"/>
        <w:rPr>
          <w:noProof/>
          <w:szCs w:val="24"/>
        </w:rPr>
      </w:pPr>
      <w:r w:rsidRPr="009C175D">
        <w:rPr>
          <w:noProof/>
          <w:szCs w:val="24"/>
        </w:rPr>
        <w:t xml:space="preserve">Xiong, C., Hu, S., Yang, M., Younes, H., Luo, W., Ghader, S., &amp; Zhang, L. (2020). Mobile device location data reveal human mobility response to state-level stay-at-home orders during the COVID-19 pandemic in the USA. </w:t>
      </w:r>
      <w:r w:rsidRPr="009C175D">
        <w:rPr>
          <w:i/>
          <w:iCs/>
          <w:noProof/>
          <w:szCs w:val="24"/>
        </w:rPr>
        <w:t>Journal of The Royal Society Interface</w:t>
      </w:r>
      <w:r w:rsidRPr="009C175D">
        <w:rPr>
          <w:noProof/>
          <w:szCs w:val="24"/>
        </w:rPr>
        <w:t xml:space="preserve">, </w:t>
      </w:r>
      <w:r w:rsidRPr="009C175D">
        <w:rPr>
          <w:i/>
          <w:iCs/>
          <w:noProof/>
          <w:szCs w:val="24"/>
        </w:rPr>
        <w:t>17</w:t>
      </w:r>
      <w:r w:rsidRPr="009C175D">
        <w:rPr>
          <w:noProof/>
          <w:szCs w:val="24"/>
        </w:rPr>
        <w:t>(173), 20200344. https://doi.org/10.1098/rsif.2020.0344</w:t>
      </w:r>
    </w:p>
    <w:p w14:paraId="3483915A" w14:textId="77777777" w:rsidR="009C175D" w:rsidRPr="009C175D" w:rsidRDefault="009C175D" w:rsidP="00872147">
      <w:pPr>
        <w:wordWrap/>
        <w:adjustRightInd w:val="0"/>
        <w:ind w:left="480" w:hanging="480"/>
        <w:rPr>
          <w:noProof/>
          <w:szCs w:val="24"/>
        </w:rPr>
      </w:pPr>
      <w:r w:rsidRPr="009C175D">
        <w:rPr>
          <w:noProof/>
          <w:szCs w:val="24"/>
        </w:rPr>
        <w:t xml:space="preserve">Yabe, T., Tsubouchi, K., Fujiwara, N., Wada, T., Sekimoto, Y., &amp; Ukkusuri, S. V. (2020). Non-compulsory measures sufficiently reduced human mobility in Tokyo during the COVID-19 epidemic. </w:t>
      </w:r>
      <w:r w:rsidRPr="009C175D">
        <w:rPr>
          <w:i/>
          <w:iCs/>
          <w:noProof/>
          <w:szCs w:val="24"/>
        </w:rPr>
        <w:t>Scientific Reports</w:t>
      </w:r>
      <w:r w:rsidRPr="009C175D">
        <w:rPr>
          <w:noProof/>
          <w:szCs w:val="24"/>
        </w:rPr>
        <w:t xml:space="preserve">, </w:t>
      </w:r>
      <w:r w:rsidRPr="009C175D">
        <w:rPr>
          <w:i/>
          <w:iCs/>
          <w:noProof/>
          <w:szCs w:val="24"/>
        </w:rPr>
        <w:t>10</w:t>
      </w:r>
      <w:r w:rsidRPr="009C175D">
        <w:rPr>
          <w:noProof/>
          <w:szCs w:val="24"/>
        </w:rPr>
        <w:t>(1), 1–9. https://doi.org/10.1038/s41598-020-75033-5</w:t>
      </w:r>
    </w:p>
    <w:p w14:paraId="366C0914" w14:textId="77777777" w:rsidR="009C175D" w:rsidRPr="009C175D" w:rsidRDefault="009C175D" w:rsidP="00872147">
      <w:pPr>
        <w:wordWrap/>
        <w:adjustRightInd w:val="0"/>
        <w:ind w:left="480" w:hanging="480"/>
        <w:rPr>
          <w:noProof/>
          <w:szCs w:val="24"/>
        </w:rPr>
      </w:pPr>
      <w:r w:rsidRPr="009C175D">
        <w:rPr>
          <w:noProof/>
          <w:szCs w:val="24"/>
        </w:rPr>
        <w:t xml:space="preserve">Zhang, N., Jia, W., Wang, P., Dung, C.-H., Zhao, P., Leung, K., Su, B., Cheng, R., &amp; Li, Y. (2021). Changes in local travel behaviour before and during the COVID-19 pandemic in Hong Kong. </w:t>
      </w:r>
      <w:r w:rsidRPr="009C175D">
        <w:rPr>
          <w:i/>
          <w:iCs/>
          <w:noProof/>
          <w:szCs w:val="24"/>
        </w:rPr>
        <w:t>Cities</w:t>
      </w:r>
      <w:r w:rsidRPr="009C175D">
        <w:rPr>
          <w:noProof/>
          <w:szCs w:val="24"/>
        </w:rPr>
        <w:t xml:space="preserve">, </w:t>
      </w:r>
      <w:r w:rsidRPr="009C175D">
        <w:rPr>
          <w:i/>
          <w:iCs/>
          <w:noProof/>
          <w:szCs w:val="24"/>
        </w:rPr>
        <w:t>112</w:t>
      </w:r>
      <w:r w:rsidRPr="009C175D">
        <w:rPr>
          <w:noProof/>
          <w:szCs w:val="24"/>
        </w:rPr>
        <w:t>, 103139. https://doi.org/10.1016/j.cities.2021.103139</w:t>
      </w:r>
    </w:p>
    <w:p w14:paraId="69A526DE" w14:textId="77777777" w:rsidR="009C175D" w:rsidRPr="009C175D" w:rsidRDefault="009C175D" w:rsidP="00872147">
      <w:pPr>
        <w:wordWrap/>
        <w:adjustRightInd w:val="0"/>
        <w:ind w:left="480" w:hanging="480"/>
        <w:rPr>
          <w:noProof/>
        </w:rPr>
      </w:pPr>
      <w:r w:rsidRPr="009C175D">
        <w:rPr>
          <w:noProof/>
          <w:szCs w:val="24"/>
        </w:rPr>
        <w:t xml:space="preserve">Zhao, J., Lee, M., Ghader, S., Younes, H., Darzi, A., Xiong, C., &amp; Zhang, L. (2020). Quarantine Fatigue: first-ever decrease in social distancing measures after the COVID-19 outbreak before reopening United States. </w:t>
      </w:r>
      <w:r w:rsidRPr="009C175D">
        <w:rPr>
          <w:i/>
          <w:iCs/>
          <w:noProof/>
          <w:szCs w:val="24"/>
        </w:rPr>
        <w:t>ArXiv</w:t>
      </w:r>
      <w:r w:rsidRPr="009C175D">
        <w:rPr>
          <w:noProof/>
          <w:szCs w:val="24"/>
        </w:rPr>
        <w:t>, 1–15. http://arxiv.org/abs/2006.03716</w:t>
      </w:r>
    </w:p>
    <w:p w14:paraId="61EF17F8" w14:textId="0D94C7AC" w:rsidR="00A162FB" w:rsidRDefault="00947126" w:rsidP="00872147">
      <w:pPr>
        <w:adjustRightInd w:val="0"/>
      </w:pPr>
      <w:r w:rsidRPr="00005E6E">
        <w:fldChar w:fldCharType="end"/>
      </w:r>
    </w:p>
    <w:p w14:paraId="7FE59060" w14:textId="77777777" w:rsidR="00E20D63" w:rsidRDefault="00E20D63" w:rsidP="00872147">
      <w:pPr>
        <w:widowControl/>
        <w:wordWrap/>
        <w:autoSpaceDE/>
        <w:autoSpaceDN/>
        <w:spacing w:after="160"/>
      </w:pPr>
      <w:r>
        <w:br w:type="page"/>
      </w:r>
    </w:p>
    <w:p w14:paraId="6EDBD2E0" w14:textId="65F60EE9" w:rsidR="00E20D63" w:rsidRPr="00005E6E" w:rsidRDefault="00E20D63" w:rsidP="00872147">
      <w:pPr>
        <w:pStyle w:val="a9"/>
        <w:keepNext/>
      </w:pPr>
      <w:r w:rsidRPr="00005E6E">
        <w:lastRenderedPageBreak/>
        <w:t xml:space="preserve">Table </w:t>
      </w:r>
      <w:r w:rsidR="006C1E91">
        <w:fldChar w:fldCharType="begin"/>
      </w:r>
      <w:r w:rsidR="006C1E91">
        <w:instrText xml:space="preserve"> SEQ Table \* ARABIC </w:instrText>
      </w:r>
      <w:r w:rsidR="006C1E91">
        <w:fldChar w:fldCharType="separate"/>
      </w:r>
      <w:r>
        <w:rPr>
          <w:noProof/>
        </w:rPr>
        <w:t>1</w:t>
      </w:r>
      <w:r w:rsidR="006C1E91">
        <w:rPr>
          <w:noProof/>
        </w:rPr>
        <w:fldChar w:fldCharType="end"/>
      </w:r>
      <w:r w:rsidRPr="00005E6E">
        <w:t xml:space="preserve">. </w:t>
      </w:r>
      <w:r w:rsidR="00CA1631">
        <w:t>Extent and variability in</w:t>
      </w:r>
      <w:r>
        <w:t xml:space="preserve"> reductions in mobility </w:t>
      </w:r>
      <w:r w:rsidRPr="00005E6E">
        <w:t>during lockdown</w:t>
      </w:r>
      <w:r>
        <w:t>,</w:t>
      </w:r>
      <w:r w:rsidRPr="00005E6E">
        <w:t xml:space="preserve"> by cluster</w:t>
      </w:r>
    </w:p>
    <w:tbl>
      <w:tblPr>
        <w:tblStyle w:val="af8"/>
        <w:tblW w:w="5008" w:type="pct"/>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CA1631" w:rsidRPr="00CA1631" w14:paraId="20E518F1" w14:textId="77777777" w:rsidTr="00E0239F">
        <w:trPr>
          <w:trHeight w:val="300"/>
        </w:trPr>
        <w:tc>
          <w:tcPr>
            <w:tcW w:w="394" w:type="pct"/>
            <w:tcBorders>
              <w:top w:val="single" w:sz="12" w:space="0" w:color="auto"/>
              <w:left w:val="nil"/>
              <w:bottom w:val="single" w:sz="12" w:space="0" w:color="auto"/>
            </w:tcBorders>
            <w:shd w:val="clear" w:color="auto" w:fill="A5A5A5" w:themeFill="accent3"/>
            <w:noWrap/>
            <w:hideMark/>
          </w:tcPr>
          <w:p w14:paraId="0235D2E4" w14:textId="50363153" w:rsidR="00E20D63" w:rsidRPr="00CA1631" w:rsidRDefault="00E20D63" w:rsidP="00872147">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themeFill="accent3"/>
            <w:noWrap/>
            <w:hideMark/>
          </w:tcPr>
          <w:p w14:paraId="65E81D83"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themeFill="accent3"/>
            <w:noWrap/>
            <w:hideMark/>
          </w:tcPr>
          <w:p w14:paraId="14C11CA3"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themeFill="accent3"/>
            <w:noWrap/>
            <w:hideMark/>
          </w:tcPr>
          <w:p w14:paraId="4F744EDD"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themeFill="accent3"/>
            <w:noWrap/>
            <w:hideMark/>
          </w:tcPr>
          <w:p w14:paraId="3C025039"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themeFill="accent3"/>
            <w:noWrap/>
            <w:hideMark/>
          </w:tcPr>
          <w:p w14:paraId="3FCC6FAD"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National level</w:t>
            </w:r>
          </w:p>
        </w:tc>
      </w:tr>
      <w:tr w:rsidR="00CA1631" w:rsidRPr="00CA1631" w14:paraId="44F7F51A" w14:textId="77777777" w:rsidTr="00E0239F">
        <w:trPr>
          <w:trHeight w:val="300"/>
        </w:trPr>
        <w:tc>
          <w:tcPr>
            <w:tcW w:w="394" w:type="pct"/>
            <w:tcBorders>
              <w:top w:val="single" w:sz="12" w:space="0" w:color="auto"/>
              <w:left w:val="nil"/>
              <w:bottom w:val="single" w:sz="12" w:space="0" w:color="auto"/>
            </w:tcBorders>
            <w:shd w:val="clear" w:color="auto" w:fill="A5A5A5" w:themeFill="accent3"/>
            <w:noWrap/>
          </w:tcPr>
          <w:p w14:paraId="419A0F0C" w14:textId="77777777" w:rsidR="00CA1631" w:rsidRPr="00CA1631" w:rsidRDefault="00CA1631" w:rsidP="00872147">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themeFill="accent3"/>
            <w:noWrap/>
          </w:tcPr>
          <w:p w14:paraId="31151B12" w14:textId="60F6D787"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78" w:type="pct"/>
            <w:tcBorders>
              <w:top w:val="single" w:sz="12" w:space="0" w:color="auto"/>
              <w:bottom w:val="single" w:sz="12" w:space="0" w:color="auto"/>
            </w:tcBorders>
            <w:shd w:val="clear" w:color="auto" w:fill="A5A5A5" w:themeFill="accent3"/>
          </w:tcPr>
          <w:p w14:paraId="4E40172D" w14:textId="16EC999A"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r w:rsidR="00E0239F" w:rsidRPr="00E0239F">
              <w:rPr>
                <w:rFonts w:eastAsia="Times New Roman"/>
                <w:b/>
                <w:bCs/>
                <w:color w:val="000000"/>
                <w:sz w:val="20"/>
                <w:szCs w:val="20"/>
                <w:vertAlign w:val="superscript"/>
              </w:rPr>
              <w:t>1</w:t>
            </w:r>
          </w:p>
        </w:tc>
        <w:tc>
          <w:tcPr>
            <w:tcW w:w="563" w:type="pct"/>
            <w:tcBorders>
              <w:top w:val="single" w:sz="12" w:space="0" w:color="auto"/>
              <w:bottom w:val="single" w:sz="12" w:space="0" w:color="auto"/>
            </w:tcBorders>
            <w:shd w:val="clear" w:color="auto" w:fill="A5A5A5" w:themeFill="accent3"/>
            <w:noWrap/>
          </w:tcPr>
          <w:p w14:paraId="56813942" w14:textId="7754C06B"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hemeFill="accent3"/>
          </w:tcPr>
          <w:p w14:paraId="0BC605B3" w14:textId="784BD966"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themeFill="accent3"/>
            <w:noWrap/>
          </w:tcPr>
          <w:p w14:paraId="5A3A34C1" w14:textId="66E735E7"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hemeFill="accent3"/>
          </w:tcPr>
          <w:p w14:paraId="46D54A2A" w14:textId="3793F2DC"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themeFill="accent3"/>
            <w:noWrap/>
          </w:tcPr>
          <w:p w14:paraId="58FE2301" w14:textId="10C3EEAA"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hemeFill="accent3"/>
          </w:tcPr>
          <w:p w14:paraId="7F8B188D" w14:textId="600D29F7"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themeFill="accent3"/>
            <w:noWrap/>
          </w:tcPr>
          <w:p w14:paraId="6A8AB92D" w14:textId="7BDE0271"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hemeFill="accent3"/>
          </w:tcPr>
          <w:p w14:paraId="1639DDA0" w14:textId="4F11F835"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r>
      <w:tr w:rsidR="00CA1631" w:rsidRPr="00CA1631" w14:paraId="590BD79C" w14:textId="77777777" w:rsidTr="00E0239F">
        <w:trPr>
          <w:trHeight w:val="300"/>
        </w:trPr>
        <w:tc>
          <w:tcPr>
            <w:tcW w:w="394" w:type="pct"/>
            <w:tcBorders>
              <w:top w:val="single" w:sz="12" w:space="0" w:color="auto"/>
              <w:left w:val="nil"/>
            </w:tcBorders>
            <w:noWrap/>
            <w:hideMark/>
          </w:tcPr>
          <w:p w14:paraId="0FFA87E8" w14:textId="77777777" w:rsidR="00CA1631" w:rsidRPr="00CA1631" w:rsidRDefault="00CA1631" w:rsidP="00872147">
            <w:pPr>
              <w:widowControl/>
              <w:wordWrap/>
              <w:autoSpaceDE/>
              <w:autoSpaceDN/>
              <w:rPr>
                <w:rFonts w:eastAsia="Times New Roman"/>
                <w:color w:val="000000"/>
                <w:sz w:val="20"/>
                <w:szCs w:val="20"/>
              </w:rPr>
            </w:pPr>
            <w:r w:rsidRPr="00CA1631">
              <w:rPr>
                <w:rFonts w:eastAsia="Times New Roman"/>
                <w:color w:val="000000"/>
                <w:sz w:val="20"/>
                <w:szCs w:val="20"/>
              </w:rPr>
              <w:t>Mar</w:t>
            </w:r>
          </w:p>
        </w:tc>
        <w:tc>
          <w:tcPr>
            <w:tcW w:w="546" w:type="pct"/>
            <w:tcBorders>
              <w:top w:val="single" w:sz="12" w:space="0" w:color="auto"/>
            </w:tcBorders>
            <w:noWrap/>
            <w:hideMark/>
          </w:tcPr>
          <w:p w14:paraId="5ED821B1"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-59.4%</w:t>
            </w:r>
          </w:p>
        </w:tc>
        <w:tc>
          <w:tcPr>
            <w:tcW w:w="378" w:type="pct"/>
            <w:tcBorders>
              <w:top w:val="single" w:sz="12" w:space="0" w:color="auto"/>
            </w:tcBorders>
          </w:tcPr>
          <w:p w14:paraId="193C8528" w14:textId="6019F4FB" w:rsidR="00CA1631" w:rsidRPr="00CA1631" w:rsidRDefault="00CA1631" w:rsidP="00872147">
            <w:pPr>
              <w:widowControl/>
              <w:wordWrap/>
              <w:autoSpaceDE/>
              <w:autoSpaceDN/>
              <w:jc w:val="right"/>
              <w:rPr>
                <w:rFonts w:eastAsia="Times New Roman"/>
                <w:color w:val="000000"/>
                <w:sz w:val="20"/>
                <w:szCs w:val="20"/>
              </w:rPr>
            </w:pPr>
          </w:p>
        </w:tc>
        <w:tc>
          <w:tcPr>
            <w:tcW w:w="563" w:type="pct"/>
            <w:tcBorders>
              <w:top w:val="single" w:sz="12" w:space="0" w:color="auto"/>
            </w:tcBorders>
            <w:noWrap/>
            <w:hideMark/>
          </w:tcPr>
          <w:p w14:paraId="209E289A"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-52.8%</w:t>
            </w:r>
          </w:p>
        </w:tc>
        <w:tc>
          <w:tcPr>
            <w:tcW w:w="360" w:type="pct"/>
            <w:tcBorders>
              <w:top w:val="single" w:sz="12" w:space="0" w:color="auto"/>
            </w:tcBorders>
          </w:tcPr>
          <w:p w14:paraId="41CD1A03" w14:textId="2AC9F3E4" w:rsidR="00CA1631" w:rsidRPr="00CA1631" w:rsidRDefault="00CA1631" w:rsidP="00872147">
            <w:pPr>
              <w:widowControl/>
              <w:wordWrap/>
              <w:autoSpaceDE/>
              <w:autoSpaceDN/>
              <w:jc w:val="right"/>
              <w:rPr>
                <w:rFonts w:eastAsia="Times New Roman"/>
                <w:color w:val="000000"/>
                <w:sz w:val="20"/>
                <w:szCs w:val="20"/>
              </w:rPr>
            </w:pPr>
          </w:p>
        </w:tc>
        <w:tc>
          <w:tcPr>
            <w:tcW w:w="504" w:type="pct"/>
            <w:tcBorders>
              <w:top w:val="single" w:sz="12" w:space="0" w:color="auto"/>
            </w:tcBorders>
            <w:noWrap/>
            <w:hideMark/>
          </w:tcPr>
          <w:p w14:paraId="05D0EF64"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-43.2%</w:t>
            </w:r>
          </w:p>
        </w:tc>
        <w:tc>
          <w:tcPr>
            <w:tcW w:w="418" w:type="pct"/>
            <w:tcBorders>
              <w:top w:val="single" w:sz="12" w:space="0" w:color="auto"/>
            </w:tcBorders>
          </w:tcPr>
          <w:p w14:paraId="746BADB1" w14:textId="31CC4DC9" w:rsidR="00CA1631" w:rsidRPr="00CA1631" w:rsidRDefault="00CA1631" w:rsidP="00872147">
            <w:pPr>
              <w:widowControl/>
              <w:wordWrap/>
              <w:autoSpaceDE/>
              <w:autoSpaceDN/>
              <w:jc w:val="right"/>
              <w:rPr>
                <w:rFonts w:eastAsia="Times New Roman"/>
                <w:color w:val="000000"/>
                <w:sz w:val="20"/>
                <w:szCs w:val="20"/>
              </w:rPr>
            </w:pPr>
          </w:p>
        </w:tc>
        <w:tc>
          <w:tcPr>
            <w:tcW w:w="525" w:type="pct"/>
            <w:tcBorders>
              <w:top w:val="single" w:sz="12" w:space="0" w:color="auto"/>
            </w:tcBorders>
            <w:noWrap/>
            <w:hideMark/>
          </w:tcPr>
          <w:p w14:paraId="06C0D6DB"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-35.7%</w:t>
            </w:r>
          </w:p>
        </w:tc>
        <w:tc>
          <w:tcPr>
            <w:tcW w:w="397" w:type="pct"/>
            <w:tcBorders>
              <w:top w:val="single" w:sz="12" w:space="0" w:color="auto"/>
            </w:tcBorders>
          </w:tcPr>
          <w:p w14:paraId="61F35FE0" w14:textId="7079ABCD" w:rsidR="00CA1631" w:rsidRPr="00CA1631" w:rsidRDefault="00CA1631" w:rsidP="00872147">
            <w:pPr>
              <w:widowControl/>
              <w:wordWrap/>
              <w:autoSpaceDE/>
              <w:autoSpaceDN/>
              <w:jc w:val="right"/>
              <w:rPr>
                <w:rFonts w:eastAsia="Times New Roman"/>
                <w:color w:val="000000"/>
                <w:sz w:val="20"/>
                <w:szCs w:val="20"/>
              </w:rPr>
            </w:pPr>
          </w:p>
        </w:tc>
        <w:tc>
          <w:tcPr>
            <w:tcW w:w="546" w:type="pct"/>
            <w:tcBorders>
              <w:top w:val="single" w:sz="12" w:space="0" w:color="auto"/>
              <w:right w:val="nil"/>
            </w:tcBorders>
            <w:noWrap/>
            <w:hideMark/>
          </w:tcPr>
          <w:p w14:paraId="72E2D24A"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-47.7%</w:t>
            </w:r>
          </w:p>
        </w:tc>
        <w:tc>
          <w:tcPr>
            <w:tcW w:w="368" w:type="pct"/>
            <w:tcBorders>
              <w:top w:val="single" w:sz="12" w:space="0" w:color="auto"/>
              <w:right w:val="nil"/>
            </w:tcBorders>
          </w:tcPr>
          <w:p w14:paraId="50B208E3" w14:textId="6E69FB83" w:rsidR="00CA1631" w:rsidRPr="00CA1631" w:rsidRDefault="00CA1631" w:rsidP="00872147">
            <w:pPr>
              <w:widowControl/>
              <w:wordWrap/>
              <w:autoSpaceDE/>
              <w:autoSpaceDN/>
              <w:jc w:val="right"/>
              <w:rPr>
                <w:rFonts w:eastAsia="Times New Roman"/>
                <w:color w:val="000000"/>
                <w:sz w:val="20"/>
                <w:szCs w:val="20"/>
              </w:rPr>
            </w:pPr>
          </w:p>
        </w:tc>
      </w:tr>
      <w:tr w:rsidR="00CA1631" w:rsidRPr="00CA1631" w14:paraId="2D8ADD3F" w14:textId="77777777" w:rsidTr="00E0239F">
        <w:trPr>
          <w:trHeight w:val="300"/>
        </w:trPr>
        <w:tc>
          <w:tcPr>
            <w:tcW w:w="394" w:type="pct"/>
            <w:tcBorders>
              <w:left w:val="nil"/>
            </w:tcBorders>
            <w:noWrap/>
            <w:hideMark/>
          </w:tcPr>
          <w:p w14:paraId="365B7222" w14:textId="77777777" w:rsidR="00CA1631" w:rsidRPr="00CA1631" w:rsidRDefault="00CA1631" w:rsidP="00872147">
            <w:pPr>
              <w:widowControl/>
              <w:wordWrap/>
              <w:autoSpaceDE/>
              <w:autoSpaceDN/>
              <w:rPr>
                <w:rFonts w:eastAsia="Times New Roman"/>
                <w:color w:val="000000"/>
                <w:sz w:val="20"/>
                <w:szCs w:val="20"/>
              </w:rPr>
            </w:pPr>
            <w:r w:rsidRPr="00CA1631">
              <w:rPr>
                <w:rFonts w:eastAsia="Times New Roman"/>
                <w:color w:val="000000"/>
                <w:sz w:val="20"/>
                <w:szCs w:val="20"/>
              </w:rPr>
              <w:t>Apr</w:t>
            </w:r>
          </w:p>
        </w:tc>
        <w:tc>
          <w:tcPr>
            <w:tcW w:w="546" w:type="pct"/>
            <w:noWrap/>
            <w:hideMark/>
          </w:tcPr>
          <w:p w14:paraId="59B81433"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-79.3%</w:t>
            </w:r>
          </w:p>
        </w:tc>
        <w:tc>
          <w:tcPr>
            <w:tcW w:w="378" w:type="pct"/>
          </w:tcPr>
          <w:p w14:paraId="6D3662DB" w14:textId="3F87D9B7" w:rsidR="00CA1631" w:rsidRPr="00CA1631" w:rsidRDefault="00CA1631" w:rsidP="00872147">
            <w:pPr>
              <w:widowControl/>
              <w:wordWrap/>
              <w:autoSpaceDE/>
              <w:autoSpaceDN/>
              <w:jc w:val="right"/>
              <w:rPr>
                <w:rFonts w:eastAsia="Times New Roman"/>
                <w:color w:val="000000"/>
                <w:sz w:val="20"/>
                <w:szCs w:val="20"/>
              </w:rPr>
            </w:pPr>
          </w:p>
        </w:tc>
        <w:tc>
          <w:tcPr>
            <w:tcW w:w="563" w:type="pct"/>
            <w:noWrap/>
            <w:hideMark/>
          </w:tcPr>
          <w:p w14:paraId="66251A34"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-71.0%</w:t>
            </w:r>
          </w:p>
        </w:tc>
        <w:tc>
          <w:tcPr>
            <w:tcW w:w="360" w:type="pct"/>
          </w:tcPr>
          <w:p w14:paraId="5A7B69F6" w14:textId="12B5DE7D" w:rsidR="00CA1631" w:rsidRPr="00CA1631" w:rsidRDefault="00CA1631" w:rsidP="00872147">
            <w:pPr>
              <w:widowControl/>
              <w:wordWrap/>
              <w:autoSpaceDE/>
              <w:autoSpaceDN/>
              <w:jc w:val="right"/>
              <w:rPr>
                <w:rFonts w:eastAsia="Times New Roman"/>
                <w:color w:val="000000"/>
                <w:sz w:val="20"/>
                <w:szCs w:val="20"/>
              </w:rPr>
            </w:pPr>
          </w:p>
        </w:tc>
        <w:tc>
          <w:tcPr>
            <w:tcW w:w="504" w:type="pct"/>
            <w:noWrap/>
            <w:hideMark/>
          </w:tcPr>
          <w:p w14:paraId="76B85EC1"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-60.8%</w:t>
            </w:r>
          </w:p>
        </w:tc>
        <w:tc>
          <w:tcPr>
            <w:tcW w:w="418" w:type="pct"/>
          </w:tcPr>
          <w:p w14:paraId="4B9CECB1" w14:textId="481F6026" w:rsidR="00CA1631" w:rsidRPr="00CA1631" w:rsidRDefault="00CA1631" w:rsidP="00872147">
            <w:pPr>
              <w:widowControl/>
              <w:wordWrap/>
              <w:autoSpaceDE/>
              <w:autoSpaceDN/>
              <w:jc w:val="right"/>
              <w:rPr>
                <w:rFonts w:eastAsia="Times New Roman"/>
                <w:color w:val="000000"/>
                <w:sz w:val="20"/>
                <w:szCs w:val="20"/>
              </w:rPr>
            </w:pPr>
          </w:p>
        </w:tc>
        <w:tc>
          <w:tcPr>
            <w:tcW w:w="525" w:type="pct"/>
            <w:noWrap/>
            <w:hideMark/>
          </w:tcPr>
          <w:p w14:paraId="3F98FC18"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-50.1%</w:t>
            </w:r>
          </w:p>
        </w:tc>
        <w:tc>
          <w:tcPr>
            <w:tcW w:w="397" w:type="pct"/>
          </w:tcPr>
          <w:p w14:paraId="5E311279" w14:textId="7E5FE31E" w:rsidR="00CA1631" w:rsidRPr="00CA1631" w:rsidRDefault="00CA1631" w:rsidP="00872147">
            <w:pPr>
              <w:widowControl/>
              <w:wordWrap/>
              <w:autoSpaceDE/>
              <w:autoSpaceDN/>
              <w:jc w:val="right"/>
              <w:rPr>
                <w:rFonts w:eastAsia="Times New Roman"/>
                <w:color w:val="000000"/>
                <w:sz w:val="20"/>
                <w:szCs w:val="20"/>
              </w:rPr>
            </w:pPr>
          </w:p>
        </w:tc>
        <w:tc>
          <w:tcPr>
            <w:tcW w:w="546" w:type="pct"/>
            <w:tcBorders>
              <w:right w:val="nil"/>
            </w:tcBorders>
            <w:noWrap/>
            <w:hideMark/>
          </w:tcPr>
          <w:p w14:paraId="4A1A5551"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-65.3%</w:t>
            </w:r>
          </w:p>
        </w:tc>
        <w:tc>
          <w:tcPr>
            <w:tcW w:w="368" w:type="pct"/>
            <w:tcBorders>
              <w:right w:val="nil"/>
            </w:tcBorders>
          </w:tcPr>
          <w:p w14:paraId="1B9E9370" w14:textId="16976C16" w:rsidR="00CA1631" w:rsidRPr="00CA1631" w:rsidRDefault="00CA1631" w:rsidP="00872147">
            <w:pPr>
              <w:widowControl/>
              <w:wordWrap/>
              <w:autoSpaceDE/>
              <w:autoSpaceDN/>
              <w:jc w:val="right"/>
              <w:rPr>
                <w:rFonts w:eastAsia="Times New Roman"/>
                <w:color w:val="000000"/>
                <w:sz w:val="20"/>
                <w:szCs w:val="20"/>
              </w:rPr>
            </w:pPr>
          </w:p>
        </w:tc>
      </w:tr>
      <w:tr w:rsidR="00CA1631" w:rsidRPr="00CA1631" w14:paraId="179868EE" w14:textId="77777777" w:rsidTr="00E0239F">
        <w:trPr>
          <w:trHeight w:val="300"/>
        </w:trPr>
        <w:tc>
          <w:tcPr>
            <w:tcW w:w="394" w:type="pct"/>
            <w:tcBorders>
              <w:left w:val="nil"/>
              <w:bottom w:val="single" w:sz="4" w:space="0" w:color="BFBFBF" w:themeColor="background1" w:themeShade="BF"/>
            </w:tcBorders>
            <w:noWrap/>
            <w:hideMark/>
          </w:tcPr>
          <w:p w14:paraId="43567E26" w14:textId="77777777" w:rsidR="00CA1631" w:rsidRPr="00CA1631" w:rsidRDefault="00CA1631" w:rsidP="00872147">
            <w:pPr>
              <w:widowControl/>
              <w:wordWrap/>
              <w:autoSpaceDE/>
              <w:autoSpaceDN/>
              <w:rPr>
                <w:rFonts w:eastAsia="Times New Roman"/>
                <w:color w:val="000000"/>
                <w:sz w:val="20"/>
                <w:szCs w:val="20"/>
              </w:rPr>
            </w:pPr>
            <w:r w:rsidRPr="00CA1631">
              <w:rPr>
                <w:rFonts w:eastAsia="Times New Roman"/>
                <w:color w:val="000000"/>
                <w:sz w:val="20"/>
                <w:szCs w:val="20"/>
              </w:rPr>
              <w:t>May</w:t>
            </w:r>
          </w:p>
        </w:tc>
        <w:tc>
          <w:tcPr>
            <w:tcW w:w="546" w:type="pct"/>
            <w:tcBorders>
              <w:bottom w:val="single" w:sz="4" w:space="0" w:color="BFBFBF" w:themeColor="background1" w:themeShade="BF"/>
            </w:tcBorders>
            <w:noWrap/>
            <w:hideMark/>
          </w:tcPr>
          <w:p w14:paraId="35B74DE3"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-68.3%</w:t>
            </w:r>
          </w:p>
        </w:tc>
        <w:tc>
          <w:tcPr>
            <w:tcW w:w="378" w:type="pct"/>
            <w:tcBorders>
              <w:bottom w:val="single" w:sz="4" w:space="0" w:color="BFBFBF" w:themeColor="background1" w:themeShade="BF"/>
            </w:tcBorders>
          </w:tcPr>
          <w:p w14:paraId="68323D7C" w14:textId="6AB17A8C" w:rsidR="00CA1631" w:rsidRPr="00CA1631" w:rsidRDefault="00CA1631" w:rsidP="00872147">
            <w:pPr>
              <w:widowControl/>
              <w:wordWrap/>
              <w:autoSpaceDE/>
              <w:autoSpaceDN/>
              <w:jc w:val="right"/>
              <w:rPr>
                <w:rFonts w:eastAsia="Times New Roman"/>
                <w:color w:val="000000"/>
                <w:sz w:val="20"/>
                <w:szCs w:val="20"/>
              </w:rPr>
            </w:pPr>
          </w:p>
        </w:tc>
        <w:tc>
          <w:tcPr>
            <w:tcW w:w="563" w:type="pct"/>
            <w:tcBorders>
              <w:bottom w:val="single" w:sz="4" w:space="0" w:color="BFBFBF" w:themeColor="background1" w:themeShade="BF"/>
            </w:tcBorders>
            <w:noWrap/>
            <w:hideMark/>
          </w:tcPr>
          <w:p w14:paraId="525440A8"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-58.5%</w:t>
            </w:r>
          </w:p>
        </w:tc>
        <w:tc>
          <w:tcPr>
            <w:tcW w:w="360" w:type="pct"/>
            <w:tcBorders>
              <w:bottom w:val="single" w:sz="4" w:space="0" w:color="BFBFBF" w:themeColor="background1" w:themeShade="BF"/>
            </w:tcBorders>
          </w:tcPr>
          <w:p w14:paraId="6A6DBB66" w14:textId="12794B8E" w:rsidR="00CA1631" w:rsidRPr="00CA1631" w:rsidRDefault="00CA1631" w:rsidP="00872147">
            <w:pPr>
              <w:widowControl/>
              <w:wordWrap/>
              <w:autoSpaceDE/>
              <w:autoSpaceDN/>
              <w:jc w:val="right"/>
              <w:rPr>
                <w:rFonts w:eastAsia="Times New Roman"/>
                <w:color w:val="000000"/>
                <w:sz w:val="20"/>
                <w:szCs w:val="20"/>
              </w:rPr>
            </w:pPr>
          </w:p>
        </w:tc>
        <w:tc>
          <w:tcPr>
            <w:tcW w:w="504" w:type="pct"/>
            <w:tcBorders>
              <w:bottom w:val="single" w:sz="4" w:space="0" w:color="BFBFBF" w:themeColor="background1" w:themeShade="BF"/>
            </w:tcBorders>
            <w:noWrap/>
            <w:hideMark/>
          </w:tcPr>
          <w:p w14:paraId="1C0D51F6"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-46.4%</w:t>
            </w:r>
          </w:p>
        </w:tc>
        <w:tc>
          <w:tcPr>
            <w:tcW w:w="418" w:type="pct"/>
            <w:tcBorders>
              <w:bottom w:val="single" w:sz="4" w:space="0" w:color="BFBFBF" w:themeColor="background1" w:themeShade="BF"/>
            </w:tcBorders>
          </w:tcPr>
          <w:p w14:paraId="0EBB33D7" w14:textId="43FEABB0" w:rsidR="00CA1631" w:rsidRPr="00CA1631" w:rsidRDefault="00CA1631" w:rsidP="00872147">
            <w:pPr>
              <w:widowControl/>
              <w:wordWrap/>
              <w:autoSpaceDE/>
              <w:autoSpaceDN/>
              <w:jc w:val="right"/>
              <w:rPr>
                <w:rFonts w:eastAsia="Times New Roman"/>
                <w:color w:val="000000"/>
                <w:sz w:val="20"/>
                <w:szCs w:val="20"/>
              </w:rPr>
            </w:pPr>
          </w:p>
        </w:tc>
        <w:tc>
          <w:tcPr>
            <w:tcW w:w="525" w:type="pct"/>
            <w:tcBorders>
              <w:bottom w:val="single" w:sz="4" w:space="0" w:color="BFBFBF" w:themeColor="background1" w:themeShade="BF"/>
            </w:tcBorders>
            <w:noWrap/>
            <w:hideMark/>
          </w:tcPr>
          <w:p w14:paraId="60D4600D"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-35.0%</w:t>
            </w:r>
          </w:p>
        </w:tc>
        <w:tc>
          <w:tcPr>
            <w:tcW w:w="397" w:type="pct"/>
            <w:tcBorders>
              <w:bottom w:val="single" w:sz="4" w:space="0" w:color="BFBFBF" w:themeColor="background1" w:themeShade="BF"/>
            </w:tcBorders>
          </w:tcPr>
          <w:p w14:paraId="3EC07547" w14:textId="33550CAF" w:rsidR="00CA1631" w:rsidRPr="00CA1631" w:rsidRDefault="00CA1631" w:rsidP="00872147">
            <w:pPr>
              <w:widowControl/>
              <w:wordWrap/>
              <w:autoSpaceDE/>
              <w:autoSpaceDN/>
              <w:jc w:val="right"/>
              <w:rPr>
                <w:rFonts w:eastAsia="Times New Roman"/>
                <w:color w:val="000000"/>
                <w:sz w:val="20"/>
                <w:szCs w:val="20"/>
              </w:rPr>
            </w:pPr>
          </w:p>
        </w:tc>
        <w:tc>
          <w:tcPr>
            <w:tcW w:w="546" w:type="pct"/>
            <w:tcBorders>
              <w:bottom w:val="single" w:sz="4" w:space="0" w:color="BFBFBF" w:themeColor="background1" w:themeShade="BF"/>
              <w:right w:val="nil"/>
            </w:tcBorders>
            <w:noWrap/>
            <w:hideMark/>
          </w:tcPr>
          <w:p w14:paraId="296AE406"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-52.1%</w:t>
            </w:r>
          </w:p>
        </w:tc>
        <w:tc>
          <w:tcPr>
            <w:tcW w:w="368" w:type="pct"/>
            <w:tcBorders>
              <w:bottom w:val="single" w:sz="4" w:space="0" w:color="BFBFBF" w:themeColor="background1" w:themeShade="BF"/>
              <w:right w:val="nil"/>
            </w:tcBorders>
          </w:tcPr>
          <w:p w14:paraId="78600B24" w14:textId="19C4AE99" w:rsidR="00CA1631" w:rsidRPr="00CA1631" w:rsidRDefault="00CA1631" w:rsidP="00872147">
            <w:pPr>
              <w:widowControl/>
              <w:wordWrap/>
              <w:autoSpaceDE/>
              <w:autoSpaceDN/>
              <w:jc w:val="right"/>
              <w:rPr>
                <w:rFonts w:eastAsia="Times New Roman"/>
                <w:color w:val="000000"/>
                <w:sz w:val="20"/>
                <w:szCs w:val="20"/>
              </w:rPr>
            </w:pPr>
          </w:p>
        </w:tc>
      </w:tr>
      <w:tr w:rsidR="00E0239F" w:rsidRPr="00CA1631" w14:paraId="254340B3" w14:textId="77777777" w:rsidTr="00E0239F">
        <w:trPr>
          <w:trHeight w:val="300"/>
        </w:trPr>
        <w:tc>
          <w:tcPr>
            <w:tcW w:w="394" w:type="pct"/>
            <w:tcBorders>
              <w:left w:val="nil"/>
              <w:bottom w:val="single" w:sz="12" w:space="0" w:color="auto"/>
            </w:tcBorders>
            <w:noWrap/>
            <w:hideMark/>
          </w:tcPr>
          <w:p w14:paraId="4CFE27E2" w14:textId="77777777" w:rsidR="00CA1631" w:rsidRPr="00CA1631" w:rsidRDefault="00CA1631" w:rsidP="00872147">
            <w:pPr>
              <w:widowControl/>
              <w:wordWrap/>
              <w:autoSpaceDE/>
              <w:autoSpaceDN/>
              <w:rPr>
                <w:rFonts w:eastAsia="Times New Roman"/>
                <w:color w:val="000000"/>
                <w:sz w:val="20"/>
                <w:szCs w:val="20"/>
              </w:rPr>
            </w:pPr>
            <w:r w:rsidRPr="00CA1631">
              <w:rPr>
                <w:rFonts w:eastAsia="Times New Roman"/>
                <w:color w:val="000000"/>
                <w:sz w:val="20"/>
                <w:szCs w:val="20"/>
              </w:rPr>
              <w:t>Jun</w:t>
            </w:r>
          </w:p>
        </w:tc>
        <w:tc>
          <w:tcPr>
            <w:tcW w:w="546" w:type="pct"/>
            <w:tcBorders>
              <w:bottom w:val="single" w:sz="12" w:space="0" w:color="auto"/>
            </w:tcBorders>
            <w:noWrap/>
            <w:hideMark/>
          </w:tcPr>
          <w:p w14:paraId="42BFE4AC"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-52.9%</w:t>
            </w:r>
          </w:p>
        </w:tc>
        <w:tc>
          <w:tcPr>
            <w:tcW w:w="378" w:type="pct"/>
            <w:tcBorders>
              <w:bottom w:val="single" w:sz="12" w:space="0" w:color="auto"/>
            </w:tcBorders>
          </w:tcPr>
          <w:p w14:paraId="4D4CF67F" w14:textId="01C6CD55" w:rsidR="00CA1631" w:rsidRPr="00CA1631" w:rsidRDefault="00CA1631" w:rsidP="00872147">
            <w:pPr>
              <w:widowControl/>
              <w:wordWrap/>
              <w:autoSpaceDE/>
              <w:autoSpaceDN/>
              <w:jc w:val="right"/>
              <w:rPr>
                <w:rFonts w:eastAsia="Times New Roman"/>
                <w:color w:val="000000"/>
                <w:sz w:val="20"/>
                <w:szCs w:val="20"/>
              </w:rPr>
            </w:pPr>
          </w:p>
        </w:tc>
        <w:tc>
          <w:tcPr>
            <w:tcW w:w="563" w:type="pct"/>
            <w:tcBorders>
              <w:bottom w:val="single" w:sz="12" w:space="0" w:color="auto"/>
            </w:tcBorders>
            <w:noWrap/>
            <w:hideMark/>
          </w:tcPr>
          <w:p w14:paraId="3FD926D9"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-42.4%</w:t>
            </w:r>
          </w:p>
        </w:tc>
        <w:tc>
          <w:tcPr>
            <w:tcW w:w="360" w:type="pct"/>
            <w:tcBorders>
              <w:bottom w:val="single" w:sz="12" w:space="0" w:color="auto"/>
            </w:tcBorders>
          </w:tcPr>
          <w:p w14:paraId="1C994779" w14:textId="58974FB1" w:rsidR="00CA1631" w:rsidRPr="00CA1631" w:rsidRDefault="00CA1631" w:rsidP="00872147">
            <w:pPr>
              <w:widowControl/>
              <w:wordWrap/>
              <w:autoSpaceDE/>
              <w:autoSpaceDN/>
              <w:jc w:val="right"/>
              <w:rPr>
                <w:rFonts w:eastAsia="Times New Roman"/>
                <w:color w:val="000000"/>
                <w:sz w:val="20"/>
                <w:szCs w:val="20"/>
              </w:rPr>
            </w:pPr>
          </w:p>
        </w:tc>
        <w:tc>
          <w:tcPr>
            <w:tcW w:w="504" w:type="pct"/>
            <w:tcBorders>
              <w:bottom w:val="single" w:sz="12" w:space="0" w:color="auto"/>
            </w:tcBorders>
            <w:noWrap/>
            <w:hideMark/>
          </w:tcPr>
          <w:p w14:paraId="1148F5E7"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-32.7%</w:t>
            </w:r>
          </w:p>
        </w:tc>
        <w:tc>
          <w:tcPr>
            <w:tcW w:w="418" w:type="pct"/>
            <w:tcBorders>
              <w:bottom w:val="single" w:sz="12" w:space="0" w:color="auto"/>
            </w:tcBorders>
          </w:tcPr>
          <w:p w14:paraId="3F579E8F" w14:textId="43042695" w:rsidR="00CA1631" w:rsidRPr="00CA1631" w:rsidRDefault="00CA1631" w:rsidP="00872147">
            <w:pPr>
              <w:widowControl/>
              <w:wordWrap/>
              <w:autoSpaceDE/>
              <w:autoSpaceDN/>
              <w:jc w:val="right"/>
              <w:rPr>
                <w:rFonts w:eastAsia="Times New Roman"/>
                <w:color w:val="000000"/>
                <w:sz w:val="20"/>
                <w:szCs w:val="20"/>
              </w:rPr>
            </w:pPr>
          </w:p>
        </w:tc>
        <w:tc>
          <w:tcPr>
            <w:tcW w:w="525" w:type="pct"/>
            <w:tcBorders>
              <w:bottom w:val="single" w:sz="12" w:space="0" w:color="auto"/>
            </w:tcBorders>
            <w:noWrap/>
            <w:hideMark/>
          </w:tcPr>
          <w:p w14:paraId="425E14CC"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-22.9%</w:t>
            </w:r>
          </w:p>
        </w:tc>
        <w:tc>
          <w:tcPr>
            <w:tcW w:w="397" w:type="pct"/>
            <w:tcBorders>
              <w:bottom w:val="single" w:sz="12" w:space="0" w:color="auto"/>
            </w:tcBorders>
          </w:tcPr>
          <w:p w14:paraId="1F6AB73B" w14:textId="540AEE20" w:rsidR="00CA1631" w:rsidRPr="00CA1631" w:rsidRDefault="00CA1631" w:rsidP="00872147">
            <w:pPr>
              <w:widowControl/>
              <w:wordWrap/>
              <w:autoSpaceDE/>
              <w:autoSpaceDN/>
              <w:jc w:val="right"/>
              <w:rPr>
                <w:rFonts w:eastAsia="Times New Roman"/>
                <w:color w:val="000000"/>
                <w:sz w:val="20"/>
                <w:szCs w:val="20"/>
              </w:rPr>
            </w:pPr>
          </w:p>
        </w:tc>
        <w:tc>
          <w:tcPr>
            <w:tcW w:w="546" w:type="pct"/>
            <w:tcBorders>
              <w:bottom w:val="single" w:sz="12" w:space="0" w:color="auto"/>
              <w:right w:val="nil"/>
            </w:tcBorders>
            <w:noWrap/>
            <w:hideMark/>
          </w:tcPr>
          <w:p w14:paraId="77E61116"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-37.7%</w:t>
            </w:r>
          </w:p>
        </w:tc>
        <w:tc>
          <w:tcPr>
            <w:tcW w:w="368" w:type="pct"/>
            <w:tcBorders>
              <w:bottom w:val="single" w:sz="12" w:space="0" w:color="auto"/>
              <w:right w:val="nil"/>
            </w:tcBorders>
          </w:tcPr>
          <w:p w14:paraId="5C041FC2" w14:textId="6B09F417" w:rsidR="00CA1631" w:rsidRPr="00CA1631" w:rsidRDefault="00CA1631" w:rsidP="00872147">
            <w:pPr>
              <w:widowControl/>
              <w:wordWrap/>
              <w:autoSpaceDE/>
              <w:autoSpaceDN/>
              <w:jc w:val="right"/>
              <w:rPr>
                <w:rFonts w:eastAsia="Times New Roman"/>
                <w:color w:val="000000"/>
                <w:sz w:val="20"/>
                <w:szCs w:val="20"/>
              </w:rPr>
            </w:pPr>
          </w:p>
        </w:tc>
      </w:tr>
    </w:tbl>
    <w:p w14:paraId="2622B02D" w14:textId="550E70A6" w:rsidR="00690FFC" w:rsidRPr="00E0239F" w:rsidRDefault="00E0239F" w:rsidP="00872147">
      <w:pPr>
        <w:widowControl/>
        <w:wordWrap/>
        <w:autoSpaceDE/>
        <w:autoSpaceDN/>
        <w:spacing w:after="160"/>
        <w:rPr>
          <w:sz w:val="18"/>
          <w:szCs w:val="18"/>
        </w:rPr>
      </w:pPr>
      <w:r w:rsidRPr="00E0239F">
        <w:rPr>
          <w:sz w:val="18"/>
          <w:szCs w:val="18"/>
          <w:vertAlign w:val="superscript"/>
        </w:rPr>
        <w:t>1</w:t>
      </w:r>
      <w:r w:rsidRPr="00E0239F">
        <w:rPr>
          <w:sz w:val="18"/>
          <w:szCs w:val="18"/>
        </w:rPr>
        <w:t xml:space="preserve"> interquartile range</w:t>
      </w:r>
    </w:p>
    <w:p w14:paraId="4810516F" w14:textId="01A9020D" w:rsidR="00690FFC" w:rsidRPr="00EE77C4" w:rsidRDefault="00690FFC" w:rsidP="00872147">
      <w:pPr>
        <w:pStyle w:val="a9"/>
        <w:keepNext/>
        <w:spacing w:before="480"/>
      </w:pPr>
      <w:bookmarkStart w:id="766" w:name="_Ref131109280"/>
      <w:r>
        <w:t xml:space="preserve">Table </w:t>
      </w:r>
      <w:r w:rsidR="006C1E91">
        <w:fldChar w:fldCharType="begin"/>
      </w:r>
      <w:r w:rsidR="006C1E91">
        <w:instrText xml:space="preserve"> SEQ Table \* ARABIC </w:instrText>
      </w:r>
      <w:r w:rsidR="006C1E91">
        <w:fldChar w:fldCharType="separate"/>
      </w:r>
      <w:r>
        <w:rPr>
          <w:noProof/>
        </w:rPr>
        <w:t>2</w:t>
      </w:r>
      <w:r w:rsidR="006C1E91">
        <w:rPr>
          <w:noProof/>
        </w:rPr>
        <w:fldChar w:fldCharType="end"/>
      </w:r>
      <w:bookmarkEnd w:id="766"/>
      <w:r>
        <w:rPr>
          <w:rFonts w:hint="eastAsia"/>
        </w:rPr>
        <w:t>.</w:t>
      </w:r>
      <w:r>
        <w:t xml:space="preserve"> </w:t>
      </w:r>
      <w:r>
        <w:rPr>
          <w:rFonts w:hint="eastAsia"/>
        </w:rPr>
        <w:t>Share</w:t>
      </w:r>
      <w:r>
        <w:t xml:space="preserve"> </w:t>
      </w:r>
      <w:r>
        <w:rPr>
          <w:rFonts w:hint="eastAsia"/>
        </w:rPr>
        <w:t>of</w:t>
      </w:r>
      <w:r>
        <w:t xml:space="preserve"> </w:t>
      </w:r>
      <w:r w:rsidRPr="0047596D">
        <w:rPr>
          <w:rFonts w:hint="eastAsia"/>
        </w:rPr>
        <w:t>clusters</w:t>
      </w:r>
      <w:r w:rsidRPr="0047596D">
        <w:t xml:space="preserve"> </w:t>
      </w:r>
      <w:r>
        <w:rPr>
          <w:rFonts w:hint="eastAsia"/>
        </w:rPr>
        <w:t>across</w:t>
      </w:r>
      <w:r w:rsidRPr="0047596D">
        <w:t xml:space="preserve"> </w:t>
      </w:r>
      <w:r w:rsidRPr="0047596D">
        <w:rPr>
          <w:rFonts w:hint="eastAsia"/>
        </w:rPr>
        <w:t>regions</w:t>
      </w:r>
      <w:r w:rsidRPr="0047596D">
        <w:t xml:space="preserve"> </w:t>
      </w:r>
      <w:r w:rsidRPr="0047596D">
        <w:rPr>
          <w:rFonts w:hint="eastAsia"/>
        </w:rPr>
        <w:t>in</w:t>
      </w:r>
      <w:r w:rsidRPr="0047596D">
        <w:t xml:space="preserve"> </w:t>
      </w:r>
      <w:r w:rsidRPr="0047596D">
        <w:rPr>
          <w:rFonts w:hint="eastAsia"/>
        </w:rPr>
        <w:t>England</w:t>
      </w:r>
      <w:r>
        <w:rPr>
          <w:rFonts w:hint="eastAsia"/>
        </w:rPr>
        <w:t>.</w:t>
      </w:r>
    </w:p>
    <w:tbl>
      <w:tblPr>
        <w:tblStyle w:val="af8"/>
        <w:tblW w:w="5000" w:type="pct"/>
        <w:tblLook w:val="04A0" w:firstRow="1" w:lastRow="0" w:firstColumn="1" w:lastColumn="0" w:noHBand="0" w:noVBand="1"/>
      </w:tblPr>
      <w:tblGrid>
        <w:gridCol w:w="3554"/>
        <w:gridCol w:w="1368"/>
        <w:gridCol w:w="1368"/>
        <w:gridCol w:w="1368"/>
        <w:gridCol w:w="1368"/>
      </w:tblGrid>
      <w:tr w:rsidR="00690FFC" w:rsidRPr="0058519B" w14:paraId="674533EE" w14:textId="77777777" w:rsidTr="00AA4669">
        <w:trPr>
          <w:trHeight w:val="285"/>
        </w:trPr>
        <w:tc>
          <w:tcPr>
            <w:tcW w:w="1968" w:type="pct"/>
            <w:tcBorders>
              <w:top w:val="single" w:sz="12" w:space="0" w:color="auto"/>
              <w:left w:val="nil"/>
              <w:bottom w:val="single" w:sz="12" w:space="0" w:color="auto"/>
            </w:tcBorders>
            <w:shd w:val="clear" w:color="auto" w:fill="A5A5A5" w:themeFill="accent3"/>
            <w:noWrap/>
          </w:tcPr>
          <w:p w14:paraId="3510F9F3" w14:textId="77777777" w:rsidR="00690FFC" w:rsidRPr="0058519B" w:rsidRDefault="00690FFC" w:rsidP="00872147">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6751A4F5" w14:textId="77777777" w:rsidR="00690FFC" w:rsidRPr="0058519B" w:rsidRDefault="00690FFC" w:rsidP="00872147">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32485C" w14:textId="77777777" w:rsidR="00690FFC" w:rsidRPr="0058519B" w:rsidRDefault="00690FFC" w:rsidP="00872147">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1E0EC6D8" w14:textId="77777777" w:rsidR="00690FFC" w:rsidRPr="0058519B" w:rsidRDefault="00690FFC" w:rsidP="00872147">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37EF02A5" w14:textId="77777777" w:rsidR="00690FFC" w:rsidRPr="0058519B" w:rsidRDefault="00690FFC" w:rsidP="00872147">
            <w:pPr>
              <w:widowControl/>
              <w:wordWrap/>
              <w:autoSpaceDE/>
              <w:autoSpaceDN/>
              <w:ind w:right="110"/>
              <w:jc w:val="center"/>
              <w:rPr>
                <w:rFonts w:eastAsia="Times New Roman"/>
                <w:b/>
                <w:bCs/>
                <w:color w:val="000000"/>
              </w:rPr>
            </w:pPr>
            <w:r w:rsidRPr="0058519B">
              <w:rPr>
                <w:b/>
                <w:bCs/>
                <w:color w:val="000000"/>
              </w:rPr>
              <w:t>G4</w:t>
            </w:r>
          </w:p>
        </w:tc>
      </w:tr>
      <w:tr w:rsidR="00690FFC" w:rsidRPr="0058519B" w14:paraId="7ABB2B7C" w14:textId="77777777" w:rsidTr="00AA4669">
        <w:trPr>
          <w:trHeight w:val="285"/>
        </w:trPr>
        <w:tc>
          <w:tcPr>
            <w:tcW w:w="1968" w:type="pct"/>
            <w:tcBorders>
              <w:top w:val="single" w:sz="12" w:space="0" w:color="auto"/>
              <w:left w:val="nil"/>
            </w:tcBorders>
            <w:noWrap/>
            <w:hideMark/>
          </w:tcPr>
          <w:p w14:paraId="64E60FF2"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North East</w:t>
            </w:r>
          </w:p>
        </w:tc>
        <w:tc>
          <w:tcPr>
            <w:tcW w:w="758" w:type="pct"/>
            <w:tcBorders>
              <w:top w:val="single" w:sz="12" w:space="0" w:color="auto"/>
            </w:tcBorders>
            <w:noWrap/>
            <w:hideMark/>
          </w:tcPr>
          <w:p w14:paraId="68FE92A0" w14:textId="77777777" w:rsidR="00690FFC" w:rsidRPr="0058519B" w:rsidRDefault="00690FFC" w:rsidP="00872147">
            <w:pPr>
              <w:widowControl/>
              <w:wordWrap/>
              <w:autoSpaceDE/>
              <w:autoSpaceDN/>
              <w:rPr>
                <w:rFonts w:eastAsia="Times New Roman"/>
                <w:color w:val="000000"/>
              </w:rPr>
            </w:pPr>
          </w:p>
        </w:tc>
        <w:tc>
          <w:tcPr>
            <w:tcW w:w="758" w:type="pct"/>
            <w:tcBorders>
              <w:top w:val="single" w:sz="12" w:space="0" w:color="auto"/>
            </w:tcBorders>
            <w:noWrap/>
            <w:hideMark/>
          </w:tcPr>
          <w:p w14:paraId="094BEA8E" w14:textId="77777777" w:rsidR="00690FFC" w:rsidRPr="0058519B" w:rsidRDefault="00690FFC" w:rsidP="00872147">
            <w:pPr>
              <w:widowControl/>
              <w:wordWrap/>
              <w:autoSpaceDE/>
              <w:autoSpaceDN/>
              <w:jc w:val="right"/>
              <w:rPr>
                <w:rFonts w:eastAsia="Times New Roman"/>
              </w:rPr>
            </w:pPr>
          </w:p>
        </w:tc>
        <w:tc>
          <w:tcPr>
            <w:tcW w:w="758" w:type="pct"/>
            <w:tcBorders>
              <w:top w:val="single" w:sz="12" w:space="0" w:color="auto"/>
            </w:tcBorders>
            <w:noWrap/>
            <w:hideMark/>
          </w:tcPr>
          <w:p w14:paraId="407208AD"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71C3AC70"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6 (50%)</w:t>
            </w:r>
          </w:p>
        </w:tc>
      </w:tr>
      <w:tr w:rsidR="00690FFC" w:rsidRPr="0058519B" w14:paraId="57FCB5B9" w14:textId="77777777" w:rsidTr="00AA4669">
        <w:trPr>
          <w:trHeight w:val="285"/>
        </w:trPr>
        <w:tc>
          <w:tcPr>
            <w:tcW w:w="1968" w:type="pct"/>
            <w:tcBorders>
              <w:left w:val="nil"/>
            </w:tcBorders>
            <w:noWrap/>
            <w:hideMark/>
          </w:tcPr>
          <w:p w14:paraId="79803C57"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North West</w:t>
            </w:r>
          </w:p>
        </w:tc>
        <w:tc>
          <w:tcPr>
            <w:tcW w:w="758" w:type="pct"/>
            <w:noWrap/>
            <w:hideMark/>
          </w:tcPr>
          <w:p w14:paraId="4797BF08"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23885F43"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BB6083"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4C724CE4"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13 (33%)</w:t>
            </w:r>
          </w:p>
        </w:tc>
      </w:tr>
      <w:tr w:rsidR="00690FFC" w:rsidRPr="0058519B" w14:paraId="5CA79459" w14:textId="77777777" w:rsidTr="00AA4669">
        <w:trPr>
          <w:trHeight w:val="285"/>
        </w:trPr>
        <w:tc>
          <w:tcPr>
            <w:tcW w:w="1968" w:type="pct"/>
            <w:tcBorders>
              <w:left w:val="nil"/>
            </w:tcBorders>
            <w:noWrap/>
            <w:hideMark/>
          </w:tcPr>
          <w:p w14:paraId="14D44D75"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2FAC2D6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7B56FFE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53A4ADFD"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6FB3B805"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14 (67%)</w:t>
            </w:r>
          </w:p>
        </w:tc>
      </w:tr>
      <w:tr w:rsidR="00690FFC" w:rsidRPr="0058519B" w14:paraId="5C21AF0D" w14:textId="77777777" w:rsidTr="00AA4669">
        <w:trPr>
          <w:trHeight w:val="285"/>
        </w:trPr>
        <w:tc>
          <w:tcPr>
            <w:tcW w:w="1968" w:type="pct"/>
            <w:tcBorders>
              <w:left w:val="nil"/>
            </w:tcBorders>
            <w:noWrap/>
            <w:hideMark/>
          </w:tcPr>
          <w:p w14:paraId="23F2EFFA"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39ED14E6"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5747958B"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040D51A"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023C3DF6"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12 (30%)</w:t>
            </w:r>
          </w:p>
        </w:tc>
      </w:tr>
      <w:tr w:rsidR="00690FFC" w:rsidRPr="0058519B" w14:paraId="64D52823" w14:textId="77777777" w:rsidTr="00AA4669">
        <w:trPr>
          <w:trHeight w:val="285"/>
        </w:trPr>
        <w:tc>
          <w:tcPr>
            <w:tcW w:w="1968" w:type="pct"/>
            <w:tcBorders>
              <w:left w:val="nil"/>
            </w:tcBorders>
            <w:noWrap/>
            <w:hideMark/>
          </w:tcPr>
          <w:p w14:paraId="134577C5"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6B107636"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7193F7E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49AC76A"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50E10DA4"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4 (13%)</w:t>
            </w:r>
          </w:p>
        </w:tc>
      </w:tr>
      <w:tr w:rsidR="00690FFC" w:rsidRPr="0058519B" w14:paraId="7C4EFC3E" w14:textId="77777777" w:rsidTr="00AA4669">
        <w:trPr>
          <w:trHeight w:val="285"/>
        </w:trPr>
        <w:tc>
          <w:tcPr>
            <w:tcW w:w="1968" w:type="pct"/>
            <w:tcBorders>
              <w:left w:val="nil"/>
            </w:tcBorders>
            <w:noWrap/>
            <w:hideMark/>
          </w:tcPr>
          <w:p w14:paraId="6071C591"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07B53960"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4E66C85A"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5821128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07D11CE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5 (11%)</w:t>
            </w:r>
          </w:p>
        </w:tc>
      </w:tr>
      <w:tr w:rsidR="00690FFC" w:rsidRPr="0058519B" w14:paraId="390603EB" w14:textId="77777777" w:rsidTr="00AA4669">
        <w:trPr>
          <w:trHeight w:val="285"/>
        </w:trPr>
        <w:tc>
          <w:tcPr>
            <w:tcW w:w="1968" w:type="pct"/>
            <w:tcBorders>
              <w:left w:val="nil"/>
            </w:tcBorders>
            <w:noWrap/>
            <w:hideMark/>
          </w:tcPr>
          <w:p w14:paraId="7D2FE269"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310DDB25"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7B9CDDCC"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4BF5E6A0"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39D6A5B"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 xml:space="preserve"> (0%)</w:t>
            </w:r>
          </w:p>
        </w:tc>
      </w:tr>
      <w:tr w:rsidR="00690FFC" w:rsidRPr="0058519B" w14:paraId="0870170F" w14:textId="77777777" w:rsidTr="00AA4669">
        <w:trPr>
          <w:trHeight w:val="285"/>
        </w:trPr>
        <w:tc>
          <w:tcPr>
            <w:tcW w:w="1968" w:type="pct"/>
            <w:tcBorders>
              <w:left w:val="nil"/>
              <w:bottom w:val="single" w:sz="4" w:space="0" w:color="BFBFBF" w:themeColor="background1" w:themeShade="BF"/>
            </w:tcBorders>
            <w:noWrap/>
            <w:hideMark/>
          </w:tcPr>
          <w:p w14:paraId="36D12690"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South East</w:t>
            </w:r>
          </w:p>
        </w:tc>
        <w:tc>
          <w:tcPr>
            <w:tcW w:w="758" w:type="pct"/>
            <w:tcBorders>
              <w:bottom w:val="single" w:sz="4" w:space="0" w:color="BFBFBF" w:themeColor="background1" w:themeShade="BF"/>
            </w:tcBorders>
            <w:noWrap/>
            <w:hideMark/>
          </w:tcPr>
          <w:p w14:paraId="10C13423"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5EF9E3AD"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33A05032"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28315AAB"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7 (10%)</w:t>
            </w:r>
          </w:p>
        </w:tc>
      </w:tr>
      <w:tr w:rsidR="00690FFC" w:rsidRPr="0058519B" w14:paraId="5DAFC840" w14:textId="77777777" w:rsidTr="00AA4669">
        <w:trPr>
          <w:trHeight w:val="285"/>
        </w:trPr>
        <w:tc>
          <w:tcPr>
            <w:tcW w:w="1968" w:type="pct"/>
            <w:tcBorders>
              <w:left w:val="nil"/>
              <w:bottom w:val="single" w:sz="12" w:space="0" w:color="auto"/>
            </w:tcBorders>
            <w:noWrap/>
            <w:hideMark/>
          </w:tcPr>
          <w:p w14:paraId="4F31521F"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South West</w:t>
            </w:r>
          </w:p>
        </w:tc>
        <w:tc>
          <w:tcPr>
            <w:tcW w:w="758" w:type="pct"/>
            <w:tcBorders>
              <w:bottom w:val="single" w:sz="12" w:space="0" w:color="auto"/>
            </w:tcBorders>
            <w:noWrap/>
            <w:hideMark/>
          </w:tcPr>
          <w:p w14:paraId="32284787"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4E4CDED5"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760D7495"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D3E64D9"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8 (28%)</w:t>
            </w:r>
          </w:p>
        </w:tc>
      </w:tr>
    </w:tbl>
    <w:p w14:paraId="1FBCD3A6" w14:textId="2BC7AC1D" w:rsidR="00A162FB" w:rsidRDefault="00A162FB" w:rsidP="00872147">
      <w:pPr>
        <w:widowControl/>
        <w:wordWrap/>
        <w:autoSpaceDE/>
        <w:autoSpaceDN/>
        <w:spacing w:after="160"/>
      </w:pPr>
      <w:r>
        <w:br w:type="page"/>
      </w:r>
    </w:p>
    <w:p w14:paraId="3CFB428B" w14:textId="77777777" w:rsidR="00A162FB" w:rsidRPr="00005E6E" w:rsidRDefault="00A162FB" w:rsidP="00872147">
      <w:pPr>
        <w:jc w:val="center"/>
      </w:pPr>
      <w:r>
        <w:rPr>
          <w:noProof/>
          <w:lang w:eastAsia="en-GB"/>
        </w:rPr>
        <w:lastRenderedPageBreak/>
        <w:drawing>
          <wp:inline distT="0" distB="0" distL="0" distR="0" wp14:anchorId="5F65BAF0" wp14:editId="5CC16F17">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0E34A484" w14:textId="544FEDA8" w:rsidR="00A162FB" w:rsidRPr="00005E6E" w:rsidRDefault="00A162FB" w:rsidP="00872147">
      <w:pPr>
        <w:pStyle w:val="a9"/>
      </w:pPr>
      <w:bookmarkStart w:id="767" w:name="_Ref80970016"/>
      <w:r w:rsidRPr="00005E6E">
        <w:t xml:space="preserve">Figure </w:t>
      </w:r>
      <w:r w:rsidR="006C1E91">
        <w:fldChar w:fldCharType="begin"/>
      </w:r>
      <w:r w:rsidR="006C1E91">
        <w:instrText xml:space="preserve"> SEQ Figure \* ARABIC </w:instrText>
      </w:r>
      <w:r w:rsidR="006C1E91">
        <w:fldChar w:fldCharType="separate"/>
      </w:r>
      <w:r>
        <w:rPr>
          <w:noProof/>
        </w:rPr>
        <w:t>1</w:t>
      </w:r>
      <w:r w:rsidR="006C1E91">
        <w:rPr>
          <w:noProof/>
        </w:rPr>
        <w:fldChar w:fldCharType="end"/>
      </w:r>
      <w:bookmarkEnd w:id="767"/>
      <w:r w:rsidRPr="00005E6E">
        <w:t>. Changes in (the average levels of) mobility across England in 2020</w:t>
      </w:r>
    </w:p>
    <w:p w14:paraId="76C61DBB" w14:textId="0EE3B56D" w:rsidR="00E20D63" w:rsidRDefault="00A162FB" w:rsidP="00872147">
      <w:r w:rsidRPr="00005E6E">
        <w:rPr>
          <w:sz w:val="20"/>
          <w:szCs w:val="20"/>
        </w:rPr>
        <w:t xml:space="preserve">Note: </w:t>
      </w:r>
      <w:commentRangeStart w:id="768"/>
      <w:r w:rsidRPr="00B6031D">
        <w:rPr>
          <w:sz w:val="20"/>
          <w:szCs w:val="20"/>
          <w:highlight w:val="yellow"/>
        </w:rPr>
        <w:t>XXX</w:t>
      </w:r>
      <w:commentRangeEnd w:id="768"/>
      <w:r>
        <w:rPr>
          <w:rStyle w:val="ac"/>
        </w:rPr>
        <w:commentReference w:id="768"/>
      </w:r>
      <w:r>
        <w:rPr>
          <w:sz w:val="20"/>
          <w:szCs w:val="20"/>
        </w:rPr>
        <w:t xml:space="preserve">. The trend over time in the </w:t>
      </w:r>
      <w:r w:rsidRPr="00005E6E">
        <w:rPr>
          <w:sz w:val="20"/>
          <w:szCs w:val="20"/>
        </w:rPr>
        <w:t xml:space="preserve">daily median radius of gyration (km) was estimated </w:t>
      </w:r>
      <w:r>
        <w:rPr>
          <w:sz w:val="20"/>
          <w:szCs w:val="20"/>
        </w:rPr>
        <w:t xml:space="preserve">with help of the </w:t>
      </w:r>
      <w:r w:rsidRPr="00005E6E">
        <w:rPr>
          <w:sz w:val="20"/>
          <w:szCs w:val="20"/>
        </w:rPr>
        <w:t xml:space="preserve">local polynomial regression function (with span </w:t>
      </w:r>
      <w:r w:rsidRPr="00005E6E">
        <w:rPr>
          <w:i/>
          <w:iCs/>
          <w:sz w:val="20"/>
          <w:szCs w:val="20"/>
        </w:rPr>
        <w:t>s</w:t>
      </w:r>
      <w:r w:rsidRPr="00005E6E">
        <w:rPr>
          <w:sz w:val="20"/>
          <w:szCs w:val="20"/>
        </w:rPr>
        <w:t>=0.2)</w:t>
      </w:r>
      <w:r>
        <w:rPr>
          <w:sz w:val="20"/>
          <w:szCs w:val="20"/>
        </w:rPr>
        <w:t>. D</w:t>
      </w:r>
      <w:r w:rsidRPr="00005E6E">
        <w:rPr>
          <w:sz w:val="20"/>
          <w:szCs w:val="20"/>
        </w:rPr>
        <w:t>otted lines highlight important days</w:t>
      </w:r>
      <w:r>
        <w:rPr>
          <w:sz w:val="20"/>
          <w:szCs w:val="20"/>
        </w:rPr>
        <w:t>:</w:t>
      </w:r>
      <w:r w:rsidRPr="00005E6E">
        <w:rPr>
          <w:sz w:val="20"/>
          <w:szCs w:val="20"/>
        </w:rPr>
        <w:t xml:space="preserve"> black – baseline (3 March 2020), and red – </w:t>
      </w:r>
      <w:r>
        <w:rPr>
          <w:sz w:val="20"/>
          <w:szCs w:val="20"/>
        </w:rPr>
        <w:t xml:space="preserve">start and end of the </w:t>
      </w:r>
      <w:r w:rsidRPr="00005E6E">
        <w:rPr>
          <w:sz w:val="20"/>
          <w:szCs w:val="20"/>
        </w:rPr>
        <w:t xml:space="preserve">2020 Spring lockdown in England. </w:t>
      </w:r>
      <w:r w:rsidR="00E20D63">
        <w:br w:type="page"/>
      </w:r>
    </w:p>
    <w:p w14:paraId="7988BBAD" w14:textId="7F128090" w:rsidR="00E20D63" w:rsidRDefault="00E20D63" w:rsidP="00872147">
      <w:r w:rsidRPr="00005E6E">
        <w:rPr>
          <w:noProof/>
          <w:lang w:eastAsia="en-GB"/>
        </w:rPr>
        <w:lastRenderedPageBreak/>
        <w:drawing>
          <wp:inline distT="0" distB="0" distL="0" distR="0" wp14:anchorId="08740C1A" wp14:editId="6700EBC7">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bookmarkStart w:id="769" w:name="_Ref80806617"/>
      <w:bookmarkStart w:id="770" w:name="_Ref80806614"/>
      <w:r w:rsidRPr="00005E6E">
        <w:t xml:space="preserve">Figure </w:t>
      </w:r>
      <w:r w:rsidR="006C1E91">
        <w:fldChar w:fldCharType="begin"/>
      </w:r>
      <w:r w:rsidR="006C1E91">
        <w:instrText xml:space="preserve"> SEQ Figure \* ARABIC </w:instrText>
      </w:r>
      <w:r w:rsidR="006C1E91">
        <w:fldChar w:fldCharType="separate"/>
      </w:r>
      <w:r>
        <w:rPr>
          <w:noProof/>
        </w:rPr>
        <w:t>2</w:t>
      </w:r>
      <w:r w:rsidR="006C1E91">
        <w:rPr>
          <w:noProof/>
        </w:rPr>
        <w:fldChar w:fldCharType="end"/>
      </w:r>
      <w:bookmarkEnd w:id="769"/>
      <w:r w:rsidRPr="00005E6E">
        <w:t xml:space="preserve">. Variations in the </w:t>
      </w:r>
      <w:r w:rsidRPr="00005E6E">
        <w:rPr>
          <w:i/>
          <w:iCs/>
        </w:rPr>
        <w:t>Silhouette index</w:t>
      </w:r>
      <w:r w:rsidRPr="00005E6E">
        <w:t xml:space="preserve"> against the number of Clusters (</w:t>
      </w:r>
      <w:r w:rsidRPr="00005E6E">
        <w:rPr>
          <w:i/>
          <w:iCs/>
        </w:rPr>
        <w:t>K</w:t>
      </w:r>
      <w:r w:rsidRPr="00005E6E">
        <w:t>= 2 to 20).</w:t>
      </w:r>
      <w:bookmarkEnd w:id="770"/>
      <w:r w:rsidRPr="00005E6E">
        <w:t xml:space="preserve"> </w:t>
      </w:r>
    </w:p>
    <w:p w14:paraId="4D0EC67C" w14:textId="77777777" w:rsidR="00E20D63" w:rsidRDefault="00E20D63" w:rsidP="00872147">
      <w:pPr>
        <w:widowControl/>
        <w:wordWrap/>
        <w:autoSpaceDE/>
        <w:autoSpaceDN/>
        <w:spacing w:after="160"/>
      </w:pPr>
      <w:r>
        <w:br w:type="page"/>
      </w:r>
    </w:p>
    <w:p w14:paraId="38A87D99" w14:textId="77777777" w:rsidR="00E20D63" w:rsidRPr="00005E6E" w:rsidRDefault="00E20D63" w:rsidP="00872147">
      <w:r>
        <w:rPr>
          <w:noProof/>
          <w:lang w:eastAsia="en-GB"/>
        </w:rPr>
        <w:lastRenderedPageBreak/>
        <w:drawing>
          <wp:inline distT="0" distB="0" distL="0" distR="0" wp14:anchorId="5826DAE1" wp14:editId="65A7D555">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32E730CC" w14:textId="3B347A32" w:rsidR="00E20D63" w:rsidRPr="00005E6E" w:rsidRDefault="00E20D63" w:rsidP="00872147">
      <w:pPr>
        <w:pStyle w:val="a9"/>
      </w:pPr>
      <w:bookmarkStart w:id="771" w:name="_Ref81133981"/>
      <w:r w:rsidRPr="00005E6E">
        <w:t xml:space="preserve">Figure </w:t>
      </w:r>
      <w:r w:rsidR="006C1E91">
        <w:fldChar w:fldCharType="begin"/>
      </w:r>
      <w:r w:rsidR="006C1E91">
        <w:instrText xml:space="preserve"> SEQ Figure \* ARABIC </w:instrText>
      </w:r>
      <w:r w:rsidR="006C1E91">
        <w:fldChar w:fldCharType="separate"/>
      </w:r>
      <w:r>
        <w:rPr>
          <w:noProof/>
        </w:rPr>
        <w:t>3</w:t>
      </w:r>
      <w:r w:rsidR="006C1E91">
        <w:rPr>
          <w:noProof/>
        </w:rPr>
        <w:fldChar w:fldCharType="end"/>
      </w:r>
      <w:bookmarkEnd w:id="771"/>
      <w:r w:rsidRPr="00005E6E">
        <w:t xml:space="preserve">. </w:t>
      </w:r>
      <w:r>
        <w:t>Average t</w:t>
      </w:r>
      <w:r w:rsidRPr="00005E6E">
        <w:t>rajector</w:t>
      </w:r>
      <w:r>
        <w:t>y</w:t>
      </w:r>
      <w:r w:rsidRPr="00005E6E">
        <w:t xml:space="preserve"> of mobility </w:t>
      </w:r>
      <w:proofErr w:type="gramStart"/>
      <w:r>
        <w:t>change</w:t>
      </w:r>
      <w:proofErr w:type="gramEnd"/>
      <w:r w:rsidR="00690FFC">
        <w:t xml:space="preserve"> in each</w:t>
      </w:r>
      <w:r>
        <w:t xml:space="preserve"> cluster</w:t>
      </w:r>
      <w:r w:rsidR="00690FFC">
        <w:t>.</w:t>
      </w:r>
    </w:p>
    <w:p w14:paraId="03DB09CE" w14:textId="14083C18" w:rsidR="00E20D63" w:rsidRDefault="00E20D63" w:rsidP="00872147">
      <w:r w:rsidRPr="00005E6E">
        <w:rPr>
          <w:sz w:val="20"/>
          <w:szCs w:val="20"/>
        </w:rPr>
        <w:t xml:space="preserve">Note: </w:t>
      </w:r>
      <w:r>
        <w:rPr>
          <w:sz w:val="20"/>
          <w:szCs w:val="20"/>
        </w:rPr>
        <w:t xml:space="preserve">The </w:t>
      </w:r>
      <w:r w:rsidRPr="00005E6E">
        <w:rPr>
          <w:sz w:val="20"/>
          <w:szCs w:val="20"/>
        </w:rPr>
        <w:t xml:space="preserve">temporal trend </w:t>
      </w:r>
      <w:r>
        <w:rPr>
          <w:sz w:val="20"/>
          <w:szCs w:val="20"/>
        </w:rPr>
        <w:t xml:space="preserve">has been </w:t>
      </w:r>
      <w:r w:rsidRPr="00005E6E">
        <w:rPr>
          <w:sz w:val="20"/>
          <w:szCs w:val="20"/>
        </w:rPr>
        <w:t xml:space="preserve">estimated </w:t>
      </w:r>
      <w:r>
        <w:rPr>
          <w:sz w:val="20"/>
          <w:szCs w:val="20"/>
        </w:rPr>
        <w:t xml:space="preserve">on the basis of </w:t>
      </w:r>
      <w:r>
        <w:rPr>
          <w:rFonts w:hint="eastAsia"/>
          <w:sz w:val="20"/>
          <w:szCs w:val="20"/>
        </w:rPr>
        <w:t>7</w:t>
      </w:r>
      <w:r w:rsidRPr="00005E6E">
        <w:rPr>
          <w:sz w:val="20"/>
          <w:szCs w:val="20"/>
        </w:rPr>
        <w:t xml:space="preserve">-day rolling average mobility levels </w:t>
      </w:r>
      <w:r>
        <w:rPr>
          <w:sz w:val="20"/>
          <w:szCs w:val="20"/>
        </w:rPr>
        <w:t xml:space="preserve">with the </w:t>
      </w:r>
      <w:r w:rsidRPr="00005E6E">
        <w:rPr>
          <w:sz w:val="20"/>
          <w:szCs w:val="20"/>
        </w:rPr>
        <w:t xml:space="preserve">local polynomial regression function (with span </w:t>
      </w:r>
      <w:r w:rsidRPr="00005E6E">
        <w:rPr>
          <w:i/>
          <w:iCs/>
          <w:sz w:val="20"/>
          <w:szCs w:val="20"/>
        </w:rPr>
        <w:t>s</w:t>
      </w:r>
      <w:r w:rsidRPr="00005E6E">
        <w:rPr>
          <w:sz w:val="20"/>
          <w:szCs w:val="20"/>
        </w:rPr>
        <w:t>=0.2)</w:t>
      </w:r>
      <w:r>
        <w:rPr>
          <w:sz w:val="20"/>
          <w:szCs w:val="20"/>
        </w:rPr>
        <w:t xml:space="preserve">. </w:t>
      </w:r>
      <w:commentRangeStart w:id="772"/>
      <w:r>
        <w:rPr>
          <w:sz w:val="20"/>
          <w:szCs w:val="20"/>
        </w:rPr>
        <w:t>XXX</w:t>
      </w:r>
      <w:commentRangeEnd w:id="772"/>
      <w:r>
        <w:rPr>
          <w:rStyle w:val="ac"/>
        </w:rPr>
        <w:commentReference w:id="772"/>
      </w:r>
      <w:r>
        <w:rPr>
          <w:sz w:val="20"/>
          <w:szCs w:val="20"/>
        </w:rPr>
        <w:t>. D</w:t>
      </w:r>
      <w:r w:rsidRPr="00005E6E">
        <w:rPr>
          <w:sz w:val="20"/>
          <w:szCs w:val="20"/>
        </w:rPr>
        <w:t xml:space="preserve">otted </w:t>
      </w:r>
      <w:r>
        <w:rPr>
          <w:sz w:val="20"/>
          <w:szCs w:val="20"/>
        </w:rPr>
        <w:t xml:space="preserve">vertical </w:t>
      </w:r>
      <w:r w:rsidRPr="00005E6E">
        <w:rPr>
          <w:sz w:val="20"/>
          <w:szCs w:val="20"/>
        </w:rPr>
        <w:t>lines highlight important days</w:t>
      </w:r>
      <w:r>
        <w:rPr>
          <w:sz w:val="20"/>
          <w:szCs w:val="20"/>
        </w:rPr>
        <w:t>:</w:t>
      </w:r>
      <w:r w:rsidRPr="00005E6E">
        <w:rPr>
          <w:sz w:val="20"/>
          <w:szCs w:val="20"/>
        </w:rPr>
        <w:t xml:space="preserve"> black – baseline (3 March 2020), and red – </w:t>
      </w:r>
      <w:r>
        <w:rPr>
          <w:sz w:val="20"/>
          <w:szCs w:val="20"/>
        </w:rPr>
        <w:t xml:space="preserve">start and end of the </w:t>
      </w:r>
      <w:r w:rsidRPr="00005E6E">
        <w:rPr>
          <w:sz w:val="20"/>
          <w:szCs w:val="20"/>
        </w:rPr>
        <w:t>2020 Spring lockdown in England.</w:t>
      </w:r>
      <w:r>
        <w:br w:type="page"/>
      </w:r>
    </w:p>
    <w:p w14:paraId="1D400863" w14:textId="77777777" w:rsidR="00690FFC" w:rsidRPr="00005E6E" w:rsidRDefault="00690FFC" w:rsidP="00872147">
      <w:pPr>
        <w:pStyle w:val="a9"/>
      </w:pPr>
      <w:bookmarkStart w:id="773" w:name="_Ref62944237"/>
      <w:r>
        <w:rPr>
          <w:noProof/>
          <w:lang w:eastAsia="en-GB"/>
        </w:rPr>
        <w:lastRenderedPageBreak/>
        <w:drawing>
          <wp:inline distT="0" distB="0" distL="0" distR="0" wp14:anchorId="449F144D" wp14:editId="25DAB30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3C8E92B6" w14:textId="04EE949C" w:rsidR="00690FFC" w:rsidRPr="00005E6E" w:rsidRDefault="00690FFC" w:rsidP="00872147">
      <w:pPr>
        <w:pStyle w:val="a9"/>
      </w:pPr>
      <w:bookmarkStart w:id="774" w:name="_Ref63168568"/>
      <w:r w:rsidRPr="00005E6E">
        <w:t xml:space="preserve">Figure </w:t>
      </w:r>
      <w:bookmarkEnd w:id="773"/>
      <w:bookmarkEnd w:id="774"/>
      <w:r>
        <w:t>4</w:t>
      </w:r>
      <w:r w:rsidRPr="00005E6E">
        <w:t xml:space="preserve">. Spatial distribution of </w:t>
      </w:r>
      <w:r>
        <w:t xml:space="preserve">the </w:t>
      </w:r>
      <w:r w:rsidRPr="00005E6E">
        <w:t>clusters.</w:t>
      </w:r>
    </w:p>
    <w:p w14:paraId="463F2245" w14:textId="77777777" w:rsidR="00011717" w:rsidRPr="00005E6E" w:rsidRDefault="00011717" w:rsidP="00872147"/>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Matthias Qian" w:date="2021-03-12T10:59:00Z" w:initials="MQ">
    <w:p w14:paraId="35416395" w14:textId="7B4AF606" w:rsidR="00CE5B75" w:rsidRDefault="00CE5B75" w:rsidP="00DA7915">
      <w:pPr>
        <w:pStyle w:val="ad"/>
      </w:pPr>
      <w:r>
        <w:rPr>
          <w:rStyle w:val="ac"/>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ad"/>
      </w:pPr>
      <w:r>
        <w:rPr>
          <w:rStyle w:val="ac"/>
        </w:rPr>
        <w:annotationRef/>
      </w:r>
      <w:r>
        <w:rPr>
          <w:rStyle w:val="ac"/>
        </w:rPr>
        <w:t xml:space="preserve">It also significant variables to influence the choice of behavioural response (i.e. mobility reduction over lockdown), yet the former variables seemed to be more </w:t>
      </w:r>
      <w:r w:rsidRPr="009D78D5">
        <w:rPr>
          <w:rStyle w:val="ac"/>
        </w:rPr>
        <w:t>substantial</w:t>
      </w:r>
      <w:r>
        <w:rPr>
          <w:rStyle w:val="ac"/>
        </w:rPr>
        <w:t xml:space="preserve"> from the MNL model estimation results.</w:t>
      </w:r>
    </w:p>
  </w:comment>
  <w:comment w:id="75" w:author="Won Do Lee" w:date="2023-01-17T23:01:00Z" w:initials="WDL">
    <w:p w14:paraId="109C8C5D" w14:textId="77777777" w:rsidR="00C025AD" w:rsidRDefault="0054616D" w:rsidP="002B0917">
      <w:pPr>
        <w:pStyle w:val="ad"/>
      </w:pPr>
      <w:r>
        <w:rPr>
          <w:rStyle w:val="ac"/>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ad"/>
      </w:pPr>
      <w:r>
        <w:rPr>
          <w:rStyle w:val="ac"/>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ad"/>
      </w:pPr>
      <w:r>
        <w:rPr>
          <w:rStyle w:val="ac"/>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ad"/>
      </w:pPr>
      <w:r>
        <w:rPr>
          <w:rStyle w:val="ac"/>
        </w:rPr>
        <w:annotationRef/>
      </w:r>
      <w:r>
        <w:t>V-shaped</w:t>
      </w:r>
    </w:p>
    <w:p w14:paraId="0D56AC95" w14:textId="77777777" w:rsidR="0054616D" w:rsidRDefault="0054616D">
      <w:pPr>
        <w:pStyle w:val="ad"/>
      </w:pPr>
      <w:r>
        <w:t>Resilience</w:t>
      </w:r>
    </w:p>
    <w:p w14:paraId="06731C60" w14:textId="77777777" w:rsidR="0054616D" w:rsidRDefault="0054616D" w:rsidP="005A6336">
      <w:pPr>
        <w:pStyle w:val="ad"/>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ad"/>
      </w:pPr>
      <w:r>
        <w:rPr>
          <w:rStyle w:val="ac"/>
        </w:rPr>
        <w:annotationRef/>
      </w:r>
      <w:r>
        <w:rPr>
          <w:lang w:val="en-US"/>
        </w:rPr>
        <w:t>Can be removed</w:t>
      </w:r>
    </w:p>
  </w:comment>
  <w:comment w:id="402" w:author="Tim Schwanen" w:date="2023-07-13T15:15:00Z" w:initials="TS">
    <w:p w14:paraId="2FBB542D" w14:textId="77777777" w:rsidR="006B0717" w:rsidRDefault="006B0717">
      <w:pPr>
        <w:pStyle w:val="ad"/>
      </w:pPr>
      <w:r>
        <w:rPr>
          <w:rStyle w:val="ac"/>
        </w:rPr>
        <w:annotationRef/>
      </w:r>
      <w:bookmarkStart w:id="403" w:name="_Hlk140213952"/>
      <w:r>
        <w:t>To mention earlier – in section 1 or 2:</w:t>
      </w:r>
    </w:p>
    <w:p w14:paraId="7A8AB99E" w14:textId="77777777" w:rsidR="006B0717" w:rsidRDefault="006B0717">
      <w:pPr>
        <w:pStyle w:val="ad"/>
      </w:pPr>
    </w:p>
    <w:p w14:paraId="0BADDA83" w14:textId="77777777" w:rsidR="006B0717" w:rsidRDefault="006B0717">
      <w:pPr>
        <w:pStyle w:val="ad"/>
      </w:pPr>
      <w:r w:rsidRPr="00005E6E">
        <w:t xml:space="preserve">Previous literature highlighted it was highly correlated with socioeconomic status </w:t>
      </w:r>
      <w:r w:rsidRPr="00005E6E">
        <w:fldChar w:fldCharType="begin" w:fldLock="1"/>
      </w:r>
      <w:r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005E6E">
        <w:fldChar w:fldCharType="separate"/>
      </w:r>
      <w:r w:rsidRPr="00005E6E">
        <w:t>(Huang et al., 2021; Lee et al., 2021)</w:t>
      </w:r>
      <w:r w:rsidRPr="00005E6E">
        <w:fldChar w:fldCharType="end"/>
      </w:r>
      <w:r w:rsidRPr="00005E6E">
        <w:t xml:space="preserve">, particularly ethnicity compositions and age groups </w:t>
      </w:r>
      <w:r w:rsidRPr="00005E6E">
        <w:fldChar w:fldCharType="begin" w:fldLock="1"/>
      </w:r>
      <w:r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005E6E">
        <w:fldChar w:fldCharType="separate"/>
      </w:r>
      <w:r w:rsidRPr="00005E6E">
        <w:t>(Harris, 2020; Hong et al., 2021)</w:t>
      </w:r>
      <w:r w:rsidRPr="00005E6E">
        <w:fldChar w:fldCharType="end"/>
      </w:r>
      <w:r w:rsidRPr="00005E6E">
        <w:t>, which have been explicitly linked to the reduction in mobility. This study uses various socioeconomic characteristics, including the ethnic composition of the LTLA areas.</w:t>
      </w:r>
    </w:p>
    <w:p w14:paraId="475B1DE7" w14:textId="77777777" w:rsidR="006B0717" w:rsidRDefault="006B0717">
      <w:pPr>
        <w:pStyle w:val="ad"/>
      </w:pPr>
    </w:p>
    <w:p w14:paraId="1BBC7896" w14:textId="0DFB65E7" w:rsidR="006B0717" w:rsidRDefault="006B0717">
      <w:pPr>
        <w:pStyle w:val="ad"/>
      </w:pPr>
      <w:r w:rsidRPr="00005E6E">
        <w:t>Also, COVID-19 infection and mortality rates in a given spatial unit were included to consider the variation in everyday mobility affected by the perceived risk of COVID-19 before government-mandated lockdowns.</w:t>
      </w:r>
      <w:bookmarkEnd w:id="403"/>
    </w:p>
  </w:comment>
  <w:comment w:id="408" w:author="Tim Schwanen" w:date="2023-07-13T16:34:00Z" w:initials="TS">
    <w:p w14:paraId="59A50B95" w14:textId="25EE894E" w:rsidR="00A162FB" w:rsidRDefault="00A162FB">
      <w:pPr>
        <w:pStyle w:val="ad"/>
      </w:pPr>
      <w:r>
        <w:rPr>
          <w:rStyle w:val="ac"/>
        </w:rPr>
        <w:annotationRef/>
      </w:r>
      <w:r>
        <w:t>What is the difference between Ward-1 and Ward-2? Can you add that to the footnote?</w:t>
      </w:r>
    </w:p>
  </w:comment>
  <w:comment w:id="411" w:author="Tim Schwanen" w:date="2023-07-13T14:38:00Z" w:initials="TS">
    <w:p w14:paraId="14DA4F15" w14:textId="331F8531" w:rsidR="00561636" w:rsidRDefault="00561636">
      <w:pPr>
        <w:pStyle w:val="ad"/>
      </w:pPr>
      <w:r>
        <w:rPr>
          <w:rStyle w:val="ac"/>
        </w:rPr>
        <w:annotationRef/>
      </w:r>
      <w:r>
        <w:t>I don’t understand what you mean here – can you please rewrite?</w:t>
      </w:r>
    </w:p>
  </w:comment>
  <w:comment w:id="413" w:author="Tim Schwanen" w:date="2023-07-13T14:43:00Z" w:initials="TS">
    <w:p w14:paraId="3B75F9C1" w14:textId="2861CDB3" w:rsidR="00860D28" w:rsidRDefault="00860D28">
      <w:pPr>
        <w:pStyle w:val="ad"/>
      </w:pPr>
      <w:r>
        <w:rPr>
          <w:rStyle w:val="ac"/>
        </w:rPr>
        <w:annotationRef/>
      </w:r>
      <w:r>
        <w:t>If we can’t rank the model predictors, we may have to delete this bit of text?</w:t>
      </w:r>
    </w:p>
  </w:comment>
  <w:comment w:id="421" w:author="Tim Schwanen" w:date="2023-07-13T17:33:00Z" w:initials="TS">
    <w:p w14:paraId="03D6E975" w14:textId="141742F4" w:rsidR="00CC147A" w:rsidRDefault="00CC147A">
      <w:pPr>
        <w:pStyle w:val="ad"/>
      </w:pPr>
      <w:r>
        <w:rPr>
          <w:rStyle w:val="ac"/>
        </w:rPr>
        <w:annotationRef/>
      </w:r>
      <w:r>
        <w:t xml:space="preserve">Can you add the requested stats to Table 1 and adjust the text as is </w:t>
      </w:r>
      <w:proofErr w:type="gramStart"/>
      <w:r>
        <w:t>needed</w:t>
      </w:r>
      <w:proofErr w:type="gramEnd"/>
    </w:p>
  </w:comment>
  <w:comment w:id="422" w:author="Tim Schwanen" w:date="2023-07-13T17:32:00Z" w:initials="TS">
    <w:p w14:paraId="194687F8" w14:textId="327E27BC" w:rsidR="00CC147A" w:rsidRDefault="00CC147A">
      <w:pPr>
        <w:pStyle w:val="ad"/>
      </w:pPr>
      <w:r>
        <w:rPr>
          <w:rStyle w:val="ac"/>
        </w:rPr>
        <w:annotationRef/>
      </w:r>
      <w:r>
        <w:t>To be added – can you think of reasons?</w:t>
      </w:r>
    </w:p>
  </w:comment>
  <w:comment w:id="424" w:author="Tim Schwanen" w:date="2023-07-13T17:35:00Z" w:initials="TS">
    <w:p w14:paraId="0FF8036F" w14:textId="610C33A6" w:rsidR="00CC147A" w:rsidRDefault="00CC147A">
      <w:pPr>
        <w:pStyle w:val="ad"/>
      </w:pPr>
      <w:r>
        <w:rPr>
          <w:rStyle w:val="ac"/>
        </w:rPr>
        <w:annotationRef/>
      </w:r>
      <w:r>
        <w:t>I don’t think your original Figure 4 adds much to the paper, so I would propose to omit it</w:t>
      </w:r>
    </w:p>
  </w:comment>
  <w:comment w:id="426" w:author="Tim Schwanen" w:date="2023-07-13T17:35:00Z" w:initials="TS">
    <w:p w14:paraId="18663799" w14:textId="77777777" w:rsidR="004E4637" w:rsidRDefault="004E4637" w:rsidP="004E4637">
      <w:pPr>
        <w:pStyle w:val="ad"/>
      </w:pPr>
      <w:r>
        <w:rPr>
          <w:rStyle w:val="ac"/>
        </w:rPr>
        <w:annotationRef/>
      </w:r>
      <w:r>
        <w:t>I don’t think your original Figure 4 adds much to the paper, so I would propose to omit it</w:t>
      </w:r>
    </w:p>
  </w:comment>
  <w:comment w:id="428" w:author="Tim Schwanen" w:date="2023-07-13T17:49:00Z" w:initials="TS">
    <w:p w14:paraId="2329BA72" w14:textId="77777777" w:rsidR="004E4637" w:rsidRDefault="004E4637">
      <w:pPr>
        <w:pStyle w:val="ad"/>
      </w:pPr>
      <w:r>
        <w:rPr>
          <w:rStyle w:val="ac"/>
        </w:rPr>
        <w:annotationRef/>
      </w:r>
      <w:r>
        <w:t>I would suggest the following:</w:t>
      </w:r>
    </w:p>
    <w:p w14:paraId="2638ED2F" w14:textId="2BB631CD" w:rsidR="004E4637" w:rsidRDefault="004E4637" w:rsidP="004E4637">
      <w:pPr>
        <w:pStyle w:val="ad"/>
        <w:numPr>
          <w:ilvl w:val="0"/>
          <w:numId w:val="52"/>
        </w:numPr>
      </w:pPr>
      <w:r>
        <w:t>We present 2 LASSO model specifications, ne with and one without regional dummies. This will allow us to understand what spatial variables are explaining the regional patterns</w:t>
      </w:r>
    </w:p>
  </w:comment>
  <w:comment w:id="612" w:author="Won Do Lee" w:date="2023-01-19T23:36:00Z" w:initials="WDL">
    <w:p w14:paraId="26A3E5C3" w14:textId="72A0D44D" w:rsidR="00005E6E" w:rsidRDefault="00005E6E" w:rsidP="00453277">
      <w:pPr>
        <w:pStyle w:val="ad"/>
      </w:pPr>
      <w:r>
        <w:rPr>
          <w:rStyle w:val="ac"/>
        </w:rPr>
        <w:annotationRef/>
      </w:r>
      <w:r>
        <w:rPr>
          <w:lang w:val="en-US"/>
        </w:rPr>
        <w:t>The discussion of mobility resilience to COVID-19 would be updated.</w:t>
      </w:r>
    </w:p>
  </w:comment>
  <w:comment w:id="726" w:author="Tim Schwanen [2]" w:date="2021-03-14T16:07:00Z" w:initials="DTS">
    <w:p w14:paraId="33933D1E" w14:textId="7890D0D3" w:rsidR="00CE5B75" w:rsidRDefault="00CE5B75" w:rsidP="00554EB6">
      <w:pPr>
        <w:pStyle w:val="ad"/>
      </w:pPr>
      <w:r>
        <w:rPr>
          <w:rStyle w:val="ac"/>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765" w:author="Won Do Lee" w:date="2023-01-19T23:37:00Z" w:initials="WDL">
    <w:p w14:paraId="7B69394D" w14:textId="77777777" w:rsidR="00005E6E" w:rsidRDefault="00005E6E" w:rsidP="00D20707">
      <w:pPr>
        <w:pStyle w:val="ad"/>
      </w:pPr>
      <w:r>
        <w:rPr>
          <w:rStyle w:val="ac"/>
        </w:rPr>
        <w:annotationRef/>
      </w:r>
      <w:r>
        <w:rPr>
          <w:lang w:val="en-US"/>
        </w:rPr>
        <w:t>Suggested policy implication for sustainable and resilient urban management would be described here.</w:t>
      </w:r>
    </w:p>
  </w:comment>
  <w:comment w:id="768" w:author="Tim Schwanen" w:date="2023-07-13T15:30:00Z" w:initials="TS">
    <w:p w14:paraId="03CFA066" w14:textId="77777777" w:rsidR="00A162FB" w:rsidRDefault="00A162FB" w:rsidP="00A162FB">
      <w:pPr>
        <w:pStyle w:val="ad"/>
      </w:pPr>
      <w:r>
        <w:rPr>
          <w:rStyle w:val="ac"/>
        </w:rPr>
        <w:annotationRef/>
      </w:r>
      <w:r>
        <w:t>Why does this graph have data for all of 2020 whereas we previously say the data only refer to Jan-Jun 2020? It would be helpful of you could a sentence here.</w:t>
      </w:r>
    </w:p>
  </w:comment>
  <w:comment w:id="772" w:author="Tim Schwanen" w:date="2023-07-13T16:47:00Z" w:initials="TS">
    <w:p w14:paraId="03200863" w14:textId="2FCBC236" w:rsidR="00E20D63" w:rsidRDefault="00E20D63">
      <w:pPr>
        <w:pStyle w:val="ad"/>
      </w:pPr>
      <w:r>
        <w:rPr>
          <w:rStyle w:val="ac"/>
        </w:rPr>
        <w:annotationRef/>
      </w:r>
      <w:r>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1BBC7896" w15:done="0"/>
  <w15:commentEx w15:paraId="59A50B95" w15:done="0"/>
  <w15:commentEx w15:paraId="14DA4F15" w15:done="0"/>
  <w15:commentEx w15:paraId="3B75F9C1" w15:done="0"/>
  <w15:commentEx w15:paraId="03D6E975" w15:done="0"/>
  <w15:commentEx w15:paraId="194687F8" w15:done="0"/>
  <w15:commentEx w15:paraId="0FF8036F" w15:done="0"/>
  <w15:commentEx w15:paraId="18663799" w15:done="0"/>
  <w15:commentEx w15:paraId="2638ED2F" w15:done="0"/>
  <w15:commentEx w15:paraId="26A3E5C3" w15:done="0"/>
  <w15:commentEx w15:paraId="33933D1E" w15:done="0"/>
  <w15:commentEx w15:paraId="7B69394D" w15:done="0"/>
  <w15:commentEx w15:paraId="03CFA066" w15:done="0"/>
  <w15:commentEx w15:paraId="03200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85A939A" w16cex:dateUtc="2023-07-13T14:15:00Z"/>
  <w16cex:commentExtensible w16cex:durableId="285AA626" w16cex:dateUtc="2023-07-13T15:34:00Z"/>
  <w16cex:commentExtensible w16cex:durableId="285A8AF6" w16cex:dateUtc="2023-07-13T13:38:00Z"/>
  <w16cex:commentExtensible w16cex:durableId="285A8C22" w16cex:dateUtc="2023-07-13T13:43:00Z"/>
  <w16cex:commentExtensible w16cex:durableId="285AB3CD" w16cex:dateUtc="2023-07-13T16:33:00Z"/>
  <w16cex:commentExtensible w16cex:durableId="285AB3C1" w16cex:dateUtc="2023-07-13T16:32:00Z"/>
  <w16cex:commentExtensible w16cex:durableId="285AB44B" w16cex:dateUtc="2023-07-13T16:35:00Z"/>
  <w16cex:commentExtensible w16cex:durableId="285AB76E" w16cex:dateUtc="2023-07-13T16:35:00Z"/>
  <w16cex:commentExtensible w16cex:durableId="285AB7BA" w16cex:dateUtc="2023-07-13T16:49:00Z"/>
  <w16cex:commentExtensible w16cex:durableId="27745263" w16cex:dateUtc="2023-01-19T14:36:00Z"/>
  <w16cex:commentExtensible w16cex:durableId="277452A9" w16cex:dateUtc="2023-01-19T14:37:00Z"/>
  <w16cex:commentExtensible w16cex:durableId="285A9714" w16cex:dateUtc="2023-07-13T14:30:00Z"/>
  <w16cex:commentExtensible w16cex:durableId="285AA928" w16cex:dateUtc="2023-07-13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1BBC7896" w16cid:durableId="285A939A"/>
  <w16cid:commentId w16cid:paraId="59A50B95" w16cid:durableId="285AA626"/>
  <w16cid:commentId w16cid:paraId="14DA4F15" w16cid:durableId="285A8AF6"/>
  <w16cid:commentId w16cid:paraId="3B75F9C1" w16cid:durableId="285A8C22"/>
  <w16cid:commentId w16cid:paraId="03D6E975" w16cid:durableId="285AB3CD"/>
  <w16cid:commentId w16cid:paraId="194687F8" w16cid:durableId="285AB3C1"/>
  <w16cid:commentId w16cid:paraId="0FF8036F" w16cid:durableId="285AB44B"/>
  <w16cid:commentId w16cid:paraId="18663799" w16cid:durableId="285AB76E"/>
  <w16cid:commentId w16cid:paraId="2638ED2F" w16cid:durableId="285AB7BA"/>
  <w16cid:commentId w16cid:paraId="26A3E5C3" w16cid:durableId="27745263"/>
  <w16cid:commentId w16cid:paraId="33933D1E" w16cid:durableId="23F99A8E"/>
  <w16cid:commentId w16cid:paraId="7B69394D" w16cid:durableId="277452A9"/>
  <w16cid:commentId w16cid:paraId="03CFA066" w16cid:durableId="285A9714"/>
  <w16cid:commentId w16cid:paraId="0320086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0FBFB" w14:textId="77777777" w:rsidR="006C1E91" w:rsidRDefault="006C1E91" w:rsidP="00DD1B16">
      <w:r>
        <w:separator/>
      </w:r>
    </w:p>
  </w:endnote>
  <w:endnote w:type="continuationSeparator" w:id="0">
    <w:p w14:paraId="3C552B19" w14:textId="77777777" w:rsidR="006C1E91" w:rsidRDefault="006C1E91" w:rsidP="00DD1B16">
      <w:r>
        <w:continuationSeparator/>
      </w:r>
    </w:p>
  </w:endnote>
  <w:endnote w:type="continuationNotice" w:id="1">
    <w:p w14:paraId="3AF7EF52" w14:textId="77777777" w:rsidR="006C1E91" w:rsidRDefault="006C1E9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Malgun Gothic"/>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9096E" w14:textId="77777777" w:rsidR="006C1E91" w:rsidRDefault="006C1E91" w:rsidP="00DD1B16">
      <w:r>
        <w:separator/>
      </w:r>
    </w:p>
  </w:footnote>
  <w:footnote w:type="continuationSeparator" w:id="0">
    <w:p w14:paraId="3674464A" w14:textId="77777777" w:rsidR="006C1E91" w:rsidRDefault="006C1E91" w:rsidP="00DD1B16">
      <w:r>
        <w:continuationSeparator/>
      </w:r>
    </w:p>
  </w:footnote>
  <w:footnote w:type="continuationNotice" w:id="1">
    <w:p w14:paraId="527F5BDF" w14:textId="77777777" w:rsidR="006C1E91" w:rsidRDefault="006C1E91">
      <w:pPr>
        <w:spacing w:line="240" w:lineRule="auto"/>
      </w:pPr>
    </w:p>
  </w:footnote>
  <w:footnote w:id="2">
    <w:p w14:paraId="0A22252C" w14:textId="1BF36136" w:rsidR="00CE5B75" w:rsidRPr="00F3058A" w:rsidRDefault="00CE5B75">
      <w:pPr>
        <w:pStyle w:val="a4"/>
      </w:pPr>
      <w:r>
        <w:rPr>
          <w:rStyle w:val="a5"/>
        </w:rPr>
        <w:footnoteRef/>
      </w:r>
      <w:r>
        <w:t xml:space="preserve"> </w:t>
      </w:r>
      <w:r w:rsidRPr="00F3058A">
        <w:t>Transport Studies Unit, School of Geography and the Environment, University of Oxford.</w:t>
      </w:r>
    </w:p>
  </w:footnote>
  <w:footnote w:id="3">
    <w:p w14:paraId="31CE2CA0" w14:textId="337AA58B" w:rsidR="00CE5B75" w:rsidRPr="00D760C8" w:rsidRDefault="00CE5B75">
      <w:pPr>
        <w:pStyle w:val="a4"/>
      </w:pPr>
      <w:r w:rsidRPr="00D760C8">
        <w:rPr>
          <w:rStyle w:val="a5"/>
        </w:rPr>
        <w:footnoteRef/>
      </w:r>
      <w:r w:rsidRPr="00D760C8">
        <w:t xml:space="preserve"> Saïd Business School, University of Oxford.</w:t>
      </w:r>
    </w:p>
  </w:footnote>
  <w:footnote w:id="4">
    <w:p w14:paraId="569F9DEB" w14:textId="60FC8EDC" w:rsidR="00CE5B75" w:rsidRPr="00E27C5A" w:rsidRDefault="00CE5B75" w:rsidP="009C175D">
      <w:pPr>
        <w:pStyle w:val="a4"/>
        <w:jc w:val="both"/>
      </w:pPr>
      <w:r w:rsidRPr="00A162FB">
        <w:rPr>
          <w:vertAlign w:val="superscript"/>
        </w:rPr>
        <w:footnoteRef/>
      </w:r>
      <w:r>
        <w:t xml:space="preserve"> </w:t>
      </w:r>
      <w:r w:rsidR="00E76D99">
        <w:t>Anonymised</w:t>
      </w:r>
      <w:r w:rsidRPr="00C41DA2">
        <w:t xml:space="preserve"> mobile phone location data</w:t>
      </w:r>
      <w:r w:rsidR="00E76D99">
        <w:t xml:space="preserve"> provided by </w:t>
      </w:r>
      <w:r w:rsidRPr="00C41DA2">
        <w:t>a large British mobile phone</w:t>
      </w:r>
      <w:r w:rsidR="00E76D99">
        <w:t xml:space="preserve"> company</w:t>
      </w:r>
      <w:r w:rsidRPr="00C41DA2">
        <w:t>.</w:t>
      </w:r>
    </w:p>
  </w:footnote>
  <w:footnote w:id="5">
    <w:p w14:paraId="56D65A73" w14:textId="0A413923" w:rsidR="00CE5B75" w:rsidRPr="00CA0981" w:rsidRDefault="00CE5B75" w:rsidP="009C175D">
      <w:pPr>
        <w:pStyle w:val="a4"/>
      </w:pPr>
      <w:r w:rsidRPr="00A162FB">
        <w:rPr>
          <w:vertAlign w:val="superscript"/>
        </w:rPr>
        <w:footnoteRef/>
      </w:r>
      <w:r>
        <w:t xml:space="preserve"> </w:t>
      </w:r>
      <w:r w:rsidR="00052EAC">
        <w:t>For this study &gt;2%</w:t>
      </w:r>
      <w:r w:rsidR="00052EAC" w:rsidRPr="00570869">
        <w:t xml:space="preserve"> percent of</w:t>
      </w:r>
      <w:r w:rsidR="00052EAC" w:rsidRPr="00CA0981">
        <w:t xml:space="preserve"> the population has been sub-sampled from the users of a large British mobile phone provider, stratified by </w:t>
      </w:r>
      <w:r w:rsidR="00052EAC" w:rsidRPr="00A42EF7">
        <w:t xml:space="preserve">Lower Tier Local </w:t>
      </w:r>
      <w:r w:rsidR="00052EAC">
        <w:t xml:space="preserve">Authorities in England. The London boroughs of </w:t>
      </w:r>
      <w:r w:rsidRPr="00B97F5A">
        <w:rPr>
          <w:i/>
          <w:iCs/>
        </w:rPr>
        <w:t>City of London</w:t>
      </w:r>
      <w:r w:rsidRPr="00E76D99">
        <w:t xml:space="preserve"> and </w:t>
      </w:r>
      <w:r w:rsidRPr="00B97F5A">
        <w:rPr>
          <w:i/>
          <w:iCs/>
        </w:rPr>
        <w:t xml:space="preserve">Hackney </w:t>
      </w:r>
      <w:r w:rsidR="00052EAC">
        <w:rPr>
          <w:i/>
          <w:iCs/>
        </w:rPr>
        <w:t xml:space="preserve">have been </w:t>
      </w:r>
      <w:r w:rsidRPr="005A5A67">
        <w:t xml:space="preserve">combined </w:t>
      </w:r>
      <w:r>
        <w:t>due to small population sizes</w:t>
      </w:r>
      <w:r w:rsidR="00052EAC">
        <w:t>; the same has been done for</w:t>
      </w:r>
      <w:r>
        <w:t xml:space="preserve"> </w:t>
      </w:r>
      <w:r w:rsidRPr="00B97F5A">
        <w:rPr>
          <w:i/>
          <w:iCs/>
        </w:rPr>
        <w:t xml:space="preserve">Cornwall </w:t>
      </w:r>
      <w:r w:rsidRPr="00E76D99">
        <w:t>and</w:t>
      </w:r>
      <w:r w:rsidRPr="00B97F5A">
        <w:rPr>
          <w:i/>
          <w:iCs/>
        </w:rPr>
        <w:t xml:space="preserve"> Isles of Scilly</w:t>
      </w:r>
      <w:r>
        <w:t>.</w:t>
      </w:r>
    </w:p>
  </w:footnote>
  <w:footnote w:id="6">
    <w:p w14:paraId="4A9389F9" w14:textId="0D9A72A5" w:rsidR="00CE5B75" w:rsidRPr="00CC51B4" w:rsidRDefault="00CE5B75" w:rsidP="003D7B05">
      <w:pPr>
        <w:pStyle w:val="a4"/>
        <w:rPr>
          <w:rFonts w:ascii="Arial" w:hAnsi="Arial" w:cs="Arial"/>
        </w:rPr>
      </w:pPr>
      <w:r w:rsidRPr="006B33CA">
        <w:rPr>
          <w:rStyle w:val="a5"/>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w:t>
      </w:r>
      <w:r w:rsidR="006B0717">
        <w:t>an LTLA based on</w:t>
      </w:r>
      <w:r w:rsidRPr="00B05B24">
        <w:t xml:space="preserve"> its location.</w:t>
      </w:r>
    </w:p>
  </w:footnote>
  <w:footnote w:id="7">
    <w:p w14:paraId="216D428D" w14:textId="78847F19" w:rsidR="00A162FB" w:rsidRPr="00692AC3" w:rsidRDefault="00A162FB" w:rsidP="003D7B05">
      <w:pPr>
        <w:pStyle w:val="a4"/>
        <w:rPr>
          <w:color w:val="000000" w:themeColor="text1"/>
        </w:rPr>
      </w:pPr>
      <w:r w:rsidRPr="003C0DA9">
        <w:rPr>
          <w:rStyle w:val="a5"/>
        </w:rPr>
        <w:footnoteRef/>
      </w:r>
      <w:r w:rsidRPr="003C0DA9">
        <w:t xml:space="preserve"> Nearest-neighbour or Single-linkage Method, Furthest-neighbour or Complete-linkage Method, Average-linkage Method, </w:t>
      </w:r>
      <w:proofErr w:type="spellStart"/>
      <w:r w:rsidRPr="003C0DA9">
        <w:t>McQuitty’s</w:t>
      </w:r>
      <w:proofErr w:type="spellEnd"/>
      <w:r w:rsidRPr="003C0DA9">
        <w:t xml:space="preserve"> Method, Centroid Sorting Method, Gower’s Median Method</w:t>
      </w:r>
      <w:r>
        <w:t>,</w:t>
      </w:r>
      <w:r w:rsidRPr="003C0DA9">
        <w:t xml:space="preserve"> </w:t>
      </w:r>
      <w:r>
        <w:t xml:space="preserve">and </w:t>
      </w:r>
      <w:r w:rsidRPr="003C0DA9">
        <w:t xml:space="preserve">Ward’s method.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01D3B"/>
    <w:multiLevelType w:val="hybridMultilevel"/>
    <w:tmpl w:val="1E225154"/>
    <w:lvl w:ilvl="0" w:tplc="08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00349D4"/>
    <w:multiLevelType w:val="hybridMultilevel"/>
    <w:tmpl w:val="EA708690"/>
    <w:lvl w:ilvl="0" w:tplc="C22A64A8">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8"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86E4F"/>
    <w:multiLevelType w:val="hybridMultilevel"/>
    <w:tmpl w:val="867CA202"/>
    <w:lvl w:ilvl="0" w:tplc="C8CA7826">
      <w:start w:val="1"/>
      <w:numFmt w:val="decimal"/>
      <w:pStyle w:val="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ED50F85"/>
    <w:multiLevelType w:val="hybridMultilevel"/>
    <w:tmpl w:val="339446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9"/>
  </w:num>
  <w:num w:numId="2">
    <w:abstractNumId w:val="4"/>
  </w:num>
  <w:num w:numId="3">
    <w:abstractNumId w:val="27"/>
  </w:num>
  <w:num w:numId="4">
    <w:abstractNumId w:val="13"/>
  </w:num>
  <w:num w:numId="5">
    <w:abstractNumId w:val="29"/>
  </w:num>
  <w:num w:numId="6">
    <w:abstractNumId w:val="20"/>
  </w:num>
  <w:num w:numId="7">
    <w:abstractNumId w:val="0"/>
  </w:num>
  <w:num w:numId="8">
    <w:abstractNumId w:val="3"/>
  </w:num>
  <w:num w:numId="9">
    <w:abstractNumId w:val="0"/>
    <w:lvlOverride w:ilvl="0">
      <w:startOverride w:val="1"/>
    </w:lvlOverride>
  </w:num>
  <w:num w:numId="10">
    <w:abstractNumId w:val="12"/>
  </w:num>
  <w:num w:numId="11">
    <w:abstractNumId w:val="8"/>
  </w:num>
  <w:num w:numId="12">
    <w:abstractNumId w:val="5"/>
  </w:num>
  <w:num w:numId="13">
    <w:abstractNumId w:val="33"/>
  </w:num>
  <w:num w:numId="14">
    <w:abstractNumId w:val="7"/>
  </w:num>
  <w:num w:numId="15">
    <w:abstractNumId w:val="36"/>
  </w:num>
  <w:num w:numId="16">
    <w:abstractNumId w:val="18"/>
  </w:num>
  <w:num w:numId="17">
    <w:abstractNumId w:val="19"/>
  </w:num>
  <w:num w:numId="18">
    <w:abstractNumId w:val="6"/>
  </w:num>
  <w:num w:numId="19">
    <w:abstractNumId w:val="24"/>
  </w:num>
  <w:num w:numId="20">
    <w:abstractNumId w:val="37"/>
  </w:num>
  <w:num w:numId="21">
    <w:abstractNumId w:val="30"/>
  </w:num>
  <w:num w:numId="22">
    <w:abstractNumId w:val="22"/>
  </w:num>
  <w:num w:numId="23">
    <w:abstractNumId w:val="15"/>
  </w:num>
  <w:num w:numId="24">
    <w:abstractNumId w:val="31"/>
  </w:num>
  <w:num w:numId="25">
    <w:abstractNumId w:val="1"/>
  </w:num>
  <w:num w:numId="26">
    <w:abstractNumId w:val="26"/>
  </w:num>
  <w:num w:numId="27">
    <w:abstractNumId w:val="10"/>
  </w:num>
  <w:num w:numId="28">
    <w:abstractNumId w:val="10"/>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41"/>
  </w:num>
  <w:num w:numId="32">
    <w:abstractNumId w:val="17"/>
  </w:num>
  <w:num w:numId="33">
    <w:abstractNumId w:val="28"/>
  </w:num>
  <w:num w:numId="34">
    <w:abstractNumId w:val="14"/>
  </w:num>
  <w:num w:numId="35">
    <w:abstractNumId w:val="41"/>
  </w:num>
  <w:num w:numId="36">
    <w:abstractNumId w:val="41"/>
  </w:num>
  <w:num w:numId="37">
    <w:abstractNumId w:val="41"/>
  </w:num>
  <w:num w:numId="38">
    <w:abstractNumId w:val="41"/>
  </w:num>
  <w:num w:numId="39">
    <w:abstractNumId w:val="41"/>
  </w:num>
  <w:num w:numId="40">
    <w:abstractNumId w:val="41"/>
    <w:lvlOverride w:ilvl="0">
      <w:startOverride w:val="1"/>
    </w:lvlOverride>
  </w:num>
  <w:num w:numId="41">
    <w:abstractNumId w:val="16"/>
  </w:num>
  <w:num w:numId="42">
    <w:abstractNumId w:val="32"/>
  </w:num>
  <w:num w:numId="43">
    <w:abstractNumId w:val="38"/>
  </w:num>
  <w:num w:numId="44">
    <w:abstractNumId w:val="23"/>
  </w:num>
  <w:num w:numId="45">
    <w:abstractNumId w:val="21"/>
  </w:num>
  <w:num w:numId="46">
    <w:abstractNumId w:val="35"/>
  </w:num>
  <w:num w:numId="47">
    <w:abstractNumId w:val="41"/>
  </w:num>
  <w:num w:numId="48">
    <w:abstractNumId w:val="40"/>
  </w:num>
  <w:num w:numId="49">
    <w:abstractNumId w:val="39"/>
  </w:num>
  <w:num w:numId="50">
    <w:abstractNumId w:val="34"/>
  </w:num>
  <w:num w:numId="51">
    <w:abstractNumId w:val="25"/>
  </w:num>
  <w:num w:numId="52">
    <w:abstractNumId w:val="11"/>
  </w:num>
  <w:num w:numId="53">
    <w:abstractNumId w:val="42"/>
  </w:num>
  <w:num w:numId="54">
    <w:abstractNumId w:val="2"/>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on Do Lee">
    <w15:presenceInfo w15:providerId="None" w15:userId="Won Do Lee"/>
  </w15:person>
  <w15:person w15:author="Matthias Qian">
    <w15:presenceInfo w15:providerId="AD" w15:userId="S::matthias.qian@sbs.ox.ac.uk::af508f12-3fcd-4e29-b7c8-d841c7d6c2fd"/>
  </w15:person>
  <w15:person w15:author="Tim Schwanen">
    <w15:presenceInfo w15:providerId="AD" w15:userId="S::cenv0125@ox.ac.uk::3a21ca14-adfe-4e37-8dfa-82dcf3b0e8f0"/>
  </w15:person>
  <w15:person w15:author="Won Do Lee [2]">
    <w15:presenceInfo w15:providerId="Windows Live" w15:userId="d30fb5f442c9e2c5"/>
  </w15:person>
  <w15:person w15:author="Tim Schwanen [2]">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M6oFADD9vNg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B77"/>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E01"/>
    <w:rsid w:val="00274EB5"/>
    <w:rsid w:val="002763CF"/>
    <w:rsid w:val="00276996"/>
    <w:rsid w:val="00276C16"/>
    <w:rsid w:val="00277703"/>
    <w:rsid w:val="00277817"/>
    <w:rsid w:val="0027789E"/>
    <w:rsid w:val="00277ADF"/>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B05"/>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47E5C"/>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243"/>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FFC"/>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717"/>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0AC1"/>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79C"/>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464"/>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7F5"/>
    <w:rsid w:val="00867851"/>
    <w:rsid w:val="00870E73"/>
    <w:rsid w:val="00872147"/>
    <w:rsid w:val="008723A3"/>
    <w:rsid w:val="00872D15"/>
    <w:rsid w:val="008733B9"/>
    <w:rsid w:val="0087490E"/>
    <w:rsid w:val="008749A8"/>
    <w:rsid w:val="008753F4"/>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5D1"/>
    <w:rsid w:val="008D2E37"/>
    <w:rsid w:val="008D33AF"/>
    <w:rsid w:val="008D3482"/>
    <w:rsid w:val="008D4741"/>
    <w:rsid w:val="008D47B3"/>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631"/>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1B16"/>
    <w:pPr>
      <w:widowControl w:val="0"/>
      <w:wordWrap w:val="0"/>
      <w:autoSpaceDE w:val="0"/>
      <w:autoSpaceDN w:val="0"/>
      <w:spacing w:after="0" w:line="276" w:lineRule="auto"/>
    </w:pPr>
    <w:rPr>
      <w:rFonts w:ascii="Calibri" w:hAnsi="Calibri" w:cs="Calibri"/>
    </w:rPr>
  </w:style>
  <w:style w:type="paragraph" w:styleId="1">
    <w:name w:val="heading 1"/>
    <w:basedOn w:val="a"/>
    <w:next w:val="a"/>
    <w:link w:val="1Char"/>
    <w:uiPriority w:val="9"/>
    <w:qFormat/>
    <w:rsid w:val="00855FBD"/>
    <w:pPr>
      <w:keepNext/>
      <w:keepLines/>
      <w:outlineLvl w:val="0"/>
    </w:pPr>
    <w:rPr>
      <w:rFonts w:eastAsiaTheme="majorEastAsia"/>
      <w:b/>
      <w:bCs/>
      <w:sz w:val="36"/>
      <w:szCs w:val="36"/>
    </w:rPr>
  </w:style>
  <w:style w:type="paragraph" w:styleId="2">
    <w:name w:val="heading 2"/>
    <w:basedOn w:val="1"/>
    <w:next w:val="a"/>
    <w:link w:val="2Char"/>
    <w:uiPriority w:val="9"/>
    <w:unhideWhenUsed/>
    <w:qFormat/>
    <w:rsid w:val="00D57877"/>
    <w:pPr>
      <w:outlineLvl w:val="1"/>
    </w:pPr>
    <w:rPr>
      <w:i/>
      <w:iCs/>
      <w:sz w:val="32"/>
      <w:szCs w:val="32"/>
    </w:rPr>
  </w:style>
  <w:style w:type="paragraph" w:styleId="3">
    <w:name w:val="heading 3"/>
    <w:basedOn w:val="2"/>
    <w:next w:val="a"/>
    <w:link w:val="3Char"/>
    <w:uiPriority w:val="9"/>
    <w:unhideWhenUsed/>
    <w:qFormat/>
    <w:rsid w:val="002E485B"/>
    <w:pPr>
      <w:numPr>
        <w:numId w:val="31"/>
      </w:numPr>
      <w:outlineLvl w:val="2"/>
    </w:pPr>
    <w:rPr>
      <w:i w:val="0"/>
      <w:iCs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55FBD"/>
    <w:rPr>
      <w:rFonts w:ascii="Calibri" w:eastAsiaTheme="majorEastAsia" w:hAnsi="Calibri" w:cs="Calibri"/>
      <w:b/>
      <w:bCs/>
      <w:sz w:val="36"/>
      <w:szCs w:val="36"/>
    </w:rPr>
  </w:style>
  <w:style w:type="character" w:styleId="a3">
    <w:name w:val="Hyperlink"/>
    <w:basedOn w:val="a0"/>
    <w:uiPriority w:val="99"/>
    <w:unhideWhenUsed/>
    <w:rsid w:val="00F04757"/>
    <w:rPr>
      <w:color w:val="0563C1" w:themeColor="hyperlink"/>
      <w:u w:val="single"/>
    </w:rPr>
  </w:style>
  <w:style w:type="paragraph" w:styleId="a4">
    <w:name w:val="footnote text"/>
    <w:basedOn w:val="a"/>
    <w:link w:val="Char"/>
    <w:uiPriority w:val="99"/>
    <w:unhideWhenUsed/>
    <w:rsid w:val="00F04757"/>
    <w:pPr>
      <w:spacing w:line="240" w:lineRule="auto"/>
    </w:pPr>
    <w:rPr>
      <w:sz w:val="20"/>
      <w:szCs w:val="20"/>
    </w:rPr>
  </w:style>
  <w:style w:type="character" w:customStyle="1" w:styleId="Char">
    <w:name w:val="각주 텍스트 Char"/>
    <w:basedOn w:val="a0"/>
    <w:link w:val="a4"/>
    <w:uiPriority w:val="99"/>
    <w:rsid w:val="00F04757"/>
    <w:rPr>
      <w:rFonts w:ascii="Calibri" w:hAnsi="Calibri" w:cs="Calibri"/>
      <w:sz w:val="20"/>
      <w:szCs w:val="20"/>
    </w:rPr>
  </w:style>
  <w:style w:type="character" w:styleId="a5">
    <w:name w:val="footnote reference"/>
    <w:basedOn w:val="a0"/>
    <w:uiPriority w:val="99"/>
    <w:semiHidden/>
    <w:unhideWhenUsed/>
    <w:rsid w:val="00F04757"/>
    <w:rPr>
      <w:vertAlign w:val="superscript"/>
    </w:rPr>
  </w:style>
  <w:style w:type="paragraph" w:styleId="a6">
    <w:name w:val="List Paragraph"/>
    <w:basedOn w:val="a"/>
    <w:uiPriority w:val="34"/>
    <w:qFormat/>
    <w:rsid w:val="007A138C"/>
    <w:pPr>
      <w:ind w:left="720"/>
      <w:contextualSpacing/>
    </w:pPr>
  </w:style>
  <w:style w:type="character" w:customStyle="1" w:styleId="2Char">
    <w:name w:val="제목 2 Char"/>
    <w:basedOn w:val="a0"/>
    <w:link w:val="2"/>
    <w:uiPriority w:val="9"/>
    <w:rsid w:val="00D57877"/>
    <w:rPr>
      <w:rFonts w:ascii="Calibri" w:eastAsiaTheme="majorEastAsia" w:hAnsi="Calibri" w:cs="Calibri"/>
      <w:b/>
      <w:bCs/>
      <w:i/>
      <w:iCs/>
      <w:sz w:val="32"/>
      <w:szCs w:val="32"/>
    </w:rPr>
  </w:style>
  <w:style w:type="character" w:customStyle="1" w:styleId="3Char">
    <w:name w:val="제목 3 Char"/>
    <w:basedOn w:val="a0"/>
    <w:link w:val="3"/>
    <w:uiPriority w:val="9"/>
    <w:rsid w:val="002E485B"/>
    <w:rPr>
      <w:rFonts w:ascii="Calibri" w:eastAsiaTheme="majorEastAsia" w:hAnsi="Calibri" w:cs="Calibri"/>
      <w:b/>
      <w:bCs/>
      <w:sz w:val="28"/>
      <w:szCs w:val="28"/>
    </w:rPr>
  </w:style>
  <w:style w:type="paragraph" w:styleId="a7">
    <w:name w:val="header"/>
    <w:basedOn w:val="a"/>
    <w:link w:val="Char0"/>
    <w:uiPriority w:val="99"/>
    <w:unhideWhenUsed/>
    <w:rsid w:val="00DD1B16"/>
    <w:pPr>
      <w:tabs>
        <w:tab w:val="center" w:pos="4513"/>
        <w:tab w:val="right" w:pos="9026"/>
      </w:tabs>
      <w:spacing w:line="240" w:lineRule="auto"/>
    </w:pPr>
  </w:style>
  <w:style w:type="character" w:customStyle="1" w:styleId="Char0">
    <w:name w:val="머리글 Char"/>
    <w:basedOn w:val="a0"/>
    <w:link w:val="a7"/>
    <w:uiPriority w:val="99"/>
    <w:rsid w:val="00DD1B16"/>
  </w:style>
  <w:style w:type="paragraph" w:styleId="a8">
    <w:name w:val="footer"/>
    <w:basedOn w:val="a"/>
    <w:link w:val="Char1"/>
    <w:uiPriority w:val="99"/>
    <w:unhideWhenUsed/>
    <w:rsid w:val="00DD1B16"/>
    <w:pPr>
      <w:tabs>
        <w:tab w:val="center" w:pos="4513"/>
        <w:tab w:val="right" w:pos="9026"/>
      </w:tabs>
      <w:spacing w:line="240" w:lineRule="auto"/>
    </w:pPr>
  </w:style>
  <w:style w:type="character" w:customStyle="1" w:styleId="Char1">
    <w:name w:val="바닥글 Char"/>
    <w:basedOn w:val="a0"/>
    <w:link w:val="a8"/>
    <w:uiPriority w:val="99"/>
    <w:rsid w:val="00DD1B16"/>
  </w:style>
  <w:style w:type="paragraph" w:styleId="a9">
    <w:name w:val="caption"/>
    <w:basedOn w:val="a"/>
    <w:next w:val="a"/>
    <w:uiPriority w:val="35"/>
    <w:unhideWhenUsed/>
    <w:qFormat/>
    <w:rsid w:val="00530E37"/>
    <w:rPr>
      <w:b/>
      <w:bCs/>
    </w:rPr>
  </w:style>
  <w:style w:type="table" w:styleId="10">
    <w:name w:val="Grid Table 1 Light"/>
    <w:basedOn w:val="a1"/>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No Spacing"/>
    <w:uiPriority w:val="1"/>
    <w:qFormat/>
    <w:rsid w:val="00661E3D"/>
    <w:pPr>
      <w:widowControl w:val="0"/>
      <w:wordWrap w:val="0"/>
      <w:autoSpaceDE w:val="0"/>
      <w:autoSpaceDN w:val="0"/>
      <w:spacing w:after="0" w:line="240" w:lineRule="auto"/>
    </w:pPr>
  </w:style>
  <w:style w:type="character" w:styleId="ab">
    <w:name w:val="endnote reference"/>
    <w:basedOn w:val="a0"/>
    <w:uiPriority w:val="99"/>
    <w:semiHidden/>
    <w:unhideWhenUsed/>
    <w:rsid w:val="00500665"/>
    <w:rPr>
      <w:vertAlign w:val="superscript"/>
    </w:rPr>
  </w:style>
  <w:style w:type="character" w:styleId="ac">
    <w:name w:val="annotation reference"/>
    <w:basedOn w:val="a0"/>
    <w:uiPriority w:val="99"/>
    <w:semiHidden/>
    <w:unhideWhenUsed/>
    <w:rsid w:val="00834826"/>
    <w:rPr>
      <w:sz w:val="16"/>
      <w:szCs w:val="16"/>
    </w:rPr>
  </w:style>
  <w:style w:type="paragraph" w:styleId="ad">
    <w:name w:val="annotation text"/>
    <w:basedOn w:val="a"/>
    <w:link w:val="Char2"/>
    <w:uiPriority w:val="99"/>
    <w:unhideWhenUsed/>
    <w:rsid w:val="00834826"/>
    <w:pPr>
      <w:spacing w:line="240" w:lineRule="auto"/>
    </w:pPr>
    <w:rPr>
      <w:sz w:val="20"/>
      <w:szCs w:val="20"/>
    </w:rPr>
  </w:style>
  <w:style w:type="character" w:customStyle="1" w:styleId="Char2">
    <w:name w:val="메모 텍스트 Char"/>
    <w:basedOn w:val="a0"/>
    <w:link w:val="ad"/>
    <w:uiPriority w:val="99"/>
    <w:rsid w:val="00834826"/>
    <w:rPr>
      <w:rFonts w:ascii="Calibri" w:hAnsi="Calibri" w:cs="Calibri"/>
      <w:sz w:val="20"/>
      <w:szCs w:val="20"/>
    </w:rPr>
  </w:style>
  <w:style w:type="paragraph" w:styleId="ae">
    <w:name w:val="annotation subject"/>
    <w:basedOn w:val="ad"/>
    <w:next w:val="ad"/>
    <w:link w:val="Char3"/>
    <w:uiPriority w:val="99"/>
    <w:semiHidden/>
    <w:unhideWhenUsed/>
    <w:rsid w:val="00834826"/>
    <w:rPr>
      <w:b/>
      <w:bCs/>
    </w:rPr>
  </w:style>
  <w:style w:type="character" w:customStyle="1" w:styleId="Char3">
    <w:name w:val="메모 주제 Char"/>
    <w:basedOn w:val="Char2"/>
    <w:link w:val="ae"/>
    <w:uiPriority w:val="99"/>
    <w:semiHidden/>
    <w:rsid w:val="00834826"/>
    <w:rPr>
      <w:rFonts w:ascii="Calibri" w:hAnsi="Calibri" w:cs="Calibri"/>
      <w:b/>
      <w:bCs/>
      <w:sz w:val="20"/>
      <w:szCs w:val="20"/>
    </w:rPr>
  </w:style>
  <w:style w:type="character" w:styleId="af">
    <w:name w:val="Placeholder Text"/>
    <w:basedOn w:val="a0"/>
    <w:uiPriority w:val="99"/>
    <w:semiHidden/>
    <w:rsid w:val="000661B3"/>
    <w:rPr>
      <w:color w:val="808080"/>
    </w:rPr>
  </w:style>
  <w:style w:type="table" w:styleId="af0">
    <w:name w:val="Table Grid"/>
    <w:basedOn w:val="a1"/>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Revision"/>
    <w:hidden/>
    <w:uiPriority w:val="99"/>
    <w:semiHidden/>
    <w:rsid w:val="007C5298"/>
    <w:pPr>
      <w:spacing w:after="0" w:line="240" w:lineRule="auto"/>
    </w:pPr>
    <w:rPr>
      <w:rFonts w:ascii="Calibri" w:hAnsi="Calibri" w:cs="Calibri"/>
    </w:rPr>
  </w:style>
  <w:style w:type="character" w:styleId="af2">
    <w:name w:val="line number"/>
    <w:basedOn w:val="a0"/>
    <w:uiPriority w:val="99"/>
    <w:semiHidden/>
    <w:unhideWhenUsed/>
    <w:rsid w:val="00C478D2"/>
  </w:style>
  <w:style w:type="paragraph" w:styleId="af3">
    <w:name w:val="Title"/>
    <w:basedOn w:val="1"/>
    <w:next w:val="a"/>
    <w:link w:val="Char4"/>
    <w:uiPriority w:val="10"/>
    <w:qFormat/>
    <w:rsid w:val="00855FBD"/>
    <w:rPr>
      <w:sz w:val="40"/>
      <w:szCs w:val="40"/>
    </w:rPr>
  </w:style>
  <w:style w:type="character" w:customStyle="1" w:styleId="Char4">
    <w:name w:val="제목 Char"/>
    <w:basedOn w:val="a0"/>
    <w:link w:val="af3"/>
    <w:uiPriority w:val="10"/>
    <w:rsid w:val="00855FBD"/>
    <w:rPr>
      <w:rFonts w:ascii="Calibri" w:eastAsiaTheme="majorEastAsia" w:hAnsi="Calibri" w:cs="Calibri"/>
      <w:b/>
      <w:bCs/>
      <w:sz w:val="40"/>
      <w:szCs w:val="40"/>
    </w:rPr>
  </w:style>
  <w:style w:type="character" w:customStyle="1" w:styleId="UnresolvedMention1">
    <w:name w:val="Unresolved Mention1"/>
    <w:basedOn w:val="a0"/>
    <w:uiPriority w:val="99"/>
    <w:semiHidden/>
    <w:unhideWhenUsed/>
    <w:rsid w:val="00476210"/>
    <w:rPr>
      <w:color w:val="605E5C"/>
      <w:shd w:val="clear" w:color="auto" w:fill="E1DFDD"/>
    </w:rPr>
  </w:style>
  <w:style w:type="paragraph" w:customStyle="1" w:styleId="pf0">
    <w:name w:val="pf0"/>
    <w:basedOn w:val="a"/>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a0"/>
    <w:rsid w:val="00BC2BC8"/>
    <w:rPr>
      <w:rFonts w:ascii="Segoe UI" w:hAnsi="Segoe UI" w:cs="Segoe UI" w:hint="default"/>
      <w:sz w:val="18"/>
      <w:szCs w:val="18"/>
    </w:rPr>
  </w:style>
  <w:style w:type="paragraph" w:styleId="af4">
    <w:name w:val="Normal (Web)"/>
    <w:basedOn w:val="a"/>
    <w:link w:val="Char5"/>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af4"/>
    <w:link w:val="NOTICEChar"/>
    <w:qFormat/>
    <w:rsid w:val="00DD76BB"/>
    <w:pPr>
      <w:spacing w:before="240" w:beforeAutospacing="0" w:after="240" w:afterAutospacing="0" w:line="276" w:lineRule="auto"/>
    </w:pPr>
    <w:rPr>
      <w:b/>
      <w:bCs/>
      <w:color w:val="FF0000"/>
      <w:sz w:val="28"/>
      <w:szCs w:val="28"/>
    </w:rPr>
  </w:style>
  <w:style w:type="character" w:customStyle="1" w:styleId="Char5">
    <w:name w:val="일반 (웹) Char"/>
    <w:basedOn w:val="a0"/>
    <w:link w:val="af4"/>
    <w:uiPriority w:val="99"/>
    <w:semiHidden/>
    <w:rsid w:val="00197142"/>
    <w:rPr>
      <w:rFonts w:ascii="Times New Roman" w:eastAsia="Times New Roman" w:hAnsi="Times New Roman" w:cs="Times New Roman"/>
      <w:sz w:val="24"/>
      <w:szCs w:val="24"/>
    </w:rPr>
  </w:style>
  <w:style w:type="character" w:customStyle="1" w:styleId="NOTICEChar">
    <w:name w:val="NOTICE Char"/>
    <w:basedOn w:val="Char5"/>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af5">
    <w:name w:val="FollowedHyperlink"/>
    <w:basedOn w:val="a0"/>
    <w:uiPriority w:val="99"/>
    <w:semiHidden/>
    <w:unhideWhenUsed/>
    <w:rsid w:val="00E8129F"/>
    <w:rPr>
      <w:color w:val="954F72" w:themeColor="followedHyperlink"/>
      <w:u w:val="single"/>
    </w:rPr>
  </w:style>
  <w:style w:type="paragraph" w:styleId="af6">
    <w:name w:val="Balloon Text"/>
    <w:basedOn w:val="a"/>
    <w:link w:val="Char6"/>
    <w:uiPriority w:val="99"/>
    <w:semiHidden/>
    <w:unhideWhenUsed/>
    <w:rsid w:val="00CE5B75"/>
    <w:pPr>
      <w:spacing w:line="240" w:lineRule="auto"/>
    </w:pPr>
    <w:rPr>
      <w:rFonts w:ascii="Segoe UI" w:hAnsi="Segoe UI" w:cs="Segoe UI"/>
      <w:sz w:val="18"/>
      <w:szCs w:val="18"/>
    </w:rPr>
  </w:style>
  <w:style w:type="character" w:customStyle="1" w:styleId="Char6">
    <w:name w:val="풍선 도움말 텍스트 Char"/>
    <w:basedOn w:val="a0"/>
    <w:link w:val="af6"/>
    <w:uiPriority w:val="99"/>
    <w:semiHidden/>
    <w:rsid w:val="00CE5B75"/>
    <w:rPr>
      <w:rFonts w:ascii="Segoe UI" w:hAnsi="Segoe UI" w:cs="Segoe UI"/>
      <w:sz w:val="18"/>
      <w:szCs w:val="18"/>
    </w:rPr>
  </w:style>
  <w:style w:type="character" w:styleId="af7">
    <w:name w:val="Unresolved Mention"/>
    <w:basedOn w:val="a0"/>
    <w:uiPriority w:val="99"/>
    <w:semiHidden/>
    <w:unhideWhenUsed/>
    <w:rsid w:val="00F54DF4"/>
    <w:rPr>
      <w:color w:val="605E5C"/>
      <w:shd w:val="clear" w:color="auto" w:fill="E1DFDD"/>
    </w:rPr>
  </w:style>
  <w:style w:type="table" w:styleId="af8">
    <w:name w:val="Grid Table Light"/>
    <w:basedOn w:val="a1"/>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github.com/wondolee/covid19-eng-lockdown"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4" ma:contentTypeDescription="Create a new document." ma:contentTypeScope="" ma:versionID="42ced1a44858ef6fc6fd9a67e98833b0">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981d51f0c2df3e519ee9397280cac218"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B8117-ED45-45F3-81BF-4FBBE3CA3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3.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 ds:uri="0cecb498-8be2-4858-809e-0b68e7aad605"/>
  </ds:schemaRefs>
</ds:datastoreItem>
</file>

<file path=customXml/itemProps4.xml><?xml version="1.0" encoding="utf-8"?>
<ds:datastoreItem xmlns:ds="http://schemas.openxmlformats.org/officeDocument/2006/customXml" ds:itemID="{E774F3FC-56C5-45BE-8EAC-23A5F8F1A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45778</Words>
  <Characters>260936</Characters>
  <Application>Microsoft Office Word</Application>
  <DocSecurity>0</DocSecurity>
  <Lines>2174</Lines>
  <Paragraphs>612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306102</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6</cp:revision>
  <cp:lastPrinted>2023-06-21T23:06:00Z</cp:lastPrinted>
  <dcterms:created xsi:type="dcterms:W3CDTF">2023-07-13T23:02:00Z</dcterms:created>
  <dcterms:modified xsi:type="dcterms:W3CDTF">2023-07-13T23:21:00Z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0x010100B63BB012C9D1B24489D49F4F0C2CE25A</vt:lpwstr>
  </property>
</Properties>
</file>